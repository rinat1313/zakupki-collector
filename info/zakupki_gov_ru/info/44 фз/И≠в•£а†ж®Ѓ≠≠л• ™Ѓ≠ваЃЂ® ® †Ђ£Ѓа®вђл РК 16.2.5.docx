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3EA1E" w14:textId="77777777" w:rsidR="00A94838" w:rsidRDefault="00A94838" w:rsidP="00A94838">
      <w:pPr>
        <w:pStyle w:val="2"/>
      </w:pPr>
      <w:bookmarkStart w:id="0" w:name="_Toc369556764"/>
      <w:bookmarkStart w:id="1" w:name="_Toc369573121"/>
      <w:bookmarkStart w:id="2" w:name="_Toc369573771"/>
      <w:bookmarkStart w:id="3" w:name="_Toc369573828"/>
      <w:bookmarkStart w:id="4" w:name="_Toc369574856"/>
      <w:bookmarkStart w:id="5" w:name="_Toc369575988"/>
      <w:bookmarkStart w:id="6" w:name="_Toc369576046"/>
      <w:bookmarkStart w:id="7" w:name="_Toc369576511"/>
      <w:bookmarkStart w:id="8" w:name="_Toc369576735"/>
      <w:bookmarkStart w:id="9" w:name="_Toc369576802"/>
      <w:bookmarkStart w:id="10" w:name="_Toc369588337"/>
      <w:bookmarkStart w:id="11" w:name="_Toc369588668"/>
      <w:bookmarkStart w:id="12" w:name="_Toc369590654"/>
      <w:bookmarkStart w:id="13" w:name="_Toc369627474"/>
      <w:bookmarkStart w:id="14" w:name="_Toc369629651"/>
      <w:bookmarkStart w:id="15" w:name="_Toc369632434"/>
      <w:bookmarkStart w:id="16" w:name="_Toc369633944"/>
      <w:bookmarkStart w:id="17" w:name="_Toc369634046"/>
      <w:bookmarkStart w:id="18" w:name="_Toc369684114"/>
      <w:bookmarkStart w:id="19" w:name="_Toc369684185"/>
      <w:bookmarkStart w:id="20" w:name="_Toc369684258"/>
      <w:bookmarkStart w:id="21" w:name="_Toc369685056"/>
      <w:bookmarkStart w:id="22" w:name="_Toc369695894"/>
      <w:bookmarkStart w:id="23" w:name="_Toc369713466"/>
      <w:bookmarkStart w:id="24" w:name="_Toc369634041"/>
      <w:bookmarkStart w:id="25" w:name="_Toc83125998"/>
      <w:bookmarkStart w:id="26" w:name="_Toc369738392"/>
      <w:bookmarkStart w:id="27" w:name="_Toc339462660"/>
      <w:bookmarkStart w:id="28" w:name="_Ref353548730"/>
      <w:bookmarkStart w:id="29" w:name="_Toc356575584"/>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t xml:space="preserve">Требования </w:t>
      </w:r>
      <w:r w:rsidRPr="00CB5E11">
        <w:t>функциям (задачам), выполняемым системой</w:t>
      </w:r>
      <w:bookmarkEnd w:id="24"/>
      <w:bookmarkEnd w:id="25"/>
    </w:p>
    <w:p w14:paraId="272262A9" w14:textId="77777777" w:rsidR="00DF2995" w:rsidRDefault="00DF2995" w:rsidP="00DF2995">
      <w:pPr>
        <w:pStyle w:val="-4"/>
      </w:pPr>
      <w:bookmarkStart w:id="30" w:name="_Toc367852859"/>
      <w:bookmarkStart w:id="31" w:name="_Toc369738402"/>
      <w:bookmarkEnd w:id="26"/>
      <w:bookmarkEnd w:id="27"/>
      <w:bookmarkEnd w:id="28"/>
      <w:bookmarkEnd w:id="29"/>
    </w:p>
    <w:p w14:paraId="0DAE943F" w14:textId="732BC193" w:rsidR="00DF2995" w:rsidRDefault="00DF2995" w:rsidP="00DF2995">
      <w:pPr>
        <w:pStyle w:val="-4"/>
      </w:pPr>
      <w:r>
        <w:t>В данном ЧТЗ описываются требования к изменениям в по</w:t>
      </w:r>
      <w:r w:rsidR="00247C4B">
        <w:t>дсистемах интеграции и экспорта</w:t>
      </w:r>
      <w:r>
        <w:t>.</w:t>
      </w:r>
    </w:p>
    <w:p w14:paraId="33E3EA20" w14:textId="23E6F9CF" w:rsidR="00F91CA7" w:rsidRDefault="00F91CA7" w:rsidP="007B0C33">
      <w:pPr>
        <w:pStyle w:val="3"/>
      </w:pPr>
      <w:bookmarkStart w:id="32" w:name="_Ref398046407"/>
      <w:bookmarkStart w:id="33" w:name="_Toc83125999"/>
      <w:r w:rsidRPr="00CB5E11">
        <w:t>Требования к развитию подсистемы</w:t>
      </w:r>
      <w:r w:rsidRPr="00CB5E11" w:rsidDel="006A4E30">
        <w:t xml:space="preserve"> </w:t>
      </w:r>
      <w:r w:rsidRPr="00CB5E11">
        <w:t>интеграции с внешними системами</w:t>
      </w:r>
      <w:bookmarkEnd w:id="30"/>
      <w:bookmarkEnd w:id="31"/>
      <w:bookmarkEnd w:id="32"/>
      <w:bookmarkEnd w:id="33"/>
    </w:p>
    <w:p w14:paraId="54C65F62" w14:textId="77777777" w:rsidR="0070182A" w:rsidRDefault="0070182A" w:rsidP="0070182A"/>
    <w:p w14:paraId="4FF45E23" w14:textId="060D2DCF" w:rsidR="00D12287" w:rsidRDefault="00D12287" w:rsidP="00D12287">
      <w:pPr>
        <w:pStyle w:val="4"/>
        <w:rPr>
          <w:b/>
        </w:rPr>
      </w:pPr>
      <w:r w:rsidRPr="00010D76">
        <w:rPr>
          <w:b/>
        </w:rPr>
        <w:t>Общие требования</w:t>
      </w:r>
    </w:p>
    <w:p w14:paraId="64A124E4" w14:textId="23DC69EF" w:rsidR="00C336A2" w:rsidRPr="00F9177B" w:rsidRDefault="00FB7B63" w:rsidP="00C336A2">
      <w:r>
        <w:t>В рамках данной спецификации</w:t>
      </w:r>
      <w:r w:rsidR="00F9177B" w:rsidRPr="00F9177B">
        <w:t xml:space="preserve"> </w:t>
      </w:r>
      <w:r w:rsidR="00F9177B">
        <w:t>приведены требования к приему</w:t>
      </w:r>
      <w:r w:rsidR="000A220F">
        <w:t xml:space="preserve"> и передаче</w:t>
      </w:r>
      <w:r w:rsidR="00F9177B">
        <w:t xml:space="preserve"> документов реестр</w:t>
      </w:r>
      <w:r w:rsidR="000A220F">
        <w:t>а</w:t>
      </w:r>
      <w:r w:rsidR="00F9177B">
        <w:t xml:space="preserve"> контрактов.</w:t>
      </w:r>
    </w:p>
    <w:p w14:paraId="7E7760DA" w14:textId="7D500A09" w:rsidR="0070182A" w:rsidRPr="00010D76" w:rsidRDefault="0070182A" w:rsidP="0070182A">
      <w:pPr>
        <w:pStyle w:val="4"/>
        <w:rPr>
          <w:b/>
        </w:rPr>
      </w:pPr>
      <w:r w:rsidRPr="00010D76">
        <w:rPr>
          <w:b/>
        </w:rPr>
        <w:t>Требования к изменению в интеграционных схемах</w:t>
      </w:r>
    </w:p>
    <w:p w14:paraId="4B4D1255" w14:textId="4C3B317D" w:rsidR="004A0020" w:rsidRPr="00465323" w:rsidRDefault="00F9177B" w:rsidP="00F9717A">
      <w:pPr>
        <w:pStyle w:val="-4"/>
      </w:pPr>
      <w:r>
        <w:t>Требования к изменению интеграционных схем передаются в рамках отдельных задач на соответствующую версию.</w:t>
      </w:r>
    </w:p>
    <w:p w14:paraId="21E2F566" w14:textId="717F2C9A" w:rsidR="00F72C66" w:rsidRPr="00010D76" w:rsidRDefault="00F72C66" w:rsidP="00F72C66">
      <w:pPr>
        <w:pStyle w:val="4"/>
        <w:rPr>
          <w:b/>
        </w:rPr>
      </w:pPr>
      <w:bookmarkStart w:id="34" w:name="_Ref61626255"/>
      <w:r w:rsidRPr="00007532">
        <w:rPr>
          <w:b/>
        </w:rPr>
        <w:t xml:space="preserve">Требования к изменению процедур выгрузки интеграционных пакетов </w:t>
      </w:r>
      <w:r w:rsidR="0041783A">
        <w:rPr>
          <w:b/>
        </w:rPr>
        <w:t>из</w:t>
      </w:r>
      <w:r w:rsidRPr="00007532">
        <w:rPr>
          <w:b/>
        </w:rPr>
        <w:t xml:space="preserve"> </w:t>
      </w:r>
      <w:r w:rsidR="0041783A">
        <w:rPr>
          <w:b/>
        </w:rPr>
        <w:t>ЕИС</w:t>
      </w:r>
      <w:r w:rsidRPr="00007532">
        <w:rPr>
          <w:b/>
        </w:rPr>
        <w:t xml:space="preserve"> во внешние системы</w:t>
      </w:r>
      <w:bookmarkEnd w:id="34"/>
    </w:p>
    <w:p w14:paraId="6C1D6009" w14:textId="77777777" w:rsidR="00007532" w:rsidRPr="00465323" w:rsidRDefault="00007532" w:rsidP="0070182A"/>
    <w:p w14:paraId="1000BC71" w14:textId="4B7BF8FA" w:rsidR="000B655C" w:rsidRPr="00D56968" w:rsidRDefault="00E05575" w:rsidP="005D3692">
      <w:pPr>
        <w:pStyle w:val="5"/>
        <w:numPr>
          <w:ilvl w:val="4"/>
          <w:numId w:val="10"/>
        </w:numPr>
        <w:rPr>
          <w:b/>
        </w:rPr>
      </w:pPr>
      <w:r>
        <w:rPr>
          <w:b/>
        </w:rPr>
        <w:t>Требования</w:t>
      </w:r>
      <w:r w:rsidR="000B655C" w:rsidRPr="00D56968">
        <w:rPr>
          <w:b/>
        </w:rPr>
        <w:t xml:space="preserve"> </w:t>
      </w:r>
      <w:r>
        <w:rPr>
          <w:b/>
        </w:rPr>
        <w:t>к</w:t>
      </w:r>
      <w:r w:rsidR="000B655C" w:rsidRPr="00D56968">
        <w:rPr>
          <w:b/>
        </w:rPr>
        <w:t xml:space="preserve"> выгрузке </w:t>
      </w:r>
      <w:r w:rsidR="000B655C">
        <w:rPr>
          <w:b/>
        </w:rPr>
        <w:t xml:space="preserve">на </w:t>
      </w:r>
      <w:r w:rsidR="000B655C">
        <w:rPr>
          <w:b/>
          <w:lang w:val="en-US"/>
        </w:rPr>
        <w:t>FTP</w:t>
      </w:r>
    </w:p>
    <w:p w14:paraId="09B11F26" w14:textId="2566FF99" w:rsidR="007C2F52" w:rsidRPr="007C2F52" w:rsidRDefault="007C2F52" w:rsidP="007C2F52">
      <w:pPr>
        <w:rPr>
          <w:lang w:val="uk-UA"/>
        </w:rPr>
      </w:pPr>
      <w:r w:rsidRPr="007C2F52">
        <w:rPr>
          <w:lang w:val="uk-UA"/>
        </w:rPr>
        <w:t>В рамках выгрузки документов на FTP организовывается выгрузка документов</w:t>
      </w:r>
      <w:r>
        <w:rPr>
          <w:lang w:val="uk-UA"/>
        </w:rPr>
        <w:t>:</w:t>
      </w:r>
    </w:p>
    <w:p w14:paraId="2BB02FBA" w14:textId="6A4716FB" w:rsidR="007C2F52" w:rsidRPr="007C2F52" w:rsidRDefault="007C2F52" w:rsidP="002D0245">
      <w:pPr>
        <w:pStyle w:val="affe"/>
        <w:numPr>
          <w:ilvl w:val="0"/>
          <w:numId w:val="89"/>
        </w:numPr>
        <w:rPr>
          <w:lang w:val="uk-UA"/>
        </w:rPr>
      </w:pPr>
      <w:r w:rsidRPr="007C2F52">
        <w:rPr>
          <w:lang w:val="uk-UA"/>
        </w:rPr>
        <w:t xml:space="preserve"> «</w:t>
      </w:r>
      <w:r w:rsidR="00012FCB" w:rsidRPr="00012FCB">
        <w:rPr>
          <w:lang w:val="uk-UA"/>
        </w:rPr>
        <w:t>Информация (проект информации) о заключенном контракте</w:t>
      </w:r>
      <w:r w:rsidRPr="007C2F52">
        <w:rPr>
          <w:lang w:val="uk-UA"/>
        </w:rPr>
        <w:t>» (</w:t>
      </w:r>
      <w:r w:rsidR="00012FCB" w:rsidRPr="00012FCB">
        <w:rPr>
          <w:lang w:val="uk-UA"/>
        </w:rPr>
        <w:t>contract</w:t>
      </w:r>
      <w:r w:rsidRPr="007C2F52">
        <w:rPr>
          <w:lang w:val="uk-UA"/>
        </w:rPr>
        <w:t>);</w:t>
      </w:r>
    </w:p>
    <w:p w14:paraId="2123C79E" w14:textId="06210D7D" w:rsidR="007C2F52" w:rsidRPr="007C2F52" w:rsidRDefault="007C2F52" w:rsidP="002D0245">
      <w:pPr>
        <w:pStyle w:val="affe"/>
        <w:numPr>
          <w:ilvl w:val="0"/>
          <w:numId w:val="89"/>
        </w:numPr>
        <w:rPr>
          <w:lang w:val="uk-UA"/>
        </w:rPr>
      </w:pPr>
      <w:r w:rsidRPr="007C2F52">
        <w:rPr>
          <w:lang w:val="uk-UA"/>
        </w:rPr>
        <w:t>«</w:t>
      </w:r>
      <w:r w:rsidR="00012FCB" w:rsidRPr="00012FCB">
        <w:rPr>
          <w:lang w:val="uk-UA"/>
        </w:rPr>
        <w:t>Информация об исполнении (расторжении) контракта</w:t>
      </w:r>
      <w:r w:rsidRPr="007C2F52">
        <w:rPr>
          <w:lang w:val="uk-UA"/>
        </w:rPr>
        <w:t>» (</w:t>
      </w:r>
      <w:r w:rsidR="00012FCB" w:rsidRPr="00012FCB">
        <w:rPr>
          <w:lang w:val="uk-UA"/>
        </w:rPr>
        <w:t>contractProcedure</w:t>
      </w:r>
      <w:r w:rsidRPr="007C2F52">
        <w:rPr>
          <w:lang w:val="uk-UA"/>
        </w:rPr>
        <w:t>);</w:t>
      </w:r>
    </w:p>
    <w:p w14:paraId="74ADB217" w14:textId="650EFBFA" w:rsidR="007C2F52" w:rsidRPr="007C2F52" w:rsidRDefault="007C2F52" w:rsidP="002D0245">
      <w:pPr>
        <w:pStyle w:val="affe"/>
        <w:numPr>
          <w:ilvl w:val="0"/>
          <w:numId w:val="89"/>
        </w:numPr>
        <w:rPr>
          <w:lang w:val="uk-UA"/>
        </w:rPr>
      </w:pPr>
      <w:r w:rsidRPr="007C2F52">
        <w:rPr>
          <w:lang w:val="uk-UA"/>
        </w:rPr>
        <w:t>«</w:t>
      </w:r>
      <w:r w:rsidR="00012FCB" w:rsidRPr="00012FCB">
        <w:rPr>
          <w:lang w:val="uk-UA"/>
        </w:rPr>
        <w:t>Информация об анулировании контракта</w:t>
      </w:r>
      <w:r w:rsidRPr="007C2F52">
        <w:rPr>
          <w:lang w:val="uk-UA"/>
        </w:rPr>
        <w:t>» (</w:t>
      </w:r>
      <w:r w:rsidR="00012FCB" w:rsidRPr="00012FCB">
        <w:rPr>
          <w:lang w:val="uk-UA"/>
        </w:rPr>
        <w:t>contractCancel</w:t>
      </w:r>
      <w:r w:rsidRPr="007C2F52">
        <w:rPr>
          <w:lang w:val="uk-UA"/>
        </w:rPr>
        <w:t>);</w:t>
      </w:r>
    </w:p>
    <w:p w14:paraId="3D3471CA" w14:textId="77777777" w:rsidR="00816426" w:rsidRPr="00816426" w:rsidRDefault="007C2F52" w:rsidP="002D0245">
      <w:pPr>
        <w:pStyle w:val="affe"/>
        <w:numPr>
          <w:ilvl w:val="0"/>
          <w:numId w:val="89"/>
        </w:numPr>
        <w:rPr>
          <w:lang w:val="uk-UA"/>
        </w:rPr>
      </w:pPr>
      <w:r w:rsidRPr="007C2F52">
        <w:rPr>
          <w:lang w:val="uk-UA"/>
        </w:rPr>
        <w:t>«</w:t>
      </w:r>
      <w:r w:rsidR="00012FCB" w:rsidRPr="00012FCB">
        <w:rPr>
          <w:lang w:val="uk-UA"/>
        </w:rPr>
        <w:t>Сведения об отмене информации об исполнении (расторжении) контракта</w:t>
      </w:r>
      <w:r w:rsidRPr="007C2F52">
        <w:rPr>
          <w:lang w:val="uk-UA"/>
        </w:rPr>
        <w:t>» (</w:t>
      </w:r>
      <w:r w:rsidR="00012FCB" w:rsidRPr="00012FCB">
        <w:rPr>
          <w:lang w:val="uk-UA"/>
        </w:rPr>
        <w:t>contractProcedureCancel</w:t>
      </w:r>
      <w:r w:rsidRPr="007C2F52">
        <w:rPr>
          <w:lang w:val="uk-UA"/>
        </w:rPr>
        <w:t>)</w:t>
      </w:r>
      <w:r w:rsidR="00816426">
        <w:t>;</w:t>
      </w:r>
    </w:p>
    <w:p w14:paraId="01B22D72" w14:textId="3C014C94" w:rsidR="007C2F52" w:rsidRPr="007C2F52" w:rsidRDefault="00816426" w:rsidP="002D0245">
      <w:pPr>
        <w:pStyle w:val="affe"/>
        <w:numPr>
          <w:ilvl w:val="0"/>
          <w:numId w:val="89"/>
        </w:numPr>
        <w:rPr>
          <w:lang w:val="uk-UA"/>
        </w:rPr>
      </w:pPr>
      <w:r w:rsidRPr="00816426">
        <w:rPr>
          <w:lang w:val="uk-UA"/>
        </w:rPr>
        <w:t>«Квитанция о доступности формирования документов электронного актирования по контракту» (contractAvailableForElAct)</w:t>
      </w:r>
      <w:r w:rsidR="007C2F52">
        <w:rPr>
          <w:lang w:val="uk-UA"/>
        </w:rPr>
        <w:t>.</w:t>
      </w:r>
    </w:p>
    <w:p w14:paraId="535557E1" w14:textId="565444CA" w:rsidR="007C2F52" w:rsidRPr="00AD2E80" w:rsidRDefault="007C2F52" w:rsidP="007C2F52">
      <w:pPr>
        <w:rPr>
          <w:szCs w:val="28"/>
        </w:rPr>
      </w:pPr>
      <w:r>
        <w:rPr>
          <w:szCs w:val="28"/>
        </w:rPr>
        <w:t xml:space="preserve">Полностью выгрузка на </w:t>
      </w:r>
      <w:r>
        <w:rPr>
          <w:szCs w:val="28"/>
          <w:lang w:val="en-US"/>
        </w:rPr>
        <w:t>FTP</w:t>
      </w:r>
      <w:r>
        <w:rPr>
          <w:szCs w:val="28"/>
        </w:rPr>
        <w:t xml:space="preserve"> ЕИС</w:t>
      </w:r>
      <w:r w:rsidRPr="00F608B0">
        <w:rPr>
          <w:szCs w:val="28"/>
        </w:rPr>
        <w:t xml:space="preserve"> </w:t>
      </w:r>
      <w:r>
        <w:rPr>
          <w:szCs w:val="28"/>
        </w:rPr>
        <w:t xml:space="preserve">описана в документе </w:t>
      </w:r>
      <w:r w:rsidRPr="00C77F8B">
        <w:rPr>
          <w:szCs w:val="28"/>
        </w:rPr>
        <w:t>«ЕИС Интеграция Выгрузки на FTP»</w:t>
      </w:r>
      <w:r w:rsidRPr="00AD2E80">
        <w:rPr>
          <w:szCs w:val="28"/>
        </w:rPr>
        <w:t>.</w:t>
      </w:r>
    </w:p>
    <w:p w14:paraId="27625964" w14:textId="77777777" w:rsidR="00D56968" w:rsidRDefault="00D56968" w:rsidP="0070182A"/>
    <w:p w14:paraId="044964FA" w14:textId="7F34A6E0" w:rsidR="000B655C" w:rsidRDefault="00E05575" w:rsidP="005D3692">
      <w:pPr>
        <w:pStyle w:val="5"/>
        <w:numPr>
          <w:ilvl w:val="4"/>
          <w:numId w:val="10"/>
        </w:numPr>
        <w:rPr>
          <w:b/>
        </w:rPr>
      </w:pPr>
      <w:bookmarkStart w:id="35" w:name="_Ref44593170"/>
      <w:r>
        <w:rPr>
          <w:b/>
        </w:rPr>
        <w:lastRenderedPageBreak/>
        <w:t>Требование</w:t>
      </w:r>
      <w:r w:rsidR="000B655C" w:rsidRPr="00D56968">
        <w:rPr>
          <w:b/>
        </w:rPr>
        <w:t xml:space="preserve"> </w:t>
      </w:r>
      <w:r>
        <w:rPr>
          <w:b/>
        </w:rPr>
        <w:t>к</w:t>
      </w:r>
      <w:r w:rsidR="000B655C" w:rsidRPr="00D56968">
        <w:rPr>
          <w:b/>
        </w:rPr>
        <w:t xml:space="preserve"> выгрузке </w:t>
      </w:r>
      <w:r w:rsidR="000B655C">
        <w:rPr>
          <w:b/>
        </w:rPr>
        <w:t>по базовой интеграции</w:t>
      </w:r>
      <w:bookmarkEnd w:id="35"/>
    </w:p>
    <w:p w14:paraId="3A532BAB" w14:textId="1FB8949A" w:rsidR="00734B5A" w:rsidRDefault="00734B5A" w:rsidP="000B655C">
      <w:r w:rsidRPr="00734B5A">
        <w:t>Необходимо обеспечить отправку</w:t>
      </w:r>
      <w:r w:rsidR="00330727" w:rsidRPr="00330727">
        <w:t xml:space="preserve"> </w:t>
      </w:r>
      <w:r w:rsidR="00330727">
        <w:t xml:space="preserve">по базовой интеграции (протокол </w:t>
      </w:r>
      <w:r w:rsidR="00330727">
        <w:rPr>
          <w:lang w:val="en-US"/>
        </w:rPr>
        <w:t>AS</w:t>
      </w:r>
      <w:r w:rsidR="00330727" w:rsidRPr="00102692">
        <w:t>2</w:t>
      </w:r>
      <w:r w:rsidR="00330727">
        <w:t>)</w:t>
      </w:r>
      <w:r w:rsidRPr="00734B5A">
        <w:t xml:space="preserve"> из ЕИС </w:t>
      </w:r>
      <w:r w:rsidR="00A032C0">
        <w:t xml:space="preserve">в ВСРЗ </w:t>
      </w:r>
      <w:r w:rsidRPr="00734B5A">
        <w:t>после размещения в ОЧ:</w:t>
      </w:r>
    </w:p>
    <w:p w14:paraId="627A1D8D" w14:textId="77777777" w:rsidR="00734B5A" w:rsidRPr="007C2F52" w:rsidRDefault="00734B5A" w:rsidP="002D0245">
      <w:pPr>
        <w:pStyle w:val="affe"/>
        <w:numPr>
          <w:ilvl w:val="0"/>
          <w:numId w:val="89"/>
        </w:numPr>
        <w:rPr>
          <w:lang w:val="uk-UA"/>
        </w:rPr>
      </w:pPr>
      <w:r w:rsidRPr="007C2F52">
        <w:rPr>
          <w:lang w:val="uk-UA"/>
        </w:rPr>
        <w:t>«</w:t>
      </w:r>
      <w:r w:rsidRPr="00012FCB">
        <w:rPr>
          <w:lang w:val="uk-UA"/>
        </w:rPr>
        <w:t>Информация (проект информации) о заключенном контракте</w:t>
      </w:r>
      <w:r w:rsidRPr="007C2F52">
        <w:rPr>
          <w:lang w:val="uk-UA"/>
        </w:rPr>
        <w:t>» (</w:t>
      </w:r>
      <w:r w:rsidRPr="00012FCB">
        <w:rPr>
          <w:lang w:val="uk-UA"/>
        </w:rPr>
        <w:t>contract</w:t>
      </w:r>
      <w:r w:rsidRPr="007C2F52">
        <w:rPr>
          <w:lang w:val="uk-UA"/>
        </w:rPr>
        <w:t>);</w:t>
      </w:r>
    </w:p>
    <w:p w14:paraId="01CC8EEE" w14:textId="77777777" w:rsidR="00734B5A" w:rsidRPr="007C2F52" w:rsidRDefault="00734B5A" w:rsidP="002D0245">
      <w:pPr>
        <w:pStyle w:val="affe"/>
        <w:numPr>
          <w:ilvl w:val="0"/>
          <w:numId w:val="89"/>
        </w:numPr>
        <w:rPr>
          <w:lang w:val="uk-UA"/>
        </w:rPr>
      </w:pPr>
      <w:r w:rsidRPr="007C2F52">
        <w:rPr>
          <w:lang w:val="uk-UA"/>
        </w:rPr>
        <w:t>«</w:t>
      </w:r>
      <w:r w:rsidRPr="00012FCB">
        <w:rPr>
          <w:lang w:val="uk-UA"/>
        </w:rPr>
        <w:t>Информация об исполнении (расторжении) контракта</w:t>
      </w:r>
      <w:r w:rsidRPr="007C2F52">
        <w:rPr>
          <w:lang w:val="uk-UA"/>
        </w:rPr>
        <w:t>» (</w:t>
      </w:r>
      <w:r w:rsidRPr="00012FCB">
        <w:rPr>
          <w:lang w:val="uk-UA"/>
        </w:rPr>
        <w:t>contractProcedure</w:t>
      </w:r>
      <w:r w:rsidRPr="007C2F52">
        <w:rPr>
          <w:lang w:val="uk-UA"/>
        </w:rPr>
        <w:t>);</w:t>
      </w:r>
    </w:p>
    <w:p w14:paraId="74B0F386" w14:textId="77777777" w:rsidR="00532578" w:rsidRDefault="00734B5A" w:rsidP="002D0245">
      <w:pPr>
        <w:pStyle w:val="affe"/>
        <w:numPr>
          <w:ilvl w:val="0"/>
          <w:numId w:val="89"/>
        </w:numPr>
        <w:rPr>
          <w:lang w:val="uk-UA"/>
        </w:rPr>
      </w:pPr>
      <w:r w:rsidRPr="007C2F52">
        <w:rPr>
          <w:lang w:val="uk-UA"/>
        </w:rPr>
        <w:t>«</w:t>
      </w:r>
      <w:r w:rsidRPr="00012FCB">
        <w:rPr>
          <w:lang w:val="uk-UA"/>
        </w:rPr>
        <w:t>Информация об анулировании контракта</w:t>
      </w:r>
      <w:r w:rsidRPr="007C2F52">
        <w:rPr>
          <w:lang w:val="uk-UA"/>
        </w:rPr>
        <w:t>» (</w:t>
      </w:r>
      <w:r w:rsidRPr="00012FCB">
        <w:rPr>
          <w:lang w:val="uk-UA"/>
        </w:rPr>
        <w:t>contractCancel</w:t>
      </w:r>
      <w:r w:rsidRPr="007C2F52">
        <w:rPr>
          <w:lang w:val="uk-UA"/>
        </w:rPr>
        <w:t>);</w:t>
      </w:r>
    </w:p>
    <w:p w14:paraId="5E6EE29C" w14:textId="2E74AF70" w:rsidR="00D151C9" w:rsidRDefault="00734B5A" w:rsidP="002D0245">
      <w:pPr>
        <w:pStyle w:val="affe"/>
        <w:numPr>
          <w:ilvl w:val="0"/>
          <w:numId w:val="89"/>
        </w:numPr>
        <w:rPr>
          <w:lang w:val="uk-UA"/>
        </w:rPr>
      </w:pPr>
      <w:r w:rsidRPr="00532578">
        <w:rPr>
          <w:lang w:val="uk-UA"/>
        </w:rPr>
        <w:t>«Сведения об отмене информации об исполнении (расторжении) контракта» (contractProcedureCancel)</w:t>
      </w:r>
      <w:r w:rsidR="00D151C9">
        <w:rPr>
          <w:lang w:val="uk-UA"/>
        </w:rPr>
        <w:t>;</w:t>
      </w:r>
    </w:p>
    <w:p w14:paraId="2F770EB3" w14:textId="63833153" w:rsidR="00D151C9" w:rsidRDefault="00D151C9" w:rsidP="002D0245">
      <w:pPr>
        <w:pStyle w:val="affe"/>
        <w:numPr>
          <w:ilvl w:val="0"/>
          <w:numId w:val="89"/>
        </w:numPr>
      </w:pPr>
      <w:r>
        <w:t xml:space="preserve"> «</w:t>
      </w:r>
      <w:r w:rsidRPr="00CE195A">
        <w:t>Информация (проект информации) о заключенном контракте</w:t>
      </w:r>
      <w:r>
        <w:t xml:space="preserve"> </w:t>
      </w:r>
      <w:r w:rsidRPr="00CE195A">
        <w:t>(</w:t>
      </w:r>
      <w:r>
        <w:t>не публичные данные</w:t>
      </w:r>
      <w:r w:rsidRPr="00CE195A">
        <w:t>)</w:t>
      </w:r>
      <w:r>
        <w:t>» (</w:t>
      </w:r>
      <w:r w:rsidRPr="00135AEA">
        <w:rPr>
          <w:lang w:val="en-US"/>
        </w:rPr>
        <w:t>closed</w:t>
      </w:r>
      <w:r w:rsidR="00C3417E">
        <w:rPr>
          <w:lang w:val="en-US"/>
        </w:rPr>
        <w:t>C</w:t>
      </w:r>
      <w:r w:rsidRPr="00CE195A">
        <w:t>ontract</w:t>
      </w:r>
      <w:r>
        <w:t>);</w:t>
      </w:r>
    </w:p>
    <w:p w14:paraId="057BBBD4" w14:textId="77777777" w:rsidR="00D151C9" w:rsidRDefault="00D151C9" w:rsidP="002D0245">
      <w:pPr>
        <w:pStyle w:val="affe"/>
        <w:numPr>
          <w:ilvl w:val="0"/>
          <w:numId w:val="89"/>
        </w:numPr>
      </w:pPr>
      <w:r>
        <w:t>«</w:t>
      </w:r>
      <w:r w:rsidRPr="00CE195A">
        <w:t>Информация об анулировании контракта контракте</w:t>
      </w:r>
      <w:r>
        <w:t xml:space="preserve"> </w:t>
      </w:r>
      <w:r w:rsidRPr="00CE195A">
        <w:t>(</w:t>
      </w:r>
      <w:r>
        <w:t>не публичные данные</w:t>
      </w:r>
      <w:r w:rsidRPr="00CE195A">
        <w:t>)</w:t>
      </w:r>
      <w:r>
        <w:t>» (</w:t>
      </w:r>
      <w:r w:rsidRPr="00135AEA">
        <w:rPr>
          <w:lang w:val="en-US"/>
        </w:rPr>
        <w:t>closed</w:t>
      </w:r>
      <w:r>
        <w:rPr>
          <w:lang w:val="en-US"/>
        </w:rPr>
        <w:t>C</w:t>
      </w:r>
      <w:r w:rsidRPr="00CE195A">
        <w:t>ontractCancel</w:t>
      </w:r>
      <w:r>
        <w:t>);</w:t>
      </w:r>
    </w:p>
    <w:p w14:paraId="76E15C79" w14:textId="77777777" w:rsidR="00D151C9" w:rsidRDefault="00D151C9" w:rsidP="002D0245">
      <w:pPr>
        <w:pStyle w:val="affe"/>
        <w:numPr>
          <w:ilvl w:val="0"/>
          <w:numId w:val="89"/>
        </w:numPr>
      </w:pPr>
      <w:r>
        <w:t>«</w:t>
      </w:r>
      <w:r w:rsidRPr="00CE195A">
        <w:t>Информация об исполнении (расторжении) контракта контракте</w:t>
      </w:r>
      <w:r>
        <w:t xml:space="preserve"> </w:t>
      </w:r>
      <w:r w:rsidRPr="00CE195A">
        <w:t>(</w:t>
      </w:r>
      <w:r>
        <w:t>не публичные данные</w:t>
      </w:r>
      <w:r w:rsidRPr="00CE195A">
        <w:t>)</w:t>
      </w:r>
      <w:r>
        <w:t>» (</w:t>
      </w:r>
      <w:r w:rsidRPr="00135AEA">
        <w:rPr>
          <w:lang w:val="en-US"/>
        </w:rPr>
        <w:t>closed</w:t>
      </w:r>
      <w:r>
        <w:t>C</w:t>
      </w:r>
      <w:r w:rsidRPr="00CE195A">
        <w:t>ontractProcedure</w:t>
      </w:r>
      <w:r>
        <w:t>);</w:t>
      </w:r>
    </w:p>
    <w:p w14:paraId="4D5A43AE" w14:textId="37BF2D8C" w:rsidR="00175856" w:rsidRDefault="00D151C9" w:rsidP="002D0245">
      <w:pPr>
        <w:pStyle w:val="affe"/>
        <w:numPr>
          <w:ilvl w:val="0"/>
          <w:numId w:val="89"/>
        </w:numPr>
      </w:pPr>
      <w:r>
        <w:t>«</w:t>
      </w:r>
      <w:r w:rsidRPr="00CE195A">
        <w:t>Информация об отмене исполнения (расторжения) контракта контракте</w:t>
      </w:r>
      <w:r>
        <w:t xml:space="preserve"> </w:t>
      </w:r>
      <w:r w:rsidRPr="00CE195A">
        <w:t>(</w:t>
      </w:r>
      <w:r>
        <w:t>не публичные данные</w:t>
      </w:r>
      <w:r w:rsidRPr="00CE195A">
        <w:t>)</w:t>
      </w:r>
      <w:r>
        <w:t>» (</w:t>
      </w:r>
      <w:r w:rsidRPr="00135AEA">
        <w:rPr>
          <w:lang w:val="en-US"/>
        </w:rPr>
        <w:t>closed</w:t>
      </w:r>
      <w:r>
        <w:t>C</w:t>
      </w:r>
      <w:r w:rsidRPr="00CE195A">
        <w:t>ontractProcedureCancel</w:t>
      </w:r>
      <w:r>
        <w:t>);</w:t>
      </w:r>
    </w:p>
    <w:p w14:paraId="3C432A07" w14:textId="77777777" w:rsidR="000D6A40" w:rsidRPr="000D6A40" w:rsidRDefault="000D6A40" w:rsidP="000D6A40">
      <w:pPr>
        <w:pStyle w:val="affe"/>
        <w:ind w:left="1429" w:firstLine="0"/>
      </w:pPr>
    </w:p>
    <w:p w14:paraId="5AA4B136" w14:textId="77777777" w:rsidR="00175856" w:rsidRDefault="00175856" w:rsidP="00175856">
      <w:r>
        <w:t>При размещении документа в ОЧ ЕИС должны сформироваться и сохраниться в БД соответствующей подсистемы следующие документы:</w:t>
      </w:r>
    </w:p>
    <w:p w14:paraId="39F7095A" w14:textId="77777777" w:rsidR="00175856" w:rsidRPr="00CB2B27" w:rsidRDefault="00175856" w:rsidP="002D0245">
      <w:pPr>
        <w:pStyle w:val="affe"/>
        <w:numPr>
          <w:ilvl w:val="0"/>
          <w:numId w:val="58"/>
        </w:numPr>
      </w:pPr>
      <w:r>
        <w:t xml:space="preserve">Интеграционный </w:t>
      </w:r>
      <w:r w:rsidRPr="00C4518B">
        <w:rPr>
          <w:lang w:val="en-US"/>
        </w:rPr>
        <w:t>XML</w:t>
      </w:r>
      <w:r>
        <w:t xml:space="preserve"> по схеме </w:t>
      </w:r>
      <w:r w:rsidRPr="00C4518B">
        <w:rPr>
          <w:lang w:val="en-US"/>
        </w:rPr>
        <w:t>fcsExport</w:t>
      </w:r>
      <w:r w:rsidRPr="003E65FB">
        <w:t>.</w:t>
      </w:r>
      <w:r w:rsidRPr="00C4518B">
        <w:rPr>
          <w:lang w:val="en-US"/>
        </w:rPr>
        <w:t>xsd</w:t>
      </w:r>
      <w:r w:rsidRPr="00CB2B27">
        <w:t>;</w:t>
      </w:r>
    </w:p>
    <w:p w14:paraId="552E8248" w14:textId="77777777" w:rsidR="00175856" w:rsidRPr="00CB2B27" w:rsidRDefault="00175856" w:rsidP="002D0245">
      <w:pPr>
        <w:pStyle w:val="affe"/>
        <w:numPr>
          <w:ilvl w:val="0"/>
          <w:numId w:val="58"/>
        </w:numPr>
      </w:pPr>
      <w:r>
        <w:t xml:space="preserve">Печатная форма документа в формате ЕИС по схеме </w:t>
      </w:r>
      <w:r w:rsidRPr="00C4518B">
        <w:rPr>
          <w:lang w:val="en-US"/>
        </w:rPr>
        <w:t>fcsPrintForm</w:t>
      </w:r>
      <w:r w:rsidRPr="00293CE3">
        <w:t>.</w:t>
      </w:r>
      <w:r w:rsidRPr="00C4518B">
        <w:rPr>
          <w:lang w:val="en-US"/>
        </w:rPr>
        <w:t>xsd</w:t>
      </w:r>
      <w:r w:rsidRPr="00CB2B27">
        <w:t>;</w:t>
      </w:r>
    </w:p>
    <w:p w14:paraId="7448F405" w14:textId="77777777" w:rsidR="00175856" w:rsidRPr="00CB2B27" w:rsidRDefault="00175856" w:rsidP="002D0245">
      <w:pPr>
        <w:pStyle w:val="affe"/>
        <w:numPr>
          <w:ilvl w:val="0"/>
          <w:numId w:val="58"/>
        </w:numPr>
      </w:pPr>
      <w:r>
        <w:t>Серверная подпись ПФ</w:t>
      </w:r>
      <w:r>
        <w:rPr>
          <w:lang w:val="en-US"/>
        </w:rPr>
        <w:t>;</w:t>
      </w:r>
    </w:p>
    <w:p w14:paraId="2DC66B4A" w14:textId="77777777" w:rsidR="00175856" w:rsidRPr="006D3E4F" w:rsidRDefault="00175856" w:rsidP="002D0245">
      <w:pPr>
        <w:pStyle w:val="affe"/>
        <w:numPr>
          <w:ilvl w:val="0"/>
          <w:numId w:val="58"/>
        </w:numPr>
      </w:pPr>
      <w:r>
        <w:t xml:space="preserve">Подпись интеграционного </w:t>
      </w:r>
      <w:r>
        <w:rPr>
          <w:lang w:val="en-US"/>
        </w:rPr>
        <w:t>XML.</w:t>
      </w:r>
    </w:p>
    <w:p w14:paraId="354A5856" w14:textId="77777777" w:rsidR="00175856" w:rsidRPr="00532578" w:rsidRDefault="00175856" w:rsidP="00175856">
      <w:pPr>
        <w:pStyle w:val="affe"/>
        <w:ind w:left="1429" w:firstLine="0"/>
        <w:rPr>
          <w:lang w:val="uk-UA"/>
        </w:rPr>
      </w:pPr>
    </w:p>
    <w:p w14:paraId="3DAEB5C4" w14:textId="621E1AE1" w:rsidR="00102692" w:rsidRDefault="00102692" w:rsidP="00734B5A">
      <w:r>
        <w:t xml:space="preserve">Необходимо реализовать передачу базовым ВСРЗ по протоколу </w:t>
      </w:r>
      <w:r>
        <w:rPr>
          <w:lang w:val="en-US"/>
        </w:rPr>
        <w:t>AS</w:t>
      </w:r>
      <w:r w:rsidRPr="00102692">
        <w:t xml:space="preserve">2 </w:t>
      </w:r>
      <w:r>
        <w:t>документ</w:t>
      </w:r>
      <w:r w:rsidR="00D151C9">
        <w:t>ов</w:t>
      </w:r>
      <w:r>
        <w:t xml:space="preserve"> «</w:t>
      </w:r>
      <w:r w:rsidRPr="00102692">
        <w:t>Квитанция о доступности формирования документов электронного актирования по контракту</w:t>
      </w:r>
      <w:r>
        <w:t>» (</w:t>
      </w:r>
      <w:r w:rsidRPr="00102692">
        <w:t>contrac</w:t>
      </w:r>
      <w:r w:rsidR="00D151C9">
        <w:rPr>
          <w:lang w:val="en-US"/>
        </w:rPr>
        <w:t>t</w:t>
      </w:r>
      <w:r w:rsidRPr="00102692">
        <w:t>AvailableForElAct</w:t>
      </w:r>
      <w:r>
        <w:t>)</w:t>
      </w:r>
      <w:r w:rsidR="00D151C9" w:rsidRPr="00D151C9">
        <w:t xml:space="preserve"> </w:t>
      </w:r>
      <w:r w:rsidR="00D151C9">
        <w:t>и</w:t>
      </w:r>
      <w:r w:rsidR="00D151C9" w:rsidRPr="00D151C9">
        <w:t xml:space="preserve"> </w:t>
      </w:r>
      <w:r w:rsidR="00D151C9">
        <w:t>«</w:t>
      </w:r>
      <w:r w:rsidR="00D151C9" w:rsidRPr="00CE195A">
        <w:t>Квитанция о доступности формирования документов электронного актирования по контракту контракте</w:t>
      </w:r>
      <w:r w:rsidR="00D151C9">
        <w:t xml:space="preserve"> </w:t>
      </w:r>
      <w:r w:rsidR="00D151C9" w:rsidRPr="00CE195A">
        <w:t>(</w:t>
      </w:r>
      <w:r w:rsidR="00D151C9">
        <w:t>не публичные данные</w:t>
      </w:r>
      <w:r w:rsidR="00D151C9" w:rsidRPr="00CE195A">
        <w:t>)</w:t>
      </w:r>
      <w:r w:rsidR="00D151C9">
        <w:t>» (</w:t>
      </w:r>
      <w:r w:rsidR="00D151C9" w:rsidRPr="00135AEA">
        <w:rPr>
          <w:lang w:val="en-US"/>
        </w:rPr>
        <w:t>closed</w:t>
      </w:r>
      <w:r w:rsidR="00D151C9">
        <w:rPr>
          <w:lang w:val="en-US"/>
        </w:rPr>
        <w:t>C</w:t>
      </w:r>
      <w:r w:rsidR="00D151C9" w:rsidRPr="00CE195A">
        <w:t>ontractAvailableForElAct</w:t>
      </w:r>
      <w:r w:rsidR="00D151C9">
        <w:t>)</w:t>
      </w:r>
      <w:r>
        <w:t>.</w:t>
      </w:r>
    </w:p>
    <w:p w14:paraId="08A5DEDA" w14:textId="0654F613" w:rsidR="00102692" w:rsidRDefault="00C46D80" w:rsidP="000B655C">
      <w:r>
        <w:t>Инициирующим событием</w:t>
      </w:r>
      <w:r w:rsidR="00102692">
        <w:t xml:space="preserve"> для формирования и передачи документ</w:t>
      </w:r>
      <w:r w:rsidR="00D151C9">
        <w:t>ов</w:t>
      </w:r>
      <w:r w:rsidR="00102692">
        <w:t xml:space="preserve"> является установка для контракта признака «Доступно электронное актирование». В подсистеме данный признак был реализован в рамках доработки </w:t>
      </w:r>
      <w:r w:rsidR="00102692" w:rsidRPr="00154A81">
        <w:t>FCSNF-8387</w:t>
      </w:r>
      <w:r w:rsidR="00102692">
        <w:t>.</w:t>
      </w:r>
      <w:r w:rsidR="009A7AD6">
        <w:t xml:space="preserve"> Документ формируется и отправляется один раз после установки признака (при подписании новых версий контрактов формирование не выполняется повторно).</w:t>
      </w:r>
    </w:p>
    <w:p w14:paraId="0C4F8288" w14:textId="01DAC910" w:rsidR="00CB2B27" w:rsidRDefault="00CB2B27" w:rsidP="000B655C">
      <w:r>
        <w:lastRenderedPageBreak/>
        <w:t>При наступлении инициирующего события должны сформироваться и сохраниться в БД подсистемы следующеие документы:</w:t>
      </w:r>
    </w:p>
    <w:p w14:paraId="41600AFF" w14:textId="6946FAA7" w:rsidR="00CB2B27" w:rsidRPr="00CB2B27" w:rsidRDefault="00CB2B27" w:rsidP="002D0245">
      <w:pPr>
        <w:pStyle w:val="affe"/>
        <w:numPr>
          <w:ilvl w:val="0"/>
          <w:numId w:val="99"/>
        </w:numPr>
      </w:pPr>
      <w:r>
        <w:t xml:space="preserve">Интеграционный </w:t>
      </w:r>
      <w:r w:rsidRPr="00C4518B">
        <w:rPr>
          <w:lang w:val="en-US"/>
        </w:rPr>
        <w:t>XML</w:t>
      </w:r>
      <w:r>
        <w:t xml:space="preserve"> по схеме </w:t>
      </w:r>
      <w:r w:rsidRPr="00C4518B">
        <w:rPr>
          <w:lang w:val="en-US"/>
        </w:rPr>
        <w:t>fcsExport</w:t>
      </w:r>
      <w:r w:rsidRPr="003E65FB">
        <w:t>.</w:t>
      </w:r>
      <w:r w:rsidRPr="00C4518B">
        <w:rPr>
          <w:lang w:val="en-US"/>
        </w:rPr>
        <w:t>xsd</w:t>
      </w:r>
      <w:r w:rsidRPr="00CB2B27">
        <w:t>;</w:t>
      </w:r>
    </w:p>
    <w:p w14:paraId="630AD3C6" w14:textId="1AE7E462" w:rsidR="00CB2B27" w:rsidRPr="00CB2B27" w:rsidRDefault="00CB2B27" w:rsidP="002D0245">
      <w:pPr>
        <w:pStyle w:val="affe"/>
        <w:numPr>
          <w:ilvl w:val="0"/>
          <w:numId w:val="99"/>
        </w:numPr>
      </w:pPr>
      <w:r>
        <w:t xml:space="preserve">Печатная форма документа в формате ЕИС по схеме </w:t>
      </w:r>
      <w:r w:rsidRPr="00C4518B">
        <w:rPr>
          <w:lang w:val="en-US"/>
        </w:rPr>
        <w:t>fcsPrintForm</w:t>
      </w:r>
      <w:r w:rsidRPr="00293CE3">
        <w:t>.</w:t>
      </w:r>
      <w:r w:rsidRPr="00C4518B">
        <w:rPr>
          <w:lang w:val="en-US"/>
        </w:rPr>
        <w:t>xsd</w:t>
      </w:r>
      <w:r w:rsidRPr="00CB2B27">
        <w:t>;</w:t>
      </w:r>
    </w:p>
    <w:p w14:paraId="4D313355" w14:textId="345AAA71" w:rsidR="00CB2B27" w:rsidRPr="00CB2B27" w:rsidRDefault="00CB2B27" w:rsidP="002D0245">
      <w:pPr>
        <w:pStyle w:val="affe"/>
        <w:numPr>
          <w:ilvl w:val="0"/>
          <w:numId w:val="99"/>
        </w:numPr>
      </w:pPr>
      <w:r>
        <w:t>Серверная подпись ПФ</w:t>
      </w:r>
      <w:r>
        <w:rPr>
          <w:lang w:val="en-US"/>
        </w:rPr>
        <w:t>;</w:t>
      </w:r>
    </w:p>
    <w:p w14:paraId="154981D4" w14:textId="22B2567E" w:rsidR="00CB2B27" w:rsidRPr="006D3E4F" w:rsidRDefault="00CB2B27" w:rsidP="002D0245">
      <w:pPr>
        <w:pStyle w:val="affe"/>
        <w:numPr>
          <w:ilvl w:val="0"/>
          <w:numId w:val="99"/>
        </w:numPr>
      </w:pPr>
      <w:r>
        <w:t xml:space="preserve">Подпись интеграционного </w:t>
      </w:r>
      <w:r>
        <w:rPr>
          <w:lang w:val="en-US"/>
        </w:rPr>
        <w:t>XML</w:t>
      </w:r>
      <w:r w:rsidR="00C46D80">
        <w:rPr>
          <w:lang w:val="en-US"/>
        </w:rPr>
        <w:t>.</w:t>
      </w:r>
    </w:p>
    <w:p w14:paraId="2EACE35C" w14:textId="0747D73C" w:rsidR="006D3E4F" w:rsidRDefault="006D3E4F" w:rsidP="006D3E4F">
      <w:r>
        <w:t xml:space="preserve">При формировании интеграционного </w:t>
      </w:r>
      <w:r>
        <w:rPr>
          <w:lang w:val="en-US"/>
        </w:rPr>
        <w:t>XML</w:t>
      </w:r>
      <w:r w:rsidRPr="006D3E4F">
        <w:t xml:space="preserve"> «Квитанция о доступности формирования документов электронного актирования по контракту» (contracAvailableForElAct) </w:t>
      </w:r>
      <w:r>
        <w:t>должны заполниться следующие поля:</w:t>
      </w:r>
    </w:p>
    <w:p w14:paraId="6A18CAFF" w14:textId="334E0FD5" w:rsidR="006D3E4F" w:rsidRDefault="006D3E4F" w:rsidP="002D0245">
      <w:pPr>
        <w:pStyle w:val="affe"/>
        <w:numPr>
          <w:ilvl w:val="0"/>
          <w:numId w:val="60"/>
        </w:numPr>
      </w:pPr>
      <w:r>
        <w:t>«</w:t>
      </w:r>
      <w:r w:rsidRPr="00750950">
        <w:t>Идентификатор документа ЕИС</w:t>
      </w:r>
      <w:r>
        <w:t>» (</w:t>
      </w:r>
      <w:r w:rsidRPr="00B067EB">
        <w:t>id</w:t>
      </w:r>
      <w:r>
        <w:t>) – заполняется идентификатором сформированного в ЕИС документа;</w:t>
      </w:r>
    </w:p>
    <w:p w14:paraId="54C228EE" w14:textId="0A9AE03A" w:rsidR="006D3E4F" w:rsidRDefault="006D3E4F" w:rsidP="002D0245">
      <w:pPr>
        <w:pStyle w:val="affe"/>
        <w:numPr>
          <w:ilvl w:val="0"/>
          <w:numId w:val="60"/>
        </w:numPr>
      </w:pPr>
      <w:r>
        <w:t>«</w:t>
      </w:r>
      <w:r w:rsidRPr="006D3E4F">
        <w:t>Номер реестровой записи контракта</w:t>
      </w:r>
      <w:r>
        <w:t>» (</w:t>
      </w:r>
      <w:r w:rsidRPr="006D3E4F">
        <w:t>regNum</w:t>
      </w:r>
      <w:r>
        <w:t>) – заполняется номером реестровой записи контракта</w:t>
      </w:r>
      <w:r w:rsidRPr="006D3E4F">
        <w:t>;</w:t>
      </w:r>
    </w:p>
    <w:p w14:paraId="4474B6DD" w14:textId="2551D577" w:rsidR="006D3E4F" w:rsidRPr="00436D9A" w:rsidRDefault="006D3E4F" w:rsidP="002D0245">
      <w:pPr>
        <w:pStyle w:val="affe"/>
        <w:numPr>
          <w:ilvl w:val="0"/>
          <w:numId w:val="60"/>
        </w:numPr>
      </w:pPr>
      <w:r>
        <w:t>«</w:t>
      </w:r>
      <w:r w:rsidRPr="006D3E4F">
        <w:t>Признак предоставления доступа</w:t>
      </w:r>
      <w:r>
        <w:t>» (</w:t>
      </w:r>
      <w:r w:rsidRPr="006D3E4F">
        <w:t>isAvailable</w:t>
      </w:r>
      <w:r>
        <w:t xml:space="preserve">) – заполняется </w:t>
      </w:r>
      <w:r w:rsidR="00436D9A">
        <w:t xml:space="preserve">значением </w:t>
      </w:r>
      <w:r w:rsidR="00436D9A">
        <w:rPr>
          <w:lang w:val="en-US"/>
        </w:rPr>
        <w:t>true</w:t>
      </w:r>
      <w:r w:rsidR="00436D9A" w:rsidRPr="00436D9A">
        <w:t>;</w:t>
      </w:r>
    </w:p>
    <w:p w14:paraId="4F76F89E" w14:textId="00FA5C43" w:rsidR="00436D9A" w:rsidRPr="006D3E4F" w:rsidRDefault="00436D9A" w:rsidP="002D0245">
      <w:pPr>
        <w:pStyle w:val="affe"/>
        <w:numPr>
          <w:ilvl w:val="0"/>
          <w:numId w:val="60"/>
        </w:numPr>
      </w:pPr>
      <w:r>
        <w:t>«</w:t>
      </w:r>
      <w:r w:rsidRPr="00436D9A">
        <w:t>Дата/время предоставления доступа</w:t>
      </w:r>
      <w:r>
        <w:t>» (</w:t>
      </w:r>
      <w:r w:rsidRPr="00436D9A">
        <w:t>availableDT</w:t>
      </w:r>
      <w:r>
        <w:t xml:space="preserve">) – заполняется серверной датой/временем установки признака </w:t>
      </w:r>
      <w:r w:rsidRPr="00436D9A">
        <w:t>«Доступно электронное актирование»</w:t>
      </w:r>
      <w:r>
        <w:t>.</w:t>
      </w:r>
    </w:p>
    <w:p w14:paraId="552DEC1C" w14:textId="7B8E95F5" w:rsidR="00C46D80" w:rsidRPr="00C46D80" w:rsidRDefault="00C46D80" w:rsidP="00C46D80">
      <w:r>
        <w:t xml:space="preserve">После </w:t>
      </w:r>
      <w:r w:rsidR="006D3E4F">
        <w:t>формирования</w:t>
      </w:r>
      <w:r>
        <w:t xml:space="preserve"> документ посредством </w:t>
      </w:r>
      <w:r>
        <w:rPr>
          <w:lang w:val="en-US"/>
        </w:rPr>
        <w:t>NOTIFY</w:t>
      </w:r>
      <w:r w:rsidRPr="00C46D80">
        <w:t>_</w:t>
      </w:r>
      <w:r>
        <w:rPr>
          <w:lang w:val="en-US"/>
        </w:rPr>
        <w:t>FACADE</w:t>
      </w:r>
      <w:r w:rsidRPr="00C46D80">
        <w:t xml:space="preserve"> </w:t>
      </w:r>
      <w:r>
        <w:t>передается в интеграционную шину для дальнейшей передачи в ВСРЗ.</w:t>
      </w:r>
    </w:p>
    <w:p w14:paraId="73279926" w14:textId="33260D4D" w:rsidR="00CB2B27" w:rsidRPr="00436D9A" w:rsidRDefault="004D694C" w:rsidP="000B655C">
      <w:r>
        <w:t>При этом для сведений о контракт</w:t>
      </w:r>
      <w:r w:rsidR="00F75EA9">
        <w:t>ах</w:t>
      </w:r>
      <w:r>
        <w:t xml:space="preserve">, у которых до выхода данной доработки на ПАК </w:t>
      </w:r>
      <w:r w:rsidR="00F75EA9">
        <w:t xml:space="preserve">уже </w:t>
      </w:r>
      <w:r>
        <w:t xml:space="preserve">установлен признак </w:t>
      </w:r>
      <w:r w:rsidRPr="004D694C">
        <w:t>«Доступно электронное актирование»</w:t>
      </w:r>
      <w:r>
        <w:t>, необходимо реализовать и применить скрипт, который запустит формирование, сохранение и передачу в ВСРЗ документов</w:t>
      </w:r>
      <w:r w:rsidR="00584A67">
        <w:t>, которые приведены выше</w:t>
      </w:r>
      <w:r>
        <w:t>.</w:t>
      </w:r>
      <w:r w:rsidR="00436D9A" w:rsidRPr="00436D9A">
        <w:t xml:space="preserve"> </w:t>
      </w:r>
      <w:r w:rsidR="00436D9A">
        <w:t>В этом случае дату/время установки признака брать из записи журнала событий, которая соответствует установке признака «</w:t>
      </w:r>
      <w:r w:rsidR="00436D9A" w:rsidRPr="00436D9A">
        <w:t>Доступно электронное актирование</w:t>
      </w:r>
      <w:r w:rsidR="00436D9A">
        <w:t>».</w:t>
      </w:r>
    </w:p>
    <w:p w14:paraId="27DA7F11" w14:textId="74C972BB" w:rsidR="000B655C" w:rsidRDefault="000B655C" w:rsidP="0070182A"/>
    <w:p w14:paraId="0EE91087" w14:textId="7BDF1D77" w:rsidR="00DB1895" w:rsidRDefault="00DB1895" w:rsidP="006B4F47">
      <w:r>
        <w:t xml:space="preserve">В рамках доработки </w:t>
      </w:r>
      <w:bookmarkStart w:id="36" w:name="Идентифткаторы"/>
      <w:r w:rsidRPr="00DB1895">
        <w:t>FCSNF-20974</w:t>
      </w:r>
      <w:r>
        <w:t xml:space="preserve"> </w:t>
      </w:r>
      <w:bookmarkEnd w:id="36"/>
      <w:r>
        <w:t>необходимо реализовать формирование</w:t>
      </w:r>
      <w:r w:rsidR="006B4F47">
        <w:t xml:space="preserve"> и передачу по протоколу AS2 (базовая интеграция)</w:t>
      </w:r>
      <w:r>
        <w:t xml:space="preserve"> XML-документ</w:t>
      </w:r>
      <w:r w:rsidR="006B4F47">
        <w:t>а</w:t>
      </w:r>
      <w:r>
        <w:t xml:space="preserve"> «Информация об иденти</w:t>
      </w:r>
      <w:r w:rsidR="006B4F47">
        <w:t>фикаторах исполнения контракта»</w:t>
      </w:r>
      <w:r w:rsidR="002C69BC">
        <w:t xml:space="preserve"> </w:t>
      </w:r>
      <w:r w:rsidR="002C69BC" w:rsidRPr="001A35D0">
        <w:rPr>
          <w:szCs w:val="28"/>
        </w:rPr>
        <w:t>(contractProcedureIDs)</w:t>
      </w:r>
      <w:r w:rsidR="006B4F47">
        <w:t xml:space="preserve"> </w:t>
      </w:r>
      <w:r>
        <w:t>из ЕИС в ЕАИСТ при соблюдении следующих условий:</w:t>
      </w:r>
    </w:p>
    <w:p w14:paraId="0DD45607" w14:textId="6F3B6791" w:rsidR="00DB1895" w:rsidRDefault="00DB1895" w:rsidP="00DB1895">
      <w:r>
        <w:t>1)</w:t>
      </w:r>
      <w:r>
        <w:tab/>
      </w:r>
      <w:r w:rsidR="000D6A40">
        <w:t>После успешного сохранения проекта сведений об исполнении контракта, содержащий заполненные блоки: «Документ о приемке» (executions/execution/docAcceptance) и «Этап контракта» (executions/</w:t>
      </w:r>
      <w:r w:rsidR="000D6A40" w:rsidRPr="00BA2A13">
        <w:t>stage</w:t>
      </w:r>
      <w:r w:rsidR="000D6A40">
        <w:t>), если в ЕИС проект был принят по интеграции или автоматически создан на основании све</w:t>
      </w:r>
      <w:r w:rsidR="000D6A40">
        <w:lastRenderedPageBreak/>
        <w:t>дений, принятых в РК от подсистемы «Электронное актирование». Если проект сведений об исполнении контракта</w:t>
      </w:r>
      <w:r w:rsidR="000D6A40" w:rsidRPr="0042069B">
        <w:t xml:space="preserve"> </w:t>
      </w:r>
      <w:r w:rsidR="000D6A40">
        <w:t>содержащий заполненные блоки: «Документ о приемке» (executions/execution/docAcceptance) и «Этап контракта» (executions/</w:t>
      </w:r>
      <w:r w:rsidR="000D6A40" w:rsidRPr="00BA2A13">
        <w:t>stage</w:t>
      </w:r>
      <w:r w:rsidR="000D6A40">
        <w:t xml:space="preserve">) создан через GUI, то документ «Информация об идентификаторах исполнения контракта» </w:t>
      </w:r>
      <w:r w:rsidR="000D6A40" w:rsidRPr="001A35D0">
        <w:rPr>
          <w:szCs w:val="28"/>
        </w:rPr>
        <w:t>(contractProcedureIDs)</w:t>
      </w:r>
      <w:r w:rsidR="000D6A40">
        <w:rPr>
          <w:szCs w:val="28"/>
        </w:rPr>
        <w:t xml:space="preserve"> формируется после подписания проекта.</w:t>
      </w:r>
    </w:p>
    <w:p w14:paraId="25F509DC" w14:textId="0E911FE1" w:rsidR="00DB1895" w:rsidRDefault="00DB1895" w:rsidP="00DB1895">
      <w:r>
        <w:t>2)</w:t>
      </w:r>
      <w:r>
        <w:tab/>
        <w:t>Организация, разместившая контракт (блок «Информация об организации, разместившей контракт» (placer) в документе «Информация (проект информации) о заключенном контракте с 01.01.2015» (contract2015)), относится к ЕАИСТу, т.е. Уполномоченным органом/Уполномоченным учреждением для нее является «Д</w:t>
      </w:r>
      <w:r w:rsidR="006B4F47">
        <w:t>епартамент</w:t>
      </w:r>
      <w:r>
        <w:t xml:space="preserve"> </w:t>
      </w:r>
      <w:r w:rsidR="006B4F47">
        <w:t xml:space="preserve">города </w:t>
      </w:r>
      <w:r>
        <w:t>М</w:t>
      </w:r>
      <w:r w:rsidR="006B4F47">
        <w:t>осквы</w:t>
      </w:r>
      <w:r>
        <w:t xml:space="preserve"> </w:t>
      </w:r>
      <w:r w:rsidR="006B4F47">
        <w:t>по конкурентной политике</w:t>
      </w:r>
      <w:r>
        <w:t>».</w:t>
      </w:r>
    </w:p>
    <w:p w14:paraId="6F4375D4" w14:textId="6ACE1922" w:rsidR="00DB1895" w:rsidRDefault="006B4F47" w:rsidP="006B4F47">
      <w:pPr>
        <w:ind w:firstLine="0"/>
      </w:pPr>
      <w:r>
        <w:t xml:space="preserve">       </w:t>
      </w:r>
      <w:r w:rsidR="00DB1895">
        <w:t>3)</w:t>
      </w:r>
      <w:r w:rsidR="00DB1895">
        <w:tab/>
        <w:t>Документ формируется и отправляется каждый раз при сохранении новой версии или редакции сведений об исполнении контракта.</w:t>
      </w:r>
    </w:p>
    <w:p w14:paraId="19C7673B" w14:textId="7FD4D2DD" w:rsidR="006B4F47" w:rsidRDefault="001B1327" w:rsidP="006B4F47">
      <w:r>
        <w:t xml:space="preserve"> Формирование</w:t>
      </w:r>
      <w:r w:rsidR="006B4F47">
        <w:t xml:space="preserve"> интеграционного </w:t>
      </w:r>
      <w:r w:rsidR="006B4F47">
        <w:rPr>
          <w:lang w:val="en-US"/>
        </w:rPr>
        <w:t>XML</w:t>
      </w:r>
      <w:r w:rsidR="006B4F47" w:rsidRPr="006D3E4F">
        <w:t xml:space="preserve"> </w:t>
      </w:r>
      <w:r w:rsidR="002C69BC">
        <w:t>«Информация об идентификаторах исполнения контракта»</w:t>
      </w:r>
      <w:r w:rsidR="002C69BC" w:rsidRPr="006D3E4F">
        <w:t xml:space="preserve"> </w:t>
      </w:r>
      <w:r w:rsidR="006B4F47" w:rsidRPr="006D3E4F">
        <w:t>(</w:t>
      </w:r>
      <w:r w:rsidR="002C69BC">
        <w:rPr>
          <w:szCs w:val="28"/>
        </w:rPr>
        <w:t>contractProcedureIDs</w:t>
      </w:r>
      <w:r w:rsidR="006B4F47" w:rsidRPr="006D3E4F">
        <w:t xml:space="preserve">) </w:t>
      </w:r>
      <w:r>
        <w:t>происходит в соответствии с алгоритмом, приведенным в таблице ниже.</w:t>
      </w:r>
    </w:p>
    <w:p w14:paraId="22AA6B1D" w14:textId="1B1A0510" w:rsidR="008F7440" w:rsidRDefault="008F7440" w:rsidP="006B4F47"/>
    <w:p w14:paraId="5C24EDB9" w14:textId="54B42BAC" w:rsidR="008F7440" w:rsidRDefault="008F7440" w:rsidP="008F7440">
      <w:pPr>
        <w:keepNext/>
        <w:spacing w:line="240" w:lineRule="auto"/>
        <w:ind w:firstLine="0"/>
        <w:jc w:val="left"/>
      </w:pPr>
      <w:r w:rsidRPr="008F7440">
        <w:rPr>
          <w:bCs/>
          <w:szCs w:val="28"/>
        </w:rPr>
        <w:t xml:space="preserve">Таблица </w:t>
      </w:r>
      <w:r>
        <w:rPr>
          <w:bCs/>
          <w:szCs w:val="28"/>
        </w:rPr>
        <w:t>3.5.</w:t>
      </w:r>
      <w:r w:rsidR="009C35FE">
        <w:rPr>
          <w:bCs/>
          <w:szCs w:val="28"/>
        </w:rPr>
        <w:t>1.3.2</w:t>
      </w:r>
      <w:r w:rsidRPr="008F7440">
        <w:rPr>
          <w:bCs/>
          <w:szCs w:val="28"/>
        </w:rPr>
        <w:t xml:space="preserve"> Заполнение полей </w:t>
      </w:r>
      <w:r w:rsidR="009C35FE">
        <w:rPr>
          <w:bCs/>
          <w:szCs w:val="28"/>
        </w:rPr>
        <w:t xml:space="preserve">документа </w:t>
      </w:r>
      <w:r w:rsidR="009C35FE">
        <w:t>«Информация об идентификаторах исполнения контракта»</w:t>
      </w:r>
      <w:r w:rsidR="009C35FE" w:rsidRPr="006D3E4F">
        <w:t xml:space="preserve"> (</w:t>
      </w:r>
      <w:r w:rsidR="009C35FE">
        <w:rPr>
          <w:szCs w:val="28"/>
        </w:rPr>
        <w:t>contractProcedureIDs</w:t>
      </w:r>
      <w:r w:rsidR="009C35FE" w:rsidRPr="006D3E4F">
        <w:t>)</w:t>
      </w:r>
    </w:p>
    <w:p w14:paraId="1EFC5907" w14:textId="77777777" w:rsidR="009C35FE" w:rsidRPr="008F7440" w:rsidRDefault="009C35FE" w:rsidP="008F7440">
      <w:pPr>
        <w:keepNext/>
        <w:spacing w:line="240" w:lineRule="auto"/>
        <w:ind w:firstLine="0"/>
        <w:jc w:val="left"/>
        <w:rPr>
          <w:bCs/>
          <w:szCs w:val="28"/>
        </w:rPr>
      </w:pPr>
    </w:p>
    <w:tbl>
      <w:tblPr>
        <w:tblStyle w:val="af8"/>
        <w:tblW w:w="0" w:type="auto"/>
        <w:tblLayout w:type="fixed"/>
        <w:tblLook w:val="04A0" w:firstRow="1" w:lastRow="0" w:firstColumn="1" w:lastColumn="0" w:noHBand="0" w:noVBand="1"/>
      </w:tblPr>
      <w:tblGrid>
        <w:gridCol w:w="2198"/>
        <w:gridCol w:w="603"/>
        <w:gridCol w:w="1447"/>
        <w:gridCol w:w="1701"/>
        <w:gridCol w:w="3679"/>
      </w:tblGrid>
      <w:tr w:rsidR="00BB6B0D" w:rsidRPr="008F7440" w14:paraId="67E4C537" w14:textId="77777777" w:rsidTr="00804566">
        <w:tc>
          <w:tcPr>
            <w:tcW w:w="2198" w:type="dxa"/>
            <w:shd w:val="clear" w:color="auto" w:fill="D9D9D9" w:themeFill="background1" w:themeFillShade="D9"/>
            <w:vAlign w:val="center"/>
          </w:tcPr>
          <w:p w14:paraId="4EF2E855" w14:textId="77777777" w:rsidR="00BB6B0D" w:rsidRPr="008F7440" w:rsidRDefault="00BB6B0D" w:rsidP="00804566">
            <w:pPr>
              <w:ind w:firstLine="0"/>
              <w:jc w:val="center"/>
              <w:rPr>
                <w:b/>
                <w:sz w:val="24"/>
              </w:rPr>
            </w:pPr>
            <w:r w:rsidRPr="008F7440">
              <w:rPr>
                <w:b/>
                <w:sz w:val="24"/>
              </w:rPr>
              <w:t>Атрибут/поле</w:t>
            </w:r>
          </w:p>
        </w:tc>
        <w:tc>
          <w:tcPr>
            <w:tcW w:w="603" w:type="dxa"/>
            <w:shd w:val="clear" w:color="auto" w:fill="D9D9D9" w:themeFill="background1" w:themeFillShade="D9"/>
            <w:vAlign w:val="center"/>
          </w:tcPr>
          <w:p w14:paraId="57C7DC8B" w14:textId="77777777" w:rsidR="00BB6B0D" w:rsidRPr="008F7440" w:rsidRDefault="00BB6B0D" w:rsidP="00804566">
            <w:pPr>
              <w:ind w:firstLine="0"/>
              <w:jc w:val="center"/>
              <w:rPr>
                <w:b/>
                <w:sz w:val="24"/>
              </w:rPr>
            </w:pPr>
            <w:r w:rsidRPr="008F7440">
              <w:rPr>
                <w:b/>
                <w:sz w:val="24"/>
              </w:rPr>
              <w:t>Об-ть</w:t>
            </w:r>
          </w:p>
        </w:tc>
        <w:tc>
          <w:tcPr>
            <w:tcW w:w="1447" w:type="dxa"/>
            <w:shd w:val="clear" w:color="auto" w:fill="D9D9D9" w:themeFill="background1" w:themeFillShade="D9"/>
            <w:vAlign w:val="center"/>
          </w:tcPr>
          <w:p w14:paraId="2964AE45" w14:textId="77777777" w:rsidR="00BB6B0D" w:rsidRPr="008F7440" w:rsidRDefault="00BB6B0D" w:rsidP="00804566">
            <w:pPr>
              <w:ind w:firstLine="0"/>
              <w:jc w:val="center"/>
              <w:rPr>
                <w:b/>
                <w:sz w:val="24"/>
              </w:rPr>
            </w:pPr>
            <w:r w:rsidRPr="008F7440">
              <w:rPr>
                <w:b/>
                <w:sz w:val="24"/>
              </w:rPr>
              <w:t>Формат</w:t>
            </w:r>
          </w:p>
        </w:tc>
        <w:tc>
          <w:tcPr>
            <w:tcW w:w="1701" w:type="dxa"/>
            <w:shd w:val="clear" w:color="auto" w:fill="D9D9D9" w:themeFill="background1" w:themeFillShade="D9"/>
            <w:vAlign w:val="center"/>
          </w:tcPr>
          <w:p w14:paraId="167E4484" w14:textId="77777777" w:rsidR="00BB6B0D" w:rsidRPr="008F7440" w:rsidRDefault="00BB6B0D" w:rsidP="00804566">
            <w:pPr>
              <w:ind w:firstLine="0"/>
              <w:jc w:val="center"/>
              <w:rPr>
                <w:b/>
                <w:sz w:val="24"/>
              </w:rPr>
            </w:pPr>
            <w:r w:rsidRPr="008F7440">
              <w:rPr>
                <w:b/>
                <w:sz w:val="24"/>
              </w:rPr>
              <w:t>Путь поля/атрибута в схеме</w:t>
            </w:r>
          </w:p>
        </w:tc>
        <w:tc>
          <w:tcPr>
            <w:tcW w:w="3679" w:type="dxa"/>
            <w:shd w:val="clear" w:color="auto" w:fill="D9D9D9" w:themeFill="background1" w:themeFillShade="D9"/>
            <w:vAlign w:val="center"/>
          </w:tcPr>
          <w:p w14:paraId="05173F51" w14:textId="77777777" w:rsidR="00BB6B0D" w:rsidRPr="008F7440" w:rsidRDefault="00BB6B0D" w:rsidP="00804566">
            <w:pPr>
              <w:ind w:firstLine="0"/>
              <w:jc w:val="center"/>
              <w:rPr>
                <w:b/>
                <w:sz w:val="24"/>
              </w:rPr>
            </w:pPr>
            <w:r w:rsidRPr="008F7440">
              <w:rPr>
                <w:b/>
                <w:sz w:val="24"/>
              </w:rPr>
              <w:t>Алгоритм заполнения</w:t>
            </w:r>
          </w:p>
        </w:tc>
      </w:tr>
      <w:tr w:rsidR="00BB6B0D" w:rsidRPr="008F7440" w14:paraId="6A753720" w14:textId="77777777" w:rsidTr="00804566">
        <w:tc>
          <w:tcPr>
            <w:tcW w:w="2198" w:type="dxa"/>
            <w:shd w:val="clear" w:color="auto" w:fill="D9D9D9" w:themeFill="background1" w:themeFillShade="D9"/>
            <w:vAlign w:val="center"/>
          </w:tcPr>
          <w:p w14:paraId="4E6EB110" w14:textId="77777777" w:rsidR="00BB6B0D" w:rsidRPr="00F93FA4" w:rsidRDefault="00BB6B0D" w:rsidP="00804566">
            <w:pPr>
              <w:ind w:firstLine="0"/>
              <w:jc w:val="center"/>
              <w:rPr>
                <w:b/>
                <w:sz w:val="24"/>
              </w:rPr>
            </w:pPr>
            <w:r w:rsidRPr="00F93FA4">
              <w:rPr>
                <w:sz w:val="24"/>
              </w:rPr>
              <w:t>Номер реестровой записи государственного или муниципального контракта</w:t>
            </w:r>
          </w:p>
        </w:tc>
        <w:tc>
          <w:tcPr>
            <w:tcW w:w="603" w:type="dxa"/>
            <w:shd w:val="clear" w:color="auto" w:fill="D9D9D9" w:themeFill="background1" w:themeFillShade="D9"/>
            <w:vAlign w:val="center"/>
          </w:tcPr>
          <w:p w14:paraId="078B83BD" w14:textId="77777777" w:rsidR="00BB6B0D" w:rsidRPr="00F93FA4" w:rsidRDefault="00BB6B0D" w:rsidP="00804566">
            <w:pPr>
              <w:ind w:firstLine="0"/>
              <w:jc w:val="center"/>
              <w:rPr>
                <w:b/>
                <w:sz w:val="24"/>
              </w:rPr>
            </w:pPr>
            <w:r w:rsidRPr="00F93FA4">
              <w:rPr>
                <w:b/>
                <w:sz w:val="24"/>
              </w:rPr>
              <w:t>О</w:t>
            </w:r>
          </w:p>
        </w:tc>
        <w:tc>
          <w:tcPr>
            <w:tcW w:w="1447" w:type="dxa"/>
            <w:shd w:val="clear" w:color="auto" w:fill="D9D9D9" w:themeFill="background1" w:themeFillShade="D9"/>
            <w:vAlign w:val="center"/>
          </w:tcPr>
          <w:p w14:paraId="0E49A3BC" w14:textId="77777777" w:rsidR="00BB6B0D" w:rsidRPr="00F93FA4" w:rsidRDefault="00BB6B0D" w:rsidP="00804566">
            <w:pPr>
              <w:ind w:firstLine="0"/>
              <w:jc w:val="center"/>
              <w:rPr>
                <w:b/>
                <w:sz w:val="24"/>
              </w:rPr>
            </w:pPr>
            <w:r w:rsidRPr="00F93FA4">
              <w:rPr>
                <w:sz w:val="24"/>
              </w:rPr>
              <w:t>строка (19 символов)</w:t>
            </w:r>
          </w:p>
        </w:tc>
        <w:tc>
          <w:tcPr>
            <w:tcW w:w="1701" w:type="dxa"/>
            <w:shd w:val="clear" w:color="auto" w:fill="D9D9D9" w:themeFill="background1" w:themeFillShade="D9"/>
            <w:vAlign w:val="center"/>
          </w:tcPr>
          <w:p w14:paraId="3A1B0E02" w14:textId="77777777" w:rsidR="00BB6B0D" w:rsidRPr="00F93FA4" w:rsidRDefault="00BB6B0D" w:rsidP="00804566">
            <w:pPr>
              <w:ind w:firstLine="0"/>
              <w:jc w:val="center"/>
              <w:rPr>
                <w:sz w:val="24"/>
              </w:rPr>
            </w:pPr>
            <w:r w:rsidRPr="00F93FA4">
              <w:rPr>
                <w:sz w:val="24"/>
              </w:rPr>
              <w:t>regNum</w:t>
            </w:r>
          </w:p>
        </w:tc>
        <w:tc>
          <w:tcPr>
            <w:tcW w:w="3679" w:type="dxa"/>
            <w:shd w:val="clear" w:color="auto" w:fill="D9D9D9" w:themeFill="background1" w:themeFillShade="D9"/>
            <w:vAlign w:val="center"/>
          </w:tcPr>
          <w:p w14:paraId="3AF52ABC" w14:textId="77777777" w:rsidR="00BB6B0D" w:rsidRPr="00F93FA4" w:rsidRDefault="00BB6B0D" w:rsidP="00804566">
            <w:pPr>
              <w:ind w:firstLine="0"/>
              <w:jc w:val="center"/>
              <w:rPr>
                <w:b/>
                <w:sz w:val="24"/>
              </w:rPr>
            </w:pPr>
            <w:r w:rsidRPr="00F93FA4">
              <w:rPr>
                <w:sz w:val="24"/>
              </w:rPr>
              <w:t>заполняется номером реестровой записи государственного или муниципального  контракта</w:t>
            </w:r>
          </w:p>
        </w:tc>
      </w:tr>
      <w:tr w:rsidR="00BB6B0D" w:rsidRPr="008F7440" w14:paraId="16AC209B" w14:textId="77777777" w:rsidTr="00804566">
        <w:tc>
          <w:tcPr>
            <w:tcW w:w="2198" w:type="dxa"/>
            <w:shd w:val="clear" w:color="auto" w:fill="D9D9D9" w:themeFill="background1" w:themeFillShade="D9"/>
            <w:vAlign w:val="center"/>
          </w:tcPr>
          <w:p w14:paraId="2DD0B5BF" w14:textId="77777777" w:rsidR="00BB6B0D" w:rsidRPr="00F93FA4" w:rsidRDefault="00BB6B0D" w:rsidP="00804566">
            <w:pPr>
              <w:ind w:firstLine="0"/>
              <w:jc w:val="center"/>
              <w:rPr>
                <w:b/>
                <w:sz w:val="24"/>
              </w:rPr>
            </w:pPr>
            <w:r>
              <w:rPr>
                <w:sz w:val="24"/>
              </w:rPr>
              <w:t>Номер версии сведений об ис</w:t>
            </w:r>
            <w:r w:rsidRPr="00005B8B">
              <w:rPr>
                <w:sz w:val="24"/>
              </w:rPr>
              <w:t>полнении контракта</w:t>
            </w:r>
          </w:p>
        </w:tc>
        <w:tc>
          <w:tcPr>
            <w:tcW w:w="603" w:type="dxa"/>
            <w:shd w:val="clear" w:color="auto" w:fill="D9D9D9" w:themeFill="background1" w:themeFillShade="D9"/>
            <w:vAlign w:val="center"/>
          </w:tcPr>
          <w:p w14:paraId="3AD9222D" w14:textId="77777777" w:rsidR="00BB6B0D" w:rsidRPr="00F93FA4" w:rsidRDefault="00BB6B0D" w:rsidP="00804566">
            <w:pPr>
              <w:ind w:firstLine="0"/>
              <w:jc w:val="center"/>
              <w:rPr>
                <w:b/>
                <w:sz w:val="24"/>
              </w:rPr>
            </w:pPr>
            <w:r w:rsidRPr="00F93FA4">
              <w:rPr>
                <w:b/>
                <w:sz w:val="24"/>
              </w:rPr>
              <w:t>Н</w:t>
            </w:r>
          </w:p>
        </w:tc>
        <w:tc>
          <w:tcPr>
            <w:tcW w:w="1447" w:type="dxa"/>
            <w:shd w:val="clear" w:color="auto" w:fill="D9D9D9" w:themeFill="background1" w:themeFillShade="D9"/>
            <w:vAlign w:val="center"/>
          </w:tcPr>
          <w:p w14:paraId="3700DE42" w14:textId="77777777" w:rsidR="00BB6B0D" w:rsidRPr="00F93FA4" w:rsidRDefault="00BB6B0D" w:rsidP="00804566">
            <w:pPr>
              <w:ind w:firstLine="0"/>
              <w:jc w:val="center"/>
              <w:rPr>
                <w:b/>
                <w:sz w:val="24"/>
              </w:rPr>
            </w:pPr>
            <w:r w:rsidRPr="00F93FA4">
              <w:rPr>
                <w:sz w:val="24"/>
              </w:rPr>
              <w:t>число</w:t>
            </w:r>
          </w:p>
        </w:tc>
        <w:tc>
          <w:tcPr>
            <w:tcW w:w="1701" w:type="dxa"/>
            <w:shd w:val="clear" w:color="auto" w:fill="D9D9D9" w:themeFill="background1" w:themeFillShade="D9"/>
            <w:vAlign w:val="center"/>
          </w:tcPr>
          <w:p w14:paraId="375B4F83" w14:textId="77777777" w:rsidR="00BB6B0D" w:rsidRPr="00F93FA4" w:rsidRDefault="00BB6B0D" w:rsidP="00804566">
            <w:pPr>
              <w:ind w:firstLine="0"/>
              <w:jc w:val="center"/>
              <w:rPr>
                <w:sz w:val="24"/>
              </w:rPr>
            </w:pPr>
            <w:r w:rsidRPr="00F93FA4">
              <w:rPr>
                <w:sz w:val="24"/>
              </w:rPr>
              <w:t>versionNumber</w:t>
            </w:r>
          </w:p>
        </w:tc>
        <w:tc>
          <w:tcPr>
            <w:tcW w:w="3679" w:type="dxa"/>
            <w:shd w:val="clear" w:color="auto" w:fill="D9D9D9" w:themeFill="background1" w:themeFillShade="D9"/>
            <w:vAlign w:val="center"/>
          </w:tcPr>
          <w:p w14:paraId="45061DA5" w14:textId="77777777" w:rsidR="00BB6B0D" w:rsidRPr="00F93FA4" w:rsidRDefault="00BB6B0D" w:rsidP="00804566">
            <w:pPr>
              <w:ind w:firstLine="0"/>
              <w:jc w:val="center"/>
              <w:rPr>
                <w:b/>
                <w:sz w:val="24"/>
              </w:rPr>
            </w:pPr>
            <w:r w:rsidRPr="00F93FA4">
              <w:rPr>
                <w:sz w:val="24"/>
              </w:rPr>
              <w:t>заполняется номером редакции сведений</w:t>
            </w:r>
          </w:p>
        </w:tc>
      </w:tr>
      <w:tr w:rsidR="00BB6B0D" w:rsidRPr="008F7440" w14:paraId="13145F79" w14:textId="77777777" w:rsidTr="00804566">
        <w:tc>
          <w:tcPr>
            <w:tcW w:w="2198" w:type="dxa"/>
            <w:shd w:val="clear" w:color="auto" w:fill="D9D9D9" w:themeFill="background1" w:themeFillShade="D9"/>
            <w:vAlign w:val="center"/>
          </w:tcPr>
          <w:p w14:paraId="646B8FBB" w14:textId="77777777" w:rsidR="00BB6B0D" w:rsidRPr="00F93FA4" w:rsidRDefault="00BB6B0D" w:rsidP="00804566">
            <w:pPr>
              <w:ind w:firstLine="0"/>
              <w:jc w:val="center"/>
              <w:rPr>
                <w:sz w:val="24"/>
              </w:rPr>
            </w:pPr>
            <w:r w:rsidRPr="00F93FA4">
              <w:rPr>
                <w:sz w:val="24"/>
              </w:rPr>
              <w:t>Информация об исполнении</w:t>
            </w:r>
          </w:p>
        </w:tc>
        <w:tc>
          <w:tcPr>
            <w:tcW w:w="603" w:type="dxa"/>
            <w:shd w:val="clear" w:color="auto" w:fill="D9D9D9" w:themeFill="background1" w:themeFillShade="D9"/>
            <w:vAlign w:val="center"/>
          </w:tcPr>
          <w:p w14:paraId="0D75E655" w14:textId="77777777" w:rsidR="00BB6B0D" w:rsidRPr="00F93FA4" w:rsidRDefault="00BB6B0D" w:rsidP="00804566">
            <w:pPr>
              <w:ind w:firstLine="0"/>
              <w:jc w:val="center"/>
              <w:rPr>
                <w:b/>
                <w:sz w:val="24"/>
              </w:rPr>
            </w:pPr>
            <w:r w:rsidRPr="00F93FA4">
              <w:rPr>
                <w:b/>
                <w:sz w:val="24"/>
              </w:rPr>
              <w:t>Н</w:t>
            </w:r>
          </w:p>
        </w:tc>
        <w:tc>
          <w:tcPr>
            <w:tcW w:w="1447" w:type="dxa"/>
            <w:shd w:val="clear" w:color="auto" w:fill="D9D9D9" w:themeFill="background1" w:themeFillShade="D9"/>
            <w:vAlign w:val="center"/>
          </w:tcPr>
          <w:p w14:paraId="7F1205D8" w14:textId="77777777" w:rsidR="00BB6B0D" w:rsidRPr="00F93FA4" w:rsidRDefault="00BB6B0D" w:rsidP="00804566">
            <w:pPr>
              <w:ind w:firstLine="0"/>
              <w:jc w:val="center"/>
              <w:rPr>
                <w:sz w:val="24"/>
              </w:rPr>
            </w:pPr>
            <w:r w:rsidRPr="00F93FA4">
              <w:rPr>
                <w:sz w:val="24"/>
              </w:rPr>
              <w:t>блок</w:t>
            </w:r>
          </w:p>
        </w:tc>
        <w:tc>
          <w:tcPr>
            <w:tcW w:w="1701" w:type="dxa"/>
            <w:shd w:val="clear" w:color="auto" w:fill="D9D9D9" w:themeFill="background1" w:themeFillShade="D9"/>
            <w:vAlign w:val="center"/>
          </w:tcPr>
          <w:p w14:paraId="71772DCC" w14:textId="77777777" w:rsidR="00BB6B0D" w:rsidRPr="00F93FA4" w:rsidRDefault="00BB6B0D" w:rsidP="00804566">
            <w:pPr>
              <w:ind w:firstLine="0"/>
              <w:jc w:val="center"/>
              <w:rPr>
                <w:sz w:val="24"/>
              </w:rPr>
            </w:pPr>
            <w:r w:rsidRPr="00F93FA4">
              <w:rPr>
                <w:sz w:val="24"/>
              </w:rPr>
              <w:t>executions</w:t>
            </w:r>
          </w:p>
        </w:tc>
        <w:tc>
          <w:tcPr>
            <w:tcW w:w="3679" w:type="dxa"/>
            <w:shd w:val="clear" w:color="auto" w:fill="D9D9D9" w:themeFill="background1" w:themeFillShade="D9"/>
            <w:vAlign w:val="center"/>
          </w:tcPr>
          <w:p w14:paraId="0424CE8B" w14:textId="77777777" w:rsidR="00BB6B0D" w:rsidRPr="00F93FA4" w:rsidRDefault="00BB6B0D" w:rsidP="00804566">
            <w:pPr>
              <w:ind w:firstLine="0"/>
              <w:jc w:val="center"/>
              <w:rPr>
                <w:b/>
                <w:sz w:val="24"/>
              </w:rPr>
            </w:pPr>
          </w:p>
        </w:tc>
      </w:tr>
      <w:tr w:rsidR="00BB6B0D" w:rsidRPr="008F7440" w14:paraId="717A7030" w14:textId="77777777" w:rsidTr="00804566">
        <w:tc>
          <w:tcPr>
            <w:tcW w:w="9628" w:type="dxa"/>
            <w:gridSpan w:val="5"/>
            <w:shd w:val="clear" w:color="auto" w:fill="D9D9D9" w:themeFill="background1" w:themeFillShade="D9"/>
            <w:vAlign w:val="center"/>
          </w:tcPr>
          <w:p w14:paraId="0F9F688C" w14:textId="77777777" w:rsidR="00BB6B0D" w:rsidRPr="00F93FA4" w:rsidRDefault="00BB6B0D" w:rsidP="00804566">
            <w:pPr>
              <w:ind w:firstLine="0"/>
              <w:jc w:val="center"/>
              <w:rPr>
                <w:sz w:val="24"/>
              </w:rPr>
            </w:pPr>
            <w:r w:rsidRPr="00F93FA4">
              <w:rPr>
                <w:sz w:val="24"/>
              </w:rPr>
              <w:t>Алгоритм заполнения блока «Информация об исполнении»</w:t>
            </w:r>
            <w:r>
              <w:rPr>
                <w:sz w:val="24"/>
              </w:rPr>
              <w:t>(</w:t>
            </w:r>
            <w:r w:rsidRPr="00F93FA4">
              <w:rPr>
                <w:sz w:val="24"/>
              </w:rPr>
              <w:t xml:space="preserve"> executions</w:t>
            </w:r>
            <w:r>
              <w:rPr>
                <w:sz w:val="24"/>
              </w:rPr>
              <w:t>)</w:t>
            </w:r>
          </w:p>
        </w:tc>
      </w:tr>
      <w:tr w:rsidR="00BB6B0D" w:rsidRPr="008F7440" w14:paraId="2D529D4B" w14:textId="77777777" w:rsidTr="00804566">
        <w:tc>
          <w:tcPr>
            <w:tcW w:w="2198" w:type="dxa"/>
            <w:shd w:val="clear" w:color="auto" w:fill="D9D9D9" w:themeFill="background1" w:themeFillShade="D9"/>
            <w:vAlign w:val="center"/>
          </w:tcPr>
          <w:p w14:paraId="012EDD86" w14:textId="77777777" w:rsidR="00BB6B0D" w:rsidRPr="00F93FA4" w:rsidRDefault="00BB6B0D" w:rsidP="00804566">
            <w:pPr>
              <w:ind w:firstLine="0"/>
              <w:jc w:val="center"/>
              <w:rPr>
                <w:sz w:val="24"/>
              </w:rPr>
            </w:pPr>
            <w:r w:rsidRPr="00F93FA4">
              <w:rPr>
                <w:sz w:val="24"/>
              </w:rPr>
              <w:t>Этап контракта</w:t>
            </w:r>
          </w:p>
        </w:tc>
        <w:tc>
          <w:tcPr>
            <w:tcW w:w="603" w:type="dxa"/>
            <w:shd w:val="clear" w:color="auto" w:fill="D9D9D9" w:themeFill="background1" w:themeFillShade="D9"/>
            <w:vAlign w:val="center"/>
          </w:tcPr>
          <w:p w14:paraId="7DF5095C" w14:textId="77777777" w:rsidR="00BB6B0D" w:rsidRPr="00F93FA4" w:rsidRDefault="00BB6B0D" w:rsidP="00804566">
            <w:pPr>
              <w:ind w:firstLine="0"/>
              <w:jc w:val="center"/>
              <w:rPr>
                <w:b/>
                <w:sz w:val="24"/>
              </w:rPr>
            </w:pPr>
            <w:r w:rsidRPr="00F93FA4">
              <w:rPr>
                <w:b/>
                <w:sz w:val="24"/>
              </w:rPr>
              <w:t>О</w:t>
            </w:r>
          </w:p>
        </w:tc>
        <w:tc>
          <w:tcPr>
            <w:tcW w:w="1447" w:type="dxa"/>
            <w:shd w:val="clear" w:color="auto" w:fill="D9D9D9" w:themeFill="background1" w:themeFillShade="D9"/>
            <w:vAlign w:val="center"/>
          </w:tcPr>
          <w:p w14:paraId="3C750AA8" w14:textId="77777777" w:rsidR="00BB6B0D" w:rsidRPr="00F93FA4" w:rsidRDefault="00BB6B0D" w:rsidP="00804566">
            <w:pPr>
              <w:ind w:firstLine="0"/>
              <w:jc w:val="center"/>
              <w:rPr>
                <w:sz w:val="24"/>
              </w:rPr>
            </w:pPr>
            <w:r w:rsidRPr="00F93FA4">
              <w:rPr>
                <w:sz w:val="24"/>
              </w:rPr>
              <w:t>блок</w:t>
            </w:r>
          </w:p>
        </w:tc>
        <w:tc>
          <w:tcPr>
            <w:tcW w:w="1701" w:type="dxa"/>
            <w:shd w:val="clear" w:color="auto" w:fill="D9D9D9" w:themeFill="background1" w:themeFillShade="D9"/>
            <w:vAlign w:val="center"/>
          </w:tcPr>
          <w:p w14:paraId="71269430" w14:textId="77777777" w:rsidR="00BB6B0D" w:rsidRPr="00F93FA4" w:rsidRDefault="00BB6B0D" w:rsidP="00804566">
            <w:pPr>
              <w:ind w:firstLine="0"/>
              <w:jc w:val="center"/>
              <w:rPr>
                <w:b/>
                <w:sz w:val="24"/>
              </w:rPr>
            </w:pPr>
            <w:r w:rsidRPr="00F93FA4">
              <w:rPr>
                <w:sz w:val="24"/>
              </w:rPr>
              <w:t>stage</w:t>
            </w:r>
          </w:p>
        </w:tc>
        <w:tc>
          <w:tcPr>
            <w:tcW w:w="3679" w:type="dxa"/>
            <w:shd w:val="clear" w:color="auto" w:fill="D9D9D9" w:themeFill="background1" w:themeFillShade="D9"/>
            <w:vAlign w:val="center"/>
          </w:tcPr>
          <w:p w14:paraId="700FE860" w14:textId="77777777" w:rsidR="00BB6B0D" w:rsidRPr="00F93FA4" w:rsidRDefault="00BB6B0D" w:rsidP="00804566">
            <w:pPr>
              <w:ind w:firstLine="0"/>
              <w:jc w:val="center"/>
              <w:rPr>
                <w:b/>
                <w:sz w:val="24"/>
              </w:rPr>
            </w:pPr>
          </w:p>
        </w:tc>
      </w:tr>
      <w:tr w:rsidR="00BB6B0D" w:rsidRPr="008F7440" w14:paraId="66C623C2" w14:textId="77777777" w:rsidTr="00804566">
        <w:tc>
          <w:tcPr>
            <w:tcW w:w="2198" w:type="dxa"/>
            <w:shd w:val="clear" w:color="auto" w:fill="D9D9D9" w:themeFill="background1" w:themeFillShade="D9"/>
            <w:vAlign w:val="center"/>
          </w:tcPr>
          <w:p w14:paraId="556907CF" w14:textId="77777777" w:rsidR="00BB6B0D" w:rsidRPr="00F93FA4" w:rsidRDefault="00BB6B0D" w:rsidP="00804566">
            <w:pPr>
              <w:ind w:firstLine="0"/>
              <w:jc w:val="center"/>
              <w:rPr>
                <w:sz w:val="24"/>
              </w:rPr>
            </w:pPr>
            <w:r w:rsidRPr="00F93FA4">
              <w:rPr>
                <w:sz w:val="24"/>
              </w:rPr>
              <w:t>Детализация информации об исполнении контракта</w:t>
            </w:r>
          </w:p>
        </w:tc>
        <w:tc>
          <w:tcPr>
            <w:tcW w:w="603" w:type="dxa"/>
            <w:shd w:val="clear" w:color="auto" w:fill="D9D9D9" w:themeFill="background1" w:themeFillShade="D9"/>
            <w:vAlign w:val="center"/>
          </w:tcPr>
          <w:p w14:paraId="395D6791" w14:textId="77777777" w:rsidR="00BB6B0D" w:rsidRPr="00F93FA4" w:rsidRDefault="00BB6B0D" w:rsidP="00804566">
            <w:pPr>
              <w:ind w:firstLine="0"/>
              <w:jc w:val="center"/>
              <w:rPr>
                <w:b/>
                <w:sz w:val="24"/>
              </w:rPr>
            </w:pPr>
            <w:r w:rsidRPr="00F93FA4">
              <w:rPr>
                <w:b/>
                <w:sz w:val="24"/>
              </w:rPr>
              <w:t>О</w:t>
            </w:r>
          </w:p>
        </w:tc>
        <w:tc>
          <w:tcPr>
            <w:tcW w:w="1447" w:type="dxa"/>
            <w:shd w:val="clear" w:color="auto" w:fill="D9D9D9" w:themeFill="background1" w:themeFillShade="D9"/>
            <w:vAlign w:val="center"/>
          </w:tcPr>
          <w:p w14:paraId="4F5AF792" w14:textId="77777777" w:rsidR="00BB6B0D" w:rsidRPr="00F93FA4" w:rsidRDefault="00BB6B0D" w:rsidP="00804566">
            <w:pPr>
              <w:ind w:firstLine="0"/>
              <w:jc w:val="center"/>
              <w:rPr>
                <w:sz w:val="24"/>
              </w:rPr>
            </w:pPr>
            <w:r w:rsidRPr="00F93FA4">
              <w:rPr>
                <w:sz w:val="24"/>
              </w:rPr>
              <w:t>множественный блок</w:t>
            </w:r>
          </w:p>
        </w:tc>
        <w:tc>
          <w:tcPr>
            <w:tcW w:w="1701" w:type="dxa"/>
            <w:shd w:val="clear" w:color="auto" w:fill="D9D9D9" w:themeFill="background1" w:themeFillShade="D9"/>
            <w:vAlign w:val="center"/>
          </w:tcPr>
          <w:p w14:paraId="6FD88A55" w14:textId="77777777" w:rsidR="00BB6B0D" w:rsidRPr="00F93FA4" w:rsidRDefault="00BB6B0D" w:rsidP="00804566">
            <w:pPr>
              <w:ind w:firstLine="0"/>
              <w:jc w:val="center"/>
              <w:rPr>
                <w:b/>
                <w:sz w:val="24"/>
              </w:rPr>
            </w:pPr>
            <w:r w:rsidRPr="00F93FA4">
              <w:rPr>
                <w:sz w:val="24"/>
              </w:rPr>
              <w:t>execution</w:t>
            </w:r>
          </w:p>
        </w:tc>
        <w:tc>
          <w:tcPr>
            <w:tcW w:w="3679" w:type="dxa"/>
            <w:shd w:val="clear" w:color="auto" w:fill="D9D9D9" w:themeFill="background1" w:themeFillShade="D9"/>
            <w:vAlign w:val="center"/>
          </w:tcPr>
          <w:p w14:paraId="613FC71A" w14:textId="77777777" w:rsidR="00BB6B0D" w:rsidRPr="00F93FA4" w:rsidRDefault="00BB6B0D" w:rsidP="00804566">
            <w:pPr>
              <w:ind w:firstLine="0"/>
              <w:jc w:val="center"/>
              <w:rPr>
                <w:b/>
                <w:sz w:val="24"/>
              </w:rPr>
            </w:pPr>
          </w:p>
        </w:tc>
      </w:tr>
      <w:tr w:rsidR="00BB6B0D" w:rsidRPr="008F7440" w14:paraId="6F070798" w14:textId="77777777" w:rsidTr="00804566">
        <w:tc>
          <w:tcPr>
            <w:tcW w:w="9628" w:type="dxa"/>
            <w:gridSpan w:val="5"/>
            <w:shd w:val="clear" w:color="auto" w:fill="D9D9D9" w:themeFill="background1" w:themeFillShade="D9"/>
            <w:vAlign w:val="center"/>
          </w:tcPr>
          <w:p w14:paraId="6BAD363F" w14:textId="77777777" w:rsidR="00BB6B0D" w:rsidRPr="00F93FA4" w:rsidRDefault="00BB6B0D" w:rsidP="00804566">
            <w:pPr>
              <w:ind w:firstLine="0"/>
              <w:jc w:val="center"/>
              <w:rPr>
                <w:b/>
                <w:sz w:val="24"/>
              </w:rPr>
            </w:pPr>
            <w:r w:rsidRPr="00F93FA4">
              <w:rPr>
                <w:sz w:val="24"/>
              </w:rPr>
              <w:t>Алгоритм заполнения блока «Этап контракта»</w:t>
            </w:r>
            <w:r>
              <w:rPr>
                <w:sz w:val="24"/>
              </w:rPr>
              <w:t>(</w:t>
            </w:r>
            <w:r w:rsidRPr="00F93FA4">
              <w:rPr>
                <w:sz w:val="24"/>
              </w:rPr>
              <w:t xml:space="preserve"> stage</w:t>
            </w:r>
            <w:r>
              <w:rPr>
                <w:sz w:val="24"/>
              </w:rPr>
              <w:t>)</w:t>
            </w:r>
          </w:p>
        </w:tc>
      </w:tr>
      <w:tr w:rsidR="00BB6B0D" w:rsidRPr="008F7440" w14:paraId="28F18C87" w14:textId="77777777" w:rsidTr="00804566">
        <w:tc>
          <w:tcPr>
            <w:tcW w:w="2198" w:type="dxa"/>
            <w:shd w:val="clear" w:color="auto" w:fill="D9D9D9" w:themeFill="background1" w:themeFillShade="D9"/>
            <w:vAlign w:val="center"/>
          </w:tcPr>
          <w:p w14:paraId="7BBB4408" w14:textId="77777777" w:rsidR="00BB6B0D" w:rsidRPr="00F93FA4" w:rsidRDefault="00BB6B0D" w:rsidP="00804566">
            <w:pPr>
              <w:ind w:firstLine="0"/>
              <w:jc w:val="center"/>
              <w:rPr>
                <w:sz w:val="24"/>
              </w:rPr>
            </w:pPr>
            <w:r w:rsidRPr="00F93FA4">
              <w:rPr>
                <w:sz w:val="24"/>
              </w:rPr>
              <w:lastRenderedPageBreak/>
              <w:t>Уникальный идентификатор этапа контракта в ЕИС</w:t>
            </w:r>
          </w:p>
        </w:tc>
        <w:tc>
          <w:tcPr>
            <w:tcW w:w="603" w:type="dxa"/>
            <w:shd w:val="clear" w:color="auto" w:fill="D9D9D9" w:themeFill="background1" w:themeFillShade="D9"/>
            <w:vAlign w:val="center"/>
          </w:tcPr>
          <w:p w14:paraId="5A2DE3CF" w14:textId="77777777" w:rsidR="00BB6B0D" w:rsidRPr="00F93FA4" w:rsidRDefault="00BB6B0D" w:rsidP="00804566">
            <w:pPr>
              <w:ind w:firstLine="0"/>
              <w:jc w:val="center"/>
              <w:rPr>
                <w:b/>
                <w:sz w:val="24"/>
              </w:rPr>
            </w:pPr>
            <w:r>
              <w:rPr>
                <w:b/>
                <w:sz w:val="24"/>
              </w:rPr>
              <w:t>О</w:t>
            </w:r>
          </w:p>
        </w:tc>
        <w:tc>
          <w:tcPr>
            <w:tcW w:w="1447" w:type="dxa"/>
            <w:shd w:val="clear" w:color="auto" w:fill="D9D9D9" w:themeFill="background1" w:themeFillShade="D9"/>
            <w:vAlign w:val="center"/>
          </w:tcPr>
          <w:p w14:paraId="2D89749C" w14:textId="77777777" w:rsidR="00BB6B0D" w:rsidRPr="00F93FA4" w:rsidRDefault="00BB6B0D" w:rsidP="00804566">
            <w:pPr>
              <w:ind w:firstLine="0"/>
              <w:jc w:val="center"/>
              <w:rPr>
                <w:sz w:val="24"/>
              </w:rPr>
            </w:pPr>
            <w:r w:rsidRPr="00F93FA4">
              <w:rPr>
                <w:sz w:val="24"/>
              </w:rPr>
              <w:t>число</w:t>
            </w:r>
          </w:p>
        </w:tc>
        <w:tc>
          <w:tcPr>
            <w:tcW w:w="1701" w:type="dxa"/>
            <w:shd w:val="clear" w:color="auto" w:fill="D9D9D9" w:themeFill="background1" w:themeFillShade="D9"/>
            <w:vAlign w:val="center"/>
          </w:tcPr>
          <w:p w14:paraId="0D4B5A8B" w14:textId="77777777" w:rsidR="00BB6B0D" w:rsidRPr="00F93FA4" w:rsidRDefault="00BB6B0D" w:rsidP="00804566">
            <w:pPr>
              <w:ind w:firstLine="0"/>
              <w:jc w:val="center"/>
              <w:rPr>
                <w:b/>
                <w:sz w:val="24"/>
              </w:rPr>
            </w:pPr>
            <w:r w:rsidRPr="00F93FA4">
              <w:rPr>
                <w:sz w:val="24"/>
                <w:lang w:val="en-US"/>
              </w:rPr>
              <w:t>sid</w:t>
            </w:r>
          </w:p>
        </w:tc>
        <w:tc>
          <w:tcPr>
            <w:tcW w:w="3679" w:type="dxa"/>
            <w:shd w:val="clear" w:color="auto" w:fill="D9D9D9" w:themeFill="background1" w:themeFillShade="D9"/>
            <w:vAlign w:val="center"/>
          </w:tcPr>
          <w:p w14:paraId="1EDD401E" w14:textId="77777777" w:rsidR="00BB6B0D" w:rsidRPr="00F93FA4" w:rsidRDefault="00BB6B0D" w:rsidP="00804566">
            <w:pPr>
              <w:ind w:firstLine="0"/>
              <w:jc w:val="center"/>
              <w:rPr>
                <w:b/>
                <w:sz w:val="24"/>
              </w:rPr>
            </w:pPr>
            <w:r w:rsidRPr="00F93FA4">
              <w:rPr>
                <w:sz w:val="24"/>
              </w:rPr>
              <w:t>заполняется уникальным идентификатором этапа контракта в ЕИС</w:t>
            </w:r>
          </w:p>
        </w:tc>
      </w:tr>
      <w:tr w:rsidR="00BB6B0D" w:rsidRPr="008F7440" w14:paraId="0F7F2988" w14:textId="77777777" w:rsidTr="00804566">
        <w:tc>
          <w:tcPr>
            <w:tcW w:w="2198" w:type="dxa"/>
            <w:shd w:val="clear" w:color="auto" w:fill="D9D9D9" w:themeFill="background1" w:themeFillShade="D9"/>
            <w:vAlign w:val="center"/>
          </w:tcPr>
          <w:p w14:paraId="55A8D169" w14:textId="77777777" w:rsidR="00BB6B0D" w:rsidRPr="00F93FA4" w:rsidRDefault="00BB6B0D" w:rsidP="00804566">
            <w:pPr>
              <w:ind w:firstLine="0"/>
              <w:jc w:val="center"/>
              <w:rPr>
                <w:sz w:val="24"/>
              </w:rPr>
            </w:pPr>
            <w:r w:rsidRPr="00F93FA4">
              <w:rPr>
                <w:sz w:val="24"/>
              </w:rPr>
              <w:t>Внешний идентификатор этапа</w:t>
            </w:r>
          </w:p>
        </w:tc>
        <w:tc>
          <w:tcPr>
            <w:tcW w:w="603" w:type="dxa"/>
            <w:shd w:val="clear" w:color="auto" w:fill="D9D9D9" w:themeFill="background1" w:themeFillShade="D9"/>
            <w:vAlign w:val="center"/>
          </w:tcPr>
          <w:p w14:paraId="48769617" w14:textId="77777777" w:rsidR="00BB6B0D" w:rsidRPr="00F93FA4" w:rsidRDefault="00BB6B0D" w:rsidP="00804566">
            <w:pPr>
              <w:ind w:firstLine="0"/>
              <w:jc w:val="center"/>
              <w:rPr>
                <w:b/>
                <w:sz w:val="24"/>
              </w:rPr>
            </w:pPr>
            <w:r w:rsidRPr="00F93FA4">
              <w:rPr>
                <w:b/>
                <w:sz w:val="24"/>
              </w:rPr>
              <w:t>Н</w:t>
            </w:r>
          </w:p>
        </w:tc>
        <w:tc>
          <w:tcPr>
            <w:tcW w:w="1447" w:type="dxa"/>
            <w:shd w:val="clear" w:color="auto" w:fill="D9D9D9" w:themeFill="background1" w:themeFillShade="D9"/>
            <w:vAlign w:val="center"/>
          </w:tcPr>
          <w:p w14:paraId="0868CE3F" w14:textId="77777777" w:rsidR="00BB6B0D" w:rsidRPr="00F93FA4" w:rsidRDefault="00BB6B0D" w:rsidP="00804566">
            <w:pPr>
              <w:ind w:firstLine="0"/>
              <w:jc w:val="center"/>
              <w:rPr>
                <w:sz w:val="24"/>
              </w:rPr>
            </w:pPr>
            <w:r w:rsidRPr="00F93FA4">
              <w:rPr>
                <w:sz w:val="24"/>
              </w:rPr>
              <w:t>строка (40 символов</w:t>
            </w:r>
          </w:p>
        </w:tc>
        <w:tc>
          <w:tcPr>
            <w:tcW w:w="1701" w:type="dxa"/>
            <w:shd w:val="clear" w:color="auto" w:fill="D9D9D9" w:themeFill="background1" w:themeFillShade="D9"/>
            <w:vAlign w:val="center"/>
          </w:tcPr>
          <w:p w14:paraId="37BCEADA" w14:textId="77777777" w:rsidR="00BB6B0D" w:rsidRPr="00F93FA4" w:rsidRDefault="00BB6B0D" w:rsidP="00804566">
            <w:pPr>
              <w:ind w:firstLine="0"/>
              <w:jc w:val="center"/>
              <w:rPr>
                <w:b/>
                <w:sz w:val="24"/>
              </w:rPr>
            </w:pPr>
            <w:r w:rsidRPr="00F93FA4">
              <w:rPr>
                <w:sz w:val="24"/>
              </w:rPr>
              <w:t>externalSid</w:t>
            </w:r>
          </w:p>
        </w:tc>
        <w:tc>
          <w:tcPr>
            <w:tcW w:w="3679" w:type="dxa"/>
            <w:shd w:val="clear" w:color="auto" w:fill="D9D9D9" w:themeFill="background1" w:themeFillShade="D9"/>
            <w:vAlign w:val="center"/>
          </w:tcPr>
          <w:p w14:paraId="658A8E3A" w14:textId="77777777" w:rsidR="00BB6B0D" w:rsidRPr="00F93FA4" w:rsidRDefault="00BB6B0D" w:rsidP="00804566">
            <w:pPr>
              <w:ind w:firstLine="0"/>
              <w:jc w:val="center"/>
              <w:rPr>
                <w:b/>
                <w:sz w:val="24"/>
              </w:rPr>
            </w:pPr>
            <w:r w:rsidRPr="00F93FA4">
              <w:rPr>
                <w:sz w:val="24"/>
              </w:rPr>
              <w:t>заполняется внешним идентификатором этапа</w:t>
            </w:r>
          </w:p>
        </w:tc>
      </w:tr>
      <w:tr w:rsidR="00BB6B0D" w:rsidRPr="008F7440" w14:paraId="0069FA3F" w14:textId="77777777" w:rsidTr="00804566">
        <w:tc>
          <w:tcPr>
            <w:tcW w:w="9628" w:type="dxa"/>
            <w:gridSpan w:val="5"/>
            <w:shd w:val="clear" w:color="auto" w:fill="D9D9D9" w:themeFill="background1" w:themeFillShade="D9"/>
            <w:vAlign w:val="center"/>
          </w:tcPr>
          <w:p w14:paraId="1C68ED72" w14:textId="77777777" w:rsidR="00BB6B0D" w:rsidRPr="00071490" w:rsidRDefault="00BB6B0D" w:rsidP="00804566">
            <w:pPr>
              <w:ind w:firstLine="0"/>
              <w:jc w:val="center"/>
              <w:rPr>
                <w:sz w:val="24"/>
              </w:rPr>
            </w:pPr>
            <w:r w:rsidRPr="00F93FA4">
              <w:rPr>
                <w:sz w:val="24"/>
              </w:rPr>
              <w:t>Алгоритм заполнения блока «Детализация информации об исполнении контракта»</w:t>
            </w:r>
            <w:r>
              <w:rPr>
                <w:sz w:val="24"/>
              </w:rPr>
              <w:t xml:space="preserve"> (</w:t>
            </w:r>
            <w:r w:rsidRPr="00F93FA4">
              <w:rPr>
                <w:sz w:val="24"/>
              </w:rPr>
              <w:t>execution</w:t>
            </w:r>
            <w:r>
              <w:rPr>
                <w:sz w:val="24"/>
              </w:rPr>
              <w:t>)</w:t>
            </w:r>
          </w:p>
        </w:tc>
      </w:tr>
      <w:tr w:rsidR="00533030" w:rsidRPr="00F93FA4" w14:paraId="41FF2549" w14:textId="77777777" w:rsidTr="00804566">
        <w:tc>
          <w:tcPr>
            <w:tcW w:w="2198" w:type="dxa"/>
            <w:shd w:val="clear" w:color="auto" w:fill="D9D9D9" w:themeFill="background1" w:themeFillShade="D9"/>
            <w:vAlign w:val="center"/>
          </w:tcPr>
          <w:p w14:paraId="05E059F8" w14:textId="17434BCD" w:rsidR="00533030" w:rsidRDefault="00533030" w:rsidP="00533030">
            <w:pPr>
              <w:ind w:firstLine="0"/>
              <w:jc w:val="center"/>
              <w:rPr>
                <w:sz w:val="24"/>
              </w:rPr>
            </w:pPr>
            <w:r w:rsidRPr="00F93FA4">
              <w:rPr>
                <w:sz w:val="24"/>
              </w:rPr>
              <w:t>GUID цепочки документов</w:t>
            </w:r>
          </w:p>
        </w:tc>
        <w:tc>
          <w:tcPr>
            <w:tcW w:w="603" w:type="dxa"/>
            <w:shd w:val="clear" w:color="auto" w:fill="D9D9D9" w:themeFill="background1" w:themeFillShade="D9"/>
            <w:vAlign w:val="center"/>
          </w:tcPr>
          <w:p w14:paraId="0AE8357F" w14:textId="0BBFC3E7" w:rsidR="00533030" w:rsidRDefault="00533030" w:rsidP="00533030">
            <w:pPr>
              <w:ind w:firstLine="0"/>
              <w:jc w:val="center"/>
              <w:rPr>
                <w:b/>
                <w:sz w:val="24"/>
              </w:rPr>
            </w:pPr>
            <w:r w:rsidRPr="00F93FA4">
              <w:rPr>
                <w:b/>
                <w:sz w:val="24"/>
              </w:rPr>
              <w:t>Н</w:t>
            </w:r>
          </w:p>
        </w:tc>
        <w:tc>
          <w:tcPr>
            <w:tcW w:w="1447" w:type="dxa"/>
            <w:shd w:val="clear" w:color="auto" w:fill="D9D9D9" w:themeFill="background1" w:themeFillShade="D9"/>
            <w:vAlign w:val="center"/>
          </w:tcPr>
          <w:p w14:paraId="0958F7AC" w14:textId="56CB32E2" w:rsidR="00533030" w:rsidRDefault="00533030" w:rsidP="00533030">
            <w:pPr>
              <w:ind w:firstLine="0"/>
              <w:jc w:val="center"/>
              <w:rPr>
                <w:sz w:val="24"/>
              </w:rPr>
            </w:pPr>
            <w:r w:rsidRPr="00F93FA4">
              <w:rPr>
                <w:sz w:val="24"/>
              </w:rPr>
              <w:t>36 символов</w:t>
            </w:r>
          </w:p>
        </w:tc>
        <w:tc>
          <w:tcPr>
            <w:tcW w:w="1701" w:type="dxa"/>
            <w:shd w:val="clear" w:color="auto" w:fill="D9D9D9" w:themeFill="background1" w:themeFillShade="D9"/>
            <w:vAlign w:val="center"/>
          </w:tcPr>
          <w:p w14:paraId="35222D3E" w14:textId="4C6BEA42" w:rsidR="00533030" w:rsidRPr="00113536" w:rsidRDefault="00533030" w:rsidP="00533030">
            <w:pPr>
              <w:ind w:firstLine="0"/>
              <w:jc w:val="center"/>
              <w:rPr>
                <w:sz w:val="24"/>
                <w:lang w:val="en-US"/>
              </w:rPr>
            </w:pPr>
            <w:r w:rsidRPr="00F93FA4">
              <w:rPr>
                <w:sz w:val="24"/>
              </w:rPr>
              <w:t>guidEDI</w:t>
            </w:r>
          </w:p>
        </w:tc>
        <w:tc>
          <w:tcPr>
            <w:tcW w:w="3679" w:type="dxa"/>
            <w:shd w:val="clear" w:color="auto" w:fill="D9D9D9" w:themeFill="background1" w:themeFillShade="D9"/>
            <w:vAlign w:val="center"/>
          </w:tcPr>
          <w:p w14:paraId="7B2E805B" w14:textId="6306BDDE" w:rsidR="00533030" w:rsidRPr="00F93FA4" w:rsidRDefault="00533030" w:rsidP="00533030">
            <w:pPr>
              <w:ind w:firstLine="0"/>
              <w:jc w:val="center"/>
              <w:rPr>
                <w:b/>
                <w:sz w:val="24"/>
              </w:rPr>
            </w:pPr>
            <w:r w:rsidRPr="00F93FA4">
              <w:rPr>
                <w:sz w:val="24"/>
              </w:rPr>
              <w:t>заполняется GUID цепочки документов</w:t>
            </w:r>
          </w:p>
        </w:tc>
      </w:tr>
      <w:tr w:rsidR="00533030" w:rsidRPr="00F93FA4" w14:paraId="03BB70A5" w14:textId="77777777" w:rsidTr="00804566">
        <w:tc>
          <w:tcPr>
            <w:tcW w:w="2198" w:type="dxa"/>
            <w:shd w:val="clear" w:color="auto" w:fill="D9D9D9" w:themeFill="background1" w:themeFillShade="D9"/>
            <w:vAlign w:val="center"/>
          </w:tcPr>
          <w:p w14:paraId="7CB1EF77" w14:textId="77777777" w:rsidR="00533030" w:rsidRPr="00F93FA4" w:rsidRDefault="00533030" w:rsidP="00533030">
            <w:pPr>
              <w:ind w:firstLine="0"/>
              <w:jc w:val="center"/>
              <w:rPr>
                <w:sz w:val="24"/>
              </w:rPr>
            </w:pPr>
            <w:r>
              <w:rPr>
                <w:sz w:val="24"/>
              </w:rPr>
              <w:t>Документ о приемке</w:t>
            </w:r>
          </w:p>
        </w:tc>
        <w:tc>
          <w:tcPr>
            <w:tcW w:w="603" w:type="dxa"/>
            <w:shd w:val="clear" w:color="auto" w:fill="D9D9D9" w:themeFill="background1" w:themeFillShade="D9"/>
            <w:vAlign w:val="center"/>
          </w:tcPr>
          <w:p w14:paraId="513CAB5B" w14:textId="77777777" w:rsidR="00533030" w:rsidRPr="00F93FA4" w:rsidRDefault="00533030" w:rsidP="00533030">
            <w:pPr>
              <w:ind w:firstLine="0"/>
              <w:jc w:val="center"/>
              <w:rPr>
                <w:b/>
                <w:sz w:val="24"/>
              </w:rPr>
            </w:pPr>
            <w:r>
              <w:rPr>
                <w:b/>
                <w:sz w:val="24"/>
              </w:rPr>
              <w:t>О</w:t>
            </w:r>
          </w:p>
        </w:tc>
        <w:tc>
          <w:tcPr>
            <w:tcW w:w="1447" w:type="dxa"/>
            <w:shd w:val="clear" w:color="auto" w:fill="D9D9D9" w:themeFill="background1" w:themeFillShade="D9"/>
            <w:vAlign w:val="center"/>
          </w:tcPr>
          <w:p w14:paraId="1F86A557" w14:textId="77777777" w:rsidR="00533030" w:rsidRPr="00F93FA4" w:rsidRDefault="00533030" w:rsidP="00533030">
            <w:pPr>
              <w:ind w:firstLine="0"/>
              <w:jc w:val="center"/>
              <w:rPr>
                <w:sz w:val="24"/>
              </w:rPr>
            </w:pPr>
            <w:r>
              <w:rPr>
                <w:sz w:val="24"/>
              </w:rPr>
              <w:t>блок</w:t>
            </w:r>
          </w:p>
        </w:tc>
        <w:tc>
          <w:tcPr>
            <w:tcW w:w="1701" w:type="dxa"/>
            <w:shd w:val="clear" w:color="auto" w:fill="D9D9D9" w:themeFill="background1" w:themeFillShade="D9"/>
            <w:vAlign w:val="center"/>
          </w:tcPr>
          <w:p w14:paraId="0B81C7EF" w14:textId="77777777" w:rsidR="00533030" w:rsidRPr="00113536" w:rsidRDefault="00533030" w:rsidP="00533030">
            <w:pPr>
              <w:ind w:firstLine="0"/>
              <w:jc w:val="center"/>
              <w:rPr>
                <w:b/>
                <w:sz w:val="24"/>
                <w:lang w:val="en-US"/>
              </w:rPr>
            </w:pPr>
            <w:r w:rsidRPr="00113536">
              <w:rPr>
                <w:sz w:val="24"/>
                <w:lang w:val="en-US"/>
              </w:rPr>
              <w:t>execution/docAcceptance</w:t>
            </w:r>
          </w:p>
        </w:tc>
        <w:tc>
          <w:tcPr>
            <w:tcW w:w="3679" w:type="dxa"/>
            <w:shd w:val="clear" w:color="auto" w:fill="D9D9D9" w:themeFill="background1" w:themeFillShade="D9"/>
            <w:vAlign w:val="center"/>
          </w:tcPr>
          <w:p w14:paraId="0CDFE0B0" w14:textId="77777777" w:rsidR="00533030" w:rsidRPr="00F93FA4" w:rsidRDefault="00533030" w:rsidP="00533030">
            <w:pPr>
              <w:ind w:firstLine="0"/>
              <w:jc w:val="center"/>
              <w:rPr>
                <w:b/>
                <w:sz w:val="24"/>
              </w:rPr>
            </w:pPr>
          </w:p>
        </w:tc>
      </w:tr>
      <w:tr w:rsidR="00533030" w:rsidRPr="008F7440" w14:paraId="66201F25" w14:textId="77777777" w:rsidTr="00804566">
        <w:tc>
          <w:tcPr>
            <w:tcW w:w="9628" w:type="dxa"/>
            <w:gridSpan w:val="5"/>
            <w:shd w:val="clear" w:color="auto" w:fill="D9D9D9" w:themeFill="background1" w:themeFillShade="D9"/>
            <w:vAlign w:val="center"/>
          </w:tcPr>
          <w:p w14:paraId="48DD1FF7" w14:textId="77777777" w:rsidR="00533030" w:rsidRPr="00F93FA4" w:rsidRDefault="00533030" w:rsidP="00533030">
            <w:pPr>
              <w:ind w:firstLine="0"/>
              <w:jc w:val="center"/>
              <w:rPr>
                <w:sz w:val="24"/>
              </w:rPr>
            </w:pPr>
            <w:r>
              <w:rPr>
                <w:sz w:val="24"/>
              </w:rPr>
              <w:t xml:space="preserve"> «Документ о приемке» (</w:t>
            </w:r>
            <w:r w:rsidRPr="00071490">
              <w:rPr>
                <w:sz w:val="24"/>
              </w:rPr>
              <w:t>docAcceptance</w:t>
            </w:r>
            <w:r>
              <w:rPr>
                <w:sz w:val="24"/>
              </w:rPr>
              <w:t>)</w:t>
            </w:r>
          </w:p>
        </w:tc>
      </w:tr>
      <w:tr w:rsidR="00533030" w:rsidRPr="008F7440" w14:paraId="6755340C" w14:textId="77777777" w:rsidTr="00804566">
        <w:tc>
          <w:tcPr>
            <w:tcW w:w="2198" w:type="dxa"/>
            <w:shd w:val="clear" w:color="auto" w:fill="D9D9D9" w:themeFill="background1" w:themeFillShade="D9"/>
            <w:vAlign w:val="center"/>
          </w:tcPr>
          <w:p w14:paraId="7957B52A" w14:textId="77777777" w:rsidR="00533030" w:rsidRPr="00F93FA4" w:rsidRDefault="00533030" w:rsidP="00533030">
            <w:pPr>
              <w:ind w:firstLine="0"/>
              <w:jc w:val="center"/>
              <w:rPr>
                <w:sz w:val="24"/>
              </w:rPr>
            </w:pPr>
            <w:r w:rsidRPr="00F93FA4">
              <w:rPr>
                <w:sz w:val="24"/>
              </w:rPr>
              <w:t>Уникальный идентификатор этапа контракта в ЕИС</w:t>
            </w:r>
          </w:p>
        </w:tc>
        <w:tc>
          <w:tcPr>
            <w:tcW w:w="603" w:type="dxa"/>
            <w:shd w:val="clear" w:color="auto" w:fill="D9D9D9" w:themeFill="background1" w:themeFillShade="D9"/>
            <w:vAlign w:val="center"/>
          </w:tcPr>
          <w:p w14:paraId="34CE0D96" w14:textId="77777777" w:rsidR="00533030" w:rsidRPr="00F93FA4" w:rsidRDefault="00533030" w:rsidP="00533030">
            <w:pPr>
              <w:ind w:firstLine="0"/>
              <w:jc w:val="center"/>
              <w:rPr>
                <w:b/>
                <w:sz w:val="24"/>
              </w:rPr>
            </w:pPr>
            <w:r>
              <w:rPr>
                <w:b/>
                <w:sz w:val="24"/>
              </w:rPr>
              <w:t>О</w:t>
            </w:r>
          </w:p>
        </w:tc>
        <w:tc>
          <w:tcPr>
            <w:tcW w:w="1447" w:type="dxa"/>
            <w:shd w:val="clear" w:color="auto" w:fill="D9D9D9" w:themeFill="background1" w:themeFillShade="D9"/>
            <w:vAlign w:val="center"/>
          </w:tcPr>
          <w:p w14:paraId="5FEBFABF" w14:textId="77777777" w:rsidR="00533030" w:rsidRPr="00F93FA4" w:rsidRDefault="00533030" w:rsidP="00533030">
            <w:pPr>
              <w:ind w:firstLine="0"/>
              <w:jc w:val="center"/>
              <w:rPr>
                <w:sz w:val="24"/>
              </w:rPr>
            </w:pPr>
            <w:r w:rsidRPr="00F93FA4">
              <w:rPr>
                <w:sz w:val="24"/>
              </w:rPr>
              <w:t>число</w:t>
            </w:r>
          </w:p>
        </w:tc>
        <w:tc>
          <w:tcPr>
            <w:tcW w:w="1701" w:type="dxa"/>
            <w:shd w:val="clear" w:color="auto" w:fill="D9D9D9" w:themeFill="background1" w:themeFillShade="D9"/>
            <w:vAlign w:val="center"/>
          </w:tcPr>
          <w:p w14:paraId="7AFF679F" w14:textId="77777777" w:rsidR="00533030" w:rsidRPr="00F93FA4" w:rsidRDefault="00533030" w:rsidP="00533030">
            <w:pPr>
              <w:ind w:firstLine="0"/>
              <w:jc w:val="center"/>
              <w:rPr>
                <w:b/>
                <w:sz w:val="24"/>
              </w:rPr>
            </w:pPr>
            <w:r>
              <w:rPr>
                <w:sz w:val="24"/>
                <w:lang w:val="en-US"/>
              </w:rPr>
              <w:t>execu</w:t>
            </w:r>
            <w:r w:rsidRPr="00113536">
              <w:rPr>
                <w:sz w:val="24"/>
                <w:lang w:val="en-US"/>
              </w:rPr>
              <w:t xml:space="preserve">tion/docAcceptance </w:t>
            </w:r>
            <w:r>
              <w:rPr>
                <w:sz w:val="24"/>
              </w:rPr>
              <w:t>/</w:t>
            </w:r>
            <w:r w:rsidRPr="00F93FA4">
              <w:rPr>
                <w:sz w:val="24"/>
                <w:lang w:val="en-US"/>
              </w:rPr>
              <w:t>sid</w:t>
            </w:r>
          </w:p>
        </w:tc>
        <w:tc>
          <w:tcPr>
            <w:tcW w:w="3679" w:type="dxa"/>
            <w:shd w:val="clear" w:color="auto" w:fill="D9D9D9" w:themeFill="background1" w:themeFillShade="D9"/>
            <w:vAlign w:val="center"/>
          </w:tcPr>
          <w:p w14:paraId="333730BB" w14:textId="77777777" w:rsidR="00533030" w:rsidRPr="00F93FA4" w:rsidRDefault="00533030" w:rsidP="00533030">
            <w:pPr>
              <w:ind w:firstLine="0"/>
              <w:jc w:val="center"/>
              <w:rPr>
                <w:b/>
                <w:sz w:val="24"/>
              </w:rPr>
            </w:pPr>
            <w:r w:rsidRPr="00F93FA4">
              <w:rPr>
                <w:sz w:val="24"/>
              </w:rPr>
              <w:t xml:space="preserve">заполняется уникальным идентификатором </w:t>
            </w:r>
            <w:r>
              <w:rPr>
                <w:sz w:val="24"/>
              </w:rPr>
              <w:t>документа в ЕИС</w:t>
            </w:r>
          </w:p>
        </w:tc>
      </w:tr>
      <w:tr w:rsidR="00533030" w:rsidRPr="008F7440" w14:paraId="4A7E8581" w14:textId="77777777" w:rsidTr="00804566">
        <w:trPr>
          <w:trHeight w:val="777"/>
        </w:trPr>
        <w:tc>
          <w:tcPr>
            <w:tcW w:w="2198" w:type="dxa"/>
            <w:shd w:val="clear" w:color="auto" w:fill="D9D9D9" w:themeFill="background1" w:themeFillShade="D9"/>
            <w:vAlign w:val="center"/>
          </w:tcPr>
          <w:p w14:paraId="4ABAA074" w14:textId="77777777" w:rsidR="00533030" w:rsidRPr="00F93FA4" w:rsidRDefault="00533030" w:rsidP="00533030">
            <w:pPr>
              <w:ind w:firstLine="0"/>
              <w:jc w:val="center"/>
              <w:rPr>
                <w:sz w:val="24"/>
              </w:rPr>
            </w:pPr>
            <w:r w:rsidRPr="00F93FA4">
              <w:rPr>
                <w:sz w:val="24"/>
              </w:rPr>
              <w:t>Внешний идентификатор этапа</w:t>
            </w:r>
          </w:p>
        </w:tc>
        <w:tc>
          <w:tcPr>
            <w:tcW w:w="603" w:type="dxa"/>
            <w:shd w:val="clear" w:color="auto" w:fill="D9D9D9" w:themeFill="background1" w:themeFillShade="D9"/>
            <w:vAlign w:val="center"/>
          </w:tcPr>
          <w:p w14:paraId="74AA51C9" w14:textId="77777777" w:rsidR="00533030" w:rsidRPr="00F93FA4" w:rsidRDefault="00533030" w:rsidP="00533030">
            <w:pPr>
              <w:ind w:firstLine="0"/>
              <w:jc w:val="center"/>
              <w:rPr>
                <w:b/>
                <w:sz w:val="24"/>
              </w:rPr>
            </w:pPr>
            <w:r w:rsidRPr="00F93FA4">
              <w:rPr>
                <w:b/>
                <w:sz w:val="24"/>
              </w:rPr>
              <w:t>Н</w:t>
            </w:r>
          </w:p>
        </w:tc>
        <w:tc>
          <w:tcPr>
            <w:tcW w:w="1447" w:type="dxa"/>
            <w:shd w:val="clear" w:color="auto" w:fill="D9D9D9" w:themeFill="background1" w:themeFillShade="D9"/>
            <w:vAlign w:val="center"/>
          </w:tcPr>
          <w:p w14:paraId="45108F72" w14:textId="77777777" w:rsidR="00533030" w:rsidRPr="00F93FA4" w:rsidRDefault="00533030" w:rsidP="00533030">
            <w:pPr>
              <w:ind w:firstLine="0"/>
              <w:jc w:val="center"/>
              <w:rPr>
                <w:sz w:val="24"/>
              </w:rPr>
            </w:pPr>
            <w:r w:rsidRPr="00F93FA4">
              <w:rPr>
                <w:sz w:val="24"/>
              </w:rPr>
              <w:t>строка (40 символов</w:t>
            </w:r>
          </w:p>
        </w:tc>
        <w:tc>
          <w:tcPr>
            <w:tcW w:w="1701" w:type="dxa"/>
            <w:shd w:val="clear" w:color="auto" w:fill="D9D9D9" w:themeFill="background1" w:themeFillShade="D9"/>
            <w:vAlign w:val="center"/>
          </w:tcPr>
          <w:p w14:paraId="275BD2F8" w14:textId="77777777" w:rsidR="00533030" w:rsidRDefault="00533030" w:rsidP="00533030">
            <w:pPr>
              <w:ind w:firstLine="0"/>
              <w:jc w:val="center"/>
              <w:rPr>
                <w:sz w:val="24"/>
              </w:rPr>
            </w:pPr>
            <w:r w:rsidRPr="00113536">
              <w:rPr>
                <w:sz w:val="24"/>
                <w:lang w:val="en-US"/>
              </w:rPr>
              <w:t>execution/docAcceptance</w:t>
            </w:r>
          </w:p>
          <w:p w14:paraId="08B943AC" w14:textId="77777777" w:rsidR="00533030" w:rsidRPr="00F93FA4" w:rsidRDefault="00533030" w:rsidP="00533030">
            <w:pPr>
              <w:ind w:firstLine="0"/>
              <w:jc w:val="center"/>
              <w:rPr>
                <w:b/>
                <w:sz w:val="24"/>
              </w:rPr>
            </w:pPr>
            <w:r>
              <w:rPr>
                <w:sz w:val="24"/>
              </w:rPr>
              <w:t>/</w:t>
            </w:r>
            <w:r w:rsidRPr="00F93FA4">
              <w:rPr>
                <w:sz w:val="24"/>
              </w:rPr>
              <w:t>externalSid</w:t>
            </w:r>
          </w:p>
        </w:tc>
        <w:tc>
          <w:tcPr>
            <w:tcW w:w="3679" w:type="dxa"/>
            <w:shd w:val="clear" w:color="auto" w:fill="D9D9D9" w:themeFill="background1" w:themeFillShade="D9"/>
            <w:vAlign w:val="center"/>
          </w:tcPr>
          <w:p w14:paraId="4665CD37" w14:textId="77777777" w:rsidR="00533030" w:rsidRPr="00F93FA4" w:rsidRDefault="00533030" w:rsidP="00533030">
            <w:pPr>
              <w:ind w:firstLine="0"/>
              <w:jc w:val="center"/>
              <w:rPr>
                <w:b/>
                <w:sz w:val="24"/>
              </w:rPr>
            </w:pPr>
            <w:r w:rsidRPr="00F93FA4">
              <w:rPr>
                <w:sz w:val="24"/>
              </w:rPr>
              <w:t>заполняе</w:t>
            </w:r>
            <w:r>
              <w:rPr>
                <w:sz w:val="24"/>
              </w:rPr>
              <w:t>тся внешним идентификатором документа</w:t>
            </w:r>
          </w:p>
        </w:tc>
      </w:tr>
    </w:tbl>
    <w:p w14:paraId="5040F1DB" w14:textId="38F22A26" w:rsidR="008F7440" w:rsidRDefault="008F7440" w:rsidP="006B4F47"/>
    <w:p w14:paraId="3D47D2D0" w14:textId="7E88E9A9" w:rsidR="00F93FA4" w:rsidRDefault="00F93FA4" w:rsidP="006B4F47">
      <w:r>
        <w:t>После формирования документ необходимо отправить в интеграционную шину ЕИС для дальнейшей передачи</w:t>
      </w:r>
      <w:r w:rsidR="00ED466B">
        <w:t xml:space="preserve"> по протоколу AS2 (базовая интеграция)</w:t>
      </w:r>
      <w:r>
        <w:t xml:space="preserve"> в ВСРЗ ЕАИСТ.</w:t>
      </w:r>
    </w:p>
    <w:p w14:paraId="7FA71499" w14:textId="2F361CFA" w:rsidR="006B4F47" w:rsidRDefault="006B4F47" w:rsidP="006B4F47">
      <w:pPr>
        <w:ind w:firstLine="0"/>
      </w:pPr>
    </w:p>
    <w:p w14:paraId="05F950DB" w14:textId="77777777" w:rsidR="006B4F47" w:rsidRDefault="006B4F47" w:rsidP="006B4F47">
      <w:pPr>
        <w:ind w:firstLine="0"/>
      </w:pPr>
    </w:p>
    <w:p w14:paraId="3E64CD81" w14:textId="009446F2" w:rsidR="0012704A" w:rsidRDefault="00E05575" w:rsidP="0012704A">
      <w:pPr>
        <w:pStyle w:val="5"/>
        <w:numPr>
          <w:ilvl w:val="4"/>
          <w:numId w:val="10"/>
        </w:numPr>
        <w:rPr>
          <w:b/>
        </w:rPr>
      </w:pPr>
      <w:bookmarkStart w:id="37" w:name="_Ref61371947"/>
      <w:r>
        <w:rPr>
          <w:b/>
        </w:rPr>
        <w:t>Требования к в</w:t>
      </w:r>
      <w:r w:rsidR="0012704A" w:rsidRPr="0039619B">
        <w:rPr>
          <w:b/>
        </w:rPr>
        <w:t>ыгрузк</w:t>
      </w:r>
      <w:r>
        <w:rPr>
          <w:b/>
        </w:rPr>
        <w:t>е</w:t>
      </w:r>
      <w:r w:rsidR="0012704A" w:rsidRPr="0039619B">
        <w:rPr>
          <w:b/>
        </w:rPr>
        <w:t xml:space="preserve"> документов с признаком </w:t>
      </w:r>
      <w:r w:rsidR="0012704A">
        <w:rPr>
          <w:b/>
        </w:rPr>
        <w:t>сокрытия</w:t>
      </w:r>
      <w:bookmarkEnd w:id="37"/>
    </w:p>
    <w:p w14:paraId="3C2C9665" w14:textId="77777777" w:rsidR="0012704A" w:rsidRDefault="0012704A" w:rsidP="0012704A">
      <w:r>
        <w:t xml:space="preserve">Для документов, у которых установлен признак </w:t>
      </w:r>
      <w:r w:rsidRPr="0039619B">
        <w:t>«Информация и документы не размещаются на официальном сайте ЕИС в соответствии с частью 5 статьи 103 Закона № 44-ФЗ»</w:t>
      </w:r>
      <w:r>
        <w:t xml:space="preserve"> (далее признак сокрытия) необходимо реализовать формирование отдельных элементов в интеграционных </w:t>
      </w:r>
      <w:r>
        <w:rPr>
          <w:lang w:val="en-US"/>
        </w:rPr>
        <w:t>XML</w:t>
      </w:r>
      <w:r>
        <w:t xml:space="preserve"> и </w:t>
      </w:r>
      <w:r>
        <w:rPr>
          <w:lang w:val="en-US"/>
        </w:rPr>
        <w:t>XML</w:t>
      </w:r>
      <w:r>
        <w:t xml:space="preserve"> ПФ. </w:t>
      </w:r>
    </w:p>
    <w:p w14:paraId="159273F1" w14:textId="77777777" w:rsidR="0012704A" w:rsidRDefault="0012704A" w:rsidP="0012704A">
      <w:r>
        <w:t>Необходимо реализовать отдачу документов с признаком сокрытия в шину интеграции ЕИС через таблицу «</w:t>
      </w:r>
      <w:r w:rsidRPr="008E3787">
        <w:t>notify_facade</w:t>
      </w:r>
      <w:r>
        <w:t>».</w:t>
      </w:r>
    </w:p>
    <w:p w14:paraId="2E769076" w14:textId="77777777" w:rsidR="0012704A" w:rsidRDefault="0012704A" w:rsidP="0012704A">
      <w:r>
        <w:t xml:space="preserve">Инициирующим событием для запуска алгоритма отправки сообщения должно быть размещение документа и формирование интеграционного </w:t>
      </w:r>
      <w:r>
        <w:rPr>
          <w:lang w:val="en-US"/>
        </w:rPr>
        <w:t>XML</w:t>
      </w:r>
      <w:r>
        <w:t>.</w:t>
      </w:r>
    </w:p>
    <w:p w14:paraId="1590C348" w14:textId="77777777" w:rsidR="0012704A" w:rsidRDefault="0012704A" w:rsidP="0012704A"/>
    <w:p w14:paraId="6DA04E69" w14:textId="77777777" w:rsidR="0012704A" w:rsidRDefault="0012704A" w:rsidP="0012704A">
      <w:pPr>
        <w:pStyle w:val="6"/>
      </w:pPr>
      <w:bookmarkStart w:id="38" w:name="_Ref71195518"/>
      <w:r>
        <w:t xml:space="preserve">Формирование </w:t>
      </w:r>
      <w:r>
        <w:rPr>
          <w:lang w:val="en-US"/>
        </w:rPr>
        <w:t>XML</w:t>
      </w:r>
      <w:r>
        <w:t xml:space="preserve"> закрытых документов</w:t>
      </w:r>
      <w:bookmarkEnd w:id="38"/>
    </w:p>
    <w:p w14:paraId="39ED0742" w14:textId="77777777" w:rsidR="0012704A" w:rsidRDefault="0012704A" w:rsidP="0012704A">
      <w:r>
        <w:t xml:space="preserve">Структурно элементы с признаком сокрытия идентичны элементам без признака, и ссылаются на одни и те же типы. Разделение идёт на уровне фасадных </w:t>
      </w:r>
      <w:r>
        <w:rPr>
          <w:lang w:val="en-US"/>
        </w:rPr>
        <w:t>XSD</w:t>
      </w:r>
      <w:r>
        <w:t xml:space="preserve"> схем, и отличается присутствием префикса «</w:t>
      </w:r>
      <w:r w:rsidRPr="00135AEA">
        <w:rPr>
          <w:lang w:val="en-US"/>
        </w:rPr>
        <w:t>closed</w:t>
      </w:r>
      <w:r>
        <w:t>» в название элемента:</w:t>
      </w:r>
    </w:p>
    <w:p w14:paraId="553C4538" w14:textId="77777777" w:rsidR="0012704A" w:rsidRDefault="0012704A" w:rsidP="002D0245">
      <w:pPr>
        <w:pStyle w:val="affe"/>
        <w:numPr>
          <w:ilvl w:val="0"/>
          <w:numId w:val="96"/>
        </w:numPr>
      </w:pPr>
      <w:r>
        <w:lastRenderedPageBreak/>
        <w:t>«</w:t>
      </w:r>
      <w:r w:rsidRPr="00CE195A">
        <w:t>Информация (проект информации) о заключенном контракте</w:t>
      </w:r>
      <w:r>
        <w:t xml:space="preserve"> </w:t>
      </w:r>
      <w:r w:rsidRPr="00CE195A">
        <w:t>(</w:t>
      </w:r>
      <w:r>
        <w:t>не публичные данные</w:t>
      </w:r>
      <w:r w:rsidRPr="00CE195A">
        <w:t>)</w:t>
      </w:r>
      <w:r>
        <w:t>» (</w:t>
      </w:r>
      <w:r w:rsidRPr="00135AEA">
        <w:rPr>
          <w:lang w:val="en-US"/>
        </w:rPr>
        <w:t>closed</w:t>
      </w:r>
      <w:r w:rsidRPr="00CE195A">
        <w:t>Contract</w:t>
      </w:r>
      <w:r>
        <w:t>);</w:t>
      </w:r>
    </w:p>
    <w:p w14:paraId="043851CF" w14:textId="77777777" w:rsidR="0012704A" w:rsidRDefault="0012704A" w:rsidP="002D0245">
      <w:pPr>
        <w:pStyle w:val="affe"/>
        <w:numPr>
          <w:ilvl w:val="0"/>
          <w:numId w:val="96"/>
        </w:numPr>
      </w:pPr>
      <w:r>
        <w:t>«</w:t>
      </w:r>
      <w:r w:rsidRPr="00CE195A">
        <w:t>Информация об анулировании контракта контракте</w:t>
      </w:r>
      <w:r>
        <w:t xml:space="preserve"> </w:t>
      </w:r>
      <w:r w:rsidRPr="00CE195A">
        <w:t>(</w:t>
      </w:r>
      <w:r>
        <w:t>не публичные данные</w:t>
      </w:r>
      <w:r w:rsidRPr="00CE195A">
        <w:t>)</w:t>
      </w:r>
      <w:r>
        <w:t>» (</w:t>
      </w:r>
      <w:r w:rsidRPr="00135AEA">
        <w:rPr>
          <w:lang w:val="en-US"/>
        </w:rPr>
        <w:t>closed</w:t>
      </w:r>
      <w:r>
        <w:rPr>
          <w:lang w:val="en-US"/>
        </w:rPr>
        <w:t>C</w:t>
      </w:r>
      <w:r w:rsidRPr="00CE195A">
        <w:t>ontractCancel</w:t>
      </w:r>
      <w:r>
        <w:t>);</w:t>
      </w:r>
    </w:p>
    <w:p w14:paraId="7FA72B37" w14:textId="77777777" w:rsidR="0012704A" w:rsidRDefault="0012704A" w:rsidP="002D0245">
      <w:pPr>
        <w:pStyle w:val="affe"/>
        <w:numPr>
          <w:ilvl w:val="0"/>
          <w:numId w:val="96"/>
        </w:numPr>
      </w:pPr>
      <w:r>
        <w:t>«</w:t>
      </w:r>
      <w:r w:rsidRPr="00CE195A">
        <w:t>Информация об исполнении (расторжении) контракта контракте</w:t>
      </w:r>
      <w:r>
        <w:t xml:space="preserve"> </w:t>
      </w:r>
      <w:r w:rsidRPr="00CE195A">
        <w:t>(</w:t>
      </w:r>
      <w:r>
        <w:t>не публичные данные</w:t>
      </w:r>
      <w:r w:rsidRPr="00CE195A">
        <w:t>)</w:t>
      </w:r>
      <w:r>
        <w:t>» (</w:t>
      </w:r>
      <w:r w:rsidRPr="00135AEA">
        <w:rPr>
          <w:lang w:val="en-US"/>
        </w:rPr>
        <w:t>closed</w:t>
      </w:r>
      <w:r>
        <w:t>C</w:t>
      </w:r>
      <w:r w:rsidRPr="00CE195A">
        <w:t>ontractProcedure</w:t>
      </w:r>
      <w:r>
        <w:t>);</w:t>
      </w:r>
    </w:p>
    <w:p w14:paraId="4B31E5F3" w14:textId="77777777" w:rsidR="0012704A" w:rsidRDefault="0012704A" w:rsidP="002D0245">
      <w:pPr>
        <w:pStyle w:val="affe"/>
        <w:numPr>
          <w:ilvl w:val="0"/>
          <w:numId w:val="96"/>
        </w:numPr>
      </w:pPr>
      <w:r>
        <w:t>«</w:t>
      </w:r>
      <w:r w:rsidRPr="00CE195A">
        <w:t>Информация об отмене исполнения (расторжения) контракта контракте</w:t>
      </w:r>
      <w:r>
        <w:t xml:space="preserve"> </w:t>
      </w:r>
      <w:r w:rsidRPr="00CE195A">
        <w:t>(</w:t>
      </w:r>
      <w:r>
        <w:t>не публичные данные</w:t>
      </w:r>
      <w:r w:rsidRPr="00CE195A">
        <w:t>)</w:t>
      </w:r>
      <w:r>
        <w:t>» (</w:t>
      </w:r>
      <w:r w:rsidRPr="00135AEA">
        <w:rPr>
          <w:lang w:val="en-US"/>
        </w:rPr>
        <w:t>closed</w:t>
      </w:r>
      <w:r>
        <w:t>C</w:t>
      </w:r>
      <w:r w:rsidRPr="00CE195A">
        <w:t>ontractProcedureCancel</w:t>
      </w:r>
      <w:r>
        <w:t>);</w:t>
      </w:r>
    </w:p>
    <w:p w14:paraId="544F769D" w14:textId="77777777" w:rsidR="0012704A" w:rsidRDefault="0012704A" w:rsidP="002D0245">
      <w:pPr>
        <w:pStyle w:val="affe"/>
        <w:numPr>
          <w:ilvl w:val="0"/>
          <w:numId w:val="96"/>
        </w:numPr>
      </w:pPr>
      <w:r>
        <w:t>«</w:t>
      </w:r>
      <w:r w:rsidRPr="00CE195A">
        <w:t>Квитанция о доступности формирования документов электронного актирования по контракту контракте</w:t>
      </w:r>
      <w:r>
        <w:t xml:space="preserve"> </w:t>
      </w:r>
      <w:r w:rsidRPr="00CE195A">
        <w:t>(</w:t>
      </w:r>
      <w:r>
        <w:t>не публичные данные</w:t>
      </w:r>
      <w:r w:rsidRPr="00CE195A">
        <w:t>)</w:t>
      </w:r>
      <w:r>
        <w:t>» (</w:t>
      </w:r>
      <w:r w:rsidRPr="00135AEA">
        <w:rPr>
          <w:lang w:val="en-US"/>
        </w:rPr>
        <w:t>closed</w:t>
      </w:r>
      <w:r>
        <w:t>C</w:t>
      </w:r>
      <w:r w:rsidRPr="00CE195A">
        <w:t>ontractAvailableForElAct</w:t>
      </w:r>
      <w:r>
        <w:t>);</w:t>
      </w:r>
    </w:p>
    <w:p w14:paraId="53615C42" w14:textId="77777777" w:rsidR="008F62A1" w:rsidRDefault="008F62A1" w:rsidP="0012704A"/>
    <w:p w14:paraId="073EF950" w14:textId="77777777" w:rsidR="008F62A1" w:rsidRDefault="008F62A1" w:rsidP="008F62A1">
      <w:pPr>
        <w:keepNext/>
      </w:pPr>
      <w:r>
        <w:t xml:space="preserve">При формировании интеграционного </w:t>
      </w:r>
      <w:r>
        <w:rPr>
          <w:lang w:val="en-US"/>
        </w:rPr>
        <w:t>XML</w:t>
      </w:r>
      <w:r>
        <w:t xml:space="preserve"> должны заполниться следующие поля документов:</w:t>
      </w:r>
    </w:p>
    <w:p w14:paraId="15EF253E" w14:textId="77777777" w:rsidR="008F62A1" w:rsidRDefault="008F62A1" w:rsidP="002D0245">
      <w:pPr>
        <w:pStyle w:val="affe"/>
        <w:numPr>
          <w:ilvl w:val="0"/>
          <w:numId w:val="115"/>
        </w:numPr>
      </w:pPr>
      <w:r>
        <w:t>«</w:t>
      </w:r>
      <w:r w:rsidRPr="00750950">
        <w:t>Идентификатор документа ЕИС</w:t>
      </w:r>
      <w:r>
        <w:t>» (</w:t>
      </w:r>
      <w:r w:rsidRPr="00B067EB">
        <w:t>id</w:t>
      </w:r>
      <w:r>
        <w:t>) – заполняется идентификатором размещенного в ЕИС документа;</w:t>
      </w:r>
    </w:p>
    <w:p w14:paraId="12747153" w14:textId="70506C91" w:rsidR="008F62A1" w:rsidRDefault="008F62A1" w:rsidP="002D0245">
      <w:pPr>
        <w:pStyle w:val="affe"/>
        <w:numPr>
          <w:ilvl w:val="0"/>
          <w:numId w:val="115"/>
        </w:numPr>
      </w:pPr>
      <w:r>
        <w:t>«</w:t>
      </w:r>
      <w:r w:rsidRPr="00750950">
        <w:t>Номер версии документа</w:t>
      </w:r>
      <w:r>
        <w:t>» (</w:t>
      </w:r>
      <w:r w:rsidRPr="00750950">
        <w:t>versionNumber</w:t>
      </w:r>
      <w:r>
        <w:t>) –заполняется версией размещенного в ЕИС документа;</w:t>
      </w:r>
    </w:p>
    <w:p w14:paraId="74B9867B" w14:textId="0359AF8B" w:rsidR="008F62A1" w:rsidRDefault="008F62A1" w:rsidP="002D0245">
      <w:pPr>
        <w:pStyle w:val="affe"/>
        <w:numPr>
          <w:ilvl w:val="0"/>
          <w:numId w:val="115"/>
        </w:numPr>
      </w:pPr>
      <w:r w:rsidRPr="00196FAA">
        <w:t>«Дата размещения документа» (</w:t>
      </w:r>
      <w:r w:rsidR="00613F9C" w:rsidRPr="00613F9C">
        <w:t>publishDate</w:t>
      </w:r>
      <w:r w:rsidRPr="00196FAA">
        <w:t>)</w:t>
      </w:r>
      <w:r>
        <w:t xml:space="preserve"> – заполняется датой размещения документа;</w:t>
      </w:r>
    </w:p>
    <w:p w14:paraId="37860236" w14:textId="395E884F" w:rsidR="008F62A1" w:rsidRDefault="008F62A1" w:rsidP="002D0245">
      <w:pPr>
        <w:pStyle w:val="affe"/>
        <w:numPr>
          <w:ilvl w:val="0"/>
          <w:numId w:val="115"/>
        </w:numPr>
      </w:pPr>
      <w:r>
        <w:t>«</w:t>
      </w:r>
      <w:r w:rsidRPr="00196FAA">
        <w:t>Гиперссылка на размещённый документ</w:t>
      </w:r>
      <w:r>
        <w:t>» (</w:t>
      </w:r>
      <w:r w:rsidRPr="00196FAA">
        <w:t>href</w:t>
      </w:r>
      <w:r>
        <w:t>)</w:t>
      </w:r>
      <w:r w:rsidR="00604299">
        <w:t xml:space="preserve"> – </w:t>
      </w:r>
      <w:r>
        <w:t xml:space="preserve">для документов, </w:t>
      </w:r>
      <w:r w:rsidR="00613F9C">
        <w:t>у которых установлен признак сокрытия</w:t>
      </w:r>
      <w:r>
        <w:t xml:space="preserve"> заполняется ссылкой на карточку документа в ЗЧ;</w:t>
      </w:r>
    </w:p>
    <w:p w14:paraId="142B8DED" w14:textId="085DEC1C" w:rsidR="008F62A1" w:rsidRDefault="008F62A1" w:rsidP="002D0245">
      <w:pPr>
        <w:pStyle w:val="affe"/>
        <w:numPr>
          <w:ilvl w:val="0"/>
          <w:numId w:val="115"/>
        </w:numPr>
      </w:pPr>
      <w:r>
        <w:t>«</w:t>
      </w:r>
      <w:r w:rsidRPr="00267F78">
        <w:t>Ссылка для скачивания печатной формы</w:t>
      </w:r>
      <w:r>
        <w:t>» (</w:t>
      </w:r>
      <w:r w:rsidR="00613F9C">
        <w:t>printForm</w:t>
      </w:r>
      <w:r w:rsidRPr="00267F78">
        <w:t>/url</w:t>
      </w:r>
      <w:r>
        <w:t>) – для документов</w:t>
      </w:r>
      <w:r w:rsidR="00604299">
        <w:t>,</w:t>
      </w:r>
      <w:r>
        <w:t xml:space="preserve"> </w:t>
      </w:r>
      <w:r w:rsidR="00604299">
        <w:t xml:space="preserve">у которых установлен признак сокрытия не </w:t>
      </w:r>
      <w:r>
        <w:t>заполняется;</w:t>
      </w:r>
    </w:p>
    <w:p w14:paraId="65F08939" w14:textId="3CFFE10F" w:rsidR="008F62A1" w:rsidRDefault="008F62A1" w:rsidP="002D0245">
      <w:pPr>
        <w:pStyle w:val="affe"/>
        <w:numPr>
          <w:ilvl w:val="0"/>
          <w:numId w:val="115"/>
        </w:numPr>
      </w:pPr>
      <w:r>
        <w:t>«</w:t>
      </w:r>
      <w:r w:rsidRPr="00725EB9">
        <w:t>Содержимое файла</w:t>
      </w:r>
      <w:r>
        <w:t>» (</w:t>
      </w:r>
      <w:r w:rsidR="00613F9C">
        <w:t>printForm</w:t>
      </w:r>
      <w:r>
        <w:t>/</w:t>
      </w:r>
      <w:r w:rsidRPr="00725EB9">
        <w:t>content</w:t>
      </w:r>
      <w:r>
        <w:t>) –для документов</w:t>
      </w:r>
      <w:r w:rsidR="00604299">
        <w:t xml:space="preserve"> у коорых установлен признак сокрытия</w:t>
      </w:r>
      <w:r>
        <w:t xml:space="preserve"> заполняется контентом </w:t>
      </w:r>
      <w:r>
        <w:rPr>
          <w:lang w:val="en-US"/>
        </w:rPr>
        <w:t>XML</w:t>
      </w:r>
      <w:r>
        <w:t xml:space="preserve"> ПФ, в кодировке </w:t>
      </w:r>
      <w:r>
        <w:rPr>
          <w:lang w:val="en-US"/>
        </w:rPr>
        <w:t>base</w:t>
      </w:r>
      <w:r w:rsidRPr="00725EB9">
        <w:t>64</w:t>
      </w:r>
      <w:r>
        <w:t>;</w:t>
      </w:r>
    </w:p>
    <w:p w14:paraId="57CD3E86" w14:textId="1F3C3DC8" w:rsidR="008F62A1" w:rsidRPr="00CD5DD1" w:rsidRDefault="008F62A1" w:rsidP="002D0245">
      <w:pPr>
        <w:pStyle w:val="affe"/>
        <w:numPr>
          <w:ilvl w:val="0"/>
          <w:numId w:val="115"/>
        </w:numPr>
      </w:pPr>
      <w:r>
        <w:t>«</w:t>
      </w:r>
      <w:r w:rsidRPr="00267F78">
        <w:t>Уникальный идентификатор контента прикрепленного документа на ЕИС</w:t>
      </w:r>
      <w:r>
        <w:t>» (</w:t>
      </w:r>
      <w:r w:rsidRPr="00267F78">
        <w:t>attachment/publishedContentId</w:t>
      </w:r>
      <w:r>
        <w:t>) – заполняется идентификатором файлового хранилища ЕИС</w:t>
      </w:r>
      <w:r w:rsidRPr="00CD5DD1">
        <w:t>;</w:t>
      </w:r>
    </w:p>
    <w:p w14:paraId="0F73AB50" w14:textId="77777777" w:rsidR="00604299" w:rsidRDefault="008F62A1" w:rsidP="002D0245">
      <w:pPr>
        <w:pStyle w:val="affe"/>
        <w:numPr>
          <w:ilvl w:val="0"/>
          <w:numId w:val="115"/>
        </w:numPr>
      </w:pPr>
      <w:r w:rsidRPr="00847373">
        <w:t>«Ссылка для скачивания прикрепленного документа» (../attachment/url), «Ссылка для скачивания электронного документа» (</w:t>
      </w:r>
      <w:r w:rsidRPr="00847373">
        <w:rPr>
          <w:lang w:val="en-US"/>
        </w:rPr>
        <w:t>extP</w:t>
      </w:r>
      <w:r w:rsidRPr="00847373">
        <w:t>rintFormInfo/url)</w:t>
      </w:r>
      <w:r w:rsidR="00604299">
        <w:t xml:space="preserve"> – </w:t>
      </w:r>
      <w:r w:rsidRPr="00847373">
        <w:t xml:space="preserve">для документов </w:t>
      </w:r>
      <w:r w:rsidR="00613F9C">
        <w:t>с признаком сокрытия</w:t>
      </w:r>
      <w:r w:rsidRPr="00847373">
        <w:t xml:space="preserve">, </w:t>
      </w:r>
      <w:r>
        <w:t>заполняется ссылкой на файл в ЗЧ</w:t>
      </w:r>
      <w:r w:rsidR="00604299">
        <w:t xml:space="preserve">. Формат ссылки : </w:t>
      </w:r>
    </w:p>
    <w:p w14:paraId="160E592F" w14:textId="7BB2A512" w:rsidR="008F62A1" w:rsidRDefault="008F62A1" w:rsidP="00604299">
      <w:pPr>
        <w:pStyle w:val="affe"/>
        <w:ind w:left="1418" w:firstLine="0"/>
      </w:pPr>
      <w:r w:rsidRPr="001E5E17">
        <w:lastRenderedPageBreak/>
        <w:t>https://lk.zakupki.gov.ru/44fz/filestore/1.0/download/&lt;контекст подсистемы&gt;/file.html?uid=&lt;UID файла в ФХ&gt;</w:t>
      </w:r>
      <w:r w:rsidRPr="00847373">
        <w:t>.</w:t>
      </w:r>
    </w:p>
    <w:p w14:paraId="5EBF81A8" w14:textId="77777777" w:rsidR="008F62A1" w:rsidRDefault="008F62A1" w:rsidP="0012704A"/>
    <w:p w14:paraId="40EA393E" w14:textId="77777777" w:rsidR="0012704A" w:rsidRPr="000136ED" w:rsidRDefault="0012704A" w:rsidP="0012704A">
      <w:pPr>
        <w:pStyle w:val="6"/>
      </w:pPr>
      <w:r w:rsidRPr="000136ED">
        <w:t>Алгоритм отправки сокрытых документов</w:t>
      </w:r>
    </w:p>
    <w:p w14:paraId="74A2D191" w14:textId="77777777" w:rsidR="0012704A" w:rsidRDefault="0012704A" w:rsidP="0012704A">
      <w:r>
        <w:t>Место вызова:</w:t>
      </w:r>
    </w:p>
    <w:p w14:paraId="254EA3E9" w14:textId="77777777" w:rsidR="0012704A" w:rsidRDefault="0012704A" w:rsidP="002D0245">
      <w:pPr>
        <w:pStyle w:val="affe"/>
        <w:numPr>
          <w:ilvl w:val="0"/>
          <w:numId w:val="94"/>
        </w:numPr>
      </w:pPr>
      <w:r>
        <w:t>Алгоритм запускается в рамках процедуры размещения документа, и должен быть обязательно выполнен совместно с процедурой размещения в рамках одной транзакции.</w:t>
      </w:r>
    </w:p>
    <w:p w14:paraId="03D84D13" w14:textId="77777777" w:rsidR="0012704A" w:rsidRDefault="0012704A" w:rsidP="0012704A">
      <w:r>
        <w:t>Ограничения:</w:t>
      </w:r>
    </w:p>
    <w:p w14:paraId="1C118408" w14:textId="77777777" w:rsidR="0012704A" w:rsidRDefault="0012704A" w:rsidP="002D0245">
      <w:pPr>
        <w:pStyle w:val="affe"/>
        <w:numPr>
          <w:ilvl w:val="0"/>
          <w:numId w:val="94"/>
        </w:numPr>
      </w:pPr>
      <w:r>
        <w:t>Алгоритм применяется только для документов, с установленным признаком сокрытия.</w:t>
      </w:r>
    </w:p>
    <w:p w14:paraId="767A7100" w14:textId="77777777" w:rsidR="0012704A" w:rsidRDefault="0012704A" w:rsidP="0012704A">
      <w:r>
        <w:t>Шаги алгоритма:</w:t>
      </w:r>
    </w:p>
    <w:p w14:paraId="524DFAD8" w14:textId="4F3E0CAA" w:rsidR="0012704A" w:rsidRDefault="0012704A" w:rsidP="002D0245">
      <w:pPr>
        <w:pStyle w:val="affe"/>
        <w:numPr>
          <w:ilvl w:val="0"/>
          <w:numId w:val="95"/>
        </w:numPr>
      </w:pPr>
      <w:r>
        <w:t>Для документа определяется код СПЗ организации владельца документа,</w:t>
      </w:r>
      <w:r w:rsidR="00E8148B">
        <w:t xml:space="preserve"> и полномочие организации</w:t>
      </w:r>
      <w:r>
        <w:t xml:space="preserve"> и передаётся в качестве параметра сервису </w:t>
      </w:r>
      <w:r w:rsidR="008C4A5B">
        <w:t xml:space="preserve">реестра информационных систем </w:t>
      </w:r>
      <w:r>
        <w:t>для получения списка связанных с организацией РИСов и прав их доступа. В ответ сервис возвращает список РИСов, с указанием кода, типа, прав по каждому РИСу. В случае, если в ответе указано право «</w:t>
      </w:r>
      <w:r w:rsidR="008C4A5B" w:rsidRPr="008C4A5B">
        <w:t>Информация и документы реестра контрактов, не размещенные на официальном сайте</w:t>
      </w:r>
      <w:r>
        <w:t>»</w:t>
      </w:r>
      <w:r w:rsidR="008C4A5B">
        <w:t xml:space="preserve"> (</w:t>
      </w:r>
      <w:r w:rsidR="008C4A5B" w:rsidRPr="008C4A5B">
        <w:t>ONPRKID</w:t>
      </w:r>
      <w:r w:rsidR="008C4A5B">
        <w:t>)</w:t>
      </w:r>
      <w:r>
        <w:t>, то процесс переходит к следующему шагу, в противном случае процесс заканчивает свою работу.</w:t>
      </w:r>
    </w:p>
    <w:p w14:paraId="149D1566" w14:textId="23992AE2" w:rsidR="0012704A" w:rsidRDefault="0012704A" w:rsidP="002D0245">
      <w:pPr>
        <w:pStyle w:val="affe"/>
        <w:numPr>
          <w:ilvl w:val="0"/>
          <w:numId w:val="95"/>
        </w:numPr>
      </w:pPr>
      <w:r>
        <w:t xml:space="preserve">Для каждой РИС, для которой в ответе на запрос к </w:t>
      </w:r>
      <w:r w:rsidR="008C4A5B">
        <w:t xml:space="preserve">реестру информационных систем </w:t>
      </w:r>
      <w:r>
        <w:t>указано право «</w:t>
      </w:r>
      <w:r w:rsidR="008C4A5B" w:rsidRPr="008C4A5B">
        <w:t>Информация и документы реестра контрактов, не размещенные на официальном сайте</w:t>
      </w:r>
      <w:r>
        <w:t>»</w:t>
      </w:r>
      <w:r w:rsidR="008C4A5B">
        <w:t xml:space="preserve"> (</w:t>
      </w:r>
      <w:r w:rsidR="008C4A5B" w:rsidRPr="008C4A5B">
        <w:t>ONPRKID</w:t>
      </w:r>
      <w:r w:rsidR="008C4A5B">
        <w:t>)</w:t>
      </w:r>
      <w:r>
        <w:t xml:space="preserve"> необходимо создать запись в таблице «</w:t>
      </w:r>
      <w:r w:rsidRPr="008E3787">
        <w:t>notify_facade</w:t>
      </w:r>
      <w:r>
        <w:t xml:space="preserve">», с указанием соответствующих типа и кода РИС в поля </w:t>
      </w:r>
      <w:r w:rsidRPr="00880CE7">
        <w:t>PARTNER_TYPE</w:t>
      </w:r>
      <w:r>
        <w:t xml:space="preserve"> и </w:t>
      </w:r>
      <w:r w:rsidRPr="00880CE7">
        <w:t>PARTNER_UID</w:t>
      </w:r>
      <w:r>
        <w:t>. Остальные записи, полученные в ответе, игнорируются.</w:t>
      </w:r>
    </w:p>
    <w:p w14:paraId="694AB73B" w14:textId="77777777" w:rsidR="0012704A" w:rsidRDefault="0012704A" w:rsidP="002D0245">
      <w:pPr>
        <w:pStyle w:val="affe"/>
        <w:numPr>
          <w:ilvl w:val="0"/>
          <w:numId w:val="95"/>
        </w:numPr>
      </w:pPr>
      <w:r>
        <w:t>После создания записей процесс заканчивает свою работу.</w:t>
      </w:r>
    </w:p>
    <w:p w14:paraId="72642FB7" w14:textId="77777777" w:rsidR="0012704A" w:rsidRDefault="0012704A" w:rsidP="0012704A"/>
    <w:p w14:paraId="08878528" w14:textId="77777777" w:rsidR="0012704A" w:rsidRDefault="0012704A" w:rsidP="0012704A">
      <w:pPr>
        <w:pStyle w:val="6"/>
      </w:pPr>
      <w:bookmarkStart w:id="39" w:name="_Ref71196147"/>
      <w:r>
        <w:t>Отправка документов при установке связи</w:t>
      </w:r>
      <w:bookmarkEnd w:id="39"/>
      <w:r>
        <w:t xml:space="preserve"> </w:t>
      </w:r>
    </w:p>
    <w:p w14:paraId="520C04CE" w14:textId="460EF4C5" w:rsidR="0012704A" w:rsidRDefault="0012704A" w:rsidP="0012704A">
      <w:r>
        <w:t xml:space="preserve">В случае установки связи организации с РИС, из </w:t>
      </w:r>
      <w:r w:rsidR="008C4A5B">
        <w:t xml:space="preserve">реестра информационных систем </w:t>
      </w:r>
      <w:r>
        <w:t>в подсистему РК отправляется сообщение об установки связи. В сообщении содержится код, тип, право РИС, код СПЗ организации</w:t>
      </w:r>
      <w:r w:rsidR="005B6618">
        <w:t>, полномочие организации</w:t>
      </w:r>
      <w:r>
        <w:t xml:space="preserve">, и дата установки связи. </w:t>
      </w:r>
      <w:r w:rsidRPr="006C1F0A">
        <w:t>В сообщении должна содержаться только информация о добавленых правах, а не полное текущее состояние</w:t>
      </w:r>
      <w:r>
        <w:t xml:space="preserve"> записи</w:t>
      </w:r>
      <w:r w:rsidRPr="006C1F0A">
        <w:t>.</w:t>
      </w:r>
      <w:r>
        <w:t xml:space="preserve"> </w:t>
      </w:r>
    </w:p>
    <w:p w14:paraId="3221324C" w14:textId="00291A43" w:rsidR="0012704A" w:rsidRDefault="0012704A" w:rsidP="0012704A">
      <w:r>
        <w:lastRenderedPageBreak/>
        <w:t>После получения данного сообщения подсистема РК отбирает все документы, у которыйх установлен признак сокрытия, владельцем которых является организация с кодом СПЗ</w:t>
      </w:r>
      <w:r w:rsidR="005B6618">
        <w:t xml:space="preserve"> и полномочием,</w:t>
      </w:r>
      <w:r>
        <w:t xml:space="preserve"> указанным в сообщении, с датой размещения позже даты, полученной в сообщении, включая саму дату. </w:t>
      </w:r>
    </w:p>
    <w:p w14:paraId="3E9350D2" w14:textId="27A8E45C" w:rsidR="0012704A" w:rsidRPr="004859DD" w:rsidRDefault="0012704A" w:rsidP="0012704A">
      <w:r>
        <w:t>Для каждого найденного документа в таблице «</w:t>
      </w:r>
      <w:r w:rsidRPr="008E3787">
        <w:t>notify_facade</w:t>
      </w:r>
      <w:r>
        <w:t>» создаётся запись</w:t>
      </w:r>
      <w:r w:rsidRPr="00135AEA">
        <w:t xml:space="preserve"> </w:t>
      </w:r>
      <w:r>
        <w:t xml:space="preserve">с указанием в полях </w:t>
      </w:r>
      <w:r w:rsidRPr="00880CE7">
        <w:t>PARTNER_TYPE</w:t>
      </w:r>
      <w:r>
        <w:t xml:space="preserve"> и </w:t>
      </w:r>
      <w:r w:rsidRPr="00880CE7">
        <w:t>PARTNER_UID</w:t>
      </w:r>
      <w:r>
        <w:t xml:space="preserve"> полученных в сообщении типа и кода РИС. Записи должны добавляться в хронологическом порядке по дате публикации.</w:t>
      </w:r>
      <w:r w:rsidR="00604299">
        <w:t xml:space="preserve"> </w:t>
      </w:r>
      <w:r w:rsidR="004859DD">
        <w:t xml:space="preserve">Отправляются именно те интеграционные </w:t>
      </w:r>
      <w:r w:rsidR="004859DD">
        <w:rPr>
          <w:lang w:val="en-US"/>
        </w:rPr>
        <w:t>XML</w:t>
      </w:r>
      <w:r w:rsidR="004859DD">
        <w:t xml:space="preserve"> которые были сформированы. Перегенерации </w:t>
      </w:r>
      <w:r w:rsidR="004859DD">
        <w:rPr>
          <w:lang w:val="en-US"/>
        </w:rPr>
        <w:t>XML</w:t>
      </w:r>
      <w:r w:rsidR="004859DD">
        <w:t xml:space="preserve"> не происходит.</w:t>
      </w:r>
    </w:p>
    <w:p w14:paraId="34905F82" w14:textId="77777777" w:rsidR="0012704A" w:rsidRDefault="0012704A" w:rsidP="0012704A"/>
    <w:p w14:paraId="21ACC230" w14:textId="77777777" w:rsidR="0012704A" w:rsidRDefault="0012704A" w:rsidP="0012704A">
      <w:pPr>
        <w:pStyle w:val="6"/>
      </w:pPr>
      <w:r>
        <w:t>Перенос сообщений из подсистемы РК в шину интегарции</w:t>
      </w:r>
    </w:p>
    <w:p w14:paraId="7BA27B9C" w14:textId="1E9AD29D" w:rsidR="0012704A" w:rsidRDefault="0012704A" w:rsidP="0012704A">
      <w:r>
        <w:t>Перенос сообщений из таблицы «</w:t>
      </w:r>
      <w:r w:rsidRPr="008E3787">
        <w:t>notify_facade</w:t>
      </w:r>
      <w:r>
        <w:t xml:space="preserve">» в шину интеграции происходит асинхронно, через очередь </w:t>
      </w:r>
      <w:r>
        <w:rPr>
          <w:lang w:val="en-US"/>
        </w:rPr>
        <w:t>JMS</w:t>
      </w:r>
      <w:r>
        <w:t xml:space="preserve">. Для отправки сокрытых документов из подсистем в очередь РИС необходимо создать отдельную очередь </w:t>
      </w:r>
      <w:r>
        <w:rPr>
          <w:lang w:val="en-US"/>
        </w:rPr>
        <w:t>JMS</w:t>
      </w:r>
      <w:r>
        <w:t xml:space="preserve"> </w:t>
      </w:r>
      <w:r>
        <w:rPr>
          <w:szCs w:val="28"/>
        </w:rPr>
        <w:t>«</w:t>
      </w:r>
      <w:r>
        <w:rPr>
          <w:szCs w:val="28"/>
          <w:lang w:val="en-US"/>
        </w:rPr>
        <w:t>risInternalQueue</w:t>
      </w:r>
      <w:r>
        <w:rPr>
          <w:szCs w:val="28"/>
        </w:rPr>
        <w:t>»</w:t>
      </w:r>
      <w:r>
        <w:t>. Сообщения переносятся и</w:t>
      </w:r>
      <w:r w:rsidR="008C4A5B">
        <w:t>з</w:t>
      </w:r>
      <w:r w:rsidRPr="002F76A7">
        <w:t xml:space="preserve"> </w:t>
      </w:r>
      <w:r>
        <w:t xml:space="preserve">из таблицы </w:t>
      </w:r>
      <w:r>
        <w:rPr>
          <w:szCs w:val="28"/>
        </w:rPr>
        <w:t>«</w:t>
      </w:r>
      <w:r>
        <w:rPr>
          <w:szCs w:val="28"/>
          <w:lang w:val="en-US"/>
        </w:rPr>
        <w:t>n</w:t>
      </w:r>
      <w:r w:rsidRPr="00D917DA">
        <w:rPr>
          <w:szCs w:val="28"/>
          <w:lang w:val="en-US"/>
        </w:rPr>
        <w:t>otify</w:t>
      </w:r>
      <w:r>
        <w:rPr>
          <w:szCs w:val="28"/>
        </w:rPr>
        <w:t>_</w:t>
      </w:r>
      <w:r>
        <w:rPr>
          <w:szCs w:val="28"/>
          <w:lang w:val="en-US"/>
        </w:rPr>
        <w:t>f</w:t>
      </w:r>
      <w:r w:rsidRPr="00D917DA">
        <w:rPr>
          <w:szCs w:val="28"/>
          <w:lang w:val="en-US"/>
        </w:rPr>
        <w:t>acade</w:t>
      </w:r>
      <w:r>
        <w:rPr>
          <w:szCs w:val="28"/>
        </w:rPr>
        <w:t xml:space="preserve">» в очередь </w:t>
      </w:r>
      <w:r>
        <w:rPr>
          <w:szCs w:val="28"/>
          <w:lang w:val="en-US"/>
        </w:rPr>
        <w:t>JMS</w:t>
      </w:r>
      <w:r>
        <w:rPr>
          <w:szCs w:val="28"/>
        </w:rPr>
        <w:t xml:space="preserve"> отдельным процессом. Перенос происходит в случае, если тип системы «</w:t>
      </w:r>
      <w:r w:rsidRPr="00880CE7">
        <w:t>PARTNER_TYPE</w:t>
      </w:r>
      <w:r>
        <w:rPr>
          <w:szCs w:val="28"/>
        </w:rPr>
        <w:t xml:space="preserve">» равен значению </w:t>
      </w:r>
      <w:r w:rsidRPr="00B9574E">
        <w:rPr>
          <w:szCs w:val="28"/>
        </w:rPr>
        <w:t>«</w:t>
      </w:r>
      <w:r w:rsidRPr="00B9574E">
        <w:rPr>
          <w:szCs w:val="28"/>
          <w:lang w:val="en-US"/>
        </w:rPr>
        <w:t>RIS</w:t>
      </w:r>
      <w:r w:rsidRPr="00B9574E">
        <w:rPr>
          <w:szCs w:val="28"/>
        </w:rPr>
        <w:t>»</w:t>
      </w:r>
      <w:r>
        <w:rPr>
          <w:szCs w:val="28"/>
        </w:rPr>
        <w:t>.</w:t>
      </w:r>
    </w:p>
    <w:p w14:paraId="2581FC7F" w14:textId="77777777" w:rsidR="0012704A" w:rsidRDefault="0012704A" w:rsidP="0012704A"/>
    <w:p w14:paraId="48AF465A" w14:textId="77777777" w:rsidR="00787516" w:rsidRDefault="00787516" w:rsidP="00787516">
      <w:pPr>
        <w:pStyle w:val="4"/>
        <w:ind w:left="0"/>
        <w:rPr>
          <w:b/>
        </w:rPr>
      </w:pPr>
      <w:bookmarkStart w:id="40" w:name="_Ref403642488"/>
      <w:r w:rsidRPr="00010D76">
        <w:rPr>
          <w:b/>
        </w:rPr>
        <w:t xml:space="preserve">Требования к изменению процедур загрузки интеграционных пакетов </w:t>
      </w:r>
      <w:r>
        <w:rPr>
          <w:b/>
        </w:rPr>
        <w:t>в</w:t>
      </w:r>
      <w:r w:rsidRPr="00010D76">
        <w:rPr>
          <w:b/>
        </w:rPr>
        <w:t xml:space="preserve"> </w:t>
      </w:r>
      <w:r>
        <w:rPr>
          <w:b/>
        </w:rPr>
        <w:t>ЕИС</w:t>
      </w:r>
      <w:r w:rsidRPr="00010D76">
        <w:rPr>
          <w:b/>
        </w:rPr>
        <w:t xml:space="preserve"> из внешних систем</w:t>
      </w:r>
    </w:p>
    <w:p w14:paraId="67F343FF" w14:textId="17ACBC18" w:rsidR="007534C9" w:rsidRPr="00D56968" w:rsidRDefault="00823951" w:rsidP="005D3692">
      <w:pPr>
        <w:pStyle w:val="5"/>
        <w:numPr>
          <w:ilvl w:val="4"/>
          <w:numId w:val="10"/>
        </w:numPr>
        <w:rPr>
          <w:b/>
        </w:rPr>
      </w:pPr>
      <w:r>
        <w:rPr>
          <w:b/>
        </w:rPr>
        <w:t>Описание поведения системы при приеме интеграционных пакетов</w:t>
      </w:r>
      <w:bookmarkEnd w:id="40"/>
      <w:r w:rsidR="007534C9">
        <w:rPr>
          <w:b/>
        </w:rPr>
        <w:t xml:space="preserve"> </w:t>
      </w:r>
    </w:p>
    <w:p w14:paraId="583EE550" w14:textId="455172A1" w:rsidR="000D2099" w:rsidRPr="00330727" w:rsidRDefault="000D2099" w:rsidP="00330727">
      <w:pPr>
        <w:pStyle w:val="6"/>
        <w:numPr>
          <w:ilvl w:val="5"/>
          <w:numId w:val="10"/>
        </w:numPr>
        <w:rPr>
          <w:b/>
        </w:rPr>
      </w:pPr>
      <w:r w:rsidRPr="00330727">
        <w:rPr>
          <w:b/>
        </w:rPr>
        <w:t>Размещение контрактов от имени другой организации</w:t>
      </w:r>
    </w:p>
    <w:p w14:paraId="3A7F6BA5" w14:textId="77777777" w:rsidR="000D2099" w:rsidRDefault="000D2099" w:rsidP="003534F0">
      <w:pPr>
        <w:ind w:left="141"/>
      </w:pPr>
    </w:p>
    <w:p w14:paraId="405DAC6F" w14:textId="2AE7AAF3" w:rsidR="00E011EC" w:rsidRDefault="00E011EC" w:rsidP="00E011EC">
      <w:r>
        <w:t>При приеме пакетов «</w:t>
      </w:r>
      <w:r w:rsidRPr="0060372B">
        <w:t>Информация о заключенном контракте</w:t>
      </w:r>
      <w:r>
        <w:t>»</w:t>
      </w:r>
      <w:r w:rsidRPr="0060372B">
        <w:t xml:space="preserve"> (contract)</w:t>
      </w:r>
      <w:r>
        <w:t xml:space="preserve"> и «</w:t>
      </w:r>
      <w:r w:rsidRPr="0060372B">
        <w:t>Информация об исполнении (расторжении) контракта</w:t>
      </w:r>
      <w:r>
        <w:t>»</w:t>
      </w:r>
      <w:r w:rsidRPr="0060372B">
        <w:t xml:space="preserve"> (contractProcedure)</w:t>
      </w:r>
      <w:r>
        <w:t xml:space="preserve"> должен быть реализован следующий алгоритм</w:t>
      </w:r>
      <w:r w:rsidR="005A0C90">
        <w:t xml:space="preserve"> распознавания организации, размещающей контракт</w:t>
      </w:r>
      <w:r>
        <w:t>.</w:t>
      </w:r>
    </w:p>
    <w:p w14:paraId="76F0E156" w14:textId="77777777" w:rsidR="00823951" w:rsidRPr="00823951" w:rsidRDefault="00823951" w:rsidP="00823951"/>
    <w:p w14:paraId="51EAF110" w14:textId="77777777" w:rsidR="00823951" w:rsidRDefault="00823951" w:rsidP="00823951">
      <w:r w:rsidRPr="00823951">
        <w:t>1) Альтернативная интеграция:</w:t>
      </w:r>
    </w:p>
    <w:p w14:paraId="7101B5D2" w14:textId="77777777" w:rsidR="00E011EC" w:rsidRPr="00823951" w:rsidRDefault="00E011EC" w:rsidP="00823951"/>
    <w:p w14:paraId="7265758E" w14:textId="79A0925A" w:rsidR="00793EE1" w:rsidRDefault="00823951" w:rsidP="00823951">
      <w:r w:rsidRPr="00823951">
        <w:t>Проверяем логин пользователя, загружающего контракт.</w:t>
      </w:r>
      <w:r>
        <w:t xml:space="preserve"> </w:t>
      </w:r>
      <w:r w:rsidRPr="00823951">
        <w:t>Если этот логин принадлежит организации с полномочием Организация, осуществляющая полномочия заказчика (ОПЗ),</w:t>
      </w:r>
      <w:r>
        <w:t xml:space="preserve"> </w:t>
      </w:r>
      <w:r w:rsidRPr="00823951">
        <w:t xml:space="preserve">то </w:t>
      </w:r>
      <w:r w:rsidR="00F504C5">
        <w:t>выполняются контроли РК_ИК_0015, РК_ИК_0016, РК_ИК_0017</w:t>
      </w:r>
      <w:r w:rsidR="00F6585A">
        <w:t xml:space="preserve">, </w:t>
      </w:r>
      <w:r w:rsidR="00F6585A" w:rsidRPr="00F6585A">
        <w:t>РК_ИК_045</w:t>
      </w:r>
      <w:r w:rsidR="00F6585A">
        <w:t>6.</w:t>
      </w:r>
    </w:p>
    <w:p w14:paraId="3CE67217" w14:textId="3C78EA9A" w:rsidR="00F6585A" w:rsidRPr="00AE0543" w:rsidRDefault="00AE0543" w:rsidP="00823951">
      <w:r>
        <w:lastRenderedPageBreak/>
        <w:t xml:space="preserve">Таким образом, требуется, чтобы во входящем </w:t>
      </w:r>
      <w:r>
        <w:rPr>
          <w:lang w:val="en-US"/>
        </w:rPr>
        <w:t>XML</w:t>
      </w:r>
      <w:r w:rsidRPr="00AE0543">
        <w:t>-</w:t>
      </w:r>
      <w:r>
        <w:t>документе был указан блок «</w:t>
      </w:r>
      <w:r w:rsidRPr="00AE0543">
        <w:t>Информация об организации, разместившей контракт</w:t>
      </w:r>
      <w:r>
        <w:t>» (</w:t>
      </w:r>
      <w:r>
        <w:rPr>
          <w:lang w:val="en-US"/>
        </w:rPr>
        <w:t>placer</w:t>
      </w:r>
      <w:r>
        <w:t>)</w:t>
      </w:r>
      <w:r w:rsidRPr="00AE0543">
        <w:t xml:space="preserve"> </w:t>
      </w:r>
      <w:r>
        <w:t>и сведения из этого блока совпадали со сведениями организации пользователя, загружающего контракт.</w:t>
      </w:r>
      <w:r w:rsidR="00DE0532">
        <w:t xml:space="preserve"> Контролируется, что организация, разместившая контракт, входит в перечень </w:t>
      </w:r>
      <w:r w:rsidR="00DE0532" w:rsidRPr="00DE0532">
        <w:t>организаций-правопредшественников согласно ЕГРЮЛ</w:t>
      </w:r>
      <w:r w:rsidR="00DE0532">
        <w:t xml:space="preserve"> и контракт сформирован по открытому типу, либо реестровый номер контракта </w:t>
      </w:r>
      <w:r w:rsidR="00DE0532" w:rsidRPr="00DE0532">
        <w:t>есть в служебной таблице для ведения перечня документов правопредшествеенников</w:t>
      </w:r>
      <w:r w:rsidR="00DE0532">
        <w:t>.</w:t>
      </w:r>
    </w:p>
    <w:p w14:paraId="3227B079" w14:textId="77777777" w:rsidR="00AE0543" w:rsidRDefault="00AE0543" w:rsidP="00823951"/>
    <w:p w14:paraId="72D2AD82" w14:textId="7BB77E00" w:rsidR="00823951" w:rsidRDefault="00F504C5" w:rsidP="00823951">
      <w:r>
        <w:t>Если контроли успешно пройдены,</w:t>
      </w:r>
      <w:r w:rsidR="00823951" w:rsidRPr="00823951">
        <w:t xml:space="preserve"> то пакет принимаем, сохраняем контракт и считаем</w:t>
      </w:r>
      <w:r w:rsidR="00D151C9">
        <w:t>,</w:t>
      </w:r>
      <w:r w:rsidR="00823951" w:rsidRPr="00823951">
        <w:t xml:space="preserve"> что его разместил ОПЗ для заказчика.</w:t>
      </w:r>
    </w:p>
    <w:p w14:paraId="3D2EC4DC" w14:textId="7AABE1A3" w:rsidR="00823951" w:rsidRDefault="00823951" w:rsidP="00823951">
      <w:r w:rsidRPr="00823951">
        <w:t>Условия для показа такого контракта должны быть те же что и для контракта</w:t>
      </w:r>
      <w:r w:rsidR="00F504C5">
        <w:t>,</w:t>
      </w:r>
      <w:r w:rsidRPr="00823951">
        <w:t xml:space="preserve"> созданного на ГУИ ОПЗ для заказчика.</w:t>
      </w:r>
    </w:p>
    <w:p w14:paraId="4EC74B07" w14:textId="77777777" w:rsidR="000D2099" w:rsidRDefault="000D2099" w:rsidP="00823951"/>
    <w:p w14:paraId="18B72F95" w14:textId="2C13D073" w:rsidR="00C70450" w:rsidRDefault="00C70450" w:rsidP="00823951">
      <w:r>
        <w:t xml:space="preserve">Если </w:t>
      </w:r>
      <w:r w:rsidRPr="00823951">
        <w:t>логин пользователя, загружающего контракт</w:t>
      </w:r>
      <w:r>
        <w:t xml:space="preserve">, принадлежит организации –заказчику, то содержимое блока </w:t>
      </w:r>
      <w:r>
        <w:rPr>
          <w:lang w:val="en-US"/>
        </w:rPr>
        <w:t>placer</w:t>
      </w:r>
      <w:r w:rsidRPr="00C70450">
        <w:t xml:space="preserve"> </w:t>
      </w:r>
      <w:r>
        <w:t>при загрузке игнорируется, к</w:t>
      </w:r>
      <w:r w:rsidRPr="00A13C06">
        <w:t>онтракт попадает в ЛК той организации, которая указано в поле customer</w:t>
      </w:r>
      <w:r>
        <w:t>.</w:t>
      </w:r>
    </w:p>
    <w:p w14:paraId="0F3091FD" w14:textId="77777777" w:rsidR="008521CB" w:rsidRPr="00C70450" w:rsidRDefault="008521CB" w:rsidP="00823951"/>
    <w:p w14:paraId="464301CA" w14:textId="2CA3D290" w:rsidR="00823951" w:rsidRDefault="00823951" w:rsidP="00823951">
      <w:r w:rsidRPr="00823951">
        <w:t>2</w:t>
      </w:r>
      <w:r w:rsidRPr="00A13C06">
        <w:t>) Базовая интеграция:</w:t>
      </w:r>
    </w:p>
    <w:p w14:paraId="23D1AC2A" w14:textId="77777777" w:rsidR="008521CB" w:rsidRPr="00A13C06" w:rsidRDefault="008521CB" w:rsidP="00823951"/>
    <w:p w14:paraId="7FD2F34A" w14:textId="189B251E" w:rsidR="00A13C06" w:rsidRPr="00AE0543" w:rsidRDefault="00AE0543" w:rsidP="00823951">
      <w:r>
        <w:t xml:space="preserve">Если во входящем </w:t>
      </w:r>
      <w:r>
        <w:rPr>
          <w:lang w:val="en-US"/>
        </w:rPr>
        <w:t>XML</w:t>
      </w:r>
      <w:r w:rsidRPr="00AE0543">
        <w:t>-</w:t>
      </w:r>
      <w:r>
        <w:t>документе указан блок «</w:t>
      </w:r>
      <w:r w:rsidRPr="00AE0543">
        <w:t>Информация об организации, разместившей контракт</w:t>
      </w:r>
      <w:r>
        <w:t>» (</w:t>
      </w:r>
      <w:r>
        <w:rPr>
          <w:lang w:val="en-US"/>
        </w:rPr>
        <w:t>placer</w:t>
      </w:r>
      <w:r>
        <w:t>) и успешно пройдены контроли РК_ИК_0015, РК_ИК_0017,</w:t>
      </w:r>
      <w:r w:rsidR="00F6585A">
        <w:t xml:space="preserve"> </w:t>
      </w:r>
      <w:r w:rsidR="00F6585A" w:rsidRPr="00F6585A">
        <w:t>РК_ИК_045</w:t>
      </w:r>
      <w:r w:rsidR="00F6585A">
        <w:t>6</w:t>
      </w:r>
      <w:r>
        <w:t xml:space="preserve"> то к</w:t>
      </w:r>
      <w:r w:rsidRPr="00A13C06">
        <w:t>онтракт попадает в ЛК той организации,</w:t>
      </w:r>
      <w:r>
        <w:t xml:space="preserve"> которая указана в блоке </w:t>
      </w:r>
      <w:r>
        <w:rPr>
          <w:lang w:val="en-US"/>
        </w:rPr>
        <w:t>placer</w:t>
      </w:r>
      <w:r>
        <w:t>.</w:t>
      </w:r>
    </w:p>
    <w:p w14:paraId="13A8825E" w14:textId="1B3D7CFC" w:rsidR="00823951" w:rsidRPr="00823951" w:rsidRDefault="00AE0543" w:rsidP="00823951">
      <w:r>
        <w:t xml:space="preserve">Если во входящем </w:t>
      </w:r>
      <w:r>
        <w:rPr>
          <w:lang w:val="en-US"/>
        </w:rPr>
        <w:t>XML</w:t>
      </w:r>
      <w:r w:rsidRPr="00AE0543">
        <w:t>-</w:t>
      </w:r>
      <w:r>
        <w:t>документе не указан блок «</w:t>
      </w:r>
      <w:r w:rsidRPr="00AE0543">
        <w:t>Информация об организации, разместившей контракт</w:t>
      </w:r>
      <w:r>
        <w:t>» (</w:t>
      </w:r>
      <w:r>
        <w:rPr>
          <w:lang w:val="en-US"/>
        </w:rPr>
        <w:t>placer</w:t>
      </w:r>
      <w:r>
        <w:t>), то к</w:t>
      </w:r>
      <w:r w:rsidR="00823951" w:rsidRPr="00A13C06">
        <w:t>онтракт попадает в ЛК той организации</w:t>
      </w:r>
      <w:r w:rsidR="00F504C5" w:rsidRPr="00A13C06">
        <w:t>,</w:t>
      </w:r>
      <w:r w:rsidR="00823951" w:rsidRPr="00A13C06">
        <w:t xml:space="preserve"> которая указано в поле customer</w:t>
      </w:r>
      <w:r w:rsidR="000D2099" w:rsidRPr="00A13C06">
        <w:t>.</w:t>
      </w:r>
    </w:p>
    <w:p w14:paraId="4C7AA01B" w14:textId="77777777" w:rsidR="00A22AEC" w:rsidRDefault="00A22AEC" w:rsidP="004E05D0"/>
    <w:p w14:paraId="129B4A2F" w14:textId="2DEAE89C" w:rsidR="000D2099" w:rsidRDefault="000D2099" w:rsidP="00330727">
      <w:pPr>
        <w:pStyle w:val="6"/>
        <w:numPr>
          <w:ilvl w:val="5"/>
          <w:numId w:val="10"/>
        </w:numPr>
      </w:pPr>
      <w:r>
        <w:rPr>
          <w:b/>
        </w:rPr>
        <w:t xml:space="preserve">Автоматическое согласование </w:t>
      </w:r>
      <w:r w:rsidRPr="000D2099">
        <w:rPr>
          <w:b/>
        </w:rPr>
        <w:t xml:space="preserve">контрактов </w:t>
      </w:r>
    </w:p>
    <w:p w14:paraId="6A79A86A" w14:textId="77777777" w:rsidR="000D2099" w:rsidRDefault="000D2099" w:rsidP="004E05D0"/>
    <w:p w14:paraId="416017EB" w14:textId="443F6B2D" w:rsidR="000D2099" w:rsidRPr="000D2099" w:rsidRDefault="000D2099" w:rsidP="000D2099">
      <w:r>
        <w:rPr>
          <w:lang w:val="en-US"/>
        </w:rPr>
        <w:t>XML</w:t>
      </w:r>
      <w:r w:rsidRPr="000D2099">
        <w:t>-</w:t>
      </w:r>
      <w:r>
        <w:t xml:space="preserve">документ, присланный по базовой </w:t>
      </w:r>
      <w:r w:rsidR="00884DAB">
        <w:t>интеграции</w:t>
      </w:r>
      <w:r>
        <w:t>, считается автоматически согласованным.</w:t>
      </w:r>
    </w:p>
    <w:p w14:paraId="37AFCEC1" w14:textId="6B589BDB" w:rsidR="000D2099" w:rsidRDefault="000D2099" w:rsidP="000D2099">
      <w:r>
        <w:t xml:space="preserve">В случае если </w:t>
      </w:r>
      <w:r>
        <w:rPr>
          <w:lang w:val="en-US"/>
        </w:rPr>
        <w:t>XML</w:t>
      </w:r>
      <w:r w:rsidRPr="005F43FA">
        <w:t>-</w:t>
      </w:r>
      <w:r>
        <w:t xml:space="preserve">документ, присланный в составе </w:t>
      </w:r>
      <w:r>
        <w:rPr>
          <w:lang w:val="en-US"/>
        </w:rPr>
        <w:t>POST</w:t>
      </w:r>
      <w:r w:rsidRPr="005F43FA">
        <w:t>-</w:t>
      </w:r>
      <w:r>
        <w:t xml:space="preserve">запроса (альтернативная интеграция), требует согласования другой организации (например, уполномоченного органа), следует анализировать, что присланная ЭЦП принадлежит именно той организации, которая должна осуществлять согласование. В случае если это так, документ считается согласованным (значение поля </w:t>
      </w:r>
      <w:r w:rsidRPr="00C31863">
        <w:t>is_confirmed_external</w:t>
      </w:r>
      <w:r>
        <w:t xml:space="preserve"> в </w:t>
      </w:r>
      <w:r>
        <w:lastRenderedPageBreak/>
        <w:t xml:space="preserve">таблице </w:t>
      </w:r>
      <w:r w:rsidRPr="00C31863">
        <w:t>notif_z.notice</w:t>
      </w:r>
      <w:r>
        <w:t xml:space="preserve"> устанавливается в 1). Иначе ничего не происходит (в поле </w:t>
      </w:r>
      <w:r w:rsidRPr="00C31863">
        <w:t>is_confirmed_external</w:t>
      </w:r>
      <w:r>
        <w:t xml:space="preserve"> пишется по умолчанию 0).</w:t>
      </w:r>
    </w:p>
    <w:p w14:paraId="6E9B9EA6" w14:textId="5B17C784" w:rsidR="000D2099" w:rsidRPr="008B5B52" w:rsidRDefault="000D2099" w:rsidP="000D2099">
      <w:r>
        <w:t xml:space="preserve">В </w:t>
      </w:r>
      <w:r>
        <w:rPr>
          <w:lang w:val="en-US"/>
        </w:rPr>
        <w:t>GUI</w:t>
      </w:r>
      <w:r w:rsidRPr="008B5B52">
        <w:t xml:space="preserve"> </w:t>
      </w:r>
      <w:r>
        <w:t xml:space="preserve">такой автоматически согласованный документ отображается в ЛК Заказчика </w:t>
      </w:r>
      <w:r w:rsidR="000D6EC0">
        <w:t xml:space="preserve">и после </w:t>
      </w:r>
      <w:r>
        <w:t>публикации</w:t>
      </w:r>
      <w:r w:rsidR="000D6EC0">
        <w:t xml:space="preserve"> не уходит на согласование</w:t>
      </w:r>
      <w:r>
        <w:t>.</w:t>
      </w:r>
    </w:p>
    <w:p w14:paraId="63222CA8" w14:textId="77777777" w:rsidR="000D2099" w:rsidRPr="00BF762D" w:rsidRDefault="000D2099" w:rsidP="000D2099"/>
    <w:p w14:paraId="31180784" w14:textId="77777777" w:rsidR="000D2099" w:rsidRDefault="000D2099" w:rsidP="000D2099">
      <w:r>
        <w:t>Данный функционал следует реализовать при приеме следующих объектов:</w:t>
      </w:r>
    </w:p>
    <w:p w14:paraId="01E52EAB" w14:textId="77777777" w:rsidR="000D2099" w:rsidRDefault="000D2099" w:rsidP="000D2099"/>
    <w:p w14:paraId="2C6A9FA3" w14:textId="09CF2454" w:rsidR="000D2099" w:rsidRPr="004914FE" w:rsidRDefault="000D2099" w:rsidP="000D2099">
      <w:r w:rsidRPr="004914FE">
        <w:t>1) Сведения о контракте</w:t>
      </w:r>
      <w:r w:rsidR="007F2CE1">
        <w:t xml:space="preserve"> (</w:t>
      </w:r>
      <w:r w:rsidR="007F2CE1">
        <w:rPr>
          <w:lang w:val="en-US"/>
        </w:rPr>
        <w:t>contract</w:t>
      </w:r>
      <w:r w:rsidR="007F2CE1">
        <w:t>)</w:t>
      </w:r>
      <w:r>
        <w:t>;</w:t>
      </w:r>
    </w:p>
    <w:p w14:paraId="117B0DF4" w14:textId="6BB4A8D0" w:rsidR="000D2099" w:rsidRDefault="007F2CE1" w:rsidP="000D2099">
      <w:r w:rsidRPr="00726764">
        <w:t>2</w:t>
      </w:r>
      <w:r w:rsidR="000D2099" w:rsidRPr="004914FE">
        <w:t>) Сведения об исполнении</w:t>
      </w:r>
      <w:r w:rsidR="000D2099">
        <w:t xml:space="preserve"> </w:t>
      </w:r>
      <w:r w:rsidR="000D2099" w:rsidRPr="004914FE">
        <w:t>(расторжении) контракта</w:t>
      </w:r>
      <w:r w:rsidRPr="007F2CE1">
        <w:t xml:space="preserve"> </w:t>
      </w:r>
      <w:r>
        <w:t>(</w:t>
      </w:r>
      <w:r>
        <w:rPr>
          <w:lang w:val="en-US"/>
        </w:rPr>
        <w:t>contractProcedure</w:t>
      </w:r>
      <w:r>
        <w:t>)</w:t>
      </w:r>
      <w:r w:rsidR="000D2099">
        <w:t>.</w:t>
      </w:r>
    </w:p>
    <w:p w14:paraId="32F00496" w14:textId="77777777" w:rsidR="00823951" w:rsidRDefault="00823951" w:rsidP="003534F0">
      <w:pPr>
        <w:ind w:left="141"/>
      </w:pPr>
    </w:p>
    <w:p w14:paraId="7A590F4C" w14:textId="7276CCA1" w:rsidR="00330727" w:rsidRPr="00C04DAE" w:rsidRDefault="00330727" w:rsidP="00330727">
      <w:pPr>
        <w:pStyle w:val="5"/>
        <w:numPr>
          <w:ilvl w:val="4"/>
          <w:numId w:val="10"/>
        </w:numPr>
        <w:rPr>
          <w:b/>
        </w:rPr>
      </w:pPr>
      <w:bookmarkStart w:id="41" w:name="_Ref82181830"/>
      <w:bookmarkStart w:id="42" w:name="_Ref37781931"/>
      <w:bookmarkStart w:id="43" w:name="_Ref70592622"/>
      <w:r>
        <w:rPr>
          <w:b/>
        </w:rPr>
        <w:t>Особенности приема документов по новой «бесшовной» интеграции</w:t>
      </w:r>
      <w:bookmarkEnd w:id="41"/>
    </w:p>
    <w:p w14:paraId="45ACDF34" w14:textId="77777777" w:rsidR="00330727" w:rsidRDefault="00330727" w:rsidP="00330727"/>
    <w:p w14:paraId="13FBACD4" w14:textId="7F9115D9" w:rsidR="00330727" w:rsidRDefault="00330727" w:rsidP="00330727">
      <w:r>
        <w:t>Согласно доработке «</w:t>
      </w:r>
      <w:r w:rsidRPr="00C04DAE">
        <w:t>Реализация особенностей осуществления контроля по заказчикам г. Москвы</w:t>
      </w:r>
      <w:r>
        <w:t xml:space="preserve">» реализован прием по бесшовной интеграции через </w:t>
      </w:r>
      <w:r>
        <w:rPr>
          <w:lang w:val="en-US"/>
        </w:rPr>
        <w:t>Web</w:t>
      </w:r>
      <w:r w:rsidRPr="00C04DAE">
        <w:t>-</w:t>
      </w:r>
      <w:r>
        <w:t>сервис в рамках «новой» бесшовной интеграции следующих документов:</w:t>
      </w:r>
    </w:p>
    <w:p w14:paraId="3921F9D0" w14:textId="77777777" w:rsidR="00330727" w:rsidRDefault="00330727" w:rsidP="00330727"/>
    <w:p w14:paraId="67796E43" w14:textId="77777777" w:rsidR="00330727" w:rsidRDefault="00330727" w:rsidP="00451456">
      <w:pPr>
        <w:pStyle w:val="-4"/>
        <w:numPr>
          <w:ilvl w:val="0"/>
          <w:numId w:val="11"/>
        </w:numPr>
      </w:pPr>
      <w:r>
        <w:t>«</w:t>
      </w:r>
      <w:r w:rsidRPr="00376C32">
        <w:t>Проект информации о заключенном контракте с 01.01.2015</w:t>
      </w:r>
      <w:r>
        <w:t>» (</w:t>
      </w:r>
      <w:r w:rsidRPr="00376C32">
        <w:t>contractProject</w:t>
      </w:r>
      <w:r>
        <w:t>);</w:t>
      </w:r>
    </w:p>
    <w:p w14:paraId="3887E80B" w14:textId="77777777" w:rsidR="00330727" w:rsidRDefault="00330727" w:rsidP="00451456">
      <w:pPr>
        <w:pStyle w:val="-4"/>
        <w:numPr>
          <w:ilvl w:val="0"/>
          <w:numId w:val="11"/>
        </w:numPr>
      </w:pPr>
      <w:r>
        <w:t>«</w:t>
      </w:r>
      <w:r w:rsidRPr="00376C32">
        <w:t>Проект информации о заключенном контракте с 01.01.2015 с уведомлением о соответствии контролируемой информации</w:t>
      </w:r>
      <w:r>
        <w:t>» (</w:t>
      </w:r>
      <w:r w:rsidRPr="00376C32">
        <w:t>contractProjectControlNC</w:t>
      </w:r>
      <w:r>
        <w:t>);</w:t>
      </w:r>
    </w:p>
    <w:p w14:paraId="50DDB075" w14:textId="77777777" w:rsidR="00330727" w:rsidRDefault="00330727" w:rsidP="00451456">
      <w:pPr>
        <w:pStyle w:val="-4"/>
        <w:numPr>
          <w:ilvl w:val="0"/>
          <w:numId w:val="11"/>
        </w:numPr>
      </w:pPr>
      <w:r>
        <w:t>«</w:t>
      </w:r>
      <w:r w:rsidRPr="00376C32">
        <w:t>Проект информации о заключенном контракте с 01.01.2015 (непубличные данные)</w:t>
      </w:r>
      <w:r>
        <w:t>» (</w:t>
      </w:r>
      <w:r w:rsidRPr="00376C32">
        <w:t>closedContractProject</w:t>
      </w:r>
      <w:r>
        <w:t>);</w:t>
      </w:r>
    </w:p>
    <w:p w14:paraId="63C756C3" w14:textId="77777777" w:rsidR="00330727" w:rsidRDefault="00330727" w:rsidP="00451456">
      <w:pPr>
        <w:pStyle w:val="-4"/>
        <w:numPr>
          <w:ilvl w:val="0"/>
          <w:numId w:val="11"/>
        </w:numPr>
      </w:pPr>
      <w:r>
        <w:t>«</w:t>
      </w:r>
      <w:r w:rsidRPr="00376C32">
        <w:t>Проект информации о заключенном контракте с 01.01.2015 с уведомлением о соответствии контролируемой информации (непубличные данные)</w:t>
      </w:r>
      <w:r>
        <w:t>» (</w:t>
      </w:r>
      <w:r w:rsidRPr="00376C32">
        <w:t>closedContractProjectControlNC</w:t>
      </w:r>
      <w:r>
        <w:t>);</w:t>
      </w:r>
    </w:p>
    <w:p w14:paraId="71586402" w14:textId="77777777" w:rsidR="00330727" w:rsidRDefault="00330727" w:rsidP="00451456">
      <w:pPr>
        <w:pStyle w:val="-4"/>
        <w:numPr>
          <w:ilvl w:val="0"/>
          <w:numId w:val="11"/>
        </w:numPr>
      </w:pPr>
      <w:r>
        <w:t>«</w:t>
      </w:r>
      <w:r w:rsidRPr="008B199C">
        <w:t>Проект информации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w:t>
      </w:r>
      <w:r>
        <w:t>» (</w:t>
      </w:r>
      <w:r w:rsidRPr="008B199C">
        <w:t>contractProcedureProject</w:t>
      </w:r>
      <w:r>
        <w:t>);</w:t>
      </w:r>
    </w:p>
    <w:p w14:paraId="67019384" w14:textId="77777777" w:rsidR="00330727" w:rsidRDefault="00330727" w:rsidP="00451456">
      <w:pPr>
        <w:pStyle w:val="-4"/>
        <w:numPr>
          <w:ilvl w:val="0"/>
          <w:numId w:val="11"/>
        </w:numPr>
      </w:pPr>
      <w:r>
        <w:t>«</w:t>
      </w:r>
      <w:r w:rsidRPr="008B199C">
        <w:t>Проект информации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 с уведомлением о соответствии контролируемой информации</w:t>
      </w:r>
      <w:r>
        <w:t>» (</w:t>
      </w:r>
      <w:r w:rsidRPr="008B199C">
        <w:t>contractProcedureProjectControlNC</w:t>
      </w:r>
      <w:r>
        <w:t>);</w:t>
      </w:r>
    </w:p>
    <w:p w14:paraId="42851348" w14:textId="77777777" w:rsidR="00330727" w:rsidRDefault="00330727" w:rsidP="00451456">
      <w:pPr>
        <w:pStyle w:val="-4"/>
        <w:numPr>
          <w:ilvl w:val="0"/>
          <w:numId w:val="11"/>
        </w:numPr>
      </w:pPr>
      <w:r>
        <w:lastRenderedPageBreak/>
        <w:t>«</w:t>
      </w:r>
      <w:r w:rsidRPr="008B199C">
        <w:t>Проект информации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 (непубличные данные)</w:t>
      </w:r>
      <w:r>
        <w:t>» (</w:t>
      </w:r>
      <w:r w:rsidRPr="008B199C">
        <w:t>closedContractProcedureProject</w:t>
      </w:r>
      <w:r>
        <w:t>);</w:t>
      </w:r>
    </w:p>
    <w:p w14:paraId="06419351" w14:textId="77777777" w:rsidR="00330727" w:rsidRDefault="00330727" w:rsidP="00451456">
      <w:pPr>
        <w:pStyle w:val="-4"/>
        <w:numPr>
          <w:ilvl w:val="0"/>
          <w:numId w:val="11"/>
        </w:numPr>
      </w:pPr>
      <w:r>
        <w:t>«</w:t>
      </w:r>
      <w:r w:rsidRPr="008B199C">
        <w:t>Проект информации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 с уведомлением о соответствии контролируемой информации (непубличные данные)</w:t>
      </w:r>
      <w:r>
        <w:t>» (</w:t>
      </w:r>
      <w:r w:rsidRPr="008B199C">
        <w:t>closedContractProcedureProjectControlNC</w:t>
      </w:r>
      <w:r>
        <w:t>);</w:t>
      </w:r>
    </w:p>
    <w:p w14:paraId="1CBD3BF5" w14:textId="77777777" w:rsidR="00330727" w:rsidRDefault="00330727" w:rsidP="00451456">
      <w:pPr>
        <w:pStyle w:val="-4"/>
        <w:numPr>
          <w:ilvl w:val="0"/>
          <w:numId w:val="11"/>
        </w:numPr>
      </w:pPr>
      <w:r>
        <w:t>«</w:t>
      </w:r>
      <w:r w:rsidRPr="008B199C">
        <w:t>Проект информации об отмене исполнения (расторжения) контракта</w:t>
      </w:r>
      <w:r>
        <w:t>» (</w:t>
      </w:r>
      <w:r w:rsidRPr="008B199C">
        <w:t>contractProcedureCancelProject</w:t>
      </w:r>
      <w:r>
        <w:t>).</w:t>
      </w:r>
    </w:p>
    <w:p w14:paraId="22B1DBF4" w14:textId="77777777" w:rsidR="00330727" w:rsidRDefault="00330727" w:rsidP="00330727">
      <w:pPr>
        <w:pStyle w:val="-4"/>
        <w:ind w:left="927" w:firstLine="0"/>
      </w:pPr>
    </w:p>
    <w:p w14:paraId="1C4FF117" w14:textId="77777777" w:rsidR="00330727" w:rsidRDefault="00330727" w:rsidP="00330727">
      <w:pPr>
        <w:pStyle w:val="-4"/>
        <w:ind w:left="927" w:firstLine="0"/>
      </w:pPr>
    </w:p>
    <w:p w14:paraId="41E0C3D7" w14:textId="77777777" w:rsidR="00330727" w:rsidRDefault="00330727" w:rsidP="00330727">
      <w:pPr>
        <w:ind w:firstLine="0"/>
      </w:pPr>
      <w:r>
        <w:t xml:space="preserve">Указанные документы описаны в схеме </w:t>
      </w:r>
      <w:r w:rsidRPr="00CA3DE6">
        <w:t>eisWSMessages.xsd</w:t>
      </w:r>
      <w:r>
        <w:t>.</w:t>
      </w:r>
    </w:p>
    <w:p w14:paraId="66C5E9B1" w14:textId="77777777" w:rsidR="00330727" w:rsidRDefault="00330727" w:rsidP="00330727">
      <w:pPr>
        <w:ind w:firstLine="0"/>
      </w:pPr>
    </w:p>
    <w:p w14:paraId="51A31C4B" w14:textId="77777777" w:rsidR="00330727" w:rsidRDefault="00330727" w:rsidP="00330727">
      <w:pPr>
        <w:ind w:firstLine="0"/>
      </w:pPr>
      <w:r>
        <w:t>При приеме документов с результатами контроля следует выполнять требования, описанные в разделе «</w:t>
      </w:r>
      <w:r>
        <w:fldChar w:fldCharType="begin"/>
      </w:r>
      <w:r>
        <w:instrText xml:space="preserve"> REF _Ref70592622 \h </w:instrText>
      </w:r>
      <w:r>
        <w:fldChar w:fldCharType="separate"/>
      </w:r>
      <w:r w:rsidRPr="00731D2A">
        <w:rPr>
          <w:b/>
        </w:rPr>
        <w:t>Приём проектов документов с результатами контроля</w:t>
      </w:r>
      <w:r>
        <w:fldChar w:fldCharType="end"/>
      </w:r>
      <w:r>
        <w:t>».</w:t>
      </w:r>
    </w:p>
    <w:p w14:paraId="79813FC9" w14:textId="77777777" w:rsidR="00330727" w:rsidRDefault="00330727" w:rsidP="00330727">
      <w:pPr>
        <w:ind w:firstLine="0"/>
      </w:pPr>
    </w:p>
    <w:p w14:paraId="6E78FA5A" w14:textId="77777777" w:rsidR="00330727" w:rsidRDefault="00330727" w:rsidP="00330727">
      <w:r>
        <w:t xml:space="preserve">В случае прохождения всех интеграционных контролей и контролей размещения при приеме документов через </w:t>
      </w:r>
      <w:r>
        <w:rPr>
          <w:lang w:val="en-US"/>
        </w:rPr>
        <w:t>Web</w:t>
      </w:r>
      <w:r w:rsidRPr="00C04DAE">
        <w:t>-</w:t>
      </w:r>
      <w:r>
        <w:t>сервис в рамках «новой» бесшовной интеграции, в подсистеме формируется подтверждение успешного приёма «</w:t>
      </w:r>
      <w:r w:rsidRPr="00DF4AC4">
        <w:t>Уведомление о результатах обработки информационного пакета</w:t>
      </w:r>
      <w:r>
        <w:t>» (</w:t>
      </w:r>
      <w:r w:rsidRPr="00E07620">
        <w:t>wsProcessingResult</w:t>
      </w:r>
      <w:r>
        <w:t xml:space="preserve">) по схеме </w:t>
      </w:r>
      <w:r>
        <w:rPr>
          <w:lang w:val="en-US"/>
        </w:rPr>
        <w:t>fcsInternal</w:t>
      </w:r>
      <w:r w:rsidRPr="008D0ECC">
        <w:t>.</w:t>
      </w:r>
      <w:r>
        <w:rPr>
          <w:lang w:val="en-US"/>
        </w:rPr>
        <w:t>xsd</w:t>
      </w:r>
      <w:r>
        <w:t>. Алгоритм формирования подтверждения приведён в таблице ниже:</w:t>
      </w:r>
    </w:p>
    <w:p w14:paraId="3229441C" w14:textId="77777777" w:rsidR="00330727" w:rsidRDefault="00330727" w:rsidP="00330727"/>
    <w:p w14:paraId="7426B1EC" w14:textId="350AED8E" w:rsidR="00330727" w:rsidRPr="00144800" w:rsidRDefault="00330727" w:rsidP="00330727">
      <w:pPr>
        <w:pStyle w:val="affb"/>
        <w:keepNext/>
        <w:rPr>
          <w:b w:val="0"/>
          <w:color w:val="auto"/>
          <w:sz w:val="28"/>
          <w:szCs w:val="28"/>
        </w:rPr>
      </w:pPr>
      <w:r w:rsidRPr="00144800">
        <w:rPr>
          <w:b w:val="0"/>
          <w:color w:val="auto"/>
          <w:sz w:val="28"/>
          <w:szCs w:val="28"/>
        </w:rPr>
        <w:t xml:space="preserve">Таблица </w:t>
      </w:r>
      <w:r w:rsidRPr="00144800">
        <w:rPr>
          <w:b w:val="0"/>
          <w:color w:val="auto"/>
          <w:sz w:val="28"/>
          <w:szCs w:val="28"/>
        </w:rPr>
        <w:fldChar w:fldCharType="begin"/>
      </w:r>
      <w:r w:rsidRPr="00144800">
        <w:rPr>
          <w:b w:val="0"/>
          <w:color w:val="auto"/>
          <w:sz w:val="28"/>
          <w:szCs w:val="28"/>
        </w:rPr>
        <w:instrText xml:space="preserve"> SEQ Таблица \* ARABIC </w:instrText>
      </w:r>
      <w:r w:rsidRPr="00144800">
        <w:rPr>
          <w:b w:val="0"/>
          <w:color w:val="auto"/>
          <w:sz w:val="28"/>
          <w:szCs w:val="28"/>
        </w:rPr>
        <w:fldChar w:fldCharType="separate"/>
      </w:r>
      <w:r w:rsidR="000A220F">
        <w:rPr>
          <w:b w:val="0"/>
          <w:noProof/>
          <w:color w:val="auto"/>
          <w:sz w:val="28"/>
          <w:szCs w:val="28"/>
        </w:rPr>
        <w:t>1</w:t>
      </w:r>
      <w:r w:rsidRPr="00144800">
        <w:rPr>
          <w:b w:val="0"/>
          <w:color w:val="auto"/>
          <w:sz w:val="28"/>
          <w:szCs w:val="28"/>
        </w:rPr>
        <w:fldChar w:fldCharType="end"/>
      </w:r>
      <w:r w:rsidRPr="00144800">
        <w:rPr>
          <w:b w:val="0"/>
          <w:color w:val="auto"/>
          <w:sz w:val="28"/>
          <w:szCs w:val="28"/>
        </w:rPr>
        <w:t xml:space="preserve"> Алгоритм заполнения подтверждения</w:t>
      </w:r>
      <w:r>
        <w:rPr>
          <w:b w:val="0"/>
          <w:color w:val="auto"/>
          <w:sz w:val="28"/>
          <w:szCs w:val="28"/>
        </w:rPr>
        <w:t xml:space="preserve"> при успешном приёме подписанного документа в ЕИС</w:t>
      </w:r>
    </w:p>
    <w:tbl>
      <w:tblPr>
        <w:tblStyle w:val="af8"/>
        <w:tblW w:w="0" w:type="auto"/>
        <w:tblLayout w:type="fixed"/>
        <w:tblLook w:val="04A0" w:firstRow="1" w:lastRow="0" w:firstColumn="1" w:lastColumn="0" w:noHBand="0" w:noVBand="1"/>
      </w:tblPr>
      <w:tblGrid>
        <w:gridCol w:w="3256"/>
        <w:gridCol w:w="3118"/>
        <w:gridCol w:w="3697"/>
      </w:tblGrid>
      <w:tr w:rsidR="00330727" w:rsidRPr="00ED51FA" w14:paraId="5386F0B5" w14:textId="77777777" w:rsidTr="00D23070">
        <w:trPr>
          <w:tblHeader/>
        </w:trPr>
        <w:tc>
          <w:tcPr>
            <w:tcW w:w="3256" w:type="dxa"/>
            <w:shd w:val="clear" w:color="auto" w:fill="D9D9D9" w:themeFill="background1" w:themeFillShade="D9"/>
          </w:tcPr>
          <w:p w14:paraId="0B849D14" w14:textId="77777777" w:rsidR="00330727" w:rsidRPr="00ED51FA" w:rsidRDefault="00330727" w:rsidP="00D23070">
            <w:pPr>
              <w:pStyle w:val="ad"/>
              <w:jc w:val="center"/>
              <w:rPr>
                <w:b/>
              </w:rPr>
            </w:pPr>
            <w:r w:rsidRPr="00ED51FA">
              <w:rPr>
                <w:b/>
              </w:rPr>
              <w:t>Наименование поля</w:t>
            </w:r>
          </w:p>
        </w:tc>
        <w:tc>
          <w:tcPr>
            <w:tcW w:w="3118" w:type="dxa"/>
            <w:shd w:val="clear" w:color="auto" w:fill="D9D9D9" w:themeFill="background1" w:themeFillShade="D9"/>
          </w:tcPr>
          <w:p w14:paraId="798AC2EE" w14:textId="77777777" w:rsidR="00330727" w:rsidRPr="00ED51FA" w:rsidRDefault="00330727" w:rsidP="00D23070">
            <w:pPr>
              <w:ind w:firstLine="0"/>
              <w:jc w:val="center"/>
              <w:rPr>
                <w:b/>
                <w:sz w:val="24"/>
              </w:rPr>
            </w:pPr>
            <w:r w:rsidRPr="00ED51FA">
              <w:rPr>
                <w:b/>
                <w:sz w:val="24"/>
              </w:rPr>
              <w:t>Путь к полю в схеме</w:t>
            </w:r>
          </w:p>
        </w:tc>
        <w:tc>
          <w:tcPr>
            <w:tcW w:w="3697" w:type="dxa"/>
            <w:shd w:val="clear" w:color="auto" w:fill="D9D9D9" w:themeFill="background1" w:themeFillShade="D9"/>
          </w:tcPr>
          <w:p w14:paraId="5B652D47" w14:textId="77777777" w:rsidR="00330727" w:rsidRPr="00ED51FA" w:rsidRDefault="00330727" w:rsidP="00D23070">
            <w:pPr>
              <w:ind w:firstLine="0"/>
              <w:jc w:val="center"/>
              <w:rPr>
                <w:b/>
                <w:sz w:val="24"/>
              </w:rPr>
            </w:pPr>
            <w:r w:rsidRPr="00ED51FA">
              <w:rPr>
                <w:b/>
                <w:sz w:val="24"/>
              </w:rPr>
              <w:t>Алгоритм заполнения</w:t>
            </w:r>
          </w:p>
        </w:tc>
      </w:tr>
      <w:tr w:rsidR="00330727" w14:paraId="69AC5B3C" w14:textId="77777777" w:rsidTr="00D23070">
        <w:tc>
          <w:tcPr>
            <w:tcW w:w="3256" w:type="dxa"/>
          </w:tcPr>
          <w:p w14:paraId="7ACD2984" w14:textId="77777777" w:rsidR="00330727" w:rsidRPr="004A7F86" w:rsidRDefault="00330727" w:rsidP="00D23070">
            <w:pPr>
              <w:ind w:firstLine="0"/>
              <w:rPr>
                <w:sz w:val="24"/>
              </w:rPr>
            </w:pPr>
            <w:r w:rsidRPr="00DF4AC4">
              <w:rPr>
                <w:sz w:val="24"/>
              </w:rPr>
              <w:t>Идентификатор обработанного пакета данных</w:t>
            </w:r>
          </w:p>
        </w:tc>
        <w:tc>
          <w:tcPr>
            <w:tcW w:w="3118" w:type="dxa"/>
          </w:tcPr>
          <w:p w14:paraId="2BBE9E06" w14:textId="77777777" w:rsidR="00330727" w:rsidRPr="004A7F86" w:rsidRDefault="00330727" w:rsidP="00D23070">
            <w:pPr>
              <w:ind w:firstLine="0"/>
              <w:rPr>
                <w:sz w:val="24"/>
              </w:rPr>
            </w:pPr>
            <w:r w:rsidRPr="00DF4AC4">
              <w:rPr>
                <w:sz w:val="24"/>
              </w:rPr>
              <w:t>refPacketUid</w:t>
            </w:r>
          </w:p>
        </w:tc>
        <w:tc>
          <w:tcPr>
            <w:tcW w:w="3697" w:type="dxa"/>
          </w:tcPr>
          <w:p w14:paraId="4AC10367" w14:textId="77777777" w:rsidR="00330727" w:rsidRPr="00876812" w:rsidRDefault="00330727" w:rsidP="00D23070">
            <w:pPr>
              <w:ind w:firstLine="0"/>
              <w:rPr>
                <w:sz w:val="24"/>
              </w:rPr>
            </w:pPr>
            <w:r>
              <w:rPr>
                <w:sz w:val="24"/>
              </w:rPr>
              <w:t xml:space="preserve">Заполняется идентификатором пакета, который передан совместно с документом в составе </w:t>
            </w:r>
            <w:r w:rsidRPr="00E52E1F">
              <w:rPr>
                <w:sz w:val="24"/>
              </w:rPr>
              <w:t>jms</w:t>
            </w:r>
            <w:r w:rsidRPr="00B54D4D">
              <w:rPr>
                <w:sz w:val="24"/>
              </w:rPr>
              <w:t xml:space="preserve"> </w:t>
            </w:r>
            <w:r>
              <w:rPr>
                <w:sz w:val="24"/>
              </w:rPr>
              <w:t>заголовка</w:t>
            </w:r>
          </w:p>
        </w:tc>
      </w:tr>
      <w:tr w:rsidR="00330727" w:rsidRPr="00DF4AC4" w14:paraId="5DF114DB" w14:textId="77777777" w:rsidTr="00D23070">
        <w:tc>
          <w:tcPr>
            <w:tcW w:w="3256" w:type="dxa"/>
          </w:tcPr>
          <w:p w14:paraId="1434FE51" w14:textId="77777777" w:rsidR="00330727" w:rsidRPr="004A7F86" w:rsidRDefault="00330727" w:rsidP="00D23070">
            <w:pPr>
              <w:ind w:firstLine="0"/>
              <w:rPr>
                <w:sz w:val="24"/>
              </w:rPr>
            </w:pPr>
            <w:r w:rsidRPr="004A7F86">
              <w:rPr>
                <w:sz w:val="24"/>
              </w:rPr>
              <w:t>Идентификатор загруженных данных</w:t>
            </w:r>
          </w:p>
        </w:tc>
        <w:tc>
          <w:tcPr>
            <w:tcW w:w="3118" w:type="dxa"/>
          </w:tcPr>
          <w:p w14:paraId="500D2405" w14:textId="77777777" w:rsidR="00330727" w:rsidRPr="00DF4AC4" w:rsidRDefault="00330727" w:rsidP="00D23070">
            <w:pPr>
              <w:ind w:firstLine="0"/>
              <w:rPr>
                <w:sz w:val="24"/>
                <w:lang w:val="en-US"/>
              </w:rPr>
            </w:pPr>
            <w:r w:rsidRPr="00DF4AC4">
              <w:rPr>
                <w:sz w:val="24"/>
                <w:lang w:val="en-US"/>
              </w:rPr>
              <w:t>success/registrationInfo/loadId</w:t>
            </w:r>
          </w:p>
        </w:tc>
        <w:tc>
          <w:tcPr>
            <w:tcW w:w="3697" w:type="dxa"/>
          </w:tcPr>
          <w:p w14:paraId="232BAF4E" w14:textId="77777777" w:rsidR="00330727" w:rsidRPr="00DF4AC4" w:rsidRDefault="00330727" w:rsidP="00D23070">
            <w:pPr>
              <w:ind w:firstLine="0"/>
              <w:rPr>
                <w:sz w:val="24"/>
              </w:rPr>
            </w:pPr>
            <w:r>
              <w:rPr>
                <w:sz w:val="24"/>
              </w:rPr>
              <w:t>Заполняется идентификатором документа в ЕИС</w:t>
            </w:r>
          </w:p>
        </w:tc>
      </w:tr>
      <w:tr w:rsidR="00330727" w:rsidRPr="00DF4AC4" w14:paraId="694CD98D" w14:textId="77777777" w:rsidTr="00D23070">
        <w:tc>
          <w:tcPr>
            <w:tcW w:w="3256" w:type="dxa"/>
          </w:tcPr>
          <w:p w14:paraId="04BA0761" w14:textId="77777777" w:rsidR="00330727" w:rsidRPr="004A7F86" w:rsidRDefault="00330727" w:rsidP="00D23070">
            <w:pPr>
              <w:ind w:firstLine="0"/>
              <w:rPr>
                <w:sz w:val="24"/>
              </w:rPr>
            </w:pPr>
            <w:r w:rsidRPr="006A0D67">
              <w:rPr>
                <w:sz w:val="24"/>
              </w:rPr>
              <w:t>Идентификатор размещенного документа</w:t>
            </w:r>
          </w:p>
        </w:tc>
        <w:tc>
          <w:tcPr>
            <w:tcW w:w="3118" w:type="dxa"/>
          </w:tcPr>
          <w:p w14:paraId="6FB9C457" w14:textId="77777777" w:rsidR="00330727" w:rsidRPr="00DF4AC4" w:rsidRDefault="00330727" w:rsidP="00D23070">
            <w:pPr>
              <w:ind w:firstLine="0"/>
              <w:rPr>
                <w:sz w:val="24"/>
                <w:lang w:val="en-US"/>
              </w:rPr>
            </w:pPr>
            <w:r w:rsidRPr="006A0D67">
              <w:rPr>
                <w:sz w:val="24"/>
                <w:lang w:val="en-US"/>
              </w:rPr>
              <w:t>success/registrationInfo/documentUid</w:t>
            </w:r>
          </w:p>
        </w:tc>
        <w:tc>
          <w:tcPr>
            <w:tcW w:w="3697" w:type="dxa"/>
          </w:tcPr>
          <w:p w14:paraId="44AE2EF9" w14:textId="77777777" w:rsidR="00330727" w:rsidRPr="006A0D67" w:rsidRDefault="00330727" w:rsidP="00D23070">
            <w:pPr>
              <w:ind w:firstLine="0"/>
              <w:rPr>
                <w:sz w:val="24"/>
              </w:rPr>
            </w:pPr>
            <w:r>
              <w:rPr>
                <w:sz w:val="24"/>
              </w:rPr>
              <w:t xml:space="preserve">Заполняется уникальным идентификатором </w:t>
            </w:r>
            <w:r>
              <w:rPr>
                <w:sz w:val="24"/>
                <w:lang w:val="en-US"/>
              </w:rPr>
              <w:t>UID</w:t>
            </w:r>
            <w:r>
              <w:rPr>
                <w:sz w:val="24"/>
              </w:rPr>
              <w:t xml:space="preserve"> документа в ЕИС</w:t>
            </w:r>
          </w:p>
        </w:tc>
      </w:tr>
      <w:tr w:rsidR="00330727" w:rsidRPr="006A0D67" w14:paraId="014A498A" w14:textId="77777777" w:rsidTr="00D23070">
        <w:tc>
          <w:tcPr>
            <w:tcW w:w="3256" w:type="dxa"/>
          </w:tcPr>
          <w:p w14:paraId="4442E0EC" w14:textId="77777777" w:rsidR="00330727" w:rsidRPr="006A0D67" w:rsidRDefault="00330727" w:rsidP="00D23070">
            <w:pPr>
              <w:ind w:firstLine="0"/>
              <w:rPr>
                <w:sz w:val="24"/>
              </w:rPr>
            </w:pPr>
            <w:r w:rsidRPr="006A0D67">
              <w:rPr>
                <w:sz w:val="24"/>
              </w:rPr>
              <w:t>Регистрационный номер размещенного документа</w:t>
            </w:r>
          </w:p>
        </w:tc>
        <w:tc>
          <w:tcPr>
            <w:tcW w:w="3118" w:type="dxa"/>
          </w:tcPr>
          <w:p w14:paraId="54BB8A63" w14:textId="77777777" w:rsidR="00330727" w:rsidRPr="006A0D67" w:rsidRDefault="00330727" w:rsidP="00D23070">
            <w:pPr>
              <w:ind w:firstLine="0"/>
              <w:rPr>
                <w:sz w:val="24"/>
                <w:lang w:val="en-US"/>
              </w:rPr>
            </w:pPr>
            <w:r w:rsidRPr="006A0D67">
              <w:rPr>
                <w:sz w:val="24"/>
                <w:lang w:val="en-US"/>
              </w:rPr>
              <w:t>success/registrationInfo/regNumber</w:t>
            </w:r>
          </w:p>
        </w:tc>
        <w:tc>
          <w:tcPr>
            <w:tcW w:w="3697" w:type="dxa"/>
          </w:tcPr>
          <w:p w14:paraId="39B8CAD6" w14:textId="77777777" w:rsidR="00330727" w:rsidRDefault="00330727" w:rsidP="00D23070">
            <w:pPr>
              <w:ind w:firstLine="0"/>
              <w:rPr>
                <w:sz w:val="24"/>
              </w:rPr>
            </w:pPr>
            <w:r>
              <w:rPr>
                <w:sz w:val="24"/>
              </w:rPr>
              <w:t>Не заполняется</w:t>
            </w:r>
          </w:p>
        </w:tc>
      </w:tr>
      <w:tr w:rsidR="00330727" w:rsidRPr="006A0D67" w14:paraId="24206688" w14:textId="77777777" w:rsidTr="00D23070">
        <w:tc>
          <w:tcPr>
            <w:tcW w:w="3256" w:type="dxa"/>
          </w:tcPr>
          <w:p w14:paraId="19F3E5C9" w14:textId="77777777" w:rsidR="00330727" w:rsidRPr="006A0D67" w:rsidRDefault="00330727" w:rsidP="00D23070">
            <w:pPr>
              <w:ind w:firstLine="0"/>
              <w:rPr>
                <w:sz w:val="24"/>
              </w:rPr>
            </w:pPr>
            <w:r w:rsidRPr="006A0D67">
              <w:rPr>
                <w:sz w:val="24"/>
              </w:rPr>
              <w:lastRenderedPageBreak/>
              <w:t>Номер размещенного документа в рамках реестровой записи</w:t>
            </w:r>
          </w:p>
        </w:tc>
        <w:tc>
          <w:tcPr>
            <w:tcW w:w="3118" w:type="dxa"/>
          </w:tcPr>
          <w:p w14:paraId="3CC321C5" w14:textId="77777777" w:rsidR="00330727" w:rsidRPr="006A0D67" w:rsidRDefault="00330727" w:rsidP="00D23070">
            <w:pPr>
              <w:ind w:firstLine="0"/>
              <w:rPr>
                <w:sz w:val="24"/>
                <w:lang w:val="en-US"/>
              </w:rPr>
            </w:pPr>
            <w:r w:rsidRPr="006A0D67">
              <w:rPr>
                <w:sz w:val="24"/>
                <w:lang w:val="en-US"/>
              </w:rPr>
              <w:t>success/registrationInfo/docNumber</w:t>
            </w:r>
          </w:p>
        </w:tc>
        <w:tc>
          <w:tcPr>
            <w:tcW w:w="3697" w:type="dxa"/>
          </w:tcPr>
          <w:p w14:paraId="24F34810" w14:textId="77777777" w:rsidR="00330727" w:rsidRPr="006A0D67" w:rsidRDefault="00330727" w:rsidP="00D23070">
            <w:pPr>
              <w:ind w:firstLine="0"/>
              <w:rPr>
                <w:sz w:val="24"/>
              </w:rPr>
            </w:pPr>
            <w:r>
              <w:rPr>
                <w:sz w:val="24"/>
              </w:rPr>
              <w:t>Не заполняется</w:t>
            </w:r>
          </w:p>
        </w:tc>
      </w:tr>
      <w:tr w:rsidR="00330727" w:rsidRPr="006A0D67" w14:paraId="35708081" w14:textId="77777777" w:rsidTr="00D23070">
        <w:tc>
          <w:tcPr>
            <w:tcW w:w="3256" w:type="dxa"/>
          </w:tcPr>
          <w:p w14:paraId="0A0A2549" w14:textId="77777777" w:rsidR="00330727" w:rsidRPr="006A0D67" w:rsidRDefault="00330727" w:rsidP="00D23070">
            <w:pPr>
              <w:ind w:firstLine="0"/>
              <w:rPr>
                <w:sz w:val="24"/>
              </w:rPr>
            </w:pPr>
            <w:r w:rsidRPr="006A0D67">
              <w:rPr>
                <w:sz w:val="24"/>
              </w:rPr>
              <w:t>Дата/время публикации документа</w:t>
            </w:r>
          </w:p>
        </w:tc>
        <w:tc>
          <w:tcPr>
            <w:tcW w:w="3118" w:type="dxa"/>
          </w:tcPr>
          <w:p w14:paraId="424505A3" w14:textId="77777777" w:rsidR="00330727" w:rsidRPr="006A0D67" w:rsidRDefault="00330727" w:rsidP="00D23070">
            <w:pPr>
              <w:ind w:firstLine="0"/>
              <w:rPr>
                <w:sz w:val="24"/>
                <w:lang w:val="en-US"/>
              </w:rPr>
            </w:pPr>
            <w:r w:rsidRPr="006A0D67">
              <w:rPr>
                <w:sz w:val="24"/>
                <w:lang w:val="en-US"/>
              </w:rPr>
              <w:t>success/registrationInfo/publishDate</w:t>
            </w:r>
          </w:p>
        </w:tc>
        <w:tc>
          <w:tcPr>
            <w:tcW w:w="3697" w:type="dxa"/>
          </w:tcPr>
          <w:p w14:paraId="6CF606D1" w14:textId="77777777" w:rsidR="00330727" w:rsidRPr="006A0D67" w:rsidRDefault="00330727" w:rsidP="00D23070">
            <w:pPr>
              <w:ind w:firstLine="0"/>
              <w:rPr>
                <w:sz w:val="24"/>
              </w:rPr>
            </w:pPr>
            <w:r>
              <w:rPr>
                <w:sz w:val="24"/>
              </w:rPr>
              <w:t>Не заполняется</w:t>
            </w:r>
          </w:p>
        </w:tc>
      </w:tr>
      <w:tr w:rsidR="00330727" w:rsidRPr="006A0D67" w14:paraId="527E657C" w14:textId="77777777" w:rsidTr="00D23070">
        <w:tc>
          <w:tcPr>
            <w:tcW w:w="3256" w:type="dxa"/>
          </w:tcPr>
          <w:p w14:paraId="37FEA304" w14:textId="77777777" w:rsidR="00330727" w:rsidRPr="006A0D67" w:rsidRDefault="00330727" w:rsidP="00D23070">
            <w:pPr>
              <w:ind w:firstLine="0"/>
              <w:rPr>
                <w:sz w:val="24"/>
              </w:rPr>
            </w:pPr>
            <w:r w:rsidRPr="006A0D67">
              <w:rPr>
                <w:sz w:val="24"/>
              </w:rPr>
              <w:t>Номер версии документа</w:t>
            </w:r>
          </w:p>
        </w:tc>
        <w:tc>
          <w:tcPr>
            <w:tcW w:w="3118" w:type="dxa"/>
          </w:tcPr>
          <w:p w14:paraId="3EC0953D" w14:textId="77777777" w:rsidR="00330727" w:rsidRPr="006A0D67" w:rsidRDefault="00330727" w:rsidP="00D23070">
            <w:pPr>
              <w:ind w:firstLine="0"/>
              <w:rPr>
                <w:sz w:val="24"/>
                <w:lang w:val="en-US"/>
              </w:rPr>
            </w:pPr>
            <w:r w:rsidRPr="006A0D67">
              <w:rPr>
                <w:sz w:val="24"/>
                <w:lang w:val="en-US"/>
              </w:rPr>
              <w:t>success/registrationInfo/versionNumber</w:t>
            </w:r>
          </w:p>
        </w:tc>
        <w:tc>
          <w:tcPr>
            <w:tcW w:w="3697" w:type="dxa"/>
          </w:tcPr>
          <w:p w14:paraId="7D2A1541" w14:textId="77777777" w:rsidR="00330727" w:rsidRPr="006A0D67" w:rsidRDefault="00330727" w:rsidP="00D23070">
            <w:pPr>
              <w:ind w:firstLine="0"/>
              <w:rPr>
                <w:sz w:val="24"/>
              </w:rPr>
            </w:pPr>
            <w:r>
              <w:rPr>
                <w:sz w:val="24"/>
              </w:rPr>
              <w:t>Не заполняется</w:t>
            </w:r>
          </w:p>
        </w:tc>
      </w:tr>
      <w:tr w:rsidR="00330727" w14:paraId="7A30AE2A" w14:textId="77777777" w:rsidTr="00D23070">
        <w:tc>
          <w:tcPr>
            <w:tcW w:w="3256" w:type="dxa"/>
          </w:tcPr>
          <w:p w14:paraId="56081E16" w14:textId="77777777" w:rsidR="00330727" w:rsidRPr="004A7F86" w:rsidRDefault="00330727" w:rsidP="00D23070">
            <w:pPr>
              <w:ind w:firstLine="0"/>
              <w:rPr>
                <w:sz w:val="24"/>
              </w:rPr>
            </w:pPr>
            <w:r w:rsidRPr="007356EE">
              <w:rPr>
                <w:sz w:val="24"/>
              </w:rPr>
              <w:t>Выявленные в процессе обработки нарушения и ошибки, не препятствующие размещению</w:t>
            </w:r>
          </w:p>
        </w:tc>
        <w:tc>
          <w:tcPr>
            <w:tcW w:w="3118" w:type="dxa"/>
          </w:tcPr>
          <w:p w14:paraId="10771C3E" w14:textId="77777777" w:rsidR="00330727" w:rsidRPr="004A7F86" w:rsidRDefault="00330727" w:rsidP="00D23070">
            <w:pPr>
              <w:ind w:firstLine="0"/>
              <w:rPr>
                <w:sz w:val="24"/>
              </w:rPr>
            </w:pPr>
            <w:r w:rsidRPr="007356EE">
              <w:rPr>
                <w:sz w:val="24"/>
                <w:lang w:val="en-US"/>
              </w:rPr>
              <w:t>success</w:t>
            </w:r>
            <w:r>
              <w:rPr>
                <w:sz w:val="24"/>
              </w:rPr>
              <w:t>/</w:t>
            </w:r>
            <w:r w:rsidRPr="007356EE">
              <w:rPr>
                <w:sz w:val="24"/>
                <w:lang w:val="en-US"/>
              </w:rPr>
              <w:t>warnings</w:t>
            </w:r>
            <w:r>
              <w:rPr>
                <w:sz w:val="24"/>
              </w:rPr>
              <w:t>/</w:t>
            </w:r>
            <w:r w:rsidRPr="007356EE">
              <w:rPr>
                <w:sz w:val="24"/>
                <w:lang w:val="en-US"/>
              </w:rPr>
              <w:t>warning</w:t>
            </w:r>
          </w:p>
        </w:tc>
        <w:tc>
          <w:tcPr>
            <w:tcW w:w="3697" w:type="dxa"/>
          </w:tcPr>
          <w:p w14:paraId="44833FBA" w14:textId="77777777" w:rsidR="00330727" w:rsidRDefault="00330727" w:rsidP="00D23070">
            <w:pPr>
              <w:ind w:firstLine="0"/>
              <w:rPr>
                <w:sz w:val="24"/>
              </w:rPr>
            </w:pPr>
            <w:r>
              <w:rPr>
                <w:sz w:val="24"/>
              </w:rPr>
              <w:t>Элемент создаётся для кадого предупреждения, которые возникли при прохождении контролей размещения</w:t>
            </w:r>
          </w:p>
        </w:tc>
      </w:tr>
      <w:tr w:rsidR="00330727" w:rsidRPr="004A7F86" w14:paraId="1BC00BEA" w14:textId="77777777" w:rsidTr="00D23070">
        <w:tc>
          <w:tcPr>
            <w:tcW w:w="3256" w:type="dxa"/>
          </w:tcPr>
          <w:p w14:paraId="38967B2B" w14:textId="77777777" w:rsidR="00330727" w:rsidRPr="004A7F86" w:rsidRDefault="00330727" w:rsidP="00D23070">
            <w:pPr>
              <w:ind w:firstLine="0"/>
              <w:rPr>
                <w:sz w:val="24"/>
              </w:rPr>
            </w:pPr>
            <w:r w:rsidRPr="004A7F86">
              <w:rPr>
                <w:sz w:val="24"/>
              </w:rPr>
              <w:t>Код ошибки</w:t>
            </w:r>
          </w:p>
        </w:tc>
        <w:tc>
          <w:tcPr>
            <w:tcW w:w="3118" w:type="dxa"/>
          </w:tcPr>
          <w:p w14:paraId="7FFFE879" w14:textId="77777777" w:rsidR="00330727" w:rsidRPr="004A7F86" w:rsidRDefault="00330727" w:rsidP="00D23070">
            <w:pPr>
              <w:ind w:firstLine="0"/>
              <w:rPr>
                <w:sz w:val="24"/>
                <w:lang w:val="en-US"/>
              </w:rPr>
            </w:pPr>
            <w:r w:rsidRPr="007356EE">
              <w:rPr>
                <w:sz w:val="24"/>
                <w:lang w:val="en-US"/>
              </w:rPr>
              <w:t>success</w:t>
            </w:r>
            <w:r>
              <w:rPr>
                <w:sz w:val="24"/>
              </w:rPr>
              <w:t>/</w:t>
            </w:r>
            <w:r w:rsidRPr="007356EE">
              <w:rPr>
                <w:sz w:val="24"/>
                <w:lang w:val="en-US"/>
              </w:rPr>
              <w:t>warnings</w:t>
            </w:r>
            <w:r>
              <w:rPr>
                <w:sz w:val="24"/>
              </w:rPr>
              <w:t>/</w:t>
            </w:r>
            <w:r w:rsidRPr="007356EE">
              <w:rPr>
                <w:sz w:val="24"/>
                <w:lang w:val="en-US"/>
              </w:rPr>
              <w:t>warning</w:t>
            </w:r>
            <w:r w:rsidRPr="004A7F86">
              <w:rPr>
                <w:sz w:val="24"/>
                <w:lang w:val="en-US"/>
              </w:rPr>
              <w:t>/errCode</w:t>
            </w:r>
          </w:p>
        </w:tc>
        <w:tc>
          <w:tcPr>
            <w:tcW w:w="3697" w:type="dxa"/>
          </w:tcPr>
          <w:p w14:paraId="17867194" w14:textId="77777777" w:rsidR="00330727" w:rsidRPr="00B54D4D" w:rsidRDefault="00330727" w:rsidP="00D23070">
            <w:pPr>
              <w:ind w:firstLine="0"/>
              <w:rPr>
                <w:sz w:val="24"/>
              </w:rPr>
            </w:pPr>
            <w:r>
              <w:rPr>
                <w:sz w:val="24"/>
              </w:rPr>
              <w:t>Заполняется кодом ошибки</w:t>
            </w:r>
          </w:p>
        </w:tc>
      </w:tr>
      <w:tr w:rsidR="00330727" w14:paraId="786DE76F" w14:textId="77777777" w:rsidTr="00D23070">
        <w:tc>
          <w:tcPr>
            <w:tcW w:w="3256" w:type="dxa"/>
          </w:tcPr>
          <w:p w14:paraId="3195DEFC" w14:textId="77777777" w:rsidR="00330727" w:rsidRPr="004A7F86" w:rsidRDefault="00330727" w:rsidP="00D23070">
            <w:pPr>
              <w:ind w:firstLine="0"/>
              <w:rPr>
                <w:sz w:val="24"/>
              </w:rPr>
            </w:pPr>
            <w:r w:rsidRPr="004A7F86">
              <w:rPr>
                <w:sz w:val="24"/>
              </w:rPr>
              <w:t>Тип</w:t>
            </w:r>
          </w:p>
        </w:tc>
        <w:tc>
          <w:tcPr>
            <w:tcW w:w="3118" w:type="dxa"/>
          </w:tcPr>
          <w:p w14:paraId="5D982E41" w14:textId="77777777" w:rsidR="00330727" w:rsidRPr="004A7F86" w:rsidRDefault="00330727" w:rsidP="00D23070">
            <w:pPr>
              <w:ind w:firstLine="0"/>
              <w:rPr>
                <w:sz w:val="24"/>
              </w:rPr>
            </w:pPr>
            <w:r w:rsidRPr="007356EE">
              <w:rPr>
                <w:sz w:val="24"/>
                <w:lang w:val="en-US"/>
              </w:rPr>
              <w:t>success</w:t>
            </w:r>
            <w:r>
              <w:rPr>
                <w:sz w:val="24"/>
                <w:lang w:val="en-US"/>
              </w:rPr>
              <w:t>/</w:t>
            </w:r>
            <w:r w:rsidRPr="007356EE">
              <w:rPr>
                <w:sz w:val="24"/>
                <w:lang w:val="en-US"/>
              </w:rPr>
              <w:t>warnings</w:t>
            </w:r>
            <w:r>
              <w:rPr>
                <w:sz w:val="24"/>
              </w:rPr>
              <w:t>/</w:t>
            </w:r>
            <w:r w:rsidRPr="007356EE">
              <w:rPr>
                <w:sz w:val="24"/>
                <w:lang w:val="en-US"/>
              </w:rPr>
              <w:t>warning</w:t>
            </w:r>
            <w:r>
              <w:rPr>
                <w:sz w:val="24"/>
                <w:lang w:val="en-US"/>
              </w:rPr>
              <w:t>/</w:t>
            </w:r>
            <w:r w:rsidRPr="009B2AAF">
              <w:rPr>
                <w:sz w:val="24"/>
                <w:lang w:val="en-US"/>
              </w:rPr>
              <w:t>level</w:t>
            </w:r>
          </w:p>
        </w:tc>
        <w:tc>
          <w:tcPr>
            <w:tcW w:w="3697" w:type="dxa"/>
          </w:tcPr>
          <w:p w14:paraId="3233631C" w14:textId="77777777" w:rsidR="00330727" w:rsidRPr="004A7F86" w:rsidRDefault="00330727" w:rsidP="00D23070">
            <w:pPr>
              <w:ind w:firstLine="0"/>
              <w:rPr>
                <w:sz w:val="24"/>
              </w:rPr>
            </w:pPr>
            <w:r>
              <w:rPr>
                <w:sz w:val="24"/>
              </w:rPr>
              <w:t>З</w:t>
            </w:r>
            <w:r w:rsidRPr="00B54D4D">
              <w:rPr>
                <w:sz w:val="24"/>
              </w:rPr>
              <w:t>аполняется значением «</w:t>
            </w:r>
            <w:r w:rsidRPr="00E52E1F">
              <w:rPr>
                <w:sz w:val="24"/>
              </w:rPr>
              <w:t>warning</w:t>
            </w:r>
            <w:r w:rsidRPr="00B54D4D">
              <w:rPr>
                <w:sz w:val="24"/>
              </w:rPr>
              <w:t>»</w:t>
            </w:r>
          </w:p>
        </w:tc>
      </w:tr>
      <w:tr w:rsidR="00330727" w14:paraId="34923524" w14:textId="77777777" w:rsidTr="00D23070">
        <w:tc>
          <w:tcPr>
            <w:tcW w:w="3256" w:type="dxa"/>
          </w:tcPr>
          <w:p w14:paraId="2B548B5B" w14:textId="77777777" w:rsidR="00330727" w:rsidRPr="004A7F86" w:rsidRDefault="00330727" w:rsidP="00D23070">
            <w:pPr>
              <w:ind w:firstLine="0"/>
              <w:rPr>
                <w:sz w:val="24"/>
              </w:rPr>
            </w:pPr>
            <w:r w:rsidRPr="004A7F86">
              <w:rPr>
                <w:sz w:val="24"/>
              </w:rPr>
              <w:t>Наименование</w:t>
            </w:r>
          </w:p>
        </w:tc>
        <w:tc>
          <w:tcPr>
            <w:tcW w:w="3118" w:type="dxa"/>
          </w:tcPr>
          <w:p w14:paraId="6572E99D" w14:textId="77777777" w:rsidR="00330727" w:rsidRPr="004A7F86" w:rsidRDefault="00330727" w:rsidP="00D23070">
            <w:pPr>
              <w:tabs>
                <w:tab w:val="right" w:pos="3327"/>
              </w:tabs>
              <w:ind w:firstLine="0"/>
              <w:rPr>
                <w:sz w:val="24"/>
              </w:rPr>
            </w:pPr>
            <w:r w:rsidRPr="007356EE">
              <w:rPr>
                <w:sz w:val="24"/>
                <w:lang w:val="en-US"/>
              </w:rPr>
              <w:t>success</w:t>
            </w:r>
            <w:r>
              <w:rPr>
                <w:sz w:val="24"/>
                <w:lang w:val="en-US"/>
              </w:rPr>
              <w:t>/</w:t>
            </w:r>
            <w:r w:rsidRPr="007356EE">
              <w:rPr>
                <w:sz w:val="24"/>
                <w:lang w:val="en-US"/>
              </w:rPr>
              <w:t>warnings</w:t>
            </w:r>
            <w:r>
              <w:rPr>
                <w:sz w:val="24"/>
              </w:rPr>
              <w:t>/</w:t>
            </w:r>
            <w:r w:rsidRPr="007356EE">
              <w:rPr>
                <w:sz w:val="24"/>
                <w:lang w:val="en-US"/>
              </w:rPr>
              <w:t>warning</w:t>
            </w:r>
            <w:r>
              <w:rPr>
                <w:sz w:val="24"/>
              </w:rPr>
              <w:t>/</w:t>
            </w:r>
            <w:r w:rsidRPr="009B2AAF">
              <w:rPr>
                <w:sz w:val="24"/>
                <w:lang w:val="en-US"/>
              </w:rPr>
              <w:t>name</w:t>
            </w:r>
          </w:p>
        </w:tc>
        <w:tc>
          <w:tcPr>
            <w:tcW w:w="3697" w:type="dxa"/>
          </w:tcPr>
          <w:p w14:paraId="047917C9" w14:textId="77777777" w:rsidR="00330727" w:rsidRPr="00B54D4D" w:rsidRDefault="00330727" w:rsidP="00D23070">
            <w:pPr>
              <w:ind w:firstLine="0"/>
              <w:rPr>
                <w:sz w:val="24"/>
              </w:rPr>
            </w:pPr>
            <w:r>
              <w:rPr>
                <w:sz w:val="24"/>
              </w:rPr>
              <w:t>Заполняется наименование ошибки</w:t>
            </w:r>
          </w:p>
        </w:tc>
      </w:tr>
      <w:tr w:rsidR="00330727" w14:paraId="576F5C05" w14:textId="77777777" w:rsidTr="00D23070">
        <w:tc>
          <w:tcPr>
            <w:tcW w:w="3256" w:type="dxa"/>
          </w:tcPr>
          <w:p w14:paraId="680D659D" w14:textId="77777777" w:rsidR="00330727" w:rsidRPr="004A7F86" w:rsidRDefault="00330727" w:rsidP="00D23070">
            <w:pPr>
              <w:ind w:firstLine="0"/>
              <w:rPr>
                <w:sz w:val="24"/>
              </w:rPr>
            </w:pPr>
            <w:r w:rsidRPr="004A7F86">
              <w:rPr>
                <w:sz w:val="24"/>
              </w:rPr>
              <w:t>Описание</w:t>
            </w:r>
          </w:p>
        </w:tc>
        <w:tc>
          <w:tcPr>
            <w:tcW w:w="3118" w:type="dxa"/>
          </w:tcPr>
          <w:p w14:paraId="6500396F" w14:textId="77777777" w:rsidR="00330727" w:rsidRPr="004A7F86" w:rsidRDefault="00330727" w:rsidP="00D23070">
            <w:pPr>
              <w:ind w:firstLine="0"/>
              <w:rPr>
                <w:sz w:val="24"/>
              </w:rPr>
            </w:pPr>
            <w:r w:rsidRPr="007356EE">
              <w:rPr>
                <w:sz w:val="24"/>
                <w:lang w:val="en-US"/>
              </w:rPr>
              <w:t>success</w:t>
            </w:r>
            <w:r>
              <w:rPr>
                <w:sz w:val="24"/>
                <w:lang w:val="en-US"/>
              </w:rPr>
              <w:t>/</w:t>
            </w:r>
            <w:r w:rsidRPr="007356EE">
              <w:rPr>
                <w:sz w:val="24"/>
                <w:lang w:val="en-US"/>
              </w:rPr>
              <w:t>warnings</w:t>
            </w:r>
            <w:r>
              <w:rPr>
                <w:sz w:val="24"/>
              </w:rPr>
              <w:t>/</w:t>
            </w:r>
            <w:r w:rsidRPr="007356EE">
              <w:rPr>
                <w:sz w:val="24"/>
                <w:lang w:val="en-US"/>
              </w:rPr>
              <w:t>warning</w:t>
            </w:r>
            <w:r w:rsidRPr="004A7F86">
              <w:rPr>
                <w:sz w:val="24"/>
                <w:lang w:val="en-US"/>
              </w:rPr>
              <w:t>/</w:t>
            </w:r>
            <w:r w:rsidRPr="009B2AAF">
              <w:rPr>
                <w:sz w:val="24"/>
                <w:lang w:val="en-US"/>
              </w:rPr>
              <w:t>description</w:t>
            </w:r>
          </w:p>
        </w:tc>
        <w:tc>
          <w:tcPr>
            <w:tcW w:w="3697" w:type="dxa"/>
          </w:tcPr>
          <w:p w14:paraId="54A84BC3" w14:textId="77777777" w:rsidR="00330727" w:rsidRPr="004A7F86" w:rsidRDefault="00330727" w:rsidP="00D23070">
            <w:pPr>
              <w:ind w:firstLine="0"/>
              <w:rPr>
                <w:sz w:val="24"/>
              </w:rPr>
            </w:pPr>
            <w:r>
              <w:rPr>
                <w:sz w:val="24"/>
              </w:rPr>
              <w:t>Заполняется текстом ошибки</w:t>
            </w:r>
          </w:p>
        </w:tc>
      </w:tr>
      <w:tr w:rsidR="00330727" w14:paraId="3B8718D3" w14:textId="77777777" w:rsidTr="00D23070">
        <w:tc>
          <w:tcPr>
            <w:tcW w:w="3256" w:type="dxa"/>
          </w:tcPr>
          <w:p w14:paraId="662A0009" w14:textId="77777777" w:rsidR="00330727" w:rsidRPr="004A7F86" w:rsidRDefault="00330727" w:rsidP="00D23070">
            <w:pPr>
              <w:ind w:firstLine="0"/>
              <w:rPr>
                <w:sz w:val="24"/>
              </w:rPr>
            </w:pPr>
            <w:r>
              <w:rPr>
                <w:sz w:val="24"/>
              </w:rPr>
              <w:t>Полный текст ошибки</w:t>
            </w:r>
          </w:p>
        </w:tc>
        <w:tc>
          <w:tcPr>
            <w:tcW w:w="3118" w:type="dxa"/>
          </w:tcPr>
          <w:p w14:paraId="74503966" w14:textId="77777777" w:rsidR="00330727" w:rsidRPr="004A7F86" w:rsidRDefault="00330727" w:rsidP="00D23070">
            <w:pPr>
              <w:ind w:firstLine="0"/>
              <w:rPr>
                <w:sz w:val="24"/>
                <w:lang w:val="en-US"/>
              </w:rPr>
            </w:pPr>
            <w:r w:rsidRPr="007356EE">
              <w:rPr>
                <w:sz w:val="24"/>
                <w:lang w:val="en-US"/>
              </w:rPr>
              <w:t>success</w:t>
            </w:r>
            <w:r>
              <w:rPr>
                <w:sz w:val="24"/>
                <w:lang w:val="en-US"/>
              </w:rPr>
              <w:t>/</w:t>
            </w:r>
            <w:r w:rsidRPr="007356EE">
              <w:rPr>
                <w:sz w:val="24"/>
                <w:lang w:val="en-US"/>
              </w:rPr>
              <w:t>warnings</w:t>
            </w:r>
            <w:r>
              <w:rPr>
                <w:sz w:val="24"/>
              </w:rPr>
              <w:t>/</w:t>
            </w:r>
            <w:r w:rsidRPr="007356EE">
              <w:rPr>
                <w:sz w:val="24"/>
                <w:lang w:val="en-US"/>
              </w:rPr>
              <w:t>warning</w:t>
            </w:r>
            <w:r w:rsidRPr="004A7F86">
              <w:rPr>
                <w:sz w:val="24"/>
                <w:lang w:val="en-US"/>
              </w:rPr>
              <w:t>/</w:t>
            </w:r>
            <w:r w:rsidRPr="008D0ECC">
              <w:rPr>
                <w:sz w:val="24"/>
                <w:lang w:val="en-US"/>
              </w:rPr>
              <w:t>fullErrorLog</w:t>
            </w:r>
          </w:p>
        </w:tc>
        <w:tc>
          <w:tcPr>
            <w:tcW w:w="3697" w:type="dxa"/>
          </w:tcPr>
          <w:p w14:paraId="44B6FFFB" w14:textId="77777777" w:rsidR="00330727" w:rsidRDefault="00330727" w:rsidP="00D23070">
            <w:pPr>
              <w:ind w:firstLine="0"/>
              <w:rPr>
                <w:sz w:val="24"/>
              </w:rPr>
            </w:pPr>
            <w:r>
              <w:rPr>
                <w:sz w:val="24"/>
              </w:rPr>
              <w:t>Заполняется полным текстом ошибки, при наличии</w:t>
            </w:r>
          </w:p>
        </w:tc>
      </w:tr>
    </w:tbl>
    <w:p w14:paraId="48D02BEC" w14:textId="77777777" w:rsidR="00330727" w:rsidRDefault="00330727" w:rsidP="00330727"/>
    <w:p w14:paraId="7531CB55" w14:textId="77777777" w:rsidR="00330727" w:rsidRDefault="00330727" w:rsidP="00330727">
      <w:r>
        <w:t>В случае если во время приёма и размещения документа возникли ошибки, формируется и направляется в шину ЕИС негативное подтверждение, документ не сохраняется в системе. Алгоритм формирования подтверждения приведён в таблице ниже:</w:t>
      </w:r>
    </w:p>
    <w:p w14:paraId="12526A7A" w14:textId="77777777" w:rsidR="00330727" w:rsidRPr="00E26C9F" w:rsidRDefault="00330727" w:rsidP="00330727"/>
    <w:p w14:paraId="7ECB81B0" w14:textId="30175774" w:rsidR="00330727" w:rsidRPr="00144800" w:rsidRDefault="00330727" w:rsidP="00330727">
      <w:pPr>
        <w:pStyle w:val="affb"/>
        <w:keepNext/>
        <w:rPr>
          <w:b w:val="0"/>
          <w:color w:val="auto"/>
          <w:sz w:val="28"/>
          <w:szCs w:val="28"/>
        </w:rPr>
      </w:pPr>
      <w:r w:rsidRPr="00144800">
        <w:rPr>
          <w:b w:val="0"/>
          <w:color w:val="auto"/>
          <w:sz w:val="28"/>
          <w:szCs w:val="28"/>
        </w:rPr>
        <w:t xml:space="preserve">Таблица </w:t>
      </w:r>
      <w:r w:rsidRPr="00144800">
        <w:rPr>
          <w:b w:val="0"/>
          <w:color w:val="auto"/>
          <w:sz w:val="28"/>
          <w:szCs w:val="28"/>
        </w:rPr>
        <w:fldChar w:fldCharType="begin"/>
      </w:r>
      <w:r w:rsidRPr="00144800">
        <w:rPr>
          <w:b w:val="0"/>
          <w:color w:val="auto"/>
          <w:sz w:val="28"/>
          <w:szCs w:val="28"/>
        </w:rPr>
        <w:instrText xml:space="preserve"> SEQ Таблица \* ARABIC </w:instrText>
      </w:r>
      <w:r w:rsidRPr="00144800">
        <w:rPr>
          <w:b w:val="0"/>
          <w:color w:val="auto"/>
          <w:sz w:val="28"/>
          <w:szCs w:val="28"/>
        </w:rPr>
        <w:fldChar w:fldCharType="separate"/>
      </w:r>
      <w:r w:rsidR="000A220F">
        <w:rPr>
          <w:b w:val="0"/>
          <w:noProof/>
          <w:color w:val="auto"/>
          <w:sz w:val="28"/>
          <w:szCs w:val="28"/>
        </w:rPr>
        <w:t>2</w:t>
      </w:r>
      <w:r w:rsidRPr="00144800">
        <w:rPr>
          <w:b w:val="0"/>
          <w:color w:val="auto"/>
          <w:sz w:val="28"/>
          <w:szCs w:val="28"/>
        </w:rPr>
        <w:fldChar w:fldCharType="end"/>
      </w:r>
      <w:r w:rsidRPr="00144800">
        <w:rPr>
          <w:b w:val="0"/>
          <w:color w:val="auto"/>
          <w:sz w:val="28"/>
          <w:szCs w:val="28"/>
        </w:rPr>
        <w:t xml:space="preserve"> Алгоритм заполнения </w:t>
      </w:r>
      <w:r>
        <w:rPr>
          <w:b w:val="0"/>
          <w:color w:val="auto"/>
          <w:sz w:val="28"/>
          <w:szCs w:val="28"/>
        </w:rPr>
        <w:t xml:space="preserve">негативного </w:t>
      </w:r>
      <w:r w:rsidRPr="00144800">
        <w:rPr>
          <w:b w:val="0"/>
          <w:color w:val="auto"/>
          <w:sz w:val="28"/>
          <w:szCs w:val="28"/>
        </w:rPr>
        <w:t>подтверждения</w:t>
      </w:r>
      <w:r>
        <w:rPr>
          <w:b w:val="0"/>
          <w:color w:val="auto"/>
          <w:sz w:val="28"/>
          <w:szCs w:val="28"/>
        </w:rPr>
        <w:t xml:space="preserve"> при приёме подписанного документа в ЕИС</w:t>
      </w:r>
    </w:p>
    <w:tbl>
      <w:tblPr>
        <w:tblStyle w:val="af8"/>
        <w:tblW w:w="0" w:type="auto"/>
        <w:tblLayout w:type="fixed"/>
        <w:tblLook w:val="04A0" w:firstRow="1" w:lastRow="0" w:firstColumn="1" w:lastColumn="0" w:noHBand="0" w:noVBand="1"/>
      </w:tblPr>
      <w:tblGrid>
        <w:gridCol w:w="3256"/>
        <w:gridCol w:w="3118"/>
        <w:gridCol w:w="3697"/>
      </w:tblGrid>
      <w:tr w:rsidR="00330727" w:rsidRPr="00ED51FA" w14:paraId="78CBA936" w14:textId="77777777" w:rsidTr="00D23070">
        <w:trPr>
          <w:tblHeader/>
        </w:trPr>
        <w:tc>
          <w:tcPr>
            <w:tcW w:w="3256" w:type="dxa"/>
            <w:shd w:val="clear" w:color="auto" w:fill="D9D9D9" w:themeFill="background1" w:themeFillShade="D9"/>
          </w:tcPr>
          <w:p w14:paraId="603B460E" w14:textId="77777777" w:rsidR="00330727" w:rsidRPr="00ED51FA" w:rsidRDefault="00330727" w:rsidP="00D23070">
            <w:pPr>
              <w:pStyle w:val="ad"/>
              <w:jc w:val="center"/>
              <w:rPr>
                <w:b/>
              </w:rPr>
            </w:pPr>
            <w:r w:rsidRPr="00ED51FA">
              <w:rPr>
                <w:b/>
              </w:rPr>
              <w:t>Наименование поля</w:t>
            </w:r>
          </w:p>
        </w:tc>
        <w:tc>
          <w:tcPr>
            <w:tcW w:w="3118" w:type="dxa"/>
            <w:shd w:val="clear" w:color="auto" w:fill="D9D9D9" w:themeFill="background1" w:themeFillShade="D9"/>
          </w:tcPr>
          <w:p w14:paraId="5CFB7082" w14:textId="77777777" w:rsidR="00330727" w:rsidRPr="00ED51FA" w:rsidRDefault="00330727" w:rsidP="00D23070">
            <w:pPr>
              <w:ind w:firstLine="0"/>
              <w:jc w:val="center"/>
              <w:rPr>
                <w:b/>
                <w:sz w:val="24"/>
              </w:rPr>
            </w:pPr>
            <w:r w:rsidRPr="00ED51FA">
              <w:rPr>
                <w:b/>
                <w:sz w:val="24"/>
              </w:rPr>
              <w:t>Путь к полю в схеме</w:t>
            </w:r>
          </w:p>
        </w:tc>
        <w:tc>
          <w:tcPr>
            <w:tcW w:w="3697" w:type="dxa"/>
            <w:shd w:val="clear" w:color="auto" w:fill="D9D9D9" w:themeFill="background1" w:themeFillShade="D9"/>
          </w:tcPr>
          <w:p w14:paraId="35181ADF" w14:textId="77777777" w:rsidR="00330727" w:rsidRPr="00ED51FA" w:rsidRDefault="00330727" w:rsidP="00D23070">
            <w:pPr>
              <w:ind w:firstLine="0"/>
              <w:jc w:val="center"/>
              <w:rPr>
                <w:b/>
                <w:sz w:val="24"/>
              </w:rPr>
            </w:pPr>
            <w:r w:rsidRPr="00ED51FA">
              <w:rPr>
                <w:b/>
                <w:sz w:val="24"/>
              </w:rPr>
              <w:t>Алгоритм заполнения</w:t>
            </w:r>
          </w:p>
        </w:tc>
      </w:tr>
      <w:tr w:rsidR="00330727" w14:paraId="371D2F85" w14:textId="77777777" w:rsidTr="00D23070">
        <w:tc>
          <w:tcPr>
            <w:tcW w:w="3256" w:type="dxa"/>
          </w:tcPr>
          <w:p w14:paraId="38277268" w14:textId="77777777" w:rsidR="00330727" w:rsidRPr="004A7F86" w:rsidRDefault="00330727" w:rsidP="00D23070">
            <w:pPr>
              <w:ind w:firstLine="0"/>
              <w:rPr>
                <w:sz w:val="24"/>
              </w:rPr>
            </w:pPr>
            <w:r w:rsidRPr="00DF4AC4">
              <w:rPr>
                <w:sz w:val="24"/>
              </w:rPr>
              <w:t>Идентификатор обработанного пакета данных</w:t>
            </w:r>
          </w:p>
        </w:tc>
        <w:tc>
          <w:tcPr>
            <w:tcW w:w="3118" w:type="dxa"/>
          </w:tcPr>
          <w:p w14:paraId="5C5CC7F0" w14:textId="77777777" w:rsidR="00330727" w:rsidRPr="004A7F86" w:rsidRDefault="00330727" w:rsidP="00D23070">
            <w:pPr>
              <w:ind w:firstLine="0"/>
              <w:rPr>
                <w:sz w:val="24"/>
              </w:rPr>
            </w:pPr>
            <w:r w:rsidRPr="00DF4AC4">
              <w:rPr>
                <w:sz w:val="24"/>
              </w:rPr>
              <w:t>refPacketUid</w:t>
            </w:r>
          </w:p>
        </w:tc>
        <w:tc>
          <w:tcPr>
            <w:tcW w:w="3697" w:type="dxa"/>
          </w:tcPr>
          <w:p w14:paraId="6E6F18F4" w14:textId="77777777" w:rsidR="00330727" w:rsidRPr="00876812" w:rsidRDefault="00330727" w:rsidP="00D23070">
            <w:pPr>
              <w:ind w:firstLine="0"/>
              <w:rPr>
                <w:sz w:val="24"/>
              </w:rPr>
            </w:pPr>
            <w:r>
              <w:rPr>
                <w:sz w:val="24"/>
              </w:rPr>
              <w:t xml:space="preserve">Заполняется идентификатором пакета, который передан совместно с документом в составе </w:t>
            </w:r>
            <w:r w:rsidRPr="00E52E1F">
              <w:rPr>
                <w:sz w:val="24"/>
              </w:rPr>
              <w:t>jms</w:t>
            </w:r>
            <w:r w:rsidRPr="00B54D4D">
              <w:rPr>
                <w:sz w:val="24"/>
              </w:rPr>
              <w:t xml:space="preserve"> </w:t>
            </w:r>
            <w:r>
              <w:rPr>
                <w:sz w:val="24"/>
              </w:rPr>
              <w:t>заголовка</w:t>
            </w:r>
          </w:p>
        </w:tc>
      </w:tr>
      <w:tr w:rsidR="00330727" w:rsidRPr="002C622C" w14:paraId="717BA485" w14:textId="77777777" w:rsidTr="00D23070">
        <w:tc>
          <w:tcPr>
            <w:tcW w:w="3256" w:type="dxa"/>
          </w:tcPr>
          <w:p w14:paraId="75B4C3ED" w14:textId="77777777" w:rsidR="00330727" w:rsidRPr="002C622C" w:rsidRDefault="00330727" w:rsidP="00D23070">
            <w:pPr>
              <w:ind w:firstLine="0"/>
              <w:rPr>
                <w:sz w:val="24"/>
              </w:rPr>
            </w:pPr>
            <w:r w:rsidRPr="008D0ECC">
              <w:rPr>
                <w:sz w:val="24"/>
              </w:rPr>
              <w:t>Выявленные в процессе обработки нарушения и ошибки</w:t>
            </w:r>
          </w:p>
        </w:tc>
        <w:tc>
          <w:tcPr>
            <w:tcW w:w="3118" w:type="dxa"/>
          </w:tcPr>
          <w:p w14:paraId="32CD474C" w14:textId="77777777" w:rsidR="00330727" w:rsidRPr="002C622C" w:rsidRDefault="00330727" w:rsidP="00D23070">
            <w:pPr>
              <w:ind w:firstLine="0"/>
              <w:rPr>
                <w:sz w:val="24"/>
              </w:rPr>
            </w:pPr>
            <w:r>
              <w:rPr>
                <w:sz w:val="24"/>
                <w:lang w:val="en-US"/>
              </w:rPr>
              <w:t>v</w:t>
            </w:r>
            <w:r w:rsidRPr="008D0ECC">
              <w:rPr>
                <w:sz w:val="24"/>
              </w:rPr>
              <w:t>iolations</w:t>
            </w:r>
            <w:r>
              <w:rPr>
                <w:sz w:val="24"/>
              </w:rPr>
              <w:t>/</w:t>
            </w:r>
            <w:r w:rsidRPr="004A7F86">
              <w:rPr>
                <w:sz w:val="24"/>
                <w:lang w:val="en-US"/>
              </w:rPr>
              <w:t>violation</w:t>
            </w:r>
          </w:p>
        </w:tc>
        <w:tc>
          <w:tcPr>
            <w:tcW w:w="3697" w:type="dxa"/>
          </w:tcPr>
          <w:p w14:paraId="0834ED2E" w14:textId="77777777" w:rsidR="00330727" w:rsidRPr="002C622C" w:rsidRDefault="00330727" w:rsidP="00D23070">
            <w:pPr>
              <w:ind w:firstLine="0"/>
              <w:rPr>
                <w:sz w:val="24"/>
              </w:rPr>
            </w:pPr>
            <w:r>
              <w:rPr>
                <w:sz w:val="24"/>
              </w:rPr>
              <w:t>Элемент создаётся для ошибки, возникшей при прохождении интеграционных контролей, блокирующих контролей размещения или при сохранении документа</w:t>
            </w:r>
          </w:p>
        </w:tc>
      </w:tr>
      <w:tr w:rsidR="00330727" w:rsidRPr="002C622C" w14:paraId="56B2836A" w14:textId="77777777" w:rsidTr="00D23070">
        <w:tc>
          <w:tcPr>
            <w:tcW w:w="3256" w:type="dxa"/>
          </w:tcPr>
          <w:p w14:paraId="2F6385F7" w14:textId="77777777" w:rsidR="00330727" w:rsidRPr="002C622C" w:rsidRDefault="00330727" w:rsidP="00D23070">
            <w:pPr>
              <w:ind w:firstLine="0"/>
              <w:rPr>
                <w:sz w:val="24"/>
              </w:rPr>
            </w:pPr>
            <w:r w:rsidRPr="004A7F86">
              <w:rPr>
                <w:sz w:val="24"/>
              </w:rPr>
              <w:t>Код ошибки</w:t>
            </w:r>
          </w:p>
        </w:tc>
        <w:tc>
          <w:tcPr>
            <w:tcW w:w="3118" w:type="dxa"/>
          </w:tcPr>
          <w:p w14:paraId="1817341E" w14:textId="77777777" w:rsidR="00330727" w:rsidRPr="002C622C" w:rsidRDefault="00330727" w:rsidP="00D23070">
            <w:pPr>
              <w:ind w:firstLine="0"/>
              <w:rPr>
                <w:sz w:val="24"/>
              </w:rPr>
            </w:pPr>
            <w:r w:rsidRPr="004A7F86">
              <w:rPr>
                <w:sz w:val="24"/>
                <w:lang w:val="en-US"/>
              </w:rPr>
              <w:t>violations/violation/errCode</w:t>
            </w:r>
          </w:p>
        </w:tc>
        <w:tc>
          <w:tcPr>
            <w:tcW w:w="3697" w:type="dxa"/>
          </w:tcPr>
          <w:p w14:paraId="4D371F24" w14:textId="77777777" w:rsidR="00330727" w:rsidRPr="002C622C" w:rsidRDefault="00330727" w:rsidP="00D23070">
            <w:pPr>
              <w:ind w:firstLine="0"/>
              <w:rPr>
                <w:sz w:val="24"/>
              </w:rPr>
            </w:pPr>
            <w:r>
              <w:rPr>
                <w:sz w:val="24"/>
              </w:rPr>
              <w:t>Заполняется кодом ошибки</w:t>
            </w:r>
          </w:p>
        </w:tc>
      </w:tr>
      <w:tr w:rsidR="00330727" w:rsidRPr="002C622C" w14:paraId="79C6BFEE" w14:textId="77777777" w:rsidTr="00D23070">
        <w:tc>
          <w:tcPr>
            <w:tcW w:w="3256" w:type="dxa"/>
          </w:tcPr>
          <w:p w14:paraId="19686376" w14:textId="77777777" w:rsidR="00330727" w:rsidRPr="002C622C" w:rsidRDefault="00330727" w:rsidP="00D23070">
            <w:pPr>
              <w:ind w:firstLine="0"/>
              <w:rPr>
                <w:sz w:val="24"/>
              </w:rPr>
            </w:pPr>
            <w:r w:rsidRPr="004A7F86">
              <w:rPr>
                <w:sz w:val="24"/>
              </w:rPr>
              <w:lastRenderedPageBreak/>
              <w:t>Тип</w:t>
            </w:r>
          </w:p>
        </w:tc>
        <w:tc>
          <w:tcPr>
            <w:tcW w:w="3118" w:type="dxa"/>
          </w:tcPr>
          <w:p w14:paraId="54BC5333" w14:textId="77777777" w:rsidR="00330727" w:rsidRPr="002C622C" w:rsidRDefault="00330727" w:rsidP="00D23070">
            <w:pPr>
              <w:ind w:firstLine="0"/>
              <w:rPr>
                <w:sz w:val="24"/>
              </w:rPr>
            </w:pPr>
            <w:r w:rsidRPr="004A7F86">
              <w:rPr>
                <w:sz w:val="24"/>
                <w:lang w:val="en-US"/>
              </w:rPr>
              <w:t>violations/violation/</w:t>
            </w:r>
            <w:r w:rsidRPr="009B2AAF">
              <w:rPr>
                <w:sz w:val="24"/>
                <w:lang w:val="en-US"/>
              </w:rPr>
              <w:t>level</w:t>
            </w:r>
          </w:p>
        </w:tc>
        <w:tc>
          <w:tcPr>
            <w:tcW w:w="3697" w:type="dxa"/>
          </w:tcPr>
          <w:p w14:paraId="57D0A13F" w14:textId="77777777" w:rsidR="00330727" w:rsidRPr="002C622C" w:rsidRDefault="00330727" w:rsidP="00D23070">
            <w:pPr>
              <w:ind w:firstLine="0"/>
              <w:rPr>
                <w:sz w:val="24"/>
              </w:rPr>
            </w:pPr>
            <w:r>
              <w:rPr>
                <w:sz w:val="24"/>
              </w:rPr>
              <w:t>З</w:t>
            </w:r>
            <w:r w:rsidRPr="00B54D4D">
              <w:rPr>
                <w:sz w:val="24"/>
              </w:rPr>
              <w:t xml:space="preserve">аполняется значением </w:t>
            </w:r>
            <w:r>
              <w:rPr>
                <w:sz w:val="24"/>
              </w:rPr>
              <w:t>«</w:t>
            </w:r>
            <w:r>
              <w:rPr>
                <w:sz w:val="24"/>
                <w:lang w:val="en-US"/>
              </w:rPr>
              <w:t>error</w:t>
            </w:r>
            <w:r>
              <w:rPr>
                <w:sz w:val="24"/>
              </w:rPr>
              <w:t xml:space="preserve">» для блокирующих контролей и </w:t>
            </w:r>
            <w:r w:rsidRPr="00B54D4D">
              <w:rPr>
                <w:sz w:val="24"/>
              </w:rPr>
              <w:t>«</w:t>
            </w:r>
            <w:r w:rsidRPr="00E52E1F">
              <w:rPr>
                <w:sz w:val="24"/>
              </w:rPr>
              <w:t>warning</w:t>
            </w:r>
            <w:r w:rsidRPr="00B54D4D">
              <w:rPr>
                <w:sz w:val="24"/>
              </w:rPr>
              <w:t>»</w:t>
            </w:r>
            <w:r>
              <w:rPr>
                <w:sz w:val="24"/>
              </w:rPr>
              <w:t xml:space="preserve"> для не блокирующих контролей и предупреждений.</w:t>
            </w:r>
          </w:p>
        </w:tc>
      </w:tr>
      <w:tr w:rsidR="00330727" w:rsidRPr="002C622C" w14:paraId="756E88F4" w14:textId="77777777" w:rsidTr="00D23070">
        <w:tc>
          <w:tcPr>
            <w:tcW w:w="3256" w:type="dxa"/>
          </w:tcPr>
          <w:p w14:paraId="58BE09B1" w14:textId="77777777" w:rsidR="00330727" w:rsidRPr="002C622C" w:rsidRDefault="00330727" w:rsidP="00D23070">
            <w:pPr>
              <w:ind w:firstLine="0"/>
              <w:rPr>
                <w:sz w:val="24"/>
              </w:rPr>
            </w:pPr>
            <w:r w:rsidRPr="004A7F86">
              <w:rPr>
                <w:sz w:val="24"/>
              </w:rPr>
              <w:t>Наименование</w:t>
            </w:r>
          </w:p>
        </w:tc>
        <w:tc>
          <w:tcPr>
            <w:tcW w:w="3118" w:type="dxa"/>
          </w:tcPr>
          <w:p w14:paraId="0D86AB70" w14:textId="77777777" w:rsidR="00330727" w:rsidRPr="002C622C" w:rsidRDefault="00330727" w:rsidP="00D23070">
            <w:pPr>
              <w:ind w:firstLine="0"/>
              <w:rPr>
                <w:sz w:val="24"/>
              </w:rPr>
            </w:pPr>
            <w:r w:rsidRPr="004A7F86">
              <w:rPr>
                <w:sz w:val="24"/>
                <w:lang w:val="en-US"/>
              </w:rPr>
              <w:t>violations/violation/</w:t>
            </w:r>
            <w:r w:rsidRPr="009B2AAF">
              <w:rPr>
                <w:sz w:val="24"/>
                <w:lang w:val="en-US"/>
              </w:rPr>
              <w:t>name</w:t>
            </w:r>
          </w:p>
        </w:tc>
        <w:tc>
          <w:tcPr>
            <w:tcW w:w="3697" w:type="dxa"/>
          </w:tcPr>
          <w:p w14:paraId="026B9CE4" w14:textId="77777777" w:rsidR="00330727" w:rsidRPr="002C622C" w:rsidRDefault="00330727" w:rsidP="00D23070">
            <w:pPr>
              <w:ind w:firstLine="0"/>
              <w:rPr>
                <w:sz w:val="24"/>
              </w:rPr>
            </w:pPr>
            <w:r>
              <w:rPr>
                <w:sz w:val="24"/>
              </w:rPr>
              <w:t>Заполняется наименованием ошибки</w:t>
            </w:r>
          </w:p>
        </w:tc>
      </w:tr>
      <w:tr w:rsidR="00330727" w:rsidRPr="002C622C" w14:paraId="6F60DC0F" w14:textId="77777777" w:rsidTr="00D23070">
        <w:tc>
          <w:tcPr>
            <w:tcW w:w="3256" w:type="dxa"/>
          </w:tcPr>
          <w:p w14:paraId="2C88E657" w14:textId="77777777" w:rsidR="00330727" w:rsidRPr="002C622C" w:rsidRDefault="00330727" w:rsidP="00D23070">
            <w:pPr>
              <w:ind w:firstLine="0"/>
              <w:rPr>
                <w:sz w:val="24"/>
              </w:rPr>
            </w:pPr>
            <w:r w:rsidRPr="004A7F86">
              <w:rPr>
                <w:sz w:val="24"/>
              </w:rPr>
              <w:t>Описание</w:t>
            </w:r>
          </w:p>
        </w:tc>
        <w:tc>
          <w:tcPr>
            <w:tcW w:w="3118" w:type="dxa"/>
          </w:tcPr>
          <w:p w14:paraId="1AF95F2A" w14:textId="77777777" w:rsidR="00330727" w:rsidRPr="002C622C" w:rsidRDefault="00330727" w:rsidP="00D23070">
            <w:pPr>
              <w:ind w:firstLine="0"/>
              <w:rPr>
                <w:sz w:val="24"/>
              </w:rPr>
            </w:pPr>
            <w:r w:rsidRPr="004A7F86">
              <w:rPr>
                <w:sz w:val="24"/>
                <w:lang w:val="en-US"/>
              </w:rPr>
              <w:t>violations/violation/</w:t>
            </w:r>
            <w:r w:rsidRPr="009B2AAF">
              <w:rPr>
                <w:sz w:val="24"/>
                <w:lang w:val="en-US"/>
              </w:rPr>
              <w:t>description</w:t>
            </w:r>
          </w:p>
        </w:tc>
        <w:tc>
          <w:tcPr>
            <w:tcW w:w="3697" w:type="dxa"/>
          </w:tcPr>
          <w:p w14:paraId="6BC493A4" w14:textId="77777777" w:rsidR="00330727" w:rsidRPr="002C622C" w:rsidRDefault="00330727" w:rsidP="00D23070">
            <w:pPr>
              <w:ind w:firstLine="0"/>
              <w:rPr>
                <w:sz w:val="24"/>
              </w:rPr>
            </w:pPr>
            <w:r>
              <w:rPr>
                <w:sz w:val="24"/>
              </w:rPr>
              <w:t>Заполняется текстом ошибки</w:t>
            </w:r>
          </w:p>
        </w:tc>
      </w:tr>
      <w:tr w:rsidR="00330727" w:rsidRPr="002C622C" w14:paraId="646430A7" w14:textId="77777777" w:rsidTr="00D23070">
        <w:tc>
          <w:tcPr>
            <w:tcW w:w="3256" w:type="dxa"/>
          </w:tcPr>
          <w:p w14:paraId="71E7116D" w14:textId="77777777" w:rsidR="00330727" w:rsidRPr="002C622C" w:rsidRDefault="00330727" w:rsidP="00D23070">
            <w:pPr>
              <w:ind w:firstLine="0"/>
              <w:rPr>
                <w:sz w:val="24"/>
              </w:rPr>
            </w:pPr>
            <w:r>
              <w:rPr>
                <w:sz w:val="24"/>
              </w:rPr>
              <w:t>Полный текст ошибки</w:t>
            </w:r>
          </w:p>
        </w:tc>
        <w:tc>
          <w:tcPr>
            <w:tcW w:w="3118" w:type="dxa"/>
          </w:tcPr>
          <w:p w14:paraId="489464AE" w14:textId="77777777" w:rsidR="00330727" w:rsidRPr="002C622C" w:rsidRDefault="00330727" w:rsidP="00D23070">
            <w:pPr>
              <w:ind w:firstLine="0"/>
              <w:rPr>
                <w:sz w:val="24"/>
              </w:rPr>
            </w:pPr>
            <w:r w:rsidRPr="004A7F86">
              <w:rPr>
                <w:sz w:val="24"/>
                <w:lang w:val="en-US"/>
              </w:rPr>
              <w:t>violations/violation/</w:t>
            </w:r>
            <w:r w:rsidRPr="008D0ECC">
              <w:rPr>
                <w:sz w:val="24"/>
                <w:lang w:val="en-US"/>
              </w:rPr>
              <w:t>fullErrorLog</w:t>
            </w:r>
          </w:p>
        </w:tc>
        <w:tc>
          <w:tcPr>
            <w:tcW w:w="3697" w:type="dxa"/>
          </w:tcPr>
          <w:p w14:paraId="7FE73834" w14:textId="77777777" w:rsidR="00330727" w:rsidRPr="002C622C" w:rsidRDefault="00330727" w:rsidP="00D23070">
            <w:pPr>
              <w:ind w:firstLine="0"/>
              <w:rPr>
                <w:sz w:val="24"/>
              </w:rPr>
            </w:pPr>
            <w:r>
              <w:rPr>
                <w:sz w:val="24"/>
              </w:rPr>
              <w:t>Заполняется полным текстом ошибки, при наличии</w:t>
            </w:r>
          </w:p>
        </w:tc>
      </w:tr>
    </w:tbl>
    <w:p w14:paraId="3EF1A2D2" w14:textId="77777777" w:rsidR="00330727" w:rsidRPr="008C4D70" w:rsidRDefault="00330727" w:rsidP="00330727">
      <w:pPr>
        <w:ind w:firstLine="0"/>
      </w:pPr>
    </w:p>
    <w:p w14:paraId="7245FA12" w14:textId="5681426E" w:rsidR="00731D2A" w:rsidRPr="00731D2A" w:rsidRDefault="00330727" w:rsidP="00731D2A">
      <w:pPr>
        <w:pStyle w:val="5"/>
        <w:rPr>
          <w:b/>
        </w:rPr>
      </w:pPr>
      <w:r>
        <w:rPr>
          <w:b/>
        </w:rPr>
        <w:t>Особенности приема</w:t>
      </w:r>
      <w:r w:rsidR="00731D2A" w:rsidRPr="00731D2A">
        <w:rPr>
          <w:b/>
        </w:rPr>
        <w:t xml:space="preserve"> </w:t>
      </w:r>
      <w:bookmarkEnd w:id="42"/>
      <w:r w:rsidR="00731D2A" w:rsidRPr="00731D2A">
        <w:rPr>
          <w:b/>
        </w:rPr>
        <w:t>проектов документов с результатами контроля</w:t>
      </w:r>
      <w:bookmarkEnd w:id="43"/>
    </w:p>
    <w:p w14:paraId="68C4DFF9" w14:textId="2AF7EA0E" w:rsidR="00731D2A" w:rsidRDefault="00A65B70" w:rsidP="00262169">
      <w:pPr>
        <w:keepNext/>
      </w:pPr>
      <w:r>
        <w:t>В ЕИС предусматривается приём проектов документов с результатами контроля</w:t>
      </w:r>
      <w:r w:rsidR="00262169">
        <w:t>:</w:t>
      </w:r>
    </w:p>
    <w:p w14:paraId="79A5DAED" w14:textId="1E9FC970" w:rsidR="00731D2A" w:rsidRDefault="00731D2A" w:rsidP="002D0245">
      <w:pPr>
        <w:pStyle w:val="-4"/>
        <w:numPr>
          <w:ilvl w:val="0"/>
          <w:numId w:val="123"/>
        </w:numPr>
      </w:pPr>
      <w:r>
        <w:t>«Проект информации о заключенном контракте с 01.01.2015 с уведомлением о соответствии контролируемой информации» (</w:t>
      </w:r>
      <w:r w:rsidRPr="00925519">
        <w:rPr>
          <w:b/>
        </w:rPr>
        <w:t>contractControlNC</w:t>
      </w:r>
      <w:r>
        <w:t>)</w:t>
      </w:r>
    </w:p>
    <w:p w14:paraId="49E220A6" w14:textId="1D0F0456" w:rsidR="00731D2A" w:rsidRDefault="00731D2A" w:rsidP="002D0245">
      <w:pPr>
        <w:pStyle w:val="-4"/>
        <w:numPr>
          <w:ilvl w:val="0"/>
          <w:numId w:val="123"/>
        </w:numPr>
      </w:pPr>
      <w:r>
        <w:t>«Проект информации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 с уведомлением о соответствии контролируемой информации» (</w:t>
      </w:r>
      <w:r w:rsidRPr="00925519">
        <w:rPr>
          <w:b/>
        </w:rPr>
        <w:t>contractProcedureControlNC</w:t>
      </w:r>
      <w:r>
        <w:t>)</w:t>
      </w:r>
    </w:p>
    <w:p w14:paraId="6C80924D" w14:textId="649B2412" w:rsidR="00731D2A" w:rsidRDefault="00731D2A" w:rsidP="002D0245">
      <w:pPr>
        <w:pStyle w:val="-4"/>
        <w:numPr>
          <w:ilvl w:val="0"/>
          <w:numId w:val="123"/>
        </w:numPr>
      </w:pPr>
      <w:r>
        <w:t xml:space="preserve">«Проект информации о заключенном контракте с 01.01.2015 с уведомлением о соответствии контролируемой информации </w:t>
      </w:r>
      <w:r w:rsidRPr="00CE195A">
        <w:t>(</w:t>
      </w:r>
      <w:r>
        <w:t>не публичные данные</w:t>
      </w:r>
      <w:r w:rsidRPr="00CE195A">
        <w:t>)</w:t>
      </w:r>
      <w:r>
        <w:t>» (</w:t>
      </w:r>
      <w:r w:rsidRPr="00925519">
        <w:rPr>
          <w:b/>
        </w:rPr>
        <w:t>c</w:t>
      </w:r>
      <w:r>
        <w:rPr>
          <w:b/>
          <w:lang w:val="en-US"/>
        </w:rPr>
        <w:t>losedC</w:t>
      </w:r>
      <w:r w:rsidRPr="00925519">
        <w:rPr>
          <w:b/>
        </w:rPr>
        <w:t>ontractControlNC</w:t>
      </w:r>
      <w:r>
        <w:t>);</w:t>
      </w:r>
    </w:p>
    <w:p w14:paraId="1F847323" w14:textId="44FA669A" w:rsidR="00731D2A" w:rsidRDefault="00262169" w:rsidP="002D0245">
      <w:pPr>
        <w:pStyle w:val="-4"/>
        <w:numPr>
          <w:ilvl w:val="0"/>
          <w:numId w:val="123"/>
        </w:numPr>
      </w:pPr>
      <w:r>
        <w:t xml:space="preserve"> </w:t>
      </w:r>
      <w:r w:rsidR="00731D2A">
        <w:t>«Проект информации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 с уведомлением о соответствии контролируемой информации» (</w:t>
      </w:r>
      <w:r w:rsidR="00731D2A" w:rsidRPr="00925519">
        <w:rPr>
          <w:b/>
        </w:rPr>
        <w:t>c</w:t>
      </w:r>
      <w:r w:rsidR="00731D2A">
        <w:rPr>
          <w:b/>
          <w:lang w:val="en-US"/>
        </w:rPr>
        <w:t>losedC</w:t>
      </w:r>
      <w:r w:rsidR="00731D2A" w:rsidRPr="00925519">
        <w:rPr>
          <w:b/>
        </w:rPr>
        <w:t>ontractProcedureControlNC</w:t>
      </w:r>
      <w:r w:rsidR="00731D2A">
        <w:t>);</w:t>
      </w:r>
    </w:p>
    <w:p w14:paraId="6F2F879D" w14:textId="77777777" w:rsidR="00262169" w:rsidRDefault="00262169" w:rsidP="00731D2A"/>
    <w:p w14:paraId="1938C3C5" w14:textId="124F79A2" w:rsidR="00A65B70" w:rsidRDefault="00A65B70" w:rsidP="00A65B70">
      <w:r>
        <w:t>Приём перечисленных выше документов представляет собой как приём двух отдельных объектов объеденённых в один пакет. Приём документа и уведомления о соответствии должны происходить в рамках одной транзакции. В случае, если возникли ошибки при приёме любой из частей, не должна сохраниться ни одна из них.</w:t>
      </w:r>
    </w:p>
    <w:p w14:paraId="0BD9E626" w14:textId="451C75BD" w:rsidR="00AF00E8" w:rsidRPr="00833D45" w:rsidRDefault="00AF00E8" w:rsidP="00731D2A">
      <w:r w:rsidRPr="00833D45">
        <w:t>При приёме изменений к проекту документа, ранее принятый проект документа с результатом контроля воспринимать как единое целое, а именно:</w:t>
      </w:r>
    </w:p>
    <w:p w14:paraId="02EC6574" w14:textId="020C2FA3" w:rsidR="00AF00E8" w:rsidRPr="008C4A5B" w:rsidRDefault="00AF00E8" w:rsidP="002D0245">
      <w:pPr>
        <w:pStyle w:val="affe"/>
        <w:numPr>
          <w:ilvl w:val="0"/>
          <w:numId w:val="112"/>
        </w:numPr>
        <w:ind w:left="993"/>
      </w:pPr>
      <w:r w:rsidRPr="008C4A5B">
        <w:lastRenderedPageBreak/>
        <w:t>Если в системе содержится проект документа без уведомления о соотвествии полученного от внешней системы, и принимается изменение проекта документа без уведомления о соответствии, то проект документа заменяется.</w:t>
      </w:r>
    </w:p>
    <w:p w14:paraId="5A6E656C" w14:textId="363B6F09" w:rsidR="00AF00E8" w:rsidRPr="008C4A5B" w:rsidRDefault="00AF00E8" w:rsidP="002D0245">
      <w:pPr>
        <w:pStyle w:val="affe"/>
        <w:numPr>
          <w:ilvl w:val="0"/>
          <w:numId w:val="112"/>
        </w:numPr>
        <w:ind w:left="993"/>
      </w:pPr>
      <w:r w:rsidRPr="008C4A5B">
        <w:t>Если в системе содержится проект документа без уведомления о соотвествии полученного от внешней системы, и принимается изменение проекта документа с уведомлением о соответствии, то проект документа заменяется, а уведомление о соотвествии сохраняется в привязке к полученному проекту.</w:t>
      </w:r>
    </w:p>
    <w:p w14:paraId="3D6EB724" w14:textId="77777777" w:rsidR="00AF00E8" w:rsidRPr="008C4A5B" w:rsidRDefault="00AF00E8" w:rsidP="002D0245">
      <w:pPr>
        <w:pStyle w:val="affe"/>
        <w:numPr>
          <w:ilvl w:val="0"/>
          <w:numId w:val="112"/>
        </w:numPr>
        <w:ind w:left="993"/>
      </w:pPr>
      <w:r w:rsidRPr="008C4A5B">
        <w:t>Если в системе содержится проект документа с уведомлением о соотвествии полученным от внешней системы, и принимается изменение проекта документа без уведомления о соответствии, то проект документа заменяется, а уведомление о соотвествии удаляется.</w:t>
      </w:r>
    </w:p>
    <w:p w14:paraId="6FDDA15C" w14:textId="403E8892" w:rsidR="00AF00E8" w:rsidRPr="008C4A5B" w:rsidRDefault="00AF00E8" w:rsidP="002D0245">
      <w:pPr>
        <w:pStyle w:val="affe"/>
        <w:numPr>
          <w:ilvl w:val="0"/>
          <w:numId w:val="112"/>
        </w:numPr>
        <w:ind w:left="993"/>
      </w:pPr>
      <w:r w:rsidRPr="008C4A5B">
        <w:t>Если в системе содержится проект документа с уведомлением о соотвествии полученным от внешней системы, и принимается изменение проекта документа с уведомлением о соответствии, то оба документа должны быть заменены на новые.</w:t>
      </w:r>
    </w:p>
    <w:p w14:paraId="01BDE3E3" w14:textId="77777777" w:rsidR="00AF00E8" w:rsidRDefault="00AF00E8" w:rsidP="00731D2A"/>
    <w:p w14:paraId="29CFB81A" w14:textId="30B7725A" w:rsidR="00731D2A" w:rsidRPr="00294CC1" w:rsidRDefault="00A65B70" w:rsidP="00731D2A">
      <w:r>
        <w:t>В</w:t>
      </w:r>
      <w:r w:rsidR="00262169">
        <w:t xml:space="preserve">ходящее в состав документа </w:t>
      </w:r>
      <w:r w:rsidR="00731D2A">
        <w:t>уведомление о соотвествии контролируемой информации должно обрабатываться как отдельный документ, по аналогии с уведомлением о соотвествии принимаемым от ЛК ОК</w:t>
      </w:r>
      <w:r>
        <w:t xml:space="preserve">, сохраняться совместно с самим документом. </w:t>
      </w:r>
      <w:r w:rsidR="00731D2A">
        <w:t xml:space="preserve">Для </w:t>
      </w:r>
      <w:r>
        <w:t xml:space="preserve">уведомления о соотвествии </w:t>
      </w:r>
      <w:r w:rsidR="00731D2A">
        <w:t>долж</w:t>
      </w:r>
      <w:r>
        <w:t>е</w:t>
      </w:r>
      <w:r w:rsidR="00731D2A">
        <w:t xml:space="preserve">н сформироваться и подписаться системой подписью интеграционный </w:t>
      </w:r>
      <w:r w:rsidR="00731D2A">
        <w:rPr>
          <w:lang w:val="en-US"/>
        </w:rPr>
        <w:t>XML</w:t>
      </w:r>
      <w:r w:rsidR="00731D2A">
        <w:t xml:space="preserve"> с типом «</w:t>
      </w:r>
      <w:r w:rsidR="00731D2A" w:rsidRPr="00166322">
        <w:t>Уведомление о соответствии контролируемой информации</w:t>
      </w:r>
      <w:r w:rsidR="00731D2A">
        <w:t>» (</w:t>
      </w:r>
      <w:r w:rsidR="00731D2A" w:rsidRPr="00166322">
        <w:t>control99NoticeCompliance</w:t>
      </w:r>
      <w:r w:rsidR="00731D2A">
        <w:t xml:space="preserve">) сформированный по схеме </w:t>
      </w:r>
      <w:r w:rsidR="00731D2A">
        <w:rPr>
          <w:lang w:val="en-US"/>
        </w:rPr>
        <w:t>fcsExport</w:t>
      </w:r>
      <w:r w:rsidR="00731D2A">
        <w:t>.</w:t>
      </w:r>
      <w:r w:rsidR="00731D2A">
        <w:rPr>
          <w:lang w:val="en-US"/>
        </w:rPr>
        <w:t>xsd</w:t>
      </w:r>
      <w:r w:rsidR="00731D2A">
        <w:t>.</w:t>
      </w:r>
    </w:p>
    <w:p w14:paraId="20D67D70" w14:textId="02500823" w:rsidR="00731D2A" w:rsidRDefault="00731D2A" w:rsidP="00731D2A">
      <w:r>
        <w:t>При</w:t>
      </w:r>
      <w:r w:rsidRPr="00554FD5">
        <w:t xml:space="preserve"> </w:t>
      </w:r>
      <w:r>
        <w:t>выгрузке уведомления о соотвествии</w:t>
      </w:r>
      <w:r w:rsidRPr="00554FD5">
        <w:t xml:space="preserve">, </w:t>
      </w:r>
      <w:r>
        <w:t>документ полученный</w:t>
      </w:r>
      <w:r w:rsidRPr="00554FD5">
        <w:t xml:space="preserve"> </w:t>
      </w:r>
      <w:r>
        <w:t>в</w:t>
      </w:r>
      <w:r w:rsidRPr="00554FD5">
        <w:t xml:space="preserve"> </w:t>
      </w:r>
      <w:r>
        <w:t>блоке</w:t>
      </w:r>
      <w:r w:rsidRPr="00554FD5">
        <w:t xml:space="preserve"> </w:t>
      </w:r>
      <w:r>
        <w:t>«Электронный документ»</w:t>
      </w:r>
      <w:r w:rsidRPr="00554FD5">
        <w:t xml:space="preserve"> </w:t>
      </w:r>
      <w:r>
        <w:rPr>
          <w:lang w:val="en-US"/>
        </w:rPr>
        <w:t>control</w:t>
      </w:r>
      <w:r w:rsidRPr="00554FD5">
        <w:t>99</w:t>
      </w:r>
      <w:r>
        <w:rPr>
          <w:lang w:val="en-US"/>
        </w:rPr>
        <w:t>NoticeCompliance</w:t>
      </w:r>
      <w:r w:rsidRPr="00554FD5">
        <w:t>/</w:t>
      </w:r>
      <w:r w:rsidRPr="00554FD5">
        <w:rPr>
          <w:lang w:val="en-US"/>
        </w:rPr>
        <w:t>extPrintForm</w:t>
      </w:r>
      <w:r>
        <w:t xml:space="preserve"> должен выгрузится в блоке «Электронный документ» </w:t>
      </w:r>
      <w:r w:rsidRPr="00554FD5">
        <w:rPr>
          <w:lang w:val="en-US"/>
        </w:rPr>
        <w:t>extPrintForm</w:t>
      </w:r>
      <w:r>
        <w:t xml:space="preserve"> совместоно с полученной подписью.</w:t>
      </w:r>
    </w:p>
    <w:p w14:paraId="44A7C877" w14:textId="77777777" w:rsidR="004C4832" w:rsidRDefault="004C4832" w:rsidP="003534F0">
      <w:pPr>
        <w:ind w:left="141"/>
      </w:pPr>
    </w:p>
    <w:p w14:paraId="006874CC" w14:textId="3D02A10B" w:rsidR="003534F0" w:rsidRDefault="003534F0" w:rsidP="005D3692">
      <w:pPr>
        <w:pStyle w:val="5"/>
        <w:numPr>
          <w:ilvl w:val="4"/>
          <w:numId w:val="10"/>
        </w:numPr>
        <w:rPr>
          <w:b/>
        </w:rPr>
      </w:pPr>
      <w:bookmarkStart w:id="44" w:name="_Ref231212726"/>
      <w:r>
        <w:rPr>
          <w:b/>
        </w:rPr>
        <w:t xml:space="preserve">Контроли, выполняемые при приеме </w:t>
      </w:r>
      <w:r w:rsidR="001658A3">
        <w:rPr>
          <w:b/>
        </w:rPr>
        <w:t>в</w:t>
      </w:r>
      <w:r>
        <w:rPr>
          <w:b/>
        </w:rPr>
        <w:t xml:space="preserve"> </w:t>
      </w:r>
      <w:r w:rsidR="001658A3">
        <w:rPr>
          <w:b/>
        </w:rPr>
        <w:t>ЕИС</w:t>
      </w:r>
      <w:r>
        <w:rPr>
          <w:b/>
        </w:rPr>
        <w:t xml:space="preserve"> интеграционных пакетов</w:t>
      </w:r>
      <w:bookmarkEnd w:id="44"/>
      <w:r>
        <w:rPr>
          <w:b/>
        </w:rPr>
        <w:t xml:space="preserve"> </w:t>
      </w:r>
    </w:p>
    <w:p w14:paraId="1ABE556A" w14:textId="77777777" w:rsidR="007534C9" w:rsidRDefault="007534C9" w:rsidP="007534C9"/>
    <w:p w14:paraId="20FB9DB2" w14:textId="631E5E53" w:rsidR="007534C9" w:rsidRDefault="007534C9" w:rsidP="007534C9">
      <w:r>
        <w:t xml:space="preserve">При приеме </w:t>
      </w:r>
      <w:r w:rsidR="001658A3">
        <w:t>в</w:t>
      </w:r>
      <w:r>
        <w:t xml:space="preserve"> </w:t>
      </w:r>
      <w:r w:rsidR="001658A3">
        <w:t>ЕИС</w:t>
      </w:r>
      <w:r>
        <w:t xml:space="preserve"> по базовой</w:t>
      </w:r>
      <w:r w:rsidR="008521CB">
        <w:t xml:space="preserve"> (протокол </w:t>
      </w:r>
      <w:r w:rsidR="008521CB">
        <w:rPr>
          <w:lang w:val="en-US"/>
        </w:rPr>
        <w:t>AS</w:t>
      </w:r>
      <w:r w:rsidR="008521CB" w:rsidRPr="008521CB">
        <w:t>2</w:t>
      </w:r>
      <w:r w:rsidR="008521CB">
        <w:t>)</w:t>
      </w:r>
      <w:r>
        <w:t xml:space="preserve"> и альтернативной</w:t>
      </w:r>
      <w:r w:rsidR="008521CB" w:rsidRPr="008521CB">
        <w:t xml:space="preserve"> (</w:t>
      </w:r>
      <w:r w:rsidR="008521CB">
        <w:t xml:space="preserve">протокол </w:t>
      </w:r>
      <w:r w:rsidR="008521CB">
        <w:rPr>
          <w:lang w:val="en-US"/>
        </w:rPr>
        <w:t>HTTP</w:t>
      </w:r>
      <w:r w:rsidR="008521CB" w:rsidRPr="008521CB">
        <w:t>)</w:t>
      </w:r>
      <w:r>
        <w:t xml:space="preserve"> интеграции пакетов:</w:t>
      </w:r>
    </w:p>
    <w:p w14:paraId="6FDD8396" w14:textId="77777777" w:rsidR="007534C9" w:rsidRDefault="007534C9" w:rsidP="007534C9"/>
    <w:p w14:paraId="200E0E1A" w14:textId="77777777" w:rsidR="007534C9" w:rsidRDefault="007534C9" w:rsidP="002D0245">
      <w:pPr>
        <w:pStyle w:val="-4"/>
        <w:numPr>
          <w:ilvl w:val="0"/>
          <w:numId w:val="110"/>
        </w:numPr>
      </w:pPr>
      <w:r>
        <w:lastRenderedPageBreak/>
        <w:t>«</w:t>
      </w:r>
      <w:r w:rsidRPr="0060372B">
        <w:t>Информация о заключенном контракте</w:t>
      </w:r>
      <w:r>
        <w:t>»</w:t>
      </w:r>
      <w:r w:rsidRPr="0060372B">
        <w:t xml:space="preserve"> (</w:t>
      </w:r>
      <w:r w:rsidRPr="008521CB">
        <w:rPr>
          <w:b/>
          <w:bCs/>
        </w:rPr>
        <w:t>contract</w:t>
      </w:r>
      <w:r w:rsidRPr="0060372B">
        <w:t>)</w:t>
      </w:r>
      <w:r>
        <w:t>;</w:t>
      </w:r>
    </w:p>
    <w:p w14:paraId="563FB19E" w14:textId="19ED85B1" w:rsidR="007534C9" w:rsidRDefault="005845ED" w:rsidP="002D0245">
      <w:pPr>
        <w:pStyle w:val="-4"/>
        <w:numPr>
          <w:ilvl w:val="0"/>
          <w:numId w:val="110"/>
        </w:numPr>
      </w:pPr>
      <w:r w:rsidDel="005845ED">
        <w:t xml:space="preserve"> </w:t>
      </w:r>
      <w:r w:rsidR="007534C9">
        <w:t>«</w:t>
      </w:r>
      <w:r w:rsidR="007534C9" w:rsidRPr="0060372B">
        <w:t>Информация об исполнении (расторжении) контракта</w:t>
      </w:r>
      <w:r w:rsidR="007534C9">
        <w:t>»</w:t>
      </w:r>
      <w:r w:rsidR="007534C9" w:rsidRPr="0060372B">
        <w:t xml:space="preserve"> (</w:t>
      </w:r>
      <w:r w:rsidR="007534C9" w:rsidRPr="008521CB">
        <w:rPr>
          <w:b/>
          <w:bCs/>
        </w:rPr>
        <w:t>contractProcedure</w:t>
      </w:r>
      <w:r w:rsidR="007534C9" w:rsidRPr="0060372B">
        <w:t>)</w:t>
      </w:r>
      <w:r w:rsidR="009B5AC9">
        <w:t>;</w:t>
      </w:r>
    </w:p>
    <w:p w14:paraId="43A4081A" w14:textId="5BA609FB" w:rsidR="00CF4D6C" w:rsidRDefault="005845ED" w:rsidP="002D0245">
      <w:pPr>
        <w:pStyle w:val="-4"/>
        <w:numPr>
          <w:ilvl w:val="0"/>
          <w:numId w:val="110"/>
        </w:numPr>
      </w:pPr>
      <w:r w:rsidDel="005845ED">
        <w:t xml:space="preserve"> </w:t>
      </w:r>
      <w:r w:rsidR="009B5AC9">
        <w:t>«</w:t>
      </w:r>
      <w:r w:rsidR="009B5AC9" w:rsidRPr="0060372B">
        <w:t>Информация об отмене исполнения (расторжения) контракта</w:t>
      </w:r>
      <w:r w:rsidR="009B5AC9">
        <w:t>»</w:t>
      </w:r>
      <w:r w:rsidR="009B5AC9" w:rsidRPr="0060372B">
        <w:t xml:space="preserve"> (</w:t>
      </w:r>
      <w:r w:rsidR="009B5AC9" w:rsidRPr="008521CB">
        <w:rPr>
          <w:b/>
          <w:bCs/>
        </w:rPr>
        <w:t>contractProcedureCancel</w:t>
      </w:r>
      <w:r w:rsidR="009B5AC9" w:rsidRPr="0060372B">
        <w:t>)</w:t>
      </w:r>
      <w:r w:rsidR="00CF4D6C">
        <w:t>;</w:t>
      </w:r>
    </w:p>
    <w:p w14:paraId="105D72B6" w14:textId="30CC998D" w:rsidR="00CF4D6C" w:rsidRDefault="00CF4D6C" w:rsidP="002D0245">
      <w:pPr>
        <w:pStyle w:val="affe"/>
        <w:numPr>
          <w:ilvl w:val="0"/>
          <w:numId w:val="110"/>
        </w:numPr>
      </w:pPr>
      <w:r>
        <w:t>«</w:t>
      </w:r>
      <w:r w:rsidRPr="00CE195A">
        <w:t>Информация (проект информации) о заключенном контракте</w:t>
      </w:r>
      <w:r>
        <w:t xml:space="preserve"> </w:t>
      </w:r>
      <w:r w:rsidRPr="00CE195A">
        <w:t>(</w:t>
      </w:r>
      <w:r>
        <w:t>не публичные данные</w:t>
      </w:r>
      <w:r w:rsidRPr="00CE195A">
        <w:t>)</w:t>
      </w:r>
      <w:r>
        <w:t>» (</w:t>
      </w:r>
      <w:r w:rsidRPr="00CF4D6C">
        <w:rPr>
          <w:b/>
          <w:lang w:val="en-US"/>
        </w:rPr>
        <w:t>closed</w:t>
      </w:r>
      <w:r w:rsidRPr="00CF4D6C">
        <w:rPr>
          <w:b/>
        </w:rPr>
        <w:t>Contract</w:t>
      </w:r>
      <w:r>
        <w:t>);</w:t>
      </w:r>
    </w:p>
    <w:p w14:paraId="4E1E9942" w14:textId="6CC50365" w:rsidR="00CF4D6C" w:rsidRDefault="005845ED" w:rsidP="002D0245">
      <w:pPr>
        <w:pStyle w:val="affe"/>
        <w:numPr>
          <w:ilvl w:val="0"/>
          <w:numId w:val="110"/>
        </w:numPr>
      </w:pPr>
      <w:r w:rsidDel="005845ED">
        <w:t xml:space="preserve"> </w:t>
      </w:r>
      <w:r w:rsidR="00CF4D6C">
        <w:t>«</w:t>
      </w:r>
      <w:r w:rsidR="00CF4D6C" w:rsidRPr="00CE195A">
        <w:t>Информация об исполнении (расторжении) контракта контракте</w:t>
      </w:r>
      <w:r w:rsidR="00CF4D6C">
        <w:t xml:space="preserve"> </w:t>
      </w:r>
      <w:r w:rsidR="00CF4D6C" w:rsidRPr="00CE195A">
        <w:t>(</w:t>
      </w:r>
      <w:r w:rsidR="00CF4D6C">
        <w:t>не публичные данные</w:t>
      </w:r>
      <w:r w:rsidR="00CF4D6C" w:rsidRPr="00CE195A">
        <w:t>)</w:t>
      </w:r>
      <w:r w:rsidR="00CF4D6C">
        <w:t>» (</w:t>
      </w:r>
      <w:r w:rsidR="00CF4D6C" w:rsidRPr="00CF4D6C">
        <w:rPr>
          <w:b/>
          <w:lang w:val="en-US"/>
        </w:rPr>
        <w:t>closed</w:t>
      </w:r>
      <w:r w:rsidR="00CF4D6C" w:rsidRPr="00CF4D6C">
        <w:rPr>
          <w:b/>
        </w:rPr>
        <w:t>ContractProcedure</w:t>
      </w:r>
      <w:r w:rsidR="00CF4D6C">
        <w:t>);</w:t>
      </w:r>
    </w:p>
    <w:p w14:paraId="06C4D7EE" w14:textId="6C27E301" w:rsidR="009B5AC9" w:rsidRDefault="005845ED" w:rsidP="002D0245">
      <w:pPr>
        <w:pStyle w:val="affe"/>
        <w:numPr>
          <w:ilvl w:val="0"/>
          <w:numId w:val="110"/>
        </w:numPr>
      </w:pPr>
      <w:r w:rsidDel="005845ED">
        <w:t xml:space="preserve"> </w:t>
      </w:r>
      <w:r w:rsidR="00CF4D6C">
        <w:t>«</w:t>
      </w:r>
      <w:r w:rsidR="00CF4D6C" w:rsidRPr="00CE195A">
        <w:t>Информация об отмене исполнения (расторжения) контракта контракте</w:t>
      </w:r>
      <w:r w:rsidR="00CF4D6C">
        <w:t xml:space="preserve"> </w:t>
      </w:r>
      <w:r w:rsidR="00CF4D6C" w:rsidRPr="00CE195A">
        <w:t>(</w:t>
      </w:r>
      <w:r w:rsidR="00CF4D6C">
        <w:t>не публичные данные</w:t>
      </w:r>
      <w:r w:rsidR="00CF4D6C" w:rsidRPr="00CE195A">
        <w:t>)</w:t>
      </w:r>
      <w:r w:rsidR="00CF4D6C">
        <w:t>» (</w:t>
      </w:r>
      <w:r w:rsidR="00CF4D6C" w:rsidRPr="00CF4D6C">
        <w:rPr>
          <w:b/>
          <w:lang w:val="en-US"/>
        </w:rPr>
        <w:t>closed</w:t>
      </w:r>
      <w:r w:rsidR="00CF4D6C" w:rsidRPr="00CF4D6C">
        <w:rPr>
          <w:b/>
        </w:rPr>
        <w:t>ContractProcedureCancel</w:t>
      </w:r>
      <w:r w:rsidR="00CF4D6C">
        <w:t>)</w:t>
      </w:r>
      <w:r w:rsidR="00731D2A">
        <w:t>.</w:t>
      </w:r>
    </w:p>
    <w:p w14:paraId="6CED31B6" w14:textId="62990425" w:rsidR="005845ED" w:rsidRDefault="005845ED" w:rsidP="005845ED">
      <w:pPr>
        <w:pStyle w:val="affe"/>
        <w:ind w:left="927" w:firstLine="0"/>
      </w:pPr>
    </w:p>
    <w:p w14:paraId="2340ECC4" w14:textId="55C87C6C" w:rsidR="005845ED" w:rsidRDefault="005845ED" w:rsidP="005845ED">
      <w:pPr>
        <w:pStyle w:val="affe"/>
        <w:ind w:left="927" w:firstLine="0"/>
      </w:pPr>
      <w:r>
        <w:t>А также при приеме по бесшовной интеграции (</w:t>
      </w:r>
      <w:r>
        <w:rPr>
          <w:lang w:val="en-US"/>
        </w:rPr>
        <w:t>web</w:t>
      </w:r>
      <w:r w:rsidRPr="005845ED">
        <w:t>-</w:t>
      </w:r>
      <w:r>
        <w:t>сервис) пакетов:</w:t>
      </w:r>
    </w:p>
    <w:p w14:paraId="075A21AA" w14:textId="096D1C9B" w:rsidR="005845ED" w:rsidRDefault="005845ED" w:rsidP="002D0245">
      <w:pPr>
        <w:pStyle w:val="-4"/>
        <w:numPr>
          <w:ilvl w:val="0"/>
          <w:numId w:val="118"/>
        </w:numPr>
      </w:pPr>
      <w:r>
        <w:t>«Проект информации о заключенном контракте с 01.01.2015 с уведомлением о соответствии контролируемой информации» (</w:t>
      </w:r>
      <w:r w:rsidRPr="00925519">
        <w:rPr>
          <w:b/>
        </w:rPr>
        <w:t>contractControlNC</w:t>
      </w:r>
      <w:r>
        <w:t>)</w:t>
      </w:r>
      <w:r w:rsidR="002D5E89" w:rsidRPr="002D5E89">
        <w:t>;</w:t>
      </w:r>
    </w:p>
    <w:p w14:paraId="47A75E3F" w14:textId="78F4B438" w:rsidR="005845ED" w:rsidRDefault="005845ED" w:rsidP="002D0245">
      <w:pPr>
        <w:pStyle w:val="-4"/>
        <w:numPr>
          <w:ilvl w:val="0"/>
          <w:numId w:val="118"/>
        </w:numPr>
      </w:pPr>
      <w:r>
        <w:t>«Проект информации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 с уведомлением о соответствии контролируемой информации» (</w:t>
      </w:r>
      <w:r w:rsidRPr="00925519">
        <w:rPr>
          <w:b/>
        </w:rPr>
        <w:t>contractProcedureControlNC</w:t>
      </w:r>
      <w:r>
        <w:t>)</w:t>
      </w:r>
      <w:r w:rsidR="002D5E89" w:rsidRPr="002D5E89">
        <w:t>;</w:t>
      </w:r>
    </w:p>
    <w:p w14:paraId="669681B6" w14:textId="419E5831" w:rsidR="00547FA8" w:rsidRDefault="005845ED" w:rsidP="002D0245">
      <w:pPr>
        <w:pStyle w:val="-4"/>
        <w:numPr>
          <w:ilvl w:val="0"/>
          <w:numId w:val="118"/>
        </w:numPr>
      </w:pPr>
      <w:r>
        <w:t xml:space="preserve">«Проект информации о заключенном контракте с 01.01.2015 с уведомлением о соответствии контролируемой информации </w:t>
      </w:r>
      <w:r w:rsidRPr="00CE195A">
        <w:t>(</w:t>
      </w:r>
      <w:r>
        <w:t>не публичные данные</w:t>
      </w:r>
      <w:r w:rsidRPr="00CE195A">
        <w:t>)</w:t>
      </w:r>
      <w:r>
        <w:t>» (</w:t>
      </w:r>
      <w:r w:rsidRPr="00925519">
        <w:rPr>
          <w:b/>
        </w:rPr>
        <w:t>c</w:t>
      </w:r>
      <w:r>
        <w:rPr>
          <w:b/>
          <w:lang w:val="en-US"/>
        </w:rPr>
        <w:t>losedC</w:t>
      </w:r>
      <w:r w:rsidRPr="00925519">
        <w:rPr>
          <w:b/>
        </w:rPr>
        <w:t>ontractControlNC</w:t>
      </w:r>
      <w:r>
        <w:t>);</w:t>
      </w:r>
    </w:p>
    <w:p w14:paraId="72AA2BE3" w14:textId="2FC9BB5C" w:rsidR="00547FA8" w:rsidRDefault="00547FA8" w:rsidP="002D0245">
      <w:pPr>
        <w:pStyle w:val="-4"/>
        <w:numPr>
          <w:ilvl w:val="0"/>
          <w:numId w:val="118"/>
        </w:numPr>
      </w:pPr>
      <w:r>
        <w:t xml:space="preserve">«Проект информации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 с уведомлением о соответствии контролируемой информации </w:t>
      </w:r>
      <w:r w:rsidRPr="00CE195A">
        <w:t>(</w:t>
      </w:r>
      <w:r>
        <w:t>не публичные данные</w:t>
      </w:r>
      <w:r w:rsidRPr="00CE195A">
        <w:t>)</w:t>
      </w:r>
      <w:r>
        <w:t>» (</w:t>
      </w:r>
      <w:r w:rsidRPr="00547FA8">
        <w:rPr>
          <w:b/>
        </w:rPr>
        <w:t>c</w:t>
      </w:r>
      <w:r w:rsidRPr="00547FA8">
        <w:rPr>
          <w:b/>
          <w:lang w:val="en-US"/>
        </w:rPr>
        <w:t>losedC</w:t>
      </w:r>
      <w:r w:rsidRPr="00547FA8">
        <w:rPr>
          <w:b/>
        </w:rPr>
        <w:t>ontractProcedureControlNC</w:t>
      </w:r>
      <w:r>
        <w:t>);</w:t>
      </w:r>
    </w:p>
    <w:p w14:paraId="798F9E31" w14:textId="1B0A5FA2" w:rsidR="007534C9" w:rsidRDefault="008521CB" w:rsidP="007534C9">
      <w:r>
        <w:t>в ЕИС</w:t>
      </w:r>
      <w:r w:rsidR="007534C9">
        <w:t xml:space="preserve"> необходимо обеспечить выполнение общих контролей и правил приема документов </w:t>
      </w:r>
      <w:r>
        <w:t>в ЕИС</w:t>
      </w:r>
      <w:r w:rsidR="007534C9">
        <w:t>, описанные в документе «</w:t>
      </w:r>
      <w:r w:rsidRPr="00C77F8B">
        <w:t>ЕИС</w:t>
      </w:r>
      <w:r w:rsidR="007534C9" w:rsidRPr="00C77F8B">
        <w:t xml:space="preserve"> Интеграция. Контроли и особенности приема данных</w:t>
      </w:r>
      <w:r w:rsidR="007534C9">
        <w:t>».</w:t>
      </w:r>
    </w:p>
    <w:p w14:paraId="767BFEBE" w14:textId="6F111AB2" w:rsidR="008521CB" w:rsidRDefault="008521CB" w:rsidP="007534C9"/>
    <w:p w14:paraId="6B1D8F43" w14:textId="77777777" w:rsidR="00CF4D6C" w:rsidRDefault="00CF4D6C" w:rsidP="00CF4D6C">
      <w:r>
        <w:t>При приёме документов</w:t>
      </w:r>
    </w:p>
    <w:p w14:paraId="680DE869" w14:textId="385A241E" w:rsidR="00CF4D6C" w:rsidRDefault="00CF4D6C" w:rsidP="002D0245">
      <w:pPr>
        <w:pStyle w:val="affe"/>
        <w:numPr>
          <w:ilvl w:val="0"/>
          <w:numId w:val="97"/>
        </w:numPr>
      </w:pPr>
      <w:r>
        <w:t>«</w:t>
      </w:r>
      <w:r w:rsidRPr="00CE195A">
        <w:t>Информация (проект информации) о заключенном (</w:t>
      </w:r>
      <w:r>
        <w:t>не публичные данные</w:t>
      </w:r>
      <w:r w:rsidRPr="00CE195A">
        <w:t>)</w:t>
      </w:r>
      <w:r>
        <w:t>» (</w:t>
      </w:r>
      <w:r w:rsidRPr="00135AEA">
        <w:rPr>
          <w:lang w:val="en-US"/>
        </w:rPr>
        <w:t>closed</w:t>
      </w:r>
      <w:r w:rsidRPr="00CE195A">
        <w:t>Contract</w:t>
      </w:r>
      <w:r>
        <w:t>);</w:t>
      </w:r>
    </w:p>
    <w:p w14:paraId="75285CA1" w14:textId="1DAEA0EC" w:rsidR="00262169" w:rsidRDefault="00262169" w:rsidP="002D0245">
      <w:pPr>
        <w:pStyle w:val="affe"/>
        <w:numPr>
          <w:ilvl w:val="0"/>
          <w:numId w:val="97"/>
        </w:numPr>
      </w:pPr>
      <w:r w:rsidRPr="00262169">
        <w:lastRenderedPageBreak/>
        <w:t>«Проект информации о заключенном контракте с 01.01.2015 с уведомлением о соответствии контролируемой информации (не публичные данные)» (closedContractControlNC);</w:t>
      </w:r>
    </w:p>
    <w:p w14:paraId="452778B7" w14:textId="2ACA922A" w:rsidR="00CF4D6C" w:rsidRDefault="00CF4D6C" w:rsidP="002D0245">
      <w:pPr>
        <w:pStyle w:val="affe"/>
        <w:numPr>
          <w:ilvl w:val="0"/>
          <w:numId w:val="97"/>
        </w:numPr>
      </w:pPr>
      <w:r>
        <w:t>«</w:t>
      </w:r>
      <w:r w:rsidRPr="00CE195A">
        <w:t>Информация об исполнении (расторжении) контракта (</w:t>
      </w:r>
      <w:r>
        <w:t>не публичные данные</w:t>
      </w:r>
      <w:r w:rsidRPr="00CE195A">
        <w:t>)</w:t>
      </w:r>
      <w:r>
        <w:t xml:space="preserve">» </w:t>
      </w:r>
      <w:r w:rsidRPr="00135AEA">
        <w:rPr>
          <w:lang w:val="en-US"/>
        </w:rPr>
        <w:t>closed</w:t>
      </w:r>
      <w:r>
        <w:t>C</w:t>
      </w:r>
      <w:r w:rsidRPr="00CE195A">
        <w:t>ontractProcedure</w:t>
      </w:r>
      <w:r>
        <w:t>;</w:t>
      </w:r>
    </w:p>
    <w:p w14:paraId="38562B34" w14:textId="5AAC8AD4" w:rsidR="00262169" w:rsidRDefault="00262169" w:rsidP="002D0245">
      <w:pPr>
        <w:pStyle w:val="affe"/>
        <w:numPr>
          <w:ilvl w:val="0"/>
          <w:numId w:val="97"/>
        </w:numPr>
      </w:pPr>
      <w:r w:rsidRPr="00262169">
        <w:t>«Проект информации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 с уведомлением о соответствии контролируемой информации (не публичные данные)» (closedContractProcedureControlNC);</w:t>
      </w:r>
    </w:p>
    <w:p w14:paraId="164ED807" w14:textId="6A17D985" w:rsidR="00CF4D6C" w:rsidRDefault="00CF4D6C" w:rsidP="002D0245">
      <w:pPr>
        <w:pStyle w:val="affe"/>
        <w:numPr>
          <w:ilvl w:val="0"/>
          <w:numId w:val="97"/>
        </w:numPr>
      </w:pPr>
      <w:r>
        <w:t>«</w:t>
      </w:r>
      <w:r w:rsidRPr="00CE195A">
        <w:t>Информация об отмене исполнения (расторжения) контракта (</w:t>
      </w:r>
      <w:r>
        <w:t>не публичные данные</w:t>
      </w:r>
      <w:r w:rsidRPr="00CE195A">
        <w:t>)</w:t>
      </w:r>
      <w:r>
        <w:t xml:space="preserve">» </w:t>
      </w:r>
      <w:r w:rsidRPr="00135AEA">
        <w:rPr>
          <w:lang w:val="en-US"/>
        </w:rPr>
        <w:t>closed</w:t>
      </w:r>
      <w:r>
        <w:t>C</w:t>
      </w:r>
      <w:r w:rsidRPr="00CE195A">
        <w:t>ontractProcedureCancel</w:t>
      </w:r>
    </w:p>
    <w:p w14:paraId="69C24C52" w14:textId="77777777" w:rsidR="00CF4D6C" w:rsidRDefault="00CF4D6C" w:rsidP="00CF4D6C">
      <w:r w:rsidRPr="00422B26">
        <w:t>должен выставляться признак «Информация и документы не размещаются на официальном сайте ЕИС в соответствии с частью 5 статьи 103 Закона № 44-ФЗ»</w:t>
      </w:r>
      <w:r>
        <w:t>.</w:t>
      </w:r>
    </w:p>
    <w:p w14:paraId="4988C1DF" w14:textId="77777777" w:rsidR="00CF4D6C" w:rsidRDefault="00CF4D6C" w:rsidP="007534C9"/>
    <w:p w14:paraId="6E62EF6C" w14:textId="77777777" w:rsidR="008521CB" w:rsidRDefault="008521CB" w:rsidP="008521CB">
      <w:r>
        <w:t xml:space="preserve">Пакеты </w:t>
      </w:r>
    </w:p>
    <w:p w14:paraId="1A5528BE" w14:textId="77777777" w:rsidR="008521CB" w:rsidRDefault="008521CB" w:rsidP="002D0245">
      <w:pPr>
        <w:pStyle w:val="-4"/>
        <w:numPr>
          <w:ilvl w:val="0"/>
          <w:numId w:val="91"/>
        </w:numPr>
      </w:pPr>
      <w:r>
        <w:t>«</w:t>
      </w:r>
      <w:r w:rsidRPr="0060372B">
        <w:t>Информация об а</w:t>
      </w:r>
      <w:r>
        <w:t>н</w:t>
      </w:r>
      <w:r w:rsidRPr="0060372B">
        <w:t>нулировании контракта</w:t>
      </w:r>
      <w:r>
        <w:t>»</w:t>
      </w:r>
      <w:r w:rsidRPr="0060372B">
        <w:t xml:space="preserve"> (</w:t>
      </w:r>
      <w:r w:rsidRPr="008521CB">
        <w:rPr>
          <w:b/>
          <w:bCs/>
        </w:rPr>
        <w:t>contractCancel</w:t>
      </w:r>
      <w:r w:rsidRPr="0060372B">
        <w:t>)</w:t>
      </w:r>
      <w:r>
        <w:t>;</w:t>
      </w:r>
    </w:p>
    <w:p w14:paraId="3830E2CB" w14:textId="513C8F41" w:rsidR="00A032C0" w:rsidRDefault="009B5AC9" w:rsidP="002D0245">
      <w:pPr>
        <w:pStyle w:val="-4"/>
        <w:numPr>
          <w:ilvl w:val="0"/>
          <w:numId w:val="91"/>
        </w:numPr>
      </w:pPr>
      <w:r>
        <w:t xml:space="preserve"> </w:t>
      </w:r>
      <w:r w:rsidR="00A032C0">
        <w:t>«</w:t>
      </w:r>
      <w:r w:rsidR="00A032C0" w:rsidRPr="00102692">
        <w:t>Квитанция о доступности формирования документов электронного актирования по контракту</w:t>
      </w:r>
      <w:r w:rsidR="00A032C0">
        <w:t>» (</w:t>
      </w:r>
      <w:r w:rsidR="00A032C0" w:rsidRPr="00A032C0">
        <w:rPr>
          <w:b/>
          <w:bCs/>
        </w:rPr>
        <w:t>contracAvailableForElAct</w:t>
      </w:r>
      <w:r w:rsidR="00A032C0">
        <w:t>)</w:t>
      </w:r>
    </w:p>
    <w:p w14:paraId="4C54882A" w14:textId="69ADB70C" w:rsidR="008521CB" w:rsidRDefault="008521CB" w:rsidP="008521CB">
      <w:r>
        <w:t xml:space="preserve">в ЕИС не принимаются, только передаются по </w:t>
      </w:r>
      <w:r>
        <w:rPr>
          <w:lang w:val="en-US"/>
        </w:rPr>
        <w:t>AS</w:t>
      </w:r>
      <w:r w:rsidRPr="00D06453">
        <w:t>2</w:t>
      </w:r>
      <w:r w:rsidR="00CF4D6C">
        <w:t>, через очередь отдачи РИС</w:t>
      </w:r>
      <w:r w:rsidRPr="00D06453">
        <w:t xml:space="preserve"> </w:t>
      </w:r>
      <w:r>
        <w:t xml:space="preserve">и выгружаются на </w:t>
      </w:r>
      <w:r>
        <w:rPr>
          <w:lang w:val="en-US"/>
        </w:rPr>
        <w:t>FTP</w:t>
      </w:r>
      <w:r w:rsidR="00A032C0">
        <w:t xml:space="preserve"> (см. раздел </w:t>
      </w:r>
      <w:r w:rsidR="00A032C0">
        <w:fldChar w:fldCharType="begin"/>
      </w:r>
      <w:r w:rsidR="00A032C0">
        <w:instrText xml:space="preserve"> REF _Ref61626255 \r \h </w:instrText>
      </w:r>
      <w:r w:rsidR="00A032C0">
        <w:fldChar w:fldCharType="separate"/>
      </w:r>
      <w:r w:rsidR="000A220F">
        <w:t>3.5.1.3</w:t>
      </w:r>
      <w:r w:rsidR="00A032C0">
        <w:fldChar w:fldCharType="end"/>
      </w:r>
      <w:r w:rsidR="00A032C0">
        <w:t>)</w:t>
      </w:r>
      <w:r>
        <w:t>.</w:t>
      </w:r>
    </w:p>
    <w:p w14:paraId="09471510" w14:textId="06FFC2D5" w:rsidR="00C27969" w:rsidRDefault="00C27969" w:rsidP="008521CB"/>
    <w:p w14:paraId="2BB79A83" w14:textId="77777777" w:rsidR="00C27969" w:rsidRDefault="00C27969" w:rsidP="00C27969">
      <w:r>
        <w:t xml:space="preserve">Пакеты </w:t>
      </w:r>
    </w:p>
    <w:p w14:paraId="4ABF8ED9" w14:textId="69CE34C7" w:rsidR="00C27969" w:rsidRDefault="00161916" w:rsidP="002D0245">
      <w:pPr>
        <w:pStyle w:val="affe"/>
        <w:numPr>
          <w:ilvl w:val="0"/>
          <w:numId w:val="119"/>
        </w:numPr>
      </w:pPr>
      <w:r>
        <w:t xml:space="preserve"> </w:t>
      </w:r>
      <w:r w:rsidR="00C27969">
        <w:t>«</w:t>
      </w:r>
      <w:r w:rsidR="00C27969" w:rsidRPr="00CE195A">
        <w:t>Информация об анулировании контракта (</w:t>
      </w:r>
      <w:r w:rsidR="00C27969">
        <w:t>не публичные данные</w:t>
      </w:r>
      <w:r w:rsidR="00C27969" w:rsidRPr="00CE195A">
        <w:t>)</w:t>
      </w:r>
      <w:r w:rsidR="00C27969">
        <w:t>» (</w:t>
      </w:r>
      <w:r w:rsidR="00C27969" w:rsidRPr="00CF4D6C">
        <w:rPr>
          <w:b/>
          <w:lang w:val="en-US"/>
        </w:rPr>
        <w:t>closedC</w:t>
      </w:r>
      <w:r w:rsidR="00C27969" w:rsidRPr="00CF4D6C">
        <w:rPr>
          <w:b/>
        </w:rPr>
        <w:t>ontractCancel</w:t>
      </w:r>
      <w:r w:rsidR="00C27969">
        <w:t>);</w:t>
      </w:r>
    </w:p>
    <w:p w14:paraId="31D7EB15" w14:textId="77777777" w:rsidR="00C27969" w:rsidRDefault="00C27969" w:rsidP="002D0245">
      <w:pPr>
        <w:pStyle w:val="-4"/>
        <w:numPr>
          <w:ilvl w:val="0"/>
          <w:numId w:val="119"/>
        </w:numPr>
      </w:pPr>
      <w:r>
        <w:t>«</w:t>
      </w:r>
      <w:r w:rsidRPr="00CE195A">
        <w:t>Квитанция о доступности формирования документов электронного актирования по контракту (</w:t>
      </w:r>
      <w:r>
        <w:t>не публичные данные</w:t>
      </w:r>
      <w:r w:rsidRPr="00CE195A">
        <w:t>)</w:t>
      </w:r>
      <w:r>
        <w:t>» (</w:t>
      </w:r>
      <w:r w:rsidRPr="00CF4D6C">
        <w:rPr>
          <w:b/>
          <w:lang w:val="en-US"/>
        </w:rPr>
        <w:t>closedC</w:t>
      </w:r>
      <w:r w:rsidRPr="00CF4D6C">
        <w:rPr>
          <w:b/>
        </w:rPr>
        <w:t>ontractAvailableForElAct</w:t>
      </w:r>
      <w:r>
        <w:t>)</w:t>
      </w:r>
    </w:p>
    <w:p w14:paraId="43624CB6" w14:textId="71114995" w:rsidR="00C27969" w:rsidRPr="008521CB" w:rsidRDefault="00C27969" w:rsidP="00C27969">
      <w:r>
        <w:t xml:space="preserve">в ЕИС не принимаются, только передаются по </w:t>
      </w:r>
      <w:r>
        <w:rPr>
          <w:lang w:val="en-US"/>
        </w:rPr>
        <w:t>AS</w:t>
      </w:r>
      <w:r w:rsidRPr="00D06453">
        <w:t>2</w:t>
      </w:r>
      <w:r>
        <w:t>, через очередь отдачи РИС</w:t>
      </w:r>
      <w:r w:rsidRPr="00D06453">
        <w:t xml:space="preserve"> </w:t>
      </w:r>
      <w:r>
        <w:t xml:space="preserve">(см. раздел </w:t>
      </w:r>
      <w:r>
        <w:fldChar w:fldCharType="begin"/>
      </w:r>
      <w:r>
        <w:instrText xml:space="preserve"> REF _Ref61626255 \r \h </w:instrText>
      </w:r>
      <w:r>
        <w:fldChar w:fldCharType="separate"/>
      </w:r>
      <w:r w:rsidR="000A220F">
        <w:t>3.5.1.3</w:t>
      </w:r>
      <w:r>
        <w:fldChar w:fldCharType="end"/>
      </w:r>
      <w:r>
        <w:t>).</w:t>
      </w:r>
    </w:p>
    <w:p w14:paraId="1CE22BD0" w14:textId="77777777" w:rsidR="00C27969" w:rsidRPr="008521CB" w:rsidRDefault="00C27969" w:rsidP="008521CB"/>
    <w:p w14:paraId="529F15E3" w14:textId="77777777" w:rsidR="007534C9" w:rsidRDefault="007534C9" w:rsidP="007534C9">
      <w:r>
        <w:t>При приеме должны выполняться контроли публикации</w:t>
      </w:r>
      <w:r w:rsidRPr="003E28CA">
        <w:t xml:space="preserve"> </w:t>
      </w:r>
      <w:r>
        <w:t>объектов.</w:t>
      </w:r>
    </w:p>
    <w:p w14:paraId="3C1787C5" w14:textId="77777777" w:rsidR="007534C9" w:rsidRPr="003E28CA" w:rsidRDefault="007534C9" w:rsidP="007534C9"/>
    <w:p w14:paraId="6DC07664" w14:textId="77777777" w:rsidR="007534C9" w:rsidRDefault="007534C9" w:rsidP="007534C9">
      <w:r>
        <w:t>Также при приеме должны выполняться следующие интеграционные контроли, указанные в приведенных ниже разделах по типам содержимого пакетов.</w:t>
      </w:r>
    </w:p>
    <w:p w14:paraId="0B8AD4C4" w14:textId="77777777" w:rsidR="007534C9" w:rsidRDefault="007534C9" w:rsidP="007534C9">
      <w:r>
        <w:lastRenderedPageBreak/>
        <w:t>Интеграционный пакет может быть принят только при выполнении всех автоматических контролей, указанных в настоящем разделе.</w:t>
      </w:r>
    </w:p>
    <w:p w14:paraId="68110F09" w14:textId="77777777" w:rsidR="007534C9" w:rsidRDefault="007534C9" w:rsidP="007534C9">
      <w:r>
        <w:t>При срабатывании контролей источнику интеграционного пакета направляется сообщение с перечнем всех контролей, выдавших ошибки.</w:t>
      </w:r>
    </w:p>
    <w:p w14:paraId="717AB012" w14:textId="77777777" w:rsidR="007534C9" w:rsidRPr="005720D5" w:rsidRDefault="007534C9" w:rsidP="007534C9">
      <w:r>
        <w:t xml:space="preserve">Все контроли выполняются параллельно, за исключением случаев указания номера контроля в столбце «Зависимость», после которого выполняется конкретный контроль.  </w:t>
      </w:r>
    </w:p>
    <w:p w14:paraId="6BABBB35" w14:textId="77777777" w:rsidR="00D47506" w:rsidRDefault="00D47506" w:rsidP="00D47506">
      <w:r>
        <w:t xml:space="preserve">Перед выполнением общих контролей, контролей публикации объектов, интеграционных и автоматических контролей, необходимо проверить, что в подсистеме отсутствует объект с идентификатором пакета, который совпадает с идентификатором обрабатываемого пакета. Если такой объект сохранен в подсистеме, то обработка принимаемых сведений прекращается, объект не сохраняется в подсистеме и формируется </w:t>
      </w:r>
      <w:r w:rsidRPr="00A41C41">
        <w:rPr>
          <w:b/>
        </w:rPr>
        <w:t>положительное</w:t>
      </w:r>
      <w:r>
        <w:t xml:space="preserve"> подтверждение в соответствии с элементом «</w:t>
      </w:r>
      <w:r w:rsidRPr="004A7F86">
        <w:t>Результат обработки</w:t>
      </w:r>
      <w:r>
        <w:t>» (</w:t>
      </w:r>
      <w:r w:rsidRPr="004A7F86">
        <w:t>confirmation</w:t>
      </w:r>
      <w:r>
        <w:t xml:space="preserve">) схемы </w:t>
      </w:r>
      <w:r w:rsidRPr="003952BF">
        <w:rPr>
          <w:lang w:val="en-US"/>
        </w:rPr>
        <w:t>fcsInternal</w:t>
      </w:r>
      <w:r>
        <w:t xml:space="preserve"> в соответствии с алгоритмом ниже:</w:t>
      </w:r>
    </w:p>
    <w:p w14:paraId="6C8063E3" w14:textId="432EFE87" w:rsidR="00D47506" w:rsidRPr="00D47506" w:rsidRDefault="00D47506" w:rsidP="00D47506"/>
    <w:p w14:paraId="0E1D3B7D" w14:textId="23F30183" w:rsidR="00D47506" w:rsidRPr="00D47506" w:rsidRDefault="00D47506" w:rsidP="00D47506">
      <w:pPr>
        <w:pStyle w:val="affb"/>
        <w:keepNext/>
        <w:rPr>
          <w:b w:val="0"/>
          <w:color w:val="auto"/>
          <w:sz w:val="28"/>
          <w:szCs w:val="28"/>
        </w:rPr>
      </w:pPr>
      <w:r w:rsidRPr="00D47506">
        <w:rPr>
          <w:b w:val="0"/>
          <w:color w:val="auto"/>
          <w:sz w:val="28"/>
          <w:szCs w:val="28"/>
        </w:rPr>
        <w:t xml:space="preserve">Таблица </w:t>
      </w:r>
      <w:r w:rsidRPr="00D47506">
        <w:rPr>
          <w:b w:val="0"/>
          <w:color w:val="auto"/>
          <w:sz w:val="28"/>
          <w:szCs w:val="28"/>
        </w:rPr>
        <w:fldChar w:fldCharType="begin"/>
      </w:r>
      <w:r w:rsidRPr="00D47506">
        <w:rPr>
          <w:b w:val="0"/>
          <w:color w:val="auto"/>
          <w:sz w:val="28"/>
          <w:szCs w:val="28"/>
        </w:rPr>
        <w:instrText xml:space="preserve"> SEQ Таблица \* ARABIC </w:instrText>
      </w:r>
      <w:r w:rsidRPr="00D47506">
        <w:rPr>
          <w:b w:val="0"/>
          <w:color w:val="auto"/>
          <w:sz w:val="28"/>
          <w:szCs w:val="28"/>
        </w:rPr>
        <w:fldChar w:fldCharType="separate"/>
      </w:r>
      <w:r w:rsidR="000A220F">
        <w:rPr>
          <w:b w:val="0"/>
          <w:noProof/>
          <w:color w:val="auto"/>
          <w:sz w:val="28"/>
          <w:szCs w:val="28"/>
        </w:rPr>
        <w:t>3</w:t>
      </w:r>
      <w:r w:rsidRPr="00D47506">
        <w:rPr>
          <w:b w:val="0"/>
          <w:color w:val="auto"/>
          <w:sz w:val="28"/>
          <w:szCs w:val="28"/>
        </w:rPr>
        <w:fldChar w:fldCharType="end"/>
      </w:r>
      <w:r w:rsidRPr="00D47506">
        <w:rPr>
          <w:b w:val="0"/>
          <w:color w:val="auto"/>
          <w:sz w:val="28"/>
          <w:szCs w:val="28"/>
        </w:rPr>
        <w:t xml:space="preserve"> Алгоритм заполнения подтверждения, в случае если сработал контроль наличия в подсистеме идентичного пакета</w:t>
      </w:r>
    </w:p>
    <w:tbl>
      <w:tblPr>
        <w:tblStyle w:val="af8"/>
        <w:tblW w:w="0" w:type="auto"/>
        <w:tblInd w:w="-5" w:type="dxa"/>
        <w:tblLook w:val="04A0" w:firstRow="1" w:lastRow="0" w:firstColumn="1" w:lastColumn="0" w:noHBand="0" w:noVBand="1"/>
      </w:tblPr>
      <w:tblGrid>
        <w:gridCol w:w="2127"/>
        <w:gridCol w:w="3543"/>
        <w:gridCol w:w="4405"/>
      </w:tblGrid>
      <w:tr w:rsidR="00D47506" w14:paraId="75D9FA37" w14:textId="77777777" w:rsidTr="00E8148B">
        <w:tc>
          <w:tcPr>
            <w:tcW w:w="2127" w:type="dxa"/>
            <w:shd w:val="clear" w:color="auto" w:fill="D9D9D9" w:themeFill="background1" w:themeFillShade="D9"/>
          </w:tcPr>
          <w:p w14:paraId="1484F8E6" w14:textId="77777777" w:rsidR="00D47506" w:rsidRPr="004A7F86" w:rsidRDefault="00D47506" w:rsidP="00EA4A33">
            <w:pPr>
              <w:pStyle w:val="ad"/>
              <w:jc w:val="left"/>
              <w:rPr>
                <w:b/>
              </w:rPr>
            </w:pPr>
            <w:r w:rsidRPr="004A7F86">
              <w:rPr>
                <w:b/>
              </w:rPr>
              <w:t>Наименование поля</w:t>
            </w:r>
          </w:p>
        </w:tc>
        <w:tc>
          <w:tcPr>
            <w:tcW w:w="3543" w:type="dxa"/>
            <w:shd w:val="clear" w:color="auto" w:fill="D9D9D9" w:themeFill="background1" w:themeFillShade="D9"/>
          </w:tcPr>
          <w:p w14:paraId="4C4D45BA" w14:textId="77777777" w:rsidR="00D47506" w:rsidRPr="006261D1" w:rsidRDefault="00D47506" w:rsidP="00EA4A33">
            <w:pPr>
              <w:ind w:firstLine="0"/>
              <w:rPr>
                <w:b/>
                <w:sz w:val="24"/>
              </w:rPr>
            </w:pPr>
            <w:r>
              <w:rPr>
                <w:b/>
                <w:sz w:val="24"/>
              </w:rPr>
              <w:t>Путь к полю в схеме</w:t>
            </w:r>
          </w:p>
        </w:tc>
        <w:tc>
          <w:tcPr>
            <w:tcW w:w="4405" w:type="dxa"/>
            <w:shd w:val="clear" w:color="auto" w:fill="D9D9D9" w:themeFill="background1" w:themeFillShade="D9"/>
          </w:tcPr>
          <w:p w14:paraId="4B78D6EC" w14:textId="77777777" w:rsidR="00D47506" w:rsidRPr="004A7F86" w:rsidRDefault="00D47506" w:rsidP="00EA4A33">
            <w:pPr>
              <w:ind w:firstLine="0"/>
              <w:rPr>
                <w:b/>
                <w:sz w:val="24"/>
              </w:rPr>
            </w:pPr>
            <w:r w:rsidRPr="004A7F86">
              <w:rPr>
                <w:b/>
                <w:sz w:val="24"/>
              </w:rPr>
              <w:t>Алгоритм заполнения</w:t>
            </w:r>
          </w:p>
        </w:tc>
      </w:tr>
      <w:tr w:rsidR="00D47506" w14:paraId="67E81996" w14:textId="77777777" w:rsidTr="00E8148B">
        <w:tc>
          <w:tcPr>
            <w:tcW w:w="2127" w:type="dxa"/>
          </w:tcPr>
          <w:p w14:paraId="4661120E" w14:textId="77777777" w:rsidR="00D47506" w:rsidRPr="004A7F86" w:rsidRDefault="00D47506" w:rsidP="00EA4A33">
            <w:pPr>
              <w:ind w:firstLine="0"/>
              <w:rPr>
                <w:sz w:val="24"/>
              </w:rPr>
            </w:pPr>
            <w:r w:rsidRPr="004A7F86">
              <w:rPr>
                <w:sz w:val="24"/>
              </w:rPr>
              <w:t>Идентификатор загруженных данных</w:t>
            </w:r>
          </w:p>
        </w:tc>
        <w:tc>
          <w:tcPr>
            <w:tcW w:w="3543" w:type="dxa"/>
          </w:tcPr>
          <w:p w14:paraId="14FE8984" w14:textId="77777777" w:rsidR="00D47506" w:rsidRPr="004A7F86" w:rsidRDefault="00D47506" w:rsidP="00EA4A33">
            <w:pPr>
              <w:ind w:firstLine="0"/>
              <w:rPr>
                <w:sz w:val="24"/>
              </w:rPr>
            </w:pPr>
            <w:r w:rsidRPr="004A7F86">
              <w:rPr>
                <w:sz w:val="24"/>
              </w:rPr>
              <w:t>loadId</w:t>
            </w:r>
          </w:p>
        </w:tc>
        <w:tc>
          <w:tcPr>
            <w:tcW w:w="4405" w:type="dxa"/>
          </w:tcPr>
          <w:p w14:paraId="03EE4C0C" w14:textId="77777777" w:rsidR="00D47506" w:rsidRPr="00876812" w:rsidRDefault="00D47506" w:rsidP="00EA4A33">
            <w:pPr>
              <w:ind w:firstLine="0"/>
              <w:rPr>
                <w:sz w:val="24"/>
              </w:rPr>
            </w:pPr>
            <w:r>
              <w:rPr>
                <w:sz w:val="24"/>
              </w:rPr>
              <w:t>заполняется значением идентификатора документа, который был найден в подсистеме</w:t>
            </w:r>
          </w:p>
        </w:tc>
      </w:tr>
      <w:tr w:rsidR="00D47506" w14:paraId="06ECE558" w14:textId="77777777" w:rsidTr="00E8148B">
        <w:tc>
          <w:tcPr>
            <w:tcW w:w="2127" w:type="dxa"/>
          </w:tcPr>
          <w:p w14:paraId="4E2A764B" w14:textId="77777777" w:rsidR="00D47506" w:rsidRPr="004A7F86" w:rsidRDefault="00D47506" w:rsidP="00EA4A33">
            <w:pPr>
              <w:ind w:firstLine="0"/>
              <w:rPr>
                <w:sz w:val="24"/>
              </w:rPr>
            </w:pPr>
            <w:r w:rsidRPr="004A7F86">
              <w:rPr>
                <w:sz w:val="24"/>
              </w:rPr>
              <w:t>Результат обработки данных</w:t>
            </w:r>
          </w:p>
        </w:tc>
        <w:tc>
          <w:tcPr>
            <w:tcW w:w="3543" w:type="dxa"/>
          </w:tcPr>
          <w:p w14:paraId="4E08FD2D" w14:textId="77777777" w:rsidR="00D47506" w:rsidRPr="004A7F86" w:rsidRDefault="00D47506" w:rsidP="00EA4A33">
            <w:pPr>
              <w:ind w:firstLine="0"/>
              <w:rPr>
                <w:sz w:val="24"/>
              </w:rPr>
            </w:pPr>
            <w:r w:rsidRPr="004A7F86">
              <w:rPr>
                <w:sz w:val="24"/>
              </w:rPr>
              <w:t>result</w:t>
            </w:r>
          </w:p>
        </w:tc>
        <w:tc>
          <w:tcPr>
            <w:tcW w:w="4405" w:type="dxa"/>
          </w:tcPr>
          <w:p w14:paraId="49E590B2" w14:textId="77777777" w:rsidR="00D47506" w:rsidRPr="004A7F86" w:rsidRDefault="00D47506" w:rsidP="00EA4A33">
            <w:pPr>
              <w:ind w:firstLine="0"/>
              <w:rPr>
                <w:sz w:val="24"/>
              </w:rPr>
            </w:pPr>
            <w:r>
              <w:rPr>
                <w:sz w:val="24"/>
              </w:rPr>
              <w:t>заполняется значением «</w:t>
            </w:r>
            <w:r>
              <w:rPr>
                <w:sz w:val="24"/>
                <w:lang w:val="en-US"/>
              </w:rPr>
              <w:t>success</w:t>
            </w:r>
            <w:r>
              <w:rPr>
                <w:sz w:val="24"/>
              </w:rPr>
              <w:t>»</w:t>
            </w:r>
          </w:p>
        </w:tc>
      </w:tr>
      <w:tr w:rsidR="00D47506" w:rsidRPr="004A7F86" w14:paraId="5B03E839" w14:textId="77777777" w:rsidTr="00E8148B">
        <w:tc>
          <w:tcPr>
            <w:tcW w:w="2127" w:type="dxa"/>
          </w:tcPr>
          <w:p w14:paraId="49270AEE" w14:textId="77777777" w:rsidR="00D47506" w:rsidRPr="004A7F86" w:rsidRDefault="00D47506" w:rsidP="00EA4A33">
            <w:pPr>
              <w:ind w:firstLine="0"/>
              <w:rPr>
                <w:sz w:val="24"/>
              </w:rPr>
            </w:pPr>
            <w:r w:rsidRPr="004A7F86">
              <w:rPr>
                <w:sz w:val="24"/>
              </w:rPr>
              <w:t>Код ошибки</w:t>
            </w:r>
          </w:p>
        </w:tc>
        <w:tc>
          <w:tcPr>
            <w:tcW w:w="3543" w:type="dxa"/>
          </w:tcPr>
          <w:p w14:paraId="79DB1B82" w14:textId="77777777" w:rsidR="00D47506" w:rsidRPr="004A7F86" w:rsidRDefault="00D47506" w:rsidP="00EA4A33">
            <w:pPr>
              <w:ind w:firstLine="0"/>
              <w:rPr>
                <w:sz w:val="24"/>
                <w:lang w:val="en-US"/>
              </w:rPr>
            </w:pPr>
            <w:r w:rsidRPr="004A7F86">
              <w:rPr>
                <w:sz w:val="24"/>
                <w:lang w:val="en-US"/>
              </w:rPr>
              <w:t>violations/violation/errCode</w:t>
            </w:r>
          </w:p>
        </w:tc>
        <w:tc>
          <w:tcPr>
            <w:tcW w:w="4405" w:type="dxa"/>
          </w:tcPr>
          <w:p w14:paraId="65BB3C44" w14:textId="77777777" w:rsidR="00D47506" w:rsidRPr="00B54D4D" w:rsidRDefault="00D47506" w:rsidP="00EA4A33">
            <w:pPr>
              <w:ind w:firstLine="0"/>
              <w:rPr>
                <w:sz w:val="24"/>
              </w:rPr>
            </w:pPr>
            <w:r>
              <w:rPr>
                <w:sz w:val="24"/>
              </w:rPr>
              <w:t>заполняется значением «</w:t>
            </w:r>
            <w:r w:rsidRPr="00E52E1F">
              <w:rPr>
                <w:sz w:val="24"/>
              </w:rPr>
              <w:t>UE</w:t>
            </w:r>
            <w:r>
              <w:rPr>
                <w:sz w:val="24"/>
              </w:rPr>
              <w:t>»</w:t>
            </w:r>
          </w:p>
        </w:tc>
      </w:tr>
      <w:tr w:rsidR="00D47506" w14:paraId="34EEEE43" w14:textId="77777777" w:rsidTr="00E8148B">
        <w:tc>
          <w:tcPr>
            <w:tcW w:w="2127" w:type="dxa"/>
          </w:tcPr>
          <w:p w14:paraId="3FF0C5A6" w14:textId="77777777" w:rsidR="00D47506" w:rsidRPr="004A7F86" w:rsidRDefault="00D47506" w:rsidP="00EA4A33">
            <w:pPr>
              <w:ind w:firstLine="0"/>
              <w:rPr>
                <w:sz w:val="24"/>
              </w:rPr>
            </w:pPr>
            <w:r w:rsidRPr="004A7F86">
              <w:rPr>
                <w:sz w:val="24"/>
              </w:rPr>
              <w:t>Тип</w:t>
            </w:r>
          </w:p>
        </w:tc>
        <w:tc>
          <w:tcPr>
            <w:tcW w:w="3543" w:type="dxa"/>
          </w:tcPr>
          <w:p w14:paraId="12DB3D36" w14:textId="77777777" w:rsidR="00D47506" w:rsidRPr="004A7F86" w:rsidRDefault="00D47506" w:rsidP="00EA4A33">
            <w:pPr>
              <w:ind w:firstLine="0"/>
              <w:rPr>
                <w:sz w:val="24"/>
              </w:rPr>
            </w:pPr>
            <w:r w:rsidRPr="004A7F86">
              <w:rPr>
                <w:sz w:val="24"/>
                <w:lang w:val="en-US"/>
              </w:rPr>
              <w:t>violations/violation/</w:t>
            </w:r>
            <w:r w:rsidRPr="009B2AAF">
              <w:rPr>
                <w:sz w:val="24"/>
                <w:lang w:val="en-US"/>
              </w:rPr>
              <w:t>level</w:t>
            </w:r>
          </w:p>
        </w:tc>
        <w:tc>
          <w:tcPr>
            <w:tcW w:w="4405" w:type="dxa"/>
          </w:tcPr>
          <w:p w14:paraId="7FC7F42A" w14:textId="77777777" w:rsidR="00D47506" w:rsidRPr="004A7F86" w:rsidRDefault="00D47506" w:rsidP="00EA4A33">
            <w:pPr>
              <w:ind w:firstLine="0"/>
              <w:rPr>
                <w:sz w:val="24"/>
              </w:rPr>
            </w:pPr>
            <w:r w:rsidRPr="00B54D4D">
              <w:rPr>
                <w:sz w:val="24"/>
              </w:rPr>
              <w:t>заполняется значением «</w:t>
            </w:r>
            <w:r w:rsidRPr="00E52E1F">
              <w:rPr>
                <w:sz w:val="24"/>
              </w:rPr>
              <w:t>warning</w:t>
            </w:r>
            <w:r w:rsidRPr="00B54D4D">
              <w:rPr>
                <w:sz w:val="24"/>
              </w:rPr>
              <w:t>»</w:t>
            </w:r>
          </w:p>
        </w:tc>
      </w:tr>
      <w:tr w:rsidR="00D47506" w14:paraId="4CBD2255" w14:textId="77777777" w:rsidTr="00E8148B">
        <w:tc>
          <w:tcPr>
            <w:tcW w:w="2127" w:type="dxa"/>
          </w:tcPr>
          <w:p w14:paraId="4D3755AF" w14:textId="77777777" w:rsidR="00D47506" w:rsidRPr="004A7F86" w:rsidRDefault="00D47506" w:rsidP="00EA4A33">
            <w:pPr>
              <w:ind w:firstLine="0"/>
              <w:rPr>
                <w:sz w:val="24"/>
              </w:rPr>
            </w:pPr>
            <w:r w:rsidRPr="004A7F86">
              <w:rPr>
                <w:sz w:val="24"/>
              </w:rPr>
              <w:t>Наименование</w:t>
            </w:r>
          </w:p>
        </w:tc>
        <w:tc>
          <w:tcPr>
            <w:tcW w:w="3543" w:type="dxa"/>
          </w:tcPr>
          <w:p w14:paraId="5EDEF024" w14:textId="77777777" w:rsidR="00D47506" w:rsidRPr="004A7F86" w:rsidRDefault="00D47506" w:rsidP="00EA4A33">
            <w:pPr>
              <w:tabs>
                <w:tab w:val="right" w:pos="3327"/>
              </w:tabs>
              <w:ind w:firstLine="0"/>
              <w:rPr>
                <w:sz w:val="24"/>
              </w:rPr>
            </w:pPr>
            <w:r w:rsidRPr="004A7F86">
              <w:rPr>
                <w:sz w:val="24"/>
                <w:lang w:val="en-US"/>
              </w:rPr>
              <w:t>violations/violation/</w:t>
            </w:r>
            <w:r w:rsidRPr="009B2AAF">
              <w:rPr>
                <w:sz w:val="24"/>
                <w:lang w:val="en-US"/>
              </w:rPr>
              <w:t>name</w:t>
            </w:r>
          </w:p>
        </w:tc>
        <w:tc>
          <w:tcPr>
            <w:tcW w:w="4405" w:type="dxa"/>
          </w:tcPr>
          <w:p w14:paraId="29AF7F8E" w14:textId="77777777" w:rsidR="00D47506" w:rsidRPr="00B54D4D" w:rsidRDefault="00D47506" w:rsidP="00EA4A33">
            <w:pPr>
              <w:ind w:firstLine="0"/>
              <w:rPr>
                <w:sz w:val="24"/>
              </w:rPr>
            </w:pPr>
            <w:r>
              <w:rPr>
                <w:sz w:val="24"/>
              </w:rPr>
              <w:t>заполняется значением «</w:t>
            </w:r>
            <w:r w:rsidRPr="00E52E1F">
              <w:rPr>
                <w:sz w:val="24"/>
              </w:rPr>
              <w:t>Непредвиденная ошибка в ходе обработки</w:t>
            </w:r>
            <w:r>
              <w:rPr>
                <w:sz w:val="24"/>
              </w:rPr>
              <w:t>»</w:t>
            </w:r>
          </w:p>
        </w:tc>
      </w:tr>
      <w:tr w:rsidR="00D47506" w14:paraId="21A23DCC" w14:textId="77777777" w:rsidTr="00E8148B">
        <w:tc>
          <w:tcPr>
            <w:tcW w:w="2127" w:type="dxa"/>
          </w:tcPr>
          <w:p w14:paraId="0EDAF61E" w14:textId="77777777" w:rsidR="00D47506" w:rsidRPr="004A7F86" w:rsidRDefault="00D47506" w:rsidP="00EA4A33">
            <w:pPr>
              <w:ind w:firstLine="0"/>
              <w:rPr>
                <w:sz w:val="24"/>
              </w:rPr>
            </w:pPr>
            <w:r w:rsidRPr="004A7F86">
              <w:rPr>
                <w:sz w:val="24"/>
              </w:rPr>
              <w:t>Описание</w:t>
            </w:r>
          </w:p>
        </w:tc>
        <w:tc>
          <w:tcPr>
            <w:tcW w:w="3543" w:type="dxa"/>
          </w:tcPr>
          <w:p w14:paraId="01208B35" w14:textId="77777777" w:rsidR="00D47506" w:rsidRPr="004A7F86" w:rsidRDefault="00D47506" w:rsidP="00EA4A33">
            <w:pPr>
              <w:ind w:firstLine="0"/>
              <w:rPr>
                <w:sz w:val="24"/>
              </w:rPr>
            </w:pPr>
            <w:r w:rsidRPr="004A7F86">
              <w:rPr>
                <w:sz w:val="24"/>
                <w:lang w:val="en-US"/>
              </w:rPr>
              <w:t>violations/violation/</w:t>
            </w:r>
            <w:r w:rsidRPr="009B2AAF">
              <w:rPr>
                <w:sz w:val="24"/>
                <w:lang w:val="en-US"/>
              </w:rPr>
              <w:t>description</w:t>
            </w:r>
          </w:p>
        </w:tc>
        <w:tc>
          <w:tcPr>
            <w:tcW w:w="4405" w:type="dxa"/>
          </w:tcPr>
          <w:p w14:paraId="58892D78" w14:textId="77777777" w:rsidR="00D47506" w:rsidRPr="004A7F86" w:rsidRDefault="00D47506" w:rsidP="00EA4A33">
            <w:pPr>
              <w:ind w:firstLine="0"/>
              <w:rPr>
                <w:sz w:val="24"/>
              </w:rPr>
            </w:pPr>
            <w:r w:rsidRPr="00B54D4D">
              <w:rPr>
                <w:sz w:val="24"/>
              </w:rPr>
              <w:t>заполняется значением</w:t>
            </w:r>
            <w:r>
              <w:rPr>
                <w:sz w:val="24"/>
              </w:rPr>
              <w:t xml:space="preserve"> «Документ ранее был принят и сохранен в ЕИС с идентификатором, указанным в поле «</w:t>
            </w:r>
            <w:r w:rsidRPr="000C188B">
              <w:rPr>
                <w:sz w:val="24"/>
              </w:rPr>
              <w:t>Идентификатор загруженных данных</w:t>
            </w:r>
            <w:r>
              <w:rPr>
                <w:sz w:val="24"/>
              </w:rPr>
              <w:t>» (</w:t>
            </w:r>
            <w:r>
              <w:rPr>
                <w:sz w:val="24"/>
                <w:lang w:val="en-US"/>
              </w:rPr>
              <w:t>loadId</w:t>
            </w:r>
            <w:r>
              <w:rPr>
                <w:sz w:val="24"/>
              </w:rPr>
              <w:t>)»</w:t>
            </w:r>
          </w:p>
        </w:tc>
      </w:tr>
      <w:tr w:rsidR="00D47506" w14:paraId="0B3345FD" w14:textId="77777777" w:rsidTr="00E8148B">
        <w:tc>
          <w:tcPr>
            <w:tcW w:w="2127" w:type="dxa"/>
          </w:tcPr>
          <w:p w14:paraId="68297AF2" w14:textId="77777777" w:rsidR="00D47506" w:rsidRPr="004A7F86" w:rsidRDefault="00D47506" w:rsidP="00EA4A33">
            <w:pPr>
              <w:ind w:firstLine="0"/>
              <w:rPr>
                <w:sz w:val="24"/>
              </w:rPr>
            </w:pPr>
            <w:r w:rsidRPr="004A7F86">
              <w:rPr>
                <w:sz w:val="24"/>
              </w:rPr>
              <w:t>Идентификатор обработанного пакета данных</w:t>
            </w:r>
          </w:p>
        </w:tc>
        <w:tc>
          <w:tcPr>
            <w:tcW w:w="3543" w:type="dxa"/>
          </w:tcPr>
          <w:p w14:paraId="1A5E8CD4" w14:textId="77777777" w:rsidR="00D47506" w:rsidRPr="004A7F86" w:rsidRDefault="00D47506" w:rsidP="00EA4A33">
            <w:pPr>
              <w:ind w:firstLine="0"/>
              <w:rPr>
                <w:sz w:val="24"/>
              </w:rPr>
            </w:pPr>
            <w:r w:rsidRPr="009B2AAF">
              <w:rPr>
                <w:sz w:val="24"/>
              </w:rPr>
              <w:t>refId</w:t>
            </w:r>
          </w:p>
        </w:tc>
        <w:tc>
          <w:tcPr>
            <w:tcW w:w="4405" w:type="dxa"/>
          </w:tcPr>
          <w:p w14:paraId="384D5E9C" w14:textId="77777777" w:rsidR="00D47506" w:rsidRPr="00B54D4D" w:rsidRDefault="00D47506" w:rsidP="00EA4A33">
            <w:pPr>
              <w:ind w:firstLine="0"/>
              <w:rPr>
                <w:sz w:val="24"/>
              </w:rPr>
            </w:pPr>
            <w:r>
              <w:rPr>
                <w:sz w:val="24"/>
              </w:rPr>
              <w:t xml:space="preserve">заполняется идентификатором пакета, который передан совместно с документом в составе </w:t>
            </w:r>
            <w:r w:rsidRPr="00E52E1F">
              <w:rPr>
                <w:sz w:val="24"/>
              </w:rPr>
              <w:t>jms</w:t>
            </w:r>
            <w:r w:rsidRPr="00B54D4D">
              <w:rPr>
                <w:sz w:val="24"/>
              </w:rPr>
              <w:t xml:space="preserve"> </w:t>
            </w:r>
            <w:r>
              <w:rPr>
                <w:sz w:val="24"/>
              </w:rPr>
              <w:t>заголовка</w:t>
            </w:r>
          </w:p>
        </w:tc>
      </w:tr>
    </w:tbl>
    <w:p w14:paraId="12DF70EB" w14:textId="77777777" w:rsidR="007534C9" w:rsidRPr="007534C9" w:rsidRDefault="007534C9" w:rsidP="007534C9"/>
    <w:p w14:paraId="696836E8" w14:textId="77777777" w:rsidR="00A22AEC" w:rsidRDefault="00A22AEC" w:rsidP="003534F0">
      <w:pPr>
        <w:ind w:firstLine="0"/>
      </w:pPr>
    </w:p>
    <w:p w14:paraId="206D46AA" w14:textId="6E46CC5A" w:rsidR="00A22AEC" w:rsidRDefault="001F62FA" w:rsidP="001F62FA">
      <w:pPr>
        <w:pStyle w:val="6"/>
      </w:pPr>
      <w:bookmarkStart w:id="45" w:name="_Ref101450680"/>
      <w:r>
        <w:t>«</w:t>
      </w:r>
      <w:r w:rsidRPr="003534F0">
        <w:t>Информация (проект информации) о заключенном контракте</w:t>
      </w:r>
      <w:r>
        <w:t>»</w:t>
      </w:r>
      <w:bookmarkEnd w:id="45"/>
    </w:p>
    <w:p w14:paraId="06F4F4BE" w14:textId="77777777" w:rsidR="001F62FA" w:rsidRDefault="001F62FA" w:rsidP="003534F0">
      <w:pPr>
        <w:ind w:firstLine="0"/>
      </w:pPr>
    </w:p>
    <w:p w14:paraId="36DCD45E" w14:textId="477064B5" w:rsidR="003534F0" w:rsidRPr="00B75F5A" w:rsidRDefault="003534F0" w:rsidP="003534F0">
      <w:pPr>
        <w:ind w:firstLine="0"/>
      </w:pPr>
      <w:r>
        <w:lastRenderedPageBreak/>
        <w:t>При приеме на ООС пакета «</w:t>
      </w:r>
      <w:r w:rsidRPr="003534F0">
        <w:t>Информация (проект информации) о заключенном контракте</w:t>
      </w:r>
      <w:r>
        <w:t>» (</w:t>
      </w:r>
      <w:r w:rsidRPr="003534F0">
        <w:t>contract</w:t>
      </w:r>
      <w:r>
        <w:t>)</w:t>
      </w:r>
      <w:r w:rsidR="00B75F5A" w:rsidRPr="00B75F5A">
        <w:t xml:space="preserve"> </w:t>
      </w:r>
      <w:r w:rsidR="00CF4D6C">
        <w:t>и «</w:t>
      </w:r>
      <w:r w:rsidR="00CF4D6C" w:rsidRPr="00CE195A">
        <w:t>Информация (проект информации) о заключенном контракте</w:t>
      </w:r>
      <w:r w:rsidR="00CF4D6C">
        <w:t xml:space="preserve"> </w:t>
      </w:r>
      <w:r w:rsidR="00CF4D6C" w:rsidRPr="00CE195A">
        <w:t>(</w:t>
      </w:r>
      <w:r w:rsidR="00CF4D6C">
        <w:t>не публичные данные</w:t>
      </w:r>
      <w:r w:rsidR="00CF4D6C" w:rsidRPr="00CE195A">
        <w:t>)</w:t>
      </w:r>
      <w:r w:rsidR="00CF4D6C">
        <w:t>» (</w:t>
      </w:r>
      <w:r w:rsidR="00CF4D6C" w:rsidRPr="00135AEA">
        <w:rPr>
          <w:lang w:val="en-US"/>
        </w:rPr>
        <w:t>closed</w:t>
      </w:r>
      <w:r w:rsidR="00CF4D6C" w:rsidRPr="00CE195A">
        <w:t>Contract</w:t>
      </w:r>
      <w:r w:rsidR="00CF4D6C">
        <w:t xml:space="preserve">) </w:t>
      </w:r>
      <w:r w:rsidR="00B75F5A">
        <w:t xml:space="preserve">должны выполняться контроли, указанные в </w:t>
      </w:r>
      <w:r w:rsidR="00D55753">
        <w:fldChar w:fldCharType="begin"/>
      </w:r>
      <w:r w:rsidR="00D55753">
        <w:instrText xml:space="preserve"> REF _Ref403484073 \h </w:instrText>
      </w:r>
      <w:r w:rsidR="00D55753">
        <w:fldChar w:fldCharType="separate"/>
      </w:r>
      <w:r w:rsidR="00D55753">
        <w:t xml:space="preserve">Таблица </w:t>
      </w:r>
      <w:r w:rsidR="00D55753">
        <w:rPr>
          <w:noProof/>
        </w:rPr>
        <w:t>4</w:t>
      </w:r>
      <w:r w:rsidR="00D55753">
        <w:fldChar w:fldCharType="end"/>
      </w:r>
    </w:p>
    <w:p w14:paraId="50CBE00E" w14:textId="77777777" w:rsidR="003534F0" w:rsidRDefault="003534F0" w:rsidP="003534F0">
      <w:pPr>
        <w:ind w:firstLine="0"/>
      </w:pPr>
    </w:p>
    <w:p w14:paraId="74A07E7A" w14:textId="7FA59EB5" w:rsidR="003534F0" w:rsidRPr="00C158A3" w:rsidRDefault="003534F0" w:rsidP="003534F0">
      <w:pPr>
        <w:ind w:firstLine="0"/>
      </w:pPr>
      <w:bookmarkStart w:id="46" w:name="_Ref403484073"/>
      <w:bookmarkStart w:id="47" w:name="_Ref69917997"/>
      <w:r>
        <w:t xml:space="preserve">Таблица </w:t>
      </w:r>
      <w:r w:rsidR="008515DE">
        <w:rPr>
          <w:noProof/>
        </w:rPr>
        <w:fldChar w:fldCharType="begin"/>
      </w:r>
      <w:r w:rsidR="008515DE">
        <w:rPr>
          <w:noProof/>
        </w:rPr>
        <w:instrText xml:space="preserve"> SEQ Таблица \* ARABIC </w:instrText>
      </w:r>
      <w:r w:rsidR="008515DE">
        <w:rPr>
          <w:noProof/>
        </w:rPr>
        <w:fldChar w:fldCharType="separate"/>
      </w:r>
      <w:r w:rsidR="000A220F">
        <w:rPr>
          <w:noProof/>
        </w:rPr>
        <w:t>4</w:t>
      </w:r>
      <w:r w:rsidR="008515DE">
        <w:rPr>
          <w:noProof/>
        </w:rPr>
        <w:fldChar w:fldCharType="end"/>
      </w:r>
      <w:bookmarkEnd w:id="46"/>
      <w:r w:rsidRPr="00032D3B">
        <w:t xml:space="preserve"> – </w:t>
      </w:r>
      <w:r w:rsidR="00B75F5A">
        <w:t>Интеграционные контро</w:t>
      </w:r>
      <w:r w:rsidR="00C158A3">
        <w:t>ли,</w:t>
      </w:r>
      <w:r w:rsidR="00C158A3" w:rsidRPr="00C158A3">
        <w:t xml:space="preserve"> </w:t>
      </w:r>
      <w:r w:rsidR="00C158A3">
        <w:t>выполняемые при приеме на ООС пакета «</w:t>
      </w:r>
      <w:r w:rsidR="00C158A3" w:rsidRPr="003534F0">
        <w:t>Информация (проект информации) о заключенном контракте</w:t>
      </w:r>
      <w:r w:rsidR="00C158A3">
        <w:t>» (</w:t>
      </w:r>
      <w:r w:rsidR="00C158A3" w:rsidRPr="003534F0">
        <w:t>contract</w:t>
      </w:r>
      <w:r w:rsidR="009A395B">
        <w:t>2015</w:t>
      </w:r>
      <w:r w:rsidR="00C158A3">
        <w:t>)</w:t>
      </w:r>
      <w:bookmarkEnd w:id="47"/>
    </w:p>
    <w:tbl>
      <w:tblPr>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45"/>
        <w:gridCol w:w="52"/>
        <w:gridCol w:w="428"/>
        <w:gridCol w:w="44"/>
        <w:gridCol w:w="2080"/>
        <w:gridCol w:w="50"/>
        <w:gridCol w:w="849"/>
        <w:gridCol w:w="2078"/>
        <w:gridCol w:w="46"/>
        <w:gridCol w:w="105"/>
        <w:gridCol w:w="545"/>
        <w:gridCol w:w="2165"/>
      </w:tblGrid>
      <w:tr w:rsidR="0090313D" w14:paraId="4F583EBB" w14:textId="77777777" w:rsidTr="00AA184A">
        <w:trPr>
          <w:trHeight w:val="420"/>
        </w:trPr>
        <w:tc>
          <w:tcPr>
            <w:tcW w:w="841" w:type="pct"/>
            <w:gridSpan w:val="2"/>
          </w:tcPr>
          <w:p w14:paraId="4C20F173" w14:textId="77777777" w:rsidR="0090313D" w:rsidRDefault="0090313D" w:rsidP="00ED08B5">
            <w:pPr>
              <w:pStyle w:val="ad"/>
              <w:jc w:val="left"/>
            </w:pPr>
            <w:r>
              <w:t>№ контроля</w:t>
            </w:r>
          </w:p>
        </w:tc>
        <w:tc>
          <w:tcPr>
            <w:tcW w:w="234" w:type="pct"/>
            <w:gridSpan w:val="2"/>
          </w:tcPr>
          <w:p w14:paraId="0A5FFADC" w14:textId="6E96C30C" w:rsidR="0090313D" w:rsidRDefault="0090313D" w:rsidP="00ED08B5">
            <w:pPr>
              <w:pStyle w:val="ad"/>
              <w:jc w:val="left"/>
            </w:pPr>
            <w:r>
              <w:t>Зависимость</w:t>
            </w:r>
          </w:p>
        </w:tc>
        <w:tc>
          <w:tcPr>
            <w:tcW w:w="1056" w:type="pct"/>
            <w:gridSpan w:val="2"/>
          </w:tcPr>
          <w:p w14:paraId="54C64461" w14:textId="0A9828C0" w:rsidR="0090313D" w:rsidRDefault="0090313D" w:rsidP="00ED08B5">
            <w:pPr>
              <w:pStyle w:val="ad"/>
              <w:jc w:val="left"/>
            </w:pPr>
            <w:r>
              <w:t>Проверяемое</w:t>
            </w:r>
            <w:r w:rsidRPr="00B3492F">
              <w:t xml:space="preserve"> поле</w:t>
            </w:r>
          </w:p>
        </w:tc>
        <w:tc>
          <w:tcPr>
            <w:tcW w:w="1474" w:type="pct"/>
            <w:gridSpan w:val="3"/>
          </w:tcPr>
          <w:p w14:paraId="553A0F6F" w14:textId="77777777" w:rsidR="0090313D" w:rsidRDefault="0090313D" w:rsidP="00ED08B5">
            <w:pPr>
              <w:pStyle w:val="ad"/>
              <w:jc w:val="left"/>
            </w:pPr>
            <w:r>
              <w:t>Реализация условия на схеме</w:t>
            </w:r>
          </w:p>
        </w:tc>
        <w:tc>
          <w:tcPr>
            <w:tcW w:w="1395" w:type="pct"/>
            <w:gridSpan w:val="3"/>
          </w:tcPr>
          <w:p w14:paraId="2F6EF921" w14:textId="77777777" w:rsidR="0090313D" w:rsidRDefault="0090313D" w:rsidP="00ED08B5">
            <w:pPr>
              <w:pStyle w:val="ad"/>
              <w:jc w:val="left"/>
            </w:pPr>
            <w:r>
              <w:t>Возвращаемая ошибка в случае невыполнения контроля</w:t>
            </w:r>
          </w:p>
        </w:tc>
      </w:tr>
      <w:tr w:rsidR="00A207B9" w:rsidRPr="005068C3" w14:paraId="5E3F3990" w14:textId="77777777" w:rsidTr="00F427CD">
        <w:trPr>
          <w:trHeight w:val="348"/>
        </w:trPr>
        <w:tc>
          <w:tcPr>
            <w:tcW w:w="5000" w:type="pct"/>
            <w:gridSpan w:val="12"/>
          </w:tcPr>
          <w:p w14:paraId="1F1AE2F4" w14:textId="3A31E729" w:rsidR="00FD699D" w:rsidRDefault="00FD699D" w:rsidP="00FD699D">
            <w:pPr>
              <w:pStyle w:val="ad"/>
              <w:jc w:val="left"/>
            </w:pPr>
            <w:r w:rsidRPr="00FD699D">
              <w:t>В РГК при приеме изменений проектов по полю «Идентификатор документа» (</w:t>
            </w:r>
            <w:r w:rsidRPr="00FD699D">
              <w:rPr>
                <w:lang w:val="en-US"/>
              </w:rPr>
              <w:t>id</w:t>
            </w:r>
            <w:r w:rsidRPr="00FD699D">
              <w:t>) в отличии от прочих реестров ЕИС не происходит пересохранение той же записи в БД</w:t>
            </w:r>
            <w:r w:rsidR="007E6A29">
              <w:t xml:space="preserve"> по найденному значению в столбце </w:t>
            </w:r>
            <w:r w:rsidR="007E6A29" w:rsidRPr="00FD699D">
              <w:t>contract_info_id</w:t>
            </w:r>
            <w:r w:rsidRPr="00FD699D">
              <w:t xml:space="preserve">, а создается новая актуальная запись </w:t>
            </w:r>
            <w:r>
              <w:t xml:space="preserve">с тем же </w:t>
            </w:r>
            <w:r w:rsidRPr="00FD699D">
              <w:t xml:space="preserve">contract_id </w:t>
            </w:r>
            <w:r>
              <w:t xml:space="preserve">, но </w:t>
            </w:r>
            <w:r w:rsidRPr="00FD699D">
              <w:t>с новым contract_info_id</w:t>
            </w:r>
            <w:r w:rsidR="007E6A29">
              <w:t xml:space="preserve">. При этом проекту с устаревшими сведениями присваивается атрибут </w:t>
            </w:r>
            <w:r w:rsidR="007E6A29" w:rsidRPr="007E6A29">
              <w:t>is_deleted = true</w:t>
            </w:r>
            <w:r w:rsidR="007E6A29">
              <w:t xml:space="preserve">. Т.о. для дальнейшего изменения неразмещенного обновленного проекта в поле </w:t>
            </w:r>
            <w:r w:rsidR="007E6A29" w:rsidRPr="00FD699D">
              <w:t>id</w:t>
            </w:r>
            <w:r w:rsidR="007E6A29">
              <w:t xml:space="preserve"> необходимо указывать новый </w:t>
            </w:r>
            <w:r w:rsidR="007E6A29" w:rsidRPr="00FD699D">
              <w:t>contract_info_id</w:t>
            </w:r>
            <w:r w:rsidR="007E6A29">
              <w:t xml:space="preserve"> актуальной записи в БД/выгруженного из ЕИС пакета.</w:t>
            </w:r>
          </w:p>
          <w:p w14:paraId="277DE7F0" w14:textId="321F4AD0" w:rsidR="00325B99" w:rsidRDefault="00325B99" w:rsidP="00FD699D">
            <w:pPr>
              <w:pStyle w:val="ad"/>
              <w:jc w:val="left"/>
            </w:pPr>
          </w:p>
          <w:p w14:paraId="05EAF01C" w14:textId="0A50591D" w:rsidR="00325B99" w:rsidRPr="00B02544" w:rsidRDefault="00325B99" w:rsidP="00FD699D">
            <w:pPr>
              <w:pStyle w:val="ad"/>
              <w:jc w:val="left"/>
            </w:pPr>
            <w:r>
              <w:t xml:space="preserve">Поле </w:t>
            </w:r>
            <w:r w:rsidRPr="00325B99">
              <w:t>"</w:t>
            </w:r>
            <w:r w:rsidR="008761C1">
              <w:t xml:space="preserve"> </w:t>
            </w:r>
            <w:r w:rsidR="008761C1" w:rsidRPr="008761C1">
              <w:t>Контракт с условием о неразмещении на официальном сайте в со-ответствии с установленными законодательством случаями</w:t>
            </w:r>
            <w:r w:rsidR="008761C1" w:rsidRPr="008761C1" w:rsidDel="008761C1">
              <w:t xml:space="preserve"> </w:t>
            </w:r>
            <w:r w:rsidRPr="00325B99">
              <w:t>" (notPublishedOnEISSt103Ch5P3)</w:t>
            </w:r>
            <w:r>
              <w:t xml:space="preserve">. Игнорируется при приеме для документов </w:t>
            </w:r>
            <w:r w:rsidRPr="003534F0">
              <w:t>contract</w:t>
            </w:r>
            <w:r>
              <w:t xml:space="preserve">. Принимается для </w:t>
            </w:r>
            <w:r w:rsidRPr="00325B99">
              <w:t>closedContract</w:t>
            </w:r>
            <w:r>
              <w:t>.</w:t>
            </w:r>
            <w:r w:rsidR="00980B8A">
              <w:t xml:space="preserve"> </w:t>
            </w:r>
            <w:r w:rsidR="009F018F">
              <w:t xml:space="preserve">При приеме первоначальной версии проекта контракта, </w:t>
            </w:r>
            <w:r w:rsidR="009F018F" w:rsidRPr="009E6713">
              <w:t>сформированного на основании электронного контракта в структурированном виде</w:t>
            </w:r>
            <w:r w:rsidR="009F018F">
              <w:t>, е</w:t>
            </w:r>
            <w:r w:rsidR="00254E0F" w:rsidRPr="00980B8A">
              <w:t>сли в</w:t>
            </w:r>
            <w:r w:rsidR="007F3E5A">
              <w:t xml:space="preserve"> связанном</w:t>
            </w:r>
            <w:r w:rsidR="00254E0F" w:rsidRPr="00980B8A">
              <w:t xml:space="preserve"> ПЗК указан тип документа «EPK – ед. поставщик в структуре (с улицы)» или «EP – с ед. поставщиком», то поле заполняется автоматически на основании сведений из ПЗК</w:t>
            </w:r>
            <w:r w:rsidR="00B02544">
              <w:t xml:space="preserve">. </w:t>
            </w:r>
            <w:r w:rsidR="00B02544" w:rsidRPr="00B02544">
              <w:t>Если в</w:t>
            </w:r>
            <w:r w:rsidR="00B02544">
              <w:t xml:space="preserve"> связанном</w:t>
            </w:r>
            <w:r w:rsidR="00B02544" w:rsidRPr="00B02544">
              <w:t xml:space="preserve"> ПЗК указан тип документа «KP – по конкурентной процедуре», то поле не заполняется.</w:t>
            </w:r>
            <w:r w:rsidR="00B02544">
              <w:t xml:space="preserve"> </w:t>
            </w:r>
            <w:r w:rsidR="00B02544" w:rsidRPr="00B02544">
              <w:t>Если признак "Документ на базе РЭК" установлен, то при приеме сведений об изменении СГК необходимо игнорировать и заполнять автоматически на основании связанного ДС (в случае, если заполнен блок «Изменение контракта» (modification/contractChange)) или предыдущей версии СГК (в случае, если заполнен блок «Корректировка ошибок» (modification/errorCorrection))</w:t>
            </w:r>
            <w:r w:rsidR="003C1F44">
              <w:t>.</w:t>
            </w:r>
          </w:p>
          <w:p w14:paraId="481B28A2" w14:textId="54F2A4CB" w:rsidR="00867619" w:rsidRDefault="00867619" w:rsidP="00FD699D">
            <w:pPr>
              <w:pStyle w:val="ad"/>
              <w:jc w:val="left"/>
            </w:pPr>
          </w:p>
          <w:p w14:paraId="7BA8E6B2" w14:textId="752C14FF" w:rsidR="00867619" w:rsidRDefault="00867619" w:rsidP="00FD699D">
            <w:pPr>
              <w:pStyle w:val="ad"/>
              <w:jc w:val="left"/>
            </w:pPr>
            <w:r>
              <w:t xml:space="preserve">Поле </w:t>
            </w:r>
            <w:r w:rsidRPr="00867619">
              <w:t>«Дата первоночального размещения документа» (placementDate)</w:t>
            </w:r>
            <w:r>
              <w:t>. Игнорируется при приеме. Заполняется автоматически при выгрузке из ЕИС датой размещения первоначальной версиии документа.</w:t>
            </w:r>
          </w:p>
          <w:p w14:paraId="372E6975" w14:textId="0A9079DC" w:rsidR="00D55753" w:rsidRDefault="00D55753" w:rsidP="00FD699D">
            <w:pPr>
              <w:pStyle w:val="ad"/>
              <w:jc w:val="left"/>
            </w:pPr>
          </w:p>
          <w:p w14:paraId="5C661D4D" w14:textId="630021D2" w:rsidR="005775E1" w:rsidRDefault="00012727" w:rsidP="005775E1">
            <w:pPr>
              <w:pStyle w:val="ad"/>
            </w:pPr>
            <w:r w:rsidRPr="005775E1">
              <w:t>В случае если указанный проект связан с проектом контракта из ПЗК и в проекте контракта ПЗК установлен признак «В соответствии с актом Правительства Российской Федерации контракт не подлежит размещению на Официальном сайте ЕИС»</w:t>
            </w:r>
            <w:r w:rsidR="005775E1">
              <w:t xml:space="preserve"> (</w:t>
            </w:r>
            <w:bookmarkStart w:id="48" w:name="contractIsNotPlaceByAct"/>
            <w:r w:rsidR="005775E1" w:rsidRPr="00493728">
              <w:t>contractIsNotPlaceByAct</w:t>
            </w:r>
            <w:bookmarkEnd w:id="48"/>
            <w:r w:rsidR="005775E1">
              <w:t xml:space="preserve">) </w:t>
            </w:r>
            <w:r w:rsidR="005775E1" w:rsidRPr="005775E1">
              <w:t>ПЗК. Добавление признака сокрытия информации для открытых ОППИ</w:t>
            </w:r>
            <w:r w:rsidR="005775E1">
              <w:t>)</w:t>
            </w:r>
            <w:r w:rsidRPr="005775E1">
              <w:t>,</w:t>
            </w:r>
            <w:r w:rsidR="005775E1" w:rsidRPr="005775E1">
              <w:t xml:space="preserve"> </w:t>
            </w:r>
            <w:r w:rsidR="005775E1">
              <w:t>то</w:t>
            </w:r>
            <w:r w:rsidR="006837DC" w:rsidRPr="005775E1">
              <w:t xml:space="preserve"> в принимаемом </w:t>
            </w:r>
            <w:r w:rsidR="005775E1" w:rsidRPr="005775E1">
              <w:t>проекте сведений о контракте</w:t>
            </w:r>
            <w:r w:rsidR="006837DC" w:rsidRPr="005775E1">
              <w:t xml:space="preserve"> автоматически устанавливается признак «В соответствии с актом Правительства Российской Федерации контракт не подлежит размещению на Официальном сайте ЕИС».</w:t>
            </w:r>
          </w:p>
          <w:p w14:paraId="4873202F" w14:textId="47BA9800" w:rsidR="006837DC" w:rsidRDefault="006837DC" w:rsidP="005775E1">
            <w:pPr>
              <w:pStyle w:val="ad"/>
            </w:pPr>
            <w:r w:rsidRPr="005775E1">
              <w:t>Установка признака «В соответствии с актом Правительства Российской Федерации контракт не подлежит размещению на Официальном сайте ЕИС» для документов РК (в том числе и прини</w:t>
            </w:r>
            <w:r w:rsidRPr="005775E1">
              <w:lastRenderedPageBreak/>
              <w:t>маемых по интеграции) означает автоматическую установку признака «Информация и документы не размещаются на официальном сайте ЕИС в соответствии с частью 5 статьи 103 Закона № 44-ФЗ» для данных документов. Таким образом (уже реализовано, текущие механизмы):</w:t>
            </w:r>
          </w:p>
          <w:p w14:paraId="5CCA1CCF" w14:textId="77777777" w:rsidR="005775E1" w:rsidRPr="005775E1" w:rsidRDefault="005775E1" w:rsidP="005775E1">
            <w:pPr>
              <w:pStyle w:val="ad"/>
            </w:pPr>
          </w:p>
          <w:p w14:paraId="03A69986" w14:textId="77777777" w:rsidR="006837DC" w:rsidRPr="00683BAB" w:rsidRDefault="006837DC" w:rsidP="006837DC">
            <w:pPr>
              <w:pStyle w:val="10"/>
              <w:rPr>
                <w:rFonts w:eastAsiaTheme="majorEastAsia"/>
              </w:rPr>
            </w:pPr>
            <w:r w:rsidRPr="00683BAB">
              <w:rPr>
                <w:rFonts w:eastAsiaTheme="majorEastAsia"/>
              </w:rPr>
              <w:t>Документы РК с установленным признаком («сокрытые»</w:t>
            </w:r>
            <w:r>
              <w:rPr>
                <w:rFonts w:eastAsiaTheme="majorEastAsia"/>
              </w:rPr>
              <w:t xml:space="preserve"> </w:t>
            </w:r>
            <w:r w:rsidRPr="005775E1">
              <w:rPr>
                <w:rFonts w:eastAsiaTheme="majorEastAsia"/>
              </w:rPr>
              <w:t>с префиксом «</w:t>
            </w:r>
            <w:r w:rsidRPr="005775E1">
              <w:rPr>
                <w:rFonts w:eastAsiaTheme="majorEastAsia"/>
                <w:lang w:val="en-US"/>
              </w:rPr>
              <w:t>closed</w:t>
            </w:r>
            <w:r w:rsidRPr="005775E1">
              <w:rPr>
                <w:rFonts w:eastAsiaTheme="majorEastAsia"/>
              </w:rPr>
              <w:t>»</w:t>
            </w:r>
            <w:r w:rsidRPr="00683BAB">
              <w:rPr>
                <w:rFonts w:eastAsiaTheme="majorEastAsia"/>
              </w:rPr>
              <w:t xml:space="preserve">) </w:t>
            </w:r>
            <w:r>
              <w:rPr>
                <w:rFonts w:eastAsiaTheme="majorEastAsia"/>
              </w:rPr>
              <w:t xml:space="preserve">не </w:t>
            </w:r>
            <w:r w:rsidRPr="00683BAB">
              <w:rPr>
                <w:rFonts w:eastAsiaTheme="majorEastAsia"/>
              </w:rPr>
              <w:t>должны выгружаться на общедоступный FTP ЕИС;</w:t>
            </w:r>
          </w:p>
          <w:p w14:paraId="295C531E" w14:textId="77777777" w:rsidR="006837DC" w:rsidRPr="00683BAB" w:rsidRDefault="006837DC" w:rsidP="006837DC">
            <w:pPr>
              <w:pStyle w:val="10"/>
              <w:rPr>
                <w:rFonts w:eastAsiaTheme="majorEastAsia"/>
              </w:rPr>
            </w:pPr>
            <w:r w:rsidRPr="00683BAB">
              <w:rPr>
                <w:rFonts w:eastAsiaTheme="majorEastAsia"/>
              </w:rPr>
              <w:t>Документы контроля ЛК ОК</w:t>
            </w:r>
            <w:r>
              <w:rPr>
                <w:rFonts w:eastAsiaTheme="majorEastAsia"/>
              </w:rPr>
              <w:t xml:space="preserve"> (</w:t>
            </w:r>
            <w:r w:rsidRPr="005775E1">
              <w:rPr>
                <w:rFonts w:eastAsiaTheme="majorEastAsia"/>
              </w:rPr>
              <w:t>с префиксом «</w:t>
            </w:r>
            <w:r w:rsidRPr="005775E1">
              <w:rPr>
                <w:rFonts w:eastAsiaTheme="majorEastAsia"/>
                <w:lang w:val="en-US"/>
              </w:rPr>
              <w:t>closed</w:t>
            </w:r>
            <w:r w:rsidRPr="005775E1">
              <w:rPr>
                <w:rFonts w:eastAsiaTheme="majorEastAsia"/>
              </w:rPr>
              <w:t>»</w:t>
            </w:r>
            <w:r>
              <w:rPr>
                <w:rFonts w:eastAsiaTheme="majorEastAsia"/>
              </w:rPr>
              <w:t>)</w:t>
            </w:r>
            <w:r w:rsidRPr="00683BAB">
              <w:rPr>
                <w:rFonts w:eastAsiaTheme="majorEastAsia"/>
              </w:rPr>
              <w:t>, связанные с данными «сокрытыми» документами РК, не должны выгружаться на общедоступный FTP ЕИС;</w:t>
            </w:r>
          </w:p>
          <w:p w14:paraId="55ED6A88" w14:textId="7C002E20" w:rsidR="006837DC" w:rsidRPr="00683BAB" w:rsidRDefault="006837DC" w:rsidP="006837DC">
            <w:pPr>
              <w:pStyle w:val="10"/>
              <w:rPr>
                <w:rFonts w:eastAsiaTheme="majorEastAsia"/>
              </w:rPr>
            </w:pPr>
            <w:r w:rsidRPr="00683BAB">
              <w:rPr>
                <w:rFonts w:eastAsiaTheme="majorEastAsia"/>
              </w:rPr>
              <w:t>«Сокрытые»</w:t>
            </w:r>
            <w:r>
              <w:rPr>
                <w:rFonts w:eastAsiaTheme="majorEastAsia"/>
              </w:rPr>
              <w:t xml:space="preserve"> (</w:t>
            </w:r>
            <w:r w:rsidRPr="005775E1">
              <w:rPr>
                <w:rFonts w:eastAsiaTheme="majorEastAsia"/>
              </w:rPr>
              <w:t>с префиксом «</w:t>
            </w:r>
            <w:r w:rsidRPr="005775E1">
              <w:rPr>
                <w:rFonts w:eastAsiaTheme="majorEastAsia"/>
                <w:lang w:val="en-US"/>
              </w:rPr>
              <w:t>closed</w:t>
            </w:r>
            <w:r w:rsidRPr="005775E1">
              <w:rPr>
                <w:rFonts w:eastAsiaTheme="majorEastAsia"/>
              </w:rPr>
              <w:t>»</w:t>
            </w:r>
            <w:r>
              <w:rPr>
                <w:rFonts w:eastAsiaTheme="majorEastAsia"/>
              </w:rPr>
              <w:t>)</w:t>
            </w:r>
            <w:r w:rsidRPr="00683BAB">
              <w:rPr>
                <w:rFonts w:eastAsiaTheme="majorEastAsia"/>
              </w:rPr>
              <w:t xml:space="preserve"> документы РК и</w:t>
            </w:r>
            <w:r>
              <w:rPr>
                <w:rFonts w:eastAsiaTheme="majorEastAsia"/>
              </w:rPr>
              <w:t xml:space="preserve"> документы контроля ЛК ОК (</w:t>
            </w:r>
            <w:r w:rsidRPr="005775E1">
              <w:rPr>
                <w:rFonts w:eastAsiaTheme="majorEastAsia"/>
              </w:rPr>
              <w:t>с префиксом «</w:t>
            </w:r>
            <w:r w:rsidRPr="005775E1">
              <w:rPr>
                <w:rFonts w:eastAsiaTheme="majorEastAsia"/>
                <w:lang w:val="en-US"/>
              </w:rPr>
              <w:t>closed</w:t>
            </w:r>
            <w:r w:rsidRPr="005775E1">
              <w:rPr>
                <w:rFonts w:eastAsiaTheme="majorEastAsia"/>
              </w:rPr>
              <w:t>»</w:t>
            </w:r>
            <w:r>
              <w:rPr>
                <w:rFonts w:eastAsiaTheme="majorEastAsia"/>
              </w:rPr>
              <w:t>)</w:t>
            </w:r>
            <w:r w:rsidRPr="00683BAB">
              <w:rPr>
                <w:rFonts w:eastAsiaTheme="majorEastAsia"/>
              </w:rPr>
              <w:t>, связанные с данными «сокрытыми» документами РК, должны отдаваться авторизованным региональным информационными системам (РИС) через очереди отдачи.</w:t>
            </w:r>
          </w:p>
          <w:p w14:paraId="101CCBEF" w14:textId="77777777" w:rsidR="006837DC" w:rsidRPr="00683BAB" w:rsidRDefault="006837DC" w:rsidP="006837DC">
            <w:pPr>
              <w:pStyle w:val="10"/>
              <w:rPr>
                <w:rFonts w:eastAsiaTheme="majorEastAsia"/>
              </w:rPr>
            </w:pPr>
            <w:r w:rsidRPr="00683BAB">
              <w:rPr>
                <w:rFonts w:eastAsiaTheme="majorEastAsia"/>
              </w:rPr>
              <w:t>«Сокрытые» документы РК и документы контроля ЛК ОК, связанные с данными «сокрытыми» документами РК, должны отдаваться на защищенные FTP в рамках выгрузок по правилам на защищенные АПКШ «Континент» FTP-сервера.</w:t>
            </w:r>
          </w:p>
          <w:p w14:paraId="639FA3EB" w14:textId="77777777" w:rsidR="00D55753" w:rsidRPr="00FD699D" w:rsidRDefault="00D55753" w:rsidP="00FD699D">
            <w:pPr>
              <w:pStyle w:val="ad"/>
              <w:jc w:val="left"/>
            </w:pPr>
          </w:p>
          <w:p w14:paraId="238DDCEF" w14:textId="77777777" w:rsidR="00FD699D" w:rsidRDefault="00FD699D" w:rsidP="004E696E">
            <w:pPr>
              <w:pStyle w:val="ad"/>
              <w:jc w:val="center"/>
              <w:rPr>
                <w:b/>
              </w:rPr>
            </w:pPr>
          </w:p>
          <w:p w14:paraId="573F70A7" w14:textId="53C76581" w:rsidR="004E696E" w:rsidRPr="004E696E" w:rsidRDefault="004E696E" w:rsidP="004E696E">
            <w:pPr>
              <w:pStyle w:val="ad"/>
              <w:jc w:val="center"/>
              <w:rPr>
                <w:b/>
              </w:rPr>
            </w:pPr>
            <w:r w:rsidRPr="004E696E">
              <w:rPr>
                <w:b/>
              </w:rPr>
              <w:t>Блок «Отсканированная копия контракта» (scanDocuments)</w:t>
            </w:r>
          </w:p>
          <w:p w14:paraId="37D19827" w14:textId="77777777" w:rsidR="004E696E" w:rsidRDefault="004E696E" w:rsidP="004E696E">
            <w:pPr>
              <w:pStyle w:val="ad"/>
              <w:jc w:val="left"/>
            </w:pPr>
          </w:p>
          <w:p w14:paraId="156ACC92" w14:textId="15840F70" w:rsidR="00777751" w:rsidRDefault="00777751" w:rsidP="004E696E">
            <w:pPr>
              <w:pStyle w:val="ad"/>
              <w:jc w:val="left"/>
            </w:pPr>
            <w:r>
              <w:t>Блок «</w:t>
            </w:r>
            <w:r w:rsidRPr="00777751">
              <w:t>Файлы отсканированной копии контракта, вручную приложенные пользователем в сведения о контракте</w:t>
            </w:r>
            <w:r>
              <w:t>» (</w:t>
            </w:r>
            <w:r w:rsidRPr="00777751">
              <w:t>attachment</w:t>
            </w:r>
            <w:r>
              <w:t>)</w:t>
            </w:r>
          </w:p>
          <w:p w14:paraId="5A87B50D" w14:textId="77777777" w:rsidR="00777751" w:rsidRDefault="00777751" w:rsidP="004E696E">
            <w:pPr>
              <w:pStyle w:val="ad"/>
              <w:jc w:val="left"/>
            </w:pPr>
          </w:p>
          <w:p w14:paraId="7EC6CFB4" w14:textId="246A19C1" w:rsidR="004E696E" w:rsidRDefault="004E696E" w:rsidP="004E696E">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7B3ECA">
              <w:t>attachments</w:t>
            </w:r>
            <w:r>
              <w:t>\attachment\</w:t>
            </w:r>
            <w:r w:rsidRPr="007B3ECA">
              <w:t>notPublishedOnEIS</w:t>
            </w:r>
            <w:r>
              <w:t xml:space="preserve">) - </w:t>
            </w:r>
            <w:r w:rsidR="007944B5">
              <w:t>не может быть заполнен</w:t>
            </w:r>
            <w:r w:rsidR="007944B5" w:rsidRPr="007B3ECA">
              <w:t xml:space="preserve"> </w:t>
            </w:r>
            <w:r w:rsidRPr="007B3ECA">
              <w:t>при приеме, заполняется при передаче, в случае если информация не должна быть размещена в открытой части ЕИС</w:t>
            </w:r>
          </w:p>
          <w:p w14:paraId="25311EF2" w14:textId="0650F1B7" w:rsidR="00750C77" w:rsidRDefault="00750C77" w:rsidP="004E696E">
            <w:pPr>
              <w:pStyle w:val="ad"/>
              <w:jc w:val="left"/>
            </w:pPr>
          </w:p>
          <w:p w14:paraId="6A55AB88" w14:textId="64A1B55A" w:rsidR="00777751" w:rsidRDefault="00777751" w:rsidP="004E696E">
            <w:pPr>
              <w:pStyle w:val="ad"/>
              <w:jc w:val="left"/>
            </w:pPr>
            <w:bookmarkStart w:id="49" w:name="CPEPAttachment"/>
            <w:r>
              <w:t>Блок «</w:t>
            </w:r>
            <w:r w:rsidRPr="00777751">
              <w:t>Файлы, автоматически подтягивающиеся из ПЗК/РЭК</w:t>
            </w:r>
            <w:r>
              <w:t>» (</w:t>
            </w:r>
            <w:r w:rsidRPr="00777751">
              <w:t>CPEPAttachment</w:t>
            </w:r>
            <w:r>
              <w:t>)</w:t>
            </w:r>
          </w:p>
          <w:bookmarkEnd w:id="49"/>
          <w:p w14:paraId="385B5E51" w14:textId="33C739ED" w:rsidR="00777751" w:rsidRDefault="00777751" w:rsidP="004E696E">
            <w:pPr>
              <w:pStyle w:val="ad"/>
              <w:jc w:val="left"/>
            </w:pPr>
          </w:p>
          <w:p w14:paraId="60BE98CC" w14:textId="77777777" w:rsidR="00B27A12" w:rsidRDefault="00B27A12" w:rsidP="00B27A12">
            <w:pPr>
              <w:pStyle w:val="ad"/>
              <w:jc w:val="left"/>
            </w:pPr>
            <w:r>
              <w:t xml:space="preserve">Блок игнорируется при приеме. </w:t>
            </w:r>
          </w:p>
          <w:p w14:paraId="0AF8BFC0" w14:textId="77777777" w:rsidR="00B27A12" w:rsidRDefault="00B27A12" w:rsidP="00B27A12">
            <w:pPr>
              <w:pStyle w:val="ad"/>
              <w:jc w:val="left"/>
            </w:pPr>
            <w:r>
              <w:t>Заполняется при передаче:</w:t>
            </w:r>
          </w:p>
          <w:p w14:paraId="03E0E2F9" w14:textId="4AC06966" w:rsidR="00B27A12" w:rsidRDefault="00B27A12" w:rsidP="00B27A12">
            <w:pPr>
              <w:pStyle w:val="ad"/>
              <w:jc w:val="left"/>
            </w:pPr>
            <w:r>
              <w:t xml:space="preserve">1) при приеме первой </w:t>
            </w:r>
            <w:r w:rsidR="006C4E9C">
              <w:t xml:space="preserve">и последущих </w:t>
            </w:r>
            <w:r>
              <w:t>верси</w:t>
            </w:r>
            <w:r w:rsidR="006C4E9C">
              <w:t>ф</w:t>
            </w:r>
            <w:r>
              <w:t xml:space="preserve"> сведений о контракте:</w:t>
            </w:r>
          </w:p>
          <w:p w14:paraId="6570231A" w14:textId="77777777" w:rsidR="00B27A12" w:rsidRDefault="00B27A12" w:rsidP="00B27A12">
            <w:pPr>
              <w:pStyle w:val="ad"/>
              <w:jc w:val="left"/>
            </w:pPr>
            <w:r>
              <w:t xml:space="preserve">   а ) В случае если 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заключенного в электронной форме» (foundation/fcsOrder/order/contractProjectNumber) или определен автоматически, сформирован в структурированном виде,  то блок заполняется содержимым блока  "Файлы подписанного контракта" (contractProjectFilesInfo) документа "Подписанный контракт" (contractSign)</w:t>
            </w:r>
          </w:p>
          <w:p w14:paraId="19FF8293" w14:textId="77777777" w:rsidR="00B27A12" w:rsidRDefault="00B27A12" w:rsidP="00B27A12">
            <w:pPr>
              <w:pStyle w:val="ad"/>
              <w:jc w:val="left"/>
            </w:pPr>
            <w:r>
              <w:t xml:space="preserve">   б ) В случае если сведения о контракте создаются на основании электронного контракта в структурированном виде ( в связанном проекте контракта установлен признак "Проект контракта формируется в структурированном виде" (contractInfo/isStructuredForm)),</w:t>
            </w:r>
          </w:p>
          <w:p w14:paraId="7A410AFB" w14:textId="7CB3A1C6" w:rsidR="00B27A12" w:rsidRDefault="00B27A12" w:rsidP="00B27A12">
            <w:pPr>
              <w:pStyle w:val="ad"/>
              <w:jc w:val="left"/>
            </w:pPr>
            <w:r>
              <w:t>то блок заполняется содержимым блока "Проект электронного контракта в структурированной форме" (electronicContractInfo), включая блоки electronicContractInfo\printFormInfo, electronicContractInfo\printFormHTMLInfo, electronicContractInfo\attachmentsInfo документа "Подписанный контракт" (contractSign).</w:t>
            </w:r>
          </w:p>
          <w:p w14:paraId="12522DEE" w14:textId="38F0625A" w:rsidR="00B27A12" w:rsidRDefault="00B27A12" w:rsidP="00B27A12">
            <w:pPr>
              <w:pStyle w:val="ad"/>
              <w:jc w:val="left"/>
            </w:pPr>
            <w:r>
              <w:lastRenderedPageBreak/>
              <w:t>При этом содержимое блоков «</w:t>
            </w:r>
            <w:r w:rsidRPr="00B27A12">
              <w:t>Электронная подпись заказчика</w:t>
            </w:r>
            <w:r>
              <w:t>» (</w:t>
            </w:r>
            <w:r w:rsidRPr="00B27A12">
              <w:t>contractProjectFilesInfo/contractProjectFileInfo/customerSignature</w:t>
            </w:r>
            <w:r>
              <w:t>) и «</w:t>
            </w:r>
            <w:r w:rsidRPr="00B27A12">
              <w:t>Электронная подпись поставщика</w:t>
            </w:r>
            <w:r>
              <w:t xml:space="preserve">» </w:t>
            </w:r>
            <w:r w:rsidR="00B22636">
              <w:t>(</w:t>
            </w:r>
            <w:r w:rsidR="00B22636" w:rsidRPr="00B22636">
              <w:t>contractProjectFilesInfo/contractProjectFileInfo/supplierSignature</w:t>
            </w:r>
            <w:r>
              <w:t>)</w:t>
            </w:r>
            <w:r w:rsidR="00B22636">
              <w:t xml:space="preserve"> должно суммировоться в блок «</w:t>
            </w:r>
            <w:r w:rsidR="00B22636" w:rsidRPr="00B22636">
              <w:t>Электронная подпись документа</w:t>
            </w:r>
            <w:r w:rsidR="00B22636">
              <w:t>» (</w:t>
            </w:r>
            <w:r w:rsidR="00B22636" w:rsidRPr="00B22636">
              <w:t>scanDocuments/CPEPAttachment/cryptoSigns</w:t>
            </w:r>
            <w:r w:rsidR="00B22636">
              <w:t>).</w:t>
            </w:r>
          </w:p>
          <w:p w14:paraId="2C4F2743" w14:textId="77777777" w:rsidR="00B27A12" w:rsidRDefault="00B27A12" w:rsidP="00B27A12">
            <w:pPr>
              <w:pStyle w:val="ad"/>
              <w:jc w:val="left"/>
            </w:pPr>
          </w:p>
          <w:p w14:paraId="6FA60B5E" w14:textId="15DBD30F" w:rsidR="00A207B9" w:rsidRDefault="00A207B9" w:rsidP="00485283">
            <w:pPr>
              <w:pStyle w:val="ad"/>
              <w:jc w:val="left"/>
            </w:pPr>
          </w:p>
          <w:p w14:paraId="4D4A3E4A" w14:textId="39D3BB0B" w:rsidR="00620A75" w:rsidRPr="004E696E" w:rsidRDefault="00620A75" w:rsidP="00620A75">
            <w:pPr>
              <w:pStyle w:val="ad"/>
              <w:jc w:val="center"/>
              <w:rPr>
                <w:b/>
              </w:rPr>
            </w:pPr>
            <w:r w:rsidRPr="004E696E">
              <w:rPr>
                <w:b/>
              </w:rPr>
              <w:t>Блок «</w:t>
            </w:r>
            <w:r w:rsidRPr="00620A75">
              <w:rPr>
                <w:b/>
              </w:rPr>
              <w:t>Документы решения врачебной комиссии</w:t>
            </w:r>
            <w:r w:rsidRPr="004E696E">
              <w:rPr>
                <w:b/>
              </w:rPr>
              <w:t>» (</w:t>
            </w:r>
            <w:r w:rsidRPr="00620A75">
              <w:rPr>
                <w:b/>
              </w:rPr>
              <w:t>medicalDocuments</w:t>
            </w:r>
            <w:r w:rsidRPr="004E696E">
              <w:rPr>
                <w:b/>
              </w:rPr>
              <w:t>)</w:t>
            </w:r>
          </w:p>
          <w:p w14:paraId="344471C7" w14:textId="3A6C9EDB" w:rsidR="00620A75" w:rsidRDefault="00620A75" w:rsidP="00620A75">
            <w:pPr>
              <w:pStyle w:val="ad"/>
              <w:jc w:val="left"/>
            </w:pPr>
          </w:p>
          <w:p w14:paraId="6E220FEB" w14:textId="04C47EDA" w:rsidR="00CF4D6C" w:rsidRDefault="00620A75" w:rsidP="00620A75">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7B3ECA">
              <w:t>attachments</w:t>
            </w:r>
            <w:r>
              <w:t>\attachment\</w:t>
            </w:r>
            <w:r w:rsidRPr="007B3ECA">
              <w:t>notPublishedOnEIS</w:t>
            </w:r>
            <w:r>
              <w:t xml:space="preserve">) - </w:t>
            </w:r>
            <w:r w:rsidR="007944B5">
              <w:t>не может быть заполнен</w:t>
            </w:r>
            <w:r w:rsidR="007944B5" w:rsidDel="007944B5">
              <w:t xml:space="preserve"> </w:t>
            </w:r>
            <w:r w:rsidRPr="007B3ECA">
              <w:t>при приеме, заполняется при передаче, в случае если информация не должна быть размещена в открытой части ЕИС</w:t>
            </w:r>
          </w:p>
          <w:p w14:paraId="74170315" w14:textId="2560BB5A" w:rsidR="00620A75" w:rsidRDefault="00620A75" w:rsidP="00620A75">
            <w:pPr>
              <w:pStyle w:val="ad"/>
              <w:jc w:val="left"/>
            </w:pPr>
          </w:p>
          <w:p w14:paraId="14427478" w14:textId="719B537A" w:rsidR="00620A75" w:rsidRPr="00620A75" w:rsidRDefault="00620A75" w:rsidP="00620A75">
            <w:pPr>
              <w:pStyle w:val="ad"/>
              <w:jc w:val="center"/>
              <w:rPr>
                <w:b/>
              </w:rPr>
            </w:pPr>
            <w:r w:rsidRPr="00620A75">
              <w:rPr>
                <w:b/>
              </w:rPr>
              <w:t>Блок «Документы о согласовании контрольным органом в сфере закупок заключения контракта с единственным поставщиком (подрядчиком, исполнителем) в соответствии с пунктом 25 части 1 статьи 93 Закона № 44-ФЗ» (singleSupplierP25Part1St93Documents)</w:t>
            </w:r>
          </w:p>
          <w:p w14:paraId="0B002757" w14:textId="77777777" w:rsidR="00620A75" w:rsidRDefault="00620A75" w:rsidP="00620A75">
            <w:pPr>
              <w:pStyle w:val="ad"/>
              <w:jc w:val="left"/>
            </w:pPr>
          </w:p>
          <w:p w14:paraId="03085E46" w14:textId="4562C8CD" w:rsidR="00620A75" w:rsidRDefault="00620A75" w:rsidP="00620A75">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7B3ECA">
              <w:t>attachments</w:t>
            </w:r>
            <w:r>
              <w:t>\attachment\</w:t>
            </w:r>
            <w:r w:rsidRPr="007B3ECA">
              <w:t>notPublishedOnEIS</w:t>
            </w:r>
            <w:r>
              <w:t xml:space="preserve">) - </w:t>
            </w:r>
            <w:r w:rsidR="007944B5">
              <w:t>не может быть заполнен</w:t>
            </w:r>
            <w:r w:rsidR="007944B5" w:rsidDel="007944B5">
              <w:t xml:space="preserve"> </w:t>
            </w:r>
            <w:r w:rsidRPr="007B3ECA">
              <w:t>при приеме, заполняется при передаче, в случае если информация не должна быть размещена в открытой части ЕИС</w:t>
            </w:r>
          </w:p>
          <w:p w14:paraId="635E2D1C" w14:textId="77777777" w:rsidR="00CF4D6C" w:rsidRDefault="00CF4D6C" w:rsidP="00485283">
            <w:pPr>
              <w:pStyle w:val="ad"/>
              <w:jc w:val="left"/>
            </w:pPr>
          </w:p>
          <w:p w14:paraId="1D3C3819" w14:textId="2E535120" w:rsidR="00620A75" w:rsidRPr="00620A75" w:rsidRDefault="00620A75" w:rsidP="00620A75">
            <w:pPr>
              <w:pStyle w:val="ad"/>
              <w:jc w:val="center"/>
              <w:rPr>
                <w:b/>
              </w:rPr>
            </w:pPr>
            <w:r w:rsidRPr="00620A75">
              <w:rPr>
                <w:b/>
              </w:rPr>
              <w:t>Блок «Информация о прикрепленных документах» (attachments)</w:t>
            </w:r>
          </w:p>
          <w:p w14:paraId="15C43CD0" w14:textId="77777777" w:rsidR="004E696E" w:rsidRDefault="004E696E" w:rsidP="00485283">
            <w:pPr>
              <w:pStyle w:val="ad"/>
              <w:jc w:val="left"/>
            </w:pPr>
          </w:p>
          <w:p w14:paraId="37246FFE" w14:textId="133FD02F" w:rsidR="00620A75" w:rsidRDefault="00620A75" w:rsidP="00620A75">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7B3ECA">
              <w:t>attachments</w:t>
            </w:r>
            <w:r>
              <w:t>\attachment\</w:t>
            </w:r>
            <w:r w:rsidRPr="007B3ECA">
              <w:t>notPublishedOnEIS</w:t>
            </w:r>
            <w:r>
              <w:t xml:space="preserve">) - </w:t>
            </w:r>
            <w:r w:rsidR="007944B5">
              <w:t>не может быть заполнен</w:t>
            </w:r>
            <w:r w:rsidR="007944B5" w:rsidDel="007944B5">
              <w:t xml:space="preserve"> </w:t>
            </w:r>
            <w:r w:rsidRPr="007B3ECA">
              <w:t>при приеме, заполняется при передаче, в случае если информация не должна быть размещена в открытой части ЕИС</w:t>
            </w:r>
          </w:p>
          <w:p w14:paraId="4CF4EDBD" w14:textId="77777777" w:rsidR="004E696E" w:rsidRDefault="004E696E" w:rsidP="00485283">
            <w:pPr>
              <w:pStyle w:val="ad"/>
              <w:jc w:val="left"/>
            </w:pPr>
          </w:p>
          <w:p w14:paraId="500F03BE" w14:textId="0F9815FC" w:rsidR="00A207B9" w:rsidRDefault="00A207B9" w:rsidP="00485283">
            <w:pPr>
              <w:pStyle w:val="ad"/>
              <w:jc w:val="left"/>
            </w:pPr>
            <w:r>
              <w:t>В случае если в принимаемом документе заполнен блок «</w:t>
            </w:r>
            <w:r w:rsidRPr="00A207B9">
              <w:t>Сведения о бюджетном обязательстве (БО)</w:t>
            </w:r>
            <w:r>
              <w:t>» (</w:t>
            </w:r>
            <w:r w:rsidRPr="00A207B9">
              <w:t>budgetObligations</w:t>
            </w:r>
            <w:r>
              <w:t>), следует его сохранять в соответствующем поле БД</w:t>
            </w:r>
          </w:p>
          <w:p w14:paraId="65468A94" w14:textId="0842398A" w:rsidR="00A207B9" w:rsidRPr="007A2D73" w:rsidRDefault="00A207B9" w:rsidP="00254B5F">
            <w:pPr>
              <w:pStyle w:val="ad"/>
              <w:jc w:val="left"/>
            </w:pPr>
          </w:p>
        </w:tc>
      </w:tr>
      <w:tr w:rsidR="0059657E" w:rsidRPr="009F4E26" w14:paraId="265E6082" w14:textId="77777777" w:rsidTr="00AA184A">
        <w:trPr>
          <w:trHeight w:val="348"/>
        </w:trPr>
        <w:tc>
          <w:tcPr>
            <w:tcW w:w="841" w:type="pct"/>
            <w:gridSpan w:val="2"/>
          </w:tcPr>
          <w:p w14:paraId="6FAFEB84" w14:textId="5D4DF27B" w:rsidR="0059657E" w:rsidRDefault="0059657E" w:rsidP="0059657E">
            <w:pPr>
              <w:pStyle w:val="ad"/>
              <w:jc w:val="left"/>
            </w:pPr>
            <w:r>
              <w:lastRenderedPageBreak/>
              <w:t>РК_ИК_0001</w:t>
            </w:r>
          </w:p>
        </w:tc>
        <w:tc>
          <w:tcPr>
            <w:tcW w:w="234" w:type="pct"/>
            <w:gridSpan w:val="2"/>
          </w:tcPr>
          <w:p w14:paraId="4B022CB5" w14:textId="77777777" w:rsidR="0059657E" w:rsidRDefault="0059657E" w:rsidP="0059657E">
            <w:pPr>
              <w:pStyle w:val="ad"/>
              <w:jc w:val="left"/>
            </w:pPr>
          </w:p>
        </w:tc>
        <w:tc>
          <w:tcPr>
            <w:tcW w:w="1056" w:type="pct"/>
            <w:gridSpan w:val="2"/>
          </w:tcPr>
          <w:p w14:paraId="4AEB0A02" w14:textId="1F278ABD" w:rsidR="0059657E" w:rsidRDefault="0059657E" w:rsidP="0059657E">
            <w:pPr>
              <w:pStyle w:val="ad"/>
              <w:jc w:val="left"/>
            </w:pPr>
            <w:r>
              <w:t>«</w:t>
            </w:r>
            <w:r w:rsidRPr="00986E22">
              <w:t>Внешний идентификатор документа</w:t>
            </w:r>
            <w:r>
              <w:t>»</w:t>
            </w:r>
            <w:r w:rsidRPr="007158F6">
              <w:t xml:space="preserve"> </w:t>
            </w:r>
            <w:r>
              <w:t>(</w:t>
            </w:r>
            <w:r>
              <w:rPr>
                <w:lang w:val="en-US"/>
              </w:rPr>
              <w:t>externalID</w:t>
            </w:r>
            <w:r>
              <w:t>)</w:t>
            </w:r>
            <w:r w:rsidRPr="00D86BA7">
              <w:t xml:space="preserve"> </w:t>
            </w:r>
          </w:p>
        </w:tc>
        <w:tc>
          <w:tcPr>
            <w:tcW w:w="1474" w:type="pct"/>
            <w:gridSpan w:val="3"/>
          </w:tcPr>
          <w:p w14:paraId="043AD813" w14:textId="77777777" w:rsidR="0059657E" w:rsidRDefault="0059657E" w:rsidP="0059657E">
            <w:pPr>
              <w:pStyle w:val="ad"/>
              <w:jc w:val="left"/>
            </w:pPr>
            <w:r w:rsidRPr="000162EB">
              <w:t>Контроль срабатывает только при приеме первоначального проекта документа или изменения этого проекта</w:t>
            </w:r>
            <w:r>
              <w:t xml:space="preserve">: если в интеграционном пакете отсутствуют элементы </w:t>
            </w:r>
            <w:r w:rsidRPr="00CC5D5E">
              <w:t>data/id</w:t>
            </w:r>
            <w:r>
              <w:t xml:space="preserve"> </w:t>
            </w:r>
          </w:p>
          <w:p w14:paraId="607FF551" w14:textId="3991847B" w:rsidR="0059657E" w:rsidRDefault="0059657E" w:rsidP="0059657E">
            <w:pPr>
              <w:pStyle w:val="ad"/>
              <w:jc w:val="left"/>
            </w:pPr>
            <w:r>
              <w:t>и data/</w:t>
            </w:r>
            <w:r>
              <w:rPr>
                <w:lang w:val="en-US"/>
              </w:rPr>
              <w:t>modification</w:t>
            </w:r>
            <w:r>
              <w:t xml:space="preserve">, то значение элемента </w:t>
            </w:r>
            <w:r w:rsidRPr="001A366C">
              <w:t>externalId (</w:t>
            </w:r>
            <w:r>
              <w:t>в</w:t>
            </w:r>
            <w:r w:rsidRPr="001A366C">
              <w:t>нешний идентификатор документа)</w:t>
            </w:r>
            <w:r>
              <w:t xml:space="preserve"> проверяется на уникальность </w:t>
            </w:r>
            <w:r w:rsidRPr="00692381">
              <w:t>на ООС</w:t>
            </w:r>
            <w:r>
              <w:t xml:space="preserve"> </w:t>
            </w:r>
            <w:r w:rsidRPr="009E2E03">
              <w:t>в рамках организации-заказчика</w:t>
            </w:r>
            <w:r>
              <w:t xml:space="preserve"> (</w:t>
            </w:r>
            <w:r w:rsidRPr="00B161B1">
              <w:rPr>
                <w:lang w:val="en-US"/>
              </w:rPr>
              <w:t>customer</w:t>
            </w:r>
            <w:r w:rsidRPr="007158F6">
              <w:t>\</w:t>
            </w:r>
            <w:r w:rsidRPr="008C71BD">
              <w:t>regNum</w:t>
            </w:r>
            <w:r>
              <w:t>)</w:t>
            </w:r>
          </w:p>
          <w:p w14:paraId="27F308E8" w14:textId="01A6F2FC" w:rsidR="0059657E" w:rsidRDefault="0059657E" w:rsidP="0059657E">
            <w:pPr>
              <w:pStyle w:val="ad"/>
              <w:jc w:val="left"/>
            </w:pPr>
            <w:r>
              <w:t>При этом не должны учитываться удаленные в ЕИС проекты документов.</w:t>
            </w:r>
          </w:p>
          <w:p w14:paraId="5ADC3763" w14:textId="77777777" w:rsidR="0059657E" w:rsidRDefault="0059657E" w:rsidP="0059657E">
            <w:pPr>
              <w:pStyle w:val="ad"/>
              <w:jc w:val="left"/>
            </w:pPr>
          </w:p>
          <w:p w14:paraId="05C58761" w14:textId="60E8BA35" w:rsidR="0059657E" w:rsidRPr="00557724" w:rsidRDefault="0059657E" w:rsidP="0059657E">
            <w:pPr>
              <w:pStyle w:val="ad"/>
              <w:jc w:val="left"/>
            </w:pPr>
            <w:r>
              <w:lastRenderedPageBreak/>
              <w:t>То же в случае если для соответствующих организаций указаны коды СвР, Алгоритм определения – см. РК_ИК_001</w:t>
            </w:r>
            <w:r w:rsidRPr="00926648">
              <w:t>4</w:t>
            </w:r>
            <w:r>
              <w:t>. В зависимости от того код по СПЗ или по СвР указан во входящем пакете, выводится 1) или 2) сообщения (см. следующий столбец)</w:t>
            </w:r>
          </w:p>
          <w:p w14:paraId="38EA0B70" w14:textId="77777777" w:rsidR="0059657E" w:rsidRDefault="0059657E" w:rsidP="0059657E">
            <w:pPr>
              <w:pStyle w:val="ad"/>
              <w:jc w:val="left"/>
            </w:pPr>
          </w:p>
          <w:p w14:paraId="35EBCD83" w14:textId="65ED42D9" w:rsidR="0059657E" w:rsidRPr="003B7E51" w:rsidRDefault="0059657E" w:rsidP="0059657E">
            <w:pPr>
              <w:pStyle w:val="ad"/>
              <w:jc w:val="left"/>
            </w:pPr>
          </w:p>
        </w:tc>
        <w:tc>
          <w:tcPr>
            <w:tcW w:w="1395" w:type="pct"/>
            <w:gridSpan w:val="3"/>
          </w:tcPr>
          <w:p w14:paraId="10C02777" w14:textId="7CC45328" w:rsidR="0059657E" w:rsidRDefault="0059657E" w:rsidP="0059657E">
            <w:pPr>
              <w:pStyle w:val="ad"/>
              <w:jc w:val="left"/>
            </w:pPr>
            <w:r>
              <w:lastRenderedPageBreak/>
              <w:t xml:space="preserve">1) </w:t>
            </w:r>
            <w:r w:rsidRPr="003C5509">
              <w:t xml:space="preserve">В </w:t>
            </w:r>
            <w:r>
              <w:t>ЕИС</w:t>
            </w:r>
            <w:r w:rsidRPr="003C5509">
              <w:t xml:space="preserve"> </w:t>
            </w:r>
            <w:r>
              <w:t xml:space="preserve">уже существует </w:t>
            </w:r>
            <w:r w:rsidRPr="003C5509">
              <w:t>проект контракта с внешним идентификатором документа externalID</w:t>
            </w:r>
            <w:r w:rsidRPr="005007A9">
              <w:t xml:space="preserve"> </w:t>
            </w:r>
            <w:r w:rsidRPr="009E2E03">
              <w:t>&lt;</w:t>
            </w:r>
            <w:r>
              <w:t xml:space="preserve">значение </w:t>
            </w:r>
            <w:r>
              <w:rPr>
                <w:lang w:val="en-US"/>
              </w:rPr>
              <w:t>externalID</w:t>
            </w:r>
            <w:r w:rsidRPr="009E2E03">
              <w:t>&gt;</w:t>
            </w:r>
            <w:r>
              <w:t xml:space="preserve"> </w:t>
            </w:r>
            <w:r w:rsidRPr="003C5509">
              <w:t>и кодом организации заказчика</w:t>
            </w:r>
            <w:r>
              <w:t xml:space="preserve"> по СПЗ</w:t>
            </w:r>
            <w:r w:rsidRPr="003C5509">
              <w:t xml:space="preserve"> </w:t>
            </w:r>
            <w:r w:rsidRPr="009323E6">
              <w:t>&lt;</w:t>
            </w:r>
            <w:r>
              <w:t>Код по СПЗ</w:t>
            </w:r>
            <w:r w:rsidRPr="009323E6">
              <w:t>&gt;</w:t>
            </w:r>
          </w:p>
          <w:p w14:paraId="3237EBD0" w14:textId="5AE830EB" w:rsidR="0059657E" w:rsidRPr="009323E6" w:rsidRDefault="0059657E" w:rsidP="0059657E">
            <w:pPr>
              <w:pStyle w:val="ad"/>
              <w:jc w:val="left"/>
            </w:pPr>
            <w:r>
              <w:t xml:space="preserve">2) </w:t>
            </w:r>
            <w:r w:rsidRPr="003C5509">
              <w:t xml:space="preserve">В </w:t>
            </w:r>
            <w:r>
              <w:t>ЕИС</w:t>
            </w:r>
            <w:r w:rsidRPr="003C5509">
              <w:t xml:space="preserve"> </w:t>
            </w:r>
            <w:r>
              <w:t xml:space="preserve">уже существует </w:t>
            </w:r>
            <w:r w:rsidRPr="003C5509">
              <w:t>проект контракта с внешним идентификатором документа externalID</w:t>
            </w:r>
            <w:r w:rsidRPr="005007A9">
              <w:t xml:space="preserve"> </w:t>
            </w:r>
            <w:r w:rsidRPr="009E2E03">
              <w:t>&lt;</w:t>
            </w:r>
            <w:r>
              <w:t xml:space="preserve">значение </w:t>
            </w:r>
            <w:r>
              <w:rPr>
                <w:lang w:val="en-US"/>
              </w:rPr>
              <w:t>externalID</w:t>
            </w:r>
            <w:r w:rsidRPr="009E2E03">
              <w:t>&gt;</w:t>
            </w:r>
            <w:r>
              <w:t xml:space="preserve"> </w:t>
            </w:r>
            <w:r w:rsidRPr="003C5509">
              <w:t>и кодом организации заказчика</w:t>
            </w:r>
            <w:r>
              <w:t xml:space="preserve"> по Сводному</w:t>
            </w:r>
            <w:r w:rsidRPr="003C5509">
              <w:t xml:space="preserve"> </w:t>
            </w:r>
            <w:r>
              <w:t>реестру</w:t>
            </w:r>
            <w:r w:rsidRPr="009323E6">
              <w:t>&lt;</w:t>
            </w:r>
            <w:r>
              <w:t>Код по СвР</w:t>
            </w:r>
            <w:r w:rsidRPr="009323E6">
              <w:t>&gt;</w:t>
            </w:r>
          </w:p>
        </w:tc>
      </w:tr>
      <w:tr w:rsidR="0059657E" w:rsidRPr="009F4E26" w14:paraId="3BAD60FF" w14:textId="77777777" w:rsidTr="00AA184A">
        <w:trPr>
          <w:trHeight w:val="348"/>
        </w:trPr>
        <w:tc>
          <w:tcPr>
            <w:tcW w:w="841" w:type="pct"/>
            <w:gridSpan w:val="2"/>
          </w:tcPr>
          <w:p w14:paraId="4C153BE5" w14:textId="040DF706" w:rsidR="0059657E" w:rsidRPr="00AF0CA7" w:rsidRDefault="0059657E" w:rsidP="0059657E">
            <w:pPr>
              <w:pStyle w:val="ad"/>
              <w:jc w:val="left"/>
              <w:rPr>
                <w:lang w:val="en-US"/>
              </w:rPr>
            </w:pPr>
            <w:r>
              <w:t>РК_ИК_0082</w:t>
            </w:r>
          </w:p>
        </w:tc>
        <w:tc>
          <w:tcPr>
            <w:tcW w:w="234" w:type="pct"/>
            <w:gridSpan w:val="2"/>
          </w:tcPr>
          <w:p w14:paraId="65A7ABDD" w14:textId="77777777" w:rsidR="0059657E" w:rsidRDefault="0059657E" w:rsidP="0059657E">
            <w:pPr>
              <w:pStyle w:val="ad"/>
              <w:jc w:val="left"/>
            </w:pPr>
          </w:p>
        </w:tc>
        <w:tc>
          <w:tcPr>
            <w:tcW w:w="1056" w:type="pct"/>
            <w:gridSpan w:val="2"/>
          </w:tcPr>
          <w:p w14:paraId="6C7917CC" w14:textId="77777777" w:rsidR="0059657E" w:rsidRDefault="0059657E" w:rsidP="0059657E">
            <w:pPr>
              <w:pStyle w:val="ad"/>
              <w:jc w:val="left"/>
            </w:pPr>
            <w:r>
              <w:t>Поле «</w:t>
            </w:r>
            <w:r w:rsidRPr="00C92F0C">
              <w:t>Номер редакции сведений</w:t>
            </w:r>
            <w:r>
              <w:t>»</w:t>
            </w:r>
            <w:r w:rsidRPr="00E47CD3">
              <w:t xml:space="preserve"> (</w:t>
            </w:r>
            <w:r w:rsidRPr="00C92F0C">
              <w:rPr>
                <w:lang w:val="en-US"/>
              </w:rPr>
              <w:t>versionNumber</w:t>
            </w:r>
            <w:r w:rsidRPr="00E47CD3">
              <w:t>)</w:t>
            </w:r>
          </w:p>
        </w:tc>
        <w:tc>
          <w:tcPr>
            <w:tcW w:w="1474" w:type="pct"/>
            <w:gridSpan w:val="3"/>
          </w:tcPr>
          <w:p w14:paraId="7C92D721" w14:textId="455D62A1" w:rsidR="0059657E" w:rsidRPr="00692381" w:rsidRDefault="0059657E" w:rsidP="0059657E">
            <w:pPr>
              <w:pStyle w:val="ad"/>
              <w:jc w:val="left"/>
            </w:pPr>
            <w:r>
              <w:t xml:space="preserve">Поле должно быть указано для проекта изменения опубликованного контракта (с заполненным полем </w:t>
            </w:r>
            <w:r>
              <w:rPr>
                <w:lang w:val="en-US"/>
              </w:rPr>
              <w:t>modificationReason</w:t>
            </w:r>
            <w:r>
              <w:t>) и значение должно быть на единицу больше чем текущее значение версии контракта.</w:t>
            </w:r>
          </w:p>
        </w:tc>
        <w:tc>
          <w:tcPr>
            <w:tcW w:w="1395" w:type="pct"/>
            <w:gridSpan w:val="3"/>
          </w:tcPr>
          <w:p w14:paraId="28540E17" w14:textId="6E77CB71" w:rsidR="0059657E" w:rsidRPr="009F4E26" w:rsidRDefault="0059657E" w:rsidP="0059657E">
            <w:pPr>
              <w:pStyle w:val="ad"/>
              <w:jc w:val="left"/>
            </w:pPr>
            <w:r w:rsidRPr="00C92F0C">
              <w:t xml:space="preserve">Номер </w:t>
            </w:r>
            <w:r>
              <w:t>редакции сведений о контракте</w:t>
            </w:r>
            <w:r w:rsidRPr="00C92F0C">
              <w:t xml:space="preserve"> должен быть на единицу больше чем номер версии соответствующего опубликованного документа</w:t>
            </w:r>
          </w:p>
        </w:tc>
      </w:tr>
      <w:tr w:rsidR="0059657E" w:rsidRPr="009F4E26" w14:paraId="6E152915" w14:textId="77777777" w:rsidTr="00AA184A">
        <w:trPr>
          <w:trHeight w:val="348"/>
        </w:trPr>
        <w:tc>
          <w:tcPr>
            <w:tcW w:w="841" w:type="pct"/>
            <w:gridSpan w:val="2"/>
          </w:tcPr>
          <w:p w14:paraId="2D7BBC49" w14:textId="770260B0" w:rsidR="0059657E" w:rsidRDefault="0059657E" w:rsidP="0059657E">
            <w:pPr>
              <w:pStyle w:val="ad"/>
              <w:jc w:val="left"/>
            </w:pPr>
            <w:r w:rsidRPr="00341709">
              <w:t>РК_ИК_016</w:t>
            </w:r>
            <w:r>
              <w:t>4</w:t>
            </w:r>
          </w:p>
        </w:tc>
        <w:tc>
          <w:tcPr>
            <w:tcW w:w="234" w:type="pct"/>
            <w:gridSpan w:val="2"/>
          </w:tcPr>
          <w:p w14:paraId="7EF2FD41" w14:textId="77777777" w:rsidR="0059657E" w:rsidRDefault="0059657E" w:rsidP="0059657E">
            <w:pPr>
              <w:pStyle w:val="ad"/>
              <w:jc w:val="left"/>
            </w:pPr>
          </w:p>
        </w:tc>
        <w:tc>
          <w:tcPr>
            <w:tcW w:w="1056" w:type="pct"/>
            <w:gridSpan w:val="2"/>
          </w:tcPr>
          <w:p w14:paraId="4AEAA46B" w14:textId="7527AC3B" w:rsidR="0059657E" w:rsidRDefault="0059657E" w:rsidP="0059657E">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7944B5">
              <w:t>scanDocuments</w:t>
            </w:r>
            <w:r w:rsidRPr="007B3ECA">
              <w:t xml:space="preserve"> </w:t>
            </w:r>
            <w:r>
              <w:t>\</w:t>
            </w:r>
            <w:r w:rsidRPr="007B3ECA">
              <w:t>attachments</w:t>
            </w:r>
            <w:r>
              <w:t>\attachment\</w:t>
            </w:r>
            <w:r w:rsidRPr="007B3ECA">
              <w:t>notPublishedOnEIS</w:t>
            </w:r>
            <w:r>
              <w:t>)</w:t>
            </w:r>
          </w:p>
        </w:tc>
        <w:tc>
          <w:tcPr>
            <w:tcW w:w="1474" w:type="pct"/>
            <w:gridSpan w:val="3"/>
          </w:tcPr>
          <w:p w14:paraId="26B275D0" w14:textId="098EB39F" w:rsidR="0059657E" w:rsidRDefault="0059657E" w:rsidP="0059657E">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7944B5">
              <w:t>scanDocuments</w:t>
            </w:r>
            <w:r w:rsidRPr="007B3ECA">
              <w:t xml:space="preserve"> </w:t>
            </w:r>
            <w:r>
              <w:t>\</w:t>
            </w:r>
            <w:r w:rsidRPr="007B3ECA">
              <w:t>attachments</w:t>
            </w:r>
            <w:r>
              <w:t>\attachment\</w:t>
            </w:r>
            <w:r w:rsidRPr="007B3ECA">
              <w:t>notPublishedOnEIS</w:t>
            </w:r>
            <w:r>
              <w:t>) не может быть заполнено при приеме</w:t>
            </w:r>
          </w:p>
        </w:tc>
        <w:tc>
          <w:tcPr>
            <w:tcW w:w="1395" w:type="pct"/>
            <w:gridSpan w:val="3"/>
          </w:tcPr>
          <w:p w14:paraId="275E7758" w14:textId="729B3D8F" w:rsidR="0059657E" w:rsidRPr="00C92F0C" w:rsidRDefault="0059657E" w:rsidP="0059657E">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7944B5">
              <w:t>scanDocuments</w:t>
            </w:r>
            <w:r w:rsidRPr="007B3ECA">
              <w:t xml:space="preserve"> </w:t>
            </w:r>
            <w:r>
              <w:t>\</w:t>
            </w:r>
            <w:r w:rsidRPr="007B3ECA">
              <w:t>attachments</w:t>
            </w:r>
            <w:r>
              <w:t>\attachment\</w:t>
            </w:r>
            <w:r w:rsidRPr="007B3ECA">
              <w:t>notPublishedOnEIS</w:t>
            </w:r>
            <w:r>
              <w:t>) не может быть заполнено при приеме</w:t>
            </w:r>
          </w:p>
        </w:tc>
      </w:tr>
      <w:tr w:rsidR="0059657E" w:rsidRPr="009F4E26" w14:paraId="2AA2320C" w14:textId="77777777" w:rsidTr="00AA184A">
        <w:trPr>
          <w:trHeight w:val="348"/>
        </w:trPr>
        <w:tc>
          <w:tcPr>
            <w:tcW w:w="841" w:type="pct"/>
            <w:gridSpan w:val="2"/>
          </w:tcPr>
          <w:p w14:paraId="0380D6EF" w14:textId="6294463A" w:rsidR="0059657E" w:rsidRDefault="0059657E" w:rsidP="0059657E">
            <w:pPr>
              <w:pStyle w:val="ad"/>
              <w:jc w:val="left"/>
            </w:pPr>
            <w:r w:rsidRPr="00341709">
              <w:t>РК_ИК_016</w:t>
            </w:r>
            <w:r>
              <w:t>5</w:t>
            </w:r>
          </w:p>
        </w:tc>
        <w:tc>
          <w:tcPr>
            <w:tcW w:w="234" w:type="pct"/>
            <w:gridSpan w:val="2"/>
          </w:tcPr>
          <w:p w14:paraId="00C23591" w14:textId="77777777" w:rsidR="0059657E" w:rsidRDefault="0059657E" w:rsidP="0059657E">
            <w:pPr>
              <w:pStyle w:val="ad"/>
              <w:jc w:val="left"/>
            </w:pPr>
          </w:p>
        </w:tc>
        <w:tc>
          <w:tcPr>
            <w:tcW w:w="1056" w:type="pct"/>
            <w:gridSpan w:val="2"/>
          </w:tcPr>
          <w:p w14:paraId="358DABA1" w14:textId="2F2D4BAC" w:rsidR="0059657E" w:rsidRDefault="0059657E" w:rsidP="0059657E">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7944B5">
              <w:t>medicalDocuments</w:t>
            </w:r>
            <w:r>
              <w:t>\</w:t>
            </w:r>
            <w:r w:rsidRPr="007B3ECA">
              <w:t>attachments</w:t>
            </w:r>
            <w:r>
              <w:t>\attachment\</w:t>
            </w:r>
            <w:r w:rsidRPr="007B3ECA">
              <w:t>notPublishedOnEIS</w:t>
            </w:r>
            <w:r>
              <w:t>)</w:t>
            </w:r>
          </w:p>
        </w:tc>
        <w:tc>
          <w:tcPr>
            <w:tcW w:w="1474" w:type="pct"/>
            <w:gridSpan w:val="3"/>
          </w:tcPr>
          <w:p w14:paraId="16FE22EC" w14:textId="568ACDAA" w:rsidR="0059657E" w:rsidRDefault="0059657E" w:rsidP="0059657E">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7944B5">
              <w:t>medicalDocuments</w:t>
            </w:r>
            <w:r>
              <w:t xml:space="preserve"> \</w:t>
            </w:r>
            <w:r w:rsidRPr="007B3ECA">
              <w:t>attachments</w:t>
            </w:r>
            <w:r>
              <w:t>\attachment\</w:t>
            </w:r>
            <w:r w:rsidRPr="007B3ECA">
              <w:t>notPublishedOnEIS</w:t>
            </w:r>
            <w:r>
              <w:t>) не может быть заполнено при приеме</w:t>
            </w:r>
          </w:p>
        </w:tc>
        <w:tc>
          <w:tcPr>
            <w:tcW w:w="1395" w:type="pct"/>
            <w:gridSpan w:val="3"/>
          </w:tcPr>
          <w:p w14:paraId="2E8E7819" w14:textId="2A6CCA98" w:rsidR="0059657E" w:rsidRPr="00C92F0C" w:rsidRDefault="0059657E" w:rsidP="0059657E">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7944B5">
              <w:t>medicalDocuments</w:t>
            </w:r>
            <w:r>
              <w:t xml:space="preserve"> \</w:t>
            </w:r>
            <w:r w:rsidRPr="007B3ECA">
              <w:t>attachments</w:t>
            </w:r>
            <w:r>
              <w:t>\attachment\</w:t>
            </w:r>
            <w:r w:rsidRPr="007B3ECA">
              <w:t>notPublishedOnEIS</w:t>
            </w:r>
            <w:r>
              <w:t>) не может быть заполнено при приеме</w:t>
            </w:r>
          </w:p>
        </w:tc>
      </w:tr>
      <w:tr w:rsidR="0059657E" w:rsidRPr="009F4E26" w14:paraId="02625032" w14:textId="77777777" w:rsidTr="00AA184A">
        <w:trPr>
          <w:trHeight w:val="348"/>
        </w:trPr>
        <w:tc>
          <w:tcPr>
            <w:tcW w:w="841" w:type="pct"/>
            <w:gridSpan w:val="2"/>
          </w:tcPr>
          <w:p w14:paraId="6CECDD5C" w14:textId="353493B6" w:rsidR="0059657E" w:rsidRDefault="0059657E" w:rsidP="0059657E">
            <w:pPr>
              <w:pStyle w:val="ad"/>
              <w:jc w:val="left"/>
            </w:pPr>
            <w:r w:rsidRPr="00341709">
              <w:t>РК_ИК_016</w:t>
            </w:r>
            <w:r>
              <w:t>6</w:t>
            </w:r>
          </w:p>
        </w:tc>
        <w:tc>
          <w:tcPr>
            <w:tcW w:w="234" w:type="pct"/>
            <w:gridSpan w:val="2"/>
          </w:tcPr>
          <w:p w14:paraId="55F516D2" w14:textId="77777777" w:rsidR="0059657E" w:rsidRDefault="0059657E" w:rsidP="0059657E">
            <w:pPr>
              <w:pStyle w:val="ad"/>
              <w:jc w:val="left"/>
            </w:pPr>
          </w:p>
        </w:tc>
        <w:tc>
          <w:tcPr>
            <w:tcW w:w="1056" w:type="pct"/>
            <w:gridSpan w:val="2"/>
          </w:tcPr>
          <w:p w14:paraId="36794EA1" w14:textId="422AAC7B" w:rsidR="0059657E" w:rsidRDefault="0059657E" w:rsidP="0059657E">
            <w:pPr>
              <w:pStyle w:val="ad"/>
              <w:jc w:val="left"/>
            </w:pPr>
            <w:r>
              <w:t>Поле «</w:t>
            </w:r>
            <w:r w:rsidRPr="007B3ECA">
              <w:t xml:space="preserve">Информация не будет размещена на официальном сайте ЕИС в соответствии с </w:t>
            </w:r>
            <w:r w:rsidRPr="007B3ECA">
              <w:lastRenderedPageBreak/>
              <w:t>ч. 5 ст. 103 Федерального закона № 44-ФЗ</w:t>
            </w:r>
            <w:r>
              <w:t>» (</w:t>
            </w:r>
            <w:r w:rsidRPr="007944B5">
              <w:t>singleSupplierP25Part1St93Documents</w:t>
            </w:r>
            <w:r>
              <w:t xml:space="preserve"> \</w:t>
            </w:r>
            <w:r w:rsidRPr="007B3ECA">
              <w:t>attachments</w:t>
            </w:r>
            <w:r>
              <w:t>\attachment\</w:t>
            </w:r>
            <w:r w:rsidRPr="007B3ECA">
              <w:t>notPublishedOnEIS</w:t>
            </w:r>
            <w:r>
              <w:t>)</w:t>
            </w:r>
          </w:p>
        </w:tc>
        <w:tc>
          <w:tcPr>
            <w:tcW w:w="1474" w:type="pct"/>
            <w:gridSpan w:val="3"/>
          </w:tcPr>
          <w:p w14:paraId="66CA563F" w14:textId="7F15B4AC" w:rsidR="0059657E" w:rsidRDefault="0059657E" w:rsidP="0059657E">
            <w:pPr>
              <w:pStyle w:val="ad"/>
              <w:jc w:val="left"/>
            </w:pPr>
            <w:r>
              <w:lastRenderedPageBreak/>
              <w:t>Поле «</w:t>
            </w:r>
            <w:r w:rsidRPr="007B3ECA">
              <w:t>Информация не будет размещена на официальном сайте ЕИС в соответствии с ч. 5 ст. 103 Федерального закона № 44-ФЗ</w:t>
            </w:r>
            <w:r>
              <w:t xml:space="preserve">» </w:t>
            </w:r>
            <w:r>
              <w:lastRenderedPageBreak/>
              <w:t>(</w:t>
            </w:r>
            <w:r w:rsidRPr="007944B5">
              <w:t>singleSupplierP25Part1St93Documents</w:t>
            </w:r>
            <w:r>
              <w:t xml:space="preserve"> \</w:t>
            </w:r>
            <w:r w:rsidRPr="007B3ECA">
              <w:t>attachments</w:t>
            </w:r>
            <w:r>
              <w:t>\attachment\</w:t>
            </w:r>
            <w:r w:rsidRPr="007B3ECA">
              <w:t>notPublishedOnEIS</w:t>
            </w:r>
            <w:r>
              <w:t>) не может быть заполнено при приеме</w:t>
            </w:r>
          </w:p>
        </w:tc>
        <w:tc>
          <w:tcPr>
            <w:tcW w:w="1395" w:type="pct"/>
            <w:gridSpan w:val="3"/>
          </w:tcPr>
          <w:p w14:paraId="7B5B8DF8" w14:textId="2366B0CE" w:rsidR="0059657E" w:rsidRPr="00C92F0C" w:rsidRDefault="0059657E" w:rsidP="0059657E">
            <w:pPr>
              <w:pStyle w:val="ad"/>
              <w:jc w:val="left"/>
            </w:pPr>
            <w:r>
              <w:lastRenderedPageBreak/>
              <w:t>Поле «</w:t>
            </w:r>
            <w:r w:rsidRPr="007B3ECA">
              <w:t>Информация не будет размещена на официальном сайте ЕИС в соответствии с ч. 5 ст. 103 Федерального закона № 44-ФЗ</w:t>
            </w:r>
            <w:r>
              <w:t xml:space="preserve">» </w:t>
            </w:r>
            <w:r>
              <w:lastRenderedPageBreak/>
              <w:t>(</w:t>
            </w:r>
            <w:r w:rsidRPr="007944B5">
              <w:t>singleSupplierP25Part1St93Documents</w:t>
            </w:r>
            <w:r>
              <w:t xml:space="preserve"> \</w:t>
            </w:r>
            <w:r w:rsidRPr="007B3ECA">
              <w:t>attachments</w:t>
            </w:r>
            <w:r>
              <w:t>\attachment\</w:t>
            </w:r>
            <w:r w:rsidRPr="007B3ECA">
              <w:t>notPublishedOnEIS</w:t>
            </w:r>
            <w:r>
              <w:t>) не может быть заполнено при приеме</w:t>
            </w:r>
          </w:p>
        </w:tc>
      </w:tr>
      <w:tr w:rsidR="0059657E" w:rsidRPr="009F4E26" w14:paraId="4CF13CD6" w14:textId="77777777" w:rsidTr="00AA184A">
        <w:trPr>
          <w:trHeight w:val="348"/>
        </w:trPr>
        <w:tc>
          <w:tcPr>
            <w:tcW w:w="841" w:type="pct"/>
            <w:gridSpan w:val="2"/>
          </w:tcPr>
          <w:p w14:paraId="028A188F" w14:textId="628E8D60" w:rsidR="0059657E" w:rsidRDefault="0059657E" w:rsidP="0059657E">
            <w:pPr>
              <w:pStyle w:val="ad"/>
              <w:jc w:val="left"/>
            </w:pPr>
            <w:r w:rsidRPr="00341709">
              <w:t>РК_ИК_016</w:t>
            </w:r>
            <w:r>
              <w:t>7</w:t>
            </w:r>
          </w:p>
        </w:tc>
        <w:tc>
          <w:tcPr>
            <w:tcW w:w="234" w:type="pct"/>
            <w:gridSpan w:val="2"/>
          </w:tcPr>
          <w:p w14:paraId="06DCDAA1" w14:textId="77777777" w:rsidR="0059657E" w:rsidRDefault="0059657E" w:rsidP="0059657E">
            <w:pPr>
              <w:pStyle w:val="ad"/>
              <w:jc w:val="left"/>
            </w:pPr>
          </w:p>
        </w:tc>
        <w:tc>
          <w:tcPr>
            <w:tcW w:w="1056" w:type="pct"/>
            <w:gridSpan w:val="2"/>
          </w:tcPr>
          <w:p w14:paraId="61BBFA33" w14:textId="6CA50592" w:rsidR="0059657E" w:rsidRDefault="0059657E" w:rsidP="0059657E">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7B3ECA">
              <w:t>attachments</w:t>
            </w:r>
            <w:r>
              <w:t>\attachment\</w:t>
            </w:r>
            <w:r w:rsidRPr="007B3ECA">
              <w:t>notPublishedOnEIS</w:t>
            </w:r>
            <w:r>
              <w:t>)</w:t>
            </w:r>
          </w:p>
        </w:tc>
        <w:tc>
          <w:tcPr>
            <w:tcW w:w="1474" w:type="pct"/>
            <w:gridSpan w:val="3"/>
          </w:tcPr>
          <w:p w14:paraId="037A71B4" w14:textId="64F0C911" w:rsidR="0059657E" w:rsidRDefault="0059657E" w:rsidP="0059657E">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7B3ECA">
              <w:t>attachments</w:t>
            </w:r>
            <w:r>
              <w:t>\attachment\</w:t>
            </w:r>
            <w:r w:rsidRPr="007B3ECA">
              <w:t>notPublishedOnEIS</w:t>
            </w:r>
            <w:r>
              <w:t>) не может быть заполнено при приеме</w:t>
            </w:r>
          </w:p>
        </w:tc>
        <w:tc>
          <w:tcPr>
            <w:tcW w:w="1395" w:type="pct"/>
            <w:gridSpan w:val="3"/>
          </w:tcPr>
          <w:p w14:paraId="0B68C243" w14:textId="07575202" w:rsidR="0059657E" w:rsidRPr="00C92F0C" w:rsidRDefault="0059657E" w:rsidP="0059657E">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7B3ECA">
              <w:t>attachments</w:t>
            </w:r>
            <w:r>
              <w:t>\attachment\</w:t>
            </w:r>
            <w:r w:rsidRPr="007B3ECA">
              <w:t>notPublishedOnEIS</w:t>
            </w:r>
            <w:r>
              <w:t>) не может быть заполнено при приеме</w:t>
            </w:r>
          </w:p>
        </w:tc>
      </w:tr>
      <w:tr w:rsidR="00D27014" w:rsidRPr="009F4E26" w14:paraId="3F6B767A" w14:textId="77777777" w:rsidTr="00AA184A">
        <w:trPr>
          <w:trHeight w:val="348"/>
        </w:trPr>
        <w:tc>
          <w:tcPr>
            <w:tcW w:w="841" w:type="pct"/>
            <w:gridSpan w:val="2"/>
          </w:tcPr>
          <w:p w14:paraId="6DF1972C" w14:textId="2B157BDC" w:rsidR="00D27014" w:rsidRPr="00341709" w:rsidRDefault="00D27014" w:rsidP="0059657E">
            <w:pPr>
              <w:pStyle w:val="ad"/>
              <w:jc w:val="left"/>
            </w:pPr>
            <w:bookmarkStart w:id="50" w:name="РК_ИК_0311"/>
            <w:r w:rsidRPr="00D27014">
              <w:t>РК_ИК_0311</w:t>
            </w:r>
            <w:bookmarkEnd w:id="50"/>
          </w:p>
        </w:tc>
        <w:tc>
          <w:tcPr>
            <w:tcW w:w="234" w:type="pct"/>
            <w:gridSpan w:val="2"/>
          </w:tcPr>
          <w:p w14:paraId="68416818" w14:textId="77777777" w:rsidR="00D27014" w:rsidRDefault="00D27014" w:rsidP="0059657E">
            <w:pPr>
              <w:pStyle w:val="ad"/>
              <w:jc w:val="left"/>
            </w:pPr>
          </w:p>
        </w:tc>
        <w:tc>
          <w:tcPr>
            <w:tcW w:w="1056" w:type="pct"/>
            <w:gridSpan w:val="2"/>
          </w:tcPr>
          <w:p w14:paraId="30435D53" w14:textId="77777777" w:rsidR="00D27014" w:rsidRDefault="00D27014" w:rsidP="0059657E">
            <w:pPr>
              <w:pStyle w:val="ad"/>
              <w:jc w:val="left"/>
            </w:pPr>
          </w:p>
        </w:tc>
        <w:tc>
          <w:tcPr>
            <w:tcW w:w="1474" w:type="pct"/>
            <w:gridSpan w:val="3"/>
          </w:tcPr>
          <w:p w14:paraId="6CA94726" w14:textId="0332B472" w:rsidR="00D27014" w:rsidRDefault="00D27014" w:rsidP="0059657E">
            <w:pPr>
              <w:pStyle w:val="ad"/>
              <w:jc w:val="left"/>
            </w:pPr>
            <w:r>
              <w:t>П</w:t>
            </w:r>
            <w:r w:rsidRPr="00775C15">
              <w:t>ри приеме первой версии проекта сведений о контракте в случае</w:t>
            </w:r>
            <w:r w:rsidR="006837DC">
              <w:t>,</w:t>
            </w:r>
            <w:r w:rsidRPr="00775C15">
              <w:t xml:space="preserve"> если </w:t>
            </w:r>
          </w:p>
          <w:p w14:paraId="7662E608" w14:textId="4178E656" w:rsidR="00D27014" w:rsidRDefault="00D27014" w:rsidP="0059657E">
            <w:pPr>
              <w:pStyle w:val="ad"/>
              <w:jc w:val="left"/>
            </w:pPr>
            <w:r>
              <w:t xml:space="preserve">1)Принимаемый проект </w:t>
            </w:r>
            <w:r w:rsidRPr="00775C15">
              <w:t>связан с проектом контракта из ПЗК</w:t>
            </w:r>
            <w:r>
              <w:t>;</w:t>
            </w:r>
          </w:p>
          <w:p w14:paraId="4477BC16" w14:textId="760B8BF8" w:rsidR="00D27014" w:rsidRDefault="00D27014" w:rsidP="0059657E">
            <w:pPr>
              <w:pStyle w:val="ad"/>
              <w:jc w:val="left"/>
            </w:pPr>
            <w:r>
              <w:t>2) В</w:t>
            </w:r>
            <w:r w:rsidRPr="00775C15">
              <w:t xml:space="preserve"> проекте контракта ПЗК установлен признак </w:t>
            </w:r>
            <w:r w:rsidR="006837DC">
              <w:t>«</w:t>
            </w:r>
            <w:r w:rsidR="006837DC" w:rsidRPr="00493728">
              <w:t>В соответствии с актом Правительства Российской Федерации контракт не подлежит размещению на Официальном сайте ЕИС</w:t>
            </w:r>
            <w:r w:rsidR="006837DC">
              <w:t>» (</w:t>
            </w:r>
            <w:r w:rsidR="006837DC" w:rsidRPr="00493728">
              <w:t>contractIsNotPlaceByAct</w:t>
            </w:r>
            <w:r w:rsidR="006837DC">
              <w:t>)</w:t>
            </w:r>
            <w:r w:rsidRPr="00775C15">
              <w:t xml:space="preserve">, </w:t>
            </w:r>
          </w:p>
          <w:p w14:paraId="42B85A25" w14:textId="77777777" w:rsidR="00D27014" w:rsidRDefault="00D27014" w:rsidP="0059657E">
            <w:pPr>
              <w:pStyle w:val="ad"/>
              <w:jc w:val="left"/>
            </w:pPr>
          </w:p>
          <w:p w14:paraId="2360159E" w14:textId="490C871E" w:rsidR="00D27014" w:rsidRDefault="00D27014" w:rsidP="0059657E">
            <w:pPr>
              <w:pStyle w:val="ad"/>
              <w:jc w:val="left"/>
            </w:pPr>
            <w:r>
              <w:t>т</w:t>
            </w:r>
            <w:r w:rsidRPr="00775C15">
              <w:t>о по данному ПЗК допустим только прием документа «Пакет данных: Информация (проект информации) о заключенном контракте (непубличные данные)» (closedContract)</w:t>
            </w:r>
            <w:r>
              <w:t xml:space="preserve">. Прием документа </w:t>
            </w:r>
            <w:r w:rsidRPr="00775C15">
              <w:t>«Пакет данных: Информация (проект информации) о заключенном контракте» (</w:t>
            </w:r>
            <w:r>
              <w:t>с</w:t>
            </w:r>
            <w:r w:rsidRPr="00775C15">
              <w:t>ontract)</w:t>
            </w:r>
            <w:r>
              <w:t xml:space="preserve"> недопустим.</w:t>
            </w:r>
          </w:p>
        </w:tc>
        <w:tc>
          <w:tcPr>
            <w:tcW w:w="1395" w:type="pct"/>
            <w:gridSpan w:val="3"/>
          </w:tcPr>
          <w:p w14:paraId="27C4FE4A" w14:textId="4764DB02" w:rsidR="006837DC" w:rsidRDefault="006837DC" w:rsidP="006837DC">
            <w:pPr>
              <w:pStyle w:val="ad"/>
              <w:jc w:val="left"/>
            </w:pPr>
            <w:r>
              <w:t>П</w:t>
            </w:r>
            <w:r w:rsidRPr="00775C15">
              <w:t>ри приеме первой версии проекта сведений о контракте в случае</w:t>
            </w:r>
            <w:r>
              <w:t>,</w:t>
            </w:r>
            <w:r w:rsidRPr="00775C15">
              <w:t xml:space="preserve"> если </w:t>
            </w:r>
          </w:p>
          <w:p w14:paraId="4B5C22CA" w14:textId="77777777" w:rsidR="006837DC" w:rsidRDefault="006837DC" w:rsidP="006837DC">
            <w:pPr>
              <w:pStyle w:val="ad"/>
              <w:jc w:val="left"/>
            </w:pPr>
            <w:r>
              <w:t xml:space="preserve">1)Принимаемый проект </w:t>
            </w:r>
            <w:r w:rsidRPr="00775C15">
              <w:t>связан с проектом контракта из ПЗК</w:t>
            </w:r>
            <w:r>
              <w:t>;</w:t>
            </w:r>
          </w:p>
          <w:p w14:paraId="382A076B" w14:textId="4A6CB4E7" w:rsidR="00D27014" w:rsidRDefault="006837DC" w:rsidP="006837DC">
            <w:pPr>
              <w:pStyle w:val="ad"/>
              <w:jc w:val="left"/>
            </w:pPr>
            <w:r>
              <w:t>2) В</w:t>
            </w:r>
            <w:r w:rsidRPr="00775C15">
              <w:t xml:space="preserve"> проекте контракта ПЗК установлен признак </w:t>
            </w:r>
            <w:r>
              <w:t>«</w:t>
            </w:r>
            <w:r w:rsidRPr="00493728">
              <w:t>В соответствии с актом Правительства Российской Федерации контракт не подлежит размещению на Официальном сайте ЕИС</w:t>
            </w:r>
            <w:r>
              <w:t>» (</w:t>
            </w:r>
            <w:r w:rsidRPr="00493728">
              <w:t>contractIsNotPlaceByAct</w:t>
            </w:r>
            <w:r>
              <w:t>)</w:t>
            </w:r>
            <w:r w:rsidRPr="00775C15">
              <w:t xml:space="preserve">, </w:t>
            </w:r>
            <w:r>
              <w:t>т</w:t>
            </w:r>
            <w:r w:rsidRPr="00775C15">
              <w:t>о по данному ПЗК допустим только прием документа «Пакет данных: Информация (проект информации) о заключенном контракте (непубличные данные)» (closedContract)</w:t>
            </w:r>
            <w:r>
              <w:t xml:space="preserve">. Прием документа </w:t>
            </w:r>
            <w:r w:rsidRPr="00775C15">
              <w:t>«Пакет данных: Информация (проект информации) о заключенном контракте» (</w:t>
            </w:r>
            <w:r>
              <w:t>с</w:t>
            </w:r>
            <w:r w:rsidRPr="00775C15">
              <w:t>ontract)</w:t>
            </w:r>
            <w:r>
              <w:t xml:space="preserve"> недопустим.</w:t>
            </w:r>
          </w:p>
        </w:tc>
      </w:tr>
      <w:tr w:rsidR="0059657E" w:rsidRPr="005068C3" w14:paraId="7A9BD630" w14:textId="77777777" w:rsidTr="00F427CD">
        <w:trPr>
          <w:trHeight w:val="348"/>
        </w:trPr>
        <w:tc>
          <w:tcPr>
            <w:tcW w:w="5000" w:type="pct"/>
            <w:gridSpan w:val="12"/>
          </w:tcPr>
          <w:p w14:paraId="45E75A4E" w14:textId="77777777" w:rsidR="00D27014" w:rsidRDefault="00D27014" w:rsidP="0059657E">
            <w:pPr>
              <w:pStyle w:val="ad"/>
              <w:jc w:val="center"/>
            </w:pPr>
          </w:p>
          <w:p w14:paraId="51EE8624" w14:textId="77777777" w:rsidR="00D27014" w:rsidRDefault="00D27014" w:rsidP="0059657E">
            <w:pPr>
              <w:pStyle w:val="ad"/>
              <w:jc w:val="center"/>
            </w:pPr>
          </w:p>
          <w:p w14:paraId="29034D2D" w14:textId="2D668AFB" w:rsidR="0059657E" w:rsidRPr="00A143BA" w:rsidRDefault="0059657E" w:rsidP="0059657E">
            <w:pPr>
              <w:pStyle w:val="ad"/>
              <w:jc w:val="center"/>
              <w:rPr>
                <w:b/>
              </w:rPr>
            </w:pPr>
            <w:r w:rsidRPr="00A143BA">
              <w:rPr>
                <w:b/>
              </w:rPr>
              <w:t>Блок «Заказ (Размещение заказа по закону №94-ФЗ)» (</w:t>
            </w:r>
            <w:r w:rsidRPr="00A143BA">
              <w:rPr>
                <w:b/>
                <w:lang w:val="en-US"/>
              </w:rPr>
              <w:t>foundation</w:t>
            </w:r>
            <w:r w:rsidRPr="00A143BA">
              <w:rPr>
                <w:b/>
              </w:rPr>
              <w:t>\</w:t>
            </w:r>
            <w:r w:rsidRPr="00A143BA">
              <w:rPr>
                <w:b/>
                <w:lang w:val="en-US"/>
              </w:rPr>
              <w:t>oosOrder</w:t>
            </w:r>
            <w:r w:rsidRPr="00A143BA">
              <w:rPr>
                <w:b/>
              </w:rPr>
              <w:t>\</w:t>
            </w:r>
            <w:r w:rsidRPr="00A143BA">
              <w:rPr>
                <w:b/>
                <w:lang w:val="en-US"/>
              </w:rPr>
              <w:t>order</w:t>
            </w:r>
            <w:r w:rsidRPr="00A143BA">
              <w:rPr>
                <w:b/>
              </w:rPr>
              <w:t>):</w:t>
            </w:r>
          </w:p>
          <w:p w14:paraId="7727D1AB" w14:textId="6D8F095F" w:rsidR="0059657E" w:rsidRPr="00F347D1" w:rsidRDefault="0059657E" w:rsidP="0059657E">
            <w:pPr>
              <w:pStyle w:val="ad"/>
              <w:jc w:val="left"/>
              <w:rPr>
                <w:lang w:val="en-US"/>
              </w:rPr>
            </w:pPr>
            <w:r>
              <w:lastRenderedPageBreak/>
              <w:t>Поля</w:t>
            </w:r>
            <w:r w:rsidRPr="00F347D1">
              <w:rPr>
                <w:lang w:val="en-US"/>
              </w:rPr>
              <w:t>:</w:t>
            </w:r>
          </w:p>
          <w:p w14:paraId="1471D1EC" w14:textId="77777777" w:rsidR="0059657E" w:rsidRPr="005068C3" w:rsidRDefault="0059657E" w:rsidP="0059657E">
            <w:pPr>
              <w:pStyle w:val="ad"/>
              <w:jc w:val="left"/>
              <w:rPr>
                <w:lang w:val="en-US"/>
              </w:rPr>
            </w:pPr>
            <w:r w:rsidRPr="00F347D1">
              <w:rPr>
                <w:lang w:val="en-US"/>
              </w:rPr>
              <w:t>«</w:t>
            </w:r>
            <w:r w:rsidRPr="0090313D">
              <w:t>Номер</w:t>
            </w:r>
            <w:r w:rsidRPr="00F347D1">
              <w:rPr>
                <w:lang w:val="en-US"/>
              </w:rPr>
              <w:t xml:space="preserve"> </w:t>
            </w:r>
            <w:r w:rsidRPr="0090313D">
              <w:t>извещения</w:t>
            </w:r>
            <w:r w:rsidRPr="00F347D1">
              <w:rPr>
                <w:lang w:val="en-US"/>
              </w:rPr>
              <w:t xml:space="preserve"> </w:t>
            </w:r>
            <w:r w:rsidRPr="0090313D">
              <w:t>о</w:t>
            </w:r>
            <w:r w:rsidRPr="00F347D1">
              <w:rPr>
                <w:lang w:val="en-US"/>
              </w:rPr>
              <w:t xml:space="preserve"> </w:t>
            </w:r>
            <w:r w:rsidRPr="0090313D">
              <w:t>проведении</w:t>
            </w:r>
            <w:r w:rsidRPr="00F347D1">
              <w:rPr>
                <w:lang w:val="en-US"/>
              </w:rPr>
              <w:t>» (</w:t>
            </w:r>
            <w:r w:rsidRPr="0090313D">
              <w:rPr>
                <w:lang w:val="en-US"/>
              </w:rPr>
              <w:t>foundation</w:t>
            </w:r>
            <w:r>
              <w:rPr>
                <w:lang w:val="en-US"/>
              </w:rPr>
              <w:t>\oosOrder\</w:t>
            </w:r>
            <w:r w:rsidRPr="0090313D">
              <w:rPr>
                <w:lang w:val="en-US"/>
              </w:rPr>
              <w:t>order</w:t>
            </w:r>
            <w:r>
              <w:rPr>
                <w:lang w:val="en-US"/>
              </w:rPr>
              <w:t>\notificationNumber</w:t>
            </w:r>
            <w:r w:rsidRPr="0090313D">
              <w:rPr>
                <w:lang w:val="en-US"/>
              </w:rPr>
              <w:t>)</w:t>
            </w:r>
            <w:r w:rsidRPr="005068C3">
              <w:rPr>
                <w:lang w:val="en-US"/>
              </w:rPr>
              <w:t>;</w:t>
            </w:r>
          </w:p>
          <w:p w14:paraId="07740369" w14:textId="08D8E33E" w:rsidR="0059657E" w:rsidRDefault="0059657E" w:rsidP="0059657E">
            <w:pPr>
              <w:pStyle w:val="ad"/>
              <w:jc w:val="left"/>
            </w:pPr>
            <w:r>
              <w:t>проверяются на корректность содержимого соответствующими</w:t>
            </w:r>
            <w:r w:rsidRPr="005068C3">
              <w:t xml:space="preserve"> </w:t>
            </w:r>
            <w:r>
              <w:t>бизнесовыми автоконтролями.</w:t>
            </w:r>
          </w:p>
          <w:p w14:paraId="395B320C" w14:textId="076DB6E5" w:rsidR="0059657E" w:rsidRPr="007A2D73" w:rsidRDefault="0059657E" w:rsidP="0059657E">
            <w:pPr>
              <w:pStyle w:val="ad"/>
              <w:jc w:val="left"/>
            </w:pPr>
            <w:r>
              <w:t>Поле «</w:t>
            </w:r>
            <w:r w:rsidRPr="007A2D73">
              <w:t>Способ размещения заказа 94-ФЗ</w:t>
            </w:r>
            <w:r>
              <w:t xml:space="preserve">» </w:t>
            </w:r>
            <w:r w:rsidRPr="005068C3">
              <w:t>(</w:t>
            </w:r>
            <w:r w:rsidRPr="0090313D">
              <w:rPr>
                <w:lang w:val="en-US"/>
              </w:rPr>
              <w:t>foundation</w:t>
            </w:r>
            <w:r w:rsidRPr="005068C3">
              <w:t>\</w:t>
            </w:r>
            <w:r>
              <w:rPr>
                <w:lang w:val="en-US"/>
              </w:rPr>
              <w:t>oosOrder</w:t>
            </w:r>
            <w:r w:rsidRPr="005068C3">
              <w:t>\</w:t>
            </w:r>
            <w:r w:rsidRPr="0090313D">
              <w:rPr>
                <w:lang w:val="en-US"/>
              </w:rPr>
              <w:t>order</w:t>
            </w:r>
            <w:r w:rsidRPr="005068C3">
              <w:t>\</w:t>
            </w:r>
            <w:r>
              <w:rPr>
                <w:lang w:val="en-US"/>
              </w:rPr>
              <w:t>placing</w:t>
            </w:r>
            <w:r w:rsidRPr="005068C3">
              <w:t>)</w:t>
            </w:r>
            <w:r w:rsidRPr="00B260CE">
              <w:t xml:space="preserve"> – </w:t>
            </w:r>
            <w:r>
              <w:t>содержимое при приеме игнорируется, заполняется автоматически на основании номера извещения о проведении.</w:t>
            </w:r>
          </w:p>
        </w:tc>
      </w:tr>
      <w:tr w:rsidR="0059657E" w:rsidRPr="009F4E26" w14:paraId="2D088F4F" w14:textId="77777777" w:rsidTr="00AA184A">
        <w:trPr>
          <w:trHeight w:val="348"/>
        </w:trPr>
        <w:tc>
          <w:tcPr>
            <w:tcW w:w="841" w:type="pct"/>
            <w:gridSpan w:val="2"/>
          </w:tcPr>
          <w:p w14:paraId="31056CD6" w14:textId="77777777" w:rsidR="0059657E" w:rsidRPr="00EC4CAE" w:rsidRDefault="0059657E" w:rsidP="0059657E">
            <w:pPr>
              <w:pStyle w:val="ad"/>
              <w:jc w:val="left"/>
              <w:rPr>
                <w:lang w:val="en-US"/>
              </w:rPr>
            </w:pPr>
            <w:r>
              <w:t>РК_ИК_00</w:t>
            </w:r>
            <w:r>
              <w:rPr>
                <w:lang w:val="en-US"/>
              </w:rPr>
              <w:t>43</w:t>
            </w:r>
          </w:p>
        </w:tc>
        <w:tc>
          <w:tcPr>
            <w:tcW w:w="234" w:type="pct"/>
            <w:gridSpan w:val="2"/>
          </w:tcPr>
          <w:p w14:paraId="382D15AD" w14:textId="77777777" w:rsidR="0059657E" w:rsidRDefault="0059657E" w:rsidP="0059657E">
            <w:pPr>
              <w:pStyle w:val="ad"/>
              <w:jc w:val="left"/>
            </w:pPr>
          </w:p>
        </w:tc>
        <w:tc>
          <w:tcPr>
            <w:tcW w:w="1056" w:type="pct"/>
            <w:gridSpan w:val="2"/>
          </w:tcPr>
          <w:p w14:paraId="34A54FB6" w14:textId="77777777" w:rsidR="0059657E" w:rsidRPr="00EC4CAE" w:rsidRDefault="0059657E" w:rsidP="0059657E">
            <w:pPr>
              <w:pStyle w:val="ad"/>
              <w:jc w:val="left"/>
              <w:rPr>
                <w:lang w:val="en-US"/>
              </w:rPr>
            </w:pPr>
            <w:r w:rsidRPr="00EC4CAE">
              <w:rPr>
                <w:lang w:val="en-US"/>
              </w:rPr>
              <w:t>«</w:t>
            </w:r>
            <w:r>
              <w:t>Порядковый</w:t>
            </w:r>
            <w:r w:rsidRPr="00EC4CAE">
              <w:rPr>
                <w:lang w:val="en-US"/>
              </w:rPr>
              <w:t xml:space="preserve"> </w:t>
            </w:r>
            <w:r>
              <w:t>номер</w:t>
            </w:r>
            <w:r w:rsidRPr="00EC4CAE">
              <w:rPr>
                <w:lang w:val="en-US"/>
              </w:rPr>
              <w:t xml:space="preserve"> </w:t>
            </w:r>
            <w:r>
              <w:t>лота</w:t>
            </w:r>
            <w:r w:rsidRPr="00EC4CAE">
              <w:rPr>
                <w:lang w:val="en-US"/>
              </w:rPr>
              <w:t>» (</w:t>
            </w:r>
            <w:r w:rsidRPr="0090313D">
              <w:rPr>
                <w:lang w:val="en-US"/>
              </w:rPr>
              <w:t>foundation</w:t>
            </w:r>
            <w:r w:rsidRPr="00EC4CAE">
              <w:rPr>
                <w:lang w:val="en-US"/>
              </w:rPr>
              <w:t>\</w:t>
            </w:r>
            <w:r>
              <w:rPr>
                <w:lang w:val="en-US"/>
              </w:rPr>
              <w:t>oosOrder</w:t>
            </w:r>
            <w:r w:rsidRPr="00EC4CAE">
              <w:rPr>
                <w:lang w:val="en-US"/>
              </w:rPr>
              <w:t>\</w:t>
            </w:r>
            <w:r w:rsidRPr="0090313D">
              <w:rPr>
                <w:lang w:val="en-US"/>
              </w:rPr>
              <w:t>order</w:t>
            </w:r>
            <w:r w:rsidRPr="00EC4CAE">
              <w:rPr>
                <w:lang w:val="en-US"/>
              </w:rPr>
              <w:t>\</w:t>
            </w:r>
            <w:r>
              <w:rPr>
                <w:lang w:val="en-US"/>
              </w:rPr>
              <w:t>lotNumber</w:t>
            </w:r>
            <w:r w:rsidRPr="00EC4CAE">
              <w:rPr>
                <w:lang w:val="en-US"/>
              </w:rPr>
              <w:t xml:space="preserve">) </w:t>
            </w:r>
          </w:p>
        </w:tc>
        <w:tc>
          <w:tcPr>
            <w:tcW w:w="1474" w:type="pct"/>
            <w:gridSpan w:val="3"/>
          </w:tcPr>
          <w:p w14:paraId="44EFC5FE" w14:textId="77777777" w:rsidR="0059657E" w:rsidRDefault="0059657E" w:rsidP="0059657E">
            <w:pPr>
              <w:pStyle w:val="ad"/>
              <w:jc w:val="left"/>
            </w:pPr>
            <w:r>
              <w:t xml:space="preserve">Лот с указанным номером должен присутствовать в заказе с номером извещения, указанным в поле «Номер извещения о проведении» </w:t>
            </w:r>
            <w:r w:rsidRPr="00EC4CAE">
              <w:t>(</w:t>
            </w:r>
            <w:r w:rsidRPr="0090313D">
              <w:rPr>
                <w:lang w:val="en-US"/>
              </w:rPr>
              <w:t>foundation</w:t>
            </w:r>
            <w:r w:rsidRPr="00EC4CAE">
              <w:t>\</w:t>
            </w:r>
            <w:r>
              <w:rPr>
                <w:lang w:val="en-US"/>
              </w:rPr>
              <w:t>oosOrder</w:t>
            </w:r>
            <w:r w:rsidRPr="00EC4CAE">
              <w:t>\</w:t>
            </w:r>
            <w:r w:rsidRPr="0090313D">
              <w:rPr>
                <w:lang w:val="en-US"/>
              </w:rPr>
              <w:t>order</w:t>
            </w:r>
            <w:r w:rsidRPr="00EC4CAE">
              <w:t>\</w:t>
            </w:r>
            <w:r>
              <w:rPr>
                <w:lang w:val="en-US"/>
              </w:rPr>
              <w:t>notificationNumber</w:t>
            </w:r>
            <w:r w:rsidRPr="00EC4CAE">
              <w:t>)</w:t>
            </w:r>
          </w:p>
          <w:p w14:paraId="3D8B890D" w14:textId="77777777" w:rsidR="0059657E" w:rsidRPr="003B7E51" w:rsidRDefault="0059657E" w:rsidP="0059657E">
            <w:pPr>
              <w:pStyle w:val="ad"/>
              <w:jc w:val="left"/>
            </w:pPr>
          </w:p>
        </w:tc>
        <w:tc>
          <w:tcPr>
            <w:tcW w:w="1395" w:type="pct"/>
            <w:gridSpan w:val="3"/>
          </w:tcPr>
          <w:p w14:paraId="2D158127" w14:textId="77777777" w:rsidR="0059657E" w:rsidRPr="009323E6" w:rsidRDefault="0059657E" w:rsidP="0059657E">
            <w:pPr>
              <w:pStyle w:val="ad"/>
              <w:jc w:val="left"/>
            </w:pPr>
            <w:r>
              <w:t>Лот с указанным номером</w:t>
            </w:r>
            <w:r w:rsidRPr="00EC4CAE">
              <w:t xml:space="preserve"> &lt;</w:t>
            </w:r>
            <w:r>
              <w:t>Номер лота</w:t>
            </w:r>
            <w:r w:rsidRPr="00EC4CAE">
              <w:t>&gt;</w:t>
            </w:r>
            <w:r>
              <w:t xml:space="preserve"> должен присутствовать в заказе с номером извещения </w:t>
            </w:r>
            <w:r w:rsidRPr="00EC4CAE">
              <w:t>&lt;</w:t>
            </w:r>
            <w:r>
              <w:t>Номер извещения</w:t>
            </w:r>
            <w:r w:rsidRPr="00EC4CAE">
              <w:t>&gt;</w:t>
            </w:r>
          </w:p>
        </w:tc>
      </w:tr>
      <w:tr w:rsidR="0059657E" w:rsidRPr="000E4FE8" w14:paraId="1AD84B64" w14:textId="77777777" w:rsidTr="00AA184A">
        <w:trPr>
          <w:trHeight w:val="348"/>
        </w:trPr>
        <w:tc>
          <w:tcPr>
            <w:tcW w:w="841" w:type="pct"/>
            <w:gridSpan w:val="2"/>
          </w:tcPr>
          <w:p w14:paraId="1D78D2CD" w14:textId="51FDCBEA" w:rsidR="0059657E" w:rsidRPr="005068C3" w:rsidRDefault="0059657E" w:rsidP="0059657E">
            <w:pPr>
              <w:pStyle w:val="ad"/>
              <w:jc w:val="left"/>
            </w:pPr>
            <w:r>
              <w:t>РК_ИК_0002</w:t>
            </w:r>
          </w:p>
        </w:tc>
        <w:tc>
          <w:tcPr>
            <w:tcW w:w="234" w:type="pct"/>
            <w:gridSpan w:val="2"/>
          </w:tcPr>
          <w:p w14:paraId="3F3BD3D8" w14:textId="77777777" w:rsidR="0059657E" w:rsidRPr="005068C3" w:rsidRDefault="0059657E" w:rsidP="0059657E">
            <w:pPr>
              <w:pStyle w:val="ad"/>
              <w:jc w:val="left"/>
            </w:pPr>
          </w:p>
        </w:tc>
        <w:tc>
          <w:tcPr>
            <w:tcW w:w="1056" w:type="pct"/>
            <w:gridSpan w:val="2"/>
          </w:tcPr>
          <w:p w14:paraId="66595BC4" w14:textId="7C16E6D7" w:rsidR="0059657E" w:rsidRDefault="0059657E" w:rsidP="0059657E">
            <w:pPr>
              <w:pStyle w:val="ad"/>
              <w:jc w:val="left"/>
            </w:pPr>
            <w:r>
              <w:t xml:space="preserve">Код основания </w:t>
            </w:r>
            <w:r w:rsidRPr="00B260CE">
              <w:t>заключения контракта с единственным поставщиком</w:t>
            </w:r>
            <w:r>
              <w:t xml:space="preserve"> (например 2002</w:t>
            </w:r>
            <w:r w:rsidRPr="0074370B">
              <w:t>0</w:t>
            </w:r>
            <w:r>
              <w:t>)</w:t>
            </w:r>
          </w:p>
          <w:p w14:paraId="753AE958" w14:textId="590452B6" w:rsidR="0059657E" w:rsidRPr="000E4FE8" w:rsidRDefault="0059657E" w:rsidP="0059657E">
            <w:pPr>
              <w:pStyle w:val="ad"/>
              <w:jc w:val="left"/>
              <w:rPr>
                <w:lang w:val="en-US"/>
              </w:rPr>
            </w:pPr>
            <w:r w:rsidRPr="0090313D">
              <w:rPr>
                <w:lang w:val="en-US"/>
              </w:rPr>
              <w:t>(foundation</w:t>
            </w:r>
            <w:r>
              <w:rPr>
                <w:lang w:val="en-US"/>
              </w:rPr>
              <w:t>\oosOrder\singleCustomer\reason\code</w:t>
            </w:r>
            <w:r w:rsidRPr="0090313D">
              <w:rPr>
                <w:lang w:val="en-US"/>
              </w:rPr>
              <w:t>)</w:t>
            </w:r>
          </w:p>
        </w:tc>
        <w:tc>
          <w:tcPr>
            <w:tcW w:w="1474" w:type="pct"/>
            <w:gridSpan w:val="3"/>
          </w:tcPr>
          <w:p w14:paraId="7016DA0A" w14:textId="20BA523E" w:rsidR="0059657E" w:rsidRPr="000E4FE8" w:rsidRDefault="0059657E" w:rsidP="0059657E">
            <w:pPr>
              <w:pStyle w:val="ad"/>
              <w:jc w:val="left"/>
            </w:pPr>
            <w:r>
              <w:t>Проверяем, что запись с таким кодом найдена в актуальном состоянии (тип может быть «</w:t>
            </w:r>
            <w:r w:rsidRPr="000E4FE8">
              <w:t>94</w:t>
            </w:r>
            <w:r>
              <w:t>ФЗ» или «44ФЗ») в справочнике «Основания заключения контракта с единственным поставщиком»</w:t>
            </w:r>
          </w:p>
        </w:tc>
        <w:tc>
          <w:tcPr>
            <w:tcW w:w="1395" w:type="pct"/>
            <w:gridSpan w:val="3"/>
          </w:tcPr>
          <w:p w14:paraId="37B7A240" w14:textId="183DAE47" w:rsidR="0059657E" w:rsidRPr="000E4FE8" w:rsidRDefault="0059657E" w:rsidP="0059657E">
            <w:pPr>
              <w:pStyle w:val="ad"/>
              <w:jc w:val="left"/>
            </w:pPr>
            <w:r w:rsidRPr="003748E4">
              <w:t xml:space="preserve">Основание заключения контракта с единственным поставщиком с </w:t>
            </w:r>
            <w:r>
              <w:t>кодом</w:t>
            </w:r>
            <w:r w:rsidRPr="003748E4">
              <w:t xml:space="preserve"> &lt;</w:t>
            </w:r>
            <w:r>
              <w:t>Код</w:t>
            </w:r>
            <w:r w:rsidRPr="003748E4">
              <w:t xml:space="preserve">&gt; отсутствует в </w:t>
            </w:r>
            <w:r>
              <w:t>актуальном состоянии в справочнике в ЕИС</w:t>
            </w:r>
          </w:p>
        </w:tc>
      </w:tr>
      <w:tr w:rsidR="0059657E" w:rsidRPr="000E4FE8" w14:paraId="1AB1EA0D" w14:textId="77777777" w:rsidTr="00AA184A">
        <w:trPr>
          <w:trHeight w:val="348"/>
        </w:trPr>
        <w:tc>
          <w:tcPr>
            <w:tcW w:w="841" w:type="pct"/>
            <w:gridSpan w:val="2"/>
          </w:tcPr>
          <w:p w14:paraId="079AE16F" w14:textId="038DCBBC" w:rsidR="0059657E" w:rsidRPr="005068C3" w:rsidRDefault="0059657E" w:rsidP="0059657E">
            <w:pPr>
              <w:pStyle w:val="ad"/>
              <w:jc w:val="left"/>
            </w:pPr>
            <w:r>
              <w:t>РК_ИК_0003</w:t>
            </w:r>
          </w:p>
        </w:tc>
        <w:tc>
          <w:tcPr>
            <w:tcW w:w="234" w:type="pct"/>
            <w:gridSpan w:val="2"/>
          </w:tcPr>
          <w:p w14:paraId="5BC7101A" w14:textId="3B5208CF" w:rsidR="0059657E" w:rsidRPr="00ED08B5" w:rsidRDefault="0059657E" w:rsidP="0059657E">
            <w:pPr>
              <w:pStyle w:val="ad"/>
              <w:jc w:val="left"/>
              <w:rPr>
                <w:highlight w:val="yellow"/>
              </w:rPr>
            </w:pPr>
          </w:p>
        </w:tc>
        <w:tc>
          <w:tcPr>
            <w:tcW w:w="1056" w:type="pct"/>
            <w:gridSpan w:val="2"/>
          </w:tcPr>
          <w:p w14:paraId="7EC198CC" w14:textId="5768BD20" w:rsidR="0059657E" w:rsidRDefault="0059657E" w:rsidP="0059657E">
            <w:pPr>
              <w:pStyle w:val="ad"/>
              <w:jc w:val="left"/>
            </w:pPr>
            <w:r>
              <w:t xml:space="preserve">Код </w:t>
            </w:r>
            <w:r w:rsidRPr="00A74D12">
              <w:t>документа, подтверждающего заключение контракта с единственным поставщиком</w:t>
            </w:r>
          </w:p>
          <w:p w14:paraId="640FC4C4" w14:textId="2F246FF7" w:rsidR="0059657E" w:rsidRPr="000E4FE8" w:rsidRDefault="0059657E" w:rsidP="0059657E">
            <w:pPr>
              <w:pStyle w:val="ad"/>
              <w:jc w:val="left"/>
              <w:rPr>
                <w:lang w:val="en-US"/>
              </w:rPr>
            </w:pPr>
            <w:r w:rsidRPr="0090313D">
              <w:rPr>
                <w:lang w:val="en-US"/>
              </w:rPr>
              <w:t>(foundation</w:t>
            </w:r>
            <w:r>
              <w:rPr>
                <w:lang w:val="en-US"/>
              </w:rPr>
              <w:t>\oosOrder\singleCustomer\document\code</w:t>
            </w:r>
            <w:r w:rsidRPr="0090313D">
              <w:rPr>
                <w:lang w:val="en-US"/>
              </w:rPr>
              <w:t>)</w:t>
            </w:r>
          </w:p>
        </w:tc>
        <w:tc>
          <w:tcPr>
            <w:tcW w:w="1474" w:type="pct"/>
            <w:gridSpan w:val="3"/>
          </w:tcPr>
          <w:p w14:paraId="4BFC7A61" w14:textId="304A4DCE" w:rsidR="0059657E" w:rsidRPr="000E4FE8" w:rsidRDefault="0059657E" w:rsidP="0059657E">
            <w:pPr>
              <w:pStyle w:val="ad"/>
              <w:jc w:val="left"/>
            </w:pPr>
            <w:r>
              <w:t>Проверяем, что запись с таким кодом найдена в актуальном состоянии в справочнике «Д</w:t>
            </w:r>
            <w:r w:rsidRPr="003E7186">
              <w:t>окумент</w:t>
            </w:r>
            <w:r>
              <w:t>ы,</w:t>
            </w:r>
            <w:r w:rsidRPr="003E7186">
              <w:t xml:space="preserve"> подтверждающ</w:t>
            </w:r>
            <w:r>
              <w:t>ие</w:t>
            </w:r>
            <w:r w:rsidRPr="003E7186">
              <w:t xml:space="preserve"> основание заключения контракта с единственным поставщиком</w:t>
            </w:r>
            <w:r>
              <w:t>»</w:t>
            </w:r>
          </w:p>
        </w:tc>
        <w:tc>
          <w:tcPr>
            <w:tcW w:w="1395" w:type="pct"/>
            <w:gridSpan w:val="3"/>
          </w:tcPr>
          <w:p w14:paraId="2FEFB9A6" w14:textId="514A949A" w:rsidR="0059657E" w:rsidRPr="000E4FE8" w:rsidRDefault="0059657E" w:rsidP="0059657E">
            <w:pPr>
              <w:pStyle w:val="ad"/>
              <w:jc w:val="left"/>
            </w:pPr>
            <w:r>
              <w:t>Документ, подтверждающий о</w:t>
            </w:r>
            <w:r w:rsidRPr="003748E4">
              <w:t xml:space="preserve">снование заключения контракта с единственным поставщиком с </w:t>
            </w:r>
            <w:r>
              <w:t>кодом</w:t>
            </w:r>
            <w:r w:rsidRPr="003748E4">
              <w:t xml:space="preserve"> &lt;</w:t>
            </w:r>
            <w:r>
              <w:t>Код</w:t>
            </w:r>
            <w:r w:rsidRPr="003748E4">
              <w:t xml:space="preserve">&gt; </w:t>
            </w:r>
            <w:r>
              <w:t xml:space="preserve">и </w:t>
            </w:r>
            <w:r w:rsidRPr="003748E4">
              <w:t xml:space="preserve">отсутствует в </w:t>
            </w:r>
            <w:r>
              <w:t>актуальном состоянии в справочнике в ЕИС</w:t>
            </w:r>
          </w:p>
        </w:tc>
      </w:tr>
      <w:tr w:rsidR="0059657E" w:rsidRPr="000E4FE8" w14:paraId="0C0C2122" w14:textId="77777777" w:rsidTr="00AA184A">
        <w:trPr>
          <w:trHeight w:val="348"/>
        </w:trPr>
        <w:tc>
          <w:tcPr>
            <w:tcW w:w="841" w:type="pct"/>
            <w:gridSpan w:val="2"/>
          </w:tcPr>
          <w:p w14:paraId="79E714EA" w14:textId="7B411FB6" w:rsidR="0059657E" w:rsidRPr="005068C3" w:rsidRDefault="0059657E" w:rsidP="0059657E">
            <w:pPr>
              <w:pStyle w:val="ad"/>
              <w:jc w:val="left"/>
            </w:pPr>
            <w:r>
              <w:t>РК_ИК_0004</w:t>
            </w:r>
          </w:p>
        </w:tc>
        <w:tc>
          <w:tcPr>
            <w:tcW w:w="234" w:type="pct"/>
            <w:gridSpan w:val="2"/>
          </w:tcPr>
          <w:p w14:paraId="311A5CF7" w14:textId="329939FA" w:rsidR="0059657E" w:rsidRPr="00ED08B5" w:rsidRDefault="0059657E" w:rsidP="0059657E">
            <w:pPr>
              <w:pStyle w:val="ad"/>
              <w:jc w:val="left"/>
              <w:rPr>
                <w:highlight w:val="yellow"/>
                <w:lang w:val="en-US"/>
              </w:rPr>
            </w:pPr>
            <w:r>
              <w:t>РК_ИК_0003</w:t>
            </w:r>
          </w:p>
        </w:tc>
        <w:tc>
          <w:tcPr>
            <w:tcW w:w="1056" w:type="pct"/>
            <w:gridSpan w:val="2"/>
          </w:tcPr>
          <w:p w14:paraId="5B6D4CDD" w14:textId="77777777" w:rsidR="0059657E" w:rsidRDefault="0059657E" w:rsidP="0059657E">
            <w:pPr>
              <w:pStyle w:val="ad"/>
              <w:jc w:val="left"/>
            </w:pPr>
            <w:r>
              <w:t xml:space="preserve">Код </w:t>
            </w:r>
            <w:r w:rsidRPr="00A74D12">
              <w:t>документа, подтверждающего заключение контракта с единственным поставщиком</w:t>
            </w:r>
          </w:p>
          <w:p w14:paraId="0B2AB206" w14:textId="23E813E0" w:rsidR="0059657E" w:rsidRPr="000E4FE8" w:rsidRDefault="0059657E" w:rsidP="0059657E">
            <w:pPr>
              <w:pStyle w:val="ad"/>
              <w:jc w:val="left"/>
              <w:rPr>
                <w:lang w:val="en-US"/>
              </w:rPr>
            </w:pPr>
            <w:r w:rsidRPr="0090313D">
              <w:rPr>
                <w:lang w:val="en-US"/>
              </w:rPr>
              <w:t>(foundation</w:t>
            </w:r>
            <w:r>
              <w:rPr>
                <w:lang w:val="en-US"/>
              </w:rPr>
              <w:t>\oosOrder\singleCustomer\ document</w:t>
            </w:r>
            <w:r w:rsidDel="00F00891">
              <w:rPr>
                <w:lang w:val="en-US"/>
              </w:rPr>
              <w:t xml:space="preserve"> </w:t>
            </w:r>
            <w:r>
              <w:rPr>
                <w:lang w:val="en-US"/>
              </w:rPr>
              <w:t>\code</w:t>
            </w:r>
            <w:r w:rsidRPr="0090313D">
              <w:rPr>
                <w:lang w:val="en-US"/>
              </w:rPr>
              <w:t>)</w:t>
            </w:r>
          </w:p>
        </w:tc>
        <w:tc>
          <w:tcPr>
            <w:tcW w:w="1474" w:type="pct"/>
            <w:gridSpan w:val="3"/>
          </w:tcPr>
          <w:p w14:paraId="7FDBC1C5" w14:textId="77777777" w:rsidR="0059657E" w:rsidRDefault="0059657E" w:rsidP="0059657E">
            <w:pPr>
              <w:pStyle w:val="ad"/>
              <w:jc w:val="left"/>
            </w:pPr>
            <w:r>
              <w:t>Проверяем, что запись справочника с таким кодом документа содержит код основания заключения контракта с единственным поставщиком, проверенный в контроле РК_ИК_0002.</w:t>
            </w:r>
          </w:p>
          <w:p w14:paraId="7FFC4DB1" w14:textId="209A350D" w:rsidR="0059657E" w:rsidRPr="00ED08B5" w:rsidRDefault="0059657E" w:rsidP="0059657E">
            <w:pPr>
              <w:pStyle w:val="ad"/>
              <w:jc w:val="left"/>
            </w:pPr>
            <w:r>
              <w:t>Например, для кода документа 200202 должен быть указан код основания 20020</w:t>
            </w:r>
          </w:p>
        </w:tc>
        <w:tc>
          <w:tcPr>
            <w:tcW w:w="1395" w:type="pct"/>
            <w:gridSpan w:val="3"/>
          </w:tcPr>
          <w:p w14:paraId="0D3D8460" w14:textId="18537995" w:rsidR="0059657E" w:rsidRPr="00D611A5" w:rsidRDefault="0059657E" w:rsidP="0059657E">
            <w:pPr>
              <w:pStyle w:val="ad"/>
              <w:jc w:val="left"/>
            </w:pPr>
            <w:r>
              <w:t>Документ, подтверждающий о</w:t>
            </w:r>
            <w:r w:rsidRPr="003748E4">
              <w:t xml:space="preserve">снование заключения контракта с единственным поставщиком </w:t>
            </w:r>
            <w:r>
              <w:t xml:space="preserve">с кодом </w:t>
            </w:r>
            <w:r w:rsidRPr="003748E4">
              <w:t>&lt;</w:t>
            </w:r>
            <w:r>
              <w:t>Код документа</w:t>
            </w:r>
            <w:r w:rsidRPr="003748E4">
              <w:t xml:space="preserve">&gt; </w:t>
            </w:r>
            <w:r>
              <w:t xml:space="preserve">должен соответствовать основанию заключения контракта с единственным поставщиком с кодом </w:t>
            </w:r>
            <w:r w:rsidRPr="00D611A5">
              <w:t>&lt;</w:t>
            </w:r>
            <w:r>
              <w:t>Код основания</w:t>
            </w:r>
            <w:r w:rsidRPr="00D611A5">
              <w:t>&gt;</w:t>
            </w:r>
          </w:p>
        </w:tc>
      </w:tr>
      <w:tr w:rsidR="0059657E" w:rsidRPr="005068C3" w14:paraId="7AE2172C" w14:textId="77777777" w:rsidTr="00F427CD">
        <w:trPr>
          <w:trHeight w:val="348"/>
        </w:trPr>
        <w:tc>
          <w:tcPr>
            <w:tcW w:w="5000" w:type="pct"/>
            <w:gridSpan w:val="12"/>
          </w:tcPr>
          <w:p w14:paraId="556C0C7D" w14:textId="7ACFDC2B" w:rsidR="0059657E" w:rsidRDefault="0059657E" w:rsidP="0059657E">
            <w:pPr>
              <w:pStyle w:val="ad"/>
              <w:jc w:val="left"/>
            </w:pPr>
            <w:r>
              <w:t>Блок</w:t>
            </w:r>
            <w:r w:rsidRPr="00356145">
              <w:t xml:space="preserve"> «</w:t>
            </w:r>
            <w:r w:rsidRPr="00ED08B5">
              <w:t>Заказ размещен у единственного поставщика  (извещение не размещалось на ООС)</w:t>
            </w:r>
            <w:r w:rsidRPr="00356145">
              <w:t>» (</w:t>
            </w:r>
            <w:r w:rsidRPr="0090313D">
              <w:rPr>
                <w:lang w:val="en-US"/>
              </w:rPr>
              <w:t>foundation</w:t>
            </w:r>
            <w:r w:rsidRPr="00356145">
              <w:t>\</w:t>
            </w:r>
            <w:r>
              <w:rPr>
                <w:lang w:val="en-US"/>
              </w:rPr>
              <w:t>oosOrder</w:t>
            </w:r>
            <w:r w:rsidRPr="00356145">
              <w:t>\</w:t>
            </w:r>
            <w:r>
              <w:rPr>
                <w:lang w:val="en-US"/>
              </w:rPr>
              <w:t>singleCustomer</w:t>
            </w:r>
            <w:r w:rsidRPr="00356145">
              <w:t>)</w:t>
            </w:r>
            <w:r>
              <w:t>.</w:t>
            </w:r>
          </w:p>
          <w:p w14:paraId="10BE9836" w14:textId="54ABCE2D" w:rsidR="0059657E" w:rsidRPr="007A2D73" w:rsidRDefault="0059657E" w:rsidP="0059657E">
            <w:pPr>
              <w:pStyle w:val="ad"/>
              <w:jc w:val="left"/>
            </w:pPr>
            <w:r>
              <w:t>Выполняются контроли РК_ИК_0005, РК_ИК_0006, РК_ИК_0007 аналогичные контролям РК_ИК_0002, РК_ИК_0003, РК_ИК_0004</w:t>
            </w:r>
          </w:p>
        </w:tc>
      </w:tr>
      <w:tr w:rsidR="0059657E" w:rsidRPr="00AD65CE" w14:paraId="27D07F4D" w14:textId="77777777" w:rsidTr="00F427CD">
        <w:trPr>
          <w:trHeight w:val="348"/>
        </w:trPr>
        <w:tc>
          <w:tcPr>
            <w:tcW w:w="5000" w:type="pct"/>
            <w:gridSpan w:val="12"/>
          </w:tcPr>
          <w:p w14:paraId="02CC3535" w14:textId="0A201289" w:rsidR="0059657E" w:rsidRPr="008E76E1" w:rsidRDefault="0059657E" w:rsidP="0059657E">
            <w:pPr>
              <w:pStyle w:val="ad"/>
              <w:jc w:val="center"/>
              <w:rPr>
                <w:b/>
              </w:rPr>
            </w:pPr>
            <w:r w:rsidRPr="008E76E1">
              <w:rPr>
                <w:b/>
              </w:rPr>
              <w:lastRenderedPageBreak/>
              <w:t>Блок «Размещение закупки по закону №44-ФЗ» (</w:t>
            </w:r>
            <w:r w:rsidRPr="008E76E1">
              <w:rPr>
                <w:b/>
                <w:lang w:val="en-US"/>
              </w:rPr>
              <w:t>foundation</w:t>
            </w:r>
            <w:r w:rsidRPr="008E76E1">
              <w:rPr>
                <w:b/>
              </w:rPr>
              <w:t>\</w:t>
            </w:r>
            <w:r w:rsidRPr="008E76E1">
              <w:rPr>
                <w:b/>
                <w:lang w:val="en-US"/>
              </w:rPr>
              <w:t>fcsOrder</w:t>
            </w:r>
            <w:r w:rsidRPr="008E76E1">
              <w:rPr>
                <w:b/>
              </w:rPr>
              <w:t>\</w:t>
            </w:r>
            <w:r w:rsidRPr="008E76E1">
              <w:rPr>
                <w:b/>
                <w:lang w:val="en-US"/>
              </w:rPr>
              <w:t>order</w:t>
            </w:r>
            <w:r w:rsidRPr="008E76E1">
              <w:rPr>
                <w:b/>
              </w:rPr>
              <w:t>):</w:t>
            </w:r>
          </w:p>
          <w:p w14:paraId="6F21ECFF" w14:textId="77777777" w:rsidR="0059657E" w:rsidRPr="005068C3" w:rsidRDefault="0059657E" w:rsidP="0059657E">
            <w:pPr>
              <w:pStyle w:val="ad"/>
              <w:jc w:val="left"/>
              <w:rPr>
                <w:lang w:val="en-US"/>
              </w:rPr>
            </w:pPr>
            <w:r>
              <w:t>Поля</w:t>
            </w:r>
            <w:r w:rsidRPr="005068C3">
              <w:rPr>
                <w:lang w:val="en-US"/>
              </w:rPr>
              <w:t>:</w:t>
            </w:r>
          </w:p>
          <w:p w14:paraId="038DDC11" w14:textId="4492BE7D" w:rsidR="0059657E" w:rsidRPr="005068C3" w:rsidRDefault="0059657E" w:rsidP="0059657E">
            <w:pPr>
              <w:pStyle w:val="ad"/>
              <w:jc w:val="left"/>
              <w:rPr>
                <w:lang w:val="en-US"/>
              </w:rPr>
            </w:pPr>
            <w:r w:rsidRPr="0090313D">
              <w:rPr>
                <w:lang w:val="en-US"/>
              </w:rPr>
              <w:t>«</w:t>
            </w:r>
            <w:r w:rsidRPr="0090313D">
              <w:t>Номер</w:t>
            </w:r>
            <w:r w:rsidRPr="0090313D">
              <w:rPr>
                <w:lang w:val="en-US"/>
              </w:rPr>
              <w:t xml:space="preserve"> </w:t>
            </w:r>
            <w:r w:rsidRPr="0090313D">
              <w:t>извещения</w:t>
            </w:r>
            <w:r w:rsidRPr="0090313D">
              <w:rPr>
                <w:lang w:val="en-US"/>
              </w:rPr>
              <w:t xml:space="preserve"> </w:t>
            </w:r>
            <w:r w:rsidRPr="0090313D">
              <w:t>о</w:t>
            </w:r>
            <w:r w:rsidRPr="0090313D">
              <w:rPr>
                <w:lang w:val="en-US"/>
              </w:rPr>
              <w:t xml:space="preserve"> </w:t>
            </w:r>
            <w:r w:rsidRPr="0090313D">
              <w:t>проведении</w:t>
            </w:r>
            <w:r w:rsidRPr="0090313D">
              <w:rPr>
                <w:lang w:val="en-US"/>
              </w:rPr>
              <w:t>» (foundation</w:t>
            </w:r>
            <w:r>
              <w:rPr>
                <w:lang w:val="en-US"/>
              </w:rPr>
              <w:t>\fcs</w:t>
            </w:r>
            <w:r w:rsidRPr="00953BDF">
              <w:rPr>
                <w:lang w:val="en-US"/>
              </w:rPr>
              <w:t>Order</w:t>
            </w:r>
            <w:r>
              <w:rPr>
                <w:lang w:val="en-US"/>
              </w:rPr>
              <w:t xml:space="preserve"> \</w:t>
            </w:r>
            <w:r w:rsidRPr="0090313D">
              <w:rPr>
                <w:lang w:val="en-US"/>
              </w:rPr>
              <w:t>order</w:t>
            </w:r>
            <w:r>
              <w:rPr>
                <w:lang w:val="en-US"/>
              </w:rPr>
              <w:t>\notificationNumber</w:t>
            </w:r>
            <w:r w:rsidRPr="0090313D">
              <w:rPr>
                <w:lang w:val="en-US"/>
              </w:rPr>
              <w:t>)</w:t>
            </w:r>
            <w:r w:rsidRPr="005068C3">
              <w:rPr>
                <w:lang w:val="en-US"/>
              </w:rPr>
              <w:t>;</w:t>
            </w:r>
          </w:p>
          <w:p w14:paraId="5DCEAC37" w14:textId="77777777" w:rsidR="0059657E" w:rsidRDefault="0059657E" w:rsidP="0059657E">
            <w:pPr>
              <w:pStyle w:val="ad"/>
              <w:jc w:val="left"/>
            </w:pPr>
            <w:r>
              <w:t>проверяются на корректность содержимого соответствующими</w:t>
            </w:r>
            <w:r w:rsidRPr="005068C3">
              <w:t xml:space="preserve"> </w:t>
            </w:r>
            <w:r>
              <w:t xml:space="preserve">бизнесовыми автоконтролями </w:t>
            </w:r>
          </w:p>
          <w:p w14:paraId="690B51E9" w14:textId="5F3B22BC" w:rsidR="0059657E" w:rsidRDefault="0059657E" w:rsidP="0059657E">
            <w:pPr>
              <w:pStyle w:val="ad"/>
              <w:jc w:val="left"/>
            </w:pPr>
            <w:r>
              <w:t>Поле «</w:t>
            </w:r>
            <w:r w:rsidRPr="00E67082">
              <w:t>Способ определения поставщиков (подрядчиков, исполнителей)</w:t>
            </w:r>
            <w:r>
              <w:t xml:space="preserve">» </w:t>
            </w:r>
            <w:r w:rsidRPr="005068C3">
              <w:t>(</w:t>
            </w:r>
            <w:r w:rsidRPr="0090313D">
              <w:rPr>
                <w:lang w:val="en-US"/>
              </w:rPr>
              <w:t>foundation</w:t>
            </w:r>
            <w:r w:rsidRPr="005068C3">
              <w:t>\</w:t>
            </w:r>
            <w:r w:rsidRPr="00953BDF">
              <w:t xml:space="preserve"> </w:t>
            </w:r>
            <w:r>
              <w:rPr>
                <w:lang w:val="en-US"/>
              </w:rPr>
              <w:t>fcs</w:t>
            </w:r>
            <w:r w:rsidRPr="00953BDF">
              <w:rPr>
                <w:lang w:val="en-US"/>
              </w:rPr>
              <w:t>Order</w:t>
            </w:r>
            <w:r w:rsidRPr="005068C3">
              <w:t>\</w:t>
            </w:r>
            <w:r w:rsidRPr="0090313D">
              <w:rPr>
                <w:lang w:val="en-US"/>
              </w:rPr>
              <w:t>order</w:t>
            </w:r>
            <w:r w:rsidRPr="005068C3">
              <w:t>\</w:t>
            </w:r>
            <w:r>
              <w:rPr>
                <w:lang w:val="en-US"/>
              </w:rPr>
              <w:t>placing</w:t>
            </w:r>
            <w:r w:rsidRPr="005068C3">
              <w:t>)</w:t>
            </w:r>
            <w:r w:rsidRPr="00B260CE">
              <w:t xml:space="preserve"> – </w:t>
            </w:r>
            <w:r>
              <w:t>содержимое при приеме игнорируется, заполняется автоматически на основании номера извещения о проведении.</w:t>
            </w:r>
          </w:p>
          <w:p w14:paraId="7AB06DFF" w14:textId="5762ED93" w:rsidR="00A53B55" w:rsidRDefault="00A53B55" w:rsidP="0059657E">
            <w:pPr>
              <w:pStyle w:val="ad"/>
              <w:jc w:val="left"/>
            </w:pPr>
          </w:p>
          <w:p w14:paraId="0941130C" w14:textId="46C1584D" w:rsidR="00A53B55" w:rsidRDefault="00A53B55" w:rsidP="0059657E">
            <w:pPr>
              <w:pStyle w:val="ad"/>
              <w:jc w:val="left"/>
            </w:pPr>
            <w:r>
              <w:t>Поле</w:t>
            </w:r>
            <w:r w:rsidRPr="00A53B55">
              <w:rPr>
                <w:lang w:val="en-US"/>
              </w:rPr>
              <w:t xml:space="preserve"> «</w:t>
            </w:r>
            <w:r w:rsidRPr="00A53B55">
              <w:t>Порядковый</w:t>
            </w:r>
            <w:r w:rsidRPr="00A53B55">
              <w:rPr>
                <w:lang w:val="en-US"/>
              </w:rPr>
              <w:t xml:space="preserve"> </w:t>
            </w:r>
            <w:r w:rsidRPr="00A53B55">
              <w:t>номер</w:t>
            </w:r>
            <w:r w:rsidRPr="00A53B55">
              <w:rPr>
                <w:lang w:val="en-US"/>
              </w:rPr>
              <w:t xml:space="preserve"> </w:t>
            </w:r>
            <w:r w:rsidRPr="00A53B55">
              <w:t>лота</w:t>
            </w:r>
            <w:r w:rsidRPr="00A53B55">
              <w:rPr>
                <w:lang w:val="en-US"/>
              </w:rPr>
              <w:t xml:space="preserve">» (foundation/fcsOrder/order/lotNumber). </w:t>
            </w:r>
            <w:r w:rsidRPr="00A53B55">
              <w:t>Игнорируется при приеме. Устарело. Не применяется</w:t>
            </w:r>
            <w:r>
              <w:t>.</w:t>
            </w:r>
          </w:p>
          <w:p w14:paraId="62667954" w14:textId="2AC83B6D" w:rsidR="000F3564" w:rsidRPr="000F3564" w:rsidRDefault="000F3564" w:rsidP="000F3564">
            <w:pPr>
              <w:pStyle w:val="afff4"/>
              <w:shd w:val="clear" w:color="auto" w:fill="FFFFFF"/>
              <w:rPr>
                <w:rFonts w:eastAsia="Times New Roman"/>
              </w:rPr>
            </w:pPr>
            <w:r>
              <w:t xml:space="preserve"> </w:t>
            </w:r>
            <w:r w:rsidRPr="000F3564">
              <w:rPr>
                <w:rFonts w:eastAsia="Times New Roman"/>
              </w:rPr>
              <w:t xml:space="preserve">При </w:t>
            </w:r>
            <w:r>
              <w:rPr>
                <w:rFonts w:eastAsia="Times New Roman"/>
              </w:rPr>
              <w:t xml:space="preserve">значении способа определения поставщика закупки с номером </w:t>
            </w:r>
            <w:r w:rsidRPr="0090313D">
              <w:rPr>
                <w:lang w:val="en-US"/>
              </w:rPr>
              <w:t>foundation</w:t>
            </w:r>
            <w:r w:rsidRPr="000F3564">
              <w:t>\</w:t>
            </w:r>
            <w:r>
              <w:rPr>
                <w:lang w:val="en-US"/>
              </w:rPr>
              <w:t>fcs</w:t>
            </w:r>
            <w:r w:rsidRPr="00953BDF">
              <w:rPr>
                <w:lang w:val="en-US"/>
              </w:rPr>
              <w:t>Order</w:t>
            </w:r>
            <w:r w:rsidRPr="000F3564">
              <w:t xml:space="preserve"> \</w:t>
            </w:r>
            <w:r w:rsidRPr="0090313D">
              <w:rPr>
                <w:lang w:val="en-US"/>
              </w:rPr>
              <w:t>order</w:t>
            </w:r>
            <w:r w:rsidRPr="000F3564">
              <w:t>\</w:t>
            </w:r>
            <w:r>
              <w:rPr>
                <w:lang w:val="en-US"/>
              </w:rPr>
              <w:t>notificationNumber</w:t>
            </w:r>
            <w:r w:rsidRPr="000F3564">
              <w:rPr>
                <w:rFonts w:eastAsia="Times New Roman"/>
              </w:rPr>
              <w:t xml:space="preserve"> «Закупка товара у единственного поставщика на сумму, предусмотренную частью 12 статьи 93 Закона № 44-ФЗ», наследование уникального номера позиции плана-графика, идентификационного кода закупки, идентификатора контракта, заключенного в электронной форме, и других данных из извещения о закупке и итогового протокола ПРИЗ, а также ПЗК, в информацию о контракте (его изменении) должно осуществляться аналогично тому, как это происходит в соответствии с текущей реализацией для запроса котировок в электронной форме, с учетом следующих особенностей:</w:t>
            </w:r>
          </w:p>
          <w:p w14:paraId="10497D43" w14:textId="303ACAF5" w:rsidR="000F3564" w:rsidRPr="000F3564" w:rsidRDefault="000F3564" w:rsidP="000F3564">
            <w:pPr>
              <w:pStyle w:val="afff4"/>
              <w:shd w:val="clear" w:color="auto" w:fill="FFFFFF"/>
              <w:rPr>
                <w:rFonts w:eastAsia="Times New Roman"/>
              </w:rPr>
            </w:pPr>
            <w:r w:rsidRPr="000F3564">
              <w:rPr>
                <w:rFonts w:eastAsia="Times New Roman"/>
              </w:rPr>
              <w:t>•</w:t>
            </w:r>
            <w:r w:rsidRPr="000F3564">
              <w:rPr>
                <w:rFonts w:eastAsia="Times New Roman"/>
              </w:rPr>
              <w:tab/>
              <w:t xml:space="preserve">для объектов закупки, подтянутых из извещения, </w:t>
            </w:r>
            <w:r w:rsidR="00EE6A26">
              <w:rPr>
                <w:rFonts w:eastAsia="Times New Roman"/>
              </w:rPr>
              <w:t>, е</w:t>
            </w:r>
            <w:r w:rsidR="00DC1799">
              <w:rPr>
                <w:rFonts w:eastAsia="Times New Roman"/>
              </w:rPr>
              <w:t xml:space="preserve">сли базовая версия извещения (приглашения) размещена до даты в настройке </w:t>
            </w:r>
            <w:r w:rsidR="00DC1799" w:rsidRPr="00DC1799">
              <w:rPr>
                <w:rFonts w:eastAsia="Times New Roman"/>
              </w:rPr>
              <w:t>«Дата начала действия оптимизационного законопроекта 44-ФЗ»</w:t>
            </w:r>
            <w:r w:rsidRPr="000F3564">
              <w:rPr>
                <w:rFonts w:eastAsia="Times New Roman"/>
              </w:rPr>
              <w:t>)</w:t>
            </w:r>
            <w:r w:rsidR="00DC1799">
              <w:rPr>
                <w:rFonts w:eastAsia="Times New Roman"/>
              </w:rPr>
              <w:t>, то принимаем из пакета</w:t>
            </w:r>
            <w:r w:rsidRPr="000F3564">
              <w:rPr>
                <w:rFonts w:eastAsia="Times New Roman"/>
              </w:rPr>
              <w:t>;</w:t>
            </w:r>
          </w:p>
          <w:p w14:paraId="1159761D" w14:textId="5F8726DF" w:rsidR="0059657E" w:rsidRDefault="000F3564" w:rsidP="0059657E">
            <w:pPr>
              <w:pStyle w:val="ad"/>
            </w:pPr>
            <w:r w:rsidRPr="000F3564">
              <w:t>•</w:t>
            </w:r>
            <w:r w:rsidRPr="000F3564">
              <w:tab/>
              <w:t>для блока «Контракт заключается» должно подтягиваться из ПЗК и сохраняться значение в поле «Номер участника закупки в ЕРУЗ, с которым заключен электронный контракт в ПЗК» (на пользовательском интерфейсе поле не отображается). Обновление этого поля должно осуществляться при изменении значения в поле «Идентификатор контракта, заключенного в электронной форме».</w:t>
            </w:r>
            <w:r w:rsidR="00EE6A26">
              <w:t xml:space="preserve"> </w:t>
            </w:r>
            <w:r w:rsidR="0059657E">
              <w:t>Содержимое поля «</w:t>
            </w:r>
            <w:r w:rsidR="0059657E" w:rsidRPr="00557A61">
              <w:t>Идентификационный код закупк</w:t>
            </w:r>
            <w:r w:rsidR="0059657E">
              <w:t>и» (</w:t>
            </w:r>
            <w:r w:rsidR="0059657E" w:rsidRPr="00D60576">
              <w:t>foundation/fcsOrder/order/</w:t>
            </w:r>
            <w:r w:rsidR="0059657E" w:rsidRPr="00557A61">
              <w:t>purchaseCode</w:t>
            </w:r>
            <w:r w:rsidR="0059657E">
              <w:t xml:space="preserve">) если не заполнено, то автоматически подгружается из закупки с номером, указанным в поле </w:t>
            </w:r>
            <w:r w:rsidR="0059657E" w:rsidRPr="00557A61">
              <w:t>notificationNumber</w:t>
            </w:r>
            <w:r w:rsidR="0059657E">
              <w:t>. В случае если в извещении не заполнено поле ИКЗ, поле ИКЗ в данном блоке не заполняется</w:t>
            </w:r>
          </w:p>
          <w:p w14:paraId="7D459A3B" w14:textId="44774161" w:rsidR="0059657E" w:rsidRPr="00FC41CF" w:rsidRDefault="0059657E" w:rsidP="0059657E">
            <w:pPr>
              <w:pStyle w:val="ad"/>
            </w:pPr>
            <w:r>
              <w:t xml:space="preserve">Если поле заполнено в принимаемом пакете, то проверяется наличие данного ИКЗ в закупке с номером, указанным в поле </w:t>
            </w:r>
            <w:r w:rsidRPr="001C1515">
              <w:t>«Номер извещения о проведении» (</w:t>
            </w:r>
            <w:r w:rsidRPr="001C1515">
              <w:rPr>
                <w:lang w:val="en-US"/>
              </w:rPr>
              <w:t>foundation</w:t>
            </w:r>
            <w:r w:rsidRPr="001C1515">
              <w:t>\</w:t>
            </w:r>
            <w:r w:rsidRPr="001C1515">
              <w:rPr>
                <w:lang w:val="en-US"/>
              </w:rPr>
              <w:t>fcsOrder</w:t>
            </w:r>
            <w:r w:rsidRPr="001C1515">
              <w:t>\</w:t>
            </w:r>
            <w:r w:rsidRPr="001C1515">
              <w:rPr>
                <w:lang w:val="en-US"/>
              </w:rPr>
              <w:t>order</w:t>
            </w:r>
            <w:r w:rsidRPr="001C1515">
              <w:t>\</w:t>
            </w:r>
            <w:r w:rsidRPr="001C1515">
              <w:rPr>
                <w:lang w:val="en-US"/>
              </w:rPr>
              <w:t>notificationNumber</w:t>
            </w:r>
            <w:r w:rsidRPr="001C1515">
              <w:t>)</w:t>
            </w:r>
            <w:r w:rsidRPr="00FC41CF">
              <w:t xml:space="preserve"> (РК_ИК_0253)</w:t>
            </w:r>
            <w:r>
              <w:t>.</w:t>
            </w:r>
          </w:p>
          <w:p w14:paraId="30150117" w14:textId="453B8AF7" w:rsidR="0059657E" w:rsidRDefault="0059657E" w:rsidP="0059657E">
            <w:pPr>
              <w:pStyle w:val="ad"/>
            </w:pPr>
          </w:p>
          <w:p w14:paraId="0E8D89B0" w14:textId="46902A26" w:rsidR="0059657E" w:rsidRPr="005B3244" w:rsidRDefault="0059657E" w:rsidP="0059657E">
            <w:pPr>
              <w:pStyle w:val="ad"/>
              <w:jc w:val="center"/>
              <w:rPr>
                <w:b/>
              </w:rPr>
            </w:pPr>
            <w:r w:rsidRPr="005B3244">
              <w:rPr>
                <w:b/>
              </w:rPr>
              <w:t>Поле «Реестровый номер проекта контракта»</w:t>
            </w:r>
            <w:r>
              <w:rPr>
                <w:b/>
              </w:rPr>
              <w:t xml:space="preserve"> (</w:t>
            </w:r>
            <w:bookmarkStart w:id="51" w:name="contractProjectNumber"/>
            <w:r w:rsidRPr="00AC7200">
              <w:rPr>
                <w:b/>
              </w:rPr>
              <w:t>contractProjectNumber</w:t>
            </w:r>
            <w:bookmarkEnd w:id="51"/>
            <w:r>
              <w:rPr>
                <w:b/>
              </w:rPr>
              <w:t>)</w:t>
            </w:r>
          </w:p>
          <w:p w14:paraId="63F3314B" w14:textId="77777777" w:rsidR="0059657E" w:rsidRDefault="0059657E" w:rsidP="0059657E">
            <w:pPr>
              <w:pStyle w:val="ad"/>
            </w:pPr>
          </w:p>
          <w:p w14:paraId="06D08D53" w14:textId="77777777" w:rsidR="0059657E" w:rsidRDefault="0059657E" w:rsidP="0059657E">
            <w:pPr>
              <w:pStyle w:val="ad"/>
            </w:pPr>
            <w:r>
              <w:t>При приеме документа «</w:t>
            </w:r>
            <w:r w:rsidRPr="005B3244">
              <w:t>Информация (проект информа</w:t>
            </w:r>
            <w:r>
              <w:t xml:space="preserve">ции) о заключенном контракте» должен выполняться алгоритм, описанный в Приложении 1 ЧТЗ к доработке </w:t>
            </w:r>
            <w:r w:rsidRPr="005B3244">
              <w:t>FCSNF-5707</w:t>
            </w:r>
            <w:r>
              <w:t xml:space="preserve"> </w:t>
            </w:r>
            <w:r w:rsidRPr="005B3244">
              <w:t>РК. Доработки для учета появления проектов контрактов в электронной форме</w:t>
            </w:r>
            <w:r>
              <w:t xml:space="preserve">, </w:t>
            </w:r>
          </w:p>
          <w:p w14:paraId="00836C38" w14:textId="77777777" w:rsidR="0059657E" w:rsidRDefault="0059657E" w:rsidP="0059657E">
            <w:pPr>
              <w:pStyle w:val="ad"/>
            </w:pPr>
            <w:r>
              <w:t>а именно автоматически определяться значения значение признаков</w:t>
            </w:r>
            <w:r w:rsidRPr="00321F02">
              <w:t xml:space="preserve"> </w:t>
            </w:r>
          </w:p>
          <w:p w14:paraId="3C167E4E" w14:textId="7DC38838" w:rsidR="0059657E" w:rsidRPr="00321F02" w:rsidRDefault="0059657E" w:rsidP="0059657E">
            <w:pPr>
              <w:pStyle w:val="ad"/>
            </w:pPr>
            <w:r w:rsidRPr="00321F02">
              <w:t>«</w:t>
            </w:r>
            <w:r>
              <w:t xml:space="preserve">Заключение контракта по 82.2» и </w:t>
            </w:r>
            <w:r w:rsidRPr="00321F02">
              <w:t>«Право заключения контракта с несколькими участниками»</w:t>
            </w:r>
            <w:r>
              <w:t>.</w:t>
            </w:r>
          </w:p>
          <w:p w14:paraId="184EF994" w14:textId="0C1DA15B" w:rsidR="0059657E" w:rsidRDefault="0059657E" w:rsidP="0059657E">
            <w:pPr>
              <w:pStyle w:val="ad"/>
            </w:pPr>
          </w:p>
          <w:p w14:paraId="67C3D781" w14:textId="722279B6" w:rsidR="0059657E" w:rsidRPr="00621843" w:rsidRDefault="0059657E" w:rsidP="0059657E">
            <w:pPr>
              <w:pStyle w:val="ad"/>
            </w:pPr>
            <w:r>
              <w:t>При этом в случае, если в результате выполнения этих алгоритмов обнаруживается, что</w:t>
            </w:r>
            <w:r w:rsidRPr="00321F02">
              <w:t xml:space="preserve"> </w:t>
            </w:r>
            <w:r>
              <w:t>в ответе на запрос из ПРИЗа(РПК) был получено более одного идентификатора заключенного в электронной форме</w:t>
            </w:r>
            <w:r w:rsidRPr="001C4033">
              <w:t xml:space="preserve"> </w:t>
            </w:r>
            <w:r>
              <w:t xml:space="preserve">контракта в статусе «Контракт заключен» и значение признака «Право заключения контракта с несколькими участниками» у данной закупки = </w:t>
            </w:r>
            <w:r>
              <w:rPr>
                <w:lang w:val="en-US"/>
              </w:rPr>
              <w:t>TRUE</w:t>
            </w:r>
            <w:r>
              <w:t xml:space="preserve"> (см. Приложение 1 указанной выше доработки), то выполняется контроль</w:t>
            </w:r>
            <w:r w:rsidRPr="00B52782">
              <w:t xml:space="preserve"> РК_ИК_0200</w:t>
            </w:r>
            <w:r>
              <w:t xml:space="preserve">, требующий обязательного заполнения поля </w:t>
            </w:r>
            <w:r w:rsidRPr="00AC7200">
              <w:t>«Реестровый номер проекта контракта» при загрузке (contractProjectNumber)</w:t>
            </w:r>
            <w:r w:rsidRPr="00621843">
              <w:t xml:space="preserve"> </w:t>
            </w:r>
            <w:r>
              <w:t>и проверяющий корректность его заполнения</w:t>
            </w:r>
          </w:p>
          <w:p w14:paraId="79BC2986" w14:textId="0AEE0C77" w:rsidR="0059657E" w:rsidRPr="00317D2E" w:rsidRDefault="0059657E" w:rsidP="0059657E">
            <w:pPr>
              <w:shd w:val="clear" w:color="auto" w:fill="FFFFFF"/>
              <w:spacing w:line="240" w:lineRule="auto"/>
              <w:ind w:firstLine="0"/>
              <w:jc w:val="left"/>
              <w:rPr>
                <w:sz w:val="24"/>
              </w:rPr>
            </w:pPr>
          </w:p>
          <w:p w14:paraId="6960E17B" w14:textId="708FAC99" w:rsidR="00317D2E" w:rsidRPr="00317D2E" w:rsidRDefault="00317D2E" w:rsidP="0059657E">
            <w:pPr>
              <w:shd w:val="clear" w:color="auto" w:fill="FFFFFF"/>
              <w:spacing w:line="240" w:lineRule="auto"/>
              <w:ind w:firstLine="0"/>
              <w:jc w:val="left"/>
              <w:rPr>
                <w:sz w:val="24"/>
              </w:rPr>
            </w:pPr>
            <w:r w:rsidRPr="00317D2E">
              <w:rPr>
                <w:sz w:val="24"/>
              </w:rPr>
              <w:t>При этом среди заключенных в электронной форме контрактов рассматриваются только те, по которым в РК еще не размещены сведения о контракте (не считая аннулированных)</w:t>
            </w:r>
          </w:p>
          <w:p w14:paraId="41F8F6B0" w14:textId="77777777" w:rsidR="00317D2E" w:rsidRDefault="00317D2E" w:rsidP="0059657E">
            <w:pPr>
              <w:shd w:val="clear" w:color="auto" w:fill="FFFFFF"/>
              <w:spacing w:line="240" w:lineRule="auto"/>
              <w:ind w:firstLine="0"/>
              <w:jc w:val="left"/>
            </w:pPr>
          </w:p>
          <w:p w14:paraId="2176F99E" w14:textId="4C1CCDCE" w:rsidR="0059657E" w:rsidRDefault="002C362E" w:rsidP="002C362E">
            <w:pPr>
              <w:pStyle w:val="ad"/>
            </w:pPr>
            <w:r>
              <w:t>Поле «</w:t>
            </w:r>
            <w:r w:rsidRPr="002C362E">
              <w:t>Электронный контракт сформирован в структурированном виде</w:t>
            </w:r>
            <w:r>
              <w:t>» (</w:t>
            </w:r>
            <w:r w:rsidRPr="002C362E">
              <w:t>foundation/fcsOrder/order/isStructuredForm</w:t>
            </w:r>
            <w:r>
              <w:t>) и</w:t>
            </w:r>
            <w:r w:rsidRPr="002C362E">
              <w:t xml:space="preserve">гнорируется при приеме, заполняется автоматически, если проект контракта, реестровый номер которого задан в поле </w:t>
            </w:r>
            <w:r>
              <w:t>«</w:t>
            </w:r>
            <w:r w:rsidRPr="002C362E">
              <w:t>Реестровый номер проекта контракта, заключенного в электронной форме</w:t>
            </w:r>
            <w:r>
              <w:t>»</w:t>
            </w:r>
            <w:r w:rsidRPr="002C362E">
              <w:t xml:space="preserve"> (foundation/fcsOrder/order/contractProjectNumber) или определен автоматически, сформирован в структурированном виде</w:t>
            </w:r>
            <w:r>
              <w:t>.</w:t>
            </w:r>
          </w:p>
          <w:p w14:paraId="08102B4F" w14:textId="6B1BBB71" w:rsidR="00ED4D93" w:rsidRDefault="00ED4D93" w:rsidP="002C362E">
            <w:pPr>
              <w:pStyle w:val="ad"/>
            </w:pPr>
          </w:p>
          <w:p w14:paraId="45814AAA" w14:textId="1E9FDFAB" w:rsidR="00ED4D93" w:rsidRDefault="00ED4D93" w:rsidP="00ED4D93">
            <w:pPr>
              <w:pStyle w:val="ad"/>
            </w:pPr>
            <w:bookmarkStart w:id="52" w:name="isElectronicContractDocument1"/>
            <w:r>
              <w:t>Поле «</w:t>
            </w:r>
            <w:r w:rsidRPr="00ED4D93">
              <w:t>Документ на базе РЭК</w:t>
            </w:r>
            <w:r>
              <w:t>» (</w:t>
            </w:r>
            <w:r w:rsidRPr="00ED4D93">
              <w:t>foundation/fcsOrder/order/isElectronicContractDocument</w:t>
            </w:r>
            <w:r>
              <w:t xml:space="preserve">) </w:t>
            </w:r>
            <w:bookmarkEnd w:id="52"/>
            <w:r>
              <w:t>игнорируется при приеме, заполняется автоматически</w:t>
            </w:r>
            <w:r w:rsidR="00BB056C">
              <w:t xml:space="preserve"> при передаче</w:t>
            </w:r>
            <w:r>
              <w:t xml:space="preserve">. При внесении изменений в СГК признак «Документ на базе РЭК» устанавливается только если выполняются все следующие условия: </w:t>
            </w:r>
          </w:p>
          <w:p w14:paraId="0C1A42B6" w14:textId="77777777" w:rsidR="00ED4D93" w:rsidRDefault="00ED4D93" w:rsidP="00ED4D93">
            <w:pPr>
              <w:pStyle w:val="ad"/>
              <w:ind w:left="457" w:hanging="283"/>
            </w:pPr>
            <w:r>
              <w:t>•</w:t>
            </w:r>
            <w:r>
              <w:tab/>
              <w:t xml:space="preserve">у сведений об изменении СГК есть связанный документ в ПЗК\РЭК; </w:t>
            </w:r>
          </w:p>
          <w:p w14:paraId="667E099F" w14:textId="77777777" w:rsidR="00ED4D93" w:rsidRDefault="00ED4D93" w:rsidP="00ED4D93">
            <w:pPr>
              <w:pStyle w:val="ad"/>
              <w:ind w:left="457" w:hanging="283"/>
            </w:pPr>
            <w:r>
              <w:t>•</w:t>
            </w:r>
            <w:r>
              <w:tab/>
              <w:t xml:space="preserve">в связанном проекте электронного контракта установлен признак «Признак обязанности формирования электронных доп. соглашений»; </w:t>
            </w:r>
          </w:p>
          <w:p w14:paraId="0C43F9DF" w14:textId="77777777" w:rsidR="00ED4D93" w:rsidRDefault="00ED4D93" w:rsidP="00ED4D93">
            <w:pPr>
              <w:pStyle w:val="ad"/>
              <w:ind w:left="457" w:hanging="283"/>
            </w:pPr>
            <w:r>
              <w:t>•</w:t>
            </w:r>
            <w:r>
              <w:tab/>
              <w:t xml:space="preserve">первичная версия СГК сформирована на основании структурированного электронного контракта из РЭК; </w:t>
            </w:r>
          </w:p>
          <w:p w14:paraId="26D5A313" w14:textId="378CB775" w:rsidR="00ED4D93" w:rsidRDefault="00ED4D93" w:rsidP="00ED4D93">
            <w:pPr>
              <w:pStyle w:val="ad"/>
              <w:ind w:left="457" w:hanging="283"/>
            </w:pPr>
            <w:r>
              <w:t>•</w:t>
            </w:r>
            <w:r>
              <w:tab/>
              <w:t>у связанного контракта в ПЗК\РЭК установлен признак «Доп. соглашение на изменение в структуре»</w:t>
            </w:r>
          </w:p>
          <w:p w14:paraId="21F2C3E1" w14:textId="2CA76AF8" w:rsidR="00ED4D93" w:rsidRPr="00ED4D93" w:rsidRDefault="00ED4D93" w:rsidP="00ED4D93">
            <w:pPr>
              <w:pStyle w:val="ad"/>
            </w:pPr>
            <w:r>
              <w:t>Иначе при внесении изменений в СГК признак не устанавливается.</w:t>
            </w:r>
          </w:p>
          <w:p w14:paraId="2397C3CC" w14:textId="0B6C8210" w:rsidR="002C362E" w:rsidRDefault="002C362E" w:rsidP="002C362E">
            <w:pPr>
              <w:pStyle w:val="ad"/>
            </w:pPr>
          </w:p>
          <w:p w14:paraId="01557FBE" w14:textId="38A67A16" w:rsidR="0059657E" w:rsidRDefault="0059657E" w:rsidP="0059657E">
            <w:pPr>
              <w:pStyle w:val="ad"/>
            </w:pPr>
            <w:r>
              <w:t>Сведения блока «</w:t>
            </w:r>
            <w:r w:rsidRPr="00BB7E0B">
              <w:t>Сведения о связи с позицией плана-графика</w:t>
            </w:r>
            <w:r>
              <w:t>» (</w:t>
            </w:r>
            <w:r w:rsidRPr="00BB7E0B">
              <w:t>tenderPlanInfo</w:t>
            </w:r>
            <w:r>
              <w:t>) игнорируются при приеме</w:t>
            </w:r>
            <w:r w:rsidRPr="00BB7E0B">
              <w:t>.</w:t>
            </w:r>
            <w:r>
              <w:t xml:space="preserve"> Данные </w:t>
            </w:r>
            <w:r w:rsidRPr="00B62458">
              <w:t>заполня</w:t>
            </w:r>
            <w:r>
              <w:t>ю</w:t>
            </w:r>
            <w:r w:rsidRPr="00B62458">
              <w:t>тся значением поля «Сведения о связи с позицией плана-графика» из Извещения об осуществлении закупки</w:t>
            </w:r>
            <w:r>
              <w:t>.</w:t>
            </w:r>
          </w:p>
          <w:p w14:paraId="7DDB3431" w14:textId="77777777" w:rsidR="0059657E" w:rsidRDefault="0059657E" w:rsidP="0059657E">
            <w:pPr>
              <w:pStyle w:val="ad"/>
            </w:pPr>
          </w:p>
          <w:p w14:paraId="5D6E41B2" w14:textId="22F6AE04" w:rsidR="0059657E" w:rsidRDefault="0059657E" w:rsidP="0059657E">
            <w:pPr>
              <w:pStyle w:val="ad"/>
            </w:pPr>
            <w:r w:rsidRPr="008C3D98">
              <w:t>Сведения блока «Сведения о связи с позицией плана-графика закупок с 01.01.2020» (tenderPlan2020Info) игнорируются при приеме. Данные заполняются</w:t>
            </w:r>
            <w:r>
              <w:t xml:space="preserve"> при выгрузке</w:t>
            </w:r>
            <w:r w:rsidRPr="008C3D98">
              <w:t xml:space="preserve"> значением поля «Сведения о связи с позицией плана-графика </w:t>
            </w:r>
            <w:r>
              <w:t>закупок с 01.01.2020</w:t>
            </w:r>
            <w:r w:rsidRPr="008C3D98">
              <w:t>» из Извещения об осуществлении закупки.</w:t>
            </w:r>
          </w:p>
          <w:p w14:paraId="608507E8" w14:textId="5A3C0A2D" w:rsidR="0026462D" w:rsidRDefault="001758A6" w:rsidP="0026462D">
            <w:pPr>
              <w:pStyle w:val="ad"/>
            </w:pPr>
            <w:r>
              <w:t xml:space="preserve">Если при приеме первоначальной версии проекта контракта, </w:t>
            </w:r>
            <w:r w:rsidRPr="009E6713">
              <w:t>сформированного на основании электронного контракта в структурированном виде</w:t>
            </w:r>
            <w:r>
              <w:t>, е</w:t>
            </w:r>
            <w:r w:rsidRPr="00980B8A">
              <w:t>сли в</w:t>
            </w:r>
            <w:r w:rsidR="007F3E5A">
              <w:t xml:space="preserve"> связанном</w:t>
            </w:r>
            <w:r w:rsidRPr="00980B8A">
              <w:t xml:space="preserve"> ПЗК указан тип документа «EPK – ед. </w:t>
            </w:r>
            <w:r w:rsidR="007F3E5A">
              <w:t>поставщик в структуре (с улицы)</w:t>
            </w:r>
            <w:r w:rsidRPr="00980B8A">
              <w:t xml:space="preserve">», то поле заполняется автоматически </w:t>
            </w:r>
            <w:r w:rsidR="0026462D" w:rsidRPr="00C04FE0">
              <w:t>номером ППГ из связанного извещения в ПРИЗ</w:t>
            </w:r>
          </w:p>
          <w:p w14:paraId="4C5F3E02" w14:textId="2BBBF91B" w:rsidR="00DD01C0" w:rsidRDefault="00DD01C0" w:rsidP="0026462D">
            <w:pPr>
              <w:pStyle w:val="ad"/>
            </w:pPr>
          </w:p>
          <w:p w14:paraId="6550425E" w14:textId="7863E1F8" w:rsidR="00DD01C0" w:rsidRDefault="00DD01C0" w:rsidP="0026462D">
            <w:pPr>
              <w:pStyle w:val="ad"/>
            </w:pPr>
            <w:r w:rsidRPr="00DD01C0">
              <w:t>Если признак "Документ на базе РЭК" установлен,</w:t>
            </w:r>
            <w:r>
              <w:t xml:space="preserve"> то при приеме </w:t>
            </w:r>
            <w:r w:rsidR="00836950" w:rsidRPr="00836950">
              <w:t xml:space="preserve">сведений об изменении </w:t>
            </w:r>
            <w:r w:rsidR="00836950">
              <w:t>С</w:t>
            </w:r>
            <w:r w:rsidR="00836950" w:rsidRPr="00836950">
              <w:t>ГК</w:t>
            </w:r>
            <w:r>
              <w:t xml:space="preserve"> </w:t>
            </w:r>
            <w:r w:rsidR="00836950">
              <w:t xml:space="preserve">необходимо </w:t>
            </w:r>
            <w:r w:rsidR="00836950" w:rsidRPr="00836950">
              <w:t>игнорировать при приеме и заполнять автоматически на основании связанного ДС (в случае, если заполнен блок «Изменение контракта» (modification/contractChange)) или предыдущей версии СГК (в случае, если заполнен блок «Корректировка ошибок» (modification/errorCorrection)) следующих полей и блоков:</w:t>
            </w:r>
          </w:p>
          <w:p w14:paraId="3058654F" w14:textId="77777777" w:rsidR="00AD65CE" w:rsidRPr="00117369" w:rsidRDefault="00AD65CE" w:rsidP="0026462D">
            <w:pPr>
              <w:pStyle w:val="ad"/>
            </w:pPr>
          </w:p>
          <w:p w14:paraId="2AE0F11D" w14:textId="65B9403A" w:rsidR="00836950" w:rsidRDefault="00AD65CE" w:rsidP="0026462D">
            <w:pPr>
              <w:pStyle w:val="ad"/>
              <w:rPr>
                <w:lang w:val="en-US"/>
              </w:rPr>
            </w:pPr>
            <w:r w:rsidRPr="00AD65CE">
              <w:rPr>
                <w:lang w:val="en-US"/>
              </w:rPr>
              <w:t>«</w:t>
            </w:r>
            <w:r w:rsidRPr="00AD65CE">
              <w:t>Номер</w:t>
            </w:r>
            <w:r w:rsidRPr="00AD65CE">
              <w:rPr>
                <w:lang w:val="en-US"/>
              </w:rPr>
              <w:t xml:space="preserve"> </w:t>
            </w:r>
            <w:r w:rsidRPr="00AD65CE">
              <w:t>извещения</w:t>
            </w:r>
            <w:r w:rsidRPr="00AD65CE">
              <w:rPr>
                <w:lang w:val="en-US"/>
              </w:rPr>
              <w:t xml:space="preserve"> </w:t>
            </w:r>
            <w:r w:rsidRPr="00AD65CE">
              <w:t>о</w:t>
            </w:r>
            <w:r w:rsidRPr="00AD65CE">
              <w:rPr>
                <w:lang w:val="en-US"/>
              </w:rPr>
              <w:t xml:space="preserve"> </w:t>
            </w:r>
            <w:r w:rsidRPr="00AD65CE">
              <w:t>проведении</w:t>
            </w:r>
            <w:r w:rsidRPr="00AD65CE">
              <w:rPr>
                <w:lang w:val="en-US"/>
              </w:rPr>
              <w:t>» (foundation\fcsOrder \order\notificationNumber);</w:t>
            </w:r>
          </w:p>
          <w:p w14:paraId="0EE1D52E" w14:textId="7207D7F3" w:rsidR="00AD65CE" w:rsidRPr="00AD65CE" w:rsidRDefault="00AD65CE" w:rsidP="0026462D">
            <w:pPr>
              <w:pStyle w:val="ad"/>
            </w:pPr>
            <w:r w:rsidRPr="00AD65CE">
              <w:t>«Сведения о связи с позицией плана-графика закупок с 01.01.2020» (</w:t>
            </w:r>
            <w:r w:rsidRPr="00AD65CE">
              <w:rPr>
                <w:lang w:val="en-US"/>
              </w:rPr>
              <w:t>tenderPlan</w:t>
            </w:r>
            <w:r w:rsidRPr="00AD65CE">
              <w:t>2020</w:t>
            </w:r>
            <w:r w:rsidRPr="00AD65CE">
              <w:rPr>
                <w:lang w:val="en-US"/>
              </w:rPr>
              <w:t>Info</w:t>
            </w:r>
            <w:r w:rsidRPr="00AD65CE">
              <w:t>)</w:t>
            </w:r>
          </w:p>
          <w:p w14:paraId="439E450A" w14:textId="552CD82D" w:rsidR="00836950" w:rsidRDefault="00AD65CE" w:rsidP="0026462D">
            <w:pPr>
              <w:pStyle w:val="ad"/>
              <w:rPr>
                <w:lang w:val="en-US"/>
              </w:rPr>
            </w:pPr>
            <w:r w:rsidRPr="00AD65CE">
              <w:rPr>
                <w:lang w:val="en-US"/>
              </w:rPr>
              <w:t>«</w:t>
            </w:r>
            <w:r w:rsidRPr="00AD65CE">
              <w:t>Идентификационный</w:t>
            </w:r>
            <w:r w:rsidRPr="00AD65CE">
              <w:rPr>
                <w:lang w:val="en-US"/>
              </w:rPr>
              <w:t xml:space="preserve"> </w:t>
            </w:r>
            <w:r w:rsidRPr="00AD65CE">
              <w:t>ко</w:t>
            </w:r>
            <w:r>
              <w:t>д</w:t>
            </w:r>
            <w:r w:rsidRPr="00AD65CE">
              <w:rPr>
                <w:lang w:val="en-US"/>
              </w:rPr>
              <w:t xml:space="preserve"> </w:t>
            </w:r>
            <w:r>
              <w:t>закупки</w:t>
            </w:r>
            <w:r w:rsidRPr="00AD65CE">
              <w:rPr>
                <w:lang w:val="en-US"/>
              </w:rPr>
              <w:t>» (foundation/fcsOrder/order/purchaseCode)</w:t>
            </w:r>
          </w:p>
          <w:p w14:paraId="346E24F1" w14:textId="133C49EA" w:rsidR="00AD65CE" w:rsidRDefault="00AD65CE" w:rsidP="0026462D">
            <w:pPr>
              <w:pStyle w:val="ad"/>
            </w:pPr>
            <w:r>
              <w:t>«</w:t>
            </w:r>
            <w:r w:rsidRPr="002C362E">
              <w:t>Реестровый номер проекта контракта, заключенного в электронной форме</w:t>
            </w:r>
            <w:r>
              <w:t>»</w:t>
            </w:r>
            <w:r w:rsidRPr="002C362E">
              <w:t xml:space="preserve"> (foundation/fcsOrder/order/contractProjectNumber)</w:t>
            </w:r>
          </w:p>
          <w:p w14:paraId="0AEC576C" w14:textId="673C2E44" w:rsidR="000B547A" w:rsidRDefault="000B547A" w:rsidP="0026462D">
            <w:pPr>
              <w:pStyle w:val="ad"/>
            </w:pPr>
            <w:r>
              <w:t>«</w:t>
            </w:r>
            <w:r w:rsidRPr="002C362E">
              <w:t>Электронный контракт сформирован в структурированном виде</w:t>
            </w:r>
            <w:r>
              <w:t>» (</w:t>
            </w:r>
            <w:r w:rsidRPr="002C362E">
              <w:t>foundation/fcsOrder/order/isStructuredForm</w:t>
            </w:r>
            <w:r>
              <w:t>)</w:t>
            </w:r>
          </w:p>
          <w:p w14:paraId="0AC7C2B8" w14:textId="1F0AD853" w:rsidR="000B547A" w:rsidRPr="00AD65CE" w:rsidRDefault="000B547A" w:rsidP="0026462D">
            <w:pPr>
              <w:pStyle w:val="ad"/>
            </w:pPr>
            <w:r>
              <w:lastRenderedPageBreak/>
              <w:t>«</w:t>
            </w:r>
            <w:r w:rsidRPr="000B547A">
              <w:t>Способ определения поставщиков (подрядчиков, исполнителей)</w:t>
            </w:r>
            <w:r>
              <w:t>» (</w:t>
            </w:r>
            <w:r w:rsidRPr="000B547A">
              <w:t>foundation/fcsOrder/order/placing</w:t>
            </w:r>
            <w:r>
              <w:t>)</w:t>
            </w:r>
          </w:p>
          <w:p w14:paraId="5CB1B097" w14:textId="7EA52E23" w:rsidR="00116967" w:rsidRPr="00116967" w:rsidRDefault="00116967" w:rsidP="0059657E">
            <w:pPr>
              <w:shd w:val="clear" w:color="auto" w:fill="FFFFFF"/>
              <w:spacing w:line="240" w:lineRule="auto"/>
              <w:ind w:firstLine="0"/>
              <w:jc w:val="left"/>
              <w:rPr>
                <w:sz w:val="24"/>
              </w:rPr>
            </w:pPr>
            <w:r w:rsidRPr="00116967">
              <w:rPr>
                <w:sz w:val="24"/>
              </w:rPr>
              <w:t>«Закупка у единственного поставщика (извещение размещалось на ФКС)» (foundation\ fcsOrder \order\singleCustomer).</w:t>
            </w:r>
          </w:p>
        </w:tc>
      </w:tr>
      <w:tr w:rsidR="0059657E" w:rsidRPr="005068C3" w14:paraId="6924FA2A" w14:textId="77777777" w:rsidTr="00F427CD">
        <w:trPr>
          <w:trHeight w:val="348"/>
        </w:trPr>
        <w:tc>
          <w:tcPr>
            <w:tcW w:w="5000" w:type="pct"/>
            <w:gridSpan w:val="12"/>
          </w:tcPr>
          <w:p w14:paraId="46C4BADA" w14:textId="463B6433" w:rsidR="0059657E" w:rsidRPr="00621843" w:rsidRDefault="0059657E" w:rsidP="0059657E">
            <w:pPr>
              <w:pStyle w:val="ad"/>
              <w:jc w:val="center"/>
              <w:rPr>
                <w:b/>
              </w:rPr>
            </w:pPr>
            <w:r w:rsidRPr="00621843">
              <w:rPr>
                <w:b/>
              </w:rPr>
              <w:lastRenderedPageBreak/>
              <w:t>Блок «Закупка у единственного поставщика (извещение размещалось на ФКС)» (</w:t>
            </w:r>
            <w:r w:rsidRPr="00621843">
              <w:rPr>
                <w:b/>
                <w:lang w:val="en-US"/>
              </w:rPr>
              <w:t>foundation</w:t>
            </w:r>
            <w:r w:rsidRPr="00621843">
              <w:rPr>
                <w:b/>
              </w:rPr>
              <w:t xml:space="preserve">\ </w:t>
            </w:r>
            <w:r w:rsidRPr="00621843">
              <w:rPr>
                <w:b/>
                <w:lang w:val="en-US"/>
              </w:rPr>
              <w:t>fcsOrder</w:t>
            </w:r>
            <w:r>
              <w:rPr>
                <w:b/>
              </w:rPr>
              <w:t xml:space="preserve"> </w:t>
            </w:r>
            <w:r w:rsidRPr="006F3FF5">
              <w:rPr>
                <w:b/>
              </w:rPr>
              <w:t>\</w:t>
            </w:r>
            <w:r>
              <w:rPr>
                <w:b/>
                <w:lang w:val="en-US"/>
              </w:rPr>
              <w:t>order</w:t>
            </w:r>
            <w:r w:rsidRPr="00621843">
              <w:rPr>
                <w:b/>
              </w:rPr>
              <w:t>\</w:t>
            </w:r>
            <w:r w:rsidRPr="00621843">
              <w:rPr>
                <w:b/>
                <w:lang w:val="en-US"/>
              </w:rPr>
              <w:t>singleCustomer</w:t>
            </w:r>
            <w:r w:rsidRPr="00621843">
              <w:rPr>
                <w:b/>
              </w:rPr>
              <w:t>).</w:t>
            </w:r>
          </w:p>
          <w:p w14:paraId="04412473" w14:textId="1DC7DBC5" w:rsidR="0059657E" w:rsidRDefault="0059657E" w:rsidP="0059657E">
            <w:pPr>
              <w:pStyle w:val="ad"/>
              <w:jc w:val="left"/>
            </w:pPr>
          </w:p>
          <w:p w14:paraId="1746E1F8" w14:textId="78E8ECCF" w:rsidR="009E6713" w:rsidRDefault="009E6713" w:rsidP="0059657E">
            <w:pPr>
              <w:pStyle w:val="ad"/>
              <w:jc w:val="left"/>
            </w:pPr>
            <w:r w:rsidRPr="009E6713">
              <w:t>При приеме проекта первоначальной версии, сформированного на основании электронного контракта в структурированном виде, игнорируется при приеме, если заполнен блок «Закупка у единственного поставщика (извещение размещалось на ФКС)» (</w:t>
            </w:r>
            <w:r w:rsidRPr="009E6713">
              <w:rPr>
                <w:lang w:val="en-US"/>
              </w:rPr>
              <w:t>foundation</w:t>
            </w:r>
            <w:r>
              <w:t>\</w:t>
            </w:r>
            <w:r w:rsidRPr="009E6713">
              <w:rPr>
                <w:lang w:val="en-US"/>
              </w:rPr>
              <w:t>fcsOrder</w:t>
            </w:r>
            <w:r w:rsidRPr="009E6713">
              <w:t>\</w:t>
            </w:r>
            <w:r w:rsidRPr="009E6713">
              <w:rPr>
                <w:lang w:val="en-US"/>
              </w:rPr>
              <w:t>order</w:t>
            </w:r>
            <w:r w:rsidRPr="009E6713">
              <w:t>\</w:t>
            </w:r>
            <w:r w:rsidRPr="009E6713">
              <w:rPr>
                <w:lang w:val="en-US"/>
              </w:rPr>
              <w:t>singleCustomer</w:t>
            </w:r>
            <w:r w:rsidRPr="009E6713">
              <w:t>)</w:t>
            </w:r>
            <w:r>
              <w:t>, то блок «</w:t>
            </w:r>
            <w:r w:rsidRPr="009E6713">
              <w:t>Основание заключения контракта с единственным поставщиком</w:t>
            </w:r>
            <w:r>
              <w:t>» (</w:t>
            </w:r>
            <w:r w:rsidRPr="009E6713">
              <w:t>foundation/fcsOrder/order/singleCustomer/reason</w:t>
            </w:r>
            <w:r>
              <w:t>), то блок игнорируется при приеме</w:t>
            </w:r>
            <w:r w:rsidR="007E7E55">
              <w:t xml:space="preserve"> (никакие контроли над данным блоко</w:t>
            </w:r>
            <w:r w:rsidR="00D97A3B">
              <w:t>м</w:t>
            </w:r>
            <w:r w:rsidR="007E7E55">
              <w:t xml:space="preserve"> выполняться не должны),</w:t>
            </w:r>
            <w:r>
              <w:t xml:space="preserve"> заполняется автоматически по правилам, приведенным ниже:</w:t>
            </w:r>
          </w:p>
          <w:p w14:paraId="61AE12A4" w14:textId="32AB7B1D" w:rsidR="009E6713" w:rsidRPr="0077768A" w:rsidRDefault="009E6713" w:rsidP="002D0245">
            <w:pPr>
              <w:pStyle w:val="ad"/>
              <w:numPr>
                <w:ilvl w:val="0"/>
                <w:numId w:val="193"/>
              </w:numPr>
              <w:jc w:val="left"/>
            </w:pPr>
            <w:r>
              <w:t>поле</w:t>
            </w:r>
            <w:r w:rsidRPr="0077768A">
              <w:t xml:space="preserve"> «</w:t>
            </w:r>
            <w:r w:rsidR="0077768A" w:rsidRPr="0077768A">
              <w:t>Код</w:t>
            </w:r>
            <w:r w:rsidRPr="0077768A">
              <w:t>» (</w:t>
            </w:r>
            <w:r w:rsidR="0077768A" w:rsidRPr="0077768A">
              <w:rPr>
                <w:lang w:val="en-US"/>
              </w:rPr>
              <w:t>foundation</w:t>
            </w:r>
            <w:r w:rsidR="0077768A" w:rsidRPr="0077768A">
              <w:t>/</w:t>
            </w:r>
            <w:r w:rsidR="0077768A" w:rsidRPr="0077768A">
              <w:rPr>
                <w:lang w:val="en-US"/>
              </w:rPr>
              <w:t>fcsOrder</w:t>
            </w:r>
            <w:r w:rsidR="0077768A" w:rsidRPr="0077768A">
              <w:t>/</w:t>
            </w:r>
            <w:r w:rsidR="0077768A" w:rsidRPr="0077768A">
              <w:rPr>
                <w:lang w:val="en-US"/>
              </w:rPr>
              <w:t>order</w:t>
            </w:r>
            <w:r w:rsidR="0077768A" w:rsidRPr="0077768A">
              <w:t>/</w:t>
            </w:r>
            <w:r w:rsidR="0077768A" w:rsidRPr="0077768A">
              <w:rPr>
                <w:lang w:val="en-US"/>
              </w:rPr>
              <w:t>singleCustomer</w:t>
            </w:r>
            <w:r w:rsidR="0077768A" w:rsidRPr="0077768A">
              <w:t>/</w:t>
            </w:r>
            <w:r w:rsidR="0077768A" w:rsidRPr="0077768A">
              <w:rPr>
                <w:lang w:val="en-US"/>
              </w:rPr>
              <w:t>reason</w:t>
            </w:r>
            <w:r w:rsidR="0077768A" w:rsidRPr="0077768A">
              <w:t>/</w:t>
            </w:r>
            <w:r w:rsidR="0077768A" w:rsidRPr="0077768A">
              <w:rPr>
                <w:lang w:val="en-US"/>
              </w:rPr>
              <w:t>code</w:t>
            </w:r>
            <w:r w:rsidRPr="0077768A">
              <w:t xml:space="preserve">) </w:t>
            </w:r>
            <w:r>
              <w:t>заполняется</w:t>
            </w:r>
            <w:r w:rsidR="0077768A" w:rsidRPr="0077768A">
              <w:t xml:space="preserve"> </w:t>
            </w:r>
            <w:r w:rsidR="0077768A">
              <w:t>в соответствии с алгоритмом, который приведен в столбце «</w:t>
            </w:r>
            <w:r w:rsidR="0077768A" w:rsidRPr="009507F5">
              <w:t>При создании СГК на базе РЭК</w:t>
            </w:r>
            <w:r w:rsidR="0077768A">
              <w:t>» для поля «</w:t>
            </w:r>
            <w:r w:rsidR="0077768A" w:rsidRPr="009507F5">
              <w:rPr>
                <w:sz w:val="22"/>
              </w:rPr>
              <w:t>Основание заключения контракта с единственным поставщиком</w:t>
            </w:r>
            <w:r w:rsidR="0077768A">
              <w:t xml:space="preserve">» таблицы 6 </w:t>
            </w:r>
            <w:r w:rsidR="0077768A" w:rsidRPr="00D60234">
              <w:t xml:space="preserve">Описание требований </w:t>
            </w:r>
            <w:r w:rsidR="0077768A">
              <w:t xml:space="preserve">к </w:t>
            </w:r>
            <w:r w:rsidR="0077768A" w:rsidRPr="006B163C">
              <w:rPr>
                <w:rFonts w:eastAsiaTheme="majorEastAsia"/>
              </w:rPr>
              <w:t xml:space="preserve">полям </w:t>
            </w:r>
            <w:r w:rsidR="0077768A">
              <w:rPr>
                <w:rFonts w:eastAsiaTheme="majorEastAsia"/>
              </w:rPr>
              <w:t xml:space="preserve">редактирования </w:t>
            </w:r>
            <w:r w:rsidR="0077768A" w:rsidRPr="006B163C">
              <w:rPr>
                <w:rFonts w:eastAsiaTheme="majorEastAsia"/>
              </w:rPr>
              <w:t>блока «</w:t>
            </w:r>
            <w:r w:rsidR="0077768A">
              <w:t>Общие данные</w:t>
            </w:r>
            <w:r w:rsidR="0077768A" w:rsidRPr="006B163C">
              <w:rPr>
                <w:rFonts w:eastAsiaTheme="majorEastAsia"/>
              </w:rPr>
              <w:t>» вкладки «Общая информация»</w:t>
            </w:r>
            <w:r w:rsidR="0077768A">
              <w:rPr>
                <w:rFonts w:eastAsiaTheme="majorEastAsia"/>
              </w:rPr>
              <w:t xml:space="preserve"> спецификации, приложенной к задаче </w:t>
            </w:r>
            <w:r w:rsidR="0077768A" w:rsidRPr="0077768A">
              <w:rPr>
                <w:rFonts w:eastAsiaTheme="majorEastAsia"/>
              </w:rPr>
              <w:t xml:space="preserve">FCSNF-15856. </w:t>
            </w:r>
            <w:r w:rsidR="0077768A">
              <w:rPr>
                <w:rFonts w:eastAsiaTheme="majorEastAsia"/>
              </w:rPr>
              <w:t xml:space="preserve">При этом если в соответствии с алгоритмом не удалось определить значение, то блок </w:t>
            </w:r>
            <w:r w:rsidR="0077768A" w:rsidRPr="009E6713">
              <w:t>«Закупка у единственного поставщика (извещение размещалось на ФКС)»</w:t>
            </w:r>
            <w:r w:rsidR="0077768A">
              <w:t xml:space="preserve"> должен быть проигнорирован при приемеприеме</w:t>
            </w:r>
            <w:r w:rsidR="0077768A" w:rsidRPr="0077768A">
              <w:t>;</w:t>
            </w:r>
          </w:p>
          <w:p w14:paraId="779EC858" w14:textId="2CA7ADDB" w:rsidR="0077768A" w:rsidRPr="0077768A" w:rsidRDefault="0077768A" w:rsidP="002D0245">
            <w:pPr>
              <w:pStyle w:val="ad"/>
              <w:numPr>
                <w:ilvl w:val="0"/>
                <w:numId w:val="193"/>
              </w:numPr>
              <w:jc w:val="left"/>
            </w:pPr>
            <w:r>
              <w:t>значение</w:t>
            </w:r>
            <w:r w:rsidRPr="0077768A">
              <w:t xml:space="preserve"> </w:t>
            </w:r>
            <w:r>
              <w:t>поля</w:t>
            </w:r>
            <w:r w:rsidRPr="0077768A">
              <w:t xml:space="preserve"> «Наименование основания» (</w:t>
            </w:r>
            <w:r w:rsidRPr="0077768A">
              <w:rPr>
                <w:lang w:val="en-US"/>
              </w:rPr>
              <w:t>oundation</w:t>
            </w:r>
            <w:r w:rsidRPr="0077768A">
              <w:t>/</w:t>
            </w:r>
            <w:r w:rsidRPr="0077768A">
              <w:rPr>
                <w:lang w:val="en-US"/>
              </w:rPr>
              <w:t>fcsOrder</w:t>
            </w:r>
            <w:r w:rsidRPr="0077768A">
              <w:t>/</w:t>
            </w:r>
            <w:r w:rsidRPr="0077768A">
              <w:rPr>
                <w:lang w:val="en-US"/>
              </w:rPr>
              <w:t>order</w:t>
            </w:r>
            <w:r w:rsidRPr="0077768A">
              <w:t>/</w:t>
            </w:r>
            <w:r w:rsidRPr="0077768A">
              <w:rPr>
                <w:lang w:val="en-US"/>
              </w:rPr>
              <w:t>singleCustomer</w:t>
            </w:r>
            <w:r w:rsidRPr="0077768A">
              <w:t>/</w:t>
            </w:r>
            <w:r w:rsidRPr="0077768A">
              <w:rPr>
                <w:lang w:val="en-US"/>
              </w:rPr>
              <w:t>reason</w:t>
            </w:r>
            <w:r w:rsidRPr="0077768A">
              <w:t>/</w:t>
            </w:r>
            <w:r w:rsidRPr="0077768A">
              <w:rPr>
                <w:lang w:val="en-US"/>
              </w:rPr>
              <w:t>name</w:t>
            </w:r>
            <w:r w:rsidRPr="0077768A">
              <w:t>)</w:t>
            </w:r>
            <w:r>
              <w:t xml:space="preserve"> определяется </w:t>
            </w:r>
            <w:r w:rsidR="007E7E55">
              <w:t>по справочнику «Основания заключения контракта с единственным поставщиком» (</w:t>
            </w:r>
            <w:r w:rsidR="007E7E55" w:rsidRPr="006354ED">
              <w:t>nsiContractSingleCustomerReason</w:t>
            </w:r>
            <w:r w:rsidR="007E7E55">
              <w:t xml:space="preserve">) </w:t>
            </w:r>
            <w:r>
              <w:t xml:space="preserve">в соответствии с кодом, значение для которого определено </w:t>
            </w:r>
            <w:r w:rsidR="00B56FFC">
              <w:t>в соответствии с</w:t>
            </w:r>
            <w:r>
              <w:t xml:space="preserve"> алгоритмом из пункта выше.</w:t>
            </w:r>
          </w:p>
          <w:p w14:paraId="14BDF5CB" w14:textId="3CD107CF" w:rsidR="009E6713" w:rsidRPr="0077768A" w:rsidRDefault="009E6713" w:rsidP="0059657E">
            <w:pPr>
              <w:pStyle w:val="ad"/>
              <w:jc w:val="left"/>
            </w:pPr>
          </w:p>
          <w:p w14:paraId="3A2573EE" w14:textId="73065DDB" w:rsidR="009E6713" w:rsidRDefault="009E6713" w:rsidP="0059657E">
            <w:pPr>
              <w:pStyle w:val="ad"/>
              <w:jc w:val="left"/>
            </w:pPr>
            <w:r>
              <w:t>В других случаях контролируется обязательность заполнения «</w:t>
            </w:r>
            <w:r w:rsidRPr="009E6713">
              <w:t>Основание заключения контракта с единственным поставщиком</w:t>
            </w:r>
            <w:r>
              <w:t>» (</w:t>
            </w:r>
            <w:r w:rsidRPr="009E6713">
              <w:t>foundation/fcsOrder/order/singleCustomer/reason</w:t>
            </w:r>
            <w:r>
              <w:t xml:space="preserve">) в составе </w:t>
            </w:r>
            <w:r w:rsidRPr="009E6713">
              <w:t>блок</w:t>
            </w:r>
            <w:r>
              <w:t>а</w:t>
            </w:r>
            <w:r w:rsidRPr="009E6713">
              <w:t xml:space="preserve"> «Закупка у единственного поставщика (извещение размещалось на ФКС)» (</w:t>
            </w:r>
            <w:r w:rsidRPr="009E6713">
              <w:rPr>
                <w:lang w:val="en-US"/>
              </w:rPr>
              <w:t>foundation</w:t>
            </w:r>
            <w:r>
              <w:t>\</w:t>
            </w:r>
            <w:r w:rsidRPr="009E6713">
              <w:rPr>
                <w:lang w:val="en-US"/>
              </w:rPr>
              <w:t>fcsOrder</w:t>
            </w:r>
            <w:r w:rsidRPr="009E6713">
              <w:t>\</w:t>
            </w:r>
            <w:r w:rsidRPr="009E6713">
              <w:rPr>
                <w:lang w:val="en-US"/>
              </w:rPr>
              <w:t>order</w:t>
            </w:r>
            <w:r w:rsidRPr="009E6713">
              <w:t>\</w:t>
            </w:r>
            <w:r w:rsidRPr="009E6713">
              <w:rPr>
                <w:lang w:val="en-US"/>
              </w:rPr>
              <w:t>singleCustomer</w:t>
            </w:r>
            <w:r w:rsidRPr="009E6713">
              <w:t>)</w:t>
            </w:r>
          </w:p>
          <w:p w14:paraId="34D986E0" w14:textId="3B35BBB3" w:rsidR="009E6713" w:rsidRDefault="009E6713" w:rsidP="0059657E">
            <w:pPr>
              <w:pStyle w:val="ad"/>
              <w:jc w:val="left"/>
            </w:pPr>
          </w:p>
          <w:p w14:paraId="176E83AB" w14:textId="4853FA35" w:rsidR="00254E0F" w:rsidRDefault="009F018F" w:rsidP="0059657E">
            <w:pPr>
              <w:pStyle w:val="ad"/>
              <w:jc w:val="left"/>
            </w:pPr>
            <w:r>
              <w:t xml:space="preserve">Если проект контракта сформирован НЕ </w:t>
            </w:r>
            <w:r w:rsidRPr="009E6713">
              <w:t>на основании электронного контракта в структурированном виде</w:t>
            </w:r>
            <w:r>
              <w:t>, и</w:t>
            </w:r>
            <w:r w:rsidR="00254E0F" w:rsidRPr="00254E0F">
              <w:t xml:space="preserve"> е</w:t>
            </w:r>
            <w:r w:rsidR="00254E0F">
              <w:t>сть связь с ПЗК</w:t>
            </w:r>
            <w:r w:rsidR="00F6513B">
              <w:rPr>
                <w:sz w:val="22"/>
                <w:szCs w:val="22"/>
              </w:rPr>
              <w:t>, и у связанного ПЗК есть связанн</w:t>
            </w:r>
            <w:r w:rsidR="00B10C57">
              <w:rPr>
                <w:sz w:val="22"/>
                <w:szCs w:val="22"/>
              </w:rPr>
              <w:t>ое извещение, по которому подано больше</w:t>
            </w:r>
            <w:r w:rsidR="00F6513B">
              <w:rPr>
                <w:sz w:val="22"/>
                <w:szCs w:val="22"/>
              </w:rPr>
              <w:t xml:space="preserve"> 1 заявк</w:t>
            </w:r>
            <w:r w:rsidR="00B10C57">
              <w:rPr>
                <w:sz w:val="22"/>
                <w:szCs w:val="22"/>
              </w:rPr>
              <w:t>и</w:t>
            </w:r>
            <w:r w:rsidR="00254E0F">
              <w:t>, то блок «</w:t>
            </w:r>
            <w:r w:rsidR="00254E0F" w:rsidRPr="009E6713">
              <w:t>Основание заключения контракта с единственным поставщиком</w:t>
            </w:r>
            <w:r w:rsidR="00254E0F">
              <w:t>» (</w:t>
            </w:r>
            <w:r w:rsidR="00254E0F" w:rsidRPr="009E6713">
              <w:t>foundation/fcsOrder/order/singleCustomer/reason</w:t>
            </w:r>
            <w:r w:rsidR="00254E0F">
              <w:t xml:space="preserve">) </w:t>
            </w:r>
            <w:r w:rsidR="00254E0F" w:rsidRPr="00254E0F">
              <w:t xml:space="preserve">заполняется </w:t>
            </w:r>
            <w:r w:rsidR="00254E0F">
              <w:t xml:space="preserve">автоматически </w:t>
            </w:r>
            <w:r w:rsidR="00254E0F" w:rsidRPr="00254E0F">
              <w:t>значением одноименн</w:t>
            </w:r>
            <w:r w:rsidR="00254E0F">
              <w:t>ого блока</w:t>
            </w:r>
            <w:r w:rsidR="00254E0F" w:rsidRPr="00254E0F">
              <w:t xml:space="preserve"> в ПЗК</w:t>
            </w:r>
            <w:r w:rsidR="00254E0F" w:rsidRPr="00254E0F" w:rsidDel="00254E0F">
              <w:t xml:space="preserve"> </w:t>
            </w:r>
          </w:p>
          <w:p w14:paraId="2D420FCD" w14:textId="77777777" w:rsidR="00254E0F" w:rsidRDefault="00254E0F" w:rsidP="0059657E">
            <w:pPr>
              <w:pStyle w:val="ad"/>
              <w:jc w:val="left"/>
            </w:pPr>
          </w:p>
          <w:p w14:paraId="4D5A9010" w14:textId="0DF17B28" w:rsidR="0059657E" w:rsidRDefault="0059657E" w:rsidP="0059657E">
            <w:pPr>
              <w:pStyle w:val="ad"/>
              <w:jc w:val="left"/>
            </w:pPr>
            <w:r>
              <w:t>Если значение поля «</w:t>
            </w:r>
            <w:r w:rsidRPr="00557A61">
              <w:t>Идентификационный код закупк</w:t>
            </w:r>
            <w:r>
              <w:t>и» (</w:t>
            </w:r>
            <w:r w:rsidRPr="00557A61">
              <w:t>purchaseCode</w:t>
            </w:r>
            <w:r>
              <w:t>) в данном блоке указано, оно сохраняется в соответствующем поле ЕИС, если не указано, то не сохраняется.</w:t>
            </w:r>
          </w:p>
          <w:p w14:paraId="08456449" w14:textId="3462FEC2" w:rsidR="0059657E" w:rsidRPr="007A2D73" w:rsidRDefault="0059657E" w:rsidP="0059657E">
            <w:pPr>
              <w:pStyle w:val="ad"/>
              <w:jc w:val="left"/>
            </w:pPr>
          </w:p>
        </w:tc>
      </w:tr>
      <w:tr w:rsidR="0059657E" w:rsidRPr="00B906F1" w14:paraId="219BA6EA" w14:textId="77777777" w:rsidTr="00AA184A">
        <w:trPr>
          <w:trHeight w:val="348"/>
        </w:trPr>
        <w:tc>
          <w:tcPr>
            <w:tcW w:w="841" w:type="pct"/>
            <w:gridSpan w:val="2"/>
          </w:tcPr>
          <w:p w14:paraId="728F6430" w14:textId="6A2AFA6B" w:rsidR="0059657E" w:rsidRPr="00B906F1" w:rsidRDefault="0059657E" w:rsidP="0059657E">
            <w:pPr>
              <w:pStyle w:val="ad"/>
              <w:jc w:val="left"/>
              <w:rPr>
                <w:lang w:val="en-US"/>
              </w:rPr>
            </w:pPr>
            <w:r w:rsidRPr="00B906F1">
              <w:t>РК_ИК_025</w:t>
            </w:r>
            <w:r>
              <w:rPr>
                <w:lang w:val="en-US"/>
              </w:rPr>
              <w:t>2</w:t>
            </w:r>
          </w:p>
        </w:tc>
        <w:tc>
          <w:tcPr>
            <w:tcW w:w="234" w:type="pct"/>
            <w:gridSpan w:val="2"/>
          </w:tcPr>
          <w:p w14:paraId="02038AC7" w14:textId="77777777" w:rsidR="0059657E" w:rsidRDefault="0059657E" w:rsidP="0059657E">
            <w:pPr>
              <w:pStyle w:val="ad"/>
              <w:jc w:val="left"/>
            </w:pPr>
          </w:p>
        </w:tc>
        <w:tc>
          <w:tcPr>
            <w:tcW w:w="1056" w:type="pct"/>
            <w:gridSpan w:val="2"/>
          </w:tcPr>
          <w:p w14:paraId="5CEF9D6D" w14:textId="2539D10F" w:rsidR="0059657E" w:rsidRPr="00B906F1" w:rsidRDefault="0059657E" w:rsidP="0059657E">
            <w:pPr>
              <w:pStyle w:val="ad"/>
              <w:jc w:val="left"/>
              <w:rPr>
                <w:lang w:val="en-US"/>
              </w:rPr>
            </w:pPr>
            <w:r w:rsidRPr="001360CD">
              <w:rPr>
                <w:lang w:val="en-US"/>
              </w:rPr>
              <w:t>«</w:t>
            </w:r>
            <w:r w:rsidRPr="00B906F1">
              <w:t>Номер</w:t>
            </w:r>
            <w:r w:rsidRPr="001360CD">
              <w:rPr>
                <w:lang w:val="en-US"/>
              </w:rPr>
              <w:t xml:space="preserve"> </w:t>
            </w:r>
            <w:r w:rsidRPr="00B906F1">
              <w:t>извещения</w:t>
            </w:r>
            <w:r w:rsidRPr="001360CD">
              <w:rPr>
                <w:lang w:val="en-US"/>
              </w:rPr>
              <w:t xml:space="preserve"> </w:t>
            </w:r>
            <w:r w:rsidRPr="00B906F1">
              <w:t>о</w:t>
            </w:r>
            <w:r w:rsidRPr="001360CD">
              <w:rPr>
                <w:lang w:val="en-US"/>
              </w:rPr>
              <w:t xml:space="preserve"> </w:t>
            </w:r>
            <w:r w:rsidRPr="00B906F1">
              <w:t>проведении</w:t>
            </w:r>
            <w:r>
              <w:rPr>
                <w:lang w:val="en-US"/>
              </w:rPr>
              <w:t>» (foundation\fcsOrder</w:t>
            </w:r>
            <w:r w:rsidRPr="001360CD">
              <w:rPr>
                <w:lang w:val="en-US"/>
              </w:rPr>
              <w:t>\order\notificationNumber)</w:t>
            </w:r>
          </w:p>
        </w:tc>
        <w:tc>
          <w:tcPr>
            <w:tcW w:w="1474" w:type="pct"/>
            <w:gridSpan w:val="3"/>
          </w:tcPr>
          <w:p w14:paraId="4AB5CD36" w14:textId="77777777" w:rsidR="0059657E" w:rsidRDefault="0059657E" w:rsidP="0059657E">
            <w:pPr>
              <w:pStyle w:val="ad"/>
              <w:jc w:val="left"/>
            </w:pPr>
            <w:r>
              <w:t>Контролируется, что закупка с номером, указанным в проверяемом поле, существует в ПРИЗ и находится на этапе «</w:t>
            </w:r>
            <w:r w:rsidRPr="00CC0C2C">
              <w:t>Работа комиссии</w:t>
            </w:r>
            <w:r>
              <w:t>» или «</w:t>
            </w:r>
            <w:r w:rsidRPr="00CC0C2C">
              <w:t>Определение поставщика завершено</w:t>
            </w:r>
            <w:r>
              <w:t>»</w:t>
            </w:r>
          </w:p>
          <w:p w14:paraId="04C07618" w14:textId="77777777" w:rsidR="00BC3C02" w:rsidRDefault="00BC3C02" w:rsidP="0059657E">
            <w:pPr>
              <w:pStyle w:val="ad"/>
              <w:jc w:val="left"/>
            </w:pPr>
          </w:p>
          <w:p w14:paraId="6F775416" w14:textId="6EA76F38" w:rsidR="00BC3C02" w:rsidRPr="00B906F1" w:rsidRDefault="00BC3C02" w:rsidP="00963342">
            <w:pPr>
              <w:pStyle w:val="ad"/>
              <w:jc w:val="left"/>
            </w:pPr>
            <w:r>
              <w:t xml:space="preserve">Контроль не вызывается, если при приеме изменений сведений </w:t>
            </w:r>
            <w:r w:rsidR="00793570">
              <w:t xml:space="preserve">о контракте признак </w:t>
            </w:r>
            <w:r w:rsidR="00793570" w:rsidRPr="00793570">
              <w:t>"Документ на базе РЭК"</w:t>
            </w:r>
            <w:r w:rsidR="00793570">
              <w:t xml:space="preserve"> установлен</w:t>
            </w:r>
          </w:p>
        </w:tc>
        <w:tc>
          <w:tcPr>
            <w:tcW w:w="1395" w:type="pct"/>
            <w:gridSpan w:val="3"/>
          </w:tcPr>
          <w:p w14:paraId="4FE1B9A4" w14:textId="072DBCB5" w:rsidR="0059657E" w:rsidRPr="00CC0C2C" w:rsidRDefault="0059657E" w:rsidP="0059657E">
            <w:pPr>
              <w:pStyle w:val="ad"/>
              <w:jc w:val="left"/>
            </w:pPr>
            <w:r>
              <w:lastRenderedPageBreak/>
              <w:t xml:space="preserve">Закупка с номером </w:t>
            </w:r>
            <w:r w:rsidRPr="00CC0C2C">
              <w:t xml:space="preserve">&lt;Номер извещения о проведении&gt; </w:t>
            </w:r>
            <w:r>
              <w:t xml:space="preserve">должна находиться на этапе </w:t>
            </w:r>
            <w:r w:rsidRPr="00CC0C2C">
              <w:t>«Работа комиссии» или «Определение поставщика завершено»</w:t>
            </w:r>
          </w:p>
        </w:tc>
      </w:tr>
      <w:tr w:rsidR="007B2165" w:rsidRPr="007B2165" w14:paraId="548DB51B" w14:textId="77777777" w:rsidTr="00AA184A">
        <w:trPr>
          <w:trHeight w:val="348"/>
        </w:trPr>
        <w:tc>
          <w:tcPr>
            <w:tcW w:w="841" w:type="pct"/>
            <w:gridSpan w:val="2"/>
          </w:tcPr>
          <w:p w14:paraId="54192561" w14:textId="559FEDF2" w:rsidR="007B2165" w:rsidRPr="00B906F1" w:rsidRDefault="007B2165" w:rsidP="0059657E">
            <w:pPr>
              <w:pStyle w:val="ad"/>
              <w:jc w:val="left"/>
            </w:pPr>
            <w:r>
              <w:t>РК_ИК_0470</w:t>
            </w:r>
          </w:p>
        </w:tc>
        <w:tc>
          <w:tcPr>
            <w:tcW w:w="234" w:type="pct"/>
            <w:gridSpan w:val="2"/>
          </w:tcPr>
          <w:p w14:paraId="63BBEC0D" w14:textId="77777777" w:rsidR="007B2165" w:rsidRDefault="007B2165" w:rsidP="0059657E">
            <w:pPr>
              <w:pStyle w:val="ad"/>
              <w:jc w:val="left"/>
            </w:pPr>
          </w:p>
        </w:tc>
        <w:tc>
          <w:tcPr>
            <w:tcW w:w="1056" w:type="pct"/>
            <w:gridSpan w:val="2"/>
          </w:tcPr>
          <w:p w14:paraId="3B5BAB8E" w14:textId="00A9373A" w:rsidR="007B2165" w:rsidRPr="001360CD" w:rsidRDefault="007B2165" w:rsidP="0059657E">
            <w:pPr>
              <w:pStyle w:val="ad"/>
              <w:jc w:val="left"/>
              <w:rPr>
                <w:lang w:val="en-US"/>
              </w:rPr>
            </w:pPr>
            <w:r w:rsidRPr="001360CD">
              <w:rPr>
                <w:lang w:val="en-US"/>
              </w:rPr>
              <w:t>«</w:t>
            </w:r>
            <w:r w:rsidRPr="00B906F1">
              <w:t>Номер</w:t>
            </w:r>
            <w:r w:rsidRPr="001360CD">
              <w:rPr>
                <w:lang w:val="en-US"/>
              </w:rPr>
              <w:t xml:space="preserve"> </w:t>
            </w:r>
            <w:r w:rsidRPr="00B906F1">
              <w:t>извещения</w:t>
            </w:r>
            <w:r w:rsidRPr="001360CD">
              <w:rPr>
                <w:lang w:val="en-US"/>
              </w:rPr>
              <w:t xml:space="preserve"> </w:t>
            </w:r>
            <w:r w:rsidRPr="00B906F1">
              <w:t>о</w:t>
            </w:r>
            <w:r w:rsidRPr="001360CD">
              <w:rPr>
                <w:lang w:val="en-US"/>
              </w:rPr>
              <w:t xml:space="preserve"> </w:t>
            </w:r>
            <w:r w:rsidRPr="00B906F1">
              <w:t>проведении</w:t>
            </w:r>
            <w:r>
              <w:rPr>
                <w:lang w:val="en-US"/>
              </w:rPr>
              <w:t>» (foundation\fcsOrder</w:t>
            </w:r>
            <w:r w:rsidRPr="001360CD">
              <w:rPr>
                <w:lang w:val="en-US"/>
              </w:rPr>
              <w:t>\order\notificationNumber)</w:t>
            </w:r>
          </w:p>
        </w:tc>
        <w:tc>
          <w:tcPr>
            <w:tcW w:w="1474" w:type="pct"/>
            <w:gridSpan w:val="3"/>
          </w:tcPr>
          <w:p w14:paraId="513A7125" w14:textId="084AAFF3" w:rsidR="007B2165" w:rsidRDefault="00963342" w:rsidP="0059657E">
            <w:pPr>
              <w:pStyle w:val="ad"/>
              <w:jc w:val="left"/>
            </w:pPr>
            <w:r w:rsidRPr="00963342">
              <w:t>Если заполнен блок «За-купка» (founda-tion\fcsOrder\order), то контролируется</w:t>
            </w:r>
            <w:r w:rsidR="007B2165">
              <w:t xml:space="preserve"> обязательность заполнения поля </w:t>
            </w:r>
            <w:r w:rsidR="007B2165" w:rsidRPr="007B2165">
              <w:t>«</w:t>
            </w:r>
            <w:r w:rsidR="007B2165" w:rsidRPr="00B906F1">
              <w:t>Номер</w:t>
            </w:r>
            <w:r w:rsidR="007B2165" w:rsidRPr="007B2165">
              <w:t xml:space="preserve"> </w:t>
            </w:r>
            <w:r w:rsidR="007B2165" w:rsidRPr="00B906F1">
              <w:t>извещения</w:t>
            </w:r>
            <w:r w:rsidR="007B2165" w:rsidRPr="007B2165">
              <w:t xml:space="preserve"> </w:t>
            </w:r>
            <w:r w:rsidR="007B2165" w:rsidRPr="00B906F1">
              <w:t>о</w:t>
            </w:r>
            <w:r w:rsidR="007B2165" w:rsidRPr="007B2165">
              <w:t xml:space="preserve"> </w:t>
            </w:r>
            <w:r w:rsidR="007B2165" w:rsidRPr="00B906F1">
              <w:t>проведении</w:t>
            </w:r>
            <w:r w:rsidR="007B2165" w:rsidRPr="007B2165">
              <w:t>» (</w:t>
            </w:r>
            <w:r w:rsidR="007B2165">
              <w:rPr>
                <w:lang w:val="en-US"/>
              </w:rPr>
              <w:t>foundation</w:t>
            </w:r>
            <w:r w:rsidR="007B2165" w:rsidRPr="007B2165">
              <w:t>\</w:t>
            </w:r>
            <w:r w:rsidR="007B2165">
              <w:rPr>
                <w:lang w:val="en-US"/>
              </w:rPr>
              <w:t>fcsOrder</w:t>
            </w:r>
            <w:r w:rsidR="007B2165" w:rsidRPr="007B2165">
              <w:t>\</w:t>
            </w:r>
            <w:r w:rsidR="007B2165" w:rsidRPr="001360CD">
              <w:rPr>
                <w:lang w:val="en-US"/>
              </w:rPr>
              <w:t>order</w:t>
            </w:r>
            <w:r w:rsidR="007B2165" w:rsidRPr="007B2165">
              <w:t>\</w:t>
            </w:r>
            <w:r w:rsidR="007B2165" w:rsidRPr="001360CD">
              <w:rPr>
                <w:lang w:val="en-US"/>
              </w:rPr>
              <w:t>notificationNumber</w:t>
            </w:r>
            <w:r w:rsidR="007B2165" w:rsidRPr="007B2165">
              <w:t>)</w:t>
            </w:r>
          </w:p>
          <w:p w14:paraId="01CA2619" w14:textId="77777777" w:rsidR="007B2165" w:rsidRDefault="007B2165" w:rsidP="0059657E">
            <w:pPr>
              <w:pStyle w:val="ad"/>
              <w:jc w:val="left"/>
            </w:pPr>
          </w:p>
          <w:p w14:paraId="46D13197" w14:textId="116EE3E0" w:rsidR="007B2165" w:rsidRPr="007B2165" w:rsidRDefault="007B2165" w:rsidP="00963342">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rsidR="00963342">
              <w:t xml:space="preserve"> </w:t>
            </w:r>
            <w:r>
              <w:t>установлен</w:t>
            </w:r>
          </w:p>
        </w:tc>
        <w:tc>
          <w:tcPr>
            <w:tcW w:w="1395" w:type="pct"/>
            <w:gridSpan w:val="3"/>
          </w:tcPr>
          <w:p w14:paraId="626840E0" w14:textId="3C15EC68" w:rsidR="007B2165" w:rsidRPr="007B2165" w:rsidRDefault="007B2165" w:rsidP="0059657E">
            <w:pPr>
              <w:pStyle w:val="ad"/>
              <w:jc w:val="left"/>
            </w:pPr>
            <w:r>
              <w:t>Поле</w:t>
            </w:r>
            <w:r w:rsidRPr="007B2165">
              <w:t xml:space="preserve"> «</w:t>
            </w:r>
            <w:r w:rsidRPr="00B906F1">
              <w:t>Номер</w:t>
            </w:r>
            <w:r w:rsidRPr="007B2165">
              <w:t xml:space="preserve"> </w:t>
            </w:r>
            <w:r w:rsidRPr="00B906F1">
              <w:t>извещения</w:t>
            </w:r>
            <w:r w:rsidRPr="007B2165">
              <w:t xml:space="preserve"> </w:t>
            </w:r>
            <w:r w:rsidRPr="00B906F1">
              <w:t>о</w:t>
            </w:r>
            <w:r w:rsidRPr="007B2165">
              <w:t xml:space="preserve"> </w:t>
            </w:r>
            <w:r w:rsidRPr="00B906F1">
              <w:t>проведении</w:t>
            </w:r>
            <w:r w:rsidRPr="007B2165">
              <w:t>» (</w:t>
            </w:r>
            <w:r>
              <w:rPr>
                <w:lang w:val="en-US"/>
              </w:rPr>
              <w:t>foundation</w:t>
            </w:r>
            <w:r w:rsidRPr="007B2165">
              <w:t>\</w:t>
            </w:r>
            <w:r>
              <w:rPr>
                <w:lang w:val="en-US"/>
              </w:rPr>
              <w:t>fcsOrder</w:t>
            </w:r>
            <w:r w:rsidRPr="007B2165">
              <w:t>\</w:t>
            </w:r>
            <w:r w:rsidRPr="001360CD">
              <w:rPr>
                <w:lang w:val="en-US"/>
              </w:rPr>
              <w:t>order</w:t>
            </w:r>
            <w:r w:rsidRPr="007B2165">
              <w:t>\</w:t>
            </w:r>
            <w:r w:rsidRPr="001360CD">
              <w:rPr>
                <w:lang w:val="en-US"/>
              </w:rPr>
              <w:t>notificationNumber</w:t>
            </w:r>
            <w:r w:rsidRPr="007B2165">
              <w:t>)</w:t>
            </w:r>
            <w:r>
              <w:t xml:space="preserve"> обязательно для заполнения</w:t>
            </w:r>
          </w:p>
        </w:tc>
      </w:tr>
      <w:tr w:rsidR="0059657E" w:rsidRPr="00E334F9" w14:paraId="382FB2F1" w14:textId="77777777" w:rsidTr="00AA184A">
        <w:trPr>
          <w:trHeight w:val="348"/>
        </w:trPr>
        <w:tc>
          <w:tcPr>
            <w:tcW w:w="841" w:type="pct"/>
            <w:gridSpan w:val="2"/>
          </w:tcPr>
          <w:p w14:paraId="2C9CC596" w14:textId="3DCE034C" w:rsidR="0059657E" w:rsidRPr="00B906F1" w:rsidRDefault="0059657E" w:rsidP="0059657E">
            <w:pPr>
              <w:pStyle w:val="ad"/>
              <w:jc w:val="left"/>
            </w:pPr>
            <w:r w:rsidRPr="00E334F9">
              <w:t>РК_ИК_025</w:t>
            </w:r>
            <w:r>
              <w:rPr>
                <w:lang w:val="en-US"/>
              </w:rPr>
              <w:t>3</w:t>
            </w:r>
          </w:p>
        </w:tc>
        <w:tc>
          <w:tcPr>
            <w:tcW w:w="234" w:type="pct"/>
            <w:gridSpan w:val="2"/>
          </w:tcPr>
          <w:p w14:paraId="1554C33E" w14:textId="77777777" w:rsidR="0059657E" w:rsidRDefault="0059657E" w:rsidP="0059657E">
            <w:pPr>
              <w:pStyle w:val="ad"/>
              <w:jc w:val="left"/>
            </w:pPr>
          </w:p>
        </w:tc>
        <w:tc>
          <w:tcPr>
            <w:tcW w:w="1056" w:type="pct"/>
            <w:gridSpan w:val="2"/>
          </w:tcPr>
          <w:p w14:paraId="6FD2DA64" w14:textId="0FC13040" w:rsidR="0059657E" w:rsidRPr="00E334F9" w:rsidRDefault="0059657E" w:rsidP="0059657E">
            <w:pPr>
              <w:pStyle w:val="ad"/>
              <w:jc w:val="left"/>
              <w:rPr>
                <w:lang w:val="en-US"/>
              </w:rPr>
            </w:pPr>
            <w:r w:rsidRPr="00E334F9">
              <w:rPr>
                <w:lang w:val="en-US"/>
              </w:rPr>
              <w:t>«</w:t>
            </w:r>
            <w:r w:rsidRPr="00E334F9">
              <w:t>Идентификационный</w:t>
            </w:r>
            <w:r w:rsidRPr="00E334F9">
              <w:rPr>
                <w:lang w:val="en-US"/>
              </w:rPr>
              <w:t xml:space="preserve"> </w:t>
            </w:r>
            <w:r w:rsidRPr="00E334F9">
              <w:t>код</w:t>
            </w:r>
            <w:r w:rsidRPr="00E334F9">
              <w:rPr>
                <w:lang w:val="en-US"/>
              </w:rPr>
              <w:t xml:space="preserve"> </w:t>
            </w:r>
            <w:r w:rsidRPr="00E334F9">
              <w:t>закупки</w:t>
            </w:r>
            <w:r w:rsidRPr="00E334F9">
              <w:rPr>
                <w:lang w:val="en-US"/>
              </w:rPr>
              <w:t>» (foundation/fcsOrder/order/purchaseCode)</w:t>
            </w:r>
          </w:p>
        </w:tc>
        <w:tc>
          <w:tcPr>
            <w:tcW w:w="1474" w:type="pct"/>
            <w:gridSpan w:val="3"/>
          </w:tcPr>
          <w:p w14:paraId="331B19E2" w14:textId="77777777" w:rsidR="0059657E" w:rsidRDefault="0059657E" w:rsidP="0059657E">
            <w:pPr>
              <w:pStyle w:val="ad"/>
              <w:jc w:val="left"/>
            </w:pPr>
            <w:r>
              <w:t>Если проверяемое поле заполнено, то контролируется, что в извещении с номером, указанным в поле «</w:t>
            </w:r>
            <w:r w:rsidRPr="00E334F9">
              <w:t>Номер извещения о проведении</w:t>
            </w:r>
            <w:r>
              <w:t>» (</w:t>
            </w:r>
            <w:r w:rsidRPr="00E334F9">
              <w:t>foundation/fcsOrder/order/notificationNumber</w:t>
            </w:r>
            <w:r>
              <w:t>), для заказчика присутствует ИКЗ, заданный в проверяемом поле</w:t>
            </w:r>
          </w:p>
          <w:p w14:paraId="6610FC79" w14:textId="77777777" w:rsidR="00793570" w:rsidRDefault="00793570" w:rsidP="0059657E">
            <w:pPr>
              <w:pStyle w:val="ad"/>
              <w:jc w:val="left"/>
            </w:pPr>
          </w:p>
          <w:p w14:paraId="0711295D" w14:textId="170F4C83" w:rsidR="00793570" w:rsidRPr="001360CD" w:rsidRDefault="00793570" w:rsidP="00963342">
            <w:pPr>
              <w:pStyle w:val="ad"/>
              <w:jc w:val="left"/>
            </w:pPr>
            <w:r>
              <w:t xml:space="preserve">Контроль не вызывается, если при приеме изменений сведений о контракте (заполнен блок </w:t>
            </w:r>
            <w:r w:rsidRPr="00CF4D6C">
              <w:rPr>
                <w:lang w:val="en-US"/>
              </w:rPr>
              <w:t>modification</w:t>
            </w:r>
            <w:r>
              <w:t xml:space="preserve">)  признак </w:t>
            </w:r>
            <w:r w:rsidRPr="00793570">
              <w:t>"Документ на базе РЭК"</w:t>
            </w:r>
            <w:r>
              <w:t xml:space="preserve"> установлен</w:t>
            </w:r>
          </w:p>
        </w:tc>
        <w:tc>
          <w:tcPr>
            <w:tcW w:w="1395" w:type="pct"/>
            <w:gridSpan w:val="3"/>
          </w:tcPr>
          <w:p w14:paraId="386C9227" w14:textId="32DAE076" w:rsidR="0059657E" w:rsidRPr="00FC41CF" w:rsidRDefault="0059657E" w:rsidP="0059657E">
            <w:pPr>
              <w:pStyle w:val="ad"/>
              <w:jc w:val="left"/>
            </w:pPr>
            <w:r>
              <w:t xml:space="preserve">В извещении с номером </w:t>
            </w:r>
            <w:r w:rsidRPr="00FC41CF">
              <w:t xml:space="preserve">&lt;Номер извещения о проведении&gt;, заданным в поле «Номер извещения о проведении» (foundation\fcsOrder\order\notificationNumber&gt; </w:t>
            </w:r>
            <w:r>
              <w:t xml:space="preserve">не найден ИКЗ </w:t>
            </w:r>
            <w:r w:rsidRPr="00FC41CF">
              <w:t>&lt;Идентификационный код закупки&gt;</w:t>
            </w:r>
          </w:p>
        </w:tc>
      </w:tr>
      <w:tr w:rsidR="0059657E" w:rsidRPr="009F4E26" w14:paraId="421AD924" w14:textId="77777777" w:rsidTr="00AA184A">
        <w:trPr>
          <w:trHeight w:val="348"/>
        </w:trPr>
        <w:tc>
          <w:tcPr>
            <w:tcW w:w="841" w:type="pct"/>
            <w:gridSpan w:val="2"/>
          </w:tcPr>
          <w:p w14:paraId="7FC35B4D" w14:textId="77777777" w:rsidR="0059657E" w:rsidRPr="00EC4CAE" w:rsidRDefault="0059657E" w:rsidP="0059657E">
            <w:pPr>
              <w:pStyle w:val="ad"/>
              <w:jc w:val="left"/>
            </w:pPr>
            <w:r>
              <w:t>РК_ИК_00</w:t>
            </w:r>
            <w:r>
              <w:rPr>
                <w:lang w:val="en-US"/>
              </w:rPr>
              <w:t>4</w:t>
            </w:r>
            <w:r>
              <w:t>4</w:t>
            </w:r>
          </w:p>
        </w:tc>
        <w:tc>
          <w:tcPr>
            <w:tcW w:w="234" w:type="pct"/>
            <w:gridSpan w:val="2"/>
          </w:tcPr>
          <w:p w14:paraId="049283F9" w14:textId="77777777" w:rsidR="0059657E" w:rsidRDefault="0059657E" w:rsidP="0059657E">
            <w:pPr>
              <w:pStyle w:val="ad"/>
              <w:jc w:val="left"/>
            </w:pPr>
          </w:p>
        </w:tc>
        <w:tc>
          <w:tcPr>
            <w:tcW w:w="1056" w:type="pct"/>
            <w:gridSpan w:val="2"/>
          </w:tcPr>
          <w:p w14:paraId="03DDA99F" w14:textId="77777777" w:rsidR="0059657E" w:rsidRPr="00EC4CAE" w:rsidRDefault="0059657E" w:rsidP="0059657E">
            <w:pPr>
              <w:pStyle w:val="ad"/>
              <w:jc w:val="left"/>
              <w:rPr>
                <w:lang w:val="en-US"/>
              </w:rPr>
            </w:pPr>
            <w:r w:rsidRPr="00EC4CAE">
              <w:rPr>
                <w:lang w:val="en-US"/>
              </w:rPr>
              <w:t>«</w:t>
            </w:r>
            <w:r>
              <w:t>Порядковый</w:t>
            </w:r>
            <w:r w:rsidRPr="00EC4CAE">
              <w:rPr>
                <w:lang w:val="en-US"/>
              </w:rPr>
              <w:t xml:space="preserve"> </w:t>
            </w:r>
            <w:r>
              <w:t>номер</w:t>
            </w:r>
            <w:r w:rsidRPr="00EC4CAE">
              <w:rPr>
                <w:lang w:val="en-US"/>
              </w:rPr>
              <w:t xml:space="preserve"> </w:t>
            </w:r>
            <w:r>
              <w:t>лота</w:t>
            </w:r>
            <w:r w:rsidRPr="00EC4CAE">
              <w:rPr>
                <w:lang w:val="en-US"/>
              </w:rPr>
              <w:t>» (</w:t>
            </w:r>
            <w:r w:rsidRPr="0090313D">
              <w:rPr>
                <w:lang w:val="en-US"/>
              </w:rPr>
              <w:t>foundation</w:t>
            </w:r>
            <w:r w:rsidRPr="00EC4CAE">
              <w:rPr>
                <w:lang w:val="en-US"/>
              </w:rPr>
              <w:t>\</w:t>
            </w:r>
            <w:r>
              <w:rPr>
                <w:lang w:val="en-US"/>
              </w:rPr>
              <w:t>fcsOrder</w:t>
            </w:r>
            <w:r w:rsidRPr="00EC4CAE">
              <w:rPr>
                <w:lang w:val="en-US"/>
              </w:rPr>
              <w:t>\</w:t>
            </w:r>
            <w:r w:rsidRPr="0090313D">
              <w:rPr>
                <w:lang w:val="en-US"/>
              </w:rPr>
              <w:t>order</w:t>
            </w:r>
            <w:r w:rsidRPr="00EC4CAE">
              <w:rPr>
                <w:lang w:val="en-US"/>
              </w:rPr>
              <w:t>\</w:t>
            </w:r>
            <w:r>
              <w:rPr>
                <w:lang w:val="en-US"/>
              </w:rPr>
              <w:t>lotNumber</w:t>
            </w:r>
            <w:r w:rsidRPr="00EC4CAE">
              <w:rPr>
                <w:lang w:val="en-US"/>
              </w:rPr>
              <w:t xml:space="preserve">) </w:t>
            </w:r>
          </w:p>
        </w:tc>
        <w:tc>
          <w:tcPr>
            <w:tcW w:w="1474" w:type="pct"/>
            <w:gridSpan w:val="3"/>
          </w:tcPr>
          <w:p w14:paraId="69C0FB25" w14:textId="77777777" w:rsidR="0059657E" w:rsidRDefault="0059657E" w:rsidP="0059657E">
            <w:pPr>
              <w:pStyle w:val="ad"/>
              <w:jc w:val="left"/>
            </w:pPr>
            <w:r>
              <w:t xml:space="preserve">Лот с указанным номером должен присутствовать в закупке с номером извещения, указанным в поле «Номер извещения о проведении» </w:t>
            </w:r>
            <w:r w:rsidRPr="00EC4CAE">
              <w:t>(</w:t>
            </w:r>
            <w:r w:rsidRPr="0090313D">
              <w:rPr>
                <w:lang w:val="en-US"/>
              </w:rPr>
              <w:t>foundation</w:t>
            </w:r>
            <w:r w:rsidRPr="00EC4CAE">
              <w:t>\</w:t>
            </w:r>
            <w:r>
              <w:rPr>
                <w:lang w:val="en-US"/>
              </w:rPr>
              <w:t>fcsOrder</w:t>
            </w:r>
            <w:r w:rsidRPr="00EC4CAE">
              <w:t>\</w:t>
            </w:r>
            <w:r w:rsidRPr="0090313D">
              <w:rPr>
                <w:lang w:val="en-US"/>
              </w:rPr>
              <w:t>order</w:t>
            </w:r>
            <w:r w:rsidRPr="00EC4CAE">
              <w:t>\</w:t>
            </w:r>
            <w:r>
              <w:rPr>
                <w:lang w:val="en-US"/>
              </w:rPr>
              <w:t>notificationNumber</w:t>
            </w:r>
            <w:r w:rsidRPr="00EC4CAE">
              <w:t>)</w:t>
            </w:r>
          </w:p>
          <w:p w14:paraId="286DE8A6" w14:textId="77777777" w:rsidR="0059657E" w:rsidRDefault="0059657E" w:rsidP="0059657E">
            <w:pPr>
              <w:pStyle w:val="ad"/>
              <w:jc w:val="left"/>
            </w:pPr>
          </w:p>
          <w:p w14:paraId="2B6FB819" w14:textId="2925C11B" w:rsidR="00B02544" w:rsidRPr="003B7E51" w:rsidRDefault="00B02544" w:rsidP="0059657E">
            <w:pPr>
              <w:pStyle w:val="ad"/>
              <w:jc w:val="left"/>
            </w:pPr>
          </w:p>
        </w:tc>
        <w:tc>
          <w:tcPr>
            <w:tcW w:w="1395" w:type="pct"/>
            <w:gridSpan w:val="3"/>
          </w:tcPr>
          <w:p w14:paraId="77F66202" w14:textId="77777777" w:rsidR="0059657E" w:rsidRPr="009323E6" w:rsidRDefault="0059657E" w:rsidP="0059657E">
            <w:pPr>
              <w:pStyle w:val="ad"/>
              <w:jc w:val="left"/>
            </w:pPr>
            <w:r>
              <w:t>Лот с указанным номером</w:t>
            </w:r>
            <w:r w:rsidRPr="00EC4CAE">
              <w:t xml:space="preserve"> &lt;</w:t>
            </w:r>
            <w:r>
              <w:t>Номер лота</w:t>
            </w:r>
            <w:r w:rsidRPr="00EC4CAE">
              <w:t>&gt;</w:t>
            </w:r>
            <w:r>
              <w:t xml:space="preserve"> должен присутствовать в закупке с номером извещения </w:t>
            </w:r>
            <w:r w:rsidRPr="00EC4CAE">
              <w:t>&lt;</w:t>
            </w:r>
            <w:r>
              <w:t>Номер извещения</w:t>
            </w:r>
            <w:r w:rsidRPr="00EC4CAE">
              <w:t>&gt;</w:t>
            </w:r>
          </w:p>
        </w:tc>
      </w:tr>
      <w:tr w:rsidR="00DF58DD" w:rsidRPr="000E4FE8" w14:paraId="7E3663E0" w14:textId="77777777" w:rsidTr="00AA184A">
        <w:trPr>
          <w:trHeight w:val="348"/>
        </w:trPr>
        <w:tc>
          <w:tcPr>
            <w:tcW w:w="841" w:type="pct"/>
            <w:gridSpan w:val="2"/>
          </w:tcPr>
          <w:p w14:paraId="3C4FFFD0" w14:textId="292FAB73" w:rsidR="00DF58DD" w:rsidRPr="00B63746" w:rsidRDefault="00DF58DD" w:rsidP="00DF58DD">
            <w:pPr>
              <w:pStyle w:val="ad"/>
              <w:jc w:val="left"/>
              <w:rPr>
                <w:lang w:val="en-US"/>
              </w:rPr>
            </w:pPr>
            <w:r>
              <w:lastRenderedPageBreak/>
              <w:t>РК_ИК_000</w:t>
            </w:r>
            <w:r>
              <w:rPr>
                <w:lang w:val="en-US"/>
              </w:rPr>
              <w:t>8</w:t>
            </w:r>
          </w:p>
        </w:tc>
        <w:tc>
          <w:tcPr>
            <w:tcW w:w="234" w:type="pct"/>
            <w:gridSpan w:val="2"/>
          </w:tcPr>
          <w:p w14:paraId="6415972B" w14:textId="77777777" w:rsidR="00DF58DD" w:rsidRPr="005068C3" w:rsidRDefault="00DF58DD" w:rsidP="00DF58DD">
            <w:pPr>
              <w:pStyle w:val="ad"/>
              <w:jc w:val="left"/>
            </w:pPr>
          </w:p>
        </w:tc>
        <w:tc>
          <w:tcPr>
            <w:tcW w:w="1056" w:type="pct"/>
            <w:gridSpan w:val="2"/>
          </w:tcPr>
          <w:p w14:paraId="2B5526D6" w14:textId="77777777" w:rsidR="00DF58DD" w:rsidRDefault="00DF58DD" w:rsidP="00DF58DD">
            <w:pPr>
              <w:pStyle w:val="ad"/>
              <w:jc w:val="left"/>
            </w:pPr>
            <w:r>
              <w:t xml:space="preserve">Код основания </w:t>
            </w:r>
            <w:r w:rsidRPr="00B260CE">
              <w:t>заключения контракта с единственным поставщиком</w:t>
            </w:r>
            <w:r>
              <w:t xml:space="preserve"> (например 2002</w:t>
            </w:r>
            <w:r w:rsidRPr="0074370B">
              <w:t>0</w:t>
            </w:r>
            <w:r>
              <w:t>)</w:t>
            </w:r>
          </w:p>
          <w:p w14:paraId="7CBFADE4" w14:textId="549ADCD4" w:rsidR="00DF58DD" w:rsidRPr="000E4FE8" w:rsidRDefault="00DF58DD" w:rsidP="00DF58DD">
            <w:pPr>
              <w:pStyle w:val="ad"/>
              <w:jc w:val="left"/>
              <w:rPr>
                <w:lang w:val="en-US"/>
              </w:rPr>
            </w:pPr>
            <w:r w:rsidRPr="0090313D">
              <w:rPr>
                <w:lang w:val="en-US"/>
              </w:rPr>
              <w:t>(foundation</w:t>
            </w:r>
            <w:r>
              <w:rPr>
                <w:lang w:val="en-US"/>
              </w:rPr>
              <w:t>\fcsOrder\singleCustomer\reason\code</w:t>
            </w:r>
            <w:r w:rsidRPr="0090313D">
              <w:rPr>
                <w:lang w:val="en-US"/>
              </w:rPr>
              <w:t>)</w:t>
            </w:r>
          </w:p>
        </w:tc>
        <w:tc>
          <w:tcPr>
            <w:tcW w:w="1474" w:type="pct"/>
            <w:gridSpan w:val="3"/>
          </w:tcPr>
          <w:p w14:paraId="27E23521" w14:textId="77777777" w:rsidR="00DF58DD" w:rsidRDefault="00DF58DD" w:rsidP="00DF58DD">
            <w:pPr>
              <w:pStyle w:val="ad"/>
              <w:jc w:val="left"/>
            </w:pPr>
            <w:r>
              <w:t>1) Если новые сведения о контракте, то</w:t>
            </w:r>
          </w:p>
          <w:p w14:paraId="2C1CEAF6" w14:textId="77777777" w:rsidR="00DF58DD" w:rsidRDefault="00DF58DD" w:rsidP="00DF58DD">
            <w:pPr>
              <w:pStyle w:val="ad"/>
              <w:jc w:val="left"/>
            </w:pPr>
          </w:p>
          <w:p w14:paraId="6C6EAD24" w14:textId="77777777" w:rsidR="00DF58DD" w:rsidRDefault="00DF58DD" w:rsidP="00DF58DD">
            <w:pPr>
              <w:pStyle w:val="ad"/>
              <w:jc w:val="left"/>
            </w:pPr>
            <w:r>
              <w:t>Проверяем, что запись с таким кодом и типом «44ФЗ» найдена в актуальном статусе в справочнике «</w:t>
            </w:r>
            <w:r w:rsidRPr="00865671">
              <w:t>Основание для заключения контракта с единственным поставщиком</w:t>
            </w:r>
            <w:r>
              <w:t>» (</w:t>
            </w:r>
            <w:r w:rsidRPr="00DF58DD">
              <w:t>NSI_SINGLE_CUSTOMER_REASON</w:t>
            </w:r>
            <w:r>
              <w:t>)</w:t>
            </w:r>
          </w:p>
          <w:p w14:paraId="6CF52CBF" w14:textId="77777777" w:rsidR="00DF58DD" w:rsidRDefault="00DF58DD" w:rsidP="00DF58DD">
            <w:pPr>
              <w:pStyle w:val="ad"/>
              <w:jc w:val="left"/>
            </w:pPr>
          </w:p>
          <w:p w14:paraId="14C2802B" w14:textId="77777777" w:rsidR="00DF58DD" w:rsidRDefault="00DF58DD" w:rsidP="00DF58DD">
            <w:pPr>
              <w:pStyle w:val="ad"/>
              <w:jc w:val="left"/>
            </w:pPr>
          </w:p>
          <w:p w14:paraId="04BBB0F0" w14:textId="77777777" w:rsidR="00DF58DD" w:rsidRDefault="00DF58DD" w:rsidP="00DF58DD">
            <w:pPr>
              <w:pStyle w:val="ad"/>
              <w:jc w:val="left"/>
            </w:pPr>
            <w:r>
              <w:t xml:space="preserve">2) Если изменение существующих сведений о контракте, то </w:t>
            </w:r>
          </w:p>
          <w:p w14:paraId="2F7FAD52" w14:textId="77777777" w:rsidR="00DF58DD" w:rsidRDefault="00DF58DD" w:rsidP="00DF58DD">
            <w:pPr>
              <w:pStyle w:val="ad"/>
              <w:jc w:val="left"/>
            </w:pPr>
          </w:p>
          <w:p w14:paraId="2483CD56" w14:textId="03C3D5F6" w:rsidR="009533F0" w:rsidRDefault="00DF58DD" w:rsidP="00DF58DD">
            <w:pPr>
              <w:pStyle w:val="ad"/>
              <w:jc w:val="left"/>
            </w:pPr>
            <w:r>
              <w:t>Проверяем, что</w:t>
            </w:r>
            <w:r w:rsidR="009533F0">
              <w:rPr>
                <w:lang w:val="en-US"/>
              </w:rPr>
              <w:t xml:space="preserve"> </w:t>
            </w:r>
            <w:r w:rsidR="009533F0" w:rsidRPr="009533F0">
              <w:t>(</w:t>
            </w:r>
            <w:r w:rsidR="009533F0">
              <w:t>ИЛИ</w:t>
            </w:r>
            <w:r w:rsidR="009533F0" w:rsidRPr="009533F0">
              <w:t>):</w:t>
            </w:r>
          </w:p>
          <w:p w14:paraId="353F7C66" w14:textId="4C667392" w:rsidR="00DF58DD" w:rsidRDefault="009533F0" w:rsidP="002D0245">
            <w:pPr>
              <w:pStyle w:val="ad"/>
              <w:numPr>
                <w:ilvl w:val="0"/>
                <w:numId w:val="180"/>
              </w:numPr>
              <w:jc w:val="left"/>
            </w:pPr>
            <w:r>
              <w:t>запись с таким кодом и типом «44ФЗ»</w:t>
            </w:r>
            <w:r w:rsidRPr="009533F0">
              <w:t xml:space="preserve"> </w:t>
            </w:r>
            <w:r w:rsidR="00DF58DD">
              <w:t xml:space="preserve">найдена в </w:t>
            </w:r>
            <w:r>
              <w:t xml:space="preserve">актуальном </w:t>
            </w:r>
            <w:r w:rsidR="00DF58DD">
              <w:t>статусе в справочнике «</w:t>
            </w:r>
            <w:r w:rsidR="00DF58DD" w:rsidRPr="00865671">
              <w:t>Основание для заключения контракта с единственным поставщиком</w:t>
            </w:r>
            <w:r w:rsidR="00DF58DD">
              <w:t>» (</w:t>
            </w:r>
            <w:r w:rsidR="00DF58DD" w:rsidRPr="00DF58DD">
              <w:t>NSI_SINGLE_CUSTOMER_REASON</w:t>
            </w:r>
            <w:r w:rsidR="00DF58DD">
              <w:t>)</w:t>
            </w:r>
          </w:p>
          <w:p w14:paraId="7AF7F65B" w14:textId="77777777" w:rsidR="009533F0" w:rsidRDefault="009533F0" w:rsidP="002D0245">
            <w:pPr>
              <w:pStyle w:val="ad"/>
              <w:numPr>
                <w:ilvl w:val="0"/>
                <w:numId w:val="180"/>
              </w:numPr>
              <w:jc w:val="left"/>
            </w:pPr>
            <w:r>
              <w:t xml:space="preserve">Размещенная версия СГК содержит такое же значение </w:t>
            </w:r>
            <w:r>
              <w:rPr>
                <w:lang w:val="en-US"/>
              </w:rPr>
              <w:t>code</w:t>
            </w:r>
            <w:r>
              <w:t>, как в проверяемом поле.</w:t>
            </w:r>
          </w:p>
          <w:p w14:paraId="5BF27823" w14:textId="77777777" w:rsidR="00793570" w:rsidRDefault="00793570" w:rsidP="00793570">
            <w:pPr>
              <w:pStyle w:val="ad"/>
              <w:jc w:val="left"/>
            </w:pPr>
          </w:p>
          <w:p w14:paraId="607EEEF9" w14:textId="40F70705" w:rsidR="00793570" w:rsidRPr="000E4FE8" w:rsidRDefault="00793570" w:rsidP="00963342">
            <w:pPr>
              <w:pStyle w:val="ad"/>
              <w:jc w:val="left"/>
            </w:pPr>
            <w:r>
              <w:t xml:space="preserve">Контроль не вызывается, если при приеме изменений сведений о контракте (заполнен блок </w:t>
            </w:r>
            <w:r w:rsidRPr="00CF4D6C">
              <w:rPr>
                <w:lang w:val="en-US"/>
              </w:rPr>
              <w:t>modification</w:t>
            </w:r>
            <w:r>
              <w:t xml:space="preserve">) признак </w:t>
            </w:r>
            <w:r w:rsidRPr="00793570">
              <w:t>"Документ на базе РЭК"</w:t>
            </w:r>
            <w:r>
              <w:t xml:space="preserve"> установлен</w:t>
            </w:r>
          </w:p>
        </w:tc>
        <w:tc>
          <w:tcPr>
            <w:tcW w:w="1395" w:type="pct"/>
            <w:gridSpan w:val="3"/>
          </w:tcPr>
          <w:p w14:paraId="4F877D20" w14:textId="77777777" w:rsidR="00DF58DD" w:rsidRDefault="00DF58DD" w:rsidP="00DF58DD">
            <w:pPr>
              <w:pStyle w:val="ad"/>
              <w:jc w:val="left"/>
            </w:pPr>
            <w:r>
              <w:t xml:space="preserve">1) </w:t>
            </w:r>
            <w:r w:rsidRPr="003748E4">
              <w:t xml:space="preserve">Основание заключения контракта с единственным поставщиком с </w:t>
            </w:r>
            <w:r>
              <w:t>кодом</w:t>
            </w:r>
            <w:r w:rsidRPr="003748E4">
              <w:t xml:space="preserve"> &lt;</w:t>
            </w:r>
            <w:r>
              <w:t>Код</w:t>
            </w:r>
            <w:r w:rsidRPr="003748E4">
              <w:t xml:space="preserve">&gt; </w:t>
            </w:r>
            <w:r>
              <w:t xml:space="preserve">с типом «44ФЗ» </w:t>
            </w:r>
            <w:r w:rsidRPr="003748E4">
              <w:t xml:space="preserve">отсутствует в </w:t>
            </w:r>
            <w:r>
              <w:t>актуальном состоянии в справочнике в ЕИС</w:t>
            </w:r>
          </w:p>
          <w:p w14:paraId="1BD81369" w14:textId="77777777" w:rsidR="00DF58DD" w:rsidRDefault="00DF58DD" w:rsidP="00DF58DD">
            <w:pPr>
              <w:pStyle w:val="ad"/>
              <w:jc w:val="left"/>
            </w:pPr>
          </w:p>
          <w:p w14:paraId="00A2BCEC" w14:textId="0AF8E3D4" w:rsidR="00DF58DD" w:rsidRPr="001100B1" w:rsidRDefault="00DF58DD" w:rsidP="00DF58DD">
            <w:pPr>
              <w:pStyle w:val="ad"/>
              <w:jc w:val="left"/>
              <w:rPr>
                <w:highlight w:val="yellow"/>
              </w:rPr>
            </w:pPr>
            <w:r w:rsidRPr="001100B1">
              <w:t>2)</w:t>
            </w:r>
            <w:r w:rsidR="001100B1" w:rsidRPr="001100B1">
              <w:t>В принимаемом документе в поле</w:t>
            </w:r>
            <w:r w:rsidRPr="001100B1">
              <w:t xml:space="preserve"> </w:t>
            </w:r>
            <w:r w:rsidR="001100B1" w:rsidRPr="001100B1">
              <w:t>«Код основания заключения контракта с единственным поставщиком» (</w:t>
            </w:r>
            <w:r w:rsidR="001100B1" w:rsidRPr="001100B1">
              <w:rPr>
                <w:lang w:val="en-US"/>
              </w:rPr>
              <w:t>foundation</w:t>
            </w:r>
            <w:r w:rsidR="001100B1" w:rsidRPr="001100B1">
              <w:t>\</w:t>
            </w:r>
            <w:r w:rsidR="001100B1" w:rsidRPr="001100B1">
              <w:rPr>
                <w:lang w:val="en-US"/>
              </w:rPr>
              <w:t>fcsOrder</w:t>
            </w:r>
            <w:r w:rsidR="001100B1" w:rsidRPr="001100B1">
              <w:t>\</w:t>
            </w:r>
            <w:r w:rsidR="001100B1" w:rsidRPr="001100B1">
              <w:rPr>
                <w:lang w:val="en-US"/>
              </w:rPr>
              <w:t>singleCustomer</w:t>
            </w:r>
            <w:r w:rsidR="001100B1" w:rsidRPr="001100B1">
              <w:t>\</w:t>
            </w:r>
            <w:r w:rsidR="001100B1" w:rsidRPr="001100B1">
              <w:rPr>
                <w:lang w:val="en-US"/>
              </w:rPr>
              <w:t>reason</w:t>
            </w:r>
            <w:r w:rsidR="001100B1" w:rsidRPr="001100B1">
              <w:t>\</w:t>
            </w:r>
            <w:r w:rsidR="001100B1" w:rsidRPr="001100B1">
              <w:rPr>
                <w:lang w:val="en-US"/>
              </w:rPr>
              <w:t>code</w:t>
            </w:r>
            <w:r w:rsidR="001100B1" w:rsidRPr="001100B1">
              <w:t xml:space="preserve">) указан неактуальный код &lt;значение </w:t>
            </w:r>
            <w:r w:rsidR="001100B1" w:rsidRPr="001100B1">
              <w:rPr>
                <w:lang w:val="en-US"/>
              </w:rPr>
              <w:t>code</w:t>
            </w:r>
            <w:r w:rsidR="001100B1" w:rsidRPr="001100B1">
              <w:t>&gt;, который отличается от значения кода в размещенной версии документа.</w:t>
            </w:r>
          </w:p>
        </w:tc>
      </w:tr>
      <w:tr w:rsidR="00117369" w:rsidRPr="000E4FE8" w14:paraId="5EC4AB69" w14:textId="77777777" w:rsidTr="00AA184A">
        <w:trPr>
          <w:trHeight w:val="348"/>
        </w:trPr>
        <w:tc>
          <w:tcPr>
            <w:tcW w:w="841" w:type="pct"/>
            <w:gridSpan w:val="2"/>
          </w:tcPr>
          <w:p w14:paraId="6765114D" w14:textId="3C169C64" w:rsidR="00117369" w:rsidRDefault="00117369" w:rsidP="00117369">
            <w:pPr>
              <w:pStyle w:val="ad"/>
              <w:jc w:val="left"/>
            </w:pPr>
            <w:r w:rsidRPr="000D7667">
              <w:t>РК_ИК_0</w:t>
            </w:r>
            <w:r>
              <w:t>471</w:t>
            </w:r>
          </w:p>
        </w:tc>
        <w:tc>
          <w:tcPr>
            <w:tcW w:w="234" w:type="pct"/>
            <w:gridSpan w:val="2"/>
          </w:tcPr>
          <w:p w14:paraId="2B55A651" w14:textId="77777777" w:rsidR="00117369" w:rsidRPr="005068C3" w:rsidRDefault="00117369" w:rsidP="00117369">
            <w:pPr>
              <w:pStyle w:val="ad"/>
              <w:jc w:val="left"/>
            </w:pPr>
          </w:p>
        </w:tc>
        <w:tc>
          <w:tcPr>
            <w:tcW w:w="1056" w:type="pct"/>
            <w:gridSpan w:val="2"/>
          </w:tcPr>
          <w:p w14:paraId="0FDA481F" w14:textId="7C78E63C" w:rsidR="00117369" w:rsidRDefault="00117369" w:rsidP="00117369">
            <w:pPr>
              <w:pStyle w:val="ad"/>
              <w:jc w:val="left"/>
            </w:pPr>
            <w:r>
              <w:t>Блок «</w:t>
            </w:r>
            <w:r w:rsidRPr="00117369">
              <w:t>Основание заключения контракта с единственным поставщиком</w:t>
            </w:r>
            <w:r>
              <w:t>» (</w:t>
            </w:r>
            <w:r w:rsidRPr="00117369">
              <w:t>foundation/fcsOrder/singleCustomer/reason</w:t>
            </w:r>
            <w:r>
              <w:t>)</w:t>
            </w:r>
          </w:p>
        </w:tc>
        <w:tc>
          <w:tcPr>
            <w:tcW w:w="1474" w:type="pct"/>
            <w:gridSpan w:val="3"/>
          </w:tcPr>
          <w:p w14:paraId="3C811927" w14:textId="6B7DE551" w:rsidR="00117369" w:rsidRDefault="00117369" w:rsidP="00117369">
            <w:pPr>
              <w:pStyle w:val="ad"/>
              <w:jc w:val="left"/>
            </w:pPr>
            <w:r>
              <w:t>Контролируется обязательность заполнения блока «</w:t>
            </w:r>
            <w:r w:rsidRPr="00117369">
              <w:t>Основание заключения контракта с единственным поставщиком</w:t>
            </w:r>
            <w:r>
              <w:t>» (</w:t>
            </w:r>
            <w:r w:rsidRPr="00117369">
              <w:t>foundation/fcsOrder/singleCustomer/reason</w:t>
            </w:r>
            <w:r>
              <w:t>)</w:t>
            </w:r>
          </w:p>
          <w:p w14:paraId="3FAEBB78" w14:textId="77777777" w:rsidR="00117369" w:rsidRDefault="00117369" w:rsidP="00117369">
            <w:pPr>
              <w:pStyle w:val="ad"/>
              <w:jc w:val="left"/>
            </w:pPr>
          </w:p>
          <w:p w14:paraId="440D86CF" w14:textId="0EF79230" w:rsidR="00117369" w:rsidRDefault="00117369" w:rsidP="00963342">
            <w:pPr>
              <w:pStyle w:val="ad"/>
              <w:jc w:val="left"/>
            </w:pPr>
            <w:r>
              <w:lastRenderedPageBreak/>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55F979DB" w14:textId="5226865D" w:rsidR="00117369" w:rsidRDefault="00117369" w:rsidP="00117369">
            <w:pPr>
              <w:pStyle w:val="ad"/>
              <w:jc w:val="left"/>
            </w:pPr>
            <w:r>
              <w:lastRenderedPageBreak/>
              <w:t>Блок «</w:t>
            </w:r>
            <w:r w:rsidRPr="00117369">
              <w:t>Основание заключения контракта с единственным поставщиком</w:t>
            </w:r>
            <w:r>
              <w:t>» (</w:t>
            </w:r>
            <w:r w:rsidRPr="00117369">
              <w:t>foundation/fcsOrder/singleCustomer/reason</w:t>
            </w:r>
            <w:r>
              <w:t>) обязательно для заполнения</w:t>
            </w:r>
          </w:p>
        </w:tc>
      </w:tr>
      <w:tr w:rsidR="00117369" w:rsidRPr="00CE1E45" w14:paraId="7DA56804" w14:textId="77777777" w:rsidTr="00AA184A">
        <w:trPr>
          <w:trHeight w:val="348"/>
        </w:trPr>
        <w:tc>
          <w:tcPr>
            <w:tcW w:w="841" w:type="pct"/>
            <w:gridSpan w:val="2"/>
          </w:tcPr>
          <w:p w14:paraId="3616AE3B" w14:textId="03B14F29" w:rsidR="00117369" w:rsidRDefault="00117369" w:rsidP="00117369">
            <w:pPr>
              <w:pStyle w:val="ad"/>
              <w:jc w:val="left"/>
            </w:pPr>
            <w:r w:rsidRPr="000D7667">
              <w:t>РК_ИК_0272</w:t>
            </w:r>
          </w:p>
        </w:tc>
        <w:tc>
          <w:tcPr>
            <w:tcW w:w="234" w:type="pct"/>
            <w:gridSpan w:val="2"/>
          </w:tcPr>
          <w:p w14:paraId="1F26CDB9" w14:textId="0E43A7CE" w:rsidR="00117369" w:rsidRPr="005068C3" w:rsidRDefault="00117369" w:rsidP="00117369">
            <w:pPr>
              <w:pStyle w:val="ad"/>
              <w:jc w:val="left"/>
            </w:pPr>
            <w:r>
              <w:t>РК_ИК_000</w:t>
            </w:r>
            <w:r>
              <w:rPr>
                <w:lang w:val="en-US"/>
              </w:rPr>
              <w:t>8</w:t>
            </w:r>
          </w:p>
        </w:tc>
        <w:tc>
          <w:tcPr>
            <w:tcW w:w="1056" w:type="pct"/>
            <w:gridSpan w:val="2"/>
          </w:tcPr>
          <w:p w14:paraId="437A34D6" w14:textId="3DC95580" w:rsidR="00117369" w:rsidRDefault="00117369" w:rsidP="00117369">
            <w:pPr>
              <w:pStyle w:val="ad"/>
              <w:jc w:val="left"/>
            </w:pPr>
            <w:r>
              <w:t xml:space="preserve">Код основания </w:t>
            </w:r>
            <w:r w:rsidRPr="00B260CE">
              <w:t>заключения контракта с единственным поставщиком</w:t>
            </w:r>
            <w:r>
              <w:t xml:space="preserve"> </w:t>
            </w:r>
          </w:p>
          <w:p w14:paraId="2EAF0634" w14:textId="4249C88A" w:rsidR="00117369" w:rsidRPr="000D7667" w:rsidRDefault="00117369" w:rsidP="00117369">
            <w:pPr>
              <w:pStyle w:val="ad"/>
              <w:jc w:val="left"/>
              <w:rPr>
                <w:lang w:val="en-US"/>
              </w:rPr>
            </w:pPr>
            <w:r w:rsidRPr="0090313D">
              <w:rPr>
                <w:lang w:val="en-US"/>
              </w:rPr>
              <w:t>(foundation</w:t>
            </w:r>
            <w:r>
              <w:rPr>
                <w:lang w:val="en-US"/>
              </w:rPr>
              <w:t>\fcsOrder\singleCustomer\reason\code</w:t>
            </w:r>
            <w:r w:rsidRPr="0090313D">
              <w:rPr>
                <w:lang w:val="en-US"/>
              </w:rPr>
              <w:t>)</w:t>
            </w:r>
          </w:p>
        </w:tc>
        <w:tc>
          <w:tcPr>
            <w:tcW w:w="1474" w:type="pct"/>
            <w:gridSpan w:val="3"/>
          </w:tcPr>
          <w:p w14:paraId="52BC27B0" w14:textId="61AE49BC" w:rsidR="00117369" w:rsidRPr="00EE4074" w:rsidRDefault="00117369" w:rsidP="00117369">
            <w:pPr>
              <w:pStyle w:val="ad"/>
              <w:jc w:val="left"/>
            </w:pPr>
            <w:r>
              <w:t xml:space="preserve">Проверяется наличие в справочнике </w:t>
            </w:r>
            <w:r w:rsidRPr="00DF58DD">
              <w:t>NSI_SINGLE_CUSTOMER_REASON</w:t>
            </w:r>
            <w:r>
              <w:t xml:space="preserve"> актуальной записи с таким же значением </w:t>
            </w:r>
            <w:r>
              <w:rPr>
                <w:lang w:val="en-US"/>
              </w:rPr>
              <w:t>code</w:t>
            </w:r>
            <w:r w:rsidRPr="00EE4074">
              <w:t xml:space="preserve">, </w:t>
            </w:r>
            <w:r>
              <w:t>как в проверяемом поле</w:t>
            </w:r>
            <w:r w:rsidRPr="00EE4074">
              <w:t>:</w:t>
            </w:r>
          </w:p>
          <w:p w14:paraId="2FB0DD35" w14:textId="28A52EA0" w:rsidR="00117369" w:rsidRDefault="00117369" w:rsidP="002D0245">
            <w:pPr>
              <w:pStyle w:val="ad"/>
              <w:numPr>
                <w:ilvl w:val="0"/>
                <w:numId w:val="179"/>
              </w:numPr>
              <w:ind w:left="298" w:hanging="283"/>
              <w:jc w:val="left"/>
            </w:pPr>
            <w:r>
              <w:t xml:space="preserve">Если найдена актуальная запись, то она используется для проверки. Определяется связанный с ней СОП. Проверяется, что он соответствует СОП из ПРИЗа для закупки с реестровым номером, заданным в поле </w:t>
            </w:r>
            <w:r w:rsidRPr="006354ED">
              <w:t>foundation/fcsOrder/order/notificationNumber</w:t>
            </w:r>
            <w:r>
              <w:t xml:space="preserve"> (Возвращается сообщение 1).</w:t>
            </w:r>
          </w:p>
          <w:p w14:paraId="6B62C0F4" w14:textId="72E9A3A2" w:rsidR="00117369" w:rsidRDefault="00117369" w:rsidP="002D0245">
            <w:pPr>
              <w:pStyle w:val="ad"/>
              <w:numPr>
                <w:ilvl w:val="0"/>
                <w:numId w:val="179"/>
              </w:numPr>
              <w:ind w:left="298" w:hanging="283"/>
              <w:jc w:val="left"/>
            </w:pPr>
            <w:r>
              <w:t xml:space="preserve">Если актуальные записи отсутствуют, то множество неактуальных записей проверяется на наличие связи с таблицей </w:t>
            </w:r>
            <w:r w:rsidRPr="00FA6A5F">
              <w:t>NSI_SNGL_CSTMR_PLCNG_W_LINK.</w:t>
            </w:r>
            <w:r>
              <w:t xml:space="preserve"> Используется первый найденный СОП. Проверяется, что он соответствует СОП из ПРИЗа для закупки с реестровым номером, заданным в поле </w:t>
            </w:r>
            <w:r w:rsidRPr="006354ED">
              <w:t>foundation/fcsOrder/order/notificationNumber</w:t>
            </w:r>
            <w:r>
              <w:t xml:space="preserve"> (Возвращается сообщение 1).</w:t>
            </w:r>
          </w:p>
          <w:p w14:paraId="463D0BBC" w14:textId="048A7975" w:rsidR="00117369" w:rsidRDefault="00117369" w:rsidP="002D0245">
            <w:pPr>
              <w:pStyle w:val="ad"/>
              <w:numPr>
                <w:ilvl w:val="0"/>
                <w:numId w:val="179"/>
              </w:numPr>
              <w:ind w:left="298" w:hanging="283"/>
              <w:jc w:val="left"/>
            </w:pPr>
            <w:r>
              <w:t xml:space="preserve">Если для множества неактуальных записей отсутствует связь с таблицей </w:t>
            </w:r>
            <w:r w:rsidRPr="00FA6A5F">
              <w:t>NSI_SNGL_CSTMR_PLCNG_W_LINK</w:t>
            </w:r>
            <w:r>
              <w:t xml:space="preserve">, то </w:t>
            </w:r>
            <w:r>
              <w:lastRenderedPageBreak/>
              <w:t>возвращается сообщение 2.</w:t>
            </w:r>
          </w:p>
          <w:p w14:paraId="7E3C9B2D" w14:textId="77777777" w:rsidR="00117369" w:rsidRDefault="00117369" w:rsidP="00117369">
            <w:pPr>
              <w:pStyle w:val="ad"/>
              <w:jc w:val="left"/>
            </w:pPr>
          </w:p>
          <w:p w14:paraId="0B8DC41F" w14:textId="1328042A" w:rsidR="00117369" w:rsidRPr="000D7667" w:rsidRDefault="00117369" w:rsidP="00963342">
            <w:pPr>
              <w:pStyle w:val="ad"/>
              <w:jc w:val="left"/>
            </w:pPr>
            <w:r>
              <w:t xml:space="preserve">Контроль не вызывается, если при приеме изменений сведений о контракте (заполнен блок </w:t>
            </w:r>
            <w:r w:rsidRPr="00CF4D6C">
              <w:rPr>
                <w:lang w:val="en-US"/>
              </w:rPr>
              <w:t>modification</w:t>
            </w:r>
            <w:r>
              <w:t xml:space="preserve">) признак </w:t>
            </w:r>
            <w:r w:rsidRPr="00793570">
              <w:t>"Документ на базе РЭК"</w:t>
            </w:r>
            <w:r>
              <w:t xml:space="preserve"> установлен</w:t>
            </w:r>
          </w:p>
        </w:tc>
        <w:tc>
          <w:tcPr>
            <w:tcW w:w="1395" w:type="pct"/>
            <w:gridSpan w:val="3"/>
          </w:tcPr>
          <w:p w14:paraId="02CD078F" w14:textId="609BEDB5" w:rsidR="00117369" w:rsidRDefault="00117369" w:rsidP="00117369">
            <w:pPr>
              <w:pStyle w:val="ad"/>
              <w:jc w:val="left"/>
            </w:pPr>
            <w:r>
              <w:lastRenderedPageBreak/>
              <w:t xml:space="preserve">1. Код основания </w:t>
            </w:r>
            <w:r w:rsidRPr="00B260CE">
              <w:t>заключения контракта с единственным поставщиком</w:t>
            </w:r>
            <w:r>
              <w:t xml:space="preserve"> </w:t>
            </w:r>
          </w:p>
          <w:p w14:paraId="0698EC5E" w14:textId="77777777" w:rsidR="00117369" w:rsidRDefault="00117369" w:rsidP="00117369">
            <w:pPr>
              <w:pStyle w:val="ad"/>
              <w:jc w:val="left"/>
            </w:pPr>
            <w:r w:rsidRPr="000D7667">
              <w:t>(</w:t>
            </w:r>
            <w:r w:rsidRPr="0090313D">
              <w:rPr>
                <w:lang w:val="en-US"/>
              </w:rPr>
              <w:t>foundation</w:t>
            </w:r>
            <w:r w:rsidRPr="000D7667">
              <w:t>\</w:t>
            </w:r>
            <w:r>
              <w:rPr>
                <w:lang w:val="en-US"/>
              </w:rPr>
              <w:t>fcsOrder</w:t>
            </w:r>
            <w:r w:rsidRPr="000D7667">
              <w:t>\</w:t>
            </w:r>
            <w:r>
              <w:rPr>
                <w:lang w:val="en-US"/>
              </w:rPr>
              <w:t>singleCustomer</w:t>
            </w:r>
            <w:r w:rsidRPr="000D7667">
              <w:t>\</w:t>
            </w:r>
            <w:r>
              <w:rPr>
                <w:lang w:val="en-US"/>
              </w:rPr>
              <w:t>reason</w:t>
            </w:r>
            <w:r w:rsidRPr="000D7667">
              <w:t>\</w:t>
            </w:r>
            <w:r>
              <w:rPr>
                <w:lang w:val="en-US"/>
              </w:rPr>
              <w:t>code</w:t>
            </w:r>
            <w:r w:rsidRPr="000D7667">
              <w:t>)</w:t>
            </w:r>
            <w:r>
              <w:t xml:space="preserve"> должен</w:t>
            </w:r>
            <w:r w:rsidRPr="000D7667">
              <w:t xml:space="preserve"> соответств</w:t>
            </w:r>
            <w:r>
              <w:t>овать</w:t>
            </w:r>
            <w:r w:rsidRPr="000D7667">
              <w:t xml:space="preserve"> </w:t>
            </w:r>
            <w:r>
              <w:t>с</w:t>
            </w:r>
            <w:r w:rsidRPr="000D7667">
              <w:t>пособ</w:t>
            </w:r>
            <w:r>
              <w:t>у</w:t>
            </w:r>
            <w:r w:rsidRPr="000D7667">
              <w:t xml:space="preserve"> определения поставщика (подрядчика, исполнителя)</w:t>
            </w:r>
            <w:r>
              <w:t xml:space="preserve">, для закупки с реестровым номером, заданным в поле </w:t>
            </w:r>
            <w:r w:rsidRPr="006354ED">
              <w:t>foundation/fcsOrder/order/notificationNumber</w:t>
            </w:r>
            <w:r w:rsidRPr="000D7667">
              <w:t xml:space="preserve"> (по связи этих справочников</w:t>
            </w:r>
            <w:r>
              <w:t xml:space="preserve"> «Основания заключения контракта с единственным поставщиком» (</w:t>
            </w:r>
            <w:r w:rsidRPr="006354ED">
              <w:t>nsiContractSingleCustomerReason</w:t>
            </w:r>
            <w:r>
              <w:t>) и «</w:t>
            </w:r>
            <w:r w:rsidRPr="000D7667">
              <w:t>Способ определения поставщика (подрядчика, исполнителя)</w:t>
            </w:r>
            <w:r>
              <w:t>» (</w:t>
            </w:r>
            <w:r w:rsidRPr="006354ED">
              <w:t>nsiPlacingWayType</w:t>
            </w:r>
            <w:r>
              <w:t>)</w:t>
            </w:r>
            <w:r w:rsidRPr="000D7667">
              <w:t>).</w:t>
            </w:r>
          </w:p>
          <w:p w14:paraId="13DE1580" w14:textId="77777777" w:rsidR="00117369" w:rsidRDefault="00117369" w:rsidP="00117369">
            <w:pPr>
              <w:pStyle w:val="ad"/>
              <w:jc w:val="left"/>
            </w:pPr>
          </w:p>
          <w:p w14:paraId="58A99AD3" w14:textId="6E20C313" w:rsidR="00117369" w:rsidRPr="00CE1E45" w:rsidRDefault="00117369" w:rsidP="00117369">
            <w:pPr>
              <w:pStyle w:val="ad"/>
              <w:jc w:val="left"/>
            </w:pPr>
            <w:r>
              <w:t>2. В принимаемом документе</w:t>
            </w:r>
            <w:r w:rsidRPr="00CE1E45">
              <w:t xml:space="preserve"> </w:t>
            </w:r>
            <w:r>
              <w:t xml:space="preserve">в поле «Код основания </w:t>
            </w:r>
            <w:r w:rsidRPr="00B260CE">
              <w:t>заключения контракта с единственным поставщиком</w:t>
            </w:r>
            <w:r>
              <w:t xml:space="preserve">» </w:t>
            </w:r>
            <w:r w:rsidRPr="00CE1E45">
              <w:t>(</w:t>
            </w:r>
            <w:r w:rsidRPr="0090313D">
              <w:rPr>
                <w:lang w:val="en-US"/>
              </w:rPr>
              <w:t>foundation</w:t>
            </w:r>
            <w:r w:rsidRPr="00CE1E45">
              <w:t>\</w:t>
            </w:r>
            <w:r>
              <w:rPr>
                <w:lang w:val="en-US"/>
              </w:rPr>
              <w:t>fcsOrder</w:t>
            </w:r>
            <w:r w:rsidRPr="00CE1E45">
              <w:t>\</w:t>
            </w:r>
            <w:r>
              <w:rPr>
                <w:lang w:val="en-US"/>
              </w:rPr>
              <w:t>singleCustomer</w:t>
            </w:r>
            <w:r w:rsidRPr="00CE1E45">
              <w:t>\</w:t>
            </w:r>
            <w:r>
              <w:rPr>
                <w:lang w:val="en-US"/>
              </w:rPr>
              <w:t>reason</w:t>
            </w:r>
            <w:r w:rsidRPr="00CE1E45">
              <w:t>\</w:t>
            </w:r>
            <w:r>
              <w:rPr>
                <w:lang w:val="en-US"/>
              </w:rPr>
              <w:t>code</w:t>
            </w:r>
            <w:r w:rsidRPr="00CE1E45">
              <w:t xml:space="preserve">) </w:t>
            </w:r>
            <w:r>
              <w:t>указан</w:t>
            </w:r>
            <w:r w:rsidRPr="00CE1E45">
              <w:t xml:space="preserve"> </w:t>
            </w:r>
            <w:r>
              <w:t>код</w:t>
            </w:r>
            <w:r w:rsidRPr="00CE1E45">
              <w:t xml:space="preserve"> &lt;</w:t>
            </w:r>
            <w:r>
              <w:t>значение</w:t>
            </w:r>
            <w:r w:rsidRPr="00CE1E45">
              <w:t xml:space="preserve"> </w:t>
            </w:r>
            <w:r>
              <w:rPr>
                <w:lang w:val="en-US"/>
              </w:rPr>
              <w:t>code</w:t>
            </w:r>
            <w:r w:rsidRPr="00CE1E45">
              <w:t>&gt;</w:t>
            </w:r>
            <w:r>
              <w:t>, для которого отсутствуют связанные способы определения поставщика.</w:t>
            </w:r>
          </w:p>
        </w:tc>
      </w:tr>
      <w:tr w:rsidR="00117369" w:rsidRPr="000E4FE8" w14:paraId="01CFE0F4" w14:textId="77777777" w:rsidTr="00AA184A">
        <w:trPr>
          <w:trHeight w:val="348"/>
        </w:trPr>
        <w:tc>
          <w:tcPr>
            <w:tcW w:w="841" w:type="pct"/>
            <w:gridSpan w:val="2"/>
          </w:tcPr>
          <w:p w14:paraId="07A286C9" w14:textId="07A0314D" w:rsidR="00117369" w:rsidRPr="00B63746" w:rsidRDefault="00117369" w:rsidP="00117369">
            <w:pPr>
              <w:pStyle w:val="ad"/>
              <w:jc w:val="left"/>
              <w:rPr>
                <w:lang w:val="en-US"/>
              </w:rPr>
            </w:pPr>
            <w:r>
              <w:t>РК_ИК_000</w:t>
            </w:r>
            <w:r>
              <w:rPr>
                <w:lang w:val="en-US"/>
              </w:rPr>
              <w:t>9</w:t>
            </w:r>
          </w:p>
        </w:tc>
        <w:tc>
          <w:tcPr>
            <w:tcW w:w="234" w:type="pct"/>
            <w:gridSpan w:val="2"/>
          </w:tcPr>
          <w:p w14:paraId="01197602" w14:textId="77777777" w:rsidR="00117369" w:rsidRPr="00ED08B5" w:rsidRDefault="00117369" w:rsidP="00117369">
            <w:pPr>
              <w:pStyle w:val="ad"/>
              <w:jc w:val="left"/>
              <w:rPr>
                <w:highlight w:val="yellow"/>
              </w:rPr>
            </w:pPr>
          </w:p>
        </w:tc>
        <w:tc>
          <w:tcPr>
            <w:tcW w:w="1056" w:type="pct"/>
            <w:gridSpan w:val="2"/>
          </w:tcPr>
          <w:p w14:paraId="48D0EBEA" w14:textId="77777777" w:rsidR="00117369" w:rsidRDefault="00117369" w:rsidP="00117369">
            <w:pPr>
              <w:pStyle w:val="ad"/>
              <w:jc w:val="left"/>
            </w:pPr>
            <w:r>
              <w:t xml:space="preserve">Код </w:t>
            </w:r>
            <w:r w:rsidRPr="00A74D12">
              <w:t>документа, подтверждающего заключение контракта с единственным поставщиком</w:t>
            </w:r>
          </w:p>
          <w:p w14:paraId="11F74AE6" w14:textId="194F343F" w:rsidR="00117369" w:rsidRPr="000E4FE8" w:rsidRDefault="00117369" w:rsidP="00117369">
            <w:pPr>
              <w:pStyle w:val="ad"/>
              <w:jc w:val="left"/>
              <w:rPr>
                <w:lang w:val="en-US"/>
              </w:rPr>
            </w:pPr>
            <w:r w:rsidRPr="0090313D">
              <w:rPr>
                <w:lang w:val="en-US"/>
              </w:rPr>
              <w:t>(foundation</w:t>
            </w:r>
            <w:r>
              <w:rPr>
                <w:lang w:val="en-US"/>
              </w:rPr>
              <w:t>\fcsOrder\singleCustomer\document\code</w:t>
            </w:r>
            <w:r w:rsidRPr="0090313D">
              <w:rPr>
                <w:lang w:val="en-US"/>
              </w:rPr>
              <w:t>)</w:t>
            </w:r>
          </w:p>
        </w:tc>
        <w:tc>
          <w:tcPr>
            <w:tcW w:w="1474" w:type="pct"/>
            <w:gridSpan w:val="3"/>
          </w:tcPr>
          <w:p w14:paraId="557B5409" w14:textId="77777777" w:rsidR="00117369" w:rsidRDefault="00117369" w:rsidP="00117369">
            <w:pPr>
              <w:pStyle w:val="ad"/>
              <w:jc w:val="left"/>
            </w:pPr>
            <w:r>
              <w:t>Проверяем, что запись с таким кодом найдена в актуальном состоянии в справочнике «Д</w:t>
            </w:r>
            <w:r w:rsidRPr="003E7186">
              <w:t>окумент</w:t>
            </w:r>
            <w:r>
              <w:t>ы,</w:t>
            </w:r>
            <w:r w:rsidRPr="003E7186">
              <w:t xml:space="preserve"> подтверждающ</w:t>
            </w:r>
            <w:r>
              <w:t>ие</w:t>
            </w:r>
            <w:r w:rsidRPr="003E7186">
              <w:t xml:space="preserve"> основание заключения контракта с единственным поставщиком</w:t>
            </w:r>
            <w:r>
              <w:t>»</w:t>
            </w:r>
          </w:p>
          <w:p w14:paraId="4D9B9D88" w14:textId="77777777" w:rsidR="00117369" w:rsidRDefault="00117369" w:rsidP="00117369">
            <w:pPr>
              <w:pStyle w:val="ad"/>
              <w:jc w:val="left"/>
            </w:pPr>
          </w:p>
          <w:p w14:paraId="57012528" w14:textId="3822D310" w:rsidR="00117369" w:rsidRPr="00432292" w:rsidRDefault="00117369" w:rsidP="004570CB">
            <w:pPr>
              <w:pStyle w:val="ad"/>
              <w:jc w:val="left"/>
            </w:pPr>
            <w:r w:rsidRPr="00905594">
              <w:t>Контроль не вызывается, если при приеме измене-ний сведений о контракте признак "Документ на ба-зе РЭК" установлен</w:t>
            </w:r>
          </w:p>
        </w:tc>
        <w:tc>
          <w:tcPr>
            <w:tcW w:w="1395" w:type="pct"/>
            <w:gridSpan w:val="3"/>
          </w:tcPr>
          <w:p w14:paraId="61FB53EF" w14:textId="00C3A03C" w:rsidR="00117369" w:rsidRPr="000E4FE8" w:rsidRDefault="00117369" w:rsidP="00117369">
            <w:pPr>
              <w:pStyle w:val="ad"/>
              <w:jc w:val="left"/>
            </w:pPr>
            <w:r>
              <w:t>Документ, подтверждающий о</w:t>
            </w:r>
            <w:r w:rsidRPr="003748E4">
              <w:t xml:space="preserve">снование заключения контракта с единственным поставщиком с </w:t>
            </w:r>
            <w:r>
              <w:t>кодом</w:t>
            </w:r>
            <w:r w:rsidRPr="003748E4">
              <w:t xml:space="preserve"> &lt;</w:t>
            </w:r>
            <w:r>
              <w:t>Код</w:t>
            </w:r>
            <w:r w:rsidRPr="003748E4">
              <w:t xml:space="preserve">&gt; </w:t>
            </w:r>
            <w:r>
              <w:t xml:space="preserve">и </w:t>
            </w:r>
            <w:r w:rsidRPr="003748E4">
              <w:t xml:space="preserve">отсутствует в </w:t>
            </w:r>
            <w:r>
              <w:t>справочнике в ЕИС</w:t>
            </w:r>
          </w:p>
        </w:tc>
      </w:tr>
      <w:tr w:rsidR="00117369" w:rsidRPr="000E4FE8" w14:paraId="0FAED544" w14:textId="77777777" w:rsidTr="00AA184A">
        <w:trPr>
          <w:trHeight w:val="348"/>
        </w:trPr>
        <w:tc>
          <w:tcPr>
            <w:tcW w:w="841" w:type="pct"/>
            <w:gridSpan w:val="2"/>
          </w:tcPr>
          <w:p w14:paraId="1EF59E0D" w14:textId="5F5561A6" w:rsidR="00117369" w:rsidRPr="005068C3" w:rsidRDefault="00117369" w:rsidP="00117369">
            <w:pPr>
              <w:pStyle w:val="ad"/>
              <w:jc w:val="left"/>
            </w:pPr>
            <w:r>
              <w:t>РК_ИК_0010</w:t>
            </w:r>
          </w:p>
        </w:tc>
        <w:tc>
          <w:tcPr>
            <w:tcW w:w="234" w:type="pct"/>
            <w:gridSpan w:val="2"/>
          </w:tcPr>
          <w:p w14:paraId="4FBD0F0C" w14:textId="54288B2E" w:rsidR="00117369" w:rsidRPr="00ED08B5" w:rsidRDefault="00117369" w:rsidP="00117369">
            <w:pPr>
              <w:pStyle w:val="ad"/>
              <w:jc w:val="left"/>
              <w:rPr>
                <w:highlight w:val="yellow"/>
                <w:lang w:val="en-US"/>
              </w:rPr>
            </w:pPr>
            <w:r>
              <w:t>РК_ИК_0009</w:t>
            </w:r>
          </w:p>
        </w:tc>
        <w:tc>
          <w:tcPr>
            <w:tcW w:w="1056" w:type="pct"/>
            <w:gridSpan w:val="2"/>
          </w:tcPr>
          <w:p w14:paraId="22F7244A" w14:textId="77777777" w:rsidR="00117369" w:rsidRDefault="00117369" w:rsidP="00117369">
            <w:pPr>
              <w:pStyle w:val="ad"/>
              <w:jc w:val="left"/>
            </w:pPr>
            <w:r>
              <w:t xml:space="preserve">Код </w:t>
            </w:r>
            <w:r w:rsidRPr="00A74D12">
              <w:t>документа, подтверждающего заключение контракта с единственным поставщиком</w:t>
            </w:r>
          </w:p>
          <w:p w14:paraId="7E37F80E" w14:textId="0E940D63" w:rsidR="00117369" w:rsidRPr="000E4FE8" w:rsidRDefault="00117369" w:rsidP="00117369">
            <w:pPr>
              <w:pStyle w:val="ad"/>
              <w:jc w:val="left"/>
              <w:rPr>
                <w:lang w:val="en-US"/>
              </w:rPr>
            </w:pPr>
            <w:r w:rsidRPr="0090313D">
              <w:rPr>
                <w:lang w:val="en-US"/>
              </w:rPr>
              <w:t>(foundation</w:t>
            </w:r>
            <w:r>
              <w:rPr>
                <w:lang w:val="en-US"/>
              </w:rPr>
              <w:t>\fcsOrder\singleCustomer\document\code</w:t>
            </w:r>
            <w:r w:rsidRPr="0090313D">
              <w:rPr>
                <w:lang w:val="en-US"/>
              </w:rPr>
              <w:t>)</w:t>
            </w:r>
          </w:p>
        </w:tc>
        <w:tc>
          <w:tcPr>
            <w:tcW w:w="1474" w:type="pct"/>
            <w:gridSpan w:val="3"/>
          </w:tcPr>
          <w:p w14:paraId="443434BC" w14:textId="77777777" w:rsidR="00117369" w:rsidRDefault="00117369" w:rsidP="00117369">
            <w:pPr>
              <w:pStyle w:val="ad"/>
              <w:jc w:val="left"/>
            </w:pPr>
            <w:r>
              <w:t>Проверяем, что запись справочника с таким кодом документа содержит код основания заключения контракта с единственным поставщиком, проверенный в контроле РК_ИК_0002.</w:t>
            </w:r>
          </w:p>
          <w:p w14:paraId="21D7EFAF" w14:textId="77777777" w:rsidR="00117369" w:rsidRPr="00ED08B5" w:rsidRDefault="00117369" w:rsidP="00117369">
            <w:pPr>
              <w:pStyle w:val="ad"/>
              <w:jc w:val="left"/>
            </w:pPr>
            <w:r>
              <w:t>Например, для кода документа 200202 должен быть указан код основания 20020</w:t>
            </w:r>
          </w:p>
        </w:tc>
        <w:tc>
          <w:tcPr>
            <w:tcW w:w="1395" w:type="pct"/>
            <w:gridSpan w:val="3"/>
          </w:tcPr>
          <w:p w14:paraId="7412C8D0" w14:textId="77777777" w:rsidR="00117369" w:rsidRPr="00D611A5" w:rsidRDefault="00117369" w:rsidP="00117369">
            <w:pPr>
              <w:pStyle w:val="ad"/>
              <w:jc w:val="left"/>
            </w:pPr>
            <w:r>
              <w:t>Документ, подтверждающий о</w:t>
            </w:r>
            <w:r w:rsidRPr="003748E4">
              <w:t xml:space="preserve">снование заключения контракта с единственным поставщиком </w:t>
            </w:r>
            <w:r>
              <w:t xml:space="preserve">с кодом </w:t>
            </w:r>
            <w:r w:rsidRPr="003748E4">
              <w:t>&lt;</w:t>
            </w:r>
            <w:r>
              <w:t>Код документа</w:t>
            </w:r>
            <w:r w:rsidRPr="003748E4">
              <w:t xml:space="preserve">&gt; </w:t>
            </w:r>
            <w:r>
              <w:t xml:space="preserve">должен соответствовать основанию заключения контракта с единственным поставщиком с кодом </w:t>
            </w:r>
            <w:r w:rsidRPr="00D611A5">
              <w:t>&lt;</w:t>
            </w:r>
            <w:r>
              <w:t>Код основания</w:t>
            </w:r>
            <w:r w:rsidRPr="00D611A5">
              <w:t>&gt;</w:t>
            </w:r>
          </w:p>
        </w:tc>
      </w:tr>
      <w:tr w:rsidR="00117369" w:rsidRPr="00D119AF" w14:paraId="2A97FDBD" w14:textId="77777777" w:rsidTr="00AA184A">
        <w:trPr>
          <w:trHeight w:val="348"/>
        </w:trPr>
        <w:tc>
          <w:tcPr>
            <w:tcW w:w="841" w:type="pct"/>
            <w:gridSpan w:val="2"/>
          </w:tcPr>
          <w:p w14:paraId="4BD6D33C" w14:textId="553DBBF5" w:rsidR="00117369" w:rsidRPr="00741BD8" w:rsidRDefault="00117369" w:rsidP="00117369">
            <w:pPr>
              <w:pStyle w:val="ad"/>
              <w:jc w:val="left"/>
              <w:rPr>
                <w:lang w:val="en-US"/>
              </w:rPr>
            </w:pPr>
            <w:r w:rsidRPr="00DC33CE">
              <w:t>РК_ИК_01</w:t>
            </w:r>
            <w:r>
              <w:t>1</w:t>
            </w:r>
            <w:r>
              <w:rPr>
                <w:lang w:val="en-US"/>
              </w:rPr>
              <w:t>1</w:t>
            </w:r>
          </w:p>
        </w:tc>
        <w:tc>
          <w:tcPr>
            <w:tcW w:w="234" w:type="pct"/>
            <w:gridSpan w:val="2"/>
          </w:tcPr>
          <w:p w14:paraId="0B7280AA" w14:textId="77777777" w:rsidR="00117369" w:rsidRDefault="00117369" w:rsidP="00117369">
            <w:pPr>
              <w:pStyle w:val="ad"/>
              <w:jc w:val="left"/>
            </w:pPr>
          </w:p>
        </w:tc>
        <w:tc>
          <w:tcPr>
            <w:tcW w:w="1056" w:type="pct"/>
            <w:gridSpan w:val="2"/>
          </w:tcPr>
          <w:p w14:paraId="42BEA165" w14:textId="5E742D8A" w:rsidR="00117369" w:rsidRPr="00205409" w:rsidRDefault="00117369" w:rsidP="00117369">
            <w:pPr>
              <w:pStyle w:val="ad"/>
              <w:jc w:val="left"/>
            </w:pPr>
            <w:r w:rsidRPr="00156FE3">
              <w:t>Реестровый номер плана-графика с 01.01.2017</w:t>
            </w:r>
          </w:p>
        </w:tc>
        <w:tc>
          <w:tcPr>
            <w:tcW w:w="1474" w:type="pct"/>
            <w:gridSpan w:val="3"/>
          </w:tcPr>
          <w:p w14:paraId="7DCE24E1" w14:textId="4C524F08" w:rsidR="00117369" w:rsidRPr="00AE4EA6" w:rsidRDefault="00117369" w:rsidP="00117369">
            <w:pPr>
              <w:pStyle w:val="ad"/>
              <w:jc w:val="left"/>
              <w:rPr>
                <w:lang w:val="en-US"/>
              </w:rPr>
            </w:pPr>
            <w:r>
              <w:t>Проверяется</w:t>
            </w:r>
            <w:r w:rsidRPr="00F61BB6">
              <w:rPr>
                <w:lang w:val="en-US"/>
              </w:rPr>
              <w:t xml:space="preserve">, </w:t>
            </w:r>
            <w:r>
              <w:t>что</w:t>
            </w:r>
            <w:r w:rsidRPr="00F61BB6">
              <w:rPr>
                <w:lang w:val="en-US"/>
              </w:rPr>
              <w:t xml:space="preserve"> </w:t>
            </w:r>
            <w:r>
              <w:t>план</w:t>
            </w:r>
            <w:r w:rsidRPr="00F61BB6">
              <w:rPr>
                <w:lang w:val="en-US"/>
              </w:rPr>
              <w:t>-</w:t>
            </w:r>
            <w:r>
              <w:t>график</w:t>
            </w:r>
            <w:r w:rsidRPr="00F61BB6">
              <w:rPr>
                <w:lang w:val="en-US"/>
              </w:rPr>
              <w:t xml:space="preserve"> </w:t>
            </w:r>
            <w:r>
              <w:rPr>
                <w:lang w:val="en-US"/>
              </w:rPr>
              <w:t>(</w:t>
            </w:r>
            <w:r w:rsidRPr="00F427CD">
              <w:rPr>
                <w:lang w:val="en-US"/>
              </w:rPr>
              <w:t>foundation</w:t>
            </w:r>
            <w:r w:rsidRPr="00AE4EA6">
              <w:rPr>
                <w:lang w:val="en-US"/>
              </w:rPr>
              <w:t>/</w:t>
            </w:r>
            <w:r w:rsidRPr="00F427CD">
              <w:rPr>
                <w:lang w:val="en-US"/>
              </w:rPr>
              <w:t>fcsOrder</w:t>
            </w:r>
            <w:r w:rsidRPr="00AE4EA6">
              <w:rPr>
                <w:lang w:val="en-US"/>
              </w:rPr>
              <w:t>/</w:t>
            </w:r>
            <w:r w:rsidRPr="00F427CD">
              <w:rPr>
                <w:lang w:val="en-US"/>
              </w:rPr>
              <w:t>singleCustomer</w:t>
            </w:r>
            <w:r w:rsidRPr="00AE4EA6">
              <w:rPr>
                <w:lang w:val="en-US"/>
              </w:rPr>
              <w:t>/</w:t>
            </w:r>
            <w:r w:rsidRPr="00F427CD">
              <w:rPr>
                <w:lang w:val="en-US"/>
              </w:rPr>
              <w:t>tenderPlanInfo</w:t>
            </w:r>
            <w:r w:rsidRPr="00AE4EA6">
              <w:rPr>
                <w:lang w:val="en-US"/>
              </w:rPr>
              <w:t>/</w:t>
            </w:r>
            <w:r w:rsidRPr="00F427CD">
              <w:rPr>
                <w:lang w:val="en-US"/>
              </w:rPr>
              <w:t>plan</w:t>
            </w:r>
            <w:r w:rsidRPr="00B553B0">
              <w:rPr>
                <w:lang w:val="en-US"/>
              </w:rPr>
              <w:t>2017</w:t>
            </w:r>
            <w:r w:rsidRPr="00F427CD">
              <w:rPr>
                <w:lang w:val="en-US"/>
              </w:rPr>
              <w:t>Number</w:t>
            </w:r>
          </w:p>
          <w:p w14:paraId="6869C1C0" w14:textId="77777777" w:rsidR="00117369" w:rsidRPr="00FB21C9" w:rsidRDefault="00117369" w:rsidP="00117369">
            <w:pPr>
              <w:pStyle w:val="ad"/>
              <w:jc w:val="left"/>
              <w:rPr>
                <w:lang w:val="en-US"/>
              </w:rPr>
            </w:pPr>
            <w:r>
              <w:t>ИЛИ</w:t>
            </w:r>
          </w:p>
          <w:p w14:paraId="7CA56ADF" w14:textId="77777777" w:rsidR="00117369" w:rsidRDefault="00117369" w:rsidP="00117369">
            <w:pPr>
              <w:pStyle w:val="ad"/>
              <w:jc w:val="left"/>
            </w:pPr>
            <w:r w:rsidRPr="00B553B0">
              <w:rPr>
                <w:lang w:val="en-US"/>
              </w:rPr>
              <w:t>/</w:t>
            </w:r>
            <w:r w:rsidRPr="00D119AF">
              <w:rPr>
                <w:lang w:val="en-US"/>
              </w:rPr>
              <w:t>foundation</w:t>
            </w:r>
            <w:r w:rsidRPr="00B553B0">
              <w:rPr>
                <w:lang w:val="en-US"/>
              </w:rPr>
              <w:t>/</w:t>
            </w:r>
            <w:r w:rsidRPr="00D119AF">
              <w:rPr>
                <w:lang w:val="en-US"/>
              </w:rPr>
              <w:t>fcsOrder</w:t>
            </w:r>
            <w:r w:rsidRPr="00B553B0">
              <w:rPr>
                <w:lang w:val="en-US"/>
              </w:rPr>
              <w:t>/</w:t>
            </w:r>
            <w:r w:rsidRPr="00D119AF">
              <w:rPr>
                <w:lang w:val="en-US"/>
              </w:rPr>
              <w:t>notOosOrder</w:t>
            </w:r>
            <w:r w:rsidRPr="00B553B0">
              <w:rPr>
                <w:lang w:val="en-US"/>
              </w:rPr>
              <w:t>/</w:t>
            </w:r>
            <w:r w:rsidRPr="00D119AF">
              <w:rPr>
                <w:lang w:val="en-US"/>
              </w:rPr>
              <w:t>tenderPlanInfo</w:t>
            </w:r>
            <w:r w:rsidRPr="00B553B0">
              <w:rPr>
                <w:lang w:val="en-US"/>
              </w:rPr>
              <w:t>/</w:t>
            </w:r>
            <w:r w:rsidRPr="00D119AF">
              <w:rPr>
                <w:lang w:val="en-US"/>
              </w:rPr>
              <w:t>plan</w:t>
            </w:r>
            <w:r w:rsidRPr="00B553B0">
              <w:rPr>
                <w:lang w:val="en-US"/>
              </w:rPr>
              <w:t>2017</w:t>
            </w:r>
            <w:r w:rsidRPr="00D119AF">
              <w:rPr>
                <w:lang w:val="en-US"/>
              </w:rPr>
              <w:t>Number</w:t>
            </w:r>
            <w:r w:rsidRPr="00B553B0">
              <w:rPr>
                <w:lang w:val="en-US"/>
              </w:rPr>
              <w:t xml:space="preserve">) </w:t>
            </w:r>
            <w:r>
              <w:t>присутствует</w:t>
            </w:r>
            <w:r w:rsidRPr="00B553B0">
              <w:rPr>
                <w:lang w:val="en-US"/>
              </w:rPr>
              <w:t xml:space="preserve"> </w:t>
            </w:r>
            <w:r>
              <w:t>в</w:t>
            </w:r>
            <w:r w:rsidRPr="00B553B0">
              <w:rPr>
                <w:lang w:val="en-US"/>
              </w:rPr>
              <w:t xml:space="preserve"> </w:t>
            </w:r>
            <w:r>
              <w:t>РПГ</w:t>
            </w:r>
            <w:r w:rsidRPr="00B553B0">
              <w:rPr>
                <w:lang w:val="en-US"/>
              </w:rPr>
              <w:t xml:space="preserve"> </w:t>
            </w:r>
            <w:r>
              <w:t>с</w:t>
            </w:r>
            <w:r w:rsidRPr="00B553B0">
              <w:rPr>
                <w:lang w:val="en-US"/>
              </w:rPr>
              <w:t xml:space="preserve"> 01.01.17 </w:t>
            </w:r>
            <w:r>
              <w:t>г</w:t>
            </w:r>
            <w:r w:rsidRPr="00B553B0">
              <w:rPr>
                <w:lang w:val="en-US"/>
              </w:rPr>
              <w:t xml:space="preserve">. </w:t>
            </w:r>
            <w:r>
              <w:t>в</w:t>
            </w:r>
            <w:r w:rsidRPr="00B553B0">
              <w:rPr>
                <w:lang w:val="en-US"/>
              </w:rPr>
              <w:t xml:space="preserve"> </w:t>
            </w:r>
            <w:r>
              <w:t>актуальном</w:t>
            </w:r>
            <w:r w:rsidRPr="00B553B0">
              <w:rPr>
                <w:lang w:val="en-US"/>
              </w:rPr>
              <w:t xml:space="preserve"> </w:t>
            </w:r>
            <w:r>
              <w:t>состоянии</w:t>
            </w:r>
            <w:r w:rsidRPr="00B553B0">
              <w:rPr>
                <w:lang w:val="en-US"/>
              </w:rPr>
              <w:t xml:space="preserve">. </w:t>
            </w:r>
            <w:r w:rsidRPr="00D73262">
              <w:rPr>
                <w:strike/>
              </w:rPr>
              <w:t>(проверяется как актуальность, так соответствие по СПЗ/СВР Заказчика</w:t>
            </w:r>
            <w:r w:rsidRPr="00D73262">
              <w:t xml:space="preserve"> (</w:t>
            </w:r>
            <w:r>
              <w:t>условие уда</w:t>
            </w:r>
            <w:r>
              <w:lastRenderedPageBreak/>
              <w:t>лено и вынесено в отдельный контроль РК_ИК_</w:t>
            </w:r>
            <w:r w:rsidRPr="008440C7">
              <w:rPr>
                <w:sz w:val="28"/>
              </w:rPr>
              <w:t xml:space="preserve"> </w:t>
            </w:r>
            <w:r w:rsidRPr="008440C7">
              <w:t>РК_ИК_0239</w:t>
            </w:r>
            <w:r w:rsidRPr="00D73262">
              <w:t>))</w:t>
            </w:r>
          </w:p>
          <w:p w14:paraId="3B692D78" w14:textId="77777777" w:rsidR="00117369" w:rsidRDefault="00117369" w:rsidP="00117369">
            <w:pPr>
              <w:pStyle w:val="ad"/>
              <w:jc w:val="left"/>
            </w:pPr>
          </w:p>
          <w:p w14:paraId="26427CE7" w14:textId="21F47CEC" w:rsidR="00117369" w:rsidRPr="00D73262" w:rsidRDefault="00117369" w:rsidP="00117369">
            <w:pPr>
              <w:pStyle w:val="ad"/>
              <w:jc w:val="left"/>
            </w:pPr>
          </w:p>
        </w:tc>
        <w:tc>
          <w:tcPr>
            <w:tcW w:w="1395" w:type="pct"/>
            <w:gridSpan w:val="3"/>
          </w:tcPr>
          <w:p w14:paraId="5FBE8242" w14:textId="722FB8B0" w:rsidR="00117369" w:rsidRDefault="00117369" w:rsidP="00117369">
            <w:pPr>
              <w:pStyle w:val="ad"/>
              <w:jc w:val="left"/>
            </w:pPr>
            <w:r>
              <w:lastRenderedPageBreak/>
              <w:t>План-график с р</w:t>
            </w:r>
            <w:r w:rsidRPr="00917F09">
              <w:t>еестровы</w:t>
            </w:r>
            <w:r>
              <w:t>м</w:t>
            </w:r>
            <w:r w:rsidRPr="00917F09">
              <w:t xml:space="preserve"> номер</w:t>
            </w:r>
            <w:r>
              <w:t>ом</w:t>
            </w:r>
            <w:r w:rsidRPr="00917F09">
              <w:t xml:space="preserve"> </w:t>
            </w:r>
            <w:r w:rsidRPr="00AB4F07">
              <w:t>&lt;</w:t>
            </w:r>
            <w:r>
              <w:t>Реестровый номер ПГ</w:t>
            </w:r>
            <w:r w:rsidRPr="00AB4F07">
              <w:t>&gt;</w:t>
            </w:r>
            <w:r>
              <w:t xml:space="preserve"> не найден в актуальном состоянии в реестре план-графиков с 01.01.17 г.</w:t>
            </w:r>
          </w:p>
        </w:tc>
      </w:tr>
      <w:tr w:rsidR="00117369" w:rsidRPr="00D73262" w14:paraId="3FCD990F" w14:textId="77777777" w:rsidTr="00AA184A">
        <w:trPr>
          <w:trHeight w:val="348"/>
        </w:trPr>
        <w:tc>
          <w:tcPr>
            <w:tcW w:w="841" w:type="pct"/>
            <w:gridSpan w:val="2"/>
          </w:tcPr>
          <w:p w14:paraId="5280F58F" w14:textId="57E08264" w:rsidR="00117369" w:rsidRPr="00DC33CE" w:rsidRDefault="00117369" w:rsidP="00117369">
            <w:pPr>
              <w:pStyle w:val="ad"/>
              <w:jc w:val="left"/>
            </w:pPr>
            <w:r>
              <w:t>РК_ИК_0239</w:t>
            </w:r>
          </w:p>
        </w:tc>
        <w:tc>
          <w:tcPr>
            <w:tcW w:w="234" w:type="pct"/>
            <w:gridSpan w:val="2"/>
          </w:tcPr>
          <w:p w14:paraId="38595AEC" w14:textId="77777777" w:rsidR="00117369" w:rsidRDefault="00117369" w:rsidP="00117369">
            <w:pPr>
              <w:pStyle w:val="ad"/>
              <w:jc w:val="left"/>
            </w:pPr>
          </w:p>
        </w:tc>
        <w:tc>
          <w:tcPr>
            <w:tcW w:w="1056" w:type="pct"/>
            <w:gridSpan w:val="2"/>
          </w:tcPr>
          <w:p w14:paraId="5701DFC2" w14:textId="1E097A33" w:rsidR="00117369" w:rsidRPr="00156FE3" w:rsidRDefault="00117369" w:rsidP="00117369">
            <w:pPr>
              <w:pStyle w:val="ad"/>
              <w:jc w:val="left"/>
            </w:pPr>
            <w:r w:rsidRPr="00D73262">
              <w:t>Реестровый номер плана-графика с 01.01.2017</w:t>
            </w:r>
          </w:p>
        </w:tc>
        <w:tc>
          <w:tcPr>
            <w:tcW w:w="1474" w:type="pct"/>
            <w:gridSpan w:val="3"/>
          </w:tcPr>
          <w:p w14:paraId="1A82A52C" w14:textId="0842B6E5" w:rsidR="00117369" w:rsidRPr="00D73262" w:rsidRDefault="00117369" w:rsidP="00117369">
            <w:pPr>
              <w:pStyle w:val="ad"/>
              <w:rPr>
                <w:lang w:val="en-US"/>
              </w:rPr>
            </w:pPr>
            <w:r w:rsidRPr="00D73262">
              <w:t>Проверяется</w:t>
            </w:r>
            <w:r w:rsidRPr="00D73262">
              <w:rPr>
                <w:lang w:val="en-US"/>
              </w:rPr>
              <w:t xml:space="preserve">, </w:t>
            </w:r>
            <w:r w:rsidRPr="00D73262">
              <w:t>что</w:t>
            </w:r>
            <w:r w:rsidRPr="00D73262">
              <w:rPr>
                <w:lang w:val="en-US"/>
              </w:rPr>
              <w:t xml:space="preserve"> </w:t>
            </w:r>
            <w:r>
              <w:t>Заказчик</w:t>
            </w:r>
            <w:r w:rsidRPr="00D73262">
              <w:rPr>
                <w:lang w:val="en-US"/>
              </w:rPr>
              <w:t xml:space="preserve"> </w:t>
            </w:r>
            <w:r>
              <w:t>в</w:t>
            </w:r>
            <w:r w:rsidRPr="00D73262">
              <w:rPr>
                <w:lang w:val="en-US"/>
              </w:rPr>
              <w:t xml:space="preserve"> </w:t>
            </w:r>
            <w:r w:rsidRPr="00D73262">
              <w:t>план</w:t>
            </w:r>
            <w:r>
              <w:t>е</w:t>
            </w:r>
            <w:r w:rsidRPr="00D73262">
              <w:rPr>
                <w:lang w:val="en-US"/>
              </w:rPr>
              <w:t>-</w:t>
            </w:r>
            <w:r w:rsidRPr="00D73262">
              <w:t>график</w:t>
            </w:r>
            <w:r>
              <w:t>е</w:t>
            </w:r>
            <w:r w:rsidRPr="00D73262">
              <w:rPr>
                <w:lang w:val="en-US"/>
              </w:rPr>
              <w:t xml:space="preserve"> (foundation/fcsOrder/singleCustomer/tenderPlanInfo/plan2017Number</w:t>
            </w:r>
          </w:p>
          <w:p w14:paraId="21074827" w14:textId="77777777" w:rsidR="00117369" w:rsidRPr="00D73262" w:rsidRDefault="00117369" w:rsidP="00117369">
            <w:pPr>
              <w:pStyle w:val="ad"/>
              <w:rPr>
                <w:lang w:val="en-US"/>
              </w:rPr>
            </w:pPr>
            <w:r w:rsidRPr="00D73262">
              <w:t>ИЛИ</w:t>
            </w:r>
          </w:p>
          <w:p w14:paraId="61EC93D1" w14:textId="77777777" w:rsidR="00117369" w:rsidRDefault="00117369" w:rsidP="00117369">
            <w:pPr>
              <w:pStyle w:val="ad"/>
              <w:jc w:val="left"/>
              <w:rPr>
                <w:lang w:val="en-US"/>
              </w:rPr>
            </w:pPr>
            <w:r w:rsidRPr="00D73262">
              <w:rPr>
                <w:lang w:val="en-US"/>
              </w:rPr>
              <w:t xml:space="preserve">/foundation/fcsOrder/notOosOrder/tenderPlanInfo/plan2017Number) </w:t>
            </w:r>
            <w:r>
              <w:t>соотвествует</w:t>
            </w:r>
            <w:r w:rsidRPr="00D73262">
              <w:rPr>
                <w:lang w:val="en-US"/>
              </w:rPr>
              <w:t xml:space="preserve"> </w:t>
            </w:r>
            <w:r>
              <w:t>по</w:t>
            </w:r>
            <w:r w:rsidRPr="00D73262">
              <w:rPr>
                <w:lang w:val="en-US"/>
              </w:rPr>
              <w:t xml:space="preserve"> </w:t>
            </w:r>
            <w:r>
              <w:t>СПЗ</w:t>
            </w:r>
            <w:r w:rsidRPr="00D73262">
              <w:rPr>
                <w:lang w:val="en-US"/>
              </w:rPr>
              <w:t>/</w:t>
            </w:r>
            <w:r>
              <w:t>СВР</w:t>
            </w:r>
            <w:r w:rsidRPr="00D73262">
              <w:rPr>
                <w:lang w:val="en-US"/>
              </w:rPr>
              <w:t xml:space="preserve"> </w:t>
            </w:r>
            <w:r>
              <w:t>Заказчику</w:t>
            </w:r>
            <w:r w:rsidRPr="00D73262">
              <w:rPr>
                <w:lang w:val="en-US"/>
              </w:rPr>
              <w:t xml:space="preserve">, </w:t>
            </w:r>
            <w:r>
              <w:t>сведения</w:t>
            </w:r>
            <w:r w:rsidRPr="00D73262">
              <w:rPr>
                <w:lang w:val="en-US"/>
              </w:rPr>
              <w:t xml:space="preserve"> </w:t>
            </w:r>
            <w:r>
              <w:t>о</w:t>
            </w:r>
            <w:r w:rsidRPr="00D73262">
              <w:rPr>
                <w:lang w:val="en-US"/>
              </w:rPr>
              <w:t xml:space="preserve"> </w:t>
            </w:r>
            <w:r>
              <w:t>котором</w:t>
            </w:r>
            <w:r w:rsidRPr="00D73262">
              <w:rPr>
                <w:lang w:val="en-US"/>
              </w:rPr>
              <w:t xml:space="preserve"> </w:t>
            </w:r>
            <w:r>
              <w:t>заданы</w:t>
            </w:r>
            <w:r w:rsidRPr="00D73262">
              <w:rPr>
                <w:lang w:val="en-US"/>
              </w:rPr>
              <w:t xml:space="preserve"> </w:t>
            </w:r>
            <w:r>
              <w:t>в</w:t>
            </w:r>
            <w:r w:rsidRPr="00D73262">
              <w:rPr>
                <w:lang w:val="en-US"/>
              </w:rPr>
              <w:t xml:space="preserve"> </w:t>
            </w:r>
            <w:r>
              <w:t>блоке</w:t>
            </w:r>
            <w:r w:rsidRPr="00D73262">
              <w:rPr>
                <w:lang w:val="en-US"/>
              </w:rPr>
              <w:t xml:space="preserve"> «</w:t>
            </w:r>
            <w:r>
              <w:t>Заказчик</w:t>
            </w:r>
            <w:r w:rsidRPr="00D73262">
              <w:rPr>
                <w:lang w:val="en-US"/>
              </w:rPr>
              <w:t>» (</w:t>
            </w:r>
            <w:r>
              <w:rPr>
                <w:lang w:val="en-US"/>
              </w:rPr>
              <w:t>customer</w:t>
            </w:r>
            <w:r w:rsidRPr="00D73262">
              <w:rPr>
                <w:lang w:val="en-US"/>
              </w:rPr>
              <w:t>).</w:t>
            </w:r>
          </w:p>
          <w:p w14:paraId="1CFC1D07" w14:textId="77777777" w:rsidR="00117369" w:rsidRDefault="00117369" w:rsidP="00117369">
            <w:pPr>
              <w:pStyle w:val="ad"/>
              <w:jc w:val="left"/>
            </w:pPr>
            <w:r>
              <w:t>Примечание: контроль НЕ должен выполняться при приеме изменений размещенных сведений о контракте</w:t>
            </w:r>
          </w:p>
          <w:p w14:paraId="03A79A4D" w14:textId="77777777" w:rsidR="00117369" w:rsidRDefault="00117369" w:rsidP="00117369">
            <w:pPr>
              <w:pStyle w:val="ad"/>
              <w:jc w:val="left"/>
            </w:pPr>
          </w:p>
          <w:p w14:paraId="7DF1EF03" w14:textId="52AAF5E1" w:rsidR="00117369" w:rsidRPr="006E31FB" w:rsidRDefault="00117369" w:rsidP="00117369">
            <w:pPr>
              <w:pStyle w:val="ad"/>
              <w:jc w:val="left"/>
            </w:pPr>
          </w:p>
        </w:tc>
        <w:tc>
          <w:tcPr>
            <w:tcW w:w="1395" w:type="pct"/>
            <w:gridSpan w:val="3"/>
          </w:tcPr>
          <w:p w14:paraId="456B489D" w14:textId="4117CD45" w:rsidR="00117369" w:rsidRPr="00D73262" w:rsidRDefault="00117369" w:rsidP="00117369">
            <w:pPr>
              <w:pStyle w:val="ad"/>
              <w:jc w:val="left"/>
            </w:pPr>
            <w:r>
              <w:t xml:space="preserve">Код СВР/СПЗ заказчика со значением </w:t>
            </w:r>
            <w:r w:rsidRPr="00D73262">
              <w:t>&lt;</w:t>
            </w:r>
            <w:r>
              <w:t>СВР/СПЗ заказчика из связанного ПГ</w:t>
            </w:r>
            <w:r w:rsidRPr="00D73262">
              <w:t>&gt;</w:t>
            </w:r>
            <w:r>
              <w:t>, указанный в плане-графике с 01.01.17, не соотвествует значению кода СВР/СПЗ в принимаемых сведениях о контракте</w:t>
            </w:r>
          </w:p>
        </w:tc>
      </w:tr>
      <w:tr w:rsidR="00117369" w:rsidRPr="00D119AF" w14:paraId="25D65D4E" w14:textId="77777777" w:rsidTr="00AA184A">
        <w:trPr>
          <w:trHeight w:val="348"/>
        </w:trPr>
        <w:tc>
          <w:tcPr>
            <w:tcW w:w="841" w:type="pct"/>
            <w:gridSpan w:val="2"/>
          </w:tcPr>
          <w:p w14:paraId="19C74FF2" w14:textId="0C938757" w:rsidR="00117369" w:rsidRPr="00D73262" w:rsidRDefault="00117369" w:rsidP="00117369">
            <w:pPr>
              <w:pStyle w:val="ad"/>
              <w:jc w:val="left"/>
            </w:pPr>
            <w:r w:rsidRPr="008440C7">
              <w:t>РК_ИК_02</w:t>
            </w:r>
            <w:r>
              <w:t>40</w:t>
            </w:r>
          </w:p>
        </w:tc>
        <w:tc>
          <w:tcPr>
            <w:tcW w:w="234" w:type="pct"/>
            <w:gridSpan w:val="2"/>
          </w:tcPr>
          <w:p w14:paraId="0E52AC6B" w14:textId="77777777" w:rsidR="00117369" w:rsidRPr="00D73262" w:rsidRDefault="00117369" w:rsidP="00117369">
            <w:pPr>
              <w:pStyle w:val="ad"/>
              <w:jc w:val="left"/>
            </w:pPr>
          </w:p>
        </w:tc>
        <w:tc>
          <w:tcPr>
            <w:tcW w:w="1056" w:type="pct"/>
            <w:gridSpan w:val="2"/>
          </w:tcPr>
          <w:p w14:paraId="14AD2C83" w14:textId="51460B65" w:rsidR="00117369" w:rsidRPr="00156FE3" w:rsidRDefault="00117369" w:rsidP="00117369">
            <w:pPr>
              <w:pStyle w:val="ad"/>
              <w:jc w:val="left"/>
            </w:pPr>
            <w:r w:rsidRPr="00156FE3">
              <w:t>Реестровый номер плана-графика</w:t>
            </w:r>
            <w:r w:rsidRPr="001B43FA">
              <w:t xml:space="preserve"> </w:t>
            </w:r>
            <w:r>
              <w:t>закупок</w:t>
            </w:r>
            <w:r w:rsidRPr="00156FE3">
              <w:t xml:space="preserve"> с 01.01.20</w:t>
            </w:r>
            <w:r>
              <w:t>20</w:t>
            </w:r>
          </w:p>
        </w:tc>
        <w:tc>
          <w:tcPr>
            <w:tcW w:w="1474" w:type="pct"/>
            <w:gridSpan w:val="3"/>
          </w:tcPr>
          <w:p w14:paraId="399C6982" w14:textId="753280A2" w:rsidR="00117369" w:rsidRPr="00AE4EA6" w:rsidRDefault="00117369" w:rsidP="00117369">
            <w:pPr>
              <w:pStyle w:val="ad"/>
              <w:jc w:val="left"/>
              <w:rPr>
                <w:lang w:val="en-US"/>
              </w:rPr>
            </w:pPr>
            <w:r>
              <w:t>Проверяется</w:t>
            </w:r>
            <w:r w:rsidRPr="00F61BB6">
              <w:rPr>
                <w:lang w:val="en-US"/>
              </w:rPr>
              <w:t xml:space="preserve">, </w:t>
            </w:r>
            <w:r>
              <w:t>что</w:t>
            </w:r>
            <w:r w:rsidRPr="00F61BB6">
              <w:rPr>
                <w:lang w:val="en-US"/>
              </w:rPr>
              <w:t xml:space="preserve"> </w:t>
            </w:r>
            <w:r>
              <w:t>план</w:t>
            </w:r>
            <w:r w:rsidRPr="00F61BB6">
              <w:rPr>
                <w:lang w:val="en-US"/>
              </w:rPr>
              <w:t>-</w:t>
            </w:r>
            <w:r>
              <w:t>график</w:t>
            </w:r>
            <w:r w:rsidRPr="00F61BB6">
              <w:rPr>
                <w:lang w:val="en-US"/>
              </w:rPr>
              <w:t xml:space="preserve"> </w:t>
            </w:r>
            <w:r>
              <w:rPr>
                <w:lang w:val="en-US"/>
              </w:rPr>
              <w:t>(</w:t>
            </w:r>
            <w:r w:rsidRPr="00F427CD">
              <w:rPr>
                <w:lang w:val="en-US"/>
              </w:rPr>
              <w:t>foundation</w:t>
            </w:r>
            <w:r w:rsidRPr="00AE4EA6">
              <w:rPr>
                <w:lang w:val="en-US"/>
              </w:rPr>
              <w:t>/</w:t>
            </w:r>
            <w:r w:rsidRPr="00F427CD">
              <w:rPr>
                <w:lang w:val="en-US"/>
              </w:rPr>
              <w:t>fcsOrder</w:t>
            </w:r>
            <w:r w:rsidRPr="00AE4EA6">
              <w:rPr>
                <w:lang w:val="en-US"/>
              </w:rPr>
              <w:t>/</w:t>
            </w:r>
            <w:r w:rsidRPr="00F427CD">
              <w:rPr>
                <w:lang w:val="en-US"/>
              </w:rPr>
              <w:t>singleCustomer</w:t>
            </w:r>
            <w:r w:rsidRPr="00AE4EA6">
              <w:rPr>
                <w:lang w:val="en-US"/>
              </w:rPr>
              <w:t>/</w:t>
            </w:r>
            <w:r w:rsidRPr="00F427CD">
              <w:rPr>
                <w:lang w:val="en-US"/>
              </w:rPr>
              <w:t>tenderPlan</w:t>
            </w:r>
            <w:r w:rsidRPr="003B21D9">
              <w:rPr>
                <w:lang w:val="en-US"/>
              </w:rPr>
              <w:t>2020</w:t>
            </w:r>
            <w:r w:rsidRPr="00F427CD">
              <w:rPr>
                <w:lang w:val="en-US"/>
              </w:rPr>
              <w:t>Info</w:t>
            </w:r>
            <w:r w:rsidRPr="00AE4EA6">
              <w:rPr>
                <w:lang w:val="en-US"/>
              </w:rPr>
              <w:t>/</w:t>
            </w:r>
            <w:r w:rsidRPr="00F427CD">
              <w:rPr>
                <w:lang w:val="en-US"/>
              </w:rPr>
              <w:t>plan</w:t>
            </w:r>
            <w:r w:rsidRPr="00B553B0">
              <w:rPr>
                <w:lang w:val="en-US"/>
              </w:rPr>
              <w:t>20</w:t>
            </w:r>
            <w:r w:rsidRPr="003B21D9">
              <w:rPr>
                <w:lang w:val="en-US"/>
              </w:rPr>
              <w:t>20</w:t>
            </w:r>
            <w:r w:rsidRPr="00F427CD">
              <w:rPr>
                <w:lang w:val="en-US"/>
              </w:rPr>
              <w:t>Number</w:t>
            </w:r>
          </w:p>
          <w:p w14:paraId="40886D2E" w14:textId="77777777" w:rsidR="00117369" w:rsidRPr="00FB21C9" w:rsidRDefault="00117369" w:rsidP="00117369">
            <w:pPr>
              <w:pStyle w:val="ad"/>
              <w:jc w:val="left"/>
              <w:rPr>
                <w:lang w:val="en-US"/>
              </w:rPr>
            </w:pPr>
            <w:r>
              <w:t>ИЛИ</w:t>
            </w:r>
          </w:p>
          <w:p w14:paraId="52915470" w14:textId="1A2DE421" w:rsidR="00117369" w:rsidRPr="006E31FB" w:rsidRDefault="00117369" w:rsidP="00117369">
            <w:pPr>
              <w:pStyle w:val="ad"/>
              <w:jc w:val="left"/>
              <w:rPr>
                <w:lang w:val="en-US"/>
              </w:rPr>
            </w:pPr>
            <w:r w:rsidRPr="003B21D9">
              <w:rPr>
                <w:lang w:val="en-US"/>
              </w:rPr>
              <w:t>/</w:t>
            </w:r>
            <w:r w:rsidRPr="00D119AF">
              <w:rPr>
                <w:lang w:val="en-US"/>
              </w:rPr>
              <w:t>foundation</w:t>
            </w:r>
            <w:r w:rsidRPr="003B21D9">
              <w:rPr>
                <w:lang w:val="en-US"/>
              </w:rPr>
              <w:t>/</w:t>
            </w:r>
            <w:r w:rsidRPr="00D119AF">
              <w:rPr>
                <w:lang w:val="en-US"/>
              </w:rPr>
              <w:t>fcsOrder</w:t>
            </w:r>
            <w:r w:rsidRPr="003B21D9">
              <w:rPr>
                <w:lang w:val="en-US"/>
              </w:rPr>
              <w:t>/</w:t>
            </w:r>
            <w:r w:rsidRPr="00D119AF">
              <w:rPr>
                <w:lang w:val="en-US"/>
              </w:rPr>
              <w:t>notOosOrder</w:t>
            </w:r>
            <w:r w:rsidRPr="003B21D9">
              <w:rPr>
                <w:lang w:val="en-US"/>
              </w:rPr>
              <w:t>/</w:t>
            </w:r>
            <w:r w:rsidRPr="00D119AF">
              <w:rPr>
                <w:lang w:val="en-US"/>
              </w:rPr>
              <w:t>tenderPlanInfo</w:t>
            </w:r>
            <w:r w:rsidRPr="003B21D9">
              <w:rPr>
                <w:lang w:val="en-US"/>
              </w:rPr>
              <w:t>/</w:t>
            </w:r>
            <w:r w:rsidRPr="00D119AF">
              <w:rPr>
                <w:lang w:val="en-US"/>
              </w:rPr>
              <w:t>plan</w:t>
            </w:r>
            <w:r w:rsidRPr="003B21D9">
              <w:rPr>
                <w:lang w:val="en-US"/>
              </w:rPr>
              <w:t>2020</w:t>
            </w:r>
            <w:r w:rsidRPr="00D119AF">
              <w:rPr>
                <w:lang w:val="en-US"/>
              </w:rPr>
              <w:t>Number</w:t>
            </w:r>
            <w:r w:rsidRPr="003B21D9">
              <w:rPr>
                <w:lang w:val="en-US"/>
              </w:rPr>
              <w:t xml:space="preserve">) </w:t>
            </w:r>
            <w:r>
              <w:t>присутствует</w:t>
            </w:r>
            <w:r w:rsidRPr="003B21D9">
              <w:rPr>
                <w:lang w:val="en-US"/>
              </w:rPr>
              <w:t xml:space="preserve"> </w:t>
            </w:r>
            <w:r>
              <w:t>в</w:t>
            </w:r>
            <w:r w:rsidRPr="003B21D9">
              <w:rPr>
                <w:lang w:val="en-US"/>
              </w:rPr>
              <w:t xml:space="preserve"> </w:t>
            </w:r>
            <w:r>
              <w:t>РПГЗ</w:t>
            </w:r>
            <w:r w:rsidRPr="003B21D9">
              <w:rPr>
                <w:lang w:val="en-US"/>
              </w:rPr>
              <w:t xml:space="preserve"> </w:t>
            </w:r>
            <w:r>
              <w:t>с</w:t>
            </w:r>
            <w:r w:rsidRPr="003B21D9">
              <w:rPr>
                <w:lang w:val="en-US"/>
              </w:rPr>
              <w:t xml:space="preserve"> 01.01.20 </w:t>
            </w:r>
            <w:r>
              <w:t>г</w:t>
            </w:r>
            <w:r w:rsidRPr="003B21D9">
              <w:rPr>
                <w:lang w:val="en-US"/>
              </w:rPr>
              <w:t xml:space="preserve">. </w:t>
            </w:r>
            <w:r>
              <w:t>в</w:t>
            </w:r>
            <w:r w:rsidRPr="003B21D9">
              <w:rPr>
                <w:lang w:val="en-US"/>
              </w:rPr>
              <w:t xml:space="preserve"> </w:t>
            </w:r>
            <w:r>
              <w:t>актуальном</w:t>
            </w:r>
            <w:r w:rsidRPr="003B21D9">
              <w:rPr>
                <w:lang w:val="en-US"/>
              </w:rPr>
              <w:t xml:space="preserve"> </w:t>
            </w:r>
            <w:r>
              <w:t>состоянии</w:t>
            </w:r>
          </w:p>
        </w:tc>
        <w:tc>
          <w:tcPr>
            <w:tcW w:w="1395" w:type="pct"/>
            <w:gridSpan w:val="3"/>
          </w:tcPr>
          <w:p w14:paraId="2C612508" w14:textId="76F46712" w:rsidR="00117369" w:rsidRDefault="00117369" w:rsidP="00117369">
            <w:pPr>
              <w:pStyle w:val="ad"/>
              <w:jc w:val="left"/>
            </w:pPr>
            <w:r>
              <w:t>План-график с р</w:t>
            </w:r>
            <w:r w:rsidRPr="00917F09">
              <w:t>еестровы</w:t>
            </w:r>
            <w:r>
              <w:t>м</w:t>
            </w:r>
            <w:r w:rsidRPr="00917F09">
              <w:t xml:space="preserve"> номер</w:t>
            </w:r>
            <w:r>
              <w:t>ом</w:t>
            </w:r>
            <w:r w:rsidRPr="00917F09">
              <w:t xml:space="preserve"> </w:t>
            </w:r>
            <w:r w:rsidRPr="00AB4F07">
              <w:t>&lt;</w:t>
            </w:r>
            <w:r>
              <w:t>Реестровый номер ПГ</w:t>
            </w:r>
            <w:r w:rsidRPr="00AB4F07">
              <w:t>&gt;</w:t>
            </w:r>
            <w:r>
              <w:t xml:space="preserve"> не найден в актуальном состоянии в реестре план-графиков закупок с 01.01.20 г.</w:t>
            </w:r>
          </w:p>
        </w:tc>
      </w:tr>
      <w:tr w:rsidR="00117369" w:rsidRPr="00D119AF" w14:paraId="7A1D48CE" w14:textId="77777777" w:rsidTr="00AA184A">
        <w:trPr>
          <w:trHeight w:val="348"/>
        </w:trPr>
        <w:tc>
          <w:tcPr>
            <w:tcW w:w="841" w:type="pct"/>
            <w:gridSpan w:val="2"/>
          </w:tcPr>
          <w:p w14:paraId="6004A342" w14:textId="1BE94B37" w:rsidR="00117369" w:rsidRPr="008440C7" w:rsidRDefault="00117369" w:rsidP="00117369">
            <w:pPr>
              <w:pStyle w:val="ad"/>
              <w:jc w:val="left"/>
            </w:pPr>
            <w:r w:rsidRPr="008440C7">
              <w:t>РК_ИК_024</w:t>
            </w:r>
            <w:r>
              <w:t>1</w:t>
            </w:r>
          </w:p>
        </w:tc>
        <w:tc>
          <w:tcPr>
            <w:tcW w:w="234" w:type="pct"/>
            <w:gridSpan w:val="2"/>
          </w:tcPr>
          <w:p w14:paraId="2CF7FCD6" w14:textId="77777777" w:rsidR="00117369" w:rsidRPr="00D73262" w:rsidRDefault="00117369" w:rsidP="00117369">
            <w:pPr>
              <w:pStyle w:val="ad"/>
              <w:jc w:val="left"/>
            </w:pPr>
          </w:p>
        </w:tc>
        <w:tc>
          <w:tcPr>
            <w:tcW w:w="1056" w:type="pct"/>
            <w:gridSpan w:val="2"/>
          </w:tcPr>
          <w:p w14:paraId="40AB59C3" w14:textId="0061A4BA" w:rsidR="00117369" w:rsidRPr="00156FE3" w:rsidRDefault="00117369" w:rsidP="00117369">
            <w:pPr>
              <w:pStyle w:val="ad"/>
              <w:jc w:val="left"/>
            </w:pPr>
            <w:r w:rsidRPr="00D73262">
              <w:t>Реестровый номер плана-графика с 01.01.20</w:t>
            </w:r>
            <w:r>
              <w:t>20</w:t>
            </w:r>
          </w:p>
        </w:tc>
        <w:tc>
          <w:tcPr>
            <w:tcW w:w="1474" w:type="pct"/>
            <w:gridSpan w:val="3"/>
          </w:tcPr>
          <w:p w14:paraId="73774DE3" w14:textId="13760879" w:rsidR="00117369" w:rsidRPr="00D73262" w:rsidRDefault="00117369" w:rsidP="00117369">
            <w:pPr>
              <w:pStyle w:val="ad"/>
              <w:rPr>
                <w:lang w:val="en-US"/>
              </w:rPr>
            </w:pPr>
            <w:r w:rsidRPr="00D73262">
              <w:t>Проверяется</w:t>
            </w:r>
            <w:r w:rsidRPr="00D73262">
              <w:rPr>
                <w:lang w:val="en-US"/>
              </w:rPr>
              <w:t xml:space="preserve">, </w:t>
            </w:r>
            <w:r w:rsidRPr="00D73262">
              <w:t>что</w:t>
            </w:r>
            <w:r w:rsidRPr="00D73262">
              <w:rPr>
                <w:lang w:val="en-US"/>
              </w:rPr>
              <w:t xml:space="preserve"> </w:t>
            </w:r>
            <w:r>
              <w:t>Заказчик</w:t>
            </w:r>
            <w:r w:rsidRPr="00D73262">
              <w:rPr>
                <w:lang w:val="en-US"/>
              </w:rPr>
              <w:t xml:space="preserve"> </w:t>
            </w:r>
            <w:r>
              <w:t>в</w:t>
            </w:r>
            <w:r w:rsidRPr="00D73262">
              <w:rPr>
                <w:lang w:val="en-US"/>
              </w:rPr>
              <w:t xml:space="preserve"> </w:t>
            </w:r>
            <w:r w:rsidRPr="00D73262">
              <w:t>план</w:t>
            </w:r>
            <w:r>
              <w:t>е</w:t>
            </w:r>
            <w:r w:rsidRPr="00D73262">
              <w:rPr>
                <w:lang w:val="en-US"/>
              </w:rPr>
              <w:t>-</w:t>
            </w:r>
            <w:r w:rsidRPr="00D73262">
              <w:t>график</w:t>
            </w:r>
            <w:r>
              <w:t>е</w:t>
            </w:r>
            <w:r w:rsidRPr="00D73262">
              <w:rPr>
                <w:lang w:val="en-US"/>
              </w:rPr>
              <w:t xml:space="preserve"> (foundation/fcsOrder/singleCustomer/tenderPlanInfo/plan20</w:t>
            </w:r>
            <w:r w:rsidRPr="008440C7">
              <w:rPr>
                <w:lang w:val="en-US"/>
              </w:rPr>
              <w:t>20</w:t>
            </w:r>
            <w:r w:rsidRPr="00D73262">
              <w:rPr>
                <w:lang w:val="en-US"/>
              </w:rPr>
              <w:t>Number</w:t>
            </w:r>
          </w:p>
          <w:p w14:paraId="42F3FF64" w14:textId="77777777" w:rsidR="00117369" w:rsidRPr="00D73262" w:rsidRDefault="00117369" w:rsidP="00117369">
            <w:pPr>
              <w:pStyle w:val="ad"/>
              <w:rPr>
                <w:lang w:val="en-US"/>
              </w:rPr>
            </w:pPr>
            <w:r w:rsidRPr="00D73262">
              <w:t>ИЛИ</w:t>
            </w:r>
          </w:p>
          <w:p w14:paraId="259977F8" w14:textId="6D38A790" w:rsidR="00117369" w:rsidRDefault="00117369" w:rsidP="00117369">
            <w:pPr>
              <w:pStyle w:val="ad"/>
              <w:jc w:val="left"/>
              <w:rPr>
                <w:lang w:val="en-US"/>
              </w:rPr>
            </w:pPr>
            <w:r w:rsidRPr="00D73262">
              <w:rPr>
                <w:lang w:val="en-US"/>
              </w:rPr>
              <w:t>/foundation/fcsOrder/notOosOrder/tenderPlanInfo/plan20</w:t>
            </w:r>
            <w:r w:rsidRPr="008440C7">
              <w:rPr>
                <w:lang w:val="en-US"/>
              </w:rPr>
              <w:t>20</w:t>
            </w:r>
            <w:r w:rsidRPr="00D73262">
              <w:rPr>
                <w:lang w:val="en-US"/>
              </w:rPr>
              <w:t xml:space="preserve">Number) </w:t>
            </w:r>
            <w:r>
              <w:t>соотвествует</w:t>
            </w:r>
            <w:r w:rsidRPr="00D73262">
              <w:rPr>
                <w:lang w:val="en-US"/>
              </w:rPr>
              <w:t xml:space="preserve"> </w:t>
            </w:r>
            <w:r>
              <w:t>по</w:t>
            </w:r>
            <w:r w:rsidRPr="00D73262">
              <w:rPr>
                <w:lang w:val="en-US"/>
              </w:rPr>
              <w:t xml:space="preserve"> </w:t>
            </w:r>
            <w:r>
              <w:t>СПЗ</w:t>
            </w:r>
            <w:r w:rsidRPr="00D73262">
              <w:rPr>
                <w:lang w:val="en-US"/>
              </w:rPr>
              <w:t>/</w:t>
            </w:r>
            <w:r>
              <w:t>СВР</w:t>
            </w:r>
            <w:r w:rsidRPr="00D73262">
              <w:rPr>
                <w:lang w:val="en-US"/>
              </w:rPr>
              <w:t xml:space="preserve"> </w:t>
            </w:r>
            <w:r>
              <w:t>Заказчику</w:t>
            </w:r>
            <w:r w:rsidRPr="00D73262">
              <w:rPr>
                <w:lang w:val="en-US"/>
              </w:rPr>
              <w:t xml:space="preserve">, </w:t>
            </w:r>
            <w:r>
              <w:t>сведения</w:t>
            </w:r>
            <w:r w:rsidRPr="00D73262">
              <w:rPr>
                <w:lang w:val="en-US"/>
              </w:rPr>
              <w:t xml:space="preserve"> </w:t>
            </w:r>
            <w:r>
              <w:t>о</w:t>
            </w:r>
            <w:r w:rsidRPr="00D73262">
              <w:rPr>
                <w:lang w:val="en-US"/>
              </w:rPr>
              <w:t xml:space="preserve"> </w:t>
            </w:r>
            <w:r>
              <w:t>котором</w:t>
            </w:r>
            <w:r w:rsidRPr="00D73262">
              <w:rPr>
                <w:lang w:val="en-US"/>
              </w:rPr>
              <w:t xml:space="preserve"> </w:t>
            </w:r>
            <w:r>
              <w:t>заданы</w:t>
            </w:r>
            <w:r w:rsidRPr="00D73262">
              <w:rPr>
                <w:lang w:val="en-US"/>
              </w:rPr>
              <w:t xml:space="preserve"> </w:t>
            </w:r>
            <w:r>
              <w:t>в</w:t>
            </w:r>
            <w:r w:rsidRPr="00D73262">
              <w:rPr>
                <w:lang w:val="en-US"/>
              </w:rPr>
              <w:t xml:space="preserve"> </w:t>
            </w:r>
            <w:r>
              <w:t>блоке</w:t>
            </w:r>
            <w:r w:rsidRPr="00D73262">
              <w:rPr>
                <w:lang w:val="en-US"/>
              </w:rPr>
              <w:t xml:space="preserve"> «</w:t>
            </w:r>
            <w:r>
              <w:t>Заказчик</w:t>
            </w:r>
            <w:r w:rsidRPr="00D73262">
              <w:rPr>
                <w:lang w:val="en-US"/>
              </w:rPr>
              <w:t>» (</w:t>
            </w:r>
            <w:r>
              <w:rPr>
                <w:lang w:val="en-US"/>
              </w:rPr>
              <w:t>customer</w:t>
            </w:r>
            <w:r w:rsidRPr="00D73262">
              <w:rPr>
                <w:lang w:val="en-US"/>
              </w:rPr>
              <w:t>).</w:t>
            </w:r>
          </w:p>
          <w:p w14:paraId="089F5447" w14:textId="0B9C3A5E" w:rsidR="00117369" w:rsidRDefault="00117369" w:rsidP="00117369">
            <w:pPr>
              <w:pStyle w:val="ad"/>
              <w:jc w:val="left"/>
            </w:pPr>
            <w:r>
              <w:lastRenderedPageBreak/>
              <w:t>Примечание: контроль НЕ должен выполняться при приеме изменений размещенных сведений о контракте</w:t>
            </w:r>
          </w:p>
        </w:tc>
        <w:tc>
          <w:tcPr>
            <w:tcW w:w="1395" w:type="pct"/>
            <w:gridSpan w:val="3"/>
          </w:tcPr>
          <w:p w14:paraId="6370D160" w14:textId="433878C1" w:rsidR="00117369" w:rsidRDefault="00117369" w:rsidP="00117369">
            <w:pPr>
              <w:pStyle w:val="ad"/>
              <w:jc w:val="left"/>
            </w:pPr>
            <w:r>
              <w:lastRenderedPageBreak/>
              <w:t xml:space="preserve">Код СВР/СПЗ заказчика со значением </w:t>
            </w:r>
            <w:r w:rsidRPr="00D73262">
              <w:t>&lt;</w:t>
            </w:r>
            <w:r>
              <w:t>СВР/СПЗ заказчика из связанного ПГ</w:t>
            </w:r>
            <w:r w:rsidRPr="00D73262">
              <w:t>&gt;</w:t>
            </w:r>
            <w:r>
              <w:t>, указанный в плане-графике с 01.01.20, не соотвествует значению кода СВР/СПЗ в принимаемых сведениях о контракте</w:t>
            </w:r>
          </w:p>
        </w:tc>
      </w:tr>
      <w:tr w:rsidR="00117369" w:rsidRPr="00D119AF" w14:paraId="22238FA0" w14:textId="77777777" w:rsidTr="00AA184A">
        <w:trPr>
          <w:trHeight w:val="348"/>
        </w:trPr>
        <w:tc>
          <w:tcPr>
            <w:tcW w:w="841" w:type="pct"/>
            <w:gridSpan w:val="2"/>
          </w:tcPr>
          <w:p w14:paraId="37B67E35" w14:textId="2FDD14C2" w:rsidR="00117369" w:rsidRPr="00DC33CE" w:rsidRDefault="00117369" w:rsidP="00117369">
            <w:pPr>
              <w:pStyle w:val="ad"/>
              <w:jc w:val="left"/>
            </w:pPr>
            <w:r w:rsidRPr="008440C7">
              <w:t>РК_ИК_024</w:t>
            </w:r>
            <w:r>
              <w:t>3</w:t>
            </w:r>
          </w:p>
        </w:tc>
        <w:tc>
          <w:tcPr>
            <w:tcW w:w="234" w:type="pct"/>
            <w:gridSpan w:val="2"/>
          </w:tcPr>
          <w:p w14:paraId="6F147C1C" w14:textId="77777777" w:rsidR="00117369" w:rsidRDefault="00117369" w:rsidP="00117369">
            <w:pPr>
              <w:pStyle w:val="ad"/>
              <w:jc w:val="left"/>
            </w:pPr>
          </w:p>
        </w:tc>
        <w:tc>
          <w:tcPr>
            <w:tcW w:w="1056" w:type="pct"/>
            <w:gridSpan w:val="2"/>
          </w:tcPr>
          <w:p w14:paraId="7FEA3B99" w14:textId="0AD6CF1B" w:rsidR="00117369" w:rsidRPr="00156FE3" w:rsidRDefault="00117369" w:rsidP="00117369">
            <w:pPr>
              <w:pStyle w:val="ad"/>
              <w:jc w:val="left"/>
            </w:pPr>
            <w:r w:rsidRPr="00156FE3">
              <w:t>Номер позиции в плане-графике с 01.01.20</w:t>
            </w:r>
            <w:r>
              <w:t>20</w:t>
            </w:r>
            <w:r w:rsidRPr="00156FE3">
              <w:t xml:space="preserve"> (уникальный реестровый номер закупки)</w:t>
            </w:r>
          </w:p>
        </w:tc>
        <w:tc>
          <w:tcPr>
            <w:tcW w:w="1474" w:type="pct"/>
            <w:gridSpan w:val="3"/>
          </w:tcPr>
          <w:p w14:paraId="7DA2B2DF" w14:textId="410DD803" w:rsidR="00117369" w:rsidRPr="00F409CF" w:rsidRDefault="00117369" w:rsidP="00117369">
            <w:pPr>
              <w:pStyle w:val="ad"/>
              <w:jc w:val="left"/>
              <w:rPr>
                <w:lang w:val="en-US"/>
              </w:rPr>
            </w:pPr>
            <w:r>
              <w:t>Проверяется</w:t>
            </w:r>
            <w:r w:rsidRPr="00DA6E19">
              <w:rPr>
                <w:lang w:val="en-US"/>
              </w:rPr>
              <w:t xml:space="preserve">, </w:t>
            </w:r>
            <w:r>
              <w:t>что</w:t>
            </w:r>
            <w:r w:rsidRPr="00DA6E19">
              <w:rPr>
                <w:lang w:val="en-US"/>
              </w:rPr>
              <w:t xml:space="preserve"> </w:t>
            </w:r>
            <w:r>
              <w:t>позиция</w:t>
            </w:r>
            <w:r w:rsidRPr="00DA6E19">
              <w:rPr>
                <w:lang w:val="en-US"/>
              </w:rPr>
              <w:t xml:space="preserve"> </w:t>
            </w:r>
            <w:r>
              <w:t>плана</w:t>
            </w:r>
            <w:r w:rsidRPr="00DA6E19">
              <w:rPr>
                <w:lang w:val="en-US"/>
              </w:rPr>
              <w:t>-</w:t>
            </w:r>
            <w:r>
              <w:t>графика</w:t>
            </w:r>
            <w:r>
              <w:rPr>
                <w:lang w:val="en-US"/>
              </w:rPr>
              <w:t xml:space="preserve"> (</w:t>
            </w:r>
            <w:r w:rsidRPr="00741BD8">
              <w:rPr>
                <w:lang w:val="en-US"/>
              </w:rPr>
              <w:t>foundation/fcsOrder/singleCustomer/tenderPlan</w:t>
            </w:r>
            <w:r w:rsidRPr="00987A6D">
              <w:rPr>
                <w:lang w:val="en-US"/>
              </w:rPr>
              <w:t>2020</w:t>
            </w:r>
            <w:r w:rsidRPr="00741BD8">
              <w:rPr>
                <w:lang w:val="en-US"/>
              </w:rPr>
              <w:t>Info</w:t>
            </w:r>
            <w:r w:rsidRPr="00F409CF">
              <w:rPr>
                <w:lang w:val="en-US"/>
              </w:rPr>
              <w:t>/</w:t>
            </w:r>
            <w:r w:rsidRPr="00D119AF">
              <w:rPr>
                <w:lang w:val="en-US"/>
              </w:rPr>
              <w:t xml:space="preserve"> plan</w:t>
            </w:r>
            <w:r w:rsidRPr="00B553B0">
              <w:rPr>
                <w:lang w:val="en-US"/>
              </w:rPr>
              <w:t>20</w:t>
            </w:r>
            <w:r w:rsidRPr="00987A6D">
              <w:rPr>
                <w:lang w:val="en-US"/>
              </w:rPr>
              <w:t>20</w:t>
            </w:r>
            <w:r w:rsidRPr="00D119AF">
              <w:rPr>
                <w:lang w:val="en-US"/>
              </w:rPr>
              <w:t>Number</w:t>
            </w:r>
          </w:p>
          <w:p w14:paraId="65B50F11" w14:textId="77777777" w:rsidR="00117369" w:rsidRPr="00741BD8" w:rsidRDefault="00117369" w:rsidP="00117369">
            <w:pPr>
              <w:pStyle w:val="ad"/>
              <w:jc w:val="left"/>
              <w:rPr>
                <w:lang w:val="en-US"/>
              </w:rPr>
            </w:pPr>
            <w:r>
              <w:t>ИЛИ</w:t>
            </w:r>
          </w:p>
          <w:p w14:paraId="6E0FFB54" w14:textId="2E76EFE8" w:rsidR="00117369" w:rsidRPr="000A0B8F" w:rsidRDefault="00117369" w:rsidP="00117369">
            <w:pPr>
              <w:pStyle w:val="ad"/>
              <w:jc w:val="left"/>
              <w:rPr>
                <w:lang w:val="en-US"/>
              </w:rPr>
            </w:pPr>
            <w:r w:rsidRPr="00741BD8">
              <w:rPr>
                <w:lang w:val="en-US"/>
              </w:rPr>
              <w:t>foundation/fcsOrder/notOosOrder/tenderPlan</w:t>
            </w:r>
            <w:r w:rsidRPr="00987A6D">
              <w:rPr>
                <w:lang w:val="en-US"/>
              </w:rPr>
              <w:t>2020</w:t>
            </w:r>
            <w:r w:rsidRPr="00741BD8">
              <w:rPr>
                <w:lang w:val="en-US"/>
              </w:rPr>
              <w:t>Info</w:t>
            </w:r>
            <w:r w:rsidRPr="00F409CF">
              <w:rPr>
                <w:lang w:val="en-US"/>
              </w:rPr>
              <w:t>/</w:t>
            </w:r>
            <w:r w:rsidRPr="00D119AF">
              <w:rPr>
                <w:lang w:val="en-US"/>
              </w:rPr>
              <w:t xml:space="preserve"> plan</w:t>
            </w:r>
            <w:r w:rsidRPr="00B553B0">
              <w:rPr>
                <w:lang w:val="en-US"/>
              </w:rPr>
              <w:t>20</w:t>
            </w:r>
            <w:r w:rsidRPr="00987A6D">
              <w:rPr>
                <w:lang w:val="en-US"/>
              </w:rPr>
              <w:t>20</w:t>
            </w:r>
            <w:r w:rsidRPr="00D119AF">
              <w:rPr>
                <w:lang w:val="en-US"/>
              </w:rPr>
              <w:t>Number</w:t>
            </w:r>
            <w:r>
              <w:rPr>
                <w:lang w:val="en-US"/>
              </w:rPr>
              <w:t>)</w:t>
            </w:r>
          </w:p>
          <w:p w14:paraId="7629C4E4" w14:textId="3B45E022" w:rsidR="00117369" w:rsidRDefault="00117369" w:rsidP="00117369">
            <w:pPr>
              <w:pStyle w:val="ad"/>
              <w:jc w:val="left"/>
            </w:pPr>
            <w:r>
              <w:t xml:space="preserve">, определяемая посредством поля </w:t>
            </w:r>
            <w:r w:rsidRPr="00AC7395">
              <w:t>tenderPlan</w:t>
            </w:r>
            <w:r>
              <w:t>2020</w:t>
            </w:r>
            <w:r w:rsidRPr="00AC7395">
              <w:t>Info</w:t>
            </w:r>
            <w:r w:rsidRPr="00236110">
              <w:t>/</w:t>
            </w:r>
            <w:r w:rsidRPr="00AC7395">
              <w:rPr>
                <w:lang w:val="en-US"/>
              </w:rPr>
              <w:t>position</w:t>
            </w:r>
            <w:r w:rsidRPr="00AC7395">
              <w:t>20</w:t>
            </w:r>
            <w:r>
              <w:t>20</w:t>
            </w:r>
            <w:r w:rsidRPr="00AC7395">
              <w:rPr>
                <w:lang w:val="en-US"/>
              </w:rPr>
              <w:t>Number</w:t>
            </w:r>
          </w:p>
          <w:p w14:paraId="3B7356F0" w14:textId="77777777" w:rsidR="00117369" w:rsidRDefault="00117369" w:rsidP="00117369">
            <w:pPr>
              <w:pStyle w:val="ad"/>
              <w:jc w:val="left"/>
            </w:pPr>
            <w:r>
              <w:t>ИЛИ</w:t>
            </w:r>
          </w:p>
          <w:p w14:paraId="6E2FB963" w14:textId="77777777" w:rsidR="00117369" w:rsidRDefault="00117369" w:rsidP="00117369">
            <w:pPr>
              <w:pStyle w:val="ad"/>
              <w:jc w:val="left"/>
            </w:pPr>
            <w:r w:rsidRPr="0043445E">
              <w:t>position20</w:t>
            </w:r>
            <w:r>
              <w:t>20</w:t>
            </w:r>
            <w:r w:rsidRPr="0043445E">
              <w:t>ExtNumber</w:t>
            </w:r>
            <w:r>
              <w:t xml:space="preserve"> присутствует в РПГЗ с 01.01.20 г. в актуальном состоянии.</w:t>
            </w:r>
          </w:p>
          <w:p w14:paraId="082C2BFC" w14:textId="77777777" w:rsidR="00117369" w:rsidRDefault="00117369" w:rsidP="00117369">
            <w:pPr>
              <w:pStyle w:val="ad"/>
              <w:jc w:val="left"/>
            </w:pPr>
          </w:p>
          <w:p w14:paraId="57FD5F7B" w14:textId="582499CC" w:rsidR="00117369" w:rsidRDefault="00117369" w:rsidP="004570CB">
            <w:pPr>
              <w:pStyle w:val="ad"/>
              <w:jc w:val="left"/>
            </w:pPr>
            <w:r>
              <w:t xml:space="preserve">Контроль не вызывается, если при приеме изменений сведений о контракте (заполнен блок </w:t>
            </w:r>
            <w:r w:rsidRPr="00CF4D6C">
              <w:rPr>
                <w:lang w:val="en-US"/>
              </w:rPr>
              <w:t>modification</w:t>
            </w:r>
            <w:r>
              <w:t xml:space="preserve">)  признак </w:t>
            </w:r>
            <w:r w:rsidRPr="00793570">
              <w:t>"Документ на базе РЭК"</w:t>
            </w:r>
            <w:r>
              <w:t xml:space="preserve"> установлен</w:t>
            </w:r>
          </w:p>
        </w:tc>
        <w:tc>
          <w:tcPr>
            <w:tcW w:w="1395" w:type="pct"/>
            <w:gridSpan w:val="3"/>
          </w:tcPr>
          <w:p w14:paraId="39D945D6" w14:textId="314B9958" w:rsidR="00117369" w:rsidRDefault="00117369" w:rsidP="00117369">
            <w:pPr>
              <w:pStyle w:val="ad"/>
              <w:jc w:val="left"/>
            </w:pPr>
            <w:r>
              <w:t xml:space="preserve">Сообщение для случая, при котором в пакете задан </w:t>
            </w:r>
            <w:r w:rsidRPr="00AC7395">
              <w:rPr>
                <w:lang w:val="en-US"/>
              </w:rPr>
              <w:t>position</w:t>
            </w:r>
            <w:r w:rsidRPr="00AC7395">
              <w:t>20</w:t>
            </w:r>
            <w:r>
              <w:t>20</w:t>
            </w:r>
            <w:r w:rsidRPr="00AC7395">
              <w:rPr>
                <w:lang w:val="en-US"/>
              </w:rPr>
              <w:t>Number</w:t>
            </w:r>
            <w:r>
              <w:t>:</w:t>
            </w:r>
          </w:p>
          <w:p w14:paraId="5F58EABF" w14:textId="79CD6282" w:rsidR="00117369" w:rsidRDefault="00117369" w:rsidP="00117369">
            <w:pPr>
              <w:pStyle w:val="ad"/>
              <w:jc w:val="left"/>
            </w:pPr>
            <w:r>
              <w:t>В плане-графике закупок с р</w:t>
            </w:r>
            <w:r w:rsidRPr="00917F09">
              <w:t>еестровы</w:t>
            </w:r>
            <w:r>
              <w:t>м</w:t>
            </w:r>
            <w:r w:rsidRPr="00917F09">
              <w:t xml:space="preserve"> номер</w:t>
            </w:r>
            <w:r>
              <w:t>ом</w:t>
            </w:r>
            <w:r w:rsidRPr="00917F09">
              <w:t xml:space="preserve"> </w:t>
            </w:r>
            <w:r w:rsidRPr="00AB4F07">
              <w:t>&lt;</w:t>
            </w:r>
            <w:r>
              <w:t>Реестровый номер ПГ</w:t>
            </w:r>
            <w:r w:rsidRPr="00AB4F07">
              <w:t>&gt;</w:t>
            </w:r>
            <w:r>
              <w:t xml:space="preserve"> не найдена позиция с номером </w:t>
            </w:r>
            <w:r w:rsidRPr="00AB4F07">
              <w:t>&lt;</w:t>
            </w:r>
            <w:r>
              <w:t>Номер позиции в ПГ</w:t>
            </w:r>
            <w:r w:rsidRPr="00AB4F07">
              <w:t>&gt;</w:t>
            </w:r>
            <w:r>
              <w:t xml:space="preserve"> в актуальном состоянии в реестре план-графиков с 01.01.20 г.</w:t>
            </w:r>
          </w:p>
          <w:p w14:paraId="71329094" w14:textId="7E3EEDD8" w:rsidR="00117369" w:rsidRDefault="00117369" w:rsidP="00117369">
            <w:pPr>
              <w:pStyle w:val="ad"/>
              <w:jc w:val="left"/>
            </w:pPr>
            <w:r>
              <w:t xml:space="preserve">Сообщение для случая, при котором в пакете задан </w:t>
            </w:r>
            <w:r w:rsidRPr="00AC7395">
              <w:rPr>
                <w:lang w:val="en-US"/>
              </w:rPr>
              <w:t>position</w:t>
            </w:r>
            <w:r w:rsidRPr="00AC7395">
              <w:t>20</w:t>
            </w:r>
            <w:r>
              <w:t>20</w:t>
            </w:r>
            <w:r>
              <w:rPr>
                <w:lang w:val="en-US"/>
              </w:rPr>
              <w:t>Ext</w:t>
            </w:r>
            <w:r w:rsidRPr="00AC7395">
              <w:rPr>
                <w:lang w:val="en-US"/>
              </w:rPr>
              <w:t>Number</w:t>
            </w:r>
            <w:r>
              <w:t>:</w:t>
            </w:r>
          </w:p>
          <w:p w14:paraId="2E44D81D" w14:textId="46D538C6" w:rsidR="00117369" w:rsidRDefault="00117369" w:rsidP="00117369">
            <w:pPr>
              <w:pStyle w:val="ad"/>
              <w:jc w:val="left"/>
            </w:pPr>
            <w:r>
              <w:t>В плане-графике закупок с р</w:t>
            </w:r>
            <w:r w:rsidRPr="00917F09">
              <w:t>еестровы</w:t>
            </w:r>
            <w:r>
              <w:t>м</w:t>
            </w:r>
            <w:r w:rsidRPr="00917F09">
              <w:t xml:space="preserve"> номер</w:t>
            </w:r>
            <w:r>
              <w:t>ом</w:t>
            </w:r>
            <w:r w:rsidRPr="00917F09">
              <w:t xml:space="preserve"> </w:t>
            </w:r>
            <w:r w:rsidRPr="00AB4F07">
              <w:t>&lt;</w:t>
            </w:r>
            <w:r>
              <w:t>Реестровый номер ПГ</w:t>
            </w:r>
            <w:r w:rsidRPr="00AB4F07">
              <w:t>&gt;</w:t>
            </w:r>
            <w:r>
              <w:t xml:space="preserve"> не найдена позиция с внешним номером </w:t>
            </w:r>
            <w:r w:rsidRPr="00AB4F07">
              <w:t>&lt;</w:t>
            </w:r>
            <w:r w:rsidRPr="0043445E">
              <w:t>Внешний номер позиции в плане-графике с 01.01.20</w:t>
            </w:r>
            <w:r>
              <w:t>20</w:t>
            </w:r>
            <w:r w:rsidRPr="00AB4F07">
              <w:t>&gt;</w:t>
            </w:r>
            <w:r>
              <w:t xml:space="preserve"> в актуальном состоянии в реестре план-графиков закупок с 01.01.20 г.</w:t>
            </w:r>
          </w:p>
        </w:tc>
      </w:tr>
      <w:tr w:rsidR="00117369" w:rsidRPr="00D119AF" w14:paraId="31A794D3" w14:textId="77777777" w:rsidTr="00AA184A">
        <w:trPr>
          <w:trHeight w:val="348"/>
        </w:trPr>
        <w:tc>
          <w:tcPr>
            <w:tcW w:w="841" w:type="pct"/>
            <w:gridSpan w:val="2"/>
          </w:tcPr>
          <w:p w14:paraId="0B0F1E7C" w14:textId="5BB52F8B" w:rsidR="00117369" w:rsidRPr="00DC33CE" w:rsidRDefault="00117369" w:rsidP="00117369">
            <w:pPr>
              <w:pStyle w:val="ad"/>
              <w:jc w:val="left"/>
            </w:pPr>
            <w:r>
              <w:t>РК_ИК_0200</w:t>
            </w:r>
          </w:p>
        </w:tc>
        <w:tc>
          <w:tcPr>
            <w:tcW w:w="234" w:type="pct"/>
            <w:gridSpan w:val="2"/>
          </w:tcPr>
          <w:p w14:paraId="5E111F3C" w14:textId="77777777" w:rsidR="00117369" w:rsidRDefault="00117369" w:rsidP="00117369">
            <w:pPr>
              <w:pStyle w:val="ad"/>
              <w:jc w:val="left"/>
            </w:pPr>
          </w:p>
        </w:tc>
        <w:tc>
          <w:tcPr>
            <w:tcW w:w="1056" w:type="pct"/>
            <w:gridSpan w:val="2"/>
          </w:tcPr>
          <w:p w14:paraId="51E836BC" w14:textId="15A2D5C2" w:rsidR="00117369" w:rsidRPr="00205409" w:rsidRDefault="00117369" w:rsidP="00117369">
            <w:pPr>
              <w:pStyle w:val="ad"/>
              <w:jc w:val="left"/>
            </w:pPr>
            <w:r w:rsidRPr="00621843">
              <w:t>Поле «Реестровый номер проекта контракта» (contractProjectNumber)</w:t>
            </w:r>
          </w:p>
        </w:tc>
        <w:tc>
          <w:tcPr>
            <w:tcW w:w="1474" w:type="pct"/>
            <w:gridSpan w:val="3"/>
          </w:tcPr>
          <w:p w14:paraId="64011C11" w14:textId="5FF625A5" w:rsidR="00117369" w:rsidRDefault="00117369" w:rsidP="00117369">
            <w:pPr>
              <w:pStyle w:val="ad"/>
              <w:jc w:val="left"/>
            </w:pPr>
            <w:r>
              <w:t>В</w:t>
            </w:r>
            <w:r w:rsidRPr="00621843">
              <w:t xml:space="preserve"> случае, если в результате выполнения алг</w:t>
            </w:r>
            <w:r>
              <w:t xml:space="preserve">оритмов, изложенных в доработке </w:t>
            </w:r>
            <w:r w:rsidRPr="00B52782">
              <w:t xml:space="preserve">в Приложении 1 </w:t>
            </w:r>
            <w:r>
              <w:t>(</w:t>
            </w:r>
            <w:r w:rsidRPr="00B52782">
              <w:t>ЧТЗ к доработке FCSNF-5707 РК. Доработки для учета появления проектов контрактов в электронной форме</w:t>
            </w:r>
            <w:r>
              <w:t>_ обнаруживается, что в о</w:t>
            </w:r>
            <w:r w:rsidRPr="00621843">
              <w:t>вете на запрос из ПРИЗа</w:t>
            </w:r>
            <w:r>
              <w:t xml:space="preserve"> </w:t>
            </w:r>
            <w:r w:rsidRPr="00621843">
              <w:t xml:space="preserve">(РПК) </w:t>
            </w:r>
            <w:r>
              <w:t>был получено более одного идент</w:t>
            </w:r>
            <w:r w:rsidRPr="00621843">
              <w:t xml:space="preserve">фикатора заключенного в электронной форме контракта в статусе «Контракт заключен» и значение признака «Право за-ключения контракта с несколькими участниками» у данной закупки = TRUE, </w:t>
            </w:r>
          </w:p>
          <w:p w14:paraId="28D3EEEE" w14:textId="77777777" w:rsidR="00117369" w:rsidRDefault="00117369" w:rsidP="00117369">
            <w:pPr>
              <w:pStyle w:val="ad"/>
              <w:jc w:val="left"/>
            </w:pPr>
            <w:r w:rsidRPr="00621843">
              <w:lastRenderedPageBreak/>
              <w:t>То</w:t>
            </w:r>
            <w:r>
              <w:t xml:space="preserve"> </w:t>
            </w:r>
          </w:p>
          <w:p w14:paraId="777FD7E0" w14:textId="77777777" w:rsidR="00117369" w:rsidRDefault="00117369" w:rsidP="00117369">
            <w:pPr>
              <w:pStyle w:val="ad"/>
              <w:jc w:val="left"/>
            </w:pPr>
            <w:r>
              <w:t>В поле</w:t>
            </w:r>
            <w:r w:rsidRPr="00621843">
              <w:t xml:space="preserve"> «Реестровый номер проекта контракта» при загрузке (contractProjectNumber) </w:t>
            </w:r>
            <w:r>
              <w:t xml:space="preserve">должен быть обязательно указан номер неаннулированого проекта контракта </w:t>
            </w:r>
            <w:r w:rsidRPr="00621843">
              <w:t>в статусе «Контракт заключен</w:t>
            </w:r>
            <w:r>
              <w:t xml:space="preserve">», привязанного к </w:t>
            </w:r>
            <w:r w:rsidRPr="00B52782">
              <w:t>закупке с извещением, номер которого указан в поле notificationNumber</w:t>
            </w:r>
          </w:p>
          <w:p w14:paraId="0A20277A" w14:textId="77777777" w:rsidR="00117369" w:rsidRDefault="00117369" w:rsidP="00117369">
            <w:pPr>
              <w:pStyle w:val="ad"/>
              <w:jc w:val="left"/>
            </w:pPr>
          </w:p>
          <w:p w14:paraId="5488A063" w14:textId="629A3154" w:rsidR="00117369" w:rsidRDefault="00117369" w:rsidP="004570CB">
            <w:pPr>
              <w:pStyle w:val="ad"/>
              <w:jc w:val="left"/>
            </w:pPr>
            <w:r>
              <w:t xml:space="preserve">Контроль не вызывается, если при приеме изменений сведений о контракте (заполнен блок </w:t>
            </w:r>
            <w:r w:rsidRPr="00CF4D6C">
              <w:rPr>
                <w:lang w:val="en-US"/>
              </w:rPr>
              <w:t>modification</w:t>
            </w:r>
            <w:r>
              <w:t xml:space="preserve">)  признак </w:t>
            </w:r>
            <w:r w:rsidRPr="00793570">
              <w:t>"Документ на базе РЭК"</w:t>
            </w:r>
            <w:r>
              <w:t xml:space="preserve"> установлен</w:t>
            </w:r>
          </w:p>
        </w:tc>
        <w:tc>
          <w:tcPr>
            <w:tcW w:w="1395" w:type="pct"/>
            <w:gridSpan w:val="3"/>
          </w:tcPr>
          <w:p w14:paraId="187DEADB" w14:textId="701ACC06" w:rsidR="00117369" w:rsidRPr="00B52782" w:rsidRDefault="00117369" w:rsidP="00117369">
            <w:pPr>
              <w:pStyle w:val="ad"/>
              <w:jc w:val="left"/>
            </w:pPr>
            <w:r>
              <w:lastRenderedPageBreak/>
              <w:t xml:space="preserve">Так как для закупки </w:t>
            </w:r>
            <w:r w:rsidRPr="00B52782">
              <w:t>с извещением, номер которого указан в поле notificationNumber &lt;</w:t>
            </w:r>
            <w:r>
              <w:t>Значение номера</w:t>
            </w:r>
            <w:r w:rsidRPr="00B52782">
              <w:t>&gt;</w:t>
            </w:r>
            <w:r>
              <w:t xml:space="preserve"> значение поля </w:t>
            </w:r>
            <w:r w:rsidRPr="00621843">
              <w:t>«Право заключения контракта с несколькими участниками» = TRUE</w:t>
            </w:r>
            <w:r>
              <w:t>, то в поле</w:t>
            </w:r>
            <w:r w:rsidRPr="00621843">
              <w:t xml:space="preserve"> «Реестровый номер проекта контракта» при загрузке (contractProjectNumber) </w:t>
            </w:r>
            <w:r>
              <w:t xml:space="preserve">должен быть обязательно указан номер неаннулированого проекта контракта </w:t>
            </w:r>
            <w:r w:rsidRPr="00621843">
              <w:t>в статусе «Контракт заключен</w:t>
            </w:r>
            <w:r>
              <w:t xml:space="preserve">», привязанного к </w:t>
            </w:r>
            <w:r w:rsidRPr="00B52782">
              <w:t xml:space="preserve">закупке с извещением, номер которого указан в поле </w:t>
            </w:r>
            <w:r w:rsidRPr="00B52782">
              <w:lastRenderedPageBreak/>
              <w:t>notificationNumber</w:t>
            </w:r>
            <w:r>
              <w:t xml:space="preserve"> </w:t>
            </w:r>
            <w:r w:rsidRPr="00B52782">
              <w:t>&lt;</w:t>
            </w:r>
            <w:r>
              <w:t>Значение номера</w:t>
            </w:r>
            <w:r w:rsidRPr="00B52782">
              <w:t>&gt;</w:t>
            </w:r>
          </w:p>
        </w:tc>
      </w:tr>
      <w:tr w:rsidR="00117369" w:rsidRPr="00D119AF" w14:paraId="31A618E0" w14:textId="77777777" w:rsidTr="00AA184A">
        <w:trPr>
          <w:trHeight w:val="348"/>
        </w:trPr>
        <w:tc>
          <w:tcPr>
            <w:tcW w:w="841" w:type="pct"/>
            <w:gridSpan w:val="2"/>
          </w:tcPr>
          <w:p w14:paraId="0349A1A0" w14:textId="23B976A6" w:rsidR="00117369" w:rsidRPr="00DC33CE" w:rsidRDefault="00117369" w:rsidP="00117369">
            <w:pPr>
              <w:pStyle w:val="ad"/>
              <w:jc w:val="left"/>
            </w:pPr>
            <w:r w:rsidRPr="00DC33CE">
              <w:lastRenderedPageBreak/>
              <w:t>РК_ИК_01</w:t>
            </w:r>
            <w:r>
              <w:t>1</w:t>
            </w:r>
            <w:r>
              <w:rPr>
                <w:lang w:val="en-US"/>
              </w:rPr>
              <w:t>2</w:t>
            </w:r>
          </w:p>
        </w:tc>
        <w:tc>
          <w:tcPr>
            <w:tcW w:w="234" w:type="pct"/>
            <w:gridSpan w:val="2"/>
          </w:tcPr>
          <w:p w14:paraId="3ACA1792" w14:textId="77777777" w:rsidR="00117369" w:rsidRDefault="00117369" w:rsidP="00117369">
            <w:pPr>
              <w:pStyle w:val="ad"/>
              <w:jc w:val="left"/>
            </w:pPr>
          </w:p>
        </w:tc>
        <w:tc>
          <w:tcPr>
            <w:tcW w:w="1056" w:type="pct"/>
            <w:gridSpan w:val="2"/>
          </w:tcPr>
          <w:p w14:paraId="75F70877" w14:textId="724037CC" w:rsidR="00117369" w:rsidRPr="00205409" w:rsidRDefault="00117369" w:rsidP="00117369">
            <w:pPr>
              <w:pStyle w:val="ad"/>
              <w:jc w:val="left"/>
            </w:pPr>
            <w:r w:rsidRPr="00205409">
              <w:t>Сведения о связи с позицией плана-графика</w:t>
            </w:r>
            <w:r>
              <w:t xml:space="preserve"> (если указан элемент </w:t>
            </w:r>
            <w:r w:rsidRPr="00D9780B">
              <w:rPr>
                <w:lang w:val="en-US"/>
              </w:rPr>
              <w:t>position</w:t>
            </w:r>
            <w:r w:rsidRPr="00D16179">
              <w:t>2017</w:t>
            </w:r>
            <w:r w:rsidRPr="00D9780B">
              <w:rPr>
                <w:lang w:val="en-US"/>
              </w:rPr>
              <w:t>Number</w:t>
            </w:r>
            <w:r>
              <w:t>)</w:t>
            </w:r>
          </w:p>
        </w:tc>
        <w:tc>
          <w:tcPr>
            <w:tcW w:w="1474" w:type="pct"/>
            <w:gridSpan w:val="3"/>
          </w:tcPr>
          <w:p w14:paraId="189C02B1" w14:textId="7FDF8D77" w:rsidR="00117369" w:rsidRPr="00F409CF" w:rsidRDefault="00117369" w:rsidP="00117369">
            <w:pPr>
              <w:pStyle w:val="ad"/>
              <w:jc w:val="left"/>
              <w:rPr>
                <w:lang w:val="en-US"/>
              </w:rPr>
            </w:pPr>
            <w:r>
              <w:t>проверяется</w:t>
            </w:r>
            <w:r w:rsidRPr="00741BD8">
              <w:rPr>
                <w:lang w:val="en-US"/>
              </w:rPr>
              <w:t xml:space="preserve">, </w:t>
            </w:r>
            <w:r>
              <w:t>что</w:t>
            </w:r>
            <w:r w:rsidRPr="00741BD8">
              <w:rPr>
                <w:lang w:val="en-US"/>
              </w:rPr>
              <w:t xml:space="preserve"> </w:t>
            </w:r>
            <w:r>
              <w:t>позиция</w:t>
            </w:r>
            <w:r w:rsidRPr="00741BD8">
              <w:rPr>
                <w:lang w:val="en-US"/>
              </w:rPr>
              <w:t xml:space="preserve"> </w:t>
            </w:r>
            <w:r>
              <w:t>в</w:t>
            </w:r>
            <w:r w:rsidRPr="00741BD8">
              <w:rPr>
                <w:lang w:val="en-US"/>
              </w:rPr>
              <w:t xml:space="preserve"> </w:t>
            </w:r>
            <w:r>
              <w:t>план</w:t>
            </w:r>
            <w:r w:rsidRPr="00741BD8">
              <w:rPr>
                <w:lang w:val="en-US"/>
              </w:rPr>
              <w:t>-</w:t>
            </w:r>
            <w:r>
              <w:t>графике</w:t>
            </w:r>
            <w:r>
              <w:rPr>
                <w:lang w:val="en-US"/>
              </w:rPr>
              <w:t xml:space="preserve"> (</w:t>
            </w:r>
            <w:r w:rsidRPr="00741BD8">
              <w:rPr>
                <w:lang w:val="en-US"/>
              </w:rPr>
              <w:t>/foundation/fcsOrder/singleCustomer/tenderPlanInfo</w:t>
            </w:r>
            <w:r w:rsidRPr="00F409CF">
              <w:rPr>
                <w:lang w:val="en-US"/>
              </w:rPr>
              <w:t>/</w:t>
            </w:r>
            <w:r w:rsidRPr="00D119AF">
              <w:rPr>
                <w:lang w:val="en-US"/>
              </w:rPr>
              <w:t xml:space="preserve"> plan</w:t>
            </w:r>
            <w:r w:rsidRPr="00B553B0">
              <w:rPr>
                <w:lang w:val="en-US"/>
              </w:rPr>
              <w:t>2017</w:t>
            </w:r>
            <w:r w:rsidRPr="00D119AF">
              <w:rPr>
                <w:lang w:val="en-US"/>
              </w:rPr>
              <w:t>Number</w:t>
            </w:r>
          </w:p>
          <w:p w14:paraId="2C5186C9" w14:textId="77777777" w:rsidR="00117369" w:rsidRPr="00741BD8" w:rsidRDefault="00117369" w:rsidP="00117369">
            <w:pPr>
              <w:pStyle w:val="ad"/>
              <w:jc w:val="left"/>
              <w:rPr>
                <w:lang w:val="en-US"/>
              </w:rPr>
            </w:pPr>
            <w:r>
              <w:t>ИЛИ</w:t>
            </w:r>
          </w:p>
          <w:p w14:paraId="6D84E026" w14:textId="1967F062" w:rsidR="00117369" w:rsidRPr="000A0B8F" w:rsidRDefault="00117369" w:rsidP="00117369">
            <w:pPr>
              <w:pStyle w:val="ad"/>
              <w:jc w:val="left"/>
              <w:rPr>
                <w:lang w:val="en-US"/>
              </w:rPr>
            </w:pPr>
            <w:r w:rsidRPr="00741BD8">
              <w:rPr>
                <w:lang w:val="en-US"/>
              </w:rPr>
              <w:t>foundation/fcsOrder/notOosOrder/tenderPlanInfo</w:t>
            </w:r>
            <w:r w:rsidRPr="00F409CF">
              <w:rPr>
                <w:lang w:val="en-US"/>
              </w:rPr>
              <w:t>/</w:t>
            </w:r>
            <w:r w:rsidRPr="00D119AF">
              <w:rPr>
                <w:lang w:val="en-US"/>
              </w:rPr>
              <w:t xml:space="preserve"> plan</w:t>
            </w:r>
            <w:r w:rsidRPr="00B553B0">
              <w:rPr>
                <w:lang w:val="en-US"/>
              </w:rPr>
              <w:t>2017</w:t>
            </w:r>
            <w:r w:rsidRPr="00D119AF">
              <w:rPr>
                <w:lang w:val="en-US"/>
              </w:rPr>
              <w:t>Number</w:t>
            </w:r>
            <w:r>
              <w:rPr>
                <w:lang w:val="en-US"/>
              </w:rPr>
              <w:t>)</w:t>
            </w:r>
          </w:p>
          <w:p w14:paraId="69F85683" w14:textId="695472E6" w:rsidR="00117369" w:rsidRPr="004B14C5" w:rsidRDefault="00117369" w:rsidP="00117369">
            <w:pPr>
              <w:pStyle w:val="ad"/>
              <w:jc w:val="left"/>
            </w:pPr>
            <w:r>
              <w:t>идентифицируемая</w:t>
            </w:r>
            <w:r w:rsidRPr="004B14C5">
              <w:t xml:space="preserve"> </w:t>
            </w:r>
            <w:r>
              <w:t>через</w:t>
            </w:r>
            <w:r w:rsidRPr="004B14C5">
              <w:t xml:space="preserve"> </w:t>
            </w:r>
            <w:r>
              <w:t>одно</w:t>
            </w:r>
            <w:r w:rsidRPr="004B14C5">
              <w:t xml:space="preserve"> </w:t>
            </w:r>
            <w:r>
              <w:t>из</w:t>
            </w:r>
            <w:r w:rsidRPr="004B14C5">
              <w:t xml:space="preserve"> </w:t>
            </w:r>
            <w:r>
              <w:t>полей</w:t>
            </w:r>
            <w:r w:rsidRPr="004B14C5">
              <w:t>(</w:t>
            </w:r>
            <w:r w:rsidRPr="0024610B">
              <w:rPr>
                <w:lang w:val="en-US"/>
              </w:rPr>
              <w:t>tenderPlanInfo</w:t>
            </w:r>
            <w:r w:rsidRPr="004B14C5">
              <w:t>/</w:t>
            </w:r>
            <w:r w:rsidRPr="0024610B">
              <w:rPr>
                <w:lang w:val="en-US"/>
              </w:rPr>
              <w:t>position</w:t>
            </w:r>
            <w:r w:rsidRPr="004B14C5">
              <w:t>2017</w:t>
            </w:r>
            <w:r w:rsidRPr="0024610B">
              <w:rPr>
                <w:lang w:val="en-US"/>
              </w:rPr>
              <w:t>Number</w:t>
            </w:r>
          </w:p>
          <w:p w14:paraId="771BC93C" w14:textId="50C7423F" w:rsidR="00117369" w:rsidRPr="004B14C5" w:rsidRDefault="00117369" w:rsidP="00117369">
            <w:pPr>
              <w:pStyle w:val="ad"/>
              <w:jc w:val="left"/>
            </w:pPr>
            <w:r>
              <w:t>ИЛИ</w:t>
            </w:r>
          </w:p>
          <w:p w14:paraId="00040759" w14:textId="67C8C7D4" w:rsidR="00117369" w:rsidRPr="00741BD8" w:rsidRDefault="00117369" w:rsidP="00117369">
            <w:pPr>
              <w:pStyle w:val="ad"/>
              <w:jc w:val="left"/>
            </w:pPr>
            <w:r w:rsidRPr="0024610B">
              <w:rPr>
                <w:lang w:val="en-US"/>
              </w:rPr>
              <w:t>tenderPlanInfo</w:t>
            </w:r>
            <w:r w:rsidRPr="00741BD8">
              <w:t>/</w:t>
            </w:r>
            <w:r w:rsidRPr="0024610B">
              <w:rPr>
                <w:lang w:val="en-US"/>
              </w:rPr>
              <w:t>position</w:t>
            </w:r>
            <w:r w:rsidRPr="00741BD8">
              <w:t>2017</w:t>
            </w:r>
            <w:r w:rsidRPr="0024610B">
              <w:rPr>
                <w:lang w:val="en-US"/>
              </w:rPr>
              <w:t>ExtNumber</w:t>
            </w:r>
            <w:r>
              <w:t>)</w:t>
            </w:r>
            <w:r w:rsidRPr="00741BD8">
              <w:t xml:space="preserve"> </w:t>
            </w:r>
            <w:r>
              <w:t>относится</w:t>
            </w:r>
            <w:r w:rsidRPr="00741BD8">
              <w:t xml:space="preserve"> </w:t>
            </w:r>
            <w:r>
              <w:t>к</w:t>
            </w:r>
            <w:r w:rsidRPr="00741BD8">
              <w:t xml:space="preserve"> </w:t>
            </w:r>
            <w:r>
              <w:t>план</w:t>
            </w:r>
            <w:r w:rsidRPr="00741BD8">
              <w:t>-</w:t>
            </w:r>
            <w:r>
              <w:t>графику</w:t>
            </w:r>
            <w:r w:rsidRPr="00741BD8">
              <w:t xml:space="preserve"> </w:t>
            </w:r>
            <w:r>
              <w:t>в</w:t>
            </w:r>
            <w:r w:rsidRPr="00741BD8">
              <w:t xml:space="preserve"> </w:t>
            </w:r>
            <w:r>
              <w:t>рамках</w:t>
            </w:r>
            <w:r w:rsidRPr="00741BD8">
              <w:t xml:space="preserve"> </w:t>
            </w:r>
            <w:r>
              <w:t>того</w:t>
            </w:r>
            <w:r w:rsidRPr="00741BD8">
              <w:t xml:space="preserve"> </w:t>
            </w:r>
            <w:r>
              <w:t>же</w:t>
            </w:r>
            <w:r w:rsidRPr="00741BD8">
              <w:t xml:space="preserve"> </w:t>
            </w:r>
            <w:r>
              <w:t>требования</w:t>
            </w:r>
            <w:r w:rsidRPr="00741BD8">
              <w:t xml:space="preserve"> </w:t>
            </w:r>
            <w:r>
              <w:t>заказчика</w:t>
            </w:r>
          </w:p>
          <w:p w14:paraId="43784594" w14:textId="77777777" w:rsidR="00117369" w:rsidRDefault="00117369" w:rsidP="00117369">
            <w:pPr>
              <w:pStyle w:val="ad"/>
              <w:jc w:val="left"/>
            </w:pPr>
            <w:r>
              <w:t>То же в случае если для заказчика указан код СвР,</w:t>
            </w:r>
          </w:p>
          <w:p w14:paraId="75AA5DDD" w14:textId="77777777" w:rsidR="00117369" w:rsidRDefault="00117369" w:rsidP="00117369">
            <w:pPr>
              <w:pStyle w:val="ad"/>
              <w:jc w:val="left"/>
            </w:pPr>
          </w:p>
          <w:p w14:paraId="210CB891" w14:textId="0E15CEC7" w:rsidR="00117369" w:rsidRPr="00741BD8" w:rsidRDefault="00117369" w:rsidP="00117369">
            <w:pPr>
              <w:pStyle w:val="ad"/>
              <w:jc w:val="left"/>
            </w:pPr>
          </w:p>
        </w:tc>
        <w:tc>
          <w:tcPr>
            <w:tcW w:w="1395" w:type="pct"/>
            <w:gridSpan w:val="3"/>
          </w:tcPr>
          <w:p w14:paraId="0828C568" w14:textId="1CA70DE6" w:rsidR="00117369" w:rsidRDefault="00117369" w:rsidP="00117369">
            <w:pPr>
              <w:pStyle w:val="ad"/>
              <w:jc w:val="left"/>
            </w:pPr>
            <w:r>
              <w:t xml:space="preserve">1) Для Заказчика с </w:t>
            </w:r>
            <w:r w:rsidRPr="00692381">
              <w:t>кодом</w:t>
            </w:r>
            <w:r>
              <w:t xml:space="preserve"> по СПЗ </w:t>
            </w:r>
            <w:r w:rsidRPr="00692381">
              <w:t>&lt;</w:t>
            </w:r>
            <w:r>
              <w:t xml:space="preserve">Код по СПЗ&gt; номер позиции план-графика </w:t>
            </w:r>
            <w:r w:rsidRPr="00DB5251">
              <w:t>&lt;</w:t>
            </w:r>
            <w:r>
              <w:t>значение номера позиции</w:t>
            </w:r>
            <w:r w:rsidRPr="00DB5251">
              <w:t xml:space="preserve">&gt; </w:t>
            </w:r>
            <w:r>
              <w:t>не относится к план-графику с р</w:t>
            </w:r>
            <w:r w:rsidRPr="00917F09">
              <w:t>еестровы</w:t>
            </w:r>
            <w:r>
              <w:t>м</w:t>
            </w:r>
            <w:r w:rsidRPr="00917F09">
              <w:t xml:space="preserve"> номер</w:t>
            </w:r>
            <w:r>
              <w:t>ом</w:t>
            </w:r>
            <w:r w:rsidRPr="00917F09">
              <w:t xml:space="preserve"> </w:t>
            </w:r>
            <w:r w:rsidRPr="00AB4F07">
              <w:t>&lt;</w:t>
            </w:r>
            <w:r>
              <w:t>значение реестрового номера</w:t>
            </w:r>
            <w:r w:rsidRPr="00AB4F07">
              <w:t>&gt;</w:t>
            </w:r>
            <w:r>
              <w:t>.</w:t>
            </w:r>
          </w:p>
          <w:p w14:paraId="0011458E" w14:textId="4FCCEA06" w:rsidR="00117369" w:rsidRDefault="00117369" w:rsidP="00117369">
            <w:pPr>
              <w:pStyle w:val="ad"/>
              <w:jc w:val="left"/>
            </w:pPr>
            <w:r>
              <w:t xml:space="preserve">2) Для Заказчика с </w:t>
            </w:r>
            <w:r w:rsidRPr="00692381">
              <w:t>кодом</w:t>
            </w:r>
            <w:r>
              <w:t xml:space="preserve"> по Сводному реестру </w:t>
            </w:r>
            <w:r w:rsidRPr="00692381">
              <w:t>&lt;</w:t>
            </w:r>
            <w:r>
              <w:t xml:space="preserve">Код по СвР&gt; номер позиции план-графика </w:t>
            </w:r>
            <w:r w:rsidRPr="00DB5251">
              <w:t>&lt;</w:t>
            </w:r>
            <w:r>
              <w:t>значение номера позиции</w:t>
            </w:r>
            <w:r w:rsidRPr="00DB5251">
              <w:t xml:space="preserve">&gt; </w:t>
            </w:r>
            <w:r>
              <w:t>не относится к план-графику с р</w:t>
            </w:r>
            <w:r w:rsidRPr="00917F09">
              <w:t>еестровы</w:t>
            </w:r>
            <w:r>
              <w:t>м</w:t>
            </w:r>
            <w:r w:rsidRPr="00917F09">
              <w:t xml:space="preserve"> номер</w:t>
            </w:r>
            <w:r>
              <w:t>ом</w:t>
            </w:r>
            <w:r w:rsidRPr="00917F09">
              <w:t xml:space="preserve"> </w:t>
            </w:r>
            <w:r w:rsidRPr="00AB4F07">
              <w:t>&lt;</w:t>
            </w:r>
            <w:r>
              <w:t>значение реестрового номера</w:t>
            </w:r>
            <w:r w:rsidRPr="00AB4F07">
              <w:t>&gt;</w:t>
            </w:r>
            <w:r>
              <w:t>.</w:t>
            </w:r>
          </w:p>
        </w:tc>
      </w:tr>
      <w:tr w:rsidR="00117369" w:rsidRPr="00D119AF" w14:paraId="44638721" w14:textId="77777777" w:rsidTr="00AA184A">
        <w:trPr>
          <w:trHeight w:val="348"/>
        </w:trPr>
        <w:tc>
          <w:tcPr>
            <w:tcW w:w="841" w:type="pct"/>
            <w:gridSpan w:val="2"/>
          </w:tcPr>
          <w:p w14:paraId="5EE02A41" w14:textId="30D9EAE1" w:rsidR="00117369" w:rsidRPr="00DC33CE" w:rsidRDefault="00117369" w:rsidP="00117369">
            <w:pPr>
              <w:pStyle w:val="ad"/>
              <w:jc w:val="left"/>
            </w:pPr>
            <w:r w:rsidRPr="00DC33CE">
              <w:t>РК_ИК_01</w:t>
            </w:r>
            <w:r>
              <w:t>1</w:t>
            </w:r>
            <w:r>
              <w:rPr>
                <w:lang w:val="en-US"/>
              </w:rPr>
              <w:t>3</w:t>
            </w:r>
          </w:p>
        </w:tc>
        <w:tc>
          <w:tcPr>
            <w:tcW w:w="234" w:type="pct"/>
            <w:gridSpan w:val="2"/>
          </w:tcPr>
          <w:p w14:paraId="58C1E630" w14:textId="77777777" w:rsidR="00117369" w:rsidRDefault="00117369" w:rsidP="00117369">
            <w:pPr>
              <w:pStyle w:val="ad"/>
              <w:jc w:val="left"/>
            </w:pPr>
          </w:p>
        </w:tc>
        <w:tc>
          <w:tcPr>
            <w:tcW w:w="1056" w:type="pct"/>
            <w:gridSpan w:val="2"/>
          </w:tcPr>
          <w:p w14:paraId="21A8B2D4" w14:textId="63EE9AE0" w:rsidR="00117369" w:rsidRPr="00205409" w:rsidRDefault="00117369" w:rsidP="00117369">
            <w:pPr>
              <w:pStyle w:val="ad"/>
              <w:jc w:val="left"/>
            </w:pPr>
            <w:r w:rsidRPr="00156FE3">
              <w:t>Номер позиции в плане-графике с 01.01.2017 (уникальный реестровый номер закупки)</w:t>
            </w:r>
          </w:p>
        </w:tc>
        <w:tc>
          <w:tcPr>
            <w:tcW w:w="1474" w:type="pct"/>
            <w:gridSpan w:val="3"/>
          </w:tcPr>
          <w:p w14:paraId="556B96DF" w14:textId="77777777" w:rsidR="00117369" w:rsidRPr="00F409CF" w:rsidRDefault="00117369" w:rsidP="00117369">
            <w:pPr>
              <w:pStyle w:val="ad"/>
              <w:jc w:val="left"/>
              <w:rPr>
                <w:lang w:val="en-US"/>
              </w:rPr>
            </w:pPr>
            <w:r>
              <w:t>Проверяется</w:t>
            </w:r>
            <w:r w:rsidRPr="00DA6E19">
              <w:rPr>
                <w:lang w:val="en-US"/>
              </w:rPr>
              <w:t xml:space="preserve">, </w:t>
            </w:r>
            <w:r>
              <w:t>что</w:t>
            </w:r>
            <w:r w:rsidRPr="00DA6E19">
              <w:rPr>
                <w:lang w:val="en-US"/>
              </w:rPr>
              <w:t xml:space="preserve"> </w:t>
            </w:r>
            <w:r>
              <w:t>позиция</w:t>
            </w:r>
            <w:r w:rsidRPr="00DA6E19">
              <w:rPr>
                <w:lang w:val="en-US"/>
              </w:rPr>
              <w:t xml:space="preserve"> </w:t>
            </w:r>
            <w:r>
              <w:t>плана</w:t>
            </w:r>
            <w:r w:rsidRPr="00DA6E19">
              <w:rPr>
                <w:lang w:val="en-US"/>
              </w:rPr>
              <w:t>-</w:t>
            </w:r>
            <w:r>
              <w:t>графика</w:t>
            </w:r>
            <w:r>
              <w:rPr>
                <w:lang w:val="en-US"/>
              </w:rPr>
              <w:t xml:space="preserve"> (</w:t>
            </w:r>
            <w:r w:rsidRPr="00741BD8">
              <w:rPr>
                <w:lang w:val="en-US"/>
              </w:rPr>
              <w:t>/foundation/fcsOrder/singleCustomer/tenderPlanInfo</w:t>
            </w:r>
            <w:r w:rsidRPr="00F409CF">
              <w:rPr>
                <w:lang w:val="en-US"/>
              </w:rPr>
              <w:t>/</w:t>
            </w:r>
            <w:r w:rsidRPr="00D119AF">
              <w:rPr>
                <w:lang w:val="en-US"/>
              </w:rPr>
              <w:t xml:space="preserve"> plan</w:t>
            </w:r>
            <w:r w:rsidRPr="00B553B0">
              <w:rPr>
                <w:lang w:val="en-US"/>
              </w:rPr>
              <w:t>2017</w:t>
            </w:r>
            <w:r w:rsidRPr="00D119AF">
              <w:rPr>
                <w:lang w:val="en-US"/>
              </w:rPr>
              <w:t>Number</w:t>
            </w:r>
          </w:p>
          <w:p w14:paraId="1B87C1A8" w14:textId="77777777" w:rsidR="00117369" w:rsidRPr="00741BD8" w:rsidRDefault="00117369" w:rsidP="00117369">
            <w:pPr>
              <w:pStyle w:val="ad"/>
              <w:jc w:val="left"/>
              <w:rPr>
                <w:lang w:val="en-US"/>
              </w:rPr>
            </w:pPr>
            <w:r>
              <w:t>ИЛИ</w:t>
            </w:r>
          </w:p>
          <w:p w14:paraId="421CF8F0" w14:textId="77777777" w:rsidR="00117369" w:rsidRPr="000A0B8F" w:rsidRDefault="00117369" w:rsidP="00117369">
            <w:pPr>
              <w:pStyle w:val="ad"/>
              <w:jc w:val="left"/>
              <w:rPr>
                <w:lang w:val="en-US"/>
              </w:rPr>
            </w:pPr>
            <w:r w:rsidRPr="00741BD8">
              <w:rPr>
                <w:lang w:val="en-US"/>
              </w:rPr>
              <w:lastRenderedPageBreak/>
              <w:t>foundation/fcsOrder/notOosOrder/tenderPlanInfo</w:t>
            </w:r>
            <w:r w:rsidRPr="00F409CF">
              <w:rPr>
                <w:lang w:val="en-US"/>
              </w:rPr>
              <w:t>/</w:t>
            </w:r>
            <w:r w:rsidRPr="00D119AF">
              <w:rPr>
                <w:lang w:val="en-US"/>
              </w:rPr>
              <w:t xml:space="preserve"> plan</w:t>
            </w:r>
            <w:r w:rsidRPr="00B553B0">
              <w:rPr>
                <w:lang w:val="en-US"/>
              </w:rPr>
              <w:t>2017</w:t>
            </w:r>
            <w:r w:rsidRPr="00D119AF">
              <w:rPr>
                <w:lang w:val="en-US"/>
              </w:rPr>
              <w:t>Number</w:t>
            </w:r>
            <w:r>
              <w:rPr>
                <w:lang w:val="en-US"/>
              </w:rPr>
              <w:t>)</w:t>
            </w:r>
          </w:p>
          <w:p w14:paraId="07C2A2C6" w14:textId="77777777" w:rsidR="00117369" w:rsidRDefault="00117369" w:rsidP="00117369">
            <w:pPr>
              <w:pStyle w:val="ad"/>
              <w:jc w:val="left"/>
            </w:pPr>
            <w:r>
              <w:t xml:space="preserve">, определяемая посредством поля </w:t>
            </w:r>
            <w:r w:rsidRPr="00AC7395">
              <w:t>tenderPlanInfo</w:t>
            </w:r>
            <w:r w:rsidRPr="00236110">
              <w:t>/</w:t>
            </w:r>
            <w:r w:rsidRPr="00AC7395">
              <w:rPr>
                <w:lang w:val="en-US"/>
              </w:rPr>
              <w:t>position</w:t>
            </w:r>
            <w:r w:rsidRPr="00AC7395">
              <w:t>2017</w:t>
            </w:r>
            <w:r w:rsidRPr="00AC7395">
              <w:rPr>
                <w:lang w:val="en-US"/>
              </w:rPr>
              <w:t>Number</w:t>
            </w:r>
          </w:p>
          <w:p w14:paraId="2739A085" w14:textId="543C5CC9" w:rsidR="00117369" w:rsidRDefault="00117369" w:rsidP="00117369">
            <w:pPr>
              <w:pStyle w:val="ad"/>
              <w:jc w:val="left"/>
            </w:pPr>
            <w:r>
              <w:t>ИЛИ</w:t>
            </w:r>
          </w:p>
          <w:p w14:paraId="51D18462" w14:textId="77777777" w:rsidR="00117369" w:rsidRDefault="00117369" w:rsidP="00117369">
            <w:pPr>
              <w:pStyle w:val="ad"/>
              <w:jc w:val="left"/>
            </w:pPr>
            <w:r w:rsidRPr="0043445E">
              <w:t>position2017ExtNumber</w:t>
            </w:r>
            <w:r>
              <w:t xml:space="preserve"> присутствует в РПГ с 01.01.17 г. в актуальном состоянии.</w:t>
            </w:r>
          </w:p>
          <w:p w14:paraId="751E32CD" w14:textId="77777777" w:rsidR="00117369" w:rsidRDefault="00117369" w:rsidP="00117369">
            <w:pPr>
              <w:pStyle w:val="ad"/>
              <w:jc w:val="left"/>
            </w:pPr>
          </w:p>
          <w:p w14:paraId="5FE13E5D" w14:textId="5652AB3B" w:rsidR="00117369" w:rsidRDefault="00117369" w:rsidP="004570CB">
            <w:pPr>
              <w:pStyle w:val="ad"/>
              <w:jc w:val="left"/>
            </w:pPr>
            <w:r w:rsidRPr="006A7E1E">
              <w:t>Контроль не вызывается, если при приеме измене-ний сведений о контракте признак "Документ на ба-зе РЭК" установлен</w:t>
            </w:r>
          </w:p>
        </w:tc>
        <w:tc>
          <w:tcPr>
            <w:tcW w:w="1395" w:type="pct"/>
            <w:gridSpan w:val="3"/>
          </w:tcPr>
          <w:p w14:paraId="656C522B" w14:textId="77777777" w:rsidR="00117369" w:rsidRDefault="00117369" w:rsidP="00117369">
            <w:pPr>
              <w:pStyle w:val="ad"/>
              <w:jc w:val="left"/>
            </w:pPr>
            <w:r>
              <w:lastRenderedPageBreak/>
              <w:t xml:space="preserve">Сообщение для случая, при котором в пакете задан </w:t>
            </w:r>
            <w:r w:rsidRPr="00AC7395">
              <w:rPr>
                <w:lang w:val="en-US"/>
              </w:rPr>
              <w:t>position</w:t>
            </w:r>
            <w:r w:rsidRPr="00AC7395">
              <w:t>2017</w:t>
            </w:r>
            <w:r w:rsidRPr="00AC7395">
              <w:rPr>
                <w:lang w:val="en-US"/>
              </w:rPr>
              <w:t>Number</w:t>
            </w:r>
            <w:r>
              <w:t>:</w:t>
            </w:r>
          </w:p>
          <w:p w14:paraId="07991F6E" w14:textId="77777777" w:rsidR="00117369" w:rsidRDefault="00117369" w:rsidP="00117369">
            <w:pPr>
              <w:pStyle w:val="ad"/>
              <w:jc w:val="left"/>
            </w:pPr>
            <w:r>
              <w:t>В плане-графике с р</w:t>
            </w:r>
            <w:r w:rsidRPr="00917F09">
              <w:t>еестровы</w:t>
            </w:r>
            <w:r>
              <w:t>м</w:t>
            </w:r>
            <w:r w:rsidRPr="00917F09">
              <w:t xml:space="preserve"> номер</w:t>
            </w:r>
            <w:r>
              <w:t>ом</w:t>
            </w:r>
            <w:r w:rsidRPr="00917F09">
              <w:t xml:space="preserve"> </w:t>
            </w:r>
            <w:r w:rsidRPr="00AB4F07">
              <w:t>&lt;</w:t>
            </w:r>
            <w:r>
              <w:t>Реестровый номер ПГ</w:t>
            </w:r>
            <w:r w:rsidRPr="00AB4F07">
              <w:t>&gt;</w:t>
            </w:r>
            <w:r>
              <w:t xml:space="preserve"> не найдена позиция с номером </w:t>
            </w:r>
            <w:r w:rsidRPr="00AB4F07">
              <w:t>&lt;</w:t>
            </w:r>
            <w:r>
              <w:t xml:space="preserve">Номер позиции в </w:t>
            </w:r>
            <w:r>
              <w:lastRenderedPageBreak/>
              <w:t>ПГ</w:t>
            </w:r>
            <w:r w:rsidRPr="00AB4F07">
              <w:t>&gt;</w:t>
            </w:r>
            <w:r>
              <w:t xml:space="preserve"> в актуальном состоянии в реестре план-графиков с 01.01.17 г.</w:t>
            </w:r>
          </w:p>
          <w:p w14:paraId="18577057" w14:textId="77777777" w:rsidR="00117369" w:rsidRDefault="00117369" w:rsidP="00117369">
            <w:pPr>
              <w:pStyle w:val="ad"/>
              <w:jc w:val="left"/>
            </w:pPr>
            <w:r>
              <w:t xml:space="preserve">Сообщение для случая, при котором в пакете задан </w:t>
            </w:r>
            <w:r w:rsidRPr="00AC7395">
              <w:rPr>
                <w:lang w:val="en-US"/>
              </w:rPr>
              <w:t>position</w:t>
            </w:r>
            <w:r w:rsidRPr="00AC7395">
              <w:t>2017</w:t>
            </w:r>
            <w:r>
              <w:rPr>
                <w:lang w:val="en-US"/>
              </w:rPr>
              <w:t>Ext</w:t>
            </w:r>
            <w:r w:rsidRPr="00AC7395">
              <w:rPr>
                <w:lang w:val="en-US"/>
              </w:rPr>
              <w:t>Number</w:t>
            </w:r>
            <w:r>
              <w:t>:</w:t>
            </w:r>
          </w:p>
          <w:p w14:paraId="6D7D87FA" w14:textId="77777777" w:rsidR="00117369" w:rsidRDefault="00117369" w:rsidP="00117369">
            <w:pPr>
              <w:pStyle w:val="ad"/>
              <w:jc w:val="left"/>
            </w:pPr>
            <w:r>
              <w:t>В плане-графике с р</w:t>
            </w:r>
            <w:r w:rsidRPr="00917F09">
              <w:t>еестровы</w:t>
            </w:r>
            <w:r>
              <w:t>м</w:t>
            </w:r>
            <w:r w:rsidRPr="00917F09">
              <w:t xml:space="preserve"> номер</w:t>
            </w:r>
            <w:r>
              <w:t>ом</w:t>
            </w:r>
            <w:r w:rsidRPr="00917F09">
              <w:t xml:space="preserve"> </w:t>
            </w:r>
            <w:r w:rsidRPr="00AB4F07">
              <w:t>&lt;</w:t>
            </w:r>
            <w:r>
              <w:t>Реестровый номер ПГ</w:t>
            </w:r>
            <w:r w:rsidRPr="00AB4F07">
              <w:t>&gt;</w:t>
            </w:r>
            <w:r>
              <w:t xml:space="preserve"> не найдена позиция с внешним номером </w:t>
            </w:r>
            <w:r w:rsidRPr="00AB4F07">
              <w:t>&lt;</w:t>
            </w:r>
            <w:r>
              <w:t xml:space="preserve"> </w:t>
            </w:r>
            <w:r w:rsidRPr="0043445E">
              <w:t>Внешний номер позиции в плане-графике с 01.01.2017</w:t>
            </w:r>
            <w:r w:rsidRPr="00AB4F07">
              <w:t>&gt;</w:t>
            </w:r>
            <w:r>
              <w:t xml:space="preserve"> в актуальном состоянии в реестре план-графиков с 01.01.17 г.</w:t>
            </w:r>
          </w:p>
          <w:p w14:paraId="5F225D56" w14:textId="77777777" w:rsidR="00117369" w:rsidRDefault="00117369" w:rsidP="00117369">
            <w:pPr>
              <w:pStyle w:val="ad"/>
              <w:jc w:val="left"/>
            </w:pPr>
          </w:p>
        </w:tc>
      </w:tr>
      <w:tr w:rsidR="00117369" w:rsidRPr="005068C3" w14:paraId="12E7D50D" w14:textId="77777777" w:rsidTr="00F427CD">
        <w:trPr>
          <w:trHeight w:val="348"/>
        </w:trPr>
        <w:tc>
          <w:tcPr>
            <w:tcW w:w="5000" w:type="pct"/>
            <w:gridSpan w:val="12"/>
          </w:tcPr>
          <w:p w14:paraId="28C296DB" w14:textId="4EAC8B49" w:rsidR="00117369" w:rsidRPr="00D14FAB" w:rsidRDefault="00117369" w:rsidP="00117369">
            <w:pPr>
              <w:pStyle w:val="ad"/>
              <w:jc w:val="left"/>
            </w:pPr>
          </w:p>
          <w:p w14:paraId="36002F5F" w14:textId="2B088FCA" w:rsidR="00117369" w:rsidRPr="00621843" w:rsidRDefault="00117369" w:rsidP="00117369">
            <w:pPr>
              <w:pStyle w:val="ad"/>
              <w:jc w:val="center"/>
              <w:rPr>
                <w:b/>
              </w:rPr>
            </w:pPr>
            <w:r w:rsidRPr="00621843">
              <w:rPr>
                <w:b/>
              </w:rPr>
              <w:t>Блок «Закупка у единственного поставщика (извещение не размещалось на ФКС)» (</w:t>
            </w:r>
            <w:r w:rsidRPr="00621843">
              <w:rPr>
                <w:b/>
                <w:lang w:val="en-US"/>
              </w:rPr>
              <w:t>foundation</w:t>
            </w:r>
            <w:r w:rsidRPr="00621843">
              <w:rPr>
                <w:b/>
              </w:rPr>
              <w:t>\</w:t>
            </w:r>
            <w:r w:rsidRPr="00621843">
              <w:rPr>
                <w:b/>
                <w:lang w:val="en-US"/>
              </w:rPr>
              <w:t>fcsOrder</w:t>
            </w:r>
            <w:r w:rsidRPr="00621843">
              <w:rPr>
                <w:b/>
              </w:rPr>
              <w:t>\</w:t>
            </w:r>
            <w:r w:rsidRPr="00621843">
              <w:rPr>
                <w:b/>
                <w:lang w:val="en-US"/>
              </w:rPr>
              <w:t>singleCustomer</w:t>
            </w:r>
            <w:r w:rsidRPr="00621843">
              <w:rPr>
                <w:b/>
              </w:rPr>
              <w:t>).</w:t>
            </w:r>
          </w:p>
          <w:p w14:paraId="1BB39523" w14:textId="77777777" w:rsidR="00117369" w:rsidRDefault="00117369" w:rsidP="00117369">
            <w:pPr>
              <w:pStyle w:val="ad"/>
              <w:jc w:val="left"/>
            </w:pPr>
            <w:r>
              <w:t>Выполняются контроли РК_ИК_00</w:t>
            </w:r>
            <w:r w:rsidRPr="00E37C94">
              <w:t>11</w:t>
            </w:r>
            <w:r>
              <w:t>, РК_ИК_00</w:t>
            </w:r>
            <w:r w:rsidRPr="00E37C94">
              <w:t>12</w:t>
            </w:r>
            <w:r>
              <w:t>, РК_ИК_00</w:t>
            </w:r>
            <w:r w:rsidRPr="0008027F">
              <w:t>13</w:t>
            </w:r>
            <w:r>
              <w:t xml:space="preserve"> аналогичные контролям РК_ИК_00</w:t>
            </w:r>
            <w:r w:rsidRPr="00E37C94">
              <w:t>08</w:t>
            </w:r>
            <w:r>
              <w:t>, РК_ИК_000</w:t>
            </w:r>
            <w:r w:rsidRPr="00E37C94">
              <w:t>9</w:t>
            </w:r>
            <w:r>
              <w:t>, РК_ИК_00</w:t>
            </w:r>
            <w:r w:rsidRPr="00E37C94">
              <w:t>10</w:t>
            </w:r>
          </w:p>
          <w:p w14:paraId="1E9318B7" w14:textId="77777777" w:rsidR="00117369" w:rsidRDefault="00117369" w:rsidP="00117369">
            <w:pPr>
              <w:pStyle w:val="ad"/>
              <w:jc w:val="left"/>
            </w:pPr>
          </w:p>
          <w:p w14:paraId="0C27EB5E" w14:textId="720F6F0B" w:rsidR="00117369" w:rsidRDefault="00117369" w:rsidP="00117369">
            <w:pPr>
              <w:pStyle w:val="ad"/>
              <w:jc w:val="left"/>
            </w:pPr>
            <w:r>
              <w:t>Поле «</w:t>
            </w:r>
            <w:r w:rsidRPr="00557A61">
              <w:t>Идентификационный код закупк</w:t>
            </w:r>
            <w:r>
              <w:t>и» (</w:t>
            </w:r>
            <w:r w:rsidRPr="00557A61">
              <w:t>purchaseCode</w:t>
            </w:r>
            <w:r>
              <w:t>) заполняется, если поле «</w:t>
            </w:r>
            <w:r w:rsidRPr="00B62458">
              <w:t>Уникальный номер позиции плана-графика</w:t>
            </w:r>
            <w:r>
              <w:t>» заполнено, значением атрибута «Идентификационный код закупки позиции плана-графика» (кроме особых закупок), ИЛИ «Идентификационный код закупки» (для особых закупок) из выбранной ППГ. Иначее принимаем значение идентификационного кода(</w:t>
            </w:r>
            <w:r w:rsidRPr="00557A61">
              <w:t>purchaseCode</w:t>
            </w:r>
            <w:r>
              <w:t>) из пакета.</w:t>
            </w:r>
          </w:p>
          <w:p w14:paraId="2817FC39" w14:textId="5789BDB2" w:rsidR="00117369" w:rsidRPr="006F3FF5" w:rsidRDefault="00117369" w:rsidP="00117369">
            <w:pPr>
              <w:pStyle w:val="ad"/>
            </w:pPr>
            <w:r w:rsidRPr="006F3FF5">
              <w:t>Если сведения о контракте сформированы на основании ППГ с 01.01.2020 (</w:t>
            </w:r>
            <w:r>
              <w:t xml:space="preserve">заполнен блок </w:t>
            </w:r>
            <w:r w:rsidRPr="006F3FF5">
              <w:t>tenderPlan2020Info), то контролируется обязательное заполнение поля «Идентификационный код закупки» (purchaseCode)</w:t>
            </w:r>
            <w:r>
              <w:t xml:space="preserve"> (</w:t>
            </w:r>
            <w:r w:rsidRPr="00A87420">
              <w:t>АРК_0000_0696</w:t>
            </w:r>
            <w:r>
              <w:t>)</w:t>
            </w:r>
            <w:r w:rsidRPr="006F3FF5">
              <w:t>. При этом контролируется соответствие значение ИКЗ из связанной ППГ2020 значению ИКЗ в принимаемом пакете за исключением 27-29 разрядов (контроль</w:t>
            </w:r>
            <w:r>
              <w:t xml:space="preserve"> </w:t>
            </w:r>
            <w:r w:rsidRPr="00A87420">
              <w:t>АРК_0000_0697</w:t>
            </w:r>
            <w:r w:rsidRPr="006F3FF5">
              <w:t>)</w:t>
            </w:r>
          </w:p>
          <w:p w14:paraId="005772E2" w14:textId="46DB3AEA" w:rsidR="00117369" w:rsidRDefault="00117369" w:rsidP="00117369">
            <w:pPr>
              <w:pStyle w:val="ad"/>
              <w:jc w:val="left"/>
            </w:pPr>
          </w:p>
          <w:p w14:paraId="63700CF4" w14:textId="77777777" w:rsidR="00117369" w:rsidRDefault="00117369" w:rsidP="00117369">
            <w:pPr>
              <w:pStyle w:val="ad"/>
              <w:jc w:val="left"/>
            </w:pPr>
          </w:p>
          <w:p w14:paraId="3CBBDD0E" w14:textId="77777777" w:rsidR="00117369" w:rsidRPr="00621843" w:rsidRDefault="00117369" w:rsidP="00117369">
            <w:pPr>
              <w:pStyle w:val="ad"/>
              <w:jc w:val="left"/>
            </w:pPr>
            <w:r w:rsidRPr="00621843">
              <w:t>Поле «Реестровый номер проекта контракта» (</w:t>
            </w:r>
            <w:r w:rsidRPr="00B52782">
              <w:t>singleCustomer</w:t>
            </w:r>
            <w:r>
              <w:t>\</w:t>
            </w:r>
            <w:r w:rsidRPr="00621843">
              <w:t>contractProjectNumber)</w:t>
            </w:r>
          </w:p>
          <w:p w14:paraId="0E1C412C" w14:textId="01B45024" w:rsidR="00117369" w:rsidRPr="00C84329" w:rsidRDefault="00117369" w:rsidP="00117369">
            <w:pPr>
              <w:pStyle w:val="ad"/>
              <w:jc w:val="left"/>
            </w:pPr>
            <w:r>
              <w:t xml:space="preserve">принимается из пакета </w:t>
            </w:r>
            <w:r w:rsidRPr="001439C2">
              <w:t>для первичных версий</w:t>
            </w:r>
            <w:r>
              <w:t xml:space="preserve">, начиная с версии 14.1, в случае, если проект контракта был сформирован в структурированном виде. Иначе игнорируется при приеме.  </w:t>
            </w:r>
          </w:p>
          <w:p w14:paraId="189E7BAF" w14:textId="415D9B34" w:rsidR="00117369" w:rsidRDefault="00117369" w:rsidP="00117369">
            <w:pPr>
              <w:pStyle w:val="ad"/>
              <w:jc w:val="left"/>
            </w:pPr>
            <w:r>
              <w:t>При приеме изменений размещенной версии сведений о контракте заполняется из предыдущей версии.</w:t>
            </w:r>
          </w:p>
          <w:p w14:paraId="6CFCFBB7" w14:textId="6BAAF5A4" w:rsidR="00117369" w:rsidRDefault="00117369" w:rsidP="00117369">
            <w:pPr>
              <w:pStyle w:val="ad"/>
              <w:jc w:val="left"/>
            </w:pPr>
            <w:r>
              <w:t xml:space="preserve"> </w:t>
            </w:r>
          </w:p>
          <w:p w14:paraId="4051874D" w14:textId="28167D64" w:rsidR="00117369" w:rsidRDefault="00117369" w:rsidP="00117369">
            <w:pPr>
              <w:pStyle w:val="ad"/>
              <w:jc w:val="left"/>
            </w:pPr>
            <w:r>
              <w:t>Поле «</w:t>
            </w:r>
            <w:r w:rsidRPr="00977728">
              <w:t>Электронный контракт сформирован в структурированном виде</w:t>
            </w:r>
            <w:r>
              <w:t>»</w:t>
            </w:r>
            <w:r w:rsidRPr="00977728">
              <w:t xml:space="preserve"> (foundation/fcsOrder/singleCustomer/isStructuredForm)</w:t>
            </w:r>
            <w:r>
              <w:t xml:space="preserve"> – и</w:t>
            </w:r>
            <w:r w:rsidRPr="00977728">
              <w:t>гнорируется при приеме, заполняется автоматически, если проект контракта, реестровый номер которого задан в поле "Реестровый номер проекта контракта, заключенного в электронной форме" (foundation/fcsOrder/singleCustomer/contractProjectNumber) сформирован в структурированном виде.</w:t>
            </w:r>
          </w:p>
          <w:p w14:paraId="01D5391A" w14:textId="113C30E1" w:rsidR="00117369" w:rsidRDefault="00117369" w:rsidP="00117369">
            <w:pPr>
              <w:pStyle w:val="ad"/>
              <w:jc w:val="left"/>
            </w:pPr>
          </w:p>
          <w:p w14:paraId="092A6018" w14:textId="5DDF9D7A" w:rsidR="00117369" w:rsidRDefault="00117369" w:rsidP="00117369">
            <w:pPr>
              <w:pStyle w:val="ad"/>
            </w:pPr>
            <w:bookmarkStart w:id="53" w:name="isElectronicContractDocument2"/>
            <w:r>
              <w:t>Поле «</w:t>
            </w:r>
            <w:r w:rsidRPr="00ED4D93">
              <w:t>Документ на базе РЭК</w:t>
            </w:r>
            <w:r>
              <w:t>» (</w:t>
            </w:r>
            <w:r w:rsidRPr="00ED4D93">
              <w:t>foundation/</w:t>
            </w:r>
            <w:r w:rsidRPr="00977728">
              <w:t>fcsOrder/singleCustomer</w:t>
            </w:r>
            <w:r w:rsidRPr="00ED4D93">
              <w:t>/isElectronicContractDocument</w:t>
            </w:r>
            <w:r>
              <w:t xml:space="preserve">) </w:t>
            </w:r>
            <w:bookmarkEnd w:id="53"/>
            <w:r>
              <w:t>игнорируется при приеме, заполняется автоматически</w:t>
            </w:r>
            <w:r w:rsidR="00BB056C">
              <w:t xml:space="preserve"> при передаче</w:t>
            </w:r>
            <w:r>
              <w:t xml:space="preserve">. При внесении изменений в </w:t>
            </w:r>
            <w:r>
              <w:lastRenderedPageBreak/>
              <w:t xml:space="preserve">СГК признак «Документ на базе РЭК» устанавливается только если выполняются все следующие условия: </w:t>
            </w:r>
          </w:p>
          <w:p w14:paraId="39B53184" w14:textId="77777777" w:rsidR="00117369" w:rsidRDefault="00117369" w:rsidP="00117369">
            <w:pPr>
              <w:pStyle w:val="ad"/>
              <w:ind w:left="457" w:hanging="283"/>
            </w:pPr>
            <w:r>
              <w:t>•</w:t>
            </w:r>
            <w:r>
              <w:tab/>
              <w:t xml:space="preserve">у сведений об изменении СГК есть связанный документ в ПЗК\РЭК; </w:t>
            </w:r>
          </w:p>
          <w:p w14:paraId="773962A7" w14:textId="77777777" w:rsidR="00117369" w:rsidRDefault="00117369" w:rsidP="00117369">
            <w:pPr>
              <w:pStyle w:val="ad"/>
              <w:ind w:left="457" w:hanging="283"/>
            </w:pPr>
            <w:r>
              <w:t>•</w:t>
            </w:r>
            <w:r>
              <w:tab/>
              <w:t xml:space="preserve">в связанном проекте электронного контракта установлен признак «Признак обязанности формирования электронных доп. соглашений»; </w:t>
            </w:r>
          </w:p>
          <w:p w14:paraId="6F8A885E" w14:textId="77777777" w:rsidR="00117369" w:rsidRDefault="00117369" w:rsidP="00117369">
            <w:pPr>
              <w:pStyle w:val="ad"/>
              <w:ind w:left="457" w:hanging="283"/>
            </w:pPr>
            <w:r>
              <w:t>•</w:t>
            </w:r>
            <w:r>
              <w:tab/>
              <w:t xml:space="preserve">первичная версия СГК сформирована на основании структурированного электронного контракта из РЭК; </w:t>
            </w:r>
          </w:p>
          <w:p w14:paraId="309E66F9" w14:textId="7F10041D" w:rsidR="00117369" w:rsidRDefault="00117369" w:rsidP="00117369">
            <w:pPr>
              <w:pStyle w:val="ad"/>
              <w:ind w:left="457" w:hanging="283"/>
            </w:pPr>
            <w:r>
              <w:t>•</w:t>
            </w:r>
            <w:r>
              <w:tab/>
              <w:t>у связанного контракта в ПЗК\РЭК установлен признак «Доп. соглашение на изменение в структуре»</w:t>
            </w:r>
          </w:p>
          <w:p w14:paraId="26E60586" w14:textId="77777777" w:rsidR="00117369" w:rsidRPr="00ED4D93" w:rsidRDefault="00117369" w:rsidP="00117369">
            <w:pPr>
              <w:pStyle w:val="ad"/>
            </w:pPr>
            <w:r>
              <w:t>Иначе при внесении изменений в СГК признак не устанавливается.</w:t>
            </w:r>
          </w:p>
          <w:p w14:paraId="4D2BDE5C" w14:textId="77777777" w:rsidR="00117369" w:rsidRDefault="00117369" w:rsidP="00117369">
            <w:pPr>
              <w:pStyle w:val="ad"/>
              <w:jc w:val="left"/>
            </w:pPr>
          </w:p>
          <w:p w14:paraId="06D4050C" w14:textId="77777777" w:rsidR="00117369" w:rsidRDefault="00117369" w:rsidP="00117369">
            <w:pPr>
              <w:pStyle w:val="ad"/>
              <w:jc w:val="left"/>
            </w:pPr>
          </w:p>
          <w:p w14:paraId="5B839F2A" w14:textId="5D8D1EB6" w:rsidR="00117369" w:rsidRDefault="00117369" w:rsidP="00117369">
            <w:pPr>
              <w:pStyle w:val="ad"/>
              <w:jc w:val="left"/>
            </w:pPr>
            <w:r>
              <w:t>Сведения блока «</w:t>
            </w:r>
            <w:r w:rsidRPr="00BB7E0B">
              <w:t>Сведения о связи с позицией плана-графика</w:t>
            </w:r>
            <w:r>
              <w:t>» (</w:t>
            </w:r>
            <w:r w:rsidRPr="00BB7E0B">
              <w:t>tenderPlanInfo</w:t>
            </w:r>
            <w:r>
              <w:t>) принимаются из интеграционного пакета.</w:t>
            </w:r>
          </w:p>
          <w:p w14:paraId="09E01A6A" w14:textId="56548899" w:rsidR="00117369" w:rsidRDefault="00117369" w:rsidP="00117369">
            <w:pPr>
              <w:pStyle w:val="ad"/>
              <w:jc w:val="left"/>
            </w:pPr>
          </w:p>
          <w:p w14:paraId="2A9F71A6" w14:textId="09A77CE3" w:rsidR="00117369" w:rsidRPr="00F00651" w:rsidRDefault="00117369" w:rsidP="00117369">
            <w:pPr>
              <w:pStyle w:val="ad"/>
            </w:pPr>
            <w:r w:rsidRPr="00F00651">
              <w:t>Сведения блока «Сведения о связи с позицией плана-графика</w:t>
            </w:r>
            <w:r>
              <w:t xml:space="preserve"> закупок с 01.01.2020</w:t>
            </w:r>
            <w:r w:rsidRPr="00F00651">
              <w:t>» (tenderPlan</w:t>
            </w:r>
            <w:r>
              <w:t>2020</w:t>
            </w:r>
            <w:r w:rsidRPr="00F00651">
              <w:t>Info) принимаются из интеграционного пакета.</w:t>
            </w:r>
          </w:p>
          <w:p w14:paraId="04094441" w14:textId="77777777" w:rsidR="00117369" w:rsidRDefault="00117369" w:rsidP="00117369">
            <w:pPr>
              <w:pStyle w:val="ad"/>
              <w:jc w:val="left"/>
            </w:pPr>
          </w:p>
          <w:p w14:paraId="07BBDBBE" w14:textId="6E7D8C93" w:rsidR="00117369" w:rsidRDefault="00117369" w:rsidP="00117369">
            <w:pPr>
              <w:pStyle w:val="ad"/>
              <w:jc w:val="left"/>
            </w:pPr>
          </w:p>
          <w:p w14:paraId="6186DC8F" w14:textId="280870D2" w:rsidR="00117369" w:rsidRDefault="00117369" w:rsidP="00117369">
            <w:pPr>
              <w:pStyle w:val="ad"/>
              <w:jc w:val="left"/>
            </w:pPr>
            <w:r>
              <w:t>Блок «</w:t>
            </w:r>
            <w:r w:rsidRPr="007B3ECA">
              <w:t>Документы, подтверждающие основание заключения контракта</w:t>
            </w:r>
            <w:r>
              <w:t>» (</w:t>
            </w:r>
            <w:r w:rsidRPr="007B3ECA">
              <w:t>attachments</w:t>
            </w:r>
            <w:r>
              <w:t xml:space="preserve">) </w:t>
            </w:r>
          </w:p>
          <w:p w14:paraId="66DD0340" w14:textId="2F72558F" w:rsidR="00117369" w:rsidRDefault="00117369" w:rsidP="00117369">
            <w:pPr>
              <w:pStyle w:val="ad"/>
              <w:jc w:val="left"/>
            </w:pPr>
          </w:p>
          <w:p w14:paraId="50490AAB" w14:textId="4A90B8DC" w:rsidR="00117369" w:rsidRDefault="00117369" w:rsidP="00117369">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7B3ECA">
              <w:t>attachments</w:t>
            </w:r>
            <w:r>
              <w:t>\attachment\</w:t>
            </w:r>
            <w:r w:rsidRPr="007B3ECA">
              <w:t>notPublishedOnEIS</w:t>
            </w:r>
            <w:r>
              <w:t>) - не может быть заполнено</w:t>
            </w:r>
            <w:r w:rsidRPr="007B3ECA">
              <w:t xml:space="preserve"> при приеме, заполняется при передаче, в случае если информация не должна быть размещена в открытой части ЕИС</w:t>
            </w:r>
          </w:p>
          <w:p w14:paraId="178ACD29" w14:textId="4450F9E5" w:rsidR="00117369" w:rsidRDefault="00117369" w:rsidP="00117369">
            <w:pPr>
              <w:pStyle w:val="ad"/>
              <w:jc w:val="left"/>
            </w:pPr>
          </w:p>
          <w:p w14:paraId="00AD8E56" w14:textId="77777777" w:rsidR="00117369" w:rsidRDefault="00117369" w:rsidP="00117369">
            <w:pPr>
              <w:pStyle w:val="ad"/>
            </w:pPr>
            <w:r w:rsidRPr="00DD01C0">
              <w:t>Если признак "Документ на базе РЭК" установлен,</w:t>
            </w:r>
            <w:r>
              <w:t xml:space="preserve"> то при приеме </w:t>
            </w:r>
            <w:r w:rsidRPr="00836950">
              <w:t xml:space="preserve">сведений об изменении </w:t>
            </w:r>
            <w:r>
              <w:t>С</w:t>
            </w:r>
            <w:r w:rsidRPr="00836950">
              <w:t>ГК</w:t>
            </w:r>
            <w:r>
              <w:t xml:space="preserve"> необходимо </w:t>
            </w:r>
            <w:r w:rsidRPr="00836950">
              <w:t>игнорировать при приеме и заполнять автоматически на основании связанного ДС (в случае, если заполнен блок «Изменение контракта» (modification/contractChange)) или предыдущей версии СГК (в случае, если заполнен блок «Корректировка ошибок» (modification/errorCorrection)) следующих полей и блоков:</w:t>
            </w:r>
          </w:p>
          <w:p w14:paraId="59993A1F" w14:textId="49D62A41" w:rsidR="00117369" w:rsidRPr="00117369" w:rsidRDefault="00117369" w:rsidP="00117369">
            <w:pPr>
              <w:pStyle w:val="ad"/>
            </w:pPr>
          </w:p>
          <w:p w14:paraId="334262E0" w14:textId="77777777" w:rsidR="00963342" w:rsidRPr="00AD65CE" w:rsidRDefault="00963342" w:rsidP="00963342">
            <w:pPr>
              <w:pStyle w:val="ad"/>
            </w:pPr>
            <w:r w:rsidRPr="00AD65CE">
              <w:t>«Сведения о связи с позицией плана-графика закупок с 01.01.2020» (</w:t>
            </w:r>
            <w:r w:rsidRPr="00AD65CE">
              <w:rPr>
                <w:lang w:val="en-US"/>
              </w:rPr>
              <w:t>tenderPlan</w:t>
            </w:r>
            <w:r w:rsidRPr="00AD65CE">
              <w:t>2020</w:t>
            </w:r>
            <w:r w:rsidRPr="00AD65CE">
              <w:rPr>
                <w:lang w:val="en-US"/>
              </w:rPr>
              <w:t>Info</w:t>
            </w:r>
            <w:r w:rsidRPr="00AD65CE">
              <w:t>)</w:t>
            </w:r>
          </w:p>
          <w:p w14:paraId="14D7F867" w14:textId="77777777" w:rsidR="00963342" w:rsidRDefault="00963342" w:rsidP="00963342">
            <w:pPr>
              <w:pStyle w:val="ad"/>
              <w:rPr>
                <w:lang w:val="en-US"/>
              </w:rPr>
            </w:pPr>
            <w:r w:rsidRPr="00AD65CE">
              <w:rPr>
                <w:lang w:val="en-US"/>
              </w:rPr>
              <w:t>«</w:t>
            </w:r>
            <w:r w:rsidRPr="00AD65CE">
              <w:t>Идентификационный</w:t>
            </w:r>
            <w:r w:rsidRPr="00AD65CE">
              <w:rPr>
                <w:lang w:val="en-US"/>
              </w:rPr>
              <w:t xml:space="preserve"> </w:t>
            </w:r>
            <w:r w:rsidRPr="00AD65CE">
              <w:t>ко</w:t>
            </w:r>
            <w:r>
              <w:t>д</w:t>
            </w:r>
            <w:r w:rsidRPr="00AD65CE">
              <w:rPr>
                <w:lang w:val="en-US"/>
              </w:rPr>
              <w:t xml:space="preserve"> </w:t>
            </w:r>
            <w:r>
              <w:t>закупки</w:t>
            </w:r>
            <w:r w:rsidRPr="00AD65CE">
              <w:rPr>
                <w:lang w:val="en-US"/>
              </w:rPr>
              <w:t>» (</w:t>
            </w:r>
            <w:r w:rsidRPr="00F325E2">
              <w:rPr>
                <w:lang w:val="en-US"/>
              </w:rPr>
              <w:t>foundation/fcsOrder/singleCustomer</w:t>
            </w:r>
            <w:r w:rsidRPr="00AD65CE">
              <w:rPr>
                <w:lang w:val="en-US"/>
              </w:rPr>
              <w:t>/purchaseCode)</w:t>
            </w:r>
          </w:p>
          <w:p w14:paraId="3C6156C4" w14:textId="77777777" w:rsidR="00963342" w:rsidRDefault="00963342" w:rsidP="00963342">
            <w:pPr>
              <w:pStyle w:val="ad"/>
            </w:pPr>
            <w:r>
              <w:t>«</w:t>
            </w:r>
            <w:r w:rsidRPr="002C362E">
              <w:t>Реестровый номер проекта контракта, заключенного в электронной форме</w:t>
            </w:r>
            <w:r>
              <w:t>»</w:t>
            </w:r>
            <w:r w:rsidRPr="002C362E">
              <w:t xml:space="preserve"> (</w:t>
            </w:r>
            <w:r w:rsidRPr="00ED4D93">
              <w:t>foundation/</w:t>
            </w:r>
            <w:r w:rsidRPr="00977728">
              <w:t>fcsOrder/singleCustomer</w:t>
            </w:r>
            <w:r w:rsidRPr="00ED4D93">
              <w:t>/</w:t>
            </w:r>
            <w:r w:rsidRPr="002C362E">
              <w:t>contractProjectNumber)</w:t>
            </w:r>
          </w:p>
          <w:p w14:paraId="7D4A84C0" w14:textId="77777777" w:rsidR="00963342" w:rsidRDefault="00963342" w:rsidP="00963342">
            <w:pPr>
              <w:pStyle w:val="ad"/>
            </w:pPr>
            <w:r>
              <w:t>«</w:t>
            </w:r>
            <w:r w:rsidRPr="002C362E">
              <w:t>Электронный контракт сформирован в структурированном виде</w:t>
            </w:r>
            <w:r>
              <w:t>» (</w:t>
            </w:r>
            <w:r w:rsidRPr="00ED4D93">
              <w:t>foundation/</w:t>
            </w:r>
            <w:r w:rsidRPr="00977728">
              <w:t>fcsOrder/singleCustomer</w:t>
            </w:r>
            <w:r w:rsidRPr="00ED4D93">
              <w:t>/</w:t>
            </w:r>
            <w:r w:rsidRPr="002C362E">
              <w:t>/isStructuredForm</w:t>
            </w:r>
            <w:r>
              <w:t>)</w:t>
            </w:r>
          </w:p>
          <w:p w14:paraId="2ED3BB01" w14:textId="77777777" w:rsidR="00963342" w:rsidRDefault="00963342" w:rsidP="00963342">
            <w:pPr>
              <w:pStyle w:val="ad"/>
            </w:pPr>
            <w:r>
              <w:t xml:space="preserve"> «</w:t>
            </w:r>
            <w:r w:rsidRPr="00B20A86">
              <w:t>Основание заключения контракта с единственным поставщиком</w:t>
            </w:r>
            <w:r>
              <w:t>» (</w:t>
            </w:r>
            <w:r w:rsidRPr="00B20A86">
              <w:t>foundation/fcsOrder/singleCustomer/reason</w:t>
            </w:r>
            <w:r>
              <w:t>)</w:t>
            </w:r>
          </w:p>
          <w:p w14:paraId="0BB9D595" w14:textId="77777777" w:rsidR="00963342" w:rsidRDefault="00963342" w:rsidP="00963342">
            <w:pPr>
              <w:pStyle w:val="ad"/>
            </w:pPr>
            <w:r w:rsidRPr="00B20A86">
              <w:t>«Наименование документа, подтверждающего заключение контракта» (</w:t>
            </w:r>
            <w:r w:rsidRPr="00B20A86">
              <w:rPr>
                <w:lang w:val="en-US"/>
              </w:rPr>
              <w:t>foundation</w:t>
            </w:r>
            <w:r w:rsidRPr="00B20A86">
              <w:t>/</w:t>
            </w:r>
            <w:r w:rsidRPr="00B20A86">
              <w:rPr>
                <w:lang w:val="en-US"/>
              </w:rPr>
              <w:t>fcsOrder</w:t>
            </w:r>
            <w:r w:rsidRPr="00B20A86">
              <w:t>/</w:t>
            </w:r>
            <w:r w:rsidRPr="00B20A86">
              <w:rPr>
                <w:lang w:val="en-US"/>
              </w:rPr>
              <w:t>singleCustomer</w:t>
            </w:r>
            <w:r w:rsidRPr="00B20A86">
              <w:t>/</w:t>
            </w:r>
            <w:r w:rsidRPr="00B20A86">
              <w:rPr>
                <w:lang w:val="en-US"/>
              </w:rPr>
              <w:t>document</w:t>
            </w:r>
            <w:r w:rsidRPr="00B20A86">
              <w:t>)</w:t>
            </w:r>
          </w:p>
          <w:p w14:paraId="73435BCA" w14:textId="2AFB06E6" w:rsidR="00963342" w:rsidRDefault="00963342" w:rsidP="00963342">
            <w:pPr>
              <w:pStyle w:val="ad"/>
            </w:pPr>
            <w:r>
              <w:t>«</w:t>
            </w:r>
            <w:r w:rsidRPr="00B20A86">
              <w:t>Документы, подтверждающие основание заключения контракта</w:t>
            </w:r>
            <w:r>
              <w:t>» (</w:t>
            </w:r>
            <w:r w:rsidRPr="00B20A86">
              <w:t>foundation/fcsOrder/singleCustomer/attachments</w:t>
            </w:r>
            <w:r>
              <w:t>)</w:t>
            </w:r>
          </w:p>
          <w:p w14:paraId="7B446E88" w14:textId="0B515477" w:rsidR="00A14C10" w:rsidRDefault="00A14C10" w:rsidP="00963342">
            <w:pPr>
              <w:pStyle w:val="ad"/>
            </w:pPr>
          </w:p>
          <w:p w14:paraId="048B1307" w14:textId="34E5E30F" w:rsidR="00A14C10" w:rsidRDefault="00A14C10" w:rsidP="00A14C10">
            <w:pPr>
              <w:pStyle w:val="ad"/>
            </w:pPr>
            <w:r>
              <w:t>Блок «</w:t>
            </w:r>
            <w:r w:rsidRPr="00A7274D">
              <w:t>Тип контракта по п.9 ч.1 ст.93 Закона № 44-ФЗ</w:t>
            </w:r>
            <w:r>
              <w:t>» (</w:t>
            </w:r>
            <w:r w:rsidRPr="00A7274D">
              <w:t>foundation/fcsOrder/singleCustomer/contractTypeSt93Ch1P9Info</w:t>
            </w:r>
            <w:r>
              <w:t>) принимается и сохраняется</w:t>
            </w:r>
            <w:r w:rsidRPr="0090259A">
              <w:t xml:space="preserve"> </w:t>
            </w:r>
            <w:r>
              <w:t>при приеме первичной версии/изменений ( в том числе</w:t>
            </w:r>
            <w:r w:rsidR="003D2B90">
              <w:t xml:space="preserve"> изменений </w:t>
            </w:r>
            <w:r w:rsidR="003D2B90" w:rsidRPr="00282E1C">
              <w:t>с типом «Корректировка ошибок»</w:t>
            </w:r>
            <w:r>
              <w:t>) СГК, если в основании заключения контракта с единственным поставщиком (</w:t>
            </w:r>
            <w:r w:rsidRPr="00984E95">
              <w:t>foundation/fcsOrder/singleCustomer/reason</w:t>
            </w:r>
            <w:r>
              <w:t xml:space="preserve">) указано значение, соответствующее </w:t>
            </w:r>
            <w:r w:rsidRPr="0011557A">
              <w:t>пункт</w:t>
            </w:r>
            <w:r>
              <w:t>у</w:t>
            </w:r>
            <w:r w:rsidRPr="0011557A">
              <w:t xml:space="preserve"> 9 части 1 статьи 93 Закона №44-ФЗ</w:t>
            </w:r>
            <w:r>
              <w:t>. Иначе игнорируется при приеме.</w:t>
            </w:r>
          </w:p>
          <w:p w14:paraId="666593C3" w14:textId="77777777" w:rsidR="00A14C10" w:rsidRDefault="00A14C10" w:rsidP="00A14C10">
            <w:pPr>
              <w:pStyle w:val="ad"/>
            </w:pPr>
            <w:r>
              <w:lastRenderedPageBreak/>
              <w:t>Контролируется на обязательность заполнения, если в основании заключения контракта с единственным поставщиком (</w:t>
            </w:r>
            <w:r w:rsidRPr="00984E95">
              <w:t>foundation/fcsOrder/singleCustomer/reason</w:t>
            </w:r>
            <w:r>
              <w:t xml:space="preserve">) указано значение, соответствующее </w:t>
            </w:r>
            <w:r w:rsidRPr="0011557A">
              <w:t>пункт</w:t>
            </w:r>
            <w:r>
              <w:t>у</w:t>
            </w:r>
            <w:r w:rsidRPr="0011557A">
              <w:t xml:space="preserve"> 9 части 1 статьи 93 Закона №44-ФЗ</w:t>
            </w:r>
            <w:r>
              <w:t>.</w:t>
            </w:r>
          </w:p>
          <w:p w14:paraId="61E27DB9" w14:textId="77777777" w:rsidR="00A14C10" w:rsidRDefault="00A14C10" w:rsidP="002A67BA">
            <w:pPr>
              <w:pStyle w:val="ad"/>
              <w:numPr>
                <w:ilvl w:val="0"/>
                <w:numId w:val="285"/>
              </w:numPr>
            </w:pPr>
            <w:r>
              <w:t>Поле «</w:t>
            </w:r>
            <w:r w:rsidRPr="009727F6">
              <w:t>Код типа контракта по п.9 ч.1 ст.93 Закона № 44-ФЗ</w:t>
            </w:r>
            <w:r>
              <w:t>» (</w:t>
            </w:r>
            <w:r w:rsidRPr="00652BA6">
              <w:t>foundation/fcsOrder/singleCustomer/contractTypeSt93Ch1P9Info/code</w:t>
            </w:r>
            <w:r>
              <w:t>) принимается и сохраняется, контролируется при приеме контролем на наличие значения в справочнике.</w:t>
            </w:r>
          </w:p>
          <w:p w14:paraId="48FE12E6" w14:textId="77777777" w:rsidR="00A14C10" w:rsidRPr="00B20A86" w:rsidRDefault="00A14C10" w:rsidP="002A67BA">
            <w:pPr>
              <w:pStyle w:val="ad"/>
              <w:numPr>
                <w:ilvl w:val="0"/>
                <w:numId w:val="285"/>
              </w:numPr>
            </w:pPr>
            <w:r>
              <w:t>Поле «</w:t>
            </w:r>
            <w:r w:rsidRPr="009727F6">
              <w:t>Наименование типа контракта по п.9 ч.1 ст.93 Закона № 44-ФЗ</w:t>
            </w:r>
            <w:r>
              <w:t>» (</w:t>
            </w:r>
            <w:r w:rsidRPr="00652BA6">
              <w:t>foundation/fcsOrder/singleCustomer/contractTypeSt93Ch1P9Info/</w:t>
            </w:r>
            <w:r>
              <w:rPr>
                <w:lang w:val="en-US"/>
              </w:rPr>
              <w:t>name</w:t>
            </w:r>
            <w:r>
              <w:t xml:space="preserve">) игнорируется при приеме заполняется из справочника </w:t>
            </w:r>
            <w:r w:rsidRPr="00097C9D">
              <w:t>«Типы контракта по п.9 ч.1 ст.93 Закона № 44-ФЗ» (nsiSingleCustomerCntrtType)</w:t>
            </w:r>
            <w:r>
              <w:t>.</w:t>
            </w:r>
          </w:p>
          <w:p w14:paraId="4A2212DA" w14:textId="77777777" w:rsidR="00A14C10" w:rsidRPr="00B20A86" w:rsidRDefault="00A14C10" w:rsidP="00963342">
            <w:pPr>
              <w:pStyle w:val="ad"/>
            </w:pPr>
          </w:p>
          <w:p w14:paraId="462ABCEA" w14:textId="77777777" w:rsidR="00117369" w:rsidRPr="00341709" w:rsidRDefault="00117369" w:rsidP="00117369">
            <w:pPr>
              <w:pStyle w:val="ad"/>
              <w:jc w:val="center"/>
              <w:rPr>
                <w:b/>
              </w:rPr>
            </w:pPr>
            <w:r w:rsidRPr="00341709">
              <w:rPr>
                <w:b/>
              </w:rPr>
              <w:t>Блок  «Закупка не размещалась на ЕИС» (</w:t>
            </w:r>
            <w:r w:rsidRPr="00341709">
              <w:rPr>
                <w:b/>
                <w:lang w:val="en-US"/>
              </w:rPr>
              <w:t>foundation</w:t>
            </w:r>
            <w:r w:rsidRPr="00341709">
              <w:rPr>
                <w:b/>
              </w:rPr>
              <w:t>\</w:t>
            </w:r>
            <w:r w:rsidRPr="00341709">
              <w:rPr>
                <w:b/>
                <w:lang w:val="en-US"/>
              </w:rPr>
              <w:t>fcsOrder</w:t>
            </w:r>
            <w:r w:rsidRPr="00341709">
              <w:rPr>
                <w:b/>
              </w:rPr>
              <w:t>\</w:t>
            </w:r>
            <w:r w:rsidRPr="00341709">
              <w:rPr>
                <w:b/>
                <w:lang w:val="en-US"/>
              </w:rPr>
              <w:t>notOOSOrder</w:t>
            </w:r>
            <w:r w:rsidRPr="00341709">
              <w:rPr>
                <w:b/>
              </w:rPr>
              <w:t>).</w:t>
            </w:r>
          </w:p>
          <w:p w14:paraId="709E46BB" w14:textId="0AEEDA8C" w:rsidR="00117369" w:rsidRDefault="00117369" w:rsidP="00117369">
            <w:pPr>
              <w:pStyle w:val="ad"/>
              <w:jc w:val="left"/>
            </w:pPr>
          </w:p>
          <w:p w14:paraId="408A81D2" w14:textId="77777777" w:rsidR="00117369" w:rsidRPr="00FA35E7" w:rsidRDefault="00117369" w:rsidP="00117369">
            <w:pPr>
              <w:pStyle w:val="ad"/>
              <w:jc w:val="left"/>
            </w:pPr>
            <w:r>
              <w:t>Если значение поля «</w:t>
            </w:r>
            <w:r w:rsidRPr="00557A61">
              <w:t>Идентификационный код закупк</w:t>
            </w:r>
            <w:r>
              <w:t>и» (</w:t>
            </w:r>
            <w:r w:rsidRPr="00557A61">
              <w:t>purchaseCode</w:t>
            </w:r>
            <w:r>
              <w:t>) в данном блоке указано,</w:t>
            </w:r>
          </w:p>
          <w:p w14:paraId="0BC28314" w14:textId="26577362" w:rsidR="00117369" w:rsidRDefault="00117369" w:rsidP="00117369">
            <w:pPr>
              <w:pStyle w:val="ad"/>
              <w:jc w:val="left"/>
            </w:pPr>
            <w:r>
              <w:t xml:space="preserve"> оно сохраняется в соответствующем поле ЕИС если не заполнено поле «</w:t>
            </w:r>
            <w:r w:rsidRPr="00B62458">
              <w:t>Уникальный номер позиции плана-графика</w:t>
            </w:r>
            <w:r>
              <w:t>»..</w:t>
            </w:r>
          </w:p>
          <w:p w14:paraId="63C16F10" w14:textId="4A5542B3" w:rsidR="00117369" w:rsidRDefault="00117369" w:rsidP="00117369">
            <w:pPr>
              <w:pStyle w:val="ad"/>
              <w:jc w:val="left"/>
            </w:pPr>
            <w:r>
              <w:t>Если поле «</w:t>
            </w:r>
            <w:r w:rsidRPr="00B62458">
              <w:t>Уникальный номер позиции плана-графика</w:t>
            </w:r>
            <w:r>
              <w:t>» заполнено, то текущее поле заполняется значением атрибута «Идентификационный код закупки позиции плана-графика» (кроме особых закупок), ИЛИ «Идентификационный код закупки» (для особых закупок) из выбранной ППГ</w:t>
            </w:r>
          </w:p>
          <w:p w14:paraId="543C6757" w14:textId="25B2B4E6" w:rsidR="00117369" w:rsidRPr="006F3FF5" w:rsidRDefault="00117369" w:rsidP="00117369">
            <w:pPr>
              <w:pStyle w:val="ad"/>
              <w:jc w:val="left"/>
            </w:pPr>
            <w:r w:rsidRPr="006F3FF5">
              <w:t>Если сведения о контракте сформированы на основании ППГ с 01.01.2020 (заполнен блок tenderPlan2020Info), то контролируется обязательное заполнение поля «Идентификационный код закупки» (purchaseCode)</w:t>
            </w:r>
            <w:r w:rsidRPr="00A87420">
              <w:t xml:space="preserve"> (</w:t>
            </w:r>
            <w:r>
              <w:t xml:space="preserve">бизнес-контроль </w:t>
            </w:r>
            <w:r w:rsidRPr="00A87420">
              <w:t>АРК_0000_0696)</w:t>
            </w:r>
            <w:r w:rsidRPr="006F3FF5">
              <w:t>. При этом контролируется соответствие значение ИКЗ из связанной ППГ2020 значению ИКЗ в принимаемом пакете за исключением 27-29 разрядов (</w:t>
            </w:r>
            <w:r>
              <w:t xml:space="preserve">бизнес-контроль </w:t>
            </w:r>
            <w:r w:rsidRPr="00A87420">
              <w:t>АРК_0000_0696</w:t>
            </w:r>
          </w:p>
          <w:p w14:paraId="266D4DE7" w14:textId="7D7A347C" w:rsidR="00117369" w:rsidRDefault="00117369" w:rsidP="00117369">
            <w:pPr>
              <w:pStyle w:val="ad"/>
              <w:jc w:val="left"/>
            </w:pPr>
          </w:p>
          <w:p w14:paraId="3458609E" w14:textId="77777777" w:rsidR="00117369" w:rsidRDefault="00117369" w:rsidP="00117369">
            <w:pPr>
              <w:pStyle w:val="ad"/>
              <w:jc w:val="left"/>
            </w:pPr>
          </w:p>
          <w:p w14:paraId="53AC4E3A" w14:textId="53D2AB0D" w:rsidR="00117369" w:rsidRPr="00621843" w:rsidRDefault="00117369" w:rsidP="00117369">
            <w:pPr>
              <w:pStyle w:val="ad"/>
              <w:jc w:val="left"/>
            </w:pPr>
            <w:r w:rsidRPr="00621843">
              <w:t>Поле «Реестровый номер проека контракта» (</w:t>
            </w:r>
            <w:r w:rsidRPr="00B52782">
              <w:t>notOosOrder</w:t>
            </w:r>
            <w:r>
              <w:t>\</w:t>
            </w:r>
            <w:r w:rsidRPr="00621843">
              <w:t>contractProjectNumber)</w:t>
            </w:r>
          </w:p>
          <w:p w14:paraId="1BB0E43F" w14:textId="7C08792A" w:rsidR="00117369" w:rsidRDefault="00117369" w:rsidP="00117369">
            <w:pPr>
              <w:pStyle w:val="ad"/>
              <w:jc w:val="left"/>
            </w:pPr>
            <w:r>
              <w:t>игнорируется при приеме-передаче</w:t>
            </w:r>
          </w:p>
          <w:p w14:paraId="3D535881" w14:textId="77777777" w:rsidR="00117369" w:rsidRDefault="00117369" w:rsidP="00117369">
            <w:pPr>
              <w:pStyle w:val="ad"/>
              <w:jc w:val="left"/>
            </w:pPr>
          </w:p>
          <w:p w14:paraId="64EBD3D7" w14:textId="2AE40E30" w:rsidR="00117369" w:rsidRDefault="00117369" w:rsidP="00117369">
            <w:pPr>
              <w:pStyle w:val="ad"/>
              <w:jc w:val="left"/>
            </w:pPr>
            <w:r>
              <w:t>Сведения блока «</w:t>
            </w:r>
            <w:r w:rsidRPr="00BB7E0B">
              <w:t>Сведения о связи с позицией плана-графика</w:t>
            </w:r>
            <w:r>
              <w:t>» (</w:t>
            </w:r>
            <w:r w:rsidRPr="00BB7E0B">
              <w:t>tenderPlanInfo</w:t>
            </w:r>
            <w:r>
              <w:t>) принимаются из интеграционного пакета.</w:t>
            </w:r>
          </w:p>
          <w:p w14:paraId="0A010B40" w14:textId="73FFE2AB" w:rsidR="00117369" w:rsidRDefault="00117369" w:rsidP="00117369">
            <w:pPr>
              <w:pStyle w:val="ad"/>
              <w:jc w:val="left"/>
            </w:pPr>
          </w:p>
          <w:p w14:paraId="507A1F9A" w14:textId="77777777" w:rsidR="00117369" w:rsidRPr="00F00651" w:rsidRDefault="00117369" w:rsidP="00117369">
            <w:pPr>
              <w:pStyle w:val="ad"/>
              <w:jc w:val="left"/>
            </w:pPr>
            <w:r w:rsidRPr="00F00651">
              <w:t>Сведения блока «Сведения о связи с позицией плана-графика закупок с 01.01.2020» (tenderPlan2020Info) принимаются из интеграционного пакета.</w:t>
            </w:r>
          </w:p>
          <w:p w14:paraId="502F99B5" w14:textId="1D6FCB87" w:rsidR="00117369" w:rsidRDefault="00117369" w:rsidP="00117369">
            <w:pPr>
              <w:pStyle w:val="ad"/>
              <w:jc w:val="left"/>
            </w:pPr>
          </w:p>
          <w:p w14:paraId="7CA82EEA" w14:textId="6BB6016B" w:rsidR="00117369" w:rsidRDefault="00117369" w:rsidP="00117369">
            <w:pPr>
              <w:pStyle w:val="ad"/>
              <w:jc w:val="left"/>
            </w:pPr>
            <w:r>
              <w:t>Блок «</w:t>
            </w:r>
            <w:r w:rsidRPr="00341709">
              <w:t>Основание применения закрытого способа определения поставщика (подрядчика, исполнителя)</w:t>
            </w:r>
            <w:r>
              <w:t>» (</w:t>
            </w:r>
            <w:r w:rsidRPr="00341709">
              <w:t>closedMethodOfReason</w:t>
            </w:r>
            <w:r>
              <w:t>) - ссылка на справочник "Основания применения закрытого способа определения поставщика (подрядчика, исполнителя)" (nsiClosedMethodsOfReason)</w:t>
            </w:r>
          </w:p>
          <w:p w14:paraId="64DFB981" w14:textId="40AD621B" w:rsidR="00117369" w:rsidRDefault="00117369" w:rsidP="00117369">
            <w:pPr>
              <w:pStyle w:val="ad"/>
              <w:jc w:val="left"/>
            </w:pPr>
            <w:r>
              <w:t xml:space="preserve">При приеме бизнес-контролем (см. </w:t>
            </w:r>
            <w:r w:rsidRPr="00341709">
              <w:t>FCSNF-5708</w:t>
            </w:r>
            <w:r>
              <w:t>) контролируется заполнение данного блока в случае указания закрытых способов определения поставщика в блоке placing.</w:t>
            </w:r>
          </w:p>
          <w:p w14:paraId="3EF879F8" w14:textId="77777777" w:rsidR="00117369" w:rsidRPr="00341709" w:rsidRDefault="00117369" w:rsidP="00117369">
            <w:pPr>
              <w:pStyle w:val="ad"/>
              <w:jc w:val="left"/>
            </w:pPr>
          </w:p>
          <w:p w14:paraId="40262861" w14:textId="6F56AD11" w:rsidR="00117369" w:rsidRPr="005D493A" w:rsidRDefault="00117369" w:rsidP="00117369">
            <w:pPr>
              <w:pStyle w:val="ad"/>
              <w:jc w:val="left"/>
            </w:pPr>
          </w:p>
        </w:tc>
      </w:tr>
      <w:tr w:rsidR="00117369" w:rsidRPr="000E4FE8" w14:paraId="53167EF0" w14:textId="77777777" w:rsidTr="00AA184A">
        <w:trPr>
          <w:trHeight w:val="348"/>
        </w:trPr>
        <w:tc>
          <w:tcPr>
            <w:tcW w:w="841" w:type="pct"/>
            <w:gridSpan w:val="2"/>
          </w:tcPr>
          <w:p w14:paraId="141989BE" w14:textId="6F7A2794" w:rsidR="00117369" w:rsidRPr="005068C3" w:rsidRDefault="00117369" w:rsidP="00117369">
            <w:pPr>
              <w:pStyle w:val="ad"/>
              <w:jc w:val="left"/>
            </w:pPr>
            <w:r>
              <w:lastRenderedPageBreak/>
              <w:t>РК_ИК_0047</w:t>
            </w:r>
          </w:p>
        </w:tc>
        <w:tc>
          <w:tcPr>
            <w:tcW w:w="234" w:type="pct"/>
            <w:gridSpan w:val="2"/>
          </w:tcPr>
          <w:p w14:paraId="32C5F9BE" w14:textId="2110AD5B" w:rsidR="00117369" w:rsidRPr="00ED08B5" w:rsidRDefault="00117369" w:rsidP="00117369">
            <w:pPr>
              <w:pStyle w:val="ad"/>
              <w:jc w:val="left"/>
              <w:rPr>
                <w:highlight w:val="yellow"/>
                <w:lang w:val="en-US"/>
              </w:rPr>
            </w:pPr>
          </w:p>
        </w:tc>
        <w:tc>
          <w:tcPr>
            <w:tcW w:w="1056" w:type="pct"/>
            <w:gridSpan w:val="2"/>
          </w:tcPr>
          <w:p w14:paraId="700ABEF2" w14:textId="77777777" w:rsidR="00117369" w:rsidRDefault="00117369" w:rsidP="00117369">
            <w:pPr>
              <w:pStyle w:val="ad"/>
              <w:jc w:val="left"/>
            </w:pPr>
            <w:r>
              <w:t xml:space="preserve">Код </w:t>
            </w:r>
            <w:r w:rsidRPr="00A74D12">
              <w:t>документа, подтверждающего заключение контракта с единственным поставщиком</w:t>
            </w:r>
          </w:p>
          <w:p w14:paraId="674C2A58" w14:textId="7FEBB1C9" w:rsidR="00117369" w:rsidRPr="000E4FE8" w:rsidRDefault="00117369" w:rsidP="00117369">
            <w:pPr>
              <w:pStyle w:val="ad"/>
              <w:jc w:val="left"/>
              <w:rPr>
                <w:lang w:val="en-US"/>
              </w:rPr>
            </w:pPr>
            <w:r w:rsidRPr="0090313D">
              <w:rPr>
                <w:lang w:val="en-US"/>
              </w:rPr>
              <w:lastRenderedPageBreak/>
              <w:t>(foundation</w:t>
            </w:r>
            <w:r>
              <w:rPr>
                <w:lang w:val="en-US"/>
              </w:rPr>
              <w:t>\fcsOrder\notOosOrder\ document</w:t>
            </w:r>
            <w:r w:rsidDel="00F00891">
              <w:rPr>
                <w:lang w:val="en-US"/>
              </w:rPr>
              <w:t xml:space="preserve"> </w:t>
            </w:r>
            <w:r>
              <w:rPr>
                <w:lang w:val="en-US"/>
              </w:rPr>
              <w:t>\code</w:t>
            </w:r>
            <w:r w:rsidRPr="0090313D">
              <w:rPr>
                <w:lang w:val="en-US"/>
              </w:rPr>
              <w:t>)</w:t>
            </w:r>
          </w:p>
        </w:tc>
        <w:tc>
          <w:tcPr>
            <w:tcW w:w="1474" w:type="pct"/>
            <w:gridSpan w:val="3"/>
          </w:tcPr>
          <w:p w14:paraId="4B1ABCDF" w14:textId="77777777" w:rsidR="00117369" w:rsidRDefault="00117369" w:rsidP="00117369">
            <w:pPr>
              <w:pStyle w:val="ad"/>
              <w:jc w:val="left"/>
            </w:pPr>
            <w:r>
              <w:lastRenderedPageBreak/>
              <w:t xml:space="preserve">Проверяем, что запись справочника с таким кодом документа соответствует  коду </w:t>
            </w:r>
            <w:r w:rsidRPr="00F82C2F">
              <w:t>спо</w:t>
            </w:r>
            <w:r>
              <w:t>со</w:t>
            </w:r>
            <w:r w:rsidRPr="00F82C2F">
              <w:t xml:space="preserve">ба </w:t>
            </w:r>
            <w:r>
              <w:t xml:space="preserve">определения поставщика, указанному в поле </w:t>
            </w:r>
            <w:r>
              <w:lastRenderedPageBreak/>
              <w:t>(</w:t>
            </w:r>
            <w:r w:rsidRPr="0090313D">
              <w:rPr>
                <w:lang w:val="en-US"/>
              </w:rPr>
              <w:t>foundation</w:t>
            </w:r>
            <w:r w:rsidRPr="00F82C2F">
              <w:t>\</w:t>
            </w:r>
            <w:r>
              <w:rPr>
                <w:lang w:val="en-US"/>
              </w:rPr>
              <w:t>fcsOrder</w:t>
            </w:r>
            <w:r w:rsidRPr="00F82C2F">
              <w:t>\</w:t>
            </w:r>
            <w:r>
              <w:rPr>
                <w:lang w:val="en-US"/>
              </w:rPr>
              <w:t>notOosOrder</w:t>
            </w:r>
            <w:r w:rsidRPr="00F82C2F">
              <w:t>\</w:t>
            </w:r>
            <w:r>
              <w:rPr>
                <w:lang w:val="en-US"/>
              </w:rPr>
              <w:t>placing</w:t>
            </w:r>
            <w:r>
              <w:t>).</w:t>
            </w:r>
          </w:p>
          <w:p w14:paraId="013862AA" w14:textId="39772218" w:rsidR="00117369" w:rsidRPr="00F82C2F" w:rsidRDefault="00117369" w:rsidP="00117369">
            <w:pPr>
              <w:pStyle w:val="ad"/>
              <w:jc w:val="left"/>
            </w:pPr>
            <w:r>
              <w:t xml:space="preserve">Например, документ с кодом </w:t>
            </w:r>
            <w:r w:rsidRPr="0003137C">
              <w:t>110423</w:t>
            </w:r>
            <w:r>
              <w:t xml:space="preserve"> должен соответствовать способу определения «</w:t>
            </w:r>
            <w:r w:rsidRPr="008A7D64">
              <w:t>11042 - закрытый конкурс;</w:t>
            </w:r>
            <w:r>
              <w:t>»</w:t>
            </w:r>
          </w:p>
        </w:tc>
        <w:tc>
          <w:tcPr>
            <w:tcW w:w="1395" w:type="pct"/>
            <w:gridSpan w:val="3"/>
          </w:tcPr>
          <w:p w14:paraId="6B2DB21A" w14:textId="6E724EB7" w:rsidR="00117369" w:rsidRPr="00634F61" w:rsidRDefault="00117369" w:rsidP="00117369">
            <w:pPr>
              <w:pStyle w:val="ad"/>
              <w:jc w:val="left"/>
            </w:pPr>
            <w:r>
              <w:lastRenderedPageBreak/>
              <w:t>Документ, подтверждающий о</w:t>
            </w:r>
            <w:r w:rsidRPr="003748E4">
              <w:t xml:space="preserve">снование заключения контракта с единственным поставщиком </w:t>
            </w:r>
            <w:r>
              <w:t xml:space="preserve">с кодом </w:t>
            </w:r>
            <w:r w:rsidRPr="003748E4">
              <w:t>&lt;</w:t>
            </w:r>
            <w:r>
              <w:t>Код документа</w:t>
            </w:r>
            <w:r w:rsidRPr="003748E4">
              <w:t>&gt;</w:t>
            </w:r>
            <w:r>
              <w:t>,</w:t>
            </w:r>
            <w:r w:rsidRPr="00F82C2F">
              <w:t xml:space="preserve"> </w:t>
            </w:r>
            <w:r>
              <w:t xml:space="preserve">указанный в </w:t>
            </w:r>
            <w:r>
              <w:lastRenderedPageBreak/>
              <w:t xml:space="preserve">поле </w:t>
            </w:r>
            <w:r w:rsidRPr="0090313D">
              <w:rPr>
                <w:lang w:val="en-US"/>
              </w:rPr>
              <w:t>foundation</w:t>
            </w:r>
            <w:r w:rsidRPr="00F82C2F">
              <w:t>\</w:t>
            </w:r>
            <w:r>
              <w:rPr>
                <w:lang w:val="en-US"/>
              </w:rPr>
              <w:t>fcsOrder</w:t>
            </w:r>
            <w:r w:rsidRPr="00F82C2F">
              <w:t>\</w:t>
            </w:r>
            <w:r>
              <w:rPr>
                <w:lang w:val="en-US"/>
              </w:rPr>
              <w:t>notOosOrder</w:t>
            </w:r>
            <w:r w:rsidRPr="00F82C2F">
              <w:t xml:space="preserve">\ </w:t>
            </w:r>
            <w:r>
              <w:rPr>
                <w:lang w:val="en-US"/>
              </w:rPr>
              <w:t>document</w:t>
            </w:r>
            <w:r w:rsidRPr="00F82C2F" w:rsidDel="00F00891">
              <w:t xml:space="preserve"> </w:t>
            </w:r>
            <w:r w:rsidRPr="00F82C2F">
              <w:t>\</w:t>
            </w:r>
            <w:r>
              <w:rPr>
                <w:lang w:val="en-US"/>
              </w:rPr>
              <w:t>code</w:t>
            </w:r>
            <w:r>
              <w:t xml:space="preserve"> должен соответствовать способу определения поставщика с кодом </w:t>
            </w:r>
            <w:r w:rsidRPr="00D611A5">
              <w:t>&lt;</w:t>
            </w:r>
            <w:r>
              <w:t>Код основания</w:t>
            </w:r>
            <w:r w:rsidRPr="00D611A5">
              <w:t>&gt;</w:t>
            </w:r>
            <w:r>
              <w:t xml:space="preserve">, указанному в поле </w:t>
            </w:r>
            <w:r w:rsidRPr="0090313D">
              <w:rPr>
                <w:lang w:val="en-US"/>
              </w:rPr>
              <w:t>foundation</w:t>
            </w:r>
            <w:r w:rsidRPr="00F82C2F">
              <w:t>\</w:t>
            </w:r>
            <w:r>
              <w:rPr>
                <w:lang w:val="en-US"/>
              </w:rPr>
              <w:t>fcsOrder</w:t>
            </w:r>
            <w:r w:rsidRPr="00F82C2F">
              <w:t>\</w:t>
            </w:r>
            <w:r>
              <w:rPr>
                <w:lang w:val="en-US"/>
              </w:rPr>
              <w:t>notOosOrder</w:t>
            </w:r>
            <w:r w:rsidRPr="00F82C2F">
              <w:t>\</w:t>
            </w:r>
            <w:r>
              <w:rPr>
                <w:lang w:val="en-US"/>
              </w:rPr>
              <w:t>placing</w:t>
            </w:r>
          </w:p>
        </w:tc>
      </w:tr>
      <w:tr w:rsidR="00117369" w:rsidRPr="000E4FE8" w14:paraId="023E14B9" w14:textId="77777777" w:rsidTr="00AA184A">
        <w:trPr>
          <w:trHeight w:val="348"/>
        </w:trPr>
        <w:tc>
          <w:tcPr>
            <w:tcW w:w="841" w:type="pct"/>
            <w:gridSpan w:val="2"/>
          </w:tcPr>
          <w:p w14:paraId="6FF4148C" w14:textId="4F5B381B" w:rsidR="00117369" w:rsidRDefault="00117369" w:rsidP="00117369">
            <w:pPr>
              <w:pStyle w:val="ad"/>
              <w:jc w:val="left"/>
            </w:pPr>
            <w:r w:rsidRPr="00341709">
              <w:lastRenderedPageBreak/>
              <w:t>РК_ИК_0163</w:t>
            </w:r>
          </w:p>
        </w:tc>
        <w:tc>
          <w:tcPr>
            <w:tcW w:w="234" w:type="pct"/>
            <w:gridSpan w:val="2"/>
          </w:tcPr>
          <w:p w14:paraId="01C539AC" w14:textId="77777777" w:rsidR="00117369" w:rsidRPr="00ED08B5" w:rsidRDefault="00117369" w:rsidP="00117369">
            <w:pPr>
              <w:pStyle w:val="ad"/>
              <w:jc w:val="left"/>
              <w:rPr>
                <w:highlight w:val="yellow"/>
                <w:lang w:val="en-US"/>
              </w:rPr>
            </w:pPr>
          </w:p>
        </w:tc>
        <w:tc>
          <w:tcPr>
            <w:tcW w:w="1056" w:type="pct"/>
            <w:gridSpan w:val="2"/>
          </w:tcPr>
          <w:p w14:paraId="064223E0" w14:textId="40B6ED84" w:rsidR="00117369" w:rsidRPr="00341709" w:rsidRDefault="00117369" w:rsidP="00117369">
            <w:pPr>
              <w:pStyle w:val="ad"/>
              <w:jc w:val="left"/>
              <w:rPr>
                <w:lang w:val="en-US"/>
              </w:rPr>
            </w:pPr>
            <w:r w:rsidRPr="00341709">
              <w:t>Код</w:t>
            </w:r>
            <w:r w:rsidRPr="00341709">
              <w:rPr>
                <w:lang w:val="en-US"/>
              </w:rPr>
              <w:t xml:space="preserve"> </w:t>
            </w:r>
            <w:r>
              <w:t>основания</w:t>
            </w:r>
            <w:r w:rsidRPr="00341709">
              <w:rPr>
                <w:lang w:val="en-US"/>
              </w:rPr>
              <w:t xml:space="preserve"> применения закрытого способа определения поставщика (подрядчика, исполнителя) </w:t>
            </w:r>
            <w:r w:rsidRPr="0090313D">
              <w:rPr>
                <w:lang w:val="en-US"/>
              </w:rPr>
              <w:t>(</w:t>
            </w:r>
            <w:r w:rsidRPr="00341709">
              <w:rPr>
                <w:lang w:val="en-US"/>
              </w:rPr>
              <w:t>foundation/fcsOrder/notOosOrder/closedMethodOfReason/reasonCode</w:t>
            </w:r>
            <w:r w:rsidRPr="0090313D">
              <w:rPr>
                <w:lang w:val="en-US"/>
              </w:rPr>
              <w:t>)</w:t>
            </w:r>
          </w:p>
        </w:tc>
        <w:tc>
          <w:tcPr>
            <w:tcW w:w="1474" w:type="pct"/>
            <w:gridSpan w:val="3"/>
          </w:tcPr>
          <w:p w14:paraId="3266F82F" w14:textId="2D84CABA" w:rsidR="00117369" w:rsidRDefault="00117369" w:rsidP="00117369">
            <w:pPr>
              <w:pStyle w:val="ad"/>
              <w:jc w:val="left"/>
            </w:pPr>
            <w:r>
              <w:t>Проверяем, что запись с таким кодом найдена в актуальном состоянии в справочнике «</w:t>
            </w:r>
            <w:r w:rsidRPr="006013F3">
              <w:t>Основания применения закрытого способа определения поста</w:t>
            </w:r>
            <w:r>
              <w:t>вщика (подрядчика, исполнителя)»</w:t>
            </w:r>
            <w:r w:rsidRPr="006013F3">
              <w:t xml:space="preserve"> (nsiClosedMethodsOfReason)</w:t>
            </w:r>
          </w:p>
        </w:tc>
        <w:tc>
          <w:tcPr>
            <w:tcW w:w="1395" w:type="pct"/>
            <w:gridSpan w:val="3"/>
          </w:tcPr>
          <w:p w14:paraId="334BE933" w14:textId="26D99CA1" w:rsidR="00117369" w:rsidRPr="006013F3" w:rsidRDefault="00117369" w:rsidP="00117369">
            <w:pPr>
              <w:pStyle w:val="ad"/>
              <w:jc w:val="left"/>
            </w:pPr>
            <w:r>
              <w:t>Основание</w:t>
            </w:r>
            <w:r w:rsidRPr="006013F3">
              <w:t xml:space="preserve"> применения закрытого способа определения поставщика (подрядчика, исполнителя) </w:t>
            </w:r>
            <w:r>
              <w:t xml:space="preserve">с кодом </w:t>
            </w:r>
            <w:r w:rsidRPr="006013F3">
              <w:t>&lt;</w:t>
            </w:r>
            <w:r>
              <w:t>Значение кода</w:t>
            </w:r>
            <w:r w:rsidRPr="006013F3">
              <w:t>&gt;</w:t>
            </w:r>
            <w:r>
              <w:t>, указанным в поле «Код»</w:t>
            </w:r>
            <w:r w:rsidRPr="006013F3">
              <w:t xml:space="preserve"> (</w:t>
            </w:r>
            <w:r w:rsidRPr="00341709">
              <w:rPr>
                <w:lang w:val="en-US"/>
              </w:rPr>
              <w:t>foundation</w:t>
            </w:r>
            <w:r w:rsidRPr="006013F3">
              <w:t>/</w:t>
            </w:r>
            <w:r w:rsidRPr="00341709">
              <w:rPr>
                <w:lang w:val="en-US"/>
              </w:rPr>
              <w:t>fcsOrder</w:t>
            </w:r>
            <w:r w:rsidRPr="006013F3">
              <w:t>/</w:t>
            </w:r>
            <w:r w:rsidRPr="00341709">
              <w:rPr>
                <w:lang w:val="en-US"/>
              </w:rPr>
              <w:t>notOosOrder</w:t>
            </w:r>
            <w:r w:rsidRPr="006013F3">
              <w:t>/</w:t>
            </w:r>
            <w:r w:rsidRPr="00341709">
              <w:rPr>
                <w:lang w:val="en-US"/>
              </w:rPr>
              <w:t>closedMethodOfReason</w:t>
            </w:r>
            <w:r w:rsidRPr="006013F3">
              <w:t>/</w:t>
            </w:r>
            <w:r w:rsidRPr="00341709">
              <w:rPr>
                <w:lang w:val="en-US"/>
              </w:rPr>
              <w:t>reasonCode</w:t>
            </w:r>
            <w:r w:rsidRPr="006013F3">
              <w:t>)</w:t>
            </w:r>
            <w:r>
              <w:t xml:space="preserve"> отсутствует в актуальном состоянии в справочнике «</w:t>
            </w:r>
            <w:r w:rsidRPr="006013F3">
              <w:t>Основания применения закрытого способа определения поста</w:t>
            </w:r>
            <w:r>
              <w:t>вщика (подрядчика, исполнителя)»</w:t>
            </w:r>
            <w:r w:rsidRPr="006013F3">
              <w:t xml:space="preserve"> (nsiClosedMethodsOfReason)</w:t>
            </w:r>
          </w:p>
        </w:tc>
      </w:tr>
      <w:tr w:rsidR="00117369" w:rsidRPr="000E4FE8" w14:paraId="331B8B83" w14:textId="77777777" w:rsidTr="00AA184A">
        <w:trPr>
          <w:trHeight w:val="348"/>
        </w:trPr>
        <w:tc>
          <w:tcPr>
            <w:tcW w:w="841" w:type="pct"/>
            <w:gridSpan w:val="2"/>
          </w:tcPr>
          <w:p w14:paraId="75BF9EDF" w14:textId="3D2C4EE2" w:rsidR="00117369" w:rsidRPr="00341709" w:rsidRDefault="00117369" w:rsidP="00117369">
            <w:pPr>
              <w:pStyle w:val="ad"/>
              <w:jc w:val="left"/>
            </w:pPr>
            <w:r w:rsidRPr="007944B5">
              <w:t>РК_ИК_016</w:t>
            </w:r>
            <w:r>
              <w:t>8</w:t>
            </w:r>
          </w:p>
        </w:tc>
        <w:tc>
          <w:tcPr>
            <w:tcW w:w="234" w:type="pct"/>
            <w:gridSpan w:val="2"/>
          </w:tcPr>
          <w:p w14:paraId="533EB9C3" w14:textId="77777777" w:rsidR="00117369" w:rsidRPr="00ED08B5" w:rsidRDefault="00117369" w:rsidP="00117369">
            <w:pPr>
              <w:pStyle w:val="ad"/>
              <w:jc w:val="left"/>
              <w:rPr>
                <w:highlight w:val="yellow"/>
                <w:lang w:val="en-US"/>
              </w:rPr>
            </w:pPr>
          </w:p>
        </w:tc>
        <w:tc>
          <w:tcPr>
            <w:tcW w:w="1056" w:type="pct"/>
            <w:gridSpan w:val="2"/>
          </w:tcPr>
          <w:p w14:paraId="28694548" w14:textId="59574DA4" w:rsidR="00117369" w:rsidRPr="007944B5" w:rsidRDefault="00117369" w:rsidP="00117369">
            <w:pPr>
              <w:pStyle w:val="ad"/>
              <w:jc w:val="left"/>
              <w:rPr>
                <w:lang w:val="en-US"/>
              </w:rPr>
            </w:pPr>
            <w:r>
              <w:t>Поле</w:t>
            </w:r>
            <w:r w:rsidRPr="007944B5">
              <w:rPr>
                <w:lang w:val="en-US"/>
              </w:rPr>
              <w:t xml:space="preserve"> «</w:t>
            </w:r>
            <w:r w:rsidRPr="007B3ECA">
              <w:t>Информация</w:t>
            </w:r>
            <w:r w:rsidRPr="007944B5">
              <w:rPr>
                <w:lang w:val="en-US"/>
              </w:rPr>
              <w:t xml:space="preserve"> </w:t>
            </w:r>
            <w:r w:rsidRPr="007B3ECA">
              <w:t>не</w:t>
            </w:r>
            <w:r w:rsidRPr="007944B5">
              <w:rPr>
                <w:lang w:val="en-US"/>
              </w:rPr>
              <w:t xml:space="preserve"> </w:t>
            </w:r>
            <w:r w:rsidRPr="007B3ECA">
              <w:t>будет</w:t>
            </w:r>
            <w:r w:rsidRPr="007944B5">
              <w:rPr>
                <w:lang w:val="en-US"/>
              </w:rPr>
              <w:t xml:space="preserve"> </w:t>
            </w:r>
            <w:r w:rsidRPr="007B3ECA">
              <w:t>размещена</w:t>
            </w:r>
            <w:r w:rsidRPr="007944B5">
              <w:rPr>
                <w:lang w:val="en-US"/>
              </w:rPr>
              <w:t xml:space="preserve"> </w:t>
            </w:r>
            <w:r w:rsidRPr="007B3ECA">
              <w:t>на</w:t>
            </w:r>
            <w:r w:rsidRPr="007944B5">
              <w:rPr>
                <w:lang w:val="en-US"/>
              </w:rPr>
              <w:t xml:space="preserve"> </w:t>
            </w:r>
            <w:r w:rsidRPr="007B3ECA">
              <w:t>официальном</w:t>
            </w:r>
            <w:r w:rsidRPr="007944B5">
              <w:rPr>
                <w:lang w:val="en-US"/>
              </w:rPr>
              <w:t xml:space="preserve"> </w:t>
            </w:r>
            <w:r w:rsidRPr="007B3ECA">
              <w:t>сайте</w:t>
            </w:r>
            <w:r w:rsidRPr="007944B5">
              <w:rPr>
                <w:lang w:val="en-US"/>
              </w:rPr>
              <w:t xml:space="preserve"> </w:t>
            </w:r>
            <w:r w:rsidRPr="007B3ECA">
              <w:t>ЕИС</w:t>
            </w:r>
            <w:r w:rsidRPr="007944B5">
              <w:rPr>
                <w:lang w:val="en-US"/>
              </w:rPr>
              <w:t xml:space="preserve"> </w:t>
            </w:r>
            <w:r w:rsidRPr="007B3ECA">
              <w:t>в</w:t>
            </w:r>
            <w:r w:rsidRPr="007944B5">
              <w:rPr>
                <w:lang w:val="en-US"/>
              </w:rPr>
              <w:t xml:space="preserve"> </w:t>
            </w:r>
            <w:r w:rsidRPr="007B3ECA">
              <w:t>соответствии</w:t>
            </w:r>
            <w:r w:rsidRPr="007944B5">
              <w:rPr>
                <w:lang w:val="en-US"/>
              </w:rPr>
              <w:t xml:space="preserve"> </w:t>
            </w:r>
            <w:r w:rsidRPr="007B3ECA">
              <w:t>с</w:t>
            </w:r>
            <w:r w:rsidRPr="007944B5">
              <w:rPr>
                <w:lang w:val="en-US"/>
              </w:rPr>
              <w:t xml:space="preserve"> </w:t>
            </w:r>
            <w:r w:rsidRPr="007B3ECA">
              <w:t>ч</w:t>
            </w:r>
            <w:r w:rsidRPr="007944B5">
              <w:rPr>
                <w:lang w:val="en-US"/>
              </w:rPr>
              <w:t xml:space="preserve">. 5 </w:t>
            </w:r>
            <w:r w:rsidRPr="007B3ECA">
              <w:t>ст</w:t>
            </w:r>
            <w:r w:rsidRPr="007944B5">
              <w:rPr>
                <w:lang w:val="en-US"/>
              </w:rPr>
              <w:t xml:space="preserve">. 103 </w:t>
            </w:r>
            <w:r w:rsidRPr="007B3ECA">
              <w:t>Федерального</w:t>
            </w:r>
            <w:r w:rsidRPr="007944B5">
              <w:rPr>
                <w:lang w:val="en-US"/>
              </w:rPr>
              <w:t xml:space="preserve"> </w:t>
            </w:r>
            <w:r w:rsidRPr="007B3ECA">
              <w:t>закона</w:t>
            </w:r>
            <w:r w:rsidRPr="007944B5">
              <w:rPr>
                <w:lang w:val="en-US"/>
              </w:rPr>
              <w:t xml:space="preserve"> № 44-</w:t>
            </w:r>
            <w:r w:rsidRPr="007B3ECA">
              <w:t>ФЗ</w:t>
            </w:r>
            <w:r w:rsidRPr="007944B5">
              <w:rPr>
                <w:lang w:val="en-US"/>
              </w:rPr>
              <w:t>» (foundation/fcsOrder/singleCustomer/attachments/attachment/notPublishedOnEIS)</w:t>
            </w:r>
          </w:p>
        </w:tc>
        <w:tc>
          <w:tcPr>
            <w:tcW w:w="1474" w:type="pct"/>
            <w:gridSpan w:val="3"/>
          </w:tcPr>
          <w:p w14:paraId="6993B405" w14:textId="4AA15656" w:rsidR="00117369" w:rsidRDefault="00117369" w:rsidP="00117369">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xml:space="preserve">» </w:t>
            </w:r>
            <w:r w:rsidRPr="007944B5">
              <w:t>(</w:t>
            </w:r>
            <w:r w:rsidRPr="007944B5">
              <w:rPr>
                <w:lang w:val="en-US"/>
              </w:rPr>
              <w:t>foundation</w:t>
            </w:r>
            <w:r w:rsidRPr="007944B5">
              <w:t>/</w:t>
            </w:r>
            <w:r w:rsidRPr="007944B5">
              <w:rPr>
                <w:lang w:val="en-US"/>
              </w:rPr>
              <w:t>fcsOrder</w:t>
            </w:r>
            <w:r w:rsidRPr="007944B5">
              <w:t>/</w:t>
            </w:r>
            <w:r w:rsidRPr="007944B5">
              <w:rPr>
                <w:lang w:val="en-US"/>
              </w:rPr>
              <w:t>singleCustomer</w:t>
            </w:r>
            <w:r w:rsidRPr="007944B5">
              <w:t>/</w:t>
            </w:r>
            <w:r w:rsidRPr="007944B5">
              <w:rPr>
                <w:lang w:val="en-US"/>
              </w:rPr>
              <w:t>attachments</w:t>
            </w:r>
            <w:r w:rsidRPr="007944B5">
              <w:t>/</w:t>
            </w:r>
            <w:r w:rsidRPr="007944B5">
              <w:rPr>
                <w:lang w:val="en-US"/>
              </w:rPr>
              <w:t>attachment</w:t>
            </w:r>
            <w:r w:rsidRPr="007944B5">
              <w:t>/</w:t>
            </w:r>
            <w:r w:rsidRPr="007944B5">
              <w:rPr>
                <w:lang w:val="en-US"/>
              </w:rPr>
              <w:t>notPublishedOnEIS</w:t>
            </w:r>
            <w:r w:rsidRPr="007944B5">
              <w:t>)</w:t>
            </w:r>
            <w:r>
              <w:t xml:space="preserve"> не может быть заполнено при приеме</w:t>
            </w:r>
          </w:p>
        </w:tc>
        <w:tc>
          <w:tcPr>
            <w:tcW w:w="1395" w:type="pct"/>
            <w:gridSpan w:val="3"/>
          </w:tcPr>
          <w:p w14:paraId="626E0DFD" w14:textId="7B47841B" w:rsidR="00117369" w:rsidRDefault="00117369" w:rsidP="00117369">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xml:space="preserve">» </w:t>
            </w:r>
            <w:r w:rsidRPr="007944B5">
              <w:t>(</w:t>
            </w:r>
            <w:r w:rsidRPr="007944B5">
              <w:rPr>
                <w:lang w:val="en-US"/>
              </w:rPr>
              <w:t>foundation</w:t>
            </w:r>
            <w:r w:rsidRPr="007944B5">
              <w:t>/</w:t>
            </w:r>
            <w:r w:rsidRPr="007944B5">
              <w:rPr>
                <w:lang w:val="en-US"/>
              </w:rPr>
              <w:t>fcsOrder</w:t>
            </w:r>
            <w:r w:rsidRPr="007944B5">
              <w:t>/</w:t>
            </w:r>
            <w:r w:rsidRPr="007944B5">
              <w:rPr>
                <w:lang w:val="en-US"/>
              </w:rPr>
              <w:t>singleCustomer</w:t>
            </w:r>
            <w:r w:rsidRPr="007944B5">
              <w:t>/</w:t>
            </w:r>
            <w:r w:rsidRPr="007944B5">
              <w:rPr>
                <w:lang w:val="en-US"/>
              </w:rPr>
              <w:t>attachments</w:t>
            </w:r>
            <w:r w:rsidRPr="007944B5">
              <w:t>/</w:t>
            </w:r>
            <w:r w:rsidRPr="007944B5">
              <w:rPr>
                <w:lang w:val="en-US"/>
              </w:rPr>
              <w:t>attachment</w:t>
            </w:r>
            <w:r w:rsidRPr="007944B5">
              <w:t>/</w:t>
            </w:r>
            <w:r w:rsidRPr="007944B5">
              <w:rPr>
                <w:lang w:val="en-US"/>
              </w:rPr>
              <w:t>notPublishedOnEIS</w:t>
            </w:r>
            <w:r w:rsidRPr="007944B5">
              <w:t>)</w:t>
            </w:r>
            <w:r>
              <w:t xml:space="preserve"> не может быть заполнено при приеме</w:t>
            </w:r>
          </w:p>
        </w:tc>
      </w:tr>
      <w:tr w:rsidR="00117369" w:rsidRPr="000E4FE8" w14:paraId="1D272487" w14:textId="77777777" w:rsidTr="0018561F">
        <w:trPr>
          <w:trHeight w:val="348"/>
        </w:trPr>
        <w:tc>
          <w:tcPr>
            <w:tcW w:w="5000" w:type="pct"/>
            <w:gridSpan w:val="12"/>
          </w:tcPr>
          <w:p w14:paraId="3495AD4C" w14:textId="20E70C05" w:rsidR="00117369" w:rsidRPr="004451CA" w:rsidRDefault="00117369" w:rsidP="00117369">
            <w:pPr>
              <w:pStyle w:val="ad"/>
              <w:jc w:val="center"/>
              <w:rPr>
                <w:b/>
              </w:rPr>
            </w:pPr>
            <w:bookmarkStart w:id="54" w:name="FCSNF_15402"/>
            <w:r w:rsidRPr="004451CA">
              <w:rPr>
                <w:b/>
              </w:rPr>
              <w:t>Поле «Контракт заключен в соответствии с ч. 17.1 ст. 95 44-ФЗ</w:t>
            </w:r>
            <w:bookmarkEnd w:id="54"/>
            <w:r w:rsidRPr="004451CA">
              <w:rPr>
                <w:b/>
              </w:rPr>
              <w:t>»</w:t>
            </w:r>
          </w:p>
          <w:p w14:paraId="6D25FD92" w14:textId="77777777" w:rsidR="00117369" w:rsidRDefault="00117369" w:rsidP="00117369">
            <w:pPr>
              <w:pStyle w:val="ad"/>
              <w:jc w:val="center"/>
            </w:pPr>
          </w:p>
          <w:p w14:paraId="00673EC0" w14:textId="2827A2ED" w:rsidR="00117369" w:rsidRDefault="00117369" w:rsidP="00117369">
            <w:pPr>
              <w:pStyle w:val="ad"/>
            </w:pPr>
            <w:r>
              <w:t>1) Игнорируется при приеме, заполняется автоматически значением из ПЗК</w:t>
            </w:r>
            <w:r w:rsidRPr="004529C0">
              <w:t xml:space="preserve"> </w:t>
            </w:r>
            <w:r>
              <w:t xml:space="preserve">в случае, если у сведений о контракте установлена ХОТЯ БЫ ОДНА связь с проектом контракта, заключенного в электронной форме </w:t>
            </w:r>
            <w:r w:rsidRPr="004529C0">
              <w:t>(</w:t>
            </w:r>
            <w:r>
              <w:t>т.е. к закупке с извещением, номер которого указан в поле foundation/fcsOrder/order/notificationNumber, привязан как минимум один идентификатор заключенного в электронной форме контракта</w:t>
            </w:r>
            <w:r w:rsidRPr="004529C0">
              <w:t>)</w:t>
            </w:r>
          </w:p>
          <w:p w14:paraId="13A21F23" w14:textId="7DCF0175" w:rsidR="00117369" w:rsidRDefault="00117369" w:rsidP="00117369">
            <w:pPr>
              <w:pStyle w:val="ad"/>
            </w:pPr>
            <w:r>
              <w:lastRenderedPageBreak/>
              <w:t xml:space="preserve">Если таких привязанных проектов контрактов больше одного в ПЗК, то признак conclusionContractSt95Ch17.1 заполняется значением </w:t>
            </w:r>
            <w:r>
              <w:rPr>
                <w:lang w:val="en-US"/>
              </w:rPr>
              <w:t>true</w:t>
            </w:r>
            <w:r w:rsidRPr="00FD7C04">
              <w:t xml:space="preserve">, </w:t>
            </w:r>
            <w:r>
              <w:t xml:space="preserve">если хотя бы у одного из привязанных проектов контрактов этот признак установлен </w:t>
            </w:r>
            <w:r>
              <w:rPr>
                <w:lang w:val="en-US"/>
              </w:rPr>
              <w:t>true</w:t>
            </w:r>
          </w:p>
          <w:p w14:paraId="6F36CB9E" w14:textId="75E19142" w:rsidR="00117369" w:rsidRDefault="00117369" w:rsidP="00117369">
            <w:pPr>
              <w:pStyle w:val="ad"/>
            </w:pPr>
          </w:p>
          <w:p w14:paraId="1A146989" w14:textId="5FE3E51E" w:rsidR="00117369" w:rsidRDefault="00117369" w:rsidP="00117369">
            <w:pPr>
              <w:pStyle w:val="ad"/>
            </w:pPr>
            <w:r>
              <w:t>2) В случае если в сведениях о контракте НЕ установлена связь как минимум с одним проектом контракта принимается и сохраняется значение, указанное в данном поле внешней системой.</w:t>
            </w:r>
          </w:p>
          <w:p w14:paraId="59BBB212" w14:textId="77777777" w:rsidR="00117369" w:rsidRPr="00FE717F" w:rsidRDefault="00117369" w:rsidP="00117369">
            <w:pPr>
              <w:pStyle w:val="ad"/>
            </w:pPr>
          </w:p>
          <w:p w14:paraId="554D220B" w14:textId="34D3613B" w:rsidR="00963342" w:rsidRDefault="00963342" w:rsidP="00963342">
            <w:pPr>
              <w:pStyle w:val="ad"/>
            </w:pPr>
            <w:r w:rsidRPr="00B02544">
              <w:t>Если признак "Документ на базе РЭК" установлен, то при приеме сведений об изменении СГК необходимо игнорировать при приеме и заполнять автоматически на основании связанного ДС</w:t>
            </w:r>
            <w:r>
              <w:t>.</w:t>
            </w:r>
            <w:r w:rsidRPr="00B02544">
              <w:t xml:space="preserve"> </w:t>
            </w:r>
          </w:p>
          <w:p w14:paraId="099B12A6" w14:textId="491C713C" w:rsidR="00117369" w:rsidRDefault="00117369" w:rsidP="00117369">
            <w:pPr>
              <w:pStyle w:val="ad"/>
            </w:pPr>
          </w:p>
        </w:tc>
      </w:tr>
      <w:tr w:rsidR="00117369" w:rsidRPr="006C377D" w14:paraId="54939D82" w14:textId="77777777" w:rsidTr="00F427CD">
        <w:trPr>
          <w:trHeight w:val="348"/>
        </w:trPr>
        <w:tc>
          <w:tcPr>
            <w:tcW w:w="5000" w:type="pct"/>
            <w:gridSpan w:val="12"/>
          </w:tcPr>
          <w:p w14:paraId="7F544A5D" w14:textId="5BCC8682" w:rsidR="00117369" w:rsidRPr="00003EAD" w:rsidRDefault="00117369" w:rsidP="00117369">
            <w:pPr>
              <w:pStyle w:val="ad"/>
              <w:jc w:val="center"/>
              <w:rPr>
                <w:b/>
              </w:rPr>
            </w:pPr>
            <w:r w:rsidRPr="00003EAD">
              <w:rPr>
                <w:b/>
              </w:rPr>
              <w:lastRenderedPageBreak/>
              <w:t>Блок «Заказчик» (</w:t>
            </w:r>
            <w:r w:rsidRPr="00003EAD">
              <w:rPr>
                <w:b/>
                <w:lang w:val="en-US"/>
              </w:rPr>
              <w:t>customer</w:t>
            </w:r>
            <w:r w:rsidRPr="00003EAD">
              <w:rPr>
                <w:b/>
              </w:rPr>
              <w:t>).</w:t>
            </w:r>
          </w:p>
          <w:p w14:paraId="138CABB5" w14:textId="77777777" w:rsidR="00117369" w:rsidRPr="002D2859" w:rsidRDefault="00117369" w:rsidP="00117369">
            <w:pPr>
              <w:pStyle w:val="ad"/>
              <w:jc w:val="left"/>
            </w:pPr>
            <w:r>
              <w:t>Поля</w:t>
            </w:r>
            <w:r w:rsidRPr="002D2859">
              <w:t>:</w:t>
            </w:r>
          </w:p>
          <w:p w14:paraId="16A3EB90" w14:textId="324C178D" w:rsidR="00117369" w:rsidRPr="002D2859" w:rsidRDefault="00117369" w:rsidP="00117369">
            <w:pPr>
              <w:pStyle w:val="ad"/>
              <w:jc w:val="left"/>
            </w:pPr>
            <w:r w:rsidRPr="002D2859">
              <w:t>«Полное наименование» (</w:t>
            </w:r>
            <w:r>
              <w:rPr>
                <w:lang w:val="en-US"/>
              </w:rPr>
              <w:t>customer</w:t>
            </w:r>
            <w:r w:rsidRPr="002D2859">
              <w:t>\</w:t>
            </w:r>
            <w:r>
              <w:rPr>
                <w:lang w:val="en-US"/>
              </w:rPr>
              <w:t>fullName</w:t>
            </w:r>
            <w:r w:rsidRPr="002D2859">
              <w:t>);</w:t>
            </w:r>
            <w:r w:rsidRPr="002D2859">
              <w:br/>
              <w:t>«ИНН (для печатной формы)» (</w:t>
            </w:r>
            <w:r>
              <w:rPr>
                <w:lang w:val="en-US"/>
              </w:rPr>
              <w:t>customer</w:t>
            </w:r>
            <w:r w:rsidRPr="002D2859">
              <w:t>\</w:t>
            </w:r>
            <w:r>
              <w:rPr>
                <w:lang w:val="en-US"/>
              </w:rPr>
              <w:t>inn</w:t>
            </w:r>
            <w:r w:rsidRPr="002D2859">
              <w:t>);</w:t>
            </w:r>
          </w:p>
          <w:p w14:paraId="3B46CFCB" w14:textId="6D30972E" w:rsidR="00117369" w:rsidRPr="002D2859" w:rsidRDefault="00117369" w:rsidP="00117369">
            <w:pPr>
              <w:pStyle w:val="ad"/>
              <w:jc w:val="left"/>
            </w:pPr>
            <w:r w:rsidRPr="002D2859">
              <w:t>«КПП (для печатной формы)» (</w:t>
            </w:r>
            <w:r>
              <w:rPr>
                <w:lang w:val="en-US"/>
              </w:rPr>
              <w:t>customer</w:t>
            </w:r>
            <w:r w:rsidRPr="002D2859">
              <w:t>\</w:t>
            </w:r>
            <w:r>
              <w:rPr>
                <w:lang w:val="en-US"/>
              </w:rPr>
              <w:t>kpp</w:t>
            </w:r>
            <w:r w:rsidRPr="002D2859">
              <w:t>);</w:t>
            </w:r>
          </w:p>
          <w:p w14:paraId="269E6987" w14:textId="3F3F388B" w:rsidR="00117369" w:rsidRPr="002D2859" w:rsidRDefault="00117369" w:rsidP="00117369">
            <w:pPr>
              <w:pStyle w:val="ad"/>
              <w:jc w:val="left"/>
            </w:pPr>
            <w:r w:rsidRPr="002D2859">
              <w:t>«Организационно-правовая форма в ОКОПФ (для печатной формы)» (</w:t>
            </w:r>
            <w:r>
              <w:rPr>
                <w:lang w:val="en-US"/>
              </w:rPr>
              <w:t>customer</w:t>
            </w:r>
            <w:r w:rsidRPr="002D2859">
              <w:t>\</w:t>
            </w:r>
            <w:r>
              <w:rPr>
                <w:lang w:val="en-US"/>
              </w:rPr>
              <w:t>legalForm</w:t>
            </w:r>
            <w:r w:rsidRPr="002D2859">
              <w:t>);</w:t>
            </w:r>
          </w:p>
          <w:p w14:paraId="26431E29" w14:textId="0615936E" w:rsidR="00117369" w:rsidRPr="002D2859" w:rsidRDefault="00117369" w:rsidP="00117369">
            <w:pPr>
              <w:pStyle w:val="ad"/>
              <w:jc w:val="left"/>
            </w:pPr>
            <w:r w:rsidRPr="002D2859">
              <w:t>«Код по ОКПО (для печатной формы)» (</w:t>
            </w:r>
            <w:r>
              <w:rPr>
                <w:lang w:val="en-US"/>
              </w:rPr>
              <w:t>customer</w:t>
            </w:r>
            <w:r w:rsidRPr="002D2859">
              <w:t>\</w:t>
            </w:r>
            <w:r>
              <w:rPr>
                <w:lang w:val="en-US"/>
              </w:rPr>
              <w:t>OKPO</w:t>
            </w:r>
            <w:r w:rsidRPr="002D2859">
              <w:t>);</w:t>
            </w:r>
          </w:p>
          <w:p w14:paraId="77E8D49F" w14:textId="16815D54" w:rsidR="00117369" w:rsidRPr="002D2859" w:rsidRDefault="00117369" w:rsidP="00117369">
            <w:pPr>
              <w:pStyle w:val="ad"/>
              <w:jc w:val="left"/>
            </w:pPr>
            <w:r w:rsidRPr="002D2859">
              <w:t>«Идентификационный код заказчика (для печатной формы)» (</w:t>
            </w:r>
            <w:r>
              <w:rPr>
                <w:lang w:val="en-US"/>
              </w:rPr>
              <w:t>customer</w:t>
            </w:r>
            <w:r w:rsidRPr="002D2859">
              <w:t>\)customerCode</w:t>
            </w:r>
          </w:p>
          <w:p w14:paraId="7BE62499" w14:textId="33F99500" w:rsidR="00117369" w:rsidRPr="002D2859" w:rsidRDefault="00117369" w:rsidP="00117369">
            <w:pPr>
              <w:pStyle w:val="ad"/>
              <w:jc w:val="left"/>
            </w:pPr>
            <w:r>
              <w:t>при приеме игнорируются, заполняются при передаче.</w:t>
            </w:r>
          </w:p>
          <w:p w14:paraId="50994F7C" w14:textId="77777777" w:rsidR="00117369" w:rsidRDefault="00117369" w:rsidP="00117369">
            <w:pPr>
              <w:pStyle w:val="ad"/>
              <w:jc w:val="left"/>
            </w:pPr>
          </w:p>
          <w:p w14:paraId="6DC9194D" w14:textId="35FBD1E3" w:rsidR="00117369" w:rsidRDefault="00117369" w:rsidP="00117369">
            <w:pPr>
              <w:pStyle w:val="ad"/>
              <w:jc w:val="left"/>
            </w:pPr>
            <w:r>
              <w:t>Поле</w:t>
            </w:r>
            <w:r w:rsidRPr="00903DC1">
              <w:t xml:space="preserve"> </w:t>
            </w:r>
            <w:r>
              <w:t>«</w:t>
            </w:r>
            <w:r w:rsidRPr="00903DC1">
              <w:t>Дата постановки на учет в налоговом органе</w:t>
            </w:r>
            <w:r>
              <w:t>»</w:t>
            </w:r>
            <w:r w:rsidRPr="00903DC1">
              <w:t xml:space="preserve"> (</w:t>
            </w:r>
            <w:r w:rsidRPr="00903DC1">
              <w:rPr>
                <w:lang w:val="en-US"/>
              </w:rPr>
              <w:t>customer</w:t>
            </w:r>
            <w:r w:rsidRPr="00903DC1">
              <w:t>/</w:t>
            </w:r>
            <w:r w:rsidRPr="00903DC1">
              <w:rPr>
                <w:lang w:val="en-US"/>
              </w:rPr>
              <w:t>registrationDate</w:t>
            </w:r>
            <w:r w:rsidRPr="00903DC1">
              <w:t xml:space="preserve">). </w:t>
            </w:r>
            <w:r>
              <w:t>Игнорируется при приеме, не заполняется при передаче. Оставлено для обратной своместимости.</w:t>
            </w:r>
          </w:p>
          <w:p w14:paraId="18AFC1A4" w14:textId="58A96ECB" w:rsidR="00117369" w:rsidRDefault="00117369" w:rsidP="00117369">
            <w:pPr>
              <w:pStyle w:val="ad"/>
              <w:jc w:val="left"/>
            </w:pPr>
          </w:p>
          <w:p w14:paraId="770C4E2A" w14:textId="29821DC7" w:rsidR="00117369" w:rsidRDefault="00117369" w:rsidP="00117369">
            <w:pPr>
              <w:pStyle w:val="ad"/>
              <w:jc w:val="left"/>
            </w:pPr>
            <w:r>
              <w:t>Поле «</w:t>
            </w:r>
            <w:r w:rsidRPr="00501FC3">
              <w:t>Код типа организации (для печатной формы)</w:t>
            </w:r>
            <w:r>
              <w:t>» (</w:t>
            </w:r>
            <w:r w:rsidRPr="00501FC3">
              <w:t>customer/organizationTypeCode</w:t>
            </w:r>
            <w:r>
              <w:t>). Игнорируется при приеме, используется для корректного построения ПФ в части определения типа вкладки (для организации заказчика с типом «</w:t>
            </w:r>
            <w:r w:rsidRPr="008E0002">
              <w:t>09 - Государственная корпорация</w:t>
            </w:r>
            <w:r>
              <w:t>» отображаются вкладки «Бюджетные средства» и «Внебюджетные средства», а для остальных «График финансирования»).</w:t>
            </w:r>
          </w:p>
          <w:p w14:paraId="0838A3DB" w14:textId="77777777" w:rsidR="000962FF" w:rsidRDefault="000962FF" w:rsidP="00117369">
            <w:pPr>
              <w:pStyle w:val="ad"/>
              <w:jc w:val="left"/>
            </w:pPr>
          </w:p>
          <w:p w14:paraId="0DF928DE" w14:textId="77777777" w:rsidR="00117369" w:rsidRDefault="00117369" w:rsidP="00117369">
            <w:pPr>
              <w:pStyle w:val="ad"/>
              <w:jc w:val="left"/>
            </w:pPr>
          </w:p>
          <w:p w14:paraId="15290FDD" w14:textId="4FDED291" w:rsidR="004F49AF" w:rsidRDefault="004F49AF" w:rsidP="00117369">
            <w:pPr>
              <w:pStyle w:val="ad"/>
              <w:jc w:val="left"/>
            </w:pPr>
            <w:r w:rsidRPr="00FC524F">
              <w:t>При приеме проекта первоначальной версии, сформированного на основании электронного контракта в структурированном виде</w:t>
            </w:r>
            <w:r w:rsidR="00282E1C">
              <w:t xml:space="preserve"> и п</w:t>
            </w:r>
            <w:r w:rsidR="00282E1C" w:rsidRPr="00282E1C">
              <w:t>ри приеме изменений СГК с типом «Корректировка ошибок» (блок modification/errorCorrection)</w:t>
            </w:r>
            <w:r w:rsidR="000A7D07">
              <w:t xml:space="preserve"> при установленном признаке </w:t>
            </w:r>
            <w:r w:rsidR="000A7D07" w:rsidRPr="00B66C47">
              <w:rPr>
                <w:lang w:eastAsia="en-US"/>
              </w:rPr>
              <w:t>"Документ на базе РЭК"</w:t>
            </w:r>
            <w:r w:rsidRPr="00FC524F">
              <w:t xml:space="preserve">, </w:t>
            </w:r>
            <w:r>
              <w:t>блок «</w:t>
            </w:r>
            <w:r w:rsidRPr="00106EE2">
              <w:t>Реквизиты счета заказчика» (customer/customerAccountsDetails/customerAccountDetails)</w:t>
            </w:r>
            <w:r w:rsidR="000A7D07">
              <w:t xml:space="preserve"> и блок «</w:t>
            </w:r>
            <w:r w:rsidR="000A7D07" w:rsidRPr="00106EE2">
              <w:t>Реквизиты счетов обособленного подразделения» (customer/separateDepartmentAccountsDetails</w:t>
            </w:r>
            <w:r w:rsidR="000A7D07">
              <w:t xml:space="preserve">) </w:t>
            </w:r>
            <w:r w:rsidRPr="00FC524F">
              <w:t xml:space="preserve"> </w:t>
            </w:r>
            <w:r w:rsidR="000A7D07">
              <w:t>принимаю</w:t>
            </w:r>
            <w:r w:rsidRPr="00FC524F">
              <w:t>тся из пакета</w:t>
            </w:r>
            <w:r w:rsidR="000A7D07">
              <w:t xml:space="preserve"> или заполняю</w:t>
            </w:r>
            <w:r>
              <w:t xml:space="preserve">тся автоматически в соответствии с требованиями, приведенными </w:t>
            </w:r>
            <w:hyperlink w:anchor="customerAccountDetails" w:history="1">
              <w:r w:rsidRPr="004F49AF">
                <w:rPr>
                  <w:rStyle w:val="af1"/>
                </w:rPr>
                <w:t>ниже</w:t>
              </w:r>
            </w:hyperlink>
            <w:r w:rsidR="000A7D07">
              <w:t>.</w:t>
            </w:r>
          </w:p>
          <w:p w14:paraId="47243E3F" w14:textId="77777777" w:rsidR="000A7D07" w:rsidRDefault="000A7D07" w:rsidP="00117369">
            <w:pPr>
              <w:pStyle w:val="ad"/>
              <w:jc w:val="left"/>
            </w:pPr>
          </w:p>
          <w:p w14:paraId="6FD7D5DE" w14:textId="39ECC431" w:rsidR="000A7D07" w:rsidRPr="00FC524F" w:rsidRDefault="000A7D07" w:rsidP="000A7D07">
            <w:pPr>
              <w:pStyle w:val="ad"/>
              <w:jc w:val="left"/>
            </w:pPr>
            <w:r>
              <w:rPr>
                <w:lang w:eastAsia="en-US"/>
              </w:rPr>
              <w:t xml:space="preserve">При приеме изменений </w:t>
            </w:r>
            <w:r w:rsidRPr="00B66C47">
              <w:rPr>
                <w:lang w:eastAsia="en-US"/>
              </w:rPr>
              <w:t>СГК</w:t>
            </w:r>
            <w:r>
              <w:rPr>
                <w:lang w:eastAsia="en-US"/>
              </w:rPr>
              <w:t xml:space="preserve"> с типом </w:t>
            </w:r>
            <w:r w:rsidRPr="00836950">
              <w:t>«Изменение контракта» (</w:t>
            </w:r>
            <w:r>
              <w:t xml:space="preserve">блок </w:t>
            </w:r>
            <w:r w:rsidRPr="00836950">
              <w:t>modification/contractChange)</w:t>
            </w:r>
            <w:r>
              <w:rPr>
                <w:lang w:eastAsia="en-US"/>
              </w:rPr>
              <w:t>, е</w:t>
            </w:r>
            <w:r w:rsidRPr="00B66C47">
              <w:rPr>
                <w:lang w:eastAsia="en-US"/>
              </w:rPr>
              <w:t>сли признак "Документ на базе РЭК" установлен</w:t>
            </w:r>
            <w:r>
              <w:rPr>
                <w:lang w:eastAsia="en-US"/>
              </w:rPr>
              <w:t>,</w:t>
            </w:r>
            <w:r w:rsidRPr="00B66C47">
              <w:rPr>
                <w:lang w:eastAsia="en-US"/>
              </w:rPr>
              <w:t xml:space="preserve"> то </w:t>
            </w:r>
            <w:r>
              <w:rPr>
                <w:lang w:eastAsia="en-US"/>
              </w:rPr>
              <w:t xml:space="preserve">блок </w:t>
            </w:r>
            <w:r>
              <w:t>«</w:t>
            </w:r>
            <w:r w:rsidRPr="00106EE2">
              <w:t>Реквизиты счета заказчика» (customer/customerAccountsDetails/customerAccountDetails)</w:t>
            </w:r>
            <w:r>
              <w:t xml:space="preserve"> и блок «</w:t>
            </w:r>
            <w:r w:rsidRPr="00106EE2">
              <w:t>Реквизиты счетов обособленного подразделения» (customer/separateDepartmentAccountsDetails</w:t>
            </w:r>
            <w:r>
              <w:t>)</w:t>
            </w:r>
            <w:r>
              <w:rPr>
                <w:lang w:eastAsia="en-US"/>
              </w:rPr>
              <w:t xml:space="preserve"> игнорируются при приеме и заполняются</w:t>
            </w:r>
            <w:r w:rsidRPr="00B66C47">
              <w:rPr>
                <w:lang w:eastAsia="en-US"/>
              </w:rPr>
              <w:t xml:space="preserve"> автоматич</w:t>
            </w:r>
            <w:r>
              <w:rPr>
                <w:lang w:eastAsia="en-US"/>
              </w:rPr>
              <w:t xml:space="preserve">ески на основании связанного ДС. </w:t>
            </w:r>
            <w:r>
              <w:t>Блок «</w:t>
            </w:r>
            <w:r w:rsidRPr="00106EE2">
              <w:t>Реквизиты счета заказчика» (customer/customerAccountsDetails/customerAccountDetails)</w:t>
            </w:r>
            <w:r>
              <w:t xml:space="preserve"> </w:t>
            </w:r>
            <w:r w:rsidRPr="00FC524F">
              <w:t>автоматически заполняется всеми счетами заказчика</w:t>
            </w:r>
            <w:r>
              <w:t xml:space="preserve"> </w:t>
            </w:r>
            <w:r w:rsidRPr="00FC524F">
              <w:t xml:space="preserve">из </w:t>
            </w:r>
            <w:r>
              <w:t>блока «</w:t>
            </w:r>
            <w:r w:rsidRPr="00106EE2">
              <w:t>Реквизиты счета заказчика</w:t>
            </w:r>
            <w:r>
              <w:t>» (</w:t>
            </w:r>
            <w:r w:rsidRPr="00106EE2">
              <w:t>customerInfo/customerAccountsDetailsInfo/customerAccountDetailsInfo</w:t>
            </w:r>
            <w:r>
              <w:t xml:space="preserve">) </w:t>
            </w:r>
            <w:r w:rsidRPr="00FC524F">
              <w:t>электронного контракта,</w:t>
            </w:r>
            <w:r>
              <w:t xml:space="preserve"> блок «</w:t>
            </w:r>
            <w:r w:rsidRPr="00106EE2">
              <w:t>Реквизиты счетов обособленного подразделения» (customer/separateDepartmentAccountsDetails</w:t>
            </w:r>
            <w:r>
              <w:t xml:space="preserve">) </w:t>
            </w:r>
            <w:r w:rsidRPr="00FC524F">
              <w:t xml:space="preserve">автоматически заполняется всеми счетами </w:t>
            </w:r>
            <w:r>
              <w:t>обособленного подразделения заказчика</w:t>
            </w:r>
            <w:r w:rsidRPr="00FC524F">
              <w:t xml:space="preserve"> из </w:t>
            </w:r>
            <w:r>
              <w:t>блока</w:t>
            </w:r>
            <w:r w:rsidRPr="00FC524F">
              <w:t xml:space="preserve"> </w:t>
            </w:r>
            <w:r>
              <w:t>«</w:t>
            </w:r>
            <w:r w:rsidRPr="00106EE2">
              <w:t>Реквизиты счетов обособленного подразделения» (customerInfo/separateDepartmentAccountsDetailsInfo/separateDepartmentAccountDetails</w:t>
            </w:r>
            <w:r>
              <w:t>)</w:t>
            </w:r>
            <w:r w:rsidRPr="00FC524F">
              <w:t xml:space="preserve"> электронного контракта</w:t>
            </w:r>
            <w:r>
              <w:t>.</w:t>
            </w:r>
            <w:r>
              <w:br/>
            </w:r>
            <w:r>
              <w:lastRenderedPageBreak/>
              <w:t>П</w:t>
            </w:r>
            <w:r w:rsidRPr="00FC524F">
              <w:t xml:space="preserve">ри этом из пакета могут быть дополнительно приняты </w:t>
            </w:r>
            <w:r>
              <w:t xml:space="preserve">и сохранены </w:t>
            </w:r>
            <w:r w:rsidRPr="00FC524F">
              <w:t>счета</w:t>
            </w:r>
            <w:r>
              <w:t xml:space="preserve"> </w:t>
            </w:r>
            <w:r w:rsidRPr="00FC524F">
              <w:t>заказчика</w:t>
            </w:r>
            <w:r>
              <w:t>/обособленного подразделения заказчика</w:t>
            </w:r>
            <w:r w:rsidRPr="00FC524F">
              <w:t xml:space="preserve"> с типом </w:t>
            </w:r>
            <w:r>
              <w:t>«</w:t>
            </w:r>
            <w:r w:rsidRPr="00FC524F">
              <w:t>Счет эскроу</w:t>
            </w:r>
            <w:r>
              <w:t>»</w:t>
            </w:r>
            <w:r w:rsidRPr="00FC524F">
              <w:t xml:space="preserve"> (</w:t>
            </w:r>
            <w:r w:rsidRPr="00FC524F">
              <w:rPr>
                <w:lang w:val="en-US"/>
              </w:rPr>
              <w:t>accountType</w:t>
            </w:r>
            <w:r w:rsidRPr="00FC524F">
              <w:t xml:space="preserve"> = </w:t>
            </w:r>
            <w:r>
              <w:t>0</w:t>
            </w:r>
            <w:r w:rsidRPr="00FC524F">
              <w:t>4</w:t>
            </w:r>
            <w:r>
              <w:t>. Блоки, для которых указаны другие типы, игнорируются</w:t>
            </w:r>
            <w:r w:rsidRPr="00FC524F">
              <w:t>), если одновременно выполняются следующие условия:</w:t>
            </w:r>
          </w:p>
          <w:p w14:paraId="4634AB65" w14:textId="77777777" w:rsidR="000A7D07" w:rsidRPr="00FC524F" w:rsidRDefault="000A7D07" w:rsidP="000A7D07">
            <w:pPr>
              <w:pStyle w:val="ad"/>
              <w:numPr>
                <w:ilvl w:val="0"/>
                <w:numId w:val="219"/>
              </w:numPr>
              <w:jc w:val="left"/>
            </w:pPr>
            <w:r w:rsidRPr="00FC524F">
              <w:t>в электронном контракте установлен признак "Приобретение квартир по ДДУ" (</w:t>
            </w:r>
            <w:r w:rsidRPr="00FC524F">
              <w:rPr>
                <w:lang w:val="en-US"/>
              </w:rPr>
              <w:t>contractSubjectInfo</w:t>
            </w:r>
            <w:r w:rsidRPr="00FC524F">
              <w:t>/</w:t>
            </w:r>
            <w:r w:rsidRPr="00FC524F">
              <w:rPr>
                <w:lang w:val="en-US"/>
              </w:rPr>
              <w:t>specializationInfo</w:t>
            </w:r>
            <w:r w:rsidRPr="00FC524F">
              <w:t>/</w:t>
            </w:r>
            <w:r w:rsidRPr="00FC524F">
              <w:rPr>
                <w:lang w:val="en-US"/>
              </w:rPr>
              <w:t>residentialPremisesPurchaseInfo</w:t>
            </w:r>
            <w:r w:rsidRPr="00FC524F">
              <w:t>/</w:t>
            </w:r>
            <w:r w:rsidRPr="00FC524F">
              <w:rPr>
                <w:lang w:val="en-US"/>
              </w:rPr>
              <w:t>isDDU</w:t>
            </w:r>
            <w:r w:rsidRPr="00FC524F">
              <w:t>);</w:t>
            </w:r>
          </w:p>
          <w:p w14:paraId="6DA0245F" w14:textId="77777777" w:rsidR="000A7D07" w:rsidRDefault="000A7D07" w:rsidP="000A7D07">
            <w:pPr>
              <w:pStyle w:val="ad"/>
              <w:numPr>
                <w:ilvl w:val="0"/>
                <w:numId w:val="219"/>
              </w:numPr>
              <w:jc w:val="left"/>
            </w:pPr>
            <w:r w:rsidRPr="00FC524F">
              <w:t>в электронном контракте у заказчика отсутствуют счета с типом "Счет эскроу" (</w:t>
            </w:r>
            <w:r w:rsidRPr="00FC524F">
              <w:rPr>
                <w:lang w:val="en-US"/>
              </w:rPr>
              <w:t>accountType</w:t>
            </w:r>
            <w:r w:rsidRPr="00FC524F">
              <w:t xml:space="preserve"> = </w:t>
            </w:r>
            <w:r>
              <w:t>0</w:t>
            </w:r>
            <w:r w:rsidRPr="00FC524F">
              <w:t>4)</w:t>
            </w:r>
            <w:r>
              <w:t>.</w:t>
            </w:r>
          </w:p>
          <w:p w14:paraId="33A032D2" w14:textId="77777777" w:rsidR="000A7D07" w:rsidRDefault="000A7D07" w:rsidP="000A7D07">
            <w:pPr>
              <w:pStyle w:val="ad"/>
              <w:jc w:val="left"/>
              <w:rPr>
                <w:lang w:eastAsia="en-US"/>
              </w:rPr>
            </w:pPr>
            <w:r>
              <w:t xml:space="preserve">Для счетов заказчика, полученных из электронного контракта, в БД в поле </w:t>
            </w:r>
            <w:r w:rsidRPr="00862F1F">
              <w:t>ACCOUNT_INFO</w:t>
            </w:r>
            <w:r>
              <w:t>.</w:t>
            </w:r>
            <w:r>
              <w:rPr>
                <w:lang w:val="en-US" w:eastAsia="en-US"/>
              </w:rPr>
              <w:t>SID</w:t>
            </w:r>
            <w:r>
              <w:rPr>
                <w:lang w:eastAsia="en-US"/>
              </w:rPr>
              <w:t>_счета_в_РЭК должен быть сохранен идентификатор счета из РЭК, который должен быть указан в поле «</w:t>
            </w:r>
            <w:r w:rsidRPr="003C5634">
              <w:rPr>
                <w:lang w:eastAsia="en-US"/>
              </w:rPr>
              <w:t>Уникальный идентификатор счета из электронного контракта</w:t>
            </w:r>
            <w:r>
              <w:rPr>
                <w:lang w:eastAsia="en-US"/>
              </w:rPr>
              <w:t>» (</w:t>
            </w:r>
            <w:r w:rsidRPr="003C5634">
              <w:rPr>
                <w:lang w:eastAsia="en-US"/>
              </w:rPr>
              <w:t>customer/customerAccountsDetails/customerAccountDetails/electronicContractSid</w:t>
            </w:r>
            <w:r>
              <w:rPr>
                <w:lang w:eastAsia="en-US"/>
              </w:rPr>
              <w:t>) в составе размещенного документа.</w:t>
            </w:r>
          </w:p>
          <w:p w14:paraId="6AE86E34" w14:textId="4C82B080" w:rsidR="004F49AF" w:rsidRDefault="004F49AF" w:rsidP="00117369">
            <w:pPr>
              <w:pStyle w:val="ad"/>
              <w:jc w:val="left"/>
            </w:pPr>
          </w:p>
          <w:p w14:paraId="31800628" w14:textId="6FF7BAF7" w:rsidR="00117369" w:rsidRDefault="00117369" w:rsidP="00117369">
            <w:pPr>
              <w:pStyle w:val="ad"/>
              <w:jc w:val="left"/>
            </w:pPr>
            <w:r w:rsidRPr="00FC524F">
              <w:t>В других случаях принимается из пакета</w:t>
            </w:r>
            <w:r>
              <w:t xml:space="preserve"> или заполняется автоматически в соответствии с требованиями, приведенными ниже.</w:t>
            </w:r>
          </w:p>
          <w:p w14:paraId="6838475C" w14:textId="77777777" w:rsidR="00117369" w:rsidRPr="00FC524F" w:rsidRDefault="00117369" w:rsidP="00117369">
            <w:pPr>
              <w:pStyle w:val="ad"/>
              <w:jc w:val="left"/>
            </w:pPr>
          </w:p>
          <w:p w14:paraId="121BCD86" w14:textId="77777777" w:rsidR="00117369" w:rsidRDefault="00117369" w:rsidP="00117369">
            <w:pPr>
              <w:pStyle w:val="ad"/>
              <w:jc w:val="left"/>
            </w:pPr>
          </w:p>
          <w:p w14:paraId="4FA83CA9" w14:textId="77777777" w:rsidR="00117369" w:rsidRPr="00003EAD" w:rsidRDefault="00117369" w:rsidP="00117369">
            <w:pPr>
              <w:pStyle w:val="ad"/>
              <w:jc w:val="center"/>
              <w:rPr>
                <w:b/>
                <w:lang w:val="en-US"/>
              </w:rPr>
            </w:pPr>
            <w:bookmarkStart w:id="55" w:name="customerAccountDetails"/>
            <w:r w:rsidRPr="00003EAD">
              <w:rPr>
                <w:b/>
              </w:rPr>
              <w:t>Блок</w:t>
            </w:r>
            <w:r w:rsidRPr="00003EAD">
              <w:rPr>
                <w:b/>
                <w:lang w:val="en-US"/>
              </w:rPr>
              <w:t xml:space="preserve"> «</w:t>
            </w:r>
            <w:r w:rsidRPr="00003EAD">
              <w:rPr>
                <w:b/>
              </w:rPr>
              <w:t>Реквизиты</w:t>
            </w:r>
            <w:r w:rsidRPr="00003EAD">
              <w:rPr>
                <w:b/>
                <w:lang w:val="en-US"/>
              </w:rPr>
              <w:t xml:space="preserve"> </w:t>
            </w:r>
            <w:r w:rsidRPr="00003EAD">
              <w:rPr>
                <w:b/>
              </w:rPr>
              <w:t>счета</w:t>
            </w:r>
            <w:r w:rsidRPr="00003EAD">
              <w:rPr>
                <w:b/>
                <w:lang w:val="en-US"/>
              </w:rPr>
              <w:t xml:space="preserve"> </w:t>
            </w:r>
            <w:r w:rsidRPr="00003EAD">
              <w:rPr>
                <w:b/>
              </w:rPr>
              <w:t>заказчика</w:t>
            </w:r>
            <w:r w:rsidRPr="00003EAD">
              <w:rPr>
                <w:b/>
                <w:lang w:val="en-US"/>
              </w:rPr>
              <w:t xml:space="preserve">» </w:t>
            </w:r>
            <w:bookmarkEnd w:id="55"/>
            <w:r w:rsidRPr="00003EAD">
              <w:rPr>
                <w:b/>
                <w:lang w:val="en-US"/>
              </w:rPr>
              <w:t>(customer/customerAccountsDetails/customerAccountDetails)</w:t>
            </w:r>
          </w:p>
          <w:p w14:paraId="042BF4F7" w14:textId="77777777" w:rsidR="00117369" w:rsidRDefault="00117369" w:rsidP="00117369">
            <w:pPr>
              <w:pStyle w:val="ad"/>
              <w:jc w:val="left"/>
              <w:rPr>
                <w:lang w:val="en-US"/>
              </w:rPr>
            </w:pPr>
          </w:p>
          <w:p w14:paraId="25616BD8" w14:textId="77777777" w:rsidR="00117369" w:rsidRPr="003C5634" w:rsidRDefault="00117369" w:rsidP="00117369">
            <w:pPr>
              <w:pStyle w:val="ad"/>
              <w:jc w:val="left"/>
            </w:pPr>
            <w:r w:rsidRPr="00F96D60">
              <w:t>В</w:t>
            </w:r>
            <w:r w:rsidRPr="00106EE2">
              <w:rPr>
                <w:lang w:val="en-US"/>
              </w:rPr>
              <w:t xml:space="preserve"> </w:t>
            </w:r>
            <w:r w:rsidRPr="00F96D60">
              <w:t>случае</w:t>
            </w:r>
            <w:r w:rsidRPr="00106EE2">
              <w:rPr>
                <w:lang w:val="en-US"/>
              </w:rPr>
              <w:t xml:space="preserve">, </w:t>
            </w:r>
            <w:r w:rsidRPr="00F96D60">
              <w:t>если</w:t>
            </w:r>
            <w:r w:rsidRPr="00106EE2">
              <w:rPr>
                <w:lang w:val="en-US"/>
              </w:rPr>
              <w:t xml:space="preserve"> </w:t>
            </w:r>
            <w:r w:rsidRPr="00F96D60">
              <w:t>установлен</w:t>
            </w:r>
            <w:r w:rsidRPr="00106EE2">
              <w:rPr>
                <w:lang w:val="en-US"/>
              </w:rPr>
              <w:t xml:space="preserve"> </w:t>
            </w:r>
            <w:r w:rsidRPr="00F96D60">
              <w:t>признак</w:t>
            </w:r>
            <w:r w:rsidRPr="00106EE2">
              <w:rPr>
                <w:lang w:val="en-US"/>
              </w:rPr>
              <w:t xml:space="preserve"> «</w:t>
            </w:r>
            <w:r w:rsidRPr="00F96D60">
              <w:t>Заполнение</w:t>
            </w:r>
            <w:r w:rsidRPr="00106EE2">
              <w:rPr>
                <w:lang w:val="en-US"/>
              </w:rPr>
              <w:t xml:space="preserve"> </w:t>
            </w:r>
            <w:r w:rsidRPr="00F96D60">
              <w:t>внешних</w:t>
            </w:r>
            <w:r w:rsidRPr="00106EE2">
              <w:rPr>
                <w:lang w:val="en-US"/>
              </w:rPr>
              <w:t xml:space="preserve"> </w:t>
            </w:r>
            <w:r w:rsidRPr="00F96D60">
              <w:t>идентификаторов</w:t>
            </w:r>
            <w:r w:rsidRPr="00106EE2">
              <w:rPr>
                <w:lang w:val="en-US"/>
              </w:rPr>
              <w:t xml:space="preserve"> (externalSid) </w:t>
            </w:r>
            <w:r w:rsidRPr="00F96D60">
              <w:t>данными</w:t>
            </w:r>
            <w:r w:rsidRPr="00106EE2">
              <w:rPr>
                <w:lang w:val="en-US"/>
              </w:rPr>
              <w:t xml:space="preserve"> </w:t>
            </w:r>
            <w:r w:rsidRPr="00F96D60">
              <w:t>из</w:t>
            </w:r>
            <w:r w:rsidRPr="00106EE2">
              <w:rPr>
                <w:lang w:val="en-US"/>
              </w:rPr>
              <w:t xml:space="preserve"> </w:t>
            </w:r>
            <w:r w:rsidRPr="00F96D60">
              <w:t>структурированного</w:t>
            </w:r>
            <w:r w:rsidRPr="00106EE2">
              <w:rPr>
                <w:lang w:val="en-US"/>
              </w:rPr>
              <w:t xml:space="preserve"> </w:t>
            </w:r>
            <w:r w:rsidRPr="00F96D60">
              <w:t>электронного</w:t>
            </w:r>
            <w:r w:rsidRPr="00106EE2">
              <w:rPr>
                <w:lang w:val="en-US"/>
              </w:rPr>
              <w:t xml:space="preserve"> </w:t>
            </w:r>
            <w:r w:rsidRPr="00F96D60">
              <w:t>контракта</w:t>
            </w:r>
            <w:r w:rsidRPr="00106EE2">
              <w:rPr>
                <w:lang w:val="en-US"/>
              </w:rPr>
              <w:t xml:space="preserve">» (isElectronicContractExternalSid), </w:t>
            </w:r>
            <w:r>
              <w:t>то</w:t>
            </w:r>
            <w:r w:rsidRPr="00106EE2">
              <w:rPr>
                <w:lang w:val="en-US"/>
              </w:rPr>
              <w:t xml:space="preserve"> </w:t>
            </w:r>
            <w:r>
              <w:t>поле</w:t>
            </w:r>
            <w:r w:rsidRPr="00106EE2">
              <w:rPr>
                <w:lang w:val="en-US"/>
              </w:rPr>
              <w:t xml:space="preserve"> «</w:t>
            </w:r>
            <w:r>
              <w:t>Внешний</w:t>
            </w:r>
            <w:r w:rsidRPr="00106EE2">
              <w:rPr>
                <w:lang w:val="en-US"/>
              </w:rPr>
              <w:t xml:space="preserve"> </w:t>
            </w:r>
            <w:r>
              <w:t>идентификатор</w:t>
            </w:r>
            <w:r w:rsidRPr="00106EE2">
              <w:rPr>
                <w:lang w:val="en-US"/>
              </w:rPr>
              <w:t xml:space="preserve"> </w:t>
            </w:r>
            <w:r>
              <w:t>платежных</w:t>
            </w:r>
            <w:r w:rsidRPr="00106EE2">
              <w:rPr>
                <w:lang w:val="en-US"/>
              </w:rPr>
              <w:t xml:space="preserve"> </w:t>
            </w:r>
            <w:r>
              <w:t>реквизитов</w:t>
            </w:r>
            <w:r w:rsidRPr="00106EE2">
              <w:rPr>
                <w:lang w:val="en-US"/>
              </w:rPr>
              <w:t xml:space="preserve">» (customer/customerAccountsDetails/customerAccountDetails/externalSid) </w:t>
            </w:r>
            <w:r w:rsidRPr="00F96D60">
              <w:t>заполняется</w:t>
            </w:r>
            <w:r w:rsidRPr="00106EE2">
              <w:rPr>
                <w:lang w:val="en-US"/>
              </w:rPr>
              <w:t xml:space="preserve"> </w:t>
            </w:r>
            <w:r>
              <w:t>из</w:t>
            </w:r>
            <w:r w:rsidRPr="00106EE2">
              <w:rPr>
                <w:lang w:val="en-US"/>
              </w:rPr>
              <w:t xml:space="preserve"> </w:t>
            </w:r>
            <w:r>
              <w:t>поля</w:t>
            </w:r>
            <w:r w:rsidRPr="00106EE2">
              <w:rPr>
                <w:lang w:val="en-US"/>
              </w:rPr>
              <w:t xml:space="preserve"> «</w:t>
            </w:r>
            <w:r>
              <w:t>Внешний</w:t>
            </w:r>
            <w:r w:rsidRPr="00106EE2">
              <w:rPr>
                <w:lang w:val="en-US"/>
              </w:rPr>
              <w:t xml:space="preserve"> </w:t>
            </w:r>
            <w:r>
              <w:t>идентификатор</w:t>
            </w:r>
            <w:r w:rsidRPr="00106EE2">
              <w:rPr>
                <w:lang w:val="en-US"/>
              </w:rPr>
              <w:t xml:space="preserve"> </w:t>
            </w:r>
            <w:r>
              <w:t>платежных</w:t>
            </w:r>
            <w:r w:rsidRPr="00106EE2">
              <w:rPr>
                <w:lang w:val="en-US"/>
              </w:rPr>
              <w:t xml:space="preserve"> </w:t>
            </w:r>
            <w:r>
              <w:t>реквизитов</w:t>
            </w:r>
            <w:r w:rsidRPr="00106EE2">
              <w:rPr>
                <w:lang w:val="en-US"/>
              </w:rPr>
              <w:t xml:space="preserve">» (customerInfo/customerAccountsDetailsInfo/customerAccountDetailsInfo/externalSid) </w:t>
            </w:r>
            <w:r w:rsidRPr="00F96D60">
              <w:t>из</w:t>
            </w:r>
            <w:r w:rsidRPr="00106EE2">
              <w:rPr>
                <w:lang w:val="en-US"/>
              </w:rPr>
              <w:t xml:space="preserve"> </w:t>
            </w:r>
            <w:r w:rsidRPr="00F96D60">
              <w:t>структурированного</w:t>
            </w:r>
            <w:r w:rsidRPr="00106EE2">
              <w:rPr>
                <w:lang w:val="en-US"/>
              </w:rPr>
              <w:t xml:space="preserve"> </w:t>
            </w:r>
            <w:r w:rsidRPr="00F96D60">
              <w:t>контракта</w:t>
            </w:r>
            <w:r w:rsidRPr="00106EE2">
              <w:rPr>
                <w:lang w:val="en-US"/>
              </w:rPr>
              <w:t xml:space="preserve">. </w:t>
            </w:r>
            <w:r>
              <w:t xml:space="preserve">Если при приеме </w:t>
            </w:r>
            <w:r w:rsidRPr="00FC524F">
              <w:t>проекта первоначальной версии, сформированного на основании электронного контракта в структурированном виде</w:t>
            </w:r>
            <w:r w:rsidRPr="00F96D60">
              <w:t>,</w:t>
            </w:r>
            <w:r>
              <w:t xml:space="preserve"> НЕ установлен признак «</w:t>
            </w:r>
            <w:r w:rsidRPr="00F96D60">
              <w:t>Заполнение внешних идентификаторов (externalSid) данными из структурированного электронного контракта</w:t>
            </w:r>
            <w:r>
              <w:t>»</w:t>
            </w:r>
            <w:r w:rsidRPr="00F96D60">
              <w:t xml:space="preserve"> </w:t>
            </w:r>
            <w:r>
              <w:t>(</w:t>
            </w:r>
            <w:r w:rsidRPr="00F96D60">
              <w:t>isElectronicContractExternalSid</w:t>
            </w:r>
            <w:r>
              <w:t>), то поле «Внешний идентификатор платежных реквизитов» (</w:t>
            </w:r>
            <w:r w:rsidRPr="00F96D60">
              <w:t>customer/customerAccountsDetails/customerAccountDetails/externalSid</w:t>
            </w:r>
            <w:r>
              <w:t>)</w:t>
            </w:r>
            <w:r w:rsidRPr="00F96D60">
              <w:t xml:space="preserve"> </w:t>
            </w:r>
            <w:r>
              <w:t xml:space="preserve">игнорируется при приеме и не заполняется. </w:t>
            </w:r>
          </w:p>
          <w:p w14:paraId="413F9F4C" w14:textId="77777777" w:rsidR="00117369" w:rsidRPr="00FC524F" w:rsidRDefault="00117369" w:rsidP="00117369">
            <w:pPr>
              <w:pStyle w:val="ad"/>
              <w:jc w:val="left"/>
            </w:pPr>
          </w:p>
          <w:p w14:paraId="5526007E" w14:textId="43FE7B47" w:rsidR="00117369" w:rsidRPr="009F3221" w:rsidRDefault="00117369" w:rsidP="00117369">
            <w:pPr>
              <w:pStyle w:val="ad"/>
              <w:jc w:val="left"/>
            </w:pPr>
            <w:r>
              <w:t>Значения поля «</w:t>
            </w:r>
            <w:r w:rsidRPr="00347169">
              <w:t>Уникальный идентификатор в ЕИС</w:t>
            </w:r>
            <w:r>
              <w:t xml:space="preserve">» </w:t>
            </w:r>
            <w:r w:rsidRPr="00FC0F80">
              <w:t>(</w:t>
            </w:r>
            <w:r>
              <w:rPr>
                <w:lang w:val="en-US"/>
              </w:rPr>
              <w:t>sid</w:t>
            </w:r>
            <w:r w:rsidRPr="00FC0F80">
              <w:t>)</w:t>
            </w:r>
            <w:r>
              <w:t xml:space="preserve"> при приеме первой версии сведений о контракте игнорируется, назначается в ЕИС и выгружается. При приеме изменений размещенной версии сведений о контракте, если поле заполнено, то контролируется</w:t>
            </w:r>
            <w:r w:rsidRPr="00152F40">
              <w:t>, что в предыдущей версии сведений о контракте найден</w:t>
            </w:r>
            <w:r>
              <w:t>ы</w:t>
            </w:r>
            <w:r w:rsidRPr="00152F40">
              <w:t xml:space="preserve"> </w:t>
            </w:r>
            <w:r>
              <w:t>платежные реквихиты</w:t>
            </w:r>
            <w:r w:rsidRPr="00152F40">
              <w:t xml:space="preserve"> с указанным значением sid</w:t>
            </w:r>
            <w:r>
              <w:t>, то есть данное поле</w:t>
            </w:r>
            <w:r w:rsidRPr="00152F40">
              <w:t>,</w:t>
            </w:r>
            <w:r>
              <w:t xml:space="preserve"> как и </w:t>
            </w:r>
            <w:r>
              <w:rPr>
                <w:lang w:val="en-US"/>
              </w:rPr>
              <w:t>externalSid</w:t>
            </w:r>
            <w:r w:rsidRPr="00152F40">
              <w:t>,</w:t>
            </w:r>
            <w:r>
              <w:t xml:space="preserve"> </w:t>
            </w:r>
            <w:r w:rsidRPr="00152F40">
              <w:t xml:space="preserve">используется для идентификации </w:t>
            </w:r>
            <w:r>
              <w:t>платежных реквизитов</w:t>
            </w:r>
            <w:r w:rsidRPr="00152F40">
              <w:t xml:space="preserve"> в разных версиях сведений о контракте</w:t>
            </w:r>
            <w:r>
              <w:t>. При этом, если для платежных реквизитов</w:t>
            </w:r>
            <w:r w:rsidRPr="009F3221">
              <w:t xml:space="preserve">, </w:t>
            </w:r>
            <w:r>
              <w:t xml:space="preserve">найденный по </w:t>
            </w:r>
            <w:r>
              <w:rPr>
                <w:lang w:val="en-US"/>
              </w:rPr>
              <w:t>sid</w:t>
            </w:r>
            <w:r w:rsidRPr="009F3221">
              <w:t xml:space="preserve">, </w:t>
            </w:r>
            <w:r>
              <w:t>в размещенной версии сведений о контракте</w:t>
            </w:r>
            <w:r w:rsidRPr="009F3221">
              <w:t>:</w:t>
            </w:r>
          </w:p>
          <w:p w14:paraId="2DEDB685" w14:textId="60C06785" w:rsidR="00117369" w:rsidRPr="009341DD" w:rsidRDefault="00117369" w:rsidP="002D0245">
            <w:pPr>
              <w:pStyle w:val="ad"/>
              <w:numPr>
                <w:ilvl w:val="0"/>
                <w:numId w:val="162"/>
              </w:numPr>
              <w:jc w:val="left"/>
            </w:pPr>
            <w:r>
              <w:t xml:space="preserve">задан </w:t>
            </w:r>
            <w:r>
              <w:rPr>
                <w:lang w:val="en-US"/>
              </w:rPr>
              <w:t>externalSid</w:t>
            </w:r>
            <w:r w:rsidRPr="00D47620">
              <w:t xml:space="preserve">, </w:t>
            </w:r>
            <w:r>
              <w:t xml:space="preserve">то в принимаемой версии для данных платежных реквизитов должно быть указано то же значение </w:t>
            </w:r>
            <w:r>
              <w:rPr>
                <w:lang w:val="en-US"/>
              </w:rPr>
              <w:t>externalSid</w:t>
            </w:r>
          </w:p>
          <w:p w14:paraId="137FD081" w14:textId="285D48DB" w:rsidR="00117369" w:rsidRPr="009F3221" w:rsidRDefault="00117369" w:rsidP="002D0245">
            <w:pPr>
              <w:pStyle w:val="ad"/>
              <w:numPr>
                <w:ilvl w:val="0"/>
                <w:numId w:val="162"/>
              </w:numPr>
              <w:jc w:val="left"/>
            </w:pPr>
            <w:r>
              <w:t xml:space="preserve">не задан </w:t>
            </w:r>
            <w:r w:rsidRPr="009F3221">
              <w:rPr>
                <w:lang w:val="en-US"/>
              </w:rPr>
              <w:t>externalSid</w:t>
            </w:r>
            <w:r>
              <w:t xml:space="preserve">, то в принимаемой версии допускается указание </w:t>
            </w:r>
            <w:r w:rsidRPr="009F3221">
              <w:rPr>
                <w:lang w:val="en-US"/>
              </w:rPr>
              <w:t>externalSid</w:t>
            </w:r>
            <w:r>
              <w:t>, то есть считается, что внешняя система задала для платежных реквизитов свой идентификатор.</w:t>
            </w:r>
          </w:p>
          <w:p w14:paraId="14863FE2" w14:textId="64795682" w:rsidR="00117369" w:rsidRPr="00A5342F" w:rsidRDefault="00117369" w:rsidP="00117369">
            <w:pPr>
              <w:pStyle w:val="ad"/>
              <w:jc w:val="left"/>
            </w:pPr>
          </w:p>
          <w:p w14:paraId="7D4D6FC7" w14:textId="2DECB765" w:rsidR="00117369" w:rsidRDefault="00117369" w:rsidP="00117369">
            <w:pPr>
              <w:pStyle w:val="ad"/>
              <w:jc w:val="left"/>
            </w:pPr>
            <w:r>
              <w:t>Значение поля «</w:t>
            </w:r>
            <w:r w:rsidRPr="00347169">
              <w:t>Внешний идентификатор платежных реквизитов</w:t>
            </w:r>
            <w:r>
              <w:t>» (</w:t>
            </w:r>
            <w:r w:rsidRPr="008004A2">
              <w:t>externalSid</w:t>
            </w:r>
            <w:r>
              <w:t>) – при приеме берется из пришедшего документа и сохраняется в БД. При этом проверяется уникальность пришедшего значения в рамках всех платежных реквизитов, заданных в документе.</w:t>
            </w:r>
          </w:p>
          <w:p w14:paraId="1EC62BB7" w14:textId="77777777" w:rsidR="00117369" w:rsidRDefault="00117369" w:rsidP="00117369">
            <w:pPr>
              <w:pStyle w:val="ad"/>
              <w:jc w:val="left"/>
            </w:pPr>
          </w:p>
          <w:p w14:paraId="3387E03A" w14:textId="2C9A7DC0" w:rsidR="00117369" w:rsidRDefault="00117369" w:rsidP="00117369">
            <w:pPr>
              <w:pStyle w:val="ad"/>
              <w:jc w:val="left"/>
            </w:pPr>
            <w:r>
              <w:lastRenderedPageBreak/>
              <w:t>Поле «</w:t>
            </w:r>
            <w:r w:rsidRPr="00347169">
              <w:t>GUID платежных реквизитов</w:t>
            </w:r>
            <w:r>
              <w:t>» (</w:t>
            </w:r>
            <w:r w:rsidRPr="006D19F2">
              <w:t>guid</w:t>
            </w:r>
            <w:r>
              <w:t>) игнорируется при приеме, заполняется при выгрузке сведений о контракте. Не должен меняться от версии к версии для одного и тогоже значения «</w:t>
            </w:r>
            <w:r w:rsidRPr="00347169">
              <w:t>Уникальный идентификатор в ЕИС</w:t>
            </w:r>
            <w:r>
              <w:t xml:space="preserve">» </w:t>
            </w:r>
            <w:r w:rsidRPr="00FC0F80">
              <w:t>(</w:t>
            </w:r>
            <w:r>
              <w:rPr>
                <w:lang w:val="en-US"/>
              </w:rPr>
              <w:t>sid</w:t>
            </w:r>
            <w:r w:rsidRPr="00FC0F80">
              <w:t>)</w:t>
            </w:r>
            <w:r>
              <w:t>.</w:t>
            </w:r>
          </w:p>
          <w:p w14:paraId="0CE8CD0F" w14:textId="2FF61FC5" w:rsidR="00117369" w:rsidRDefault="00117369" w:rsidP="00117369">
            <w:pPr>
              <w:pStyle w:val="ad"/>
              <w:jc w:val="left"/>
            </w:pPr>
          </w:p>
          <w:p w14:paraId="102D869C" w14:textId="42CAFEC1" w:rsidR="00117369" w:rsidRDefault="00117369" w:rsidP="00117369">
            <w:pPr>
              <w:pStyle w:val="ad"/>
              <w:jc w:val="left"/>
            </w:pPr>
            <w:r>
              <w:t>Поле</w:t>
            </w:r>
            <w:r w:rsidRPr="00662DF4">
              <w:rPr>
                <w:lang w:val="en-US"/>
              </w:rPr>
              <w:t xml:space="preserve"> «</w:t>
            </w:r>
            <w:r w:rsidRPr="00662DF4">
              <w:t>Тип</w:t>
            </w:r>
            <w:r w:rsidRPr="00662DF4">
              <w:rPr>
                <w:lang w:val="en-US"/>
              </w:rPr>
              <w:t xml:space="preserve"> </w:t>
            </w:r>
            <w:r w:rsidRPr="00662DF4">
              <w:t>лицевого</w:t>
            </w:r>
            <w:r w:rsidRPr="00662DF4">
              <w:rPr>
                <w:lang w:val="en-US"/>
              </w:rPr>
              <w:t xml:space="preserve"> </w:t>
            </w:r>
            <w:r w:rsidRPr="00662DF4">
              <w:t>счёта</w:t>
            </w:r>
            <w:r w:rsidRPr="00662DF4">
              <w:rPr>
                <w:lang w:val="en-US"/>
              </w:rPr>
              <w:t xml:space="preserve">» (customer/customerAccountsDetails/customerAccountDetails/accountType). </w:t>
            </w:r>
            <w:r>
              <w:t>В составе поля при указании реквизитов заказчика допусукается указание только следующих значений (</w:t>
            </w:r>
            <w:r w:rsidRPr="00662DF4">
              <w:t>РК_ИК_0401</w:t>
            </w:r>
            <w:r>
              <w:t>):</w:t>
            </w:r>
          </w:p>
          <w:p w14:paraId="21DF33F2" w14:textId="2927D340" w:rsidR="00117369" w:rsidRDefault="00117369" w:rsidP="002D0245">
            <w:pPr>
              <w:pStyle w:val="ad"/>
              <w:numPr>
                <w:ilvl w:val="0"/>
                <w:numId w:val="162"/>
              </w:numPr>
              <w:jc w:val="left"/>
            </w:pPr>
            <w:r>
              <w:t>01 - Лицевой счет в ФК;</w:t>
            </w:r>
          </w:p>
          <w:p w14:paraId="0AD87F71" w14:textId="77777777" w:rsidR="00117369" w:rsidRDefault="00117369" w:rsidP="002D0245">
            <w:pPr>
              <w:pStyle w:val="ad"/>
              <w:numPr>
                <w:ilvl w:val="0"/>
                <w:numId w:val="162"/>
              </w:numPr>
              <w:jc w:val="left"/>
            </w:pPr>
            <w:r>
              <w:t>02 - Лицевой счет в ФО;</w:t>
            </w:r>
          </w:p>
          <w:p w14:paraId="2E9DD231" w14:textId="77777777" w:rsidR="00117369" w:rsidRDefault="00117369" w:rsidP="002D0245">
            <w:pPr>
              <w:pStyle w:val="ad"/>
              <w:numPr>
                <w:ilvl w:val="0"/>
                <w:numId w:val="162"/>
              </w:numPr>
              <w:jc w:val="left"/>
            </w:pPr>
            <w:r>
              <w:t>03 - Расчетный счет в банке;</w:t>
            </w:r>
          </w:p>
          <w:p w14:paraId="5A8BAD73" w14:textId="668063F8" w:rsidR="00117369" w:rsidRPr="00662DF4" w:rsidRDefault="00117369" w:rsidP="002D0245">
            <w:pPr>
              <w:pStyle w:val="ad"/>
              <w:numPr>
                <w:ilvl w:val="0"/>
                <w:numId w:val="162"/>
              </w:numPr>
              <w:jc w:val="left"/>
            </w:pPr>
            <w:r>
              <w:t>04 - Счет эскроу.</w:t>
            </w:r>
          </w:p>
          <w:p w14:paraId="1EFDBB82" w14:textId="77777777" w:rsidR="00117369" w:rsidRDefault="00117369" w:rsidP="00117369">
            <w:pPr>
              <w:pStyle w:val="ad"/>
              <w:jc w:val="left"/>
            </w:pPr>
          </w:p>
          <w:p w14:paraId="3A8A1929" w14:textId="38D00314" w:rsidR="00117369" w:rsidRPr="00E11274" w:rsidRDefault="00117369" w:rsidP="00117369">
            <w:pPr>
              <w:pStyle w:val="ad"/>
              <w:jc w:val="left"/>
              <w:rPr>
                <w:lang w:val="en-US"/>
              </w:rPr>
            </w:pPr>
            <w:r>
              <w:t>Поле</w:t>
            </w:r>
            <w:r w:rsidRPr="00117618">
              <w:rPr>
                <w:lang w:val="en-US"/>
              </w:rPr>
              <w:t xml:space="preserve"> «</w:t>
            </w:r>
            <w:r w:rsidRPr="00253A41">
              <w:t>Номер</w:t>
            </w:r>
            <w:r w:rsidRPr="00117618">
              <w:rPr>
                <w:lang w:val="en-US"/>
              </w:rPr>
              <w:t xml:space="preserve"> </w:t>
            </w:r>
            <w:r w:rsidRPr="00253A41">
              <w:t>лицевого</w:t>
            </w:r>
            <w:r w:rsidRPr="00117618">
              <w:rPr>
                <w:lang w:val="en-US"/>
              </w:rPr>
              <w:t xml:space="preserve"> </w:t>
            </w:r>
            <w:r w:rsidRPr="00253A41">
              <w:t>счёта</w:t>
            </w:r>
            <w:r w:rsidRPr="00117618">
              <w:rPr>
                <w:lang w:val="en-US"/>
              </w:rPr>
              <w:t>» (</w:t>
            </w:r>
            <w:r w:rsidRPr="00253A41">
              <w:rPr>
                <w:lang w:val="en-US"/>
              </w:rPr>
              <w:t>customer</w:t>
            </w:r>
            <w:r w:rsidRPr="00117618">
              <w:rPr>
                <w:lang w:val="en-US"/>
              </w:rPr>
              <w:t>/</w:t>
            </w:r>
            <w:r w:rsidRPr="00253A41">
              <w:rPr>
                <w:lang w:val="en-US"/>
              </w:rPr>
              <w:t>customerAccountsDetails</w:t>
            </w:r>
            <w:r w:rsidRPr="00117618">
              <w:rPr>
                <w:lang w:val="en-US"/>
              </w:rPr>
              <w:t>/</w:t>
            </w:r>
            <w:r w:rsidRPr="00253A41">
              <w:rPr>
                <w:lang w:val="en-US"/>
              </w:rPr>
              <w:t>customerAccountDetails</w:t>
            </w:r>
            <w:r w:rsidRPr="00117618">
              <w:rPr>
                <w:lang w:val="en-US"/>
              </w:rPr>
              <w:t>/</w:t>
            </w:r>
            <w:r w:rsidRPr="00253A41">
              <w:rPr>
                <w:lang w:val="en-US"/>
              </w:rPr>
              <w:t>personalAccountNumber</w:t>
            </w:r>
            <w:r w:rsidRPr="00117618">
              <w:rPr>
                <w:lang w:val="en-US"/>
              </w:rPr>
              <w:t xml:space="preserve">). </w:t>
            </w:r>
            <w:r>
              <w:t>Если</w:t>
            </w:r>
            <w:r w:rsidRPr="00E11274">
              <w:rPr>
                <w:lang w:val="en-US"/>
              </w:rPr>
              <w:t xml:space="preserve"> </w:t>
            </w:r>
            <w:r>
              <w:t>в</w:t>
            </w:r>
            <w:r w:rsidRPr="00E11274">
              <w:rPr>
                <w:lang w:val="en-US"/>
              </w:rPr>
              <w:t xml:space="preserve"> </w:t>
            </w:r>
            <w:r>
              <w:t>поле</w:t>
            </w:r>
            <w:r w:rsidRPr="00E11274">
              <w:rPr>
                <w:lang w:val="en-US"/>
              </w:rPr>
              <w:t xml:space="preserve"> «</w:t>
            </w:r>
            <w:r w:rsidRPr="00662DF4">
              <w:t>Тип</w:t>
            </w:r>
            <w:r w:rsidRPr="00E11274">
              <w:rPr>
                <w:lang w:val="en-US"/>
              </w:rPr>
              <w:t xml:space="preserve"> </w:t>
            </w:r>
            <w:r w:rsidRPr="00662DF4">
              <w:t>лицевого</w:t>
            </w:r>
            <w:r w:rsidRPr="00E11274">
              <w:rPr>
                <w:lang w:val="en-US"/>
              </w:rPr>
              <w:t xml:space="preserve"> </w:t>
            </w:r>
            <w:r w:rsidRPr="00662DF4">
              <w:t>счёта</w:t>
            </w:r>
            <w:r w:rsidRPr="00E11274">
              <w:rPr>
                <w:lang w:val="en-US"/>
              </w:rPr>
              <w:t>» (</w:t>
            </w:r>
            <w:r w:rsidRPr="00662DF4">
              <w:rPr>
                <w:lang w:val="en-US"/>
              </w:rPr>
              <w:t>customer</w:t>
            </w:r>
            <w:r w:rsidRPr="00E11274">
              <w:rPr>
                <w:lang w:val="en-US"/>
              </w:rPr>
              <w:t>/</w:t>
            </w:r>
            <w:r w:rsidRPr="00662DF4">
              <w:rPr>
                <w:lang w:val="en-US"/>
              </w:rPr>
              <w:t>customerAccountsDetails</w:t>
            </w:r>
            <w:r w:rsidRPr="00E11274">
              <w:rPr>
                <w:lang w:val="en-US"/>
              </w:rPr>
              <w:t>/</w:t>
            </w:r>
            <w:r w:rsidRPr="00662DF4">
              <w:rPr>
                <w:lang w:val="en-US"/>
              </w:rPr>
              <w:t>customerAccountDetails</w:t>
            </w:r>
            <w:r w:rsidRPr="00E11274">
              <w:rPr>
                <w:lang w:val="en-US"/>
              </w:rPr>
              <w:t>/</w:t>
            </w:r>
            <w:r w:rsidRPr="00662DF4">
              <w:rPr>
                <w:lang w:val="en-US"/>
              </w:rPr>
              <w:t>accountType</w:t>
            </w:r>
            <w:r w:rsidRPr="00E11274">
              <w:rPr>
                <w:lang w:val="en-US"/>
              </w:rPr>
              <w:t xml:space="preserve">) </w:t>
            </w:r>
            <w:r w:rsidRPr="00E11274">
              <w:t>задано</w:t>
            </w:r>
            <w:r w:rsidRPr="00E11274">
              <w:rPr>
                <w:lang w:val="en-US"/>
              </w:rPr>
              <w:t xml:space="preserve"> </w:t>
            </w:r>
            <w:r w:rsidRPr="00E11274">
              <w:t>значение</w:t>
            </w:r>
            <w:r w:rsidRPr="00E11274">
              <w:rPr>
                <w:lang w:val="en-US"/>
              </w:rPr>
              <w:t>:</w:t>
            </w:r>
          </w:p>
          <w:p w14:paraId="4171F3A2" w14:textId="6990C1DB" w:rsidR="00117369" w:rsidRDefault="00117369" w:rsidP="002D0245">
            <w:pPr>
              <w:pStyle w:val="ad"/>
              <w:numPr>
                <w:ilvl w:val="0"/>
                <w:numId w:val="162"/>
              </w:numPr>
              <w:jc w:val="left"/>
            </w:pPr>
            <w:r w:rsidRPr="00E11274">
              <w:t>«01 - Лицевой счет в ФК» или «02 - Лицевой счет в ФО»</w:t>
            </w:r>
            <w:r>
              <w:t>, то поле обязательно для заполнения</w:t>
            </w:r>
            <w:r w:rsidRPr="00E11274">
              <w:t xml:space="preserve"> (А</w:t>
            </w:r>
            <w:r w:rsidRPr="00253A41">
              <w:rPr>
                <w:lang w:val="en-US"/>
              </w:rPr>
              <w:t>PK</w:t>
            </w:r>
            <w:r w:rsidRPr="00E11274">
              <w:t>_3890_1150);</w:t>
            </w:r>
          </w:p>
          <w:p w14:paraId="7169E4DE" w14:textId="7CD9A9CE" w:rsidR="00117369" w:rsidRDefault="00117369" w:rsidP="002D0245">
            <w:pPr>
              <w:pStyle w:val="ad"/>
              <w:numPr>
                <w:ilvl w:val="0"/>
                <w:numId w:val="162"/>
              </w:numPr>
              <w:jc w:val="left"/>
            </w:pPr>
            <w:r>
              <w:t>«03 - Расчетный счет в банке»</w:t>
            </w:r>
            <w:r w:rsidRPr="00E11274">
              <w:t xml:space="preserve"> </w:t>
            </w:r>
            <w:r>
              <w:t>или «04 - Счет эскроу», то поле не может быть заполнено (</w:t>
            </w:r>
            <w:r w:rsidRPr="00662DF4">
              <w:t>РК_ИК_040</w:t>
            </w:r>
            <w:r>
              <w:t>2).</w:t>
            </w:r>
          </w:p>
          <w:p w14:paraId="693E0E5E" w14:textId="77777777" w:rsidR="00117369" w:rsidRPr="00717EB0" w:rsidRDefault="00117369" w:rsidP="00117369">
            <w:pPr>
              <w:pStyle w:val="ad"/>
              <w:jc w:val="left"/>
            </w:pPr>
          </w:p>
          <w:p w14:paraId="663476AB" w14:textId="1DA987FF" w:rsidR="00117369" w:rsidRDefault="00117369" w:rsidP="00117369">
            <w:pPr>
              <w:pStyle w:val="ad"/>
              <w:jc w:val="left"/>
            </w:pPr>
            <w:r>
              <w:t>Поле</w:t>
            </w:r>
            <w:r w:rsidRPr="0014779C">
              <w:rPr>
                <w:lang w:val="en-US"/>
              </w:rPr>
              <w:t xml:space="preserve"> «</w:t>
            </w:r>
            <w:r w:rsidRPr="0014779C">
              <w:t>Наименование</w:t>
            </w:r>
            <w:r w:rsidRPr="0014779C">
              <w:rPr>
                <w:lang w:val="en-US"/>
              </w:rPr>
              <w:t xml:space="preserve"> </w:t>
            </w:r>
            <w:r w:rsidRPr="0014779C">
              <w:t>банка</w:t>
            </w:r>
            <w:r w:rsidRPr="0014779C">
              <w:rPr>
                <w:lang w:val="en-US"/>
              </w:rPr>
              <w:t xml:space="preserve">, </w:t>
            </w:r>
            <w:r w:rsidRPr="0014779C">
              <w:t>ТОФК</w:t>
            </w:r>
            <w:r w:rsidRPr="0014779C">
              <w:rPr>
                <w:lang w:val="en-US"/>
              </w:rPr>
              <w:t xml:space="preserve">» (customer/customerAccountsDetails/customerAccountDetails/creditOrgName). </w:t>
            </w:r>
            <w:r w:rsidRPr="0014779C">
              <w:t>Игнорируется при приеме, заполняется автоматически при передаче в соответствие с указанным значением в поле «БИК банка» (</w:t>
            </w:r>
            <w:r w:rsidRPr="0014779C">
              <w:rPr>
                <w:lang w:val="en-US"/>
              </w:rPr>
              <w:t>customer</w:t>
            </w:r>
            <w:r w:rsidRPr="0014779C">
              <w:t>/</w:t>
            </w:r>
            <w:r w:rsidRPr="0014779C">
              <w:rPr>
                <w:lang w:val="en-US"/>
              </w:rPr>
              <w:t>customerAccountsDetails</w:t>
            </w:r>
            <w:r w:rsidRPr="0014779C">
              <w:t>/</w:t>
            </w:r>
            <w:r w:rsidRPr="0014779C">
              <w:rPr>
                <w:lang w:val="en-US"/>
              </w:rPr>
              <w:t>customerAccountDetails</w:t>
            </w:r>
            <w:r w:rsidRPr="0014779C">
              <w:t>/</w:t>
            </w:r>
            <w:r w:rsidRPr="0014779C">
              <w:rPr>
                <w:lang w:val="en-US"/>
              </w:rPr>
              <w:t>bik</w:t>
            </w:r>
            <w:r w:rsidRPr="0014779C">
              <w:t>)</w:t>
            </w:r>
            <w:r>
              <w:t xml:space="preserve">. </w:t>
            </w:r>
            <w:r w:rsidRPr="00E544A3">
              <w:t>Максимально допустимое значение символов</w:t>
            </w:r>
            <w:r>
              <w:t xml:space="preserve"> - 160(см. доработка FCSNF-19362</w:t>
            </w:r>
            <w:r w:rsidRPr="00E544A3">
              <w:t>)</w:t>
            </w:r>
          </w:p>
          <w:p w14:paraId="0BD30C32" w14:textId="0B11DBD0" w:rsidR="00117369" w:rsidRDefault="00117369" w:rsidP="00117369">
            <w:pPr>
              <w:pStyle w:val="ad"/>
              <w:jc w:val="left"/>
            </w:pPr>
          </w:p>
          <w:p w14:paraId="2D3DAFE0" w14:textId="77777777" w:rsidR="00BE059E" w:rsidRDefault="00117369" w:rsidP="00BE059E">
            <w:pPr>
              <w:pStyle w:val="ad"/>
              <w:jc w:val="left"/>
            </w:pPr>
            <w:r>
              <w:t>Поле</w:t>
            </w:r>
            <w:r w:rsidRPr="00B76365">
              <w:t xml:space="preserve"> «</w:t>
            </w:r>
            <w:r w:rsidRPr="004867CD">
              <w:t>Реквизиты</w:t>
            </w:r>
            <w:r w:rsidRPr="00B76365">
              <w:t xml:space="preserve"> </w:t>
            </w:r>
            <w:r w:rsidRPr="004867CD">
              <w:t>банка</w:t>
            </w:r>
            <w:r w:rsidRPr="00B76365">
              <w:t xml:space="preserve"> </w:t>
            </w:r>
            <w:r w:rsidRPr="004867CD">
              <w:t>ТОФК</w:t>
            </w:r>
            <w:r w:rsidRPr="00B76365">
              <w:t xml:space="preserve">.» </w:t>
            </w:r>
            <w:r w:rsidRPr="00CA2A8C">
              <w:rPr>
                <w:lang w:val="en-US"/>
              </w:rPr>
              <w:t>(</w:t>
            </w:r>
            <w:r w:rsidRPr="0014779C">
              <w:rPr>
                <w:lang w:val="en-US"/>
              </w:rPr>
              <w:t>customer/customerAccountsDetails/customerAccountDetails/</w:t>
            </w:r>
            <w:r w:rsidRPr="00CA2A8C">
              <w:rPr>
                <w:lang w:val="en-US"/>
              </w:rPr>
              <w:t>detailsCreditOrg</w:t>
            </w:r>
            <w:r>
              <w:rPr>
                <w:lang w:val="en-US"/>
              </w:rPr>
              <w:t>Text</w:t>
            </w:r>
            <w:r w:rsidRPr="00CA2A8C">
              <w:rPr>
                <w:lang w:val="en-US"/>
              </w:rPr>
              <w:t xml:space="preserve">). </w:t>
            </w:r>
            <w:r w:rsidRPr="00CA2A8C">
              <w:t>Используется</w:t>
            </w:r>
            <w:r w:rsidRPr="00B76365">
              <w:rPr>
                <w:lang w:val="en-US"/>
              </w:rPr>
              <w:t xml:space="preserve"> </w:t>
            </w:r>
            <w:r w:rsidRPr="00CA2A8C">
              <w:t>при</w:t>
            </w:r>
            <w:r w:rsidRPr="00B76365">
              <w:rPr>
                <w:lang w:val="en-US"/>
              </w:rPr>
              <w:t xml:space="preserve"> </w:t>
            </w:r>
            <w:r w:rsidRPr="00CA2A8C">
              <w:t>формировании</w:t>
            </w:r>
            <w:r w:rsidRPr="00B76365">
              <w:rPr>
                <w:lang w:val="en-US"/>
              </w:rPr>
              <w:t xml:space="preserve"> </w:t>
            </w:r>
            <w:r w:rsidRPr="00CA2A8C">
              <w:t>печатной</w:t>
            </w:r>
            <w:r w:rsidRPr="00B76365">
              <w:rPr>
                <w:lang w:val="en-US"/>
              </w:rPr>
              <w:t xml:space="preserve"> </w:t>
            </w:r>
            <w:r w:rsidRPr="00CA2A8C">
              <w:t>формы</w:t>
            </w:r>
            <w:r w:rsidRPr="00B76365">
              <w:rPr>
                <w:lang w:val="en-US"/>
              </w:rPr>
              <w:t xml:space="preserve">. </w:t>
            </w:r>
            <w:r w:rsidR="00BE059E" w:rsidRPr="00B76365">
              <w:rPr>
                <w:lang w:val="en-US"/>
              </w:rPr>
              <w:t xml:space="preserve"> </w:t>
            </w:r>
            <w:r w:rsidR="00BE059E">
              <w:t>Если в поле «Тип лицевого счёта» (customer/customerAccountsDetails/customerAccountDetails/accountType) задано значение «01 - Лицевой счет в ФК» или «02 - Лицевой счет в ФО», то поле игнорируется при приеме и заполняется автоматически конкатенацией значений из справочника БИК:</w:t>
            </w:r>
          </w:p>
          <w:p w14:paraId="3290F706" w14:textId="77777777" w:rsidR="00BE059E" w:rsidRDefault="00BE059E" w:rsidP="00BE059E">
            <w:pPr>
              <w:pStyle w:val="ad"/>
              <w:jc w:val="left"/>
            </w:pPr>
            <w:r>
              <w:t>- Наименование банка, обслуживающего ТОФК получателя;</w:t>
            </w:r>
          </w:p>
          <w:p w14:paraId="7E616210" w14:textId="77777777" w:rsidR="00BE059E" w:rsidRDefault="00BE059E" w:rsidP="00BE059E">
            <w:pPr>
              <w:pStyle w:val="ad"/>
              <w:jc w:val="left"/>
            </w:pPr>
            <w:r>
              <w:t>- Наименование банка, ТОФК;</w:t>
            </w:r>
          </w:p>
          <w:p w14:paraId="78FC0B8D" w14:textId="77777777" w:rsidR="00BE059E" w:rsidRDefault="00BE059E" w:rsidP="00BE059E">
            <w:pPr>
              <w:pStyle w:val="ad"/>
              <w:jc w:val="left"/>
            </w:pPr>
            <w:r>
              <w:t>- Тип населенного пункта;</w:t>
            </w:r>
          </w:p>
          <w:p w14:paraId="78541748" w14:textId="77777777" w:rsidR="00BE059E" w:rsidRDefault="00BE059E" w:rsidP="00BE059E">
            <w:pPr>
              <w:pStyle w:val="ad"/>
              <w:jc w:val="left"/>
            </w:pPr>
            <w:r>
              <w:t>- Наименование населенного пункта.</w:t>
            </w:r>
          </w:p>
          <w:p w14:paraId="4D0E171F" w14:textId="77777777" w:rsidR="00BE059E" w:rsidRDefault="00BE059E" w:rsidP="00BE059E">
            <w:pPr>
              <w:pStyle w:val="ad"/>
              <w:jc w:val="left"/>
            </w:pPr>
          </w:p>
          <w:p w14:paraId="3099E4BE" w14:textId="77777777" w:rsidR="00BE059E" w:rsidRDefault="00BE059E" w:rsidP="00BE059E">
            <w:pPr>
              <w:pStyle w:val="ad"/>
              <w:jc w:val="left"/>
            </w:pPr>
            <w:r>
              <w:t>Поле "Наименование банка, обслуживающего ТОФК получателя", участвующее в конкатенации поля "Реквизиты банка.ТОФК", должно вычисляться следующим образом:</w:t>
            </w:r>
          </w:p>
          <w:p w14:paraId="1AE916C1" w14:textId="77777777" w:rsidR="00BE059E" w:rsidRDefault="00BE059E" w:rsidP="00BE059E">
            <w:pPr>
              <w:pStyle w:val="ad"/>
              <w:jc w:val="left"/>
            </w:pPr>
            <w:r>
              <w:t xml:space="preserve">1) По корреспондентскому счету (suppliersInfo/supplierInfo/supplierAccountsDetails/supplierAccountDetails/corrAccountNumber) в справочнике корр.счетов (NSI_BIC_ACCOUNT) находится БИК головной организации (NSI_BIC_ACCOUNT.ACCOUNT_CBRBIC), у которой Тип счета в соответствии с нормативом (NSI_BIC_ACCOUNT.REGULATION_ACCOUNT_TYPE) = UTRA и текущая дата входит в про-межуток между датой открытия счета (NSI_BIC_ACCOUNT.DATE_IN) и датой исключения информации о счете участника (NSI_BIC_ACCOUNT.DATE_OUT). </w:t>
            </w:r>
          </w:p>
          <w:p w14:paraId="4A28C24D" w14:textId="7B1AB9C2" w:rsidR="00BE059E" w:rsidRPr="00BE059E" w:rsidRDefault="00BE059E" w:rsidP="00BE059E">
            <w:pPr>
              <w:pStyle w:val="ad"/>
              <w:jc w:val="left"/>
            </w:pPr>
            <w:r>
              <w:t>2) По БИК головной организации (NSI_BIC_ACCOUNT.ACCOUNT_CBRBIC) в справочнике БИК (NSI_BIC) находится "Наименование банка, обслуживающего ТОФК получателя" (NSI_BIC.NAME_P).</w:t>
            </w:r>
          </w:p>
          <w:p w14:paraId="472A72D5" w14:textId="49212498" w:rsidR="00117369" w:rsidRDefault="00BE059E" w:rsidP="00117369">
            <w:pPr>
              <w:pStyle w:val="ad"/>
              <w:jc w:val="left"/>
            </w:pPr>
            <w:r>
              <w:t>В иных случаях и</w:t>
            </w:r>
            <w:r w:rsidR="00117369" w:rsidRPr="00CA2A8C">
              <w:t>гнорируется при приеме, заполняется автоматически при передаче в соответствие с указанным знач</w:t>
            </w:r>
            <w:r w:rsidR="00117369">
              <w:t xml:space="preserve">ением в поле "БИК банка" (bik). </w:t>
            </w:r>
            <w:r w:rsidR="00117369" w:rsidRPr="00CA2A8C">
              <w:t xml:space="preserve"> </w:t>
            </w:r>
          </w:p>
          <w:p w14:paraId="52619DF7" w14:textId="77777777" w:rsidR="00117369" w:rsidRDefault="00117369" w:rsidP="00117369">
            <w:pPr>
              <w:pStyle w:val="ad"/>
              <w:jc w:val="left"/>
            </w:pPr>
          </w:p>
          <w:p w14:paraId="64D5B95C" w14:textId="77777777" w:rsidR="00117369" w:rsidRPr="008A3100" w:rsidRDefault="00117369" w:rsidP="00117369">
            <w:pPr>
              <w:pStyle w:val="ad"/>
              <w:jc w:val="left"/>
              <w:rPr>
                <w:lang w:val="en-US"/>
              </w:rPr>
            </w:pPr>
            <w:r>
              <w:t>Поле</w:t>
            </w:r>
            <w:r w:rsidRPr="008A3100">
              <w:rPr>
                <w:lang w:val="en-US"/>
              </w:rPr>
              <w:t xml:space="preserve"> «</w:t>
            </w:r>
            <w:r w:rsidRPr="0014779C">
              <w:t>Номер</w:t>
            </w:r>
            <w:r w:rsidRPr="008A3100">
              <w:rPr>
                <w:lang w:val="en-US"/>
              </w:rPr>
              <w:t xml:space="preserve"> </w:t>
            </w:r>
            <w:r w:rsidRPr="0014779C">
              <w:t>банковского</w:t>
            </w:r>
            <w:r w:rsidRPr="008A3100">
              <w:rPr>
                <w:lang w:val="en-US"/>
              </w:rPr>
              <w:t xml:space="preserve"> (</w:t>
            </w:r>
            <w:r w:rsidRPr="0014779C">
              <w:t>казначейского</w:t>
            </w:r>
            <w:r w:rsidRPr="008A3100">
              <w:rPr>
                <w:lang w:val="en-US"/>
              </w:rPr>
              <w:t xml:space="preserve">) </w:t>
            </w:r>
            <w:r w:rsidRPr="0014779C">
              <w:t>счета</w:t>
            </w:r>
            <w:r w:rsidRPr="008A3100">
              <w:rPr>
                <w:lang w:val="en-US"/>
              </w:rPr>
              <w:t>» (</w:t>
            </w:r>
            <w:r w:rsidRPr="0014779C">
              <w:rPr>
                <w:lang w:val="en-US"/>
              </w:rPr>
              <w:t>customer</w:t>
            </w:r>
            <w:r w:rsidRPr="008A3100">
              <w:rPr>
                <w:lang w:val="en-US"/>
              </w:rPr>
              <w:t>/</w:t>
            </w:r>
            <w:r w:rsidRPr="0014779C">
              <w:rPr>
                <w:lang w:val="en-US"/>
              </w:rPr>
              <w:t>customerAccountsDetails</w:t>
            </w:r>
            <w:r w:rsidRPr="008A3100">
              <w:rPr>
                <w:lang w:val="en-US"/>
              </w:rPr>
              <w:t>/</w:t>
            </w:r>
            <w:r w:rsidRPr="0014779C">
              <w:rPr>
                <w:lang w:val="en-US"/>
              </w:rPr>
              <w:t>customerAccountDetails</w:t>
            </w:r>
            <w:r w:rsidRPr="008A3100">
              <w:rPr>
                <w:lang w:val="en-US"/>
              </w:rPr>
              <w:t>/</w:t>
            </w:r>
            <w:r w:rsidRPr="0014779C">
              <w:rPr>
                <w:lang w:val="en-US"/>
              </w:rPr>
              <w:t>bankAccountNumber</w:t>
            </w:r>
            <w:r w:rsidRPr="008A3100">
              <w:rPr>
                <w:lang w:val="en-US"/>
              </w:rPr>
              <w:t xml:space="preserve">). </w:t>
            </w:r>
            <w:r>
              <w:t>Принимается</w:t>
            </w:r>
            <w:r w:rsidRPr="008A3100">
              <w:rPr>
                <w:lang w:val="en-US"/>
              </w:rPr>
              <w:t xml:space="preserve"> </w:t>
            </w:r>
            <w:r>
              <w:t>и</w:t>
            </w:r>
            <w:r w:rsidRPr="008A3100">
              <w:rPr>
                <w:lang w:val="en-US"/>
              </w:rPr>
              <w:t xml:space="preserve"> </w:t>
            </w:r>
            <w:r>
              <w:t>сохраняется</w:t>
            </w:r>
            <w:r w:rsidRPr="008A3100">
              <w:rPr>
                <w:lang w:val="en-US"/>
              </w:rPr>
              <w:t xml:space="preserve">. </w:t>
            </w:r>
            <w:r>
              <w:t>Значение</w:t>
            </w:r>
            <w:r w:rsidRPr="008A3100">
              <w:rPr>
                <w:lang w:val="en-US"/>
              </w:rPr>
              <w:t xml:space="preserve"> </w:t>
            </w:r>
            <w:r>
              <w:t>контролируется</w:t>
            </w:r>
            <w:r w:rsidRPr="008A3100">
              <w:rPr>
                <w:lang w:val="en-US"/>
              </w:rPr>
              <w:t xml:space="preserve"> </w:t>
            </w:r>
            <w:r>
              <w:t>бизнес</w:t>
            </w:r>
            <w:r w:rsidRPr="008A3100">
              <w:rPr>
                <w:lang w:val="en-US"/>
              </w:rPr>
              <w:t>-</w:t>
            </w:r>
            <w:r>
              <w:t>контролями</w:t>
            </w:r>
            <w:r w:rsidRPr="008A3100">
              <w:rPr>
                <w:lang w:val="en-US"/>
              </w:rPr>
              <w:t>.</w:t>
            </w:r>
          </w:p>
          <w:p w14:paraId="6239A36B" w14:textId="77777777" w:rsidR="00117369" w:rsidRPr="008A3100" w:rsidRDefault="00117369" w:rsidP="00117369">
            <w:pPr>
              <w:pStyle w:val="ad"/>
              <w:jc w:val="left"/>
              <w:rPr>
                <w:lang w:val="en-US"/>
              </w:rPr>
            </w:pPr>
          </w:p>
          <w:p w14:paraId="1783F2AE" w14:textId="06722FDA" w:rsidR="00117369" w:rsidRDefault="00117369" w:rsidP="00117369">
            <w:pPr>
              <w:pStyle w:val="ad"/>
              <w:jc w:val="left"/>
            </w:pPr>
            <w:r>
              <w:t>Поле</w:t>
            </w:r>
            <w:r w:rsidRPr="008A3100">
              <w:rPr>
                <w:lang w:val="en-US"/>
              </w:rPr>
              <w:t xml:space="preserve"> «</w:t>
            </w:r>
            <w:r w:rsidRPr="00635E83">
              <w:t>БИК</w:t>
            </w:r>
            <w:r w:rsidRPr="008A3100">
              <w:rPr>
                <w:lang w:val="en-US"/>
              </w:rPr>
              <w:t xml:space="preserve"> </w:t>
            </w:r>
            <w:r w:rsidRPr="00635E83">
              <w:t>банка</w:t>
            </w:r>
            <w:r w:rsidRPr="008A3100">
              <w:rPr>
                <w:lang w:val="en-US"/>
              </w:rPr>
              <w:t xml:space="preserve">, </w:t>
            </w:r>
            <w:r w:rsidRPr="00635E83">
              <w:t>ТОФК</w:t>
            </w:r>
            <w:r w:rsidRPr="008A3100">
              <w:rPr>
                <w:lang w:val="en-US"/>
              </w:rPr>
              <w:t>» (</w:t>
            </w:r>
            <w:r w:rsidRPr="00635E83">
              <w:rPr>
                <w:lang w:val="en-US"/>
              </w:rPr>
              <w:t>customer</w:t>
            </w:r>
            <w:r w:rsidRPr="008A3100">
              <w:rPr>
                <w:lang w:val="en-US"/>
              </w:rPr>
              <w:t>/</w:t>
            </w:r>
            <w:r w:rsidRPr="00635E83">
              <w:rPr>
                <w:lang w:val="en-US"/>
              </w:rPr>
              <w:t>customerAccountsDetails</w:t>
            </w:r>
            <w:r w:rsidRPr="008A3100">
              <w:rPr>
                <w:lang w:val="en-US"/>
              </w:rPr>
              <w:t>/</w:t>
            </w:r>
            <w:r w:rsidRPr="00635E83">
              <w:rPr>
                <w:lang w:val="en-US"/>
              </w:rPr>
              <w:t>customerAccountDetails</w:t>
            </w:r>
            <w:r w:rsidRPr="008A3100">
              <w:rPr>
                <w:lang w:val="en-US"/>
              </w:rPr>
              <w:t>/</w:t>
            </w:r>
            <w:r w:rsidRPr="00635E83">
              <w:rPr>
                <w:lang w:val="en-US"/>
              </w:rPr>
              <w:t>bik</w:t>
            </w:r>
            <w:r w:rsidRPr="008A3100">
              <w:rPr>
                <w:lang w:val="en-US"/>
              </w:rPr>
              <w:t xml:space="preserve">). </w:t>
            </w:r>
            <w:r>
              <w:t>Принимается</w:t>
            </w:r>
            <w:r w:rsidRPr="00117618">
              <w:t xml:space="preserve"> </w:t>
            </w:r>
            <w:r>
              <w:t>и</w:t>
            </w:r>
            <w:r w:rsidRPr="00117618">
              <w:t xml:space="preserve"> </w:t>
            </w:r>
            <w:r>
              <w:t>сохраняется</w:t>
            </w:r>
            <w:r w:rsidRPr="00117618">
              <w:t xml:space="preserve">. </w:t>
            </w:r>
            <w:r>
              <w:t>Значение контролируется бизнес-контролями.</w:t>
            </w:r>
          </w:p>
          <w:p w14:paraId="44BAE4DD" w14:textId="4AF1DE6F" w:rsidR="00117369" w:rsidRDefault="00117369" w:rsidP="00117369">
            <w:pPr>
              <w:pStyle w:val="ad"/>
              <w:jc w:val="left"/>
            </w:pPr>
          </w:p>
          <w:p w14:paraId="377092B1" w14:textId="77777777" w:rsidR="00357CF3" w:rsidRPr="00EB424D" w:rsidRDefault="00357CF3" w:rsidP="00357CF3">
            <w:pPr>
              <w:pStyle w:val="ad"/>
              <w:jc w:val="left"/>
            </w:pPr>
            <w:r>
              <w:t>Поле «</w:t>
            </w:r>
            <w:r w:rsidRPr="00451D1F">
              <w:t>Корреспондентский счет банка, единый казначейский счет</w:t>
            </w:r>
            <w:r>
              <w:t>» (</w:t>
            </w:r>
            <w:r w:rsidRPr="00451D1F">
              <w:t>customer/customerAccountsDetails/customerAccountDetails/corrAccountNumber</w:t>
            </w:r>
            <w:r>
              <w:t>)</w:t>
            </w:r>
            <w:r w:rsidRPr="00C62AB9">
              <w:t>.</w:t>
            </w:r>
            <w:r w:rsidRPr="00EB424D">
              <w:t xml:space="preserve"> </w:t>
            </w:r>
            <w:r>
              <w:t>Если</w:t>
            </w:r>
            <w:r w:rsidRPr="00EB424D">
              <w:t xml:space="preserve"> </w:t>
            </w:r>
            <w:r>
              <w:t>в</w:t>
            </w:r>
            <w:r w:rsidRPr="00EB424D">
              <w:t xml:space="preserve"> </w:t>
            </w:r>
            <w:r>
              <w:t>поле</w:t>
            </w:r>
            <w:r w:rsidRPr="00EB424D">
              <w:t xml:space="preserve"> «</w:t>
            </w:r>
            <w:r w:rsidRPr="00662DF4">
              <w:t>Тип</w:t>
            </w:r>
            <w:r w:rsidRPr="00EB424D">
              <w:t xml:space="preserve"> </w:t>
            </w:r>
            <w:r w:rsidRPr="00662DF4">
              <w:t>лицевого</w:t>
            </w:r>
            <w:r w:rsidRPr="00EB424D">
              <w:t xml:space="preserve"> </w:t>
            </w:r>
            <w:r w:rsidRPr="00662DF4">
              <w:t>счёта</w:t>
            </w:r>
            <w:r w:rsidRPr="00EB424D">
              <w:t>» (</w:t>
            </w:r>
            <w:r w:rsidRPr="00662DF4">
              <w:rPr>
                <w:lang w:val="en-US"/>
              </w:rPr>
              <w:t>customer</w:t>
            </w:r>
            <w:r w:rsidRPr="00EB424D">
              <w:t>/</w:t>
            </w:r>
            <w:r w:rsidRPr="00662DF4">
              <w:rPr>
                <w:lang w:val="en-US"/>
              </w:rPr>
              <w:t>customerAccountsDetails</w:t>
            </w:r>
            <w:r w:rsidRPr="00EB424D">
              <w:t>/</w:t>
            </w:r>
            <w:r w:rsidRPr="00662DF4">
              <w:rPr>
                <w:lang w:val="en-US"/>
              </w:rPr>
              <w:t>customerAccountDetails</w:t>
            </w:r>
            <w:r w:rsidRPr="00EB424D">
              <w:t>/</w:t>
            </w:r>
            <w:r w:rsidRPr="00662DF4">
              <w:rPr>
                <w:lang w:val="en-US"/>
              </w:rPr>
              <w:t>accountType</w:t>
            </w:r>
            <w:r w:rsidRPr="00EB424D">
              <w:t xml:space="preserve">) </w:t>
            </w:r>
            <w:r w:rsidRPr="00E11274">
              <w:t>задано</w:t>
            </w:r>
            <w:r w:rsidRPr="00EB424D">
              <w:t xml:space="preserve"> </w:t>
            </w:r>
            <w:r w:rsidRPr="00E11274">
              <w:t>значение</w:t>
            </w:r>
            <w:r w:rsidRPr="00EB424D">
              <w:t xml:space="preserve"> «03 – </w:t>
            </w:r>
            <w:r>
              <w:t>Расчетный</w:t>
            </w:r>
            <w:r w:rsidRPr="00EB424D">
              <w:t xml:space="preserve"> </w:t>
            </w:r>
            <w:r>
              <w:t>счет</w:t>
            </w:r>
            <w:r w:rsidRPr="00EB424D">
              <w:t xml:space="preserve"> </w:t>
            </w:r>
            <w:r>
              <w:t>в</w:t>
            </w:r>
            <w:r w:rsidRPr="00EB424D">
              <w:t xml:space="preserve"> </w:t>
            </w:r>
            <w:r>
              <w:t>банке</w:t>
            </w:r>
            <w:r w:rsidRPr="00EB424D">
              <w:t xml:space="preserve">» </w:t>
            </w:r>
            <w:r>
              <w:t>или «04 - Счет эскроу»</w:t>
            </w:r>
            <w:r w:rsidRPr="00EB424D">
              <w:t xml:space="preserve">, </w:t>
            </w:r>
            <w:r>
              <w:t>то</w:t>
            </w:r>
            <w:r w:rsidRPr="00EB424D">
              <w:t>:</w:t>
            </w:r>
          </w:p>
          <w:p w14:paraId="74B85CBA" w14:textId="77777777" w:rsidR="00357CF3" w:rsidRPr="00EB424D" w:rsidRDefault="00357CF3" w:rsidP="00796A48">
            <w:pPr>
              <w:pStyle w:val="ad"/>
              <w:numPr>
                <w:ilvl w:val="0"/>
                <w:numId w:val="263"/>
              </w:numPr>
              <w:jc w:val="left"/>
            </w:pPr>
            <w:r>
              <w:t>если</w:t>
            </w:r>
            <w:r w:rsidRPr="00EB424D">
              <w:t xml:space="preserve"> </w:t>
            </w:r>
            <w:r>
              <w:t>на</w:t>
            </w:r>
            <w:r w:rsidRPr="00EB424D">
              <w:t xml:space="preserve"> </w:t>
            </w:r>
            <w:r>
              <w:t>основании</w:t>
            </w:r>
            <w:r w:rsidRPr="00EB424D">
              <w:t xml:space="preserve"> </w:t>
            </w:r>
            <w:r>
              <w:t>поля</w:t>
            </w:r>
            <w:r w:rsidRPr="00EB424D">
              <w:t xml:space="preserve"> «</w:t>
            </w:r>
            <w:r w:rsidRPr="0014779C">
              <w:t>БИК</w:t>
            </w:r>
            <w:r w:rsidRPr="00EB424D">
              <w:t xml:space="preserve"> </w:t>
            </w:r>
            <w:r w:rsidRPr="0014779C">
              <w:t>банка</w:t>
            </w:r>
            <w:r w:rsidRPr="00EB424D">
              <w:t>» (</w:t>
            </w:r>
            <w:r w:rsidRPr="00635E83">
              <w:rPr>
                <w:lang w:val="en-US"/>
              </w:rPr>
              <w:t>customer</w:t>
            </w:r>
            <w:r w:rsidRPr="00EB424D">
              <w:t>/</w:t>
            </w:r>
            <w:r w:rsidRPr="00635E83">
              <w:rPr>
                <w:lang w:val="en-US"/>
              </w:rPr>
              <w:t>customerAccountsDetails</w:t>
            </w:r>
            <w:r w:rsidRPr="00EB424D">
              <w:t>/</w:t>
            </w:r>
            <w:r w:rsidRPr="00635E83">
              <w:rPr>
                <w:lang w:val="en-US"/>
              </w:rPr>
              <w:t>customerAccountDetails</w:t>
            </w:r>
            <w:r w:rsidRPr="00EB424D">
              <w:t>/</w:t>
            </w:r>
            <w:r w:rsidRPr="00635E83">
              <w:rPr>
                <w:lang w:val="en-US"/>
              </w:rPr>
              <w:t>bik</w:t>
            </w:r>
            <w:r w:rsidRPr="00EB424D">
              <w:t xml:space="preserve">) </w:t>
            </w:r>
            <w:r>
              <w:t>в</w:t>
            </w:r>
            <w:r w:rsidRPr="00EB424D">
              <w:t xml:space="preserve"> </w:t>
            </w:r>
            <w:r>
              <w:t>справочнике</w:t>
            </w:r>
            <w:r w:rsidRPr="00EB424D">
              <w:t xml:space="preserve"> </w:t>
            </w:r>
            <w:r>
              <w:t>БИК</w:t>
            </w:r>
            <w:r w:rsidRPr="00EB424D">
              <w:t xml:space="preserve"> </w:t>
            </w:r>
            <w:r>
              <w:t>найдено</w:t>
            </w:r>
            <w:r w:rsidRPr="00EB424D">
              <w:t xml:space="preserve"> </w:t>
            </w:r>
            <w:r>
              <w:t>одно</w:t>
            </w:r>
            <w:r w:rsidRPr="00EB424D">
              <w:t xml:space="preserve"> </w:t>
            </w:r>
            <w:r>
              <w:t>значение</w:t>
            </w:r>
            <w:r w:rsidRPr="00EB424D">
              <w:t xml:space="preserve">, </w:t>
            </w:r>
            <w:r>
              <w:t>то</w:t>
            </w:r>
            <w:r w:rsidRPr="00EB424D">
              <w:t xml:space="preserve"> </w:t>
            </w:r>
            <w:r>
              <w:t>игнорируется</w:t>
            </w:r>
            <w:r w:rsidRPr="00EB424D">
              <w:t xml:space="preserve"> </w:t>
            </w:r>
            <w:r>
              <w:t>при</w:t>
            </w:r>
            <w:r w:rsidRPr="00EB424D">
              <w:t xml:space="preserve"> </w:t>
            </w:r>
            <w:r>
              <w:t>приеме</w:t>
            </w:r>
            <w:r w:rsidRPr="00EB424D">
              <w:t xml:space="preserve">, </w:t>
            </w:r>
            <w:r>
              <w:t>заполняется</w:t>
            </w:r>
            <w:r w:rsidRPr="00EB424D">
              <w:t xml:space="preserve"> </w:t>
            </w:r>
            <w:r>
              <w:t>значением</w:t>
            </w:r>
            <w:r w:rsidRPr="00EB424D">
              <w:t xml:space="preserve"> «</w:t>
            </w:r>
            <w:r>
              <w:t>Номер</w:t>
            </w:r>
            <w:r w:rsidRPr="00EB424D">
              <w:t xml:space="preserve"> </w:t>
            </w:r>
            <w:r>
              <w:t>счета</w:t>
            </w:r>
            <w:r w:rsidRPr="00EB424D">
              <w:t>» (</w:t>
            </w:r>
            <w:r>
              <w:rPr>
                <w:lang w:val="en-US"/>
              </w:rPr>
              <w:t>ACCOUNT</w:t>
            </w:r>
            <w:r w:rsidRPr="00EB424D">
              <w:t xml:space="preserve">) </w:t>
            </w:r>
            <w:r>
              <w:t>из</w:t>
            </w:r>
            <w:r w:rsidRPr="00EB424D">
              <w:t xml:space="preserve"> </w:t>
            </w:r>
            <w:r>
              <w:t>справочника</w:t>
            </w:r>
            <w:r w:rsidRPr="00EB424D">
              <w:t xml:space="preserve"> </w:t>
            </w:r>
            <w:r>
              <w:t>БИК</w:t>
            </w:r>
            <w:r w:rsidRPr="00EB424D">
              <w:t>;</w:t>
            </w:r>
          </w:p>
          <w:p w14:paraId="5FCA2FE6" w14:textId="77777777" w:rsidR="00357CF3" w:rsidRPr="00EB424D" w:rsidRDefault="00357CF3" w:rsidP="00796A48">
            <w:pPr>
              <w:pStyle w:val="ad"/>
              <w:numPr>
                <w:ilvl w:val="0"/>
                <w:numId w:val="263"/>
              </w:numPr>
              <w:jc w:val="left"/>
            </w:pPr>
            <w:r>
              <w:t>если</w:t>
            </w:r>
            <w:r w:rsidRPr="00EB424D">
              <w:t xml:space="preserve"> </w:t>
            </w:r>
            <w:r>
              <w:t>на</w:t>
            </w:r>
            <w:r w:rsidRPr="00EB424D">
              <w:t xml:space="preserve"> </w:t>
            </w:r>
            <w:r>
              <w:t>основании</w:t>
            </w:r>
            <w:r w:rsidRPr="00EB424D">
              <w:t xml:space="preserve"> </w:t>
            </w:r>
            <w:r>
              <w:t>поля</w:t>
            </w:r>
            <w:r w:rsidRPr="00EB424D">
              <w:t xml:space="preserve"> «</w:t>
            </w:r>
            <w:r w:rsidRPr="0014779C">
              <w:t>БИК</w:t>
            </w:r>
            <w:r w:rsidRPr="00EB424D">
              <w:t xml:space="preserve"> </w:t>
            </w:r>
            <w:r w:rsidRPr="0014779C">
              <w:t>банка</w:t>
            </w:r>
            <w:r w:rsidRPr="00EB424D">
              <w:t>» (</w:t>
            </w:r>
            <w:r w:rsidRPr="00635E83">
              <w:rPr>
                <w:lang w:val="en-US"/>
              </w:rPr>
              <w:t>customer</w:t>
            </w:r>
            <w:r w:rsidRPr="00EB424D">
              <w:t>/</w:t>
            </w:r>
            <w:r w:rsidRPr="00635E83">
              <w:rPr>
                <w:lang w:val="en-US"/>
              </w:rPr>
              <w:t>customerAccountsDetails</w:t>
            </w:r>
            <w:r w:rsidRPr="00EB424D">
              <w:t>/</w:t>
            </w:r>
            <w:r w:rsidRPr="00635E83">
              <w:rPr>
                <w:lang w:val="en-US"/>
              </w:rPr>
              <w:t>customerAccountDetails</w:t>
            </w:r>
            <w:r w:rsidRPr="00EB424D">
              <w:t>/</w:t>
            </w:r>
            <w:r w:rsidRPr="00635E83">
              <w:rPr>
                <w:lang w:val="en-US"/>
              </w:rPr>
              <w:t>bik</w:t>
            </w:r>
            <w:r w:rsidRPr="00EB424D">
              <w:t xml:space="preserve">) </w:t>
            </w:r>
            <w:r>
              <w:t>в</w:t>
            </w:r>
            <w:r w:rsidRPr="00EB424D">
              <w:t xml:space="preserve"> </w:t>
            </w:r>
            <w:r>
              <w:t>справочнике</w:t>
            </w:r>
            <w:r w:rsidRPr="00EB424D">
              <w:t xml:space="preserve"> </w:t>
            </w:r>
            <w:r>
              <w:t>БИК</w:t>
            </w:r>
            <w:r w:rsidRPr="00EB424D">
              <w:t xml:space="preserve"> </w:t>
            </w:r>
            <w:r>
              <w:t>найдено</w:t>
            </w:r>
            <w:r w:rsidRPr="00EB424D">
              <w:t xml:space="preserve"> </w:t>
            </w:r>
            <w:r>
              <w:t>несколько</w:t>
            </w:r>
            <w:r w:rsidRPr="00EB424D">
              <w:t xml:space="preserve"> </w:t>
            </w:r>
            <w:r>
              <w:t>значений</w:t>
            </w:r>
            <w:r w:rsidRPr="00EB424D">
              <w:t xml:space="preserve"> «</w:t>
            </w:r>
            <w:r>
              <w:t>Номер</w:t>
            </w:r>
            <w:r w:rsidRPr="00EB424D">
              <w:t xml:space="preserve"> </w:t>
            </w:r>
            <w:r>
              <w:t>счета</w:t>
            </w:r>
            <w:r w:rsidRPr="00EB424D">
              <w:t>» (</w:t>
            </w:r>
            <w:r>
              <w:rPr>
                <w:lang w:val="en-US"/>
              </w:rPr>
              <w:t>ACCOUNT</w:t>
            </w:r>
            <w:r w:rsidRPr="00EB424D">
              <w:t xml:space="preserve">), </w:t>
            </w:r>
            <w:r>
              <w:t>то</w:t>
            </w:r>
            <w:r w:rsidRPr="00EB424D">
              <w:t xml:space="preserve"> </w:t>
            </w:r>
            <w:r>
              <w:t>принимается</w:t>
            </w:r>
            <w:r w:rsidRPr="00EB424D">
              <w:t xml:space="preserve"> </w:t>
            </w:r>
            <w:r>
              <w:t>из</w:t>
            </w:r>
            <w:r w:rsidRPr="00EB424D">
              <w:t xml:space="preserve"> </w:t>
            </w:r>
            <w:r>
              <w:t>пакета</w:t>
            </w:r>
            <w:r w:rsidRPr="00EB424D">
              <w:t>;</w:t>
            </w:r>
          </w:p>
          <w:p w14:paraId="6A9C6CC9" w14:textId="77777777" w:rsidR="00357CF3" w:rsidRPr="00EB424D" w:rsidRDefault="00357CF3" w:rsidP="00796A48">
            <w:pPr>
              <w:pStyle w:val="ad"/>
              <w:numPr>
                <w:ilvl w:val="0"/>
                <w:numId w:val="263"/>
              </w:numPr>
              <w:jc w:val="left"/>
            </w:pPr>
            <w:r>
              <w:t>если</w:t>
            </w:r>
            <w:r w:rsidRPr="00EB424D">
              <w:t xml:space="preserve"> </w:t>
            </w:r>
            <w:r>
              <w:t>на</w:t>
            </w:r>
            <w:r w:rsidRPr="00EB424D">
              <w:t xml:space="preserve"> </w:t>
            </w:r>
            <w:r>
              <w:t>основании</w:t>
            </w:r>
            <w:r w:rsidRPr="00EB424D">
              <w:t xml:space="preserve"> </w:t>
            </w:r>
            <w:r>
              <w:t>поля</w:t>
            </w:r>
            <w:r w:rsidRPr="00EB424D">
              <w:t xml:space="preserve"> «</w:t>
            </w:r>
            <w:r w:rsidRPr="0014779C">
              <w:t>БИК</w:t>
            </w:r>
            <w:r w:rsidRPr="00EB424D">
              <w:t xml:space="preserve"> </w:t>
            </w:r>
            <w:r w:rsidRPr="0014779C">
              <w:t>банка</w:t>
            </w:r>
            <w:r w:rsidRPr="00EB424D">
              <w:t>» (</w:t>
            </w:r>
            <w:r w:rsidRPr="00635E83">
              <w:rPr>
                <w:lang w:val="en-US"/>
              </w:rPr>
              <w:t>customer</w:t>
            </w:r>
            <w:r w:rsidRPr="00EB424D">
              <w:t>/</w:t>
            </w:r>
            <w:r w:rsidRPr="00635E83">
              <w:rPr>
                <w:lang w:val="en-US"/>
              </w:rPr>
              <w:t>customerAccountsDetails</w:t>
            </w:r>
            <w:r w:rsidRPr="00EB424D">
              <w:t>/</w:t>
            </w:r>
            <w:r w:rsidRPr="00635E83">
              <w:rPr>
                <w:lang w:val="en-US"/>
              </w:rPr>
              <w:t>customerAccountDetails</w:t>
            </w:r>
            <w:r w:rsidRPr="00EB424D">
              <w:t>/</w:t>
            </w:r>
            <w:r w:rsidRPr="00635E83">
              <w:rPr>
                <w:lang w:val="en-US"/>
              </w:rPr>
              <w:t>bik</w:t>
            </w:r>
            <w:r w:rsidRPr="00EB424D">
              <w:t xml:space="preserve">) </w:t>
            </w:r>
            <w:r>
              <w:t>в</w:t>
            </w:r>
            <w:r w:rsidRPr="00EB424D">
              <w:t xml:space="preserve"> </w:t>
            </w:r>
            <w:r>
              <w:t>справочнике</w:t>
            </w:r>
            <w:r w:rsidRPr="00EB424D">
              <w:t xml:space="preserve"> </w:t>
            </w:r>
            <w:r>
              <w:t>БИК</w:t>
            </w:r>
            <w:r w:rsidRPr="00EB424D">
              <w:t xml:space="preserve"> </w:t>
            </w:r>
            <w:r>
              <w:t>не</w:t>
            </w:r>
            <w:r w:rsidRPr="00EB424D">
              <w:t xml:space="preserve"> </w:t>
            </w:r>
            <w:r>
              <w:t>найдено</w:t>
            </w:r>
            <w:r w:rsidRPr="00EB424D">
              <w:t xml:space="preserve"> </w:t>
            </w:r>
            <w:r>
              <w:t>значений</w:t>
            </w:r>
            <w:r w:rsidRPr="00EB424D">
              <w:t xml:space="preserve">, </w:t>
            </w:r>
            <w:r>
              <w:t>то</w:t>
            </w:r>
            <w:r w:rsidRPr="00EB424D">
              <w:t xml:space="preserve"> </w:t>
            </w:r>
            <w:r w:rsidRPr="00A5744D">
              <w:t>поле</w:t>
            </w:r>
            <w:r w:rsidRPr="00EB424D">
              <w:t xml:space="preserve"> </w:t>
            </w:r>
            <w:r w:rsidRPr="00A5744D">
              <w:t>не</w:t>
            </w:r>
            <w:r w:rsidRPr="00EB424D">
              <w:t xml:space="preserve"> </w:t>
            </w:r>
            <w:r w:rsidRPr="00A5744D">
              <w:t>заполняется</w:t>
            </w:r>
            <w:r w:rsidRPr="00EB424D">
              <w:t>.</w:t>
            </w:r>
          </w:p>
          <w:p w14:paraId="0E0639E2" w14:textId="77777777" w:rsidR="00357CF3" w:rsidRPr="00033797" w:rsidRDefault="00357CF3" w:rsidP="00357CF3">
            <w:pPr>
              <w:pStyle w:val="ad"/>
              <w:jc w:val="left"/>
            </w:pPr>
            <w:r>
              <w:t>В остальных случаях, и</w:t>
            </w:r>
            <w:r w:rsidRPr="00A5744D">
              <w:t>гнорируется</w:t>
            </w:r>
            <w:r w:rsidRPr="00033797">
              <w:t xml:space="preserve"> </w:t>
            </w:r>
            <w:r w:rsidRPr="00A5744D">
              <w:t>при</w:t>
            </w:r>
            <w:r w:rsidRPr="00033797">
              <w:t xml:space="preserve"> </w:t>
            </w:r>
            <w:r w:rsidRPr="00A5744D">
              <w:t>приеме</w:t>
            </w:r>
            <w:r w:rsidRPr="00033797">
              <w:t xml:space="preserve"> </w:t>
            </w:r>
            <w:r w:rsidRPr="00A5744D">
              <w:t>и</w:t>
            </w:r>
            <w:r w:rsidRPr="00033797">
              <w:t xml:space="preserve"> </w:t>
            </w:r>
            <w:r w:rsidRPr="00A5744D">
              <w:t>заполняется</w:t>
            </w:r>
            <w:r w:rsidRPr="00033797">
              <w:t xml:space="preserve"> </w:t>
            </w:r>
            <w:r w:rsidRPr="00A5744D">
              <w:t>значением</w:t>
            </w:r>
            <w:r w:rsidRPr="00033797">
              <w:t xml:space="preserve"> </w:t>
            </w:r>
            <w:r w:rsidRPr="00A5744D">
              <w:t>поля</w:t>
            </w:r>
            <w:r w:rsidRPr="00033797">
              <w:t xml:space="preserve"> "</w:t>
            </w:r>
            <w:r w:rsidRPr="00A5744D">
              <w:t>Номер</w:t>
            </w:r>
            <w:r w:rsidRPr="00033797">
              <w:t xml:space="preserve"> </w:t>
            </w:r>
            <w:r w:rsidRPr="00A5744D">
              <w:t>связанного</w:t>
            </w:r>
            <w:r w:rsidRPr="00033797">
              <w:t xml:space="preserve"> </w:t>
            </w:r>
            <w:r w:rsidRPr="00A5744D">
              <w:t>банковского</w:t>
            </w:r>
            <w:r w:rsidRPr="00033797">
              <w:t xml:space="preserve"> </w:t>
            </w:r>
            <w:r w:rsidRPr="00A5744D">
              <w:t>счета</w:t>
            </w:r>
            <w:r w:rsidRPr="00033797">
              <w:t>" (</w:t>
            </w:r>
            <w:r w:rsidRPr="00B43E28">
              <w:rPr>
                <w:lang w:val="en-US"/>
              </w:rPr>
              <w:t>NSI</w:t>
            </w:r>
            <w:r w:rsidRPr="00033797">
              <w:t>_</w:t>
            </w:r>
            <w:r w:rsidRPr="00B43E28">
              <w:rPr>
                <w:lang w:val="en-US"/>
              </w:rPr>
              <w:t>KRKS</w:t>
            </w:r>
            <w:r w:rsidRPr="00033797">
              <w:t>.</w:t>
            </w:r>
            <w:r w:rsidRPr="00B43E28">
              <w:rPr>
                <w:lang w:val="en-US"/>
              </w:rPr>
              <w:t>BANK</w:t>
            </w:r>
            <w:r w:rsidRPr="00033797">
              <w:t>_</w:t>
            </w:r>
            <w:r w:rsidRPr="00B43E28">
              <w:rPr>
                <w:lang w:val="en-US"/>
              </w:rPr>
              <w:t>ACC</w:t>
            </w:r>
            <w:r w:rsidRPr="00033797">
              <w:t>_</w:t>
            </w:r>
            <w:r w:rsidRPr="00B43E28">
              <w:rPr>
                <w:lang w:val="en-US"/>
              </w:rPr>
              <w:t>CODE</w:t>
            </w:r>
            <w:r w:rsidRPr="00033797">
              <w:t xml:space="preserve">) </w:t>
            </w:r>
            <w:r w:rsidRPr="00A5744D">
              <w:t>из</w:t>
            </w:r>
            <w:r w:rsidRPr="00033797">
              <w:t xml:space="preserve"> </w:t>
            </w:r>
            <w:r w:rsidRPr="00A5744D">
              <w:t>справочника</w:t>
            </w:r>
            <w:r w:rsidRPr="00033797">
              <w:t xml:space="preserve"> "</w:t>
            </w:r>
            <w:r w:rsidRPr="00A5744D">
              <w:t>Книга</w:t>
            </w:r>
            <w:r w:rsidRPr="00033797">
              <w:t xml:space="preserve"> </w:t>
            </w:r>
            <w:r w:rsidRPr="00A5744D">
              <w:t>Регистрации</w:t>
            </w:r>
            <w:r w:rsidRPr="00033797">
              <w:t xml:space="preserve"> </w:t>
            </w:r>
            <w:r w:rsidRPr="00A5744D">
              <w:t>Казначейских</w:t>
            </w:r>
            <w:r w:rsidRPr="00033797">
              <w:t xml:space="preserve"> </w:t>
            </w:r>
            <w:r w:rsidRPr="00A5744D">
              <w:t>счетов</w:t>
            </w:r>
            <w:r w:rsidRPr="00033797">
              <w:t xml:space="preserve"> (</w:t>
            </w:r>
            <w:r w:rsidRPr="00A5744D">
              <w:t>КРКС</w:t>
            </w:r>
            <w:r w:rsidRPr="00033797">
              <w:t>)" (</w:t>
            </w:r>
            <w:r w:rsidRPr="00B43E28">
              <w:rPr>
                <w:lang w:val="en-US"/>
              </w:rPr>
              <w:t>NSI</w:t>
            </w:r>
            <w:r w:rsidRPr="00033797">
              <w:t>_</w:t>
            </w:r>
            <w:r w:rsidRPr="00B43E28">
              <w:rPr>
                <w:lang w:val="en-US"/>
              </w:rPr>
              <w:t>KRKS</w:t>
            </w:r>
            <w:r w:rsidRPr="00033797">
              <w:t xml:space="preserve">), </w:t>
            </w:r>
            <w:r w:rsidRPr="00A5744D">
              <w:t>поиск</w:t>
            </w:r>
            <w:r w:rsidRPr="00033797">
              <w:t xml:space="preserve"> </w:t>
            </w:r>
            <w:r w:rsidRPr="00A5744D">
              <w:t>в</w:t>
            </w:r>
            <w:r w:rsidRPr="00033797">
              <w:t xml:space="preserve"> </w:t>
            </w:r>
            <w:r w:rsidRPr="00A5744D">
              <w:t>справочнике</w:t>
            </w:r>
            <w:r w:rsidRPr="00033797">
              <w:t xml:space="preserve"> </w:t>
            </w:r>
            <w:r w:rsidRPr="00A5744D">
              <w:t>осуществляется</w:t>
            </w:r>
            <w:r w:rsidRPr="00033797">
              <w:t xml:space="preserve"> </w:t>
            </w:r>
            <w:r w:rsidRPr="00A5744D">
              <w:t>на</w:t>
            </w:r>
            <w:r w:rsidRPr="00033797">
              <w:t xml:space="preserve"> </w:t>
            </w:r>
            <w:r w:rsidRPr="00A5744D">
              <w:t>основании</w:t>
            </w:r>
            <w:r w:rsidRPr="00033797">
              <w:t xml:space="preserve"> </w:t>
            </w:r>
            <w:r w:rsidRPr="00A5744D">
              <w:t>номера</w:t>
            </w:r>
            <w:r w:rsidRPr="00033797">
              <w:t xml:space="preserve"> </w:t>
            </w:r>
            <w:r w:rsidRPr="00A5744D">
              <w:t>казначейского</w:t>
            </w:r>
            <w:r w:rsidRPr="00033797">
              <w:t xml:space="preserve"> </w:t>
            </w:r>
            <w:r w:rsidRPr="00A5744D">
              <w:t>счета</w:t>
            </w:r>
            <w:r w:rsidRPr="00033797">
              <w:t xml:space="preserve"> (</w:t>
            </w:r>
            <w:r w:rsidRPr="0014779C">
              <w:rPr>
                <w:lang w:val="en-US"/>
              </w:rPr>
              <w:t>customer</w:t>
            </w:r>
            <w:r w:rsidRPr="00EB424D">
              <w:t>/</w:t>
            </w:r>
            <w:r w:rsidRPr="0014779C">
              <w:rPr>
                <w:lang w:val="en-US"/>
              </w:rPr>
              <w:t>customerAccountsDetails</w:t>
            </w:r>
            <w:r w:rsidRPr="00EB424D">
              <w:t>/</w:t>
            </w:r>
            <w:r w:rsidRPr="0014779C">
              <w:rPr>
                <w:lang w:val="en-US"/>
              </w:rPr>
              <w:t>customerAccountDetails</w:t>
            </w:r>
            <w:r w:rsidRPr="00EB424D">
              <w:t>/</w:t>
            </w:r>
            <w:r w:rsidRPr="0014779C">
              <w:rPr>
                <w:lang w:val="en-US"/>
              </w:rPr>
              <w:t>bankAccountNumber</w:t>
            </w:r>
            <w:r w:rsidRPr="00033797">
              <w:t xml:space="preserve">). </w:t>
            </w:r>
            <w:r w:rsidRPr="00A5744D">
              <w:t>Если значение не найдено в справочнике, то поле не заполняется.</w:t>
            </w:r>
          </w:p>
          <w:p w14:paraId="48EEF7E9" w14:textId="52F9099E" w:rsidR="00117369" w:rsidRDefault="00117369" w:rsidP="00117369">
            <w:pPr>
              <w:pStyle w:val="ad"/>
              <w:jc w:val="left"/>
            </w:pPr>
          </w:p>
          <w:p w14:paraId="4CB0473A" w14:textId="77777777" w:rsidR="00117369" w:rsidRPr="00D00A08" w:rsidRDefault="00117369" w:rsidP="00117369">
            <w:pPr>
              <w:pStyle w:val="ad"/>
              <w:jc w:val="left"/>
              <w:rPr>
                <w:lang w:val="en-US"/>
              </w:rPr>
            </w:pPr>
            <w:r>
              <w:t>Поле</w:t>
            </w:r>
            <w:r w:rsidRPr="00D00A08">
              <w:rPr>
                <w:lang w:val="en-US"/>
              </w:rPr>
              <w:t xml:space="preserve"> «</w:t>
            </w:r>
            <w:r w:rsidRPr="000842FB">
              <w:t>Наименование</w:t>
            </w:r>
            <w:r w:rsidRPr="00D00A08">
              <w:rPr>
                <w:lang w:val="en-US"/>
              </w:rPr>
              <w:t xml:space="preserve"> </w:t>
            </w:r>
            <w:r w:rsidRPr="000842FB">
              <w:t>контрагента</w:t>
            </w:r>
            <w:r w:rsidRPr="00D00A08">
              <w:rPr>
                <w:lang w:val="en-US"/>
              </w:rPr>
              <w:t xml:space="preserve"> </w:t>
            </w:r>
            <w:r w:rsidRPr="000842FB">
              <w:t>для</w:t>
            </w:r>
            <w:r w:rsidRPr="00D00A08">
              <w:rPr>
                <w:lang w:val="en-US"/>
              </w:rPr>
              <w:t xml:space="preserve"> </w:t>
            </w:r>
            <w:r w:rsidRPr="000842FB">
              <w:t>платежного</w:t>
            </w:r>
            <w:r w:rsidRPr="00D00A08">
              <w:rPr>
                <w:lang w:val="en-US"/>
              </w:rPr>
              <w:t xml:space="preserve"> </w:t>
            </w:r>
            <w:r w:rsidRPr="000842FB">
              <w:t>поручения</w:t>
            </w:r>
            <w:r w:rsidRPr="00D00A08">
              <w:rPr>
                <w:lang w:val="en-US"/>
              </w:rPr>
              <w:t>» (</w:t>
            </w:r>
            <w:r w:rsidRPr="000842FB">
              <w:rPr>
                <w:lang w:val="en-US"/>
              </w:rPr>
              <w:t>customer</w:t>
            </w:r>
            <w:r w:rsidRPr="00D00A08">
              <w:rPr>
                <w:lang w:val="en-US"/>
              </w:rPr>
              <w:t>/</w:t>
            </w:r>
            <w:r w:rsidRPr="000842FB">
              <w:rPr>
                <w:lang w:val="en-US"/>
              </w:rPr>
              <w:t>customerAccountsDetails</w:t>
            </w:r>
            <w:r w:rsidRPr="00D00A08">
              <w:rPr>
                <w:lang w:val="en-US"/>
              </w:rPr>
              <w:t>/</w:t>
            </w:r>
            <w:r w:rsidRPr="000842FB">
              <w:rPr>
                <w:lang w:val="en-US"/>
              </w:rPr>
              <w:t>customerAccountDetails</w:t>
            </w:r>
            <w:r w:rsidRPr="00D00A08">
              <w:rPr>
                <w:lang w:val="en-US"/>
              </w:rPr>
              <w:t>/</w:t>
            </w:r>
            <w:r w:rsidRPr="000842FB">
              <w:rPr>
                <w:lang w:val="en-US"/>
              </w:rPr>
              <w:t>counterpartyName</w:t>
            </w:r>
            <w:r w:rsidRPr="00D00A08">
              <w:rPr>
                <w:lang w:val="en-US"/>
              </w:rPr>
              <w:t xml:space="preserve">). </w:t>
            </w:r>
            <w:r>
              <w:t>Игнорируется</w:t>
            </w:r>
            <w:r w:rsidRPr="00D00A08">
              <w:rPr>
                <w:lang w:val="en-US"/>
              </w:rPr>
              <w:t xml:space="preserve"> </w:t>
            </w:r>
            <w:r>
              <w:t>при</w:t>
            </w:r>
            <w:r w:rsidRPr="00D00A08">
              <w:rPr>
                <w:lang w:val="en-US"/>
              </w:rPr>
              <w:t xml:space="preserve"> </w:t>
            </w:r>
            <w:r>
              <w:t>приеме</w:t>
            </w:r>
            <w:r w:rsidRPr="00D00A08">
              <w:rPr>
                <w:lang w:val="en-US"/>
              </w:rPr>
              <w:t xml:space="preserve">, </w:t>
            </w:r>
            <w:r>
              <w:t>если</w:t>
            </w:r>
            <w:r w:rsidRPr="00D00A08">
              <w:rPr>
                <w:lang w:val="en-US"/>
              </w:rPr>
              <w:t xml:space="preserve"> </w:t>
            </w:r>
            <w:r>
              <w:t>в</w:t>
            </w:r>
            <w:r w:rsidRPr="00D00A08">
              <w:rPr>
                <w:lang w:val="en-US"/>
              </w:rPr>
              <w:t xml:space="preserve"> </w:t>
            </w:r>
            <w:r>
              <w:t>поле</w:t>
            </w:r>
            <w:r w:rsidRPr="00D00A08">
              <w:rPr>
                <w:lang w:val="en-US"/>
              </w:rPr>
              <w:t xml:space="preserve"> «</w:t>
            </w:r>
            <w:r w:rsidRPr="00662DF4">
              <w:t>Тип</w:t>
            </w:r>
            <w:r w:rsidRPr="00D00A08">
              <w:rPr>
                <w:lang w:val="en-US"/>
              </w:rPr>
              <w:t xml:space="preserve"> </w:t>
            </w:r>
            <w:r w:rsidRPr="00662DF4">
              <w:t>лицевого</w:t>
            </w:r>
            <w:r w:rsidRPr="00D00A08">
              <w:rPr>
                <w:lang w:val="en-US"/>
              </w:rPr>
              <w:t xml:space="preserve"> </w:t>
            </w:r>
            <w:r w:rsidRPr="00662DF4">
              <w:t>счёта</w:t>
            </w:r>
            <w:r w:rsidRPr="00D00A08">
              <w:rPr>
                <w:lang w:val="en-US"/>
              </w:rPr>
              <w:t>» (</w:t>
            </w:r>
            <w:r w:rsidRPr="00662DF4">
              <w:rPr>
                <w:lang w:val="en-US"/>
              </w:rPr>
              <w:t>customer</w:t>
            </w:r>
            <w:r w:rsidRPr="00D00A08">
              <w:rPr>
                <w:lang w:val="en-US"/>
              </w:rPr>
              <w:t>/</w:t>
            </w:r>
            <w:r w:rsidRPr="00662DF4">
              <w:rPr>
                <w:lang w:val="en-US"/>
              </w:rPr>
              <w:t>customerAccountsDetails</w:t>
            </w:r>
            <w:r w:rsidRPr="00D00A08">
              <w:rPr>
                <w:lang w:val="en-US"/>
              </w:rPr>
              <w:t>/</w:t>
            </w:r>
            <w:r w:rsidRPr="00662DF4">
              <w:rPr>
                <w:lang w:val="en-US"/>
              </w:rPr>
              <w:t>customerAccountDetails</w:t>
            </w:r>
            <w:r w:rsidRPr="00D00A08">
              <w:rPr>
                <w:lang w:val="en-US"/>
              </w:rPr>
              <w:t>/</w:t>
            </w:r>
            <w:r w:rsidRPr="00662DF4">
              <w:rPr>
                <w:lang w:val="en-US"/>
              </w:rPr>
              <w:t>accountType</w:t>
            </w:r>
            <w:r w:rsidRPr="00D00A08">
              <w:rPr>
                <w:lang w:val="en-US"/>
              </w:rPr>
              <w:t xml:space="preserve">) </w:t>
            </w:r>
            <w:r>
              <w:t>указано</w:t>
            </w:r>
            <w:r w:rsidRPr="00D00A08">
              <w:rPr>
                <w:lang w:val="en-US"/>
              </w:rPr>
              <w:t xml:space="preserve"> </w:t>
            </w:r>
            <w:r>
              <w:t>одно</w:t>
            </w:r>
            <w:r w:rsidRPr="00D00A08">
              <w:rPr>
                <w:lang w:val="en-US"/>
              </w:rPr>
              <w:t xml:space="preserve"> </w:t>
            </w:r>
            <w:r>
              <w:t>из</w:t>
            </w:r>
            <w:r w:rsidRPr="00D00A08">
              <w:rPr>
                <w:lang w:val="en-US"/>
              </w:rPr>
              <w:t xml:space="preserve"> </w:t>
            </w:r>
            <w:r>
              <w:t>следующих</w:t>
            </w:r>
            <w:r w:rsidRPr="00D00A08">
              <w:rPr>
                <w:lang w:val="en-US"/>
              </w:rPr>
              <w:t xml:space="preserve"> </w:t>
            </w:r>
            <w:r>
              <w:t>значений</w:t>
            </w:r>
            <w:r w:rsidRPr="00D00A08">
              <w:rPr>
                <w:lang w:val="en-US"/>
              </w:rPr>
              <w:t>:</w:t>
            </w:r>
          </w:p>
          <w:p w14:paraId="21A9619A" w14:textId="77777777" w:rsidR="00117369" w:rsidRDefault="00117369" w:rsidP="002D0245">
            <w:pPr>
              <w:pStyle w:val="ad"/>
              <w:numPr>
                <w:ilvl w:val="0"/>
                <w:numId w:val="162"/>
              </w:numPr>
              <w:jc w:val="left"/>
            </w:pPr>
            <w:r>
              <w:t>01 - Лицевой счет в ФК;</w:t>
            </w:r>
          </w:p>
          <w:p w14:paraId="7A120923" w14:textId="77777777" w:rsidR="00117369" w:rsidRDefault="00117369" w:rsidP="002D0245">
            <w:pPr>
              <w:pStyle w:val="ad"/>
              <w:numPr>
                <w:ilvl w:val="0"/>
                <w:numId w:val="162"/>
              </w:numPr>
              <w:jc w:val="left"/>
            </w:pPr>
            <w:r>
              <w:t>02 - Лицевой счет в ФО;</w:t>
            </w:r>
          </w:p>
          <w:p w14:paraId="20F58CC3" w14:textId="77777777" w:rsidR="00117369" w:rsidRPr="000842FB" w:rsidRDefault="00117369" w:rsidP="002D0245">
            <w:pPr>
              <w:pStyle w:val="ad"/>
              <w:numPr>
                <w:ilvl w:val="0"/>
                <w:numId w:val="162"/>
              </w:numPr>
              <w:jc w:val="left"/>
              <w:rPr>
                <w:lang w:val="en-US"/>
              </w:rPr>
            </w:pPr>
            <w:r>
              <w:t>03 - Расчетный счет в банке.</w:t>
            </w:r>
          </w:p>
          <w:p w14:paraId="0725D0DC" w14:textId="77777777" w:rsidR="00117369" w:rsidRPr="000842FB" w:rsidRDefault="00117369" w:rsidP="00117369">
            <w:pPr>
              <w:pStyle w:val="ad"/>
              <w:jc w:val="left"/>
            </w:pPr>
            <w:r>
              <w:t>В других случаях поле принимается, при этом контролируется обязательность АК подсистемы.</w:t>
            </w:r>
          </w:p>
          <w:p w14:paraId="7CE46718" w14:textId="1806C8BD" w:rsidR="00117369" w:rsidRDefault="00117369" w:rsidP="00117369">
            <w:pPr>
              <w:pStyle w:val="ad"/>
              <w:jc w:val="left"/>
            </w:pPr>
            <w:r>
              <w:t>Устарело. Игнорируется при приеме- передаче</w:t>
            </w:r>
            <w:r w:rsidRPr="00476B73">
              <w:t xml:space="preserve"> для контрактов, пер</w:t>
            </w:r>
            <w:r>
              <w:t>вая версия сведений о которых размещена</w:t>
            </w:r>
            <w:r w:rsidRPr="00476B73">
              <w:t xml:space="preserve"> после даты выхода версии 14.0 </w:t>
            </w:r>
            <w:r>
              <w:t>(см. доработка FCSNF-19362)</w:t>
            </w:r>
          </w:p>
          <w:p w14:paraId="7C8E140C" w14:textId="77777777" w:rsidR="00117369" w:rsidRDefault="00117369" w:rsidP="00117369">
            <w:pPr>
              <w:pStyle w:val="ad"/>
              <w:jc w:val="left"/>
            </w:pPr>
          </w:p>
          <w:p w14:paraId="6154021F" w14:textId="2140FBC5" w:rsidR="00117369" w:rsidRDefault="00117369" w:rsidP="00117369">
            <w:pPr>
              <w:pStyle w:val="ad"/>
              <w:jc w:val="left"/>
            </w:pPr>
            <w:r>
              <w:t>Поле "Наименование контрагента для платежного поручения с размерностью 160 символов" (counterparty160Name). Игнорируется при приеме, если в поле «Тип лицевого счёта» (customerInfo/customerAccountsDetailsInfo/customerAccountDetailsInfo/accountType) указано одно из следующих значений:</w:t>
            </w:r>
          </w:p>
          <w:p w14:paraId="6EE24995" w14:textId="7CE87E46" w:rsidR="00117369" w:rsidRDefault="00117369" w:rsidP="002D0245">
            <w:pPr>
              <w:pStyle w:val="ad"/>
              <w:numPr>
                <w:ilvl w:val="0"/>
                <w:numId w:val="236"/>
              </w:numPr>
              <w:jc w:val="left"/>
            </w:pPr>
            <w:r>
              <w:t>01 - Лицевой счет в ФК;</w:t>
            </w:r>
          </w:p>
          <w:p w14:paraId="7A2DCFAA" w14:textId="7E412BA7" w:rsidR="00117369" w:rsidRDefault="00117369" w:rsidP="002D0245">
            <w:pPr>
              <w:pStyle w:val="ad"/>
              <w:numPr>
                <w:ilvl w:val="0"/>
                <w:numId w:val="236"/>
              </w:numPr>
              <w:jc w:val="left"/>
            </w:pPr>
            <w:r>
              <w:t>02 - Лицевой счет в ФО;</w:t>
            </w:r>
          </w:p>
          <w:p w14:paraId="4A849462" w14:textId="253498FC" w:rsidR="00117369" w:rsidRDefault="00117369" w:rsidP="002D0245">
            <w:pPr>
              <w:pStyle w:val="ad"/>
              <w:numPr>
                <w:ilvl w:val="0"/>
                <w:numId w:val="236"/>
              </w:numPr>
              <w:jc w:val="left"/>
            </w:pPr>
            <w:r>
              <w:t>03 - Расчетный счет в банке.</w:t>
            </w:r>
          </w:p>
          <w:p w14:paraId="5B3D5588" w14:textId="5717F07B" w:rsidR="00117369" w:rsidRPr="00163F94" w:rsidRDefault="00117369" w:rsidP="00117369">
            <w:pPr>
              <w:pStyle w:val="ad"/>
              <w:jc w:val="left"/>
            </w:pPr>
            <w:r>
              <w:lastRenderedPageBreak/>
              <w:t xml:space="preserve">              </w:t>
            </w:r>
            <w:r w:rsidRPr="00163F94">
              <w:t xml:space="preserve">В других случаях поле принимается, при этом значание поля рассчитывается автоматически с помощью бизнесового алгоритма, и, если полученное значение </w:t>
            </w:r>
            <w:bookmarkStart w:id="56" w:name="OLE_LINK3"/>
            <w:r w:rsidRPr="00163F94">
              <w:t>НЕ превышает 160 символов, то поле игнорируется</w:t>
            </w:r>
            <w:r>
              <w:t xml:space="preserve"> при приеме. </w:t>
            </w:r>
            <w:bookmarkEnd w:id="56"/>
            <w:r>
              <w:t>Иначе принимается,</w:t>
            </w:r>
            <w:r w:rsidRPr="00163F94">
              <w:t xml:space="preserve"> сохраняется и контролируется обязательность заполнения </w:t>
            </w:r>
            <w:r>
              <w:t>АК подсистемы.</w:t>
            </w:r>
          </w:p>
          <w:p w14:paraId="50CA4E5B" w14:textId="41D25E1B" w:rsidR="00117369" w:rsidRDefault="00117369" w:rsidP="00117369">
            <w:pPr>
              <w:pStyle w:val="ad"/>
              <w:jc w:val="left"/>
            </w:pPr>
            <w:r>
              <w:t xml:space="preserve">              Принимается и сохраняеся</w:t>
            </w:r>
            <w:r w:rsidRPr="00476B73">
              <w:t xml:space="preserve"> для контрактов, первая версия сведений о которых </w:t>
            </w:r>
            <w:r>
              <w:t>размещена</w:t>
            </w:r>
            <w:r w:rsidRPr="00476B73">
              <w:t xml:space="preserve"> после даты выхода версии 14.0 </w:t>
            </w:r>
            <w:r>
              <w:t>(см. доработка FCSNF-19362)</w:t>
            </w:r>
          </w:p>
          <w:p w14:paraId="6C42F143" w14:textId="77777777" w:rsidR="00117369" w:rsidRDefault="00117369" w:rsidP="00117369">
            <w:pPr>
              <w:pStyle w:val="ad"/>
              <w:jc w:val="left"/>
            </w:pPr>
          </w:p>
          <w:p w14:paraId="7C2CC901" w14:textId="77777777" w:rsidR="00117369" w:rsidRPr="0036679A" w:rsidRDefault="00117369" w:rsidP="00117369">
            <w:pPr>
              <w:pStyle w:val="ad"/>
              <w:jc w:val="left"/>
              <w:rPr>
                <w:lang w:val="en-US"/>
              </w:rPr>
            </w:pPr>
            <w:r>
              <w:t>Блок</w:t>
            </w:r>
            <w:r w:rsidRPr="0036679A">
              <w:rPr>
                <w:lang w:val="en-US"/>
              </w:rPr>
              <w:t xml:space="preserve"> «</w:t>
            </w:r>
            <w:r w:rsidRPr="000842FB">
              <w:t>Информация</w:t>
            </w:r>
            <w:r w:rsidRPr="0036679A">
              <w:rPr>
                <w:lang w:val="en-US"/>
              </w:rPr>
              <w:t xml:space="preserve"> </w:t>
            </w:r>
            <w:r w:rsidRPr="000842FB">
              <w:t>об</w:t>
            </w:r>
            <w:r w:rsidRPr="0036679A">
              <w:rPr>
                <w:lang w:val="en-US"/>
              </w:rPr>
              <w:t xml:space="preserve"> </w:t>
            </w:r>
            <w:r w:rsidRPr="000842FB">
              <w:t>ОКТМО</w:t>
            </w:r>
            <w:r w:rsidRPr="0036679A">
              <w:rPr>
                <w:lang w:val="en-US"/>
              </w:rPr>
              <w:t>» (</w:t>
            </w:r>
            <w:r w:rsidRPr="000842FB">
              <w:rPr>
                <w:lang w:val="en-US"/>
              </w:rPr>
              <w:t>customer</w:t>
            </w:r>
            <w:r w:rsidRPr="0036679A">
              <w:rPr>
                <w:lang w:val="en-US"/>
              </w:rPr>
              <w:t>/</w:t>
            </w:r>
            <w:r w:rsidRPr="000842FB">
              <w:rPr>
                <w:lang w:val="en-US"/>
              </w:rPr>
              <w:t>customerAccountsDetails</w:t>
            </w:r>
            <w:r w:rsidRPr="0036679A">
              <w:rPr>
                <w:lang w:val="en-US"/>
              </w:rPr>
              <w:t>/</w:t>
            </w:r>
            <w:r w:rsidRPr="000842FB">
              <w:rPr>
                <w:lang w:val="en-US"/>
              </w:rPr>
              <w:t>customerAccountDetails</w:t>
            </w:r>
            <w:r w:rsidRPr="0036679A">
              <w:rPr>
                <w:lang w:val="en-US"/>
              </w:rPr>
              <w:t>/</w:t>
            </w:r>
            <w:r w:rsidRPr="000842FB">
              <w:rPr>
                <w:lang w:val="en-US"/>
              </w:rPr>
              <w:t>OKTMOInfo</w:t>
            </w:r>
            <w:r w:rsidRPr="0036679A">
              <w:rPr>
                <w:lang w:val="en-US"/>
              </w:rPr>
              <w:t xml:space="preserve">). </w:t>
            </w:r>
            <w:r>
              <w:t>Игнорируется</w:t>
            </w:r>
            <w:r w:rsidRPr="0036679A">
              <w:rPr>
                <w:lang w:val="en-US"/>
              </w:rPr>
              <w:t xml:space="preserve"> </w:t>
            </w:r>
            <w:r>
              <w:t>при</w:t>
            </w:r>
            <w:r w:rsidRPr="0036679A">
              <w:rPr>
                <w:lang w:val="en-US"/>
              </w:rPr>
              <w:t xml:space="preserve"> </w:t>
            </w:r>
            <w:r>
              <w:t>приеме</w:t>
            </w:r>
            <w:r w:rsidRPr="0036679A">
              <w:rPr>
                <w:lang w:val="en-US"/>
              </w:rPr>
              <w:t xml:space="preserve">, </w:t>
            </w:r>
            <w:r>
              <w:t>не</w:t>
            </w:r>
            <w:r w:rsidRPr="0036679A">
              <w:rPr>
                <w:lang w:val="en-US"/>
              </w:rPr>
              <w:t xml:space="preserve"> </w:t>
            </w:r>
            <w:r>
              <w:t>заполняется</w:t>
            </w:r>
            <w:r w:rsidRPr="0036679A">
              <w:rPr>
                <w:lang w:val="en-US"/>
              </w:rPr>
              <w:t xml:space="preserve"> </w:t>
            </w:r>
            <w:r>
              <w:t>при</w:t>
            </w:r>
            <w:r w:rsidRPr="0036679A">
              <w:rPr>
                <w:lang w:val="en-US"/>
              </w:rPr>
              <w:t xml:space="preserve"> </w:t>
            </w:r>
            <w:r>
              <w:t>передаче</w:t>
            </w:r>
            <w:r w:rsidRPr="0036679A">
              <w:rPr>
                <w:lang w:val="en-US"/>
              </w:rPr>
              <w:t>.</w:t>
            </w:r>
          </w:p>
          <w:p w14:paraId="5D28244C" w14:textId="77777777" w:rsidR="00117369" w:rsidRPr="0036679A" w:rsidRDefault="00117369" w:rsidP="00117369">
            <w:pPr>
              <w:pStyle w:val="ad"/>
              <w:jc w:val="left"/>
              <w:rPr>
                <w:lang w:val="en-US"/>
              </w:rPr>
            </w:pPr>
          </w:p>
          <w:p w14:paraId="36F2D9E0" w14:textId="6805580A" w:rsidR="00117369" w:rsidRDefault="00117369" w:rsidP="00117369">
            <w:pPr>
              <w:pStyle w:val="ad"/>
              <w:jc w:val="left"/>
            </w:pPr>
            <w:r>
              <w:t>Поле</w:t>
            </w:r>
            <w:r w:rsidRPr="000842FB">
              <w:rPr>
                <w:lang w:val="en-US"/>
              </w:rPr>
              <w:t xml:space="preserve"> «</w:t>
            </w:r>
            <w:r w:rsidRPr="000842FB">
              <w:t>КБК</w:t>
            </w:r>
            <w:r w:rsidRPr="000842FB">
              <w:rPr>
                <w:lang w:val="en-US"/>
              </w:rPr>
              <w:t xml:space="preserve">» (customer/customerAccountsDetails/customerAccountDetails/KBK). </w:t>
            </w:r>
            <w:r>
              <w:t>Игнорируется при приеме, не заполняется при передаче.</w:t>
            </w:r>
          </w:p>
          <w:p w14:paraId="3562EE7A" w14:textId="77777777" w:rsidR="00117369" w:rsidRDefault="00117369" w:rsidP="00117369">
            <w:pPr>
              <w:pStyle w:val="ad"/>
              <w:jc w:val="left"/>
            </w:pPr>
          </w:p>
          <w:p w14:paraId="767DB853" w14:textId="25E51C89" w:rsidR="00117369" w:rsidRPr="00003EAD" w:rsidRDefault="00117369" w:rsidP="00117369">
            <w:pPr>
              <w:pStyle w:val="ad"/>
              <w:jc w:val="center"/>
              <w:rPr>
                <w:b/>
              </w:rPr>
            </w:pPr>
            <w:r w:rsidRPr="00003EAD">
              <w:rPr>
                <w:b/>
              </w:rPr>
              <w:t>Блок «Реквизиты счетов обособленного подразделения» (</w:t>
            </w:r>
            <w:r w:rsidRPr="00003EAD">
              <w:rPr>
                <w:b/>
                <w:lang w:val="en-US"/>
              </w:rPr>
              <w:t>customer</w:t>
            </w:r>
            <w:r w:rsidRPr="00003EAD">
              <w:rPr>
                <w:b/>
              </w:rPr>
              <w:t>/</w:t>
            </w:r>
            <w:r w:rsidRPr="00003EAD">
              <w:rPr>
                <w:b/>
                <w:lang w:val="en-US"/>
              </w:rPr>
              <w:t>separateDepartmentAccountsDetails</w:t>
            </w:r>
            <w:r w:rsidRPr="00003EAD">
              <w:rPr>
                <w:b/>
              </w:rPr>
              <w:t>)</w:t>
            </w:r>
          </w:p>
          <w:p w14:paraId="61848B82" w14:textId="78905156" w:rsidR="00117369" w:rsidRDefault="00117369" w:rsidP="00117369">
            <w:pPr>
              <w:pStyle w:val="ad"/>
              <w:jc w:val="left"/>
            </w:pPr>
            <w:r>
              <w:t>Блок</w:t>
            </w:r>
            <w:r w:rsidRPr="006C377D">
              <w:t xml:space="preserve"> «Обособленное подразделение» (</w:t>
            </w:r>
            <w:r w:rsidRPr="006C377D">
              <w:rPr>
                <w:lang w:val="en-US"/>
              </w:rPr>
              <w:t>separa</w:t>
            </w:r>
            <w:r>
              <w:rPr>
                <w:lang w:val="en-US"/>
              </w:rPr>
              <w:t>teDepartmentAccountsDetails</w:t>
            </w:r>
            <w:r w:rsidRPr="006C377D">
              <w:t>/</w:t>
            </w:r>
            <w:r w:rsidRPr="006C377D">
              <w:rPr>
                <w:lang w:val="en-US"/>
              </w:rPr>
              <w:t>separateDepartmentInfo</w:t>
            </w:r>
            <w:r w:rsidRPr="006C377D">
              <w:t>) принимается и сохраняет</w:t>
            </w:r>
            <w:r>
              <w:t xml:space="preserve">ся при прохождении контроля </w:t>
            </w:r>
            <w:r w:rsidRPr="00F2225C">
              <w:t>РК_ИК_04</w:t>
            </w:r>
            <w:r>
              <w:t>22</w:t>
            </w:r>
            <w:r w:rsidRPr="006C377D">
              <w:t>.</w:t>
            </w:r>
          </w:p>
          <w:p w14:paraId="148175CB" w14:textId="4C31F58A" w:rsidR="00117369" w:rsidRDefault="00117369" w:rsidP="00117369">
            <w:pPr>
              <w:pStyle w:val="ad"/>
              <w:jc w:val="left"/>
            </w:pPr>
          </w:p>
          <w:p w14:paraId="62F3A705" w14:textId="77777777" w:rsidR="00117369" w:rsidRPr="003C5634" w:rsidRDefault="00117369" w:rsidP="00117369">
            <w:pPr>
              <w:pStyle w:val="ad"/>
              <w:jc w:val="left"/>
            </w:pPr>
            <w:r w:rsidRPr="00FC524F">
              <w:t>При приеме проекта первоначальной версии, сформированного на основании электронного контракта в структурированном виде</w:t>
            </w:r>
            <w:r w:rsidRPr="00F96D60">
              <w:t>, если установлен признак</w:t>
            </w:r>
            <w:r>
              <w:t xml:space="preserve"> «</w:t>
            </w:r>
            <w:r w:rsidRPr="00F96D60">
              <w:t>Заполнение внешних идентификаторов (externalSid) данными из структурированного электронного контракта</w:t>
            </w:r>
            <w:r>
              <w:t>»</w:t>
            </w:r>
            <w:r w:rsidRPr="00F96D60">
              <w:t xml:space="preserve"> </w:t>
            </w:r>
            <w:r>
              <w:t>(</w:t>
            </w:r>
            <w:r w:rsidRPr="00F96D60">
              <w:t>isElectronicContractExternalSid</w:t>
            </w:r>
            <w:r>
              <w:t>), то поле  «Внешний идентификатор платежных реквизитов» (</w:t>
            </w:r>
            <w:r w:rsidRPr="00F2225C">
              <w:rPr>
                <w:lang w:val="en-US"/>
              </w:rPr>
              <w:t>customer</w:t>
            </w:r>
            <w:r w:rsidRPr="00F96D60">
              <w:t>/</w:t>
            </w:r>
            <w:r w:rsidRPr="00F2225C">
              <w:rPr>
                <w:lang w:val="en-US"/>
              </w:rPr>
              <w:t>separa</w:t>
            </w:r>
            <w:r>
              <w:rPr>
                <w:lang w:val="en-US"/>
              </w:rPr>
              <w:t>teDepartmentAccountsDetails</w:t>
            </w:r>
            <w:r w:rsidRPr="00F96D60">
              <w:t>/</w:t>
            </w:r>
            <w:r w:rsidRPr="00F2225C">
              <w:rPr>
                <w:lang w:val="en-US"/>
              </w:rPr>
              <w:t>separateDepartmentAccountDetails</w:t>
            </w:r>
            <w:r w:rsidRPr="00F96D60">
              <w:t>/externalSid</w:t>
            </w:r>
            <w:r>
              <w:t>)</w:t>
            </w:r>
            <w:r w:rsidRPr="00F96D60">
              <w:t xml:space="preserve"> заполняется </w:t>
            </w:r>
            <w:r>
              <w:t>из поля «Внешний идентификатор платежных реквизитов» (</w:t>
            </w:r>
            <w:r w:rsidRPr="00CF2048">
              <w:t>customerInfo/separateDepartmentAccountsDetailsInfo/cmn:separateDepartmentAccountDetails</w:t>
            </w:r>
            <w:r>
              <w:t>/</w:t>
            </w:r>
            <w:r w:rsidRPr="00CF2048">
              <w:t>externalSid</w:t>
            </w:r>
            <w:r>
              <w:t>)</w:t>
            </w:r>
            <w:r w:rsidRPr="00F96D60">
              <w:t xml:space="preserve"> из структурированного контракта</w:t>
            </w:r>
            <w:r>
              <w:t xml:space="preserve">. Если при приеме </w:t>
            </w:r>
            <w:r w:rsidRPr="00FC524F">
              <w:t>проекта первоначальной версии, сформированного на основании электронного контракта в структурированном виде</w:t>
            </w:r>
            <w:r w:rsidRPr="00F96D60">
              <w:t>,</w:t>
            </w:r>
            <w:r>
              <w:t xml:space="preserve"> НЕ установлен признак «</w:t>
            </w:r>
            <w:r w:rsidRPr="00F96D60">
              <w:t>Заполнение внешних идентификаторов (externalSid) данными из структурированного электронного контракта</w:t>
            </w:r>
            <w:r>
              <w:t>»</w:t>
            </w:r>
            <w:r w:rsidRPr="00F96D60">
              <w:t xml:space="preserve"> </w:t>
            </w:r>
            <w:r>
              <w:t>(</w:t>
            </w:r>
            <w:r w:rsidRPr="00F96D60">
              <w:t>isElectronicContractExternalSid</w:t>
            </w:r>
            <w:r>
              <w:t>), то поле «Внешний идентификатор платежных реквизитов» (</w:t>
            </w:r>
            <w:r w:rsidRPr="00F2225C">
              <w:rPr>
                <w:lang w:val="en-US"/>
              </w:rPr>
              <w:t>customer</w:t>
            </w:r>
            <w:r w:rsidRPr="00F96D60">
              <w:t>/</w:t>
            </w:r>
            <w:r w:rsidRPr="00F2225C">
              <w:rPr>
                <w:lang w:val="en-US"/>
              </w:rPr>
              <w:t>separa</w:t>
            </w:r>
            <w:r>
              <w:rPr>
                <w:lang w:val="en-US"/>
              </w:rPr>
              <w:t>teDepartmentAccountsDetails</w:t>
            </w:r>
            <w:r w:rsidRPr="00F96D60">
              <w:t>/</w:t>
            </w:r>
            <w:r w:rsidRPr="00F2225C">
              <w:rPr>
                <w:lang w:val="en-US"/>
              </w:rPr>
              <w:t>separateDepartmentAccountDetails</w:t>
            </w:r>
            <w:r w:rsidRPr="00F96D60">
              <w:t>/externalSid</w:t>
            </w:r>
            <w:r>
              <w:t>)</w:t>
            </w:r>
            <w:r w:rsidRPr="00F96D60">
              <w:t xml:space="preserve"> </w:t>
            </w:r>
            <w:r>
              <w:t>игнорируется при приеме и не заполняется.</w:t>
            </w:r>
          </w:p>
          <w:p w14:paraId="3D2C2E29" w14:textId="77777777" w:rsidR="00117369" w:rsidRDefault="00117369" w:rsidP="00117369">
            <w:pPr>
              <w:pStyle w:val="ad"/>
              <w:jc w:val="left"/>
            </w:pPr>
          </w:p>
          <w:p w14:paraId="670D6BBC" w14:textId="3BB8D766" w:rsidR="00117369" w:rsidRDefault="00117369" w:rsidP="00117369">
            <w:pPr>
              <w:pStyle w:val="ad"/>
              <w:jc w:val="left"/>
              <w:rPr>
                <w:lang w:val="en-US"/>
              </w:rPr>
            </w:pPr>
            <w:r>
              <w:t>Блок</w:t>
            </w:r>
            <w:r w:rsidRPr="00F2225C">
              <w:rPr>
                <w:lang w:val="en-US"/>
              </w:rPr>
              <w:t xml:space="preserve"> «</w:t>
            </w:r>
            <w:r w:rsidRPr="00F2225C">
              <w:t>Реквизиты</w:t>
            </w:r>
            <w:r w:rsidRPr="00F2225C">
              <w:rPr>
                <w:lang w:val="en-US"/>
              </w:rPr>
              <w:t xml:space="preserve"> </w:t>
            </w:r>
            <w:r w:rsidRPr="00F2225C">
              <w:t>счета</w:t>
            </w:r>
            <w:r w:rsidRPr="00F2225C">
              <w:rPr>
                <w:lang w:val="en-US"/>
              </w:rPr>
              <w:t xml:space="preserve"> </w:t>
            </w:r>
            <w:r w:rsidRPr="00F2225C">
              <w:t>обособленного</w:t>
            </w:r>
            <w:r w:rsidRPr="00F2225C">
              <w:rPr>
                <w:lang w:val="en-US"/>
              </w:rPr>
              <w:t xml:space="preserve"> </w:t>
            </w:r>
            <w:r w:rsidRPr="00F2225C">
              <w:t>подразделения</w:t>
            </w:r>
            <w:r w:rsidRPr="00F2225C">
              <w:rPr>
                <w:lang w:val="en-US"/>
              </w:rPr>
              <w:t>» (customer/separa</w:t>
            </w:r>
            <w:r>
              <w:rPr>
                <w:lang w:val="en-US"/>
              </w:rPr>
              <w:t>teDepartmentAccountsDetails/</w:t>
            </w:r>
            <w:r w:rsidRPr="00F2225C">
              <w:rPr>
                <w:lang w:val="en-US"/>
              </w:rPr>
              <w:t>separateDepartmentAccountDetails)</w:t>
            </w:r>
            <w:r>
              <w:rPr>
                <w:lang w:val="en-US"/>
              </w:rPr>
              <w:t>:</w:t>
            </w:r>
          </w:p>
          <w:p w14:paraId="2D504F75" w14:textId="4D2CD7D1" w:rsidR="00117369" w:rsidRDefault="00117369" w:rsidP="00117369">
            <w:pPr>
              <w:pStyle w:val="ad"/>
              <w:jc w:val="left"/>
              <w:rPr>
                <w:lang w:val="en-US"/>
              </w:rPr>
            </w:pPr>
          </w:p>
          <w:p w14:paraId="1BBE9845" w14:textId="5D4ECD24" w:rsidR="00117369" w:rsidRDefault="00117369" w:rsidP="00117369">
            <w:pPr>
              <w:pStyle w:val="ad"/>
              <w:jc w:val="left"/>
            </w:pPr>
            <w:r>
              <w:rPr>
                <w:lang w:eastAsia="en-US"/>
              </w:rPr>
              <w:t>Поле</w:t>
            </w:r>
            <w:r w:rsidRPr="000D09C7">
              <w:rPr>
                <w:lang w:eastAsia="en-US"/>
              </w:rPr>
              <w:t xml:space="preserve"> «Уникальный идентификатор платежных реквизитов из электронного контракта.» </w:t>
            </w:r>
            <w:r w:rsidRPr="00F5023C">
              <w:rPr>
                <w:lang w:eastAsia="en-US"/>
              </w:rPr>
              <w:t>(</w:t>
            </w:r>
            <w:r w:rsidRPr="000D09C7">
              <w:rPr>
                <w:lang w:val="en-US" w:eastAsia="en-US"/>
              </w:rPr>
              <w:t>customer</w:t>
            </w:r>
            <w:r w:rsidRPr="00F5023C">
              <w:rPr>
                <w:lang w:eastAsia="en-US"/>
              </w:rPr>
              <w:t>/</w:t>
            </w:r>
            <w:r w:rsidRPr="000D09C7">
              <w:rPr>
                <w:lang w:val="en-US" w:eastAsia="en-US"/>
              </w:rPr>
              <w:t>customerAccountsDetails</w:t>
            </w:r>
            <w:r w:rsidRPr="00F5023C">
              <w:rPr>
                <w:lang w:eastAsia="en-US"/>
              </w:rPr>
              <w:t>/</w:t>
            </w:r>
            <w:r w:rsidRPr="000D09C7">
              <w:rPr>
                <w:lang w:val="en-US" w:eastAsia="en-US"/>
              </w:rPr>
              <w:t>customerAccountDetails</w:t>
            </w:r>
            <w:r w:rsidRPr="00F5023C">
              <w:rPr>
                <w:lang w:eastAsia="en-US"/>
              </w:rPr>
              <w:t>/</w:t>
            </w:r>
            <w:r w:rsidRPr="000D09C7">
              <w:rPr>
                <w:lang w:val="en-US" w:eastAsia="en-US"/>
              </w:rPr>
              <w:t>electronicContractSid</w:t>
            </w:r>
            <w:r w:rsidRPr="00F5023C">
              <w:rPr>
                <w:lang w:eastAsia="en-US"/>
              </w:rPr>
              <w:t xml:space="preserve">). </w:t>
            </w:r>
            <w:r w:rsidRPr="00FC524F">
              <w:t>При приеме проекта первоначальной версии, сформированного на основании электронного контракта в структурированном виде</w:t>
            </w:r>
            <w:r>
              <w:t xml:space="preserve">, </w:t>
            </w:r>
            <w:r w:rsidRPr="000D09C7">
              <w:rPr>
                <w:lang w:eastAsia="en-US"/>
              </w:rPr>
              <w:t xml:space="preserve">заполняется автоматически </w:t>
            </w:r>
            <w:r w:rsidRPr="00F5023C">
              <w:rPr>
                <w:lang w:eastAsia="en-US"/>
              </w:rPr>
              <w:t>из поля "Уникальный идентификатор платежных реквизитов в ЕИС" (customerInfo/separateDepartmentAccountsDetailsInfo/separateDepartmentAccountDetails/sid) в структурированном электронном контракте</w:t>
            </w:r>
            <w:r>
              <w:rPr>
                <w:lang w:eastAsia="en-US"/>
              </w:rPr>
              <w:t>.</w:t>
            </w:r>
          </w:p>
          <w:p w14:paraId="451A89B4" w14:textId="0D0DCE09" w:rsidR="00117369" w:rsidRDefault="00117369" w:rsidP="00117369">
            <w:pPr>
              <w:pStyle w:val="ad"/>
              <w:jc w:val="left"/>
            </w:pPr>
            <w:r>
              <w:rPr>
                <w:lang w:eastAsia="en-US"/>
              </w:rPr>
              <w:t>Поле «</w:t>
            </w:r>
            <w:r w:rsidRPr="000D09C7">
              <w:rPr>
                <w:lang w:eastAsia="en-US"/>
              </w:rPr>
              <w:t>Внешний идентификатор платежных рек</w:t>
            </w:r>
            <w:r>
              <w:rPr>
                <w:lang w:eastAsia="en-US"/>
              </w:rPr>
              <w:t>визитов в электронном контракте» (</w:t>
            </w:r>
            <w:r w:rsidRPr="003C5634">
              <w:rPr>
                <w:lang w:eastAsia="en-US"/>
              </w:rPr>
              <w:t>customer/customerAccountsDetails/customerAccountDetails/</w:t>
            </w:r>
            <w:r>
              <w:t xml:space="preserve"> </w:t>
            </w:r>
            <w:r w:rsidRPr="000D09C7">
              <w:rPr>
                <w:lang w:eastAsia="en-US"/>
              </w:rPr>
              <w:t>electronicContractExternalSid</w:t>
            </w:r>
            <w:r>
              <w:rPr>
                <w:lang w:eastAsia="en-US"/>
              </w:rPr>
              <w:t>).</w:t>
            </w:r>
            <w:r>
              <w:t xml:space="preserve"> </w:t>
            </w:r>
            <w:r w:rsidRPr="00FC524F">
              <w:t>При приеме проекта первоначальной версии, сформированного на основании электронного контракта в структурированном виде</w:t>
            </w:r>
            <w:r>
              <w:t xml:space="preserve">, </w:t>
            </w:r>
            <w:r w:rsidRPr="000D09C7">
              <w:rPr>
                <w:lang w:eastAsia="en-US"/>
              </w:rPr>
              <w:t xml:space="preserve">заполняется автоматически </w:t>
            </w:r>
            <w:r w:rsidRPr="00F5023C">
              <w:rPr>
                <w:lang w:eastAsia="en-US"/>
              </w:rPr>
              <w:t xml:space="preserve">из поля </w:t>
            </w:r>
            <w:r w:rsidRPr="00B47F7E">
              <w:rPr>
                <w:lang w:eastAsia="en-US"/>
              </w:rPr>
              <w:t>"Внешний идентификатор платежных реквизитов" (customerInfo/separateDepartmentAccountsDetailsInfo/separateDepartmentAccountDetails/externalSid)</w:t>
            </w:r>
            <w:r w:rsidRPr="00F5023C">
              <w:rPr>
                <w:lang w:eastAsia="en-US"/>
              </w:rPr>
              <w:t xml:space="preserve"> в структурированном электронном контракте</w:t>
            </w:r>
            <w:r>
              <w:rPr>
                <w:lang w:eastAsia="en-US"/>
              </w:rPr>
              <w:t>.</w:t>
            </w:r>
          </w:p>
          <w:p w14:paraId="62E0F48B" w14:textId="7EA96F2A" w:rsidR="00117369" w:rsidRPr="000D09C7" w:rsidRDefault="00117369" w:rsidP="00117369">
            <w:pPr>
              <w:pStyle w:val="ad"/>
              <w:jc w:val="left"/>
            </w:pPr>
          </w:p>
          <w:p w14:paraId="68916F79" w14:textId="77777777" w:rsidR="00117369" w:rsidRPr="000D09C7" w:rsidRDefault="00117369" w:rsidP="00117369">
            <w:pPr>
              <w:pStyle w:val="ad"/>
              <w:jc w:val="left"/>
            </w:pPr>
          </w:p>
          <w:p w14:paraId="5E11D17E" w14:textId="52223F09" w:rsidR="00117369" w:rsidRPr="009F3221" w:rsidRDefault="00117369" w:rsidP="00117369">
            <w:pPr>
              <w:pStyle w:val="ad"/>
              <w:jc w:val="left"/>
            </w:pPr>
            <w:r>
              <w:t>Значения поля «</w:t>
            </w:r>
            <w:r w:rsidRPr="00347169">
              <w:t>Уникальный идентификатор в ЕИС</w:t>
            </w:r>
            <w:r>
              <w:t xml:space="preserve">» </w:t>
            </w:r>
            <w:r w:rsidRPr="00FC0F80">
              <w:t>(</w:t>
            </w:r>
            <w:r w:rsidRPr="006C377D">
              <w:rPr>
                <w:lang w:val="en-US"/>
              </w:rPr>
              <w:t>separateDepartmentAccountsDetails</w:t>
            </w:r>
            <w:r w:rsidRPr="00F2225C">
              <w:t>/</w:t>
            </w:r>
            <w:r>
              <w:rPr>
                <w:lang w:val="en-US"/>
              </w:rPr>
              <w:t>sid</w:t>
            </w:r>
            <w:r w:rsidRPr="00FC0F80">
              <w:t>)</w:t>
            </w:r>
            <w:r>
              <w:t xml:space="preserve"> при приеме первой версии сведений о контракте игнорируется, назначается в ЕИС и выгружается. При приеме изменений размещенной версии сведений о контракте, если поле заполнено, то контролируется</w:t>
            </w:r>
            <w:r w:rsidRPr="00152F40">
              <w:t>, что в предыдущей версии сведений о контракте найден</w:t>
            </w:r>
            <w:r>
              <w:t>ы</w:t>
            </w:r>
            <w:r w:rsidRPr="00152F40">
              <w:t xml:space="preserve"> </w:t>
            </w:r>
            <w:r>
              <w:t>платежные реквизиты</w:t>
            </w:r>
            <w:r w:rsidRPr="00152F40">
              <w:t xml:space="preserve"> с указанным значением sid</w:t>
            </w:r>
            <w:r>
              <w:t>, то есть данное поле</w:t>
            </w:r>
            <w:r w:rsidRPr="00152F40">
              <w:t>,</w:t>
            </w:r>
            <w:r>
              <w:t xml:space="preserve"> как и </w:t>
            </w:r>
            <w:r>
              <w:rPr>
                <w:lang w:val="en-US"/>
              </w:rPr>
              <w:t>externalSid</w:t>
            </w:r>
            <w:r w:rsidRPr="00152F40">
              <w:t>,</w:t>
            </w:r>
            <w:r>
              <w:t xml:space="preserve"> </w:t>
            </w:r>
            <w:r w:rsidRPr="00152F40">
              <w:t xml:space="preserve">используется для идентификации </w:t>
            </w:r>
            <w:r>
              <w:t>платежных реквизитов</w:t>
            </w:r>
            <w:r w:rsidRPr="00152F40">
              <w:t xml:space="preserve"> в разных версиях сведений о контракте</w:t>
            </w:r>
            <w:r>
              <w:t>. При этом, если для платежных реквизитов</w:t>
            </w:r>
            <w:r w:rsidRPr="009F3221">
              <w:t xml:space="preserve">, </w:t>
            </w:r>
            <w:r>
              <w:t xml:space="preserve">найденных по </w:t>
            </w:r>
            <w:r>
              <w:rPr>
                <w:lang w:val="en-US"/>
              </w:rPr>
              <w:t>sid</w:t>
            </w:r>
            <w:r w:rsidRPr="009F3221">
              <w:t xml:space="preserve">, </w:t>
            </w:r>
            <w:r>
              <w:t>в размещенной версии сведений о контракте</w:t>
            </w:r>
            <w:r w:rsidRPr="009F3221">
              <w:t>:</w:t>
            </w:r>
          </w:p>
          <w:p w14:paraId="317D43C9" w14:textId="77777777" w:rsidR="00117369" w:rsidRDefault="00117369" w:rsidP="002D0245">
            <w:pPr>
              <w:pStyle w:val="ad"/>
              <w:numPr>
                <w:ilvl w:val="0"/>
                <w:numId w:val="162"/>
              </w:numPr>
              <w:jc w:val="left"/>
            </w:pPr>
            <w:r>
              <w:t xml:space="preserve">задан </w:t>
            </w:r>
            <w:r>
              <w:rPr>
                <w:lang w:val="en-US"/>
              </w:rPr>
              <w:t>externalSid</w:t>
            </w:r>
            <w:r w:rsidRPr="00D47620">
              <w:t xml:space="preserve">, </w:t>
            </w:r>
            <w:r>
              <w:t xml:space="preserve">то в принимаемой версии для данных платежных реквизитов должно быть указано то же значение </w:t>
            </w:r>
            <w:r>
              <w:rPr>
                <w:lang w:val="en-US"/>
              </w:rPr>
              <w:t>externalSid</w:t>
            </w:r>
          </w:p>
          <w:p w14:paraId="55D6ED69" w14:textId="1FF913E7" w:rsidR="00117369" w:rsidRPr="006C377D" w:rsidRDefault="00117369" w:rsidP="002D0245">
            <w:pPr>
              <w:pStyle w:val="ad"/>
              <w:numPr>
                <w:ilvl w:val="0"/>
                <w:numId w:val="162"/>
              </w:numPr>
              <w:jc w:val="left"/>
            </w:pPr>
            <w:r>
              <w:t xml:space="preserve">не задан </w:t>
            </w:r>
            <w:r w:rsidRPr="00F2225C">
              <w:rPr>
                <w:lang w:val="en-US"/>
              </w:rPr>
              <w:t>externalSid</w:t>
            </w:r>
            <w:r>
              <w:t xml:space="preserve">, то в принимаемой версии допускается указание </w:t>
            </w:r>
            <w:r w:rsidRPr="00F2225C">
              <w:rPr>
                <w:lang w:val="en-US"/>
              </w:rPr>
              <w:t>externalSid</w:t>
            </w:r>
            <w:r>
              <w:t>, то есть считается, что внешняя система задала для платежных реквизитов свой идентификатор.</w:t>
            </w:r>
          </w:p>
          <w:p w14:paraId="563F002E" w14:textId="32AE0CE6" w:rsidR="00117369" w:rsidRDefault="00117369" w:rsidP="00117369">
            <w:pPr>
              <w:pStyle w:val="ad"/>
              <w:jc w:val="left"/>
            </w:pPr>
          </w:p>
          <w:p w14:paraId="44F06E72" w14:textId="78221D83" w:rsidR="00117369" w:rsidRDefault="00117369" w:rsidP="00117369">
            <w:pPr>
              <w:pStyle w:val="ad"/>
              <w:jc w:val="left"/>
            </w:pPr>
            <w:r>
              <w:t>Значение поля «</w:t>
            </w:r>
            <w:r w:rsidRPr="00347169">
              <w:t>Внешний идентификатор платежных реквизитов</w:t>
            </w:r>
            <w:r>
              <w:t>» (</w:t>
            </w:r>
            <w:r w:rsidRPr="006C377D">
              <w:rPr>
                <w:lang w:val="en-US"/>
              </w:rPr>
              <w:t>separateDepartmentAccountsDetails</w:t>
            </w:r>
            <w:r>
              <w:t>/</w:t>
            </w:r>
            <w:r w:rsidRPr="008004A2">
              <w:t>externalSid</w:t>
            </w:r>
            <w:r>
              <w:t>) – при приеме берется из пришедшего документа и сохраняется в БД. При этом проверяется уникальность пришедшего значения в рамках всех платежных реквизитов, заданных в документе.</w:t>
            </w:r>
          </w:p>
          <w:p w14:paraId="56C9F5C6" w14:textId="77777777" w:rsidR="00117369" w:rsidRDefault="00117369" w:rsidP="00117369">
            <w:pPr>
              <w:pStyle w:val="ad"/>
              <w:jc w:val="left"/>
            </w:pPr>
          </w:p>
          <w:p w14:paraId="1CE693BC" w14:textId="1E4B45CB" w:rsidR="00117369" w:rsidRDefault="00117369" w:rsidP="00117369">
            <w:pPr>
              <w:pStyle w:val="ad"/>
              <w:jc w:val="left"/>
            </w:pPr>
            <w:r>
              <w:t>Поле «</w:t>
            </w:r>
            <w:r w:rsidRPr="00347169">
              <w:t>GUID платежных реквизитов</w:t>
            </w:r>
            <w:r>
              <w:t>» (</w:t>
            </w:r>
            <w:r w:rsidRPr="006C377D">
              <w:rPr>
                <w:lang w:val="en-US"/>
              </w:rPr>
              <w:t>separateDepartmentAccountsDetails</w:t>
            </w:r>
            <w:r>
              <w:t>/</w:t>
            </w:r>
            <w:r w:rsidRPr="006D19F2">
              <w:t>guid</w:t>
            </w:r>
            <w:r>
              <w:t>) игнорируется при приеме, заполняется при выгрузке сведений о контракте. Не должен меняться от версии к версии для одного и тогоже значения «</w:t>
            </w:r>
            <w:r w:rsidRPr="00347169">
              <w:t>Уникальный идентификатор в ЕИС</w:t>
            </w:r>
            <w:r>
              <w:t xml:space="preserve">» </w:t>
            </w:r>
            <w:r w:rsidRPr="00FC0F80">
              <w:t>(</w:t>
            </w:r>
            <w:r>
              <w:rPr>
                <w:lang w:val="en-US"/>
              </w:rPr>
              <w:t>sid</w:t>
            </w:r>
            <w:r w:rsidRPr="00FC0F80">
              <w:t>)</w:t>
            </w:r>
            <w:r>
              <w:t>.</w:t>
            </w:r>
          </w:p>
          <w:p w14:paraId="54BE4EDD" w14:textId="77777777" w:rsidR="00117369" w:rsidRDefault="00117369" w:rsidP="00117369">
            <w:pPr>
              <w:pStyle w:val="ad"/>
              <w:jc w:val="left"/>
            </w:pPr>
          </w:p>
          <w:p w14:paraId="23E45DA3" w14:textId="123A92E1" w:rsidR="00117369" w:rsidRDefault="00117369" w:rsidP="00117369">
            <w:pPr>
              <w:pStyle w:val="ad"/>
              <w:jc w:val="left"/>
            </w:pPr>
            <w:r>
              <w:t>Поле</w:t>
            </w:r>
            <w:r w:rsidRPr="00F2225C">
              <w:rPr>
                <w:lang w:val="en-US"/>
              </w:rPr>
              <w:t xml:space="preserve"> «</w:t>
            </w:r>
            <w:r w:rsidRPr="00662DF4">
              <w:t>Тип</w:t>
            </w:r>
            <w:r w:rsidRPr="00F2225C">
              <w:rPr>
                <w:lang w:val="en-US"/>
              </w:rPr>
              <w:t xml:space="preserve"> </w:t>
            </w:r>
            <w:r w:rsidRPr="00662DF4">
              <w:t>лицевого</w:t>
            </w:r>
            <w:r w:rsidRPr="00F2225C">
              <w:rPr>
                <w:lang w:val="en-US"/>
              </w:rPr>
              <w:t xml:space="preserve"> </w:t>
            </w:r>
            <w:r w:rsidRPr="00662DF4">
              <w:t>счёта</w:t>
            </w:r>
            <w:r w:rsidRPr="00F2225C">
              <w:rPr>
                <w:lang w:val="en-US"/>
              </w:rPr>
              <w:t>» (</w:t>
            </w:r>
            <w:r w:rsidRPr="006C377D">
              <w:rPr>
                <w:lang w:val="en-US"/>
              </w:rPr>
              <w:t>separateDepartmentAccountsDetails</w:t>
            </w:r>
            <w:r>
              <w:rPr>
                <w:lang w:val="en-US"/>
              </w:rPr>
              <w:t>/</w:t>
            </w:r>
            <w:r w:rsidRPr="00662DF4">
              <w:rPr>
                <w:lang w:val="en-US"/>
              </w:rPr>
              <w:t>accountType</w:t>
            </w:r>
            <w:r w:rsidRPr="00F2225C">
              <w:rPr>
                <w:lang w:val="en-US"/>
              </w:rPr>
              <w:t xml:space="preserve">). </w:t>
            </w:r>
            <w:r>
              <w:t>В составе поля при указании реквизитов заказчика допусукается указание только следующих значений (</w:t>
            </w:r>
            <w:r w:rsidRPr="00662DF4">
              <w:t>РК_ИК_0401</w:t>
            </w:r>
            <w:r>
              <w:t>):</w:t>
            </w:r>
          </w:p>
          <w:p w14:paraId="0AE8F888" w14:textId="77777777" w:rsidR="00117369" w:rsidRDefault="00117369" w:rsidP="002D0245">
            <w:pPr>
              <w:pStyle w:val="ad"/>
              <w:numPr>
                <w:ilvl w:val="0"/>
                <w:numId w:val="162"/>
              </w:numPr>
              <w:jc w:val="left"/>
            </w:pPr>
            <w:r>
              <w:t>01 - Лицевой счет в ФК;</w:t>
            </w:r>
          </w:p>
          <w:p w14:paraId="2693235E" w14:textId="77777777" w:rsidR="00117369" w:rsidRDefault="00117369" w:rsidP="002D0245">
            <w:pPr>
              <w:pStyle w:val="ad"/>
              <w:numPr>
                <w:ilvl w:val="0"/>
                <w:numId w:val="162"/>
              </w:numPr>
              <w:jc w:val="left"/>
            </w:pPr>
            <w:r>
              <w:t>02 - Лицевой счет в ФО;</w:t>
            </w:r>
          </w:p>
          <w:p w14:paraId="75C09C32" w14:textId="77777777" w:rsidR="00117369" w:rsidRDefault="00117369" w:rsidP="002D0245">
            <w:pPr>
              <w:pStyle w:val="ad"/>
              <w:numPr>
                <w:ilvl w:val="0"/>
                <w:numId w:val="162"/>
              </w:numPr>
              <w:jc w:val="left"/>
            </w:pPr>
            <w:r>
              <w:t>03 - Расчетный счет в банке;</w:t>
            </w:r>
          </w:p>
          <w:p w14:paraId="79351C34" w14:textId="77777777" w:rsidR="00117369" w:rsidRPr="00662DF4" w:rsidRDefault="00117369" w:rsidP="002D0245">
            <w:pPr>
              <w:pStyle w:val="ad"/>
              <w:numPr>
                <w:ilvl w:val="0"/>
                <w:numId w:val="162"/>
              </w:numPr>
              <w:jc w:val="left"/>
            </w:pPr>
            <w:r>
              <w:t>04 - Счет эскроу.</w:t>
            </w:r>
          </w:p>
          <w:p w14:paraId="0587E26B" w14:textId="77777777" w:rsidR="00117369" w:rsidRDefault="00117369" w:rsidP="00117369">
            <w:pPr>
              <w:pStyle w:val="ad"/>
              <w:jc w:val="left"/>
            </w:pPr>
          </w:p>
          <w:p w14:paraId="4905C929" w14:textId="4BBC6201" w:rsidR="00117369" w:rsidRPr="00E11274" w:rsidRDefault="00117369" w:rsidP="00117369">
            <w:pPr>
              <w:pStyle w:val="ad"/>
              <w:jc w:val="left"/>
              <w:rPr>
                <w:lang w:val="en-US"/>
              </w:rPr>
            </w:pPr>
            <w:r>
              <w:t>Поле</w:t>
            </w:r>
            <w:r w:rsidRPr="00117618">
              <w:rPr>
                <w:lang w:val="en-US"/>
              </w:rPr>
              <w:t xml:space="preserve"> «</w:t>
            </w:r>
            <w:r w:rsidRPr="00253A41">
              <w:t>Номер</w:t>
            </w:r>
            <w:r w:rsidRPr="00117618">
              <w:rPr>
                <w:lang w:val="en-US"/>
              </w:rPr>
              <w:t xml:space="preserve"> </w:t>
            </w:r>
            <w:r w:rsidRPr="00253A41">
              <w:t>лицевого</w:t>
            </w:r>
            <w:r w:rsidRPr="00117618">
              <w:rPr>
                <w:lang w:val="en-US"/>
              </w:rPr>
              <w:t xml:space="preserve"> </w:t>
            </w:r>
            <w:r w:rsidRPr="00253A41">
              <w:t>счёта</w:t>
            </w:r>
            <w:r w:rsidRPr="00117618">
              <w:rPr>
                <w:lang w:val="en-US"/>
              </w:rPr>
              <w:t>» (</w:t>
            </w:r>
            <w:r w:rsidRPr="006C377D">
              <w:rPr>
                <w:lang w:val="en-US"/>
              </w:rPr>
              <w:t>separateDepartmentAccountsDetails</w:t>
            </w:r>
            <w:r w:rsidRPr="00117618">
              <w:rPr>
                <w:lang w:val="en-US"/>
              </w:rPr>
              <w:t>/</w:t>
            </w:r>
            <w:r w:rsidRPr="00253A41">
              <w:rPr>
                <w:lang w:val="en-US"/>
              </w:rPr>
              <w:t>personalAccountNumber</w:t>
            </w:r>
            <w:r w:rsidRPr="00117618">
              <w:rPr>
                <w:lang w:val="en-US"/>
              </w:rPr>
              <w:t xml:space="preserve">). </w:t>
            </w:r>
            <w:r>
              <w:t>Если</w:t>
            </w:r>
            <w:r w:rsidRPr="00E11274">
              <w:rPr>
                <w:lang w:val="en-US"/>
              </w:rPr>
              <w:t xml:space="preserve"> </w:t>
            </w:r>
            <w:r>
              <w:t>в</w:t>
            </w:r>
            <w:r w:rsidRPr="00E11274">
              <w:rPr>
                <w:lang w:val="en-US"/>
              </w:rPr>
              <w:t xml:space="preserve"> </w:t>
            </w:r>
            <w:r>
              <w:t>поле</w:t>
            </w:r>
            <w:r w:rsidRPr="00E11274">
              <w:rPr>
                <w:lang w:val="en-US"/>
              </w:rPr>
              <w:t xml:space="preserve"> «</w:t>
            </w:r>
            <w:r w:rsidRPr="00662DF4">
              <w:t>Тип</w:t>
            </w:r>
            <w:r w:rsidRPr="00E11274">
              <w:rPr>
                <w:lang w:val="en-US"/>
              </w:rPr>
              <w:t xml:space="preserve"> </w:t>
            </w:r>
            <w:r w:rsidRPr="00662DF4">
              <w:t>лицевого</w:t>
            </w:r>
            <w:r w:rsidRPr="00E11274">
              <w:rPr>
                <w:lang w:val="en-US"/>
              </w:rPr>
              <w:t xml:space="preserve"> </w:t>
            </w:r>
            <w:r w:rsidRPr="00662DF4">
              <w:t>счёта</w:t>
            </w:r>
            <w:r w:rsidRPr="00E11274">
              <w:rPr>
                <w:lang w:val="en-US"/>
              </w:rPr>
              <w:t>» (</w:t>
            </w:r>
            <w:r w:rsidRPr="00662DF4">
              <w:rPr>
                <w:lang w:val="en-US"/>
              </w:rPr>
              <w:t>accountType</w:t>
            </w:r>
            <w:r w:rsidRPr="00E11274">
              <w:rPr>
                <w:lang w:val="en-US"/>
              </w:rPr>
              <w:t xml:space="preserve">) </w:t>
            </w:r>
            <w:r w:rsidRPr="00E11274">
              <w:t>задано</w:t>
            </w:r>
            <w:r w:rsidRPr="00E11274">
              <w:rPr>
                <w:lang w:val="en-US"/>
              </w:rPr>
              <w:t xml:space="preserve"> </w:t>
            </w:r>
            <w:r w:rsidRPr="00E11274">
              <w:t>значение</w:t>
            </w:r>
            <w:r w:rsidRPr="00E11274">
              <w:rPr>
                <w:lang w:val="en-US"/>
              </w:rPr>
              <w:t>:</w:t>
            </w:r>
          </w:p>
          <w:p w14:paraId="7E02FCC3" w14:textId="77777777" w:rsidR="00117369" w:rsidRDefault="00117369" w:rsidP="002D0245">
            <w:pPr>
              <w:pStyle w:val="ad"/>
              <w:numPr>
                <w:ilvl w:val="0"/>
                <w:numId w:val="162"/>
              </w:numPr>
              <w:jc w:val="left"/>
            </w:pPr>
            <w:r w:rsidRPr="00E11274">
              <w:t>«01 - Лицевой счет в ФК» или «02 - Лицевой счет в ФО»</w:t>
            </w:r>
            <w:r>
              <w:t>, то поле обязательно для заполнения</w:t>
            </w:r>
            <w:r w:rsidRPr="00E11274">
              <w:t xml:space="preserve"> (А</w:t>
            </w:r>
            <w:r w:rsidRPr="00253A41">
              <w:rPr>
                <w:lang w:val="en-US"/>
              </w:rPr>
              <w:t>PK</w:t>
            </w:r>
            <w:r w:rsidRPr="00E11274">
              <w:t>_3890_1150);</w:t>
            </w:r>
          </w:p>
          <w:p w14:paraId="53A7C0FF" w14:textId="67D66695" w:rsidR="00117369" w:rsidRDefault="00117369" w:rsidP="002D0245">
            <w:pPr>
              <w:pStyle w:val="ad"/>
              <w:numPr>
                <w:ilvl w:val="0"/>
                <w:numId w:val="162"/>
              </w:numPr>
              <w:jc w:val="left"/>
            </w:pPr>
            <w:r>
              <w:t>«03 - Расчетный счет в банке»</w:t>
            </w:r>
            <w:r w:rsidRPr="00E11274">
              <w:t xml:space="preserve"> </w:t>
            </w:r>
            <w:r>
              <w:t>или «04 - Счет эскроу», то поле не может быть заполнено (</w:t>
            </w:r>
            <w:r w:rsidRPr="00662DF4">
              <w:t>РК_ИК_040</w:t>
            </w:r>
            <w:r>
              <w:t>2).</w:t>
            </w:r>
          </w:p>
          <w:p w14:paraId="50A335FA" w14:textId="77777777" w:rsidR="00117369" w:rsidRDefault="00117369" w:rsidP="00117369">
            <w:pPr>
              <w:pStyle w:val="ad"/>
              <w:jc w:val="left"/>
            </w:pPr>
          </w:p>
          <w:p w14:paraId="2C38C5DB" w14:textId="5922EEF5" w:rsidR="00117369" w:rsidRDefault="00117369" w:rsidP="00117369">
            <w:pPr>
              <w:pStyle w:val="ad"/>
              <w:jc w:val="left"/>
            </w:pPr>
            <w:r>
              <w:t>Поле</w:t>
            </w:r>
            <w:r w:rsidRPr="0014779C">
              <w:rPr>
                <w:lang w:val="en-US"/>
              </w:rPr>
              <w:t xml:space="preserve"> «</w:t>
            </w:r>
            <w:r w:rsidRPr="0014779C">
              <w:t>Наименование</w:t>
            </w:r>
            <w:r w:rsidRPr="0014779C">
              <w:rPr>
                <w:lang w:val="en-US"/>
              </w:rPr>
              <w:t xml:space="preserve"> </w:t>
            </w:r>
            <w:r w:rsidRPr="0014779C">
              <w:t>банка</w:t>
            </w:r>
            <w:r w:rsidRPr="0014779C">
              <w:rPr>
                <w:lang w:val="en-US"/>
              </w:rPr>
              <w:t xml:space="preserve">, </w:t>
            </w:r>
            <w:r w:rsidRPr="0014779C">
              <w:t>ТОФК</w:t>
            </w:r>
            <w:r w:rsidRPr="0014779C">
              <w:rPr>
                <w:lang w:val="en-US"/>
              </w:rPr>
              <w:t>» (</w:t>
            </w:r>
            <w:r w:rsidRPr="006C377D">
              <w:rPr>
                <w:lang w:val="en-US"/>
              </w:rPr>
              <w:t>separateDepartmentAccountsDetails</w:t>
            </w:r>
            <w:r w:rsidRPr="00117618">
              <w:rPr>
                <w:lang w:val="en-US"/>
              </w:rPr>
              <w:t>/</w:t>
            </w:r>
            <w:r w:rsidRPr="0014779C">
              <w:rPr>
                <w:lang w:val="en-US"/>
              </w:rPr>
              <w:t xml:space="preserve">creditOrgName). </w:t>
            </w:r>
            <w:r w:rsidRPr="0014779C">
              <w:t>Игнорируется при приеме, заполняется автоматически при передаче в соответствие с указанным значением в поле «БИК банка» (</w:t>
            </w:r>
            <w:r w:rsidRPr="006C377D">
              <w:rPr>
                <w:lang w:val="en-US"/>
              </w:rPr>
              <w:t>separateDepartmentAccountsDetails</w:t>
            </w:r>
            <w:r w:rsidRPr="00E74DEC">
              <w:t>/</w:t>
            </w:r>
            <w:r w:rsidRPr="0014779C">
              <w:rPr>
                <w:lang w:val="en-US"/>
              </w:rPr>
              <w:t>bik</w:t>
            </w:r>
            <w:r w:rsidRPr="0014779C">
              <w:t>)</w:t>
            </w:r>
            <w:r>
              <w:t xml:space="preserve">. </w:t>
            </w:r>
            <w:r w:rsidRPr="00E544A3">
              <w:t>Максимально допустимое значение символов</w:t>
            </w:r>
            <w:r>
              <w:t xml:space="preserve"> - 160(см. доработка FCSNF-19362</w:t>
            </w:r>
            <w:r w:rsidRPr="00E544A3">
              <w:t>)</w:t>
            </w:r>
          </w:p>
          <w:p w14:paraId="2C361F6C" w14:textId="5E00FA5E" w:rsidR="00117369" w:rsidRDefault="00117369" w:rsidP="00117369">
            <w:pPr>
              <w:pStyle w:val="ad"/>
              <w:jc w:val="left"/>
            </w:pPr>
          </w:p>
          <w:p w14:paraId="6691CAAD" w14:textId="59CB691A" w:rsidR="00117369" w:rsidRDefault="00117369" w:rsidP="00117369">
            <w:pPr>
              <w:pStyle w:val="ad"/>
              <w:jc w:val="left"/>
            </w:pPr>
            <w:r>
              <w:t>Поле</w:t>
            </w:r>
            <w:r w:rsidRPr="00290D32">
              <w:t xml:space="preserve"> «</w:t>
            </w:r>
            <w:r w:rsidRPr="004867CD">
              <w:t>Реквизиты</w:t>
            </w:r>
            <w:r w:rsidRPr="00290D32">
              <w:t xml:space="preserve"> </w:t>
            </w:r>
            <w:r w:rsidRPr="004867CD">
              <w:t>банка</w:t>
            </w:r>
            <w:r w:rsidRPr="00290D32">
              <w:t xml:space="preserve"> </w:t>
            </w:r>
            <w:r w:rsidRPr="004867CD">
              <w:t>ТОФК</w:t>
            </w:r>
            <w:r w:rsidRPr="00290D32">
              <w:t>.» (</w:t>
            </w:r>
            <w:r w:rsidRPr="006C377D">
              <w:rPr>
                <w:lang w:val="en-US"/>
              </w:rPr>
              <w:t>separateDepartmentAccountsDetails</w:t>
            </w:r>
            <w:r w:rsidRPr="00290D32">
              <w:t>/</w:t>
            </w:r>
            <w:r w:rsidRPr="00CA2A8C">
              <w:rPr>
                <w:lang w:val="en-US"/>
              </w:rPr>
              <w:t>detailsCreditOrg</w:t>
            </w:r>
            <w:r>
              <w:rPr>
                <w:lang w:val="en-US"/>
              </w:rPr>
              <w:t>Text</w:t>
            </w:r>
            <w:r w:rsidRPr="00290D32">
              <w:t xml:space="preserve">). </w:t>
            </w:r>
            <w:r w:rsidRPr="00CA2A8C">
              <w:t>Используется при формировании печатной формы</w:t>
            </w:r>
            <w:r>
              <w:t xml:space="preserve">. </w:t>
            </w:r>
            <w:r w:rsidRPr="00CA2A8C">
              <w:t>Игнорируется при приеме, заполняется автоматически при передаче в соответствие с указанным знач</w:t>
            </w:r>
            <w:r>
              <w:t>ением в поле "БИК банка" (bik)</w:t>
            </w:r>
            <w:r w:rsidRPr="00CA2A8C">
              <w:t xml:space="preserve"> </w:t>
            </w:r>
          </w:p>
          <w:p w14:paraId="7F3C899F" w14:textId="12525CD6" w:rsidR="00117369" w:rsidRDefault="00117369" w:rsidP="00117369">
            <w:pPr>
              <w:pStyle w:val="ad"/>
              <w:jc w:val="left"/>
            </w:pPr>
          </w:p>
          <w:p w14:paraId="27192827" w14:textId="29740CF5" w:rsidR="00117369" w:rsidRDefault="00117369" w:rsidP="00117369">
            <w:pPr>
              <w:pStyle w:val="ad"/>
              <w:jc w:val="left"/>
            </w:pPr>
            <w:r>
              <w:t>Поле</w:t>
            </w:r>
            <w:r w:rsidRPr="00E74DEC">
              <w:t xml:space="preserve"> «</w:t>
            </w:r>
            <w:r w:rsidRPr="0014779C">
              <w:t>Номер</w:t>
            </w:r>
            <w:r w:rsidRPr="00E74DEC">
              <w:t xml:space="preserve"> </w:t>
            </w:r>
            <w:r w:rsidRPr="0014779C">
              <w:t>банковского</w:t>
            </w:r>
            <w:r w:rsidRPr="00E74DEC">
              <w:t xml:space="preserve"> (</w:t>
            </w:r>
            <w:r w:rsidRPr="0014779C">
              <w:t>казначейского</w:t>
            </w:r>
            <w:r w:rsidRPr="00E74DEC">
              <w:t xml:space="preserve">) </w:t>
            </w:r>
            <w:r w:rsidRPr="0014779C">
              <w:t>счета</w:t>
            </w:r>
            <w:r w:rsidRPr="00E74DEC">
              <w:t>» (</w:t>
            </w:r>
            <w:r w:rsidRPr="006C377D">
              <w:rPr>
                <w:lang w:val="en-US"/>
              </w:rPr>
              <w:t>separateDepartmentAccountsDetails</w:t>
            </w:r>
            <w:r w:rsidRPr="00E74DEC">
              <w:t>/</w:t>
            </w:r>
            <w:r w:rsidRPr="0014779C">
              <w:rPr>
                <w:lang w:val="en-US"/>
              </w:rPr>
              <w:t>bankAccountNumber</w:t>
            </w:r>
            <w:r w:rsidRPr="00E74DEC">
              <w:t xml:space="preserve">). </w:t>
            </w:r>
            <w:r>
              <w:t>Принимается</w:t>
            </w:r>
            <w:r w:rsidRPr="00E74DEC">
              <w:t xml:space="preserve"> </w:t>
            </w:r>
            <w:r>
              <w:t>и</w:t>
            </w:r>
            <w:r w:rsidRPr="00E74DEC">
              <w:t xml:space="preserve"> </w:t>
            </w:r>
            <w:r>
              <w:t>сохраняется</w:t>
            </w:r>
            <w:r w:rsidRPr="00E74DEC">
              <w:t xml:space="preserve">. </w:t>
            </w:r>
            <w:r>
              <w:t>Значение</w:t>
            </w:r>
            <w:r w:rsidRPr="00E74DEC">
              <w:t xml:space="preserve"> </w:t>
            </w:r>
            <w:r>
              <w:t>контролируется</w:t>
            </w:r>
            <w:r w:rsidRPr="00E74DEC">
              <w:t xml:space="preserve"> </w:t>
            </w:r>
            <w:r>
              <w:t>бизнес</w:t>
            </w:r>
            <w:r w:rsidRPr="00E74DEC">
              <w:t>-</w:t>
            </w:r>
            <w:r>
              <w:t>контролями</w:t>
            </w:r>
            <w:r w:rsidRPr="00E74DEC">
              <w:t>.</w:t>
            </w:r>
          </w:p>
          <w:p w14:paraId="769F0194" w14:textId="33BB03F9" w:rsidR="00117369" w:rsidRDefault="00117369" w:rsidP="00117369">
            <w:pPr>
              <w:pStyle w:val="ad"/>
              <w:jc w:val="left"/>
            </w:pPr>
          </w:p>
          <w:p w14:paraId="38E78E86" w14:textId="6D46BB28" w:rsidR="00117369" w:rsidRDefault="00117369" w:rsidP="00117369">
            <w:pPr>
              <w:pStyle w:val="ad"/>
              <w:jc w:val="left"/>
            </w:pPr>
            <w:r>
              <w:t>Поле</w:t>
            </w:r>
            <w:r w:rsidRPr="00E74DEC">
              <w:t xml:space="preserve"> «</w:t>
            </w:r>
            <w:r w:rsidRPr="00635E83">
              <w:t>БИК</w:t>
            </w:r>
            <w:r w:rsidRPr="00E74DEC">
              <w:t xml:space="preserve"> </w:t>
            </w:r>
            <w:r w:rsidRPr="00635E83">
              <w:t>банка</w:t>
            </w:r>
            <w:r w:rsidRPr="00E74DEC">
              <w:t xml:space="preserve">, </w:t>
            </w:r>
            <w:r w:rsidRPr="00635E83">
              <w:t>ТОФК</w:t>
            </w:r>
            <w:r w:rsidRPr="00E74DEC">
              <w:t>» (</w:t>
            </w:r>
            <w:r w:rsidRPr="006C377D">
              <w:rPr>
                <w:lang w:val="en-US"/>
              </w:rPr>
              <w:t>separateDepartmentAccountsDetails</w:t>
            </w:r>
            <w:r w:rsidRPr="00E74DEC">
              <w:t>/</w:t>
            </w:r>
            <w:r w:rsidRPr="00635E83">
              <w:rPr>
                <w:lang w:val="en-US"/>
              </w:rPr>
              <w:t>bik</w:t>
            </w:r>
            <w:r w:rsidRPr="00E74DEC">
              <w:t xml:space="preserve">). </w:t>
            </w:r>
            <w:r>
              <w:t>Принимается</w:t>
            </w:r>
            <w:r w:rsidRPr="00117618">
              <w:t xml:space="preserve"> </w:t>
            </w:r>
            <w:r>
              <w:t>и</w:t>
            </w:r>
            <w:r w:rsidRPr="00117618">
              <w:t xml:space="preserve"> </w:t>
            </w:r>
            <w:r>
              <w:t>сохраняется</w:t>
            </w:r>
            <w:r w:rsidRPr="00117618">
              <w:t xml:space="preserve">. </w:t>
            </w:r>
            <w:r>
              <w:t>Значение контролируется бизнес-контролями.</w:t>
            </w:r>
          </w:p>
          <w:p w14:paraId="26538DD0" w14:textId="77777777" w:rsidR="00117369" w:rsidRDefault="00117369" w:rsidP="00117369">
            <w:pPr>
              <w:pStyle w:val="ad"/>
              <w:jc w:val="left"/>
            </w:pPr>
          </w:p>
          <w:p w14:paraId="5042DCBC" w14:textId="77777777" w:rsidR="00357CF3" w:rsidRPr="00EB424D" w:rsidRDefault="00357CF3" w:rsidP="00357CF3">
            <w:pPr>
              <w:pStyle w:val="ad"/>
              <w:jc w:val="left"/>
            </w:pPr>
            <w:r>
              <w:t>Поле «</w:t>
            </w:r>
            <w:r w:rsidRPr="00451D1F">
              <w:t>Корреспондентский счет банка, единый казначейский счет</w:t>
            </w:r>
            <w:r>
              <w:t>» (</w:t>
            </w:r>
            <w:r w:rsidRPr="006C377D">
              <w:rPr>
                <w:lang w:val="en-US"/>
              </w:rPr>
              <w:t>separateDepartmentAccountsDetails</w:t>
            </w:r>
            <w:r w:rsidRPr="00E74DEC">
              <w:t>/</w:t>
            </w:r>
            <w:r w:rsidRPr="00451D1F">
              <w:t>corrAccountNumber</w:t>
            </w:r>
            <w:r>
              <w:t>)</w:t>
            </w:r>
            <w:r w:rsidRPr="00C62AB9">
              <w:t xml:space="preserve">. </w:t>
            </w:r>
            <w:r>
              <w:t>Если</w:t>
            </w:r>
            <w:r w:rsidRPr="00EB424D">
              <w:t xml:space="preserve"> </w:t>
            </w:r>
            <w:r>
              <w:t>в</w:t>
            </w:r>
            <w:r w:rsidRPr="00EB424D">
              <w:t xml:space="preserve"> </w:t>
            </w:r>
            <w:r>
              <w:t>поле</w:t>
            </w:r>
            <w:r w:rsidRPr="00EB424D">
              <w:t xml:space="preserve"> «</w:t>
            </w:r>
            <w:r w:rsidRPr="00662DF4">
              <w:t>Тип</w:t>
            </w:r>
            <w:r w:rsidRPr="00EB424D">
              <w:t xml:space="preserve"> </w:t>
            </w:r>
            <w:r w:rsidRPr="00662DF4">
              <w:t>лицевого</w:t>
            </w:r>
            <w:r w:rsidRPr="00EB424D">
              <w:t xml:space="preserve"> </w:t>
            </w:r>
            <w:r w:rsidRPr="00662DF4">
              <w:t>счёта</w:t>
            </w:r>
            <w:r w:rsidRPr="00EB424D">
              <w:t>» (</w:t>
            </w:r>
            <w:r w:rsidRPr="006C377D">
              <w:rPr>
                <w:lang w:val="en-US"/>
              </w:rPr>
              <w:t>separateDepartmentAccountsDetails</w:t>
            </w:r>
            <w:r w:rsidRPr="00EB424D">
              <w:t>/</w:t>
            </w:r>
            <w:r w:rsidRPr="00662DF4">
              <w:rPr>
                <w:lang w:val="en-US"/>
              </w:rPr>
              <w:t>accountType</w:t>
            </w:r>
            <w:r w:rsidRPr="00EB424D">
              <w:t xml:space="preserve">) </w:t>
            </w:r>
            <w:r w:rsidRPr="00E11274">
              <w:t>задано</w:t>
            </w:r>
            <w:r w:rsidRPr="00EB424D">
              <w:t xml:space="preserve"> </w:t>
            </w:r>
            <w:r w:rsidRPr="00E11274">
              <w:t>значение</w:t>
            </w:r>
            <w:r w:rsidRPr="00EB424D">
              <w:t xml:space="preserve"> «03 – </w:t>
            </w:r>
            <w:r>
              <w:t>Расчетный</w:t>
            </w:r>
            <w:r w:rsidRPr="00EB424D">
              <w:t xml:space="preserve"> </w:t>
            </w:r>
            <w:r>
              <w:t>счет</w:t>
            </w:r>
            <w:r w:rsidRPr="00EB424D">
              <w:t xml:space="preserve"> </w:t>
            </w:r>
            <w:r>
              <w:t>в</w:t>
            </w:r>
            <w:r w:rsidRPr="00EB424D">
              <w:t xml:space="preserve"> </w:t>
            </w:r>
            <w:r>
              <w:t>банке</w:t>
            </w:r>
            <w:r w:rsidRPr="00EB424D">
              <w:t xml:space="preserve">» </w:t>
            </w:r>
            <w:r>
              <w:t>или «04 - Счет эскроу»</w:t>
            </w:r>
            <w:r w:rsidRPr="00EB424D">
              <w:t xml:space="preserve">, </w:t>
            </w:r>
            <w:r>
              <w:t>то</w:t>
            </w:r>
            <w:r w:rsidRPr="00EB424D">
              <w:t>:</w:t>
            </w:r>
          </w:p>
          <w:p w14:paraId="301B0AA4" w14:textId="77777777" w:rsidR="00357CF3" w:rsidRPr="00EB424D" w:rsidRDefault="00357CF3" w:rsidP="00796A48">
            <w:pPr>
              <w:pStyle w:val="ad"/>
              <w:numPr>
                <w:ilvl w:val="0"/>
                <w:numId w:val="263"/>
              </w:numPr>
              <w:jc w:val="left"/>
            </w:pPr>
            <w:r>
              <w:t>если</w:t>
            </w:r>
            <w:r w:rsidRPr="00EB424D">
              <w:t xml:space="preserve"> </w:t>
            </w:r>
            <w:r>
              <w:t>на</w:t>
            </w:r>
            <w:r w:rsidRPr="00EB424D">
              <w:t xml:space="preserve"> </w:t>
            </w:r>
            <w:r>
              <w:t>основании</w:t>
            </w:r>
            <w:r w:rsidRPr="00EB424D">
              <w:t xml:space="preserve"> </w:t>
            </w:r>
            <w:r>
              <w:t>поля</w:t>
            </w:r>
            <w:r w:rsidRPr="00EB424D">
              <w:t xml:space="preserve"> «</w:t>
            </w:r>
            <w:r w:rsidRPr="0014779C">
              <w:t>БИК</w:t>
            </w:r>
            <w:r w:rsidRPr="00EB424D">
              <w:t xml:space="preserve"> </w:t>
            </w:r>
            <w:r w:rsidRPr="0014779C">
              <w:t>банка</w:t>
            </w:r>
            <w:r w:rsidRPr="00EB424D">
              <w:t>» (</w:t>
            </w:r>
            <w:r w:rsidRPr="006C377D">
              <w:rPr>
                <w:lang w:val="en-US"/>
              </w:rPr>
              <w:t>separateDepartmentAccountsDetails</w:t>
            </w:r>
            <w:r w:rsidRPr="00E74DEC">
              <w:t>/</w:t>
            </w:r>
            <w:r w:rsidRPr="00635E83">
              <w:rPr>
                <w:lang w:val="en-US"/>
              </w:rPr>
              <w:t>bik</w:t>
            </w:r>
            <w:r w:rsidRPr="00EB424D">
              <w:t xml:space="preserve">) </w:t>
            </w:r>
            <w:r>
              <w:t>в</w:t>
            </w:r>
            <w:r w:rsidRPr="00EB424D">
              <w:t xml:space="preserve"> </w:t>
            </w:r>
            <w:r>
              <w:t>справочнике</w:t>
            </w:r>
            <w:r w:rsidRPr="00EB424D">
              <w:t xml:space="preserve"> </w:t>
            </w:r>
            <w:r>
              <w:t>БИК</w:t>
            </w:r>
            <w:r w:rsidRPr="00EB424D">
              <w:t xml:space="preserve"> </w:t>
            </w:r>
            <w:r>
              <w:t>найдено</w:t>
            </w:r>
            <w:r w:rsidRPr="00EB424D">
              <w:t xml:space="preserve"> </w:t>
            </w:r>
            <w:r>
              <w:t>одно</w:t>
            </w:r>
            <w:r w:rsidRPr="00EB424D">
              <w:t xml:space="preserve"> </w:t>
            </w:r>
            <w:r>
              <w:t>значение</w:t>
            </w:r>
            <w:r w:rsidRPr="00EB424D">
              <w:t xml:space="preserve">, </w:t>
            </w:r>
            <w:r>
              <w:t>то</w:t>
            </w:r>
            <w:r w:rsidRPr="00EB424D">
              <w:t xml:space="preserve"> </w:t>
            </w:r>
            <w:r>
              <w:t>игнорируется</w:t>
            </w:r>
            <w:r w:rsidRPr="00EB424D">
              <w:t xml:space="preserve"> </w:t>
            </w:r>
            <w:r>
              <w:t>при</w:t>
            </w:r>
            <w:r w:rsidRPr="00EB424D">
              <w:t xml:space="preserve"> </w:t>
            </w:r>
            <w:r>
              <w:t>приеме</w:t>
            </w:r>
            <w:r w:rsidRPr="00EB424D">
              <w:t xml:space="preserve">, </w:t>
            </w:r>
            <w:r>
              <w:t>заполняется</w:t>
            </w:r>
            <w:r w:rsidRPr="00EB424D">
              <w:t xml:space="preserve"> </w:t>
            </w:r>
            <w:r>
              <w:t>значением</w:t>
            </w:r>
            <w:r w:rsidRPr="00EB424D">
              <w:t xml:space="preserve"> «</w:t>
            </w:r>
            <w:r>
              <w:t>Номер</w:t>
            </w:r>
            <w:r w:rsidRPr="00EB424D">
              <w:t xml:space="preserve"> </w:t>
            </w:r>
            <w:r>
              <w:t>счета</w:t>
            </w:r>
            <w:r w:rsidRPr="00EB424D">
              <w:t>» (</w:t>
            </w:r>
            <w:r>
              <w:rPr>
                <w:lang w:val="en-US"/>
              </w:rPr>
              <w:t>ACCOUNT</w:t>
            </w:r>
            <w:r w:rsidRPr="00EB424D">
              <w:t xml:space="preserve">) </w:t>
            </w:r>
            <w:r>
              <w:t>из</w:t>
            </w:r>
            <w:r w:rsidRPr="00EB424D">
              <w:t xml:space="preserve"> </w:t>
            </w:r>
            <w:r>
              <w:t>справочника</w:t>
            </w:r>
            <w:r w:rsidRPr="00EB424D">
              <w:t xml:space="preserve"> </w:t>
            </w:r>
            <w:r>
              <w:t>БИК</w:t>
            </w:r>
            <w:r w:rsidRPr="00EB424D">
              <w:t>;</w:t>
            </w:r>
          </w:p>
          <w:p w14:paraId="1873F01A" w14:textId="77777777" w:rsidR="00357CF3" w:rsidRPr="00EB424D" w:rsidRDefault="00357CF3" w:rsidP="00796A48">
            <w:pPr>
              <w:pStyle w:val="ad"/>
              <w:numPr>
                <w:ilvl w:val="0"/>
                <w:numId w:val="263"/>
              </w:numPr>
              <w:jc w:val="left"/>
            </w:pPr>
            <w:r>
              <w:t>если</w:t>
            </w:r>
            <w:r w:rsidRPr="00EB424D">
              <w:t xml:space="preserve"> </w:t>
            </w:r>
            <w:r>
              <w:t>на</w:t>
            </w:r>
            <w:r w:rsidRPr="00EB424D">
              <w:t xml:space="preserve"> </w:t>
            </w:r>
            <w:r>
              <w:t>основании</w:t>
            </w:r>
            <w:r w:rsidRPr="00EB424D">
              <w:t xml:space="preserve"> </w:t>
            </w:r>
            <w:r>
              <w:t>поля</w:t>
            </w:r>
            <w:r w:rsidRPr="00EB424D">
              <w:t xml:space="preserve"> «</w:t>
            </w:r>
            <w:r w:rsidRPr="0014779C">
              <w:t>БИК</w:t>
            </w:r>
            <w:r w:rsidRPr="00EB424D">
              <w:t xml:space="preserve"> </w:t>
            </w:r>
            <w:r w:rsidRPr="0014779C">
              <w:t>банка</w:t>
            </w:r>
            <w:r w:rsidRPr="00EB424D">
              <w:t>» (</w:t>
            </w:r>
            <w:r w:rsidRPr="006C377D">
              <w:rPr>
                <w:lang w:val="en-US"/>
              </w:rPr>
              <w:t>separateDepartmentAccountsDetails</w:t>
            </w:r>
            <w:r w:rsidRPr="00E74DEC">
              <w:t>/</w:t>
            </w:r>
            <w:r w:rsidRPr="00635E83">
              <w:rPr>
                <w:lang w:val="en-US"/>
              </w:rPr>
              <w:t>bik</w:t>
            </w:r>
            <w:r w:rsidRPr="00EB424D">
              <w:t xml:space="preserve">) </w:t>
            </w:r>
            <w:r>
              <w:t>в</w:t>
            </w:r>
            <w:r w:rsidRPr="00EB424D">
              <w:t xml:space="preserve"> </w:t>
            </w:r>
            <w:r>
              <w:t>справочнике</w:t>
            </w:r>
            <w:r w:rsidRPr="00EB424D">
              <w:t xml:space="preserve"> </w:t>
            </w:r>
            <w:r>
              <w:t>БИК</w:t>
            </w:r>
            <w:r w:rsidRPr="00EB424D">
              <w:t xml:space="preserve"> </w:t>
            </w:r>
            <w:r>
              <w:t>найдено</w:t>
            </w:r>
            <w:r w:rsidRPr="00EB424D">
              <w:t xml:space="preserve"> </w:t>
            </w:r>
            <w:r>
              <w:t>несколько</w:t>
            </w:r>
            <w:r w:rsidRPr="00EB424D">
              <w:t xml:space="preserve"> </w:t>
            </w:r>
            <w:r>
              <w:t>значений</w:t>
            </w:r>
            <w:r w:rsidRPr="00EB424D">
              <w:t xml:space="preserve"> «</w:t>
            </w:r>
            <w:r>
              <w:t>Номер</w:t>
            </w:r>
            <w:r w:rsidRPr="00EB424D">
              <w:t xml:space="preserve"> </w:t>
            </w:r>
            <w:r>
              <w:t>счета</w:t>
            </w:r>
            <w:r w:rsidRPr="00EB424D">
              <w:t>» (</w:t>
            </w:r>
            <w:r>
              <w:rPr>
                <w:lang w:val="en-US"/>
              </w:rPr>
              <w:t>ACCOUNT</w:t>
            </w:r>
            <w:r w:rsidRPr="00EB424D">
              <w:t xml:space="preserve">), </w:t>
            </w:r>
            <w:r>
              <w:t>то</w:t>
            </w:r>
            <w:r w:rsidRPr="00EB424D">
              <w:t xml:space="preserve"> </w:t>
            </w:r>
            <w:r>
              <w:t>принимается</w:t>
            </w:r>
            <w:r w:rsidRPr="00EB424D">
              <w:t xml:space="preserve"> </w:t>
            </w:r>
            <w:r>
              <w:t>из</w:t>
            </w:r>
            <w:r w:rsidRPr="00EB424D">
              <w:t xml:space="preserve"> </w:t>
            </w:r>
            <w:r>
              <w:t>пакета</w:t>
            </w:r>
            <w:r w:rsidRPr="00EB424D">
              <w:t>;</w:t>
            </w:r>
          </w:p>
          <w:p w14:paraId="32CEC39A" w14:textId="77777777" w:rsidR="00357CF3" w:rsidRPr="00EB424D" w:rsidRDefault="00357CF3" w:rsidP="00796A48">
            <w:pPr>
              <w:pStyle w:val="ad"/>
              <w:numPr>
                <w:ilvl w:val="0"/>
                <w:numId w:val="263"/>
              </w:numPr>
              <w:jc w:val="left"/>
            </w:pPr>
            <w:r>
              <w:t>если</w:t>
            </w:r>
            <w:r w:rsidRPr="00EB424D">
              <w:t xml:space="preserve"> </w:t>
            </w:r>
            <w:r>
              <w:t>на</w:t>
            </w:r>
            <w:r w:rsidRPr="00EB424D">
              <w:t xml:space="preserve"> </w:t>
            </w:r>
            <w:r>
              <w:t>основании</w:t>
            </w:r>
            <w:r w:rsidRPr="00EB424D">
              <w:t xml:space="preserve"> </w:t>
            </w:r>
            <w:r>
              <w:t>поля</w:t>
            </w:r>
            <w:r w:rsidRPr="00EB424D">
              <w:t xml:space="preserve"> «</w:t>
            </w:r>
            <w:r w:rsidRPr="0014779C">
              <w:t>БИК</w:t>
            </w:r>
            <w:r w:rsidRPr="00EB424D">
              <w:t xml:space="preserve"> </w:t>
            </w:r>
            <w:r w:rsidRPr="0014779C">
              <w:t>банка</w:t>
            </w:r>
            <w:r w:rsidRPr="00EB424D">
              <w:t>» (</w:t>
            </w:r>
            <w:r w:rsidRPr="006C377D">
              <w:rPr>
                <w:lang w:val="en-US"/>
              </w:rPr>
              <w:t>separateDepartmentAccountsDetails</w:t>
            </w:r>
            <w:r w:rsidRPr="00E74DEC">
              <w:t>/</w:t>
            </w:r>
            <w:r w:rsidRPr="00635E83">
              <w:rPr>
                <w:lang w:val="en-US"/>
              </w:rPr>
              <w:t>bik</w:t>
            </w:r>
            <w:r w:rsidRPr="00EB424D">
              <w:t xml:space="preserve">) </w:t>
            </w:r>
            <w:r>
              <w:t>в</w:t>
            </w:r>
            <w:r w:rsidRPr="00EB424D">
              <w:t xml:space="preserve"> </w:t>
            </w:r>
            <w:r>
              <w:t>справочнике</w:t>
            </w:r>
            <w:r w:rsidRPr="00EB424D">
              <w:t xml:space="preserve"> </w:t>
            </w:r>
            <w:r>
              <w:t>БИК</w:t>
            </w:r>
            <w:r w:rsidRPr="00EB424D">
              <w:t xml:space="preserve"> </w:t>
            </w:r>
            <w:r>
              <w:t>не</w:t>
            </w:r>
            <w:r w:rsidRPr="00EB424D">
              <w:t xml:space="preserve"> </w:t>
            </w:r>
            <w:r>
              <w:t>найдено</w:t>
            </w:r>
            <w:r w:rsidRPr="00EB424D">
              <w:t xml:space="preserve"> </w:t>
            </w:r>
            <w:r>
              <w:t>значений</w:t>
            </w:r>
            <w:r w:rsidRPr="00EB424D">
              <w:t xml:space="preserve">, </w:t>
            </w:r>
            <w:r>
              <w:t>то</w:t>
            </w:r>
            <w:r w:rsidRPr="00EB424D">
              <w:t xml:space="preserve"> </w:t>
            </w:r>
            <w:r w:rsidRPr="00A5744D">
              <w:t>поле</w:t>
            </w:r>
            <w:r w:rsidRPr="00EB424D">
              <w:t xml:space="preserve"> </w:t>
            </w:r>
            <w:r w:rsidRPr="00A5744D">
              <w:t>не</w:t>
            </w:r>
            <w:r w:rsidRPr="00EB424D">
              <w:t xml:space="preserve"> </w:t>
            </w:r>
            <w:r w:rsidRPr="00A5744D">
              <w:t>заполняется</w:t>
            </w:r>
            <w:r w:rsidRPr="00EB424D">
              <w:t>.</w:t>
            </w:r>
          </w:p>
          <w:p w14:paraId="4132C097" w14:textId="77777777" w:rsidR="00357CF3" w:rsidRPr="00033797" w:rsidRDefault="00357CF3" w:rsidP="00357CF3">
            <w:pPr>
              <w:pStyle w:val="ad"/>
              <w:jc w:val="left"/>
            </w:pPr>
            <w:r>
              <w:t>В остальных случаях, и</w:t>
            </w:r>
            <w:r w:rsidRPr="00A5744D">
              <w:t>гнорируется</w:t>
            </w:r>
            <w:r w:rsidRPr="00033797">
              <w:t xml:space="preserve"> </w:t>
            </w:r>
            <w:r w:rsidRPr="00A5744D">
              <w:t>при</w:t>
            </w:r>
            <w:r w:rsidRPr="00033797">
              <w:t xml:space="preserve"> </w:t>
            </w:r>
            <w:r w:rsidRPr="00A5744D">
              <w:t>приеме</w:t>
            </w:r>
            <w:r w:rsidRPr="00033797">
              <w:t xml:space="preserve"> </w:t>
            </w:r>
            <w:r w:rsidRPr="00A5744D">
              <w:t>и</w:t>
            </w:r>
            <w:r w:rsidRPr="00033797">
              <w:t xml:space="preserve"> </w:t>
            </w:r>
            <w:r w:rsidRPr="00A5744D">
              <w:t>заполняется</w:t>
            </w:r>
            <w:r w:rsidRPr="00033797">
              <w:t xml:space="preserve"> </w:t>
            </w:r>
            <w:r w:rsidRPr="00A5744D">
              <w:t>значением</w:t>
            </w:r>
            <w:r w:rsidRPr="00033797">
              <w:t xml:space="preserve"> </w:t>
            </w:r>
            <w:r w:rsidRPr="00A5744D">
              <w:t>поля</w:t>
            </w:r>
            <w:r w:rsidRPr="00033797">
              <w:t xml:space="preserve"> "</w:t>
            </w:r>
            <w:r w:rsidRPr="00A5744D">
              <w:t>Номер</w:t>
            </w:r>
            <w:r w:rsidRPr="00033797">
              <w:t xml:space="preserve"> </w:t>
            </w:r>
            <w:r w:rsidRPr="00A5744D">
              <w:t>связанного</w:t>
            </w:r>
            <w:r w:rsidRPr="00033797">
              <w:t xml:space="preserve"> </w:t>
            </w:r>
            <w:r w:rsidRPr="00A5744D">
              <w:t>банковского</w:t>
            </w:r>
            <w:r w:rsidRPr="00033797">
              <w:t xml:space="preserve"> </w:t>
            </w:r>
            <w:r w:rsidRPr="00A5744D">
              <w:t>счета</w:t>
            </w:r>
            <w:r w:rsidRPr="00033797">
              <w:t>" (</w:t>
            </w:r>
            <w:r w:rsidRPr="00B43E28">
              <w:rPr>
                <w:lang w:val="en-US"/>
              </w:rPr>
              <w:t>NSI</w:t>
            </w:r>
            <w:r w:rsidRPr="00033797">
              <w:t>_</w:t>
            </w:r>
            <w:r w:rsidRPr="00B43E28">
              <w:rPr>
                <w:lang w:val="en-US"/>
              </w:rPr>
              <w:t>KRKS</w:t>
            </w:r>
            <w:r w:rsidRPr="00033797">
              <w:t>.</w:t>
            </w:r>
            <w:r w:rsidRPr="00B43E28">
              <w:rPr>
                <w:lang w:val="en-US"/>
              </w:rPr>
              <w:t>BANK</w:t>
            </w:r>
            <w:r w:rsidRPr="00033797">
              <w:t>_</w:t>
            </w:r>
            <w:r w:rsidRPr="00B43E28">
              <w:rPr>
                <w:lang w:val="en-US"/>
              </w:rPr>
              <w:t>ACC</w:t>
            </w:r>
            <w:r w:rsidRPr="00033797">
              <w:t>_</w:t>
            </w:r>
            <w:r w:rsidRPr="00B43E28">
              <w:rPr>
                <w:lang w:val="en-US"/>
              </w:rPr>
              <w:t>CODE</w:t>
            </w:r>
            <w:r w:rsidRPr="00033797">
              <w:t xml:space="preserve">) </w:t>
            </w:r>
            <w:r w:rsidRPr="00A5744D">
              <w:t>из</w:t>
            </w:r>
            <w:r w:rsidRPr="00033797">
              <w:t xml:space="preserve"> </w:t>
            </w:r>
            <w:r w:rsidRPr="00A5744D">
              <w:t>справочника</w:t>
            </w:r>
            <w:r w:rsidRPr="00033797">
              <w:t xml:space="preserve"> "</w:t>
            </w:r>
            <w:r w:rsidRPr="00A5744D">
              <w:t>Книга</w:t>
            </w:r>
            <w:r w:rsidRPr="00033797">
              <w:t xml:space="preserve"> </w:t>
            </w:r>
            <w:r w:rsidRPr="00A5744D">
              <w:t>Регистрации</w:t>
            </w:r>
            <w:r w:rsidRPr="00033797">
              <w:t xml:space="preserve"> </w:t>
            </w:r>
            <w:r w:rsidRPr="00A5744D">
              <w:t>Казначейских</w:t>
            </w:r>
            <w:r w:rsidRPr="00033797">
              <w:t xml:space="preserve"> </w:t>
            </w:r>
            <w:r w:rsidRPr="00A5744D">
              <w:t>счетов</w:t>
            </w:r>
            <w:r w:rsidRPr="00033797">
              <w:t xml:space="preserve"> (</w:t>
            </w:r>
            <w:r w:rsidRPr="00A5744D">
              <w:t>КРКС</w:t>
            </w:r>
            <w:r w:rsidRPr="00033797">
              <w:t>)" (</w:t>
            </w:r>
            <w:r w:rsidRPr="00B43E28">
              <w:rPr>
                <w:lang w:val="en-US"/>
              </w:rPr>
              <w:t>NSI</w:t>
            </w:r>
            <w:r w:rsidRPr="00033797">
              <w:t>_</w:t>
            </w:r>
            <w:r w:rsidRPr="00B43E28">
              <w:rPr>
                <w:lang w:val="en-US"/>
              </w:rPr>
              <w:t>KRKS</w:t>
            </w:r>
            <w:r w:rsidRPr="00033797">
              <w:t xml:space="preserve">), </w:t>
            </w:r>
            <w:r w:rsidRPr="00A5744D">
              <w:t>поиск</w:t>
            </w:r>
            <w:r w:rsidRPr="00033797">
              <w:t xml:space="preserve"> </w:t>
            </w:r>
            <w:r w:rsidRPr="00A5744D">
              <w:t>в</w:t>
            </w:r>
            <w:r w:rsidRPr="00033797">
              <w:t xml:space="preserve"> </w:t>
            </w:r>
            <w:r w:rsidRPr="00A5744D">
              <w:t>справочнике</w:t>
            </w:r>
            <w:r w:rsidRPr="00033797">
              <w:t xml:space="preserve"> </w:t>
            </w:r>
            <w:r w:rsidRPr="00A5744D">
              <w:t>осуществляется</w:t>
            </w:r>
            <w:r w:rsidRPr="00033797">
              <w:t xml:space="preserve"> </w:t>
            </w:r>
            <w:r w:rsidRPr="00A5744D">
              <w:t>на</w:t>
            </w:r>
            <w:r w:rsidRPr="00033797">
              <w:t xml:space="preserve"> </w:t>
            </w:r>
            <w:r w:rsidRPr="00A5744D">
              <w:t>основании</w:t>
            </w:r>
            <w:r w:rsidRPr="00033797">
              <w:t xml:space="preserve"> </w:t>
            </w:r>
            <w:r w:rsidRPr="00A5744D">
              <w:t>номера</w:t>
            </w:r>
            <w:r w:rsidRPr="00033797">
              <w:t xml:space="preserve"> </w:t>
            </w:r>
            <w:r w:rsidRPr="00A5744D">
              <w:t>казначейского</w:t>
            </w:r>
            <w:r w:rsidRPr="00033797">
              <w:t xml:space="preserve"> </w:t>
            </w:r>
            <w:r w:rsidRPr="00A5744D">
              <w:t>счета</w:t>
            </w:r>
            <w:r w:rsidRPr="00033797">
              <w:t xml:space="preserve"> (</w:t>
            </w:r>
            <w:r w:rsidRPr="006C377D">
              <w:rPr>
                <w:lang w:val="en-US"/>
              </w:rPr>
              <w:t>separateDepartmentAccountsDetails</w:t>
            </w:r>
            <w:r w:rsidRPr="00E74DEC">
              <w:t>/</w:t>
            </w:r>
            <w:r w:rsidRPr="0014779C">
              <w:rPr>
                <w:lang w:val="en-US"/>
              </w:rPr>
              <w:t>bankAccountNumber</w:t>
            </w:r>
            <w:r w:rsidRPr="00033797">
              <w:t xml:space="preserve">). </w:t>
            </w:r>
            <w:r w:rsidRPr="00A5744D">
              <w:t>Если значение не найдено в справочнике, то поле не заполняется.</w:t>
            </w:r>
          </w:p>
          <w:p w14:paraId="53132BEF" w14:textId="77777777" w:rsidR="00357CF3" w:rsidRDefault="00357CF3" w:rsidP="00357CF3">
            <w:pPr>
              <w:pStyle w:val="ad"/>
              <w:jc w:val="left"/>
            </w:pPr>
          </w:p>
          <w:p w14:paraId="5A142C5A" w14:textId="63356A58" w:rsidR="00117369" w:rsidRDefault="00117369" w:rsidP="00117369">
            <w:pPr>
              <w:pStyle w:val="ad"/>
              <w:jc w:val="left"/>
            </w:pPr>
          </w:p>
          <w:p w14:paraId="388F6B87" w14:textId="77777777" w:rsidR="00117369" w:rsidRPr="00DF1F16" w:rsidRDefault="00117369" w:rsidP="00117369">
            <w:pPr>
              <w:pStyle w:val="ad"/>
              <w:jc w:val="left"/>
            </w:pPr>
            <w:r>
              <w:t>Поле</w:t>
            </w:r>
            <w:r w:rsidRPr="00DF1F16">
              <w:t xml:space="preserve"> «</w:t>
            </w:r>
            <w:r w:rsidRPr="000842FB">
              <w:t>Наименование</w:t>
            </w:r>
            <w:r w:rsidRPr="00DF1F16">
              <w:t xml:space="preserve"> </w:t>
            </w:r>
            <w:r w:rsidRPr="000842FB">
              <w:t>контрагента</w:t>
            </w:r>
            <w:r w:rsidRPr="00DF1F16">
              <w:t xml:space="preserve"> </w:t>
            </w:r>
            <w:r w:rsidRPr="000842FB">
              <w:t>для</w:t>
            </w:r>
            <w:r w:rsidRPr="00DF1F16">
              <w:t xml:space="preserve"> </w:t>
            </w:r>
            <w:r w:rsidRPr="000842FB">
              <w:t>платежного</w:t>
            </w:r>
            <w:r w:rsidRPr="00DF1F16">
              <w:t xml:space="preserve"> </w:t>
            </w:r>
            <w:r w:rsidRPr="000842FB">
              <w:t>поручения</w:t>
            </w:r>
            <w:r w:rsidRPr="00DF1F16">
              <w:t>» (</w:t>
            </w:r>
            <w:r w:rsidRPr="006C377D">
              <w:rPr>
                <w:lang w:val="en-US"/>
              </w:rPr>
              <w:t>separateDepartmentAccountsDetails</w:t>
            </w:r>
            <w:r w:rsidRPr="00DF1F16">
              <w:t xml:space="preserve"> /</w:t>
            </w:r>
            <w:r w:rsidRPr="000842FB">
              <w:rPr>
                <w:lang w:val="en-US"/>
              </w:rPr>
              <w:t>counterpartyName</w:t>
            </w:r>
            <w:r w:rsidRPr="00DF1F16">
              <w:t xml:space="preserve">). </w:t>
            </w:r>
            <w:r>
              <w:t>Игнорируется</w:t>
            </w:r>
            <w:r w:rsidRPr="00DF1F16">
              <w:t xml:space="preserve"> </w:t>
            </w:r>
            <w:r>
              <w:t>при</w:t>
            </w:r>
            <w:r w:rsidRPr="00DF1F16">
              <w:t xml:space="preserve"> </w:t>
            </w:r>
            <w:r>
              <w:t>приеме</w:t>
            </w:r>
            <w:r w:rsidRPr="00DF1F16">
              <w:t xml:space="preserve">, </w:t>
            </w:r>
            <w:r>
              <w:t>если</w:t>
            </w:r>
            <w:r w:rsidRPr="00DF1F16">
              <w:t xml:space="preserve"> </w:t>
            </w:r>
            <w:r>
              <w:t>в</w:t>
            </w:r>
            <w:r w:rsidRPr="00DF1F16">
              <w:t xml:space="preserve"> </w:t>
            </w:r>
            <w:r>
              <w:t>поле</w:t>
            </w:r>
            <w:r w:rsidRPr="00DF1F16">
              <w:t xml:space="preserve"> «</w:t>
            </w:r>
            <w:r w:rsidRPr="00662DF4">
              <w:t>Тип</w:t>
            </w:r>
            <w:r w:rsidRPr="00DF1F16">
              <w:t xml:space="preserve"> </w:t>
            </w:r>
            <w:r w:rsidRPr="00662DF4">
              <w:t>лицевого</w:t>
            </w:r>
            <w:r w:rsidRPr="00DF1F16">
              <w:t xml:space="preserve"> </w:t>
            </w:r>
            <w:r w:rsidRPr="00662DF4">
              <w:t>счёта</w:t>
            </w:r>
            <w:r w:rsidRPr="00DF1F16">
              <w:t>» (</w:t>
            </w:r>
            <w:r w:rsidRPr="00662DF4">
              <w:rPr>
                <w:lang w:val="en-US"/>
              </w:rPr>
              <w:t>accountType</w:t>
            </w:r>
            <w:r w:rsidRPr="00DF1F16">
              <w:t xml:space="preserve">) </w:t>
            </w:r>
            <w:r>
              <w:t>указано</w:t>
            </w:r>
            <w:r w:rsidRPr="00DF1F16">
              <w:t xml:space="preserve"> </w:t>
            </w:r>
            <w:r>
              <w:t>одно</w:t>
            </w:r>
            <w:r w:rsidRPr="00DF1F16">
              <w:t xml:space="preserve"> </w:t>
            </w:r>
            <w:r>
              <w:t>из</w:t>
            </w:r>
            <w:r w:rsidRPr="00DF1F16">
              <w:t xml:space="preserve"> </w:t>
            </w:r>
            <w:r>
              <w:t>следующих</w:t>
            </w:r>
            <w:r w:rsidRPr="00DF1F16">
              <w:t xml:space="preserve"> </w:t>
            </w:r>
            <w:r>
              <w:t>значений</w:t>
            </w:r>
            <w:r w:rsidRPr="00DF1F16">
              <w:t>:</w:t>
            </w:r>
          </w:p>
          <w:p w14:paraId="711CE4E5" w14:textId="77777777" w:rsidR="00117369" w:rsidRDefault="00117369" w:rsidP="002D0245">
            <w:pPr>
              <w:pStyle w:val="ad"/>
              <w:numPr>
                <w:ilvl w:val="0"/>
                <w:numId w:val="162"/>
              </w:numPr>
              <w:jc w:val="left"/>
            </w:pPr>
            <w:r>
              <w:t>01 - Лицевой счет в ФК;</w:t>
            </w:r>
          </w:p>
          <w:p w14:paraId="7C8610A3" w14:textId="77777777" w:rsidR="00117369" w:rsidRDefault="00117369" w:rsidP="002D0245">
            <w:pPr>
              <w:pStyle w:val="ad"/>
              <w:numPr>
                <w:ilvl w:val="0"/>
                <w:numId w:val="162"/>
              </w:numPr>
              <w:jc w:val="left"/>
            </w:pPr>
            <w:r>
              <w:t>02 - Лицевой счет в ФО;</w:t>
            </w:r>
          </w:p>
          <w:p w14:paraId="3E392956" w14:textId="77777777" w:rsidR="00117369" w:rsidRPr="000842FB" w:rsidRDefault="00117369" w:rsidP="002D0245">
            <w:pPr>
              <w:pStyle w:val="ad"/>
              <w:numPr>
                <w:ilvl w:val="0"/>
                <w:numId w:val="162"/>
              </w:numPr>
              <w:jc w:val="left"/>
              <w:rPr>
                <w:lang w:val="en-US"/>
              </w:rPr>
            </w:pPr>
            <w:r>
              <w:t>03 - Расчетный счет в банке.</w:t>
            </w:r>
          </w:p>
          <w:p w14:paraId="31F3A647" w14:textId="77777777" w:rsidR="00117369" w:rsidRPr="000842FB" w:rsidRDefault="00117369" w:rsidP="00117369">
            <w:pPr>
              <w:pStyle w:val="ad"/>
              <w:jc w:val="left"/>
            </w:pPr>
            <w:r>
              <w:t>В других случаях поле принимается, при этом контролируется обязательность АК подсистемы.</w:t>
            </w:r>
          </w:p>
          <w:p w14:paraId="6B3ECA0E" w14:textId="63D3BD6B" w:rsidR="00117369" w:rsidRDefault="00117369" w:rsidP="00117369">
            <w:pPr>
              <w:pStyle w:val="ad"/>
              <w:jc w:val="left"/>
            </w:pPr>
            <w:r>
              <w:t>Устарело. Игнорируется при приеме- передаче</w:t>
            </w:r>
            <w:r w:rsidRPr="00476B73">
              <w:t xml:space="preserve"> для контрактов, первая версия сведений о которых </w:t>
            </w:r>
            <w:r>
              <w:t>размещена</w:t>
            </w:r>
            <w:r w:rsidRPr="00476B73">
              <w:t xml:space="preserve"> после даты выхода версии 14.0 </w:t>
            </w:r>
            <w:r>
              <w:t xml:space="preserve"> (см. доработка FCSNF-19362)</w:t>
            </w:r>
          </w:p>
          <w:p w14:paraId="133D976D" w14:textId="77777777" w:rsidR="00117369" w:rsidRDefault="00117369" w:rsidP="00117369">
            <w:pPr>
              <w:pStyle w:val="ad"/>
              <w:jc w:val="left"/>
            </w:pPr>
          </w:p>
          <w:p w14:paraId="7DE132AA" w14:textId="02E530FA" w:rsidR="00117369" w:rsidRDefault="00117369" w:rsidP="00117369">
            <w:pPr>
              <w:pStyle w:val="ad"/>
              <w:jc w:val="left"/>
            </w:pPr>
            <w:r>
              <w:t>Поле "Наименование контрагента для платежного поручения с размерностью 160 символов" (counterparty160Name). Игнорируется при приеме, если в поле «Тип лицевого счёта» (customerInfo/customerAccountsDetailsInfo/customerAccountDetailsInfo/accountType) указано одно из следующих значений:</w:t>
            </w:r>
          </w:p>
          <w:p w14:paraId="4361A229" w14:textId="77777777" w:rsidR="00117369" w:rsidRDefault="00117369" w:rsidP="002D0245">
            <w:pPr>
              <w:pStyle w:val="ad"/>
              <w:numPr>
                <w:ilvl w:val="0"/>
                <w:numId w:val="236"/>
              </w:numPr>
              <w:jc w:val="left"/>
            </w:pPr>
            <w:r>
              <w:t>01 - Лицевой счет в ФК;</w:t>
            </w:r>
          </w:p>
          <w:p w14:paraId="1396E939" w14:textId="77777777" w:rsidR="00117369" w:rsidRDefault="00117369" w:rsidP="002D0245">
            <w:pPr>
              <w:pStyle w:val="ad"/>
              <w:numPr>
                <w:ilvl w:val="0"/>
                <w:numId w:val="236"/>
              </w:numPr>
              <w:jc w:val="left"/>
            </w:pPr>
            <w:r>
              <w:t>02 - Лицевой счет в ФО;</w:t>
            </w:r>
          </w:p>
          <w:p w14:paraId="1F7DD985" w14:textId="77777777" w:rsidR="00117369" w:rsidRDefault="00117369" w:rsidP="002D0245">
            <w:pPr>
              <w:pStyle w:val="ad"/>
              <w:numPr>
                <w:ilvl w:val="0"/>
                <w:numId w:val="236"/>
              </w:numPr>
              <w:jc w:val="left"/>
            </w:pPr>
            <w:r>
              <w:t>03 - Расчетный счет в банке.</w:t>
            </w:r>
          </w:p>
          <w:p w14:paraId="161A98C6" w14:textId="4313E848" w:rsidR="00117369" w:rsidRPr="00163F94" w:rsidRDefault="00117369" w:rsidP="00117369">
            <w:pPr>
              <w:pStyle w:val="ad"/>
              <w:jc w:val="left"/>
            </w:pPr>
            <w:r>
              <w:t xml:space="preserve">              </w:t>
            </w:r>
            <w:r w:rsidRPr="00163F94">
              <w:t xml:space="preserve">В других случаях поле принимается, при этом значание поля рассчитывается автоматически с помощью бизнесового алгоритма, и, если полученное значение НЕ превышает 160 символов, то поле игнорируется при приеме. Иначе принимается и сохраняется и контролируется обязательность заполнения </w:t>
            </w:r>
            <w:r>
              <w:t>АК подсистемы.</w:t>
            </w:r>
          </w:p>
          <w:p w14:paraId="3A0E846E" w14:textId="18456E0F" w:rsidR="00117369" w:rsidRDefault="00117369" w:rsidP="00117369">
            <w:pPr>
              <w:pStyle w:val="ad"/>
              <w:jc w:val="left"/>
            </w:pPr>
          </w:p>
          <w:p w14:paraId="4F948D95" w14:textId="4783B938" w:rsidR="00117369" w:rsidRPr="00E74DEC" w:rsidRDefault="00117369" w:rsidP="00117369">
            <w:pPr>
              <w:pStyle w:val="ad"/>
              <w:jc w:val="left"/>
            </w:pPr>
            <w:r>
              <w:t>Принимается и сохраняеся</w:t>
            </w:r>
            <w:r w:rsidRPr="00476B73">
              <w:t xml:space="preserve"> для контрактов, первая версия сведений о которых </w:t>
            </w:r>
            <w:r>
              <w:t>размещена</w:t>
            </w:r>
            <w:r w:rsidRPr="00476B73">
              <w:t xml:space="preserve"> после даты выхода версии 14.0 </w:t>
            </w:r>
            <w:r>
              <w:t xml:space="preserve"> (см. доработка FCSNF-19362)</w:t>
            </w:r>
          </w:p>
          <w:p w14:paraId="3F73B280" w14:textId="2955340F" w:rsidR="00117369" w:rsidRPr="006C377D" w:rsidRDefault="00117369" w:rsidP="00117369">
            <w:pPr>
              <w:pStyle w:val="ad"/>
              <w:jc w:val="left"/>
            </w:pPr>
          </w:p>
        </w:tc>
      </w:tr>
      <w:tr w:rsidR="00117369" w:rsidRPr="009F4E26" w14:paraId="55179574" w14:textId="77777777" w:rsidTr="00AA184A">
        <w:trPr>
          <w:trHeight w:val="348"/>
        </w:trPr>
        <w:tc>
          <w:tcPr>
            <w:tcW w:w="841" w:type="pct"/>
            <w:gridSpan w:val="2"/>
          </w:tcPr>
          <w:p w14:paraId="25E01A2B" w14:textId="33EA0AE4" w:rsidR="00117369" w:rsidRPr="00635E83" w:rsidRDefault="00117369" w:rsidP="00117369">
            <w:pPr>
              <w:pStyle w:val="ad"/>
              <w:jc w:val="left"/>
            </w:pPr>
            <w:r>
              <w:lastRenderedPageBreak/>
              <w:t>РК_ИК_001</w:t>
            </w:r>
            <w:r w:rsidRPr="00635E83">
              <w:t>4</w:t>
            </w:r>
          </w:p>
        </w:tc>
        <w:tc>
          <w:tcPr>
            <w:tcW w:w="234" w:type="pct"/>
            <w:gridSpan w:val="2"/>
          </w:tcPr>
          <w:p w14:paraId="2158A8A2" w14:textId="77777777" w:rsidR="00117369" w:rsidRPr="00635E83" w:rsidRDefault="00117369" w:rsidP="00117369">
            <w:pPr>
              <w:pStyle w:val="ad"/>
              <w:jc w:val="left"/>
            </w:pPr>
          </w:p>
        </w:tc>
        <w:tc>
          <w:tcPr>
            <w:tcW w:w="1056" w:type="pct"/>
            <w:gridSpan w:val="2"/>
          </w:tcPr>
          <w:p w14:paraId="2720C227" w14:textId="540E5B8D" w:rsidR="00117369" w:rsidRPr="00117618" w:rsidRDefault="00117369" w:rsidP="00117369">
            <w:pPr>
              <w:pStyle w:val="ad"/>
              <w:jc w:val="left"/>
              <w:rPr>
                <w:lang w:val="en-US"/>
              </w:rPr>
            </w:pPr>
            <w:r w:rsidRPr="00117618">
              <w:rPr>
                <w:lang w:val="en-US"/>
              </w:rPr>
              <w:t>«</w:t>
            </w:r>
            <w:r>
              <w:t>Код</w:t>
            </w:r>
            <w:r w:rsidRPr="00117618">
              <w:rPr>
                <w:lang w:val="en-US"/>
              </w:rPr>
              <w:t xml:space="preserve"> </w:t>
            </w:r>
            <w:r>
              <w:t>по</w:t>
            </w:r>
            <w:r w:rsidRPr="00117618">
              <w:rPr>
                <w:lang w:val="en-US"/>
              </w:rPr>
              <w:t xml:space="preserve"> </w:t>
            </w:r>
            <w:r>
              <w:t>СПЗ</w:t>
            </w:r>
            <w:r w:rsidRPr="00117618">
              <w:rPr>
                <w:lang w:val="en-US"/>
              </w:rPr>
              <w:t>» (</w:t>
            </w:r>
            <w:r w:rsidRPr="00B161B1">
              <w:rPr>
                <w:lang w:val="en-US"/>
              </w:rPr>
              <w:t>customer</w:t>
            </w:r>
            <w:r w:rsidRPr="00117618">
              <w:rPr>
                <w:lang w:val="en-US"/>
              </w:rPr>
              <w:t>\</w:t>
            </w:r>
            <w:r w:rsidRPr="00EF7410">
              <w:rPr>
                <w:lang w:val="en-US"/>
              </w:rPr>
              <w:t>regNum</w:t>
            </w:r>
            <w:r w:rsidRPr="00117618">
              <w:rPr>
                <w:lang w:val="en-US"/>
              </w:rPr>
              <w:t xml:space="preserve">) </w:t>
            </w:r>
          </w:p>
          <w:p w14:paraId="700B1C9C" w14:textId="08952FB0" w:rsidR="00117369" w:rsidRDefault="00117369" w:rsidP="00117369">
            <w:pPr>
              <w:pStyle w:val="ad"/>
              <w:jc w:val="left"/>
            </w:pPr>
            <w:r>
              <w:lastRenderedPageBreak/>
              <w:t xml:space="preserve">или </w:t>
            </w:r>
          </w:p>
          <w:p w14:paraId="48EF1B1E" w14:textId="79891E67" w:rsidR="00117369" w:rsidRDefault="00117369" w:rsidP="00117369">
            <w:pPr>
              <w:pStyle w:val="ad"/>
              <w:jc w:val="left"/>
            </w:pPr>
            <w:r>
              <w:t>«</w:t>
            </w:r>
            <w:r w:rsidRPr="00EF7410">
              <w:t>Код по Сводному Реестру</w:t>
            </w:r>
            <w:r>
              <w:t>»</w:t>
            </w:r>
            <w:r w:rsidRPr="007158F6">
              <w:t xml:space="preserve"> </w:t>
            </w:r>
            <w:r>
              <w:t>(</w:t>
            </w:r>
            <w:r w:rsidRPr="00B161B1">
              <w:rPr>
                <w:lang w:val="en-US"/>
              </w:rPr>
              <w:t>customer</w:t>
            </w:r>
            <w:r w:rsidRPr="00013A9A">
              <w:t>\</w:t>
            </w:r>
            <w:r w:rsidRPr="00EF7410">
              <w:rPr>
                <w:lang w:val="en-US"/>
              </w:rPr>
              <w:t>consRegistryNum</w:t>
            </w:r>
            <w:r>
              <w:t>)</w:t>
            </w:r>
            <w:r w:rsidRPr="00D86BA7">
              <w:t xml:space="preserve"> </w:t>
            </w:r>
          </w:p>
          <w:p w14:paraId="5E5337F2" w14:textId="77777777" w:rsidR="00117369" w:rsidRDefault="00117369" w:rsidP="00117369">
            <w:pPr>
              <w:pStyle w:val="ad"/>
              <w:jc w:val="left"/>
            </w:pPr>
          </w:p>
          <w:p w14:paraId="614A0D7D" w14:textId="2EC5250A" w:rsidR="00117369" w:rsidRDefault="00117369" w:rsidP="00117369">
            <w:pPr>
              <w:pStyle w:val="ad"/>
              <w:jc w:val="left"/>
            </w:pPr>
            <w:r>
              <w:t>узла «Заказчик» (</w:t>
            </w:r>
            <w:r>
              <w:rPr>
                <w:lang w:val="en-US"/>
              </w:rPr>
              <w:t>customer</w:t>
            </w:r>
            <w:r>
              <w:t>)</w:t>
            </w:r>
          </w:p>
        </w:tc>
        <w:tc>
          <w:tcPr>
            <w:tcW w:w="1474" w:type="pct"/>
            <w:gridSpan w:val="3"/>
          </w:tcPr>
          <w:p w14:paraId="6D245421" w14:textId="77777777" w:rsidR="00117369" w:rsidRDefault="00117369" w:rsidP="00117369">
            <w:pPr>
              <w:pStyle w:val="ad"/>
              <w:jc w:val="left"/>
            </w:pPr>
            <w:r>
              <w:lastRenderedPageBreak/>
              <w:t xml:space="preserve">Для определения организации по коду СПЗ или </w:t>
            </w:r>
            <w:r>
              <w:lastRenderedPageBreak/>
              <w:t>СвР здесь и далее используем следующий алгоритм:</w:t>
            </w:r>
          </w:p>
          <w:p w14:paraId="25BC772B" w14:textId="77777777" w:rsidR="00117369" w:rsidRDefault="00117369" w:rsidP="00117369">
            <w:pPr>
              <w:pStyle w:val="ad"/>
              <w:jc w:val="left"/>
            </w:pPr>
            <w:r>
              <w:t>1) В случае если у организации поле «Код по СПЗ» (</w:t>
            </w:r>
            <w:r w:rsidRPr="00692381">
              <w:rPr>
                <w:lang w:val="en-US"/>
              </w:rPr>
              <w:t>regNum</w:t>
            </w:r>
            <w:r>
              <w:t>) заполнено значением «00000000000» и заполнено поле «</w:t>
            </w:r>
            <w:r w:rsidRPr="000A0E4B">
              <w:t>Код по Сводному Реестру</w:t>
            </w:r>
            <w:r>
              <w:t>» (</w:t>
            </w:r>
            <w:r w:rsidRPr="000A0E4B">
              <w:t>consRegistryNum</w:t>
            </w:r>
            <w:r>
              <w:t>), ищем организацию в справочнике организаций по коду СвР. Если не находим, возвращаем ошибку с текстом см. п.1 правого столбца. Поиск по коду СПЗ не производим.</w:t>
            </w:r>
          </w:p>
          <w:p w14:paraId="4A3465CB" w14:textId="77777777" w:rsidR="00117369" w:rsidRDefault="00117369" w:rsidP="00117369">
            <w:pPr>
              <w:pStyle w:val="ad"/>
              <w:jc w:val="left"/>
            </w:pPr>
            <w:r>
              <w:t>2) В случае если у организации заполнен код «Код по СПЗ» (</w:t>
            </w:r>
            <w:r w:rsidRPr="00692381">
              <w:rPr>
                <w:lang w:val="en-US"/>
              </w:rPr>
              <w:t>regNum</w:t>
            </w:r>
            <w:r>
              <w:t xml:space="preserve">) (не нулями) и </w:t>
            </w:r>
            <w:r w:rsidRPr="000A0E4B">
              <w:t>Код по Сводному Реестру</w:t>
            </w:r>
            <w:r>
              <w:t>» (</w:t>
            </w:r>
            <w:r w:rsidRPr="000A0E4B">
              <w:t>consRegistryNum</w:t>
            </w:r>
            <w:r>
              <w:t>), ищем организацию в справочнике организаций по коду СПЗ. Значение кода СвР игнорируем. Если не находим, возвращаем ошибку с текстом см. п.2 правого столбца.</w:t>
            </w:r>
          </w:p>
          <w:p w14:paraId="5731E6ED" w14:textId="77777777" w:rsidR="00117369" w:rsidRDefault="00117369" w:rsidP="00117369">
            <w:pPr>
              <w:pStyle w:val="ad"/>
              <w:jc w:val="left"/>
            </w:pPr>
            <w:r>
              <w:t>3) В случае если у организации заполнено поле «Код по СПЗ» (</w:t>
            </w:r>
            <w:r w:rsidRPr="00692381">
              <w:rPr>
                <w:lang w:val="en-US"/>
              </w:rPr>
              <w:t>regNum</w:t>
            </w:r>
            <w:r>
              <w:t>) (не нулями) и не заполнен «</w:t>
            </w:r>
            <w:r w:rsidRPr="000A0E4B">
              <w:t>Код по Сводному Реестру</w:t>
            </w:r>
            <w:r>
              <w:t>» (</w:t>
            </w:r>
            <w:r w:rsidRPr="000A0E4B">
              <w:t>consRegistryNum</w:t>
            </w:r>
            <w:r>
              <w:t>), ищем организацию в справочнике организаций по коду СПЗ. Если не находим, возвращаем ошибку с текстом см. п.2 правого столбца.</w:t>
            </w:r>
          </w:p>
          <w:p w14:paraId="3074E532" w14:textId="77777777" w:rsidR="00117369" w:rsidRDefault="00117369" w:rsidP="00117369">
            <w:pPr>
              <w:pStyle w:val="ad"/>
              <w:jc w:val="left"/>
            </w:pPr>
          </w:p>
          <w:p w14:paraId="70F46EEA" w14:textId="6922DE74" w:rsidR="00117369" w:rsidRPr="00692381" w:rsidRDefault="00117369" w:rsidP="00117369">
            <w:pPr>
              <w:pStyle w:val="ad"/>
              <w:jc w:val="left"/>
            </w:pPr>
            <w:r>
              <w:t>Статус записи в справочнике организаций может быть любым.</w:t>
            </w:r>
          </w:p>
        </w:tc>
        <w:tc>
          <w:tcPr>
            <w:tcW w:w="1395" w:type="pct"/>
            <w:gridSpan w:val="3"/>
          </w:tcPr>
          <w:p w14:paraId="0B0CC663" w14:textId="72D57F6B" w:rsidR="00117369" w:rsidRDefault="00117369" w:rsidP="00117369">
            <w:pPr>
              <w:pStyle w:val="ad"/>
              <w:jc w:val="left"/>
            </w:pPr>
            <w:r>
              <w:lastRenderedPageBreak/>
              <w:t>1) Организация с к</w:t>
            </w:r>
            <w:r w:rsidRPr="003748E4">
              <w:t>од</w:t>
            </w:r>
            <w:r>
              <w:t>ом по</w:t>
            </w:r>
            <w:r w:rsidRPr="003748E4">
              <w:t xml:space="preserve"> СПЗ организации &lt;</w:t>
            </w:r>
            <w:r>
              <w:t xml:space="preserve"> </w:t>
            </w:r>
            <w:r>
              <w:lastRenderedPageBreak/>
              <w:t>Код по СПЗ</w:t>
            </w:r>
            <w:r w:rsidRPr="003748E4">
              <w:t xml:space="preserve">&gt; </w:t>
            </w:r>
            <w:r>
              <w:t xml:space="preserve">указанном в тэге </w:t>
            </w:r>
            <w:r w:rsidRPr="00B161B1">
              <w:rPr>
                <w:lang w:val="en-US"/>
              </w:rPr>
              <w:t>customer</w:t>
            </w:r>
            <w:r w:rsidRPr="00013A9A">
              <w:t>\</w:t>
            </w:r>
            <w:r w:rsidRPr="00EF7410">
              <w:rPr>
                <w:lang w:val="en-US"/>
              </w:rPr>
              <w:t>regNum</w:t>
            </w:r>
            <w:r w:rsidRPr="003748E4">
              <w:t xml:space="preserve"> отсутствует в </w:t>
            </w:r>
            <w:r>
              <w:t>справочнике организаций в ЕИС.</w:t>
            </w:r>
          </w:p>
          <w:p w14:paraId="6C500689" w14:textId="72F7D806" w:rsidR="00117369" w:rsidRPr="009F4E26" w:rsidRDefault="00117369" w:rsidP="00117369">
            <w:pPr>
              <w:pStyle w:val="ad"/>
              <w:jc w:val="left"/>
            </w:pPr>
            <w:r>
              <w:t>2) Организация с к</w:t>
            </w:r>
            <w:r w:rsidRPr="003748E4">
              <w:t>од</w:t>
            </w:r>
            <w:r>
              <w:t>ом по</w:t>
            </w:r>
            <w:r w:rsidRPr="003748E4">
              <w:t xml:space="preserve"> </w:t>
            </w:r>
            <w:r>
              <w:t xml:space="preserve">Сводному реестру </w:t>
            </w:r>
            <w:r w:rsidRPr="003748E4">
              <w:t>&lt;</w:t>
            </w:r>
            <w:r>
              <w:t xml:space="preserve"> Код по СвР</w:t>
            </w:r>
            <w:r w:rsidRPr="003748E4">
              <w:t>&gt;</w:t>
            </w:r>
            <w:r>
              <w:t xml:space="preserve">, указанном в тэге </w:t>
            </w:r>
            <w:r w:rsidRPr="00B161B1">
              <w:rPr>
                <w:lang w:val="en-US"/>
              </w:rPr>
              <w:t>customer</w:t>
            </w:r>
            <w:r w:rsidRPr="00013A9A">
              <w:t>\</w:t>
            </w:r>
            <w:r w:rsidRPr="00EF7410">
              <w:rPr>
                <w:lang w:val="en-US"/>
              </w:rPr>
              <w:t>consRegistryNum</w:t>
            </w:r>
            <w:r>
              <w:t>,</w:t>
            </w:r>
            <w:r w:rsidRPr="003748E4">
              <w:t xml:space="preserve"> отсутствует в </w:t>
            </w:r>
            <w:r>
              <w:t>справочнике организаций в ЕИС.</w:t>
            </w:r>
          </w:p>
        </w:tc>
      </w:tr>
      <w:tr w:rsidR="00056C63" w:rsidRPr="009F4E26" w14:paraId="15527153" w14:textId="77777777" w:rsidTr="00AA184A">
        <w:trPr>
          <w:trHeight w:val="348"/>
        </w:trPr>
        <w:tc>
          <w:tcPr>
            <w:tcW w:w="841" w:type="pct"/>
            <w:gridSpan w:val="2"/>
          </w:tcPr>
          <w:p w14:paraId="7A76C34C" w14:textId="7DDB7304" w:rsidR="00056C63" w:rsidRDefault="00056C63" w:rsidP="00056C63">
            <w:pPr>
              <w:pStyle w:val="ad"/>
              <w:jc w:val="left"/>
            </w:pPr>
            <w:r>
              <w:lastRenderedPageBreak/>
              <w:t>РК_ИК_051</w:t>
            </w:r>
            <w:r w:rsidR="00D75087">
              <w:t>6</w:t>
            </w:r>
          </w:p>
        </w:tc>
        <w:tc>
          <w:tcPr>
            <w:tcW w:w="234" w:type="pct"/>
            <w:gridSpan w:val="2"/>
          </w:tcPr>
          <w:p w14:paraId="392F2ADA" w14:textId="77777777" w:rsidR="00056C63" w:rsidRPr="00635E83" w:rsidRDefault="00056C63" w:rsidP="00056C63">
            <w:pPr>
              <w:pStyle w:val="ad"/>
              <w:jc w:val="left"/>
            </w:pPr>
          </w:p>
        </w:tc>
        <w:tc>
          <w:tcPr>
            <w:tcW w:w="1056" w:type="pct"/>
            <w:gridSpan w:val="2"/>
          </w:tcPr>
          <w:p w14:paraId="618BCAEE" w14:textId="7A459C95" w:rsidR="00056C63" w:rsidRPr="00056C63" w:rsidRDefault="00056C63" w:rsidP="00056C63">
            <w:pPr>
              <w:pStyle w:val="ad"/>
              <w:jc w:val="left"/>
            </w:pPr>
            <w:r>
              <w:t xml:space="preserve">Блок </w:t>
            </w:r>
            <w:r w:rsidRPr="002D2859">
              <w:t>«</w:t>
            </w:r>
            <w:r w:rsidRPr="00056C63">
              <w:t>Заказчик</w:t>
            </w:r>
            <w:r w:rsidRPr="002D2859">
              <w:t>» (</w:t>
            </w:r>
            <w:r w:rsidRPr="00056C63">
              <w:t>customer</w:t>
            </w:r>
            <w:r w:rsidRPr="002D2859">
              <w:t>)</w:t>
            </w:r>
          </w:p>
        </w:tc>
        <w:tc>
          <w:tcPr>
            <w:tcW w:w="1474" w:type="pct"/>
            <w:gridSpan w:val="3"/>
          </w:tcPr>
          <w:p w14:paraId="41E0A4F2" w14:textId="010F3BD4" w:rsidR="00056C63" w:rsidRDefault="00056C63" w:rsidP="00056C63">
            <w:pPr>
              <w:pStyle w:val="ad"/>
              <w:jc w:val="left"/>
            </w:pPr>
            <w:r w:rsidRPr="009F3221">
              <w:t>При приеме изменений размещенной версии сведений о контракте</w:t>
            </w:r>
            <w:r>
              <w:t xml:space="preserve">, если организация заказчика изменена относительно </w:t>
            </w:r>
            <w:r>
              <w:lastRenderedPageBreak/>
              <w:t>предыдущей версии контракта, то контролируется (через ИЛИ):</w:t>
            </w:r>
            <w:r>
              <w:br/>
              <w:t>1. код СПЗ организации заказчика (</w:t>
            </w:r>
            <w:r w:rsidRPr="00056C63">
              <w:t>customer</w:t>
            </w:r>
            <w:r>
              <w:t>/</w:t>
            </w:r>
            <w:r w:rsidRPr="00692381">
              <w:rPr>
                <w:lang w:val="en-US"/>
              </w:rPr>
              <w:t>regNum</w:t>
            </w:r>
            <w:r>
              <w:t xml:space="preserve">) есть в перечне </w:t>
            </w:r>
            <w:r w:rsidRPr="002C5978">
              <w:t xml:space="preserve">СПЗ организаций-правопредшественников согласно ЕГРЮЛ полученных от ППА </w:t>
            </w:r>
            <w:r>
              <w:t xml:space="preserve">или есть </w:t>
            </w:r>
            <w:r w:rsidRPr="00871DBB">
              <w:t>в служебной таблице для ведения перечня документов правопредшествеенников</w:t>
            </w:r>
            <w:r w:rsidRPr="00FE5D5C">
              <w:t xml:space="preserve"> </w:t>
            </w:r>
            <w:r>
              <w:t xml:space="preserve">для которых не указан </w:t>
            </w:r>
            <w:r w:rsidRPr="00871DBB">
              <w:t>реестровый номер контракта</w:t>
            </w:r>
            <w:r w:rsidRPr="00FE5D5C">
              <w:t xml:space="preserve"> </w:t>
            </w:r>
            <w:r w:rsidRPr="002C5978">
              <w:t>(</w:t>
            </w:r>
            <w:r w:rsidRPr="00871DBB">
              <w:t>см.доработку в части ППА FCSNF-21441</w:t>
            </w:r>
            <w:r w:rsidRPr="002C5978">
              <w:rPr>
                <w:rStyle w:val="af1"/>
                <w:color w:val="auto"/>
                <w:u w:val="none"/>
                <w:shd w:val="clear" w:color="auto" w:fill="FFFFFF"/>
              </w:rPr>
              <w:t xml:space="preserve">) </w:t>
            </w:r>
            <w:r>
              <w:rPr>
                <w:rStyle w:val="af1"/>
                <w:color w:val="auto"/>
                <w:u w:val="none"/>
                <w:shd w:val="clear" w:color="auto" w:fill="FFFFFF"/>
              </w:rPr>
              <w:t>И</w:t>
            </w:r>
            <w:r w:rsidRPr="002C5978">
              <w:rPr>
                <w:rStyle w:val="af1"/>
                <w:color w:val="auto"/>
                <w:u w:val="none"/>
                <w:shd w:val="clear" w:color="auto" w:fill="FFFFFF"/>
              </w:rPr>
              <w:t xml:space="preserve"> документ сформирован по открытому типу </w:t>
            </w:r>
            <w:r w:rsidRPr="002C5978">
              <w:t xml:space="preserve">документ </w:t>
            </w:r>
            <w:r w:rsidRPr="00C859A5">
              <w:t>«</w:t>
            </w:r>
            <w:r w:rsidRPr="00135AEA">
              <w:rPr>
                <w:lang w:val="en-US"/>
              </w:rPr>
              <w:t>c</w:t>
            </w:r>
            <w:r w:rsidRPr="00CE195A">
              <w:t>ontract</w:t>
            </w:r>
            <w:r w:rsidRPr="00C859A5">
              <w:t>»</w:t>
            </w:r>
            <w:r>
              <w:t xml:space="preserve"> (условие 1)</w:t>
            </w:r>
            <w:r>
              <w:br/>
              <w:t>ИЛИ</w:t>
            </w:r>
            <w:r>
              <w:br/>
              <w:t xml:space="preserve">2. </w:t>
            </w:r>
            <w:r w:rsidRPr="00871DBB">
              <w:t>реестровый номер контракта</w:t>
            </w:r>
            <w:r>
              <w:t xml:space="preserve"> (</w:t>
            </w:r>
            <w:r>
              <w:rPr>
                <w:lang w:val="en-US"/>
              </w:rPr>
              <w:t>regNum</w:t>
            </w:r>
            <w:r>
              <w:t>)</w:t>
            </w:r>
            <w:r w:rsidRPr="00871DBB">
              <w:t xml:space="preserve"> есть в служебной таблице для ведения перечня документов правопредшествеенников</w:t>
            </w:r>
            <w:r>
              <w:t>, для которых указан реестровый номер кон</w:t>
            </w:r>
            <w:r w:rsidRPr="00A74BE5">
              <w:t>тракта</w:t>
            </w:r>
            <w:r w:rsidRPr="00871DBB">
              <w:t xml:space="preserve"> (см.доработку в части ППА FCSNF-21441)</w:t>
            </w:r>
            <w:r>
              <w:t xml:space="preserve"> (условие 2)</w:t>
            </w:r>
            <w:r w:rsidRPr="00871DBB">
              <w:t>.</w:t>
            </w:r>
          </w:p>
          <w:p w14:paraId="0A45C683" w14:textId="77777777" w:rsidR="00056C63" w:rsidRDefault="00056C63" w:rsidP="00056C63">
            <w:pPr>
              <w:pStyle w:val="ad"/>
              <w:jc w:val="left"/>
            </w:pPr>
          </w:p>
          <w:p w14:paraId="4AF4EF37" w14:textId="6D832139" w:rsidR="00056C63" w:rsidRDefault="00056C63" w:rsidP="00056C63">
            <w:pPr>
              <w:pStyle w:val="ad"/>
              <w:jc w:val="left"/>
            </w:pPr>
            <w:r>
              <w:t xml:space="preserve">Контроль не вызывается, если заполнен блок </w:t>
            </w:r>
            <w:r w:rsidRPr="002D2859">
              <w:t>«</w:t>
            </w:r>
            <w:r w:rsidRPr="00ED1CAC">
              <w:t>Информация об организации, разместившей контракт</w:t>
            </w:r>
            <w:r w:rsidRPr="002D2859">
              <w:t>» (</w:t>
            </w:r>
            <w:r>
              <w:rPr>
                <w:lang w:val="en-US"/>
              </w:rPr>
              <w:t>placer</w:t>
            </w:r>
            <w:r w:rsidRPr="002D2859">
              <w:t>)</w:t>
            </w:r>
          </w:p>
        </w:tc>
        <w:tc>
          <w:tcPr>
            <w:tcW w:w="1395" w:type="pct"/>
            <w:gridSpan w:val="3"/>
          </w:tcPr>
          <w:p w14:paraId="08CD0389" w14:textId="487EBF5E" w:rsidR="00056C63" w:rsidRDefault="00056C63" w:rsidP="00056C63">
            <w:pPr>
              <w:pStyle w:val="ad"/>
              <w:jc w:val="left"/>
            </w:pPr>
            <w:r w:rsidRPr="00711DF1">
              <w:lastRenderedPageBreak/>
              <w:t>&lt;</w:t>
            </w:r>
            <w:r>
              <w:t>номер контроля</w:t>
            </w:r>
            <w:r w:rsidRPr="00711DF1">
              <w:t>&gt;:</w:t>
            </w:r>
            <w:r>
              <w:t xml:space="preserve"> (условие 1) Организация с к</w:t>
            </w:r>
            <w:r w:rsidRPr="003748E4">
              <w:t>од</w:t>
            </w:r>
            <w:r>
              <w:t>ом по</w:t>
            </w:r>
            <w:r w:rsidRPr="003748E4">
              <w:t xml:space="preserve"> СПЗ организации &lt;</w:t>
            </w:r>
            <w:r>
              <w:t xml:space="preserve"> Код по СПЗ</w:t>
            </w:r>
            <w:r w:rsidRPr="003748E4">
              <w:t xml:space="preserve">&gt; </w:t>
            </w:r>
            <w:r>
              <w:t xml:space="preserve">указанном в тэге </w:t>
            </w:r>
            <w:r w:rsidR="00AA72B3" w:rsidRPr="00056C63">
              <w:lastRenderedPageBreak/>
              <w:t>customer</w:t>
            </w:r>
            <w:r w:rsidR="00AA72B3">
              <w:t>/</w:t>
            </w:r>
            <w:r w:rsidR="00AA72B3" w:rsidRPr="00692381">
              <w:rPr>
                <w:lang w:val="en-US"/>
              </w:rPr>
              <w:t>regNum</w:t>
            </w:r>
            <w:r w:rsidR="00AA72B3" w:rsidRPr="003748E4">
              <w:t xml:space="preserve"> </w:t>
            </w:r>
            <w:r w:rsidRPr="003748E4">
              <w:t>отсутствует</w:t>
            </w:r>
            <w:r>
              <w:t xml:space="preserve"> в перечне </w:t>
            </w:r>
            <w:r w:rsidRPr="002C5978">
              <w:t>СПЗ организаций-правопредшественников согласно ЕГРЮЛ</w:t>
            </w:r>
            <w:r>
              <w:t xml:space="preserve"> или документ сформирован не  по </w:t>
            </w:r>
            <w:r w:rsidRPr="002C5978">
              <w:rPr>
                <w:rStyle w:val="af1"/>
                <w:color w:val="auto"/>
                <w:u w:val="none"/>
                <w:shd w:val="clear" w:color="auto" w:fill="FFFFFF"/>
              </w:rPr>
              <w:t xml:space="preserve">открытому типу </w:t>
            </w:r>
            <w:r w:rsidRPr="002C5978">
              <w:t xml:space="preserve">документ </w:t>
            </w:r>
            <w:r w:rsidRPr="00C859A5">
              <w:t>«</w:t>
            </w:r>
            <w:r w:rsidRPr="00135AEA">
              <w:rPr>
                <w:lang w:val="en-US"/>
              </w:rPr>
              <w:t>c</w:t>
            </w:r>
            <w:r w:rsidRPr="00CE195A">
              <w:t>ontract</w:t>
            </w:r>
            <w:r w:rsidRPr="00C859A5">
              <w:t>»</w:t>
            </w:r>
            <w:r>
              <w:t>.</w:t>
            </w:r>
          </w:p>
          <w:p w14:paraId="3189FA42" w14:textId="3C0D5C70" w:rsidR="00056C63" w:rsidRDefault="00056C63" w:rsidP="00056C63">
            <w:pPr>
              <w:pStyle w:val="ad"/>
              <w:jc w:val="left"/>
            </w:pPr>
            <w:r>
              <w:t xml:space="preserve">(условие 2) Контракт с реестровым номером </w:t>
            </w:r>
            <w:r w:rsidRPr="004C3D29">
              <w:t>&lt;regNum&gt;</w:t>
            </w:r>
            <w:r>
              <w:t xml:space="preserve"> не входит в </w:t>
            </w:r>
            <w:r w:rsidRPr="00F6585A">
              <w:t>перечень контрактов, по которым были переданы полномочия</w:t>
            </w:r>
            <w:r>
              <w:t>.</w:t>
            </w:r>
          </w:p>
        </w:tc>
      </w:tr>
      <w:tr w:rsidR="00056C63" w:rsidRPr="00662DF4" w14:paraId="5B8822F7" w14:textId="77777777" w:rsidTr="00AA184A">
        <w:trPr>
          <w:trHeight w:val="348"/>
        </w:trPr>
        <w:tc>
          <w:tcPr>
            <w:tcW w:w="841" w:type="pct"/>
            <w:gridSpan w:val="2"/>
          </w:tcPr>
          <w:p w14:paraId="1BF4E52F" w14:textId="6EA6D1CE" w:rsidR="00056C63" w:rsidRDefault="00056C63" w:rsidP="00056C63">
            <w:pPr>
              <w:pStyle w:val="ad"/>
              <w:jc w:val="left"/>
            </w:pPr>
            <w:r w:rsidRPr="00662DF4">
              <w:lastRenderedPageBreak/>
              <w:t>РК_ИК_0401</w:t>
            </w:r>
          </w:p>
        </w:tc>
        <w:tc>
          <w:tcPr>
            <w:tcW w:w="234" w:type="pct"/>
            <w:gridSpan w:val="2"/>
          </w:tcPr>
          <w:p w14:paraId="1D08F552" w14:textId="77777777" w:rsidR="00056C63" w:rsidRPr="0008027F" w:rsidRDefault="00056C63" w:rsidP="00056C63">
            <w:pPr>
              <w:pStyle w:val="ad"/>
              <w:jc w:val="left"/>
              <w:rPr>
                <w:lang w:val="en-US"/>
              </w:rPr>
            </w:pPr>
          </w:p>
        </w:tc>
        <w:tc>
          <w:tcPr>
            <w:tcW w:w="1056" w:type="pct"/>
            <w:gridSpan w:val="2"/>
          </w:tcPr>
          <w:p w14:paraId="72AF7B8C" w14:textId="77777777" w:rsidR="00056C63" w:rsidRDefault="00056C63" w:rsidP="00056C63">
            <w:pPr>
              <w:pStyle w:val="ad"/>
              <w:jc w:val="left"/>
              <w:rPr>
                <w:lang w:val="en-US"/>
              </w:rPr>
            </w:pPr>
            <w:r w:rsidRPr="00662DF4">
              <w:rPr>
                <w:lang w:val="en-US"/>
              </w:rPr>
              <w:t>«</w:t>
            </w:r>
            <w:r w:rsidRPr="00662DF4">
              <w:t>Тип</w:t>
            </w:r>
            <w:r w:rsidRPr="00662DF4">
              <w:rPr>
                <w:lang w:val="en-US"/>
              </w:rPr>
              <w:t xml:space="preserve"> </w:t>
            </w:r>
            <w:r w:rsidRPr="00662DF4">
              <w:t>лицевого</w:t>
            </w:r>
            <w:r w:rsidRPr="00662DF4">
              <w:rPr>
                <w:lang w:val="en-US"/>
              </w:rPr>
              <w:t xml:space="preserve"> </w:t>
            </w:r>
            <w:r w:rsidRPr="00662DF4">
              <w:t>счёта</w:t>
            </w:r>
            <w:r w:rsidRPr="00662DF4">
              <w:rPr>
                <w:lang w:val="en-US"/>
              </w:rPr>
              <w:t>» (customer/customerAccountsDetails/customerAccountDetails/accountType)</w:t>
            </w:r>
          </w:p>
          <w:p w14:paraId="5B7F7390" w14:textId="77777777" w:rsidR="00056C63" w:rsidRDefault="00056C63" w:rsidP="00056C63">
            <w:pPr>
              <w:pStyle w:val="ad"/>
              <w:jc w:val="left"/>
              <w:rPr>
                <w:lang w:val="en-US"/>
              </w:rPr>
            </w:pPr>
          </w:p>
          <w:p w14:paraId="0239EE69" w14:textId="77777777" w:rsidR="00056C63" w:rsidRPr="00D2374D" w:rsidRDefault="00056C63" w:rsidP="00056C63">
            <w:pPr>
              <w:pStyle w:val="ad"/>
              <w:jc w:val="left"/>
              <w:rPr>
                <w:lang w:val="en-US"/>
              </w:rPr>
            </w:pPr>
            <w:r>
              <w:t>И</w:t>
            </w:r>
          </w:p>
          <w:p w14:paraId="081A88CD" w14:textId="77777777" w:rsidR="00056C63" w:rsidRPr="00D2374D" w:rsidRDefault="00056C63" w:rsidP="00056C63">
            <w:pPr>
              <w:pStyle w:val="ad"/>
              <w:jc w:val="left"/>
              <w:rPr>
                <w:lang w:val="en-US"/>
              </w:rPr>
            </w:pPr>
          </w:p>
          <w:p w14:paraId="7BB81BEF" w14:textId="5579C4AE" w:rsidR="00056C63" w:rsidRPr="00834FCE" w:rsidRDefault="00056C63" w:rsidP="00056C63">
            <w:pPr>
              <w:pStyle w:val="ad"/>
              <w:jc w:val="left"/>
              <w:rPr>
                <w:lang w:val="en-US"/>
              </w:rPr>
            </w:pPr>
            <w:r w:rsidRPr="00662DF4">
              <w:rPr>
                <w:lang w:val="en-US"/>
              </w:rPr>
              <w:t>«</w:t>
            </w:r>
            <w:r w:rsidRPr="00662DF4">
              <w:t>Тип</w:t>
            </w:r>
            <w:r w:rsidRPr="00662DF4">
              <w:rPr>
                <w:lang w:val="en-US"/>
              </w:rPr>
              <w:t xml:space="preserve"> </w:t>
            </w:r>
            <w:r w:rsidRPr="00662DF4">
              <w:t>лицевого</w:t>
            </w:r>
            <w:r w:rsidRPr="00662DF4">
              <w:rPr>
                <w:lang w:val="en-US"/>
              </w:rPr>
              <w:t xml:space="preserve"> </w:t>
            </w:r>
            <w:r w:rsidRPr="00662DF4">
              <w:t>счёта</w:t>
            </w:r>
            <w:r>
              <w:rPr>
                <w:lang w:val="en-US"/>
              </w:rPr>
              <w:t>» (</w:t>
            </w:r>
            <w:r w:rsidRPr="00834FCE">
              <w:rPr>
                <w:lang w:val="en-US"/>
              </w:rPr>
              <w:t>cus</w:t>
            </w:r>
            <w:r w:rsidRPr="00834FCE">
              <w:rPr>
                <w:lang w:val="en-US"/>
              </w:rPr>
              <w:lastRenderedPageBreak/>
              <w:t>tomer/separa</w:t>
            </w:r>
            <w:r>
              <w:rPr>
                <w:lang w:val="en-US"/>
              </w:rPr>
              <w:t>teDepartmentAccountsDetails/</w:t>
            </w:r>
            <w:r w:rsidRPr="00834FCE">
              <w:rPr>
                <w:lang w:val="en-US"/>
              </w:rPr>
              <w:t>separ</w:t>
            </w:r>
            <w:r>
              <w:rPr>
                <w:lang w:val="en-US"/>
              </w:rPr>
              <w:t>ateDepartmentAccountDetails/</w:t>
            </w:r>
            <w:r w:rsidRPr="00834FCE">
              <w:rPr>
                <w:lang w:val="en-US"/>
              </w:rPr>
              <w:t>accountType</w:t>
            </w:r>
            <w:r w:rsidRPr="00662DF4">
              <w:rPr>
                <w:lang w:val="en-US"/>
              </w:rPr>
              <w:t>)</w:t>
            </w:r>
          </w:p>
        </w:tc>
        <w:tc>
          <w:tcPr>
            <w:tcW w:w="1474" w:type="pct"/>
            <w:gridSpan w:val="3"/>
          </w:tcPr>
          <w:p w14:paraId="27E69EA7" w14:textId="77777777" w:rsidR="00056C63" w:rsidRDefault="00056C63" w:rsidP="00056C63">
            <w:pPr>
              <w:pStyle w:val="ad"/>
              <w:jc w:val="left"/>
            </w:pPr>
            <w:r>
              <w:lastRenderedPageBreak/>
              <w:t>Если в проверяемом поле задано значение, отличное от приведенного ниже, то срабатывает контроль:</w:t>
            </w:r>
          </w:p>
          <w:p w14:paraId="08B487BC" w14:textId="77777777" w:rsidR="00056C63" w:rsidRDefault="00056C63" w:rsidP="00056C63">
            <w:pPr>
              <w:pStyle w:val="ad"/>
              <w:numPr>
                <w:ilvl w:val="0"/>
                <w:numId w:val="74"/>
              </w:numPr>
              <w:ind w:left="440"/>
              <w:jc w:val="left"/>
            </w:pPr>
            <w:r>
              <w:t xml:space="preserve">01 - Лицевой счет в ФК; </w:t>
            </w:r>
          </w:p>
          <w:p w14:paraId="10C7F831" w14:textId="77777777" w:rsidR="00056C63" w:rsidRDefault="00056C63" w:rsidP="00056C63">
            <w:pPr>
              <w:pStyle w:val="ad"/>
              <w:numPr>
                <w:ilvl w:val="0"/>
                <w:numId w:val="74"/>
              </w:numPr>
              <w:ind w:left="440"/>
              <w:jc w:val="left"/>
            </w:pPr>
            <w:r>
              <w:t>02 - Лицевой счет в ФО;</w:t>
            </w:r>
          </w:p>
          <w:p w14:paraId="62891F72" w14:textId="77777777" w:rsidR="00056C63" w:rsidRDefault="00056C63" w:rsidP="00056C63">
            <w:pPr>
              <w:pStyle w:val="ad"/>
              <w:numPr>
                <w:ilvl w:val="0"/>
                <w:numId w:val="74"/>
              </w:numPr>
              <w:ind w:left="440"/>
              <w:jc w:val="left"/>
            </w:pPr>
            <w:r>
              <w:t>03 - Расчетный счет в банке;</w:t>
            </w:r>
          </w:p>
          <w:p w14:paraId="6A9CD4A5" w14:textId="77777777" w:rsidR="00056C63" w:rsidRDefault="00056C63" w:rsidP="00056C63">
            <w:pPr>
              <w:pStyle w:val="ad"/>
              <w:numPr>
                <w:ilvl w:val="0"/>
                <w:numId w:val="74"/>
              </w:numPr>
              <w:ind w:left="440"/>
              <w:jc w:val="left"/>
            </w:pPr>
            <w:r>
              <w:t>04 - Счет эскроу</w:t>
            </w:r>
          </w:p>
          <w:p w14:paraId="464ED969" w14:textId="77777777" w:rsidR="00056C63" w:rsidRDefault="00056C63" w:rsidP="00056C63">
            <w:pPr>
              <w:pStyle w:val="ad"/>
              <w:ind w:left="80"/>
              <w:jc w:val="left"/>
            </w:pPr>
          </w:p>
          <w:p w14:paraId="4C430CE4" w14:textId="77777777" w:rsidR="00056C63" w:rsidRDefault="00056C63" w:rsidP="00056C63">
            <w:pPr>
              <w:pStyle w:val="ad"/>
              <w:ind w:left="80"/>
              <w:jc w:val="left"/>
            </w:pPr>
            <w:r>
              <w:lastRenderedPageBreak/>
              <w:t>Примечание</w:t>
            </w:r>
            <w:r w:rsidRPr="00A53D08">
              <w:t>:</w:t>
            </w:r>
            <w:r>
              <w:t xml:space="preserve"> в зависимости от проверяемого поля возращается сообщение 1 или 2.</w:t>
            </w:r>
          </w:p>
          <w:p w14:paraId="6AB8990C" w14:textId="77777777" w:rsidR="00056C63" w:rsidRDefault="00056C63" w:rsidP="00056C63">
            <w:pPr>
              <w:pStyle w:val="ad"/>
              <w:ind w:left="80"/>
              <w:jc w:val="left"/>
            </w:pPr>
          </w:p>
          <w:p w14:paraId="61149529" w14:textId="513A581A" w:rsidR="00056C63" w:rsidRPr="00662DF4" w:rsidRDefault="00056C63" w:rsidP="00056C63">
            <w:pPr>
              <w:pStyle w:val="ad"/>
              <w:ind w:left="80"/>
              <w:jc w:val="left"/>
            </w:pPr>
            <w:r w:rsidRPr="006A7E1E">
              <w:t>Контроль не вызывается, если при приеме измене-ний сведений о контракте</w:t>
            </w:r>
            <w:r>
              <w:t xml:space="preserve"> с </w:t>
            </w:r>
            <w:r w:rsidRPr="000962FF">
              <w:t xml:space="preserve">типом «Изменение </w:t>
            </w:r>
            <w:r>
              <w:t>контракта» (</w:t>
            </w:r>
            <w:r w:rsidRPr="000962FF">
              <w:t>modification/contractChange)</w:t>
            </w:r>
            <w:r w:rsidRPr="006A7E1E">
              <w:t xml:space="preserve"> признак "Документ на ба-зе РЭК" установлен</w:t>
            </w:r>
          </w:p>
        </w:tc>
        <w:tc>
          <w:tcPr>
            <w:tcW w:w="1395" w:type="pct"/>
            <w:gridSpan w:val="3"/>
          </w:tcPr>
          <w:p w14:paraId="7ADF70F1" w14:textId="1468B2C1" w:rsidR="00056C63" w:rsidRDefault="00056C63" w:rsidP="00056C63">
            <w:pPr>
              <w:pStyle w:val="ad"/>
              <w:jc w:val="left"/>
            </w:pPr>
            <w:r>
              <w:lastRenderedPageBreak/>
              <w:t xml:space="preserve">1. Для заказчика в сведениях о реквизитах счета в поле </w:t>
            </w:r>
            <w:r w:rsidRPr="00662DF4">
              <w:t>«Тип лицевого счёта» (</w:t>
            </w:r>
            <w:r w:rsidRPr="00662DF4">
              <w:rPr>
                <w:lang w:val="en-US"/>
              </w:rPr>
              <w:t>customer</w:t>
            </w:r>
            <w:r w:rsidRPr="00662DF4">
              <w:t>/</w:t>
            </w:r>
            <w:r w:rsidRPr="00662DF4">
              <w:rPr>
                <w:lang w:val="en-US"/>
              </w:rPr>
              <w:t>customerAccountsDetails</w:t>
            </w:r>
            <w:r w:rsidRPr="00662DF4">
              <w:t>/</w:t>
            </w:r>
            <w:r w:rsidRPr="00662DF4">
              <w:rPr>
                <w:lang w:val="en-US"/>
              </w:rPr>
              <w:t>customerAccountDetails</w:t>
            </w:r>
            <w:r w:rsidRPr="00662DF4">
              <w:t>/</w:t>
            </w:r>
            <w:r w:rsidRPr="00662DF4">
              <w:rPr>
                <w:lang w:val="en-US"/>
              </w:rPr>
              <w:t>accountType</w:t>
            </w:r>
            <w:r w:rsidRPr="00662DF4">
              <w:t>)</w:t>
            </w:r>
            <w:r>
              <w:t xml:space="preserve"> допускается указание только следующих значений:</w:t>
            </w:r>
          </w:p>
          <w:p w14:paraId="57102568" w14:textId="77777777" w:rsidR="00056C63" w:rsidRDefault="00056C63" w:rsidP="00056C63">
            <w:pPr>
              <w:pStyle w:val="ad"/>
              <w:jc w:val="left"/>
            </w:pPr>
            <w:r>
              <w:t xml:space="preserve">01 - Лицевой счет в ФК; </w:t>
            </w:r>
          </w:p>
          <w:p w14:paraId="2177D9CE" w14:textId="77777777" w:rsidR="00056C63" w:rsidRDefault="00056C63" w:rsidP="00056C63">
            <w:pPr>
              <w:pStyle w:val="ad"/>
              <w:jc w:val="left"/>
            </w:pPr>
            <w:r>
              <w:t>02 - Лицевой счет в ФО;</w:t>
            </w:r>
          </w:p>
          <w:p w14:paraId="0DEB7135" w14:textId="77777777" w:rsidR="00056C63" w:rsidRDefault="00056C63" w:rsidP="00056C63">
            <w:pPr>
              <w:pStyle w:val="ad"/>
              <w:jc w:val="left"/>
            </w:pPr>
            <w:r>
              <w:lastRenderedPageBreak/>
              <w:t>03 - Расчетный счет в банке;</w:t>
            </w:r>
          </w:p>
          <w:p w14:paraId="66DE843F" w14:textId="77777777" w:rsidR="00056C63" w:rsidRDefault="00056C63" w:rsidP="00056C63">
            <w:pPr>
              <w:pStyle w:val="ad"/>
              <w:jc w:val="left"/>
            </w:pPr>
            <w:r>
              <w:t>04 - Счет эскроу</w:t>
            </w:r>
          </w:p>
          <w:p w14:paraId="41C4CE89" w14:textId="77777777" w:rsidR="00056C63" w:rsidRDefault="00056C63" w:rsidP="00056C63">
            <w:pPr>
              <w:pStyle w:val="ad"/>
              <w:jc w:val="left"/>
            </w:pPr>
          </w:p>
          <w:p w14:paraId="6D1C75DC" w14:textId="77777777" w:rsidR="00056C63" w:rsidRPr="00A53D08" w:rsidRDefault="00056C63" w:rsidP="00056C63">
            <w:pPr>
              <w:pStyle w:val="ad"/>
              <w:jc w:val="left"/>
            </w:pPr>
            <w:r>
              <w:t>2. Для</w:t>
            </w:r>
            <w:r w:rsidRPr="00A53D08">
              <w:t xml:space="preserve"> </w:t>
            </w:r>
            <w:r>
              <w:t>заказчика</w:t>
            </w:r>
            <w:r w:rsidRPr="00A53D08">
              <w:t xml:space="preserve"> </w:t>
            </w:r>
            <w:r>
              <w:t>в</w:t>
            </w:r>
            <w:r w:rsidRPr="00A53D08">
              <w:t xml:space="preserve"> </w:t>
            </w:r>
            <w:r>
              <w:t>сведениях</w:t>
            </w:r>
            <w:r w:rsidRPr="00A53D08">
              <w:t xml:space="preserve"> </w:t>
            </w:r>
            <w:r>
              <w:t>о</w:t>
            </w:r>
            <w:r w:rsidRPr="00A53D08">
              <w:t xml:space="preserve"> </w:t>
            </w:r>
            <w:r>
              <w:t>реквизитах</w:t>
            </w:r>
            <w:r w:rsidRPr="00A53D08">
              <w:t xml:space="preserve"> </w:t>
            </w:r>
            <w:r>
              <w:t>счета</w:t>
            </w:r>
            <w:r w:rsidRPr="00A53D08">
              <w:t xml:space="preserve"> </w:t>
            </w:r>
            <w:r>
              <w:t>в</w:t>
            </w:r>
            <w:r w:rsidRPr="00A53D08">
              <w:t xml:space="preserve"> </w:t>
            </w:r>
            <w:r>
              <w:t>поле</w:t>
            </w:r>
            <w:r w:rsidRPr="00A53D08">
              <w:t xml:space="preserve"> «</w:t>
            </w:r>
            <w:r w:rsidRPr="00662DF4">
              <w:t>Тип</w:t>
            </w:r>
            <w:r w:rsidRPr="00A53D08">
              <w:t xml:space="preserve"> </w:t>
            </w:r>
            <w:r w:rsidRPr="00662DF4">
              <w:t>лицевого</w:t>
            </w:r>
            <w:r w:rsidRPr="00A53D08">
              <w:t xml:space="preserve"> </w:t>
            </w:r>
            <w:r w:rsidRPr="00662DF4">
              <w:t>счёта</w:t>
            </w:r>
            <w:r w:rsidRPr="00A53D08">
              <w:t>» (</w:t>
            </w:r>
            <w:r w:rsidRPr="00C61823">
              <w:t>customer/separateD</w:t>
            </w:r>
            <w:r>
              <w:t>epartmentAccountsDetails/</w:t>
            </w:r>
            <w:r w:rsidRPr="00C61823">
              <w:t>separ</w:t>
            </w:r>
            <w:r>
              <w:t>ateDepartmentAccountDetails/</w:t>
            </w:r>
            <w:r w:rsidRPr="00C61823">
              <w:t>accountType</w:t>
            </w:r>
            <w:r w:rsidRPr="00A53D08">
              <w:t xml:space="preserve">) </w:t>
            </w:r>
            <w:r>
              <w:t>допускается</w:t>
            </w:r>
            <w:r w:rsidRPr="00A53D08">
              <w:t xml:space="preserve"> </w:t>
            </w:r>
            <w:r>
              <w:t>указание</w:t>
            </w:r>
            <w:r w:rsidRPr="00A53D08">
              <w:t xml:space="preserve"> </w:t>
            </w:r>
            <w:r>
              <w:t>только</w:t>
            </w:r>
            <w:r w:rsidRPr="00A53D08">
              <w:t xml:space="preserve"> </w:t>
            </w:r>
            <w:r>
              <w:t>следующих</w:t>
            </w:r>
            <w:r w:rsidRPr="00A53D08">
              <w:t xml:space="preserve"> </w:t>
            </w:r>
            <w:r>
              <w:t>значений</w:t>
            </w:r>
            <w:r w:rsidRPr="00A53D08">
              <w:t>:</w:t>
            </w:r>
          </w:p>
          <w:p w14:paraId="77E26830" w14:textId="77777777" w:rsidR="00056C63" w:rsidRDefault="00056C63" w:rsidP="00056C63">
            <w:pPr>
              <w:pStyle w:val="ad"/>
              <w:jc w:val="left"/>
            </w:pPr>
            <w:r>
              <w:t xml:space="preserve">01 - Лицевой счет в ФК; </w:t>
            </w:r>
          </w:p>
          <w:p w14:paraId="43C3EF99" w14:textId="77777777" w:rsidR="00056C63" w:rsidRDefault="00056C63" w:rsidP="00056C63">
            <w:pPr>
              <w:pStyle w:val="ad"/>
              <w:jc w:val="left"/>
            </w:pPr>
            <w:r>
              <w:t>02 - Лицевой счет в ФО;</w:t>
            </w:r>
          </w:p>
          <w:p w14:paraId="4ECBABA7" w14:textId="77777777" w:rsidR="00056C63" w:rsidRDefault="00056C63" w:rsidP="00056C63">
            <w:pPr>
              <w:pStyle w:val="ad"/>
              <w:jc w:val="left"/>
            </w:pPr>
            <w:r>
              <w:t>03 - Расчетный счет в банке;</w:t>
            </w:r>
          </w:p>
          <w:p w14:paraId="6DAB311D" w14:textId="407D7069" w:rsidR="00056C63" w:rsidRPr="00662DF4" w:rsidRDefault="00056C63" w:rsidP="00056C63">
            <w:pPr>
              <w:pStyle w:val="ad"/>
              <w:jc w:val="left"/>
            </w:pPr>
            <w:r>
              <w:t>04 - Счет эскроу</w:t>
            </w:r>
          </w:p>
        </w:tc>
      </w:tr>
      <w:tr w:rsidR="00056C63" w:rsidRPr="00E63E91" w14:paraId="275FC861" w14:textId="77777777" w:rsidTr="00AA184A">
        <w:trPr>
          <w:trHeight w:val="348"/>
        </w:trPr>
        <w:tc>
          <w:tcPr>
            <w:tcW w:w="841" w:type="pct"/>
            <w:gridSpan w:val="2"/>
          </w:tcPr>
          <w:p w14:paraId="3F75B022" w14:textId="5A44273C" w:rsidR="00056C63" w:rsidRPr="00662DF4" w:rsidRDefault="00056C63" w:rsidP="00056C63">
            <w:pPr>
              <w:pStyle w:val="ad"/>
              <w:jc w:val="left"/>
            </w:pPr>
            <w:r w:rsidRPr="00662DF4">
              <w:lastRenderedPageBreak/>
              <w:t>РК_ИК_040</w:t>
            </w:r>
            <w:r>
              <w:t>2</w:t>
            </w:r>
          </w:p>
        </w:tc>
        <w:tc>
          <w:tcPr>
            <w:tcW w:w="234" w:type="pct"/>
            <w:gridSpan w:val="2"/>
          </w:tcPr>
          <w:p w14:paraId="20F2E7D0" w14:textId="77777777" w:rsidR="00056C63" w:rsidRPr="0008027F" w:rsidRDefault="00056C63" w:rsidP="00056C63">
            <w:pPr>
              <w:pStyle w:val="ad"/>
              <w:jc w:val="left"/>
              <w:rPr>
                <w:lang w:val="en-US"/>
              </w:rPr>
            </w:pPr>
          </w:p>
        </w:tc>
        <w:tc>
          <w:tcPr>
            <w:tcW w:w="1056" w:type="pct"/>
            <w:gridSpan w:val="2"/>
          </w:tcPr>
          <w:p w14:paraId="253C706A" w14:textId="2CD79FCE" w:rsidR="00056C63" w:rsidRDefault="00056C63" w:rsidP="00056C63">
            <w:pPr>
              <w:pStyle w:val="ad"/>
              <w:jc w:val="left"/>
              <w:rPr>
                <w:lang w:val="en-US"/>
              </w:rPr>
            </w:pPr>
            <w:r w:rsidRPr="00E63E91">
              <w:rPr>
                <w:lang w:val="en-US"/>
              </w:rPr>
              <w:t>«</w:t>
            </w:r>
            <w:r w:rsidRPr="00253A41">
              <w:t>Номер</w:t>
            </w:r>
            <w:r w:rsidRPr="00E63E91">
              <w:rPr>
                <w:lang w:val="en-US"/>
              </w:rPr>
              <w:t xml:space="preserve"> </w:t>
            </w:r>
            <w:r w:rsidRPr="00253A41">
              <w:t>лицевого</w:t>
            </w:r>
            <w:r w:rsidRPr="00E63E91">
              <w:rPr>
                <w:lang w:val="en-US"/>
              </w:rPr>
              <w:t xml:space="preserve"> </w:t>
            </w:r>
            <w:r w:rsidRPr="00253A41">
              <w:t>счёта</w:t>
            </w:r>
            <w:r w:rsidRPr="00E63E91">
              <w:rPr>
                <w:lang w:val="en-US"/>
              </w:rPr>
              <w:t>» (</w:t>
            </w:r>
            <w:r w:rsidRPr="00253A41">
              <w:rPr>
                <w:lang w:val="en-US"/>
              </w:rPr>
              <w:t>customer</w:t>
            </w:r>
            <w:r w:rsidRPr="00E63E91">
              <w:rPr>
                <w:lang w:val="en-US"/>
              </w:rPr>
              <w:t>/</w:t>
            </w:r>
            <w:r w:rsidRPr="00253A41">
              <w:rPr>
                <w:lang w:val="en-US"/>
              </w:rPr>
              <w:t>customerAccountsDetails</w:t>
            </w:r>
            <w:r w:rsidRPr="00E63E91">
              <w:rPr>
                <w:lang w:val="en-US"/>
              </w:rPr>
              <w:t>/</w:t>
            </w:r>
            <w:r w:rsidRPr="00253A41">
              <w:rPr>
                <w:lang w:val="en-US"/>
              </w:rPr>
              <w:t>customerAccountDetails</w:t>
            </w:r>
            <w:r w:rsidRPr="00E63E91">
              <w:rPr>
                <w:lang w:val="en-US"/>
              </w:rPr>
              <w:t>/</w:t>
            </w:r>
            <w:r w:rsidRPr="00253A41">
              <w:rPr>
                <w:lang w:val="en-US"/>
              </w:rPr>
              <w:t>personalAccountNumber</w:t>
            </w:r>
            <w:r w:rsidRPr="00E63E91">
              <w:rPr>
                <w:lang w:val="en-US"/>
              </w:rPr>
              <w:t>)</w:t>
            </w:r>
          </w:p>
          <w:p w14:paraId="671A5EE7" w14:textId="77777777" w:rsidR="00056C63" w:rsidRDefault="00056C63" w:rsidP="00056C63">
            <w:pPr>
              <w:pStyle w:val="ad"/>
              <w:jc w:val="left"/>
              <w:rPr>
                <w:lang w:val="en-US"/>
              </w:rPr>
            </w:pPr>
          </w:p>
          <w:p w14:paraId="54CD39CE" w14:textId="3DE7A562" w:rsidR="00056C63" w:rsidRPr="00D2374D" w:rsidRDefault="00056C63" w:rsidP="00056C63">
            <w:pPr>
              <w:pStyle w:val="ad"/>
              <w:jc w:val="left"/>
              <w:rPr>
                <w:lang w:val="en-US"/>
              </w:rPr>
            </w:pPr>
            <w:r>
              <w:t>И</w:t>
            </w:r>
          </w:p>
          <w:p w14:paraId="7AC0757E" w14:textId="77777777" w:rsidR="00056C63" w:rsidRPr="00D2374D" w:rsidRDefault="00056C63" w:rsidP="00056C63">
            <w:pPr>
              <w:pStyle w:val="ad"/>
              <w:jc w:val="left"/>
              <w:rPr>
                <w:lang w:val="en-US"/>
              </w:rPr>
            </w:pPr>
          </w:p>
          <w:p w14:paraId="21B3D9C6" w14:textId="1BFF4261" w:rsidR="00056C63" w:rsidRPr="00834FCE" w:rsidRDefault="00056C63" w:rsidP="00056C63">
            <w:pPr>
              <w:pStyle w:val="ad"/>
              <w:jc w:val="left"/>
              <w:rPr>
                <w:lang w:val="en-US"/>
              </w:rPr>
            </w:pPr>
            <w:r w:rsidRPr="00834FCE">
              <w:rPr>
                <w:lang w:val="en-US"/>
              </w:rPr>
              <w:t>«</w:t>
            </w:r>
            <w:r>
              <w:t>Номер</w:t>
            </w:r>
            <w:r w:rsidRPr="00834FCE">
              <w:rPr>
                <w:lang w:val="en-US"/>
              </w:rPr>
              <w:t xml:space="preserve"> </w:t>
            </w:r>
            <w:r>
              <w:t>лицевого</w:t>
            </w:r>
            <w:r w:rsidRPr="00834FCE">
              <w:rPr>
                <w:lang w:val="en-US"/>
              </w:rPr>
              <w:t xml:space="preserve"> </w:t>
            </w:r>
            <w:r>
              <w:t>счета</w:t>
            </w:r>
            <w:r w:rsidRPr="00834FCE">
              <w:rPr>
                <w:lang w:val="en-US"/>
              </w:rPr>
              <w:t>» (customer/separateDepartmentAccountsDet</w:t>
            </w:r>
            <w:r>
              <w:rPr>
                <w:lang w:val="en-US"/>
              </w:rPr>
              <w:t>ails/</w:t>
            </w:r>
            <w:r w:rsidRPr="00834FCE">
              <w:rPr>
                <w:lang w:val="en-US"/>
              </w:rPr>
              <w:t>separ</w:t>
            </w:r>
            <w:r>
              <w:rPr>
                <w:lang w:val="en-US"/>
              </w:rPr>
              <w:t>ateDepartmentAccountDetails/</w:t>
            </w:r>
            <w:r w:rsidRPr="00834FCE">
              <w:rPr>
                <w:lang w:val="en-US"/>
              </w:rPr>
              <w:t>personalAccountNumber)</w:t>
            </w:r>
          </w:p>
        </w:tc>
        <w:tc>
          <w:tcPr>
            <w:tcW w:w="1474" w:type="pct"/>
            <w:gridSpan w:val="3"/>
          </w:tcPr>
          <w:p w14:paraId="4F9D2C01" w14:textId="3FC34FFB" w:rsidR="00056C63" w:rsidRPr="00D2374D" w:rsidRDefault="00056C63" w:rsidP="00056C63">
            <w:pPr>
              <w:pStyle w:val="ad"/>
              <w:jc w:val="left"/>
              <w:rPr>
                <w:lang w:val="en-US"/>
              </w:rPr>
            </w:pPr>
            <w:r>
              <w:t>Контроль</w:t>
            </w:r>
            <w:r w:rsidRPr="00D2374D">
              <w:rPr>
                <w:lang w:val="en-US"/>
              </w:rPr>
              <w:t xml:space="preserve"> </w:t>
            </w:r>
            <w:r>
              <w:t>срабатывает</w:t>
            </w:r>
            <w:r w:rsidRPr="00D2374D">
              <w:rPr>
                <w:lang w:val="en-US"/>
              </w:rPr>
              <w:t xml:space="preserve">, </w:t>
            </w:r>
            <w:r>
              <w:t>если</w:t>
            </w:r>
            <w:r w:rsidRPr="00D2374D">
              <w:rPr>
                <w:lang w:val="en-US"/>
              </w:rPr>
              <w:t xml:space="preserve"> </w:t>
            </w:r>
            <w:r>
              <w:t>задано</w:t>
            </w:r>
            <w:r w:rsidRPr="00D2374D">
              <w:rPr>
                <w:lang w:val="en-US"/>
              </w:rPr>
              <w:t xml:space="preserve"> </w:t>
            </w:r>
            <w:r>
              <w:t>проверяемое</w:t>
            </w:r>
            <w:r w:rsidRPr="00D2374D">
              <w:rPr>
                <w:lang w:val="en-US"/>
              </w:rPr>
              <w:t xml:space="preserve"> </w:t>
            </w:r>
            <w:r>
              <w:t>поле</w:t>
            </w:r>
            <w:r w:rsidRPr="00D2374D">
              <w:rPr>
                <w:lang w:val="en-US"/>
              </w:rPr>
              <w:t xml:space="preserve"> </w:t>
            </w:r>
            <w:r>
              <w:t>И</w:t>
            </w:r>
            <w:r w:rsidRPr="00D2374D">
              <w:rPr>
                <w:lang w:val="en-US"/>
              </w:rPr>
              <w:t xml:space="preserve"> </w:t>
            </w:r>
            <w:r>
              <w:t>в</w:t>
            </w:r>
            <w:r w:rsidRPr="00D2374D">
              <w:rPr>
                <w:lang w:val="en-US"/>
              </w:rPr>
              <w:t xml:space="preserve"> </w:t>
            </w:r>
            <w:r>
              <w:t>поле</w:t>
            </w:r>
            <w:r w:rsidRPr="00D2374D">
              <w:rPr>
                <w:lang w:val="en-US"/>
              </w:rPr>
              <w:t xml:space="preserve"> «</w:t>
            </w:r>
            <w:r w:rsidRPr="00662DF4">
              <w:t>Тип</w:t>
            </w:r>
            <w:r w:rsidRPr="00D2374D">
              <w:rPr>
                <w:lang w:val="en-US"/>
              </w:rPr>
              <w:t xml:space="preserve"> </w:t>
            </w:r>
            <w:r w:rsidRPr="00662DF4">
              <w:t>лицевого</w:t>
            </w:r>
            <w:r w:rsidRPr="00D2374D">
              <w:rPr>
                <w:lang w:val="en-US"/>
              </w:rPr>
              <w:t xml:space="preserve"> </w:t>
            </w:r>
            <w:r w:rsidRPr="00662DF4">
              <w:t>счёта</w:t>
            </w:r>
            <w:r w:rsidRPr="00D2374D">
              <w:rPr>
                <w:lang w:val="en-US"/>
              </w:rPr>
              <w:t>» (</w:t>
            </w:r>
            <w:r w:rsidRPr="00662DF4">
              <w:rPr>
                <w:lang w:val="en-US"/>
              </w:rPr>
              <w:t>customer</w:t>
            </w:r>
            <w:r w:rsidRPr="00D2374D">
              <w:rPr>
                <w:lang w:val="en-US"/>
              </w:rPr>
              <w:t>/</w:t>
            </w:r>
            <w:r w:rsidRPr="00662DF4">
              <w:rPr>
                <w:lang w:val="en-US"/>
              </w:rPr>
              <w:t>customerAccountsDetails</w:t>
            </w:r>
            <w:r w:rsidRPr="00D2374D">
              <w:rPr>
                <w:lang w:val="en-US"/>
              </w:rPr>
              <w:t>/</w:t>
            </w:r>
            <w:r w:rsidRPr="00662DF4">
              <w:rPr>
                <w:lang w:val="en-US"/>
              </w:rPr>
              <w:t>customerAccountDetails</w:t>
            </w:r>
            <w:r w:rsidRPr="00D2374D">
              <w:rPr>
                <w:lang w:val="en-US"/>
              </w:rPr>
              <w:t>/</w:t>
            </w:r>
            <w:r w:rsidRPr="00662DF4">
              <w:rPr>
                <w:lang w:val="en-US"/>
              </w:rPr>
              <w:t>accountType</w:t>
            </w:r>
            <w:r w:rsidRPr="00D2374D">
              <w:rPr>
                <w:lang w:val="en-US"/>
              </w:rPr>
              <w:t xml:space="preserve">) </w:t>
            </w:r>
            <w:r>
              <w:t>указано</w:t>
            </w:r>
            <w:r w:rsidRPr="00D2374D">
              <w:rPr>
                <w:lang w:val="en-US"/>
              </w:rPr>
              <w:t xml:space="preserve"> </w:t>
            </w:r>
            <w:r>
              <w:t>одно</w:t>
            </w:r>
            <w:r w:rsidRPr="00D2374D">
              <w:rPr>
                <w:lang w:val="en-US"/>
              </w:rPr>
              <w:t xml:space="preserve"> </w:t>
            </w:r>
            <w:r>
              <w:t>из</w:t>
            </w:r>
            <w:r w:rsidRPr="00D2374D">
              <w:rPr>
                <w:lang w:val="en-US"/>
              </w:rPr>
              <w:t xml:space="preserve"> </w:t>
            </w:r>
            <w:r>
              <w:t>следующий</w:t>
            </w:r>
            <w:r w:rsidRPr="00D2374D">
              <w:rPr>
                <w:lang w:val="en-US"/>
              </w:rPr>
              <w:t xml:space="preserve"> </w:t>
            </w:r>
            <w:r>
              <w:t>значений</w:t>
            </w:r>
            <w:r w:rsidRPr="00D2374D">
              <w:rPr>
                <w:lang w:val="en-US"/>
              </w:rPr>
              <w:t>:</w:t>
            </w:r>
          </w:p>
          <w:p w14:paraId="6E2C3F6D" w14:textId="77777777" w:rsidR="00056C63" w:rsidRPr="00E63E91" w:rsidRDefault="00056C63" w:rsidP="00056C63">
            <w:pPr>
              <w:pStyle w:val="ad"/>
              <w:numPr>
                <w:ilvl w:val="0"/>
                <w:numId w:val="74"/>
              </w:numPr>
              <w:ind w:left="440"/>
              <w:jc w:val="left"/>
              <w:rPr>
                <w:lang w:val="en-US"/>
              </w:rPr>
            </w:pPr>
            <w:r>
              <w:t>03 - Расчетный счет в банке;</w:t>
            </w:r>
          </w:p>
          <w:p w14:paraId="4AD3248E" w14:textId="77777777" w:rsidR="00056C63" w:rsidRPr="00572353" w:rsidRDefault="00056C63" w:rsidP="00056C63">
            <w:pPr>
              <w:pStyle w:val="ad"/>
              <w:numPr>
                <w:ilvl w:val="0"/>
                <w:numId w:val="74"/>
              </w:numPr>
              <w:ind w:left="440"/>
              <w:jc w:val="left"/>
              <w:rPr>
                <w:lang w:val="en-US"/>
              </w:rPr>
            </w:pPr>
            <w:r>
              <w:t>04 - Счет эскроу</w:t>
            </w:r>
          </w:p>
          <w:p w14:paraId="707BF58F" w14:textId="77777777" w:rsidR="00056C63" w:rsidRDefault="00056C63" w:rsidP="00056C63">
            <w:pPr>
              <w:pStyle w:val="ad"/>
              <w:ind w:left="80"/>
              <w:jc w:val="left"/>
            </w:pPr>
          </w:p>
          <w:p w14:paraId="7708BB0B" w14:textId="77777777" w:rsidR="00056C63" w:rsidRDefault="00056C63" w:rsidP="00056C63">
            <w:pPr>
              <w:pStyle w:val="ad"/>
              <w:ind w:left="80"/>
              <w:jc w:val="left"/>
            </w:pPr>
            <w:r>
              <w:t>Примечание</w:t>
            </w:r>
            <w:r w:rsidRPr="00A53D08">
              <w:t>:</w:t>
            </w:r>
            <w:r>
              <w:t xml:space="preserve"> в зависимости от проверяемого поля возращается сообщение 1 или 2.</w:t>
            </w:r>
          </w:p>
          <w:p w14:paraId="36D16666" w14:textId="77777777" w:rsidR="00056C63" w:rsidRDefault="00056C63" w:rsidP="00056C63">
            <w:pPr>
              <w:pStyle w:val="ad"/>
              <w:ind w:left="80"/>
              <w:jc w:val="left"/>
            </w:pPr>
          </w:p>
          <w:p w14:paraId="0BB65826" w14:textId="1E22DE44" w:rsidR="00056C63" w:rsidRPr="00572353" w:rsidRDefault="00056C63" w:rsidP="00056C63">
            <w:pPr>
              <w:pStyle w:val="ad"/>
              <w:ind w:left="80"/>
              <w:jc w:val="left"/>
            </w:pPr>
            <w:r w:rsidRPr="006A7E1E">
              <w:t>Контроль не вызывается, если при приеме измене-ний сведений о контракте</w:t>
            </w:r>
            <w:r>
              <w:t xml:space="preserve"> с</w:t>
            </w:r>
            <w:r>
              <w:rPr>
                <w:lang w:eastAsia="en-US"/>
              </w:rPr>
              <w:t xml:space="preserve"> типом </w:t>
            </w:r>
            <w:r w:rsidRPr="00836950">
              <w:t>«Изменение контракта» (</w:t>
            </w:r>
            <w:r>
              <w:t xml:space="preserve">блок </w:t>
            </w:r>
            <w:r w:rsidRPr="00836950">
              <w:t>modification/contractChange)</w:t>
            </w:r>
            <w:r w:rsidRPr="006A7E1E">
              <w:t xml:space="preserve"> признак "Документ на ба-зе РЭК" установлен</w:t>
            </w:r>
          </w:p>
        </w:tc>
        <w:tc>
          <w:tcPr>
            <w:tcW w:w="1395" w:type="pct"/>
            <w:gridSpan w:val="3"/>
          </w:tcPr>
          <w:p w14:paraId="4FE6C957" w14:textId="28B0DDB4" w:rsidR="00056C63" w:rsidRPr="00572353" w:rsidRDefault="00056C63" w:rsidP="00056C63">
            <w:pPr>
              <w:pStyle w:val="ad"/>
              <w:jc w:val="left"/>
            </w:pPr>
            <w:r>
              <w:t>1. Поле</w:t>
            </w:r>
            <w:r w:rsidRPr="00572353">
              <w:t xml:space="preserve"> «</w:t>
            </w:r>
            <w:r w:rsidRPr="00253A41">
              <w:t>Номер</w:t>
            </w:r>
            <w:r w:rsidRPr="00572353">
              <w:t xml:space="preserve"> </w:t>
            </w:r>
            <w:r w:rsidRPr="00253A41">
              <w:t>лицевого</w:t>
            </w:r>
            <w:r w:rsidRPr="00572353">
              <w:t xml:space="preserve"> </w:t>
            </w:r>
            <w:r w:rsidRPr="00253A41">
              <w:t>счёта</w:t>
            </w:r>
            <w:r w:rsidRPr="00572353">
              <w:t>» (</w:t>
            </w:r>
            <w:r w:rsidRPr="00253A41">
              <w:rPr>
                <w:lang w:val="en-US"/>
              </w:rPr>
              <w:t>customer</w:t>
            </w:r>
            <w:r w:rsidRPr="00572353">
              <w:t>/</w:t>
            </w:r>
            <w:r w:rsidRPr="00253A41">
              <w:rPr>
                <w:lang w:val="en-US"/>
              </w:rPr>
              <w:t>customerAccountsDetails</w:t>
            </w:r>
            <w:r w:rsidRPr="00572353">
              <w:t>/</w:t>
            </w:r>
            <w:r w:rsidRPr="00253A41">
              <w:rPr>
                <w:lang w:val="en-US"/>
              </w:rPr>
              <w:t>customerAccountDetails</w:t>
            </w:r>
            <w:r w:rsidRPr="00572353">
              <w:t>/</w:t>
            </w:r>
            <w:r w:rsidRPr="00253A41">
              <w:rPr>
                <w:lang w:val="en-US"/>
              </w:rPr>
              <w:t>personalAccountNumber</w:t>
            </w:r>
            <w:r w:rsidRPr="00572353">
              <w:t xml:space="preserve">) </w:t>
            </w:r>
            <w:r>
              <w:t>не</w:t>
            </w:r>
            <w:r w:rsidRPr="00572353">
              <w:t xml:space="preserve"> </w:t>
            </w:r>
            <w:r>
              <w:t>может</w:t>
            </w:r>
            <w:r w:rsidRPr="00572353">
              <w:t xml:space="preserve"> </w:t>
            </w:r>
            <w:r>
              <w:t>быть</w:t>
            </w:r>
            <w:r w:rsidRPr="00572353">
              <w:t xml:space="preserve"> </w:t>
            </w:r>
            <w:r>
              <w:t>задано</w:t>
            </w:r>
            <w:r w:rsidRPr="00572353">
              <w:t xml:space="preserve">, </w:t>
            </w:r>
            <w:r>
              <w:t>если</w:t>
            </w:r>
            <w:r w:rsidRPr="00572353">
              <w:t xml:space="preserve"> </w:t>
            </w:r>
            <w:r>
              <w:t>в</w:t>
            </w:r>
            <w:r w:rsidRPr="00572353">
              <w:t xml:space="preserve"> </w:t>
            </w:r>
            <w:r>
              <w:t>поле</w:t>
            </w:r>
            <w:r w:rsidRPr="00572353">
              <w:t xml:space="preserve"> «</w:t>
            </w:r>
            <w:r w:rsidRPr="00662DF4">
              <w:t>Тип</w:t>
            </w:r>
            <w:r w:rsidRPr="00572353">
              <w:t xml:space="preserve"> </w:t>
            </w:r>
            <w:r w:rsidRPr="00662DF4">
              <w:t>лицевого</w:t>
            </w:r>
            <w:r w:rsidRPr="00572353">
              <w:t xml:space="preserve"> </w:t>
            </w:r>
            <w:r w:rsidRPr="00662DF4">
              <w:t>счёта</w:t>
            </w:r>
            <w:r w:rsidRPr="00572353">
              <w:t>» (</w:t>
            </w:r>
            <w:r w:rsidRPr="00662DF4">
              <w:rPr>
                <w:lang w:val="en-US"/>
              </w:rPr>
              <w:t>customer</w:t>
            </w:r>
            <w:r w:rsidRPr="00572353">
              <w:t>/</w:t>
            </w:r>
            <w:r w:rsidRPr="00662DF4">
              <w:rPr>
                <w:lang w:val="en-US"/>
              </w:rPr>
              <w:t>customerAccountsDetails</w:t>
            </w:r>
            <w:r w:rsidRPr="00572353">
              <w:t>/</w:t>
            </w:r>
            <w:r w:rsidRPr="00662DF4">
              <w:rPr>
                <w:lang w:val="en-US"/>
              </w:rPr>
              <w:t>customerAccountDetails</w:t>
            </w:r>
            <w:r w:rsidRPr="00572353">
              <w:t>/</w:t>
            </w:r>
            <w:r w:rsidRPr="00662DF4">
              <w:rPr>
                <w:lang w:val="en-US"/>
              </w:rPr>
              <w:t>accountType</w:t>
            </w:r>
            <w:r w:rsidRPr="00572353">
              <w:t xml:space="preserve">) </w:t>
            </w:r>
            <w:r>
              <w:t>указано</w:t>
            </w:r>
            <w:r w:rsidRPr="00572353">
              <w:t xml:space="preserve"> </w:t>
            </w:r>
            <w:r>
              <w:t>одно</w:t>
            </w:r>
            <w:r w:rsidRPr="00572353">
              <w:t xml:space="preserve"> </w:t>
            </w:r>
            <w:r>
              <w:t>из</w:t>
            </w:r>
            <w:r w:rsidRPr="00572353">
              <w:t xml:space="preserve"> </w:t>
            </w:r>
            <w:r>
              <w:t>следующий</w:t>
            </w:r>
            <w:r w:rsidRPr="00572353">
              <w:t xml:space="preserve"> </w:t>
            </w:r>
            <w:r>
              <w:t>значений</w:t>
            </w:r>
            <w:r w:rsidRPr="00572353">
              <w:t>:</w:t>
            </w:r>
          </w:p>
          <w:p w14:paraId="63C6E632" w14:textId="77777777" w:rsidR="00056C63" w:rsidRPr="00E63E91" w:rsidRDefault="00056C63" w:rsidP="00056C63">
            <w:pPr>
              <w:pStyle w:val="ad"/>
              <w:jc w:val="left"/>
            </w:pPr>
            <w:r>
              <w:t>03 - Расчетный счет в банке;</w:t>
            </w:r>
          </w:p>
          <w:p w14:paraId="4F28DDC4" w14:textId="77777777" w:rsidR="00056C63" w:rsidRDefault="00056C63" w:rsidP="00056C63">
            <w:pPr>
              <w:pStyle w:val="ad"/>
              <w:jc w:val="left"/>
            </w:pPr>
            <w:r>
              <w:t>04 - Счет эскроу</w:t>
            </w:r>
          </w:p>
          <w:p w14:paraId="180D2892" w14:textId="77777777" w:rsidR="00056C63" w:rsidRDefault="00056C63" w:rsidP="00056C63">
            <w:pPr>
              <w:pStyle w:val="ad"/>
              <w:jc w:val="left"/>
            </w:pPr>
          </w:p>
          <w:p w14:paraId="6B9F1457" w14:textId="77777777" w:rsidR="00056C63" w:rsidRPr="00C61823" w:rsidRDefault="00056C63" w:rsidP="00056C63">
            <w:pPr>
              <w:pStyle w:val="ad"/>
              <w:jc w:val="left"/>
            </w:pPr>
            <w:r>
              <w:t>2. Поле</w:t>
            </w:r>
            <w:r w:rsidRPr="00C61823">
              <w:t xml:space="preserve"> «</w:t>
            </w:r>
            <w:r w:rsidRPr="00253A41">
              <w:t>Номер</w:t>
            </w:r>
            <w:r w:rsidRPr="00C61823">
              <w:t xml:space="preserve"> </w:t>
            </w:r>
            <w:r w:rsidRPr="00253A41">
              <w:t>лицевого</w:t>
            </w:r>
            <w:r w:rsidRPr="00C61823">
              <w:t xml:space="preserve"> </w:t>
            </w:r>
            <w:r w:rsidRPr="00253A41">
              <w:t>счёта</w:t>
            </w:r>
            <w:r w:rsidRPr="00C61823">
              <w:t>» (customer/separateDepartmentAccountsDetails/ separ</w:t>
            </w:r>
            <w:r>
              <w:t>ateDepartmentAccountDetails/</w:t>
            </w:r>
            <w:r w:rsidRPr="00C61823">
              <w:t xml:space="preserve">personalAccountNumber) </w:t>
            </w:r>
            <w:r>
              <w:t>не</w:t>
            </w:r>
            <w:r w:rsidRPr="00C61823">
              <w:t xml:space="preserve"> </w:t>
            </w:r>
            <w:r>
              <w:t>может</w:t>
            </w:r>
            <w:r w:rsidRPr="00C61823">
              <w:t xml:space="preserve"> </w:t>
            </w:r>
            <w:r>
              <w:t>быть</w:t>
            </w:r>
            <w:r w:rsidRPr="00C61823">
              <w:t xml:space="preserve"> </w:t>
            </w:r>
            <w:r>
              <w:t>задано</w:t>
            </w:r>
            <w:r w:rsidRPr="00C61823">
              <w:t xml:space="preserve">, </w:t>
            </w:r>
            <w:r>
              <w:t>если</w:t>
            </w:r>
            <w:r w:rsidRPr="00C61823">
              <w:t xml:space="preserve"> </w:t>
            </w:r>
            <w:r>
              <w:t>в</w:t>
            </w:r>
            <w:r w:rsidRPr="00C61823">
              <w:t xml:space="preserve"> </w:t>
            </w:r>
            <w:r>
              <w:t>поле</w:t>
            </w:r>
            <w:r w:rsidRPr="00C61823">
              <w:t xml:space="preserve"> «</w:t>
            </w:r>
            <w:r w:rsidRPr="00662DF4">
              <w:t>Тип</w:t>
            </w:r>
            <w:r w:rsidRPr="00C61823">
              <w:t xml:space="preserve"> </w:t>
            </w:r>
            <w:r w:rsidRPr="00662DF4">
              <w:t>лицевого</w:t>
            </w:r>
            <w:r w:rsidRPr="00C61823">
              <w:t xml:space="preserve"> </w:t>
            </w:r>
            <w:r w:rsidRPr="00662DF4">
              <w:t>счёта</w:t>
            </w:r>
            <w:r w:rsidRPr="00C61823">
              <w:t>» (customer/separateD</w:t>
            </w:r>
            <w:r>
              <w:t>epartmentAccountsDetails/</w:t>
            </w:r>
            <w:r w:rsidRPr="00C61823">
              <w:t>separ</w:t>
            </w:r>
            <w:r>
              <w:t>ateDepartmentAccountDetails/</w:t>
            </w:r>
            <w:r w:rsidRPr="00C61823">
              <w:t xml:space="preserve">accountType) </w:t>
            </w:r>
            <w:r>
              <w:t>указано</w:t>
            </w:r>
            <w:r w:rsidRPr="00C61823">
              <w:t xml:space="preserve"> </w:t>
            </w:r>
            <w:r>
              <w:t>одно</w:t>
            </w:r>
            <w:r w:rsidRPr="00C61823">
              <w:t xml:space="preserve"> </w:t>
            </w:r>
            <w:r>
              <w:t>из</w:t>
            </w:r>
            <w:r w:rsidRPr="00C61823">
              <w:t xml:space="preserve"> </w:t>
            </w:r>
            <w:r>
              <w:t>следующий</w:t>
            </w:r>
            <w:r w:rsidRPr="00C61823">
              <w:t xml:space="preserve"> </w:t>
            </w:r>
            <w:r>
              <w:t>значений</w:t>
            </w:r>
            <w:r w:rsidRPr="00C61823">
              <w:t>:</w:t>
            </w:r>
          </w:p>
          <w:p w14:paraId="50DC3B60" w14:textId="77777777" w:rsidR="00056C63" w:rsidRPr="00E63E91" w:rsidRDefault="00056C63" w:rsidP="00056C63">
            <w:pPr>
              <w:pStyle w:val="ad"/>
              <w:jc w:val="left"/>
            </w:pPr>
            <w:r>
              <w:lastRenderedPageBreak/>
              <w:t>03 - Расчетный счет в банке;</w:t>
            </w:r>
          </w:p>
          <w:p w14:paraId="6D606DC3" w14:textId="2BDEAFC3" w:rsidR="00056C63" w:rsidRPr="00E63E91" w:rsidRDefault="00056C63" w:rsidP="00056C63">
            <w:pPr>
              <w:pStyle w:val="ad"/>
              <w:jc w:val="left"/>
            </w:pPr>
            <w:r>
              <w:t>04 - Счет эскроу</w:t>
            </w:r>
          </w:p>
        </w:tc>
      </w:tr>
      <w:tr w:rsidR="00056C63" w:rsidRPr="001D3AF5" w14:paraId="372CD9EB" w14:textId="77777777" w:rsidTr="00AA184A">
        <w:trPr>
          <w:trHeight w:val="348"/>
        </w:trPr>
        <w:tc>
          <w:tcPr>
            <w:tcW w:w="841" w:type="pct"/>
            <w:gridSpan w:val="2"/>
          </w:tcPr>
          <w:p w14:paraId="63247E2B" w14:textId="093BBAF4" w:rsidR="00056C63" w:rsidRPr="00F3238D" w:rsidRDefault="00056C63" w:rsidP="00056C63">
            <w:pPr>
              <w:pStyle w:val="ad"/>
              <w:jc w:val="left"/>
            </w:pPr>
            <w:r w:rsidRPr="00662DF4">
              <w:lastRenderedPageBreak/>
              <w:t>РК_ИК_040</w:t>
            </w:r>
            <w:r>
              <w:t>9</w:t>
            </w:r>
          </w:p>
        </w:tc>
        <w:tc>
          <w:tcPr>
            <w:tcW w:w="234" w:type="pct"/>
            <w:gridSpan w:val="2"/>
          </w:tcPr>
          <w:p w14:paraId="0A091DD4" w14:textId="77777777" w:rsidR="00056C63" w:rsidRPr="0008027F" w:rsidRDefault="00056C63" w:rsidP="00056C63">
            <w:pPr>
              <w:pStyle w:val="ad"/>
              <w:jc w:val="left"/>
              <w:rPr>
                <w:lang w:val="en-US"/>
              </w:rPr>
            </w:pPr>
          </w:p>
        </w:tc>
        <w:tc>
          <w:tcPr>
            <w:tcW w:w="1056" w:type="pct"/>
            <w:gridSpan w:val="2"/>
          </w:tcPr>
          <w:p w14:paraId="36A442E7" w14:textId="514A4AC2" w:rsidR="00056C63" w:rsidRDefault="00056C63" w:rsidP="00056C63">
            <w:pPr>
              <w:pStyle w:val="ad"/>
              <w:jc w:val="left"/>
              <w:rPr>
                <w:lang w:val="en-US"/>
              </w:rPr>
            </w:pPr>
            <w:r w:rsidRPr="004C3D29">
              <w:rPr>
                <w:lang w:val="en-US"/>
              </w:rPr>
              <w:t>«</w:t>
            </w:r>
            <w:r w:rsidRPr="00F3238D">
              <w:t>Внешний</w:t>
            </w:r>
            <w:r w:rsidRPr="00F3238D">
              <w:rPr>
                <w:lang w:val="en-US"/>
              </w:rPr>
              <w:t xml:space="preserve"> </w:t>
            </w:r>
            <w:r w:rsidRPr="00F3238D">
              <w:t>идентификатор</w:t>
            </w:r>
            <w:r w:rsidRPr="00F3238D">
              <w:rPr>
                <w:lang w:val="en-US"/>
              </w:rPr>
              <w:t xml:space="preserve"> </w:t>
            </w:r>
            <w:r w:rsidRPr="00F3238D">
              <w:t>платежных</w:t>
            </w:r>
            <w:r w:rsidRPr="00F3238D">
              <w:rPr>
                <w:lang w:val="en-US"/>
              </w:rPr>
              <w:t xml:space="preserve"> </w:t>
            </w:r>
            <w:r w:rsidRPr="00F3238D">
              <w:t>реквизитов</w:t>
            </w:r>
            <w:r w:rsidRPr="00F3238D">
              <w:rPr>
                <w:lang w:val="en-US"/>
              </w:rPr>
              <w:t xml:space="preserve"> </w:t>
            </w:r>
            <w:r w:rsidRPr="004C3D29">
              <w:rPr>
                <w:lang w:val="en-US"/>
              </w:rPr>
              <w:t>» (</w:t>
            </w:r>
            <w:r w:rsidRPr="00F3238D">
              <w:rPr>
                <w:lang w:val="en-US"/>
              </w:rPr>
              <w:t>customer/customerAccountsDetails/customerAccountDetails/externalSid</w:t>
            </w:r>
          </w:p>
          <w:p w14:paraId="2A22CBFF" w14:textId="21845B28" w:rsidR="00056C63" w:rsidRPr="00C541B7" w:rsidRDefault="00056C63" w:rsidP="00056C63">
            <w:pPr>
              <w:pStyle w:val="ad"/>
              <w:jc w:val="left"/>
              <w:rPr>
                <w:lang w:val="en-US"/>
              </w:rPr>
            </w:pPr>
            <w:r>
              <w:t>И</w:t>
            </w:r>
          </w:p>
          <w:p w14:paraId="019D4075" w14:textId="36351EEC" w:rsidR="00056C63" w:rsidRDefault="00056C63" w:rsidP="00056C63">
            <w:pPr>
              <w:pStyle w:val="ad"/>
              <w:jc w:val="left"/>
              <w:rPr>
                <w:lang w:val="en-US"/>
              </w:rPr>
            </w:pPr>
            <w:r w:rsidRPr="00F3238D">
              <w:rPr>
                <w:lang w:val="en-US"/>
              </w:rPr>
              <w:t>supplierAccountsDetails/supplierAccountDetails/externalSid</w:t>
            </w:r>
          </w:p>
          <w:p w14:paraId="4D321B02" w14:textId="10748050" w:rsidR="00056C63" w:rsidRPr="00F3238D" w:rsidRDefault="00056C63" w:rsidP="00056C63">
            <w:pPr>
              <w:pStyle w:val="ad"/>
              <w:jc w:val="left"/>
              <w:rPr>
                <w:lang w:val="en-US"/>
              </w:rPr>
            </w:pPr>
            <w:r>
              <w:t>И</w:t>
            </w:r>
          </w:p>
          <w:p w14:paraId="4E1C3BE1" w14:textId="6D7BD967" w:rsidR="00056C63" w:rsidRDefault="00056C63" w:rsidP="00056C63">
            <w:pPr>
              <w:pStyle w:val="ad"/>
              <w:jc w:val="left"/>
              <w:rPr>
                <w:lang w:val="en-US"/>
              </w:rPr>
            </w:pPr>
            <w:r w:rsidRPr="00F3238D">
              <w:rPr>
                <w:lang w:val="en-US"/>
              </w:rPr>
              <w:t>suppliersInfo/supplierInfo/supplierAccountsDetails/supplierAccountDetails/externalSid</w:t>
            </w:r>
          </w:p>
          <w:p w14:paraId="435039C1" w14:textId="0900967F" w:rsidR="00056C63" w:rsidRPr="006038C2" w:rsidRDefault="00056C63" w:rsidP="00056C63">
            <w:pPr>
              <w:pStyle w:val="ad"/>
              <w:jc w:val="left"/>
              <w:rPr>
                <w:lang w:val="en-US"/>
              </w:rPr>
            </w:pPr>
            <w:r>
              <w:t>И</w:t>
            </w:r>
          </w:p>
          <w:p w14:paraId="280B6101" w14:textId="77777777" w:rsidR="00056C63" w:rsidRDefault="00056C63" w:rsidP="00056C63">
            <w:pPr>
              <w:pStyle w:val="ad"/>
              <w:jc w:val="left"/>
              <w:rPr>
                <w:lang w:val="en-US"/>
              </w:rPr>
            </w:pPr>
            <w:r w:rsidRPr="00F3238D">
              <w:rPr>
                <w:lang w:val="en-US"/>
              </w:rPr>
              <w:t>counterp</w:t>
            </w:r>
            <w:r>
              <w:rPr>
                <w:lang w:val="en-US"/>
              </w:rPr>
              <w:t>artiesInfo/counterpartyInfo/</w:t>
            </w:r>
            <w:r w:rsidRPr="00F3238D">
              <w:rPr>
                <w:lang w:val="en-US"/>
              </w:rPr>
              <w:t>counterpartyAccountsDetails/counterpartyAccountDetails/externalSid</w:t>
            </w:r>
            <w:r w:rsidRPr="004C3D29">
              <w:rPr>
                <w:lang w:val="en-US"/>
              </w:rPr>
              <w:t>)</w:t>
            </w:r>
          </w:p>
          <w:p w14:paraId="62F13A68" w14:textId="77777777" w:rsidR="00056C63" w:rsidRPr="00D2374D" w:rsidRDefault="00056C63" w:rsidP="00056C63">
            <w:pPr>
              <w:pStyle w:val="ad"/>
              <w:jc w:val="left"/>
              <w:rPr>
                <w:lang w:val="en-US"/>
              </w:rPr>
            </w:pPr>
            <w:r>
              <w:t>И</w:t>
            </w:r>
          </w:p>
          <w:p w14:paraId="611160C0" w14:textId="77777777" w:rsidR="00056C63" w:rsidRDefault="00056C63" w:rsidP="00056C63">
            <w:pPr>
              <w:pStyle w:val="ad"/>
              <w:jc w:val="left"/>
              <w:rPr>
                <w:lang w:val="en-US"/>
              </w:rPr>
            </w:pPr>
            <w:r w:rsidRPr="005F79AC">
              <w:rPr>
                <w:lang w:val="en-US"/>
              </w:rPr>
              <w:t>customer/separa</w:t>
            </w:r>
            <w:r>
              <w:rPr>
                <w:lang w:val="en-US"/>
              </w:rPr>
              <w:t>teDepartmentAccountsDetails/</w:t>
            </w:r>
            <w:r w:rsidRPr="005F79AC">
              <w:rPr>
                <w:lang w:val="en-US"/>
              </w:rPr>
              <w:t>separ</w:t>
            </w:r>
            <w:r>
              <w:rPr>
                <w:lang w:val="en-US"/>
              </w:rPr>
              <w:t>ateDepartmentAccountDetails/</w:t>
            </w:r>
            <w:r w:rsidRPr="005F79AC">
              <w:rPr>
                <w:lang w:val="en-US"/>
              </w:rPr>
              <w:t>externalSid</w:t>
            </w:r>
          </w:p>
          <w:p w14:paraId="793D30E5" w14:textId="77777777" w:rsidR="00056C63" w:rsidRPr="00041BF1" w:rsidRDefault="00056C63" w:rsidP="00056C63">
            <w:pPr>
              <w:pStyle w:val="ad"/>
              <w:jc w:val="left"/>
              <w:rPr>
                <w:lang w:val="en-US"/>
              </w:rPr>
            </w:pPr>
            <w:r>
              <w:t>И</w:t>
            </w:r>
          </w:p>
          <w:p w14:paraId="1AC9F834" w14:textId="3B89C8D0" w:rsidR="00056C63" w:rsidRPr="005F79AC" w:rsidRDefault="00056C63" w:rsidP="00056C63">
            <w:pPr>
              <w:pStyle w:val="ad"/>
              <w:jc w:val="left"/>
              <w:rPr>
                <w:lang w:val="en-US"/>
              </w:rPr>
            </w:pPr>
            <w:r w:rsidRPr="00041BF1">
              <w:rPr>
                <w:lang w:val="en-US"/>
              </w:rPr>
              <w:t>thirdParticipant</w:t>
            </w:r>
            <w:r>
              <w:rPr>
                <w:lang w:val="en-US"/>
              </w:rPr>
              <w:t>s</w:t>
            </w:r>
            <w:r w:rsidRPr="00041BF1">
              <w:rPr>
                <w:lang w:val="en-US"/>
              </w:rPr>
              <w:t>Info/thirdParticipantInfo/thirdParticipantAccountsDetailsInfo/thirdParticipantAccountDetailsInfo/externalSid)</w:t>
            </w:r>
          </w:p>
        </w:tc>
        <w:tc>
          <w:tcPr>
            <w:tcW w:w="1474" w:type="pct"/>
            <w:gridSpan w:val="3"/>
          </w:tcPr>
          <w:p w14:paraId="4E3999FD" w14:textId="77777777" w:rsidR="00056C63" w:rsidRDefault="00056C63" w:rsidP="00056C63">
            <w:pPr>
              <w:pStyle w:val="ad"/>
              <w:jc w:val="left"/>
            </w:pPr>
            <w:r w:rsidRPr="004C3D29">
              <w:t>«</w:t>
            </w:r>
            <w:r w:rsidRPr="00F3238D">
              <w:t>Внешний идентификатор платежных реквизитов</w:t>
            </w:r>
            <w:r w:rsidRPr="004C3D29">
              <w:t xml:space="preserve">» </w:t>
            </w:r>
            <w:r>
              <w:t>должен быть уникальным в рамках и</w:t>
            </w:r>
            <w:r w:rsidRPr="004C3D29">
              <w:t>нформаци</w:t>
            </w:r>
            <w:r>
              <w:t xml:space="preserve">и </w:t>
            </w:r>
            <w:r w:rsidRPr="004C3D29">
              <w:t>о заключенном контракте</w:t>
            </w:r>
            <w:r>
              <w:t xml:space="preserve"> в рамках версии</w:t>
            </w:r>
          </w:p>
          <w:p w14:paraId="03A5A5A3" w14:textId="77777777" w:rsidR="00056C63" w:rsidRDefault="00056C63" w:rsidP="00056C63">
            <w:pPr>
              <w:pStyle w:val="ad"/>
              <w:jc w:val="left"/>
            </w:pPr>
          </w:p>
          <w:p w14:paraId="69D7593C" w14:textId="77777777" w:rsidR="00056C63" w:rsidRDefault="00056C63" w:rsidP="00056C63">
            <w:pPr>
              <w:pStyle w:val="ad"/>
              <w:jc w:val="left"/>
            </w:pPr>
            <w:r>
              <w:t xml:space="preserve">Контроль не вызывается, если при приеме изменений сведений о контракте с </w:t>
            </w:r>
            <w:r>
              <w:rPr>
                <w:lang w:eastAsia="en-US"/>
              </w:rPr>
              <w:t xml:space="preserve">типом </w:t>
            </w:r>
            <w:r w:rsidRPr="00836950">
              <w:t>«Изменение контракта» (</w:t>
            </w:r>
            <w:r>
              <w:t xml:space="preserve">блок </w:t>
            </w:r>
            <w:r w:rsidRPr="00836950">
              <w:t>modification/contractChange)</w:t>
            </w:r>
            <w:r>
              <w:t xml:space="preserve"> признак </w:t>
            </w:r>
            <w:r w:rsidRPr="00793570">
              <w:t>"Документ на базе РЭК"</w:t>
            </w:r>
            <w:r>
              <w:t xml:space="preserve"> установлен для блоков </w:t>
            </w:r>
            <w:r w:rsidRPr="00403E0F">
              <w:t xml:space="preserve">«Реквизиты счета заказчика» (customer/customerAccountsDetails/customerAccountDetails) и блок «Реквизиты счетов обособленного подразделения» (customer/separateDepartmentAccountsDetails)  </w:t>
            </w:r>
          </w:p>
          <w:p w14:paraId="058737A7" w14:textId="77777777" w:rsidR="00056C63" w:rsidRDefault="00056C63" w:rsidP="00056C63">
            <w:pPr>
              <w:pStyle w:val="ad"/>
              <w:jc w:val="left"/>
            </w:pPr>
          </w:p>
          <w:p w14:paraId="5143A07B" w14:textId="0D071D46" w:rsidR="00056C63"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 для блоков </w:t>
            </w:r>
            <w:r w:rsidRPr="00403E0F">
              <w:t>« Реквизиты для осуществления оплаты» (thirdPartici-pantsInfo/thirdParticipantInfo/thirdParticipantAccountsDetailsInfo/thirdParticipantAccountDetailsInfo)</w:t>
            </w:r>
            <w:r>
              <w:t xml:space="preserve">, </w:t>
            </w:r>
            <w:r w:rsidRPr="00403E0F">
              <w:t>«Реквизиты счетов поставщика» (suppliersInfo/supplierInfo/supplierAccountsDetails)</w:t>
            </w:r>
            <w:r>
              <w:t xml:space="preserve">, </w:t>
            </w:r>
            <w:r w:rsidRPr="00403E0F">
              <w:t>«Реквизиты счета контрагента» (counterpartiesIn-fo/counterpartyInfo/counterpartyAccountsDetails/counterpartyAccountDetails)</w:t>
            </w:r>
          </w:p>
        </w:tc>
        <w:tc>
          <w:tcPr>
            <w:tcW w:w="1395" w:type="pct"/>
            <w:gridSpan w:val="3"/>
          </w:tcPr>
          <w:p w14:paraId="2A70745D" w14:textId="1403D4C7" w:rsidR="00056C63" w:rsidRPr="00572353" w:rsidRDefault="00056C63" w:rsidP="00056C63">
            <w:pPr>
              <w:pStyle w:val="ad"/>
              <w:jc w:val="left"/>
              <w:rPr>
                <w:lang w:val="en-US"/>
              </w:rPr>
            </w:pPr>
            <w:r w:rsidRPr="00572353">
              <w:rPr>
                <w:lang w:val="en-US"/>
              </w:rPr>
              <w:t>«</w:t>
            </w:r>
            <w:r w:rsidRPr="00F3238D">
              <w:t>Внешний</w:t>
            </w:r>
            <w:r w:rsidRPr="00572353">
              <w:rPr>
                <w:lang w:val="en-US"/>
              </w:rPr>
              <w:t xml:space="preserve"> </w:t>
            </w:r>
            <w:r w:rsidRPr="00F3238D">
              <w:t>идентификатор</w:t>
            </w:r>
            <w:r w:rsidRPr="00572353">
              <w:rPr>
                <w:lang w:val="en-US"/>
              </w:rPr>
              <w:t xml:space="preserve"> </w:t>
            </w:r>
            <w:r w:rsidRPr="00F3238D">
              <w:t>платежных</w:t>
            </w:r>
            <w:r w:rsidRPr="00572353">
              <w:rPr>
                <w:lang w:val="en-US"/>
              </w:rPr>
              <w:t xml:space="preserve"> </w:t>
            </w:r>
            <w:r w:rsidRPr="00F3238D">
              <w:t>реквизитов</w:t>
            </w:r>
            <w:r w:rsidRPr="00572353">
              <w:rPr>
                <w:lang w:val="en-US"/>
              </w:rPr>
              <w:t>» (</w:t>
            </w:r>
            <w:r w:rsidRPr="00F3238D">
              <w:rPr>
                <w:lang w:val="en-US"/>
              </w:rPr>
              <w:t>customer</w:t>
            </w:r>
            <w:r w:rsidRPr="00572353">
              <w:rPr>
                <w:lang w:val="en-US"/>
              </w:rPr>
              <w:t>/</w:t>
            </w:r>
            <w:r w:rsidRPr="00F3238D">
              <w:rPr>
                <w:lang w:val="en-US"/>
              </w:rPr>
              <w:t>customerAccountsDetails</w:t>
            </w:r>
            <w:r w:rsidRPr="00572353">
              <w:rPr>
                <w:lang w:val="en-US"/>
              </w:rPr>
              <w:t>/</w:t>
            </w:r>
            <w:r w:rsidRPr="00F3238D">
              <w:rPr>
                <w:lang w:val="en-US"/>
              </w:rPr>
              <w:t>customerAccountDetails</w:t>
            </w:r>
            <w:r w:rsidRPr="00572353">
              <w:rPr>
                <w:lang w:val="en-US"/>
              </w:rPr>
              <w:t>/</w:t>
            </w:r>
            <w:r w:rsidRPr="00F3238D">
              <w:rPr>
                <w:lang w:val="en-US"/>
              </w:rPr>
              <w:t>externalSid</w:t>
            </w:r>
            <w:r w:rsidRPr="00572353">
              <w:rPr>
                <w:lang w:val="en-US"/>
              </w:rPr>
              <w:t xml:space="preserve"> </w:t>
            </w:r>
            <w:r>
              <w:t>и</w:t>
            </w:r>
            <w:r w:rsidRPr="00572353">
              <w:rPr>
                <w:lang w:val="en-US"/>
              </w:rPr>
              <w:t xml:space="preserve"> </w:t>
            </w:r>
            <w:r w:rsidRPr="005F79AC">
              <w:rPr>
                <w:lang w:val="en-US"/>
              </w:rPr>
              <w:t>customer/separa</w:t>
            </w:r>
            <w:r>
              <w:rPr>
                <w:lang w:val="en-US"/>
              </w:rPr>
              <w:t>teDepartmentAccountsDetails/</w:t>
            </w:r>
            <w:r w:rsidRPr="005F79AC">
              <w:rPr>
                <w:lang w:val="en-US"/>
              </w:rPr>
              <w:t>separ</w:t>
            </w:r>
            <w:r>
              <w:rPr>
                <w:lang w:val="en-US"/>
              </w:rPr>
              <w:t>ateDepartmentAccountDetails/</w:t>
            </w:r>
            <w:r w:rsidRPr="005F79AC">
              <w:rPr>
                <w:lang w:val="en-US"/>
              </w:rPr>
              <w:t>externalSid</w:t>
            </w:r>
            <w:r w:rsidRPr="00572353">
              <w:rPr>
                <w:lang w:val="en-US"/>
              </w:rPr>
              <w:t xml:space="preserve"> </w:t>
            </w:r>
            <w:r>
              <w:t>и</w:t>
            </w:r>
            <w:r w:rsidRPr="00572353">
              <w:rPr>
                <w:lang w:val="en-US"/>
              </w:rPr>
              <w:t xml:space="preserve"> </w:t>
            </w:r>
            <w:r w:rsidRPr="00F3238D">
              <w:rPr>
                <w:lang w:val="en-US"/>
              </w:rPr>
              <w:t>supplierAccountsDetails</w:t>
            </w:r>
            <w:r w:rsidRPr="00572353">
              <w:rPr>
                <w:lang w:val="en-US"/>
              </w:rPr>
              <w:t>/</w:t>
            </w:r>
            <w:r w:rsidRPr="00F3238D">
              <w:rPr>
                <w:lang w:val="en-US"/>
              </w:rPr>
              <w:t>supplierAccountDetails</w:t>
            </w:r>
            <w:r w:rsidRPr="00572353">
              <w:rPr>
                <w:lang w:val="en-US"/>
              </w:rPr>
              <w:t>/</w:t>
            </w:r>
            <w:r w:rsidRPr="00F3238D">
              <w:rPr>
                <w:lang w:val="en-US"/>
              </w:rPr>
              <w:t>externalSid</w:t>
            </w:r>
            <w:r w:rsidRPr="00572353">
              <w:rPr>
                <w:lang w:val="en-US"/>
              </w:rPr>
              <w:t xml:space="preserve"> </w:t>
            </w:r>
            <w:r>
              <w:t>и</w:t>
            </w:r>
            <w:r w:rsidRPr="00572353">
              <w:rPr>
                <w:lang w:val="en-US"/>
              </w:rPr>
              <w:t xml:space="preserve"> </w:t>
            </w:r>
            <w:r w:rsidRPr="00F3238D">
              <w:rPr>
                <w:lang w:val="en-US"/>
              </w:rPr>
              <w:t>suppliersInfo</w:t>
            </w:r>
            <w:r w:rsidRPr="00572353">
              <w:rPr>
                <w:lang w:val="en-US"/>
              </w:rPr>
              <w:t>/</w:t>
            </w:r>
            <w:r w:rsidRPr="00F3238D">
              <w:rPr>
                <w:lang w:val="en-US"/>
              </w:rPr>
              <w:t>supplierInfo</w:t>
            </w:r>
            <w:r w:rsidRPr="00572353">
              <w:rPr>
                <w:lang w:val="en-US"/>
              </w:rPr>
              <w:t>/</w:t>
            </w:r>
            <w:r w:rsidRPr="00F3238D">
              <w:rPr>
                <w:lang w:val="en-US"/>
              </w:rPr>
              <w:t>supplierAccountsDetails</w:t>
            </w:r>
            <w:r w:rsidRPr="00572353">
              <w:rPr>
                <w:lang w:val="en-US"/>
              </w:rPr>
              <w:t>/</w:t>
            </w:r>
            <w:r w:rsidRPr="00F3238D">
              <w:rPr>
                <w:lang w:val="en-US"/>
              </w:rPr>
              <w:t>supplierAccountDetails</w:t>
            </w:r>
            <w:r w:rsidRPr="00572353">
              <w:rPr>
                <w:lang w:val="en-US"/>
              </w:rPr>
              <w:t>/</w:t>
            </w:r>
            <w:r w:rsidRPr="00F3238D">
              <w:rPr>
                <w:lang w:val="en-US"/>
              </w:rPr>
              <w:t>externalSid</w:t>
            </w:r>
            <w:r w:rsidRPr="00572353">
              <w:rPr>
                <w:lang w:val="en-US"/>
              </w:rPr>
              <w:t xml:space="preserve"> </w:t>
            </w:r>
            <w:r>
              <w:t>и</w:t>
            </w:r>
            <w:r w:rsidRPr="00572353">
              <w:rPr>
                <w:lang w:val="en-US"/>
              </w:rPr>
              <w:t xml:space="preserve"> </w:t>
            </w:r>
            <w:r w:rsidRPr="00F3238D">
              <w:rPr>
                <w:lang w:val="en-US"/>
              </w:rPr>
              <w:t>counterpartiesInfo</w:t>
            </w:r>
            <w:r w:rsidRPr="00572353">
              <w:rPr>
                <w:lang w:val="en-US"/>
              </w:rPr>
              <w:t>/</w:t>
            </w:r>
            <w:r w:rsidRPr="00F3238D">
              <w:rPr>
                <w:lang w:val="en-US"/>
              </w:rPr>
              <w:t>counterpartyInfo</w:t>
            </w:r>
            <w:r w:rsidRPr="00572353">
              <w:rPr>
                <w:lang w:val="en-US"/>
              </w:rPr>
              <w:t>/</w:t>
            </w:r>
            <w:r w:rsidRPr="00F3238D">
              <w:rPr>
                <w:lang w:val="en-US"/>
              </w:rPr>
              <w:t>counterpartyAccountsDetails</w:t>
            </w:r>
            <w:r w:rsidRPr="00572353">
              <w:rPr>
                <w:lang w:val="en-US"/>
              </w:rPr>
              <w:t>/</w:t>
            </w:r>
            <w:r w:rsidRPr="00F3238D">
              <w:rPr>
                <w:lang w:val="en-US"/>
              </w:rPr>
              <w:t>counterpartyAccountDetails</w:t>
            </w:r>
            <w:r w:rsidRPr="00572353">
              <w:rPr>
                <w:lang w:val="en-US"/>
              </w:rPr>
              <w:t>/</w:t>
            </w:r>
            <w:r w:rsidRPr="00F3238D">
              <w:rPr>
                <w:lang w:val="en-US"/>
              </w:rPr>
              <w:t>externalSid</w:t>
            </w:r>
            <w:r w:rsidRPr="00041BF1">
              <w:rPr>
                <w:lang w:val="en-US"/>
              </w:rPr>
              <w:t xml:space="preserve"> </w:t>
            </w:r>
            <w:r>
              <w:t>и</w:t>
            </w:r>
            <w:r w:rsidRPr="00041BF1">
              <w:rPr>
                <w:lang w:val="en-US"/>
              </w:rPr>
              <w:t xml:space="preserve"> thirdParticipant</w:t>
            </w:r>
            <w:r>
              <w:rPr>
                <w:lang w:val="en-US"/>
              </w:rPr>
              <w:t>s</w:t>
            </w:r>
            <w:r w:rsidRPr="00041BF1">
              <w:rPr>
                <w:lang w:val="en-US"/>
              </w:rPr>
              <w:t>Info/thirdParticipantInfo/thirdParticipantAccountsDetailsInfo/thirdParticipantAccountDetailsInfo/externalSid</w:t>
            </w:r>
            <w:r w:rsidRPr="00572353">
              <w:rPr>
                <w:lang w:val="en-US"/>
              </w:rPr>
              <w:t xml:space="preserve">) </w:t>
            </w:r>
            <w:r>
              <w:t>должен</w:t>
            </w:r>
            <w:r w:rsidRPr="00572353">
              <w:rPr>
                <w:lang w:val="en-US"/>
              </w:rPr>
              <w:t xml:space="preserve"> </w:t>
            </w:r>
            <w:r>
              <w:t>быть</w:t>
            </w:r>
            <w:r w:rsidRPr="00572353">
              <w:rPr>
                <w:lang w:val="en-US"/>
              </w:rPr>
              <w:t xml:space="preserve"> </w:t>
            </w:r>
            <w:r>
              <w:t>уникальным</w:t>
            </w:r>
            <w:r w:rsidRPr="00572353">
              <w:rPr>
                <w:lang w:val="en-US"/>
              </w:rPr>
              <w:t xml:space="preserve"> </w:t>
            </w:r>
            <w:r>
              <w:t>в</w:t>
            </w:r>
            <w:r w:rsidRPr="00572353">
              <w:rPr>
                <w:lang w:val="en-US"/>
              </w:rPr>
              <w:t xml:space="preserve"> </w:t>
            </w:r>
            <w:r>
              <w:t>рамках</w:t>
            </w:r>
            <w:r w:rsidRPr="00572353">
              <w:rPr>
                <w:lang w:val="en-US"/>
              </w:rPr>
              <w:t xml:space="preserve"> </w:t>
            </w:r>
            <w:r>
              <w:t>и</w:t>
            </w:r>
            <w:r w:rsidRPr="004C3D29">
              <w:t>нформаци</w:t>
            </w:r>
            <w:r>
              <w:t>и</w:t>
            </w:r>
            <w:r w:rsidRPr="00572353">
              <w:rPr>
                <w:lang w:val="en-US"/>
              </w:rPr>
              <w:t xml:space="preserve"> </w:t>
            </w:r>
            <w:r w:rsidRPr="004C3D29">
              <w:t>о</w:t>
            </w:r>
            <w:r w:rsidRPr="00572353">
              <w:rPr>
                <w:lang w:val="en-US"/>
              </w:rPr>
              <w:t xml:space="preserve"> </w:t>
            </w:r>
            <w:r w:rsidRPr="004C3D29">
              <w:t>заключенном</w:t>
            </w:r>
            <w:r w:rsidRPr="00572353">
              <w:rPr>
                <w:lang w:val="en-US"/>
              </w:rPr>
              <w:t xml:space="preserve"> </w:t>
            </w:r>
            <w:r w:rsidRPr="004C3D29">
              <w:t>контракте</w:t>
            </w:r>
            <w:r w:rsidRPr="00572353">
              <w:rPr>
                <w:lang w:val="en-US"/>
              </w:rPr>
              <w:t xml:space="preserve"> </w:t>
            </w:r>
            <w:r>
              <w:t>с</w:t>
            </w:r>
            <w:r w:rsidRPr="00572353">
              <w:rPr>
                <w:lang w:val="en-US"/>
              </w:rPr>
              <w:t xml:space="preserve"> </w:t>
            </w:r>
            <w:r>
              <w:t>реестровым</w:t>
            </w:r>
            <w:r w:rsidRPr="00572353">
              <w:rPr>
                <w:lang w:val="en-US"/>
              </w:rPr>
              <w:t xml:space="preserve"> </w:t>
            </w:r>
            <w:r>
              <w:t>номером</w:t>
            </w:r>
            <w:r w:rsidRPr="00572353">
              <w:rPr>
                <w:lang w:val="en-US"/>
              </w:rPr>
              <w:t xml:space="preserve"> &lt;</w:t>
            </w:r>
            <w:r w:rsidRPr="00F3238D">
              <w:rPr>
                <w:lang w:val="en-US"/>
              </w:rPr>
              <w:t>regNum</w:t>
            </w:r>
            <w:r w:rsidRPr="00572353">
              <w:rPr>
                <w:lang w:val="en-US"/>
              </w:rPr>
              <w:t>&gt;</w:t>
            </w:r>
          </w:p>
        </w:tc>
      </w:tr>
      <w:tr w:rsidR="00056C63" w:rsidRPr="00F3238D" w14:paraId="6F6E04E4" w14:textId="77777777" w:rsidTr="00AA184A">
        <w:trPr>
          <w:trHeight w:val="348"/>
        </w:trPr>
        <w:tc>
          <w:tcPr>
            <w:tcW w:w="841" w:type="pct"/>
            <w:gridSpan w:val="2"/>
          </w:tcPr>
          <w:p w14:paraId="42D3E5E8" w14:textId="6E0E706E" w:rsidR="00056C63" w:rsidRPr="00662DF4" w:rsidRDefault="00056C63" w:rsidP="00056C63">
            <w:pPr>
              <w:pStyle w:val="ad"/>
              <w:jc w:val="left"/>
            </w:pPr>
            <w:r w:rsidRPr="00662DF4">
              <w:lastRenderedPageBreak/>
              <w:t>РК_ИК_04</w:t>
            </w:r>
            <w:r>
              <w:t>10</w:t>
            </w:r>
          </w:p>
        </w:tc>
        <w:tc>
          <w:tcPr>
            <w:tcW w:w="234" w:type="pct"/>
            <w:gridSpan w:val="2"/>
          </w:tcPr>
          <w:p w14:paraId="5627D530" w14:textId="77777777" w:rsidR="00056C63" w:rsidRPr="0008027F" w:rsidRDefault="00056C63" w:rsidP="00056C63">
            <w:pPr>
              <w:pStyle w:val="ad"/>
              <w:jc w:val="left"/>
              <w:rPr>
                <w:lang w:val="en-US"/>
              </w:rPr>
            </w:pPr>
          </w:p>
        </w:tc>
        <w:tc>
          <w:tcPr>
            <w:tcW w:w="1056" w:type="pct"/>
            <w:gridSpan w:val="2"/>
          </w:tcPr>
          <w:p w14:paraId="6DD29CB0" w14:textId="69E98CBF" w:rsidR="00056C63" w:rsidRDefault="00056C63" w:rsidP="00056C63">
            <w:pPr>
              <w:pStyle w:val="ad"/>
              <w:jc w:val="left"/>
              <w:rPr>
                <w:lang w:val="en-US"/>
              </w:rPr>
            </w:pPr>
            <w:r w:rsidRPr="00F3238D">
              <w:rPr>
                <w:lang w:val="en-US"/>
              </w:rPr>
              <w:t>«</w:t>
            </w:r>
            <w:r w:rsidRPr="00F3238D">
              <w:t>Уникальный</w:t>
            </w:r>
            <w:r w:rsidRPr="00F3238D">
              <w:rPr>
                <w:lang w:val="en-US"/>
              </w:rPr>
              <w:t xml:space="preserve"> </w:t>
            </w:r>
            <w:r w:rsidRPr="00F3238D">
              <w:t>идентификатор</w:t>
            </w:r>
            <w:r w:rsidRPr="00F3238D">
              <w:rPr>
                <w:lang w:val="en-US"/>
              </w:rPr>
              <w:t xml:space="preserve"> </w:t>
            </w:r>
            <w:r w:rsidRPr="00F3238D">
              <w:t>в</w:t>
            </w:r>
            <w:r w:rsidRPr="00F3238D">
              <w:rPr>
                <w:lang w:val="en-US"/>
              </w:rPr>
              <w:t xml:space="preserve"> </w:t>
            </w:r>
            <w:r w:rsidRPr="00F3238D">
              <w:t>ЕИС</w:t>
            </w:r>
            <w:r w:rsidRPr="00F3238D">
              <w:rPr>
                <w:lang w:val="en-US"/>
              </w:rPr>
              <w:t>» (customer/customerAccountsDetails/customerAccountDetails/</w:t>
            </w:r>
            <w:r>
              <w:rPr>
                <w:lang w:val="en-US"/>
              </w:rPr>
              <w:t>s</w:t>
            </w:r>
            <w:r w:rsidRPr="00F3238D">
              <w:rPr>
                <w:lang w:val="en-US"/>
              </w:rPr>
              <w:t>id</w:t>
            </w:r>
          </w:p>
          <w:p w14:paraId="3FC967BC" w14:textId="08D9DB69" w:rsidR="00056C63" w:rsidRPr="00D2374D" w:rsidRDefault="00056C63" w:rsidP="00056C63">
            <w:pPr>
              <w:pStyle w:val="ad"/>
              <w:jc w:val="left"/>
              <w:rPr>
                <w:lang w:val="en-US"/>
              </w:rPr>
            </w:pPr>
            <w:r>
              <w:t>И</w:t>
            </w:r>
          </w:p>
          <w:p w14:paraId="28C2FC00" w14:textId="7E33B5EC" w:rsidR="00056C63" w:rsidRPr="00187EE3" w:rsidRDefault="00056C63" w:rsidP="00056C63">
            <w:pPr>
              <w:pStyle w:val="ad"/>
              <w:jc w:val="left"/>
              <w:rPr>
                <w:lang w:val="en-US"/>
              </w:rPr>
            </w:pPr>
            <w:r w:rsidRPr="005F79AC">
              <w:rPr>
                <w:lang w:val="en-US"/>
              </w:rPr>
              <w:t>customer/separa</w:t>
            </w:r>
            <w:r>
              <w:rPr>
                <w:lang w:val="en-US"/>
              </w:rPr>
              <w:t>teDepartmentAccountsDetails/</w:t>
            </w:r>
            <w:r w:rsidRPr="005F79AC">
              <w:rPr>
                <w:lang w:val="en-US"/>
              </w:rPr>
              <w:t>separ</w:t>
            </w:r>
            <w:r>
              <w:rPr>
                <w:lang w:val="en-US"/>
              </w:rPr>
              <w:t>ateDepartmentAccountDetails/s</w:t>
            </w:r>
            <w:r w:rsidRPr="005F79AC">
              <w:rPr>
                <w:lang w:val="en-US"/>
              </w:rPr>
              <w:t>id</w:t>
            </w:r>
          </w:p>
          <w:p w14:paraId="43D2059F" w14:textId="77777777" w:rsidR="00056C63" w:rsidRPr="00C541B7" w:rsidRDefault="00056C63" w:rsidP="00056C63">
            <w:pPr>
              <w:pStyle w:val="ad"/>
              <w:jc w:val="left"/>
              <w:rPr>
                <w:lang w:val="en-US"/>
              </w:rPr>
            </w:pPr>
            <w:r>
              <w:t>И</w:t>
            </w:r>
          </w:p>
          <w:p w14:paraId="6B2E7E00" w14:textId="682388B7" w:rsidR="00056C63" w:rsidRDefault="00056C63" w:rsidP="00056C63">
            <w:pPr>
              <w:pStyle w:val="ad"/>
              <w:jc w:val="left"/>
              <w:rPr>
                <w:lang w:val="en-US"/>
              </w:rPr>
            </w:pPr>
            <w:r w:rsidRPr="00F3238D">
              <w:rPr>
                <w:lang w:val="en-US"/>
              </w:rPr>
              <w:t>supplierAccountsDetails/supplierAccountDetails/</w:t>
            </w:r>
            <w:r>
              <w:rPr>
                <w:lang w:val="en-US"/>
              </w:rPr>
              <w:t>s</w:t>
            </w:r>
            <w:r w:rsidRPr="00F3238D">
              <w:rPr>
                <w:lang w:val="en-US"/>
              </w:rPr>
              <w:t>id</w:t>
            </w:r>
          </w:p>
          <w:p w14:paraId="71A4ACA6" w14:textId="77777777" w:rsidR="00056C63" w:rsidRPr="00F3238D" w:rsidRDefault="00056C63" w:rsidP="00056C63">
            <w:pPr>
              <w:pStyle w:val="ad"/>
              <w:jc w:val="left"/>
              <w:rPr>
                <w:lang w:val="en-US"/>
              </w:rPr>
            </w:pPr>
            <w:r>
              <w:t>И</w:t>
            </w:r>
          </w:p>
          <w:p w14:paraId="558056D0" w14:textId="6E2A5CEE" w:rsidR="00056C63" w:rsidRDefault="00056C63" w:rsidP="00056C63">
            <w:pPr>
              <w:pStyle w:val="ad"/>
              <w:jc w:val="left"/>
              <w:rPr>
                <w:lang w:val="en-US"/>
              </w:rPr>
            </w:pPr>
            <w:r w:rsidRPr="00F3238D">
              <w:rPr>
                <w:lang w:val="en-US"/>
              </w:rPr>
              <w:t>suppliersInfo/supplierInfo/supplierAccountsDetails/supplierAccountDetails/</w:t>
            </w:r>
            <w:r>
              <w:rPr>
                <w:lang w:val="en-US"/>
              </w:rPr>
              <w:t>s</w:t>
            </w:r>
            <w:r w:rsidRPr="00F3238D">
              <w:rPr>
                <w:lang w:val="en-US"/>
              </w:rPr>
              <w:t>id</w:t>
            </w:r>
          </w:p>
          <w:p w14:paraId="378F42CE" w14:textId="77777777" w:rsidR="00056C63" w:rsidRPr="00F3238D" w:rsidRDefault="00056C63" w:rsidP="00056C63">
            <w:pPr>
              <w:pStyle w:val="ad"/>
              <w:jc w:val="left"/>
              <w:rPr>
                <w:lang w:val="en-US"/>
              </w:rPr>
            </w:pPr>
            <w:r>
              <w:t>И</w:t>
            </w:r>
          </w:p>
          <w:p w14:paraId="0A073B61" w14:textId="77777777" w:rsidR="00056C63" w:rsidRPr="00041BF1" w:rsidRDefault="00056C63" w:rsidP="00056C63">
            <w:pPr>
              <w:pStyle w:val="ad"/>
              <w:jc w:val="left"/>
              <w:rPr>
                <w:lang w:val="en-US"/>
              </w:rPr>
            </w:pPr>
            <w:r w:rsidRPr="00F3238D">
              <w:rPr>
                <w:lang w:val="en-US"/>
              </w:rPr>
              <w:t>counterp</w:t>
            </w:r>
            <w:r>
              <w:rPr>
                <w:lang w:val="en-US"/>
              </w:rPr>
              <w:t>artiesInfo/counterpartyInfo/</w:t>
            </w:r>
            <w:r w:rsidRPr="00F3238D">
              <w:rPr>
                <w:lang w:val="en-US"/>
              </w:rPr>
              <w:t>counterpartyAccountsDetails/counterpartyAccountDetails/</w:t>
            </w:r>
            <w:r>
              <w:rPr>
                <w:lang w:val="en-US"/>
              </w:rPr>
              <w:t>s</w:t>
            </w:r>
            <w:r w:rsidRPr="00F3238D">
              <w:rPr>
                <w:lang w:val="en-US"/>
              </w:rPr>
              <w:t>id</w:t>
            </w:r>
            <w:r w:rsidRPr="00041BF1">
              <w:rPr>
                <w:lang w:val="en-US"/>
              </w:rPr>
              <w:t xml:space="preserve"> </w:t>
            </w:r>
          </w:p>
          <w:p w14:paraId="6236AD40" w14:textId="3731BC07" w:rsidR="00056C63" w:rsidRPr="00041BF1" w:rsidRDefault="00056C63" w:rsidP="00056C63">
            <w:pPr>
              <w:pStyle w:val="ad"/>
              <w:jc w:val="left"/>
              <w:rPr>
                <w:lang w:val="en-US"/>
              </w:rPr>
            </w:pPr>
            <w:r>
              <w:t>И</w:t>
            </w:r>
          </w:p>
          <w:p w14:paraId="512A7F75" w14:textId="66A15866" w:rsidR="00056C63" w:rsidRPr="005F79AC" w:rsidRDefault="00056C63" w:rsidP="00056C63">
            <w:pPr>
              <w:pStyle w:val="ad"/>
              <w:jc w:val="left"/>
              <w:rPr>
                <w:lang w:val="en-US"/>
              </w:rPr>
            </w:pPr>
            <w:r w:rsidRPr="00041BF1">
              <w:rPr>
                <w:lang w:val="en-US"/>
              </w:rPr>
              <w:t>thirdParticipant</w:t>
            </w:r>
            <w:r>
              <w:rPr>
                <w:lang w:val="en-US"/>
              </w:rPr>
              <w:t>s</w:t>
            </w:r>
            <w:r w:rsidRPr="00041BF1">
              <w:rPr>
                <w:lang w:val="en-US"/>
              </w:rPr>
              <w:t>Info/thirdParticipantInfo/thirdParticipantAccountsDetailsInfo/thirdParticipantAccountDetailsInfo/</w:t>
            </w:r>
            <w:r>
              <w:rPr>
                <w:lang w:val="en-US"/>
              </w:rPr>
              <w:t>s</w:t>
            </w:r>
            <w:r w:rsidRPr="00F3238D">
              <w:rPr>
                <w:lang w:val="en-US"/>
              </w:rPr>
              <w:t>id)</w:t>
            </w:r>
          </w:p>
        </w:tc>
        <w:tc>
          <w:tcPr>
            <w:tcW w:w="1474" w:type="pct"/>
            <w:gridSpan w:val="3"/>
          </w:tcPr>
          <w:p w14:paraId="5589B0FA" w14:textId="77777777" w:rsidR="00056C63" w:rsidRDefault="00056C63" w:rsidP="00056C63">
            <w:pPr>
              <w:pStyle w:val="ad"/>
              <w:jc w:val="left"/>
            </w:pPr>
            <w:r>
              <w:t xml:space="preserve">При приеме изменений размещенной версии сведений о контракте значение элемента </w:t>
            </w:r>
            <w:r w:rsidRPr="009F3221">
              <w:t>«</w:t>
            </w:r>
            <w:r w:rsidRPr="00F3238D">
              <w:t>Уникальный идентификатор в ЕИС</w:t>
            </w:r>
            <w:r w:rsidRPr="009F3221">
              <w:t>» проверяется на уникальность в ЕИС в рамках пришедшего документа</w:t>
            </w:r>
          </w:p>
          <w:p w14:paraId="54C9BDDB" w14:textId="77777777" w:rsidR="00056C63" w:rsidRDefault="00056C63" w:rsidP="00056C63">
            <w:pPr>
              <w:pStyle w:val="ad"/>
              <w:jc w:val="left"/>
            </w:pPr>
          </w:p>
          <w:p w14:paraId="33677CCC" w14:textId="01E02947" w:rsidR="00056C63" w:rsidRDefault="00056C63" w:rsidP="00056C63">
            <w:pPr>
              <w:pStyle w:val="ad"/>
              <w:jc w:val="left"/>
            </w:pPr>
            <w:r>
              <w:t xml:space="preserve">Контроль не вызывается, если при приеме изменений сведений о контракте с </w:t>
            </w:r>
            <w:r>
              <w:rPr>
                <w:lang w:eastAsia="en-US"/>
              </w:rPr>
              <w:t xml:space="preserve">типом </w:t>
            </w:r>
            <w:r w:rsidRPr="00836950">
              <w:t>«Изменение контракта» (</w:t>
            </w:r>
            <w:r>
              <w:t xml:space="preserve">блок </w:t>
            </w:r>
            <w:r w:rsidRPr="00836950">
              <w:t>modification/contractChange)</w:t>
            </w:r>
            <w:r>
              <w:t xml:space="preserve"> признак </w:t>
            </w:r>
            <w:r w:rsidRPr="00793570">
              <w:t>"Документ на базе РЭК"</w:t>
            </w:r>
            <w:r>
              <w:t xml:space="preserve"> установлен для блоков </w:t>
            </w:r>
            <w:r w:rsidRPr="00403E0F">
              <w:t xml:space="preserve">«Реквизиты счета заказчика» (customer/customerAccountsDetails/customerAccountDetails) и блок «Реквизиты счетов обособленного подразделения» (customer/separateDepartmentAccountsDetails)  </w:t>
            </w:r>
          </w:p>
          <w:p w14:paraId="242B6AD7" w14:textId="77777777" w:rsidR="00056C63" w:rsidRDefault="00056C63" w:rsidP="00056C63">
            <w:pPr>
              <w:pStyle w:val="ad"/>
              <w:jc w:val="left"/>
            </w:pPr>
          </w:p>
          <w:p w14:paraId="6668905B" w14:textId="0F9C2C9D" w:rsidR="00056C63"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 для блоков </w:t>
            </w:r>
            <w:r w:rsidRPr="00403E0F">
              <w:t>« Реквизиты для осуществления оплаты» (thirdPartici-pantsInfo/thirdParticipantInfo/thirdParticipantAccountsDetailsInfo/thirdParticipantAccountDetailsInfo)</w:t>
            </w:r>
            <w:r>
              <w:t xml:space="preserve">, </w:t>
            </w:r>
            <w:r w:rsidRPr="00403E0F">
              <w:t>«Реквизиты счетов поставщика» (suppliersInfo/supplierInfo/supplierAccountsDetails)</w:t>
            </w:r>
            <w:r>
              <w:t xml:space="preserve">, </w:t>
            </w:r>
            <w:r w:rsidRPr="00403E0F">
              <w:t>«Реквизиты счета контрагента» (counterpartiesIn-fo/counterpartyInfo/counterpartyAccountsDetails/counterpartyAccountDetails)</w:t>
            </w:r>
          </w:p>
        </w:tc>
        <w:tc>
          <w:tcPr>
            <w:tcW w:w="1395" w:type="pct"/>
            <w:gridSpan w:val="3"/>
          </w:tcPr>
          <w:p w14:paraId="5476DFA1" w14:textId="761AA67F" w:rsidR="00056C63" w:rsidRPr="00F3238D" w:rsidRDefault="00056C63" w:rsidP="00056C63">
            <w:pPr>
              <w:pStyle w:val="ad"/>
              <w:jc w:val="left"/>
            </w:pPr>
            <w:r>
              <w:t>Платежные реквизиты с уникальным</w:t>
            </w:r>
            <w:r w:rsidRPr="009F3221">
              <w:t xml:space="preserve"> идентификатором </w:t>
            </w:r>
            <w:r>
              <w:t>в ЕИС &lt;</w:t>
            </w:r>
            <w:r w:rsidRPr="009F3221">
              <w:t xml:space="preserve">Уникальный </w:t>
            </w:r>
            <w:r>
              <w:t>идентификатор в ЕИС&gt;, указанным</w:t>
            </w:r>
            <w:r w:rsidRPr="009F3221">
              <w:t xml:space="preserve"> в </w:t>
            </w:r>
            <w:r>
              <w:t xml:space="preserve">поле </w:t>
            </w:r>
            <w:r w:rsidRPr="00F3238D">
              <w:t>«Уникальный идентификатор в ЕИС» (</w:t>
            </w:r>
            <w:r w:rsidRPr="00F3238D">
              <w:rPr>
                <w:lang w:val="en-US"/>
              </w:rPr>
              <w:t>customer</w:t>
            </w:r>
            <w:r w:rsidRPr="00F3238D">
              <w:t>/</w:t>
            </w:r>
            <w:r w:rsidRPr="00F3238D">
              <w:rPr>
                <w:lang w:val="en-US"/>
              </w:rPr>
              <w:t>customerAccountsDetails</w:t>
            </w:r>
            <w:r w:rsidRPr="00F3238D">
              <w:t>/</w:t>
            </w:r>
            <w:r w:rsidRPr="00F3238D">
              <w:rPr>
                <w:lang w:val="en-US"/>
              </w:rPr>
              <w:t>customerAccountDetails</w:t>
            </w:r>
            <w:r w:rsidRPr="00F3238D">
              <w:t>/</w:t>
            </w:r>
            <w:r>
              <w:rPr>
                <w:lang w:val="en-US"/>
              </w:rPr>
              <w:t>s</w:t>
            </w:r>
            <w:r w:rsidRPr="00F3238D">
              <w:rPr>
                <w:lang w:val="en-US"/>
              </w:rPr>
              <w:t>id</w:t>
            </w:r>
            <w:r>
              <w:t xml:space="preserve"> или </w:t>
            </w:r>
            <w:r w:rsidRPr="005F79AC">
              <w:rPr>
                <w:lang w:val="en-US"/>
              </w:rPr>
              <w:t>customer</w:t>
            </w:r>
            <w:r w:rsidRPr="006D16F3">
              <w:t>/</w:t>
            </w:r>
            <w:r w:rsidRPr="005F79AC">
              <w:rPr>
                <w:lang w:val="en-US"/>
              </w:rPr>
              <w:t>separa</w:t>
            </w:r>
            <w:r>
              <w:rPr>
                <w:lang w:val="en-US"/>
              </w:rPr>
              <w:t>teDepartmentAccountsDetails</w:t>
            </w:r>
            <w:r w:rsidRPr="006D16F3">
              <w:t>/</w:t>
            </w:r>
            <w:r w:rsidRPr="005F79AC">
              <w:rPr>
                <w:lang w:val="en-US"/>
              </w:rPr>
              <w:t>separ</w:t>
            </w:r>
            <w:r>
              <w:rPr>
                <w:lang w:val="en-US"/>
              </w:rPr>
              <w:t>ateDepartmentAccountDetails</w:t>
            </w:r>
            <w:r w:rsidRPr="006D16F3">
              <w:t>/</w:t>
            </w:r>
            <w:r>
              <w:rPr>
                <w:lang w:val="en-US"/>
              </w:rPr>
              <w:t>s</w:t>
            </w:r>
            <w:r w:rsidRPr="005F79AC">
              <w:rPr>
                <w:lang w:val="en-US"/>
              </w:rPr>
              <w:t>id</w:t>
            </w:r>
            <w:r>
              <w:t xml:space="preserve"> или </w:t>
            </w:r>
            <w:r w:rsidRPr="00F3238D">
              <w:rPr>
                <w:lang w:val="en-US"/>
              </w:rPr>
              <w:t>supplierAccountsDetails</w:t>
            </w:r>
            <w:r w:rsidRPr="00F3238D">
              <w:t>/</w:t>
            </w:r>
            <w:r w:rsidRPr="00F3238D">
              <w:rPr>
                <w:lang w:val="en-US"/>
              </w:rPr>
              <w:t>supplierAccountDetails</w:t>
            </w:r>
            <w:r w:rsidRPr="00F3238D">
              <w:t>/</w:t>
            </w:r>
            <w:r>
              <w:rPr>
                <w:lang w:val="en-US"/>
              </w:rPr>
              <w:t>s</w:t>
            </w:r>
            <w:r w:rsidRPr="00F3238D">
              <w:rPr>
                <w:lang w:val="en-US"/>
              </w:rPr>
              <w:t>id</w:t>
            </w:r>
            <w:r w:rsidRPr="00F3238D">
              <w:t xml:space="preserve"> </w:t>
            </w:r>
            <w:r>
              <w:t>или</w:t>
            </w:r>
            <w:r w:rsidRPr="00F3238D">
              <w:t xml:space="preserve"> </w:t>
            </w:r>
            <w:r w:rsidRPr="00F3238D">
              <w:rPr>
                <w:lang w:val="en-US"/>
              </w:rPr>
              <w:t>suppliersInfo</w:t>
            </w:r>
            <w:r w:rsidRPr="00F3238D">
              <w:t>/</w:t>
            </w:r>
            <w:r w:rsidRPr="00F3238D">
              <w:rPr>
                <w:lang w:val="en-US"/>
              </w:rPr>
              <w:t>supplierInfo</w:t>
            </w:r>
            <w:r w:rsidRPr="00F3238D">
              <w:t>/</w:t>
            </w:r>
            <w:r w:rsidRPr="00F3238D">
              <w:rPr>
                <w:lang w:val="en-US"/>
              </w:rPr>
              <w:t>supplierAccountsDetails</w:t>
            </w:r>
            <w:r w:rsidRPr="00F3238D">
              <w:t>/</w:t>
            </w:r>
            <w:r w:rsidRPr="00F3238D">
              <w:rPr>
                <w:lang w:val="en-US"/>
              </w:rPr>
              <w:t>supplierAccountDetails</w:t>
            </w:r>
            <w:r w:rsidRPr="00F3238D">
              <w:t>/</w:t>
            </w:r>
            <w:r>
              <w:rPr>
                <w:lang w:val="en-US"/>
              </w:rPr>
              <w:t>s</w:t>
            </w:r>
            <w:r w:rsidRPr="00F3238D">
              <w:rPr>
                <w:lang w:val="en-US"/>
              </w:rPr>
              <w:t>id</w:t>
            </w:r>
            <w:r>
              <w:t xml:space="preserve"> или </w:t>
            </w:r>
            <w:r w:rsidRPr="00F3238D">
              <w:rPr>
                <w:lang w:val="en-US"/>
              </w:rPr>
              <w:t>counterpartiesInfo</w:t>
            </w:r>
            <w:r w:rsidRPr="00F3238D">
              <w:t>/</w:t>
            </w:r>
            <w:r w:rsidRPr="00F3238D">
              <w:rPr>
                <w:lang w:val="en-US"/>
              </w:rPr>
              <w:t>counterpartyInfo</w:t>
            </w:r>
            <w:r w:rsidRPr="00F3238D">
              <w:t>/</w:t>
            </w:r>
            <w:r w:rsidRPr="00F3238D">
              <w:rPr>
                <w:lang w:val="en-US"/>
              </w:rPr>
              <w:t>counterpartyAccountsDetails</w:t>
            </w:r>
            <w:r w:rsidRPr="00F3238D">
              <w:t>/</w:t>
            </w:r>
            <w:r w:rsidRPr="00F3238D">
              <w:rPr>
                <w:lang w:val="en-US"/>
              </w:rPr>
              <w:t>counterpartyAccountDetails</w:t>
            </w:r>
            <w:r w:rsidRPr="00F3238D">
              <w:t>/</w:t>
            </w:r>
            <w:r>
              <w:rPr>
                <w:lang w:val="en-US"/>
              </w:rPr>
              <w:t>s</w:t>
            </w:r>
            <w:r w:rsidRPr="00F3238D">
              <w:rPr>
                <w:lang w:val="en-US"/>
              </w:rPr>
              <w:t>id</w:t>
            </w:r>
            <w:r>
              <w:t xml:space="preserve"> и </w:t>
            </w:r>
            <w:r w:rsidRPr="004957A5">
              <w:t>thirdParticipant</w:t>
            </w:r>
            <w:r>
              <w:rPr>
                <w:lang w:val="en-US"/>
              </w:rPr>
              <w:t>s</w:t>
            </w:r>
            <w:r w:rsidRPr="004957A5">
              <w:t>Info</w:t>
            </w:r>
            <w:r>
              <w:t>/</w:t>
            </w:r>
            <w:r w:rsidRPr="004957A5">
              <w:t>thirdParticipantInfo/thirdParticipantAccountsDetailsInfo/thirdParticipantAccountDetailsInfo/</w:t>
            </w:r>
            <w:r>
              <w:rPr>
                <w:lang w:val="en-US"/>
              </w:rPr>
              <w:t>s</w:t>
            </w:r>
            <w:r w:rsidRPr="00F3238D">
              <w:rPr>
                <w:lang w:val="en-US"/>
              </w:rPr>
              <w:t>id</w:t>
            </w:r>
            <w:r w:rsidRPr="00F3238D">
              <w:t xml:space="preserve">), </w:t>
            </w:r>
            <w:r w:rsidRPr="009F3221">
              <w:t>уже</w:t>
            </w:r>
            <w:r w:rsidRPr="00F3238D">
              <w:t xml:space="preserve"> </w:t>
            </w:r>
            <w:r w:rsidRPr="009F3221">
              <w:t>указан</w:t>
            </w:r>
            <w:r w:rsidRPr="00F3238D">
              <w:t xml:space="preserve"> </w:t>
            </w:r>
            <w:r w:rsidRPr="009F3221">
              <w:t>в</w:t>
            </w:r>
            <w:r w:rsidRPr="00F3238D">
              <w:t xml:space="preserve"> </w:t>
            </w:r>
            <w:r w:rsidRPr="009F3221">
              <w:t>принимаемом</w:t>
            </w:r>
            <w:r w:rsidRPr="00F3238D">
              <w:t xml:space="preserve"> </w:t>
            </w:r>
            <w:r w:rsidRPr="009F3221">
              <w:t>документе</w:t>
            </w:r>
          </w:p>
        </w:tc>
      </w:tr>
      <w:tr w:rsidR="00056C63" w:rsidRPr="00E63E91" w14:paraId="7C5BFD1B" w14:textId="77777777" w:rsidTr="00AA184A">
        <w:trPr>
          <w:trHeight w:val="348"/>
        </w:trPr>
        <w:tc>
          <w:tcPr>
            <w:tcW w:w="841" w:type="pct"/>
            <w:gridSpan w:val="2"/>
          </w:tcPr>
          <w:p w14:paraId="13327882" w14:textId="0CCCA85E" w:rsidR="00056C63" w:rsidRPr="00662DF4" w:rsidRDefault="00056C63" w:rsidP="00056C63">
            <w:pPr>
              <w:pStyle w:val="ad"/>
              <w:jc w:val="left"/>
            </w:pPr>
            <w:r w:rsidRPr="00662DF4">
              <w:t>РК_ИК_04</w:t>
            </w:r>
            <w:r>
              <w:t>11</w:t>
            </w:r>
          </w:p>
        </w:tc>
        <w:tc>
          <w:tcPr>
            <w:tcW w:w="234" w:type="pct"/>
            <w:gridSpan w:val="2"/>
          </w:tcPr>
          <w:p w14:paraId="1245E02E" w14:textId="77777777" w:rsidR="00056C63" w:rsidRPr="0008027F" w:rsidRDefault="00056C63" w:rsidP="00056C63">
            <w:pPr>
              <w:pStyle w:val="ad"/>
              <w:jc w:val="left"/>
              <w:rPr>
                <w:lang w:val="en-US"/>
              </w:rPr>
            </w:pPr>
          </w:p>
        </w:tc>
        <w:tc>
          <w:tcPr>
            <w:tcW w:w="1056" w:type="pct"/>
            <w:gridSpan w:val="2"/>
          </w:tcPr>
          <w:p w14:paraId="3F9B08DD" w14:textId="77777777" w:rsidR="00056C63" w:rsidRDefault="00056C63" w:rsidP="00056C63">
            <w:pPr>
              <w:pStyle w:val="ad"/>
              <w:jc w:val="left"/>
              <w:rPr>
                <w:lang w:val="en-US"/>
              </w:rPr>
            </w:pPr>
            <w:r w:rsidRPr="00F3238D">
              <w:rPr>
                <w:lang w:val="en-US"/>
              </w:rPr>
              <w:t>«</w:t>
            </w:r>
            <w:r w:rsidRPr="00F3238D">
              <w:t>Уникальный</w:t>
            </w:r>
            <w:r w:rsidRPr="00F3238D">
              <w:rPr>
                <w:lang w:val="en-US"/>
              </w:rPr>
              <w:t xml:space="preserve"> </w:t>
            </w:r>
            <w:r w:rsidRPr="00F3238D">
              <w:t>идентификатор</w:t>
            </w:r>
            <w:r w:rsidRPr="00F3238D">
              <w:rPr>
                <w:lang w:val="en-US"/>
              </w:rPr>
              <w:t xml:space="preserve"> </w:t>
            </w:r>
            <w:r w:rsidRPr="00F3238D">
              <w:t>в</w:t>
            </w:r>
            <w:r w:rsidRPr="00F3238D">
              <w:rPr>
                <w:lang w:val="en-US"/>
              </w:rPr>
              <w:t xml:space="preserve"> </w:t>
            </w:r>
            <w:r w:rsidRPr="00F3238D">
              <w:lastRenderedPageBreak/>
              <w:t>ЕИС</w:t>
            </w:r>
            <w:r w:rsidRPr="00F3238D">
              <w:rPr>
                <w:lang w:val="en-US"/>
              </w:rPr>
              <w:t>» (customer/customerAccountsDetails/customerAccountDetails/</w:t>
            </w:r>
            <w:r>
              <w:rPr>
                <w:lang w:val="en-US"/>
              </w:rPr>
              <w:t>s</w:t>
            </w:r>
            <w:r w:rsidRPr="00F3238D">
              <w:rPr>
                <w:lang w:val="en-US"/>
              </w:rPr>
              <w:t>id</w:t>
            </w:r>
          </w:p>
          <w:p w14:paraId="39AFE153" w14:textId="77777777" w:rsidR="00056C63" w:rsidRPr="006038C2" w:rsidRDefault="00056C63" w:rsidP="00056C63">
            <w:pPr>
              <w:pStyle w:val="ad"/>
              <w:jc w:val="left"/>
              <w:rPr>
                <w:lang w:val="en-US"/>
              </w:rPr>
            </w:pPr>
            <w:r>
              <w:t>И</w:t>
            </w:r>
          </w:p>
          <w:p w14:paraId="2B63FB3B" w14:textId="77777777" w:rsidR="00056C63" w:rsidRDefault="00056C63" w:rsidP="00056C63">
            <w:pPr>
              <w:pStyle w:val="ad"/>
              <w:jc w:val="left"/>
              <w:rPr>
                <w:lang w:val="en-US"/>
              </w:rPr>
            </w:pPr>
            <w:r w:rsidRPr="00F3238D">
              <w:rPr>
                <w:lang w:val="en-US"/>
              </w:rPr>
              <w:t>supplierAccountsDetails/supplierAccountDetails/</w:t>
            </w:r>
            <w:r>
              <w:rPr>
                <w:lang w:val="en-US"/>
              </w:rPr>
              <w:t>s</w:t>
            </w:r>
            <w:r w:rsidRPr="00F3238D">
              <w:rPr>
                <w:lang w:val="en-US"/>
              </w:rPr>
              <w:t>id</w:t>
            </w:r>
          </w:p>
          <w:p w14:paraId="35A9C440" w14:textId="77777777" w:rsidR="00056C63" w:rsidRPr="00F3238D" w:rsidRDefault="00056C63" w:rsidP="00056C63">
            <w:pPr>
              <w:pStyle w:val="ad"/>
              <w:jc w:val="left"/>
              <w:rPr>
                <w:lang w:val="en-US"/>
              </w:rPr>
            </w:pPr>
            <w:r>
              <w:t>И</w:t>
            </w:r>
          </w:p>
          <w:p w14:paraId="4CDA9F78" w14:textId="77777777" w:rsidR="00056C63" w:rsidRDefault="00056C63" w:rsidP="00056C63">
            <w:pPr>
              <w:pStyle w:val="ad"/>
              <w:jc w:val="left"/>
              <w:rPr>
                <w:lang w:val="en-US"/>
              </w:rPr>
            </w:pPr>
            <w:r w:rsidRPr="00F3238D">
              <w:rPr>
                <w:lang w:val="en-US"/>
              </w:rPr>
              <w:t>suppliersInfo/supplierInfo/supplierAccountsDetails/supplierAccountDetails/</w:t>
            </w:r>
            <w:r>
              <w:rPr>
                <w:lang w:val="en-US"/>
              </w:rPr>
              <w:t>s</w:t>
            </w:r>
            <w:r w:rsidRPr="00F3238D">
              <w:rPr>
                <w:lang w:val="en-US"/>
              </w:rPr>
              <w:t>id</w:t>
            </w:r>
          </w:p>
          <w:p w14:paraId="7A249EB9" w14:textId="77777777" w:rsidR="00056C63" w:rsidRPr="00F3238D" w:rsidRDefault="00056C63" w:rsidP="00056C63">
            <w:pPr>
              <w:pStyle w:val="ad"/>
              <w:jc w:val="left"/>
              <w:rPr>
                <w:lang w:val="en-US"/>
              </w:rPr>
            </w:pPr>
            <w:r>
              <w:t>И</w:t>
            </w:r>
          </w:p>
          <w:p w14:paraId="1F0B940E" w14:textId="77777777" w:rsidR="00056C63" w:rsidRDefault="00056C63" w:rsidP="00056C63">
            <w:pPr>
              <w:pStyle w:val="ad"/>
              <w:jc w:val="left"/>
              <w:rPr>
                <w:lang w:val="en-US"/>
              </w:rPr>
            </w:pPr>
            <w:r w:rsidRPr="00F3238D">
              <w:rPr>
                <w:lang w:val="en-US"/>
              </w:rPr>
              <w:t>counterp</w:t>
            </w:r>
            <w:r>
              <w:rPr>
                <w:lang w:val="en-US"/>
              </w:rPr>
              <w:t>artiesInfo/counterpartyInfo/</w:t>
            </w:r>
            <w:r w:rsidRPr="00F3238D">
              <w:rPr>
                <w:lang w:val="en-US"/>
              </w:rPr>
              <w:t>counterpartyAccountsDetails/counterpartyAccountDetails/</w:t>
            </w:r>
            <w:r>
              <w:rPr>
                <w:lang w:val="en-US"/>
              </w:rPr>
              <w:t>s</w:t>
            </w:r>
            <w:r w:rsidRPr="00F3238D">
              <w:rPr>
                <w:lang w:val="en-US"/>
              </w:rPr>
              <w:t>id)</w:t>
            </w:r>
          </w:p>
          <w:p w14:paraId="428B7FEC" w14:textId="77777777" w:rsidR="00056C63" w:rsidRPr="00D2374D" w:rsidRDefault="00056C63" w:rsidP="00056C63">
            <w:pPr>
              <w:pStyle w:val="ad"/>
              <w:jc w:val="left"/>
              <w:rPr>
                <w:lang w:val="en-US"/>
              </w:rPr>
            </w:pPr>
            <w:r>
              <w:t>И</w:t>
            </w:r>
          </w:p>
          <w:p w14:paraId="3DF52C2A" w14:textId="77777777" w:rsidR="00056C63" w:rsidRDefault="00056C63" w:rsidP="00056C63">
            <w:pPr>
              <w:pStyle w:val="ad"/>
              <w:jc w:val="left"/>
              <w:rPr>
                <w:lang w:val="en-US"/>
              </w:rPr>
            </w:pPr>
            <w:r w:rsidRPr="005F79AC">
              <w:rPr>
                <w:lang w:val="en-US"/>
              </w:rPr>
              <w:t>customer/separa</w:t>
            </w:r>
            <w:r>
              <w:rPr>
                <w:lang w:val="en-US"/>
              </w:rPr>
              <w:t>teDepartmentAccountsDetails/</w:t>
            </w:r>
            <w:r w:rsidRPr="005F79AC">
              <w:rPr>
                <w:lang w:val="en-US"/>
              </w:rPr>
              <w:t>separ</w:t>
            </w:r>
            <w:r>
              <w:rPr>
                <w:lang w:val="en-US"/>
              </w:rPr>
              <w:t>ateDepartmentAccountDetails/</w:t>
            </w:r>
            <w:r w:rsidRPr="005F79AC">
              <w:rPr>
                <w:lang w:val="en-US"/>
              </w:rPr>
              <w:t>sid</w:t>
            </w:r>
          </w:p>
          <w:p w14:paraId="01AC1530" w14:textId="77777777" w:rsidR="00056C63" w:rsidRPr="00041BF1" w:rsidRDefault="00056C63" w:rsidP="00056C63">
            <w:pPr>
              <w:pStyle w:val="ad"/>
              <w:jc w:val="left"/>
              <w:rPr>
                <w:lang w:val="en-US"/>
              </w:rPr>
            </w:pPr>
            <w:r>
              <w:t>И</w:t>
            </w:r>
          </w:p>
          <w:p w14:paraId="1DB60D18" w14:textId="41B58251" w:rsidR="00056C63" w:rsidRPr="005F79AC" w:rsidRDefault="00056C63" w:rsidP="00056C63">
            <w:pPr>
              <w:pStyle w:val="ad"/>
              <w:jc w:val="left"/>
              <w:rPr>
                <w:lang w:val="en-US"/>
              </w:rPr>
            </w:pPr>
            <w:r w:rsidRPr="00041BF1">
              <w:rPr>
                <w:lang w:val="en-US"/>
              </w:rPr>
              <w:t>thirdParticipant</w:t>
            </w:r>
            <w:r>
              <w:rPr>
                <w:lang w:val="en-US"/>
              </w:rPr>
              <w:t>s</w:t>
            </w:r>
            <w:r w:rsidRPr="00041BF1">
              <w:rPr>
                <w:lang w:val="en-US"/>
              </w:rPr>
              <w:t>Info/thirdParticipantInfo/thirdParticipantAccountsDetailsInfo/thirdParticipantAccountDetailsInfo/</w:t>
            </w:r>
            <w:r>
              <w:rPr>
                <w:lang w:val="en-US"/>
              </w:rPr>
              <w:t>s</w:t>
            </w:r>
            <w:r w:rsidRPr="00F3238D">
              <w:rPr>
                <w:lang w:val="en-US"/>
              </w:rPr>
              <w:t>id</w:t>
            </w:r>
            <w:r w:rsidRPr="00041BF1">
              <w:rPr>
                <w:lang w:val="en-US"/>
              </w:rPr>
              <w:t>)</w:t>
            </w:r>
          </w:p>
        </w:tc>
        <w:tc>
          <w:tcPr>
            <w:tcW w:w="1474" w:type="pct"/>
            <w:gridSpan w:val="3"/>
          </w:tcPr>
          <w:p w14:paraId="06DE8E96" w14:textId="77777777" w:rsidR="00056C63" w:rsidRDefault="00056C63" w:rsidP="00056C63">
            <w:pPr>
              <w:pStyle w:val="ad"/>
              <w:jc w:val="left"/>
            </w:pPr>
            <w:r w:rsidRPr="009F3221">
              <w:lastRenderedPageBreak/>
              <w:t>При приеме изменений размещенной версии сведений о контракте</w:t>
            </w:r>
            <w:r>
              <w:t xml:space="preserve">, если </w:t>
            </w:r>
            <w:r>
              <w:lastRenderedPageBreak/>
              <w:t>проверяемое поле задано, то проверяется, что в размещенной версии сведений о контракте найдены платежные реквизиты с идентификатором, заданным в проверяемом поле.</w:t>
            </w:r>
          </w:p>
          <w:p w14:paraId="3A3FCBFF" w14:textId="77777777" w:rsidR="00056C63" w:rsidRDefault="00056C63" w:rsidP="00056C63">
            <w:pPr>
              <w:pStyle w:val="ad"/>
              <w:jc w:val="left"/>
            </w:pPr>
            <w:r>
              <w:t>Примечание: платежные реквизиты в данном случае идентифицируем по идентификатору и типу контрагента, к которому они относятся</w:t>
            </w:r>
          </w:p>
          <w:p w14:paraId="53BC07BF" w14:textId="77777777" w:rsidR="00056C63" w:rsidRDefault="00056C63" w:rsidP="00056C63">
            <w:pPr>
              <w:pStyle w:val="ad"/>
              <w:jc w:val="left"/>
            </w:pPr>
          </w:p>
          <w:p w14:paraId="71177F04" w14:textId="75682FC4" w:rsidR="00056C63" w:rsidRDefault="00056C63" w:rsidP="00056C63">
            <w:pPr>
              <w:pStyle w:val="ad"/>
              <w:jc w:val="left"/>
            </w:pPr>
            <w:r>
              <w:t xml:space="preserve">Контроль не вызывается, если при приеме изменений сведений о контракте с </w:t>
            </w:r>
            <w:r>
              <w:rPr>
                <w:lang w:eastAsia="en-US"/>
              </w:rPr>
              <w:t xml:space="preserve">типом </w:t>
            </w:r>
            <w:r w:rsidRPr="00836950">
              <w:t>«Изменение контракта» (</w:t>
            </w:r>
            <w:r>
              <w:t xml:space="preserve">блок </w:t>
            </w:r>
            <w:r w:rsidRPr="00836950">
              <w:t>modification/contractChange)</w:t>
            </w:r>
            <w:r>
              <w:t xml:space="preserve"> признак </w:t>
            </w:r>
            <w:r w:rsidRPr="00793570">
              <w:t>"Документ на базе РЭК"</w:t>
            </w:r>
            <w:r>
              <w:t xml:space="preserve"> установлен для блоков </w:t>
            </w:r>
            <w:r w:rsidRPr="00403E0F">
              <w:t xml:space="preserve">«Реквизиты счета заказчика» (customer/customerAccountsDetails/customerAccountDetails) и блок «Реквизиты счетов обособленного подразделения» (customer/separateDepartmentAccountsDetails)  </w:t>
            </w:r>
          </w:p>
          <w:p w14:paraId="2D70B277" w14:textId="77777777" w:rsidR="00056C63" w:rsidRDefault="00056C63" w:rsidP="00056C63">
            <w:pPr>
              <w:pStyle w:val="ad"/>
              <w:jc w:val="left"/>
            </w:pPr>
          </w:p>
          <w:p w14:paraId="6C211706" w14:textId="6E544EF0" w:rsidR="00056C63"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 для блоков </w:t>
            </w:r>
            <w:r w:rsidRPr="00403E0F">
              <w:t>« Реквизиты для осуществления оплаты» (thirdPartici-pantsInfo/thirdParticipantInfo/thirdParticipantAccountsDetailsInfo/thirdParticipantAccountDetailsInfo)</w:t>
            </w:r>
            <w:r>
              <w:t xml:space="preserve">, </w:t>
            </w:r>
            <w:r w:rsidRPr="00403E0F">
              <w:t>«Реквизиты счетов поставщика» (suppliersInfo/supplierInfo/supplierAccountsDetails)</w:t>
            </w:r>
            <w:r>
              <w:t xml:space="preserve">, </w:t>
            </w:r>
            <w:r w:rsidRPr="00403E0F">
              <w:t>«Реквизиты счета контрагента» (counterpartiesIn-fo/counterpartyInfo/counter</w:t>
            </w:r>
            <w:r w:rsidRPr="00403E0F">
              <w:lastRenderedPageBreak/>
              <w:t>partyAccountsDetails/counterpartyAccountDetails)</w:t>
            </w:r>
          </w:p>
        </w:tc>
        <w:tc>
          <w:tcPr>
            <w:tcW w:w="1395" w:type="pct"/>
            <w:gridSpan w:val="3"/>
          </w:tcPr>
          <w:p w14:paraId="4C7D420E" w14:textId="45492F9A" w:rsidR="00056C63" w:rsidRDefault="00056C63" w:rsidP="00056C63">
            <w:pPr>
              <w:pStyle w:val="ad"/>
              <w:jc w:val="left"/>
            </w:pPr>
            <w:r>
              <w:lastRenderedPageBreak/>
              <w:t>Платежные реквизиты</w:t>
            </w:r>
            <w:r w:rsidRPr="00787547">
              <w:t xml:space="preserve"> с уникальным идентифи</w:t>
            </w:r>
            <w:r w:rsidRPr="00787547">
              <w:lastRenderedPageBreak/>
              <w:t xml:space="preserve">катором в ЕИС &lt; Уникальный идентификатор </w:t>
            </w:r>
            <w:r>
              <w:t xml:space="preserve">в ЕИС &gt;, указанным </w:t>
            </w:r>
            <w:r w:rsidRPr="00787547">
              <w:t xml:space="preserve">в поле </w:t>
            </w:r>
            <w:r w:rsidRPr="00F3238D">
              <w:t>«Уникальный идентификатор в ЕИС» (</w:t>
            </w:r>
            <w:r w:rsidRPr="00F3238D">
              <w:rPr>
                <w:lang w:val="en-US"/>
              </w:rPr>
              <w:t>customer</w:t>
            </w:r>
            <w:r w:rsidRPr="00F3238D">
              <w:t>/</w:t>
            </w:r>
            <w:r w:rsidRPr="00F3238D">
              <w:rPr>
                <w:lang w:val="en-US"/>
              </w:rPr>
              <w:t>customerAccountsDetails</w:t>
            </w:r>
            <w:r w:rsidRPr="00F3238D">
              <w:t>/</w:t>
            </w:r>
            <w:r w:rsidRPr="00F3238D">
              <w:rPr>
                <w:lang w:val="en-US"/>
              </w:rPr>
              <w:t>customerAccountDetails</w:t>
            </w:r>
            <w:r w:rsidRPr="00F3238D">
              <w:t>/</w:t>
            </w:r>
            <w:r>
              <w:rPr>
                <w:lang w:val="en-US"/>
              </w:rPr>
              <w:t>s</w:t>
            </w:r>
            <w:r w:rsidRPr="00F3238D">
              <w:rPr>
                <w:lang w:val="en-US"/>
              </w:rPr>
              <w:t>id</w:t>
            </w:r>
            <w:r>
              <w:t xml:space="preserve"> или </w:t>
            </w:r>
            <w:r w:rsidRPr="005F79AC">
              <w:rPr>
                <w:lang w:val="en-US"/>
              </w:rPr>
              <w:t>customer</w:t>
            </w:r>
            <w:r w:rsidRPr="006D16F3">
              <w:t>/</w:t>
            </w:r>
            <w:r w:rsidRPr="005F79AC">
              <w:rPr>
                <w:lang w:val="en-US"/>
              </w:rPr>
              <w:t>separa</w:t>
            </w:r>
            <w:r>
              <w:rPr>
                <w:lang w:val="en-US"/>
              </w:rPr>
              <w:t>teDepartmentAccountsDetails</w:t>
            </w:r>
            <w:r w:rsidRPr="006D16F3">
              <w:t>/</w:t>
            </w:r>
            <w:r w:rsidRPr="005F79AC">
              <w:rPr>
                <w:lang w:val="en-US"/>
              </w:rPr>
              <w:t>separ</w:t>
            </w:r>
            <w:r>
              <w:rPr>
                <w:lang w:val="en-US"/>
              </w:rPr>
              <w:t>ateDepartmentAccountDetails</w:t>
            </w:r>
            <w:r w:rsidRPr="006D16F3">
              <w:t>/</w:t>
            </w:r>
            <w:r w:rsidRPr="005F79AC">
              <w:rPr>
                <w:lang w:val="en-US"/>
              </w:rPr>
              <w:t>sid</w:t>
            </w:r>
            <w:r>
              <w:t xml:space="preserve"> или </w:t>
            </w:r>
            <w:r w:rsidRPr="00F3238D">
              <w:rPr>
                <w:lang w:val="en-US"/>
              </w:rPr>
              <w:t>supplierAccountsDetails</w:t>
            </w:r>
            <w:r w:rsidRPr="00F3238D">
              <w:t>/</w:t>
            </w:r>
            <w:r w:rsidRPr="00F3238D">
              <w:rPr>
                <w:lang w:val="en-US"/>
              </w:rPr>
              <w:t>supplierAccountDetails</w:t>
            </w:r>
            <w:r w:rsidRPr="00F3238D">
              <w:t>/</w:t>
            </w:r>
            <w:r>
              <w:rPr>
                <w:lang w:val="en-US"/>
              </w:rPr>
              <w:t>s</w:t>
            </w:r>
            <w:r w:rsidRPr="00F3238D">
              <w:rPr>
                <w:lang w:val="en-US"/>
              </w:rPr>
              <w:t>id</w:t>
            </w:r>
            <w:r w:rsidRPr="00F3238D">
              <w:t xml:space="preserve"> </w:t>
            </w:r>
            <w:r>
              <w:t>или</w:t>
            </w:r>
            <w:r w:rsidRPr="00F3238D">
              <w:t xml:space="preserve"> </w:t>
            </w:r>
            <w:r w:rsidRPr="00F3238D">
              <w:rPr>
                <w:lang w:val="en-US"/>
              </w:rPr>
              <w:t>suppliersInfo</w:t>
            </w:r>
            <w:r w:rsidRPr="00F3238D">
              <w:t>/</w:t>
            </w:r>
            <w:r w:rsidRPr="00F3238D">
              <w:rPr>
                <w:lang w:val="en-US"/>
              </w:rPr>
              <w:t>supplierInfo</w:t>
            </w:r>
            <w:r w:rsidRPr="00F3238D">
              <w:t>/</w:t>
            </w:r>
            <w:r w:rsidRPr="00F3238D">
              <w:rPr>
                <w:lang w:val="en-US"/>
              </w:rPr>
              <w:t>supplierAccountsDetails</w:t>
            </w:r>
            <w:r w:rsidRPr="00F3238D">
              <w:t>/</w:t>
            </w:r>
            <w:r w:rsidRPr="00F3238D">
              <w:rPr>
                <w:lang w:val="en-US"/>
              </w:rPr>
              <w:t>supplierAccountDetails</w:t>
            </w:r>
            <w:r w:rsidRPr="00F3238D">
              <w:t>/</w:t>
            </w:r>
            <w:r>
              <w:rPr>
                <w:lang w:val="en-US"/>
              </w:rPr>
              <w:t>s</w:t>
            </w:r>
            <w:r w:rsidRPr="00F3238D">
              <w:rPr>
                <w:lang w:val="en-US"/>
              </w:rPr>
              <w:t>id</w:t>
            </w:r>
            <w:r>
              <w:t xml:space="preserve"> или </w:t>
            </w:r>
            <w:r w:rsidRPr="00F3238D">
              <w:rPr>
                <w:lang w:val="en-US"/>
              </w:rPr>
              <w:t>counterpartiesInfo</w:t>
            </w:r>
            <w:r w:rsidRPr="00F3238D">
              <w:t>/</w:t>
            </w:r>
            <w:r w:rsidRPr="00F3238D">
              <w:rPr>
                <w:lang w:val="en-US"/>
              </w:rPr>
              <w:t>counterpartyInfo</w:t>
            </w:r>
            <w:r w:rsidRPr="00F3238D">
              <w:t>/</w:t>
            </w:r>
            <w:r w:rsidRPr="00F3238D">
              <w:rPr>
                <w:lang w:val="en-US"/>
              </w:rPr>
              <w:t>counterpartyAccountsDetails</w:t>
            </w:r>
            <w:r w:rsidRPr="00F3238D">
              <w:t>/</w:t>
            </w:r>
            <w:r w:rsidRPr="00F3238D">
              <w:rPr>
                <w:lang w:val="en-US"/>
              </w:rPr>
              <w:t>counterpartyAccountDetails</w:t>
            </w:r>
            <w:r w:rsidRPr="00F3238D">
              <w:t>/</w:t>
            </w:r>
            <w:r>
              <w:rPr>
                <w:lang w:val="en-US"/>
              </w:rPr>
              <w:t>s</w:t>
            </w:r>
            <w:r w:rsidRPr="00F3238D">
              <w:rPr>
                <w:lang w:val="en-US"/>
              </w:rPr>
              <w:t>id</w:t>
            </w:r>
            <w:r>
              <w:t xml:space="preserve"> и </w:t>
            </w:r>
            <w:r w:rsidRPr="004957A5">
              <w:t>thirdParticipant</w:t>
            </w:r>
            <w:r>
              <w:rPr>
                <w:lang w:val="en-US"/>
              </w:rPr>
              <w:t>s</w:t>
            </w:r>
            <w:r w:rsidRPr="004957A5">
              <w:t>Info</w:t>
            </w:r>
            <w:r>
              <w:t>/</w:t>
            </w:r>
            <w:r w:rsidRPr="004957A5">
              <w:t>thirdParticipantInfo/thirdParticipantAccountsDetailsInfo/thirdParticipantAccountDetailsInfo/</w:t>
            </w:r>
            <w:r>
              <w:rPr>
                <w:lang w:val="en-US"/>
              </w:rPr>
              <w:t>s</w:t>
            </w:r>
            <w:r w:rsidRPr="00F3238D">
              <w:rPr>
                <w:lang w:val="en-US"/>
              </w:rPr>
              <w:t>id</w:t>
            </w:r>
            <w:r w:rsidRPr="00F3238D">
              <w:t>)</w:t>
            </w:r>
            <w:r w:rsidRPr="00787547">
              <w:t xml:space="preserve">, </w:t>
            </w:r>
            <w:r>
              <w:t>не найдены в размещенной версии сведений о контракте</w:t>
            </w:r>
          </w:p>
        </w:tc>
      </w:tr>
      <w:tr w:rsidR="00056C63" w:rsidRPr="00E63E91" w14:paraId="0D24A056" w14:textId="77777777" w:rsidTr="00AA184A">
        <w:trPr>
          <w:trHeight w:val="348"/>
        </w:trPr>
        <w:tc>
          <w:tcPr>
            <w:tcW w:w="841" w:type="pct"/>
            <w:gridSpan w:val="2"/>
          </w:tcPr>
          <w:p w14:paraId="4EFF6640" w14:textId="2E73C073" w:rsidR="00056C63" w:rsidRPr="00662DF4" w:rsidRDefault="00056C63" w:rsidP="00056C63">
            <w:pPr>
              <w:pStyle w:val="ad"/>
              <w:jc w:val="left"/>
            </w:pPr>
            <w:r w:rsidRPr="00662DF4">
              <w:lastRenderedPageBreak/>
              <w:t>РК_ИК_04</w:t>
            </w:r>
            <w:r>
              <w:t>12</w:t>
            </w:r>
          </w:p>
        </w:tc>
        <w:tc>
          <w:tcPr>
            <w:tcW w:w="234" w:type="pct"/>
            <w:gridSpan w:val="2"/>
          </w:tcPr>
          <w:p w14:paraId="37029605" w14:textId="77777777" w:rsidR="00056C63" w:rsidRPr="0008027F" w:rsidRDefault="00056C63" w:rsidP="00056C63">
            <w:pPr>
              <w:pStyle w:val="ad"/>
              <w:jc w:val="left"/>
              <w:rPr>
                <w:lang w:val="en-US"/>
              </w:rPr>
            </w:pPr>
          </w:p>
        </w:tc>
        <w:tc>
          <w:tcPr>
            <w:tcW w:w="1056" w:type="pct"/>
            <w:gridSpan w:val="2"/>
          </w:tcPr>
          <w:p w14:paraId="77AA710A" w14:textId="77777777" w:rsidR="00056C63" w:rsidRDefault="00056C63" w:rsidP="00056C63">
            <w:pPr>
              <w:pStyle w:val="ad"/>
              <w:jc w:val="left"/>
              <w:rPr>
                <w:lang w:val="en-US"/>
              </w:rPr>
            </w:pPr>
            <w:r w:rsidRPr="00F3238D">
              <w:rPr>
                <w:lang w:val="en-US"/>
              </w:rPr>
              <w:t>«</w:t>
            </w:r>
            <w:r w:rsidRPr="00F3238D">
              <w:t>Уникальный</w:t>
            </w:r>
            <w:r w:rsidRPr="00F3238D">
              <w:rPr>
                <w:lang w:val="en-US"/>
              </w:rPr>
              <w:t xml:space="preserve"> </w:t>
            </w:r>
            <w:r w:rsidRPr="00F3238D">
              <w:t>идентификатор</w:t>
            </w:r>
            <w:r w:rsidRPr="00F3238D">
              <w:rPr>
                <w:lang w:val="en-US"/>
              </w:rPr>
              <w:t xml:space="preserve"> </w:t>
            </w:r>
            <w:r w:rsidRPr="00F3238D">
              <w:t>в</w:t>
            </w:r>
            <w:r w:rsidRPr="00F3238D">
              <w:rPr>
                <w:lang w:val="en-US"/>
              </w:rPr>
              <w:t xml:space="preserve"> </w:t>
            </w:r>
            <w:r w:rsidRPr="00F3238D">
              <w:t>ЕИС</w:t>
            </w:r>
            <w:r w:rsidRPr="00F3238D">
              <w:rPr>
                <w:lang w:val="en-US"/>
              </w:rPr>
              <w:t>» (customer/customerAccountsDetails/customerAccountDetails/</w:t>
            </w:r>
            <w:r>
              <w:rPr>
                <w:lang w:val="en-US"/>
              </w:rPr>
              <w:t>s</w:t>
            </w:r>
            <w:r w:rsidRPr="00F3238D">
              <w:rPr>
                <w:lang w:val="en-US"/>
              </w:rPr>
              <w:t>id</w:t>
            </w:r>
          </w:p>
          <w:p w14:paraId="60BF9753" w14:textId="77777777" w:rsidR="00056C63" w:rsidRPr="006038C2" w:rsidRDefault="00056C63" w:rsidP="00056C63">
            <w:pPr>
              <w:pStyle w:val="ad"/>
              <w:jc w:val="left"/>
              <w:rPr>
                <w:lang w:val="en-US"/>
              </w:rPr>
            </w:pPr>
            <w:r>
              <w:t>И</w:t>
            </w:r>
          </w:p>
          <w:p w14:paraId="311D2D62" w14:textId="77777777" w:rsidR="00056C63" w:rsidRDefault="00056C63" w:rsidP="00056C63">
            <w:pPr>
              <w:pStyle w:val="ad"/>
              <w:jc w:val="left"/>
              <w:rPr>
                <w:lang w:val="en-US"/>
              </w:rPr>
            </w:pPr>
            <w:r w:rsidRPr="00F3238D">
              <w:rPr>
                <w:lang w:val="en-US"/>
              </w:rPr>
              <w:t>supplierAccountsDetails/supplierAccountDetails/</w:t>
            </w:r>
            <w:r>
              <w:rPr>
                <w:lang w:val="en-US"/>
              </w:rPr>
              <w:t>s</w:t>
            </w:r>
            <w:r w:rsidRPr="00F3238D">
              <w:rPr>
                <w:lang w:val="en-US"/>
              </w:rPr>
              <w:t>id</w:t>
            </w:r>
          </w:p>
          <w:p w14:paraId="4762E776" w14:textId="77777777" w:rsidR="00056C63" w:rsidRPr="00F3238D" w:rsidRDefault="00056C63" w:rsidP="00056C63">
            <w:pPr>
              <w:pStyle w:val="ad"/>
              <w:jc w:val="left"/>
              <w:rPr>
                <w:lang w:val="en-US"/>
              </w:rPr>
            </w:pPr>
            <w:r>
              <w:t>И</w:t>
            </w:r>
          </w:p>
          <w:p w14:paraId="3856720F" w14:textId="77777777" w:rsidR="00056C63" w:rsidRDefault="00056C63" w:rsidP="00056C63">
            <w:pPr>
              <w:pStyle w:val="ad"/>
              <w:jc w:val="left"/>
              <w:rPr>
                <w:lang w:val="en-US"/>
              </w:rPr>
            </w:pPr>
            <w:r w:rsidRPr="00F3238D">
              <w:rPr>
                <w:lang w:val="en-US"/>
              </w:rPr>
              <w:t>suppliersInfo/supplierInfo/supplierAccountsDetails/supplierAccountDetails/</w:t>
            </w:r>
            <w:r>
              <w:rPr>
                <w:lang w:val="en-US"/>
              </w:rPr>
              <w:t>s</w:t>
            </w:r>
            <w:r w:rsidRPr="00F3238D">
              <w:rPr>
                <w:lang w:val="en-US"/>
              </w:rPr>
              <w:t>id</w:t>
            </w:r>
          </w:p>
          <w:p w14:paraId="67627B45" w14:textId="77777777" w:rsidR="00056C63" w:rsidRPr="00F3238D" w:rsidRDefault="00056C63" w:rsidP="00056C63">
            <w:pPr>
              <w:pStyle w:val="ad"/>
              <w:jc w:val="left"/>
              <w:rPr>
                <w:lang w:val="en-US"/>
              </w:rPr>
            </w:pPr>
            <w:r>
              <w:t>И</w:t>
            </w:r>
          </w:p>
          <w:p w14:paraId="0952B38C" w14:textId="7B051B3D" w:rsidR="00056C63" w:rsidRDefault="00056C63" w:rsidP="00056C63">
            <w:pPr>
              <w:pStyle w:val="ad"/>
              <w:jc w:val="left"/>
              <w:rPr>
                <w:lang w:val="en-US"/>
              </w:rPr>
            </w:pPr>
            <w:r w:rsidRPr="00F3238D">
              <w:rPr>
                <w:lang w:val="en-US"/>
              </w:rPr>
              <w:t>counterp</w:t>
            </w:r>
            <w:r>
              <w:rPr>
                <w:lang w:val="en-US"/>
              </w:rPr>
              <w:t>artiesInfo/counterpartyInfo/</w:t>
            </w:r>
            <w:r w:rsidRPr="00F3238D">
              <w:rPr>
                <w:lang w:val="en-US"/>
              </w:rPr>
              <w:t>counterpartyAccountsDetails/counterpartyAccountDetails/</w:t>
            </w:r>
            <w:r>
              <w:rPr>
                <w:lang w:val="en-US"/>
              </w:rPr>
              <w:t>s</w:t>
            </w:r>
            <w:r w:rsidRPr="00F3238D">
              <w:rPr>
                <w:lang w:val="en-US"/>
              </w:rPr>
              <w:t>id)</w:t>
            </w:r>
          </w:p>
          <w:p w14:paraId="0DF30041" w14:textId="4DD7DECB" w:rsidR="00056C63" w:rsidRPr="00D2374D" w:rsidRDefault="00056C63" w:rsidP="00056C63">
            <w:pPr>
              <w:pStyle w:val="ad"/>
              <w:jc w:val="left"/>
              <w:rPr>
                <w:lang w:val="en-US"/>
              </w:rPr>
            </w:pPr>
            <w:r>
              <w:t>И</w:t>
            </w:r>
          </w:p>
          <w:p w14:paraId="6D8AF207" w14:textId="697244E4" w:rsidR="00056C63" w:rsidRDefault="00056C63" w:rsidP="00056C63">
            <w:pPr>
              <w:pStyle w:val="ad"/>
              <w:jc w:val="left"/>
              <w:rPr>
                <w:lang w:val="en-US"/>
              </w:rPr>
            </w:pPr>
            <w:r w:rsidRPr="005F79AC">
              <w:rPr>
                <w:lang w:val="en-US"/>
              </w:rPr>
              <w:t>customer/separa</w:t>
            </w:r>
            <w:r>
              <w:rPr>
                <w:lang w:val="en-US"/>
              </w:rPr>
              <w:t>teDepartmentAccountsDetails/</w:t>
            </w:r>
            <w:r w:rsidRPr="005F79AC">
              <w:rPr>
                <w:lang w:val="en-US"/>
              </w:rPr>
              <w:t>separ</w:t>
            </w:r>
            <w:r>
              <w:rPr>
                <w:lang w:val="en-US"/>
              </w:rPr>
              <w:t>ateDepartmentAccountDetails/</w:t>
            </w:r>
            <w:r w:rsidRPr="005F79AC">
              <w:rPr>
                <w:lang w:val="en-US"/>
              </w:rPr>
              <w:t>sid</w:t>
            </w:r>
          </w:p>
          <w:p w14:paraId="5DDD0ED2" w14:textId="77777777" w:rsidR="00056C63" w:rsidRPr="00041BF1" w:rsidRDefault="00056C63" w:rsidP="00056C63">
            <w:pPr>
              <w:pStyle w:val="ad"/>
              <w:jc w:val="left"/>
              <w:rPr>
                <w:lang w:val="en-US"/>
              </w:rPr>
            </w:pPr>
            <w:r>
              <w:t>И</w:t>
            </w:r>
          </w:p>
          <w:p w14:paraId="048E6848" w14:textId="77777777" w:rsidR="00056C63" w:rsidRPr="00041BF1" w:rsidRDefault="00056C63" w:rsidP="00056C63">
            <w:pPr>
              <w:pStyle w:val="ad"/>
              <w:jc w:val="left"/>
              <w:rPr>
                <w:lang w:val="en-US"/>
              </w:rPr>
            </w:pPr>
            <w:r w:rsidRPr="00041BF1">
              <w:rPr>
                <w:lang w:val="en-US"/>
              </w:rPr>
              <w:t>thirdParticipant</w:t>
            </w:r>
            <w:r>
              <w:rPr>
                <w:lang w:val="en-US"/>
              </w:rPr>
              <w:t>s</w:t>
            </w:r>
            <w:r w:rsidRPr="00041BF1">
              <w:rPr>
                <w:lang w:val="en-US"/>
              </w:rPr>
              <w:t>Info/thirdParticipantInfo/thirdParticipantAccountsDetailsInfo/thirdParticipantAccountDetailsInfo/</w:t>
            </w:r>
            <w:r>
              <w:rPr>
                <w:lang w:val="en-US"/>
              </w:rPr>
              <w:t>s</w:t>
            </w:r>
            <w:r w:rsidRPr="00F3238D">
              <w:rPr>
                <w:lang w:val="en-US"/>
              </w:rPr>
              <w:t>id</w:t>
            </w:r>
            <w:r w:rsidRPr="00041BF1">
              <w:rPr>
                <w:lang w:val="en-US"/>
              </w:rPr>
              <w:t>)</w:t>
            </w:r>
          </w:p>
          <w:p w14:paraId="5FC9DAD5" w14:textId="77777777" w:rsidR="00056C63" w:rsidRPr="00D2374D" w:rsidRDefault="00056C63" w:rsidP="00056C63">
            <w:pPr>
              <w:pStyle w:val="ad"/>
              <w:jc w:val="left"/>
              <w:rPr>
                <w:lang w:val="en-US"/>
              </w:rPr>
            </w:pPr>
          </w:p>
          <w:p w14:paraId="68B48F4F" w14:textId="77777777" w:rsidR="00056C63" w:rsidRDefault="00056C63" w:rsidP="00056C63">
            <w:pPr>
              <w:pStyle w:val="ad"/>
              <w:jc w:val="left"/>
              <w:rPr>
                <w:lang w:val="en-US"/>
              </w:rPr>
            </w:pPr>
          </w:p>
          <w:p w14:paraId="7B8CB795" w14:textId="1DD9E326" w:rsidR="00056C63" w:rsidRDefault="00056C63" w:rsidP="00056C63">
            <w:pPr>
              <w:pStyle w:val="ad"/>
              <w:jc w:val="left"/>
              <w:rPr>
                <w:lang w:val="en-US"/>
              </w:rPr>
            </w:pPr>
            <w:r w:rsidRPr="004C3D29">
              <w:rPr>
                <w:lang w:val="en-US"/>
              </w:rPr>
              <w:t>«</w:t>
            </w:r>
            <w:r w:rsidRPr="00F3238D">
              <w:t>Внешний</w:t>
            </w:r>
            <w:r w:rsidRPr="00F3238D">
              <w:rPr>
                <w:lang w:val="en-US"/>
              </w:rPr>
              <w:t xml:space="preserve"> </w:t>
            </w:r>
            <w:r w:rsidRPr="00F3238D">
              <w:t>идентификатор</w:t>
            </w:r>
            <w:r w:rsidRPr="00F3238D">
              <w:rPr>
                <w:lang w:val="en-US"/>
              </w:rPr>
              <w:t xml:space="preserve"> </w:t>
            </w:r>
            <w:r w:rsidRPr="00F3238D">
              <w:t>платежных</w:t>
            </w:r>
            <w:r w:rsidRPr="00F3238D">
              <w:rPr>
                <w:lang w:val="en-US"/>
              </w:rPr>
              <w:t xml:space="preserve"> </w:t>
            </w:r>
            <w:r w:rsidRPr="00F3238D">
              <w:t>реквизитов</w:t>
            </w:r>
            <w:r w:rsidRPr="004C3D29">
              <w:rPr>
                <w:lang w:val="en-US"/>
              </w:rPr>
              <w:t>» (</w:t>
            </w:r>
            <w:r w:rsidRPr="00F3238D">
              <w:rPr>
                <w:lang w:val="en-US"/>
              </w:rPr>
              <w:t>cus</w:t>
            </w:r>
            <w:r w:rsidRPr="00F3238D">
              <w:rPr>
                <w:lang w:val="en-US"/>
              </w:rPr>
              <w:lastRenderedPageBreak/>
              <w:t>tomer/customerAccountsDetails/customerAccountDetails/externalSid</w:t>
            </w:r>
          </w:p>
          <w:p w14:paraId="606BB8B4" w14:textId="77777777" w:rsidR="00056C63" w:rsidRPr="00C90460" w:rsidRDefault="00056C63" w:rsidP="00056C63">
            <w:pPr>
              <w:pStyle w:val="ad"/>
              <w:jc w:val="left"/>
              <w:rPr>
                <w:lang w:val="en-US"/>
              </w:rPr>
            </w:pPr>
            <w:r>
              <w:t>И</w:t>
            </w:r>
          </w:p>
          <w:p w14:paraId="1F99A8AF" w14:textId="77777777" w:rsidR="00056C63" w:rsidRDefault="00056C63" w:rsidP="00056C63">
            <w:pPr>
              <w:pStyle w:val="ad"/>
              <w:jc w:val="left"/>
              <w:rPr>
                <w:lang w:val="en-US"/>
              </w:rPr>
            </w:pPr>
            <w:r w:rsidRPr="00F3238D">
              <w:rPr>
                <w:lang w:val="en-US"/>
              </w:rPr>
              <w:t>supplierAccountsDetails/supplierAccountDetails/externalSid</w:t>
            </w:r>
          </w:p>
          <w:p w14:paraId="64E90C80" w14:textId="77777777" w:rsidR="00056C63" w:rsidRPr="00F3238D" w:rsidRDefault="00056C63" w:rsidP="00056C63">
            <w:pPr>
              <w:pStyle w:val="ad"/>
              <w:jc w:val="left"/>
              <w:rPr>
                <w:lang w:val="en-US"/>
              </w:rPr>
            </w:pPr>
            <w:r>
              <w:t>И</w:t>
            </w:r>
          </w:p>
          <w:p w14:paraId="5B917CEA" w14:textId="77777777" w:rsidR="00056C63" w:rsidRDefault="00056C63" w:rsidP="00056C63">
            <w:pPr>
              <w:pStyle w:val="ad"/>
              <w:jc w:val="left"/>
              <w:rPr>
                <w:lang w:val="en-US"/>
              </w:rPr>
            </w:pPr>
            <w:r w:rsidRPr="00F3238D">
              <w:rPr>
                <w:lang w:val="en-US"/>
              </w:rPr>
              <w:t>suppliersInfo/supplierInfo/supplierAccountsDetails/supplierAccountDetails/externalSid</w:t>
            </w:r>
          </w:p>
          <w:p w14:paraId="777204DB" w14:textId="77777777" w:rsidR="00056C63" w:rsidRPr="006038C2" w:rsidRDefault="00056C63" w:rsidP="00056C63">
            <w:pPr>
              <w:pStyle w:val="ad"/>
              <w:jc w:val="left"/>
              <w:rPr>
                <w:lang w:val="en-US"/>
              </w:rPr>
            </w:pPr>
            <w:r>
              <w:t>И</w:t>
            </w:r>
          </w:p>
          <w:p w14:paraId="4BCC436D" w14:textId="77777777" w:rsidR="00056C63" w:rsidRDefault="00056C63" w:rsidP="00056C63">
            <w:pPr>
              <w:pStyle w:val="ad"/>
              <w:jc w:val="left"/>
              <w:rPr>
                <w:lang w:val="en-US"/>
              </w:rPr>
            </w:pPr>
            <w:r w:rsidRPr="00F3238D">
              <w:rPr>
                <w:lang w:val="en-US"/>
              </w:rPr>
              <w:t>counterp</w:t>
            </w:r>
            <w:r>
              <w:rPr>
                <w:lang w:val="en-US"/>
              </w:rPr>
              <w:t>artiesInfo/counterpartyInfo/</w:t>
            </w:r>
            <w:r w:rsidRPr="00F3238D">
              <w:rPr>
                <w:lang w:val="en-US"/>
              </w:rPr>
              <w:t>counterpartyAccountsDetails/counterpartyAccountDetails/externalSid</w:t>
            </w:r>
            <w:r w:rsidRPr="004C3D29">
              <w:rPr>
                <w:lang w:val="en-US"/>
              </w:rPr>
              <w:t>)</w:t>
            </w:r>
          </w:p>
          <w:p w14:paraId="7599E107" w14:textId="77777777" w:rsidR="00056C63" w:rsidRPr="00D2374D" w:rsidRDefault="00056C63" w:rsidP="00056C63">
            <w:pPr>
              <w:pStyle w:val="ad"/>
              <w:jc w:val="left"/>
              <w:rPr>
                <w:lang w:val="en-US"/>
              </w:rPr>
            </w:pPr>
            <w:r>
              <w:t>И</w:t>
            </w:r>
          </w:p>
          <w:p w14:paraId="2DA483C7" w14:textId="77777777" w:rsidR="00056C63" w:rsidRDefault="00056C63" w:rsidP="00056C63">
            <w:pPr>
              <w:pStyle w:val="ad"/>
              <w:jc w:val="left"/>
              <w:rPr>
                <w:lang w:val="en-US"/>
              </w:rPr>
            </w:pPr>
            <w:r w:rsidRPr="005F79AC">
              <w:rPr>
                <w:lang w:val="en-US"/>
              </w:rPr>
              <w:t>customer/separa</w:t>
            </w:r>
            <w:r>
              <w:rPr>
                <w:lang w:val="en-US"/>
              </w:rPr>
              <w:t>teDepartmentAccountsDetails/</w:t>
            </w:r>
            <w:r w:rsidRPr="005F79AC">
              <w:rPr>
                <w:lang w:val="en-US"/>
              </w:rPr>
              <w:t>separ</w:t>
            </w:r>
            <w:r>
              <w:rPr>
                <w:lang w:val="en-US"/>
              </w:rPr>
              <w:t>ateDepartmentAccountDetails/</w:t>
            </w:r>
            <w:r w:rsidRPr="005F79AC">
              <w:rPr>
                <w:lang w:val="en-US"/>
              </w:rPr>
              <w:t>externalSid</w:t>
            </w:r>
          </w:p>
          <w:p w14:paraId="1B6040F6" w14:textId="77777777" w:rsidR="00056C63" w:rsidRPr="00041BF1" w:rsidRDefault="00056C63" w:rsidP="00056C63">
            <w:pPr>
              <w:pStyle w:val="ad"/>
              <w:jc w:val="left"/>
              <w:rPr>
                <w:lang w:val="en-US"/>
              </w:rPr>
            </w:pPr>
            <w:r>
              <w:t>И</w:t>
            </w:r>
          </w:p>
          <w:p w14:paraId="7941FF73" w14:textId="56A8E4C6" w:rsidR="00056C63" w:rsidRPr="00D2374D" w:rsidRDefault="00056C63" w:rsidP="00056C63">
            <w:pPr>
              <w:pStyle w:val="ad"/>
              <w:jc w:val="left"/>
              <w:rPr>
                <w:lang w:val="en-US"/>
              </w:rPr>
            </w:pPr>
            <w:r w:rsidRPr="00041BF1">
              <w:rPr>
                <w:lang w:val="en-US"/>
              </w:rPr>
              <w:t>thirdParticipant</w:t>
            </w:r>
            <w:r>
              <w:rPr>
                <w:lang w:val="en-US"/>
              </w:rPr>
              <w:t>s</w:t>
            </w:r>
            <w:r w:rsidRPr="00041BF1">
              <w:rPr>
                <w:lang w:val="en-US"/>
              </w:rPr>
              <w:t>Info/thirdParticipantInfo/thirdParticipantAccountsDetailsInfo/thirdParticipantAccountDetailsInfo/</w:t>
            </w:r>
            <w:r w:rsidRPr="005F79AC">
              <w:rPr>
                <w:lang w:val="en-US"/>
              </w:rPr>
              <w:t>externalSid</w:t>
            </w:r>
            <w:r w:rsidRPr="00041BF1">
              <w:rPr>
                <w:lang w:val="en-US"/>
              </w:rPr>
              <w:t>)</w:t>
            </w:r>
          </w:p>
        </w:tc>
        <w:tc>
          <w:tcPr>
            <w:tcW w:w="1474" w:type="pct"/>
            <w:gridSpan w:val="3"/>
          </w:tcPr>
          <w:p w14:paraId="25C34E42" w14:textId="74C38293" w:rsidR="00056C63" w:rsidRDefault="00056C63" w:rsidP="00056C63">
            <w:pPr>
              <w:pStyle w:val="ad"/>
              <w:jc w:val="left"/>
            </w:pPr>
            <w:r w:rsidRPr="00787547">
              <w:lastRenderedPageBreak/>
              <w:t xml:space="preserve">При приеме изменений размещенной версии сведений о контракте, </w:t>
            </w:r>
            <w:r>
              <w:t xml:space="preserve">если задано поле </w:t>
            </w:r>
            <w:r w:rsidRPr="00787547">
              <w:t>«</w:t>
            </w:r>
            <w:r w:rsidRPr="00F3238D">
              <w:t>Уникальный</w:t>
            </w:r>
            <w:r w:rsidRPr="00C90460">
              <w:t xml:space="preserve"> </w:t>
            </w:r>
            <w:r w:rsidRPr="00F3238D">
              <w:t>идентификатор</w:t>
            </w:r>
            <w:r w:rsidRPr="00C90460">
              <w:t xml:space="preserve"> </w:t>
            </w:r>
            <w:r w:rsidRPr="00F3238D">
              <w:t>в</w:t>
            </w:r>
            <w:r w:rsidRPr="00C90460">
              <w:t xml:space="preserve"> </w:t>
            </w:r>
            <w:r w:rsidRPr="00F3238D">
              <w:t>ЕИС</w:t>
            </w:r>
            <w:r>
              <w:t xml:space="preserve">», то проверяется, </w:t>
            </w:r>
            <w:r w:rsidRPr="00787547">
              <w:t xml:space="preserve">что в </w:t>
            </w:r>
            <w:r>
              <w:t>поле «</w:t>
            </w:r>
            <w:r w:rsidRPr="00F3238D">
              <w:t>Внешний</w:t>
            </w:r>
            <w:r w:rsidRPr="00C90460">
              <w:t xml:space="preserve"> </w:t>
            </w:r>
            <w:r w:rsidRPr="00F3238D">
              <w:t>идентификатор</w:t>
            </w:r>
            <w:r w:rsidRPr="00C90460">
              <w:t xml:space="preserve"> </w:t>
            </w:r>
            <w:r w:rsidRPr="00F3238D">
              <w:t>платежных</w:t>
            </w:r>
            <w:r w:rsidRPr="00C90460">
              <w:t xml:space="preserve"> </w:t>
            </w:r>
            <w:r w:rsidRPr="00F3238D">
              <w:t>реквизитов</w:t>
            </w:r>
            <w:r>
              <w:t xml:space="preserve">» для платежных реквизитов, идентифицируемых в разных версиях по полю </w:t>
            </w:r>
            <w:r w:rsidRPr="0008480B">
              <w:t>«</w:t>
            </w:r>
            <w:r w:rsidRPr="00F3238D">
              <w:t>Уникальный</w:t>
            </w:r>
            <w:r w:rsidRPr="00C90460">
              <w:t xml:space="preserve"> </w:t>
            </w:r>
            <w:r w:rsidRPr="00F3238D">
              <w:t>идентификатор</w:t>
            </w:r>
            <w:r w:rsidRPr="00C90460">
              <w:t xml:space="preserve"> </w:t>
            </w:r>
            <w:r w:rsidRPr="00F3238D">
              <w:t>в</w:t>
            </w:r>
            <w:r w:rsidRPr="00C90460">
              <w:t xml:space="preserve"> </w:t>
            </w:r>
            <w:r w:rsidRPr="00F3238D">
              <w:t>ЕИС</w:t>
            </w:r>
            <w:r>
              <w:t>», задано то же значение, что и в предыдущей версии сведений о контракте.</w:t>
            </w:r>
          </w:p>
          <w:p w14:paraId="110CC830" w14:textId="77777777" w:rsidR="00056C63" w:rsidRDefault="00056C63" w:rsidP="00056C63">
            <w:pPr>
              <w:pStyle w:val="ad"/>
              <w:jc w:val="left"/>
            </w:pPr>
            <w:r>
              <w:t xml:space="preserve">Контроль не должен сработать, если в принимаемых сведений для платежных реквизитов задан </w:t>
            </w:r>
            <w:r w:rsidRPr="00787547">
              <w:t>external</w:t>
            </w:r>
            <w:r w:rsidRPr="00787547">
              <w:rPr>
                <w:lang w:val="en-US"/>
              </w:rPr>
              <w:t>Si</w:t>
            </w:r>
            <w:r w:rsidRPr="00787547">
              <w:t>d</w:t>
            </w:r>
            <w:r>
              <w:t xml:space="preserve">, а в предыдущей версии для данных платежных реквизитов </w:t>
            </w:r>
            <w:r w:rsidRPr="00787547">
              <w:t>external</w:t>
            </w:r>
            <w:r w:rsidRPr="00787547">
              <w:rPr>
                <w:lang w:val="en-US"/>
              </w:rPr>
              <w:t>Si</w:t>
            </w:r>
            <w:r w:rsidRPr="00787547">
              <w:t>d</w:t>
            </w:r>
            <w:r>
              <w:t xml:space="preserve"> не задан.</w:t>
            </w:r>
          </w:p>
          <w:p w14:paraId="027082B0" w14:textId="77777777" w:rsidR="00056C63" w:rsidRDefault="00056C63" w:rsidP="00056C63">
            <w:pPr>
              <w:pStyle w:val="ad"/>
              <w:jc w:val="left"/>
            </w:pPr>
          </w:p>
          <w:p w14:paraId="660793B4" w14:textId="507665BA" w:rsidR="00056C63" w:rsidRDefault="00056C63" w:rsidP="00056C63">
            <w:pPr>
              <w:pStyle w:val="ad"/>
              <w:jc w:val="left"/>
            </w:pPr>
            <w:r>
              <w:t xml:space="preserve">Контроль не вызывается, если при приеме изменений сведений о контракте с </w:t>
            </w:r>
            <w:r>
              <w:rPr>
                <w:lang w:eastAsia="en-US"/>
              </w:rPr>
              <w:t xml:space="preserve">типом </w:t>
            </w:r>
            <w:r w:rsidRPr="00836950">
              <w:t>«Изменение контракта» (</w:t>
            </w:r>
            <w:r>
              <w:t xml:space="preserve">блок </w:t>
            </w:r>
            <w:r w:rsidRPr="00836950">
              <w:t>modification/contractChange)</w:t>
            </w:r>
            <w:r>
              <w:t xml:space="preserve"> признак </w:t>
            </w:r>
            <w:r w:rsidRPr="00793570">
              <w:t>"Документ на базе РЭК"</w:t>
            </w:r>
            <w:r>
              <w:t xml:space="preserve"> установлен для блоков </w:t>
            </w:r>
            <w:r w:rsidRPr="00403E0F">
              <w:t xml:space="preserve">«Реквизиты счета заказчика» (customer/customerAccountsDetails/customerAccountDetails) и блок «Реквизиты счетов обособленного подразделения» (customer/separateDepartmentAccountsDetails)  </w:t>
            </w:r>
          </w:p>
          <w:p w14:paraId="4BBA5F3E" w14:textId="77777777" w:rsidR="00056C63" w:rsidRDefault="00056C63" w:rsidP="00056C63">
            <w:pPr>
              <w:pStyle w:val="ad"/>
              <w:jc w:val="left"/>
            </w:pPr>
          </w:p>
          <w:p w14:paraId="73F1E379" w14:textId="692970ED" w:rsidR="00056C63"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 для блоков </w:t>
            </w:r>
            <w:r w:rsidRPr="00403E0F">
              <w:t xml:space="preserve">« Реквизиты для </w:t>
            </w:r>
            <w:r w:rsidRPr="00403E0F">
              <w:lastRenderedPageBreak/>
              <w:t>осуществления оплаты» (thirdPartici-pantsInfo/thirdParticipantInfo/thirdParticipantAccountsDetailsInfo/thirdParticipantAccountDetailsInfo)</w:t>
            </w:r>
            <w:r>
              <w:t xml:space="preserve">, </w:t>
            </w:r>
            <w:r w:rsidRPr="00403E0F">
              <w:t>«Реквизиты счетов поставщика» (suppliersInfo/supplierInfo/supplierAccountsDetails)</w:t>
            </w:r>
            <w:r>
              <w:t xml:space="preserve">, </w:t>
            </w:r>
            <w:r w:rsidRPr="00403E0F">
              <w:t>«Реквизиты счета контрагента» (counterpartiesIn-fo/counterpartyInfo/counterpartyAccountsDetails/counterpartyAccountDetails)</w:t>
            </w:r>
          </w:p>
        </w:tc>
        <w:tc>
          <w:tcPr>
            <w:tcW w:w="1395" w:type="pct"/>
            <w:gridSpan w:val="3"/>
          </w:tcPr>
          <w:p w14:paraId="21B08D2C" w14:textId="3FDE145F" w:rsidR="00056C63" w:rsidRDefault="00056C63" w:rsidP="00056C63">
            <w:pPr>
              <w:pStyle w:val="ad"/>
              <w:jc w:val="left"/>
            </w:pPr>
            <w:r>
              <w:lastRenderedPageBreak/>
              <w:t xml:space="preserve">Для платежных реквизитов </w:t>
            </w:r>
            <w:r w:rsidRPr="00787547">
              <w:t xml:space="preserve">с уникальным идентификатором в ЕИС </w:t>
            </w:r>
            <w:r>
              <w:t>&lt;</w:t>
            </w:r>
            <w:r w:rsidRPr="008C1F8A">
              <w:t xml:space="preserve">Уникальный идентификатор </w:t>
            </w:r>
            <w:r>
              <w:t>в ЕИС</w:t>
            </w:r>
            <w:r w:rsidRPr="00787547">
              <w:t>&gt;</w:t>
            </w:r>
            <w:r>
              <w:t xml:space="preserve"> в поле </w:t>
            </w:r>
            <w:r w:rsidRPr="008C1F8A">
              <w:t>«</w:t>
            </w:r>
            <w:r w:rsidRPr="00F3238D">
              <w:t>Внешний</w:t>
            </w:r>
            <w:r w:rsidRPr="00BC3046">
              <w:t xml:space="preserve"> </w:t>
            </w:r>
            <w:r w:rsidRPr="00F3238D">
              <w:t>идентификатор</w:t>
            </w:r>
            <w:r w:rsidRPr="00BC3046">
              <w:t xml:space="preserve"> </w:t>
            </w:r>
            <w:r w:rsidRPr="00F3238D">
              <w:t>платежных</w:t>
            </w:r>
            <w:r w:rsidRPr="00BC3046">
              <w:t xml:space="preserve"> </w:t>
            </w:r>
            <w:r w:rsidRPr="00F3238D">
              <w:t>реквизитов</w:t>
            </w:r>
            <w:r w:rsidRPr="008C1F8A">
              <w:t>» (</w:t>
            </w:r>
            <w:r w:rsidRPr="00F3238D">
              <w:rPr>
                <w:lang w:val="en-US"/>
              </w:rPr>
              <w:t>externalSid</w:t>
            </w:r>
            <w:r w:rsidRPr="008C1F8A">
              <w:t>)</w:t>
            </w:r>
            <w:r>
              <w:t xml:space="preserve"> должно быть задано то же значение, что и в размещенных сведениях о контракте. В поле </w:t>
            </w:r>
            <w:r w:rsidRPr="008C1F8A">
              <w:t>«</w:t>
            </w:r>
            <w:r w:rsidRPr="00F3238D">
              <w:t>Внешний</w:t>
            </w:r>
            <w:r w:rsidRPr="00BC3046">
              <w:t xml:space="preserve"> </w:t>
            </w:r>
            <w:r w:rsidRPr="00F3238D">
              <w:t>идентификатор</w:t>
            </w:r>
            <w:r w:rsidRPr="00BC3046">
              <w:t xml:space="preserve"> </w:t>
            </w:r>
            <w:r w:rsidRPr="00F3238D">
              <w:t>платежных</w:t>
            </w:r>
            <w:r w:rsidRPr="00BC3046">
              <w:t xml:space="preserve"> </w:t>
            </w:r>
            <w:r w:rsidRPr="00F3238D">
              <w:t>реквизитов</w:t>
            </w:r>
            <w:r w:rsidRPr="008C1F8A">
              <w:t>» (</w:t>
            </w:r>
            <w:r w:rsidRPr="008C1F8A">
              <w:rPr>
                <w:lang w:val="en-US"/>
              </w:rPr>
              <w:t>externalSid</w:t>
            </w:r>
            <w:r w:rsidRPr="008C1F8A">
              <w:t>)</w:t>
            </w:r>
            <w:r>
              <w:t xml:space="preserve"> ожидается значение </w:t>
            </w:r>
            <w:r w:rsidRPr="00787547">
              <w:t>&lt;</w:t>
            </w:r>
            <w:r>
              <w:t xml:space="preserve">значение </w:t>
            </w:r>
            <w:r>
              <w:rPr>
                <w:lang w:val="en-US"/>
              </w:rPr>
              <w:t>externalSid</w:t>
            </w:r>
            <w:r w:rsidRPr="00787547">
              <w:t xml:space="preserve"> </w:t>
            </w:r>
            <w:r>
              <w:t>из размещенных сведений о контракте</w:t>
            </w:r>
            <w:r w:rsidRPr="00787547">
              <w:t>&gt;</w:t>
            </w:r>
          </w:p>
        </w:tc>
      </w:tr>
      <w:tr w:rsidR="00056C63" w:rsidRPr="00E63E91" w14:paraId="514CF669" w14:textId="77777777" w:rsidTr="00AA184A">
        <w:trPr>
          <w:trHeight w:val="348"/>
        </w:trPr>
        <w:tc>
          <w:tcPr>
            <w:tcW w:w="841" w:type="pct"/>
            <w:gridSpan w:val="2"/>
          </w:tcPr>
          <w:p w14:paraId="70F12ED1" w14:textId="77777777" w:rsidR="00056C63" w:rsidRDefault="00056C63" w:rsidP="00056C63">
            <w:pPr>
              <w:pStyle w:val="ad"/>
              <w:jc w:val="left"/>
            </w:pPr>
            <w:r w:rsidRPr="006C5D65">
              <w:t>РК_ИК_0417</w:t>
            </w:r>
          </w:p>
          <w:p w14:paraId="2B56700A" w14:textId="692A98D6" w:rsidR="00056C63" w:rsidRPr="006C5D65" w:rsidRDefault="00056C63" w:rsidP="00056C63">
            <w:pPr>
              <w:pStyle w:val="ad"/>
              <w:jc w:val="left"/>
            </w:pPr>
          </w:p>
        </w:tc>
        <w:tc>
          <w:tcPr>
            <w:tcW w:w="234" w:type="pct"/>
            <w:gridSpan w:val="2"/>
          </w:tcPr>
          <w:p w14:paraId="2E150055" w14:textId="77777777" w:rsidR="00056C63" w:rsidRPr="0008027F" w:rsidRDefault="00056C63" w:rsidP="00056C63">
            <w:pPr>
              <w:pStyle w:val="ad"/>
              <w:jc w:val="left"/>
              <w:rPr>
                <w:lang w:val="en-US"/>
              </w:rPr>
            </w:pPr>
          </w:p>
        </w:tc>
        <w:tc>
          <w:tcPr>
            <w:tcW w:w="1056" w:type="pct"/>
            <w:gridSpan w:val="2"/>
          </w:tcPr>
          <w:p w14:paraId="57FFF860" w14:textId="77777777" w:rsidR="00056C63" w:rsidRDefault="00056C63" w:rsidP="00056C63">
            <w:pPr>
              <w:pStyle w:val="ad"/>
              <w:jc w:val="left"/>
              <w:rPr>
                <w:lang w:val="en-US"/>
              </w:rPr>
            </w:pPr>
            <w:r w:rsidRPr="00FD0977">
              <w:rPr>
                <w:lang w:val="en-US"/>
              </w:rPr>
              <w:t>«</w:t>
            </w:r>
            <w:r w:rsidRPr="00FD0977">
              <w:t>Корреспондентский</w:t>
            </w:r>
            <w:r w:rsidRPr="00FD0977">
              <w:rPr>
                <w:lang w:val="en-US"/>
              </w:rPr>
              <w:t xml:space="preserve"> </w:t>
            </w:r>
            <w:r w:rsidRPr="00FD0977">
              <w:t>счет</w:t>
            </w:r>
            <w:r w:rsidRPr="00FD0977">
              <w:rPr>
                <w:lang w:val="en-US"/>
              </w:rPr>
              <w:t xml:space="preserve"> </w:t>
            </w:r>
            <w:r w:rsidRPr="00FD0977">
              <w:t>банка</w:t>
            </w:r>
            <w:r w:rsidRPr="00FD0977">
              <w:rPr>
                <w:lang w:val="en-US"/>
              </w:rPr>
              <w:t xml:space="preserve">, </w:t>
            </w:r>
            <w:r w:rsidRPr="00FD0977">
              <w:t>единый</w:t>
            </w:r>
            <w:r w:rsidRPr="00FD0977">
              <w:rPr>
                <w:lang w:val="en-US"/>
              </w:rPr>
              <w:t xml:space="preserve"> </w:t>
            </w:r>
            <w:r w:rsidRPr="00FD0977">
              <w:t>казначейский</w:t>
            </w:r>
            <w:r w:rsidRPr="00FD0977">
              <w:rPr>
                <w:lang w:val="en-US"/>
              </w:rPr>
              <w:t xml:space="preserve"> </w:t>
            </w:r>
            <w:r w:rsidRPr="00FD0977">
              <w:t>счет</w:t>
            </w:r>
            <w:r w:rsidRPr="00FD0977">
              <w:rPr>
                <w:lang w:val="en-US"/>
              </w:rPr>
              <w:t>» (customer/customerAccountsDetails/cus</w:t>
            </w:r>
            <w:r w:rsidRPr="00FD0977">
              <w:rPr>
                <w:lang w:val="en-US"/>
              </w:rPr>
              <w:lastRenderedPageBreak/>
              <w:t>tomerAccountDetails/corrAccountNumber</w:t>
            </w:r>
          </w:p>
          <w:p w14:paraId="11E860EE" w14:textId="77777777" w:rsidR="00056C63" w:rsidRPr="00D2374D" w:rsidRDefault="00056C63" w:rsidP="00056C63">
            <w:pPr>
              <w:pStyle w:val="ad"/>
              <w:jc w:val="left"/>
              <w:rPr>
                <w:lang w:val="en-US"/>
              </w:rPr>
            </w:pPr>
            <w:r>
              <w:t>И</w:t>
            </w:r>
          </w:p>
          <w:p w14:paraId="1ADB4D13" w14:textId="77777777" w:rsidR="00056C63" w:rsidRPr="00834FCE" w:rsidRDefault="00056C63" w:rsidP="00056C63">
            <w:pPr>
              <w:pStyle w:val="ad"/>
              <w:jc w:val="left"/>
              <w:rPr>
                <w:lang w:val="en-US"/>
              </w:rPr>
            </w:pPr>
            <w:r w:rsidRPr="00834FCE">
              <w:rPr>
                <w:lang w:val="en-US"/>
              </w:rPr>
              <w:t>customer/separa</w:t>
            </w:r>
            <w:r>
              <w:rPr>
                <w:lang w:val="en-US"/>
              </w:rPr>
              <w:t>teDepartmentAccountsDetails/</w:t>
            </w:r>
            <w:r w:rsidRPr="00834FCE">
              <w:rPr>
                <w:lang w:val="en-US"/>
              </w:rPr>
              <w:t>separ</w:t>
            </w:r>
            <w:r>
              <w:rPr>
                <w:lang w:val="en-US"/>
              </w:rPr>
              <w:t>ateDepartmentAccountDetails/</w:t>
            </w:r>
            <w:r w:rsidRPr="00834FCE">
              <w:rPr>
                <w:lang w:val="en-US"/>
              </w:rPr>
              <w:t>corrAccountNumber</w:t>
            </w:r>
          </w:p>
          <w:p w14:paraId="6A2897BC" w14:textId="77777777" w:rsidR="00056C63" w:rsidRPr="00FD0977" w:rsidRDefault="00056C63" w:rsidP="00056C63">
            <w:pPr>
              <w:pStyle w:val="ad"/>
              <w:jc w:val="left"/>
              <w:rPr>
                <w:lang w:val="en-US"/>
              </w:rPr>
            </w:pPr>
            <w:r w:rsidRPr="00FD0977">
              <w:t>И</w:t>
            </w:r>
          </w:p>
          <w:p w14:paraId="3251EC3A" w14:textId="77777777" w:rsidR="00056C63" w:rsidRDefault="00056C63" w:rsidP="00056C63">
            <w:pPr>
              <w:pStyle w:val="ad"/>
              <w:jc w:val="left"/>
              <w:rPr>
                <w:lang w:val="en-US"/>
              </w:rPr>
            </w:pPr>
            <w:r w:rsidRPr="00FD0977">
              <w:rPr>
                <w:lang w:val="en-US"/>
              </w:rPr>
              <w:t>counterpartiesInfo/counterpartyInfo/counterpartyAccountsDetails/counterpartyAccountDetails/corrAccountNumber)</w:t>
            </w:r>
          </w:p>
          <w:p w14:paraId="0BE03A40" w14:textId="77777777" w:rsidR="00056C63" w:rsidRPr="00CE0AF7" w:rsidRDefault="00056C63" w:rsidP="00056C63">
            <w:pPr>
              <w:pStyle w:val="ad"/>
              <w:jc w:val="left"/>
              <w:rPr>
                <w:lang w:val="en-US"/>
              </w:rPr>
            </w:pPr>
            <w:r>
              <w:t>И</w:t>
            </w:r>
          </w:p>
          <w:p w14:paraId="1085A4AC" w14:textId="77777777" w:rsidR="00056C63" w:rsidRDefault="00056C63" w:rsidP="00056C63">
            <w:pPr>
              <w:pStyle w:val="ad"/>
              <w:jc w:val="left"/>
              <w:rPr>
                <w:lang w:val="en-US"/>
              </w:rPr>
            </w:pPr>
            <w:r w:rsidRPr="00CE0AF7">
              <w:rPr>
                <w:lang w:val="en-US"/>
              </w:rPr>
              <w:t>«</w:t>
            </w:r>
            <w:r w:rsidRPr="00A17E9E">
              <w:t>Корреспондентский</w:t>
            </w:r>
            <w:r w:rsidRPr="00CE0AF7">
              <w:rPr>
                <w:lang w:val="en-US"/>
              </w:rPr>
              <w:t xml:space="preserve"> </w:t>
            </w:r>
            <w:r w:rsidRPr="00A17E9E">
              <w:t>счет</w:t>
            </w:r>
            <w:r w:rsidRPr="00CE0AF7">
              <w:rPr>
                <w:lang w:val="en-US"/>
              </w:rPr>
              <w:t xml:space="preserve"> </w:t>
            </w:r>
            <w:r w:rsidRPr="00A17E9E">
              <w:t>банка</w:t>
            </w:r>
            <w:r w:rsidRPr="00CE0AF7">
              <w:rPr>
                <w:lang w:val="en-US"/>
              </w:rPr>
              <w:t xml:space="preserve">, </w:t>
            </w:r>
            <w:r w:rsidRPr="00A17E9E">
              <w:t>единый</w:t>
            </w:r>
            <w:r w:rsidRPr="00CE0AF7">
              <w:rPr>
                <w:lang w:val="en-US"/>
              </w:rPr>
              <w:t xml:space="preserve"> </w:t>
            </w:r>
            <w:r w:rsidRPr="00A17E9E">
              <w:t>казначейский</w:t>
            </w:r>
            <w:r w:rsidRPr="00CE0AF7">
              <w:rPr>
                <w:lang w:val="en-US"/>
              </w:rPr>
              <w:t xml:space="preserve"> </w:t>
            </w:r>
            <w:r w:rsidRPr="00A17E9E">
              <w:t>счет</w:t>
            </w:r>
            <w:r w:rsidRPr="00CE0AF7">
              <w:rPr>
                <w:lang w:val="en-US"/>
              </w:rPr>
              <w:t>» (</w:t>
            </w:r>
            <w:r w:rsidRPr="00A35661">
              <w:rPr>
                <w:lang w:val="en-US"/>
              </w:rPr>
              <w:t>suppli</w:t>
            </w:r>
            <w:r w:rsidRPr="00CE0AF7">
              <w:rPr>
                <w:lang w:val="en-US"/>
              </w:rPr>
              <w:t>-</w:t>
            </w:r>
            <w:r w:rsidRPr="00A35661">
              <w:rPr>
                <w:lang w:val="en-US"/>
              </w:rPr>
              <w:t>ersInfo</w:t>
            </w:r>
            <w:r w:rsidRPr="00CE0AF7">
              <w:rPr>
                <w:lang w:val="en-US"/>
              </w:rPr>
              <w:t>/</w:t>
            </w:r>
            <w:r w:rsidRPr="00A35661">
              <w:rPr>
                <w:lang w:val="en-US"/>
              </w:rPr>
              <w:t>supplierInfo</w:t>
            </w:r>
            <w:r w:rsidRPr="00CE0AF7">
              <w:rPr>
                <w:lang w:val="en-US"/>
              </w:rPr>
              <w:t>/</w:t>
            </w:r>
            <w:r w:rsidRPr="00A35661">
              <w:rPr>
                <w:lang w:val="en-US"/>
              </w:rPr>
              <w:t>supplierAccountsDetails</w:t>
            </w:r>
            <w:r w:rsidRPr="00CE0AF7">
              <w:rPr>
                <w:lang w:val="en-US"/>
              </w:rPr>
              <w:t>/</w:t>
            </w:r>
            <w:r w:rsidRPr="00A35661">
              <w:rPr>
                <w:lang w:val="en-US"/>
              </w:rPr>
              <w:t>supplierAccountDetails</w:t>
            </w:r>
            <w:r w:rsidRPr="00CE0AF7">
              <w:rPr>
                <w:lang w:val="en-US"/>
              </w:rPr>
              <w:t>/</w:t>
            </w:r>
            <w:r w:rsidRPr="00A35661">
              <w:rPr>
                <w:lang w:val="en-US"/>
              </w:rPr>
              <w:t>corrAccountNumber</w:t>
            </w:r>
          </w:p>
          <w:p w14:paraId="720B227D" w14:textId="77777777" w:rsidR="00056C63" w:rsidRPr="00041BF1" w:rsidRDefault="00056C63" w:rsidP="00056C63">
            <w:pPr>
              <w:pStyle w:val="ad"/>
              <w:jc w:val="left"/>
              <w:rPr>
                <w:lang w:val="en-US"/>
              </w:rPr>
            </w:pPr>
            <w:r>
              <w:t>И</w:t>
            </w:r>
          </w:p>
          <w:p w14:paraId="76BA8867" w14:textId="3037049B" w:rsidR="00056C63" w:rsidRPr="00FD0977" w:rsidRDefault="00056C63" w:rsidP="00056C63">
            <w:pPr>
              <w:pStyle w:val="ad"/>
              <w:jc w:val="left"/>
              <w:rPr>
                <w:lang w:val="en-US"/>
              </w:rPr>
            </w:pPr>
            <w:r w:rsidRPr="00041BF1">
              <w:rPr>
                <w:lang w:val="en-US"/>
              </w:rPr>
              <w:t>thirdParticipant</w:t>
            </w:r>
            <w:r>
              <w:rPr>
                <w:lang w:val="en-US"/>
              </w:rPr>
              <w:t>s</w:t>
            </w:r>
            <w:r w:rsidRPr="00041BF1">
              <w:rPr>
                <w:lang w:val="en-US"/>
              </w:rPr>
              <w:t>Info/thirdParticipantInfo/thirdParticipantAccountsDetailsInfo/thirdParticipantAccountDetailsInfo/</w:t>
            </w:r>
            <w:r w:rsidRPr="00A35661">
              <w:rPr>
                <w:lang w:val="en-US"/>
              </w:rPr>
              <w:t>corrAccountNumber</w:t>
            </w:r>
            <w:r w:rsidRPr="00CE0AF7">
              <w:rPr>
                <w:lang w:val="en-US"/>
              </w:rPr>
              <w:t>))</w:t>
            </w:r>
          </w:p>
        </w:tc>
        <w:tc>
          <w:tcPr>
            <w:tcW w:w="1474" w:type="pct"/>
            <w:gridSpan w:val="3"/>
          </w:tcPr>
          <w:p w14:paraId="6E9A15CE" w14:textId="77777777" w:rsidR="00056C63" w:rsidRPr="00FD0977" w:rsidRDefault="00056C63" w:rsidP="00056C63">
            <w:pPr>
              <w:spacing w:after="160" w:line="240" w:lineRule="auto"/>
              <w:ind w:firstLine="0"/>
              <w:jc w:val="left"/>
              <w:rPr>
                <w:sz w:val="24"/>
              </w:rPr>
            </w:pPr>
            <w:r w:rsidRPr="00FD0977">
              <w:rPr>
                <w:sz w:val="24"/>
              </w:rPr>
              <w:lastRenderedPageBreak/>
              <w:t>1.</w:t>
            </w:r>
            <w:r>
              <w:rPr>
                <w:sz w:val="24"/>
              </w:rPr>
              <w:t xml:space="preserve"> Е</w:t>
            </w:r>
            <w:r w:rsidRPr="00A35661">
              <w:rPr>
                <w:sz w:val="24"/>
              </w:rPr>
              <w:t>сли н</w:t>
            </w:r>
            <w:r>
              <w:rPr>
                <w:sz w:val="24"/>
              </w:rPr>
              <w:t>а основании поля «БИК банка» (bik) в спра</w:t>
            </w:r>
            <w:r w:rsidRPr="00A35661">
              <w:rPr>
                <w:sz w:val="24"/>
              </w:rPr>
              <w:t>вочнике БИК найдено несколько значений «Номер счета» (ACCOUNT), то</w:t>
            </w:r>
            <w:r>
              <w:rPr>
                <w:sz w:val="24"/>
              </w:rPr>
              <w:t xml:space="preserve"> контролируется, что указанное в пакете значение в </w:t>
            </w:r>
            <w:r>
              <w:rPr>
                <w:sz w:val="24"/>
              </w:rPr>
              <w:lastRenderedPageBreak/>
              <w:t xml:space="preserve">поле </w:t>
            </w:r>
            <w:r w:rsidRPr="00A35661">
              <w:rPr>
                <w:sz w:val="24"/>
              </w:rPr>
              <w:t>«Корреспондентский счет банка, единый казначейский счет»</w:t>
            </w:r>
            <w:r>
              <w:rPr>
                <w:sz w:val="24"/>
              </w:rPr>
              <w:t xml:space="preserve"> (corrAccountNum</w:t>
            </w:r>
            <w:r w:rsidRPr="00A35661">
              <w:rPr>
                <w:sz w:val="24"/>
              </w:rPr>
              <w:t>ber</w:t>
            </w:r>
            <w:r>
              <w:rPr>
                <w:sz w:val="24"/>
              </w:rPr>
              <w:t xml:space="preserve">) найдено среди коллекции </w:t>
            </w:r>
            <w:r w:rsidRPr="00A35661">
              <w:rPr>
                <w:sz w:val="24"/>
              </w:rPr>
              <w:t xml:space="preserve">значений </w:t>
            </w:r>
            <w:r>
              <w:rPr>
                <w:sz w:val="24"/>
              </w:rPr>
              <w:t>из справочника</w:t>
            </w:r>
          </w:p>
          <w:p w14:paraId="28437F5E" w14:textId="77777777" w:rsidR="00056C63" w:rsidRPr="00FD0977" w:rsidRDefault="00056C63" w:rsidP="00056C63">
            <w:pPr>
              <w:spacing w:after="160" w:line="240" w:lineRule="auto"/>
              <w:ind w:firstLine="0"/>
              <w:jc w:val="left"/>
              <w:rPr>
                <w:sz w:val="24"/>
              </w:rPr>
            </w:pPr>
            <w:r w:rsidRPr="00FD0977">
              <w:rPr>
                <w:sz w:val="24"/>
              </w:rPr>
              <w:t>2.ЕСЛИ проверяемое поле НЕ заполнено, ТО по значению поля «БИК банка» (bik) выполняется поиск счетов в актуальном состоянии (</w:t>
            </w:r>
            <w:r w:rsidRPr="00FD0977">
              <w:rPr>
                <w:sz w:val="24"/>
                <w:lang w:val="en-US"/>
              </w:rPr>
              <w:t>ACCOUNT</w:t>
            </w:r>
            <w:r w:rsidRPr="00FD0977">
              <w:rPr>
                <w:sz w:val="24"/>
              </w:rPr>
              <w:t xml:space="preserve">) в справочнике </w:t>
            </w:r>
            <w:r w:rsidRPr="00FD0977">
              <w:rPr>
                <w:sz w:val="24"/>
                <w:lang w:val="en-US"/>
              </w:rPr>
              <w:t>NSI</w:t>
            </w:r>
            <w:r w:rsidRPr="00FD0977">
              <w:rPr>
                <w:sz w:val="24"/>
              </w:rPr>
              <w:t>_</w:t>
            </w:r>
            <w:r w:rsidRPr="00FD0977">
              <w:rPr>
                <w:sz w:val="24"/>
                <w:lang w:val="en-US"/>
              </w:rPr>
              <w:t>BIK</w:t>
            </w:r>
            <w:r w:rsidRPr="00FD0977">
              <w:rPr>
                <w:sz w:val="24"/>
              </w:rPr>
              <w:t>_</w:t>
            </w:r>
            <w:r w:rsidRPr="00FD0977">
              <w:rPr>
                <w:sz w:val="24"/>
                <w:lang w:val="en-US"/>
              </w:rPr>
              <w:t>ACCOUNT</w:t>
            </w:r>
            <w:r w:rsidRPr="00FD0977">
              <w:rPr>
                <w:sz w:val="24"/>
              </w:rPr>
              <w:t>:</w:t>
            </w:r>
          </w:p>
          <w:p w14:paraId="4079F29E" w14:textId="77777777" w:rsidR="00056C63" w:rsidRDefault="00056C63" w:rsidP="00056C63">
            <w:pPr>
              <w:pStyle w:val="ad"/>
              <w:jc w:val="left"/>
            </w:pPr>
            <w:r w:rsidRPr="00FD0977">
              <w:t>ЕСЛИ найден хотя бы один счет возвращается ошибка 2.</w:t>
            </w:r>
          </w:p>
          <w:p w14:paraId="215D7D74" w14:textId="77777777" w:rsidR="00056C63" w:rsidRDefault="00056C63" w:rsidP="00056C63">
            <w:pPr>
              <w:pStyle w:val="ad"/>
              <w:jc w:val="left"/>
            </w:pPr>
          </w:p>
          <w:p w14:paraId="1AA28DC1" w14:textId="77777777" w:rsidR="00056C63" w:rsidRDefault="00056C63" w:rsidP="00056C63">
            <w:pPr>
              <w:pStyle w:val="ad"/>
              <w:jc w:val="left"/>
            </w:pPr>
            <w:r>
              <w:t>Контроль выполняется, е</w:t>
            </w:r>
            <w:r w:rsidRPr="00A35661">
              <w:t>сли в поле «Тип лицевого счёта» (accountType) задано значение «03 – Расчетный счет в банке» или «04 - Счет эскроу»</w:t>
            </w:r>
          </w:p>
          <w:p w14:paraId="6924EAF2" w14:textId="77777777" w:rsidR="00056C63" w:rsidRDefault="00056C63" w:rsidP="00056C63">
            <w:pPr>
              <w:pStyle w:val="ad"/>
              <w:jc w:val="left"/>
            </w:pPr>
          </w:p>
          <w:p w14:paraId="6C2C4E05" w14:textId="662D9ACD" w:rsidR="00056C63" w:rsidRDefault="00056C63" w:rsidP="00056C63">
            <w:pPr>
              <w:pStyle w:val="ad"/>
              <w:jc w:val="left"/>
            </w:pPr>
            <w:r>
              <w:t xml:space="preserve">Контроль не вызывается, если при приеме изменений сведений о контракте с </w:t>
            </w:r>
            <w:r>
              <w:rPr>
                <w:lang w:eastAsia="en-US"/>
              </w:rPr>
              <w:t xml:space="preserve">типом </w:t>
            </w:r>
            <w:r w:rsidRPr="00836950">
              <w:t>«Изменение контракта» (</w:t>
            </w:r>
            <w:r>
              <w:t xml:space="preserve">блок </w:t>
            </w:r>
            <w:r w:rsidRPr="00836950">
              <w:t>modification/contractChange)</w:t>
            </w:r>
            <w:r>
              <w:t xml:space="preserve"> признак </w:t>
            </w:r>
            <w:r w:rsidRPr="00793570">
              <w:t>"Документ на базе РЭК"</w:t>
            </w:r>
            <w:r>
              <w:t xml:space="preserve"> установлен для блоков </w:t>
            </w:r>
            <w:r w:rsidRPr="00403E0F">
              <w:t xml:space="preserve">«Реквизиты счета заказчика» (customer/customerAccountsDetails/customerAccountDetails) и блок «Реквизиты счетов обособленного подразделения» (customer/separateDepartmentAccountsDetails)  </w:t>
            </w:r>
          </w:p>
          <w:p w14:paraId="41811701" w14:textId="77777777" w:rsidR="00056C63" w:rsidRDefault="00056C63" w:rsidP="00056C63">
            <w:pPr>
              <w:pStyle w:val="ad"/>
              <w:jc w:val="left"/>
            </w:pPr>
          </w:p>
          <w:p w14:paraId="6D0FDB37" w14:textId="7E98994A" w:rsidR="00056C63" w:rsidRPr="00FD0977"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 для блоков </w:t>
            </w:r>
            <w:r w:rsidRPr="00403E0F">
              <w:t xml:space="preserve">« Реквизиты для осуществления оплаты» </w:t>
            </w:r>
            <w:r w:rsidRPr="00403E0F">
              <w:lastRenderedPageBreak/>
              <w:t>(thirdPartici-pantsInfo/thirdParticipantInfo/thirdParticipantAccountsDetailsInfo/thirdParticipantAccountDetailsInfo)</w:t>
            </w:r>
            <w:r>
              <w:t xml:space="preserve">, </w:t>
            </w:r>
            <w:r w:rsidRPr="00403E0F">
              <w:t>«Реквизиты счетов поставщика» (suppliersInfo/supplierInfo/supplierAccountsDetails)</w:t>
            </w:r>
            <w:r>
              <w:t xml:space="preserve">, </w:t>
            </w:r>
            <w:r w:rsidRPr="00403E0F">
              <w:t>«Реквизиты счета контрагента» (counterpartiesIn-fo/counterpartyInfo/counterpartyAccountsDetails/counterpartyAccountDetails)</w:t>
            </w:r>
          </w:p>
        </w:tc>
        <w:tc>
          <w:tcPr>
            <w:tcW w:w="1395" w:type="pct"/>
            <w:gridSpan w:val="3"/>
          </w:tcPr>
          <w:p w14:paraId="68410225" w14:textId="77777777" w:rsidR="00056C63" w:rsidRPr="00FD0977" w:rsidRDefault="00056C63" w:rsidP="00056C63">
            <w:pPr>
              <w:spacing w:line="240" w:lineRule="auto"/>
              <w:ind w:firstLine="0"/>
              <w:jc w:val="left"/>
              <w:rPr>
                <w:sz w:val="24"/>
              </w:rPr>
            </w:pPr>
            <w:r>
              <w:rPr>
                <w:sz w:val="24"/>
              </w:rPr>
              <w:lastRenderedPageBreak/>
              <w:t>1</w:t>
            </w:r>
            <w:r w:rsidRPr="00FD0977">
              <w:rPr>
                <w:sz w:val="24"/>
              </w:rPr>
              <w:t xml:space="preserve">. В принимаемом документе указан некорректный корреспондентский счет банка &lt;значение </w:t>
            </w:r>
            <w:r w:rsidRPr="00FD0977">
              <w:rPr>
                <w:sz w:val="24"/>
                <w:lang w:val="en-US"/>
              </w:rPr>
              <w:t>corrAccountNumber</w:t>
            </w:r>
            <w:r w:rsidRPr="00FD0977">
              <w:rPr>
                <w:sz w:val="24"/>
              </w:rPr>
              <w:t xml:space="preserve">&gt;, заданный в поле «Корреспондентский счет </w:t>
            </w:r>
            <w:r w:rsidRPr="00FD0977">
              <w:rPr>
                <w:sz w:val="24"/>
              </w:rPr>
              <w:lastRenderedPageBreak/>
              <w:t>банка, единый казначейский счет» (</w:t>
            </w:r>
            <w:r w:rsidRPr="00FD0977">
              <w:rPr>
                <w:sz w:val="24"/>
                <w:lang w:val="en-US"/>
              </w:rPr>
              <w:t>corrAccountNumber</w:t>
            </w:r>
            <w:r w:rsidRPr="00FD0977">
              <w:rPr>
                <w:sz w:val="24"/>
              </w:rPr>
              <w:t>)</w:t>
            </w:r>
            <w:r>
              <w:rPr>
                <w:sz w:val="24"/>
              </w:rPr>
              <w:t xml:space="preserve">. </w:t>
            </w:r>
            <w:r w:rsidRPr="00FD0977">
              <w:rPr>
                <w:sz w:val="24"/>
              </w:rPr>
              <w:t xml:space="preserve">Ожидается, что будет указан счет, который присутствует в справочнике БИК (ЦБ Росии) в актуальном статусе. Поиск в справочнике производится по указанному в поле </w:t>
            </w:r>
            <w:r>
              <w:rPr>
                <w:sz w:val="24"/>
              </w:rPr>
              <w:t>«</w:t>
            </w:r>
            <w:r w:rsidRPr="00FD0977">
              <w:rPr>
                <w:sz w:val="24"/>
              </w:rPr>
              <w:t>БИК банка</w:t>
            </w:r>
            <w:r>
              <w:rPr>
                <w:sz w:val="24"/>
              </w:rPr>
              <w:t>»</w:t>
            </w:r>
            <w:r w:rsidRPr="00FD0977">
              <w:rPr>
                <w:sz w:val="24"/>
              </w:rPr>
              <w:t xml:space="preserve"> (bik) значению.</w:t>
            </w:r>
          </w:p>
          <w:p w14:paraId="20FC262D" w14:textId="77777777" w:rsidR="00056C63" w:rsidRPr="00FD0977" w:rsidRDefault="00056C63" w:rsidP="00056C63">
            <w:pPr>
              <w:spacing w:line="240" w:lineRule="auto"/>
              <w:ind w:firstLine="0"/>
              <w:jc w:val="left"/>
              <w:rPr>
                <w:sz w:val="24"/>
              </w:rPr>
            </w:pPr>
          </w:p>
          <w:p w14:paraId="045152EF" w14:textId="77777777" w:rsidR="00056C63" w:rsidRPr="00FD0977" w:rsidRDefault="00056C63" w:rsidP="00056C63">
            <w:pPr>
              <w:spacing w:line="240" w:lineRule="auto"/>
              <w:ind w:firstLine="0"/>
              <w:jc w:val="left"/>
              <w:rPr>
                <w:sz w:val="24"/>
              </w:rPr>
            </w:pPr>
            <w:r>
              <w:rPr>
                <w:sz w:val="24"/>
              </w:rPr>
              <w:t>2</w:t>
            </w:r>
            <w:r w:rsidRPr="00FD0977">
              <w:rPr>
                <w:sz w:val="24"/>
              </w:rPr>
              <w:t xml:space="preserve">. В принимаемом документе </w:t>
            </w:r>
            <w:r>
              <w:rPr>
                <w:sz w:val="24"/>
              </w:rPr>
              <w:t xml:space="preserve">для реквизитов счета со значением БИК </w:t>
            </w:r>
            <w:r w:rsidRPr="00FD0977">
              <w:rPr>
                <w:sz w:val="24"/>
              </w:rPr>
              <w:t>&lt;</w:t>
            </w:r>
            <w:r>
              <w:rPr>
                <w:sz w:val="24"/>
                <w:lang w:val="en-US"/>
              </w:rPr>
              <w:t>bik</w:t>
            </w:r>
            <w:r w:rsidRPr="00FD0977">
              <w:rPr>
                <w:sz w:val="24"/>
              </w:rPr>
              <w:t xml:space="preserve">&gt;, </w:t>
            </w:r>
            <w:r>
              <w:rPr>
                <w:sz w:val="24"/>
              </w:rPr>
              <w:t>заданным в поле «</w:t>
            </w:r>
            <w:r w:rsidRPr="00FD0977">
              <w:rPr>
                <w:sz w:val="24"/>
              </w:rPr>
              <w:t>БИК банка</w:t>
            </w:r>
            <w:r>
              <w:rPr>
                <w:sz w:val="24"/>
              </w:rPr>
              <w:t>»</w:t>
            </w:r>
            <w:r w:rsidRPr="00FD0977">
              <w:rPr>
                <w:sz w:val="24"/>
              </w:rPr>
              <w:t xml:space="preserve"> (bik)</w:t>
            </w:r>
            <w:r>
              <w:rPr>
                <w:sz w:val="24"/>
              </w:rPr>
              <w:t xml:space="preserve">, </w:t>
            </w:r>
            <w:r w:rsidRPr="00FD0977">
              <w:rPr>
                <w:sz w:val="24"/>
              </w:rPr>
              <w:t>не было заполнено поле «Корреспондентский счет банка, единый казначейский счет» (</w:t>
            </w:r>
            <w:r w:rsidRPr="00FD0977">
              <w:rPr>
                <w:sz w:val="24"/>
                <w:lang w:val="en-US"/>
              </w:rPr>
              <w:t>corrAccountNumber</w:t>
            </w:r>
            <w:r w:rsidRPr="00FD0977">
              <w:rPr>
                <w:sz w:val="24"/>
              </w:rPr>
              <w:t>).</w:t>
            </w:r>
          </w:p>
          <w:p w14:paraId="1459BA4E" w14:textId="0A43D8C6" w:rsidR="00056C63" w:rsidRPr="00FD0977" w:rsidRDefault="00056C63" w:rsidP="00056C63">
            <w:pPr>
              <w:pStyle w:val="ad"/>
              <w:jc w:val="left"/>
            </w:pPr>
            <w:r w:rsidRPr="00FD0977">
              <w:t>Ожидается, что будет указан счет, который присутствует в справочнике БИК (ЦБ Росии) в актуальном статусе: &lt;значения всех найденных счетов через точку с запятой&gt;</w:t>
            </w:r>
          </w:p>
        </w:tc>
      </w:tr>
      <w:tr w:rsidR="00056C63" w:rsidRPr="00A66488" w14:paraId="3857882E" w14:textId="77777777" w:rsidTr="00AA184A">
        <w:trPr>
          <w:trHeight w:val="348"/>
        </w:trPr>
        <w:tc>
          <w:tcPr>
            <w:tcW w:w="841" w:type="pct"/>
            <w:gridSpan w:val="2"/>
          </w:tcPr>
          <w:p w14:paraId="495ADBB2" w14:textId="17160776" w:rsidR="00056C63" w:rsidRPr="006C5D65" w:rsidRDefault="00056C63" w:rsidP="00056C63">
            <w:pPr>
              <w:pStyle w:val="ad"/>
              <w:jc w:val="left"/>
            </w:pPr>
            <w:r w:rsidRPr="006C5D65">
              <w:lastRenderedPageBreak/>
              <w:t>РК_ИК_04</w:t>
            </w:r>
            <w:r>
              <w:t>22</w:t>
            </w:r>
          </w:p>
        </w:tc>
        <w:tc>
          <w:tcPr>
            <w:tcW w:w="234" w:type="pct"/>
            <w:gridSpan w:val="2"/>
          </w:tcPr>
          <w:p w14:paraId="3DAB2ADC" w14:textId="77777777" w:rsidR="00056C63" w:rsidRPr="0008027F" w:rsidRDefault="00056C63" w:rsidP="00056C63">
            <w:pPr>
              <w:pStyle w:val="ad"/>
              <w:jc w:val="left"/>
              <w:rPr>
                <w:lang w:val="en-US"/>
              </w:rPr>
            </w:pPr>
          </w:p>
        </w:tc>
        <w:tc>
          <w:tcPr>
            <w:tcW w:w="1056" w:type="pct"/>
            <w:gridSpan w:val="2"/>
          </w:tcPr>
          <w:p w14:paraId="6A9802AD" w14:textId="103AAD31" w:rsidR="00056C63" w:rsidRPr="00CA3B1D" w:rsidRDefault="00056C63" w:rsidP="00056C63">
            <w:pPr>
              <w:pStyle w:val="ad"/>
              <w:jc w:val="left"/>
              <w:rPr>
                <w:lang w:val="en-US"/>
              </w:rPr>
            </w:pPr>
            <w:r w:rsidRPr="00A66488">
              <w:rPr>
                <w:lang w:val="en-US"/>
              </w:rPr>
              <w:t>«</w:t>
            </w:r>
            <w:r>
              <w:t>Код</w:t>
            </w:r>
            <w:r w:rsidRPr="00A66488">
              <w:rPr>
                <w:lang w:val="en-US"/>
              </w:rPr>
              <w:t xml:space="preserve"> </w:t>
            </w:r>
            <w:r>
              <w:t>по</w:t>
            </w:r>
            <w:r w:rsidRPr="00A66488">
              <w:rPr>
                <w:lang w:val="en-US"/>
              </w:rPr>
              <w:t xml:space="preserve"> </w:t>
            </w:r>
            <w:r>
              <w:t>сводному</w:t>
            </w:r>
            <w:r w:rsidRPr="00A66488">
              <w:rPr>
                <w:lang w:val="en-US"/>
              </w:rPr>
              <w:t xml:space="preserve"> </w:t>
            </w:r>
            <w:r>
              <w:t>реестру</w:t>
            </w:r>
            <w:r w:rsidRPr="00A66488">
              <w:rPr>
                <w:lang w:val="en-US"/>
              </w:rPr>
              <w:t>» (customer/separa</w:t>
            </w:r>
            <w:r>
              <w:rPr>
                <w:lang w:val="en-US"/>
              </w:rPr>
              <w:t>teDepartmentAccountsDetails/separateDepartmentInfo/</w:t>
            </w:r>
            <w:r w:rsidRPr="00A66488">
              <w:rPr>
                <w:lang w:val="en-US"/>
              </w:rPr>
              <w:t>consRegistryNum)</w:t>
            </w:r>
          </w:p>
        </w:tc>
        <w:tc>
          <w:tcPr>
            <w:tcW w:w="1474" w:type="pct"/>
            <w:gridSpan w:val="3"/>
          </w:tcPr>
          <w:p w14:paraId="358C65BF" w14:textId="77777777" w:rsidR="00056C63" w:rsidRPr="003E4BA1" w:rsidRDefault="00056C63" w:rsidP="00056C63">
            <w:pPr>
              <w:spacing w:after="160" w:line="240" w:lineRule="auto"/>
              <w:ind w:firstLine="0"/>
              <w:jc w:val="left"/>
              <w:rPr>
                <w:sz w:val="24"/>
              </w:rPr>
            </w:pPr>
            <w:r>
              <w:rPr>
                <w:sz w:val="24"/>
              </w:rPr>
              <w:t>Если</w:t>
            </w:r>
            <w:r w:rsidRPr="00A66488">
              <w:rPr>
                <w:sz w:val="24"/>
              </w:rPr>
              <w:t xml:space="preserve"> проверяемое поле заполнено, </w:t>
            </w:r>
            <w:r>
              <w:rPr>
                <w:sz w:val="24"/>
              </w:rPr>
              <w:t>то</w:t>
            </w:r>
            <w:r w:rsidRPr="00A66488">
              <w:rPr>
                <w:sz w:val="24"/>
              </w:rPr>
              <w:t xml:space="preserve"> </w:t>
            </w:r>
            <w:r>
              <w:rPr>
                <w:sz w:val="24"/>
              </w:rPr>
              <w:t>проверяется</w:t>
            </w:r>
            <w:r w:rsidRPr="00A66488">
              <w:rPr>
                <w:sz w:val="24"/>
              </w:rPr>
              <w:t xml:space="preserve">, </w:t>
            </w:r>
            <w:r>
              <w:rPr>
                <w:sz w:val="24"/>
              </w:rPr>
              <w:t>что</w:t>
            </w:r>
            <w:r w:rsidRPr="00A66488">
              <w:rPr>
                <w:sz w:val="24"/>
              </w:rPr>
              <w:t xml:space="preserve"> </w:t>
            </w:r>
            <w:r>
              <w:rPr>
                <w:sz w:val="24"/>
              </w:rPr>
              <w:t>в</w:t>
            </w:r>
            <w:r w:rsidRPr="00A66488">
              <w:rPr>
                <w:sz w:val="24"/>
              </w:rPr>
              <w:t xml:space="preserve"> </w:t>
            </w:r>
            <w:r>
              <w:rPr>
                <w:sz w:val="24"/>
              </w:rPr>
              <w:t>справочнике</w:t>
            </w:r>
            <w:r w:rsidRPr="00A66488">
              <w:rPr>
                <w:sz w:val="24"/>
              </w:rPr>
              <w:t xml:space="preserve"> </w:t>
            </w:r>
            <w:r>
              <w:rPr>
                <w:sz w:val="24"/>
              </w:rPr>
              <w:t xml:space="preserve">СВР в таблице </w:t>
            </w:r>
            <w:r w:rsidRPr="00A66488">
              <w:rPr>
                <w:sz w:val="24"/>
              </w:rPr>
              <w:t xml:space="preserve">NSI_SVR_ORG_CODE_LINK_SVR </w:t>
            </w:r>
            <w:r>
              <w:rPr>
                <w:sz w:val="24"/>
              </w:rPr>
              <w:t>есть</w:t>
            </w:r>
            <w:r w:rsidRPr="00A66488">
              <w:rPr>
                <w:sz w:val="24"/>
              </w:rPr>
              <w:t xml:space="preserve"> </w:t>
            </w:r>
            <w:r>
              <w:rPr>
                <w:sz w:val="24"/>
              </w:rPr>
              <w:t>организация</w:t>
            </w:r>
            <w:r w:rsidRPr="00A66488">
              <w:rPr>
                <w:sz w:val="24"/>
              </w:rPr>
              <w:t xml:space="preserve"> </w:t>
            </w:r>
            <w:r>
              <w:rPr>
                <w:sz w:val="24"/>
              </w:rPr>
              <w:t xml:space="preserve">с таким же значением </w:t>
            </w:r>
            <w:r w:rsidRPr="00A66488">
              <w:rPr>
                <w:sz w:val="24"/>
              </w:rPr>
              <w:t>ORG_CODE</w:t>
            </w:r>
            <w:r>
              <w:rPr>
                <w:sz w:val="24"/>
              </w:rPr>
              <w:t>, как в проверяемом поле</w:t>
            </w:r>
            <w:r w:rsidRPr="003E4BA1">
              <w:rPr>
                <w:sz w:val="24"/>
              </w:rPr>
              <w:t>. (</w:t>
            </w:r>
            <w:r>
              <w:rPr>
                <w:sz w:val="24"/>
              </w:rPr>
              <w:t>Если</w:t>
            </w:r>
            <w:r w:rsidRPr="003E4BA1">
              <w:rPr>
                <w:sz w:val="24"/>
              </w:rPr>
              <w:t xml:space="preserve"> </w:t>
            </w:r>
            <w:r>
              <w:rPr>
                <w:sz w:val="24"/>
              </w:rPr>
              <w:t>нет</w:t>
            </w:r>
            <w:r w:rsidRPr="003E4BA1">
              <w:rPr>
                <w:sz w:val="24"/>
              </w:rPr>
              <w:t xml:space="preserve"> - </w:t>
            </w:r>
            <w:r>
              <w:rPr>
                <w:sz w:val="24"/>
              </w:rPr>
              <w:t>ошибка</w:t>
            </w:r>
            <w:r w:rsidRPr="003E4BA1">
              <w:rPr>
                <w:sz w:val="24"/>
              </w:rPr>
              <w:t>)</w:t>
            </w:r>
          </w:p>
          <w:p w14:paraId="14D8D9A5" w14:textId="0981B50F" w:rsidR="00056C63" w:rsidRDefault="00056C63" w:rsidP="00056C63">
            <w:pPr>
              <w:spacing w:after="160" w:line="240" w:lineRule="auto"/>
              <w:ind w:firstLine="0"/>
              <w:jc w:val="left"/>
              <w:rPr>
                <w:sz w:val="24"/>
              </w:rPr>
            </w:pPr>
            <w:r>
              <w:rPr>
                <w:sz w:val="24"/>
              </w:rPr>
              <w:t>Если</w:t>
            </w:r>
            <w:r w:rsidRPr="003E4BA1">
              <w:rPr>
                <w:sz w:val="24"/>
              </w:rPr>
              <w:t xml:space="preserve"> </w:t>
            </w:r>
            <w:r>
              <w:rPr>
                <w:sz w:val="24"/>
              </w:rPr>
              <w:t>организация</w:t>
            </w:r>
            <w:r w:rsidRPr="003E4BA1">
              <w:rPr>
                <w:sz w:val="24"/>
              </w:rPr>
              <w:t xml:space="preserve"> </w:t>
            </w:r>
            <w:r>
              <w:rPr>
                <w:sz w:val="24"/>
              </w:rPr>
              <w:t>найдена</w:t>
            </w:r>
            <w:r w:rsidRPr="003E4BA1">
              <w:rPr>
                <w:sz w:val="24"/>
              </w:rPr>
              <w:t>,</w:t>
            </w:r>
            <w:r>
              <w:rPr>
                <w:sz w:val="24"/>
              </w:rPr>
              <w:t xml:space="preserve"> то проверяется ее актуальность в таблице </w:t>
            </w:r>
            <w:r w:rsidRPr="0090259A">
              <w:rPr>
                <w:sz w:val="24"/>
              </w:rPr>
              <w:t>NSI</w:t>
            </w:r>
            <w:r w:rsidRPr="00C62FF1">
              <w:rPr>
                <w:sz w:val="24"/>
              </w:rPr>
              <w:t>_</w:t>
            </w:r>
            <w:r w:rsidRPr="0090259A">
              <w:rPr>
                <w:sz w:val="24"/>
              </w:rPr>
              <w:t>SVR</w:t>
            </w:r>
            <w:r w:rsidRPr="00C62FF1">
              <w:rPr>
                <w:sz w:val="24"/>
              </w:rPr>
              <w:t xml:space="preserve"> </w:t>
            </w:r>
            <w:r w:rsidRPr="003E4BA1">
              <w:rPr>
                <w:sz w:val="24"/>
              </w:rPr>
              <w:t>(</w:t>
            </w:r>
            <w:r w:rsidRPr="0090259A">
              <w:rPr>
                <w:sz w:val="24"/>
              </w:rPr>
              <w:t>IS</w:t>
            </w:r>
            <w:r w:rsidRPr="003E4BA1">
              <w:rPr>
                <w:sz w:val="24"/>
              </w:rPr>
              <w:t>_</w:t>
            </w:r>
            <w:r w:rsidRPr="0090259A">
              <w:rPr>
                <w:sz w:val="24"/>
              </w:rPr>
              <w:t>ACTUAL</w:t>
            </w:r>
            <w:r w:rsidRPr="003E4BA1">
              <w:rPr>
                <w:sz w:val="24"/>
              </w:rPr>
              <w:t xml:space="preserve">=1 </w:t>
            </w:r>
            <w:r w:rsidRPr="00CA3B1D">
              <w:rPr>
                <w:sz w:val="24"/>
              </w:rPr>
              <w:t>И</w:t>
            </w:r>
            <w:r w:rsidRPr="003E4BA1">
              <w:rPr>
                <w:sz w:val="24"/>
              </w:rPr>
              <w:t xml:space="preserve"> </w:t>
            </w:r>
            <w:r w:rsidR="0090259A" w:rsidRPr="0090259A">
              <w:rPr>
                <w:sz w:val="24"/>
              </w:rPr>
              <w:t>IS_TEMP_INACTIVE</w:t>
            </w:r>
            <w:r w:rsidR="0090259A">
              <w:rPr>
                <w:sz w:val="24"/>
              </w:rPr>
              <w:t>=0 И (</w:t>
            </w:r>
            <w:r w:rsidRPr="0090259A">
              <w:rPr>
                <w:sz w:val="24"/>
              </w:rPr>
              <w:t>IS</w:t>
            </w:r>
            <w:r w:rsidRPr="003E4BA1">
              <w:rPr>
                <w:sz w:val="24"/>
              </w:rPr>
              <w:t>_</w:t>
            </w:r>
            <w:r w:rsidRPr="0090259A">
              <w:rPr>
                <w:sz w:val="24"/>
              </w:rPr>
              <w:t>ARCHIVE</w:t>
            </w:r>
            <w:r w:rsidRPr="003E4BA1">
              <w:rPr>
                <w:sz w:val="24"/>
              </w:rPr>
              <w:t>=0</w:t>
            </w:r>
            <w:r w:rsidR="0090259A">
              <w:rPr>
                <w:sz w:val="24"/>
              </w:rPr>
              <w:t xml:space="preserve"> или </w:t>
            </w:r>
            <w:r w:rsidR="0090259A" w:rsidRPr="0090259A">
              <w:rPr>
                <w:sz w:val="24"/>
              </w:rPr>
              <w:t>IS_TEMP_ACTIVE=</w:t>
            </w:r>
            <w:r w:rsidR="0090259A">
              <w:rPr>
                <w:sz w:val="24"/>
              </w:rPr>
              <w:t>1)</w:t>
            </w:r>
            <w:r w:rsidRPr="003E4BA1">
              <w:rPr>
                <w:sz w:val="24"/>
              </w:rPr>
              <w:t xml:space="preserve"> </w:t>
            </w:r>
            <w:r>
              <w:rPr>
                <w:sz w:val="24"/>
              </w:rPr>
              <w:t>И</w:t>
            </w:r>
            <w:r w:rsidRPr="003E4BA1">
              <w:rPr>
                <w:sz w:val="24"/>
              </w:rPr>
              <w:t xml:space="preserve"> </w:t>
            </w:r>
            <w:r w:rsidRPr="0090259A">
              <w:rPr>
                <w:sz w:val="24"/>
              </w:rPr>
              <w:t>ORG</w:t>
            </w:r>
            <w:r w:rsidRPr="003E4BA1">
              <w:rPr>
                <w:sz w:val="24"/>
              </w:rPr>
              <w:t>_</w:t>
            </w:r>
            <w:r w:rsidRPr="0090259A">
              <w:rPr>
                <w:sz w:val="24"/>
              </w:rPr>
              <w:t>STATUS</w:t>
            </w:r>
            <w:r w:rsidRPr="003E4BA1">
              <w:rPr>
                <w:sz w:val="24"/>
              </w:rPr>
              <w:t>=”</w:t>
            </w:r>
            <w:r>
              <w:rPr>
                <w:sz w:val="24"/>
                <w:lang w:val="en-US"/>
              </w:rPr>
              <w:t>A</w:t>
            </w:r>
            <w:r w:rsidRPr="003E4BA1">
              <w:rPr>
                <w:sz w:val="24"/>
              </w:rPr>
              <w:t>”)</w:t>
            </w:r>
          </w:p>
          <w:p w14:paraId="64AB8EFF" w14:textId="39F75139" w:rsidR="00056C63" w:rsidRPr="006A7E1E" w:rsidRDefault="00056C63" w:rsidP="00056C63">
            <w:pPr>
              <w:spacing w:after="160" w:line="240" w:lineRule="auto"/>
              <w:ind w:firstLine="0"/>
              <w:jc w:val="left"/>
              <w:rPr>
                <w:sz w:val="24"/>
              </w:rPr>
            </w:pPr>
            <w:r w:rsidRPr="006A7E1E">
              <w:rPr>
                <w:sz w:val="24"/>
              </w:rPr>
              <w:t>Контроль не вызывается, если при приеме изменений сведений о контракте</w:t>
            </w:r>
            <w:r>
              <w:rPr>
                <w:sz w:val="24"/>
              </w:rPr>
              <w:t xml:space="preserve"> с </w:t>
            </w:r>
            <w:r w:rsidRPr="000962FF">
              <w:rPr>
                <w:sz w:val="24"/>
              </w:rPr>
              <w:t>типом «Изменение контракта» (блок modification/contractChange)</w:t>
            </w:r>
            <w:r w:rsidRPr="006A7E1E">
              <w:rPr>
                <w:sz w:val="24"/>
              </w:rPr>
              <w:t xml:space="preserve"> признак "Документ на базе РЭК" установлен</w:t>
            </w:r>
          </w:p>
        </w:tc>
        <w:tc>
          <w:tcPr>
            <w:tcW w:w="1395" w:type="pct"/>
            <w:gridSpan w:val="3"/>
          </w:tcPr>
          <w:p w14:paraId="2499B8E9" w14:textId="0E65D1AA" w:rsidR="00056C63" w:rsidRPr="00D2374D" w:rsidRDefault="00056C63" w:rsidP="00056C63">
            <w:pPr>
              <w:spacing w:line="240" w:lineRule="auto"/>
              <w:ind w:firstLine="0"/>
              <w:jc w:val="left"/>
              <w:rPr>
                <w:sz w:val="24"/>
              </w:rPr>
            </w:pPr>
            <w:r>
              <w:rPr>
                <w:sz w:val="24"/>
              </w:rPr>
              <w:t>В</w:t>
            </w:r>
            <w:r w:rsidRPr="00D2374D">
              <w:rPr>
                <w:sz w:val="24"/>
              </w:rPr>
              <w:t xml:space="preserve"> </w:t>
            </w:r>
            <w:r>
              <w:rPr>
                <w:sz w:val="24"/>
              </w:rPr>
              <w:t>принимаемом</w:t>
            </w:r>
            <w:r w:rsidRPr="00D2374D">
              <w:rPr>
                <w:sz w:val="24"/>
              </w:rPr>
              <w:t xml:space="preserve"> </w:t>
            </w:r>
            <w:r>
              <w:rPr>
                <w:sz w:val="24"/>
              </w:rPr>
              <w:t>документе</w:t>
            </w:r>
            <w:r w:rsidRPr="00D2374D">
              <w:rPr>
                <w:sz w:val="24"/>
              </w:rPr>
              <w:t xml:space="preserve"> </w:t>
            </w:r>
            <w:r>
              <w:rPr>
                <w:sz w:val="24"/>
              </w:rPr>
              <w:t>в</w:t>
            </w:r>
            <w:r w:rsidRPr="00D2374D">
              <w:rPr>
                <w:sz w:val="24"/>
              </w:rPr>
              <w:t xml:space="preserve"> </w:t>
            </w:r>
            <w:r>
              <w:rPr>
                <w:sz w:val="24"/>
              </w:rPr>
              <w:t>поле</w:t>
            </w:r>
            <w:r w:rsidRPr="00D2374D">
              <w:rPr>
                <w:sz w:val="24"/>
              </w:rPr>
              <w:t xml:space="preserve"> «</w:t>
            </w:r>
            <w:r>
              <w:rPr>
                <w:sz w:val="24"/>
              </w:rPr>
              <w:t>Код</w:t>
            </w:r>
            <w:r w:rsidRPr="00D2374D">
              <w:rPr>
                <w:sz w:val="24"/>
              </w:rPr>
              <w:t xml:space="preserve"> </w:t>
            </w:r>
            <w:r>
              <w:rPr>
                <w:sz w:val="24"/>
              </w:rPr>
              <w:t>по</w:t>
            </w:r>
            <w:r w:rsidRPr="00D2374D">
              <w:rPr>
                <w:sz w:val="24"/>
              </w:rPr>
              <w:t xml:space="preserve"> </w:t>
            </w:r>
            <w:r>
              <w:rPr>
                <w:sz w:val="24"/>
              </w:rPr>
              <w:t>сводному</w:t>
            </w:r>
            <w:r w:rsidRPr="00D2374D">
              <w:rPr>
                <w:sz w:val="24"/>
              </w:rPr>
              <w:t xml:space="preserve"> </w:t>
            </w:r>
            <w:r>
              <w:rPr>
                <w:sz w:val="24"/>
              </w:rPr>
              <w:t>реестру</w:t>
            </w:r>
            <w:r w:rsidRPr="00D2374D">
              <w:rPr>
                <w:sz w:val="24"/>
              </w:rPr>
              <w:t>» (</w:t>
            </w:r>
            <w:r w:rsidRPr="00A66488">
              <w:rPr>
                <w:sz w:val="24"/>
                <w:lang w:val="en-US"/>
              </w:rPr>
              <w:t>customer</w:t>
            </w:r>
            <w:r w:rsidRPr="00D2374D">
              <w:rPr>
                <w:sz w:val="24"/>
              </w:rPr>
              <w:t>/</w:t>
            </w:r>
            <w:r w:rsidRPr="00A66488">
              <w:rPr>
                <w:sz w:val="24"/>
                <w:lang w:val="en-US"/>
              </w:rPr>
              <w:t>separa</w:t>
            </w:r>
            <w:r>
              <w:rPr>
                <w:sz w:val="24"/>
                <w:lang w:val="en-US"/>
              </w:rPr>
              <w:t>teDepartmentAccountsDetails</w:t>
            </w:r>
            <w:r w:rsidRPr="00D2374D">
              <w:rPr>
                <w:sz w:val="24"/>
              </w:rPr>
              <w:t>/</w:t>
            </w:r>
            <w:r>
              <w:rPr>
                <w:sz w:val="24"/>
                <w:lang w:val="en-US"/>
              </w:rPr>
              <w:t>separateDepartmentInfo</w:t>
            </w:r>
            <w:r w:rsidRPr="00D2374D">
              <w:rPr>
                <w:sz w:val="24"/>
              </w:rPr>
              <w:t>/</w:t>
            </w:r>
            <w:r w:rsidRPr="00A66488">
              <w:rPr>
                <w:sz w:val="24"/>
                <w:lang w:val="en-US"/>
              </w:rPr>
              <w:t>consRegistryNum</w:t>
            </w:r>
            <w:r w:rsidRPr="00D2374D">
              <w:rPr>
                <w:sz w:val="24"/>
              </w:rPr>
              <w:t xml:space="preserve">) </w:t>
            </w:r>
            <w:r>
              <w:rPr>
                <w:sz w:val="24"/>
              </w:rPr>
              <w:t>указано</w:t>
            </w:r>
            <w:r w:rsidRPr="00D2374D">
              <w:rPr>
                <w:sz w:val="24"/>
              </w:rPr>
              <w:t xml:space="preserve"> </w:t>
            </w:r>
            <w:r>
              <w:rPr>
                <w:sz w:val="24"/>
              </w:rPr>
              <w:t>значение</w:t>
            </w:r>
            <w:r w:rsidRPr="00D2374D">
              <w:rPr>
                <w:sz w:val="24"/>
              </w:rPr>
              <w:t xml:space="preserve"> &lt;</w:t>
            </w:r>
            <w:r w:rsidRPr="00A66488">
              <w:rPr>
                <w:sz w:val="24"/>
                <w:lang w:val="en-US"/>
              </w:rPr>
              <w:t>consRegistryNum</w:t>
            </w:r>
            <w:r w:rsidRPr="00D2374D">
              <w:rPr>
                <w:sz w:val="24"/>
              </w:rPr>
              <w:t xml:space="preserve">&gt;, </w:t>
            </w:r>
            <w:r>
              <w:rPr>
                <w:sz w:val="24"/>
              </w:rPr>
              <w:t>для</w:t>
            </w:r>
            <w:r w:rsidRPr="00D2374D">
              <w:rPr>
                <w:sz w:val="24"/>
              </w:rPr>
              <w:t xml:space="preserve"> </w:t>
            </w:r>
            <w:r>
              <w:rPr>
                <w:sz w:val="24"/>
              </w:rPr>
              <w:t>которого</w:t>
            </w:r>
            <w:r w:rsidRPr="00D2374D">
              <w:rPr>
                <w:sz w:val="24"/>
              </w:rPr>
              <w:t xml:space="preserve"> в </w:t>
            </w:r>
            <w:r>
              <w:rPr>
                <w:sz w:val="24"/>
              </w:rPr>
              <w:t>справочнике</w:t>
            </w:r>
            <w:r w:rsidRPr="00D2374D">
              <w:rPr>
                <w:sz w:val="24"/>
              </w:rPr>
              <w:t xml:space="preserve"> </w:t>
            </w:r>
            <w:r>
              <w:rPr>
                <w:sz w:val="24"/>
              </w:rPr>
              <w:t>СВР</w:t>
            </w:r>
            <w:r w:rsidRPr="00D2374D">
              <w:rPr>
                <w:sz w:val="24"/>
              </w:rPr>
              <w:t xml:space="preserve"> (</w:t>
            </w:r>
            <w:r>
              <w:rPr>
                <w:sz w:val="24"/>
                <w:lang w:val="en-US"/>
              </w:rPr>
              <w:t>nsiSVR</w:t>
            </w:r>
            <w:r w:rsidRPr="00D2374D">
              <w:rPr>
                <w:sz w:val="24"/>
              </w:rPr>
              <w:t xml:space="preserve">) </w:t>
            </w:r>
            <w:r>
              <w:rPr>
                <w:sz w:val="24"/>
              </w:rPr>
              <w:t>отсутствуют</w:t>
            </w:r>
            <w:r w:rsidRPr="00D2374D">
              <w:rPr>
                <w:sz w:val="24"/>
              </w:rPr>
              <w:t xml:space="preserve"> </w:t>
            </w:r>
            <w:r>
              <w:rPr>
                <w:sz w:val="24"/>
              </w:rPr>
              <w:t>организации</w:t>
            </w:r>
            <w:r w:rsidRPr="00D2374D">
              <w:rPr>
                <w:sz w:val="24"/>
              </w:rPr>
              <w:t xml:space="preserve"> </w:t>
            </w:r>
            <w:r>
              <w:rPr>
                <w:sz w:val="24"/>
              </w:rPr>
              <w:t>в</w:t>
            </w:r>
            <w:r w:rsidRPr="00D2374D">
              <w:rPr>
                <w:sz w:val="24"/>
              </w:rPr>
              <w:t xml:space="preserve"> </w:t>
            </w:r>
            <w:r>
              <w:rPr>
                <w:sz w:val="24"/>
              </w:rPr>
              <w:t>актуальном</w:t>
            </w:r>
            <w:r w:rsidRPr="00D2374D">
              <w:rPr>
                <w:sz w:val="24"/>
              </w:rPr>
              <w:t xml:space="preserve"> </w:t>
            </w:r>
            <w:r>
              <w:rPr>
                <w:sz w:val="24"/>
              </w:rPr>
              <w:t>статусе</w:t>
            </w:r>
            <w:r w:rsidRPr="00D2374D">
              <w:rPr>
                <w:sz w:val="24"/>
              </w:rPr>
              <w:t>.</w:t>
            </w:r>
          </w:p>
        </w:tc>
      </w:tr>
      <w:tr w:rsidR="00056C63" w:rsidRPr="002D2859" w14:paraId="03E40707" w14:textId="77777777" w:rsidTr="00F427CD">
        <w:trPr>
          <w:trHeight w:val="348"/>
        </w:trPr>
        <w:tc>
          <w:tcPr>
            <w:tcW w:w="5000" w:type="pct"/>
            <w:gridSpan w:val="12"/>
          </w:tcPr>
          <w:p w14:paraId="7914DE45" w14:textId="1AEF210E" w:rsidR="00056C63" w:rsidRPr="008E76E1" w:rsidRDefault="00056C63" w:rsidP="00056C63">
            <w:pPr>
              <w:pStyle w:val="ad"/>
              <w:jc w:val="center"/>
              <w:rPr>
                <w:b/>
              </w:rPr>
            </w:pPr>
            <w:r w:rsidRPr="008E76E1">
              <w:rPr>
                <w:b/>
              </w:rPr>
              <w:t>Блок «Информация об организации, разместившей контракт» (</w:t>
            </w:r>
            <w:r w:rsidRPr="008E76E1">
              <w:rPr>
                <w:b/>
                <w:lang w:val="en-US"/>
              </w:rPr>
              <w:t>placer</w:t>
            </w:r>
            <w:r w:rsidRPr="008E76E1">
              <w:rPr>
                <w:b/>
              </w:rPr>
              <w:t>).</w:t>
            </w:r>
          </w:p>
          <w:p w14:paraId="3139C0A7" w14:textId="77777777" w:rsidR="00056C63" w:rsidRPr="008E76E1" w:rsidRDefault="00056C63" w:rsidP="00056C63">
            <w:pPr>
              <w:pStyle w:val="ad"/>
              <w:jc w:val="left"/>
              <w:rPr>
                <w:b/>
              </w:rPr>
            </w:pPr>
          </w:p>
          <w:p w14:paraId="0958FB61" w14:textId="485BC886" w:rsidR="00056C63" w:rsidRPr="00465323" w:rsidRDefault="00056C63" w:rsidP="00056C63">
            <w:pPr>
              <w:pStyle w:val="ad"/>
              <w:jc w:val="left"/>
            </w:pPr>
            <w:r>
              <w:t xml:space="preserve">В случае если описанные  ниже контроли будут успешно пройдены, то контракт должен будет отобразиться на ГУИ в ЛК организации, указанной в блоке </w:t>
            </w:r>
            <w:r w:rsidRPr="002D2859">
              <w:t>«</w:t>
            </w:r>
            <w:r w:rsidRPr="00ED1CAC">
              <w:t>Информация об организации, разместившей контракт</w:t>
            </w:r>
            <w:r w:rsidRPr="002D2859">
              <w:t>» (</w:t>
            </w:r>
            <w:r>
              <w:rPr>
                <w:lang w:val="en-US"/>
              </w:rPr>
              <w:t>placer</w:t>
            </w:r>
            <w:r w:rsidRPr="002D2859">
              <w:t>)</w:t>
            </w:r>
            <w:r>
              <w:t>.</w:t>
            </w:r>
          </w:p>
          <w:p w14:paraId="31C86FE6" w14:textId="77777777" w:rsidR="00056C63" w:rsidRDefault="00056C63" w:rsidP="00056C63">
            <w:pPr>
              <w:pStyle w:val="ad"/>
              <w:jc w:val="left"/>
            </w:pPr>
          </w:p>
          <w:p w14:paraId="309FF028" w14:textId="77777777" w:rsidR="00056C63" w:rsidRPr="00BA2E7C" w:rsidRDefault="00056C63" w:rsidP="00056C63">
            <w:pPr>
              <w:pStyle w:val="ad"/>
              <w:jc w:val="left"/>
              <w:rPr>
                <w:lang w:val="en-US"/>
              </w:rPr>
            </w:pPr>
            <w:r>
              <w:t>Поля</w:t>
            </w:r>
            <w:r w:rsidRPr="00BA2E7C">
              <w:rPr>
                <w:lang w:val="en-US"/>
              </w:rPr>
              <w:t>:</w:t>
            </w:r>
          </w:p>
          <w:p w14:paraId="0EE8D58F" w14:textId="34E7E948" w:rsidR="00056C63" w:rsidRPr="001D01D7" w:rsidRDefault="00056C63" w:rsidP="00056C63">
            <w:pPr>
              <w:pStyle w:val="ad"/>
              <w:jc w:val="left"/>
              <w:rPr>
                <w:lang w:val="en-US"/>
              </w:rPr>
            </w:pPr>
            <w:r w:rsidRPr="001D01D7">
              <w:rPr>
                <w:lang w:val="en-US"/>
              </w:rPr>
              <w:t>«</w:t>
            </w:r>
            <w:r w:rsidRPr="002D2859">
              <w:t>Полное</w:t>
            </w:r>
            <w:r w:rsidRPr="001D01D7">
              <w:rPr>
                <w:lang w:val="en-US"/>
              </w:rPr>
              <w:t xml:space="preserve"> </w:t>
            </w:r>
            <w:r w:rsidRPr="002D2859">
              <w:t>наименование</w:t>
            </w:r>
            <w:r w:rsidRPr="001D01D7">
              <w:rPr>
                <w:lang w:val="en-US"/>
              </w:rPr>
              <w:t>» (placer</w:t>
            </w:r>
            <w:r>
              <w:rPr>
                <w:lang w:val="en-US"/>
              </w:rPr>
              <w:t>\</w:t>
            </w:r>
            <w:r w:rsidRPr="001D01D7">
              <w:rPr>
                <w:lang w:val="en-US"/>
              </w:rPr>
              <w:t>responsibleOrg\</w:t>
            </w:r>
            <w:r>
              <w:rPr>
                <w:lang w:val="en-US"/>
              </w:rPr>
              <w:t>fullName</w:t>
            </w:r>
            <w:r w:rsidRPr="001D01D7">
              <w:rPr>
                <w:lang w:val="en-US"/>
              </w:rPr>
              <w:t>);</w:t>
            </w:r>
            <w:r w:rsidRPr="001D01D7">
              <w:rPr>
                <w:lang w:val="en-US"/>
              </w:rPr>
              <w:br/>
            </w:r>
          </w:p>
          <w:p w14:paraId="15558C52" w14:textId="36D54F64" w:rsidR="00056C63" w:rsidRDefault="00056C63" w:rsidP="00056C63">
            <w:pPr>
              <w:pStyle w:val="ad"/>
              <w:jc w:val="left"/>
            </w:pPr>
            <w:r>
              <w:lastRenderedPageBreak/>
              <w:t>при приеме игнорируются, заполняются при передаче.</w:t>
            </w:r>
          </w:p>
          <w:p w14:paraId="30536E32" w14:textId="46F556C9" w:rsidR="00056C63" w:rsidRDefault="00056C63" w:rsidP="00056C63">
            <w:pPr>
              <w:pStyle w:val="ad"/>
              <w:jc w:val="left"/>
            </w:pPr>
          </w:p>
          <w:p w14:paraId="4D0F2673" w14:textId="11635C04" w:rsidR="00056C63" w:rsidRPr="002D2859" w:rsidRDefault="00056C63" w:rsidP="00056C63">
            <w:pPr>
              <w:pStyle w:val="ad"/>
              <w:jc w:val="left"/>
            </w:pPr>
            <w:r>
              <w:t>Поле «</w:t>
            </w:r>
            <w:r w:rsidRPr="00620521">
              <w:t>Роль организации, разместившей контракт</w:t>
            </w:r>
            <w:r>
              <w:t>» (</w:t>
            </w:r>
            <w:r w:rsidRPr="00620521">
              <w:t>placer/responsibleRole</w:t>
            </w:r>
            <w:r>
              <w:t>). Контролируется исключение возможности размещения СГК для организаций с полномочиями: RA (Уполномоченный орган) и AI (Уполномоченное учреждение), начиная с выхода версии 14.1 (</w:t>
            </w:r>
            <w:r w:rsidRPr="00B802B2">
              <w:t>РК_ИК_0455</w:t>
            </w:r>
            <w:r>
              <w:t>)</w:t>
            </w:r>
          </w:p>
          <w:p w14:paraId="0DF4D034" w14:textId="77777777" w:rsidR="00056C63" w:rsidRPr="002D2859" w:rsidRDefault="00056C63" w:rsidP="00056C63">
            <w:pPr>
              <w:pStyle w:val="ad"/>
              <w:jc w:val="left"/>
            </w:pPr>
          </w:p>
        </w:tc>
      </w:tr>
      <w:tr w:rsidR="00056C63" w:rsidRPr="009F4E26" w14:paraId="78C5256B" w14:textId="77777777" w:rsidTr="00607574">
        <w:trPr>
          <w:trHeight w:val="348"/>
        </w:trPr>
        <w:tc>
          <w:tcPr>
            <w:tcW w:w="841" w:type="pct"/>
            <w:gridSpan w:val="2"/>
          </w:tcPr>
          <w:p w14:paraId="1833A7BC" w14:textId="215FC146" w:rsidR="00056C63" w:rsidRPr="0008027F" w:rsidRDefault="00056C63" w:rsidP="00056C63">
            <w:pPr>
              <w:pStyle w:val="ad"/>
              <w:jc w:val="left"/>
              <w:rPr>
                <w:lang w:val="en-US"/>
              </w:rPr>
            </w:pPr>
            <w:r>
              <w:lastRenderedPageBreak/>
              <w:t>РК_ИК_0015</w:t>
            </w:r>
          </w:p>
        </w:tc>
        <w:tc>
          <w:tcPr>
            <w:tcW w:w="234" w:type="pct"/>
            <w:gridSpan w:val="2"/>
          </w:tcPr>
          <w:p w14:paraId="10B6A90C" w14:textId="77777777" w:rsidR="00056C63" w:rsidRPr="0008027F" w:rsidRDefault="00056C63" w:rsidP="00056C63">
            <w:pPr>
              <w:pStyle w:val="ad"/>
              <w:jc w:val="left"/>
              <w:rPr>
                <w:lang w:val="en-US"/>
              </w:rPr>
            </w:pPr>
          </w:p>
        </w:tc>
        <w:tc>
          <w:tcPr>
            <w:tcW w:w="1477" w:type="pct"/>
            <w:gridSpan w:val="3"/>
          </w:tcPr>
          <w:p w14:paraId="6DFD815B" w14:textId="0386135A" w:rsidR="00056C63" w:rsidRDefault="00056C63" w:rsidP="00056C63">
            <w:pPr>
              <w:pStyle w:val="ad"/>
              <w:jc w:val="left"/>
            </w:pPr>
            <w:r>
              <w:t>«Код по СПЗ»</w:t>
            </w:r>
            <w:r w:rsidRPr="007158F6">
              <w:t xml:space="preserve"> </w:t>
            </w:r>
            <w:r>
              <w:t>(</w:t>
            </w:r>
            <w:r>
              <w:rPr>
                <w:lang w:val="en-US"/>
              </w:rPr>
              <w:t>placer</w:t>
            </w:r>
            <w:r w:rsidRPr="007158F6">
              <w:t>\</w:t>
            </w:r>
            <w:r w:rsidRPr="008C71BD">
              <w:t>regNum</w:t>
            </w:r>
            <w:r>
              <w:t>)</w:t>
            </w:r>
            <w:r w:rsidRPr="00D86BA7">
              <w:t xml:space="preserve"> </w:t>
            </w:r>
          </w:p>
          <w:p w14:paraId="437EF012" w14:textId="77777777" w:rsidR="00056C63" w:rsidRDefault="00056C63" w:rsidP="00056C63">
            <w:pPr>
              <w:pStyle w:val="ad"/>
              <w:jc w:val="left"/>
            </w:pPr>
            <w:r>
              <w:t xml:space="preserve">или </w:t>
            </w:r>
          </w:p>
          <w:p w14:paraId="77CCAC6A" w14:textId="14D4B43C" w:rsidR="00056C63" w:rsidRDefault="00056C63" w:rsidP="00056C63">
            <w:pPr>
              <w:pStyle w:val="ad"/>
              <w:jc w:val="left"/>
            </w:pPr>
            <w:r>
              <w:t>«</w:t>
            </w:r>
            <w:r w:rsidRPr="00EF7410">
              <w:t>Код по Сводному Реестру</w:t>
            </w:r>
            <w:r>
              <w:t>»</w:t>
            </w:r>
            <w:r w:rsidRPr="007158F6">
              <w:t xml:space="preserve"> </w:t>
            </w:r>
            <w:r>
              <w:t>(</w:t>
            </w:r>
            <w:r>
              <w:rPr>
                <w:lang w:val="en-US"/>
              </w:rPr>
              <w:t>placer</w:t>
            </w:r>
            <w:r w:rsidRPr="00013A9A">
              <w:t xml:space="preserve"> \</w:t>
            </w:r>
            <w:r w:rsidRPr="00EF7410">
              <w:rPr>
                <w:lang w:val="en-US"/>
              </w:rPr>
              <w:t>consRegistryNum</w:t>
            </w:r>
            <w:r>
              <w:t>)</w:t>
            </w:r>
            <w:r w:rsidRPr="00D86BA7">
              <w:t xml:space="preserve"> </w:t>
            </w:r>
          </w:p>
          <w:p w14:paraId="14315462" w14:textId="77777777" w:rsidR="00056C63" w:rsidRDefault="00056C63" w:rsidP="00056C63">
            <w:pPr>
              <w:pStyle w:val="ad"/>
              <w:jc w:val="left"/>
            </w:pPr>
          </w:p>
          <w:p w14:paraId="4A7FEB5B" w14:textId="31586F07" w:rsidR="00056C63" w:rsidRDefault="00056C63" w:rsidP="00056C63">
            <w:pPr>
              <w:pStyle w:val="ad"/>
              <w:jc w:val="left"/>
            </w:pPr>
            <w:r>
              <w:t>блока «</w:t>
            </w:r>
            <w:r w:rsidRPr="00ED1CAC">
              <w:t>Информация об организации, разместившей контракт</w:t>
            </w:r>
            <w:r w:rsidRPr="002D2859">
              <w:t>» (</w:t>
            </w:r>
            <w:r>
              <w:rPr>
                <w:lang w:val="en-US"/>
              </w:rPr>
              <w:t>placer</w:t>
            </w:r>
            <w:r w:rsidRPr="002D2859">
              <w:t>)</w:t>
            </w:r>
            <w:r>
              <w:t>.</w:t>
            </w:r>
          </w:p>
        </w:tc>
        <w:tc>
          <w:tcPr>
            <w:tcW w:w="1375" w:type="pct"/>
            <w:gridSpan w:val="4"/>
          </w:tcPr>
          <w:p w14:paraId="0AB92D43" w14:textId="77777777" w:rsidR="00056C63" w:rsidRDefault="00056C63" w:rsidP="00056C63">
            <w:pPr>
              <w:pStyle w:val="ad"/>
              <w:jc w:val="left"/>
            </w:pPr>
            <w:r>
              <w:t>То же в случае если для соответствующих организаций указаны коды СвР, Алгоритм определения – см. РК_ИК_001</w:t>
            </w:r>
            <w:r w:rsidRPr="00013A9A">
              <w:t>4</w:t>
            </w:r>
            <w:r>
              <w:t>. В зависимости от того код по СПЗ или по СвР указан во входящем пакете, выводится 1) или 2) сообщения (см. следующий столбец)</w:t>
            </w:r>
          </w:p>
          <w:p w14:paraId="29DCEA6A" w14:textId="77777777" w:rsidR="00056C63" w:rsidRDefault="00056C63" w:rsidP="00056C63">
            <w:pPr>
              <w:pStyle w:val="ad"/>
              <w:jc w:val="left"/>
            </w:pPr>
          </w:p>
          <w:p w14:paraId="1B19A28D" w14:textId="7236C881" w:rsidR="00056C63" w:rsidRPr="00557724" w:rsidRDefault="00056C63" w:rsidP="00056C63">
            <w:pPr>
              <w:pStyle w:val="ad"/>
              <w:jc w:val="left"/>
            </w:pPr>
            <w:r>
              <w:t xml:space="preserve">Статус записи в справочнике организаций должен быть </w:t>
            </w:r>
            <w:r w:rsidRPr="0083166C">
              <w:t>актуальным</w:t>
            </w:r>
            <w:r>
              <w:t xml:space="preserve"> </w:t>
            </w:r>
          </w:p>
          <w:p w14:paraId="7D0A2187" w14:textId="364A8AA1" w:rsidR="00056C63" w:rsidRDefault="00056C63" w:rsidP="00056C63">
            <w:pPr>
              <w:pStyle w:val="ad"/>
              <w:jc w:val="left"/>
            </w:pPr>
          </w:p>
          <w:p w14:paraId="08B52F1C" w14:textId="77777777" w:rsidR="00056C63" w:rsidRDefault="00056C63" w:rsidP="00056C63">
            <w:pPr>
              <w:pStyle w:val="ad"/>
              <w:jc w:val="left"/>
            </w:pPr>
          </w:p>
          <w:p w14:paraId="2874CC2A" w14:textId="43435FA6" w:rsidR="00056C63" w:rsidRPr="00692381" w:rsidRDefault="00056C63" w:rsidP="00056C63">
            <w:pPr>
              <w:pStyle w:val="ad"/>
              <w:jc w:val="left"/>
            </w:pPr>
          </w:p>
        </w:tc>
        <w:tc>
          <w:tcPr>
            <w:tcW w:w="1073" w:type="pct"/>
          </w:tcPr>
          <w:p w14:paraId="50D7725A" w14:textId="0E919557" w:rsidR="00056C63" w:rsidRDefault="00056C63" w:rsidP="00056C63">
            <w:pPr>
              <w:pStyle w:val="ad"/>
              <w:jc w:val="left"/>
            </w:pPr>
            <w:r>
              <w:t>1) Организация с к</w:t>
            </w:r>
            <w:r w:rsidRPr="003748E4">
              <w:t>од</w:t>
            </w:r>
            <w:r>
              <w:t>ом по</w:t>
            </w:r>
            <w:r w:rsidRPr="003748E4">
              <w:t xml:space="preserve"> СПЗ организации &lt;</w:t>
            </w:r>
            <w:r>
              <w:t xml:space="preserve"> Код по СПЗ</w:t>
            </w:r>
            <w:r w:rsidRPr="003748E4">
              <w:t xml:space="preserve">&gt; </w:t>
            </w:r>
            <w:r>
              <w:t xml:space="preserve">указанном в тэге </w:t>
            </w:r>
            <w:r>
              <w:rPr>
                <w:lang w:val="en-US"/>
              </w:rPr>
              <w:t>placer</w:t>
            </w:r>
            <w:r w:rsidRPr="00013A9A">
              <w:t>\</w:t>
            </w:r>
            <w:r w:rsidRPr="00EF7410">
              <w:rPr>
                <w:lang w:val="en-US"/>
              </w:rPr>
              <w:t>regNum</w:t>
            </w:r>
            <w:r w:rsidRPr="003748E4">
              <w:t xml:space="preserve"> отсутствует в </w:t>
            </w:r>
            <w:r>
              <w:t>справочнике организаций в ЕИС.</w:t>
            </w:r>
          </w:p>
          <w:p w14:paraId="23C93363" w14:textId="58F351D2" w:rsidR="00056C63" w:rsidRPr="009F4E26" w:rsidRDefault="00056C63" w:rsidP="00056C63">
            <w:pPr>
              <w:pStyle w:val="ad"/>
              <w:jc w:val="left"/>
            </w:pPr>
            <w:r>
              <w:t>2) Организация с к</w:t>
            </w:r>
            <w:r w:rsidRPr="003748E4">
              <w:t>од</w:t>
            </w:r>
            <w:r>
              <w:t>ом по</w:t>
            </w:r>
            <w:r w:rsidRPr="003748E4">
              <w:t xml:space="preserve"> </w:t>
            </w:r>
            <w:r>
              <w:t xml:space="preserve">Сводному реестру </w:t>
            </w:r>
            <w:r w:rsidRPr="003748E4">
              <w:t>&lt;</w:t>
            </w:r>
            <w:r>
              <w:t xml:space="preserve"> Код по СвР</w:t>
            </w:r>
            <w:r w:rsidRPr="003748E4">
              <w:t>&gt;</w:t>
            </w:r>
            <w:r>
              <w:t xml:space="preserve">, указанном в тэге </w:t>
            </w:r>
            <w:r>
              <w:rPr>
                <w:lang w:val="en-US"/>
              </w:rPr>
              <w:t>placer</w:t>
            </w:r>
            <w:r>
              <w:t>\</w:t>
            </w:r>
            <w:r w:rsidRPr="00EF7410">
              <w:rPr>
                <w:lang w:val="en-US"/>
              </w:rPr>
              <w:t>consRegistryNum</w:t>
            </w:r>
            <w:r>
              <w:t>,</w:t>
            </w:r>
            <w:r w:rsidRPr="003748E4">
              <w:t xml:space="preserve"> отсутствует в </w:t>
            </w:r>
            <w:r>
              <w:t>справочнике организаций в ЕИС.</w:t>
            </w:r>
          </w:p>
        </w:tc>
      </w:tr>
      <w:tr w:rsidR="00056C63" w:rsidRPr="009F4E26" w14:paraId="19A9404B" w14:textId="77777777" w:rsidTr="00607574">
        <w:trPr>
          <w:trHeight w:val="348"/>
        </w:trPr>
        <w:tc>
          <w:tcPr>
            <w:tcW w:w="841" w:type="pct"/>
            <w:gridSpan w:val="2"/>
          </w:tcPr>
          <w:p w14:paraId="5DEE4A7E" w14:textId="49D49E87" w:rsidR="00056C63" w:rsidRPr="0008027F" w:rsidRDefault="00056C63" w:rsidP="00056C63">
            <w:pPr>
              <w:pStyle w:val="ad"/>
              <w:jc w:val="left"/>
              <w:rPr>
                <w:lang w:val="en-US"/>
              </w:rPr>
            </w:pPr>
            <w:r>
              <w:t>РК_ИК_0016</w:t>
            </w:r>
          </w:p>
        </w:tc>
        <w:tc>
          <w:tcPr>
            <w:tcW w:w="234" w:type="pct"/>
            <w:gridSpan w:val="2"/>
          </w:tcPr>
          <w:p w14:paraId="19ACB165" w14:textId="3A4DEB4B" w:rsidR="00056C63" w:rsidRPr="0008027F" w:rsidRDefault="00056C63" w:rsidP="00056C63">
            <w:pPr>
              <w:pStyle w:val="ad"/>
              <w:jc w:val="left"/>
              <w:rPr>
                <w:lang w:val="en-US"/>
              </w:rPr>
            </w:pPr>
          </w:p>
        </w:tc>
        <w:tc>
          <w:tcPr>
            <w:tcW w:w="1477" w:type="pct"/>
            <w:gridSpan w:val="3"/>
          </w:tcPr>
          <w:p w14:paraId="40DF450E" w14:textId="77777777" w:rsidR="00056C63" w:rsidRDefault="00056C63" w:rsidP="00056C63">
            <w:pPr>
              <w:pStyle w:val="ad"/>
              <w:jc w:val="left"/>
            </w:pPr>
            <w:r>
              <w:t xml:space="preserve">Блок </w:t>
            </w:r>
            <w:r w:rsidRPr="002D2859">
              <w:t>«</w:t>
            </w:r>
            <w:r w:rsidRPr="00ED1CAC">
              <w:t>Информация об организации, разместившей контракт</w:t>
            </w:r>
            <w:r w:rsidRPr="002D2859">
              <w:t>» (</w:t>
            </w:r>
            <w:r>
              <w:rPr>
                <w:lang w:val="en-US"/>
              </w:rPr>
              <w:t>placer</w:t>
            </w:r>
            <w:r w:rsidRPr="002D2859">
              <w:t>)</w:t>
            </w:r>
            <w:r>
              <w:t>.</w:t>
            </w:r>
          </w:p>
          <w:p w14:paraId="111E3F91" w14:textId="58D3B80A" w:rsidR="00056C63" w:rsidRDefault="00056C63" w:rsidP="00056C63">
            <w:pPr>
              <w:pStyle w:val="ad"/>
              <w:jc w:val="left"/>
            </w:pPr>
            <w:r>
              <w:t>Контроль должен выполняться только для альтернативной интеграции.</w:t>
            </w:r>
          </w:p>
        </w:tc>
        <w:tc>
          <w:tcPr>
            <w:tcW w:w="1375" w:type="pct"/>
            <w:gridSpan w:val="4"/>
          </w:tcPr>
          <w:p w14:paraId="308C142B" w14:textId="77777777" w:rsidR="00056C63" w:rsidRPr="00793EE1" w:rsidRDefault="00056C63" w:rsidP="00056C63">
            <w:pPr>
              <w:pStyle w:val="ad"/>
              <w:jc w:val="left"/>
            </w:pPr>
            <w:r w:rsidRPr="00793EE1">
              <w:t xml:space="preserve">Блок должен присутствовать в принимаемом документе, в случае если размещающая организация отличается от заказчика. </w:t>
            </w:r>
          </w:p>
          <w:p w14:paraId="3EB2A533" w14:textId="31ED9965" w:rsidR="00056C63" w:rsidRDefault="00056C63" w:rsidP="00056C63">
            <w:pPr>
              <w:pStyle w:val="ad"/>
              <w:jc w:val="left"/>
            </w:pPr>
            <w:r w:rsidRPr="00793EE1">
              <w:t xml:space="preserve">Размещающая организация определяется </w:t>
            </w:r>
            <w:r>
              <w:t xml:space="preserve">по логину-паролю пользователя </w:t>
            </w:r>
            <w:r w:rsidRPr="00793EE1">
              <w:t>согласно правилам, изложенным в п.</w:t>
            </w:r>
            <w:r>
              <w:t xml:space="preserve"> </w:t>
            </w:r>
            <w:r>
              <w:fldChar w:fldCharType="begin"/>
            </w:r>
            <w:r>
              <w:instrText xml:space="preserve"> REF _Ref403642488 \n \h  \* MERGEFORMAT </w:instrText>
            </w:r>
            <w:r>
              <w:fldChar w:fldCharType="separate"/>
            </w:r>
            <w:r>
              <w:t>3.6.1.4</w:t>
            </w:r>
            <w:r>
              <w:fldChar w:fldCharType="end"/>
            </w:r>
          </w:p>
          <w:p w14:paraId="66787881" w14:textId="77777777" w:rsidR="00056C63" w:rsidRDefault="00056C63" w:rsidP="00056C63">
            <w:pPr>
              <w:pStyle w:val="ad"/>
              <w:jc w:val="left"/>
            </w:pPr>
          </w:p>
          <w:p w14:paraId="54576CA3" w14:textId="2EFC1A29" w:rsidR="00056C63" w:rsidRPr="00E6418F" w:rsidRDefault="00056C63" w:rsidP="00056C63">
            <w:pPr>
              <w:pStyle w:val="ad"/>
              <w:jc w:val="left"/>
            </w:pPr>
            <w:r>
              <w:t xml:space="preserve">У организации, указанной в блоке </w:t>
            </w:r>
            <w:r>
              <w:rPr>
                <w:lang w:val="en-US"/>
              </w:rPr>
              <w:t>placer</w:t>
            </w:r>
            <w:r w:rsidRPr="00E6418F">
              <w:t xml:space="preserve"> </w:t>
            </w:r>
            <w:r>
              <w:t xml:space="preserve">и организации, определенной на основании логина-пароля пользователя (см. п. </w:t>
            </w:r>
            <w:r w:rsidRPr="00793EE1">
              <w:t>п.</w:t>
            </w:r>
            <w:r>
              <w:t xml:space="preserve"> </w:t>
            </w:r>
            <w:r>
              <w:fldChar w:fldCharType="begin"/>
            </w:r>
            <w:r>
              <w:instrText xml:space="preserve"> REF _Ref403642488 \n \h  \* MERGEFORMAT </w:instrText>
            </w:r>
            <w:r>
              <w:fldChar w:fldCharType="separate"/>
            </w:r>
            <w:r>
              <w:t>3.6.1.4</w:t>
            </w:r>
            <w:r>
              <w:fldChar w:fldCharType="end"/>
            </w:r>
            <w:r>
              <w:t>) должны совпадать коды СПЗ и полномочия (Заказчик, ОПЗ).</w:t>
            </w:r>
          </w:p>
          <w:p w14:paraId="38EF88C0" w14:textId="77777777" w:rsidR="00056C63" w:rsidRDefault="00056C63" w:rsidP="00056C63">
            <w:pPr>
              <w:pStyle w:val="ad"/>
              <w:jc w:val="left"/>
            </w:pPr>
          </w:p>
          <w:p w14:paraId="2EE06626" w14:textId="77777777" w:rsidR="00056C63" w:rsidRDefault="00056C63" w:rsidP="00056C63">
            <w:pPr>
              <w:pStyle w:val="ad"/>
              <w:jc w:val="left"/>
            </w:pPr>
            <w:r>
              <w:t>При передаче заполняется всегда</w:t>
            </w:r>
            <w:r w:rsidRPr="00A4429D">
              <w:t xml:space="preserve"> (</w:t>
            </w:r>
            <w:r>
              <w:t xml:space="preserve">даже если </w:t>
            </w:r>
            <w:r>
              <w:lastRenderedPageBreak/>
              <w:t>размещающая организация совпадает с заказчиком</w:t>
            </w:r>
            <w:r w:rsidRPr="00A4429D">
              <w:t>)</w:t>
            </w:r>
            <w:r>
              <w:t>.</w:t>
            </w:r>
          </w:p>
          <w:p w14:paraId="71BB9D77" w14:textId="77777777" w:rsidR="00056C63" w:rsidRDefault="00056C63" w:rsidP="00056C63">
            <w:pPr>
              <w:pStyle w:val="ad"/>
              <w:jc w:val="left"/>
            </w:pPr>
          </w:p>
          <w:p w14:paraId="4594D105" w14:textId="77777777" w:rsidR="00056C63" w:rsidRDefault="00056C63" w:rsidP="00056C63">
            <w:pPr>
              <w:pStyle w:val="ad"/>
              <w:jc w:val="left"/>
            </w:pPr>
            <w:r>
              <w:t>То же в случае если для соответствующих организаций указаны коды СвР, Алгоритм определения – см. РК_ИК_001</w:t>
            </w:r>
            <w:r w:rsidRPr="00013A9A">
              <w:t>4</w:t>
            </w:r>
            <w:r>
              <w:t>. В зависимости от того код по СПЗ или по СвР указан во входящем пакете, выводится 1) или 2) сообщения (см. следующий столбец)</w:t>
            </w:r>
          </w:p>
          <w:p w14:paraId="50796947" w14:textId="0506F0B6" w:rsidR="00056C63" w:rsidRPr="00692381" w:rsidRDefault="00056C63" w:rsidP="00056C63">
            <w:pPr>
              <w:pStyle w:val="ad"/>
              <w:jc w:val="left"/>
            </w:pPr>
          </w:p>
        </w:tc>
        <w:tc>
          <w:tcPr>
            <w:tcW w:w="1073" w:type="pct"/>
          </w:tcPr>
          <w:p w14:paraId="1FAC17E4" w14:textId="77777777" w:rsidR="00056C63" w:rsidRDefault="00056C63" w:rsidP="00056C63">
            <w:pPr>
              <w:pStyle w:val="ad"/>
              <w:jc w:val="left"/>
            </w:pPr>
            <w:r>
              <w:lastRenderedPageBreak/>
              <w:t>1) В</w:t>
            </w:r>
            <w:r w:rsidRPr="00793EE1">
              <w:t xml:space="preserve"> случае если размещающая организация </w:t>
            </w:r>
            <w:r>
              <w:t xml:space="preserve">(блок </w:t>
            </w:r>
            <w:r>
              <w:rPr>
                <w:lang w:val="en-US"/>
              </w:rPr>
              <w:t>placer</w:t>
            </w:r>
            <w:r>
              <w:t>)</w:t>
            </w:r>
            <w:r w:rsidRPr="00793EE1">
              <w:t xml:space="preserve"> отличается от заказчика (</w:t>
            </w:r>
            <w:r>
              <w:t xml:space="preserve">блок </w:t>
            </w:r>
            <w:r>
              <w:rPr>
                <w:lang w:val="en-US"/>
              </w:rPr>
              <w:t>customer</w:t>
            </w:r>
            <w:r w:rsidRPr="00793EE1">
              <w:t>)</w:t>
            </w:r>
            <w:r>
              <w:t>,</w:t>
            </w:r>
            <w:r w:rsidRPr="00793EE1">
              <w:t xml:space="preserve"> </w:t>
            </w:r>
            <w:r>
              <w:t>то в принимаемом документе в блоке «</w:t>
            </w:r>
            <w:r w:rsidRPr="00E6418F">
              <w:t>Информация об организации, разместившей контракт</w:t>
            </w:r>
            <w:r>
              <w:t>» (</w:t>
            </w:r>
            <w:r>
              <w:rPr>
                <w:lang w:val="en-US"/>
              </w:rPr>
              <w:t>placer</w:t>
            </w:r>
            <w:r>
              <w:t>) должны быть указаны сведения о размещающей организации; код СПЗ и полномочия, указанные в блоке должны совпадать с кодом СПЗ и полномочиями организации, определенной по логину пользова</w:t>
            </w:r>
            <w:r>
              <w:lastRenderedPageBreak/>
              <w:t xml:space="preserve">теля </w:t>
            </w:r>
            <w:r w:rsidRPr="00CC0E9D">
              <w:t>&lt;</w:t>
            </w:r>
            <w:r>
              <w:t>логин пользователя</w:t>
            </w:r>
            <w:r w:rsidRPr="00CC0E9D">
              <w:t>&gt;</w:t>
            </w:r>
            <w:r>
              <w:t xml:space="preserve">, загружающего пакет. </w:t>
            </w:r>
          </w:p>
          <w:p w14:paraId="5CC8AD32" w14:textId="6BCC84F3" w:rsidR="00056C63" w:rsidRPr="00793EE1" w:rsidRDefault="00056C63" w:rsidP="00056C63">
            <w:pPr>
              <w:pStyle w:val="ad"/>
              <w:jc w:val="left"/>
            </w:pPr>
            <w:r>
              <w:t>2) В</w:t>
            </w:r>
            <w:r w:rsidRPr="00793EE1">
              <w:t xml:space="preserve"> случае если размещающая организация </w:t>
            </w:r>
            <w:r>
              <w:t xml:space="preserve">(блок </w:t>
            </w:r>
            <w:r>
              <w:rPr>
                <w:lang w:val="en-US"/>
              </w:rPr>
              <w:t>placer</w:t>
            </w:r>
            <w:r>
              <w:t>)</w:t>
            </w:r>
            <w:r w:rsidRPr="00793EE1">
              <w:t xml:space="preserve"> отличается от заказчика (</w:t>
            </w:r>
            <w:r>
              <w:t xml:space="preserve">блок </w:t>
            </w:r>
            <w:r>
              <w:rPr>
                <w:lang w:val="en-US"/>
              </w:rPr>
              <w:t>customer</w:t>
            </w:r>
            <w:r w:rsidRPr="00793EE1">
              <w:t>)</w:t>
            </w:r>
            <w:r>
              <w:t>,</w:t>
            </w:r>
            <w:r w:rsidRPr="00793EE1">
              <w:t xml:space="preserve"> </w:t>
            </w:r>
            <w:r>
              <w:t>то в принимаемом документе в блоке «</w:t>
            </w:r>
            <w:r w:rsidRPr="00E6418F">
              <w:t>Информация об организации, разместившей контракт</w:t>
            </w:r>
            <w:r>
              <w:t>» (</w:t>
            </w:r>
            <w:r>
              <w:rPr>
                <w:lang w:val="en-US"/>
              </w:rPr>
              <w:t>placer</w:t>
            </w:r>
            <w:r>
              <w:t xml:space="preserve">) должны быть указаны сведения о размещающей организации; код по Сводному реестру и полномочия, указанные в блоке должны совпадать с кодом по Сводному реестру и полномочиями организации, определенной по логину пользователя </w:t>
            </w:r>
            <w:r w:rsidRPr="00CC0E9D">
              <w:t>&lt;</w:t>
            </w:r>
            <w:r>
              <w:t>логин пользователя</w:t>
            </w:r>
            <w:r w:rsidRPr="00CC0E9D">
              <w:t>&gt;</w:t>
            </w:r>
            <w:r>
              <w:t>, загружающего пакет.</w:t>
            </w:r>
          </w:p>
        </w:tc>
      </w:tr>
      <w:tr w:rsidR="00056C63" w:rsidRPr="009F4E26" w14:paraId="4F274BAF" w14:textId="77777777" w:rsidTr="00607574">
        <w:trPr>
          <w:trHeight w:val="348"/>
        </w:trPr>
        <w:tc>
          <w:tcPr>
            <w:tcW w:w="841" w:type="pct"/>
            <w:gridSpan w:val="2"/>
          </w:tcPr>
          <w:p w14:paraId="3F45563E" w14:textId="365E7E82" w:rsidR="00056C63" w:rsidRDefault="00056C63" w:rsidP="00056C63">
            <w:pPr>
              <w:pStyle w:val="ad"/>
              <w:jc w:val="left"/>
            </w:pPr>
            <w:r w:rsidRPr="00F6585A">
              <w:lastRenderedPageBreak/>
              <w:t>РК_ИК_045</w:t>
            </w:r>
            <w:r>
              <w:t>6</w:t>
            </w:r>
          </w:p>
        </w:tc>
        <w:tc>
          <w:tcPr>
            <w:tcW w:w="234" w:type="pct"/>
            <w:gridSpan w:val="2"/>
          </w:tcPr>
          <w:p w14:paraId="620A4EE1" w14:textId="77777777" w:rsidR="00056C63" w:rsidRPr="0008027F" w:rsidRDefault="00056C63" w:rsidP="00056C63">
            <w:pPr>
              <w:pStyle w:val="ad"/>
              <w:jc w:val="left"/>
              <w:rPr>
                <w:lang w:val="en-US"/>
              </w:rPr>
            </w:pPr>
          </w:p>
        </w:tc>
        <w:tc>
          <w:tcPr>
            <w:tcW w:w="1477" w:type="pct"/>
            <w:gridSpan w:val="3"/>
          </w:tcPr>
          <w:p w14:paraId="4080FD15" w14:textId="60A68A6C" w:rsidR="00056C63" w:rsidRDefault="00056C63" w:rsidP="00056C63">
            <w:pPr>
              <w:pStyle w:val="ad"/>
              <w:jc w:val="left"/>
            </w:pPr>
            <w:r>
              <w:t xml:space="preserve">Блок </w:t>
            </w:r>
            <w:r w:rsidRPr="002D2859">
              <w:t>«</w:t>
            </w:r>
            <w:r w:rsidRPr="00ED1CAC">
              <w:t>Информация об организации, разместившей контракт</w:t>
            </w:r>
            <w:r w:rsidRPr="002D2859">
              <w:t>» (</w:t>
            </w:r>
            <w:r>
              <w:rPr>
                <w:lang w:val="en-US"/>
              </w:rPr>
              <w:t>placer</w:t>
            </w:r>
            <w:r w:rsidRPr="002D2859">
              <w:t>)</w:t>
            </w:r>
          </w:p>
        </w:tc>
        <w:tc>
          <w:tcPr>
            <w:tcW w:w="1375" w:type="pct"/>
            <w:gridSpan w:val="4"/>
          </w:tcPr>
          <w:p w14:paraId="2F79E553" w14:textId="0894BFE6" w:rsidR="00056C63" w:rsidRPr="00793EE1" w:rsidRDefault="00056C63" w:rsidP="00056C63">
            <w:pPr>
              <w:pStyle w:val="ad"/>
              <w:jc w:val="left"/>
            </w:pPr>
            <w:r>
              <w:t xml:space="preserve">Если заполнен блок </w:t>
            </w:r>
            <w:r w:rsidRPr="002D2859">
              <w:t>«</w:t>
            </w:r>
            <w:r w:rsidRPr="00ED1CAC">
              <w:t>Информация об организации, разместившей контракт</w:t>
            </w:r>
            <w:r w:rsidRPr="002D2859">
              <w:t>» (</w:t>
            </w:r>
            <w:r>
              <w:rPr>
                <w:lang w:val="en-US"/>
              </w:rPr>
              <w:t>placer</w:t>
            </w:r>
            <w:r w:rsidRPr="002D2859">
              <w:t>)</w:t>
            </w:r>
            <w:r>
              <w:t>, то контролируется (через ИЛИ):</w:t>
            </w:r>
            <w:r>
              <w:br/>
              <w:t>1. код СПЗ организации, разместившей контракт (</w:t>
            </w:r>
            <w:r w:rsidRPr="002C5978">
              <w:t>placer/responsibleOrg/regNum</w:t>
            </w:r>
            <w:r>
              <w:t xml:space="preserve">) есть в перечне </w:t>
            </w:r>
            <w:r w:rsidRPr="002C5978">
              <w:t xml:space="preserve">СПЗ организаций-правопредшественников согласно ЕГРЮЛ полученных от ППА </w:t>
            </w:r>
            <w:r>
              <w:t xml:space="preserve">или есть </w:t>
            </w:r>
            <w:r w:rsidRPr="00871DBB">
              <w:t>в служебной таблице для ведения перечня документов правопредшествеенников</w:t>
            </w:r>
            <w:r w:rsidRPr="00FE5D5C">
              <w:t xml:space="preserve"> </w:t>
            </w:r>
            <w:r>
              <w:t xml:space="preserve">для которых не указан </w:t>
            </w:r>
            <w:r w:rsidRPr="00871DBB">
              <w:t xml:space="preserve">реестровый </w:t>
            </w:r>
            <w:r w:rsidRPr="00871DBB">
              <w:lastRenderedPageBreak/>
              <w:t>номер контракта</w:t>
            </w:r>
            <w:r w:rsidRPr="00FE5D5C">
              <w:t xml:space="preserve"> </w:t>
            </w:r>
            <w:r w:rsidRPr="002C5978">
              <w:t>(</w:t>
            </w:r>
            <w:r w:rsidRPr="00871DBB">
              <w:t>см.доработку в части ППА FCSNF-21441</w:t>
            </w:r>
            <w:r w:rsidRPr="002C5978">
              <w:rPr>
                <w:rStyle w:val="af1"/>
                <w:color w:val="auto"/>
                <w:u w:val="none"/>
                <w:shd w:val="clear" w:color="auto" w:fill="FFFFFF"/>
              </w:rPr>
              <w:t xml:space="preserve">) </w:t>
            </w:r>
            <w:r>
              <w:rPr>
                <w:rStyle w:val="af1"/>
                <w:color w:val="auto"/>
                <w:u w:val="none"/>
                <w:shd w:val="clear" w:color="auto" w:fill="FFFFFF"/>
              </w:rPr>
              <w:t>И</w:t>
            </w:r>
            <w:r w:rsidRPr="002C5978">
              <w:rPr>
                <w:rStyle w:val="af1"/>
                <w:color w:val="auto"/>
                <w:u w:val="none"/>
                <w:shd w:val="clear" w:color="auto" w:fill="FFFFFF"/>
              </w:rPr>
              <w:t xml:space="preserve"> документ сформирован по открытому типу </w:t>
            </w:r>
            <w:r w:rsidRPr="002C5978">
              <w:t xml:space="preserve">документ </w:t>
            </w:r>
            <w:r w:rsidRPr="00C859A5">
              <w:t>«</w:t>
            </w:r>
            <w:r w:rsidRPr="00135AEA">
              <w:rPr>
                <w:lang w:val="en-US"/>
              </w:rPr>
              <w:t>c</w:t>
            </w:r>
            <w:r w:rsidRPr="00CE195A">
              <w:t>ontract</w:t>
            </w:r>
            <w:r w:rsidRPr="00C859A5">
              <w:t>»</w:t>
            </w:r>
            <w:r>
              <w:t xml:space="preserve"> (условие 1)</w:t>
            </w:r>
            <w:r>
              <w:br/>
              <w:t>ИЛИ</w:t>
            </w:r>
            <w:r>
              <w:br/>
              <w:t xml:space="preserve">2. </w:t>
            </w:r>
            <w:r w:rsidRPr="00871DBB">
              <w:t>реестровый номер контракта</w:t>
            </w:r>
            <w:r>
              <w:t xml:space="preserve"> (</w:t>
            </w:r>
            <w:r>
              <w:rPr>
                <w:lang w:val="en-US"/>
              </w:rPr>
              <w:t>regNum</w:t>
            </w:r>
            <w:r>
              <w:t>)</w:t>
            </w:r>
            <w:r w:rsidRPr="00871DBB">
              <w:t xml:space="preserve"> есть в служебной таблице для ведения перечня документов правопредшествеенников</w:t>
            </w:r>
            <w:r>
              <w:t>, для которых указан реестровый номер кон</w:t>
            </w:r>
            <w:r w:rsidRPr="00A74BE5">
              <w:t>тракта</w:t>
            </w:r>
            <w:r w:rsidRPr="00871DBB">
              <w:t xml:space="preserve"> (см.доработку в части ППА FCSNF-21441)</w:t>
            </w:r>
            <w:r>
              <w:t xml:space="preserve"> (условие 2)</w:t>
            </w:r>
            <w:r w:rsidRPr="00871DBB">
              <w:t>.</w:t>
            </w:r>
          </w:p>
        </w:tc>
        <w:tc>
          <w:tcPr>
            <w:tcW w:w="1073" w:type="pct"/>
          </w:tcPr>
          <w:p w14:paraId="1B767AB4" w14:textId="77777777" w:rsidR="00056C63" w:rsidRDefault="00056C63" w:rsidP="00056C63">
            <w:pPr>
              <w:pStyle w:val="ad"/>
              <w:jc w:val="left"/>
            </w:pPr>
            <w:r w:rsidRPr="00711DF1">
              <w:lastRenderedPageBreak/>
              <w:t>&lt;</w:t>
            </w:r>
            <w:r>
              <w:t>номер контроля</w:t>
            </w:r>
            <w:r w:rsidRPr="00711DF1">
              <w:t>&gt;:</w:t>
            </w:r>
            <w:r>
              <w:t xml:space="preserve"> (условие 1) Организация с к</w:t>
            </w:r>
            <w:r w:rsidRPr="003748E4">
              <w:t>од</w:t>
            </w:r>
            <w:r>
              <w:t>ом по</w:t>
            </w:r>
            <w:r w:rsidRPr="003748E4">
              <w:t xml:space="preserve"> СПЗ организации &lt;</w:t>
            </w:r>
            <w:r>
              <w:t xml:space="preserve"> Код по СПЗ</w:t>
            </w:r>
            <w:r w:rsidRPr="003748E4">
              <w:t xml:space="preserve">&gt; </w:t>
            </w:r>
            <w:r>
              <w:t xml:space="preserve">указанном в тэге </w:t>
            </w:r>
            <w:r>
              <w:rPr>
                <w:lang w:val="en-US"/>
              </w:rPr>
              <w:t>placer</w:t>
            </w:r>
            <w:r w:rsidRPr="00013A9A">
              <w:t>\</w:t>
            </w:r>
            <w:r w:rsidRPr="00EF7410">
              <w:rPr>
                <w:lang w:val="en-US"/>
              </w:rPr>
              <w:t>regNum</w:t>
            </w:r>
            <w:r w:rsidRPr="003748E4">
              <w:t xml:space="preserve"> отсутствует</w:t>
            </w:r>
            <w:r>
              <w:t xml:space="preserve"> в перечне </w:t>
            </w:r>
            <w:r w:rsidRPr="002C5978">
              <w:t>СПЗ организаций-правопредшественников согласно ЕГРЮЛ</w:t>
            </w:r>
            <w:r>
              <w:t xml:space="preserve"> или документ сформирован не  по </w:t>
            </w:r>
            <w:r w:rsidRPr="002C5978">
              <w:rPr>
                <w:rStyle w:val="af1"/>
                <w:color w:val="auto"/>
                <w:u w:val="none"/>
                <w:shd w:val="clear" w:color="auto" w:fill="FFFFFF"/>
              </w:rPr>
              <w:t xml:space="preserve">открытому типу </w:t>
            </w:r>
            <w:r w:rsidRPr="002C5978">
              <w:t xml:space="preserve">документ </w:t>
            </w:r>
            <w:r w:rsidRPr="00C859A5">
              <w:t>«</w:t>
            </w:r>
            <w:r w:rsidRPr="00135AEA">
              <w:rPr>
                <w:lang w:val="en-US"/>
              </w:rPr>
              <w:t>c</w:t>
            </w:r>
            <w:r w:rsidRPr="00CE195A">
              <w:t>ontract</w:t>
            </w:r>
            <w:r w:rsidRPr="00C859A5">
              <w:t>»</w:t>
            </w:r>
            <w:r>
              <w:t>.</w:t>
            </w:r>
          </w:p>
          <w:p w14:paraId="725F5AB2" w14:textId="5A2F993F" w:rsidR="00056C63" w:rsidRPr="00711DF1" w:rsidRDefault="00056C63" w:rsidP="00056C63">
            <w:pPr>
              <w:pStyle w:val="ad"/>
              <w:jc w:val="left"/>
            </w:pPr>
            <w:r>
              <w:lastRenderedPageBreak/>
              <w:t xml:space="preserve">(условие 2) Контракт с реестровым номером </w:t>
            </w:r>
            <w:r w:rsidRPr="004C3D29">
              <w:t>&lt;regNum&gt;</w:t>
            </w:r>
            <w:r>
              <w:t xml:space="preserve"> не входит в </w:t>
            </w:r>
            <w:r w:rsidRPr="00F6585A">
              <w:t>перечень контрактов, по которым были переданы полномочия</w:t>
            </w:r>
            <w:r>
              <w:t>.</w:t>
            </w:r>
          </w:p>
        </w:tc>
      </w:tr>
      <w:tr w:rsidR="00056C63" w:rsidRPr="009F4E26" w14:paraId="2DCEF519" w14:textId="77777777" w:rsidTr="00607574">
        <w:trPr>
          <w:trHeight w:val="348"/>
        </w:trPr>
        <w:tc>
          <w:tcPr>
            <w:tcW w:w="841" w:type="pct"/>
            <w:gridSpan w:val="2"/>
          </w:tcPr>
          <w:p w14:paraId="7DF9B042" w14:textId="4ADC7F7F" w:rsidR="00056C63" w:rsidRPr="0008027F" w:rsidRDefault="00056C63" w:rsidP="00056C63">
            <w:pPr>
              <w:pStyle w:val="ad"/>
              <w:jc w:val="left"/>
              <w:rPr>
                <w:lang w:val="en-US"/>
              </w:rPr>
            </w:pPr>
            <w:r>
              <w:lastRenderedPageBreak/>
              <w:t>РК_ИК_0042</w:t>
            </w:r>
          </w:p>
        </w:tc>
        <w:tc>
          <w:tcPr>
            <w:tcW w:w="234" w:type="pct"/>
            <w:gridSpan w:val="2"/>
          </w:tcPr>
          <w:p w14:paraId="6EEBE1D0" w14:textId="77777777" w:rsidR="00056C63" w:rsidRPr="0008027F" w:rsidRDefault="00056C63" w:rsidP="00056C63">
            <w:pPr>
              <w:pStyle w:val="ad"/>
              <w:jc w:val="left"/>
              <w:rPr>
                <w:lang w:val="en-US"/>
              </w:rPr>
            </w:pPr>
          </w:p>
        </w:tc>
        <w:tc>
          <w:tcPr>
            <w:tcW w:w="1477" w:type="pct"/>
            <w:gridSpan w:val="3"/>
          </w:tcPr>
          <w:p w14:paraId="6A42E2EB" w14:textId="55F51B3A" w:rsidR="00056C63" w:rsidRPr="005974F5" w:rsidRDefault="00056C63" w:rsidP="00056C63">
            <w:pPr>
              <w:pStyle w:val="ad"/>
              <w:jc w:val="left"/>
            </w:pPr>
            <w:r>
              <w:t>Пользователь, под логином-паролем которого отправлен пакет по альтернативной организации</w:t>
            </w:r>
            <w:r w:rsidRPr="005974F5">
              <w:t>/</w:t>
            </w:r>
          </w:p>
          <w:p w14:paraId="477B524B" w14:textId="77777777" w:rsidR="00056C63" w:rsidRPr="005974F5" w:rsidRDefault="00056C63" w:rsidP="00056C63">
            <w:pPr>
              <w:pStyle w:val="ad"/>
              <w:jc w:val="left"/>
            </w:pPr>
          </w:p>
          <w:p w14:paraId="0A9368AE" w14:textId="057C5A75" w:rsidR="00056C63" w:rsidRPr="005974F5" w:rsidRDefault="00056C63" w:rsidP="00056C63">
            <w:pPr>
              <w:pStyle w:val="ad"/>
              <w:jc w:val="left"/>
            </w:pPr>
            <w:r>
              <w:t>Блок «</w:t>
            </w:r>
            <w:r w:rsidRPr="005974F5">
              <w:t>Заказчик</w:t>
            </w:r>
            <w:r>
              <w:t>» (</w:t>
            </w:r>
            <w:r>
              <w:rPr>
                <w:lang w:val="en-US"/>
              </w:rPr>
              <w:t>customer</w:t>
            </w:r>
            <w:r>
              <w:t>)</w:t>
            </w:r>
          </w:p>
          <w:p w14:paraId="0EA6E4C4" w14:textId="77777777" w:rsidR="00056C63" w:rsidRPr="005974F5" w:rsidRDefault="00056C63" w:rsidP="00056C63">
            <w:pPr>
              <w:pStyle w:val="ad"/>
              <w:jc w:val="left"/>
            </w:pPr>
          </w:p>
          <w:p w14:paraId="2308430A" w14:textId="77777777" w:rsidR="00056C63" w:rsidRDefault="00056C63" w:rsidP="00056C63">
            <w:pPr>
              <w:pStyle w:val="ad"/>
              <w:jc w:val="left"/>
            </w:pPr>
            <w:r>
              <w:t>Контроль должен выполняться только для альтернативной интеграции.</w:t>
            </w:r>
          </w:p>
        </w:tc>
        <w:tc>
          <w:tcPr>
            <w:tcW w:w="1375" w:type="pct"/>
            <w:gridSpan w:val="4"/>
          </w:tcPr>
          <w:p w14:paraId="2565E423" w14:textId="77777777" w:rsidR="00056C63" w:rsidRDefault="00056C63" w:rsidP="00056C63">
            <w:pPr>
              <w:pStyle w:val="ad"/>
              <w:jc w:val="left"/>
            </w:pPr>
          </w:p>
          <w:p w14:paraId="50EDD720" w14:textId="5C870A7F" w:rsidR="00056C63" w:rsidRDefault="00056C63" w:rsidP="00056C63">
            <w:pPr>
              <w:pStyle w:val="ad"/>
              <w:jc w:val="left"/>
            </w:pPr>
            <w:r>
              <w:t xml:space="preserve">У организации, определенной на основании логина-пароля пользователя (см. п. </w:t>
            </w:r>
            <w:r w:rsidRPr="00793EE1">
              <w:t>п.</w:t>
            </w:r>
            <w:r>
              <w:t xml:space="preserve"> </w:t>
            </w:r>
            <w:r>
              <w:fldChar w:fldCharType="begin"/>
            </w:r>
            <w:r>
              <w:instrText xml:space="preserve"> REF _Ref403642488 \n \h  \* MERGEFORMAT </w:instrText>
            </w:r>
            <w:r>
              <w:fldChar w:fldCharType="separate"/>
            </w:r>
            <w:r>
              <w:t>3.6.1.4</w:t>
            </w:r>
            <w:r>
              <w:fldChar w:fldCharType="end"/>
            </w:r>
            <w:r>
              <w:t>) должны совпадать код СПЗ с организацией, указанной в блоке «</w:t>
            </w:r>
            <w:r w:rsidRPr="005974F5">
              <w:t>Заказчик</w:t>
            </w:r>
            <w:r>
              <w:t>» (</w:t>
            </w:r>
            <w:r>
              <w:rPr>
                <w:lang w:val="en-US"/>
              </w:rPr>
              <w:t>customer</w:t>
            </w:r>
            <w:r>
              <w:t>) в случае если в документе не указан блок «</w:t>
            </w:r>
            <w:r w:rsidRPr="00924BF1">
              <w:t>Информация об организации, разместившей контракт</w:t>
            </w:r>
            <w:r>
              <w:t>» (</w:t>
            </w:r>
            <w:r>
              <w:rPr>
                <w:lang w:val="en-US"/>
              </w:rPr>
              <w:t>placer</w:t>
            </w:r>
            <w:r>
              <w:t>)</w:t>
            </w:r>
          </w:p>
          <w:p w14:paraId="2067F457" w14:textId="77777777" w:rsidR="00056C63" w:rsidRDefault="00056C63" w:rsidP="00056C63">
            <w:pPr>
              <w:pStyle w:val="ad"/>
              <w:jc w:val="left"/>
            </w:pPr>
          </w:p>
          <w:p w14:paraId="064AC57D" w14:textId="77777777" w:rsidR="00056C63" w:rsidRDefault="00056C63" w:rsidP="00056C63">
            <w:pPr>
              <w:pStyle w:val="ad"/>
              <w:jc w:val="left"/>
            </w:pPr>
            <w:r>
              <w:t>То же в случае если для соответствующих организаций указаны коды СвР, Алгоритм определения – см. РК_ИК_001</w:t>
            </w:r>
            <w:r w:rsidRPr="00013A9A">
              <w:t>4</w:t>
            </w:r>
            <w:r>
              <w:t>. В зависимости от того код по СПЗ или по СвР указан во входящем пакете, выводится 1) или 2) сообщения (см. следующий столбец)</w:t>
            </w:r>
          </w:p>
          <w:p w14:paraId="4F157C34" w14:textId="77777777" w:rsidR="00056C63" w:rsidRPr="00924BF1" w:rsidRDefault="00056C63" w:rsidP="00056C63">
            <w:pPr>
              <w:pStyle w:val="ad"/>
              <w:jc w:val="left"/>
            </w:pPr>
          </w:p>
          <w:p w14:paraId="68552A3E" w14:textId="77777777" w:rsidR="00056C63" w:rsidRDefault="00056C63" w:rsidP="00056C63">
            <w:pPr>
              <w:pStyle w:val="ad"/>
              <w:jc w:val="left"/>
            </w:pPr>
          </w:p>
          <w:p w14:paraId="198FD1A4" w14:textId="76EFCB3F" w:rsidR="00056C63" w:rsidRPr="00692381" w:rsidRDefault="00056C63" w:rsidP="00056C63">
            <w:pPr>
              <w:pStyle w:val="ad"/>
              <w:jc w:val="left"/>
            </w:pPr>
          </w:p>
        </w:tc>
        <w:tc>
          <w:tcPr>
            <w:tcW w:w="1073" w:type="pct"/>
          </w:tcPr>
          <w:p w14:paraId="544B55A5" w14:textId="77777777" w:rsidR="00056C63" w:rsidRDefault="00056C63" w:rsidP="00056C63">
            <w:pPr>
              <w:pStyle w:val="ad"/>
              <w:jc w:val="left"/>
            </w:pPr>
            <w:r>
              <w:t>1) В случае если в документе не указан блок «</w:t>
            </w:r>
            <w:r w:rsidRPr="00924BF1">
              <w:t>Информация об организации, разместившей контракт</w:t>
            </w:r>
            <w:r>
              <w:t>» (</w:t>
            </w:r>
            <w:r>
              <w:rPr>
                <w:lang w:val="en-US"/>
              </w:rPr>
              <w:t>placer</w:t>
            </w:r>
            <w:r>
              <w:t>), то в блоке «Заказчик» (</w:t>
            </w:r>
            <w:r>
              <w:rPr>
                <w:lang w:val="en-US"/>
              </w:rPr>
              <w:t>customer</w:t>
            </w:r>
            <w:r>
              <w:t xml:space="preserve">) должны быть указаны сведения об организации; код СПЗ  которой должен совпадать с кодом СПЗ организации, определенной по логину пользователя </w:t>
            </w:r>
            <w:r w:rsidRPr="00CC0E9D">
              <w:t>&lt;</w:t>
            </w:r>
            <w:r>
              <w:t>логин пользователя</w:t>
            </w:r>
            <w:r w:rsidRPr="00CC0E9D">
              <w:t>&gt;</w:t>
            </w:r>
            <w:r>
              <w:t xml:space="preserve">, загружающего пакет. </w:t>
            </w:r>
          </w:p>
          <w:p w14:paraId="3D6A3062" w14:textId="40D9C116" w:rsidR="00056C63" w:rsidRPr="00793EE1" w:rsidRDefault="00056C63" w:rsidP="00056C63">
            <w:pPr>
              <w:pStyle w:val="ad"/>
              <w:jc w:val="left"/>
            </w:pPr>
            <w:r>
              <w:t>2) 1) В случае если в документе не указан блок «</w:t>
            </w:r>
            <w:r w:rsidRPr="00924BF1">
              <w:t>Информация об организации, разместившей контракт</w:t>
            </w:r>
            <w:r>
              <w:t>» (</w:t>
            </w:r>
            <w:r>
              <w:rPr>
                <w:lang w:val="en-US"/>
              </w:rPr>
              <w:t>placer</w:t>
            </w:r>
            <w:r>
              <w:t>), то в блоке «Заказчик» (</w:t>
            </w:r>
            <w:r>
              <w:rPr>
                <w:lang w:val="en-US"/>
              </w:rPr>
              <w:t>customer</w:t>
            </w:r>
            <w:r>
              <w:t xml:space="preserve">) должны быть указаны сведения об организации; код </w:t>
            </w:r>
            <w:r>
              <w:lastRenderedPageBreak/>
              <w:t xml:space="preserve">по Сводному реестру которой должен совпадать с кодом по Сводному реестру организации, определенной по логину пользователя </w:t>
            </w:r>
            <w:r w:rsidRPr="00CC0E9D">
              <w:t>&lt;</w:t>
            </w:r>
            <w:r>
              <w:t>логин пользователя</w:t>
            </w:r>
            <w:r w:rsidRPr="00CC0E9D">
              <w:t>&gt;</w:t>
            </w:r>
            <w:r>
              <w:t>, загружающего пакет.</w:t>
            </w:r>
          </w:p>
        </w:tc>
      </w:tr>
      <w:tr w:rsidR="00056C63" w:rsidRPr="009F4E26" w14:paraId="7A3BDA14" w14:textId="77777777" w:rsidTr="00607574">
        <w:trPr>
          <w:trHeight w:val="348"/>
        </w:trPr>
        <w:tc>
          <w:tcPr>
            <w:tcW w:w="841" w:type="pct"/>
            <w:gridSpan w:val="2"/>
          </w:tcPr>
          <w:p w14:paraId="3512C7E3" w14:textId="50690439" w:rsidR="00056C63" w:rsidRPr="0008027F" w:rsidRDefault="00056C63" w:rsidP="00056C63">
            <w:pPr>
              <w:pStyle w:val="ad"/>
              <w:jc w:val="left"/>
              <w:rPr>
                <w:lang w:val="en-US"/>
              </w:rPr>
            </w:pPr>
            <w:r>
              <w:lastRenderedPageBreak/>
              <w:t>РК_ИК_0017</w:t>
            </w:r>
          </w:p>
        </w:tc>
        <w:tc>
          <w:tcPr>
            <w:tcW w:w="234" w:type="pct"/>
            <w:gridSpan w:val="2"/>
          </w:tcPr>
          <w:p w14:paraId="2C8B2868" w14:textId="77777777" w:rsidR="00056C63" w:rsidRPr="0008027F" w:rsidRDefault="00056C63" w:rsidP="00056C63">
            <w:pPr>
              <w:pStyle w:val="ad"/>
              <w:jc w:val="left"/>
              <w:rPr>
                <w:lang w:val="en-US"/>
              </w:rPr>
            </w:pPr>
          </w:p>
        </w:tc>
        <w:tc>
          <w:tcPr>
            <w:tcW w:w="1477" w:type="pct"/>
            <w:gridSpan w:val="3"/>
          </w:tcPr>
          <w:p w14:paraId="7199E88F" w14:textId="71AD2AAE" w:rsidR="00056C63" w:rsidRDefault="00056C63" w:rsidP="00056C63">
            <w:pPr>
              <w:pStyle w:val="ad"/>
              <w:jc w:val="left"/>
            </w:pPr>
            <w:r>
              <w:t xml:space="preserve">Блок </w:t>
            </w:r>
            <w:r w:rsidRPr="002D2859">
              <w:t>«</w:t>
            </w:r>
            <w:r w:rsidRPr="00ED1CAC">
              <w:t>Информация об организации, разместившей контракт</w:t>
            </w:r>
            <w:r w:rsidRPr="002D2859">
              <w:t>» (</w:t>
            </w:r>
            <w:r>
              <w:rPr>
                <w:lang w:val="en-US"/>
              </w:rPr>
              <w:t>placer</w:t>
            </w:r>
            <w:r w:rsidRPr="002D2859">
              <w:t>)</w:t>
            </w:r>
            <w:r>
              <w:t>. Контроль должен выполняться и для базовой и для альтернативной интеграции.</w:t>
            </w:r>
          </w:p>
        </w:tc>
        <w:tc>
          <w:tcPr>
            <w:tcW w:w="1375" w:type="pct"/>
            <w:gridSpan w:val="4"/>
          </w:tcPr>
          <w:p w14:paraId="73409A66" w14:textId="60D240CA" w:rsidR="00056C63" w:rsidRPr="00793EE1" w:rsidRDefault="00056C63" w:rsidP="00056C63">
            <w:pPr>
              <w:pStyle w:val="ad"/>
              <w:jc w:val="left"/>
            </w:pPr>
            <w:r>
              <w:t>П</w:t>
            </w:r>
            <w:r w:rsidRPr="00793EE1">
              <w:t>роверяем наличие действующей связи между организацией</w:t>
            </w:r>
            <w:r>
              <w:t xml:space="preserve">, указанной в блоке </w:t>
            </w:r>
            <w:r w:rsidRPr="002D2859">
              <w:t>«</w:t>
            </w:r>
            <w:r w:rsidRPr="00ED1CAC">
              <w:t>Информация об организации, разместившей контракт</w:t>
            </w:r>
            <w:r w:rsidRPr="002D2859">
              <w:t>» (</w:t>
            </w:r>
            <w:r>
              <w:rPr>
                <w:lang w:val="en-US"/>
              </w:rPr>
              <w:t>placer</w:t>
            </w:r>
            <w:r w:rsidRPr="002D2859">
              <w:t>)</w:t>
            </w:r>
            <w:r w:rsidRPr="00793EE1">
              <w:t xml:space="preserve"> и заказчиком, указанным в поле customer.</w:t>
            </w:r>
          </w:p>
          <w:p w14:paraId="10703185" w14:textId="77777777" w:rsidR="00056C63" w:rsidRPr="00793EE1" w:rsidRDefault="00056C63" w:rsidP="00056C63">
            <w:pPr>
              <w:pStyle w:val="ad"/>
              <w:jc w:val="left"/>
            </w:pPr>
            <w:r w:rsidRPr="00793EE1">
              <w:t>Связь должна присутствовать быть подтвержденной и быть незаблокированной.</w:t>
            </w:r>
          </w:p>
          <w:p w14:paraId="1CFD3674" w14:textId="77777777" w:rsidR="00056C63" w:rsidRDefault="00056C63" w:rsidP="00056C63">
            <w:pPr>
              <w:pStyle w:val="ad"/>
              <w:jc w:val="left"/>
            </w:pPr>
          </w:p>
          <w:p w14:paraId="391EC9DF" w14:textId="77777777" w:rsidR="00056C63" w:rsidRDefault="00056C63" w:rsidP="00056C63">
            <w:pPr>
              <w:pStyle w:val="ad"/>
              <w:jc w:val="left"/>
            </w:pPr>
            <w:r>
              <w:t>То же в случае если для соответствующих организаций указаны коды СвР, Алгоритм определения – см. РК_ИК_001</w:t>
            </w:r>
            <w:r w:rsidRPr="00013A9A">
              <w:t>4</w:t>
            </w:r>
            <w:r>
              <w:t>. В зависимости от того код по СПЗ или по СвР указан во входящем пакете, выводится 1) или 2) сообщения (см. следующий столбец)</w:t>
            </w:r>
          </w:p>
          <w:p w14:paraId="19FE5F19" w14:textId="652A3091" w:rsidR="00056C63" w:rsidRPr="00692381" w:rsidRDefault="00056C63" w:rsidP="00056C63">
            <w:pPr>
              <w:pStyle w:val="ad"/>
              <w:jc w:val="left"/>
            </w:pPr>
          </w:p>
        </w:tc>
        <w:tc>
          <w:tcPr>
            <w:tcW w:w="1073" w:type="pct"/>
          </w:tcPr>
          <w:p w14:paraId="3BAE48AC" w14:textId="7793C221" w:rsidR="00056C63" w:rsidRDefault="00056C63" w:rsidP="00056C63">
            <w:pPr>
              <w:pStyle w:val="ad"/>
              <w:jc w:val="left"/>
            </w:pPr>
            <w:r>
              <w:t xml:space="preserve">1) </w:t>
            </w:r>
            <w:r w:rsidRPr="00793EE1">
              <w:t>Между организацией &lt;Наименование организации</w:t>
            </w:r>
            <w:r w:rsidRPr="00793EE1" w:rsidDel="00E503A9">
              <w:t xml:space="preserve"> </w:t>
            </w:r>
            <w:r w:rsidRPr="00FA30AC">
              <w:t>&gt;</w:t>
            </w:r>
            <w:r>
              <w:t xml:space="preserve"> с кодом по СПЗ </w:t>
            </w:r>
            <w:r w:rsidRPr="00E503A9">
              <w:t>&lt;</w:t>
            </w:r>
            <w:r>
              <w:t>Код по СПЗ</w:t>
            </w:r>
            <w:r w:rsidRPr="00E503A9">
              <w:t>&gt;</w:t>
            </w:r>
            <w:r>
              <w:t xml:space="preserve">, указанной в блоке </w:t>
            </w:r>
            <w:r w:rsidRPr="002D2859">
              <w:t>«</w:t>
            </w:r>
            <w:r w:rsidRPr="00ED1CAC">
              <w:t>Информация об организации, разместившей контракт</w:t>
            </w:r>
            <w:r w:rsidRPr="002D2859">
              <w:t>» (</w:t>
            </w:r>
            <w:r>
              <w:rPr>
                <w:lang w:val="en-US"/>
              </w:rPr>
              <w:t>placer</w:t>
            </w:r>
            <w:r w:rsidRPr="002D2859">
              <w:t>)</w:t>
            </w:r>
            <w:r w:rsidRPr="00793EE1">
              <w:t xml:space="preserve">  и заказчиком &lt;Наименование заказчика</w:t>
            </w:r>
            <w:r w:rsidRPr="00793EE1" w:rsidDel="00E503A9">
              <w:t xml:space="preserve"> </w:t>
            </w:r>
            <w:r w:rsidRPr="00793EE1">
              <w:t>&gt;</w:t>
            </w:r>
            <w:r>
              <w:t xml:space="preserve"> с кодом по СПЗ </w:t>
            </w:r>
            <w:r w:rsidRPr="00E503A9">
              <w:t>&lt;</w:t>
            </w:r>
            <w:r>
              <w:t>Код по СПЗ</w:t>
            </w:r>
            <w:r w:rsidRPr="00E503A9">
              <w:t>&gt;</w:t>
            </w:r>
            <w:r>
              <w:t xml:space="preserve">,  указанным в блоке </w:t>
            </w:r>
            <w:r w:rsidRPr="002D2859">
              <w:t>«</w:t>
            </w:r>
            <w:r>
              <w:t>Заказчик</w:t>
            </w:r>
            <w:r w:rsidRPr="002D2859">
              <w:t>» (</w:t>
            </w:r>
            <w:r>
              <w:rPr>
                <w:lang w:val="en-US"/>
              </w:rPr>
              <w:t>customer</w:t>
            </w:r>
            <w:r w:rsidRPr="002D2859">
              <w:t>)</w:t>
            </w:r>
            <w:r>
              <w:t>,</w:t>
            </w:r>
            <w:r w:rsidRPr="00793EE1">
              <w:t xml:space="preserve">  отсутствует действующая подтвержденная связь</w:t>
            </w:r>
          </w:p>
          <w:p w14:paraId="4E930BE3" w14:textId="242390F4" w:rsidR="00056C63" w:rsidRPr="00793EE1" w:rsidRDefault="00056C63" w:rsidP="00056C63">
            <w:pPr>
              <w:pStyle w:val="ad"/>
              <w:jc w:val="left"/>
            </w:pPr>
            <w:r>
              <w:t xml:space="preserve">2) </w:t>
            </w:r>
            <w:r w:rsidRPr="00793EE1">
              <w:t>Между организацией &lt;Наименование организации</w:t>
            </w:r>
            <w:r w:rsidRPr="00793EE1" w:rsidDel="00E503A9">
              <w:t xml:space="preserve"> </w:t>
            </w:r>
            <w:r w:rsidRPr="00FA30AC">
              <w:t>&gt;</w:t>
            </w:r>
            <w:r>
              <w:t xml:space="preserve"> с кодом по Сводному реестру </w:t>
            </w:r>
            <w:r w:rsidRPr="00E503A9">
              <w:t>&lt;</w:t>
            </w:r>
            <w:r>
              <w:t>Код по СвР</w:t>
            </w:r>
            <w:r w:rsidRPr="00E503A9">
              <w:t>&gt;</w:t>
            </w:r>
            <w:r>
              <w:t xml:space="preserve">, указанной в блоке </w:t>
            </w:r>
            <w:r w:rsidRPr="002D2859">
              <w:t>«</w:t>
            </w:r>
            <w:r w:rsidRPr="00ED1CAC">
              <w:t>Информация об организации, разместившей контракт</w:t>
            </w:r>
            <w:r w:rsidRPr="002D2859">
              <w:t>» (</w:t>
            </w:r>
            <w:r>
              <w:rPr>
                <w:lang w:val="en-US"/>
              </w:rPr>
              <w:t>placer</w:t>
            </w:r>
            <w:r w:rsidRPr="002D2859">
              <w:t>)</w:t>
            </w:r>
            <w:r w:rsidRPr="00793EE1">
              <w:t xml:space="preserve">  и заказчиком &lt;Наименование заказчика</w:t>
            </w:r>
            <w:r w:rsidRPr="00793EE1" w:rsidDel="00E503A9">
              <w:t xml:space="preserve"> </w:t>
            </w:r>
            <w:r w:rsidRPr="00793EE1">
              <w:t>&gt;</w:t>
            </w:r>
            <w:r>
              <w:t xml:space="preserve"> с кодом по Сводному реестру </w:t>
            </w:r>
            <w:r w:rsidRPr="00E503A9">
              <w:t>&lt;</w:t>
            </w:r>
            <w:r>
              <w:t>Код по СвР</w:t>
            </w:r>
            <w:r w:rsidRPr="00E503A9">
              <w:t>&gt;</w:t>
            </w:r>
            <w:r>
              <w:t xml:space="preserve">,  указанным в блоке </w:t>
            </w:r>
            <w:r w:rsidRPr="002D2859">
              <w:t>«</w:t>
            </w:r>
            <w:r>
              <w:t>Заказчик</w:t>
            </w:r>
            <w:r w:rsidRPr="002D2859">
              <w:t>» (</w:t>
            </w:r>
            <w:r>
              <w:rPr>
                <w:lang w:val="en-US"/>
              </w:rPr>
              <w:t>customer</w:t>
            </w:r>
            <w:r w:rsidRPr="002D2859">
              <w:t>)</w:t>
            </w:r>
            <w:r>
              <w:t>,</w:t>
            </w:r>
            <w:r w:rsidRPr="00793EE1">
              <w:t xml:space="preserve">  </w:t>
            </w:r>
            <w:r w:rsidRPr="00793EE1">
              <w:lastRenderedPageBreak/>
              <w:t>отсутствует действующая подтвержденная связь</w:t>
            </w:r>
          </w:p>
        </w:tc>
      </w:tr>
      <w:tr w:rsidR="00056C63" w:rsidRPr="009F4E26" w14:paraId="72772338" w14:textId="77777777" w:rsidTr="00607574">
        <w:trPr>
          <w:trHeight w:val="348"/>
        </w:trPr>
        <w:tc>
          <w:tcPr>
            <w:tcW w:w="841" w:type="pct"/>
            <w:gridSpan w:val="2"/>
          </w:tcPr>
          <w:p w14:paraId="3CB8C3E7" w14:textId="35A08202" w:rsidR="00056C63" w:rsidRDefault="00056C63" w:rsidP="00056C63">
            <w:pPr>
              <w:pStyle w:val="ad"/>
              <w:jc w:val="left"/>
            </w:pPr>
            <w:r w:rsidRPr="00592485">
              <w:lastRenderedPageBreak/>
              <w:t>РК_ИК_026</w:t>
            </w:r>
            <w:r>
              <w:t>5</w:t>
            </w:r>
          </w:p>
        </w:tc>
        <w:tc>
          <w:tcPr>
            <w:tcW w:w="234" w:type="pct"/>
            <w:gridSpan w:val="2"/>
          </w:tcPr>
          <w:p w14:paraId="17405341" w14:textId="77777777" w:rsidR="00056C63" w:rsidRPr="0008027F" w:rsidRDefault="00056C63" w:rsidP="00056C63">
            <w:pPr>
              <w:pStyle w:val="ad"/>
              <w:jc w:val="left"/>
              <w:rPr>
                <w:lang w:val="en-US"/>
              </w:rPr>
            </w:pPr>
          </w:p>
        </w:tc>
        <w:tc>
          <w:tcPr>
            <w:tcW w:w="1477" w:type="pct"/>
            <w:gridSpan w:val="3"/>
          </w:tcPr>
          <w:p w14:paraId="19C6B264" w14:textId="41B4AC15" w:rsidR="00056C63" w:rsidRDefault="00056C63" w:rsidP="00056C63">
            <w:pPr>
              <w:pStyle w:val="ad"/>
              <w:jc w:val="left"/>
            </w:pPr>
            <w:r>
              <w:t xml:space="preserve">Блок </w:t>
            </w:r>
            <w:r w:rsidRPr="002D2859">
              <w:t>«</w:t>
            </w:r>
            <w:r w:rsidRPr="00ED1CAC">
              <w:t>Информация об организации, разместившей контракт</w:t>
            </w:r>
            <w:r w:rsidRPr="002D2859">
              <w:t>» (</w:t>
            </w:r>
            <w:r>
              <w:rPr>
                <w:lang w:val="en-US"/>
              </w:rPr>
              <w:t>placer</w:t>
            </w:r>
            <w:r w:rsidRPr="002D2859">
              <w:t>)</w:t>
            </w:r>
            <w:r>
              <w:t>.</w:t>
            </w:r>
          </w:p>
        </w:tc>
        <w:tc>
          <w:tcPr>
            <w:tcW w:w="1375" w:type="pct"/>
            <w:gridSpan w:val="4"/>
          </w:tcPr>
          <w:p w14:paraId="254B022C" w14:textId="77777777" w:rsidR="00056C63" w:rsidRPr="00C30918" w:rsidRDefault="00056C63" w:rsidP="00056C63">
            <w:pPr>
              <w:ind w:firstLine="0"/>
              <w:rPr>
                <w:sz w:val="24"/>
              </w:rPr>
            </w:pPr>
            <w:r w:rsidRPr="00C30918">
              <w:rPr>
                <w:sz w:val="24"/>
              </w:rPr>
              <w:t>Если заполнен блок «Информация об организации, разместившей контракт» (placer), то роль организация из этого блока (placer\</w:t>
            </w:r>
            <w:r w:rsidRPr="00C30918">
              <w:rPr>
                <w:sz w:val="24"/>
                <w:lang w:val="en-US"/>
              </w:rPr>
              <w:t>responsibleOrg</w:t>
            </w:r>
            <w:r w:rsidRPr="00C30918">
              <w:rPr>
                <w:sz w:val="24"/>
              </w:rPr>
              <w:t xml:space="preserve">), </w:t>
            </w:r>
          </w:p>
          <w:p w14:paraId="76B66EA2" w14:textId="499F2168" w:rsidR="00056C63" w:rsidRDefault="00056C63" w:rsidP="00056C63">
            <w:pPr>
              <w:pStyle w:val="ad"/>
              <w:jc w:val="left"/>
            </w:pPr>
            <w:r w:rsidRPr="00C30918">
              <w:t xml:space="preserve">иначе </w:t>
            </w:r>
            <w:r>
              <w:t>срабатывает контроль</w:t>
            </w:r>
          </w:p>
        </w:tc>
        <w:tc>
          <w:tcPr>
            <w:tcW w:w="1073" w:type="pct"/>
          </w:tcPr>
          <w:p w14:paraId="4FBF218E" w14:textId="17EF2D33" w:rsidR="00056C63" w:rsidRDefault="00056C63" w:rsidP="00056C63">
            <w:pPr>
              <w:pStyle w:val="ad"/>
              <w:jc w:val="left"/>
            </w:pPr>
            <w:r w:rsidRPr="00D92AB2">
              <w:t>Пользователь с логином &lt;</w:t>
            </w:r>
            <w:r>
              <w:t>логин</w:t>
            </w:r>
            <w:r w:rsidRPr="00D92AB2">
              <w:t>&gt;, в личный кабинет которого направляется документ, имеет следующие полномочия организаций &lt;</w:t>
            </w:r>
            <w:r>
              <w:t>перечень ролей организации через заяпятую</w:t>
            </w:r>
            <w:r w:rsidRPr="00D92AB2">
              <w:t>&gt;. Необходимо явно указать требуемое полномочие в поле «Роль организации, разместившей контракт» (placer\responsibleOrg).</w:t>
            </w:r>
          </w:p>
        </w:tc>
      </w:tr>
      <w:tr w:rsidR="00056C63" w:rsidRPr="00B802B2" w14:paraId="5DFDBCBD" w14:textId="77777777" w:rsidTr="00607574">
        <w:trPr>
          <w:trHeight w:val="348"/>
        </w:trPr>
        <w:tc>
          <w:tcPr>
            <w:tcW w:w="841" w:type="pct"/>
            <w:gridSpan w:val="2"/>
          </w:tcPr>
          <w:p w14:paraId="766AA12B" w14:textId="710BC731" w:rsidR="00056C63" w:rsidRPr="00592485" w:rsidRDefault="00056C63" w:rsidP="00056C63">
            <w:pPr>
              <w:pStyle w:val="ad"/>
              <w:jc w:val="left"/>
            </w:pPr>
            <w:r w:rsidRPr="00B802B2">
              <w:t>РК_ИК_0455</w:t>
            </w:r>
          </w:p>
        </w:tc>
        <w:tc>
          <w:tcPr>
            <w:tcW w:w="234" w:type="pct"/>
            <w:gridSpan w:val="2"/>
          </w:tcPr>
          <w:p w14:paraId="73B5F4E4" w14:textId="77777777" w:rsidR="00056C63" w:rsidRPr="0008027F" w:rsidRDefault="00056C63" w:rsidP="00056C63">
            <w:pPr>
              <w:pStyle w:val="ad"/>
              <w:jc w:val="left"/>
              <w:rPr>
                <w:lang w:val="en-US"/>
              </w:rPr>
            </w:pPr>
          </w:p>
        </w:tc>
        <w:tc>
          <w:tcPr>
            <w:tcW w:w="1477" w:type="pct"/>
            <w:gridSpan w:val="3"/>
          </w:tcPr>
          <w:p w14:paraId="2680BBDA" w14:textId="22B469C8" w:rsidR="00056C63" w:rsidRPr="00B802B2" w:rsidRDefault="00056C63" w:rsidP="00056C63">
            <w:pPr>
              <w:pStyle w:val="ad"/>
              <w:jc w:val="left"/>
            </w:pPr>
            <w:r w:rsidRPr="00B802B2">
              <w:t>«Роль организации, разместившей контракт» (</w:t>
            </w:r>
            <w:r w:rsidRPr="00B802B2">
              <w:rPr>
                <w:lang w:val="en-US"/>
              </w:rPr>
              <w:t>placer</w:t>
            </w:r>
            <w:r w:rsidRPr="00B802B2">
              <w:t>/</w:t>
            </w:r>
            <w:r w:rsidRPr="00B802B2">
              <w:rPr>
                <w:lang w:val="en-US"/>
              </w:rPr>
              <w:t>responsibleRole</w:t>
            </w:r>
            <w:r w:rsidRPr="00B802B2">
              <w:t>)</w:t>
            </w:r>
          </w:p>
        </w:tc>
        <w:tc>
          <w:tcPr>
            <w:tcW w:w="1375" w:type="pct"/>
            <w:gridSpan w:val="4"/>
          </w:tcPr>
          <w:p w14:paraId="538B6F91" w14:textId="6E6E7306" w:rsidR="00056C63" w:rsidRDefault="00056C63" w:rsidP="00056C63">
            <w:pPr>
              <w:ind w:firstLine="0"/>
              <w:rPr>
                <w:sz w:val="24"/>
              </w:rPr>
            </w:pPr>
            <w:r>
              <w:rPr>
                <w:sz w:val="24"/>
              </w:rPr>
              <w:t>Контролируется исключение возможности указания в роли размещающей организации полномочий:</w:t>
            </w:r>
          </w:p>
          <w:p w14:paraId="622A0C39" w14:textId="369EA88E" w:rsidR="00056C63" w:rsidRPr="00DE3A2B" w:rsidRDefault="00056C63" w:rsidP="00056C63">
            <w:pPr>
              <w:ind w:firstLine="0"/>
              <w:rPr>
                <w:sz w:val="24"/>
              </w:rPr>
            </w:pPr>
            <w:r w:rsidRPr="00DE3A2B">
              <w:rPr>
                <w:sz w:val="24"/>
              </w:rPr>
              <w:t>RA - Уполномоченный орган</w:t>
            </w:r>
            <w:r>
              <w:rPr>
                <w:sz w:val="24"/>
              </w:rPr>
              <w:t>(УО)</w:t>
            </w:r>
            <w:r w:rsidRPr="00DE3A2B">
              <w:rPr>
                <w:sz w:val="24"/>
              </w:rPr>
              <w:t>;</w:t>
            </w:r>
          </w:p>
          <w:p w14:paraId="2176681A" w14:textId="77777777" w:rsidR="00056C63" w:rsidRDefault="00056C63" w:rsidP="00056C63">
            <w:pPr>
              <w:ind w:firstLine="0"/>
              <w:rPr>
                <w:sz w:val="24"/>
              </w:rPr>
            </w:pPr>
            <w:r w:rsidRPr="00DE3A2B">
              <w:rPr>
                <w:sz w:val="24"/>
              </w:rPr>
              <w:t>AI - Уполномоченное учреждение</w:t>
            </w:r>
            <w:r>
              <w:rPr>
                <w:sz w:val="24"/>
              </w:rPr>
              <w:t>(УУ)</w:t>
            </w:r>
            <w:r w:rsidRPr="00DE3A2B">
              <w:rPr>
                <w:sz w:val="24"/>
              </w:rPr>
              <w:t>;</w:t>
            </w:r>
          </w:p>
          <w:p w14:paraId="33B358C3" w14:textId="100DF4F4" w:rsidR="00056C63" w:rsidRPr="00B802B2" w:rsidRDefault="00056C63" w:rsidP="00056C63">
            <w:pPr>
              <w:ind w:firstLine="0"/>
              <w:rPr>
                <w:sz w:val="24"/>
              </w:rPr>
            </w:pPr>
            <w:r>
              <w:rPr>
                <w:sz w:val="24"/>
              </w:rPr>
              <w:t>Контроль выполняется</w:t>
            </w:r>
            <w:r w:rsidRPr="00F02E7B">
              <w:rPr>
                <w:sz w:val="24"/>
              </w:rPr>
              <w:t>, начиная с выхода версии 14.1</w:t>
            </w:r>
          </w:p>
        </w:tc>
        <w:tc>
          <w:tcPr>
            <w:tcW w:w="1073" w:type="pct"/>
          </w:tcPr>
          <w:p w14:paraId="0260FE05" w14:textId="06B1ADA9" w:rsidR="00056C63" w:rsidRPr="00F02E7B" w:rsidRDefault="00056C63" w:rsidP="00056C63">
            <w:pPr>
              <w:pStyle w:val="ad"/>
              <w:jc w:val="left"/>
            </w:pPr>
            <w:r>
              <w:t>Организация с полномочием</w:t>
            </w:r>
            <w:r w:rsidRPr="00F02E7B">
              <w:t>&lt;</w:t>
            </w:r>
            <w:r w:rsidRPr="00B802B2">
              <w:t xml:space="preserve"> Роль организации, разместившей контракт</w:t>
            </w:r>
            <w:r w:rsidRPr="00F02E7B">
              <w:t xml:space="preserve"> &gt;</w:t>
            </w:r>
            <w:r>
              <w:t xml:space="preserve"> (</w:t>
            </w:r>
            <w:r w:rsidRPr="00B802B2">
              <w:rPr>
                <w:lang w:val="en-US"/>
              </w:rPr>
              <w:t>placer</w:t>
            </w:r>
            <w:r w:rsidRPr="00B802B2">
              <w:t>/</w:t>
            </w:r>
            <w:r w:rsidRPr="00B802B2">
              <w:rPr>
                <w:lang w:val="en-US"/>
              </w:rPr>
              <w:t>responsibleRole</w:t>
            </w:r>
            <w:r>
              <w:t>) не может размещать контракт</w:t>
            </w:r>
          </w:p>
        </w:tc>
      </w:tr>
      <w:tr w:rsidR="00056C63" w:rsidRPr="00B802B2" w14:paraId="5685ED3F" w14:textId="77777777" w:rsidTr="00607574">
        <w:trPr>
          <w:trHeight w:val="348"/>
        </w:trPr>
        <w:tc>
          <w:tcPr>
            <w:tcW w:w="841" w:type="pct"/>
            <w:gridSpan w:val="2"/>
          </w:tcPr>
          <w:p w14:paraId="7F43D467" w14:textId="2EF86D8E" w:rsidR="00056C63" w:rsidRPr="00B802B2" w:rsidRDefault="00056C63" w:rsidP="00056C63">
            <w:pPr>
              <w:pStyle w:val="ad"/>
              <w:jc w:val="left"/>
            </w:pPr>
            <w:r w:rsidRPr="00377CB4">
              <w:t>РК_ИК_04</w:t>
            </w:r>
            <w:r>
              <w:t>89</w:t>
            </w:r>
          </w:p>
        </w:tc>
        <w:tc>
          <w:tcPr>
            <w:tcW w:w="234" w:type="pct"/>
            <w:gridSpan w:val="2"/>
          </w:tcPr>
          <w:p w14:paraId="683882C1" w14:textId="77777777" w:rsidR="00056C63" w:rsidRPr="0008027F" w:rsidRDefault="00056C63" w:rsidP="00056C63">
            <w:pPr>
              <w:pStyle w:val="ad"/>
              <w:jc w:val="left"/>
              <w:rPr>
                <w:lang w:val="en-US"/>
              </w:rPr>
            </w:pPr>
          </w:p>
        </w:tc>
        <w:tc>
          <w:tcPr>
            <w:tcW w:w="1477" w:type="pct"/>
            <w:gridSpan w:val="3"/>
          </w:tcPr>
          <w:p w14:paraId="5AFD1262" w14:textId="1EF902A4" w:rsidR="00056C63" w:rsidRPr="00B802B2" w:rsidRDefault="00056C63" w:rsidP="00056C63">
            <w:pPr>
              <w:pStyle w:val="ad"/>
              <w:jc w:val="left"/>
            </w:pPr>
            <w:r w:rsidRPr="00B802B2">
              <w:t>«Роль организации, разместившей контракт» (</w:t>
            </w:r>
            <w:r w:rsidRPr="00B802B2">
              <w:rPr>
                <w:lang w:val="en-US"/>
              </w:rPr>
              <w:t>placer</w:t>
            </w:r>
            <w:r w:rsidRPr="00B802B2">
              <w:t>/</w:t>
            </w:r>
            <w:r w:rsidRPr="00B802B2">
              <w:rPr>
                <w:lang w:val="en-US"/>
              </w:rPr>
              <w:t>responsibleRole</w:t>
            </w:r>
            <w:r w:rsidRPr="00B802B2">
              <w:t>)</w:t>
            </w:r>
          </w:p>
        </w:tc>
        <w:tc>
          <w:tcPr>
            <w:tcW w:w="1375" w:type="pct"/>
            <w:gridSpan w:val="4"/>
          </w:tcPr>
          <w:p w14:paraId="647DE351" w14:textId="4110D780" w:rsidR="00056C63" w:rsidRPr="00377CB4" w:rsidRDefault="00056C63" w:rsidP="00056C63">
            <w:pPr>
              <w:pStyle w:val="ad"/>
            </w:pPr>
            <w:r w:rsidRPr="00377CB4">
              <w:t>Контролируется, что в поле «Роль организации, разместившей проект контракта» (p</w:t>
            </w:r>
            <w:r w:rsidRPr="00377CB4">
              <w:rPr>
                <w:lang w:val="en-US"/>
              </w:rPr>
              <w:t>lacer</w:t>
            </w:r>
            <w:r w:rsidRPr="00377CB4">
              <w:t>/responsibleRole) не указано полномочие CN (Заказчик, осуществляющий закупки в соответствии с частью 4.1 статьи 15 Федерального закона № 44-ФЗ)</w:t>
            </w:r>
          </w:p>
          <w:p w14:paraId="4C867D41" w14:textId="77777777" w:rsidR="00056C63" w:rsidRPr="00377CB4" w:rsidRDefault="00056C63" w:rsidP="00056C63">
            <w:pPr>
              <w:pStyle w:val="ad"/>
            </w:pPr>
          </w:p>
          <w:p w14:paraId="39B72580" w14:textId="5E8016DB" w:rsidR="00056C63" w:rsidRPr="00377CB4" w:rsidRDefault="00056C63" w:rsidP="00056C63">
            <w:pPr>
              <w:ind w:firstLine="0"/>
              <w:rPr>
                <w:sz w:val="24"/>
              </w:rPr>
            </w:pPr>
            <w:r w:rsidRPr="00377CB4">
              <w:rPr>
                <w:sz w:val="24"/>
              </w:rPr>
              <w:t>Контроль вызывается, начиная с версии 15.0</w:t>
            </w:r>
          </w:p>
        </w:tc>
        <w:tc>
          <w:tcPr>
            <w:tcW w:w="1073" w:type="pct"/>
          </w:tcPr>
          <w:p w14:paraId="4226688E" w14:textId="72F9AD24" w:rsidR="00056C63" w:rsidRPr="00377CB4" w:rsidRDefault="00056C63" w:rsidP="00056C63">
            <w:pPr>
              <w:pStyle w:val="ad"/>
              <w:jc w:val="left"/>
            </w:pPr>
            <w:r w:rsidRPr="00377CB4">
              <w:t>Значение «CN» (Заказчик, осуществляющий закупки в соответствии с частью 4.1 статьи 15 Федерального закона № 44-ФЗ) в поле «Роль организации, разместившей проект контракта» (</w:t>
            </w:r>
            <w:r w:rsidRPr="00377CB4">
              <w:rPr>
                <w:lang w:val="en-US"/>
              </w:rPr>
              <w:t>placerInfo</w:t>
            </w:r>
            <w:r w:rsidRPr="00377CB4">
              <w:t>/</w:t>
            </w:r>
            <w:r w:rsidRPr="00377CB4">
              <w:rPr>
                <w:lang w:val="en-US"/>
              </w:rPr>
              <w:t>responsi</w:t>
            </w:r>
            <w:r w:rsidRPr="00377CB4">
              <w:rPr>
                <w:lang w:val="en-US"/>
              </w:rPr>
              <w:lastRenderedPageBreak/>
              <w:t>bleRole</w:t>
            </w:r>
            <w:r w:rsidRPr="00377CB4">
              <w:t>)  не может быть указано</w:t>
            </w:r>
          </w:p>
        </w:tc>
      </w:tr>
      <w:tr w:rsidR="00056C63" w:rsidRPr="00B802B2" w14:paraId="73B6D8AC" w14:textId="77777777" w:rsidTr="00931D75">
        <w:trPr>
          <w:trHeight w:val="348"/>
        </w:trPr>
        <w:tc>
          <w:tcPr>
            <w:tcW w:w="5000" w:type="pct"/>
            <w:gridSpan w:val="12"/>
          </w:tcPr>
          <w:p w14:paraId="2A456840" w14:textId="77777777" w:rsidR="00056C63" w:rsidRDefault="00056C63" w:rsidP="00056C63">
            <w:pPr>
              <w:pStyle w:val="ad"/>
              <w:jc w:val="center"/>
              <w:rPr>
                <w:b/>
              </w:rPr>
            </w:pPr>
            <w:r w:rsidRPr="008E76E1">
              <w:rPr>
                <w:b/>
              </w:rPr>
              <w:lastRenderedPageBreak/>
              <w:t>Блок</w:t>
            </w:r>
            <w:r>
              <w:rPr>
                <w:b/>
              </w:rPr>
              <w:t xml:space="preserve"> «</w:t>
            </w:r>
            <w:r w:rsidRPr="00931D75">
              <w:rPr>
                <w:b/>
              </w:rPr>
              <w:t>Контрольный орган для уведомления о заключении контракта</w:t>
            </w:r>
            <w:r>
              <w:rPr>
                <w:b/>
              </w:rPr>
              <w:t>» (</w:t>
            </w:r>
            <w:r w:rsidRPr="00931D75">
              <w:rPr>
                <w:b/>
              </w:rPr>
              <w:t>KOInfo</w:t>
            </w:r>
            <w:r>
              <w:rPr>
                <w:b/>
              </w:rPr>
              <w:t>)</w:t>
            </w:r>
          </w:p>
          <w:p w14:paraId="070C22D3" w14:textId="77777777" w:rsidR="00056C63" w:rsidRDefault="00056C63" w:rsidP="00056C63">
            <w:pPr>
              <w:pStyle w:val="ad"/>
              <w:jc w:val="center"/>
              <w:rPr>
                <w:b/>
              </w:rPr>
            </w:pPr>
          </w:p>
          <w:p w14:paraId="04B0C550" w14:textId="3DBF5CAC" w:rsidR="00090A1E" w:rsidRDefault="00056C63" w:rsidP="00056C63">
            <w:pPr>
              <w:pStyle w:val="ad"/>
              <w:jc w:val="left"/>
            </w:pPr>
            <w:r w:rsidRPr="00931D75">
              <w:t>Блок «Контрольный орган для уведомления о заключении контракта» (KOInfo)</w:t>
            </w:r>
            <w:r w:rsidR="00090A1E">
              <w:t>:</w:t>
            </w:r>
          </w:p>
          <w:p w14:paraId="71530FEB" w14:textId="76C3EFBC" w:rsidR="00090A1E" w:rsidRDefault="00090A1E" w:rsidP="002A67BA">
            <w:pPr>
              <w:pStyle w:val="ad"/>
              <w:numPr>
                <w:ilvl w:val="0"/>
                <w:numId w:val="286"/>
              </w:numPr>
              <w:jc w:val="left"/>
            </w:pPr>
            <w:r>
              <w:t xml:space="preserve">При первичном приеме СГК, если текущая </w:t>
            </w:r>
            <w:r w:rsidRPr="00090A1E">
              <w:t>дата больше или равна дате в настройке «Выход доработки FCSNF-20925»</w:t>
            </w:r>
            <w:r w:rsidR="004A42CC">
              <w:t xml:space="preserve"> и в </w:t>
            </w:r>
            <w:r w:rsidR="004A42CC" w:rsidRPr="006C0606">
              <w:t>поле «Основания заключения контракта с единственным поставщиком» указано значение, для которого в справочнике «Справочник оснований заключения контракта с единственным поставщиком» (ZAKUPKI_NSI.NSI_SINGLE_CUSTOMER_REASON) установлен признак отправки уведомления КО в НСИ (is_notification_KO = true)</w:t>
            </w:r>
            <w:r>
              <w:t>, то блок принимается и сохраняется. Иначе игнорируется при приеме.</w:t>
            </w:r>
          </w:p>
          <w:p w14:paraId="69E816F7" w14:textId="2C7C6EB3" w:rsidR="00090A1E" w:rsidRDefault="00090A1E" w:rsidP="002A67BA">
            <w:pPr>
              <w:pStyle w:val="ad"/>
              <w:numPr>
                <w:ilvl w:val="0"/>
                <w:numId w:val="286"/>
              </w:numPr>
              <w:jc w:val="left"/>
            </w:pPr>
            <w:r>
              <w:t xml:space="preserve">При приеме изменений СГК (изменение и корректировка), если в первичной версии СГК был заполнен блок </w:t>
            </w:r>
            <w:r w:rsidRPr="00931D75">
              <w:t>«Контрольный орган для уведомления о заключении контракта» (KOInfo)</w:t>
            </w:r>
            <w:r w:rsidR="004A42CC">
              <w:t xml:space="preserve"> и выполняются требования аналогичные приему первичной версии СГК</w:t>
            </w:r>
            <w:r>
              <w:t>, то  принимается из пакета и сохраняется. Иначе игнорируется при приеме.</w:t>
            </w:r>
          </w:p>
          <w:p w14:paraId="4AAE4333" w14:textId="77777777" w:rsidR="00090A1E" w:rsidRDefault="00090A1E" w:rsidP="00056C63">
            <w:pPr>
              <w:pStyle w:val="ad"/>
              <w:jc w:val="left"/>
            </w:pPr>
          </w:p>
          <w:p w14:paraId="39B92179" w14:textId="55BB1B22" w:rsidR="00056C63" w:rsidRDefault="00056C63" w:rsidP="00056C63">
            <w:pPr>
              <w:pStyle w:val="ad"/>
              <w:jc w:val="left"/>
            </w:pPr>
            <w:r>
              <w:t>Обязательность заполнения контрол</w:t>
            </w:r>
            <w:r w:rsidR="004A42CC">
              <w:t>и</w:t>
            </w:r>
            <w:r>
              <w:t>руется АК подсистемы (</w:t>
            </w:r>
            <w:r w:rsidRPr="00931D75">
              <w:t>АРК_4855_0001</w:t>
            </w:r>
            <w:r>
              <w:t>).</w:t>
            </w:r>
          </w:p>
          <w:p w14:paraId="3CE537EA" w14:textId="77777777" w:rsidR="00056C63" w:rsidRDefault="00056C63" w:rsidP="00056C63">
            <w:pPr>
              <w:pStyle w:val="ad"/>
              <w:jc w:val="left"/>
            </w:pPr>
            <w:r>
              <w:t xml:space="preserve"> </w:t>
            </w:r>
          </w:p>
          <w:p w14:paraId="49886F0F" w14:textId="6EEEF3AB" w:rsidR="00056C63" w:rsidRDefault="00056C63" w:rsidP="00056C63">
            <w:pPr>
              <w:pStyle w:val="ad"/>
              <w:jc w:val="left"/>
            </w:pPr>
            <w:r>
              <w:t>Поле «</w:t>
            </w:r>
            <w:r w:rsidRPr="00931D75">
              <w:t>Код по СП</w:t>
            </w:r>
            <w:r>
              <w:t>З» (</w:t>
            </w:r>
            <w:r w:rsidRPr="00931D75">
              <w:t>regNum</w:t>
            </w:r>
            <w:r>
              <w:t xml:space="preserve">) принимается и сохранятся после прохождения контроля </w:t>
            </w:r>
            <w:r w:rsidRPr="00931D75">
              <w:t>РК_ИК_0511</w:t>
            </w:r>
            <w:r>
              <w:t xml:space="preserve">. Бизнес контролем </w:t>
            </w:r>
            <w:r w:rsidRPr="00931D75">
              <w:t>ИРК_4855_0001</w:t>
            </w:r>
            <w:r>
              <w:t xml:space="preserve"> проверяется, что СПЗ организации должно соответствовать организации, являющейся </w:t>
            </w:r>
            <w:r w:rsidRPr="00931D75">
              <w:t>контрольным органом (имеет признак FAS_MAJOR или FAS_MINOR или CNTRL_MAJOR или CNTRL_MAJOR или CNTRL_MINOR)</w:t>
            </w:r>
            <w:r>
              <w:t>.</w:t>
            </w:r>
          </w:p>
          <w:p w14:paraId="6006E3F3" w14:textId="77777777" w:rsidR="00056C63" w:rsidRDefault="00056C63" w:rsidP="00056C63">
            <w:pPr>
              <w:pStyle w:val="ad"/>
              <w:jc w:val="left"/>
            </w:pPr>
          </w:p>
          <w:p w14:paraId="4FC58A01" w14:textId="15C7C638" w:rsidR="00056C63" w:rsidRDefault="00056C63" w:rsidP="00056C63">
            <w:pPr>
              <w:pStyle w:val="ad"/>
              <w:jc w:val="left"/>
            </w:pPr>
            <w:r>
              <w:t>Поле «</w:t>
            </w:r>
            <w:r w:rsidRPr="00931D75">
              <w:t>Код по Сводному Реестру</w:t>
            </w:r>
            <w:r>
              <w:t>» (</w:t>
            </w:r>
            <w:r w:rsidRPr="00931D75">
              <w:t>consRegistryNum</w:t>
            </w:r>
            <w:r>
              <w:t xml:space="preserve">) принимается и сохранятся после прохождения контроля </w:t>
            </w:r>
            <w:r w:rsidRPr="00931D75">
              <w:t>РК_ИК_0511</w:t>
            </w:r>
            <w:r>
              <w:t>.</w:t>
            </w:r>
          </w:p>
          <w:p w14:paraId="2C0C1CF9" w14:textId="77777777" w:rsidR="00056C63" w:rsidRDefault="00056C63" w:rsidP="00056C63">
            <w:pPr>
              <w:pStyle w:val="ad"/>
              <w:jc w:val="left"/>
            </w:pPr>
          </w:p>
          <w:p w14:paraId="0BB6D83A" w14:textId="3D243C82" w:rsidR="00056C63" w:rsidRDefault="00056C63" w:rsidP="00056C63">
            <w:pPr>
              <w:pStyle w:val="ad"/>
              <w:jc w:val="left"/>
            </w:pPr>
            <w:r>
              <w:t>Поля:</w:t>
            </w:r>
          </w:p>
          <w:p w14:paraId="32322DA8" w14:textId="101833AA" w:rsidR="00056C63" w:rsidRDefault="00056C63" w:rsidP="000242C8">
            <w:pPr>
              <w:pStyle w:val="ad"/>
              <w:numPr>
                <w:ilvl w:val="0"/>
                <w:numId w:val="278"/>
              </w:numPr>
              <w:jc w:val="left"/>
            </w:pPr>
            <w:r>
              <w:t>«</w:t>
            </w:r>
            <w:r w:rsidRPr="00931D75">
              <w:t>Полное наименование</w:t>
            </w:r>
            <w:r>
              <w:t>» (</w:t>
            </w:r>
            <w:r w:rsidRPr="00931D75">
              <w:t>fullName</w:t>
            </w:r>
            <w:r>
              <w:t>);</w:t>
            </w:r>
          </w:p>
          <w:p w14:paraId="0F2CD299" w14:textId="67A755DB" w:rsidR="00056C63" w:rsidRDefault="00056C63" w:rsidP="000242C8">
            <w:pPr>
              <w:pStyle w:val="ad"/>
              <w:numPr>
                <w:ilvl w:val="0"/>
                <w:numId w:val="278"/>
              </w:numPr>
              <w:jc w:val="left"/>
            </w:pPr>
            <w:r>
              <w:t>«</w:t>
            </w:r>
            <w:r w:rsidRPr="00931D75">
              <w:t>ИНН</w:t>
            </w:r>
            <w:r>
              <w:t>» (</w:t>
            </w:r>
            <w:r w:rsidRPr="00931D75">
              <w:t>inn</w:t>
            </w:r>
            <w:r>
              <w:t>)</w:t>
            </w:r>
          </w:p>
          <w:p w14:paraId="5D3E34E9" w14:textId="745968A2" w:rsidR="00056C63" w:rsidRDefault="00056C63" w:rsidP="000242C8">
            <w:pPr>
              <w:pStyle w:val="ad"/>
              <w:numPr>
                <w:ilvl w:val="0"/>
                <w:numId w:val="278"/>
              </w:numPr>
              <w:jc w:val="left"/>
            </w:pPr>
            <w:r>
              <w:t>«</w:t>
            </w:r>
            <w:r w:rsidRPr="00931D75">
              <w:t>kpp</w:t>
            </w:r>
            <w:r>
              <w:t xml:space="preserve">»( </w:t>
            </w:r>
            <w:r w:rsidRPr="00931D75">
              <w:t>КПП</w:t>
            </w:r>
            <w:r>
              <w:t>)</w:t>
            </w:r>
          </w:p>
          <w:p w14:paraId="40877EB6" w14:textId="6F832AED" w:rsidR="00056C63" w:rsidRDefault="00056C63" w:rsidP="00056C63">
            <w:pPr>
              <w:pStyle w:val="ad"/>
              <w:jc w:val="left"/>
            </w:pPr>
            <w:r w:rsidRPr="00931D75">
              <w:t>Игнорируется п</w:t>
            </w:r>
            <w:r>
              <w:t>ри приеме. При передаче заполняю</w:t>
            </w:r>
            <w:r w:rsidRPr="00931D75">
              <w:t>тся значением из справочника "Сводный перечень заказчиков (СПЗ)" (nsiOrganizationList)</w:t>
            </w:r>
          </w:p>
          <w:p w14:paraId="1C90A280" w14:textId="1B05973B" w:rsidR="00056C63" w:rsidRPr="00377CB4" w:rsidRDefault="00056C63" w:rsidP="00056C63">
            <w:pPr>
              <w:pStyle w:val="ad"/>
              <w:jc w:val="left"/>
            </w:pPr>
          </w:p>
        </w:tc>
      </w:tr>
      <w:tr w:rsidR="00056C63" w:rsidRPr="00B802B2" w14:paraId="0E74906D" w14:textId="77777777" w:rsidTr="00607574">
        <w:trPr>
          <w:trHeight w:val="348"/>
        </w:trPr>
        <w:tc>
          <w:tcPr>
            <w:tcW w:w="841" w:type="pct"/>
            <w:gridSpan w:val="2"/>
          </w:tcPr>
          <w:p w14:paraId="3C97E11D" w14:textId="043CB61D" w:rsidR="00056C63" w:rsidRPr="00377CB4" w:rsidRDefault="00056C63" w:rsidP="00056C63">
            <w:pPr>
              <w:pStyle w:val="ad"/>
              <w:jc w:val="left"/>
            </w:pPr>
            <w:r w:rsidRPr="00931D75">
              <w:t>РК_ИК_0511</w:t>
            </w:r>
          </w:p>
        </w:tc>
        <w:tc>
          <w:tcPr>
            <w:tcW w:w="234" w:type="pct"/>
            <w:gridSpan w:val="2"/>
          </w:tcPr>
          <w:p w14:paraId="29A3E64F" w14:textId="77777777" w:rsidR="00056C63" w:rsidRPr="00931D75" w:rsidRDefault="00056C63" w:rsidP="00056C63">
            <w:pPr>
              <w:pStyle w:val="ad"/>
              <w:jc w:val="left"/>
            </w:pPr>
          </w:p>
        </w:tc>
        <w:tc>
          <w:tcPr>
            <w:tcW w:w="1477" w:type="pct"/>
            <w:gridSpan w:val="3"/>
          </w:tcPr>
          <w:p w14:paraId="2E658D50" w14:textId="28CC5DA5" w:rsidR="00056C63" w:rsidRPr="00931D75" w:rsidRDefault="00056C63" w:rsidP="00056C63">
            <w:pPr>
              <w:pStyle w:val="ad"/>
              <w:jc w:val="left"/>
            </w:pPr>
            <w:r w:rsidRPr="00931D75">
              <w:t>«</w:t>
            </w:r>
            <w:r>
              <w:t>Код</w:t>
            </w:r>
            <w:r w:rsidRPr="00931D75">
              <w:t xml:space="preserve"> </w:t>
            </w:r>
            <w:r>
              <w:t>по</w:t>
            </w:r>
            <w:r w:rsidRPr="00931D75">
              <w:t xml:space="preserve"> </w:t>
            </w:r>
            <w:r>
              <w:t>СПЗ</w:t>
            </w:r>
            <w:r w:rsidRPr="00931D75">
              <w:t>» (</w:t>
            </w:r>
            <w:r w:rsidRPr="00931D75">
              <w:rPr>
                <w:lang w:val="en-US"/>
              </w:rPr>
              <w:t>KOInfo</w:t>
            </w:r>
            <w:r w:rsidRPr="00931D75">
              <w:t xml:space="preserve"> \</w:t>
            </w:r>
            <w:r w:rsidRPr="00EF7410">
              <w:rPr>
                <w:lang w:val="en-US"/>
              </w:rPr>
              <w:t>regNum</w:t>
            </w:r>
            <w:r w:rsidRPr="00931D75">
              <w:t xml:space="preserve">) </w:t>
            </w:r>
          </w:p>
          <w:p w14:paraId="08EB0D0F" w14:textId="77777777" w:rsidR="00056C63" w:rsidRDefault="00056C63" w:rsidP="00056C63">
            <w:pPr>
              <w:pStyle w:val="ad"/>
              <w:jc w:val="left"/>
            </w:pPr>
            <w:r>
              <w:t xml:space="preserve">или </w:t>
            </w:r>
          </w:p>
          <w:p w14:paraId="0FC73733" w14:textId="48766474" w:rsidR="00056C63" w:rsidRPr="00B802B2" w:rsidRDefault="00056C63" w:rsidP="00056C63">
            <w:pPr>
              <w:pStyle w:val="ad"/>
              <w:jc w:val="left"/>
            </w:pPr>
            <w:r>
              <w:t>«</w:t>
            </w:r>
            <w:r w:rsidRPr="00EF7410">
              <w:t>Код по Сводному Реестру</w:t>
            </w:r>
            <w:r>
              <w:t>»</w:t>
            </w:r>
            <w:r w:rsidRPr="007158F6">
              <w:t xml:space="preserve"> </w:t>
            </w:r>
            <w:r>
              <w:t>(</w:t>
            </w:r>
            <w:r w:rsidRPr="00931D75">
              <w:t xml:space="preserve">KOInfo </w:t>
            </w:r>
            <w:r w:rsidRPr="00013A9A">
              <w:t>\</w:t>
            </w:r>
            <w:r w:rsidRPr="00EF7410">
              <w:rPr>
                <w:lang w:val="en-US"/>
              </w:rPr>
              <w:t>consRegistryNum</w:t>
            </w:r>
            <w:r>
              <w:t>)</w:t>
            </w:r>
            <w:r w:rsidRPr="00D86BA7">
              <w:t xml:space="preserve"> </w:t>
            </w:r>
          </w:p>
        </w:tc>
        <w:tc>
          <w:tcPr>
            <w:tcW w:w="1375" w:type="pct"/>
            <w:gridSpan w:val="4"/>
          </w:tcPr>
          <w:p w14:paraId="19738E71" w14:textId="77777777" w:rsidR="00056C63" w:rsidRDefault="00056C63" w:rsidP="00056C63">
            <w:pPr>
              <w:pStyle w:val="ad"/>
              <w:jc w:val="left"/>
            </w:pPr>
            <w:r>
              <w:t>То же в случае если для соответствующих организаций указаны коды СвР, Алгоритм определения – см. РК_ИК_001</w:t>
            </w:r>
            <w:r w:rsidRPr="00013A9A">
              <w:t>4</w:t>
            </w:r>
            <w:r>
              <w:t>. В зависимости от того код по СПЗ или по СвР указан во входящем пакете, выводится 1) или 2) сообщения (см. следующий столбец)</w:t>
            </w:r>
          </w:p>
          <w:p w14:paraId="012C3CBA" w14:textId="77777777" w:rsidR="00056C63" w:rsidRDefault="00056C63" w:rsidP="00056C63">
            <w:pPr>
              <w:pStyle w:val="ad"/>
              <w:jc w:val="left"/>
            </w:pPr>
          </w:p>
          <w:p w14:paraId="689D527A" w14:textId="19225D7A" w:rsidR="00056C63" w:rsidRPr="00377CB4" w:rsidRDefault="00056C63" w:rsidP="00056C63">
            <w:pPr>
              <w:pStyle w:val="ad"/>
            </w:pPr>
            <w:r>
              <w:t xml:space="preserve">Статус записи в справочнике организаций должен быть </w:t>
            </w:r>
            <w:r w:rsidRPr="0083166C">
              <w:t>актуальным</w:t>
            </w:r>
          </w:p>
        </w:tc>
        <w:tc>
          <w:tcPr>
            <w:tcW w:w="1073" w:type="pct"/>
          </w:tcPr>
          <w:p w14:paraId="5508EB17" w14:textId="6FFCA23F" w:rsidR="00056C63" w:rsidRDefault="00056C63" w:rsidP="00056C63">
            <w:pPr>
              <w:pStyle w:val="ad"/>
              <w:jc w:val="left"/>
            </w:pPr>
            <w:r>
              <w:t>1) Организация с к</w:t>
            </w:r>
            <w:r w:rsidRPr="003748E4">
              <w:t>од</w:t>
            </w:r>
            <w:r>
              <w:t>ом по</w:t>
            </w:r>
            <w:r w:rsidRPr="003748E4">
              <w:t xml:space="preserve"> СПЗ организации &lt;</w:t>
            </w:r>
            <w:r>
              <w:t xml:space="preserve"> Код по СПЗ</w:t>
            </w:r>
            <w:r w:rsidRPr="003748E4">
              <w:t xml:space="preserve">&gt; </w:t>
            </w:r>
            <w:r>
              <w:t xml:space="preserve">указанном в тэге </w:t>
            </w:r>
            <w:r w:rsidRPr="00931D75">
              <w:t>KOInfo</w:t>
            </w:r>
            <w:r w:rsidRPr="00013A9A">
              <w:t>\</w:t>
            </w:r>
            <w:r w:rsidRPr="00EF7410">
              <w:rPr>
                <w:lang w:val="en-US"/>
              </w:rPr>
              <w:t>regNum</w:t>
            </w:r>
            <w:r w:rsidRPr="003748E4">
              <w:t xml:space="preserve"> отсутствует в </w:t>
            </w:r>
            <w:r>
              <w:t>справочнике организаций в ЕИС.</w:t>
            </w:r>
          </w:p>
          <w:p w14:paraId="7671FFF0" w14:textId="07DD32F9" w:rsidR="00056C63" w:rsidRPr="00377CB4" w:rsidRDefault="00056C63" w:rsidP="00056C63">
            <w:pPr>
              <w:pStyle w:val="ad"/>
              <w:jc w:val="left"/>
            </w:pPr>
            <w:r>
              <w:t>2) Организация с к</w:t>
            </w:r>
            <w:r w:rsidRPr="003748E4">
              <w:t>од</w:t>
            </w:r>
            <w:r>
              <w:t>ом по</w:t>
            </w:r>
            <w:r w:rsidRPr="003748E4">
              <w:t xml:space="preserve"> </w:t>
            </w:r>
            <w:r>
              <w:t xml:space="preserve">Сводному реестру </w:t>
            </w:r>
            <w:r w:rsidRPr="003748E4">
              <w:t>&lt;</w:t>
            </w:r>
            <w:r>
              <w:t xml:space="preserve"> Код по СвР</w:t>
            </w:r>
            <w:r w:rsidRPr="003748E4">
              <w:t>&gt;</w:t>
            </w:r>
            <w:r>
              <w:t xml:space="preserve">, указанном в тэге </w:t>
            </w:r>
            <w:r w:rsidRPr="00931D75">
              <w:t>KOInfo</w:t>
            </w:r>
            <w:r w:rsidRPr="00013A9A">
              <w:t>\</w:t>
            </w:r>
            <w:r w:rsidRPr="00EF7410">
              <w:rPr>
                <w:lang w:val="en-US"/>
              </w:rPr>
              <w:t>consRegistryNum</w:t>
            </w:r>
            <w:r>
              <w:t>,</w:t>
            </w:r>
            <w:r w:rsidRPr="003748E4">
              <w:t xml:space="preserve"> отсутствует </w:t>
            </w:r>
            <w:r w:rsidRPr="003748E4">
              <w:lastRenderedPageBreak/>
              <w:t xml:space="preserve">в </w:t>
            </w:r>
            <w:r>
              <w:t>справочнике организаций в ЕИС.</w:t>
            </w:r>
          </w:p>
        </w:tc>
      </w:tr>
      <w:tr w:rsidR="00056C63" w:rsidRPr="00B802B2" w14:paraId="056F4128" w14:textId="77777777" w:rsidTr="00607574">
        <w:trPr>
          <w:trHeight w:val="348"/>
        </w:trPr>
        <w:tc>
          <w:tcPr>
            <w:tcW w:w="841" w:type="pct"/>
            <w:gridSpan w:val="2"/>
          </w:tcPr>
          <w:p w14:paraId="0F1CBC2D" w14:textId="5A967ECC" w:rsidR="00056C63" w:rsidRPr="00931D75" w:rsidRDefault="00056C63" w:rsidP="00056C63">
            <w:pPr>
              <w:pStyle w:val="ad"/>
              <w:jc w:val="left"/>
            </w:pPr>
            <w:r w:rsidRPr="00931D75">
              <w:lastRenderedPageBreak/>
              <w:t>РК_ИК_051</w:t>
            </w:r>
            <w:r>
              <w:t>3</w:t>
            </w:r>
          </w:p>
        </w:tc>
        <w:tc>
          <w:tcPr>
            <w:tcW w:w="234" w:type="pct"/>
            <w:gridSpan w:val="2"/>
          </w:tcPr>
          <w:p w14:paraId="5C6BBB6D" w14:textId="77777777" w:rsidR="00056C63" w:rsidRPr="00931D75" w:rsidRDefault="00056C63" w:rsidP="00056C63">
            <w:pPr>
              <w:pStyle w:val="ad"/>
              <w:jc w:val="left"/>
            </w:pPr>
          </w:p>
        </w:tc>
        <w:tc>
          <w:tcPr>
            <w:tcW w:w="1477" w:type="pct"/>
            <w:gridSpan w:val="3"/>
          </w:tcPr>
          <w:p w14:paraId="5A8B4B7F" w14:textId="77777777" w:rsidR="00056C63" w:rsidRPr="00931D75" w:rsidRDefault="00056C63" w:rsidP="00056C63">
            <w:pPr>
              <w:pStyle w:val="ad"/>
              <w:jc w:val="left"/>
            </w:pPr>
            <w:r w:rsidRPr="00931D75">
              <w:t>«</w:t>
            </w:r>
            <w:r>
              <w:t>Код</w:t>
            </w:r>
            <w:r w:rsidRPr="00931D75">
              <w:t xml:space="preserve"> </w:t>
            </w:r>
            <w:r>
              <w:t>по</w:t>
            </w:r>
            <w:r w:rsidRPr="00931D75">
              <w:t xml:space="preserve"> </w:t>
            </w:r>
            <w:r>
              <w:t>СПЗ</w:t>
            </w:r>
            <w:r w:rsidRPr="00931D75">
              <w:t>» (</w:t>
            </w:r>
            <w:r w:rsidRPr="00931D75">
              <w:rPr>
                <w:lang w:val="en-US"/>
              </w:rPr>
              <w:t>KOInfo</w:t>
            </w:r>
            <w:r w:rsidRPr="00931D75">
              <w:t xml:space="preserve"> \</w:t>
            </w:r>
            <w:r w:rsidRPr="00EF7410">
              <w:rPr>
                <w:lang w:val="en-US"/>
              </w:rPr>
              <w:t>regNum</w:t>
            </w:r>
            <w:r w:rsidRPr="00931D75">
              <w:t xml:space="preserve">) </w:t>
            </w:r>
          </w:p>
          <w:p w14:paraId="2CDC3CDA" w14:textId="77777777" w:rsidR="00056C63" w:rsidRDefault="00056C63" w:rsidP="00056C63">
            <w:pPr>
              <w:pStyle w:val="ad"/>
              <w:jc w:val="left"/>
            </w:pPr>
            <w:r>
              <w:t xml:space="preserve">или </w:t>
            </w:r>
          </w:p>
          <w:p w14:paraId="2C021D77" w14:textId="18173863" w:rsidR="00056C63" w:rsidRPr="00931D75" w:rsidRDefault="00056C63" w:rsidP="00056C63">
            <w:pPr>
              <w:pStyle w:val="ad"/>
              <w:jc w:val="left"/>
            </w:pPr>
            <w:r>
              <w:t>«</w:t>
            </w:r>
            <w:r w:rsidRPr="00EF7410">
              <w:t>Код по Сводному Реестру</w:t>
            </w:r>
            <w:r>
              <w:t>»</w:t>
            </w:r>
            <w:r w:rsidRPr="007158F6">
              <w:t xml:space="preserve"> </w:t>
            </w:r>
            <w:r>
              <w:t>(</w:t>
            </w:r>
            <w:r w:rsidRPr="00931D75">
              <w:t xml:space="preserve">KOInfo </w:t>
            </w:r>
            <w:r w:rsidRPr="00013A9A">
              <w:t>\</w:t>
            </w:r>
            <w:r w:rsidRPr="00EF7410">
              <w:rPr>
                <w:lang w:val="en-US"/>
              </w:rPr>
              <w:t>consRegistryNum</w:t>
            </w:r>
            <w:r>
              <w:t>)</w:t>
            </w:r>
          </w:p>
        </w:tc>
        <w:tc>
          <w:tcPr>
            <w:tcW w:w="1375" w:type="pct"/>
            <w:gridSpan w:val="4"/>
          </w:tcPr>
          <w:p w14:paraId="6831220A" w14:textId="4DDAE27D" w:rsidR="00056C63" w:rsidRDefault="00056C63" w:rsidP="00056C63">
            <w:pPr>
              <w:pStyle w:val="ad"/>
              <w:jc w:val="left"/>
            </w:pPr>
            <w:r>
              <w:t>СПЗ организации соответствует организации, являющейся</w:t>
            </w:r>
            <w:r w:rsidRPr="009C1B91">
              <w:t xml:space="preserve"> контрольным органом (имеет признак FAS_MAJOR или FAS_MINOR или CNTRL_MAJOR или CNTRL_MAJOR или CNTRL_MINOR)</w:t>
            </w:r>
          </w:p>
        </w:tc>
        <w:tc>
          <w:tcPr>
            <w:tcW w:w="1073" w:type="pct"/>
          </w:tcPr>
          <w:p w14:paraId="3FF3C23C" w14:textId="612FBBE9" w:rsidR="00056C63" w:rsidRDefault="00056C63" w:rsidP="00056C63">
            <w:pPr>
              <w:pStyle w:val="ad"/>
              <w:jc w:val="left"/>
            </w:pPr>
            <w:r>
              <w:t>Организация с к</w:t>
            </w:r>
            <w:r w:rsidRPr="003748E4">
              <w:t>од</w:t>
            </w:r>
            <w:r>
              <w:t>ом по</w:t>
            </w:r>
            <w:r w:rsidRPr="003748E4">
              <w:t xml:space="preserve"> СПЗ организации &lt;</w:t>
            </w:r>
            <w:r>
              <w:t xml:space="preserve"> Код по СПЗ</w:t>
            </w:r>
            <w:r w:rsidRPr="003748E4">
              <w:t xml:space="preserve">&gt; </w:t>
            </w:r>
            <w:r>
              <w:t xml:space="preserve">указанном в тэге </w:t>
            </w:r>
            <w:r w:rsidRPr="00931D75">
              <w:t>KOInfo</w:t>
            </w:r>
            <w:r w:rsidRPr="00013A9A">
              <w:t>\</w:t>
            </w:r>
            <w:r w:rsidRPr="00EF7410">
              <w:rPr>
                <w:lang w:val="en-US"/>
              </w:rPr>
              <w:t>regNum</w:t>
            </w:r>
            <w:r>
              <w:t xml:space="preserve"> не является </w:t>
            </w:r>
            <w:r w:rsidRPr="009C1B91">
              <w:t>контрольным органом</w:t>
            </w:r>
          </w:p>
        </w:tc>
      </w:tr>
      <w:tr w:rsidR="00056C63" w:rsidRPr="00E971A5" w14:paraId="4C5C535C" w14:textId="77777777" w:rsidTr="00F427CD">
        <w:trPr>
          <w:trHeight w:val="348"/>
        </w:trPr>
        <w:tc>
          <w:tcPr>
            <w:tcW w:w="5000" w:type="pct"/>
            <w:gridSpan w:val="12"/>
          </w:tcPr>
          <w:p w14:paraId="4B45E8D4" w14:textId="568B6BDD" w:rsidR="00056C63" w:rsidRPr="008E76E1" w:rsidRDefault="00056C63" w:rsidP="00056C63">
            <w:pPr>
              <w:pStyle w:val="ad"/>
              <w:jc w:val="center"/>
              <w:rPr>
                <w:b/>
              </w:rPr>
            </w:pPr>
            <w:r w:rsidRPr="008E76E1">
              <w:rPr>
                <w:b/>
              </w:rPr>
              <w:t>Блок «Финансирование» (</w:t>
            </w:r>
            <w:r w:rsidRPr="008E76E1">
              <w:rPr>
                <w:b/>
                <w:lang w:val="en-US"/>
              </w:rPr>
              <w:t>finances</w:t>
            </w:r>
            <w:r w:rsidRPr="008E76E1">
              <w:rPr>
                <w:b/>
              </w:rPr>
              <w:t>).</w:t>
            </w:r>
          </w:p>
          <w:p w14:paraId="3DB5E117" w14:textId="71554E76" w:rsidR="00056C63" w:rsidRDefault="00056C63" w:rsidP="00056C63">
            <w:pPr>
              <w:pStyle w:val="ad"/>
              <w:jc w:val="center"/>
            </w:pPr>
          </w:p>
          <w:p w14:paraId="6A4D9047" w14:textId="736D217C" w:rsidR="00056C63" w:rsidRDefault="00056C63" w:rsidP="00056C63">
            <w:pPr>
              <w:pStyle w:val="ad"/>
            </w:pPr>
            <w:r>
              <w:t xml:space="preserve">При приеме проекта первоначальной версии, сформированного на основании электронного контракта в структурированном виде блок </w:t>
            </w:r>
            <w:r w:rsidRPr="002D2859">
              <w:t>«</w:t>
            </w:r>
            <w:r>
              <w:t>Финансирование</w:t>
            </w:r>
            <w:r w:rsidRPr="002D2859">
              <w:t>» (</w:t>
            </w:r>
            <w:r>
              <w:rPr>
                <w:lang w:val="en-US"/>
              </w:rPr>
              <w:t>finances</w:t>
            </w:r>
            <w:r w:rsidRPr="002D2859">
              <w:t>)</w:t>
            </w:r>
            <w:r>
              <w:t>, игнорируется при приеме, заполняется автоматически из электронного контракта в структурированном виде. В данном случае над данным блоком не должны вызываться никакие контроли, кроме РК_ИК_0502.</w:t>
            </w:r>
          </w:p>
          <w:p w14:paraId="3CA4EDB4" w14:textId="183EC2CA" w:rsidR="00056C63" w:rsidRDefault="00056C63" w:rsidP="00056C63">
            <w:pPr>
              <w:pStyle w:val="ad"/>
            </w:pPr>
          </w:p>
          <w:p w14:paraId="3AC37EB3" w14:textId="46758B5A" w:rsidR="00056C63" w:rsidRPr="00AF49BB" w:rsidRDefault="00056C63" w:rsidP="00056C63">
            <w:pPr>
              <w:pStyle w:val="ad"/>
              <w:rPr>
                <w:b/>
              </w:rPr>
            </w:pPr>
            <w:r w:rsidRPr="00AF49BB">
              <w:rPr>
                <w:b/>
              </w:rPr>
              <w:t>Требования к автоматическому заполнению блока «Финансирование» (</w:t>
            </w:r>
            <w:r w:rsidRPr="00AF49BB">
              <w:rPr>
                <w:b/>
                <w:lang w:val="en-US"/>
              </w:rPr>
              <w:t>finances</w:t>
            </w:r>
            <w:r w:rsidRPr="00AF49BB">
              <w:rPr>
                <w:b/>
              </w:rPr>
              <w:t>) при приеме проекта первоначальной версии, сформированного на основании электронного контракта в структурированном виде.</w:t>
            </w:r>
          </w:p>
          <w:p w14:paraId="471407CD" w14:textId="4963D5ED" w:rsidR="00056C63" w:rsidRDefault="00056C63" w:rsidP="00056C63">
            <w:pPr>
              <w:pStyle w:val="ad"/>
            </w:pPr>
          </w:p>
          <w:p w14:paraId="1612B7E5" w14:textId="6E12827A" w:rsidR="00056C63" w:rsidRDefault="00056C63" w:rsidP="00056C63">
            <w:pPr>
              <w:pStyle w:val="ad"/>
            </w:pPr>
            <w:r>
              <w:t>Блок</w:t>
            </w:r>
            <w:r w:rsidRPr="00E52057">
              <w:t xml:space="preserve"> «График финансирования» (</w:t>
            </w:r>
            <w:r w:rsidRPr="00E52057">
              <w:rPr>
                <w:lang w:val="en-US"/>
              </w:rPr>
              <w:t>finances</w:t>
            </w:r>
            <w:r w:rsidRPr="00E52057">
              <w:t>/</w:t>
            </w:r>
            <w:r w:rsidRPr="00E52057">
              <w:rPr>
                <w:lang w:val="en-US"/>
              </w:rPr>
              <w:t>financingPlan</w:t>
            </w:r>
            <w:r w:rsidRPr="00E52057">
              <w:t>)</w:t>
            </w:r>
            <w:r>
              <w:t xml:space="preserve">. В РЭК, как и в РК, только для организаций с типом «09 – государственная корпорация» в качестве источников финансироваия могут быть одновременно заданы и бюджетные средства, и внебюджетные средства. Для таких случаев блок </w:t>
            </w:r>
            <w:r w:rsidRPr="00E52057">
              <w:t>«График финансирования» (</w:t>
            </w:r>
            <w:r w:rsidRPr="00E52057">
              <w:rPr>
                <w:lang w:val="en-US"/>
              </w:rPr>
              <w:t>finances</w:t>
            </w:r>
            <w:r w:rsidRPr="00E52057">
              <w:t>/</w:t>
            </w:r>
            <w:r w:rsidRPr="00E52057">
              <w:rPr>
                <w:lang w:val="en-US"/>
              </w:rPr>
              <w:t>financingPlan</w:t>
            </w:r>
            <w:r w:rsidRPr="00E52057">
              <w:t>)</w:t>
            </w:r>
            <w:r>
              <w:t xml:space="preserve"> должен заполняться дважды: в первом случае в составе блока «</w:t>
            </w:r>
            <w:r w:rsidRPr="00E52057">
              <w:t>Бюджетные средства</w:t>
            </w:r>
            <w:r>
              <w:t>» (</w:t>
            </w:r>
            <w:r w:rsidRPr="00E52057">
              <w:t>finances/financingPlan/financeSource/budgetFunds</w:t>
            </w:r>
            <w:r>
              <w:t>) указываются бюджетные средства, а втором случае в блоке «</w:t>
            </w:r>
            <w:r w:rsidRPr="00E52057">
              <w:t>Внебюджетные средства</w:t>
            </w:r>
            <w:r>
              <w:t>» (</w:t>
            </w:r>
            <w:r w:rsidRPr="00E52057">
              <w:t>finances/financingPlan/financeSource/extrabudgetFunds</w:t>
            </w:r>
            <w:r>
              <w:t xml:space="preserve">) указываются внебюджетные средства. Во всех остальных случаях блок </w:t>
            </w:r>
            <w:r w:rsidRPr="00E52057">
              <w:t>«График финансирования» (</w:t>
            </w:r>
            <w:r w:rsidRPr="00E52057">
              <w:rPr>
                <w:lang w:val="en-US"/>
              </w:rPr>
              <w:t>finances</w:t>
            </w:r>
            <w:r w:rsidRPr="00E52057">
              <w:t>/</w:t>
            </w:r>
            <w:r w:rsidRPr="00E52057">
              <w:rPr>
                <w:lang w:val="en-US"/>
              </w:rPr>
              <w:t>financingPlan</w:t>
            </w:r>
            <w:r w:rsidRPr="00E52057">
              <w:t>)</w:t>
            </w:r>
            <w:r>
              <w:t xml:space="preserve"> заполняется единожды.</w:t>
            </w:r>
          </w:p>
          <w:p w14:paraId="572472B6" w14:textId="51EE5E2C" w:rsidR="00056C63" w:rsidRDefault="00056C63" w:rsidP="00056C63">
            <w:pPr>
              <w:pStyle w:val="ad"/>
            </w:pPr>
          </w:p>
          <w:p w14:paraId="409FB220" w14:textId="518C5F51" w:rsidR="00056C63" w:rsidRDefault="00056C63" w:rsidP="00056C63">
            <w:pPr>
              <w:pStyle w:val="ad"/>
              <w:rPr>
                <w:lang w:val="en-US"/>
              </w:rPr>
            </w:pPr>
            <w:r>
              <w:t>Блок</w:t>
            </w:r>
            <w:r w:rsidRPr="00E52057">
              <w:rPr>
                <w:lang w:val="en-US"/>
              </w:rPr>
              <w:t xml:space="preserve"> «</w:t>
            </w:r>
            <w:r w:rsidRPr="00E52057">
              <w:t>Бюджетные</w:t>
            </w:r>
            <w:r w:rsidRPr="00E52057">
              <w:rPr>
                <w:lang w:val="en-US"/>
              </w:rPr>
              <w:t xml:space="preserve"> </w:t>
            </w:r>
            <w:r w:rsidRPr="00E52057">
              <w:t>средства</w:t>
            </w:r>
            <w:r w:rsidRPr="00E52057">
              <w:rPr>
                <w:lang w:val="en-US"/>
              </w:rPr>
              <w:t>» (finances/financingPlan/financeSource/budgetFunds):</w:t>
            </w:r>
          </w:p>
          <w:p w14:paraId="11318E94" w14:textId="1EC113C8" w:rsidR="00056C63" w:rsidRPr="00733D72" w:rsidRDefault="00056C63" w:rsidP="00056C63">
            <w:pPr>
              <w:pStyle w:val="ad"/>
              <w:numPr>
                <w:ilvl w:val="0"/>
                <w:numId w:val="194"/>
              </w:numPr>
            </w:pPr>
            <w:r>
              <w:t>поле</w:t>
            </w:r>
            <w:r w:rsidRPr="00733D72">
              <w:t xml:space="preserve"> «</w:t>
            </w:r>
            <w:r w:rsidRPr="006C7B00">
              <w:t>Признак</w:t>
            </w:r>
            <w:r w:rsidRPr="00733D72">
              <w:t xml:space="preserve"> </w:t>
            </w:r>
            <w:r w:rsidRPr="006C7B00">
              <w:t>финансирования</w:t>
            </w:r>
            <w:r w:rsidRPr="00733D72">
              <w:t xml:space="preserve"> </w:t>
            </w:r>
            <w:r w:rsidRPr="006C7B00">
              <w:t>за</w:t>
            </w:r>
            <w:r w:rsidRPr="00733D72">
              <w:t xml:space="preserve"> </w:t>
            </w:r>
            <w:r w:rsidRPr="006C7B00">
              <w:t>счет</w:t>
            </w:r>
            <w:r w:rsidRPr="00733D72">
              <w:t xml:space="preserve"> </w:t>
            </w:r>
            <w:r w:rsidRPr="006C7B00">
              <w:t>бюджетных</w:t>
            </w:r>
            <w:r w:rsidRPr="00733D72">
              <w:t xml:space="preserve"> </w:t>
            </w:r>
            <w:r w:rsidRPr="006C7B00">
              <w:t>средств</w:t>
            </w:r>
            <w:r w:rsidRPr="00733D72">
              <w:t>» (</w:t>
            </w:r>
            <w:r w:rsidRPr="006C7B00">
              <w:rPr>
                <w:lang w:val="en-US"/>
              </w:rPr>
              <w:t>finances</w:t>
            </w:r>
            <w:r w:rsidRPr="00733D72">
              <w:t>/</w:t>
            </w:r>
            <w:r w:rsidRPr="006C7B00">
              <w:rPr>
                <w:lang w:val="en-US"/>
              </w:rPr>
              <w:t>financingPlan</w:t>
            </w:r>
            <w:r w:rsidRPr="00733D72">
              <w:t>/</w:t>
            </w:r>
            <w:r w:rsidRPr="006C7B00">
              <w:rPr>
                <w:lang w:val="en-US"/>
              </w:rPr>
              <w:t>financeSource</w:t>
            </w:r>
            <w:r w:rsidRPr="00733D72">
              <w:t>/</w:t>
            </w:r>
            <w:r w:rsidRPr="006C7B00">
              <w:rPr>
                <w:lang w:val="en-US"/>
              </w:rPr>
              <w:t>budgetFunds</w:t>
            </w:r>
            <w:r w:rsidRPr="00733D72">
              <w:t>/</w:t>
            </w:r>
            <w:r w:rsidRPr="006C7B00">
              <w:rPr>
                <w:lang w:val="en-US"/>
              </w:rPr>
              <w:t>isBudgetFunds</w:t>
            </w:r>
            <w:r w:rsidRPr="00733D72">
              <w:t xml:space="preserve">) </w:t>
            </w:r>
            <w:r>
              <w:t>заполняется</w:t>
            </w:r>
            <w:r w:rsidRPr="00733D72">
              <w:t xml:space="preserve"> </w:t>
            </w:r>
            <w:r>
              <w:t>значением</w:t>
            </w:r>
            <w:r w:rsidRPr="00733D72">
              <w:t xml:space="preserve"> </w:t>
            </w:r>
            <w:r>
              <w:rPr>
                <w:lang w:val="en-US"/>
              </w:rPr>
              <w:t>true</w:t>
            </w:r>
            <w:r w:rsidRPr="00733D72">
              <w:t xml:space="preserve">, </w:t>
            </w:r>
            <w:r>
              <w:t>в</w:t>
            </w:r>
            <w:r w:rsidRPr="00733D72">
              <w:t xml:space="preserve"> </w:t>
            </w:r>
            <w:r>
              <w:t>случае</w:t>
            </w:r>
            <w:r w:rsidRPr="00733D72">
              <w:t xml:space="preserve"> </w:t>
            </w:r>
            <w:r>
              <w:t>если</w:t>
            </w:r>
            <w:r w:rsidRPr="00733D72">
              <w:t xml:space="preserve"> </w:t>
            </w:r>
            <w:r>
              <w:t>в</w:t>
            </w:r>
            <w:r w:rsidRPr="00733D72">
              <w:t xml:space="preserve"> </w:t>
            </w:r>
            <w:r>
              <w:t>РЭК</w:t>
            </w:r>
            <w:r w:rsidRPr="00733D72">
              <w:t xml:space="preserve"> </w:t>
            </w:r>
            <w:r>
              <w:t>в качестве источника финансирования указаны</w:t>
            </w:r>
            <w:r w:rsidRPr="00733D72">
              <w:t xml:space="preserve"> </w:t>
            </w:r>
            <w:r>
              <w:t>бюджетные</w:t>
            </w:r>
            <w:r w:rsidRPr="00733D72">
              <w:t xml:space="preserve"> </w:t>
            </w:r>
            <w:r>
              <w:t>средства</w:t>
            </w:r>
            <w:r w:rsidRPr="00733D72">
              <w:t>;</w:t>
            </w:r>
          </w:p>
          <w:p w14:paraId="1E7E53FC" w14:textId="3E457F9A" w:rsidR="00056C63" w:rsidRPr="005553F9" w:rsidRDefault="00056C63" w:rsidP="00056C63">
            <w:pPr>
              <w:pStyle w:val="ad"/>
              <w:numPr>
                <w:ilvl w:val="0"/>
                <w:numId w:val="194"/>
              </w:numPr>
            </w:pPr>
            <w:r>
              <w:t>поле</w:t>
            </w:r>
            <w:r w:rsidRPr="005553F9">
              <w:t xml:space="preserve"> «</w:t>
            </w:r>
            <w:r w:rsidRPr="006C7B00">
              <w:t>Код</w:t>
            </w:r>
            <w:r w:rsidRPr="005553F9">
              <w:t xml:space="preserve"> </w:t>
            </w:r>
            <w:r w:rsidRPr="006C7B00">
              <w:t>бюджета</w:t>
            </w:r>
            <w:r w:rsidRPr="005553F9">
              <w:t>» (</w:t>
            </w:r>
            <w:r w:rsidRPr="006C7B00">
              <w:rPr>
                <w:lang w:val="en-US"/>
              </w:rPr>
              <w:t>finances</w:t>
            </w:r>
            <w:r w:rsidRPr="005553F9">
              <w:t>/</w:t>
            </w:r>
            <w:r w:rsidRPr="006C7B00">
              <w:rPr>
                <w:lang w:val="en-US"/>
              </w:rPr>
              <w:t>financingPlan</w:t>
            </w:r>
            <w:r w:rsidRPr="005553F9">
              <w:t>/</w:t>
            </w:r>
            <w:r w:rsidRPr="006C7B00">
              <w:rPr>
                <w:lang w:val="en-US"/>
              </w:rPr>
              <w:t>financeSource</w:t>
            </w:r>
            <w:r w:rsidRPr="005553F9">
              <w:t>/</w:t>
            </w:r>
            <w:r w:rsidRPr="006C7B00">
              <w:rPr>
                <w:lang w:val="en-US"/>
              </w:rPr>
              <w:t>budgetFunds</w:t>
            </w:r>
            <w:r w:rsidRPr="005553F9">
              <w:t>/</w:t>
            </w:r>
            <w:r w:rsidRPr="006C7B00">
              <w:rPr>
                <w:lang w:val="en-US"/>
              </w:rPr>
              <w:t>budget</w:t>
            </w:r>
            <w:r w:rsidRPr="005553F9">
              <w:t>/</w:t>
            </w:r>
            <w:r w:rsidRPr="006C7B00">
              <w:rPr>
                <w:lang w:val="en-US"/>
              </w:rPr>
              <w:t>code</w:t>
            </w:r>
            <w:r w:rsidRPr="005553F9">
              <w:t xml:space="preserve">) </w:t>
            </w:r>
            <w:r>
              <w:t>заполняется</w:t>
            </w:r>
            <w:r w:rsidRPr="005553F9">
              <w:t xml:space="preserve"> </w:t>
            </w:r>
            <w:r>
              <w:t>значением</w:t>
            </w:r>
            <w:r w:rsidRPr="005553F9">
              <w:t xml:space="preserve"> </w:t>
            </w:r>
            <w:r>
              <w:t>поля</w:t>
            </w:r>
            <w:r w:rsidRPr="005553F9">
              <w:t xml:space="preserve"> «</w:t>
            </w:r>
            <w:r w:rsidRPr="006C7B00">
              <w:t>Код</w:t>
            </w:r>
            <w:r w:rsidRPr="005553F9">
              <w:t xml:space="preserve"> </w:t>
            </w:r>
            <w:r w:rsidRPr="006C7B00">
              <w:t>бюджета</w:t>
            </w:r>
            <w:r w:rsidRPr="005553F9">
              <w:t>» (</w:t>
            </w:r>
            <w:r w:rsidRPr="00733D72">
              <w:rPr>
                <w:lang w:val="en-US"/>
              </w:rPr>
              <w:t>contractFinancingInfo</w:t>
            </w:r>
            <w:r w:rsidRPr="005553F9">
              <w:t>/</w:t>
            </w:r>
            <w:r w:rsidRPr="00733D72">
              <w:rPr>
                <w:lang w:val="en-US"/>
              </w:rPr>
              <w:t>financingSourcesInfo</w:t>
            </w:r>
            <w:r w:rsidRPr="005553F9">
              <w:t>/</w:t>
            </w:r>
            <w:r w:rsidRPr="00733D72">
              <w:rPr>
                <w:lang w:val="en-US"/>
              </w:rPr>
              <w:t>budgetFinancingsInfo</w:t>
            </w:r>
            <w:r w:rsidRPr="005553F9">
              <w:t>/</w:t>
            </w:r>
            <w:r w:rsidRPr="00733D72">
              <w:rPr>
                <w:lang w:val="en-US"/>
              </w:rPr>
              <w:t>budgetInfo</w:t>
            </w:r>
            <w:r w:rsidRPr="005553F9">
              <w:t>/</w:t>
            </w:r>
            <w:r w:rsidRPr="00733D72">
              <w:rPr>
                <w:lang w:val="en-US"/>
              </w:rPr>
              <w:t>base</w:t>
            </w:r>
            <w:r w:rsidRPr="005553F9">
              <w:t>:</w:t>
            </w:r>
            <w:r w:rsidRPr="00733D72">
              <w:rPr>
                <w:lang w:val="en-US"/>
              </w:rPr>
              <w:t>code</w:t>
            </w:r>
            <w:r w:rsidRPr="005553F9">
              <w:t xml:space="preserve">) </w:t>
            </w:r>
            <w:r>
              <w:t>структурированного</w:t>
            </w:r>
            <w:r w:rsidRPr="005553F9">
              <w:t xml:space="preserve"> </w:t>
            </w:r>
            <w:r>
              <w:t>контракта</w:t>
            </w:r>
            <w:r w:rsidRPr="005553F9">
              <w:t xml:space="preserve"> (</w:t>
            </w:r>
            <w:r w:rsidRPr="006C7B00">
              <w:rPr>
                <w:lang w:val="en-US"/>
              </w:rPr>
              <w:t>cpElectronicContract</w:t>
            </w:r>
            <w:r w:rsidRPr="005553F9">
              <w:t>);</w:t>
            </w:r>
          </w:p>
          <w:p w14:paraId="0B7D2D36" w14:textId="3688DDDE" w:rsidR="00056C63" w:rsidRPr="005553F9" w:rsidRDefault="00056C63" w:rsidP="00056C63">
            <w:pPr>
              <w:pStyle w:val="ad"/>
              <w:numPr>
                <w:ilvl w:val="0"/>
                <w:numId w:val="194"/>
              </w:numPr>
            </w:pPr>
            <w:r>
              <w:t>поле</w:t>
            </w:r>
            <w:r w:rsidRPr="005553F9">
              <w:t xml:space="preserve"> «</w:t>
            </w:r>
            <w:r w:rsidRPr="006C7B00">
              <w:t>Наименование</w:t>
            </w:r>
            <w:r w:rsidRPr="005553F9">
              <w:t xml:space="preserve"> </w:t>
            </w:r>
            <w:r w:rsidRPr="006C7B00">
              <w:t>бюджета</w:t>
            </w:r>
            <w:r w:rsidRPr="005553F9">
              <w:t>» (</w:t>
            </w:r>
            <w:r w:rsidRPr="006C7B00">
              <w:rPr>
                <w:lang w:val="en-US"/>
              </w:rPr>
              <w:t>finances</w:t>
            </w:r>
            <w:r w:rsidRPr="005553F9">
              <w:t>/</w:t>
            </w:r>
            <w:r w:rsidRPr="006C7B00">
              <w:rPr>
                <w:lang w:val="en-US"/>
              </w:rPr>
              <w:t>financingPlan</w:t>
            </w:r>
            <w:r w:rsidRPr="005553F9">
              <w:t>/</w:t>
            </w:r>
            <w:r w:rsidRPr="006C7B00">
              <w:rPr>
                <w:lang w:val="en-US"/>
              </w:rPr>
              <w:t>financeSource</w:t>
            </w:r>
            <w:r w:rsidRPr="005553F9">
              <w:t>/</w:t>
            </w:r>
            <w:r w:rsidRPr="006C7B00">
              <w:rPr>
                <w:lang w:val="en-US"/>
              </w:rPr>
              <w:t>budgetFunds</w:t>
            </w:r>
            <w:r w:rsidRPr="005553F9">
              <w:t>/</w:t>
            </w:r>
            <w:r w:rsidRPr="006C7B00">
              <w:rPr>
                <w:lang w:val="en-US"/>
              </w:rPr>
              <w:t>budget</w:t>
            </w:r>
            <w:r w:rsidRPr="005553F9">
              <w:t>/</w:t>
            </w:r>
            <w:r w:rsidRPr="006C7B00">
              <w:rPr>
                <w:lang w:val="en-US"/>
              </w:rPr>
              <w:t>name</w:t>
            </w:r>
            <w:r w:rsidRPr="005553F9">
              <w:t xml:space="preserve">) </w:t>
            </w:r>
            <w:r>
              <w:t>заполняется</w:t>
            </w:r>
            <w:r w:rsidRPr="005553F9">
              <w:t xml:space="preserve"> </w:t>
            </w:r>
            <w:r>
              <w:t>значением</w:t>
            </w:r>
            <w:r w:rsidRPr="005553F9">
              <w:t xml:space="preserve"> </w:t>
            </w:r>
            <w:r>
              <w:t>поля</w:t>
            </w:r>
            <w:r w:rsidRPr="005553F9">
              <w:t xml:space="preserve"> «</w:t>
            </w:r>
            <w:r w:rsidRPr="006C7B00">
              <w:t>Наименование</w:t>
            </w:r>
            <w:r w:rsidRPr="005553F9">
              <w:t xml:space="preserve"> </w:t>
            </w:r>
            <w:r w:rsidRPr="006C7B00">
              <w:t>бюджета</w:t>
            </w:r>
            <w:r w:rsidRPr="005553F9">
              <w:t>» (</w:t>
            </w:r>
            <w:r w:rsidRPr="00733D72">
              <w:rPr>
                <w:lang w:val="en-US"/>
              </w:rPr>
              <w:t>contractFinancingInfo</w:t>
            </w:r>
            <w:r w:rsidRPr="005553F9">
              <w:t>/</w:t>
            </w:r>
            <w:r w:rsidRPr="00733D72">
              <w:rPr>
                <w:lang w:val="en-US"/>
              </w:rPr>
              <w:t>financingSourcesInfo</w:t>
            </w:r>
            <w:r w:rsidRPr="005553F9">
              <w:t>/</w:t>
            </w:r>
            <w:r w:rsidRPr="00733D72">
              <w:rPr>
                <w:lang w:val="en-US"/>
              </w:rPr>
              <w:t>budgetFinancingsInfo</w:t>
            </w:r>
            <w:r w:rsidRPr="005553F9">
              <w:t>/</w:t>
            </w:r>
            <w:r w:rsidRPr="00733D72">
              <w:rPr>
                <w:lang w:val="en-US"/>
              </w:rPr>
              <w:t>budgetInfo</w:t>
            </w:r>
            <w:r w:rsidRPr="005553F9">
              <w:t>/</w:t>
            </w:r>
            <w:r w:rsidRPr="00733D72">
              <w:rPr>
                <w:lang w:val="en-US"/>
              </w:rPr>
              <w:t>base</w:t>
            </w:r>
            <w:r w:rsidRPr="005553F9">
              <w:t>:</w:t>
            </w:r>
            <w:r w:rsidRPr="00733D72">
              <w:rPr>
                <w:lang w:val="en-US"/>
              </w:rPr>
              <w:t>name</w:t>
            </w:r>
            <w:r w:rsidRPr="005553F9">
              <w:t xml:space="preserve">) </w:t>
            </w:r>
            <w:r>
              <w:t>структурированного</w:t>
            </w:r>
            <w:r w:rsidRPr="005553F9">
              <w:t xml:space="preserve"> </w:t>
            </w:r>
            <w:r>
              <w:t>контракта</w:t>
            </w:r>
            <w:r w:rsidRPr="005553F9">
              <w:t xml:space="preserve"> (</w:t>
            </w:r>
            <w:r w:rsidRPr="006C7B00">
              <w:rPr>
                <w:lang w:val="en-US"/>
              </w:rPr>
              <w:t>cpElectronicContract</w:t>
            </w:r>
            <w:r w:rsidRPr="005553F9">
              <w:t>);</w:t>
            </w:r>
          </w:p>
          <w:p w14:paraId="2AC084C7" w14:textId="2578578D" w:rsidR="00056C63" w:rsidRPr="001F3A07" w:rsidRDefault="00056C63" w:rsidP="00056C63">
            <w:pPr>
              <w:pStyle w:val="ad"/>
              <w:numPr>
                <w:ilvl w:val="0"/>
                <w:numId w:val="194"/>
              </w:numPr>
              <w:rPr>
                <w:lang w:val="en-US"/>
              </w:rPr>
            </w:pPr>
            <w:r>
              <w:t>поле</w:t>
            </w:r>
            <w:r w:rsidRPr="001F3A07">
              <w:rPr>
                <w:lang w:val="en-US"/>
              </w:rPr>
              <w:t xml:space="preserve"> «</w:t>
            </w:r>
            <w:r w:rsidRPr="006C7B00">
              <w:t>Код</w:t>
            </w:r>
            <w:r w:rsidRPr="001F3A07">
              <w:rPr>
                <w:lang w:val="en-US"/>
              </w:rPr>
              <w:t xml:space="preserve"> </w:t>
            </w:r>
            <w:r w:rsidRPr="006C7B00">
              <w:t>по</w:t>
            </w:r>
            <w:r w:rsidRPr="001F3A07">
              <w:rPr>
                <w:lang w:val="en-US"/>
              </w:rPr>
              <w:t xml:space="preserve"> </w:t>
            </w:r>
            <w:r w:rsidRPr="006C7B00">
              <w:t>ОКТМО</w:t>
            </w:r>
            <w:r w:rsidRPr="001F3A07">
              <w:rPr>
                <w:lang w:val="en-US"/>
              </w:rPr>
              <w:t>» (</w:t>
            </w:r>
            <w:r w:rsidRPr="006C7B00">
              <w:rPr>
                <w:lang w:val="en-US"/>
              </w:rPr>
              <w:t>finances</w:t>
            </w:r>
            <w:r w:rsidRPr="001F3A07">
              <w:rPr>
                <w:lang w:val="en-US"/>
              </w:rPr>
              <w:t>/</w:t>
            </w:r>
            <w:r w:rsidRPr="006C7B00">
              <w:rPr>
                <w:lang w:val="en-US"/>
              </w:rPr>
              <w:t>financingPlan</w:t>
            </w:r>
            <w:r w:rsidRPr="001F3A07">
              <w:rPr>
                <w:lang w:val="en-US"/>
              </w:rPr>
              <w:t>/</w:t>
            </w:r>
            <w:r w:rsidRPr="006C7B00">
              <w:rPr>
                <w:lang w:val="en-US"/>
              </w:rPr>
              <w:t>financeSource</w:t>
            </w:r>
            <w:r w:rsidRPr="001F3A07">
              <w:rPr>
                <w:lang w:val="en-US"/>
              </w:rPr>
              <w:t>/</w:t>
            </w:r>
            <w:r w:rsidRPr="006C7B00">
              <w:rPr>
                <w:lang w:val="en-US"/>
              </w:rPr>
              <w:t>budgetFunds</w:t>
            </w:r>
            <w:r w:rsidRPr="001F3A07">
              <w:rPr>
                <w:lang w:val="en-US"/>
              </w:rPr>
              <w:t>/</w:t>
            </w:r>
            <w:r w:rsidRPr="006C7B00">
              <w:rPr>
                <w:lang w:val="en-US"/>
              </w:rPr>
              <w:t>OKTMO</w:t>
            </w:r>
            <w:r w:rsidRPr="001F3A07">
              <w:rPr>
                <w:lang w:val="en-US"/>
              </w:rPr>
              <w:t>/</w:t>
            </w:r>
            <w:r w:rsidRPr="006C7B00">
              <w:rPr>
                <w:lang w:val="en-US"/>
              </w:rPr>
              <w:t>name</w:t>
            </w:r>
            <w:r w:rsidRPr="001F3A07">
              <w:rPr>
                <w:lang w:val="en-US"/>
              </w:rPr>
              <w:t xml:space="preserve">) </w:t>
            </w:r>
            <w:r>
              <w:t>не</w:t>
            </w:r>
            <w:r w:rsidRPr="001F3A07">
              <w:rPr>
                <w:lang w:val="en-US"/>
              </w:rPr>
              <w:t xml:space="preserve"> </w:t>
            </w:r>
            <w:r>
              <w:t>заполняется</w:t>
            </w:r>
            <w:r w:rsidRPr="001F3A07">
              <w:rPr>
                <w:lang w:val="en-US"/>
              </w:rPr>
              <w:t xml:space="preserve">; </w:t>
            </w:r>
          </w:p>
          <w:p w14:paraId="4B38CE61" w14:textId="5BA43C57" w:rsidR="00056C63" w:rsidRPr="001F3A07" w:rsidRDefault="00056C63" w:rsidP="00056C63">
            <w:pPr>
              <w:pStyle w:val="ad"/>
              <w:numPr>
                <w:ilvl w:val="0"/>
                <w:numId w:val="194"/>
              </w:numPr>
              <w:rPr>
                <w:lang w:val="en-US"/>
              </w:rPr>
            </w:pPr>
            <w:r>
              <w:t>поле</w:t>
            </w:r>
            <w:r w:rsidRPr="001F3A07">
              <w:rPr>
                <w:lang w:val="en-US"/>
              </w:rPr>
              <w:t xml:space="preserve"> «</w:t>
            </w:r>
            <w:r w:rsidRPr="00733D72">
              <w:t>Полное</w:t>
            </w:r>
            <w:r w:rsidRPr="001F3A07">
              <w:rPr>
                <w:lang w:val="en-US"/>
              </w:rPr>
              <w:t xml:space="preserve"> </w:t>
            </w:r>
            <w:r w:rsidRPr="00733D72">
              <w:t>наименование</w:t>
            </w:r>
            <w:r w:rsidRPr="001F3A07">
              <w:rPr>
                <w:lang w:val="en-US"/>
              </w:rPr>
              <w:t>» (</w:t>
            </w:r>
            <w:r w:rsidRPr="006C7B00">
              <w:rPr>
                <w:lang w:val="en-US"/>
              </w:rPr>
              <w:t>finances</w:t>
            </w:r>
            <w:r w:rsidRPr="001F3A07">
              <w:rPr>
                <w:lang w:val="en-US"/>
              </w:rPr>
              <w:t>/</w:t>
            </w:r>
            <w:r w:rsidRPr="006C7B00">
              <w:rPr>
                <w:lang w:val="en-US"/>
              </w:rPr>
              <w:t>financingPlan</w:t>
            </w:r>
            <w:r w:rsidRPr="001F3A07">
              <w:rPr>
                <w:lang w:val="en-US"/>
              </w:rPr>
              <w:t>/</w:t>
            </w:r>
            <w:r w:rsidRPr="006C7B00">
              <w:rPr>
                <w:lang w:val="en-US"/>
              </w:rPr>
              <w:t>financeSource</w:t>
            </w:r>
            <w:r w:rsidRPr="001F3A07">
              <w:rPr>
                <w:lang w:val="en-US"/>
              </w:rPr>
              <w:t>/</w:t>
            </w:r>
            <w:r w:rsidRPr="006C7B00">
              <w:rPr>
                <w:lang w:val="en-US"/>
              </w:rPr>
              <w:t>budgetFunds</w:t>
            </w:r>
            <w:r w:rsidRPr="001F3A07">
              <w:rPr>
                <w:lang w:val="en-US"/>
              </w:rPr>
              <w:t>/</w:t>
            </w:r>
            <w:r w:rsidRPr="006C7B00">
              <w:rPr>
                <w:lang w:val="en-US"/>
              </w:rPr>
              <w:t>OKTMO</w:t>
            </w:r>
            <w:r w:rsidRPr="001F3A07">
              <w:rPr>
                <w:lang w:val="en-US"/>
              </w:rPr>
              <w:t>/</w:t>
            </w:r>
            <w:r w:rsidRPr="006C7B00">
              <w:rPr>
                <w:lang w:val="en-US"/>
              </w:rPr>
              <w:t>name</w:t>
            </w:r>
            <w:r w:rsidRPr="001F3A07">
              <w:rPr>
                <w:lang w:val="en-US"/>
              </w:rPr>
              <w:t xml:space="preserve">) </w:t>
            </w:r>
            <w:r>
              <w:t>не</w:t>
            </w:r>
            <w:r w:rsidRPr="001F3A07">
              <w:rPr>
                <w:lang w:val="en-US"/>
              </w:rPr>
              <w:t xml:space="preserve"> </w:t>
            </w:r>
            <w:r>
              <w:t>заполняется</w:t>
            </w:r>
            <w:r w:rsidRPr="001F3A07">
              <w:rPr>
                <w:lang w:val="en-US"/>
              </w:rPr>
              <w:t>;</w:t>
            </w:r>
          </w:p>
          <w:p w14:paraId="18025507" w14:textId="5DDA1851" w:rsidR="00056C63" w:rsidRPr="001F3A07" w:rsidRDefault="00056C63" w:rsidP="00056C63">
            <w:pPr>
              <w:pStyle w:val="ad"/>
              <w:numPr>
                <w:ilvl w:val="0"/>
                <w:numId w:val="194"/>
              </w:numPr>
              <w:rPr>
                <w:lang w:val="en-US"/>
              </w:rPr>
            </w:pPr>
            <w:r>
              <w:lastRenderedPageBreak/>
              <w:t>поле</w:t>
            </w:r>
            <w:r w:rsidRPr="001F3A07">
              <w:rPr>
                <w:lang w:val="en-US"/>
              </w:rPr>
              <w:t xml:space="preserve"> «</w:t>
            </w:r>
            <w:r w:rsidRPr="006C7B00">
              <w:t>Уровень</w:t>
            </w:r>
            <w:r w:rsidRPr="001F3A07">
              <w:rPr>
                <w:lang w:val="en-US"/>
              </w:rPr>
              <w:t xml:space="preserve"> </w:t>
            </w:r>
            <w:r w:rsidRPr="006C7B00">
              <w:t>бюджета</w:t>
            </w:r>
            <w:r w:rsidRPr="001F3A07">
              <w:rPr>
                <w:lang w:val="en-US"/>
              </w:rPr>
              <w:t>» (</w:t>
            </w:r>
            <w:r w:rsidRPr="006C7B00">
              <w:rPr>
                <w:lang w:val="en-US"/>
              </w:rPr>
              <w:t>finances</w:t>
            </w:r>
            <w:r w:rsidRPr="001F3A07">
              <w:rPr>
                <w:lang w:val="en-US"/>
              </w:rPr>
              <w:t>/</w:t>
            </w:r>
            <w:r w:rsidRPr="006C7B00">
              <w:rPr>
                <w:lang w:val="en-US"/>
              </w:rPr>
              <w:t>financingPlan</w:t>
            </w:r>
            <w:r w:rsidRPr="001F3A07">
              <w:rPr>
                <w:lang w:val="en-US"/>
              </w:rPr>
              <w:t>/</w:t>
            </w:r>
            <w:r w:rsidRPr="006C7B00">
              <w:rPr>
                <w:lang w:val="en-US"/>
              </w:rPr>
              <w:t>financeSource</w:t>
            </w:r>
            <w:r w:rsidRPr="001F3A07">
              <w:rPr>
                <w:lang w:val="en-US"/>
              </w:rPr>
              <w:t>/</w:t>
            </w:r>
            <w:r w:rsidRPr="006C7B00">
              <w:rPr>
                <w:lang w:val="en-US"/>
              </w:rPr>
              <w:t>budgetFunds</w:t>
            </w:r>
            <w:r w:rsidRPr="001F3A07">
              <w:rPr>
                <w:lang w:val="en-US"/>
              </w:rPr>
              <w:t>/</w:t>
            </w:r>
            <w:r w:rsidRPr="006C7B00">
              <w:rPr>
                <w:lang w:val="en-US"/>
              </w:rPr>
              <w:t>budgetLevel</w:t>
            </w:r>
            <w:r w:rsidRPr="001F3A07">
              <w:rPr>
                <w:lang w:val="en-US"/>
              </w:rPr>
              <w:t xml:space="preserve">) </w:t>
            </w:r>
            <w:r>
              <w:t>заполняется</w:t>
            </w:r>
            <w:r w:rsidRPr="001F3A07">
              <w:rPr>
                <w:lang w:val="en-US"/>
              </w:rPr>
              <w:t xml:space="preserve"> </w:t>
            </w:r>
            <w:r>
              <w:t>значением</w:t>
            </w:r>
            <w:r w:rsidRPr="001F3A07">
              <w:rPr>
                <w:lang w:val="en-US"/>
              </w:rPr>
              <w:t xml:space="preserve"> </w:t>
            </w:r>
            <w:r>
              <w:t>поля</w:t>
            </w:r>
            <w:r w:rsidRPr="001F3A07">
              <w:rPr>
                <w:lang w:val="en-US"/>
              </w:rPr>
              <w:t xml:space="preserve"> «</w:t>
            </w:r>
            <w:r w:rsidRPr="00E27397">
              <w:t>Уровень</w:t>
            </w:r>
            <w:r w:rsidRPr="001F3A07">
              <w:rPr>
                <w:lang w:val="en-US"/>
              </w:rPr>
              <w:t xml:space="preserve"> </w:t>
            </w:r>
            <w:r w:rsidRPr="00E27397">
              <w:t>бюджета</w:t>
            </w:r>
            <w:r w:rsidRPr="001F3A07">
              <w:rPr>
                <w:lang w:val="en-US"/>
              </w:rPr>
              <w:t>» (</w:t>
            </w:r>
            <w:r w:rsidRPr="00733D72">
              <w:rPr>
                <w:lang w:val="en-US"/>
              </w:rPr>
              <w:t>contractFinancingInfo</w:t>
            </w:r>
            <w:r w:rsidRPr="001F3A07">
              <w:rPr>
                <w:lang w:val="en-US"/>
              </w:rPr>
              <w:t>/</w:t>
            </w:r>
            <w:r w:rsidRPr="00733D72">
              <w:rPr>
                <w:lang w:val="en-US"/>
              </w:rPr>
              <w:t>financingSourcesInfo</w:t>
            </w:r>
            <w:r w:rsidRPr="001F3A07">
              <w:rPr>
                <w:lang w:val="en-US"/>
              </w:rPr>
              <w:t>/</w:t>
            </w:r>
            <w:r w:rsidRPr="00733D72">
              <w:rPr>
                <w:lang w:val="en-US"/>
              </w:rPr>
              <w:t>budgetFinancingsInfo</w:t>
            </w:r>
            <w:r w:rsidRPr="001F3A07">
              <w:rPr>
                <w:lang w:val="en-US"/>
              </w:rPr>
              <w:t>/</w:t>
            </w:r>
            <w:r w:rsidRPr="00733D72">
              <w:rPr>
                <w:lang w:val="en-US"/>
              </w:rPr>
              <w:t>budgetLevel</w:t>
            </w:r>
            <w:r w:rsidRPr="001F3A07">
              <w:rPr>
                <w:lang w:val="en-US"/>
              </w:rPr>
              <w:t xml:space="preserve">) </w:t>
            </w:r>
            <w:r>
              <w:t>структурированного</w:t>
            </w:r>
            <w:r w:rsidRPr="001F3A07">
              <w:rPr>
                <w:lang w:val="en-US"/>
              </w:rPr>
              <w:t xml:space="preserve"> </w:t>
            </w:r>
            <w:r>
              <w:t>контракта</w:t>
            </w:r>
            <w:r w:rsidRPr="001F3A07">
              <w:rPr>
                <w:lang w:val="en-US"/>
              </w:rPr>
              <w:t xml:space="preserve"> (</w:t>
            </w:r>
            <w:r w:rsidRPr="006C7B00">
              <w:rPr>
                <w:lang w:val="en-US"/>
              </w:rPr>
              <w:t>cpElectronicContract</w:t>
            </w:r>
            <w:r w:rsidRPr="001F3A07">
              <w:rPr>
                <w:lang w:val="en-US"/>
              </w:rPr>
              <w:t>);</w:t>
            </w:r>
          </w:p>
          <w:p w14:paraId="111F45BC" w14:textId="4C2EBFFA" w:rsidR="00056C63" w:rsidRDefault="00056C63" w:rsidP="00056C63">
            <w:pPr>
              <w:pStyle w:val="ad"/>
              <w:numPr>
                <w:ilvl w:val="0"/>
                <w:numId w:val="194"/>
              </w:numPr>
              <w:rPr>
                <w:lang w:val="en-US"/>
              </w:rPr>
            </w:pPr>
            <w:r>
              <w:t>поле</w:t>
            </w:r>
            <w:r w:rsidRPr="00DE4549">
              <w:rPr>
                <w:lang w:val="en-US"/>
              </w:rPr>
              <w:t xml:space="preserve"> «Уровень бюджета фонда» (finances/financingPlan/financeSource/budgetFunds/fundsBudgetLevel) </w:t>
            </w:r>
            <w:r>
              <w:t>не</w:t>
            </w:r>
            <w:r w:rsidRPr="00DE4549">
              <w:rPr>
                <w:lang w:val="en-US"/>
              </w:rPr>
              <w:t xml:space="preserve"> </w:t>
            </w:r>
            <w:r>
              <w:t>заполняется</w:t>
            </w:r>
            <w:r w:rsidRPr="00DE4549">
              <w:rPr>
                <w:lang w:val="en-US"/>
              </w:rPr>
              <w:t>.</w:t>
            </w:r>
          </w:p>
          <w:p w14:paraId="3887CA23" w14:textId="77777777" w:rsidR="00056C63" w:rsidRPr="006C7B00" w:rsidRDefault="00056C63" w:rsidP="00056C63">
            <w:pPr>
              <w:pStyle w:val="ad"/>
              <w:rPr>
                <w:lang w:val="en-US"/>
              </w:rPr>
            </w:pPr>
          </w:p>
          <w:p w14:paraId="65EFFFA8" w14:textId="5919DFE3" w:rsidR="00056C63" w:rsidRDefault="00056C63" w:rsidP="00056C63">
            <w:pPr>
              <w:pStyle w:val="ad"/>
              <w:rPr>
                <w:lang w:val="en-US"/>
              </w:rPr>
            </w:pPr>
            <w:r>
              <w:t>Блок</w:t>
            </w:r>
            <w:r w:rsidRPr="00E52057">
              <w:rPr>
                <w:lang w:val="en-US"/>
              </w:rPr>
              <w:t xml:space="preserve"> «</w:t>
            </w:r>
            <w:r w:rsidRPr="00E52057">
              <w:t>Внебюджетные</w:t>
            </w:r>
            <w:r w:rsidRPr="00E52057">
              <w:rPr>
                <w:lang w:val="en-US"/>
              </w:rPr>
              <w:t xml:space="preserve"> </w:t>
            </w:r>
            <w:r w:rsidRPr="00E52057">
              <w:t>средства</w:t>
            </w:r>
            <w:r w:rsidRPr="00E52057">
              <w:rPr>
                <w:lang w:val="en-US"/>
              </w:rPr>
              <w:t>» (finances/financingPlan/financeSource/extrabudgetFunds)</w:t>
            </w:r>
            <w:r>
              <w:rPr>
                <w:lang w:val="en-US"/>
              </w:rPr>
              <w:t>:</w:t>
            </w:r>
          </w:p>
          <w:p w14:paraId="50AEEBA5" w14:textId="6CE87F72" w:rsidR="00056C63" w:rsidRPr="00B56FFC" w:rsidRDefault="00056C63" w:rsidP="00056C63">
            <w:pPr>
              <w:pStyle w:val="ad"/>
              <w:numPr>
                <w:ilvl w:val="0"/>
                <w:numId w:val="194"/>
              </w:numPr>
              <w:rPr>
                <w:lang w:val="en-US"/>
              </w:rPr>
            </w:pPr>
            <w:r>
              <w:t>поле</w:t>
            </w:r>
            <w:r w:rsidRPr="00B56FFC">
              <w:rPr>
                <w:lang w:val="en-US"/>
              </w:rPr>
              <w:t xml:space="preserve"> «</w:t>
            </w:r>
            <w:r w:rsidRPr="00B56FFC">
              <w:t>Признак</w:t>
            </w:r>
            <w:r w:rsidRPr="00B56FFC">
              <w:rPr>
                <w:lang w:val="en-US"/>
              </w:rPr>
              <w:t xml:space="preserve"> </w:t>
            </w:r>
            <w:r w:rsidRPr="00B56FFC">
              <w:t>финансирования</w:t>
            </w:r>
            <w:r w:rsidRPr="00B56FFC">
              <w:rPr>
                <w:lang w:val="en-US"/>
              </w:rPr>
              <w:t xml:space="preserve"> </w:t>
            </w:r>
            <w:r w:rsidRPr="00B56FFC">
              <w:t>за</w:t>
            </w:r>
            <w:r w:rsidRPr="00B56FFC">
              <w:rPr>
                <w:lang w:val="en-US"/>
              </w:rPr>
              <w:t xml:space="preserve"> </w:t>
            </w:r>
            <w:r w:rsidRPr="00B56FFC">
              <w:t>счет</w:t>
            </w:r>
            <w:r w:rsidRPr="00B56FFC">
              <w:rPr>
                <w:lang w:val="en-US"/>
              </w:rPr>
              <w:t xml:space="preserve"> </w:t>
            </w:r>
            <w:r w:rsidRPr="00B56FFC">
              <w:t>внебюджетных</w:t>
            </w:r>
            <w:r w:rsidRPr="00B56FFC">
              <w:rPr>
                <w:lang w:val="en-US"/>
              </w:rPr>
              <w:t xml:space="preserve"> </w:t>
            </w:r>
            <w:r w:rsidRPr="00B56FFC">
              <w:t>средств</w:t>
            </w:r>
            <w:r w:rsidRPr="00B56FFC">
              <w:rPr>
                <w:lang w:val="en-US"/>
              </w:rPr>
              <w:t xml:space="preserve">» (finances/financingPlan/financeSource/extrabudgetFunds/isExtrabudgetFunds) </w:t>
            </w:r>
            <w:r>
              <w:t>заполняется</w:t>
            </w:r>
            <w:r w:rsidRPr="00B56FFC">
              <w:rPr>
                <w:lang w:val="en-US"/>
              </w:rPr>
              <w:t xml:space="preserve"> </w:t>
            </w:r>
            <w:r>
              <w:t>значением</w:t>
            </w:r>
            <w:r w:rsidRPr="00B56FFC">
              <w:rPr>
                <w:lang w:val="en-US"/>
              </w:rPr>
              <w:t xml:space="preserve"> </w:t>
            </w:r>
            <w:r>
              <w:rPr>
                <w:lang w:val="en-US"/>
              </w:rPr>
              <w:t>true</w:t>
            </w:r>
            <w:r w:rsidRPr="00B56FFC">
              <w:rPr>
                <w:lang w:val="en-US"/>
              </w:rPr>
              <w:t xml:space="preserve">, </w:t>
            </w:r>
            <w:r>
              <w:t>в</w:t>
            </w:r>
            <w:r w:rsidRPr="00B56FFC">
              <w:rPr>
                <w:lang w:val="en-US"/>
              </w:rPr>
              <w:t xml:space="preserve"> </w:t>
            </w:r>
            <w:r>
              <w:t>случае</w:t>
            </w:r>
            <w:r w:rsidRPr="00B56FFC">
              <w:rPr>
                <w:lang w:val="en-US"/>
              </w:rPr>
              <w:t xml:space="preserve"> </w:t>
            </w:r>
            <w:r>
              <w:t>если</w:t>
            </w:r>
            <w:r w:rsidRPr="00B56FFC">
              <w:rPr>
                <w:lang w:val="en-US"/>
              </w:rPr>
              <w:t xml:space="preserve"> </w:t>
            </w:r>
            <w:r>
              <w:t>в</w:t>
            </w:r>
            <w:r w:rsidRPr="00B56FFC">
              <w:rPr>
                <w:lang w:val="en-US"/>
              </w:rPr>
              <w:t xml:space="preserve"> </w:t>
            </w:r>
            <w:r>
              <w:t>РЭК</w:t>
            </w:r>
            <w:r w:rsidRPr="00B56FFC">
              <w:rPr>
                <w:lang w:val="en-US"/>
              </w:rPr>
              <w:t xml:space="preserve"> </w:t>
            </w:r>
            <w:r>
              <w:t>в</w:t>
            </w:r>
            <w:r w:rsidRPr="00B56FFC">
              <w:rPr>
                <w:lang w:val="en-US"/>
              </w:rPr>
              <w:t xml:space="preserve"> </w:t>
            </w:r>
            <w:r>
              <w:t>качестве</w:t>
            </w:r>
            <w:r w:rsidRPr="00B56FFC">
              <w:rPr>
                <w:lang w:val="en-US"/>
              </w:rPr>
              <w:t xml:space="preserve"> </w:t>
            </w:r>
            <w:r>
              <w:t>источника</w:t>
            </w:r>
            <w:r w:rsidRPr="00B56FFC">
              <w:rPr>
                <w:lang w:val="en-US"/>
              </w:rPr>
              <w:t xml:space="preserve"> </w:t>
            </w:r>
            <w:r>
              <w:t>финанасирования</w:t>
            </w:r>
            <w:r w:rsidRPr="00B56FFC">
              <w:rPr>
                <w:lang w:val="en-US"/>
              </w:rPr>
              <w:t xml:space="preserve"> </w:t>
            </w:r>
            <w:r>
              <w:t>указаны</w:t>
            </w:r>
            <w:r w:rsidRPr="00B56FFC">
              <w:rPr>
                <w:lang w:val="en-US"/>
              </w:rPr>
              <w:t xml:space="preserve"> </w:t>
            </w:r>
            <w:r>
              <w:t>внебюджетные</w:t>
            </w:r>
            <w:r w:rsidRPr="00B56FFC">
              <w:rPr>
                <w:lang w:val="en-US"/>
              </w:rPr>
              <w:t xml:space="preserve"> </w:t>
            </w:r>
            <w:r>
              <w:t>средства</w:t>
            </w:r>
            <w:r w:rsidRPr="00B56FFC">
              <w:rPr>
                <w:lang w:val="en-US"/>
              </w:rPr>
              <w:t>;</w:t>
            </w:r>
          </w:p>
          <w:p w14:paraId="58C15C00" w14:textId="77777777" w:rsidR="00056C63" w:rsidRDefault="00056C63" w:rsidP="00056C63">
            <w:pPr>
              <w:pStyle w:val="ad"/>
              <w:numPr>
                <w:ilvl w:val="0"/>
                <w:numId w:val="194"/>
              </w:numPr>
              <w:rPr>
                <w:lang w:val="en-US"/>
              </w:rPr>
            </w:pPr>
            <w:r>
              <w:t>поле</w:t>
            </w:r>
            <w:r w:rsidRPr="00B56FFC">
              <w:rPr>
                <w:lang w:val="en-US"/>
              </w:rPr>
              <w:t xml:space="preserve"> «</w:t>
            </w:r>
            <w:r w:rsidRPr="00B56FFC">
              <w:t>Код</w:t>
            </w:r>
            <w:r w:rsidRPr="00B56FFC">
              <w:rPr>
                <w:lang w:val="en-US"/>
              </w:rPr>
              <w:t xml:space="preserve"> </w:t>
            </w:r>
            <w:r w:rsidRPr="00B56FFC">
              <w:t>вида</w:t>
            </w:r>
            <w:r w:rsidRPr="00B56FFC">
              <w:rPr>
                <w:lang w:val="en-US"/>
              </w:rPr>
              <w:t xml:space="preserve"> </w:t>
            </w:r>
            <w:r w:rsidRPr="00B56FFC">
              <w:t>внебюджетных</w:t>
            </w:r>
            <w:r w:rsidRPr="00B56FFC">
              <w:rPr>
                <w:lang w:val="en-US"/>
              </w:rPr>
              <w:t xml:space="preserve"> </w:t>
            </w:r>
            <w:r w:rsidRPr="00B56FFC">
              <w:t>средств</w:t>
            </w:r>
            <w:r w:rsidRPr="00B56FFC">
              <w:rPr>
                <w:lang w:val="en-US"/>
              </w:rPr>
              <w:t xml:space="preserve">» (finances/financingPlan/financeSource/extrabudgetFunds/extrabudget/code) </w:t>
            </w:r>
            <w:r>
              <w:t>заполняется</w:t>
            </w:r>
            <w:r w:rsidRPr="00B56FFC">
              <w:rPr>
                <w:lang w:val="en-US"/>
              </w:rPr>
              <w:t xml:space="preserve"> </w:t>
            </w:r>
            <w:r>
              <w:t>значением</w:t>
            </w:r>
            <w:r w:rsidRPr="00B56FFC">
              <w:rPr>
                <w:lang w:val="en-US"/>
              </w:rPr>
              <w:t xml:space="preserve"> </w:t>
            </w:r>
            <w:r>
              <w:t>в</w:t>
            </w:r>
            <w:r w:rsidRPr="00B56FFC">
              <w:rPr>
                <w:lang w:val="en-US"/>
              </w:rPr>
              <w:t xml:space="preserve"> </w:t>
            </w:r>
            <w:r>
              <w:t>зависимости</w:t>
            </w:r>
            <w:r w:rsidRPr="00B56FFC">
              <w:rPr>
                <w:lang w:val="en-US"/>
              </w:rPr>
              <w:t xml:space="preserve"> </w:t>
            </w:r>
            <w:r>
              <w:t>от</w:t>
            </w:r>
            <w:r w:rsidRPr="00B56FFC">
              <w:rPr>
                <w:lang w:val="en-US"/>
              </w:rPr>
              <w:t xml:space="preserve"> </w:t>
            </w:r>
            <w:r>
              <w:t>типа</w:t>
            </w:r>
            <w:r w:rsidRPr="00B56FFC">
              <w:rPr>
                <w:lang w:val="en-US"/>
              </w:rPr>
              <w:t xml:space="preserve"> </w:t>
            </w:r>
            <w:r>
              <w:t>организации</w:t>
            </w:r>
            <w:r w:rsidRPr="00B56FFC">
              <w:rPr>
                <w:lang w:val="en-US"/>
              </w:rPr>
              <w:t>:</w:t>
            </w:r>
          </w:p>
          <w:p w14:paraId="7EA1696D" w14:textId="35078583" w:rsidR="00056C63" w:rsidRPr="00B56FFC" w:rsidRDefault="00056C63" w:rsidP="00056C63">
            <w:pPr>
              <w:pStyle w:val="ad"/>
              <w:numPr>
                <w:ilvl w:val="1"/>
                <w:numId w:val="194"/>
              </w:numPr>
            </w:pPr>
            <w:r w:rsidRPr="00B56FFC">
              <w:t xml:space="preserve">если тип организации заказчика </w:t>
            </w:r>
            <w:r>
              <w:t>«</w:t>
            </w:r>
            <w:r w:rsidRPr="00B56FFC">
              <w:t>03 - Бюджетное учреждение</w:t>
            </w:r>
            <w:r>
              <w:t>»</w:t>
            </w:r>
            <w:r w:rsidRPr="00B56FFC">
              <w:t xml:space="preserve">, то заполняется значением </w:t>
            </w:r>
            <w:r>
              <w:t>«</w:t>
            </w:r>
            <w:r w:rsidRPr="00B56FFC">
              <w:t>60</w:t>
            </w:r>
            <w:r>
              <w:t>»</w:t>
            </w:r>
            <w:r w:rsidRPr="00B56FFC">
              <w:t>;</w:t>
            </w:r>
          </w:p>
          <w:p w14:paraId="11567D33" w14:textId="5EB8BF4F" w:rsidR="00056C63" w:rsidRPr="00B56FFC" w:rsidRDefault="00056C63" w:rsidP="00056C63">
            <w:pPr>
              <w:pStyle w:val="ad"/>
              <w:numPr>
                <w:ilvl w:val="1"/>
                <w:numId w:val="194"/>
              </w:numPr>
            </w:pPr>
            <w:r w:rsidRPr="00B56FFC">
              <w:t xml:space="preserve">- если тип организации заказчика </w:t>
            </w:r>
            <w:r>
              <w:t>«</w:t>
            </w:r>
            <w:r w:rsidRPr="00B56FFC">
              <w:t>05 - Унитарное предприятие</w:t>
            </w:r>
            <w:r>
              <w:t>»</w:t>
            </w:r>
            <w:r w:rsidRPr="00B56FFC">
              <w:t xml:space="preserve">, то заполняется значением </w:t>
            </w:r>
            <w:r>
              <w:t>«</w:t>
            </w:r>
            <w:r w:rsidRPr="00B56FFC">
              <w:t>80</w:t>
            </w:r>
            <w:r>
              <w:t>»</w:t>
            </w:r>
            <w:r w:rsidRPr="00B56FFC">
              <w:t>;</w:t>
            </w:r>
          </w:p>
          <w:p w14:paraId="3E0DD815" w14:textId="303854A2" w:rsidR="00056C63" w:rsidRPr="00B56FFC" w:rsidRDefault="00056C63" w:rsidP="00056C63">
            <w:pPr>
              <w:pStyle w:val="ad"/>
              <w:numPr>
                <w:ilvl w:val="1"/>
                <w:numId w:val="194"/>
              </w:numPr>
            </w:pPr>
            <w:r w:rsidRPr="00B56FFC">
              <w:t xml:space="preserve">- если тип организации заказчика </w:t>
            </w:r>
            <w:r>
              <w:t>«</w:t>
            </w:r>
            <w:r w:rsidRPr="00B56FFC">
              <w:t>10 - Автономное учреждение</w:t>
            </w:r>
            <w:r>
              <w:t>»</w:t>
            </w:r>
            <w:r w:rsidRPr="00B56FFC">
              <w:t xml:space="preserve">, то заполняется значением </w:t>
            </w:r>
            <w:r>
              <w:t>«</w:t>
            </w:r>
            <w:r w:rsidRPr="00B56FFC">
              <w:t>70</w:t>
            </w:r>
            <w:r>
              <w:t>»</w:t>
            </w:r>
            <w:r w:rsidRPr="00B56FFC">
              <w:t>;</w:t>
            </w:r>
          </w:p>
          <w:p w14:paraId="1F994C3A" w14:textId="11229523" w:rsidR="00056C63" w:rsidRPr="00B56FFC" w:rsidRDefault="00056C63" w:rsidP="00056C63">
            <w:pPr>
              <w:pStyle w:val="ad"/>
              <w:numPr>
                <w:ilvl w:val="1"/>
                <w:numId w:val="194"/>
              </w:numPr>
            </w:pPr>
            <w:r w:rsidRPr="00B56FFC">
              <w:t xml:space="preserve">- если тип организации заказчика </w:t>
            </w:r>
            <w:r>
              <w:t>«</w:t>
            </w:r>
            <w:r w:rsidRPr="00B56FFC">
              <w:t>20 - Иное юридическое лицо</w:t>
            </w:r>
            <w:r>
              <w:t>» или «09 – государственная корпорация»</w:t>
            </w:r>
            <w:r w:rsidRPr="00B56FFC">
              <w:t xml:space="preserve">, то заполняется значением </w:t>
            </w:r>
            <w:r>
              <w:t>«</w:t>
            </w:r>
            <w:r w:rsidRPr="00B56FFC">
              <w:t>90</w:t>
            </w:r>
            <w:r>
              <w:t>»</w:t>
            </w:r>
            <w:r w:rsidRPr="00B56FFC">
              <w:t>;</w:t>
            </w:r>
          </w:p>
          <w:p w14:paraId="2947B1D4" w14:textId="4B49AB6D" w:rsidR="00056C63" w:rsidRPr="00B56FFC" w:rsidRDefault="00056C63" w:rsidP="00056C63">
            <w:pPr>
              <w:pStyle w:val="ad"/>
              <w:numPr>
                <w:ilvl w:val="0"/>
                <w:numId w:val="194"/>
              </w:numPr>
            </w:pPr>
            <w:r>
              <w:t>поле</w:t>
            </w:r>
            <w:r w:rsidRPr="00B56FFC">
              <w:t xml:space="preserve"> «Наименование вида внебюджетных средств» (</w:t>
            </w:r>
            <w:r w:rsidRPr="00B56FFC">
              <w:rPr>
                <w:lang w:val="en-US"/>
              </w:rPr>
              <w:t>finances</w:t>
            </w:r>
            <w:r w:rsidRPr="00B56FFC">
              <w:t>/</w:t>
            </w:r>
            <w:r w:rsidRPr="00B56FFC">
              <w:rPr>
                <w:lang w:val="en-US"/>
              </w:rPr>
              <w:t>financingPlan</w:t>
            </w:r>
            <w:r w:rsidRPr="00B56FFC">
              <w:t>/</w:t>
            </w:r>
            <w:r w:rsidRPr="00B56FFC">
              <w:rPr>
                <w:lang w:val="en-US"/>
              </w:rPr>
              <w:t>financeSource</w:t>
            </w:r>
            <w:r w:rsidRPr="00B56FFC">
              <w:t>/</w:t>
            </w:r>
            <w:r w:rsidRPr="00B56FFC">
              <w:rPr>
                <w:lang w:val="en-US"/>
              </w:rPr>
              <w:t>extrabudgetFunds</w:t>
            </w:r>
            <w:r w:rsidRPr="00B56FFC">
              <w:t>/</w:t>
            </w:r>
            <w:r w:rsidRPr="00B56FFC">
              <w:rPr>
                <w:lang w:val="en-US"/>
              </w:rPr>
              <w:t>extrabudget</w:t>
            </w:r>
            <w:r w:rsidRPr="00B56FFC">
              <w:t>/</w:t>
            </w:r>
            <w:r w:rsidRPr="00B56FFC">
              <w:rPr>
                <w:lang w:val="en-US"/>
              </w:rPr>
              <w:t>name</w:t>
            </w:r>
            <w:r w:rsidRPr="00B56FFC">
              <w:t xml:space="preserve">) </w:t>
            </w:r>
            <w:r>
              <w:t>определяется в соответствии с кодом, значение для которого определено в соовтетствии с алгоритмом из пункта выше.</w:t>
            </w:r>
          </w:p>
          <w:p w14:paraId="273378DF" w14:textId="0834356B" w:rsidR="00056C63" w:rsidRDefault="00056C63" w:rsidP="00056C63">
            <w:pPr>
              <w:pStyle w:val="ad"/>
            </w:pPr>
          </w:p>
          <w:p w14:paraId="55F206DD" w14:textId="2AEB3941" w:rsidR="00056C63" w:rsidRDefault="00056C63" w:rsidP="00056C63">
            <w:pPr>
              <w:pStyle w:val="ad"/>
            </w:pPr>
            <w:r>
              <w:t>Поле</w:t>
            </w:r>
            <w:r w:rsidRPr="0071386E">
              <w:t xml:space="preserve"> «</w:t>
            </w:r>
            <w:r w:rsidRPr="00DD70AA">
              <w:t>КБК были изменены относительно Извещения (приглашения)</w:t>
            </w:r>
            <w:r w:rsidRPr="0071386E">
              <w:t>» (</w:t>
            </w:r>
            <w:r w:rsidRPr="002D79C8">
              <w:t>finances/financingPlan/KBKsChange</w:t>
            </w:r>
            <w:r w:rsidRPr="0071386E">
              <w:t xml:space="preserve">) </w:t>
            </w:r>
            <w:r>
              <w:t>не заполняется</w:t>
            </w:r>
            <w:r w:rsidRPr="0071386E">
              <w:t>;</w:t>
            </w:r>
          </w:p>
          <w:p w14:paraId="5BCF4B26" w14:textId="6A1E88D6" w:rsidR="00056C63" w:rsidRDefault="00056C63" w:rsidP="00056C63">
            <w:pPr>
              <w:pStyle w:val="ad"/>
            </w:pPr>
          </w:p>
          <w:p w14:paraId="30747407" w14:textId="7F0EBABC" w:rsidR="00056C63" w:rsidRDefault="00056C63" w:rsidP="00056C63">
            <w:pPr>
              <w:pStyle w:val="ad"/>
            </w:pPr>
            <w:r>
              <w:t>Поле</w:t>
            </w:r>
            <w:r w:rsidRPr="0071386E">
              <w:t xml:space="preserve"> «</w:t>
            </w:r>
            <w:r w:rsidRPr="00DD70AA">
              <w:t>КЦС были изменены относительно Извещения (приглашения)</w:t>
            </w:r>
            <w:r w:rsidRPr="0071386E">
              <w:t>» (</w:t>
            </w:r>
            <w:r w:rsidRPr="002D79C8">
              <w:t>finances/financingPlan/targetArticlesChange</w:t>
            </w:r>
            <w:r w:rsidRPr="0071386E">
              <w:t xml:space="preserve">) </w:t>
            </w:r>
            <w:r>
              <w:t>не заполняется</w:t>
            </w:r>
            <w:r w:rsidRPr="0071386E">
              <w:t>;</w:t>
            </w:r>
          </w:p>
          <w:p w14:paraId="02B0370A" w14:textId="0EF6879D" w:rsidR="00056C63" w:rsidRDefault="00056C63" w:rsidP="00056C63">
            <w:pPr>
              <w:pStyle w:val="ad"/>
            </w:pPr>
          </w:p>
          <w:p w14:paraId="22BD407E" w14:textId="7E66C79F" w:rsidR="00056C63" w:rsidRDefault="00056C63" w:rsidP="00056C63">
            <w:pPr>
              <w:pStyle w:val="ad"/>
            </w:pPr>
            <w:r>
              <w:t>Поле</w:t>
            </w:r>
            <w:r w:rsidRPr="0071386E">
              <w:t xml:space="preserve"> «</w:t>
            </w:r>
            <w:r w:rsidRPr="00DD70AA">
              <w:t>КВР были изменены относительно Извещения (приглашения)</w:t>
            </w:r>
            <w:r w:rsidRPr="0071386E">
              <w:t>» (</w:t>
            </w:r>
            <w:r w:rsidRPr="002D79C8">
              <w:t>finances/financingPlan/KVRsChange</w:t>
            </w:r>
            <w:r w:rsidRPr="0071386E">
              <w:t xml:space="preserve">) </w:t>
            </w:r>
            <w:r>
              <w:t>не заполняется</w:t>
            </w:r>
            <w:r w:rsidRPr="0071386E">
              <w:t>;</w:t>
            </w:r>
          </w:p>
          <w:p w14:paraId="462BFEDC" w14:textId="7D1E0F51" w:rsidR="00056C63" w:rsidRDefault="00056C63" w:rsidP="00056C63">
            <w:pPr>
              <w:pStyle w:val="ad"/>
            </w:pPr>
          </w:p>
          <w:p w14:paraId="053E81BA" w14:textId="37B8DA8A" w:rsidR="00056C63" w:rsidRDefault="00056C63" w:rsidP="00056C63">
            <w:pPr>
              <w:pStyle w:val="ad"/>
            </w:pPr>
            <w:r>
              <w:t>Поле</w:t>
            </w:r>
            <w:r w:rsidRPr="0071386E">
              <w:t xml:space="preserve"> «</w:t>
            </w:r>
            <w:r w:rsidRPr="00DD70AA">
              <w:t>КОКС были изменены относительно Извещения (приглашения)</w:t>
            </w:r>
            <w:r w:rsidRPr="0071386E">
              <w:t>» (</w:t>
            </w:r>
            <w:r w:rsidRPr="002D79C8">
              <w:t>finances/financingPlan/KOKSsChange</w:t>
            </w:r>
            <w:r w:rsidRPr="0071386E">
              <w:t xml:space="preserve">) </w:t>
            </w:r>
            <w:r>
              <w:t>не заполняется</w:t>
            </w:r>
            <w:r w:rsidRPr="0071386E">
              <w:t>;</w:t>
            </w:r>
          </w:p>
          <w:p w14:paraId="6AA1AA13" w14:textId="778F082A" w:rsidR="00056C63" w:rsidRDefault="00056C63" w:rsidP="00056C63">
            <w:pPr>
              <w:pStyle w:val="ad"/>
            </w:pPr>
          </w:p>
          <w:p w14:paraId="452EE66E" w14:textId="77777777" w:rsidR="00056C63" w:rsidRDefault="00056C63" w:rsidP="00056C63">
            <w:pPr>
              <w:pStyle w:val="ad"/>
            </w:pPr>
            <w:r>
              <w:t>Блок</w:t>
            </w:r>
            <w:r w:rsidRPr="00AB1D31">
              <w:t xml:space="preserve"> «Этапы исполнения контракта» (</w:t>
            </w:r>
            <w:r w:rsidRPr="00AB1D31">
              <w:rPr>
                <w:lang w:val="en-US"/>
              </w:rPr>
              <w:t>finances</w:t>
            </w:r>
            <w:r w:rsidRPr="00AB1D31">
              <w:t>/</w:t>
            </w:r>
            <w:r w:rsidRPr="00AB1D31">
              <w:rPr>
                <w:lang w:val="en-US"/>
              </w:rPr>
              <w:t>financingPlan</w:t>
            </w:r>
            <w:r w:rsidRPr="00AB1D31">
              <w:t>/</w:t>
            </w:r>
            <w:r w:rsidRPr="00AB1D31">
              <w:rPr>
                <w:lang w:val="en-US"/>
              </w:rPr>
              <w:t>stages</w:t>
            </w:r>
            <w:r w:rsidRPr="00AB1D31">
              <w:t>)</w:t>
            </w:r>
            <w:r>
              <w:t xml:space="preserve"> заполняется для каждого этапа из РЭК, для которого задан платеж. При этом если для блока в качестве финанасирования заданы:</w:t>
            </w:r>
          </w:p>
          <w:p w14:paraId="45392BD1" w14:textId="58D161BB" w:rsidR="00056C63" w:rsidRPr="004709B3" w:rsidRDefault="00056C63" w:rsidP="00056C63">
            <w:pPr>
              <w:pStyle w:val="ad"/>
              <w:numPr>
                <w:ilvl w:val="0"/>
                <w:numId w:val="195"/>
              </w:numPr>
            </w:pPr>
            <w:r>
              <w:t>бюджетные средства, то платежи наследуются только из блока «</w:t>
            </w:r>
            <w:r w:rsidRPr="00C43212">
              <w:t>Бюджетные средства</w:t>
            </w:r>
            <w:r>
              <w:t>» (</w:t>
            </w:r>
            <w:r w:rsidRPr="00C43212">
              <w:t>contractConditionsInfo/stagesInfo/stageInfo/paymentsSumInfo/budgetFinancingsInfo</w:t>
            </w:r>
            <w:r>
              <w:t>) структурированного контракта</w:t>
            </w:r>
            <w:r w:rsidRPr="004709B3">
              <w:t>;</w:t>
            </w:r>
          </w:p>
          <w:p w14:paraId="0CC68946" w14:textId="5B1B2F92" w:rsidR="00056C63" w:rsidRDefault="00056C63" w:rsidP="00056C63">
            <w:pPr>
              <w:pStyle w:val="ad"/>
              <w:numPr>
                <w:ilvl w:val="0"/>
                <w:numId w:val="195"/>
              </w:numPr>
            </w:pPr>
            <w:r>
              <w:t>внебюджетные средства, то платежи наследуются только из блока «</w:t>
            </w:r>
            <w:r w:rsidRPr="00C43212">
              <w:t>Внебюджетные средства</w:t>
            </w:r>
            <w:r>
              <w:t>» (</w:t>
            </w:r>
            <w:r w:rsidRPr="00C43212">
              <w:t>contractConditionsInfo/stagesInfo/stageInfo/paymentsSumInfo/nonbudgetFinancingsInfo</w:t>
            </w:r>
            <w:r>
              <w:t>) структурированного контракта</w:t>
            </w:r>
            <w:r w:rsidRPr="004709B3">
              <w:t>.</w:t>
            </w:r>
          </w:p>
          <w:p w14:paraId="3CFCC7A9" w14:textId="1EDFC433" w:rsidR="00056C63" w:rsidRDefault="00056C63" w:rsidP="00056C63">
            <w:pPr>
              <w:pStyle w:val="ad"/>
            </w:pPr>
            <w:r>
              <w:lastRenderedPageBreak/>
              <w:t xml:space="preserve">В составе блока </w:t>
            </w:r>
            <w:r w:rsidRPr="00AB1D31">
              <w:t>«Этапы исполнения контракта» (</w:t>
            </w:r>
            <w:r w:rsidRPr="00AB1D31">
              <w:rPr>
                <w:lang w:val="en-US"/>
              </w:rPr>
              <w:t>finances</w:t>
            </w:r>
            <w:r w:rsidRPr="00AB1D31">
              <w:t>/</w:t>
            </w:r>
            <w:r w:rsidRPr="00AB1D31">
              <w:rPr>
                <w:lang w:val="en-US"/>
              </w:rPr>
              <w:t>financingPlan</w:t>
            </w:r>
            <w:r w:rsidRPr="00AB1D31">
              <w:t>/</w:t>
            </w:r>
            <w:r w:rsidRPr="00AB1D31">
              <w:rPr>
                <w:lang w:val="en-US"/>
              </w:rPr>
              <w:t>stages</w:t>
            </w:r>
            <w:r w:rsidRPr="00AB1D31">
              <w:t>)</w:t>
            </w:r>
            <w:r>
              <w:t xml:space="preserve"> поля/блоки заполняются в соответствии со следующими правилами:</w:t>
            </w:r>
          </w:p>
          <w:p w14:paraId="5C341B6F" w14:textId="0E501209" w:rsidR="00056C63" w:rsidRPr="008230BB" w:rsidRDefault="00056C63" w:rsidP="00056C63">
            <w:pPr>
              <w:pStyle w:val="ad"/>
              <w:numPr>
                <w:ilvl w:val="0"/>
                <w:numId w:val="196"/>
              </w:numPr>
            </w:pPr>
            <w:r>
              <w:t>поле</w:t>
            </w:r>
            <w:r w:rsidRPr="008230BB">
              <w:t xml:space="preserve"> «Внешний идентификатор этапа» (</w:t>
            </w:r>
            <w:r w:rsidRPr="008230BB">
              <w:rPr>
                <w:lang w:val="en-US"/>
              </w:rPr>
              <w:t>finances</w:t>
            </w:r>
            <w:r w:rsidRPr="008230BB">
              <w:t>/</w:t>
            </w:r>
            <w:r w:rsidRPr="008230BB">
              <w:rPr>
                <w:lang w:val="en-US"/>
              </w:rPr>
              <w:t>financingPlan</w:t>
            </w:r>
            <w:r w:rsidRPr="008230BB">
              <w:t>/</w:t>
            </w:r>
            <w:r w:rsidRPr="008230BB">
              <w:rPr>
                <w:lang w:val="en-US"/>
              </w:rPr>
              <w:t>stages</w:t>
            </w:r>
            <w:r w:rsidRPr="008230BB">
              <w:t>/</w:t>
            </w:r>
            <w:r w:rsidRPr="008230BB">
              <w:rPr>
                <w:lang w:val="en-US"/>
              </w:rPr>
              <w:t>externalSid</w:t>
            </w:r>
            <w:r w:rsidRPr="008230BB">
              <w:t>)</w:t>
            </w:r>
            <w:r>
              <w:t xml:space="preserve"> </w:t>
            </w:r>
            <w:r w:rsidRPr="00F60407">
              <w:t xml:space="preserve">заполняется из поля </w:t>
            </w:r>
            <w:r>
              <w:t>«</w:t>
            </w:r>
            <w:r w:rsidRPr="00F60407">
              <w:t>Внешний идентификатор этапа исполнения контракта</w:t>
            </w:r>
            <w:r>
              <w:t>»</w:t>
            </w:r>
            <w:r w:rsidRPr="00F60407">
              <w:t xml:space="preserve"> (contractConditionsInfo/stagesInfo/stageInfo/externalSid)</w:t>
            </w:r>
            <w:r>
              <w:t xml:space="preserve"> </w:t>
            </w:r>
            <w:r w:rsidRPr="00F861C4">
              <w:t>структурированного контракта (cpElectronicContract)</w:t>
            </w:r>
            <w:r>
              <w:t>, если в пакете указан признак «</w:t>
            </w:r>
            <w:r w:rsidRPr="00A918FE">
              <w:t>Заполнение внешних идентификаторов (externalSid) данными из структурированного электронного контракта</w:t>
            </w:r>
            <w:r>
              <w:t>» (</w:t>
            </w:r>
            <w:r w:rsidRPr="00A918FE">
              <w:t>isElectronicContractExternalSid</w:t>
            </w:r>
            <w:r>
              <w:t>), иначе не заполняется</w:t>
            </w:r>
            <w:r w:rsidRPr="008230BB">
              <w:t>;</w:t>
            </w:r>
          </w:p>
          <w:p w14:paraId="545E0AAF" w14:textId="793F35D9" w:rsidR="00056C63" w:rsidRPr="008230BB" w:rsidRDefault="00056C63" w:rsidP="00056C63">
            <w:pPr>
              <w:pStyle w:val="ad"/>
              <w:numPr>
                <w:ilvl w:val="0"/>
                <w:numId w:val="196"/>
              </w:numPr>
            </w:pPr>
            <w:r>
              <w:t>поле</w:t>
            </w:r>
            <w:r w:rsidRPr="008230BB">
              <w:t xml:space="preserve"> «</w:t>
            </w:r>
            <w:r w:rsidRPr="008230BB">
              <w:rPr>
                <w:lang w:val="en-US"/>
              </w:rPr>
              <w:t>GUID</w:t>
            </w:r>
            <w:r w:rsidRPr="008230BB">
              <w:t xml:space="preserve"> этапа контракта» (</w:t>
            </w:r>
            <w:r w:rsidRPr="008230BB">
              <w:rPr>
                <w:lang w:val="en-US"/>
              </w:rPr>
              <w:t>finances</w:t>
            </w:r>
            <w:r w:rsidRPr="008230BB">
              <w:t>/</w:t>
            </w:r>
            <w:r w:rsidRPr="008230BB">
              <w:rPr>
                <w:lang w:val="en-US"/>
              </w:rPr>
              <w:t>financingPlan</w:t>
            </w:r>
            <w:r w:rsidRPr="008230BB">
              <w:t>/</w:t>
            </w:r>
            <w:r w:rsidRPr="008230BB">
              <w:rPr>
                <w:lang w:val="en-US"/>
              </w:rPr>
              <w:t>stages</w:t>
            </w:r>
            <w:r w:rsidRPr="008230BB">
              <w:t>/</w:t>
            </w:r>
            <w:r w:rsidRPr="008230BB">
              <w:rPr>
                <w:lang w:val="en-US"/>
              </w:rPr>
              <w:t>guid</w:t>
            </w:r>
            <w:r w:rsidRPr="008230BB">
              <w:t>)</w:t>
            </w:r>
            <w:r>
              <w:t xml:space="preserve"> заполняется уникальным </w:t>
            </w:r>
            <w:r>
              <w:rPr>
                <w:lang w:val="en-US"/>
              </w:rPr>
              <w:t>UUID</w:t>
            </w:r>
            <w:r w:rsidRPr="008230BB">
              <w:t xml:space="preserve"> </w:t>
            </w:r>
            <w:r>
              <w:t>этапа, присвоенным в РК</w:t>
            </w:r>
            <w:r w:rsidRPr="008230BB">
              <w:t>;</w:t>
            </w:r>
          </w:p>
          <w:p w14:paraId="559AE707" w14:textId="77777777" w:rsidR="00056C63" w:rsidRDefault="00056C63" w:rsidP="00056C63">
            <w:pPr>
              <w:pStyle w:val="ad"/>
              <w:numPr>
                <w:ilvl w:val="0"/>
                <w:numId w:val="196"/>
              </w:numPr>
              <w:rPr>
                <w:lang w:val="en-US"/>
              </w:rPr>
            </w:pPr>
            <w:r>
              <w:t>поле</w:t>
            </w:r>
            <w:r w:rsidRPr="008230BB">
              <w:rPr>
                <w:lang w:val="en-US"/>
              </w:rPr>
              <w:t xml:space="preserve"> «</w:t>
            </w:r>
            <w:r w:rsidRPr="008230BB">
              <w:t>Дата</w:t>
            </w:r>
            <w:r w:rsidRPr="008230BB">
              <w:rPr>
                <w:lang w:val="en-US"/>
              </w:rPr>
              <w:t xml:space="preserve"> </w:t>
            </w:r>
            <w:r w:rsidRPr="008230BB">
              <w:t>начала</w:t>
            </w:r>
            <w:r w:rsidRPr="008230BB">
              <w:rPr>
                <w:lang w:val="en-US"/>
              </w:rPr>
              <w:t xml:space="preserve"> </w:t>
            </w:r>
            <w:r w:rsidRPr="008230BB">
              <w:t>исполнения</w:t>
            </w:r>
            <w:r w:rsidRPr="008230BB">
              <w:rPr>
                <w:lang w:val="en-US"/>
              </w:rPr>
              <w:t xml:space="preserve"> </w:t>
            </w:r>
            <w:r w:rsidRPr="008230BB">
              <w:t>этапа</w:t>
            </w:r>
            <w:r w:rsidRPr="008230BB">
              <w:rPr>
                <w:lang w:val="en-US"/>
              </w:rPr>
              <w:t>» (finances/financingPlan/stages/startDate)</w:t>
            </w:r>
            <w:r w:rsidRPr="00715353">
              <w:rPr>
                <w:lang w:val="en-US"/>
              </w:rPr>
              <w:t>:</w:t>
            </w:r>
          </w:p>
          <w:p w14:paraId="1A80B55D" w14:textId="0928F8FC" w:rsidR="00056C63" w:rsidRDefault="00056C63" w:rsidP="00056C63">
            <w:pPr>
              <w:pStyle w:val="ad"/>
              <w:numPr>
                <w:ilvl w:val="1"/>
                <w:numId w:val="196"/>
              </w:numPr>
              <w:rPr>
                <w:lang w:val="en-US"/>
              </w:rPr>
            </w:pPr>
            <w:r>
              <w:t>если</w:t>
            </w:r>
            <w:r w:rsidRPr="00715353">
              <w:rPr>
                <w:lang w:val="en-US"/>
              </w:rPr>
              <w:t xml:space="preserve"> </w:t>
            </w:r>
            <w:r>
              <w:t>в</w:t>
            </w:r>
            <w:r w:rsidRPr="00715353">
              <w:rPr>
                <w:lang w:val="en-US"/>
              </w:rPr>
              <w:t xml:space="preserve"> </w:t>
            </w:r>
            <w:r>
              <w:t>РЭК</w:t>
            </w:r>
            <w:r w:rsidRPr="00715353">
              <w:rPr>
                <w:lang w:val="en-US"/>
              </w:rPr>
              <w:t xml:space="preserve"> </w:t>
            </w:r>
            <w:r>
              <w:t>задан</w:t>
            </w:r>
            <w:r w:rsidRPr="00715353">
              <w:rPr>
                <w:lang w:val="en-US"/>
              </w:rPr>
              <w:t xml:space="preserve"> </w:t>
            </w:r>
            <w:r>
              <w:t>блок</w:t>
            </w:r>
            <w:r w:rsidRPr="00715353">
              <w:rPr>
                <w:lang w:val="en-US"/>
              </w:rPr>
              <w:t xml:space="preserve"> «</w:t>
            </w:r>
            <w:r w:rsidRPr="00715353">
              <w:t>Неотносительные</w:t>
            </w:r>
            <w:r w:rsidRPr="00715353">
              <w:rPr>
                <w:lang w:val="en-US"/>
              </w:rPr>
              <w:t xml:space="preserve"> </w:t>
            </w:r>
            <w:r w:rsidRPr="00715353">
              <w:t>сроки</w:t>
            </w:r>
            <w:r w:rsidRPr="00715353">
              <w:rPr>
                <w:lang w:val="en-US"/>
              </w:rPr>
              <w:t>» (contractConditionsInfo/stagesInfo/stageInfo/termsInfo/notRelativeTermsInfo)</w:t>
            </w:r>
            <w:r w:rsidRPr="00D94D5E">
              <w:rPr>
                <w:lang w:val="en-US"/>
              </w:rPr>
              <w:t xml:space="preserve">, </w:t>
            </w:r>
            <w:r>
              <w:t>то</w:t>
            </w:r>
            <w:r w:rsidRPr="00D94D5E">
              <w:rPr>
                <w:lang w:val="en-US"/>
              </w:rPr>
              <w:t xml:space="preserve"> </w:t>
            </w:r>
            <w:r>
              <w:t>заполняется</w:t>
            </w:r>
            <w:r w:rsidRPr="00D94D5E">
              <w:rPr>
                <w:lang w:val="en-US"/>
              </w:rPr>
              <w:t xml:space="preserve"> </w:t>
            </w:r>
            <w:r>
              <w:t>значением</w:t>
            </w:r>
            <w:r w:rsidRPr="00D94D5E">
              <w:rPr>
                <w:lang w:val="en-US"/>
              </w:rPr>
              <w:t xml:space="preserve"> </w:t>
            </w:r>
            <w:r>
              <w:t>поля</w:t>
            </w:r>
            <w:r w:rsidRPr="00D94D5E">
              <w:rPr>
                <w:lang w:val="en-US"/>
              </w:rPr>
              <w:t xml:space="preserve"> «Дата начала исполнения контракта» (contractConditionsInfo/stagesInfo/stageInfo/termsInfo/notRelativeTermsInfo/startDate)</w:t>
            </w:r>
            <w:r w:rsidRPr="00183FC5">
              <w:rPr>
                <w:lang w:val="en-US"/>
              </w:rPr>
              <w:t xml:space="preserve"> </w:t>
            </w:r>
            <w:r>
              <w:t>или</w:t>
            </w:r>
            <w:r w:rsidRPr="00183FC5">
              <w:rPr>
                <w:lang w:val="en-US"/>
              </w:rPr>
              <w:t xml:space="preserve"> </w:t>
            </w:r>
            <w:r>
              <w:t>датой</w:t>
            </w:r>
            <w:r w:rsidRPr="00183FC5">
              <w:rPr>
                <w:lang w:val="en-US"/>
              </w:rPr>
              <w:t xml:space="preserve"> </w:t>
            </w:r>
            <w:r>
              <w:t>заключения</w:t>
            </w:r>
            <w:r w:rsidRPr="00183FC5">
              <w:rPr>
                <w:lang w:val="en-US"/>
              </w:rPr>
              <w:t xml:space="preserve"> </w:t>
            </w:r>
            <w:r>
              <w:t>контракта</w:t>
            </w:r>
            <w:r w:rsidRPr="00183FC5">
              <w:rPr>
                <w:lang w:val="en-US"/>
              </w:rPr>
              <w:t xml:space="preserve">, </w:t>
            </w:r>
            <w:r>
              <w:t>если</w:t>
            </w:r>
            <w:r w:rsidRPr="00183FC5">
              <w:rPr>
                <w:lang w:val="en-US"/>
              </w:rPr>
              <w:t xml:space="preserve"> </w:t>
            </w:r>
            <w:r>
              <w:t>установлен</w:t>
            </w:r>
            <w:r w:rsidRPr="00183FC5">
              <w:rPr>
                <w:lang w:val="en-US"/>
              </w:rPr>
              <w:t xml:space="preserve"> </w:t>
            </w:r>
            <w:r>
              <w:t>признак</w:t>
            </w:r>
            <w:r w:rsidRPr="00183FC5">
              <w:rPr>
                <w:lang w:val="en-US"/>
              </w:rPr>
              <w:t xml:space="preserve"> «Дата начала исполнения контракта c даты заключения контракта» (contractConditionsInfo/stagesInfo/stageInfo/termsInfo/notRelativeTermsInfo/isFromConclusionDate)</w:t>
            </w:r>
            <w:r>
              <w:rPr>
                <w:lang w:val="en-US"/>
              </w:rPr>
              <w:t>;</w:t>
            </w:r>
          </w:p>
          <w:p w14:paraId="03E48A62" w14:textId="31821F85" w:rsidR="00056C63" w:rsidRPr="009540E9" w:rsidRDefault="00056C63" w:rsidP="00056C63">
            <w:pPr>
              <w:pStyle w:val="ad"/>
              <w:numPr>
                <w:ilvl w:val="1"/>
                <w:numId w:val="196"/>
              </w:numPr>
            </w:pPr>
            <w:r>
              <w:t>если</w:t>
            </w:r>
            <w:r w:rsidRPr="009540E9">
              <w:t xml:space="preserve"> </w:t>
            </w:r>
            <w:r>
              <w:t>в</w:t>
            </w:r>
            <w:r w:rsidRPr="009540E9">
              <w:t xml:space="preserve"> </w:t>
            </w:r>
            <w:r>
              <w:t>РЭК</w:t>
            </w:r>
            <w:r w:rsidRPr="009540E9">
              <w:t xml:space="preserve"> </w:t>
            </w:r>
            <w:r>
              <w:t>задан</w:t>
            </w:r>
            <w:r w:rsidRPr="009540E9">
              <w:t xml:space="preserve"> </w:t>
            </w:r>
            <w:r>
              <w:t>блок</w:t>
            </w:r>
            <w:r w:rsidRPr="009540E9">
              <w:t xml:space="preserve"> «</w:t>
            </w:r>
            <w:r>
              <w:t>О</w:t>
            </w:r>
            <w:r w:rsidRPr="00715353">
              <w:t>тносительные</w:t>
            </w:r>
            <w:r w:rsidRPr="009540E9">
              <w:t xml:space="preserve"> </w:t>
            </w:r>
            <w:r w:rsidRPr="00715353">
              <w:t>сроки</w:t>
            </w:r>
            <w:r w:rsidRPr="009540E9">
              <w:t>» (</w:t>
            </w:r>
            <w:r w:rsidRPr="00715353">
              <w:rPr>
                <w:lang w:val="en-US"/>
              </w:rPr>
              <w:t>contractConditionsInfo</w:t>
            </w:r>
            <w:r w:rsidRPr="009540E9">
              <w:t>/</w:t>
            </w:r>
            <w:r w:rsidRPr="00715353">
              <w:rPr>
                <w:lang w:val="en-US"/>
              </w:rPr>
              <w:t>stagesInfo</w:t>
            </w:r>
            <w:r w:rsidRPr="009540E9">
              <w:t>/</w:t>
            </w:r>
            <w:r w:rsidRPr="00715353">
              <w:rPr>
                <w:lang w:val="en-US"/>
              </w:rPr>
              <w:t>stageInfo</w:t>
            </w:r>
            <w:r w:rsidRPr="009540E9">
              <w:t>/</w:t>
            </w:r>
            <w:r w:rsidRPr="00715353">
              <w:rPr>
                <w:lang w:val="en-US"/>
              </w:rPr>
              <w:t>termsInfo</w:t>
            </w:r>
            <w:r w:rsidRPr="009540E9">
              <w:t>/</w:t>
            </w:r>
            <w:r w:rsidRPr="00363346">
              <w:rPr>
                <w:lang w:val="en-US"/>
              </w:rPr>
              <w:t>relativeTermsInfo</w:t>
            </w:r>
            <w:r w:rsidRPr="009540E9">
              <w:t xml:space="preserve">), </w:t>
            </w:r>
            <w:r>
              <w:t>то</w:t>
            </w:r>
            <w:r w:rsidRPr="009540E9">
              <w:t xml:space="preserve"> </w:t>
            </w:r>
            <w:r>
              <w:t>заполняется</w:t>
            </w:r>
            <w:r w:rsidRPr="0077768A">
              <w:t xml:space="preserve"> </w:t>
            </w:r>
            <w:r>
              <w:t>в соответствии с алгоритмом, который приведен в столбце «</w:t>
            </w:r>
            <w:r w:rsidRPr="009507F5">
              <w:t>При создании СГК на базе РЭК</w:t>
            </w:r>
            <w:r>
              <w:t>» для поля «</w:t>
            </w:r>
            <w:r w:rsidRPr="00FD2F7C">
              <w:t>Дата начала исполнения этапа контракта</w:t>
            </w:r>
            <w:r>
              <w:t>» таблицы 6 «</w:t>
            </w:r>
            <w:r w:rsidRPr="00D60234">
              <w:t xml:space="preserve">Описание требований </w:t>
            </w:r>
            <w:r>
              <w:t xml:space="preserve">к </w:t>
            </w:r>
            <w:r w:rsidRPr="00FB19DA">
              <w:t>полям редактирования блока «</w:t>
            </w:r>
            <w:r w:rsidRPr="00F41CBB">
              <w:t xml:space="preserve">Описание требований к полям </w:t>
            </w:r>
            <w:r>
              <w:t xml:space="preserve">редактирования </w:t>
            </w:r>
            <w:r w:rsidRPr="00F41CBB">
              <w:t>блока «Этапы исполнения контракта» вкладки «Общая информация»</w:t>
            </w:r>
            <w:r>
              <w:t>»</w:t>
            </w:r>
            <w:r w:rsidRPr="006B163C">
              <w:rPr>
                <w:rFonts w:eastAsiaTheme="majorEastAsia"/>
              </w:rPr>
              <w:t>»</w:t>
            </w:r>
            <w:r>
              <w:rPr>
                <w:rFonts w:eastAsiaTheme="majorEastAsia"/>
              </w:rPr>
              <w:t xml:space="preserve"> спецификации, приложенной к задаче </w:t>
            </w:r>
            <w:r w:rsidRPr="00FB19DA">
              <w:rPr>
                <w:rFonts w:eastAsiaTheme="majorEastAsia"/>
              </w:rPr>
              <w:t>FCSNF-15859</w:t>
            </w:r>
            <w:r w:rsidRPr="0077768A">
              <w:rPr>
                <w:rFonts w:eastAsiaTheme="majorEastAsia"/>
              </w:rPr>
              <w:t>.</w:t>
            </w:r>
          </w:p>
          <w:p w14:paraId="54FD0B30" w14:textId="6DCD8410" w:rsidR="00056C63" w:rsidRDefault="00056C63" w:rsidP="00056C63">
            <w:pPr>
              <w:pStyle w:val="ad"/>
              <w:numPr>
                <w:ilvl w:val="0"/>
                <w:numId w:val="196"/>
              </w:numPr>
            </w:pPr>
            <w:r>
              <w:t>поле</w:t>
            </w:r>
            <w:r w:rsidRPr="008230BB">
              <w:t xml:space="preserve"> «Уникальный идентификатор этапа контракта в ЕИС» (</w:t>
            </w:r>
            <w:r w:rsidRPr="008230BB">
              <w:rPr>
                <w:lang w:val="en-US"/>
              </w:rPr>
              <w:t>finances</w:t>
            </w:r>
            <w:r w:rsidRPr="008230BB">
              <w:t>/</w:t>
            </w:r>
            <w:r w:rsidRPr="008230BB">
              <w:rPr>
                <w:lang w:val="en-US"/>
              </w:rPr>
              <w:t>financingPlan</w:t>
            </w:r>
            <w:r w:rsidRPr="008230BB">
              <w:t>/</w:t>
            </w:r>
            <w:r w:rsidRPr="008230BB">
              <w:rPr>
                <w:lang w:val="en-US"/>
              </w:rPr>
              <w:t>stages</w:t>
            </w:r>
            <w:r w:rsidRPr="008230BB">
              <w:t>/</w:t>
            </w:r>
            <w:r w:rsidRPr="008230BB">
              <w:rPr>
                <w:lang w:val="en-US"/>
              </w:rPr>
              <w:t>sid</w:t>
            </w:r>
            <w:r w:rsidRPr="008230BB">
              <w:t>)</w:t>
            </w:r>
            <w:r>
              <w:t xml:space="preserve"> заполняется уникальным идентификатором</w:t>
            </w:r>
            <w:r w:rsidRPr="008230BB">
              <w:t xml:space="preserve"> </w:t>
            </w:r>
            <w:r>
              <w:t>этапа, присвоенным в РК</w:t>
            </w:r>
            <w:r w:rsidRPr="008230BB">
              <w:t>;</w:t>
            </w:r>
          </w:p>
          <w:p w14:paraId="47C95824" w14:textId="3B9BFADA" w:rsidR="00056C63" w:rsidRDefault="00056C63" w:rsidP="00056C63">
            <w:pPr>
              <w:pStyle w:val="ad"/>
              <w:numPr>
                <w:ilvl w:val="0"/>
                <w:numId w:val="196"/>
              </w:numPr>
            </w:pPr>
            <w:r>
              <w:t>Поле «</w:t>
            </w:r>
            <w:r w:rsidRPr="00925EF1">
              <w:t>Уникальный идентификатор этапа исполнения контракта в электронном контрак</w:t>
            </w:r>
            <w:r>
              <w:t>те» (</w:t>
            </w:r>
            <w:r w:rsidRPr="008230BB">
              <w:rPr>
                <w:lang w:val="en-US"/>
              </w:rPr>
              <w:t>finances</w:t>
            </w:r>
            <w:r w:rsidRPr="008230BB">
              <w:t>/</w:t>
            </w:r>
            <w:r w:rsidRPr="008230BB">
              <w:rPr>
                <w:lang w:val="en-US"/>
              </w:rPr>
              <w:t>financingPlan</w:t>
            </w:r>
            <w:r w:rsidRPr="008230BB">
              <w:t>/</w:t>
            </w:r>
            <w:r w:rsidRPr="008230BB">
              <w:rPr>
                <w:lang w:val="en-US"/>
              </w:rPr>
              <w:t>stages</w:t>
            </w:r>
            <w:r w:rsidRPr="008230BB">
              <w:t>/</w:t>
            </w:r>
            <w:r>
              <w:t xml:space="preserve">electronicContractSid). Игнорируется при приеме, заполняется автоматически из поля </w:t>
            </w:r>
            <w:r w:rsidRPr="00925EF1">
              <w:t>"Уникальный идентификатор этапа исполнения контракта" (contractConditionsInfo/stagesInfo/stageInfo/sid)</w:t>
            </w:r>
            <w:r>
              <w:t xml:space="preserve"> в структурированном электронном контракте;</w:t>
            </w:r>
          </w:p>
          <w:p w14:paraId="00503D8C" w14:textId="1ED89ADA" w:rsidR="00056C63" w:rsidRPr="008230BB" w:rsidRDefault="00056C63" w:rsidP="00056C63">
            <w:pPr>
              <w:pStyle w:val="ad"/>
              <w:numPr>
                <w:ilvl w:val="0"/>
                <w:numId w:val="196"/>
              </w:numPr>
            </w:pPr>
            <w:r>
              <w:t>Поле «</w:t>
            </w:r>
            <w:r w:rsidRPr="00925EF1">
              <w:t>Внешний идентификатор этапа исполнения ко</w:t>
            </w:r>
            <w:r>
              <w:t>нтракта в электронном контракте» (</w:t>
            </w:r>
            <w:r w:rsidRPr="008230BB">
              <w:rPr>
                <w:lang w:val="en-US"/>
              </w:rPr>
              <w:t>finances</w:t>
            </w:r>
            <w:r w:rsidRPr="008230BB">
              <w:t>/</w:t>
            </w:r>
            <w:r w:rsidRPr="008230BB">
              <w:rPr>
                <w:lang w:val="en-US"/>
              </w:rPr>
              <w:t>financingPlan</w:t>
            </w:r>
            <w:r w:rsidRPr="008230BB">
              <w:t>/</w:t>
            </w:r>
            <w:r w:rsidRPr="008230BB">
              <w:rPr>
                <w:lang w:val="en-US"/>
              </w:rPr>
              <w:t>stages</w:t>
            </w:r>
            <w:r w:rsidRPr="008230BB">
              <w:t>/</w:t>
            </w:r>
            <w:r>
              <w:t xml:space="preserve">electronicContractExternalSid). Игнорируется при приеме, заполняется автоматически из поля </w:t>
            </w:r>
            <w:r w:rsidRPr="00925EF1">
              <w:t>"Внешний идентификатор этапа исполнения контракта" (contractConditionsInfo/stagesInfo/stageInfo/externalSid)</w:t>
            </w:r>
            <w:r>
              <w:t xml:space="preserve"> в структурированном электронном контракте;</w:t>
            </w:r>
          </w:p>
          <w:p w14:paraId="2AF876E4" w14:textId="1285D239" w:rsidR="00056C63" w:rsidRPr="0034203C" w:rsidRDefault="00056C63" w:rsidP="00056C63">
            <w:pPr>
              <w:pStyle w:val="ad"/>
              <w:numPr>
                <w:ilvl w:val="0"/>
                <w:numId w:val="196"/>
              </w:numPr>
              <w:rPr>
                <w:lang w:val="en-US"/>
              </w:rPr>
            </w:pPr>
            <w:r>
              <w:t>поле</w:t>
            </w:r>
            <w:r w:rsidRPr="008230BB">
              <w:rPr>
                <w:lang w:val="en-US"/>
              </w:rPr>
              <w:t xml:space="preserve"> «</w:t>
            </w:r>
            <w:r w:rsidRPr="008230BB">
              <w:t>Дата</w:t>
            </w:r>
            <w:r w:rsidRPr="008230BB">
              <w:rPr>
                <w:lang w:val="en-US"/>
              </w:rPr>
              <w:t xml:space="preserve"> </w:t>
            </w:r>
            <w:r w:rsidRPr="008230BB">
              <w:t>окончания</w:t>
            </w:r>
            <w:r w:rsidRPr="008230BB">
              <w:rPr>
                <w:lang w:val="en-US"/>
              </w:rPr>
              <w:t xml:space="preserve"> </w:t>
            </w:r>
            <w:r w:rsidRPr="008230BB">
              <w:t>исполнения</w:t>
            </w:r>
            <w:r w:rsidRPr="008230BB">
              <w:rPr>
                <w:lang w:val="en-US"/>
              </w:rPr>
              <w:t xml:space="preserve"> </w:t>
            </w:r>
            <w:r w:rsidRPr="008230BB">
              <w:t>этапа</w:t>
            </w:r>
            <w:r w:rsidRPr="008230BB">
              <w:rPr>
                <w:lang w:val="en-US"/>
              </w:rPr>
              <w:t>» (finances/financingPlan/stages/endDate)</w:t>
            </w:r>
            <w:r>
              <w:t>:</w:t>
            </w:r>
          </w:p>
          <w:p w14:paraId="32DEA209" w14:textId="2B43C338" w:rsidR="00056C63" w:rsidRDefault="00056C63" w:rsidP="00056C63">
            <w:pPr>
              <w:pStyle w:val="ad"/>
              <w:numPr>
                <w:ilvl w:val="1"/>
                <w:numId w:val="196"/>
              </w:numPr>
              <w:rPr>
                <w:lang w:val="en-US"/>
              </w:rPr>
            </w:pPr>
            <w:r>
              <w:t>если</w:t>
            </w:r>
            <w:r w:rsidRPr="00715353">
              <w:rPr>
                <w:lang w:val="en-US"/>
              </w:rPr>
              <w:t xml:space="preserve"> </w:t>
            </w:r>
            <w:r>
              <w:t>в</w:t>
            </w:r>
            <w:r w:rsidRPr="00715353">
              <w:rPr>
                <w:lang w:val="en-US"/>
              </w:rPr>
              <w:t xml:space="preserve"> </w:t>
            </w:r>
            <w:r>
              <w:t>РЭК</w:t>
            </w:r>
            <w:r w:rsidRPr="00715353">
              <w:rPr>
                <w:lang w:val="en-US"/>
              </w:rPr>
              <w:t xml:space="preserve"> </w:t>
            </w:r>
            <w:r>
              <w:t>задан</w:t>
            </w:r>
            <w:r w:rsidRPr="00715353">
              <w:rPr>
                <w:lang w:val="en-US"/>
              </w:rPr>
              <w:t xml:space="preserve"> </w:t>
            </w:r>
            <w:r>
              <w:t>блок</w:t>
            </w:r>
            <w:r w:rsidRPr="00715353">
              <w:rPr>
                <w:lang w:val="en-US"/>
              </w:rPr>
              <w:t xml:space="preserve"> «</w:t>
            </w:r>
            <w:r w:rsidRPr="00715353">
              <w:t>Неотносительные</w:t>
            </w:r>
            <w:r w:rsidRPr="00715353">
              <w:rPr>
                <w:lang w:val="en-US"/>
              </w:rPr>
              <w:t xml:space="preserve"> </w:t>
            </w:r>
            <w:r w:rsidRPr="00715353">
              <w:t>сроки</w:t>
            </w:r>
            <w:r w:rsidRPr="00715353">
              <w:rPr>
                <w:lang w:val="en-US"/>
              </w:rPr>
              <w:t>» (contractConditionsInfo/stagesInfo/stageInfo/termsInfo/notRelativeTermsInfo)</w:t>
            </w:r>
            <w:r w:rsidRPr="00D94D5E">
              <w:rPr>
                <w:lang w:val="en-US"/>
              </w:rPr>
              <w:t xml:space="preserve">, </w:t>
            </w:r>
            <w:r>
              <w:t>то</w:t>
            </w:r>
            <w:r w:rsidRPr="00D94D5E">
              <w:rPr>
                <w:lang w:val="en-US"/>
              </w:rPr>
              <w:t xml:space="preserve"> </w:t>
            </w:r>
            <w:r>
              <w:t>заполняется</w:t>
            </w:r>
            <w:r w:rsidRPr="00D94D5E">
              <w:rPr>
                <w:lang w:val="en-US"/>
              </w:rPr>
              <w:t xml:space="preserve"> </w:t>
            </w:r>
            <w:r>
              <w:t>значением</w:t>
            </w:r>
            <w:r w:rsidRPr="00D94D5E">
              <w:rPr>
                <w:lang w:val="en-US"/>
              </w:rPr>
              <w:t xml:space="preserve"> </w:t>
            </w:r>
            <w:r>
              <w:t>поля</w:t>
            </w:r>
            <w:r w:rsidRPr="00D94D5E">
              <w:rPr>
                <w:lang w:val="en-US"/>
              </w:rPr>
              <w:t xml:space="preserve"> «</w:t>
            </w:r>
            <w:r w:rsidRPr="0034203C">
              <w:rPr>
                <w:lang w:val="en-US"/>
              </w:rPr>
              <w:t>Дата окончания испонления контракта</w:t>
            </w:r>
            <w:r w:rsidRPr="00D94D5E">
              <w:rPr>
                <w:lang w:val="en-US"/>
              </w:rPr>
              <w:t>» (</w:t>
            </w:r>
            <w:r w:rsidRPr="0034203C">
              <w:rPr>
                <w:lang w:val="en-US"/>
              </w:rPr>
              <w:t>contractConditionsInfo/stagesInfo/stageInfo/termsInfo/notRelativeTermsInfo/endDate</w:t>
            </w:r>
            <w:r w:rsidRPr="00183FC5">
              <w:rPr>
                <w:lang w:val="en-US"/>
              </w:rPr>
              <w:t>)</w:t>
            </w:r>
            <w:r>
              <w:rPr>
                <w:lang w:val="en-US"/>
              </w:rPr>
              <w:t>;</w:t>
            </w:r>
          </w:p>
          <w:p w14:paraId="61A5182E" w14:textId="552E0299" w:rsidR="00056C63" w:rsidRPr="00FB19DA" w:rsidRDefault="00056C63" w:rsidP="00056C63">
            <w:pPr>
              <w:pStyle w:val="ad"/>
              <w:numPr>
                <w:ilvl w:val="1"/>
                <w:numId w:val="196"/>
              </w:numPr>
            </w:pPr>
            <w:r>
              <w:t>если</w:t>
            </w:r>
            <w:r w:rsidRPr="009540E9">
              <w:t xml:space="preserve"> </w:t>
            </w:r>
            <w:r>
              <w:t>в</w:t>
            </w:r>
            <w:r w:rsidRPr="009540E9">
              <w:t xml:space="preserve"> </w:t>
            </w:r>
            <w:r>
              <w:t>РЭК</w:t>
            </w:r>
            <w:r w:rsidRPr="009540E9">
              <w:t xml:space="preserve"> </w:t>
            </w:r>
            <w:r>
              <w:t>задан</w:t>
            </w:r>
            <w:r w:rsidRPr="009540E9">
              <w:t xml:space="preserve"> </w:t>
            </w:r>
            <w:r>
              <w:t>блок</w:t>
            </w:r>
            <w:r w:rsidRPr="009540E9">
              <w:t xml:space="preserve"> «</w:t>
            </w:r>
            <w:r>
              <w:t>О</w:t>
            </w:r>
            <w:r w:rsidRPr="00715353">
              <w:t>тносительные</w:t>
            </w:r>
            <w:r w:rsidRPr="009540E9">
              <w:t xml:space="preserve"> </w:t>
            </w:r>
            <w:r w:rsidRPr="00715353">
              <w:t>сроки</w:t>
            </w:r>
            <w:r w:rsidRPr="009540E9">
              <w:t>» (</w:t>
            </w:r>
            <w:r w:rsidRPr="00715353">
              <w:rPr>
                <w:lang w:val="en-US"/>
              </w:rPr>
              <w:t>contractConditionsInfo</w:t>
            </w:r>
            <w:r w:rsidRPr="009540E9">
              <w:t>/</w:t>
            </w:r>
            <w:r w:rsidRPr="00715353">
              <w:rPr>
                <w:lang w:val="en-US"/>
              </w:rPr>
              <w:t>stagesInfo</w:t>
            </w:r>
            <w:r w:rsidRPr="009540E9">
              <w:t>/</w:t>
            </w:r>
            <w:r w:rsidRPr="00715353">
              <w:rPr>
                <w:lang w:val="en-US"/>
              </w:rPr>
              <w:t>stageInfo</w:t>
            </w:r>
            <w:r w:rsidRPr="009540E9">
              <w:t>/</w:t>
            </w:r>
            <w:r w:rsidRPr="00715353">
              <w:rPr>
                <w:lang w:val="en-US"/>
              </w:rPr>
              <w:t>termsInfo</w:t>
            </w:r>
            <w:r w:rsidRPr="009540E9">
              <w:t>/</w:t>
            </w:r>
            <w:r w:rsidRPr="00363346">
              <w:rPr>
                <w:lang w:val="en-US"/>
              </w:rPr>
              <w:t>relativeTermsInfo</w:t>
            </w:r>
            <w:r w:rsidRPr="009540E9">
              <w:t xml:space="preserve">), </w:t>
            </w:r>
            <w:r>
              <w:t>то</w:t>
            </w:r>
            <w:r w:rsidRPr="009540E9">
              <w:t xml:space="preserve"> </w:t>
            </w:r>
            <w:r>
              <w:t>заполняется</w:t>
            </w:r>
            <w:r w:rsidRPr="0077768A">
              <w:t xml:space="preserve"> </w:t>
            </w:r>
            <w:r>
              <w:t>в соответствии с алгоритмом, который приведен в столбце «</w:t>
            </w:r>
            <w:r w:rsidRPr="009507F5">
              <w:t>При создании СГК на базе РЭК</w:t>
            </w:r>
            <w:r>
              <w:t>» для поля «</w:t>
            </w:r>
            <w:r w:rsidRPr="00FD2F7C">
              <w:t xml:space="preserve">Дата </w:t>
            </w:r>
            <w:r>
              <w:t>окончания</w:t>
            </w:r>
            <w:r w:rsidRPr="00FD2F7C">
              <w:t xml:space="preserve"> исполнения этапа контракта</w:t>
            </w:r>
            <w:r>
              <w:t>» таблицы 6 «</w:t>
            </w:r>
            <w:r w:rsidRPr="00D60234">
              <w:t xml:space="preserve">Описание требований </w:t>
            </w:r>
            <w:r>
              <w:t xml:space="preserve">к </w:t>
            </w:r>
            <w:r w:rsidRPr="00FB19DA">
              <w:t>полям редактирования блока «</w:t>
            </w:r>
            <w:r w:rsidRPr="00F41CBB">
              <w:t xml:space="preserve">Описание требований к полям </w:t>
            </w:r>
            <w:r>
              <w:t xml:space="preserve">редактирования </w:t>
            </w:r>
            <w:r w:rsidRPr="00F41CBB">
              <w:t>блока «Этапы исполнения контракта» вкладки «Общая информация»</w:t>
            </w:r>
            <w:r>
              <w:t>»</w:t>
            </w:r>
            <w:r w:rsidRPr="006B163C">
              <w:rPr>
                <w:rFonts w:eastAsiaTheme="majorEastAsia"/>
              </w:rPr>
              <w:t>»</w:t>
            </w:r>
            <w:r>
              <w:rPr>
                <w:rFonts w:eastAsiaTheme="majorEastAsia"/>
              </w:rPr>
              <w:t xml:space="preserve"> спецификации, приложенной к задаче </w:t>
            </w:r>
            <w:r w:rsidRPr="00FB19DA">
              <w:rPr>
                <w:rFonts w:eastAsiaTheme="majorEastAsia"/>
              </w:rPr>
              <w:t>FCSNF-15859</w:t>
            </w:r>
            <w:r w:rsidRPr="0077768A">
              <w:rPr>
                <w:rFonts w:eastAsiaTheme="majorEastAsia"/>
              </w:rPr>
              <w:t>.</w:t>
            </w:r>
          </w:p>
          <w:p w14:paraId="6A51B128" w14:textId="77777777" w:rsidR="00056C63" w:rsidRDefault="00056C63" w:rsidP="00056C63">
            <w:pPr>
              <w:pStyle w:val="ad"/>
              <w:numPr>
                <w:ilvl w:val="0"/>
                <w:numId w:val="196"/>
              </w:numPr>
            </w:pPr>
            <w:r>
              <w:lastRenderedPageBreak/>
              <w:t>блок</w:t>
            </w:r>
            <w:r w:rsidRPr="00E66F22">
              <w:t xml:space="preserve"> </w:t>
            </w:r>
            <w:r>
              <w:t>«Платежи по этапу» (finances/financingPlan/stages/payments).В блок перенесосятся все платежи из РЭК, которые относятся к данному этапу и соответствующему бюджету, с учетом следующих особенностей:</w:t>
            </w:r>
          </w:p>
          <w:p w14:paraId="5B0635A1" w14:textId="77777777" w:rsidR="00056C63" w:rsidRDefault="00056C63" w:rsidP="00056C63">
            <w:pPr>
              <w:pStyle w:val="ad"/>
              <w:ind w:left="720"/>
            </w:pPr>
            <w:r>
              <w:t>В случае, если в принимаемом документе блок не заполнен или заполнен, но в пакете отсутствуют следующие поля:</w:t>
            </w:r>
          </w:p>
          <w:p w14:paraId="1844431F" w14:textId="77777777" w:rsidR="00056C63" w:rsidRPr="0068006D" w:rsidRDefault="00056C63" w:rsidP="00056C63">
            <w:pPr>
              <w:pStyle w:val="ad"/>
              <w:ind w:left="720"/>
              <w:rPr>
                <w:lang w:val="en-US"/>
              </w:rPr>
            </w:pPr>
            <w:r w:rsidRPr="0068006D">
              <w:rPr>
                <w:lang w:val="en-US"/>
              </w:rPr>
              <w:t>­</w:t>
            </w:r>
            <w:r w:rsidRPr="0068006D">
              <w:rPr>
                <w:lang w:val="en-US"/>
              </w:rPr>
              <w:tab/>
              <w:t>«</w:t>
            </w:r>
            <w:r>
              <w:t>Измененный</w:t>
            </w:r>
            <w:r w:rsidRPr="0068006D">
              <w:rPr>
                <w:lang w:val="en-US"/>
              </w:rPr>
              <w:t xml:space="preserve"> </w:t>
            </w:r>
            <w:r>
              <w:t>код</w:t>
            </w:r>
            <w:r w:rsidRPr="0068006D">
              <w:rPr>
                <w:lang w:val="en-US"/>
              </w:rPr>
              <w:t xml:space="preserve"> </w:t>
            </w:r>
            <w:r>
              <w:t>бюджетной</w:t>
            </w:r>
            <w:r w:rsidRPr="0068006D">
              <w:rPr>
                <w:lang w:val="en-US"/>
              </w:rPr>
              <w:t xml:space="preserve"> </w:t>
            </w:r>
            <w:r>
              <w:t>классификации</w:t>
            </w:r>
            <w:r w:rsidRPr="0068006D">
              <w:rPr>
                <w:lang w:val="en-US"/>
              </w:rPr>
              <w:t>» (finances/financingPlan/stages/payments/editedKBK2016),</w:t>
            </w:r>
          </w:p>
          <w:p w14:paraId="0DCFC9BE" w14:textId="77777777" w:rsidR="00056C63" w:rsidRPr="0068006D" w:rsidRDefault="00056C63" w:rsidP="00056C63">
            <w:pPr>
              <w:pStyle w:val="ad"/>
              <w:ind w:left="720"/>
              <w:rPr>
                <w:lang w:val="en-US"/>
              </w:rPr>
            </w:pPr>
            <w:r w:rsidRPr="0068006D">
              <w:rPr>
                <w:lang w:val="en-US"/>
              </w:rPr>
              <w:t>­</w:t>
            </w:r>
            <w:r w:rsidRPr="0068006D">
              <w:rPr>
                <w:lang w:val="en-US"/>
              </w:rPr>
              <w:tab/>
              <w:t>«</w:t>
            </w:r>
            <w:r>
              <w:t>Измененный</w:t>
            </w:r>
            <w:r w:rsidRPr="0068006D">
              <w:rPr>
                <w:lang w:val="en-US"/>
              </w:rPr>
              <w:t xml:space="preserve"> </w:t>
            </w:r>
            <w:r>
              <w:t>код</w:t>
            </w:r>
            <w:r w:rsidRPr="0068006D">
              <w:rPr>
                <w:lang w:val="en-US"/>
              </w:rPr>
              <w:t xml:space="preserve"> </w:t>
            </w:r>
            <w:r>
              <w:t>вида</w:t>
            </w:r>
            <w:r w:rsidRPr="0068006D">
              <w:rPr>
                <w:lang w:val="en-US"/>
              </w:rPr>
              <w:t xml:space="preserve"> </w:t>
            </w:r>
            <w:r>
              <w:t>расходов</w:t>
            </w:r>
            <w:r w:rsidRPr="0068006D">
              <w:rPr>
                <w:lang w:val="en-US"/>
              </w:rPr>
              <w:t>» (finances/financingPlan/stages/payments/editedKVR),</w:t>
            </w:r>
          </w:p>
          <w:p w14:paraId="777B2A74" w14:textId="77777777" w:rsidR="00056C63" w:rsidRPr="0068006D" w:rsidRDefault="00056C63" w:rsidP="00056C63">
            <w:pPr>
              <w:pStyle w:val="ad"/>
              <w:ind w:left="720"/>
              <w:rPr>
                <w:lang w:val="en-US"/>
              </w:rPr>
            </w:pPr>
            <w:r w:rsidRPr="0068006D">
              <w:rPr>
                <w:lang w:val="en-US"/>
              </w:rPr>
              <w:t>­</w:t>
            </w:r>
            <w:r w:rsidRPr="0068006D">
              <w:rPr>
                <w:lang w:val="en-US"/>
              </w:rPr>
              <w:tab/>
              <w:t>«</w:t>
            </w:r>
            <w:r>
              <w:t>Измененный</w:t>
            </w:r>
            <w:r w:rsidRPr="0068006D">
              <w:rPr>
                <w:lang w:val="en-US"/>
              </w:rPr>
              <w:t xml:space="preserve"> </w:t>
            </w:r>
            <w:r>
              <w:t>код</w:t>
            </w:r>
            <w:r w:rsidRPr="0068006D">
              <w:rPr>
                <w:lang w:val="en-US"/>
              </w:rPr>
              <w:t xml:space="preserve">  </w:t>
            </w:r>
            <w:r>
              <w:t>поступлений</w:t>
            </w:r>
            <w:r w:rsidRPr="0068006D">
              <w:rPr>
                <w:lang w:val="en-US"/>
              </w:rPr>
              <w:t>» (finances/financingPlan/stages/payments/editedReceiptCode),</w:t>
            </w:r>
          </w:p>
          <w:p w14:paraId="4B189954" w14:textId="77777777" w:rsidR="00056C63" w:rsidRPr="0068006D" w:rsidRDefault="00056C63" w:rsidP="00056C63">
            <w:pPr>
              <w:pStyle w:val="ad"/>
              <w:ind w:left="720"/>
              <w:rPr>
                <w:lang w:val="en-US"/>
              </w:rPr>
            </w:pPr>
            <w:r w:rsidRPr="0068006D">
              <w:rPr>
                <w:lang w:val="en-US"/>
              </w:rPr>
              <w:t>­</w:t>
            </w:r>
            <w:r w:rsidRPr="0068006D">
              <w:rPr>
                <w:lang w:val="en-US"/>
              </w:rPr>
              <w:tab/>
              <w:t>«</w:t>
            </w:r>
            <w:r>
              <w:t>Измененная</w:t>
            </w:r>
            <w:r w:rsidRPr="0068006D">
              <w:rPr>
                <w:lang w:val="en-US"/>
              </w:rPr>
              <w:t xml:space="preserve"> </w:t>
            </w:r>
            <w:r>
              <w:t>целевая</w:t>
            </w:r>
            <w:r w:rsidRPr="0068006D">
              <w:rPr>
                <w:lang w:val="en-US"/>
              </w:rPr>
              <w:t xml:space="preserve"> </w:t>
            </w:r>
            <w:r>
              <w:t>статья</w:t>
            </w:r>
            <w:r w:rsidRPr="0068006D">
              <w:rPr>
                <w:lang w:val="en-US"/>
              </w:rPr>
              <w:t>» (finances/financingPlan/stages/payments/editedTargetArticle),</w:t>
            </w:r>
          </w:p>
          <w:p w14:paraId="09BF08A8" w14:textId="77777777" w:rsidR="00056C63" w:rsidRDefault="00056C63" w:rsidP="00056C63">
            <w:pPr>
              <w:pStyle w:val="ad"/>
              <w:ind w:left="720"/>
            </w:pPr>
            <w:r>
              <w:t>то данные переносятся в РК из РЭК в полном объеме. При этом, начиная с версии 15.2, отличий по структуре между РК и РЭК нет, а именно, коллекция платежей по годам выделена в отдельный блок «</w:t>
            </w:r>
            <w:r w:rsidRPr="00182B6D">
              <w:t>Сумма платежей в разбивке по годам</w:t>
            </w:r>
            <w:r>
              <w:t>» (</w:t>
            </w:r>
            <w:r w:rsidRPr="00020C89">
              <w:t>finances/financingPlan/stages/payments/paymentYearsInfo</w:t>
            </w:r>
            <w:r>
              <w:t xml:space="preserve">), структура блока аналогична электронному контракту. </w:t>
            </w:r>
          </w:p>
          <w:p w14:paraId="00BBC00B" w14:textId="77777777" w:rsidR="00056C63" w:rsidRDefault="00056C63" w:rsidP="00056C63">
            <w:pPr>
              <w:pStyle w:val="ad"/>
              <w:ind w:left="720"/>
            </w:pPr>
          </w:p>
          <w:p w14:paraId="3DC32383" w14:textId="77777777" w:rsidR="00056C63" w:rsidRDefault="00056C63" w:rsidP="00056C63">
            <w:pPr>
              <w:pStyle w:val="ad"/>
              <w:ind w:left="720"/>
            </w:pPr>
            <w:r>
              <w:t>В случае, если принимаемом пакете заполнено одно из полей:</w:t>
            </w:r>
          </w:p>
          <w:p w14:paraId="0236374E" w14:textId="77777777" w:rsidR="00056C63" w:rsidRPr="0068006D" w:rsidRDefault="00056C63" w:rsidP="00056C63">
            <w:pPr>
              <w:pStyle w:val="ad"/>
              <w:ind w:left="720"/>
              <w:rPr>
                <w:lang w:val="en-US"/>
              </w:rPr>
            </w:pPr>
            <w:r w:rsidRPr="0068006D">
              <w:rPr>
                <w:lang w:val="en-US"/>
              </w:rPr>
              <w:t>­</w:t>
            </w:r>
            <w:r w:rsidRPr="0068006D">
              <w:rPr>
                <w:lang w:val="en-US"/>
              </w:rPr>
              <w:tab/>
              <w:t>«</w:t>
            </w:r>
            <w:r>
              <w:t>Измененный</w:t>
            </w:r>
            <w:r w:rsidRPr="0068006D">
              <w:rPr>
                <w:lang w:val="en-US"/>
              </w:rPr>
              <w:t xml:space="preserve"> </w:t>
            </w:r>
            <w:r>
              <w:t>код</w:t>
            </w:r>
            <w:r w:rsidRPr="0068006D">
              <w:rPr>
                <w:lang w:val="en-US"/>
              </w:rPr>
              <w:t xml:space="preserve"> </w:t>
            </w:r>
            <w:r>
              <w:t>бюджетной</w:t>
            </w:r>
            <w:r w:rsidRPr="0068006D">
              <w:rPr>
                <w:lang w:val="en-US"/>
              </w:rPr>
              <w:t xml:space="preserve"> </w:t>
            </w:r>
            <w:r>
              <w:t>классификации</w:t>
            </w:r>
            <w:r w:rsidRPr="0068006D">
              <w:rPr>
                <w:lang w:val="en-US"/>
              </w:rPr>
              <w:t>» (finances/financingPlan/stages/payments/editedKBK2016),</w:t>
            </w:r>
          </w:p>
          <w:p w14:paraId="74F45AB0" w14:textId="77777777" w:rsidR="00056C63" w:rsidRPr="0068006D" w:rsidRDefault="00056C63" w:rsidP="00056C63">
            <w:pPr>
              <w:pStyle w:val="ad"/>
              <w:ind w:left="720"/>
              <w:rPr>
                <w:lang w:val="en-US"/>
              </w:rPr>
            </w:pPr>
            <w:r w:rsidRPr="0068006D">
              <w:rPr>
                <w:lang w:val="en-US"/>
              </w:rPr>
              <w:t>­</w:t>
            </w:r>
            <w:r w:rsidRPr="0068006D">
              <w:rPr>
                <w:lang w:val="en-US"/>
              </w:rPr>
              <w:tab/>
              <w:t>«</w:t>
            </w:r>
            <w:r>
              <w:t>Измененный</w:t>
            </w:r>
            <w:r w:rsidRPr="0068006D">
              <w:rPr>
                <w:lang w:val="en-US"/>
              </w:rPr>
              <w:t xml:space="preserve"> </w:t>
            </w:r>
            <w:r>
              <w:t>код</w:t>
            </w:r>
            <w:r w:rsidRPr="0068006D">
              <w:rPr>
                <w:lang w:val="en-US"/>
              </w:rPr>
              <w:t xml:space="preserve"> </w:t>
            </w:r>
            <w:r>
              <w:t>вида</w:t>
            </w:r>
            <w:r w:rsidRPr="0068006D">
              <w:rPr>
                <w:lang w:val="en-US"/>
              </w:rPr>
              <w:t xml:space="preserve"> </w:t>
            </w:r>
            <w:r>
              <w:t>расходов</w:t>
            </w:r>
            <w:r w:rsidRPr="0068006D">
              <w:rPr>
                <w:lang w:val="en-US"/>
              </w:rPr>
              <w:t xml:space="preserve">» (finances/financingPlan/stages/payments/editedKVR) </w:t>
            </w:r>
            <w:r>
              <w:t>И</w:t>
            </w:r>
            <w:r w:rsidRPr="0068006D">
              <w:rPr>
                <w:lang w:val="en-US"/>
              </w:rPr>
              <w:t>/</w:t>
            </w:r>
            <w:r>
              <w:t>ИЛИ</w:t>
            </w:r>
            <w:r w:rsidRPr="0068006D">
              <w:rPr>
                <w:lang w:val="en-US"/>
              </w:rPr>
              <w:t xml:space="preserve"> «</w:t>
            </w:r>
            <w:r>
              <w:t>Измененный</w:t>
            </w:r>
            <w:r w:rsidRPr="0068006D">
              <w:rPr>
                <w:lang w:val="en-US"/>
              </w:rPr>
              <w:t xml:space="preserve"> </w:t>
            </w:r>
            <w:r>
              <w:t>код</w:t>
            </w:r>
            <w:r w:rsidRPr="0068006D">
              <w:rPr>
                <w:lang w:val="en-US"/>
              </w:rPr>
              <w:t xml:space="preserve">  </w:t>
            </w:r>
            <w:r>
              <w:t>поступлений</w:t>
            </w:r>
            <w:r w:rsidRPr="0068006D">
              <w:rPr>
                <w:lang w:val="en-US"/>
              </w:rPr>
              <w:t>» (finances/financingPlan/stages/payments/editedReceiptCode),</w:t>
            </w:r>
          </w:p>
          <w:p w14:paraId="5D480A59" w14:textId="77777777" w:rsidR="00056C63" w:rsidRPr="0068006D" w:rsidRDefault="00056C63" w:rsidP="00056C63">
            <w:pPr>
              <w:pStyle w:val="ad"/>
              <w:ind w:left="720"/>
              <w:rPr>
                <w:lang w:val="en-US"/>
              </w:rPr>
            </w:pPr>
            <w:r w:rsidRPr="0068006D">
              <w:rPr>
                <w:lang w:val="en-US"/>
              </w:rPr>
              <w:t>­</w:t>
            </w:r>
            <w:r w:rsidRPr="0068006D">
              <w:rPr>
                <w:lang w:val="en-US"/>
              </w:rPr>
              <w:tab/>
              <w:t>«</w:t>
            </w:r>
            <w:r>
              <w:t>Измененная</w:t>
            </w:r>
            <w:r w:rsidRPr="0068006D">
              <w:rPr>
                <w:lang w:val="en-US"/>
              </w:rPr>
              <w:t xml:space="preserve"> </w:t>
            </w:r>
            <w:r>
              <w:t>целевая</w:t>
            </w:r>
            <w:r w:rsidRPr="0068006D">
              <w:rPr>
                <w:lang w:val="en-US"/>
              </w:rPr>
              <w:t xml:space="preserve"> </w:t>
            </w:r>
            <w:r>
              <w:t>статья</w:t>
            </w:r>
            <w:r w:rsidRPr="0068006D">
              <w:rPr>
                <w:lang w:val="en-US"/>
              </w:rPr>
              <w:t>» (finances/financingPlan/stages/payments/editedTargetArticle)</w:t>
            </w:r>
          </w:p>
          <w:p w14:paraId="2FC1E534" w14:textId="77777777" w:rsidR="00056C63" w:rsidRDefault="00056C63" w:rsidP="00056C63">
            <w:pPr>
              <w:pStyle w:val="ad"/>
              <w:ind w:left="720"/>
            </w:pPr>
            <w:r>
              <w:t>то данные поля принимаются из пакета только в том случае, если удалось идентифицировать платеж по этапу из структурированного контракта на основании указанных в пакете кодов (в зависимости от данных в пакете):</w:t>
            </w:r>
          </w:p>
          <w:p w14:paraId="3C82D2CF" w14:textId="77777777" w:rsidR="00056C63" w:rsidRPr="0068006D" w:rsidRDefault="00056C63" w:rsidP="00056C63">
            <w:pPr>
              <w:pStyle w:val="ad"/>
              <w:ind w:left="720"/>
              <w:rPr>
                <w:lang w:val="en-US"/>
              </w:rPr>
            </w:pPr>
            <w:r w:rsidRPr="0068006D">
              <w:rPr>
                <w:lang w:val="en-US"/>
              </w:rPr>
              <w:t>­</w:t>
            </w:r>
            <w:r w:rsidRPr="0068006D">
              <w:rPr>
                <w:lang w:val="en-US"/>
              </w:rPr>
              <w:tab/>
              <w:t>«</w:t>
            </w:r>
            <w:r>
              <w:t>Код</w:t>
            </w:r>
            <w:r w:rsidRPr="0068006D">
              <w:rPr>
                <w:lang w:val="en-US"/>
              </w:rPr>
              <w:t xml:space="preserve"> </w:t>
            </w:r>
            <w:r>
              <w:t>бюджетной</w:t>
            </w:r>
            <w:r w:rsidRPr="0068006D">
              <w:rPr>
                <w:lang w:val="en-US"/>
              </w:rPr>
              <w:t xml:space="preserve"> </w:t>
            </w:r>
            <w:r>
              <w:t>классификации</w:t>
            </w:r>
            <w:r w:rsidRPr="0068006D">
              <w:rPr>
                <w:lang w:val="en-US"/>
              </w:rPr>
              <w:t>» (finances/financingPlan/stages/payments/KBK2016),</w:t>
            </w:r>
          </w:p>
          <w:p w14:paraId="01DE1DA7" w14:textId="77777777" w:rsidR="00056C63" w:rsidRPr="0068006D" w:rsidRDefault="00056C63" w:rsidP="00056C63">
            <w:pPr>
              <w:pStyle w:val="ad"/>
              <w:ind w:left="720"/>
              <w:rPr>
                <w:lang w:val="en-US"/>
              </w:rPr>
            </w:pPr>
            <w:r w:rsidRPr="0068006D">
              <w:rPr>
                <w:lang w:val="en-US"/>
              </w:rPr>
              <w:t>­</w:t>
            </w:r>
            <w:r w:rsidRPr="0068006D">
              <w:rPr>
                <w:lang w:val="en-US"/>
              </w:rPr>
              <w:tab/>
              <w:t>«</w:t>
            </w:r>
            <w:r>
              <w:t>Код</w:t>
            </w:r>
            <w:r w:rsidRPr="0068006D">
              <w:rPr>
                <w:lang w:val="en-US"/>
              </w:rPr>
              <w:t xml:space="preserve"> </w:t>
            </w:r>
            <w:r>
              <w:t>вида</w:t>
            </w:r>
            <w:r w:rsidRPr="0068006D">
              <w:rPr>
                <w:lang w:val="en-US"/>
              </w:rPr>
              <w:t xml:space="preserve"> </w:t>
            </w:r>
            <w:r>
              <w:t>расходов</w:t>
            </w:r>
            <w:r w:rsidRPr="0068006D">
              <w:rPr>
                <w:lang w:val="en-US"/>
              </w:rPr>
              <w:t xml:space="preserve">» (finances/financingPlan/stages/payments/KVR) </w:t>
            </w:r>
            <w:r>
              <w:t>И</w:t>
            </w:r>
            <w:r w:rsidRPr="0068006D">
              <w:rPr>
                <w:lang w:val="en-US"/>
              </w:rPr>
              <w:t>/</w:t>
            </w:r>
            <w:r>
              <w:t>ИЛИ</w:t>
            </w:r>
            <w:r w:rsidRPr="0068006D">
              <w:rPr>
                <w:lang w:val="en-US"/>
              </w:rPr>
              <w:t xml:space="preserve"> «</w:t>
            </w:r>
            <w:r>
              <w:t>Код</w:t>
            </w:r>
            <w:r w:rsidRPr="0068006D">
              <w:rPr>
                <w:lang w:val="en-US"/>
              </w:rPr>
              <w:t xml:space="preserve">  </w:t>
            </w:r>
            <w:r>
              <w:t>поступлений</w:t>
            </w:r>
            <w:r w:rsidRPr="0068006D">
              <w:rPr>
                <w:lang w:val="en-US"/>
              </w:rPr>
              <w:t>» (finances/financingPlan/stages/payments/</w:t>
            </w:r>
            <w:r>
              <w:rPr>
                <w:lang w:val="en-US"/>
              </w:rPr>
              <w:t>r</w:t>
            </w:r>
            <w:r w:rsidRPr="0068006D">
              <w:rPr>
                <w:lang w:val="en-US"/>
              </w:rPr>
              <w:t>eceiptCode),</w:t>
            </w:r>
          </w:p>
          <w:p w14:paraId="412449F6" w14:textId="77777777" w:rsidR="00056C63" w:rsidRPr="0068006D" w:rsidRDefault="00056C63" w:rsidP="00056C63">
            <w:pPr>
              <w:pStyle w:val="ad"/>
              <w:ind w:left="720"/>
              <w:rPr>
                <w:lang w:val="en-US"/>
              </w:rPr>
            </w:pPr>
            <w:r w:rsidRPr="0068006D">
              <w:rPr>
                <w:lang w:val="en-US"/>
              </w:rPr>
              <w:t>­</w:t>
            </w:r>
            <w:r w:rsidRPr="0068006D">
              <w:rPr>
                <w:lang w:val="en-US"/>
              </w:rPr>
              <w:tab/>
              <w:t>«</w:t>
            </w:r>
            <w:r>
              <w:t>Целевая</w:t>
            </w:r>
            <w:r w:rsidRPr="0068006D">
              <w:rPr>
                <w:lang w:val="en-US"/>
              </w:rPr>
              <w:t xml:space="preserve"> </w:t>
            </w:r>
            <w:r>
              <w:t>статья</w:t>
            </w:r>
            <w:r w:rsidRPr="0068006D">
              <w:rPr>
                <w:lang w:val="en-US"/>
              </w:rPr>
              <w:t>» (finances/financingPlan/stages/payments/</w:t>
            </w:r>
            <w:r>
              <w:rPr>
                <w:lang w:val="en-US"/>
              </w:rPr>
              <w:t>t</w:t>
            </w:r>
            <w:r w:rsidRPr="0068006D">
              <w:rPr>
                <w:lang w:val="en-US"/>
              </w:rPr>
              <w:t>argetArticle).</w:t>
            </w:r>
          </w:p>
          <w:p w14:paraId="28364859" w14:textId="77777777" w:rsidR="00056C63" w:rsidRDefault="00056C63" w:rsidP="00056C63">
            <w:pPr>
              <w:pStyle w:val="ad"/>
              <w:ind w:left="720"/>
            </w:pPr>
            <w:r>
              <w:t>В иных случаях поля игнорируются при приеме.</w:t>
            </w:r>
          </w:p>
          <w:p w14:paraId="458250FA" w14:textId="77777777" w:rsidR="00056C63" w:rsidRDefault="00056C63" w:rsidP="00056C63">
            <w:pPr>
              <w:pStyle w:val="ad"/>
              <w:ind w:left="720"/>
            </w:pPr>
            <w:r>
              <w:t>При этом следует учитывать, что из пакета принимается только измененный код, остальные данные платежа по этапу подтягиваются из структурированного контракта.</w:t>
            </w:r>
          </w:p>
          <w:p w14:paraId="33696E13" w14:textId="77777777" w:rsidR="00056C63" w:rsidRDefault="00056C63" w:rsidP="00056C63">
            <w:pPr>
              <w:pStyle w:val="ad"/>
              <w:ind w:left="720"/>
            </w:pPr>
          </w:p>
          <w:p w14:paraId="6EB08DEA" w14:textId="77777777" w:rsidR="00056C63" w:rsidRDefault="00056C63" w:rsidP="00056C63">
            <w:pPr>
              <w:pStyle w:val="ad"/>
              <w:ind w:left="720"/>
            </w:pPr>
            <w:r>
              <w:t>Следующие поля игнорируются при приеме и не заполняются при передаче, начиная с версии 15.2:</w:t>
            </w:r>
          </w:p>
          <w:p w14:paraId="064140FF" w14:textId="77777777" w:rsidR="00056C63" w:rsidRPr="0068006D" w:rsidRDefault="00056C63" w:rsidP="00056C63">
            <w:pPr>
              <w:pStyle w:val="ad"/>
              <w:ind w:left="720"/>
              <w:rPr>
                <w:lang w:val="en-US"/>
              </w:rPr>
            </w:pPr>
            <w:r w:rsidRPr="0068006D">
              <w:rPr>
                <w:lang w:val="en-US"/>
              </w:rPr>
              <w:t>­</w:t>
            </w:r>
            <w:r w:rsidRPr="0068006D">
              <w:rPr>
                <w:lang w:val="en-US"/>
              </w:rPr>
              <w:tab/>
              <w:t>«</w:t>
            </w:r>
            <w:r w:rsidRPr="00D97D48">
              <w:t>Месяц</w:t>
            </w:r>
            <w:r w:rsidRPr="0068006D">
              <w:rPr>
                <w:lang w:val="en-US"/>
              </w:rPr>
              <w:t xml:space="preserve"> </w:t>
            </w:r>
            <w:r w:rsidRPr="00D97D48">
              <w:t>платежа</w:t>
            </w:r>
            <w:r w:rsidRPr="0068006D">
              <w:rPr>
                <w:lang w:val="en-US"/>
              </w:rPr>
              <w:t>» (finances/financingPlan/stages/payments/paymentMonth),</w:t>
            </w:r>
          </w:p>
          <w:p w14:paraId="10673B33" w14:textId="77777777" w:rsidR="00056C63" w:rsidRPr="0068006D" w:rsidRDefault="00056C63" w:rsidP="00056C63">
            <w:pPr>
              <w:pStyle w:val="ad"/>
              <w:ind w:left="720"/>
              <w:rPr>
                <w:lang w:val="en-US"/>
              </w:rPr>
            </w:pPr>
            <w:r w:rsidRPr="0068006D">
              <w:rPr>
                <w:lang w:val="en-US"/>
              </w:rPr>
              <w:t>­</w:t>
            </w:r>
            <w:r w:rsidRPr="0068006D">
              <w:rPr>
                <w:lang w:val="en-US"/>
              </w:rPr>
              <w:tab/>
              <w:t xml:space="preserve"> «</w:t>
            </w:r>
            <w:r>
              <w:t>Год</w:t>
            </w:r>
            <w:r w:rsidRPr="0068006D">
              <w:rPr>
                <w:lang w:val="en-US"/>
              </w:rPr>
              <w:t xml:space="preserve"> </w:t>
            </w:r>
            <w:r>
              <w:t>платежа</w:t>
            </w:r>
            <w:r w:rsidRPr="0068006D">
              <w:rPr>
                <w:lang w:val="en-US"/>
              </w:rPr>
              <w:t xml:space="preserve">» (finances/financingPlan/stages/payments/paymentYear), </w:t>
            </w:r>
          </w:p>
          <w:p w14:paraId="6356CEB8" w14:textId="77777777" w:rsidR="00056C63" w:rsidRPr="0068006D" w:rsidRDefault="00056C63" w:rsidP="00056C63">
            <w:pPr>
              <w:pStyle w:val="ad"/>
              <w:ind w:left="720"/>
              <w:rPr>
                <w:lang w:val="en-US"/>
              </w:rPr>
            </w:pPr>
            <w:r w:rsidRPr="0068006D">
              <w:rPr>
                <w:lang w:val="en-US"/>
              </w:rPr>
              <w:t>­</w:t>
            </w:r>
            <w:r w:rsidRPr="0068006D">
              <w:rPr>
                <w:lang w:val="en-US"/>
              </w:rPr>
              <w:tab/>
              <w:t>«</w:t>
            </w:r>
            <w:r>
              <w:t>Сумма</w:t>
            </w:r>
            <w:r w:rsidRPr="0068006D">
              <w:rPr>
                <w:lang w:val="en-US"/>
              </w:rPr>
              <w:t xml:space="preserve"> </w:t>
            </w:r>
            <w:r>
              <w:t>платежа</w:t>
            </w:r>
            <w:r w:rsidRPr="0068006D">
              <w:rPr>
                <w:lang w:val="en-US"/>
              </w:rPr>
              <w:t xml:space="preserve"> </w:t>
            </w:r>
            <w:r>
              <w:t>в</w:t>
            </w:r>
            <w:r w:rsidRPr="0068006D">
              <w:rPr>
                <w:lang w:val="en-US"/>
              </w:rPr>
              <w:t xml:space="preserve"> </w:t>
            </w:r>
            <w:r>
              <w:t>валюте</w:t>
            </w:r>
            <w:r w:rsidRPr="0068006D">
              <w:rPr>
                <w:lang w:val="en-US"/>
              </w:rPr>
              <w:t xml:space="preserve"> </w:t>
            </w:r>
            <w:r>
              <w:t>контракта</w:t>
            </w:r>
            <w:r w:rsidRPr="0068006D">
              <w:rPr>
                <w:lang w:val="en-US"/>
              </w:rPr>
              <w:t xml:space="preserve">» (finances/financingPlan/stages/payments/paymentSum), </w:t>
            </w:r>
          </w:p>
          <w:p w14:paraId="7ABBFD21" w14:textId="71583D73" w:rsidR="00056C63" w:rsidRPr="0068006D" w:rsidRDefault="00056C63" w:rsidP="00056C63">
            <w:pPr>
              <w:pStyle w:val="ad"/>
              <w:ind w:left="720"/>
              <w:rPr>
                <w:lang w:val="en-US"/>
              </w:rPr>
            </w:pPr>
            <w:r w:rsidRPr="0068006D">
              <w:rPr>
                <w:lang w:val="en-US"/>
              </w:rPr>
              <w:t>­</w:t>
            </w:r>
            <w:r w:rsidRPr="0068006D">
              <w:rPr>
                <w:lang w:val="en-US"/>
              </w:rPr>
              <w:tab/>
              <w:t>«</w:t>
            </w:r>
            <w:r>
              <w:t>Сумма</w:t>
            </w:r>
            <w:r w:rsidRPr="0068006D">
              <w:rPr>
                <w:lang w:val="en-US"/>
              </w:rPr>
              <w:t xml:space="preserve"> </w:t>
            </w:r>
            <w:r>
              <w:t>платежа</w:t>
            </w:r>
            <w:r w:rsidRPr="0068006D">
              <w:rPr>
                <w:lang w:val="en-US"/>
              </w:rPr>
              <w:t xml:space="preserve"> </w:t>
            </w:r>
            <w:r>
              <w:t>в</w:t>
            </w:r>
            <w:r w:rsidRPr="0068006D">
              <w:rPr>
                <w:lang w:val="en-US"/>
              </w:rPr>
              <w:t xml:space="preserve"> </w:t>
            </w:r>
            <w:r>
              <w:t>рублевом</w:t>
            </w:r>
            <w:r w:rsidRPr="0068006D">
              <w:rPr>
                <w:lang w:val="en-US"/>
              </w:rPr>
              <w:t xml:space="preserve"> </w:t>
            </w:r>
            <w:r>
              <w:t>эквиваленте</w:t>
            </w:r>
            <w:r w:rsidRPr="0068006D">
              <w:rPr>
                <w:lang w:val="en-US"/>
              </w:rPr>
              <w:t xml:space="preserve">» (finances/financingPlan/stages/payments/paymentSumRUR).  </w:t>
            </w:r>
          </w:p>
          <w:p w14:paraId="0BD11978" w14:textId="77777777" w:rsidR="00056C63" w:rsidRPr="0068006D" w:rsidRDefault="00056C63" w:rsidP="00056C63">
            <w:pPr>
              <w:pStyle w:val="ad"/>
              <w:ind w:left="720"/>
              <w:rPr>
                <w:lang w:val="en-US"/>
              </w:rPr>
            </w:pPr>
          </w:p>
          <w:p w14:paraId="6A6D6076" w14:textId="77777777" w:rsidR="00056C63" w:rsidRPr="0068006D" w:rsidRDefault="00056C63" w:rsidP="00056C63">
            <w:pPr>
              <w:pStyle w:val="ad"/>
              <w:numPr>
                <w:ilvl w:val="0"/>
                <w:numId w:val="196"/>
              </w:numPr>
              <w:tabs>
                <w:tab w:val="left" w:pos="1024"/>
              </w:tabs>
              <w:ind w:left="1450" w:hanging="284"/>
              <w:rPr>
                <w:lang w:val="en-US"/>
              </w:rPr>
            </w:pPr>
            <w:r>
              <w:lastRenderedPageBreak/>
              <w:t>блок</w:t>
            </w:r>
            <w:r w:rsidRPr="0068006D">
              <w:rPr>
                <w:lang w:val="en-US"/>
              </w:rPr>
              <w:t xml:space="preserve"> «</w:t>
            </w:r>
            <w:r>
              <w:t>Код</w:t>
            </w:r>
            <w:r w:rsidRPr="0068006D">
              <w:rPr>
                <w:lang w:val="en-US"/>
              </w:rPr>
              <w:t xml:space="preserve"> </w:t>
            </w:r>
            <w:r>
              <w:t>поступлений</w:t>
            </w:r>
            <w:r w:rsidRPr="0068006D">
              <w:rPr>
                <w:lang w:val="en-US"/>
              </w:rPr>
              <w:t xml:space="preserve">» (finances/financingPlan/stages/payments/receiptCode) </w:t>
            </w:r>
            <w:r>
              <w:t>заполняется</w:t>
            </w:r>
            <w:r w:rsidRPr="0068006D">
              <w:rPr>
                <w:lang w:val="en-US"/>
              </w:rPr>
              <w:t xml:space="preserve"> </w:t>
            </w:r>
            <w:r>
              <w:t>из</w:t>
            </w:r>
            <w:r w:rsidRPr="0068006D">
              <w:rPr>
                <w:lang w:val="en-US"/>
              </w:rPr>
              <w:t xml:space="preserve"> </w:t>
            </w:r>
            <w:r>
              <w:t>блока</w:t>
            </w:r>
            <w:r w:rsidRPr="0068006D">
              <w:rPr>
                <w:lang w:val="en-US"/>
              </w:rPr>
              <w:t xml:space="preserve"> «</w:t>
            </w:r>
            <w:r>
              <w:t>Код</w:t>
            </w:r>
            <w:r w:rsidRPr="0068006D">
              <w:rPr>
                <w:lang w:val="en-US"/>
              </w:rPr>
              <w:t xml:space="preserve"> </w:t>
            </w:r>
            <w:r>
              <w:t>поступлений</w:t>
            </w:r>
            <w:r w:rsidRPr="0068006D">
              <w:rPr>
                <w:lang w:val="en-US"/>
              </w:rPr>
              <w:t xml:space="preserve">» (contractConditionsInfo/stagesInfo/stageInfo/paymentsSumInfo/nonbudgetFinancingsInfo/receiptCode) </w:t>
            </w:r>
            <w:r>
              <w:t>структурированного</w:t>
            </w:r>
            <w:r w:rsidRPr="0068006D">
              <w:rPr>
                <w:lang w:val="en-US"/>
              </w:rPr>
              <w:t xml:space="preserve"> </w:t>
            </w:r>
            <w:r>
              <w:t>контракта</w:t>
            </w:r>
            <w:r w:rsidRPr="0068006D">
              <w:rPr>
                <w:lang w:val="en-US"/>
              </w:rPr>
              <w:t xml:space="preserve"> (cpElectronicContract).</w:t>
            </w:r>
          </w:p>
          <w:p w14:paraId="011A8ACE" w14:textId="77777777" w:rsidR="00056C63" w:rsidRDefault="00056C63" w:rsidP="00056C63">
            <w:pPr>
              <w:pStyle w:val="ad"/>
              <w:numPr>
                <w:ilvl w:val="0"/>
                <w:numId w:val="196"/>
              </w:numPr>
              <w:tabs>
                <w:tab w:val="left" w:pos="1024"/>
              </w:tabs>
              <w:ind w:left="1450" w:hanging="284"/>
            </w:pPr>
            <w:r>
              <w:t>Поле</w:t>
            </w:r>
            <w:r w:rsidRPr="0068006D">
              <w:rPr>
                <w:lang w:val="en-US"/>
              </w:rPr>
              <w:t xml:space="preserve"> «</w:t>
            </w:r>
            <w:r>
              <w:t>Уникальный</w:t>
            </w:r>
            <w:r w:rsidRPr="0068006D">
              <w:rPr>
                <w:lang w:val="en-US"/>
              </w:rPr>
              <w:t xml:space="preserve"> </w:t>
            </w:r>
            <w:r>
              <w:t>идентификатор</w:t>
            </w:r>
            <w:r w:rsidRPr="0068006D">
              <w:rPr>
                <w:lang w:val="en-US"/>
              </w:rPr>
              <w:t xml:space="preserve"> </w:t>
            </w:r>
            <w:r>
              <w:t>платежа</w:t>
            </w:r>
            <w:r w:rsidRPr="0068006D">
              <w:rPr>
                <w:lang w:val="en-US"/>
              </w:rPr>
              <w:t xml:space="preserve"> </w:t>
            </w:r>
            <w:r>
              <w:t>по</w:t>
            </w:r>
            <w:r w:rsidRPr="0068006D">
              <w:rPr>
                <w:lang w:val="en-US"/>
              </w:rPr>
              <w:t xml:space="preserve"> </w:t>
            </w:r>
            <w:r>
              <w:t>этапу</w:t>
            </w:r>
            <w:r w:rsidRPr="0068006D">
              <w:rPr>
                <w:lang w:val="en-US"/>
              </w:rPr>
              <w:t xml:space="preserve"> </w:t>
            </w:r>
            <w:r>
              <w:t>контракта</w:t>
            </w:r>
            <w:r w:rsidRPr="0068006D">
              <w:rPr>
                <w:lang w:val="en-US"/>
              </w:rPr>
              <w:t xml:space="preserve"> </w:t>
            </w:r>
            <w:r>
              <w:t>в</w:t>
            </w:r>
            <w:r w:rsidRPr="0068006D">
              <w:rPr>
                <w:lang w:val="en-US"/>
              </w:rPr>
              <w:t xml:space="preserve"> </w:t>
            </w:r>
            <w:r>
              <w:t>ЕИС</w:t>
            </w:r>
            <w:r w:rsidRPr="0068006D">
              <w:rPr>
                <w:lang w:val="en-US"/>
              </w:rPr>
              <w:t xml:space="preserve">» (finances/financingPlan/stages/payments/ sid). </w:t>
            </w:r>
            <w:r>
              <w:t>Игнорируется при приеме, заполняется автоматически.</w:t>
            </w:r>
          </w:p>
          <w:p w14:paraId="724B9E94" w14:textId="77777777" w:rsidR="00056C63" w:rsidRDefault="00056C63" w:rsidP="00056C63">
            <w:pPr>
              <w:pStyle w:val="ad"/>
              <w:numPr>
                <w:ilvl w:val="0"/>
                <w:numId w:val="196"/>
              </w:numPr>
              <w:tabs>
                <w:tab w:val="left" w:pos="1024"/>
              </w:tabs>
              <w:ind w:left="1450" w:hanging="284"/>
            </w:pPr>
            <w:r>
              <w:t>Поле «Внешний идентификатор идентификатор платежа по этапу контракт» (finances/financingPlan/stages/payments/externalSid). В случае, если установлен признак isElectronicContractExternalSid, при приеме проекта первоначальной версии, сформированного на основании электронного контракта в структурированном виде, заполняется внешним идентификатором из структурированного контракта. Иначе, не заполняется;</w:t>
            </w:r>
          </w:p>
          <w:p w14:paraId="5A0F983D" w14:textId="77777777" w:rsidR="00056C63" w:rsidRDefault="00056C63" w:rsidP="00056C63">
            <w:pPr>
              <w:pStyle w:val="ad"/>
              <w:numPr>
                <w:ilvl w:val="0"/>
                <w:numId w:val="196"/>
              </w:numPr>
              <w:tabs>
                <w:tab w:val="left" w:pos="1024"/>
              </w:tabs>
              <w:ind w:left="1450" w:hanging="284"/>
            </w:pPr>
            <w:r>
              <w:t xml:space="preserve">Поле «Уникальный идентификатор платежа по этапу исполнения контракта в электронном контракте» (finances/financingPlan/stages/payments/electronicContractSid). Игнорируется при приеме, заполняется автоматически из поля "Уникальный идентификатор платежа по этапу исполнения контракта" (contractConditionsInfo/stagesInfo/stageInfo/paymentsSumInfo/budgetFinancingsInfo/sid) или из поля "Уникальный идентификатор платежа по этапу исполнения контракта" (contractConditionsInfo/stagesInfo/stageInfo/paymentsSumInfo/nonbudgetFinancingsInfo/sid). </w:t>
            </w:r>
          </w:p>
          <w:p w14:paraId="235046EF" w14:textId="00D3365A" w:rsidR="00056C63" w:rsidRDefault="00056C63" w:rsidP="00056C63">
            <w:pPr>
              <w:pStyle w:val="ad"/>
              <w:numPr>
                <w:ilvl w:val="0"/>
                <w:numId w:val="196"/>
              </w:numPr>
              <w:tabs>
                <w:tab w:val="left" w:pos="1024"/>
              </w:tabs>
              <w:ind w:left="1450" w:hanging="284"/>
            </w:pPr>
            <w:r>
              <w:t xml:space="preserve">Поле «Внешний идентификатор платежа по этапу исполнения контракта в электронном контракте» (finances/financingPlan/stages/payments/electronicContractExternalSid). Игнорируется при приеме, заполняется автоматически из поля "Внешний идентификатор платежа по этапу исполнения контракта" (contractConditionsInfo/stagesInfo/stageInfo/paymentsSumInfo/nonbudgetFinancingsInfo/externalSid) или "Внешний идентификатор платежа по этапу исполнения контракта" (contractConditionsInfo/stagesInfo/stageInfo/paymentsSumInfo/budgetFinancingsInfo /externalSid) в структурированном электронном контракте. </w:t>
            </w:r>
          </w:p>
          <w:p w14:paraId="41D8D9A3" w14:textId="2CF1D5B5" w:rsidR="00056C63" w:rsidRDefault="00056C63" w:rsidP="00056C63">
            <w:pPr>
              <w:pStyle w:val="ad"/>
              <w:numPr>
                <w:ilvl w:val="0"/>
                <w:numId w:val="196"/>
              </w:numPr>
              <w:tabs>
                <w:tab w:val="left" w:pos="1024"/>
              </w:tabs>
              <w:ind w:left="1450" w:hanging="284"/>
            </w:pPr>
            <w:r>
              <w:t>Блок «</w:t>
            </w:r>
            <w:r w:rsidRPr="00182B6D">
              <w:t>Сумма платежей в разбивке по годам</w:t>
            </w:r>
            <w:r>
              <w:t>» (</w:t>
            </w:r>
            <w:r w:rsidRPr="00020C89">
              <w:t>finances/financingPlan/stages/payments/paymentYearsInfo</w:t>
            </w:r>
            <w:r>
              <w:t>) игнорируется при приеме, заполняется автоматически из блока «</w:t>
            </w:r>
            <w:r w:rsidRPr="007B7D69">
              <w:t>Сумма платежей в разбивке по годам</w:t>
            </w:r>
            <w:r>
              <w:t>» (</w:t>
            </w:r>
            <w:r w:rsidRPr="007B7D69">
              <w:t>contractConditionsInfo/stagesInfo/stageInfo/paymentsSumInfo/budgetFinancingsInfo/paymentYearsInfo</w:t>
            </w:r>
            <w:r>
              <w:t xml:space="preserve">) в структурированном электронном контракте. При этом поле </w:t>
            </w:r>
            <w:r w:rsidRPr="00D97D48">
              <w:t xml:space="preserve">«Месяц платежа» (finances/financingPlan/stages/payments/paymentMonth) </w:t>
            </w:r>
            <w:r>
              <w:t xml:space="preserve"> и «</w:t>
            </w:r>
            <w:r w:rsidRPr="00F31B10">
              <w:t>Сумма</w:t>
            </w:r>
            <w:r w:rsidRPr="00114544">
              <w:t xml:space="preserve"> </w:t>
            </w:r>
            <w:r w:rsidRPr="00F31B10">
              <w:t>платежа</w:t>
            </w:r>
            <w:r w:rsidRPr="00114544">
              <w:t xml:space="preserve"> </w:t>
            </w:r>
            <w:r w:rsidRPr="00F31B10">
              <w:t>в</w:t>
            </w:r>
            <w:r w:rsidRPr="00114544">
              <w:t xml:space="preserve"> </w:t>
            </w:r>
            <w:r w:rsidRPr="00F31B10">
              <w:t>рублевом</w:t>
            </w:r>
            <w:r w:rsidRPr="00114544">
              <w:t xml:space="preserve"> </w:t>
            </w:r>
            <w:r w:rsidRPr="00F31B10">
              <w:t>эквиваленте</w:t>
            </w:r>
            <w:r w:rsidRPr="00114544">
              <w:t>» (</w:t>
            </w:r>
            <w:r w:rsidRPr="00B50117">
              <w:rPr>
                <w:lang w:val="en-US"/>
              </w:rPr>
              <w:t>finances</w:t>
            </w:r>
            <w:r w:rsidRPr="00114544">
              <w:t>/</w:t>
            </w:r>
            <w:r w:rsidRPr="00B50117">
              <w:rPr>
                <w:lang w:val="en-US"/>
              </w:rPr>
              <w:t>financingPlan</w:t>
            </w:r>
            <w:r w:rsidRPr="00114544">
              <w:t>/</w:t>
            </w:r>
            <w:r w:rsidRPr="00B50117">
              <w:rPr>
                <w:lang w:val="en-US"/>
              </w:rPr>
              <w:t>stages</w:t>
            </w:r>
            <w:r w:rsidRPr="00114544">
              <w:t>/</w:t>
            </w:r>
            <w:r w:rsidRPr="00B50117">
              <w:rPr>
                <w:lang w:val="en-US"/>
              </w:rPr>
              <w:t>payments</w:t>
            </w:r>
            <w:r w:rsidRPr="00114544">
              <w:t>/</w:t>
            </w:r>
            <w:r w:rsidRPr="00B50117">
              <w:rPr>
                <w:lang w:val="en-US"/>
              </w:rPr>
              <w:t>paymentSumRUR</w:t>
            </w:r>
            <w:r>
              <w:t>) не заполняется.</w:t>
            </w:r>
          </w:p>
          <w:p w14:paraId="2ADC29FB" w14:textId="77777777" w:rsidR="00056C63" w:rsidRDefault="00056C63" w:rsidP="00056C63">
            <w:pPr>
              <w:pStyle w:val="ad"/>
              <w:tabs>
                <w:tab w:val="left" w:pos="1024"/>
              </w:tabs>
              <w:ind w:left="1875" w:hanging="425"/>
            </w:pPr>
          </w:p>
          <w:p w14:paraId="726F80B8" w14:textId="61C5C24D" w:rsidR="00056C63" w:rsidRDefault="00056C63" w:rsidP="00056C63">
            <w:pPr>
              <w:pStyle w:val="ad"/>
            </w:pPr>
          </w:p>
          <w:p w14:paraId="247C4F79" w14:textId="77777777" w:rsidR="00056C63" w:rsidRPr="00E66F22" w:rsidRDefault="00056C63" w:rsidP="00056C63">
            <w:pPr>
              <w:pStyle w:val="ad"/>
            </w:pPr>
          </w:p>
          <w:p w14:paraId="63ADE8FF" w14:textId="77777777" w:rsidR="00056C63" w:rsidRPr="00E66F22" w:rsidRDefault="00056C63" w:rsidP="00056C63">
            <w:pPr>
              <w:pStyle w:val="ad"/>
            </w:pPr>
          </w:p>
          <w:p w14:paraId="01565702" w14:textId="16FA4E6E" w:rsidR="00056C63" w:rsidRPr="00AF49BB" w:rsidRDefault="00056C63" w:rsidP="00056C63">
            <w:pPr>
              <w:pStyle w:val="ad"/>
              <w:rPr>
                <w:b/>
              </w:rPr>
            </w:pPr>
            <w:r w:rsidRPr="00AF49BB">
              <w:rPr>
                <w:b/>
              </w:rPr>
              <w:t>Требования к приему блока «Финансирование» (</w:t>
            </w:r>
            <w:r w:rsidRPr="00AF49BB">
              <w:rPr>
                <w:b/>
                <w:lang w:val="en-US"/>
              </w:rPr>
              <w:t>finances</w:t>
            </w:r>
            <w:r w:rsidRPr="00AF49BB">
              <w:rPr>
                <w:b/>
              </w:rPr>
              <w:t>) для случаев, когда принимается проект</w:t>
            </w:r>
            <w:r>
              <w:rPr>
                <w:b/>
              </w:rPr>
              <w:t>,</w:t>
            </w:r>
            <w:r w:rsidRPr="00AF49BB">
              <w:rPr>
                <w:b/>
              </w:rPr>
              <w:t xml:space="preserve"> отличный от проекта первоначальной версии, сформированного на основании электронного контракта в структурированном виде</w:t>
            </w:r>
            <w:r>
              <w:rPr>
                <w:b/>
              </w:rPr>
              <w:t>.</w:t>
            </w:r>
          </w:p>
          <w:p w14:paraId="767508A3" w14:textId="77777777" w:rsidR="00056C63" w:rsidRPr="00083A4A" w:rsidRDefault="00056C63" w:rsidP="00056C63">
            <w:pPr>
              <w:pStyle w:val="ad"/>
            </w:pPr>
          </w:p>
          <w:p w14:paraId="5401D851" w14:textId="77777777" w:rsidR="00056C63" w:rsidRPr="00E27397" w:rsidRDefault="00056C63" w:rsidP="00056C63">
            <w:pPr>
              <w:pStyle w:val="ad"/>
              <w:jc w:val="left"/>
              <w:rPr>
                <w:lang w:val="en-US"/>
              </w:rPr>
            </w:pPr>
            <w:r>
              <w:t>Поля</w:t>
            </w:r>
            <w:r w:rsidRPr="00E27397">
              <w:rPr>
                <w:lang w:val="en-US"/>
              </w:rPr>
              <w:t>:</w:t>
            </w:r>
          </w:p>
          <w:p w14:paraId="7A36B618" w14:textId="1DCF0484" w:rsidR="00056C63" w:rsidRPr="005553F9" w:rsidRDefault="00056C63" w:rsidP="00056C63">
            <w:pPr>
              <w:pStyle w:val="ad"/>
              <w:jc w:val="left"/>
              <w:rPr>
                <w:lang w:val="en-US"/>
              </w:rPr>
            </w:pPr>
            <w:r w:rsidRPr="005553F9">
              <w:rPr>
                <w:lang w:val="en-US"/>
              </w:rPr>
              <w:t>«</w:t>
            </w:r>
            <w:r w:rsidRPr="00035C45">
              <w:t>Наименование</w:t>
            </w:r>
            <w:r w:rsidRPr="005553F9">
              <w:rPr>
                <w:lang w:val="en-US"/>
              </w:rPr>
              <w:t xml:space="preserve"> </w:t>
            </w:r>
            <w:r w:rsidRPr="00035C45">
              <w:t>бюджета</w:t>
            </w:r>
            <w:r w:rsidRPr="005553F9">
              <w:rPr>
                <w:lang w:val="en-US"/>
              </w:rPr>
              <w:t>» (</w:t>
            </w:r>
            <w:r w:rsidRPr="006B3ABE">
              <w:rPr>
                <w:lang w:val="en-US"/>
              </w:rPr>
              <w:t>finances</w:t>
            </w:r>
            <w:r w:rsidRPr="005553F9">
              <w:rPr>
                <w:lang w:val="en-US"/>
              </w:rPr>
              <w:t>\</w:t>
            </w:r>
            <w:r w:rsidRPr="008349BD">
              <w:rPr>
                <w:lang w:val="en-US"/>
              </w:rPr>
              <w:t>budgetFunds</w:t>
            </w:r>
            <w:r w:rsidRPr="005553F9">
              <w:rPr>
                <w:lang w:val="en-US"/>
              </w:rPr>
              <w:t>\</w:t>
            </w:r>
            <w:r w:rsidRPr="006B3ABE">
              <w:rPr>
                <w:lang w:val="en-US"/>
              </w:rPr>
              <w:t>budget</w:t>
            </w:r>
            <w:r w:rsidRPr="005553F9">
              <w:rPr>
                <w:lang w:val="en-US"/>
              </w:rPr>
              <w:t>\</w:t>
            </w:r>
            <w:r>
              <w:rPr>
                <w:lang w:val="en-US"/>
              </w:rPr>
              <w:t>name</w:t>
            </w:r>
            <w:r w:rsidRPr="005553F9">
              <w:rPr>
                <w:lang w:val="en-US"/>
              </w:rPr>
              <w:t xml:space="preserve"> );</w:t>
            </w:r>
          </w:p>
          <w:p w14:paraId="5CA9AC80" w14:textId="06AF06D4" w:rsidR="00056C63" w:rsidRDefault="00056C63" w:rsidP="00056C63">
            <w:pPr>
              <w:pStyle w:val="ad"/>
              <w:jc w:val="left"/>
              <w:rPr>
                <w:lang w:val="en-US"/>
              </w:rPr>
            </w:pPr>
            <w:r w:rsidRPr="00035C45">
              <w:rPr>
                <w:lang w:val="en-US"/>
              </w:rPr>
              <w:lastRenderedPageBreak/>
              <w:t>«</w:t>
            </w:r>
            <w:r>
              <w:rPr>
                <w:lang w:val="en-US"/>
              </w:rPr>
              <w:t>Пол</w:t>
            </w:r>
            <w:r>
              <w:t>ное</w:t>
            </w:r>
            <w:r>
              <w:rPr>
                <w:lang w:val="en-US"/>
              </w:rPr>
              <w:t xml:space="preserve"> наименование</w:t>
            </w:r>
            <w:r w:rsidRPr="00035C45">
              <w:rPr>
                <w:lang w:val="en-US"/>
              </w:rPr>
              <w:t>» (</w:t>
            </w:r>
            <w:r w:rsidRPr="006B3ABE">
              <w:rPr>
                <w:lang w:val="en-US"/>
              </w:rPr>
              <w:t>finances</w:t>
            </w:r>
            <w:r w:rsidRPr="00A67D7B">
              <w:rPr>
                <w:lang w:val="en-US"/>
              </w:rPr>
              <w:t>\</w:t>
            </w:r>
            <w:r w:rsidRPr="008349BD">
              <w:rPr>
                <w:lang w:val="en-US"/>
              </w:rPr>
              <w:t>budgetFunds\</w:t>
            </w:r>
            <w:r>
              <w:rPr>
                <w:lang w:val="en-US"/>
              </w:rPr>
              <w:t>OKTMO</w:t>
            </w:r>
            <w:r w:rsidRPr="008349BD">
              <w:rPr>
                <w:lang w:val="en-US"/>
              </w:rPr>
              <w:t>\</w:t>
            </w:r>
            <w:r>
              <w:rPr>
                <w:lang w:val="en-US"/>
              </w:rPr>
              <w:t xml:space="preserve">name </w:t>
            </w:r>
            <w:r w:rsidRPr="00035C45">
              <w:rPr>
                <w:lang w:val="en-US"/>
              </w:rPr>
              <w:t>);</w:t>
            </w:r>
          </w:p>
          <w:p w14:paraId="5EDE2E04" w14:textId="04C5E364" w:rsidR="00056C63" w:rsidRPr="00A67D7B" w:rsidRDefault="00056C63" w:rsidP="00056C63">
            <w:pPr>
              <w:pStyle w:val="ad"/>
              <w:jc w:val="left"/>
              <w:rPr>
                <w:lang w:val="en-US"/>
              </w:rPr>
            </w:pPr>
            <w:r w:rsidRPr="006A2966">
              <w:rPr>
                <w:lang w:val="en-US"/>
              </w:rPr>
              <w:t>«</w:t>
            </w:r>
            <w:r w:rsidRPr="006A2966">
              <w:t>Сумма</w:t>
            </w:r>
            <w:r w:rsidRPr="006A2966">
              <w:rPr>
                <w:lang w:val="en-US"/>
              </w:rPr>
              <w:t xml:space="preserve"> </w:t>
            </w:r>
            <w:r w:rsidRPr="006A2966">
              <w:t>платежа</w:t>
            </w:r>
            <w:r w:rsidRPr="006A2966">
              <w:rPr>
                <w:lang w:val="en-US"/>
              </w:rPr>
              <w:t xml:space="preserve"> </w:t>
            </w:r>
            <w:r w:rsidRPr="006A2966">
              <w:t>в</w:t>
            </w:r>
            <w:r w:rsidRPr="006A2966">
              <w:rPr>
                <w:lang w:val="en-US"/>
              </w:rPr>
              <w:t xml:space="preserve"> </w:t>
            </w:r>
            <w:r w:rsidRPr="006A2966">
              <w:t>рублевом</w:t>
            </w:r>
            <w:r w:rsidRPr="006A2966">
              <w:rPr>
                <w:lang w:val="en-US"/>
              </w:rPr>
              <w:t xml:space="preserve"> </w:t>
            </w:r>
            <w:r w:rsidRPr="006A2966">
              <w:t>эквиваленте</w:t>
            </w:r>
            <w:r w:rsidRPr="006A2966">
              <w:rPr>
                <w:lang w:val="en-US"/>
              </w:rPr>
              <w:t>» (</w:t>
            </w:r>
            <w:r w:rsidRPr="006B3ABE">
              <w:rPr>
                <w:lang w:val="en-US"/>
              </w:rPr>
              <w:t>finances</w:t>
            </w:r>
            <w:r w:rsidRPr="00A67D7B">
              <w:rPr>
                <w:lang w:val="en-US"/>
              </w:rPr>
              <w:t>\</w:t>
            </w:r>
            <w:r w:rsidRPr="008349BD">
              <w:rPr>
                <w:lang w:val="en-US"/>
              </w:rPr>
              <w:t>budgetFunds\</w:t>
            </w:r>
            <w:r>
              <w:rPr>
                <w:lang w:val="en-US"/>
              </w:rPr>
              <w:t>payments</w:t>
            </w:r>
            <w:r w:rsidRPr="008349BD">
              <w:rPr>
                <w:lang w:val="en-US"/>
              </w:rPr>
              <w:t>\</w:t>
            </w:r>
            <w:r>
              <w:rPr>
                <w:lang w:val="en-US"/>
              </w:rPr>
              <w:t>paymentSumRUR</w:t>
            </w:r>
            <w:r w:rsidRPr="006A2966">
              <w:rPr>
                <w:lang w:val="en-US"/>
              </w:rPr>
              <w:t>)</w:t>
            </w:r>
            <w:r w:rsidRPr="00A67D7B">
              <w:rPr>
                <w:lang w:val="en-US"/>
              </w:rPr>
              <w:t>;</w:t>
            </w:r>
          </w:p>
          <w:p w14:paraId="6D33F7E1" w14:textId="387D4AE5" w:rsidR="00056C63" w:rsidRDefault="00056C63" w:rsidP="00056C63">
            <w:pPr>
              <w:pStyle w:val="ad"/>
              <w:jc w:val="left"/>
              <w:rPr>
                <w:lang w:val="en-US"/>
              </w:rPr>
            </w:pPr>
            <w:r w:rsidRPr="00035C45">
              <w:rPr>
                <w:lang w:val="en-US"/>
              </w:rPr>
              <w:t>«</w:t>
            </w:r>
            <w:r w:rsidRPr="00A67D7B">
              <w:t>Наименование</w:t>
            </w:r>
            <w:r w:rsidRPr="00A67D7B">
              <w:rPr>
                <w:lang w:val="en-US"/>
              </w:rPr>
              <w:t xml:space="preserve"> </w:t>
            </w:r>
            <w:r w:rsidRPr="00A67D7B">
              <w:t>вида</w:t>
            </w:r>
            <w:r w:rsidRPr="00A67D7B">
              <w:rPr>
                <w:lang w:val="en-US"/>
              </w:rPr>
              <w:t xml:space="preserve"> </w:t>
            </w:r>
            <w:r w:rsidRPr="00A67D7B">
              <w:t>внебюджетных</w:t>
            </w:r>
            <w:r w:rsidRPr="00A67D7B">
              <w:rPr>
                <w:lang w:val="en-US"/>
              </w:rPr>
              <w:t xml:space="preserve"> </w:t>
            </w:r>
            <w:r w:rsidRPr="00A67D7B">
              <w:t>средств</w:t>
            </w:r>
            <w:r w:rsidRPr="00035C45">
              <w:rPr>
                <w:lang w:val="en-US"/>
              </w:rPr>
              <w:t>» (</w:t>
            </w:r>
            <w:r w:rsidRPr="006B3ABE">
              <w:rPr>
                <w:lang w:val="en-US"/>
              </w:rPr>
              <w:t>finances</w:t>
            </w:r>
            <w:r>
              <w:rPr>
                <w:lang w:val="en-US"/>
              </w:rPr>
              <w:t>\extra</w:t>
            </w:r>
            <w:r w:rsidRPr="008349BD">
              <w:rPr>
                <w:lang w:val="en-US"/>
              </w:rPr>
              <w:t>budgetFunds\</w:t>
            </w:r>
            <w:r>
              <w:rPr>
                <w:lang w:val="en-US"/>
              </w:rPr>
              <w:t>extra</w:t>
            </w:r>
            <w:r w:rsidRPr="006B3ABE">
              <w:rPr>
                <w:lang w:val="en-US"/>
              </w:rPr>
              <w:t>budget</w:t>
            </w:r>
            <w:r w:rsidRPr="008349BD">
              <w:rPr>
                <w:lang w:val="en-US"/>
              </w:rPr>
              <w:t>\</w:t>
            </w:r>
            <w:r>
              <w:rPr>
                <w:lang w:val="en-US"/>
              </w:rPr>
              <w:t xml:space="preserve">name </w:t>
            </w:r>
            <w:r w:rsidRPr="00035C45">
              <w:rPr>
                <w:lang w:val="en-US"/>
              </w:rPr>
              <w:t>);</w:t>
            </w:r>
          </w:p>
          <w:p w14:paraId="4B9B7A68" w14:textId="214AF253" w:rsidR="00056C63" w:rsidRDefault="00056C63" w:rsidP="00056C63">
            <w:pPr>
              <w:pStyle w:val="ad"/>
              <w:jc w:val="left"/>
              <w:rPr>
                <w:lang w:val="en-US"/>
              </w:rPr>
            </w:pPr>
            <w:r w:rsidRPr="006A2966">
              <w:rPr>
                <w:lang w:val="en-US"/>
              </w:rPr>
              <w:t>«</w:t>
            </w:r>
            <w:r w:rsidRPr="006A2966">
              <w:t>Сумма</w:t>
            </w:r>
            <w:r w:rsidRPr="006A2966">
              <w:rPr>
                <w:lang w:val="en-US"/>
              </w:rPr>
              <w:t xml:space="preserve"> </w:t>
            </w:r>
            <w:r w:rsidRPr="006A2966">
              <w:t>платежа</w:t>
            </w:r>
            <w:r w:rsidRPr="006A2966">
              <w:rPr>
                <w:lang w:val="en-US"/>
              </w:rPr>
              <w:t xml:space="preserve"> </w:t>
            </w:r>
            <w:r w:rsidRPr="006A2966">
              <w:t>в</w:t>
            </w:r>
            <w:r w:rsidRPr="006A2966">
              <w:rPr>
                <w:lang w:val="en-US"/>
              </w:rPr>
              <w:t xml:space="preserve"> </w:t>
            </w:r>
            <w:r w:rsidRPr="006A2966">
              <w:t>рублевом</w:t>
            </w:r>
            <w:r w:rsidRPr="006A2966">
              <w:rPr>
                <w:lang w:val="en-US"/>
              </w:rPr>
              <w:t xml:space="preserve"> </w:t>
            </w:r>
            <w:r w:rsidRPr="006A2966">
              <w:t>эквиваленте</w:t>
            </w:r>
            <w:r w:rsidRPr="006A2966">
              <w:rPr>
                <w:lang w:val="en-US"/>
              </w:rPr>
              <w:t>» (</w:t>
            </w:r>
            <w:r w:rsidRPr="006B3ABE">
              <w:rPr>
                <w:lang w:val="en-US"/>
              </w:rPr>
              <w:t>finances</w:t>
            </w:r>
            <w:r>
              <w:rPr>
                <w:lang w:val="en-US"/>
              </w:rPr>
              <w:t>\extra</w:t>
            </w:r>
            <w:r w:rsidRPr="008349BD">
              <w:rPr>
                <w:lang w:val="en-US"/>
              </w:rPr>
              <w:t>budgetFunds\</w:t>
            </w:r>
            <w:r>
              <w:rPr>
                <w:lang w:val="en-US"/>
              </w:rPr>
              <w:t>payments</w:t>
            </w:r>
            <w:r w:rsidRPr="008349BD">
              <w:rPr>
                <w:lang w:val="en-US"/>
              </w:rPr>
              <w:t>\</w:t>
            </w:r>
            <w:r>
              <w:rPr>
                <w:lang w:val="en-US"/>
              </w:rPr>
              <w:t>paymentSumRUR</w:t>
            </w:r>
            <w:r w:rsidRPr="006A2966">
              <w:rPr>
                <w:lang w:val="en-US"/>
              </w:rPr>
              <w:t>)</w:t>
            </w:r>
            <w:r w:rsidRPr="00A67D7B">
              <w:rPr>
                <w:lang w:val="en-US"/>
              </w:rPr>
              <w:t>;</w:t>
            </w:r>
          </w:p>
          <w:p w14:paraId="349A7B08" w14:textId="671324B2" w:rsidR="00056C63" w:rsidRPr="00633061" w:rsidRDefault="00056C63" w:rsidP="00056C63">
            <w:pPr>
              <w:pStyle w:val="ad"/>
              <w:jc w:val="left"/>
              <w:rPr>
                <w:lang w:val="en-US"/>
              </w:rPr>
            </w:pPr>
            <w:r w:rsidRPr="00633061">
              <w:rPr>
                <w:lang w:val="en-US"/>
              </w:rPr>
              <w:t>«</w:t>
            </w:r>
            <w:r w:rsidRPr="00633061">
              <w:t>Внешний</w:t>
            </w:r>
            <w:r w:rsidRPr="00633061">
              <w:rPr>
                <w:lang w:val="en-US"/>
              </w:rPr>
              <w:t xml:space="preserve"> </w:t>
            </w:r>
            <w:r w:rsidRPr="00633061">
              <w:t>идентификатор</w:t>
            </w:r>
            <w:r w:rsidRPr="00633061">
              <w:rPr>
                <w:lang w:val="en-US"/>
              </w:rPr>
              <w:t xml:space="preserve"> </w:t>
            </w:r>
            <w:r w:rsidRPr="00633061">
              <w:t>этапа</w:t>
            </w:r>
            <w:r w:rsidRPr="00633061">
              <w:rPr>
                <w:lang w:val="en-US"/>
              </w:rPr>
              <w:t>» (finances/budgetFunds/stages/externalSid);</w:t>
            </w:r>
          </w:p>
          <w:p w14:paraId="256EC1E4" w14:textId="491E6A97" w:rsidR="00056C63" w:rsidRPr="00633061" w:rsidRDefault="00056C63" w:rsidP="00056C63">
            <w:pPr>
              <w:pStyle w:val="ad"/>
              <w:jc w:val="left"/>
              <w:rPr>
                <w:lang w:val="en-US"/>
              </w:rPr>
            </w:pPr>
            <w:r w:rsidRPr="00633061">
              <w:rPr>
                <w:lang w:val="en-US"/>
              </w:rPr>
              <w:t xml:space="preserve">«GUID </w:t>
            </w:r>
            <w:r w:rsidRPr="00633061">
              <w:t>этапа</w:t>
            </w:r>
            <w:r w:rsidRPr="00633061">
              <w:rPr>
                <w:lang w:val="en-US"/>
              </w:rPr>
              <w:t xml:space="preserve"> </w:t>
            </w:r>
            <w:r w:rsidRPr="00633061">
              <w:t>контракта</w:t>
            </w:r>
            <w:r w:rsidRPr="00633061">
              <w:rPr>
                <w:lang w:val="en-US"/>
              </w:rPr>
              <w:t>» (finances/budgetFunds/stages/guid);</w:t>
            </w:r>
          </w:p>
          <w:p w14:paraId="25111575" w14:textId="2868CF7F" w:rsidR="00056C63" w:rsidRPr="00633061" w:rsidRDefault="00056C63" w:rsidP="00056C63">
            <w:pPr>
              <w:pStyle w:val="ad"/>
              <w:jc w:val="left"/>
              <w:rPr>
                <w:lang w:val="en-US"/>
              </w:rPr>
            </w:pPr>
            <w:r w:rsidRPr="00633061">
              <w:rPr>
                <w:lang w:val="en-US"/>
              </w:rPr>
              <w:t>«Дата начала этапа» (finances/budgetFunds/stages/startDate);</w:t>
            </w:r>
          </w:p>
          <w:p w14:paraId="1B70E3E0" w14:textId="5929E665" w:rsidR="00056C63" w:rsidRPr="00633061" w:rsidRDefault="00056C63" w:rsidP="00056C63">
            <w:pPr>
              <w:pStyle w:val="ad"/>
              <w:jc w:val="left"/>
            </w:pPr>
            <w:r>
              <w:t>«</w:t>
            </w:r>
            <w:r w:rsidRPr="00633061">
              <w:t>Уникальный идентификатор этапа контракта в ЕИС</w:t>
            </w:r>
            <w:r>
              <w:t>»</w:t>
            </w:r>
            <w:r w:rsidRPr="00633061">
              <w:t xml:space="preserve"> (</w:t>
            </w:r>
            <w:r w:rsidRPr="00633061">
              <w:rPr>
                <w:lang w:val="en-US"/>
              </w:rPr>
              <w:t>finances</w:t>
            </w:r>
            <w:r w:rsidRPr="00633061">
              <w:t>/</w:t>
            </w:r>
            <w:r w:rsidRPr="00633061">
              <w:rPr>
                <w:lang w:val="en-US"/>
              </w:rPr>
              <w:t>budgetFunds</w:t>
            </w:r>
            <w:r w:rsidRPr="00633061">
              <w:t>/</w:t>
            </w:r>
            <w:r w:rsidRPr="00633061">
              <w:rPr>
                <w:lang w:val="en-US"/>
              </w:rPr>
              <w:t>stages</w:t>
            </w:r>
            <w:r w:rsidRPr="00633061">
              <w:t>/</w:t>
            </w:r>
            <w:r w:rsidRPr="00633061">
              <w:rPr>
                <w:lang w:val="en-US"/>
              </w:rPr>
              <w:t>sid</w:t>
            </w:r>
            <w:r w:rsidRPr="00633061">
              <w:t>);</w:t>
            </w:r>
          </w:p>
          <w:p w14:paraId="54E2CEF5" w14:textId="6E9B10DD" w:rsidR="00056C63" w:rsidRPr="00633061" w:rsidRDefault="00056C63" w:rsidP="00056C63">
            <w:pPr>
              <w:pStyle w:val="ad"/>
              <w:jc w:val="left"/>
              <w:rPr>
                <w:lang w:val="en-US"/>
              </w:rPr>
            </w:pPr>
            <w:r w:rsidRPr="00633061">
              <w:rPr>
                <w:lang w:val="en-US"/>
              </w:rPr>
              <w:t>«Внешний идентификатор этапа» (finances/extrabudgetFunds/stages/externalSid);</w:t>
            </w:r>
          </w:p>
          <w:p w14:paraId="1C2A6AE4" w14:textId="3800FCDC" w:rsidR="00056C63" w:rsidRPr="00633061" w:rsidRDefault="00056C63" w:rsidP="00056C63">
            <w:pPr>
              <w:pStyle w:val="ad"/>
              <w:jc w:val="left"/>
              <w:rPr>
                <w:lang w:val="en-US"/>
              </w:rPr>
            </w:pPr>
            <w:r w:rsidRPr="00633061">
              <w:rPr>
                <w:lang w:val="en-US"/>
              </w:rPr>
              <w:t>«GUID этапа контракта» (finances/extrabudgetFunds/stages/guid);</w:t>
            </w:r>
          </w:p>
          <w:p w14:paraId="22537729" w14:textId="7E8D67CA" w:rsidR="00056C63" w:rsidRPr="00633061" w:rsidRDefault="00056C63" w:rsidP="00056C63">
            <w:pPr>
              <w:pStyle w:val="ad"/>
              <w:jc w:val="left"/>
              <w:rPr>
                <w:lang w:val="en-US"/>
              </w:rPr>
            </w:pPr>
            <w:r w:rsidRPr="00633061">
              <w:rPr>
                <w:lang w:val="en-US"/>
              </w:rPr>
              <w:t>«Дата начала этапа» (finances/extrabudgetFunds/stages/startDate);</w:t>
            </w:r>
          </w:p>
          <w:p w14:paraId="533F2A7A" w14:textId="25EF725F" w:rsidR="00056C63" w:rsidRDefault="00056C63" w:rsidP="00056C63">
            <w:pPr>
              <w:pStyle w:val="ad"/>
              <w:jc w:val="left"/>
              <w:rPr>
                <w:lang w:val="en-US"/>
              </w:rPr>
            </w:pPr>
            <w:r w:rsidRPr="00633061">
              <w:rPr>
                <w:lang w:val="en-US"/>
              </w:rPr>
              <w:t>«Уникальный идентификатор этапа контракта в ЕИС» (finances/extrabudgetFunds/stages/sid);</w:t>
            </w:r>
          </w:p>
          <w:p w14:paraId="6E037A94" w14:textId="3AA77826" w:rsidR="00056C63" w:rsidRPr="00E37424" w:rsidRDefault="00056C63" w:rsidP="00056C63">
            <w:pPr>
              <w:pStyle w:val="ad"/>
              <w:jc w:val="left"/>
              <w:rPr>
                <w:lang w:val="en-US"/>
              </w:rPr>
            </w:pPr>
            <w:r w:rsidRPr="00E37424">
              <w:rPr>
                <w:lang w:val="en-US"/>
              </w:rPr>
              <w:t>«</w:t>
            </w:r>
            <w:r>
              <w:t>Наименование</w:t>
            </w:r>
            <w:r w:rsidRPr="00E37424">
              <w:rPr>
                <w:lang w:val="en-US"/>
              </w:rPr>
              <w:t>» (finances/budgetFunds/stages/payments/KOKSCode/name);</w:t>
            </w:r>
          </w:p>
          <w:p w14:paraId="2A1E42A7" w14:textId="77777777" w:rsidR="00056C63" w:rsidRDefault="00056C63" w:rsidP="00056C63">
            <w:pPr>
              <w:pStyle w:val="ad"/>
              <w:jc w:val="left"/>
              <w:rPr>
                <w:lang w:val="en-US"/>
              </w:rPr>
            </w:pPr>
            <w:r>
              <w:rPr>
                <w:lang w:val="en-US"/>
              </w:rPr>
              <w:t>«Наименование бюджета» (finances/financingPlan/financeSource/budgetFunds/budget/name);</w:t>
            </w:r>
          </w:p>
          <w:p w14:paraId="3C28CFB6" w14:textId="77777777" w:rsidR="00056C63" w:rsidRDefault="00056C63" w:rsidP="00056C63">
            <w:pPr>
              <w:pStyle w:val="ad"/>
              <w:jc w:val="left"/>
              <w:rPr>
                <w:lang w:val="en-US"/>
              </w:rPr>
            </w:pPr>
            <w:r>
              <w:rPr>
                <w:lang w:val="en-US"/>
              </w:rPr>
              <w:t>«Сумма платежа в рублевом эквиваленте» (financingPlan/stages/payments/paymentSumRUR);</w:t>
            </w:r>
          </w:p>
          <w:p w14:paraId="04B55129" w14:textId="77777777" w:rsidR="00056C63" w:rsidRDefault="00056C63" w:rsidP="00056C63">
            <w:pPr>
              <w:pStyle w:val="ad"/>
              <w:jc w:val="left"/>
              <w:rPr>
                <w:lang w:val="en-US"/>
              </w:rPr>
            </w:pPr>
            <w:r>
              <w:rPr>
                <w:lang w:val="en-US"/>
              </w:rPr>
              <w:t>«Наименование вида внебюджетных средств» (finances/financingPlan/financeSource/extrabudgetFunds/extrabudget/name);</w:t>
            </w:r>
          </w:p>
          <w:p w14:paraId="3AF755C8" w14:textId="77777777" w:rsidR="00056C63" w:rsidRDefault="00056C63" w:rsidP="00056C63">
            <w:pPr>
              <w:pStyle w:val="ad"/>
              <w:jc w:val="left"/>
              <w:rPr>
                <w:lang w:val="en-US"/>
              </w:rPr>
            </w:pPr>
            <w:r>
              <w:rPr>
                <w:lang w:val="en-US"/>
              </w:rPr>
              <w:t>«</w:t>
            </w:r>
            <w:r>
              <w:t>Внешний</w:t>
            </w:r>
            <w:r>
              <w:rPr>
                <w:lang w:val="en-US"/>
              </w:rPr>
              <w:t xml:space="preserve"> </w:t>
            </w:r>
            <w:r>
              <w:t>идентификатор</w:t>
            </w:r>
            <w:r>
              <w:rPr>
                <w:lang w:val="en-US"/>
              </w:rPr>
              <w:t xml:space="preserve"> </w:t>
            </w:r>
            <w:r>
              <w:t>этапа</w:t>
            </w:r>
            <w:r>
              <w:rPr>
                <w:lang w:val="en-US"/>
              </w:rPr>
              <w:t>» (finances/financingPlan/stages/externalSid);</w:t>
            </w:r>
          </w:p>
          <w:p w14:paraId="3DA2A2DD" w14:textId="77777777" w:rsidR="00056C63" w:rsidRDefault="00056C63" w:rsidP="00056C63">
            <w:pPr>
              <w:pStyle w:val="ad"/>
              <w:jc w:val="left"/>
              <w:rPr>
                <w:lang w:val="en-US"/>
              </w:rPr>
            </w:pPr>
            <w:r>
              <w:rPr>
                <w:lang w:val="en-US"/>
              </w:rPr>
              <w:t xml:space="preserve">«GUID </w:t>
            </w:r>
            <w:r>
              <w:t>этапа</w:t>
            </w:r>
            <w:r>
              <w:rPr>
                <w:lang w:val="en-US"/>
              </w:rPr>
              <w:t xml:space="preserve"> </w:t>
            </w:r>
            <w:r>
              <w:t>контракта</w:t>
            </w:r>
            <w:r>
              <w:rPr>
                <w:lang w:val="en-US"/>
              </w:rPr>
              <w:t>» (finances/financingPlan/stages/guid);</w:t>
            </w:r>
          </w:p>
          <w:p w14:paraId="234EBD85" w14:textId="77777777" w:rsidR="00056C63" w:rsidRDefault="00056C63" w:rsidP="00056C63">
            <w:pPr>
              <w:pStyle w:val="ad"/>
              <w:jc w:val="left"/>
              <w:rPr>
                <w:lang w:val="en-US"/>
              </w:rPr>
            </w:pPr>
            <w:r>
              <w:rPr>
                <w:lang w:val="en-US"/>
              </w:rPr>
              <w:t>«Дата начала этапа» (finances/financingPlan/stages/startDate);</w:t>
            </w:r>
          </w:p>
          <w:p w14:paraId="09C4115D" w14:textId="14E5A5E5" w:rsidR="00056C63" w:rsidRDefault="00056C63" w:rsidP="00056C63">
            <w:pPr>
              <w:pStyle w:val="ad"/>
              <w:jc w:val="left"/>
              <w:rPr>
                <w:lang w:val="en-US"/>
              </w:rPr>
            </w:pPr>
            <w:r>
              <w:rPr>
                <w:lang w:val="en-US"/>
              </w:rPr>
              <w:t>«</w:t>
            </w:r>
            <w:r>
              <w:t>Уникальный</w:t>
            </w:r>
            <w:r>
              <w:rPr>
                <w:lang w:val="en-US"/>
              </w:rPr>
              <w:t xml:space="preserve"> </w:t>
            </w:r>
            <w:r>
              <w:t>идентификатор</w:t>
            </w:r>
            <w:r>
              <w:rPr>
                <w:lang w:val="en-US"/>
              </w:rPr>
              <w:t xml:space="preserve"> </w:t>
            </w:r>
            <w:r>
              <w:t>этапа</w:t>
            </w:r>
            <w:r>
              <w:rPr>
                <w:lang w:val="en-US"/>
              </w:rPr>
              <w:t xml:space="preserve"> </w:t>
            </w:r>
            <w:r>
              <w:t>контракта</w:t>
            </w:r>
            <w:r>
              <w:rPr>
                <w:lang w:val="en-US"/>
              </w:rPr>
              <w:t xml:space="preserve"> </w:t>
            </w:r>
            <w:r>
              <w:t>в</w:t>
            </w:r>
            <w:r>
              <w:rPr>
                <w:lang w:val="en-US"/>
              </w:rPr>
              <w:t xml:space="preserve"> </w:t>
            </w:r>
            <w:r>
              <w:t>ЕИС</w:t>
            </w:r>
            <w:r>
              <w:rPr>
                <w:lang w:val="en-US"/>
              </w:rPr>
              <w:t>» (finances/financingPlan/stages/sid)</w:t>
            </w:r>
          </w:p>
          <w:p w14:paraId="4919FAE9" w14:textId="77777777" w:rsidR="00056C63" w:rsidRPr="006A2966" w:rsidRDefault="00056C63" w:rsidP="00056C63">
            <w:pPr>
              <w:pStyle w:val="ad"/>
              <w:jc w:val="left"/>
              <w:rPr>
                <w:lang w:val="en-US"/>
              </w:rPr>
            </w:pPr>
          </w:p>
          <w:p w14:paraId="19A1F122" w14:textId="24F5DC73" w:rsidR="00056C63" w:rsidRPr="005B2BA0" w:rsidRDefault="00056C63" w:rsidP="00056C63">
            <w:pPr>
              <w:pStyle w:val="ad"/>
              <w:jc w:val="left"/>
            </w:pPr>
            <w:r>
              <w:t>при приеме игнорируются, заполняются при передаче.</w:t>
            </w:r>
            <w:r w:rsidRPr="006A2966">
              <w:t xml:space="preserve"> (</w:t>
            </w:r>
            <w:r>
              <w:t xml:space="preserve">Поля </w:t>
            </w:r>
            <w:r>
              <w:rPr>
                <w:lang w:val="en-US"/>
              </w:rPr>
              <w:t>paymentSumRUR</w:t>
            </w:r>
            <w:r>
              <w:t xml:space="preserve"> рассчитываются и передаются, в случае если валюта контракта отлична от рублей</w:t>
            </w:r>
            <w:r w:rsidRPr="006A2966">
              <w:t>)</w:t>
            </w:r>
            <w:r>
              <w:t>.</w:t>
            </w:r>
          </w:p>
          <w:p w14:paraId="7843AF39" w14:textId="08D216C4" w:rsidR="00056C63" w:rsidRDefault="00056C63" w:rsidP="00056C63">
            <w:pPr>
              <w:pStyle w:val="ad"/>
              <w:jc w:val="left"/>
            </w:pPr>
          </w:p>
          <w:p w14:paraId="7EC02295" w14:textId="5D908F06" w:rsidR="00056C63" w:rsidRDefault="00056C63" w:rsidP="00056C63">
            <w:pPr>
              <w:pStyle w:val="ad"/>
              <w:jc w:val="left"/>
            </w:pPr>
            <w:r>
              <w:t>Блок «</w:t>
            </w:r>
            <w:r w:rsidRPr="004D3310">
              <w:t>Код территории муниципального образования</w:t>
            </w:r>
            <w:r>
              <w:t>»</w:t>
            </w:r>
            <w:r w:rsidRPr="004D3310">
              <w:t xml:space="preserve"> (finances/financingPlan/financeSource/budgetFunds/OKTMO)</w:t>
            </w:r>
            <w:r>
              <w:t xml:space="preserve"> не заполняеся, начиная с версии 15.2.</w:t>
            </w:r>
          </w:p>
          <w:p w14:paraId="2B145B30" w14:textId="77777777" w:rsidR="00056C63" w:rsidRDefault="00056C63" w:rsidP="00056C63">
            <w:pPr>
              <w:pStyle w:val="ad"/>
              <w:jc w:val="left"/>
            </w:pPr>
          </w:p>
          <w:p w14:paraId="721645B0" w14:textId="3A43CE32" w:rsidR="00056C63" w:rsidRDefault="00056C63" w:rsidP="00056C63">
            <w:pPr>
              <w:pStyle w:val="ad"/>
              <w:jc w:val="left"/>
            </w:pPr>
            <w:r>
              <w:t>Блок «Бюджетные средства» (</w:t>
            </w:r>
            <w:r>
              <w:rPr>
                <w:lang w:val="en-US"/>
              </w:rPr>
              <w:t>finances</w:t>
            </w:r>
            <w:r>
              <w:t>/</w:t>
            </w:r>
            <w:r>
              <w:rPr>
                <w:lang w:val="en-US"/>
              </w:rPr>
              <w:t>budgetFunds</w:t>
            </w:r>
            <w:r>
              <w:t>). Блок игнорируется при приеме. Никакие контроли над содержимым данного блока не вызываются. Устарел, оставлен для обратной совместимости.</w:t>
            </w:r>
            <w:r w:rsidRPr="008E0002">
              <w:t xml:space="preserve"> </w:t>
            </w:r>
            <w:r>
              <w:t>Для организации заказчика с типом «</w:t>
            </w:r>
            <w:r w:rsidRPr="008E0002">
              <w:t>09 - Государственная корпорация</w:t>
            </w:r>
            <w:r>
              <w:t>» информация о финансировании принимается и выгружается в составе блока «</w:t>
            </w:r>
            <w:r w:rsidRPr="008E0002">
              <w:t>График финансирования</w:t>
            </w:r>
            <w:r>
              <w:t>» (</w:t>
            </w:r>
            <w:r w:rsidRPr="008E0002">
              <w:t>finances/financingPlan</w:t>
            </w:r>
            <w:r>
              <w:t>).</w:t>
            </w:r>
          </w:p>
          <w:p w14:paraId="0334A6CA" w14:textId="77777777" w:rsidR="00056C63" w:rsidRPr="00464220" w:rsidRDefault="00056C63" w:rsidP="00056C63">
            <w:pPr>
              <w:pStyle w:val="ad"/>
              <w:jc w:val="left"/>
            </w:pPr>
          </w:p>
          <w:p w14:paraId="3FA4D885" w14:textId="2BC5D090" w:rsidR="00056C63" w:rsidRDefault="00056C63" w:rsidP="00056C63">
            <w:pPr>
              <w:pStyle w:val="ad"/>
              <w:jc w:val="left"/>
            </w:pPr>
            <w:r>
              <w:t>Поле</w:t>
            </w:r>
            <w:r w:rsidRPr="00891FAB">
              <w:t xml:space="preserve"> «</w:t>
            </w:r>
            <w:r>
              <w:t>Уровень</w:t>
            </w:r>
            <w:r w:rsidRPr="00891FAB">
              <w:t xml:space="preserve"> </w:t>
            </w:r>
            <w:r>
              <w:t>бюджета</w:t>
            </w:r>
            <w:r w:rsidRPr="00891FAB">
              <w:t>» (</w:t>
            </w:r>
            <w:r w:rsidRPr="006B3ABE">
              <w:rPr>
                <w:lang w:val="en-US"/>
              </w:rPr>
              <w:t>finances</w:t>
            </w:r>
            <w:r w:rsidRPr="00891FAB">
              <w:t>\</w:t>
            </w:r>
            <w:r w:rsidRPr="008349BD">
              <w:rPr>
                <w:lang w:val="en-US"/>
              </w:rPr>
              <w:t>budgetFunds</w:t>
            </w:r>
            <w:r w:rsidRPr="00891FAB">
              <w:t>\</w:t>
            </w:r>
            <w:r w:rsidRPr="006B3ABE">
              <w:rPr>
                <w:lang w:val="en-US"/>
              </w:rPr>
              <w:t>budget</w:t>
            </w:r>
            <w:r w:rsidRPr="00891FAB">
              <w:t>\</w:t>
            </w:r>
            <w:r>
              <w:rPr>
                <w:lang w:val="en-US"/>
              </w:rPr>
              <w:t>budgetLevel</w:t>
            </w:r>
            <w:r w:rsidRPr="00891FAB">
              <w:t xml:space="preserve">) – </w:t>
            </w:r>
            <w:r>
              <w:t>при</w:t>
            </w:r>
            <w:r w:rsidRPr="00891FAB">
              <w:t xml:space="preserve"> </w:t>
            </w:r>
            <w:r>
              <w:t>приеме</w:t>
            </w:r>
            <w:r w:rsidRPr="00891FAB">
              <w:t xml:space="preserve"> </w:t>
            </w:r>
            <w:r>
              <w:t>содержимое игнорируется, значение автоматически рассчитывается в зависимости от кода бюджета)</w:t>
            </w:r>
            <w:r w:rsidRPr="00891FAB">
              <w:t xml:space="preserve"> – </w:t>
            </w:r>
            <w:r>
              <w:t>аналогично поведению на ГУИ</w:t>
            </w:r>
          </w:p>
          <w:p w14:paraId="51887034" w14:textId="342CCE35" w:rsidR="00056C63" w:rsidRPr="005B2BA0" w:rsidRDefault="00056C63" w:rsidP="00056C63">
            <w:pPr>
              <w:pStyle w:val="ad"/>
              <w:jc w:val="left"/>
            </w:pPr>
          </w:p>
          <w:p w14:paraId="21C50DD2" w14:textId="0366B3E2" w:rsidR="00056C63" w:rsidRPr="005458AF" w:rsidRDefault="00056C63" w:rsidP="00056C63">
            <w:pPr>
              <w:pStyle w:val="ad"/>
              <w:jc w:val="left"/>
            </w:pPr>
            <w:r>
              <w:t>В случае если заполнено поле «Уровень бюджета фонда» (</w:t>
            </w:r>
            <w:r w:rsidRPr="005458AF">
              <w:t>fundsBudgetLevel</w:t>
            </w:r>
            <w:r>
              <w:t>) требуется заполнять уровень бюджета значением из этого поля (и при выгрзке выгружать значение в этом поле), иначе выполняется алгоритм:</w:t>
            </w:r>
          </w:p>
          <w:p w14:paraId="68EFFC7F" w14:textId="160F986F" w:rsidR="00056C63" w:rsidRDefault="00056C63" w:rsidP="00056C63">
            <w:pPr>
              <w:pStyle w:val="ad"/>
              <w:jc w:val="left"/>
            </w:pPr>
          </w:p>
          <w:p w14:paraId="69FDB96E" w14:textId="6F578EB0" w:rsidR="00056C63" w:rsidRDefault="00056C63" w:rsidP="00056C63">
            <w:pPr>
              <w:pStyle w:val="ad"/>
              <w:jc w:val="left"/>
            </w:pPr>
            <w:r>
              <w:t>. Алгоритм расчета:</w:t>
            </w:r>
          </w:p>
          <w:p w14:paraId="0FA812F3" w14:textId="4FBAC161" w:rsidR="00056C63" w:rsidRDefault="00056C63" w:rsidP="00056C63">
            <w:pPr>
              <w:pStyle w:val="ad"/>
              <w:jc w:val="left"/>
            </w:pPr>
            <w:r w:rsidRPr="00804AE1">
              <w:t>Извлекаем 3,4 символ из кода бюджета.</w:t>
            </w:r>
          </w:p>
          <w:p w14:paraId="22B40DF0" w14:textId="0D67B588" w:rsidR="00056C63" w:rsidRPr="00804AE1" w:rsidRDefault="00056C63" w:rsidP="00056C63">
            <w:pPr>
              <w:pStyle w:val="ad"/>
              <w:jc w:val="left"/>
            </w:pPr>
            <w:r w:rsidRPr="00804AE1">
              <w:t>И мапим его на новые коды</w:t>
            </w:r>
            <w:r>
              <w:t xml:space="preserve"> уровней бюджетов</w:t>
            </w:r>
            <w:r w:rsidRPr="00804AE1">
              <w:t xml:space="preserve"> следующим образом:</w:t>
            </w:r>
          </w:p>
          <w:p w14:paraId="508FB962" w14:textId="32AD266F" w:rsidR="00056C63" w:rsidRDefault="00056C63" w:rsidP="00056C63">
            <w:pPr>
              <w:pStyle w:val="ad"/>
              <w:jc w:val="left"/>
            </w:pPr>
            <w:r w:rsidRPr="00804AE1">
              <w:t>01</w:t>
            </w:r>
            <w:r>
              <w:t xml:space="preserve"> - 10</w:t>
            </w:r>
            <w:r w:rsidRPr="00804AE1">
              <w:t>;</w:t>
            </w:r>
          </w:p>
          <w:p w14:paraId="544DE0DE" w14:textId="37A84CDD" w:rsidR="00056C63" w:rsidRDefault="00056C63" w:rsidP="00056C63">
            <w:pPr>
              <w:pStyle w:val="ad"/>
              <w:jc w:val="left"/>
            </w:pPr>
            <w:r>
              <w:t>02 – 20;</w:t>
            </w:r>
          </w:p>
          <w:p w14:paraId="7112A1C1" w14:textId="4E999147" w:rsidR="00056C63" w:rsidRDefault="00056C63" w:rsidP="00056C63">
            <w:pPr>
              <w:pStyle w:val="ad"/>
              <w:jc w:val="left"/>
            </w:pPr>
            <w:r>
              <w:t>03 – 30;</w:t>
            </w:r>
          </w:p>
          <w:p w14:paraId="25480E1F" w14:textId="74672635" w:rsidR="00056C63" w:rsidRDefault="00056C63" w:rsidP="00056C63">
            <w:pPr>
              <w:pStyle w:val="ad"/>
              <w:jc w:val="left"/>
            </w:pPr>
            <w:r>
              <w:t>04 – 41;</w:t>
            </w:r>
          </w:p>
          <w:p w14:paraId="73012A90" w14:textId="3431C228" w:rsidR="00056C63" w:rsidRDefault="00056C63" w:rsidP="00056C63">
            <w:pPr>
              <w:pStyle w:val="ad"/>
              <w:jc w:val="left"/>
            </w:pPr>
            <w:r>
              <w:lastRenderedPageBreak/>
              <w:t>05 – 43;</w:t>
            </w:r>
          </w:p>
          <w:p w14:paraId="6BD1B234" w14:textId="73F23898" w:rsidR="00056C63" w:rsidRDefault="00056C63" w:rsidP="00056C63">
            <w:pPr>
              <w:pStyle w:val="ad"/>
              <w:jc w:val="left"/>
            </w:pPr>
            <w:r>
              <w:t>06 – 42;</w:t>
            </w:r>
          </w:p>
          <w:p w14:paraId="5D19AF26" w14:textId="2E7204AC" w:rsidR="00056C63" w:rsidRDefault="00056C63" w:rsidP="00056C63">
            <w:pPr>
              <w:pStyle w:val="ad"/>
              <w:jc w:val="left"/>
            </w:pPr>
            <w:r>
              <w:t>07 – 50.</w:t>
            </w:r>
          </w:p>
          <w:p w14:paraId="60544202" w14:textId="672A1239" w:rsidR="00056C63" w:rsidRDefault="00056C63" w:rsidP="00056C63">
            <w:pPr>
              <w:pStyle w:val="ad"/>
              <w:jc w:val="left"/>
            </w:pPr>
            <w:r>
              <w:t>Рассчитанное значение при передаче заполняется в документе.</w:t>
            </w:r>
          </w:p>
          <w:p w14:paraId="6E3F3167" w14:textId="77777777" w:rsidR="00056C63" w:rsidRDefault="00056C63" w:rsidP="00056C63">
            <w:pPr>
              <w:pStyle w:val="ad"/>
              <w:jc w:val="left"/>
            </w:pPr>
          </w:p>
          <w:p w14:paraId="70678C68" w14:textId="7E63BCDC" w:rsidR="00056C63" w:rsidRDefault="00056C63" w:rsidP="00056C63">
            <w:pPr>
              <w:pStyle w:val="ad"/>
              <w:jc w:val="left"/>
            </w:pPr>
            <w:r>
              <w:t>Следующие поля игнорируются при приеме, не запоняются при передаче:</w:t>
            </w:r>
          </w:p>
          <w:p w14:paraId="53514087" w14:textId="02970308" w:rsidR="00056C63" w:rsidRPr="00464220" w:rsidRDefault="00056C63" w:rsidP="00056C63">
            <w:pPr>
              <w:pStyle w:val="ad"/>
              <w:numPr>
                <w:ilvl w:val="0"/>
                <w:numId w:val="138"/>
              </w:numPr>
              <w:jc w:val="left"/>
            </w:pPr>
            <w:r w:rsidRPr="00464220">
              <w:t>«КВР были изменены относительно Извещения» (</w:t>
            </w:r>
            <w:r w:rsidRPr="00464220">
              <w:rPr>
                <w:lang w:val="en-US"/>
              </w:rPr>
              <w:t>finances</w:t>
            </w:r>
            <w:r w:rsidRPr="00464220">
              <w:t>/</w:t>
            </w:r>
            <w:r w:rsidRPr="00464220">
              <w:rPr>
                <w:lang w:val="en-US"/>
              </w:rPr>
              <w:t>budgetFunds</w:t>
            </w:r>
            <w:r w:rsidRPr="00464220">
              <w:t>/</w:t>
            </w:r>
            <w:r w:rsidRPr="00464220">
              <w:rPr>
                <w:lang w:val="en-US"/>
              </w:rPr>
              <w:t>KVRsChange</w:t>
            </w:r>
            <w:r w:rsidRPr="00464220">
              <w:t>);</w:t>
            </w:r>
          </w:p>
          <w:p w14:paraId="0E7B6626" w14:textId="664F2A4C" w:rsidR="00056C63" w:rsidRDefault="00056C63" w:rsidP="00056C63">
            <w:pPr>
              <w:pStyle w:val="ad"/>
              <w:numPr>
                <w:ilvl w:val="0"/>
                <w:numId w:val="138"/>
              </w:numPr>
              <w:jc w:val="left"/>
            </w:pPr>
            <w:r w:rsidRPr="00464220">
              <w:t>«КЦС были изменены относительно Извещения» (</w:t>
            </w:r>
            <w:r w:rsidRPr="00464220">
              <w:rPr>
                <w:lang w:val="en-US"/>
              </w:rPr>
              <w:t>finances</w:t>
            </w:r>
            <w:r w:rsidRPr="00464220">
              <w:t>/</w:t>
            </w:r>
            <w:r w:rsidRPr="00464220">
              <w:rPr>
                <w:lang w:val="en-US"/>
              </w:rPr>
              <w:t>budgetFunds</w:t>
            </w:r>
            <w:r w:rsidRPr="00464220">
              <w:t>/</w:t>
            </w:r>
            <w:r w:rsidRPr="00464220">
              <w:rPr>
                <w:lang w:val="en-US"/>
              </w:rPr>
              <w:t>targetArticlesChange</w:t>
            </w:r>
            <w:r w:rsidRPr="00464220">
              <w:t>).</w:t>
            </w:r>
          </w:p>
          <w:p w14:paraId="061688E5" w14:textId="32A51F01" w:rsidR="00056C63" w:rsidRDefault="00056C63" w:rsidP="00056C63">
            <w:pPr>
              <w:pStyle w:val="ad"/>
              <w:jc w:val="left"/>
            </w:pPr>
          </w:p>
          <w:p w14:paraId="03A339EA" w14:textId="209123AA" w:rsidR="00056C63" w:rsidRPr="00B013BF" w:rsidRDefault="00056C63" w:rsidP="00056C63">
            <w:pPr>
              <w:pStyle w:val="ad"/>
              <w:jc w:val="left"/>
            </w:pPr>
            <w:r>
              <w:t>Поле «</w:t>
            </w:r>
            <w:r w:rsidRPr="00B013BF">
              <w:t>КОКС были изменены относительно Извещения (приглашения)</w:t>
            </w:r>
            <w:r>
              <w:t>» (</w:t>
            </w:r>
            <w:r w:rsidRPr="00B013BF">
              <w:t>finances/budgetFunds/KOKSsChange</w:t>
            </w:r>
            <w:r>
              <w:t>). Принимается только в том случае, если дата заключения контракта, указанная в поле «Дата заключения контракта» (signDate), больше либо равна дате 01.01.2022. В других случаях игнорируется при приеме.</w:t>
            </w:r>
          </w:p>
          <w:p w14:paraId="6EBD7967" w14:textId="56AB6A46" w:rsidR="00056C63" w:rsidRDefault="00056C63" w:rsidP="00056C63">
            <w:pPr>
              <w:pStyle w:val="ad"/>
              <w:jc w:val="left"/>
            </w:pPr>
          </w:p>
          <w:p w14:paraId="0918DEAB" w14:textId="7DDBD809" w:rsidR="00056C63" w:rsidRDefault="00056C63" w:rsidP="00056C63">
            <w:pPr>
              <w:pStyle w:val="ad"/>
              <w:jc w:val="left"/>
            </w:pPr>
            <w:r>
              <w:t>Блок</w:t>
            </w:r>
            <w:r w:rsidRPr="00C75A5F">
              <w:t xml:space="preserve"> «</w:t>
            </w:r>
            <w:r w:rsidRPr="00464220">
              <w:t>Платежи</w:t>
            </w:r>
            <w:r w:rsidRPr="00C75A5F">
              <w:t xml:space="preserve"> </w:t>
            </w:r>
            <w:r w:rsidRPr="00464220">
              <w:t>по</w:t>
            </w:r>
            <w:r w:rsidRPr="00C75A5F">
              <w:t xml:space="preserve"> </w:t>
            </w:r>
            <w:r w:rsidRPr="00464220">
              <w:t>этапу</w:t>
            </w:r>
            <w:r w:rsidRPr="00C75A5F">
              <w:t>» (</w:t>
            </w:r>
            <w:r w:rsidRPr="00464220">
              <w:rPr>
                <w:lang w:val="en-US"/>
              </w:rPr>
              <w:t>finances</w:t>
            </w:r>
            <w:r w:rsidRPr="00C75A5F">
              <w:t>/</w:t>
            </w:r>
            <w:r w:rsidRPr="00464220">
              <w:rPr>
                <w:lang w:val="en-US"/>
              </w:rPr>
              <w:t>budgetFunds</w:t>
            </w:r>
            <w:r w:rsidRPr="00C75A5F">
              <w:t>/</w:t>
            </w:r>
            <w:r w:rsidRPr="00464220">
              <w:rPr>
                <w:lang w:val="en-US"/>
              </w:rPr>
              <w:t>stages</w:t>
            </w:r>
            <w:r w:rsidRPr="00C75A5F">
              <w:t>/</w:t>
            </w:r>
            <w:r w:rsidRPr="00464220">
              <w:rPr>
                <w:lang w:val="en-US"/>
              </w:rPr>
              <w:t>payments</w:t>
            </w:r>
            <w:r w:rsidRPr="00C75A5F">
              <w:t xml:space="preserve">). </w:t>
            </w:r>
            <w:r>
              <w:t>Принимаются только те блоки, в которых указаны следующие дочерние поля:</w:t>
            </w:r>
          </w:p>
          <w:p w14:paraId="75FBC03C" w14:textId="0E5AC478" w:rsidR="00056C63" w:rsidRPr="006367C5" w:rsidRDefault="00056C63" w:rsidP="00056C63">
            <w:pPr>
              <w:pStyle w:val="ad"/>
              <w:numPr>
                <w:ilvl w:val="0"/>
                <w:numId w:val="139"/>
              </w:numPr>
              <w:jc w:val="left"/>
            </w:pPr>
            <w:r w:rsidRPr="006367C5">
              <w:t>«Код бюджетной классификации (указывается до 01.01.2016)» (</w:t>
            </w:r>
            <w:r w:rsidRPr="006367C5">
              <w:rPr>
                <w:lang w:val="en-US"/>
              </w:rPr>
              <w:t>finances</w:t>
            </w:r>
            <w:r w:rsidRPr="006367C5">
              <w:t>/</w:t>
            </w:r>
            <w:r w:rsidRPr="006367C5">
              <w:rPr>
                <w:lang w:val="en-US"/>
              </w:rPr>
              <w:t>budgetFunds</w:t>
            </w:r>
            <w:r w:rsidRPr="006367C5">
              <w:t>/</w:t>
            </w:r>
            <w:r w:rsidRPr="006367C5">
              <w:rPr>
                <w:lang w:val="en-US"/>
              </w:rPr>
              <w:t>stages</w:t>
            </w:r>
            <w:r w:rsidRPr="006367C5">
              <w:t>/</w:t>
            </w:r>
            <w:r w:rsidRPr="006367C5">
              <w:rPr>
                <w:lang w:val="en-US"/>
              </w:rPr>
              <w:t>payments</w:t>
            </w:r>
            <w:r w:rsidRPr="006367C5">
              <w:t>/</w:t>
            </w:r>
            <w:r w:rsidRPr="006367C5">
              <w:rPr>
                <w:lang w:val="en-US"/>
              </w:rPr>
              <w:t>KBK</w:t>
            </w:r>
            <w:r w:rsidRPr="006367C5">
              <w:t>);</w:t>
            </w:r>
          </w:p>
          <w:p w14:paraId="4E5BA07B" w14:textId="20981AB2" w:rsidR="00056C63" w:rsidRPr="0018561F" w:rsidRDefault="00056C63" w:rsidP="00056C63">
            <w:pPr>
              <w:pStyle w:val="ad"/>
              <w:numPr>
                <w:ilvl w:val="0"/>
                <w:numId w:val="139"/>
              </w:numPr>
              <w:jc w:val="left"/>
            </w:pPr>
            <w:r w:rsidRPr="0018561F">
              <w:t>«</w:t>
            </w:r>
            <w:r w:rsidRPr="006367C5">
              <w:t>Код</w:t>
            </w:r>
            <w:r w:rsidRPr="0018561F">
              <w:t xml:space="preserve"> </w:t>
            </w:r>
            <w:r w:rsidRPr="006367C5">
              <w:t>бюджетной</w:t>
            </w:r>
            <w:r w:rsidRPr="0018561F">
              <w:t xml:space="preserve"> </w:t>
            </w:r>
            <w:r w:rsidRPr="006367C5">
              <w:t>классификации</w:t>
            </w:r>
            <w:r w:rsidRPr="0018561F">
              <w:t xml:space="preserve"> (</w:t>
            </w:r>
            <w:r w:rsidRPr="006367C5">
              <w:t>указывается</w:t>
            </w:r>
            <w:r w:rsidRPr="0018561F">
              <w:t xml:space="preserve"> </w:t>
            </w:r>
            <w:r w:rsidRPr="006367C5">
              <w:t>после</w:t>
            </w:r>
            <w:r w:rsidRPr="0018561F">
              <w:t xml:space="preserve"> 01.01.2016)» (</w:t>
            </w:r>
            <w:r w:rsidRPr="006367C5">
              <w:rPr>
                <w:lang w:val="en-US"/>
              </w:rPr>
              <w:t>finances</w:t>
            </w:r>
            <w:r w:rsidRPr="0018561F">
              <w:t>/</w:t>
            </w:r>
            <w:r w:rsidRPr="006367C5">
              <w:rPr>
                <w:lang w:val="en-US"/>
              </w:rPr>
              <w:t>budgetFunds</w:t>
            </w:r>
            <w:r w:rsidRPr="0018561F">
              <w:t>/</w:t>
            </w:r>
            <w:r w:rsidRPr="006367C5">
              <w:rPr>
                <w:lang w:val="en-US"/>
              </w:rPr>
              <w:t>stages</w:t>
            </w:r>
            <w:r w:rsidRPr="0018561F">
              <w:t>/</w:t>
            </w:r>
            <w:r w:rsidRPr="006367C5">
              <w:rPr>
                <w:lang w:val="en-US"/>
              </w:rPr>
              <w:t>payments</w:t>
            </w:r>
            <w:r w:rsidRPr="0018561F">
              <w:t>/</w:t>
            </w:r>
            <w:r w:rsidRPr="006367C5">
              <w:rPr>
                <w:lang w:val="en-US"/>
              </w:rPr>
              <w:t>KBK</w:t>
            </w:r>
            <w:r w:rsidRPr="0018561F">
              <w:t>2016).</w:t>
            </w:r>
          </w:p>
          <w:p w14:paraId="666686D3" w14:textId="77F173FD" w:rsidR="00056C63" w:rsidRDefault="00056C63" w:rsidP="00056C63">
            <w:pPr>
              <w:pStyle w:val="ad"/>
              <w:jc w:val="left"/>
            </w:pPr>
            <w:r>
              <w:t xml:space="preserve">В других случаях блоки игнорируются при приеме. При этом для контрактов, первая версия которых размещена после выхода версии ЕИС 10.2 также игнорируются блоки с полем </w:t>
            </w:r>
            <w:r w:rsidRPr="006367C5">
              <w:t>«Код бюджетной классификации (указывается до 01.01.2016)» (</w:t>
            </w:r>
            <w:r w:rsidRPr="006367C5">
              <w:rPr>
                <w:lang w:val="en-US"/>
              </w:rPr>
              <w:t>finances</w:t>
            </w:r>
            <w:r w:rsidRPr="006367C5">
              <w:t>/</w:t>
            </w:r>
            <w:r w:rsidRPr="006367C5">
              <w:rPr>
                <w:lang w:val="en-US"/>
              </w:rPr>
              <w:t>budgetFunds</w:t>
            </w:r>
            <w:r w:rsidRPr="006367C5">
              <w:t>/</w:t>
            </w:r>
            <w:r w:rsidRPr="006367C5">
              <w:rPr>
                <w:lang w:val="en-US"/>
              </w:rPr>
              <w:t>stages</w:t>
            </w:r>
            <w:r w:rsidRPr="006367C5">
              <w:t>/</w:t>
            </w:r>
            <w:r w:rsidRPr="006367C5">
              <w:rPr>
                <w:lang w:val="en-US"/>
              </w:rPr>
              <w:t>payments</w:t>
            </w:r>
            <w:r w:rsidRPr="006367C5">
              <w:t>/</w:t>
            </w:r>
            <w:r w:rsidRPr="006367C5">
              <w:rPr>
                <w:lang w:val="en-US"/>
              </w:rPr>
              <w:t>KBK</w:t>
            </w:r>
            <w:r w:rsidRPr="006367C5">
              <w:t>)</w:t>
            </w:r>
            <w:r>
              <w:t>.</w:t>
            </w:r>
          </w:p>
          <w:p w14:paraId="04FBA4C1" w14:textId="36CCB3EF" w:rsidR="00056C63" w:rsidRDefault="00056C63" w:rsidP="00056C63">
            <w:pPr>
              <w:pStyle w:val="ad"/>
              <w:jc w:val="left"/>
            </w:pPr>
          </w:p>
          <w:p w14:paraId="46041A9E" w14:textId="77777777" w:rsidR="00056C63" w:rsidRDefault="00056C63" w:rsidP="00056C63">
            <w:pPr>
              <w:pStyle w:val="ad"/>
              <w:jc w:val="left"/>
            </w:pPr>
            <w:r>
              <w:t>Поле «Уникальный идентификатор платежа по этапу контракта в ЕИС» (finances/financingPlan/stages/payments/ sid). Игнорируется при приеме первой версии проекта контракта. Назначается в ЕИС и заполняется при передаче.</w:t>
            </w:r>
          </w:p>
          <w:p w14:paraId="267E0C1F" w14:textId="77777777" w:rsidR="00056C63" w:rsidRDefault="00056C63" w:rsidP="00056C63">
            <w:pPr>
              <w:pStyle w:val="ad"/>
              <w:jc w:val="left"/>
            </w:pPr>
            <w:r>
              <w:t>При приеме изменений, если поле заполнено, то контролируется, что в предыдущей версии документа найден платеж по этапу контракта с указанным значением sid. При этом, если для платежа по этапу контракта, найденного по sid, в размещенной версии контракта:</w:t>
            </w:r>
          </w:p>
          <w:p w14:paraId="4CA3CA3E" w14:textId="77777777" w:rsidR="00056C63" w:rsidRDefault="00056C63" w:rsidP="00056C63">
            <w:pPr>
              <w:pStyle w:val="ad"/>
              <w:jc w:val="left"/>
            </w:pPr>
            <w:r>
              <w:t>1. задан externalSid, то в принимаемой версии для данного платежа по этапу должно быть ука-зано то же значение externalSid;</w:t>
            </w:r>
          </w:p>
          <w:p w14:paraId="42928337" w14:textId="77777777" w:rsidR="00056C63" w:rsidRDefault="00056C63" w:rsidP="00056C63">
            <w:pPr>
              <w:pStyle w:val="ad"/>
              <w:jc w:val="left"/>
            </w:pPr>
            <w:r>
              <w:t>2. не задан externalSid, то в принимаемой версии допускается указание externalSid</w:t>
            </w:r>
          </w:p>
          <w:p w14:paraId="09C0B4E4" w14:textId="77777777" w:rsidR="00056C63" w:rsidRDefault="00056C63" w:rsidP="00056C63">
            <w:pPr>
              <w:pStyle w:val="ad"/>
              <w:jc w:val="left"/>
            </w:pPr>
          </w:p>
          <w:p w14:paraId="661F9C9B" w14:textId="40E8557C" w:rsidR="00056C63" w:rsidRPr="006367C5" w:rsidRDefault="00056C63" w:rsidP="00056C63">
            <w:pPr>
              <w:pStyle w:val="ad"/>
              <w:jc w:val="left"/>
            </w:pPr>
            <w:r>
              <w:t>Поле «Внешний идентификатор идентификатор платежа по этапу контракт» (financ-es/financingPlan/stages/payments/externalSid). Принимается и сохраняется.</w:t>
            </w:r>
          </w:p>
          <w:p w14:paraId="2F9092BA" w14:textId="77777777" w:rsidR="00056C63" w:rsidRDefault="00056C63" w:rsidP="00056C63">
            <w:pPr>
              <w:pStyle w:val="ad"/>
              <w:jc w:val="left"/>
            </w:pPr>
          </w:p>
          <w:p w14:paraId="5859A5E3" w14:textId="105BE497" w:rsidR="00056C63" w:rsidRPr="00F51D6B" w:rsidRDefault="00056C63" w:rsidP="00056C63">
            <w:pPr>
              <w:pStyle w:val="ad"/>
              <w:jc w:val="left"/>
            </w:pPr>
            <w:r>
              <w:t>Поле</w:t>
            </w:r>
            <w:r w:rsidRPr="00D21A9D">
              <w:t xml:space="preserve"> «</w:t>
            </w:r>
            <w:r w:rsidRPr="00F51D6B">
              <w:t>Примечание</w:t>
            </w:r>
            <w:r w:rsidRPr="00D21A9D">
              <w:t>» (</w:t>
            </w:r>
            <w:r w:rsidRPr="009034B6">
              <w:rPr>
                <w:lang w:val="en-US"/>
              </w:rPr>
              <w:t>finances</w:t>
            </w:r>
            <w:r w:rsidRPr="00D21A9D">
              <w:t>/</w:t>
            </w:r>
            <w:r w:rsidRPr="009034B6">
              <w:rPr>
                <w:lang w:val="en-US"/>
              </w:rPr>
              <w:t>budgetFunds</w:t>
            </w:r>
            <w:r w:rsidRPr="00D21A9D">
              <w:t>/</w:t>
            </w:r>
            <w:r w:rsidRPr="009034B6">
              <w:rPr>
                <w:lang w:val="en-US"/>
              </w:rPr>
              <w:t>stages</w:t>
            </w:r>
            <w:r w:rsidRPr="00D21A9D">
              <w:t>/</w:t>
            </w:r>
            <w:r w:rsidRPr="009034B6">
              <w:rPr>
                <w:lang w:val="en-US"/>
              </w:rPr>
              <w:t>payments</w:t>
            </w:r>
            <w:r w:rsidRPr="00D21A9D">
              <w:t>/</w:t>
            </w:r>
            <w:r w:rsidRPr="009034B6">
              <w:rPr>
                <w:lang w:val="en-US"/>
              </w:rPr>
              <w:t>comment</w:t>
            </w:r>
            <w:r w:rsidRPr="00D21A9D">
              <w:t xml:space="preserve">). </w:t>
            </w:r>
            <w:r>
              <w:t>Игнорируется при приеме, не заполняется при передаче. Оставлено для обратной своместимости.</w:t>
            </w:r>
          </w:p>
          <w:p w14:paraId="2A1F8693" w14:textId="77777777" w:rsidR="00056C63" w:rsidRPr="006367C5" w:rsidRDefault="00056C63" w:rsidP="00056C63">
            <w:pPr>
              <w:pStyle w:val="ad"/>
              <w:jc w:val="left"/>
            </w:pPr>
          </w:p>
          <w:p w14:paraId="03928291" w14:textId="09572D0A" w:rsidR="00056C63" w:rsidRPr="00D21A9D" w:rsidRDefault="00056C63" w:rsidP="00056C63">
            <w:pPr>
              <w:pStyle w:val="ad"/>
              <w:jc w:val="left"/>
            </w:pPr>
            <w:r>
              <w:t>Поля</w:t>
            </w:r>
            <w:r w:rsidRPr="00D21A9D">
              <w:t>:</w:t>
            </w:r>
          </w:p>
          <w:p w14:paraId="77C6248A" w14:textId="48CA1B94" w:rsidR="00056C63" w:rsidRPr="00D21A9D" w:rsidRDefault="00056C63" w:rsidP="00056C63">
            <w:pPr>
              <w:pStyle w:val="ad"/>
              <w:jc w:val="left"/>
            </w:pPr>
            <w:r w:rsidRPr="00D21A9D">
              <w:t>«</w:t>
            </w:r>
            <w:r w:rsidRPr="00971027">
              <w:t>Месяц</w:t>
            </w:r>
            <w:r w:rsidRPr="00D21A9D">
              <w:t xml:space="preserve"> </w:t>
            </w:r>
            <w:r w:rsidRPr="00971027">
              <w:t>платежа</w:t>
            </w:r>
            <w:r w:rsidRPr="00D21A9D">
              <w:t>» (</w:t>
            </w:r>
            <w:r w:rsidRPr="006B3ABE">
              <w:rPr>
                <w:lang w:val="en-US"/>
              </w:rPr>
              <w:t>finances</w:t>
            </w:r>
            <w:r w:rsidRPr="00D21A9D">
              <w:t>\</w:t>
            </w:r>
            <w:r w:rsidRPr="008349BD">
              <w:rPr>
                <w:lang w:val="en-US"/>
              </w:rPr>
              <w:t>budgetFunds</w:t>
            </w:r>
            <w:r w:rsidRPr="00D21A9D">
              <w:t>\</w:t>
            </w:r>
            <w:r>
              <w:rPr>
                <w:lang w:val="en-US"/>
              </w:rPr>
              <w:t>stages</w:t>
            </w:r>
            <w:r w:rsidRPr="00D21A9D">
              <w:t>\</w:t>
            </w:r>
            <w:r>
              <w:rPr>
                <w:lang w:val="en-US"/>
              </w:rPr>
              <w:t>payments</w:t>
            </w:r>
            <w:r w:rsidRPr="00D21A9D">
              <w:t>\</w:t>
            </w:r>
            <w:r w:rsidRPr="00971027">
              <w:rPr>
                <w:lang w:val="en-US"/>
              </w:rPr>
              <w:t>paymentMonth</w:t>
            </w:r>
            <w:r w:rsidRPr="00D21A9D">
              <w:t>);</w:t>
            </w:r>
          </w:p>
          <w:p w14:paraId="2B667125" w14:textId="4B9C6D82" w:rsidR="00056C63" w:rsidRPr="00971027" w:rsidRDefault="00056C63" w:rsidP="00056C63">
            <w:pPr>
              <w:pStyle w:val="ad"/>
              <w:jc w:val="left"/>
              <w:rPr>
                <w:lang w:val="en-US"/>
              </w:rPr>
            </w:pPr>
            <w:r w:rsidRPr="00971027">
              <w:rPr>
                <w:lang w:val="en-US"/>
              </w:rPr>
              <w:t>«</w:t>
            </w:r>
            <w:r>
              <w:t>Год</w:t>
            </w:r>
            <w:r w:rsidRPr="00971027">
              <w:rPr>
                <w:lang w:val="en-US"/>
              </w:rPr>
              <w:t xml:space="preserve"> </w:t>
            </w:r>
            <w:r w:rsidRPr="00971027">
              <w:t>платежа</w:t>
            </w:r>
            <w:r w:rsidRPr="00971027">
              <w:rPr>
                <w:lang w:val="en-US"/>
              </w:rPr>
              <w:t>» (</w:t>
            </w:r>
            <w:r w:rsidRPr="006B3ABE">
              <w:rPr>
                <w:lang w:val="en-US"/>
              </w:rPr>
              <w:t>finances</w:t>
            </w:r>
            <w:r w:rsidRPr="00971027">
              <w:rPr>
                <w:lang w:val="en-US"/>
              </w:rPr>
              <w:t>\</w:t>
            </w:r>
            <w:r w:rsidRPr="008349BD">
              <w:rPr>
                <w:lang w:val="en-US"/>
              </w:rPr>
              <w:t>budgetFunds</w:t>
            </w:r>
            <w:r w:rsidRPr="00971027">
              <w:rPr>
                <w:lang w:val="en-US"/>
              </w:rPr>
              <w:t>\</w:t>
            </w:r>
            <w:r>
              <w:rPr>
                <w:lang w:val="en-US"/>
              </w:rPr>
              <w:t>stages</w:t>
            </w:r>
            <w:r w:rsidRPr="00971027">
              <w:rPr>
                <w:lang w:val="en-US"/>
              </w:rPr>
              <w:t>\</w:t>
            </w:r>
            <w:r>
              <w:rPr>
                <w:lang w:val="en-US"/>
              </w:rPr>
              <w:t>payments</w:t>
            </w:r>
            <w:r w:rsidRPr="00971027">
              <w:rPr>
                <w:lang w:val="en-US"/>
              </w:rPr>
              <w:t>\payment</w:t>
            </w:r>
            <w:r>
              <w:rPr>
                <w:lang w:val="en-US"/>
              </w:rPr>
              <w:t>Year</w:t>
            </w:r>
            <w:r w:rsidRPr="00971027">
              <w:rPr>
                <w:lang w:val="en-US"/>
              </w:rPr>
              <w:t>);</w:t>
            </w:r>
          </w:p>
          <w:p w14:paraId="5F6B99D2" w14:textId="77777777" w:rsidR="00056C63" w:rsidRDefault="00056C63" w:rsidP="00056C63">
            <w:pPr>
              <w:pStyle w:val="ad"/>
              <w:jc w:val="left"/>
              <w:rPr>
                <w:lang w:val="en-US"/>
              </w:rPr>
            </w:pPr>
          </w:p>
          <w:p w14:paraId="26A79B44" w14:textId="2F6C0E41" w:rsidR="00056C63" w:rsidRPr="00971027" w:rsidRDefault="00056C63" w:rsidP="00056C63">
            <w:pPr>
              <w:pStyle w:val="ad"/>
              <w:jc w:val="left"/>
              <w:rPr>
                <w:lang w:val="en-US"/>
              </w:rPr>
            </w:pPr>
            <w:r w:rsidRPr="00971027">
              <w:rPr>
                <w:lang w:val="en-US"/>
              </w:rPr>
              <w:t xml:space="preserve"> « </w:t>
            </w:r>
            <w:r w:rsidRPr="00F205A2">
              <w:t>Код</w:t>
            </w:r>
            <w:r w:rsidRPr="00971027">
              <w:rPr>
                <w:lang w:val="en-US"/>
              </w:rPr>
              <w:t xml:space="preserve"> </w:t>
            </w:r>
            <w:r w:rsidRPr="00F205A2">
              <w:t>бюджетной</w:t>
            </w:r>
            <w:r w:rsidRPr="00971027">
              <w:rPr>
                <w:lang w:val="en-US"/>
              </w:rPr>
              <w:t xml:space="preserve"> </w:t>
            </w:r>
            <w:r w:rsidRPr="00F205A2">
              <w:t>классификации</w:t>
            </w:r>
            <w:r w:rsidRPr="00971027">
              <w:rPr>
                <w:lang w:val="en-US"/>
              </w:rPr>
              <w:t>» (</w:t>
            </w:r>
            <w:r w:rsidRPr="006B3ABE">
              <w:rPr>
                <w:lang w:val="en-US"/>
              </w:rPr>
              <w:t>finances</w:t>
            </w:r>
            <w:r w:rsidRPr="00971027">
              <w:rPr>
                <w:lang w:val="en-US"/>
              </w:rPr>
              <w:t>\</w:t>
            </w:r>
            <w:r w:rsidRPr="008349BD">
              <w:rPr>
                <w:lang w:val="en-US"/>
              </w:rPr>
              <w:t>budgetFunds</w:t>
            </w:r>
            <w:r w:rsidRPr="00971027">
              <w:rPr>
                <w:lang w:val="en-US"/>
              </w:rPr>
              <w:t>\</w:t>
            </w:r>
            <w:r>
              <w:rPr>
                <w:lang w:val="en-US"/>
              </w:rPr>
              <w:t>stages</w:t>
            </w:r>
            <w:r w:rsidRPr="00971027">
              <w:rPr>
                <w:lang w:val="en-US"/>
              </w:rPr>
              <w:t>\</w:t>
            </w:r>
            <w:r>
              <w:rPr>
                <w:lang w:val="en-US"/>
              </w:rPr>
              <w:t>payments</w:t>
            </w:r>
            <w:r w:rsidRPr="00971027">
              <w:rPr>
                <w:lang w:val="en-US"/>
              </w:rPr>
              <w:t>\</w:t>
            </w:r>
            <w:r>
              <w:rPr>
                <w:lang w:val="en-US"/>
              </w:rPr>
              <w:t>KBK</w:t>
            </w:r>
            <w:r w:rsidRPr="00971027">
              <w:rPr>
                <w:lang w:val="en-US"/>
              </w:rPr>
              <w:t>)</w:t>
            </w:r>
          </w:p>
          <w:p w14:paraId="494F4FFD" w14:textId="04EC27E5" w:rsidR="00056C63" w:rsidRPr="00971027" w:rsidRDefault="00056C63" w:rsidP="00056C63">
            <w:pPr>
              <w:pStyle w:val="ad"/>
              <w:jc w:val="left"/>
              <w:rPr>
                <w:lang w:val="en-US"/>
              </w:rPr>
            </w:pPr>
            <w:r>
              <w:rPr>
                <w:lang w:val="en-US"/>
              </w:rPr>
              <w:t>«</w:t>
            </w:r>
            <w:r w:rsidRPr="00E04825">
              <w:t>Код</w:t>
            </w:r>
            <w:r w:rsidRPr="00E04825">
              <w:rPr>
                <w:lang w:val="en-US"/>
              </w:rPr>
              <w:t xml:space="preserve"> </w:t>
            </w:r>
            <w:r w:rsidRPr="00E04825">
              <w:t>бюджетной</w:t>
            </w:r>
            <w:r w:rsidRPr="00E04825">
              <w:rPr>
                <w:lang w:val="en-US"/>
              </w:rPr>
              <w:t xml:space="preserve"> </w:t>
            </w:r>
            <w:r w:rsidRPr="00E04825">
              <w:t>классификации</w:t>
            </w:r>
            <w:r w:rsidRPr="00E04825">
              <w:rPr>
                <w:lang w:val="en-US"/>
              </w:rPr>
              <w:t xml:space="preserve"> (</w:t>
            </w:r>
            <w:r w:rsidRPr="00E04825">
              <w:t>указывается</w:t>
            </w:r>
            <w:r w:rsidRPr="00E04825">
              <w:rPr>
                <w:lang w:val="en-US"/>
              </w:rPr>
              <w:t xml:space="preserve"> </w:t>
            </w:r>
            <w:r w:rsidRPr="00E04825">
              <w:t>после</w:t>
            </w:r>
            <w:r w:rsidRPr="00E04825">
              <w:rPr>
                <w:lang w:val="en-US"/>
              </w:rPr>
              <w:t xml:space="preserve"> 01.01.2016)</w:t>
            </w:r>
            <w:r w:rsidRPr="00971027">
              <w:rPr>
                <w:lang w:val="en-US"/>
              </w:rPr>
              <w:t>» (</w:t>
            </w:r>
            <w:r w:rsidRPr="006B3ABE">
              <w:rPr>
                <w:lang w:val="en-US"/>
              </w:rPr>
              <w:t>finances</w:t>
            </w:r>
            <w:r w:rsidRPr="00971027">
              <w:rPr>
                <w:lang w:val="en-US"/>
              </w:rPr>
              <w:t>\</w:t>
            </w:r>
            <w:r w:rsidRPr="008349BD">
              <w:rPr>
                <w:lang w:val="en-US"/>
              </w:rPr>
              <w:t>budgetFunds</w:t>
            </w:r>
            <w:r w:rsidRPr="00971027">
              <w:rPr>
                <w:lang w:val="en-US"/>
              </w:rPr>
              <w:t>\</w:t>
            </w:r>
            <w:r>
              <w:rPr>
                <w:lang w:val="en-US"/>
              </w:rPr>
              <w:t>stages</w:t>
            </w:r>
            <w:r w:rsidRPr="00971027">
              <w:rPr>
                <w:lang w:val="en-US"/>
              </w:rPr>
              <w:t>\</w:t>
            </w:r>
            <w:r>
              <w:rPr>
                <w:lang w:val="en-US"/>
              </w:rPr>
              <w:t>payments</w:t>
            </w:r>
            <w:r w:rsidRPr="00971027">
              <w:rPr>
                <w:lang w:val="en-US"/>
              </w:rPr>
              <w:t>\</w:t>
            </w:r>
            <w:r>
              <w:rPr>
                <w:lang w:val="en-US"/>
              </w:rPr>
              <w:t>KBK2016</w:t>
            </w:r>
            <w:r w:rsidRPr="00971027">
              <w:rPr>
                <w:lang w:val="en-US"/>
              </w:rPr>
              <w:t>)</w:t>
            </w:r>
          </w:p>
          <w:p w14:paraId="64BE9139" w14:textId="2C2DF6BC" w:rsidR="00056C63" w:rsidRPr="00971027" w:rsidRDefault="00056C63" w:rsidP="00056C63">
            <w:pPr>
              <w:pStyle w:val="ad"/>
              <w:jc w:val="left"/>
              <w:rPr>
                <w:lang w:val="en-US"/>
              </w:rPr>
            </w:pPr>
            <w:r>
              <w:rPr>
                <w:lang w:val="en-US"/>
              </w:rPr>
              <w:t>«</w:t>
            </w:r>
            <w:r w:rsidRPr="00E04825">
              <w:t>Код</w:t>
            </w:r>
            <w:r w:rsidRPr="00E04825">
              <w:rPr>
                <w:lang w:val="en-US"/>
              </w:rPr>
              <w:t xml:space="preserve"> </w:t>
            </w:r>
            <w:r w:rsidRPr="00E04825">
              <w:t>вида</w:t>
            </w:r>
            <w:r w:rsidRPr="00E04825">
              <w:rPr>
                <w:lang w:val="en-US"/>
              </w:rPr>
              <w:t xml:space="preserve"> </w:t>
            </w:r>
            <w:r w:rsidRPr="00E04825">
              <w:t>расходов</w:t>
            </w:r>
            <w:r w:rsidRPr="00E04825">
              <w:rPr>
                <w:lang w:val="en-US"/>
              </w:rPr>
              <w:t xml:space="preserve"> </w:t>
            </w:r>
            <w:r w:rsidRPr="00971027">
              <w:rPr>
                <w:lang w:val="en-US"/>
              </w:rPr>
              <w:t>(</w:t>
            </w:r>
            <w:r w:rsidRPr="006B3ABE">
              <w:rPr>
                <w:lang w:val="en-US"/>
              </w:rPr>
              <w:t>finances</w:t>
            </w:r>
            <w:r w:rsidRPr="00971027">
              <w:rPr>
                <w:lang w:val="en-US"/>
              </w:rPr>
              <w:t>\</w:t>
            </w:r>
            <w:r w:rsidRPr="008349BD">
              <w:rPr>
                <w:lang w:val="en-US"/>
              </w:rPr>
              <w:t>budgetFunds</w:t>
            </w:r>
            <w:r w:rsidRPr="00971027">
              <w:rPr>
                <w:lang w:val="en-US"/>
              </w:rPr>
              <w:t>\</w:t>
            </w:r>
            <w:r>
              <w:rPr>
                <w:lang w:val="en-US"/>
              </w:rPr>
              <w:t>stages</w:t>
            </w:r>
            <w:r w:rsidRPr="00971027">
              <w:rPr>
                <w:lang w:val="en-US"/>
              </w:rPr>
              <w:t>\</w:t>
            </w:r>
            <w:r>
              <w:rPr>
                <w:lang w:val="en-US"/>
              </w:rPr>
              <w:t>payments</w:t>
            </w:r>
            <w:r w:rsidRPr="00971027">
              <w:rPr>
                <w:lang w:val="en-US"/>
              </w:rPr>
              <w:t>\</w:t>
            </w:r>
            <w:r>
              <w:rPr>
                <w:lang w:val="en-US"/>
              </w:rPr>
              <w:t>KVR</w:t>
            </w:r>
            <w:r w:rsidRPr="00971027">
              <w:rPr>
                <w:lang w:val="en-US"/>
              </w:rPr>
              <w:t>)</w:t>
            </w:r>
          </w:p>
          <w:p w14:paraId="76C01514" w14:textId="77777777" w:rsidR="00056C63" w:rsidRDefault="00056C63" w:rsidP="00056C63">
            <w:pPr>
              <w:pStyle w:val="ad"/>
              <w:jc w:val="left"/>
              <w:rPr>
                <w:lang w:val="en-US"/>
              </w:rPr>
            </w:pPr>
          </w:p>
          <w:p w14:paraId="4C26DFF0" w14:textId="7E0A9341" w:rsidR="00056C63" w:rsidRDefault="00056C63" w:rsidP="00056C63">
            <w:pPr>
              <w:pStyle w:val="ad"/>
              <w:jc w:val="left"/>
              <w:rPr>
                <w:lang w:val="en-US"/>
              </w:rPr>
            </w:pPr>
            <w:r w:rsidRPr="00BA2E7C">
              <w:rPr>
                <w:lang w:val="en-US"/>
              </w:rPr>
              <w:t xml:space="preserve">« </w:t>
            </w:r>
            <w:r w:rsidRPr="00F205A2">
              <w:t>Код</w:t>
            </w:r>
            <w:r w:rsidRPr="00BA2E7C">
              <w:rPr>
                <w:lang w:val="en-US"/>
              </w:rPr>
              <w:t xml:space="preserve"> </w:t>
            </w:r>
            <w:r w:rsidRPr="00F205A2">
              <w:t>операций</w:t>
            </w:r>
            <w:r w:rsidRPr="00BA2E7C">
              <w:rPr>
                <w:lang w:val="en-US"/>
              </w:rPr>
              <w:t xml:space="preserve"> </w:t>
            </w:r>
            <w:r w:rsidRPr="00F205A2">
              <w:t>сектора</w:t>
            </w:r>
            <w:r w:rsidRPr="00BA2E7C">
              <w:rPr>
                <w:lang w:val="en-US"/>
              </w:rPr>
              <w:t xml:space="preserve"> </w:t>
            </w:r>
            <w:r w:rsidRPr="00F205A2">
              <w:t>государственного</w:t>
            </w:r>
            <w:r w:rsidRPr="00BA2E7C">
              <w:rPr>
                <w:lang w:val="en-US"/>
              </w:rPr>
              <w:t xml:space="preserve"> </w:t>
            </w:r>
            <w:r w:rsidRPr="00F205A2">
              <w:t>управления</w:t>
            </w:r>
            <w:r w:rsidRPr="00BA2E7C">
              <w:rPr>
                <w:lang w:val="en-US"/>
              </w:rPr>
              <w:t>» (</w:t>
            </w:r>
            <w:r w:rsidRPr="006B3ABE">
              <w:rPr>
                <w:lang w:val="en-US"/>
              </w:rPr>
              <w:t>finances</w:t>
            </w:r>
            <w:r w:rsidRPr="00BA2E7C">
              <w:rPr>
                <w:lang w:val="en-US"/>
              </w:rPr>
              <w:t>\</w:t>
            </w:r>
            <w:r>
              <w:rPr>
                <w:lang w:val="en-US"/>
              </w:rPr>
              <w:t>extra</w:t>
            </w:r>
            <w:r w:rsidRPr="008349BD">
              <w:rPr>
                <w:lang w:val="en-US"/>
              </w:rPr>
              <w:t>budgetFunds</w:t>
            </w:r>
            <w:r w:rsidRPr="00BA2E7C">
              <w:rPr>
                <w:lang w:val="en-US"/>
              </w:rPr>
              <w:t>\</w:t>
            </w:r>
            <w:r>
              <w:rPr>
                <w:lang w:val="en-US"/>
              </w:rPr>
              <w:t>stages</w:t>
            </w:r>
            <w:r w:rsidRPr="00BA2E7C">
              <w:rPr>
                <w:lang w:val="en-US"/>
              </w:rPr>
              <w:t>\</w:t>
            </w:r>
            <w:r>
              <w:rPr>
                <w:lang w:val="en-US"/>
              </w:rPr>
              <w:t>payments</w:t>
            </w:r>
            <w:r w:rsidRPr="00BA2E7C">
              <w:rPr>
                <w:lang w:val="en-US"/>
              </w:rPr>
              <w:t>\</w:t>
            </w:r>
            <w:r>
              <w:rPr>
                <w:lang w:val="en-US"/>
              </w:rPr>
              <w:t>KOSGU</w:t>
            </w:r>
            <w:r w:rsidRPr="00BA2E7C">
              <w:rPr>
                <w:lang w:val="en-US"/>
              </w:rPr>
              <w:t>)</w:t>
            </w:r>
          </w:p>
          <w:p w14:paraId="38A63AC4" w14:textId="3316418C" w:rsidR="00056C63" w:rsidRDefault="00056C63" w:rsidP="00056C63">
            <w:pPr>
              <w:pStyle w:val="ad"/>
              <w:jc w:val="left"/>
              <w:rPr>
                <w:lang w:val="en-US"/>
              </w:rPr>
            </w:pPr>
            <w:r w:rsidRPr="00BA2E7C">
              <w:rPr>
                <w:lang w:val="en-US"/>
              </w:rPr>
              <w:t xml:space="preserve">« </w:t>
            </w:r>
            <w:r w:rsidRPr="00F205A2">
              <w:t>Код</w:t>
            </w:r>
            <w:r w:rsidRPr="00BA2E7C">
              <w:rPr>
                <w:lang w:val="en-US"/>
              </w:rPr>
              <w:t xml:space="preserve"> </w:t>
            </w:r>
            <w:r>
              <w:t>вида</w:t>
            </w:r>
            <w:r w:rsidRPr="00E04825">
              <w:rPr>
                <w:lang w:val="en-US"/>
              </w:rPr>
              <w:t xml:space="preserve"> </w:t>
            </w:r>
            <w:r>
              <w:t>расходов</w:t>
            </w:r>
            <w:r w:rsidRPr="00E04825">
              <w:rPr>
                <w:lang w:val="en-US"/>
              </w:rPr>
              <w:t>»</w:t>
            </w:r>
            <w:r w:rsidRPr="00BA2E7C">
              <w:rPr>
                <w:lang w:val="en-US"/>
              </w:rPr>
              <w:t xml:space="preserve"> (</w:t>
            </w:r>
            <w:r w:rsidRPr="006B3ABE">
              <w:rPr>
                <w:lang w:val="en-US"/>
              </w:rPr>
              <w:t>finances</w:t>
            </w:r>
            <w:r w:rsidRPr="00BA2E7C">
              <w:rPr>
                <w:lang w:val="en-US"/>
              </w:rPr>
              <w:t>\</w:t>
            </w:r>
            <w:r>
              <w:rPr>
                <w:lang w:val="en-US"/>
              </w:rPr>
              <w:t>extra</w:t>
            </w:r>
            <w:r w:rsidRPr="008349BD">
              <w:rPr>
                <w:lang w:val="en-US"/>
              </w:rPr>
              <w:t>budgetFunds</w:t>
            </w:r>
            <w:r w:rsidRPr="00BA2E7C">
              <w:rPr>
                <w:lang w:val="en-US"/>
              </w:rPr>
              <w:t>\</w:t>
            </w:r>
            <w:r>
              <w:rPr>
                <w:lang w:val="en-US"/>
              </w:rPr>
              <w:t>stages</w:t>
            </w:r>
            <w:r w:rsidRPr="00BA2E7C">
              <w:rPr>
                <w:lang w:val="en-US"/>
              </w:rPr>
              <w:t>\</w:t>
            </w:r>
            <w:r>
              <w:rPr>
                <w:lang w:val="en-US"/>
              </w:rPr>
              <w:t>payments</w:t>
            </w:r>
            <w:r w:rsidRPr="00BA2E7C">
              <w:rPr>
                <w:lang w:val="en-US"/>
              </w:rPr>
              <w:t>\</w:t>
            </w:r>
            <w:r w:rsidRPr="0030626B">
              <w:rPr>
                <w:lang w:val="en-US"/>
              </w:rPr>
              <w:t>KVR</w:t>
            </w:r>
            <w:r w:rsidRPr="00BA2E7C">
              <w:rPr>
                <w:lang w:val="en-US"/>
              </w:rPr>
              <w:t>)</w:t>
            </w:r>
          </w:p>
          <w:p w14:paraId="745AE632" w14:textId="77777777" w:rsidR="00056C63" w:rsidRDefault="00056C63" w:rsidP="00056C63">
            <w:pPr>
              <w:pStyle w:val="ad"/>
              <w:jc w:val="left"/>
              <w:rPr>
                <w:lang w:val="en-US"/>
              </w:rPr>
            </w:pPr>
            <w:r w:rsidRPr="00BA2E7C">
              <w:rPr>
                <w:lang w:val="en-US"/>
              </w:rPr>
              <w:t xml:space="preserve">« </w:t>
            </w:r>
            <w:r w:rsidRPr="0030626B">
              <w:t>Не</w:t>
            </w:r>
            <w:r w:rsidRPr="0030626B">
              <w:rPr>
                <w:lang w:val="en-US"/>
              </w:rPr>
              <w:t xml:space="preserve"> </w:t>
            </w:r>
            <w:r w:rsidRPr="0030626B">
              <w:t>указано</w:t>
            </w:r>
            <w:r w:rsidRPr="00E04825">
              <w:rPr>
                <w:lang w:val="en-US"/>
              </w:rPr>
              <w:t>»</w:t>
            </w:r>
            <w:r w:rsidRPr="00BA2E7C">
              <w:rPr>
                <w:lang w:val="en-US"/>
              </w:rPr>
              <w:t xml:space="preserve"> (</w:t>
            </w:r>
            <w:r w:rsidRPr="006B3ABE">
              <w:rPr>
                <w:lang w:val="en-US"/>
              </w:rPr>
              <w:t>finances</w:t>
            </w:r>
            <w:r w:rsidRPr="00BA2E7C">
              <w:rPr>
                <w:lang w:val="en-US"/>
              </w:rPr>
              <w:t>\</w:t>
            </w:r>
            <w:r>
              <w:rPr>
                <w:lang w:val="en-US"/>
              </w:rPr>
              <w:t>extra</w:t>
            </w:r>
            <w:r w:rsidRPr="008349BD">
              <w:rPr>
                <w:lang w:val="en-US"/>
              </w:rPr>
              <w:t>budgetFunds</w:t>
            </w:r>
            <w:r w:rsidRPr="00BA2E7C">
              <w:rPr>
                <w:lang w:val="en-US"/>
              </w:rPr>
              <w:t>\</w:t>
            </w:r>
            <w:r>
              <w:rPr>
                <w:lang w:val="en-US"/>
              </w:rPr>
              <w:t>stages</w:t>
            </w:r>
            <w:r w:rsidRPr="00BA2E7C">
              <w:rPr>
                <w:lang w:val="en-US"/>
              </w:rPr>
              <w:t>\</w:t>
            </w:r>
            <w:r>
              <w:rPr>
                <w:lang w:val="en-US"/>
              </w:rPr>
              <w:t>payments</w:t>
            </w:r>
            <w:r w:rsidRPr="00BA2E7C">
              <w:rPr>
                <w:lang w:val="en-US"/>
              </w:rPr>
              <w:t>\</w:t>
            </w:r>
            <w:r w:rsidRPr="0030626B">
              <w:rPr>
                <w:lang w:val="en-US"/>
              </w:rPr>
              <w:t>notSpecified</w:t>
            </w:r>
            <w:r w:rsidRPr="00BA2E7C">
              <w:rPr>
                <w:lang w:val="en-US"/>
              </w:rPr>
              <w:t>)</w:t>
            </w:r>
          </w:p>
          <w:p w14:paraId="2E50FDDF" w14:textId="77777777" w:rsidR="00056C63" w:rsidRPr="00BA2E7C" w:rsidRDefault="00056C63" w:rsidP="00056C63">
            <w:pPr>
              <w:pStyle w:val="ad"/>
              <w:jc w:val="left"/>
              <w:rPr>
                <w:lang w:val="en-US"/>
              </w:rPr>
            </w:pPr>
          </w:p>
          <w:p w14:paraId="1766394E" w14:textId="437C7EFD" w:rsidR="00056C63" w:rsidRDefault="00056C63" w:rsidP="00056C63">
            <w:pPr>
              <w:pStyle w:val="ad"/>
              <w:jc w:val="left"/>
            </w:pPr>
            <w:r>
              <w:t>проверяются на корректность содержимого соответствующими</w:t>
            </w:r>
            <w:r w:rsidRPr="005068C3">
              <w:t xml:space="preserve"> </w:t>
            </w:r>
            <w:r>
              <w:t>бизнесовыми автоконтролями.</w:t>
            </w:r>
            <w:r w:rsidRPr="00172732">
              <w:t xml:space="preserve"> </w:t>
            </w:r>
            <w:r>
              <w:t>В случае КБК этот автоконтроль срабатывает в зависимости от уровня бюджета (только для федерального бюджета).</w:t>
            </w:r>
          </w:p>
          <w:p w14:paraId="1A207599" w14:textId="6A4C1F35" w:rsidR="00056C63" w:rsidRDefault="00056C63" w:rsidP="00056C63">
            <w:pPr>
              <w:pStyle w:val="ad"/>
              <w:jc w:val="left"/>
            </w:pPr>
          </w:p>
          <w:p w14:paraId="0556300A" w14:textId="22CD5E5A" w:rsidR="00056C63" w:rsidRPr="000529F1" w:rsidRDefault="00056C63" w:rsidP="00056C63">
            <w:pPr>
              <w:pStyle w:val="ad"/>
              <w:jc w:val="left"/>
              <w:rPr>
                <w:lang w:val="uk-UA"/>
              </w:rPr>
            </w:pPr>
            <w:r>
              <w:t>Поле «</w:t>
            </w:r>
            <w:r w:rsidRPr="00E37424">
              <w:t>Код по справочнику "Классификатор объектов капитального строительства" (КОКС) (nsiKOKS)</w:t>
            </w:r>
            <w:r>
              <w:t>» (</w:t>
            </w:r>
            <w:r w:rsidRPr="00E37424">
              <w:t>finances/budgetFunds/stages/payments/KOKS</w:t>
            </w:r>
            <w:r>
              <w:t xml:space="preserve">). </w:t>
            </w:r>
            <w:r w:rsidRPr="00E37424">
              <w:t>Добавлено на развитие, применяется с 01.01.2022. Допускается указание только, если организация заказчика является автономным учреждением или бюджетным учреждением</w:t>
            </w:r>
            <w:r>
              <w:t>.</w:t>
            </w:r>
            <w:r>
              <w:rPr>
                <w:lang w:val="uk-UA"/>
              </w:rPr>
              <w:t xml:space="preserve"> </w:t>
            </w:r>
            <w:r>
              <w:t>При приеме блока должен устанавливаться признак «</w:t>
            </w:r>
            <w:r w:rsidRPr="005A46E0">
              <w:t>Код объекта капитального строительства</w:t>
            </w:r>
            <w:r>
              <w:t xml:space="preserve">/ недвижимого имущества» в значение </w:t>
            </w:r>
            <w:r>
              <w:rPr>
                <w:lang w:val="en-US"/>
              </w:rPr>
              <w:t>true</w:t>
            </w:r>
            <w:r>
              <w:rPr>
                <w:lang w:val="uk-UA"/>
              </w:rPr>
              <w:t>.</w:t>
            </w:r>
          </w:p>
          <w:p w14:paraId="6D89963C" w14:textId="52556778" w:rsidR="00056C63" w:rsidRDefault="00056C63" w:rsidP="00056C63">
            <w:pPr>
              <w:pStyle w:val="ad"/>
              <w:jc w:val="left"/>
            </w:pPr>
          </w:p>
          <w:p w14:paraId="316F412F" w14:textId="43E3A751" w:rsidR="00056C63" w:rsidRPr="005317DA" w:rsidRDefault="00056C63" w:rsidP="00056C63">
            <w:pPr>
              <w:pStyle w:val="ad"/>
              <w:jc w:val="left"/>
            </w:pPr>
            <w:r>
              <w:t>Блок</w:t>
            </w:r>
            <w:r w:rsidRPr="00E37424">
              <w:rPr>
                <w:lang w:val="en-US"/>
              </w:rPr>
              <w:t xml:space="preserve"> «</w:t>
            </w:r>
            <w:r w:rsidRPr="00E37424">
              <w:t>Код</w:t>
            </w:r>
            <w:r w:rsidRPr="00E37424">
              <w:rPr>
                <w:lang w:val="en-US"/>
              </w:rPr>
              <w:t xml:space="preserve"> </w:t>
            </w:r>
            <w:r w:rsidRPr="00E37424">
              <w:t>ОКС</w:t>
            </w:r>
            <w:r w:rsidRPr="00E37424">
              <w:rPr>
                <w:lang w:val="en-US"/>
              </w:rPr>
              <w:t>/</w:t>
            </w:r>
            <w:r w:rsidRPr="00E37424">
              <w:t>ОНИ</w:t>
            </w:r>
            <w:r w:rsidRPr="00E37424">
              <w:rPr>
                <w:lang w:val="en-US"/>
              </w:rPr>
              <w:t xml:space="preserve"> (</w:t>
            </w:r>
            <w:r w:rsidRPr="00E37424">
              <w:t>КОКС</w:t>
            </w:r>
            <w:r w:rsidRPr="00E37424">
              <w:rPr>
                <w:lang w:val="en-US"/>
              </w:rPr>
              <w:t xml:space="preserve">)» (finances/budgetFunds/stages/payments/KOKSCode). </w:t>
            </w:r>
            <w:r w:rsidRPr="00E37424">
              <w:t xml:space="preserve">Добавлено на развитие, применяется с 01.01.2022. Допускается указание только, если организация заказчика </w:t>
            </w:r>
            <w:r>
              <w:t>НЕ</w:t>
            </w:r>
            <w:r w:rsidRPr="00E37424">
              <w:t xml:space="preserve"> является автономным учреждением или бюджетным учреждением</w:t>
            </w:r>
            <w:r>
              <w:t>.</w:t>
            </w:r>
          </w:p>
          <w:p w14:paraId="1E507337" w14:textId="53633209" w:rsidR="00056C63" w:rsidRPr="00E37424" w:rsidRDefault="00056C63" w:rsidP="00056C63">
            <w:pPr>
              <w:pStyle w:val="ad"/>
              <w:jc w:val="left"/>
            </w:pPr>
          </w:p>
          <w:p w14:paraId="601BF1FD" w14:textId="52470889" w:rsidR="00056C63" w:rsidRPr="00E37424" w:rsidRDefault="00056C63" w:rsidP="00056C63">
            <w:pPr>
              <w:pStyle w:val="ad"/>
              <w:jc w:val="left"/>
            </w:pPr>
            <w:r>
              <w:t>Поле</w:t>
            </w:r>
            <w:r w:rsidRPr="00BB717E">
              <w:rPr>
                <w:lang w:val="en-US"/>
              </w:rPr>
              <w:t xml:space="preserve"> «</w:t>
            </w:r>
            <w:r w:rsidRPr="00BB717E">
              <w:t>Примечание</w:t>
            </w:r>
            <w:r w:rsidRPr="00BB717E">
              <w:rPr>
                <w:lang w:val="en-US"/>
              </w:rPr>
              <w:t>» (finances/budgetFunds/stages/payments/comment).</w:t>
            </w:r>
            <w:r w:rsidRPr="00E37424">
              <w:rPr>
                <w:lang w:val="en-US"/>
              </w:rPr>
              <w:t xml:space="preserve"> </w:t>
            </w:r>
            <w:r>
              <w:t>Принимается, если заполнено.</w:t>
            </w:r>
          </w:p>
          <w:p w14:paraId="1F8365CD" w14:textId="6D69345D" w:rsidR="00056C63" w:rsidRDefault="00056C63" w:rsidP="00056C63">
            <w:pPr>
              <w:pStyle w:val="ad"/>
              <w:jc w:val="left"/>
            </w:pPr>
          </w:p>
          <w:p w14:paraId="359E3B35" w14:textId="13E827FF" w:rsidR="00056C63" w:rsidRDefault="00056C63" w:rsidP="00056C63">
            <w:pPr>
              <w:pStyle w:val="ad"/>
              <w:jc w:val="left"/>
            </w:pPr>
            <w:r>
              <w:t>Блок «Внебюджетные средства» (</w:t>
            </w:r>
            <w:r>
              <w:rPr>
                <w:lang w:val="en-US"/>
              </w:rPr>
              <w:t>finances</w:t>
            </w:r>
            <w:r>
              <w:t>/</w:t>
            </w:r>
            <w:r>
              <w:rPr>
                <w:lang w:val="en-US"/>
              </w:rPr>
              <w:t>extrabudgetFunds</w:t>
            </w:r>
            <w:r>
              <w:t>). Блок игнорируется при приеме. Никакие контроли над содержимым данного блока не вызываются. Устарел, оставлен для обратной совместимости. Для организации заказчика с типом «</w:t>
            </w:r>
            <w:r w:rsidRPr="008E0002">
              <w:t>09 - Государственная корпорация</w:t>
            </w:r>
            <w:r>
              <w:t>» информация о финансировании принимается и выгружается в составе блока «</w:t>
            </w:r>
            <w:r w:rsidRPr="008E0002">
              <w:t>График финансирования</w:t>
            </w:r>
            <w:r>
              <w:t>» (</w:t>
            </w:r>
            <w:r w:rsidRPr="008E0002">
              <w:t>finances/financingPlan</w:t>
            </w:r>
            <w:r>
              <w:t>).</w:t>
            </w:r>
          </w:p>
          <w:p w14:paraId="75D0D04E" w14:textId="77777777" w:rsidR="00056C63" w:rsidRDefault="00056C63" w:rsidP="00056C63">
            <w:pPr>
              <w:pStyle w:val="ad"/>
              <w:jc w:val="left"/>
            </w:pPr>
          </w:p>
          <w:p w14:paraId="66D42E8E" w14:textId="77777777" w:rsidR="00056C63" w:rsidRDefault="00056C63" w:rsidP="00056C63">
            <w:pPr>
              <w:pStyle w:val="ad"/>
              <w:jc w:val="left"/>
            </w:pPr>
            <w:r>
              <w:t>Блок</w:t>
            </w:r>
            <w:r>
              <w:rPr>
                <w:lang w:val="en-US"/>
              </w:rPr>
              <w:t xml:space="preserve"> «</w:t>
            </w:r>
            <w:r>
              <w:t>Вид</w:t>
            </w:r>
            <w:r>
              <w:rPr>
                <w:lang w:val="en-US"/>
              </w:rPr>
              <w:t xml:space="preserve"> </w:t>
            </w:r>
            <w:r>
              <w:t>внебюджетных</w:t>
            </w:r>
            <w:r>
              <w:rPr>
                <w:lang w:val="en-US"/>
              </w:rPr>
              <w:t xml:space="preserve"> </w:t>
            </w:r>
            <w:r>
              <w:t>средств</w:t>
            </w:r>
            <w:r>
              <w:rPr>
                <w:lang w:val="en-US"/>
              </w:rPr>
              <w:t xml:space="preserve">» (finances/extrabudgetFunds/extrabudget). </w:t>
            </w:r>
            <w:r>
              <w:t>Игнорируется при приеме, при передаче в поле «Код вида внебюджетных средств» (finances/extrabudgetFunds/extrabudget/code) указывается значение «90» (данное значение сохраняется в РК при приеме).</w:t>
            </w:r>
          </w:p>
          <w:p w14:paraId="750ADEEA" w14:textId="77777777" w:rsidR="00056C63" w:rsidRDefault="00056C63" w:rsidP="00056C63">
            <w:pPr>
              <w:pStyle w:val="ad"/>
              <w:jc w:val="left"/>
            </w:pPr>
          </w:p>
          <w:p w14:paraId="3D16B556" w14:textId="77777777" w:rsidR="00056C63" w:rsidRDefault="00056C63" w:rsidP="00056C63">
            <w:pPr>
              <w:pStyle w:val="ad"/>
              <w:jc w:val="left"/>
            </w:pPr>
            <w:r>
              <w:t>Блок</w:t>
            </w:r>
            <w:r>
              <w:rPr>
                <w:lang w:val="en-US"/>
              </w:rPr>
              <w:t xml:space="preserve"> «</w:t>
            </w:r>
            <w:r>
              <w:t>Платежи</w:t>
            </w:r>
            <w:r>
              <w:rPr>
                <w:lang w:val="en-US"/>
              </w:rPr>
              <w:t xml:space="preserve"> </w:t>
            </w:r>
            <w:r>
              <w:t>по</w:t>
            </w:r>
            <w:r>
              <w:rPr>
                <w:lang w:val="en-US"/>
              </w:rPr>
              <w:t xml:space="preserve"> </w:t>
            </w:r>
            <w:r>
              <w:t>этапу</w:t>
            </w:r>
            <w:r>
              <w:rPr>
                <w:lang w:val="en-US"/>
              </w:rPr>
              <w:t xml:space="preserve">» (finances/extrabudgetFunds/stages/payments). </w:t>
            </w:r>
            <w:r>
              <w:t>Допускается указания строк, в которых указаны:</w:t>
            </w:r>
          </w:p>
          <w:p w14:paraId="2B3787AC" w14:textId="77777777" w:rsidR="00056C63" w:rsidRPr="00AE05DF" w:rsidRDefault="00056C63" w:rsidP="00056C63">
            <w:pPr>
              <w:pStyle w:val="ad"/>
              <w:numPr>
                <w:ilvl w:val="0"/>
                <w:numId w:val="145"/>
              </w:numPr>
              <w:jc w:val="left"/>
              <w:rPr>
                <w:lang w:val="en-US"/>
              </w:rPr>
            </w:pPr>
            <w:r>
              <w:rPr>
                <w:lang w:val="en-US"/>
              </w:rPr>
              <w:t>«</w:t>
            </w:r>
            <w:r>
              <w:t>Код</w:t>
            </w:r>
            <w:r>
              <w:rPr>
                <w:lang w:val="en-US"/>
              </w:rPr>
              <w:t xml:space="preserve"> </w:t>
            </w:r>
            <w:r>
              <w:t>вида</w:t>
            </w:r>
            <w:r w:rsidRPr="00AE05DF">
              <w:rPr>
                <w:lang w:val="en-US"/>
              </w:rPr>
              <w:t xml:space="preserve"> </w:t>
            </w:r>
            <w:r>
              <w:t>расходов</w:t>
            </w:r>
            <w:r w:rsidRPr="00AE05DF">
              <w:rPr>
                <w:lang w:val="en-US"/>
              </w:rPr>
              <w:t xml:space="preserve"> (</w:t>
            </w:r>
            <w:r>
              <w:t>указывается</w:t>
            </w:r>
            <w:r w:rsidRPr="00AE05DF">
              <w:rPr>
                <w:lang w:val="en-US"/>
              </w:rPr>
              <w:t xml:space="preserve"> </w:t>
            </w:r>
            <w:r>
              <w:t>с</w:t>
            </w:r>
            <w:r w:rsidRPr="00AE05DF">
              <w:rPr>
                <w:lang w:val="en-US"/>
              </w:rPr>
              <w:t xml:space="preserve"> 01.01.2016)» (finances/extrabudgetFunds/stages/payments/KVR);</w:t>
            </w:r>
          </w:p>
          <w:p w14:paraId="0C5CACC0" w14:textId="77777777" w:rsidR="00056C63" w:rsidRDefault="00056C63" w:rsidP="00056C63">
            <w:pPr>
              <w:pStyle w:val="ad"/>
              <w:numPr>
                <w:ilvl w:val="0"/>
                <w:numId w:val="145"/>
              </w:numPr>
              <w:jc w:val="left"/>
              <w:rPr>
                <w:lang w:val="en-US"/>
              </w:rPr>
            </w:pPr>
            <w:r>
              <w:rPr>
                <w:lang w:val="en-US"/>
              </w:rPr>
              <w:t>«</w:t>
            </w:r>
            <w:r>
              <w:t>Не</w:t>
            </w:r>
            <w:r>
              <w:rPr>
                <w:lang w:val="en-US"/>
              </w:rPr>
              <w:t xml:space="preserve"> </w:t>
            </w:r>
            <w:r>
              <w:t>указано</w:t>
            </w:r>
            <w:r>
              <w:rPr>
                <w:lang w:val="en-US"/>
              </w:rPr>
              <w:t>» (finances/extrabudgetFunds/stages/payments/notSpecified).</w:t>
            </w:r>
          </w:p>
          <w:p w14:paraId="5A5BFE5E" w14:textId="77777777" w:rsidR="00056C63" w:rsidRDefault="00056C63" w:rsidP="00056C63">
            <w:pPr>
              <w:pStyle w:val="ad"/>
              <w:jc w:val="left"/>
            </w:pPr>
            <w:r>
              <w:t>Строки блок, в которых указаны поля, отличные от приведенных выше, игнорируются при приеме.</w:t>
            </w:r>
          </w:p>
          <w:p w14:paraId="163A33F8" w14:textId="77777777" w:rsidR="00056C63" w:rsidRDefault="00056C63" w:rsidP="00056C63">
            <w:pPr>
              <w:pStyle w:val="ad"/>
              <w:jc w:val="left"/>
            </w:pPr>
          </w:p>
          <w:p w14:paraId="26DB4CA1" w14:textId="77777777" w:rsidR="00056C63" w:rsidRDefault="00056C63" w:rsidP="00056C63">
            <w:pPr>
              <w:pStyle w:val="ad"/>
              <w:jc w:val="left"/>
            </w:pPr>
            <w:r>
              <w:t>Блок «График финансирования» (</w:t>
            </w:r>
            <w:r>
              <w:rPr>
                <w:lang w:val="en-US"/>
              </w:rPr>
              <w:t>finances</w:t>
            </w:r>
            <w:r>
              <w:t>/</w:t>
            </w:r>
            <w:r>
              <w:rPr>
                <w:lang w:val="en-US"/>
              </w:rPr>
              <w:t>financingPlan</w:t>
            </w:r>
            <w:r>
              <w:t>). Блок принимается для всех типов организаций заказчика. Игнорируется при приеме, если заполнен блок «Цена за право заключения контракта» (priceInfo/rightToConcludeContractPriceInfo).</w:t>
            </w:r>
          </w:p>
          <w:p w14:paraId="41F87C11" w14:textId="77777777" w:rsidR="00056C63" w:rsidRDefault="00056C63" w:rsidP="00056C63">
            <w:pPr>
              <w:pStyle w:val="ad"/>
              <w:jc w:val="left"/>
            </w:pPr>
          </w:p>
          <w:p w14:paraId="7B103BDC" w14:textId="77777777" w:rsidR="00056C63" w:rsidRDefault="00056C63" w:rsidP="00056C63">
            <w:pPr>
              <w:pStyle w:val="ad"/>
              <w:jc w:val="left"/>
            </w:pPr>
            <w:r>
              <w:t>Алгоритм обработки поля «Уровень бюджета фонда. Требуется явно указывать для бюджетов ПФР, ФСС, ФОМС, ТГВФ» (finances/financingPlan/financeSource/budgetFunds/fundsBudgetLevel) аналогично алгоритму обработки поля «Уровень бюджета фонда. Требуется явно указывать для бюджетов ПФР, ФСС, ФОМС, ТГВФ» (finances/budgetFunds/fundsBudgetLevel).</w:t>
            </w:r>
          </w:p>
          <w:p w14:paraId="4A200B8D" w14:textId="55DDD0C6" w:rsidR="00056C63" w:rsidRDefault="00056C63" w:rsidP="00056C63">
            <w:pPr>
              <w:pStyle w:val="ad"/>
              <w:jc w:val="left"/>
            </w:pPr>
          </w:p>
          <w:p w14:paraId="399F23C8" w14:textId="77777777" w:rsidR="00056C63" w:rsidRDefault="00056C63" w:rsidP="00056C63">
            <w:pPr>
              <w:pStyle w:val="ad"/>
              <w:jc w:val="left"/>
            </w:pPr>
          </w:p>
          <w:p w14:paraId="7D12ADC0" w14:textId="2F15C66F" w:rsidR="00056C63" w:rsidRDefault="00056C63" w:rsidP="00056C63">
            <w:pPr>
              <w:pStyle w:val="ad"/>
              <w:jc w:val="left"/>
            </w:pPr>
            <w:bookmarkStart w:id="57" w:name="budgetFunds"/>
            <w:r>
              <w:t>Поле</w:t>
            </w:r>
            <w:r w:rsidRPr="00891FAB">
              <w:t xml:space="preserve"> «</w:t>
            </w:r>
            <w:r>
              <w:t>Уровень</w:t>
            </w:r>
            <w:r w:rsidRPr="00891FAB">
              <w:t xml:space="preserve"> </w:t>
            </w:r>
            <w:r>
              <w:t>бюджета</w:t>
            </w:r>
            <w:r w:rsidRPr="00891FAB">
              <w:t>» (</w:t>
            </w:r>
            <w:r w:rsidRPr="002817CE">
              <w:rPr>
                <w:lang w:val="en-US"/>
              </w:rPr>
              <w:t>finances</w:t>
            </w:r>
            <w:r w:rsidRPr="002817CE">
              <w:t>/</w:t>
            </w:r>
            <w:r w:rsidRPr="002817CE">
              <w:rPr>
                <w:lang w:val="en-US"/>
              </w:rPr>
              <w:t>financingPlan</w:t>
            </w:r>
            <w:r w:rsidRPr="002817CE">
              <w:t>/</w:t>
            </w:r>
            <w:r w:rsidRPr="002817CE">
              <w:rPr>
                <w:lang w:val="en-US"/>
              </w:rPr>
              <w:t>financeSource</w:t>
            </w:r>
            <w:r w:rsidRPr="002817CE">
              <w:t>/</w:t>
            </w:r>
            <w:r w:rsidRPr="002817CE">
              <w:rPr>
                <w:lang w:val="en-US"/>
              </w:rPr>
              <w:t>budgetFunds</w:t>
            </w:r>
            <w:r w:rsidRPr="002817CE">
              <w:t>/</w:t>
            </w:r>
            <w:r w:rsidRPr="002817CE">
              <w:rPr>
                <w:lang w:val="en-US"/>
              </w:rPr>
              <w:t>budgetLevel</w:t>
            </w:r>
            <w:r w:rsidRPr="00891FAB">
              <w:t xml:space="preserve">) – </w:t>
            </w:r>
            <w:r>
              <w:t>игнорируется при приеме, заполняется автоматически из справочника «Уровни бюджетов» значением, соответствующим коду бюджета (</w:t>
            </w:r>
            <w:r w:rsidRPr="00A51D60">
              <w:t>budgetFunds/budget/code</w:t>
            </w:r>
            <w:r>
              <w:t>).</w:t>
            </w:r>
            <w:bookmarkEnd w:id="57"/>
          </w:p>
          <w:p w14:paraId="716A643E" w14:textId="77777777" w:rsidR="00056C63" w:rsidRDefault="00056C63" w:rsidP="00056C63">
            <w:pPr>
              <w:pStyle w:val="ad"/>
              <w:jc w:val="left"/>
            </w:pPr>
          </w:p>
          <w:p w14:paraId="50A099DB" w14:textId="77777777" w:rsidR="00056C63" w:rsidRDefault="00056C63" w:rsidP="00056C63">
            <w:pPr>
              <w:pStyle w:val="ad"/>
              <w:jc w:val="left"/>
            </w:pPr>
            <w:r>
              <w:t>Блок</w:t>
            </w:r>
            <w:r>
              <w:rPr>
                <w:lang w:val="en-US"/>
              </w:rPr>
              <w:t xml:space="preserve"> «</w:t>
            </w:r>
            <w:r>
              <w:t>Вид</w:t>
            </w:r>
            <w:r>
              <w:rPr>
                <w:lang w:val="en-US"/>
              </w:rPr>
              <w:t xml:space="preserve"> </w:t>
            </w:r>
            <w:r>
              <w:t>внебюджетных</w:t>
            </w:r>
            <w:r>
              <w:rPr>
                <w:lang w:val="en-US"/>
              </w:rPr>
              <w:t xml:space="preserve"> </w:t>
            </w:r>
            <w:r>
              <w:t>средств</w:t>
            </w:r>
            <w:r>
              <w:rPr>
                <w:lang w:val="en-US"/>
              </w:rPr>
              <w:t xml:space="preserve">» (finances/financingPlan/financeSource/extrabudgetFunds/extrabudget). </w:t>
            </w:r>
            <w:r>
              <w:t>Игнорируется при приеме, заполняется при передаче в соответствии со следующими правилами:</w:t>
            </w:r>
          </w:p>
          <w:p w14:paraId="3C3B512F" w14:textId="67FB01F0" w:rsidR="00056C63" w:rsidRDefault="00056C63" w:rsidP="00056C63">
            <w:pPr>
              <w:pStyle w:val="ad"/>
              <w:numPr>
                <w:ilvl w:val="0"/>
                <w:numId w:val="146"/>
              </w:numPr>
              <w:jc w:val="left"/>
            </w:pPr>
            <w:r>
              <w:t>если тип организации заказчика «03 - Бюджетное учреждение», то поле «Код вида внебюджетных средств» (</w:t>
            </w:r>
            <w:r>
              <w:rPr>
                <w:lang w:val="en-US"/>
              </w:rPr>
              <w:t>finances</w:t>
            </w:r>
            <w:r w:rsidRPr="00C74107">
              <w:t>/</w:t>
            </w:r>
            <w:r>
              <w:rPr>
                <w:lang w:val="en-US"/>
              </w:rPr>
              <w:t>financingPlan</w:t>
            </w:r>
            <w:r w:rsidRPr="00C74107">
              <w:t>/</w:t>
            </w:r>
            <w:r>
              <w:rPr>
                <w:lang w:val="en-US"/>
              </w:rPr>
              <w:t>financeSource</w:t>
            </w:r>
            <w:r w:rsidRPr="00C74107">
              <w:t>/</w:t>
            </w:r>
            <w:r>
              <w:rPr>
                <w:lang w:val="en-US"/>
              </w:rPr>
              <w:t>extrabudgetFunds</w:t>
            </w:r>
            <w:r w:rsidRPr="00C74107">
              <w:t>/</w:t>
            </w:r>
            <w:r>
              <w:rPr>
                <w:lang w:val="en-US"/>
              </w:rPr>
              <w:t>extrabudget</w:t>
            </w:r>
            <w:r>
              <w:t>/code) заполняется значением «60»;</w:t>
            </w:r>
          </w:p>
          <w:p w14:paraId="4AA63DC2" w14:textId="238631DA" w:rsidR="00056C63" w:rsidRDefault="00056C63" w:rsidP="00056C63">
            <w:pPr>
              <w:pStyle w:val="ad"/>
              <w:numPr>
                <w:ilvl w:val="0"/>
                <w:numId w:val="146"/>
              </w:numPr>
              <w:jc w:val="left"/>
            </w:pPr>
            <w:r>
              <w:t>если тип организации заказчика «05 - Унитарное предприятие», то поле «Код вида внебюджетных средств» (</w:t>
            </w:r>
            <w:r>
              <w:rPr>
                <w:lang w:val="en-US"/>
              </w:rPr>
              <w:t>finances</w:t>
            </w:r>
            <w:r w:rsidRPr="00C74107">
              <w:t>/</w:t>
            </w:r>
            <w:r>
              <w:rPr>
                <w:lang w:val="en-US"/>
              </w:rPr>
              <w:t>financingPlan</w:t>
            </w:r>
            <w:r w:rsidRPr="00C74107">
              <w:t>/</w:t>
            </w:r>
            <w:r>
              <w:rPr>
                <w:lang w:val="en-US"/>
              </w:rPr>
              <w:t>financeSource</w:t>
            </w:r>
            <w:r w:rsidRPr="00C74107">
              <w:t>/</w:t>
            </w:r>
            <w:r>
              <w:rPr>
                <w:lang w:val="en-US"/>
              </w:rPr>
              <w:t>extrabudgetFunds</w:t>
            </w:r>
            <w:r w:rsidRPr="00C74107">
              <w:t>/</w:t>
            </w:r>
            <w:r>
              <w:rPr>
                <w:lang w:val="en-US"/>
              </w:rPr>
              <w:t>extrabudget</w:t>
            </w:r>
            <w:r>
              <w:t>/code) заполняется значением «80»;</w:t>
            </w:r>
          </w:p>
          <w:p w14:paraId="669C1277" w14:textId="6E332D9E" w:rsidR="00056C63" w:rsidRDefault="00056C63" w:rsidP="00056C63">
            <w:pPr>
              <w:pStyle w:val="ad"/>
              <w:numPr>
                <w:ilvl w:val="0"/>
                <w:numId w:val="146"/>
              </w:numPr>
              <w:jc w:val="left"/>
            </w:pPr>
            <w:r>
              <w:t>если тип организации заказчика «10 - Автономное учреждение», то поле «Код вида внебюджетных средств» (</w:t>
            </w:r>
            <w:r>
              <w:rPr>
                <w:lang w:val="en-US"/>
              </w:rPr>
              <w:t>finances</w:t>
            </w:r>
            <w:r w:rsidRPr="00C74107">
              <w:t>/</w:t>
            </w:r>
            <w:r>
              <w:rPr>
                <w:lang w:val="en-US"/>
              </w:rPr>
              <w:t>financingPlan</w:t>
            </w:r>
            <w:r w:rsidRPr="00C74107">
              <w:t>/</w:t>
            </w:r>
            <w:r>
              <w:rPr>
                <w:lang w:val="en-US"/>
              </w:rPr>
              <w:t>financeSource</w:t>
            </w:r>
            <w:r w:rsidRPr="00C74107">
              <w:t>/</w:t>
            </w:r>
            <w:r>
              <w:rPr>
                <w:lang w:val="en-US"/>
              </w:rPr>
              <w:t>extrabudgetFunds</w:t>
            </w:r>
            <w:r w:rsidRPr="00C74107">
              <w:t>/</w:t>
            </w:r>
            <w:r>
              <w:rPr>
                <w:lang w:val="en-US"/>
              </w:rPr>
              <w:t>extrabudget</w:t>
            </w:r>
            <w:r>
              <w:t>/code) заполняется значением «70»;</w:t>
            </w:r>
          </w:p>
          <w:p w14:paraId="34683024" w14:textId="77777777" w:rsidR="00056C63" w:rsidRPr="009768BA" w:rsidRDefault="00056C63" w:rsidP="00056C63">
            <w:pPr>
              <w:pStyle w:val="ad"/>
              <w:numPr>
                <w:ilvl w:val="0"/>
                <w:numId w:val="146"/>
              </w:numPr>
              <w:jc w:val="left"/>
            </w:pPr>
            <w:r>
              <w:t>если тип организации заказчика «20 - Иное юридическое лицо», то поле «Код вида внебюджетных средств» (</w:t>
            </w:r>
            <w:r>
              <w:rPr>
                <w:lang w:val="en-US"/>
              </w:rPr>
              <w:t>finances</w:t>
            </w:r>
            <w:r w:rsidRPr="00C74107">
              <w:t>/</w:t>
            </w:r>
            <w:r>
              <w:rPr>
                <w:lang w:val="en-US"/>
              </w:rPr>
              <w:t>financingPlan</w:t>
            </w:r>
            <w:r w:rsidRPr="00C74107">
              <w:t>/</w:t>
            </w:r>
            <w:r>
              <w:rPr>
                <w:lang w:val="en-US"/>
              </w:rPr>
              <w:t>financeSource</w:t>
            </w:r>
            <w:r w:rsidRPr="00C74107">
              <w:t>/</w:t>
            </w:r>
            <w:r>
              <w:rPr>
                <w:lang w:val="en-US"/>
              </w:rPr>
              <w:t>extrabudgetFunds</w:t>
            </w:r>
            <w:r w:rsidRPr="00C74107">
              <w:t>/</w:t>
            </w:r>
            <w:r>
              <w:rPr>
                <w:lang w:val="en-US"/>
              </w:rPr>
              <w:t>extrabudget</w:t>
            </w:r>
            <w:r>
              <w:t>/code) заполняется значением «90»</w:t>
            </w:r>
            <w:r w:rsidRPr="009768BA">
              <w:t>;</w:t>
            </w:r>
          </w:p>
          <w:p w14:paraId="0C7D5B04" w14:textId="51272918" w:rsidR="00056C63" w:rsidRDefault="00056C63" w:rsidP="00056C63">
            <w:pPr>
              <w:pStyle w:val="ad"/>
              <w:numPr>
                <w:ilvl w:val="0"/>
                <w:numId w:val="146"/>
              </w:numPr>
              <w:jc w:val="left"/>
            </w:pPr>
            <w:r>
              <w:t>если тип организации заказчика «</w:t>
            </w:r>
            <w:r w:rsidRPr="009768BA">
              <w:t>09 - Государственная корпорация</w:t>
            </w:r>
            <w:r>
              <w:t>», то поле «Код вида внебюджетных средств» (</w:t>
            </w:r>
            <w:r>
              <w:rPr>
                <w:lang w:val="en-US"/>
              </w:rPr>
              <w:t>finances</w:t>
            </w:r>
            <w:r w:rsidRPr="00C74107">
              <w:t>/</w:t>
            </w:r>
            <w:r>
              <w:rPr>
                <w:lang w:val="en-US"/>
              </w:rPr>
              <w:t>financingPlan</w:t>
            </w:r>
            <w:r w:rsidRPr="00C74107">
              <w:t>/</w:t>
            </w:r>
            <w:r>
              <w:rPr>
                <w:lang w:val="en-US"/>
              </w:rPr>
              <w:t>financeSource</w:t>
            </w:r>
            <w:r w:rsidRPr="00C74107">
              <w:t>/</w:t>
            </w:r>
            <w:r>
              <w:rPr>
                <w:lang w:val="en-US"/>
              </w:rPr>
              <w:t>extrabudgetFunds</w:t>
            </w:r>
            <w:r w:rsidRPr="00C74107">
              <w:t>/</w:t>
            </w:r>
            <w:r>
              <w:rPr>
                <w:lang w:val="en-US"/>
              </w:rPr>
              <w:t>extrabudget</w:t>
            </w:r>
            <w:r>
              <w:t>/code) заполняется значением «90»</w:t>
            </w:r>
            <w:r w:rsidRPr="009768BA">
              <w:t>.</w:t>
            </w:r>
          </w:p>
          <w:p w14:paraId="40195EA0" w14:textId="77777777" w:rsidR="00056C63" w:rsidRDefault="00056C63" w:rsidP="00056C63">
            <w:pPr>
              <w:pStyle w:val="ad"/>
              <w:jc w:val="left"/>
            </w:pPr>
          </w:p>
          <w:p w14:paraId="2850067B" w14:textId="77777777" w:rsidR="00056C63" w:rsidRDefault="00056C63" w:rsidP="00056C63">
            <w:pPr>
              <w:pStyle w:val="ad"/>
              <w:jc w:val="left"/>
            </w:pPr>
            <w:r>
              <w:t>Поле «КБК были изменены относительно Извещения (приглашения)» (finances/financingPlan/KBKsChange). Поле может быть заполнено, если одновременно выполняются следующие условия:</w:t>
            </w:r>
          </w:p>
          <w:p w14:paraId="12977B3D" w14:textId="77777777" w:rsidR="00056C63" w:rsidRDefault="00056C63" w:rsidP="00056C63">
            <w:pPr>
              <w:pStyle w:val="ad"/>
              <w:numPr>
                <w:ilvl w:val="0"/>
                <w:numId w:val="147"/>
              </w:numPr>
              <w:jc w:val="left"/>
            </w:pPr>
            <w:r>
              <w:t>есть хотя бы одна строка, содержащая поле «Код бюджетной классификации (указывается до 01.01.2016)» (finances/financingPlan/stages/payments/KBK) или «Код бюджетной классификации (указывается после 01.01.2016)» (finances/financingPlan/stages/payments/KBK2016).</w:t>
            </w:r>
          </w:p>
          <w:p w14:paraId="585F95B2" w14:textId="77777777" w:rsidR="00056C63" w:rsidRDefault="00056C63" w:rsidP="00056C63">
            <w:pPr>
              <w:pStyle w:val="ad"/>
              <w:jc w:val="left"/>
            </w:pPr>
            <w:r>
              <w:t>В других случаях игнорируется при приеме.</w:t>
            </w:r>
          </w:p>
          <w:p w14:paraId="65FEB2E4" w14:textId="77777777" w:rsidR="00056C63" w:rsidRDefault="00056C63" w:rsidP="00056C63">
            <w:pPr>
              <w:pStyle w:val="ad"/>
              <w:jc w:val="left"/>
            </w:pPr>
          </w:p>
          <w:p w14:paraId="7721BDE0" w14:textId="77777777" w:rsidR="00056C63" w:rsidRDefault="00056C63" w:rsidP="00056C63">
            <w:pPr>
              <w:pStyle w:val="ad"/>
              <w:jc w:val="left"/>
            </w:pPr>
            <w:r>
              <w:t>Поле «КЦС были изменены относительно Извещения (приглашения)» (finances/financingPlan/targetArticlesChange). Поле может быть заполнено, если одновременно выполняются следующие условия:</w:t>
            </w:r>
          </w:p>
          <w:p w14:paraId="52CBE719" w14:textId="77777777" w:rsidR="00056C63" w:rsidRDefault="00056C63" w:rsidP="00056C63">
            <w:pPr>
              <w:pStyle w:val="ad"/>
              <w:numPr>
                <w:ilvl w:val="0"/>
                <w:numId w:val="148"/>
              </w:numPr>
              <w:jc w:val="left"/>
            </w:pPr>
            <w:r>
              <w:t>есть хотя бы одна строка, содержащая поле «Целевая статья» (finances/extrabudgetFunds/stages/payments/targetArticle).</w:t>
            </w:r>
          </w:p>
          <w:p w14:paraId="736D9B85" w14:textId="77777777" w:rsidR="00056C63" w:rsidRDefault="00056C63" w:rsidP="00056C63">
            <w:pPr>
              <w:pStyle w:val="ad"/>
              <w:jc w:val="left"/>
            </w:pPr>
            <w:r>
              <w:t>В других случаях игнорируется при приеме.</w:t>
            </w:r>
          </w:p>
          <w:p w14:paraId="4EF43DAB" w14:textId="77777777" w:rsidR="00056C63" w:rsidRDefault="00056C63" w:rsidP="00056C63">
            <w:pPr>
              <w:pStyle w:val="ad"/>
              <w:jc w:val="left"/>
            </w:pPr>
          </w:p>
          <w:p w14:paraId="0AEEA8CF" w14:textId="77777777" w:rsidR="00056C63" w:rsidRDefault="00056C63" w:rsidP="00056C63">
            <w:pPr>
              <w:pStyle w:val="ad"/>
              <w:jc w:val="left"/>
            </w:pPr>
            <w:r>
              <w:t>Поле «КВР были изменены относительно Извещения (приглашения)» (finances/financingPlan/KVRsChange). Поле может быть заполнено, если одновременно выполняются следующие условия:</w:t>
            </w:r>
          </w:p>
          <w:p w14:paraId="7F79FDD0" w14:textId="77777777" w:rsidR="00056C63" w:rsidRDefault="00056C63" w:rsidP="00056C63">
            <w:pPr>
              <w:pStyle w:val="ad"/>
              <w:numPr>
                <w:ilvl w:val="0"/>
                <w:numId w:val="149"/>
              </w:numPr>
              <w:jc w:val="left"/>
            </w:pPr>
            <w:r>
              <w:t>есть хотя бы одна строка, содержащая поле «Код вида расходов (указывается с 01.01.2016)» (finances/extrabudgetFunds/stages/payments/KVR).</w:t>
            </w:r>
          </w:p>
          <w:p w14:paraId="060B19A4" w14:textId="77777777" w:rsidR="00056C63" w:rsidRDefault="00056C63" w:rsidP="00056C63">
            <w:pPr>
              <w:pStyle w:val="ad"/>
              <w:jc w:val="left"/>
            </w:pPr>
            <w:r>
              <w:lastRenderedPageBreak/>
              <w:t>В других случаях игнорируется при приеме.</w:t>
            </w:r>
          </w:p>
          <w:p w14:paraId="72E34C77" w14:textId="77777777" w:rsidR="00056C63" w:rsidRDefault="00056C63" w:rsidP="00056C63">
            <w:pPr>
              <w:pStyle w:val="ad"/>
              <w:jc w:val="left"/>
            </w:pPr>
          </w:p>
          <w:p w14:paraId="14F971A9" w14:textId="77777777" w:rsidR="00056C63" w:rsidRDefault="00056C63" w:rsidP="00056C63">
            <w:pPr>
              <w:pStyle w:val="ad"/>
              <w:jc w:val="left"/>
            </w:pPr>
            <w:r>
              <w:t>Поле «КОКС были изменены относительно Извещения (приглашения)» (finances/financingPlan/KOKSsChange). Поле может быть заполнено, если одновременно выполняются следующие условия:</w:t>
            </w:r>
          </w:p>
          <w:p w14:paraId="7637EB2E" w14:textId="52041946" w:rsidR="00056C63" w:rsidRDefault="00056C63" w:rsidP="00056C63">
            <w:pPr>
              <w:pStyle w:val="ad"/>
              <w:numPr>
                <w:ilvl w:val="0"/>
                <w:numId w:val="150"/>
              </w:numPr>
              <w:jc w:val="left"/>
            </w:pPr>
            <w:r>
              <w:t>есть хотя бы одна строка, содержащая поле «Код по справочнику "Классификатор объектов капитального строительства" (КОКС) (nsiKOKS)» (</w:t>
            </w:r>
            <w:r w:rsidRPr="00B044F8">
              <w:t>finances/financingPlan/stages/payments/KOKS</w:t>
            </w:r>
            <w:r>
              <w:t>)</w:t>
            </w:r>
          </w:p>
          <w:p w14:paraId="117C1778" w14:textId="77777777" w:rsidR="00056C63" w:rsidRDefault="00056C63" w:rsidP="00056C63">
            <w:pPr>
              <w:pStyle w:val="ad"/>
              <w:ind w:left="720"/>
              <w:jc w:val="left"/>
            </w:pPr>
            <w:r>
              <w:t>или</w:t>
            </w:r>
          </w:p>
          <w:p w14:paraId="490F125D" w14:textId="024A6B13" w:rsidR="00056C63" w:rsidRDefault="00056C63" w:rsidP="00056C63">
            <w:pPr>
              <w:pStyle w:val="ad"/>
              <w:numPr>
                <w:ilvl w:val="0"/>
                <w:numId w:val="150"/>
              </w:numPr>
              <w:jc w:val="left"/>
            </w:pPr>
            <w:r>
              <w:t>есть хотя бы одна строка, содержащая поле «</w:t>
            </w:r>
            <w:r w:rsidRPr="00B044F8">
              <w:t>Код бюджетной классификации</w:t>
            </w:r>
            <w:r>
              <w:t>» (</w:t>
            </w:r>
            <w:r w:rsidRPr="00B044F8">
              <w:t>finances/financingPlan/stages/payments/KBK2016</w:t>
            </w:r>
            <w:r>
              <w:t xml:space="preserve">) И дата заключения контракта </w:t>
            </w:r>
            <w:r w:rsidRPr="004C154C">
              <w:t xml:space="preserve">больше </w:t>
            </w:r>
            <w:r>
              <w:t xml:space="preserve">или равна </w:t>
            </w:r>
            <w:r w:rsidRPr="004C154C">
              <w:t>дат</w:t>
            </w:r>
            <w:r>
              <w:t>е</w:t>
            </w:r>
            <w:r w:rsidRPr="004C154C">
              <w:t xml:space="preserve"> из настройки «Дата начала использования КОКС»</w:t>
            </w:r>
            <w:r>
              <w:t>.</w:t>
            </w:r>
          </w:p>
          <w:p w14:paraId="62404396" w14:textId="77777777" w:rsidR="00056C63" w:rsidRDefault="00056C63" w:rsidP="00056C63">
            <w:pPr>
              <w:pStyle w:val="ad"/>
              <w:jc w:val="left"/>
            </w:pPr>
            <w:r>
              <w:t>В других случаях игнорируется при приеме.</w:t>
            </w:r>
          </w:p>
          <w:p w14:paraId="566DCE79" w14:textId="77777777" w:rsidR="00056C63" w:rsidRDefault="00056C63" w:rsidP="00056C63">
            <w:pPr>
              <w:pStyle w:val="ad"/>
              <w:jc w:val="left"/>
            </w:pPr>
          </w:p>
          <w:p w14:paraId="4D96D0E5" w14:textId="62128629" w:rsidR="00056C63" w:rsidRDefault="00056C63" w:rsidP="00056C63">
            <w:pPr>
              <w:pStyle w:val="ad"/>
              <w:jc w:val="left"/>
              <w:rPr>
                <w:lang w:val="en-US"/>
              </w:rPr>
            </w:pPr>
            <w:r>
              <w:t>Блок</w:t>
            </w:r>
            <w:r>
              <w:rPr>
                <w:lang w:val="en-US"/>
              </w:rPr>
              <w:t xml:space="preserve"> «</w:t>
            </w:r>
            <w:r>
              <w:t>Платежи</w:t>
            </w:r>
            <w:r>
              <w:rPr>
                <w:lang w:val="en-US"/>
              </w:rPr>
              <w:t xml:space="preserve"> </w:t>
            </w:r>
            <w:r>
              <w:t>по</w:t>
            </w:r>
            <w:r>
              <w:rPr>
                <w:lang w:val="en-US"/>
              </w:rPr>
              <w:t xml:space="preserve"> </w:t>
            </w:r>
            <w:r>
              <w:t>этапу</w:t>
            </w:r>
            <w:r>
              <w:rPr>
                <w:lang w:val="en-US"/>
              </w:rPr>
              <w:t xml:space="preserve">» (finances/financingPlan/stages/payments). </w:t>
            </w:r>
            <w:r>
              <w:t>Правила</w:t>
            </w:r>
            <w:r>
              <w:rPr>
                <w:lang w:val="en-US"/>
              </w:rPr>
              <w:t xml:space="preserve"> </w:t>
            </w:r>
            <w:r>
              <w:t>приема</w:t>
            </w:r>
            <w:r>
              <w:rPr>
                <w:lang w:val="en-US"/>
              </w:rPr>
              <w:t xml:space="preserve"> </w:t>
            </w:r>
            <w:r>
              <w:t>блока</w:t>
            </w:r>
            <w:r>
              <w:rPr>
                <w:lang w:val="en-US"/>
              </w:rPr>
              <w:t xml:space="preserve"> </w:t>
            </w:r>
            <w:r>
              <w:t>следующие</w:t>
            </w:r>
            <w:r>
              <w:rPr>
                <w:lang w:val="en-US"/>
              </w:rPr>
              <w:t>:</w:t>
            </w:r>
          </w:p>
          <w:p w14:paraId="2DD8D256" w14:textId="77777777" w:rsidR="00056C63" w:rsidRDefault="00056C63" w:rsidP="00056C63">
            <w:pPr>
              <w:pStyle w:val="ad"/>
              <w:numPr>
                <w:ilvl w:val="0"/>
                <w:numId w:val="145"/>
              </w:numPr>
              <w:jc w:val="left"/>
            </w:pPr>
            <w:r>
              <w:t>если тип органзиации заказчика «10 - Автономное учреждение» или «03 - Бюджетное учреждение», то допускается указания строк, в которых указаны:</w:t>
            </w:r>
          </w:p>
          <w:p w14:paraId="7209EB5B" w14:textId="613A4D9A" w:rsidR="00056C63" w:rsidRDefault="00056C63" w:rsidP="00056C63">
            <w:pPr>
              <w:pStyle w:val="ad"/>
              <w:numPr>
                <w:ilvl w:val="1"/>
                <w:numId w:val="145"/>
              </w:numPr>
              <w:jc w:val="left"/>
            </w:pPr>
            <w:r>
              <w:t>«Код вида расходов (указывается с 01.01.2016)» (finances/</w:t>
            </w:r>
            <w:r w:rsidRPr="00B50117">
              <w:rPr>
                <w:lang w:val="en-US"/>
              </w:rPr>
              <w:t>financingPlan</w:t>
            </w:r>
            <w:r>
              <w:t>/stages/payments/KVR) ИЛИ «</w:t>
            </w:r>
            <w:r w:rsidRPr="00B50117">
              <w:t>Измененный</w:t>
            </w:r>
            <w:r w:rsidRPr="0068006D">
              <w:t xml:space="preserve"> </w:t>
            </w:r>
            <w:r w:rsidRPr="00B50117">
              <w:t>код</w:t>
            </w:r>
            <w:r w:rsidRPr="0068006D">
              <w:t xml:space="preserve"> </w:t>
            </w:r>
            <w:r w:rsidRPr="00B50117">
              <w:t>вида</w:t>
            </w:r>
            <w:r w:rsidRPr="0068006D">
              <w:t xml:space="preserve"> </w:t>
            </w:r>
            <w:r w:rsidRPr="00B50117">
              <w:t>расходов</w:t>
            </w:r>
            <w:r w:rsidRPr="0068006D">
              <w:t>» (</w:t>
            </w:r>
            <w:r w:rsidRPr="00B50117">
              <w:rPr>
                <w:lang w:val="en-US"/>
              </w:rPr>
              <w:t>finances</w:t>
            </w:r>
            <w:r w:rsidRPr="0068006D">
              <w:t>/</w:t>
            </w:r>
            <w:r w:rsidRPr="00B50117">
              <w:rPr>
                <w:lang w:val="en-US"/>
              </w:rPr>
              <w:t>financingPlan</w:t>
            </w:r>
            <w:r w:rsidRPr="0068006D">
              <w:t>/</w:t>
            </w:r>
            <w:r w:rsidRPr="00B50117">
              <w:rPr>
                <w:lang w:val="en-US"/>
              </w:rPr>
              <w:t>stages</w:t>
            </w:r>
            <w:r w:rsidRPr="0068006D">
              <w:t>/</w:t>
            </w:r>
            <w:r w:rsidRPr="00B50117">
              <w:rPr>
                <w:lang w:val="en-US"/>
              </w:rPr>
              <w:t>payments</w:t>
            </w:r>
            <w:r w:rsidRPr="0068006D">
              <w:t>/</w:t>
            </w:r>
            <w:r w:rsidRPr="00B50117">
              <w:rPr>
                <w:lang w:val="en-US"/>
              </w:rPr>
              <w:t>editedKVR</w:t>
            </w:r>
            <w:r>
              <w:t>), при этом обязательно наличие хотя бы одной строки с указанным кодом;</w:t>
            </w:r>
          </w:p>
          <w:p w14:paraId="3D0F16A1" w14:textId="77777777" w:rsidR="00056C63" w:rsidRPr="000B2208" w:rsidRDefault="00056C63" w:rsidP="00056C63">
            <w:pPr>
              <w:pStyle w:val="ad"/>
              <w:ind w:left="1440"/>
              <w:jc w:val="left"/>
            </w:pPr>
            <w:r>
              <w:t>Если заполнено поле «</w:t>
            </w:r>
            <w:r w:rsidRPr="00B50117">
              <w:t>Измененный</w:t>
            </w:r>
            <w:r w:rsidRPr="0068006D">
              <w:t xml:space="preserve"> </w:t>
            </w:r>
            <w:r w:rsidRPr="00B50117">
              <w:t>код</w:t>
            </w:r>
            <w:r w:rsidRPr="0068006D">
              <w:t xml:space="preserve"> </w:t>
            </w:r>
            <w:r w:rsidRPr="00B50117">
              <w:t>вида</w:t>
            </w:r>
            <w:r w:rsidRPr="0068006D">
              <w:t xml:space="preserve"> </w:t>
            </w:r>
            <w:r w:rsidRPr="00B50117">
              <w:t>расходов</w:t>
            </w:r>
            <w:r w:rsidRPr="0068006D">
              <w:t>» (</w:t>
            </w:r>
            <w:r w:rsidRPr="00B50117">
              <w:rPr>
                <w:lang w:val="en-US"/>
              </w:rPr>
              <w:t>finances</w:t>
            </w:r>
            <w:r w:rsidRPr="0068006D">
              <w:t>/</w:t>
            </w:r>
            <w:r w:rsidRPr="00B50117">
              <w:rPr>
                <w:lang w:val="en-US"/>
              </w:rPr>
              <w:t>financingPlan</w:t>
            </w:r>
            <w:r w:rsidRPr="0068006D">
              <w:t>/</w:t>
            </w:r>
            <w:r w:rsidRPr="00B50117">
              <w:rPr>
                <w:lang w:val="en-US"/>
              </w:rPr>
              <w:t>stages</w:t>
            </w:r>
            <w:r w:rsidRPr="0068006D">
              <w:t>/</w:t>
            </w:r>
            <w:r w:rsidRPr="00B50117">
              <w:rPr>
                <w:lang w:val="en-US"/>
              </w:rPr>
              <w:t>payments</w:t>
            </w:r>
            <w:r w:rsidRPr="0068006D">
              <w:t>/</w:t>
            </w:r>
            <w:r w:rsidRPr="00B50117">
              <w:rPr>
                <w:lang w:val="en-US"/>
              </w:rPr>
              <w:t>editedKVR</w:t>
            </w:r>
            <w:r>
              <w:t xml:space="preserve">) и пройден контроль </w:t>
            </w:r>
            <w:r w:rsidRPr="0038148C">
              <w:t>РК_ИК_0502</w:t>
            </w:r>
            <w:r>
              <w:t>, то данное поле принимается из пакета, а поле «Код вида расходов (указывается с 01.01.2016)» (finances</w:t>
            </w:r>
            <w:r w:rsidRPr="0068006D">
              <w:t>/</w:t>
            </w:r>
            <w:r w:rsidRPr="00B50117">
              <w:rPr>
                <w:lang w:val="en-US"/>
              </w:rPr>
              <w:t>financingPlan</w:t>
            </w:r>
            <w:r w:rsidRPr="0068006D">
              <w:t>/</w:t>
            </w:r>
            <w:r>
              <w:t>stages/payments/KVR) игнорируется при приеме и используется для идентификации платежа по этапу. В иных случаях, поле «Код вида расходов (указывается с 01.01.2016)» (finances</w:t>
            </w:r>
            <w:r w:rsidRPr="0068006D">
              <w:t>/</w:t>
            </w:r>
            <w:r w:rsidRPr="00B50117">
              <w:rPr>
                <w:lang w:val="en-US"/>
              </w:rPr>
              <w:t>financingPlan</w:t>
            </w:r>
            <w:r w:rsidRPr="0068006D">
              <w:t>/</w:t>
            </w:r>
            <w:r>
              <w:t>stages/payments/KVR) принимается из пакета.</w:t>
            </w:r>
          </w:p>
          <w:p w14:paraId="1C254C10" w14:textId="77777777" w:rsidR="00056C63" w:rsidRPr="00F2287D" w:rsidRDefault="00056C63" w:rsidP="00056C63">
            <w:pPr>
              <w:pStyle w:val="ad"/>
              <w:numPr>
                <w:ilvl w:val="1"/>
                <w:numId w:val="145"/>
              </w:numPr>
              <w:jc w:val="left"/>
              <w:rPr>
                <w:lang w:val="en-US"/>
              </w:rPr>
            </w:pPr>
            <w:r w:rsidRPr="0068006D">
              <w:rPr>
                <w:lang w:val="en-US"/>
              </w:rPr>
              <w:t>«</w:t>
            </w:r>
            <w:r w:rsidRPr="00F2287D">
              <w:t>Код</w:t>
            </w:r>
            <w:r w:rsidRPr="0068006D">
              <w:rPr>
                <w:lang w:val="en-US"/>
              </w:rPr>
              <w:t xml:space="preserve"> </w:t>
            </w:r>
            <w:r w:rsidRPr="00F2287D">
              <w:t>поступлений</w:t>
            </w:r>
            <w:r w:rsidRPr="0068006D">
              <w:rPr>
                <w:lang w:val="en-US"/>
              </w:rPr>
              <w:t xml:space="preserve">» (finances/financingPlan/stages/payments/receiptCode) </w:t>
            </w:r>
            <w:r>
              <w:t>ИЛИ</w:t>
            </w:r>
            <w:r w:rsidRPr="0068006D">
              <w:rPr>
                <w:lang w:val="en-US"/>
              </w:rPr>
              <w:t xml:space="preserve"> «</w:t>
            </w:r>
            <w:r w:rsidRPr="00B50117">
              <w:t>Измененный</w:t>
            </w:r>
            <w:r w:rsidRPr="00736C9A">
              <w:rPr>
                <w:lang w:val="en-US"/>
              </w:rPr>
              <w:t xml:space="preserve"> </w:t>
            </w:r>
            <w:r w:rsidRPr="00B50117">
              <w:t>код</w:t>
            </w:r>
            <w:r w:rsidRPr="00736C9A">
              <w:rPr>
                <w:lang w:val="en-US"/>
              </w:rPr>
              <w:t xml:space="preserve"> </w:t>
            </w:r>
            <w:r w:rsidRPr="00B50117">
              <w:t>поступлений</w:t>
            </w:r>
            <w:r w:rsidRPr="00736C9A">
              <w:rPr>
                <w:lang w:val="en-US"/>
              </w:rPr>
              <w:t>» (finances/financingPlan/stages/payments/editedReceiptCode</w:t>
            </w:r>
            <w:r w:rsidRPr="0068006D">
              <w:rPr>
                <w:lang w:val="en-US"/>
              </w:rPr>
              <w:t>).</w:t>
            </w:r>
          </w:p>
          <w:p w14:paraId="1B94F887" w14:textId="55F9E314" w:rsidR="00056C63" w:rsidRDefault="00056C63" w:rsidP="00056C63">
            <w:pPr>
              <w:pStyle w:val="ad"/>
              <w:ind w:left="1440"/>
              <w:jc w:val="left"/>
            </w:pPr>
            <w:r>
              <w:t>Если заполнено поле «</w:t>
            </w:r>
            <w:r w:rsidRPr="00B50117">
              <w:t>Измененный</w:t>
            </w:r>
            <w:r w:rsidRPr="0068006D">
              <w:t xml:space="preserve"> </w:t>
            </w:r>
            <w:r w:rsidRPr="00B50117">
              <w:t>код</w:t>
            </w:r>
            <w:r w:rsidRPr="0068006D">
              <w:t xml:space="preserve"> </w:t>
            </w:r>
            <w:r w:rsidRPr="00B50117">
              <w:t>поступлений</w:t>
            </w:r>
            <w:r w:rsidRPr="0068006D">
              <w:t>» (</w:t>
            </w:r>
            <w:r w:rsidRPr="00736C9A">
              <w:rPr>
                <w:lang w:val="en-US"/>
              </w:rPr>
              <w:t>finances</w:t>
            </w:r>
            <w:r w:rsidRPr="0068006D">
              <w:t>/</w:t>
            </w:r>
            <w:r w:rsidRPr="00736C9A">
              <w:rPr>
                <w:lang w:val="en-US"/>
              </w:rPr>
              <w:t>financingPlan</w:t>
            </w:r>
            <w:r w:rsidRPr="0068006D">
              <w:t>/</w:t>
            </w:r>
            <w:r w:rsidRPr="00736C9A">
              <w:rPr>
                <w:lang w:val="en-US"/>
              </w:rPr>
              <w:t>stages</w:t>
            </w:r>
            <w:r w:rsidRPr="0068006D">
              <w:t>/</w:t>
            </w:r>
            <w:r w:rsidRPr="00736C9A">
              <w:rPr>
                <w:lang w:val="en-US"/>
              </w:rPr>
              <w:t>payments</w:t>
            </w:r>
            <w:r w:rsidRPr="0068006D">
              <w:t>/</w:t>
            </w:r>
            <w:r w:rsidRPr="00736C9A">
              <w:rPr>
                <w:lang w:val="en-US"/>
              </w:rPr>
              <w:t>editedReceiptCode</w:t>
            </w:r>
            <w:r>
              <w:t xml:space="preserve">) и пройден контроль </w:t>
            </w:r>
            <w:r w:rsidRPr="0038148C">
              <w:t>РК_ИК_0502</w:t>
            </w:r>
            <w:r>
              <w:t>, то данное поле принимается из пакета, а поле «</w:t>
            </w:r>
            <w:r w:rsidRPr="00F2287D">
              <w:t>Код поступлений</w:t>
            </w:r>
            <w:r>
              <w:t>» (</w:t>
            </w:r>
            <w:r w:rsidRPr="00F2287D">
              <w:t>finances/financingPlan/stages/payments/receiptCode</w:t>
            </w:r>
            <w:r>
              <w:t>) игнорируется при приеме и используется для идентификации платежа по этапу. В иных случаях, поле «</w:t>
            </w:r>
            <w:r w:rsidRPr="00F2287D">
              <w:t>Код поступлений</w:t>
            </w:r>
            <w:r>
              <w:t>» (</w:t>
            </w:r>
            <w:r w:rsidRPr="00F2287D">
              <w:t>finances/financingPlan/stages/payments/receiptCode</w:t>
            </w:r>
            <w:r>
              <w:t>) принимается из пакета.</w:t>
            </w:r>
          </w:p>
          <w:p w14:paraId="3A8E0972" w14:textId="14BFEB48" w:rsidR="00056C63" w:rsidRDefault="00056C63" w:rsidP="00056C63">
            <w:pPr>
              <w:pStyle w:val="ad"/>
              <w:numPr>
                <w:ilvl w:val="1"/>
                <w:numId w:val="145"/>
              </w:numPr>
              <w:jc w:val="left"/>
              <w:rPr>
                <w:lang w:val="en-US"/>
              </w:rPr>
            </w:pPr>
            <w:r>
              <w:rPr>
                <w:lang w:val="en-US"/>
              </w:rPr>
              <w:t>«</w:t>
            </w:r>
            <w:r>
              <w:t>Целевая</w:t>
            </w:r>
            <w:r>
              <w:rPr>
                <w:lang w:val="en-US"/>
              </w:rPr>
              <w:t xml:space="preserve"> </w:t>
            </w:r>
            <w:r>
              <w:t>статья</w:t>
            </w:r>
            <w:r>
              <w:rPr>
                <w:lang w:val="en-US"/>
              </w:rPr>
              <w:t>» (finances/</w:t>
            </w:r>
            <w:r w:rsidRPr="00B50117">
              <w:rPr>
                <w:lang w:val="en-US"/>
              </w:rPr>
              <w:t>financingPlan</w:t>
            </w:r>
            <w:r>
              <w:rPr>
                <w:lang w:val="en-US"/>
              </w:rPr>
              <w:t>/stages/payments/targetArticle)</w:t>
            </w:r>
            <w:r w:rsidRPr="0068006D">
              <w:rPr>
                <w:lang w:val="en-US"/>
              </w:rPr>
              <w:t xml:space="preserve"> </w:t>
            </w:r>
            <w:r>
              <w:t>ИЛИ</w:t>
            </w:r>
            <w:r w:rsidRPr="0068006D">
              <w:rPr>
                <w:lang w:val="en-US"/>
              </w:rPr>
              <w:t xml:space="preserve"> «</w:t>
            </w:r>
            <w:r w:rsidRPr="00830A6E">
              <w:t>Измененная</w:t>
            </w:r>
            <w:r w:rsidRPr="00736C9A">
              <w:rPr>
                <w:lang w:val="en-US"/>
              </w:rPr>
              <w:t xml:space="preserve"> </w:t>
            </w:r>
            <w:r w:rsidRPr="00830A6E">
              <w:t>целевая</w:t>
            </w:r>
            <w:r w:rsidRPr="00736C9A">
              <w:rPr>
                <w:lang w:val="en-US"/>
              </w:rPr>
              <w:t xml:space="preserve"> </w:t>
            </w:r>
            <w:r w:rsidRPr="00830A6E">
              <w:t>статья</w:t>
            </w:r>
            <w:r w:rsidRPr="00736C9A">
              <w:rPr>
                <w:lang w:val="en-US"/>
              </w:rPr>
              <w:t>» (finances/financingPlan/stages/payments/editedTargetArticle</w:t>
            </w:r>
            <w:r w:rsidRPr="0068006D">
              <w:rPr>
                <w:lang w:val="en-US"/>
              </w:rPr>
              <w:t>)</w:t>
            </w:r>
            <w:r>
              <w:rPr>
                <w:lang w:val="en-US"/>
              </w:rPr>
              <w:t>;</w:t>
            </w:r>
          </w:p>
          <w:p w14:paraId="0196F228" w14:textId="21B1F6EF" w:rsidR="00056C63" w:rsidRPr="0068006D" w:rsidRDefault="00056C63" w:rsidP="00056C63">
            <w:pPr>
              <w:pStyle w:val="ad"/>
              <w:ind w:left="1440"/>
              <w:jc w:val="left"/>
              <w:rPr>
                <w:lang w:val="en-US"/>
              </w:rPr>
            </w:pPr>
            <w:r>
              <w:t>Если</w:t>
            </w:r>
            <w:r w:rsidRPr="0068006D">
              <w:rPr>
                <w:lang w:val="en-US"/>
              </w:rPr>
              <w:t xml:space="preserve"> </w:t>
            </w:r>
            <w:r>
              <w:t>заполнено</w:t>
            </w:r>
            <w:r w:rsidRPr="0068006D">
              <w:rPr>
                <w:lang w:val="en-US"/>
              </w:rPr>
              <w:t xml:space="preserve"> </w:t>
            </w:r>
            <w:r>
              <w:t>поле</w:t>
            </w:r>
            <w:r w:rsidRPr="0068006D">
              <w:rPr>
                <w:lang w:val="en-US"/>
              </w:rPr>
              <w:t xml:space="preserve"> «</w:t>
            </w:r>
            <w:r w:rsidRPr="00830A6E">
              <w:t>Измененная</w:t>
            </w:r>
            <w:r w:rsidRPr="00736C9A">
              <w:rPr>
                <w:lang w:val="en-US"/>
              </w:rPr>
              <w:t xml:space="preserve"> </w:t>
            </w:r>
            <w:r w:rsidRPr="00830A6E">
              <w:t>целевая</w:t>
            </w:r>
            <w:r w:rsidRPr="00736C9A">
              <w:rPr>
                <w:lang w:val="en-US"/>
              </w:rPr>
              <w:t xml:space="preserve"> </w:t>
            </w:r>
            <w:r w:rsidRPr="00830A6E">
              <w:t>статья</w:t>
            </w:r>
            <w:r w:rsidRPr="00736C9A">
              <w:rPr>
                <w:lang w:val="en-US"/>
              </w:rPr>
              <w:t>» (finances/financingPlan/stages/payments/editedTargetArticle</w:t>
            </w:r>
            <w:r w:rsidRPr="0068006D">
              <w:rPr>
                <w:lang w:val="en-US"/>
              </w:rPr>
              <w:t xml:space="preserve">) </w:t>
            </w:r>
            <w:r>
              <w:t>и</w:t>
            </w:r>
            <w:r w:rsidRPr="0068006D">
              <w:rPr>
                <w:lang w:val="en-US"/>
              </w:rPr>
              <w:t xml:space="preserve"> </w:t>
            </w:r>
            <w:r>
              <w:t>пройден</w:t>
            </w:r>
            <w:r w:rsidRPr="0068006D">
              <w:rPr>
                <w:lang w:val="en-US"/>
              </w:rPr>
              <w:t xml:space="preserve"> </w:t>
            </w:r>
            <w:r>
              <w:t>контроль</w:t>
            </w:r>
            <w:r w:rsidRPr="0068006D">
              <w:rPr>
                <w:lang w:val="en-US"/>
              </w:rPr>
              <w:t xml:space="preserve"> </w:t>
            </w:r>
            <w:r w:rsidRPr="0038148C">
              <w:t>РК</w:t>
            </w:r>
            <w:r w:rsidRPr="0068006D">
              <w:rPr>
                <w:lang w:val="en-US"/>
              </w:rPr>
              <w:t>_</w:t>
            </w:r>
            <w:r w:rsidRPr="0038148C">
              <w:t>ИК</w:t>
            </w:r>
            <w:r w:rsidRPr="0068006D">
              <w:rPr>
                <w:lang w:val="en-US"/>
              </w:rPr>
              <w:t xml:space="preserve">_0502, </w:t>
            </w:r>
            <w:r>
              <w:t>то</w:t>
            </w:r>
            <w:r w:rsidRPr="0068006D">
              <w:rPr>
                <w:lang w:val="en-US"/>
              </w:rPr>
              <w:t xml:space="preserve"> </w:t>
            </w:r>
            <w:r>
              <w:t>данное</w:t>
            </w:r>
            <w:r w:rsidRPr="0068006D">
              <w:rPr>
                <w:lang w:val="en-US"/>
              </w:rPr>
              <w:t xml:space="preserve"> </w:t>
            </w:r>
            <w:r>
              <w:t>поле</w:t>
            </w:r>
            <w:r w:rsidRPr="0068006D">
              <w:rPr>
                <w:lang w:val="en-US"/>
              </w:rPr>
              <w:t xml:space="preserve"> </w:t>
            </w:r>
            <w:r>
              <w:t>принимается</w:t>
            </w:r>
            <w:r w:rsidRPr="0068006D">
              <w:rPr>
                <w:lang w:val="en-US"/>
              </w:rPr>
              <w:t xml:space="preserve"> </w:t>
            </w:r>
            <w:r>
              <w:t>из</w:t>
            </w:r>
            <w:r w:rsidRPr="0068006D">
              <w:rPr>
                <w:lang w:val="en-US"/>
              </w:rPr>
              <w:t xml:space="preserve"> </w:t>
            </w:r>
            <w:r>
              <w:t>пакета</w:t>
            </w:r>
            <w:r w:rsidRPr="0068006D">
              <w:rPr>
                <w:lang w:val="en-US"/>
              </w:rPr>
              <w:t xml:space="preserve">, </w:t>
            </w:r>
            <w:r>
              <w:t>а</w:t>
            </w:r>
            <w:r w:rsidRPr="0068006D">
              <w:rPr>
                <w:lang w:val="en-US"/>
              </w:rPr>
              <w:t xml:space="preserve"> </w:t>
            </w:r>
            <w:r>
              <w:t>поле</w:t>
            </w:r>
            <w:r w:rsidRPr="0068006D">
              <w:rPr>
                <w:lang w:val="en-US"/>
              </w:rPr>
              <w:t xml:space="preserve"> «</w:t>
            </w:r>
            <w:r>
              <w:t>Целевая</w:t>
            </w:r>
            <w:r>
              <w:rPr>
                <w:lang w:val="en-US"/>
              </w:rPr>
              <w:t xml:space="preserve"> </w:t>
            </w:r>
            <w:r>
              <w:t>статья</w:t>
            </w:r>
            <w:r>
              <w:rPr>
                <w:lang w:val="en-US"/>
              </w:rPr>
              <w:t>» (finances</w:t>
            </w:r>
            <w:r w:rsidRPr="00B50117">
              <w:rPr>
                <w:lang w:val="en-US"/>
              </w:rPr>
              <w:t>/financingPlan/</w:t>
            </w:r>
            <w:r>
              <w:rPr>
                <w:lang w:val="en-US"/>
              </w:rPr>
              <w:t>stages/payments/targetArticle</w:t>
            </w:r>
            <w:r w:rsidRPr="0068006D">
              <w:rPr>
                <w:lang w:val="en-US"/>
              </w:rPr>
              <w:t xml:space="preserve">) </w:t>
            </w:r>
            <w:r>
              <w:t>игнорируется</w:t>
            </w:r>
            <w:r w:rsidRPr="0068006D">
              <w:rPr>
                <w:lang w:val="en-US"/>
              </w:rPr>
              <w:t xml:space="preserve"> </w:t>
            </w:r>
            <w:r>
              <w:t>при</w:t>
            </w:r>
            <w:r w:rsidRPr="0068006D">
              <w:rPr>
                <w:lang w:val="en-US"/>
              </w:rPr>
              <w:t xml:space="preserve"> </w:t>
            </w:r>
            <w:r>
              <w:t>приеме</w:t>
            </w:r>
            <w:r w:rsidRPr="0068006D">
              <w:rPr>
                <w:lang w:val="en-US"/>
              </w:rPr>
              <w:t xml:space="preserve"> </w:t>
            </w:r>
            <w:r>
              <w:t>и</w:t>
            </w:r>
            <w:r w:rsidRPr="0068006D">
              <w:rPr>
                <w:lang w:val="en-US"/>
              </w:rPr>
              <w:t xml:space="preserve"> </w:t>
            </w:r>
            <w:r>
              <w:t>используется</w:t>
            </w:r>
            <w:r w:rsidRPr="0068006D">
              <w:rPr>
                <w:lang w:val="en-US"/>
              </w:rPr>
              <w:t xml:space="preserve"> </w:t>
            </w:r>
            <w:r>
              <w:t>для</w:t>
            </w:r>
            <w:r w:rsidRPr="0068006D">
              <w:rPr>
                <w:lang w:val="en-US"/>
              </w:rPr>
              <w:t xml:space="preserve"> </w:t>
            </w:r>
            <w:r>
              <w:t>идентификации</w:t>
            </w:r>
            <w:r w:rsidRPr="0068006D">
              <w:rPr>
                <w:lang w:val="en-US"/>
              </w:rPr>
              <w:t xml:space="preserve"> </w:t>
            </w:r>
            <w:r>
              <w:t>платежа</w:t>
            </w:r>
            <w:r w:rsidRPr="0068006D">
              <w:rPr>
                <w:lang w:val="en-US"/>
              </w:rPr>
              <w:t xml:space="preserve"> </w:t>
            </w:r>
            <w:r>
              <w:t>по</w:t>
            </w:r>
            <w:r w:rsidRPr="0068006D">
              <w:rPr>
                <w:lang w:val="en-US"/>
              </w:rPr>
              <w:t xml:space="preserve"> </w:t>
            </w:r>
            <w:r>
              <w:t>этапу</w:t>
            </w:r>
            <w:r w:rsidRPr="0068006D">
              <w:rPr>
                <w:lang w:val="en-US"/>
              </w:rPr>
              <w:t xml:space="preserve">. </w:t>
            </w:r>
            <w:r>
              <w:t>В</w:t>
            </w:r>
            <w:r w:rsidRPr="0068006D">
              <w:rPr>
                <w:lang w:val="en-US"/>
              </w:rPr>
              <w:t xml:space="preserve"> </w:t>
            </w:r>
            <w:r>
              <w:t>иных</w:t>
            </w:r>
            <w:r w:rsidRPr="0068006D">
              <w:rPr>
                <w:lang w:val="en-US"/>
              </w:rPr>
              <w:t xml:space="preserve"> </w:t>
            </w:r>
            <w:r>
              <w:t>случаях</w:t>
            </w:r>
            <w:r w:rsidRPr="0068006D">
              <w:rPr>
                <w:lang w:val="en-US"/>
              </w:rPr>
              <w:t xml:space="preserve">, </w:t>
            </w:r>
            <w:r>
              <w:t>поле</w:t>
            </w:r>
            <w:r w:rsidRPr="0068006D">
              <w:rPr>
                <w:lang w:val="en-US"/>
              </w:rPr>
              <w:t xml:space="preserve"> «</w:t>
            </w:r>
            <w:r>
              <w:t>Целевая</w:t>
            </w:r>
            <w:r>
              <w:rPr>
                <w:lang w:val="en-US"/>
              </w:rPr>
              <w:t xml:space="preserve"> </w:t>
            </w:r>
            <w:r>
              <w:t>статья</w:t>
            </w:r>
            <w:r>
              <w:rPr>
                <w:lang w:val="en-US"/>
              </w:rPr>
              <w:t>» (f</w:t>
            </w:r>
            <w:r w:rsidRPr="0068006D">
              <w:rPr>
                <w:lang w:val="en-US"/>
              </w:rPr>
              <w:t xml:space="preserve"> </w:t>
            </w:r>
            <w:r>
              <w:rPr>
                <w:lang w:val="en-US"/>
              </w:rPr>
              <w:t>inances</w:t>
            </w:r>
            <w:r w:rsidRPr="00B50117">
              <w:rPr>
                <w:lang w:val="en-US"/>
              </w:rPr>
              <w:t>/financingPlan/</w:t>
            </w:r>
            <w:r>
              <w:rPr>
                <w:lang w:val="en-US"/>
              </w:rPr>
              <w:t>stages/payments/targetArticle</w:t>
            </w:r>
            <w:r w:rsidRPr="0068006D">
              <w:rPr>
                <w:lang w:val="en-US"/>
              </w:rPr>
              <w:t xml:space="preserve">) </w:t>
            </w:r>
            <w:r>
              <w:t>принимается</w:t>
            </w:r>
            <w:r w:rsidRPr="0068006D">
              <w:rPr>
                <w:lang w:val="en-US"/>
              </w:rPr>
              <w:t xml:space="preserve"> </w:t>
            </w:r>
            <w:r>
              <w:t>из</w:t>
            </w:r>
            <w:r w:rsidRPr="0068006D">
              <w:rPr>
                <w:lang w:val="en-US"/>
              </w:rPr>
              <w:t xml:space="preserve"> </w:t>
            </w:r>
            <w:r>
              <w:t>пакета</w:t>
            </w:r>
            <w:r w:rsidRPr="0068006D">
              <w:rPr>
                <w:lang w:val="en-US"/>
              </w:rPr>
              <w:t>.</w:t>
            </w:r>
          </w:p>
          <w:p w14:paraId="16D491D2" w14:textId="435AF721" w:rsidR="00056C63" w:rsidRDefault="00056C63" w:rsidP="00056C63">
            <w:pPr>
              <w:pStyle w:val="ad"/>
              <w:numPr>
                <w:ilvl w:val="1"/>
                <w:numId w:val="145"/>
              </w:numPr>
              <w:jc w:val="left"/>
            </w:pPr>
            <w:r>
              <w:t>«Код по справочнику "Классификатор объектов капитального строительства" (КОКС) (nsiKOKS)» (finances/</w:t>
            </w:r>
            <w:r w:rsidRPr="00B50117">
              <w:rPr>
                <w:lang w:val="en-US"/>
              </w:rPr>
              <w:t>financingPlan</w:t>
            </w:r>
            <w:r>
              <w:t>/stages/payments/KOKS).</w:t>
            </w:r>
          </w:p>
          <w:p w14:paraId="73EADBFC" w14:textId="77777777" w:rsidR="00056C63" w:rsidRDefault="00056C63" w:rsidP="00056C63">
            <w:pPr>
              <w:pStyle w:val="ad"/>
              <w:numPr>
                <w:ilvl w:val="0"/>
                <w:numId w:val="145"/>
              </w:numPr>
              <w:jc w:val="left"/>
            </w:pPr>
            <w:r>
              <w:lastRenderedPageBreak/>
              <w:t>если тип органзиации заказчика «05 - Унитарное предприятие» или «20 - Иное юридическое лицо», то допускается указания строк, в которых указаны:</w:t>
            </w:r>
          </w:p>
          <w:p w14:paraId="535FE47C" w14:textId="7F57724B" w:rsidR="00056C63" w:rsidRPr="00F2287D" w:rsidRDefault="00056C63" w:rsidP="00056C63">
            <w:pPr>
              <w:pStyle w:val="ad"/>
              <w:numPr>
                <w:ilvl w:val="1"/>
                <w:numId w:val="145"/>
              </w:numPr>
              <w:jc w:val="left"/>
            </w:pPr>
            <w:r w:rsidRPr="0068006D">
              <w:t>«</w:t>
            </w:r>
            <w:r>
              <w:t>Код</w:t>
            </w:r>
            <w:r w:rsidRPr="0068006D">
              <w:t xml:space="preserve"> </w:t>
            </w:r>
            <w:r>
              <w:t>вида</w:t>
            </w:r>
            <w:r w:rsidRPr="0068006D">
              <w:t xml:space="preserve"> </w:t>
            </w:r>
            <w:r>
              <w:t>расходов</w:t>
            </w:r>
            <w:r w:rsidRPr="0068006D">
              <w:t xml:space="preserve"> (</w:t>
            </w:r>
            <w:r>
              <w:t>указывается</w:t>
            </w:r>
            <w:r w:rsidRPr="0068006D">
              <w:t xml:space="preserve"> </w:t>
            </w:r>
            <w:r>
              <w:t>с</w:t>
            </w:r>
            <w:r w:rsidRPr="0068006D">
              <w:t xml:space="preserve"> 01.01.2016)» (</w:t>
            </w:r>
            <w:r>
              <w:rPr>
                <w:lang w:val="en-US"/>
              </w:rPr>
              <w:t>finances</w:t>
            </w:r>
            <w:r w:rsidRPr="0068006D">
              <w:t>/</w:t>
            </w:r>
            <w:r w:rsidRPr="00B50117">
              <w:rPr>
                <w:lang w:val="en-US"/>
              </w:rPr>
              <w:t>financingPlan</w:t>
            </w:r>
            <w:r>
              <w:t>/</w:t>
            </w:r>
            <w:r w:rsidRPr="0068006D">
              <w:t>/</w:t>
            </w:r>
            <w:r>
              <w:rPr>
                <w:lang w:val="en-US"/>
              </w:rPr>
              <w:t>payments</w:t>
            </w:r>
            <w:r w:rsidRPr="0068006D">
              <w:t>/</w:t>
            </w:r>
            <w:r>
              <w:rPr>
                <w:lang w:val="en-US"/>
              </w:rPr>
              <w:t>KVR</w:t>
            </w:r>
            <w:r w:rsidRPr="0068006D">
              <w:t>)</w:t>
            </w:r>
            <w:r>
              <w:t>;</w:t>
            </w:r>
          </w:p>
          <w:p w14:paraId="510A7853" w14:textId="7E38F41A" w:rsidR="00056C63" w:rsidRDefault="00056C63" w:rsidP="00056C63">
            <w:pPr>
              <w:pStyle w:val="ad"/>
              <w:numPr>
                <w:ilvl w:val="1"/>
                <w:numId w:val="145"/>
              </w:numPr>
              <w:jc w:val="left"/>
              <w:rPr>
                <w:lang w:val="en-US"/>
              </w:rPr>
            </w:pPr>
            <w:r>
              <w:rPr>
                <w:lang w:val="en-US"/>
              </w:rPr>
              <w:t>«</w:t>
            </w:r>
            <w:r>
              <w:t>Не</w:t>
            </w:r>
            <w:r>
              <w:rPr>
                <w:lang w:val="en-US"/>
              </w:rPr>
              <w:t xml:space="preserve"> </w:t>
            </w:r>
            <w:r>
              <w:t>указано</w:t>
            </w:r>
            <w:r>
              <w:rPr>
                <w:lang w:val="en-US"/>
              </w:rPr>
              <w:t>» (finances/</w:t>
            </w:r>
            <w:r w:rsidRPr="00B50117">
              <w:rPr>
                <w:lang w:val="en-US"/>
              </w:rPr>
              <w:t>financingPlan</w:t>
            </w:r>
            <w:r>
              <w:rPr>
                <w:lang w:val="en-US"/>
              </w:rPr>
              <w:t>/stages/payments/notSpecified);</w:t>
            </w:r>
          </w:p>
          <w:p w14:paraId="19B6DE2C" w14:textId="69F9975B" w:rsidR="00056C63" w:rsidRDefault="00056C63" w:rsidP="00056C63">
            <w:pPr>
              <w:pStyle w:val="ad"/>
              <w:numPr>
                <w:ilvl w:val="1"/>
                <w:numId w:val="145"/>
              </w:numPr>
              <w:jc w:val="left"/>
            </w:pPr>
            <w:r>
              <w:t>«Код по справочнику "Классификатор объектов капитального строительства" (КОКС) (nsiKOKS)» (finances/</w:t>
            </w:r>
            <w:r w:rsidRPr="00B50117">
              <w:rPr>
                <w:lang w:val="en-US"/>
              </w:rPr>
              <w:t>financingPlan</w:t>
            </w:r>
            <w:r>
              <w:t>/stages/payments/KOKS).</w:t>
            </w:r>
          </w:p>
          <w:p w14:paraId="1776058B" w14:textId="0A969FF2" w:rsidR="00056C63" w:rsidRDefault="00056C63" w:rsidP="00056C63">
            <w:pPr>
              <w:pStyle w:val="ad"/>
              <w:numPr>
                <w:ilvl w:val="1"/>
                <w:numId w:val="145"/>
              </w:numPr>
              <w:jc w:val="left"/>
            </w:pPr>
            <w:r>
              <w:t>при этом обязательно наличие хотя бы одной строки с кодом «Код вида расходов (указывается с 01.01.2016)» (finances/</w:t>
            </w:r>
            <w:r w:rsidRPr="00B50117">
              <w:rPr>
                <w:lang w:val="en-US"/>
              </w:rPr>
              <w:t>financingPlan</w:t>
            </w:r>
            <w:r>
              <w:t>/stages/payments/KVR) или «Не указано» (finances/</w:t>
            </w:r>
            <w:r w:rsidRPr="00B50117">
              <w:rPr>
                <w:lang w:val="en-US"/>
              </w:rPr>
              <w:t>financingPlan</w:t>
            </w:r>
            <w:r>
              <w:t>/stages/payments/notSpecified);</w:t>
            </w:r>
          </w:p>
          <w:p w14:paraId="25BF6AE2" w14:textId="7020AC4E" w:rsidR="00056C63" w:rsidRDefault="00056C63" w:rsidP="00056C63">
            <w:pPr>
              <w:pStyle w:val="ad"/>
              <w:numPr>
                <w:ilvl w:val="0"/>
                <w:numId w:val="145"/>
              </w:numPr>
              <w:jc w:val="left"/>
            </w:pPr>
            <w:r>
              <w:t>Если тип организации заказчика отличен от «10 - Автономное учреждение», «03 - Бюджетное учреждение», «05 - Унитарное предприятие», «20 - Иное юридическое лицо» ИЛИ (тип организации заказчика равен «09 - Государственная корпорация» И заполнен блок «Бюджетные средства» (finances/financingPlan/financeSource/budgetFunds)), то допускается указания строк, в которых указаны:</w:t>
            </w:r>
          </w:p>
          <w:p w14:paraId="3B741B38" w14:textId="1F3B5F84" w:rsidR="00056C63" w:rsidRDefault="00056C63" w:rsidP="00056C63">
            <w:pPr>
              <w:pStyle w:val="ad"/>
              <w:numPr>
                <w:ilvl w:val="1"/>
                <w:numId w:val="145"/>
              </w:numPr>
              <w:jc w:val="left"/>
            </w:pPr>
            <w:r>
              <w:t>«Код бюджетной классификации (указывается до 01.01.2016)» (KBK);</w:t>
            </w:r>
          </w:p>
          <w:p w14:paraId="480B9C0D" w14:textId="071B8AA0" w:rsidR="00056C63" w:rsidRDefault="00056C63" w:rsidP="00056C63">
            <w:pPr>
              <w:pStyle w:val="ad"/>
              <w:numPr>
                <w:ilvl w:val="1"/>
                <w:numId w:val="145"/>
              </w:numPr>
              <w:jc w:val="left"/>
            </w:pPr>
            <w:r>
              <w:t>«Код бюджетной классификации (указывается после 01.01.2016)» (KBK2016) ИЛИ «Измененный</w:t>
            </w:r>
            <w:r w:rsidRPr="0068006D">
              <w:t xml:space="preserve"> </w:t>
            </w:r>
            <w:r>
              <w:t>код</w:t>
            </w:r>
            <w:r w:rsidRPr="0068006D">
              <w:t xml:space="preserve"> </w:t>
            </w:r>
            <w:r>
              <w:t>бюджетной</w:t>
            </w:r>
            <w:r w:rsidRPr="0068006D">
              <w:t xml:space="preserve"> </w:t>
            </w:r>
            <w:r>
              <w:t>классификации</w:t>
            </w:r>
            <w:r w:rsidRPr="0068006D">
              <w:t>» (</w:t>
            </w:r>
            <w:r w:rsidRPr="00B50117">
              <w:rPr>
                <w:lang w:val="en-US"/>
              </w:rPr>
              <w:t>finances</w:t>
            </w:r>
            <w:r w:rsidRPr="0068006D">
              <w:t>/</w:t>
            </w:r>
            <w:r w:rsidRPr="00B50117">
              <w:rPr>
                <w:lang w:val="en-US"/>
              </w:rPr>
              <w:t>financingPlan</w:t>
            </w:r>
            <w:r w:rsidRPr="0068006D">
              <w:t>/</w:t>
            </w:r>
            <w:r w:rsidRPr="00B50117">
              <w:rPr>
                <w:lang w:val="en-US"/>
              </w:rPr>
              <w:t>stages</w:t>
            </w:r>
            <w:r w:rsidRPr="0068006D">
              <w:t>/</w:t>
            </w:r>
            <w:r w:rsidRPr="00B50117">
              <w:rPr>
                <w:lang w:val="en-US"/>
              </w:rPr>
              <w:t>payments</w:t>
            </w:r>
            <w:r w:rsidRPr="0068006D">
              <w:t>/</w:t>
            </w:r>
            <w:r w:rsidRPr="00B50117">
              <w:rPr>
                <w:lang w:val="en-US"/>
              </w:rPr>
              <w:t>editedKBK</w:t>
            </w:r>
            <w:r w:rsidRPr="0068006D">
              <w:t>2016</w:t>
            </w:r>
            <w:r>
              <w:t>).</w:t>
            </w:r>
          </w:p>
          <w:p w14:paraId="7045193E" w14:textId="4F82C4BB" w:rsidR="00056C63" w:rsidRDefault="00056C63" w:rsidP="00056C63">
            <w:pPr>
              <w:pStyle w:val="ad"/>
              <w:ind w:left="1440"/>
              <w:jc w:val="left"/>
            </w:pPr>
            <w:r>
              <w:t>Если заполнено поле «Измененный</w:t>
            </w:r>
            <w:r w:rsidRPr="0068006D">
              <w:t xml:space="preserve"> </w:t>
            </w:r>
            <w:r>
              <w:t>код</w:t>
            </w:r>
            <w:r w:rsidRPr="0068006D">
              <w:t xml:space="preserve"> </w:t>
            </w:r>
            <w:r>
              <w:t>бюджетной</w:t>
            </w:r>
            <w:r w:rsidRPr="0068006D">
              <w:t xml:space="preserve"> </w:t>
            </w:r>
            <w:r>
              <w:t>классификации</w:t>
            </w:r>
            <w:r w:rsidRPr="0068006D">
              <w:t>» (</w:t>
            </w:r>
            <w:r w:rsidRPr="00B50117">
              <w:rPr>
                <w:lang w:val="en-US"/>
              </w:rPr>
              <w:t>finances</w:t>
            </w:r>
            <w:r w:rsidRPr="0068006D">
              <w:t>/</w:t>
            </w:r>
            <w:r w:rsidRPr="00B50117">
              <w:rPr>
                <w:lang w:val="en-US"/>
              </w:rPr>
              <w:t>financingPlan</w:t>
            </w:r>
            <w:r w:rsidRPr="0068006D">
              <w:t>/</w:t>
            </w:r>
            <w:r w:rsidRPr="00B50117">
              <w:rPr>
                <w:lang w:val="en-US"/>
              </w:rPr>
              <w:t>stages</w:t>
            </w:r>
            <w:r w:rsidRPr="0068006D">
              <w:t>/</w:t>
            </w:r>
            <w:r w:rsidRPr="00B50117">
              <w:rPr>
                <w:lang w:val="en-US"/>
              </w:rPr>
              <w:t>payments</w:t>
            </w:r>
            <w:r w:rsidRPr="0068006D">
              <w:t>/</w:t>
            </w:r>
            <w:r w:rsidRPr="00B50117">
              <w:rPr>
                <w:lang w:val="en-US"/>
              </w:rPr>
              <w:t>editedKBK</w:t>
            </w:r>
            <w:r w:rsidRPr="0068006D">
              <w:t>2016</w:t>
            </w:r>
            <w:r>
              <w:t>) и пройден контроль</w:t>
            </w:r>
            <w:r w:rsidRPr="0038148C">
              <w:t xml:space="preserve"> РК_ИК_0502</w:t>
            </w:r>
            <w:r>
              <w:t>, то данное поле принимается из пакета, а поле «Код бюджетной классификации (указывается после 01.01.2016)» (KBK2016) игнорируется при приеме и используется для идентификации платежа по этапу. В иных случаях, поле «Код бюджетной классификации (указывается после 01.01.2016)» (KBK2016) принимается из пакета.</w:t>
            </w:r>
          </w:p>
          <w:p w14:paraId="25E660ED" w14:textId="07FD24D2" w:rsidR="00056C63" w:rsidRPr="0020747C" w:rsidRDefault="00056C63" w:rsidP="00056C63">
            <w:pPr>
              <w:pStyle w:val="ad"/>
              <w:ind w:left="1080"/>
              <w:jc w:val="left"/>
            </w:pPr>
            <w:r>
              <w:t>При этом строки с «Код бюджетной классификации (указывается до 01.01.2016)» (KBK) принимаются только для контрактов, первая версия которых размещена до выхода версии ЕИС 10.2. Для других случаев блоки игнорируются при приеме</w:t>
            </w:r>
            <w:r w:rsidRPr="0020747C">
              <w:t>;</w:t>
            </w:r>
          </w:p>
          <w:p w14:paraId="261103D8" w14:textId="6E83A8B1" w:rsidR="00056C63" w:rsidRDefault="00056C63" w:rsidP="00056C63">
            <w:pPr>
              <w:pStyle w:val="ad"/>
              <w:numPr>
                <w:ilvl w:val="0"/>
                <w:numId w:val="145"/>
              </w:numPr>
              <w:jc w:val="left"/>
            </w:pPr>
            <w:r>
              <w:t>Если тип организации заказчика равен «09 - Государственная корпорация» И заполнен блок «</w:t>
            </w:r>
            <w:r w:rsidRPr="0020747C">
              <w:t>Внебюджетные средства</w:t>
            </w:r>
            <w:r>
              <w:t>» (</w:t>
            </w:r>
            <w:r w:rsidRPr="0020747C">
              <w:t>finances/financingPlan/financeSource/extrabudgetFunds</w:t>
            </w:r>
            <w:r>
              <w:t>), то допускается указания строк, в которых указаны:</w:t>
            </w:r>
          </w:p>
          <w:p w14:paraId="509A4BC1" w14:textId="58C894A4" w:rsidR="00056C63" w:rsidRDefault="00056C63" w:rsidP="00056C63">
            <w:pPr>
              <w:pStyle w:val="ad"/>
              <w:numPr>
                <w:ilvl w:val="1"/>
                <w:numId w:val="145"/>
              </w:numPr>
              <w:jc w:val="left"/>
            </w:pPr>
            <w:r>
              <w:t xml:space="preserve">«Код вида расходов (указывается с 01.01.2016)» (KVR) </w:t>
            </w:r>
          </w:p>
          <w:p w14:paraId="1DCF2987" w14:textId="1B002777" w:rsidR="00056C63" w:rsidRPr="009768BA" w:rsidRDefault="00056C63" w:rsidP="00056C63">
            <w:pPr>
              <w:pStyle w:val="ad"/>
              <w:numPr>
                <w:ilvl w:val="1"/>
                <w:numId w:val="145"/>
              </w:numPr>
              <w:jc w:val="left"/>
            </w:pPr>
            <w:r>
              <w:t>«Не указано» (notSpecified).</w:t>
            </w:r>
          </w:p>
          <w:p w14:paraId="12213240" w14:textId="77777777" w:rsidR="00056C63" w:rsidRDefault="00056C63" w:rsidP="00056C63">
            <w:pPr>
              <w:pStyle w:val="ad"/>
              <w:jc w:val="left"/>
            </w:pPr>
          </w:p>
          <w:p w14:paraId="1E918609" w14:textId="77777777" w:rsidR="00056C63" w:rsidRDefault="00056C63" w:rsidP="00056C63">
            <w:pPr>
              <w:pStyle w:val="ad"/>
              <w:jc w:val="left"/>
            </w:pPr>
            <w:r>
              <w:t>Поле</w:t>
            </w:r>
            <w:r w:rsidRPr="009768BA">
              <w:rPr>
                <w:lang w:val="en-US"/>
              </w:rPr>
              <w:t xml:space="preserve"> «</w:t>
            </w:r>
            <w:r>
              <w:t>Код</w:t>
            </w:r>
            <w:r w:rsidRPr="009768BA">
              <w:rPr>
                <w:lang w:val="en-US"/>
              </w:rPr>
              <w:t xml:space="preserve"> </w:t>
            </w:r>
            <w:r>
              <w:t>ОКС</w:t>
            </w:r>
            <w:r w:rsidRPr="009768BA">
              <w:rPr>
                <w:lang w:val="en-US"/>
              </w:rPr>
              <w:t>/</w:t>
            </w:r>
            <w:r>
              <w:t>ОНИ</w:t>
            </w:r>
            <w:r w:rsidRPr="009768BA">
              <w:rPr>
                <w:lang w:val="en-US"/>
              </w:rPr>
              <w:t xml:space="preserve"> (</w:t>
            </w:r>
            <w:r>
              <w:t>КОКС</w:t>
            </w:r>
            <w:r w:rsidRPr="009768BA">
              <w:rPr>
                <w:lang w:val="en-US"/>
              </w:rPr>
              <w:t>)» (</w:t>
            </w:r>
            <w:r>
              <w:rPr>
                <w:lang w:val="en-US"/>
              </w:rPr>
              <w:t>finances</w:t>
            </w:r>
            <w:r w:rsidRPr="009768BA">
              <w:rPr>
                <w:lang w:val="en-US"/>
              </w:rPr>
              <w:t>/</w:t>
            </w:r>
            <w:r>
              <w:rPr>
                <w:lang w:val="en-US"/>
              </w:rPr>
              <w:t>financingPlan</w:t>
            </w:r>
            <w:r w:rsidRPr="009768BA">
              <w:rPr>
                <w:lang w:val="en-US"/>
              </w:rPr>
              <w:t>/</w:t>
            </w:r>
            <w:r>
              <w:rPr>
                <w:lang w:val="en-US"/>
              </w:rPr>
              <w:t>stages</w:t>
            </w:r>
            <w:r w:rsidRPr="009768BA">
              <w:rPr>
                <w:lang w:val="en-US"/>
              </w:rPr>
              <w:t>/</w:t>
            </w:r>
            <w:r>
              <w:rPr>
                <w:lang w:val="en-US"/>
              </w:rPr>
              <w:t>payments</w:t>
            </w:r>
            <w:r w:rsidRPr="009768BA">
              <w:rPr>
                <w:lang w:val="en-US"/>
              </w:rPr>
              <w:t>/</w:t>
            </w:r>
            <w:r>
              <w:rPr>
                <w:lang w:val="en-US"/>
              </w:rPr>
              <w:t>KOKSCode</w:t>
            </w:r>
            <w:r w:rsidRPr="009768BA">
              <w:rPr>
                <w:lang w:val="en-US"/>
              </w:rPr>
              <w:t xml:space="preserve">). </w:t>
            </w:r>
            <w:r>
              <w:t>Поле может быть заполнено только в том случае, если для данной строки задано одно из следующих полей:</w:t>
            </w:r>
          </w:p>
          <w:p w14:paraId="4FCFD75E" w14:textId="77777777" w:rsidR="00056C63" w:rsidRDefault="00056C63" w:rsidP="00056C63">
            <w:pPr>
              <w:pStyle w:val="ad"/>
              <w:numPr>
                <w:ilvl w:val="0"/>
                <w:numId w:val="151"/>
              </w:numPr>
              <w:jc w:val="left"/>
            </w:pPr>
            <w:r>
              <w:t>«Код бюджетной классификации (указывается до 01.01.2016)» (</w:t>
            </w:r>
            <w:r>
              <w:rPr>
                <w:lang w:val="en-US"/>
              </w:rPr>
              <w:t>KBK</w:t>
            </w:r>
            <w:r>
              <w:t>);</w:t>
            </w:r>
          </w:p>
          <w:p w14:paraId="738611A7" w14:textId="77777777" w:rsidR="00056C63" w:rsidRDefault="00056C63" w:rsidP="00056C63">
            <w:pPr>
              <w:pStyle w:val="ad"/>
              <w:numPr>
                <w:ilvl w:val="0"/>
                <w:numId w:val="151"/>
              </w:numPr>
              <w:jc w:val="left"/>
            </w:pPr>
            <w:r>
              <w:t>«Код бюджетной классификации (указывается после 01.01.2016)» (</w:t>
            </w:r>
            <w:r>
              <w:rPr>
                <w:lang w:val="en-US"/>
              </w:rPr>
              <w:t>KBK</w:t>
            </w:r>
            <w:r>
              <w:t>2016).</w:t>
            </w:r>
          </w:p>
          <w:p w14:paraId="59367831" w14:textId="20B959F2" w:rsidR="00056C63" w:rsidRPr="00AE05DF" w:rsidRDefault="00056C63" w:rsidP="00056C63">
            <w:pPr>
              <w:pStyle w:val="ad"/>
              <w:jc w:val="left"/>
            </w:pPr>
            <w:r>
              <w:t>Для других случаев блок игнорируется при приеме</w:t>
            </w:r>
            <w:r w:rsidRPr="00AE05DF">
              <w:t>.</w:t>
            </w:r>
          </w:p>
          <w:p w14:paraId="50094F0B" w14:textId="46E1F39A" w:rsidR="00056C63" w:rsidRDefault="00056C63" w:rsidP="00056C63">
            <w:pPr>
              <w:pStyle w:val="ad"/>
              <w:jc w:val="left"/>
            </w:pPr>
          </w:p>
          <w:p w14:paraId="654B34C8" w14:textId="6E550AA2" w:rsidR="00056C63" w:rsidRDefault="00056C63" w:rsidP="00056C63">
            <w:pPr>
              <w:pStyle w:val="ad"/>
              <w:jc w:val="left"/>
            </w:pPr>
            <w:r>
              <w:t>Поле</w:t>
            </w:r>
            <w:r w:rsidRPr="00F51D6B">
              <w:rPr>
                <w:lang w:val="en-US"/>
              </w:rPr>
              <w:t xml:space="preserve"> «</w:t>
            </w:r>
            <w:r w:rsidRPr="00F51D6B">
              <w:t>Примечание</w:t>
            </w:r>
            <w:r w:rsidRPr="00F51D6B">
              <w:rPr>
                <w:lang w:val="en-US"/>
              </w:rPr>
              <w:t>» (</w:t>
            </w:r>
            <w:r w:rsidRPr="009034B6">
              <w:rPr>
                <w:lang w:val="en-US"/>
              </w:rPr>
              <w:t>finances/financingPlan/stages/payments/comment</w:t>
            </w:r>
            <w:r w:rsidRPr="00F51D6B">
              <w:rPr>
                <w:lang w:val="en-US"/>
              </w:rPr>
              <w:t xml:space="preserve">). </w:t>
            </w:r>
            <w:r>
              <w:t>Игнорируется при приеме, не заполняется при передаче. Оставлено для обратной своместимости.</w:t>
            </w:r>
          </w:p>
          <w:p w14:paraId="4F85ED79" w14:textId="5FF42847" w:rsidR="00056C63" w:rsidRDefault="00056C63" w:rsidP="00056C63">
            <w:pPr>
              <w:pStyle w:val="ad"/>
              <w:jc w:val="left"/>
            </w:pPr>
          </w:p>
          <w:p w14:paraId="5F8B089E" w14:textId="77777777" w:rsidR="00056C63" w:rsidRDefault="00056C63" w:rsidP="00056C63">
            <w:pPr>
              <w:pStyle w:val="ad"/>
              <w:jc w:val="left"/>
            </w:pPr>
            <w:r>
              <w:t>Поля игнорируются при приеме и не заполняются при передаче, начиная с версии 15.2:</w:t>
            </w:r>
          </w:p>
          <w:p w14:paraId="73D6784D" w14:textId="77777777" w:rsidR="00056C63" w:rsidRPr="0068006D" w:rsidRDefault="00056C63" w:rsidP="00056C63">
            <w:pPr>
              <w:pStyle w:val="ad"/>
              <w:jc w:val="left"/>
              <w:rPr>
                <w:lang w:val="en-US"/>
              </w:rPr>
            </w:pPr>
            <w:r w:rsidRPr="0068006D">
              <w:rPr>
                <w:lang w:val="en-US"/>
              </w:rPr>
              <w:t>­</w:t>
            </w:r>
            <w:r w:rsidRPr="0068006D">
              <w:rPr>
                <w:lang w:val="en-US"/>
              </w:rPr>
              <w:tab/>
              <w:t>«</w:t>
            </w:r>
            <w:r>
              <w:t>Год</w:t>
            </w:r>
            <w:r w:rsidRPr="0068006D">
              <w:rPr>
                <w:lang w:val="en-US"/>
              </w:rPr>
              <w:t xml:space="preserve"> </w:t>
            </w:r>
            <w:r>
              <w:t>платежа</w:t>
            </w:r>
            <w:r w:rsidRPr="0068006D">
              <w:rPr>
                <w:lang w:val="en-US"/>
              </w:rPr>
              <w:t xml:space="preserve">» (financingPlan/stages/payments/paymentYear), </w:t>
            </w:r>
          </w:p>
          <w:p w14:paraId="05D21930" w14:textId="77777777" w:rsidR="00056C63" w:rsidRPr="0068006D" w:rsidRDefault="00056C63" w:rsidP="00056C63">
            <w:pPr>
              <w:pStyle w:val="ad"/>
              <w:jc w:val="left"/>
              <w:rPr>
                <w:lang w:val="en-US"/>
              </w:rPr>
            </w:pPr>
            <w:r w:rsidRPr="0068006D">
              <w:rPr>
                <w:lang w:val="en-US"/>
              </w:rPr>
              <w:t>­</w:t>
            </w:r>
            <w:r w:rsidRPr="0068006D">
              <w:rPr>
                <w:lang w:val="en-US"/>
              </w:rPr>
              <w:tab/>
              <w:t>«</w:t>
            </w:r>
            <w:r>
              <w:t>Сумма</w:t>
            </w:r>
            <w:r w:rsidRPr="0068006D">
              <w:rPr>
                <w:lang w:val="en-US"/>
              </w:rPr>
              <w:t xml:space="preserve"> </w:t>
            </w:r>
            <w:r>
              <w:t>платежа</w:t>
            </w:r>
            <w:r w:rsidRPr="0068006D">
              <w:rPr>
                <w:lang w:val="en-US"/>
              </w:rPr>
              <w:t xml:space="preserve"> </w:t>
            </w:r>
            <w:r>
              <w:t>в</w:t>
            </w:r>
            <w:r w:rsidRPr="0068006D">
              <w:rPr>
                <w:lang w:val="en-US"/>
              </w:rPr>
              <w:t xml:space="preserve"> </w:t>
            </w:r>
            <w:r>
              <w:t>валюте</w:t>
            </w:r>
            <w:r w:rsidRPr="0068006D">
              <w:rPr>
                <w:lang w:val="en-US"/>
              </w:rPr>
              <w:t xml:space="preserve"> </w:t>
            </w:r>
            <w:r>
              <w:t>контракта</w:t>
            </w:r>
            <w:r w:rsidRPr="0068006D">
              <w:rPr>
                <w:lang w:val="en-US"/>
              </w:rPr>
              <w:t xml:space="preserve">» (finances/financingPlan/stages/payments/paymentSum), </w:t>
            </w:r>
          </w:p>
          <w:p w14:paraId="681CF99D" w14:textId="77777777" w:rsidR="00056C63" w:rsidRPr="0068006D" w:rsidRDefault="00056C63" w:rsidP="00056C63">
            <w:pPr>
              <w:pStyle w:val="ad"/>
              <w:jc w:val="left"/>
              <w:rPr>
                <w:lang w:val="en-US"/>
              </w:rPr>
            </w:pPr>
            <w:r w:rsidRPr="0068006D">
              <w:rPr>
                <w:lang w:val="en-US"/>
              </w:rPr>
              <w:t>­</w:t>
            </w:r>
            <w:r w:rsidRPr="0068006D">
              <w:rPr>
                <w:lang w:val="en-US"/>
              </w:rPr>
              <w:tab/>
              <w:t>«</w:t>
            </w:r>
            <w:r>
              <w:t>Сумма</w:t>
            </w:r>
            <w:r w:rsidRPr="0068006D">
              <w:rPr>
                <w:lang w:val="en-US"/>
              </w:rPr>
              <w:t xml:space="preserve"> </w:t>
            </w:r>
            <w:r>
              <w:t>платежа</w:t>
            </w:r>
            <w:r w:rsidRPr="0068006D">
              <w:rPr>
                <w:lang w:val="en-US"/>
              </w:rPr>
              <w:t xml:space="preserve"> </w:t>
            </w:r>
            <w:r>
              <w:t>в</w:t>
            </w:r>
            <w:r w:rsidRPr="0068006D">
              <w:rPr>
                <w:lang w:val="en-US"/>
              </w:rPr>
              <w:t xml:space="preserve"> </w:t>
            </w:r>
            <w:r>
              <w:t>рублевом</w:t>
            </w:r>
            <w:r w:rsidRPr="0068006D">
              <w:rPr>
                <w:lang w:val="en-US"/>
              </w:rPr>
              <w:t xml:space="preserve"> </w:t>
            </w:r>
            <w:r>
              <w:t>эквиваленте</w:t>
            </w:r>
            <w:r w:rsidRPr="0068006D">
              <w:rPr>
                <w:lang w:val="en-US"/>
              </w:rPr>
              <w:t xml:space="preserve">» (finances/financingPlan/stages/payments/paymentSumRUR).    </w:t>
            </w:r>
          </w:p>
          <w:p w14:paraId="3AA0D833" w14:textId="77777777" w:rsidR="00056C63" w:rsidRPr="0068006D" w:rsidRDefault="00056C63" w:rsidP="00056C63">
            <w:pPr>
              <w:pStyle w:val="ad"/>
              <w:jc w:val="left"/>
              <w:rPr>
                <w:lang w:val="en-US"/>
              </w:rPr>
            </w:pPr>
          </w:p>
          <w:p w14:paraId="4792E00A" w14:textId="77777777" w:rsidR="00056C63" w:rsidRPr="0068006D" w:rsidRDefault="00056C63" w:rsidP="00056C63">
            <w:pPr>
              <w:pStyle w:val="ad"/>
              <w:jc w:val="left"/>
              <w:rPr>
                <w:lang w:val="en-US"/>
              </w:rPr>
            </w:pPr>
            <w:r>
              <w:t>Блок</w:t>
            </w:r>
            <w:r w:rsidRPr="0068006D">
              <w:rPr>
                <w:lang w:val="en-US"/>
              </w:rPr>
              <w:t xml:space="preserve"> «</w:t>
            </w:r>
            <w:r w:rsidRPr="00182B6D">
              <w:t>Сумма</w:t>
            </w:r>
            <w:r w:rsidRPr="0068006D">
              <w:rPr>
                <w:lang w:val="en-US"/>
              </w:rPr>
              <w:t xml:space="preserve"> </w:t>
            </w:r>
            <w:r w:rsidRPr="00182B6D">
              <w:t>платежей</w:t>
            </w:r>
            <w:r w:rsidRPr="0068006D">
              <w:rPr>
                <w:lang w:val="en-US"/>
              </w:rPr>
              <w:t xml:space="preserve"> </w:t>
            </w:r>
            <w:r w:rsidRPr="00182B6D">
              <w:t>в</w:t>
            </w:r>
            <w:r w:rsidRPr="0068006D">
              <w:rPr>
                <w:lang w:val="en-US"/>
              </w:rPr>
              <w:t xml:space="preserve"> </w:t>
            </w:r>
            <w:r w:rsidRPr="00182B6D">
              <w:t>разбивке</w:t>
            </w:r>
            <w:r w:rsidRPr="0068006D">
              <w:rPr>
                <w:lang w:val="en-US"/>
              </w:rPr>
              <w:t xml:space="preserve"> </w:t>
            </w:r>
            <w:r w:rsidRPr="00182B6D">
              <w:t>по</w:t>
            </w:r>
            <w:r w:rsidRPr="0068006D">
              <w:rPr>
                <w:lang w:val="en-US"/>
              </w:rPr>
              <w:t xml:space="preserve"> </w:t>
            </w:r>
            <w:r w:rsidRPr="00182B6D">
              <w:t>годам</w:t>
            </w:r>
            <w:r w:rsidRPr="0068006D">
              <w:rPr>
                <w:lang w:val="en-US"/>
              </w:rPr>
              <w:t xml:space="preserve">» (finances/financingPlan/stages/payments/paymentYearsInfo) </w:t>
            </w:r>
            <w:r>
              <w:t>принимается</w:t>
            </w:r>
            <w:r w:rsidRPr="0068006D">
              <w:rPr>
                <w:lang w:val="en-US"/>
              </w:rPr>
              <w:t xml:space="preserve"> </w:t>
            </w:r>
            <w:r>
              <w:t>из</w:t>
            </w:r>
            <w:r w:rsidRPr="0068006D">
              <w:rPr>
                <w:lang w:val="en-US"/>
              </w:rPr>
              <w:t xml:space="preserve"> </w:t>
            </w:r>
            <w:r>
              <w:t>пакета</w:t>
            </w:r>
            <w:r w:rsidRPr="0068006D">
              <w:rPr>
                <w:lang w:val="en-US"/>
              </w:rPr>
              <w:t xml:space="preserve">, </w:t>
            </w:r>
            <w:r>
              <w:t>начиная</w:t>
            </w:r>
            <w:r w:rsidRPr="0068006D">
              <w:rPr>
                <w:lang w:val="en-US"/>
              </w:rPr>
              <w:t xml:space="preserve"> </w:t>
            </w:r>
            <w:r>
              <w:t>с</w:t>
            </w:r>
            <w:r w:rsidRPr="0068006D">
              <w:rPr>
                <w:lang w:val="en-US"/>
              </w:rPr>
              <w:t xml:space="preserve"> </w:t>
            </w:r>
            <w:r>
              <w:t>версии</w:t>
            </w:r>
            <w:r w:rsidRPr="0068006D">
              <w:rPr>
                <w:lang w:val="en-US"/>
              </w:rPr>
              <w:t xml:space="preserve"> 15.2.</w:t>
            </w:r>
          </w:p>
          <w:p w14:paraId="68A9AC5B" w14:textId="77777777" w:rsidR="00056C63" w:rsidRPr="0068006D" w:rsidRDefault="00056C63" w:rsidP="00056C63">
            <w:pPr>
              <w:pStyle w:val="ad"/>
              <w:jc w:val="left"/>
              <w:rPr>
                <w:lang w:val="en-US"/>
              </w:rPr>
            </w:pPr>
          </w:p>
          <w:p w14:paraId="50461F43" w14:textId="77777777" w:rsidR="00056C63" w:rsidRDefault="00056C63" w:rsidP="00056C63">
            <w:pPr>
              <w:pStyle w:val="ad"/>
              <w:jc w:val="left"/>
            </w:pPr>
            <w:r>
              <w:t xml:space="preserve">При приеме СГК без признака «Документ на базе РЭК» блок </w:t>
            </w:r>
            <w:r w:rsidRPr="008E76E1">
              <w:rPr>
                <w:b/>
              </w:rPr>
              <w:t>«</w:t>
            </w:r>
            <w:r w:rsidRPr="008933C6">
              <w:t>Финансирование» (</w:t>
            </w:r>
            <w:r w:rsidRPr="008933C6">
              <w:rPr>
                <w:lang w:val="en-US"/>
              </w:rPr>
              <w:t>finances</w:t>
            </w:r>
            <w:r w:rsidRPr="008933C6">
              <w:t>)</w:t>
            </w:r>
            <w:r>
              <w:t xml:space="preserve"> принимается из пакета, при этом следующие поля игнорируются при приеме и не заполняются при передаче:</w:t>
            </w:r>
          </w:p>
          <w:p w14:paraId="2D2A1F03" w14:textId="77777777" w:rsidR="00056C63" w:rsidRPr="0068006D" w:rsidRDefault="00056C63" w:rsidP="00056C63">
            <w:pPr>
              <w:pStyle w:val="ad"/>
              <w:numPr>
                <w:ilvl w:val="0"/>
                <w:numId w:val="268"/>
              </w:numPr>
              <w:jc w:val="left"/>
              <w:rPr>
                <w:lang w:val="en-US"/>
              </w:rPr>
            </w:pPr>
            <w:r w:rsidRPr="0068006D">
              <w:rPr>
                <w:lang w:val="en-US"/>
              </w:rPr>
              <w:t>«</w:t>
            </w:r>
            <w:r>
              <w:t>Измененный</w:t>
            </w:r>
            <w:r w:rsidRPr="0068006D">
              <w:rPr>
                <w:lang w:val="en-US"/>
              </w:rPr>
              <w:t xml:space="preserve"> </w:t>
            </w:r>
            <w:r>
              <w:t>код</w:t>
            </w:r>
            <w:r w:rsidRPr="0068006D">
              <w:rPr>
                <w:lang w:val="en-US"/>
              </w:rPr>
              <w:t xml:space="preserve"> </w:t>
            </w:r>
            <w:r>
              <w:t>бюджетной</w:t>
            </w:r>
            <w:r w:rsidRPr="0068006D">
              <w:rPr>
                <w:lang w:val="en-US"/>
              </w:rPr>
              <w:t xml:space="preserve"> </w:t>
            </w:r>
            <w:r>
              <w:t>классификации</w:t>
            </w:r>
            <w:r w:rsidRPr="0068006D">
              <w:rPr>
                <w:lang w:val="en-US"/>
              </w:rPr>
              <w:t>» (finances/financingPlan/stages/payments/editedKBK2016),</w:t>
            </w:r>
          </w:p>
          <w:p w14:paraId="43F48F7B" w14:textId="77777777" w:rsidR="00056C63" w:rsidRPr="0068006D" w:rsidRDefault="00056C63" w:rsidP="00056C63">
            <w:pPr>
              <w:pStyle w:val="ad"/>
              <w:numPr>
                <w:ilvl w:val="0"/>
                <w:numId w:val="268"/>
              </w:numPr>
              <w:jc w:val="left"/>
              <w:rPr>
                <w:lang w:val="en-US"/>
              </w:rPr>
            </w:pPr>
            <w:r w:rsidRPr="0068006D">
              <w:rPr>
                <w:lang w:val="en-US"/>
              </w:rPr>
              <w:t>«</w:t>
            </w:r>
            <w:r>
              <w:t>Измененный</w:t>
            </w:r>
            <w:r w:rsidRPr="0068006D">
              <w:rPr>
                <w:lang w:val="en-US"/>
              </w:rPr>
              <w:t xml:space="preserve"> </w:t>
            </w:r>
            <w:r>
              <w:t>код</w:t>
            </w:r>
            <w:r w:rsidRPr="0068006D">
              <w:rPr>
                <w:lang w:val="en-US"/>
              </w:rPr>
              <w:t xml:space="preserve"> </w:t>
            </w:r>
            <w:r>
              <w:t>вида</w:t>
            </w:r>
            <w:r w:rsidRPr="0068006D">
              <w:rPr>
                <w:lang w:val="en-US"/>
              </w:rPr>
              <w:t xml:space="preserve"> </w:t>
            </w:r>
            <w:r>
              <w:t>расходов</w:t>
            </w:r>
            <w:r w:rsidRPr="0068006D">
              <w:rPr>
                <w:lang w:val="en-US"/>
              </w:rPr>
              <w:t>» (finances/financingPlan/stages/payments/editedKVR),</w:t>
            </w:r>
          </w:p>
          <w:p w14:paraId="18312FE9" w14:textId="77777777" w:rsidR="00056C63" w:rsidRPr="0068006D" w:rsidRDefault="00056C63" w:rsidP="00056C63">
            <w:pPr>
              <w:pStyle w:val="ad"/>
              <w:numPr>
                <w:ilvl w:val="0"/>
                <w:numId w:val="268"/>
              </w:numPr>
              <w:jc w:val="left"/>
              <w:rPr>
                <w:lang w:val="en-US"/>
              </w:rPr>
            </w:pPr>
            <w:r w:rsidRPr="0068006D">
              <w:rPr>
                <w:lang w:val="en-US"/>
              </w:rPr>
              <w:t>«</w:t>
            </w:r>
            <w:r>
              <w:t>Измененный</w:t>
            </w:r>
            <w:r w:rsidRPr="0068006D">
              <w:rPr>
                <w:lang w:val="en-US"/>
              </w:rPr>
              <w:t xml:space="preserve"> </w:t>
            </w:r>
            <w:r>
              <w:t>код</w:t>
            </w:r>
            <w:r w:rsidRPr="0068006D">
              <w:rPr>
                <w:lang w:val="en-US"/>
              </w:rPr>
              <w:t xml:space="preserve">  </w:t>
            </w:r>
            <w:r>
              <w:t>поступлений</w:t>
            </w:r>
            <w:r w:rsidRPr="0068006D">
              <w:rPr>
                <w:lang w:val="en-US"/>
              </w:rPr>
              <w:t>» (finances/financingPlan/stages/payments/editedReceiptCode),</w:t>
            </w:r>
          </w:p>
          <w:p w14:paraId="3207C966" w14:textId="77777777" w:rsidR="00056C63" w:rsidRPr="0068006D" w:rsidRDefault="00056C63" w:rsidP="00056C63">
            <w:pPr>
              <w:pStyle w:val="ad"/>
              <w:numPr>
                <w:ilvl w:val="0"/>
                <w:numId w:val="268"/>
              </w:numPr>
              <w:jc w:val="left"/>
              <w:rPr>
                <w:lang w:val="en-US"/>
              </w:rPr>
            </w:pPr>
            <w:r w:rsidRPr="0068006D">
              <w:rPr>
                <w:lang w:val="en-US"/>
              </w:rPr>
              <w:t>«</w:t>
            </w:r>
            <w:r>
              <w:t>Измененная</w:t>
            </w:r>
            <w:r w:rsidRPr="0068006D">
              <w:rPr>
                <w:lang w:val="en-US"/>
              </w:rPr>
              <w:t xml:space="preserve"> </w:t>
            </w:r>
            <w:r>
              <w:t>целевая</w:t>
            </w:r>
            <w:r w:rsidRPr="0068006D">
              <w:rPr>
                <w:lang w:val="en-US"/>
              </w:rPr>
              <w:t xml:space="preserve"> </w:t>
            </w:r>
            <w:r>
              <w:t>статья</w:t>
            </w:r>
            <w:r w:rsidRPr="0068006D">
              <w:rPr>
                <w:lang w:val="en-US"/>
              </w:rPr>
              <w:t>» (finances/financingPlan/stages/payments/editedTargetArticle).</w:t>
            </w:r>
          </w:p>
          <w:p w14:paraId="11F6CEFC" w14:textId="0445A911" w:rsidR="00056C63" w:rsidRPr="0068006D" w:rsidRDefault="00056C63" w:rsidP="00056C63">
            <w:pPr>
              <w:pStyle w:val="ad"/>
              <w:jc w:val="left"/>
              <w:rPr>
                <w:lang w:val="en-US"/>
              </w:rPr>
            </w:pPr>
          </w:p>
          <w:p w14:paraId="7F73A626" w14:textId="63A18AFF" w:rsidR="00056C63" w:rsidRDefault="00056C63" w:rsidP="00056C63">
            <w:pPr>
              <w:pStyle w:val="ad"/>
              <w:jc w:val="left"/>
            </w:pPr>
            <w:r w:rsidRPr="00B01405">
              <w:t>При приеме изменений СГК</w:t>
            </w:r>
            <w:r>
              <w:t xml:space="preserve"> </w:t>
            </w:r>
            <w:r w:rsidRPr="00B01405">
              <w:t>с типом «Изменение контракта»</w:t>
            </w:r>
            <w:r>
              <w:t xml:space="preserve"> и «Корректировка ошибок»</w:t>
            </w:r>
            <w:r w:rsidRPr="00B01405">
              <w:t xml:space="preserve">, если признак "Документ на базе РЭК" установлен, то блок </w:t>
            </w:r>
            <w:r w:rsidRPr="008E76E1">
              <w:rPr>
                <w:b/>
              </w:rPr>
              <w:t>«</w:t>
            </w:r>
            <w:r w:rsidRPr="008933C6">
              <w:t>Финансирование» (</w:t>
            </w:r>
            <w:r w:rsidRPr="008933C6">
              <w:rPr>
                <w:lang w:val="en-US"/>
              </w:rPr>
              <w:t>finances</w:t>
            </w:r>
            <w:r w:rsidRPr="008933C6">
              <w:t>)</w:t>
            </w:r>
            <w:r>
              <w:t xml:space="preserve"> принимается аналогично </w:t>
            </w:r>
            <w:r w:rsidRPr="00B01405">
              <w:t>тре</w:t>
            </w:r>
            <w:r>
              <w:t>бованиям при приеме проекта пер</w:t>
            </w:r>
            <w:r w:rsidRPr="00B01405">
              <w:t>воначальной версии, сформированного на основании элект</w:t>
            </w:r>
            <w:r>
              <w:t>ронного контракта в структуриро</w:t>
            </w:r>
            <w:r w:rsidRPr="00B01405">
              <w:t>ванном виде.</w:t>
            </w:r>
          </w:p>
          <w:p w14:paraId="7C613D24" w14:textId="401D18DB" w:rsidR="00056C63" w:rsidRDefault="00056C63" w:rsidP="00056C63">
            <w:pPr>
              <w:pStyle w:val="ad"/>
              <w:jc w:val="left"/>
            </w:pPr>
          </w:p>
          <w:p w14:paraId="374F6BF1" w14:textId="77777777" w:rsidR="00056C63" w:rsidRPr="00E71A4E" w:rsidRDefault="00056C63" w:rsidP="00056C63">
            <w:pPr>
              <w:pStyle w:val="ad"/>
              <w:jc w:val="left"/>
            </w:pPr>
          </w:p>
          <w:p w14:paraId="7032E411" w14:textId="7C0DF021" w:rsidR="00056C63" w:rsidRDefault="00056C63" w:rsidP="00056C63">
            <w:pPr>
              <w:pStyle w:val="ad"/>
            </w:pPr>
            <w:r>
              <w:t>Поле «</w:t>
            </w:r>
            <w:r w:rsidRPr="00667F57">
              <w:t>Дата подведения результатов определения поставщика (подрядчика, исполнителя)</w:t>
            </w:r>
            <w:r>
              <w:t>» (</w:t>
            </w:r>
            <w:r w:rsidRPr="00667F57">
              <w:t>protocolDate</w:t>
            </w:r>
            <w:r>
              <w:t>). Если заполнено поле «</w:t>
            </w:r>
            <w:r w:rsidRPr="00A55F25">
              <w:t>Номер извещения о проведении</w:t>
            </w:r>
            <w:r>
              <w:t>» (</w:t>
            </w:r>
            <w:r w:rsidRPr="00A55F25">
              <w:t>fcsOrder/order/notificationNumber</w:t>
            </w:r>
            <w:r>
              <w:t xml:space="preserve">), то игнорируется при приеме и заполняется автоматически датой подписания протокола из итогового протокола закупки (если протокол размещен в структурированном виде). </w:t>
            </w:r>
            <w:r>
              <w:rPr>
                <w:lang w:eastAsia="en-US"/>
              </w:rPr>
              <w:t xml:space="preserve">При приеме изменений </w:t>
            </w:r>
            <w:r w:rsidRPr="00B66C47">
              <w:rPr>
                <w:lang w:eastAsia="en-US"/>
              </w:rPr>
              <w:t>СГК</w:t>
            </w:r>
            <w:r>
              <w:rPr>
                <w:lang w:eastAsia="en-US"/>
              </w:rPr>
              <w:t>, е</w:t>
            </w:r>
            <w:r w:rsidRPr="00B66C47">
              <w:rPr>
                <w:lang w:eastAsia="en-US"/>
              </w:rPr>
              <w:t>сли признак "Документ на базе РЭК" установлен, то</w:t>
            </w:r>
            <w:r>
              <w:rPr>
                <w:lang w:eastAsia="en-US"/>
              </w:rPr>
              <w:t xml:space="preserve"> необходимо</w:t>
            </w:r>
            <w:r w:rsidRPr="00B02544">
              <w:t xml:space="preserve"> игнорировать при приеме и заполнять автоматич</w:t>
            </w:r>
            <w:r>
              <w:t>ески на основании связанного ДС.</w:t>
            </w:r>
          </w:p>
          <w:p w14:paraId="26216495" w14:textId="552199CD" w:rsidR="00056C63" w:rsidRPr="00667F57" w:rsidRDefault="00056C63" w:rsidP="00056C63">
            <w:pPr>
              <w:pStyle w:val="ad"/>
              <w:jc w:val="left"/>
            </w:pPr>
          </w:p>
          <w:p w14:paraId="1E5AEDF9" w14:textId="77777777" w:rsidR="00056C63" w:rsidRPr="00667F57" w:rsidRDefault="00056C63" w:rsidP="00056C63">
            <w:pPr>
              <w:pStyle w:val="ad"/>
              <w:jc w:val="left"/>
            </w:pPr>
          </w:p>
          <w:p w14:paraId="531CDD0D" w14:textId="77777777" w:rsidR="00056C63" w:rsidRDefault="00056C63" w:rsidP="00056C63">
            <w:pPr>
              <w:pStyle w:val="ad"/>
              <w:jc w:val="left"/>
            </w:pPr>
            <w:r>
              <w:t>Поле «</w:t>
            </w:r>
            <w:r w:rsidRPr="00E7177E">
              <w:t>Дата заключения контракта</w:t>
            </w:r>
            <w:r>
              <w:t>» (</w:t>
            </w:r>
            <w:r w:rsidRPr="00E7177E">
              <w:t>signDate</w:t>
            </w:r>
            <w:r>
              <w:t>)</w:t>
            </w:r>
            <w:r w:rsidRPr="00461F1B">
              <w:t xml:space="preserve"> </w:t>
            </w:r>
          </w:p>
          <w:p w14:paraId="3850EBFE" w14:textId="226ED061" w:rsidR="00056C63" w:rsidRDefault="00056C63" w:rsidP="00056C63">
            <w:pPr>
              <w:pStyle w:val="ad"/>
              <w:numPr>
                <w:ilvl w:val="0"/>
                <w:numId w:val="227"/>
              </w:numPr>
              <w:jc w:val="left"/>
            </w:pPr>
            <w:r w:rsidRPr="00461F1B">
              <w:t>Игн</w:t>
            </w:r>
            <w:r>
              <w:t>о</w:t>
            </w:r>
            <w:r w:rsidRPr="00461F1B">
              <w:t>рируется при приеме и заполняется автоматически, если существует связь с контрактом, заключенным в электронной форме</w:t>
            </w:r>
            <w:r>
              <w:t xml:space="preserve"> (проект контракта в ПЗК)</w:t>
            </w:r>
            <w:r w:rsidRPr="00461F1B">
              <w:t xml:space="preserve"> и поле «Дата заключения контракта» в электронном контракте заполнено. </w:t>
            </w:r>
          </w:p>
          <w:p w14:paraId="742BA2F4" w14:textId="0C1B2564" w:rsidR="00056C63" w:rsidRDefault="00056C63" w:rsidP="00056C63">
            <w:pPr>
              <w:pStyle w:val="ad"/>
              <w:numPr>
                <w:ilvl w:val="0"/>
                <w:numId w:val="227"/>
              </w:numPr>
              <w:jc w:val="left"/>
            </w:pPr>
            <w:r w:rsidRPr="00461F1B">
              <w:t>Игн</w:t>
            </w:r>
            <w:r>
              <w:t>о</w:t>
            </w:r>
            <w:r w:rsidRPr="00461F1B">
              <w:t>рируется при приеме и заполняется автоматически на основании поля "Дата заключения контракта" (signDate) пакета "Информация о подписании государственного/муниципального контракта на ЭП" (contractSign) в случае отсутствия связи с контрактом, заключенным в электронной форме</w:t>
            </w:r>
            <w:r>
              <w:t>(проект контракта в ПЗК)</w:t>
            </w:r>
            <w:r w:rsidRPr="00461F1B">
              <w:t xml:space="preserve">, если для закупки foundation/fcsOrder/order/notificationNumber способ определения поставщика является электронной процедурой. </w:t>
            </w:r>
          </w:p>
          <w:p w14:paraId="1E73FFF2" w14:textId="193D76FC" w:rsidR="00056C63" w:rsidRPr="00816235" w:rsidRDefault="00056C63" w:rsidP="00056C63">
            <w:pPr>
              <w:pStyle w:val="ad"/>
              <w:numPr>
                <w:ilvl w:val="0"/>
                <w:numId w:val="227"/>
              </w:numPr>
              <w:jc w:val="left"/>
            </w:pPr>
            <w:r>
              <w:rPr>
                <w:lang w:val="uk-UA"/>
              </w:rPr>
              <w:t xml:space="preserve">Игнорируется </w:t>
            </w:r>
            <w:r w:rsidRPr="00461F1B">
              <w:t>при приеме и заполняется автоматически</w:t>
            </w:r>
            <w:r>
              <w:t xml:space="preserve"> в случае внесения изменений в сведения о контракте, за исключением варианта указания типа изменения «</w:t>
            </w:r>
            <w:r w:rsidRPr="0042517A">
              <w:t>Корректировка ошибок</w:t>
            </w:r>
            <w:r>
              <w:t xml:space="preserve">» </w:t>
            </w:r>
            <w:r w:rsidRPr="0042517A">
              <w:t>modification/errorCorrection</w:t>
            </w:r>
            <w:r>
              <w:t xml:space="preserve"> при отсутствии </w:t>
            </w:r>
            <w:r w:rsidRPr="0042517A">
              <w:t>связ</w:t>
            </w:r>
            <w:r>
              <w:t>и</w:t>
            </w:r>
            <w:r w:rsidRPr="0042517A">
              <w:t xml:space="preserve"> с контрактом, заключенным в электронной форме</w:t>
            </w:r>
            <w:r>
              <w:t xml:space="preserve"> (проект контракта в ПЗК) для которого</w:t>
            </w:r>
            <w:r w:rsidRPr="0042517A">
              <w:t xml:space="preserve"> поле «Дата заключения контракта» в электронном контракте заполнено</w:t>
            </w:r>
            <w:r>
              <w:rPr>
                <w:lang w:val="uk-UA"/>
              </w:rPr>
              <w:t xml:space="preserve">. </w:t>
            </w:r>
          </w:p>
          <w:p w14:paraId="0F754E07" w14:textId="351C7197" w:rsidR="00056C63" w:rsidRDefault="00056C63" w:rsidP="00056C63">
            <w:pPr>
              <w:pStyle w:val="ad"/>
              <w:numPr>
                <w:ilvl w:val="0"/>
                <w:numId w:val="227"/>
              </w:numPr>
              <w:ind w:left="360"/>
              <w:jc w:val="left"/>
            </w:pPr>
            <w:r w:rsidRPr="00816235">
              <w:t xml:space="preserve">При приеме изменений СГК, если признак "Документ на базе РЭК" установлен, то </w:t>
            </w:r>
            <w:r>
              <w:t>игнорируется</w:t>
            </w:r>
            <w:r w:rsidRPr="00816235">
              <w:t xml:space="preserve"> при приеме и заполня</w:t>
            </w:r>
            <w:r>
              <w:t>ется</w:t>
            </w:r>
            <w:r w:rsidRPr="00816235">
              <w:t xml:space="preserve"> автоматически на</w:t>
            </w:r>
            <w:r>
              <w:t xml:space="preserve"> основании связанного ДС </w:t>
            </w:r>
          </w:p>
          <w:p w14:paraId="293F0F79" w14:textId="660A6940" w:rsidR="004A675C" w:rsidRPr="00461F1B" w:rsidRDefault="00056C63" w:rsidP="004A675C">
            <w:pPr>
              <w:pStyle w:val="ad"/>
              <w:ind w:left="720"/>
              <w:jc w:val="left"/>
            </w:pPr>
            <w:r w:rsidRPr="00461F1B">
              <w:t>Иначе требуется обязательное заполнение</w:t>
            </w:r>
            <w:r>
              <w:t>.</w:t>
            </w:r>
          </w:p>
          <w:p w14:paraId="34422285" w14:textId="7091538E" w:rsidR="00056C63" w:rsidRDefault="00056C63" w:rsidP="00056C63">
            <w:pPr>
              <w:pStyle w:val="ad"/>
              <w:jc w:val="left"/>
            </w:pPr>
          </w:p>
          <w:p w14:paraId="3A8EB573" w14:textId="3ECE88F5" w:rsidR="00056C63" w:rsidRPr="00F03029" w:rsidRDefault="00056C63" w:rsidP="00056C63">
            <w:pPr>
              <w:pStyle w:val="ad"/>
              <w:jc w:val="left"/>
            </w:pPr>
            <w:r>
              <w:t>Поле</w:t>
            </w:r>
            <w:r w:rsidRPr="00E378A2">
              <w:t xml:space="preserve"> «</w:t>
            </w:r>
            <w:r w:rsidRPr="0054088A">
              <w:t>Номер</w:t>
            </w:r>
            <w:r w:rsidRPr="00E378A2">
              <w:t xml:space="preserve"> </w:t>
            </w:r>
            <w:r w:rsidRPr="0054088A">
              <w:t>контракта</w:t>
            </w:r>
            <w:r w:rsidRPr="00E378A2">
              <w:t>» (</w:t>
            </w:r>
            <w:r w:rsidRPr="0054088A">
              <w:rPr>
                <w:lang w:val="en-US"/>
              </w:rPr>
              <w:t>number</w:t>
            </w:r>
            <w:r w:rsidRPr="00E378A2">
              <w:t>)</w:t>
            </w:r>
            <w:r>
              <w:t xml:space="preserve">. </w:t>
            </w:r>
            <w:r w:rsidRPr="00E378A2">
              <w:t xml:space="preserve">При приеме проекта первоначальной версии, сформированного на основании электронного контракта в структурированном виде, </w:t>
            </w:r>
            <w:r w:rsidRPr="00E378A2">
              <w:rPr>
                <w:b/>
              </w:rPr>
              <w:t xml:space="preserve">в котором заполнено </w:t>
            </w:r>
            <w:r w:rsidRPr="00E378A2">
              <w:rPr>
                <w:b/>
              </w:rPr>
              <w:lastRenderedPageBreak/>
              <w:t>поле «Номер контракта»</w:t>
            </w:r>
            <w:r>
              <w:rPr>
                <w:b/>
              </w:rPr>
              <w:t xml:space="preserve"> (</w:t>
            </w:r>
            <w:r w:rsidRPr="00E378A2">
              <w:rPr>
                <w:b/>
              </w:rPr>
              <w:t>contractNumber</w:t>
            </w:r>
            <w:r>
              <w:rPr>
                <w:b/>
              </w:rPr>
              <w:t>)</w:t>
            </w:r>
            <w:r w:rsidRPr="00E378A2">
              <w:t>, игнорируется при приеме, заполняется автоматически из электронного контракта в структурированном виде.</w:t>
            </w:r>
            <w:r>
              <w:t xml:space="preserve"> </w:t>
            </w:r>
            <w:r w:rsidRPr="00E378A2">
              <w:t>В других случаях принимается из пакета</w:t>
            </w:r>
            <w:r>
              <w:t xml:space="preserve"> (в том числе при </w:t>
            </w:r>
            <w:r w:rsidRPr="00E378A2">
              <w:t xml:space="preserve">приеме проекта первоначальной версии, сформированного на основании электронного контракта в структурированном виде, </w:t>
            </w:r>
            <w:r w:rsidRPr="00E378A2">
              <w:rPr>
                <w:b/>
              </w:rPr>
              <w:t xml:space="preserve">в котором </w:t>
            </w:r>
            <w:r>
              <w:rPr>
                <w:b/>
              </w:rPr>
              <w:t xml:space="preserve">НЕ </w:t>
            </w:r>
            <w:r w:rsidRPr="00E378A2">
              <w:rPr>
                <w:b/>
              </w:rPr>
              <w:t>заполнено поле «Номер контракта»</w:t>
            </w:r>
            <w:r>
              <w:rPr>
                <w:b/>
              </w:rPr>
              <w:t xml:space="preserve"> (</w:t>
            </w:r>
            <w:r w:rsidRPr="00E378A2">
              <w:rPr>
                <w:b/>
              </w:rPr>
              <w:t>contractNumber</w:t>
            </w:r>
            <w:r>
              <w:rPr>
                <w:b/>
              </w:rPr>
              <w:t>)</w:t>
            </w:r>
            <w:r>
              <w:t xml:space="preserve">). </w:t>
            </w:r>
            <w:r w:rsidRPr="00816235">
              <w:t xml:space="preserve">При приеме изменений СГК, если признак "Документ на базе РЭК" установлен, то </w:t>
            </w:r>
            <w:r>
              <w:t>игнорируется</w:t>
            </w:r>
            <w:r w:rsidRPr="00816235">
              <w:t xml:space="preserve"> при приеме и заполня</w:t>
            </w:r>
            <w:r>
              <w:t>ется</w:t>
            </w:r>
            <w:r w:rsidRPr="00816235">
              <w:t xml:space="preserve"> автоматически на</w:t>
            </w:r>
            <w:r>
              <w:t xml:space="preserve"> основании связанного ДС.</w:t>
            </w:r>
          </w:p>
          <w:p w14:paraId="123F68CC" w14:textId="208C0FBE" w:rsidR="00056C63" w:rsidRPr="00E378A2" w:rsidRDefault="00056C63" w:rsidP="00056C63">
            <w:pPr>
              <w:pStyle w:val="ad"/>
              <w:jc w:val="left"/>
            </w:pPr>
          </w:p>
          <w:p w14:paraId="54584268" w14:textId="77777777" w:rsidR="00056C63" w:rsidRPr="00E378A2" w:rsidRDefault="00056C63" w:rsidP="00056C63">
            <w:pPr>
              <w:pStyle w:val="ad"/>
              <w:jc w:val="left"/>
            </w:pPr>
          </w:p>
          <w:p w14:paraId="4E1E0BE5" w14:textId="4FB7F4BA" w:rsidR="00056C63" w:rsidRDefault="00056C63" w:rsidP="00056C63">
            <w:pPr>
              <w:pStyle w:val="ad"/>
              <w:jc w:val="left"/>
            </w:pPr>
            <w:r>
              <w:t>Поле «</w:t>
            </w:r>
            <w:r w:rsidRPr="008A2552">
              <w:t>Предмет контракта</w:t>
            </w:r>
            <w:r>
              <w:t>» (</w:t>
            </w:r>
            <w:r w:rsidRPr="008A2552">
              <w:t>contractSubject</w:t>
            </w:r>
            <w:r>
              <w:t xml:space="preserve">). </w:t>
            </w:r>
            <w:r w:rsidRPr="00E378A2">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r>
              <w:t xml:space="preserve"> (поле «</w:t>
            </w:r>
            <w:r w:rsidRPr="000903CF">
              <w:t>Предмет контракта</w:t>
            </w:r>
            <w:r>
              <w:t>» (</w:t>
            </w:r>
            <w:r w:rsidRPr="000903CF">
              <w:t>contractSubjectInfo/contractSubject</w:t>
            </w:r>
            <w:r>
              <w:t>))</w:t>
            </w:r>
            <w:r w:rsidRPr="00E378A2">
              <w:t>.</w:t>
            </w:r>
            <w:r>
              <w:t xml:space="preserve"> </w:t>
            </w:r>
            <w:r w:rsidRPr="00E378A2">
              <w:t>В других случаях принимается из пакета</w:t>
            </w:r>
            <w:r>
              <w:t xml:space="preserve">. </w:t>
            </w:r>
            <w:r w:rsidRPr="004B2E2A">
              <w:t>При приеме изменений СГК, если признак "Документ на базе РЭК" установлен, то игнорируется при приеме и заполняется автоматич</w:t>
            </w:r>
            <w:r>
              <w:t>ески на основании связанного ДС.</w:t>
            </w:r>
          </w:p>
          <w:p w14:paraId="68235336" w14:textId="77777777" w:rsidR="00056C63" w:rsidRDefault="00056C63" w:rsidP="00056C63">
            <w:pPr>
              <w:pStyle w:val="ad"/>
            </w:pPr>
          </w:p>
          <w:p w14:paraId="1930A766" w14:textId="5B9EE99B" w:rsidR="00056C63" w:rsidRPr="00083A4A" w:rsidRDefault="00056C63" w:rsidP="00056C63">
            <w:pPr>
              <w:pStyle w:val="ad"/>
            </w:pPr>
            <w:bookmarkStart w:id="58" w:name="finances"/>
            <w:r w:rsidRPr="00083A4A">
              <w:t xml:space="preserve">Если первая версия сведений о контракте </w:t>
            </w:r>
            <w:bookmarkEnd w:id="58"/>
            <w:r w:rsidRPr="00083A4A">
              <w:t>размещена (опубликована) ДО выхода версии 13.2 ЕИС (выхода доработки «</w:t>
            </w:r>
            <w:r w:rsidRPr="00083A4A">
              <w:rPr>
                <w:lang w:val="en-US"/>
              </w:rPr>
              <w:t>FCSNF</w:t>
            </w:r>
            <w:r w:rsidRPr="00083A4A">
              <w:t xml:space="preserve">-18101 Интеграция РК. Обязательное указание </w:t>
            </w:r>
            <w:r w:rsidRPr="00083A4A">
              <w:rPr>
                <w:lang w:val="en-US"/>
              </w:rPr>
              <w:t>sid</w:t>
            </w:r>
            <w:r w:rsidRPr="00083A4A">
              <w:t xml:space="preserve"> </w:t>
            </w:r>
            <w:r w:rsidRPr="00083A4A">
              <w:rPr>
                <w:lang w:val="en-US"/>
              </w:rPr>
              <w:t>externalSid</w:t>
            </w:r>
            <w:r w:rsidRPr="00083A4A">
              <w:t xml:space="preserve"> в этапах контракта при приеме </w:t>
            </w:r>
            <w:r w:rsidRPr="00083A4A">
              <w:rPr>
                <w:lang w:val="en-US"/>
              </w:rPr>
              <w:t>contract</w:t>
            </w:r>
            <w:r w:rsidRPr="00083A4A">
              <w:t xml:space="preserve"> и </w:t>
            </w:r>
            <w:r w:rsidRPr="00083A4A">
              <w:rPr>
                <w:lang w:val="en-US"/>
              </w:rPr>
              <w:t>contractProcedure</w:t>
            </w:r>
            <w:r w:rsidRPr="00083A4A">
              <w:t>»)</w:t>
            </w:r>
            <w:r>
              <w:t>:</w:t>
            </w:r>
          </w:p>
          <w:p w14:paraId="69824CB8" w14:textId="7948C62F" w:rsidR="00056C63" w:rsidRDefault="00056C63" w:rsidP="00056C63">
            <w:pPr>
              <w:pStyle w:val="ad"/>
              <w:jc w:val="left"/>
            </w:pPr>
          </w:p>
          <w:p w14:paraId="35ACE442" w14:textId="77777777" w:rsidR="00056C63" w:rsidRDefault="00056C63" w:rsidP="00056C63">
            <w:pPr>
              <w:pStyle w:val="ad"/>
              <w:jc w:val="left"/>
            </w:pPr>
            <w:r>
              <w:t>Привязка этапа из блока «</w:t>
            </w:r>
            <w:r w:rsidRPr="00FB517D">
              <w:t>Этапы исполнения контракта</w:t>
            </w:r>
            <w:r>
              <w:t>» (</w:t>
            </w:r>
            <w:r w:rsidRPr="00FB517D">
              <w:t>finances/financingPlan/stages</w:t>
            </w:r>
            <w:r>
              <w:t>)</w:t>
            </w:r>
          </w:p>
          <w:p w14:paraId="44BD8F6B" w14:textId="3F030E3A" w:rsidR="00056C63" w:rsidRPr="00F87E79" w:rsidRDefault="00056C63" w:rsidP="00056C63">
            <w:pPr>
              <w:pStyle w:val="ad"/>
              <w:jc w:val="left"/>
            </w:pPr>
            <w:r>
              <w:t>к этапу в блоке «Этапы исполнения контракта» (executionPeriod/stages) осуществляется по по значению поля «</w:t>
            </w:r>
            <w:r w:rsidRPr="00FB517D">
              <w:t>Дата окончания исполнения этапа</w:t>
            </w:r>
            <w:r>
              <w:t>» (</w:t>
            </w:r>
            <w:r w:rsidRPr="00FB517D">
              <w:t>finances/financingPlan/stages/endDate</w:t>
            </w:r>
            <w:r>
              <w:t>).</w:t>
            </w:r>
            <w:r w:rsidRPr="00F87E79">
              <w:t xml:space="preserve"> </w:t>
            </w:r>
            <w:r>
              <w:t xml:space="preserve">При этом контролируется, что недопустима ситуация, когда в блоке «Срок исполнения контракта»  (executionPeriod) указан этап, который не указан одновременно в блоке «Финансирование» (finances) – см. контроль </w:t>
            </w:r>
            <w:r>
              <w:fldChar w:fldCharType="begin"/>
            </w:r>
            <w:r>
              <w:instrText xml:space="preserve"> REF РК_ИК_0023 \h </w:instrText>
            </w:r>
            <w:r>
              <w:fldChar w:fldCharType="separate"/>
            </w:r>
            <w:r>
              <w:t>РК_ИК_00</w:t>
            </w:r>
            <w:r w:rsidRPr="00EA386B">
              <w:t>23</w:t>
            </w:r>
            <w:r>
              <w:fldChar w:fldCharType="end"/>
            </w:r>
            <w:r>
              <w:t>ниже</w:t>
            </w:r>
          </w:p>
          <w:p w14:paraId="67D2AE1B" w14:textId="186E3640" w:rsidR="00056C63" w:rsidRDefault="00056C63" w:rsidP="00056C63">
            <w:pPr>
              <w:pStyle w:val="ad"/>
              <w:jc w:val="left"/>
            </w:pPr>
          </w:p>
          <w:p w14:paraId="5D7F9CD9" w14:textId="5FC1B8E8" w:rsidR="00056C63" w:rsidRDefault="00056C63" w:rsidP="00056C63">
            <w:pPr>
              <w:pStyle w:val="ad"/>
              <w:jc w:val="left"/>
            </w:pPr>
            <w:r>
              <w:t>Если первая версия сведений о контракте размещена (опубликована) ПОСЛЕ выхода версии 13.2 ЕИС (выхода доработки «</w:t>
            </w:r>
            <w:r w:rsidRPr="00CD247C">
              <w:t>FCSNF-18101 Интеграция РК. Обязательное указание sid externalSid в этапах контракта при приеме contract и contractProcedure</w:t>
            </w:r>
            <w:r>
              <w:t xml:space="preserve">»), то поля блока </w:t>
            </w:r>
            <w:r w:rsidRPr="00503316">
              <w:t>«Финансирование» (</w:t>
            </w:r>
            <w:r w:rsidRPr="00503316">
              <w:rPr>
                <w:lang w:val="en-US"/>
              </w:rPr>
              <w:t>finances</w:t>
            </w:r>
            <w:r w:rsidRPr="00503316">
              <w:t>)</w:t>
            </w:r>
            <w:r w:rsidRPr="00083A4A">
              <w:t xml:space="preserve"> </w:t>
            </w:r>
            <w:r>
              <w:t>заполняются следуюшим образом:</w:t>
            </w:r>
          </w:p>
          <w:p w14:paraId="07313269" w14:textId="77777777" w:rsidR="00056C63" w:rsidRDefault="00056C63" w:rsidP="00056C63">
            <w:pPr>
              <w:pStyle w:val="ad"/>
              <w:jc w:val="left"/>
            </w:pPr>
          </w:p>
          <w:p w14:paraId="3C356480" w14:textId="1B498182" w:rsidR="00056C63" w:rsidRPr="00503316" w:rsidRDefault="00056C63" w:rsidP="00056C63">
            <w:pPr>
              <w:pStyle w:val="ad"/>
              <w:numPr>
                <w:ilvl w:val="0"/>
                <w:numId w:val="207"/>
              </w:numPr>
              <w:jc w:val="left"/>
              <w:rPr>
                <w:lang w:val="en-US"/>
              </w:rPr>
            </w:pPr>
            <w:r>
              <w:t>блок</w:t>
            </w:r>
            <w:r w:rsidRPr="00503316">
              <w:rPr>
                <w:lang w:val="en-US"/>
              </w:rPr>
              <w:t xml:space="preserve"> «</w:t>
            </w:r>
            <w:r w:rsidRPr="00225315">
              <w:t>Этапы</w:t>
            </w:r>
            <w:r w:rsidRPr="00503316">
              <w:rPr>
                <w:lang w:val="en-US"/>
              </w:rPr>
              <w:t xml:space="preserve"> </w:t>
            </w:r>
            <w:r w:rsidRPr="00225315">
              <w:t>исполнения</w:t>
            </w:r>
            <w:r w:rsidRPr="00503316">
              <w:rPr>
                <w:lang w:val="en-US"/>
              </w:rPr>
              <w:t xml:space="preserve"> </w:t>
            </w:r>
            <w:r w:rsidRPr="00225315">
              <w:t>контракта</w:t>
            </w:r>
            <w:r w:rsidRPr="00503316">
              <w:rPr>
                <w:lang w:val="en-US"/>
              </w:rPr>
              <w:t>» (finances/financingPlan/stages):</w:t>
            </w:r>
          </w:p>
          <w:p w14:paraId="675D6421" w14:textId="77777777" w:rsidR="00056C63" w:rsidRPr="00503316" w:rsidRDefault="00056C63" w:rsidP="00056C63">
            <w:pPr>
              <w:pStyle w:val="ad"/>
              <w:ind w:left="720"/>
              <w:jc w:val="left"/>
              <w:rPr>
                <w:lang w:val="en-US"/>
              </w:rPr>
            </w:pPr>
          </w:p>
          <w:p w14:paraId="04D739D5" w14:textId="1E561E7F" w:rsidR="00056C63" w:rsidRDefault="00056C63" w:rsidP="00056C63">
            <w:pPr>
              <w:pStyle w:val="ad"/>
              <w:numPr>
                <w:ilvl w:val="1"/>
                <w:numId w:val="207"/>
              </w:numPr>
              <w:jc w:val="left"/>
            </w:pPr>
            <w:r>
              <w:t>поле «</w:t>
            </w:r>
            <w:r w:rsidRPr="00DE1699">
              <w:t>Уникальный идентификатор этапа контракта в ЕИС</w:t>
            </w:r>
            <w:r>
              <w:t>» (</w:t>
            </w:r>
            <w:r w:rsidRPr="00503316">
              <w:rPr>
                <w:lang w:val="en-US"/>
              </w:rPr>
              <w:t>finances</w:t>
            </w:r>
            <w:r w:rsidRPr="00503316">
              <w:t>/</w:t>
            </w:r>
            <w:r w:rsidRPr="00503316">
              <w:rPr>
                <w:lang w:val="en-US"/>
              </w:rPr>
              <w:t>financingPlan</w:t>
            </w:r>
            <w:r w:rsidRPr="00DE1699">
              <w:t>/sid</w:t>
            </w:r>
            <w:r>
              <w:t xml:space="preserve">) </w:t>
            </w:r>
          </w:p>
          <w:p w14:paraId="4FD24CD0" w14:textId="77777777" w:rsidR="00056C63" w:rsidRDefault="00056C63" w:rsidP="00056C63">
            <w:pPr>
              <w:pStyle w:val="ad"/>
              <w:ind w:left="1440"/>
              <w:jc w:val="left"/>
            </w:pPr>
          </w:p>
          <w:p w14:paraId="51D99663" w14:textId="369E7C94" w:rsidR="00056C63" w:rsidRDefault="00056C63" w:rsidP="00056C63">
            <w:pPr>
              <w:pStyle w:val="ad"/>
              <w:ind w:left="1440"/>
              <w:jc w:val="left"/>
            </w:pPr>
            <w:r>
              <w:t xml:space="preserve">При приеме второй и последующих версий контролируется заполненность sid или/и externalSid в блоке stage для сведений о контракте, первая версия которого была размещена после выхода версии 13.2 (см. </w:t>
            </w:r>
            <w:r w:rsidRPr="00960F7C">
              <w:t>контроль</w:t>
            </w:r>
            <w:r>
              <w:t xml:space="preserve"> </w:t>
            </w:r>
            <w:r>
              <w:fldChar w:fldCharType="begin"/>
            </w:r>
            <w:r>
              <w:instrText xml:space="preserve"> REF РК_ИК_0435 \h </w:instrText>
            </w:r>
            <w:r>
              <w:fldChar w:fldCharType="separate"/>
            </w:r>
            <w:r w:rsidRPr="00680B1E">
              <w:t>РК_ИК_043</w:t>
            </w:r>
            <w:r w:rsidRPr="0057284C">
              <w:t>5</w:t>
            </w:r>
            <w:r>
              <w:fldChar w:fldCharType="end"/>
            </w:r>
            <w:r>
              <w:t xml:space="preserve"> ниже)</w:t>
            </w:r>
          </w:p>
          <w:p w14:paraId="236B311A" w14:textId="77777777" w:rsidR="00056C63" w:rsidRDefault="00056C63" w:rsidP="00056C63">
            <w:pPr>
              <w:pStyle w:val="ad"/>
              <w:ind w:left="1440"/>
              <w:jc w:val="left"/>
            </w:pPr>
          </w:p>
          <w:p w14:paraId="3CF5D98C" w14:textId="0CC0AEAC" w:rsidR="00056C63" w:rsidRPr="00286051" w:rsidRDefault="00056C63" w:rsidP="00056C63">
            <w:pPr>
              <w:pStyle w:val="ad"/>
              <w:numPr>
                <w:ilvl w:val="1"/>
                <w:numId w:val="207"/>
              </w:numPr>
              <w:jc w:val="left"/>
            </w:pPr>
            <w:r>
              <w:t>поле</w:t>
            </w:r>
            <w:r w:rsidRPr="00286051">
              <w:t xml:space="preserve"> «Внешний идентификатор этапа» (</w:t>
            </w:r>
            <w:r w:rsidRPr="00503316">
              <w:rPr>
                <w:lang w:val="en-US"/>
              </w:rPr>
              <w:t>finances</w:t>
            </w:r>
            <w:r w:rsidRPr="00503316">
              <w:t>/</w:t>
            </w:r>
            <w:r w:rsidRPr="00503316">
              <w:rPr>
                <w:lang w:val="en-US"/>
              </w:rPr>
              <w:t>financingPlan</w:t>
            </w:r>
            <w:r>
              <w:t>.</w:t>
            </w:r>
            <w:r w:rsidRPr="00286051">
              <w:rPr>
                <w:lang w:val="en-US"/>
              </w:rPr>
              <w:t>externalSid</w:t>
            </w:r>
            <w:r w:rsidRPr="00286051">
              <w:t>)</w:t>
            </w:r>
            <w:r>
              <w:t xml:space="preserve"> не заполняется</w:t>
            </w:r>
            <w:r w:rsidRPr="00286051">
              <w:t>;</w:t>
            </w:r>
          </w:p>
          <w:p w14:paraId="3EA79A1D" w14:textId="77777777" w:rsidR="00056C63" w:rsidRDefault="00056C63" w:rsidP="00056C63">
            <w:pPr>
              <w:pStyle w:val="ad"/>
              <w:ind w:left="1440"/>
              <w:jc w:val="left"/>
            </w:pPr>
          </w:p>
          <w:p w14:paraId="3ED02499" w14:textId="77777777" w:rsidR="00056C63" w:rsidRPr="00960F7C" w:rsidRDefault="00056C63" w:rsidP="00056C63">
            <w:pPr>
              <w:pStyle w:val="ad"/>
              <w:ind w:left="1440"/>
              <w:jc w:val="left"/>
            </w:pPr>
            <w:r>
              <w:t>При приеме первой версии контролируется обязательность заполнения для сведений о контракте, первая версия которого была размещена после выхода версии 13.2</w:t>
            </w:r>
            <w:r w:rsidRPr="00960F7C">
              <w:t xml:space="preserve"> </w:t>
            </w:r>
            <w:r>
              <w:t xml:space="preserve">(см. </w:t>
            </w:r>
            <w:r w:rsidRPr="00960F7C">
              <w:t xml:space="preserve">контроль </w:t>
            </w:r>
            <w:r>
              <w:fldChar w:fldCharType="begin"/>
            </w:r>
            <w:r>
              <w:instrText xml:space="preserve"> REF РК_ИК_0433 \h </w:instrText>
            </w:r>
            <w:r>
              <w:fldChar w:fldCharType="separate"/>
            </w:r>
            <w:r w:rsidRPr="00680B1E">
              <w:t>РК_ИК_0433</w:t>
            </w:r>
            <w:r>
              <w:fldChar w:fldCharType="end"/>
            </w:r>
            <w:r w:rsidRPr="00960F7C">
              <w:t xml:space="preserve"> </w:t>
            </w:r>
            <w:r>
              <w:t>ниже)</w:t>
            </w:r>
          </w:p>
          <w:p w14:paraId="31ADE216" w14:textId="77777777" w:rsidR="00056C63" w:rsidRDefault="00056C63" w:rsidP="00056C63">
            <w:pPr>
              <w:pStyle w:val="ad"/>
              <w:ind w:left="1440"/>
              <w:jc w:val="left"/>
            </w:pPr>
          </w:p>
          <w:p w14:paraId="76C7272D" w14:textId="77777777" w:rsidR="00056C63" w:rsidRDefault="00056C63" w:rsidP="00056C63">
            <w:pPr>
              <w:pStyle w:val="ad"/>
              <w:ind w:left="1440"/>
              <w:jc w:val="left"/>
            </w:pPr>
            <w:r>
              <w:t>Остальные алгоритмы и контроли относительно данного поля остаются без изменений (независимо от того первая версия сведений о контракте была размещена до или после выхода 12.3)</w:t>
            </w:r>
          </w:p>
          <w:p w14:paraId="5136EA99" w14:textId="77777777" w:rsidR="00056C63" w:rsidRDefault="00056C63" w:rsidP="00056C63">
            <w:pPr>
              <w:pStyle w:val="ad"/>
              <w:ind w:left="1440"/>
              <w:jc w:val="left"/>
            </w:pPr>
          </w:p>
          <w:p w14:paraId="42D2D629" w14:textId="2BFB1756" w:rsidR="00056C63" w:rsidRDefault="00056C63" w:rsidP="00056C63">
            <w:pPr>
              <w:pStyle w:val="ad"/>
              <w:numPr>
                <w:ilvl w:val="1"/>
                <w:numId w:val="207"/>
              </w:numPr>
              <w:jc w:val="left"/>
            </w:pPr>
            <w:r>
              <w:t>поле</w:t>
            </w:r>
            <w:r w:rsidRPr="00AD2622">
              <w:t xml:space="preserve"> «Дата окончания исполнения этапа» (</w:t>
            </w:r>
            <w:r w:rsidRPr="00503316">
              <w:rPr>
                <w:lang w:val="en-US"/>
              </w:rPr>
              <w:t>finances</w:t>
            </w:r>
            <w:r w:rsidRPr="00503316">
              <w:t>/</w:t>
            </w:r>
            <w:r w:rsidRPr="00503316">
              <w:rPr>
                <w:lang w:val="en-US"/>
              </w:rPr>
              <w:t>financingPlan</w:t>
            </w:r>
            <w:r w:rsidRPr="00AD2622">
              <w:t>/</w:t>
            </w:r>
            <w:r w:rsidRPr="00AD2622">
              <w:rPr>
                <w:lang w:val="en-US"/>
              </w:rPr>
              <w:t>endDate</w:t>
            </w:r>
            <w:r w:rsidRPr="00AD2622">
              <w:t>)</w:t>
            </w:r>
            <w:r>
              <w:t xml:space="preserve"> </w:t>
            </w:r>
          </w:p>
          <w:p w14:paraId="2D6EAFEC" w14:textId="77777777" w:rsidR="00056C63" w:rsidRDefault="00056C63" w:rsidP="00056C63">
            <w:pPr>
              <w:pStyle w:val="ad"/>
              <w:ind w:left="1440"/>
              <w:jc w:val="left"/>
            </w:pPr>
          </w:p>
          <w:p w14:paraId="0A5FC016" w14:textId="77777777" w:rsidR="00056C63" w:rsidRDefault="00056C63" w:rsidP="00056C63">
            <w:pPr>
              <w:pStyle w:val="ad"/>
              <w:ind w:left="1440"/>
              <w:jc w:val="left"/>
            </w:pPr>
            <w:r w:rsidRPr="004D4E70">
              <w:t xml:space="preserve">По данному полю </w:t>
            </w:r>
            <w:r>
              <w:t>НЕ</w:t>
            </w:r>
            <w:r w:rsidRPr="004D4E70">
              <w:t xml:space="preserve"> осуществляется привязка к этапу в сведениях о контракте, первая версия которого была размещена после выхода версии 13.2</w:t>
            </w:r>
          </w:p>
          <w:p w14:paraId="1658CD2F" w14:textId="77777777" w:rsidR="00056C63" w:rsidRDefault="00056C63" w:rsidP="00056C63">
            <w:pPr>
              <w:pStyle w:val="ad"/>
              <w:ind w:left="1440"/>
              <w:jc w:val="left"/>
            </w:pPr>
          </w:p>
          <w:p w14:paraId="67C43899" w14:textId="78F4CD83" w:rsidR="00056C63" w:rsidRDefault="00056C63" w:rsidP="00056C63">
            <w:pPr>
              <w:pStyle w:val="ad"/>
              <w:ind w:left="1440"/>
              <w:jc w:val="left"/>
            </w:pPr>
          </w:p>
          <w:p w14:paraId="3BE55C21" w14:textId="77777777" w:rsidR="00056C63" w:rsidRPr="00CE06F2" w:rsidRDefault="00056C63" w:rsidP="00056C63">
            <w:pPr>
              <w:pStyle w:val="ad"/>
              <w:ind w:left="720"/>
              <w:jc w:val="left"/>
            </w:pPr>
            <w:r w:rsidRPr="00CE06F2">
              <w:t>Привязка этапа из блока «Этапы исполнения контракта» (</w:t>
            </w:r>
            <w:r w:rsidRPr="004E754C">
              <w:rPr>
                <w:lang w:val="en-US"/>
              </w:rPr>
              <w:t>finances</w:t>
            </w:r>
            <w:r w:rsidRPr="00CE06F2">
              <w:t>/</w:t>
            </w:r>
            <w:r w:rsidRPr="004E754C">
              <w:rPr>
                <w:lang w:val="en-US"/>
              </w:rPr>
              <w:t>financingPlan</w:t>
            </w:r>
            <w:r w:rsidRPr="00CE06F2">
              <w:t>/</w:t>
            </w:r>
            <w:r w:rsidRPr="004E754C">
              <w:rPr>
                <w:lang w:val="en-US"/>
              </w:rPr>
              <w:t>stages</w:t>
            </w:r>
            <w:r w:rsidRPr="00CE06F2">
              <w:t>)</w:t>
            </w:r>
          </w:p>
          <w:p w14:paraId="690C3D72" w14:textId="0CFFE272" w:rsidR="00056C63" w:rsidRPr="00F87E79" w:rsidRDefault="00056C63" w:rsidP="00056C63">
            <w:pPr>
              <w:pStyle w:val="ad"/>
              <w:ind w:left="720"/>
              <w:jc w:val="left"/>
            </w:pPr>
            <w:r w:rsidRPr="004E754C">
              <w:t>к</w:t>
            </w:r>
            <w:r w:rsidRPr="007C19B1">
              <w:t xml:space="preserve"> </w:t>
            </w:r>
            <w:r w:rsidRPr="004E754C">
              <w:t>этапу</w:t>
            </w:r>
            <w:r w:rsidRPr="007C19B1">
              <w:t xml:space="preserve"> </w:t>
            </w:r>
            <w:r w:rsidRPr="004E754C">
              <w:t>в</w:t>
            </w:r>
            <w:r w:rsidRPr="007C19B1">
              <w:t xml:space="preserve"> </w:t>
            </w:r>
            <w:r w:rsidRPr="004E754C">
              <w:t>блоке</w:t>
            </w:r>
            <w:r w:rsidRPr="007C19B1">
              <w:t xml:space="preserve"> «</w:t>
            </w:r>
            <w:r w:rsidRPr="004E754C">
              <w:t>Этапы</w:t>
            </w:r>
            <w:r w:rsidRPr="007C19B1">
              <w:t xml:space="preserve"> </w:t>
            </w:r>
            <w:r w:rsidRPr="004E754C">
              <w:t>исполнения</w:t>
            </w:r>
            <w:r w:rsidRPr="007C19B1">
              <w:t xml:space="preserve"> </w:t>
            </w:r>
            <w:r w:rsidRPr="004E754C">
              <w:t>контракта</w:t>
            </w:r>
            <w:r w:rsidRPr="007C19B1">
              <w:t>» (</w:t>
            </w:r>
            <w:r w:rsidRPr="004E754C">
              <w:rPr>
                <w:lang w:val="en-US"/>
              </w:rPr>
              <w:t>executionPeriod</w:t>
            </w:r>
            <w:r w:rsidRPr="007C19B1">
              <w:t>/</w:t>
            </w:r>
            <w:r w:rsidRPr="004E754C">
              <w:rPr>
                <w:lang w:val="en-US"/>
              </w:rPr>
              <w:t>stages</w:t>
            </w:r>
            <w:r w:rsidRPr="007C19B1">
              <w:t xml:space="preserve">) </w:t>
            </w:r>
            <w:r w:rsidRPr="004E754C">
              <w:t>осуществляется</w:t>
            </w:r>
            <w:r w:rsidRPr="007C19B1">
              <w:t xml:space="preserve"> </w:t>
            </w:r>
            <w:r w:rsidRPr="004E754C">
              <w:t>по</w:t>
            </w:r>
            <w:r w:rsidRPr="007C19B1">
              <w:t xml:space="preserve"> </w:t>
            </w:r>
            <w:r w:rsidRPr="004E754C">
              <w:t>значению</w:t>
            </w:r>
            <w:r w:rsidRPr="007C19B1">
              <w:t xml:space="preserve"> </w:t>
            </w:r>
            <w:r w:rsidRPr="004E754C">
              <w:t>полей</w:t>
            </w:r>
            <w:r w:rsidRPr="007C19B1">
              <w:t xml:space="preserve"> </w:t>
            </w:r>
            <w:r w:rsidRPr="004E754C">
              <w:t>Уникальный</w:t>
            </w:r>
            <w:r w:rsidRPr="007C19B1">
              <w:t xml:space="preserve"> </w:t>
            </w:r>
            <w:r w:rsidRPr="004E754C">
              <w:t>идентификатор</w:t>
            </w:r>
            <w:r w:rsidRPr="007C19B1">
              <w:t xml:space="preserve"> </w:t>
            </w:r>
            <w:r w:rsidRPr="004E754C">
              <w:t>этапа</w:t>
            </w:r>
            <w:r w:rsidRPr="007C19B1">
              <w:t xml:space="preserve"> </w:t>
            </w:r>
            <w:r w:rsidRPr="004E754C">
              <w:t>контракта</w:t>
            </w:r>
            <w:r w:rsidRPr="007C19B1">
              <w:t xml:space="preserve"> </w:t>
            </w:r>
            <w:r w:rsidRPr="004E754C">
              <w:t>в</w:t>
            </w:r>
            <w:r w:rsidRPr="007C19B1">
              <w:t xml:space="preserve"> </w:t>
            </w:r>
            <w:r w:rsidRPr="004E754C">
              <w:t>ЕИС</w:t>
            </w:r>
            <w:r w:rsidRPr="007C19B1">
              <w:t>» (</w:t>
            </w:r>
            <w:r w:rsidRPr="00EC73B2">
              <w:rPr>
                <w:lang w:val="en-US"/>
              </w:rPr>
              <w:t>finances</w:t>
            </w:r>
            <w:r w:rsidRPr="007C19B1">
              <w:t>/</w:t>
            </w:r>
            <w:r w:rsidRPr="00EC73B2">
              <w:rPr>
                <w:lang w:val="en-US"/>
              </w:rPr>
              <w:t>financingPlan</w:t>
            </w:r>
            <w:r w:rsidRPr="007C19B1">
              <w:t>/</w:t>
            </w:r>
            <w:r w:rsidRPr="00EC73B2">
              <w:rPr>
                <w:lang w:val="en-US"/>
              </w:rPr>
              <w:t>stages</w:t>
            </w:r>
            <w:r w:rsidRPr="007C19B1">
              <w:t>/</w:t>
            </w:r>
            <w:r>
              <w:rPr>
                <w:lang w:val="en-US"/>
              </w:rPr>
              <w:t>s</w:t>
            </w:r>
            <w:r w:rsidRPr="009F3221">
              <w:rPr>
                <w:lang w:val="en-US"/>
              </w:rPr>
              <w:t>i</w:t>
            </w:r>
            <w:r w:rsidRPr="004E754C">
              <w:rPr>
                <w:lang w:val="en-US"/>
              </w:rPr>
              <w:t>d</w:t>
            </w:r>
            <w:r w:rsidRPr="007C19B1">
              <w:t xml:space="preserve">) </w:t>
            </w:r>
            <w:r w:rsidRPr="004E754C">
              <w:t>ИЛИ</w:t>
            </w:r>
            <w:r w:rsidRPr="007C19B1">
              <w:t xml:space="preserve"> «</w:t>
            </w:r>
            <w:r w:rsidRPr="004C3D29">
              <w:t>Внешний</w:t>
            </w:r>
            <w:r w:rsidRPr="007C19B1">
              <w:t xml:space="preserve"> </w:t>
            </w:r>
            <w:r w:rsidRPr="004C3D29">
              <w:t>идентификатор</w:t>
            </w:r>
            <w:r w:rsidRPr="007C19B1">
              <w:t xml:space="preserve"> </w:t>
            </w:r>
            <w:r>
              <w:t>этапа</w:t>
            </w:r>
            <w:r w:rsidRPr="007C19B1">
              <w:t>» (</w:t>
            </w:r>
            <w:r w:rsidRPr="00EC73B2">
              <w:rPr>
                <w:lang w:val="en-US"/>
              </w:rPr>
              <w:t>finances</w:t>
            </w:r>
            <w:r w:rsidRPr="007C19B1">
              <w:t>/</w:t>
            </w:r>
            <w:r w:rsidRPr="00EC73B2">
              <w:rPr>
                <w:lang w:val="en-US"/>
              </w:rPr>
              <w:t>financingPlan</w:t>
            </w:r>
            <w:r w:rsidRPr="007C19B1">
              <w:t>/</w:t>
            </w:r>
            <w:r w:rsidRPr="00EC73B2">
              <w:rPr>
                <w:lang w:val="en-US"/>
              </w:rPr>
              <w:t>stages</w:t>
            </w:r>
            <w:r w:rsidRPr="007C19B1">
              <w:t>/</w:t>
            </w:r>
            <w:r w:rsidRPr="004C3D29">
              <w:rPr>
                <w:lang w:val="en-US"/>
              </w:rPr>
              <w:t>external</w:t>
            </w:r>
            <w:r>
              <w:rPr>
                <w:lang w:val="en-US"/>
              </w:rPr>
              <w:t>Si</w:t>
            </w:r>
            <w:r w:rsidRPr="004C3D29">
              <w:rPr>
                <w:lang w:val="en-US"/>
              </w:rPr>
              <w:t>d</w:t>
            </w:r>
            <w:r w:rsidRPr="007C19B1">
              <w:t xml:space="preserve">). </w:t>
            </w:r>
            <w:r>
              <w:t xml:space="preserve">При этом контролируется, что недопустима ситуация, когда в блоке «Срок исполнения контракта»  (executionPeriod) указан этап, который не указан одновременно в блоке «Финансирование» (finances) – см. контроль </w:t>
            </w:r>
            <w:r>
              <w:fldChar w:fldCharType="begin"/>
            </w:r>
            <w:r>
              <w:instrText xml:space="preserve"> REF РК_ИК_0437 \h </w:instrText>
            </w:r>
            <w:r>
              <w:fldChar w:fldCharType="separate"/>
            </w:r>
            <w:r w:rsidRPr="00346DA6">
              <w:t>РК_ИК_043</w:t>
            </w:r>
            <w:r w:rsidRPr="0057284C">
              <w:t>7</w:t>
            </w:r>
            <w:r>
              <w:fldChar w:fldCharType="end"/>
            </w:r>
            <w:r>
              <w:t xml:space="preserve"> ниже</w:t>
            </w:r>
          </w:p>
          <w:p w14:paraId="1EDDBE97" w14:textId="77777777" w:rsidR="00056C63" w:rsidRDefault="00056C63" w:rsidP="00056C63">
            <w:pPr>
              <w:pStyle w:val="ad"/>
              <w:ind w:left="1440"/>
              <w:jc w:val="left"/>
            </w:pPr>
          </w:p>
          <w:p w14:paraId="6DBC2C15" w14:textId="15F1AF68" w:rsidR="00056C63" w:rsidRDefault="00056C63" w:rsidP="00056C63">
            <w:pPr>
              <w:pStyle w:val="ad"/>
              <w:ind w:left="720"/>
              <w:jc w:val="left"/>
            </w:pPr>
            <w:r>
              <w:t xml:space="preserve">Заполнение остальных полей блока аналогично заполнению полей в </w:t>
            </w:r>
            <w:r w:rsidR="00913DD0">
              <w:t>случае</w:t>
            </w:r>
            <w:r>
              <w:t xml:space="preserve"> если первая версия сведений о контракте размещена (опубликована) ДО выхода версии 13.2 ЕИС</w:t>
            </w:r>
          </w:p>
          <w:p w14:paraId="4A6A8BCD" w14:textId="77777777" w:rsidR="00056C63" w:rsidRDefault="00056C63" w:rsidP="00056C63">
            <w:pPr>
              <w:pStyle w:val="ad"/>
              <w:jc w:val="left"/>
            </w:pPr>
          </w:p>
          <w:p w14:paraId="2A9E29F1" w14:textId="77777777" w:rsidR="00056C63" w:rsidRPr="00992253" w:rsidRDefault="00056C63" w:rsidP="00056C63">
            <w:pPr>
              <w:pStyle w:val="ad"/>
              <w:jc w:val="left"/>
              <w:rPr>
                <w:lang w:val="en-US"/>
              </w:rPr>
            </w:pPr>
            <w:r>
              <w:t>Блок</w:t>
            </w:r>
            <w:r w:rsidRPr="00992253">
              <w:rPr>
                <w:lang w:val="en-US"/>
              </w:rPr>
              <w:t xml:space="preserve"> «</w:t>
            </w:r>
            <w:r>
              <w:t>Код</w:t>
            </w:r>
            <w:r w:rsidRPr="00992253">
              <w:rPr>
                <w:lang w:val="en-US"/>
              </w:rPr>
              <w:t xml:space="preserve"> </w:t>
            </w:r>
            <w:r>
              <w:t>поступлений</w:t>
            </w:r>
            <w:r w:rsidRPr="00992253">
              <w:rPr>
                <w:lang w:val="en-US"/>
              </w:rPr>
              <w:t>» (finances/financingPlan/stages/payments/receiptCode)</w:t>
            </w:r>
          </w:p>
          <w:p w14:paraId="10BBDF51" w14:textId="77777777" w:rsidR="00056C63" w:rsidRPr="00992253" w:rsidRDefault="00056C63" w:rsidP="00056C63">
            <w:pPr>
              <w:pStyle w:val="ad"/>
              <w:jc w:val="left"/>
              <w:rPr>
                <w:lang w:val="en-US"/>
              </w:rPr>
            </w:pPr>
          </w:p>
          <w:p w14:paraId="1272E076" w14:textId="77777777" w:rsidR="00056C63" w:rsidRDefault="00056C63" w:rsidP="00056C63">
            <w:pPr>
              <w:pStyle w:val="ad"/>
              <w:jc w:val="left"/>
            </w:pPr>
            <w:r>
              <w:t>Блок принимается из пакета и заполняется при передаче только в случае, если принимается проект первоначальной версии и проекта, отличного от проекта первоначальной версии, сформированный не на основании электронного контракта в структурированном виде и если организация заказчика является АУ/БУ и у заказчика есть действующий лицевой счет с типом «Лицевой счет в ФК» и начинающийся на «80» или «90».</w:t>
            </w:r>
          </w:p>
          <w:p w14:paraId="3777ECE2" w14:textId="77777777" w:rsidR="00056C63" w:rsidRDefault="00056C63" w:rsidP="00056C63">
            <w:pPr>
              <w:pStyle w:val="ad"/>
              <w:jc w:val="left"/>
            </w:pPr>
          </w:p>
          <w:p w14:paraId="4279191A" w14:textId="77777777" w:rsidR="00056C63" w:rsidRPr="00E93EB6" w:rsidRDefault="00056C63" w:rsidP="00056C63">
            <w:pPr>
              <w:pStyle w:val="ad"/>
              <w:jc w:val="left"/>
            </w:pPr>
            <w:r w:rsidRPr="00E93EB6">
              <w:t>Поле «Код поступлений» (finances/financingPlan/stages/payments/receiptCode/</w:t>
            </w:r>
            <w:r w:rsidRPr="00712AFA">
              <w:rPr>
                <w:lang w:val="en-US"/>
              </w:rPr>
              <w:t>code</w:t>
            </w:r>
            <w:r w:rsidRPr="00E93EB6">
              <w:t xml:space="preserve">) </w:t>
            </w:r>
            <w:r>
              <w:t>при</w:t>
            </w:r>
            <w:r w:rsidRPr="00AA2FB4">
              <w:t>нимается</w:t>
            </w:r>
            <w:r w:rsidRPr="00E93EB6">
              <w:t xml:space="preserve"> </w:t>
            </w:r>
            <w:r w:rsidRPr="00AA2FB4">
              <w:t>из</w:t>
            </w:r>
            <w:r w:rsidRPr="00E93EB6">
              <w:t xml:space="preserve"> </w:t>
            </w:r>
            <w:r w:rsidRPr="00AA2FB4">
              <w:t>пакета</w:t>
            </w:r>
            <w:r w:rsidRPr="00E93EB6">
              <w:t xml:space="preserve"> </w:t>
            </w:r>
            <w:r w:rsidRPr="00AA2FB4">
              <w:t>и</w:t>
            </w:r>
            <w:r w:rsidRPr="00E93EB6">
              <w:t xml:space="preserve"> </w:t>
            </w:r>
            <w:r w:rsidRPr="00AA2FB4">
              <w:t>со</w:t>
            </w:r>
            <w:r>
              <w:t>храняется</w:t>
            </w:r>
            <w:r w:rsidRPr="00E93EB6">
              <w:t xml:space="preserve">, </w:t>
            </w:r>
            <w:r>
              <w:t>если</w:t>
            </w:r>
            <w:r w:rsidRPr="00E93EB6">
              <w:t xml:space="preserve"> (</w:t>
            </w:r>
            <w:r>
              <w:t>через</w:t>
            </w:r>
            <w:r w:rsidRPr="00E93EB6">
              <w:t xml:space="preserve"> </w:t>
            </w:r>
            <w:r>
              <w:t>И</w:t>
            </w:r>
            <w:r w:rsidRPr="00E93EB6">
              <w:t>):</w:t>
            </w:r>
          </w:p>
          <w:p w14:paraId="3AC4D6E8" w14:textId="77777777" w:rsidR="00056C63" w:rsidRDefault="00056C63" w:rsidP="00056C63">
            <w:pPr>
              <w:pStyle w:val="ad"/>
              <w:numPr>
                <w:ilvl w:val="0"/>
                <w:numId w:val="238"/>
              </w:numPr>
              <w:jc w:val="left"/>
            </w:pPr>
            <w:r>
              <w:t>организация является АУ или БУ;</w:t>
            </w:r>
          </w:p>
          <w:p w14:paraId="2C7561AB" w14:textId="77777777" w:rsidR="00056C63" w:rsidRDefault="00056C63" w:rsidP="00056C63">
            <w:pPr>
              <w:pStyle w:val="ad"/>
              <w:numPr>
                <w:ilvl w:val="0"/>
                <w:numId w:val="238"/>
              </w:numPr>
              <w:jc w:val="left"/>
            </w:pPr>
            <w:r w:rsidRPr="00E93EB6">
              <w:t>у заказчика есть действующий лицевой счет с типом «Лицевой счет в ФК» и начинающийся на «80» или «90»</w:t>
            </w:r>
            <w:r>
              <w:t>.</w:t>
            </w:r>
          </w:p>
          <w:p w14:paraId="2E30995D" w14:textId="77777777" w:rsidR="00056C63" w:rsidRDefault="00056C63" w:rsidP="00056C63">
            <w:pPr>
              <w:pStyle w:val="ad"/>
              <w:jc w:val="left"/>
            </w:pPr>
            <w:r>
              <w:t>Поле</w:t>
            </w:r>
            <w:r w:rsidRPr="00712AFA">
              <w:t xml:space="preserve"> «Наименование поступлений» (</w:t>
            </w:r>
            <w:r w:rsidRPr="00E93EB6">
              <w:t>finances/financingPlan/stages/payments/receiptCode</w:t>
            </w:r>
            <w:r w:rsidRPr="00712AFA">
              <w:t>/</w:t>
            </w:r>
            <w:r w:rsidRPr="00712AFA">
              <w:rPr>
                <w:lang w:val="en-US"/>
              </w:rPr>
              <w:t>name</w:t>
            </w:r>
            <w:r w:rsidRPr="00712AFA">
              <w:t>)</w:t>
            </w:r>
            <w:r>
              <w:t xml:space="preserve"> </w:t>
            </w:r>
            <w:r w:rsidRPr="00712AFA">
              <w:t>игнорируется при приеме и заполняется из справочника «Коды поступлений для АУ/БУ» (nsiReceiptCodes).</w:t>
            </w:r>
          </w:p>
          <w:p w14:paraId="6CCBB22F" w14:textId="77777777" w:rsidR="00056C63" w:rsidRDefault="00056C63" w:rsidP="00056C63">
            <w:pPr>
              <w:pStyle w:val="ad"/>
              <w:jc w:val="left"/>
            </w:pPr>
          </w:p>
          <w:p w14:paraId="490275AC" w14:textId="4F4E2811" w:rsidR="00056C63" w:rsidRPr="008E76E1" w:rsidRDefault="00056C63" w:rsidP="00056C63">
            <w:pPr>
              <w:pStyle w:val="ad"/>
              <w:jc w:val="center"/>
              <w:rPr>
                <w:b/>
              </w:rPr>
            </w:pPr>
            <w:r w:rsidRPr="008E76E1">
              <w:rPr>
                <w:b/>
              </w:rPr>
              <w:t>Блок «Информация, указываемая в случае, если предмет контракта относится к работам по строительству» (constructionWorksInfo).</w:t>
            </w:r>
          </w:p>
          <w:p w14:paraId="22D13796" w14:textId="77777777" w:rsidR="00056C63" w:rsidRDefault="00056C63" w:rsidP="00056C63">
            <w:pPr>
              <w:pStyle w:val="ad"/>
              <w:jc w:val="left"/>
            </w:pPr>
          </w:p>
          <w:p w14:paraId="11A341BD" w14:textId="7E692584" w:rsidR="00056C63" w:rsidRDefault="00056C63" w:rsidP="00056C63">
            <w:pPr>
              <w:pStyle w:val="ad"/>
              <w:jc w:val="left"/>
            </w:pPr>
            <w:r>
              <w:t>При приеме проекта первоначальной версии, сформированного на основании электронного контракта в структурированном виде, игнорируется при приеме. Если в РЭК заполнен блок «</w:t>
            </w:r>
            <w:r w:rsidRPr="000E7B66">
              <w:t>Предмет контракта относится к работам по строительству</w:t>
            </w:r>
            <w:r>
              <w:t>» (</w:t>
            </w:r>
            <w:r w:rsidRPr="000E7B66">
              <w:t>contractSubjectInfo/specializationInfo/constructionWorksInfo</w:t>
            </w:r>
            <w:r>
              <w:t>), то заполняется автоматически из электронного контракта в структурированном виде в соответствии со следующими правилами:</w:t>
            </w:r>
          </w:p>
          <w:p w14:paraId="7CB0A508" w14:textId="27AACDAB" w:rsidR="00056C63" w:rsidRDefault="00056C63" w:rsidP="00056C63">
            <w:pPr>
              <w:pStyle w:val="ad"/>
              <w:numPr>
                <w:ilvl w:val="0"/>
                <w:numId w:val="200"/>
              </w:numPr>
              <w:jc w:val="left"/>
            </w:pPr>
            <w:r>
              <w:t>поле</w:t>
            </w:r>
            <w:r w:rsidRPr="000E7B66">
              <w:t xml:space="preserve"> «Предмет контракта относится к работам по строительству» (constructionWorksInfo/isConstructionWorks) </w:t>
            </w:r>
            <w:r>
              <w:t>заполняется</w:t>
            </w:r>
            <w:r w:rsidRPr="000E7B66">
              <w:t xml:space="preserve"> </w:t>
            </w:r>
            <w:r>
              <w:t>значением</w:t>
            </w:r>
            <w:r w:rsidRPr="000E7B66">
              <w:t xml:space="preserve"> </w:t>
            </w:r>
            <w:r>
              <w:rPr>
                <w:lang w:val="en-US"/>
              </w:rPr>
              <w:t>true</w:t>
            </w:r>
            <w:r w:rsidRPr="000E7B66">
              <w:t>;</w:t>
            </w:r>
          </w:p>
          <w:p w14:paraId="542069D2" w14:textId="7C2455DB" w:rsidR="00056C63" w:rsidRDefault="00056C63" w:rsidP="00056C63">
            <w:pPr>
              <w:pStyle w:val="ad"/>
              <w:numPr>
                <w:ilvl w:val="0"/>
                <w:numId w:val="200"/>
              </w:numPr>
              <w:jc w:val="left"/>
            </w:pPr>
            <w:r>
              <w:t>поле</w:t>
            </w:r>
            <w:r w:rsidRPr="000E7B66">
              <w:t xml:space="preserve"> «Код группы» (constructionWorksInfo/constructionWorkGroup/code) </w:t>
            </w:r>
            <w:r>
              <w:t>заполняется</w:t>
            </w:r>
            <w:r w:rsidRPr="000E7B66">
              <w:t xml:space="preserve"> </w:t>
            </w:r>
            <w:r>
              <w:t>значением</w:t>
            </w:r>
            <w:r w:rsidRPr="000E7B66">
              <w:t xml:space="preserve"> </w:t>
            </w:r>
            <w:r>
              <w:t>поля</w:t>
            </w:r>
            <w:r w:rsidRPr="000E7B66">
              <w:t xml:space="preserve"> «</w:t>
            </w:r>
            <w:r w:rsidRPr="000A17A7">
              <w:t>Код группы</w:t>
            </w:r>
            <w:r w:rsidRPr="000E7B66">
              <w:t>» (</w:t>
            </w:r>
            <w:r w:rsidRPr="000A17A7">
              <w:t>contractSubjectInfo/specializationInfo/constructionWorksInfo/constructionWorkGroup/code</w:t>
            </w:r>
            <w:r w:rsidRPr="000E7B66">
              <w:t xml:space="preserve">) </w:t>
            </w:r>
            <w:r>
              <w:t>структурированного</w:t>
            </w:r>
            <w:r w:rsidRPr="000E7B66">
              <w:t xml:space="preserve"> </w:t>
            </w:r>
            <w:r>
              <w:t>контракта</w:t>
            </w:r>
            <w:r w:rsidRPr="000E7B66">
              <w:t xml:space="preserve"> (</w:t>
            </w:r>
            <w:r w:rsidRPr="006C7B00">
              <w:rPr>
                <w:lang w:val="en-US"/>
              </w:rPr>
              <w:t>cpElectronicContract</w:t>
            </w:r>
            <w:r w:rsidRPr="000E7B66">
              <w:t>);</w:t>
            </w:r>
          </w:p>
          <w:p w14:paraId="0408E0AF" w14:textId="08C5966E" w:rsidR="00056C63" w:rsidRDefault="00056C63" w:rsidP="00056C63">
            <w:pPr>
              <w:pStyle w:val="ad"/>
              <w:numPr>
                <w:ilvl w:val="0"/>
                <w:numId w:val="200"/>
              </w:numPr>
              <w:jc w:val="left"/>
            </w:pPr>
            <w:r>
              <w:lastRenderedPageBreak/>
              <w:t>поле</w:t>
            </w:r>
            <w:r w:rsidRPr="000E7B66">
              <w:t xml:space="preserve"> «Наименование группы» (constructionWorksInfo/constructionWorkGroup/name) </w:t>
            </w:r>
            <w:r>
              <w:t>заполняется</w:t>
            </w:r>
            <w:r w:rsidRPr="000E7B66">
              <w:t xml:space="preserve"> </w:t>
            </w:r>
            <w:r>
              <w:t>значением</w:t>
            </w:r>
            <w:r w:rsidRPr="000E7B66">
              <w:t xml:space="preserve"> </w:t>
            </w:r>
            <w:r>
              <w:t>поля</w:t>
            </w:r>
            <w:r w:rsidRPr="000E7B66">
              <w:t xml:space="preserve"> «</w:t>
            </w:r>
            <w:r w:rsidRPr="000A17A7">
              <w:t>Наименование группы</w:t>
            </w:r>
            <w:r w:rsidRPr="000E7B66">
              <w:t>» (</w:t>
            </w:r>
            <w:r w:rsidRPr="000A17A7">
              <w:t>contractSubjectInfo/specializationInfo/constructionWorksInfo/constructionWorkGroup/name</w:t>
            </w:r>
            <w:r w:rsidRPr="000E7B66">
              <w:t xml:space="preserve">) </w:t>
            </w:r>
            <w:r>
              <w:t>структурированного</w:t>
            </w:r>
            <w:r w:rsidRPr="000E7B66">
              <w:t xml:space="preserve"> </w:t>
            </w:r>
            <w:r>
              <w:t>контракта</w:t>
            </w:r>
            <w:r w:rsidRPr="000E7B66">
              <w:t xml:space="preserve"> (</w:t>
            </w:r>
            <w:r w:rsidRPr="006C7B00">
              <w:rPr>
                <w:lang w:val="en-US"/>
              </w:rPr>
              <w:t>cpElectronicContract</w:t>
            </w:r>
            <w:r w:rsidRPr="000E7B66">
              <w:t>)</w:t>
            </w:r>
            <w:r>
              <w:t>.</w:t>
            </w:r>
          </w:p>
          <w:p w14:paraId="1F28AEF0" w14:textId="231CD5FC" w:rsidR="00056C63" w:rsidRDefault="00056C63" w:rsidP="00056C63">
            <w:pPr>
              <w:pStyle w:val="ad"/>
              <w:jc w:val="left"/>
            </w:pPr>
            <w:r w:rsidRPr="004B2E2A">
              <w:t xml:space="preserve">При приеме изменений СГК, если признак "Документ на базе РЭК" установлен, то игнорируется при приеме и заполняется автоматически на основании связанного ДС </w:t>
            </w:r>
            <w:r>
              <w:t>следующие поля:</w:t>
            </w:r>
          </w:p>
          <w:p w14:paraId="79B7DACF" w14:textId="77777777" w:rsidR="00056C63" w:rsidRDefault="00056C63" w:rsidP="00056C63">
            <w:pPr>
              <w:pStyle w:val="ad"/>
              <w:jc w:val="left"/>
            </w:pPr>
          </w:p>
          <w:p w14:paraId="0D04D1F1" w14:textId="6A72898A" w:rsidR="00056C63" w:rsidRDefault="00056C63" w:rsidP="00056C63">
            <w:pPr>
              <w:pStyle w:val="ad"/>
              <w:numPr>
                <w:ilvl w:val="0"/>
                <w:numId w:val="200"/>
              </w:numPr>
              <w:jc w:val="left"/>
            </w:pPr>
            <w:r>
              <w:t>поле</w:t>
            </w:r>
            <w:r w:rsidRPr="000E7B66">
              <w:t xml:space="preserve"> «Предмет контракта относится к работам по строительству» (constructionWorksInfo/isConstructionWorks);</w:t>
            </w:r>
          </w:p>
          <w:p w14:paraId="0CF6B184" w14:textId="42862D07" w:rsidR="00056C63" w:rsidRPr="004B2E2A" w:rsidRDefault="00056C63" w:rsidP="00056C63">
            <w:pPr>
              <w:pStyle w:val="ad"/>
              <w:numPr>
                <w:ilvl w:val="0"/>
                <w:numId w:val="200"/>
              </w:numPr>
              <w:jc w:val="left"/>
              <w:rPr>
                <w:lang w:val="en-US"/>
              </w:rPr>
            </w:pPr>
            <w:r>
              <w:t>поле</w:t>
            </w:r>
            <w:r w:rsidRPr="004B2E2A">
              <w:rPr>
                <w:lang w:val="en-US"/>
              </w:rPr>
              <w:t xml:space="preserve"> «</w:t>
            </w:r>
            <w:r w:rsidRPr="000E7B66">
              <w:t>Код</w:t>
            </w:r>
            <w:r w:rsidRPr="004B2E2A">
              <w:rPr>
                <w:lang w:val="en-US"/>
              </w:rPr>
              <w:t xml:space="preserve"> </w:t>
            </w:r>
            <w:r w:rsidRPr="000E7B66">
              <w:t>группы</w:t>
            </w:r>
            <w:r w:rsidRPr="004B2E2A">
              <w:rPr>
                <w:lang w:val="en-US"/>
              </w:rPr>
              <w:t>» (constructionWorksInfo/constructionWorkGroup/code);</w:t>
            </w:r>
          </w:p>
          <w:p w14:paraId="6F04D9CF" w14:textId="2E895BB1" w:rsidR="00056C63" w:rsidRPr="004B2E2A" w:rsidRDefault="00056C63" w:rsidP="00056C63">
            <w:pPr>
              <w:pStyle w:val="ad"/>
              <w:numPr>
                <w:ilvl w:val="0"/>
                <w:numId w:val="200"/>
              </w:numPr>
              <w:jc w:val="left"/>
              <w:rPr>
                <w:lang w:val="en-US"/>
              </w:rPr>
            </w:pPr>
            <w:r>
              <w:t>поле</w:t>
            </w:r>
            <w:r w:rsidRPr="004B2E2A">
              <w:rPr>
                <w:lang w:val="en-US"/>
              </w:rPr>
              <w:t xml:space="preserve"> «</w:t>
            </w:r>
            <w:r w:rsidRPr="000E7B66">
              <w:t>Наименование</w:t>
            </w:r>
            <w:r w:rsidRPr="004B2E2A">
              <w:rPr>
                <w:lang w:val="en-US"/>
              </w:rPr>
              <w:t xml:space="preserve"> </w:t>
            </w:r>
            <w:r w:rsidRPr="000E7B66">
              <w:t>группы</w:t>
            </w:r>
            <w:r w:rsidRPr="004B2E2A">
              <w:rPr>
                <w:lang w:val="en-US"/>
              </w:rPr>
              <w:t>» (constructionWorksInfo/constructionWorkGroup/name).</w:t>
            </w:r>
          </w:p>
          <w:p w14:paraId="3E653146" w14:textId="77777777" w:rsidR="00056C63" w:rsidRPr="004B2E2A" w:rsidRDefault="00056C63" w:rsidP="00056C63">
            <w:pPr>
              <w:pStyle w:val="ad"/>
              <w:jc w:val="left"/>
              <w:rPr>
                <w:lang w:val="en-US"/>
              </w:rPr>
            </w:pPr>
          </w:p>
          <w:p w14:paraId="109D79DC" w14:textId="32A350F2" w:rsidR="00056C63" w:rsidRPr="000E7B66" w:rsidRDefault="00056C63" w:rsidP="00056C63">
            <w:pPr>
              <w:pStyle w:val="ad"/>
              <w:jc w:val="left"/>
            </w:pPr>
            <w:r>
              <w:t>В других случаях принимается из пакета. При</w:t>
            </w:r>
            <w:r w:rsidRPr="000E7B66">
              <w:t xml:space="preserve"> </w:t>
            </w:r>
            <w:r>
              <w:t>этом:</w:t>
            </w:r>
          </w:p>
          <w:p w14:paraId="2AD563E6" w14:textId="194A21DB" w:rsidR="00056C63" w:rsidRPr="00820408" w:rsidRDefault="00056C63" w:rsidP="00056C63">
            <w:pPr>
              <w:pStyle w:val="ad"/>
              <w:numPr>
                <w:ilvl w:val="0"/>
                <w:numId w:val="199"/>
              </w:numPr>
              <w:jc w:val="left"/>
            </w:pPr>
            <w:r>
              <w:t>Поле</w:t>
            </w:r>
            <w:r w:rsidRPr="000B67D5">
              <w:rPr>
                <w:lang w:val="en-US"/>
              </w:rPr>
              <w:t xml:space="preserve"> «</w:t>
            </w:r>
            <w:r w:rsidRPr="000B67D5">
              <w:t>Код</w:t>
            </w:r>
            <w:r w:rsidRPr="000B67D5">
              <w:rPr>
                <w:lang w:val="en-US"/>
              </w:rPr>
              <w:t xml:space="preserve"> </w:t>
            </w:r>
            <w:r w:rsidRPr="000B67D5">
              <w:t>группы</w:t>
            </w:r>
            <w:r w:rsidRPr="000B67D5">
              <w:rPr>
                <w:lang w:val="en-US"/>
              </w:rPr>
              <w:t xml:space="preserve">» (constructionWorksInfo/constructionWorkGroup/code). </w:t>
            </w:r>
            <w:r w:rsidRPr="000B67D5">
              <w:t>Контролируется</w:t>
            </w:r>
            <w:r w:rsidRPr="00820408">
              <w:t xml:space="preserve"> </w:t>
            </w:r>
            <w:r w:rsidRPr="000B67D5">
              <w:t>наличие</w:t>
            </w:r>
            <w:r w:rsidRPr="00820408">
              <w:t xml:space="preserve"> </w:t>
            </w:r>
            <w:r w:rsidRPr="000B67D5">
              <w:t>кода</w:t>
            </w:r>
            <w:r w:rsidRPr="00820408">
              <w:t xml:space="preserve"> </w:t>
            </w:r>
            <w:r w:rsidRPr="000B67D5">
              <w:t>в</w:t>
            </w:r>
            <w:r w:rsidRPr="00820408">
              <w:t xml:space="preserve"> </w:t>
            </w:r>
            <w:r w:rsidRPr="000B67D5">
              <w:t>справочнике</w:t>
            </w:r>
            <w:r w:rsidRPr="00820408">
              <w:t xml:space="preserve"> </w:t>
            </w:r>
            <w:r>
              <w:t>«</w:t>
            </w:r>
            <w:r w:rsidRPr="000B67D5">
              <w:t>Группы</w:t>
            </w:r>
            <w:r w:rsidRPr="00820408">
              <w:t xml:space="preserve"> </w:t>
            </w:r>
            <w:r w:rsidRPr="000B67D5">
              <w:t>работ</w:t>
            </w:r>
            <w:r w:rsidRPr="00820408">
              <w:t xml:space="preserve"> </w:t>
            </w:r>
            <w:r w:rsidRPr="000B67D5">
              <w:t>по</w:t>
            </w:r>
            <w:r w:rsidRPr="00820408">
              <w:t xml:space="preserve"> </w:t>
            </w:r>
            <w:r w:rsidRPr="000B67D5">
              <w:t>строительству</w:t>
            </w:r>
            <w:r>
              <w:t>»</w:t>
            </w:r>
          </w:p>
          <w:p w14:paraId="559A9233" w14:textId="7267939C" w:rsidR="00056C63" w:rsidRPr="00503E74" w:rsidRDefault="00056C63" w:rsidP="00056C63">
            <w:pPr>
              <w:pStyle w:val="ad"/>
              <w:numPr>
                <w:ilvl w:val="0"/>
                <w:numId w:val="199"/>
              </w:numPr>
              <w:jc w:val="left"/>
            </w:pPr>
            <w:r>
              <w:t>Поле</w:t>
            </w:r>
            <w:r w:rsidRPr="005553F9">
              <w:rPr>
                <w:lang w:val="en-US"/>
              </w:rPr>
              <w:t xml:space="preserve"> «</w:t>
            </w:r>
            <w:r w:rsidRPr="000B67D5">
              <w:t>Наименование</w:t>
            </w:r>
            <w:r w:rsidRPr="005553F9">
              <w:rPr>
                <w:lang w:val="en-US"/>
              </w:rPr>
              <w:t xml:space="preserve"> </w:t>
            </w:r>
            <w:r w:rsidRPr="000B67D5">
              <w:t>группы</w:t>
            </w:r>
            <w:r w:rsidRPr="005553F9">
              <w:rPr>
                <w:lang w:val="en-US"/>
              </w:rPr>
              <w:t>» (</w:t>
            </w:r>
            <w:r w:rsidRPr="000B67D5">
              <w:rPr>
                <w:lang w:val="en-US"/>
              </w:rPr>
              <w:t>constructionWorksInfo</w:t>
            </w:r>
            <w:r w:rsidRPr="005553F9">
              <w:rPr>
                <w:lang w:val="en-US"/>
              </w:rPr>
              <w:t>/</w:t>
            </w:r>
            <w:r w:rsidRPr="000B67D5">
              <w:rPr>
                <w:lang w:val="en-US"/>
              </w:rPr>
              <w:t>constructionWorkGroup</w:t>
            </w:r>
            <w:r w:rsidRPr="005553F9">
              <w:rPr>
                <w:lang w:val="en-US"/>
              </w:rPr>
              <w:t>/</w:t>
            </w:r>
            <w:r w:rsidRPr="000B67D5">
              <w:rPr>
                <w:lang w:val="en-US"/>
              </w:rPr>
              <w:t>name</w:t>
            </w:r>
            <w:r w:rsidRPr="005553F9">
              <w:rPr>
                <w:lang w:val="en-US"/>
              </w:rPr>
              <w:t xml:space="preserve">). </w:t>
            </w:r>
            <w:r w:rsidRPr="000B67D5">
              <w:t xml:space="preserve">Игнорируется при приеме. Заполняется автоматически на основании справочника </w:t>
            </w:r>
            <w:r>
              <w:t>«</w:t>
            </w:r>
            <w:r w:rsidRPr="000B67D5">
              <w:t>Группы работ по строительству</w:t>
            </w:r>
            <w:r>
              <w:t>»</w:t>
            </w:r>
          </w:p>
          <w:p w14:paraId="33DD28C3" w14:textId="77777777" w:rsidR="00056C63" w:rsidRPr="00E971A5" w:rsidRDefault="00056C63" w:rsidP="00056C63">
            <w:pPr>
              <w:pStyle w:val="ad"/>
              <w:jc w:val="left"/>
            </w:pPr>
          </w:p>
          <w:p w14:paraId="4E8E839F" w14:textId="37E9F93C" w:rsidR="00056C63" w:rsidRPr="00E971A5" w:rsidRDefault="00056C63" w:rsidP="00056C63">
            <w:pPr>
              <w:pStyle w:val="ad"/>
              <w:jc w:val="center"/>
            </w:pPr>
          </w:p>
        </w:tc>
      </w:tr>
      <w:tr w:rsidR="00056C63" w:rsidRPr="000E4FE8" w14:paraId="53127D07" w14:textId="77777777" w:rsidTr="00AA184A">
        <w:trPr>
          <w:trHeight w:val="348"/>
        </w:trPr>
        <w:tc>
          <w:tcPr>
            <w:tcW w:w="841" w:type="pct"/>
            <w:gridSpan w:val="2"/>
          </w:tcPr>
          <w:p w14:paraId="685EA080" w14:textId="1B1977AE" w:rsidR="00056C63" w:rsidRPr="00FC21A8" w:rsidRDefault="00056C63" w:rsidP="00056C63">
            <w:pPr>
              <w:pStyle w:val="ad"/>
              <w:jc w:val="left"/>
              <w:rPr>
                <w:lang w:val="en-US"/>
              </w:rPr>
            </w:pPr>
            <w:r>
              <w:lastRenderedPageBreak/>
              <w:t>РК_ИК_001</w:t>
            </w:r>
            <w:r>
              <w:rPr>
                <w:lang w:val="en-US"/>
              </w:rPr>
              <w:t>9</w:t>
            </w:r>
          </w:p>
        </w:tc>
        <w:tc>
          <w:tcPr>
            <w:tcW w:w="234" w:type="pct"/>
            <w:gridSpan w:val="2"/>
          </w:tcPr>
          <w:p w14:paraId="11404231" w14:textId="77777777" w:rsidR="00056C63" w:rsidRPr="000E4FE8" w:rsidRDefault="00056C63" w:rsidP="00056C63">
            <w:pPr>
              <w:pStyle w:val="ad"/>
              <w:jc w:val="left"/>
            </w:pPr>
          </w:p>
        </w:tc>
        <w:tc>
          <w:tcPr>
            <w:tcW w:w="1056" w:type="pct"/>
            <w:gridSpan w:val="2"/>
          </w:tcPr>
          <w:p w14:paraId="693816A8" w14:textId="3B11077F" w:rsidR="00056C63" w:rsidRPr="008349BD" w:rsidRDefault="00056C63" w:rsidP="00056C63">
            <w:pPr>
              <w:pStyle w:val="ad"/>
              <w:jc w:val="left"/>
              <w:rPr>
                <w:lang w:val="en-US"/>
              </w:rPr>
            </w:pPr>
            <w:r>
              <w:t>поле</w:t>
            </w:r>
            <w:r>
              <w:rPr>
                <w:lang w:val="en-US"/>
              </w:rPr>
              <w:t xml:space="preserve"> «</w:t>
            </w:r>
            <w:r>
              <w:t>Код</w:t>
            </w:r>
            <w:r>
              <w:rPr>
                <w:lang w:val="en-US"/>
              </w:rPr>
              <w:t>» (finances/financingPlan/financeSource/budgetFunds/budget/code)</w:t>
            </w:r>
          </w:p>
        </w:tc>
        <w:tc>
          <w:tcPr>
            <w:tcW w:w="1474" w:type="pct"/>
            <w:gridSpan w:val="3"/>
          </w:tcPr>
          <w:p w14:paraId="1F620703" w14:textId="77777777" w:rsidR="00056C63" w:rsidRDefault="00056C63" w:rsidP="00056C63">
            <w:pPr>
              <w:pStyle w:val="ad"/>
              <w:jc w:val="left"/>
            </w:pPr>
            <w:r>
              <w:t>Бюджет с таким кодом должен присутствовать в актуальном состоянии в справочнике бюджетов на ООС</w:t>
            </w:r>
          </w:p>
          <w:p w14:paraId="013714AB" w14:textId="77777777" w:rsidR="00056C63" w:rsidRDefault="00056C63" w:rsidP="00056C63">
            <w:pPr>
              <w:pStyle w:val="ad"/>
              <w:jc w:val="left"/>
            </w:pPr>
          </w:p>
          <w:p w14:paraId="70E396AB"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40C3A4C6" w14:textId="77777777" w:rsidR="00056C63" w:rsidRDefault="00056C63" w:rsidP="00056C63">
            <w:pPr>
              <w:pStyle w:val="ad"/>
              <w:jc w:val="left"/>
            </w:pPr>
          </w:p>
          <w:p w14:paraId="2262DDC5" w14:textId="3D3C2B77" w:rsidR="00056C63"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p w14:paraId="27CA2877" w14:textId="73B34DFC" w:rsidR="00056C63" w:rsidRPr="003F325E" w:rsidRDefault="00056C63" w:rsidP="00056C63">
            <w:pPr>
              <w:pStyle w:val="ad"/>
              <w:jc w:val="left"/>
            </w:pPr>
          </w:p>
        </w:tc>
        <w:tc>
          <w:tcPr>
            <w:tcW w:w="1395" w:type="pct"/>
            <w:gridSpan w:val="3"/>
          </w:tcPr>
          <w:p w14:paraId="117F1342" w14:textId="590EDE8D" w:rsidR="00056C63" w:rsidRPr="000E4FE8" w:rsidRDefault="00056C63" w:rsidP="00056C63">
            <w:pPr>
              <w:pStyle w:val="ad"/>
              <w:jc w:val="left"/>
            </w:pPr>
            <w:r>
              <w:t>Б</w:t>
            </w:r>
            <w:r w:rsidRPr="00627797">
              <w:t xml:space="preserve">юджет с кодом &lt;Код&gt; отсутствует в </w:t>
            </w:r>
            <w:r>
              <w:t>актуальном состоянии в справочнике в ЕИС</w:t>
            </w:r>
          </w:p>
        </w:tc>
      </w:tr>
      <w:tr w:rsidR="00056C63" w:rsidRPr="000E4FE8" w14:paraId="6C60826B" w14:textId="77777777" w:rsidTr="00AA184A">
        <w:trPr>
          <w:trHeight w:val="348"/>
        </w:trPr>
        <w:tc>
          <w:tcPr>
            <w:tcW w:w="841" w:type="pct"/>
            <w:gridSpan w:val="2"/>
          </w:tcPr>
          <w:p w14:paraId="3011FA1A" w14:textId="2A7C9BD1" w:rsidR="00056C63" w:rsidRDefault="00056C63" w:rsidP="00056C63">
            <w:pPr>
              <w:pStyle w:val="ad"/>
              <w:jc w:val="left"/>
            </w:pPr>
            <w:r w:rsidRPr="00B36FF7">
              <w:t>РК_ИК_0152</w:t>
            </w:r>
          </w:p>
        </w:tc>
        <w:tc>
          <w:tcPr>
            <w:tcW w:w="234" w:type="pct"/>
            <w:gridSpan w:val="2"/>
          </w:tcPr>
          <w:p w14:paraId="3CB47B68" w14:textId="77777777" w:rsidR="00056C63" w:rsidRPr="000E4FE8" w:rsidRDefault="00056C63" w:rsidP="00056C63">
            <w:pPr>
              <w:pStyle w:val="ad"/>
              <w:jc w:val="left"/>
            </w:pPr>
          </w:p>
        </w:tc>
        <w:tc>
          <w:tcPr>
            <w:tcW w:w="1056" w:type="pct"/>
            <w:gridSpan w:val="2"/>
          </w:tcPr>
          <w:p w14:paraId="09727D8A" w14:textId="77777777" w:rsidR="00056C63" w:rsidRDefault="00056C63" w:rsidP="00056C63">
            <w:pPr>
              <w:pStyle w:val="ad"/>
              <w:jc w:val="left"/>
              <w:rPr>
                <w:lang w:val="en-US"/>
              </w:rPr>
            </w:pPr>
            <w:r>
              <w:t>Поле</w:t>
            </w:r>
            <w:r>
              <w:rPr>
                <w:lang w:val="en-US"/>
              </w:rPr>
              <w:t xml:space="preserve"> «</w:t>
            </w:r>
            <w:r>
              <w:t>Код</w:t>
            </w:r>
            <w:r>
              <w:rPr>
                <w:lang w:val="en-US"/>
              </w:rPr>
              <w:t>» (finances/financingPlan/financeSource/budgetFunds/budget/code)</w:t>
            </w:r>
          </w:p>
          <w:p w14:paraId="72EF14F4" w14:textId="657A39FB" w:rsidR="00056C63" w:rsidRPr="00B23EA9" w:rsidRDefault="00056C63" w:rsidP="00056C63">
            <w:pPr>
              <w:pStyle w:val="ad"/>
              <w:jc w:val="left"/>
              <w:rPr>
                <w:lang w:val="en-US"/>
              </w:rPr>
            </w:pPr>
          </w:p>
        </w:tc>
        <w:tc>
          <w:tcPr>
            <w:tcW w:w="1474" w:type="pct"/>
            <w:gridSpan w:val="3"/>
          </w:tcPr>
          <w:p w14:paraId="023E1689" w14:textId="77777777" w:rsidR="00056C63" w:rsidRDefault="00056C63" w:rsidP="00056C63">
            <w:pPr>
              <w:pStyle w:val="ad"/>
              <w:jc w:val="left"/>
            </w:pPr>
            <w:r w:rsidRPr="00B36FF7">
              <w:t>Бюджет с кодом &lt;код бюджета&gt; должен принадлежать организации</w:t>
            </w:r>
            <w:r>
              <w:t>-заказчику, указанному в блоке «Заказчик» (</w:t>
            </w:r>
            <w:r>
              <w:rPr>
                <w:lang w:val="en-US"/>
              </w:rPr>
              <w:t>customer</w:t>
            </w:r>
            <w:r>
              <w:t>)</w:t>
            </w:r>
          </w:p>
          <w:p w14:paraId="4963930D" w14:textId="77777777" w:rsidR="00056C63" w:rsidRDefault="00056C63" w:rsidP="00056C63">
            <w:pPr>
              <w:pStyle w:val="ad"/>
              <w:jc w:val="left"/>
            </w:pPr>
          </w:p>
          <w:p w14:paraId="514035FE" w14:textId="378979A9" w:rsidR="00056C63" w:rsidRDefault="00056C63" w:rsidP="00056C63">
            <w:pPr>
              <w:pStyle w:val="ad"/>
              <w:jc w:val="left"/>
            </w:pPr>
            <w:r>
              <w:t>Не вызывается при приеме проекта версии, сформированного на основа</w:t>
            </w:r>
            <w:r>
              <w:lastRenderedPageBreak/>
              <w:t>нии электронного контракта в структурированном виде</w:t>
            </w:r>
          </w:p>
          <w:p w14:paraId="0476EE29" w14:textId="77777777" w:rsidR="00056C63" w:rsidRDefault="00056C63" w:rsidP="00056C63">
            <w:pPr>
              <w:pStyle w:val="ad"/>
              <w:jc w:val="left"/>
            </w:pPr>
          </w:p>
          <w:p w14:paraId="1F8FDD22" w14:textId="1751640B" w:rsidR="00056C63"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p w14:paraId="5903BC1E" w14:textId="25107C22" w:rsidR="00056C63" w:rsidRDefault="00056C63" w:rsidP="00056C63">
            <w:pPr>
              <w:pStyle w:val="ad"/>
              <w:jc w:val="left"/>
            </w:pPr>
          </w:p>
        </w:tc>
        <w:tc>
          <w:tcPr>
            <w:tcW w:w="1395" w:type="pct"/>
            <w:gridSpan w:val="3"/>
          </w:tcPr>
          <w:p w14:paraId="7F549EE4" w14:textId="21C2F2B9" w:rsidR="00056C63" w:rsidRDefault="00056C63" w:rsidP="00056C63">
            <w:pPr>
              <w:pStyle w:val="ad"/>
              <w:jc w:val="left"/>
            </w:pPr>
            <w:r w:rsidRPr="00B36FF7">
              <w:lastRenderedPageBreak/>
              <w:t>Бюджет с кодом &lt;код бюджета&gt; должен принадлежать организации с кодом СПЗ: &lt;СПЗ&gt;</w:t>
            </w:r>
            <w:r>
              <w:t xml:space="preserve"> указанному в блоке «Заказчик» (</w:t>
            </w:r>
            <w:r>
              <w:rPr>
                <w:lang w:val="en-US"/>
              </w:rPr>
              <w:t>customer</w:t>
            </w:r>
            <w:r>
              <w:t>)</w:t>
            </w:r>
          </w:p>
        </w:tc>
      </w:tr>
      <w:tr w:rsidR="00056C63" w:rsidRPr="000E4FE8" w14:paraId="0EEF9942" w14:textId="77777777" w:rsidTr="00AA184A">
        <w:trPr>
          <w:trHeight w:val="348"/>
        </w:trPr>
        <w:tc>
          <w:tcPr>
            <w:tcW w:w="841" w:type="pct"/>
            <w:gridSpan w:val="2"/>
          </w:tcPr>
          <w:p w14:paraId="68C75EF9" w14:textId="77777777" w:rsidR="00056C63" w:rsidRDefault="00056C63" w:rsidP="00056C63">
            <w:pPr>
              <w:pStyle w:val="ad"/>
              <w:jc w:val="left"/>
              <w:rPr>
                <w:lang w:val="en-US"/>
              </w:rPr>
            </w:pPr>
            <w:r>
              <w:t>РК_ИК_00</w:t>
            </w:r>
            <w:r>
              <w:rPr>
                <w:lang w:val="en-US"/>
              </w:rPr>
              <w:t>20</w:t>
            </w:r>
          </w:p>
          <w:p w14:paraId="3DA59359" w14:textId="5F1CD4C9" w:rsidR="00056C63" w:rsidRPr="004D3310" w:rsidRDefault="00056C63" w:rsidP="00056C63">
            <w:pPr>
              <w:pStyle w:val="ad"/>
              <w:jc w:val="left"/>
            </w:pPr>
            <w:r>
              <w:t>(отключен)</w:t>
            </w:r>
          </w:p>
        </w:tc>
        <w:tc>
          <w:tcPr>
            <w:tcW w:w="234" w:type="pct"/>
            <w:gridSpan w:val="2"/>
          </w:tcPr>
          <w:p w14:paraId="141282CB" w14:textId="77777777" w:rsidR="00056C63" w:rsidRPr="000E4FE8" w:rsidRDefault="00056C63" w:rsidP="00056C63">
            <w:pPr>
              <w:pStyle w:val="ad"/>
              <w:jc w:val="left"/>
            </w:pPr>
          </w:p>
        </w:tc>
        <w:tc>
          <w:tcPr>
            <w:tcW w:w="1056" w:type="pct"/>
            <w:gridSpan w:val="2"/>
          </w:tcPr>
          <w:p w14:paraId="253067D6" w14:textId="75EE855D" w:rsidR="00056C63" w:rsidRPr="004D3310" w:rsidRDefault="00056C63" w:rsidP="00056C63">
            <w:pPr>
              <w:pStyle w:val="ad"/>
              <w:jc w:val="left"/>
              <w:rPr>
                <w:strike/>
                <w:lang w:val="en-US"/>
              </w:rPr>
            </w:pPr>
            <w:r w:rsidRPr="004D3310">
              <w:rPr>
                <w:strike/>
                <w:lang w:val="en-US"/>
              </w:rPr>
              <w:t>«</w:t>
            </w:r>
            <w:r w:rsidRPr="004D3310">
              <w:rPr>
                <w:strike/>
              </w:rPr>
              <w:t>Код</w:t>
            </w:r>
            <w:r w:rsidRPr="004D3310">
              <w:rPr>
                <w:strike/>
                <w:lang w:val="en-US"/>
              </w:rPr>
              <w:t xml:space="preserve"> </w:t>
            </w:r>
            <w:r w:rsidRPr="004D3310">
              <w:rPr>
                <w:strike/>
              </w:rPr>
              <w:t>по</w:t>
            </w:r>
            <w:r w:rsidRPr="004D3310">
              <w:rPr>
                <w:strike/>
                <w:lang w:val="en-US"/>
              </w:rPr>
              <w:t xml:space="preserve"> </w:t>
            </w:r>
            <w:r w:rsidRPr="004D3310">
              <w:rPr>
                <w:strike/>
              </w:rPr>
              <w:t>ОКТМО</w:t>
            </w:r>
            <w:r w:rsidRPr="004D3310">
              <w:rPr>
                <w:strike/>
                <w:lang w:val="en-US"/>
              </w:rPr>
              <w:t>» (finances/financingPlan/financeSource/budgetFunds/OKTMO/code)</w:t>
            </w:r>
          </w:p>
        </w:tc>
        <w:tc>
          <w:tcPr>
            <w:tcW w:w="1474" w:type="pct"/>
            <w:gridSpan w:val="3"/>
          </w:tcPr>
          <w:p w14:paraId="38A73EE9" w14:textId="77777777" w:rsidR="00056C63" w:rsidRPr="004D3310" w:rsidRDefault="00056C63" w:rsidP="00056C63">
            <w:pPr>
              <w:pStyle w:val="ad"/>
              <w:jc w:val="left"/>
              <w:rPr>
                <w:strike/>
              </w:rPr>
            </w:pPr>
            <w:r w:rsidRPr="004D3310">
              <w:rPr>
                <w:strike/>
              </w:rPr>
              <w:t>Проверяем, что запись с таким кодом найдена в актуальном статусе в справочнике ОКТМО</w:t>
            </w:r>
          </w:p>
          <w:p w14:paraId="08F11640" w14:textId="77777777" w:rsidR="00056C63" w:rsidRPr="004D3310" w:rsidRDefault="00056C63" w:rsidP="00056C63">
            <w:pPr>
              <w:pStyle w:val="ad"/>
              <w:jc w:val="left"/>
              <w:rPr>
                <w:strike/>
              </w:rPr>
            </w:pPr>
          </w:p>
          <w:p w14:paraId="149A6CCA" w14:textId="77777777" w:rsidR="00056C63" w:rsidRPr="004D3310" w:rsidRDefault="00056C63" w:rsidP="00056C63">
            <w:pPr>
              <w:pStyle w:val="ad"/>
              <w:jc w:val="left"/>
              <w:rPr>
                <w:strike/>
              </w:rPr>
            </w:pPr>
            <w:r w:rsidRPr="004D3310">
              <w:rPr>
                <w:strike/>
              </w:rPr>
              <w:t>Не вызывается при приеме проекта первоначальной версии, сформированного на основании электронного контракта в структурированном виде</w:t>
            </w:r>
          </w:p>
          <w:p w14:paraId="1043C332" w14:textId="77777777" w:rsidR="00056C63" w:rsidRPr="004D3310" w:rsidRDefault="00056C63" w:rsidP="00056C63">
            <w:pPr>
              <w:pStyle w:val="ad"/>
              <w:jc w:val="left"/>
              <w:rPr>
                <w:strike/>
              </w:rPr>
            </w:pPr>
          </w:p>
          <w:p w14:paraId="719D36A3" w14:textId="65FCBAC7" w:rsidR="00056C63" w:rsidRPr="004D3310" w:rsidRDefault="00056C63" w:rsidP="00056C63">
            <w:pPr>
              <w:pStyle w:val="ad"/>
              <w:jc w:val="left"/>
              <w:rPr>
                <w:strike/>
              </w:rPr>
            </w:pPr>
            <w:r w:rsidRPr="004D3310">
              <w:rPr>
                <w:strike/>
              </w:rPr>
              <w:t>Контроль не вызывается, если при приеме изменений сведений о контракте признак "Документ на базе РЭК" установлен</w:t>
            </w:r>
          </w:p>
          <w:p w14:paraId="4D0C3829" w14:textId="5ABC98EE" w:rsidR="00056C63" w:rsidRPr="004D3310" w:rsidRDefault="00056C63" w:rsidP="00056C63">
            <w:pPr>
              <w:pStyle w:val="ad"/>
              <w:jc w:val="left"/>
              <w:rPr>
                <w:strike/>
              </w:rPr>
            </w:pPr>
          </w:p>
        </w:tc>
        <w:tc>
          <w:tcPr>
            <w:tcW w:w="1395" w:type="pct"/>
            <w:gridSpan w:val="3"/>
          </w:tcPr>
          <w:p w14:paraId="68D3584E" w14:textId="5D940B2D" w:rsidR="00056C63" w:rsidRPr="004D3310" w:rsidRDefault="00056C63" w:rsidP="00056C63">
            <w:pPr>
              <w:pStyle w:val="ad"/>
              <w:jc w:val="left"/>
              <w:rPr>
                <w:strike/>
              </w:rPr>
            </w:pPr>
            <w:r w:rsidRPr="004D3310">
              <w:rPr>
                <w:strike/>
              </w:rPr>
              <w:t>Территориально-муниципального образования с кодом&lt;код ОКТМО&gt; не найдено в актуальном состоянии в справочнике ОКТМО в ЕИС</w:t>
            </w:r>
          </w:p>
        </w:tc>
      </w:tr>
      <w:tr w:rsidR="00056C63" w:rsidRPr="001D3AF5" w14:paraId="5A5B8FA2" w14:textId="77777777" w:rsidTr="00AA184A">
        <w:trPr>
          <w:trHeight w:val="348"/>
        </w:trPr>
        <w:tc>
          <w:tcPr>
            <w:tcW w:w="841" w:type="pct"/>
            <w:gridSpan w:val="2"/>
          </w:tcPr>
          <w:p w14:paraId="0D8F9CAA" w14:textId="02FB0CA3" w:rsidR="00056C63" w:rsidRPr="00AE05DF" w:rsidRDefault="00056C63" w:rsidP="00056C63">
            <w:pPr>
              <w:pStyle w:val="ad"/>
              <w:jc w:val="left"/>
            </w:pPr>
            <w:bookmarkStart w:id="59" w:name="РК_ИК_0023"/>
            <w:r>
              <w:t>РК_ИК_00</w:t>
            </w:r>
            <w:r>
              <w:rPr>
                <w:lang w:val="en-US"/>
              </w:rPr>
              <w:t>23</w:t>
            </w:r>
            <w:bookmarkEnd w:id="59"/>
          </w:p>
        </w:tc>
        <w:tc>
          <w:tcPr>
            <w:tcW w:w="234" w:type="pct"/>
            <w:gridSpan w:val="2"/>
          </w:tcPr>
          <w:p w14:paraId="5979D124" w14:textId="77777777" w:rsidR="00056C63" w:rsidRPr="00AE05DF" w:rsidRDefault="00056C63" w:rsidP="00056C63">
            <w:pPr>
              <w:pStyle w:val="ad"/>
              <w:jc w:val="left"/>
              <w:rPr>
                <w:lang w:val="en-US"/>
              </w:rPr>
            </w:pPr>
          </w:p>
        </w:tc>
        <w:tc>
          <w:tcPr>
            <w:tcW w:w="1056" w:type="pct"/>
            <w:gridSpan w:val="2"/>
          </w:tcPr>
          <w:p w14:paraId="31593270" w14:textId="5C9A7C34" w:rsidR="00056C63" w:rsidRPr="00AE05DF" w:rsidRDefault="00056C63" w:rsidP="00056C63">
            <w:pPr>
              <w:pStyle w:val="ad"/>
              <w:jc w:val="left"/>
              <w:rPr>
                <w:lang w:val="en-US"/>
              </w:rPr>
            </w:pPr>
            <w:r>
              <w:t>Набор</w:t>
            </w:r>
            <w:r w:rsidRPr="00D2374D">
              <w:rPr>
                <w:lang w:val="en-US"/>
              </w:rPr>
              <w:t xml:space="preserve"> </w:t>
            </w:r>
            <w:r>
              <w:t>полей</w:t>
            </w:r>
            <w:r w:rsidRPr="00D2374D">
              <w:rPr>
                <w:lang w:val="en-US"/>
              </w:rPr>
              <w:t xml:space="preserve"> «</w:t>
            </w:r>
            <w:r>
              <w:t>Дата</w:t>
            </w:r>
            <w:r w:rsidRPr="00D2374D">
              <w:rPr>
                <w:lang w:val="en-US"/>
              </w:rPr>
              <w:t xml:space="preserve"> </w:t>
            </w:r>
            <w:r>
              <w:t>окончания</w:t>
            </w:r>
            <w:r w:rsidRPr="00D2374D">
              <w:rPr>
                <w:lang w:val="en-US"/>
              </w:rPr>
              <w:t xml:space="preserve"> </w:t>
            </w:r>
            <w:r>
              <w:t>исполнения</w:t>
            </w:r>
            <w:r w:rsidRPr="00D2374D">
              <w:rPr>
                <w:lang w:val="en-US"/>
              </w:rPr>
              <w:t xml:space="preserve"> </w:t>
            </w:r>
            <w:r>
              <w:t>этапа</w:t>
            </w:r>
            <w:r w:rsidRPr="00D2374D">
              <w:rPr>
                <w:lang w:val="en-US"/>
              </w:rPr>
              <w:t>» (</w:t>
            </w:r>
            <w:r>
              <w:rPr>
                <w:lang w:val="en-US"/>
              </w:rPr>
              <w:t>endDate</w:t>
            </w:r>
            <w:r w:rsidRPr="00D2374D">
              <w:rPr>
                <w:lang w:val="en-US"/>
              </w:rPr>
              <w:t xml:space="preserve">) </w:t>
            </w:r>
            <w:r>
              <w:t>в</w:t>
            </w:r>
            <w:r w:rsidRPr="00D2374D">
              <w:rPr>
                <w:lang w:val="en-US"/>
              </w:rPr>
              <w:t xml:space="preserve"> </w:t>
            </w:r>
            <w:r>
              <w:t>блоках</w:t>
            </w:r>
            <w:r w:rsidRPr="00D2374D">
              <w:rPr>
                <w:lang w:val="en-US"/>
              </w:rPr>
              <w:t xml:space="preserve"> (</w:t>
            </w:r>
            <w:r>
              <w:rPr>
                <w:lang w:val="en-US"/>
              </w:rPr>
              <w:t>finances</w:t>
            </w:r>
            <w:r w:rsidRPr="00D2374D">
              <w:rPr>
                <w:lang w:val="en-US"/>
              </w:rPr>
              <w:t>/</w:t>
            </w:r>
            <w:r>
              <w:rPr>
                <w:lang w:val="en-US"/>
              </w:rPr>
              <w:t>financingPlan</w:t>
            </w:r>
            <w:r w:rsidRPr="00D2374D">
              <w:rPr>
                <w:lang w:val="en-US"/>
              </w:rPr>
              <w:t>/</w:t>
            </w:r>
            <w:r>
              <w:rPr>
                <w:lang w:val="en-US"/>
              </w:rPr>
              <w:t>stages</w:t>
            </w:r>
            <w:r w:rsidRPr="00D2374D">
              <w:rPr>
                <w:lang w:val="en-US"/>
              </w:rPr>
              <w:t>/</w:t>
            </w:r>
            <w:r>
              <w:rPr>
                <w:lang w:val="en-US"/>
              </w:rPr>
              <w:t>endDate</w:t>
            </w:r>
            <w:r w:rsidRPr="00D2374D">
              <w:rPr>
                <w:lang w:val="en-US"/>
              </w:rPr>
              <w:t>)</w:t>
            </w:r>
          </w:p>
        </w:tc>
        <w:tc>
          <w:tcPr>
            <w:tcW w:w="1474" w:type="pct"/>
            <w:gridSpan w:val="3"/>
          </w:tcPr>
          <w:p w14:paraId="02AAE457" w14:textId="41FE7A4D" w:rsidR="00056C63" w:rsidRDefault="00056C63" w:rsidP="00056C63">
            <w:pPr>
              <w:pStyle w:val="ad"/>
              <w:jc w:val="left"/>
            </w:pPr>
            <w:r w:rsidRPr="002F4FE1">
              <w:t xml:space="preserve">Контроль вызывается если первая версия све-дений о контракте размещена </w:t>
            </w:r>
            <w:r>
              <w:t>ДО</w:t>
            </w:r>
            <w:r w:rsidRPr="002F4FE1">
              <w:t xml:space="preserve"> выхода версии 13.2 ЕИС</w:t>
            </w:r>
          </w:p>
          <w:p w14:paraId="267F6735" w14:textId="77777777" w:rsidR="00056C63" w:rsidRDefault="00056C63" w:rsidP="00056C63">
            <w:pPr>
              <w:pStyle w:val="ad"/>
              <w:jc w:val="left"/>
            </w:pPr>
          </w:p>
          <w:p w14:paraId="2D9BBE5E" w14:textId="7106A1F0" w:rsidR="00056C63" w:rsidRDefault="00056C63" w:rsidP="00056C63">
            <w:pPr>
              <w:pStyle w:val="ad"/>
              <w:jc w:val="left"/>
            </w:pPr>
            <w:r>
              <w:t>Все этапы контракта, идентифицируемые по полю «Дата окончания исполнения этапа» (</w:t>
            </w:r>
            <w:r>
              <w:rPr>
                <w:lang w:val="en-US"/>
              </w:rPr>
              <w:t>endDate</w:t>
            </w:r>
            <w:r>
              <w:t>) в блоке (executionPeriod\</w:t>
            </w:r>
            <w:r>
              <w:rPr>
                <w:lang w:val="en-US"/>
              </w:rPr>
              <w:t>stages</w:t>
            </w:r>
            <w:r>
              <w:t>), должны присутствовать</w:t>
            </w:r>
          </w:p>
          <w:p w14:paraId="22ABCC28" w14:textId="10CDC4B7" w:rsidR="00056C63" w:rsidRDefault="00056C63" w:rsidP="00056C63">
            <w:pPr>
              <w:pStyle w:val="ad"/>
              <w:numPr>
                <w:ilvl w:val="0"/>
                <w:numId w:val="152"/>
              </w:numPr>
              <w:ind w:left="298"/>
              <w:jc w:val="left"/>
              <w:rPr>
                <w:lang w:val="en-US"/>
              </w:rPr>
            </w:pPr>
            <w:r>
              <w:t>в</w:t>
            </w:r>
            <w:r>
              <w:rPr>
                <w:lang w:val="en-US"/>
              </w:rPr>
              <w:t xml:space="preserve"> </w:t>
            </w:r>
            <w:r>
              <w:t>блоке</w:t>
            </w:r>
            <w:r>
              <w:rPr>
                <w:lang w:val="en-US"/>
              </w:rPr>
              <w:t xml:space="preserve"> (finances</w:t>
            </w:r>
            <w:r w:rsidRPr="004048D9">
              <w:rPr>
                <w:lang w:val="en-US"/>
              </w:rPr>
              <w:t>\</w:t>
            </w:r>
            <w:r>
              <w:rPr>
                <w:lang w:val="en-US"/>
              </w:rPr>
              <w:t>financingPlan</w:t>
            </w:r>
            <w:r w:rsidRPr="004048D9">
              <w:rPr>
                <w:lang w:val="en-US"/>
              </w:rPr>
              <w:t>\</w:t>
            </w:r>
            <w:r>
              <w:rPr>
                <w:lang w:val="en-US"/>
              </w:rPr>
              <w:t>stages).</w:t>
            </w:r>
          </w:p>
          <w:p w14:paraId="33C3F1AD" w14:textId="5A78A59C" w:rsidR="00056C63" w:rsidRDefault="00056C63" w:rsidP="00056C63">
            <w:pPr>
              <w:pStyle w:val="ad"/>
              <w:ind w:left="-62"/>
              <w:jc w:val="left"/>
            </w:pPr>
            <w:r>
              <w:t>Ситуация, когда в блоке «Срок исполнения контракта»  (executionPeriod) указан этап, который не указан одновременно в блоке «Финансирование» (finances) недопустима.</w:t>
            </w:r>
          </w:p>
          <w:p w14:paraId="617628E3" w14:textId="77777777" w:rsidR="00056C63" w:rsidRDefault="00056C63" w:rsidP="00056C63">
            <w:pPr>
              <w:pStyle w:val="ad"/>
              <w:ind w:left="-62"/>
              <w:jc w:val="left"/>
            </w:pPr>
          </w:p>
          <w:p w14:paraId="71A61CD6" w14:textId="77777777" w:rsidR="00056C63" w:rsidRDefault="00056C63" w:rsidP="00056C63">
            <w:pPr>
              <w:pStyle w:val="ad"/>
              <w:jc w:val="left"/>
            </w:pPr>
            <w:r>
              <w:lastRenderedPageBreak/>
              <w:t>Не вызывается при приеме проекта первоначальной версии, сформированного на основании электронного контракта в структурированном виде</w:t>
            </w:r>
          </w:p>
          <w:p w14:paraId="3986CCA2" w14:textId="77777777" w:rsidR="00056C63" w:rsidRDefault="00056C63" w:rsidP="00056C63">
            <w:pPr>
              <w:pStyle w:val="ad"/>
              <w:jc w:val="left"/>
            </w:pPr>
          </w:p>
          <w:p w14:paraId="1AAFC2B7" w14:textId="625B2FA2" w:rsidR="00056C63"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p w14:paraId="3F8783E0" w14:textId="252FE592" w:rsidR="00056C63" w:rsidRPr="00D2374D" w:rsidRDefault="00056C63" w:rsidP="00056C63">
            <w:pPr>
              <w:pStyle w:val="ad"/>
              <w:jc w:val="left"/>
            </w:pPr>
          </w:p>
        </w:tc>
        <w:tc>
          <w:tcPr>
            <w:tcW w:w="1395" w:type="pct"/>
            <w:gridSpan w:val="3"/>
          </w:tcPr>
          <w:p w14:paraId="7F1B36D6" w14:textId="279B7269" w:rsidR="00056C63" w:rsidRDefault="00056C63" w:rsidP="00056C63">
            <w:pPr>
              <w:pStyle w:val="ad"/>
              <w:jc w:val="left"/>
            </w:pPr>
            <w:r>
              <w:lastRenderedPageBreak/>
              <w:t>Все этапы контракта, идентифицируемые по полю «Дата окончания исполнения этапа» (</w:t>
            </w:r>
            <w:r>
              <w:rPr>
                <w:lang w:val="en-US"/>
              </w:rPr>
              <w:t>endDate</w:t>
            </w:r>
            <w:r>
              <w:t>) в блоке (executionPeriod\</w:t>
            </w:r>
            <w:r>
              <w:rPr>
                <w:lang w:val="en-US"/>
              </w:rPr>
              <w:t>stages</w:t>
            </w:r>
            <w:r w:rsidRPr="001F4EC9">
              <w:t>)</w:t>
            </w:r>
            <w:r>
              <w:t>, должны присутствовать</w:t>
            </w:r>
          </w:p>
          <w:p w14:paraId="28A4EE6D" w14:textId="4420557F" w:rsidR="00056C63" w:rsidRPr="00AE05DF" w:rsidRDefault="00056C63" w:rsidP="00056C63">
            <w:pPr>
              <w:pStyle w:val="ad"/>
              <w:jc w:val="left"/>
              <w:rPr>
                <w:lang w:val="en-US"/>
              </w:rPr>
            </w:pPr>
            <w:r>
              <w:t>в</w:t>
            </w:r>
            <w:r>
              <w:rPr>
                <w:lang w:val="en-US"/>
              </w:rPr>
              <w:t xml:space="preserve"> </w:t>
            </w:r>
            <w:r>
              <w:t>блоке</w:t>
            </w:r>
            <w:r>
              <w:rPr>
                <w:lang w:val="en-US"/>
              </w:rPr>
              <w:t xml:space="preserve"> finances</w:t>
            </w:r>
            <w:r w:rsidRPr="00334982">
              <w:rPr>
                <w:lang w:val="en-US"/>
              </w:rPr>
              <w:t>\</w:t>
            </w:r>
            <w:r>
              <w:rPr>
                <w:lang w:val="en-US"/>
              </w:rPr>
              <w:t>financingPlan</w:t>
            </w:r>
            <w:r w:rsidRPr="00334982">
              <w:rPr>
                <w:lang w:val="en-US"/>
              </w:rPr>
              <w:t>\</w:t>
            </w:r>
            <w:r>
              <w:rPr>
                <w:lang w:val="en-US"/>
              </w:rPr>
              <w:t>stages</w:t>
            </w:r>
          </w:p>
        </w:tc>
      </w:tr>
      <w:tr w:rsidR="00056C63" w:rsidRPr="00A90221" w14:paraId="1F068467" w14:textId="77777777" w:rsidTr="00AA184A">
        <w:trPr>
          <w:trHeight w:val="348"/>
        </w:trPr>
        <w:tc>
          <w:tcPr>
            <w:tcW w:w="841" w:type="pct"/>
            <w:gridSpan w:val="2"/>
          </w:tcPr>
          <w:p w14:paraId="35FB2F6D" w14:textId="62257892" w:rsidR="00056C63" w:rsidRPr="00EC73B2" w:rsidRDefault="00056C63" w:rsidP="00056C63">
            <w:pPr>
              <w:pStyle w:val="ad"/>
              <w:jc w:val="left"/>
              <w:rPr>
                <w:lang w:val="en-US"/>
              </w:rPr>
            </w:pPr>
            <w:bookmarkStart w:id="60" w:name="РК_ИК_0435"/>
            <w:r w:rsidRPr="00680B1E">
              <w:t>РК_ИК_043</w:t>
            </w:r>
            <w:r>
              <w:rPr>
                <w:lang w:val="en-US"/>
              </w:rPr>
              <w:t>5</w:t>
            </w:r>
            <w:bookmarkEnd w:id="60"/>
          </w:p>
        </w:tc>
        <w:tc>
          <w:tcPr>
            <w:tcW w:w="234" w:type="pct"/>
            <w:gridSpan w:val="2"/>
          </w:tcPr>
          <w:p w14:paraId="00574849" w14:textId="77777777" w:rsidR="00056C63" w:rsidRPr="000E4FE8" w:rsidRDefault="00056C63" w:rsidP="00056C63">
            <w:pPr>
              <w:pStyle w:val="ad"/>
              <w:jc w:val="left"/>
            </w:pPr>
          </w:p>
        </w:tc>
        <w:tc>
          <w:tcPr>
            <w:tcW w:w="1056" w:type="pct"/>
            <w:gridSpan w:val="2"/>
          </w:tcPr>
          <w:p w14:paraId="2F7CCA46" w14:textId="24836DE6" w:rsidR="00056C63" w:rsidRPr="004C3D29" w:rsidRDefault="00056C63" w:rsidP="00056C63">
            <w:pPr>
              <w:pStyle w:val="ad"/>
              <w:jc w:val="left"/>
              <w:rPr>
                <w:lang w:val="en-US"/>
              </w:rPr>
            </w:pPr>
            <w:r w:rsidRPr="004C3D29">
              <w:rPr>
                <w:lang w:val="en-US"/>
              </w:rPr>
              <w:t>«</w:t>
            </w:r>
            <w:r w:rsidRPr="004C3D29">
              <w:t>Внешний</w:t>
            </w:r>
            <w:r w:rsidRPr="004C3D29">
              <w:rPr>
                <w:lang w:val="en-US"/>
              </w:rPr>
              <w:t xml:space="preserve"> </w:t>
            </w:r>
            <w:r w:rsidRPr="004C3D29">
              <w:t>идентификатор</w:t>
            </w:r>
            <w:r w:rsidRPr="004C3D29">
              <w:rPr>
                <w:lang w:val="en-US"/>
              </w:rPr>
              <w:t xml:space="preserve"> </w:t>
            </w:r>
            <w:r>
              <w:t>этапа</w:t>
            </w:r>
            <w:r w:rsidRPr="004C3D29">
              <w:rPr>
                <w:lang w:val="en-US"/>
              </w:rPr>
              <w:t>» (</w:t>
            </w:r>
            <w:r w:rsidRPr="00EC73B2">
              <w:rPr>
                <w:lang w:val="en-US"/>
              </w:rPr>
              <w:t>finances/financingPlan/stages/externalSid</w:t>
            </w:r>
            <w:r w:rsidRPr="004C3D29">
              <w:rPr>
                <w:lang w:val="en-US"/>
              </w:rPr>
              <w:t>)</w:t>
            </w:r>
          </w:p>
        </w:tc>
        <w:tc>
          <w:tcPr>
            <w:tcW w:w="1474" w:type="pct"/>
            <w:gridSpan w:val="3"/>
          </w:tcPr>
          <w:p w14:paraId="6113CA32" w14:textId="77777777" w:rsidR="00056C63" w:rsidRDefault="00056C63" w:rsidP="00056C63">
            <w:pPr>
              <w:pStyle w:val="ad"/>
              <w:jc w:val="left"/>
            </w:pPr>
            <w:r>
              <w:t>При приеме первой версии сведений о контракте для каждого этапа в блоке «</w:t>
            </w:r>
            <w:r w:rsidRPr="00A90221">
              <w:t>Этапы исполнения контракта</w:t>
            </w:r>
            <w:r>
              <w:t>» (</w:t>
            </w:r>
            <w:r w:rsidRPr="00EC73B2">
              <w:rPr>
                <w:lang w:val="en-US"/>
              </w:rPr>
              <w:t>finances</w:t>
            </w:r>
            <w:r w:rsidRPr="00EC73B2">
              <w:t>/</w:t>
            </w:r>
            <w:r w:rsidRPr="00EC73B2">
              <w:rPr>
                <w:lang w:val="en-US"/>
              </w:rPr>
              <w:t>financingPlan</w:t>
            </w:r>
            <w:r w:rsidRPr="00EC73B2">
              <w:t>/</w:t>
            </w:r>
            <w:r w:rsidRPr="00EC73B2">
              <w:rPr>
                <w:lang w:val="en-US"/>
              </w:rPr>
              <w:t>stages</w:t>
            </w:r>
            <w:r>
              <w:t xml:space="preserve">) должно быть заполнено поле </w:t>
            </w:r>
            <w:r w:rsidRPr="00A90221">
              <w:t>«</w:t>
            </w:r>
            <w:r w:rsidRPr="004C3D29">
              <w:t>Внешний</w:t>
            </w:r>
            <w:r w:rsidRPr="00A90221">
              <w:t xml:space="preserve"> </w:t>
            </w:r>
            <w:r w:rsidRPr="004C3D29">
              <w:t>идентификатор</w:t>
            </w:r>
            <w:r w:rsidRPr="00A90221">
              <w:t xml:space="preserve"> </w:t>
            </w:r>
            <w:r>
              <w:t>этапа</w:t>
            </w:r>
            <w:r w:rsidRPr="00A90221">
              <w:t>» (</w:t>
            </w:r>
            <w:r w:rsidRPr="00EC73B2">
              <w:rPr>
                <w:lang w:val="en-US"/>
              </w:rPr>
              <w:t>finances</w:t>
            </w:r>
            <w:r w:rsidRPr="00EC73B2">
              <w:t>/</w:t>
            </w:r>
            <w:r w:rsidRPr="00EC73B2">
              <w:rPr>
                <w:lang w:val="en-US"/>
              </w:rPr>
              <w:t>financingPlan</w:t>
            </w:r>
            <w:r w:rsidRPr="00EC73B2">
              <w:t>/</w:t>
            </w:r>
            <w:r w:rsidRPr="00EC73B2">
              <w:rPr>
                <w:lang w:val="en-US"/>
              </w:rPr>
              <w:t>stages</w:t>
            </w:r>
            <w:r w:rsidRPr="00EC73B2">
              <w:t>/</w:t>
            </w:r>
            <w:r w:rsidRPr="00EC73B2">
              <w:rPr>
                <w:lang w:val="en-US"/>
              </w:rPr>
              <w:t>externalSid</w:t>
            </w:r>
            <w:r w:rsidRPr="00A90221">
              <w:t>)</w:t>
            </w:r>
          </w:p>
          <w:p w14:paraId="03B07889" w14:textId="77777777" w:rsidR="00056C63" w:rsidRDefault="00056C63" w:rsidP="00056C63">
            <w:pPr>
              <w:pStyle w:val="ad"/>
              <w:jc w:val="left"/>
            </w:pPr>
          </w:p>
          <w:p w14:paraId="375B764F"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24D3CD42" w14:textId="77777777" w:rsidR="00056C63" w:rsidRDefault="00056C63" w:rsidP="00056C63">
            <w:pPr>
              <w:pStyle w:val="ad"/>
              <w:jc w:val="left"/>
            </w:pPr>
          </w:p>
          <w:p w14:paraId="7C9BAFB6" w14:textId="5B6A0544" w:rsidR="00056C63"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p w14:paraId="6168AA48" w14:textId="3B0E0B49" w:rsidR="00056C63" w:rsidRPr="00A90221" w:rsidRDefault="00056C63" w:rsidP="00056C63">
            <w:pPr>
              <w:pStyle w:val="ad"/>
              <w:jc w:val="left"/>
            </w:pPr>
          </w:p>
        </w:tc>
        <w:tc>
          <w:tcPr>
            <w:tcW w:w="1395" w:type="pct"/>
            <w:gridSpan w:val="3"/>
          </w:tcPr>
          <w:p w14:paraId="075985FE" w14:textId="77777777" w:rsidR="00056C63" w:rsidRDefault="00056C63" w:rsidP="00056C63">
            <w:pPr>
              <w:pStyle w:val="ad"/>
              <w:jc w:val="left"/>
            </w:pPr>
            <w:r w:rsidRPr="00EC73B2">
              <w:t>&lt;</w:t>
            </w:r>
            <w:r>
              <w:t>Номер контроля</w:t>
            </w:r>
            <w:r w:rsidRPr="00EC73B2">
              <w:t>&gt;</w:t>
            </w:r>
            <w:r>
              <w:t xml:space="preserve">: </w:t>
            </w:r>
          </w:p>
          <w:p w14:paraId="10762217" w14:textId="0EB55DC0" w:rsidR="00056C63" w:rsidRPr="00A90221" w:rsidRDefault="00056C63" w:rsidP="00056C63">
            <w:pPr>
              <w:pStyle w:val="ad"/>
              <w:jc w:val="left"/>
            </w:pPr>
            <w:r>
              <w:t>При приеме первой версии сведений о контракте для каждого этапа в блоке в блоке «</w:t>
            </w:r>
            <w:r w:rsidRPr="00A90221">
              <w:t>Этапы исполнения контракта</w:t>
            </w:r>
            <w:r>
              <w:t>» (</w:t>
            </w:r>
            <w:r w:rsidRPr="00EC73B2">
              <w:rPr>
                <w:lang w:val="en-US"/>
              </w:rPr>
              <w:t>finances</w:t>
            </w:r>
            <w:r w:rsidRPr="00EC73B2">
              <w:t>/</w:t>
            </w:r>
            <w:r w:rsidRPr="00EC73B2">
              <w:rPr>
                <w:lang w:val="en-US"/>
              </w:rPr>
              <w:t>financingPlan</w:t>
            </w:r>
            <w:r w:rsidRPr="00EC73B2">
              <w:t>/</w:t>
            </w:r>
            <w:r w:rsidRPr="00EC73B2">
              <w:rPr>
                <w:lang w:val="en-US"/>
              </w:rPr>
              <w:t>stages</w:t>
            </w:r>
            <w:r>
              <w:t xml:space="preserve">) должно быть заполнено поле </w:t>
            </w:r>
            <w:r w:rsidRPr="00A90221">
              <w:t>«</w:t>
            </w:r>
            <w:r w:rsidRPr="004C3D29">
              <w:t>Внешний</w:t>
            </w:r>
            <w:r w:rsidRPr="00A90221">
              <w:t xml:space="preserve"> </w:t>
            </w:r>
            <w:r w:rsidRPr="004C3D29">
              <w:t>идентификатор</w:t>
            </w:r>
            <w:r w:rsidRPr="00A90221">
              <w:t xml:space="preserve"> </w:t>
            </w:r>
            <w:r>
              <w:t>этапа</w:t>
            </w:r>
            <w:r w:rsidRPr="00A90221">
              <w:t>» (</w:t>
            </w:r>
            <w:r w:rsidRPr="00EC73B2">
              <w:rPr>
                <w:lang w:val="en-US"/>
              </w:rPr>
              <w:t>finances</w:t>
            </w:r>
            <w:r w:rsidRPr="00EC73B2">
              <w:t>/</w:t>
            </w:r>
            <w:r w:rsidRPr="00EC73B2">
              <w:rPr>
                <w:lang w:val="en-US"/>
              </w:rPr>
              <w:t>financingPlan</w:t>
            </w:r>
            <w:r w:rsidRPr="00EC73B2">
              <w:t>/</w:t>
            </w:r>
            <w:r w:rsidRPr="00EC73B2">
              <w:rPr>
                <w:lang w:val="en-US"/>
              </w:rPr>
              <w:t>stages</w:t>
            </w:r>
            <w:r w:rsidRPr="00EC73B2">
              <w:t>/</w:t>
            </w:r>
            <w:r w:rsidRPr="00EC73B2">
              <w:rPr>
                <w:lang w:val="en-US"/>
              </w:rPr>
              <w:t>externalSid</w:t>
            </w:r>
            <w:r w:rsidRPr="00A90221">
              <w:t>)</w:t>
            </w:r>
          </w:p>
        </w:tc>
      </w:tr>
      <w:tr w:rsidR="00056C63" w:rsidRPr="001D3AF5" w14:paraId="2DD06942" w14:textId="77777777" w:rsidTr="00AA184A">
        <w:trPr>
          <w:trHeight w:val="348"/>
        </w:trPr>
        <w:tc>
          <w:tcPr>
            <w:tcW w:w="841" w:type="pct"/>
            <w:gridSpan w:val="2"/>
          </w:tcPr>
          <w:p w14:paraId="58123829" w14:textId="39FB612F" w:rsidR="00056C63" w:rsidRPr="00EC73B2" w:rsidRDefault="00056C63" w:rsidP="00056C63">
            <w:pPr>
              <w:pStyle w:val="ad"/>
              <w:jc w:val="left"/>
              <w:rPr>
                <w:lang w:val="en-US"/>
              </w:rPr>
            </w:pPr>
            <w:bookmarkStart w:id="61" w:name="РК_ИК_0436"/>
            <w:r w:rsidRPr="00680B1E">
              <w:t>РК_ИК_043</w:t>
            </w:r>
            <w:r>
              <w:rPr>
                <w:lang w:val="en-US"/>
              </w:rPr>
              <w:t>6</w:t>
            </w:r>
            <w:bookmarkEnd w:id="61"/>
          </w:p>
        </w:tc>
        <w:tc>
          <w:tcPr>
            <w:tcW w:w="234" w:type="pct"/>
            <w:gridSpan w:val="2"/>
          </w:tcPr>
          <w:p w14:paraId="4E016771" w14:textId="77777777" w:rsidR="00056C63" w:rsidRPr="000E4FE8" w:rsidRDefault="00056C63" w:rsidP="00056C63">
            <w:pPr>
              <w:pStyle w:val="ad"/>
              <w:jc w:val="left"/>
            </w:pPr>
          </w:p>
        </w:tc>
        <w:tc>
          <w:tcPr>
            <w:tcW w:w="1056" w:type="pct"/>
            <w:gridSpan w:val="2"/>
          </w:tcPr>
          <w:p w14:paraId="26EA3F22" w14:textId="1060EC99" w:rsidR="00056C63" w:rsidRDefault="00056C63" w:rsidP="00056C63">
            <w:pPr>
              <w:pStyle w:val="ad"/>
              <w:jc w:val="left"/>
            </w:pPr>
            <w:r>
              <w:t>«</w:t>
            </w:r>
            <w:r w:rsidRPr="008C1F8A">
              <w:t>Уникальный идентификатор этапа контракта в ЕИС</w:t>
            </w:r>
            <w:r>
              <w:t>» (</w:t>
            </w:r>
            <w:r w:rsidRPr="00EC73B2">
              <w:rPr>
                <w:lang w:val="en-US"/>
              </w:rPr>
              <w:t>finances</w:t>
            </w:r>
            <w:r w:rsidRPr="00EC73B2">
              <w:t>/</w:t>
            </w:r>
            <w:r w:rsidRPr="00EC73B2">
              <w:rPr>
                <w:lang w:val="en-US"/>
              </w:rPr>
              <w:t>financingPlan</w:t>
            </w:r>
            <w:r w:rsidRPr="00EC73B2">
              <w:t>/</w:t>
            </w:r>
            <w:r w:rsidRPr="00EC73B2">
              <w:rPr>
                <w:lang w:val="en-US"/>
              </w:rPr>
              <w:t>stages</w:t>
            </w:r>
            <w:r w:rsidRPr="00EC73B2">
              <w:t>/</w:t>
            </w:r>
            <w:r>
              <w:rPr>
                <w:lang w:val="en-US"/>
              </w:rPr>
              <w:t>s</w:t>
            </w:r>
            <w:r w:rsidRPr="009F3221">
              <w:rPr>
                <w:lang w:val="en-US"/>
              </w:rPr>
              <w:t>i</w:t>
            </w:r>
            <w:r w:rsidRPr="009F3221">
              <w:t>d</w:t>
            </w:r>
            <w:r>
              <w:t>)</w:t>
            </w:r>
          </w:p>
          <w:p w14:paraId="0384B01B" w14:textId="77777777" w:rsidR="00056C63" w:rsidRPr="00A90221" w:rsidRDefault="00056C63" w:rsidP="00056C63">
            <w:pPr>
              <w:pStyle w:val="ad"/>
              <w:jc w:val="left"/>
              <w:rPr>
                <w:lang w:val="en-US"/>
              </w:rPr>
            </w:pPr>
            <w:r>
              <w:t>И</w:t>
            </w:r>
            <w:r w:rsidRPr="00A90221">
              <w:rPr>
                <w:lang w:val="en-US"/>
              </w:rPr>
              <w:t xml:space="preserve"> </w:t>
            </w:r>
          </w:p>
          <w:p w14:paraId="1464AA7E" w14:textId="649137CC" w:rsidR="00056C63" w:rsidRPr="00A90221" w:rsidRDefault="00056C63" w:rsidP="00056C63">
            <w:pPr>
              <w:pStyle w:val="ad"/>
              <w:jc w:val="left"/>
              <w:rPr>
                <w:lang w:val="en-US"/>
              </w:rPr>
            </w:pPr>
            <w:r w:rsidRPr="004C3D29">
              <w:rPr>
                <w:lang w:val="en-US"/>
              </w:rPr>
              <w:t>«</w:t>
            </w:r>
            <w:r w:rsidRPr="004C3D29">
              <w:t>Внешний</w:t>
            </w:r>
            <w:r w:rsidRPr="004C3D29">
              <w:rPr>
                <w:lang w:val="en-US"/>
              </w:rPr>
              <w:t xml:space="preserve"> </w:t>
            </w:r>
            <w:r w:rsidRPr="004C3D29">
              <w:t>идентификатор</w:t>
            </w:r>
            <w:r w:rsidRPr="004C3D29">
              <w:rPr>
                <w:lang w:val="en-US"/>
              </w:rPr>
              <w:t xml:space="preserve"> </w:t>
            </w:r>
            <w:r>
              <w:t>этапа</w:t>
            </w:r>
            <w:r w:rsidRPr="004C3D29">
              <w:rPr>
                <w:lang w:val="en-US"/>
              </w:rPr>
              <w:t>» (</w:t>
            </w:r>
            <w:r w:rsidRPr="00EC73B2">
              <w:rPr>
                <w:lang w:val="en-US"/>
              </w:rPr>
              <w:t>finances/financingPlan/stages</w:t>
            </w:r>
            <w:r w:rsidRPr="004C3D29">
              <w:rPr>
                <w:lang w:val="en-US"/>
              </w:rPr>
              <w:t xml:space="preserve"> /external</w:t>
            </w:r>
            <w:r>
              <w:rPr>
                <w:lang w:val="en-US"/>
              </w:rPr>
              <w:t>Si</w:t>
            </w:r>
            <w:r w:rsidRPr="004C3D29">
              <w:rPr>
                <w:lang w:val="en-US"/>
              </w:rPr>
              <w:t>d)</w:t>
            </w:r>
          </w:p>
        </w:tc>
        <w:tc>
          <w:tcPr>
            <w:tcW w:w="1474" w:type="pct"/>
            <w:gridSpan w:val="3"/>
          </w:tcPr>
          <w:p w14:paraId="4A6BE5FD" w14:textId="4D7EBA84" w:rsidR="00056C63" w:rsidRDefault="00056C63" w:rsidP="00056C63">
            <w:pPr>
              <w:pStyle w:val="ad"/>
              <w:jc w:val="left"/>
            </w:pPr>
            <w:r w:rsidRPr="002F4FE1">
              <w:t xml:space="preserve">Контроль вызывается если первая версия све-дений о контракте размещена </w:t>
            </w:r>
            <w:r>
              <w:t>ПОСЛЕ</w:t>
            </w:r>
            <w:r w:rsidRPr="002F4FE1">
              <w:t xml:space="preserve"> выхода версии 13.2 ЕИС</w:t>
            </w:r>
          </w:p>
          <w:p w14:paraId="1C6E3174" w14:textId="77777777" w:rsidR="00056C63" w:rsidRDefault="00056C63" w:rsidP="00056C63">
            <w:pPr>
              <w:pStyle w:val="ad"/>
              <w:jc w:val="left"/>
            </w:pPr>
          </w:p>
          <w:p w14:paraId="74ED5D77" w14:textId="1621740F" w:rsidR="00056C63" w:rsidRDefault="00056C63" w:rsidP="00056C63">
            <w:pPr>
              <w:pStyle w:val="ad"/>
              <w:jc w:val="left"/>
            </w:pPr>
            <w:r>
              <w:t>При приеме второй и последующих версии сведений о контракте для каждого этапа в блоке «</w:t>
            </w:r>
            <w:r w:rsidRPr="00A90221">
              <w:t>Этапы исполнения контракта</w:t>
            </w:r>
            <w:r>
              <w:t>» (</w:t>
            </w:r>
            <w:r w:rsidRPr="00EC73B2">
              <w:rPr>
                <w:lang w:val="en-US"/>
              </w:rPr>
              <w:t>finances</w:t>
            </w:r>
            <w:r w:rsidRPr="00EC73B2">
              <w:t>/</w:t>
            </w:r>
            <w:r w:rsidRPr="00EC73B2">
              <w:rPr>
                <w:lang w:val="en-US"/>
              </w:rPr>
              <w:t>financingPlan</w:t>
            </w:r>
            <w:r w:rsidRPr="00EC73B2">
              <w:t>/</w:t>
            </w:r>
            <w:r w:rsidRPr="00EC73B2">
              <w:rPr>
                <w:lang w:val="en-US"/>
              </w:rPr>
              <w:t>stag</w:t>
            </w:r>
            <w:r w:rsidRPr="00EC73B2">
              <w:rPr>
                <w:lang w:val="en-US"/>
              </w:rPr>
              <w:lastRenderedPageBreak/>
              <w:t>es</w:t>
            </w:r>
            <w:r w:rsidRPr="00EC73B2">
              <w:t>/</w:t>
            </w:r>
            <w:r w:rsidRPr="00A90221">
              <w:t>stages</w:t>
            </w:r>
            <w:r>
              <w:t>)</w:t>
            </w:r>
            <w:r w:rsidRPr="00960F7C">
              <w:t xml:space="preserve"> </w:t>
            </w:r>
            <w:r>
              <w:t>должно быть заполнено поле «</w:t>
            </w:r>
            <w:r w:rsidRPr="008C1F8A">
              <w:t>Уникальный идентификатор этапа контракта в ЕИС</w:t>
            </w:r>
            <w:r>
              <w:t>» (</w:t>
            </w:r>
            <w:r w:rsidRPr="00EC73B2">
              <w:rPr>
                <w:lang w:val="en-US"/>
              </w:rPr>
              <w:t>finances</w:t>
            </w:r>
            <w:r w:rsidRPr="00EC73B2">
              <w:t>/</w:t>
            </w:r>
            <w:r w:rsidRPr="00EC73B2">
              <w:rPr>
                <w:lang w:val="en-US"/>
              </w:rPr>
              <w:t>financingPlan</w:t>
            </w:r>
            <w:r w:rsidRPr="00EC73B2">
              <w:t>/</w:t>
            </w:r>
            <w:r w:rsidRPr="00EC73B2">
              <w:rPr>
                <w:lang w:val="en-US"/>
              </w:rPr>
              <w:t>stages</w:t>
            </w:r>
            <w:r w:rsidRPr="00EC73B2">
              <w:t>/</w:t>
            </w:r>
            <w:r>
              <w:rPr>
                <w:lang w:val="en-US"/>
              </w:rPr>
              <w:t>s</w:t>
            </w:r>
            <w:r w:rsidRPr="009F3221">
              <w:rPr>
                <w:lang w:val="en-US"/>
              </w:rPr>
              <w:t>i</w:t>
            </w:r>
            <w:r w:rsidRPr="009F3221">
              <w:t>d</w:t>
            </w:r>
            <w:r>
              <w:t>)</w:t>
            </w:r>
          </w:p>
          <w:p w14:paraId="51279930" w14:textId="77777777" w:rsidR="00056C63" w:rsidRPr="00A90221" w:rsidRDefault="00056C63" w:rsidP="00056C63">
            <w:pPr>
              <w:pStyle w:val="ad"/>
              <w:jc w:val="left"/>
              <w:rPr>
                <w:lang w:val="en-US"/>
              </w:rPr>
            </w:pPr>
            <w:r>
              <w:t>ИЛИ</w:t>
            </w:r>
            <w:r w:rsidRPr="00A90221">
              <w:rPr>
                <w:lang w:val="en-US"/>
              </w:rPr>
              <w:t xml:space="preserve"> </w:t>
            </w:r>
          </w:p>
          <w:p w14:paraId="7CFAF230" w14:textId="77777777" w:rsidR="00056C63" w:rsidRDefault="00056C63" w:rsidP="00056C63">
            <w:pPr>
              <w:pStyle w:val="ad"/>
              <w:jc w:val="left"/>
              <w:rPr>
                <w:lang w:val="en-US"/>
              </w:rPr>
            </w:pPr>
            <w:r w:rsidRPr="004C3D29">
              <w:rPr>
                <w:lang w:val="en-US"/>
              </w:rPr>
              <w:t>«</w:t>
            </w:r>
            <w:r w:rsidRPr="004C3D29">
              <w:t>Внешний</w:t>
            </w:r>
            <w:r w:rsidRPr="004C3D29">
              <w:rPr>
                <w:lang w:val="en-US"/>
              </w:rPr>
              <w:t xml:space="preserve"> </w:t>
            </w:r>
            <w:r w:rsidRPr="004C3D29">
              <w:t>идентификатор</w:t>
            </w:r>
            <w:r w:rsidRPr="004C3D29">
              <w:rPr>
                <w:lang w:val="en-US"/>
              </w:rPr>
              <w:t xml:space="preserve"> </w:t>
            </w:r>
            <w:r>
              <w:t>этапа</w:t>
            </w:r>
            <w:r w:rsidRPr="004C3D29">
              <w:rPr>
                <w:lang w:val="en-US"/>
              </w:rPr>
              <w:t>» (</w:t>
            </w:r>
            <w:r w:rsidRPr="00EC73B2">
              <w:rPr>
                <w:lang w:val="en-US"/>
              </w:rPr>
              <w:t>finances/financingPlan/stages</w:t>
            </w:r>
            <w:r w:rsidRPr="004C3D29">
              <w:rPr>
                <w:lang w:val="en-US"/>
              </w:rPr>
              <w:t>/external</w:t>
            </w:r>
            <w:r>
              <w:rPr>
                <w:lang w:val="en-US"/>
              </w:rPr>
              <w:t>Si</w:t>
            </w:r>
            <w:r w:rsidRPr="004C3D29">
              <w:rPr>
                <w:lang w:val="en-US"/>
              </w:rPr>
              <w:t>d)</w:t>
            </w:r>
          </w:p>
          <w:p w14:paraId="661121B3" w14:textId="77777777" w:rsidR="00056C63" w:rsidRDefault="00056C63" w:rsidP="00056C63">
            <w:pPr>
              <w:pStyle w:val="ad"/>
              <w:jc w:val="left"/>
              <w:rPr>
                <w:lang w:val="en-US"/>
              </w:rPr>
            </w:pPr>
          </w:p>
          <w:p w14:paraId="54B47331"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7482F74C" w14:textId="77777777" w:rsidR="00056C63" w:rsidRDefault="00056C63" w:rsidP="00056C63">
            <w:pPr>
              <w:pStyle w:val="ad"/>
              <w:jc w:val="left"/>
            </w:pPr>
          </w:p>
          <w:p w14:paraId="772CA31F" w14:textId="418904DA" w:rsidR="00056C63" w:rsidRPr="00853FA0"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067AD08E" w14:textId="77777777" w:rsidR="00056C63" w:rsidRDefault="00056C63" w:rsidP="00056C63">
            <w:pPr>
              <w:pStyle w:val="ad"/>
              <w:jc w:val="left"/>
            </w:pPr>
            <w:r w:rsidRPr="00EC73B2">
              <w:lastRenderedPageBreak/>
              <w:t>&lt;</w:t>
            </w:r>
            <w:r>
              <w:t>Номер контроля</w:t>
            </w:r>
            <w:r w:rsidRPr="00EC73B2">
              <w:t>&gt;</w:t>
            </w:r>
            <w:r>
              <w:t>:</w:t>
            </w:r>
          </w:p>
          <w:p w14:paraId="309F8777" w14:textId="0826A6D7" w:rsidR="00056C63" w:rsidRDefault="00056C63" w:rsidP="00056C63">
            <w:pPr>
              <w:pStyle w:val="ad"/>
              <w:jc w:val="left"/>
            </w:pPr>
            <w:r>
              <w:t>При приеме второй и последующиих версии сведений о контракте для каждого этапа в блоке «</w:t>
            </w:r>
            <w:r w:rsidRPr="00A90221">
              <w:t>Этапы исполнения контракта</w:t>
            </w:r>
            <w:r>
              <w:t>» (</w:t>
            </w:r>
            <w:r w:rsidRPr="00EC73B2">
              <w:rPr>
                <w:lang w:val="en-US"/>
              </w:rPr>
              <w:t>finances</w:t>
            </w:r>
            <w:r w:rsidRPr="00EC73B2">
              <w:t>/</w:t>
            </w:r>
            <w:r w:rsidRPr="00EC73B2">
              <w:rPr>
                <w:lang w:val="en-US"/>
              </w:rPr>
              <w:t>financingPlan</w:t>
            </w:r>
            <w:r w:rsidRPr="00EC73B2">
              <w:t>/</w:t>
            </w:r>
            <w:r w:rsidRPr="00EC73B2">
              <w:rPr>
                <w:lang w:val="en-US"/>
              </w:rPr>
              <w:t>stages</w:t>
            </w:r>
            <w:r>
              <w:t>)</w:t>
            </w:r>
            <w:r w:rsidRPr="00EC73B2">
              <w:t xml:space="preserve"> </w:t>
            </w:r>
            <w:r>
              <w:t>должно быть заполнено поле «</w:t>
            </w:r>
            <w:r w:rsidRPr="008C1F8A">
              <w:t>Уникальный идентификатор этапа контракта в ЕИС</w:t>
            </w:r>
            <w:r>
              <w:t xml:space="preserve">» </w:t>
            </w:r>
            <w:r>
              <w:lastRenderedPageBreak/>
              <w:t>(</w:t>
            </w:r>
            <w:r w:rsidRPr="00EC73B2">
              <w:rPr>
                <w:lang w:val="en-US"/>
              </w:rPr>
              <w:t>finances</w:t>
            </w:r>
            <w:r w:rsidRPr="00EC73B2">
              <w:t>/</w:t>
            </w:r>
            <w:r w:rsidRPr="00EC73B2">
              <w:rPr>
                <w:lang w:val="en-US"/>
              </w:rPr>
              <w:t>financingPlan</w:t>
            </w:r>
            <w:r w:rsidRPr="00EC73B2">
              <w:t>/</w:t>
            </w:r>
            <w:r w:rsidRPr="00EC73B2">
              <w:rPr>
                <w:lang w:val="en-US"/>
              </w:rPr>
              <w:t>stages</w:t>
            </w:r>
            <w:r w:rsidRPr="00EC73B2">
              <w:t>/</w:t>
            </w:r>
            <w:r>
              <w:rPr>
                <w:lang w:val="en-US"/>
              </w:rPr>
              <w:t>s</w:t>
            </w:r>
            <w:r w:rsidRPr="009F3221">
              <w:rPr>
                <w:lang w:val="en-US"/>
              </w:rPr>
              <w:t>i</w:t>
            </w:r>
            <w:r w:rsidRPr="009F3221">
              <w:t>d</w:t>
            </w:r>
            <w:r>
              <w:t>)</w:t>
            </w:r>
          </w:p>
          <w:p w14:paraId="731CBCB0" w14:textId="77777777" w:rsidR="00056C63" w:rsidRPr="00A90221" w:rsidRDefault="00056C63" w:rsidP="00056C63">
            <w:pPr>
              <w:pStyle w:val="ad"/>
              <w:jc w:val="left"/>
              <w:rPr>
                <w:lang w:val="en-US"/>
              </w:rPr>
            </w:pPr>
            <w:r>
              <w:t>ИЛИ</w:t>
            </w:r>
            <w:r w:rsidRPr="00A90221">
              <w:rPr>
                <w:lang w:val="en-US"/>
              </w:rPr>
              <w:t xml:space="preserve"> </w:t>
            </w:r>
          </w:p>
          <w:p w14:paraId="307FB1B0" w14:textId="2249555B" w:rsidR="00056C63" w:rsidRPr="00A90221" w:rsidRDefault="00056C63" w:rsidP="00056C63">
            <w:pPr>
              <w:pStyle w:val="ad"/>
              <w:jc w:val="left"/>
              <w:rPr>
                <w:lang w:val="en-US"/>
              </w:rPr>
            </w:pPr>
            <w:r w:rsidRPr="004C3D29">
              <w:rPr>
                <w:lang w:val="en-US"/>
              </w:rPr>
              <w:t>«</w:t>
            </w:r>
            <w:r w:rsidRPr="004C3D29">
              <w:t>Внешний</w:t>
            </w:r>
            <w:r w:rsidRPr="004C3D29">
              <w:rPr>
                <w:lang w:val="en-US"/>
              </w:rPr>
              <w:t xml:space="preserve"> </w:t>
            </w:r>
            <w:r w:rsidRPr="004C3D29">
              <w:t>идентификатор</w:t>
            </w:r>
            <w:r w:rsidRPr="004C3D29">
              <w:rPr>
                <w:lang w:val="en-US"/>
              </w:rPr>
              <w:t xml:space="preserve"> </w:t>
            </w:r>
            <w:r>
              <w:t>этапа</w:t>
            </w:r>
            <w:r w:rsidRPr="004C3D29">
              <w:rPr>
                <w:lang w:val="en-US"/>
              </w:rPr>
              <w:t>» (</w:t>
            </w:r>
            <w:r w:rsidRPr="00EC73B2">
              <w:rPr>
                <w:lang w:val="en-US"/>
              </w:rPr>
              <w:t>finances/financingPlan/stages/</w:t>
            </w:r>
            <w:r w:rsidRPr="004C3D29">
              <w:rPr>
                <w:lang w:val="en-US"/>
              </w:rPr>
              <w:t>external</w:t>
            </w:r>
            <w:r>
              <w:rPr>
                <w:lang w:val="en-US"/>
              </w:rPr>
              <w:t>Si</w:t>
            </w:r>
            <w:r w:rsidRPr="004C3D29">
              <w:rPr>
                <w:lang w:val="en-US"/>
              </w:rPr>
              <w:t>d)</w:t>
            </w:r>
          </w:p>
        </w:tc>
      </w:tr>
      <w:tr w:rsidR="00056C63" w:rsidRPr="004327A2" w14:paraId="491DB6F7" w14:textId="77777777" w:rsidTr="00AA184A">
        <w:trPr>
          <w:trHeight w:val="348"/>
        </w:trPr>
        <w:tc>
          <w:tcPr>
            <w:tcW w:w="841" w:type="pct"/>
            <w:gridSpan w:val="2"/>
          </w:tcPr>
          <w:p w14:paraId="45F33BAE" w14:textId="278C74EA" w:rsidR="00056C63" w:rsidRPr="00EC73B2" w:rsidRDefault="00056C63" w:rsidP="00056C63">
            <w:pPr>
              <w:pStyle w:val="ad"/>
              <w:jc w:val="left"/>
              <w:rPr>
                <w:lang w:val="en-US"/>
              </w:rPr>
            </w:pPr>
            <w:bookmarkStart w:id="62" w:name="РК_ИК_0437"/>
            <w:r w:rsidRPr="00346DA6">
              <w:lastRenderedPageBreak/>
              <w:t>РК_ИК_043</w:t>
            </w:r>
            <w:r>
              <w:rPr>
                <w:lang w:val="en-US"/>
              </w:rPr>
              <w:t>7</w:t>
            </w:r>
            <w:bookmarkEnd w:id="62"/>
          </w:p>
        </w:tc>
        <w:tc>
          <w:tcPr>
            <w:tcW w:w="234" w:type="pct"/>
            <w:gridSpan w:val="2"/>
          </w:tcPr>
          <w:p w14:paraId="1F45553C" w14:textId="77777777" w:rsidR="00056C63" w:rsidRPr="00AE05DF" w:rsidRDefault="00056C63" w:rsidP="00056C63">
            <w:pPr>
              <w:pStyle w:val="ad"/>
              <w:jc w:val="left"/>
              <w:rPr>
                <w:lang w:val="en-US"/>
              </w:rPr>
            </w:pPr>
          </w:p>
        </w:tc>
        <w:tc>
          <w:tcPr>
            <w:tcW w:w="1056" w:type="pct"/>
            <w:gridSpan w:val="2"/>
          </w:tcPr>
          <w:p w14:paraId="5B407F64" w14:textId="59B35468" w:rsidR="00056C63" w:rsidRDefault="00056C63" w:rsidP="00056C63">
            <w:pPr>
              <w:pStyle w:val="ad"/>
              <w:jc w:val="left"/>
            </w:pPr>
            <w:r>
              <w:t>Набор</w:t>
            </w:r>
            <w:r w:rsidRPr="00EC73B2">
              <w:t xml:space="preserve"> </w:t>
            </w:r>
            <w:r>
              <w:t>полей</w:t>
            </w:r>
            <w:r w:rsidRPr="00EC73B2">
              <w:t xml:space="preserve"> </w:t>
            </w:r>
            <w:r>
              <w:t>«</w:t>
            </w:r>
            <w:r w:rsidRPr="008C1F8A">
              <w:t>Уникальный идентификатор этапа контракта в ЕИС</w:t>
            </w:r>
            <w:r>
              <w:t>» (</w:t>
            </w:r>
            <w:r>
              <w:rPr>
                <w:lang w:val="en-US"/>
              </w:rPr>
              <w:t>s</w:t>
            </w:r>
            <w:r w:rsidRPr="009F3221">
              <w:rPr>
                <w:lang w:val="en-US"/>
              </w:rPr>
              <w:t>i</w:t>
            </w:r>
            <w:r w:rsidRPr="009F3221">
              <w:t>d</w:t>
            </w:r>
            <w:r>
              <w:t>)</w:t>
            </w:r>
          </w:p>
          <w:p w14:paraId="5463FAF7" w14:textId="77777777" w:rsidR="00056C63" w:rsidRPr="007C19B1" w:rsidRDefault="00056C63" w:rsidP="00056C63">
            <w:pPr>
              <w:pStyle w:val="ad"/>
              <w:jc w:val="left"/>
            </w:pPr>
            <w:r>
              <w:t>И</w:t>
            </w:r>
            <w:r w:rsidRPr="007C19B1">
              <w:t xml:space="preserve"> </w:t>
            </w:r>
          </w:p>
          <w:p w14:paraId="2E24E1F2" w14:textId="2DAF7652" w:rsidR="00056C63" w:rsidRPr="007C19B1" w:rsidRDefault="00056C63" w:rsidP="00056C63">
            <w:pPr>
              <w:pStyle w:val="ad"/>
              <w:jc w:val="left"/>
            </w:pPr>
            <w:r w:rsidRPr="007C19B1">
              <w:t>«</w:t>
            </w:r>
            <w:r w:rsidRPr="004C3D29">
              <w:t>Внешний</w:t>
            </w:r>
            <w:r w:rsidRPr="007C19B1">
              <w:t xml:space="preserve"> </w:t>
            </w:r>
            <w:r w:rsidRPr="004C3D29">
              <w:t>идентификатор</w:t>
            </w:r>
            <w:r w:rsidRPr="007C19B1">
              <w:t xml:space="preserve"> </w:t>
            </w:r>
            <w:r>
              <w:t>этапа</w:t>
            </w:r>
            <w:r w:rsidRPr="007C19B1">
              <w:t>» (</w:t>
            </w:r>
            <w:r w:rsidRPr="004C3D29">
              <w:rPr>
                <w:lang w:val="en-US"/>
              </w:rPr>
              <w:t>external</w:t>
            </w:r>
            <w:r>
              <w:rPr>
                <w:lang w:val="en-US"/>
              </w:rPr>
              <w:t>Si</w:t>
            </w:r>
            <w:r w:rsidRPr="004C3D29">
              <w:rPr>
                <w:lang w:val="en-US"/>
              </w:rPr>
              <w:t>d</w:t>
            </w:r>
            <w:r w:rsidRPr="007C19B1">
              <w:t>)</w:t>
            </w:r>
          </w:p>
          <w:p w14:paraId="169B1B3E" w14:textId="77777777" w:rsidR="00056C63" w:rsidRPr="007C19B1" w:rsidRDefault="00056C63" w:rsidP="00056C63">
            <w:pPr>
              <w:pStyle w:val="ad"/>
              <w:jc w:val="left"/>
            </w:pPr>
          </w:p>
          <w:p w14:paraId="33A35CE8" w14:textId="77777777" w:rsidR="00056C63" w:rsidRDefault="00056C63" w:rsidP="00056C63">
            <w:pPr>
              <w:pStyle w:val="ad"/>
              <w:jc w:val="left"/>
              <w:rPr>
                <w:lang w:val="en-US"/>
              </w:rPr>
            </w:pPr>
            <w:r>
              <w:t>В</w:t>
            </w:r>
            <w:r w:rsidRPr="00CE06F2">
              <w:rPr>
                <w:lang w:val="en-US"/>
              </w:rPr>
              <w:t xml:space="preserve"> </w:t>
            </w:r>
            <w:r>
              <w:t>блоках</w:t>
            </w:r>
            <w:r w:rsidRPr="00CE06F2">
              <w:rPr>
                <w:lang w:val="en-US"/>
              </w:rPr>
              <w:t xml:space="preserve"> </w:t>
            </w:r>
            <w:r w:rsidRPr="00EC73B2">
              <w:rPr>
                <w:lang w:val="en-US"/>
              </w:rPr>
              <w:t>finances/financingPlan/stages</w:t>
            </w:r>
          </w:p>
          <w:p w14:paraId="3F2EE70C" w14:textId="77777777" w:rsidR="00056C63" w:rsidRPr="007C19B1" w:rsidRDefault="00056C63" w:rsidP="00056C63">
            <w:pPr>
              <w:pStyle w:val="ad"/>
              <w:jc w:val="left"/>
              <w:rPr>
                <w:lang w:val="en-US"/>
              </w:rPr>
            </w:pPr>
            <w:r>
              <w:t>и</w:t>
            </w:r>
          </w:p>
          <w:p w14:paraId="41E39C2A" w14:textId="01D9E941" w:rsidR="00056C63" w:rsidRPr="00CE06F2" w:rsidRDefault="00056C63" w:rsidP="00056C63">
            <w:pPr>
              <w:pStyle w:val="ad"/>
              <w:jc w:val="left"/>
            </w:pPr>
            <w:r>
              <w:t>executionPeriod</w:t>
            </w:r>
            <w:r w:rsidRPr="00EC73B2">
              <w:t xml:space="preserve"> /</w:t>
            </w:r>
            <w:r w:rsidRPr="00EC73B2">
              <w:rPr>
                <w:lang w:val="en-US"/>
              </w:rPr>
              <w:t>stages</w:t>
            </w:r>
          </w:p>
        </w:tc>
        <w:tc>
          <w:tcPr>
            <w:tcW w:w="1474" w:type="pct"/>
            <w:gridSpan w:val="3"/>
          </w:tcPr>
          <w:p w14:paraId="62B8290B" w14:textId="473D2A76" w:rsidR="00056C63" w:rsidRDefault="00056C63" w:rsidP="00056C63">
            <w:pPr>
              <w:pStyle w:val="ad"/>
              <w:jc w:val="left"/>
            </w:pPr>
            <w:r>
              <w:t>Все этапы контракта, идентифицируемые по полям «</w:t>
            </w:r>
            <w:r w:rsidRPr="008C1F8A">
              <w:t>Уникальный идентификатор этапа контракта в ЕИС</w:t>
            </w:r>
            <w:r>
              <w:t>» (executionPeriod</w:t>
            </w:r>
            <w:r w:rsidRPr="00EC73B2">
              <w:t xml:space="preserve"> /</w:t>
            </w:r>
            <w:r w:rsidRPr="00EC73B2">
              <w:rPr>
                <w:lang w:val="en-US"/>
              </w:rPr>
              <w:t>stages</w:t>
            </w:r>
            <w:r w:rsidRPr="00EC73B2">
              <w:t>/</w:t>
            </w:r>
            <w:r>
              <w:rPr>
                <w:lang w:val="en-US"/>
              </w:rPr>
              <w:t>s</w:t>
            </w:r>
            <w:r w:rsidRPr="009F3221">
              <w:rPr>
                <w:lang w:val="en-US"/>
              </w:rPr>
              <w:t>i</w:t>
            </w:r>
            <w:r w:rsidRPr="009F3221">
              <w:t>d</w:t>
            </w:r>
            <w:r>
              <w:t>)</w:t>
            </w:r>
          </w:p>
          <w:p w14:paraId="4E0B73AC" w14:textId="4EDC8A4C" w:rsidR="00056C63" w:rsidRPr="00EC73B2" w:rsidRDefault="00056C63" w:rsidP="00056C63">
            <w:pPr>
              <w:pStyle w:val="ad"/>
              <w:jc w:val="left"/>
            </w:pPr>
            <w:r>
              <w:t>ИЛИ</w:t>
            </w:r>
          </w:p>
          <w:p w14:paraId="53EAC808" w14:textId="20A239C5" w:rsidR="00056C63" w:rsidRDefault="00056C63" w:rsidP="00056C63">
            <w:pPr>
              <w:pStyle w:val="ad"/>
              <w:jc w:val="left"/>
            </w:pPr>
            <w:r w:rsidRPr="00EC73B2">
              <w:t>«</w:t>
            </w:r>
            <w:r w:rsidRPr="004C3D29">
              <w:t>Внешний</w:t>
            </w:r>
            <w:r w:rsidRPr="00EC73B2">
              <w:t xml:space="preserve"> </w:t>
            </w:r>
            <w:r w:rsidRPr="004C3D29">
              <w:t>идентификатор</w:t>
            </w:r>
            <w:r w:rsidRPr="00EC73B2">
              <w:t xml:space="preserve"> </w:t>
            </w:r>
            <w:r>
              <w:t>этапа</w:t>
            </w:r>
            <w:r w:rsidRPr="00EC73B2">
              <w:t>» (</w:t>
            </w:r>
            <w:r>
              <w:t>executionPeriod</w:t>
            </w:r>
            <w:r w:rsidRPr="00EC73B2">
              <w:t xml:space="preserve"> /</w:t>
            </w:r>
            <w:r w:rsidRPr="00EC73B2">
              <w:rPr>
                <w:lang w:val="en-US"/>
              </w:rPr>
              <w:t>stages</w:t>
            </w:r>
            <w:r w:rsidRPr="0057284C">
              <w:t>/</w:t>
            </w:r>
            <w:r w:rsidRPr="004C3D29">
              <w:rPr>
                <w:lang w:val="en-US"/>
              </w:rPr>
              <w:t>external</w:t>
            </w:r>
            <w:r>
              <w:rPr>
                <w:lang w:val="en-US"/>
              </w:rPr>
              <w:t>Si</w:t>
            </w:r>
            <w:r w:rsidRPr="004C3D29">
              <w:rPr>
                <w:lang w:val="en-US"/>
              </w:rPr>
              <w:t>d</w:t>
            </w:r>
            <w:r w:rsidRPr="00EC73B2">
              <w:t>)</w:t>
            </w:r>
            <w:r>
              <w:t xml:space="preserve"> в блоке (executionPeriod</w:t>
            </w:r>
            <w:r w:rsidRPr="0057284C">
              <w:t>/</w:t>
            </w:r>
            <w:r>
              <w:rPr>
                <w:lang w:val="en-US"/>
              </w:rPr>
              <w:t>stages</w:t>
            </w:r>
            <w:r>
              <w:t>), должны присутствовать:</w:t>
            </w:r>
          </w:p>
          <w:p w14:paraId="7108AD66" w14:textId="638B636C" w:rsidR="00056C63" w:rsidRDefault="00056C63" w:rsidP="00056C63">
            <w:pPr>
              <w:pStyle w:val="ad"/>
              <w:numPr>
                <w:ilvl w:val="0"/>
                <w:numId w:val="152"/>
              </w:numPr>
              <w:ind w:left="298"/>
              <w:jc w:val="left"/>
              <w:rPr>
                <w:lang w:val="en-US"/>
              </w:rPr>
            </w:pPr>
            <w:r>
              <w:t>в</w:t>
            </w:r>
            <w:r>
              <w:rPr>
                <w:lang w:val="en-US"/>
              </w:rPr>
              <w:t xml:space="preserve"> </w:t>
            </w:r>
            <w:r>
              <w:t>блоке</w:t>
            </w:r>
            <w:r>
              <w:rPr>
                <w:lang w:val="en-US"/>
              </w:rPr>
              <w:t xml:space="preserve"> (finances/financingPlan/stages).</w:t>
            </w:r>
          </w:p>
          <w:p w14:paraId="5688AE50" w14:textId="77777777" w:rsidR="00056C63" w:rsidRPr="004E754C" w:rsidRDefault="00056C63" w:rsidP="00056C63">
            <w:pPr>
              <w:pStyle w:val="ad"/>
              <w:ind w:left="-62"/>
              <w:jc w:val="left"/>
              <w:rPr>
                <w:lang w:val="en-US"/>
              </w:rPr>
            </w:pPr>
          </w:p>
          <w:p w14:paraId="74F121BB" w14:textId="25C6CBE4" w:rsidR="00056C63" w:rsidRDefault="00056C63" w:rsidP="00056C63">
            <w:pPr>
              <w:pStyle w:val="ad"/>
              <w:ind w:left="-62"/>
              <w:jc w:val="left"/>
            </w:pPr>
            <w:r>
              <w:t>Ситуация, когда в блоке «Срок исполнения контракта» (executionPeriod) указан этап, который не указан одновременно в блоке «Финансирование» (finances) недопустима.</w:t>
            </w:r>
          </w:p>
          <w:p w14:paraId="61A7F08D" w14:textId="77777777" w:rsidR="00056C63" w:rsidRDefault="00056C63" w:rsidP="00056C63">
            <w:pPr>
              <w:pStyle w:val="ad"/>
              <w:ind w:left="-62"/>
              <w:jc w:val="left"/>
            </w:pPr>
          </w:p>
          <w:p w14:paraId="6FC12AEA" w14:textId="1A9B8327" w:rsidR="00056C63" w:rsidRDefault="00056C63" w:rsidP="00056C63">
            <w:pPr>
              <w:pStyle w:val="ad"/>
              <w:jc w:val="left"/>
            </w:pPr>
            <w:r>
              <w:t>Не вызывается при приеме проекта первоначальной версии, сформирован</w:t>
            </w:r>
            <w:r>
              <w:lastRenderedPageBreak/>
              <w:t>ного на основании электронного контракта в структурированном виде</w:t>
            </w:r>
          </w:p>
          <w:p w14:paraId="5B0320B2" w14:textId="543A57A0" w:rsidR="00056C63" w:rsidRDefault="00056C63" w:rsidP="00056C63">
            <w:pPr>
              <w:pStyle w:val="ad"/>
              <w:jc w:val="left"/>
            </w:pPr>
          </w:p>
          <w:p w14:paraId="6CF49181" w14:textId="52B168ED" w:rsidR="00056C63"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p w14:paraId="5D406D8A" w14:textId="77777777" w:rsidR="00056C63" w:rsidRDefault="00056C63" w:rsidP="00056C63">
            <w:pPr>
              <w:pStyle w:val="ad"/>
              <w:jc w:val="left"/>
            </w:pPr>
          </w:p>
          <w:p w14:paraId="4EB190E1" w14:textId="77777777" w:rsidR="00056C63" w:rsidRDefault="00056C63" w:rsidP="00056C63">
            <w:pPr>
              <w:pStyle w:val="ad"/>
              <w:jc w:val="left"/>
            </w:pPr>
          </w:p>
          <w:p w14:paraId="38C034BC" w14:textId="1B38D359" w:rsidR="00056C63" w:rsidRPr="00B33BB2" w:rsidRDefault="00056C63" w:rsidP="00056C63">
            <w:pPr>
              <w:pStyle w:val="ad"/>
              <w:jc w:val="left"/>
            </w:pPr>
            <w:r>
              <w:t xml:space="preserve">Если заполнен одновременно </w:t>
            </w:r>
            <w:r>
              <w:rPr>
                <w:lang w:val="en-US"/>
              </w:rPr>
              <w:t>sid</w:t>
            </w:r>
            <w:r w:rsidRPr="00B33BB2">
              <w:t xml:space="preserve"> </w:t>
            </w:r>
            <w:r>
              <w:t xml:space="preserve">и </w:t>
            </w:r>
            <w:r>
              <w:rPr>
                <w:lang w:val="en-US"/>
              </w:rPr>
              <w:t>externalSid</w:t>
            </w:r>
            <w:r>
              <w:t xml:space="preserve"> в executionPeriod</w:t>
            </w:r>
            <w:r w:rsidRPr="00EC73B2">
              <w:t xml:space="preserve"> /</w:t>
            </w:r>
            <w:r w:rsidRPr="00EC73B2">
              <w:rPr>
                <w:lang w:val="en-US"/>
              </w:rPr>
              <w:t>stages</w:t>
            </w:r>
            <w:r>
              <w:t>,</w:t>
            </w:r>
            <w:r w:rsidRPr="00B33BB2">
              <w:t xml:space="preserve"> </w:t>
            </w:r>
            <w:r>
              <w:t xml:space="preserve">то в блоке finances должен найтись этап с таким же </w:t>
            </w:r>
            <w:r>
              <w:rPr>
                <w:lang w:val="en-US"/>
              </w:rPr>
              <w:t>sid</w:t>
            </w:r>
            <w:r w:rsidRPr="00B33BB2">
              <w:t xml:space="preserve"> </w:t>
            </w:r>
            <w:r>
              <w:t xml:space="preserve">и либо таким </w:t>
            </w:r>
            <w:r>
              <w:rPr>
                <w:lang w:val="en-US"/>
              </w:rPr>
              <w:t>exteranSid</w:t>
            </w:r>
            <w:r w:rsidRPr="00B33BB2">
              <w:t xml:space="preserve"> </w:t>
            </w:r>
            <w:r>
              <w:t xml:space="preserve">либо пустым </w:t>
            </w:r>
            <w:r>
              <w:rPr>
                <w:lang w:val="en-US"/>
              </w:rPr>
              <w:t>externalSid</w:t>
            </w:r>
          </w:p>
          <w:p w14:paraId="02C4478A" w14:textId="0D0FF895" w:rsidR="00056C63" w:rsidRPr="00D2374D" w:rsidRDefault="00056C63" w:rsidP="00056C63">
            <w:pPr>
              <w:pStyle w:val="ad"/>
              <w:jc w:val="left"/>
            </w:pPr>
          </w:p>
        </w:tc>
        <w:tc>
          <w:tcPr>
            <w:tcW w:w="1395" w:type="pct"/>
            <w:gridSpan w:val="3"/>
          </w:tcPr>
          <w:p w14:paraId="20B332E7" w14:textId="77777777" w:rsidR="00056C63" w:rsidRDefault="00056C63" w:rsidP="00056C63">
            <w:pPr>
              <w:pStyle w:val="ad"/>
              <w:jc w:val="left"/>
            </w:pPr>
            <w:r w:rsidRPr="00EC73B2">
              <w:lastRenderedPageBreak/>
              <w:t>&lt;</w:t>
            </w:r>
            <w:r>
              <w:t>Номер контроля</w:t>
            </w:r>
            <w:r w:rsidRPr="00EC73B2">
              <w:t>&gt;</w:t>
            </w:r>
            <w:r>
              <w:t xml:space="preserve">: </w:t>
            </w:r>
          </w:p>
          <w:p w14:paraId="5DEED4F4" w14:textId="6238C072" w:rsidR="00056C63" w:rsidRDefault="00056C63" w:rsidP="00056C63">
            <w:pPr>
              <w:pStyle w:val="ad"/>
              <w:jc w:val="left"/>
            </w:pPr>
            <w:r>
              <w:t>Все этапы контракта, идентифицируемые по полю ««</w:t>
            </w:r>
            <w:r w:rsidRPr="008C1F8A">
              <w:t>Уникальный идентификатор этапа контракта в ЕИС</w:t>
            </w:r>
            <w:r>
              <w:t>» (executionPeriod</w:t>
            </w:r>
            <w:r w:rsidRPr="00EC73B2">
              <w:t xml:space="preserve"> /</w:t>
            </w:r>
            <w:r w:rsidRPr="00EC73B2">
              <w:rPr>
                <w:lang w:val="en-US"/>
              </w:rPr>
              <w:t>stages</w:t>
            </w:r>
            <w:r w:rsidRPr="00EC73B2">
              <w:t>/</w:t>
            </w:r>
            <w:r>
              <w:rPr>
                <w:lang w:val="en-US"/>
              </w:rPr>
              <w:t>s</w:t>
            </w:r>
            <w:r w:rsidRPr="009F3221">
              <w:rPr>
                <w:lang w:val="en-US"/>
              </w:rPr>
              <w:t>i</w:t>
            </w:r>
            <w:r w:rsidRPr="009F3221">
              <w:t>d</w:t>
            </w:r>
            <w:r>
              <w:t>)</w:t>
            </w:r>
          </w:p>
          <w:p w14:paraId="2E6C7B21" w14:textId="77777777" w:rsidR="00056C63" w:rsidRPr="00EC73B2" w:rsidRDefault="00056C63" w:rsidP="00056C63">
            <w:pPr>
              <w:pStyle w:val="ad"/>
              <w:jc w:val="left"/>
            </w:pPr>
            <w:r>
              <w:t>ИЛИ</w:t>
            </w:r>
          </w:p>
          <w:p w14:paraId="3EF92557" w14:textId="7F6C497A" w:rsidR="00056C63" w:rsidRDefault="00056C63" w:rsidP="00056C63">
            <w:pPr>
              <w:pStyle w:val="ad"/>
              <w:jc w:val="left"/>
            </w:pPr>
            <w:r w:rsidRPr="00EC73B2">
              <w:t>«</w:t>
            </w:r>
            <w:r w:rsidRPr="004C3D29">
              <w:t>Внешний</w:t>
            </w:r>
            <w:r w:rsidRPr="00EC73B2">
              <w:t xml:space="preserve"> </w:t>
            </w:r>
            <w:r w:rsidRPr="004C3D29">
              <w:t>идентификатор</w:t>
            </w:r>
            <w:r w:rsidRPr="00EC73B2">
              <w:t xml:space="preserve"> </w:t>
            </w:r>
            <w:r>
              <w:t>этапа</w:t>
            </w:r>
            <w:r w:rsidRPr="00EC73B2">
              <w:t>» (</w:t>
            </w:r>
            <w:r>
              <w:t>executionPeriod</w:t>
            </w:r>
            <w:r w:rsidRPr="00EC73B2">
              <w:t xml:space="preserve"> /</w:t>
            </w:r>
            <w:r w:rsidRPr="00EC73B2">
              <w:rPr>
                <w:lang w:val="en-US"/>
              </w:rPr>
              <w:t>stages</w:t>
            </w:r>
            <w:r w:rsidRPr="00EC73B2">
              <w:t xml:space="preserve"> /</w:t>
            </w:r>
            <w:r w:rsidRPr="004C3D29">
              <w:rPr>
                <w:lang w:val="en-US"/>
              </w:rPr>
              <w:t>external</w:t>
            </w:r>
            <w:r>
              <w:rPr>
                <w:lang w:val="en-US"/>
              </w:rPr>
              <w:t>Si</w:t>
            </w:r>
            <w:r w:rsidRPr="004C3D29">
              <w:rPr>
                <w:lang w:val="en-US"/>
              </w:rPr>
              <w:t>d</w:t>
            </w:r>
            <w:r w:rsidRPr="00EC73B2">
              <w:t>)</w:t>
            </w:r>
            <w:r>
              <w:t xml:space="preserve"> в блоке (executionPeriod</w:t>
            </w:r>
            <w:r w:rsidRPr="00CE06F2">
              <w:t>/</w:t>
            </w:r>
            <w:r>
              <w:rPr>
                <w:lang w:val="en-US"/>
              </w:rPr>
              <w:t>stages</w:t>
            </w:r>
            <w:r w:rsidRPr="001F4EC9">
              <w:t>)</w:t>
            </w:r>
            <w:r>
              <w:t>, должны присутствовать</w:t>
            </w:r>
          </w:p>
          <w:p w14:paraId="771A5AE3" w14:textId="04101628" w:rsidR="00056C63" w:rsidRPr="00AE05DF" w:rsidRDefault="00056C63" w:rsidP="00056C63">
            <w:pPr>
              <w:pStyle w:val="ad"/>
              <w:jc w:val="left"/>
              <w:rPr>
                <w:lang w:val="en-US"/>
              </w:rPr>
            </w:pPr>
            <w:r>
              <w:t>в</w:t>
            </w:r>
            <w:r>
              <w:rPr>
                <w:lang w:val="en-US"/>
              </w:rPr>
              <w:t xml:space="preserve"> </w:t>
            </w:r>
            <w:r>
              <w:t>блоке</w:t>
            </w:r>
            <w:r>
              <w:rPr>
                <w:lang w:val="en-US"/>
              </w:rPr>
              <w:t xml:space="preserve"> financesfinancingPlan/stages</w:t>
            </w:r>
          </w:p>
        </w:tc>
      </w:tr>
      <w:tr w:rsidR="00056C63" w:rsidRPr="00AE05DF" w14:paraId="6771649C" w14:textId="77777777" w:rsidTr="00AA184A">
        <w:trPr>
          <w:trHeight w:val="348"/>
        </w:trPr>
        <w:tc>
          <w:tcPr>
            <w:tcW w:w="841" w:type="pct"/>
            <w:gridSpan w:val="2"/>
          </w:tcPr>
          <w:p w14:paraId="38E05F0D" w14:textId="16B64197" w:rsidR="00056C63" w:rsidRDefault="00056C63" w:rsidP="00056C63">
            <w:pPr>
              <w:pStyle w:val="ad"/>
              <w:jc w:val="left"/>
            </w:pPr>
            <w:r>
              <w:t>РК_ИК_0390</w:t>
            </w:r>
          </w:p>
        </w:tc>
        <w:tc>
          <w:tcPr>
            <w:tcW w:w="234" w:type="pct"/>
            <w:gridSpan w:val="2"/>
          </w:tcPr>
          <w:p w14:paraId="12AB5ACE" w14:textId="77777777" w:rsidR="00056C63" w:rsidRPr="00AE05DF" w:rsidRDefault="00056C63" w:rsidP="00056C63">
            <w:pPr>
              <w:pStyle w:val="ad"/>
              <w:jc w:val="left"/>
              <w:rPr>
                <w:lang w:val="en-US"/>
              </w:rPr>
            </w:pPr>
          </w:p>
        </w:tc>
        <w:tc>
          <w:tcPr>
            <w:tcW w:w="1056" w:type="pct"/>
            <w:gridSpan w:val="2"/>
          </w:tcPr>
          <w:p w14:paraId="52C74596" w14:textId="00A058DD" w:rsidR="00056C63" w:rsidRDefault="00056C63" w:rsidP="00056C63">
            <w:pPr>
              <w:pStyle w:val="ad"/>
              <w:jc w:val="left"/>
              <w:rPr>
                <w:lang w:val="en-US"/>
              </w:rPr>
            </w:pPr>
            <w:r>
              <w:rPr>
                <w:lang w:val="en-US"/>
              </w:rPr>
              <w:t>«</w:t>
            </w:r>
            <w:r>
              <w:t>Внебюджетные</w:t>
            </w:r>
            <w:r>
              <w:rPr>
                <w:lang w:val="en-US"/>
              </w:rPr>
              <w:t xml:space="preserve"> </w:t>
            </w:r>
            <w:r>
              <w:t>средства</w:t>
            </w:r>
            <w:r>
              <w:rPr>
                <w:lang w:val="en-US"/>
              </w:rPr>
              <w:t>» (finances/financingPlan/financeSource/extrabudgetFunds)</w:t>
            </w:r>
          </w:p>
        </w:tc>
        <w:tc>
          <w:tcPr>
            <w:tcW w:w="1474" w:type="pct"/>
            <w:gridSpan w:val="3"/>
          </w:tcPr>
          <w:p w14:paraId="71698799" w14:textId="77777777" w:rsidR="00056C63" w:rsidRDefault="00056C63" w:rsidP="00056C63">
            <w:pPr>
              <w:pStyle w:val="ad"/>
              <w:jc w:val="left"/>
            </w:pPr>
            <w:r>
              <w:t>Если проверяемый блок заполнен, то проверяется, что тип организации заказчика:</w:t>
            </w:r>
          </w:p>
          <w:p w14:paraId="7883F5C9" w14:textId="0A96B84B" w:rsidR="00056C63" w:rsidRDefault="00056C63" w:rsidP="00056C63">
            <w:pPr>
              <w:pStyle w:val="ad"/>
              <w:numPr>
                <w:ilvl w:val="0"/>
                <w:numId w:val="152"/>
              </w:numPr>
              <w:ind w:left="440"/>
              <w:jc w:val="left"/>
            </w:pPr>
            <w:r>
              <w:t>03 – Бюджетное учреждение;</w:t>
            </w:r>
          </w:p>
          <w:p w14:paraId="79790DF0" w14:textId="5328C905" w:rsidR="00056C63" w:rsidRDefault="00056C63" w:rsidP="00056C63">
            <w:pPr>
              <w:pStyle w:val="ad"/>
              <w:numPr>
                <w:ilvl w:val="0"/>
                <w:numId w:val="152"/>
              </w:numPr>
              <w:ind w:left="440"/>
              <w:jc w:val="left"/>
            </w:pPr>
            <w:r>
              <w:t>05 – Унитарное предприятие;</w:t>
            </w:r>
          </w:p>
          <w:p w14:paraId="34189C03" w14:textId="5EB4B25C" w:rsidR="00056C63" w:rsidRDefault="00056C63" w:rsidP="00056C63">
            <w:pPr>
              <w:pStyle w:val="ad"/>
              <w:numPr>
                <w:ilvl w:val="0"/>
                <w:numId w:val="152"/>
              </w:numPr>
              <w:ind w:left="440"/>
              <w:jc w:val="left"/>
            </w:pPr>
            <w:r>
              <w:t>10 – Автономное учреждение;</w:t>
            </w:r>
          </w:p>
          <w:p w14:paraId="6AB24478" w14:textId="552B62B0" w:rsidR="00056C63" w:rsidRDefault="00056C63" w:rsidP="00056C63">
            <w:pPr>
              <w:pStyle w:val="ad"/>
              <w:numPr>
                <w:ilvl w:val="0"/>
                <w:numId w:val="152"/>
              </w:numPr>
              <w:ind w:left="440"/>
              <w:jc w:val="left"/>
              <w:rPr>
                <w:lang w:val="en-US"/>
              </w:rPr>
            </w:pPr>
            <w:r>
              <w:t>20 – Иное юридическое лицо</w:t>
            </w:r>
            <w:r>
              <w:rPr>
                <w:lang w:val="en-US"/>
              </w:rPr>
              <w:t>;</w:t>
            </w:r>
          </w:p>
          <w:p w14:paraId="7E34CEC4" w14:textId="7C75F005" w:rsidR="00056C63" w:rsidRDefault="00056C63" w:rsidP="00056C63">
            <w:pPr>
              <w:pStyle w:val="ad"/>
              <w:numPr>
                <w:ilvl w:val="0"/>
                <w:numId w:val="152"/>
              </w:numPr>
              <w:ind w:left="440"/>
              <w:jc w:val="left"/>
            </w:pPr>
            <w:r w:rsidRPr="0090778A">
              <w:t>09</w:t>
            </w:r>
            <w:r w:rsidRPr="0090778A">
              <w:rPr>
                <w:lang w:val="en-US"/>
              </w:rPr>
              <w:t xml:space="preserve"> </w:t>
            </w:r>
            <w:r>
              <w:rPr>
                <w:lang w:val="en-US"/>
              </w:rPr>
              <w:t>–</w:t>
            </w:r>
            <w:r w:rsidRPr="0090778A">
              <w:rPr>
                <w:lang w:val="en-US"/>
              </w:rPr>
              <w:t xml:space="preserve"> </w:t>
            </w:r>
            <w:r w:rsidRPr="00017B7C">
              <w:t>Государственная</w:t>
            </w:r>
            <w:r w:rsidRPr="0090778A">
              <w:rPr>
                <w:lang w:val="en-US"/>
              </w:rPr>
              <w:t xml:space="preserve"> корпорация</w:t>
            </w:r>
          </w:p>
          <w:p w14:paraId="4AED39FA" w14:textId="77777777" w:rsidR="00056C63" w:rsidRDefault="00056C63" w:rsidP="00056C63">
            <w:pPr>
              <w:pStyle w:val="ad"/>
              <w:jc w:val="left"/>
            </w:pPr>
          </w:p>
          <w:p w14:paraId="731366DC" w14:textId="300D0F5A" w:rsidR="00056C63" w:rsidRDefault="00056C63" w:rsidP="00056C63">
            <w:pPr>
              <w:pStyle w:val="ad"/>
              <w:jc w:val="left"/>
            </w:pPr>
            <w:r>
              <w:t>Не вызывается при приеме проекта версии, сформированного на основании электронного контракта в структурированном виде</w:t>
            </w:r>
          </w:p>
          <w:p w14:paraId="02270573" w14:textId="77777777" w:rsidR="00056C63" w:rsidRDefault="00056C63" w:rsidP="00056C63">
            <w:pPr>
              <w:pStyle w:val="ad"/>
              <w:jc w:val="left"/>
            </w:pPr>
          </w:p>
          <w:p w14:paraId="41C56089" w14:textId="2A33A88E" w:rsidR="00056C63" w:rsidRPr="00017B7C"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510C63F6" w14:textId="77777777" w:rsidR="00056C63" w:rsidRDefault="00056C63" w:rsidP="00056C63">
            <w:pPr>
              <w:pStyle w:val="ad"/>
              <w:jc w:val="left"/>
            </w:pPr>
            <w:r>
              <w:t>Блок «Внебюджетные средства» (</w:t>
            </w:r>
            <w:r>
              <w:rPr>
                <w:lang w:val="en-US"/>
              </w:rPr>
              <w:t>finances</w:t>
            </w:r>
            <w:r>
              <w:t>/</w:t>
            </w:r>
            <w:r>
              <w:rPr>
                <w:lang w:val="en-US"/>
              </w:rPr>
              <w:t>financingPlan</w:t>
            </w:r>
            <w:r>
              <w:t>/</w:t>
            </w:r>
            <w:r>
              <w:rPr>
                <w:lang w:val="en-US"/>
              </w:rPr>
              <w:t>financeSource</w:t>
            </w:r>
            <w:r>
              <w:t>/</w:t>
            </w:r>
            <w:r>
              <w:rPr>
                <w:lang w:val="en-US"/>
              </w:rPr>
              <w:t>extrabudgetFunds</w:t>
            </w:r>
            <w:r>
              <w:t>) не должен быть заполнен, если тип организации заказчика отличен от одного из приведенных ниже:</w:t>
            </w:r>
          </w:p>
          <w:p w14:paraId="6363C834" w14:textId="5385FA35" w:rsidR="00056C63" w:rsidRDefault="00056C63" w:rsidP="00056C63">
            <w:pPr>
              <w:pStyle w:val="ad"/>
              <w:jc w:val="left"/>
            </w:pPr>
            <w:r>
              <w:t>03 – Бюджетное учреждение;</w:t>
            </w:r>
          </w:p>
          <w:p w14:paraId="06046C0E" w14:textId="55DCAFF9" w:rsidR="00056C63" w:rsidRDefault="00056C63" w:rsidP="00056C63">
            <w:pPr>
              <w:pStyle w:val="ad"/>
              <w:jc w:val="left"/>
            </w:pPr>
            <w:r>
              <w:t>05 – Унитарное предприятие;</w:t>
            </w:r>
          </w:p>
          <w:p w14:paraId="72B1FD8B" w14:textId="0E57D2CE" w:rsidR="00056C63" w:rsidRDefault="00056C63" w:rsidP="00056C63">
            <w:pPr>
              <w:pStyle w:val="ad"/>
              <w:jc w:val="left"/>
            </w:pPr>
            <w:r>
              <w:t>10 – Автономное учреждение;</w:t>
            </w:r>
          </w:p>
          <w:p w14:paraId="3B4A7234" w14:textId="5A3ED92A" w:rsidR="00056C63" w:rsidRPr="006C5D65" w:rsidRDefault="00056C63" w:rsidP="00056C63">
            <w:pPr>
              <w:pStyle w:val="ad"/>
              <w:jc w:val="left"/>
            </w:pPr>
            <w:r>
              <w:t>20 – Иное юридическое лицо</w:t>
            </w:r>
            <w:r w:rsidRPr="006C5D65">
              <w:t>;</w:t>
            </w:r>
          </w:p>
          <w:p w14:paraId="4C1547D4" w14:textId="381E002B" w:rsidR="00056C63" w:rsidRPr="006C5D65" w:rsidRDefault="00056C63" w:rsidP="00056C63">
            <w:pPr>
              <w:pStyle w:val="ad"/>
              <w:jc w:val="left"/>
            </w:pPr>
            <w:r w:rsidRPr="0090778A">
              <w:t>09</w:t>
            </w:r>
            <w:r w:rsidRPr="006C5D65">
              <w:t xml:space="preserve"> </w:t>
            </w:r>
            <w:r>
              <w:t>–</w:t>
            </w:r>
            <w:r w:rsidRPr="006C5D65">
              <w:t xml:space="preserve"> Государственная корпорация</w:t>
            </w:r>
          </w:p>
        </w:tc>
      </w:tr>
      <w:tr w:rsidR="00056C63" w:rsidRPr="000E4FE8" w14:paraId="710F4233" w14:textId="77777777" w:rsidTr="00AA184A">
        <w:trPr>
          <w:trHeight w:val="348"/>
        </w:trPr>
        <w:tc>
          <w:tcPr>
            <w:tcW w:w="841" w:type="pct"/>
            <w:gridSpan w:val="2"/>
          </w:tcPr>
          <w:p w14:paraId="1F2F5571" w14:textId="63ECCEB2" w:rsidR="00056C63" w:rsidRDefault="00056C63" w:rsidP="00056C63">
            <w:pPr>
              <w:pStyle w:val="ad"/>
              <w:jc w:val="left"/>
            </w:pPr>
            <w:r w:rsidRPr="00ED26FB">
              <w:t>РК_ИК_021</w:t>
            </w:r>
            <w:r>
              <w:t>8</w:t>
            </w:r>
          </w:p>
        </w:tc>
        <w:tc>
          <w:tcPr>
            <w:tcW w:w="234" w:type="pct"/>
            <w:gridSpan w:val="2"/>
          </w:tcPr>
          <w:p w14:paraId="75ED99EE" w14:textId="77777777" w:rsidR="00056C63" w:rsidRPr="000E4FE8" w:rsidRDefault="00056C63" w:rsidP="00056C63">
            <w:pPr>
              <w:pStyle w:val="ad"/>
              <w:jc w:val="left"/>
            </w:pPr>
          </w:p>
        </w:tc>
        <w:tc>
          <w:tcPr>
            <w:tcW w:w="1056" w:type="pct"/>
            <w:gridSpan w:val="2"/>
          </w:tcPr>
          <w:p w14:paraId="3737288C" w14:textId="48845FF4" w:rsidR="00056C63" w:rsidRPr="00B23EA9" w:rsidRDefault="00056C63" w:rsidP="00056C63">
            <w:pPr>
              <w:pStyle w:val="ad"/>
              <w:jc w:val="left"/>
              <w:rPr>
                <w:lang w:val="en-US"/>
              </w:rPr>
            </w:pPr>
            <w:r>
              <w:t>«</w:t>
            </w:r>
            <w:r w:rsidRPr="00E7177E">
              <w:t>Дата заключения контракта</w:t>
            </w:r>
            <w:r>
              <w:t>» (</w:t>
            </w:r>
            <w:r w:rsidRPr="00E7177E">
              <w:t>signDate</w:t>
            </w:r>
            <w:r>
              <w:t>)</w:t>
            </w:r>
          </w:p>
        </w:tc>
        <w:tc>
          <w:tcPr>
            <w:tcW w:w="1474" w:type="pct"/>
            <w:gridSpan w:val="3"/>
          </w:tcPr>
          <w:p w14:paraId="0B2A3E36" w14:textId="40967606" w:rsidR="00056C63" w:rsidRDefault="00056C63" w:rsidP="00056C63">
            <w:pPr>
              <w:pStyle w:val="ad"/>
              <w:jc w:val="left"/>
            </w:pPr>
            <w:r>
              <w:t>Поле «</w:t>
            </w:r>
            <w:r w:rsidRPr="00E7177E">
              <w:t>Дата заключения контракта</w:t>
            </w:r>
            <w:r>
              <w:t>» (</w:t>
            </w:r>
            <w:r w:rsidRPr="00E7177E">
              <w:t>signDate</w:t>
            </w:r>
            <w:r>
              <w:t xml:space="preserve">) </w:t>
            </w:r>
            <w:r>
              <w:lastRenderedPageBreak/>
              <w:t>должно быть заполнено в принимаемом документе.</w:t>
            </w:r>
          </w:p>
          <w:p w14:paraId="6EA1646C" w14:textId="77777777" w:rsidR="00056C63" w:rsidRDefault="00056C63" w:rsidP="00056C63">
            <w:pPr>
              <w:pStyle w:val="ad"/>
              <w:jc w:val="left"/>
            </w:pPr>
          </w:p>
          <w:p w14:paraId="36A158A2" w14:textId="77777777" w:rsidR="00056C63" w:rsidRDefault="00056C63" w:rsidP="00056C63">
            <w:pPr>
              <w:pStyle w:val="ad"/>
              <w:jc w:val="left"/>
            </w:pPr>
            <w:r>
              <w:t>Контроль не должен выполняться:</w:t>
            </w:r>
          </w:p>
          <w:p w14:paraId="673AA882" w14:textId="44E57C3B" w:rsidR="00056C63" w:rsidRDefault="00056C63" w:rsidP="00056C63">
            <w:pPr>
              <w:pStyle w:val="ad"/>
              <w:jc w:val="left"/>
            </w:pPr>
            <w:r>
              <w:t>(</w:t>
            </w:r>
            <w:r w:rsidRPr="00D61AB5">
              <w:t>Если</w:t>
            </w:r>
            <w:r>
              <w:t xml:space="preserve"> существует связь с контрактом</w:t>
            </w:r>
            <w:r w:rsidRPr="00D61AB5">
              <w:t>, заключенн</w:t>
            </w:r>
            <w:r>
              <w:t>ым</w:t>
            </w:r>
            <w:r w:rsidRPr="00D61AB5">
              <w:t xml:space="preserve"> в электронной форме, И поле «Дата заключения контракта» в ПЗК заполнено</w:t>
            </w:r>
            <w:r>
              <w:t>)</w:t>
            </w:r>
          </w:p>
          <w:p w14:paraId="6DA11615" w14:textId="77777777" w:rsidR="00056C63" w:rsidRDefault="00056C63" w:rsidP="00056C63">
            <w:pPr>
              <w:pStyle w:val="ad"/>
              <w:jc w:val="left"/>
            </w:pPr>
          </w:p>
          <w:p w14:paraId="505F6562" w14:textId="77777777" w:rsidR="00056C63" w:rsidRDefault="00056C63" w:rsidP="00056C63">
            <w:pPr>
              <w:pStyle w:val="ad"/>
              <w:jc w:val="left"/>
            </w:pPr>
            <w:r>
              <w:t>ИЛИ</w:t>
            </w:r>
          </w:p>
          <w:p w14:paraId="57D91B70" w14:textId="77777777" w:rsidR="00056C63" w:rsidRDefault="00056C63" w:rsidP="00056C63">
            <w:pPr>
              <w:pStyle w:val="ad"/>
              <w:jc w:val="left"/>
            </w:pPr>
          </w:p>
          <w:p w14:paraId="6BD4B6A8" w14:textId="00F0E0A7" w:rsidR="00056C63" w:rsidRDefault="00056C63" w:rsidP="00056C63">
            <w:pPr>
              <w:pStyle w:val="ad"/>
              <w:jc w:val="left"/>
            </w:pPr>
            <w:r>
              <w:t>(Е</w:t>
            </w:r>
            <w:r w:rsidRPr="00461F1B">
              <w:t>сли для закупки foundation/fcsOrder/order/notificationNumber способ определения поставщика является электронной процедурой</w:t>
            </w:r>
            <w:r>
              <w:t xml:space="preserve"> И для данной закупкисли получен </w:t>
            </w:r>
            <w:r w:rsidRPr="00461F1B">
              <w:t xml:space="preserve">пакет </w:t>
            </w:r>
            <w:r>
              <w:t>«</w:t>
            </w:r>
            <w:r w:rsidRPr="00461F1B">
              <w:t>Информация о подписании государственного/муниципального контракта на ЭП</w:t>
            </w:r>
            <w:r>
              <w:t>»</w:t>
            </w:r>
            <w:r w:rsidRPr="00461F1B">
              <w:t xml:space="preserve"> (contractSign)</w:t>
            </w:r>
            <w:r>
              <w:t>)</w:t>
            </w:r>
          </w:p>
          <w:p w14:paraId="5A7048AF" w14:textId="77777777" w:rsidR="00056C63" w:rsidRDefault="00056C63" w:rsidP="00056C63">
            <w:pPr>
              <w:pStyle w:val="ad"/>
              <w:jc w:val="left"/>
            </w:pPr>
          </w:p>
          <w:p w14:paraId="67F7BA92" w14:textId="77777777" w:rsidR="00056C63" w:rsidRPr="005E645A" w:rsidRDefault="00056C63" w:rsidP="00056C63">
            <w:pPr>
              <w:pStyle w:val="ad"/>
              <w:jc w:val="left"/>
              <w:rPr>
                <w:lang w:val="en-US"/>
              </w:rPr>
            </w:pPr>
            <w:r>
              <w:t>ИЛИ</w:t>
            </w:r>
          </w:p>
          <w:p w14:paraId="25BD56C5" w14:textId="77777777" w:rsidR="00056C63" w:rsidRPr="005E645A" w:rsidRDefault="00056C63" w:rsidP="00056C63">
            <w:pPr>
              <w:pStyle w:val="ad"/>
              <w:jc w:val="left"/>
              <w:rPr>
                <w:lang w:val="en-US"/>
              </w:rPr>
            </w:pPr>
          </w:p>
          <w:p w14:paraId="41A4FFED" w14:textId="77777777" w:rsidR="00056C63" w:rsidRDefault="00056C63" w:rsidP="00056C63">
            <w:pPr>
              <w:pStyle w:val="ad"/>
              <w:jc w:val="left"/>
              <w:rPr>
                <w:lang w:val="en-US"/>
              </w:rPr>
            </w:pPr>
            <w:r w:rsidRPr="00A6526F">
              <w:rPr>
                <w:lang w:val="en-US"/>
              </w:rPr>
              <w:t>(</w:t>
            </w:r>
            <w:r>
              <w:t>Указан</w:t>
            </w:r>
            <w:r w:rsidRPr="00A6526F">
              <w:rPr>
                <w:lang w:val="en-US"/>
              </w:rPr>
              <w:t xml:space="preserve"> </w:t>
            </w:r>
            <w:r>
              <w:t>блок</w:t>
            </w:r>
            <w:r w:rsidRPr="00A6526F">
              <w:rPr>
                <w:lang w:val="en-US"/>
              </w:rPr>
              <w:t xml:space="preserve"> modification </w:t>
            </w:r>
            <w:r>
              <w:t>И</w:t>
            </w:r>
            <w:r w:rsidRPr="00A6526F">
              <w:rPr>
                <w:lang w:val="en-US"/>
              </w:rPr>
              <w:t xml:space="preserve"> </w:t>
            </w:r>
            <w:r>
              <w:rPr>
                <w:lang w:val="uk-UA"/>
              </w:rPr>
              <w:t xml:space="preserve">не указан </w:t>
            </w:r>
            <w:r w:rsidRPr="00A6526F">
              <w:rPr>
                <w:lang w:val="en-US"/>
              </w:rPr>
              <w:t>modification/errorCorrection)</w:t>
            </w:r>
          </w:p>
          <w:p w14:paraId="7D8C41B0" w14:textId="77777777" w:rsidR="00056C63" w:rsidRDefault="00056C63" w:rsidP="00056C63">
            <w:pPr>
              <w:pStyle w:val="ad"/>
              <w:jc w:val="left"/>
              <w:rPr>
                <w:lang w:val="en-US"/>
              </w:rPr>
            </w:pPr>
          </w:p>
          <w:p w14:paraId="5A1B6670" w14:textId="1228774F" w:rsidR="00056C63" w:rsidRPr="006A7E1E"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6835BFE2" w14:textId="3CBD375D" w:rsidR="00056C63" w:rsidRDefault="00056C63" w:rsidP="00056C63">
            <w:pPr>
              <w:pStyle w:val="ad"/>
              <w:jc w:val="left"/>
            </w:pPr>
            <w:r>
              <w:lastRenderedPageBreak/>
              <w:t>Поле «</w:t>
            </w:r>
            <w:r w:rsidRPr="00E7177E">
              <w:t>Дата заключения контракта</w:t>
            </w:r>
            <w:r>
              <w:t>» (</w:t>
            </w:r>
            <w:r w:rsidRPr="00E7177E">
              <w:t>signDate</w:t>
            </w:r>
            <w:r>
              <w:t xml:space="preserve">) должно быть заполнено </w:t>
            </w:r>
            <w:r>
              <w:lastRenderedPageBreak/>
              <w:t>в принимаемом документе.</w:t>
            </w:r>
          </w:p>
        </w:tc>
      </w:tr>
      <w:tr w:rsidR="00056C63" w:rsidRPr="000B67D5" w14:paraId="5EF05887" w14:textId="77777777" w:rsidTr="00AA184A">
        <w:trPr>
          <w:trHeight w:val="348"/>
        </w:trPr>
        <w:tc>
          <w:tcPr>
            <w:tcW w:w="841" w:type="pct"/>
            <w:gridSpan w:val="2"/>
          </w:tcPr>
          <w:p w14:paraId="403CACD0" w14:textId="065BAB25" w:rsidR="00056C63" w:rsidRPr="00ED26FB" w:rsidRDefault="00056C63" w:rsidP="00056C63">
            <w:pPr>
              <w:pStyle w:val="ad"/>
              <w:jc w:val="left"/>
            </w:pPr>
            <w:r w:rsidRPr="000B67D5">
              <w:lastRenderedPageBreak/>
              <w:t>РК_ИК_027</w:t>
            </w:r>
            <w:r>
              <w:t>1</w:t>
            </w:r>
          </w:p>
        </w:tc>
        <w:tc>
          <w:tcPr>
            <w:tcW w:w="234" w:type="pct"/>
            <w:gridSpan w:val="2"/>
          </w:tcPr>
          <w:p w14:paraId="72BE7B7B" w14:textId="77777777" w:rsidR="00056C63" w:rsidRPr="000E4FE8" w:rsidRDefault="00056C63" w:rsidP="00056C63">
            <w:pPr>
              <w:pStyle w:val="ad"/>
              <w:jc w:val="left"/>
            </w:pPr>
          </w:p>
        </w:tc>
        <w:tc>
          <w:tcPr>
            <w:tcW w:w="1056" w:type="pct"/>
            <w:gridSpan w:val="2"/>
          </w:tcPr>
          <w:p w14:paraId="1094084F" w14:textId="77ABD183" w:rsidR="00056C63" w:rsidRPr="000B67D5" w:rsidRDefault="00056C63" w:rsidP="00056C63">
            <w:pPr>
              <w:pStyle w:val="ad"/>
              <w:jc w:val="left"/>
              <w:rPr>
                <w:lang w:val="en-US"/>
              </w:rPr>
            </w:pPr>
            <w:r w:rsidRPr="000B67D5">
              <w:rPr>
                <w:lang w:val="en-US"/>
              </w:rPr>
              <w:t>«</w:t>
            </w:r>
            <w:r w:rsidRPr="000B67D5">
              <w:t>Код</w:t>
            </w:r>
            <w:r w:rsidRPr="000B67D5">
              <w:rPr>
                <w:lang w:val="en-US"/>
              </w:rPr>
              <w:t xml:space="preserve"> </w:t>
            </w:r>
            <w:r w:rsidRPr="000B67D5">
              <w:t>группы</w:t>
            </w:r>
            <w:r w:rsidRPr="000B67D5">
              <w:rPr>
                <w:lang w:val="en-US"/>
              </w:rPr>
              <w:t>» (constructionWorksInfo/constructionWorkGroup/code)</w:t>
            </w:r>
          </w:p>
        </w:tc>
        <w:tc>
          <w:tcPr>
            <w:tcW w:w="1474" w:type="pct"/>
            <w:gridSpan w:val="3"/>
          </w:tcPr>
          <w:p w14:paraId="48E68B60" w14:textId="77777777" w:rsidR="00056C63" w:rsidRDefault="00056C63" w:rsidP="00056C63">
            <w:pPr>
              <w:pStyle w:val="ad"/>
              <w:jc w:val="left"/>
            </w:pPr>
            <w:r w:rsidRPr="000B67D5">
              <w:t>«Код группы» (</w:t>
            </w:r>
            <w:r w:rsidRPr="000B67D5">
              <w:rPr>
                <w:lang w:val="en-US"/>
              </w:rPr>
              <w:t>constructionWorksInfo</w:t>
            </w:r>
            <w:r w:rsidRPr="000B67D5">
              <w:t>/</w:t>
            </w:r>
            <w:r w:rsidRPr="000B67D5">
              <w:rPr>
                <w:lang w:val="en-US"/>
              </w:rPr>
              <w:t>constructionWorkGroup</w:t>
            </w:r>
            <w:r w:rsidRPr="000B67D5">
              <w:t>/</w:t>
            </w:r>
            <w:r w:rsidRPr="000B67D5">
              <w:rPr>
                <w:lang w:val="en-US"/>
              </w:rPr>
              <w:t>code</w:t>
            </w:r>
            <w:r w:rsidRPr="000B67D5">
              <w:t xml:space="preserve">) </w:t>
            </w:r>
            <w:r>
              <w:t xml:space="preserve">должен присутствовать в справочнике </w:t>
            </w:r>
            <w:r w:rsidRPr="000B67D5">
              <w:t>«Группы работ по строительству»</w:t>
            </w:r>
          </w:p>
          <w:p w14:paraId="28B92912" w14:textId="77777777" w:rsidR="00056C63" w:rsidRDefault="00056C63" w:rsidP="00056C63">
            <w:pPr>
              <w:pStyle w:val="ad"/>
              <w:jc w:val="left"/>
            </w:pPr>
          </w:p>
          <w:p w14:paraId="0DA35D93" w14:textId="6F2FF19F" w:rsidR="00056C63" w:rsidRDefault="00056C63" w:rsidP="00056C63">
            <w:pPr>
              <w:pStyle w:val="ad"/>
              <w:jc w:val="left"/>
            </w:pPr>
            <w:r>
              <w:rPr>
                <w:lang w:val="uk-UA"/>
              </w:rPr>
              <w:t xml:space="preserve">При приеме первоначального проекта или его редакции неразмещеннех сведений о контракте проверяем так же актуальность записи в справочнике. При приеме изменений </w:t>
            </w:r>
            <w:r>
              <w:rPr>
                <w:lang w:val="uk-UA"/>
              </w:rPr>
              <w:lastRenderedPageBreak/>
              <w:t>размещенного документа актуальность не проверяем.</w:t>
            </w:r>
          </w:p>
          <w:p w14:paraId="4F4979D6" w14:textId="77777777" w:rsidR="00056C63" w:rsidRDefault="00056C63" w:rsidP="00056C63">
            <w:pPr>
              <w:pStyle w:val="ad"/>
              <w:jc w:val="left"/>
            </w:pPr>
          </w:p>
          <w:p w14:paraId="0AEAC78D"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3C4C4453" w14:textId="77777777" w:rsidR="00056C63" w:rsidRDefault="00056C63" w:rsidP="00056C63">
            <w:pPr>
              <w:pStyle w:val="ad"/>
              <w:jc w:val="left"/>
            </w:pPr>
          </w:p>
          <w:p w14:paraId="1A0F8476" w14:textId="5A995959" w:rsidR="00056C63" w:rsidRPr="00226223"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60595A76" w14:textId="54EB2767" w:rsidR="00056C63" w:rsidRPr="000B67D5" w:rsidRDefault="00056C63" w:rsidP="00056C63">
            <w:pPr>
              <w:pStyle w:val="ad"/>
              <w:jc w:val="left"/>
            </w:pPr>
            <w:r w:rsidRPr="000B67D5">
              <w:lastRenderedPageBreak/>
              <w:t>Код группы (</w:t>
            </w:r>
            <w:r w:rsidRPr="000B67D5">
              <w:rPr>
                <w:lang w:val="en-US"/>
              </w:rPr>
              <w:t>constructionWorksInfo</w:t>
            </w:r>
            <w:r w:rsidRPr="000B67D5">
              <w:t>/</w:t>
            </w:r>
            <w:r w:rsidRPr="000B67D5">
              <w:rPr>
                <w:lang w:val="en-US"/>
              </w:rPr>
              <w:t>constructionWorkGroup</w:t>
            </w:r>
            <w:r w:rsidRPr="000B67D5">
              <w:t>/</w:t>
            </w:r>
            <w:r w:rsidRPr="000B67D5">
              <w:rPr>
                <w:lang w:val="en-US"/>
              </w:rPr>
              <w:t>code</w:t>
            </w:r>
            <w:r w:rsidRPr="000B67D5">
              <w:t>) &lt;</w:t>
            </w:r>
            <w:r>
              <w:t>значение</w:t>
            </w:r>
            <w:r w:rsidRPr="000B67D5">
              <w:t xml:space="preserve"> </w:t>
            </w:r>
            <w:r>
              <w:t>поля</w:t>
            </w:r>
            <w:r w:rsidRPr="000B67D5">
              <w:t xml:space="preserve">&gt; </w:t>
            </w:r>
            <w:r>
              <w:t>не</w:t>
            </w:r>
            <w:r w:rsidRPr="000B67D5">
              <w:t xml:space="preserve"> </w:t>
            </w:r>
            <w:r>
              <w:t>найден</w:t>
            </w:r>
            <w:r w:rsidRPr="000B67D5">
              <w:t xml:space="preserve"> </w:t>
            </w:r>
            <w:r>
              <w:t>в</w:t>
            </w:r>
            <w:r w:rsidRPr="000B67D5">
              <w:t xml:space="preserve"> </w:t>
            </w:r>
            <w:r>
              <w:t>справочнике</w:t>
            </w:r>
            <w:r w:rsidRPr="000B67D5">
              <w:t xml:space="preserve"> </w:t>
            </w:r>
            <w:r>
              <w:t>«</w:t>
            </w:r>
            <w:r w:rsidRPr="000B67D5">
              <w:t>Группы работ по строительству</w:t>
            </w:r>
            <w:r>
              <w:t>»</w:t>
            </w:r>
          </w:p>
        </w:tc>
      </w:tr>
      <w:tr w:rsidR="00056C63" w:rsidRPr="00C75A5F" w14:paraId="366602FB" w14:textId="77777777" w:rsidTr="00AA184A">
        <w:trPr>
          <w:trHeight w:val="348"/>
        </w:trPr>
        <w:tc>
          <w:tcPr>
            <w:tcW w:w="841" w:type="pct"/>
            <w:gridSpan w:val="2"/>
          </w:tcPr>
          <w:p w14:paraId="4D73D38D" w14:textId="0CD8878F" w:rsidR="00056C63" w:rsidRPr="0076668C" w:rsidRDefault="00056C63" w:rsidP="00056C63">
            <w:pPr>
              <w:pStyle w:val="ad"/>
              <w:jc w:val="left"/>
              <w:rPr>
                <w:strike/>
              </w:rPr>
            </w:pPr>
            <w:r w:rsidRPr="0076668C">
              <w:rPr>
                <w:strike/>
              </w:rPr>
              <w:t>РК_ИК_0393</w:t>
            </w:r>
          </w:p>
        </w:tc>
        <w:tc>
          <w:tcPr>
            <w:tcW w:w="234" w:type="pct"/>
            <w:gridSpan w:val="2"/>
          </w:tcPr>
          <w:p w14:paraId="6F87B876" w14:textId="77777777" w:rsidR="00056C63" w:rsidRPr="0076668C" w:rsidRDefault="00056C63" w:rsidP="00056C63">
            <w:pPr>
              <w:pStyle w:val="ad"/>
              <w:jc w:val="left"/>
              <w:rPr>
                <w:strike/>
              </w:rPr>
            </w:pPr>
          </w:p>
        </w:tc>
        <w:tc>
          <w:tcPr>
            <w:tcW w:w="1056" w:type="pct"/>
            <w:gridSpan w:val="2"/>
          </w:tcPr>
          <w:p w14:paraId="44BC8AD1" w14:textId="7EA46CD7" w:rsidR="00056C63" w:rsidRPr="0076668C" w:rsidRDefault="00056C63" w:rsidP="00056C63">
            <w:pPr>
              <w:pStyle w:val="ad"/>
              <w:jc w:val="left"/>
              <w:rPr>
                <w:strike/>
                <w:lang w:val="en-US"/>
              </w:rPr>
            </w:pPr>
            <w:r w:rsidRPr="0076668C">
              <w:rPr>
                <w:strike/>
                <w:lang w:val="en-US"/>
              </w:rPr>
              <w:t>«</w:t>
            </w:r>
            <w:r w:rsidRPr="0076668C">
              <w:rPr>
                <w:strike/>
              </w:rPr>
              <w:t>Платежи</w:t>
            </w:r>
            <w:r w:rsidRPr="0076668C">
              <w:rPr>
                <w:strike/>
                <w:lang w:val="en-US"/>
              </w:rPr>
              <w:t xml:space="preserve"> </w:t>
            </w:r>
            <w:r w:rsidRPr="0076668C">
              <w:rPr>
                <w:strike/>
              </w:rPr>
              <w:t>по</w:t>
            </w:r>
            <w:r w:rsidRPr="0076668C">
              <w:rPr>
                <w:strike/>
                <w:lang w:val="en-US"/>
              </w:rPr>
              <w:t xml:space="preserve"> </w:t>
            </w:r>
            <w:r w:rsidRPr="0076668C">
              <w:rPr>
                <w:strike/>
              </w:rPr>
              <w:t>этапу</w:t>
            </w:r>
            <w:r w:rsidRPr="0076668C">
              <w:rPr>
                <w:strike/>
                <w:lang w:val="en-US"/>
              </w:rPr>
              <w:t>» (finances/budgetFunds/stages/payments</w:t>
            </w:r>
          </w:p>
        </w:tc>
        <w:tc>
          <w:tcPr>
            <w:tcW w:w="1474" w:type="pct"/>
            <w:gridSpan w:val="3"/>
          </w:tcPr>
          <w:p w14:paraId="341E6BDD" w14:textId="40F770BD" w:rsidR="00056C63" w:rsidRPr="0076668C" w:rsidRDefault="00056C63" w:rsidP="00056C63">
            <w:pPr>
              <w:pStyle w:val="ad"/>
              <w:jc w:val="left"/>
              <w:rPr>
                <w:strike/>
              </w:rPr>
            </w:pPr>
            <w:r w:rsidRPr="0076668C">
              <w:rPr>
                <w:strike/>
              </w:rPr>
              <w:t xml:space="preserve">Если тип организции заказчика «09 – Государственная корпорация», то в составе проверяемого блока в </w:t>
            </w:r>
            <w:r w:rsidRPr="0076668C">
              <w:rPr>
                <w:strike/>
                <w:lang w:val="en-US"/>
              </w:rPr>
              <w:t>choice</w:t>
            </w:r>
            <w:r w:rsidRPr="0076668C">
              <w:rPr>
                <w:strike/>
              </w:rPr>
              <w:t xml:space="preserve"> могут быть заданы только следующие поля:</w:t>
            </w:r>
          </w:p>
          <w:p w14:paraId="0E1CC5AB" w14:textId="77777777" w:rsidR="00056C63" w:rsidRPr="0076668C" w:rsidRDefault="00056C63" w:rsidP="00056C63">
            <w:pPr>
              <w:pStyle w:val="ad"/>
              <w:numPr>
                <w:ilvl w:val="0"/>
                <w:numId w:val="159"/>
              </w:numPr>
              <w:ind w:left="441"/>
              <w:jc w:val="left"/>
              <w:rPr>
                <w:strike/>
              </w:rPr>
            </w:pPr>
            <w:r w:rsidRPr="0076668C">
              <w:rPr>
                <w:strike/>
              </w:rPr>
              <w:t>«Код бюджетной классификации (указывается до 01.01.2016)» (</w:t>
            </w:r>
            <w:r w:rsidRPr="0076668C">
              <w:rPr>
                <w:strike/>
                <w:lang w:val="en-US"/>
              </w:rPr>
              <w:t>finances</w:t>
            </w:r>
            <w:r w:rsidRPr="0076668C">
              <w:rPr>
                <w:strike/>
              </w:rPr>
              <w:t>/</w:t>
            </w:r>
            <w:r w:rsidRPr="0076668C">
              <w:rPr>
                <w:strike/>
                <w:lang w:val="en-US"/>
              </w:rPr>
              <w:t>budgetFunds</w:t>
            </w:r>
            <w:r w:rsidRPr="0076668C">
              <w:rPr>
                <w:strike/>
              </w:rPr>
              <w:t>/</w:t>
            </w:r>
            <w:r w:rsidRPr="0076668C">
              <w:rPr>
                <w:strike/>
                <w:lang w:val="en-US"/>
              </w:rPr>
              <w:t>stages</w:t>
            </w:r>
            <w:r w:rsidRPr="0076668C">
              <w:rPr>
                <w:strike/>
              </w:rPr>
              <w:t>/</w:t>
            </w:r>
            <w:r w:rsidRPr="0076668C">
              <w:rPr>
                <w:strike/>
                <w:lang w:val="en-US"/>
              </w:rPr>
              <w:t>payments</w:t>
            </w:r>
            <w:r w:rsidRPr="0076668C">
              <w:rPr>
                <w:strike/>
              </w:rPr>
              <w:t>/</w:t>
            </w:r>
            <w:r w:rsidRPr="0076668C">
              <w:rPr>
                <w:strike/>
                <w:lang w:val="en-US"/>
              </w:rPr>
              <w:t>KBK</w:t>
            </w:r>
            <w:r w:rsidRPr="0076668C">
              <w:rPr>
                <w:strike/>
              </w:rPr>
              <w:t>);</w:t>
            </w:r>
          </w:p>
          <w:p w14:paraId="00D7F66F" w14:textId="77777777" w:rsidR="00056C63" w:rsidRPr="0076668C" w:rsidRDefault="00056C63" w:rsidP="00056C63">
            <w:pPr>
              <w:pStyle w:val="ad"/>
              <w:numPr>
                <w:ilvl w:val="0"/>
                <w:numId w:val="159"/>
              </w:numPr>
              <w:ind w:left="441"/>
              <w:jc w:val="left"/>
              <w:rPr>
                <w:strike/>
              </w:rPr>
            </w:pPr>
            <w:r w:rsidRPr="0076668C">
              <w:rPr>
                <w:strike/>
              </w:rPr>
              <w:t>«Код бюджетной классификации (указывается после 01.01.2016)» (</w:t>
            </w:r>
            <w:r w:rsidRPr="0076668C">
              <w:rPr>
                <w:strike/>
                <w:lang w:val="en-US"/>
              </w:rPr>
              <w:t>finances</w:t>
            </w:r>
            <w:r w:rsidRPr="0076668C">
              <w:rPr>
                <w:strike/>
              </w:rPr>
              <w:t>/</w:t>
            </w:r>
            <w:r w:rsidRPr="0076668C">
              <w:rPr>
                <w:strike/>
                <w:lang w:val="en-US"/>
              </w:rPr>
              <w:t>budgetFunds</w:t>
            </w:r>
            <w:r w:rsidRPr="0076668C">
              <w:rPr>
                <w:strike/>
              </w:rPr>
              <w:t>/</w:t>
            </w:r>
            <w:r w:rsidRPr="0076668C">
              <w:rPr>
                <w:strike/>
                <w:lang w:val="en-US"/>
              </w:rPr>
              <w:t>stages</w:t>
            </w:r>
            <w:r w:rsidRPr="0076668C">
              <w:rPr>
                <w:strike/>
              </w:rPr>
              <w:t>/</w:t>
            </w:r>
            <w:r w:rsidRPr="0076668C">
              <w:rPr>
                <w:strike/>
                <w:lang w:val="en-US"/>
              </w:rPr>
              <w:t>payments</w:t>
            </w:r>
            <w:r w:rsidRPr="0076668C">
              <w:rPr>
                <w:strike/>
              </w:rPr>
              <w:t>/</w:t>
            </w:r>
            <w:r w:rsidRPr="0076668C">
              <w:rPr>
                <w:strike/>
                <w:lang w:val="en-US"/>
              </w:rPr>
              <w:t>KBK</w:t>
            </w:r>
            <w:r w:rsidRPr="0076668C">
              <w:rPr>
                <w:strike/>
              </w:rPr>
              <w:t>2016).</w:t>
            </w:r>
          </w:p>
          <w:p w14:paraId="7815B479" w14:textId="77777777" w:rsidR="00056C63" w:rsidRPr="0076668C" w:rsidRDefault="00056C63" w:rsidP="00056C63">
            <w:pPr>
              <w:pStyle w:val="ad"/>
              <w:jc w:val="left"/>
              <w:rPr>
                <w:strike/>
              </w:rPr>
            </w:pPr>
            <w:r w:rsidRPr="0076668C">
              <w:rPr>
                <w:strike/>
              </w:rPr>
              <w:t>То есть, если в составе пакета присутствует строка «Платежи по этапу» (</w:t>
            </w:r>
            <w:r w:rsidRPr="0076668C">
              <w:rPr>
                <w:strike/>
                <w:lang w:val="en-US"/>
              </w:rPr>
              <w:t>finances</w:t>
            </w:r>
            <w:r w:rsidRPr="0076668C">
              <w:rPr>
                <w:strike/>
              </w:rPr>
              <w:t>/</w:t>
            </w:r>
            <w:r w:rsidRPr="0076668C">
              <w:rPr>
                <w:strike/>
                <w:lang w:val="en-US"/>
              </w:rPr>
              <w:t>budgetFunds</w:t>
            </w:r>
            <w:r w:rsidRPr="0076668C">
              <w:rPr>
                <w:strike/>
              </w:rPr>
              <w:t>/</w:t>
            </w:r>
            <w:r w:rsidRPr="0076668C">
              <w:rPr>
                <w:strike/>
                <w:lang w:val="en-US"/>
              </w:rPr>
              <w:t>stages</w:t>
            </w:r>
            <w:r w:rsidRPr="0076668C">
              <w:rPr>
                <w:strike/>
              </w:rPr>
              <w:t>/</w:t>
            </w:r>
            <w:r w:rsidRPr="0076668C">
              <w:rPr>
                <w:strike/>
                <w:lang w:val="en-US"/>
              </w:rPr>
              <w:t>payments</w:t>
            </w:r>
            <w:r w:rsidRPr="0076668C">
              <w:rPr>
                <w:strike/>
              </w:rPr>
              <w:t xml:space="preserve">), в которой в </w:t>
            </w:r>
            <w:r w:rsidRPr="0076668C">
              <w:rPr>
                <w:strike/>
                <w:lang w:val="en-US"/>
              </w:rPr>
              <w:t>choice</w:t>
            </w:r>
            <w:r w:rsidRPr="0076668C">
              <w:rPr>
                <w:strike/>
              </w:rPr>
              <w:t xml:space="preserve"> задано поле, отличное от вышеуказанного, то срабатывает контроль.</w:t>
            </w:r>
          </w:p>
          <w:p w14:paraId="1FB8738D" w14:textId="77777777" w:rsidR="00056C63" w:rsidRPr="0076668C" w:rsidRDefault="00056C63" w:rsidP="00056C63">
            <w:pPr>
              <w:pStyle w:val="ad"/>
              <w:jc w:val="left"/>
              <w:rPr>
                <w:strike/>
              </w:rPr>
            </w:pPr>
            <w:r w:rsidRPr="0076668C">
              <w:rPr>
                <w:strike/>
              </w:rPr>
              <w:t>При этом указание поля «Код бюджетной классификации (указывается до 01.01.2016)» (</w:t>
            </w:r>
            <w:r w:rsidRPr="0076668C">
              <w:rPr>
                <w:strike/>
                <w:lang w:val="en-US"/>
              </w:rPr>
              <w:t>finances</w:t>
            </w:r>
            <w:r w:rsidRPr="0076668C">
              <w:rPr>
                <w:strike/>
              </w:rPr>
              <w:t>/</w:t>
            </w:r>
            <w:r w:rsidRPr="0076668C">
              <w:rPr>
                <w:strike/>
                <w:lang w:val="en-US"/>
              </w:rPr>
              <w:t>budgetFunds</w:t>
            </w:r>
            <w:r w:rsidRPr="0076668C">
              <w:rPr>
                <w:strike/>
              </w:rPr>
              <w:t>/</w:t>
            </w:r>
            <w:r w:rsidRPr="0076668C">
              <w:rPr>
                <w:strike/>
                <w:lang w:val="en-US"/>
              </w:rPr>
              <w:t>stages</w:t>
            </w:r>
            <w:r w:rsidRPr="0076668C">
              <w:rPr>
                <w:strike/>
              </w:rPr>
              <w:t>/</w:t>
            </w:r>
            <w:r w:rsidRPr="0076668C">
              <w:rPr>
                <w:strike/>
                <w:lang w:val="en-US"/>
              </w:rPr>
              <w:t>payments</w:t>
            </w:r>
            <w:r w:rsidRPr="0076668C">
              <w:rPr>
                <w:strike/>
              </w:rPr>
              <w:t>/</w:t>
            </w:r>
            <w:r w:rsidRPr="0076668C">
              <w:rPr>
                <w:strike/>
                <w:lang w:val="en-US"/>
              </w:rPr>
              <w:t>KBK</w:t>
            </w:r>
            <w:r w:rsidRPr="0076668C">
              <w:rPr>
                <w:strike/>
              </w:rPr>
              <w:t>) допуска</w:t>
            </w:r>
            <w:r w:rsidRPr="0076668C">
              <w:rPr>
                <w:strike/>
              </w:rPr>
              <w:lastRenderedPageBreak/>
              <w:t>ется только для тех контрактов, первая версия которых размещена до выхода версии ЕИС 10.2</w:t>
            </w:r>
          </w:p>
          <w:p w14:paraId="0235B8A0" w14:textId="77777777" w:rsidR="00056C63" w:rsidRPr="0076668C" w:rsidRDefault="00056C63" w:rsidP="00056C63">
            <w:pPr>
              <w:pStyle w:val="ad"/>
              <w:jc w:val="left"/>
              <w:rPr>
                <w:strike/>
              </w:rPr>
            </w:pPr>
          </w:p>
          <w:p w14:paraId="225099B9" w14:textId="77777777" w:rsidR="00056C63" w:rsidRPr="0076668C" w:rsidRDefault="00056C63" w:rsidP="00056C63">
            <w:pPr>
              <w:pStyle w:val="ad"/>
              <w:jc w:val="left"/>
              <w:rPr>
                <w:strike/>
              </w:rPr>
            </w:pPr>
            <w:r w:rsidRPr="0076668C">
              <w:rPr>
                <w:strike/>
              </w:rPr>
              <w:t>Не вызывается при приеме проекта первоначальной версии, сформированного на основании электронного контракта в структурированном виде</w:t>
            </w:r>
          </w:p>
          <w:p w14:paraId="0634CFFA" w14:textId="77777777" w:rsidR="00056C63" w:rsidRPr="0076668C" w:rsidRDefault="00056C63" w:rsidP="00056C63">
            <w:pPr>
              <w:pStyle w:val="ad"/>
              <w:jc w:val="left"/>
              <w:rPr>
                <w:strike/>
              </w:rPr>
            </w:pPr>
          </w:p>
          <w:p w14:paraId="102648D3" w14:textId="59118D08" w:rsidR="00056C63" w:rsidRPr="0076668C" w:rsidRDefault="00056C63" w:rsidP="00056C63">
            <w:pPr>
              <w:pStyle w:val="ad"/>
              <w:jc w:val="left"/>
              <w:rPr>
                <w:strike/>
              </w:rPr>
            </w:pPr>
            <w:r w:rsidRPr="0076668C">
              <w:rPr>
                <w:strike/>
              </w:rPr>
              <w:t>Контроль не вызывается, если при приеме изменений сведений о контракте признак "Документ на базе РЭК" установлен</w:t>
            </w:r>
          </w:p>
        </w:tc>
        <w:tc>
          <w:tcPr>
            <w:tcW w:w="1395" w:type="pct"/>
            <w:gridSpan w:val="3"/>
          </w:tcPr>
          <w:p w14:paraId="2C09D676" w14:textId="6FACE4DA" w:rsidR="00056C63" w:rsidRPr="0076668C" w:rsidRDefault="00056C63" w:rsidP="00056C63">
            <w:pPr>
              <w:pStyle w:val="ad"/>
              <w:jc w:val="left"/>
              <w:rPr>
                <w:strike/>
              </w:rPr>
            </w:pPr>
            <w:r w:rsidRPr="0076668C">
              <w:rPr>
                <w:strike/>
              </w:rPr>
              <w:lastRenderedPageBreak/>
              <w:t>Для типа организции заказчика «09 – Государственная корпорация» в составе блока «Платежи по этапу» (</w:t>
            </w:r>
            <w:r w:rsidRPr="0076668C">
              <w:rPr>
                <w:strike/>
                <w:lang w:val="en-US"/>
              </w:rPr>
              <w:t>finances</w:t>
            </w:r>
            <w:r w:rsidRPr="0076668C">
              <w:rPr>
                <w:strike/>
              </w:rPr>
              <w:t>/</w:t>
            </w:r>
            <w:r w:rsidRPr="0076668C">
              <w:rPr>
                <w:strike/>
                <w:lang w:val="en-US"/>
              </w:rPr>
              <w:t>budgetFunds</w:t>
            </w:r>
            <w:r w:rsidRPr="0076668C">
              <w:rPr>
                <w:strike/>
              </w:rPr>
              <w:t>/</w:t>
            </w:r>
            <w:r w:rsidRPr="0076668C">
              <w:rPr>
                <w:strike/>
                <w:lang w:val="en-US"/>
              </w:rPr>
              <w:t>stages</w:t>
            </w:r>
            <w:r w:rsidRPr="0076668C">
              <w:rPr>
                <w:strike/>
              </w:rPr>
              <w:t>/</w:t>
            </w:r>
            <w:r w:rsidRPr="0076668C">
              <w:rPr>
                <w:strike/>
                <w:lang w:val="en-US"/>
              </w:rPr>
              <w:t>payments</w:t>
            </w:r>
            <w:r w:rsidRPr="0076668C">
              <w:rPr>
                <w:strike/>
              </w:rPr>
              <w:t>) допускается указание только следующих дочерних полей:</w:t>
            </w:r>
          </w:p>
          <w:p w14:paraId="10754476" w14:textId="77777777" w:rsidR="00056C63" w:rsidRPr="0076668C" w:rsidRDefault="00056C63" w:rsidP="00056C63">
            <w:pPr>
              <w:pStyle w:val="ad"/>
              <w:jc w:val="left"/>
              <w:rPr>
                <w:strike/>
              </w:rPr>
            </w:pPr>
            <w:r w:rsidRPr="0076668C">
              <w:rPr>
                <w:strike/>
              </w:rPr>
              <w:t>«Код бюджетной классификации (указывается до 01.01.2016)» (</w:t>
            </w:r>
            <w:r w:rsidRPr="0076668C">
              <w:rPr>
                <w:strike/>
                <w:lang w:val="en-US"/>
              </w:rPr>
              <w:t>finances</w:t>
            </w:r>
            <w:r w:rsidRPr="0076668C">
              <w:rPr>
                <w:strike/>
              </w:rPr>
              <w:t>/</w:t>
            </w:r>
            <w:r w:rsidRPr="0076668C">
              <w:rPr>
                <w:strike/>
                <w:lang w:val="en-US"/>
              </w:rPr>
              <w:t>budgetFunds</w:t>
            </w:r>
            <w:r w:rsidRPr="0076668C">
              <w:rPr>
                <w:strike/>
              </w:rPr>
              <w:t>/</w:t>
            </w:r>
            <w:r w:rsidRPr="0076668C">
              <w:rPr>
                <w:strike/>
                <w:lang w:val="en-US"/>
              </w:rPr>
              <w:t>stages</w:t>
            </w:r>
            <w:r w:rsidRPr="0076668C">
              <w:rPr>
                <w:strike/>
              </w:rPr>
              <w:t>/</w:t>
            </w:r>
            <w:r w:rsidRPr="0076668C">
              <w:rPr>
                <w:strike/>
                <w:lang w:val="en-US"/>
              </w:rPr>
              <w:t>payments</w:t>
            </w:r>
            <w:r w:rsidRPr="0076668C">
              <w:rPr>
                <w:strike/>
              </w:rPr>
              <w:t>/</w:t>
            </w:r>
            <w:r w:rsidRPr="0076668C">
              <w:rPr>
                <w:strike/>
                <w:lang w:val="en-US"/>
              </w:rPr>
              <w:t>KBK</w:t>
            </w:r>
            <w:r w:rsidRPr="0076668C">
              <w:rPr>
                <w:strike/>
              </w:rPr>
              <w:t>);</w:t>
            </w:r>
          </w:p>
          <w:p w14:paraId="7DD0234D" w14:textId="77777777" w:rsidR="00056C63" w:rsidRPr="0076668C" w:rsidRDefault="00056C63" w:rsidP="00056C63">
            <w:pPr>
              <w:pStyle w:val="ad"/>
              <w:jc w:val="left"/>
              <w:rPr>
                <w:strike/>
              </w:rPr>
            </w:pPr>
            <w:r w:rsidRPr="0076668C">
              <w:rPr>
                <w:strike/>
              </w:rPr>
              <w:t>«Код бюджетной классификации (указывается после 01.01.2016)» (</w:t>
            </w:r>
            <w:r w:rsidRPr="0076668C">
              <w:rPr>
                <w:strike/>
                <w:lang w:val="en-US"/>
              </w:rPr>
              <w:t>finances</w:t>
            </w:r>
            <w:r w:rsidRPr="0076668C">
              <w:rPr>
                <w:strike/>
              </w:rPr>
              <w:t>/</w:t>
            </w:r>
            <w:r w:rsidRPr="0076668C">
              <w:rPr>
                <w:strike/>
                <w:lang w:val="en-US"/>
              </w:rPr>
              <w:t>budgetFunds</w:t>
            </w:r>
            <w:r w:rsidRPr="0076668C">
              <w:rPr>
                <w:strike/>
              </w:rPr>
              <w:t>/</w:t>
            </w:r>
            <w:r w:rsidRPr="0076668C">
              <w:rPr>
                <w:strike/>
                <w:lang w:val="en-US"/>
              </w:rPr>
              <w:t>stages</w:t>
            </w:r>
            <w:r w:rsidRPr="0076668C">
              <w:rPr>
                <w:strike/>
              </w:rPr>
              <w:t>/</w:t>
            </w:r>
            <w:r w:rsidRPr="0076668C">
              <w:rPr>
                <w:strike/>
                <w:lang w:val="en-US"/>
              </w:rPr>
              <w:t>payments</w:t>
            </w:r>
            <w:r w:rsidRPr="0076668C">
              <w:rPr>
                <w:strike/>
              </w:rPr>
              <w:t>/</w:t>
            </w:r>
            <w:r w:rsidRPr="0076668C">
              <w:rPr>
                <w:strike/>
                <w:lang w:val="en-US"/>
              </w:rPr>
              <w:t>KBK</w:t>
            </w:r>
            <w:r w:rsidRPr="0076668C">
              <w:rPr>
                <w:strike/>
              </w:rPr>
              <w:t>2016).</w:t>
            </w:r>
          </w:p>
          <w:p w14:paraId="27C4726A" w14:textId="34E74945" w:rsidR="00056C63" w:rsidRPr="0076668C" w:rsidRDefault="00056C63" w:rsidP="00056C63">
            <w:pPr>
              <w:pStyle w:val="ad"/>
              <w:jc w:val="left"/>
              <w:rPr>
                <w:strike/>
              </w:rPr>
            </w:pPr>
            <w:r w:rsidRPr="0076668C">
              <w:rPr>
                <w:strike/>
              </w:rPr>
              <w:t>При этом указание поля «Код бюджетной классификации (указывается до 01.01.2016)» (</w:t>
            </w:r>
            <w:r w:rsidRPr="0076668C">
              <w:rPr>
                <w:strike/>
                <w:lang w:val="en-US"/>
              </w:rPr>
              <w:t>finances</w:t>
            </w:r>
            <w:r w:rsidRPr="0076668C">
              <w:rPr>
                <w:strike/>
              </w:rPr>
              <w:t>/</w:t>
            </w:r>
            <w:r w:rsidRPr="0076668C">
              <w:rPr>
                <w:strike/>
                <w:lang w:val="en-US"/>
              </w:rPr>
              <w:t>budgetFunds</w:t>
            </w:r>
            <w:r w:rsidRPr="0076668C">
              <w:rPr>
                <w:strike/>
              </w:rPr>
              <w:t>/</w:t>
            </w:r>
            <w:r w:rsidRPr="0076668C">
              <w:rPr>
                <w:strike/>
                <w:lang w:val="en-US"/>
              </w:rPr>
              <w:t>stages</w:t>
            </w:r>
            <w:r w:rsidRPr="0076668C">
              <w:rPr>
                <w:strike/>
              </w:rPr>
              <w:t>/</w:t>
            </w:r>
            <w:r w:rsidRPr="0076668C">
              <w:rPr>
                <w:strike/>
                <w:lang w:val="en-US"/>
              </w:rPr>
              <w:t>payments</w:t>
            </w:r>
            <w:r w:rsidRPr="0076668C">
              <w:rPr>
                <w:strike/>
              </w:rPr>
              <w:t>/</w:t>
            </w:r>
            <w:r w:rsidRPr="0076668C">
              <w:rPr>
                <w:strike/>
                <w:lang w:val="en-US"/>
              </w:rPr>
              <w:t>KBK</w:t>
            </w:r>
            <w:r w:rsidRPr="0076668C">
              <w:rPr>
                <w:strike/>
              </w:rPr>
              <w:t>) допускается только для тех контрактов, первая версия которых размещена до выхода версии ЕИС 10.2</w:t>
            </w:r>
          </w:p>
        </w:tc>
      </w:tr>
      <w:tr w:rsidR="00056C63" w:rsidRPr="001D3AF5" w14:paraId="7230FF3E" w14:textId="77777777" w:rsidTr="00AA184A">
        <w:trPr>
          <w:trHeight w:val="348"/>
        </w:trPr>
        <w:tc>
          <w:tcPr>
            <w:tcW w:w="841" w:type="pct"/>
            <w:gridSpan w:val="2"/>
          </w:tcPr>
          <w:p w14:paraId="6FDB5FC6" w14:textId="27F29F21" w:rsidR="00056C63" w:rsidRPr="0076668C" w:rsidRDefault="00056C63" w:rsidP="00056C63">
            <w:pPr>
              <w:pStyle w:val="ad"/>
              <w:jc w:val="left"/>
              <w:rPr>
                <w:strike/>
              </w:rPr>
            </w:pPr>
            <w:r w:rsidRPr="0076668C">
              <w:rPr>
                <w:strike/>
              </w:rPr>
              <w:t>РК_ИК_0394</w:t>
            </w:r>
          </w:p>
        </w:tc>
        <w:tc>
          <w:tcPr>
            <w:tcW w:w="234" w:type="pct"/>
            <w:gridSpan w:val="2"/>
          </w:tcPr>
          <w:p w14:paraId="4DF61C2D" w14:textId="77777777" w:rsidR="00056C63" w:rsidRPr="0076668C" w:rsidRDefault="00056C63" w:rsidP="00056C63">
            <w:pPr>
              <w:pStyle w:val="ad"/>
              <w:jc w:val="left"/>
              <w:rPr>
                <w:strike/>
              </w:rPr>
            </w:pPr>
          </w:p>
        </w:tc>
        <w:tc>
          <w:tcPr>
            <w:tcW w:w="1056" w:type="pct"/>
            <w:gridSpan w:val="2"/>
          </w:tcPr>
          <w:p w14:paraId="75A3BDE4" w14:textId="21CF7E45" w:rsidR="00056C63" w:rsidRPr="0076668C" w:rsidRDefault="00056C63" w:rsidP="00056C63">
            <w:pPr>
              <w:pStyle w:val="ad"/>
              <w:jc w:val="left"/>
              <w:rPr>
                <w:strike/>
                <w:lang w:val="en-US"/>
              </w:rPr>
            </w:pPr>
            <w:r w:rsidRPr="0076668C">
              <w:rPr>
                <w:strike/>
                <w:lang w:val="en-US"/>
              </w:rPr>
              <w:t>«</w:t>
            </w:r>
            <w:r w:rsidRPr="0076668C">
              <w:rPr>
                <w:strike/>
              </w:rPr>
              <w:t>Платежи</w:t>
            </w:r>
            <w:r w:rsidRPr="0076668C">
              <w:rPr>
                <w:strike/>
                <w:lang w:val="en-US"/>
              </w:rPr>
              <w:t xml:space="preserve"> </w:t>
            </w:r>
            <w:r w:rsidRPr="0076668C">
              <w:rPr>
                <w:strike/>
              </w:rPr>
              <w:t>по</w:t>
            </w:r>
            <w:r w:rsidRPr="0076668C">
              <w:rPr>
                <w:strike/>
                <w:lang w:val="en-US"/>
              </w:rPr>
              <w:t xml:space="preserve"> </w:t>
            </w:r>
            <w:r w:rsidRPr="0076668C">
              <w:rPr>
                <w:strike/>
              </w:rPr>
              <w:t>этапу</w:t>
            </w:r>
            <w:r w:rsidRPr="0076668C">
              <w:rPr>
                <w:strike/>
                <w:lang w:val="en-US"/>
              </w:rPr>
              <w:t>» (finances/extrabudgetFunds/stages/payments)</w:t>
            </w:r>
          </w:p>
        </w:tc>
        <w:tc>
          <w:tcPr>
            <w:tcW w:w="1474" w:type="pct"/>
            <w:gridSpan w:val="3"/>
          </w:tcPr>
          <w:p w14:paraId="302BE945" w14:textId="56D46DCA" w:rsidR="00056C63" w:rsidRPr="0076668C" w:rsidRDefault="00056C63" w:rsidP="00056C63">
            <w:pPr>
              <w:pStyle w:val="ad"/>
              <w:jc w:val="left"/>
              <w:rPr>
                <w:strike/>
              </w:rPr>
            </w:pPr>
            <w:r w:rsidRPr="0076668C">
              <w:rPr>
                <w:strike/>
              </w:rPr>
              <w:t xml:space="preserve">Если тип организции заказчика «09 – Государственная корпорация», то в составе проверяемого блока в </w:t>
            </w:r>
            <w:r w:rsidRPr="0076668C">
              <w:rPr>
                <w:strike/>
                <w:lang w:val="en-US"/>
              </w:rPr>
              <w:t>choice</w:t>
            </w:r>
            <w:r w:rsidRPr="0076668C">
              <w:rPr>
                <w:strike/>
              </w:rPr>
              <w:t xml:space="preserve"> могут быть заданы только следующие поля:</w:t>
            </w:r>
          </w:p>
          <w:p w14:paraId="1FA0CB7E" w14:textId="77777777" w:rsidR="00056C63" w:rsidRPr="0076668C" w:rsidRDefault="00056C63" w:rsidP="00056C63">
            <w:pPr>
              <w:pStyle w:val="ad"/>
              <w:numPr>
                <w:ilvl w:val="0"/>
                <w:numId w:val="159"/>
              </w:numPr>
              <w:ind w:left="441"/>
              <w:jc w:val="left"/>
              <w:rPr>
                <w:strike/>
                <w:lang w:val="en-US"/>
              </w:rPr>
            </w:pPr>
            <w:r w:rsidRPr="0076668C">
              <w:rPr>
                <w:strike/>
                <w:lang w:val="en-US"/>
              </w:rPr>
              <w:t>«</w:t>
            </w:r>
            <w:r w:rsidRPr="0076668C">
              <w:rPr>
                <w:strike/>
              </w:rPr>
              <w:t>Код</w:t>
            </w:r>
            <w:r w:rsidRPr="0076668C">
              <w:rPr>
                <w:strike/>
                <w:lang w:val="en-US"/>
              </w:rPr>
              <w:t xml:space="preserve"> </w:t>
            </w:r>
            <w:r w:rsidRPr="0076668C">
              <w:rPr>
                <w:strike/>
              </w:rPr>
              <w:t>вида</w:t>
            </w:r>
            <w:r w:rsidRPr="0076668C">
              <w:rPr>
                <w:strike/>
                <w:lang w:val="en-US"/>
              </w:rPr>
              <w:t xml:space="preserve"> </w:t>
            </w:r>
            <w:r w:rsidRPr="0076668C">
              <w:rPr>
                <w:strike/>
              </w:rPr>
              <w:t>расходов</w:t>
            </w:r>
            <w:r w:rsidRPr="0076668C">
              <w:rPr>
                <w:strike/>
                <w:lang w:val="en-US"/>
              </w:rPr>
              <w:t xml:space="preserve"> (</w:t>
            </w:r>
            <w:r w:rsidRPr="0076668C">
              <w:rPr>
                <w:strike/>
              </w:rPr>
              <w:t>указывается</w:t>
            </w:r>
            <w:r w:rsidRPr="0076668C">
              <w:rPr>
                <w:strike/>
                <w:lang w:val="en-US"/>
              </w:rPr>
              <w:t xml:space="preserve"> </w:t>
            </w:r>
            <w:r w:rsidRPr="0076668C">
              <w:rPr>
                <w:strike/>
              </w:rPr>
              <w:t>с</w:t>
            </w:r>
            <w:r w:rsidRPr="0076668C">
              <w:rPr>
                <w:strike/>
                <w:lang w:val="en-US"/>
              </w:rPr>
              <w:t xml:space="preserve"> 01.01.2016)» (finances/extrabudgetFunds/stages/payments/KVR);</w:t>
            </w:r>
          </w:p>
          <w:p w14:paraId="76AB68ED" w14:textId="77777777" w:rsidR="00056C63" w:rsidRPr="0076668C" w:rsidRDefault="00056C63" w:rsidP="00056C63">
            <w:pPr>
              <w:pStyle w:val="ad"/>
              <w:numPr>
                <w:ilvl w:val="0"/>
                <w:numId w:val="159"/>
              </w:numPr>
              <w:ind w:left="441"/>
              <w:jc w:val="left"/>
              <w:rPr>
                <w:strike/>
                <w:lang w:val="en-US"/>
              </w:rPr>
            </w:pPr>
            <w:r w:rsidRPr="0076668C">
              <w:rPr>
                <w:strike/>
                <w:lang w:val="en-US"/>
              </w:rPr>
              <w:t>«</w:t>
            </w:r>
            <w:r w:rsidRPr="0076668C">
              <w:rPr>
                <w:strike/>
              </w:rPr>
              <w:t>Не</w:t>
            </w:r>
            <w:r w:rsidRPr="0076668C">
              <w:rPr>
                <w:strike/>
                <w:lang w:val="en-US"/>
              </w:rPr>
              <w:t xml:space="preserve"> </w:t>
            </w:r>
            <w:r w:rsidRPr="0076668C">
              <w:rPr>
                <w:strike/>
              </w:rPr>
              <w:t>указано</w:t>
            </w:r>
            <w:r w:rsidRPr="0076668C">
              <w:rPr>
                <w:strike/>
                <w:lang w:val="en-US"/>
              </w:rPr>
              <w:t>» (finances/extrabudgetFunds/stages/payments/notSpecified)</w:t>
            </w:r>
          </w:p>
          <w:p w14:paraId="40D67E9C" w14:textId="54C59F06" w:rsidR="00056C63" w:rsidRPr="0076668C" w:rsidRDefault="00056C63" w:rsidP="00056C63">
            <w:pPr>
              <w:pStyle w:val="ad"/>
              <w:jc w:val="left"/>
              <w:rPr>
                <w:strike/>
              </w:rPr>
            </w:pPr>
            <w:r w:rsidRPr="0076668C">
              <w:rPr>
                <w:strike/>
              </w:rPr>
              <w:t>То есть, если в составе пакета присутствует строка «Платежи по этапу» (</w:t>
            </w:r>
            <w:r w:rsidRPr="0076668C">
              <w:rPr>
                <w:strike/>
                <w:lang w:val="en-US"/>
              </w:rPr>
              <w:t>finances</w:t>
            </w:r>
            <w:r w:rsidRPr="0076668C">
              <w:rPr>
                <w:strike/>
              </w:rPr>
              <w:t>/</w:t>
            </w:r>
            <w:r w:rsidRPr="0076668C">
              <w:rPr>
                <w:strike/>
                <w:lang w:val="en-US"/>
              </w:rPr>
              <w:t>extrabudgetFunds</w:t>
            </w:r>
            <w:r w:rsidRPr="0076668C">
              <w:rPr>
                <w:strike/>
              </w:rPr>
              <w:t>/</w:t>
            </w:r>
            <w:r w:rsidRPr="0076668C">
              <w:rPr>
                <w:strike/>
                <w:lang w:val="en-US"/>
              </w:rPr>
              <w:t>stages</w:t>
            </w:r>
            <w:r w:rsidRPr="0076668C">
              <w:rPr>
                <w:strike/>
              </w:rPr>
              <w:t>/</w:t>
            </w:r>
            <w:r w:rsidRPr="0076668C">
              <w:rPr>
                <w:strike/>
                <w:lang w:val="en-US"/>
              </w:rPr>
              <w:t>payments</w:t>
            </w:r>
            <w:r w:rsidRPr="0076668C">
              <w:rPr>
                <w:strike/>
              </w:rPr>
              <w:t xml:space="preserve">), в которой в </w:t>
            </w:r>
            <w:r w:rsidRPr="0076668C">
              <w:rPr>
                <w:strike/>
                <w:lang w:val="en-US"/>
              </w:rPr>
              <w:t>choice</w:t>
            </w:r>
            <w:r w:rsidRPr="0076668C">
              <w:rPr>
                <w:strike/>
              </w:rPr>
              <w:t xml:space="preserve"> задано поле, отличное от вышеуказанного, то срабатывает контроль.</w:t>
            </w:r>
          </w:p>
          <w:p w14:paraId="7FC3F2B8" w14:textId="77777777" w:rsidR="00056C63" w:rsidRPr="0076668C" w:rsidRDefault="00056C63" w:rsidP="00056C63">
            <w:pPr>
              <w:pStyle w:val="ad"/>
              <w:jc w:val="left"/>
              <w:rPr>
                <w:strike/>
              </w:rPr>
            </w:pPr>
          </w:p>
          <w:p w14:paraId="58057F2D" w14:textId="77777777" w:rsidR="00056C63" w:rsidRPr="0076668C" w:rsidRDefault="00056C63" w:rsidP="00056C63">
            <w:pPr>
              <w:pStyle w:val="ad"/>
              <w:jc w:val="left"/>
              <w:rPr>
                <w:strike/>
              </w:rPr>
            </w:pPr>
            <w:r w:rsidRPr="0076668C">
              <w:rPr>
                <w:strike/>
              </w:rPr>
              <w:t>Не вызывается при приеме проекта первоначальной версии, сформированного на основании электронного контракта в структурированном виде</w:t>
            </w:r>
          </w:p>
          <w:p w14:paraId="2FA46AAA" w14:textId="77777777" w:rsidR="00056C63" w:rsidRPr="0076668C" w:rsidRDefault="00056C63" w:rsidP="00056C63">
            <w:pPr>
              <w:pStyle w:val="ad"/>
              <w:jc w:val="left"/>
              <w:rPr>
                <w:strike/>
              </w:rPr>
            </w:pPr>
          </w:p>
          <w:p w14:paraId="25B8C1FA" w14:textId="4C9AC447" w:rsidR="00056C63" w:rsidRPr="0076668C" w:rsidRDefault="00056C63" w:rsidP="00056C63">
            <w:pPr>
              <w:pStyle w:val="ad"/>
              <w:jc w:val="left"/>
              <w:rPr>
                <w:strike/>
              </w:rPr>
            </w:pPr>
            <w:r w:rsidRPr="0076668C">
              <w:rPr>
                <w:strike/>
              </w:rPr>
              <w:lastRenderedPageBreak/>
              <w:t>Контроль не вызывается, если при приеме изменений сведений о контракте признак "Документ на базе РЭК" установлен</w:t>
            </w:r>
          </w:p>
        </w:tc>
        <w:tc>
          <w:tcPr>
            <w:tcW w:w="1395" w:type="pct"/>
            <w:gridSpan w:val="3"/>
          </w:tcPr>
          <w:p w14:paraId="7F371D18" w14:textId="2E84BC1F" w:rsidR="00056C63" w:rsidRPr="0076668C" w:rsidRDefault="00056C63" w:rsidP="00056C63">
            <w:pPr>
              <w:pStyle w:val="ad"/>
              <w:jc w:val="left"/>
              <w:rPr>
                <w:strike/>
              </w:rPr>
            </w:pPr>
            <w:r w:rsidRPr="0076668C">
              <w:rPr>
                <w:strike/>
              </w:rPr>
              <w:lastRenderedPageBreak/>
              <w:t>Для типа организции заказчика «09 – Государственная корпорация» в составе блока «Платежи по этапу» (</w:t>
            </w:r>
            <w:r w:rsidRPr="0076668C">
              <w:rPr>
                <w:strike/>
                <w:lang w:val="en-US"/>
              </w:rPr>
              <w:t>finances</w:t>
            </w:r>
            <w:r w:rsidRPr="0076668C">
              <w:rPr>
                <w:strike/>
              </w:rPr>
              <w:t>/</w:t>
            </w:r>
            <w:r w:rsidRPr="0076668C">
              <w:rPr>
                <w:strike/>
                <w:lang w:val="en-US"/>
              </w:rPr>
              <w:t>extrabudgetFunds</w:t>
            </w:r>
            <w:r w:rsidRPr="0076668C">
              <w:rPr>
                <w:strike/>
              </w:rPr>
              <w:t>/</w:t>
            </w:r>
            <w:r w:rsidRPr="0076668C">
              <w:rPr>
                <w:strike/>
                <w:lang w:val="en-US"/>
              </w:rPr>
              <w:t>stages</w:t>
            </w:r>
            <w:r w:rsidRPr="0076668C">
              <w:rPr>
                <w:strike/>
              </w:rPr>
              <w:t>/</w:t>
            </w:r>
            <w:r w:rsidRPr="0076668C">
              <w:rPr>
                <w:strike/>
                <w:lang w:val="en-US"/>
              </w:rPr>
              <w:t>payments</w:t>
            </w:r>
            <w:r w:rsidRPr="0076668C">
              <w:rPr>
                <w:strike/>
              </w:rPr>
              <w:t>) допускается указание только следующих дочерних полей:</w:t>
            </w:r>
          </w:p>
          <w:p w14:paraId="0064188F" w14:textId="77777777" w:rsidR="00056C63" w:rsidRPr="0076668C" w:rsidRDefault="00056C63" w:rsidP="00056C63">
            <w:pPr>
              <w:pStyle w:val="ad"/>
              <w:jc w:val="left"/>
              <w:rPr>
                <w:strike/>
                <w:lang w:val="en-US"/>
              </w:rPr>
            </w:pPr>
            <w:r w:rsidRPr="0076668C">
              <w:rPr>
                <w:strike/>
                <w:lang w:val="en-US"/>
              </w:rPr>
              <w:t>«</w:t>
            </w:r>
            <w:r w:rsidRPr="0076668C">
              <w:rPr>
                <w:strike/>
              </w:rPr>
              <w:t>Код</w:t>
            </w:r>
            <w:r w:rsidRPr="0076668C">
              <w:rPr>
                <w:strike/>
                <w:lang w:val="en-US"/>
              </w:rPr>
              <w:t xml:space="preserve"> </w:t>
            </w:r>
            <w:r w:rsidRPr="0076668C">
              <w:rPr>
                <w:strike/>
              </w:rPr>
              <w:t>вида</w:t>
            </w:r>
            <w:r w:rsidRPr="0076668C">
              <w:rPr>
                <w:strike/>
                <w:lang w:val="en-US"/>
              </w:rPr>
              <w:t xml:space="preserve"> </w:t>
            </w:r>
            <w:r w:rsidRPr="0076668C">
              <w:rPr>
                <w:strike/>
              </w:rPr>
              <w:t>расходов</w:t>
            </w:r>
            <w:r w:rsidRPr="0076668C">
              <w:rPr>
                <w:strike/>
                <w:lang w:val="en-US"/>
              </w:rPr>
              <w:t xml:space="preserve"> (</w:t>
            </w:r>
            <w:r w:rsidRPr="0076668C">
              <w:rPr>
                <w:strike/>
              </w:rPr>
              <w:t>указывается</w:t>
            </w:r>
            <w:r w:rsidRPr="0076668C">
              <w:rPr>
                <w:strike/>
                <w:lang w:val="en-US"/>
              </w:rPr>
              <w:t xml:space="preserve"> </w:t>
            </w:r>
            <w:r w:rsidRPr="0076668C">
              <w:rPr>
                <w:strike/>
              </w:rPr>
              <w:t>с</w:t>
            </w:r>
            <w:r w:rsidRPr="0076668C">
              <w:rPr>
                <w:strike/>
                <w:lang w:val="en-US"/>
              </w:rPr>
              <w:t xml:space="preserve"> 01.01.2016)» (finances/extrabudgetFunds/stages/payments/KVR);</w:t>
            </w:r>
          </w:p>
          <w:p w14:paraId="3BF647E5" w14:textId="1B0EDCB9" w:rsidR="00056C63" w:rsidRPr="0076668C" w:rsidRDefault="00056C63" w:rsidP="00056C63">
            <w:pPr>
              <w:pStyle w:val="ad"/>
              <w:jc w:val="left"/>
              <w:rPr>
                <w:strike/>
                <w:lang w:val="en-US"/>
              </w:rPr>
            </w:pPr>
            <w:r w:rsidRPr="0076668C">
              <w:rPr>
                <w:strike/>
                <w:lang w:val="en-US"/>
              </w:rPr>
              <w:t>«</w:t>
            </w:r>
            <w:r w:rsidRPr="0076668C">
              <w:rPr>
                <w:strike/>
              </w:rPr>
              <w:t>Не</w:t>
            </w:r>
            <w:r w:rsidRPr="0076668C">
              <w:rPr>
                <w:strike/>
                <w:lang w:val="en-US"/>
              </w:rPr>
              <w:t xml:space="preserve"> </w:t>
            </w:r>
            <w:r w:rsidRPr="0076668C">
              <w:rPr>
                <w:strike/>
              </w:rPr>
              <w:t>указано</w:t>
            </w:r>
            <w:r w:rsidRPr="0076668C">
              <w:rPr>
                <w:strike/>
                <w:lang w:val="en-US"/>
              </w:rPr>
              <w:t>» (finances/extrabudgetFunds/stages/payments/notSpecified)</w:t>
            </w:r>
          </w:p>
        </w:tc>
      </w:tr>
      <w:tr w:rsidR="00056C63" w:rsidRPr="00D23070" w14:paraId="7BD2200C" w14:textId="77777777" w:rsidTr="00AA184A">
        <w:trPr>
          <w:trHeight w:val="348"/>
        </w:trPr>
        <w:tc>
          <w:tcPr>
            <w:tcW w:w="841" w:type="pct"/>
            <w:gridSpan w:val="2"/>
          </w:tcPr>
          <w:p w14:paraId="41791F37" w14:textId="77777777" w:rsidR="00056C63" w:rsidRDefault="00056C63" w:rsidP="00056C63">
            <w:pPr>
              <w:pStyle w:val="ad"/>
              <w:jc w:val="left"/>
            </w:pPr>
            <w:r w:rsidRPr="00611C2D">
              <w:t>РК_ИК_039</w:t>
            </w:r>
            <w:r>
              <w:t>5</w:t>
            </w:r>
          </w:p>
          <w:p w14:paraId="7BB4CA30" w14:textId="5EAF659C" w:rsidR="00056C63" w:rsidRPr="00C91112" w:rsidRDefault="00056C63" w:rsidP="00056C63">
            <w:pPr>
              <w:pStyle w:val="ad"/>
              <w:jc w:val="left"/>
              <w:rPr>
                <w:lang w:val="en-US"/>
              </w:rPr>
            </w:pPr>
            <w:r>
              <w:t>(отключен)</w:t>
            </w:r>
          </w:p>
        </w:tc>
        <w:tc>
          <w:tcPr>
            <w:tcW w:w="234" w:type="pct"/>
            <w:gridSpan w:val="2"/>
          </w:tcPr>
          <w:p w14:paraId="61BD99C8" w14:textId="77777777" w:rsidR="00056C63" w:rsidRPr="00C91112" w:rsidRDefault="00056C63" w:rsidP="00056C63">
            <w:pPr>
              <w:pStyle w:val="ad"/>
              <w:jc w:val="left"/>
              <w:rPr>
                <w:lang w:val="en-US"/>
              </w:rPr>
            </w:pPr>
          </w:p>
        </w:tc>
        <w:tc>
          <w:tcPr>
            <w:tcW w:w="1056" w:type="pct"/>
            <w:gridSpan w:val="2"/>
          </w:tcPr>
          <w:p w14:paraId="41C181B8" w14:textId="586FFE08" w:rsidR="00056C63" w:rsidRPr="003F58E4" w:rsidRDefault="00056C63" w:rsidP="00056C63">
            <w:pPr>
              <w:pStyle w:val="ad"/>
              <w:jc w:val="left"/>
              <w:rPr>
                <w:lang w:val="en-US"/>
              </w:rPr>
            </w:pPr>
            <w:r w:rsidRPr="003F58E4">
              <w:rPr>
                <w:lang w:val="en-US"/>
              </w:rPr>
              <w:t>«</w:t>
            </w:r>
            <w:r w:rsidRPr="003F58E4">
              <w:t>Платежи</w:t>
            </w:r>
            <w:r w:rsidRPr="003F58E4">
              <w:rPr>
                <w:lang w:val="en-US"/>
              </w:rPr>
              <w:t xml:space="preserve"> </w:t>
            </w:r>
            <w:r w:rsidRPr="003F58E4">
              <w:t>по</w:t>
            </w:r>
            <w:r w:rsidRPr="003F58E4">
              <w:rPr>
                <w:lang w:val="en-US"/>
              </w:rPr>
              <w:t xml:space="preserve"> </w:t>
            </w:r>
            <w:r w:rsidRPr="003F58E4">
              <w:t>этапу</w:t>
            </w:r>
            <w:r w:rsidRPr="003F58E4">
              <w:rPr>
                <w:lang w:val="en-US"/>
              </w:rPr>
              <w:t>» (finances/financingPlan/stages/payments)</w:t>
            </w:r>
          </w:p>
        </w:tc>
        <w:tc>
          <w:tcPr>
            <w:tcW w:w="1474" w:type="pct"/>
            <w:gridSpan w:val="3"/>
          </w:tcPr>
          <w:p w14:paraId="5B7152D2" w14:textId="4DDFC8F1" w:rsidR="00056C63" w:rsidRDefault="00056C63" w:rsidP="00056C63">
            <w:pPr>
              <w:pStyle w:val="ad"/>
              <w:jc w:val="left"/>
            </w:pPr>
            <w:r>
              <w:t>Е</w:t>
            </w:r>
            <w:r w:rsidRPr="00C75A5F">
              <w:t xml:space="preserve">сли тип организции заказчика </w:t>
            </w:r>
            <w:r>
              <w:t>«</w:t>
            </w:r>
            <w:r w:rsidRPr="00D23070">
              <w:t xml:space="preserve">10 </w:t>
            </w:r>
            <w:r>
              <w:t>–</w:t>
            </w:r>
            <w:r w:rsidRPr="00D23070">
              <w:t xml:space="preserve"> Автономное учреждение</w:t>
            </w:r>
            <w:r>
              <w:t>»</w:t>
            </w:r>
            <w:r w:rsidRPr="00D23070">
              <w:t xml:space="preserve"> или </w:t>
            </w:r>
            <w:r>
              <w:t>«</w:t>
            </w:r>
            <w:r w:rsidRPr="00D23070">
              <w:t xml:space="preserve">03 </w:t>
            </w:r>
            <w:r>
              <w:t>–</w:t>
            </w:r>
            <w:r w:rsidRPr="00D23070">
              <w:t xml:space="preserve"> Бюджетное учреждение</w:t>
            </w:r>
            <w:r>
              <w:t xml:space="preserve">», то в составе проверяемого блока в </w:t>
            </w:r>
            <w:r>
              <w:rPr>
                <w:lang w:val="en-US"/>
              </w:rPr>
              <w:t>choice</w:t>
            </w:r>
            <w:r w:rsidRPr="000B14DA">
              <w:t xml:space="preserve"> </w:t>
            </w:r>
            <w:r>
              <w:t>могут быть заданы только следующие поля:</w:t>
            </w:r>
          </w:p>
          <w:p w14:paraId="25831AEE" w14:textId="77777777" w:rsidR="00056C63" w:rsidRDefault="00056C63" w:rsidP="00056C63">
            <w:pPr>
              <w:pStyle w:val="ad"/>
              <w:numPr>
                <w:ilvl w:val="0"/>
                <w:numId w:val="159"/>
              </w:numPr>
              <w:ind w:left="298"/>
              <w:jc w:val="left"/>
              <w:rPr>
                <w:lang w:val="en-US"/>
              </w:rPr>
            </w:pPr>
            <w:r w:rsidRPr="00D23070">
              <w:rPr>
                <w:lang w:val="en-US"/>
              </w:rPr>
              <w:t>«Код вида расходов (указывается с 01.01.2016)» (</w:t>
            </w:r>
            <w:r w:rsidRPr="0064233F">
              <w:rPr>
                <w:lang w:val="en-US"/>
              </w:rPr>
              <w:t>finances/financingPlan/stages/payments/KVR</w:t>
            </w:r>
            <w:r w:rsidRPr="00D23070">
              <w:rPr>
                <w:lang w:val="en-US"/>
              </w:rPr>
              <w:t>)</w:t>
            </w:r>
            <w:r w:rsidRPr="00C91112">
              <w:rPr>
                <w:lang w:val="en-US"/>
              </w:rPr>
              <w:t>;</w:t>
            </w:r>
          </w:p>
          <w:p w14:paraId="31ACF1BB" w14:textId="77777777" w:rsidR="00056C63" w:rsidRDefault="00056C63" w:rsidP="00056C63">
            <w:pPr>
              <w:pStyle w:val="ad"/>
              <w:numPr>
                <w:ilvl w:val="0"/>
                <w:numId w:val="159"/>
              </w:numPr>
              <w:ind w:left="298"/>
              <w:jc w:val="left"/>
              <w:rPr>
                <w:lang w:val="en-US"/>
              </w:rPr>
            </w:pPr>
            <w:r w:rsidRPr="00D23070">
              <w:rPr>
                <w:lang w:val="en-US"/>
              </w:rPr>
              <w:t>«Целевая статья» (</w:t>
            </w:r>
            <w:r w:rsidRPr="0064233F">
              <w:rPr>
                <w:lang w:val="en-US"/>
              </w:rPr>
              <w:t>finances/financingPlan/stages/payments/targetArticle</w:t>
            </w:r>
            <w:r w:rsidRPr="00D23070">
              <w:rPr>
                <w:lang w:val="en-US"/>
              </w:rPr>
              <w:t>)</w:t>
            </w:r>
            <w:r>
              <w:rPr>
                <w:lang w:val="en-US"/>
              </w:rPr>
              <w:t>;</w:t>
            </w:r>
          </w:p>
          <w:p w14:paraId="52C26188" w14:textId="5519636B" w:rsidR="00056C63" w:rsidRDefault="00056C63" w:rsidP="00056C63">
            <w:pPr>
              <w:pStyle w:val="ad"/>
              <w:numPr>
                <w:ilvl w:val="0"/>
                <w:numId w:val="159"/>
              </w:numPr>
              <w:ind w:left="298"/>
              <w:jc w:val="left"/>
            </w:pPr>
            <w:r w:rsidRPr="0064233F">
              <w:t>«</w:t>
            </w:r>
            <w:r w:rsidRPr="00D23070">
              <w:t>Код</w:t>
            </w:r>
            <w:r w:rsidRPr="0064233F">
              <w:t xml:space="preserve"> </w:t>
            </w:r>
            <w:r w:rsidRPr="00D23070">
              <w:t>по</w:t>
            </w:r>
            <w:r w:rsidRPr="0064233F">
              <w:t xml:space="preserve"> </w:t>
            </w:r>
            <w:r w:rsidRPr="00D23070">
              <w:t>справочнику</w:t>
            </w:r>
            <w:r w:rsidRPr="0064233F">
              <w:t xml:space="preserve"> </w:t>
            </w:r>
            <w:r>
              <w:t>«</w:t>
            </w:r>
            <w:r w:rsidRPr="00D23070">
              <w:t>Классификатор</w:t>
            </w:r>
            <w:r w:rsidRPr="0064233F">
              <w:t xml:space="preserve"> </w:t>
            </w:r>
            <w:r w:rsidRPr="00D23070">
              <w:t>объектов</w:t>
            </w:r>
            <w:r w:rsidRPr="0064233F">
              <w:t xml:space="preserve"> </w:t>
            </w:r>
            <w:r w:rsidRPr="00D23070">
              <w:t>капитального</w:t>
            </w:r>
            <w:r w:rsidRPr="0064233F">
              <w:t xml:space="preserve"> </w:t>
            </w:r>
            <w:r w:rsidRPr="00D23070">
              <w:t>строительства</w:t>
            </w:r>
            <w:r>
              <w:t>»</w:t>
            </w:r>
            <w:r w:rsidRPr="0064233F">
              <w:t xml:space="preserve"> (</w:t>
            </w:r>
            <w:r w:rsidRPr="00D23070">
              <w:t>КОКС</w:t>
            </w:r>
            <w:r w:rsidRPr="0064233F">
              <w:t>) (</w:t>
            </w:r>
            <w:r w:rsidRPr="00D23070">
              <w:rPr>
                <w:lang w:val="en-US"/>
              </w:rPr>
              <w:t>nsiKOKS</w:t>
            </w:r>
            <w:r w:rsidRPr="0064233F">
              <w:t>)» (</w:t>
            </w:r>
            <w:r w:rsidRPr="0064233F">
              <w:rPr>
                <w:lang w:val="en-US"/>
              </w:rPr>
              <w:t>finances</w:t>
            </w:r>
            <w:r w:rsidRPr="0064233F">
              <w:t>/</w:t>
            </w:r>
            <w:r w:rsidRPr="0064233F">
              <w:rPr>
                <w:lang w:val="en-US"/>
              </w:rPr>
              <w:t>financingPlan</w:t>
            </w:r>
            <w:r w:rsidRPr="0064233F">
              <w:t>/</w:t>
            </w:r>
            <w:r w:rsidRPr="0064233F">
              <w:rPr>
                <w:lang w:val="en-US"/>
              </w:rPr>
              <w:t>stages</w:t>
            </w:r>
            <w:r w:rsidRPr="0064233F">
              <w:t>/</w:t>
            </w:r>
            <w:r w:rsidRPr="0064233F">
              <w:rPr>
                <w:lang w:val="en-US"/>
              </w:rPr>
              <w:t>payments</w:t>
            </w:r>
            <w:r w:rsidRPr="0064233F">
              <w:t>/</w:t>
            </w:r>
            <w:r w:rsidRPr="0064233F">
              <w:rPr>
                <w:lang w:val="en-US"/>
              </w:rPr>
              <w:t>KOKS</w:t>
            </w:r>
            <w:r w:rsidRPr="0064233F">
              <w:t>)</w:t>
            </w:r>
          </w:p>
          <w:p w14:paraId="15001288" w14:textId="7E0F2D4C" w:rsidR="00056C63" w:rsidRDefault="00056C63" w:rsidP="00056C63">
            <w:pPr>
              <w:pStyle w:val="ad"/>
              <w:jc w:val="left"/>
            </w:pPr>
            <w:r>
              <w:t xml:space="preserve">То есть, если в составе пакета присутствует строка </w:t>
            </w:r>
            <w:r w:rsidRPr="000B14DA">
              <w:t>«</w:t>
            </w:r>
            <w:r w:rsidRPr="003F58E4">
              <w:t>Платежи</w:t>
            </w:r>
            <w:r w:rsidRPr="000B14DA">
              <w:t xml:space="preserve"> </w:t>
            </w:r>
            <w:r w:rsidRPr="003F58E4">
              <w:t>по</w:t>
            </w:r>
            <w:r w:rsidRPr="000B14DA">
              <w:t xml:space="preserve"> </w:t>
            </w:r>
            <w:r w:rsidRPr="003F58E4">
              <w:t>этапу</w:t>
            </w:r>
            <w:r w:rsidRPr="000B14DA">
              <w:t>» (</w:t>
            </w:r>
            <w:r w:rsidRPr="003F58E4">
              <w:rPr>
                <w:lang w:val="en-US"/>
              </w:rPr>
              <w:t>finances</w:t>
            </w:r>
            <w:r w:rsidRPr="000B14DA">
              <w:t>/</w:t>
            </w:r>
            <w:r w:rsidRPr="003F58E4">
              <w:rPr>
                <w:lang w:val="en-US"/>
              </w:rPr>
              <w:t>financingPlan</w:t>
            </w:r>
            <w:r w:rsidRPr="000B14DA">
              <w:t>/</w:t>
            </w:r>
            <w:r w:rsidRPr="003F58E4">
              <w:rPr>
                <w:lang w:val="en-US"/>
              </w:rPr>
              <w:t>stages</w:t>
            </w:r>
            <w:r w:rsidRPr="000B14DA">
              <w:t>/</w:t>
            </w:r>
            <w:r w:rsidRPr="003F58E4">
              <w:rPr>
                <w:lang w:val="en-US"/>
              </w:rPr>
              <w:t>payments</w:t>
            </w:r>
            <w:r w:rsidRPr="000B14DA">
              <w:t>)</w:t>
            </w:r>
            <w:r>
              <w:t xml:space="preserve">, в которой в </w:t>
            </w:r>
            <w:r>
              <w:rPr>
                <w:lang w:val="en-US"/>
              </w:rPr>
              <w:t>choice</w:t>
            </w:r>
            <w:r>
              <w:t xml:space="preserve"> задано</w:t>
            </w:r>
            <w:r w:rsidRPr="000B14DA">
              <w:t xml:space="preserve"> </w:t>
            </w:r>
            <w:r>
              <w:t>поле, отличное от вышеуказанного, то срабатывает контроль.</w:t>
            </w:r>
          </w:p>
          <w:p w14:paraId="3ED3A733" w14:textId="77777777" w:rsidR="00056C63" w:rsidRDefault="00056C63" w:rsidP="00056C63">
            <w:pPr>
              <w:pStyle w:val="ad"/>
              <w:jc w:val="left"/>
            </w:pPr>
          </w:p>
          <w:p w14:paraId="1C9D6B8E"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61EEB8D8" w14:textId="77777777" w:rsidR="00056C63" w:rsidRDefault="00056C63" w:rsidP="00056C63">
            <w:pPr>
              <w:pStyle w:val="ad"/>
              <w:jc w:val="left"/>
            </w:pPr>
          </w:p>
          <w:p w14:paraId="379A578C" w14:textId="2BEDBEA0" w:rsidR="00056C63" w:rsidRPr="00D23070" w:rsidRDefault="00056C63" w:rsidP="00056C63">
            <w:pPr>
              <w:pStyle w:val="ad"/>
              <w:jc w:val="left"/>
            </w:pPr>
            <w:r>
              <w:t xml:space="preserve">Контроль не вызывается, если при приеме изменений сведений о контракте </w:t>
            </w:r>
            <w:r>
              <w:lastRenderedPageBreak/>
              <w:t xml:space="preserve">признак </w:t>
            </w:r>
            <w:r w:rsidRPr="00793570">
              <w:t>"Документ на базе РЭК"</w:t>
            </w:r>
            <w:r>
              <w:t xml:space="preserve"> установлен</w:t>
            </w:r>
          </w:p>
        </w:tc>
        <w:tc>
          <w:tcPr>
            <w:tcW w:w="1395" w:type="pct"/>
            <w:gridSpan w:val="3"/>
          </w:tcPr>
          <w:p w14:paraId="434216BC" w14:textId="2E4B5DD8" w:rsidR="00056C63" w:rsidRDefault="00056C63" w:rsidP="00056C63">
            <w:pPr>
              <w:pStyle w:val="ad"/>
              <w:jc w:val="left"/>
            </w:pPr>
            <w:r>
              <w:lastRenderedPageBreak/>
              <w:t xml:space="preserve">Для </w:t>
            </w:r>
            <w:r w:rsidRPr="00C75A5F">
              <w:t>тип</w:t>
            </w:r>
            <w:r>
              <w:t>а</w:t>
            </w:r>
            <w:r w:rsidRPr="00C75A5F">
              <w:t xml:space="preserve"> организции заказчика </w:t>
            </w:r>
            <w:r>
              <w:t>«</w:t>
            </w:r>
            <w:r w:rsidRPr="00D23070">
              <w:t xml:space="preserve">10 </w:t>
            </w:r>
            <w:r>
              <w:t>–</w:t>
            </w:r>
            <w:r w:rsidRPr="00D23070">
              <w:t xml:space="preserve"> Автономное учреждение</w:t>
            </w:r>
            <w:r>
              <w:t>»</w:t>
            </w:r>
            <w:r w:rsidRPr="00D23070">
              <w:t xml:space="preserve"> или </w:t>
            </w:r>
            <w:r>
              <w:t>«</w:t>
            </w:r>
            <w:r w:rsidRPr="00D23070">
              <w:t xml:space="preserve">03 </w:t>
            </w:r>
            <w:r>
              <w:t>–</w:t>
            </w:r>
            <w:r w:rsidRPr="00D23070">
              <w:t xml:space="preserve"> Бюджетное учреждение</w:t>
            </w:r>
            <w:r>
              <w:t xml:space="preserve">» в составе блока </w:t>
            </w:r>
            <w:r w:rsidRPr="00D23070">
              <w:t>«</w:t>
            </w:r>
            <w:r w:rsidRPr="003F58E4">
              <w:t>Платежи</w:t>
            </w:r>
            <w:r w:rsidRPr="00D23070">
              <w:t xml:space="preserve"> </w:t>
            </w:r>
            <w:r w:rsidRPr="003F58E4">
              <w:t>по</w:t>
            </w:r>
            <w:r w:rsidRPr="00D23070">
              <w:t xml:space="preserve"> </w:t>
            </w:r>
            <w:r w:rsidRPr="003F58E4">
              <w:t>этапу</w:t>
            </w:r>
            <w:r w:rsidRPr="00D23070">
              <w:t>» (</w:t>
            </w:r>
            <w:r w:rsidRPr="003F58E4">
              <w:rPr>
                <w:lang w:val="en-US"/>
              </w:rPr>
              <w:t>finances</w:t>
            </w:r>
            <w:r w:rsidRPr="00D23070">
              <w:t>/</w:t>
            </w:r>
            <w:r w:rsidRPr="003F58E4">
              <w:rPr>
                <w:lang w:val="en-US"/>
              </w:rPr>
              <w:t>financingPlan</w:t>
            </w:r>
            <w:r w:rsidRPr="00D23070">
              <w:t>/</w:t>
            </w:r>
            <w:r w:rsidRPr="003F58E4">
              <w:rPr>
                <w:lang w:val="en-US"/>
              </w:rPr>
              <w:t>stages</w:t>
            </w:r>
            <w:r w:rsidRPr="00D23070">
              <w:t>/</w:t>
            </w:r>
            <w:r w:rsidRPr="003F58E4">
              <w:rPr>
                <w:lang w:val="en-US"/>
              </w:rPr>
              <w:t>payments</w:t>
            </w:r>
            <w:r w:rsidRPr="00D23070">
              <w:t>)</w:t>
            </w:r>
            <w:r>
              <w:t xml:space="preserve"> допускается указание только следующих дочерних полей:</w:t>
            </w:r>
          </w:p>
          <w:p w14:paraId="596F0D0D" w14:textId="77777777" w:rsidR="00056C63" w:rsidRDefault="00056C63" w:rsidP="00056C63">
            <w:pPr>
              <w:pStyle w:val="ad"/>
              <w:jc w:val="left"/>
              <w:rPr>
                <w:lang w:val="en-US"/>
              </w:rPr>
            </w:pPr>
            <w:r w:rsidRPr="00D23070">
              <w:rPr>
                <w:lang w:val="en-US"/>
              </w:rPr>
              <w:t>«Код вида расходов (указывается с 01.01.2016)» (</w:t>
            </w:r>
            <w:r w:rsidRPr="0064233F">
              <w:rPr>
                <w:lang w:val="en-US"/>
              </w:rPr>
              <w:t>finances/financingPlan/stages/payments/KVR</w:t>
            </w:r>
            <w:r w:rsidRPr="00D23070">
              <w:rPr>
                <w:lang w:val="en-US"/>
              </w:rPr>
              <w:t>)</w:t>
            </w:r>
            <w:r w:rsidRPr="00C91112">
              <w:rPr>
                <w:lang w:val="en-US"/>
              </w:rPr>
              <w:t>;</w:t>
            </w:r>
          </w:p>
          <w:p w14:paraId="14549500" w14:textId="77777777" w:rsidR="00056C63" w:rsidRDefault="00056C63" w:rsidP="00056C63">
            <w:pPr>
              <w:pStyle w:val="ad"/>
              <w:jc w:val="left"/>
              <w:rPr>
                <w:lang w:val="en-US"/>
              </w:rPr>
            </w:pPr>
            <w:r w:rsidRPr="00D23070">
              <w:rPr>
                <w:lang w:val="en-US"/>
              </w:rPr>
              <w:t>«Целевая статья» (</w:t>
            </w:r>
            <w:r w:rsidRPr="0064233F">
              <w:rPr>
                <w:lang w:val="en-US"/>
              </w:rPr>
              <w:t>finances/financingPlan/stages/payments/targetArticle</w:t>
            </w:r>
            <w:r w:rsidRPr="00D23070">
              <w:rPr>
                <w:lang w:val="en-US"/>
              </w:rPr>
              <w:t>)</w:t>
            </w:r>
            <w:r>
              <w:rPr>
                <w:lang w:val="en-US"/>
              </w:rPr>
              <w:t>;</w:t>
            </w:r>
          </w:p>
          <w:p w14:paraId="371D5852" w14:textId="10A265C3" w:rsidR="00056C63" w:rsidRPr="00D23070" w:rsidRDefault="00056C63" w:rsidP="00056C63">
            <w:pPr>
              <w:pStyle w:val="ad"/>
              <w:jc w:val="left"/>
            </w:pPr>
            <w:r>
              <w:t>«</w:t>
            </w:r>
            <w:r w:rsidRPr="00D23070">
              <w:t xml:space="preserve">Код по справочнику </w:t>
            </w:r>
            <w:r>
              <w:t>«</w:t>
            </w:r>
            <w:r w:rsidRPr="00D23070">
              <w:t>Классификатор объектов капитального строительства</w:t>
            </w:r>
            <w:r>
              <w:t>»</w:t>
            </w:r>
            <w:r w:rsidRPr="00D23070">
              <w:t xml:space="preserve"> (КОКС) (</w:t>
            </w:r>
            <w:r w:rsidRPr="00D23070">
              <w:rPr>
                <w:lang w:val="en-US"/>
              </w:rPr>
              <w:t>nsiKOKS</w:t>
            </w:r>
            <w:r w:rsidRPr="00D23070">
              <w:t>)</w:t>
            </w:r>
            <w:r>
              <w:t>»</w:t>
            </w:r>
            <w:r w:rsidRPr="00D23070">
              <w:t xml:space="preserve"> (</w:t>
            </w:r>
            <w:r w:rsidRPr="0064233F">
              <w:rPr>
                <w:lang w:val="en-US"/>
              </w:rPr>
              <w:t>finances</w:t>
            </w:r>
            <w:r w:rsidRPr="0064233F">
              <w:t>/</w:t>
            </w:r>
            <w:r w:rsidRPr="0064233F">
              <w:rPr>
                <w:lang w:val="en-US"/>
              </w:rPr>
              <w:t>financingPlan</w:t>
            </w:r>
            <w:r w:rsidRPr="0064233F">
              <w:t>/</w:t>
            </w:r>
            <w:r w:rsidRPr="0064233F">
              <w:rPr>
                <w:lang w:val="en-US"/>
              </w:rPr>
              <w:t>stages</w:t>
            </w:r>
            <w:r w:rsidRPr="0064233F">
              <w:t>/</w:t>
            </w:r>
            <w:r w:rsidRPr="0064233F">
              <w:rPr>
                <w:lang w:val="en-US"/>
              </w:rPr>
              <w:t>payments</w:t>
            </w:r>
            <w:r w:rsidRPr="0064233F">
              <w:t>/</w:t>
            </w:r>
            <w:r w:rsidRPr="0064233F">
              <w:rPr>
                <w:lang w:val="en-US"/>
              </w:rPr>
              <w:t>KOKS</w:t>
            </w:r>
            <w:r w:rsidRPr="00D23070">
              <w:t>)</w:t>
            </w:r>
          </w:p>
        </w:tc>
      </w:tr>
      <w:tr w:rsidR="00056C63" w:rsidRPr="00D23070" w14:paraId="255DB4FC" w14:textId="77777777" w:rsidTr="00AA184A">
        <w:trPr>
          <w:trHeight w:val="348"/>
        </w:trPr>
        <w:tc>
          <w:tcPr>
            <w:tcW w:w="841" w:type="pct"/>
            <w:gridSpan w:val="2"/>
          </w:tcPr>
          <w:p w14:paraId="28C11748" w14:textId="77777777" w:rsidR="00056C63" w:rsidRDefault="00056C63" w:rsidP="00056C63">
            <w:pPr>
              <w:pStyle w:val="ad"/>
              <w:jc w:val="left"/>
            </w:pPr>
            <w:r w:rsidRPr="00611C2D">
              <w:t>РК_ИК_039</w:t>
            </w:r>
            <w:r>
              <w:t>6</w:t>
            </w:r>
          </w:p>
          <w:p w14:paraId="70194C1F" w14:textId="12A6E3F3" w:rsidR="00056C63" w:rsidRPr="00D23070" w:rsidRDefault="00056C63" w:rsidP="00056C63">
            <w:pPr>
              <w:pStyle w:val="ad"/>
              <w:jc w:val="left"/>
            </w:pPr>
            <w:r>
              <w:t>(отключен)</w:t>
            </w:r>
          </w:p>
        </w:tc>
        <w:tc>
          <w:tcPr>
            <w:tcW w:w="234" w:type="pct"/>
            <w:gridSpan w:val="2"/>
          </w:tcPr>
          <w:p w14:paraId="158A3F38" w14:textId="77777777" w:rsidR="00056C63" w:rsidRPr="00D23070" w:rsidRDefault="00056C63" w:rsidP="00056C63">
            <w:pPr>
              <w:pStyle w:val="ad"/>
              <w:jc w:val="left"/>
            </w:pPr>
          </w:p>
        </w:tc>
        <w:tc>
          <w:tcPr>
            <w:tcW w:w="1056" w:type="pct"/>
            <w:gridSpan w:val="2"/>
          </w:tcPr>
          <w:p w14:paraId="73A807DB" w14:textId="4144E12F" w:rsidR="00056C63" w:rsidRPr="00C91112" w:rsidRDefault="00056C63" w:rsidP="00056C63">
            <w:pPr>
              <w:pStyle w:val="ad"/>
              <w:jc w:val="left"/>
              <w:rPr>
                <w:lang w:val="en-US"/>
              </w:rPr>
            </w:pPr>
            <w:r w:rsidRPr="003F58E4">
              <w:rPr>
                <w:lang w:val="en-US"/>
              </w:rPr>
              <w:t>«</w:t>
            </w:r>
            <w:r w:rsidRPr="003F58E4">
              <w:t>Платежи</w:t>
            </w:r>
            <w:r w:rsidRPr="003F58E4">
              <w:rPr>
                <w:lang w:val="en-US"/>
              </w:rPr>
              <w:t xml:space="preserve"> </w:t>
            </w:r>
            <w:r w:rsidRPr="003F58E4">
              <w:t>по</w:t>
            </w:r>
            <w:r w:rsidRPr="003F58E4">
              <w:rPr>
                <w:lang w:val="en-US"/>
              </w:rPr>
              <w:t xml:space="preserve"> </w:t>
            </w:r>
            <w:r w:rsidRPr="003F58E4">
              <w:t>этапу</w:t>
            </w:r>
            <w:r w:rsidRPr="003F58E4">
              <w:rPr>
                <w:lang w:val="en-US"/>
              </w:rPr>
              <w:t>» (finances/financingPlan/stages/payments)</w:t>
            </w:r>
          </w:p>
        </w:tc>
        <w:tc>
          <w:tcPr>
            <w:tcW w:w="1474" w:type="pct"/>
            <w:gridSpan w:val="3"/>
          </w:tcPr>
          <w:p w14:paraId="0A7F9747" w14:textId="0337098A" w:rsidR="00056C63" w:rsidRDefault="00056C63" w:rsidP="00056C63">
            <w:pPr>
              <w:pStyle w:val="ad"/>
              <w:jc w:val="left"/>
            </w:pPr>
            <w:r>
              <w:t>Е</w:t>
            </w:r>
            <w:r w:rsidRPr="00C75A5F">
              <w:t xml:space="preserve">сли тип организции заказчика </w:t>
            </w:r>
            <w:r>
              <w:t>«</w:t>
            </w:r>
            <w:r w:rsidRPr="00D23070">
              <w:t xml:space="preserve">05 </w:t>
            </w:r>
            <w:r>
              <w:t>–</w:t>
            </w:r>
            <w:r w:rsidRPr="00D23070">
              <w:t xml:space="preserve"> Унитарное предприятие</w:t>
            </w:r>
            <w:r>
              <w:t>»</w:t>
            </w:r>
            <w:r w:rsidRPr="00D23070">
              <w:t xml:space="preserve"> или </w:t>
            </w:r>
            <w:r>
              <w:t>«</w:t>
            </w:r>
            <w:r w:rsidRPr="00D23070">
              <w:t xml:space="preserve">20 </w:t>
            </w:r>
            <w:r>
              <w:t>–</w:t>
            </w:r>
            <w:r w:rsidRPr="00D23070">
              <w:t xml:space="preserve"> Иное юридическое лицо</w:t>
            </w:r>
            <w:r>
              <w:t xml:space="preserve">», то в составе проверяемого блока в </w:t>
            </w:r>
            <w:r>
              <w:rPr>
                <w:lang w:val="en-US"/>
              </w:rPr>
              <w:t>choice</w:t>
            </w:r>
            <w:r w:rsidRPr="000B14DA">
              <w:t xml:space="preserve"> </w:t>
            </w:r>
            <w:r>
              <w:t>могут быть заданы только следующие поля:</w:t>
            </w:r>
          </w:p>
          <w:p w14:paraId="5BDB320B" w14:textId="77777777" w:rsidR="00056C63" w:rsidRDefault="00056C63" w:rsidP="00056C63">
            <w:pPr>
              <w:pStyle w:val="ad"/>
              <w:numPr>
                <w:ilvl w:val="0"/>
                <w:numId w:val="159"/>
              </w:numPr>
              <w:ind w:left="441"/>
              <w:jc w:val="left"/>
              <w:rPr>
                <w:lang w:val="en-US"/>
              </w:rPr>
            </w:pPr>
            <w:r w:rsidRPr="00D23070">
              <w:rPr>
                <w:lang w:val="en-US"/>
              </w:rPr>
              <w:t>«Код вида расходов (указывается с 01.01.2016)» (</w:t>
            </w:r>
            <w:r w:rsidRPr="0064233F">
              <w:rPr>
                <w:lang w:val="en-US"/>
              </w:rPr>
              <w:t>finances/financingPlan/stages/payments/KVR</w:t>
            </w:r>
            <w:r w:rsidRPr="00D23070">
              <w:rPr>
                <w:lang w:val="en-US"/>
              </w:rPr>
              <w:t>)</w:t>
            </w:r>
            <w:r w:rsidRPr="00C91112">
              <w:rPr>
                <w:lang w:val="en-US"/>
              </w:rPr>
              <w:t>;</w:t>
            </w:r>
          </w:p>
          <w:p w14:paraId="031BB321" w14:textId="77777777" w:rsidR="00056C63" w:rsidRPr="00D23070" w:rsidRDefault="00056C63" w:rsidP="00056C63">
            <w:pPr>
              <w:pStyle w:val="ad"/>
              <w:numPr>
                <w:ilvl w:val="0"/>
                <w:numId w:val="159"/>
              </w:numPr>
              <w:ind w:left="441"/>
              <w:jc w:val="left"/>
              <w:rPr>
                <w:lang w:val="en-US"/>
              </w:rPr>
            </w:pPr>
            <w:r w:rsidRPr="00D23070">
              <w:rPr>
                <w:lang w:val="en-US"/>
              </w:rPr>
              <w:t xml:space="preserve">«Не указано» </w:t>
            </w:r>
            <w:r>
              <w:rPr>
                <w:lang w:val="en-US"/>
              </w:rPr>
              <w:t>(</w:t>
            </w:r>
            <w:r w:rsidRPr="0064233F">
              <w:rPr>
                <w:lang w:val="en-US"/>
              </w:rPr>
              <w:t>finances/financingPlan/stages/payments/notSpecified</w:t>
            </w:r>
            <w:r w:rsidRPr="00D23070">
              <w:rPr>
                <w:lang w:val="en-US"/>
              </w:rPr>
              <w:t>)</w:t>
            </w:r>
          </w:p>
          <w:p w14:paraId="58B3B860" w14:textId="48FE666D" w:rsidR="00056C63" w:rsidRDefault="00056C63" w:rsidP="00056C63">
            <w:pPr>
              <w:pStyle w:val="ad"/>
              <w:numPr>
                <w:ilvl w:val="0"/>
                <w:numId w:val="159"/>
              </w:numPr>
              <w:ind w:left="441"/>
              <w:jc w:val="left"/>
            </w:pPr>
            <w:r>
              <w:t>«</w:t>
            </w:r>
            <w:r w:rsidRPr="00D23070">
              <w:t xml:space="preserve">Код по справочнику </w:t>
            </w:r>
            <w:r>
              <w:t>«</w:t>
            </w:r>
            <w:r w:rsidRPr="0064233F">
              <w:t>Классификатор</w:t>
            </w:r>
            <w:r w:rsidRPr="00D23070">
              <w:t xml:space="preserve"> объектов капитального строительства</w:t>
            </w:r>
            <w:r>
              <w:t>»</w:t>
            </w:r>
            <w:r w:rsidRPr="00D23070">
              <w:t xml:space="preserve"> (КОКС) (</w:t>
            </w:r>
            <w:r w:rsidRPr="00D23070">
              <w:rPr>
                <w:lang w:val="en-US"/>
              </w:rPr>
              <w:t>nsiKOKS</w:t>
            </w:r>
            <w:r w:rsidRPr="00D23070">
              <w:t>)</w:t>
            </w:r>
            <w:r>
              <w:t>»</w:t>
            </w:r>
            <w:r w:rsidRPr="00D23070">
              <w:t xml:space="preserve"> (</w:t>
            </w:r>
            <w:r w:rsidRPr="0064233F">
              <w:rPr>
                <w:lang w:val="en-US"/>
              </w:rPr>
              <w:t>finances</w:t>
            </w:r>
            <w:r w:rsidRPr="0064233F">
              <w:t>/</w:t>
            </w:r>
            <w:r w:rsidRPr="0064233F">
              <w:rPr>
                <w:lang w:val="en-US"/>
              </w:rPr>
              <w:t>financingPlan</w:t>
            </w:r>
            <w:r w:rsidRPr="0064233F">
              <w:t>/</w:t>
            </w:r>
            <w:r w:rsidRPr="0064233F">
              <w:rPr>
                <w:lang w:val="en-US"/>
              </w:rPr>
              <w:t>stages</w:t>
            </w:r>
            <w:r w:rsidRPr="0064233F">
              <w:t>/</w:t>
            </w:r>
            <w:r w:rsidRPr="0064233F">
              <w:rPr>
                <w:lang w:val="en-US"/>
              </w:rPr>
              <w:t>payments</w:t>
            </w:r>
            <w:r w:rsidRPr="0064233F">
              <w:t>/</w:t>
            </w:r>
            <w:r w:rsidRPr="0064233F">
              <w:rPr>
                <w:lang w:val="en-US"/>
              </w:rPr>
              <w:t>KOKS</w:t>
            </w:r>
            <w:r w:rsidRPr="00D23070">
              <w:t>)</w:t>
            </w:r>
          </w:p>
          <w:p w14:paraId="56321C53" w14:textId="6F48E824" w:rsidR="00056C63" w:rsidRDefault="00056C63" w:rsidP="00056C63">
            <w:pPr>
              <w:pStyle w:val="ad"/>
              <w:jc w:val="left"/>
            </w:pPr>
            <w:r>
              <w:t xml:space="preserve">То есть, если в составе пакета присутствует строка </w:t>
            </w:r>
            <w:r w:rsidRPr="000B14DA">
              <w:t>«</w:t>
            </w:r>
            <w:r w:rsidRPr="003F58E4">
              <w:t>Платежи</w:t>
            </w:r>
            <w:r w:rsidRPr="000B14DA">
              <w:t xml:space="preserve"> </w:t>
            </w:r>
            <w:r w:rsidRPr="003F58E4">
              <w:t>по</w:t>
            </w:r>
            <w:r w:rsidRPr="000B14DA">
              <w:t xml:space="preserve"> </w:t>
            </w:r>
            <w:r w:rsidRPr="003F58E4">
              <w:t>этапу</w:t>
            </w:r>
            <w:r w:rsidRPr="000B14DA">
              <w:t>» (</w:t>
            </w:r>
            <w:r w:rsidRPr="003F58E4">
              <w:rPr>
                <w:lang w:val="en-US"/>
              </w:rPr>
              <w:t>finances</w:t>
            </w:r>
            <w:r w:rsidRPr="000B14DA">
              <w:t>/</w:t>
            </w:r>
            <w:r w:rsidRPr="003F58E4">
              <w:rPr>
                <w:lang w:val="en-US"/>
              </w:rPr>
              <w:t>financingPlan</w:t>
            </w:r>
            <w:r w:rsidRPr="000B14DA">
              <w:t>/</w:t>
            </w:r>
            <w:r w:rsidRPr="003F58E4">
              <w:rPr>
                <w:lang w:val="en-US"/>
              </w:rPr>
              <w:t>stages</w:t>
            </w:r>
            <w:r w:rsidRPr="000B14DA">
              <w:t>/</w:t>
            </w:r>
            <w:r w:rsidRPr="003F58E4">
              <w:rPr>
                <w:lang w:val="en-US"/>
              </w:rPr>
              <w:t>payments</w:t>
            </w:r>
            <w:r w:rsidRPr="000B14DA">
              <w:t>)</w:t>
            </w:r>
            <w:r>
              <w:t xml:space="preserve">, в которой в </w:t>
            </w:r>
            <w:r>
              <w:rPr>
                <w:lang w:val="en-US"/>
              </w:rPr>
              <w:t>choice</w:t>
            </w:r>
            <w:r>
              <w:t xml:space="preserve"> задано</w:t>
            </w:r>
            <w:r w:rsidRPr="000B14DA">
              <w:t xml:space="preserve"> </w:t>
            </w:r>
            <w:r>
              <w:t>поле, отличное от вышеуказанного, то срабатывает контроль.</w:t>
            </w:r>
          </w:p>
          <w:p w14:paraId="5B758E57" w14:textId="77777777" w:rsidR="00056C63" w:rsidRDefault="00056C63" w:rsidP="00056C63">
            <w:pPr>
              <w:pStyle w:val="ad"/>
              <w:jc w:val="left"/>
            </w:pPr>
          </w:p>
          <w:p w14:paraId="3D0EE5F0"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65C6AA61" w14:textId="77777777" w:rsidR="00056C63" w:rsidRDefault="00056C63" w:rsidP="00056C63">
            <w:pPr>
              <w:pStyle w:val="ad"/>
              <w:jc w:val="left"/>
            </w:pPr>
          </w:p>
          <w:p w14:paraId="10424576" w14:textId="05EFEB80" w:rsidR="00056C63" w:rsidRPr="00D23070"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1EBFACEE" w14:textId="02A71B6B" w:rsidR="00056C63" w:rsidRDefault="00056C63" w:rsidP="00056C63">
            <w:pPr>
              <w:pStyle w:val="ad"/>
              <w:jc w:val="left"/>
            </w:pPr>
            <w:r>
              <w:t xml:space="preserve">Для </w:t>
            </w:r>
            <w:r w:rsidRPr="00C75A5F">
              <w:t>тип</w:t>
            </w:r>
            <w:r>
              <w:t>а</w:t>
            </w:r>
            <w:r w:rsidRPr="00C75A5F">
              <w:t xml:space="preserve"> организции заказчика </w:t>
            </w:r>
            <w:r>
              <w:t>«</w:t>
            </w:r>
            <w:r w:rsidRPr="00D23070">
              <w:t xml:space="preserve">05 </w:t>
            </w:r>
            <w:r>
              <w:t>–</w:t>
            </w:r>
            <w:r w:rsidRPr="00D23070">
              <w:t xml:space="preserve"> Унитарное предприятие</w:t>
            </w:r>
            <w:r>
              <w:t xml:space="preserve">» </w:t>
            </w:r>
            <w:r w:rsidRPr="00D23070">
              <w:t xml:space="preserve">или </w:t>
            </w:r>
            <w:r>
              <w:t>«</w:t>
            </w:r>
            <w:r w:rsidRPr="00D23070">
              <w:t xml:space="preserve">20 </w:t>
            </w:r>
            <w:r>
              <w:t>–</w:t>
            </w:r>
            <w:r w:rsidRPr="00D23070">
              <w:t xml:space="preserve"> Иное юридическое лицо</w:t>
            </w:r>
            <w:r>
              <w:t xml:space="preserve">» в составе блока </w:t>
            </w:r>
            <w:r w:rsidRPr="00D23070">
              <w:t>«</w:t>
            </w:r>
            <w:r w:rsidRPr="003F58E4">
              <w:t>Платежи</w:t>
            </w:r>
            <w:r w:rsidRPr="00D23070">
              <w:t xml:space="preserve"> </w:t>
            </w:r>
            <w:r w:rsidRPr="003F58E4">
              <w:t>по</w:t>
            </w:r>
            <w:r w:rsidRPr="00D23070">
              <w:t xml:space="preserve"> </w:t>
            </w:r>
            <w:r w:rsidRPr="003F58E4">
              <w:t>этапу</w:t>
            </w:r>
            <w:r w:rsidRPr="00D23070">
              <w:t>» (</w:t>
            </w:r>
            <w:r w:rsidRPr="003F58E4">
              <w:rPr>
                <w:lang w:val="en-US"/>
              </w:rPr>
              <w:t>finances</w:t>
            </w:r>
            <w:r w:rsidRPr="00D23070">
              <w:t>/</w:t>
            </w:r>
            <w:r w:rsidRPr="003F58E4">
              <w:rPr>
                <w:lang w:val="en-US"/>
              </w:rPr>
              <w:t>financingPlan</w:t>
            </w:r>
            <w:r w:rsidRPr="00D23070">
              <w:t>/</w:t>
            </w:r>
            <w:r w:rsidRPr="003F58E4">
              <w:rPr>
                <w:lang w:val="en-US"/>
              </w:rPr>
              <w:t>stages</w:t>
            </w:r>
            <w:r w:rsidRPr="00D23070">
              <w:t>/</w:t>
            </w:r>
            <w:r w:rsidRPr="003F58E4">
              <w:rPr>
                <w:lang w:val="en-US"/>
              </w:rPr>
              <w:t>payments</w:t>
            </w:r>
            <w:r w:rsidRPr="00D23070">
              <w:t>)</w:t>
            </w:r>
            <w:r>
              <w:t xml:space="preserve"> допускается указание только следующих дочерних полей:</w:t>
            </w:r>
          </w:p>
          <w:p w14:paraId="3A59DA77" w14:textId="77777777" w:rsidR="00056C63" w:rsidRDefault="00056C63" w:rsidP="00056C63">
            <w:pPr>
              <w:pStyle w:val="ad"/>
              <w:jc w:val="left"/>
              <w:rPr>
                <w:lang w:val="en-US"/>
              </w:rPr>
            </w:pPr>
            <w:r w:rsidRPr="00D23070">
              <w:rPr>
                <w:lang w:val="en-US"/>
              </w:rPr>
              <w:t>«Код вида расходов (указывается с 01.01.2016)» (</w:t>
            </w:r>
            <w:r w:rsidRPr="0064233F">
              <w:rPr>
                <w:lang w:val="en-US"/>
              </w:rPr>
              <w:t>finances/financingPlan/stages/payments/KVR</w:t>
            </w:r>
            <w:r w:rsidRPr="00D23070">
              <w:rPr>
                <w:lang w:val="en-US"/>
              </w:rPr>
              <w:t>)</w:t>
            </w:r>
            <w:r w:rsidRPr="00C91112">
              <w:rPr>
                <w:lang w:val="en-US"/>
              </w:rPr>
              <w:t>;</w:t>
            </w:r>
          </w:p>
          <w:p w14:paraId="241ED3F6" w14:textId="77777777" w:rsidR="00056C63" w:rsidRPr="00D23070" w:rsidRDefault="00056C63" w:rsidP="00056C63">
            <w:pPr>
              <w:pStyle w:val="ad"/>
              <w:jc w:val="left"/>
              <w:rPr>
                <w:lang w:val="en-US"/>
              </w:rPr>
            </w:pPr>
            <w:r w:rsidRPr="00D23070">
              <w:rPr>
                <w:lang w:val="en-US"/>
              </w:rPr>
              <w:t>«Не указано» (</w:t>
            </w:r>
            <w:r w:rsidRPr="0064233F">
              <w:rPr>
                <w:lang w:val="en-US"/>
              </w:rPr>
              <w:t>finances/financingPlan/stages/payments/notSpecified</w:t>
            </w:r>
            <w:r w:rsidRPr="00D23070">
              <w:rPr>
                <w:lang w:val="en-US"/>
              </w:rPr>
              <w:t>)</w:t>
            </w:r>
          </w:p>
          <w:p w14:paraId="596F7EBB" w14:textId="5167A913" w:rsidR="00056C63" w:rsidRPr="00D23070" w:rsidRDefault="00056C63" w:rsidP="00056C63">
            <w:pPr>
              <w:pStyle w:val="ad"/>
              <w:jc w:val="left"/>
            </w:pPr>
            <w:r>
              <w:t>«</w:t>
            </w:r>
            <w:r w:rsidRPr="00D23070">
              <w:t xml:space="preserve">Код по справочнику </w:t>
            </w:r>
            <w:r>
              <w:t>«</w:t>
            </w:r>
            <w:r w:rsidRPr="00D23070">
              <w:t>Классификатор объектов капитального строительства</w:t>
            </w:r>
            <w:r>
              <w:t>»</w:t>
            </w:r>
            <w:r w:rsidRPr="00D23070">
              <w:t xml:space="preserve"> (КОКС) (</w:t>
            </w:r>
            <w:r w:rsidRPr="00D23070">
              <w:rPr>
                <w:lang w:val="en-US"/>
              </w:rPr>
              <w:t>nsiKOKS</w:t>
            </w:r>
            <w:r w:rsidRPr="00D23070">
              <w:t>)</w:t>
            </w:r>
            <w:r>
              <w:t>»</w:t>
            </w:r>
            <w:r w:rsidRPr="00D23070">
              <w:t xml:space="preserve"> (</w:t>
            </w:r>
            <w:r w:rsidRPr="0064233F">
              <w:rPr>
                <w:lang w:val="en-US"/>
              </w:rPr>
              <w:t>finances</w:t>
            </w:r>
            <w:r w:rsidRPr="0064233F">
              <w:t>/</w:t>
            </w:r>
            <w:r w:rsidRPr="0064233F">
              <w:rPr>
                <w:lang w:val="en-US"/>
              </w:rPr>
              <w:t>financingPlan</w:t>
            </w:r>
            <w:r w:rsidRPr="0064233F">
              <w:t>/</w:t>
            </w:r>
            <w:r w:rsidRPr="0064233F">
              <w:rPr>
                <w:lang w:val="en-US"/>
              </w:rPr>
              <w:t>stages</w:t>
            </w:r>
            <w:r w:rsidRPr="0064233F">
              <w:t>/</w:t>
            </w:r>
            <w:r w:rsidRPr="0064233F">
              <w:rPr>
                <w:lang w:val="en-US"/>
              </w:rPr>
              <w:t>payments</w:t>
            </w:r>
            <w:r w:rsidRPr="0064233F">
              <w:t>/</w:t>
            </w:r>
            <w:r w:rsidRPr="0064233F">
              <w:rPr>
                <w:lang w:val="en-US"/>
              </w:rPr>
              <w:t>KOKS</w:t>
            </w:r>
            <w:r w:rsidRPr="00D23070">
              <w:t>)</w:t>
            </w:r>
          </w:p>
        </w:tc>
      </w:tr>
      <w:tr w:rsidR="00056C63" w:rsidRPr="00611C2D" w14:paraId="08D2EFB8" w14:textId="77777777" w:rsidTr="00AA184A">
        <w:trPr>
          <w:trHeight w:val="348"/>
        </w:trPr>
        <w:tc>
          <w:tcPr>
            <w:tcW w:w="841" w:type="pct"/>
            <w:gridSpan w:val="2"/>
          </w:tcPr>
          <w:p w14:paraId="79D361BF" w14:textId="77777777" w:rsidR="00056C63" w:rsidRDefault="00056C63" w:rsidP="00056C63">
            <w:pPr>
              <w:pStyle w:val="ad"/>
              <w:jc w:val="left"/>
            </w:pPr>
            <w:r w:rsidRPr="00611C2D">
              <w:lastRenderedPageBreak/>
              <w:t>РК_ИК_039</w:t>
            </w:r>
            <w:r>
              <w:t>7</w:t>
            </w:r>
          </w:p>
          <w:p w14:paraId="44C27509" w14:textId="3D59D1BA" w:rsidR="00056C63" w:rsidRPr="00D23070" w:rsidRDefault="00056C63" w:rsidP="00056C63">
            <w:pPr>
              <w:pStyle w:val="ad"/>
              <w:jc w:val="left"/>
            </w:pPr>
            <w:r>
              <w:t>(отключен)</w:t>
            </w:r>
          </w:p>
        </w:tc>
        <w:tc>
          <w:tcPr>
            <w:tcW w:w="234" w:type="pct"/>
            <w:gridSpan w:val="2"/>
          </w:tcPr>
          <w:p w14:paraId="7310BBE6" w14:textId="77777777" w:rsidR="00056C63" w:rsidRPr="00D23070" w:rsidRDefault="00056C63" w:rsidP="00056C63">
            <w:pPr>
              <w:pStyle w:val="ad"/>
              <w:jc w:val="left"/>
            </w:pPr>
          </w:p>
        </w:tc>
        <w:tc>
          <w:tcPr>
            <w:tcW w:w="1056" w:type="pct"/>
            <w:gridSpan w:val="2"/>
          </w:tcPr>
          <w:p w14:paraId="64055A64" w14:textId="4348DD78" w:rsidR="00056C63" w:rsidRPr="00C91112" w:rsidRDefault="00056C63" w:rsidP="00056C63">
            <w:pPr>
              <w:pStyle w:val="ad"/>
              <w:jc w:val="left"/>
              <w:rPr>
                <w:lang w:val="en-US"/>
              </w:rPr>
            </w:pPr>
            <w:r w:rsidRPr="003F58E4">
              <w:rPr>
                <w:lang w:val="en-US"/>
              </w:rPr>
              <w:t>«</w:t>
            </w:r>
            <w:r w:rsidRPr="003F58E4">
              <w:t>Платежи</w:t>
            </w:r>
            <w:r w:rsidRPr="003F58E4">
              <w:rPr>
                <w:lang w:val="en-US"/>
              </w:rPr>
              <w:t xml:space="preserve"> </w:t>
            </w:r>
            <w:r w:rsidRPr="003F58E4">
              <w:t>по</w:t>
            </w:r>
            <w:r w:rsidRPr="003F58E4">
              <w:rPr>
                <w:lang w:val="en-US"/>
              </w:rPr>
              <w:t xml:space="preserve"> </w:t>
            </w:r>
            <w:r w:rsidRPr="003F58E4">
              <w:t>этапу</w:t>
            </w:r>
            <w:r w:rsidRPr="003F58E4">
              <w:rPr>
                <w:lang w:val="en-US"/>
              </w:rPr>
              <w:t>» (finances/financingPlan/stages/payments)</w:t>
            </w:r>
          </w:p>
        </w:tc>
        <w:tc>
          <w:tcPr>
            <w:tcW w:w="1474" w:type="pct"/>
            <w:gridSpan w:val="3"/>
          </w:tcPr>
          <w:p w14:paraId="5D6512D1" w14:textId="77777777" w:rsidR="00056C63" w:rsidRPr="00D23070" w:rsidRDefault="00056C63" w:rsidP="00056C63">
            <w:pPr>
              <w:pStyle w:val="ad"/>
              <w:jc w:val="left"/>
            </w:pPr>
            <w:r>
              <w:t>Е</w:t>
            </w:r>
            <w:r w:rsidRPr="00C75A5F">
              <w:t xml:space="preserve">сли тип организции заказчика </w:t>
            </w:r>
            <w:r>
              <w:t>отличен от:</w:t>
            </w:r>
          </w:p>
          <w:p w14:paraId="098FCE0C" w14:textId="10CE2382" w:rsidR="00056C63" w:rsidRDefault="00056C63" w:rsidP="00056C63">
            <w:pPr>
              <w:pStyle w:val="ad"/>
              <w:numPr>
                <w:ilvl w:val="0"/>
                <w:numId w:val="160"/>
              </w:numPr>
              <w:ind w:left="441"/>
              <w:jc w:val="left"/>
            </w:pPr>
            <w:r>
              <w:t>«</w:t>
            </w:r>
            <w:r w:rsidRPr="00D23070">
              <w:t xml:space="preserve">10 </w:t>
            </w:r>
            <w:r>
              <w:t>–</w:t>
            </w:r>
            <w:r w:rsidRPr="00D23070">
              <w:t xml:space="preserve"> Автономное учреждение</w:t>
            </w:r>
            <w:r>
              <w:t>»;</w:t>
            </w:r>
          </w:p>
          <w:p w14:paraId="6CE047F9" w14:textId="4F34F164" w:rsidR="00056C63" w:rsidRDefault="00056C63" w:rsidP="00056C63">
            <w:pPr>
              <w:pStyle w:val="ad"/>
              <w:numPr>
                <w:ilvl w:val="0"/>
                <w:numId w:val="160"/>
              </w:numPr>
              <w:ind w:left="441"/>
              <w:jc w:val="left"/>
            </w:pPr>
            <w:r>
              <w:t>«03 – Бюджетное учреждение»;</w:t>
            </w:r>
          </w:p>
          <w:p w14:paraId="7335FC56" w14:textId="3D1D67E3" w:rsidR="00056C63" w:rsidRDefault="00056C63" w:rsidP="00056C63">
            <w:pPr>
              <w:pStyle w:val="ad"/>
              <w:numPr>
                <w:ilvl w:val="0"/>
                <w:numId w:val="160"/>
              </w:numPr>
              <w:ind w:left="441"/>
              <w:jc w:val="left"/>
            </w:pPr>
            <w:r>
              <w:t>«05 – Унитарное предприятие»;</w:t>
            </w:r>
          </w:p>
          <w:p w14:paraId="791E6A32" w14:textId="2C275226" w:rsidR="00056C63" w:rsidRDefault="00056C63" w:rsidP="00056C63">
            <w:pPr>
              <w:pStyle w:val="ad"/>
              <w:numPr>
                <w:ilvl w:val="0"/>
                <w:numId w:val="160"/>
              </w:numPr>
              <w:ind w:left="441"/>
              <w:jc w:val="left"/>
            </w:pPr>
            <w:r>
              <w:t>«</w:t>
            </w:r>
            <w:r w:rsidRPr="00D23070">
              <w:t xml:space="preserve">20 </w:t>
            </w:r>
            <w:r>
              <w:t>–</w:t>
            </w:r>
            <w:r w:rsidRPr="00D23070">
              <w:t xml:space="preserve"> Иное юридическое лицо</w:t>
            </w:r>
            <w:r>
              <w:t>»,</w:t>
            </w:r>
          </w:p>
          <w:p w14:paraId="1EDD0337" w14:textId="77777777" w:rsidR="00056C63" w:rsidRDefault="00056C63" w:rsidP="00056C63">
            <w:pPr>
              <w:pStyle w:val="ad"/>
              <w:jc w:val="left"/>
            </w:pPr>
            <w:r>
              <w:t xml:space="preserve">то в составе проверяемого блока в </w:t>
            </w:r>
            <w:r>
              <w:rPr>
                <w:lang w:val="en-US"/>
              </w:rPr>
              <w:t>choice</w:t>
            </w:r>
            <w:r w:rsidRPr="000B14DA">
              <w:t xml:space="preserve"> </w:t>
            </w:r>
            <w:r>
              <w:t>могут быть заданы только следующие поля:</w:t>
            </w:r>
          </w:p>
          <w:p w14:paraId="1FD122FC" w14:textId="77777777" w:rsidR="00056C63" w:rsidRPr="00D23070" w:rsidRDefault="00056C63" w:rsidP="00056C63">
            <w:pPr>
              <w:pStyle w:val="ad"/>
              <w:numPr>
                <w:ilvl w:val="0"/>
                <w:numId w:val="160"/>
              </w:numPr>
              <w:ind w:left="441"/>
              <w:jc w:val="left"/>
              <w:rPr>
                <w:lang w:val="en-US"/>
              </w:rPr>
            </w:pPr>
            <w:r w:rsidRPr="00D23070">
              <w:rPr>
                <w:lang w:val="en-US"/>
              </w:rPr>
              <w:t>«</w:t>
            </w:r>
            <w:r w:rsidRPr="00D23070">
              <w:t>Код</w:t>
            </w:r>
            <w:r w:rsidRPr="00D23070">
              <w:rPr>
                <w:lang w:val="en-US"/>
              </w:rPr>
              <w:t xml:space="preserve"> </w:t>
            </w:r>
            <w:r w:rsidRPr="00D23070">
              <w:t>бюджетной</w:t>
            </w:r>
            <w:r w:rsidRPr="00D23070">
              <w:rPr>
                <w:lang w:val="en-US"/>
              </w:rPr>
              <w:t xml:space="preserve"> </w:t>
            </w:r>
            <w:r w:rsidRPr="00D23070">
              <w:t>классификации</w:t>
            </w:r>
            <w:r w:rsidRPr="00D23070">
              <w:rPr>
                <w:lang w:val="en-US"/>
              </w:rPr>
              <w:t xml:space="preserve"> (</w:t>
            </w:r>
            <w:r w:rsidRPr="00D23070">
              <w:t>указывается</w:t>
            </w:r>
            <w:r w:rsidRPr="00D23070">
              <w:rPr>
                <w:lang w:val="en-US"/>
              </w:rPr>
              <w:t xml:space="preserve"> </w:t>
            </w:r>
            <w:r w:rsidRPr="00D23070">
              <w:t>до</w:t>
            </w:r>
            <w:r w:rsidRPr="00D23070">
              <w:rPr>
                <w:lang w:val="en-US"/>
              </w:rPr>
              <w:t xml:space="preserve"> 01.01.2016)» (finances/financingPlan/stages/payments/KBK);</w:t>
            </w:r>
          </w:p>
          <w:p w14:paraId="3537D465" w14:textId="77777777" w:rsidR="00056C63" w:rsidRPr="00D23070" w:rsidRDefault="00056C63" w:rsidP="00056C63">
            <w:pPr>
              <w:pStyle w:val="ad"/>
              <w:numPr>
                <w:ilvl w:val="0"/>
                <w:numId w:val="160"/>
              </w:numPr>
              <w:ind w:left="441"/>
              <w:jc w:val="left"/>
              <w:rPr>
                <w:lang w:val="en-US"/>
              </w:rPr>
            </w:pPr>
            <w:r w:rsidRPr="00D23070">
              <w:rPr>
                <w:lang w:val="en-US"/>
              </w:rPr>
              <w:t>«</w:t>
            </w:r>
            <w:r w:rsidRPr="00D23070">
              <w:t>Код</w:t>
            </w:r>
            <w:r w:rsidRPr="00D23070">
              <w:rPr>
                <w:lang w:val="en-US"/>
              </w:rPr>
              <w:t xml:space="preserve"> </w:t>
            </w:r>
            <w:r w:rsidRPr="00D23070">
              <w:t>бюджетной</w:t>
            </w:r>
            <w:r w:rsidRPr="00D23070">
              <w:rPr>
                <w:lang w:val="en-US"/>
              </w:rPr>
              <w:t xml:space="preserve"> </w:t>
            </w:r>
            <w:r w:rsidRPr="00D23070">
              <w:t>классификации</w:t>
            </w:r>
            <w:r w:rsidRPr="00D23070">
              <w:rPr>
                <w:lang w:val="en-US"/>
              </w:rPr>
              <w:t xml:space="preserve"> (</w:t>
            </w:r>
            <w:r w:rsidRPr="00D23070">
              <w:t>указывается</w:t>
            </w:r>
            <w:r w:rsidRPr="00D23070">
              <w:rPr>
                <w:lang w:val="en-US"/>
              </w:rPr>
              <w:t xml:space="preserve"> </w:t>
            </w:r>
            <w:r w:rsidRPr="00D23070">
              <w:t>после</w:t>
            </w:r>
            <w:r w:rsidRPr="00D23070">
              <w:rPr>
                <w:lang w:val="en-US"/>
              </w:rPr>
              <w:t xml:space="preserve"> 01.01.2016)» (finances/financingPlan/stages/payments/KBK2016)</w:t>
            </w:r>
          </w:p>
          <w:p w14:paraId="39DBFF08" w14:textId="77777777" w:rsidR="00056C63" w:rsidRDefault="00056C63" w:rsidP="00056C63">
            <w:pPr>
              <w:pStyle w:val="ad"/>
              <w:jc w:val="left"/>
            </w:pPr>
            <w:r>
              <w:t xml:space="preserve">То есть, если в составе пакета присутствует строка </w:t>
            </w:r>
            <w:r w:rsidRPr="000B14DA">
              <w:t>«</w:t>
            </w:r>
            <w:r w:rsidRPr="003F58E4">
              <w:t>Платежи</w:t>
            </w:r>
            <w:r w:rsidRPr="000B14DA">
              <w:t xml:space="preserve"> </w:t>
            </w:r>
            <w:r w:rsidRPr="003F58E4">
              <w:t>по</w:t>
            </w:r>
            <w:r w:rsidRPr="000B14DA">
              <w:t xml:space="preserve"> </w:t>
            </w:r>
            <w:r w:rsidRPr="003F58E4">
              <w:t>этапу</w:t>
            </w:r>
            <w:r w:rsidRPr="000B14DA">
              <w:t>» (</w:t>
            </w:r>
            <w:r w:rsidRPr="003F58E4">
              <w:rPr>
                <w:lang w:val="en-US"/>
              </w:rPr>
              <w:t>finances</w:t>
            </w:r>
            <w:r w:rsidRPr="000B14DA">
              <w:t>/</w:t>
            </w:r>
            <w:r w:rsidRPr="003F58E4">
              <w:rPr>
                <w:lang w:val="en-US"/>
              </w:rPr>
              <w:t>financingPlan</w:t>
            </w:r>
            <w:r w:rsidRPr="000B14DA">
              <w:t>/</w:t>
            </w:r>
            <w:r w:rsidRPr="003F58E4">
              <w:rPr>
                <w:lang w:val="en-US"/>
              </w:rPr>
              <w:t>stages</w:t>
            </w:r>
            <w:r w:rsidRPr="000B14DA">
              <w:t>/</w:t>
            </w:r>
            <w:r w:rsidRPr="003F58E4">
              <w:rPr>
                <w:lang w:val="en-US"/>
              </w:rPr>
              <w:t>payments</w:t>
            </w:r>
            <w:r w:rsidRPr="000B14DA">
              <w:t>)</w:t>
            </w:r>
            <w:r>
              <w:t xml:space="preserve">, в которой в </w:t>
            </w:r>
            <w:r>
              <w:rPr>
                <w:lang w:val="en-US"/>
              </w:rPr>
              <w:t>choice</w:t>
            </w:r>
            <w:r>
              <w:t xml:space="preserve"> задано</w:t>
            </w:r>
            <w:r w:rsidRPr="000B14DA">
              <w:t xml:space="preserve"> </w:t>
            </w:r>
            <w:r>
              <w:t>поле, отличное от вышеуказанного, то срабатывает контроль.</w:t>
            </w:r>
          </w:p>
          <w:p w14:paraId="40D0569C" w14:textId="77777777" w:rsidR="00056C63" w:rsidRDefault="00056C63" w:rsidP="00056C63">
            <w:pPr>
              <w:pStyle w:val="ad"/>
              <w:jc w:val="left"/>
            </w:pPr>
            <w:r>
              <w:t xml:space="preserve">При этом указание поля </w:t>
            </w:r>
            <w:r w:rsidRPr="00C75A5F">
              <w:t>«Код бюджетной классификации (указывается до 01.01.2016)» (</w:t>
            </w:r>
            <w:r w:rsidRPr="00D23070">
              <w:rPr>
                <w:lang w:val="en-US"/>
              </w:rPr>
              <w:t>finances</w:t>
            </w:r>
            <w:r w:rsidRPr="0064233F">
              <w:t>/</w:t>
            </w:r>
            <w:r w:rsidRPr="00D23070">
              <w:rPr>
                <w:lang w:val="en-US"/>
              </w:rPr>
              <w:t>financingPlan</w:t>
            </w:r>
            <w:r w:rsidRPr="0064233F">
              <w:t>/</w:t>
            </w:r>
            <w:r w:rsidRPr="00D23070">
              <w:rPr>
                <w:lang w:val="en-US"/>
              </w:rPr>
              <w:t>stages</w:t>
            </w:r>
            <w:r w:rsidRPr="0064233F">
              <w:t>/</w:t>
            </w:r>
            <w:r w:rsidRPr="00D23070">
              <w:rPr>
                <w:lang w:val="en-US"/>
              </w:rPr>
              <w:t>payments</w:t>
            </w:r>
            <w:r w:rsidRPr="0064233F">
              <w:t>/</w:t>
            </w:r>
            <w:r w:rsidRPr="00D23070">
              <w:rPr>
                <w:lang w:val="en-US"/>
              </w:rPr>
              <w:t>KBK</w:t>
            </w:r>
            <w:r w:rsidRPr="00C75A5F">
              <w:t>)</w:t>
            </w:r>
            <w:r>
              <w:t xml:space="preserve"> допускается только для тех контрактов, первая версия которых размещена до выхода версии ЕИС 10.2</w:t>
            </w:r>
          </w:p>
          <w:p w14:paraId="3C9D1BF7" w14:textId="77777777" w:rsidR="00056C63" w:rsidRDefault="00056C63" w:rsidP="00056C63">
            <w:pPr>
              <w:pStyle w:val="ad"/>
              <w:jc w:val="left"/>
            </w:pPr>
          </w:p>
          <w:p w14:paraId="7BB4FBB3" w14:textId="7B8737BE" w:rsidR="00056C63" w:rsidRDefault="00056C63" w:rsidP="00056C63">
            <w:pPr>
              <w:pStyle w:val="ad"/>
              <w:jc w:val="left"/>
            </w:pPr>
            <w:r>
              <w:lastRenderedPageBreak/>
              <w:t>Контроль не вызывается, если тип организации заказчика «</w:t>
            </w:r>
            <w:r w:rsidRPr="00C52BF7">
              <w:t xml:space="preserve">09 </w:t>
            </w:r>
            <w:r>
              <w:t>–</w:t>
            </w:r>
            <w:r w:rsidRPr="00C52BF7">
              <w:t xml:space="preserve"> Государственная корпорация</w:t>
            </w:r>
            <w:r>
              <w:t xml:space="preserve">» </w:t>
            </w:r>
          </w:p>
          <w:p w14:paraId="69290BD1" w14:textId="77777777" w:rsidR="00056C63" w:rsidRDefault="00056C63" w:rsidP="00056C63">
            <w:pPr>
              <w:pStyle w:val="ad"/>
              <w:jc w:val="left"/>
            </w:pPr>
          </w:p>
          <w:p w14:paraId="07C5AD7D"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18BAC923" w14:textId="77777777" w:rsidR="00056C63" w:rsidRDefault="00056C63" w:rsidP="00056C63">
            <w:pPr>
              <w:pStyle w:val="ad"/>
              <w:jc w:val="left"/>
            </w:pPr>
          </w:p>
          <w:p w14:paraId="3C69A7A3" w14:textId="0E257B14" w:rsidR="00056C63" w:rsidRPr="00D23070"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1FED19D8" w14:textId="77777777" w:rsidR="00056C63" w:rsidRPr="00D23070" w:rsidRDefault="00056C63" w:rsidP="00056C63">
            <w:pPr>
              <w:pStyle w:val="ad"/>
              <w:jc w:val="left"/>
            </w:pPr>
            <w:r>
              <w:lastRenderedPageBreak/>
              <w:t xml:space="preserve">Для </w:t>
            </w:r>
            <w:r w:rsidRPr="00C75A5F">
              <w:t>тип</w:t>
            </w:r>
            <w:r>
              <w:t>а</w:t>
            </w:r>
            <w:r w:rsidRPr="00C75A5F">
              <w:t xml:space="preserve"> организции заказчика </w:t>
            </w:r>
            <w:r>
              <w:t>отличен от:</w:t>
            </w:r>
          </w:p>
          <w:p w14:paraId="66053A33" w14:textId="0D728038" w:rsidR="00056C63" w:rsidRDefault="00056C63" w:rsidP="00056C63">
            <w:pPr>
              <w:pStyle w:val="ad"/>
              <w:jc w:val="left"/>
            </w:pPr>
            <w:r>
              <w:t>«</w:t>
            </w:r>
            <w:r w:rsidRPr="00D23070">
              <w:t xml:space="preserve">10 </w:t>
            </w:r>
            <w:r>
              <w:t>–</w:t>
            </w:r>
            <w:r w:rsidRPr="00D23070">
              <w:t xml:space="preserve"> Автономное учреждение</w:t>
            </w:r>
            <w:r>
              <w:t>»;</w:t>
            </w:r>
          </w:p>
          <w:p w14:paraId="7196A259" w14:textId="7CAD921F" w:rsidR="00056C63" w:rsidRDefault="00056C63" w:rsidP="00056C63">
            <w:pPr>
              <w:pStyle w:val="ad"/>
              <w:jc w:val="left"/>
            </w:pPr>
            <w:r>
              <w:t>«03 – Бюджетное учреждение»;</w:t>
            </w:r>
          </w:p>
          <w:p w14:paraId="3ADF18C8" w14:textId="29CBAECB" w:rsidR="00056C63" w:rsidRDefault="00056C63" w:rsidP="00056C63">
            <w:pPr>
              <w:pStyle w:val="ad"/>
              <w:jc w:val="left"/>
            </w:pPr>
            <w:r>
              <w:t>«05 – Унитарное предприятие»;</w:t>
            </w:r>
          </w:p>
          <w:p w14:paraId="1BC69297" w14:textId="05FD5B38" w:rsidR="00056C63" w:rsidRDefault="00056C63" w:rsidP="00056C63">
            <w:pPr>
              <w:pStyle w:val="ad"/>
              <w:jc w:val="left"/>
            </w:pPr>
            <w:r>
              <w:t>«</w:t>
            </w:r>
            <w:r w:rsidRPr="00D23070">
              <w:t xml:space="preserve">20 </w:t>
            </w:r>
            <w:r>
              <w:t>–</w:t>
            </w:r>
            <w:r w:rsidRPr="00D23070">
              <w:t xml:space="preserve"> Иное юридическое лицо</w:t>
            </w:r>
            <w:r>
              <w:t>»,</w:t>
            </w:r>
          </w:p>
          <w:p w14:paraId="2BF26DD8" w14:textId="77777777" w:rsidR="00056C63" w:rsidRDefault="00056C63" w:rsidP="00056C63">
            <w:pPr>
              <w:pStyle w:val="ad"/>
              <w:jc w:val="left"/>
            </w:pPr>
            <w:r>
              <w:t xml:space="preserve">в составе блока </w:t>
            </w:r>
            <w:r w:rsidRPr="00D23070">
              <w:t>«</w:t>
            </w:r>
            <w:r w:rsidRPr="003F58E4">
              <w:t>Платежи</w:t>
            </w:r>
            <w:r w:rsidRPr="00D23070">
              <w:t xml:space="preserve"> </w:t>
            </w:r>
            <w:r w:rsidRPr="003F58E4">
              <w:t>по</w:t>
            </w:r>
            <w:r w:rsidRPr="00D23070">
              <w:t xml:space="preserve"> </w:t>
            </w:r>
            <w:r w:rsidRPr="003F58E4">
              <w:t>этапу</w:t>
            </w:r>
            <w:r w:rsidRPr="00D23070">
              <w:t>» (</w:t>
            </w:r>
            <w:r w:rsidRPr="003F58E4">
              <w:rPr>
                <w:lang w:val="en-US"/>
              </w:rPr>
              <w:t>finances</w:t>
            </w:r>
            <w:r w:rsidRPr="00D23070">
              <w:t>/</w:t>
            </w:r>
            <w:r w:rsidRPr="003F58E4">
              <w:rPr>
                <w:lang w:val="en-US"/>
              </w:rPr>
              <w:t>financingPlan</w:t>
            </w:r>
            <w:r w:rsidRPr="00D23070">
              <w:t>/</w:t>
            </w:r>
            <w:r w:rsidRPr="003F58E4">
              <w:rPr>
                <w:lang w:val="en-US"/>
              </w:rPr>
              <w:t>stages</w:t>
            </w:r>
            <w:r w:rsidRPr="00D23070">
              <w:t>/</w:t>
            </w:r>
            <w:r w:rsidRPr="003F58E4">
              <w:rPr>
                <w:lang w:val="en-US"/>
              </w:rPr>
              <w:t>payments</w:t>
            </w:r>
            <w:r w:rsidRPr="00D23070">
              <w:t>)</w:t>
            </w:r>
            <w:r>
              <w:t xml:space="preserve"> допускается указание только следующих дочерних полей:</w:t>
            </w:r>
          </w:p>
          <w:p w14:paraId="0E6CB9C9" w14:textId="77777777" w:rsidR="00056C63" w:rsidRPr="00C75A5F" w:rsidRDefault="00056C63" w:rsidP="00056C63">
            <w:pPr>
              <w:pStyle w:val="ad"/>
              <w:jc w:val="left"/>
            </w:pPr>
            <w:r w:rsidRPr="00C75A5F">
              <w:t>«Код бюджетной классификации (указывается до 01.01.2016)» (</w:t>
            </w:r>
            <w:r w:rsidRPr="00D23070">
              <w:rPr>
                <w:lang w:val="en-US"/>
              </w:rPr>
              <w:t>finances</w:t>
            </w:r>
            <w:r w:rsidRPr="00611C2D">
              <w:t>/</w:t>
            </w:r>
            <w:r w:rsidRPr="00D23070">
              <w:rPr>
                <w:lang w:val="en-US"/>
              </w:rPr>
              <w:t>financingPlan</w:t>
            </w:r>
            <w:r w:rsidRPr="00611C2D">
              <w:t>/</w:t>
            </w:r>
            <w:r w:rsidRPr="00D23070">
              <w:rPr>
                <w:lang w:val="en-US"/>
              </w:rPr>
              <w:t>stages</w:t>
            </w:r>
            <w:r w:rsidRPr="00611C2D">
              <w:t>/</w:t>
            </w:r>
            <w:r w:rsidRPr="00D23070">
              <w:rPr>
                <w:lang w:val="en-US"/>
              </w:rPr>
              <w:t>payments</w:t>
            </w:r>
            <w:r w:rsidRPr="00611C2D">
              <w:t>/</w:t>
            </w:r>
            <w:r w:rsidRPr="00D23070">
              <w:rPr>
                <w:lang w:val="en-US"/>
              </w:rPr>
              <w:t>KBK</w:t>
            </w:r>
            <w:r w:rsidRPr="00C75A5F">
              <w:t>);</w:t>
            </w:r>
          </w:p>
          <w:p w14:paraId="7C1FFDFA" w14:textId="77777777" w:rsidR="00056C63" w:rsidRPr="00C75A5F" w:rsidRDefault="00056C63" w:rsidP="00056C63">
            <w:pPr>
              <w:pStyle w:val="ad"/>
              <w:jc w:val="left"/>
            </w:pPr>
            <w:r w:rsidRPr="00C75A5F">
              <w:t>«Код бюджетной классификации (указывается после 01.01.2016)» (</w:t>
            </w:r>
            <w:r w:rsidRPr="00D23070">
              <w:rPr>
                <w:lang w:val="en-US"/>
              </w:rPr>
              <w:t>finances</w:t>
            </w:r>
            <w:r w:rsidRPr="00611C2D">
              <w:t>/</w:t>
            </w:r>
            <w:r w:rsidRPr="00D23070">
              <w:rPr>
                <w:lang w:val="en-US"/>
              </w:rPr>
              <w:t>financingPlan</w:t>
            </w:r>
            <w:r w:rsidRPr="00611C2D">
              <w:t>/</w:t>
            </w:r>
            <w:r w:rsidRPr="00D23070">
              <w:rPr>
                <w:lang w:val="en-US"/>
              </w:rPr>
              <w:t>stages</w:t>
            </w:r>
            <w:r w:rsidRPr="00611C2D">
              <w:t>/</w:t>
            </w:r>
            <w:r w:rsidRPr="00D23070">
              <w:rPr>
                <w:lang w:val="en-US"/>
              </w:rPr>
              <w:t>payments</w:t>
            </w:r>
            <w:r w:rsidRPr="00611C2D">
              <w:t>/</w:t>
            </w:r>
            <w:r w:rsidRPr="00D23070">
              <w:rPr>
                <w:lang w:val="en-US"/>
              </w:rPr>
              <w:t>KBK</w:t>
            </w:r>
            <w:r w:rsidRPr="00611C2D">
              <w:t>2016</w:t>
            </w:r>
            <w:r w:rsidRPr="00C75A5F">
              <w:t>).</w:t>
            </w:r>
          </w:p>
          <w:p w14:paraId="3C50F4FA" w14:textId="725F553B" w:rsidR="00056C63" w:rsidRPr="00611C2D" w:rsidRDefault="00056C63" w:rsidP="00056C63">
            <w:pPr>
              <w:pStyle w:val="ad"/>
              <w:jc w:val="left"/>
            </w:pPr>
            <w:r>
              <w:t xml:space="preserve">При этом указание поля </w:t>
            </w:r>
            <w:r w:rsidRPr="00C75A5F">
              <w:t>«Код бюджетной классификации (указывается до 01.01.2016)» (</w:t>
            </w:r>
            <w:r w:rsidRPr="00D23070">
              <w:rPr>
                <w:lang w:val="en-US"/>
              </w:rPr>
              <w:t>finances</w:t>
            </w:r>
            <w:r w:rsidRPr="00611C2D">
              <w:t>/</w:t>
            </w:r>
            <w:r w:rsidRPr="00D23070">
              <w:rPr>
                <w:lang w:val="en-US"/>
              </w:rPr>
              <w:t>financingPlan</w:t>
            </w:r>
            <w:r w:rsidRPr="00611C2D">
              <w:t>/</w:t>
            </w:r>
            <w:r w:rsidRPr="00D23070">
              <w:rPr>
                <w:lang w:val="en-US"/>
              </w:rPr>
              <w:t>stages</w:t>
            </w:r>
            <w:r w:rsidRPr="00611C2D">
              <w:t>/</w:t>
            </w:r>
            <w:r w:rsidRPr="00D23070">
              <w:rPr>
                <w:lang w:val="en-US"/>
              </w:rPr>
              <w:t>payments</w:t>
            </w:r>
            <w:r w:rsidRPr="00611C2D">
              <w:t>/</w:t>
            </w:r>
            <w:r w:rsidRPr="00D23070">
              <w:rPr>
                <w:lang w:val="en-US"/>
              </w:rPr>
              <w:t>KBK</w:t>
            </w:r>
            <w:r w:rsidRPr="00C75A5F">
              <w:t>)</w:t>
            </w:r>
            <w:r>
              <w:t xml:space="preserve"> допускается только для тех контрактов, первая версия которых размещена до выхода версии ЕИС 10.2</w:t>
            </w:r>
          </w:p>
        </w:tc>
      </w:tr>
      <w:tr w:rsidR="00056C63" w:rsidRPr="00611C2D" w14:paraId="25F74923" w14:textId="77777777" w:rsidTr="00AA184A">
        <w:trPr>
          <w:trHeight w:val="348"/>
        </w:trPr>
        <w:tc>
          <w:tcPr>
            <w:tcW w:w="841" w:type="pct"/>
            <w:gridSpan w:val="2"/>
          </w:tcPr>
          <w:p w14:paraId="2A50CAF4" w14:textId="77777777" w:rsidR="00056C63" w:rsidRDefault="00056C63" w:rsidP="00056C63">
            <w:pPr>
              <w:pStyle w:val="ad"/>
              <w:jc w:val="left"/>
            </w:pPr>
            <w:r w:rsidRPr="00DF3CD5">
              <w:t>РК_ИК_0413</w:t>
            </w:r>
          </w:p>
          <w:p w14:paraId="0682D588" w14:textId="7886B9F8" w:rsidR="00056C63" w:rsidRPr="00611C2D" w:rsidRDefault="00056C63" w:rsidP="00056C63">
            <w:pPr>
              <w:pStyle w:val="ad"/>
              <w:jc w:val="left"/>
            </w:pPr>
            <w:r>
              <w:t>(отключен)</w:t>
            </w:r>
          </w:p>
        </w:tc>
        <w:tc>
          <w:tcPr>
            <w:tcW w:w="234" w:type="pct"/>
            <w:gridSpan w:val="2"/>
          </w:tcPr>
          <w:p w14:paraId="644668B1" w14:textId="77777777" w:rsidR="00056C63" w:rsidRPr="00D23070" w:rsidRDefault="00056C63" w:rsidP="00056C63">
            <w:pPr>
              <w:pStyle w:val="ad"/>
              <w:jc w:val="left"/>
            </w:pPr>
          </w:p>
        </w:tc>
        <w:tc>
          <w:tcPr>
            <w:tcW w:w="1056" w:type="pct"/>
            <w:gridSpan w:val="2"/>
          </w:tcPr>
          <w:p w14:paraId="7C2B4788" w14:textId="006912C0" w:rsidR="00056C63" w:rsidRPr="008A2FA2" w:rsidRDefault="00056C63" w:rsidP="00056C63">
            <w:pPr>
              <w:pStyle w:val="ad"/>
              <w:jc w:val="left"/>
              <w:rPr>
                <w:lang w:val="en-US"/>
              </w:rPr>
            </w:pPr>
            <w:r w:rsidRPr="003F58E4">
              <w:rPr>
                <w:lang w:val="en-US"/>
              </w:rPr>
              <w:t>«</w:t>
            </w:r>
            <w:r w:rsidRPr="003F58E4">
              <w:t>Платежи</w:t>
            </w:r>
            <w:r w:rsidRPr="003F58E4">
              <w:rPr>
                <w:lang w:val="en-US"/>
              </w:rPr>
              <w:t xml:space="preserve"> </w:t>
            </w:r>
            <w:r w:rsidRPr="003F58E4">
              <w:t>по</w:t>
            </w:r>
            <w:r w:rsidRPr="003F58E4">
              <w:rPr>
                <w:lang w:val="en-US"/>
              </w:rPr>
              <w:t xml:space="preserve"> </w:t>
            </w:r>
            <w:r w:rsidRPr="003F58E4">
              <w:t>этапу</w:t>
            </w:r>
            <w:r w:rsidRPr="003F58E4">
              <w:rPr>
                <w:lang w:val="en-US"/>
              </w:rPr>
              <w:t>» (finances/financingPlan/stages/payments)</w:t>
            </w:r>
          </w:p>
        </w:tc>
        <w:tc>
          <w:tcPr>
            <w:tcW w:w="1474" w:type="pct"/>
            <w:gridSpan w:val="3"/>
          </w:tcPr>
          <w:p w14:paraId="4EDD7AA2" w14:textId="63A13308" w:rsidR="00056C63" w:rsidRDefault="00056C63" w:rsidP="00056C63">
            <w:pPr>
              <w:pStyle w:val="ad"/>
              <w:jc w:val="left"/>
            </w:pPr>
            <w:r>
              <w:t xml:space="preserve">Если </w:t>
            </w:r>
            <w:r w:rsidRPr="00C52BF7">
              <w:t xml:space="preserve">тип организации заказчика равен </w:t>
            </w:r>
            <w:r>
              <w:t>«</w:t>
            </w:r>
            <w:r w:rsidRPr="00C52BF7">
              <w:t xml:space="preserve">09 </w:t>
            </w:r>
            <w:r>
              <w:t>–</w:t>
            </w:r>
            <w:r w:rsidRPr="00C52BF7">
              <w:t xml:space="preserve"> Государственная корпорация</w:t>
            </w:r>
            <w:r>
              <w:t>»</w:t>
            </w:r>
            <w:r w:rsidRPr="00C52BF7">
              <w:t xml:space="preserve"> </w:t>
            </w:r>
            <w:r>
              <w:t>и</w:t>
            </w:r>
            <w:r w:rsidRPr="00C52BF7">
              <w:t xml:space="preserve"> заполнен блок </w:t>
            </w:r>
            <w:r>
              <w:t>«</w:t>
            </w:r>
            <w:r w:rsidRPr="00C52BF7">
              <w:t>Бюджетные средства</w:t>
            </w:r>
            <w:r>
              <w:t>»</w:t>
            </w:r>
            <w:r w:rsidRPr="00C52BF7">
              <w:t xml:space="preserve"> (finances/financing</w:t>
            </w:r>
            <w:r>
              <w:t xml:space="preserve">Plan/financeSource/budgetFunds), то в составе проверяемого блока в </w:t>
            </w:r>
            <w:r>
              <w:rPr>
                <w:lang w:val="en-US"/>
              </w:rPr>
              <w:t>choice</w:t>
            </w:r>
            <w:r w:rsidRPr="000B14DA">
              <w:t xml:space="preserve"> </w:t>
            </w:r>
            <w:r>
              <w:t>могут быть заданы только следующие поля:</w:t>
            </w:r>
          </w:p>
          <w:p w14:paraId="21B667FA" w14:textId="77777777" w:rsidR="00056C63" w:rsidRPr="00D23070" w:rsidRDefault="00056C63" w:rsidP="00056C63">
            <w:pPr>
              <w:pStyle w:val="ad"/>
              <w:numPr>
                <w:ilvl w:val="0"/>
                <w:numId w:val="160"/>
              </w:numPr>
              <w:ind w:left="441"/>
              <w:jc w:val="left"/>
              <w:rPr>
                <w:lang w:val="en-US"/>
              </w:rPr>
            </w:pPr>
            <w:r w:rsidRPr="00D23070">
              <w:rPr>
                <w:lang w:val="en-US"/>
              </w:rPr>
              <w:t>«</w:t>
            </w:r>
            <w:r w:rsidRPr="00D23070">
              <w:t>Код</w:t>
            </w:r>
            <w:r w:rsidRPr="00D23070">
              <w:rPr>
                <w:lang w:val="en-US"/>
              </w:rPr>
              <w:t xml:space="preserve"> </w:t>
            </w:r>
            <w:r w:rsidRPr="00D23070">
              <w:t>бюджетной</w:t>
            </w:r>
            <w:r w:rsidRPr="00D23070">
              <w:rPr>
                <w:lang w:val="en-US"/>
              </w:rPr>
              <w:t xml:space="preserve"> </w:t>
            </w:r>
            <w:r w:rsidRPr="00D23070">
              <w:t>классификации</w:t>
            </w:r>
            <w:r w:rsidRPr="00D23070">
              <w:rPr>
                <w:lang w:val="en-US"/>
              </w:rPr>
              <w:t xml:space="preserve"> (</w:t>
            </w:r>
            <w:r w:rsidRPr="00D23070">
              <w:t>указывается</w:t>
            </w:r>
            <w:r w:rsidRPr="00D23070">
              <w:rPr>
                <w:lang w:val="en-US"/>
              </w:rPr>
              <w:t xml:space="preserve"> </w:t>
            </w:r>
            <w:r w:rsidRPr="00D23070">
              <w:t>до</w:t>
            </w:r>
            <w:r w:rsidRPr="00D23070">
              <w:rPr>
                <w:lang w:val="en-US"/>
              </w:rPr>
              <w:t xml:space="preserve"> 01.01.2016)» (finances/financingPlan/stages/payments/KBK);</w:t>
            </w:r>
          </w:p>
          <w:p w14:paraId="6DBFB477" w14:textId="77777777" w:rsidR="00056C63" w:rsidRPr="00D23070" w:rsidRDefault="00056C63" w:rsidP="00056C63">
            <w:pPr>
              <w:pStyle w:val="ad"/>
              <w:numPr>
                <w:ilvl w:val="0"/>
                <w:numId w:val="160"/>
              </w:numPr>
              <w:ind w:left="441"/>
              <w:jc w:val="left"/>
              <w:rPr>
                <w:lang w:val="en-US"/>
              </w:rPr>
            </w:pPr>
            <w:r w:rsidRPr="00D23070">
              <w:rPr>
                <w:lang w:val="en-US"/>
              </w:rPr>
              <w:t>«</w:t>
            </w:r>
            <w:r w:rsidRPr="00D23070">
              <w:t>Код</w:t>
            </w:r>
            <w:r w:rsidRPr="00D23070">
              <w:rPr>
                <w:lang w:val="en-US"/>
              </w:rPr>
              <w:t xml:space="preserve"> </w:t>
            </w:r>
            <w:r w:rsidRPr="00D23070">
              <w:t>бюджетной</w:t>
            </w:r>
            <w:r w:rsidRPr="00D23070">
              <w:rPr>
                <w:lang w:val="en-US"/>
              </w:rPr>
              <w:t xml:space="preserve"> </w:t>
            </w:r>
            <w:r w:rsidRPr="00D23070">
              <w:t>классификации</w:t>
            </w:r>
            <w:r w:rsidRPr="00D23070">
              <w:rPr>
                <w:lang w:val="en-US"/>
              </w:rPr>
              <w:t xml:space="preserve"> (</w:t>
            </w:r>
            <w:r w:rsidRPr="00D23070">
              <w:t>указывается</w:t>
            </w:r>
            <w:r w:rsidRPr="00D23070">
              <w:rPr>
                <w:lang w:val="en-US"/>
              </w:rPr>
              <w:t xml:space="preserve"> </w:t>
            </w:r>
            <w:r w:rsidRPr="00D23070">
              <w:t>после</w:t>
            </w:r>
            <w:r w:rsidRPr="00D23070">
              <w:rPr>
                <w:lang w:val="en-US"/>
              </w:rPr>
              <w:t xml:space="preserve"> 01.01.2016)» (finances/financingPlan/stages/payments/KBK2016)</w:t>
            </w:r>
          </w:p>
          <w:p w14:paraId="6E7B207B" w14:textId="77777777" w:rsidR="00056C63" w:rsidRDefault="00056C63" w:rsidP="00056C63">
            <w:pPr>
              <w:pStyle w:val="ad"/>
              <w:jc w:val="left"/>
            </w:pPr>
            <w:r>
              <w:t xml:space="preserve">То есть, если в составе пакета присутствует строка </w:t>
            </w:r>
            <w:r w:rsidRPr="000B14DA">
              <w:t>«</w:t>
            </w:r>
            <w:r w:rsidRPr="003F58E4">
              <w:t>Платежи</w:t>
            </w:r>
            <w:r w:rsidRPr="000B14DA">
              <w:t xml:space="preserve"> </w:t>
            </w:r>
            <w:r w:rsidRPr="003F58E4">
              <w:t>по</w:t>
            </w:r>
            <w:r w:rsidRPr="000B14DA">
              <w:t xml:space="preserve"> </w:t>
            </w:r>
            <w:r w:rsidRPr="003F58E4">
              <w:t>этапу</w:t>
            </w:r>
            <w:r w:rsidRPr="000B14DA">
              <w:t>» (</w:t>
            </w:r>
            <w:r w:rsidRPr="003F58E4">
              <w:rPr>
                <w:lang w:val="en-US"/>
              </w:rPr>
              <w:t>finances</w:t>
            </w:r>
            <w:r w:rsidRPr="000B14DA">
              <w:t>/</w:t>
            </w:r>
            <w:r w:rsidRPr="003F58E4">
              <w:rPr>
                <w:lang w:val="en-US"/>
              </w:rPr>
              <w:t>financingPlan</w:t>
            </w:r>
            <w:r w:rsidRPr="000B14DA">
              <w:t>/</w:t>
            </w:r>
            <w:r w:rsidRPr="003F58E4">
              <w:rPr>
                <w:lang w:val="en-US"/>
              </w:rPr>
              <w:t>stages</w:t>
            </w:r>
            <w:r w:rsidRPr="000B14DA">
              <w:t>/</w:t>
            </w:r>
            <w:r w:rsidRPr="003F58E4">
              <w:rPr>
                <w:lang w:val="en-US"/>
              </w:rPr>
              <w:t>payments</w:t>
            </w:r>
            <w:r w:rsidRPr="000B14DA">
              <w:t>)</w:t>
            </w:r>
            <w:r>
              <w:t xml:space="preserve">, в которой в </w:t>
            </w:r>
            <w:r>
              <w:rPr>
                <w:lang w:val="en-US"/>
              </w:rPr>
              <w:t>choice</w:t>
            </w:r>
            <w:r>
              <w:t xml:space="preserve"> задано</w:t>
            </w:r>
            <w:r w:rsidRPr="000B14DA">
              <w:t xml:space="preserve"> </w:t>
            </w:r>
            <w:r>
              <w:t>поле, отличное от вышеуказанного, то срабатывает контроль.</w:t>
            </w:r>
          </w:p>
          <w:p w14:paraId="16AD50A0" w14:textId="77777777" w:rsidR="00056C63" w:rsidRDefault="00056C63" w:rsidP="00056C63">
            <w:pPr>
              <w:pStyle w:val="ad"/>
              <w:jc w:val="left"/>
            </w:pPr>
            <w:r>
              <w:lastRenderedPageBreak/>
              <w:t xml:space="preserve">При этом указание поля </w:t>
            </w:r>
            <w:r w:rsidRPr="00C75A5F">
              <w:t>«Код бюджетной классификации (указывается до 01.01.2016)» (</w:t>
            </w:r>
            <w:r w:rsidRPr="00D23070">
              <w:rPr>
                <w:lang w:val="en-US"/>
              </w:rPr>
              <w:t>finances</w:t>
            </w:r>
            <w:r w:rsidRPr="0064233F">
              <w:t>/</w:t>
            </w:r>
            <w:r w:rsidRPr="00D23070">
              <w:rPr>
                <w:lang w:val="en-US"/>
              </w:rPr>
              <w:t>financingPlan</w:t>
            </w:r>
            <w:r w:rsidRPr="0064233F">
              <w:t>/</w:t>
            </w:r>
            <w:r w:rsidRPr="00D23070">
              <w:rPr>
                <w:lang w:val="en-US"/>
              </w:rPr>
              <w:t>stages</w:t>
            </w:r>
            <w:r w:rsidRPr="0064233F">
              <w:t>/</w:t>
            </w:r>
            <w:r w:rsidRPr="00D23070">
              <w:rPr>
                <w:lang w:val="en-US"/>
              </w:rPr>
              <w:t>payments</w:t>
            </w:r>
            <w:r w:rsidRPr="0064233F">
              <w:t>/</w:t>
            </w:r>
            <w:r w:rsidRPr="00D23070">
              <w:rPr>
                <w:lang w:val="en-US"/>
              </w:rPr>
              <w:t>KBK</w:t>
            </w:r>
            <w:r w:rsidRPr="00C75A5F">
              <w:t>)</w:t>
            </w:r>
            <w:r>
              <w:t xml:space="preserve"> допускается только для тех контрактов, первая версия которых размещена до выхода версии ЕИС 10.2</w:t>
            </w:r>
          </w:p>
          <w:p w14:paraId="11FABFA0" w14:textId="77777777" w:rsidR="00056C63" w:rsidRDefault="00056C63" w:rsidP="00056C63">
            <w:pPr>
              <w:pStyle w:val="ad"/>
              <w:jc w:val="left"/>
            </w:pPr>
          </w:p>
          <w:p w14:paraId="1C657B58"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7A142C83" w14:textId="77777777" w:rsidR="00056C63" w:rsidRDefault="00056C63" w:rsidP="00056C63">
            <w:pPr>
              <w:pStyle w:val="ad"/>
              <w:jc w:val="left"/>
            </w:pPr>
          </w:p>
          <w:p w14:paraId="23642891" w14:textId="44A0E495" w:rsidR="00056C63"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1D2D32FB" w14:textId="3A2FA2E2" w:rsidR="00056C63" w:rsidRDefault="00056C63" w:rsidP="00056C63">
            <w:pPr>
              <w:pStyle w:val="ad"/>
              <w:jc w:val="left"/>
            </w:pPr>
            <w:r>
              <w:lastRenderedPageBreak/>
              <w:t xml:space="preserve">Если </w:t>
            </w:r>
            <w:r w:rsidRPr="00C52BF7">
              <w:t xml:space="preserve">тип организации заказчика равен </w:t>
            </w:r>
            <w:r>
              <w:t>«</w:t>
            </w:r>
            <w:r w:rsidRPr="00C52BF7">
              <w:t xml:space="preserve">09 </w:t>
            </w:r>
            <w:r>
              <w:t>–</w:t>
            </w:r>
            <w:r w:rsidRPr="00C52BF7">
              <w:t xml:space="preserve"> Государственная корпорация</w:t>
            </w:r>
            <w:r>
              <w:t>»</w:t>
            </w:r>
            <w:r w:rsidRPr="00C52BF7">
              <w:t xml:space="preserve"> </w:t>
            </w:r>
            <w:r>
              <w:t>и</w:t>
            </w:r>
            <w:r w:rsidRPr="00C52BF7">
              <w:t xml:space="preserve"> заполнен блок </w:t>
            </w:r>
            <w:r>
              <w:t>«</w:t>
            </w:r>
            <w:r w:rsidRPr="00C52BF7">
              <w:t>Бюджетные средства</w:t>
            </w:r>
            <w:r>
              <w:t>»</w:t>
            </w:r>
            <w:r w:rsidRPr="00C52BF7">
              <w:t xml:space="preserve"> (finances/financing</w:t>
            </w:r>
            <w:r>
              <w:t xml:space="preserve">Plan/financeSource/budgetFunds), то в составе блока </w:t>
            </w:r>
            <w:r w:rsidRPr="00D23070">
              <w:t>«</w:t>
            </w:r>
            <w:r w:rsidRPr="003F58E4">
              <w:t>Платежи</w:t>
            </w:r>
            <w:r w:rsidRPr="00D23070">
              <w:t xml:space="preserve"> </w:t>
            </w:r>
            <w:r w:rsidRPr="003F58E4">
              <w:t>по</w:t>
            </w:r>
            <w:r w:rsidRPr="00D23070">
              <w:t xml:space="preserve"> </w:t>
            </w:r>
            <w:r w:rsidRPr="003F58E4">
              <w:t>этапу</w:t>
            </w:r>
            <w:r w:rsidRPr="00D23070">
              <w:t>» (</w:t>
            </w:r>
            <w:r w:rsidRPr="003F58E4">
              <w:rPr>
                <w:lang w:val="en-US"/>
              </w:rPr>
              <w:t>finances</w:t>
            </w:r>
            <w:r w:rsidRPr="00D23070">
              <w:t>/</w:t>
            </w:r>
            <w:r w:rsidRPr="003F58E4">
              <w:rPr>
                <w:lang w:val="en-US"/>
              </w:rPr>
              <w:t>financingPlan</w:t>
            </w:r>
            <w:r w:rsidRPr="00D23070">
              <w:t>/</w:t>
            </w:r>
            <w:r w:rsidRPr="003F58E4">
              <w:rPr>
                <w:lang w:val="en-US"/>
              </w:rPr>
              <w:t>stages</w:t>
            </w:r>
            <w:r w:rsidRPr="00D23070">
              <w:t>/</w:t>
            </w:r>
            <w:r w:rsidRPr="003F58E4">
              <w:rPr>
                <w:lang w:val="en-US"/>
              </w:rPr>
              <w:t>payments</w:t>
            </w:r>
            <w:r w:rsidRPr="00D23070">
              <w:t>)</w:t>
            </w:r>
            <w:r>
              <w:t xml:space="preserve"> допускается указание только следующих дочерних полей:</w:t>
            </w:r>
          </w:p>
          <w:p w14:paraId="6A097DE1" w14:textId="77777777" w:rsidR="00056C63" w:rsidRPr="00C75A5F" w:rsidRDefault="00056C63" w:rsidP="00056C63">
            <w:pPr>
              <w:pStyle w:val="ad"/>
              <w:jc w:val="left"/>
            </w:pPr>
            <w:r w:rsidRPr="00C75A5F">
              <w:t>«Код бюджетной классификации (указывается до 01.01.2016)» (</w:t>
            </w:r>
            <w:r w:rsidRPr="00D23070">
              <w:rPr>
                <w:lang w:val="en-US"/>
              </w:rPr>
              <w:t>finances</w:t>
            </w:r>
            <w:r w:rsidRPr="00611C2D">
              <w:t>/</w:t>
            </w:r>
            <w:r w:rsidRPr="00D23070">
              <w:rPr>
                <w:lang w:val="en-US"/>
              </w:rPr>
              <w:t>financingPlan</w:t>
            </w:r>
            <w:r w:rsidRPr="00611C2D">
              <w:t>/</w:t>
            </w:r>
            <w:r w:rsidRPr="00D23070">
              <w:rPr>
                <w:lang w:val="en-US"/>
              </w:rPr>
              <w:t>stages</w:t>
            </w:r>
            <w:r w:rsidRPr="00611C2D">
              <w:t>/</w:t>
            </w:r>
            <w:r w:rsidRPr="00D23070">
              <w:rPr>
                <w:lang w:val="en-US"/>
              </w:rPr>
              <w:t>payments</w:t>
            </w:r>
            <w:r w:rsidRPr="00611C2D">
              <w:t>/</w:t>
            </w:r>
            <w:r w:rsidRPr="00D23070">
              <w:rPr>
                <w:lang w:val="en-US"/>
              </w:rPr>
              <w:t>KBK</w:t>
            </w:r>
            <w:r w:rsidRPr="00C75A5F">
              <w:t>);</w:t>
            </w:r>
          </w:p>
          <w:p w14:paraId="092F1182" w14:textId="77777777" w:rsidR="00056C63" w:rsidRPr="00C75A5F" w:rsidRDefault="00056C63" w:rsidP="00056C63">
            <w:pPr>
              <w:pStyle w:val="ad"/>
              <w:jc w:val="left"/>
            </w:pPr>
            <w:r w:rsidRPr="00C75A5F">
              <w:t>«Код бюджетной классификации (указывается после 01.01.2016)» (</w:t>
            </w:r>
            <w:r w:rsidRPr="00D23070">
              <w:rPr>
                <w:lang w:val="en-US"/>
              </w:rPr>
              <w:t>finances</w:t>
            </w:r>
            <w:r w:rsidRPr="00611C2D">
              <w:t>/</w:t>
            </w:r>
            <w:r w:rsidRPr="00D23070">
              <w:rPr>
                <w:lang w:val="en-US"/>
              </w:rPr>
              <w:t>financingPlan</w:t>
            </w:r>
            <w:r w:rsidRPr="00611C2D">
              <w:t>/</w:t>
            </w:r>
            <w:r w:rsidRPr="00D23070">
              <w:rPr>
                <w:lang w:val="en-US"/>
              </w:rPr>
              <w:t>stages</w:t>
            </w:r>
            <w:r w:rsidRPr="00611C2D">
              <w:t>/</w:t>
            </w:r>
            <w:r w:rsidRPr="00D23070">
              <w:rPr>
                <w:lang w:val="en-US"/>
              </w:rPr>
              <w:t>payments</w:t>
            </w:r>
            <w:r w:rsidRPr="00611C2D">
              <w:t>/</w:t>
            </w:r>
            <w:r w:rsidRPr="00D23070">
              <w:rPr>
                <w:lang w:val="en-US"/>
              </w:rPr>
              <w:t>KBK</w:t>
            </w:r>
            <w:r w:rsidRPr="00611C2D">
              <w:t>2016</w:t>
            </w:r>
            <w:r w:rsidRPr="00C75A5F">
              <w:t>).</w:t>
            </w:r>
          </w:p>
          <w:p w14:paraId="5474F567" w14:textId="6DBF69DC" w:rsidR="00056C63" w:rsidRPr="00C52BF7" w:rsidRDefault="00056C63" w:rsidP="00056C63">
            <w:pPr>
              <w:pStyle w:val="ad"/>
              <w:jc w:val="left"/>
            </w:pPr>
            <w:r>
              <w:t xml:space="preserve">При этом указание поля </w:t>
            </w:r>
            <w:r w:rsidRPr="00C75A5F">
              <w:t>«Код бюджетной классификации (указывается до 01.01.2016)» (</w:t>
            </w:r>
            <w:r w:rsidRPr="00D23070">
              <w:rPr>
                <w:lang w:val="en-US"/>
              </w:rPr>
              <w:t>finances</w:t>
            </w:r>
            <w:r w:rsidRPr="00611C2D">
              <w:t>/</w:t>
            </w:r>
            <w:r w:rsidRPr="00D23070">
              <w:rPr>
                <w:lang w:val="en-US"/>
              </w:rPr>
              <w:t>financingPlan</w:t>
            </w:r>
            <w:r w:rsidRPr="00611C2D">
              <w:t>/</w:t>
            </w:r>
            <w:r w:rsidRPr="00D23070">
              <w:rPr>
                <w:lang w:val="en-US"/>
              </w:rPr>
              <w:t>stages</w:t>
            </w:r>
            <w:r w:rsidRPr="00611C2D">
              <w:t>/</w:t>
            </w:r>
            <w:r w:rsidRPr="00D23070">
              <w:rPr>
                <w:lang w:val="en-US"/>
              </w:rPr>
              <w:t>payments</w:t>
            </w:r>
            <w:r w:rsidRPr="00611C2D">
              <w:t>/</w:t>
            </w:r>
            <w:r w:rsidRPr="00D23070">
              <w:rPr>
                <w:lang w:val="en-US"/>
              </w:rPr>
              <w:t>KBK</w:t>
            </w:r>
            <w:r w:rsidRPr="00C75A5F">
              <w:t>)</w:t>
            </w:r>
            <w:r>
              <w:t xml:space="preserve"> допускается только для тех контрактов, первая версия которых размещена </w:t>
            </w:r>
            <w:r>
              <w:lastRenderedPageBreak/>
              <w:t>до выхода версии ЕИС 10.2</w:t>
            </w:r>
          </w:p>
        </w:tc>
      </w:tr>
      <w:tr w:rsidR="00056C63" w:rsidRPr="008A2FA2" w14:paraId="05E32F06" w14:textId="77777777" w:rsidTr="00AA184A">
        <w:trPr>
          <w:trHeight w:val="348"/>
        </w:trPr>
        <w:tc>
          <w:tcPr>
            <w:tcW w:w="841" w:type="pct"/>
            <w:gridSpan w:val="2"/>
          </w:tcPr>
          <w:p w14:paraId="209D59DE" w14:textId="77777777" w:rsidR="00056C63" w:rsidRDefault="00056C63" w:rsidP="00056C63">
            <w:pPr>
              <w:pStyle w:val="ad"/>
              <w:jc w:val="left"/>
              <w:rPr>
                <w:lang w:val="en-US"/>
              </w:rPr>
            </w:pPr>
            <w:r w:rsidRPr="00DF3CD5">
              <w:lastRenderedPageBreak/>
              <w:t>РК_ИК_041</w:t>
            </w:r>
            <w:r>
              <w:rPr>
                <w:lang w:val="en-US"/>
              </w:rPr>
              <w:t>4</w:t>
            </w:r>
          </w:p>
          <w:p w14:paraId="34EBB72A" w14:textId="4F8D5930" w:rsidR="00056C63" w:rsidRPr="00B86DA7" w:rsidRDefault="00056C63" w:rsidP="00056C63">
            <w:pPr>
              <w:pStyle w:val="ad"/>
              <w:jc w:val="left"/>
              <w:rPr>
                <w:lang w:val="en-US"/>
              </w:rPr>
            </w:pPr>
            <w:r>
              <w:t>(отключен)</w:t>
            </w:r>
          </w:p>
        </w:tc>
        <w:tc>
          <w:tcPr>
            <w:tcW w:w="234" w:type="pct"/>
            <w:gridSpan w:val="2"/>
          </w:tcPr>
          <w:p w14:paraId="51DEA903" w14:textId="77777777" w:rsidR="00056C63" w:rsidRPr="00D23070" w:rsidRDefault="00056C63" w:rsidP="00056C63">
            <w:pPr>
              <w:pStyle w:val="ad"/>
              <w:jc w:val="left"/>
            </w:pPr>
          </w:p>
        </w:tc>
        <w:tc>
          <w:tcPr>
            <w:tcW w:w="1056" w:type="pct"/>
            <w:gridSpan w:val="2"/>
          </w:tcPr>
          <w:p w14:paraId="6606C15D" w14:textId="2157F7DB" w:rsidR="00056C63" w:rsidRPr="008A2FA2" w:rsidRDefault="00056C63" w:rsidP="00056C63">
            <w:pPr>
              <w:pStyle w:val="ad"/>
              <w:jc w:val="left"/>
              <w:rPr>
                <w:lang w:val="en-US"/>
              </w:rPr>
            </w:pPr>
            <w:r w:rsidRPr="003F58E4">
              <w:rPr>
                <w:lang w:val="en-US"/>
              </w:rPr>
              <w:t>«</w:t>
            </w:r>
            <w:r w:rsidRPr="003F58E4">
              <w:t>Платежи</w:t>
            </w:r>
            <w:r w:rsidRPr="003F58E4">
              <w:rPr>
                <w:lang w:val="en-US"/>
              </w:rPr>
              <w:t xml:space="preserve"> </w:t>
            </w:r>
            <w:r w:rsidRPr="003F58E4">
              <w:t>по</w:t>
            </w:r>
            <w:r w:rsidRPr="003F58E4">
              <w:rPr>
                <w:lang w:val="en-US"/>
              </w:rPr>
              <w:t xml:space="preserve"> </w:t>
            </w:r>
            <w:r w:rsidRPr="003F58E4">
              <w:t>этапу</w:t>
            </w:r>
            <w:r w:rsidRPr="003F58E4">
              <w:rPr>
                <w:lang w:val="en-US"/>
              </w:rPr>
              <w:t>» (finances/financingPlan/stages/payments)</w:t>
            </w:r>
          </w:p>
        </w:tc>
        <w:tc>
          <w:tcPr>
            <w:tcW w:w="1474" w:type="pct"/>
            <w:gridSpan w:val="3"/>
          </w:tcPr>
          <w:p w14:paraId="6B20633A" w14:textId="50887DEF" w:rsidR="00056C63" w:rsidRDefault="00056C63" w:rsidP="00056C63">
            <w:pPr>
              <w:pStyle w:val="ad"/>
              <w:jc w:val="left"/>
            </w:pPr>
            <w:r>
              <w:t xml:space="preserve">Если </w:t>
            </w:r>
            <w:r w:rsidRPr="00C52BF7">
              <w:t xml:space="preserve">тип организации заказчика равен </w:t>
            </w:r>
            <w:r>
              <w:t>«</w:t>
            </w:r>
            <w:r w:rsidRPr="00C52BF7">
              <w:t xml:space="preserve">09 </w:t>
            </w:r>
            <w:r>
              <w:t>–</w:t>
            </w:r>
            <w:r w:rsidRPr="00C52BF7">
              <w:t xml:space="preserve"> Государственная корпорация</w:t>
            </w:r>
            <w:r>
              <w:t>»</w:t>
            </w:r>
            <w:r w:rsidRPr="00C52BF7">
              <w:t xml:space="preserve"> </w:t>
            </w:r>
            <w:r>
              <w:t>и</w:t>
            </w:r>
            <w:r w:rsidRPr="00C52BF7">
              <w:t xml:space="preserve"> заполнен блок </w:t>
            </w:r>
            <w:r>
              <w:t>«</w:t>
            </w:r>
            <w:r w:rsidRPr="008A2FA2">
              <w:t>Внебюджетные средства</w:t>
            </w:r>
            <w:r>
              <w:t>»</w:t>
            </w:r>
            <w:r w:rsidRPr="008A2FA2">
              <w:t xml:space="preserve"> (finances/financingPlan/financeSource/extrabudgetFunds)</w:t>
            </w:r>
            <w:r>
              <w:t xml:space="preserve">, то в составе проверяемого блока в </w:t>
            </w:r>
            <w:r>
              <w:rPr>
                <w:lang w:val="en-US"/>
              </w:rPr>
              <w:t>choice</w:t>
            </w:r>
            <w:r w:rsidRPr="000B14DA">
              <w:t xml:space="preserve"> </w:t>
            </w:r>
            <w:r>
              <w:t>могут быть заданы только следующие поля:</w:t>
            </w:r>
          </w:p>
          <w:p w14:paraId="20A4BBE4" w14:textId="1C89A26E" w:rsidR="00056C63" w:rsidRPr="008A2FA2" w:rsidRDefault="00056C63" w:rsidP="00056C63">
            <w:pPr>
              <w:pStyle w:val="ad"/>
              <w:numPr>
                <w:ilvl w:val="0"/>
                <w:numId w:val="160"/>
              </w:numPr>
              <w:ind w:left="441"/>
              <w:jc w:val="left"/>
            </w:pPr>
            <w:r>
              <w:t>«</w:t>
            </w:r>
            <w:r w:rsidRPr="008A2FA2">
              <w:t>Код вида расходов (указывается с 01.01.2016)</w:t>
            </w:r>
            <w:r>
              <w:t>»</w:t>
            </w:r>
            <w:r w:rsidRPr="008A2FA2">
              <w:t xml:space="preserve"> (KVR);</w:t>
            </w:r>
          </w:p>
          <w:p w14:paraId="084E2A99" w14:textId="558DC57D" w:rsidR="00056C63" w:rsidRPr="00D23070" w:rsidRDefault="00056C63" w:rsidP="00056C63">
            <w:pPr>
              <w:pStyle w:val="ad"/>
              <w:numPr>
                <w:ilvl w:val="0"/>
                <w:numId w:val="160"/>
              </w:numPr>
              <w:ind w:left="441"/>
              <w:jc w:val="left"/>
              <w:rPr>
                <w:lang w:val="en-US"/>
              </w:rPr>
            </w:pPr>
            <w:r>
              <w:t>«</w:t>
            </w:r>
            <w:r w:rsidRPr="008A2FA2">
              <w:t>Не указано</w:t>
            </w:r>
            <w:r>
              <w:t xml:space="preserve">» </w:t>
            </w:r>
            <w:r w:rsidRPr="008A2FA2">
              <w:rPr>
                <w:lang w:val="en-US"/>
              </w:rPr>
              <w:t>(notSpecified)</w:t>
            </w:r>
            <w:r>
              <w:t>.</w:t>
            </w:r>
          </w:p>
          <w:p w14:paraId="0E43BFA3" w14:textId="3AB942BA" w:rsidR="00056C63" w:rsidRDefault="00056C63" w:rsidP="00056C63">
            <w:pPr>
              <w:pStyle w:val="ad"/>
              <w:jc w:val="left"/>
            </w:pPr>
            <w:r>
              <w:t xml:space="preserve">То есть, если в составе пакета присутствует строка </w:t>
            </w:r>
            <w:r w:rsidRPr="000B14DA">
              <w:t>«</w:t>
            </w:r>
            <w:r w:rsidRPr="003F58E4">
              <w:t>Платежи</w:t>
            </w:r>
            <w:r w:rsidRPr="000B14DA">
              <w:t xml:space="preserve"> </w:t>
            </w:r>
            <w:r w:rsidRPr="003F58E4">
              <w:t>по</w:t>
            </w:r>
            <w:r w:rsidRPr="000B14DA">
              <w:t xml:space="preserve"> </w:t>
            </w:r>
            <w:r w:rsidRPr="003F58E4">
              <w:t>этапу</w:t>
            </w:r>
            <w:r w:rsidRPr="000B14DA">
              <w:t>» (</w:t>
            </w:r>
            <w:r w:rsidRPr="003F58E4">
              <w:rPr>
                <w:lang w:val="en-US"/>
              </w:rPr>
              <w:t>finances</w:t>
            </w:r>
            <w:r w:rsidRPr="000B14DA">
              <w:t>/</w:t>
            </w:r>
            <w:r w:rsidRPr="003F58E4">
              <w:rPr>
                <w:lang w:val="en-US"/>
              </w:rPr>
              <w:t>financingPlan</w:t>
            </w:r>
            <w:r w:rsidRPr="000B14DA">
              <w:t>/</w:t>
            </w:r>
            <w:r w:rsidRPr="003F58E4">
              <w:rPr>
                <w:lang w:val="en-US"/>
              </w:rPr>
              <w:t>stages</w:t>
            </w:r>
            <w:r w:rsidRPr="000B14DA">
              <w:t>/</w:t>
            </w:r>
            <w:r w:rsidRPr="003F58E4">
              <w:rPr>
                <w:lang w:val="en-US"/>
              </w:rPr>
              <w:t>payments</w:t>
            </w:r>
            <w:r w:rsidRPr="000B14DA">
              <w:t>)</w:t>
            </w:r>
            <w:r>
              <w:t xml:space="preserve">, в которой в </w:t>
            </w:r>
            <w:r>
              <w:rPr>
                <w:lang w:val="en-US"/>
              </w:rPr>
              <w:t>choice</w:t>
            </w:r>
            <w:r>
              <w:t xml:space="preserve"> задано</w:t>
            </w:r>
            <w:r w:rsidRPr="000B14DA">
              <w:t xml:space="preserve"> </w:t>
            </w:r>
            <w:r>
              <w:t xml:space="preserve">поле, отличное от вышеуказанного, то срабатывает контроль. </w:t>
            </w:r>
          </w:p>
          <w:p w14:paraId="581B8CAE" w14:textId="77777777" w:rsidR="00056C63" w:rsidRDefault="00056C63" w:rsidP="00056C63">
            <w:pPr>
              <w:pStyle w:val="ad"/>
              <w:jc w:val="left"/>
            </w:pPr>
          </w:p>
          <w:p w14:paraId="4D6A3408" w14:textId="77777777" w:rsidR="00056C63" w:rsidRDefault="00056C63" w:rsidP="00056C63">
            <w:pPr>
              <w:pStyle w:val="ad"/>
              <w:jc w:val="left"/>
            </w:pPr>
            <w:r>
              <w:t>Не вызывается при приеме проекта первоначаль</w:t>
            </w:r>
            <w:r>
              <w:lastRenderedPageBreak/>
              <w:t>ной версии, сформированного на основании электронного контракта в структурированном виде</w:t>
            </w:r>
          </w:p>
          <w:p w14:paraId="57CE571A" w14:textId="77777777" w:rsidR="00056C63" w:rsidRDefault="00056C63" w:rsidP="00056C63">
            <w:pPr>
              <w:pStyle w:val="ad"/>
              <w:jc w:val="left"/>
            </w:pPr>
          </w:p>
          <w:p w14:paraId="2C34EE7E" w14:textId="621041C5" w:rsidR="00056C63" w:rsidRPr="008A2FA2"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7509ED9F" w14:textId="1F541EC1" w:rsidR="00056C63" w:rsidRDefault="00056C63" w:rsidP="00056C63">
            <w:pPr>
              <w:pStyle w:val="ad"/>
              <w:jc w:val="left"/>
            </w:pPr>
            <w:r>
              <w:lastRenderedPageBreak/>
              <w:t xml:space="preserve">Если </w:t>
            </w:r>
            <w:r w:rsidRPr="00C52BF7">
              <w:t xml:space="preserve">тип организации заказчика равен </w:t>
            </w:r>
            <w:r>
              <w:t>«</w:t>
            </w:r>
            <w:r w:rsidRPr="00C52BF7">
              <w:t xml:space="preserve">09 </w:t>
            </w:r>
            <w:r>
              <w:t>–</w:t>
            </w:r>
            <w:r w:rsidRPr="00C52BF7">
              <w:t xml:space="preserve"> Государственная корпорация</w:t>
            </w:r>
            <w:r>
              <w:t>»</w:t>
            </w:r>
            <w:r w:rsidRPr="00C52BF7">
              <w:t xml:space="preserve"> </w:t>
            </w:r>
            <w:r>
              <w:t>и</w:t>
            </w:r>
            <w:r w:rsidRPr="00C52BF7">
              <w:t xml:space="preserve"> заполнен блок </w:t>
            </w:r>
            <w:r>
              <w:t>«</w:t>
            </w:r>
            <w:r w:rsidRPr="008A2FA2">
              <w:t>Внебюджетные средства</w:t>
            </w:r>
            <w:r>
              <w:t>»</w:t>
            </w:r>
            <w:r w:rsidRPr="008A2FA2">
              <w:t xml:space="preserve"> (finances/financingPlan/financeSource/extrabudgetFunds)</w:t>
            </w:r>
            <w:r>
              <w:t xml:space="preserve">, то в составе блока </w:t>
            </w:r>
            <w:r w:rsidRPr="00D23070">
              <w:t>«</w:t>
            </w:r>
            <w:r w:rsidRPr="003F58E4">
              <w:t>Платежи</w:t>
            </w:r>
            <w:r w:rsidRPr="00D23070">
              <w:t xml:space="preserve"> </w:t>
            </w:r>
            <w:r w:rsidRPr="003F58E4">
              <w:t>по</w:t>
            </w:r>
            <w:r w:rsidRPr="00D23070">
              <w:t xml:space="preserve"> </w:t>
            </w:r>
            <w:r w:rsidRPr="003F58E4">
              <w:t>этапу</w:t>
            </w:r>
            <w:r w:rsidRPr="00D23070">
              <w:t>» (</w:t>
            </w:r>
            <w:r w:rsidRPr="003F58E4">
              <w:rPr>
                <w:lang w:val="en-US"/>
              </w:rPr>
              <w:t>finances</w:t>
            </w:r>
            <w:r w:rsidRPr="00D23070">
              <w:t>/</w:t>
            </w:r>
            <w:r w:rsidRPr="003F58E4">
              <w:rPr>
                <w:lang w:val="en-US"/>
              </w:rPr>
              <w:t>financingPlan</w:t>
            </w:r>
            <w:r w:rsidRPr="00D23070">
              <w:t>/</w:t>
            </w:r>
            <w:r w:rsidRPr="003F58E4">
              <w:rPr>
                <w:lang w:val="en-US"/>
              </w:rPr>
              <w:t>stages</w:t>
            </w:r>
            <w:r w:rsidRPr="00D23070">
              <w:t>/</w:t>
            </w:r>
            <w:r w:rsidRPr="003F58E4">
              <w:rPr>
                <w:lang w:val="en-US"/>
              </w:rPr>
              <w:t>payments</w:t>
            </w:r>
            <w:r w:rsidRPr="00D23070">
              <w:t>)</w:t>
            </w:r>
            <w:r>
              <w:t xml:space="preserve"> допускается указание только следующих дочерних полей:</w:t>
            </w:r>
          </w:p>
          <w:p w14:paraId="483954A6" w14:textId="77777777" w:rsidR="00056C63" w:rsidRPr="008A2FA2" w:rsidRDefault="00056C63" w:rsidP="00056C63">
            <w:pPr>
              <w:pStyle w:val="ad"/>
              <w:jc w:val="left"/>
            </w:pPr>
            <w:r>
              <w:t>«</w:t>
            </w:r>
            <w:r w:rsidRPr="008A2FA2">
              <w:t>Код вида расходов (указывается с 01.01.2016)</w:t>
            </w:r>
            <w:r>
              <w:t>»</w:t>
            </w:r>
            <w:r w:rsidRPr="008A2FA2">
              <w:t xml:space="preserve"> (KVR);</w:t>
            </w:r>
          </w:p>
          <w:p w14:paraId="05AE2C39" w14:textId="34F8E197" w:rsidR="00056C63" w:rsidRPr="008A2FA2" w:rsidRDefault="00056C63" w:rsidP="00056C63">
            <w:pPr>
              <w:pStyle w:val="ad"/>
              <w:jc w:val="left"/>
            </w:pPr>
            <w:r>
              <w:t>«</w:t>
            </w:r>
            <w:r w:rsidRPr="008A2FA2">
              <w:t>Не указано</w:t>
            </w:r>
            <w:r>
              <w:t xml:space="preserve">» </w:t>
            </w:r>
            <w:r w:rsidRPr="008A2FA2">
              <w:rPr>
                <w:lang w:val="en-US"/>
              </w:rPr>
              <w:t>(notSpecified)</w:t>
            </w:r>
          </w:p>
        </w:tc>
      </w:tr>
      <w:tr w:rsidR="00056C63" w:rsidRPr="001B3EBE" w14:paraId="683ECA5F" w14:textId="77777777" w:rsidTr="00AA184A">
        <w:trPr>
          <w:trHeight w:val="348"/>
        </w:trPr>
        <w:tc>
          <w:tcPr>
            <w:tcW w:w="841" w:type="pct"/>
            <w:gridSpan w:val="2"/>
          </w:tcPr>
          <w:p w14:paraId="522D2D18" w14:textId="31DAA86A" w:rsidR="00056C63" w:rsidRPr="001B3EBE" w:rsidRDefault="00056C63" w:rsidP="00056C63">
            <w:pPr>
              <w:pStyle w:val="ad"/>
              <w:jc w:val="left"/>
            </w:pPr>
            <w:r w:rsidRPr="00DF3CD5">
              <w:t>РК_ИК_041</w:t>
            </w:r>
            <w:r>
              <w:t>5</w:t>
            </w:r>
          </w:p>
        </w:tc>
        <w:tc>
          <w:tcPr>
            <w:tcW w:w="234" w:type="pct"/>
            <w:gridSpan w:val="2"/>
          </w:tcPr>
          <w:p w14:paraId="2A27C950" w14:textId="77777777" w:rsidR="00056C63" w:rsidRPr="00D23070" w:rsidRDefault="00056C63" w:rsidP="00056C63">
            <w:pPr>
              <w:pStyle w:val="ad"/>
              <w:jc w:val="left"/>
            </w:pPr>
          </w:p>
        </w:tc>
        <w:tc>
          <w:tcPr>
            <w:tcW w:w="1056" w:type="pct"/>
            <w:gridSpan w:val="2"/>
          </w:tcPr>
          <w:p w14:paraId="5362C280" w14:textId="3A559150" w:rsidR="00056C63" w:rsidRPr="001B3EBE" w:rsidRDefault="00056C63" w:rsidP="00056C63">
            <w:pPr>
              <w:pStyle w:val="ad"/>
              <w:jc w:val="left"/>
              <w:rPr>
                <w:lang w:val="en-US"/>
              </w:rPr>
            </w:pPr>
            <w:r w:rsidRPr="001B3EBE">
              <w:rPr>
                <w:lang w:val="en-US"/>
              </w:rPr>
              <w:t>«</w:t>
            </w:r>
            <w:r w:rsidRPr="001B3EBE">
              <w:t>График</w:t>
            </w:r>
            <w:r w:rsidRPr="001B3EBE">
              <w:rPr>
                <w:lang w:val="en-US"/>
              </w:rPr>
              <w:t xml:space="preserve"> </w:t>
            </w:r>
            <w:r w:rsidRPr="001B3EBE">
              <w:t>финансирования</w:t>
            </w:r>
            <w:r w:rsidRPr="001B3EBE">
              <w:rPr>
                <w:lang w:val="en-US"/>
              </w:rPr>
              <w:t>» (finances/financingPlan)</w:t>
            </w:r>
          </w:p>
        </w:tc>
        <w:tc>
          <w:tcPr>
            <w:tcW w:w="1474" w:type="pct"/>
            <w:gridSpan w:val="3"/>
          </w:tcPr>
          <w:p w14:paraId="27829C21" w14:textId="792C9F49" w:rsidR="00056C63" w:rsidRDefault="00056C63" w:rsidP="00056C63">
            <w:pPr>
              <w:pStyle w:val="ad"/>
              <w:jc w:val="left"/>
            </w:pPr>
            <w:r>
              <w:t>Если тип организации заказчика отличен от «</w:t>
            </w:r>
            <w:r w:rsidRPr="00C52BF7">
              <w:t xml:space="preserve">09 </w:t>
            </w:r>
            <w:r>
              <w:t>–</w:t>
            </w:r>
            <w:r w:rsidRPr="00C52BF7">
              <w:t xml:space="preserve"> Государственная корпорация</w:t>
            </w:r>
            <w:r>
              <w:t>», то проверяемый блок может быть указан только в единственном числе</w:t>
            </w:r>
          </w:p>
          <w:p w14:paraId="58AC67A4" w14:textId="77777777" w:rsidR="00056C63" w:rsidRDefault="00056C63" w:rsidP="00056C63">
            <w:pPr>
              <w:pStyle w:val="ad"/>
              <w:jc w:val="left"/>
            </w:pPr>
          </w:p>
          <w:p w14:paraId="7A01302A" w14:textId="0012CA10" w:rsidR="00056C63" w:rsidRDefault="00056C63" w:rsidP="00056C63">
            <w:pPr>
              <w:pStyle w:val="ad"/>
              <w:jc w:val="left"/>
            </w:pPr>
            <w:r>
              <w:t>Не вызывается при приеме проекта версии, сформированного на основании электронного контракта в структурированном виде</w:t>
            </w:r>
          </w:p>
          <w:p w14:paraId="3C027D1F" w14:textId="77777777" w:rsidR="00056C63" w:rsidRDefault="00056C63" w:rsidP="00056C63">
            <w:pPr>
              <w:pStyle w:val="ad"/>
              <w:jc w:val="left"/>
            </w:pPr>
          </w:p>
          <w:p w14:paraId="0ECC8A6F" w14:textId="2C914C99" w:rsidR="00056C63" w:rsidRPr="001B3EBE"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57E7874F" w14:textId="3FE7B72B" w:rsidR="00056C63" w:rsidRPr="001B3EBE" w:rsidRDefault="00056C63" w:rsidP="00056C63">
            <w:pPr>
              <w:pStyle w:val="ad"/>
              <w:jc w:val="left"/>
            </w:pPr>
            <w:r>
              <w:t xml:space="preserve">Блок </w:t>
            </w:r>
            <w:r w:rsidRPr="001B3EBE">
              <w:t>«График финансирования» (</w:t>
            </w:r>
            <w:r w:rsidRPr="001B3EBE">
              <w:rPr>
                <w:lang w:val="en-US"/>
              </w:rPr>
              <w:t>finances</w:t>
            </w:r>
            <w:r w:rsidRPr="001B3EBE">
              <w:t>/</w:t>
            </w:r>
            <w:r w:rsidRPr="001B3EBE">
              <w:rPr>
                <w:lang w:val="en-US"/>
              </w:rPr>
              <w:t>financingPlan</w:t>
            </w:r>
            <w:r w:rsidRPr="001B3EBE">
              <w:t>)</w:t>
            </w:r>
            <w:r>
              <w:t xml:space="preserve"> может быть задан дважды только в том случае, если тип организации заказчика «</w:t>
            </w:r>
            <w:r w:rsidRPr="00C52BF7">
              <w:t xml:space="preserve">09 </w:t>
            </w:r>
            <w:r>
              <w:t>–</w:t>
            </w:r>
            <w:r w:rsidRPr="00C52BF7">
              <w:t xml:space="preserve"> Государственная корпорация</w:t>
            </w:r>
            <w:r>
              <w:t>»</w:t>
            </w:r>
          </w:p>
        </w:tc>
      </w:tr>
      <w:tr w:rsidR="00056C63" w:rsidRPr="001B3EBE" w14:paraId="017C9352" w14:textId="77777777" w:rsidTr="00AA184A">
        <w:trPr>
          <w:trHeight w:val="348"/>
        </w:trPr>
        <w:tc>
          <w:tcPr>
            <w:tcW w:w="841" w:type="pct"/>
            <w:gridSpan w:val="2"/>
          </w:tcPr>
          <w:p w14:paraId="102BA637" w14:textId="6FFD7448" w:rsidR="00056C63" w:rsidRPr="00DF3CD5" w:rsidRDefault="00056C63" w:rsidP="00056C63">
            <w:pPr>
              <w:pStyle w:val="ad"/>
              <w:jc w:val="left"/>
            </w:pPr>
            <w:r w:rsidRPr="00DF3CD5">
              <w:t>РК_ИК_041</w:t>
            </w:r>
            <w:r>
              <w:t>6</w:t>
            </w:r>
          </w:p>
        </w:tc>
        <w:tc>
          <w:tcPr>
            <w:tcW w:w="234" w:type="pct"/>
            <w:gridSpan w:val="2"/>
          </w:tcPr>
          <w:p w14:paraId="7594546F" w14:textId="77777777" w:rsidR="00056C63" w:rsidRPr="00D23070" w:rsidRDefault="00056C63" w:rsidP="00056C63">
            <w:pPr>
              <w:pStyle w:val="ad"/>
              <w:jc w:val="left"/>
            </w:pPr>
          </w:p>
        </w:tc>
        <w:tc>
          <w:tcPr>
            <w:tcW w:w="1056" w:type="pct"/>
            <w:gridSpan w:val="2"/>
          </w:tcPr>
          <w:p w14:paraId="567818F7" w14:textId="289EECAC" w:rsidR="00056C63" w:rsidRPr="001B3EBE" w:rsidRDefault="00056C63" w:rsidP="00056C63">
            <w:pPr>
              <w:pStyle w:val="ad"/>
              <w:jc w:val="left"/>
              <w:rPr>
                <w:lang w:val="en-US"/>
              </w:rPr>
            </w:pPr>
            <w:r w:rsidRPr="001B3EBE">
              <w:rPr>
                <w:lang w:val="en-US"/>
              </w:rPr>
              <w:t>«</w:t>
            </w:r>
            <w:r w:rsidRPr="001B3EBE">
              <w:t>График</w:t>
            </w:r>
            <w:r w:rsidRPr="001B3EBE">
              <w:rPr>
                <w:lang w:val="en-US"/>
              </w:rPr>
              <w:t xml:space="preserve"> </w:t>
            </w:r>
            <w:r w:rsidRPr="001B3EBE">
              <w:t>финансирования</w:t>
            </w:r>
            <w:r w:rsidRPr="001B3EBE">
              <w:rPr>
                <w:lang w:val="en-US"/>
              </w:rPr>
              <w:t>» (finances/financingPlan)</w:t>
            </w:r>
          </w:p>
        </w:tc>
        <w:tc>
          <w:tcPr>
            <w:tcW w:w="1474" w:type="pct"/>
            <w:gridSpan w:val="3"/>
          </w:tcPr>
          <w:p w14:paraId="52004C3B" w14:textId="376ACC01" w:rsidR="00056C63" w:rsidRPr="00C35A6B" w:rsidRDefault="00056C63" w:rsidP="00056C63">
            <w:pPr>
              <w:pStyle w:val="ad"/>
              <w:jc w:val="left"/>
              <w:rPr>
                <w:lang w:val="en-US"/>
              </w:rPr>
            </w:pPr>
            <w:r>
              <w:t>Если</w:t>
            </w:r>
            <w:r w:rsidRPr="00C35A6B">
              <w:rPr>
                <w:lang w:val="en-US"/>
              </w:rPr>
              <w:t xml:space="preserve"> </w:t>
            </w:r>
            <w:r>
              <w:t>тип</w:t>
            </w:r>
            <w:r w:rsidRPr="00C35A6B">
              <w:rPr>
                <w:lang w:val="en-US"/>
              </w:rPr>
              <w:t xml:space="preserve"> </w:t>
            </w:r>
            <w:r>
              <w:t>организации</w:t>
            </w:r>
            <w:r w:rsidRPr="00C35A6B">
              <w:rPr>
                <w:lang w:val="en-US"/>
              </w:rPr>
              <w:t xml:space="preserve"> </w:t>
            </w:r>
            <w:r>
              <w:t>заказчика</w:t>
            </w:r>
            <w:r w:rsidRPr="00C35A6B">
              <w:rPr>
                <w:lang w:val="en-US"/>
              </w:rPr>
              <w:t xml:space="preserve"> «09 </w:t>
            </w:r>
            <w:r>
              <w:rPr>
                <w:lang w:val="en-US"/>
              </w:rPr>
              <w:t>–</w:t>
            </w:r>
            <w:r w:rsidRPr="00C35A6B">
              <w:rPr>
                <w:lang w:val="en-US"/>
              </w:rPr>
              <w:t xml:space="preserve"> </w:t>
            </w:r>
            <w:r w:rsidRPr="00C52BF7">
              <w:t>Государственная</w:t>
            </w:r>
            <w:r w:rsidRPr="00C35A6B">
              <w:rPr>
                <w:lang w:val="en-US"/>
              </w:rPr>
              <w:t xml:space="preserve"> </w:t>
            </w:r>
            <w:r w:rsidRPr="00C52BF7">
              <w:t>корпорация</w:t>
            </w:r>
            <w:r w:rsidRPr="00C35A6B">
              <w:rPr>
                <w:lang w:val="en-US"/>
              </w:rPr>
              <w:t xml:space="preserve">» </w:t>
            </w:r>
            <w:r>
              <w:t>и</w:t>
            </w:r>
            <w:r w:rsidRPr="00C35A6B">
              <w:rPr>
                <w:lang w:val="en-US"/>
              </w:rPr>
              <w:t xml:space="preserve"> </w:t>
            </w:r>
            <w:r>
              <w:t>проверяемый</w:t>
            </w:r>
            <w:r w:rsidRPr="00C35A6B">
              <w:rPr>
                <w:lang w:val="en-US"/>
              </w:rPr>
              <w:t xml:space="preserve"> </w:t>
            </w:r>
            <w:r>
              <w:t>блок</w:t>
            </w:r>
            <w:r w:rsidRPr="00C35A6B">
              <w:rPr>
                <w:lang w:val="en-US"/>
              </w:rPr>
              <w:t xml:space="preserve"> </w:t>
            </w:r>
            <w:r>
              <w:t>задан</w:t>
            </w:r>
            <w:r w:rsidRPr="00C35A6B">
              <w:rPr>
                <w:lang w:val="en-US"/>
              </w:rPr>
              <w:t xml:space="preserve"> </w:t>
            </w:r>
            <w:r>
              <w:t>дважды</w:t>
            </w:r>
            <w:r w:rsidRPr="00C35A6B">
              <w:rPr>
                <w:lang w:val="en-US"/>
              </w:rPr>
              <w:t xml:space="preserve">, </w:t>
            </w:r>
            <w:r>
              <w:t>то</w:t>
            </w:r>
            <w:r w:rsidRPr="00C35A6B">
              <w:rPr>
                <w:lang w:val="en-US"/>
              </w:rPr>
              <w:t xml:space="preserve"> </w:t>
            </w:r>
            <w:r>
              <w:t>проверяется</w:t>
            </w:r>
            <w:r w:rsidRPr="00C35A6B">
              <w:rPr>
                <w:lang w:val="en-US"/>
              </w:rPr>
              <w:t xml:space="preserve">, </w:t>
            </w:r>
            <w:r>
              <w:t>что</w:t>
            </w:r>
            <w:r w:rsidRPr="00C35A6B">
              <w:rPr>
                <w:lang w:val="en-US"/>
              </w:rPr>
              <w:t xml:space="preserve"> </w:t>
            </w:r>
            <w:r>
              <w:t>в</w:t>
            </w:r>
            <w:r w:rsidRPr="00C35A6B">
              <w:rPr>
                <w:lang w:val="en-US"/>
              </w:rPr>
              <w:t xml:space="preserve"> </w:t>
            </w:r>
            <w:r>
              <w:t>составе</w:t>
            </w:r>
            <w:r w:rsidRPr="00C35A6B">
              <w:rPr>
                <w:lang w:val="en-US"/>
              </w:rPr>
              <w:t xml:space="preserve"> </w:t>
            </w:r>
            <w:r>
              <w:t>одной</w:t>
            </w:r>
            <w:r w:rsidRPr="00C35A6B">
              <w:rPr>
                <w:lang w:val="en-US"/>
              </w:rPr>
              <w:t xml:space="preserve"> </w:t>
            </w:r>
            <w:r>
              <w:t>коллекции</w:t>
            </w:r>
            <w:r w:rsidRPr="00C35A6B">
              <w:rPr>
                <w:lang w:val="en-US"/>
              </w:rPr>
              <w:t xml:space="preserve"> </w:t>
            </w:r>
            <w:r>
              <w:t>задан</w:t>
            </w:r>
            <w:r w:rsidRPr="00C35A6B">
              <w:rPr>
                <w:lang w:val="en-US"/>
              </w:rPr>
              <w:t xml:space="preserve"> </w:t>
            </w:r>
            <w:r>
              <w:t>блок</w:t>
            </w:r>
            <w:r w:rsidRPr="00C35A6B">
              <w:rPr>
                <w:lang w:val="en-US"/>
              </w:rPr>
              <w:t xml:space="preserve"> «</w:t>
            </w:r>
            <w:r w:rsidRPr="00C35A6B">
              <w:t>Бюджетные</w:t>
            </w:r>
            <w:r w:rsidRPr="00C35A6B">
              <w:rPr>
                <w:lang w:val="en-US"/>
              </w:rPr>
              <w:t xml:space="preserve"> </w:t>
            </w:r>
            <w:r w:rsidRPr="00C35A6B">
              <w:t>средства</w:t>
            </w:r>
            <w:r w:rsidRPr="00C35A6B">
              <w:rPr>
                <w:lang w:val="en-US"/>
              </w:rPr>
              <w:t xml:space="preserve">» (finances/financingPlan/financeSource/budgetFunds), </w:t>
            </w:r>
            <w:r>
              <w:t>а</w:t>
            </w:r>
            <w:r w:rsidRPr="00C35A6B">
              <w:rPr>
                <w:lang w:val="en-US"/>
              </w:rPr>
              <w:t xml:space="preserve"> </w:t>
            </w:r>
            <w:r>
              <w:t>в</w:t>
            </w:r>
            <w:r w:rsidRPr="00C35A6B">
              <w:rPr>
                <w:lang w:val="en-US"/>
              </w:rPr>
              <w:t xml:space="preserve"> </w:t>
            </w:r>
            <w:r>
              <w:t>составе</w:t>
            </w:r>
            <w:r w:rsidRPr="00C35A6B">
              <w:rPr>
                <w:lang w:val="en-US"/>
              </w:rPr>
              <w:t xml:space="preserve"> </w:t>
            </w:r>
            <w:r>
              <w:t>второй</w:t>
            </w:r>
            <w:r w:rsidRPr="00C35A6B">
              <w:rPr>
                <w:lang w:val="en-US"/>
              </w:rPr>
              <w:t xml:space="preserve"> «</w:t>
            </w:r>
            <w:r w:rsidRPr="00C35A6B">
              <w:t>Внебюджетные</w:t>
            </w:r>
            <w:r w:rsidRPr="00C35A6B">
              <w:rPr>
                <w:lang w:val="en-US"/>
              </w:rPr>
              <w:t xml:space="preserve"> </w:t>
            </w:r>
            <w:r w:rsidRPr="00C35A6B">
              <w:t>средства</w:t>
            </w:r>
            <w:r w:rsidRPr="00CC2F17">
              <w:rPr>
                <w:lang w:val="en-US"/>
              </w:rPr>
              <w:t>»</w:t>
            </w:r>
            <w:r w:rsidRPr="00C35A6B">
              <w:rPr>
                <w:lang w:val="en-US"/>
              </w:rPr>
              <w:t xml:space="preserve"> (finances/financingPlan/financeSource/extrabudgetFunds).</w:t>
            </w:r>
          </w:p>
          <w:p w14:paraId="596E45E7" w14:textId="77777777" w:rsidR="00056C63" w:rsidRDefault="00056C63" w:rsidP="00056C63">
            <w:pPr>
              <w:pStyle w:val="ad"/>
              <w:jc w:val="left"/>
            </w:pPr>
            <w:r>
              <w:t>То есть не допускается ситуация, когда в составе обеих коллекций одновременно указан один и тот же блок, который приведен выше</w:t>
            </w:r>
          </w:p>
          <w:p w14:paraId="767C91AC" w14:textId="77777777" w:rsidR="00056C63" w:rsidRDefault="00056C63" w:rsidP="00056C63">
            <w:pPr>
              <w:pStyle w:val="ad"/>
              <w:jc w:val="left"/>
            </w:pPr>
          </w:p>
          <w:p w14:paraId="3AD8B48A" w14:textId="6BDE7D89" w:rsidR="00056C63" w:rsidRDefault="00056C63" w:rsidP="00056C63">
            <w:pPr>
              <w:pStyle w:val="ad"/>
              <w:jc w:val="left"/>
            </w:pPr>
            <w:r>
              <w:t>Не вызывается при приеме проекта версии, сформированного на основании электронного контракта в структурированном виде</w:t>
            </w:r>
          </w:p>
          <w:p w14:paraId="0B2FA8C3" w14:textId="77777777" w:rsidR="00056C63" w:rsidRDefault="00056C63" w:rsidP="00056C63">
            <w:pPr>
              <w:pStyle w:val="ad"/>
              <w:jc w:val="left"/>
            </w:pPr>
          </w:p>
          <w:p w14:paraId="58629245" w14:textId="15204AC9" w:rsidR="00056C63"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1EF26E16" w14:textId="77777777" w:rsidR="00056C63" w:rsidRDefault="00056C63" w:rsidP="00056C63">
            <w:pPr>
              <w:pStyle w:val="ad"/>
              <w:jc w:val="left"/>
            </w:pPr>
            <w:r>
              <w:lastRenderedPageBreak/>
              <w:t xml:space="preserve">Если блок </w:t>
            </w:r>
            <w:r w:rsidRPr="009E0F2B">
              <w:t>«</w:t>
            </w:r>
            <w:r w:rsidRPr="001B3EBE">
              <w:t>График</w:t>
            </w:r>
            <w:r w:rsidRPr="009E0F2B">
              <w:t xml:space="preserve"> </w:t>
            </w:r>
            <w:r w:rsidRPr="001B3EBE">
              <w:t>финансирования</w:t>
            </w:r>
            <w:r w:rsidRPr="009E0F2B">
              <w:t>» (</w:t>
            </w:r>
            <w:r w:rsidRPr="001B3EBE">
              <w:rPr>
                <w:lang w:val="en-US"/>
              </w:rPr>
              <w:t>finances</w:t>
            </w:r>
            <w:r w:rsidRPr="009E0F2B">
              <w:t>/</w:t>
            </w:r>
            <w:r w:rsidRPr="001B3EBE">
              <w:rPr>
                <w:lang w:val="en-US"/>
              </w:rPr>
              <w:t>financingPlan</w:t>
            </w:r>
            <w:r w:rsidRPr="009E0F2B">
              <w:t>)</w:t>
            </w:r>
            <w:r>
              <w:t xml:space="preserve"> задан дважды, то в составе одной коллекции должен быть задан блок </w:t>
            </w:r>
            <w:r w:rsidRPr="009E0F2B">
              <w:t>«</w:t>
            </w:r>
            <w:r w:rsidRPr="00C35A6B">
              <w:t>Бюджетные</w:t>
            </w:r>
            <w:r w:rsidRPr="009E0F2B">
              <w:t xml:space="preserve"> </w:t>
            </w:r>
            <w:r w:rsidRPr="00C35A6B">
              <w:t>средства</w:t>
            </w:r>
            <w:r w:rsidRPr="009E0F2B">
              <w:t>» (</w:t>
            </w:r>
            <w:r w:rsidRPr="00C35A6B">
              <w:rPr>
                <w:lang w:val="en-US"/>
              </w:rPr>
              <w:t>finances</w:t>
            </w:r>
            <w:r w:rsidRPr="009E0F2B">
              <w:t>/</w:t>
            </w:r>
            <w:r w:rsidRPr="00C35A6B">
              <w:rPr>
                <w:lang w:val="en-US"/>
              </w:rPr>
              <w:t>financingPlan</w:t>
            </w:r>
            <w:r w:rsidRPr="009E0F2B">
              <w:t>/</w:t>
            </w:r>
            <w:r w:rsidRPr="00C35A6B">
              <w:rPr>
                <w:lang w:val="en-US"/>
              </w:rPr>
              <w:t>financeSource</w:t>
            </w:r>
            <w:r w:rsidRPr="009E0F2B">
              <w:t>/</w:t>
            </w:r>
            <w:r w:rsidRPr="00C35A6B">
              <w:rPr>
                <w:lang w:val="en-US"/>
              </w:rPr>
              <w:t>budgetFunds</w:t>
            </w:r>
            <w:r w:rsidRPr="009E0F2B">
              <w:t>)</w:t>
            </w:r>
            <w:r>
              <w:t xml:space="preserve">, а в составе другой коллекции блок </w:t>
            </w:r>
            <w:r w:rsidRPr="009E0F2B">
              <w:t>«</w:t>
            </w:r>
            <w:r w:rsidRPr="00C35A6B">
              <w:t>Внебюджетные</w:t>
            </w:r>
            <w:r w:rsidRPr="009E0F2B">
              <w:t xml:space="preserve"> </w:t>
            </w:r>
            <w:r w:rsidRPr="00C35A6B">
              <w:t>средства</w:t>
            </w:r>
            <w:r w:rsidRPr="009E0F2B">
              <w:t>» (</w:t>
            </w:r>
            <w:r w:rsidRPr="00C35A6B">
              <w:rPr>
                <w:lang w:val="en-US"/>
              </w:rPr>
              <w:t>finances</w:t>
            </w:r>
            <w:r w:rsidRPr="009E0F2B">
              <w:t>/</w:t>
            </w:r>
            <w:r w:rsidRPr="00C35A6B">
              <w:rPr>
                <w:lang w:val="en-US"/>
              </w:rPr>
              <w:t>financingPlan</w:t>
            </w:r>
            <w:r w:rsidRPr="009E0F2B">
              <w:t>/</w:t>
            </w:r>
            <w:r w:rsidRPr="00C35A6B">
              <w:rPr>
                <w:lang w:val="en-US"/>
              </w:rPr>
              <w:t>financeSource</w:t>
            </w:r>
            <w:r w:rsidRPr="009E0F2B">
              <w:t>/</w:t>
            </w:r>
            <w:r w:rsidRPr="00C35A6B">
              <w:rPr>
                <w:lang w:val="en-US"/>
              </w:rPr>
              <w:t>extrabudgetFunds</w:t>
            </w:r>
            <w:r w:rsidRPr="009E0F2B">
              <w:t>)</w:t>
            </w:r>
            <w:r>
              <w:t>.</w:t>
            </w:r>
          </w:p>
          <w:p w14:paraId="58925966" w14:textId="24B08D1B" w:rsidR="00056C63" w:rsidRPr="009E0F2B" w:rsidRDefault="00056C63" w:rsidP="00056C63">
            <w:pPr>
              <w:pStyle w:val="ad"/>
              <w:jc w:val="left"/>
            </w:pPr>
            <w:r>
              <w:t xml:space="preserve">То есть не допускается ситуация, когда в составе обеих коллекций одновременно указан </w:t>
            </w:r>
            <w:r>
              <w:lastRenderedPageBreak/>
              <w:t>один и тот же блок, приведенный выше</w:t>
            </w:r>
          </w:p>
        </w:tc>
      </w:tr>
      <w:tr w:rsidR="00056C63" w:rsidRPr="001B3EBE" w14:paraId="33A16E13" w14:textId="77777777" w:rsidTr="00AA184A">
        <w:trPr>
          <w:trHeight w:val="348"/>
        </w:trPr>
        <w:tc>
          <w:tcPr>
            <w:tcW w:w="841" w:type="pct"/>
            <w:gridSpan w:val="2"/>
          </w:tcPr>
          <w:p w14:paraId="48ECF138" w14:textId="3B26253A" w:rsidR="00056C63" w:rsidRPr="00DF3CD5" w:rsidRDefault="00056C63" w:rsidP="00056C63">
            <w:pPr>
              <w:pStyle w:val="ad"/>
              <w:jc w:val="left"/>
            </w:pPr>
            <w:r>
              <w:lastRenderedPageBreak/>
              <w:t>РК_ИК_0502</w:t>
            </w:r>
          </w:p>
        </w:tc>
        <w:tc>
          <w:tcPr>
            <w:tcW w:w="234" w:type="pct"/>
            <w:gridSpan w:val="2"/>
          </w:tcPr>
          <w:p w14:paraId="44EEC4E4" w14:textId="77777777" w:rsidR="00056C63" w:rsidRPr="00D23070" w:rsidRDefault="00056C63" w:rsidP="00056C63">
            <w:pPr>
              <w:pStyle w:val="ad"/>
              <w:jc w:val="left"/>
            </w:pPr>
          </w:p>
        </w:tc>
        <w:tc>
          <w:tcPr>
            <w:tcW w:w="1056" w:type="pct"/>
            <w:gridSpan w:val="2"/>
          </w:tcPr>
          <w:p w14:paraId="1704269D" w14:textId="416EE91A" w:rsidR="00056C63" w:rsidRPr="001B3EBE" w:rsidRDefault="00056C63" w:rsidP="00056C63">
            <w:pPr>
              <w:pStyle w:val="ad"/>
              <w:jc w:val="left"/>
              <w:rPr>
                <w:lang w:val="en-US"/>
              </w:rPr>
            </w:pPr>
            <w:r w:rsidRPr="0068006D">
              <w:rPr>
                <w:lang w:val="en-US"/>
              </w:rPr>
              <w:t>«</w:t>
            </w:r>
            <w:r w:rsidRPr="00524B81">
              <w:t>Платежи</w:t>
            </w:r>
            <w:r w:rsidRPr="0068006D">
              <w:rPr>
                <w:lang w:val="en-US"/>
              </w:rPr>
              <w:t xml:space="preserve"> </w:t>
            </w:r>
            <w:r w:rsidRPr="00524B81">
              <w:t>по</w:t>
            </w:r>
            <w:r w:rsidRPr="0068006D">
              <w:rPr>
                <w:lang w:val="en-US"/>
              </w:rPr>
              <w:t xml:space="preserve"> </w:t>
            </w:r>
            <w:r w:rsidRPr="00524B81">
              <w:t>этапу</w:t>
            </w:r>
            <w:r w:rsidRPr="0068006D">
              <w:rPr>
                <w:lang w:val="en-US"/>
              </w:rPr>
              <w:t>» (finances/financingPlan/stages/payments)</w:t>
            </w:r>
          </w:p>
        </w:tc>
        <w:tc>
          <w:tcPr>
            <w:tcW w:w="1474" w:type="pct"/>
            <w:gridSpan w:val="3"/>
          </w:tcPr>
          <w:p w14:paraId="56F16BC7" w14:textId="77777777" w:rsidR="00056C63" w:rsidRDefault="00056C63" w:rsidP="00056C63">
            <w:pPr>
              <w:pStyle w:val="ad"/>
              <w:jc w:val="left"/>
            </w:pPr>
            <w:r>
              <w:t>Если в проверяемом блоке заполнены поля (И/ИЛИ):</w:t>
            </w:r>
          </w:p>
          <w:p w14:paraId="06C08943" w14:textId="77777777" w:rsidR="00056C63" w:rsidRPr="0068006D" w:rsidRDefault="00056C63" w:rsidP="00056C63">
            <w:pPr>
              <w:pStyle w:val="ad"/>
              <w:numPr>
                <w:ilvl w:val="0"/>
                <w:numId w:val="269"/>
              </w:numPr>
              <w:ind w:left="0" w:hanging="26"/>
              <w:jc w:val="left"/>
              <w:rPr>
                <w:lang w:val="en-US"/>
              </w:rPr>
            </w:pPr>
            <w:r w:rsidRPr="0068006D">
              <w:rPr>
                <w:lang w:val="en-US"/>
              </w:rPr>
              <w:t>«</w:t>
            </w:r>
            <w:r>
              <w:t>Измененный</w:t>
            </w:r>
            <w:r w:rsidRPr="0068006D">
              <w:rPr>
                <w:lang w:val="en-US"/>
              </w:rPr>
              <w:t xml:space="preserve"> </w:t>
            </w:r>
            <w:r>
              <w:t>код</w:t>
            </w:r>
            <w:r w:rsidRPr="0068006D">
              <w:rPr>
                <w:lang w:val="en-US"/>
              </w:rPr>
              <w:t xml:space="preserve"> </w:t>
            </w:r>
            <w:r>
              <w:t>бюджетной</w:t>
            </w:r>
            <w:r w:rsidRPr="0068006D">
              <w:rPr>
                <w:lang w:val="en-US"/>
              </w:rPr>
              <w:t xml:space="preserve"> </w:t>
            </w:r>
            <w:r>
              <w:t>классификации</w:t>
            </w:r>
            <w:r w:rsidRPr="0068006D">
              <w:rPr>
                <w:lang w:val="en-US"/>
              </w:rPr>
              <w:t>» (finances/financingPlan/stages/payments/editedKBK2016),</w:t>
            </w:r>
          </w:p>
          <w:p w14:paraId="235E8C42" w14:textId="77777777" w:rsidR="00056C63" w:rsidRPr="0068006D" w:rsidRDefault="00056C63" w:rsidP="00056C63">
            <w:pPr>
              <w:pStyle w:val="ad"/>
              <w:numPr>
                <w:ilvl w:val="0"/>
                <w:numId w:val="269"/>
              </w:numPr>
              <w:ind w:left="0" w:hanging="26"/>
              <w:jc w:val="left"/>
              <w:rPr>
                <w:lang w:val="en-US"/>
              </w:rPr>
            </w:pPr>
            <w:r w:rsidRPr="0068006D">
              <w:rPr>
                <w:lang w:val="en-US"/>
              </w:rPr>
              <w:t>«</w:t>
            </w:r>
            <w:r>
              <w:t>Измененный</w:t>
            </w:r>
            <w:r w:rsidRPr="0068006D">
              <w:rPr>
                <w:lang w:val="en-US"/>
              </w:rPr>
              <w:t xml:space="preserve"> </w:t>
            </w:r>
            <w:r>
              <w:t>код</w:t>
            </w:r>
            <w:r w:rsidRPr="0068006D">
              <w:rPr>
                <w:lang w:val="en-US"/>
              </w:rPr>
              <w:t xml:space="preserve"> </w:t>
            </w:r>
            <w:r>
              <w:t>вида</w:t>
            </w:r>
            <w:r w:rsidRPr="0068006D">
              <w:rPr>
                <w:lang w:val="en-US"/>
              </w:rPr>
              <w:t xml:space="preserve"> </w:t>
            </w:r>
            <w:r>
              <w:t>расходов</w:t>
            </w:r>
            <w:r w:rsidRPr="0068006D">
              <w:rPr>
                <w:lang w:val="en-US"/>
              </w:rPr>
              <w:t>» (finances/financingPlan/stages/payments/editedKVR),</w:t>
            </w:r>
          </w:p>
          <w:p w14:paraId="7D378D4D" w14:textId="77777777" w:rsidR="00056C63" w:rsidRPr="0068006D" w:rsidRDefault="00056C63" w:rsidP="00056C63">
            <w:pPr>
              <w:pStyle w:val="ad"/>
              <w:numPr>
                <w:ilvl w:val="0"/>
                <w:numId w:val="269"/>
              </w:numPr>
              <w:ind w:left="0" w:hanging="26"/>
              <w:jc w:val="left"/>
              <w:rPr>
                <w:lang w:val="en-US"/>
              </w:rPr>
            </w:pPr>
            <w:r w:rsidRPr="0068006D">
              <w:rPr>
                <w:lang w:val="en-US"/>
              </w:rPr>
              <w:t>«</w:t>
            </w:r>
            <w:r>
              <w:t>Измененный</w:t>
            </w:r>
            <w:r w:rsidRPr="0068006D">
              <w:rPr>
                <w:lang w:val="en-US"/>
              </w:rPr>
              <w:t xml:space="preserve"> </w:t>
            </w:r>
            <w:r>
              <w:t>код</w:t>
            </w:r>
            <w:r w:rsidRPr="0068006D">
              <w:rPr>
                <w:lang w:val="en-US"/>
              </w:rPr>
              <w:t xml:space="preserve">  </w:t>
            </w:r>
            <w:r>
              <w:t>поступлений</w:t>
            </w:r>
            <w:r w:rsidRPr="0068006D">
              <w:rPr>
                <w:lang w:val="en-US"/>
              </w:rPr>
              <w:t>» (finances/financingPlan/stages/payments/editedReceiptCode),</w:t>
            </w:r>
          </w:p>
          <w:p w14:paraId="5734AE32" w14:textId="77777777" w:rsidR="00056C63" w:rsidRPr="0068006D" w:rsidRDefault="00056C63" w:rsidP="00056C63">
            <w:pPr>
              <w:pStyle w:val="ad"/>
              <w:numPr>
                <w:ilvl w:val="0"/>
                <w:numId w:val="269"/>
              </w:numPr>
              <w:ind w:left="0" w:hanging="26"/>
              <w:jc w:val="left"/>
              <w:rPr>
                <w:lang w:val="en-US"/>
              </w:rPr>
            </w:pPr>
            <w:r w:rsidRPr="0068006D">
              <w:rPr>
                <w:lang w:val="en-US"/>
              </w:rPr>
              <w:t>«</w:t>
            </w:r>
            <w:r>
              <w:t>Измененная</w:t>
            </w:r>
            <w:r w:rsidRPr="0068006D">
              <w:rPr>
                <w:lang w:val="en-US"/>
              </w:rPr>
              <w:t xml:space="preserve"> </w:t>
            </w:r>
            <w:r>
              <w:t>целевая</w:t>
            </w:r>
            <w:r w:rsidRPr="0068006D">
              <w:rPr>
                <w:lang w:val="en-US"/>
              </w:rPr>
              <w:t xml:space="preserve"> </w:t>
            </w:r>
            <w:r>
              <w:t>статья</w:t>
            </w:r>
            <w:r w:rsidRPr="0068006D">
              <w:rPr>
                <w:lang w:val="en-US"/>
              </w:rPr>
              <w:t>» (finances/financingPlan/stages/payments/editedTargetArticle),</w:t>
            </w:r>
          </w:p>
          <w:p w14:paraId="1B0B8B4F" w14:textId="77777777" w:rsidR="00056C63" w:rsidRDefault="00056C63" w:rsidP="00056C63">
            <w:pPr>
              <w:pStyle w:val="ad"/>
              <w:jc w:val="left"/>
            </w:pPr>
            <w:r>
              <w:t>то контролируется, что по полям (в зависимости от изменяемого поля):</w:t>
            </w:r>
          </w:p>
          <w:p w14:paraId="24EC12B1" w14:textId="77777777" w:rsidR="00056C63" w:rsidRDefault="00056C63" w:rsidP="00056C63">
            <w:pPr>
              <w:pStyle w:val="ad"/>
              <w:numPr>
                <w:ilvl w:val="0"/>
                <w:numId w:val="270"/>
              </w:numPr>
              <w:ind w:left="0" w:hanging="26"/>
              <w:jc w:val="left"/>
            </w:pPr>
            <w:r>
              <w:t>«Код бюджетной классификации (указывается после 01.01.2016)» (KBK2016),</w:t>
            </w:r>
          </w:p>
          <w:p w14:paraId="0F95E499" w14:textId="77777777" w:rsidR="00056C63" w:rsidRPr="0068006D" w:rsidRDefault="00056C63" w:rsidP="00056C63">
            <w:pPr>
              <w:pStyle w:val="ad"/>
              <w:numPr>
                <w:ilvl w:val="0"/>
                <w:numId w:val="270"/>
              </w:numPr>
              <w:ind w:left="0" w:hanging="26"/>
              <w:jc w:val="left"/>
              <w:rPr>
                <w:lang w:val="en-US"/>
              </w:rPr>
            </w:pPr>
            <w:r w:rsidRPr="0068006D">
              <w:rPr>
                <w:lang w:val="en-US"/>
              </w:rPr>
              <w:t>«</w:t>
            </w:r>
            <w:r>
              <w:t>Код</w:t>
            </w:r>
            <w:r w:rsidRPr="0068006D">
              <w:rPr>
                <w:lang w:val="en-US"/>
              </w:rPr>
              <w:t xml:space="preserve"> </w:t>
            </w:r>
            <w:r>
              <w:t>вида</w:t>
            </w:r>
            <w:r w:rsidRPr="0068006D">
              <w:rPr>
                <w:lang w:val="en-US"/>
              </w:rPr>
              <w:t xml:space="preserve"> </w:t>
            </w:r>
            <w:r>
              <w:t>расходов</w:t>
            </w:r>
            <w:r w:rsidRPr="0068006D">
              <w:rPr>
                <w:lang w:val="en-US"/>
              </w:rPr>
              <w:t xml:space="preserve"> (</w:t>
            </w:r>
            <w:r>
              <w:t>указывается</w:t>
            </w:r>
            <w:r w:rsidRPr="0068006D">
              <w:rPr>
                <w:lang w:val="en-US"/>
              </w:rPr>
              <w:t xml:space="preserve"> </w:t>
            </w:r>
            <w:r>
              <w:t>с</w:t>
            </w:r>
            <w:r w:rsidRPr="0068006D">
              <w:rPr>
                <w:lang w:val="en-US"/>
              </w:rPr>
              <w:t xml:space="preserve"> 01.01.2016)» (finances/extrabudgetFunds/stages/payments/KVR),</w:t>
            </w:r>
          </w:p>
          <w:p w14:paraId="046F8253" w14:textId="77777777" w:rsidR="00056C63" w:rsidRPr="0068006D" w:rsidRDefault="00056C63" w:rsidP="00056C63">
            <w:pPr>
              <w:pStyle w:val="ad"/>
              <w:numPr>
                <w:ilvl w:val="0"/>
                <w:numId w:val="270"/>
              </w:numPr>
              <w:ind w:left="0" w:hanging="26"/>
              <w:jc w:val="left"/>
              <w:rPr>
                <w:lang w:val="en-US"/>
              </w:rPr>
            </w:pPr>
            <w:r w:rsidRPr="0068006D">
              <w:rPr>
                <w:lang w:val="en-US"/>
              </w:rPr>
              <w:t>«</w:t>
            </w:r>
            <w:r>
              <w:t>Код</w:t>
            </w:r>
            <w:r w:rsidRPr="0068006D">
              <w:rPr>
                <w:lang w:val="en-US"/>
              </w:rPr>
              <w:t xml:space="preserve"> </w:t>
            </w:r>
            <w:r>
              <w:t>поступлений</w:t>
            </w:r>
            <w:r w:rsidRPr="0068006D">
              <w:rPr>
                <w:lang w:val="en-US"/>
              </w:rPr>
              <w:t>» (finances/financingPlan/stages/payments/receiptCode),</w:t>
            </w:r>
          </w:p>
          <w:p w14:paraId="44E75B3B" w14:textId="77777777" w:rsidR="00056C63" w:rsidRPr="0068006D" w:rsidRDefault="00056C63" w:rsidP="00056C63">
            <w:pPr>
              <w:pStyle w:val="ad"/>
              <w:numPr>
                <w:ilvl w:val="0"/>
                <w:numId w:val="270"/>
              </w:numPr>
              <w:ind w:left="0" w:hanging="26"/>
              <w:jc w:val="left"/>
              <w:rPr>
                <w:lang w:val="en-US"/>
              </w:rPr>
            </w:pPr>
            <w:r w:rsidRPr="0068006D">
              <w:rPr>
                <w:lang w:val="en-US"/>
              </w:rPr>
              <w:lastRenderedPageBreak/>
              <w:t>«</w:t>
            </w:r>
            <w:r>
              <w:t>Целевая</w:t>
            </w:r>
            <w:r w:rsidRPr="0068006D">
              <w:rPr>
                <w:lang w:val="en-US"/>
              </w:rPr>
              <w:t xml:space="preserve"> </w:t>
            </w:r>
            <w:r>
              <w:t>статья</w:t>
            </w:r>
            <w:r w:rsidRPr="0068006D">
              <w:rPr>
                <w:lang w:val="en-US"/>
              </w:rPr>
              <w:t>» (finances/extrabudgetFunds/stages/payments/targetArticle)</w:t>
            </w:r>
          </w:p>
          <w:p w14:paraId="7AA3BF4C" w14:textId="77777777" w:rsidR="00056C63" w:rsidRDefault="00056C63" w:rsidP="00056C63">
            <w:pPr>
              <w:pStyle w:val="ad"/>
              <w:jc w:val="left"/>
            </w:pPr>
            <w:r>
              <w:t xml:space="preserve">идентифицирован платеж по этапу. </w:t>
            </w:r>
          </w:p>
          <w:p w14:paraId="154A08F7" w14:textId="5182D3AD" w:rsidR="00056C63" w:rsidRDefault="00056C63" w:rsidP="00056C63">
            <w:pPr>
              <w:pStyle w:val="ad"/>
              <w:jc w:val="left"/>
            </w:pPr>
            <w:r w:rsidRPr="007D6DDA">
              <w:t>Контроль вызывается при приеме проекта версии, сформированного на основании электронного контракта в структурированном виде, и при приеме изменений сведений о контракте</w:t>
            </w:r>
            <w:r>
              <w:t>, если</w:t>
            </w:r>
            <w:r w:rsidRPr="007D6DDA">
              <w:t xml:space="preserve"> признак "Документ на базе РЭК" установлен.</w:t>
            </w:r>
          </w:p>
        </w:tc>
        <w:tc>
          <w:tcPr>
            <w:tcW w:w="1395" w:type="pct"/>
            <w:gridSpan w:val="3"/>
          </w:tcPr>
          <w:p w14:paraId="54469A7C" w14:textId="406B7A47" w:rsidR="00056C63" w:rsidRDefault="00056C63" w:rsidP="00056C63">
            <w:pPr>
              <w:pStyle w:val="ad"/>
              <w:jc w:val="left"/>
            </w:pPr>
            <w:r w:rsidRPr="00186073">
              <w:lastRenderedPageBreak/>
              <w:t xml:space="preserve">Платеж по этапу с </w:t>
            </w:r>
            <w:r>
              <w:t>кодом</w:t>
            </w:r>
            <w:r w:rsidRPr="00186073">
              <w:t xml:space="preserve"> &lt; </w:t>
            </w:r>
            <w:r>
              <w:t xml:space="preserve">Код бюджетной классификации ИЛИ </w:t>
            </w:r>
            <w:r w:rsidRPr="00186073">
              <w:t xml:space="preserve"> </w:t>
            </w:r>
            <w:r>
              <w:t xml:space="preserve">Код вида расходов ИЛИ Код поступлений ИЛИ Целевая статья </w:t>
            </w:r>
            <w:r w:rsidRPr="00186073">
              <w:t>&gt;, указанным в поле</w:t>
            </w:r>
            <w:r>
              <w:t xml:space="preserve"> </w:t>
            </w:r>
            <w:r w:rsidRPr="0068006D">
              <w:t>&lt;</w:t>
            </w:r>
            <w:r>
              <w:t xml:space="preserve"> «Код бюджетной классификации (указывается после 01.01.2016)» (KBK2016) ИЛИ «Код вида расходов (указывается с 01.01.2016)» (finances/extrabudgetFunds/stages/payments/KVR) ИЛИ «Код поступлений» (finances/financingPlan/stages/payments/receiptCode) ИЛИ «Целевая статья» (finances/extrabudgetFunds/stages/payments/targetArticle)</w:t>
            </w:r>
            <w:r w:rsidRPr="00186073">
              <w:t xml:space="preserve"> </w:t>
            </w:r>
            <w:r w:rsidRPr="0068006D">
              <w:t xml:space="preserve">&gt; </w:t>
            </w:r>
            <w:r w:rsidRPr="00186073">
              <w:t>не найден</w:t>
            </w:r>
            <w:r>
              <w:t>.</w:t>
            </w:r>
          </w:p>
        </w:tc>
      </w:tr>
      <w:tr w:rsidR="00056C63" w:rsidRPr="001B3EBE" w14:paraId="1102FCAB" w14:textId="77777777" w:rsidTr="00AA184A">
        <w:trPr>
          <w:trHeight w:val="348"/>
        </w:trPr>
        <w:tc>
          <w:tcPr>
            <w:tcW w:w="841" w:type="pct"/>
            <w:gridSpan w:val="2"/>
          </w:tcPr>
          <w:p w14:paraId="574E1EF7" w14:textId="785812A2" w:rsidR="00056C63" w:rsidRPr="00186073" w:rsidRDefault="00056C63" w:rsidP="00056C63">
            <w:pPr>
              <w:pStyle w:val="ad"/>
              <w:jc w:val="left"/>
            </w:pPr>
            <w:r w:rsidRPr="00186073">
              <w:t>РК_ИК_0487</w:t>
            </w:r>
          </w:p>
        </w:tc>
        <w:tc>
          <w:tcPr>
            <w:tcW w:w="234" w:type="pct"/>
            <w:gridSpan w:val="2"/>
          </w:tcPr>
          <w:p w14:paraId="6B06C4FE" w14:textId="77777777" w:rsidR="00056C63" w:rsidRPr="00186073" w:rsidRDefault="00056C63" w:rsidP="00056C63">
            <w:pPr>
              <w:pStyle w:val="ad"/>
              <w:jc w:val="left"/>
            </w:pPr>
          </w:p>
        </w:tc>
        <w:tc>
          <w:tcPr>
            <w:tcW w:w="1056" w:type="pct"/>
            <w:gridSpan w:val="2"/>
          </w:tcPr>
          <w:p w14:paraId="7DC02740" w14:textId="65CFC630" w:rsidR="00056C63" w:rsidRPr="00186073" w:rsidRDefault="00056C63" w:rsidP="00056C63">
            <w:pPr>
              <w:pStyle w:val="ad"/>
              <w:jc w:val="left"/>
            </w:pPr>
            <w:r w:rsidRPr="00186073">
              <w:t>«Уникальный идентификатор платежа по этапу контракта в ЕИС» (</w:t>
            </w:r>
            <w:r w:rsidRPr="00186073">
              <w:rPr>
                <w:lang w:val="en-US"/>
              </w:rPr>
              <w:t>finances</w:t>
            </w:r>
            <w:r w:rsidRPr="00186073">
              <w:t>/</w:t>
            </w:r>
            <w:r w:rsidRPr="00186073">
              <w:rPr>
                <w:lang w:val="en-US"/>
              </w:rPr>
              <w:t>financingPlan</w:t>
            </w:r>
            <w:r w:rsidRPr="00186073">
              <w:t>/</w:t>
            </w:r>
            <w:r w:rsidRPr="00186073">
              <w:rPr>
                <w:lang w:val="en-US"/>
              </w:rPr>
              <w:t>stages</w:t>
            </w:r>
            <w:r w:rsidRPr="00186073">
              <w:t>/</w:t>
            </w:r>
            <w:r w:rsidRPr="00186073">
              <w:rPr>
                <w:lang w:val="en-US"/>
              </w:rPr>
              <w:t>payments</w:t>
            </w:r>
            <w:r w:rsidRPr="00186073">
              <w:t>/ sid)</w:t>
            </w:r>
          </w:p>
        </w:tc>
        <w:tc>
          <w:tcPr>
            <w:tcW w:w="1474" w:type="pct"/>
            <w:gridSpan w:val="3"/>
          </w:tcPr>
          <w:p w14:paraId="6EF30AA8" w14:textId="77777777" w:rsidR="00056C63" w:rsidRPr="00186073" w:rsidRDefault="00056C63" w:rsidP="00056C63">
            <w:pPr>
              <w:pStyle w:val="ad"/>
              <w:jc w:val="left"/>
            </w:pPr>
            <w:r w:rsidRPr="00186073">
              <w:t>Контроль вызывается если первая версия сведений о контракте размещена ПОСЛЕ выхода версии 15.0</w:t>
            </w:r>
          </w:p>
          <w:p w14:paraId="7CECCC75" w14:textId="77777777" w:rsidR="00056C63" w:rsidRPr="00186073" w:rsidRDefault="00056C63" w:rsidP="00056C63">
            <w:pPr>
              <w:pStyle w:val="ad"/>
              <w:jc w:val="left"/>
            </w:pPr>
            <w:r w:rsidRPr="00186073">
              <w:t>При приеме изменений, если поле заполнено, то контролируется, что в предыдущей версии документа найден платеж по этапу контракта с указанным значением sid</w:t>
            </w:r>
          </w:p>
          <w:p w14:paraId="236CA768" w14:textId="77777777" w:rsidR="00056C63" w:rsidRPr="00186073" w:rsidRDefault="00056C63" w:rsidP="00056C63">
            <w:pPr>
              <w:pStyle w:val="ad"/>
              <w:jc w:val="left"/>
            </w:pPr>
          </w:p>
          <w:p w14:paraId="1A5F00D9" w14:textId="77777777" w:rsidR="00056C63" w:rsidRPr="00186073" w:rsidRDefault="00056C63" w:rsidP="00056C63">
            <w:pPr>
              <w:pStyle w:val="ad"/>
              <w:jc w:val="left"/>
            </w:pPr>
            <w:r w:rsidRPr="00186073">
              <w:t>Не вызывается при приеме проекта первоначальной версии, сформированного на основании электронного контракта в структурированном виде</w:t>
            </w:r>
          </w:p>
          <w:p w14:paraId="49B043EC" w14:textId="77777777" w:rsidR="00056C63" w:rsidRPr="00186073" w:rsidRDefault="00056C63" w:rsidP="00056C63">
            <w:pPr>
              <w:pStyle w:val="ad"/>
              <w:jc w:val="left"/>
            </w:pPr>
          </w:p>
          <w:p w14:paraId="4FAEC081" w14:textId="0A2A8C54" w:rsidR="00056C63" w:rsidRPr="00186073" w:rsidRDefault="00056C63" w:rsidP="00056C63">
            <w:pPr>
              <w:pStyle w:val="ad"/>
              <w:jc w:val="left"/>
            </w:pPr>
            <w:r w:rsidRPr="00186073">
              <w:t>Контроль не вызывается, если при приеме изменений сведений о контракте признак "Документ на базе РЭК" установлен</w:t>
            </w:r>
          </w:p>
        </w:tc>
        <w:tc>
          <w:tcPr>
            <w:tcW w:w="1395" w:type="pct"/>
            <w:gridSpan w:val="3"/>
          </w:tcPr>
          <w:p w14:paraId="7E1BF13F" w14:textId="1D5632F5" w:rsidR="00056C63" w:rsidRPr="00186073" w:rsidRDefault="00056C63" w:rsidP="00056C63">
            <w:pPr>
              <w:pStyle w:val="ad"/>
              <w:jc w:val="left"/>
            </w:pPr>
            <w:r w:rsidRPr="00186073">
              <w:t>Платеж по этапу с уникальным идентификатором &lt; Уникальный идентификатор платежа по этапу контракта в ЕИС &gt;, указанным в поле «Уникальный идентификатор платежа по этапу контракта в ЕИС» (</w:t>
            </w:r>
            <w:r w:rsidRPr="00186073">
              <w:rPr>
                <w:lang w:val="en-US"/>
              </w:rPr>
              <w:t>finances</w:t>
            </w:r>
            <w:r w:rsidRPr="00186073">
              <w:t>/</w:t>
            </w:r>
            <w:r w:rsidRPr="00186073">
              <w:rPr>
                <w:lang w:val="en-US"/>
              </w:rPr>
              <w:t>financingPlan</w:t>
            </w:r>
            <w:r w:rsidRPr="00186073">
              <w:t>/</w:t>
            </w:r>
            <w:r w:rsidRPr="00186073">
              <w:rPr>
                <w:lang w:val="en-US"/>
              </w:rPr>
              <w:t>stages</w:t>
            </w:r>
            <w:r w:rsidRPr="00186073">
              <w:t>/</w:t>
            </w:r>
            <w:r w:rsidRPr="00186073">
              <w:rPr>
                <w:lang w:val="en-US"/>
              </w:rPr>
              <w:t>payments</w:t>
            </w:r>
            <w:r w:rsidRPr="00186073">
              <w:t>/ sid), не найден в размещенной версии сведений о контракте</w:t>
            </w:r>
          </w:p>
        </w:tc>
      </w:tr>
      <w:tr w:rsidR="00056C63" w:rsidRPr="001B3EBE" w14:paraId="24EE56F4" w14:textId="77777777" w:rsidTr="00AA184A">
        <w:trPr>
          <w:trHeight w:val="348"/>
        </w:trPr>
        <w:tc>
          <w:tcPr>
            <w:tcW w:w="841" w:type="pct"/>
            <w:gridSpan w:val="2"/>
          </w:tcPr>
          <w:p w14:paraId="5E3D8C8D" w14:textId="6C70E6D0" w:rsidR="00056C63" w:rsidRPr="001D5E10" w:rsidRDefault="00056C63" w:rsidP="00056C63">
            <w:pPr>
              <w:pStyle w:val="ad"/>
              <w:jc w:val="left"/>
              <w:rPr>
                <w:strike/>
              </w:rPr>
            </w:pPr>
            <w:r w:rsidRPr="001D5E10">
              <w:rPr>
                <w:strike/>
              </w:rPr>
              <w:t>РК_ИК_0488</w:t>
            </w:r>
          </w:p>
        </w:tc>
        <w:tc>
          <w:tcPr>
            <w:tcW w:w="234" w:type="pct"/>
            <w:gridSpan w:val="2"/>
          </w:tcPr>
          <w:p w14:paraId="7A45D4E3" w14:textId="77777777" w:rsidR="00056C63" w:rsidRPr="001D5E10" w:rsidRDefault="00056C63" w:rsidP="00056C63">
            <w:pPr>
              <w:pStyle w:val="ad"/>
              <w:jc w:val="left"/>
              <w:rPr>
                <w:strike/>
              </w:rPr>
            </w:pPr>
          </w:p>
        </w:tc>
        <w:tc>
          <w:tcPr>
            <w:tcW w:w="1056" w:type="pct"/>
            <w:gridSpan w:val="2"/>
          </w:tcPr>
          <w:p w14:paraId="6404F63C" w14:textId="4253BC8A" w:rsidR="00056C63" w:rsidRPr="001D5E10" w:rsidRDefault="00056C63" w:rsidP="00056C63">
            <w:pPr>
              <w:pStyle w:val="ad"/>
              <w:jc w:val="left"/>
              <w:rPr>
                <w:strike/>
              </w:rPr>
            </w:pPr>
            <w:r w:rsidRPr="001D5E10">
              <w:rPr>
                <w:strike/>
              </w:rPr>
              <w:t>«Внешний идентификатор идентификатор платежа по этапу контракт» (fi-nances/financingPlan/stages/payments/externalSid)</w:t>
            </w:r>
          </w:p>
        </w:tc>
        <w:tc>
          <w:tcPr>
            <w:tcW w:w="1474" w:type="pct"/>
            <w:gridSpan w:val="3"/>
          </w:tcPr>
          <w:p w14:paraId="2174C118" w14:textId="77777777" w:rsidR="00056C63" w:rsidRPr="001D5E10" w:rsidRDefault="00056C63" w:rsidP="00056C63">
            <w:pPr>
              <w:pStyle w:val="ad"/>
              <w:jc w:val="left"/>
              <w:rPr>
                <w:strike/>
              </w:rPr>
            </w:pPr>
            <w:r w:rsidRPr="001D5E10">
              <w:rPr>
                <w:strike/>
              </w:rPr>
              <w:t xml:space="preserve">При приеме изменений размещенной версии сведений о контракте значение элемента «Внешний идентификатор идентификатор платежа по этапу контракт» (fi-nances/financingPlan/stages/payments/externalSid) проверяется на уникальность </w:t>
            </w:r>
            <w:r w:rsidRPr="001D5E10">
              <w:rPr>
                <w:strike/>
              </w:rPr>
              <w:lastRenderedPageBreak/>
              <w:t>в ЕИС в рамках пришедшего документа</w:t>
            </w:r>
          </w:p>
          <w:p w14:paraId="172069B9" w14:textId="77777777" w:rsidR="00056C63" w:rsidRPr="001D5E10" w:rsidRDefault="00056C63" w:rsidP="00056C63">
            <w:pPr>
              <w:pStyle w:val="ad"/>
              <w:jc w:val="left"/>
              <w:rPr>
                <w:strike/>
              </w:rPr>
            </w:pPr>
          </w:p>
          <w:p w14:paraId="2D6739AF" w14:textId="518493EE" w:rsidR="00056C63" w:rsidRPr="001D5E10" w:rsidRDefault="00056C63" w:rsidP="00056C63">
            <w:pPr>
              <w:pStyle w:val="ad"/>
              <w:jc w:val="left"/>
              <w:rPr>
                <w:strike/>
              </w:rPr>
            </w:pPr>
            <w:r w:rsidRPr="001D5E10">
              <w:rPr>
                <w:strike/>
              </w:rPr>
              <w:t>Контроль не вызывается, если при приеме измене-ний сведений о контракте признак "Документ на ба-зе РЭК" установлен</w:t>
            </w:r>
          </w:p>
        </w:tc>
        <w:tc>
          <w:tcPr>
            <w:tcW w:w="1395" w:type="pct"/>
            <w:gridSpan w:val="3"/>
          </w:tcPr>
          <w:p w14:paraId="6C1CB8E7" w14:textId="662BF45D" w:rsidR="00056C63" w:rsidRPr="001D5E10" w:rsidRDefault="00056C63" w:rsidP="00056C63">
            <w:pPr>
              <w:pStyle w:val="ad"/>
              <w:jc w:val="left"/>
              <w:rPr>
                <w:strike/>
              </w:rPr>
            </w:pPr>
            <w:r w:rsidRPr="001D5E10">
              <w:rPr>
                <w:strike/>
              </w:rPr>
              <w:lastRenderedPageBreak/>
              <w:t>«Внешний идентификатор идентификатор платежа по этапу контракт» (fi-nances/financingPlan/stages/payments/externalSid) должен быть уникальным в рамках информации о заключенном контракте с реестровым номером &lt;</w:t>
            </w:r>
            <w:r w:rsidRPr="001D5E10">
              <w:rPr>
                <w:strike/>
                <w:lang w:val="en-US"/>
              </w:rPr>
              <w:t>regNum</w:t>
            </w:r>
            <w:r w:rsidRPr="001D5E10">
              <w:rPr>
                <w:strike/>
              </w:rPr>
              <w:t>&gt;</w:t>
            </w:r>
          </w:p>
        </w:tc>
      </w:tr>
      <w:tr w:rsidR="00056C63" w:rsidRPr="009B5A74" w14:paraId="19FD9C71" w14:textId="77777777" w:rsidTr="00AA184A">
        <w:trPr>
          <w:trHeight w:val="348"/>
        </w:trPr>
        <w:tc>
          <w:tcPr>
            <w:tcW w:w="841" w:type="pct"/>
            <w:gridSpan w:val="2"/>
          </w:tcPr>
          <w:p w14:paraId="4CA5D620" w14:textId="59FE122C" w:rsidR="00056C63" w:rsidRPr="009B5A74" w:rsidRDefault="00056C63" w:rsidP="00056C63">
            <w:pPr>
              <w:pStyle w:val="ad"/>
              <w:jc w:val="left"/>
              <w:rPr>
                <w:strike/>
              </w:rPr>
            </w:pPr>
            <w:r w:rsidRPr="009B5A74">
              <w:rPr>
                <w:strike/>
              </w:rPr>
              <w:t>РК_ИК_0498</w:t>
            </w:r>
          </w:p>
        </w:tc>
        <w:tc>
          <w:tcPr>
            <w:tcW w:w="234" w:type="pct"/>
            <w:gridSpan w:val="2"/>
          </w:tcPr>
          <w:p w14:paraId="11145DB3" w14:textId="77777777" w:rsidR="00056C63" w:rsidRPr="009B5A74" w:rsidRDefault="00056C63" w:rsidP="00056C63">
            <w:pPr>
              <w:pStyle w:val="ad"/>
              <w:jc w:val="left"/>
              <w:rPr>
                <w:strike/>
              </w:rPr>
            </w:pPr>
          </w:p>
        </w:tc>
        <w:tc>
          <w:tcPr>
            <w:tcW w:w="1056" w:type="pct"/>
            <w:gridSpan w:val="2"/>
          </w:tcPr>
          <w:p w14:paraId="555B47DC" w14:textId="030C01E6" w:rsidR="00056C63" w:rsidRPr="009B5A74" w:rsidRDefault="00056C63" w:rsidP="00056C63">
            <w:pPr>
              <w:pStyle w:val="ad"/>
              <w:jc w:val="left"/>
              <w:rPr>
                <w:strike/>
              </w:rPr>
            </w:pPr>
            <w:r w:rsidRPr="009B5A74">
              <w:rPr>
                <w:strike/>
              </w:rPr>
              <w:t>«Уникальный идентификатор платежа по этапу контракта в ЕИС» (</w:t>
            </w:r>
            <w:r w:rsidRPr="009B5A74">
              <w:rPr>
                <w:strike/>
                <w:lang w:val="en-US"/>
              </w:rPr>
              <w:t>finances</w:t>
            </w:r>
            <w:r w:rsidRPr="009B5A74">
              <w:rPr>
                <w:strike/>
              </w:rPr>
              <w:t>/</w:t>
            </w:r>
            <w:r w:rsidRPr="009B5A74">
              <w:rPr>
                <w:strike/>
                <w:lang w:val="en-US"/>
              </w:rPr>
              <w:t>financingPlan</w:t>
            </w:r>
            <w:r w:rsidRPr="009B5A74">
              <w:rPr>
                <w:strike/>
              </w:rPr>
              <w:t>/</w:t>
            </w:r>
            <w:r w:rsidRPr="009B5A74">
              <w:rPr>
                <w:strike/>
                <w:lang w:val="en-US"/>
              </w:rPr>
              <w:t>stages</w:t>
            </w:r>
            <w:r w:rsidRPr="009B5A74">
              <w:rPr>
                <w:strike/>
              </w:rPr>
              <w:t>/</w:t>
            </w:r>
            <w:r w:rsidRPr="009B5A74">
              <w:rPr>
                <w:strike/>
                <w:lang w:val="en-US"/>
              </w:rPr>
              <w:t>payments</w:t>
            </w:r>
            <w:r w:rsidRPr="009B5A74">
              <w:rPr>
                <w:strike/>
              </w:rPr>
              <w:t>/ sid)</w:t>
            </w:r>
          </w:p>
        </w:tc>
        <w:tc>
          <w:tcPr>
            <w:tcW w:w="1474" w:type="pct"/>
            <w:gridSpan w:val="3"/>
          </w:tcPr>
          <w:p w14:paraId="7EB174D8" w14:textId="77777777" w:rsidR="00056C63" w:rsidRPr="009B5A74" w:rsidRDefault="00056C63" w:rsidP="00056C63">
            <w:pPr>
              <w:pStyle w:val="ad"/>
              <w:jc w:val="left"/>
              <w:rPr>
                <w:strike/>
              </w:rPr>
            </w:pPr>
            <w:r w:rsidRPr="009B5A74">
              <w:rPr>
                <w:strike/>
              </w:rPr>
              <w:t>При приеме изменений размещенной версии сведений о контракте значение элемента «Уникальный идентификатор платежа по этапу контракта в ЕИС» (</w:t>
            </w:r>
            <w:r w:rsidRPr="009B5A74">
              <w:rPr>
                <w:strike/>
                <w:lang w:val="en-US"/>
              </w:rPr>
              <w:t>finances</w:t>
            </w:r>
            <w:r w:rsidRPr="009B5A74">
              <w:rPr>
                <w:strike/>
              </w:rPr>
              <w:t>/</w:t>
            </w:r>
            <w:r w:rsidRPr="009B5A74">
              <w:rPr>
                <w:strike/>
                <w:lang w:val="en-US"/>
              </w:rPr>
              <w:t>financingPlan</w:t>
            </w:r>
            <w:r w:rsidRPr="009B5A74">
              <w:rPr>
                <w:strike/>
              </w:rPr>
              <w:t>/</w:t>
            </w:r>
            <w:r w:rsidRPr="009B5A74">
              <w:rPr>
                <w:strike/>
                <w:lang w:val="en-US"/>
              </w:rPr>
              <w:t>stages</w:t>
            </w:r>
            <w:r w:rsidRPr="009B5A74">
              <w:rPr>
                <w:strike/>
              </w:rPr>
              <w:t>/</w:t>
            </w:r>
            <w:r w:rsidRPr="009B5A74">
              <w:rPr>
                <w:strike/>
                <w:lang w:val="en-US"/>
              </w:rPr>
              <w:t>payments</w:t>
            </w:r>
            <w:r w:rsidRPr="009B5A74">
              <w:rPr>
                <w:strike/>
              </w:rPr>
              <w:t>/sid) проверяется на уникальность в ЕИС в рамках пришедшего документа</w:t>
            </w:r>
          </w:p>
          <w:p w14:paraId="78DC8DAF" w14:textId="77777777" w:rsidR="00056C63" w:rsidRPr="009B5A74" w:rsidRDefault="00056C63" w:rsidP="00056C63">
            <w:pPr>
              <w:pStyle w:val="ad"/>
              <w:jc w:val="left"/>
              <w:rPr>
                <w:strike/>
              </w:rPr>
            </w:pPr>
          </w:p>
          <w:p w14:paraId="29E0A6BA" w14:textId="40347639" w:rsidR="00056C63" w:rsidRPr="009B5A74" w:rsidRDefault="00056C63" w:rsidP="00056C63">
            <w:pPr>
              <w:pStyle w:val="ad"/>
              <w:jc w:val="left"/>
              <w:rPr>
                <w:strike/>
              </w:rPr>
            </w:pPr>
            <w:r w:rsidRPr="009B5A74">
              <w:rPr>
                <w:strike/>
              </w:rPr>
              <w:t>Контроль не вызывается, если при приеме измене-ний сведений о контракте признак "Документ на ба-зе РЭК" установлен</w:t>
            </w:r>
          </w:p>
        </w:tc>
        <w:tc>
          <w:tcPr>
            <w:tcW w:w="1395" w:type="pct"/>
            <w:gridSpan w:val="3"/>
          </w:tcPr>
          <w:p w14:paraId="2A690550" w14:textId="37A84817" w:rsidR="00056C63" w:rsidRPr="009B5A74" w:rsidRDefault="00056C63" w:rsidP="00056C63">
            <w:pPr>
              <w:pStyle w:val="ad"/>
              <w:jc w:val="left"/>
              <w:rPr>
                <w:strike/>
              </w:rPr>
            </w:pPr>
            <w:r w:rsidRPr="009B5A74">
              <w:rPr>
                <w:strike/>
              </w:rPr>
              <w:t>«Уникальный идентификатор платежа по этапу контракта в ЕИС» (</w:t>
            </w:r>
            <w:r w:rsidRPr="009B5A74">
              <w:rPr>
                <w:strike/>
                <w:lang w:val="en-US"/>
              </w:rPr>
              <w:t>finances</w:t>
            </w:r>
            <w:r w:rsidRPr="009B5A74">
              <w:rPr>
                <w:strike/>
              </w:rPr>
              <w:t>/</w:t>
            </w:r>
            <w:r w:rsidRPr="009B5A74">
              <w:rPr>
                <w:strike/>
                <w:lang w:val="en-US"/>
              </w:rPr>
              <w:t>financingPlan</w:t>
            </w:r>
            <w:r w:rsidRPr="009B5A74">
              <w:rPr>
                <w:strike/>
              </w:rPr>
              <w:t>/</w:t>
            </w:r>
            <w:r w:rsidRPr="009B5A74">
              <w:rPr>
                <w:strike/>
                <w:lang w:val="en-US"/>
              </w:rPr>
              <w:t>stages</w:t>
            </w:r>
            <w:r w:rsidRPr="009B5A74">
              <w:rPr>
                <w:strike/>
              </w:rPr>
              <w:t>/</w:t>
            </w:r>
            <w:r w:rsidRPr="009B5A74">
              <w:rPr>
                <w:strike/>
                <w:lang w:val="en-US"/>
              </w:rPr>
              <w:t>payments</w:t>
            </w:r>
            <w:r w:rsidRPr="009B5A74">
              <w:rPr>
                <w:strike/>
              </w:rPr>
              <w:t>/ sid) должен быть уникальным в рамках информации о заключенном контракте с реестровым номером &lt;</w:t>
            </w:r>
            <w:r w:rsidRPr="009B5A74">
              <w:rPr>
                <w:strike/>
                <w:lang w:val="en-US"/>
              </w:rPr>
              <w:t>regNum</w:t>
            </w:r>
            <w:r w:rsidRPr="009B5A74">
              <w:rPr>
                <w:strike/>
              </w:rPr>
              <w:t>&gt;</w:t>
            </w:r>
          </w:p>
        </w:tc>
      </w:tr>
      <w:tr w:rsidR="00056C63" w:rsidRPr="001B3EBE" w14:paraId="6FEBB8F7" w14:textId="77777777" w:rsidTr="00AA184A">
        <w:trPr>
          <w:trHeight w:val="348"/>
        </w:trPr>
        <w:tc>
          <w:tcPr>
            <w:tcW w:w="841" w:type="pct"/>
            <w:gridSpan w:val="2"/>
          </w:tcPr>
          <w:p w14:paraId="0F53AF91" w14:textId="04E0C4B5" w:rsidR="00056C63" w:rsidRPr="00061D75" w:rsidRDefault="00056C63" w:rsidP="00056C63">
            <w:pPr>
              <w:pStyle w:val="ad"/>
              <w:jc w:val="left"/>
              <w:rPr>
                <w:strike/>
              </w:rPr>
            </w:pPr>
            <w:r w:rsidRPr="00061D75">
              <w:rPr>
                <w:strike/>
              </w:rPr>
              <w:t>РК_ИК_0499</w:t>
            </w:r>
          </w:p>
        </w:tc>
        <w:tc>
          <w:tcPr>
            <w:tcW w:w="234" w:type="pct"/>
            <w:gridSpan w:val="2"/>
          </w:tcPr>
          <w:p w14:paraId="18831323" w14:textId="77777777" w:rsidR="00056C63" w:rsidRPr="00061D75" w:rsidRDefault="00056C63" w:rsidP="00056C63">
            <w:pPr>
              <w:pStyle w:val="ad"/>
              <w:jc w:val="left"/>
              <w:rPr>
                <w:strike/>
              </w:rPr>
            </w:pPr>
          </w:p>
        </w:tc>
        <w:tc>
          <w:tcPr>
            <w:tcW w:w="1056" w:type="pct"/>
            <w:gridSpan w:val="2"/>
          </w:tcPr>
          <w:p w14:paraId="7781E7CC" w14:textId="6577384C" w:rsidR="00056C63" w:rsidRPr="00061D75" w:rsidRDefault="00056C63" w:rsidP="00056C63">
            <w:pPr>
              <w:pStyle w:val="ad"/>
              <w:jc w:val="left"/>
              <w:rPr>
                <w:strike/>
              </w:rPr>
            </w:pPr>
            <w:r w:rsidRPr="00061D75">
              <w:rPr>
                <w:strike/>
              </w:rPr>
              <w:t xml:space="preserve"> «Внешний идентификатор идентификатор платежа по этапу контракт» (fi-nances/financingPlan/stages/payments/externalSid)</w:t>
            </w:r>
          </w:p>
        </w:tc>
        <w:tc>
          <w:tcPr>
            <w:tcW w:w="1474" w:type="pct"/>
            <w:gridSpan w:val="3"/>
          </w:tcPr>
          <w:p w14:paraId="080ED35A" w14:textId="77777777" w:rsidR="00056C63" w:rsidRPr="00061D75" w:rsidRDefault="00056C63" w:rsidP="00056C63">
            <w:pPr>
              <w:pStyle w:val="ad"/>
              <w:jc w:val="left"/>
              <w:rPr>
                <w:strike/>
              </w:rPr>
            </w:pPr>
            <w:r w:rsidRPr="00061D75">
              <w:rPr>
                <w:strike/>
              </w:rPr>
              <w:t>При приеме изменений размещенной версии сведений о контракте, если задано поле «Уникальный идентификатор платежа по этапу контракта в ЕИС» (</w:t>
            </w:r>
            <w:r w:rsidRPr="00061D75">
              <w:rPr>
                <w:strike/>
                <w:lang w:val="en-US"/>
              </w:rPr>
              <w:t>finances</w:t>
            </w:r>
            <w:r w:rsidRPr="00061D75">
              <w:rPr>
                <w:strike/>
              </w:rPr>
              <w:t>/</w:t>
            </w:r>
            <w:r w:rsidRPr="00061D75">
              <w:rPr>
                <w:strike/>
                <w:lang w:val="en-US"/>
              </w:rPr>
              <w:t>financingPlan</w:t>
            </w:r>
            <w:r w:rsidRPr="00061D75">
              <w:rPr>
                <w:strike/>
              </w:rPr>
              <w:t>/</w:t>
            </w:r>
            <w:r w:rsidRPr="00061D75">
              <w:rPr>
                <w:strike/>
                <w:lang w:val="en-US"/>
              </w:rPr>
              <w:t>stages</w:t>
            </w:r>
            <w:r w:rsidRPr="00061D75">
              <w:rPr>
                <w:strike/>
              </w:rPr>
              <w:t>/</w:t>
            </w:r>
            <w:r w:rsidRPr="00061D75">
              <w:rPr>
                <w:strike/>
                <w:lang w:val="en-US"/>
              </w:rPr>
              <w:t>payments</w:t>
            </w:r>
            <w:r w:rsidRPr="00061D75">
              <w:rPr>
                <w:strike/>
              </w:rPr>
              <w:t>/ sid)</w:t>
            </w:r>
          </w:p>
          <w:p w14:paraId="3BCED333" w14:textId="77777777" w:rsidR="00056C63" w:rsidRPr="00061D75" w:rsidRDefault="00056C63" w:rsidP="00056C63">
            <w:pPr>
              <w:pStyle w:val="ad"/>
              <w:jc w:val="left"/>
              <w:rPr>
                <w:strike/>
              </w:rPr>
            </w:pPr>
            <w:r w:rsidRPr="00061D75">
              <w:rPr>
                <w:strike/>
              </w:rPr>
              <w:t>, то проверяется, что в поле «Внешний идентификатор идентификатор платежа по этапу контракт» (fi-nances/financingPlan/stages/payments/externalSid) для платежа по этапу исполнения контракта, идентифицируемого в разных версиях по полю «Уникальный идентификатор платежа по этапу контракта в ЕИС» (</w:t>
            </w:r>
            <w:r w:rsidRPr="00061D75">
              <w:rPr>
                <w:strike/>
                <w:lang w:val="en-US"/>
              </w:rPr>
              <w:t>finances</w:t>
            </w:r>
            <w:r w:rsidRPr="00061D75">
              <w:rPr>
                <w:strike/>
              </w:rPr>
              <w:t>/</w:t>
            </w:r>
            <w:r w:rsidRPr="00061D75">
              <w:rPr>
                <w:strike/>
                <w:lang w:val="en-US"/>
              </w:rPr>
              <w:t>financingPlan</w:t>
            </w:r>
            <w:r w:rsidRPr="00061D75">
              <w:rPr>
                <w:strike/>
              </w:rPr>
              <w:t>/</w:t>
            </w:r>
            <w:r w:rsidRPr="00061D75">
              <w:rPr>
                <w:strike/>
                <w:lang w:val="en-US"/>
              </w:rPr>
              <w:t>stages</w:t>
            </w:r>
            <w:r w:rsidRPr="00061D75">
              <w:rPr>
                <w:strike/>
              </w:rPr>
              <w:t>/</w:t>
            </w:r>
            <w:r w:rsidRPr="00061D75">
              <w:rPr>
                <w:strike/>
                <w:lang w:val="en-US"/>
              </w:rPr>
              <w:t>payments</w:t>
            </w:r>
            <w:r w:rsidRPr="00061D75">
              <w:rPr>
                <w:strike/>
              </w:rPr>
              <w:t xml:space="preserve">/ sid), задано то </w:t>
            </w:r>
            <w:r w:rsidRPr="00061D75">
              <w:rPr>
                <w:strike/>
              </w:rPr>
              <w:lastRenderedPageBreak/>
              <w:t>же значение, что и в предыдущей версии сведений о контракте.</w:t>
            </w:r>
          </w:p>
          <w:p w14:paraId="08892B84" w14:textId="77777777" w:rsidR="00056C63" w:rsidRPr="00061D75" w:rsidRDefault="00056C63" w:rsidP="00056C63">
            <w:pPr>
              <w:pStyle w:val="ad"/>
              <w:jc w:val="left"/>
              <w:rPr>
                <w:strike/>
              </w:rPr>
            </w:pPr>
            <w:r w:rsidRPr="00061D75">
              <w:rPr>
                <w:strike/>
              </w:rPr>
              <w:t>Контроль не должен сработать, если в принимаемых сведений для платежа по этапу исполнения контракта задан external</w:t>
            </w:r>
            <w:r w:rsidRPr="00061D75">
              <w:rPr>
                <w:strike/>
                <w:lang w:val="en-US"/>
              </w:rPr>
              <w:t>Si</w:t>
            </w:r>
            <w:r w:rsidRPr="00061D75">
              <w:rPr>
                <w:strike/>
              </w:rPr>
              <w:t>d, а в предыдущей версии для данного платежа по этапу external</w:t>
            </w:r>
            <w:r w:rsidRPr="00061D75">
              <w:rPr>
                <w:strike/>
                <w:lang w:val="en-US"/>
              </w:rPr>
              <w:t>Si</w:t>
            </w:r>
            <w:r w:rsidRPr="00061D75">
              <w:rPr>
                <w:strike/>
              </w:rPr>
              <w:t xml:space="preserve">d не задан. </w:t>
            </w:r>
          </w:p>
          <w:p w14:paraId="11570E38" w14:textId="77777777" w:rsidR="00056C63" w:rsidRPr="00061D75" w:rsidRDefault="00056C63" w:rsidP="00056C63">
            <w:pPr>
              <w:pStyle w:val="ad"/>
              <w:jc w:val="left"/>
              <w:rPr>
                <w:strike/>
              </w:rPr>
            </w:pPr>
          </w:p>
          <w:p w14:paraId="4DA68541" w14:textId="53C934B6" w:rsidR="00056C63" w:rsidRPr="00061D75" w:rsidRDefault="00056C63" w:rsidP="00056C63">
            <w:pPr>
              <w:pStyle w:val="ad"/>
              <w:jc w:val="left"/>
              <w:rPr>
                <w:strike/>
              </w:rPr>
            </w:pPr>
            <w:r w:rsidRPr="00061D75">
              <w:rPr>
                <w:strike/>
              </w:rPr>
              <w:t>Контроль не вызывается, если при приеме изменений сведений о контракте признак "Документ на базе РЭК" установлен</w:t>
            </w:r>
          </w:p>
        </w:tc>
        <w:tc>
          <w:tcPr>
            <w:tcW w:w="1395" w:type="pct"/>
            <w:gridSpan w:val="3"/>
          </w:tcPr>
          <w:p w14:paraId="68F81710" w14:textId="77777777" w:rsidR="00056C63" w:rsidRPr="00061D75" w:rsidRDefault="00056C63" w:rsidP="00056C63">
            <w:pPr>
              <w:pStyle w:val="ad"/>
              <w:jc w:val="left"/>
              <w:rPr>
                <w:strike/>
              </w:rPr>
            </w:pPr>
            <w:r w:rsidRPr="00061D75">
              <w:rPr>
                <w:strike/>
              </w:rPr>
              <w:lastRenderedPageBreak/>
              <w:t>Для платежа по этапу исполнения контракта с уникальным идентификатором в ЕИС &lt;</w:t>
            </w:r>
            <w:r w:rsidRPr="00061D75">
              <w:rPr>
                <w:strike/>
                <w:sz w:val="28"/>
              </w:rPr>
              <w:t xml:space="preserve"> </w:t>
            </w:r>
            <w:r w:rsidRPr="00061D75">
              <w:rPr>
                <w:strike/>
              </w:rPr>
              <w:t>Уникальный идентификатор платежа по этапу контракта в ЕИС &gt;, указанным в поле «Уникальный идентификатор платежа по этапу контракта в ЕИС» (</w:t>
            </w:r>
            <w:r w:rsidRPr="00061D75">
              <w:rPr>
                <w:strike/>
                <w:lang w:val="en-US"/>
              </w:rPr>
              <w:t>finances</w:t>
            </w:r>
            <w:r w:rsidRPr="00061D75">
              <w:rPr>
                <w:strike/>
              </w:rPr>
              <w:t>/</w:t>
            </w:r>
            <w:r w:rsidRPr="00061D75">
              <w:rPr>
                <w:strike/>
                <w:lang w:val="en-US"/>
              </w:rPr>
              <w:t>financingPlan</w:t>
            </w:r>
            <w:r w:rsidRPr="00061D75">
              <w:rPr>
                <w:strike/>
              </w:rPr>
              <w:t>/</w:t>
            </w:r>
            <w:r w:rsidRPr="00061D75">
              <w:rPr>
                <w:strike/>
                <w:lang w:val="en-US"/>
              </w:rPr>
              <w:t>stages</w:t>
            </w:r>
            <w:r w:rsidRPr="00061D75">
              <w:rPr>
                <w:strike/>
              </w:rPr>
              <w:t>/</w:t>
            </w:r>
            <w:r w:rsidRPr="00061D75">
              <w:rPr>
                <w:strike/>
                <w:lang w:val="en-US"/>
              </w:rPr>
              <w:t>payments</w:t>
            </w:r>
            <w:r w:rsidRPr="00061D75">
              <w:rPr>
                <w:strike/>
              </w:rPr>
              <w:t>/ sid),</w:t>
            </w:r>
          </w:p>
          <w:p w14:paraId="0852EA1B" w14:textId="10999EB3" w:rsidR="00056C63" w:rsidRPr="00061D75" w:rsidRDefault="00056C63" w:rsidP="00056C63">
            <w:pPr>
              <w:pStyle w:val="ad"/>
              <w:jc w:val="left"/>
              <w:rPr>
                <w:strike/>
              </w:rPr>
            </w:pPr>
            <w:r w:rsidRPr="00061D75">
              <w:rPr>
                <w:strike/>
              </w:rPr>
              <w:t>в поле «Внешний идентификатор идентификатор платежа по этапу контракт» (fi-nances/financingPlan/stages/payments/externalSid) должно быть задано то же значение, что и в размещенных сведениях о контракте. В поле «Внешний идентифика</w:t>
            </w:r>
            <w:r w:rsidRPr="00061D75">
              <w:rPr>
                <w:strike/>
              </w:rPr>
              <w:lastRenderedPageBreak/>
              <w:t xml:space="preserve">тор идентификатор платежа по этапу контракт» (fi-nances/financingPlan/stages/payments/externalSid)ожидается значение &lt;значение </w:t>
            </w:r>
            <w:r w:rsidRPr="00061D75">
              <w:rPr>
                <w:strike/>
                <w:lang w:val="en-US"/>
              </w:rPr>
              <w:t>externalSid</w:t>
            </w:r>
            <w:r w:rsidRPr="00061D75">
              <w:rPr>
                <w:strike/>
              </w:rPr>
              <w:t xml:space="preserve"> из размещенных сведений о контракте&gt;</w:t>
            </w:r>
          </w:p>
        </w:tc>
      </w:tr>
      <w:tr w:rsidR="00056C63" w:rsidRPr="000E4FE8" w14:paraId="5CC8188E" w14:textId="77777777" w:rsidTr="00BB0A9F">
        <w:trPr>
          <w:trHeight w:val="348"/>
        </w:trPr>
        <w:tc>
          <w:tcPr>
            <w:tcW w:w="5000" w:type="pct"/>
            <w:gridSpan w:val="12"/>
          </w:tcPr>
          <w:p w14:paraId="12FBFC53" w14:textId="42B5625B" w:rsidR="00056C63" w:rsidRPr="007F339E" w:rsidRDefault="00056C63" w:rsidP="00056C63">
            <w:pPr>
              <w:pStyle w:val="ad"/>
              <w:jc w:val="center"/>
              <w:rPr>
                <w:b/>
              </w:rPr>
            </w:pPr>
            <w:r w:rsidRPr="007F339E">
              <w:rPr>
                <w:b/>
              </w:rPr>
              <w:lastRenderedPageBreak/>
              <w:t>Блок «Информации о банковском и (или) казначейском сопровождении контакта» (bankSupportContractRequiredInfo).</w:t>
            </w:r>
          </w:p>
          <w:p w14:paraId="438B164C" w14:textId="49E34843" w:rsidR="00056C63" w:rsidRDefault="00056C63" w:rsidP="00056C63">
            <w:pPr>
              <w:pStyle w:val="ad"/>
              <w:jc w:val="left"/>
            </w:pPr>
          </w:p>
          <w:p w14:paraId="2F580656" w14:textId="0E9CD7E8" w:rsidR="00056C63" w:rsidRPr="007F339E" w:rsidRDefault="00056C63" w:rsidP="00056C63">
            <w:pPr>
              <w:pStyle w:val="ad"/>
              <w:jc w:val="left"/>
            </w:pPr>
            <w:r w:rsidRPr="007F339E">
              <w:t>Блок «Информации о банковском и (или) казначейском сопровождении контакта» (bankSupportContractRequiredInfo)</w:t>
            </w:r>
            <w:r>
              <w:t xml:space="preserve"> игнорируется при приеме-передаче, начиная с версии 13.1 (выхода доработки </w:t>
            </w:r>
            <w:r w:rsidRPr="007F339E">
              <w:t>FCSNF-17396 Интеграция РК. Признак расчетов по КС</w:t>
            </w:r>
            <w:r>
              <w:t>)</w:t>
            </w:r>
          </w:p>
          <w:p w14:paraId="65D1CF84" w14:textId="77777777" w:rsidR="00056C63" w:rsidRPr="007F339E" w:rsidRDefault="00056C63" w:rsidP="00056C63">
            <w:pPr>
              <w:pStyle w:val="ad"/>
              <w:jc w:val="left"/>
            </w:pPr>
          </w:p>
          <w:p w14:paraId="4ADD8B4C" w14:textId="1B7A1177" w:rsidR="00056C63" w:rsidRPr="007F339E" w:rsidRDefault="00056C63" w:rsidP="00056C63">
            <w:pPr>
              <w:pStyle w:val="ad"/>
              <w:jc w:val="center"/>
              <w:rPr>
                <w:b/>
              </w:rPr>
            </w:pPr>
            <w:bookmarkStart w:id="63" w:name="bankSupportCRNewInfo"/>
            <w:r w:rsidRPr="007F339E">
              <w:rPr>
                <w:b/>
              </w:rPr>
              <w:t>Блок «Информации о банковском и (или) казначейском сопровождении контакта</w:t>
            </w:r>
            <w:r>
              <w:rPr>
                <w:b/>
              </w:rPr>
              <w:t xml:space="preserve">. </w:t>
            </w:r>
            <w:r w:rsidRPr="007F339E">
              <w:rPr>
                <w:b/>
              </w:rPr>
              <w:t>Применяется, начиная с версии 13.1 ЕИС» (bankSupportCRNewInfo)</w:t>
            </w:r>
            <w:bookmarkEnd w:id="63"/>
            <w:r w:rsidRPr="007F339E">
              <w:rPr>
                <w:b/>
              </w:rPr>
              <w:t>.</w:t>
            </w:r>
          </w:p>
          <w:p w14:paraId="25A52086" w14:textId="77777777" w:rsidR="00056C63" w:rsidRDefault="00056C63" w:rsidP="00056C63">
            <w:pPr>
              <w:pStyle w:val="ad"/>
              <w:jc w:val="left"/>
            </w:pPr>
          </w:p>
          <w:p w14:paraId="76FB5558" w14:textId="77777777" w:rsidR="00056C63" w:rsidRDefault="00056C63" w:rsidP="00056C63">
            <w:pPr>
              <w:pStyle w:val="ad"/>
              <w:jc w:val="left"/>
            </w:pPr>
            <w:r>
              <w:t>Информации о банковском и (или) казначейском сопровождении контакта.</w:t>
            </w:r>
          </w:p>
          <w:p w14:paraId="23060915" w14:textId="69731C95" w:rsidR="00056C63" w:rsidRDefault="00056C63" w:rsidP="00056C63">
            <w:pPr>
              <w:pStyle w:val="ad"/>
              <w:jc w:val="left"/>
            </w:pPr>
            <w:r w:rsidRPr="00BB7A4D">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r>
              <w:t xml:space="preserve"> по следующим правилам:</w:t>
            </w:r>
          </w:p>
          <w:p w14:paraId="001C698F" w14:textId="1E1B60D8" w:rsidR="00056C63" w:rsidRDefault="00056C63" w:rsidP="00056C63">
            <w:pPr>
              <w:pStyle w:val="ad"/>
              <w:numPr>
                <w:ilvl w:val="0"/>
                <w:numId w:val="192"/>
              </w:numPr>
              <w:jc w:val="left"/>
            </w:pPr>
            <w:r>
              <w:t>поле «</w:t>
            </w:r>
            <w:r w:rsidRPr="00BB7A4D">
              <w:t>Требуется банковское сопровождение контракта</w:t>
            </w:r>
            <w:r>
              <w:t>» (</w:t>
            </w:r>
            <w:r w:rsidRPr="00BB7A4D">
              <w:t>bankSupportCRNewInfo/cmn:bankSupportContractRequired</w:t>
            </w:r>
            <w:r>
              <w:t>) заполняется значением поля «</w:t>
            </w:r>
            <w:r w:rsidRPr="00BB7A4D">
              <w:t>Требуется банковское сопровождение контракта</w:t>
            </w:r>
            <w:r>
              <w:t>» (</w:t>
            </w:r>
            <w:r w:rsidRPr="00BB7A4D">
              <w:t>contractFinancingInfo/financingSourcesInfo/bankSupportContractRequiredInfo/cmn:bankSupportContractRequired</w:t>
            </w:r>
            <w:r>
              <w:t>) структурированного контракта (</w:t>
            </w:r>
            <w:r w:rsidRPr="00BB7A4D">
              <w:t>cpElectronicContract</w:t>
            </w:r>
            <w:r>
              <w:t>)</w:t>
            </w:r>
            <w:r w:rsidRPr="00BB7A4D">
              <w:t>;</w:t>
            </w:r>
          </w:p>
          <w:p w14:paraId="25DE3AB3" w14:textId="7E3BCC5E" w:rsidR="00056C63" w:rsidRDefault="00056C63" w:rsidP="00056C63">
            <w:pPr>
              <w:pStyle w:val="ad"/>
              <w:numPr>
                <w:ilvl w:val="0"/>
                <w:numId w:val="192"/>
              </w:numPr>
              <w:jc w:val="left"/>
            </w:pPr>
            <w:r>
              <w:t>поле «</w:t>
            </w:r>
            <w:r w:rsidRPr="00BB7A4D">
              <w:t>Требуется казначейское сопровождение контракта</w:t>
            </w:r>
            <w:r>
              <w:t>» (</w:t>
            </w:r>
            <w:r w:rsidRPr="00BB7A4D">
              <w:t>bankSupportCRNewInfo/cmn:treasurySupportContractInfo/cmn:treasurySupportContractRequired</w:t>
            </w:r>
            <w:r>
              <w:t>) заполняется значением поля «</w:t>
            </w:r>
            <w:r w:rsidRPr="00BB7A4D">
              <w:t>Требуется казначейское сопровождение контракта</w:t>
            </w:r>
            <w:r>
              <w:t>» (</w:t>
            </w:r>
            <w:r w:rsidRPr="00BB7A4D">
              <w:t>contractFinancingInfo/financingSourcesInfo/bankSupportContractRequiredInfo/cmn:treasurySupportContractInfo/cmn:treasurySupportContractRequired</w:t>
            </w:r>
            <w:r>
              <w:t>) структурированного контракта (</w:t>
            </w:r>
            <w:r w:rsidRPr="00BB7A4D">
              <w:t>cpElectronicContract</w:t>
            </w:r>
            <w:r>
              <w:t>)</w:t>
            </w:r>
            <w:r w:rsidRPr="00BB7A4D">
              <w:t>;</w:t>
            </w:r>
          </w:p>
          <w:p w14:paraId="65071D3A" w14:textId="2A506ED8" w:rsidR="00056C63" w:rsidRDefault="00056C63" w:rsidP="00056C63">
            <w:pPr>
              <w:pStyle w:val="ad"/>
              <w:numPr>
                <w:ilvl w:val="0"/>
                <w:numId w:val="192"/>
              </w:numPr>
              <w:jc w:val="left"/>
            </w:pPr>
            <w:r>
              <w:t>поле «</w:t>
            </w:r>
            <w:r w:rsidRPr="00BB7A4D">
              <w:t>Тип казначейского сопровождения</w:t>
            </w:r>
            <w:r>
              <w:t>» (</w:t>
            </w:r>
            <w:r w:rsidRPr="00BB7A4D">
              <w:t>bankSupportCRNewInfo/cmn:treasurySupportContractInfo/cmn:treasurySupportContractType</w:t>
            </w:r>
            <w:r>
              <w:t>) заполняется значением поля «</w:t>
            </w:r>
            <w:r w:rsidRPr="00BB7A4D">
              <w:t>Тип казначейского сопровождения</w:t>
            </w:r>
            <w:r>
              <w:t>» (</w:t>
            </w:r>
            <w:r w:rsidRPr="00BB7A4D">
              <w:t>contractFinancingInfo/financingSourcesInfo/bankSupportContractRequiredInfo/cmn:treasurySupportContractInfo/cmn:treasurySupportContractType</w:t>
            </w:r>
            <w:r>
              <w:t>) структурированного контракта (</w:t>
            </w:r>
            <w:r w:rsidRPr="00BB7A4D">
              <w:t>cpElectronicContract</w:t>
            </w:r>
            <w:r>
              <w:t>)</w:t>
            </w:r>
            <w:r w:rsidRPr="00BB7A4D">
              <w:t>;</w:t>
            </w:r>
          </w:p>
          <w:p w14:paraId="6AB90BEA" w14:textId="65A030AD" w:rsidR="00056C63" w:rsidRDefault="00056C63" w:rsidP="00056C63">
            <w:pPr>
              <w:pStyle w:val="ad"/>
              <w:numPr>
                <w:ilvl w:val="0"/>
                <w:numId w:val="192"/>
              </w:numPr>
              <w:jc w:val="left"/>
            </w:pPr>
            <w:r>
              <w:lastRenderedPageBreak/>
              <w:t>блок «</w:t>
            </w:r>
            <w:r w:rsidRPr="00FC3BF1">
              <w:t>Причина снятия требования казначейского сопровождения контракта</w:t>
            </w:r>
            <w:r>
              <w:t>» (bankSupportCRNewInfo/</w:t>
            </w:r>
            <w:r w:rsidRPr="00FC3BF1">
              <w:t>removeTreasurySupportReasonInfo</w:t>
            </w:r>
            <w:r>
              <w:t>) игнорируется при приеме, не заполняется при передаче</w:t>
            </w:r>
          </w:p>
          <w:p w14:paraId="71B498A6" w14:textId="2EDBBC2C" w:rsidR="00056C63" w:rsidRDefault="00056C63" w:rsidP="00056C63">
            <w:pPr>
              <w:pStyle w:val="ad"/>
              <w:jc w:val="left"/>
            </w:pPr>
            <w:r w:rsidRPr="00B02544">
              <w:t>Если признак "Документ на базе РЭК" установлен, то при приеме сведений об изменении СГК необходимо игнорировать при приеме и заполнять автоматически на основании связанного ДС</w:t>
            </w:r>
            <w:r>
              <w:t xml:space="preserve">. </w:t>
            </w:r>
            <w:r w:rsidRPr="00DC71D8">
              <w:t>Требования к заполнению при приеме изменений с типом «Изменение контракта» аналогичны требованиям при приеме проекта первоначальной версии, сформированного на основании электронного контракта в структурированном виде.</w:t>
            </w:r>
          </w:p>
          <w:p w14:paraId="4307990A" w14:textId="77777777" w:rsidR="00056C63" w:rsidRDefault="00056C63" w:rsidP="00056C63">
            <w:pPr>
              <w:pStyle w:val="ad"/>
              <w:jc w:val="left"/>
            </w:pPr>
          </w:p>
          <w:p w14:paraId="643F80AC" w14:textId="66C1F333" w:rsidR="00056C63" w:rsidRDefault="00056C63" w:rsidP="00056C63">
            <w:pPr>
              <w:pStyle w:val="ad"/>
              <w:jc w:val="left"/>
            </w:pPr>
            <w:r>
              <w:t>Для всех других случаев выполняются, приведенные в пунктах ниже:</w:t>
            </w:r>
          </w:p>
          <w:p w14:paraId="399724B3" w14:textId="172124F9" w:rsidR="00056C63" w:rsidRDefault="00056C63" w:rsidP="00056C63">
            <w:pPr>
              <w:pStyle w:val="ad"/>
              <w:numPr>
                <w:ilvl w:val="0"/>
                <w:numId w:val="154"/>
              </w:numPr>
              <w:jc w:val="left"/>
            </w:pPr>
            <w:r>
              <w:t>При приеме первой версии сведений о контракте</w:t>
            </w:r>
          </w:p>
          <w:p w14:paraId="7667B819" w14:textId="77777777" w:rsidR="00056C63" w:rsidRDefault="00056C63" w:rsidP="00056C63">
            <w:pPr>
              <w:pStyle w:val="ad"/>
              <w:jc w:val="left"/>
            </w:pPr>
            <w:r>
              <w:t>если в пакете явно указаны поля bankSupportCRNewInfo/cmn:bankSupportContractRequired</w:t>
            </w:r>
          </w:p>
          <w:p w14:paraId="040E8575" w14:textId="77777777" w:rsidR="00056C63" w:rsidRPr="007263FB" w:rsidRDefault="00056C63" w:rsidP="00056C63">
            <w:pPr>
              <w:pStyle w:val="ad"/>
              <w:jc w:val="left"/>
              <w:rPr>
                <w:lang w:val="en-US"/>
              </w:rPr>
            </w:pPr>
            <w:r>
              <w:t>и</w:t>
            </w:r>
            <w:r w:rsidRPr="007263FB">
              <w:rPr>
                <w:lang w:val="en-US"/>
              </w:rPr>
              <w:t>/</w:t>
            </w:r>
            <w:r>
              <w:t>или</w:t>
            </w:r>
            <w:r w:rsidRPr="007263FB">
              <w:rPr>
                <w:lang w:val="en-US"/>
              </w:rPr>
              <w:t xml:space="preserve">  bankSupportCRNewInfo/cmn:treasurySupportContractInfo/cmn:treasurySupportContractRequired,</w:t>
            </w:r>
          </w:p>
          <w:p w14:paraId="3C227C0C" w14:textId="77777777" w:rsidR="00056C63" w:rsidRDefault="00056C63" w:rsidP="00056C63">
            <w:pPr>
              <w:pStyle w:val="ad"/>
              <w:jc w:val="left"/>
            </w:pPr>
            <w:r>
              <w:t>то принимаются и сохраняются значения из пакета,</w:t>
            </w:r>
          </w:p>
          <w:p w14:paraId="11FDA816" w14:textId="77777777" w:rsidR="00056C63" w:rsidRDefault="00056C63" w:rsidP="00056C63">
            <w:pPr>
              <w:pStyle w:val="ad"/>
              <w:jc w:val="left"/>
            </w:pPr>
            <w:r>
              <w:t>иначе:</w:t>
            </w:r>
          </w:p>
          <w:p w14:paraId="4B2611A8" w14:textId="77777777" w:rsidR="00056C63" w:rsidRDefault="00056C63" w:rsidP="00056C63">
            <w:pPr>
              <w:pStyle w:val="ad"/>
              <w:jc w:val="left"/>
            </w:pPr>
            <w:r>
              <w:t xml:space="preserve">а) Если блок bankSupportCRNewInfo не задан и имеется связь с планом-графиком (задан блок tenderPlanInfo) и в качестве основания заключения контракта указан блок foundation/fcsOrder/notOosOrder или foundation/fcsOrder/singleCustomer, сведения о банковском и (или) казначейском сопровождении контакта автоматически заполняются на основании позиции плана-графика. </w:t>
            </w:r>
          </w:p>
          <w:p w14:paraId="0E8046AE" w14:textId="481CA819" w:rsidR="00056C63" w:rsidRDefault="00056C63" w:rsidP="00056C63">
            <w:pPr>
              <w:pStyle w:val="ad"/>
              <w:jc w:val="left"/>
            </w:pPr>
            <w:r>
              <w:t>Б) Если блок bankSupportCRNewInfo не задан и в качестве основания заключения контракта указан блок foundation/fcsOrder/order, сведения о банковском и (или) казначейском сопровождении контакта автоматически заполняются на основании извещения.</w:t>
            </w:r>
          </w:p>
          <w:p w14:paraId="6A244338" w14:textId="77777777" w:rsidR="00056C63" w:rsidRDefault="00056C63" w:rsidP="00056C63">
            <w:pPr>
              <w:pStyle w:val="ad"/>
              <w:jc w:val="left"/>
            </w:pPr>
          </w:p>
          <w:p w14:paraId="0C33BC86" w14:textId="6D94196E" w:rsidR="00056C63" w:rsidRDefault="00056C63" w:rsidP="00056C63">
            <w:pPr>
              <w:pStyle w:val="ad"/>
              <w:numPr>
                <w:ilvl w:val="0"/>
                <w:numId w:val="154"/>
              </w:numPr>
              <w:jc w:val="left"/>
            </w:pPr>
            <w:r>
              <w:t xml:space="preserve">При приеме следующей версии сведений о контракте </w:t>
            </w:r>
          </w:p>
          <w:p w14:paraId="37D419DA" w14:textId="77777777" w:rsidR="00056C63" w:rsidRDefault="00056C63" w:rsidP="00056C63">
            <w:pPr>
              <w:pStyle w:val="ad"/>
              <w:jc w:val="left"/>
            </w:pPr>
            <w:r>
              <w:t>если в пакете явно указаны поля bankSupportCRNewInfo/cmn:bankSupportContractRequired</w:t>
            </w:r>
          </w:p>
          <w:p w14:paraId="5EF08A5F" w14:textId="77777777" w:rsidR="00056C63" w:rsidRPr="007263FB" w:rsidRDefault="00056C63" w:rsidP="00056C63">
            <w:pPr>
              <w:pStyle w:val="ad"/>
              <w:jc w:val="left"/>
              <w:rPr>
                <w:lang w:val="en-US"/>
              </w:rPr>
            </w:pPr>
            <w:r>
              <w:t>и</w:t>
            </w:r>
            <w:r w:rsidRPr="007263FB">
              <w:rPr>
                <w:lang w:val="en-US"/>
              </w:rPr>
              <w:t>/</w:t>
            </w:r>
            <w:r>
              <w:t>или</w:t>
            </w:r>
          </w:p>
          <w:p w14:paraId="4CF957F8" w14:textId="77777777" w:rsidR="00056C63" w:rsidRPr="007263FB" w:rsidRDefault="00056C63" w:rsidP="00056C63">
            <w:pPr>
              <w:pStyle w:val="ad"/>
              <w:jc w:val="left"/>
              <w:rPr>
                <w:lang w:val="en-US"/>
              </w:rPr>
            </w:pPr>
            <w:r w:rsidRPr="007263FB">
              <w:rPr>
                <w:lang w:val="en-US"/>
              </w:rPr>
              <w:t>bankSupportCRNewInfo/cmn:treasurySupportContractInfo/cmn:treasurySupportContractRequired (</w:t>
            </w:r>
            <w:r>
              <w:t>и</w:t>
            </w:r>
            <w:r w:rsidRPr="007263FB">
              <w:rPr>
                <w:lang w:val="en-US"/>
              </w:rPr>
              <w:t xml:space="preserve"> cmn:treasurySupportContractInfo/cmn:treasurySupportContractType),</w:t>
            </w:r>
          </w:p>
          <w:p w14:paraId="14B0AFCB" w14:textId="77777777" w:rsidR="00056C63" w:rsidRDefault="00056C63" w:rsidP="00056C63">
            <w:pPr>
              <w:pStyle w:val="ad"/>
              <w:jc w:val="left"/>
            </w:pPr>
            <w:r>
              <w:t>то принимаются и сохраняются значения из пакета,</w:t>
            </w:r>
          </w:p>
          <w:p w14:paraId="5954CB66" w14:textId="77777777" w:rsidR="00056C63" w:rsidRDefault="00056C63" w:rsidP="00056C63">
            <w:pPr>
              <w:pStyle w:val="ad"/>
              <w:jc w:val="left"/>
            </w:pPr>
            <w:r>
              <w:t>иначе подтягиваются значения полей блока bankSupportContractRequiredInfo из предыдущей версии сведений о контракте</w:t>
            </w:r>
          </w:p>
          <w:p w14:paraId="250BDAED" w14:textId="77777777" w:rsidR="00056C63" w:rsidRDefault="00056C63" w:rsidP="00056C63">
            <w:pPr>
              <w:pStyle w:val="ad"/>
              <w:jc w:val="left"/>
            </w:pPr>
          </w:p>
          <w:p w14:paraId="10E96A38" w14:textId="65A07AE8" w:rsidR="00056C63" w:rsidRDefault="00056C63" w:rsidP="00056C63">
            <w:pPr>
              <w:pStyle w:val="ad"/>
              <w:numPr>
                <w:ilvl w:val="0"/>
                <w:numId w:val="154"/>
              </w:numPr>
              <w:jc w:val="left"/>
            </w:pPr>
            <w:r>
              <w:t>Применяется, начиная с версии 13.1 ЕИС</w:t>
            </w:r>
          </w:p>
          <w:p w14:paraId="44BFF3B6" w14:textId="77777777" w:rsidR="00056C63" w:rsidRDefault="00056C63" w:rsidP="00056C63">
            <w:pPr>
              <w:pStyle w:val="ad"/>
              <w:jc w:val="left"/>
            </w:pPr>
          </w:p>
          <w:p w14:paraId="66F6C00D" w14:textId="18E08815" w:rsidR="00056C63" w:rsidRDefault="00056C63" w:rsidP="00056C63">
            <w:pPr>
              <w:pStyle w:val="ad"/>
              <w:jc w:val="left"/>
            </w:pPr>
            <w:r>
              <w:t>Блок «</w:t>
            </w:r>
            <w:r w:rsidRPr="00FC3BF1">
              <w:t>Причина снятия требования казначейского сопровождения контракта</w:t>
            </w:r>
            <w:r>
              <w:t>» (bankSupportCRNewInfo/</w:t>
            </w:r>
            <w:r w:rsidRPr="00FC3BF1">
              <w:t>removeTreasurySupportReasonInfo</w:t>
            </w:r>
            <w:r>
              <w:t>) обязателен для заполнения, если (И) (контролирутеся АК подсистемы):</w:t>
            </w:r>
          </w:p>
          <w:p w14:paraId="2332AD4F" w14:textId="77777777" w:rsidR="00056C63" w:rsidRDefault="00056C63" w:rsidP="00056C63">
            <w:pPr>
              <w:pStyle w:val="ad"/>
              <w:jc w:val="left"/>
            </w:pPr>
            <w:r>
              <w:t>1) признак "Требуется казначейское сопровождение контракта" (treasurySupportContractRequired) не установлен;</w:t>
            </w:r>
          </w:p>
          <w:p w14:paraId="6A2F6977" w14:textId="486B2A05" w:rsidR="00056C63" w:rsidRDefault="00056C63" w:rsidP="00056C63">
            <w:pPr>
              <w:pStyle w:val="ad"/>
              <w:jc w:val="left"/>
            </w:pPr>
            <w:r>
              <w:t>2) результат бизенс-алгоритма определения необходимости КС=КС требуется</w:t>
            </w:r>
          </w:p>
          <w:p w14:paraId="5956896A" w14:textId="1C1169FD" w:rsidR="00056C63" w:rsidRDefault="00056C63" w:rsidP="00056C63">
            <w:pPr>
              <w:pStyle w:val="ad"/>
              <w:jc w:val="left"/>
            </w:pPr>
            <w:r>
              <w:t xml:space="preserve">3) </w:t>
            </w:r>
            <w:r w:rsidRPr="00FC3BF1">
              <w:t>первая версия СГК сформирована после даты выхода доработки.</w:t>
            </w:r>
          </w:p>
          <w:p w14:paraId="036841AA" w14:textId="626948E5" w:rsidR="00056C63" w:rsidRDefault="00056C63" w:rsidP="00056C63">
            <w:pPr>
              <w:pStyle w:val="ad"/>
              <w:jc w:val="left"/>
            </w:pPr>
            <w:r>
              <w:t>В остальных случаях блок игнорируется при приеме-передаче.</w:t>
            </w:r>
          </w:p>
          <w:p w14:paraId="7C1E64EF" w14:textId="72281125" w:rsidR="00056C63" w:rsidRDefault="00056C63" w:rsidP="00056C63">
            <w:pPr>
              <w:pStyle w:val="ad"/>
              <w:jc w:val="left"/>
            </w:pPr>
          </w:p>
          <w:p w14:paraId="0626BEA4" w14:textId="31192447" w:rsidR="00056C63" w:rsidRDefault="00056C63" w:rsidP="00056C63">
            <w:pPr>
              <w:pStyle w:val="ad"/>
              <w:jc w:val="left"/>
            </w:pPr>
            <w:r>
              <w:t>Поле</w:t>
            </w:r>
            <w:r w:rsidRPr="00510665">
              <w:rPr>
                <w:lang w:val="en-US"/>
              </w:rPr>
              <w:t xml:space="preserve"> «</w:t>
            </w:r>
            <w:r>
              <w:t>Наименование</w:t>
            </w:r>
            <w:r w:rsidRPr="00510665">
              <w:rPr>
                <w:lang w:val="en-US"/>
              </w:rPr>
              <w:t xml:space="preserve"> </w:t>
            </w:r>
            <w:r>
              <w:t>причины</w:t>
            </w:r>
            <w:r w:rsidRPr="00510665">
              <w:rPr>
                <w:lang w:val="en-US"/>
              </w:rPr>
              <w:t xml:space="preserve">» (bankSupportCRNewInfo/removeTreasurySupportReasonInfo/ nameReason). </w:t>
            </w:r>
            <w:r w:rsidRPr="00510665">
              <w:t>Игнорируется при приеме, при передаче заполняется из справочника "Причины снятия требования казначейского сопровождения контракта" (nsiTSCRemovingReason)</w:t>
            </w:r>
            <w:r>
              <w:t xml:space="preserve"> </w:t>
            </w:r>
            <w:r w:rsidRPr="00507470">
              <w:t>по соответствующему коду, указанному в поле «Код причины» (code).</w:t>
            </w:r>
          </w:p>
          <w:p w14:paraId="2C91900F" w14:textId="0165F475" w:rsidR="00056C63" w:rsidRDefault="00056C63" w:rsidP="00056C63">
            <w:pPr>
              <w:pStyle w:val="ad"/>
              <w:jc w:val="left"/>
            </w:pPr>
          </w:p>
          <w:p w14:paraId="3F5FEF0A" w14:textId="528D87A3" w:rsidR="00056C63" w:rsidRDefault="00056C63" w:rsidP="00056C63">
            <w:pPr>
              <w:pStyle w:val="ad"/>
              <w:jc w:val="left"/>
            </w:pPr>
            <w:r w:rsidRPr="002165F0">
              <w:lastRenderedPageBreak/>
              <w:t>Поле</w:t>
            </w:r>
            <w:r w:rsidRPr="002165F0">
              <w:rPr>
                <w:lang w:val="en-US"/>
              </w:rPr>
              <w:t xml:space="preserve"> «</w:t>
            </w:r>
            <w:r w:rsidRPr="002165F0">
              <w:t>Описание</w:t>
            </w:r>
            <w:r w:rsidRPr="002165F0">
              <w:rPr>
                <w:lang w:val="en-US"/>
              </w:rPr>
              <w:t xml:space="preserve"> </w:t>
            </w:r>
            <w:r w:rsidRPr="002165F0">
              <w:t>причины</w:t>
            </w:r>
            <w:r w:rsidRPr="002165F0">
              <w:rPr>
                <w:lang w:val="en-US"/>
              </w:rPr>
              <w:t>» (</w:t>
            </w:r>
            <w:r w:rsidRPr="00510665">
              <w:rPr>
                <w:lang w:val="en-US"/>
              </w:rPr>
              <w:t>bankSupportCRNewInfo</w:t>
            </w:r>
            <w:r w:rsidRPr="002165F0">
              <w:rPr>
                <w:lang w:val="en-US"/>
              </w:rPr>
              <w:t xml:space="preserve">/removeTreasurySupportReasonInfo/descriptionReason). </w:t>
            </w:r>
            <w:r w:rsidRPr="002165F0">
              <w:t>Принимается и сохраняется, если код причины соответствует значению «Иное».</w:t>
            </w:r>
          </w:p>
          <w:p w14:paraId="58ED8A1A" w14:textId="77777777" w:rsidR="00056C63" w:rsidRDefault="00056C63" w:rsidP="00056C63">
            <w:pPr>
              <w:pStyle w:val="ad"/>
              <w:jc w:val="left"/>
            </w:pPr>
          </w:p>
          <w:p w14:paraId="6B7A1180" w14:textId="09C3C997" w:rsidR="00056C63" w:rsidRPr="007F339E" w:rsidRDefault="00056C63" w:rsidP="00056C63">
            <w:pPr>
              <w:pStyle w:val="ad"/>
              <w:jc w:val="left"/>
            </w:pPr>
            <w:r w:rsidRPr="007F339E">
              <w:t xml:space="preserve">Поле «В том числе сумма казначейского обеспечения обязательств» (treasurySupportContractSum). </w:t>
            </w:r>
            <w:r w:rsidRPr="00581695">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r>
              <w:t xml:space="preserve">. </w:t>
            </w:r>
            <w:r w:rsidRPr="00A6707E">
              <w:t>При приеме изменений СГК, если признак "Документ</w:t>
            </w:r>
            <w:r>
              <w:t xml:space="preserve"> на базе РЭК" установлен, то иг</w:t>
            </w:r>
            <w:r w:rsidRPr="00A6707E">
              <w:t>норируется при приеме и заполняется автоматически на основании связанного ДС</w:t>
            </w:r>
            <w:r>
              <w:t>. В других случаях з</w:t>
            </w:r>
            <w:r w:rsidRPr="007F339E">
              <w:t>начение поля принимается только в том случае, если в составе принимаемого пакета задан признак «Требуется казначейское сопровождение контракта» (bankSupportCRNewInfo/treasurySupportContractRequired) или данный признак заполнен автоматически при приеме на основании позиции плана-графика или извещения, при этом контролируется обязательность его заполнения (АPK_3890_1136). В других случаях контролируется недопустимость указания данного поля (АPK_3890_1137).</w:t>
            </w:r>
          </w:p>
          <w:p w14:paraId="2C4E28CA" w14:textId="3977385B" w:rsidR="00056C63" w:rsidRDefault="00056C63" w:rsidP="00056C63">
            <w:pPr>
              <w:pStyle w:val="ad"/>
              <w:jc w:val="left"/>
            </w:pPr>
          </w:p>
          <w:p w14:paraId="2DB9C696" w14:textId="6ACAF64D" w:rsidR="00056C63" w:rsidRDefault="00056C63" w:rsidP="00056C63">
            <w:pPr>
              <w:pStyle w:val="ad"/>
              <w:jc w:val="left"/>
            </w:pPr>
            <w:r>
              <w:t>Поле «</w:t>
            </w:r>
            <w:r w:rsidRPr="00E75039">
              <w:t>Номер государственного контракта по государственному оборонному заказу</w:t>
            </w:r>
            <w:r>
              <w:t>» (</w:t>
            </w:r>
            <w:r w:rsidRPr="00E75039">
              <w:t>defenseContractNumber</w:t>
            </w:r>
            <w:r>
              <w:t>):</w:t>
            </w:r>
          </w:p>
          <w:p w14:paraId="53C99FB4" w14:textId="59EC6D37" w:rsidR="00056C63" w:rsidRDefault="00056C63" w:rsidP="00056C63">
            <w:pPr>
              <w:pStyle w:val="ad"/>
              <w:numPr>
                <w:ilvl w:val="0"/>
                <w:numId w:val="198"/>
              </w:numPr>
              <w:jc w:val="left"/>
            </w:pPr>
            <w: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r w:rsidRPr="00E75039">
              <w:t xml:space="preserve"> (</w:t>
            </w:r>
            <w:r>
              <w:t>поле «</w:t>
            </w:r>
            <w:r w:rsidRPr="00773755">
              <w:t>Идентификатор государственного контракта по государственному оборонному заказу</w:t>
            </w:r>
            <w:r>
              <w:t>» (</w:t>
            </w:r>
            <w:r w:rsidRPr="00773755">
              <w:t>defenseContractId</w:t>
            </w:r>
            <w:r>
              <w:t>)</w:t>
            </w:r>
            <w:r w:rsidRPr="00E75039">
              <w:t>);</w:t>
            </w:r>
          </w:p>
          <w:p w14:paraId="0757D3BA" w14:textId="6184F594" w:rsidR="00056C63" w:rsidRPr="00E75039" w:rsidRDefault="00056C63" w:rsidP="00056C63">
            <w:pPr>
              <w:pStyle w:val="ad"/>
              <w:numPr>
                <w:ilvl w:val="0"/>
                <w:numId w:val="198"/>
              </w:numPr>
              <w:jc w:val="left"/>
            </w:pPr>
            <w:r>
              <w:t>в других случаях принимается и может быть указан только при наличии в извещении-основании признака «Закупка товар, работ, услуг по государственному оборонному заказу в соответствии с ФЗ № 275-ФЗ от 29 декабря 2012 г» или при установленном признаке «Закупка товара, работы, услуги по государственному оборонному заказу в соответствии с ФЗ № 275-ФЗ от 29 декабря 2012 г» (isGOZ)</w:t>
            </w:r>
          </w:p>
          <w:p w14:paraId="11474728" w14:textId="77777777" w:rsidR="00056C63" w:rsidRDefault="00056C63" w:rsidP="00056C63">
            <w:pPr>
              <w:pStyle w:val="ad"/>
              <w:jc w:val="left"/>
            </w:pPr>
          </w:p>
          <w:p w14:paraId="341412B5" w14:textId="77777777" w:rsidR="00056C63" w:rsidRDefault="00056C63" w:rsidP="00056C63">
            <w:pPr>
              <w:pStyle w:val="ad"/>
              <w:jc w:val="left"/>
            </w:pPr>
            <w:r w:rsidRPr="007F339E">
              <w:t>Поле «Закупка товара, работы, услуги по государственному оборонному заказу в соответствии с ФЗ № 275-ФЗ от 29 декабря 2012 г» (isGOZ)</w:t>
            </w:r>
            <w:r>
              <w:t>:</w:t>
            </w:r>
          </w:p>
          <w:p w14:paraId="2F2E2A34" w14:textId="475E3D6A" w:rsidR="00056C63" w:rsidRDefault="00056C63" w:rsidP="00056C63">
            <w:pPr>
              <w:pStyle w:val="ad"/>
              <w:numPr>
                <w:ilvl w:val="0"/>
                <w:numId w:val="197"/>
              </w:numPr>
              <w:jc w:val="left"/>
            </w:pPr>
            <w:r>
              <w:t>п</w:t>
            </w:r>
            <w:r w:rsidRPr="00BB7A4D">
              <w:t>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r>
              <w:t xml:space="preserve"> (поле «</w:t>
            </w:r>
            <w:r w:rsidRPr="00D30769">
              <w:t>Контракт заключен для выполнения государственного оборонного заказа</w:t>
            </w:r>
            <w:r>
              <w:t>» (</w:t>
            </w:r>
            <w:r w:rsidRPr="00D30769">
              <w:t>contractSubjectInfo/isGOZ</w:t>
            </w:r>
            <w:r>
              <w:t xml:space="preserve">)), если в структурированном контракте </w:t>
            </w:r>
            <w:r w:rsidRPr="007D6DDA">
              <w:t>(cpElectronicContract)</w:t>
            </w:r>
            <w:r>
              <w:t xml:space="preserve"> признак имеет значение </w:t>
            </w:r>
            <w:r>
              <w:rPr>
                <w:lang w:val="en-US"/>
              </w:rPr>
              <w:t>true</w:t>
            </w:r>
            <w:r w:rsidRPr="0068006D">
              <w:t xml:space="preserve">/1. </w:t>
            </w:r>
            <w:r>
              <w:t xml:space="preserve">В случае, если в структурированном контракте </w:t>
            </w:r>
            <w:r w:rsidRPr="007D6DDA">
              <w:t>(cpElectronicContract)</w:t>
            </w:r>
            <w:r>
              <w:t xml:space="preserve"> признак «</w:t>
            </w:r>
            <w:r w:rsidRPr="00D30769">
              <w:t>Контракт заключен для выполнения государственного оборонного заказа</w:t>
            </w:r>
            <w:r>
              <w:t>» (</w:t>
            </w:r>
            <w:r w:rsidRPr="00D30769">
              <w:t>contractSubjectInfo/isGOZ</w:t>
            </w:r>
            <w:r>
              <w:t xml:space="preserve">) имеет значение </w:t>
            </w:r>
            <w:r>
              <w:rPr>
                <w:lang w:val="en-US"/>
              </w:rPr>
              <w:t>false</w:t>
            </w:r>
            <w:r w:rsidRPr="0068006D">
              <w:t>/0</w:t>
            </w:r>
            <w:r>
              <w:t>, то признак принимается из пакета и сохраняется.</w:t>
            </w:r>
          </w:p>
          <w:p w14:paraId="1077F63B" w14:textId="76B1CE62" w:rsidR="00056C63" w:rsidRPr="00816235" w:rsidRDefault="00056C63" w:rsidP="00056C63">
            <w:pPr>
              <w:pStyle w:val="affe"/>
              <w:numPr>
                <w:ilvl w:val="0"/>
                <w:numId w:val="197"/>
              </w:numPr>
              <w:rPr>
                <w:sz w:val="24"/>
              </w:rPr>
            </w:pPr>
            <w:r w:rsidRPr="00816235">
              <w:rPr>
                <w:sz w:val="24"/>
              </w:rPr>
              <w:t>При приеме изменений СГК, если признак "Документ на базе РЭК" установлен, то игнорируется при приеме и заполняется автоматически на основании связанного ДС</w:t>
            </w:r>
            <w:r w:rsidRPr="007D6DDA">
              <w:rPr>
                <w:sz w:val="24"/>
              </w:rPr>
              <w:t>, если в структурированном контракте (cpElectronicContract) признак имеет значение true/1. В случае, если в структурированном контракте (cpElectronicContract) признак «Контракт заключен для выполнения государственного оборонного заказа» (contractSubjectInfo/isGOZ) имеет значение false/0, то признак принимается из пакета и сохраняется.</w:t>
            </w:r>
            <w:r w:rsidRPr="00816235">
              <w:rPr>
                <w:sz w:val="24"/>
              </w:rPr>
              <w:t xml:space="preserve">  </w:t>
            </w:r>
          </w:p>
          <w:p w14:paraId="5EF26263" w14:textId="3B277113" w:rsidR="00056C63" w:rsidRPr="007F339E" w:rsidRDefault="00056C63" w:rsidP="00056C63">
            <w:pPr>
              <w:pStyle w:val="ad"/>
              <w:numPr>
                <w:ilvl w:val="0"/>
                <w:numId w:val="197"/>
              </w:numPr>
              <w:jc w:val="left"/>
            </w:pPr>
            <w:r>
              <w:t xml:space="preserve">в других случаях </w:t>
            </w:r>
            <w:r w:rsidRPr="007F339E">
              <w:t xml:space="preserve">при наличии связи с извещением (блок foundation\fcsOrder\order), имеющим признак «Закупка товар, работ, услуг по государственному оборонному заказу в </w:t>
            </w:r>
            <w:r w:rsidRPr="007F339E">
              <w:lastRenderedPageBreak/>
              <w:t>соответствии с ФЗ № 275-ФЗ от 29 декабря 2012 г» (значение true/false), игнорируется при приеме и заполняется автоматически. При значении вышеупомянутого признака NULL   или при формировании контракта не на основании извещения принимаем и сохраняем. Возможность приема должна регламентироваться бизнес-контролями.</w:t>
            </w:r>
          </w:p>
          <w:p w14:paraId="2D618DF3" w14:textId="77777777" w:rsidR="00056C63" w:rsidRDefault="00056C63" w:rsidP="00056C63">
            <w:pPr>
              <w:pStyle w:val="ad"/>
              <w:jc w:val="left"/>
            </w:pPr>
          </w:p>
          <w:p w14:paraId="4DB053ED" w14:textId="6DDF5F8D" w:rsidR="00056C63" w:rsidRPr="007F339E" w:rsidRDefault="00056C63" w:rsidP="00056C63">
            <w:pPr>
              <w:pStyle w:val="ad"/>
              <w:jc w:val="left"/>
            </w:pPr>
            <w:r w:rsidRPr="007F339E">
              <w:t>Поле «Идентификатор государственного контракта» (IGK) игнорируется при приёме, заполняется при передаче из поля идентификационный номер государственного контракта (ИГК) из таблицы CONTRACT_INFO</w:t>
            </w:r>
          </w:p>
          <w:p w14:paraId="786449F4" w14:textId="77777777" w:rsidR="00056C63" w:rsidRPr="007F339E" w:rsidRDefault="00056C63" w:rsidP="00056C63">
            <w:pPr>
              <w:pStyle w:val="ad"/>
              <w:jc w:val="left"/>
            </w:pPr>
          </w:p>
          <w:p w14:paraId="443FC07B" w14:textId="77777777" w:rsidR="00056C63" w:rsidRDefault="00056C63" w:rsidP="00056C63">
            <w:pPr>
              <w:pStyle w:val="ad"/>
              <w:jc w:val="left"/>
            </w:pPr>
          </w:p>
        </w:tc>
      </w:tr>
      <w:tr w:rsidR="00056C63" w:rsidRPr="00736662" w14:paraId="4A74678A" w14:textId="77777777" w:rsidTr="00AA184A">
        <w:trPr>
          <w:trHeight w:val="348"/>
        </w:trPr>
        <w:tc>
          <w:tcPr>
            <w:tcW w:w="841" w:type="pct"/>
            <w:gridSpan w:val="2"/>
          </w:tcPr>
          <w:p w14:paraId="64D48759" w14:textId="29AD599F" w:rsidR="00056C63" w:rsidRDefault="00056C63" w:rsidP="00056C63">
            <w:pPr>
              <w:pStyle w:val="ad"/>
              <w:jc w:val="left"/>
            </w:pPr>
            <w:r>
              <w:lastRenderedPageBreak/>
              <w:t>РК_ИК_0185</w:t>
            </w:r>
          </w:p>
        </w:tc>
        <w:tc>
          <w:tcPr>
            <w:tcW w:w="234" w:type="pct"/>
            <w:gridSpan w:val="2"/>
          </w:tcPr>
          <w:p w14:paraId="485959D1" w14:textId="77777777" w:rsidR="00056C63" w:rsidRPr="000E4FE8" w:rsidRDefault="00056C63" w:rsidP="00056C63">
            <w:pPr>
              <w:pStyle w:val="ad"/>
              <w:jc w:val="left"/>
            </w:pPr>
          </w:p>
        </w:tc>
        <w:tc>
          <w:tcPr>
            <w:tcW w:w="1056" w:type="pct"/>
            <w:gridSpan w:val="2"/>
          </w:tcPr>
          <w:p w14:paraId="26D783C4" w14:textId="17E8BE37" w:rsidR="00056C63" w:rsidRPr="00BB0A9F" w:rsidRDefault="00056C63" w:rsidP="00056C63">
            <w:pPr>
              <w:pStyle w:val="ad"/>
              <w:jc w:val="left"/>
            </w:pPr>
            <w:r w:rsidRPr="00BB0A9F">
              <w:t>Номер государственного контракта по государственному оборонному заказу (defenseContractNumber)</w:t>
            </w:r>
          </w:p>
        </w:tc>
        <w:tc>
          <w:tcPr>
            <w:tcW w:w="1474" w:type="pct"/>
            <w:gridSpan w:val="3"/>
          </w:tcPr>
          <w:p w14:paraId="52A5F250" w14:textId="77777777" w:rsidR="00056C63" w:rsidRDefault="00056C63" w:rsidP="00056C63">
            <w:pPr>
              <w:pStyle w:val="ad"/>
              <w:jc w:val="left"/>
            </w:pPr>
            <w:r>
              <w:t>Указание поля допустимо только при условии:</w:t>
            </w:r>
          </w:p>
          <w:p w14:paraId="6F99AC1F" w14:textId="77777777" w:rsidR="00056C63" w:rsidRPr="00154A81" w:rsidRDefault="00056C63" w:rsidP="00056C63">
            <w:pPr>
              <w:pStyle w:val="ad"/>
              <w:jc w:val="left"/>
            </w:pPr>
            <w:r>
              <w:t xml:space="preserve">Для извещения </w:t>
            </w:r>
            <w:r w:rsidRPr="00BB0A9F">
              <w:rPr>
                <w:lang w:val="en-US"/>
              </w:rPr>
              <w:t>foundation</w:t>
            </w:r>
            <w:r w:rsidRPr="00BB0A9F">
              <w:t>/</w:t>
            </w:r>
            <w:r w:rsidRPr="00BB0A9F">
              <w:rPr>
                <w:lang w:val="en-US"/>
              </w:rPr>
              <w:t>fcsOrder</w:t>
            </w:r>
            <w:r w:rsidRPr="00BB0A9F">
              <w:t>/</w:t>
            </w:r>
            <w:r w:rsidRPr="00BB0A9F">
              <w:rPr>
                <w:lang w:val="en-US"/>
              </w:rPr>
              <w:t>order</w:t>
            </w:r>
            <w:r w:rsidRPr="00BB0A9F">
              <w:t>/</w:t>
            </w:r>
            <w:r w:rsidRPr="00BB0A9F">
              <w:rPr>
                <w:lang w:val="en-US"/>
              </w:rPr>
              <w:t>notificationNumber</w:t>
            </w:r>
            <w:r>
              <w:t xml:space="preserve"> </w:t>
            </w:r>
            <w:r w:rsidRPr="00154A81">
              <w:t>установлен признак «Закупка товара, работы, услуги по государственному оборонному заказу в соответствии с ФЗ № 275-ФЗ от 29 декабря 2012 г.» (</w:t>
            </w:r>
            <w:r w:rsidRPr="00154A81">
              <w:rPr>
                <w:lang w:val="en-US"/>
              </w:rPr>
              <w:t>IS</w:t>
            </w:r>
            <w:r w:rsidRPr="00154A81">
              <w:t xml:space="preserve">_ </w:t>
            </w:r>
            <w:r w:rsidRPr="00154A81">
              <w:rPr>
                <w:lang w:val="en-US"/>
              </w:rPr>
              <w:t>DEFENSE</w:t>
            </w:r>
            <w:r w:rsidRPr="00154A81">
              <w:t>_</w:t>
            </w:r>
            <w:r w:rsidRPr="00154A81">
              <w:rPr>
                <w:lang w:val="en-US"/>
              </w:rPr>
              <w:t>CONTRACT</w:t>
            </w:r>
            <w:r w:rsidRPr="00154A81">
              <w:t>=</w:t>
            </w:r>
            <w:r w:rsidRPr="00154A81">
              <w:rPr>
                <w:lang w:val="en-US"/>
              </w:rPr>
              <w:t>TRUE</w:t>
            </w:r>
            <w:r w:rsidRPr="00154A81">
              <w:t>)</w:t>
            </w:r>
          </w:p>
          <w:p w14:paraId="756D1626" w14:textId="77777777" w:rsidR="00056C63" w:rsidRPr="00154A81" w:rsidRDefault="00056C63" w:rsidP="00056C63">
            <w:pPr>
              <w:pStyle w:val="ad"/>
              <w:jc w:val="left"/>
            </w:pPr>
            <w:r w:rsidRPr="00154A81">
              <w:t>ИЛИ</w:t>
            </w:r>
          </w:p>
          <w:p w14:paraId="12A7AE91" w14:textId="65C14618" w:rsidR="00056C63" w:rsidRDefault="00056C63" w:rsidP="00056C63">
            <w:pPr>
              <w:pStyle w:val="ad"/>
              <w:jc w:val="left"/>
            </w:pPr>
            <w:r w:rsidRPr="00154A81">
              <w:t>Если указано поле «</w:t>
            </w:r>
            <w:r w:rsidRPr="00BB0A9F">
              <w:t>Идентификатор контракта по государственному оборонному заказу</w:t>
            </w:r>
            <w:r>
              <w:t>»</w:t>
            </w:r>
            <w:r w:rsidRPr="00BB0A9F">
              <w:t xml:space="preserve"> (isGOZ)</w:t>
            </w:r>
            <w:r>
              <w:t xml:space="preserve"> </w:t>
            </w:r>
          </w:p>
          <w:p w14:paraId="45E0AF64" w14:textId="77777777" w:rsidR="00056C63" w:rsidRDefault="00056C63" w:rsidP="00056C63">
            <w:pPr>
              <w:pStyle w:val="ad"/>
              <w:jc w:val="left"/>
            </w:pPr>
          </w:p>
          <w:p w14:paraId="5F29048F"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2085EFA7" w14:textId="77777777" w:rsidR="00056C63" w:rsidRDefault="00056C63" w:rsidP="00056C63">
            <w:pPr>
              <w:pStyle w:val="ad"/>
              <w:jc w:val="left"/>
            </w:pPr>
          </w:p>
          <w:p w14:paraId="34E6ABB4" w14:textId="67F2CCB9" w:rsidR="00056C63" w:rsidRPr="00BB0A9F"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1055E665" w14:textId="774C8380" w:rsidR="00056C63" w:rsidRPr="00736662" w:rsidRDefault="00056C63" w:rsidP="00056C63">
            <w:pPr>
              <w:pStyle w:val="ad"/>
              <w:jc w:val="left"/>
            </w:pPr>
            <w:r w:rsidRPr="00BB0A9F">
              <w:t>Номер государственного контракта по государственному оборонному заказу (defenseContractNumber)</w:t>
            </w:r>
            <w:r>
              <w:t xml:space="preserve"> может быть указан только при наличии в извещении-основании признака «</w:t>
            </w:r>
            <w:r w:rsidRPr="00736662">
              <w:t>Закупка товар, работ, услуг по государственному оборонному заказу в соответствии с ФЗ № 275-ФЗ от 29 декабря 2012 г</w:t>
            </w:r>
            <w:r>
              <w:t>» или при установленном признаке «</w:t>
            </w:r>
            <w:r w:rsidRPr="00154A81">
              <w:t>Закупка товара, работы, услуги по государственному оборонному заказу в соответствии с ФЗ № 275-ФЗ от 29 декабря 2012 г.</w:t>
            </w:r>
            <w:r>
              <w:t>» (</w:t>
            </w:r>
            <w:r w:rsidRPr="00BB0A9F">
              <w:t>isGOZ</w:t>
            </w:r>
            <w:r>
              <w:t>).</w:t>
            </w:r>
          </w:p>
        </w:tc>
      </w:tr>
      <w:tr w:rsidR="00056C63" w:rsidRPr="00D251B3" w14:paraId="266DC932" w14:textId="77777777" w:rsidTr="00AA184A">
        <w:trPr>
          <w:trHeight w:val="348"/>
        </w:trPr>
        <w:tc>
          <w:tcPr>
            <w:tcW w:w="841" w:type="pct"/>
            <w:gridSpan w:val="2"/>
          </w:tcPr>
          <w:p w14:paraId="69D94507" w14:textId="65495257" w:rsidR="00056C63" w:rsidRDefault="00056C63" w:rsidP="00056C63">
            <w:pPr>
              <w:pStyle w:val="ad"/>
              <w:jc w:val="left"/>
            </w:pPr>
            <w:r>
              <w:t>РК_ИК_0503</w:t>
            </w:r>
          </w:p>
        </w:tc>
        <w:tc>
          <w:tcPr>
            <w:tcW w:w="234" w:type="pct"/>
            <w:gridSpan w:val="2"/>
          </w:tcPr>
          <w:p w14:paraId="4F39FF40" w14:textId="77777777" w:rsidR="00056C63" w:rsidRPr="000E4FE8" w:rsidRDefault="00056C63" w:rsidP="00056C63">
            <w:pPr>
              <w:pStyle w:val="ad"/>
              <w:jc w:val="left"/>
            </w:pPr>
          </w:p>
        </w:tc>
        <w:tc>
          <w:tcPr>
            <w:tcW w:w="1056" w:type="pct"/>
            <w:gridSpan w:val="2"/>
          </w:tcPr>
          <w:p w14:paraId="7F020EB1" w14:textId="3660CB02" w:rsidR="00056C63" w:rsidRPr="00D251B3" w:rsidRDefault="00056C63" w:rsidP="00056C63">
            <w:pPr>
              <w:pStyle w:val="ad"/>
              <w:jc w:val="left"/>
              <w:rPr>
                <w:lang w:val="en-US"/>
              </w:rPr>
            </w:pPr>
            <w:r w:rsidRPr="00D251B3">
              <w:t>Код</w:t>
            </w:r>
            <w:r w:rsidRPr="00D251B3">
              <w:rPr>
                <w:lang w:val="en-US"/>
              </w:rPr>
              <w:t xml:space="preserve"> </w:t>
            </w:r>
            <w:r w:rsidRPr="00D251B3">
              <w:t>причины</w:t>
            </w:r>
            <w:r w:rsidRPr="00D251B3">
              <w:rPr>
                <w:lang w:val="en-US"/>
              </w:rPr>
              <w:t xml:space="preserve"> (bankSupportCRNewInfo/removeTreasurySupportReasonInfo /code)</w:t>
            </w:r>
          </w:p>
        </w:tc>
        <w:tc>
          <w:tcPr>
            <w:tcW w:w="1474" w:type="pct"/>
            <w:gridSpan w:val="3"/>
          </w:tcPr>
          <w:p w14:paraId="05B1234C" w14:textId="529E2D09" w:rsidR="00056C63" w:rsidRPr="00D251B3" w:rsidRDefault="00056C63" w:rsidP="00056C63">
            <w:pPr>
              <w:pStyle w:val="ad"/>
            </w:pPr>
            <w:r w:rsidRPr="00D251B3">
              <w:t>Код причины (</w:t>
            </w:r>
            <w:r w:rsidRPr="00D251B3">
              <w:rPr>
                <w:lang w:val="en-US"/>
              </w:rPr>
              <w:t>bankSupportCRNewInfo</w:t>
            </w:r>
            <w:r w:rsidRPr="00D251B3">
              <w:t>/</w:t>
            </w:r>
            <w:r w:rsidRPr="00D251B3">
              <w:rPr>
                <w:lang w:val="en-US"/>
              </w:rPr>
              <w:t>removeTreasurySupportReasonInfo</w:t>
            </w:r>
            <w:r w:rsidRPr="00D251B3">
              <w:t xml:space="preserve"> /</w:t>
            </w:r>
            <w:r w:rsidRPr="00D251B3">
              <w:rPr>
                <w:lang w:val="en-US"/>
              </w:rPr>
              <w:t>code</w:t>
            </w:r>
            <w:r w:rsidRPr="00D251B3">
              <w:t>)</w:t>
            </w:r>
            <w:r>
              <w:t xml:space="preserve"> </w:t>
            </w:r>
            <w:r w:rsidRPr="00D251B3">
              <w:t xml:space="preserve">проверяется на присутствие в актуальном состоянии в справочнике "Причины снятия требования казначейского </w:t>
            </w:r>
            <w:r w:rsidRPr="00D251B3">
              <w:lastRenderedPageBreak/>
              <w:t>сопровождения контракта" (</w:t>
            </w:r>
            <w:r w:rsidRPr="00D251B3">
              <w:rPr>
                <w:lang w:val="en-US"/>
              </w:rPr>
              <w:t>nsiTSCRemovingReason</w:t>
            </w:r>
            <w:r w:rsidRPr="00D251B3">
              <w:t xml:space="preserve">). </w:t>
            </w:r>
          </w:p>
          <w:p w14:paraId="77A3E04A" w14:textId="0D17E950" w:rsidR="00056C63" w:rsidRPr="00D251B3" w:rsidRDefault="00056C63" w:rsidP="00056C63">
            <w:pPr>
              <w:pStyle w:val="ad"/>
            </w:pPr>
            <w:r>
              <w:t>Контроль выполняется, если проверяемое поле может быть заполнено</w:t>
            </w:r>
          </w:p>
          <w:p w14:paraId="0CFA9158" w14:textId="77777777" w:rsidR="00056C63" w:rsidRPr="00D251B3" w:rsidRDefault="00056C63" w:rsidP="00056C63">
            <w:pPr>
              <w:pStyle w:val="ad"/>
              <w:jc w:val="left"/>
            </w:pPr>
          </w:p>
        </w:tc>
        <w:tc>
          <w:tcPr>
            <w:tcW w:w="1395" w:type="pct"/>
            <w:gridSpan w:val="3"/>
          </w:tcPr>
          <w:p w14:paraId="03A685F5" w14:textId="1F6E9F5C" w:rsidR="00056C63" w:rsidRPr="00D251B3" w:rsidRDefault="00056C63" w:rsidP="00056C63">
            <w:pPr>
              <w:pStyle w:val="ad"/>
              <w:jc w:val="left"/>
            </w:pPr>
            <w:r w:rsidRPr="00D251B3">
              <w:lastRenderedPageBreak/>
              <w:t>Код причины (</w:t>
            </w:r>
            <w:r w:rsidRPr="00D251B3">
              <w:rPr>
                <w:lang w:val="en-US"/>
              </w:rPr>
              <w:t>bankSupportCRNewInfo</w:t>
            </w:r>
            <w:r w:rsidRPr="00D251B3">
              <w:t>/</w:t>
            </w:r>
            <w:r w:rsidRPr="00D251B3">
              <w:rPr>
                <w:lang w:val="en-US"/>
              </w:rPr>
              <w:t>removeTreasurySupportReasonInfo</w:t>
            </w:r>
            <w:r w:rsidRPr="00D251B3">
              <w:t xml:space="preserve"> /</w:t>
            </w:r>
            <w:r w:rsidRPr="00D251B3">
              <w:rPr>
                <w:lang w:val="en-US"/>
              </w:rPr>
              <w:t>code</w:t>
            </w:r>
            <w:r w:rsidRPr="00D251B3">
              <w:t>) указанным для закупки &lt;Номер закупки&gt; не найден в актуальном состоянии в справочнике "Причины снятия требования каз</w:t>
            </w:r>
            <w:r w:rsidRPr="00D251B3">
              <w:lastRenderedPageBreak/>
              <w:t>начейского сопровождения контракта" (</w:t>
            </w:r>
            <w:r w:rsidRPr="00D251B3">
              <w:rPr>
                <w:lang w:val="en-US"/>
              </w:rPr>
              <w:t>nsiTSCRemovingReason</w:t>
            </w:r>
            <w:r w:rsidRPr="00D251B3">
              <w:t>)</w:t>
            </w:r>
          </w:p>
        </w:tc>
      </w:tr>
      <w:tr w:rsidR="00056C63" w:rsidRPr="002D2859" w14:paraId="010A93FB" w14:textId="77777777" w:rsidTr="00F427CD">
        <w:trPr>
          <w:trHeight w:val="348"/>
        </w:trPr>
        <w:tc>
          <w:tcPr>
            <w:tcW w:w="5000" w:type="pct"/>
            <w:gridSpan w:val="12"/>
          </w:tcPr>
          <w:p w14:paraId="670A261C" w14:textId="543DBA07" w:rsidR="00056C63" w:rsidRDefault="00056C63" w:rsidP="00056C63">
            <w:pPr>
              <w:pStyle w:val="ad"/>
              <w:jc w:val="left"/>
              <w:rPr>
                <w:lang w:val="uk-UA"/>
              </w:rPr>
            </w:pPr>
            <w:r>
              <w:lastRenderedPageBreak/>
              <w:t xml:space="preserve">Поле </w:t>
            </w:r>
            <w:r w:rsidRPr="00FB2CFC">
              <w:t>«Контракт жизненного цикла» (contractLifeCycle)</w:t>
            </w:r>
            <w:r>
              <w:rPr>
                <w:lang w:val="uk-UA"/>
              </w:rPr>
              <w:t xml:space="preserve">. </w:t>
            </w:r>
            <w:r w:rsidRPr="005553F9">
              <w:rPr>
                <w:lang w:val="uk-UA"/>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w:t>
            </w:r>
            <w:r>
              <w:rPr>
                <w:lang w:val="uk-UA"/>
              </w:rPr>
              <w:t>ракта в структурированном виде (поле «</w:t>
            </w:r>
            <w:r w:rsidRPr="0024650D">
              <w:rPr>
                <w:lang w:val="uk-UA"/>
              </w:rPr>
              <w:t>Контракт жизненного цикла</w:t>
            </w:r>
            <w:r>
              <w:rPr>
                <w:lang w:val="uk-UA"/>
              </w:rPr>
              <w:t>» (</w:t>
            </w:r>
            <w:r w:rsidRPr="0024650D">
              <w:rPr>
                <w:lang w:val="uk-UA"/>
              </w:rPr>
              <w:t>contractSubjectInfo/isContractLifeCycle</w:t>
            </w:r>
            <w:r>
              <w:rPr>
                <w:lang w:val="uk-UA"/>
              </w:rPr>
              <w:t xml:space="preserve">)). </w:t>
            </w:r>
            <w:r w:rsidRPr="004B2E2A">
              <w:rPr>
                <w:lang w:val="uk-UA"/>
              </w:rPr>
              <w:t>При приеме изменений СГК, если признак "Документ на базе РЭК" установлен, то иг-норируется при приеме и заполняется автоматич</w:t>
            </w:r>
            <w:r>
              <w:rPr>
                <w:lang w:val="uk-UA"/>
              </w:rPr>
              <w:t xml:space="preserve">ески на основании связанного ДС. </w:t>
            </w:r>
            <w:r w:rsidRPr="005553F9">
              <w:rPr>
                <w:lang w:val="uk-UA"/>
              </w:rPr>
              <w:t>В других случаях:</w:t>
            </w:r>
          </w:p>
          <w:p w14:paraId="0FDC03D0" w14:textId="77777777" w:rsidR="00056C63" w:rsidRDefault="00056C63" w:rsidP="00056C63">
            <w:pPr>
              <w:pStyle w:val="ad"/>
              <w:numPr>
                <w:ilvl w:val="0"/>
                <w:numId w:val="201"/>
              </w:numPr>
              <w:jc w:val="left"/>
              <w:rPr>
                <w:lang w:val="uk-UA"/>
              </w:rPr>
            </w:pPr>
            <w:r w:rsidRPr="00FB2CFC">
              <w:rPr>
                <w:lang w:val="uk-UA"/>
              </w:rPr>
              <w:t>Игнорируется при приеме и заполняется автоматически из связанного извещения, если заполнено поле foundation/fcsOrder/order/notificationNumber.</w:t>
            </w:r>
          </w:p>
          <w:p w14:paraId="55303435" w14:textId="741A3050" w:rsidR="00056C63" w:rsidRPr="00E73B47" w:rsidRDefault="00056C63" w:rsidP="00056C63">
            <w:pPr>
              <w:pStyle w:val="ad"/>
              <w:numPr>
                <w:ilvl w:val="0"/>
                <w:numId w:val="201"/>
              </w:numPr>
              <w:jc w:val="left"/>
              <w:rPr>
                <w:lang w:val="uk-UA"/>
              </w:rPr>
            </w:pPr>
            <w:r w:rsidRPr="00FB2CFC">
              <w:rPr>
                <w:lang w:val="uk-UA"/>
              </w:rPr>
              <w:t xml:space="preserve">Игнорируется при приеме, если заполнено поле foundation/fcsOrder/order/notificationNumber и первая версия извещения размещена </w:t>
            </w:r>
            <w:r>
              <w:t xml:space="preserve">до </w:t>
            </w:r>
            <w:r w:rsidRPr="00FA3AC7">
              <w:t>даты, указанной в настройке «Дата начала действия оптимизационного законопроекта 44-ФЗ»</w:t>
            </w:r>
            <w:r>
              <w:t xml:space="preserve"> (</w:t>
            </w:r>
            <w:r w:rsidRPr="00FA3AC7">
              <w:t>Примечание. Настройка «Дата начала действия оптимизационного законопроекта 44-ФЗ» добавляется в рамках FCSNF-12165</w:t>
            </w:r>
            <w:r>
              <w:t>).</w:t>
            </w:r>
          </w:p>
          <w:p w14:paraId="0E860813" w14:textId="08A896A7" w:rsidR="00056C63" w:rsidRDefault="00056C63" w:rsidP="00056C63">
            <w:pPr>
              <w:pStyle w:val="ad"/>
              <w:jc w:val="left"/>
            </w:pPr>
          </w:p>
          <w:p w14:paraId="46A82FD4" w14:textId="5534740A" w:rsidR="00056C63" w:rsidRDefault="00056C63" w:rsidP="00056C63">
            <w:pPr>
              <w:pStyle w:val="ad"/>
              <w:jc w:val="left"/>
            </w:pPr>
            <w:r>
              <w:t>Поле «</w:t>
            </w:r>
            <w:r w:rsidRPr="00E73B47">
              <w:t>Предметом контракта является приобретение жилых помещений</w:t>
            </w:r>
            <w:r>
              <w:t>» (</w:t>
            </w:r>
            <w:r w:rsidRPr="00E73B47">
              <w:t>isResidentialPremisesPurchase</w:t>
            </w:r>
            <w:r>
              <w:t xml:space="preserve">). 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 </w:t>
            </w:r>
            <w:r w:rsidRPr="00A6707E">
              <w:t>При приеме изменений СГК, если признак "Документ</w:t>
            </w:r>
            <w:r>
              <w:t xml:space="preserve"> на базе РЭК" установлен, то иг</w:t>
            </w:r>
            <w:r w:rsidRPr="00A6707E">
              <w:t>норируется при приеме и заполняется автоматич</w:t>
            </w:r>
            <w:r>
              <w:t>ески на основании связанного ДС. В других случаях поле принимается из пакета</w:t>
            </w:r>
          </w:p>
          <w:p w14:paraId="35DB3DF0" w14:textId="5DF43EF7" w:rsidR="00056C63" w:rsidRDefault="00056C63" w:rsidP="00056C63">
            <w:pPr>
              <w:pStyle w:val="ad"/>
              <w:jc w:val="left"/>
            </w:pPr>
          </w:p>
          <w:p w14:paraId="7E206C08" w14:textId="74F50413" w:rsidR="00056C63" w:rsidRDefault="00056C63" w:rsidP="00056C63">
            <w:pPr>
              <w:pStyle w:val="ad"/>
              <w:jc w:val="left"/>
            </w:pPr>
            <w:r>
              <w:t>Поле «</w:t>
            </w:r>
            <w:r w:rsidRPr="00E73B47">
              <w:t>Приобретение квартир по ДДУ</w:t>
            </w:r>
            <w:r>
              <w:t>» (</w:t>
            </w:r>
            <w:r w:rsidRPr="00E73B47">
              <w:t>isDDU</w:t>
            </w:r>
            <w:r>
              <w:t xml:space="preserve">). 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 </w:t>
            </w:r>
            <w:r w:rsidRPr="00A6707E">
              <w:t>При приеме изменений СГК, если признак "Документ</w:t>
            </w:r>
            <w:r>
              <w:t xml:space="preserve"> на базе РЭК" установлен, то иг</w:t>
            </w:r>
            <w:r w:rsidRPr="00A6707E">
              <w:t>норируется при приеме и заполняется автоматич</w:t>
            </w:r>
            <w:r>
              <w:t>ески на основании связанного ДС. В других случаях поле принимется, при этом допускается указание только, приустановленном в значение true признака «Предметом контракта является приобретение жилых помещений»</w:t>
            </w:r>
          </w:p>
          <w:p w14:paraId="137E64F3" w14:textId="77777777" w:rsidR="00056C63" w:rsidRPr="00DB121E" w:rsidRDefault="00056C63" w:rsidP="00056C63">
            <w:pPr>
              <w:pStyle w:val="ad"/>
              <w:jc w:val="left"/>
              <w:rPr>
                <w:lang w:val="uk-UA"/>
              </w:rPr>
            </w:pPr>
          </w:p>
          <w:p w14:paraId="4FB77DF7" w14:textId="77777777" w:rsidR="00056C63" w:rsidRDefault="00056C63" w:rsidP="00056C63">
            <w:pPr>
              <w:pStyle w:val="ad"/>
              <w:jc w:val="center"/>
            </w:pPr>
          </w:p>
          <w:p w14:paraId="15E0647E" w14:textId="354FC14D" w:rsidR="00056C63" w:rsidRPr="00E961E0" w:rsidRDefault="00056C63" w:rsidP="00056C63">
            <w:pPr>
              <w:pStyle w:val="ad"/>
              <w:jc w:val="center"/>
              <w:rPr>
                <w:b/>
                <w:bCs/>
              </w:rPr>
            </w:pPr>
            <w:r w:rsidRPr="00E961E0">
              <w:rPr>
                <w:b/>
                <w:bCs/>
              </w:rPr>
              <w:t>Блок «Информация о цене контракта» (</w:t>
            </w:r>
            <w:r w:rsidRPr="00E961E0">
              <w:rPr>
                <w:b/>
                <w:bCs/>
                <w:lang w:val="en-US"/>
              </w:rPr>
              <w:t>priceInfo</w:t>
            </w:r>
            <w:r w:rsidRPr="00E961E0">
              <w:rPr>
                <w:b/>
                <w:bCs/>
              </w:rPr>
              <w:t>).</w:t>
            </w:r>
          </w:p>
          <w:p w14:paraId="5C7BEB6C" w14:textId="0A935802" w:rsidR="00056C63" w:rsidRDefault="00056C63" w:rsidP="00056C63">
            <w:pPr>
              <w:pStyle w:val="ad"/>
              <w:jc w:val="left"/>
            </w:pPr>
          </w:p>
          <w:p w14:paraId="2A1A2715" w14:textId="23ECC01D" w:rsidR="00056C63" w:rsidRDefault="00056C63" w:rsidP="00056C63">
            <w:pPr>
              <w:pStyle w:val="ad"/>
            </w:pPr>
            <w:r>
              <w:t xml:space="preserve">При приеме проекта первоначальной версии, сформированного на основании электронного контракта в структурированном виде </w:t>
            </w:r>
            <w:r w:rsidRPr="00E86F09">
              <w:t xml:space="preserve">блок </w:t>
            </w:r>
            <w:r w:rsidRPr="00E86F09">
              <w:rPr>
                <w:bCs/>
              </w:rPr>
              <w:t>«Информация о цене контракта» (</w:t>
            </w:r>
            <w:r w:rsidRPr="00E86F09">
              <w:rPr>
                <w:bCs/>
                <w:lang w:val="en-US"/>
              </w:rPr>
              <w:t>priceInfo</w:t>
            </w:r>
            <w:r w:rsidRPr="00E86F09">
              <w:rPr>
                <w:bCs/>
              </w:rPr>
              <w:t>)</w:t>
            </w:r>
            <w:r w:rsidRPr="00E86F09">
              <w:t>, игнорируется при приеме, заполняется автоматически из электронного контракта в структурированном виде. В данном случае над данным блоком не должны</w:t>
            </w:r>
            <w:r>
              <w:t xml:space="preserve"> вызываться никакие контроли.</w:t>
            </w:r>
          </w:p>
          <w:p w14:paraId="485A0E85" w14:textId="77777777" w:rsidR="00056C63" w:rsidRDefault="00056C63" w:rsidP="00056C63">
            <w:pPr>
              <w:pStyle w:val="ad"/>
            </w:pPr>
          </w:p>
          <w:p w14:paraId="51A4011E" w14:textId="7E54F476" w:rsidR="00056C63" w:rsidRDefault="00056C63" w:rsidP="00056C63">
            <w:pPr>
              <w:pStyle w:val="ad"/>
              <w:jc w:val="left"/>
            </w:pPr>
            <w:r w:rsidRPr="00AF49BB">
              <w:rPr>
                <w:b/>
              </w:rPr>
              <w:t>Требования к автоматическому запол</w:t>
            </w:r>
            <w:r w:rsidRPr="00E86F09">
              <w:rPr>
                <w:b/>
              </w:rPr>
              <w:t xml:space="preserve">нению блока </w:t>
            </w:r>
            <w:r w:rsidRPr="00E86F09">
              <w:rPr>
                <w:b/>
                <w:bCs/>
              </w:rPr>
              <w:t>«Информация о цене контракта» (</w:t>
            </w:r>
            <w:r w:rsidRPr="00E86F09">
              <w:rPr>
                <w:b/>
                <w:bCs/>
                <w:lang w:val="en-US"/>
              </w:rPr>
              <w:t>priceInfo</w:t>
            </w:r>
            <w:r w:rsidRPr="00E86F09">
              <w:rPr>
                <w:b/>
                <w:bCs/>
              </w:rPr>
              <w:t>)</w:t>
            </w:r>
            <w:r w:rsidRPr="00E86F09">
              <w:rPr>
                <w:b/>
              </w:rPr>
              <w:t xml:space="preserve"> при приеме проекта первоначальной</w:t>
            </w:r>
            <w:r w:rsidRPr="00AF49BB">
              <w:rPr>
                <w:b/>
              </w:rPr>
              <w:t xml:space="preserve"> версии, сформированного на основании электронного контракта в структурированном виде.</w:t>
            </w:r>
          </w:p>
          <w:p w14:paraId="2D8566BB" w14:textId="175E9F65" w:rsidR="00056C63" w:rsidRDefault="00056C63" w:rsidP="00056C63">
            <w:pPr>
              <w:pStyle w:val="ad"/>
              <w:jc w:val="left"/>
            </w:pPr>
          </w:p>
          <w:p w14:paraId="24159AE4" w14:textId="71A71999" w:rsidR="00056C63" w:rsidRDefault="00056C63" w:rsidP="00056C63">
            <w:pPr>
              <w:pStyle w:val="ad"/>
              <w:jc w:val="left"/>
            </w:pPr>
            <w:r>
              <w:t xml:space="preserve">В блоке может быть заполнен либо </w:t>
            </w:r>
            <w:r>
              <w:rPr>
                <w:lang w:val="en-US"/>
              </w:rPr>
              <w:t>sequence</w:t>
            </w:r>
            <w:r w:rsidRPr="007F209F">
              <w:t xml:space="preserve"> </w:t>
            </w:r>
            <w:r>
              <w:t>либо блок «</w:t>
            </w:r>
            <w:r w:rsidRPr="007F209F">
              <w:t>Цена за право заключения контракта</w:t>
            </w:r>
            <w:r>
              <w:t>» (</w:t>
            </w:r>
            <w:r w:rsidRPr="007F209F">
              <w:t>priceInfo/rightToConcludeContractPriceInfo</w:t>
            </w:r>
            <w:r>
              <w:t>):</w:t>
            </w:r>
          </w:p>
          <w:p w14:paraId="328DE50A" w14:textId="06C89C4A" w:rsidR="00056C63" w:rsidRDefault="00056C63" w:rsidP="00056C63">
            <w:pPr>
              <w:pStyle w:val="ad"/>
              <w:numPr>
                <w:ilvl w:val="0"/>
                <w:numId w:val="202"/>
              </w:numPr>
              <w:jc w:val="left"/>
            </w:pPr>
            <w:r>
              <w:lastRenderedPageBreak/>
              <w:t>если в электронном контракте в структурированном виде отсутствует поле «</w:t>
            </w:r>
            <w:r w:rsidRPr="007F209F">
              <w:t>Цена за право заключения контракта</w:t>
            </w:r>
            <w:r>
              <w:t>» (</w:t>
            </w:r>
            <w:r w:rsidRPr="007F209F">
              <w:t>contractFinancingInfo/contractPriceInfo/concludeContractRightPrice</w:t>
            </w:r>
            <w:r>
              <w:t xml:space="preserve">), то заполняется </w:t>
            </w:r>
            <w:r>
              <w:rPr>
                <w:lang w:val="en-US"/>
              </w:rPr>
              <w:t>sequence</w:t>
            </w:r>
            <w:r w:rsidRPr="007F209F">
              <w:t>;</w:t>
            </w:r>
          </w:p>
          <w:p w14:paraId="633C9462" w14:textId="0852C2B3" w:rsidR="00056C63" w:rsidRDefault="00056C63" w:rsidP="00056C63">
            <w:pPr>
              <w:pStyle w:val="ad"/>
              <w:numPr>
                <w:ilvl w:val="0"/>
                <w:numId w:val="202"/>
              </w:numPr>
              <w:jc w:val="left"/>
            </w:pPr>
            <w:r>
              <w:t>если в электронном контракте в структурированном виде присутствует поле «</w:t>
            </w:r>
            <w:r w:rsidRPr="007F209F">
              <w:t>Цена за право заключения контракта</w:t>
            </w:r>
            <w:r>
              <w:t>» (</w:t>
            </w:r>
            <w:r w:rsidRPr="007F209F">
              <w:t>contractFinancingInfo/contractPriceInfo/concludeContractRightPrice</w:t>
            </w:r>
            <w:r>
              <w:t>), то заполняется блок «</w:t>
            </w:r>
            <w:r w:rsidRPr="007F209F">
              <w:t>Цена за право заключения контракта</w:t>
            </w:r>
            <w:r>
              <w:t>» (</w:t>
            </w:r>
            <w:r w:rsidRPr="007F209F">
              <w:t>priceInfo/rightToConcludeContractPriceInfo</w:t>
            </w:r>
            <w:r>
              <w:t>).</w:t>
            </w:r>
          </w:p>
          <w:p w14:paraId="6A040EBD" w14:textId="3511B1AB" w:rsidR="00056C63" w:rsidRDefault="00056C63" w:rsidP="00056C63">
            <w:pPr>
              <w:pStyle w:val="ad"/>
              <w:jc w:val="left"/>
            </w:pPr>
          </w:p>
          <w:p w14:paraId="02D9AAB7" w14:textId="7B6BDBFC" w:rsidR="00056C63" w:rsidRDefault="00056C63" w:rsidP="00056C63">
            <w:pPr>
              <w:pStyle w:val="ad"/>
              <w:jc w:val="left"/>
              <w:rPr>
                <w:bCs/>
              </w:rPr>
            </w:pPr>
            <w:r>
              <w:t xml:space="preserve">Правила заполнения </w:t>
            </w:r>
            <w:r>
              <w:rPr>
                <w:lang w:val="en-US"/>
              </w:rPr>
              <w:t>sequence</w:t>
            </w:r>
            <w:r w:rsidRPr="006144E6">
              <w:t xml:space="preserve"> </w:t>
            </w:r>
            <w:r>
              <w:t xml:space="preserve">блока </w:t>
            </w:r>
            <w:r w:rsidRPr="00E86F09">
              <w:rPr>
                <w:bCs/>
              </w:rPr>
              <w:t>«Информация о цене контракта» (</w:t>
            </w:r>
            <w:r w:rsidRPr="00E86F09">
              <w:rPr>
                <w:bCs/>
                <w:lang w:val="en-US"/>
              </w:rPr>
              <w:t>priceInfo</w:t>
            </w:r>
            <w:r w:rsidRPr="00E86F09">
              <w:rPr>
                <w:bCs/>
              </w:rPr>
              <w:t>)</w:t>
            </w:r>
            <w:r>
              <w:rPr>
                <w:bCs/>
              </w:rPr>
              <w:t>:</w:t>
            </w:r>
          </w:p>
          <w:p w14:paraId="73E35299" w14:textId="52754463" w:rsidR="00056C63" w:rsidRPr="00724281" w:rsidRDefault="00056C63" w:rsidP="00056C63">
            <w:pPr>
              <w:pStyle w:val="ad"/>
              <w:numPr>
                <w:ilvl w:val="0"/>
                <w:numId w:val="204"/>
              </w:numPr>
              <w:jc w:val="left"/>
              <w:rPr>
                <w:bCs/>
              </w:rPr>
            </w:pPr>
            <w:r w:rsidRPr="00724281">
              <w:t>поле «Значение цены контракта в валюте контракта» (priceInfo/price) заполняется значением поля «Цена контракта» (contractFinancingInfo/contractPriceInfo/price) структурированного контракта (cpElectronicContract);</w:t>
            </w:r>
          </w:p>
          <w:p w14:paraId="53E065C3" w14:textId="70CE7A0E" w:rsidR="00056C63" w:rsidRPr="00724281" w:rsidRDefault="00056C63" w:rsidP="00056C63">
            <w:pPr>
              <w:pStyle w:val="ad"/>
              <w:numPr>
                <w:ilvl w:val="0"/>
                <w:numId w:val="204"/>
              </w:numPr>
              <w:jc w:val="left"/>
              <w:rPr>
                <w:bCs/>
              </w:rPr>
            </w:pPr>
            <w:r w:rsidRPr="00724281">
              <w:t>поле «Способ указания цены контракта» (priceInfo/priceType) заполняется значением поля «Способ указания цены контракта» (contractFinancingInfo/contractPriceInfo/priceType) структурированного контракта (cpElectronicContract);</w:t>
            </w:r>
          </w:p>
          <w:p w14:paraId="34CE354E" w14:textId="52595E7B" w:rsidR="00056C63" w:rsidRPr="00724281" w:rsidRDefault="00056C63" w:rsidP="00056C63">
            <w:pPr>
              <w:pStyle w:val="ad"/>
              <w:numPr>
                <w:ilvl w:val="0"/>
                <w:numId w:val="204"/>
              </w:numPr>
              <w:jc w:val="left"/>
              <w:rPr>
                <w:bCs/>
              </w:rPr>
            </w:pPr>
            <w:r w:rsidRPr="00724281">
              <w:t>поле «Формула указания цены контракта» (priceInfo/priceFormula) заполняется значением поля «Формула указания цены контракта» (contractFinancingInfo/contractPriceInfo/priceFormula) структурированного контракта (cpElectronicContract);</w:t>
            </w:r>
          </w:p>
          <w:p w14:paraId="5B3462C4" w14:textId="532EF5A2" w:rsidR="00056C63" w:rsidRPr="00724281" w:rsidRDefault="00056C63" w:rsidP="00056C63">
            <w:pPr>
              <w:pStyle w:val="ad"/>
              <w:numPr>
                <w:ilvl w:val="0"/>
                <w:numId w:val="204"/>
              </w:numPr>
              <w:jc w:val="left"/>
              <w:rPr>
                <w:bCs/>
              </w:rPr>
            </w:pPr>
            <w:r w:rsidRPr="00724281">
              <w:t>поле «В условиях контракта указана максимальная цена контракта и формула цены контракта» (priceInfo/maxPriceAndPriceFormulaSpecified) не заполняется;</w:t>
            </w:r>
          </w:p>
          <w:p w14:paraId="6D8AB0F7" w14:textId="2696A2AA" w:rsidR="00056C63" w:rsidRPr="00724281" w:rsidRDefault="00056C63" w:rsidP="00056C63">
            <w:pPr>
              <w:pStyle w:val="ad"/>
              <w:numPr>
                <w:ilvl w:val="0"/>
                <w:numId w:val="204"/>
              </w:numPr>
              <w:jc w:val="left"/>
              <w:rPr>
                <w:bCs/>
              </w:rPr>
            </w:pPr>
            <w:r w:rsidRPr="00724281">
              <w:t>поле «Код валюты» (priceInfo/currency/code) заполняется значением поля «Код валюты» (contractFinancingInfo/contractPriceInfo/currencyInfo/base:code) структурированного контракта (cpElectronicContract);</w:t>
            </w:r>
          </w:p>
          <w:p w14:paraId="2F7ED776" w14:textId="169A9FCD" w:rsidR="00056C63" w:rsidRPr="00724281" w:rsidRDefault="00056C63" w:rsidP="00056C63">
            <w:pPr>
              <w:pStyle w:val="ad"/>
              <w:numPr>
                <w:ilvl w:val="0"/>
                <w:numId w:val="204"/>
              </w:numPr>
              <w:jc w:val="left"/>
              <w:rPr>
                <w:bCs/>
              </w:rPr>
            </w:pPr>
            <w:r w:rsidRPr="00724281">
              <w:t>поле «Наименование валюты» (priceInfo/currency/name) заполняется значением поля «Наименование валюты» (contractFinancingInfo/contractPriceInfo/currencyInfo/base:name) структурированного контракта (cpElectronicContract);</w:t>
            </w:r>
          </w:p>
          <w:p w14:paraId="4DBC8438" w14:textId="38CBAC4E" w:rsidR="00056C63" w:rsidRPr="00724281" w:rsidRDefault="00056C63" w:rsidP="00056C63">
            <w:pPr>
              <w:pStyle w:val="ad"/>
              <w:numPr>
                <w:ilvl w:val="0"/>
                <w:numId w:val="204"/>
              </w:numPr>
              <w:jc w:val="left"/>
              <w:rPr>
                <w:bCs/>
              </w:rPr>
            </w:pPr>
            <w:r w:rsidRPr="00724281">
              <w:t>поле «Курс валюты по отношению к рублю» (priceInfo/currencyRate/rate) заполняется, в случае если валюта контракта отлична от рублей;</w:t>
            </w:r>
          </w:p>
          <w:p w14:paraId="0BB6B476" w14:textId="491E7DF4" w:rsidR="00056C63" w:rsidRPr="00724281" w:rsidRDefault="00056C63" w:rsidP="00056C63">
            <w:pPr>
              <w:pStyle w:val="ad"/>
              <w:numPr>
                <w:ilvl w:val="0"/>
                <w:numId w:val="204"/>
              </w:numPr>
              <w:jc w:val="left"/>
              <w:rPr>
                <w:bCs/>
              </w:rPr>
            </w:pPr>
            <w:r w:rsidRPr="00724281">
              <w:t>поле «Номинал валюты» (priceInfo/currencyRate/raiting) заполняется, в случае если валюта контракта отлична от рублей;</w:t>
            </w:r>
          </w:p>
          <w:p w14:paraId="14B242F1" w14:textId="1535B8C5" w:rsidR="00056C63" w:rsidRPr="00724281" w:rsidRDefault="00056C63" w:rsidP="00056C63">
            <w:pPr>
              <w:pStyle w:val="ad"/>
              <w:numPr>
                <w:ilvl w:val="0"/>
                <w:numId w:val="204"/>
              </w:numPr>
              <w:jc w:val="left"/>
              <w:rPr>
                <w:bCs/>
              </w:rPr>
            </w:pPr>
            <w:r w:rsidRPr="00724281">
              <w:t>поле «Цена контракта в рублевом эквиваленте» (priceInfo/priceRUR) заполняется, в случае если валюта контракта отлична от рублей;</w:t>
            </w:r>
          </w:p>
          <w:p w14:paraId="62170A08" w14:textId="28DA3751" w:rsidR="00056C63" w:rsidRPr="00724281" w:rsidRDefault="00056C63" w:rsidP="00056C63">
            <w:pPr>
              <w:pStyle w:val="ad"/>
              <w:numPr>
                <w:ilvl w:val="0"/>
                <w:numId w:val="204"/>
              </w:numPr>
              <w:jc w:val="left"/>
              <w:rPr>
                <w:bCs/>
              </w:rPr>
            </w:pPr>
            <w:r w:rsidRPr="00724281">
              <w:t xml:space="preserve">поле «Значение НДС в валюте контракта» (priceInfo/priceVAT) </w:t>
            </w:r>
            <w:r>
              <w:t xml:space="preserve">не </w:t>
            </w:r>
            <w:r w:rsidRPr="00724281">
              <w:t xml:space="preserve">заполняется </w:t>
            </w:r>
          </w:p>
          <w:p w14:paraId="3ADD4DEC" w14:textId="5C1CC33E" w:rsidR="00056C63" w:rsidRPr="00724281" w:rsidRDefault="00056C63" w:rsidP="00056C63">
            <w:pPr>
              <w:pStyle w:val="ad"/>
              <w:numPr>
                <w:ilvl w:val="0"/>
                <w:numId w:val="204"/>
              </w:numPr>
              <w:jc w:val="left"/>
              <w:rPr>
                <w:bCs/>
              </w:rPr>
            </w:pPr>
            <w:r w:rsidRPr="00724281">
              <w:t xml:space="preserve">поле «Значение НДС в рублевом эквиваленте» (priceInfo/priceVATRUR) </w:t>
            </w:r>
            <w:r>
              <w:t xml:space="preserve">не </w:t>
            </w:r>
            <w:r w:rsidRPr="00724281">
              <w:t>заполняется</w:t>
            </w:r>
            <w:r>
              <w:t>;</w:t>
            </w:r>
          </w:p>
          <w:p w14:paraId="73C83984" w14:textId="3798CDD1" w:rsidR="00056C63" w:rsidRPr="00724281" w:rsidRDefault="00056C63" w:rsidP="00056C63">
            <w:pPr>
              <w:pStyle w:val="ad"/>
              <w:numPr>
                <w:ilvl w:val="0"/>
                <w:numId w:val="204"/>
              </w:numPr>
              <w:jc w:val="left"/>
              <w:rPr>
                <w:bCs/>
              </w:rPr>
            </w:pPr>
            <w:r w:rsidRPr="00724281">
              <w:t>поле «Суммы, уплачиваемые заказчиком поставщику (подрядчику, исполнителю), будут уменьшены на размер налогов, сборов и иных обязательных платежей» (priceInfo/amountsReducedByTaxes) заполняется значением поля «Суммы, уплачиваемые заказчиком поставщику (подрядчику, исполнителю) будут уменьшены на размер налогов, сборов и иных обязательных платежей» (contractFinancingInfo/paymentProcedureInfo/amountsReducedByTaxes) структурированного контракта (cpElectronicContract);</w:t>
            </w:r>
          </w:p>
          <w:p w14:paraId="3917AA13" w14:textId="2EF0A8C3" w:rsidR="00056C63" w:rsidRPr="00724281" w:rsidRDefault="00056C63" w:rsidP="00056C63">
            <w:pPr>
              <w:pStyle w:val="ad"/>
              <w:numPr>
                <w:ilvl w:val="0"/>
                <w:numId w:val="204"/>
              </w:numPr>
              <w:jc w:val="left"/>
              <w:rPr>
                <w:bCs/>
              </w:rPr>
            </w:pPr>
            <w:r w:rsidRPr="00724281">
              <w:t xml:space="preserve">поле «Контрактом 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 (priceInfo/isWithHoldingUnfulfilledClaimsPenalties) заполняется значением поля «Предусмотрено удержание суммы неисполненных требований об уплате </w:t>
            </w:r>
            <w:r w:rsidRPr="00724281">
              <w:lastRenderedPageBreak/>
              <w:t>неустоек (штрафов, пеней) из суммы, подлежащей оплате поставщику (подрядчику, исполнителю)» (contractFinancingInfo/paymentProcedureInfo/holdCashCondition) структурированного контракта (cpElectronicContract);</w:t>
            </w:r>
          </w:p>
          <w:p w14:paraId="04ACFA70" w14:textId="0EC8E6DA" w:rsidR="00056C63" w:rsidRDefault="00056C63" w:rsidP="00056C63">
            <w:pPr>
              <w:pStyle w:val="ad"/>
              <w:jc w:val="left"/>
            </w:pPr>
            <w:r>
              <w:rPr>
                <w:bCs/>
              </w:rPr>
              <w:t xml:space="preserve">Правила заполнения блока </w:t>
            </w:r>
            <w:r>
              <w:t>«</w:t>
            </w:r>
            <w:r w:rsidRPr="007F209F">
              <w:t>Цена за право заключения контракта</w:t>
            </w:r>
            <w:r>
              <w:t>» (</w:t>
            </w:r>
            <w:r w:rsidRPr="007F209F">
              <w:t>priceInfo/rightToConcludeContractPriceInfo</w:t>
            </w:r>
            <w:r>
              <w:t>):</w:t>
            </w:r>
          </w:p>
          <w:p w14:paraId="4C4CF836" w14:textId="60549313" w:rsidR="00056C63" w:rsidRDefault="00056C63" w:rsidP="00056C63">
            <w:pPr>
              <w:pStyle w:val="ad"/>
              <w:numPr>
                <w:ilvl w:val="0"/>
                <w:numId w:val="203"/>
              </w:numPr>
              <w:jc w:val="left"/>
            </w:pPr>
            <w:r>
              <w:t>поле «</w:t>
            </w:r>
            <w:r w:rsidRPr="00926485">
              <w:t>Значение цены за право заключения контракта в валюте контракта</w:t>
            </w:r>
            <w:r>
              <w:t>» (</w:t>
            </w:r>
            <w:r w:rsidRPr="00926485">
              <w:t>priceInfo/rightToConcludeContractPriceInfo/price</w:t>
            </w:r>
            <w:r>
              <w:t>) заполняется значением поля «</w:t>
            </w:r>
            <w:r w:rsidRPr="00926485">
              <w:t>Цена за право заключения контракта</w:t>
            </w:r>
            <w:r>
              <w:t>» (</w:t>
            </w:r>
            <w:r w:rsidRPr="00926485">
              <w:t>contractFinancingInfo/contractPriceInfo/concludeContractRightPrice</w:t>
            </w:r>
            <w:r>
              <w:t>) структурированного контракта (</w:t>
            </w:r>
            <w:r w:rsidRPr="00BB7A4D">
              <w:t>cpElectronicContract</w:t>
            </w:r>
            <w:r>
              <w:t>)</w:t>
            </w:r>
            <w:r w:rsidRPr="00BB7A4D">
              <w:t>;</w:t>
            </w:r>
          </w:p>
          <w:p w14:paraId="4DC638FE" w14:textId="6A002FCC" w:rsidR="00056C63" w:rsidRDefault="00056C63" w:rsidP="00056C63">
            <w:pPr>
              <w:pStyle w:val="ad"/>
              <w:numPr>
                <w:ilvl w:val="0"/>
                <w:numId w:val="203"/>
              </w:numPr>
              <w:jc w:val="left"/>
            </w:pPr>
            <w:r>
              <w:t>поле «</w:t>
            </w:r>
            <w:r w:rsidRPr="00926485">
              <w:t>Код валюты</w:t>
            </w:r>
            <w:r>
              <w:t>» (</w:t>
            </w:r>
            <w:r w:rsidRPr="00926485">
              <w:t>priceInfo/rightToConcludeContractPriceInfo/currency/code</w:t>
            </w:r>
            <w:r>
              <w:t>) заполняется значением поля «</w:t>
            </w:r>
            <w:r w:rsidRPr="00926485">
              <w:t>Код валюты</w:t>
            </w:r>
            <w:r>
              <w:t>» (</w:t>
            </w:r>
            <w:r w:rsidRPr="00926485">
              <w:t>contractFinancingInfo/contractPriceInfo/currencyInfo/base:code</w:t>
            </w:r>
            <w:r>
              <w:t>) структурированного контракта (</w:t>
            </w:r>
            <w:r w:rsidRPr="00BB7A4D">
              <w:t>cpElectronicContract</w:t>
            </w:r>
            <w:r>
              <w:t>)</w:t>
            </w:r>
            <w:r w:rsidRPr="00BB7A4D">
              <w:t>;</w:t>
            </w:r>
          </w:p>
          <w:p w14:paraId="0E4094DF" w14:textId="3AD37BF8" w:rsidR="00056C63" w:rsidRDefault="00056C63" w:rsidP="00056C63">
            <w:pPr>
              <w:pStyle w:val="ad"/>
              <w:numPr>
                <w:ilvl w:val="0"/>
                <w:numId w:val="203"/>
              </w:numPr>
              <w:jc w:val="left"/>
            </w:pPr>
            <w:r>
              <w:t>поле «</w:t>
            </w:r>
            <w:r w:rsidRPr="00926485">
              <w:t>Наименование валюты</w:t>
            </w:r>
            <w:r>
              <w:t>» (</w:t>
            </w:r>
            <w:r w:rsidRPr="00926485">
              <w:t>priceInfo/rightToConcludeContractPriceInfo/currency/name</w:t>
            </w:r>
            <w:r>
              <w:t>) заполняется значением поля «</w:t>
            </w:r>
            <w:r w:rsidRPr="00926485">
              <w:t>Наименование валюты</w:t>
            </w:r>
            <w:r>
              <w:t>» (</w:t>
            </w:r>
            <w:r w:rsidRPr="00926485">
              <w:t>contractFinancingInfo/contractPriceInfo/currencyInfo/base:name</w:t>
            </w:r>
            <w:r>
              <w:t>) структурированного контракта (</w:t>
            </w:r>
            <w:r w:rsidRPr="00BB7A4D">
              <w:t>cpElectronicContract</w:t>
            </w:r>
            <w:r>
              <w:t>)</w:t>
            </w:r>
            <w:r w:rsidRPr="00BB7A4D">
              <w:t>;</w:t>
            </w:r>
          </w:p>
          <w:p w14:paraId="6C93279C" w14:textId="20C145A1" w:rsidR="00056C63" w:rsidRDefault="00056C63" w:rsidP="00056C63">
            <w:pPr>
              <w:pStyle w:val="ad"/>
              <w:numPr>
                <w:ilvl w:val="0"/>
                <w:numId w:val="203"/>
              </w:numPr>
              <w:jc w:val="left"/>
            </w:pPr>
            <w:r>
              <w:t>поле «</w:t>
            </w:r>
            <w:r w:rsidRPr="00926485">
              <w:t>Курс валюты по отношению к рублю</w:t>
            </w:r>
            <w:r>
              <w:t>» (</w:t>
            </w:r>
            <w:r w:rsidRPr="00926485">
              <w:t>priceInfo/rightToConcludeContractPriceInfo/currencyRate/rate</w:t>
            </w:r>
            <w:r>
              <w:t>) заполняется,</w:t>
            </w:r>
            <w:r w:rsidRPr="00124569">
              <w:t xml:space="preserve"> </w:t>
            </w:r>
            <w:r>
              <w:t>в случае если валюта контракта отлична от рублей</w:t>
            </w:r>
            <w:r w:rsidRPr="00BB7A4D">
              <w:t>;</w:t>
            </w:r>
          </w:p>
          <w:p w14:paraId="3C76816C" w14:textId="3BB15116" w:rsidR="00056C63" w:rsidRDefault="00056C63" w:rsidP="00056C63">
            <w:pPr>
              <w:pStyle w:val="ad"/>
              <w:numPr>
                <w:ilvl w:val="0"/>
                <w:numId w:val="203"/>
              </w:numPr>
              <w:jc w:val="left"/>
            </w:pPr>
            <w:r>
              <w:t>поле «</w:t>
            </w:r>
            <w:r w:rsidRPr="00926485">
              <w:t>Номинал валюты</w:t>
            </w:r>
            <w:r>
              <w:t>» (</w:t>
            </w:r>
            <w:r w:rsidRPr="00926485">
              <w:t>priceInfo/rightToConcludeContractPriceInfo/currencyRate/raiting</w:t>
            </w:r>
            <w:r>
              <w:t>) заполняется,</w:t>
            </w:r>
            <w:r w:rsidRPr="00124569">
              <w:t xml:space="preserve"> </w:t>
            </w:r>
            <w:r>
              <w:t>в случае если валюта контракта отлична от рублей</w:t>
            </w:r>
            <w:r w:rsidRPr="00BB7A4D">
              <w:t>;</w:t>
            </w:r>
          </w:p>
          <w:p w14:paraId="4DA7588C" w14:textId="0FB9BEAB" w:rsidR="00056C63" w:rsidRDefault="00056C63" w:rsidP="00056C63">
            <w:pPr>
              <w:pStyle w:val="ad"/>
              <w:numPr>
                <w:ilvl w:val="0"/>
                <w:numId w:val="203"/>
              </w:numPr>
              <w:jc w:val="left"/>
            </w:pPr>
            <w:r>
              <w:t>поле «</w:t>
            </w:r>
            <w:r w:rsidRPr="00926485">
              <w:t>Цена за право заключения контракта в рублевом эквиваленте</w:t>
            </w:r>
            <w:r>
              <w:t>» (</w:t>
            </w:r>
            <w:r w:rsidRPr="00926485">
              <w:t>priceInfo/rightToConcludeContractPriceInfo/priceRUR</w:t>
            </w:r>
            <w:r>
              <w:t>) заполняется,</w:t>
            </w:r>
            <w:r w:rsidRPr="00124569">
              <w:t xml:space="preserve"> </w:t>
            </w:r>
            <w:r>
              <w:t>в случае если валюта контракта отлична от рублей</w:t>
            </w:r>
            <w:r w:rsidRPr="00BB7A4D">
              <w:t>;</w:t>
            </w:r>
          </w:p>
          <w:p w14:paraId="6789F401" w14:textId="43242A0E" w:rsidR="00056C63" w:rsidRPr="006144E6" w:rsidRDefault="00056C63" w:rsidP="00056C63">
            <w:pPr>
              <w:pStyle w:val="ad"/>
              <w:numPr>
                <w:ilvl w:val="0"/>
                <w:numId w:val="203"/>
              </w:numPr>
              <w:jc w:val="left"/>
            </w:pPr>
            <w:r>
              <w:t>поле «</w:t>
            </w:r>
            <w:r w:rsidRPr="00926485">
              <w:t>Контрактом 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w:t>
            </w:r>
            <w:r>
              <w:t>»</w:t>
            </w:r>
            <w:r w:rsidRPr="00724281">
              <w:t xml:space="preserve"> (</w:t>
            </w:r>
            <w:r w:rsidRPr="00724281">
              <w:rPr>
                <w:lang w:val="en-US"/>
              </w:rPr>
              <w:t>priceInfo</w:t>
            </w:r>
            <w:r w:rsidRPr="00724281">
              <w:t>/</w:t>
            </w:r>
            <w:r w:rsidRPr="00724281">
              <w:rPr>
                <w:lang w:val="en-US"/>
              </w:rPr>
              <w:t>rightToConcludeContractPriceInfo</w:t>
            </w:r>
            <w:r w:rsidRPr="00724281">
              <w:t>/</w:t>
            </w:r>
            <w:r w:rsidRPr="00724281">
              <w:rPr>
                <w:lang w:val="en-US"/>
              </w:rPr>
              <w:t>isWithHoldingUnfulfilledClaimsPenalties</w:t>
            </w:r>
            <w:r w:rsidRPr="00724281">
              <w:t>)</w:t>
            </w:r>
            <w:r>
              <w:t xml:space="preserve"> заполняется значением поля «</w:t>
            </w:r>
            <w:r w:rsidRPr="00724281">
              <w:t>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w:t>
            </w:r>
            <w:r>
              <w:t>» (</w:t>
            </w:r>
            <w:r w:rsidRPr="00724281">
              <w:t>contractFinancingInfo/paymentProcedureInfo/holdCashCondition</w:t>
            </w:r>
            <w:r>
              <w:t>) структурированного контракта (</w:t>
            </w:r>
            <w:r w:rsidRPr="00BB7A4D">
              <w:t>cpElectronicContract</w:t>
            </w:r>
            <w:r>
              <w:t>)</w:t>
            </w:r>
            <w:r w:rsidRPr="00BB7A4D">
              <w:t>;</w:t>
            </w:r>
          </w:p>
          <w:p w14:paraId="67685B1E" w14:textId="77777777" w:rsidR="00056C63" w:rsidRDefault="00056C63" w:rsidP="00056C63">
            <w:pPr>
              <w:pStyle w:val="ad"/>
              <w:jc w:val="left"/>
            </w:pPr>
          </w:p>
          <w:p w14:paraId="19E209CF" w14:textId="0049F93C" w:rsidR="00056C63" w:rsidRDefault="00056C63" w:rsidP="00056C63">
            <w:pPr>
              <w:pStyle w:val="ad"/>
              <w:jc w:val="left"/>
            </w:pPr>
            <w:bookmarkStart w:id="64" w:name="priceInfo"/>
            <w:r w:rsidRPr="00AF49BB">
              <w:rPr>
                <w:b/>
              </w:rPr>
              <w:t xml:space="preserve">Требования к приему блока </w:t>
            </w:r>
            <w:r w:rsidRPr="00E86F09">
              <w:rPr>
                <w:b/>
                <w:bCs/>
              </w:rPr>
              <w:t>«Информация о цене контракта» (</w:t>
            </w:r>
            <w:r w:rsidRPr="00E86F09">
              <w:rPr>
                <w:b/>
                <w:bCs/>
                <w:lang w:val="en-US"/>
              </w:rPr>
              <w:t>priceInfo</w:t>
            </w:r>
            <w:r w:rsidRPr="00E86F09">
              <w:rPr>
                <w:b/>
                <w:bCs/>
              </w:rPr>
              <w:t>)</w:t>
            </w:r>
            <w:r w:rsidRPr="00AF49BB">
              <w:rPr>
                <w:b/>
              </w:rPr>
              <w:t xml:space="preserve"> для случаев, когда принимается проект отличный от проекта первоначальной версии, сформированного на основании электронного контракта в структурированном виде</w:t>
            </w:r>
            <w:r>
              <w:rPr>
                <w:b/>
              </w:rPr>
              <w:t>.</w:t>
            </w:r>
          </w:p>
          <w:bookmarkEnd w:id="64"/>
          <w:p w14:paraId="0C96E234" w14:textId="77777777" w:rsidR="00056C63" w:rsidRDefault="00056C63" w:rsidP="00056C63">
            <w:pPr>
              <w:pStyle w:val="ad"/>
              <w:jc w:val="left"/>
            </w:pPr>
          </w:p>
          <w:p w14:paraId="2AE2769F" w14:textId="5898107D" w:rsidR="00056C63" w:rsidRDefault="00056C63" w:rsidP="00056C63">
            <w:pPr>
              <w:pStyle w:val="ad"/>
              <w:jc w:val="left"/>
            </w:pPr>
            <w:r>
              <w:t>Поле «</w:t>
            </w:r>
            <w:r w:rsidRPr="00E75023">
              <w:t>Значение цены контракта в валюте контракта</w:t>
            </w:r>
            <w:r>
              <w:t>» (</w:t>
            </w:r>
            <w:r w:rsidRPr="00E75023">
              <w:rPr>
                <w:lang w:val="en-US"/>
              </w:rPr>
              <w:t>priceInfo</w:t>
            </w:r>
            <w:r w:rsidRPr="00E75023">
              <w:t>/</w:t>
            </w:r>
            <w:r w:rsidRPr="00724281">
              <w:t>price</w:t>
            </w:r>
            <w:r>
              <w:t>) – В случае если 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заключенного в электронной форме» (foundation/fcsOrder/order/contractProjectNumber) или определен автоматически, сформирован в структурированном виде, то::</w:t>
            </w:r>
          </w:p>
          <w:p w14:paraId="77BFCE11" w14:textId="5CBD6F10" w:rsidR="00056C63" w:rsidRDefault="00056C63" w:rsidP="00056C63">
            <w:pPr>
              <w:pStyle w:val="ad"/>
              <w:numPr>
                <w:ilvl w:val="0"/>
                <w:numId w:val="154"/>
              </w:numPr>
              <w:jc w:val="left"/>
            </w:pPr>
            <w:r>
              <w:t>при приеме первой версии сведений о контракте содержимое поля игнорируется при приеме.</w:t>
            </w:r>
          </w:p>
          <w:p w14:paraId="4CED7413" w14:textId="36FEED4A" w:rsidR="00056C63" w:rsidRDefault="00056C63" w:rsidP="00056C63">
            <w:pPr>
              <w:pStyle w:val="ad"/>
              <w:jc w:val="left"/>
            </w:pPr>
            <w:r>
              <w:t>Заполняется при передаче значением поля «Цена контракта (в валюте контракта)» (contractInfo/price) документа «Подписанный контракт» (contractSign);</w:t>
            </w:r>
          </w:p>
          <w:p w14:paraId="4C8ACD3A" w14:textId="6CE1EDFF" w:rsidR="00056C63" w:rsidRDefault="00056C63" w:rsidP="00056C63">
            <w:pPr>
              <w:pStyle w:val="ad"/>
              <w:numPr>
                <w:ilvl w:val="0"/>
                <w:numId w:val="154"/>
              </w:numPr>
              <w:jc w:val="left"/>
            </w:pPr>
            <w:r>
              <w:lastRenderedPageBreak/>
              <w:t xml:space="preserve">при приеме второй и последующих версий сведений о контракте заполняется содержимым поля из пакета и при этом поле обязательно для заполнения (см. контроль </w:t>
            </w:r>
            <w:r w:rsidRPr="00E75023">
              <w:t>РК_ИК_0439</w:t>
            </w:r>
            <w:r>
              <w:t>).</w:t>
            </w:r>
          </w:p>
          <w:p w14:paraId="1FEAD9C6" w14:textId="23D16C33" w:rsidR="00056C63" w:rsidRDefault="00056C63" w:rsidP="00056C63">
            <w:pPr>
              <w:pStyle w:val="ad"/>
              <w:jc w:val="left"/>
            </w:pPr>
            <w:r>
              <w:t>Если заполнено поле "Реестровый номер процедуры доп.соглашения" (numberAdd) и в связанном ПЗК признак «Требуется изменить цену контракта»:</w:t>
            </w:r>
          </w:p>
          <w:p w14:paraId="0FB156A7" w14:textId="77777777" w:rsidR="00056C63" w:rsidRDefault="00056C63" w:rsidP="00056C63">
            <w:pPr>
              <w:pStyle w:val="ad"/>
              <w:jc w:val="left"/>
            </w:pPr>
            <w:r>
              <w:t>1)установлен, то игнорируется при приеме, заполняется автоматически  на основании доп. соглашения об изменении контракта из ПЗК.</w:t>
            </w:r>
          </w:p>
          <w:p w14:paraId="590BD9CA" w14:textId="2155F05A" w:rsidR="00056C63" w:rsidRDefault="00056C63" w:rsidP="00056C63">
            <w:pPr>
              <w:pStyle w:val="ad"/>
              <w:jc w:val="left"/>
            </w:pPr>
            <w:r>
              <w:t>2)не установлен, то значение наследуется из предыдущей версии СГК</w:t>
            </w:r>
          </w:p>
          <w:p w14:paraId="1ECC2C2B" w14:textId="0876DACF" w:rsidR="00056C63" w:rsidRDefault="00056C63" w:rsidP="00056C63">
            <w:pPr>
              <w:pStyle w:val="ad"/>
              <w:jc w:val="left"/>
            </w:pPr>
            <w:r>
              <w:t xml:space="preserve">Иначе (если проект контракте НЕ на основании ПЗК) поле обязательно для заполнения для любой версии (см. контроль </w:t>
            </w:r>
            <w:r w:rsidRPr="00E75023">
              <w:t>РК_ИК_0439</w:t>
            </w:r>
            <w:r>
              <w:t>).</w:t>
            </w:r>
          </w:p>
          <w:p w14:paraId="6FA750C5" w14:textId="00D2928D" w:rsidR="00056C63" w:rsidRDefault="00056C63" w:rsidP="00056C63">
            <w:pPr>
              <w:pStyle w:val="ad"/>
              <w:jc w:val="left"/>
            </w:pPr>
          </w:p>
          <w:p w14:paraId="65C7895A" w14:textId="32743FBB" w:rsidR="00056C63" w:rsidRDefault="00056C63" w:rsidP="00056C63">
            <w:pPr>
              <w:pStyle w:val="ad"/>
              <w:jc w:val="left"/>
            </w:pPr>
            <w:r>
              <w:t>Блок</w:t>
            </w:r>
            <w:r w:rsidRPr="00E75023">
              <w:t xml:space="preserve"> «Валюта контракт</w:t>
            </w:r>
            <w:r>
              <w:t>а</w:t>
            </w:r>
            <w:r w:rsidRPr="00E75023">
              <w:t>» (</w:t>
            </w:r>
            <w:r w:rsidRPr="00E75023">
              <w:rPr>
                <w:lang w:val="en-US"/>
              </w:rPr>
              <w:t>priceInfo</w:t>
            </w:r>
            <w:r w:rsidRPr="00E75023">
              <w:t>/</w:t>
            </w:r>
            <w:r w:rsidRPr="00E75023">
              <w:rPr>
                <w:lang w:val="en-US"/>
              </w:rPr>
              <w:t>currency</w:t>
            </w:r>
            <w:r w:rsidRPr="00E75023">
              <w:t xml:space="preserve">) </w:t>
            </w:r>
            <w:r>
              <w:t>– В случае если 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заключенного в электронной форме» (foundation/fcsOrder/order/contractProjectNumber) или определен автоматически, сформирован в структурированном виде, то:</w:t>
            </w:r>
          </w:p>
          <w:p w14:paraId="75B63E6A" w14:textId="30BDB895" w:rsidR="00056C63" w:rsidRDefault="00056C63" w:rsidP="00056C63">
            <w:pPr>
              <w:pStyle w:val="ad"/>
              <w:numPr>
                <w:ilvl w:val="0"/>
                <w:numId w:val="154"/>
              </w:numPr>
              <w:jc w:val="left"/>
            </w:pPr>
            <w:r>
              <w:t>при приеме первой версии сведений о контракте содержимое поля игнорируется при приеме.</w:t>
            </w:r>
          </w:p>
          <w:p w14:paraId="32ED2C05" w14:textId="0AEE7209" w:rsidR="00056C63" w:rsidRDefault="00056C63" w:rsidP="00056C63">
            <w:pPr>
              <w:pStyle w:val="ad"/>
              <w:jc w:val="left"/>
            </w:pPr>
            <w:r>
              <w:t>Заполняется при передаче значением поля «Валюта контракта» (contractInfo/currency) документа «Подписанный контракт» (contractSign);</w:t>
            </w:r>
          </w:p>
          <w:p w14:paraId="4FBE8BFD" w14:textId="78998CEC" w:rsidR="00056C63" w:rsidRDefault="00056C63" w:rsidP="00056C63">
            <w:pPr>
              <w:pStyle w:val="ad"/>
              <w:numPr>
                <w:ilvl w:val="0"/>
                <w:numId w:val="154"/>
              </w:numPr>
              <w:jc w:val="left"/>
            </w:pPr>
            <w:r>
              <w:t xml:space="preserve">при приеме второй и последующих версий сведений о контракте заполняется содержимым  поля из пакета и при этом поле обязательно для заполнения (см. контроль </w:t>
            </w:r>
            <w:r w:rsidRPr="00E75023">
              <w:t>РК_ИК_04</w:t>
            </w:r>
            <w:r>
              <w:t>40)</w:t>
            </w:r>
          </w:p>
          <w:p w14:paraId="5C0D5062" w14:textId="77777777" w:rsidR="00056C63" w:rsidRDefault="00056C63" w:rsidP="00056C63">
            <w:pPr>
              <w:pStyle w:val="ad"/>
              <w:jc w:val="left"/>
            </w:pPr>
          </w:p>
          <w:p w14:paraId="294CDDCD" w14:textId="0AF56916" w:rsidR="00056C63" w:rsidRPr="00E75023" w:rsidRDefault="00056C63" w:rsidP="00056C63">
            <w:pPr>
              <w:pStyle w:val="ad"/>
              <w:jc w:val="left"/>
            </w:pPr>
            <w:r>
              <w:t xml:space="preserve">Иначе (если проект контракте НЕ на основании ПЗК) поле обязательно для заполнения для любой версии (см. контроль </w:t>
            </w:r>
            <w:r w:rsidRPr="00E75023">
              <w:t>РК_ИК_04</w:t>
            </w:r>
            <w:r>
              <w:t>40)</w:t>
            </w:r>
          </w:p>
          <w:p w14:paraId="560FF66A" w14:textId="77777777" w:rsidR="00056C63" w:rsidRPr="00E75023" w:rsidRDefault="00056C63" w:rsidP="00056C63">
            <w:pPr>
              <w:pStyle w:val="ad"/>
              <w:jc w:val="left"/>
            </w:pPr>
          </w:p>
          <w:p w14:paraId="561799C4" w14:textId="6272D72E" w:rsidR="00056C63" w:rsidRDefault="00056C63" w:rsidP="00056C63">
            <w:pPr>
              <w:pStyle w:val="ad"/>
              <w:jc w:val="left"/>
            </w:pPr>
            <w:r>
              <w:t>Поле «Способ указания цены контракта» (</w:t>
            </w:r>
            <w:r w:rsidRPr="00CE7AC7">
              <w:t>priceInfo/priceType</w:t>
            </w:r>
            <w:r>
              <w:t xml:space="preserve">). </w:t>
            </w:r>
          </w:p>
          <w:p w14:paraId="6AB5FDE3" w14:textId="37239DC7" w:rsidR="00056C63" w:rsidRDefault="00056C63" w:rsidP="00056C63">
            <w:pPr>
              <w:pStyle w:val="ad"/>
              <w:jc w:val="left"/>
            </w:pPr>
            <w:r>
              <w:t>Игнорируется при приеме и заполняется автоматически:</w:t>
            </w:r>
            <w:r>
              <w:br/>
              <w:t xml:space="preserve">Если принимается изменение версии </w:t>
            </w:r>
            <w:r w:rsidRPr="007D661B">
              <w:t>с типом «Изменение контракта» (modification/contractChange)</w:t>
            </w:r>
            <w:r>
              <w:t xml:space="preserve">, то прием аналогичен </w:t>
            </w:r>
            <w:r w:rsidRPr="007D661B">
              <w:t>требованиям при приеме проекта первоначальной версии, сформированного на основании электронного контракта в структурированном виде.</w:t>
            </w:r>
          </w:p>
          <w:p w14:paraId="6C68B428" w14:textId="179575CD" w:rsidR="00056C63" w:rsidRDefault="00056C63" w:rsidP="00056C63">
            <w:pPr>
              <w:pStyle w:val="ad"/>
              <w:jc w:val="left"/>
            </w:pPr>
            <w:r>
              <w:t xml:space="preserve">Если принимается изменение версии с типом </w:t>
            </w:r>
            <w:r w:rsidRPr="007D661B">
              <w:t xml:space="preserve">«Корректировка ошибок» </w:t>
            </w:r>
            <w:r>
              <w:t>(</w:t>
            </w:r>
            <w:r w:rsidRPr="007D661B">
              <w:t>modification/errorCorrection</w:t>
            </w:r>
            <w:r>
              <w:t>), то заполняется из размещенной версии контракта.</w:t>
            </w:r>
          </w:p>
          <w:p w14:paraId="46E571E0" w14:textId="6B4E86E6" w:rsidR="00056C63" w:rsidRDefault="00056C63" w:rsidP="00056C63">
            <w:pPr>
              <w:pStyle w:val="ad"/>
              <w:jc w:val="left"/>
            </w:pPr>
          </w:p>
          <w:p w14:paraId="2514754B" w14:textId="77777777" w:rsidR="00056C63" w:rsidRDefault="00056C63" w:rsidP="00056C63">
            <w:pPr>
              <w:pStyle w:val="ad"/>
              <w:jc w:val="left"/>
            </w:pPr>
          </w:p>
          <w:p w14:paraId="3C333F21" w14:textId="27E93BA0" w:rsidR="00056C63" w:rsidRDefault="00056C63" w:rsidP="00056C63">
            <w:pPr>
              <w:pStyle w:val="ad"/>
              <w:jc w:val="left"/>
            </w:pPr>
            <w:r>
              <w:t>Поле «</w:t>
            </w:r>
            <w:r w:rsidRPr="00CE7AC7">
              <w:t>Формула указания цены контракта</w:t>
            </w:r>
            <w:r>
              <w:t>» (</w:t>
            </w:r>
            <w:r w:rsidRPr="00CE7AC7">
              <w:t>priceInfo/priceFormula</w:t>
            </w:r>
            <w:r>
              <w:t xml:space="preserve">). </w:t>
            </w:r>
            <w:r w:rsidRPr="00CE7AC7">
              <w:t>Обязательно для заполнения, если признак maxPri</w:t>
            </w:r>
            <w:r>
              <w:rPr>
                <w:lang w:val="en-US"/>
              </w:rPr>
              <w:t>c</w:t>
            </w:r>
            <w:r w:rsidRPr="00CE7AC7">
              <w:t>eAndPriceFormulaSpecified установлен в значение true</w:t>
            </w:r>
            <w:r>
              <w:t xml:space="preserve"> (бизнес-контроль </w:t>
            </w:r>
            <w:r w:rsidRPr="00C93CF2">
              <w:t>АРК_0000_0722</w:t>
            </w:r>
            <w:r>
              <w:t>). Игнорируется при приеме, е</w:t>
            </w:r>
            <w:r w:rsidRPr="00B85D30">
              <w:t xml:space="preserve">сли в поле priceType </w:t>
            </w:r>
            <w:r>
              <w:t>указано</w:t>
            </w:r>
            <w:r w:rsidRPr="00B85D30">
              <w:t xml:space="preserve"> значение не </w:t>
            </w:r>
            <w:r>
              <w:t>«</w:t>
            </w:r>
            <w:r w:rsidRPr="00B85D30">
              <w:t>MP</w:t>
            </w:r>
            <w:r>
              <w:t>»</w:t>
            </w:r>
            <w:r w:rsidRPr="00B85D30">
              <w:t xml:space="preserve"> (максимальное значение цены контракта)</w:t>
            </w:r>
            <w:r>
              <w:t>.</w:t>
            </w:r>
          </w:p>
          <w:p w14:paraId="739F3B20" w14:textId="3EAC3954" w:rsidR="00056C63" w:rsidRDefault="00056C63" w:rsidP="00056C63">
            <w:pPr>
              <w:pStyle w:val="ad"/>
              <w:jc w:val="left"/>
            </w:pPr>
          </w:p>
          <w:p w14:paraId="5256EB9F" w14:textId="2286C108" w:rsidR="00056C63" w:rsidRDefault="00056C63" w:rsidP="00056C63">
            <w:pPr>
              <w:pStyle w:val="ad"/>
              <w:jc w:val="left"/>
            </w:pPr>
            <w:r>
              <w:t>Поле «</w:t>
            </w:r>
            <w:r w:rsidRPr="00436578">
              <w:t>В условиях контракта указана максимальная цена контракта и формула цены контракта</w:t>
            </w:r>
            <w:r>
              <w:t>» (</w:t>
            </w:r>
            <w:r w:rsidRPr="00436578">
              <w:t>priceInfo/maxPri</w:t>
            </w:r>
            <w:r>
              <w:rPr>
                <w:lang w:val="en-US"/>
              </w:rPr>
              <w:t>c</w:t>
            </w:r>
            <w:r w:rsidRPr="00436578">
              <w:t>eAndPriceFormulaSpecified</w:t>
            </w:r>
            <w:r>
              <w:t>). Допускается указание, если (И):</w:t>
            </w:r>
          </w:p>
          <w:p w14:paraId="6B9A185D" w14:textId="77777777" w:rsidR="00056C63" w:rsidRDefault="00056C63" w:rsidP="00056C63">
            <w:pPr>
              <w:pStyle w:val="ad"/>
              <w:jc w:val="left"/>
            </w:pPr>
            <w:r>
              <w:t>‒</w:t>
            </w:r>
            <w:r>
              <w:tab/>
              <w:t>формируется первичный проект информации о контракте или проект информации об изменении контракта с типом изменения «Исправление сведений»;</w:t>
            </w:r>
          </w:p>
          <w:p w14:paraId="11A58D51" w14:textId="77777777" w:rsidR="00056C63" w:rsidRDefault="00056C63" w:rsidP="00056C63">
            <w:pPr>
              <w:pStyle w:val="ad"/>
              <w:jc w:val="left"/>
            </w:pPr>
            <w:r>
              <w:t>‒</w:t>
            </w:r>
            <w:r>
              <w:tab/>
              <w:t>поле «№ закупки» заполнено;</w:t>
            </w:r>
          </w:p>
          <w:p w14:paraId="172B14B3" w14:textId="77777777" w:rsidR="00056C63" w:rsidRDefault="00056C63" w:rsidP="00056C63">
            <w:pPr>
              <w:pStyle w:val="ad"/>
              <w:jc w:val="left"/>
            </w:pPr>
            <w:r>
              <w:t>‒</w:t>
            </w:r>
            <w:r>
              <w:tab/>
              <w:t>в поле «Способ указания цены контракта» не указано значение «Максимальное значение цены контракта»;</w:t>
            </w:r>
          </w:p>
          <w:p w14:paraId="6AC5DA50" w14:textId="77777777" w:rsidR="00056C63" w:rsidRDefault="00056C63" w:rsidP="00056C63">
            <w:pPr>
              <w:pStyle w:val="ad"/>
              <w:jc w:val="left"/>
            </w:pPr>
            <w:r>
              <w:t>‒</w:t>
            </w:r>
            <w:r>
              <w:tab/>
              <w:t>не установлен признак «Контракт заключен по цене за право заключения контракта»;</w:t>
            </w:r>
          </w:p>
          <w:p w14:paraId="70202B59" w14:textId="557387F7" w:rsidR="00056C63" w:rsidRPr="003A15F4" w:rsidRDefault="00056C63" w:rsidP="00056C63">
            <w:pPr>
              <w:pStyle w:val="ad"/>
              <w:jc w:val="left"/>
            </w:pPr>
            <w:r>
              <w:lastRenderedPageBreak/>
              <w:t>‒</w:t>
            </w:r>
            <w:r>
              <w:tab/>
              <w:t xml:space="preserve">не установлен признак «Невозможно указать сведения о количестве товара, работы, услуги». (бизнес-контроль </w:t>
            </w:r>
            <w:r w:rsidRPr="00A10B15">
              <w:t>АРК_3246_0878</w:t>
            </w:r>
            <w:r>
              <w:t>)</w:t>
            </w:r>
          </w:p>
          <w:p w14:paraId="1AFC3CB0" w14:textId="77777777" w:rsidR="00056C63" w:rsidRDefault="00056C63" w:rsidP="00056C63">
            <w:pPr>
              <w:pStyle w:val="ad"/>
              <w:jc w:val="left"/>
            </w:pPr>
          </w:p>
          <w:p w14:paraId="19036A2D" w14:textId="7391FD91" w:rsidR="00056C63" w:rsidRPr="00E02110" w:rsidRDefault="00056C63" w:rsidP="00056C63">
            <w:pPr>
              <w:pStyle w:val="ad"/>
              <w:jc w:val="left"/>
            </w:pPr>
            <w:r>
              <w:t>Поле</w:t>
            </w:r>
            <w:r w:rsidRPr="00E02110">
              <w:t>:</w:t>
            </w:r>
          </w:p>
          <w:p w14:paraId="330CEEF4" w14:textId="11E8111A" w:rsidR="00056C63" w:rsidRPr="00E02110" w:rsidRDefault="00056C63" w:rsidP="00056C63">
            <w:pPr>
              <w:pStyle w:val="ad"/>
              <w:jc w:val="left"/>
            </w:pPr>
            <w:r w:rsidRPr="00E02110">
              <w:t>«</w:t>
            </w:r>
            <w:r>
              <w:t>Н</w:t>
            </w:r>
            <w:r w:rsidRPr="002D2859">
              <w:t>аименование</w:t>
            </w:r>
            <w:r>
              <w:t xml:space="preserve"> валюты</w:t>
            </w:r>
            <w:r w:rsidRPr="00E02110">
              <w:t>» (</w:t>
            </w:r>
            <w:r w:rsidRPr="00A04F77">
              <w:t>priceInfo</w:t>
            </w:r>
            <w:r>
              <w:t>\</w:t>
            </w:r>
            <w:r>
              <w:rPr>
                <w:lang w:val="en-US"/>
              </w:rPr>
              <w:t>currency</w:t>
            </w:r>
            <w:r w:rsidRPr="00E02110">
              <w:t>\</w:t>
            </w:r>
            <w:r>
              <w:rPr>
                <w:lang w:val="en-US"/>
              </w:rPr>
              <w:t>name</w:t>
            </w:r>
            <w:r w:rsidRPr="00E02110">
              <w:t>)</w:t>
            </w:r>
          </w:p>
          <w:p w14:paraId="1237DFBC" w14:textId="77777777" w:rsidR="00056C63" w:rsidRPr="00E02110" w:rsidRDefault="00056C63" w:rsidP="00056C63">
            <w:pPr>
              <w:pStyle w:val="ad"/>
              <w:jc w:val="left"/>
            </w:pPr>
          </w:p>
          <w:p w14:paraId="048EE1A7" w14:textId="7736218C" w:rsidR="00056C63" w:rsidRDefault="00056C63" w:rsidP="00056C63">
            <w:pPr>
              <w:pStyle w:val="ad"/>
              <w:jc w:val="left"/>
            </w:pPr>
            <w:r>
              <w:t>при приеме игнорируется, заполняется при передаче.</w:t>
            </w:r>
          </w:p>
          <w:p w14:paraId="72B1F1C4" w14:textId="5E8BCA24" w:rsidR="00056C63" w:rsidRDefault="00056C63" w:rsidP="00056C63">
            <w:pPr>
              <w:pStyle w:val="ad"/>
              <w:jc w:val="left"/>
            </w:pPr>
          </w:p>
          <w:p w14:paraId="01427125" w14:textId="77777777" w:rsidR="00056C63" w:rsidRDefault="00056C63" w:rsidP="00056C63">
            <w:pPr>
              <w:pStyle w:val="ad"/>
              <w:jc w:val="left"/>
            </w:pPr>
            <w:r>
              <w:t>Блоки</w:t>
            </w:r>
            <w:r w:rsidRPr="002D2859">
              <w:t xml:space="preserve"> «</w:t>
            </w:r>
            <w:r w:rsidRPr="00F30ED6">
              <w:t>Курс валюты по отношению к рублю на дату заключения контракта</w:t>
            </w:r>
            <w:r w:rsidRPr="002D2859">
              <w:t>» (</w:t>
            </w:r>
            <w:r w:rsidRPr="00A04F77">
              <w:rPr>
                <w:lang w:val="en-US"/>
              </w:rPr>
              <w:t>priceInfo</w:t>
            </w:r>
            <w:r w:rsidRPr="00A04F77">
              <w:t>\</w:t>
            </w:r>
            <w:r>
              <w:rPr>
                <w:lang w:val="en-US"/>
              </w:rPr>
              <w:t>currencyRate</w:t>
            </w:r>
            <w:r w:rsidRPr="002D2859">
              <w:t>)</w:t>
            </w:r>
            <w:r>
              <w:t>, «</w:t>
            </w:r>
            <w:r w:rsidRPr="00F30ED6">
              <w:t>Цена контракта в рублевом эквиваленте</w:t>
            </w:r>
            <w:r>
              <w:t>» (</w:t>
            </w:r>
            <w:r w:rsidRPr="00A04F77">
              <w:rPr>
                <w:lang w:val="en-US"/>
              </w:rPr>
              <w:t>priceInfo</w:t>
            </w:r>
            <w:r w:rsidRPr="00A04F77">
              <w:t>\</w:t>
            </w:r>
            <w:r>
              <w:rPr>
                <w:lang w:val="en-US"/>
              </w:rPr>
              <w:t>priceRUR</w:t>
            </w:r>
            <w:r>
              <w:t>)</w:t>
            </w:r>
          </w:p>
          <w:p w14:paraId="6CFB5428" w14:textId="77777777" w:rsidR="00056C63" w:rsidRPr="003A15F4" w:rsidRDefault="00056C63" w:rsidP="00056C63">
            <w:pPr>
              <w:pStyle w:val="ad"/>
              <w:jc w:val="left"/>
            </w:pPr>
          </w:p>
          <w:p w14:paraId="33D6BC6B" w14:textId="52A5BDC8" w:rsidR="00056C63" w:rsidRDefault="00056C63" w:rsidP="00056C63">
            <w:pPr>
              <w:pStyle w:val="ad"/>
              <w:jc w:val="left"/>
            </w:pPr>
            <w:r>
              <w:t>при приеме игнорируется, заполняется при передаче,</w:t>
            </w:r>
            <w:r w:rsidRPr="00124569">
              <w:t xml:space="preserve"> </w:t>
            </w:r>
            <w:r>
              <w:t>в случае если валюта контракта отлична от рублей.</w:t>
            </w:r>
          </w:p>
          <w:p w14:paraId="3B6E902D" w14:textId="52CC6E2B" w:rsidR="00056C63" w:rsidRDefault="00056C63" w:rsidP="00056C63">
            <w:pPr>
              <w:pStyle w:val="ad"/>
              <w:jc w:val="left"/>
            </w:pPr>
          </w:p>
          <w:p w14:paraId="07AB3CD1" w14:textId="567AF8D0" w:rsidR="00056C63" w:rsidRDefault="00056C63" w:rsidP="00056C63">
            <w:pPr>
              <w:pStyle w:val="ad"/>
              <w:jc w:val="left"/>
            </w:pPr>
            <w:r>
              <w:t>Поле «</w:t>
            </w:r>
            <w:r w:rsidRPr="00A647BC">
              <w:t>Значение НДС в валюте контракта</w:t>
            </w:r>
            <w:r>
              <w:t>» (</w:t>
            </w:r>
            <w:r w:rsidRPr="003E078C">
              <w:t>priceVAT</w:t>
            </w:r>
            <w:r>
              <w:t>) не заполняется, начиная с версии 15.2.</w:t>
            </w:r>
          </w:p>
          <w:p w14:paraId="0AC56CE3" w14:textId="77777777" w:rsidR="00056C63" w:rsidRDefault="00056C63" w:rsidP="00056C63">
            <w:pPr>
              <w:pStyle w:val="ad"/>
              <w:jc w:val="left"/>
            </w:pPr>
          </w:p>
          <w:p w14:paraId="3F83C40D" w14:textId="7F77CCC8" w:rsidR="00056C63" w:rsidRDefault="00056C63" w:rsidP="00056C63">
            <w:pPr>
              <w:pStyle w:val="ad"/>
              <w:jc w:val="left"/>
            </w:pPr>
            <w:r>
              <w:t>Поле «</w:t>
            </w:r>
            <w:r w:rsidRPr="00A647BC">
              <w:t>Значение НДС в рублевом эквиваленте</w:t>
            </w:r>
            <w:r>
              <w:t>» (</w:t>
            </w:r>
            <w:r w:rsidRPr="00A647BC">
              <w:t>priceVATRUR</w:t>
            </w:r>
            <w:r>
              <w:t>) не заполняется, начиная с версии 15.2.</w:t>
            </w:r>
          </w:p>
          <w:p w14:paraId="13A0842D" w14:textId="23D7841B" w:rsidR="00056C63" w:rsidRDefault="00056C63" w:rsidP="00056C63">
            <w:pPr>
              <w:pStyle w:val="ad"/>
              <w:jc w:val="left"/>
            </w:pPr>
          </w:p>
          <w:p w14:paraId="0643DE9A" w14:textId="4FC673F0" w:rsidR="00056C63" w:rsidRPr="00457439" w:rsidRDefault="00056C63" w:rsidP="00056C63">
            <w:pPr>
              <w:pStyle w:val="ad"/>
              <w:jc w:val="left"/>
            </w:pPr>
            <w:r w:rsidRPr="00457439">
              <w:t xml:space="preserve">При приеме изменений СГК, если признак "Документ на базе РЭК" установлен, то блок </w:t>
            </w:r>
            <w:r w:rsidRPr="00457439">
              <w:rPr>
                <w:bCs/>
              </w:rPr>
              <w:t>«Информация о цене контракта» (</w:t>
            </w:r>
            <w:r w:rsidRPr="00457439">
              <w:rPr>
                <w:bCs/>
                <w:lang w:val="en-US"/>
              </w:rPr>
              <w:t>priceInfo</w:t>
            </w:r>
            <w:r w:rsidRPr="00457439">
              <w:rPr>
                <w:bCs/>
              </w:rPr>
              <w:t>)</w:t>
            </w:r>
            <w:r>
              <w:rPr>
                <w:bCs/>
              </w:rPr>
              <w:t xml:space="preserve"> и блок </w:t>
            </w:r>
            <w:r>
              <w:t>«</w:t>
            </w:r>
            <w:r w:rsidRPr="007F209F">
              <w:t>Цена за право заключения контракта</w:t>
            </w:r>
            <w:r>
              <w:t xml:space="preserve">» </w:t>
            </w:r>
            <w:r w:rsidRPr="00457439">
              <w:t xml:space="preserve"> игнориру</w:t>
            </w:r>
            <w:r>
              <w:t>ются при приеме и заполняю</w:t>
            </w:r>
            <w:r w:rsidRPr="00457439">
              <w:t>тся автоматически на основании связанного ДС. Требования к автоматическому заполнению при приеме изменений с типом «Изменение контракта» аналогичны требованиям при приеме проекта первоначальной версии, сформированного на</w:t>
            </w:r>
            <w:r>
              <w:t xml:space="preserve"> основании электронного контрак</w:t>
            </w:r>
            <w:r w:rsidRPr="00457439">
              <w:t xml:space="preserve">та в структурированном виде. </w:t>
            </w:r>
          </w:p>
          <w:p w14:paraId="20334BBA" w14:textId="6B6DEF3C" w:rsidR="00056C63" w:rsidRDefault="00056C63" w:rsidP="00056C63">
            <w:pPr>
              <w:pStyle w:val="ad"/>
              <w:jc w:val="left"/>
            </w:pPr>
          </w:p>
          <w:p w14:paraId="737FCD06" w14:textId="1166F83C" w:rsidR="00056C63" w:rsidRPr="00A752FC" w:rsidRDefault="00056C63" w:rsidP="00056C63">
            <w:pPr>
              <w:pStyle w:val="ad"/>
              <w:jc w:val="center"/>
              <w:rPr>
                <w:b/>
              </w:rPr>
            </w:pPr>
            <w:r w:rsidRPr="00A752FC">
              <w:rPr>
                <w:b/>
              </w:rPr>
              <w:t>Блок «Цена за право заключения контракта» (</w:t>
            </w:r>
            <w:bookmarkStart w:id="65" w:name="rightToConcludeContractPriceInfo"/>
            <w:r w:rsidRPr="00A752FC">
              <w:rPr>
                <w:b/>
              </w:rPr>
              <w:t>rightToConcludeContractPriceInfo</w:t>
            </w:r>
            <w:bookmarkEnd w:id="65"/>
            <w:r w:rsidRPr="00A752FC">
              <w:rPr>
                <w:b/>
              </w:rPr>
              <w:t>)</w:t>
            </w:r>
          </w:p>
          <w:p w14:paraId="364DC634" w14:textId="1DCB4DBA" w:rsidR="00056C63" w:rsidRDefault="00056C63" w:rsidP="00056C63">
            <w:pPr>
              <w:pStyle w:val="ad"/>
              <w:jc w:val="left"/>
            </w:pPr>
          </w:p>
          <w:p w14:paraId="1B7192F1" w14:textId="6B98531F" w:rsidR="00056C63" w:rsidRPr="002C2CCA" w:rsidRDefault="00056C63" w:rsidP="00056C63">
            <w:pPr>
              <w:pStyle w:val="ad"/>
              <w:jc w:val="left"/>
            </w:pPr>
            <w:r w:rsidRPr="00B97F8A">
              <w:t xml:space="preserve">В случае если 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заключенного в электронной форме» (foundation/fcsOrder/order/contractProjectNumber) или определен автоматически, сформирован в структурированном виде, то блок может быть заполнен только если в связанном проекте контракта (документ </w:t>
            </w:r>
            <w:r>
              <w:t>«</w:t>
            </w:r>
            <w:r w:rsidRPr="00B97F8A">
              <w:t>Подписанный контракт</w:t>
            </w:r>
            <w:r>
              <w:t>»</w:t>
            </w:r>
            <w:r w:rsidRPr="00B97F8A">
              <w:t xml:space="preserve"> (contractSign)) признак </w:t>
            </w:r>
            <w:r>
              <w:t>«</w:t>
            </w:r>
            <w:r w:rsidRPr="00B97F8A">
              <w:t>Торги проводили на право заключения контракта</w:t>
            </w:r>
            <w:r>
              <w:t>»</w:t>
            </w:r>
            <w:r w:rsidRPr="00B97F8A">
              <w:t xml:space="preserve"> (contractInfo/concludeContractRight) установлен в true. </w:t>
            </w:r>
            <w:r w:rsidRPr="002C2CCA">
              <w:t>(</w:t>
            </w:r>
            <w:r>
              <w:t xml:space="preserve">см. контроль </w:t>
            </w:r>
            <w:r w:rsidRPr="00764CF7">
              <w:t>РК_ИК_04</w:t>
            </w:r>
            <w:r>
              <w:t>43</w:t>
            </w:r>
            <w:r w:rsidRPr="002C2CCA">
              <w:t>)</w:t>
            </w:r>
          </w:p>
          <w:p w14:paraId="10A26C3D" w14:textId="77777777" w:rsidR="00056C63" w:rsidRDefault="00056C63" w:rsidP="00056C63">
            <w:pPr>
              <w:pStyle w:val="ad"/>
              <w:jc w:val="left"/>
            </w:pPr>
          </w:p>
          <w:p w14:paraId="039B04CC" w14:textId="4DB9CF03" w:rsidR="00056C63" w:rsidRDefault="00056C63" w:rsidP="00056C63">
            <w:pPr>
              <w:pStyle w:val="ad"/>
              <w:jc w:val="left"/>
            </w:pPr>
            <w:r>
              <w:t xml:space="preserve">Заполняется в случае если основание заключения контракта – электронный аукцион на повышение НМЦК </w:t>
            </w:r>
          </w:p>
          <w:p w14:paraId="6D13CB1E" w14:textId="77777777" w:rsidR="00056C63" w:rsidRDefault="00056C63" w:rsidP="00056C63">
            <w:pPr>
              <w:pStyle w:val="ad"/>
              <w:jc w:val="left"/>
            </w:pPr>
            <w:r>
              <w:t>т.е. выполняются условия:</w:t>
            </w:r>
          </w:p>
          <w:p w14:paraId="3B9BCC10" w14:textId="2D51079A" w:rsidR="00056C63" w:rsidRDefault="00056C63" w:rsidP="00056C63">
            <w:pPr>
              <w:pStyle w:val="ad"/>
              <w:jc w:val="left"/>
            </w:pPr>
            <w:r>
              <w:t>1) Закупка, с номером, указанным в поле «Номер извещения о проведении» (foundation\fcsOrder\order) имеет способ определения поставщика «Электронный аукцион по закону №44-ФЗ» – см контроль ниже</w:t>
            </w:r>
          </w:p>
          <w:p w14:paraId="62F05AFA" w14:textId="681937C4" w:rsidR="00056C63" w:rsidRDefault="00056C63" w:rsidP="00056C63">
            <w:pPr>
              <w:pStyle w:val="ad"/>
              <w:jc w:val="left"/>
            </w:pPr>
            <w:r>
              <w:t>2) В поле «Признак аукциона на повышение начальной (максимальной) цены контракта» (protocolLot\applications\application\increaseWinnerInitialPrice)</w:t>
            </w:r>
          </w:p>
          <w:p w14:paraId="433E9BBD" w14:textId="20C695B9" w:rsidR="00056C63" w:rsidRDefault="00056C63" w:rsidP="00056C63">
            <w:pPr>
              <w:pStyle w:val="ad"/>
              <w:jc w:val="left"/>
            </w:pPr>
            <w:r>
              <w:t>документа «Протокол подведения итогов электронного аукциона» (protocolEF3) закупки, на основании которой заключается контракт, установлено значение true – см. контроль ниже</w:t>
            </w:r>
          </w:p>
          <w:p w14:paraId="2E617C6E" w14:textId="64600A08" w:rsidR="00056C63" w:rsidRDefault="00056C63" w:rsidP="00056C63">
            <w:pPr>
              <w:pStyle w:val="ad"/>
              <w:jc w:val="left"/>
            </w:pPr>
          </w:p>
          <w:p w14:paraId="572BFEB8" w14:textId="7D6A8F7A" w:rsidR="00056C63" w:rsidRDefault="00056C63" w:rsidP="00056C63">
            <w:pPr>
              <w:pStyle w:val="ad"/>
              <w:jc w:val="left"/>
            </w:pPr>
            <w:r>
              <w:t>Поле «</w:t>
            </w:r>
            <w:r w:rsidRPr="00C7647C">
              <w:t>Значение цены за право заключения контракта в валюте контракта</w:t>
            </w:r>
            <w:r>
              <w:t xml:space="preserve">» </w:t>
            </w:r>
            <w:r w:rsidRPr="00764CF7">
              <w:t>priceInfo/</w:t>
            </w:r>
            <w:r>
              <w:t xml:space="preserve"> </w:t>
            </w:r>
            <w:r w:rsidRPr="003772F7">
              <w:t>rightToConcludeContractPriceInfo /</w:t>
            </w:r>
            <w:r w:rsidRPr="00764CF7">
              <w:t>price</w:t>
            </w:r>
            <w:r>
              <w:t xml:space="preserve">) – В случае если 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68B7C0AE" w14:textId="4D4E8DBD" w:rsidR="00056C63" w:rsidRDefault="00056C63" w:rsidP="00056C63">
            <w:pPr>
              <w:pStyle w:val="ad"/>
              <w:jc w:val="left"/>
            </w:pPr>
            <w:r>
              <w:lastRenderedPageBreak/>
              <w:t>заключенного в электронной форме» (foundation/fcsOrder/order/contractProjectNumber) или определен автоматически, сформирован в структурированном виде, то содержимое поля игнорируется при приеме.</w:t>
            </w:r>
          </w:p>
          <w:p w14:paraId="6C67CFE4" w14:textId="77777777" w:rsidR="00056C63" w:rsidRDefault="00056C63" w:rsidP="00056C63">
            <w:pPr>
              <w:pStyle w:val="ad"/>
              <w:jc w:val="left"/>
            </w:pPr>
            <w:r>
              <w:t>Заполняется при передаче:</w:t>
            </w:r>
          </w:p>
          <w:p w14:paraId="659F4142" w14:textId="54574827" w:rsidR="00056C63" w:rsidRDefault="00056C63" w:rsidP="00056C63">
            <w:pPr>
              <w:pStyle w:val="ad"/>
              <w:jc w:val="left"/>
            </w:pPr>
            <w:r>
              <w:t>1) при приеме первой версии сведений о контракте значением поля «Цена контракта (в валюте контракта)» (contractInfo/price) документа «Подписанный контракт» (contractSign);</w:t>
            </w:r>
          </w:p>
          <w:p w14:paraId="29975C51" w14:textId="77777777" w:rsidR="00056C63" w:rsidRDefault="00056C63" w:rsidP="00056C63">
            <w:pPr>
              <w:pStyle w:val="ad"/>
              <w:jc w:val="left"/>
            </w:pPr>
            <w:r>
              <w:t>2) при приеме второй и последующих версий сведений о контракте заполняется содержимым аналогичного поля предыдущей версии сведений о контракте.</w:t>
            </w:r>
          </w:p>
          <w:p w14:paraId="4EADE915" w14:textId="77777777" w:rsidR="00056C63" w:rsidRDefault="00056C63" w:rsidP="00056C63">
            <w:pPr>
              <w:pStyle w:val="ad"/>
              <w:jc w:val="left"/>
            </w:pPr>
            <w:r>
              <w:t>Если заполнено поле "Реестровый номер процедуры доп.соглашения" (numberAdd) и в связанном ПЗК признак «Требуется изменить цену контракта»:</w:t>
            </w:r>
          </w:p>
          <w:p w14:paraId="00D39D47" w14:textId="77777777" w:rsidR="00056C63" w:rsidRDefault="00056C63" w:rsidP="00056C63">
            <w:pPr>
              <w:pStyle w:val="ad"/>
              <w:jc w:val="left"/>
            </w:pPr>
            <w:r>
              <w:t>1)установлен, то игнорируется при приеме, заполняется автоматически  на основании доп. соглашения об изменении контракта из ПЗК.</w:t>
            </w:r>
          </w:p>
          <w:p w14:paraId="2EBD5303" w14:textId="51456DAE" w:rsidR="00056C63" w:rsidRDefault="00056C63" w:rsidP="00056C63">
            <w:pPr>
              <w:pStyle w:val="ad"/>
              <w:jc w:val="left"/>
            </w:pPr>
            <w:r>
              <w:t>2)не установлен, то значение наследуется из предыдущей версии СГК</w:t>
            </w:r>
          </w:p>
          <w:p w14:paraId="536DB44A" w14:textId="15BF1FEE" w:rsidR="00056C63" w:rsidRDefault="00056C63" w:rsidP="00056C63">
            <w:pPr>
              <w:pStyle w:val="ad"/>
              <w:jc w:val="left"/>
            </w:pPr>
            <w:r>
              <w:t xml:space="preserve">Иначе поле обязательно для заполнения (см. контроль </w:t>
            </w:r>
            <w:r w:rsidRPr="00764CF7">
              <w:t>РК_ИК_04</w:t>
            </w:r>
            <w:r>
              <w:t>41)</w:t>
            </w:r>
          </w:p>
          <w:p w14:paraId="4CD15FBF" w14:textId="5D4D61FE" w:rsidR="00056C63" w:rsidRDefault="00056C63" w:rsidP="00056C63">
            <w:pPr>
              <w:pStyle w:val="ad"/>
              <w:jc w:val="left"/>
            </w:pPr>
          </w:p>
          <w:p w14:paraId="63B908DE" w14:textId="3377D3F0" w:rsidR="00056C63" w:rsidRDefault="00056C63" w:rsidP="00056C63">
            <w:pPr>
              <w:pStyle w:val="ad"/>
              <w:jc w:val="left"/>
            </w:pPr>
            <w:r>
              <w:t>Блок</w:t>
            </w:r>
            <w:r w:rsidRPr="00764CF7">
              <w:t xml:space="preserve"> «Валюта контракта</w:t>
            </w:r>
            <w:r>
              <w:t xml:space="preserve"> для ц</w:t>
            </w:r>
            <w:r w:rsidRPr="00C7647C">
              <w:t>ен</w:t>
            </w:r>
            <w:r>
              <w:t>ы</w:t>
            </w:r>
            <w:r w:rsidRPr="00C7647C">
              <w:t xml:space="preserve"> за право заключения контракта</w:t>
            </w:r>
            <w:r w:rsidRPr="00764CF7">
              <w:t xml:space="preserve">» </w:t>
            </w:r>
            <w:r>
              <w:t>(</w:t>
            </w:r>
            <w:r w:rsidRPr="00764CF7">
              <w:rPr>
                <w:lang w:val="en-US"/>
              </w:rPr>
              <w:t>priceInfo</w:t>
            </w:r>
            <w:r w:rsidRPr="00C7647C">
              <w:t>/</w:t>
            </w:r>
            <w:r w:rsidRPr="00C7647C">
              <w:rPr>
                <w:lang w:val="en-US"/>
              </w:rPr>
              <w:t>rightToConcludeContractPriceInfo</w:t>
            </w:r>
            <w:r w:rsidRPr="00764CF7">
              <w:t>/</w:t>
            </w:r>
            <w:r w:rsidRPr="00764CF7">
              <w:rPr>
                <w:lang w:val="en-US"/>
              </w:rPr>
              <w:t>currency</w:t>
            </w:r>
            <w:r w:rsidRPr="00764CF7">
              <w:t>)</w:t>
            </w:r>
            <w:r>
              <w:t xml:space="preserve"> – случае если 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32F6B5E9" w14:textId="66F436FC" w:rsidR="00056C63" w:rsidRDefault="00056C63" w:rsidP="00056C63">
            <w:pPr>
              <w:pStyle w:val="ad"/>
              <w:jc w:val="left"/>
            </w:pPr>
            <w:r>
              <w:t>заключенного в электронной форме» (foundation/fcsOrder/order/contractProjectNumber) или определен автоматически, сформирован в структурированном виде, то содержимое поля игнорируется при приеме.</w:t>
            </w:r>
          </w:p>
          <w:p w14:paraId="3DAD79A5" w14:textId="77777777" w:rsidR="00056C63" w:rsidRDefault="00056C63" w:rsidP="00056C63">
            <w:pPr>
              <w:pStyle w:val="ad"/>
              <w:jc w:val="left"/>
            </w:pPr>
            <w:r>
              <w:t>Заполняется при передаче:</w:t>
            </w:r>
          </w:p>
          <w:p w14:paraId="43208C27" w14:textId="363FF371" w:rsidR="00056C63" w:rsidRDefault="00056C63" w:rsidP="00056C63">
            <w:pPr>
              <w:pStyle w:val="ad"/>
              <w:jc w:val="left"/>
            </w:pPr>
            <w:r>
              <w:t>1) при приеме первой версии сведений о контракте значением поля «Валюта контракта» (contractInfo/currency) документа «Подписанный контракт» (contractSign);</w:t>
            </w:r>
          </w:p>
          <w:p w14:paraId="7CB53B1D" w14:textId="3D473043" w:rsidR="00056C63" w:rsidRDefault="00056C63" w:rsidP="00056C63">
            <w:pPr>
              <w:pStyle w:val="ad"/>
              <w:jc w:val="left"/>
            </w:pPr>
            <w:r>
              <w:t xml:space="preserve">2) при приеме второй и последующих версий сведений о контракте заполняется содержимым аналогичного поля предыдущей версии сведений о контракте (см. контроль </w:t>
            </w:r>
            <w:r w:rsidRPr="00764CF7">
              <w:t>РК_ИК_04</w:t>
            </w:r>
            <w:r>
              <w:t>42)</w:t>
            </w:r>
          </w:p>
          <w:p w14:paraId="5DDE52C7" w14:textId="77777777" w:rsidR="00056C63" w:rsidRDefault="00056C63" w:rsidP="00056C63">
            <w:pPr>
              <w:pStyle w:val="ad"/>
              <w:jc w:val="left"/>
            </w:pPr>
          </w:p>
          <w:p w14:paraId="34DAC621" w14:textId="77777777" w:rsidR="00056C63" w:rsidRPr="0065673A" w:rsidRDefault="00056C63" w:rsidP="00056C63">
            <w:pPr>
              <w:pStyle w:val="ad"/>
              <w:jc w:val="left"/>
              <w:rPr>
                <w:lang w:val="en-US"/>
              </w:rPr>
            </w:pPr>
            <w:r>
              <w:t>Поле</w:t>
            </w:r>
            <w:r w:rsidRPr="0065673A">
              <w:rPr>
                <w:lang w:val="en-US"/>
              </w:rPr>
              <w:t>:</w:t>
            </w:r>
          </w:p>
          <w:p w14:paraId="47EF9F27" w14:textId="061DBC6D" w:rsidR="00056C63" w:rsidRPr="006818D4" w:rsidRDefault="00056C63" w:rsidP="00056C63">
            <w:pPr>
              <w:pStyle w:val="ad"/>
              <w:jc w:val="left"/>
              <w:rPr>
                <w:lang w:val="en-US"/>
              </w:rPr>
            </w:pPr>
            <w:r w:rsidRPr="006818D4">
              <w:rPr>
                <w:lang w:val="en-US"/>
              </w:rPr>
              <w:t>«</w:t>
            </w:r>
            <w:r>
              <w:t>Н</w:t>
            </w:r>
            <w:r w:rsidRPr="002D2859">
              <w:t>аименование</w:t>
            </w:r>
            <w:r w:rsidRPr="006818D4">
              <w:rPr>
                <w:lang w:val="en-US"/>
              </w:rPr>
              <w:t xml:space="preserve"> </w:t>
            </w:r>
            <w:r>
              <w:t>валюты</w:t>
            </w:r>
            <w:r w:rsidRPr="006818D4">
              <w:rPr>
                <w:lang w:val="en-US"/>
              </w:rPr>
              <w:t>» (rightToConcludeContractPriceInfo\</w:t>
            </w:r>
            <w:r>
              <w:rPr>
                <w:lang w:val="en-US"/>
              </w:rPr>
              <w:t>currency</w:t>
            </w:r>
            <w:r w:rsidRPr="006818D4">
              <w:rPr>
                <w:lang w:val="en-US"/>
              </w:rPr>
              <w:t>\</w:t>
            </w:r>
            <w:r>
              <w:rPr>
                <w:lang w:val="en-US"/>
              </w:rPr>
              <w:t>name</w:t>
            </w:r>
            <w:r w:rsidRPr="006818D4">
              <w:rPr>
                <w:lang w:val="en-US"/>
              </w:rPr>
              <w:t>)</w:t>
            </w:r>
          </w:p>
          <w:p w14:paraId="3C7FB740" w14:textId="77777777" w:rsidR="00056C63" w:rsidRDefault="00056C63" w:rsidP="00056C63">
            <w:pPr>
              <w:pStyle w:val="ad"/>
              <w:jc w:val="left"/>
            </w:pPr>
            <w:r>
              <w:t>при приеме игнорируется, заполняется при передаче.</w:t>
            </w:r>
          </w:p>
          <w:p w14:paraId="0AA5F48F" w14:textId="77777777" w:rsidR="00056C63" w:rsidRDefault="00056C63" w:rsidP="00056C63">
            <w:pPr>
              <w:pStyle w:val="ad"/>
              <w:jc w:val="left"/>
            </w:pPr>
          </w:p>
          <w:p w14:paraId="1BA3D16B" w14:textId="34DA5D54" w:rsidR="00056C63" w:rsidRDefault="00056C63" w:rsidP="00056C63">
            <w:pPr>
              <w:pStyle w:val="ad"/>
              <w:jc w:val="left"/>
            </w:pPr>
            <w:r>
              <w:t>Блоки</w:t>
            </w:r>
            <w:r w:rsidRPr="002D2859">
              <w:t xml:space="preserve"> «</w:t>
            </w:r>
            <w:r w:rsidRPr="00F30ED6">
              <w:t>Курс валюты по отношению к рублю на дату заключения контракта</w:t>
            </w:r>
            <w:r w:rsidRPr="002D2859">
              <w:t>» (</w:t>
            </w:r>
            <w:r w:rsidRPr="006818D4">
              <w:rPr>
                <w:lang w:val="en-US"/>
              </w:rPr>
              <w:t>rightToConcludeContractPriceInfo</w:t>
            </w:r>
            <w:r w:rsidRPr="00A04F77">
              <w:t>\</w:t>
            </w:r>
            <w:r>
              <w:rPr>
                <w:lang w:val="en-US"/>
              </w:rPr>
              <w:t>currencyRate</w:t>
            </w:r>
            <w:r w:rsidRPr="002D2859">
              <w:t>)</w:t>
            </w:r>
            <w:r>
              <w:t>, «</w:t>
            </w:r>
            <w:r w:rsidRPr="00F30ED6">
              <w:t>Цена контракта в рублевом эквиваленте</w:t>
            </w:r>
            <w:r>
              <w:t>» (</w:t>
            </w:r>
            <w:r w:rsidRPr="006818D4">
              <w:rPr>
                <w:lang w:val="en-US"/>
              </w:rPr>
              <w:t>rightToConcludeContractPriceInfo</w:t>
            </w:r>
            <w:r w:rsidRPr="00A04F77">
              <w:t>\</w:t>
            </w:r>
            <w:r>
              <w:rPr>
                <w:lang w:val="en-US"/>
              </w:rPr>
              <w:t>priceRUR</w:t>
            </w:r>
            <w:r>
              <w:t>)</w:t>
            </w:r>
          </w:p>
          <w:p w14:paraId="76A5A393" w14:textId="77777777" w:rsidR="00056C63" w:rsidRPr="003A15F4" w:rsidRDefault="00056C63" w:rsidP="00056C63">
            <w:pPr>
              <w:pStyle w:val="ad"/>
              <w:jc w:val="left"/>
            </w:pPr>
          </w:p>
          <w:p w14:paraId="4B8136F6" w14:textId="77777777" w:rsidR="00056C63" w:rsidRDefault="00056C63" w:rsidP="00056C63">
            <w:pPr>
              <w:pStyle w:val="ad"/>
              <w:jc w:val="left"/>
            </w:pPr>
            <w:r>
              <w:t>при приеме игнорируется, заполняется при передаче,</w:t>
            </w:r>
            <w:r w:rsidRPr="00124569">
              <w:t xml:space="preserve"> </w:t>
            </w:r>
            <w:r>
              <w:t>в случае если валюта контракта отлична от рублей.</w:t>
            </w:r>
          </w:p>
          <w:p w14:paraId="7873798A" w14:textId="77777777" w:rsidR="00056C63" w:rsidRPr="002D2859" w:rsidRDefault="00056C63" w:rsidP="00056C63">
            <w:pPr>
              <w:pStyle w:val="ad"/>
              <w:jc w:val="left"/>
            </w:pPr>
          </w:p>
        </w:tc>
      </w:tr>
      <w:tr w:rsidR="00056C63" w:rsidRPr="000E4FE8" w14:paraId="6EAFEAFE" w14:textId="77777777" w:rsidTr="00AA184A">
        <w:trPr>
          <w:trHeight w:val="348"/>
        </w:trPr>
        <w:tc>
          <w:tcPr>
            <w:tcW w:w="841" w:type="pct"/>
            <w:gridSpan w:val="2"/>
          </w:tcPr>
          <w:p w14:paraId="3E8ABA12" w14:textId="1BE834F0" w:rsidR="00056C63" w:rsidRDefault="00056C63" w:rsidP="00056C63">
            <w:pPr>
              <w:pStyle w:val="ad"/>
              <w:jc w:val="left"/>
            </w:pPr>
            <w:r w:rsidRPr="00764CF7">
              <w:lastRenderedPageBreak/>
              <w:t>РК_ИК_0439</w:t>
            </w:r>
          </w:p>
        </w:tc>
        <w:tc>
          <w:tcPr>
            <w:tcW w:w="234" w:type="pct"/>
            <w:gridSpan w:val="2"/>
          </w:tcPr>
          <w:p w14:paraId="6B112CD6" w14:textId="77777777" w:rsidR="00056C63" w:rsidRPr="000E4FE8" w:rsidRDefault="00056C63" w:rsidP="00056C63">
            <w:pPr>
              <w:pStyle w:val="ad"/>
              <w:jc w:val="left"/>
            </w:pPr>
          </w:p>
        </w:tc>
        <w:tc>
          <w:tcPr>
            <w:tcW w:w="1056" w:type="pct"/>
            <w:gridSpan w:val="2"/>
          </w:tcPr>
          <w:p w14:paraId="0CF207F4" w14:textId="58D2F12B" w:rsidR="00056C63" w:rsidRDefault="00056C63" w:rsidP="00056C63">
            <w:pPr>
              <w:pStyle w:val="ad"/>
              <w:jc w:val="left"/>
            </w:pPr>
            <w:r>
              <w:t>Поле «</w:t>
            </w:r>
            <w:r w:rsidRPr="00764CF7">
              <w:t>Значение цены контракта в валюте контракта</w:t>
            </w:r>
            <w:r>
              <w:t xml:space="preserve">» </w:t>
            </w:r>
            <w:r w:rsidRPr="00764CF7">
              <w:t>priceInfo/price</w:t>
            </w:r>
            <w:r>
              <w:t>)</w:t>
            </w:r>
          </w:p>
        </w:tc>
        <w:tc>
          <w:tcPr>
            <w:tcW w:w="1474" w:type="pct"/>
            <w:gridSpan w:val="3"/>
          </w:tcPr>
          <w:p w14:paraId="72B0D6B4" w14:textId="24BB5585" w:rsidR="00056C63" w:rsidRDefault="00056C63" w:rsidP="00056C63">
            <w:pPr>
              <w:pStyle w:val="ad"/>
              <w:jc w:val="left"/>
            </w:pPr>
            <w:r>
              <w:t>В случае если:</w:t>
            </w:r>
          </w:p>
          <w:p w14:paraId="6B5CEA10" w14:textId="4E6B156F" w:rsidR="00056C63" w:rsidRDefault="00056C63" w:rsidP="00056C63">
            <w:pPr>
              <w:pStyle w:val="ad"/>
              <w:numPr>
                <w:ilvl w:val="0"/>
                <w:numId w:val="154"/>
              </w:numPr>
              <w:jc w:val="left"/>
            </w:pPr>
            <w:r>
              <w:t xml:space="preserve">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668C5B0D" w14:textId="761E952A" w:rsidR="00056C63" w:rsidRDefault="00056C63" w:rsidP="00056C63">
            <w:pPr>
              <w:pStyle w:val="ad"/>
              <w:jc w:val="left"/>
            </w:pPr>
            <w:r>
              <w:lastRenderedPageBreak/>
              <w:t>заключенного в электронной форме» (foundation/fcsOrder/order/contractProjectNumber) или определен автоматически, сформирован в структурированном виде и принимается НЕ первая версия сведенияй о контракте</w:t>
            </w:r>
          </w:p>
          <w:p w14:paraId="63648B6D" w14:textId="3AA50BD5" w:rsidR="00056C63" w:rsidRDefault="00056C63" w:rsidP="00056C63">
            <w:pPr>
              <w:pStyle w:val="ad"/>
              <w:jc w:val="left"/>
            </w:pPr>
            <w:r>
              <w:t>ИЛИ</w:t>
            </w:r>
          </w:p>
          <w:p w14:paraId="0F73C4A2" w14:textId="7D2225ED" w:rsidR="00056C63" w:rsidRDefault="00056C63" w:rsidP="00056C63">
            <w:pPr>
              <w:pStyle w:val="ad"/>
              <w:numPr>
                <w:ilvl w:val="0"/>
                <w:numId w:val="154"/>
              </w:numPr>
              <w:jc w:val="left"/>
            </w:pPr>
            <w:r>
              <w:t xml:space="preserve">Сведения о контракте НЕ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0A6D557B" w14:textId="77777777" w:rsidR="00056C63" w:rsidRDefault="00056C63" w:rsidP="00056C63">
            <w:pPr>
              <w:pStyle w:val="ad"/>
              <w:jc w:val="left"/>
            </w:pPr>
            <w:r>
              <w:t>заключенного в электронной форме» (foundation/fcsOrder/order/contractProjectNumber) или определен автоматически, сформирован в структурированном виде</w:t>
            </w:r>
          </w:p>
          <w:p w14:paraId="0221A950" w14:textId="60691529" w:rsidR="00056C63" w:rsidRDefault="00056C63" w:rsidP="00056C63">
            <w:pPr>
              <w:pStyle w:val="ad"/>
              <w:jc w:val="left"/>
            </w:pPr>
            <w:r>
              <w:t>И</w:t>
            </w:r>
          </w:p>
          <w:p w14:paraId="63384C8A" w14:textId="2215F6CD" w:rsidR="00056C63" w:rsidRDefault="00056C63" w:rsidP="00056C63">
            <w:pPr>
              <w:pStyle w:val="ad"/>
              <w:numPr>
                <w:ilvl w:val="0"/>
                <w:numId w:val="154"/>
              </w:numPr>
              <w:jc w:val="left"/>
            </w:pPr>
            <w:r>
              <w:t>Заполнен блок «</w:t>
            </w:r>
            <w:r w:rsidRPr="00BA2C9C">
              <w:t>Информация о цене контракта</w:t>
            </w:r>
            <w:r>
              <w:t>» (</w:t>
            </w:r>
            <w:r w:rsidRPr="00BA2C9C">
              <w:t>priceInfo</w:t>
            </w:r>
            <w:r>
              <w:t>) и НЕ заполнен блок «</w:t>
            </w:r>
            <w:r w:rsidRPr="00BA2C9C">
              <w:t>Цена за право заключения контракта</w:t>
            </w:r>
            <w:r>
              <w:t>» (</w:t>
            </w:r>
            <w:r w:rsidRPr="00BA2C9C">
              <w:t>priceInfo/rightToConcludeContractPriceInfo</w:t>
            </w:r>
            <w:r>
              <w:t>),</w:t>
            </w:r>
          </w:p>
          <w:p w14:paraId="26B88B88" w14:textId="77777777" w:rsidR="00056C63" w:rsidRDefault="00056C63" w:rsidP="00056C63">
            <w:pPr>
              <w:pStyle w:val="ad"/>
              <w:jc w:val="left"/>
            </w:pPr>
            <w:r>
              <w:t>то поле «</w:t>
            </w:r>
            <w:r w:rsidRPr="00764CF7">
              <w:t>Значение цены контракта в валюте контракта</w:t>
            </w:r>
            <w:r>
              <w:t xml:space="preserve">» </w:t>
            </w:r>
            <w:r w:rsidRPr="00764CF7">
              <w:t>priceInfo/price</w:t>
            </w:r>
            <w:r>
              <w:t>) обязательно для заполнения</w:t>
            </w:r>
          </w:p>
          <w:p w14:paraId="56AB5E5D" w14:textId="77777777" w:rsidR="00056C63" w:rsidRDefault="00056C63" w:rsidP="00056C63">
            <w:pPr>
              <w:pStyle w:val="ad"/>
              <w:jc w:val="left"/>
            </w:pPr>
            <w:r>
              <w:t>Контроль не вызывается, если заполнено поле "Реестровый номер процедуры доп.соглашения" (numberAdd)</w:t>
            </w:r>
          </w:p>
          <w:p w14:paraId="2686D4BE" w14:textId="77777777" w:rsidR="00056C63" w:rsidRDefault="00056C63" w:rsidP="00056C63">
            <w:pPr>
              <w:pStyle w:val="ad"/>
              <w:jc w:val="left"/>
            </w:pPr>
          </w:p>
          <w:p w14:paraId="3C27D902" w14:textId="4A65B683" w:rsidR="004B091F" w:rsidRDefault="00056C63" w:rsidP="00056C63">
            <w:pPr>
              <w:pStyle w:val="ad"/>
              <w:jc w:val="left"/>
            </w:pPr>
            <w:r>
              <w:lastRenderedPageBreak/>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028B7D60" w14:textId="77777777" w:rsidR="00056C63" w:rsidRDefault="00056C63" w:rsidP="00056C63">
            <w:pPr>
              <w:pStyle w:val="ad"/>
              <w:jc w:val="left"/>
            </w:pPr>
            <w:r>
              <w:lastRenderedPageBreak/>
              <w:t>В случае если:</w:t>
            </w:r>
          </w:p>
          <w:p w14:paraId="7F7731AF" w14:textId="3FA9DA22" w:rsidR="00056C63" w:rsidRDefault="00056C63" w:rsidP="00056C63">
            <w:pPr>
              <w:pStyle w:val="ad"/>
              <w:numPr>
                <w:ilvl w:val="0"/>
                <w:numId w:val="154"/>
              </w:numPr>
              <w:jc w:val="left"/>
            </w:pPr>
            <w:r>
              <w:t xml:space="preserve">Сведения о контракте создаются на основании проекта контракта из ПЗК, т.е. проект контракта, реестровый номер которого задан в поле </w:t>
            </w:r>
            <w:r>
              <w:lastRenderedPageBreak/>
              <w:t xml:space="preserve">«Реестровый номер проекта контракта, </w:t>
            </w:r>
          </w:p>
          <w:p w14:paraId="1AB9F64B" w14:textId="77777777" w:rsidR="00056C63" w:rsidRDefault="00056C63" w:rsidP="00056C63">
            <w:pPr>
              <w:pStyle w:val="ad"/>
              <w:jc w:val="left"/>
            </w:pPr>
            <w:r>
              <w:t>заключенного в электронной форме» (foundation/fcsOrder/order/contractProjectNumber) или определен автоматически, сформирован в структурированном виде и принимается НЕ первая версия сведенияй о контракте</w:t>
            </w:r>
          </w:p>
          <w:p w14:paraId="6B2A6E7D" w14:textId="77777777" w:rsidR="00056C63" w:rsidRDefault="00056C63" w:rsidP="00056C63">
            <w:pPr>
              <w:pStyle w:val="ad"/>
              <w:jc w:val="left"/>
            </w:pPr>
            <w:r>
              <w:t>ИЛИ</w:t>
            </w:r>
          </w:p>
          <w:p w14:paraId="3C55771C" w14:textId="72222503" w:rsidR="00056C63" w:rsidRDefault="00056C63" w:rsidP="00056C63">
            <w:pPr>
              <w:pStyle w:val="ad"/>
              <w:numPr>
                <w:ilvl w:val="0"/>
                <w:numId w:val="154"/>
              </w:numPr>
              <w:jc w:val="left"/>
            </w:pPr>
            <w:r>
              <w:t xml:space="preserve">Сведения о контракте НЕ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35C73F99" w14:textId="77777777" w:rsidR="00056C63" w:rsidRDefault="00056C63" w:rsidP="00056C63">
            <w:pPr>
              <w:pStyle w:val="ad"/>
              <w:jc w:val="left"/>
            </w:pPr>
            <w:r>
              <w:t>заключенного в электронной форме» (foundation/fcsOrder/order/contractProjectNumber) или определен автоматически, сформирован в структурированном виде</w:t>
            </w:r>
          </w:p>
          <w:p w14:paraId="37DF9392" w14:textId="77777777" w:rsidR="00056C63" w:rsidRDefault="00056C63" w:rsidP="00056C63">
            <w:pPr>
              <w:pStyle w:val="ad"/>
              <w:jc w:val="left"/>
            </w:pPr>
            <w:r>
              <w:t>2)Заполнен блок «</w:t>
            </w:r>
            <w:r w:rsidRPr="00BA2C9C">
              <w:t>Информация о цене контракта</w:t>
            </w:r>
            <w:r>
              <w:t>» (</w:t>
            </w:r>
            <w:r w:rsidRPr="00BA2C9C">
              <w:t>priceInfo</w:t>
            </w:r>
            <w:r>
              <w:t>) и НЕ заполнен блок «</w:t>
            </w:r>
            <w:r w:rsidRPr="00BA2C9C">
              <w:t>Цена за право заключения контракта</w:t>
            </w:r>
            <w:r>
              <w:t>» (</w:t>
            </w:r>
            <w:r w:rsidRPr="00BA2C9C">
              <w:t>priceInfo/rightToConcludeContractPriceInfo</w:t>
            </w:r>
            <w:r>
              <w:t>),</w:t>
            </w:r>
          </w:p>
          <w:p w14:paraId="5FBCF27F" w14:textId="172D0A5A" w:rsidR="00056C63" w:rsidRDefault="00056C63" w:rsidP="00056C63">
            <w:pPr>
              <w:pStyle w:val="ad"/>
              <w:jc w:val="left"/>
            </w:pPr>
            <w:r>
              <w:t>то поле «</w:t>
            </w:r>
            <w:r w:rsidRPr="00764CF7">
              <w:t>Значение цены контракта в валюте контракта</w:t>
            </w:r>
            <w:r>
              <w:t xml:space="preserve">» </w:t>
            </w:r>
            <w:r w:rsidRPr="00764CF7">
              <w:t>priceInfo/price</w:t>
            </w:r>
            <w:r>
              <w:t>) обязательно для заполнения</w:t>
            </w:r>
          </w:p>
        </w:tc>
      </w:tr>
      <w:tr w:rsidR="00056C63" w:rsidRPr="00764CF7" w14:paraId="4CF34285" w14:textId="77777777" w:rsidTr="00AA184A">
        <w:trPr>
          <w:trHeight w:val="348"/>
        </w:trPr>
        <w:tc>
          <w:tcPr>
            <w:tcW w:w="841" w:type="pct"/>
            <w:gridSpan w:val="2"/>
          </w:tcPr>
          <w:p w14:paraId="3BD0BC94" w14:textId="01556476" w:rsidR="00056C63" w:rsidRDefault="00056C63" w:rsidP="00056C63">
            <w:pPr>
              <w:pStyle w:val="ad"/>
              <w:jc w:val="left"/>
            </w:pPr>
            <w:r w:rsidRPr="00764CF7">
              <w:lastRenderedPageBreak/>
              <w:t>РК_ИК_04</w:t>
            </w:r>
            <w:r>
              <w:t>40</w:t>
            </w:r>
          </w:p>
        </w:tc>
        <w:tc>
          <w:tcPr>
            <w:tcW w:w="234" w:type="pct"/>
            <w:gridSpan w:val="2"/>
          </w:tcPr>
          <w:p w14:paraId="51DF5FBE" w14:textId="77777777" w:rsidR="00056C63" w:rsidRPr="000E4FE8" w:rsidRDefault="00056C63" w:rsidP="00056C63">
            <w:pPr>
              <w:pStyle w:val="ad"/>
              <w:jc w:val="left"/>
            </w:pPr>
          </w:p>
        </w:tc>
        <w:tc>
          <w:tcPr>
            <w:tcW w:w="1056" w:type="pct"/>
            <w:gridSpan w:val="2"/>
          </w:tcPr>
          <w:p w14:paraId="0168DE09" w14:textId="16FCCF00" w:rsidR="00056C63" w:rsidRPr="00764CF7" w:rsidRDefault="00056C63" w:rsidP="00056C63">
            <w:pPr>
              <w:pStyle w:val="ad"/>
              <w:jc w:val="left"/>
            </w:pPr>
            <w:r>
              <w:t>Поле</w:t>
            </w:r>
            <w:r w:rsidRPr="00764CF7">
              <w:t xml:space="preserve"> «Валюта контракта» </w:t>
            </w:r>
            <w:r>
              <w:t>(</w:t>
            </w:r>
            <w:r w:rsidRPr="00764CF7">
              <w:rPr>
                <w:lang w:val="en-US"/>
              </w:rPr>
              <w:t>priceInfo</w:t>
            </w:r>
            <w:r w:rsidRPr="00764CF7">
              <w:t>/</w:t>
            </w:r>
            <w:r w:rsidRPr="00764CF7">
              <w:rPr>
                <w:lang w:val="en-US"/>
              </w:rPr>
              <w:t>currency</w:t>
            </w:r>
            <w:r w:rsidRPr="00764CF7">
              <w:t>)</w:t>
            </w:r>
          </w:p>
        </w:tc>
        <w:tc>
          <w:tcPr>
            <w:tcW w:w="1474" w:type="pct"/>
            <w:gridSpan w:val="3"/>
          </w:tcPr>
          <w:p w14:paraId="1BD61009" w14:textId="77777777" w:rsidR="00056C63" w:rsidRDefault="00056C63" w:rsidP="00056C63">
            <w:pPr>
              <w:pStyle w:val="ad"/>
              <w:jc w:val="left"/>
            </w:pPr>
            <w:r>
              <w:t>В случае если:</w:t>
            </w:r>
          </w:p>
          <w:p w14:paraId="3CA806EA" w14:textId="22F2DC0D" w:rsidR="00056C63" w:rsidRDefault="00056C63" w:rsidP="00056C63">
            <w:pPr>
              <w:pStyle w:val="ad"/>
              <w:numPr>
                <w:ilvl w:val="0"/>
                <w:numId w:val="154"/>
              </w:numPr>
              <w:jc w:val="left"/>
            </w:pPr>
            <w:r>
              <w:t xml:space="preserve">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151E03FB" w14:textId="69D854A9" w:rsidR="00056C63" w:rsidRDefault="00056C63" w:rsidP="00056C63">
            <w:pPr>
              <w:pStyle w:val="ad"/>
              <w:jc w:val="left"/>
            </w:pPr>
            <w:r>
              <w:t>заключенного в электронной форме» (foundation/fcsOrder/order/contractProjectNumber) или определен автоматически, сформирован в структурированном виде и принимается НЕ первая версия сведений о контракте</w:t>
            </w:r>
          </w:p>
          <w:p w14:paraId="3B8B828F" w14:textId="77777777" w:rsidR="00056C63" w:rsidRDefault="00056C63" w:rsidP="00056C63">
            <w:pPr>
              <w:pStyle w:val="ad"/>
              <w:jc w:val="left"/>
            </w:pPr>
            <w:r>
              <w:t>ИЛИ</w:t>
            </w:r>
          </w:p>
          <w:p w14:paraId="7E31E775" w14:textId="59F0B138" w:rsidR="00056C63" w:rsidRDefault="00056C63" w:rsidP="00056C63">
            <w:pPr>
              <w:pStyle w:val="ad"/>
              <w:numPr>
                <w:ilvl w:val="0"/>
                <w:numId w:val="154"/>
              </w:numPr>
              <w:jc w:val="left"/>
            </w:pPr>
            <w:r>
              <w:t xml:space="preserve">Сведения о контракте НЕ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5B896A90" w14:textId="77777777" w:rsidR="00056C63" w:rsidRDefault="00056C63" w:rsidP="00056C63">
            <w:pPr>
              <w:pStyle w:val="ad"/>
              <w:jc w:val="left"/>
            </w:pPr>
            <w:r>
              <w:t>заключенного в электронной форме» (foundation/fcsOrder/order/contractProjectNumber) или определен автоматически, сформирован в структурированном виде</w:t>
            </w:r>
          </w:p>
          <w:p w14:paraId="41CA0847" w14:textId="77777777" w:rsidR="00056C63" w:rsidRDefault="00056C63" w:rsidP="00056C63">
            <w:pPr>
              <w:pStyle w:val="ad"/>
              <w:jc w:val="left"/>
            </w:pPr>
            <w:r>
              <w:t>И</w:t>
            </w:r>
          </w:p>
          <w:p w14:paraId="7EAC7032" w14:textId="01CB8AAA" w:rsidR="00056C63" w:rsidRDefault="00056C63" w:rsidP="00056C63">
            <w:pPr>
              <w:pStyle w:val="ad"/>
              <w:numPr>
                <w:ilvl w:val="0"/>
                <w:numId w:val="154"/>
              </w:numPr>
              <w:jc w:val="left"/>
            </w:pPr>
            <w:r>
              <w:t>Заполнен блок «</w:t>
            </w:r>
            <w:r w:rsidRPr="00BA2C9C">
              <w:t>Информация о цене контракта</w:t>
            </w:r>
            <w:r>
              <w:t>» (</w:t>
            </w:r>
            <w:r w:rsidRPr="00BA2C9C">
              <w:t>priceInfo</w:t>
            </w:r>
            <w:r>
              <w:t>) и НЕ заполнен блок «</w:t>
            </w:r>
            <w:r w:rsidRPr="00BA2C9C">
              <w:t xml:space="preserve">Цена </w:t>
            </w:r>
            <w:r w:rsidRPr="00BA2C9C">
              <w:lastRenderedPageBreak/>
              <w:t>за право заключения контракта</w:t>
            </w:r>
            <w:r>
              <w:t>» (</w:t>
            </w:r>
            <w:r w:rsidRPr="00BA2C9C">
              <w:t>priceInfo/rightToConcludeContractPriceInfo</w:t>
            </w:r>
            <w:r>
              <w:t>),</w:t>
            </w:r>
          </w:p>
          <w:p w14:paraId="2F1AA2DD" w14:textId="054510AE" w:rsidR="007E64BF" w:rsidRPr="00764CF7" w:rsidRDefault="00056C63" w:rsidP="00056C63">
            <w:pPr>
              <w:pStyle w:val="ad"/>
              <w:jc w:val="left"/>
            </w:pPr>
            <w:r>
              <w:t xml:space="preserve">то поле </w:t>
            </w:r>
            <w:r w:rsidRPr="00764CF7">
              <w:t xml:space="preserve">«Валюта контракта» </w:t>
            </w:r>
            <w:r>
              <w:t>(</w:t>
            </w:r>
            <w:r w:rsidRPr="00764CF7">
              <w:rPr>
                <w:lang w:val="en-US"/>
              </w:rPr>
              <w:t>priceInfo</w:t>
            </w:r>
            <w:r w:rsidRPr="00764CF7">
              <w:t>/</w:t>
            </w:r>
            <w:r w:rsidRPr="00764CF7">
              <w:rPr>
                <w:lang w:val="en-US"/>
              </w:rPr>
              <w:t>currency</w:t>
            </w:r>
            <w:r w:rsidRPr="00764CF7">
              <w:t>)</w:t>
            </w:r>
            <w:r>
              <w:t xml:space="preserve"> обязательно для заполнения</w:t>
            </w:r>
          </w:p>
        </w:tc>
        <w:tc>
          <w:tcPr>
            <w:tcW w:w="1395" w:type="pct"/>
            <w:gridSpan w:val="3"/>
          </w:tcPr>
          <w:p w14:paraId="4CDF45BA" w14:textId="77777777" w:rsidR="00056C63" w:rsidRDefault="00056C63" w:rsidP="00056C63">
            <w:pPr>
              <w:pStyle w:val="ad"/>
              <w:jc w:val="left"/>
            </w:pPr>
            <w:r>
              <w:lastRenderedPageBreak/>
              <w:t>В случае если:</w:t>
            </w:r>
          </w:p>
          <w:p w14:paraId="6531C2B1" w14:textId="78933CA6" w:rsidR="00056C63" w:rsidRDefault="00056C63" w:rsidP="00056C63">
            <w:pPr>
              <w:pStyle w:val="ad"/>
              <w:numPr>
                <w:ilvl w:val="0"/>
                <w:numId w:val="154"/>
              </w:numPr>
              <w:jc w:val="left"/>
            </w:pPr>
            <w:r>
              <w:t xml:space="preserve">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4106F424" w14:textId="618FEF33" w:rsidR="00056C63" w:rsidRDefault="00056C63" w:rsidP="00056C63">
            <w:pPr>
              <w:pStyle w:val="ad"/>
              <w:jc w:val="left"/>
            </w:pPr>
            <w:r>
              <w:t>заключенного в электронной форме» (foundation/fcsOrder/order/contractProjectNumber) или определен автоматически, сформирован в структурированном виде и принимается НЕ первая версия сведений о контракте</w:t>
            </w:r>
          </w:p>
          <w:p w14:paraId="42D0DBE0" w14:textId="77777777" w:rsidR="00056C63" w:rsidRDefault="00056C63" w:rsidP="00056C63">
            <w:pPr>
              <w:pStyle w:val="ad"/>
              <w:jc w:val="left"/>
            </w:pPr>
            <w:r>
              <w:t>ИЛИ</w:t>
            </w:r>
          </w:p>
          <w:p w14:paraId="2C82D43A" w14:textId="438AA28B" w:rsidR="00056C63" w:rsidRDefault="00056C63" w:rsidP="00056C63">
            <w:pPr>
              <w:pStyle w:val="ad"/>
              <w:numPr>
                <w:ilvl w:val="0"/>
                <w:numId w:val="154"/>
              </w:numPr>
              <w:jc w:val="left"/>
            </w:pPr>
            <w:r>
              <w:t xml:space="preserve">Сведения о контракте НЕ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32147EE0" w14:textId="77777777" w:rsidR="00056C63" w:rsidRDefault="00056C63" w:rsidP="00056C63">
            <w:pPr>
              <w:pStyle w:val="ad"/>
              <w:jc w:val="left"/>
            </w:pPr>
            <w:r>
              <w:t>заключенного в электронной форме» (foundation/fcsOrder/order/contractProjectNumber) или определен автоматически, сформирован в структурированном виде</w:t>
            </w:r>
          </w:p>
          <w:p w14:paraId="57542DFE" w14:textId="77777777" w:rsidR="00056C63" w:rsidRDefault="00056C63" w:rsidP="00056C63">
            <w:pPr>
              <w:pStyle w:val="ad"/>
              <w:jc w:val="left"/>
            </w:pPr>
            <w:r>
              <w:t>2)Заполнен блок «</w:t>
            </w:r>
            <w:r w:rsidRPr="00BA2C9C">
              <w:t>Информация о цене контракта</w:t>
            </w:r>
            <w:r>
              <w:t>» (</w:t>
            </w:r>
            <w:r w:rsidRPr="00BA2C9C">
              <w:t>priceInfo</w:t>
            </w:r>
            <w:r>
              <w:t xml:space="preserve">) и НЕ </w:t>
            </w:r>
            <w:r>
              <w:lastRenderedPageBreak/>
              <w:t>заполнен блок «</w:t>
            </w:r>
            <w:r w:rsidRPr="00BA2C9C">
              <w:t>Цена за право заключения контракта</w:t>
            </w:r>
            <w:r>
              <w:t>» (</w:t>
            </w:r>
            <w:r w:rsidRPr="00BA2C9C">
              <w:t>priceInfo/rightToConcludeContractPriceInfo</w:t>
            </w:r>
            <w:r>
              <w:t>),</w:t>
            </w:r>
          </w:p>
          <w:p w14:paraId="2BE6B67A" w14:textId="53754236" w:rsidR="00056C63" w:rsidRPr="00764CF7" w:rsidRDefault="00056C63" w:rsidP="00056C63">
            <w:pPr>
              <w:pStyle w:val="ad"/>
              <w:jc w:val="left"/>
            </w:pPr>
            <w:r>
              <w:t>то поле «</w:t>
            </w:r>
            <w:r w:rsidRPr="00764CF7">
              <w:t>Значение цены контракта в валюте контракта</w:t>
            </w:r>
            <w:r>
              <w:t xml:space="preserve">» </w:t>
            </w:r>
            <w:r w:rsidRPr="00764CF7">
              <w:t>priceInfo/price</w:t>
            </w:r>
            <w:r>
              <w:t>) обязательно для заполнения</w:t>
            </w:r>
          </w:p>
        </w:tc>
      </w:tr>
      <w:tr w:rsidR="00056C63" w:rsidRPr="000E4FE8" w14:paraId="2DBA5AB4" w14:textId="77777777" w:rsidTr="00AA184A">
        <w:trPr>
          <w:trHeight w:val="348"/>
        </w:trPr>
        <w:tc>
          <w:tcPr>
            <w:tcW w:w="841" w:type="pct"/>
            <w:gridSpan w:val="2"/>
          </w:tcPr>
          <w:p w14:paraId="7486B314" w14:textId="6119FA38" w:rsidR="00056C63" w:rsidRDefault="00056C63" w:rsidP="00056C63">
            <w:pPr>
              <w:pStyle w:val="ad"/>
              <w:jc w:val="left"/>
            </w:pPr>
            <w:r w:rsidRPr="00764CF7">
              <w:lastRenderedPageBreak/>
              <w:t>РК_ИК_04</w:t>
            </w:r>
            <w:r>
              <w:t>41</w:t>
            </w:r>
          </w:p>
        </w:tc>
        <w:tc>
          <w:tcPr>
            <w:tcW w:w="234" w:type="pct"/>
            <w:gridSpan w:val="2"/>
          </w:tcPr>
          <w:p w14:paraId="6E90F156" w14:textId="77777777" w:rsidR="00056C63" w:rsidRPr="000E4FE8" w:rsidRDefault="00056C63" w:rsidP="00056C63">
            <w:pPr>
              <w:pStyle w:val="ad"/>
              <w:jc w:val="left"/>
            </w:pPr>
          </w:p>
        </w:tc>
        <w:tc>
          <w:tcPr>
            <w:tcW w:w="1056" w:type="pct"/>
            <w:gridSpan w:val="2"/>
          </w:tcPr>
          <w:p w14:paraId="49875FCF" w14:textId="56C8C18B" w:rsidR="00056C63" w:rsidRDefault="00056C63" w:rsidP="00056C63">
            <w:pPr>
              <w:pStyle w:val="ad"/>
              <w:jc w:val="left"/>
            </w:pPr>
            <w:r>
              <w:t>Поле «</w:t>
            </w:r>
            <w:r w:rsidRPr="00C7647C">
              <w:t>Значение цены за право заключения контракта в валюте контракта</w:t>
            </w:r>
            <w:r>
              <w:t xml:space="preserve">» </w:t>
            </w:r>
            <w:r w:rsidRPr="00764CF7">
              <w:t>priceInfo/</w:t>
            </w:r>
            <w:r>
              <w:t xml:space="preserve"> </w:t>
            </w:r>
            <w:r w:rsidRPr="003772F7">
              <w:t>rightToConcludeContractPriceInfo /</w:t>
            </w:r>
            <w:r w:rsidRPr="00764CF7">
              <w:t>price</w:t>
            </w:r>
            <w:r>
              <w:t>)</w:t>
            </w:r>
          </w:p>
        </w:tc>
        <w:tc>
          <w:tcPr>
            <w:tcW w:w="1474" w:type="pct"/>
            <w:gridSpan w:val="3"/>
          </w:tcPr>
          <w:p w14:paraId="459783B8" w14:textId="77777777" w:rsidR="00056C63" w:rsidRDefault="00056C63" w:rsidP="00056C63">
            <w:pPr>
              <w:pStyle w:val="ad"/>
              <w:jc w:val="left"/>
            </w:pPr>
            <w:r>
              <w:t>В случае если:</w:t>
            </w:r>
          </w:p>
          <w:p w14:paraId="60A50840" w14:textId="388A912D" w:rsidR="00056C63" w:rsidRDefault="00056C63" w:rsidP="00056C63">
            <w:pPr>
              <w:pStyle w:val="ad"/>
              <w:numPr>
                <w:ilvl w:val="0"/>
                <w:numId w:val="154"/>
              </w:numPr>
              <w:jc w:val="left"/>
            </w:pPr>
            <w:r>
              <w:t xml:space="preserve">Сведения о контракте НЕ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363A7A5C" w14:textId="77777777" w:rsidR="00056C63" w:rsidRDefault="00056C63" w:rsidP="00056C63">
            <w:pPr>
              <w:pStyle w:val="ad"/>
              <w:jc w:val="left"/>
            </w:pPr>
            <w:r>
              <w:t>заключенного в электронной форме» (foundation/fcsOrder/order/contractProjectNumber) или определен автоматически, сформирован в структурированном виде</w:t>
            </w:r>
          </w:p>
          <w:p w14:paraId="7C74DF9A" w14:textId="77777777" w:rsidR="00056C63" w:rsidRDefault="00056C63" w:rsidP="00056C63">
            <w:pPr>
              <w:pStyle w:val="ad"/>
              <w:jc w:val="left"/>
            </w:pPr>
            <w:r>
              <w:t>И</w:t>
            </w:r>
          </w:p>
          <w:p w14:paraId="2AB32263" w14:textId="36F04DA8" w:rsidR="00056C63" w:rsidRDefault="00056C63" w:rsidP="00056C63">
            <w:pPr>
              <w:pStyle w:val="ad"/>
              <w:numPr>
                <w:ilvl w:val="0"/>
                <w:numId w:val="154"/>
              </w:numPr>
              <w:jc w:val="left"/>
            </w:pPr>
            <w:r>
              <w:t>Заполнен блок «</w:t>
            </w:r>
            <w:r w:rsidRPr="00BA2C9C">
              <w:t>Информация о цене контракта</w:t>
            </w:r>
            <w:r>
              <w:t>» (</w:t>
            </w:r>
            <w:r w:rsidRPr="00BA2C9C">
              <w:t>priceInfo</w:t>
            </w:r>
            <w:r>
              <w:t>) и заполнен блок «</w:t>
            </w:r>
            <w:r w:rsidRPr="00BA2C9C">
              <w:t>Цена за право заключения контракта</w:t>
            </w:r>
            <w:r>
              <w:t>» (</w:t>
            </w:r>
            <w:r w:rsidRPr="00BA2C9C">
              <w:t>priceInfo/rightToConcludeContractPriceInfo</w:t>
            </w:r>
            <w:r>
              <w:t>),</w:t>
            </w:r>
          </w:p>
          <w:p w14:paraId="5135A23E" w14:textId="77777777" w:rsidR="00056C63" w:rsidRDefault="00056C63" w:rsidP="00056C63">
            <w:pPr>
              <w:pStyle w:val="ad"/>
              <w:jc w:val="left"/>
            </w:pPr>
            <w:r>
              <w:t>то поле «</w:t>
            </w:r>
            <w:r w:rsidRPr="00C7647C">
              <w:t>Значение цены за право заключения контракта в валюте контракта</w:t>
            </w:r>
            <w:r>
              <w:t xml:space="preserve">» </w:t>
            </w:r>
            <w:r w:rsidRPr="00764CF7">
              <w:t>priceInfo/</w:t>
            </w:r>
            <w:r>
              <w:t xml:space="preserve"> </w:t>
            </w:r>
            <w:r w:rsidRPr="003772F7">
              <w:t>rightToConcludeContractPriceInfo /</w:t>
            </w:r>
            <w:r w:rsidRPr="00764CF7">
              <w:t>price</w:t>
            </w:r>
            <w:r>
              <w:t>) обязательно для заполнения</w:t>
            </w:r>
          </w:p>
          <w:p w14:paraId="692DBCD2" w14:textId="77777777" w:rsidR="00056C63" w:rsidRDefault="00056C63" w:rsidP="00056C63">
            <w:pPr>
              <w:pStyle w:val="ad"/>
              <w:jc w:val="left"/>
            </w:pPr>
            <w:r>
              <w:t>Контроль не вызывается, если заполнено поле "Реестровый номер процедуры доп.соглашения" (numberAdd)</w:t>
            </w:r>
          </w:p>
          <w:p w14:paraId="45F1EA95" w14:textId="77777777" w:rsidR="00056C63" w:rsidRDefault="00056C63" w:rsidP="00056C63">
            <w:pPr>
              <w:pStyle w:val="ad"/>
              <w:jc w:val="left"/>
            </w:pPr>
          </w:p>
          <w:p w14:paraId="697373DE" w14:textId="4726612E" w:rsidR="00056C63"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505C21B2" w14:textId="77777777" w:rsidR="00056C63" w:rsidRDefault="00056C63" w:rsidP="00056C63">
            <w:pPr>
              <w:pStyle w:val="ad"/>
              <w:jc w:val="left"/>
            </w:pPr>
            <w:r>
              <w:lastRenderedPageBreak/>
              <w:t>В случае если:</w:t>
            </w:r>
          </w:p>
          <w:p w14:paraId="798598A1" w14:textId="3BDFE57F" w:rsidR="00056C63" w:rsidRDefault="00056C63" w:rsidP="00056C63">
            <w:pPr>
              <w:pStyle w:val="ad"/>
              <w:numPr>
                <w:ilvl w:val="0"/>
                <w:numId w:val="154"/>
              </w:numPr>
              <w:jc w:val="left"/>
            </w:pPr>
            <w:r>
              <w:t xml:space="preserve">Сведения о контракте НЕ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153D5911" w14:textId="77777777" w:rsidR="00056C63" w:rsidRDefault="00056C63" w:rsidP="00056C63">
            <w:pPr>
              <w:pStyle w:val="ad"/>
              <w:jc w:val="left"/>
            </w:pPr>
            <w:r>
              <w:t>заключенного в электронной форме» (foundation/fcsOrder/order/contractProjectNumber) или определен автоматически, сформирован в структурированном виде</w:t>
            </w:r>
          </w:p>
          <w:p w14:paraId="6D8EAF53" w14:textId="77777777" w:rsidR="00056C63" w:rsidRDefault="00056C63" w:rsidP="00056C63">
            <w:pPr>
              <w:pStyle w:val="ad"/>
              <w:jc w:val="left"/>
            </w:pPr>
            <w:r>
              <w:t>И</w:t>
            </w:r>
          </w:p>
          <w:p w14:paraId="15E8EE4D" w14:textId="17740D36" w:rsidR="00056C63" w:rsidRDefault="00056C63" w:rsidP="00056C63">
            <w:pPr>
              <w:pStyle w:val="ad"/>
              <w:numPr>
                <w:ilvl w:val="0"/>
                <w:numId w:val="154"/>
              </w:numPr>
              <w:jc w:val="left"/>
            </w:pPr>
            <w:r>
              <w:t>Заполнен блок «</w:t>
            </w:r>
            <w:r w:rsidRPr="00BA2C9C">
              <w:t>Информация о цене контракта</w:t>
            </w:r>
            <w:r>
              <w:t>» (</w:t>
            </w:r>
            <w:r w:rsidRPr="00BA2C9C">
              <w:t>priceInfo</w:t>
            </w:r>
            <w:r>
              <w:t>) и заполнен блок «</w:t>
            </w:r>
            <w:r w:rsidRPr="00BA2C9C">
              <w:t>Цена за право заключения контракта</w:t>
            </w:r>
            <w:r>
              <w:t>» (</w:t>
            </w:r>
            <w:r w:rsidRPr="00BA2C9C">
              <w:t>priceInfo/rightToConcludeContractPriceInfo</w:t>
            </w:r>
            <w:r>
              <w:t>),</w:t>
            </w:r>
          </w:p>
          <w:p w14:paraId="0D310C87" w14:textId="240AD039" w:rsidR="00056C63" w:rsidRDefault="00056C63" w:rsidP="00056C63">
            <w:pPr>
              <w:pStyle w:val="ad"/>
              <w:jc w:val="left"/>
            </w:pPr>
            <w:r>
              <w:t>то поле «</w:t>
            </w:r>
            <w:r w:rsidRPr="00C7647C">
              <w:t>Значение цены за право заключения контракта в валюте контракта</w:t>
            </w:r>
            <w:r>
              <w:t xml:space="preserve">» </w:t>
            </w:r>
            <w:r w:rsidRPr="00764CF7">
              <w:t>priceInfo/</w:t>
            </w:r>
            <w:r>
              <w:t xml:space="preserve"> </w:t>
            </w:r>
            <w:r w:rsidRPr="003772F7">
              <w:t>rightToConcludeContractPriceInfo /</w:t>
            </w:r>
            <w:r w:rsidRPr="00764CF7">
              <w:t>price</w:t>
            </w:r>
            <w:r>
              <w:t>) обязательно для заполнения</w:t>
            </w:r>
          </w:p>
        </w:tc>
      </w:tr>
      <w:tr w:rsidR="00056C63" w:rsidRPr="000E4FE8" w14:paraId="74CAA0C0" w14:textId="77777777" w:rsidTr="00AA184A">
        <w:trPr>
          <w:trHeight w:val="348"/>
        </w:trPr>
        <w:tc>
          <w:tcPr>
            <w:tcW w:w="841" w:type="pct"/>
            <w:gridSpan w:val="2"/>
          </w:tcPr>
          <w:p w14:paraId="17B152BE" w14:textId="45370759" w:rsidR="00056C63" w:rsidRDefault="00056C63" w:rsidP="00056C63">
            <w:pPr>
              <w:pStyle w:val="ad"/>
              <w:jc w:val="left"/>
            </w:pPr>
            <w:r w:rsidRPr="00764CF7">
              <w:t>РК_ИК_04</w:t>
            </w:r>
            <w:r>
              <w:t>42</w:t>
            </w:r>
          </w:p>
        </w:tc>
        <w:tc>
          <w:tcPr>
            <w:tcW w:w="234" w:type="pct"/>
            <w:gridSpan w:val="2"/>
          </w:tcPr>
          <w:p w14:paraId="08C00EC8" w14:textId="77777777" w:rsidR="00056C63" w:rsidRPr="000E4FE8" w:rsidRDefault="00056C63" w:rsidP="00056C63">
            <w:pPr>
              <w:pStyle w:val="ad"/>
              <w:jc w:val="left"/>
            </w:pPr>
          </w:p>
        </w:tc>
        <w:tc>
          <w:tcPr>
            <w:tcW w:w="1056" w:type="pct"/>
            <w:gridSpan w:val="2"/>
          </w:tcPr>
          <w:p w14:paraId="4B03B445" w14:textId="77400EE5" w:rsidR="00056C63" w:rsidRDefault="00056C63" w:rsidP="00056C63">
            <w:pPr>
              <w:pStyle w:val="ad"/>
              <w:jc w:val="left"/>
            </w:pPr>
            <w:r>
              <w:t>Поле</w:t>
            </w:r>
            <w:r w:rsidRPr="00764CF7">
              <w:t xml:space="preserve"> «Валюта контракта</w:t>
            </w:r>
            <w:r>
              <w:t xml:space="preserve"> для ц</w:t>
            </w:r>
            <w:r w:rsidRPr="00C7647C">
              <w:t>ен</w:t>
            </w:r>
            <w:r>
              <w:t>ы</w:t>
            </w:r>
            <w:r w:rsidRPr="00C7647C">
              <w:t xml:space="preserve"> за право заключения контракта</w:t>
            </w:r>
            <w:r w:rsidRPr="00764CF7">
              <w:t xml:space="preserve">» </w:t>
            </w:r>
            <w:r>
              <w:t>(</w:t>
            </w:r>
            <w:r w:rsidRPr="00764CF7">
              <w:rPr>
                <w:lang w:val="en-US"/>
              </w:rPr>
              <w:t>priceInfo</w:t>
            </w:r>
            <w:r w:rsidRPr="00C7647C">
              <w:t>/</w:t>
            </w:r>
            <w:r w:rsidRPr="00C7647C">
              <w:rPr>
                <w:lang w:val="en-US"/>
              </w:rPr>
              <w:t>rightToConcludeContractPriceInfo</w:t>
            </w:r>
            <w:r w:rsidRPr="00764CF7">
              <w:t>/</w:t>
            </w:r>
            <w:r w:rsidRPr="00764CF7">
              <w:rPr>
                <w:lang w:val="en-US"/>
              </w:rPr>
              <w:t>currency</w:t>
            </w:r>
            <w:r w:rsidRPr="00764CF7">
              <w:t>)</w:t>
            </w:r>
          </w:p>
        </w:tc>
        <w:tc>
          <w:tcPr>
            <w:tcW w:w="1474" w:type="pct"/>
            <w:gridSpan w:val="3"/>
          </w:tcPr>
          <w:p w14:paraId="64836C3E" w14:textId="77777777" w:rsidR="00056C63" w:rsidRDefault="00056C63" w:rsidP="00056C63">
            <w:pPr>
              <w:pStyle w:val="ad"/>
              <w:jc w:val="left"/>
            </w:pPr>
            <w:r>
              <w:t>В случае если:</w:t>
            </w:r>
          </w:p>
          <w:p w14:paraId="20DC68E8" w14:textId="5A2B7C73" w:rsidR="00056C63" w:rsidRDefault="00056C63" w:rsidP="00056C63">
            <w:pPr>
              <w:pStyle w:val="ad"/>
              <w:numPr>
                <w:ilvl w:val="0"/>
                <w:numId w:val="154"/>
              </w:numPr>
              <w:jc w:val="left"/>
            </w:pPr>
            <w:r>
              <w:t xml:space="preserve">Сведения о контракте НЕ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42B152B7" w14:textId="77777777" w:rsidR="00056C63" w:rsidRDefault="00056C63" w:rsidP="00056C63">
            <w:pPr>
              <w:pStyle w:val="ad"/>
              <w:jc w:val="left"/>
            </w:pPr>
            <w:r>
              <w:t>заключенного в электронной форме» (foundation/fcsOrder/order/contractProjectNumber) или определен автоматически, сформирован в структурированном виде</w:t>
            </w:r>
          </w:p>
          <w:p w14:paraId="27BF066E" w14:textId="77777777" w:rsidR="00056C63" w:rsidRDefault="00056C63" w:rsidP="00056C63">
            <w:pPr>
              <w:pStyle w:val="ad"/>
              <w:jc w:val="left"/>
            </w:pPr>
            <w:r>
              <w:t>И</w:t>
            </w:r>
          </w:p>
          <w:p w14:paraId="66667C88" w14:textId="51522B95" w:rsidR="00056C63" w:rsidRDefault="00056C63" w:rsidP="00056C63">
            <w:pPr>
              <w:pStyle w:val="ad"/>
              <w:numPr>
                <w:ilvl w:val="0"/>
                <w:numId w:val="154"/>
              </w:numPr>
              <w:jc w:val="left"/>
            </w:pPr>
            <w:r>
              <w:t>Заполнен блок «</w:t>
            </w:r>
            <w:r w:rsidRPr="00BA2C9C">
              <w:t>Информация о цене контракта</w:t>
            </w:r>
            <w:r>
              <w:t>» (</w:t>
            </w:r>
            <w:r w:rsidRPr="00BA2C9C">
              <w:t>priceInfo</w:t>
            </w:r>
            <w:r>
              <w:t>) и заполнен блок «</w:t>
            </w:r>
            <w:r w:rsidRPr="00BA2C9C">
              <w:t>Цена за право заключения контракта</w:t>
            </w:r>
            <w:r>
              <w:t>» (</w:t>
            </w:r>
            <w:r w:rsidRPr="00BA2C9C">
              <w:t>priceInfo/rightToConcludeContractPriceInfo</w:t>
            </w:r>
            <w:r>
              <w:t>),</w:t>
            </w:r>
          </w:p>
          <w:p w14:paraId="512ECDEE" w14:textId="77777777" w:rsidR="00056C63" w:rsidRDefault="00056C63" w:rsidP="00056C63">
            <w:pPr>
              <w:pStyle w:val="ad"/>
              <w:jc w:val="left"/>
            </w:pPr>
            <w:r>
              <w:t xml:space="preserve">то поле </w:t>
            </w:r>
            <w:r w:rsidRPr="00764CF7">
              <w:t>«Валюта контракта</w:t>
            </w:r>
            <w:r>
              <w:t xml:space="preserve"> для ц</w:t>
            </w:r>
            <w:r w:rsidRPr="00C7647C">
              <w:t>ен</w:t>
            </w:r>
            <w:r>
              <w:t>ы</w:t>
            </w:r>
            <w:r w:rsidRPr="00C7647C">
              <w:t xml:space="preserve"> за право заключения контракта</w:t>
            </w:r>
            <w:r w:rsidRPr="00764CF7">
              <w:t xml:space="preserve">» </w:t>
            </w:r>
            <w:r>
              <w:t>(</w:t>
            </w:r>
            <w:r w:rsidRPr="00764CF7">
              <w:rPr>
                <w:lang w:val="en-US"/>
              </w:rPr>
              <w:t>priceInfo</w:t>
            </w:r>
            <w:r w:rsidRPr="00C7647C">
              <w:t>/</w:t>
            </w:r>
            <w:r w:rsidRPr="00C7647C">
              <w:rPr>
                <w:lang w:val="en-US"/>
              </w:rPr>
              <w:t>rightToConcludeContractPriceInfo</w:t>
            </w:r>
            <w:r w:rsidRPr="00764CF7">
              <w:t>/</w:t>
            </w:r>
            <w:r w:rsidRPr="00764CF7">
              <w:rPr>
                <w:lang w:val="en-US"/>
              </w:rPr>
              <w:t>currency</w:t>
            </w:r>
            <w:r w:rsidRPr="00764CF7">
              <w:t>)</w:t>
            </w:r>
            <w:r>
              <w:t xml:space="preserve"> обязательно для заполнения</w:t>
            </w:r>
          </w:p>
          <w:p w14:paraId="7E7EBC60" w14:textId="77777777" w:rsidR="00056C63" w:rsidRDefault="00056C63" w:rsidP="00056C63">
            <w:pPr>
              <w:pStyle w:val="ad"/>
              <w:jc w:val="left"/>
            </w:pPr>
          </w:p>
          <w:p w14:paraId="68279BF2" w14:textId="6ECB9E37" w:rsidR="00056C63"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730FF78B" w14:textId="77777777" w:rsidR="00056C63" w:rsidRDefault="00056C63" w:rsidP="00056C63">
            <w:pPr>
              <w:pStyle w:val="ad"/>
              <w:jc w:val="left"/>
            </w:pPr>
            <w:r>
              <w:t>В случае если:</w:t>
            </w:r>
          </w:p>
          <w:p w14:paraId="46987D6A" w14:textId="585ECADE" w:rsidR="00056C63" w:rsidRDefault="00056C63" w:rsidP="00056C63">
            <w:pPr>
              <w:pStyle w:val="ad"/>
              <w:numPr>
                <w:ilvl w:val="0"/>
                <w:numId w:val="154"/>
              </w:numPr>
              <w:jc w:val="left"/>
            </w:pPr>
            <w:r>
              <w:t xml:space="preserve">Сведения о контракте НЕ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63103754" w14:textId="77777777" w:rsidR="00056C63" w:rsidRDefault="00056C63" w:rsidP="00056C63">
            <w:pPr>
              <w:pStyle w:val="ad"/>
              <w:jc w:val="left"/>
            </w:pPr>
            <w:r>
              <w:t>заключенного в электронной форме» (foundation/fcsOrder/order/contractProjectNumber) или определен автоматически, сформирован в структурированном виде</w:t>
            </w:r>
          </w:p>
          <w:p w14:paraId="002779F8" w14:textId="77777777" w:rsidR="00056C63" w:rsidRDefault="00056C63" w:rsidP="00056C63">
            <w:pPr>
              <w:pStyle w:val="ad"/>
              <w:jc w:val="left"/>
            </w:pPr>
            <w:r>
              <w:t>И</w:t>
            </w:r>
          </w:p>
          <w:p w14:paraId="057EDA84" w14:textId="47999B63" w:rsidR="00056C63" w:rsidRDefault="00056C63" w:rsidP="00056C63">
            <w:pPr>
              <w:pStyle w:val="ad"/>
              <w:numPr>
                <w:ilvl w:val="0"/>
                <w:numId w:val="154"/>
              </w:numPr>
              <w:jc w:val="left"/>
            </w:pPr>
            <w:r>
              <w:t>Заполнен блок «</w:t>
            </w:r>
            <w:r w:rsidRPr="00BA2C9C">
              <w:t>Информация о цене контракта</w:t>
            </w:r>
            <w:r>
              <w:t>» (</w:t>
            </w:r>
            <w:r w:rsidRPr="00BA2C9C">
              <w:t>priceInfo</w:t>
            </w:r>
            <w:r>
              <w:t>) и заполнен блок «</w:t>
            </w:r>
            <w:r w:rsidRPr="00BA2C9C">
              <w:t>Цена за право заключения контракта</w:t>
            </w:r>
            <w:r>
              <w:t>» (</w:t>
            </w:r>
            <w:r w:rsidRPr="00BA2C9C">
              <w:t>priceInfo/rightToConcludeContractPriceInfo</w:t>
            </w:r>
            <w:r>
              <w:t>),</w:t>
            </w:r>
          </w:p>
          <w:p w14:paraId="52968DCC" w14:textId="6E91AF00" w:rsidR="00056C63" w:rsidRDefault="00056C63" w:rsidP="00056C63">
            <w:pPr>
              <w:pStyle w:val="ad"/>
              <w:jc w:val="left"/>
            </w:pPr>
            <w:r>
              <w:t xml:space="preserve">то поле </w:t>
            </w:r>
            <w:r w:rsidRPr="00764CF7">
              <w:t>«Валюта контракта</w:t>
            </w:r>
            <w:r>
              <w:t xml:space="preserve"> для ц</w:t>
            </w:r>
            <w:r w:rsidRPr="00C7647C">
              <w:t>ен</w:t>
            </w:r>
            <w:r>
              <w:t>ы</w:t>
            </w:r>
            <w:r w:rsidRPr="00C7647C">
              <w:t xml:space="preserve"> за право заключения контракта</w:t>
            </w:r>
            <w:r w:rsidRPr="00764CF7">
              <w:t xml:space="preserve">» </w:t>
            </w:r>
            <w:r>
              <w:t>(</w:t>
            </w:r>
            <w:r w:rsidRPr="00764CF7">
              <w:rPr>
                <w:lang w:val="en-US"/>
              </w:rPr>
              <w:t>priceInfo</w:t>
            </w:r>
            <w:r w:rsidRPr="00C7647C">
              <w:t>/</w:t>
            </w:r>
            <w:r w:rsidRPr="00C7647C">
              <w:rPr>
                <w:lang w:val="en-US"/>
              </w:rPr>
              <w:t>rightToConcludeContractPriceInfo</w:t>
            </w:r>
            <w:r w:rsidRPr="00764CF7">
              <w:t>/</w:t>
            </w:r>
            <w:r w:rsidRPr="00764CF7">
              <w:rPr>
                <w:lang w:val="en-US"/>
              </w:rPr>
              <w:t>currency</w:t>
            </w:r>
            <w:r w:rsidRPr="00764CF7">
              <w:t>)</w:t>
            </w:r>
            <w:r>
              <w:t xml:space="preserve"> обязательно для заполнения</w:t>
            </w:r>
          </w:p>
        </w:tc>
      </w:tr>
      <w:tr w:rsidR="00056C63" w:rsidRPr="000E4FE8" w14:paraId="31E7EBCF" w14:textId="77777777" w:rsidTr="00AA184A">
        <w:trPr>
          <w:trHeight w:val="348"/>
        </w:trPr>
        <w:tc>
          <w:tcPr>
            <w:tcW w:w="841" w:type="pct"/>
            <w:gridSpan w:val="2"/>
          </w:tcPr>
          <w:p w14:paraId="3BC71472" w14:textId="1E0D82DE" w:rsidR="00056C63" w:rsidRDefault="00056C63" w:rsidP="00056C63">
            <w:pPr>
              <w:pStyle w:val="ad"/>
              <w:jc w:val="left"/>
            </w:pPr>
            <w:r w:rsidRPr="00764CF7">
              <w:t>РК_ИК_04</w:t>
            </w:r>
            <w:r>
              <w:t>43</w:t>
            </w:r>
          </w:p>
        </w:tc>
        <w:tc>
          <w:tcPr>
            <w:tcW w:w="234" w:type="pct"/>
            <w:gridSpan w:val="2"/>
          </w:tcPr>
          <w:p w14:paraId="5F682AEF" w14:textId="77777777" w:rsidR="00056C63" w:rsidRPr="000E4FE8" w:rsidRDefault="00056C63" w:rsidP="00056C63">
            <w:pPr>
              <w:pStyle w:val="ad"/>
              <w:jc w:val="left"/>
            </w:pPr>
          </w:p>
        </w:tc>
        <w:tc>
          <w:tcPr>
            <w:tcW w:w="1056" w:type="pct"/>
            <w:gridSpan w:val="2"/>
          </w:tcPr>
          <w:p w14:paraId="3A4404A4" w14:textId="20B566C0" w:rsidR="00056C63" w:rsidRDefault="00056C63" w:rsidP="00056C63">
            <w:pPr>
              <w:pStyle w:val="ad"/>
              <w:jc w:val="left"/>
            </w:pPr>
            <w:r>
              <w:t>Блок «</w:t>
            </w:r>
            <w:r w:rsidRPr="000102E3">
              <w:t xml:space="preserve">Цена за право заключения </w:t>
            </w:r>
            <w:r w:rsidRPr="000102E3">
              <w:lastRenderedPageBreak/>
              <w:t>контракта</w:t>
            </w:r>
            <w:r>
              <w:t xml:space="preserve">» </w:t>
            </w:r>
            <w:r w:rsidRPr="000102E3">
              <w:t>priceInfo/rightToConcludeContractPriceInfo</w:t>
            </w:r>
            <w:r>
              <w:t>)</w:t>
            </w:r>
          </w:p>
        </w:tc>
        <w:tc>
          <w:tcPr>
            <w:tcW w:w="1474" w:type="pct"/>
            <w:gridSpan w:val="3"/>
          </w:tcPr>
          <w:p w14:paraId="760582F8" w14:textId="77777777" w:rsidR="00056C63" w:rsidRDefault="00056C63" w:rsidP="00056C63">
            <w:pPr>
              <w:pStyle w:val="ad"/>
              <w:jc w:val="left"/>
            </w:pPr>
            <w:r w:rsidRPr="000102E3">
              <w:lastRenderedPageBreak/>
              <w:t xml:space="preserve">В случае если сведения о контракте создаются на </w:t>
            </w:r>
            <w:r w:rsidRPr="000102E3">
              <w:lastRenderedPageBreak/>
              <w:t xml:space="preserve">основании проекта контракта из ПЗК, т.е. проект контракта, реестровый номер которого задан в поле «Реестровый номер проекта контракта, заключенного в электронной форме» (foundation/fcsOrder/order/contractProjectNumber) или определен автоматически, сформирован в структурированном виде, то блок </w:t>
            </w:r>
            <w:r>
              <w:t>«</w:t>
            </w:r>
            <w:r w:rsidRPr="000102E3">
              <w:t>Цена за право заключения контракта</w:t>
            </w:r>
            <w:r>
              <w:t>» (</w:t>
            </w:r>
            <w:r w:rsidRPr="000102E3">
              <w:t>priceInfo/rightToConcludeContractPriceInfo</w:t>
            </w:r>
            <w:r>
              <w:t xml:space="preserve">) </w:t>
            </w:r>
            <w:r w:rsidRPr="000102E3">
              <w:t xml:space="preserve">может быть заполнен только если в связанном проекте контракта (документ </w:t>
            </w:r>
            <w:r>
              <w:t>«</w:t>
            </w:r>
            <w:r w:rsidRPr="000102E3">
              <w:t>Подписанный контракт</w:t>
            </w:r>
            <w:r>
              <w:t>»</w:t>
            </w:r>
            <w:r w:rsidRPr="000102E3">
              <w:t xml:space="preserve"> (contractSign)) признак </w:t>
            </w:r>
            <w:r>
              <w:t>«</w:t>
            </w:r>
            <w:r w:rsidRPr="000102E3">
              <w:t>Торги проводили на право заключения контракта</w:t>
            </w:r>
            <w:r>
              <w:t>»</w:t>
            </w:r>
            <w:r w:rsidRPr="000102E3">
              <w:t xml:space="preserve"> (contractInfo/concludeContractRight) установлен в true</w:t>
            </w:r>
          </w:p>
          <w:p w14:paraId="0DC86A71" w14:textId="77777777" w:rsidR="00056C63" w:rsidRDefault="00056C63" w:rsidP="00056C63">
            <w:pPr>
              <w:pStyle w:val="ad"/>
              <w:jc w:val="left"/>
            </w:pPr>
          </w:p>
          <w:p w14:paraId="5E72DE0B" w14:textId="4D6EE9BE" w:rsidR="00056C63"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77BD3D5C" w14:textId="72B94C75" w:rsidR="00056C63" w:rsidRDefault="00056C63" w:rsidP="00056C63">
            <w:pPr>
              <w:pStyle w:val="ad"/>
              <w:jc w:val="left"/>
            </w:pPr>
            <w:r w:rsidRPr="000102E3">
              <w:lastRenderedPageBreak/>
              <w:t xml:space="preserve">В случае если сведения о контракте создаются на </w:t>
            </w:r>
            <w:r w:rsidRPr="000102E3">
              <w:lastRenderedPageBreak/>
              <w:t xml:space="preserve">основании проекта контракта из ПЗК, т.е. проект контракта, реестровый номер которого задан в поле «Реестровый номер проекта контракта, заключенного в электронной форме» (foundation/fcsOrder/order/contractProjectNumber) или определен автоматически, сформирован в структурированном виде, то блок </w:t>
            </w:r>
            <w:r>
              <w:t>«</w:t>
            </w:r>
            <w:r w:rsidRPr="000102E3">
              <w:t>Цена за право заключения контракта</w:t>
            </w:r>
            <w:r>
              <w:t>» (</w:t>
            </w:r>
            <w:r w:rsidRPr="000102E3">
              <w:t>priceInfo/rightToConcludeContractPriceInfo</w:t>
            </w:r>
            <w:r>
              <w:t xml:space="preserve">) </w:t>
            </w:r>
            <w:r w:rsidRPr="000102E3">
              <w:t xml:space="preserve">может быть заполнен только если в связанном проекте контракта (документ </w:t>
            </w:r>
            <w:r>
              <w:t>«</w:t>
            </w:r>
            <w:r w:rsidRPr="000102E3">
              <w:t>Подписанный контракт</w:t>
            </w:r>
            <w:r>
              <w:t>»</w:t>
            </w:r>
            <w:r w:rsidRPr="000102E3">
              <w:t xml:space="preserve"> (contractSign)) признак </w:t>
            </w:r>
            <w:r>
              <w:t>«</w:t>
            </w:r>
            <w:r w:rsidRPr="000102E3">
              <w:t>Торги проводили на право заключения контракта</w:t>
            </w:r>
            <w:r>
              <w:t>»</w:t>
            </w:r>
            <w:r w:rsidRPr="000102E3">
              <w:t xml:space="preserve"> (contractInfo/concludeContractRight) установлен в true</w:t>
            </w:r>
          </w:p>
        </w:tc>
      </w:tr>
      <w:tr w:rsidR="00056C63" w:rsidRPr="000E4FE8" w14:paraId="5A9219E4" w14:textId="77777777" w:rsidTr="00AA184A">
        <w:trPr>
          <w:trHeight w:val="348"/>
        </w:trPr>
        <w:tc>
          <w:tcPr>
            <w:tcW w:w="841" w:type="pct"/>
            <w:gridSpan w:val="2"/>
          </w:tcPr>
          <w:p w14:paraId="270DC7F1" w14:textId="77777777" w:rsidR="00056C63" w:rsidRPr="002E7897" w:rsidRDefault="00056C63" w:rsidP="00056C63">
            <w:pPr>
              <w:pStyle w:val="ad"/>
              <w:jc w:val="left"/>
              <w:rPr>
                <w:strike/>
              </w:rPr>
            </w:pPr>
            <w:r w:rsidRPr="002E7897">
              <w:rPr>
                <w:strike/>
              </w:rPr>
              <w:lastRenderedPageBreak/>
              <w:t>РК_ИК_0444</w:t>
            </w:r>
          </w:p>
          <w:p w14:paraId="0D796DBF" w14:textId="696B3B35" w:rsidR="00056C63" w:rsidRDefault="00056C63" w:rsidP="00056C63">
            <w:pPr>
              <w:pStyle w:val="ad"/>
              <w:jc w:val="left"/>
            </w:pPr>
            <w:r>
              <w:t>(удален)</w:t>
            </w:r>
          </w:p>
        </w:tc>
        <w:tc>
          <w:tcPr>
            <w:tcW w:w="234" w:type="pct"/>
            <w:gridSpan w:val="2"/>
          </w:tcPr>
          <w:p w14:paraId="0673E247" w14:textId="77777777" w:rsidR="00056C63" w:rsidRPr="000E4FE8" w:rsidRDefault="00056C63" w:rsidP="00056C63">
            <w:pPr>
              <w:pStyle w:val="ad"/>
              <w:jc w:val="left"/>
            </w:pPr>
          </w:p>
        </w:tc>
        <w:tc>
          <w:tcPr>
            <w:tcW w:w="1056" w:type="pct"/>
            <w:gridSpan w:val="2"/>
          </w:tcPr>
          <w:p w14:paraId="26BC5F83" w14:textId="57761C10" w:rsidR="00056C63" w:rsidRPr="002E7897" w:rsidRDefault="00056C63" w:rsidP="00056C63">
            <w:pPr>
              <w:pStyle w:val="ad"/>
              <w:jc w:val="left"/>
              <w:rPr>
                <w:strike/>
              </w:rPr>
            </w:pPr>
            <w:r w:rsidRPr="002E7897">
              <w:rPr>
                <w:strike/>
              </w:rPr>
              <w:t>Поле «Способ указания цены контракта» (priceInfo/priceType)</w:t>
            </w:r>
          </w:p>
        </w:tc>
        <w:tc>
          <w:tcPr>
            <w:tcW w:w="1474" w:type="pct"/>
            <w:gridSpan w:val="3"/>
          </w:tcPr>
          <w:p w14:paraId="276FD266" w14:textId="77777777" w:rsidR="00056C63" w:rsidRPr="002E7897" w:rsidRDefault="00056C63" w:rsidP="00056C63">
            <w:pPr>
              <w:pStyle w:val="ad"/>
              <w:jc w:val="left"/>
              <w:rPr>
                <w:strike/>
              </w:rPr>
            </w:pPr>
            <w:r w:rsidRPr="002E7897">
              <w:rPr>
                <w:strike/>
              </w:rPr>
              <w:t xml:space="preserve">Поле «Способ указания цены контракта» (priceInfo/priceType) не может быть заполнено значением «OP» - ориентировочное значение цены контракта» в случае если 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заключенного в электронной форме» (foundation/fcsOrder/order/contractProjectNumber) или </w:t>
            </w:r>
            <w:r w:rsidRPr="002E7897">
              <w:rPr>
                <w:strike/>
              </w:rPr>
              <w:lastRenderedPageBreak/>
              <w:t>определен автоматически, сформирован в структурированном виде</w:t>
            </w:r>
          </w:p>
          <w:p w14:paraId="713B3134" w14:textId="77777777" w:rsidR="00056C63" w:rsidRPr="002E7897" w:rsidRDefault="00056C63" w:rsidP="00056C63">
            <w:pPr>
              <w:pStyle w:val="ad"/>
              <w:jc w:val="left"/>
              <w:rPr>
                <w:strike/>
              </w:rPr>
            </w:pPr>
          </w:p>
          <w:p w14:paraId="31106659" w14:textId="58B22560" w:rsidR="00056C63" w:rsidRPr="00CF4325" w:rsidRDefault="00056C63" w:rsidP="00056C63">
            <w:pPr>
              <w:pStyle w:val="ad"/>
              <w:jc w:val="left"/>
              <w:rPr>
                <w:strike/>
              </w:rPr>
            </w:pPr>
            <w:r w:rsidRPr="002E7897">
              <w:rPr>
                <w:strike/>
              </w:rPr>
              <w:t>Контроль срабатывает для сведений о контрактах, первая версия которых размещена в ЕИС после 01.01.20124 (выхода версии 14.0)</w:t>
            </w:r>
          </w:p>
          <w:p w14:paraId="4B0A1BCF" w14:textId="0390B7EB" w:rsidR="00056C63" w:rsidRPr="002E7897" w:rsidRDefault="00056C63" w:rsidP="00056C63">
            <w:pPr>
              <w:pStyle w:val="ad"/>
              <w:jc w:val="left"/>
              <w:rPr>
                <w:strike/>
              </w:rPr>
            </w:pPr>
          </w:p>
          <w:p w14:paraId="61EC77AE" w14:textId="4F474045" w:rsidR="00056C63" w:rsidRPr="002E7897" w:rsidRDefault="00056C63" w:rsidP="00056C63">
            <w:pPr>
              <w:pStyle w:val="ad"/>
              <w:jc w:val="left"/>
              <w:rPr>
                <w:strike/>
              </w:rPr>
            </w:pPr>
            <w:r w:rsidRPr="002E7897">
              <w:rPr>
                <w:strike/>
              </w:rPr>
              <w:t>Контроль не вызывается, если при приеме изменений сведений о контракте признак "Документ на базе РЭК" установлен</w:t>
            </w:r>
          </w:p>
          <w:p w14:paraId="23A8F464" w14:textId="06DB95D9" w:rsidR="00056C63" w:rsidRPr="002E7897" w:rsidRDefault="00056C63" w:rsidP="00056C63">
            <w:pPr>
              <w:pStyle w:val="ad"/>
              <w:jc w:val="left"/>
              <w:rPr>
                <w:strike/>
              </w:rPr>
            </w:pPr>
          </w:p>
        </w:tc>
        <w:tc>
          <w:tcPr>
            <w:tcW w:w="1395" w:type="pct"/>
            <w:gridSpan w:val="3"/>
          </w:tcPr>
          <w:p w14:paraId="23B464F7" w14:textId="306318E1" w:rsidR="00056C63" w:rsidRPr="002E7897" w:rsidRDefault="00056C63" w:rsidP="00056C63">
            <w:pPr>
              <w:pStyle w:val="ad"/>
              <w:jc w:val="left"/>
              <w:rPr>
                <w:strike/>
              </w:rPr>
            </w:pPr>
            <w:r w:rsidRPr="002E7897">
              <w:rPr>
                <w:strike/>
              </w:rPr>
              <w:lastRenderedPageBreak/>
              <w:t>Поле «Способ указания цены контракта» (priceInfo/priceType) не может быть заполнено значением «OP» - ориентировочное значение цены контракта» в случае если 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заключенного в электронной форме» (foundation/fcsOrder/order</w:t>
            </w:r>
            <w:r w:rsidRPr="002E7897">
              <w:rPr>
                <w:strike/>
              </w:rPr>
              <w:lastRenderedPageBreak/>
              <w:t>/contractProjectNumber) или определен автоматически, сформирован в структурированном виде</w:t>
            </w:r>
          </w:p>
        </w:tc>
      </w:tr>
      <w:tr w:rsidR="00056C63" w:rsidRPr="000E4FE8" w14:paraId="1F0ADAF3" w14:textId="77777777" w:rsidTr="00AA184A">
        <w:trPr>
          <w:trHeight w:val="348"/>
        </w:trPr>
        <w:tc>
          <w:tcPr>
            <w:tcW w:w="841" w:type="pct"/>
            <w:gridSpan w:val="2"/>
          </w:tcPr>
          <w:p w14:paraId="76AB8212" w14:textId="77777777" w:rsidR="00056C63" w:rsidRPr="00BA2E7C" w:rsidRDefault="00056C63" w:rsidP="00056C63">
            <w:pPr>
              <w:pStyle w:val="ad"/>
              <w:jc w:val="left"/>
              <w:rPr>
                <w:lang w:val="en-US"/>
              </w:rPr>
            </w:pPr>
            <w:r>
              <w:lastRenderedPageBreak/>
              <w:t>РК_ИК_00</w:t>
            </w:r>
            <w:r>
              <w:rPr>
                <w:lang w:val="en-US"/>
              </w:rPr>
              <w:t>24</w:t>
            </w:r>
          </w:p>
        </w:tc>
        <w:tc>
          <w:tcPr>
            <w:tcW w:w="234" w:type="pct"/>
            <w:gridSpan w:val="2"/>
          </w:tcPr>
          <w:p w14:paraId="2CA9E985" w14:textId="77777777" w:rsidR="00056C63" w:rsidRPr="000E4FE8" w:rsidRDefault="00056C63" w:rsidP="00056C63">
            <w:pPr>
              <w:pStyle w:val="ad"/>
              <w:jc w:val="left"/>
            </w:pPr>
          </w:p>
        </w:tc>
        <w:tc>
          <w:tcPr>
            <w:tcW w:w="1056" w:type="pct"/>
            <w:gridSpan w:val="2"/>
          </w:tcPr>
          <w:p w14:paraId="0D706C42" w14:textId="77777777" w:rsidR="00056C63" w:rsidRPr="00A04F77" w:rsidRDefault="00056C63" w:rsidP="00056C63">
            <w:pPr>
              <w:pStyle w:val="ad"/>
              <w:jc w:val="left"/>
              <w:rPr>
                <w:lang w:val="en-US"/>
              </w:rPr>
            </w:pPr>
            <w:r>
              <w:t>Поле</w:t>
            </w:r>
            <w:r w:rsidRPr="00A04F77">
              <w:rPr>
                <w:lang w:val="en-US"/>
              </w:rPr>
              <w:t xml:space="preserve"> «</w:t>
            </w:r>
            <w:r>
              <w:t>Код</w:t>
            </w:r>
            <w:r w:rsidRPr="00A04F77">
              <w:rPr>
                <w:lang w:val="en-US"/>
              </w:rPr>
              <w:t xml:space="preserve"> </w:t>
            </w:r>
            <w:r>
              <w:t>валюты</w:t>
            </w:r>
            <w:r w:rsidRPr="00A04F77">
              <w:rPr>
                <w:lang w:val="en-US"/>
              </w:rPr>
              <w:t>» (priceInfo\</w:t>
            </w:r>
            <w:r>
              <w:rPr>
                <w:lang w:val="en-US"/>
              </w:rPr>
              <w:t xml:space="preserve">currency\ </w:t>
            </w:r>
            <w:r w:rsidRPr="00A04F77">
              <w:rPr>
                <w:lang w:val="en-US"/>
              </w:rPr>
              <w:t>code)</w:t>
            </w:r>
          </w:p>
        </w:tc>
        <w:tc>
          <w:tcPr>
            <w:tcW w:w="1474" w:type="pct"/>
            <w:gridSpan w:val="3"/>
          </w:tcPr>
          <w:p w14:paraId="4939A416" w14:textId="33CF90DD" w:rsidR="00056C63" w:rsidRDefault="00056C63" w:rsidP="00056C63">
            <w:pPr>
              <w:pStyle w:val="ad"/>
              <w:jc w:val="left"/>
            </w:pPr>
            <w:r>
              <w:t>Проверяется код валюты</w:t>
            </w:r>
            <w:r w:rsidRPr="007158F6">
              <w:t xml:space="preserve"> </w:t>
            </w:r>
            <w:r>
              <w:t>на присутствие в актуальном состоянии в справочнике «</w:t>
            </w:r>
            <w:r w:rsidRPr="00A67258">
              <w:t>Список валют, курс на которые устанавливается ЦБ РФ</w:t>
            </w:r>
            <w:r>
              <w:t>» на ООС.</w:t>
            </w:r>
            <w:r w:rsidRPr="00C95149">
              <w:t xml:space="preserve"> </w:t>
            </w:r>
            <w:r>
              <w:t xml:space="preserve">При этом считается, что валюта с кодом </w:t>
            </w:r>
            <w:r>
              <w:rPr>
                <w:lang w:val="en-US"/>
              </w:rPr>
              <w:t>RUB</w:t>
            </w:r>
            <w:r w:rsidRPr="00C95149">
              <w:t xml:space="preserve"> (</w:t>
            </w:r>
            <w:r>
              <w:t>Российский рубль</w:t>
            </w:r>
            <w:r w:rsidRPr="00C95149">
              <w:t xml:space="preserve">) </w:t>
            </w:r>
            <w:r>
              <w:t xml:space="preserve">присутствует в этом списке (т.е. для нее контроль не выполняется). </w:t>
            </w:r>
          </w:p>
          <w:p w14:paraId="4358BD6E" w14:textId="77777777" w:rsidR="00056C63" w:rsidRDefault="00056C63" w:rsidP="00056C63">
            <w:pPr>
              <w:pStyle w:val="ad"/>
              <w:jc w:val="left"/>
            </w:pPr>
          </w:p>
          <w:p w14:paraId="08FCABC3"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3642647B" w14:textId="77777777" w:rsidR="00056C63" w:rsidRDefault="00056C63" w:rsidP="00056C63">
            <w:pPr>
              <w:pStyle w:val="ad"/>
              <w:jc w:val="left"/>
            </w:pPr>
          </w:p>
          <w:p w14:paraId="2CF5EAC2" w14:textId="20C16799" w:rsidR="00056C63" w:rsidRPr="00C95149"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713BD297" w14:textId="77777777" w:rsidR="00056C63" w:rsidRPr="000E4FE8" w:rsidRDefault="00056C63" w:rsidP="00056C63">
            <w:pPr>
              <w:pStyle w:val="ad"/>
              <w:jc w:val="left"/>
            </w:pPr>
            <w:r>
              <w:t xml:space="preserve">Валюта с кодом </w:t>
            </w:r>
            <w:r w:rsidRPr="00C51A25">
              <w:t>&lt;</w:t>
            </w:r>
            <w:r>
              <w:t>значение кода</w:t>
            </w:r>
            <w:r w:rsidRPr="00C51A25">
              <w:t>&gt;</w:t>
            </w:r>
            <w:r>
              <w:t xml:space="preserve"> не найдена в актуальном состоянии в справочнике «</w:t>
            </w:r>
            <w:r w:rsidRPr="00A67258">
              <w:t>Список валют, курс на которые устанавливается ЦБ РФ</w:t>
            </w:r>
            <w:r>
              <w:t>» в ЕИС</w:t>
            </w:r>
          </w:p>
        </w:tc>
      </w:tr>
      <w:tr w:rsidR="00056C63" w:rsidRPr="006769C5" w14:paraId="3008480D" w14:textId="77777777" w:rsidTr="00AA184A">
        <w:trPr>
          <w:trHeight w:val="348"/>
        </w:trPr>
        <w:tc>
          <w:tcPr>
            <w:tcW w:w="841" w:type="pct"/>
            <w:gridSpan w:val="2"/>
          </w:tcPr>
          <w:p w14:paraId="0DDBA66E" w14:textId="7FF2B169" w:rsidR="00056C63" w:rsidRPr="006769C5" w:rsidRDefault="00056C63" w:rsidP="00056C63">
            <w:pPr>
              <w:pStyle w:val="ad"/>
              <w:jc w:val="left"/>
              <w:rPr>
                <w:strike/>
                <w:lang w:val="en-US"/>
              </w:rPr>
            </w:pPr>
            <w:bookmarkStart w:id="66" w:name="РК_ИК_0101"/>
            <w:r w:rsidRPr="006769C5">
              <w:rPr>
                <w:strike/>
              </w:rPr>
              <w:t>РК_ИК_0101</w:t>
            </w:r>
            <w:bookmarkEnd w:id="66"/>
          </w:p>
        </w:tc>
        <w:tc>
          <w:tcPr>
            <w:tcW w:w="234" w:type="pct"/>
            <w:gridSpan w:val="2"/>
          </w:tcPr>
          <w:p w14:paraId="3E8C7DD0" w14:textId="77777777" w:rsidR="00056C63" w:rsidRPr="006769C5" w:rsidRDefault="00056C63" w:rsidP="00056C63">
            <w:pPr>
              <w:pStyle w:val="ad"/>
              <w:jc w:val="left"/>
              <w:rPr>
                <w:strike/>
              </w:rPr>
            </w:pPr>
          </w:p>
        </w:tc>
        <w:tc>
          <w:tcPr>
            <w:tcW w:w="1056" w:type="pct"/>
            <w:gridSpan w:val="2"/>
          </w:tcPr>
          <w:p w14:paraId="2EC36E37" w14:textId="2B88EF10" w:rsidR="00056C63" w:rsidRPr="006769C5" w:rsidRDefault="00056C63" w:rsidP="00056C63">
            <w:pPr>
              <w:pStyle w:val="ad"/>
              <w:jc w:val="left"/>
              <w:rPr>
                <w:strike/>
              </w:rPr>
            </w:pPr>
            <w:r w:rsidRPr="006769C5">
              <w:rPr>
                <w:strike/>
              </w:rPr>
              <w:t>Поле «Значение НДС в валюте контракта» (</w:t>
            </w:r>
            <w:r w:rsidRPr="006769C5">
              <w:rPr>
                <w:strike/>
                <w:lang w:val="en-US"/>
              </w:rPr>
              <w:t>priceInfo</w:t>
            </w:r>
            <w:r w:rsidRPr="006769C5">
              <w:rPr>
                <w:strike/>
              </w:rPr>
              <w:t>/</w:t>
            </w:r>
            <w:r w:rsidRPr="006769C5">
              <w:rPr>
                <w:strike/>
                <w:lang w:val="en-US"/>
              </w:rPr>
              <w:t>priceVAT</w:t>
            </w:r>
            <w:r w:rsidRPr="006769C5">
              <w:rPr>
                <w:strike/>
              </w:rPr>
              <w:t>)</w:t>
            </w:r>
          </w:p>
        </w:tc>
        <w:tc>
          <w:tcPr>
            <w:tcW w:w="1474" w:type="pct"/>
            <w:gridSpan w:val="3"/>
          </w:tcPr>
          <w:p w14:paraId="46857E33" w14:textId="77777777" w:rsidR="00056C63" w:rsidRPr="006769C5" w:rsidRDefault="00056C63" w:rsidP="00056C63">
            <w:pPr>
              <w:pStyle w:val="ad"/>
              <w:jc w:val="left"/>
              <w:rPr>
                <w:strike/>
              </w:rPr>
            </w:pPr>
            <w:r w:rsidRPr="006769C5">
              <w:rPr>
                <w:strike/>
              </w:rPr>
              <w:t>Поле «Значение НДС в валюте контракта» (</w:t>
            </w:r>
            <w:r w:rsidRPr="006769C5">
              <w:rPr>
                <w:strike/>
                <w:lang w:val="en-US"/>
              </w:rPr>
              <w:t>priceInfo</w:t>
            </w:r>
            <w:r w:rsidRPr="006769C5">
              <w:rPr>
                <w:strike/>
              </w:rPr>
              <w:t>/</w:t>
            </w:r>
            <w:r w:rsidRPr="006769C5">
              <w:rPr>
                <w:strike/>
                <w:lang w:val="en-US"/>
              </w:rPr>
              <w:t>priceVAT</w:t>
            </w:r>
            <w:r w:rsidRPr="006769C5">
              <w:rPr>
                <w:strike/>
              </w:rPr>
              <w:t xml:space="preserve">) должно быть заполнено в принимаемом документе. Поле необязательно по </w:t>
            </w:r>
            <w:r w:rsidRPr="006769C5">
              <w:rPr>
                <w:strike/>
                <w:lang w:val="en-US"/>
              </w:rPr>
              <w:t>XSD</w:t>
            </w:r>
            <w:r w:rsidRPr="006769C5">
              <w:rPr>
                <w:strike/>
              </w:rPr>
              <w:t>-схеме для обеспечения обратной совместимости схем</w:t>
            </w:r>
          </w:p>
          <w:p w14:paraId="0A474EC9" w14:textId="77777777" w:rsidR="00056C63" w:rsidRPr="006769C5" w:rsidRDefault="00056C63" w:rsidP="00056C63">
            <w:pPr>
              <w:pStyle w:val="ad"/>
              <w:jc w:val="left"/>
              <w:rPr>
                <w:strike/>
              </w:rPr>
            </w:pPr>
          </w:p>
          <w:p w14:paraId="1A680774" w14:textId="6CA629D7" w:rsidR="00056C63" w:rsidRPr="006769C5" w:rsidRDefault="00056C63" w:rsidP="00056C63">
            <w:pPr>
              <w:pStyle w:val="ad"/>
              <w:jc w:val="left"/>
              <w:rPr>
                <w:strike/>
              </w:rPr>
            </w:pPr>
            <w:r w:rsidRPr="006769C5">
              <w:rPr>
                <w:strike/>
              </w:rPr>
              <w:t>Не вызывается при приеме проекта первоначальной версии, сформированного на основании электронного контракта в структурированном виде</w:t>
            </w:r>
          </w:p>
        </w:tc>
        <w:tc>
          <w:tcPr>
            <w:tcW w:w="1395" w:type="pct"/>
            <w:gridSpan w:val="3"/>
          </w:tcPr>
          <w:p w14:paraId="23F2ADF5" w14:textId="38B01F7E" w:rsidR="00056C63" w:rsidRPr="006769C5" w:rsidRDefault="00056C63" w:rsidP="00056C63">
            <w:pPr>
              <w:pStyle w:val="ad"/>
              <w:jc w:val="left"/>
              <w:rPr>
                <w:strike/>
              </w:rPr>
            </w:pPr>
            <w:r w:rsidRPr="006769C5">
              <w:rPr>
                <w:strike/>
              </w:rPr>
              <w:lastRenderedPageBreak/>
              <w:t>Поле «Значение НДС в валюте контракта» (</w:t>
            </w:r>
            <w:r w:rsidRPr="006769C5">
              <w:rPr>
                <w:strike/>
                <w:lang w:val="en-US"/>
              </w:rPr>
              <w:t>priceInfo</w:t>
            </w:r>
            <w:r w:rsidRPr="006769C5">
              <w:rPr>
                <w:strike/>
              </w:rPr>
              <w:t>/</w:t>
            </w:r>
            <w:r w:rsidRPr="006769C5">
              <w:rPr>
                <w:strike/>
                <w:lang w:val="en-US"/>
              </w:rPr>
              <w:t>priceVAT</w:t>
            </w:r>
            <w:r w:rsidRPr="006769C5">
              <w:rPr>
                <w:strike/>
              </w:rPr>
              <w:t xml:space="preserve">) должно быть заполнено в принимаемом документе. Поле необязательно по </w:t>
            </w:r>
            <w:r w:rsidRPr="006769C5">
              <w:rPr>
                <w:strike/>
                <w:lang w:val="en-US"/>
              </w:rPr>
              <w:t>XSD</w:t>
            </w:r>
            <w:r w:rsidRPr="006769C5">
              <w:rPr>
                <w:strike/>
              </w:rPr>
              <w:t>-схеме для обеспечения обратной совместимости схем</w:t>
            </w:r>
          </w:p>
        </w:tc>
      </w:tr>
      <w:tr w:rsidR="00056C63" w:rsidRPr="002D2859" w14:paraId="1187E832" w14:textId="77777777" w:rsidTr="00F427CD">
        <w:trPr>
          <w:trHeight w:val="348"/>
        </w:trPr>
        <w:tc>
          <w:tcPr>
            <w:tcW w:w="5000" w:type="pct"/>
            <w:gridSpan w:val="12"/>
          </w:tcPr>
          <w:p w14:paraId="0BBC7495" w14:textId="30B90EDD" w:rsidR="00056C63" w:rsidRPr="00163EA4" w:rsidRDefault="00056C63" w:rsidP="00056C63">
            <w:pPr>
              <w:pStyle w:val="ad"/>
              <w:jc w:val="center"/>
              <w:rPr>
                <w:b/>
                <w:bCs/>
              </w:rPr>
            </w:pPr>
            <w:r w:rsidRPr="00163EA4">
              <w:rPr>
                <w:b/>
                <w:bCs/>
              </w:rPr>
              <w:t>Блок «Предусмотрена выплата аванса» (</w:t>
            </w:r>
            <w:r w:rsidRPr="00163EA4">
              <w:rPr>
                <w:b/>
                <w:bCs/>
                <w:lang w:val="en-US"/>
              </w:rPr>
              <w:t>advancePaymentSum</w:t>
            </w:r>
            <w:r w:rsidRPr="00163EA4">
              <w:rPr>
                <w:b/>
                <w:bCs/>
              </w:rPr>
              <w:t>)</w:t>
            </w:r>
          </w:p>
          <w:p w14:paraId="467C055C" w14:textId="616514CA" w:rsidR="00056C63" w:rsidRDefault="00056C63" w:rsidP="00056C63">
            <w:pPr>
              <w:pStyle w:val="ad"/>
              <w:jc w:val="center"/>
            </w:pPr>
          </w:p>
          <w:p w14:paraId="0D437B54" w14:textId="0F76EAB2" w:rsidR="00056C63" w:rsidRDefault="00056C63" w:rsidP="00056C63">
            <w:pPr>
              <w:pStyle w:val="ad"/>
            </w:pPr>
            <w:r>
              <w:t xml:space="preserve">При приеме проекта первоначальной версии, сформированного на основании электронного контракта в структурированном виде </w:t>
            </w:r>
            <w:r w:rsidRPr="009C09F6">
              <w:t xml:space="preserve">блок </w:t>
            </w:r>
            <w:r w:rsidRPr="009C09F6">
              <w:rPr>
                <w:bCs/>
              </w:rPr>
              <w:t>«Предусмотрена выплата аванса» (</w:t>
            </w:r>
            <w:r w:rsidRPr="009C09F6">
              <w:rPr>
                <w:bCs/>
                <w:lang w:val="en-US"/>
              </w:rPr>
              <w:t>advancePaymentSum</w:t>
            </w:r>
            <w:r w:rsidRPr="009C09F6">
              <w:rPr>
                <w:bCs/>
              </w:rPr>
              <w:t>)</w:t>
            </w:r>
            <w:r w:rsidRPr="009C09F6">
              <w:t>, игнорируется при приеме, заполняется автоматически из электронного контракта в структурированном виде. В данном</w:t>
            </w:r>
            <w:r w:rsidRPr="00E86F09">
              <w:t xml:space="preserve"> случае над данным блоком не должны</w:t>
            </w:r>
            <w:r>
              <w:t xml:space="preserve"> вызываться никакие контроли.</w:t>
            </w:r>
          </w:p>
          <w:p w14:paraId="70DF07AD" w14:textId="77777777" w:rsidR="00056C63" w:rsidRDefault="00056C63" w:rsidP="00056C63">
            <w:pPr>
              <w:pStyle w:val="ad"/>
            </w:pPr>
          </w:p>
          <w:p w14:paraId="672D2DAF" w14:textId="7C290869" w:rsidR="00056C63" w:rsidRDefault="00056C63" w:rsidP="00056C63">
            <w:pPr>
              <w:pStyle w:val="ad"/>
              <w:jc w:val="left"/>
              <w:rPr>
                <w:b/>
              </w:rPr>
            </w:pPr>
            <w:r w:rsidRPr="00AF49BB">
              <w:rPr>
                <w:b/>
              </w:rPr>
              <w:t>Требования к автоматическом</w:t>
            </w:r>
            <w:r w:rsidRPr="009C09F6">
              <w:rPr>
                <w:b/>
              </w:rPr>
              <w:t xml:space="preserve">у заполнению блока </w:t>
            </w:r>
            <w:r w:rsidRPr="009C09F6">
              <w:rPr>
                <w:b/>
                <w:bCs/>
              </w:rPr>
              <w:t>«Предусмотрена выплата аванса» (</w:t>
            </w:r>
            <w:r w:rsidRPr="009C09F6">
              <w:rPr>
                <w:b/>
                <w:bCs/>
                <w:lang w:val="en-US"/>
              </w:rPr>
              <w:t>advancePaymentSum</w:t>
            </w:r>
            <w:r w:rsidRPr="009C09F6">
              <w:rPr>
                <w:b/>
                <w:bCs/>
              </w:rPr>
              <w:t>)</w:t>
            </w:r>
            <w:r w:rsidRPr="009C09F6">
              <w:rPr>
                <w:b/>
              </w:rPr>
              <w:t xml:space="preserve"> при приеме</w:t>
            </w:r>
            <w:r w:rsidRPr="00E86F09">
              <w:rPr>
                <w:b/>
              </w:rPr>
              <w:t xml:space="preserve"> проекта первоначальной</w:t>
            </w:r>
            <w:r w:rsidRPr="00AF49BB">
              <w:rPr>
                <w:b/>
              </w:rPr>
              <w:t xml:space="preserve"> версии, сформированного на основании электронного кон</w:t>
            </w:r>
            <w:r>
              <w:rPr>
                <w:b/>
              </w:rPr>
              <w:t>тракта в структурированном виде:</w:t>
            </w:r>
          </w:p>
          <w:p w14:paraId="4D34943D" w14:textId="6CBC5E68" w:rsidR="00056C63" w:rsidRDefault="00056C63" w:rsidP="00056C63">
            <w:pPr>
              <w:pStyle w:val="ad"/>
              <w:numPr>
                <w:ilvl w:val="0"/>
                <w:numId w:val="205"/>
              </w:numPr>
              <w:jc w:val="left"/>
            </w:pPr>
            <w:r>
              <w:t>поле «</w:t>
            </w:r>
            <w:r w:rsidRPr="00217CB1">
              <w:t>Размер аванса в процентах</w:t>
            </w:r>
            <w:r>
              <w:t>» (</w:t>
            </w:r>
            <w:r w:rsidRPr="00217CB1">
              <w:t>advancePaymentSum/sumInPercents</w:t>
            </w:r>
            <w:r>
              <w:t>) заполняется значением поля «</w:t>
            </w:r>
            <w:r w:rsidRPr="00217CB1">
              <w:t>Размер аванса в процентах</w:t>
            </w:r>
            <w:r>
              <w:t>» (</w:t>
            </w:r>
            <w:r w:rsidRPr="00217CB1">
              <w:t>contractFinancingInfo/paymentProcedureInfo/advancePaymentSumInfo/sumInPercents</w:t>
            </w:r>
            <w:r>
              <w:t>) структурированного контракта (</w:t>
            </w:r>
            <w:r w:rsidRPr="00BB7A4D">
              <w:t>cpElectronicContract</w:t>
            </w:r>
            <w:r>
              <w:t>)</w:t>
            </w:r>
            <w:r w:rsidRPr="00BB7A4D">
              <w:t>;</w:t>
            </w:r>
          </w:p>
          <w:p w14:paraId="3505EB03" w14:textId="3AEBCA56" w:rsidR="00056C63" w:rsidRDefault="00056C63" w:rsidP="00056C63">
            <w:pPr>
              <w:pStyle w:val="ad"/>
              <w:numPr>
                <w:ilvl w:val="0"/>
                <w:numId w:val="205"/>
              </w:numPr>
              <w:jc w:val="left"/>
            </w:pPr>
            <w:r>
              <w:t>поле «</w:t>
            </w:r>
            <w:r w:rsidRPr="00217CB1">
              <w:t>Размер аванса в валюте контракта</w:t>
            </w:r>
            <w:r>
              <w:t>» (</w:t>
            </w:r>
            <w:r w:rsidRPr="00217CB1">
              <w:t>advancePaymentSum/priceValue</w:t>
            </w:r>
            <w:r>
              <w:t>) заполняется значением поля «</w:t>
            </w:r>
            <w:r w:rsidRPr="00217CB1">
              <w:t>Размер аванса в валюте контракта</w:t>
            </w:r>
            <w:r>
              <w:t>» (</w:t>
            </w:r>
            <w:r w:rsidRPr="00217CB1">
              <w:t>contractFinancingInfo/paymentProcedureInfo/advancePaymentSumInfo/priceValue</w:t>
            </w:r>
            <w:r>
              <w:t>) структурированного контракта (</w:t>
            </w:r>
            <w:r w:rsidRPr="00BB7A4D">
              <w:t>cpElectronicContract</w:t>
            </w:r>
            <w:r>
              <w:t>)</w:t>
            </w:r>
            <w:r w:rsidRPr="00BB7A4D">
              <w:t>;</w:t>
            </w:r>
          </w:p>
          <w:p w14:paraId="23045490" w14:textId="04B4C41D" w:rsidR="00056C63" w:rsidRPr="00217CB1" w:rsidRDefault="00056C63" w:rsidP="00056C63">
            <w:pPr>
              <w:pStyle w:val="ad"/>
              <w:numPr>
                <w:ilvl w:val="0"/>
                <w:numId w:val="205"/>
              </w:numPr>
              <w:jc w:val="left"/>
            </w:pPr>
            <w:r>
              <w:t>поле «</w:t>
            </w:r>
            <w:r w:rsidRPr="00217CB1">
              <w:t>Размер аванса в рублевом эквиваленте</w:t>
            </w:r>
            <w:r>
              <w:t>» (</w:t>
            </w:r>
            <w:r w:rsidRPr="00217CB1">
              <w:t>advancePaymentSum/priceValueRUR</w:t>
            </w:r>
            <w:r>
              <w:t>) рассчитывается автоматически на основании валюты контракта и значения поля «</w:t>
            </w:r>
            <w:r w:rsidRPr="00217CB1">
              <w:t>Размер аванса в валюте контракта</w:t>
            </w:r>
            <w:r>
              <w:t>» (</w:t>
            </w:r>
            <w:r w:rsidRPr="00217CB1">
              <w:t>advancePaymentSum/priceValue</w:t>
            </w:r>
            <w:r>
              <w:t>).</w:t>
            </w:r>
          </w:p>
          <w:p w14:paraId="3804C1A7" w14:textId="77777777" w:rsidR="00056C63" w:rsidRDefault="00056C63" w:rsidP="00056C63">
            <w:pPr>
              <w:pStyle w:val="ad"/>
              <w:jc w:val="left"/>
            </w:pPr>
          </w:p>
          <w:p w14:paraId="3C24A506" w14:textId="3F7DBADE" w:rsidR="00056C63" w:rsidRPr="007E0484" w:rsidRDefault="00056C63" w:rsidP="00056C63">
            <w:pPr>
              <w:pStyle w:val="ad"/>
              <w:jc w:val="left"/>
              <w:rPr>
                <w:b/>
                <w:bCs/>
              </w:rPr>
            </w:pPr>
            <w:r w:rsidRPr="007E0484">
              <w:rPr>
                <w:b/>
                <w:bCs/>
              </w:rPr>
              <w:t xml:space="preserve">Требования к приему блока </w:t>
            </w:r>
            <w:r w:rsidRPr="009C09F6">
              <w:rPr>
                <w:b/>
                <w:bCs/>
              </w:rPr>
              <w:t>«Предусмотрена выплата аванса» (</w:t>
            </w:r>
            <w:r w:rsidRPr="009C09F6">
              <w:rPr>
                <w:b/>
                <w:bCs/>
                <w:lang w:val="en-US"/>
              </w:rPr>
              <w:t>advancePaymentSum</w:t>
            </w:r>
            <w:r w:rsidRPr="009C09F6">
              <w:rPr>
                <w:b/>
                <w:bCs/>
              </w:rPr>
              <w:t>)</w:t>
            </w:r>
            <w:r w:rsidRPr="007E0484">
              <w:rPr>
                <w:b/>
                <w:bCs/>
              </w:rPr>
              <w:t xml:space="preserve"> для случаев, когда принимается проект отличный от проекта первоначальной версии, сформированного на основании электронного контракта в структурированном виде.</w:t>
            </w:r>
          </w:p>
          <w:p w14:paraId="7DDB787F" w14:textId="77777777" w:rsidR="00056C63" w:rsidRDefault="00056C63" w:rsidP="00056C63">
            <w:pPr>
              <w:pStyle w:val="ad"/>
            </w:pPr>
          </w:p>
          <w:p w14:paraId="69EBD98D" w14:textId="49B70862" w:rsidR="00056C63" w:rsidRDefault="00056C63" w:rsidP="00056C63">
            <w:pPr>
              <w:pStyle w:val="ad"/>
            </w:pPr>
            <w:r>
              <w:t>Блок необязателен для заполнения – в</w:t>
            </w:r>
            <w:r w:rsidRPr="009174D6">
              <w:t xml:space="preserve"> блоке должно быть заполнено либо поле sumInPercents либо поле priceValue. Оба поля одновременно</w:t>
            </w:r>
            <w:r>
              <w:t xml:space="preserve"> заполнены быть не могут (см. контроль РК_ИК_0096 ниже)</w:t>
            </w:r>
          </w:p>
          <w:p w14:paraId="19A94C6B" w14:textId="3ED82EF1" w:rsidR="00056C63" w:rsidRDefault="00056C63" w:rsidP="00056C63">
            <w:pPr>
              <w:pStyle w:val="ad"/>
            </w:pPr>
          </w:p>
          <w:p w14:paraId="068DB244" w14:textId="0DC97664" w:rsidR="00056C63" w:rsidRDefault="00056C63" w:rsidP="00056C63">
            <w:pPr>
              <w:pStyle w:val="ad"/>
            </w:pPr>
            <w:r>
              <w:t>Поле «</w:t>
            </w:r>
            <w:r w:rsidRPr="008726F1">
              <w:t>Размер аванса в процентах</w:t>
            </w:r>
            <w:r>
              <w:t>» (</w:t>
            </w:r>
            <w:r w:rsidRPr="008726F1">
              <w:t>sumInPercents</w:t>
            </w:r>
            <w:r>
              <w:t>) – е</w:t>
            </w:r>
            <w:r w:rsidRPr="008726F1">
              <w:t xml:space="preserve">сли заполнено поле priceValue, то значение поля игнорируется при приеме, рассчитывается автоматически </w:t>
            </w:r>
            <w:r>
              <w:t xml:space="preserve">по формуле </w:t>
            </w:r>
            <w:r w:rsidRPr="008726F1">
              <w:t>sumInPercents = (priceValue*100)/ priceInfo\price. Результат округляется до 2-х знаков после запятой по правилам математического округления</w:t>
            </w:r>
          </w:p>
          <w:p w14:paraId="44F43EF9" w14:textId="0486C474" w:rsidR="00056C63" w:rsidRDefault="00056C63" w:rsidP="00056C63">
            <w:pPr>
              <w:pStyle w:val="ad"/>
            </w:pPr>
          </w:p>
          <w:p w14:paraId="412B4F63" w14:textId="04CF8531" w:rsidR="00056C63" w:rsidRDefault="00056C63" w:rsidP="00056C63">
            <w:pPr>
              <w:pStyle w:val="ad"/>
            </w:pPr>
            <w:r>
              <w:t>Поле «</w:t>
            </w:r>
            <w:r w:rsidRPr="008726F1">
              <w:t>Размер аванса в валюте контракта</w:t>
            </w:r>
            <w:r>
              <w:t>» (</w:t>
            </w:r>
            <w:r w:rsidRPr="008726F1">
              <w:t>priceValue</w:t>
            </w:r>
            <w:r>
              <w:t>) – е</w:t>
            </w:r>
            <w:r w:rsidRPr="008726F1">
              <w:t xml:space="preserve">сли заполнено поле sumInPercents, то значение </w:t>
            </w:r>
            <w:r>
              <w:t xml:space="preserve">данного </w:t>
            </w:r>
            <w:r w:rsidRPr="008726F1">
              <w:t xml:space="preserve">поля игнорируется при приеме, рассчитывается автоматически </w:t>
            </w:r>
            <w:r>
              <w:t xml:space="preserve">по формуле </w:t>
            </w:r>
            <w:r w:rsidRPr="008726F1">
              <w:t>priceValue = priceInfo\price*(sumInPercents/100). Результат округляется до 2-х знаков после запятой в меньшую сторону</w:t>
            </w:r>
            <w:r>
              <w:t>.</w:t>
            </w:r>
          </w:p>
          <w:p w14:paraId="092484CC" w14:textId="2781C74E" w:rsidR="00056C63" w:rsidRDefault="00056C63" w:rsidP="00056C63">
            <w:pPr>
              <w:pStyle w:val="ad"/>
            </w:pPr>
          </w:p>
          <w:p w14:paraId="11AABA2D" w14:textId="28355862" w:rsidR="00056C63" w:rsidRDefault="00056C63" w:rsidP="00056C63">
            <w:pPr>
              <w:pStyle w:val="ad"/>
              <w:jc w:val="left"/>
            </w:pPr>
            <w:r>
              <w:t>Поле «</w:t>
            </w:r>
            <w:r w:rsidRPr="00756834">
              <w:t>Размер аванса в рублевом эквиваленте</w:t>
            </w:r>
            <w:r>
              <w:t>» (</w:t>
            </w:r>
            <w:r w:rsidRPr="00756834">
              <w:t>priceValueRUR</w:t>
            </w:r>
            <w:r>
              <w:t>) – п</w:t>
            </w:r>
            <w:r w:rsidRPr="00A647BC">
              <w:t>ри приеме игнорируется, заполняется при передаче, в случае если валюта контракта отлична от рублей</w:t>
            </w:r>
            <w:r>
              <w:t>.</w:t>
            </w:r>
          </w:p>
          <w:p w14:paraId="4D9F6513" w14:textId="7772CAB9" w:rsidR="00056C63" w:rsidRDefault="00056C63" w:rsidP="00056C63">
            <w:pPr>
              <w:pStyle w:val="ad"/>
              <w:jc w:val="left"/>
            </w:pPr>
          </w:p>
          <w:p w14:paraId="09D807B5" w14:textId="423F67BC" w:rsidR="00056C63" w:rsidRDefault="00056C63" w:rsidP="00056C63">
            <w:pPr>
              <w:pStyle w:val="ad"/>
              <w:jc w:val="left"/>
            </w:pPr>
            <w:r w:rsidRPr="006818D4">
              <w:lastRenderedPageBreak/>
              <w:t xml:space="preserve">Не может быть заполнен если заполнен блок </w:t>
            </w:r>
            <w:r>
              <w:t>«</w:t>
            </w:r>
            <w:r w:rsidRPr="006818D4">
              <w:t>Цена за право заключения контракта</w:t>
            </w:r>
            <w:r>
              <w:t>»</w:t>
            </w:r>
            <w:r w:rsidRPr="006818D4">
              <w:t xml:space="preserve"> (priceInfo\rightToConcludeContractPriceInfo)</w:t>
            </w:r>
            <w:r>
              <w:t xml:space="preserve"> – см. контроль ниже</w:t>
            </w:r>
          </w:p>
          <w:p w14:paraId="157B7137" w14:textId="08AD882B" w:rsidR="00056C63" w:rsidRDefault="00056C63" w:rsidP="00056C63">
            <w:pPr>
              <w:pStyle w:val="ad"/>
              <w:jc w:val="left"/>
            </w:pPr>
          </w:p>
          <w:p w14:paraId="044D8F0D" w14:textId="49D0DFD2" w:rsidR="00056C63" w:rsidRDefault="00056C63" w:rsidP="00056C63">
            <w:pPr>
              <w:pStyle w:val="ad"/>
              <w:jc w:val="left"/>
            </w:pPr>
            <w:r w:rsidRPr="00B722F0">
              <w:t xml:space="preserve">При приеме изменений СГК, если признак "Документ на базе РЭК" установлен, то блок </w:t>
            </w:r>
            <w:r w:rsidRPr="00B722F0">
              <w:rPr>
                <w:bCs/>
              </w:rPr>
              <w:t>«Предусмотрена выплата аванса» (</w:t>
            </w:r>
            <w:r w:rsidRPr="00B722F0">
              <w:rPr>
                <w:bCs/>
                <w:lang w:val="en-US"/>
              </w:rPr>
              <w:t>advancePaymentSum</w:t>
            </w:r>
            <w:r w:rsidRPr="00B722F0">
              <w:rPr>
                <w:bCs/>
              </w:rPr>
              <w:t>)</w:t>
            </w:r>
            <w:r>
              <w:t xml:space="preserve">  игно</w:t>
            </w:r>
            <w:r w:rsidRPr="00B722F0">
              <w:t>рируются при приеме и заполняются автоматически на основании связанного ДС. Требования к автоматичес</w:t>
            </w:r>
            <w:r>
              <w:t>кому заполнению при приеме изме</w:t>
            </w:r>
            <w:r w:rsidRPr="00B722F0">
              <w:t>нений с типом «Изменение контракта» аналогичны требова</w:t>
            </w:r>
            <w:r>
              <w:t>ниям при приеме проекта первона</w:t>
            </w:r>
            <w:r w:rsidRPr="00B722F0">
              <w:t>чальной версии, сформированного на основании электрон</w:t>
            </w:r>
            <w:r>
              <w:t>ного контракта в структурирован</w:t>
            </w:r>
            <w:r w:rsidRPr="00B722F0">
              <w:t>ном виде.</w:t>
            </w:r>
          </w:p>
          <w:p w14:paraId="57D13FC2" w14:textId="00F6A87F" w:rsidR="00056C63" w:rsidRPr="007E7491" w:rsidRDefault="00056C63" w:rsidP="00056C63">
            <w:pPr>
              <w:pStyle w:val="ad"/>
              <w:jc w:val="left"/>
            </w:pPr>
          </w:p>
        </w:tc>
      </w:tr>
      <w:tr w:rsidR="00056C63" w:rsidRPr="000E4FE8" w14:paraId="2CE27086" w14:textId="77777777" w:rsidTr="00AA184A">
        <w:trPr>
          <w:trHeight w:val="348"/>
        </w:trPr>
        <w:tc>
          <w:tcPr>
            <w:tcW w:w="841" w:type="pct"/>
            <w:gridSpan w:val="2"/>
          </w:tcPr>
          <w:p w14:paraId="25E37D2A" w14:textId="6AB12121" w:rsidR="00056C63" w:rsidRPr="00BA2E7C" w:rsidRDefault="00056C63" w:rsidP="00056C63">
            <w:pPr>
              <w:pStyle w:val="ad"/>
              <w:jc w:val="left"/>
              <w:rPr>
                <w:lang w:val="en-US"/>
              </w:rPr>
            </w:pPr>
            <w:r>
              <w:lastRenderedPageBreak/>
              <w:t>РК_ИК_0096</w:t>
            </w:r>
          </w:p>
        </w:tc>
        <w:tc>
          <w:tcPr>
            <w:tcW w:w="234" w:type="pct"/>
            <w:gridSpan w:val="2"/>
          </w:tcPr>
          <w:p w14:paraId="2345742C" w14:textId="2202ECFD" w:rsidR="00056C63" w:rsidRPr="000E4FE8" w:rsidRDefault="00056C63" w:rsidP="00056C63">
            <w:pPr>
              <w:pStyle w:val="ad"/>
              <w:jc w:val="left"/>
            </w:pPr>
          </w:p>
        </w:tc>
        <w:tc>
          <w:tcPr>
            <w:tcW w:w="1056" w:type="pct"/>
            <w:gridSpan w:val="2"/>
          </w:tcPr>
          <w:p w14:paraId="2EBD9D89" w14:textId="77777777" w:rsidR="00056C63" w:rsidRDefault="00056C63" w:rsidP="00056C63">
            <w:pPr>
              <w:pStyle w:val="ad"/>
              <w:jc w:val="left"/>
            </w:pPr>
            <w:r>
              <w:t>«</w:t>
            </w:r>
            <w:r w:rsidRPr="001169F3">
              <w:t>Размер аванса в процентах</w:t>
            </w:r>
            <w:r>
              <w:t>» (</w:t>
            </w:r>
            <w:r w:rsidRPr="001169F3">
              <w:t>advancePaymentSum</w:t>
            </w:r>
            <w:r>
              <w:t>\</w:t>
            </w:r>
            <w:r w:rsidRPr="001169F3">
              <w:t>sumInPercents</w:t>
            </w:r>
            <w:r>
              <w:t>) и</w:t>
            </w:r>
          </w:p>
          <w:p w14:paraId="3A869380" w14:textId="3B514AD7" w:rsidR="00056C63" w:rsidRPr="00586DC6" w:rsidRDefault="00056C63" w:rsidP="00056C63">
            <w:pPr>
              <w:pStyle w:val="ad"/>
              <w:jc w:val="left"/>
            </w:pPr>
            <w:r>
              <w:t>«</w:t>
            </w:r>
            <w:r w:rsidRPr="001169F3">
              <w:t>Размер аванса в валюте контракта</w:t>
            </w:r>
            <w:r>
              <w:t>» (</w:t>
            </w:r>
            <w:r w:rsidRPr="001169F3">
              <w:t>advancePaymentSum</w:t>
            </w:r>
            <w:r>
              <w:t>\</w:t>
            </w:r>
            <w:r w:rsidRPr="001169F3">
              <w:t>priceValue</w:t>
            </w:r>
            <w:r>
              <w:t>)</w:t>
            </w:r>
          </w:p>
        </w:tc>
        <w:tc>
          <w:tcPr>
            <w:tcW w:w="1474" w:type="pct"/>
            <w:gridSpan w:val="3"/>
          </w:tcPr>
          <w:p w14:paraId="7F2382D7" w14:textId="77777777" w:rsidR="00056C63" w:rsidRDefault="00056C63" w:rsidP="00056C63">
            <w:pPr>
              <w:pStyle w:val="ad"/>
              <w:jc w:val="left"/>
            </w:pPr>
            <w:r>
              <w:t>В</w:t>
            </w:r>
            <w:r w:rsidRPr="009174D6">
              <w:t xml:space="preserve"> блоке </w:t>
            </w:r>
            <w:r w:rsidRPr="002D2859">
              <w:t>«</w:t>
            </w:r>
            <w:r w:rsidRPr="009174D6">
              <w:t>Предусмотрена выплата аванса</w:t>
            </w:r>
            <w:r w:rsidRPr="002D2859">
              <w:t>» (</w:t>
            </w:r>
            <w:r w:rsidRPr="009174D6">
              <w:rPr>
                <w:lang w:val="en-US"/>
              </w:rPr>
              <w:t>advancePaymentSum</w:t>
            </w:r>
            <w:r w:rsidRPr="002D2859">
              <w:t>)</w:t>
            </w:r>
            <w:r>
              <w:t xml:space="preserve"> </w:t>
            </w:r>
            <w:r w:rsidRPr="009174D6">
              <w:t xml:space="preserve">должно быть заполнено либо поле </w:t>
            </w:r>
            <w:r>
              <w:t>«</w:t>
            </w:r>
            <w:r w:rsidRPr="001169F3">
              <w:t>Размер аванса в процентах</w:t>
            </w:r>
            <w:r>
              <w:t>» (</w:t>
            </w:r>
            <w:r w:rsidRPr="001169F3">
              <w:t>advancePaymentSum</w:t>
            </w:r>
            <w:r>
              <w:t>\</w:t>
            </w:r>
            <w:r w:rsidRPr="001169F3">
              <w:t>sumInPercents</w:t>
            </w:r>
            <w:r>
              <w:t>) либо поле «</w:t>
            </w:r>
            <w:r w:rsidRPr="001169F3">
              <w:t>Размер аванса в валюте контракта</w:t>
            </w:r>
            <w:r>
              <w:t>» (</w:t>
            </w:r>
            <w:r w:rsidRPr="001169F3">
              <w:t>advancePaymentSum</w:t>
            </w:r>
            <w:r>
              <w:t>\</w:t>
            </w:r>
            <w:r w:rsidRPr="001169F3">
              <w:t>priceValue</w:t>
            </w:r>
            <w:r>
              <w:t>)</w:t>
            </w:r>
            <w:r w:rsidRPr="009174D6">
              <w:t>. Оба поля одновременно</w:t>
            </w:r>
            <w:r>
              <w:t xml:space="preserve"> заполнены быть не могут</w:t>
            </w:r>
          </w:p>
          <w:p w14:paraId="105F8185" w14:textId="77777777" w:rsidR="00056C63" w:rsidRDefault="00056C63" w:rsidP="00056C63">
            <w:pPr>
              <w:pStyle w:val="ad"/>
              <w:jc w:val="left"/>
            </w:pPr>
          </w:p>
          <w:p w14:paraId="4B17D42D"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306176A4" w14:textId="77777777" w:rsidR="00056C63" w:rsidRDefault="00056C63" w:rsidP="00056C63">
            <w:pPr>
              <w:pStyle w:val="ad"/>
              <w:jc w:val="left"/>
            </w:pPr>
          </w:p>
          <w:p w14:paraId="330323EF" w14:textId="1CA774B8" w:rsidR="00056C63" w:rsidRPr="00586DC6"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1A864A70" w14:textId="51B72AC5" w:rsidR="00056C63" w:rsidRPr="000E4FE8" w:rsidRDefault="00056C63" w:rsidP="00056C63">
            <w:pPr>
              <w:pStyle w:val="ad"/>
              <w:jc w:val="left"/>
            </w:pPr>
            <w:r>
              <w:t>В</w:t>
            </w:r>
            <w:r w:rsidRPr="009174D6">
              <w:t xml:space="preserve"> блоке </w:t>
            </w:r>
            <w:r w:rsidRPr="002D2859">
              <w:t>«</w:t>
            </w:r>
            <w:r w:rsidRPr="009174D6">
              <w:t>Предусмотрена выплата аванса</w:t>
            </w:r>
            <w:r w:rsidRPr="002D2859">
              <w:t>» (</w:t>
            </w:r>
            <w:r w:rsidRPr="009174D6">
              <w:rPr>
                <w:lang w:val="en-US"/>
              </w:rPr>
              <w:t>advancePaymentSum</w:t>
            </w:r>
            <w:r w:rsidRPr="002D2859">
              <w:t>)</w:t>
            </w:r>
            <w:r>
              <w:t xml:space="preserve"> </w:t>
            </w:r>
            <w:r w:rsidRPr="009174D6">
              <w:t xml:space="preserve">должно быть заполнено либо поле </w:t>
            </w:r>
            <w:r>
              <w:t>«</w:t>
            </w:r>
            <w:r w:rsidRPr="001169F3">
              <w:t>Размер аванса в процентах</w:t>
            </w:r>
            <w:r>
              <w:t>» (</w:t>
            </w:r>
            <w:r w:rsidRPr="001169F3">
              <w:t>advancePaymentSum</w:t>
            </w:r>
            <w:r>
              <w:t>\</w:t>
            </w:r>
            <w:r w:rsidRPr="001169F3">
              <w:t>sumInPercents</w:t>
            </w:r>
            <w:r>
              <w:t>) либо поле «</w:t>
            </w:r>
            <w:r w:rsidRPr="001169F3">
              <w:t>Размер аванса в валюте контракта</w:t>
            </w:r>
            <w:r>
              <w:t>» (</w:t>
            </w:r>
            <w:r w:rsidRPr="001169F3">
              <w:t>advancePaymentSum</w:t>
            </w:r>
            <w:r>
              <w:t>\</w:t>
            </w:r>
            <w:r w:rsidRPr="001169F3">
              <w:t>priceValue</w:t>
            </w:r>
            <w:r>
              <w:t>)</w:t>
            </w:r>
            <w:r w:rsidRPr="009174D6">
              <w:t>. Оба поля одновременно</w:t>
            </w:r>
            <w:r>
              <w:t xml:space="preserve"> заполнены быть не могут</w:t>
            </w:r>
          </w:p>
        </w:tc>
      </w:tr>
      <w:tr w:rsidR="00056C63" w:rsidRPr="000E4FE8" w14:paraId="0EDCF508" w14:textId="77777777" w:rsidTr="00AA184A">
        <w:trPr>
          <w:trHeight w:val="348"/>
        </w:trPr>
        <w:tc>
          <w:tcPr>
            <w:tcW w:w="841" w:type="pct"/>
            <w:gridSpan w:val="2"/>
          </w:tcPr>
          <w:p w14:paraId="576DA87E" w14:textId="190A4030" w:rsidR="00056C63" w:rsidRDefault="00056C63" w:rsidP="00056C63">
            <w:pPr>
              <w:pStyle w:val="ad"/>
              <w:jc w:val="left"/>
            </w:pPr>
            <w:r w:rsidRPr="006818D4">
              <w:t>РК_ИК_019</w:t>
            </w:r>
            <w:r>
              <w:t>6</w:t>
            </w:r>
          </w:p>
        </w:tc>
        <w:tc>
          <w:tcPr>
            <w:tcW w:w="234" w:type="pct"/>
            <w:gridSpan w:val="2"/>
          </w:tcPr>
          <w:p w14:paraId="24E5D78C" w14:textId="77777777" w:rsidR="00056C63" w:rsidRPr="000E4FE8" w:rsidRDefault="00056C63" w:rsidP="00056C63">
            <w:pPr>
              <w:pStyle w:val="ad"/>
              <w:jc w:val="left"/>
            </w:pPr>
          </w:p>
        </w:tc>
        <w:tc>
          <w:tcPr>
            <w:tcW w:w="1056" w:type="pct"/>
            <w:gridSpan w:val="2"/>
          </w:tcPr>
          <w:p w14:paraId="2AFC9B8B" w14:textId="77777777" w:rsidR="00056C63" w:rsidRDefault="00056C63" w:rsidP="00056C63">
            <w:pPr>
              <w:pStyle w:val="ad"/>
              <w:jc w:val="left"/>
            </w:pPr>
            <w:r>
              <w:t>Блок</w:t>
            </w:r>
            <w:r w:rsidRPr="002D2859">
              <w:t xml:space="preserve"> «</w:t>
            </w:r>
            <w:r w:rsidRPr="009174D6">
              <w:t>Предусмотрена выплата аванса</w:t>
            </w:r>
            <w:r w:rsidRPr="002D2859">
              <w:t>» (</w:t>
            </w:r>
            <w:r w:rsidRPr="0093523A">
              <w:t>advancePaymentSum</w:t>
            </w:r>
            <w:r w:rsidRPr="002D2859">
              <w:t>)</w:t>
            </w:r>
          </w:p>
          <w:p w14:paraId="208ACD4F" w14:textId="77777777" w:rsidR="00056C63" w:rsidRDefault="00056C63" w:rsidP="00056C63">
            <w:pPr>
              <w:pStyle w:val="ad"/>
              <w:jc w:val="left"/>
            </w:pPr>
          </w:p>
        </w:tc>
        <w:tc>
          <w:tcPr>
            <w:tcW w:w="1474" w:type="pct"/>
            <w:gridSpan w:val="3"/>
          </w:tcPr>
          <w:p w14:paraId="3102EC40" w14:textId="67B97679" w:rsidR="00056C63" w:rsidRDefault="00056C63" w:rsidP="00056C63">
            <w:pPr>
              <w:pStyle w:val="ad"/>
              <w:jc w:val="left"/>
            </w:pPr>
            <w:r>
              <w:t>Блок</w:t>
            </w:r>
            <w:r w:rsidRPr="002D2859">
              <w:t xml:space="preserve"> «</w:t>
            </w:r>
            <w:r w:rsidRPr="009174D6">
              <w:t>Предусмотрена выплата аванса</w:t>
            </w:r>
            <w:r w:rsidRPr="002D2859">
              <w:t>» (</w:t>
            </w:r>
            <w:r w:rsidRPr="0093523A">
              <w:t>advancePaymentSum</w:t>
            </w:r>
            <w:r w:rsidRPr="002D2859">
              <w:t>)</w:t>
            </w:r>
            <w:r>
              <w:t xml:space="preserve"> н</w:t>
            </w:r>
            <w:r w:rsidRPr="006818D4">
              <w:t xml:space="preserve">е может быть заполнен если заполнен блок </w:t>
            </w:r>
            <w:r>
              <w:t>«</w:t>
            </w:r>
            <w:r w:rsidRPr="006818D4">
              <w:t>Цена за право заключения контракта</w:t>
            </w:r>
            <w:r>
              <w:t>»</w:t>
            </w:r>
            <w:r w:rsidRPr="006818D4">
              <w:t xml:space="preserve"> (priceInfo\rightToConcludeContractPriceInfo)</w:t>
            </w:r>
            <w:r>
              <w:t xml:space="preserve"> </w:t>
            </w:r>
          </w:p>
          <w:p w14:paraId="582E2838" w14:textId="77777777" w:rsidR="00056C63" w:rsidRDefault="00056C63" w:rsidP="00056C63">
            <w:pPr>
              <w:pStyle w:val="ad"/>
              <w:jc w:val="left"/>
            </w:pPr>
          </w:p>
          <w:p w14:paraId="4C5B6BF8" w14:textId="77777777" w:rsidR="00056C63" w:rsidRDefault="00056C63" w:rsidP="00056C63">
            <w:pPr>
              <w:pStyle w:val="ad"/>
              <w:jc w:val="left"/>
            </w:pPr>
            <w:r>
              <w:t>Не вызывается при приеме проекта первоначальной версии, сформирован</w:t>
            </w:r>
            <w:r>
              <w:lastRenderedPageBreak/>
              <w:t>ного на основании электронного контракта в структурированном виде</w:t>
            </w:r>
          </w:p>
          <w:p w14:paraId="09E761CC" w14:textId="77777777" w:rsidR="00056C63" w:rsidRDefault="00056C63" w:rsidP="00056C63">
            <w:pPr>
              <w:pStyle w:val="ad"/>
              <w:jc w:val="left"/>
            </w:pPr>
          </w:p>
          <w:p w14:paraId="07F31310" w14:textId="231C50D8" w:rsidR="00056C63"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132F0B9B" w14:textId="78AEB325" w:rsidR="00056C63" w:rsidRDefault="00056C63" w:rsidP="00056C63">
            <w:pPr>
              <w:pStyle w:val="ad"/>
              <w:jc w:val="left"/>
            </w:pPr>
            <w:r>
              <w:lastRenderedPageBreak/>
              <w:t>Блок</w:t>
            </w:r>
            <w:r w:rsidRPr="002D2859">
              <w:t xml:space="preserve"> «</w:t>
            </w:r>
            <w:r w:rsidRPr="009174D6">
              <w:t>Предусмотрена выплата аванса</w:t>
            </w:r>
            <w:r w:rsidRPr="002D2859">
              <w:t>» (</w:t>
            </w:r>
            <w:r w:rsidRPr="0093523A">
              <w:t>advancePaymentSum</w:t>
            </w:r>
            <w:r w:rsidRPr="002D2859">
              <w:t>)</w:t>
            </w:r>
            <w:r>
              <w:t xml:space="preserve"> н</w:t>
            </w:r>
            <w:r w:rsidRPr="006818D4">
              <w:t xml:space="preserve">е может быть заполнен если заполнен блок </w:t>
            </w:r>
            <w:r>
              <w:t>«</w:t>
            </w:r>
            <w:r w:rsidRPr="006818D4">
              <w:t>Цена за право заключения контракта</w:t>
            </w:r>
            <w:r>
              <w:t>»</w:t>
            </w:r>
            <w:r w:rsidRPr="006818D4">
              <w:t xml:space="preserve"> (priceInfo\rightToConcludeContractPriceInfo)</w:t>
            </w:r>
          </w:p>
        </w:tc>
      </w:tr>
      <w:tr w:rsidR="00056C63" w:rsidRPr="00B722F0" w14:paraId="5748D822" w14:textId="77777777" w:rsidTr="001E3816">
        <w:trPr>
          <w:trHeight w:val="348"/>
        </w:trPr>
        <w:tc>
          <w:tcPr>
            <w:tcW w:w="5000" w:type="pct"/>
            <w:gridSpan w:val="12"/>
          </w:tcPr>
          <w:p w14:paraId="616A339E" w14:textId="04A2C62C" w:rsidR="00056C63" w:rsidRDefault="00056C63" w:rsidP="00056C63">
            <w:pPr>
              <w:pStyle w:val="ad"/>
              <w:jc w:val="left"/>
            </w:pPr>
            <w:r>
              <w:t>Поле «</w:t>
            </w:r>
            <w:r w:rsidRPr="00EF6BEC">
              <w:t>Закупка у субъектов малого предпринимательства и социально ориентированных некоммерческих организаций</w:t>
            </w:r>
            <w:r>
              <w:t>» (</w:t>
            </w:r>
            <w:r w:rsidRPr="00EF6BEC">
              <w:t>isSMPOrSONOTender</w:t>
            </w:r>
            <w:r>
              <w:t>)</w:t>
            </w:r>
            <w:r w:rsidRPr="00EF6BEC">
              <w:t>. Игнорируется при приеме. Заполняется автоматически из ПРИЗ при установке (изменении) связи с извещением о закупке</w:t>
            </w:r>
            <w:r>
              <w:t>.</w:t>
            </w:r>
          </w:p>
          <w:p w14:paraId="1EDB7F2A" w14:textId="77777777" w:rsidR="00056C63" w:rsidRDefault="00056C63" w:rsidP="00056C63">
            <w:pPr>
              <w:pStyle w:val="ad"/>
              <w:jc w:val="left"/>
            </w:pPr>
          </w:p>
          <w:p w14:paraId="4B1F17FE" w14:textId="514FD05D" w:rsidR="00056C63" w:rsidRDefault="00056C63" w:rsidP="00056C63">
            <w:pPr>
              <w:pStyle w:val="ad"/>
              <w:jc w:val="left"/>
            </w:pPr>
            <w:r>
              <w:t>Поле «</w:t>
            </w:r>
            <w:r w:rsidRPr="00FF36B8">
              <w:t>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соответствии с частью 5 статьи 30 Федерального закона № 44-ФЗ)</w:t>
            </w:r>
            <w:r>
              <w:t>» (</w:t>
            </w:r>
            <w:r w:rsidRPr="00CF4512">
              <w:t>isSMPOrSONOEngage</w:t>
            </w:r>
            <w:r>
              <w:t>)</w:t>
            </w:r>
            <w:r w:rsidRPr="00EF6BEC">
              <w:t>. Игнорируется при приеме. Заполняется автоматически из ПРИЗ при установке (изменении) связи с извещением о закупке</w:t>
            </w:r>
            <w:r>
              <w:t>.</w:t>
            </w:r>
          </w:p>
          <w:p w14:paraId="65AA2374" w14:textId="77777777" w:rsidR="00056C63" w:rsidRDefault="00056C63" w:rsidP="00056C63">
            <w:pPr>
              <w:pStyle w:val="ad"/>
              <w:jc w:val="left"/>
            </w:pPr>
          </w:p>
          <w:p w14:paraId="424B22B1" w14:textId="77777777" w:rsidR="00056C63" w:rsidRDefault="00056C63" w:rsidP="00056C63">
            <w:pPr>
              <w:pStyle w:val="ad"/>
              <w:jc w:val="center"/>
            </w:pPr>
          </w:p>
          <w:p w14:paraId="6AFC7762" w14:textId="630646B8" w:rsidR="00056C63" w:rsidRPr="00163EA4" w:rsidRDefault="00056C63" w:rsidP="00056C63">
            <w:pPr>
              <w:pStyle w:val="ad"/>
              <w:jc w:val="center"/>
              <w:rPr>
                <w:b/>
                <w:bCs/>
              </w:rPr>
            </w:pPr>
            <w:r w:rsidRPr="00163EA4">
              <w:rPr>
                <w:b/>
                <w:bCs/>
              </w:rPr>
              <w:t>Блок «Объем привлечения к исполнению контракта субподрядчиков» (</w:t>
            </w:r>
            <w:r w:rsidRPr="00163EA4">
              <w:rPr>
                <w:b/>
                <w:bCs/>
                <w:lang w:val="en-US"/>
              </w:rPr>
              <w:t>subContractorsSum</w:t>
            </w:r>
            <w:r w:rsidRPr="00163EA4">
              <w:rPr>
                <w:b/>
                <w:bCs/>
              </w:rPr>
              <w:t>)</w:t>
            </w:r>
          </w:p>
          <w:p w14:paraId="727CE661" w14:textId="3D50EABA" w:rsidR="00056C63" w:rsidRDefault="00056C63" w:rsidP="00056C63">
            <w:pPr>
              <w:pStyle w:val="ad"/>
            </w:pPr>
          </w:p>
          <w:p w14:paraId="34B8B445" w14:textId="1F1F4E47" w:rsidR="00056C63" w:rsidRDefault="00056C63" w:rsidP="00056C63">
            <w:pPr>
              <w:pStyle w:val="ad"/>
            </w:pPr>
            <w:r>
              <w:t xml:space="preserve">При приеме проекта первоначальной версии, сформированного на основании электронного контракта в структурированном виде </w:t>
            </w:r>
            <w:r w:rsidRPr="009C09F6">
              <w:t xml:space="preserve">блок </w:t>
            </w:r>
            <w:r w:rsidRPr="00163EA4">
              <w:rPr>
                <w:b/>
                <w:bCs/>
              </w:rPr>
              <w:t>«</w:t>
            </w:r>
            <w:r w:rsidRPr="00593056">
              <w:t>Объем привлечения к исполнению контракта субподрядчиков» (subContractorsSum)</w:t>
            </w:r>
            <w:r w:rsidRPr="009C09F6">
              <w:t>, игнорируется при приеме, заполняется автоматически из электронного контракта в структурированном виде. В данном</w:t>
            </w:r>
            <w:r w:rsidRPr="00E86F09">
              <w:t xml:space="preserve"> случае над данным блоком не должны</w:t>
            </w:r>
            <w:r>
              <w:t xml:space="preserve"> вызываться никакие контроли.</w:t>
            </w:r>
          </w:p>
          <w:p w14:paraId="2CE87F67" w14:textId="77777777" w:rsidR="00056C63" w:rsidRDefault="00056C63" w:rsidP="00056C63">
            <w:pPr>
              <w:pStyle w:val="ad"/>
            </w:pPr>
          </w:p>
          <w:p w14:paraId="6E6C5F11" w14:textId="14DB88F1" w:rsidR="00056C63" w:rsidRDefault="00056C63" w:rsidP="00056C63">
            <w:pPr>
              <w:pStyle w:val="ad"/>
              <w:jc w:val="left"/>
              <w:rPr>
                <w:b/>
              </w:rPr>
            </w:pPr>
            <w:r w:rsidRPr="00AF49BB">
              <w:rPr>
                <w:b/>
              </w:rPr>
              <w:t>Требования к автоматическом</w:t>
            </w:r>
            <w:r w:rsidRPr="009C09F6">
              <w:rPr>
                <w:b/>
              </w:rPr>
              <w:t xml:space="preserve">у заполнению блока </w:t>
            </w:r>
            <w:r w:rsidRPr="00163EA4">
              <w:rPr>
                <w:b/>
                <w:bCs/>
              </w:rPr>
              <w:t>«Объем привлечения к исполнению контракта субподрядчиков» (</w:t>
            </w:r>
            <w:r w:rsidRPr="00163EA4">
              <w:rPr>
                <w:b/>
                <w:bCs/>
                <w:lang w:val="en-US"/>
              </w:rPr>
              <w:t>subContractorsSum</w:t>
            </w:r>
            <w:r w:rsidRPr="00163EA4">
              <w:rPr>
                <w:b/>
                <w:bCs/>
              </w:rPr>
              <w:t>)</w:t>
            </w:r>
            <w:r w:rsidRPr="009C09F6">
              <w:rPr>
                <w:b/>
              </w:rPr>
              <w:t xml:space="preserve"> при приеме</w:t>
            </w:r>
            <w:r w:rsidRPr="00E86F09">
              <w:rPr>
                <w:b/>
              </w:rPr>
              <w:t xml:space="preserve"> проекта первоначальной</w:t>
            </w:r>
            <w:r w:rsidRPr="00AF49BB">
              <w:rPr>
                <w:b/>
              </w:rPr>
              <w:t xml:space="preserve"> версии, сформированного на основании электронного кон</w:t>
            </w:r>
            <w:r>
              <w:rPr>
                <w:b/>
              </w:rPr>
              <w:t>тракта в структурированном виде:</w:t>
            </w:r>
          </w:p>
          <w:p w14:paraId="64D1ECF7" w14:textId="35537140" w:rsidR="00056C63" w:rsidRDefault="00056C63" w:rsidP="00056C63">
            <w:pPr>
              <w:pStyle w:val="ad"/>
              <w:numPr>
                <w:ilvl w:val="0"/>
                <w:numId w:val="206"/>
              </w:numPr>
              <w:jc w:val="left"/>
            </w:pPr>
            <w:r>
              <w:t>поле «</w:t>
            </w:r>
            <w:r w:rsidRPr="00AB1C7C">
              <w:t>Объем в процентах</w:t>
            </w:r>
            <w:r>
              <w:t>» (</w:t>
            </w:r>
            <w:r w:rsidRPr="00AB1C7C">
              <w:t>subContractorsSum/sumInPercents</w:t>
            </w:r>
            <w:r>
              <w:t>) заполняется значением поля «</w:t>
            </w:r>
            <w:r w:rsidRPr="00B61BC6">
              <w:t>Объем привлечения субподрядчиков, соисполнителей из числа субъектов малого предпринимательства, социально некоммерческих организаций (в %)</w:t>
            </w:r>
            <w:r>
              <w:t>» (</w:t>
            </w:r>
            <w:r w:rsidRPr="00B61BC6">
              <w:t>contractConditionsInfo/subcontractorsAttractionConditionsInfo/subcontractorsAttractionVolume</w:t>
            </w:r>
            <w:r>
              <w:t>) структурированного контракта (</w:t>
            </w:r>
            <w:r w:rsidRPr="00BB7A4D">
              <w:t>cpElectronicContract</w:t>
            </w:r>
            <w:r>
              <w:t>)</w:t>
            </w:r>
            <w:r w:rsidRPr="00BB7A4D">
              <w:t>;</w:t>
            </w:r>
          </w:p>
          <w:p w14:paraId="14748921" w14:textId="77777777" w:rsidR="00056C63" w:rsidRDefault="00056C63" w:rsidP="00056C63">
            <w:pPr>
              <w:pStyle w:val="ad"/>
              <w:numPr>
                <w:ilvl w:val="0"/>
                <w:numId w:val="206"/>
              </w:numPr>
              <w:jc w:val="left"/>
            </w:pPr>
            <w:r>
              <w:t>значение поля «</w:t>
            </w:r>
            <w:r w:rsidRPr="00AB1C7C">
              <w:t>Объем в рублевом эквиваленте</w:t>
            </w:r>
            <w:r>
              <w:t>» (</w:t>
            </w:r>
            <w:r w:rsidRPr="00AB1C7C">
              <w:t>subContractorsSum/priceValueRUR</w:t>
            </w:r>
            <w:r>
              <w:t>) рассчитывается автоматически, как произведение значения поля «</w:t>
            </w:r>
            <w:r w:rsidRPr="00AB1C7C">
              <w:t>Объем в процентах</w:t>
            </w:r>
            <w:r>
              <w:t>» (</w:t>
            </w:r>
            <w:r w:rsidRPr="00AB1C7C">
              <w:t>subContractorsSum/sumInPercents</w:t>
            </w:r>
            <w:r>
              <w:t>) И:</w:t>
            </w:r>
          </w:p>
          <w:p w14:paraId="0D4CA5DC" w14:textId="27C30D8E" w:rsidR="00056C63" w:rsidRDefault="00056C63" w:rsidP="00056C63">
            <w:pPr>
              <w:pStyle w:val="ad"/>
              <w:numPr>
                <w:ilvl w:val="1"/>
                <w:numId w:val="206"/>
              </w:numPr>
              <w:jc w:val="left"/>
            </w:pPr>
            <w:r>
              <w:t>если валюта контракта российский рубль, то значения поля «</w:t>
            </w:r>
            <w:r w:rsidRPr="00B61BC6">
              <w:t>Значение цены контракта в валюте контракта</w:t>
            </w:r>
            <w:r>
              <w:t>» (</w:t>
            </w:r>
            <w:r w:rsidRPr="00B61BC6">
              <w:t>priceInfo/price</w:t>
            </w:r>
            <w:r>
              <w:t>)</w:t>
            </w:r>
            <w:r w:rsidRPr="00BB7A4D">
              <w:t>;</w:t>
            </w:r>
          </w:p>
          <w:p w14:paraId="68196287" w14:textId="6F8351BB" w:rsidR="00056C63" w:rsidRDefault="00056C63" w:rsidP="00056C63">
            <w:pPr>
              <w:pStyle w:val="ad"/>
              <w:numPr>
                <w:ilvl w:val="1"/>
                <w:numId w:val="206"/>
              </w:numPr>
              <w:jc w:val="left"/>
            </w:pPr>
            <w:r>
              <w:t>если валюта контракта отлична от российского рубля, то значения поля «</w:t>
            </w:r>
            <w:r w:rsidRPr="00B61BC6">
              <w:t>Цена контракта в рублевом эквиваленте</w:t>
            </w:r>
            <w:r>
              <w:t>» (</w:t>
            </w:r>
            <w:r w:rsidRPr="00B61BC6">
              <w:t>priceInfo/priceRUR</w:t>
            </w:r>
            <w:r>
              <w:t>)</w:t>
            </w:r>
            <w:r w:rsidRPr="00BB7A4D">
              <w:t>;</w:t>
            </w:r>
          </w:p>
          <w:p w14:paraId="1BE36042" w14:textId="50CA0BA4" w:rsidR="00D26BB1" w:rsidRPr="00D26BB1" w:rsidRDefault="00D26BB1" w:rsidP="00D26BB1">
            <w:pPr>
              <w:pStyle w:val="ad"/>
              <w:ind w:left="720"/>
              <w:jc w:val="left"/>
            </w:pPr>
            <w:r>
              <w:t>Поле «</w:t>
            </w:r>
            <w:r w:rsidRPr="00AB1C7C">
              <w:t>Объем в рублевом эквиваленте</w:t>
            </w:r>
            <w:r>
              <w:t>» (</w:t>
            </w:r>
            <w:r w:rsidRPr="00AB1C7C">
              <w:t>subContractorsSum/priceValueRUR</w:t>
            </w:r>
            <w:r>
              <w:t>) не заполняется, если признак «Невозможно указать сведения о количестве товара, работы, услуги» (products/quantityUndefined) установлен</w:t>
            </w:r>
          </w:p>
          <w:p w14:paraId="5E229EF2" w14:textId="6B3D1A8F" w:rsidR="00056C63" w:rsidRPr="007E0484" w:rsidRDefault="00056C63" w:rsidP="00056C63">
            <w:pPr>
              <w:pStyle w:val="ad"/>
              <w:numPr>
                <w:ilvl w:val="0"/>
                <w:numId w:val="206"/>
              </w:numPr>
              <w:jc w:val="left"/>
            </w:pPr>
            <w:r>
              <w:lastRenderedPageBreak/>
              <w:t>блок «</w:t>
            </w:r>
            <w:r w:rsidRPr="00AB1C7C">
              <w:t>Информация о субподрядчиках, соисполнителях (СМП, СОНО)</w:t>
            </w:r>
            <w:r>
              <w:t>» (</w:t>
            </w:r>
            <w:r w:rsidRPr="00AB1C7C">
              <w:t>subContractorsSum/subContractors</w:t>
            </w:r>
            <w:r>
              <w:t>) не заполняется.</w:t>
            </w:r>
          </w:p>
          <w:p w14:paraId="689A7CF3" w14:textId="77777777" w:rsidR="00056C63" w:rsidRDefault="00056C63" w:rsidP="00056C63">
            <w:pPr>
              <w:pStyle w:val="ad"/>
              <w:jc w:val="left"/>
              <w:rPr>
                <w:b/>
              </w:rPr>
            </w:pPr>
          </w:p>
          <w:p w14:paraId="7A253AB7" w14:textId="77777777" w:rsidR="00056C63" w:rsidRDefault="00056C63" w:rsidP="00056C63">
            <w:pPr>
              <w:pStyle w:val="ad"/>
              <w:jc w:val="left"/>
              <w:rPr>
                <w:b/>
              </w:rPr>
            </w:pPr>
          </w:p>
          <w:p w14:paraId="4E880869" w14:textId="44326EFB" w:rsidR="00056C63" w:rsidRPr="00593056" w:rsidRDefault="00056C63" w:rsidP="00056C63">
            <w:pPr>
              <w:pStyle w:val="ad"/>
              <w:jc w:val="left"/>
              <w:rPr>
                <w:b/>
                <w:bCs/>
              </w:rPr>
            </w:pPr>
            <w:bookmarkStart w:id="67" w:name="subContractorsSum"/>
            <w:r w:rsidRPr="00593056">
              <w:rPr>
                <w:b/>
                <w:bCs/>
              </w:rPr>
              <w:t xml:space="preserve">Требования к приему блока </w:t>
            </w:r>
            <w:r w:rsidRPr="00163EA4">
              <w:rPr>
                <w:b/>
                <w:bCs/>
              </w:rPr>
              <w:t>«Объем привлечения к исполнению контракта субподрядчиков» (</w:t>
            </w:r>
            <w:r w:rsidRPr="00163EA4">
              <w:rPr>
                <w:b/>
                <w:bCs/>
                <w:lang w:val="en-US"/>
              </w:rPr>
              <w:t>subContractorsSum</w:t>
            </w:r>
            <w:r w:rsidRPr="00163EA4">
              <w:rPr>
                <w:b/>
                <w:bCs/>
              </w:rPr>
              <w:t>)</w:t>
            </w:r>
            <w:r w:rsidRPr="00593056">
              <w:rPr>
                <w:b/>
                <w:bCs/>
              </w:rPr>
              <w:t xml:space="preserve"> для случаев, когда принимается проект отличный от проекта первоначальной версии, сформированного на основании электронного контракта в структурированном виде.</w:t>
            </w:r>
          </w:p>
          <w:bookmarkEnd w:id="67"/>
          <w:p w14:paraId="6449A740" w14:textId="2AD4E6B8" w:rsidR="00056C63" w:rsidRDefault="00056C63" w:rsidP="00056C63">
            <w:pPr>
              <w:pStyle w:val="ad"/>
            </w:pPr>
          </w:p>
          <w:p w14:paraId="44A3DA9D" w14:textId="77777777" w:rsidR="00056C63" w:rsidRDefault="00056C63" w:rsidP="00056C63">
            <w:pPr>
              <w:pStyle w:val="ad"/>
            </w:pPr>
          </w:p>
          <w:p w14:paraId="353DAF83" w14:textId="58AA8975" w:rsidR="00056C63" w:rsidRDefault="00056C63" w:rsidP="00056C63">
            <w:pPr>
              <w:pStyle w:val="ad"/>
              <w:jc w:val="left"/>
            </w:pPr>
            <w:r>
              <w:t>Блок «</w:t>
            </w:r>
            <w:r w:rsidRPr="00AD0F1C">
              <w:t>Информация о субподрядчиках, соисполнителях (СМП, СОНО)</w:t>
            </w:r>
            <w:r>
              <w:t>» (</w:t>
            </w:r>
            <w:r w:rsidRPr="00AD0F1C">
              <w:t>subContractors</w:t>
            </w:r>
            <w:r>
              <w:t>) – должен быть заполнен если в поле «</w:t>
            </w:r>
            <w:r w:rsidRPr="00AD0F1C">
              <w:t>Объем в процентах</w:t>
            </w:r>
            <w:r>
              <w:t>» (</w:t>
            </w:r>
            <w:r w:rsidRPr="00AD0F1C">
              <w:t>subContractorsSum</w:t>
            </w:r>
            <w:r>
              <w:t>\</w:t>
            </w:r>
            <w:r w:rsidRPr="00AD0F1C">
              <w:t>sumInPercents</w:t>
            </w:r>
            <w:r>
              <w:t>) указано значение больше 0.</w:t>
            </w:r>
          </w:p>
          <w:p w14:paraId="21682EC3" w14:textId="34D6BFD7" w:rsidR="00D43E75" w:rsidRDefault="00D43E75" w:rsidP="00056C63">
            <w:pPr>
              <w:pStyle w:val="ad"/>
              <w:jc w:val="left"/>
            </w:pPr>
          </w:p>
          <w:p w14:paraId="23D223A9" w14:textId="77777777" w:rsidR="00D43E75" w:rsidRDefault="00D43E75" w:rsidP="00D43E75">
            <w:pPr>
              <w:pStyle w:val="ad"/>
              <w:jc w:val="left"/>
            </w:pPr>
            <w:r>
              <w:t>Если признак «Невозможно указать сведения о количестве товара, работы, услуги» (products/quantityUndefined) установлен, то поле «</w:t>
            </w:r>
            <w:r w:rsidRPr="00AB1C7C">
              <w:t>Объем в рублевом эквиваленте</w:t>
            </w:r>
            <w:r>
              <w:t>» (</w:t>
            </w:r>
            <w:r w:rsidRPr="00AB1C7C">
              <w:t>subContractorsSum/priceValueRUR</w:t>
            </w:r>
            <w:r>
              <w:t>) игнорируется при приеме, не заполняется при передаче. Иначе рассчитывается автоматически, как произведение значения поля «</w:t>
            </w:r>
            <w:r w:rsidRPr="00AB1C7C">
              <w:t>Объем в процентах</w:t>
            </w:r>
            <w:r>
              <w:t>» (</w:t>
            </w:r>
            <w:r w:rsidRPr="00AB1C7C">
              <w:t>subContractorsSum/sumInPercents</w:t>
            </w:r>
            <w:r>
              <w:t>) И:</w:t>
            </w:r>
          </w:p>
          <w:p w14:paraId="4FAEE2BC" w14:textId="77777777" w:rsidR="00D43E75" w:rsidRDefault="00D43E75" w:rsidP="00D43E75">
            <w:pPr>
              <w:pStyle w:val="ad"/>
              <w:numPr>
                <w:ilvl w:val="1"/>
                <w:numId w:val="206"/>
              </w:numPr>
              <w:jc w:val="left"/>
            </w:pPr>
            <w:r>
              <w:t>если валюта контракта российский рубль, то значения поля «</w:t>
            </w:r>
            <w:r w:rsidRPr="00B61BC6">
              <w:t>Значение цены контракта в валюте контракта</w:t>
            </w:r>
            <w:r>
              <w:t>» (</w:t>
            </w:r>
            <w:r w:rsidRPr="00B61BC6">
              <w:t>priceInfo/price</w:t>
            </w:r>
            <w:r>
              <w:t>)</w:t>
            </w:r>
            <w:r w:rsidRPr="00BB7A4D">
              <w:t>;</w:t>
            </w:r>
          </w:p>
          <w:p w14:paraId="033D260F" w14:textId="77777777" w:rsidR="00D43E75" w:rsidRDefault="00D43E75" w:rsidP="00D43E75">
            <w:pPr>
              <w:pStyle w:val="ad"/>
              <w:numPr>
                <w:ilvl w:val="1"/>
                <w:numId w:val="206"/>
              </w:numPr>
              <w:jc w:val="left"/>
            </w:pPr>
            <w:r>
              <w:t>если валюта контракта отлична от российского рубля, то значения поля «</w:t>
            </w:r>
            <w:r w:rsidRPr="00B61BC6">
              <w:t>Цена контракта в рублевом эквиваленте</w:t>
            </w:r>
            <w:r>
              <w:t>» (</w:t>
            </w:r>
            <w:r w:rsidRPr="00B61BC6">
              <w:t>priceInfo/priceRUR</w:t>
            </w:r>
            <w:r>
              <w:t>)</w:t>
            </w:r>
            <w:r w:rsidRPr="00BB7A4D">
              <w:t>;</w:t>
            </w:r>
          </w:p>
          <w:p w14:paraId="2FFDC465" w14:textId="5BE9C62B" w:rsidR="00D43E75" w:rsidRPr="00D26BB1" w:rsidRDefault="00D43E75" w:rsidP="00D43E75">
            <w:pPr>
              <w:pStyle w:val="ad"/>
              <w:jc w:val="left"/>
            </w:pPr>
          </w:p>
          <w:p w14:paraId="2D8A5C25" w14:textId="77777777" w:rsidR="00D43E75" w:rsidRDefault="00D43E75" w:rsidP="00056C63">
            <w:pPr>
              <w:pStyle w:val="ad"/>
              <w:jc w:val="left"/>
            </w:pPr>
          </w:p>
          <w:p w14:paraId="6E95B379" w14:textId="122DEA00" w:rsidR="00056C63" w:rsidRDefault="00056C63" w:rsidP="00056C63">
            <w:pPr>
              <w:pStyle w:val="ad"/>
              <w:jc w:val="left"/>
            </w:pPr>
          </w:p>
          <w:p w14:paraId="3716AD5E" w14:textId="77777777" w:rsidR="00056C63" w:rsidRDefault="00056C63" w:rsidP="00056C63">
            <w:pPr>
              <w:pStyle w:val="ad"/>
              <w:jc w:val="left"/>
            </w:pPr>
            <w:r>
              <w:t xml:space="preserve">Поля </w:t>
            </w:r>
          </w:p>
          <w:p w14:paraId="4EEEEFA9" w14:textId="34FF095B" w:rsidR="00056C63" w:rsidRDefault="00056C63" w:rsidP="00056C63">
            <w:pPr>
              <w:pStyle w:val="ad"/>
              <w:jc w:val="left"/>
            </w:pPr>
            <w:r>
              <w:t>«</w:t>
            </w:r>
            <w:r w:rsidRPr="00084B32">
              <w:t>Цена договора в рублевом эквиваленте</w:t>
            </w:r>
            <w:r w:rsidRPr="00C20AF2">
              <w:t>» (</w:t>
            </w:r>
            <w:r w:rsidRPr="00084B32">
              <w:rPr>
                <w:lang w:val="en-US"/>
              </w:rPr>
              <w:t>legalEntityRF</w:t>
            </w:r>
            <w:r>
              <w:t>\</w:t>
            </w:r>
            <w:r w:rsidRPr="00084B32">
              <w:t>subContractInfo</w:t>
            </w:r>
            <w:r>
              <w:t>\</w:t>
            </w:r>
            <w:r w:rsidRPr="00084B32">
              <w:t>subContractPriceInfo</w:t>
            </w:r>
            <w:r>
              <w:t>\</w:t>
            </w:r>
            <w:r w:rsidRPr="00084B32">
              <w:t>priceRUR</w:t>
            </w:r>
            <w:r w:rsidRPr="00C20AF2">
              <w:t>)</w:t>
            </w:r>
            <w:r>
              <w:t>;</w:t>
            </w:r>
          </w:p>
          <w:p w14:paraId="354F38FB" w14:textId="77777777" w:rsidR="00056C63" w:rsidRDefault="00056C63" w:rsidP="00056C63">
            <w:pPr>
              <w:pStyle w:val="ad"/>
              <w:jc w:val="left"/>
            </w:pPr>
            <w:r>
              <w:t>«</w:t>
            </w:r>
            <w:r w:rsidRPr="00084B32">
              <w:t>Курс валюты по отношению к рублю на дату заключения договора</w:t>
            </w:r>
            <w:r>
              <w:t xml:space="preserve">» </w:t>
            </w:r>
            <w:r w:rsidRPr="00C20AF2">
              <w:t>(</w:t>
            </w:r>
            <w:r w:rsidRPr="00084B32">
              <w:rPr>
                <w:lang w:val="en-US"/>
              </w:rPr>
              <w:t>legalEntityRF</w:t>
            </w:r>
            <w:r>
              <w:t>\</w:t>
            </w:r>
            <w:r w:rsidRPr="00084B32">
              <w:t>subContractInfo</w:t>
            </w:r>
            <w:r>
              <w:t>\</w:t>
            </w:r>
            <w:r w:rsidRPr="00084B32">
              <w:t>subContractPriceInfo</w:t>
            </w:r>
            <w:r>
              <w:t>\</w:t>
            </w:r>
            <w:r w:rsidRPr="00084B32">
              <w:t>currencyRate</w:t>
            </w:r>
            <w:r w:rsidRPr="00C20AF2">
              <w:t>)</w:t>
            </w:r>
            <w:r>
              <w:t>;</w:t>
            </w:r>
          </w:p>
          <w:p w14:paraId="3D788656" w14:textId="77777777" w:rsidR="00056C63" w:rsidRDefault="00056C63" w:rsidP="00056C63">
            <w:pPr>
              <w:pStyle w:val="ad"/>
              <w:jc w:val="left"/>
            </w:pPr>
          </w:p>
          <w:p w14:paraId="26C9D4BD" w14:textId="7EA29C40" w:rsidR="00056C63" w:rsidRDefault="00056C63" w:rsidP="00056C63">
            <w:pPr>
              <w:pStyle w:val="ad"/>
              <w:jc w:val="left"/>
            </w:pPr>
            <w:r>
              <w:t>«</w:t>
            </w:r>
            <w:r w:rsidRPr="00084B32">
              <w:t>Цена договора в рублевом эквиваленте</w:t>
            </w:r>
            <w:r w:rsidRPr="00C20AF2">
              <w:t>» (</w:t>
            </w:r>
            <w:r w:rsidRPr="00084B32">
              <w:rPr>
                <w:lang w:val="en-US"/>
              </w:rPr>
              <w:t>individualBusinessmanRF</w:t>
            </w:r>
            <w:r>
              <w:t>\</w:t>
            </w:r>
            <w:r w:rsidRPr="00084B32">
              <w:t>subContractInfo</w:t>
            </w:r>
            <w:r>
              <w:t>\</w:t>
            </w:r>
            <w:r w:rsidRPr="00084B32">
              <w:t>subContractPriceInfo</w:t>
            </w:r>
            <w:r>
              <w:t>\</w:t>
            </w:r>
            <w:r w:rsidRPr="00084B32">
              <w:t>priceRUR</w:t>
            </w:r>
            <w:r w:rsidRPr="00C20AF2">
              <w:t>)</w:t>
            </w:r>
            <w:r>
              <w:t>;</w:t>
            </w:r>
          </w:p>
          <w:p w14:paraId="27F30DCF" w14:textId="3405C73F" w:rsidR="00056C63" w:rsidRDefault="00056C63" w:rsidP="00056C63">
            <w:pPr>
              <w:pStyle w:val="ad"/>
              <w:jc w:val="left"/>
            </w:pPr>
            <w:r>
              <w:t>«</w:t>
            </w:r>
            <w:r w:rsidRPr="00084B32">
              <w:t>Курс валюты по отношению к рублю на дату заключения договора</w:t>
            </w:r>
            <w:r>
              <w:t xml:space="preserve">» </w:t>
            </w:r>
            <w:r w:rsidRPr="00C20AF2">
              <w:t>(</w:t>
            </w:r>
            <w:r w:rsidRPr="00084B32">
              <w:rPr>
                <w:lang w:val="en-US"/>
              </w:rPr>
              <w:t>individualBusinessmanRF</w:t>
            </w:r>
            <w:r>
              <w:t>\</w:t>
            </w:r>
            <w:r w:rsidRPr="00084B32">
              <w:t>subContractInfo</w:t>
            </w:r>
            <w:r>
              <w:t>\</w:t>
            </w:r>
            <w:r w:rsidRPr="00084B32">
              <w:t>subContractPriceInfo</w:t>
            </w:r>
            <w:r>
              <w:t>\</w:t>
            </w:r>
            <w:r w:rsidRPr="00084B32">
              <w:t>currencyRate</w:t>
            </w:r>
            <w:r w:rsidRPr="00C20AF2">
              <w:t>)</w:t>
            </w:r>
            <w:r>
              <w:t>;</w:t>
            </w:r>
          </w:p>
          <w:p w14:paraId="52C8D9D0" w14:textId="77777777" w:rsidR="00056C63" w:rsidRPr="007E7491" w:rsidRDefault="00056C63" w:rsidP="00056C63">
            <w:pPr>
              <w:pStyle w:val="ad"/>
              <w:jc w:val="left"/>
            </w:pPr>
          </w:p>
          <w:p w14:paraId="35180C8D" w14:textId="63373D99" w:rsidR="00056C63" w:rsidRPr="00447EF8" w:rsidRDefault="00056C63" w:rsidP="00056C63">
            <w:pPr>
              <w:pStyle w:val="ad"/>
              <w:jc w:val="left"/>
            </w:pPr>
            <w:r>
              <w:t>при приеме игнорируются, заполняется при передаче,</w:t>
            </w:r>
            <w:r w:rsidRPr="00447EF8">
              <w:t xml:space="preserve"> </w:t>
            </w:r>
            <w:r>
              <w:t>в случае если валюта договора отлична от рублей.</w:t>
            </w:r>
          </w:p>
          <w:p w14:paraId="541B8727" w14:textId="5FAD052E" w:rsidR="00056C63" w:rsidRDefault="00056C63" w:rsidP="00056C63">
            <w:pPr>
              <w:pStyle w:val="ad"/>
              <w:jc w:val="left"/>
            </w:pPr>
          </w:p>
          <w:p w14:paraId="0BAC9ACB" w14:textId="756A0166" w:rsidR="00056C63" w:rsidRDefault="00056C63" w:rsidP="00056C63">
            <w:pPr>
              <w:pStyle w:val="ad"/>
              <w:jc w:val="left"/>
            </w:pPr>
            <w:r>
              <w:t>Поля</w:t>
            </w:r>
          </w:p>
          <w:p w14:paraId="7EC4976B" w14:textId="4A983E50" w:rsidR="00056C63" w:rsidRPr="00AE3228" w:rsidRDefault="00056C63" w:rsidP="00056C63">
            <w:pPr>
              <w:pStyle w:val="ad"/>
              <w:jc w:val="left"/>
            </w:pPr>
            <w:r>
              <w:t>«</w:t>
            </w:r>
            <w:r w:rsidRPr="00AE3228">
              <w:t>Невозможно указать сведения о количестве товара, работы, услуги</w:t>
            </w:r>
            <w:r>
              <w:t>» (</w:t>
            </w:r>
            <w:r w:rsidRPr="00AE3228">
              <w:t>subContractorsSum/subContractors/subContractor/legalEntityRF/subContractInfo/quantityUndefined</w:t>
            </w:r>
            <w:r>
              <w:t>)</w:t>
            </w:r>
            <w:r w:rsidRPr="00AE3228">
              <w:t>;</w:t>
            </w:r>
          </w:p>
          <w:p w14:paraId="589531A6" w14:textId="07C216BF" w:rsidR="00056C63" w:rsidRDefault="00056C63" w:rsidP="00056C63">
            <w:pPr>
              <w:pStyle w:val="ad"/>
              <w:jc w:val="left"/>
            </w:pPr>
            <w:r>
              <w:t>«</w:t>
            </w:r>
            <w:r w:rsidRPr="00AE3228">
              <w:t>Невозможно указать сведения о количестве товара, работы, услуги</w:t>
            </w:r>
            <w:r>
              <w:t>» (</w:t>
            </w:r>
            <w:r w:rsidRPr="00AE3228">
              <w:t>subContractorsSum/subContractors/subContractor/individualBusinessmanRF/subContractInfo/quantityUndefined</w:t>
            </w:r>
            <w:r>
              <w:t>)</w:t>
            </w:r>
          </w:p>
          <w:p w14:paraId="4EF76338" w14:textId="144D71B8" w:rsidR="00056C63" w:rsidRPr="00AE3228" w:rsidRDefault="00056C63" w:rsidP="00056C63">
            <w:pPr>
              <w:pStyle w:val="ad"/>
              <w:jc w:val="left"/>
            </w:pPr>
            <w:r>
              <w:t>игнорируются при приеме, не заполняются при передаче.</w:t>
            </w:r>
          </w:p>
          <w:p w14:paraId="260A03CF" w14:textId="77777777" w:rsidR="00056C63" w:rsidRDefault="00056C63" w:rsidP="00056C63">
            <w:pPr>
              <w:pStyle w:val="ad"/>
              <w:jc w:val="left"/>
            </w:pPr>
          </w:p>
          <w:p w14:paraId="4D2FE916" w14:textId="7164C57F" w:rsidR="00056C63" w:rsidRDefault="00056C63" w:rsidP="00056C63">
            <w:pPr>
              <w:pStyle w:val="ad"/>
              <w:jc w:val="left"/>
            </w:pPr>
            <w:r>
              <w:lastRenderedPageBreak/>
              <w:t>Поле «</w:t>
            </w:r>
            <w:r w:rsidRPr="006013F3">
              <w:t>Информация не будет размещена на официальном сайте ЕИС в соответствии с ч. 5 ст. 103 Федерального закона № 44-ФЗ</w:t>
            </w:r>
            <w:r>
              <w:t>»</w:t>
            </w:r>
            <w:r w:rsidRPr="00283226">
              <w:t xml:space="preserve"> (notPublishedOnEIS)</w:t>
            </w:r>
            <w:r>
              <w:t xml:space="preserve">  - не может быть заполнен</w:t>
            </w:r>
            <w:r w:rsidRPr="006013F3">
              <w:t xml:space="preserve"> при приеме, заполняется при передаче, в случае если </w:t>
            </w:r>
            <w:r>
              <w:t xml:space="preserve">публикации сведений о контракте определяется, что </w:t>
            </w:r>
            <w:r w:rsidRPr="006013F3">
              <w:t xml:space="preserve">информация </w:t>
            </w:r>
            <w:r>
              <w:t xml:space="preserve">о субподрядчиках </w:t>
            </w:r>
            <w:r w:rsidRPr="006013F3">
              <w:t>не должна быть размещена в открытой части ЕИС</w:t>
            </w:r>
            <w:r>
              <w:t xml:space="preserve"> – см. доработку «</w:t>
            </w:r>
            <w:r w:rsidRPr="006013F3">
              <w:t>FCSNF-5681</w:t>
            </w:r>
            <w:r>
              <w:t xml:space="preserve"> </w:t>
            </w:r>
            <w:r w:rsidRPr="006013F3">
              <w:t>РК. Закрытие информации о поставщиках (контракт, документы о приемке) при включении сведений в реестр контрактов в части п.3-5 ч.2 ст.84 (закрытые способы)</w:t>
            </w:r>
            <w:r>
              <w:t>»</w:t>
            </w:r>
          </w:p>
          <w:p w14:paraId="5E49C51C" w14:textId="77777777" w:rsidR="00056C63" w:rsidRDefault="00056C63" w:rsidP="00056C63">
            <w:pPr>
              <w:pStyle w:val="ad"/>
              <w:jc w:val="left"/>
            </w:pPr>
          </w:p>
          <w:p w14:paraId="4F1B9EF5" w14:textId="7F2DBA54" w:rsidR="00056C63" w:rsidRDefault="00056C63" w:rsidP="00056C63">
            <w:pPr>
              <w:pStyle w:val="ad"/>
              <w:jc w:val="left"/>
            </w:pPr>
            <w:r>
              <w:t>Блок</w:t>
            </w:r>
            <w:r w:rsidRPr="00513670">
              <w:t xml:space="preserve"> «</w:t>
            </w:r>
            <w:r>
              <w:t>Статус</w:t>
            </w:r>
            <w:r w:rsidRPr="00513670">
              <w:t>» (</w:t>
            </w:r>
            <w:r w:rsidRPr="008C50F1">
              <w:rPr>
                <w:lang w:val="en-US"/>
              </w:rPr>
              <w:t>subContractorsSum</w:t>
            </w:r>
            <w:r w:rsidRPr="00513670">
              <w:t>/</w:t>
            </w:r>
            <w:r w:rsidRPr="008C50F1">
              <w:rPr>
                <w:lang w:val="en-US"/>
              </w:rPr>
              <w:t>subContractors</w:t>
            </w:r>
            <w:r w:rsidRPr="00513670">
              <w:t>/</w:t>
            </w:r>
            <w:r w:rsidRPr="008C50F1">
              <w:rPr>
                <w:lang w:val="en-US"/>
              </w:rPr>
              <w:t>subContractor</w:t>
            </w:r>
            <w:r w:rsidRPr="00513670">
              <w:t>/</w:t>
            </w:r>
            <w:r w:rsidRPr="008C50F1">
              <w:rPr>
                <w:lang w:val="en-US"/>
              </w:rPr>
              <w:t>legalEntityRF</w:t>
            </w:r>
            <w:r w:rsidRPr="00513670">
              <w:t>/</w:t>
            </w:r>
            <w:r w:rsidRPr="008C50F1">
              <w:rPr>
                <w:lang w:val="en-US"/>
              </w:rPr>
              <w:t>status</w:t>
            </w:r>
            <w:r w:rsidRPr="00513670">
              <w:t>)</w:t>
            </w:r>
            <w:r>
              <w:t xml:space="preserve"> игнорируется</w:t>
            </w:r>
            <w:r w:rsidRPr="00930773">
              <w:t xml:space="preserve"> </w:t>
            </w:r>
            <w:r>
              <w:t>при</w:t>
            </w:r>
            <w:r w:rsidRPr="00930773">
              <w:t xml:space="preserve"> </w:t>
            </w:r>
            <w:r>
              <w:t>приеме</w:t>
            </w:r>
            <w:r w:rsidRPr="00930773">
              <w:t xml:space="preserve"> </w:t>
            </w:r>
            <w:r>
              <w:t>и не заполняется</w:t>
            </w:r>
            <w:r w:rsidRPr="00930773">
              <w:t xml:space="preserve">, </w:t>
            </w:r>
            <w:r>
              <w:t>начиная с версии 14.1</w:t>
            </w:r>
            <w:r w:rsidRPr="00513670">
              <w:t xml:space="preserve">. </w:t>
            </w:r>
            <w:r w:rsidRPr="008C50F1">
              <w:t>Игнорируется и заполняется автоматически</w:t>
            </w:r>
            <w:r>
              <w:t xml:space="preserve"> значением «</w:t>
            </w:r>
            <w:r w:rsidRPr="008E7D82">
              <w:t xml:space="preserve">30 </w:t>
            </w:r>
            <w:r>
              <w:t>–</w:t>
            </w:r>
            <w:r w:rsidRPr="008E7D82">
              <w:t xml:space="preserve"> субъект малого предпринимательства</w:t>
            </w:r>
            <w:r>
              <w:t>»</w:t>
            </w:r>
            <w:r w:rsidRPr="008C50F1">
              <w:t>, если субподрядчик, соисполнитель есть в ЕРСМСП (Единый реестр субъектов малого и среднего предпринимательства) (найдена актуальная запись с таким ИНН, категория субъекта 1 (микропредприятие), либо 2 (малое предприятие) и не указана дата исключения из ЕРСМСП)</w:t>
            </w:r>
            <w:r>
              <w:t>.</w:t>
            </w:r>
          </w:p>
          <w:p w14:paraId="0938476A" w14:textId="77777777" w:rsidR="00056C63" w:rsidRDefault="00056C63" w:rsidP="00056C63">
            <w:pPr>
              <w:pStyle w:val="ad"/>
            </w:pPr>
          </w:p>
          <w:p w14:paraId="1D214558" w14:textId="24D8A386" w:rsidR="00056C63" w:rsidRDefault="00056C63" w:rsidP="00056C63">
            <w:pPr>
              <w:pStyle w:val="ad"/>
            </w:pPr>
            <w:r>
              <w:t>В</w:t>
            </w:r>
            <w:r w:rsidRPr="00F651B1">
              <w:t xml:space="preserve"> </w:t>
            </w:r>
            <w:r>
              <w:t>поле</w:t>
            </w:r>
            <w:r w:rsidRPr="00F651B1">
              <w:t xml:space="preserve"> «</w:t>
            </w:r>
            <w:r>
              <w:t>Статус</w:t>
            </w:r>
            <w:r w:rsidRPr="00F651B1">
              <w:t>» (</w:t>
            </w:r>
            <w:r w:rsidRPr="00176A1D">
              <w:rPr>
                <w:lang w:val="en-US"/>
              </w:rPr>
              <w:t>subContractorsSum</w:t>
            </w:r>
            <w:r w:rsidRPr="00F651B1">
              <w:t>/</w:t>
            </w:r>
            <w:r w:rsidRPr="00176A1D">
              <w:rPr>
                <w:lang w:val="en-US"/>
              </w:rPr>
              <w:t>subContractors</w:t>
            </w:r>
            <w:r w:rsidRPr="00F651B1">
              <w:t>/</w:t>
            </w:r>
            <w:r w:rsidRPr="008C50F1">
              <w:rPr>
                <w:lang w:val="en-US"/>
              </w:rPr>
              <w:t>subContractor</w:t>
            </w:r>
            <w:r w:rsidRPr="00F651B1">
              <w:t>/</w:t>
            </w:r>
            <w:r w:rsidRPr="00676E05">
              <w:rPr>
                <w:lang w:val="en-US"/>
              </w:rPr>
              <w:t>individualBusinessmanRF</w:t>
            </w:r>
            <w:r w:rsidRPr="00F651B1">
              <w:t>/</w:t>
            </w:r>
            <w:r w:rsidRPr="00676E05">
              <w:rPr>
                <w:lang w:val="en-US"/>
              </w:rPr>
              <w:t>status</w:t>
            </w:r>
            <w:r w:rsidRPr="00F651B1">
              <w:t xml:space="preserve">) </w:t>
            </w:r>
            <w:r>
              <w:t>в</w:t>
            </w:r>
            <w:r w:rsidRPr="00F651B1">
              <w:t xml:space="preserve"> </w:t>
            </w:r>
            <w:r>
              <w:t>блоке</w:t>
            </w:r>
            <w:r w:rsidRPr="00F651B1">
              <w:t xml:space="preserve"> «</w:t>
            </w:r>
            <w:r w:rsidRPr="00F715B0">
              <w:t>Индивидуальный</w:t>
            </w:r>
            <w:r w:rsidRPr="00F651B1">
              <w:t xml:space="preserve"> </w:t>
            </w:r>
            <w:r w:rsidRPr="00F715B0">
              <w:t>предприниматель</w:t>
            </w:r>
            <w:r w:rsidRPr="00F651B1">
              <w:t xml:space="preserve"> </w:t>
            </w:r>
            <w:r w:rsidRPr="00F715B0">
              <w:t>РФ</w:t>
            </w:r>
            <w:r w:rsidRPr="00F651B1">
              <w:t>» (</w:t>
            </w:r>
            <w:r w:rsidRPr="00176A1D">
              <w:rPr>
                <w:lang w:val="en-US"/>
              </w:rPr>
              <w:t>subContractorsSum</w:t>
            </w:r>
            <w:r w:rsidRPr="00F651B1">
              <w:t>/</w:t>
            </w:r>
            <w:r w:rsidRPr="00176A1D">
              <w:rPr>
                <w:lang w:val="en-US"/>
              </w:rPr>
              <w:t>subContractors</w:t>
            </w:r>
            <w:r w:rsidRPr="00F651B1">
              <w:t>/</w:t>
            </w:r>
            <w:r w:rsidRPr="008C50F1">
              <w:rPr>
                <w:lang w:val="en-US"/>
              </w:rPr>
              <w:t>subContractor</w:t>
            </w:r>
            <w:r w:rsidRPr="00F651B1">
              <w:t>/</w:t>
            </w:r>
            <w:r w:rsidRPr="00676E05">
              <w:rPr>
                <w:lang w:val="en-US"/>
              </w:rPr>
              <w:t>individualBusinessmanRF</w:t>
            </w:r>
            <w:r w:rsidRPr="00F651B1">
              <w:t xml:space="preserve">) </w:t>
            </w:r>
            <w:r>
              <w:t xml:space="preserve">допустимо только значение </w:t>
            </w:r>
            <w:r w:rsidRPr="00676E05">
              <w:t xml:space="preserve">30 </w:t>
            </w:r>
            <w:r>
              <w:t>–</w:t>
            </w:r>
            <w:r w:rsidRPr="00676E05">
              <w:t xml:space="preserve"> субъект малого предпринимательства</w:t>
            </w:r>
            <w:r>
              <w:t>, контролируется блокирующим бизнесовым контролем АРК_4437_1254.</w:t>
            </w:r>
          </w:p>
          <w:p w14:paraId="569ECE13" w14:textId="77777777" w:rsidR="00056C63" w:rsidRDefault="00056C63" w:rsidP="00056C63">
            <w:pPr>
              <w:pStyle w:val="ad"/>
            </w:pPr>
          </w:p>
          <w:p w14:paraId="136CD257" w14:textId="55DA3A37" w:rsidR="00056C63" w:rsidRDefault="00056C63" w:rsidP="00056C63">
            <w:pPr>
              <w:pStyle w:val="ad"/>
            </w:pPr>
            <w:r>
              <w:t>Блок</w:t>
            </w:r>
            <w:r w:rsidRPr="006526CE">
              <w:t xml:space="preserve"> «</w:t>
            </w:r>
            <w:r>
              <w:t>Статус</w:t>
            </w:r>
            <w:r w:rsidRPr="006526CE">
              <w:t>» (</w:t>
            </w:r>
            <w:r w:rsidRPr="006526CE">
              <w:rPr>
                <w:lang w:val="en-US"/>
              </w:rPr>
              <w:t>subContractorsSum</w:t>
            </w:r>
            <w:r w:rsidRPr="006526CE">
              <w:t>/</w:t>
            </w:r>
            <w:r w:rsidRPr="006526CE">
              <w:rPr>
                <w:lang w:val="en-US"/>
              </w:rPr>
              <w:t>subContractors</w:t>
            </w:r>
            <w:r w:rsidRPr="006526CE">
              <w:t>/</w:t>
            </w:r>
            <w:r w:rsidRPr="008C50F1">
              <w:rPr>
                <w:lang w:val="en-US"/>
              </w:rPr>
              <w:t>subContractor</w:t>
            </w:r>
            <w:r w:rsidRPr="006526CE">
              <w:t>/</w:t>
            </w:r>
            <w:r w:rsidRPr="006526CE">
              <w:rPr>
                <w:lang w:val="en-US"/>
              </w:rPr>
              <w:t>legalEntityRF</w:t>
            </w:r>
            <w:r w:rsidRPr="006526CE">
              <w:t>/</w:t>
            </w:r>
            <w:r w:rsidRPr="006526CE">
              <w:rPr>
                <w:lang w:val="en-US"/>
              </w:rPr>
              <w:t>statusInfo</w:t>
            </w:r>
            <w:r w:rsidRPr="006526CE">
              <w:t>)</w:t>
            </w:r>
            <w:r>
              <w:t xml:space="preserve"> игнорируется и заполняется автоматически значением «30» в поле «Код статуса» (</w:t>
            </w:r>
            <w:r w:rsidRPr="006526CE">
              <w:t>subContractorsSum/subContractors/subContractor/legalEntityRF/statusInfo</w:t>
            </w:r>
            <w:r>
              <w:t>/</w:t>
            </w:r>
            <w:r>
              <w:rPr>
                <w:lang w:val="en-US"/>
              </w:rPr>
              <w:t>code</w:t>
            </w:r>
            <w:r>
              <w:t xml:space="preserve">), поле «Наименование статуса» </w:t>
            </w:r>
            <w:r w:rsidRPr="00AB424D">
              <w:t>(subContractorsSum/subContractors/subContractor/legalEntityRF/statusInfo</w:t>
            </w:r>
            <w:r>
              <w:t>/</w:t>
            </w:r>
            <w:r>
              <w:rPr>
                <w:lang w:val="en-US"/>
              </w:rPr>
              <w:t>name</w:t>
            </w:r>
            <w:r w:rsidRPr="00AB424D">
              <w:t>),</w:t>
            </w:r>
            <w:r w:rsidRPr="008C50F1">
              <w:t xml:space="preserve"> если субподрядчик, соисполнитель есть в ЕРСМСП (Единый реестр субъектов малого и среднего предпринимательства) (найдена актуальная запись с таким ИНН, категория субъекта 1 (микропредприятие), либо 2 (малое предприятие) и не указана дата исключения из ЕРСМСП)</w:t>
            </w:r>
            <w:r>
              <w:t>.</w:t>
            </w:r>
          </w:p>
          <w:p w14:paraId="0C9035CE" w14:textId="05FB3B86" w:rsidR="00056C63" w:rsidRDefault="00056C63" w:rsidP="00056C63">
            <w:pPr>
              <w:pStyle w:val="ad"/>
            </w:pPr>
            <w:r>
              <w:t>В</w:t>
            </w:r>
            <w:r w:rsidRPr="00E371A5">
              <w:t xml:space="preserve"> </w:t>
            </w:r>
            <w:r>
              <w:t>поле</w:t>
            </w:r>
            <w:r w:rsidRPr="00E371A5">
              <w:t xml:space="preserve"> «</w:t>
            </w:r>
            <w:r>
              <w:t>Код</w:t>
            </w:r>
            <w:r w:rsidRPr="00E371A5">
              <w:t xml:space="preserve"> </w:t>
            </w:r>
            <w:r>
              <w:t>статуса</w:t>
            </w:r>
            <w:r w:rsidRPr="00E371A5">
              <w:t>» (</w:t>
            </w:r>
            <w:r w:rsidRPr="00E371A5">
              <w:rPr>
                <w:lang w:val="en-US"/>
              </w:rPr>
              <w:t>subContractorsSum</w:t>
            </w:r>
            <w:r w:rsidRPr="00E371A5">
              <w:t>/</w:t>
            </w:r>
            <w:r w:rsidRPr="00E371A5">
              <w:rPr>
                <w:lang w:val="en-US"/>
              </w:rPr>
              <w:t>subContractors</w:t>
            </w:r>
            <w:r w:rsidRPr="00E371A5">
              <w:t>/</w:t>
            </w:r>
            <w:r w:rsidRPr="008C50F1">
              <w:rPr>
                <w:lang w:val="en-US"/>
              </w:rPr>
              <w:t>subContractor</w:t>
            </w:r>
            <w:r w:rsidRPr="00E371A5">
              <w:t>/</w:t>
            </w:r>
            <w:r w:rsidRPr="00E371A5">
              <w:rPr>
                <w:lang w:val="en-US"/>
              </w:rPr>
              <w:t>individualBusinessmanRF</w:t>
            </w:r>
            <w:r w:rsidRPr="00E371A5">
              <w:t>/</w:t>
            </w:r>
            <w:r w:rsidRPr="00E371A5">
              <w:rPr>
                <w:lang w:val="en-US"/>
              </w:rPr>
              <w:t>statusInfo</w:t>
            </w:r>
            <w:r w:rsidRPr="00E371A5">
              <w:t>/</w:t>
            </w:r>
            <w:r>
              <w:rPr>
                <w:lang w:val="en-US"/>
              </w:rPr>
              <w:t>code</w:t>
            </w:r>
            <w:r w:rsidRPr="00E371A5">
              <w:t xml:space="preserve">) </w:t>
            </w:r>
            <w:r>
              <w:t>в</w:t>
            </w:r>
            <w:r w:rsidRPr="00F651B1">
              <w:t xml:space="preserve"> </w:t>
            </w:r>
            <w:r>
              <w:t>блоке</w:t>
            </w:r>
            <w:r w:rsidRPr="00F651B1">
              <w:t xml:space="preserve"> «</w:t>
            </w:r>
            <w:r w:rsidRPr="00F715B0">
              <w:t>Индивидуальный</w:t>
            </w:r>
            <w:r w:rsidRPr="00F651B1">
              <w:t xml:space="preserve"> </w:t>
            </w:r>
            <w:r w:rsidRPr="00F715B0">
              <w:t>предприниматель</w:t>
            </w:r>
            <w:r w:rsidRPr="00F651B1">
              <w:t xml:space="preserve"> </w:t>
            </w:r>
            <w:r w:rsidRPr="00F715B0">
              <w:t>РФ</w:t>
            </w:r>
            <w:r w:rsidRPr="00F651B1">
              <w:t>» (</w:t>
            </w:r>
            <w:r w:rsidRPr="00176A1D">
              <w:rPr>
                <w:lang w:val="en-US"/>
              </w:rPr>
              <w:t>subContractorsSum</w:t>
            </w:r>
            <w:r w:rsidRPr="00F651B1">
              <w:t>/</w:t>
            </w:r>
            <w:r w:rsidRPr="00176A1D">
              <w:rPr>
                <w:lang w:val="en-US"/>
              </w:rPr>
              <w:t>subContractors</w:t>
            </w:r>
            <w:r w:rsidRPr="00F651B1">
              <w:t>/</w:t>
            </w:r>
            <w:r w:rsidRPr="008C50F1">
              <w:rPr>
                <w:lang w:val="en-US"/>
              </w:rPr>
              <w:t>subContractor</w:t>
            </w:r>
            <w:r w:rsidRPr="00F651B1">
              <w:t>/</w:t>
            </w:r>
            <w:r w:rsidRPr="00676E05">
              <w:rPr>
                <w:lang w:val="en-US"/>
              </w:rPr>
              <w:t>individualBusinessmanRF</w:t>
            </w:r>
            <w:r w:rsidRPr="00F651B1">
              <w:t xml:space="preserve">) </w:t>
            </w:r>
            <w:r>
              <w:t>допустимо только значение «</w:t>
            </w:r>
            <w:r w:rsidRPr="00676E05">
              <w:t>30</w:t>
            </w:r>
            <w:r>
              <w:t>»</w:t>
            </w:r>
            <w:r w:rsidRPr="00676E05">
              <w:t xml:space="preserve"> - субъект малого предпринимательства</w:t>
            </w:r>
            <w:r>
              <w:t xml:space="preserve">, контролируется блокирующим бизнесовым контролем АРК_4437_1254. </w:t>
            </w:r>
          </w:p>
          <w:p w14:paraId="11B8ABCF" w14:textId="77777777" w:rsidR="00056C63" w:rsidRDefault="00056C63" w:rsidP="00056C63">
            <w:pPr>
              <w:pStyle w:val="ad"/>
              <w:jc w:val="left"/>
            </w:pPr>
          </w:p>
          <w:p w14:paraId="7E19B1C1" w14:textId="7B524156" w:rsidR="00056C63" w:rsidRDefault="00056C63" w:rsidP="00056C63">
            <w:pPr>
              <w:pStyle w:val="ad"/>
              <w:jc w:val="left"/>
            </w:pPr>
            <w:r>
              <w:t>Поле «</w:t>
            </w:r>
            <w:r w:rsidRPr="00002431">
              <w:t>Дата включения в Единый реестр субъектов малого и среднего предпринимательства</w:t>
            </w:r>
            <w:r>
              <w:t>» (</w:t>
            </w:r>
            <w:r w:rsidRPr="00F25A07">
              <w:t>subContractorsSum/subContractors/subContractor/legalEntityRF/ERSMSPInclusionDate</w:t>
            </w:r>
            <w:r>
              <w:t>)</w:t>
            </w:r>
            <w:r w:rsidRPr="00002431">
              <w:t xml:space="preserve">. Может быть указано только, если </w:t>
            </w:r>
            <w:r>
              <w:t xml:space="preserve">значение поля </w:t>
            </w:r>
            <w:r w:rsidRPr="00002431">
              <w:t xml:space="preserve">status соответствует значению </w:t>
            </w:r>
            <w:r>
              <w:t>«</w:t>
            </w:r>
            <w:r w:rsidRPr="00002431">
              <w:t>Субъект малого предпринимательства</w:t>
            </w:r>
            <w:r>
              <w:t>»</w:t>
            </w:r>
            <w:r w:rsidRPr="00002431">
              <w:t>. Игнорируется при приеме и заполняется автоматически, если найдена активная и не исключенная запись о поставщике в Реестре субъектов малого и среднего предпринимательства</w:t>
            </w:r>
            <w:r>
              <w:t>. З</w:t>
            </w:r>
            <w:r w:rsidRPr="00FF36B8">
              <w:t>аполняется только для контрактов, первая версия сведений о которых сформирована после даты выхода доработки на ППАК</w:t>
            </w:r>
            <w:r>
              <w:t>.</w:t>
            </w:r>
          </w:p>
          <w:p w14:paraId="6BA0A937" w14:textId="77777777" w:rsidR="00056C63" w:rsidRDefault="00056C63" w:rsidP="00056C63">
            <w:pPr>
              <w:pStyle w:val="ad"/>
              <w:jc w:val="left"/>
            </w:pPr>
          </w:p>
          <w:p w14:paraId="217C3CA5" w14:textId="3EA2647A" w:rsidR="00056C63" w:rsidRPr="00817485" w:rsidRDefault="00056C63" w:rsidP="00056C63">
            <w:pPr>
              <w:pStyle w:val="ad"/>
              <w:jc w:val="left"/>
            </w:pPr>
            <w:r>
              <w:t>Блок «</w:t>
            </w:r>
            <w:r w:rsidRPr="00452244">
              <w:t>Информация об объекте закупки в субподрядном договоре</w:t>
            </w:r>
            <w:r>
              <w:t>» (</w:t>
            </w:r>
            <w:r w:rsidRPr="00452244">
              <w:t>subContractorsSum/subContractors/subContractor/legalEntityRF/subPurchaseObjectInfo</w:t>
            </w:r>
            <w:r>
              <w:t xml:space="preserve">) обрабатывается аналогично блоку </w:t>
            </w:r>
            <w:r w:rsidRPr="00452244">
              <w:t>products/product</w:t>
            </w:r>
            <w:r>
              <w:t>. Поле «</w:t>
            </w:r>
            <w:r w:rsidRPr="000A156A">
              <w:t>Уникальный идентификатор в ЕИС</w:t>
            </w:r>
            <w:r>
              <w:t>» (</w:t>
            </w:r>
            <w:r w:rsidRPr="000A156A">
              <w:t>subContractorsSum/subContractors/subContractor/legalEntityRF/subPurchaseObjectsInfo/subPurchaseObjectInfo/sid</w:t>
            </w:r>
            <w:r>
              <w:t>), поле «</w:t>
            </w:r>
            <w:r w:rsidRPr="000A156A">
              <w:t>Внешний идентификатор объекта закупки</w:t>
            </w:r>
            <w:r>
              <w:t>» (</w:t>
            </w:r>
            <w:r w:rsidRPr="000A156A">
              <w:t>subContractorsSum/subContractors/subContractor/legalEntityRF/subPurchaseObjectsInfo/subPurchaseObjectInfo/externalSid</w:t>
            </w:r>
            <w:r>
              <w:t>), «</w:t>
            </w:r>
            <w:r w:rsidRPr="000A156A">
              <w:t>Уникальный идентификатор объекта закупки в ЕИС в извещении-основании</w:t>
            </w:r>
            <w:r>
              <w:t xml:space="preserve">» </w:t>
            </w:r>
            <w:r>
              <w:lastRenderedPageBreak/>
              <w:t>(</w:t>
            </w:r>
            <w:r w:rsidRPr="000A156A">
              <w:t>subContractorsSum/subContractors/subContractor/legalEntityRF/subPurchaseObjectsInfo/subPurchaseObjectInfo/purchaseObjectSid</w:t>
            </w:r>
            <w:r>
              <w:t>), поле «</w:t>
            </w:r>
            <w:r w:rsidRPr="000A156A">
              <w:t>Внешний идентификатор объекта закупки в извещении-основании</w:t>
            </w:r>
            <w:r>
              <w:t>» (</w:t>
            </w:r>
            <w:r w:rsidRPr="000A156A">
              <w:t>subContractorsSum/subContractors/subContractor/legalEntityRF/subPurchaseObjectsInfo/subPurchaseObjectInfo/purchaseObjectExternalSid</w:t>
            </w:r>
            <w:r>
              <w:t>) не заполняются.</w:t>
            </w:r>
            <w:r w:rsidRPr="00817485">
              <w:t xml:space="preserve"> </w:t>
            </w:r>
            <w:r>
              <w:t>Контролируется недопустимость приема блока КТРУ.</w:t>
            </w:r>
          </w:p>
          <w:p w14:paraId="513FD0A3" w14:textId="3E716564" w:rsidR="00056C63" w:rsidRDefault="00056C63" w:rsidP="00056C63">
            <w:pPr>
              <w:pStyle w:val="ad"/>
              <w:jc w:val="left"/>
            </w:pPr>
          </w:p>
          <w:p w14:paraId="53184517" w14:textId="368B876B" w:rsidR="00056C63" w:rsidRDefault="00056C63" w:rsidP="00056C63">
            <w:pPr>
              <w:pStyle w:val="ad"/>
              <w:jc w:val="left"/>
            </w:pPr>
            <w:r>
              <w:t>Поле «Ставка НДС, процентов» (VATRate) в блоке «</w:t>
            </w:r>
            <w:r w:rsidRPr="0022379B">
              <w:t>Юридическое лицо РФ</w:t>
            </w:r>
            <w:r>
              <w:t>» (</w:t>
            </w:r>
            <w:r w:rsidRPr="0022379B">
              <w:t>legalEntityRF</w:t>
            </w:r>
            <w:r>
              <w:t>). Устарело. Начиная с версии ЕИС 15.0, игнорируется при приеме любой версии сведений о контракте.</w:t>
            </w:r>
          </w:p>
          <w:p w14:paraId="651F73F9" w14:textId="77777777" w:rsidR="00056C63" w:rsidRDefault="00056C63" w:rsidP="00056C63">
            <w:pPr>
              <w:pStyle w:val="ad"/>
              <w:jc w:val="left"/>
            </w:pPr>
          </w:p>
          <w:p w14:paraId="02B0F186" w14:textId="7E1C3884" w:rsidR="00056C63" w:rsidRDefault="00056C63" w:rsidP="00056C63">
            <w:pPr>
              <w:pStyle w:val="ad"/>
              <w:jc w:val="left"/>
            </w:pPr>
            <w:r>
              <w:t xml:space="preserve">Блок «Ставка НДС» (VATRateInfo). Принимается, начиная с версии ЕИС 15.0. Поле VatRateInfo\VATCode контролируется на наличие  в справочнике "Ставки НДС" (nsiVATList). (см. контроль </w:t>
            </w:r>
            <w:r>
              <w:fldChar w:fldCharType="begin"/>
            </w:r>
            <w:r>
              <w:instrText xml:space="preserve"> REF РК_ИК_0492 \h </w:instrText>
            </w:r>
            <w:r>
              <w:fldChar w:fldCharType="separate"/>
            </w:r>
            <w:r w:rsidRPr="00523C76">
              <w:t>РК_ИК_049</w:t>
            </w:r>
            <w:r w:rsidRPr="00543819">
              <w:t>2</w:t>
            </w:r>
            <w:r>
              <w:fldChar w:fldCharType="end"/>
            </w:r>
            <w:r>
              <w:t xml:space="preserve"> ниже)</w:t>
            </w:r>
          </w:p>
          <w:p w14:paraId="1C715319" w14:textId="636E5B38" w:rsidR="00056C63" w:rsidRDefault="00056C63" w:rsidP="00056C63">
            <w:pPr>
              <w:pStyle w:val="ad"/>
              <w:jc w:val="left"/>
            </w:pPr>
            <w:r>
              <w:t>Поле «Наименование ставки НДС в справочнике "Ставки НДС" (nsiVATList)» игнорируется при приеме, при передаче заполняется значением из справочника</w:t>
            </w:r>
          </w:p>
          <w:p w14:paraId="1BAE59B3" w14:textId="7A841BA3" w:rsidR="00056C63" w:rsidRDefault="00056C63" w:rsidP="00056C63">
            <w:pPr>
              <w:pStyle w:val="ad"/>
              <w:jc w:val="left"/>
            </w:pPr>
          </w:p>
          <w:p w14:paraId="04C6AD87" w14:textId="77777777" w:rsidR="00056C63" w:rsidRDefault="00056C63" w:rsidP="00056C63">
            <w:pPr>
              <w:pStyle w:val="ad"/>
              <w:jc w:val="left"/>
            </w:pPr>
          </w:p>
          <w:p w14:paraId="596CF322" w14:textId="77777777" w:rsidR="00056C63" w:rsidRDefault="00056C63" w:rsidP="00056C63">
            <w:pPr>
              <w:pStyle w:val="ad"/>
              <w:jc w:val="left"/>
            </w:pPr>
          </w:p>
          <w:p w14:paraId="3925366C" w14:textId="6FF1E941" w:rsidR="00056C63" w:rsidRDefault="00056C63" w:rsidP="00056C63">
            <w:pPr>
              <w:pStyle w:val="ad"/>
              <w:jc w:val="left"/>
            </w:pPr>
            <w:r>
              <w:t>Поле «Ставка НДС, процентов» (VATRate) в блоке «</w:t>
            </w:r>
            <w:r w:rsidRPr="0022379B">
              <w:t>Индивидуальный предприниматель РФ</w:t>
            </w:r>
            <w:r>
              <w:t>» (</w:t>
            </w:r>
            <w:r w:rsidRPr="0022379B">
              <w:t>individualBusinessmanRF</w:t>
            </w:r>
            <w:r>
              <w:t xml:space="preserve">). Полностью аналогично поведению в блоке </w:t>
            </w:r>
            <w:r w:rsidRPr="0022379B">
              <w:t>legalEntityRF</w:t>
            </w:r>
            <w:r>
              <w:t xml:space="preserve">. См контроль </w:t>
            </w:r>
            <w:r>
              <w:fldChar w:fldCharType="begin"/>
            </w:r>
            <w:r>
              <w:instrText xml:space="preserve"> REF РК_ИК_0493 \h </w:instrText>
            </w:r>
            <w:r>
              <w:fldChar w:fldCharType="separate"/>
            </w:r>
            <w:r w:rsidRPr="001E30F2">
              <w:t>РК_ИК_</w:t>
            </w:r>
            <w:r w:rsidRPr="0022379B">
              <w:t>0493</w:t>
            </w:r>
            <w:r>
              <w:fldChar w:fldCharType="end"/>
            </w:r>
            <w:r>
              <w:t xml:space="preserve"> ниже</w:t>
            </w:r>
          </w:p>
          <w:p w14:paraId="6682C480" w14:textId="77777777" w:rsidR="00056C63" w:rsidRDefault="00056C63" w:rsidP="00056C63">
            <w:pPr>
              <w:pStyle w:val="ad"/>
              <w:jc w:val="left"/>
            </w:pPr>
          </w:p>
          <w:p w14:paraId="762A809C" w14:textId="77777777" w:rsidR="00056C63" w:rsidRDefault="00056C63" w:rsidP="00056C63">
            <w:pPr>
              <w:pStyle w:val="ad"/>
              <w:jc w:val="left"/>
            </w:pPr>
            <w:r>
              <w:t xml:space="preserve">Поля принимаются и сохраняются </w:t>
            </w:r>
            <w:r w:rsidRPr="003C24D7">
              <w:t>в случае, если первая версия контракта была размещена до</w:t>
            </w:r>
            <w:r>
              <w:t xml:space="preserve"> версии 14.0, иначе игнорируются при приеме:</w:t>
            </w:r>
          </w:p>
          <w:p w14:paraId="5794E525" w14:textId="52BC9BC8" w:rsidR="00056C63" w:rsidRPr="00676E05" w:rsidRDefault="00056C63" w:rsidP="00056C63">
            <w:pPr>
              <w:pStyle w:val="ad"/>
              <w:numPr>
                <w:ilvl w:val="0"/>
                <w:numId w:val="228"/>
              </w:numPr>
              <w:rPr>
                <w:lang w:val="en-US"/>
              </w:rPr>
            </w:pPr>
            <w:r>
              <w:t>в</w:t>
            </w:r>
            <w:r w:rsidRPr="00676E05">
              <w:rPr>
                <w:lang w:val="en-US"/>
              </w:rPr>
              <w:t xml:space="preserve"> </w:t>
            </w:r>
            <w:r>
              <w:t>блоке</w:t>
            </w:r>
            <w:r w:rsidRPr="00676E05">
              <w:rPr>
                <w:lang w:val="en-US"/>
              </w:rPr>
              <w:t xml:space="preserve"> «</w:t>
            </w:r>
            <w:r w:rsidRPr="00F715B0">
              <w:t>Юридическое</w:t>
            </w:r>
            <w:r w:rsidRPr="00676E05">
              <w:rPr>
                <w:lang w:val="en-US"/>
              </w:rPr>
              <w:t xml:space="preserve"> </w:t>
            </w:r>
            <w:r w:rsidRPr="00F715B0">
              <w:t>лицо</w:t>
            </w:r>
            <w:r w:rsidRPr="00676E05">
              <w:rPr>
                <w:lang w:val="en-US"/>
              </w:rPr>
              <w:t xml:space="preserve"> </w:t>
            </w:r>
            <w:r w:rsidRPr="00F715B0">
              <w:t>РФ</w:t>
            </w:r>
            <w:r w:rsidRPr="00676E05">
              <w:rPr>
                <w:lang w:val="en-US"/>
              </w:rPr>
              <w:t>» (</w:t>
            </w:r>
            <w:r w:rsidRPr="00176A1D">
              <w:rPr>
                <w:lang w:val="en-US"/>
              </w:rPr>
              <w:t>subContractorsSum/subContractors</w:t>
            </w:r>
            <w:r w:rsidRPr="00063F0B">
              <w:rPr>
                <w:lang w:val="en-US"/>
              </w:rPr>
              <w:t>/</w:t>
            </w:r>
            <w:r w:rsidRPr="00176A1D">
              <w:rPr>
                <w:lang w:val="en-US"/>
              </w:rPr>
              <w:t>subContractor/</w:t>
            </w:r>
            <w:r w:rsidRPr="00676E05">
              <w:rPr>
                <w:lang w:val="en-US"/>
              </w:rPr>
              <w:t>legalEntityRF):</w:t>
            </w:r>
          </w:p>
          <w:p w14:paraId="06279BAE" w14:textId="5FC1D565" w:rsidR="00056C63" w:rsidRPr="00176A1D" w:rsidRDefault="00056C63" w:rsidP="00056C63">
            <w:pPr>
              <w:pStyle w:val="ad"/>
              <w:numPr>
                <w:ilvl w:val="0"/>
                <w:numId w:val="231"/>
              </w:numPr>
              <w:rPr>
                <w:lang w:val="en-US"/>
              </w:rPr>
            </w:pPr>
            <w:r w:rsidRPr="00176A1D">
              <w:rPr>
                <w:lang w:val="en-US"/>
              </w:rPr>
              <w:t>«</w:t>
            </w:r>
            <w:r>
              <w:t>Полное</w:t>
            </w:r>
            <w:r w:rsidRPr="00176A1D">
              <w:rPr>
                <w:lang w:val="en-US"/>
              </w:rPr>
              <w:t xml:space="preserve"> </w:t>
            </w:r>
            <w:r>
              <w:t>наименование</w:t>
            </w:r>
            <w:r w:rsidRPr="00176A1D">
              <w:rPr>
                <w:lang w:val="en-US"/>
              </w:rPr>
              <w:t>» (subContractorsSum/subContractors/subContractor/legalEntityRF/fullName);</w:t>
            </w:r>
          </w:p>
          <w:p w14:paraId="388C1084" w14:textId="7D4F9A5C" w:rsidR="00056C63" w:rsidRPr="00176A1D" w:rsidRDefault="00056C63" w:rsidP="00056C63">
            <w:pPr>
              <w:pStyle w:val="ad"/>
              <w:numPr>
                <w:ilvl w:val="0"/>
                <w:numId w:val="231"/>
              </w:numPr>
              <w:rPr>
                <w:lang w:val="en-US"/>
              </w:rPr>
            </w:pPr>
            <w:r w:rsidRPr="00176A1D">
              <w:rPr>
                <w:lang w:val="en-US"/>
              </w:rPr>
              <w:t>«</w:t>
            </w:r>
            <w:r>
              <w:t>ИНН</w:t>
            </w:r>
            <w:r w:rsidRPr="00176A1D">
              <w:rPr>
                <w:lang w:val="en-US"/>
              </w:rPr>
              <w:t>» (subContractorsSum/subContractors/subContractor/legalEntityRF/INN);</w:t>
            </w:r>
          </w:p>
          <w:p w14:paraId="70627B88" w14:textId="13477CC5" w:rsidR="00056C63" w:rsidRPr="00176A1D" w:rsidRDefault="00056C63" w:rsidP="00056C63">
            <w:pPr>
              <w:pStyle w:val="ad"/>
              <w:numPr>
                <w:ilvl w:val="0"/>
                <w:numId w:val="231"/>
              </w:numPr>
              <w:rPr>
                <w:lang w:val="en-US"/>
              </w:rPr>
            </w:pPr>
            <w:r w:rsidRPr="00176A1D">
              <w:rPr>
                <w:lang w:val="en-US"/>
              </w:rPr>
              <w:t>«</w:t>
            </w:r>
            <w:r>
              <w:t>КПП</w:t>
            </w:r>
            <w:r w:rsidRPr="00176A1D">
              <w:rPr>
                <w:lang w:val="en-US"/>
              </w:rPr>
              <w:t>» (subContractorsSum/subContractors/subContractor/legalEntityRF/KPP);</w:t>
            </w:r>
          </w:p>
          <w:p w14:paraId="0D29F99C" w14:textId="01B1CB89" w:rsidR="00056C63" w:rsidRDefault="00056C63" w:rsidP="00056C63">
            <w:pPr>
              <w:pStyle w:val="ad"/>
              <w:numPr>
                <w:ilvl w:val="0"/>
                <w:numId w:val="231"/>
              </w:numPr>
              <w:jc w:val="left"/>
              <w:rPr>
                <w:lang w:val="en-US"/>
              </w:rPr>
            </w:pPr>
            <w:r w:rsidRPr="00176A1D">
              <w:rPr>
                <w:lang w:val="en-US"/>
              </w:rPr>
              <w:t>«</w:t>
            </w:r>
            <w:r>
              <w:t>Организационно</w:t>
            </w:r>
            <w:r w:rsidRPr="00176A1D">
              <w:rPr>
                <w:lang w:val="en-US"/>
              </w:rPr>
              <w:t>-</w:t>
            </w:r>
            <w:r>
              <w:t>правовая</w:t>
            </w:r>
            <w:r w:rsidRPr="00176A1D">
              <w:rPr>
                <w:lang w:val="en-US"/>
              </w:rPr>
              <w:t xml:space="preserve"> </w:t>
            </w:r>
            <w:r>
              <w:t>форма</w:t>
            </w:r>
            <w:r w:rsidRPr="00176A1D">
              <w:rPr>
                <w:lang w:val="en-US"/>
              </w:rPr>
              <w:t xml:space="preserve"> </w:t>
            </w:r>
            <w:r>
              <w:t>организации</w:t>
            </w:r>
            <w:r w:rsidRPr="00176A1D">
              <w:rPr>
                <w:lang w:val="en-US"/>
              </w:rPr>
              <w:t xml:space="preserve"> </w:t>
            </w:r>
            <w:r>
              <w:t>в</w:t>
            </w:r>
            <w:r w:rsidRPr="00176A1D">
              <w:rPr>
                <w:lang w:val="en-US"/>
              </w:rPr>
              <w:t xml:space="preserve"> </w:t>
            </w:r>
            <w:r>
              <w:t>ОКОПФ</w:t>
            </w:r>
            <w:r w:rsidRPr="00AB2CBA">
              <w:rPr>
                <w:lang w:val="en-US"/>
              </w:rPr>
              <w:t>»</w:t>
            </w:r>
            <w:r w:rsidRPr="00176A1D">
              <w:rPr>
                <w:lang w:val="en-US"/>
              </w:rPr>
              <w:t xml:space="preserve"> (subContractorsSum/subContractors/subContractor/legalEntityRF/legalForm)</w:t>
            </w:r>
            <w:r w:rsidRPr="00B01241">
              <w:rPr>
                <w:lang w:val="en-US"/>
              </w:rPr>
              <w:t>;</w:t>
            </w:r>
          </w:p>
          <w:p w14:paraId="1E598A0D" w14:textId="6972F41F" w:rsidR="00056C63" w:rsidRPr="00676E05" w:rsidRDefault="00056C63" w:rsidP="00056C63">
            <w:pPr>
              <w:pStyle w:val="ad"/>
              <w:numPr>
                <w:ilvl w:val="0"/>
                <w:numId w:val="228"/>
              </w:numPr>
              <w:rPr>
                <w:lang w:val="en-US"/>
              </w:rPr>
            </w:pPr>
            <w:r>
              <w:t>в</w:t>
            </w:r>
            <w:r w:rsidRPr="00676E05">
              <w:rPr>
                <w:lang w:val="en-US"/>
              </w:rPr>
              <w:t xml:space="preserve"> </w:t>
            </w:r>
            <w:r>
              <w:t>блоке</w:t>
            </w:r>
            <w:r w:rsidRPr="00676E05">
              <w:rPr>
                <w:lang w:val="en-US"/>
              </w:rPr>
              <w:t xml:space="preserve"> «</w:t>
            </w:r>
            <w:r w:rsidRPr="00F715B0">
              <w:t>Индивидуальный</w:t>
            </w:r>
            <w:r w:rsidRPr="00676E05">
              <w:rPr>
                <w:lang w:val="en-US"/>
              </w:rPr>
              <w:t xml:space="preserve"> </w:t>
            </w:r>
            <w:r w:rsidRPr="00F715B0">
              <w:t>предприниматель</w:t>
            </w:r>
            <w:r w:rsidRPr="00676E05">
              <w:rPr>
                <w:lang w:val="en-US"/>
              </w:rPr>
              <w:t xml:space="preserve"> </w:t>
            </w:r>
            <w:r w:rsidRPr="00F715B0">
              <w:t>РФ</w:t>
            </w:r>
            <w:r w:rsidRPr="00676E05">
              <w:rPr>
                <w:lang w:val="en-US"/>
              </w:rPr>
              <w:t>» (</w:t>
            </w:r>
            <w:r w:rsidRPr="00176A1D">
              <w:rPr>
                <w:lang w:val="en-US"/>
              </w:rPr>
              <w:t>subContractorsSum/subContractors/</w:t>
            </w:r>
            <w:r>
              <w:rPr>
                <w:lang w:val="en-US"/>
              </w:rPr>
              <w:pgNum/>
            </w:r>
            <w:r>
              <w:rPr>
                <w:lang w:val="en-US"/>
              </w:rPr>
              <w:t>ubcontractor</w:t>
            </w:r>
            <w:r w:rsidRPr="00176A1D">
              <w:rPr>
                <w:lang w:val="en-US"/>
              </w:rPr>
              <w:t>/</w:t>
            </w:r>
            <w:r w:rsidRPr="00676E05">
              <w:rPr>
                <w:lang w:val="en-US"/>
              </w:rPr>
              <w:t>individualBusinessmanRF):</w:t>
            </w:r>
          </w:p>
          <w:p w14:paraId="6C11C6EC" w14:textId="6DFEC569" w:rsidR="00056C63" w:rsidRPr="00B01241" w:rsidRDefault="00056C63" w:rsidP="00056C63">
            <w:pPr>
              <w:pStyle w:val="ad"/>
              <w:numPr>
                <w:ilvl w:val="0"/>
                <w:numId w:val="232"/>
              </w:numPr>
              <w:rPr>
                <w:lang w:val="en-US"/>
              </w:rPr>
            </w:pPr>
            <w:r w:rsidRPr="00B01241">
              <w:rPr>
                <w:lang w:val="en-US"/>
              </w:rPr>
              <w:t>«Фамилия» (subContractorsSum/subContractors/</w:t>
            </w:r>
            <w:r w:rsidRPr="00176A1D">
              <w:rPr>
                <w:lang w:val="en-US"/>
              </w:rPr>
              <w:t>subContractor</w:t>
            </w:r>
            <w:r w:rsidRPr="00B01241">
              <w:rPr>
                <w:lang w:val="en-US"/>
              </w:rPr>
              <w:t>/individualBusinessmanRF/lastName);</w:t>
            </w:r>
          </w:p>
          <w:p w14:paraId="01094067" w14:textId="28176E3A" w:rsidR="00056C63" w:rsidRPr="00B01241" w:rsidRDefault="00056C63" w:rsidP="00056C63">
            <w:pPr>
              <w:pStyle w:val="ad"/>
              <w:numPr>
                <w:ilvl w:val="0"/>
                <w:numId w:val="232"/>
              </w:numPr>
              <w:rPr>
                <w:lang w:val="en-US"/>
              </w:rPr>
            </w:pPr>
            <w:r w:rsidRPr="00B01241">
              <w:rPr>
                <w:lang w:val="en-US"/>
              </w:rPr>
              <w:t>«Имя» (subContractorsSum/subContractors/</w:t>
            </w:r>
            <w:r w:rsidRPr="00176A1D">
              <w:rPr>
                <w:lang w:val="en-US"/>
              </w:rPr>
              <w:t>subContractor</w:t>
            </w:r>
            <w:r w:rsidRPr="00B01241">
              <w:rPr>
                <w:lang w:val="en-US"/>
              </w:rPr>
              <w:t>/individualBusinessmanRF/firstName);</w:t>
            </w:r>
          </w:p>
          <w:p w14:paraId="5AF85BD9" w14:textId="29576035" w:rsidR="00056C63" w:rsidRPr="00B01241" w:rsidRDefault="00056C63" w:rsidP="00056C63">
            <w:pPr>
              <w:pStyle w:val="ad"/>
              <w:numPr>
                <w:ilvl w:val="0"/>
                <w:numId w:val="232"/>
              </w:numPr>
              <w:rPr>
                <w:lang w:val="en-US"/>
              </w:rPr>
            </w:pPr>
            <w:r w:rsidRPr="00B01241">
              <w:rPr>
                <w:lang w:val="en-US"/>
              </w:rPr>
              <w:t>«Отчество» (subContractorsSum/subContractors/</w:t>
            </w:r>
            <w:r w:rsidRPr="00176A1D">
              <w:rPr>
                <w:lang w:val="en-US"/>
              </w:rPr>
              <w:t>subContractor</w:t>
            </w:r>
            <w:r w:rsidRPr="00B01241">
              <w:rPr>
                <w:lang w:val="en-US"/>
              </w:rPr>
              <w:t>/individualBusinessmanRF/middleName);</w:t>
            </w:r>
          </w:p>
          <w:p w14:paraId="04E88906" w14:textId="02CB0AF4" w:rsidR="00056C63" w:rsidRDefault="00056C63" w:rsidP="00056C63">
            <w:pPr>
              <w:pStyle w:val="ad"/>
              <w:numPr>
                <w:ilvl w:val="0"/>
                <w:numId w:val="232"/>
              </w:numPr>
              <w:jc w:val="left"/>
              <w:rPr>
                <w:lang w:val="en-US"/>
              </w:rPr>
            </w:pPr>
            <w:r w:rsidRPr="00B01241">
              <w:rPr>
                <w:lang w:val="en-US"/>
              </w:rPr>
              <w:t>«ИНН» (subContractorsSum/subContractors/</w:t>
            </w:r>
            <w:r w:rsidRPr="00176A1D">
              <w:rPr>
                <w:lang w:val="en-US"/>
              </w:rPr>
              <w:t>subContractor</w:t>
            </w:r>
            <w:r w:rsidRPr="00B01241">
              <w:rPr>
                <w:lang w:val="en-US"/>
              </w:rPr>
              <w:t>/individualBusinessmanRF/INN).</w:t>
            </w:r>
          </w:p>
          <w:p w14:paraId="67DD6D6A" w14:textId="77777777" w:rsidR="00056C63" w:rsidRPr="00AB2CBA" w:rsidRDefault="00056C63" w:rsidP="00056C63">
            <w:pPr>
              <w:pStyle w:val="ad"/>
              <w:ind w:left="720"/>
              <w:jc w:val="left"/>
              <w:rPr>
                <w:lang w:val="en-US"/>
              </w:rPr>
            </w:pPr>
          </w:p>
          <w:p w14:paraId="34BB6B3A" w14:textId="77777777" w:rsidR="00056C63" w:rsidRDefault="00056C63" w:rsidP="00056C63">
            <w:pPr>
              <w:pStyle w:val="ad"/>
            </w:pPr>
            <w:r>
              <w:t>Игнорируются при приеме, начиная с версии 14.0:</w:t>
            </w:r>
          </w:p>
          <w:p w14:paraId="150D633E" w14:textId="77777777" w:rsidR="00056C63" w:rsidRPr="00F715B0" w:rsidRDefault="00056C63" w:rsidP="00056C63">
            <w:pPr>
              <w:pStyle w:val="ad"/>
              <w:numPr>
                <w:ilvl w:val="0"/>
                <w:numId w:val="229"/>
              </w:numPr>
            </w:pPr>
            <w:r>
              <w:t>в блоке «</w:t>
            </w:r>
            <w:r w:rsidRPr="00F715B0">
              <w:t>Юридическое лицо РФ</w:t>
            </w:r>
            <w:r>
              <w:t>» (</w:t>
            </w:r>
            <w:r w:rsidRPr="00F715B0">
              <w:t>legalEntityRF</w:t>
            </w:r>
            <w:r>
              <w:t>):</w:t>
            </w:r>
          </w:p>
          <w:p w14:paraId="3DA50CD4" w14:textId="4E89985A" w:rsidR="00056C63" w:rsidRPr="00EB6C66" w:rsidRDefault="00056C63" w:rsidP="00056C63">
            <w:pPr>
              <w:pStyle w:val="ad"/>
              <w:numPr>
                <w:ilvl w:val="0"/>
                <w:numId w:val="233"/>
              </w:numPr>
              <w:rPr>
                <w:lang w:val="en-US"/>
              </w:rPr>
            </w:pPr>
            <w:r w:rsidRPr="00EB6C66">
              <w:rPr>
                <w:lang w:val="en-US"/>
              </w:rPr>
              <w:t>«Фирменное наименование» (subContractorsSum/subContractors/</w:t>
            </w:r>
            <w:r w:rsidRPr="00176A1D">
              <w:rPr>
                <w:lang w:val="en-US"/>
              </w:rPr>
              <w:t>subContractor</w:t>
            </w:r>
            <w:r w:rsidRPr="00EB6C66">
              <w:rPr>
                <w:lang w:val="en-US"/>
              </w:rPr>
              <w:t>/legalEntityRF/firmName);</w:t>
            </w:r>
          </w:p>
          <w:p w14:paraId="7FE9E98B" w14:textId="133E410E" w:rsidR="00056C63" w:rsidRPr="00EB6C66" w:rsidRDefault="00056C63" w:rsidP="00056C63">
            <w:pPr>
              <w:pStyle w:val="ad"/>
              <w:numPr>
                <w:ilvl w:val="0"/>
                <w:numId w:val="233"/>
              </w:numPr>
              <w:rPr>
                <w:lang w:val="en-US"/>
              </w:rPr>
            </w:pPr>
            <w:r w:rsidRPr="00EB6C66">
              <w:rPr>
                <w:lang w:val="en-US"/>
              </w:rPr>
              <w:t>«Дата постановки на учет в налоговом органе» (subContractorsSum/subContractors/</w:t>
            </w:r>
            <w:r w:rsidRPr="00176A1D">
              <w:rPr>
                <w:lang w:val="en-US"/>
              </w:rPr>
              <w:t>subContractor</w:t>
            </w:r>
            <w:r w:rsidRPr="00EB6C66">
              <w:rPr>
                <w:lang w:val="en-US"/>
              </w:rPr>
              <w:t>/legalEntityRF/registrationDate);</w:t>
            </w:r>
          </w:p>
          <w:p w14:paraId="4BB1731B" w14:textId="2FE691AB" w:rsidR="00056C63" w:rsidRDefault="00056C63" w:rsidP="00056C63">
            <w:pPr>
              <w:pStyle w:val="ad"/>
              <w:numPr>
                <w:ilvl w:val="0"/>
                <w:numId w:val="233"/>
              </w:numPr>
              <w:rPr>
                <w:lang w:val="en-US"/>
              </w:rPr>
            </w:pPr>
            <w:r w:rsidRPr="00EB6C66">
              <w:rPr>
                <w:lang w:val="en-US"/>
              </w:rPr>
              <w:lastRenderedPageBreak/>
              <w:t>«Дата включения в Единый реестр субъектов малого и среднего предпринимательства» (subContractorsSum/subContractors/</w:t>
            </w:r>
            <w:r w:rsidRPr="00176A1D">
              <w:rPr>
                <w:lang w:val="en-US"/>
              </w:rPr>
              <w:t>subContractor</w:t>
            </w:r>
            <w:r w:rsidRPr="00EB6C66">
              <w:rPr>
                <w:lang w:val="en-US"/>
              </w:rPr>
              <w:t>/legalEntityRF/ERSMSPInclusionDate);</w:t>
            </w:r>
          </w:p>
          <w:p w14:paraId="7199A527" w14:textId="77777777" w:rsidR="00056C63" w:rsidRPr="00F715B0" w:rsidRDefault="00056C63" w:rsidP="00056C63">
            <w:pPr>
              <w:pStyle w:val="ad"/>
              <w:numPr>
                <w:ilvl w:val="0"/>
                <w:numId w:val="228"/>
              </w:numPr>
            </w:pPr>
            <w:r>
              <w:t>в блоке «</w:t>
            </w:r>
            <w:r w:rsidRPr="00F715B0">
              <w:t>Индивидуальный предприниматель РФ</w:t>
            </w:r>
            <w:r>
              <w:t>» (</w:t>
            </w:r>
            <w:r w:rsidRPr="00F715B0">
              <w:t>individualBusinessmanRF</w:t>
            </w:r>
            <w:r>
              <w:t>):</w:t>
            </w:r>
          </w:p>
          <w:p w14:paraId="2E61BAE9" w14:textId="68C98499" w:rsidR="00056C63" w:rsidRPr="00EB6C66" w:rsidRDefault="00056C63" w:rsidP="00056C63">
            <w:pPr>
              <w:pStyle w:val="ad"/>
              <w:numPr>
                <w:ilvl w:val="0"/>
                <w:numId w:val="234"/>
              </w:numPr>
              <w:rPr>
                <w:lang w:val="en-US"/>
              </w:rPr>
            </w:pPr>
            <w:r w:rsidRPr="00EB6C66">
              <w:rPr>
                <w:lang w:val="en-US"/>
              </w:rPr>
              <w:t>«Дата постановки на учет в налоговом органе» (subContractorsSum/subContractors/</w:t>
            </w:r>
            <w:r w:rsidRPr="00176A1D">
              <w:rPr>
                <w:lang w:val="en-US"/>
              </w:rPr>
              <w:t>subContractor</w:t>
            </w:r>
            <w:r w:rsidRPr="00EB6C66">
              <w:rPr>
                <w:lang w:val="en-US"/>
              </w:rPr>
              <w:t>/individualBusinessmanRF/registrationDate);</w:t>
            </w:r>
          </w:p>
          <w:p w14:paraId="764C4C4A" w14:textId="7D5095EB" w:rsidR="00056C63" w:rsidRPr="00AB2CBA" w:rsidRDefault="00056C63" w:rsidP="00056C63">
            <w:pPr>
              <w:pStyle w:val="ad"/>
              <w:numPr>
                <w:ilvl w:val="0"/>
                <w:numId w:val="234"/>
              </w:numPr>
              <w:rPr>
                <w:lang w:val="en-US"/>
              </w:rPr>
            </w:pPr>
            <w:r w:rsidRPr="00EB6C66">
              <w:rPr>
                <w:lang w:val="en-US"/>
              </w:rPr>
              <w:t>«Дата включения в Единый реестр субъектов малого и среднего предпринимательства</w:t>
            </w:r>
            <w:r w:rsidRPr="00F715B0">
              <w:rPr>
                <w:lang w:val="en-US"/>
              </w:rPr>
              <w:t>»</w:t>
            </w:r>
            <w:r w:rsidRPr="00EB6C66">
              <w:rPr>
                <w:lang w:val="en-US"/>
              </w:rPr>
              <w:t xml:space="preserve"> (subContractorsSum/subContractors/</w:t>
            </w:r>
            <w:r w:rsidRPr="00176A1D">
              <w:rPr>
                <w:lang w:val="en-US"/>
              </w:rPr>
              <w:t>subContractor</w:t>
            </w:r>
            <w:r w:rsidRPr="00EB6C66">
              <w:rPr>
                <w:lang w:val="en-US"/>
              </w:rPr>
              <w:t>/individualBusinessmanRF/ERSMSPInclusionDate)</w:t>
            </w:r>
            <w:r w:rsidRPr="00F715B0">
              <w:rPr>
                <w:lang w:val="en-US"/>
              </w:rPr>
              <w:t>.</w:t>
            </w:r>
          </w:p>
          <w:p w14:paraId="7829E13F" w14:textId="77777777" w:rsidR="00056C63" w:rsidRPr="002C2CCA" w:rsidRDefault="00056C63" w:rsidP="00056C63">
            <w:pPr>
              <w:pStyle w:val="ad"/>
              <w:rPr>
                <w:lang w:val="en-US"/>
              </w:rPr>
            </w:pPr>
          </w:p>
          <w:p w14:paraId="6817B64E" w14:textId="736A0043" w:rsidR="00056C63" w:rsidRDefault="00056C63" w:rsidP="00056C63">
            <w:pPr>
              <w:pStyle w:val="ad"/>
              <w:rPr>
                <w:lang w:val="en-US"/>
              </w:rPr>
            </w:pPr>
            <w:r>
              <w:t>Блок</w:t>
            </w:r>
            <w:r w:rsidRPr="0043332E">
              <w:rPr>
                <w:lang w:val="en-US"/>
              </w:rPr>
              <w:t xml:space="preserve"> «</w:t>
            </w:r>
            <w:r w:rsidRPr="002A2EF5">
              <w:t>Сведения</w:t>
            </w:r>
            <w:r w:rsidRPr="0043332E">
              <w:rPr>
                <w:lang w:val="en-US"/>
              </w:rPr>
              <w:t xml:space="preserve"> </w:t>
            </w:r>
            <w:r w:rsidRPr="002A2EF5">
              <w:t>из</w:t>
            </w:r>
            <w:r w:rsidRPr="0043332E">
              <w:rPr>
                <w:lang w:val="en-US"/>
              </w:rPr>
              <w:t xml:space="preserve"> </w:t>
            </w:r>
            <w:r w:rsidRPr="002A2EF5">
              <w:t>ЕГРЮЛ</w:t>
            </w:r>
            <w:r w:rsidRPr="0043332E">
              <w:rPr>
                <w:lang w:val="en-US"/>
              </w:rPr>
              <w:t>» (</w:t>
            </w:r>
            <w:r>
              <w:rPr>
                <w:lang w:val="en-US"/>
              </w:rPr>
              <w:t>s</w:t>
            </w:r>
            <w:r w:rsidRPr="00CD0065">
              <w:rPr>
                <w:lang w:val="en-US"/>
              </w:rPr>
              <w:t>ubContractorsSum/subContractors/</w:t>
            </w:r>
            <w:r w:rsidRPr="00176A1D">
              <w:rPr>
                <w:lang w:val="en-US"/>
              </w:rPr>
              <w:t>subContractor</w:t>
            </w:r>
            <w:r w:rsidRPr="00CD0065">
              <w:rPr>
                <w:lang w:val="en-US"/>
              </w:rPr>
              <w:t>/legalEntityRF/EGRULInfo</w:t>
            </w:r>
            <w:r w:rsidRPr="0043332E">
              <w:rPr>
                <w:lang w:val="en-US"/>
              </w:rPr>
              <w:t xml:space="preserve">) </w:t>
            </w:r>
          </w:p>
          <w:p w14:paraId="70B9BF40" w14:textId="09AC5A9B" w:rsidR="00056C63" w:rsidRPr="00AF797A" w:rsidRDefault="00056C63" w:rsidP="00056C63">
            <w:pPr>
              <w:pStyle w:val="ad"/>
              <w:rPr>
                <w:lang w:val="en-US"/>
              </w:rPr>
            </w:pPr>
            <w:r>
              <w:t>Поля</w:t>
            </w:r>
            <w:r w:rsidRPr="00AF797A">
              <w:rPr>
                <w:lang w:val="en-US"/>
              </w:rPr>
              <w:t xml:space="preserve"> </w:t>
            </w:r>
            <w:r>
              <w:t>игнорируются</w:t>
            </w:r>
            <w:r w:rsidRPr="00AF797A">
              <w:rPr>
                <w:lang w:val="en-US"/>
              </w:rPr>
              <w:t xml:space="preserve"> </w:t>
            </w:r>
            <w:r>
              <w:t>при</w:t>
            </w:r>
            <w:r w:rsidRPr="00AF797A">
              <w:rPr>
                <w:lang w:val="en-US"/>
              </w:rPr>
              <w:t xml:space="preserve"> </w:t>
            </w:r>
            <w:r>
              <w:t>приеме</w:t>
            </w:r>
            <w:r w:rsidRPr="00AF797A">
              <w:rPr>
                <w:lang w:val="en-US"/>
              </w:rPr>
              <w:t xml:space="preserve"> </w:t>
            </w:r>
            <w:r>
              <w:t>и</w:t>
            </w:r>
            <w:r w:rsidRPr="00AF797A">
              <w:rPr>
                <w:lang w:val="en-US"/>
              </w:rPr>
              <w:t xml:space="preserve"> </w:t>
            </w:r>
            <w:r>
              <w:t>заполняются</w:t>
            </w:r>
            <w:r w:rsidRPr="00AF797A">
              <w:rPr>
                <w:lang w:val="en-US"/>
              </w:rPr>
              <w:t xml:space="preserve"> </w:t>
            </w:r>
            <w:r>
              <w:t>автоматически</w:t>
            </w:r>
            <w:r w:rsidRPr="00AF797A">
              <w:rPr>
                <w:lang w:val="en-US"/>
              </w:rPr>
              <w:t xml:space="preserve"> </w:t>
            </w:r>
            <w:r>
              <w:t>из</w:t>
            </w:r>
            <w:r w:rsidRPr="00AF797A">
              <w:rPr>
                <w:lang w:val="en-US"/>
              </w:rPr>
              <w:t xml:space="preserve"> </w:t>
            </w:r>
            <w:r>
              <w:t>ЕГРЮЛ</w:t>
            </w:r>
            <w:r w:rsidRPr="00AF797A">
              <w:rPr>
                <w:lang w:val="en-US"/>
              </w:rPr>
              <w:t xml:space="preserve"> </w:t>
            </w:r>
            <w:r>
              <w:t>на</w:t>
            </w:r>
            <w:r w:rsidRPr="00AF797A">
              <w:rPr>
                <w:lang w:val="en-US"/>
              </w:rPr>
              <w:t xml:space="preserve"> </w:t>
            </w:r>
            <w:r>
              <w:t>основании</w:t>
            </w:r>
            <w:r w:rsidRPr="00AF797A">
              <w:rPr>
                <w:lang w:val="en-US"/>
              </w:rPr>
              <w:t xml:space="preserve"> </w:t>
            </w:r>
            <w:r>
              <w:t>кода</w:t>
            </w:r>
            <w:r w:rsidRPr="00AF797A">
              <w:rPr>
                <w:lang w:val="en-US"/>
              </w:rPr>
              <w:t xml:space="preserve"> </w:t>
            </w:r>
            <w:r w:rsidRPr="001F3A07">
              <w:rPr>
                <w:lang w:val="en-US"/>
              </w:rPr>
              <w:t>«</w:t>
            </w:r>
            <w:r>
              <w:t>ИНН</w:t>
            </w:r>
            <w:r w:rsidRPr="00AF797A">
              <w:rPr>
                <w:lang w:val="en-US"/>
              </w:rPr>
              <w:t>» (</w:t>
            </w:r>
            <w:r>
              <w:rPr>
                <w:lang w:val="en-US"/>
              </w:rPr>
              <w:t>s</w:t>
            </w:r>
            <w:r w:rsidRPr="00CD0065">
              <w:rPr>
                <w:lang w:val="en-US"/>
              </w:rPr>
              <w:t>ubContractorsSum/subContractors/</w:t>
            </w:r>
            <w:r w:rsidRPr="00176A1D">
              <w:rPr>
                <w:lang w:val="en-US"/>
              </w:rPr>
              <w:t>subContractor</w:t>
            </w:r>
            <w:r w:rsidRPr="00CD0065">
              <w:rPr>
                <w:lang w:val="en-US"/>
              </w:rPr>
              <w:t>/legalEntityRF/EGRULInfo</w:t>
            </w:r>
            <w:r w:rsidRPr="00AF797A">
              <w:rPr>
                <w:lang w:val="en-US"/>
              </w:rPr>
              <w:t>/</w:t>
            </w:r>
            <w:r>
              <w:rPr>
                <w:lang w:val="en-US"/>
              </w:rPr>
              <w:t>INN</w:t>
            </w:r>
            <w:r w:rsidRPr="00AF797A">
              <w:rPr>
                <w:lang w:val="en-US"/>
              </w:rPr>
              <w:t>)</w:t>
            </w:r>
            <w:r w:rsidR="0000334B" w:rsidRPr="007328A3">
              <w:rPr>
                <w:lang w:val="en-US"/>
              </w:rPr>
              <w:t xml:space="preserve"> </w:t>
            </w:r>
            <w:r w:rsidR="0000334B">
              <w:t>и</w:t>
            </w:r>
            <w:r w:rsidR="0000334B" w:rsidRPr="007328A3">
              <w:rPr>
                <w:lang w:val="en-US"/>
              </w:rPr>
              <w:t xml:space="preserve"> «</w:t>
            </w:r>
            <w:r w:rsidR="0000334B">
              <w:t>КПП</w:t>
            </w:r>
            <w:r w:rsidR="0000334B" w:rsidRPr="00AF797A">
              <w:rPr>
                <w:lang w:val="en-US"/>
              </w:rPr>
              <w:t xml:space="preserve">» </w:t>
            </w:r>
            <w:r w:rsidR="0000334B">
              <w:rPr>
                <w:lang w:val="en-US"/>
              </w:rPr>
              <w:t>(s</w:t>
            </w:r>
            <w:r w:rsidR="0000334B" w:rsidRPr="00CD0065">
              <w:rPr>
                <w:lang w:val="en-US"/>
              </w:rPr>
              <w:t>ubContractorsSum/subContractors/</w:t>
            </w:r>
            <w:r w:rsidR="0000334B" w:rsidRPr="00176A1D">
              <w:rPr>
                <w:lang w:val="en-US"/>
              </w:rPr>
              <w:t>subContractor</w:t>
            </w:r>
            <w:r w:rsidR="0000334B" w:rsidRPr="00CD0065">
              <w:rPr>
                <w:lang w:val="en-US"/>
              </w:rPr>
              <w:t>/legalEntityRF/EGRULInfo</w:t>
            </w:r>
            <w:r w:rsidR="0000334B" w:rsidRPr="00AF797A">
              <w:rPr>
                <w:lang w:val="en-US"/>
              </w:rPr>
              <w:t>/</w:t>
            </w:r>
            <w:r w:rsidR="0000334B">
              <w:rPr>
                <w:lang w:val="en-US"/>
              </w:rPr>
              <w:t>KPP</w:t>
            </w:r>
            <w:r w:rsidR="0000334B" w:rsidRPr="007328A3">
              <w:rPr>
                <w:lang w:val="en-US"/>
              </w:rPr>
              <w:t>)</w:t>
            </w:r>
            <w:r w:rsidRPr="00AF797A">
              <w:rPr>
                <w:lang w:val="en-US"/>
              </w:rPr>
              <w:t xml:space="preserve">: </w:t>
            </w:r>
          </w:p>
          <w:p w14:paraId="20EAF030" w14:textId="4A53D76C" w:rsidR="00056C63" w:rsidRPr="00AF797A" w:rsidRDefault="00056C63" w:rsidP="00056C63">
            <w:pPr>
              <w:pStyle w:val="ad"/>
              <w:numPr>
                <w:ilvl w:val="0"/>
                <w:numId w:val="230"/>
              </w:numPr>
              <w:rPr>
                <w:lang w:val="en-US"/>
              </w:rPr>
            </w:pPr>
            <w:r w:rsidRPr="00AF797A">
              <w:rPr>
                <w:lang w:val="en-US"/>
              </w:rPr>
              <w:t>«</w:t>
            </w:r>
            <w:r w:rsidRPr="00AF797A">
              <w:t>Организационно</w:t>
            </w:r>
            <w:r w:rsidRPr="00AF797A">
              <w:rPr>
                <w:lang w:val="en-US"/>
              </w:rPr>
              <w:t>-</w:t>
            </w:r>
            <w:r w:rsidRPr="00AF797A">
              <w:t>правовая</w:t>
            </w:r>
            <w:r w:rsidRPr="00AF797A">
              <w:rPr>
                <w:lang w:val="en-US"/>
              </w:rPr>
              <w:t xml:space="preserve"> </w:t>
            </w:r>
            <w:r w:rsidRPr="00AF797A">
              <w:t>форма</w:t>
            </w:r>
            <w:r w:rsidRPr="00AF797A">
              <w:rPr>
                <w:lang w:val="en-US"/>
              </w:rPr>
              <w:t xml:space="preserve"> </w:t>
            </w:r>
            <w:r w:rsidRPr="00AF797A">
              <w:t>организации</w:t>
            </w:r>
            <w:r w:rsidRPr="00AF797A">
              <w:rPr>
                <w:lang w:val="en-US"/>
              </w:rPr>
              <w:t xml:space="preserve"> </w:t>
            </w:r>
            <w:r w:rsidRPr="00AF797A">
              <w:t>в</w:t>
            </w:r>
            <w:r w:rsidRPr="00AF797A">
              <w:rPr>
                <w:lang w:val="en-US"/>
              </w:rPr>
              <w:t xml:space="preserve"> </w:t>
            </w:r>
            <w:r w:rsidRPr="00AF797A">
              <w:t>ОКОПФ</w:t>
            </w:r>
            <w:r w:rsidRPr="00157365">
              <w:rPr>
                <w:lang w:val="en-US"/>
              </w:rPr>
              <w:t>»</w:t>
            </w:r>
            <w:r w:rsidRPr="00AF797A">
              <w:rPr>
                <w:lang w:val="en-US"/>
              </w:rPr>
              <w:t xml:space="preserve"> (</w:t>
            </w:r>
            <w:r>
              <w:rPr>
                <w:lang w:val="en-US"/>
              </w:rPr>
              <w:t>s</w:t>
            </w:r>
            <w:r w:rsidRPr="00CD0065">
              <w:rPr>
                <w:lang w:val="en-US"/>
              </w:rPr>
              <w:t>ubContractorsSum/subContractors/</w:t>
            </w:r>
            <w:r w:rsidRPr="00176A1D">
              <w:rPr>
                <w:lang w:val="en-US"/>
              </w:rPr>
              <w:t>subContractor</w:t>
            </w:r>
            <w:r w:rsidRPr="00CD0065">
              <w:rPr>
                <w:lang w:val="en-US"/>
              </w:rPr>
              <w:t>/legalEntityRF/EGRULInfo</w:t>
            </w:r>
            <w:r w:rsidRPr="00AF797A">
              <w:rPr>
                <w:lang w:val="en-US"/>
              </w:rPr>
              <w:t>/legalForm);</w:t>
            </w:r>
          </w:p>
          <w:p w14:paraId="700D37AD" w14:textId="0B383A28" w:rsidR="00056C63" w:rsidRPr="00AF797A" w:rsidRDefault="00056C63" w:rsidP="00056C63">
            <w:pPr>
              <w:pStyle w:val="ad"/>
              <w:numPr>
                <w:ilvl w:val="0"/>
                <w:numId w:val="230"/>
              </w:numPr>
              <w:rPr>
                <w:lang w:val="en-US"/>
              </w:rPr>
            </w:pPr>
            <w:r w:rsidRPr="00AF797A">
              <w:rPr>
                <w:lang w:val="en-US"/>
              </w:rPr>
              <w:t>«</w:t>
            </w:r>
            <w:r w:rsidRPr="00AF797A">
              <w:t>Полное</w:t>
            </w:r>
            <w:r w:rsidRPr="00AF797A">
              <w:rPr>
                <w:lang w:val="en-US"/>
              </w:rPr>
              <w:t xml:space="preserve"> </w:t>
            </w:r>
            <w:r w:rsidRPr="00AF797A">
              <w:t>наименование</w:t>
            </w:r>
            <w:r w:rsidRPr="00157365">
              <w:rPr>
                <w:lang w:val="en-US"/>
              </w:rPr>
              <w:t>»</w:t>
            </w:r>
            <w:r w:rsidRPr="00AF797A">
              <w:rPr>
                <w:lang w:val="en-US"/>
              </w:rPr>
              <w:t xml:space="preserve"> (</w:t>
            </w:r>
            <w:r>
              <w:rPr>
                <w:lang w:val="en-US"/>
              </w:rPr>
              <w:t>s</w:t>
            </w:r>
            <w:r w:rsidRPr="00CD0065">
              <w:rPr>
                <w:lang w:val="en-US"/>
              </w:rPr>
              <w:t>ubContractorsSum/subContractors</w:t>
            </w:r>
            <w:r w:rsidRPr="00063F0B">
              <w:rPr>
                <w:lang w:val="en-US"/>
              </w:rPr>
              <w:t>/</w:t>
            </w:r>
            <w:r w:rsidRPr="00176A1D">
              <w:rPr>
                <w:lang w:val="en-US"/>
              </w:rPr>
              <w:t>subContractor</w:t>
            </w:r>
            <w:r w:rsidRPr="00CD0065">
              <w:rPr>
                <w:lang w:val="en-US"/>
              </w:rPr>
              <w:t>/legalEntityRF/EGRULInfo</w:t>
            </w:r>
            <w:r w:rsidRPr="00AF797A">
              <w:rPr>
                <w:lang w:val="en-US"/>
              </w:rPr>
              <w:t>/fullName);</w:t>
            </w:r>
          </w:p>
          <w:p w14:paraId="461DEAAC" w14:textId="5D178344" w:rsidR="00056C63" w:rsidRPr="00AF797A" w:rsidRDefault="00056C63" w:rsidP="00056C63">
            <w:pPr>
              <w:pStyle w:val="ad"/>
              <w:numPr>
                <w:ilvl w:val="0"/>
                <w:numId w:val="230"/>
              </w:numPr>
              <w:rPr>
                <w:lang w:val="en-US"/>
              </w:rPr>
            </w:pPr>
            <w:r w:rsidRPr="00AF797A">
              <w:rPr>
                <w:lang w:val="en-US"/>
              </w:rPr>
              <w:t>«</w:t>
            </w:r>
            <w:r w:rsidRPr="00AF797A">
              <w:t>Сокращенное</w:t>
            </w:r>
            <w:r w:rsidRPr="00AF797A">
              <w:rPr>
                <w:lang w:val="en-US"/>
              </w:rPr>
              <w:t xml:space="preserve"> </w:t>
            </w:r>
            <w:r w:rsidRPr="00AF797A">
              <w:t>наименование</w:t>
            </w:r>
            <w:r w:rsidRPr="00157365">
              <w:rPr>
                <w:lang w:val="en-US"/>
              </w:rPr>
              <w:t>»</w:t>
            </w:r>
            <w:r w:rsidRPr="00AF797A">
              <w:rPr>
                <w:lang w:val="en-US"/>
              </w:rPr>
              <w:t xml:space="preserve"> (</w:t>
            </w:r>
            <w:r>
              <w:rPr>
                <w:lang w:val="en-US"/>
              </w:rPr>
              <w:t>s</w:t>
            </w:r>
            <w:r w:rsidRPr="00CD0065">
              <w:rPr>
                <w:lang w:val="en-US"/>
              </w:rPr>
              <w:t>ubContractorsSum/subContractors/</w:t>
            </w:r>
            <w:r w:rsidRPr="00176A1D">
              <w:rPr>
                <w:lang w:val="en-US"/>
              </w:rPr>
              <w:t>subContractor</w:t>
            </w:r>
            <w:r w:rsidRPr="00CD0065">
              <w:rPr>
                <w:lang w:val="en-US"/>
              </w:rPr>
              <w:t>/legalEntityRF/EGRULInfo</w:t>
            </w:r>
            <w:r w:rsidRPr="00AF797A">
              <w:rPr>
                <w:lang w:val="en-US"/>
              </w:rPr>
              <w:t>/shortName);</w:t>
            </w:r>
          </w:p>
          <w:p w14:paraId="40BFB6BC" w14:textId="64BA5202" w:rsidR="00056C63" w:rsidRDefault="00056C63" w:rsidP="0000334B">
            <w:pPr>
              <w:pStyle w:val="ad"/>
              <w:numPr>
                <w:ilvl w:val="0"/>
                <w:numId w:val="230"/>
              </w:numPr>
              <w:rPr>
                <w:lang w:val="en-US"/>
              </w:rPr>
            </w:pPr>
            <w:r w:rsidRPr="00AF797A">
              <w:rPr>
                <w:lang w:val="en-US"/>
              </w:rPr>
              <w:t>«</w:t>
            </w:r>
            <w:r w:rsidRPr="00AF797A">
              <w:t>Фирменное</w:t>
            </w:r>
            <w:r w:rsidRPr="00AF797A">
              <w:rPr>
                <w:lang w:val="en-US"/>
              </w:rPr>
              <w:t xml:space="preserve"> </w:t>
            </w:r>
            <w:r w:rsidRPr="00AF797A">
              <w:t>наименование</w:t>
            </w:r>
            <w:r w:rsidRPr="00157365">
              <w:rPr>
                <w:lang w:val="en-US"/>
              </w:rPr>
              <w:t>»</w:t>
            </w:r>
            <w:r w:rsidRPr="00AF797A">
              <w:rPr>
                <w:lang w:val="en-US"/>
              </w:rPr>
              <w:t xml:space="preserve"> (</w:t>
            </w:r>
            <w:r>
              <w:rPr>
                <w:lang w:val="en-US"/>
              </w:rPr>
              <w:t>s</w:t>
            </w:r>
            <w:r w:rsidRPr="00CD0065">
              <w:rPr>
                <w:lang w:val="en-US"/>
              </w:rPr>
              <w:t>ubContractorsSum/subContractors/</w:t>
            </w:r>
            <w:r w:rsidRPr="00176A1D">
              <w:rPr>
                <w:lang w:val="en-US"/>
              </w:rPr>
              <w:t>subContractor</w:t>
            </w:r>
            <w:r w:rsidRPr="00CD0065">
              <w:rPr>
                <w:lang w:val="en-US"/>
              </w:rPr>
              <w:t>/legalEntityRF/EGRULInfo</w:t>
            </w:r>
            <w:r w:rsidRPr="00AF797A">
              <w:rPr>
                <w:lang w:val="en-US"/>
              </w:rPr>
              <w:t>/firmName);</w:t>
            </w:r>
          </w:p>
          <w:p w14:paraId="15D20EB6" w14:textId="0B2E68B6" w:rsidR="00056C63" w:rsidRPr="00AF797A" w:rsidRDefault="00056C63" w:rsidP="00056C63">
            <w:pPr>
              <w:pStyle w:val="ad"/>
              <w:numPr>
                <w:ilvl w:val="0"/>
                <w:numId w:val="230"/>
              </w:numPr>
              <w:rPr>
                <w:lang w:val="en-US"/>
              </w:rPr>
            </w:pPr>
            <w:r w:rsidRPr="00C11973">
              <w:rPr>
                <w:lang w:val="en-US"/>
              </w:rPr>
              <w:t>«</w:t>
            </w:r>
            <w:r w:rsidRPr="00C11973">
              <w:t>Адрес</w:t>
            </w:r>
            <w:r w:rsidRPr="00C11973">
              <w:rPr>
                <w:lang w:val="en-US"/>
              </w:rPr>
              <w:t xml:space="preserve"> </w:t>
            </w:r>
            <w:r w:rsidRPr="00C11973">
              <w:t>места</w:t>
            </w:r>
            <w:r w:rsidRPr="00C11973">
              <w:rPr>
                <w:lang w:val="en-US"/>
              </w:rPr>
              <w:t xml:space="preserve"> </w:t>
            </w:r>
            <w:r w:rsidRPr="00C11973">
              <w:t>нахождения</w:t>
            </w:r>
            <w:r w:rsidRPr="00C11973">
              <w:rPr>
                <w:lang w:val="en-US"/>
              </w:rPr>
              <w:t>» (</w:t>
            </w:r>
            <w:r>
              <w:rPr>
                <w:lang w:val="en-US"/>
              </w:rPr>
              <w:t>s</w:t>
            </w:r>
            <w:r w:rsidRPr="00CD0065">
              <w:rPr>
                <w:lang w:val="en-US"/>
              </w:rPr>
              <w:t>ubContractorsSum</w:t>
            </w:r>
            <w:r w:rsidRPr="00C11973">
              <w:rPr>
                <w:lang w:val="en-US"/>
              </w:rPr>
              <w:t>/</w:t>
            </w:r>
            <w:r w:rsidRPr="00CD0065">
              <w:rPr>
                <w:lang w:val="en-US"/>
              </w:rPr>
              <w:t>subContractors</w:t>
            </w:r>
            <w:r w:rsidRPr="00063F0B">
              <w:rPr>
                <w:lang w:val="en-US"/>
              </w:rPr>
              <w:t>/</w:t>
            </w:r>
            <w:r w:rsidRPr="00176A1D">
              <w:rPr>
                <w:lang w:val="en-US"/>
              </w:rPr>
              <w:t>subContractor</w:t>
            </w:r>
            <w:r w:rsidRPr="00C11973">
              <w:rPr>
                <w:lang w:val="en-US"/>
              </w:rPr>
              <w:t>/</w:t>
            </w:r>
            <w:r w:rsidRPr="00CD0065">
              <w:rPr>
                <w:lang w:val="en-US"/>
              </w:rPr>
              <w:t>legalEntityRF</w:t>
            </w:r>
            <w:r w:rsidRPr="00C11973">
              <w:rPr>
                <w:lang w:val="en-US"/>
              </w:rPr>
              <w:t>/</w:t>
            </w:r>
            <w:r w:rsidRPr="00CD0065">
              <w:rPr>
                <w:lang w:val="en-US"/>
              </w:rPr>
              <w:t>EGRULInfo</w:t>
            </w:r>
            <w:r w:rsidRPr="00C11973">
              <w:rPr>
                <w:lang w:val="en-US"/>
              </w:rPr>
              <w:t>/address).</w:t>
            </w:r>
          </w:p>
          <w:p w14:paraId="433FAAC3" w14:textId="77777777" w:rsidR="00577181" w:rsidRPr="007328A3" w:rsidRDefault="00577181" w:rsidP="00577181">
            <w:pPr>
              <w:pStyle w:val="ad"/>
              <w:rPr>
                <w:lang w:val="en-US"/>
              </w:rPr>
            </w:pPr>
            <w:r>
              <w:t>Если</w:t>
            </w:r>
            <w:r w:rsidRPr="007328A3">
              <w:rPr>
                <w:lang w:val="en-US"/>
              </w:rPr>
              <w:t xml:space="preserve"> </w:t>
            </w:r>
            <w:r>
              <w:t>поле</w:t>
            </w:r>
            <w:r w:rsidRPr="007328A3">
              <w:rPr>
                <w:lang w:val="en-US"/>
              </w:rPr>
              <w:t xml:space="preserve"> «</w:t>
            </w:r>
            <w:r>
              <w:t>КПП</w:t>
            </w:r>
            <w:r w:rsidRPr="00AF797A">
              <w:rPr>
                <w:lang w:val="en-US"/>
              </w:rPr>
              <w:t xml:space="preserve">» </w:t>
            </w:r>
            <w:r>
              <w:rPr>
                <w:lang w:val="en-US"/>
              </w:rPr>
              <w:t>(s</w:t>
            </w:r>
            <w:r w:rsidRPr="00CD0065">
              <w:rPr>
                <w:lang w:val="en-US"/>
              </w:rPr>
              <w:t>ubContractorsSum/subContractors/</w:t>
            </w:r>
            <w:r w:rsidRPr="00176A1D">
              <w:rPr>
                <w:lang w:val="en-US"/>
              </w:rPr>
              <w:t>subContractor</w:t>
            </w:r>
            <w:r w:rsidRPr="00CD0065">
              <w:rPr>
                <w:lang w:val="en-US"/>
              </w:rPr>
              <w:t>/legalEntityRF/EGRULInfo</w:t>
            </w:r>
            <w:r w:rsidRPr="00AF797A">
              <w:rPr>
                <w:lang w:val="en-US"/>
              </w:rPr>
              <w:t>/</w:t>
            </w:r>
            <w:r>
              <w:rPr>
                <w:lang w:val="en-US"/>
              </w:rPr>
              <w:t>KPP</w:t>
            </w:r>
            <w:r w:rsidRPr="007328A3">
              <w:rPr>
                <w:lang w:val="en-US"/>
              </w:rPr>
              <w:t xml:space="preserve">) </w:t>
            </w:r>
            <w:r>
              <w:t>не</w:t>
            </w:r>
            <w:r w:rsidRPr="007328A3">
              <w:rPr>
                <w:lang w:val="en-US"/>
              </w:rPr>
              <w:t xml:space="preserve"> </w:t>
            </w:r>
            <w:r>
              <w:t>указано</w:t>
            </w:r>
            <w:r w:rsidRPr="007328A3">
              <w:rPr>
                <w:lang w:val="en-US"/>
              </w:rPr>
              <w:t xml:space="preserve"> </w:t>
            </w:r>
            <w:r>
              <w:t>в</w:t>
            </w:r>
            <w:r w:rsidRPr="007328A3">
              <w:rPr>
                <w:lang w:val="en-US"/>
              </w:rPr>
              <w:t xml:space="preserve"> </w:t>
            </w:r>
            <w:r>
              <w:t>пакете</w:t>
            </w:r>
            <w:r w:rsidRPr="007328A3">
              <w:rPr>
                <w:lang w:val="en-US"/>
              </w:rPr>
              <w:t xml:space="preserve">, </w:t>
            </w:r>
            <w:r>
              <w:t>определяется</w:t>
            </w:r>
            <w:r w:rsidRPr="007328A3">
              <w:rPr>
                <w:lang w:val="en-US"/>
              </w:rPr>
              <w:t xml:space="preserve"> </w:t>
            </w:r>
            <w:r>
              <w:t>только</w:t>
            </w:r>
            <w:r w:rsidRPr="007328A3">
              <w:rPr>
                <w:lang w:val="en-US"/>
              </w:rPr>
              <w:t xml:space="preserve"> </w:t>
            </w:r>
            <w:r>
              <w:t>по</w:t>
            </w:r>
            <w:r w:rsidRPr="007328A3">
              <w:rPr>
                <w:lang w:val="en-US"/>
              </w:rPr>
              <w:t xml:space="preserve"> «</w:t>
            </w:r>
            <w:r>
              <w:t>ИНН</w:t>
            </w:r>
            <w:r w:rsidRPr="00AF797A">
              <w:rPr>
                <w:lang w:val="en-US"/>
              </w:rPr>
              <w:t>» (</w:t>
            </w:r>
            <w:r>
              <w:rPr>
                <w:lang w:val="en-US"/>
              </w:rPr>
              <w:t>s</w:t>
            </w:r>
            <w:r w:rsidRPr="00CD0065">
              <w:rPr>
                <w:lang w:val="en-US"/>
              </w:rPr>
              <w:t>ubContractorsSum/subContractors/</w:t>
            </w:r>
            <w:r w:rsidRPr="00176A1D">
              <w:rPr>
                <w:lang w:val="en-US"/>
              </w:rPr>
              <w:t>subContractor</w:t>
            </w:r>
            <w:r w:rsidRPr="00CD0065">
              <w:rPr>
                <w:lang w:val="en-US"/>
              </w:rPr>
              <w:t>/legalEntityRF/EGRULInfo</w:t>
            </w:r>
            <w:r w:rsidRPr="00AF797A">
              <w:rPr>
                <w:lang w:val="en-US"/>
              </w:rPr>
              <w:t>/</w:t>
            </w:r>
            <w:r>
              <w:rPr>
                <w:lang w:val="en-US"/>
              </w:rPr>
              <w:t>INN</w:t>
            </w:r>
            <w:r w:rsidRPr="007328A3">
              <w:rPr>
                <w:lang w:val="en-US"/>
              </w:rPr>
              <w:t xml:space="preserve">), </w:t>
            </w:r>
            <w:r>
              <w:t>в</w:t>
            </w:r>
            <w:r w:rsidRPr="007328A3">
              <w:rPr>
                <w:lang w:val="en-US"/>
              </w:rPr>
              <w:t xml:space="preserve"> </w:t>
            </w:r>
            <w:r>
              <w:t>случае</w:t>
            </w:r>
            <w:r w:rsidRPr="007328A3">
              <w:rPr>
                <w:lang w:val="en-US"/>
              </w:rPr>
              <w:t xml:space="preserve"> </w:t>
            </w:r>
            <w:r>
              <w:t>нахождения</w:t>
            </w:r>
            <w:r w:rsidRPr="007328A3">
              <w:rPr>
                <w:lang w:val="en-US"/>
              </w:rPr>
              <w:t xml:space="preserve"> </w:t>
            </w:r>
            <w:r>
              <w:t>в</w:t>
            </w:r>
            <w:r w:rsidRPr="007328A3">
              <w:rPr>
                <w:lang w:val="en-US"/>
              </w:rPr>
              <w:t xml:space="preserve"> </w:t>
            </w:r>
            <w:r>
              <w:t>ЕГРЮЛ</w:t>
            </w:r>
            <w:r w:rsidRPr="007328A3">
              <w:rPr>
                <w:lang w:val="en-US"/>
              </w:rPr>
              <w:t xml:space="preserve"> </w:t>
            </w:r>
            <w:r>
              <w:t>нескольких</w:t>
            </w:r>
            <w:r w:rsidRPr="007328A3">
              <w:rPr>
                <w:lang w:val="en-US"/>
              </w:rPr>
              <w:t xml:space="preserve"> </w:t>
            </w:r>
            <w:r>
              <w:t>организаций</w:t>
            </w:r>
            <w:r w:rsidRPr="007328A3">
              <w:rPr>
                <w:lang w:val="en-US"/>
              </w:rPr>
              <w:t xml:space="preserve"> </w:t>
            </w:r>
            <w:r>
              <w:t>по</w:t>
            </w:r>
            <w:r w:rsidRPr="007328A3">
              <w:rPr>
                <w:lang w:val="en-US"/>
              </w:rPr>
              <w:t xml:space="preserve"> </w:t>
            </w:r>
            <w:r>
              <w:t>ИНН</w:t>
            </w:r>
            <w:r w:rsidRPr="007328A3">
              <w:rPr>
                <w:lang w:val="en-US"/>
              </w:rPr>
              <w:t xml:space="preserve">, </w:t>
            </w:r>
            <w:r>
              <w:t>берется</w:t>
            </w:r>
            <w:r w:rsidRPr="007328A3">
              <w:rPr>
                <w:lang w:val="en-US"/>
              </w:rPr>
              <w:t xml:space="preserve"> </w:t>
            </w:r>
            <w:r>
              <w:t>первая</w:t>
            </w:r>
            <w:r w:rsidRPr="007328A3">
              <w:rPr>
                <w:lang w:val="en-US"/>
              </w:rPr>
              <w:t xml:space="preserve"> </w:t>
            </w:r>
            <w:r>
              <w:t>по</w:t>
            </w:r>
            <w:r w:rsidRPr="007328A3">
              <w:rPr>
                <w:lang w:val="en-US"/>
              </w:rPr>
              <w:t xml:space="preserve"> </w:t>
            </w:r>
            <w:r>
              <w:t>списку</w:t>
            </w:r>
            <w:r w:rsidRPr="007328A3">
              <w:rPr>
                <w:lang w:val="en-US"/>
              </w:rPr>
              <w:t xml:space="preserve">. </w:t>
            </w:r>
            <w:r>
              <w:t>При</w:t>
            </w:r>
            <w:r w:rsidRPr="007328A3">
              <w:rPr>
                <w:lang w:val="en-US"/>
              </w:rPr>
              <w:t xml:space="preserve"> </w:t>
            </w:r>
            <w:r>
              <w:t>этом</w:t>
            </w:r>
            <w:r w:rsidRPr="007328A3">
              <w:rPr>
                <w:lang w:val="en-US"/>
              </w:rPr>
              <w:t xml:space="preserve"> </w:t>
            </w:r>
            <w:r>
              <w:t>поле</w:t>
            </w:r>
            <w:r w:rsidRPr="007328A3">
              <w:rPr>
                <w:lang w:val="en-US"/>
              </w:rPr>
              <w:t xml:space="preserve"> «</w:t>
            </w:r>
            <w:r>
              <w:t>КПП</w:t>
            </w:r>
            <w:r w:rsidRPr="00AF797A">
              <w:rPr>
                <w:lang w:val="en-US"/>
              </w:rPr>
              <w:t xml:space="preserve">» </w:t>
            </w:r>
            <w:r>
              <w:rPr>
                <w:lang w:val="en-US"/>
              </w:rPr>
              <w:t>(s</w:t>
            </w:r>
            <w:r w:rsidRPr="00CD0065">
              <w:rPr>
                <w:lang w:val="en-US"/>
              </w:rPr>
              <w:t>ubContractorsSum/subContractors/</w:t>
            </w:r>
            <w:r w:rsidRPr="00176A1D">
              <w:rPr>
                <w:lang w:val="en-US"/>
              </w:rPr>
              <w:t>subContractor</w:t>
            </w:r>
            <w:r w:rsidRPr="00CD0065">
              <w:rPr>
                <w:lang w:val="en-US"/>
              </w:rPr>
              <w:t>/legalEntityRF/EGRULInfo</w:t>
            </w:r>
            <w:r w:rsidRPr="00AF797A">
              <w:rPr>
                <w:lang w:val="en-US"/>
              </w:rPr>
              <w:t>/</w:t>
            </w:r>
            <w:r>
              <w:rPr>
                <w:lang w:val="en-US"/>
              </w:rPr>
              <w:t>KPP</w:t>
            </w:r>
            <w:r w:rsidRPr="007328A3">
              <w:rPr>
                <w:lang w:val="en-US"/>
              </w:rPr>
              <w:t xml:space="preserve">) </w:t>
            </w:r>
            <w:r>
              <w:t>заполняется</w:t>
            </w:r>
            <w:r w:rsidRPr="007328A3">
              <w:rPr>
                <w:lang w:val="en-US"/>
              </w:rPr>
              <w:t xml:space="preserve"> </w:t>
            </w:r>
            <w:r>
              <w:t>из</w:t>
            </w:r>
            <w:r w:rsidRPr="007328A3">
              <w:rPr>
                <w:lang w:val="en-US"/>
              </w:rPr>
              <w:t xml:space="preserve"> </w:t>
            </w:r>
            <w:r>
              <w:t>справочника</w:t>
            </w:r>
            <w:r w:rsidRPr="007328A3">
              <w:rPr>
                <w:lang w:val="en-US"/>
              </w:rPr>
              <w:t xml:space="preserve"> </w:t>
            </w:r>
            <w:r>
              <w:t>ЕГРЮЛ</w:t>
            </w:r>
            <w:r w:rsidRPr="007328A3">
              <w:rPr>
                <w:lang w:val="en-US"/>
              </w:rPr>
              <w:t>.</w:t>
            </w:r>
          </w:p>
          <w:p w14:paraId="368B0960" w14:textId="7EF52CAD" w:rsidR="00056C63" w:rsidRDefault="00056C63" w:rsidP="00056C63">
            <w:pPr>
              <w:pStyle w:val="ad"/>
              <w:rPr>
                <w:lang w:val="en-US"/>
              </w:rPr>
            </w:pPr>
            <w:r>
              <w:t>Поле</w:t>
            </w:r>
            <w:r w:rsidRPr="00C11973">
              <w:rPr>
                <w:lang w:val="en-US"/>
              </w:rPr>
              <w:t xml:space="preserve"> «</w:t>
            </w:r>
            <w:r w:rsidRPr="00C11973">
              <w:t>Адрес</w:t>
            </w:r>
            <w:r w:rsidRPr="00C11973">
              <w:rPr>
                <w:lang w:val="en-US"/>
              </w:rPr>
              <w:t xml:space="preserve"> </w:t>
            </w:r>
            <w:r w:rsidRPr="00C11973">
              <w:t>места</w:t>
            </w:r>
            <w:r w:rsidRPr="00C11973">
              <w:rPr>
                <w:lang w:val="en-US"/>
              </w:rPr>
              <w:t xml:space="preserve"> </w:t>
            </w:r>
            <w:r w:rsidRPr="00C11973">
              <w:t>нахождения</w:t>
            </w:r>
            <w:r w:rsidRPr="00C11973">
              <w:rPr>
                <w:lang w:val="en-US"/>
              </w:rPr>
              <w:t>» (</w:t>
            </w:r>
            <w:r>
              <w:rPr>
                <w:lang w:val="en-US"/>
              </w:rPr>
              <w:t>s</w:t>
            </w:r>
            <w:r w:rsidRPr="00CD0065">
              <w:rPr>
                <w:lang w:val="en-US"/>
              </w:rPr>
              <w:t>ubContractorsSum</w:t>
            </w:r>
            <w:r w:rsidRPr="00C11973">
              <w:rPr>
                <w:lang w:val="en-US"/>
              </w:rPr>
              <w:t>/</w:t>
            </w:r>
            <w:r w:rsidRPr="00CD0065">
              <w:rPr>
                <w:lang w:val="en-US"/>
              </w:rPr>
              <w:t>subContractors</w:t>
            </w:r>
            <w:r w:rsidRPr="00C11973">
              <w:rPr>
                <w:lang w:val="en-US"/>
              </w:rPr>
              <w:t>/</w:t>
            </w:r>
            <w:r w:rsidRPr="00176A1D">
              <w:rPr>
                <w:lang w:val="en-US"/>
              </w:rPr>
              <w:t>subContractor</w:t>
            </w:r>
            <w:r w:rsidRPr="00C11973">
              <w:rPr>
                <w:lang w:val="en-US"/>
              </w:rPr>
              <w:t>/</w:t>
            </w:r>
            <w:r w:rsidRPr="00CD0065">
              <w:rPr>
                <w:lang w:val="en-US"/>
              </w:rPr>
              <w:t>legalEntityRF</w:t>
            </w:r>
            <w:r w:rsidRPr="00C11973">
              <w:rPr>
                <w:lang w:val="en-US"/>
              </w:rPr>
              <w:t>/</w:t>
            </w:r>
            <w:r w:rsidRPr="00CD0065">
              <w:rPr>
                <w:lang w:val="en-US"/>
              </w:rPr>
              <w:t>EGRULInfo</w:t>
            </w:r>
            <w:r w:rsidRPr="00C11973">
              <w:rPr>
                <w:lang w:val="en-US"/>
              </w:rPr>
              <w:t xml:space="preserve">/address) </w:t>
            </w:r>
            <w:r>
              <w:t>принимается</w:t>
            </w:r>
            <w:r w:rsidRPr="00C11973">
              <w:rPr>
                <w:lang w:val="en-US"/>
              </w:rPr>
              <w:t xml:space="preserve"> </w:t>
            </w:r>
            <w:r>
              <w:t>из</w:t>
            </w:r>
            <w:r w:rsidRPr="00C11973">
              <w:rPr>
                <w:lang w:val="en-US"/>
              </w:rPr>
              <w:t xml:space="preserve"> </w:t>
            </w:r>
            <w:r>
              <w:t>пакета</w:t>
            </w:r>
            <w:r w:rsidRPr="00C11973">
              <w:rPr>
                <w:lang w:val="en-US"/>
              </w:rPr>
              <w:t xml:space="preserve"> </w:t>
            </w:r>
            <w:r>
              <w:t>в</w:t>
            </w:r>
            <w:r w:rsidRPr="00C11973">
              <w:rPr>
                <w:lang w:val="en-US"/>
              </w:rPr>
              <w:t xml:space="preserve"> </w:t>
            </w:r>
            <w:r>
              <w:t>случае</w:t>
            </w:r>
            <w:r w:rsidRPr="00C11973">
              <w:rPr>
                <w:lang w:val="en-US"/>
              </w:rPr>
              <w:t xml:space="preserve">, </w:t>
            </w:r>
            <w:r>
              <w:t>если</w:t>
            </w:r>
            <w:r w:rsidRPr="00C11973">
              <w:rPr>
                <w:lang w:val="en-US"/>
              </w:rPr>
              <w:t xml:space="preserve"> </w:t>
            </w:r>
            <w:r w:rsidRPr="00C11973">
              <w:t>нет</w:t>
            </w:r>
            <w:r w:rsidRPr="00C11973">
              <w:rPr>
                <w:lang w:val="en-US"/>
              </w:rPr>
              <w:t xml:space="preserve"> </w:t>
            </w:r>
            <w:r w:rsidRPr="00C11973">
              <w:t>данных</w:t>
            </w:r>
            <w:r w:rsidRPr="00C11973">
              <w:rPr>
                <w:lang w:val="en-US"/>
              </w:rPr>
              <w:t xml:space="preserve"> </w:t>
            </w:r>
            <w:r w:rsidRPr="00C11973">
              <w:t>в</w:t>
            </w:r>
            <w:r w:rsidRPr="00C11973">
              <w:rPr>
                <w:lang w:val="en-US"/>
              </w:rPr>
              <w:t xml:space="preserve"> </w:t>
            </w:r>
            <w:r w:rsidRPr="00C11973">
              <w:t>справочнике</w:t>
            </w:r>
            <w:r w:rsidRPr="00C11973">
              <w:rPr>
                <w:lang w:val="en-US"/>
              </w:rPr>
              <w:t xml:space="preserve"> </w:t>
            </w:r>
            <w:r w:rsidRPr="002A2EF5">
              <w:t>ЕГРЮЛ</w:t>
            </w:r>
            <w:r w:rsidRPr="00C11973">
              <w:rPr>
                <w:lang w:val="en-US"/>
              </w:rPr>
              <w:t>.</w:t>
            </w:r>
          </w:p>
          <w:p w14:paraId="0EF376A1" w14:textId="16599B2F" w:rsidR="00056C63" w:rsidRPr="00D915D1" w:rsidRDefault="00056C63" w:rsidP="00056C63">
            <w:pPr>
              <w:pStyle w:val="ad"/>
              <w:rPr>
                <w:lang w:val="en-US"/>
              </w:rPr>
            </w:pPr>
            <w:r>
              <w:t>Поле</w:t>
            </w:r>
            <w:r w:rsidRPr="001F3A07">
              <w:rPr>
                <w:lang w:val="en-US"/>
              </w:rPr>
              <w:t xml:space="preserve"> </w:t>
            </w:r>
            <w:r w:rsidRPr="00D915D1">
              <w:rPr>
                <w:lang w:val="en-US"/>
              </w:rPr>
              <w:t xml:space="preserve"> «</w:t>
            </w:r>
            <w:r>
              <w:t>ОГРН</w:t>
            </w:r>
            <w:r w:rsidRPr="00D915D1">
              <w:rPr>
                <w:lang w:val="en-US"/>
              </w:rPr>
              <w:t>» (</w:t>
            </w:r>
            <w:r>
              <w:rPr>
                <w:lang w:val="en-US"/>
              </w:rPr>
              <w:t>s</w:t>
            </w:r>
            <w:r w:rsidRPr="00CD0065">
              <w:rPr>
                <w:lang w:val="en-US"/>
              </w:rPr>
              <w:t>ubContractorsSum</w:t>
            </w:r>
            <w:r w:rsidRPr="00C11973">
              <w:rPr>
                <w:lang w:val="en-US"/>
              </w:rPr>
              <w:t>/</w:t>
            </w:r>
            <w:r w:rsidRPr="00CD0065">
              <w:rPr>
                <w:lang w:val="en-US"/>
              </w:rPr>
              <w:t>subContractors</w:t>
            </w:r>
            <w:r w:rsidRPr="00C11973">
              <w:rPr>
                <w:lang w:val="en-US"/>
              </w:rPr>
              <w:t>/</w:t>
            </w:r>
            <w:r w:rsidRPr="00176A1D">
              <w:rPr>
                <w:lang w:val="en-US"/>
              </w:rPr>
              <w:t>subContractor</w:t>
            </w:r>
            <w:r w:rsidRPr="00C11973">
              <w:rPr>
                <w:lang w:val="en-US"/>
              </w:rPr>
              <w:t>/</w:t>
            </w:r>
            <w:r w:rsidRPr="00CD0065">
              <w:rPr>
                <w:lang w:val="en-US"/>
              </w:rPr>
              <w:t>legalEntityR</w:t>
            </w:r>
            <w:r>
              <w:rPr>
                <w:lang w:val="en-US"/>
              </w:rPr>
              <w:t>F</w:t>
            </w:r>
            <w:r w:rsidRPr="00C11973">
              <w:rPr>
                <w:lang w:val="en-US"/>
              </w:rPr>
              <w:t>/</w:t>
            </w:r>
            <w:r w:rsidRPr="00CD0065">
              <w:rPr>
                <w:lang w:val="en-US"/>
              </w:rPr>
              <w:t>EGRULInfo</w:t>
            </w:r>
            <w:r w:rsidRPr="00D915D1">
              <w:rPr>
                <w:lang w:val="en-US"/>
              </w:rPr>
              <w:t>/</w:t>
            </w:r>
            <w:r>
              <w:rPr>
                <w:lang w:val="en-US"/>
              </w:rPr>
              <w:t>OGRN</w:t>
            </w:r>
            <w:r w:rsidRPr="00D915D1">
              <w:rPr>
                <w:lang w:val="en-US"/>
              </w:rPr>
              <w:t>)</w:t>
            </w:r>
            <w:r>
              <w:rPr>
                <w:lang w:val="en-US"/>
              </w:rPr>
              <w:t xml:space="preserve"> </w:t>
            </w:r>
            <w:r>
              <w:t>не</w:t>
            </w:r>
            <w:r w:rsidRPr="001F3A07">
              <w:rPr>
                <w:lang w:val="en-US"/>
              </w:rPr>
              <w:t xml:space="preserve"> </w:t>
            </w:r>
            <w:r>
              <w:t>используется</w:t>
            </w:r>
            <w:r w:rsidRPr="001F3A07">
              <w:rPr>
                <w:lang w:val="en-US"/>
              </w:rPr>
              <w:t xml:space="preserve">, </w:t>
            </w:r>
            <w:r>
              <w:t>начиная</w:t>
            </w:r>
            <w:r w:rsidRPr="001F3A07">
              <w:rPr>
                <w:lang w:val="en-US"/>
              </w:rPr>
              <w:t xml:space="preserve"> </w:t>
            </w:r>
            <w:r>
              <w:t>с</w:t>
            </w:r>
            <w:r w:rsidRPr="001F3A07">
              <w:rPr>
                <w:lang w:val="en-US"/>
              </w:rPr>
              <w:t xml:space="preserve"> </w:t>
            </w:r>
            <w:r>
              <w:t>версии</w:t>
            </w:r>
            <w:r w:rsidRPr="001F3A07">
              <w:rPr>
                <w:lang w:val="en-US"/>
              </w:rPr>
              <w:t xml:space="preserve"> 15.2.</w:t>
            </w:r>
          </w:p>
          <w:p w14:paraId="2D1AAE4B" w14:textId="77777777" w:rsidR="00056C63" w:rsidRDefault="00056C63" w:rsidP="00056C63">
            <w:pPr>
              <w:pStyle w:val="ad"/>
              <w:rPr>
                <w:lang w:val="en-US"/>
              </w:rPr>
            </w:pPr>
          </w:p>
          <w:p w14:paraId="739D48BD" w14:textId="14786885" w:rsidR="00056C63" w:rsidRDefault="00056C63" w:rsidP="00056C63">
            <w:pPr>
              <w:pStyle w:val="ad"/>
              <w:rPr>
                <w:lang w:val="en-US"/>
              </w:rPr>
            </w:pPr>
            <w:r>
              <w:t>Блок</w:t>
            </w:r>
            <w:r w:rsidRPr="0043332E">
              <w:rPr>
                <w:lang w:val="en-US"/>
              </w:rPr>
              <w:t xml:space="preserve"> «</w:t>
            </w:r>
            <w:r w:rsidRPr="002A2EF5">
              <w:t>Сведения</w:t>
            </w:r>
            <w:r w:rsidRPr="0043332E">
              <w:rPr>
                <w:lang w:val="en-US"/>
              </w:rPr>
              <w:t xml:space="preserve"> </w:t>
            </w:r>
            <w:r w:rsidRPr="002A2EF5">
              <w:t>из</w:t>
            </w:r>
            <w:r w:rsidRPr="0043332E">
              <w:rPr>
                <w:lang w:val="en-US"/>
              </w:rPr>
              <w:t xml:space="preserve"> </w:t>
            </w:r>
            <w:r w:rsidRPr="002A2EF5">
              <w:t>ЕГР</w:t>
            </w:r>
            <w:r>
              <w:t>ИП</w:t>
            </w:r>
            <w:r w:rsidRPr="0043332E">
              <w:rPr>
                <w:lang w:val="en-US"/>
              </w:rPr>
              <w:t>» (</w:t>
            </w:r>
            <w:r>
              <w:rPr>
                <w:lang w:val="en-US"/>
              </w:rPr>
              <w:t>s</w:t>
            </w:r>
            <w:r w:rsidRPr="00CD0065">
              <w:rPr>
                <w:lang w:val="en-US"/>
              </w:rPr>
              <w:t>ubContractorsSum/subContractors/</w:t>
            </w:r>
            <w:r w:rsidRPr="00176A1D">
              <w:rPr>
                <w:lang w:val="en-US"/>
              </w:rPr>
              <w:t>subContractor</w:t>
            </w:r>
            <w:r w:rsidRPr="00CD0065">
              <w:rPr>
                <w:lang w:val="en-US"/>
              </w:rPr>
              <w:t>/</w:t>
            </w:r>
            <w:r w:rsidRPr="00157365">
              <w:rPr>
                <w:lang w:val="en-US"/>
              </w:rPr>
              <w:t>individualBusinessmanRF</w:t>
            </w:r>
            <w:r w:rsidRPr="00CD0065">
              <w:rPr>
                <w:lang w:val="en-US"/>
              </w:rPr>
              <w:t>/</w:t>
            </w:r>
            <w:r w:rsidRPr="00DC3580">
              <w:rPr>
                <w:lang w:val="en-US"/>
              </w:rPr>
              <w:t>EGRIPInfo</w:t>
            </w:r>
            <w:r w:rsidRPr="0043332E">
              <w:rPr>
                <w:lang w:val="en-US"/>
              </w:rPr>
              <w:t xml:space="preserve">) </w:t>
            </w:r>
          </w:p>
          <w:p w14:paraId="73FC5E29" w14:textId="22DB8A66" w:rsidR="00056C63" w:rsidRPr="00AF797A" w:rsidRDefault="00056C63" w:rsidP="00056C63">
            <w:pPr>
              <w:pStyle w:val="ad"/>
              <w:rPr>
                <w:lang w:val="en-US"/>
              </w:rPr>
            </w:pPr>
            <w:r>
              <w:t>Поля</w:t>
            </w:r>
            <w:r w:rsidRPr="00AF797A">
              <w:rPr>
                <w:lang w:val="en-US"/>
              </w:rPr>
              <w:t xml:space="preserve"> </w:t>
            </w:r>
            <w:r>
              <w:t>игнорируются</w:t>
            </w:r>
            <w:r w:rsidRPr="00AF797A">
              <w:rPr>
                <w:lang w:val="en-US"/>
              </w:rPr>
              <w:t xml:space="preserve"> </w:t>
            </w:r>
            <w:r>
              <w:t>при</w:t>
            </w:r>
            <w:r w:rsidRPr="00AF797A">
              <w:rPr>
                <w:lang w:val="en-US"/>
              </w:rPr>
              <w:t xml:space="preserve"> </w:t>
            </w:r>
            <w:r>
              <w:t>приеме</w:t>
            </w:r>
            <w:r w:rsidRPr="00AF797A">
              <w:rPr>
                <w:lang w:val="en-US"/>
              </w:rPr>
              <w:t xml:space="preserve"> </w:t>
            </w:r>
            <w:r>
              <w:t>и</w:t>
            </w:r>
            <w:r w:rsidRPr="00AF797A">
              <w:rPr>
                <w:lang w:val="en-US"/>
              </w:rPr>
              <w:t xml:space="preserve"> </w:t>
            </w:r>
            <w:r>
              <w:t>заполняются</w:t>
            </w:r>
            <w:r w:rsidRPr="00AF797A">
              <w:rPr>
                <w:lang w:val="en-US"/>
              </w:rPr>
              <w:t xml:space="preserve"> </w:t>
            </w:r>
            <w:r>
              <w:t>автоматически</w:t>
            </w:r>
            <w:r w:rsidRPr="00AF797A">
              <w:rPr>
                <w:lang w:val="en-US"/>
              </w:rPr>
              <w:t xml:space="preserve"> </w:t>
            </w:r>
            <w:r>
              <w:t>из</w:t>
            </w:r>
            <w:r w:rsidRPr="00AF797A">
              <w:rPr>
                <w:lang w:val="en-US"/>
              </w:rPr>
              <w:t xml:space="preserve"> </w:t>
            </w:r>
            <w:r>
              <w:t>ЕГРИП</w:t>
            </w:r>
            <w:r w:rsidRPr="00AF797A">
              <w:rPr>
                <w:lang w:val="en-US"/>
              </w:rPr>
              <w:t xml:space="preserve"> </w:t>
            </w:r>
            <w:r>
              <w:t>на</w:t>
            </w:r>
            <w:r w:rsidRPr="00AF797A">
              <w:rPr>
                <w:lang w:val="en-US"/>
              </w:rPr>
              <w:t xml:space="preserve"> </w:t>
            </w:r>
            <w:r>
              <w:t>основании</w:t>
            </w:r>
            <w:r w:rsidRPr="00AF797A">
              <w:rPr>
                <w:lang w:val="en-US"/>
              </w:rPr>
              <w:t xml:space="preserve"> </w:t>
            </w:r>
            <w:r>
              <w:t>кода</w:t>
            </w:r>
            <w:r w:rsidRPr="00AF797A">
              <w:rPr>
                <w:lang w:val="en-US"/>
              </w:rPr>
              <w:t xml:space="preserve"> </w:t>
            </w:r>
            <w:r>
              <w:t>ИНН</w:t>
            </w:r>
            <w:r w:rsidRPr="00AF797A">
              <w:rPr>
                <w:lang w:val="en-US"/>
              </w:rPr>
              <w:t xml:space="preserve"> (</w:t>
            </w:r>
            <w:r>
              <w:rPr>
                <w:lang w:val="en-US"/>
              </w:rPr>
              <w:t>s</w:t>
            </w:r>
            <w:r w:rsidRPr="00CD0065">
              <w:rPr>
                <w:lang w:val="en-US"/>
              </w:rPr>
              <w:t>ubContractorsSum/subContractors/</w:t>
            </w:r>
            <w:r w:rsidRPr="00176A1D">
              <w:rPr>
                <w:lang w:val="en-US"/>
              </w:rPr>
              <w:t>subContractor</w:t>
            </w:r>
            <w:r w:rsidRPr="00CD0065">
              <w:rPr>
                <w:lang w:val="en-US"/>
              </w:rPr>
              <w:t>/</w:t>
            </w:r>
            <w:r w:rsidRPr="00157365">
              <w:rPr>
                <w:lang w:val="en-US"/>
              </w:rPr>
              <w:t>individualBusinessmanRF</w:t>
            </w:r>
            <w:r w:rsidRPr="00CD0065">
              <w:rPr>
                <w:lang w:val="en-US"/>
              </w:rPr>
              <w:t>/</w:t>
            </w:r>
            <w:r w:rsidRPr="00DC3580">
              <w:rPr>
                <w:lang w:val="en-US"/>
              </w:rPr>
              <w:t>EGRIPInfo</w:t>
            </w:r>
            <w:r w:rsidRPr="00AF797A">
              <w:rPr>
                <w:lang w:val="en-US"/>
              </w:rPr>
              <w:t>/</w:t>
            </w:r>
            <w:r>
              <w:rPr>
                <w:lang w:val="en-US"/>
              </w:rPr>
              <w:t>INN</w:t>
            </w:r>
            <w:r w:rsidRPr="00AF797A">
              <w:rPr>
                <w:lang w:val="en-US"/>
              </w:rPr>
              <w:t xml:space="preserve">): </w:t>
            </w:r>
          </w:p>
          <w:p w14:paraId="33B5537D" w14:textId="1E7CFACE" w:rsidR="00056C63" w:rsidRPr="00AF797A" w:rsidRDefault="00056C63" w:rsidP="00056C63">
            <w:pPr>
              <w:pStyle w:val="ad"/>
              <w:numPr>
                <w:ilvl w:val="0"/>
                <w:numId w:val="230"/>
              </w:numPr>
              <w:rPr>
                <w:lang w:val="en-US"/>
              </w:rPr>
            </w:pPr>
            <w:r w:rsidRPr="00AF797A">
              <w:rPr>
                <w:lang w:val="en-US"/>
              </w:rPr>
              <w:t>«</w:t>
            </w:r>
            <w:r>
              <w:t>Фамилия</w:t>
            </w:r>
            <w:r w:rsidRPr="00157365">
              <w:rPr>
                <w:lang w:val="en-US"/>
              </w:rPr>
              <w:t>»</w:t>
            </w:r>
            <w:r w:rsidRPr="00AF797A">
              <w:rPr>
                <w:lang w:val="en-US"/>
              </w:rPr>
              <w:t xml:space="preserve"> </w:t>
            </w:r>
            <w:r w:rsidRPr="00AF797A">
              <w:t>ОКОПФ</w:t>
            </w:r>
            <w:r w:rsidRPr="00AF797A">
              <w:rPr>
                <w:lang w:val="en-US"/>
              </w:rPr>
              <w:t xml:space="preserve"> (</w:t>
            </w:r>
            <w:r>
              <w:rPr>
                <w:lang w:val="en-US"/>
              </w:rPr>
              <w:t>s</w:t>
            </w:r>
            <w:r w:rsidRPr="00CD0065">
              <w:rPr>
                <w:lang w:val="en-US"/>
              </w:rPr>
              <w:t>ubContractorsSum/subContractors/</w:t>
            </w:r>
            <w:r w:rsidRPr="00176A1D">
              <w:rPr>
                <w:lang w:val="en-US"/>
              </w:rPr>
              <w:t>subContractor</w:t>
            </w:r>
            <w:r w:rsidRPr="00CD0065">
              <w:rPr>
                <w:lang w:val="en-US"/>
              </w:rPr>
              <w:t>/</w:t>
            </w:r>
            <w:r w:rsidRPr="00157365">
              <w:rPr>
                <w:lang w:val="en-US"/>
              </w:rPr>
              <w:t>individualBusinessmanRF</w:t>
            </w:r>
            <w:r w:rsidRPr="00AF797A">
              <w:rPr>
                <w:lang w:val="en-US"/>
              </w:rPr>
              <w:t>/</w:t>
            </w:r>
            <w:r w:rsidRPr="00DC3580">
              <w:rPr>
                <w:lang w:val="en-US"/>
              </w:rPr>
              <w:t>EGRIPInfo</w:t>
            </w:r>
            <w:r w:rsidRPr="007C3CFA">
              <w:rPr>
                <w:lang w:val="en-US"/>
              </w:rPr>
              <w:t>/</w:t>
            </w:r>
            <w:r w:rsidRPr="00D915D1">
              <w:rPr>
                <w:lang w:val="en-US"/>
              </w:rPr>
              <w:t>lastName</w:t>
            </w:r>
            <w:r w:rsidRPr="00AF797A">
              <w:rPr>
                <w:lang w:val="en-US"/>
              </w:rPr>
              <w:t>);</w:t>
            </w:r>
          </w:p>
          <w:p w14:paraId="4E50C158" w14:textId="5C82BE05" w:rsidR="00056C63" w:rsidRPr="00AF797A" w:rsidRDefault="00056C63" w:rsidP="00056C63">
            <w:pPr>
              <w:pStyle w:val="ad"/>
              <w:numPr>
                <w:ilvl w:val="0"/>
                <w:numId w:val="230"/>
              </w:numPr>
              <w:rPr>
                <w:lang w:val="en-US"/>
              </w:rPr>
            </w:pPr>
            <w:r w:rsidRPr="00AF797A">
              <w:rPr>
                <w:lang w:val="en-US"/>
              </w:rPr>
              <w:t>«</w:t>
            </w:r>
            <w:r>
              <w:t>Имя</w:t>
            </w:r>
            <w:r w:rsidRPr="00D915D1">
              <w:rPr>
                <w:lang w:val="en-US"/>
              </w:rPr>
              <w:t>»</w:t>
            </w:r>
            <w:r w:rsidRPr="00AF797A">
              <w:rPr>
                <w:lang w:val="en-US"/>
              </w:rPr>
              <w:t xml:space="preserve"> (</w:t>
            </w:r>
            <w:r>
              <w:rPr>
                <w:lang w:val="en-US"/>
              </w:rPr>
              <w:t>s</w:t>
            </w:r>
            <w:r w:rsidRPr="00CD0065">
              <w:rPr>
                <w:lang w:val="en-US"/>
              </w:rPr>
              <w:t>ubContractorsSum/subContractors/</w:t>
            </w:r>
            <w:r w:rsidRPr="00176A1D">
              <w:rPr>
                <w:lang w:val="en-US"/>
              </w:rPr>
              <w:t>subContractor</w:t>
            </w:r>
            <w:r w:rsidRPr="00CD0065">
              <w:rPr>
                <w:lang w:val="en-US"/>
              </w:rPr>
              <w:t>/</w:t>
            </w:r>
            <w:r w:rsidRPr="00157365">
              <w:rPr>
                <w:lang w:val="en-US"/>
              </w:rPr>
              <w:t>individualBusinessmanRF</w:t>
            </w:r>
            <w:r w:rsidRPr="00CD0065">
              <w:rPr>
                <w:lang w:val="en-US"/>
              </w:rPr>
              <w:t>/</w:t>
            </w:r>
            <w:r w:rsidRPr="00DC3580">
              <w:rPr>
                <w:lang w:val="en-US"/>
              </w:rPr>
              <w:t>EGRIPInfo</w:t>
            </w:r>
            <w:r w:rsidRPr="00AF797A">
              <w:rPr>
                <w:lang w:val="en-US"/>
              </w:rPr>
              <w:t>/</w:t>
            </w:r>
            <w:r w:rsidRPr="00D915D1">
              <w:rPr>
                <w:lang w:val="en-US"/>
              </w:rPr>
              <w:t>firstName</w:t>
            </w:r>
            <w:r w:rsidRPr="00AF797A">
              <w:rPr>
                <w:lang w:val="en-US"/>
              </w:rPr>
              <w:t>);</w:t>
            </w:r>
          </w:p>
          <w:p w14:paraId="76B4F409" w14:textId="47EF8749" w:rsidR="00056C63" w:rsidRPr="00AF797A" w:rsidRDefault="00056C63" w:rsidP="00056C63">
            <w:pPr>
              <w:pStyle w:val="ad"/>
              <w:numPr>
                <w:ilvl w:val="0"/>
                <w:numId w:val="230"/>
              </w:numPr>
              <w:rPr>
                <w:lang w:val="en-US"/>
              </w:rPr>
            </w:pPr>
            <w:r w:rsidRPr="00AF797A">
              <w:rPr>
                <w:lang w:val="en-US"/>
              </w:rPr>
              <w:t>«</w:t>
            </w:r>
            <w:r>
              <w:t>Отчество</w:t>
            </w:r>
            <w:r w:rsidRPr="00D915D1">
              <w:rPr>
                <w:lang w:val="en-US"/>
              </w:rPr>
              <w:t>»</w:t>
            </w:r>
            <w:r w:rsidRPr="00AF797A">
              <w:rPr>
                <w:lang w:val="en-US"/>
              </w:rPr>
              <w:t xml:space="preserve"> (</w:t>
            </w:r>
            <w:r>
              <w:rPr>
                <w:lang w:val="en-US"/>
              </w:rPr>
              <w:t>s</w:t>
            </w:r>
            <w:r w:rsidRPr="00CD0065">
              <w:rPr>
                <w:lang w:val="en-US"/>
              </w:rPr>
              <w:t>ubContractorsSum/subContractors/</w:t>
            </w:r>
            <w:r w:rsidRPr="00176A1D">
              <w:rPr>
                <w:lang w:val="en-US"/>
              </w:rPr>
              <w:t>subContractor</w:t>
            </w:r>
            <w:r w:rsidRPr="00CD0065">
              <w:rPr>
                <w:lang w:val="en-US"/>
              </w:rPr>
              <w:t>/</w:t>
            </w:r>
            <w:r w:rsidRPr="00157365">
              <w:rPr>
                <w:lang w:val="en-US"/>
              </w:rPr>
              <w:t>individualBusinessmanRF</w:t>
            </w:r>
            <w:r w:rsidRPr="00CD0065">
              <w:rPr>
                <w:lang w:val="en-US"/>
              </w:rPr>
              <w:t>/</w:t>
            </w:r>
            <w:r w:rsidRPr="00DC3580">
              <w:rPr>
                <w:lang w:val="en-US"/>
              </w:rPr>
              <w:t>EGRIPInfo</w:t>
            </w:r>
            <w:r w:rsidRPr="00AF797A">
              <w:rPr>
                <w:lang w:val="en-US"/>
              </w:rPr>
              <w:t>/</w:t>
            </w:r>
            <w:r w:rsidRPr="00D915D1">
              <w:rPr>
                <w:lang w:val="en-US"/>
              </w:rPr>
              <w:t>middleName</w:t>
            </w:r>
            <w:r w:rsidRPr="00AF797A">
              <w:rPr>
                <w:lang w:val="en-US"/>
              </w:rPr>
              <w:t>);</w:t>
            </w:r>
            <w:r w:rsidRPr="00C11973">
              <w:rPr>
                <w:lang w:val="en-US"/>
              </w:rPr>
              <w:t>«</w:t>
            </w:r>
            <w:r w:rsidRPr="00C11973">
              <w:t>Адрес</w:t>
            </w:r>
            <w:r w:rsidRPr="00C11973">
              <w:rPr>
                <w:lang w:val="en-US"/>
              </w:rPr>
              <w:t xml:space="preserve"> </w:t>
            </w:r>
            <w:r w:rsidRPr="00C11973">
              <w:t>места</w:t>
            </w:r>
            <w:r w:rsidRPr="00C11973">
              <w:rPr>
                <w:lang w:val="en-US"/>
              </w:rPr>
              <w:t xml:space="preserve"> </w:t>
            </w:r>
            <w:r w:rsidRPr="00C11973">
              <w:t>нахождения</w:t>
            </w:r>
            <w:r w:rsidRPr="00C11973">
              <w:rPr>
                <w:lang w:val="en-US"/>
              </w:rPr>
              <w:t>» (</w:t>
            </w:r>
            <w:r>
              <w:rPr>
                <w:lang w:val="en-US"/>
              </w:rPr>
              <w:t>s</w:t>
            </w:r>
            <w:r w:rsidRPr="00CD0065">
              <w:rPr>
                <w:lang w:val="en-US"/>
              </w:rPr>
              <w:t>ubContractorsSum</w:t>
            </w:r>
            <w:r w:rsidRPr="00C11973">
              <w:rPr>
                <w:lang w:val="en-US"/>
              </w:rPr>
              <w:t>/</w:t>
            </w:r>
            <w:r w:rsidRPr="00CD0065">
              <w:rPr>
                <w:lang w:val="en-US"/>
              </w:rPr>
              <w:t>subContractors</w:t>
            </w:r>
            <w:r w:rsidRPr="00C11973">
              <w:rPr>
                <w:lang w:val="en-US"/>
              </w:rPr>
              <w:t>/</w:t>
            </w:r>
            <w:r w:rsidRPr="00176A1D">
              <w:rPr>
                <w:lang w:val="en-US"/>
              </w:rPr>
              <w:t>subContractor</w:t>
            </w:r>
            <w:r w:rsidRPr="00C11973">
              <w:rPr>
                <w:lang w:val="en-US"/>
              </w:rPr>
              <w:t>/</w:t>
            </w:r>
            <w:r w:rsidRPr="00157365">
              <w:rPr>
                <w:lang w:val="en-US"/>
              </w:rPr>
              <w:t>individualBusinessmanRF</w:t>
            </w:r>
            <w:r w:rsidRPr="00C11973">
              <w:rPr>
                <w:lang w:val="en-US"/>
              </w:rPr>
              <w:t>/</w:t>
            </w:r>
            <w:r w:rsidRPr="00DC3580">
              <w:rPr>
                <w:lang w:val="en-US"/>
              </w:rPr>
              <w:t>EGRIPInfo</w:t>
            </w:r>
            <w:r w:rsidRPr="00C11973">
              <w:rPr>
                <w:lang w:val="en-US"/>
              </w:rPr>
              <w:t>/address).</w:t>
            </w:r>
          </w:p>
          <w:p w14:paraId="170301F8" w14:textId="77777777" w:rsidR="00056C63" w:rsidRPr="00AF797A" w:rsidRDefault="00056C63" w:rsidP="00056C63">
            <w:pPr>
              <w:pStyle w:val="ad"/>
              <w:rPr>
                <w:lang w:val="en-US"/>
              </w:rPr>
            </w:pPr>
          </w:p>
          <w:p w14:paraId="696F54F1" w14:textId="663FCF97" w:rsidR="00056C63" w:rsidRDefault="00056C63" w:rsidP="00056C63">
            <w:pPr>
              <w:pStyle w:val="ad"/>
              <w:rPr>
                <w:lang w:val="en-US"/>
              </w:rPr>
            </w:pPr>
            <w:r>
              <w:lastRenderedPageBreak/>
              <w:t>Поле</w:t>
            </w:r>
            <w:r w:rsidRPr="00C11973">
              <w:rPr>
                <w:lang w:val="en-US"/>
              </w:rPr>
              <w:t xml:space="preserve"> «</w:t>
            </w:r>
            <w:r w:rsidRPr="00C11973">
              <w:t>Адрес</w:t>
            </w:r>
            <w:r w:rsidRPr="00C11973">
              <w:rPr>
                <w:lang w:val="en-US"/>
              </w:rPr>
              <w:t xml:space="preserve"> </w:t>
            </w:r>
            <w:r w:rsidRPr="00C11973">
              <w:t>места</w:t>
            </w:r>
            <w:r w:rsidRPr="00C11973">
              <w:rPr>
                <w:lang w:val="en-US"/>
              </w:rPr>
              <w:t xml:space="preserve"> </w:t>
            </w:r>
            <w:r w:rsidRPr="00C11973">
              <w:t>нахождения</w:t>
            </w:r>
            <w:r w:rsidRPr="00C11973">
              <w:rPr>
                <w:lang w:val="en-US"/>
              </w:rPr>
              <w:t>» (</w:t>
            </w:r>
            <w:r>
              <w:rPr>
                <w:lang w:val="en-US"/>
              </w:rPr>
              <w:t>s</w:t>
            </w:r>
            <w:r w:rsidRPr="00CD0065">
              <w:rPr>
                <w:lang w:val="en-US"/>
              </w:rPr>
              <w:t>ubContractorsSum</w:t>
            </w:r>
            <w:r w:rsidRPr="00C11973">
              <w:rPr>
                <w:lang w:val="en-US"/>
              </w:rPr>
              <w:t>/</w:t>
            </w:r>
            <w:r w:rsidRPr="00CD0065">
              <w:rPr>
                <w:lang w:val="en-US"/>
              </w:rPr>
              <w:t>subContractors</w:t>
            </w:r>
            <w:r w:rsidRPr="00C11973">
              <w:rPr>
                <w:lang w:val="en-US"/>
              </w:rPr>
              <w:t>/</w:t>
            </w:r>
            <w:r w:rsidRPr="00176A1D">
              <w:rPr>
                <w:lang w:val="en-US"/>
              </w:rPr>
              <w:t>subContractor</w:t>
            </w:r>
            <w:r w:rsidRPr="00C11973">
              <w:rPr>
                <w:lang w:val="en-US"/>
              </w:rPr>
              <w:t>/</w:t>
            </w:r>
            <w:r w:rsidRPr="00CD0065">
              <w:rPr>
                <w:lang w:val="en-US"/>
              </w:rPr>
              <w:t>legalEntityR</w:t>
            </w:r>
            <w:r>
              <w:rPr>
                <w:lang w:val="en-US"/>
              </w:rPr>
              <w:t>F</w:t>
            </w:r>
            <w:r w:rsidRPr="00D915D1">
              <w:rPr>
                <w:lang w:val="en-US"/>
              </w:rPr>
              <w:t>/</w:t>
            </w:r>
            <w:r w:rsidRPr="00157365">
              <w:rPr>
                <w:lang w:val="en-US"/>
              </w:rPr>
              <w:t>individualBusinessmanRF</w:t>
            </w:r>
            <w:r w:rsidRPr="00C11973">
              <w:rPr>
                <w:lang w:val="en-US"/>
              </w:rPr>
              <w:t>/</w:t>
            </w:r>
            <w:r w:rsidRPr="00DC3580">
              <w:rPr>
                <w:lang w:val="en-US"/>
              </w:rPr>
              <w:t>EGRIPInfo</w:t>
            </w:r>
            <w:r w:rsidRPr="00C11973">
              <w:rPr>
                <w:lang w:val="en-US"/>
              </w:rPr>
              <w:t xml:space="preserve">/address) </w:t>
            </w:r>
            <w:r>
              <w:t>принимается</w:t>
            </w:r>
            <w:r w:rsidRPr="00C11973">
              <w:rPr>
                <w:lang w:val="en-US"/>
              </w:rPr>
              <w:t xml:space="preserve"> </w:t>
            </w:r>
            <w:r>
              <w:t>из</w:t>
            </w:r>
            <w:r w:rsidRPr="00C11973">
              <w:rPr>
                <w:lang w:val="en-US"/>
              </w:rPr>
              <w:t xml:space="preserve"> </w:t>
            </w:r>
            <w:r>
              <w:t>пакета</w:t>
            </w:r>
            <w:r w:rsidRPr="00C11973">
              <w:rPr>
                <w:lang w:val="en-US"/>
              </w:rPr>
              <w:t xml:space="preserve"> </w:t>
            </w:r>
            <w:r>
              <w:t>в</w:t>
            </w:r>
            <w:r w:rsidRPr="00C11973">
              <w:rPr>
                <w:lang w:val="en-US"/>
              </w:rPr>
              <w:t xml:space="preserve"> </w:t>
            </w:r>
            <w:r>
              <w:t>случае</w:t>
            </w:r>
            <w:r w:rsidRPr="00C11973">
              <w:rPr>
                <w:lang w:val="en-US"/>
              </w:rPr>
              <w:t xml:space="preserve">, </w:t>
            </w:r>
            <w:r>
              <w:t>если</w:t>
            </w:r>
            <w:r w:rsidRPr="00C11973">
              <w:rPr>
                <w:lang w:val="en-US"/>
              </w:rPr>
              <w:t xml:space="preserve"> </w:t>
            </w:r>
            <w:r w:rsidRPr="00C11973">
              <w:t>нет</w:t>
            </w:r>
            <w:r w:rsidRPr="00C11973">
              <w:rPr>
                <w:lang w:val="en-US"/>
              </w:rPr>
              <w:t xml:space="preserve"> </w:t>
            </w:r>
            <w:r w:rsidRPr="00C11973">
              <w:t>данных</w:t>
            </w:r>
            <w:r w:rsidRPr="00C11973">
              <w:rPr>
                <w:lang w:val="en-US"/>
              </w:rPr>
              <w:t xml:space="preserve"> </w:t>
            </w:r>
            <w:r w:rsidRPr="00C11973">
              <w:t>в</w:t>
            </w:r>
            <w:r w:rsidRPr="00C11973">
              <w:rPr>
                <w:lang w:val="en-US"/>
              </w:rPr>
              <w:t xml:space="preserve"> </w:t>
            </w:r>
            <w:r w:rsidRPr="00C11973">
              <w:t>справочнике</w:t>
            </w:r>
            <w:r w:rsidRPr="00C11973">
              <w:rPr>
                <w:lang w:val="en-US"/>
              </w:rPr>
              <w:t xml:space="preserve"> </w:t>
            </w:r>
            <w:r w:rsidRPr="002A2EF5">
              <w:t>ЕГР</w:t>
            </w:r>
            <w:r>
              <w:t>ИП</w:t>
            </w:r>
            <w:r w:rsidRPr="00C11973">
              <w:rPr>
                <w:lang w:val="en-US"/>
              </w:rPr>
              <w:t>.</w:t>
            </w:r>
          </w:p>
          <w:p w14:paraId="6F1A9730" w14:textId="4F225A2F" w:rsidR="00056C63" w:rsidRDefault="00056C63" w:rsidP="00056C63">
            <w:pPr>
              <w:pStyle w:val="ad"/>
              <w:rPr>
                <w:lang w:val="en-US"/>
              </w:rPr>
            </w:pPr>
            <w:r>
              <w:t>Поле</w:t>
            </w:r>
            <w:r w:rsidRPr="00D915D1">
              <w:rPr>
                <w:lang w:val="en-US"/>
              </w:rPr>
              <w:t xml:space="preserve"> «</w:t>
            </w:r>
            <w:r>
              <w:t>ОГРНИП</w:t>
            </w:r>
            <w:r w:rsidRPr="00D915D1">
              <w:rPr>
                <w:lang w:val="en-US"/>
              </w:rPr>
              <w:t>» (</w:t>
            </w:r>
            <w:r>
              <w:rPr>
                <w:lang w:val="en-US"/>
              </w:rPr>
              <w:t>s</w:t>
            </w:r>
            <w:r w:rsidRPr="00CD0065">
              <w:rPr>
                <w:lang w:val="en-US"/>
              </w:rPr>
              <w:t>ubContractorsSum</w:t>
            </w:r>
            <w:r w:rsidRPr="00C11973">
              <w:rPr>
                <w:lang w:val="en-US"/>
              </w:rPr>
              <w:t>/</w:t>
            </w:r>
            <w:r w:rsidRPr="00CD0065">
              <w:rPr>
                <w:lang w:val="en-US"/>
              </w:rPr>
              <w:t>subContractors</w:t>
            </w:r>
            <w:r w:rsidRPr="00C11973">
              <w:rPr>
                <w:lang w:val="en-US"/>
              </w:rPr>
              <w:t>/</w:t>
            </w:r>
            <w:r w:rsidRPr="00176A1D">
              <w:rPr>
                <w:lang w:val="en-US"/>
              </w:rPr>
              <w:t>subContractor</w:t>
            </w:r>
            <w:r w:rsidRPr="00C11973">
              <w:rPr>
                <w:lang w:val="en-US"/>
              </w:rPr>
              <w:t>/</w:t>
            </w:r>
            <w:r w:rsidRPr="00157365">
              <w:rPr>
                <w:lang w:val="en-US"/>
              </w:rPr>
              <w:t>individualBusinessmanRF</w:t>
            </w:r>
            <w:r w:rsidRPr="00C11973">
              <w:rPr>
                <w:lang w:val="en-US"/>
              </w:rPr>
              <w:t>/</w:t>
            </w:r>
            <w:r w:rsidRPr="00DC3580">
              <w:rPr>
                <w:lang w:val="en-US"/>
              </w:rPr>
              <w:t>EGRIPInfo</w:t>
            </w:r>
            <w:r w:rsidRPr="00D915D1">
              <w:rPr>
                <w:lang w:val="en-US"/>
              </w:rPr>
              <w:t>/</w:t>
            </w:r>
            <w:r>
              <w:rPr>
                <w:lang w:val="en-US"/>
              </w:rPr>
              <w:t>OGRNIP</w:t>
            </w:r>
            <w:r w:rsidRPr="00D915D1">
              <w:rPr>
                <w:lang w:val="en-US"/>
              </w:rPr>
              <w:t>)</w:t>
            </w:r>
            <w:r>
              <w:rPr>
                <w:lang w:val="en-US"/>
              </w:rPr>
              <w:t xml:space="preserve"> </w:t>
            </w:r>
            <w:r>
              <w:t>не</w:t>
            </w:r>
            <w:r w:rsidRPr="001F3A07">
              <w:rPr>
                <w:lang w:val="en-US"/>
              </w:rPr>
              <w:t xml:space="preserve"> </w:t>
            </w:r>
            <w:r>
              <w:t>используется</w:t>
            </w:r>
            <w:r w:rsidRPr="001F3A07">
              <w:rPr>
                <w:lang w:val="en-US"/>
              </w:rPr>
              <w:t xml:space="preserve">, </w:t>
            </w:r>
            <w:r>
              <w:t>начиная</w:t>
            </w:r>
            <w:r w:rsidRPr="001F3A07">
              <w:rPr>
                <w:lang w:val="en-US"/>
              </w:rPr>
              <w:t xml:space="preserve"> </w:t>
            </w:r>
            <w:r>
              <w:t>с</w:t>
            </w:r>
            <w:r w:rsidRPr="001F3A07">
              <w:rPr>
                <w:lang w:val="en-US"/>
              </w:rPr>
              <w:t xml:space="preserve"> </w:t>
            </w:r>
            <w:r>
              <w:t>версии</w:t>
            </w:r>
            <w:r w:rsidRPr="001F3A07">
              <w:rPr>
                <w:lang w:val="en-US"/>
              </w:rPr>
              <w:t xml:space="preserve"> 15.2.</w:t>
            </w:r>
          </w:p>
          <w:p w14:paraId="73114D6C" w14:textId="06A7C7E2" w:rsidR="00056C63" w:rsidRDefault="00056C63" w:rsidP="00056C63">
            <w:pPr>
              <w:pStyle w:val="ad"/>
              <w:rPr>
                <w:lang w:val="en-US"/>
              </w:rPr>
            </w:pPr>
          </w:p>
          <w:p w14:paraId="6DABCAAB" w14:textId="5E8A9A00" w:rsidR="00056C63" w:rsidRPr="00B722F0" w:rsidRDefault="00056C63" w:rsidP="00056C63">
            <w:pPr>
              <w:pStyle w:val="ad"/>
            </w:pPr>
            <w:r w:rsidRPr="00B722F0">
              <w:t xml:space="preserve">При приеме изменений СГК, если признак "Документ на базе РЭК" установлен, то </w:t>
            </w:r>
            <w:r>
              <w:t>б</w:t>
            </w:r>
            <w:r w:rsidRPr="00A517FB">
              <w:t>лок «Объем привлечения к исполнению контра</w:t>
            </w:r>
            <w:r>
              <w:t>кта субподрядчиков» (subContrac</w:t>
            </w:r>
            <w:r w:rsidRPr="00A517FB">
              <w:t>torsSum)</w:t>
            </w:r>
            <w:r>
              <w:t xml:space="preserve">  игнорируется при приеме и заполняе</w:t>
            </w:r>
            <w:r w:rsidRPr="00B722F0">
              <w:t>тся автоматически на основании связанного ДС</w:t>
            </w:r>
            <w:r>
              <w:t>, за исключением блока «</w:t>
            </w:r>
            <w:r w:rsidRPr="00822ADE">
              <w:t>Информация о субподрядчиках, соисполнителях (СМП, СОНО)</w:t>
            </w:r>
            <w:r>
              <w:t>» (</w:t>
            </w:r>
            <w:r w:rsidRPr="00822ADE">
              <w:t>subContractorsSum/subContractors</w:t>
            </w:r>
            <w:r>
              <w:t>). Требования к автоматиче</w:t>
            </w:r>
            <w:r w:rsidRPr="00B722F0">
              <w:t>скому заполнению при приеме изменений с типом «Измене</w:t>
            </w:r>
            <w:r>
              <w:t>ние контракта» аналогичны требо</w:t>
            </w:r>
            <w:r w:rsidRPr="00B722F0">
              <w:t>ваниям при приеме проекта первоначальной версии, сформированного на основании элек-тронного контракта в структурированном виде.</w:t>
            </w:r>
          </w:p>
          <w:p w14:paraId="4182805B" w14:textId="77777777" w:rsidR="00056C63" w:rsidRDefault="00056C63" w:rsidP="00056C63">
            <w:pPr>
              <w:pStyle w:val="ad"/>
              <w:jc w:val="left"/>
            </w:pPr>
          </w:p>
          <w:p w14:paraId="23974320" w14:textId="543AC260" w:rsidR="00056C63" w:rsidRDefault="00056C63" w:rsidP="00056C63">
            <w:pPr>
              <w:pStyle w:val="ad"/>
              <w:jc w:val="left"/>
            </w:pPr>
            <w:r>
              <w:t>Е</w:t>
            </w:r>
            <w:r w:rsidRPr="00B722F0">
              <w:t>сли признак "Документ на базе РЭК" установлен</w:t>
            </w:r>
            <w:r>
              <w:t>, то блок «</w:t>
            </w:r>
            <w:r w:rsidRPr="00822ADE">
              <w:t>Информация о субподрядчиках, соисполнителях (СМП, СОНО)</w:t>
            </w:r>
            <w:r>
              <w:t>» (</w:t>
            </w:r>
            <w:r w:rsidRPr="00822ADE">
              <w:t>subContractorsSum/subContractors</w:t>
            </w:r>
            <w:r>
              <w:t xml:space="preserve">) принимается и сохраняется по правилам приема, указанным в разделе: </w:t>
            </w:r>
            <w:hyperlink w:anchor="subContractorsSum" w:history="1">
              <w:r w:rsidRPr="00822ADE">
                <w:rPr>
                  <w:rStyle w:val="af1"/>
                </w:rPr>
                <w:t>Требования к приему блока «Объем привлечения к исполнению контракта субподряд-чиков» (subContractorsSum) для случаев, когда принимается проект отличный от проек-та первоначальной версии, сформированного на основании электронного контракта в структурированном виде</w:t>
              </w:r>
            </w:hyperlink>
            <w:r w:rsidRPr="00822ADE">
              <w:t>.</w:t>
            </w:r>
          </w:p>
          <w:p w14:paraId="46020A10" w14:textId="07BAC7FF" w:rsidR="00056C63" w:rsidRPr="00B722F0" w:rsidRDefault="00056C63" w:rsidP="00056C63">
            <w:pPr>
              <w:pStyle w:val="ad"/>
              <w:jc w:val="left"/>
            </w:pPr>
          </w:p>
        </w:tc>
      </w:tr>
      <w:tr w:rsidR="00056C63" w:rsidRPr="001D3AF5" w14:paraId="324DC7EA" w14:textId="77777777" w:rsidTr="00AA184A">
        <w:trPr>
          <w:trHeight w:val="348"/>
        </w:trPr>
        <w:tc>
          <w:tcPr>
            <w:tcW w:w="841" w:type="pct"/>
            <w:gridSpan w:val="2"/>
          </w:tcPr>
          <w:p w14:paraId="320D6943" w14:textId="5C2B10EA" w:rsidR="00056C63" w:rsidRDefault="00056C63" w:rsidP="00056C63">
            <w:pPr>
              <w:pStyle w:val="ad"/>
              <w:jc w:val="left"/>
            </w:pPr>
            <w:r w:rsidRPr="00B50098">
              <w:lastRenderedPageBreak/>
              <w:t>РК_ИК_0238</w:t>
            </w:r>
          </w:p>
        </w:tc>
        <w:tc>
          <w:tcPr>
            <w:tcW w:w="234" w:type="pct"/>
            <w:gridSpan w:val="2"/>
          </w:tcPr>
          <w:p w14:paraId="478BF15A" w14:textId="77777777" w:rsidR="00056C63" w:rsidRPr="000E4FE8" w:rsidRDefault="00056C63" w:rsidP="00056C63">
            <w:pPr>
              <w:pStyle w:val="ad"/>
              <w:jc w:val="left"/>
            </w:pPr>
          </w:p>
        </w:tc>
        <w:tc>
          <w:tcPr>
            <w:tcW w:w="1056" w:type="pct"/>
            <w:gridSpan w:val="2"/>
          </w:tcPr>
          <w:p w14:paraId="6A3A58EF" w14:textId="77777777" w:rsidR="00056C63" w:rsidRPr="001235D4" w:rsidRDefault="00056C63" w:rsidP="00056C63">
            <w:pPr>
              <w:pStyle w:val="ad"/>
              <w:jc w:val="left"/>
              <w:rPr>
                <w:lang w:val="en-US"/>
              </w:rPr>
            </w:pPr>
            <w:r w:rsidRPr="001235D4">
              <w:rPr>
                <w:lang w:val="en-US"/>
              </w:rPr>
              <w:t>«</w:t>
            </w:r>
            <w:r>
              <w:t>Статус</w:t>
            </w:r>
            <w:r w:rsidRPr="001235D4">
              <w:rPr>
                <w:lang w:val="en-US"/>
              </w:rPr>
              <w:t>»</w:t>
            </w:r>
          </w:p>
          <w:p w14:paraId="5EB6E482" w14:textId="2382DF7A" w:rsidR="00056C63" w:rsidRPr="00B50098" w:rsidRDefault="00056C63" w:rsidP="00056C63">
            <w:pPr>
              <w:pStyle w:val="ad"/>
              <w:jc w:val="left"/>
              <w:rPr>
                <w:lang w:val="en-US"/>
              </w:rPr>
            </w:pPr>
            <w:r w:rsidRPr="00B50098">
              <w:rPr>
                <w:lang w:val="en-US"/>
              </w:rPr>
              <w:t>(subContractorsSum/subContractors/subContractor/legalEntityRF/</w:t>
            </w:r>
            <w:r w:rsidRPr="00E371A5">
              <w:rPr>
                <w:lang w:val="en-US"/>
              </w:rPr>
              <w:t>statusInfo/</w:t>
            </w:r>
            <w:r>
              <w:rPr>
                <w:lang w:val="en-US"/>
              </w:rPr>
              <w:t>code</w:t>
            </w:r>
            <w:r w:rsidRPr="00513670">
              <w:rPr>
                <w:lang w:val="en-US"/>
              </w:rPr>
              <w:t>)</w:t>
            </w:r>
            <w:r>
              <w:rPr>
                <w:lang w:val="en-US"/>
              </w:rPr>
              <w:t xml:space="preserve"> </w:t>
            </w:r>
            <w:r>
              <w:t>ИЛИ</w:t>
            </w:r>
            <w:r w:rsidRPr="00B50098">
              <w:rPr>
                <w:lang w:val="en-US"/>
              </w:rPr>
              <w:t xml:space="preserve"> subContractorsSum/subContractors/subContractor/individualBusinessmanRF/</w:t>
            </w:r>
            <w:r w:rsidRPr="00E371A5">
              <w:rPr>
                <w:lang w:val="en-US"/>
              </w:rPr>
              <w:t>statusInfo/</w:t>
            </w:r>
            <w:r>
              <w:rPr>
                <w:lang w:val="en-US"/>
              </w:rPr>
              <w:t>code</w:t>
            </w:r>
            <w:r w:rsidRPr="00B50098">
              <w:rPr>
                <w:lang w:val="en-US"/>
              </w:rPr>
              <w:t>)</w:t>
            </w:r>
          </w:p>
        </w:tc>
        <w:tc>
          <w:tcPr>
            <w:tcW w:w="1474" w:type="pct"/>
            <w:gridSpan w:val="3"/>
          </w:tcPr>
          <w:p w14:paraId="076EACA3" w14:textId="1CEF9251" w:rsidR="00056C63" w:rsidRDefault="00056C63" w:rsidP="00056C63">
            <w:pPr>
              <w:pStyle w:val="ad"/>
              <w:jc w:val="left"/>
              <w:rPr>
                <w:lang w:val="en-US"/>
              </w:rPr>
            </w:pPr>
            <w:r>
              <w:t>Контролируется</w:t>
            </w:r>
            <w:r w:rsidRPr="008F0DAF">
              <w:rPr>
                <w:lang w:val="en-US"/>
              </w:rPr>
              <w:t xml:space="preserve">, </w:t>
            </w:r>
            <w:r>
              <w:t>что</w:t>
            </w:r>
            <w:r w:rsidRPr="008F0DAF">
              <w:rPr>
                <w:lang w:val="en-US"/>
              </w:rPr>
              <w:t>:</w:t>
            </w:r>
            <w:r w:rsidRPr="008F0DAF">
              <w:rPr>
                <w:lang w:val="en-US"/>
              </w:rPr>
              <w:br/>
            </w:r>
            <w:r>
              <w:t>Заполнен</w:t>
            </w:r>
            <w:r w:rsidRPr="008F0DAF">
              <w:rPr>
                <w:lang w:val="en-US"/>
              </w:rPr>
              <w:t xml:space="preserve"> </w:t>
            </w:r>
            <w:r>
              <w:t>блок</w:t>
            </w:r>
            <w:r w:rsidRPr="008F0DAF">
              <w:rPr>
                <w:lang w:val="en-US"/>
              </w:rPr>
              <w:t xml:space="preserve"> «</w:t>
            </w:r>
            <w:r>
              <w:t>Статус</w:t>
            </w:r>
            <w:r w:rsidRPr="008F0DAF">
              <w:rPr>
                <w:lang w:val="en-US"/>
              </w:rPr>
              <w:t>» (</w:t>
            </w:r>
            <w:r w:rsidRPr="006526CE">
              <w:rPr>
                <w:lang w:val="en-US"/>
              </w:rPr>
              <w:t>subContractorsSum</w:t>
            </w:r>
            <w:r w:rsidRPr="008F0DAF">
              <w:rPr>
                <w:lang w:val="en-US"/>
              </w:rPr>
              <w:t>/</w:t>
            </w:r>
            <w:r w:rsidRPr="006526CE">
              <w:rPr>
                <w:lang w:val="en-US"/>
              </w:rPr>
              <w:t>subContractors</w:t>
            </w:r>
            <w:r w:rsidRPr="008F0DAF">
              <w:rPr>
                <w:lang w:val="en-US"/>
              </w:rPr>
              <w:t>/</w:t>
            </w:r>
            <w:r w:rsidRPr="00B50098">
              <w:rPr>
                <w:lang w:val="en-US"/>
              </w:rPr>
              <w:t>subContractor</w:t>
            </w:r>
            <w:r w:rsidRPr="008F0DAF">
              <w:rPr>
                <w:lang w:val="en-US"/>
              </w:rPr>
              <w:t>/</w:t>
            </w:r>
            <w:r w:rsidRPr="006526CE">
              <w:rPr>
                <w:lang w:val="en-US"/>
              </w:rPr>
              <w:t>legalEntityRF</w:t>
            </w:r>
            <w:r w:rsidRPr="008F0DAF">
              <w:rPr>
                <w:lang w:val="en-US"/>
              </w:rPr>
              <w:t>/</w:t>
            </w:r>
            <w:r w:rsidRPr="006526CE">
              <w:rPr>
                <w:lang w:val="en-US"/>
              </w:rPr>
              <w:t>statusInfo</w:t>
            </w:r>
            <w:r w:rsidRPr="008F0DAF">
              <w:rPr>
                <w:lang w:val="en-US"/>
              </w:rPr>
              <w:t>)</w:t>
            </w:r>
          </w:p>
          <w:p w14:paraId="283814C4" w14:textId="679C3AA7" w:rsidR="00056C63" w:rsidRPr="00B50098" w:rsidRDefault="00056C63" w:rsidP="00056C63">
            <w:pPr>
              <w:pStyle w:val="ad"/>
              <w:jc w:val="left"/>
              <w:rPr>
                <w:lang w:val="en-US"/>
              </w:rPr>
            </w:pPr>
            <w:r>
              <w:t>И</w:t>
            </w:r>
            <w:r w:rsidRPr="008F7440">
              <w:rPr>
                <w:lang w:val="en-US"/>
              </w:rPr>
              <w:t xml:space="preserve"> </w:t>
            </w:r>
            <w:r w:rsidRPr="008F7440">
              <w:rPr>
                <w:lang w:val="en-US"/>
              </w:rPr>
              <w:br/>
            </w:r>
            <w:r>
              <w:t>Поле</w:t>
            </w:r>
            <w:r w:rsidRPr="00B50098">
              <w:rPr>
                <w:lang w:val="en-US"/>
              </w:rPr>
              <w:t xml:space="preserve"> «</w:t>
            </w:r>
            <w:r>
              <w:t>Статус</w:t>
            </w:r>
            <w:r w:rsidRPr="00B50098">
              <w:rPr>
                <w:lang w:val="en-US"/>
              </w:rPr>
              <w:t>»</w:t>
            </w:r>
          </w:p>
          <w:p w14:paraId="29692EC3" w14:textId="75FDE6E6" w:rsidR="00056C63" w:rsidRPr="00B50098" w:rsidRDefault="00056C63" w:rsidP="00056C63">
            <w:pPr>
              <w:pStyle w:val="ad"/>
              <w:jc w:val="left"/>
              <w:rPr>
                <w:lang w:val="en-US"/>
              </w:rPr>
            </w:pPr>
            <w:r w:rsidRPr="00B50098">
              <w:rPr>
                <w:lang w:val="en-US"/>
              </w:rPr>
              <w:t>(subContractorsSum/subContractors/subContractor/legalEntityRF/</w:t>
            </w:r>
            <w:r w:rsidRPr="00E371A5">
              <w:rPr>
                <w:lang w:val="en-US"/>
              </w:rPr>
              <w:t>statusInfo/</w:t>
            </w:r>
            <w:r>
              <w:rPr>
                <w:lang w:val="en-US"/>
              </w:rPr>
              <w:t>code</w:t>
            </w:r>
            <w:r w:rsidRPr="00513670">
              <w:rPr>
                <w:lang w:val="en-US"/>
              </w:rPr>
              <w:t>)</w:t>
            </w:r>
            <w:r>
              <w:rPr>
                <w:lang w:val="en-US"/>
              </w:rPr>
              <w:t xml:space="preserve"> </w:t>
            </w:r>
            <w:r>
              <w:t>ИЛИ</w:t>
            </w:r>
            <w:r w:rsidRPr="00B50098">
              <w:rPr>
                <w:lang w:val="en-US"/>
              </w:rPr>
              <w:t xml:space="preserve"> subContractorsSum/subContractors/subContractor/individualBusinessmanRF/</w:t>
            </w:r>
            <w:r w:rsidRPr="00E371A5">
              <w:rPr>
                <w:lang w:val="en-US"/>
              </w:rPr>
              <w:t>statusInfo/</w:t>
            </w:r>
            <w:r>
              <w:rPr>
                <w:lang w:val="en-US"/>
              </w:rPr>
              <w:t>code</w:t>
            </w:r>
            <w:r w:rsidRPr="00B50098">
              <w:rPr>
                <w:lang w:val="en-US"/>
              </w:rPr>
              <w:t xml:space="preserve">) </w:t>
            </w:r>
            <w:r>
              <w:t>может</w:t>
            </w:r>
            <w:r w:rsidRPr="00B50098">
              <w:rPr>
                <w:lang w:val="en-US"/>
              </w:rPr>
              <w:t xml:space="preserve"> </w:t>
            </w:r>
            <w:r>
              <w:t>принимать</w:t>
            </w:r>
            <w:r w:rsidRPr="00B50098">
              <w:rPr>
                <w:lang w:val="en-US"/>
              </w:rPr>
              <w:t xml:space="preserve"> </w:t>
            </w:r>
            <w:r>
              <w:t>значение</w:t>
            </w:r>
            <w:r w:rsidRPr="00B50098">
              <w:rPr>
                <w:lang w:val="en-US"/>
              </w:rPr>
              <w:t xml:space="preserve"> 30 </w:t>
            </w:r>
            <w:r>
              <w:t>или</w:t>
            </w:r>
            <w:r w:rsidRPr="00B50098">
              <w:rPr>
                <w:lang w:val="en-US"/>
              </w:rPr>
              <w:t xml:space="preserve"> 40</w:t>
            </w:r>
          </w:p>
        </w:tc>
        <w:tc>
          <w:tcPr>
            <w:tcW w:w="1395" w:type="pct"/>
            <w:gridSpan w:val="3"/>
          </w:tcPr>
          <w:p w14:paraId="0E2BFBDC" w14:textId="77777777" w:rsidR="00056C63" w:rsidRPr="00B50098" w:rsidRDefault="00056C63" w:rsidP="00056C63">
            <w:pPr>
              <w:pStyle w:val="ad"/>
              <w:jc w:val="left"/>
              <w:rPr>
                <w:lang w:val="en-US"/>
              </w:rPr>
            </w:pPr>
            <w:r>
              <w:t>Поле</w:t>
            </w:r>
            <w:r w:rsidRPr="00B50098">
              <w:rPr>
                <w:lang w:val="en-US"/>
              </w:rPr>
              <w:t xml:space="preserve"> «</w:t>
            </w:r>
            <w:r>
              <w:t>Статус</w:t>
            </w:r>
            <w:r w:rsidRPr="00B50098">
              <w:rPr>
                <w:lang w:val="en-US"/>
              </w:rPr>
              <w:t>»</w:t>
            </w:r>
          </w:p>
          <w:p w14:paraId="4333B905" w14:textId="535DE15C" w:rsidR="00056C63" w:rsidRPr="00B50098" w:rsidRDefault="00056C63" w:rsidP="00056C63">
            <w:pPr>
              <w:pStyle w:val="ad"/>
              <w:jc w:val="left"/>
              <w:rPr>
                <w:lang w:val="en-US"/>
              </w:rPr>
            </w:pPr>
            <w:r w:rsidRPr="00B50098">
              <w:rPr>
                <w:lang w:val="en-US"/>
              </w:rPr>
              <w:t>(subContractorsSum/subContractors/subContractor/legalEntityRF/</w:t>
            </w:r>
            <w:r w:rsidRPr="00E371A5">
              <w:rPr>
                <w:lang w:val="en-US"/>
              </w:rPr>
              <w:t>statusInfo/</w:t>
            </w:r>
            <w:r>
              <w:rPr>
                <w:lang w:val="en-US"/>
              </w:rPr>
              <w:t>code</w:t>
            </w:r>
            <w:r w:rsidRPr="00513670">
              <w:rPr>
                <w:lang w:val="en-US"/>
              </w:rPr>
              <w:t>)</w:t>
            </w:r>
            <w:r>
              <w:rPr>
                <w:lang w:val="en-US"/>
              </w:rPr>
              <w:t xml:space="preserve"> </w:t>
            </w:r>
            <w:r>
              <w:t>или</w:t>
            </w:r>
            <w:r w:rsidRPr="00B50098">
              <w:rPr>
                <w:lang w:val="en-US"/>
              </w:rPr>
              <w:t xml:space="preserve"> subContractorsSum/subContractors/subContractor/individualBusinessmanRF/</w:t>
            </w:r>
            <w:r w:rsidRPr="00E371A5">
              <w:rPr>
                <w:lang w:val="en-US"/>
              </w:rPr>
              <w:t>statusInfo/</w:t>
            </w:r>
            <w:r>
              <w:rPr>
                <w:lang w:val="en-US"/>
              </w:rPr>
              <w:t>code</w:t>
            </w:r>
            <w:r w:rsidRPr="00B50098">
              <w:rPr>
                <w:lang w:val="en-US"/>
              </w:rPr>
              <w:t xml:space="preserve">) </w:t>
            </w:r>
            <w:r>
              <w:t>может</w:t>
            </w:r>
            <w:r w:rsidRPr="00B50098">
              <w:rPr>
                <w:lang w:val="en-US"/>
              </w:rPr>
              <w:t xml:space="preserve"> </w:t>
            </w:r>
            <w:r>
              <w:t>принимать</w:t>
            </w:r>
            <w:r w:rsidRPr="00B50098">
              <w:rPr>
                <w:lang w:val="en-US"/>
              </w:rPr>
              <w:t xml:space="preserve"> </w:t>
            </w:r>
            <w:r>
              <w:t>значение</w:t>
            </w:r>
            <w:r w:rsidRPr="00B50098">
              <w:rPr>
                <w:lang w:val="en-US"/>
              </w:rPr>
              <w:t xml:space="preserve"> 30 </w:t>
            </w:r>
            <w:r>
              <w:t>или</w:t>
            </w:r>
            <w:r w:rsidRPr="00B50098">
              <w:rPr>
                <w:lang w:val="en-US"/>
              </w:rPr>
              <w:t xml:space="preserve"> 40</w:t>
            </w:r>
          </w:p>
        </w:tc>
      </w:tr>
      <w:tr w:rsidR="00056C63" w:rsidRPr="000E4FE8" w14:paraId="22AA2A81" w14:textId="77777777" w:rsidTr="00AA184A">
        <w:trPr>
          <w:trHeight w:val="348"/>
        </w:trPr>
        <w:tc>
          <w:tcPr>
            <w:tcW w:w="841" w:type="pct"/>
            <w:gridSpan w:val="2"/>
          </w:tcPr>
          <w:p w14:paraId="5239D5B7" w14:textId="708C116E" w:rsidR="00056C63" w:rsidRPr="00BA2E7C" w:rsidRDefault="00056C63" w:rsidP="00056C63">
            <w:pPr>
              <w:pStyle w:val="ad"/>
              <w:jc w:val="left"/>
              <w:rPr>
                <w:lang w:val="en-US"/>
              </w:rPr>
            </w:pPr>
            <w:r>
              <w:t>РК_ИК_0145</w:t>
            </w:r>
          </w:p>
        </w:tc>
        <w:tc>
          <w:tcPr>
            <w:tcW w:w="234" w:type="pct"/>
            <w:gridSpan w:val="2"/>
          </w:tcPr>
          <w:p w14:paraId="0FC8BC4D" w14:textId="77777777" w:rsidR="00056C63" w:rsidRPr="000E4FE8" w:rsidRDefault="00056C63" w:rsidP="00056C63">
            <w:pPr>
              <w:pStyle w:val="ad"/>
              <w:jc w:val="left"/>
            </w:pPr>
          </w:p>
        </w:tc>
        <w:tc>
          <w:tcPr>
            <w:tcW w:w="1056" w:type="pct"/>
            <w:gridSpan w:val="2"/>
          </w:tcPr>
          <w:p w14:paraId="22ECA240" w14:textId="616FE726" w:rsidR="00056C63" w:rsidRPr="00084B32" w:rsidRDefault="00056C63" w:rsidP="00056C63">
            <w:pPr>
              <w:pStyle w:val="ad"/>
              <w:jc w:val="left"/>
              <w:rPr>
                <w:lang w:val="en-US"/>
              </w:rPr>
            </w:pPr>
            <w:r>
              <w:t>Поле</w:t>
            </w:r>
            <w:r w:rsidRPr="00EF0592">
              <w:rPr>
                <w:lang w:val="en-US"/>
              </w:rPr>
              <w:t xml:space="preserve"> «</w:t>
            </w:r>
            <w:r>
              <w:t>Код</w:t>
            </w:r>
            <w:r w:rsidRPr="00EF0592">
              <w:rPr>
                <w:lang w:val="en-US"/>
              </w:rPr>
              <w:t xml:space="preserve"> </w:t>
            </w:r>
            <w:r>
              <w:t>валюты</w:t>
            </w:r>
            <w:r w:rsidRPr="00EF0592">
              <w:rPr>
                <w:lang w:val="en-US"/>
              </w:rPr>
              <w:t>» (</w:t>
            </w:r>
            <w:r w:rsidRPr="00084B32">
              <w:rPr>
                <w:lang w:val="en-US"/>
              </w:rPr>
              <w:t xml:space="preserve">subContractorsSum\subContractors\ legalEntityRF\ </w:t>
            </w:r>
            <w:r>
              <w:rPr>
                <w:lang w:val="en-US"/>
              </w:rPr>
              <w:t>subcontractor\</w:t>
            </w:r>
            <w:r w:rsidRPr="00084B32">
              <w:rPr>
                <w:lang w:val="en-US"/>
              </w:rPr>
              <w:t>legalEntityRF\subContractInfo\subContractPriceInfo</w:t>
            </w:r>
            <w:r w:rsidRPr="00EF0592">
              <w:rPr>
                <w:lang w:val="en-US"/>
              </w:rPr>
              <w:t xml:space="preserve"> \</w:t>
            </w:r>
            <w:r>
              <w:rPr>
                <w:lang w:val="en-US"/>
              </w:rPr>
              <w:t>currency\</w:t>
            </w:r>
            <w:r w:rsidRPr="00EF0592">
              <w:rPr>
                <w:lang w:val="en-US"/>
              </w:rPr>
              <w:t>code)</w:t>
            </w:r>
          </w:p>
        </w:tc>
        <w:tc>
          <w:tcPr>
            <w:tcW w:w="1474" w:type="pct"/>
            <w:gridSpan w:val="3"/>
          </w:tcPr>
          <w:p w14:paraId="43DE48FA" w14:textId="35319D34" w:rsidR="00056C63" w:rsidRPr="00586DC6" w:rsidRDefault="00056C63" w:rsidP="00056C63">
            <w:pPr>
              <w:pStyle w:val="ad"/>
              <w:jc w:val="left"/>
            </w:pPr>
            <w:r>
              <w:t>Проверяется код валюты</w:t>
            </w:r>
            <w:r w:rsidRPr="007158F6">
              <w:t xml:space="preserve"> </w:t>
            </w:r>
            <w:r>
              <w:t>на присутствие в актуальном состоянии в справочнике «</w:t>
            </w:r>
            <w:r w:rsidRPr="00A67258">
              <w:t>Список валют, курс на которые устанавливается ЦБ РФ</w:t>
            </w:r>
            <w:r>
              <w:t>» на ООС.</w:t>
            </w:r>
            <w:r w:rsidRPr="00C95149">
              <w:t xml:space="preserve"> </w:t>
            </w:r>
            <w:r>
              <w:t xml:space="preserve">При этом считается, что валюта с кодом </w:t>
            </w:r>
            <w:r>
              <w:rPr>
                <w:lang w:val="en-US"/>
              </w:rPr>
              <w:t>RUB</w:t>
            </w:r>
            <w:r w:rsidRPr="00C95149">
              <w:t xml:space="preserve"> (</w:t>
            </w:r>
            <w:r>
              <w:t>Российский рубль</w:t>
            </w:r>
            <w:r w:rsidRPr="00C95149">
              <w:t xml:space="preserve">) </w:t>
            </w:r>
            <w:r>
              <w:t>присутствует в этом списке (т.е. для нее контроль не выполняется).</w:t>
            </w:r>
          </w:p>
        </w:tc>
        <w:tc>
          <w:tcPr>
            <w:tcW w:w="1395" w:type="pct"/>
            <w:gridSpan w:val="3"/>
          </w:tcPr>
          <w:p w14:paraId="109441BA" w14:textId="014AC304" w:rsidR="00056C63" w:rsidRPr="000E4FE8" w:rsidRDefault="00056C63" w:rsidP="00056C63">
            <w:pPr>
              <w:pStyle w:val="ad"/>
              <w:jc w:val="left"/>
            </w:pPr>
            <w:r>
              <w:t xml:space="preserve">Валюта с кодом </w:t>
            </w:r>
            <w:r w:rsidRPr="00C51A25">
              <w:t>&lt;</w:t>
            </w:r>
            <w:r>
              <w:t>значение кода</w:t>
            </w:r>
            <w:r w:rsidRPr="00C51A25">
              <w:t>&gt;</w:t>
            </w:r>
            <w:r>
              <w:t xml:space="preserve">, указанная в поле </w:t>
            </w:r>
            <w:r w:rsidRPr="00084B32">
              <w:t>«</w:t>
            </w:r>
            <w:r>
              <w:t>Код</w:t>
            </w:r>
            <w:r w:rsidRPr="00084B32">
              <w:t xml:space="preserve"> </w:t>
            </w:r>
            <w:r>
              <w:t>валюты</w:t>
            </w:r>
            <w:r w:rsidRPr="00084B32">
              <w:t>» (</w:t>
            </w:r>
            <w:r w:rsidRPr="00084B32">
              <w:rPr>
                <w:lang w:val="en-US"/>
              </w:rPr>
              <w:t>subContractorsSum</w:t>
            </w:r>
            <w:r w:rsidRPr="00084B32">
              <w:t>\</w:t>
            </w:r>
            <w:r w:rsidRPr="00084B32">
              <w:rPr>
                <w:lang w:val="en-US"/>
              </w:rPr>
              <w:t>subContractors</w:t>
            </w:r>
            <w:r w:rsidRPr="00084B32">
              <w:t xml:space="preserve">\ </w:t>
            </w:r>
            <w:r w:rsidRPr="00084B32">
              <w:rPr>
                <w:lang w:val="en-US"/>
              </w:rPr>
              <w:t>legalEntityRF</w:t>
            </w:r>
            <w:r w:rsidRPr="00084B32">
              <w:t xml:space="preserve">\ </w:t>
            </w:r>
            <w:r>
              <w:rPr>
                <w:lang w:val="en-US"/>
              </w:rPr>
              <w:t>subcontractor</w:t>
            </w:r>
            <w:r w:rsidRPr="00084B32">
              <w:t>\</w:t>
            </w:r>
            <w:r w:rsidRPr="00084B32">
              <w:rPr>
                <w:lang w:val="en-US"/>
              </w:rPr>
              <w:t>legalEntityRF</w:t>
            </w:r>
            <w:r w:rsidRPr="00084B32">
              <w:t>\</w:t>
            </w:r>
            <w:r w:rsidRPr="00084B32">
              <w:rPr>
                <w:lang w:val="en-US"/>
              </w:rPr>
              <w:t>subContractInfo</w:t>
            </w:r>
            <w:r w:rsidRPr="00084B32">
              <w:t>\</w:t>
            </w:r>
            <w:r w:rsidRPr="00084B32">
              <w:rPr>
                <w:lang w:val="en-US"/>
              </w:rPr>
              <w:t>subContractPriceInfo</w:t>
            </w:r>
            <w:r w:rsidRPr="00084B32">
              <w:t xml:space="preserve"> \</w:t>
            </w:r>
            <w:r>
              <w:rPr>
                <w:lang w:val="en-US"/>
              </w:rPr>
              <w:t>currency</w:t>
            </w:r>
            <w:r w:rsidRPr="00084B32">
              <w:t>\</w:t>
            </w:r>
            <w:r w:rsidRPr="00EF0592">
              <w:rPr>
                <w:lang w:val="en-US"/>
              </w:rPr>
              <w:t>code</w:t>
            </w:r>
            <w:r w:rsidRPr="00084B32">
              <w:t>)</w:t>
            </w:r>
            <w:r>
              <w:t>не найдена в актуальном состоянии в справочнике «</w:t>
            </w:r>
            <w:r w:rsidRPr="00A67258">
              <w:t xml:space="preserve">Список валют, курс на </w:t>
            </w:r>
            <w:r w:rsidRPr="00A67258">
              <w:lastRenderedPageBreak/>
              <w:t>которые устанавливается ЦБ РФ</w:t>
            </w:r>
            <w:r>
              <w:t>» в ЕИС</w:t>
            </w:r>
          </w:p>
        </w:tc>
      </w:tr>
      <w:tr w:rsidR="00056C63" w:rsidRPr="000E4FE8" w14:paraId="5D5FEA07" w14:textId="77777777" w:rsidTr="00AA184A">
        <w:trPr>
          <w:trHeight w:val="348"/>
        </w:trPr>
        <w:tc>
          <w:tcPr>
            <w:tcW w:w="841" w:type="pct"/>
            <w:gridSpan w:val="2"/>
          </w:tcPr>
          <w:p w14:paraId="1C0D4521" w14:textId="6126C920" w:rsidR="00056C63" w:rsidRPr="00BA2E7C" w:rsidRDefault="00056C63" w:rsidP="00056C63">
            <w:pPr>
              <w:pStyle w:val="ad"/>
              <w:jc w:val="left"/>
              <w:rPr>
                <w:lang w:val="en-US"/>
              </w:rPr>
            </w:pPr>
            <w:r>
              <w:lastRenderedPageBreak/>
              <w:t>РК_ИК_0146</w:t>
            </w:r>
          </w:p>
        </w:tc>
        <w:tc>
          <w:tcPr>
            <w:tcW w:w="234" w:type="pct"/>
            <w:gridSpan w:val="2"/>
          </w:tcPr>
          <w:p w14:paraId="4421B8F0" w14:textId="77777777" w:rsidR="00056C63" w:rsidRPr="000E4FE8" w:rsidRDefault="00056C63" w:rsidP="00056C63">
            <w:pPr>
              <w:pStyle w:val="ad"/>
              <w:jc w:val="left"/>
            </w:pPr>
          </w:p>
        </w:tc>
        <w:tc>
          <w:tcPr>
            <w:tcW w:w="1056" w:type="pct"/>
            <w:gridSpan w:val="2"/>
          </w:tcPr>
          <w:p w14:paraId="5CC0A0A2" w14:textId="6CFB7D93" w:rsidR="00056C63" w:rsidRPr="00084B32" w:rsidRDefault="00056C63" w:rsidP="00056C63">
            <w:pPr>
              <w:pStyle w:val="ad"/>
              <w:jc w:val="left"/>
              <w:rPr>
                <w:lang w:val="en-US"/>
              </w:rPr>
            </w:pPr>
            <w:r>
              <w:t>Поле</w:t>
            </w:r>
            <w:r w:rsidRPr="00EF0592">
              <w:rPr>
                <w:lang w:val="en-US"/>
              </w:rPr>
              <w:t xml:space="preserve"> «</w:t>
            </w:r>
            <w:r>
              <w:t>Код</w:t>
            </w:r>
            <w:r w:rsidRPr="00EF0592">
              <w:rPr>
                <w:lang w:val="en-US"/>
              </w:rPr>
              <w:t xml:space="preserve"> </w:t>
            </w:r>
            <w:r>
              <w:t>валюты</w:t>
            </w:r>
            <w:r w:rsidRPr="00EF0592">
              <w:rPr>
                <w:lang w:val="en-US"/>
              </w:rPr>
              <w:t>» (</w:t>
            </w:r>
            <w:r w:rsidRPr="00084B32">
              <w:rPr>
                <w:lang w:val="en-US"/>
              </w:rPr>
              <w:t xml:space="preserve">subContractorsSum\subContractors\ individualBusinessmanRF\ </w:t>
            </w:r>
            <w:r>
              <w:rPr>
                <w:lang w:val="en-US"/>
              </w:rPr>
              <w:t>subcontractor\</w:t>
            </w:r>
            <w:r w:rsidRPr="00084B32">
              <w:rPr>
                <w:lang w:val="en-US"/>
              </w:rPr>
              <w:t>legalEntityRF\subContractInfo\subContractPriceInfo</w:t>
            </w:r>
            <w:r w:rsidRPr="00EF0592">
              <w:rPr>
                <w:lang w:val="en-US"/>
              </w:rPr>
              <w:t xml:space="preserve"> \</w:t>
            </w:r>
            <w:r>
              <w:rPr>
                <w:lang w:val="en-US"/>
              </w:rPr>
              <w:t>currency\</w:t>
            </w:r>
            <w:r w:rsidRPr="00EF0592">
              <w:rPr>
                <w:lang w:val="en-US"/>
              </w:rPr>
              <w:t>code)</w:t>
            </w:r>
          </w:p>
        </w:tc>
        <w:tc>
          <w:tcPr>
            <w:tcW w:w="1474" w:type="pct"/>
            <w:gridSpan w:val="3"/>
          </w:tcPr>
          <w:p w14:paraId="64DF51B3" w14:textId="403DB333" w:rsidR="00056C63" w:rsidRPr="00586DC6" w:rsidRDefault="00056C63" w:rsidP="00056C63">
            <w:pPr>
              <w:pStyle w:val="ad"/>
              <w:jc w:val="left"/>
            </w:pPr>
            <w:r>
              <w:t>Проверяется код валюты</w:t>
            </w:r>
            <w:r w:rsidRPr="007158F6">
              <w:t xml:space="preserve"> </w:t>
            </w:r>
            <w:r>
              <w:t>на присутствие в актуальном состоянии в справочнике «</w:t>
            </w:r>
            <w:r w:rsidRPr="00A67258">
              <w:t>Список валют, курс на которые устанавливается ЦБ РФ</w:t>
            </w:r>
            <w:r>
              <w:t>» на ООС.</w:t>
            </w:r>
            <w:r w:rsidRPr="00C95149">
              <w:t xml:space="preserve"> </w:t>
            </w:r>
            <w:r>
              <w:t xml:space="preserve">При этом считается, что валюта с кодом </w:t>
            </w:r>
            <w:r>
              <w:rPr>
                <w:lang w:val="en-US"/>
              </w:rPr>
              <w:t>RUB</w:t>
            </w:r>
            <w:r w:rsidRPr="00C95149">
              <w:t xml:space="preserve"> (</w:t>
            </w:r>
            <w:r>
              <w:t>Российский рубль</w:t>
            </w:r>
            <w:r w:rsidRPr="00C95149">
              <w:t xml:space="preserve">) </w:t>
            </w:r>
            <w:r>
              <w:t>присутствует в этом списке (т.е. для нее контроль не выполняется).</w:t>
            </w:r>
          </w:p>
        </w:tc>
        <w:tc>
          <w:tcPr>
            <w:tcW w:w="1395" w:type="pct"/>
            <w:gridSpan w:val="3"/>
          </w:tcPr>
          <w:p w14:paraId="664E1A9D" w14:textId="4DEFE974" w:rsidR="00056C63" w:rsidRPr="000E4FE8" w:rsidRDefault="00056C63" w:rsidP="00056C63">
            <w:pPr>
              <w:pStyle w:val="ad"/>
              <w:jc w:val="left"/>
            </w:pPr>
            <w:r>
              <w:t xml:space="preserve">Валюта с кодом </w:t>
            </w:r>
            <w:r w:rsidRPr="00C51A25">
              <w:t>&lt;</w:t>
            </w:r>
            <w:r>
              <w:t>значение кода</w:t>
            </w:r>
            <w:r w:rsidRPr="00C51A25">
              <w:t>&gt;</w:t>
            </w:r>
            <w:r>
              <w:t xml:space="preserve">, указанная в поле </w:t>
            </w:r>
            <w:r w:rsidRPr="00084B32">
              <w:t>«</w:t>
            </w:r>
            <w:r>
              <w:t>Код</w:t>
            </w:r>
            <w:r w:rsidRPr="00084B32">
              <w:t xml:space="preserve"> </w:t>
            </w:r>
            <w:r>
              <w:t>валюты</w:t>
            </w:r>
            <w:r w:rsidRPr="00084B32">
              <w:t>» (</w:t>
            </w:r>
            <w:r w:rsidRPr="00084B32">
              <w:rPr>
                <w:lang w:val="en-US"/>
              </w:rPr>
              <w:t>subContractorsSum</w:t>
            </w:r>
            <w:r w:rsidRPr="00084B32">
              <w:t>\</w:t>
            </w:r>
            <w:r w:rsidRPr="00084B32">
              <w:rPr>
                <w:lang w:val="en-US"/>
              </w:rPr>
              <w:t>subContractors</w:t>
            </w:r>
            <w:r w:rsidRPr="00084B32">
              <w:t xml:space="preserve">\ </w:t>
            </w:r>
            <w:r w:rsidRPr="00084B32">
              <w:rPr>
                <w:lang w:val="en-US"/>
              </w:rPr>
              <w:t>individualBusinessmanRF</w:t>
            </w:r>
            <w:r w:rsidRPr="00084B32">
              <w:t xml:space="preserve">\ </w:t>
            </w:r>
            <w:r>
              <w:rPr>
                <w:lang w:val="en-US"/>
              </w:rPr>
              <w:t>subcontractor</w:t>
            </w:r>
            <w:r w:rsidRPr="00084B32">
              <w:t>\</w:t>
            </w:r>
            <w:r w:rsidRPr="00084B32">
              <w:rPr>
                <w:lang w:val="en-US"/>
              </w:rPr>
              <w:t>legalEntityRF</w:t>
            </w:r>
            <w:r w:rsidRPr="00084B32">
              <w:t>\</w:t>
            </w:r>
            <w:r w:rsidRPr="00084B32">
              <w:rPr>
                <w:lang w:val="en-US"/>
              </w:rPr>
              <w:t>subContractInfo</w:t>
            </w:r>
            <w:r w:rsidRPr="00084B32">
              <w:t>\</w:t>
            </w:r>
            <w:r w:rsidRPr="00084B32">
              <w:rPr>
                <w:lang w:val="en-US"/>
              </w:rPr>
              <w:t>subContractPriceInfo</w:t>
            </w:r>
            <w:r w:rsidRPr="00084B32">
              <w:t xml:space="preserve"> \</w:t>
            </w:r>
            <w:r>
              <w:rPr>
                <w:lang w:val="en-US"/>
              </w:rPr>
              <w:t>currency</w:t>
            </w:r>
            <w:r w:rsidRPr="00084B32">
              <w:t>\</w:t>
            </w:r>
            <w:r w:rsidRPr="00EF0592">
              <w:rPr>
                <w:lang w:val="en-US"/>
              </w:rPr>
              <w:t>code</w:t>
            </w:r>
            <w:r w:rsidRPr="00084B32">
              <w:t>)</w:t>
            </w:r>
            <w:r>
              <w:t>не найдена в актуальном состоянии в справочнике «</w:t>
            </w:r>
            <w:r w:rsidRPr="00A67258">
              <w:t>Список валют, курс на которые устанавливается ЦБ РФ</w:t>
            </w:r>
            <w:r>
              <w:t>» в ЕИС</w:t>
            </w:r>
          </w:p>
        </w:tc>
      </w:tr>
      <w:tr w:rsidR="00056C63" w:rsidRPr="000E4FE8" w14:paraId="1608CF69" w14:textId="77777777" w:rsidTr="00AA184A">
        <w:trPr>
          <w:trHeight w:val="348"/>
        </w:trPr>
        <w:tc>
          <w:tcPr>
            <w:tcW w:w="841" w:type="pct"/>
            <w:gridSpan w:val="2"/>
          </w:tcPr>
          <w:p w14:paraId="6690C0FE" w14:textId="0B648A91" w:rsidR="00056C63" w:rsidRDefault="00056C63" w:rsidP="00056C63">
            <w:pPr>
              <w:pStyle w:val="ad"/>
              <w:jc w:val="left"/>
            </w:pPr>
            <w:r w:rsidRPr="00ED3A0F">
              <w:t>РК_ИК_0169</w:t>
            </w:r>
          </w:p>
        </w:tc>
        <w:tc>
          <w:tcPr>
            <w:tcW w:w="234" w:type="pct"/>
            <w:gridSpan w:val="2"/>
          </w:tcPr>
          <w:p w14:paraId="5A48AE62" w14:textId="77777777" w:rsidR="00056C63" w:rsidRPr="000E4FE8" w:rsidRDefault="00056C63" w:rsidP="00056C63">
            <w:pPr>
              <w:pStyle w:val="ad"/>
              <w:jc w:val="left"/>
            </w:pPr>
          </w:p>
        </w:tc>
        <w:tc>
          <w:tcPr>
            <w:tcW w:w="1056" w:type="pct"/>
            <w:gridSpan w:val="2"/>
          </w:tcPr>
          <w:p w14:paraId="3156C4D6" w14:textId="371B0C6D" w:rsidR="00056C63" w:rsidRDefault="00056C63" w:rsidP="00056C63">
            <w:pPr>
              <w:pStyle w:val="ad"/>
              <w:jc w:val="left"/>
            </w:pPr>
            <w:r>
              <w:t>Поле</w:t>
            </w:r>
            <w:r w:rsidRPr="00ED3A0F">
              <w:t xml:space="preserve"> «</w:t>
            </w:r>
            <w:r w:rsidRPr="007B3ECA">
              <w:t>Информация</w:t>
            </w:r>
            <w:r w:rsidRPr="00ED3A0F">
              <w:t xml:space="preserve"> </w:t>
            </w:r>
            <w:r w:rsidRPr="007B3ECA">
              <w:t>не</w:t>
            </w:r>
            <w:r w:rsidRPr="00ED3A0F">
              <w:t xml:space="preserve"> </w:t>
            </w:r>
            <w:r w:rsidRPr="007B3ECA">
              <w:t>будет</w:t>
            </w:r>
            <w:r w:rsidRPr="00ED3A0F">
              <w:t xml:space="preserve"> </w:t>
            </w:r>
            <w:r w:rsidRPr="007B3ECA">
              <w:t>размещена</w:t>
            </w:r>
            <w:r w:rsidRPr="00ED3A0F">
              <w:t xml:space="preserve"> </w:t>
            </w:r>
            <w:r w:rsidRPr="007B3ECA">
              <w:t>на</w:t>
            </w:r>
            <w:r w:rsidRPr="00ED3A0F">
              <w:t xml:space="preserve"> </w:t>
            </w:r>
            <w:r w:rsidRPr="007B3ECA">
              <w:t>официальном</w:t>
            </w:r>
            <w:r w:rsidRPr="00ED3A0F">
              <w:t xml:space="preserve"> </w:t>
            </w:r>
            <w:r w:rsidRPr="007B3ECA">
              <w:t>сайте</w:t>
            </w:r>
            <w:r w:rsidRPr="00ED3A0F">
              <w:t xml:space="preserve"> </w:t>
            </w:r>
            <w:r w:rsidRPr="007B3ECA">
              <w:t>ЕИС</w:t>
            </w:r>
            <w:r w:rsidRPr="00ED3A0F">
              <w:t xml:space="preserve"> </w:t>
            </w:r>
            <w:r w:rsidRPr="007B3ECA">
              <w:t>в</w:t>
            </w:r>
            <w:r w:rsidRPr="00ED3A0F">
              <w:t xml:space="preserve"> </w:t>
            </w:r>
            <w:r w:rsidRPr="007B3ECA">
              <w:t>соответствии</w:t>
            </w:r>
            <w:r w:rsidRPr="00ED3A0F">
              <w:t xml:space="preserve"> </w:t>
            </w:r>
            <w:r w:rsidRPr="007B3ECA">
              <w:t>с</w:t>
            </w:r>
            <w:r w:rsidRPr="00ED3A0F">
              <w:t xml:space="preserve"> </w:t>
            </w:r>
            <w:r w:rsidRPr="007B3ECA">
              <w:t>ч</w:t>
            </w:r>
            <w:r w:rsidRPr="00ED3A0F">
              <w:t xml:space="preserve">. 5 </w:t>
            </w:r>
            <w:r w:rsidRPr="007B3ECA">
              <w:t>ст</w:t>
            </w:r>
            <w:r w:rsidRPr="00ED3A0F">
              <w:t xml:space="preserve">. 103 </w:t>
            </w:r>
            <w:r w:rsidRPr="007B3ECA">
              <w:t>Федерального</w:t>
            </w:r>
            <w:r w:rsidRPr="00ED3A0F">
              <w:t xml:space="preserve"> </w:t>
            </w:r>
            <w:r w:rsidRPr="007B3ECA">
              <w:t>закона</w:t>
            </w:r>
            <w:r w:rsidRPr="00ED3A0F">
              <w:t xml:space="preserve"> № 44-</w:t>
            </w:r>
            <w:r w:rsidRPr="007B3ECA">
              <w:t>ФЗ</w:t>
            </w:r>
            <w:r w:rsidRPr="00ED3A0F">
              <w:t xml:space="preserve">» </w:t>
            </w:r>
            <w:r>
              <w:t>(</w:t>
            </w:r>
            <w:r w:rsidRPr="00ED3A0F">
              <w:rPr>
                <w:lang w:val="en-US"/>
              </w:rPr>
              <w:t>subContractorsSum</w:t>
            </w:r>
            <w:r w:rsidRPr="00ED3A0F">
              <w:t>/</w:t>
            </w:r>
            <w:r w:rsidRPr="00ED3A0F">
              <w:rPr>
                <w:lang w:val="en-US"/>
              </w:rPr>
              <w:t>subContractors</w:t>
            </w:r>
            <w:r w:rsidRPr="00ED3A0F">
              <w:t>/</w:t>
            </w:r>
            <w:r w:rsidRPr="00ED3A0F">
              <w:rPr>
                <w:lang w:val="en-US"/>
              </w:rPr>
              <w:t>subContractor</w:t>
            </w:r>
            <w:r w:rsidRPr="00ED3A0F">
              <w:t>/</w:t>
            </w:r>
            <w:r w:rsidRPr="00ED3A0F">
              <w:rPr>
                <w:lang w:val="en-US"/>
              </w:rPr>
              <w:t>notPublishedOnEIS</w:t>
            </w:r>
            <w:r w:rsidRPr="00ED3A0F">
              <w:t>)</w:t>
            </w:r>
          </w:p>
        </w:tc>
        <w:tc>
          <w:tcPr>
            <w:tcW w:w="1474" w:type="pct"/>
            <w:gridSpan w:val="3"/>
          </w:tcPr>
          <w:p w14:paraId="68CA1A69" w14:textId="4D8BE925" w:rsidR="00056C63" w:rsidRDefault="00056C63" w:rsidP="00056C63">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ED3A0F">
              <w:rPr>
                <w:lang w:val="en-US"/>
              </w:rPr>
              <w:t>subContractorsSum</w:t>
            </w:r>
            <w:r w:rsidRPr="00ED3A0F">
              <w:t>/</w:t>
            </w:r>
            <w:r w:rsidRPr="00ED3A0F">
              <w:rPr>
                <w:lang w:val="en-US"/>
              </w:rPr>
              <w:t>subContractors</w:t>
            </w:r>
            <w:r w:rsidRPr="00ED3A0F">
              <w:t>/</w:t>
            </w:r>
            <w:r w:rsidRPr="00ED3A0F">
              <w:rPr>
                <w:lang w:val="en-US"/>
              </w:rPr>
              <w:t>subContractor</w:t>
            </w:r>
            <w:r w:rsidRPr="00ED3A0F">
              <w:t>/</w:t>
            </w:r>
            <w:r w:rsidRPr="00ED3A0F">
              <w:rPr>
                <w:lang w:val="en-US"/>
              </w:rPr>
              <w:t>notPublishedOnEIS</w:t>
            </w:r>
            <w:r w:rsidRPr="00ED3A0F">
              <w:t>)</w:t>
            </w:r>
            <w:r>
              <w:t xml:space="preserve"> не может быть заполнено при приеме</w:t>
            </w:r>
          </w:p>
        </w:tc>
        <w:tc>
          <w:tcPr>
            <w:tcW w:w="1395" w:type="pct"/>
            <w:gridSpan w:val="3"/>
          </w:tcPr>
          <w:p w14:paraId="2C6411BA" w14:textId="41CF7986" w:rsidR="00056C63" w:rsidRDefault="00056C63" w:rsidP="00056C63">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ED3A0F">
              <w:rPr>
                <w:lang w:val="en-US"/>
              </w:rPr>
              <w:t>subContractorsSum</w:t>
            </w:r>
            <w:r w:rsidRPr="00ED3A0F">
              <w:t>/</w:t>
            </w:r>
            <w:r w:rsidRPr="00ED3A0F">
              <w:rPr>
                <w:lang w:val="en-US"/>
              </w:rPr>
              <w:t>subContractors</w:t>
            </w:r>
            <w:r w:rsidRPr="00ED3A0F">
              <w:t>/</w:t>
            </w:r>
            <w:r w:rsidRPr="00ED3A0F">
              <w:rPr>
                <w:lang w:val="en-US"/>
              </w:rPr>
              <w:t>subContractor</w:t>
            </w:r>
            <w:r w:rsidRPr="00ED3A0F">
              <w:t>/</w:t>
            </w:r>
            <w:r w:rsidRPr="00ED3A0F">
              <w:rPr>
                <w:lang w:val="en-US"/>
              </w:rPr>
              <w:t>notPublishedOnEIS</w:t>
            </w:r>
            <w:r w:rsidRPr="00ED3A0F">
              <w:t>)</w:t>
            </w:r>
            <w:r>
              <w:t xml:space="preserve"> не может быть заполнено при приеме</w:t>
            </w:r>
          </w:p>
        </w:tc>
      </w:tr>
      <w:tr w:rsidR="00056C63" w:rsidRPr="001D3AF5" w14:paraId="1D85EE6F" w14:textId="77777777" w:rsidTr="00AA184A">
        <w:trPr>
          <w:trHeight w:val="348"/>
        </w:trPr>
        <w:tc>
          <w:tcPr>
            <w:tcW w:w="841" w:type="pct"/>
            <w:gridSpan w:val="2"/>
          </w:tcPr>
          <w:p w14:paraId="4C9C4FEE" w14:textId="62CDB63A" w:rsidR="00056C63" w:rsidRDefault="00056C63" w:rsidP="00056C63">
            <w:pPr>
              <w:pStyle w:val="ad"/>
              <w:jc w:val="left"/>
            </w:pPr>
            <w:r w:rsidRPr="00282704">
              <w:t>РК_ИК_0232</w:t>
            </w:r>
          </w:p>
        </w:tc>
        <w:tc>
          <w:tcPr>
            <w:tcW w:w="234" w:type="pct"/>
            <w:gridSpan w:val="2"/>
          </w:tcPr>
          <w:p w14:paraId="23B34889" w14:textId="77777777" w:rsidR="00056C63" w:rsidRPr="000E4FE8" w:rsidRDefault="00056C63" w:rsidP="00056C63">
            <w:pPr>
              <w:pStyle w:val="ad"/>
              <w:jc w:val="left"/>
            </w:pPr>
          </w:p>
        </w:tc>
        <w:tc>
          <w:tcPr>
            <w:tcW w:w="1056" w:type="pct"/>
            <w:gridSpan w:val="2"/>
          </w:tcPr>
          <w:p w14:paraId="2FF278E7" w14:textId="7945EB09" w:rsidR="00056C63" w:rsidRPr="00817485" w:rsidRDefault="00056C63" w:rsidP="00056C63">
            <w:pPr>
              <w:pStyle w:val="ad"/>
              <w:jc w:val="left"/>
              <w:rPr>
                <w:lang w:val="en-US"/>
              </w:rPr>
            </w:pPr>
            <w:r w:rsidRPr="00817485">
              <w:rPr>
                <w:lang w:val="en-US"/>
              </w:rPr>
              <w:t>«</w:t>
            </w:r>
            <w:r>
              <w:rPr>
                <w:lang w:val="en-US"/>
              </w:rPr>
              <w:t>Классификация по КТРУ</w:t>
            </w:r>
            <w:r w:rsidRPr="00817485">
              <w:rPr>
                <w:lang w:val="en-US"/>
              </w:rPr>
              <w:t>» (subContractorsSum/subContractors/subContractor/legalEntityRF/subPurchaseObjectsInfo/subPurchaseObjectInfo/KTRU)</w:t>
            </w:r>
          </w:p>
        </w:tc>
        <w:tc>
          <w:tcPr>
            <w:tcW w:w="1474" w:type="pct"/>
            <w:gridSpan w:val="3"/>
          </w:tcPr>
          <w:p w14:paraId="0414F430" w14:textId="27B1FD15" w:rsidR="00056C63" w:rsidRPr="008422FB" w:rsidRDefault="00056C63" w:rsidP="00056C63">
            <w:pPr>
              <w:pStyle w:val="ad"/>
              <w:jc w:val="left"/>
              <w:rPr>
                <w:lang w:val="en-US"/>
              </w:rPr>
            </w:pPr>
            <w:r>
              <w:t>Блок</w:t>
            </w:r>
            <w:r w:rsidRPr="008422FB">
              <w:rPr>
                <w:lang w:val="en-US"/>
              </w:rPr>
              <w:t xml:space="preserve"> </w:t>
            </w:r>
            <w:r w:rsidRPr="00817485">
              <w:rPr>
                <w:lang w:val="en-US"/>
              </w:rPr>
              <w:t>«</w:t>
            </w:r>
            <w:r>
              <w:rPr>
                <w:lang w:val="en-US"/>
              </w:rPr>
              <w:t>Классификация по КТРУ</w:t>
            </w:r>
            <w:r w:rsidRPr="00817485">
              <w:rPr>
                <w:lang w:val="en-US"/>
              </w:rPr>
              <w:t>» (subContractorsSum/subContractors/</w:t>
            </w:r>
            <w:r w:rsidRPr="00ED3A0F">
              <w:rPr>
                <w:lang w:val="en-US"/>
              </w:rPr>
              <w:t>subContractor</w:t>
            </w:r>
            <w:r w:rsidRPr="00817485">
              <w:rPr>
                <w:lang w:val="en-US"/>
              </w:rPr>
              <w:t>/legalEntityRF/subPurchaseObjectsInfo/subPurchaseObjectInfo/KTRU)</w:t>
            </w:r>
            <w:r w:rsidRPr="008422FB">
              <w:rPr>
                <w:lang w:val="en-US"/>
              </w:rPr>
              <w:t xml:space="preserve"> </w:t>
            </w:r>
            <w:r>
              <w:t>не</w:t>
            </w:r>
            <w:r w:rsidRPr="008422FB">
              <w:rPr>
                <w:lang w:val="en-US"/>
              </w:rPr>
              <w:t xml:space="preserve"> </w:t>
            </w:r>
            <w:r>
              <w:t>может</w:t>
            </w:r>
            <w:r w:rsidRPr="008422FB">
              <w:rPr>
                <w:lang w:val="en-US"/>
              </w:rPr>
              <w:t xml:space="preserve"> </w:t>
            </w:r>
            <w:r>
              <w:t>быть</w:t>
            </w:r>
            <w:r w:rsidRPr="008422FB">
              <w:rPr>
                <w:lang w:val="en-US"/>
              </w:rPr>
              <w:t xml:space="preserve"> </w:t>
            </w:r>
            <w:r>
              <w:t>задан</w:t>
            </w:r>
            <w:r w:rsidRPr="008422FB">
              <w:rPr>
                <w:lang w:val="en-US"/>
              </w:rPr>
              <w:t xml:space="preserve"> </w:t>
            </w:r>
            <w:r>
              <w:t>в</w:t>
            </w:r>
            <w:r w:rsidRPr="008422FB">
              <w:rPr>
                <w:lang w:val="en-US"/>
              </w:rPr>
              <w:t xml:space="preserve"> </w:t>
            </w:r>
            <w:r>
              <w:t>информации</w:t>
            </w:r>
            <w:r w:rsidRPr="008422FB">
              <w:rPr>
                <w:lang w:val="en-US"/>
              </w:rPr>
              <w:t xml:space="preserve"> </w:t>
            </w:r>
            <w:r>
              <w:t>об</w:t>
            </w:r>
            <w:r w:rsidRPr="008422FB">
              <w:rPr>
                <w:lang w:val="en-US"/>
              </w:rPr>
              <w:t xml:space="preserve"> </w:t>
            </w:r>
            <w:r>
              <w:t>субподрядчике</w:t>
            </w:r>
            <w:r w:rsidRPr="008422FB">
              <w:rPr>
                <w:lang w:val="en-US"/>
              </w:rPr>
              <w:t>.</w:t>
            </w:r>
          </w:p>
        </w:tc>
        <w:tc>
          <w:tcPr>
            <w:tcW w:w="1395" w:type="pct"/>
            <w:gridSpan w:val="3"/>
          </w:tcPr>
          <w:p w14:paraId="32E886BE" w14:textId="61C65F33" w:rsidR="00056C63" w:rsidRPr="00F01248" w:rsidRDefault="00056C63" w:rsidP="00056C63">
            <w:pPr>
              <w:pStyle w:val="ad"/>
              <w:jc w:val="left"/>
              <w:rPr>
                <w:lang w:val="en-US"/>
              </w:rPr>
            </w:pPr>
            <w:r>
              <w:t>Блок</w:t>
            </w:r>
            <w:r w:rsidRPr="008422FB">
              <w:rPr>
                <w:lang w:val="en-US"/>
              </w:rPr>
              <w:t xml:space="preserve"> </w:t>
            </w:r>
            <w:r w:rsidRPr="00817485">
              <w:rPr>
                <w:lang w:val="en-US"/>
              </w:rPr>
              <w:t>«</w:t>
            </w:r>
            <w:r>
              <w:rPr>
                <w:lang w:val="en-US"/>
              </w:rPr>
              <w:t>Классификация по КТРУ</w:t>
            </w:r>
            <w:r w:rsidRPr="00817485">
              <w:rPr>
                <w:lang w:val="en-US"/>
              </w:rPr>
              <w:t>» (subContractorsSum/subContractors/</w:t>
            </w:r>
            <w:r w:rsidRPr="00ED3A0F">
              <w:rPr>
                <w:lang w:val="en-US"/>
              </w:rPr>
              <w:t>subContractor</w:t>
            </w:r>
            <w:r w:rsidRPr="00817485">
              <w:rPr>
                <w:lang w:val="en-US"/>
              </w:rPr>
              <w:t>/legalEntityRF/subPurchaseObjectsInfo/subPurchaseObjectInfo/KTRU)</w:t>
            </w:r>
            <w:r w:rsidRPr="008422FB">
              <w:rPr>
                <w:lang w:val="en-US"/>
              </w:rPr>
              <w:t xml:space="preserve"> </w:t>
            </w:r>
            <w:r>
              <w:t>не</w:t>
            </w:r>
            <w:r w:rsidRPr="008422FB">
              <w:rPr>
                <w:lang w:val="en-US"/>
              </w:rPr>
              <w:t xml:space="preserve"> </w:t>
            </w:r>
            <w:r>
              <w:t>может</w:t>
            </w:r>
            <w:r w:rsidRPr="008422FB">
              <w:rPr>
                <w:lang w:val="en-US"/>
              </w:rPr>
              <w:t xml:space="preserve"> </w:t>
            </w:r>
            <w:r>
              <w:t>быть</w:t>
            </w:r>
            <w:r w:rsidRPr="008422FB">
              <w:rPr>
                <w:lang w:val="en-US"/>
              </w:rPr>
              <w:t xml:space="preserve"> </w:t>
            </w:r>
            <w:r>
              <w:t>задан</w:t>
            </w:r>
            <w:r w:rsidRPr="008422FB">
              <w:rPr>
                <w:lang w:val="en-US"/>
              </w:rPr>
              <w:t xml:space="preserve"> </w:t>
            </w:r>
            <w:r>
              <w:t>в</w:t>
            </w:r>
            <w:r w:rsidRPr="008422FB">
              <w:rPr>
                <w:lang w:val="en-US"/>
              </w:rPr>
              <w:t xml:space="preserve"> </w:t>
            </w:r>
            <w:r>
              <w:t>информации</w:t>
            </w:r>
            <w:r w:rsidRPr="008422FB">
              <w:rPr>
                <w:lang w:val="en-US"/>
              </w:rPr>
              <w:t xml:space="preserve"> </w:t>
            </w:r>
            <w:r>
              <w:t>об</w:t>
            </w:r>
            <w:r w:rsidRPr="008422FB">
              <w:rPr>
                <w:lang w:val="en-US"/>
              </w:rPr>
              <w:t xml:space="preserve"> </w:t>
            </w:r>
            <w:r>
              <w:t>субподрядчике</w:t>
            </w:r>
          </w:p>
        </w:tc>
      </w:tr>
      <w:tr w:rsidR="00056C63" w:rsidRPr="001D3AF5" w14:paraId="5D86487D" w14:textId="77777777" w:rsidTr="00AA184A">
        <w:trPr>
          <w:trHeight w:val="348"/>
        </w:trPr>
        <w:tc>
          <w:tcPr>
            <w:tcW w:w="841" w:type="pct"/>
            <w:gridSpan w:val="2"/>
          </w:tcPr>
          <w:p w14:paraId="7119DF86" w14:textId="4F137B03" w:rsidR="00056C63" w:rsidRPr="00282704" w:rsidRDefault="00056C63" w:rsidP="00056C63">
            <w:pPr>
              <w:pStyle w:val="ad"/>
              <w:jc w:val="left"/>
            </w:pPr>
            <w:bookmarkStart w:id="68" w:name="РК_ИК_0250"/>
            <w:r w:rsidRPr="00E542C1">
              <w:t>РК_ИК_0250</w:t>
            </w:r>
            <w:bookmarkEnd w:id="68"/>
          </w:p>
        </w:tc>
        <w:tc>
          <w:tcPr>
            <w:tcW w:w="234" w:type="pct"/>
            <w:gridSpan w:val="2"/>
          </w:tcPr>
          <w:p w14:paraId="08A10740" w14:textId="77777777" w:rsidR="00056C63" w:rsidRPr="000E4FE8" w:rsidRDefault="00056C63" w:rsidP="00056C63">
            <w:pPr>
              <w:pStyle w:val="ad"/>
              <w:jc w:val="left"/>
            </w:pPr>
          </w:p>
        </w:tc>
        <w:tc>
          <w:tcPr>
            <w:tcW w:w="1056" w:type="pct"/>
            <w:gridSpan w:val="2"/>
          </w:tcPr>
          <w:p w14:paraId="7B20F9FC" w14:textId="77777777" w:rsidR="00056C63" w:rsidRDefault="00056C63" w:rsidP="00056C63">
            <w:pPr>
              <w:pStyle w:val="ad"/>
              <w:jc w:val="left"/>
            </w:pPr>
            <w:r>
              <w:t>«</w:t>
            </w:r>
            <w:r w:rsidRPr="00E542C1">
              <w:t>Количество поставляемого товара, объёма выполняемых работ, оказываемых услуг</w:t>
            </w:r>
            <w:r>
              <w:t>» (</w:t>
            </w:r>
            <w:r w:rsidRPr="00E542C1">
              <w:t>subContractorsSum/subContractors/subContractor/legalEntityRF/subPurch</w:t>
            </w:r>
            <w:r w:rsidRPr="00E542C1">
              <w:lastRenderedPageBreak/>
              <w:t>aseObjectsInfo/subPurchaseObjectInfo/quantity</w:t>
            </w:r>
            <w:r>
              <w:t>)</w:t>
            </w:r>
          </w:p>
          <w:p w14:paraId="249FE790" w14:textId="14BDE861" w:rsidR="00056C63" w:rsidRPr="000276D2" w:rsidRDefault="00056C63" w:rsidP="00056C63">
            <w:pPr>
              <w:pStyle w:val="ad"/>
              <w:jc w:val="left"/>
              <w:rPr>
                <w:lang w:val="en-US"/>
              </w:rPr>
            </w:pPr>
            <w:r w:rsidRPr="000276D2">
              <w:rPr>
                <w:lang w:val="en-US"/>
              </w:rPr>
              <w:t>«</w:t>
            </w:r>
            <w:r w:rsidRPr="000276D2">
              <w:t>Ставка</w:t>
            </w:r>
            <w:r w:rsidRPr="000276D2">
              <w:rPr>
                <w:lang w:val="en-US"/>
              </w:rPr>
              <w:t xml:space="preserve"> </w:t>
            </w:r>
            <w:r w:rsidRPr="000276D2">
              <w:t>НДС</w:t>
            </w:r>
            <w:r w:rsidRPr="000276D2" w:rsidDel="00F46056">
              <w:rPr>
                <w:lang w:val="en-US"/>
              </w:rPr>
              <w:t xml:space="preserve"> </w:t>
            </w:r>
            <w:r w:rsidRPr="000276D2">
              <w:rPr>
                <w:lang w:val="en-US"/>
              </w:rPr>
              <w:t>» (subContractorsSum/subContractors/subContractor/legalEntityRF/subPurchaseObjectsInfo/subPurchaseObjectInfo/</w:t>
            </w:r>
            <w:r w:rsidRPr="00F46056">
              <w:rPr>
                <w:lang w:val="en-US"/>
              </w:rPr>
              <w:t xml:space="preserve"> VATRateInfo</w:t>
            </w:r>
            <w:r w:rsidRPr="000276D2">
              <w:rPr>
                <w:lang w:val="en-US"/>
              </w:rPr>
              <w:t>)</w:t>
            </w:r>
          </w:p>
        </w:tc>
        <w:tc>
          <w:tcPr>
            <w:tcW w:w="1474" w:type="pct"/>
            <w:gridSpan w:val="3"/>
          </w:tcPr>
          <w:p w14:paraId="25833377" w14:textId="4EF05BA9" w:rsidR="00056C63" w:rsidRPr="00FE2F34" w:rsidRDefault="00056C63" w:rsidP="00056C63">
            <w:pPr>
              <w:pStyle w:val="ad"/>
              <w:jc w:val="left"/>
              <w:rPr>
                <w:lang w:val="en-US"/>
              </w:rPr>
            </w:pPr>
            <w:r>
              <w:lastRenderedPageBreak/>
              <w:t>Если</w:t>
            </w:r>
            <w:r w:rsidRPr="00FE2F34">
              <w:rPr>
                <w:lang w:val="en-US"/>
              </w:rPr>
              <w:t xml:space="preserve"> </w:t>
            </w:r>
            <w:r>
              <w:t>в</w:t>
            </w:r>
            <w:r w:rsidRPr="00FE2F34">
              <w:rPr>
                <w:lang w:val="en-US"/>
              </w:rPr>
              <w:t xml:space="preserve"> </w:t>
            </w:r>
            <w:r>
              <w:t>принимаемом</w:t>
            </w:r>
            <w:r w:rsidRPr="00FE2F34">
              <w:rPr>
                <w:lang w:val="en-US"/>
              </w:rPr>
              <w:t xml:space="preserve"> </w:t>
            </w:r>
            <w:r>
              <w:t>пакете</w:t>
            </w:r>
            <w:r w:rsidRPr="00FE2F34">
              <w:rPr>
                <w:lang w:val="en-US"/>
              </w:rPr>
              <w:t xml:space="preserve"> </w:t>
            </w:r>
            <w:r>
              <w:t>задан</w:t>
            </w:r>
            <w:r w:rsidRPr="00FE2F34">
              <w:rPr>
                <w:lang w:val="en-US"/>
              </w:rPr>
              <w:t xml:space="preserve"> </w:t>
            </w:r>
            <w:r>
              <w:t>блок</w:t>
            </w:r>
            <w:r w:rsidRPr="00FE2F34">
              <w:rPr>
                <w:lang w:val="en-US"/>
              </w:rPr>
              <w:t xml:space="preserve"> «</w:t>
            </w:r>
            <w:r w:rsidRPr="00E542C1">
              <w:t>Информация</w:t>
            </w:r>
            <w:r w:rsidRPr="00FE2F34">
              <w:rPr>
                <w:lang w:val="en-US"/>
              </w:rPr>
              <w:t xml:space="preserve"> </w:t>
            </w:r>
            <w:r w:rsidRPr="00E542C1">
              <w:t>об</w:t>
            </w:r>
            <w:r w:rsidRPr="00FE2F34">
              <w:rPr>
                <w:lang w:val="en-US"/>
              </w:rPr>
              <w:t xml:space="preserve"> </w:t>
            </w:r>
            <w:r w:rsidRPr="00E542C1">
              <w:t>объекте</w:t>
            </w:r>
            <w:r w:rsidRPr="00FE2F34">
              <w:rPr>
                <w:lang w:val="en-US"/>
              </w:rPr>
              <w:t xml:space="preserve"> </w:t>
            </w:r>
            <w:r w:rsidRPr="00E542C1">
              <w:t>закупки</w:t>
            </w:r>
            <w:r w:rsidRPr="00FE2F34">
              <w:rPr>
                <w:lang w:val="en-US"/>
              </w:rPr>
              <w:t xml:space="preserve"> </w:t>
            </w:r>
            <w:r w:rsidRPr="00E542C1">
              <w:t>в</w:t>
            </w:r>
            <w:r w:rsidRPr="00FE2F34">
              <w:rPr>
                <w:lang w:val="en-US"/>
              </w:rPr>
              <w:t xml:space="preserve"> </w:t>
            </w:r>
            <w:r w:rsidRPr="00E542C1">
              <w:t>субподрядном</w:t>
            </w:r>
            <w:r w:rsidRPr="00FE2F34">
              <w:rPr>
                <w:lang w:val="en-US"/>
              </w:rPr>
              <w:t xml:space="preserve"> </w:t>
            </w:r>
            <w:r w:rsidRPr="00E542C1">
              <w:t>договоре</w:t>
            </w:r>
            <w:r w:rsidRPr="00FE2F34">
              <w:rPr>
                <w:lang w:val="en-US"/>
              </w:rPr>
              <w:t>» (subContractorsSum/subContractors/</w:t>
            </w:r>
            <w:r w:rsidRPr="00ED3A0F">
              <w:rPr>
                <w:lang w:val="en-US"/>
              </w:rPr>
              <w:t>subContractor</w:t>
            </w:r>
            <w:r w:rsidRPr="00FE2F34">
              <w:rPr>
                <w:lang w:val="en-US"/>
              </w:rPr>
              <w:t>/legalEntityRF/subPurchaseObjectsInfo/subPurchaseOb</w:t>
            </w:r>
            <w:r w:rsidRPr="00FE2F34">
              <w:rPr>
                <w:lang w:val="en-US"/>
              </w:rPr>
              <w:lastRenderedPageBreak/>
              <w:t xml:space="preserve">jectInfo), </w:t>
            </w:r>
            <w:r>
              <w:t>то</w:t>
            </w:r>
            <w:r w:rsidRPr="00FE2F34">
              <w:rPr>
                <w:lang w:val="en-US"/>
              </w:rPr>
              <w:t xml:space="preserve"> </w:t>
            </w:r>
            <w:r>
              <w:t>контролируется</w:t>
            </w:r>
            <w:r w:rsidRPr="00FE2F34">
              <w:rPr>
                <w:lang w:val="en-US"/>
              </w:rPr>
              <w:t xml:space="preserve">, </w:t>
            </w:r>
            <w:r>
              <w:t>что</w:t>
            </w:r>
            <w:r w:rsidRPr="00FE2F34">
              <w:rPr>
                <w:lang w:val="en-US"/>
              </w:rPr>
              <w:t xml:space="preserve"> </w:t>
            </w:r>
            <w:r>
              <w:t>в</w:t>
            </w:r>
            <w:r w:rsidRPr="00FE2F34">
              <w:rPr>
                <w:lang w:val="en-US"/>
              </w:rPr>
              <w:t xml:space="preserve"> </w:t>
            </w:r>
            <w:r>
              <w:t>его</w:t>
            </w:r>
            <w:r w:rsidRPr="00FE2F34">
              <w:rPr>
                <w:lang w:val="en-US"/>
              </w:rPr>
              <w:t xml:space="preserve"> </w:t>
            </w:r>
            <w:r>
              <w:t>составе</w:t>
            </w:r>
            <w:r w:rsidRPr="00FE2F34">
              <w:rPr>
                <w:lang w:val="en-US"/>
              </w:rPr>
              <w:t xml:space="preserve"> </w:t>
            </w:r>
            <w:r>
              <w:t>заполнены</w:t>
            </w:r>
            <w:r w:rsidRPr="00FE2F34">
              <w:rPr>
                <w:lang w:val="en-US"/>
              </w:rPr>
              <w:t xml:space="preserve"> </w:t>
            </w:r>
            <w:r>
              <w:t>все</w:t>
            </w:r>
            <w:r w:rsidRPr="001360CD">
              <w:rPr>
                <w:lang w:val="en-US"/>
              </w:rPr>
              <w:t xml:space="preserve"> </w:t>
            </w:r>
            <w:r>
              <w:t>проверяемые</w:t>
            </w:r>
            <w:r w:rsidRPr="00FE2F34">
              <w:rPr>
                <w:lang w:val="en-US"/>
              </w:rPr>
              <w:t xml:space="preserve"> </w:t>
            </w:r>
            <w:r>
              <w:t>поля</w:t>
            </w:r>
          </w:p>
        </w:tc>
        <w:tc>
          <w:tcPr>
            <w:tcW w:w="1395" w:type="pct"/>
            <w:gridSpan w:val="3"/>
          </w:tcPr>
          <w:p w14:paraId="73F9C1FB" w14:textId="3368672F" w:rsidR="00056C63" w:rsidRDefault="00056C63" w:rsidP="00056C63">
            <w:pPr>
              <w:pStyle w:val="ad"/>
              <w:jc w:val="left"/>
              <w:rPr>
                <w:lang w:val="en-US"/>
              </w:rPr>
            </w:pPr>
            <w:r>
              <w:lastRenderedPageBreak/>
              <w:t>В</w:t>
            </w:r>
            <w:r w:rsidRPr="001360CD">
              <w:rPr>
                <w:lang w:val="en-US"/>
              </w:rPr>
              <w:t xml:space="preserve"> </w:t>
            </w:r>
            <w:r>
              <w:t>составе</w:t>
            </w:r>
            <w:r w:rsidRPr="001360CD">
              <w:rPr>
                <w:lang w:val="en-US"/>
              </w:rPr>
              <w:t xml:space="preserve"> </w:t>
            </w:r>
            <w:r>
              <w:t>блока</w:t>
            </w:r>
            <w:r w:rsidRPr="001360CD">
              <w:rPr>
                <w:lang w:val="en-US"/>
              </w:rPr>
              <w:t xml:space="preserve"> «</w:t>
            </w:r>
            <w:r w:rsidRPr="00E542C1">
              <w:t>Информация</w:t>
            </w:r>
            <w:r w:rsidRPr="001360CD">
              <w:rPr>
                <w:lang w:val="en-US"/>
              </w:rPr>
              <w:t xml:space="preserve"> </w:t>
            </w:r>
            <w:r w:rsidRPr="00E542C1">
              <w:t>об</w:t>
            </w:r>
            <w:r w:rsidRPr="001360CD">
              <w:rPr>
                <w:lang w:val="en-US"/>
              </w:rPr>
              <w:t xml:space="preserve"> </w:t>
            </w:r>
            <w:r w:rsidRPr="00E542C1">
              <w:t>объекте</w:t>
            </w:r>
            <w:r w:rsidRPr="001360CD">
              <w:rPr>
                <w:lang w:val="en-US"/>
              </w:rPr>
              <w:t xml:space="preserve"> </w:t>
            </w:r>
            <w:r w:rsidRPr="00E542C1">
              <w:t>закупки</w:t>
            </w:r>
            <w:r w:rsidRPr="001360CD">
              <w:rPr>
                <w:lang w:val="en-US"/>
              </w:rPr>
              <w:t xml:space="preserve"> </w:t>
            </w:r>
            <w:r w:rsidRPr="00E542C1">
              <w:t>в</w:t>
            </w:r>
            <w:r w:rsidRPr="001360CD">
              <w:rPr>
                <w:lang w:val="en-US"/>
              </w:rPr>
              <w:t xml:space="preserve"> </w:t>
            </w:r>
            <w:r w:rsidRPr="00E542C1">
              <w:t>субподрядном</w:t>
            </w:r>
            <w:r w:rsidRPr="001360CD">
              <w:rPr>
                <w:lang w:val="en-US"/>
              </w:rPr>
              <w:t xml:space="preserve"> </w:t>
            </w:r>
            <w:r w:rsidRPr="00E542C1">
              <w:t>договоре</w:t>
            </w:r>
            <w:r w:rsidRPr="001360CD">
              <w:rPr>
                <w:lang w:val="en-US"/>
              </w:rPr>
              <w:t>» (subContractorsSum/subContractors/</w:t>
            </w:r>
            <w:r w:rsidRPr="00ED3A0F">
              <w:rPr>
                <w:lang w:val="en-US"/>
              </w:rPr>
              <w:t>subContractor</w:t>
            </w:r>
            <w:r w:rsidRPr="001360CD">
              <w:rPr>
                <w:lang w:val="en-US"/>
              </w:rPr>
              <w:t xml:space="preserve">/legalEntityRF/subPurchaseObjectsInfo/subPurchaseObjectInfo) </w:t>
            </w:r>
            <w:r>
              <w:t>должны</w:t>
            </w:r>
            <w:r w:rsidRPr="001360CD">
              <w:rPr>
                <w:lang w:val="en-US"/>
              </w:rPr>
              <w:t xml:space="preserve"> </w:t>
            </w:r>
            <w:r>
              <w:t>быть</w:t>
            </w:r>
            <w:r w:rsidRPr="001360CD">
              <w:rPr>
                <w:lang w:val="en-US"/>
              </w:rPr>
              <w:t xml:space="preserve"> </w:t>
            </w:r>
            <w:r>
              <w:t>заполнены</w:t>
            </w:r>
            <w:r w:rsidRPr="001360CD">
              <w:rPr>
                <w:lang w:val="en-US"/>
              </w:rPr>
              <w:t xml:space="preserve"> </w:t>
            </w:r>
            <w:r>
              <w:t>поля</w:t>
            </w:r>
          </w:p>
          <w:p w14:paraId="37C1967B" w14:textId="5C94E957" w:rsidR="00056C63" w:rsidRPr="001360CD" w:rsidRDefault="00056C63" w:rsidP="00056C63">
            <w:pPr>
              <w:pStyle w:val="ad"/>
              <w:jc w:val="left"/>
              <w:rPr>
                <w:lang w:val="en-US"/>
              </w:rPr>
            </w:pPr>
            <w:r w:rsidRPr="001360CD">
              <w:rPr>
                <w:lang w:val="en-US"/>
              </w:rPr>
              <w:lastRenderedPageBreak/>
              <w:t>«</w:t>
            </w:r>
            <w:r w:rsidRPr="00E542C1">
              <w:t>Количество</w:t>
            </w:r>
            <w:r w:rsidRPr="001360CD">
              <w:rPr>
                <w:lang w:val="en-US"/>
              </w:rPr>
              <w:t xml:space="preserve"> </w:t>
            </w:r>
            <w:r w:rsidRPr="00E542C1">
              <w:t>поставляемого</w:t>
            </w:r>
            <w:r w:rsidRPr="001360CD">
              <w:rPr>
                <w:lang w:val="en-US"/>
              </w:rPr>
              <w:t xml:space="preserve"> </w:t>
            </w:r>
            <w:r w:rsidRPr="00E542C1">
              <w:t>товара</w:t>
            </w:r>
            <w:r w:rsidRPr="001360CD">
              <w:rPr>
                <w:lang w:val="en-US"/>
              </w:rPr>
              <w:t xml:space="preserve">, </w:t>
            </w:r>
            <w:r w:rsidRPr="00E542C1">
              <w:t>объёма</w:t>
            </w:r>
            <w:r w:rsidRPr="001360CD">
              <w:rPr>
                <w:lang w:val="en-US"/>
              </w:rPr>
              <w:t xml:space="preserve"> </w:t>
            </w:r>
            <w:r w:rsidRPr="00E542C1">
              <w:t>выполняемых</w:t>
            </w:r>
            <w:r w:rsidRPr="001360CD">
              <w:rPr>
                <w:lang w:val="en-US"/>
              </w:rPr>
              <w:t xml:space="preserve"> </w:t>
            </w:r>
            <w:r w:rsidRPr="00E542C1">
              <w:t>работ</w:t>
            </w:r>
            <w:r w:rsidRPr="001360CD">
              <w:rPr>
                <w:lang w:val="en-US"/>
              </w:rPr>
              <w:t xml:space="preserve">, </w:t>
            </w:r>
            <w:r w:rsidRPr="00E542C1">
              <w:t>оказываемых</w:t>
            </w:r>
            <w:r w:rsidRPr="001360CD">
              <w:rPr>
                <w:lang w:val="en-US"/>
              </w:rPr>
              <w:t xml:space="preserve"> </w:t>
            </w:r>
            <w:r w:rsidRPr="00E542C1">
              <w:t>услуг</w:t>
            </w:r>
            <w:r w:rsidRPr="001360CD">
              <w:rPr>
                <w:lang w:val="en-US"/>
              </w:rPr>
              <w:t>» (subContractorsSum/subContractors/</w:t>
            </w:r>
            <w:r w:rsidRPr="00ED3A0F">
              <w:rPr>
                <w:lang w:val="en-US"/>
              </w:rPr>
              <w:t>subContractor</w:t>
            </w:r>
            <w:r w:rsidRPr="001360CD">
              <w:rPr>
                <w:lang w:val="en-US"/>
              </w:rPr>
              <w:t>/legalEntityRF/subPurchaseObjectsInfo/subPurchaseObjectInfo/quantity)</w:t>
            </w:r>
          </w:p>
          <w:p w14:paraId="355A1FE4" w14:textId="1E62A607" w:rsidR="00056C63" w:rsidRPr="000276D2" w:rsidRDefault="00056C63" w:rsidP="00056C63">
            <w:pPr>
              <w:pStyle w:val="ad"/>
              <w:rPr>
                <w:lang w:val="en-US"/>
              </w:rPr>
            </w:pPr>
            <w:r w:rsidRPr="000276D2">
              <w:rPr>
                <w:lang w:val="en-US"/>
              </w:rPr>
              <w:t>«</w:t>
            </w:r>
            <w:r w:rsidRPr="000276D2">
              <w:t>Ставка</w:t>
            </w:r>
            <w:r w:rsidRPr="000276D2">
              <w:rPr>
                <w:lang w:val="en-US"/>
              </w:rPr>
              <w:t xml:space="preserve"> </w:t>
            </w:r>
            <w:r w:rsidRPr="000276D2">
              <w:t>НДС</w:t>
            </w:r>
            <w:r w:rsidRPr="000276D2" w:rsidDel="00F46056">
              <w:rPr>
                <w:lang w:val="en-US"/>
              </w:rPr>
              <w:t xml:space="preserve"> </w:t>
            </w:r>
            <w:r w:rsidRPr="000276D2">
              <w:rPr>
                <w:lang w:val="en-US"/>
              </w:rPr>
              <w:t>» (subContractorsSum/subContractors/</w:t>
            </w:r>
            <w:r w:rsidRPr="00ED3A0F">
              <w:rPr>
                <w:lang w:val="en-US"/>
              </w:rPr>
              <w:t>subContractor</w:t>
            </w:r>
            <w:r w:rsidRPr="000276D2">
              <w:rPr>
                <w:lang w:val="en-US"/>
              </w:rPr>
              <w:t>/legalEntityRF/subPurchaseObjectsInfo/subPurchaseObjectInfo/</w:t>
            </w:r>
            <w:r w:rsidRPr="00F46056">
              <w:rPr>
                <w:lang w:val="en-US"/>
              </w:rPr>
              <w:t xml:space="preserve"> VATRateInfo</w:t>
            </w:r>
            <w:r w:rsidRPr="000276D2">
              <w:rPr>
                <w:lang w:val="en-US"/>
              </w:rPr>
              <w:t>)</w:t>
            </w:r>
          </w:p>
        </w:tc>
      </w:tr>
      <w:tr w:rsidR="00056C63" w:rsidRPr="001D3AF5" w14:paraId="3CCFA265" w14:textId="77777777" w:rsidTr="00AA184A">
        <w:trPr>
          <w:trHeight w:val="348"/>
        </w:trPr>
        <w:tc>
          <w:tcPr>
            <w:tcW w:w="841" w:type="pct"/>
            <w:gridSpan w:val="2"/>
          </w:tcPr>
          <w:p w14:paraId="7592F52B" w14:textId="45B06498" w:rsidR="00056C63" w:rsidRPr="00E542C1" w:rsidRDefault="00056C63" w:rsidP="00056C63">
            <w:pPr>
              <w:pStyle w:val="ad"/>
              <w:jc w:val="left"/>
            </w:pPr>
            <w:bookmarkStart w:id="69" w:name="РК_ИК_0251"/>
            <w:r w:rsidRPr="00E542C1">
              <w:lastRenderedPageBreak/>
              <w:t>РК_ИК_025</w:t>
            </w:r>
            <w:r>
              <w:t>1</w:t>
            </w:r>
            <w:bookmarkEnd w:id="69"/>
          </w:p>
        </w:tc>
        <w:tc>
          <w:tcPr>
            <w:tcW w:w="234" w:type="pct"/>
            <w:gridSpan w:val="2"/>
          </w:tcPr>
          <w:p w14:paraId="21D45A19" w14:textId="77777777" w:rsidR="00056C63" w:rsidRPr="000E4FE8" w:rsidRDefault="00056C63" w:rsidP="00056C63">
            <w:pPr>
              <w:pStyle w:val="ad"/>
              <w:jc w:val="left"/>
            </w:pPr>
          </w:p>
        </w:tc>
        <w:tc>
          <w:tcPr>
            <w:tcW w:w="1056" w:type="pct"/>
            <w:gridSpan w:val="2"/>
          </w:tcPr>
          <w:p w14:paraId="166C09F4" w14:textId="77777777" w:rsidR="00056C63" w:rsidRDefault="00056C63" w:rsidP="00056C63">
            <w:pPr>
              <w:pStyle w:val="ad"/>
              <w:jc w:val="left"/>
            </w:pPr>
            <w:r>
              <w:t>«</w:t>
            </w:r>
            <w:r w:rsidRPr="00E542C1">
              <w:t>Количество поставляемого товара, объёма выполняемых работ, оказываемых услуг</w:t>
            </w:r>
            <w:r>
              <w:t>» (</w:t>
            </w:r>
            <w:r w:rsidRPr="00E542C1">
              <w:t>subContractorsSum/subContractors/subContractor/individualBusinessmanRF/subPurchaseObjectsInfo/subPurchaseObjectInfo/quantity</w:t>
            </w:r>
            <w:r>
              <w:t>)</w:t>
            </w:r>
          </w:p>
          <w:p w14:paraId="6A914513" w14:textId="022EDF1E" w:rsidR="00056C63" w:rsidRPr="004014DF" w:rsidRDefault="00056C63" w:rsidP="00056C63">
            <w:pPr>
              <w:pStyle w:val="ad"/>
              <w:jc w:val="left"/>
              <w:rPr>
                <w:lang w:val="en-US"/>
              </w:rPr>
            </w:pPr>
            <w:r w:rsidRPr="004014DF">
              <w:rPr>
                <w:lang w:val="en-US"/>
              </w:rPr>
              <w:t>«</w:t>
            </w:r>
            <w:r w:rsidRPr="004014DF">
              <w:t>Ставка</w:t>
            </w:r>
            <w:r w:rsidRPr="004014DF">
              <w:rPr>
                <w:lang w:val="en-US"/>
              </w:rPr>
              <w:t xml:space="preserve"> </w:t>
            </w:r>
            <w:r w:rsidRPr="004014DF">
              <w:t>НДС</w:t>
            </w:r>
            <w:r w:rsidRPr="004014DF" w:rsidDel="00F46056">
              <w:rPr>
                <w:lang w:val="en-US"/>
              </w:rPr>
              <w:t xml:space="preserve"> </w:t>
            </w:r>
            <w:r w:rsidRPr="004014DF">
              <w:rPr>
                <w:lang w:val="en-US"/>
              </w:rPr>
              <w:t>» (subContractorsSum/subContractors/subContractor/individualBusinessmanRF/subPurchaseObjectsInfo/subPurchaseObjectInfo/</w:t>
            </w:r>
            <w:r w:rsidRPr="00F46056">
              <w:rPr>
                <w:lang w:val="en-US"/>
              </w:rPr>
              <w:t xml:space="preserve"> VATRateInfo</w:t>
            </w:r>
            <w:r w:rsidRPr="004014DF">
              <w:rPr>
                <w:lang w:val="en-US"/>
              </w:rPr>
              <w:t>)</w:t>
            </w:r>
          </w:p>
        </w:tc>
        <w:tc>
          <w:tcPr>
            <w:tcW w:w="1474" w:type="pct"/>
            <w:gridSpan w:val="3"/>
          </w:tcPr>
          <w:p w14:paraId="6213DB7E" w14:textId="6508ACEA" w:rsidR="00056C63" w:rsidRPr="000276D2" w:rsidRDefault="00056C63" w:rsidP="00056C63">
            <w:pPr>
              <w:pStyle w:val="ad"/>
              <w:jc w:val="left"/>
              <w:rPr>
                <w:lang w:val="en-US"/>
              </w:rPr>
            </w:pPr>
            <w:r>
              <w:t>Если</w:t>
            </w:r>
            <w:r w:rsidRPr="000276D2">
              <w:rPr>
                <w:lang w:val="en-US"/>
              </w:rPr>
              <w:t xml:space="preserve"> </w:t>
            </w:r>
            <w:r>
              <w:t>в</w:t>
            </w:r>
            <w:r w:rsidRPr="000276D2">
              <w:rPr>
                <w:lang w:val="en-US"/>
              </w:rPr>
              <w:t xml:space="preserve"> </w:t>
            </w:r>
            <w:r>
              <w:t>принимаемом</w:t>
            </w:r>
            <w:r w:rsidRPr="000276D2">
              <w:rPr>
                <w:lang w:val="en-US"/>
              </w:rPr>
              <w:t xml:space="preserve"> </w:t>
            </w:r>
            <w:r>
              <w:t>пакете</w:t>
            </w:r>
            <w:r w:rsidRPr="000276D2">
              <w:rPr>
                <w:lang w:val="en-US"/>
              </w:rPr>
              <w:t xml:space="preserve"> </w:t>
            </w:r>
            <w:r>
              <w:t>задан</w:t>
            </w:r>
            <w:r w:rsidRPr="000276D2">
              <w:rPr>
                <w:lang w:val="en-US"/>
              </w:rPr>
              <w:t xml:space="preserve"> </w:t>
            </w:r>
            <w:r>
              <w:t>блок</w:t>
            </w:r>
            <w:r w:rsidRPr="000276D2">
              <w:rPr>
                <w:lang w:val="en-US"/>
              </w:rPr>
              <w:t xml:space="preserve"> «</w:t>
            </w:r>
            <w:r w:rsidRPr="00E542C1">
              <w:t>Информация</w:t>
            </w:r>
            <w:r w:rsidRPr="000276D2">
              <w:rPr>
                <w:lang w:val="en-US"/>
              </w:rPr>
              <w:t xml:space="preserve"> </w:t>
            </w:r>
            <w:r w:rsidRPr="00E542C1">
              <w:t>об</w:t>
            </w:r>
            <w:r w:rsidRPr="000276D2">
              <w:rPr>
                <w:lang w:val="en-US"/>
              </w:rPr>
              <w:t xml:space="preserve"> </w:t>
            </w:r>
            <w:r w:rsidRPr="00E542C1">
              <w:t>объекте</w:t>
            </w:r>
            <w:r w:rsidRPr="000276D2">
              <w:rPr>
                <w:lang w:val="en-US"/>
              </w:rPr>
              <w:t xml:space="preserve"> </w:t>
            </w:r>
            <w:r w:rsidRPr="00E542C1">
              <w:t>закупки</w:t>
            </w:r>
            <w:r w:rsidRPr="000276D2">
              <w:rPr>
                <w:lang w:val="en-US"/>
              </w:rPr>
              <w:t xml:space="preserve"> </w:t>
            </w:r>
            <w:r w:rsidRPr="00E542C1">
              <w:t>в</w:t>
            </w:r>
            <w:r w:rsidRPr="000276D2">
              <w:rPr>
                <w:lang w:val="en-US"/>
              </w:rPr>
              <w:t xml:space="preserve"> </w:t>
            </w:r>
            <w:r w:rsidRPr="00E542C1">
              <w:t>субподрядном</w:t>
            </w:r>
            <w:r w:rsidRPr="000276D2">
              <w:rPr>
                <w:lang w:val="en-US"/>
              </w:rPr>
              <w:t xml:space="preserve"> </w:t>
            </w:r>
            <w:r w:rsidRPr="00E542C1">
              <w:t>договоре</w:t>
            </w:r>
            <w:r w:rsidRPr="000276D2">
              <w:rPr>
                <w:lang w:val="en-US"/>
              </w:rPr>
              <w:t>» (subContractorsSum/subContractors/</w:t>
            </w:r>
            <w:r w:rsidRPr="00ED3A0F">
              <w:rPr>
                <w:lang w:val="en-US"/>
              </w:rPr>
              <w:t>subContractor</w:t>
            </w:r>
            <w:r w:rsidRPr="000276D2">
              <w:rPr>
                <w:lang w:val="en-US"/>
              </w:rPr>
              <w:t xml:space="preserve">/individualBusinessmanRF/subPurchaseObjectsInfo/subPurchaseObjectInfo), </w:t>
            </w:r>
            <w:r>
              <w:t>то</w:t>
            </w:r>
            <w:r w:rsidRPr="000276D2">
              <w:rPr>
                <w:lang w:val="en-US"/>
              </w:rPr>
              <w:t xml:space="preserve"> </w:t>
            </w:r>
            <w:r>
              <w:t>контролируется</w:t>
            </w:r>
            <w:r w:rsidRPr="000276D2">
              <w:rPr>
                <w:lang w:val="en-US"/>
              </w:rPr>
              <w:t xml:space="preserve">, </w:t>
            </w:r>
            <w:r>
              <w:t>что</w:t>
            </w:r>
            <w:r w:rsidRPr="000276D2">
              <w:rPr>
                <w:lang w:val="en-US"/>
              </w:rPr>
              <w:t xml:space="preserve"> </w:t>
            </w:r>
            <w:r>
              <w:t>в</w:t>
            </w:r>
            <w:r w:rsidRPr="000276D2">
              <w:rPr>
                <w:lang w:val="en-US"/>
              </w:rPr>
              <w:t xml:space="preserve"> </w:t>
            </w:r>
            <w:r>
              <w:t>его</w:t>
            </w:r>
            <w:r w:rsidRPr="000276D2">
              <w:rPr>
                <w:lang w:val="en-US"/>
              </w:rPr>
              <w:t xml:space="preserve"> </w:t>
            </w:r>
            <w:r>
              <w:t>составе</w:t>
            </w:r>
            <w:r w:rsidRPr="000276D2">
              <w:rPr>
                <w:lang w:val="en-US"/>
              </w:rPr>
              <w:t xml:space="preserve"> </w:t>
            </w:r>
            <w:r>
              <w:t>заполнены</w:t>
            </w:r>
            <w:r w:rsidRPr="000276D2">
              <w:rPr>
                <w:lang w:val="en-US"/>
              </w:rPr>
              <w:t xml:space="preserve"> </w:t>
            </w:r>
            <w:r>
              <w:t>все</w:t>
            </w:r>
            <w:r w:rsidRPr="001360CD">
              <w:rPr>
                <w:lang w:val="en-US"/>
              </w:rPr>
              <w:t xml:space="preserve"> </w:t>
            </w:r>
            <w:r>
              <w:t>проверяемые</w:t>
            </w:r>
            <w:r w:rsidRPr="000276D2">
              <w:rPr>
                <w:lang w:val="en-US"/>
              </w:rPr>
              <w:t xml:space="preserve"> </w:t>
            </w:r>
            <w:r>
              <w:t>поля</w:t>
            </w:r>
          </w:p>
        </w:tc>
        <w:tc>
          <w:tcPr>
            <w:tcW w:w="1395" w:type="pct"/>
            <w:gridSpan w:val="3"/>
          </w:tcPr>
          <w:p w14:paraId="56808C81" w14:textId="2C270A70" w:rsidR="00056C63" w:rsidRDefault="00056C63" w:rsidP="00056C63">
            <w:pPr>
              <w:pStyle w:val="ad"/>
              <w:jc w:val="left"/>
              <w:rPr>
                <w:lang w:val="en-US"/>
              </w:rPr>
            </w:pPr>
            <w:r>
              <w:t>В</w:t>
            </w:r>
            <w:r w:rsidRPr="000276D2">
              <w:rPr>
                <w:lang w:val="en-US"/>
              </w:rPr>
              <w:t xml:space="preserve"> </w:t>
            </w:r>
            <w:r>
              <w:t>составе</w:t>
            </w:r>
            <w:r w:rsidRPr="000276D2">
              <w:rPr>
                <w:lang w:val="en-US"/>
              </w:rPr>
              <w:t xml:space="preserve"> </w:t>
            </w:r>
            <w:r>
              <w:t>блока</w:t>
            </w:r>
            <w:r w:rsidRPr="000276D2">
              <w:rPr>
                <w:lang w:val="en-US"/>
              </w:rPr>
              <w:t xml:space="preserve"> «</w:t>
            </w:r>
            <w:r w:rsidRPr="00E542C1">
              <w:t>Информация</w:t>
            </w:r>
            <w:r w:rsidRPr="000276D2">
              <w:rPr>
                <w:lang w:val="en-US"/>
              </w:rPr>
              <w:t xml:space="preserve"> </w:t>
            </w:r>
            <w:r w:rsidRPr="00E542C1">
              <w:t>об</w:t>
            </w:r>
            <w:r w:rsidRPr="000276D2">
              <w:rPr>
                <w:lang w:val="en-US"/>
              </w:rPr>
              <w:t xml:space="preserve"> </w:t>
            </w:r>
            <w:r w:rsidRPr="00E542C1">
              <w:t>объекте</w:t>
            </w:r>
            <w:r w:rsidRPr="000276D2">
              <w:rPr>
                <w:lang w:val="en-US"/>
              </w:rPr>
              <w:t xml:space="preserve"> </w:t>
            </w:r>
            <w:r w:rsidRPr="00E542C1">
              <w:t>закупки</w:t>
            </w:r>
            <w:r w:rsidRPr="000276D2">
              <w:rPr>
                <w:lang w:val="en-US"/>
              </w:rPr>
              <w:t xml:space="preserve"> </w:t>
            </w:r>
            <w:r w:rsidRPr="00E542C1">
              <w:t>в</w:t>
            </w:r>
            <w:r w:rsidRPr="000276D2">
              <w:rPr>
                <w:lang w:val="en-US"/>
              </w:rPr>
              <w:t xml:space="preserve"> </w:t>
            </w:r>
            <w:r w:rsidRPr="00E542C1">
              <w:t>субподрядном</w:t>
            </w:r>
            <w:r w:rsidRPr="000276D2">
              <w:rPr>
                <w:lang w:val="en-US"/>
              </w:rPr>
              <w:t xml:space="preserve"> </w:t>
            </w:r>
            <w:r w:rsidRPr="00E542C1">
              <w:t>договоре</w:t>
            </w:r>
            <w:r w:rsidRPr="000276D2">
              <w:rPr>
                <w:lang w:val="en-US"/>
              </w:rPr>
              <w:t>» (subContractorsSum/subContractors/</w:t>
            </w:r>
            <w:r>
              <w:rPr>
                <w:lang w:val="en-US"/>
              </w:rPr>
              <w:t>subcontractor</w:t>
            </w:r>
            <w:r w:rsidRPr="000276D2">
              <w:rPr>
                <w:lang w:val="en-US"/>
              </w:rPr>
              <w:t xml:space="preserve">/individualBusinessmanRF/subPurchaseObjectsInfo/subPurchaseObjectInfo) </w:t>
            </w:r>
            <w:r>
              <w:t>должны</w:t>
            </w:r>
            <w:r w:rsidRPr="000276D2">
              <w:rPr>
                <w:lang w:val="en-US"/>
              </w:rPr>
              <w:t xml:space="preserve"> </w:t>
            </w:r>
            <w:r>
              <w:t>быть</w:t>
            </w:r>
            <w:r w:rsidRPr="000276D2">
              <w:rPr>
                <w:lang w:val="en-US"/>
              </w:rPr>
              <w:t xml:space="preserve"> </w:t>
            </w:r>
            <w:r>
              <w:t>заполнены</w:t>
            </w:r>
            <w:r w:rsidRPr="000276D2">
              <w:rPr>
                <w:lang w:val="en-US"/>
              </w:rPr>
              <w:t xml:space="preserve"> </w:t>
            </w:r>
            <w:r>
              <w:t>поля</w:t>
            </w:r>
          </w:p>
          <w:p w14:paraId="7FF2B5C8" w14:textId="4C9270E1" w:rsidR="00056C63" w:rsidRDefault="00056C63" w:rsidP="00056C63">
            <w:pPr>
              <w:pStyle w:val="ad"/>
              <w:jc w:val="left"/>
              <w:rPr>
                <w:lang w:val="en-US"/>
              </w:rPr>
            </w:pPr>
            <w:r w:rsidRPr="000276D2">
              <w:rPr>
                <w:lang w:val="en-US"/>
              </w:rPr>
              <w:t>«</w:t>
            </w:r>
            <w:r w:rsidRPr="00E542C1">
              <w:t>Количество</w:t>
            </w:r>
            <w:r w:rsidRPr="000276D2">
              <w:rPr>
                <w:lang w:val="en-US"/>
              </w:rPr>
              <w:t xml:space="preserve"> </w:t>
            </w:r>
            <w:r w:rsidRPr="00E542C1">
              <w:t>поставляемого</w:t>
            </w:r>
            <w:r w:rsidRPr="000276D2">
              <w:rPr>
                <w:lang w:val="en-US"/>
              </w:rPr>
              <w:t xml:space="preserve"> </w:t>
            </w:r>
            <w:r w:rsidRPr="00E542C1">
              <w:t>товара</w:t>
            </w:r>
            <w:r w:rsidRPr="000276D2">
              <w:rPr>
                <w:lang w:val="en-US"/>
              </w:rPr>
              <w:t xml:space="preserve">, </w:t>
            </w:r>
            <w:r w:rsidRPr="00E542C1">
              <w:t>объёма</w:t>
            </w:r>
            <w:r w:rsidRPr="000276D2">
              <w:rPr>
                <w:lang w:val="en-US"/>
              </w:rPr>
              <w:t xml:space="preserve"> </w:t>
            </w:r>
            <w:r w:rsidRPr="00E542C1">
              <w:t>выполняемых</w:t>
            </w:r>
            <w:r w:rsidRPr="000276D2">
              <w:rPr>
                <w:lang w:val="en-US"/>
              </w:rPr>
              <w:t xml:space="preserve"> </w:t>
            </w:r>
            <w:r w:rsidRPr="00E542C1">
              <w:t>работ</w:t>
            </w:r>
            <w:r w:rsidRPr="000276D2">
              <w:rPr>
                <w:lang w:val="en-US"/>
              </w:rPr>
              <w:t xml:space="preserve">, </w:t>
            </w:r>
            <w:r w:rsidRPr="00E542C1">
              <w:t>оказываемых</w:t>
            </w:r>
            <w:r w:rsidRPr="000276D2">
              <w:rPr>
                <w:lang w:val="en-US"/>
              </w:rPr>
              <w:t xml:space="preserve"> </w:t>
            </w:r>
            <w:r w:rsidRPr="00E542C1">
              <w:t>услуг</w:t>
            </w:r>
            <w:r w:rsidRPr="000276D2">
              <w:rPr>
                <w:lang w:val="en-US"/>
              </w:rPr>
              <w:t>» (subContractorsSum/subContractors/</w:t>
            </w:r>
            <w:r>
              <w:rPr>
                <w:lang w:val="en-US"/>
              </w:rPr>
              <w:t>subcontractor</w:t>
            </w:r>
            <w:r w:rsidRPr="000276D2">
              <w:rPr>
                <w:lang w:val="en-US"/>
              </w:rPr>
              <w:t>/individualBusinessmanRF/subPurchaseObjectsInfo/subPurchaseObjectInfo/quantity)</w:t>
            </w:r>
          </w:p>
          <w:p w14:paraId="2ED858B3" w14:textId="69944BAF" w:rsidR="00056C63" w:rsidRPr="000276D2" w:rsidRDefault="00056C63" w:rsidP="00056C63">
            <w:pPr>
              <w:pStyle w:val="ad"/>
              <w:rPr>
                <w:lang w:val="en-US"/>
              </w:rPr>
            </w:pPr>
            <w:r w:rsidRPr="000276D2">
              <w:rPr>
                <w:lang w:val="en-US"/>
              </w:rPr>
              <w:t>«</w:t>
            </w:r>
            <w:r w:rsidRPr="000276D2">
              <w:t>Ставка</w:t>
            </w:r>
            <w:r w:rsidRPr="000276D2">
              <w:rPr>
                <w:lang w:val="en-US"/>
              </w:rPr>
              <w:t xml:space="preserve"> </w:t>
            </w:r>
            <w:r w:rsidRPr="000276D2">
              <w:t>НДС</w:t>
            </w:r>
            <w:r w:rsidRPr="000276D2" w:rsidDel="00F46056">
              <w:rPr>
                <w:lang w:val="en-US"/>
              </w:rPr>
              <w:t xml:space="preserve"> </w:t>
            </w:r>
            <w:r w:rsidRPr="000276D2">
              <w:rPr>
                <w:lang w:val="en-US"/>
              </w:rPr>
              <w:t>» (subContractorsSum/subContractors/</w:t>
            </w:r>
            <w:r>
              <w:rPr>
                <w:lang w:val="en-US"/>
              </w:rPr>
              <w:t>subcontractor</w:t>
            </w:r>
            <w:r w:rsidRPr="000276D2">
              <w:rPr>
                <w:lang w:val="en-US"/>
              </w:rPr>
              <w:t>/individualBusinessmanRF/subPurchaseObjectsInfo/subPurchaseObjectInfo/</w:t>
            </w:r>
            <w:r w:rsidRPr="00F46056">
              <w:rPr>
                <w:lang w:val="en-US"/>
              </w:rPr>
              <w:t xml:space="preserve"> VATRateInfo</w:t>
            </w:r>
            <w:r w:rsidRPr="000276D2">
              <w:rPr>
                <w:lang w:val="en-US"/>
              </w:rPr>
              <w:t>)</w:t>
            </w:r>
          </w:p>
        </w:tc>
      </w:tr>
      <w:tr w:rsidR="00056C63" w:rsidRPr="008779D2" w14:paraId="46B2F100" w14:textId="77777777" w:rsidTr="00AA184A">
        <w:trPr>
          <w:trHeight w:val="348"/>
        </w:trPr>
        <w:tc>
          <w:tcPr>
            <w:tcW w:w="841" w:type="pct"/>
            <w:gridSpan w:val="2"/>
          </w:tcPr>
          <w:p w14:paraId="7D08626B" w14:textId="1BBD5A2B" w:rsidR="00056C63" w:rsidRPr="00E542C1" w:rsidRDefault="00056C63" w:rsidP="00056C63">
            <w:pPr>
              <w:pStyle w:val="ad"/>
              <w:jc w:val="left"/>
            </w:pPr>
            <w:r w:rsidRPr="008779D2">
              <w:t>РК_ИК_0279</w:t>
            </w:r>
          </w:p>
        </w:tc>
        <w:tc>
          <w:tcPr>
            <w:tcW w:w="234" w:type="pct"/>
            <w:gridSpan w:val="2"/>
          </w:tcPr>
          <w:p w14:paraId="45B4AB51" w14:textId="77777777" w:rsidR="00056C63" w:rsidRPr="000E4FE8" w:rsidRDefault="00056C63" w:rsidP="00056C63">
            <w:pPr>
              <w:pStyle w:val="ad"/>
              <w:jc w:val="left"/>
            </w:pPr>
          </w:p>
        </w:tc>
        <w:tc>
          <w:tcPr>
            <w:tcW w:w="1056" w:type="pct"/>
            <w:gridSpan w:val="2"/>
          </w:tcPr>
          <w:p w14:paraId="3F1D136C" w14:textId="14C9B43E" w:rsidR="00056C63" w:rsidRPr="008779D2" w:rsidRDefault="00056C63" w:rsidP="00056C63">
            <w:pPr>
              <w:pStyle w:val="ad"/>
              <w:jc w:val="left"/>
            </w:pPr>
            <w:r w:rsidRPr="008779D2">
              <w:t>Объем работы, услуги (указание объема в текстовом виде) (</w:t>
            </w:r>
            <w:r w:rsidRPr="008779D2">
              <w:rPr>
                <w:lang w:val="en-US"/>
              </w:rPr>
              <w:t>subContractorsSum</w:t>
            </w:r>
            <w:r w:rsidRPr="008779D2">
              <w:t>/</w:t>
            </w:r>
            <w:r w:rsidRPr="008779D2">
              <w:rPr>
                <w:lang w:val="en-US"/>
              </w:rPr>
              <w:t>subContrac</w:t>
            </w:r>
            <w:r w:rsidRPr="008779D2">
              <w:rPr>
                <w:lang w:val="en-US"/>
              </w:rPr>
              <w:lastRenderedPageBreak/>
              <w:t>tors</w:t>
            </w:r>
            <w:r w:rsidRPr="008779D2">
              <w:t>/</w:t>
            </w:r>
            <w:r w:rsidRPr="008779D2">
              <w:rPr>
                <w:lang w:val="en-US"/>
              </w:rPr>
              <w:t>subContractor</w:t>
            </w:r>
            <w:r w:rsidRPr="008779D2">
              <w:t>/</w:t>
            </w:r>
            <w:r w:rsidRPr="008779D2">
              <w:rPr>
                <w:lang w:val="en-US"/>
              </w:rPr>
              <w:t>legalEntityRF</w:t>
            </w:r>
            <w:r w:rsidRPr="008779D2">
              <w:t>/</w:t>
            </w:r>
            <w:r w:rsidRPr="008779D2">
              <w:rPr>
                <w:lang w:val="en-US"/>
              </w:rPr>
              <w:t>subPurchaseObjectsInfo</w:t>
            </w:r>
            <w:r w:rsidRPr="008779D2">
              <w:t>/</w:t>
            </w:r>
            <w:r w:rsidRPr="008779D2">
              <w:rPr>
                <w:lang w:val="en-US"/>
              </w:rPr>
              <w:t>subPurchaseObjectInfo</w:t>
            </w:r>
            <w:r w:rsidRPr="008779D2">
              <w:t>/</w:t>
            </w:r>
            <w:r w:rsidRPr="008779D2">
              <w:rPr>
                <w:lang w:val="en-US"/>
              </w:rPr>
              <w:t>volumeTextForm</w:t>
            </w:r>
            <w:r w:rsidRPr="008779D2">
              <w:t xml:space="preserve"> </w:t>
            </w:r>
            <w:r>
              <w:t>или</w:t>
            </w:r>
            <w:r w:rsidRPr="008779D2">
              <w:t xml:space="preserve"> </w:t>
            </w:r>
            <w:r w:rsidRPr="008779D2">
              <w:rPr>
                <w:lang w:val="en-US"/>
              </w:rPr>
              <w:t>subContractorsSum</w:t>
            </w:r>
            <w:r w:rsidRPr="008779D2">
              <w:t>/</w:t>
            </w:r>
            <w:r w:rsidRPr="008779D2">
              <w:rPr>
                <w:lang w:val="en-US"/>
              </w:rPr>
              <w:t>subContractors</w:t>
            </w:r>
            <w:r w:rsidRPr="008779D2">
              <w:t>/</w:t>
            </w:r>
            <w:r w:rsidRPr="008779D2">
              <w:rPr>
                <w:lang w:val="en-US"/>
              </w:rPr>
              <w:t>subContractor</w:t>
            </w:r>
            <w:r w:rsidRPr="008779D2">
              <w:t>/</w:t>
            </w:r>
            <w:r w:rsidRPr="008779D2">
              <w:rPr>
                <w:lang w:val="en-US"/>
              </w:rPr>
              <w:t>individualBusinessmanRF</w:t>
            </w:r>
            <w:r w:rsidRPr="008779D2">
              <w:t>/</w:t>
            </w:r>
            <w:r w:rsidRPr="008779D2">
              <w:rPr>
                <w:lang w:val="en-US"/>
              </w:rPr>
              <w:t>subPurchaseObjectsInfo</w:t>
            </w:r>
            <w:r w:rsidRPr="008779D2">
              <w:t>/</w:t>
            </w:r>
            <w:r w:rsidRPr="008779D2">
              <w:rPr>
                <w:lang w:val="en-US"/>
              </w:rPr>
              <w:t>subPurchaseObjectInfo</w:t>
            </w:r>
            <w:r w:rsidRPr="008779D2">
              <w:t>/</w:t>
            </w:r>
            <w:r w:rsidRPr="008779D2">
              <w:rPr>
                <w:lang w:val="en-US"/>
              </w:rPr>
              <w:t>volumeTextForm</w:t>
            </w:r>
            <w:r w:rsidRPr="008779D2">
              <w:t>)</w:t>
            </w:r>
          </w:p>
        </w:tc>
        <w:tc>
          <w:tcPr>
            <w:tcW w:w="1474" w:type="pct"/>
            <w:gridSpan w:val="3"/>
          </w:tcPr>
          <w:p w14:paraId="597EFDA2" w14:textId="506814FB" w:rsidR="00056C63" w:rsidRPr="008779D2" w:rsidRDefault="00056C63" w:rsidP="00056C63">
            <w:pPr>
              <w:pStyle w:val="ad"/>
              <w:jc w:val="left"/>
            </w:pPr>
            <w:r>
              <w:lastRenderedPageBreak/>
              <w:t>Поле «</w:t>
            </w:r>
            <w:r w:rsidRPr="008779D2">
              <w:t>Объем работы, услуги (указание объема в текстовом виде)</w:t>
            </w:r>
            <w:r>
              <w:t>»</w:t>
            </w:r>
            <w:r w:rsidRPr="008779D2">
              <w:t xml:space="preserve"> (&lt;</w:t>
            </w:r>
            <w:r>
              <w:rPr>
                <w:lang w:val="en-US"/>
              </w:rPr>
              <w:t>xml</w:t>
            </w:r>
            <w:r w:rsidRPr="008779D2">
              <w:t>-</w:t>
            </w:r>
            <w:r>
              <w:rPr>
                <w:lang w:val="en-US"/>
              </w:rPr>
              <w:t>path</w:t>
            </w:r>
            <w:r w:rsidRPr="008779D2">
              <w:t xml:space="preserve"> </w:t>
            </w:r>
            <w:r>
              <w:t>проверяемого тега</w:t>
            </w:r>
            <w:r w:rsidRPr="008779D2">
              <w:t>&gt;)</w:t>
            </w:r>
            <w:r>
              <w:t xml:space="preserve"> не может быть задано в блоке «</w:t>
            </w:r>
            <w:r w:rsidRPr="008779D2">
              <w:t>Объем  привлече</w:t>
            </w:r>
            <w:r w:rsidRPr="008779D2">
              <w:lastRenderedPageBreak/>
              <w:t>ния к исполнению контракта субподрядчиков</w:t>
            </w:r>
            <w:r>
              <w:t>» (</w:t>
            </w:r>
            <w:r w:rsidRPr="008779D2">
              <w:t>subContractorsSum</w:t>
            </w:r>
            <w:r>
              <w:t>)</w:t>
            </w:r>
          </w:p>
        </w:tc>
        <w:tc>
          <w:tcPr>
            <w:tcW w:w="1395" w:type="pct"/>
            <w:gridSpan w:val="3"/>
          </w:tcPr>
          <w:p w14:paraId="77D5232A" w14:textId="7FD9B56C" w:rsidR="00056C63" w:rsidRPr="008779D2" w:rsidRDefault="00056C63" w:rsidP="00056C63">
            <w:pPr>
              <w:pStyle w:val="ad"/>
              <w:jc w:val="left"/>
            </w:pPr>
            <w:r>
              <w:lastRenderedPageBreak/>
              <w:t>Поле «</w:t>
            </w:r>
            <w:r w:rsidRPr="008779D2">
              <w:t>Объем работы, услуги (указание объема в текстовом виде)</w:t>
            </w:r>
            <w:r>
              <w:t>»</w:t>
            </w:r>
            <w:r w:rsidRPr="008779D2">
              <w:t xml:space="preserve"> (&lt;</w:t>
            </w:r>
            <w:r>
              <w:rPr>
                <w:lang w:val="en-US"/>
              </w:rPr>
              <w:t>xml</w:t>
            </w:r>
            <w:r w:rsidRPr="008779D2">
              <w:t>-</w:t>
            </w:r>
            <w:r>
              <w:rPr>
                <w:lang w:val="en-US"/>
              </w:rPr>
              <w:t>path</w:t>
            </w:r>
            <w:r w:rsidRPr="008779D2">
              <w:t xml:space="preserve"> </w:t>
            </w:r>
            <w:r>
              <w:t>проверяемого тега</w:t>
            </w:r>
            <w:r w:rsidRPr="008779D2">
              <w:t>&gt;)</w:t>
            </w:r>
            <w:r>
              <w:t xml:space="preserve"> не может быть задано в блоке «</w:t>
            </w:r>
            <w:r w:rsidRPr="008779D2">
              <w:t xml:space="preserve">Объем  </w:t>
            </w:r>
            <w:r w:rsidRPr="008779D2">
              <w:lastRenderedPageBreak/>
              <w:t>привлечения к исполнению контракта субподрядчиков</w:t>
            </w:r>
            <w:r>
              <w:t>» (</w:t>
            </w:r>
            <w:r w:rsidRPr="008779D2">
              <w:t>subContractorsSum</w:t>
            </w:r>
            <w:r>
              <w:t>)</w:t>
            </w:r>
          </w:p>
        </w:tc>
      </w:tr>
      <w:tr w:rsidR="00056C63" w:rsidRPr="008779D2" w14:paraId="57FE0FB5" w14:textId="77777777" w:rsidTr="00AA184A">
        <w:trPr>
          <w:trHeight w:val="348"/>
        </w:trPr>
        <w:tc>
          <w:tcPr>
            <w:tcW w:w="841" w:type="pct"/>
            <w:gridSpan w:val="2"/>
          </w:tcPr>
          <w:p w14:paraId="25792D23" w14:textId="464400F3" w:rsidR="00056C63" w:rsidRPr="004E44D4" w:rsidRDefault="00056C63" w:rsidP="00056C63">
            <w:pPr>
              <w:pStyle w:val="ad"/>
              <w:jc w:val="left"/>
              <w:rPr>
                <w:lang w:val="en-US"/>
              </w:rPr>
            </w:pPr>
            <w:bookmarkStart w:id="70" w:name="РК_ИК_0492"/>
            <w:r w:rsidRPr="00523C76">
              <w:lastRenderedPageBreak/>
              <w:t>РК_ИК_049</w:t>
            </w:r>
            <w:r>
              <w:rPr>
                <w:lang w:val="en-US"/>
              </w:rPr>
              <w:t>2</w:t>
            </w:r>
            <w:bookmarkEnd w:id="70"/>
          </w:p>
        </w:tc>
        <w:tc>
          <w:tcPr>
            <w:tcW w:w="234" w:type="pct"/>
            <w:gridSpan w:val="2"/>
          </w:tcPr>
          <w:p w14:paraId="34C552E9" w14:textId="77777777" w:rsidR="00056C63" w:rsidRPr="000E4FE8" w:rsidRDefault="00056C63" w:rsidP="00056C63">
            <w:pPr>
              <w:pStyle w:val="ad"/>
              <w:jc w:val="left"/>
            </w:pPr>
          </w:p>
        </w:tc>
        <w:tc>
          <w:tcPr>
            <w:tcW w:w="1056" w:type="pct"/>
            <w:gridSpan w:val="2"/>
          </w:tcPr>
          <w:p w14:paraId="110A7B28" w14:textId="1C033716" w:rsidR="00056C63" w:rsidRPr="004E44D4" w:rsidRDefault="00056C63" w:rsidP="00056C63">
            <w:pPr>
              <w:pStyle w:val="ad"/>
              <w:jc w:val="left"/>
              <w:rPr>
                <w:lang w:val="en-US"/>
              </w:rPr>
            </w:pPr>
            <w:r w:rsidRPr="00D86B4C">
              <w:t>Поле</w:t>
            </w:r>
            <w:r w:rsidRPr="00D86B4C">
              <w:rPr>
                <w:lang w:val="en-US"/>
              </w:rPr>
              <w:t xml:space="preserve"> «</w:t>
            </w:r>
            <w:r w:rsidRPr="00523C76">
              <w:rPr>
                <w:lang w:val="en-US"/>
              </w:rPr>
              <w:t xml:space="preserve"> </w:t>
            </w:r>
            <w:r w:rsidRPr="00523C76">
              <w:t>Код</w:t>
            </w:r>
            <w:r w:rsidRPr="00523C76">
              <w:rPr>
                <w:lang w:val="en-US"/>
              </w:rPr>
              <w:t xml:space="preserve"> </w:t>
            </w:r>
            <w:r w:rsidRPr="00523C76">
              <w:t>ставки</w:t>
            </w:r>
            <w:r w:rsidRPr="00523C76">
              <w:rPr>
                <w:lang w:val="en-US"/>
              </w:rPr>
              <w:t xml:space="preserve"> </w:t>
            </w:r>
            <w:r w:rsidRPr="00523C76">
              <w:t>НДС</w:t>
            </w:r>
            <w:r w:rsidRPr="00D86B4C">
              <w:rPr>
                <w:lang w:val="en-US"/>
              </w:rPr>
              <w:t>» (</w:t>
            </w:r>
            <w:r w:rsidRPr="004E44D4">
              <w:rPr>
                <w:lang w:val="en-US"/>
              </w:rPr>
              <w:t>subPurchaseObjectsInfo</w:t>
            </w:r>
            <w:r w:rsidRPr="00D86B4C">
              <w:rPr>
                <w:lang w:val="en-US"/>
              </w:rPr>
              <w:t>/</w:t>
            </w:r>
            <w:r w:rsidRPr="004E44D4">
              <w:rPr>
                <w:lang w:val="en-US"/>
              </w:rPr>
              <w:t>subPurchaseObjectInfo</w:t>
            </w:r>
            <w:r>
              <w:rPr>
                <w:lang w:val="en-US"/>
              </w:rPr>
              <w:t>/</w:t>
            </w:r>
            <w:r w:rsidRPr="00523C76">
              <w:rPr>
                <w:lang w:val="en-US"/>
              </w:rPr>
              <w:t xml:space="preserve"> VATRateInfo</w:t>
            </w:r>
            <w:r>
              <w:rPr>
                <w:lang w:val="en-US"/>
              </w:rPr>
              <w:t>/</w:t>
            </w:r>
            <w:r w:rsidRPr="00523C76">
              <w:rPr>
                <w:lang w:val="en-US"/>
              </w:rPr>
              <w:t xml:space="preserve"> VATCode</w:t>
            </w:r>
            <w:r>
              <w:rPr>
                <w:lang w:val="en-US"/>
              </w:rPr>
              <w:t>)</w:t>
            </w:r>
          </w:p>
        </w:tc>
        <w:tc>
          <w:tcPr>
            <w:tcW w:w="1474" w:type="pct"/>
            <w:gridSpan w:val="3"/>
          </w:tcPr>
          <w:p w14:paraId="0B9A9961" w14:textId="77777777" w:rsidR="00056C63" w:rsidRDefault="00056C63" w:rsidP="00056C63">
            <w:pPr>
              <w:pStyle w:val="ad"/>
              <w:jc w:val="left"/>
            </w:pPr>
            <w:r>
              <w:t>1) При приеме первой версии сведений о контракте к</w:t>
            </w:r>
            <w:r w:rsidRPr="00D86B4C">
              <w:t xml:space="preserve">онтролируется наличие значения </w:t>
            </w:r>
            <w:r>
              <w:t xml:space="preserve">в актуальном состоянии </w:t>
            </w:r>
            <w:r w:rsidRPr="00D86B4C">
              <w:t xml:space="preserve">в справочнике </w:t>
            </w:r>
            <w:r>
              <w:t>«</w:t>
            </w:r>
            <w:r w:rsidRPr="00523C76">
              <w:t>Ставки НДС</w:t>
            </w:r>
            <w:r>
              <w:t>»</w:t>
            </w:r>
            <w:r w:rsidRPr="00523C76">
              <w:t xml:space="preserve"> (nsiVATList).</w:t>
            </w:r>
          </w:p>
          <w:p w14:paraId="5A235E15" w14:textId="44FAD71C" w:rsidR="00056C63" w:rsidRDefault="00056C63" w:rsidP="00056C63">
            <w:pPr>
              <w:pStyle w:val="ad"/>
              <w:jc w:val="left"/>
            </w:pPr>
            <w:r>
              <w:t>2) При приеме второй и последующей версии сведений о контракте к</w:t>
            </w:r>
            <w:r w:rsidRPr="00D86B4C">
              <w:t xml:space="preserve">онтролируется наличие значения </w:t>
            </w:r>
            <w:r>
              <w:t xml:space="preserve">в ЛЮБОМ состоянии </w:t>
            </w:r>
            <w:r w:rsidRPr="00D86B4C">
              <w:t xml:space="preserve">в справочнике </w:t>
            </w:r>
            <w:r>
              <w:t>«</w:t>
            </w:r>
            <w:r w:rsidRPr="00523C76">
              <w:t>Ставки НДС</w:t>
            </w:r>
            <w:r>
              <w:t>»</w:t>
            </w:r>
            <w:r w:rsidRPr="00523C76">
              <w:t xml:space="preserve"> (nsiVATList).</w:t>
            </w:r>
          </w:p>
        </w:tc>
        <w:tc>
          <w:tcPr>
            <w:tcW w:w="1395" w:type="pct"/>
            <w:gridSpan w:val="3"/>
          </w:tcPr>
          <w:p w14:paraId="19DD4072" w14:textId="12087A75" w:rsidR="00056C63" w:rsidRDefault="00056C63" w:rsidP="00056C63">
            <w:pPr>
              <w:pStyle w:val="ad"/>
              <w:jc w:val="left"/>
            </w:pPr>
            <w:r>
              <w:t>Код</w:t>
            </w:r>
            <w:r w:rsidRPr="00BF2163">
              <w:t xml:space="preserve"> &lt;</w:t>
            </w:r>
            <w:r>
              <w:t>значение проверяемого поля</w:t>
            </w:r>
            <w:r w:rsidRPr="00BF2163">
              <w:t xml:space="preserve">&gt; </w:t>
            </w:r>
            <w:r>
              <w:t>указанный</w:t>
            </w:r>
            <w:r w:rsidRPr="00BF2163">
              <w:t xml:space="preserve"> </w:t>
            </w:r>
            <w:r>
              <w:t>в</w:t>
            </w:r>
            <w:r w:rsidRPr="00BF2163">
              <w:t xml:space="preserve"> </w:t>
            </w:r>
            <w:r>
              <w:t>поле</w:t>
            </w:r>
            <w:r w:rsidRPr="00BF2163">
              <w:t xml:space="preserve"> </w:t>
            </w:r>
            <w:r w:rsidRPr="004E44D4">
              <w:rPr>
                <w:lang w:val="en-US"/>
              </w:rPr>
              <w:t>subPurchaseObjectsInfo</w:t>
            </w:r>
            <w:r w:rsidRPr="004E44D4">
              <w:t>/</w:t>
            </w:r>
            <w:r w:rsidRPr="004E44D4">
              <w:rPr>
                <w:lang w:val="en-US"/>
              </w:rPr>
              <w:t>subPurchaseObjectInfo</w:t>
            </w:r>
            <w:r w:rsidRPr="004E44D4">
              <w:t xml:space="preserve">/ </w:t>
            </w:r>
            <w:r w:rsidRPr="00523C76">
              <w:rPr>
                <w:lang w:val="en-US"/>
              </w:rPr>
              <w:t>VATRateInfo</w:t>
            </w:r>
            <w:r w:rsidRPr="004E44D4">
              <w:t xml:space="preserve">/ </w:t>
            </w:r>
            <w:r w:rsidRPr="00523C76">
              <w:rPr>
                <w:lang w:val="en-US"/>
              </w:rPr>
              <w:t>VATCode</w:t>
            </w:r>
            <w:r w:rsidRPr="00523C76">
              <w:t>)</w:t>
            </w:r>
            <w:r>
              <w:t xml:space="preserve"> не найден в справочнике </w:t>
            </w:r>
            <w:r w:rsidRPr="00523C76">
              <w:t>Ставки НДС" (nsiVATList).</w:t>
            </w:r>
          </w:p>
        </w:tc>
      </w:tr>
      <w:tr w:rsidR="00056C63" w:rsidRPr="008779D2" w14:paraId="7B1F529C" w14:textId="77777777" w:rsidTr="00607574">
        <w:trPr>
          <w:trHeight w:val="348"/>
        </w:trPr>
        <w:tc>
          <w:tcPr>
            <w:tcW w:w="841" w:type="pct"/>
            <w:gridSpan w:val="2"/>
          </w:tcPr>
          <w:p w14:paraId="0D8A7039" w14:textId="4A986B19" w:rsidR="00056C63" w:rsidRPr="004E44D4" w:rsidRDefault="00056C63" w:rsidP="00056C63">
            <w:pPr>
              <w:pStyle w:val="ad"/>
              <w:jc w:val="left"/>
              <w:rPr>
                <w:lang w:val="en-US"/>
              </w:rPr>
            </w:pPr>
            <w:bookmarkStart w:id="71" w:name="РК_ИК_0493"/>
            <w:r w:rsidRPr="001E30F2">
              <w:t>РК_ИК_</w:t>
            </w:r>
            <w:r>
              <w:rPr>
                <w:lang w:val="en-US"/>
              </w:rPr>
              <w:t>0493</w:t>
            </w:r>
            <w:bookmarkEnd w:id="71"/>
          </w:p>
        </w:tc>
        <w:tc>
          <w:tcPr>
            <w:tcW w:w="4159" w:type="pct"/>
            <w:gridSpan w:val="10"/>
          </w:tcPr>
          <w:p w14:paraId="3A9B83E2" w14:textId="61A55571" w:rsidR="00056C63" w:rsidRPr="0022379B" w:rsidRDefault="00056C63" w:rsidP="00056C63">
            <w:pPr>
              <w:pStyle w:val="ad"/>
              <w:jc w:val="left"/>
            </w:pPr>
            <w:r>
              <w:t xml:space="preserve">Аналогичен </w:t>
            </w:r>
            <w:r>
              <w:fldChar w:fldCharType="begin"/>
            </w:r>
            <w:r>
              <w:instrText xml:space="preserve"> REF РК_ИК_0492 \h </w:instrText>
            </w:r>
            <w:r>
              <w:fldChar w:fldCharType="separate"/>
            </w:r>
            <w:r w:rsidRPr="00523C76">
              <w:t>РК_ИК_049</w:t>
            </w:r>
            <w:r>
              <w:rPr>
                <w:lang w:val="en-US"/>
              </w:rPr>
              <w:t>2</w:t>
            </w:r>
            <w:r>
              <w:fldChar w:fldCharType="end"/>
            </w:r>
          </w:p>
        </w:tc>
      </w:tr>
      <w:tr w:rsidR="00056C63" w:rsidRPr="001E30F2" w14:paraId="3C728E5A" w14:textId="77777777" w:rsidTr="00AA184A">
        <w:trPr>
          <w:trHeight w:val="348"/>
        </w:trPr>
        <w:tc>
          <w:tcPr>
            <w:tcW w:w="841" w:type="pct"/>
            <w:gridSpan w:val="2"/>
          </w:tcPr>
          <w:p w14:paraId="4853E680" w14:textId="4BA88E8E" w:rsidR="00056C63" w:rsidRPr="001E30F2" w:rsidRDefault="00056C63" w:rsidP="00056C63">
            <w:pPr>
              <w:pStyle w:val="ad"/>
              <w:jc w:val="left"/>
              <w:rPr>
                <w:lang w:val="en-US"/>
              </w:rPr>
            </w:pPr>
            <w:r w:rsidRPr="001E30F2">
              <w:t>РК_ИК_030</w:t>
            </w:r>
            <w:r>
              <w:t>1</w:t>
            </w:r>
          </w:p>
        </w:tc>
        <w:tc>
          <w:tcPr>
            <w:tcW w:w="234" w:type="pct"/>
            <w:gridSpan w:val="2"/>
          </w:tcPr>
          <w:p w14:paraId="55BE8E8C" w14:textId="77777777" w:rsidR="00056C63" w:rsidRPr="000E4FE8" w:rsidRDefault="00056C63" w:rsidP="00056C63">
            <w:pPr>
              <w:pStyle w:val="ad"/>
              <w:jc w:val="left"/>
            </w:pPr>
          </w:p>
        </w:tc>
        <w:tc>
          <w:tcPr>
            <w:tcW w:w="1056" w:type="pct"/>
            <w:gridSpan w:val="2"/>
          </w:tcPr>
          <w:p w14:paraId="74C2F4DF" w14:textId="23065B11" w:rsidR="00056C63" w:rsidRPr="001E30F2" w:rsidRDefault="00056C63" w:rsidP="00056C63">
            <w:pPr>
              <w:pStyle w:val="ad"/>
              <w:jc w:val="left"/>
            </w:pPr>
            <w:r>
              <w:t>«</w:t>
            </w:r>
            <w:r w:rsidRPr="001E30F2">
              <w:t>Родительский предмет контракта (объект закупки)</w:t>
            </w:r>
            <w:r>
              <w:t>»</w:t>
            </w:r>
            <w:r w:rsidRPr="001E30F2">
              <w:t xml:space="preserve"> (</w:t>
            </w:r>
            <w:r w:rsidRPr="001E30F2">
              <w:rPr>
                <w:lang w:val="en-US"/>
              </w:rPr>
              <w:t>subContractorsSum</w:t>
            </w:r>
            <w:r w:rsidRPr="001E30F2">
              <w:t>/</w:t>
            </w:r>
            <w:r w:rsidRPr="001E30F2">
              <w:rPr>
                <w:lang w:val="en-US"/>
              </w:rPr>
              <w:t>subContractors</w:t>
            </w:r>
            <w:r w:rsidRPr="001E30F2">
              <w:t>/</w:t>
            </w:r>
            <w:r w:rsidRPr="001E30F2">
              <w:rPr>
                <w:lang w:val="en-US"/>
              </w:rPr>
              <w:t>subContractor</w:t>
            </w:r>
            <w:r w:rsidRPr="001E30F2">
              <w:t>/</w:t>
            </w:r>
            <w:r w:rsidRPr="001E30F2">
              <w:rPr>
                <w:lang w:val="en-US"/>
              </w:rPr>
              <w:t>legalEntityRF</w:t>
            </w:r>
            <w:r w:rsidRPr="001E30F2">
              <w:t>/</w:t>
            </w:r>
            <w:r w:rsidRPr="001E30F2">
              <w:rPr>
                <w:lang w:val="en-US"/>
              </w:rPr>
              <w:t>subPurchaseObjectsInfo</w:t>
            </w:r>
            <w:r w:rsidRPr="001E30F2">
              <w:t>/</w:t>
            </w:r>
            <w:r w:rsidRPr="001E30F2">
              <w:rPr>
                <w:lang w:val="en-US"/>
              </w:rPr>
              <w:t>subPurchaseObjectInfo</w:t>
            </w:r>
            <w:r w:rsidRPr="001E30F2">
              <w:t>/</w:t>
            </w:r>
            <w:r w:rsidRPr="001E30F2">
              <w:rPr>
                <w:lang w:val="en-US"/>
              </w:rPr>
              <w:t>parentContractSubject</w:t>
            </w:r>
          </w:p>
          <w:p w14:paraId="5CDF0B1A" w14:textId="77777777" w:rsidR="00056C63" w:rsidRPr="001E30F2" w:rsidRDefault="00056C63" w:rsidP="00056C63">
            <w:pPr>
              <w:pStyle w:val="ad"/>
              <w:jc w:val="left"/>
              <w:rPr>
                <w:lang w:val="en-US"/>
              </w:rPr>
            </w:pPr>
            <w:r>
              <w:t>ИЛИ</w:t>
            </w:r>
          </w:p>
          <w:p w14:paraId="0A6F66BB" w14:textId="2E1F4D34" w:rsidR="00056C63" w:rsidRPr="001E30F2" w:rsidRDefault="00056C63" w:rsidP="00056C63">
            <w:pPr>
              <w:pStyle w:val="ad"/>
              <w:jc w:val="left"/>
              <w:rPr>
                <w:lang w:val="en-US"/>
              </w:rPr>
            </w:pPr>
            <w:r w:rsidRPr="001E30F2">
              <w:rPr>
                <w:lang w:val="en-US"/>
              </w:rPr>
              <w:lastRenderedPageBreak/>
              <w:t>subContractorsSum/subContractors/subContractor/individualBusinessmanRF/subPurchaseObjectsInfo/subPurchaseObjectInfo/parentContractSubject</w:t>
            </w:r>
            <w:r>
              <w:rPr>
                <w:lang w:val="en-US"/>
              </w:rPr>
              <w:t>)</w:t>
            </w:r>
          </w:p>
        </w:tc>
        <w:tc>
          <w:tcPr>
            <w:tcW w:w="1474" w:type="pct"/>
            <w:gridSpan w:val="3"/>
          </w:tcPr>
          <w:p w14:paraId="6EC4CD8D" w14:textId="2EF1138D" w:rsidR="00056C63" w:rsidRPr="001E30F2" w:rsidRDefault="00056C63" w:rsidP="00056C63">
            <w:pPr>
              <w:pStyle w:val="ad"/>
              <w:jc w:val="left"/>
            </w:pPr>
            <w:r>
              <w:lastRenderedPageBreak/>
              <w:t xml:space="preserve">Если в пакете заполнен проверяемый блок, то срабатывает контроль. </w:t>
            </w:r>
          </w:p>
        </w:tc>
        <w:tc>
          <w:tcPr>
            <w:tcW w:w="1395" w:type="pct"/>
            <w:gridSpan w:val="3"/>
          </w:tcPr>
          <w:p w14:paraId="0F0E8E37" w14:textId="105DB76C" w:rsidR="00056C63" w:rsidRPr="001E30F2" w:rsidRDefault="00056C63" w:rsidP="00056C63">
            <w:pPr>
              <w:pStyle w:val="ad"/>
              <w:jc w:val="left"/>
            </w:pPr>
            <w:r>
              <w:t>Не допускается прием блока «</w:t>
            </w:r>
            <w:r w:rsidRPr="001E30F2">
              <w:t>Родительский предмет контракта (объект закупки)</w:t>
            </w:r>
            <w:r>
              <w:t>» (</w:t>
            </w:r>
            <w:r w:rsidRPr="001E30F2">
              <w:t>&lt;</w:t>
            </w:r>
            <w:r>
              <w:rPr>
                <w:lang w:val="en-US"/>
              </w:rPr>
              <w:t>xml</w:t>
            </w:r>
            <w:r w:rsidRPr="002A014F">
              <w:t>-</w:t>
            </w:r>
            <w:r>
              <w:rPr>
                <w:lang w:val="en-US"/>
              </w:rPr>
              <w:t>path</w:t>
            </w:r>
            <w:r>
              <w:t xml:space="preserve"> проверяемого поля</w:t>
            </w:r>
            <w:r w:rsidRPr="001E30F2">
              <w:t>&gt;</w:t>
            </w:r>
            <w:r>
              <w:t>) в сведениях</w:t>
            </w:r>
            <w:r w:rsidRPr="002A014F">
              <w:t xml:space="preserve"> о субподрядчиках, соисполнителях (СМП, СОНО)</w:t>
            </w:r>
          </w:p>
        </w:tc>
      </w:tr>
      <w:tr w:rsidR="00056C63" w:rsidRPr="000E4FE8" w14:paraId="381BDC75" w14:textId="77777777" w:rsidTr="006606E5">
        <w:trPr>
          <w:trHeight w:val="348"/>
        </w:trPr>
        <w:tc>
          <w:tcPr>
            <w:tcW w:w="5000" w:type="pct"/>
            <w:gridSpan w:val="12"/>
          </w:tcPr>
          <w:p w14:paraId="5951F474" w14:textId="3E0043AB" w:rsidR="00056C63" w:rsidRDefault="00056C63" w:rsidP="00056C63">
            <w:pPr>
              <w:pStyle w:val="ad"/>
              <w:jc w:val="left"/>
            </w:pPr>
            <w:r>
              <w:t>Поле «</w:t>
            </w:r>
            <w:r w:rsidRPr="00197CDC">
              <w:t>Количество этапов контракта</w:t>
            </w:r>
            <w:r>
              <w:t>» (</w:t>
            </w:r>
            <w:r w:rsidRPr="00197CDC">
              <w:t>quantityContractStages</w:t>
            </w:r>
            <w:r>
              <w:t xml:space="preserve">). Игнорируем при приеме, заполняем на основании количества блоков </w:t>
            </w:r>
            <w:r w:rsidRPr="00872DCA">
              <w:t>executionPeriod/stages</w:t>
            </w:r>
            <w:r>
              <w:t xml:space="preserve"> (в том числе в случае автоматического заполнения этапов на основании РЭК). Заполняем при выгрузке.</w:t>
            </w:r>
          </w:p>
        </w:tc>
      </w:tr>
      <w:tr w:rsidR="00056C63" w:rsidRPr="002D2859" w14:paraId="2ECB4FC2" w14:textId="77777777" w:rsidTr="00F427CD">
        <w:trPr>
          <w:trHeight w:val="348"/>
        </w:trPr>
        <w:tc>
          <w:tcPr>
            <w:tcW w:w="5000" w:type="pct"/>
            <w:gridSpan w:val="12"/>
          </w:tcPr>
          <w:p w14:paraId="2C936D0D" w14:textId="2FB89713" w:rsidR="00056C63" w:rsidRPr="002D2859" w:rsidRDefault="00056C63" w:rsidP="00056C63">
            <w:pPr>
              <w:pStyle w:val="ad"/>
              <w:jc w:val="left"/>
            </w:pPr>
          </w:p>
        </w:tc>
      </w:tr>
      <w:tr w:rsidR="00056C63" w:rsidRPr="00656D6C" w14:paraId="56662599" w14:textId="77777777" w:rsidTr="00F427CD">
        <w:trPr>
          <w:trHeight w:val="348"/>
        </w:trPr>
        <w:tc>
          <w:tcPr>
            <w:tcW w:w="5000" w:type="pct"/>
            <w:gridSpan w:val="12"/>
          </w:tcPr>
          <w:p w14:paraId="473AAD2A" w14:textId="65B630D7" w:rsidR="00056C63" w:rsidRPr="00163EA4" w:rsidRDefault="00056C63" w:rsidP="00056C63">
            <w:pPr>
              <w:pStyle w:val="ad"/>
              <w:jc w:val="center"/>
              <w:rPr>
                <w:b/>
                <w:bCs/>
              </w:rPr>
            </w:pPr>
            <w:r w:rsidRPr="00163EA4">
              <w:rPr>
                <w:b/>
                <w:bCs/>
              </w:rPr>
              <w:t>Блок «Срок исполнения контракта» (</w:t>
            </w:r>
            <w:r w:rsidRPr="00163EA4">
              <w:rPr>
                <w:b/>
                <w:bCs/>
                <w:lang w:val="en-US"/>
              </w:rPr>
              <w:t>executionPeriod</w:t>
            </w:r>
            <w:r w:rsidRPr="00163EA4">
              <w:rPr>
                <w:b/>
                <w:bCs/>
              </w:rPr>
              <w:t>).</w:t>
            </w:r>
          </w:p>
          <w:p w14:paraId="2E1A1854" w14:textId="556B0617" w:rsidR="00056C63" w:rsidRDefault="00056C63" w:rsidP="00056C63">
            <w:pPr>
              <w:pStyle w:val="ad"/>
            </w:pPr>
            <w:r>
              <w:t xml:space="preserve">При приеме проекта первоначальной версии, сформированного на основании электронного контракта в структурированном виде </w:t>
            </w:r>
            <w:r w:rsidRPr="005F3A3F">
              <w:t xml:space="preserve">блок </w:t>
            </w:r>
            <w:r w:rsidRPr="005F3A3F">
              <w:rPr>
                <w:bCs/>
              </w:rPr>
              <w:t>«Срок исполнения контракта» (</w:t>
            </w:r>
            <w:r w:rsidRPr="005F3A3F">
              <w:rPr>
                <w:bCs/>
                <w:lang w:val="en-US"/>
              </w:rPr>
              <w:t>executionPeriod</w:t>
            </w:r>
            <w:r w:rsidRPr="005F3A3F">
              <w:rPr>
                <w:bCs/>
              </w:rPr>
              <w:t>)</w:t>
            </w:r>
            <w:r w:rsidRPr="005F3A3F">
              <w:t>, игнорируется при приеме, заполняется автоматически</w:t>
            </w:r>
            <w:r w:rsidRPr="009C09F6">
              <w:t xml:space="preserve"> из электронного контракта в структурированном виде. В данном</w:t>
            </w:r>
            <w:r w:rsidRPr="00E86F09">
              <w:t xml:space="preserve"> случае над данным блоком не должны</w:t>
            </w:r>
            <w:r>
              <w:t xml:space="preserve"> вызываться никакие контроли.</w:t>
            </w:r>
          </w:p>
          <w:p w14:paraId="3A240A3C" w14:textId="77777777" w:rsidR="00056C63" w:rsidRDefault="00056C63" w:rsidP="00056C63">
            <w:pPr>
              <w:pStyle w:val="ad"/>
            </w:pPr>
          </w:p>
          <w:p w14:paraId="13A970B9" w14:textId="47F065D3" w:rsidR="00056C63" w:rsidRPr="00334982" w:rsidRDefault="00056C63" w:rsidP="00056C63">
            <w:pPr>
              <w:pStyle w:val="ad"/>
              <w:jc w:val="left"/>
            </w:pPr>
            <w:r w:rsidRPr="00334982">
              <w:t xml:space="preserve">Требования к автоматическому заполнению блока </w:t>
            </w:r>
            <w:r w:rsidRPr="00334982">
              <w:rPr>
                <w:bCs/>
              </w:rPr>
              <w:t>«Срок исполнения контракта» (</w:t>
            </w:r>
            <w:r w:rsidRPr="00334982">
              <w:rPr>
                <w:bCs/>
                <w:lang w:val="en-US"/>
              </w:rPr>
              <w:t>executionPeriod</w:t>
            </w:r>
            <w:r w:rsidRPr="00334982">
              <w:rPr>
                <w:bCs/>
              </w:rPr>
              <w:t>)</w:t>
            </w:r>
            <w:r w:rsidRPr="00334982">
              <w:t xml:space="preserve"> при приеме проекта первоначальной версии, сформированного на основании электронного контракта в структурированном виде:</w:t>
            </w:r>
          </w:p>
          <w:p w14:paraId="6C7F3AA6" w14:textId="4C6478E1" w:rsidR="00056C63" w:rsidRDefault="00056C63" w:rsidP="00056C63">
            <w:pPr>
              <w:pStyle w:val="ad"/>
              <w:numPr>
                <w:ilvl w:val="0"/>
                <w:numId w:val="207"/>
              </w:numPr>
              <w:jc w:val="left"/>
            </w:pPr>
            <w:r>
              <w:t>поле</w:t>
            </w:r>
            <w:r w:rsidRPr="00225315">
              <w:t xml:space="preserve"> «Дата начала исполнения контракта» (</w:t>
            </w:r>
            <w:r w:rsidRPr="00225315">
              <w:rPr>
                <w:lang w:val="en-US"/>
              </w:rPr>
              <w:t>executionPeriod</w:t>
            </w:r>
            <w:r w:rsidRPr="00225315">
              <w:t>/</w:t>
            </w:r>
            <w:r w:rsidRPr="00225315">
              <w:rPr>
                <w:lang w:val="en-US"/>
              </w:rPr>
              <w:t>startDate</w:t>
            </w:r>
            <w:r w:rsidRPr="00225315">
              <w:t>)</w:t>
            </w:r>
            <w:r>
              <w:t xml:space="preserve"> заполняется</w:t>
            </w:r>
            <w:r w:rsidRPr="0077768A">
              <w:t xml:space="preserve"> </w:t>
            </w:r>
            <w:r>
              <w:t>в соответствии с алгоритмом, который приведен в столбце «</w:t>
            </w:r>
            <w:r w:rsidRPr="009507F5">
              <w:t>При создании СГК на базе РЭК</w:t>
            </w:r>
            <w:r>
              <w:t>» для поля «</w:t>
            </w:r>
            <w:r w:rsidRPr="00823150">
              <w:t>Дата начала исполнения контракта</w:t>
            </w:r>
            <w:r>
              <w:t xml:space="preserve">» таблицы 3 </w:t>
            </w:r>
            <w:r w:rsidRPr="00D60234">
              <w:t xml:space="preserve">Описание требований </w:t>
            </w:r>
            <w:r>
              <w:t xml:space="preserve">к </w:t>
            </w:r>
            <w:r w:rsidRPr="00823150">
              <w:t>полям редактирования блока «</w:t>
            </w:r>
            <w:r>
              <w:t>Общие данные</w:t>
            </w:r>
            <w:r w:rsidRPr="006B163C">
              <w:rPr>
                <w:rFonts w:eastAsiaTheme="majorEastAsia"/>
              </w:rPr>
              <w:t>» вкладки «Общая информация»</w:t>
            </w:r>
            <w:r>
              <w:rPr>
                <w:rFonts w:eastAsiaTheme="majorEastAsia"/>
              </w:rPr>
              <w:t xml:space="preserve"> спецификации, приложенной к задаче </w:t>
            </w:r>
            <w:r w:rsidRPr="0077768A">
              <w:rPr>
                <w:rFonts w:eastAsiaTheme="majorEastAsia"/>
              </w:rPr>
              <w:t>FCSNF-1</w:t>
            </w:r>
            <w:r>
              <w:rPr>
                <w:rFonts w:eastAsiaTheme="majorEastAsia"/>
              </w:rPr>
              <w:t>8129</w:t>
            </w:r>
            <w:r>
              <w:t xml:space="preserve">. </w:t>
            </w:r>
            <w:r w:rsidRPr="00A6707E">
              <w:t>При приеме изменений СГК, если признак "Документ на базе РЭК" установлен, то игнорируется при приеме и заполняется автоматически на основании связ</w:t>
            </w:r>
            <w:r>
              <w:t>анного ДС.</w:t>
            </w:r>
          </w:p>
          <w:p w14:paraId="379D49EB" w14:textId="64DE7F85" w:rsidR="00056C63" w:rsidRDefault="00056C63" w:rsidP="00056C63">
            <w:pPr>
              <w:pStyle w:val="ad"/>
              <w:numPr>
                <w:ilvl w:val="0"/>
                <w:numId w:val="207"/>
              </w:numPr>
              <w:jc w:val="left"/>
            </w:pPr>
            <w:r>
              <w:t>поле «</w:t>
            </w:r>
            <w:r w:rsidRPr="00225315">
              <w:t>Дата окончания исполнения контракта</w:t>
            </w:r>
            <w:r>
              <w:t>» (</w:t>
            </w:r>
            <w:r w:rsidRPr="00225315">
              <w:t>executionPeriod/endDate</w:t>
            </w:r>
            <w:r>
              <w:t>) заполняется</w:t>
            </w:r>
            <w:r w:rsidRPr="0077768A">
              <w:t xml:space="preserve"> </w:t>
            </w:r>
            <w:r>
              <w:t>в соответствии с алгоритмом, который приведен в столбце «</w:t>
            </w:r>
            <w:r w:rsidRPr="009507F5">
              <w:t>При создании СГК на базе РЭК</w:t>
            </w:r>
            <w:r>
              <w:t>» для поля «</w:t>
            </w:r>
            <w:r w:rsidRPr="00823150">
              <w:t xml:space="preserve">Дата </w:t>
            </w:r>
            <w:r>
              <w:t>окончания</w:t>
            </w:r>
            <w:r w:rsidRPr="00823150">
              <w:t xml:space="preserve"> исполнения контракта</w:t>
            </w:r>
            <w:r>
              <w:t xml:space="preserve">» таблицы 3 </w:t>
            </w:r>
            <w:r w:rsidRPr="00D60234">
              <w:t xml:space="preserve">Описание требований </w:t>
            </w:r>
            <w:r>
              <w:t xml:space="preserve">к </w:t>
            </w:r>
            <w:r w:rsidRPr="00823150">
              <w:t>полям редактирования блока «</w:t>
            </w:r>
            <w:r>
              <w:t>Общие данные</w:t>
            </w:r>
            <w:r w:rsidRPr="006B163C">
              <w:rPr>
                <w:rFonts w:eastAsiaTheme="majorEastAsia"/>
              </w:rPr>
              <w:t>» вкладки «Общая информация»</w:t>
            </w:r>
            <w:r>
              <w:rPr>
                <w:rFonts w:eastAsiaTheme="majorEastAsia"/>
              </w:rPr>
              <w:t xml:space="preserve"> спецификации, приложенной к задаче </w:t>
            </w:r>
            <w:r w:rsidRPr="0077768A">
              <w:rPr>
                <w:rFonts w:eastAsiaTheme="majorEastAsia"/>
              </w:rPr>
              <w:t>FCSNF-1</w:t>
            </w:r>
            <w:r>
              <w:rPr>
                <w:rFonts w:eastAsiaTheme="majorEastAsia"/>
              </w:rPr>
              <w:t>8129</w:t>
            </w:r>
            <w:r>
              <w:t xml:space="preserve">. </w:t>
            </w:r>
            <w:r w:rsidRPr="00A6707E">
              <w:t>При приеме изменений СГК, если признак "Документ</w:t>
            </w:r>
            <w:r>
              <w:t xml:space="preserve"> на базе РЭК" установлен, то иг</w:t>
            </w:r>
            <w:r w:rsidRPr="00A6707E">
              <w:t>норируется при приеме и заполняется автоматически на основании связ</w:t>
            </w:r>
            <w:r>
              <w:t>анного ДС.</w:t>
            </w:r>
          </w:p>
          <w:p w14:paraId="375501DF" w14:textId="5335A260" w:rsidR="00056C63" w:rsidRDefault="00056C63" w:rsidP="00056C63">
            <w:pPr>
              <w:pStyle w:val="ad"/>
              <w:ind w:left="720"/>
              <w:jc w:val="left"/>
            </w:pPr>
          </w:p>
          <w:p w14:paraId="4BA318F6" w14:textId="1EB674C1" w:rsidR="00056C63" w:rsidRPr="006C508E" w:rsidRDefault="00056C63" w:rsidP="00056C63">
            <w:pPr>
              <w:pStyle w:val="ad"/>
              <w:ind w:left="720"/>
              <w:jc w:val="center"/>
              <w:rPr>
                <w:b/>
              </w:rPr>
            </w:pPr>
            <w:bookmarkStart w:id="72" w:name="executionPeriod_stages"/>
            <w:r w:rsidRPr="006C508E">
              <w:rPr>
                <w:b/>
              </w:rPr>
              <w:t>Блок «Этапы исполнения контракта» (</w:t>
            </w:r>
            <w:r w:rsidRPr="006C508E">
              <w:rPr>
                <w:b/>
                <w:lang w:val="en-US"/>
              </w:rPr>
              <w:t>executionPeriod</w:t>
            </w:r>
            <w:r w:rsidRPr="006C508E">
              <w:rPr>
                <w:b/>
              </w:rPr>
              <w:t>/</w:t>
            </w:r>
            <w:r w:rsidRPr="006C508E">
              <w:rPr>
                <w:b/>
                <w:lang w:val="en-US"/>
              </w:rPr>
              <w:t>stages</w:t>
            </w:r>
            <w:r w:rsidRPr="006C508E">
              <w:rPr>
                <w:b/>
              </w:rPr>
              <w:t>)</w:t>
            </w:r>
          </w:p>
          <w:bookmarkEnd w:id="72"/>
          <w:p w14:paraId="126FE648" w14:textId="3818257F" w:rsidR="00056C63" w:rsidRDefault="00056C63" w:rsidP="00056C63">
            <w:pPr>
              <w:pStyle w:val="ad"/>
              <w:ind w:left="720"/>
              <w:jc w:val="left"/>
            </w:pPr>
          </w:p>
          <w:p w14:paraId="11635587" w14:textId="1FAFCCDF" w:rsidR="00056C63" w:rsidRDefault="00056C63" w:rsidP="00056C63">
            <w:pPr>
              <w:pStyle w:val="ad"/>
              <w:jc w:val="left"/>
            </w:pPr>
            <w:r>
              <w:t>Если первая версия сведений о контракте размещена (опубликована) ДО выхода версии 13.2 ЕИС (выхода доработки «</w:t>
            </w:r>
            <w:r w:rsidRPr="00CD247C">
              <w:t>FCSNF-18101 Интеграция РК. Обязательное указание sid externalSid в этапах контракта при приеме contract и contractProcedure</w:t>
            </w:r>
            <w:r>
              <w:t>»), то поля блока заполняются следуюшим образом:</w:t>
            </w:r>
          </w:p>
          <w:p w14:paraId="40F35572" w14:textId="77777777" w:rsidR="00056C63" w:rsidRPr="00225315" w:rsidRDefault="00056C63" w:rsidP="00056C63">
            <w:pPr>
              <w:pStyle w:val="ad"/>
              <w:ind w:left="720"/>
              <w:jc w:val="left"/>
            </w:pPr>
          </w:p>
          <w:p w14:paraId="782593AF" w14:textId="6CB2F270" w:rsidR="00056C63" w:rsidRDefault="00056C63" w:rsidP="00056C63">
            <w:pPr>
              <w:pStyle w:val="ad"/>
              <w:numPr>
                <w:ilvl w:val="0"/>
                <w:numId w:val="207"/>
              </w:numPr>
              <w:jc w:val="left"/>
            </w:pPr>
            <w:r>
              <w:t>блок</w:t>
            </w:r>
            <w:r w:rsidRPr="00225315">
              <w:t xml:space="preserve"> «Этапы исполнения контракта» (</w:t>
            </w:r>
            <w:r w:rsidRPr="00225315">
              <w:rPr>
                <w:lang w:val="en-US"/>
              </w:rPr>
              <w:t>executionPeriod</w:t>
            </w:r>
            <w:r w:rsidRPr="00225315">
              <w:t>/</w:t>
            </w:r>
            <w:r w:rsidRPr="00225315">
              <w:rPr>
                <w:lang w:val="en-US"/>
              </w:rPr>
              <w:t>stages</w:t>
            </w:r>
            <w:r w:rsidRPr="00225315">
              <w:t>)</w:t>
            </w:r>
            <w:r>
              <w:t>. В блок переносятся все этапы из электронного контракта в структурированном виде, содержащиеся в блоке «</w:t>
            </w:r>
            <w:r w:rsidRPr="00DE1699">
              <w:t>Этапы исполнения контракта</w:t>
            </w:r>
            <w:r>
              <w:t>» (</w:t>
            </w:r>
            <w:r w:rsidRPr="00DE1699">
              <w:t>contractConditionsInfo/stagesInfo</w:t>
            </w:r>
            <w:r>
              <w:t>). Поля блока заполняются следующим образом:</w:t>
            </w:r>
          </w:p>
          <w:p w14:paraId="280B9C1D" w14:textId="6DDA140A" w:rsidR="00056C63" w:rsidRPr="00DE1699" w:rsidRDefault="00056C63" w:rsidP="00056C63">
            <w:pPr>
              <w:pStyle w:val="ad"/>
              <w:numPr>
                <w:ilvl w:val="1"/>
                <w:numId w:val="207"/>
              </w:numPr>
              <w:jc w:val="left"/>
            </w:pPr>
            <w:r>
              <w:lastRenderedPageBreak/>
              <w:t>поле «</w:t>
            </w:r>
            <w:r w:rsidRPr="00DE1699">
              <w:t>Уникальный идентификатор этапа контракта в ЕИС</w:t>
            </w:r>
            <w:r>
              <w:t>» (</w:t>
            </w:r>
            <w:r w:rsidRPr="00DE1699">
              <w:t>executionPeriod/stages/sid</w:t>
            </w:r>
            <w:r>
              <w:t>) заполняется уникальным идентификатором этапа, присвоенным в РК</w:t>
            </w:r>
            <w:r w:rsidRPr="00DE1699">
              <w:t>;</w:t>
            </w:r>
          </w:p>
          <w:p w14:paraId="5F87C78E" w14:textId="6BADA3E2" w:rsidR="00056C63" w:rsidRDefault="00056C63" w:rsidP="00056C63">
            <w:pPr>
              <w:pStyle w:val="ad"/>
              <w:numPr>
                <w:ilvl w:val="1"/>
                <w:numId w:val="207"/>
              </w:numPr>
              <w:jc w:val="left"/>
            </w:pPr>
            <w:r>
              <w:t>поле</w:t>
            </w:r>
            <w:r w:rsidRPr="00286051">
              <w:t xml:space="preserve"> «Внешний идентификатор этапа» (</w:t>
            </w:r>
            <w:r w:rsidRPr="00286051">
              <w:rPr>
                <w:lang w:val="en-US"/>
              </w:rPr>
              <w:t>executionPeriod</w:t>
            </w:r>
            <w:r w:rsidRPr="00286051">
              <w:t>/</w:t>
            </w:r>
            <w:r w:rsidRPr="00286051">
              <w:rPr>
                <w:lang w:val="en-US"/>
              </w:rPr>
              <w:t>stages</w:t>
            </w:r>
            <w:r w:rsidRPr="00286051">
              <w:t>/</w:t>
            </w:r>
            <w:r w:rsidRPr="00286051">
              <w:rPr>
                <w:lang w:val="en-US"/>
              </w:rPr>
              <w:t>externalSid</w:t>
            </w:r>
            <w:r w:rsidRPr="00286051">
              <w:t>)</w:t>
            </w:r>
            <w:r>
              <w:t xml:space="preserve"> </w:t>
            </w:r>
            <w:r w:rsidRPr="00F60407">
              <w:t xml:space="preserve">заполняется из поля </w:t>
            </w:r>
            <w:r>
              <w:t>«</w:t>
            </w:r>
            <w:r w:rsidRPr="00F60407">
              <w:t>Внешний идентификатор этапа исполнения контракта</w:t>
            </w:r>
            <w:r>
              <w:t>»</w:t>
            </w:r>
            <w:r w:rsidRPr="00F60407">
              <w:t xml:space="preserve"> (contractConditionsInfo/stagesInfo/stageInfo/externalSid)</w:t>
            </w:r>
            <w:r>
              <w:t xml:space="preserve"> </w:t>
            </w:r>
            <w:r w:rsidRPr="00F861C4">
              <w:t>структурированного контракта (cpElectronicContract)</w:t>
            </w:r>
            <w:r>
              <w:t>, если в пакете указан признак «</w:t>
            </w:r>
            <w:r w:rsidRPr="00A918FE">
              <w:t>Заполнение внешних идентификаторов (externalSid) данными из структурированного электронного контракта</w:t>
            </w:r>
            <w:r>
              <w:t>» (</w:t>
            </w:r>
            <w:r w:rsidRPr="00A918FE">
              <w:t>isElectronicContractExternalSid</w:t>
            </w:r>
            <w:r>
              <w:t>), иначе не заполняется</w:t>
            </w:r>
            <w:r w:rsidRPr="00286051">
              <w:t>;</w:t>
            </w:r>
          </w:p>
          <w:p w14:paraId="05A83884" w14:textId="4C1B5587" w:rsidR="00056C63" w:rsidRDefault="00056C63" w:rsidP="00056C63">
            <w:pPr>
              <w:pStyle w:val="ad"/>
              <w:numPr>
                <w:ilvl w:val="1"/>
                <w:numId w:val="207"/>
              </w:numPr>
              <w:jc w:val="left"/>
            </w:pPr>
            <w:r>
              <w:t>Поле «Уникальный идентификатор этапа исполнения контракта в электронном контракте» (</w:t>
            </w:r>
            <w:r w:rsidRPr="00286051">
              <w:rPr>
                <w:lang w:val="en-US"/>
              </w:rPr>
              <w:t>executionPeriod</w:t>
            </w:r>
            <w:r w:rsidRPr="00286051">
              <w:t>/</w:t>
            </w:r>
            <w:r w:rsidRPr="00286051">
              <w:rPr>
                <w:lang w:val="en-US"/>
              </w:rPr>
              <w:t>stages</w:t>
            </w:r>
            <w:r>
              <w:t xml:space="preserve">/electronicContractSid). </w:t>
            </w:r>
            <w:r w:rsidRPr="00000D8D">
              <w:t>Игнорируется при приеме, заполняется автоматически из поля "Уникальный идентификатор этапа исполнения контракта" (contractConditionsInfo/stagesInfo/stageInfo/sid) в структурированном</w:t>
            </w:r>
            <w:r>
              <w:t xml:space="preserve"> электрон</w:t>
            </w:r>
            <w:r w:rsidRPr="00000D8D">
              <w:t>ном контракте</w:t>
            </w:r>
            <w:r>
              <w:t xml:space="preserve">. Если в принимаемом пакете заполнено поле </w:t>
            </w:r>
            <w:r w:rsidRPr="005B5C65">
              <w:t>«Наименование этапа» (</w:t>
            </w:r>
            <w:r w:rsidRPr="005B5C65">
              <w:rPr>
                <w:lang w:val="en-US"/>
              </w:rPr>
              <w:t>executionPeriod</w:t>
            </w:r>
            <w:r w:rsidRPr="005B5C65">
              <w:t>/</w:t>
            </w:r>
            <w:r w:rsidRPr="005B5C65">
              <w:rPr>
                <w:lang w:val="en-US"/>
              </w:rPr>
              <w:t>stages</w:t>
            </w:r>
            <w:r w:rsidRPr="005B5C65">
              <w:t>/</w:t>
            </w:r>
            <w:r w:rsidRPr="005B5C65">
              <w:rPr>
                <w:lang w:val="en-US"/>
              </w:rPr>
              <w:t>stageName</w:t>
            </w:r>
            <w:r>
              <w:t>), то принимается и сохраняется из пакета;</w:t>
            </w:r>
          </w:p>
          <w:p w14:paraId="21CB0BE1" w14:textId="77777777" w:rsidR="00056C63" w:rsidRPr="00286051" w:rsidRDefault="00056C63" w:rsidP="00056C63">
            <w:pPr>
              <w:pStyle w:val="ad"/>
              <w:numPr>
                <w:ilvl w:val="1"/>
                <w:numId w:val="207"/>
              </w:numPr>
              <w:jc w:val="left"/>
            </w:pPr>
            <w:r>
              <w:t>Поле «Внешний идентификатор этапа исполнения контракта в электронном контракте» (</w:t>
            </w:r>
            <w:r w:rsidRPr="00286051">
              <w:rPr>
                <w:lang w:val="en-US"/>
              </w:rPr>
              <w:t>executionPeriod</w:t>
            </w:r>
            <w:r w:rsidRPr="00286051">
              <w:t>/</w:t>
            </w:r>
            <w:r w:rsidRPr="00286051">
              <w:rPr>
                <w:lang w:val="en-US"/>
              </w:rPr>
              <w:t>stages</w:t>
            </w:r>
            <w:r>
              <w:t xml:space="preserve">/electronicContractExternalSid).Игнорируется при приеме, заполняется автоматически из поля "Внешний идентификатор этапа исполнения контракта" (contractConditionsInfo/stagesInfo/stageInfo/externalSid) в структурированном электронном контракте. Если в принимаемом пакете заполнено поле </w:t>
            </w:r>
            <w:r w:rsidRPr="005B5C65">
              <w:t>«Наименование этапа» (</w:t>
            </w:r>
            <w:r w:rsidRPr="005B5C65">
              <w:rPr>
                <w:lang w:val="en-US"/>
              </w:rPr>
              <w:t>executionPeriod</w:t>
            </w:r>
            <w:r w:rsidRPr="005B5C65">
              <w:t>/</w:t>
            </w:r>
            <w:r w:rsidRPr="005B5C65">
              <w:rPr>
                <w:lang w:val="en-US"/>
              </w:rPr>
              <w:t>stages</w:t>
            </w:r>
            <w:r w:rsidRPr="005B5C65">
              <w:t>/</w:t>
            </w:r>
            <w:r w:rsidRPr="005B5C65">
              <w:rPr>
                <w:lang w:val="en-US"/>
              </w:rPr>
              <w:t>stageName</w:t>
            </w:r>
            <w:r>
              <w:t>), то принимается и сохраняется из пакета;</w:t>
            </w:r>
          </w:p>
          <w:p w14:paraId="33DE30E0" w14:textId="634FA55E" w:rsidR="00056C63" w:rsidRPr="00286051" w:rsidRDefault="00056C63" w:rsidP="00056C63">
            <w:pPr>
              <w:pStyle w:val="ad"/>
              <w:numPr>
                <w:ilvl w:val="1"/>
                <w:numId w:val="207"/>
              </w:numPr>
              <w:jc w:val="left"/>
            </w:pPr>
            <w:r>
              <w:t>поле</w:t>
            </w:r>
            <w:r w:rsidRPr="00286051">
              <w:t xml:space="preserve"> «</w:t>
            </w:r>
            <w:r w:rsidRPr="00286051">
              <w:rPr>
                <w:lang w:val="en-US"/>
              </w:rPr>
              <w:t>GUID</w:t>
            </w:r>
            <w:r w:rsidRPr="00286051">
              <w:t xml:space="preserve"> этапа контракта» (</w:t>
            </w:r>
            <w:r w:rsidRPr="00286051">
              <w:rPr>
                <w:lang w:val="en-US"/>
              </w:rPr>
              <w:t>executionPeriod</w:t>
            </w:r>
            <w:r w:rsidRPr="00286051">
              <w:t>/</w:t>
            </w:r>
            <w:r w:rsidRPr="00286051">
              <w:rPr>
                <w:lang w:val="en-US"/>
              </w:rPr>
              <w:t>stages</w:t>
            </w:r>
            <w:r w:rsidRPr="00286051">
              <w:t>/</w:t>
            </w:r>
            <w:r w:rsidRPr="00286051">
              <w:rPr>
                <w:lang w:val="en-US"/>
              </w:rPr>
              <w:t>guid</w:t>
            </w:r>
            <w:r w:rsidRPr="00286051">
              <w:t>)</w:t>
            </w:r>
            <w:r>
              <w:t xml:space="preserve"> заполняется уникальным </w:t>
            </w:r>
            <w:r>
              <w:rPr>
                <w:lang w:val="en-US"/>
              </w:rPr>
              <w:t>UUID</w:t>
            </w:r>
            <w:r w:rsidRPr="00286051">
              <w:t xml:space="preserve"> </w:t>
            </w:r>
            <w:r>
              <w:t>этапа, присвоенным в РК</w:t>
            </w:r>
            <w:r w:rsidRPr="00286051">
              <w:t>;</w:t>
            </w:r>
          </w:p>
          <w:p w14:paraId="57C49DE1" w14:textId="6A71E2F9" w:rsidR="00056C63" w:rsidRPr="00535BFA" w:rsidRDefault="00056C63" w:rsidP="00056C63">
            <w:pPr>
              <w:pStyle w:val="ad"/>
              <w:numPr>
                <w:ilvl w:val="1"/>
                <w:numId w:val="207"/>
              </w:numPr>
              <w:jc w:val="left"/>
            </w:pPr>
            <w:r>
              <w:t>поле</w:t>
            </w:r>
            <w:r w:rsidRPr="00535BFA">
              <w:t xml:space="preserve"> «</w:t>
            </w:r>
            <w:r w:rsidRPr="00AD2622">
              <w:t>Дата</w:t>
            </w:r>
            <w:r w:rsidRPr="00535BFA">
              <w:t xml:space="preserve"> </w:t>
            </w:r>
            <w:r w:rsidRPr="00AD2622">
              <w:t>начала</w:t>
            </w:r>
            <w:r w:rsidRPr="00535BFA">
              <w:t xml:space="preserve"> </w:t>
            </w:r>
            <w:r w:rsidRPr="00AD2622">
              <w:t>исполнения</w:t>
            </w:r>
            <w:r w:rsidRPr="00535BFA">
              <w:t xml:space="preserve"> </w:t>
            </w:r>
            <w:r w:rsidRPr="00AD2622">
              <w:t>этапа</w:t>
            </w:r>
            <w:r w:rsidRPr="00535BFA">
              <w:t>» (</w:t>
            </w:r>
            <w:r w:rsidRPr="00AD2622">
              <w:rPr>
                <w:lang w:val="en-US"/>
              </w:rPr>
              <w:t>executionPeriod</w:t>
            </w:r>
            <w:r w:rsidRPr="00535BFA">
              <w:t>/</w:t>
            </w:r>
            <w:r w:rsidRPr="00AD2622">
              <w:rPr>
                <w:lang w:val="en-US"/>
              </w:rPr>
              <w:t>stages</w:t>
            </w:r>
            <w:r w:rsidRPr="00535BFA">
              <w:t>/</w:t>
            </w:r>
            <w:r w:rsidRPr="00AD2622">
              <w:rPr>
                <w:lang w:val="en-US"/>
              </w:rPr>
              <w:t>startDate</w:t>
            </w:r>
            <w:r w:rsidRPr="00535BFA">
              <w:t>)</w:t>
            </w:r>
            <w:r>
              <w:t xml:space="preserve"> заполняется</w:t>
            </w:r>
            <w:r w:rsidRPr="0077768A">
              <w:t xml:space="preserve"> </w:t>
            </w:r>
            <w:r>
              <w:t>в соответствии с алгоритмом, который приведен в столбце «</w:t>
            </w:r>
            <w:r w:rsidRPr="009507F5">
              <w:t>При создании СГК на базе РЭК</w:t>
            </w:r>
            <w:r>
              <w:t>» для поля «</w:t>
            </w:r>
            <w:r w:rsidRPr="00FD2F7C">
              <w:t>Дата начала исполнения этапа контракта</w:t>
            </w:r>
            <w:r>
              <w:t>» таблицы 4 «</w:t>
            </w:r>
            <w:r w:rsidRPr="00280D77">
              <w:t xml:space="preserve">Описание требований к </w:t>
            </w:r>
            <w:r w:rsidRPr="00280D77">
              <w:rPr>
                <w:rFonts w:eastAsiaTheme="majorEastAsia"/>
              </w:rPr>
              <w:t>полям редактирования блока «</w:t>
            </w:r>
            <w:r w:rsidRPr="00280D77">
              <w:t>Этапы исполнения контракта</w:t>
            </w:r>
            <w:r w:rsidRPr="00280D77">
              <w:rPr>
                <w:rFonts w:eastAsiaTheme="majorEastAsia"/>
              </w:rPr>
              <w:t>» вкладки «Общая информация»</w:t>
            </w:r>
            <w:r w:rsidRPr="006B163C">
              <w:rPr>
                <w:rFonts w:eastAsiaTheme="majorEastAsia"/>
              </w:rPr>
              <w:t>»</w:t>
            </w:r>
            <w:r>
              <w:rPr>
                <w:rFonts w:eastAsiaTheme="majorEastAsia"/>
              </w:rPr>
              <w:t xml:space="preserve"> спецификации, приложенной к задаче </w:t>
            </w:r>
            <w:r w:rsidRPr="00FB19DA">
              <w:rPr>
                <w:rFonts w:eastAsiaTheme="majorEastAsia"/>
              </w:rPr>
              <w:t>FCSNF-15859</w:t>
            </w:r>
            <w:r w:rsidRPr="00535BFA">
              <w:t>;</w:t>
            </w:r>
          </w:p>
          <w:p w14:paraId="37928235" w14:textId="621199C9" w:rsidR="00056C63" w:rsidRPr="00AD2622" w:rsidRDefault="00056C63" w:rsidP="00056C63">
            <w:pPr>
              <w:pStyle w:val="ad"/>
              <w:numPr>
                <w:ilvl w:val="1"/>
                <w:numId w:val="207"/>
              </w:numPr>
              <w:jc w:val="left"/>
            </w:pPr>
            <w:r>
              <w:t>поле</w:t>
            </w:r>
            <w:r w:rsidRPr="00AD2622">
              <w:t xml:space="preserve"> «Дата окончания исполнения этапа» (</w:t>
            </w:r>
            <w:r w:rsidRPr="00AD2622">
              <w:rPr>
                <w:lang w:val="en-US"/>
              </w:rPr>
              <w:t>executionPeriod</w:t>
            </w:r>
            <w:r w:rsidRPr="00AD2622">
              <w:t>/</w:t>
            </w:r>
            <w:r w:rsidRPr="00AD2622">
              <w:rPr>
                <w:lang w:val="en-US"/>
              </w:rPr>
              <w:t>stages</w:t>
            </w:r>
            <w:r w:rsidRPr="00AD2622">
              <w:t>/</w:t>
            </w:r>
            <w:r w:rsidRPr="00AD2622">
              <w:rPr>
                <w:lang w:val="en-US"/>
              </w:rPr>
              <w:t>endDate</w:t>
            </w:r>
            <w:r w:rsidRPr="00AD2622">
              <w:t>)</w:t>
            </w:r>
            <w:r>
              <w:t xml:space="preserve"> заполняется</w:t>
            </w:r>
            <w:r w:rsidRPr="0077768A">
              <w:t xml:space="preserve"> </w:t>
            </w:r>
            <w:r>
              <w:t>в соответствии с алгоритмом, который приведен в столбце «</w:t>
            </w:r>
            <w:r w:rsidRPr="009507F5">
              <w:t>При создании СГК на базе РЭК</w:t>
            </w:r>
            <w:r>
              <w:t>» для поля «</w:t>
            </w:r>
            <w:r w:rsidRPr="00AD2622">
              <w:t>Дата окончания исполнения этапа</w:t>
            </w:r>
            <w:r>
              <w:t xml:space="preserve"> контракта» таблицы 4 «</w:t>
            </w:r>
            <w:r w:rsidRPr="00280D77">
              <w:t xml:space="preserve">Описание требований к </w:t>
            </w:r>
            <w:r w:rsidRPr="00280D77">
              <w:rPr>
                <w:rFonts w:eastAsiaTheme="majorEastAsia"/>
              </w:rPr>
              <w:t>полям редактирования блока «</w:t>
            </w:r>
            <w:r w:rsidRPr="00280D77">
              <w:t>Этапы исполнения контракта</w:t>
            </w:r>
            <w:r w:rsidRPr="00280D77">
              <w:rPr>
                <w:rFonts w:eastAsiaTheme="majorEastAsia"/>
              </w:rPr>
              <w:t>» вкладки «Общая информация»</w:t>
            </w:r>
            <w:r w:rsidRPr="006B163C">
              <w:rPr>
                <w:rFonts w:eastAsiaTheme="majorEastAsia"/>
              </w:rPr>
              <w:t>»</w:t>
            </w:r>
            <w:r>
              <w:rPr>
                <w:rFonts w:eastAsiaTheme="majorEastAsia"/>
              </w:rPr>
              <w:t xml:space="preserve"> спецификации, приложенной к задаче </w:t>
            </w:r>
            <w:r w:rsidRPr="00FB19DA">
              <w:rPr>
                <w:rFonts w:eastAsiaTheme="majorEastAsia"/>
              </w:rPr>
              <w:t>FCSNF-15859</w:t>
            </w:r>
            <w:r w:rsidRPr="00535BFA">
              <w:t>;</w:t>
            </w:r>
            <w:r w:rsidRPr="00AD2622">
              <w:t>;</w:t>
            </w:r>
          </w:p>
          <w:p w14:paraId="22EC929C" w14:textId="1C8B143D" w:rsidR="00056C63" w:rsidRPr="00AD2622" w:rsidRDefault="00056C63" w:rsidP="00056C63">
            <w:pPr>
              <w:pStyle w:val="ad"/>
              <w:numPr>
                <w:ilvl w:val="1"/>
                <w:numId w:val="207"/>
              </w:numPr>
              <w:jc w:val="left"/>
            </w:pPr>
            <w:r>
              <w:t>поле</w:t>
            </w:r>
            <w:r w:rsidRPr="00AD2622">
              <w:t xml:space="preserve"> «Цена этапа контракта в валюте контракта» (</w:t>
            </w:r>
            <w:r w:rsidRPr="00AD2622">
              <w:rPr>
                <w:lang w:val="en-US"/>
              </w:rPr>
              <w:t>executionPeriod</w:t>
            </w:r>
            <w:r w:rsidRPr="00AD2622">
              <w:t>/</w:t>
            </w:r>
            <w:r w:rsidRPr="00AD2622">
              <w:rPr>
                <w:lang w:val="en-US"/>
              </w:rPr>
              <w:t>stages</w:t>
            </w:r>
            <w:r w:rsidRPr="00AD2622">
              <w:t>/</w:t>
            </w:r>
            <w:r w:rsidRPr="00AD2622">
              <w:rPr>
                <w:lang w:val="en-US"/>
              </w:rPr>
              <w:t>stagePrice</w:t>
            </w:r>
            <w:r w:rsidRPr="00AD2622">
              <w:t>)</w:t>
            </w:r>
            <w:r>
              <w:t xml:space="preserve"> заполняется</w:t>
            </w:r>
            <w:r w:rsidRPr="00071716">
              <w:t xml:space="preserve"> </w:t>
            </w:r>
            <w:r>
              <w:t>значением</w:t>
            </w:r>
            <w:r w:rsidRPr="00071716">
              <w:t xml:space="preserve"> </w:t>
            </w:r>
            <w:r>
              <w:t>поля</w:t>
            </w:r>
            <w:r w:rsidRPr="00071716">
              <w:t xml:space="preserve"> «Сумма платежей по этапу» (contractConditionsInfo/stagesInfo/stageInfo/paymentsSumInfo/paymentsSum) </w:t>
            </w:r>
            <w:r>
              <w:t>структурированного</w:t>
            </w:r>
            <w:r w:rsidRPr="00071716">
              <w:t xml:space="preserve"> </w:t>
            </w:r>
            <w:r>
              <w:t>контракта</w:t>
            </w:r>
            <w:r w:rsidRPr="00071716">
              <w:t xml:space="preserve"> (</w:t>
            </w:r>
            <w:r w:rsidRPr="006C7B00">
              <w:rPr>
                <w:lang w:val="en-US"/>
              </w:rPr>
              <w:t>cpElectronicContract</w:t>
            </w:r>
            <w:r w:rsidRPr="00071716">
              <w:t>);</w:t>
            </w:r>
          </w:p>
          <w:p w14:paraId="0BD43B2B" w14:textId="3934D590" w:rsidR="00056C63" w:rsidRPr="00AD2622" w:rsidRDefault="00056C63" w:rsidP="00056C63">
            <w:pPr>
              <w:pStyle w:val="ad"/>
              <w:numPr>
                <w:ilvl w:val="1"/>
                <w:numId w:val="207"/>
              </w:numPr>
              <w:jc w:val="left"/>
            </w:pPr>
            <w:r>
              <w:t>поле</w:t>
            </w:r>
            <w:r w:rsidRPr="00AD2622">
              <w:t xml:space="preserve"> «Цена этапа контракта в российских рублях» (</w:t>
            </w:r>
            <w:r w:rsidRPr="00AD2622">
              <w:rPr>
                <w:lang w:val="en-US"/>
              </w:rPr>
              <w:t>executionPeriod</w:t>
            </w:r>
            <w:r w:rsidRPr="00AD2622">
              <w:t>/</w:t>
            </w:r>
            <w:r w:rsidRPr="00AD2622">
              <w:rPr>
                <w:lang w:val="en-US"/>
              </w:rPr>
              <w:t>stages</w:t>
            </w:r>
            <w:r w:rsidRPr="00AD2622">
              <w:t>/</w:t>
            </w:r>
            <w:r w:rsidRPr="00AD2622">
              <w:rPr>
                <w:lang w:val="en-US"/>
              </w:rPr>
              <w:t>stagePriceRUR</w:t>
            </w:r>
            <w:r w:rsidRPr="00AD2622">
              <w:t>)</w:t>
            </w:r>
            <w:r>
              <w:t xml:space="preserve"> заполняется,</w:t>
            </w:r>
            <w:r w:rsidRPr="00124569">
              <w:t xml:space="preserve"> </w:t>
            </w:r>
            <w:r>
              <w:t>в случае если валюта контракта отлична от рублей</w:t>
            </w:r>
            <w:r w:rsidRPr="00BB7A4D">
              <w:t>;</w:t>
            </w:r>
            <w:r w:rsidRPr="00AD2622">
              <w:t>;</w:t>
            </w:r>
          </w:p>
          <w:p w14:paraId="7FF2A6AC" w14:textId="1E100C35" w:rsidR="00056C63" w:rsidRPr="006C3D90" w:rsidRDefault="00056C63" w:rsidP="00056C63">
            <w:pPr>
              <w:pStyle w:val="ad"/>
              <w:numPr>
                <w:ilvl w:val="1"/>
                <w:numId w:val="207"/>
              </w:numPr>
              <w:jc w:val="left"/>
            </w:pPr>
            <w:r>
              <w:t>поле</w:t>
            </w:r>
            <w:r w:rsidRPr="006C3D90">
              <w:t xml:space="preserve"> «</w:t>
            </w:r>
            <w:r w:rsidRPr="00AD2622">
              <w:t>Размер</w:t>
            </w:r>
            <w:r w:rsidRPr="006C3D90">
              <w:t xml:space="preserve"> </w:t>
            </w:r>
            <w:r w:rsidRPr="00AD2622">
              <w:t>аванса</w:t>
            </w:r>
            <w:r w:rsidRPr="006C3D90">
              <w:t xml:space="preserve"> </w:t>
            </w:r>
            <w:r w:rsidRPr="00AD2622">
              <w:t>в</w:t>
            </w:r>
            <w:r w:rsidRPr="006C3D90">
              <w:t xml:space="preserve"> </w:t>
            </w:r>
            <w:r w:rsidRPr="00AD2622">
              <w:t>процентах</w:t>
            </w:r>
            <w:r w:rsidRPr="006C3D90">
              <w:t>» (</w:t>
            </w:r>
            <w:r w:rsidRPr="00AD2622">
              <w:rPr>
                <w:lang w:val="en-US"/>
              </w:rPr>
              <w:t>executionPeriod</w:t>
            </w:r>
            <w:r w:rsidRPr="006C3D90">
              <w:t>/</w:t>
            </w:r>
            <w:r w:rsidRPr="00AD2622">
              <w:rPr>
                <w:lang w:val="en-US"/>
              </w:rPr>
              <w:t>stages</w:t>
            </w:r>
            <w:r w:rsidRPr="006C3D90">
              <w:t>/</w:t>
            </w:r>
            <w:r w:rsidRPr="00AD2622">
              <w:rPr>
                <w:lang w:val="en-US"/>
              </w:rPr>
              <w:t>stageAdvancePaymentSum</w:t>
            </w:r>
            <w:r w:rsidRPr="006C3D90">
              <w:t>/</w:t>
            </w:r>
            <w:r w:rsidRPr="00AD2622">
              <w:rPr>
                <w:lang w:val="en-US"/>
              </w:rPr>
              <w:t>sumInPercents</w:t>
            </w:r>
            <w:r w:rsidRPr="006C3D90">
              <w:t xml:space="preserve">) </w:t>
            </w:r>
            <w:r>
              <w:t>заполняется</w:t>
            </w:r>
            <w:r w:rsidRPr="00071716">
              <w:t xml:space="preserve"> </w:t>
            </w:r>
            <w:r>
              <w:t>значением</w:t>
            </w:r>
            <w:r w:rsidRPr="00071716">
              <w:t xml:space="preserve"> </w:t>
            </w:r>
            <w:r>
              <w:t>поля</w:t>
            </w:r>
            <w:r w:rsidRPr="00071716">
              <w:t xml:space="preserve"> «</w:t>
            </w:r>
            <w:r w:rsidRPr="006C3D90">
              <w:t>Размер аванса в процентах</w:t>
            </w:r>
            <w:r w:rsidRPr="00071716">
              <w:t>» (</w:t>
            </w:r>
            <w:r w:rsidRPr="006C3D90">
              <w:t>contractConditionsInfo/stagesInfo/stageInfo/paymentsSumInfo/advancePaymentSumInfo/sumInPercents</w:t>
            </w:r>
            <w:r w:rsidRPr="00071716">
              <w:t xml:space="preserve">) </w:t>
            </w:r>
            <w:r>
              <w:t>структурированного</w:t>
            </w:r>
            <w:r w:rsidRPr="00071716">
              <w:t xml:space="preserve"> </w:t>
            </w:r>
            <w:r>
              <w:t>контракта</w:t>
            </w:r>
            <w:r w:rsidRPr="00071716">
              <w:t xml:space="preserve"> (</w:t>
            </w:r>
            <w:r w:rsidRPr="006C7B00">
              <w:rPr>
                <w:lang w:val="en-US"/>
              </w:rPr>
              <w:t>cpElectronicContract</w:t>
            </w:r>
            <w:r w:rsidRPr="00071716">
              <w:t>)</w:t>
            </w:r>
            <w:r w:rsidRPr="006C3D90">
              <w:t>;</w:t>
            </w:r>
          </w:p>
          <w:p w14:paraId="115841B4" w14:textId="67927571" w:rsidR="00056C63" w:rsidRPr="006C3D90" w:rsidRDefault="00056C63" w:rsidP="00056C63">
            <w:pPr>
              <w:pStyle w:val="ad"/>
              <w:numPr>
                <w:ilvl w:val="1"/>
                <w:numId w:val="207"/>
              </w:numPr>
              <w:jc w:val="left"/>
            </w:pPr>
            <w:r>
              <w:lastRenderedPageBreak/>
              <w:t>поле</w:t>
            </w:r>
            <w:r w:rsidRPr="006C3D90">
              <w:t xml:space="preserve"> «</w:t>
            </w:r>
            <w:r w:rsidRPr="00AD2622">
              <w:t>Размер</w:t>
            </w:r>
            <w:r w:rsidRPr="006C3D90">
              <w:t xml:space="preserve"> </w:t>
            </w:r>
            <w:r w:rsidRPr="00AD2622">
              <w:t>аванса</w:t>
            </w:r>
            <w:r w:rsidRPr="006C3D90">
              <w:t xml:space="preserve"> </w:t>
            </w:r>
            <w:r w:rsidRPr="00AD2622">
              <w:t>в</w:t>
            </w:r>
            <w:r w:rsidRPr="006C3D90">
              <w:t xml:space="preserve"> </w:t>
            </w:r>
            <w:r w:rsidRPr="00AD2622">
              <w:t>валюте</w:t>
            </w:r>
            <w:r w:rsidRPr="006C3D90">
              <w:t xml:space="preserve"> </w:t>
            </w:r>
            <w:r w:rsidRPr="00AD2622">
              <w:t>контракта</w:t>
            </w:r>
            <w:r w:rsidRPr="006C3D90">
              <w:t>» (</w:t>
            </w:r>
            <w:r w:rsidRPr="00AD2622">
              <w:rPr>
                <w:lang w:val="en-US"/>
              </w:rPr>
              <w:t>executionPeriod</w:t>
            </w:r>
            <w:r w:rsidRPr="006C3D90">
              <w:t>/</w:t>
            </w:r>
            <w:r w:rsidRPr="00AD2622">
              <w:rPr>
                <w:lang w:val="en-US"/>
              </w:rPr>
              <w:t>stages</w:t>
            </w:r>
            <w:r w:rsidRPr="006C3D90">
              <w:t>/</w:t>
            </w:r>
            <w:r w:rsidRPr="00AD2622">
              <w:rPr>
                <w:lang w:val="en-US"/>
              </w:rPr>
              <w:t>stageAdvancePaymentSum</w:t>
            </w:r>
            <w:r w:rsidRPr="006C3D90">
              <w:t>/</w:t>
            </w:r>
            <w:r w:rsidRPr="00AD2622">
              <w:rPr>
                <w:lang w:val="en-US"/>
              </w:rPr>
              <w:t>priceValue</w:t>
            </w:r>
            <w:r w:rsidRPr="006C3D90">
              <w:t>)</w:t>
            </w:r>
            <w:r>
              <w:t xml:space="preserve"> заполняется</w:t>
            </w:r>
            <w:r w:rsidRPr="00071716">
              <w:t xml:space="preserve"> </w:t>
            </w:r>
            <w:r>
              <w:t>значением</w:t>
            </w:r>
            <w:r w:rsidRPr="00071716">
              <w:t xml:space="preserve"> </w:t>
            </w:r>
            <w:r>
              <w:t>поля</w:t>
            </w:r>
            <w:r w:rsidRPr="00071716">
              <w:t xml:space="preserve"> «</w:t>
            </w:r>
            <w:r w:rsidRPr="006C3D90">
              <w:t>Размер аванса</w:t>
            </w:r>
            <w:r w:rsidRPr="00071716">
              <w:t>» (</w:t>
            </w:r>
            <w:r w:rsidRPr="006C3D90">
              <w:t>contractConditionsInfo/stagesInfo/stageInfo/paymentsSumInfo/advancePaymentSumInfo/sum</w:t>
            </w:r>
            <w:r w:rsidRPr="00071716">
              <w:t xml:space="preserve">) </w:t>
            </w:r>
            <w:r>
              <w:t>структурированного</w:t>
            </w:r>
            <w:r w:rsidRPr="00071716">
              <w:t xml:space="preserve"> </w:t>
            </w:r>
            <w:r>
              <w:t>контракта</w:t>
            </w:r>
            <w:r w:rsidRPr="00071716">
              <w:t xml:space="preserve"> (</w:t>
            </w:r>
            <w:r w:rsidRPr="006C7B00">
              <w:rPr>
                <w:lang w:val="en-US"/>
              </w:rPr>
              <w:t>cpElectronicContract</w:t>
            </w:r>
            <w:r w:rsidRPr="00071716">
              <w:t>)</w:t>
            </w:r>
            <w:r w:rsidRPr="006C3D90">
              <w:t>;</w:t>
            </w:r>
          </w:p>
          <w:p w14:paraId="3EB3E907" w14:textId="0AE3CD83" w:rsidR="00056C63" w:rsidRDefault="00056C63" w:rsidP="00056C63">
            <w:pPr>
              <w:pStyle w:val="ad"/>
              <w:numPr>
                <w:ilvl w:val="1"/>
                <w:numId w:val="207"/>
              </w:numPr>
              <w:jc w:val="left"/>
            </w:pPr>
            <w:r>
              <w:t>поле</w:t>
            </w:r>
            <w:r w:rsidRPr="00BC677C">
              <w:t xml:space="preserve"> «</w:t>
            </w:r>
            <w:r w:rsidRPr="00AD2622">
              <w:t>Размер</w:t>
            </w:r>
            <w:r w:rsidRPr="00BC677C">
              <w:t xml:space="preserve"> </w:t>
            </w:r>
            <w:r w:rsidRPr="00AD2622">
              <w:t>аванса</w:t>
            </w:r>
            <w:r w:rsidRPr="00BC677C">
              <w:t xml:space="preserve"> </w:t>
            </w:r>
            <w:r w:rsidRPr="00AD2622">
              <w:t>в</w:t>
            </w:r>
            <w:r w:rsidRPr="00BC677C">
              <w:t xml:space="preserve"> </w:t>
            </w:r>
            <w:r w:rsidRPr="00AD2622">
              <w:t>рублевом</w:t>
            </w:r>
            <w:r w:rsidRPr="00BC677C">
              <w:t xml:space="preserve"> </w:t>
            </w:r>
            <w:r w:rsidRPr="00AD2622">
              <w:t>эквиваленте</w:t>
            </w:r>
            <w:r w:rsidRPr="00BC677C">
              <w:t>» (</w:t>
            </w:r>
            <w:r w:rsidRPr="00AD2622">
              <w:rPr>
                <w:lang w:val="en-US"/>
              </w:rPr>
              <w:t>executionPeriod</w:t>
            </w:r>
            <w:r w:rsidRPr="00BC677C">
              <w:t>/</w:t>
            </w:r>
            <w:r w:rsidRPr="00AD2622">
              <w:rPr>
                <w:lang w:val="en-US"/>
              </w:rPr>
              <w:t>stages</w:t>
            </w:r>
            <w:r w:rsidRPr="00BC677C">
              <w:t>/</w:t>
            </w:r>
            <w:r w:rsidRPr="00AD2622">
              <w:rPr>
                <w:lang w:val="en-US"/>
              </w:rPr>
              <w:t>stageAdvancePaymentSum</w:t>
            </w:r>
            <w:r w:rsidRPr="00BC677C">
              <w:t>/</w:t>
            </w:r>
            <w:r w:rsidRPr="00AD2622">
              <w:rPr>
                <w:lang w:val="en-US"/>
              </w:rPr>
              <w:t>priceValueRUR</w:t>
            </w:r>
            <w:r w:rsidRPr="00BC677C">
              <w:t>)</w:t>
            </w:r>
            <w:r>
              <w:t xml:space="preserve"> заполняется,</w:t>
            </w:r>
            <w:r w:rsidRPr="00124569">
              <w:t xml:space="preserve"> </w:t>
            </w:r>
            <w:r>
              <w:t>в случае если валюта контракта отлична от рублей.</w:t>
            </w:r>
          </w:p>
          <w:p w14:paraId="0C95203F" w14:textId="77777777" w:rsidR="00056C63" w:rsidRPr="005B5C65" w:rsidRDefault="00056C63" w:rsidP="00056C63">
            <w:pPr>
              <w:pStyle w:val="ad"/>
              <w:numPr>
                <w:ilvl w:val="1"/>
                <w:numId w:val="207"/>
              </w:numPr>
              <w:jc w:val="left"/>
            </w:pPr>
            <w:r>
              <w:t>Поле</w:t>
            </w:r>
            <w:r w:rsidRPr="005B5C65">
              <w:t xml:space="preserve"> «Наименование этапа» (</w:t>
            </w:r>
            <w:r w:rsidRPr="005B5C65">
              <w:rPr>
                <w:lang w:val="en-US"/>
              </w:rPr>
              <w:t>executionPeriod</w:t>
            </w:r>
            <w:r w:rsidRPr="005B5C65">
              <w:t>/</w:t>
            </w:r>
            <w:r w:rsidRPr="005B5C65">
              <w:rPr>
                <w:lang w:val="en-US"/>
              </w:rPr>
              <w:t>stages</w:t>
            </w:r>
            <w:r w:rsidRPr="005B5C65">
              <w:t>/</w:t>
            </w:r>
            <w:r w:rsidRPr="005B5C65">
              <w:rPr>
                <w:lang w:val="en-US"/>
              </w:rPr>
              <w:t>stageName</w:t>
            </w:r>
            <w:r>
              <w:t>) принимается и сохраняется из пакета.</w:t>
            </w:r>
          </w:p>
          <w:p w14:paraId="5C7463EC" w14:textId="77777777" w:rsidR="00056C63" w:rsidRPr="005B5C65" w:rsidRDefault="00056C63" w:rsidP="00056C63">
            <w:pPr>
              <w:pStyle w:val="ad"/>
              <w:jc w:val="left"/>
              <w:rPr>
                <w:b/>
              </w:rPr>
            </w:pPr>
          </w:p>
          <w:p w14:paraId="66562346" w14:textId="22D3162C" w:rsidR="00056C63" w:rsidRPr="00593056" w:rsidRDefault="00056C63" w:rsidP="00056C63">
            <w:pPr>
              <w:pStyle w:val="ad"/>
              <w:jc w:val="left"/>
              <w:rPr>
                <w:b/>
                <w:bCs/>
              </w:rPr>
            </w:pPr>
            <w:r w:rsidRPr="00593056">
              <w:rPr>
                <w:b/>
                <w:bCs/>
              </w:rPr>
              <w:t xml:space="preserve">Требования к приему блока </w:t>
            </w:r>
            <w:r w:rsidRPr="00163EA4">
              <w:rPr>
                <w:b/>
                <w:bCs/>
              </w:rPr>
              <w:t>«Срок исполнения контракта» (</w:t>
            </w:r>
            <w:r w:rsidRPr="00163EA4">
              <w:rPr>
                <w:b/>
                <w:bCs/>
                <w:lang w:val="en-US"/>
              </w:rPr>
              <w:t>executionPeriod</w:t>
            </w:r>
            <w:r w:rsidRPr="00163EA4">
              <w:rPr>
                <w:b/>
                <w:bCs/>
              </w:rPr>
              <w:t>)</w:t>
            </w:r>
            <w:r w:rsidRPr="00593056">
              <w:rPr>
                <w:b/>
                <w:bCs/>
              </w:rPr>
              <w:t xml:space="preserve"> для случаев, когда принимается проект отличный от проекта первоначальной версии, сформированного на основании электронного контракта в структурированном виде.</w:t>
            </w:r>
          </w:p>
          <w:p w14:paraId="1895AEF2" w14:textId="77777777" w:rsidR="00056C63" w:rsidRDefault="00056C63" w:rsidP="00056C63">
            <w:pPr>
              <w:pStyle w:val="ad"/>
            </w:pPr>
          </w:p>
          <w:p w14:paraId="7A8181C8" w14:textId="77777777" w:rsidR="00056C63" w:rsidRPr="00CF0851" w:rsidRDefault="00056C63" w:rsidP="00056C63">
            <w:pPr>
              <w:pStyle w:val="ad"/>
              <w:jc w:val="left"/>
            </w:pPr>
          </w:p>
          <w:p w14:paraId="555CDA47" w14:textId="77777777" w:rsidR="00056C63" w:rsidRDefault="00056C63" w:rsidP="00056C63">
            <w:pPr>
              <w:pStyle w:val="ad"/>
              <w:jc w:val="left"/>
            </w:pPr>
            <w:r>
              <w:t>Если первая версия сведений о контракте размещена (опубликована) ДО выхода версии 13.2 ЕИС (выхода доработки «</w:t>
            </w:r>
            <w:r w:rsidRPr="00CD247C">
              <w:t>FCSNF-18101 Интеграция РК. Обязательное указание sid externalSid в этапах контракта при приеме contract и contractProcedure</w:t>
            </w:r>
            <w:r>
              <w:t>»), то поля блока заполняются следуюшим образом:</w:t>
            </w:r>
          </w:p>
          <w:p w14:paraId="34D8C16F" w14:textId="77777777" w:rsidR="00056C63" w:rsidRDefault="00056C63" w:rsidP="00056C63">
            <w:pPr>
              <w:pStyle w:val="ad"/>
              <w:jc w:val="left"/>
            </w:pPr>
          </w:p>
          <w:p w14:paraId="020B7CC2" w14:textId="2968CEF8" w:rsidR="00056C63" w:rsidRPr="000B5618" w:rsidRDefault="00056C63" w:rsidP="00056C63">
            <w:pPr>
              <w:pStyle w:val="ad"/>
              <w:jc w:val="left"/>
            </w:pPr>
            <w:r>
              <w:t>Поля «</w:t>
            </w:r>
            <w:r w:rsidRPr="006D19F2">
              <w:t>Уникальный идентификатор этапа контракта в ЕИС</w:t>
            </w:r>
            <w:r>
              <w:t>» (</w:t>
            </w:r>
            <w:r w:rsidRPr="006D19F2">
              <w:t>executionPeriod/stages/sid</w:t>
            </w:r>
            <w:r>
              <w:t xml:space="preserve">) игнорируется при приеме первой версии, заполняется в ЕИС и выгружается. </w:t>
            </w:r>
            <w:r w:rsidRPr="000B5618">
              <w:t xml:space="preserve">При приеме изменений размещенной версии сведений о контракте, если поле заполнено, то контролируется, что в предыдущей версии сведений о контракте найден этап исполнения контракта с указанным значением sid, то есть данное поле, как и </w:t>
            </w:r>
            <w:r w:rsidRPr="000B5618">
              <w:rPr>
                <w:lang w:val="en-US"/>
              </w:rPr>
              <w:t>externalSid</w:t>
            </w:r>
            <w:r w:rsidRPr="000B5618">
              <w:t xml:space="preserve">, используется для идентификации этапа исполнения контракта в разных версиях сведений о контракте. При этом, если для этапа исполнения контракта, найденного по </w:t>
            </w:r>
            <w:r w:rsidRPr="000B5618">
              <w:rPr>
                <w:lang w:val="en-US"/>
              </w:rPr>
              <w:t>sid</w:t>
            </w:r>
            <w:r w:rsidRPr="000B5618">
              <w:t>, в размещенной версии сведений о контракте:</w:t>
            </w:r>
          </w:p>
          <w:p w14:paraId="3800B290" w14:textId="77777777" w:rsidR="00056C63" w:rsidRDefault="00056C63" w:rsidP="00056C63">
            <w:pPr>
              <w:pStyle w:val="ad"/>
              <w:jc w:val="left"/>
            </w:pPr>
            <w:r w:rsidRPr="000B5618">
              <w:t xml:space="preserve">задан </w:t>
            </w:r>
            <w:r w:rsidRPr="00CD247C">
              <w:t>externalSid</w:t>
            </w:r>
            <w:r w:rsidRPr="000B5618">
              <w:t xml:space="preserve">, то в принимаемой версии для данного этапа должно быть указано то же значение </w:t>
            </w:r>
            <w:r w:rsidRPr="000B5618">
              <w:rPr>
                <w:lang w:val="en-US"/>
              </w:rPr>
              <w:t>externalSid</w:t>
            </w:r>
            <w:r w:rsidRPr="000B5618">
              <w:t>;</w:t>
            </w:r>
          </w:p>
          <w:p w14:paraId="0E17A21C" w14:textId="54A77A03" w:rsidR="00056C63" w:rsidRDefault="00056C63" w:rsidP="00056C63">
            <w:pPr>
              <w:pStyle w:val="ad"/>
              <w:numPr>
                <w:ilvl w:val="0"/>
                <w:numId w:val="75"/>
              </w:numPr>
              <w:jc w:val="left"/>
            </w:pPr>
            <w:r w:rsidRPr="000B5618">
              <w:t xml:space="preserve">не задан </w:t>
            </w:r>
            <w:r w:rsidRPr="000B5618">
              <w:rPr>
                <w:lang w:val="en-US"/>
              </w:rPr>
              <w:t>externalSid</w:t>
            </w:r>
            <w:r w:rsidRPr="000B5618">
              <w:t xml:space="preserve">, то в принимаемой версии допускается указание </w:t>
            </w:r>
            <w:r w:rsidRPr="000B5618">
              <w:rPr>
                <w:lang w:val="en-US"/>
              </w:rPr>
              <w:t>externalSid</w:t>
            </w:r>
            <w:r w:rsidRPr="000B5618">
              <w:t>, то есть считается, что внешняя система задала для этапа свой идентификатор.</w:t>
            </w:r>
          </w:p>
          <w:p w14:paraId="1E8C6BD9" w14:textId="41ABAA30" w:rsidR="00056C63" w:rsidRPr="007537A2" w:rsidRDefault="00056C63" w:rsidP="00056C63">
            <w:pPr>
              <w:pStyle w:val="ad"/>
              <w:jc w:val="left"/>
            </w:pPr>
            <w:r>
              <w:t>Поле «</w:t>
            </w:r>
            <w:r w:rsidRPr="006D19F2">
              <w:t>GUID этапа контракта</w:t>
            </w:r>
            <w:r>
              <w:t>» (</w:t>
            </w:r>
            <w:r w:rsidRPr="006D19F2">
              <w:t>executionPeriod/stages/guid</w:t>
            </w:r>
            <w:r>
              <w:t>) игнорируется при приеме, заполняется в ЕИС и выгружается.</w:t>
            </w:r>
            <w:r w:rsidRPr="007537A2">
              <w:t xml:space="preserve"> </w:t>
            </w:r>
          </w:p>
          <w:p w14:paraId="2499C525" w14:textId="77777777" w:rsidR="00056C63" w:rsidRDefault="00056C63" w:rsidP="00056C63">
            <w:pPr>
              <w:pStyle w:val="ad"/>
              <w:jc w:val="left"/>
            </w:pPr>
          </w:p>
          <w:p w14:paraId="3A2CF023" w14:textId="65A87A60" w:rsidR="00056C63" w:rsidRDefault="00056C63" w:rsidP="00056C63">
            <w:pPr>
              <w:pStyle w:val="ad"/>
              <w:jc w:val="left"/>
            </w:pPr>
            <w:r>
              <w:t>Поле</w:t>
            </w:r>
            <w:r w:rsidRPr="00D04B68">
              <w:t xml:space="preserve"> «</w:t>
            </w:r>
            <w:r w:rsidRPr="007B19F9">
              <w:t>Внешний</w:t>
            </w:r>
            <w:r w:rsidRPr="00D04B68">
              <w:t xml:space="preserve"> </w:t>
            </w:r>
            <w:r w:rsidRPr="007B19F9">
              <w:t>идентификатор</w:t>
            </w:r>
            <w:r w:rsidRPr="00D04B68">
              <w:t xml:space="preserve"> </w:t>
            </w:r>
            <w:r w:rsidRPr="007B19F9">
              <w:t>этапа</w:t>
            </w:r>
            <w:r w:rsidRPr="00D04B68">
              <w:t>» (</w:t>
            </w:r>
            <w:r w:rsidRPr="007B19F9">
              <w:rPr>
                <w:lang w:val="en-US"/>
              </w:rPr>
              <w:t>executionPeriod</w:t>
            </w:r>
            <w:r w:rsidRPr="00D04B68">
              <w:t>/</w:t>
            </w:r>
            <w:r w:rsidRPr="007B19F9">
              <w:rPr>
                <w:lang w:val="en-US"/>
              </w:rPr>
              <w:t>stages</w:t>
            </w:r>
            <w:r w:rsidRPr="00D04B68">
              <w:t>/</w:t>
            </w:r>
            <w:r w:rsidRPr="007B19F9">
              <w:rPr>
                <w:lang w:val="en-US"/>
              </w:rPr>
              <w:t>external</w:t>
            </w:r>
            <w:r>
              <w:rPr>
                <w:lang w:val="en-US"/>
              </w:rPr>
              <w:t>Si</w:t>
            </w:r>
            <w:r w:rsidRPr="007B19F9">
              <w:rPr>
                <w:lang w:val="en-US"/>
              </w:rPr>
              <w:t>d</w:t>
            </w:r>
            <w:r w:rsidRPr="00D04B68">
              <w:t>)</w:t>
            </w:r>
            <w:r>
              <w:t xml:space="preserve"> – при приеме берется из пришедшего документа и сохраняется в БД. При этом проверяется уникальность пришедшего значения в в рамках версии и</w:t>
            </w:r>
            <w:r w:rsidRPr="004C3D29">
              <w:t>нформаци</w:t>
            </w:r>
            <w:r>
              <w:t xml:space="preserve">и </w:t>
            </w:r>
            <w:r w:rsidRPr="004C3D29">
              <w:t>о заключенном контракте</w:t>
            </w:r>
            <w:r>
              <w:t xml:space="preserve"> – см. контроль </w:t>
            </w:r>
            <w:r w:rsidRPr="00D04B68">
              <w:t xml:space="preserve">РК_ИК_0235 </w:t>
            </w:r>
            <w:r>
              <w:t>ниже</w:t>
            </w:r>
          </w:p>
          <w:p w14:paraId="0B6B935D" w14:textId="49AB8830" w:rsidR="00056C63" w:rsidRDefault="00056C63" w:rsidP="00056C63">
            <w:pPr>
              <w:pStyle w:val="ad"/>
              <w:jc w:val="left"/>
            </w:pPr>
          </w:p>
          <w:p w14:paraId="5494767F" w14:textId="4ED382BF" w:rsidR="00056C63" w:rsidRPr="005B5C65" w:rsidRDefault="00056C63" w:rsidP="00056C63">
            <w:pPr>
              <w:pStyle w:val="ad"/>
              <w:jc w:val="left"/>
            </w:pPr>
            <w:r>
              <w:t>Поле</w:t>
            </w:r>
            <w:r w:rsidRPr="005B5C65">
              <w:t xml:space="preserve"> «Наименование этапа» (</w:t>
            </w:r>
            <w:r w:rsidRPr="005B5C65">
              <w:rPr>
                <w:lang w:val="en-US"/>
              </w:rPr>
              <w:t>executionPeriod</w:t>
            </w:r>
            <w:r w:rsidRPr="005B5C65">
              <w:t>/</w:t>
            </w:r>
            <w:r w:rsidRPr="005B5C65">
              <w:rPr>
                <w:lang w:val="en-US"/>
              </w:rPr>
              <w:t>stages</w:t>
            </w:r>
            <w:r w:rsidRPr="005B5C65">
              <w:t>/</w:t>
            </w:r>
            <w:r w:rsidRPr="005B5C65">
              <w:rPr>
                <w:lang w:val="en-US"/>
              </w:rPr>
              <w:t>stageName</w:t>
            </w:r>
            <w:r w:rsidRPr="005B5C65">
              <w:t>)</w:t>
            </w:r>
            <w:r>
              <w:t xml:space="preserve"> принимается и сохраняется из пакета.</w:t>
            </w:r>
          </w:p>
          <w:p w14:paraId="68215A2F" w14:textId="152D548A" w:rsidR="00056C63" w:rsidRPr="005B5C65" w:rsidRDefault="00056C63" w:rsidP="00056C63">
            <w:pPr>
              <w:pStyle w:val="ad"/>
              <w:jc w:val="left"/>
            </w:pPr>
          </w:p>
          <w:p w14:paraId="0710FE1D" w14:textId="5A9119FA" w:rsidR="00056C63" w:rsidRPr="0089688A" w:rsidRDefault="00056C63" w:rsidP="00056C63">
            <w:pPr>
              <w:pStyle w:val="ad"/>
              <w:jc w:val="left"/>
            </w:pPr>
            <w:r>
              <w:t>Поле</w:t>
            </w:r>
            <w:r w:rsidRPr="0089688A">
              <w:t xml:space="preserve"> «Цена этапа контракта в валюте контракта» (</w:t>
            </w:r>
            <w:r w:rsidRPr="0089688A">
              <w:rPr>
                <w:lang w:val="en-US"/>
              </w:rPr>
              <w:t>executionPeriod</w:t>
            </w:r>
            <w:r w:rsidRPr="0089688A">
              <w:t>/</w:t>
            </w:r>
            <w:r w:rsidRPr="0089688A">
              <w:rPr>
                <w:lang w:val="en-US"/>
              </w:rPr>
              <w:t>stages</w:t>
            </w:r>
            <w:r w:rsidRPr="0089688A">
              <w:t>/</w:t>
            </w:r>
            <w:r w:rsidRPr="0089688A">
              <w:rPr>
                <w:lang w:val="en-US"/>
              </w:rPr>
              <w:t>stagePrice</w:t>
            </w:r>
            <w:r w:rsidRPr="0089688A">
              <w:t>)</w:t>
            </w:r>
            <w:r>
              <w:t>. Игнорируется при приеме в случае указания только одного блока</w:t>
            </w:r>
            <w:r w:rsidRPr="0089688A">
              <w:t xml:space="preserve"> executionPeriod/stages</w:t>
            </w:r>
            <w:r>
              <w:t>.</w:t>
            </w:r>
          </w:p>
          <w:p w14:paraId="68089A06" w14:textId="77777777" w:rsidR="00056C63" w:rsidRPr="0089688A" w:rsidRDefault="00056C63" w:rsidP="00056C63">
            <w:pPr>
              <w:pStyle w:val="ad"/>
              <w:jc w:val="left"/>
            </w:pPr>
          </w:p>
          <w:p w14:paraId="481DCB45" w14:textId="4BF0A569" w:rsidR="00056C63" w:rsidRPr="00447EF8" w:rsidRDefault="00056C63" w:rsidP="00056C63">
            <w:pPr>
              <w:pStyle w:val="ad"/>
              <w:jc w:val="left"/>
            </w:pPr>
            <w:r>
              <w:t>Поле</w:t>
            </w:r>
            <w:r w:rsidRPr="00656D6C">
              <w:t xml:space="preserve"> «Цена этапа контракта в российских рублях» (</w:t>
            </w:r>
            <w:r w:rsidRPr="00656D6C">
              <w:rPr>
                <w:lang w:val="en-US"/>
              </w:rPr>
              <w:t>executionPeriod</w:t>
            </w:r>
            <w:r w:rsidRPr="00656D6C">
              <w:t>/</w:t>
            </w:r>
            <w:r w:rsidRPr="00656D6C">
              <w:rPr>
                <w:lang w:val="en-US"/>
              </w:rPr>
              <w:t>stages</w:t>
            </w:r>
            <w:r w:rsidRPr="00656D6C">
              <w:t>/</w:t>
            </w:r>
            <w:r w:rsidRPr="00656D6C">
              <w:rPr>
                <w:lang w:val="en-US"/>
              </w:rPr>
              <w:t>stagePriceRUR</w:t>
            </w:r>
            <w:r w:rsidRPr="00656D6C">
              <w:t>)</w:t>
            </w:r>
            <w:r>
              <w:t>. При приеме игнорируется, заполняется при передаче,</w:t>
            </w:r>
            <w:r w:rsidRPr="00447EF8">
              <w:t xml:space="preserve"> </w:t>
            </w:r>
            <w:r>
              <w:t>в случае если валюта контракта отлична от рублей.</w:t>
            </w:r>
          </w:p>
          <w:p w14:paraId="0166D064" w14:textId="214AA80D" w:rsidR="00056C63" w:rsidRDefault="00056C63" w:rsidP="00056C63">
            <w:pPr>
              <w:pStyle w:val="ad"/>
              <w:jc w:val="left"/>
            </w:pPr>
          </w:p>
          <w:p w14:paraId="57B93126" w14:textId="24E07724" w:rsidR="00056C63" w:rsidRDefault="00056C63" w:rsidP="00056C63">
            <w:pPr>
              <w:pStyle w:val="ad"/>
              <w:jc w:val="left"/>
            </w:pPr>
            <w:r>
              <w:lastRenderedPageBreak/>
              <w:t>Блок</w:t>
            </w:r>
            <w:r w:rsidRPr="00DB7981">
              <w:t xml:space="preserve"> «Процент и размер аванса по этапу контракта» (</w:t>
            </w:r>
            <w:r w:rsidRPr="00DB7981">
              <w:rPr>
                <w:lang w:val="en-US"/>
              </w:rPr>
              <w:t>executionPeriod</w:t>
            </w:r>
            <w:r w:rsidRPr="00DB7981">
              <w:t>/</w:t>
            </w:r>
            <w:r w:rsidRPr="00DB7981">
              <w:rPr>
                <w:lang w:val="en-US"/>
              </w:rPr>
              <w:t>stages</w:t>
            </w:r>
            <w:r w:rsidRPr="00DB7981">
              <w:t>/</w:t>
            </w:r>
            <w:r w:rsidRPr="00DB7981">
              <w:rPr>
                <w:lang w:val="en-US"/>
              </w:rPr>
              <w:t>stageAdvancePayment</w:t>
            </w:r>
            <w:r>
              <w:rPr>
                <w:lang w:val="en-US"/>
              </w:rPr>
              <w:t>Sum</w:t>
            </w:r>
            <w:r w:rsidRPr="00DB7981">
              <w:t>). Указание допустимо при заполненом блоке advancePaymentSum</w:t>
            </w:r>
            <w:r>
              <w:t>.</w:t>
            </w:r>
          </w:p>
          <w:p w14:paraId="69C0574A" w14:textId="77777777" w:rsidR="00056C63" w:rsidRDefault="00056C63" w:rsidP="00056C63">
            <w:pPr>
              <w:pStyle w:val="ad"/>
              <w:jc w:val="left"/>
            </w:pPr>
          </w:p>
          <w:p w14:paraId="757CFE8D" w14:textId="51446F1D" w:rsidR="00056C63" w:rsidRPr="000F03CB" w:rsidRDefault="00056C63" w:rsidP="00056C63">
            <w:pPr>
              <w:pStyle w:val="ad"/>
            </w:pPr>
            <w:r>
              <w:t>Блок необязателен для заполнения – в</w:t>
            </w:r>
            <w:r w:rsidRPr="009174D6">
              <w:t xml:space="preserve"> блоке должно быть заполнено либо поле sumInPercents либо поле priceValue. Оба поля одновременно</w:t>
            </w:r>
            <w:r>
              <w:t xml:space="preserve"> заполнены быть не могут</w:t>
            </w:r>
            <w:r w:rsidRPr="000F03CB">
              <w:t>.</w:t>
            </w:r>
          </w:p>
          <w:p w14:paraId="573E6780" w14:textId="77777777" w:rsidR="00056C63" w:rsidRDefault="00056C63" w:rsidP="00056C63">
            <w:pPr>
              <w:pStyle w:val="ad"/>
            </w:pPr>
          </w:p>
          <w:p w14:paraId="10157225" w14:textId="49678719" w:rsidR="00056C63" w:rsidRDefault="00056C63" w:rsidP="00056C63">
            <w:pPr>
              <w:pStyle w:val="ad"/>
            </w:pPr>
            <w:r>
              <w:t>Поле «</w:t>
            </w:r>
            <w:r w:rsidRPr="008726F1">
              <w:t>Размер аванса в процентах</w:t>
            </w:r>
            <w:r>
              <w:t>» (</w:t>
            </w:r>
            <w:r w:rsidRPr="008726F1">
              <w:t>sumInPercents</w:t>
            </w:r>
            <w:r>
              <w:t>) – е</w:t>
            </w:r>
            <w:r w:rsidRPr="008726F1">
              <w:t xml:space="preserve">сли заполнено поле priceValue, то значение поля игнорируется при приеме, рассчитывается автоматически </w:t>
            </w:r>
            <w:r>
              <w:t xml:space="preserve">по формуле </w:t>
            </w:r>
            <w:r w:rsidRPr="008726F1">
              <w:t>sumInPercents = (</w:t>
            </w:r>
            <w:r w:rsidRPr="000F03CB">
              <w:t>executionPeriod/stages/stageAdvancePaymentSum</w:t>
            </w:r>
            <w:r>
              <w:t>/</w:t>
            </w:r>
            <w:r w:rsidRPr="008726F1">
              <w:t xml:space="preserve">priceValue*100)/ </w:t>
            </w:r>
            <w:r w:rsidRPr="00FE775C">
              <w:t>executionPeriod/stages/stagePrice</w:t>
            </w:r>
            <w:r w:rsidRPr="008726F1">
              <w:t>. Результат округляется до 2-х знаков после запятой по правилам математического округления</w:t>
            </w:r>
          </w:p>
          <w:p w14:paraId="21C8A459" w14:textId="77777777" w:rsidR="00056C63" w:rsidRDefault="00056C63" w:rsidP="00056C63">
            <w:pPr>
              <w:pStyle w:val="ad"/>
            </w:pPr>
          </w:p>
          <w:p w14:paraId="2955B8EF" w14:textId="23B6A293" w:rsidR="00056C63" w:rsidRDefault="00056C63" w:rsidP="00056C63">
            <w:pPr>
              <w:pStyle w:val="ad"/>
            </w:pPr>
            <w:r>
              <w:t>Поле «</w:t>
            </w:r>
            <w:r w:rsidRPr="008726F1">
              <w:t>Размер аванса в валюте контракта</w:t>
            </w:r>
            <w:r>
              <w:t>» (</w:t>
            </w:r>
            <w:r w:rsidRPr="008726F1">
              <w:t>priceValue</w:t>
            </w:r>
            <w:r>
              <w:t>) – е</w:t>
            </w:r>
            <w:r w:rsidRPr="008726F1">
              <w:t xml:space="preserve">сли заполнено поле sumInPercents, то значение </w:t>
            </w:r>
            <w:r>
              <w:t xml:space="preserve">данного </w:t>
            </w:r>
            <w:r w:rsidRPr="008726F1">
              <w:t xml:space="preserve">поля игнорируется при приеме, рассчитывается автоматически </w:t>
            </w:r>
            <w:r>
              <w:t xml:space="preserve">по формуле </w:t>
            </w:r>
            <w:r w:rsidRPr="008726F1">
              <w:t xml:space="preserve">priceValue = </w:t>
            </w:r>
            <w:r w:rsidRPr="00FE775C">
              <w:t>executionPeriod/stages/stagePrice</w:t>
            </w:r>
            <w:r w:rsidRPr="008726F1">
              <w:t>*(</w:t>
            </w:r>
            <w:r>
              <w:t xml:space="preserve"> </w:t>
            </w:r>
            <w:r w:rsidRPr="000F03CB">
              <w:t>executionPeriod/stages/stageAdvancePaymentSum/</w:t>
            </w:r>
            <w:r>
              <w:t xml:space="preserve"> </w:t>
            </w:r>
            <w:r w:rsidRPr="008726F1">
              <w:t>sumInPercents</w:t>
            </w:r>
            <w:r w:rsidRPr="000F03CB">
              <w:t xml:space="preserve"> </w:t>
            </w:r>
            <w:r w:rsidRPr="008726F1">
              <w:t>/</w:t>
            </w:r>
            <w:r w:rsidRPr="000F03CB">
              <w:t xml:space="preserve"> </w:t>
            </w:r>
            <w:r w:rsidRPr="008726F1">
              <w:t xml:space="preserve">100). Результат округляется до 2-х знаков после запятой </w:t>
            </w:r>
            <w:r>
              <w:t>по математическим правилам.</w:t>
            </w:r>
          </w:p>
          <w:p w14:paraId="6746E8A9" w14:textId="77777777" w:rsidR="00056C63" w:rsidRPr="00D95243" w:rsidRDefault="00056C63" w:rsidP="00056C63">
            <w:pPr>
              <w:pStyle w:val="ad"/>
              <w:jc w:val="left"/>
            </w:pPr>
          </w:p>
          <w:p w14:paraId="2658948E" w14:textId="1827CCFC" w:rsidR="00056C63" w:rsidRDefault="00056C63" w:rsidP="00056C63">
            <w:pPr>
              <w:pStyle w:val="ad"/>
              <w:jc w:val="left"/>
              <w:rPr>
                <w:lang w:eastAsia="en-US"/>
              </w:rPr>
            </w:pPr>
            <w:r>
              <w:t>Поле «</w:t>
            </w:r>
            <w:r w:rsidRPr="00981CE9">
              <w:t>Размер аванса в рублевом эквиваленте</w:t>
            </w:r>
            <w:r>
              <w:t>» (</w:t>
            </w:r>
            <w:r w:rsidRPr="00981CE9">
              <w:t>priceValueRUR</w:t>
            </w:r>
            <w:r>
              <w:t>)</w:t>
            </w:r>
            <w:r w:rsidRPr="00981CE9">
              <w:t>. При приеме игнорируется, заполняется при передаче в случае если валюта контракта отлична от рублей</w:t>
            </w:r>
            <w:r>
              <w:t xml:space="preserve">. </w:t>
            </w:r>
            <w:r>
              <w:rPr>
                <w:lang w:eastAsia="en-US"/>
              </w:rPr>
              <w:t>Формула для расчета размера аванса в российских рублях, при значении валюты контракта отличного от «российский рубль»: размер аванса в валюте контракта * курс валюты контракта на дату заключения контракта / номинал валюты контракта.</w:t>
            </w:r>
          </w:p>
          <w:p w14:paraId="49EFB052" w14:textId="0B4C0C4A" w:rsidR="00056C63" w:rsidRDefault="00056C63" w:rsidP="00056C63">
            <w:pPr>
              <w:pStyle w:val="ad"/>
              <w:jc w:val="left"/>
            </w:pPr>
          </w:p>
          <w:p w14:paraId="723849FF" w14:textId="77777777" w:rsidR="00056C63" w:rsidRDefault="00056C63" w:rsidP="00056C63">
            <w:pPr>
              <w:pStyle w:val="ad"/>
              <w:jc w:val="left"/>
            </w:pPr>
            <w:r>
              <w:t>Если первая версия сведений о контракте размещена (опубликована) ПОСЛЕ выхода версии 13.2 ЕИС (выхода доработки «</w:t>
            </w:r>
            <w:r w:rsidRPr="00CD247C">
              <w:t>FCSNF-18101 Интеграция РК. Обязательное указание sid externalSid в этапах контракта при приеме contract и contractProcedure</w:t>
            </w:r>
            <w:r>
              <w:t>»), то поля блока заполняются следуюшим образом:</w:t>
            </w:r>
          </w:p>
          <w:p w14:paraId="747BB1F2" w14:textId="77777777" w:rsidR="00056C63" w:rsidRPr="00CD247C" w:rsidRDefault="00056C63" w:rsidP="00056C63">
            <w:pPr>
              <w:pStyle w:val="ad"/>
              <w:jc w:val="left"/>
            </w:pPr>
          </w:p>
          <w:p w14:paraId="486689EC" w14:textId="77777777" w:rsidR="00056C63" w:rsidRDefault="00056C63" w:rsidP="00056C63">
            <w:pPr>
              <w:pStyle w:val="ad"/>
              <w:numPr>
                <w:ilvl w:val="0"/>
                <w:numId w:val="207"/>
              </w:numPr>
              <w:jc w:val="left"/>
            </w:pPr>
            <w:r>
              <w:t>блок</w:t>
            </w:r>
            <w:r w:rsidRPr="00225315">
              <w:t xml:space="preserve"> «Этапы исполнения контракта» (</w:t>
            </w:r>
            <w:r w:rsidRPr="00225315">
              <w:rPr>
                <w:lang w:val="en-US"/>
              </w:rPr>
              <w:t>executionPeriod</w:t>
            </w:r>
            <w:r w:rsidRPr="00225315">
              <w:t>/</w:t>
            </w:r>
            <w:r w:rsidRPr="00225315">
              <w:rPr>
                <w:lang w:val="en-US"/>
              </w:rPr>
              <w:t>stages</w:t>
            </w:r>
            <w:r w:rsidRPr="00225315">
              <w:t>)</w:t>
            </w:r>
            <w:r>
              <w:t>:</w:t>
            </w:r>
          </w:p>
          <w:p w14:paraId="20C60A10" w14:textId="77777777" w:rsidR="00056C63" w:rsidRDefault="00056C63" w:rsidP="00056C63">
            <w:pPr>
              <w:pStyle w:val="ad"/>
              <w:ind w:left="720"/>
              <w:jc w:val="left"/>
            </w:pPr>
          </w:p>
          <w:p w14:paraId="687CCDCB" w14:textId="77777777" w:rsidR="00056C63" w:rsidRDefault="00056C63" w:rsidP="00056C63">
            <w:pPr>
              <w:pStyle w:val="ad"/>
              <w:numPr>
                <w:ilvl w:val="1"/>
                <w:numId w:val="207"/>
              </w:numPr>
              <w:jc w:val="left"/>
            </w:pPr>
            <w:r>
              <w:t>поле «</w:t>
            </w:r>
            <w:r w:rsidRPr="00DE1699">
              <w:t>Уникальный идентификатор этапа контракта в ЕИС</w:t>
            </w:r>
            <w:r>
              <w:t>» (</w:t>
            </w:r>
            <w:r w:rsidRPr="00DE1699">
              <w:t>executionPeriod/stages/sid</w:t>
            </w:r>
            <w:r>
              <w:t xml:space="preserve">) </w:t>
            </w:r>
          </w:p>
          <w:p w14:paraId="16EFD79D" w14:textId="77777777" w:rsidR="00056C63" w:rsidRDefault="00056C63" w:rsidP="00056C63">
            <w:pPr>
              <w:pStyle w:val="ad"/>
              <w:ind w:left="1440"/>
              <w:jc w:val="left"/>
            </w:pPr>
          </w:p>
          <w:p w14:paraId="7897F236" w14:textId="20935E8F" w:rsidR="00056C63" w:rsidRDefault="00056C63" w:rsidP="00056C63">
            <w:pPr>
              <w:pStyle w:val="ad"/>
              <w:ind w:left="1440"/>
              <w:jc w:val="left"/>
            </w:pPr>
            <w:r>
              <w:t xml:space="preserve">При приеме второй и последующих версий контролируется заполненность sid или/и externalSid в блоке stage для сведений о контракте, первая версия которого была размещена после выхода версии 13.2 (см. </w:t>
            </w:r>
            <w:r w:rsidRPr="00960F7C">
              <w:t>контроль</w:t>
            </w:r>
            <w:r>
              <w:t xml:space="preserve"> </w:t>
            </w:r>
            <w:r>
              <w:fldChar w:fldCharType="begin"/>
            </w:r>
            <w:r>
              <w:instrText xml:space="preserve"> REF РК_ИК_0434 \h </w:instrText>
            </w:r>
            <w:r>
              <w:fldChar w:fldCharType="separate"/>
            </w:r>
            <w:r w:rsidRPr="00680B1E">
              <w:t>РК_ИК_043</w:t>
            </w:r>
            <w:r>
              <w:t>4</w:t>
            </w:r>
            <w:r>
              <w:fldChar w:fldCharType="end"/>
            </w:r>
            <w:r w:rsidRPr="00960F7C">
              <w:t xml:space="preserve"> </w:t>
            </w:r>
            <w:r>
              <w:t>ниже)</w:t>
            </w:r>
          </w:p>
          <w:p w14:paraId="7833EF62" w14:textId="374E0C63" w:rsidR="00056C63" w:rsidRDefault="00056C63" w:rsidP="00056C63">
            <w:pPr>
              <w:pStyle w:val="ad"/>
              <w:ind w:left="1440"/>
              <w:jc w:val="left"/>
            </w:pPr>
          </w:p>
          <w:p w14:paraId="614932CA" w14:textId="4A50CE89" w:rsidR="00056C63" w:rsidRDefault="00056C63" w:rsidP="00056C63">
            <w:pPr>
              <w:pStyle w:val="ad"/>
              <w:ind w:left="1440"/>
              <w:jc w:val="left"/>
            </w:pPr>
            <w:r>
              <w:t>Остальные алгоритмы и контроли относительно данного поля остаются без изменений (независимо от того первая версия сведений о контракте была размещена до или после выхода 12.3)</w:t>
            </w:r>
          </w:p>
          <w:p w14:paraId="0A75B90F" w14:textId="77777777" w:rsidR="00056C63" w:rsidRDefault="00056C63" w:rsidP="00056C63">
            <w:pPr>
              <w:pStyle w:val="ad"/>
              <w:ind w:left="1440"/>
              <w:jc w:val="left"/>
            </w:pPr>
          </w:p>
          <w:p w14:paraId="1D90F737" w14:textId="77777777" w:rsidR="00056C63" w:rsidRPr="00286051" w:rsidRDefault="00056C63" w:rsidP="00056C63">
            <w:pPr>
              <w:pStyle w:val="ad"/>
              <w:numPr>
                <w:ilvl w:val="1"/>
                <w:numId w:val="207"/>
              </w:numPr>
              <w:jc w:val="left"/>
            </w:pPr>
            <w:r>
              <w:t>поле</w:t>
            </w:r>
            <w:r w:rsidRPr="00286051">
              <w:t xml:space="preserve"> «Внешний идентификатор этапа» (</w:t>
            </w:r>
            <w:r w:rsidRPr="00286051">
              <w:rPr>
                <w:lang w:val="en-US"/>
              </w:rPr>
              <w:t>executionPeriod</w:t>
            </w:r>
            <w:r w:rsidRPr="00286051">
              <w:t>/</w:t>
            </w:r>
            <w:r w:rsidRPr="00286051">
              <w:rPr>
                <w:lang w:val="en-US"/>
              </w:rPr>
              <w:t>stages</w:t>
            </w:r>
            <w:r w:rsidRPr="00286051">
              <w:t>/</w:t>
            </w:r>
            <w:r w:rsidRPr="00286051">
              <w:rPr>
                <w:lang w:val="en-US"/>
              </w:rPr>
              <w:t>externalSid</w:t>
            </w:r>
            <w:r w:rsidRPr="00286051">
              <w:t>)</w:t>
            </w:r>
            <w:r>
              <w:t xml:space="preserve"> не заполняется</w:t>
            </w:r>
            <w:r w:rsidRPr="00286051">
              <w:t>;</w:t>
            </w:r>
          </w:p>
          <w:p w14:paraId="5D68C9AD" w14:textId="77777777" w:rsidR="00056C63" w:rsidRDefault="00056C63" w:rsidP="00056C63">
            <w:pPr>
              <w:pStyle w:val="ad"/>
              <w:ind w:left="1440"/>
              <w:jc w:val="left"/>
            </w:pPr>
          </w:p>
          <w:p w14:paraId="16A530F8" w14:textId="03D59BB8" w:rsidR="00056C63" w:rsidRPr="00960F7C" w:rsidRDefault="00056C63" w:rsidP="00056C63">
            <w:pPr>
              <w:pStyle w:val="ad"/>
              <w:ind w:left="1440"/>
              <w:jc w:val="left"/>
            </w:pPr>
            <w:r>
              <w:t>При приеме первой версии контролируется обязательность заполнения для сведений о контракте, первая версия которого была размещена после выхода версии 13.2</w:t>
            </w:r>
            <w:r w:rsidRPr="00960F7C">
              <w:t xml:space="preserve"> </w:t>
            </w:r>
            <w:r>
              <w:t xml:space="preserve">(см. </w:t>
            </w:r>
            <w:r w:rsidRPr="00960F7C">
              <w:t xml:space="preserve">контроль </w:t>
            </w:r>
            <w:r>
              <w:fldChar w:fldCharType="begin"/>
            </w:r>
            <w:r>
              <w:instrText xml:space="preserve"> REF РК_ИК_0433 \h </w:instrText>
            </w:r>
            <w:r>
              <w:fldChar w:fldCharType="separate"/>
            </w:r>
            <w:r w:rsidRPr="00680B1E">
              <w:t>РК_ИК_0433</w:t>
            </w:r>
            <w:r>
              <w:fldChar w:fldCharType="end"/>
            </w:r>
            <w:r w:rsidRPr="00960F7C">
              <w:t xml:space="preserve"> </w:t>
            </w:r>
            <w:r>
              <w:t>ниже)</w:t>
            </w:r>
          </w:p>
          <w:p w14:paraId="5A544720" w14:textId="77777777" w:rsidR="00056C63" w:rsidRDefault="00056C63" w:rsidP="00056C63">
            <w:pPr>
              <w:pStyle w:val="ad"/>
              <w:ind w:left="1440"/>
              <w:jc w:val="left"/>
            </w:pPr>
          </w:p>
          <w:p w14:paraId="6E3976D5" w14:textId="49DB113B" w:rsidR="00056C63" w:rsidRDefault="00056C63" w:rsidP="00056C63">
            <w:pPr>
              <w:pStyle w:val="ad"/>
              <w:ind w:left="1440"/>
              <w:jc w:val="left"/>
            </w:pPr>
            <w:r>
              <w:lastRenderedPageBreak/>
              <w:t xml:space="preserve">При приеме второй и последующих версий контролируется заполненность sid или/и externalSid в блоке stage для сведений о контракте, первая версия которого была размещена после выхода версии 13.2 (см. </w:t>
            </w:r>
            <w:r w:rsidRPr="00960F7C">
              <w:t xml:space="preserve">контроль </w:t>
            </w:r>
            <w:r>
              <w:fldChar w:fldCharType="begin"/>
            </w:r>
            <w:r>
              <w:instrText xml:space="preserve"> REF РК_ИК_0434 \h </w:instrText>
            </w:r>
            <w:r>
              <w:fldChar w:fldCharType="separate"/>
            </w:r>
            <w:r w:rsidRPr="00680B1E">
              <w:t>РК_ИК_043</w:t>
            </w:r>
            <w:r>
              <w:t>4</w:t>
            </w:r>
            <w:r>
              <w:fldChar w:fldCharType="end"/>
            </w:r>
            <w:r>
              <w:t xml:space="preserve"> ниже)</w:t>
            </w:r>
          </w:p>
          <w:p w14:paraId="2D90ABE9" w14:textId="2D448184" w:rsidR="00056C63" w:rsidRDefault="00056C63" w:rsidP="00056C63">
            <w:pPr>
              <w:pStyle w:val="ad"/>
              <w:ind w:left="1440"/>
              <w:jc w:val="left"/>
            </w:pPr>
          </w:p>
          <w:p w14:paraId="5F5C4D90" w14:textId="77777777" w:rsidR="00056C63" w:rsidRDefault="00056C63" w:rsidP="00056C63">
            <w:pPr>
              <w:pStyle w:val="ad"/>
              <w:ind w:left="1440"/>
              <w:jc w:val="left"/>
            </w:pPr>
            <w:r>
              <w:t>Остальные алгоритмы и контроли относительно данного поля остаются без изменений (независимо от того первая версия сведений о контракте была размещена до или после выхода 12.3)</w:t>
            </w:r>
          </w:p>
          <w:p w14:paraId="2179F943" w14:textId="77777777" w:rsidR="00056C63" w:rsidRDefault="00056C63" w:rsidP="00056C63">
            <w:pPr>
              <w:pStyle w:val="ad"/>
              <w:ind w:left="1440"/>
              <w:jc w:val="left"/>
            </w:pPr>
          </w:p>
          <w:p w14:paraId="221FDE17" w14:textId="77777777" w:rsidR="00056C63" w:rsidRDefault="00056C63" w:rsidP="00056C63">
            <w:pPr>
              <w:pStyle w:val="ad"/>
              <w:numPr>
                <w:ilvl w:val="1"/>
                <w:numId w:val="207"/>
              </w:numPr>
              <w:jc w:val="left"/>
            </w:pPr>
            <w:r>
              <w:t>поле</w:t>
            </w:r>
            <w:r w:rsidRPr="00AD2622">
              <w:t xml:space="preserve"> «Дата окончания исполнения этапа» (</w:t>
            </w:r>
            <w:r w:rsidRPr="00AD2622">
              <w:rPr>
                <w:lang w:val="en-US"/>
              </w:rPr>
              <w:t>executionPeriod</w:t>
            </w:r>
            <w:r w:rsidRPr="00AD2622">
              <w:t>/</w:t>
            </w:r>
            <w:r w:rsidRPr="00AD2622">
              <w:rPr>
                <w:lang w:val="en-US"/>
              </w:rPr>
              <w:t>stages</w:t>
            </w:r>
            <w:r w:rsidRPr="00AD2622">
              <w:t>/</w:t>
            </w:r>
            <w:r w:rsidRPr="00AD2622">
              <w:rPr>
                <w:lang w:val="en-US"/>
              </w:rPr>
              <w:t>endDate</w:t>
            </w:r>
            <w:r w:rsidRPr="00AD2622">
              <w:t>)</w:t>
            </w:r>
            <w:r>
              <w:t xml:space="preserve"> </w:t>
            </w:r>
          </w:p>
          <w:p w14:paraId="3B97E708" w14:textId="77777777" w:rsidR="00056C63" w:rsidRDefault="00056C63" w:rsidP="00056C63">
            <w:pPr>
              <w:pStyle w:val="ad"/>
              <w:ind w:left="1440"/>
              <w:jc w:val="left"/>
            </w:pPr>
          </w:p>
          <w:p w14:paraId="4D86ED1B" w14:textId="77777777" w:rsidR="00056C63" w:rsidRDefault="00056C63" w:rsidP="00056C63">
            <w:pPr>
              <w:pStyle w:val="ad"/>
              <w:ind w:left="1440"/>
              <w:jc w:val="left"/>
            </w:pPr>
            <w:r w:rsidRPr="004D4E70">
              <w:t xml:space="preserve">По данному полю </w:t>
            </w:r>
            <w:r>
              <w:t>НЕ</w:t>
            </w:r>
            <w:r w:rsidRPr="004D4E70">
              <w:t xml:space="preserve"> осуществляется привязка к этапу в сведениях о контракте, первая версия которого была размещена после выхода версии 13.2</w:t>
            </w:r>
          </w:p>
          <w:p w14:paraId="4C42FE6C" w14:textId="73187F6D" w:rsidR="00056C63" w:rsidRDefault="00056C63" w:rsidP="00056C63">
            <w:pPr>
              <w:pStyle w:val="ad"/>
              <w:ind w:left="1440"/>
              <w:jc w:val="left"/>
            </w:pPr>
          </w:p>
          <w:p w14:paraId="2BFDF8CD" w14:textId="77777777" w:rsidR="00056C63" w:rsidRDefault="00056C63" w:rsidP="00056C63">
            <w:pPr>
              <w:pStyle w:val="ad"/>
              <w:ind w:left="1440"/>
              <w:jc w:val="left"/>
            </w:pPr>
          </w:p>
          <w:p w14:paraId="4127585D" w14:textId="10B7BD16" w:rsidR="00056C63" w:rsidRDefault="00056C63" w:rsidP="00056C63">
            <w:pPr>
              <w:pStyle w:val="ad"/>
              <w:ind w:left="720"/>
              <w:jc w:val="left"/>
            </w:pPr>
            <w:r>
              <w:t>Заполнение остальных полей блока аналогично заполнению полей в слечае если первая версия сведений о контракте размещена (опубликована) ДО выхода версии 13.2 ЕИС</w:t>
            </w:r>
          </w:p>
          <w:p w14:paraId="0F7419BC" w14:textId="77777777" w:rsidR="00056C63" w:rsidRDefault="00056C63" w:rsidP="00056C63">
            <w:pPr>
              <w:pStyle w:val="ad"/>
              <w:jc w:val="left"/>
            </w:pPr>
          </w:p>
          <w:p w14:paraId="73DDA757" w14:textId="55B604DB" w:rsidR="00056C63" w:rsidRDefault="00056C63" w:rsidP="00056C63">
            <w:pPr>
              <w:pStyle w:val="ad"/>
              <w:jc w:val="left"/>
            </w:pPr>
            <w:r w:rsidRPr="00D959AB">
              <w:t>При приеме изменений СГК, если признак "Докуме</w:t>
            </w:r>
            <w:r>
              <w:t>нт на базе РЭК" установлен, то б</w:t>
            </w:r>
            <w:r w:rsidRPr="00D959AB">
              <w:t>лок «Этапы исполнения контракта» (</w:t>
            </w:r>
            <w:r w:rsidRPr="00D959AB">
              <w:rPr>
                <w:lang w:val="en-US"/>
              </w:rPr>
              <w:t>executionPeriod</w:t>
            </w:r>
            <w:r w:rsidRPr="00D959AB">
              <w:t>/</w:t>
            </w:r>
            <w:r w:rsidRPr="00D959AB">
              <w:rPr>
                <w:lang w:val="en-US"/>
              </w:rPr>
              <w:t>stages</w:t>
            </w:r>
            <w:r w:rsidRPr="00D959AB">
              <w:t>) игнорируется при приеме и заполняется автоматически на основании связ</w:t>
            </w:r>
            <w:r>
              <w:t>анного ДС, за исключением поля «Наименование этапа» (</w:t>
            </w:r>
            <w:r>
              <w:rPr>
                <w:lang w:val="en-US"/>
              </w:rPr>
              <w:t>stageName</w:t>
            </w:r>
            <w:r>
              <w:t>),</w:t>
            </w:r>
            <w:r w:rsidRPr="005652A1">
              <w:t xml:space="preserve"> </w:t>
            </w:r>
            <w:r>
              <w:t>поля «Уникальный идентификатор этапа исполнения контракта в электронном контракте» (</w:t>
            </w:r>
            <w:r w:rsidRPr="00286051">
              <w:rPr>
                <w:lang w:val="en-US"/>
              </w:rPr>
              <w:t>executionPeriod</w:t>
            </w:r>
            <w:r w:rsidRPr="00286051">
              <w:t>/</w:t>
            </w:r>
            <w:r w:rsidRPr="00286051">
              <w:rPr>
                <w:lang w:val="en-US"/>
              </w:rPr>
              <w:t>stages</w:t>
            </w:r>
            <w:r>
              <w:t>/electronicContractSid) и поля</w:t>
            </w:r>
            <w:r w:rsidRPr="005652A1">
              <w:t>«Внешний идентификатор этапа исполнения контракта в электронном контракте» (executionPeriod/stages/electronicContractExternalSid)</w:t>
            </w:r>
            <w:r>
              <w:t>. Требования к</w:t>
            </w:r>
            <w:r w:rsidRPr="00D959AB">
              <w:t xml:space="preserve"> заполнению при приеме изменений с типом «Изменение контракта» аналогичны требованиям при приеме проекта первоначальной версии, сф</w:t>
            </w:r>
            <w:r>
              <w:t>ормированного на основании элек</w:t>
            </w:r>
            <w:r w:rsidRPr="00D959AB">
              <w:t>тронного контракта в структурированном виде.</w:t>
            </w:r>
          </w:p>
          <w:p w14:paraId="05952F0B" w14:textId="77777777" w:rsidR="00056C63" w:rsidRDefault="00056C63" w:rsidP="00056C63">
            <w:pPr>
              <w:pStyle w:val="ad"/>
              <w:jc w:val="left"/>
            </w:pPr>
          </w:p>
          <w:p w14:paraId="7A818E7D" w14:textId="57444B8B" w:rsidR="00056C63" w:rsidRDefault="00056C63" w:rsidP="00056C63">
            <w:pPr>
              <w:pStyle w:val="ad"/>
              <w:ind w:left="720"/>
              <w:jc w:val="left"/>
            </w:pPr>
          </w:p>
          <w:p w14:paraId="4086AA27" w14:textId="2B340F7C" w:rsidR="00056C63" w:rsidRPr="000D0BD5" w:rsidRDefault="00056C63" w:rsidP="00056C63">
            <w:pPr>
              <w:pStyle w:val="ad"/>
              <w:ind w:left="720"/>
              <w:jc w:val="center"/>
              <w:rPr>
                <w:b/>
              </w:rPr>
            </w:pPr>
            <w:bookmarkStart w:id="73" w:name="stage_ordinal_number"/>
            <w:r w:rsidRPr="000D0BD5">
              <w:rPr>
                <w:b/>
              </w:rPr>
              <w:t>Заполнение поля «Порядковый номер этапа в РК» в БД</w:t>
            </w:r>
          </w:p>
          <w:bookmarkEnd w:id="73"/>
          <w:p w14:paraId="226483B2" w14:textId="77777777" w:rsidR="00056C63" w:rsidRPr="000D0BD5" w:rsidRDefault="00056C63" w:rsidP="00056C63">
            <w:pPr>
              <w:pStyle w:val="ad"/>
              <w:ind w:left="720"/>
              <w:jc w:val="center"/>
              <w:rPr>
                <w:b/>
              </w:rPr>
            </w:pPr>
          </w:p>
          <w:p w14:paraId="7212F054" w14:textId="093A7343" w:rsidR="00056C63" w:rsidRDefault="00056C63" w:rsidP="00056C63">
            <w:pPr>
              <w:pStyle w:val="ad"/>
              <w:ind w:left="720"/>
              <w:jc w:val="left"/>
            </w:pPr>
            <w:r w:rsidRPr="000D0BD5">
              <w:t>Также при приеме проекта информации о контракте (его изменении) необходимо обеспечить автоматическое присвоение и сохранение значения поля «Порядковый номер этапа в РК» (см. доработку «FCSNF-18100 РК:позволить вносить одинаковые даты окончания этапов для многоэтапных гк» )</w:t>
            </w:r>
          </w:p>
          <w:p w14:paraId="7F8025D5" w14:textId="77777777" w:rsidR="00056C63" w:rsidRPr="00DB7981" w:rsidRDefault="00056C63" w:rsidP="00056C63">
            <w:pPr>
              <w:pStyle w:val="ad"/>
              <w:jc w:val="left"/>
            </w:pPr>
          </w:p>
          <w:p w14:paraId="6553AECF" w14:textId="77777777" w:rsidR="00056C63" w:rsidRPr="00656D6C" w:rsidRDefault="00056C63" w:rsidP="00056C63">
            <w:pPr>
              <w:pStyle w:val="ad"/>
              <w:jc w:val="left"/>
            </w:pPr>
          </w:p>
        </w:tc>
      </w:tr>
      <w:tr w:rsidR="00056C63" w:rsidRPr="000E4FE8" w14:paraId="15ACFE69" w14:textId="77777777" w:rsidTr="00AA184A">
        <w:trPr>
          <w:trHeight w:val="348"/>
        </w:trPr>
        <w:tc>
          <w:tcPr>
            <w:tcW w:w="841" w:type="pct"/>
            <w:gridSpan w:val="2"/>
          </w:tcPr>
          <w:p w14:paraId="4B787DDE" w14:textId="4C7BB156" w:rsidR="00056C63" w:rsidRPr="00656D6C" w:rsidRDefault="00056C63" w:rsidP="00056C63">
            <w:pPr>
              <w:pStyle w:val="ad"/>
              <w:jc w:val="left"/>
            </w:pPr>
            <w:r>
              <w:lastRenderedPageBreak/>
              <w:t>РК_ИК_0221</w:t>
            </w:r>
          </w:p>
        </w:tc>
        <w:tc>
          <w:tcPr>
            <w:tcW w:w="234" w:type="pct"/>
            <w:gridSpan w:val="2"/>
          </w:tcPr>
          <w:p w14:paraId="688191FA" w14:textId="77777777" w:rsidR="00056C63" w:rsidRPr="00656D6C" w:rsidRDefault="00056C63" w:rsidP="00056C63">
            <w:pPr>
              <w:pStyle w:val="ad"/>
              <w:jc w:val="left"/>
            </w:pPr>
          </w:p>
        </w:tc>
        <w:tc>
          <w:tcPr>
            <w:tcW w:w="1056" w:type="pct"/>
            <w:gridSpan w:val="2"/>
          </w:tcPr>
          <w:p w14:paraId="4DCA05FA" w14:textId="0BC62B66" w:rsidR="00056C63" w:rsidRDefault="00056C63" w:rsidP="00056C63">
            <w:pPr>
              <w:pStyle w:val="ad"/>
              <w:jc w:val="left"/>
            </w:pPr>
            <w:r>
              <w:t>Поле</w:t>
            </w:r>
            <w:r w:rsidRPr="00586DC6">
              <w:t xml:space="preserve"> «</w:t>
            </w:r>
            <w:r w:rsidRPr="00376718">
              <w:t xml:space="preserve">Дата </w:t>
            </w:r>
            <w:r>
              <w:t>начала</w:t>
            </w:r>
            <w:r w:rsidRPr="00376718">
              <w:t xml:space="preserve"> исполнения контракта</w:t>
            </w:r>
            <w:r>
              <w:t xml:space="preserve">» </w:t>
            </w:r>
            <w:r w:rsidRPr="007E7491">
              <w:t>(</w:t>
            </w:r>
            <w:r w:rsidRPr="00376718">
              <w:rPr>
                <w:lang w:val="en-US"/>
              </w:rPr>
              <w:t>executionPeriod</w:t>
            </w:r>
            <w:r w:rsidRPr="007E7491">
              <w:t>\</w:t>
            </w:r>
            <w:r>
              <w:rPr>
                <w:lang w:val="en-US"/>
              </w:rPr>
              <w:t>start</w:t>
            </w:r>
            <w:r w:rsidRPr="00376718">
              <w:rPr>
                <w:lang w:val="en-US"/>
              </w:rPr>
              <w:t>Date</w:t>
            </w:r>
            <w:r w:rsidRPr="007E7491">
              <w:t>)</w:t>
            </w:r>
          </w:p>
        </w:tc>
        <w:tc>
          <w:tcPr>
            <w:tcW w:w="1474" w:type="pct"/>
            <w:gridSpan w:val="3"/>
          </w:tcPr>
          <w:p w14:paraId="3112A2BE" w14:textId="5FB2A40B" w:rsidR="00056C63" w:rsidRDefault="00056C63" w:rsidP="00056C63">
            <w:pPr>
              <w:pStyle w:val="ad"/>
              <w:jc w:val="left"/>
            </w:pPr>
            <w:r w:rsidRPr="002F4FE1">
              <w:t>Контроль вызывается если первая версия све-дений о контракте размещена ДО выхода версии 13.2 ЕИС</w:t>
            </w:r>
          </w:p>
          <w:p w14:paraId="3F001557" w14:textId="77777777" w:rsidR="00056C63" w:rsidRDefault="00056C63" w:rsidP="00056C63">
            <w:pPr>
              <w:pStyle w:val="ad"/>
              <w:jc w:val="left"/>
            </w:pPr>
          </w:p>
          <w:p w14:paraId="4CEA0AF6" w14:textId="32FA14E3" w:rsidR="00056C63" w:rsidRDefault="00056C63" w:rsidP="00056C63">
            <w:pPr>
              <w:pStyle w:val="ad"/>
              <w:jc w:val="left"/>
            </w:pPr>
            <w:r>
              <w:t>В</w:t>
            </w:r>
            <w:r w:rsidRPr="00376718">
              <w:t xml:space="preserve"> списке этапов контракта </w:t>
            </w:r>
            <w:r>
              <w:t>(</w:t>
            </w:r>
            <w:r w:rsidRPr="00376718">
              <w:t>executionPeriod</w:t>
            </w:r>
            <w:r>
              <w:t>\</w:t>
            </w:r>
            <w:r w:rsidRPr="00376718">
              <w:t>stages</w:t>
            </w:r>
            <w:r>
              <w:t xml:space="preserve">) </w:t>
            </w:r>
            <w:r w:rsidRPr="00376718">
              <w:t>находим п</w:t>
            </w:r>
            <w:r>
              <w:t>ервый</w:t>
            </w:r>
            <w:r w:rsidRPr="00376718">
              <w:t xml:space="preserve"> этап</w:t>
            </w:r>
            <w:r>
              <w:t>.</w:t>
            </w:r>
            <w:r w:rsidRPr="00376718">
              <w:t xml:space="preserve"> </w:t>
            </w:r>
          </w:p>
          <w:p w14:paraId="56B0D76D" w14:textId="3087A8BC" w:rsidR="00056C63" w:rsidRDefault="00056C63" w:rsidP="00056C63">
            <w:pPr>
              <w:pStyle w:val="ad"/>
              <w:jc w:val="left"/>
            </w:pPr>
            <w:r>
              <w:t>Проверяем д</w:t>
            </w:r>
            <w:r w:rsidRPr="00376718">
              <w:t xml:space="preserve">ату </w:t>
            </w:r>
            <w:r>
              <w:t xml:space="preserve">начала этого первого </w:t>
            </w:r>
            <w:r w:rsidRPr="00376718">
              <w:t xml:space="preserve">этапа </w:t>
            </w:r>
            <w:r>
              <w:t>–</w:t>
            </w:r>
            <w:r w:rsidRPr="00376718">
              <w:t xml:space="preserve"> она должна со</w:t>
            </w:r>
            <w:r>
              <w:t>впадать с датой «</w:t>
            </w:r>
            <w:r w:rsidRPr="00376718">
              <w:t>Дата</w:t>
            </w:r>
            <w:r>
              <w:t xml:space="preserve"> начала исполнения контракта» </w:t>
            </w:r>
            <w:r w:rsidRPr="007E7491">
              <w:t>(</w:t>
            </w:r>
            <w:r w:rsidRPr="00376718">
              <w:rPr>
                <w:lang w:val="en-US"/>
              </w:rPr>
              <w:t>executionPeriod</w:t>
            </w:r>
            <w:r w:rsidRPr="007E7491">
              <w:t>\</w:t>
            </w:r>
            <w:r>
              <w:rPr>
                <w:lang w:val="en-US"/>
              </w:rPr>
              <w:t>start</w:t>
            </w:r>
            <w:r w:rsidRPr="00376718">
              <w:rPr>
                <w:lang w:val="en-US"/>
              </w:rPr>
              <w:t>Date</w:t>
            </w:r>
            <w:r w:rsidRPr="007E7491">
              <w:t>)</w:t>
            </w:r>
            <w:r w:rsidRPr="00376718">
              <w:t>.</w:t>
            </w:r>
          </w:p>
          <w:p w14:paraId="19534AA0" w14:textId="72468C4D" w:rsidR="00056C63" w:rsidRDefault="00056C63" w:rsidP="00056C63">
            <w:pPr>
              <w:pStyle w:val="ad"/>
              <w:jc w:val="left"/>
            </w:pPr>
          </w:p>
          <w:p w14:paraId="4CE73D85"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59FD5F33" w14:textId="77777777" w:rsidR="00056C63" w:rsidRDefault="00056C63" w:rsidP="00056C63">
            <w:pPr>
              <w:pStyle w:val="ad"/>
              <w:jc w:val="left"/>
            </w:pPr>
          </w:p>
          <w:p w14:paraId="5A541FB6" w14:textId="7B9372BD" w:rsidR="00056C63"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6851656D" w14:textId="173D9C57" w:rsidR="00056C63" w:rsidRDefault="00056C63" w:rsidP="00056C63">
            <w:pPr>
              <w:pStyle w:val="ad"/>
              <w:jc w:val="left"/>
            </w:pPr>
            <w:r>
              <w:lastRenderedPageBreak/>
              <w:t>Дата</w:t>
            </w:r>
            <w:r w:rsidRPr="00376718">
              <w:t xml:space="preserve"> </w:t>
            </w:r>
            <w:r>
              <w:t>начала первого</w:t>
            </w:r>
            <w:r w:rsidRPr="00376718">
              <w:t xml:space="preserve"> этап</w:t>
            </w:r>
            <w:r>
              <w:t>а</w:t>
            </w:r>
            <w:r w:rsidRPr="00376718">
              <w:t xml:space="preserve"> контракта </w:t>
            </w:r>
            <w:r>
              <w:t>(</w:t>
            </w:r>
            <w:r w:rsidRPr="00376718">
              <w:t>executionPeriod</w:t>
            </w:r>
            <w:r>
              <w:t>\</w:t>
            </w:r>
            <w:r w:rsidRPr="00376718">
              <w:t>stages</w:t>
            </w:r>
            <w:r>
              <w:t>\</w:t>
            </w:r>
            <w:r>
              <w:rPr>
                <w:lang w:val="en-US"/>
              </w:rPr>
              <w:t>start</w:t>
            </w:r>
            <w:r w:rsidRPr="00376718">
              <w:t>Date</w:t>
            </w:r>
            <w:r>
              <w:t xml:space="preserve">) </w:t>
            </w:r>
            <w:r w:rsidRPr="00A139FE">
              <w:t>&lt;</w:t>
            </w:r>
            <w:r>
              <w:t>Значение даты</w:t>
            </w:r>
            <w:r w:rsidRPr="00A139FE">
              <w:t>&gt;</w:t>
            </w:r>
            <w:r>
              <w:t xml:space="preserve"> </w:t>
            </w:r>
            <w:r w:rsidRPr="00376718">
              <w:t>должна со</w:t>
            </w:r>
            <w:r>
              <w:t xml:space="preserve">впадать с датой начала исполнения контракта </w:t>
            </w:r>
            <w:r w:rsidRPr="007E7491">
              <w:t>(</w:t>
            </w:r>
            <w:r w:rsidRPr="00376718">
              <w:rPr>
                <w:lang w:val="en-US"/>
              </w:rPr>
              <w:t>executionPeriod</w:t>
            </w:r>
            <w:r w:rsidRPr="007E7491">
              <w:t>\</w:t>
            </w:r>
            <w:r>
              <w:rPr>
                <w:lang w:val="en-US"/>
              </w:rPr>
              <w:t>start</w:t>
            </w:r>
            <w:r w:rsidRPr="00376718">
              <w:rPr>
                <w:lang w:val="en-US"/>
              </w:rPr>
              <w:t>Date</w:t>
            </w:r>
            <w:r w:rsidRPr="007E7491">
              <w:t>)</w:t>
            </w:r>
            <w:r>
              <w:t xml:space="preserve"> </w:t>
            </w:r>
            <w:r w:rsidRPr="00FA49F8">
              <w:t>&lt;</w:t>
            </w:r>
            <w:r>
              <w:t>Значение даты</w:t>
            </w:r>
            <w:r w:rsidRPr="00FA49F8">
              <w:t>&gt;</w:t>
            </w:r>
            <w:r w:rsidRPr="00376718">
              <w:t>.</w:t>
            </w:r>
          </w:p>
        </w:tc>
      </w:tr>
      <w:tr w:rsidR="00056C63" w:rsidRPr="000E4FE8" w14:paraId="072F5BD2" w14:textId="27493D35" w:rsidTr="00AA184A">
        <w:trPr>
          <w:trHeight w:val="348"/>
        </w:trPr>
        <w:tc>
          <w:tcPr>
            <w:tcW w:w="841" w:type="pct"/>
            <w:gridSpan w:val="2"/>
          </w:tcPr>
          <w:p w14:paraId="0AA7482B" w14:textId="3A93C1FE" w:rsidR="00056C63" w:rsidRPr="00680B1E" w:rsidRDefault="00056C63" w:rsidP="00056C63">
            <w:pPr>
              <w:pStyle w:val="ad"/>
              <w:jc w:val="left"/>
            </w:pPr>
            <w:r>
              <w:t>РК_ИК_00</w:t>
            </w:r>
            <w:r w:rsidRPr="00680B1E">
              <w:t>83</w:t>
            </w:r>
          </w:p>
        </w:tc>
        <w:tc>
          <w:tcPr>
            <w:tcW w:w="234" w:type="pct"/>
            <w:gridSpan w:val="2"/>
          </w:tcPr>
          <w:p w14:paraId="4E8856FD" w14:textId="5185FC9F" w:rsidR="00056C63" w:rsidRPr="000E4FE8" w:rsidRDefault="00056C63" w:rsidP="00056C63">
            <w:pPr>
              <w:pStyle w:val="ad"/>
              <w:jc w:val="left"/>
            </w:pPr>
          </w:p>
        </w:tc>
        <w:tc>
          <w:tcPr>
            <w:tcW w:w="1056" w:type="pct"/>
            <w:gridSpan w:val="2"/>
          </w:tcPr>
          <w:p w14:paraId="5F7DF8AE" w14:textId="10F378DE" w:rsidR="00056C63" w:rsidRPr="00586DC6" w:rsidRDefault="00056C63" w:rsidP="00056C63">
            <w:pPr>
              <w:pStyle w:val="ad"/>
              <w:jc w:val="left"/>
            </w:pPr>
            <w:r>
              <w:t>Поле</w:t>
            </w:r>
            <w:r w:rsidRPr="00586DC6">
              <w:t xml:space="preserve"> «</w:t>
            </w:r>
            <w:r w:rsidRPr="00376718">
              <w:t>Дата окончания исполнения контракта</w:t>
            </w:r>
            <w:r>
              <w:t xml:space="preserve">» </w:t>
            </w:r>
            <w:r w:rsidRPr="007E7491">
              <w:t>(</w:t>
            </w:r>
            <w:r w:rsidRPr="00376718">
              <w:rPr>
                <w:lang w:val="en-US"/>
              </w:rPr>
              <w:t>executionPeriod</w:t>
            </w:r>
            <w:r w:rsidRPr="007E7491">
              <w:t>\</w:t>
            </w:r>
            <w:r w:rsidRPr="00376718">
              <w:rPr>
                <w:lang w:val="en-US"/>
              </w:rPr>
              <w:t>endDate</w:t>
            </w:r>
            <w:r w:rsidRPr="007E7491">
              <w:t>)</w:t>
            </w:r>
          </w:p>
        </w:tc>
        <w:tc>
          <w:tcPr>
            <w:tcW w:w="1474" w:type="pct"/>
            <w:gridSpan w:val="3"/>
          </w:tcPr>
          <w:p w14:paraId="7D53545A" w14:textId="16E1BC5A" w:rsidR="00056C63" w:rsidRDefault="00056C63" w:rsidP="00056C63">
            <w:pPr>
              <w:pStyle w:val="ad"/>
              <w:jc w:val="left"/>
            </w:pPr>
            <w:r w:rsidRPr="002F4FE1">
              <w:t>Контроль вызывается если первая версия сведений о контракте раз-мещена ДО выхода версии 13.2 ЕИС</w:t>
            </w:r>
          </w:p>
          <w:p w14:paraId="017594FF" w14:textId="77777777" w:rsidR="00056C63" w:rsidRDefault="00056C63" w:rsidP="00056C63">
            <w:pPr>
              <w:pStyle w:val="ad"/>
              <w:jc w:val="left"/>
            </w:pPr>
          </w:p>
          <w:p w14:paraId="42FB4BC2" w14:textId="634C3327" w:rsidR="00056C63" w:rsidRDefault="00056C63" w:rsidP="00056C63">
            <w:pPr>
              <w:pStyle w:val="ad"/>
              <w:jc w:val="left"/>
            </w:pPr>
            <w:r>
              <w:t>В</w:t>
            </w:r>
            <w:r w:rsidRPr="00376718">
              <w:t xml:space="preserve"> списке этапов контракта </w:t>
            </w:r>
            <w:r>
              <w:t>(</w:t>
            </w:r>
            <w:r w:rsidRPr="00376718">
              <w:t>executionPeriod</w:t>
            </w:r>
            <w:r>
              <w:t>\</w:t>
            </w:r>
            <w:r w:rsidRPr="00376718">
              <w:t>stages</w:t>
            </w:r>
            <w:r>
              <w:t>\</w:t>
            </w:r>
            <w:r w:rsidRPr="00376718">
              <w:t>endDate</w:t>
            </w:r>
            <w:r>
              <w:t xml:space="preserve">) </w:t>
            </w:r>
            <w:r w:rsidRPr="00376718">
              <w:t xml:space="preserve">находим последний этап </w:t>
            </w:r>
          </w:p>
          <w:p w14:paraId="5A2D7A05" w14:textId="28F52B90" w:rsidR="00056C63" w:rsidRDefault="00056C63" w:rsidP="00056C63">
            <w:pPr>
              <w:pStyle w:val="ad"/>
              <w:numPr>
                <w:ilvl w:val="0"/>
                <w:numId w:val="154"/>
              </w:numPr>
              <w:jc w:val="left"/>
            </w:pPr>
            <w:r>
              <w:t>Проверяем д</w:t>
            </w:r>
            <w:r w:rsidRPr="00376718">
              <w:t xml:space="preserve">ату этого </w:t>
            </w:r>
            <w:r>
              <w:t xml:space="preserve">последнего </w:t>
            </w:r>
            <w:r w:rsidRPr="00376718">
              <w:t xml:space="preserve">этапа </w:t>
            </w:r>
            <w:r>
              <w:t>–</w:t>
            </w:r>
            <w:r w:rsidRPr="00376718">
              <w:t xml:space="preserve"> она должна со</w:t>
            </w:r>
            <w:r>
              <w:t>впадать с датой «</w:t>
            </w:r>
            <w:r w:rsidRPr="00376718">
              <w:t>Дата</w:t>
            </w:r>
            <w:r>
              <w:t xml:space="preserve"> окончания исполнения контракта» </w:t>
            </w:r>
            <w:r w:rsidRPr="007E7491">
              <w:t>(</w:t>
            </w:r>
            <w:r w:rsidRPr="00376718">
              <w:rPr>
                <w:lang w:val="en-US"/>
              </w:rPr>
              <w:t>executionPeriod</w:t>
            </w:r>
            <w:r w:rsidRPr="007E7491">
              <w:t>\</w:t>
            </w:r>
            <w:r w:rsidRPr="00376718">
              <w:rPr>
                <w:lang w:val="en-US"/>
              </w:rPr>
              <w:t>endDate</w:t>
            </w:r>
            <w:r w:rsidRPr="007E7491">
              <w:t>)</w:t>
            </w:r>
            <w:r w:rsidRPr="00376718">
              <w:t>.</w:t>
            </w:r>
            <w:r>
              <w:t xml:space="preserve"> </w:t>
            </w:r>
          </w:p>
          <w:p w14:paraId="1DAF09A1" w14:textId="23035BB2" w:rsidR="00056C63" w:rsidRDefault="00056C63" w:rsidP="00056C63">
            <w:pPr>
              <w:pStyle w:val="ad"/>
              <w:jc w:val="left"/>
            </w:pPr>
          </w:p>
          <w:p w14:paraId="2174351C"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22B52A37" w14:textId="77777777" w:rsidR="00056C63" w:rsidRDefault="00056C63" w:rsidP="00056C63">
            <w:pPr>
              <w:pStyle w:val="ad"/>
              <w:jc w:val="left"/>
            </w:pPr>
          </w:p>
          <w:p w14:paraId="7EBA2411" w14:textId="0C8A4DC1" w:rsidR="00056C63" w:rsidRPr="00586DC6"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46069FDB" w14:textId="55D6AA1F" w:rsidR="00056C63" w:rsidRPr="000E4FE8" w:rsidRDefault="00056C63" w:rsidP="00056C63">
            <w:pPr>
              <w:pStyle w:val="ad"/>
              <w:jc w:val="left"/>
            </w:pPr>
            <w:r>
              <w:t>Дата</w:t>
            </w:r>
            <w:r w:rsidRPr="00376718">
              <w:t xml:space="preserve"> </w:t>
            </w:r>
            <w:r>
              <w:t>окончания последнего</w:t>
            </w:r>
            <w:r w:rsidRPr="00376718">
              <w:t xml:space="preserve"> этап</w:t>
            </w:r>
            <w:r>
              <w:t>а</w:t>
            </w:r>
            <w:r w:rsidRPr="00376718">
              <w:t xml:space="preserve"> контракта </w:t>
            </w:r>
            <w:r>
              <w:t>(</w:t>
            </w:r>
            <w:r w:rsidRPr="00376718">
              <w:t>executionPeriod</w:t>
            </w:r>
            <w:r>
              <w:t>\</w:t>
            </w:r>
            <w:r w:rsidRPr="00376718">
              <w:t>stages</w:t>
            </w:r>
            <w:r>
              <w:t>\</w:t>
            </w:r>
            <w:r w:rsidRPr="00376718">
              <w:t>endDate</w:t>
            </w:r>
            <w:r>
              <w:t xml:space="preserve">) </w:t>
            </w:r>
            <w:r w:rsidRPr="00A139FE">
              <w:t>&lt;</w:t>
            </w:r>
            <w:r>
              <w:t>Значение даты</w:t>
            </w:r>
            <w:r w:rsidRPr="00A139FE">
              <w:t>&gt;</w:t>
            </w:r>
            <w:r>
              <w:t xml:space="preserve"> </w:t>
            </w:r>
            <w:r w:rsidRPr="00376718">
              <w:t>должна со</w:t>
            </w:r>
            <w:r>
              <w:t xml:space="preserve">впадать с датой окончания исполнения контракта </w:t>
            </w:r>
            <w:r w:rsidRPr="007E7491">
              <w:t>(</w:t>
            </w:r>
            <w:r w:rsidRPr="00376718">
              <w:rPr>
                <w:lang w:val="en-US"/>
              </w:rPr>
              <w:t>executionPeriod</w:t>
            </w:r>
            <w:r w:rsidRPr="007E7491">
              <w:t>\</w:t>
            </w:r>
            <w:r w:rsidRPr="00376718">
              <w:rPr>
                <w:lang w:val="en-US"/>
              </w:rPr>
              <w:t>endDate</w:t>
            </w:r>
            <w:r w:rsidRPr="007E7491">
              <w:t>)</w:t>
            </w:r>
            <w:r>
              <w:t xml:space="preserve"> </w:t>
            </w:r>
            <w:r w:rsidRPr="00FA49F8">
              <w:t>&lt;</w:t>
            </w:r>
            <w:r>
              <w:t>Значение даты</w:t>
            </w:r>
            <w:r w:rsidRPr="00FA49F8">
              <w:t>&gt;</w:t>
            </w:r>
            <w:r w:rsidRPr="00376718">
              <w:t>.</w:t>
            </w:r>
          </w:p>
        </w:tc>
      </w:tr>
      <w:tr w:rsidR="00056C63" w:rsidRPr="00A90221" w14:paraId="3D67939D" w14:textId="77777777" w:rsidTr="00AA184A">
        <w:trPr>
          <w:trHeight w:val="348"/>
        </w:trPr>
        <w:tc>
          <w:tcPr>
            <w:tcW w:w="841" w:type="pct"/>
            <w:gridSpan w:val="2"/>
          </w:tcPr>
          <w:p w14:paraId="098BED79" w14:textId="3865C5DD" w:rsidR="00056C63" w:rsidRPr="000E276D" w:rsidRDefault="00056C63" w:rsidP="00056C63">
            <w:pPr>
              <w:pStyle w:val="ad"/>
              <w:jc w:val="left"/>
            </w:pPr>
            <w:bookmarkStart w:id="74" w:name="РК_ИК_0433"/>
            <w:r w:rsidRPr="00680B1E">
              <w:t>РК_ИК_0433</w:t>
            </w:r>
            <w:bookmarkEnd w:id="74"/>
          </w:p>
        </w:tc>
        <w:tc>
          <w:tcPr>
            <w:tcW w:w="234" w:type="pct"/>
            <w:gridSpan w:val="2"/>
          </w:tcPr>
          <w:p w14:paraId="5821E48B" w14:textId="77777777" w:rsidR="00056C63" w:rsidRPr="000E4FE8" w:rsidRDefault="00056C63" w:rsidP="00056C63">
            <w:pPr>
              <w:pStyle w:val="ad"/>
              <w:jc w:val="left"/>
            </w:pPr>
          </w:p>
        </w:tc>
        <w:tc>
          <w:tcPr>
            <w:tcW w:w="1056" w:type="pct"/>
            <w:gridSpan w:val="2"/>
          </w:tcPr>
          <w:p w14:paraId="27497B12" w14:textId="4397E03D" w:rsidR="00056C63" w:rsidRPr="004C3D29" w:rsidRDefault="00056C63" w:rsidP="00056C63">
            <w:pPr>
              <w:pStyle w:val="ad"/>
              <w:jc w:val="left"/>
              <w:rPr>
                <w:lang w:val="en-US"/>
              </w:rPr>
            </w:pPr>
            <w:r w:rsidRPr="004C3D29">
              <w:rPr>
                <w:lang w:val="en-US"/>
              </w:rPr>
              <w:t>«</w:t>
            </w:r>
            <w:r w:rsidRPr="004C3D29">
              <w:t>Внешний</w:t>
            </w:r>
            <w:r w:rsidRPr="004C3D29">
              <w:rPr>
                <w:lang w:val="en-US"/>
              </w:rPr>
              <w:t xml:space="preserve"> </w:t>
            </w:r>
            <w:r w:rsidRPr="004C3D29">
              <w:t>идентификатор</w:t>
            </w:r>
            <w:r w:rsidRPr="004C3D29">
              <w:rPr>
                <w:lang w:val="en-US"/>
              </w:rPr>
              <w:t xml:space="preserve"> </w:t>
            </w:r>
            <w:r>
              <w:t>этапа</w:t>
            </w:r>
            <w:r w:rsidRPr="004C3D29">
              <w:rPr>
                <w:lang w:val="en-US"/>
              </w:rPr>
              <w:t>» (executionPeriod/stages/external</w:t>
            </w:r>
            <w:r>
              <w:rPr>
                <w:lang w:val="en-US"/>
              </w:rPr>
              <w:t>Si</w:t>
            </w:r>
            <w:r w:rsidRPr="004C3D29">
              <w:rPr>
                <w:lang w:val="en-US"/>
              </w:rPr>
              <w:t>d)</w:t>
            </w:r>
          </w:p>
        </w:tc>
        <w:tc>
          <w:tcPr>
            <w:tcW w:w="1474" w:type="pct"/>
            <w:gridSpan w:val="3"/>
          </w:tcPr>
          <w:p w14:paraId="217063B6" w14:textId="77777777" w:rsidR="00056C63" w:rsidRDefault="00056C63" w:rsidP="00056C63">
            <w:pPr>
              <w:pStyle w:val="ad"/>
              <w:jc w:val="left"/>
            </w:pPr>
            <w:r>
              <w:t>При приеме первой версии сведений о контракте для каждого этапа в блоке «</w:t>
            </w:r>
            <w:r w:rsidRPr="00A90221">
              <w:t>Этапы исполнения контракта</w:t>
            </w:r>
            <w:r>
              <w:t>» (</w:t>
            </w:r>
            <w:r w:rsidRPr="00A90221">
              <w:t>executionPeriod</w:t>
            </w:r>
            <w:r>
              <w:t xml:space="preserve">\ </w:t>
            </w:r>
            <w:r w:rsidRPr="00A90221">
              <w:t>stages</w:t>
            </w:r>
            <w:r>
              <w:t xml:space="preserve">) должно быть заполнено поле </w:t>
            </w:r>
            <w:r w:rsidRPr="00A90221">
              <w:t>«</w:t>
            </w:r>
            <w:r w:rsidRPr="004C3D29">
              <w:t>Внешний</w:t>
            </w:r>
            <w:r w:rsidRPr="00A90221">
              <w:t xml:space="preserve"> </w:t>
            </w:r>
            <w:r w:rsidRPr="004C3D29">
              <w:lastRenderedPageBreak/>
              <w:t>идентификатор</w:t>
            </w:r>
            <w:r w:rsidRPr="00A90221">
              <w:t xml:space="preserve"> </w:t>
            </w:r>
            <w:r>
              <w:t>этапа</w:t>
            </w:r>
            <w:r w:rsidRPr="00A90221">
              <w:t>» (</w:t>
            </w:r>
            <w:r w:rsidRPr="004C3D29">
              <w:rPr>
                <w:lang w:val="en-US"/>
              </w:rPr>
              <w:t>executionPeriod</w:t>
            </w:r>
            <w:r w:rsidRPr="00A90221">
              <w:t>/</w:t>
            </w:r>
            <w:r w:rsidRPr="004C3D29">
              <w:rPr>
                <w:lang w:val="en-US"/>
              </w:rPr>
              <w:t>stages</w:t>
            </w:r>
            <w:r w:rsidRPr="00A90221">
              <w:t>/</w:t>
            </w:r>
            <w:r w:rsidRPr="004C3D29">
              <w:rPr>
                <w:lang w:val="en-US"/>
              </w:rPr>
              <w:t>external</w:t>
            </w:r>
            <w:r>
              <w:rPr>
                <w:lang w:val="en-US"/>
              </w:rPr>
              <w:t>Si</w:t>
            </w:r>
            <w:r w:rsidRPr="004C3D29">
              <w:rPr>
                <w:lang w:val="en-US"/>
              </w:rPr>
              <w:t>d</w:t>
            </w:r>
            <w:r w:rsidRPr="00A90221">
              <w:t>)</w:t>
            </w:r>
          </w:p>
          <w:p w14:paraId="02B6BD92" w14:textId="77777777" w:rsidR="00056C63" w:rsidRDefault="00056C63" w:rsidP="00056C63">
            <w:pPr>
              <w:pStyle w:val="ad"/>
              <w:jc w:val="left"/>
            </w:pPr>
          </w:p>
          <w:p w14:paraId="4402F0DF"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1B3C3389" w14:textId="77777777" w:rsidR="00056C63" w:rsidRDefault="00056C63" w:rsidP="00056C63">
            <w:pPr>
              <w:pStyle w:val="ad"/>
              <w:jc w:val="left"/>
            </w:pPr>
          </w:p>
          <w:p w14:paraId="49031B75" w14:textId="01166C7E" w:rsidR="00056C63" w:rsidRPr="00A90221"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119CC8B8" w14:textId="77777777" w:rsidR="00056C63" w:rsidRDefault="00056C63" w:rsidP="00056C63">
            <w:pPr>
              <w:pStyle w:val="ad"/>
              <w:jc w:val="left"/>
            </w:pPr>
            <w:r w:rsidRPr="00EC73B2">
              <w:lastRenderedPageBreak/>
              <w:t>&lt;</w:t>
            </w:r>
            <w:r>
              <w:t>Номер контроля</w:t>
            </w:r>
            <w:r w:rsidRPr="00EC73B2">
              <w:t>&gt;</w:t>
            </w:r>
            <w:r>
              <w:t xml:space="preserve">: </w:t>
            </w:r>
          </w:p>
          <w:p w14:paraId="17414101" w14:textId="1380DFCF" w:rsidR="00056C63" w:rsidRPr="00A90221" w:rsidRDefault="00056C63" w:rsidP="00056C63">
            <w:pPr>
              <w:pStyle w:val="ad"/>
              <w:jc w:val="left"/>
            </w:pPr>
            <w:r>
              <w:t>При приеме первой версии сведений о контракте для каждого этапа в блоке в блоке «</w:t>
            </w:r>
            <w:r w:rsidRPr="00A90221">
              <w:t>Этапы исполнения контракта</w:t>
            </w:r>
            <w:r>
              <w:t>» (</w:t>
            </w:r>
            <w:r w:rsidRPr="00A90221">
              <w:t>executionPeriod</w:t>
            </w:r>
            <w:r>
              <w:t xml:space="preserve">\ </w:t>
            </w:r>
            <w:r w:rsidRPr="00A90221">
              <w:t>stages</w:t>
            </w:r>
            <w:r>
              <w:t xml:space="preserve">) </w:t>
            </w:r>
            <w:r>
              <w:lastRenderedPageBreak/>
              <w:t xml:space="preserve">должно быть заполнено поле </w:t>
            </w:r>
            <w:r w:rsidRPr="00A90221">
              <w:t>«</w:t>
            </w:r>
            <w:r w:rsidRPr="004C3D29">
              <w:t>Внешний</w:t>
            </w:r>
            <w:r w:rsidRPr="00A90221">
              <w:t xml:space="preserve"> </w:t>
            </w:r>
            <w:r w:rsidRPr="004C3D29">
              <w:t>идентификатор</w:t>
            </w:r>
            <w:r w:rsidRPr="00A90221">
              <w:t xml:space="preserve"> </w:t>
            </w:r>
            <w:r>
              <w:t>этапа</w:t>
            </w:r>
            <w:r w:rsidRPr="00A90221">
              <w:t>» (</w:t>
            </w:r>
            <w:r w:rsidRPr="004C3D29">
              <w:rPr>
                <w:lang w:val="en-US"/>
              </w:rPr>
              <w:t>executionPeriod</w:t>
            </w:r>
            <w:r w:rsidRPr="00A90221">
              <w:t>/</w:t>
            </w:r>
            <w:r w:rsidRPr="004C3D29">
              <w:rPr>
                <w:lang w:val="en-US"/>
              </w:rPr>
              <w:t>stages</w:t>
            </w:r>
            <w:r w:rsidRPr="00A90221">
              <w:t>/</w:t>
            </w:r>
            <w:r w:rsidRPr="004C3D29">
              <w:rPr>
                <w:lang w:val="en-US"/>
              </w:rPr>
              <w:t>external</w:t>
            </w:r>
            <w:r>
              <w:rPr>
                <w:lang w:val="en-US"/>
              </w:rPr>
              <w:t>Si</w:t>
            </w:r>
            <w:r w:rsidRPr="004C3D29">
              <w:rPr>
                <w:lang w:val="en-US"/>
              </w:rPr>
              <w:t>d</w:t>
            </w:r>
            <w:r w:rsidRPr="00A90221">
              <w:t>)</w:t>
            </w:r>
          </w:p>
        </w:tc>
      </w:tr>
      <w:tr w:rsidR="00056C63" w:rsidRPr="001D3AF5" w14:paraId="031EB4A2" w14:textId="77777777" w:rsidTr="00AA184A">
        <w:trPr>
          <w:trHeight w:val="348"/>
        </w:trPr>
        <w:tc>
          <w:tcPr>
            <w:tcW w:w="841" w:type="pct"/>
            <w:gridSpan w:val="2"/>
          </w:tcPr>
          <w:p w14:paraId="0D82C0DB" w14:textId="2442FCB1" w:rsidR="00056C63" w:rsidRPr="000E276D" w:rsidRDefault="00056C63" w:rsidP="00056C63">
            <w:pPr>
              <w:pStyle w:val="ad"/>
              <w:jc w:val="left"/>
            </w:pPr>
            <w:bookmarkStart w:id="75" w:name="РК_ИК_0434"/>
            <w:r w:rsidRPr="00680B1E">
              <w:lastRenderedPageBreak/>
              <w:t>РК_ИК_043</w:t>
            </w:r>
            <w:r>
              <w:t>4</w:t>
            </w:r>
            <w:bookmarkEnd w:id="75"/>
          </w:p>
        </w:tc>
        <w:tc>
          <w:tcPr>
            <w:tcW w:w="234" w:type="pct"/>
            <w:gridSpan w:val="2"/>
          </w:tcPr>
          <w:p w14:paraId="6C2D4DB9" w14:textId="77777777" w:rsidR="00056C63" w:rsidRPr="000E4FE8" w:rsidRDefault="00056C63" w:rsidP="00056C63">
            <w:pPr>
              <w:pStyle w:val="ad"/>
              <w:jc w:val="left"/>
            </w:pPr>
          </w:p>
        </w:tc>
        <w:tc>
          <w:tcPr>
            <w:tcW w:w="1056" w:type="pct"/>
            <w:gridSpan w:val="2"/>
          </w:tcPr>
          <w:p w14:paraId="4DCB2632" w14:textId="77777777" w:rsidR="00056C63" w:rsidRDefault="00056C63" w:rsidP="00056C63">
            <w:pPr>
              <w:pStyle w:val="ad"/>
              <w:jc w:val="left"/>
            </w:pPr>
            <w:r>
              <w:t>«</w:t>
            </w:r>
            <w:r w:rsidRPr="008C1F8A">
              <w:t>Уникальный идентификатор этапа контракта в ЕИС</w:t>
            </w:r>
            <w:r>
              <w:t>» (</w:t>
            </w:r>
            <w:r w:rsidRPr="0008480B">
              <w:t>executionPeriod</w:t>
            </w:r>
            <w:r w:rsidRPr="009F3221">
              <w:t>\</w:t>
            </w:r>
            <w:r w:rsidRPr="0008480B">
              <w:t>stages</w:t>
            </w:r>
            <w:r w:rsidRPr="009F3221">
              <w:t>\</w:t>
            </w:r>
            <w:r>
              <w:rPr>
                <w:lang w:val="en-US"/>
              </w:rPr>
              <w:t>s</w:t>
            </w:r>
            <w:r w:rsidRPr="009F3221">
              <w:rPr>
                <w:lang w:val="en-US"/>
              </w:rPr>
              <w:t>i</w:t>
            </w:r>
            <w:r w:rsidRPr="009F3221">
              <w:t>d</w:t>
            </w:r>
            <w:r>
              <w:t>)</w:t>
            </w:r>
          </w:p>
          <w:p w14:paraId="431B8006" w14:textId="758A49AB" w:rsidR="00056C63" w:rsidRPr="00A90221" w:rsidRDefault="00056C63" w:rsidP="00056C63">
            <w:pPr>
              <w:pStyle w:val="ad"/>
              <w:jc w:val="left"/>
              <w:rPr>
                <w:lang w:val="en-US"/>
              </w:rPr>
            </w:pPr>
            <w:r>
              <w:t>И</w:t>
            </w:r>
            <w:r w:rsidRPr="00A90221">
              <w:rPr>
                <w:lang w:val="en-US"/>
              </w:rPr>
              <w:t xml:space="preserve"> </w:t>
            </w:r>
          </w:p>
          <w:p w14:paraId="210BACF1" w14:textId="34EE0385" w:rsidR="00056C63" w:rsidRPr="00A90221" w:rsidRDefault="00056C63" w:rsidP="00056C63">
            <w:pPr>
              <w:pStyle w:val="ad"/>
              <w:jc w:val="left"/>
              <w:rPr>
                <w:lang w:val="en-US"/>
              </w:rPr>
            </w:pPr>
            <w:r w:rsidRPr="004C3D29">
              <w:rPr>
                <w:lang w:val="en-US"/>
              </w:rPr>
              <w:t>«</w:t>
            </w:r>
            <w:r w:rsidRPr="004C3D29">
              <w:t>Внешний</w:t>
            </w:r>
            <w:r w:rsidRPr="004C3D29">
              <w:rPr>
                <w:lang w:val="en-US"/>
              </w:rPr>
              <w:t xml:space="preserve"> </w:t>
            </w:r>
            <w:r w:rsidRPr="004C3D29">
              <w:t>идентификатор</w:t>
            </w:r>
            <w:r w:rsidRPr="004C3D29">
              <w:rPr>
                <w:lang w:val="en-US"/>
              </w:rPr>
              <w:t xml:space="preserve"> </w:t>
            </w:r>
            <w:r>
              <w:t>этапа</w:t>
            </w:r>
            <w:r w:rsidRPr="004C3D29">
              <w:rPr>
                <w:lang w:val="en-US"/>
              </w:rPr>
              <w:t>» (executionPeriod/stages/external</w:t>
            </w:r>
            <w:r>
              <w:rPr>
                <w:lang w:val="en-US"/>
              </w:rPr>
              <w:t>Si</w:t>
            </w:r>
            <w:r w:rsidRPr="004C3D29">
              <w:rPr>
                <w:lang w:val="en-US"/>
              </w:rPr>
              <w:t>d)</w:t>
            </w:r>
          </w:p>
        </w:tc>
        <w:tc>
          <w:tcPr>
            <w:tcW w:w="1474" w:type="pct"/>
            <w:gridSpan w:val="3"/>
          </w:tcPr>
          <w:p w14:paraId="0AAD0021" w14:textId="7E3F59A7" w:rsidR="00056C63" w:rsidRDefault="00056C63" w:rsidP="00056C63">
            <w:pPr>
              <w:pStyle w:val="ad"/>
              <w:jc w:val="left"/>
            </w:pPr>
            <w:r w:rsidRPr="002F4FE1">
              <w:t xml:space="preserve">Контроль вызывается если первая версия све-дений о контракте размещена </w:t>
            </w:r>
            <w:r>
              <w:t>ПОСЛЕ</w:t>
            </w:r>
            <w:r w:rsidRPr="002F4FE1">
              <w:t xml:space="preserve"> выхода версии 13.2 ЕИС</w:t>
            </w:r>
          </w:p>
          <w:p w14:paraId="7CFCD60F" w14:textId="77777777" w:rsidR="00056C63" w:rsidRDefault="00056C63" w:rsidP="00056C63">
            <w:pPr>
              <w:pStyle w:val="ad"/>
              <w:jc w:val="left"/>
            </w:pPr>
          </w:p>
          <w:p w14:paraId="4226B50F" w14:textId="11C63C1D" w:rsidR="00056C63" w:rsidRDefault="00056C63" w:rsidP="00056C63">
            <w:pPr>
              <w:pStyle w:val="ad"/>
              <w:jc w:val="left"/>
            </w:pPr>
            <w:r>
              <w:t>При приеме второй и последующих версии сведений о контракте для каждого этапа в блоке «</w:t>
            </w:r>
            <w:r w:rsidRPr="00A90221">
              <w:t>Этапы исполнения контракта</w:t>
            </w:r>
            <w:r>
              <w:t>» (</w:t>
            </w:r>
            <w:r w:rsidRPr="00A90221">
              <w:t>executionPeriod</w:t>
            </w:r>
            <w:r>
              <w:t xml:space="preserve">\ </w:t>
            </w:r>
            <w:r w:rsidRPr="00A90221">
              <w:t>stages</w:t>
            </w:r>
            <w:r>
              <w:t>)</w:t>
            </w:r>
            <w:r w:rsidRPr="00960F7C">
              <w:t xml:space="preserve"> </w:t>
            </w:r>
            <w:r>
              <w:t>должно быть заполнено поле «</w:t>
            </w:r>
            <w:r w:rsidRPr="008C1F8A">
              <w:t>Уникальный идентификатор этапа контракта в ЕИС</w:t>
            </w:r>
            <w:r>
              <w:t>» (</w:t>
            </w:r>
            <w:r w:rsidRPr="0008480B">
              <w:t>executionPeriod</w:t>
            </w:r>
            <w:r w:rsidRPr="009F3221">
              <w:t>\</w:t>
            </w:r>
            <w:r w:rsidRPr="0008480B">
              <w:t>stages</w:t>
            </w:r>
            <w:r w:rsidRPr="009F3221">
              <w:t>\</w:t>
            </w:r>
            <w:r>
              <w:rPr>
                <w:lang w:val="en-US"/>
              </w:rPr>
              <w:t>s</w:t>
            </w:r>
            <w:r w:rsidRPr="009F3221">
              <w:rPr>
                <w:lang w:val="en-US"/>
              </w:rPr>
              <w:t>i</w:t>
            </w:r>
            <w:r w:rsidRPr="009F3221">
              <w:t>d</w:t>
            </w:r>
            <w:r>
              <w:t>)</w:t>
            </w:r>
          </w:p>
          <w:p w14:paraId="61FCD651" w14:textId="3B01408E" w:rsidR="00056C63" w:rsidRPr="00A90221" w:rsidRDefault="00056C63" w:rsidP="00056C63">
            <w:pPr>
              <w:pStyle w:val="ad"/>
              <w:jc w:val="left"/>
              <w:rPr>
                <w:lang w:val="en-US"/>
              </w:rPr>
            </w:pPr>
            <w:r>
              <w:t>ИЛИ</w:t>
            </w:r>
            <w:r w:rsidRPr="00A90221">
              <w:rPr>
                <w:lang w:val="en-US"/>
              </w:rPr>
              <w:t xml:space="preserve"> </w:t>
            </w:r>
          </w:p>
          <w:p w14:paraId="263C5434" w14:textId="77777777" w:rsidR="00056C63" w:rsidRDefault="00056C63" w:rsidP="00056C63">
            <w:pPr>
              <w:pStyle w:val="ad"/>
              <w:jc w:val="left"/>
              <w:rPr>
                <w:lang w:val="en-US"/>
              </w:rPr>
            </w:pPr>
            <w:r w:rsidRPr="004C3D29">
              <w:rPr>
                <w:lang w:val="en-US"/>
              </w:rPr>
              <w:t>«</w:t>
            </w:r>
            <w:r w:rsidRPr="004C3D29">
              <w:t>Внешний</w:t>
            </w:r>
            <w:r w:rsidRPr="004C3D29">
              <w:rPr>
                <w:lang w:val="en-US"/>
              </w:rPr>
              <w:t xml:space="preserve"> </w:t>
            </w:r>
            <w:r w:rsidRPr="004C3D29">
              <w:t>идентификатор</w:t>
            </w:r>
            <w:r w:rsidRPr="004C3D29">
              <w:rPr>
                <w:lang w:val="en-US"/>
              </w:rPr>
              <w:t xml:space="preserve"> </w:t>
            </w:r>
            <w:r>
              <w:t>этапа</w:t>
            </w:r>
            <w:r w:rsidRPr="004C3D29">
              <w:rPr>
                <w:lang w:val="en-US"/>
              </w:rPr>
              <w:t>» (executionPeriod/stages/external</w:t>
            </w:r>
            <w:r>
              <w:rPr>
                <w:lang w:val="en-US"/>
              </w:rPr>
              <w:t>Si</w:t>
            </w:r>
            <w:r w:rsidRPr="004C3D29">
              <w:rPr>
                <w:lang w:val="en-US"/>
              </w:rPr>
              <w:t>d)</w:t>
            </w:r>
          </w:p>
          <w:p w14:paraId="38FE722C" w14:textId="77777777" w:rsidR="00056C63" w:rsidRDefault="00056C63" w:rsidP="00056C63">
            <w:pPr>
              <w:pStyle w:val="ad"/>
              <w:jc w:val="left"/>
              <w:rPr>
                <w:lang w:val="en-US"/>
              </w:rPr>
            </w:pPr>
          </w:p>
          <w:p w14:paraId="6976E713"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5B2504F2" w14:textId="77777777" w:rsidR="00056C63" w:rsidRDefault="00056C63" w:rsidP="00056C63">
            <w:pPr>
              <w:pStyle w:val="ad"/>
              <w:jc w:val="left"/>
            </w:pPr>
          </w:p>
          <w:p w14:paraId="57F66168" w14:textId="2112E0CA" w:rsidR="00056C63" w:rsidRPr="001257D3"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4550BA26" w14:textId="77777777" w:rsidR="00056C63" w:rsidRDefault="00056C63" w:rsidP="00056C63">
            <w:pPr>
              <w:pStyle w:val="ad"/>
              <w:jc w:val="left"/>
            </w:pPr>
            <w:r w:rsidRPr="001257D3">
              <w:t>&lt;</w:t>
            </w:r>
            <w:r>
              <w:t>Номер контроля</w:t>
            </w:r>
            <w:r w:rsidRPr="001257D3">
              <w:t>&gt;</w:t>
            </w:r>
            <w:r>
              <w:t>:</w:t>
            </w:r>
          </w:p>
          <w:p w14:paraId="4502224A" w14:textId="7BE87FD7" w:rsidR="00056C63" w:rsidRDefault="00056C63" w:rsidP="00056C63">
            <w:pPr>
              <w:pStyle w:val="ad"/>
              <w:jc w:val="left"/>
            </w:pPr>
            <w:r>
              <w:t>При приеме второй и последующиих версии сведений о контракте для каждого этапа в блоке «</w:t>
            </w:r>
            <w:r w:rsidRPr="00A90221">
              <w:t>Этапы исполнения контракта</w:t>
            </w:r>
            <w:r>
              <w:t>» (</w:t>
            </w:r>
            <w:r w:rsidRPr="00A90221">
              <w:t>executionPeriod</w:t>
            </w:r>
            <w:r>
              <w:t xml:space="preserve">\ </w:t>
            </w:r>
            <w:r w:rsidRPr="00A90221">
              <w:t>stages</w:t>
            </w:r>
            <w:r>
              <w:t>) должно быть заполнено поле «</w:t>
            </w:r>
            <w:r w:rsidRPr="008C1F8A">
              <w:t>Уникальный идентификатор этапа контракта в ЕИС</w:t>
            </w:r>
            <w:r>
              <w:t>» (</w:t>
            </w:r>
            <w:r w:rsidRPr="0008480B">
              <w:t>executionPeriod</w:t>
            </w:r>
            <w:r w:rsidRPr="009F3221">
              <w:t>\</w:t>
            </w:r>
            <w:r w:rsidRPr="0008480B">
              <w:t>stages</w:t>
            </w:r>
            <w:r w:rsidRPr="009F3221">
              <w:t>\</w:t>
            </w:r>
            <w:r>
              <w:rPr>
                <w:lang w:val="en-US"/>
              </w:rPr>
              <w:t>s</w:t>
            </w:r>
            <w:r w:rsidRPr="009F3221">
              <w:rPr>
                <w:lang w:val="en-US"/>
              </w:rPr>
              <w:t>i</w:t>
            </w:r>
            <w:r w:rsidRPr="009F3221">
              <w:t>d</w:t>
            </w:r>
            <w:r>
              <w:t>)</w:t>
            </w:r>
          </w:p>
          <w:p w14:paraId="7DEA4C97" w14:textId="77777777" w:rsidR="00056C63" w:rsidRPr="00A90221" w:rsidRDefault="00056C63" w:rsidP="00056C63">
            <w:pPr>
              <w:pStyle w:val="ad"/>
              <w:jc w:val="left"/>
              <w:rPr>
                <w:lang w:val="en-US"/>
              </w:rPr>
            </w:pPr>
            <w:r>
              <w:t>ИЛИ</w:t>
            </w:r>
            <w:r w:rsidRPr="00A90221">
              <w:rPr>
                <w:lang w:val="en-US"/>
              </w:rPr>
              <w:t xml:space="preserve"> </w:t>
            </w:r>
          </w:p>
          <w:p w14:paraId="2203B40A" w14:textId="208949A6" w:rsidR="00056C63" w:rsidRPr="00A90221" w:rsidRDefault="00056C63" w:rsidP="00056C63">
            <w:pPr>
              <w:pStyle w:val="ad"/>
              <w:jc w:val="left"/>
              <w:rPr>
                <w:lang w:val="en-US"/>
              </w:rPr>
            </w:pPr>
            <w:r w:rsidRPr="004C3D29">
              <w:rPr>
                <w:lang w:val="en-US"/>
              </w:rPr>
              <w:t>«</w:t>
            </w:r>
            <w:r w:rsidRPr="004C3D29">
              <w:t>Внешний</w:t>
            </w:r>
            <w:r w:rsidRPr="004C3D29">
              <w:rPr>
                <w:lang w:val="en-US"/>
              </w:rPr>
              <w:t xml:space="preserve"> </w:t>
            </w:r>
            <w:r w:rsidRPr="004C3D29">
              <w:t>идентификатор</w:t>
            </w:r>
            <w:r w:rsidRPr="004C3D29">
              <w:rPr>
                <w:lang w:val="en-US"/>
              </w:rPr>
              <w:t xml:space="preserve"> </w:t>
            </w:r>
            <w:r>
              <w:t>этапа</w:t>
            </w:r>
            <w:r w:rsidRPr="004C3D29">
              <w:rPr>
                <w:lang w:val="en-US"/>
              </w:rPr>
              <w:t>» (executionPeriod/stages/external</w:t>
            </w:r>
            <w:r>
              <w:rPr>
                <w:lang w:val="en-US"/>
              </w:rPr>
              <w:t>Si</w:t>
            </w:r>
            <w:r w:rsidRPr="004C3D29">
              <w:rPr>
                <w:lang w:val="en-US"/>
              </w:rPr>
              <w:t>d)</w:t>
            </w:r>
          </w:p>
        </w:tc>
      </w:tr>
      <w:tr w:rsidR="00056C63" w:rsidRPr="004C3D29" w14:paraId="7FBDE3FB" w14:textId="77777777" w:rsidTr="00AA184A">
        <w:trPr>
          <w:trHeight w:val="348"/>
        </w:trPr>
        <w:tc>
          <w:tcPr>
            <w:tcW w:w="841" w:type="pct"/>
            <w:gridSpan w:val="2"/>
          </w:tcPr>
          <w:p w14:paraId="0D1EDE2D" w14:textId="55C99457" w:rsidR="00056C63" w:rsidRDefault="00056C63" w:rsidP="00056C63">
            <w:pPr>
              <w:pStyle w:val="ad"/>
              <w:jc w:val="left"/>
            </w:pPr>
            <w:r w:rsidRPr="000E276D">
              <w:lastRenderedPageBreak/>
              <w:t>РК_ИК_023</w:t>
            </w:r>
            <w:r>
              <w:t>5</w:t>
            </w:r>
          </w:p>
        </w:tc>
        <w:tc>
          <w:tcPr>
            <w:tcW w:w="234" w:type="pct"/>
            <w:gridSpan w:val="2"/>
          </w:tcPr>
          <w:p w14:paraId="743E1499" w14:textId="77777777" w:rsidR="00056C63" w:rsidRPr="000E4FE8" w:rsidRDefault="00056C63" w:rsidP="00056C63">
            <w:pPr>
              <w:pStyle w:val="ad"/>
              <w:jc w:val="left"/>
            </w:pPr>
          </w:p>
        </w:tc>
        <w:tc>
          <w:tcPr>
            <w:tcW w:w="1056" w:type="pct"/>
            <w:gridSpan w:val="2"/>
          </w:tcPr>
          <w:p w14:paraId="0CA930E3" w14:textId="0412EB14" w:rsidR="00056C63" w:rsidRPr="004C3D29" w:rsidRDefault="00056C63" w:rsidP="00056C63">
            <w:pPr>
              <w:pStyle w:val="ad"/>
              <w:jc w:val="left"/>
              <w:rPr>
                <w:lang w:val="en-US"/>
              </w:rPr>
            </w:pPr>
            <w:r w:rsidRPr="004C3D29">
              <w:rPr>
                <w:lang w:val="en-US"/>
              </w:rPr>
              <w:t>«</w:t>
            </w:r>
            <w:r w:rsidRPr="004C3D29">
              <w:t>Внешний</w:t>
            </w:r>
            <w:r w:rsidRPr="004C3D29">
              <w:rPr>
                <w:lang w:val="en-US"/>
              </w:rPr>
              <w:t xml:space="preserve"> </w:t>
            </w:r>
            <w:r w:rsidRPr="004C3D29">
              <w:t>идентификатор</w:t>
            </w:r>
            <w:r w:rsidRPr="004C3D29">
              <w:rPr>
                <w:lang w:val="en-US"/>
              </w:rPr>
              <w:t xml:space="preserve"> </w:t>
            </w:r>
            <w:r>
              <w:t>этапа</w:t>
            </w:r>
            <w:r w:rsidRPr="004C3D29">
              <w:rPr>
                <w:lang w:val="en-US"/>
              </w:rPr>
              <w:t>» (executionPeriod/stages/external</w:t>
            </w:r>
            <w:r>
              <w:rPr>
                <w:lang w:val="en-US"/>
              </w:rPr>
              <w:t>Si</w:t>
            </w:r>
            <w:r w:rsidRPr="004C3D29">
              <w:rPr>
                <w:lang w:val="en-US"/>
              </w:rPr>
              <w:t>d)</w:t>
            </w:r>
          </w:p>
        </w:tc>
        <w:tc>
          <w:tcPr>
            <w:tcW w:w="1474" w:type="pct"/>
            <w:gridSpan w:val="3"/>
          </w:tcPr>
          <w:p w14:paraId="73A6C2AF" w14:textId="77777777" w:rsidR="00056C63" w:rsidRDefault="00056C63" w:rsidP="00056C63">
            <w:pPr>
              <w:pStyle w:val="ad"/>
              <w:jc w:val="left"/>
            </w:pPr>
            <w:r w:rsidRPr="004C3D29">
              <w:t xml:space="preserve">«Внешний идентификатор </w:t>
            </w:r>
            <w:r>
              <w:t>этапа</w:t>
            </w:r>
            <w:r w:rsidRPr="004C3D29">
              <w:t>» (</w:t>
            </w:r>
            <w:r w:rsidRPr="004C3D29">
              <w:rPr>
                <w:lang w:val="en-US"/>
              </w:rPr>
              <w:t>executionPeriod</w:t>
            </w:r>
            <w:r w:rsidRPr="004C3D29">
              <w:t>/</w:t>
            </w:r>
            <w:r w:rsidRPr="004C3D29">
              <w:rPr>
                <w:lang w:val="en-US"/>
              </w:rPr>
              <w:t>stages</w:t>
            </w:r>
            <w:r w:rsidRPr="004C3D29">
              <w:t>/</w:t>
            </w:r>
            <w:r w:rsidRPr="004C3D29">
              <w:rPr>
                <w:lang w:val="en-US"/>
              </w:rPr>
              <w:t>external</w:t>
            </w:r>
            <w:r>
              <w:rPr>
                <w:lang w:val="en-US"/>
              </w:rPr>
              <w:t>Si</w:t>
            </w:r>
            <w:r w:rsidRPr="004C3D29">
              <w:rPr>
                <w:lang w:val="en-US"/>
              </w:rPr>
              <w:t>d</w:t>
            </w:r>
            <w:r w:rsidRPr="004C3D29">
              <w:t>)</w:t>
            </w:r>
            <w:r>
              <w:t xml:space="preserve"> должен быть уникальным в рамках и</w:t>
            </w:r>
            <w:r w:rsidRPr="004C3D29">
              <w:t>нформаци</w:t>
            </w:r>
            <w:r>
              <w:t xml:space="preserve">и </w:t>
            </w:r>
            <w:r w:rsidRPr="004C3D29">
              <w:t>о заключенном контракте</w:t>
            </w:r>
            <w:r>
              <w:t xml:space="preserve"> в рамках версии</w:t>
            </w:r>
          </w:p>
          <w:p w14:paraId="5F87AE74" w14:textId="77777777" w:rsidR="00056C63" w:rsidRDefault="00056C63" w:rsidP="00056C63">
            <w:pPr>
              <w:pStyle w:val="ad"/>
              <w:jc w:val="left"/>
            </w:pPr>
          </w:p>
          <w:p w14:paraId="4DC1E060"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16584B77" w14:textId="77777777" w:rsidR="00056C63" w:rsidRDefault="00056C63" w:rsidP="00056C63">
            <w:pPr>
              <w:pStyle w:val="ad"/>
              <w:jc w:val="left"/>
            </w:pPr>
          </w:p>
          <w:p w14:paraId="51C53F51" w14:textId="5E8A824C" w:rsidR="00056C63" w:rsidRPr="004C3D29"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171AF1E0" w14:textId="6F842FE3" w:rsidR="00056C63" w:rsidRPr="004C3D29" w:rsidRDefault="00056C63" w:rsidP="00056C63">
            <w:pPr>
              <w:pStyle w:val="ad"/>
              <w:jc w:val="left"/>
            </w:pPr>
            <w:r w:rsidRPr="004C3D29">
              <w:t xml:space="preserve">«Внешний идентификатор </w:t>
            </w:r>
            <w:r>
              <w:t>этапа</w:t>
            </w:r>
            <w:r w:rsidRPr="004C3D29">
              <w:t>» (</w:t>
            </w:r>
            <w:r w:rsidRPr="004C3D29">
              <w:rPr>
                <w:lang w:val="en-US"/>
              </w:rPr>
              <w:t>executionPeriod</w:t>
            </w:r>
            <w:r w:rsidRPr="004C3D29">
              <w:t>/</w:t>
            </w:r>
            <w:r w:rsidRPr="004C3D29">
              <w:rPr>
                <w:lang w:val="en-US"/>
              </w:rPr>
              <w:t>stages</w:t>
            </w:r>
            <w:r w:rsidRPr="004C3D29">
              <w:t>/</w:t>
            </w:r>
            <w:r w:rsidRPr="004C3D29">
              <w:rPr>
                <w:lang w:val="en-US"/>
              </w:rPr>
              <w:t>external</w:t>
            </w:r>
            <w:r>
              <w:rPr>
                <w:lang w:val="en-US"/>
              </w:rPr>
              <w:t>Si</w:t>
            </w:r>
            <w:r w:rsidRPr="004C3D29">
              <w:rPr>
                <w:lang w:val="en-US"/>
              </w:rPr>
              <w:t>d</w:t>
            </w:r>
            <w:r w:rsidRPr="004C3D29">
              <w:t>)</w:t>
            </w:r>
            <w:r>
              <w:t xml:space="preserve"> должен быть уникальным в рамках и</w:t>
            </w:r>
            <w:r w:rsidRPr="004C3D29">
              <w:t>нформаци</w:t>
            </w:r>
            <w:r>
              <w:t xml:space="preserve">и </w:t>
            </w:r>
            <w:r w:rsidRPr="004C3D29">
              <w:t>о заключенном контракте</w:t>
            </w:r>
            <w:r>
              <w:t xml:space="preserve"> с реестровым номером </w:t>
            </w:r>
            <w:r w:rsidRPr="004C3D29">
              <w:t>&lt;regNum&gt;</w:t>
            </w:r>
          </w:p>
        </w:tc>
      </w:tr>
      <w:tr w:rsidR="00056C63" w:rsidRPr="004C3D29" w14:paraId="312BDBBD" w14:textId="77777777" w:rsidTr="00AA184A">
        <w:trPr>
          <w:trHeight w:val="348"/>
        </w:trPr>
        <w:tc>
          <w:tcPr>
            <w:tcW w:w="841" w:type="pct"/>
            <w:gridSpan w:val="2"/>
          </w:tcPr>
          <w:p w14:paraId="0BA638EC" w14:textId="44106665" w:rsidR="00056C63" w:rsidRPr="000E276D" w:rsidRDefault="00056C63" w:rsidP="00056C63">
            <w:pPr>
              <w:pStyle w:val="ad"/>
              <w:jc w:val="left"/>
            </w:pPr>
            <w:r w:rsidRPr="00C20BB7">
              <w:t>РК_ИК_0295</w:t>
            </w:r>
          </w:p>
        </w:tc>
        <w:tc>
          <w:tcPr>
            <w:tcW w:w="234" w:type="pct"/>
            <w:gridSpan w:val="2"/>
          </w:tcPr>
          <w:p w14:paraId="02E265B1" w14:textId="77777777" w:rsidR="00056C63" w:rsidRPr="000E4FE8" w:rsidRDefault="00056C63" w:rsidP="00056C63">
            <w:pPr>
              <w:pStyle w:val="ad"/>
              <w:jc w:val="left"/>
            </w:pPr>
          </w:p>
        </w:tc>
        <w:tc>
          <w:tcPr>
            <w:tcW w:w="1056" w:type="pct"/>
            <w:gridSpan w:val="2"/>
          </w:tcPr>
          <w:p w14:paraId="4263F45E" w14:textId="39773B35" w:rsidR="00056C63" w:rsidRPr="0008480B" w:rsidRDefault="00056C63" w:rsidP="00056C63">
            <w:pPr>
              <w:pStyle w:val="ad"/>
              <w:jc w:val="left"/>
            </w:pPr>
            <w:r>
              <w:t>«</w:t>
            </w:r>
            <w:r w:rsidRPr="008C1F8A">
              <w:t>Уникальный идентификатор этапа контракта в ЕИС</w:t>
            </w:r>
            <w:r>
              <w:t>» (</w:t>
            </w:r>
            <w:r w:rsidRPr="0008480B">
              <w:t>executionPeriod</w:t>
            </w:r>
            <w:r w:rsidRPr="009F3221">
              <w:t>\</w:t>
            </w:r>
            <w:r w:rsidRPr="0008480B">
              <w:t>stages</w:t>
            </w:r>
            <w:r w:rsidRPr="009F3221">
              <w:t>\</w:t>
            </w:r>
            <w:r>
              <w:rPr>
                <w:lang w:val="en-US"/>
              </w:rPr>
              <w:t>s</w:t>
            </w:r>
            <w:r w:rsidRPr="009F3221">
              <w:rPr>
                <w:lang w:val="en-US"/>
              </w:rPr>
              <w:t>i</w:t>
            </w:r>
            <w:r w:rsidRPr="009F3221">
              <w:t>d</w:t>
            </w:r>
            <w:r>
              <w:t>)</w:t>
            </w:r>
          </w:p>
        </w:tc>
        <w:tc>
          <w:tcPr>
            <w:tcW w:w="1474" w:type="pct"/>
            <w:gridSpan w:val="3"/>
          </w:tcPr>
          <w:p w14:paraId="7AF646C9" w14:textId="77777777" w:rsidR="00056C63" w:rsidRDefault="00056C63" w:rsidP="00056C63">
            <w:pPr>
              <w:pStyle w:val="ad"/>
              <w:jc w:val="left"/>
            </w:pPr>
            <w:r>
              <w:t xml:space="preserve">При приеме изменений размещенной версии сведений о контракте значение элемента </w:t>
            </w:r>
            <w:r w:rsidRPr="009F3221">
              <w:t>«</w:t>
            </w:r>
            <w:r w:rsidRPr="008C1F8A">
              <w:t>Уникальный идентификатор этапа контракта в ЕИС</w:t>
            </w:r>
            <w:r w:rsidRPr="009F3221">
              <w:t>» (</w:t>
            </w:r>
            <w:r w:rsidRPr="0008480B">
              <w:t>executionPeriod\stages\</w:t>
            </w:r>
            <w:r w:rsidRPr="0008480B">
              <w:rPr>
                <w:lang w:val="en-US"/>
              </w:rPr>
              <w:t>si</w:t>
            </w:r>
            <w:r w:rsidRPr="0008480B">
              <w:t>d</w:t>
            </w:r>
            <w:r w:rsidRPr="009F3221">
              <w:t>)</w:t>
            </w:r>
            <w:r>
              <w:t xml:space="preserve"> </w:t>
            </w:r>
            <w:r w:rsidRPr="009F3221">
              <w:t>проверяется на уникальность в ЕИС в рамках пришедшего документа</w:t>
            </w:r>
          </w:p>
          <w:p w14:paraId="55067E63" w14:textId="77777777" w:rsidR="00056C63" w:rsidRDefault="00056C63" w:rsidP="00056C63">
            <w:pPr>
              <w:pStyle w:val="ad"/>
              <w:jc w:val="left"/>
            </w:pPr>
          </w:p>
          <w:p w14:paraId="3D755CD3"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23EA0551" w14:textId="77777777" w:rsidR="00056C63" w:rsidRDefault="00056C63" w:rsidP="00056C63">
            <w:pPr>
              <w:pStyle w:val="ad"/>
              <w:jc w:val="left"/>
            </w:pPr>
          </w:p>
          <w:p w14:paraId="0FA2956B" w14:textId="092F8BDF" w:rsidR="00056C63" w:rsidRPr="004C3D29"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6B4AD720" w14:textId="2490C8DD" w:rsidR="00056C63" w:rsidRPr="004C3D29" w:rsidRDefault="00056C63" w:rsidP="00056C63">
            <w:pPr>
              <w:pStyle w:val="ad"/>
              <w:jc w:val="left"/>
            </w:pPr>
            <w:r>
              <w:t>Этап исполнения контракта</w:t>
            </w:r>
            <w:r w:rsidRPr="009F3221">
              <w:t xml:space="preserve"> с </w:t>
            </w:r>
            <w:r>
              <w:t>уникальным</w:t>
            </w:r>
            <w:r w:rsidRPr="009F3221">
              <w:t xml:space="preserve"> идентификатором </w:t>
            </w:r>
            <w:r>
              <w:t xml:space="preserve">в ЕИС </w:t>
            </w:r>
            <w:r w:rsidRPr="009F3221">
              <w:t xml:space="preserve">&lt; Уникальный </w:t>
            </w:r>
            <w:r>
              <w:t>идентификатор в ЕИС &gt;, указанным</w:t>
            </w:r>
            <w:r w:rsidRPr="009F3221">
              <w:t xml:space="preserve"> в поле «</w:t>
            </w:r>
            <w:r w:rsidRPr="008C1F8A">
              <w:t>Уникальный идентификатор этапа контракта в ЕИС</w:t>
            </w:r>
            <w:r>
              <w:t>» (</w:t>
            </w:r>
            <w:r w:rsidRPr="0008480B">
              <w:t>executionPeriod\stages\</w:t>
            </w:r>
            <w:r w:rsidRPr="0008480B">
              <w:rPr>
                <w:lang w:val="en-US"/>
              </w:rPr>
              <w:t>si</w:t>
            </w:r>
            <w:r w:rsidRPr="0008480B">
              <w:t>d</w:t>
            </w:r>
            <w:r w:rsidRPr="009F3221">
              <w:t>), уже указан в принимаемом документе</w:t>
            </w:r>
          </w:p>
        </w:tc>
      </w:tr>
      <w:tr w:rsidR="00056C63" w:rsidRPr="004C3D29" w14:paraId="3E239632" w14:textId="77777777" w:rsidTr="00AA184A">
        <w:trPr>
          <w:trHeight w:val="348"/>
        </w:trPr>
        <w:tc>
          <w:tcPr>
            <w:tcW w:w="841" w:type="pct"/>
            <w:gridSpan w:val="2"/>
          </w:tcPr>
          <w:p w14:paraId="05C028EB" w14:textId="4CF354BC" w:rsidR="00056C63" w:rsidRPr="00C20BB7" w:rsidRDefault="00056C63" w:rsidP="00056C63">
            <w:pPr>
              <w:pStyle w:val="ad"/>
              <w:jc w:val="left"/>
            </w:pPr>
            <w:r>
              <w:t>РК_ИК_0501</w:t>
            </w:r>
          </w:p>
        </w:tc>
        <w:tc>
          <w:tcPr>
            <w:tcW w:w="234" w:type="pct"/>
            <w:gridSpan w:val="2"/>
          </w:tcPr>
          <w:p w14:paraId="37EE7CAA" w14:textId="77777777" w:rsidR="00056C63" w:rsidRPr="000E4FE8" w:rsidRDefault="00056C63" w:rsidP="00056C63">
            <w:pPr>
              <w:pStyle w:val="ad"/>
              <w:jc w:val="left"/>
            </w:pPr>
          </w:p>
        </w:tc>
        <w:tc>
          <w:tcPr>
            <w:tcW w:w="1056" w:type="pct"/>
            <w:gridSpan w:val="2"/>
          </w:tcPr>
          <w:p w14:paraId="53314F90" w14:textId="07D3C1D4" w:rsidR="00056C63" w:rsidRDefault="00056C63" w:rsidP="00056C63">
            <w:pPr>
              <w:pStyle w:val="ad"/>
              <w:jc w:val="left"/>
            </w:pPr>
            <w:r>
              <w:t>«</w:t>
            </w:r>
            <w:r w:rsidRPr="008C1F8A">
              <w:t>Уникальный идентификатор этапа контракта в ЕИС</w:t>
            </w:r>
            <w:r>
              <w:t>» (</w:t>
            </w:r>
            <w:r w:rsidRPr="0008480B">
              <w:t>executionPeriod</w:t>
            </w:r>
            <w:r w:rsidRPr="009F3221">
              <w:t>\</w:t>
            </w:r>
            <w:r w:rsidRPr="0008480B">
              <w:t>stages</w:t>
            </w:r>
            <w:r w:rsidRPr="009F3221">
              <w:t>\</w:t>
            </w:r>
            <w:r>
              <w:rPr>
                <w:lang w:val="en-US"/>
              </w:rPr>
              <w:t>s</w:t>
            </w:r>
            <w:r w:rsidRPr="009F3221">
              <w:rPr>
                <w:lang w:val="en-US"/>
              </w:rPr>
              <w:t>i</w:t>
            </w:r>
            <w:r w:rsidRPr="009F3221">
              <w:t>d</w:t>
            </w:r>
            <w:r>
              <w:t>)</w:t>
            </w:r>
          </w:p>
        </w:tc>
        <w:tc>
          <w:tcPr>
            <w:tcW w:w="1474" w:type="pct"/>
            <w:gridSpan w:val="3"/>
          </w:tcPr>
          <w:p w14:paraId="6CF59783" w14:textId="37A6E6EE" w:rsidR="00056C63" w:rsidRDefault="00056C63" w:rsidP="00056C63">
            <w:pPr>
              <w:pStyle w:val="ad"/>
              <w:jc w:val="left"/>
            </w:pPr>
            <w:r>
              <w:t xml:space="preserve">При приеме изменений размещенной версии сведений о контракте, если </w:t>
            </w:r>
            <w:r w:rsidRPr="007704E5">
              <w:t>для этапа</w:t>
            </w:r>
            <w:r>
              <w:t xml:space="preserve"> контракта, идентифицируемого в разных версиях по полю </w:t>
            </w:r>
            <w:r w:rsidRPr="0008480B">
              <w:t xml:space="preserve">«Уникальный идентификатор этапа контракта в ЕИС» </w:t>
            </w:r>
            <w:r w:rsidRPr="0008480B">
              <w:lastRenderedPageBreak/>
              <w:t>(executionPeriod\stages\</w:t>
            </w:r>
            <w:r w:rsidRPr="0008480B">
              <w:rPr>
                <w:lang w:val="en-US"/>
              </w:rPr>
              <w:t>si</w:t>
            </w:r>
            <w:r>
              <w:t xml:space="preserve">d), </w:t>
            </w:r>
            <w:r w:rsidRPr="009162B1">
              <w:rPr>
                <w:highlight w:val="yellow"/>
              </w:rPr>
              <w:t>существует информация о УПД\УКД</w:t>
            </w:r>
            <w:r>
              <w:t xml:space="preserve"> из</w:t>
            </w:r>
            <w:r w:rsidRPr="007704E5">
              <w:t xml:space="preserve"> </w:t>
            </w:r>
            <w:r>
              <w:t xml:space="preserve">РДИК или есть размещенный </w:t>
            </w:r>
            <w:r w:rsidRPr="007704E5">
              <w:t>СВИК</w:t>
            </w:r>
            <w:r>
              <w:t xml:space="preserve">, то поле </w:t>
            </w:r>
            <w:r w:rsidRPr="009F3221">
              <w:t>«</w:t>
            </w:r>
            <w:r w:rsidRPr="008C1F8A">
              <w:t>Уникальный идентификатор этапа контракта в ЕИС</w:t>
            </w:r>
            <w:r w:rsidRPr="009F3221">
              <w:t>» (</w:t>
            </w:r>
            <w:r w:rsidRPr="0008480B">
              <w:t>executionPeriod\stages\</w:t>
            </w:r>
            <w:r w:rsidRPr="0008480B">
              <w:rPr>
                <w:lang w:val="en-US"/>
              </w:rPr>
              <w:t>si</w:t>
            </w:r>
            <w:r w:rsidRPr="0008480B">
              <w:t>d</w:t>
            </w:r>
            <w:r w:rsidRPr="009F3221">
              <w:t>)</w:t>
            </w:r>
            <w:r>
              <w:t xml:space="preserve"> данного этапа обязательно для заполнения </w:t>
            </w:r>
          </w:p>
          <w:p w14:paraId="7E6A32B6" w14:textId="77777777" w:rsidR="00056C63" w:rsidRDefault="00056C63" w:rsidP="00056C63">
            <w:pPr>
              <w:pStyle w:val="ad"/>
              <w:jc w:val="left"/>
            </w:pPr>
          </w:p>
          <w:p w14:paraId="25C61DEE" w14:textId="05B62173" w:rsidR="00056C63"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3C770C67" w14:textId="331137FF" w:rsidR="00056C63" w:rsidRDefault="00056C63" w:rsidP="00056C63">
            <w:pPr>
              <w:pStyle w:val="ad"/>
              <w:jc w:val="left"/>
            </w:pPr>
            <w:r>
              <w:lastRenderedPageBreak/>
              <w:t>Этап исполнения контракта</w:t>
            </w:r>
            <w:r w:rsidRPr="009F3221">
              <w:t xml:space="preserve"> с </w:t>
            </w:r>
            <w:r>
              <w:t>уникальным</w:t>
            </w:r>
            <w:r w:rsidRPr="009F3221">
              <w:t xml:space="preserve"> идентификатором </w:t>
            </w:r>
            <w:r>
              <w:t xml:space="preserve">в ЕИС </w:t>
            </w:r>
            <w:r w:rsidRPr="009F3221">
              <w:t xml:space="preserve">&lt; Уникальный </w:t>
            </w:r>
            <w:r>
              <w:t xml:space="preserve">идентификатор в ЕИС &gt;, заданным </w:t>
            </w:r>
            <w:r w:rsidRPr="009F3221">
              <w:t>в поле «</w:t>
            </w:r>
            <w:r w:rsidRPr="008C1F8A">
              <w:t>Уникальный идентификатор этапа контракта в ЕИС</w:t>
            </w:r>
            <w:r>
              <w:t xml:space="preserve">» </w:t>
            </w:r>
            <w:r>
              <w:lastRenderedPageBreak/>
              <w:t>(</w:t>
            </w:r>
            <w:r w:rsidRPr="0008480B">
              <w:t>executionPeriod\stages\</w:t>
            </w:r>
            <w:r w:rsidRPr="0008480B">
              <w:rPr>
                <w:lang w:val="en-US"/>
              </w:rPr>
              <w:t>si</w:t>
            </w:r>
            <w:r w:rsidRPr="0008480B">
              <w:t>d</w:t>
            </w:r>
            <w:r w:rsidRPr="009F3221">
              <w:t>)</w:t>
            </w:r>
            <w:r>
              <w:t xml:space="preserve"> должен быть указан в принимаемом документе</w:t>
            </w:r>
          </w:p>
        </w:tc>
      </w:tr>
      <w:tr w:rsidR="00056C63" w:rsidRPr="004C3D29" w14:paraId="2899684E" w14:textId="77777777" w:rsidTr="00AA184A">
        <w:trPr>
          <w:trHeight w:val="348"/>
        </w:trPr>
        <w:tc>
          <w:tcPr>
            <w:tcW w:w="841" w:type="pct"/>
            <w:gridSpan w:val="2"/>
          </w:tcPr>
          <w:p w14:paraId="65075074" w14:textId="6FA92B47" w:rsidR="00056C63" w:rsidRPr="000E276D" w:rsidRDefault="00056C63" w:rsidP="00056C63">
            <w:pPr>
              <w:pStyle w:val="ad"/>
              <w:jc w:val="left"/>
            </w:pPr>
            <w:r w:rsidRPr="00C20BB7">
              <w:lastRenderedPageBreak/>
              <w:t>РК_ИК_029</w:t>
            </w:r>
            <w:r>
              <w:t>6</w:t>
            </w:r>
          </w:p>
        </w:tc>
        <w:tc>
          <w:tcPr>
            <w:tcW w:w="234" w:type="pct"/>
            <w:gridSpan w:val="2"/>
          </w:tcPr>
          <w:p w14:paraId="64A65305" w14:textId="77777777" w:rsidR="00056C63" w:rsidRPr="000E4FE8" w:rsidRDefault="00056C63" w:rsidP="00056C63">
            <w:pPr>
              <w:pStyle w:val="ad"/>
              <w:jc w:val="left"/>
            </w:pPr>
          </w:p>
        </w:tc>
        <w:tc>
          <w:tcPr>
            <w:tcW w:w="1056" w:type="pct"/>
            <w:gridSpan w:val="2"/>
          </w:tcPr>
          <w:p w14:paraId="5BCBE1B3" w14:textId="5076E686" w:rsidR="00056C63" w:rsidRPr="0008480B" w:rsidRDefault="00056C63" w:rsidP="00056C63">
            <w:pPr>
              <w:pStyle w:val="ad"/>
              <w:jc w:val="left"/>
            </w:pPr>
            <w:r w:rsidRPr="009F3221">
              <w:t>«</w:t>
            </w:r>
            <w:r w:rsidRPr="008C1F8A">
              <w:t>Уникальный идентификатор этапа контракта в ЕИС</w:t>
            </w:r>
            <w:r w:rsidRPr="009F3221">
              <w:t>» (</w:t>
            </w:r>
            <w:r w:rsidRPr="0008480B">
              <w:t>executionPeriod\stages\</w:t>
            </w:r>
            <w:r w:rsidRPr="0008480B">
              <w:rPr>
                <w:lang w:val="en-US"/>
              </w:rPr>
              <w:t>si</w:t>
            </w:r>
            <w:r w:rsidRPr="0008480B">
              <w:t>d</w:t>
            </w:r>
            <w:r w:rsidRPr="009F3221">
              <w:t>)</w:t>
            </w:r>
          </w:p>
        </w:tc>
        <w:tc>
          <w:tcPr>
            <w:tcW w:w="1474" w:type="pct"/>
            <w:gridSpan w:val="3"/>
          </w:tcPr>
          <w:p w14:paraId="615EFDD7" w14:textId="77777777" w:rsidR="00056C63" w:rsidRDefault="00056C63" w:rsidP="00056C63">
            <w:pPr>
              <w:pStyle w:val="ad"/>
              <w:jc w:val="left"/>
            </w:pPr>
            <w:r w:rsidRPr="009F3221">
              <w:t>При приеме изменений размещенной версии сведений о контракте</w:t>
            </w:r>
            <w:r>
              <w:t>, если проверяемое поле задано, то проверяется, что в размещенной версии сведений о контракте найден этап исполнения контракта с идентификатором, заданным в проверяемом поле</w:t>
            </w:r>
          </w:p>
          <w:p w14:paraId="143D12A0" w14:textId="77777777" w:rsidR="00056C63" w:rsidRDefault="00056C63" w:rsidP="00056C63">
            <w:pPr>
              <w:pStyle w:val="ad"/>
              <w:jc w:val="left"/>
            </w:pPr>
          </w:p>
          <w:p w14:paraId="001BAFB7"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61279B0D" w14:textId="77777777" w:rsidR="00056C63" w:rsidRDefault="00056C63" w:rsidP="00056C63">
            <w:pPr>
              <w:pStyle w:val="ad"/>
              <w:jc w:val="left"/>
            </w:pPr>
          </w:p>
          <w:p w14:paraId="379E65AC" w14:textId="7A682D47" w:rsidR="00056C63" w:rsidRPr="004C3D29"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52AF4290" w14:textId="57EE75AB" w:rsidR="00056C63" w:rsidRPr="004C3D29" w:rsidRDefault="00056C63" w:rsidP="00056C63">
            <w:pPr>
              <w:pStyle w:val="ad"/>
              <w:jc w:val="left"/>
            </w:pPr>
            <w:r>
              <w:t>Этап исполнения контракта</w:t>
            </w:r>
            <w:r w:rsidRPr="00787547">
              <w:t xml:space="preserve"> с уникальным идентификатором в ЕИС &lt; Уникальный идентификатор </w:t>
            </w:r>
            <w:r>
              <w:t xml:space="preserve">в ЕИС &gt;, указанным </w:t>
            </w:r>
            <w:r w:rsidRPr="00787547">
              <w:t>в поле «</w:t>
            </w:r>
            <w:r w:rsidRPr="008C1F8A">
              <w:t>Уникальный идентификатор этапа контракта в ЕИС</w:t>
            </w:r>
            <w:r w:rsidRPr="00787547">
              <w:t>» (</w:t>
            </w:r>
            <w:r w:rsidRPr="0008480B">
              <w:t>executionPeriod\stages\</w:t>
            </w:r>
            <w:r w:rsidRPr="0008480B">
              <w:rPr>
                <w:lang w:val="en-US"/>
              </w:rPr>
              <w:t>si</w:t>
            </w:r>
            <w:r w:rsidRPr="0008480B">
              <w:t>d</w:t>
            </w:r>
            <w:r w:rsidRPr="00787547">
              <w:t xml:space="preserve">), </w:t>
            </w:r>
            <w:r>
              <w:t>не найден в размещенной версии сведений о контракте</w:t>
            </w:r>
          </w:p>
        </w:tc>
      </w:tr>
      <w:tr w:rsidR="00056C63" w:rsidRPr="004C3D29" w14:paraId="003AC562" w14:textId="77777777" w:rsidTr="00AA184A">
        <w:trPr>
          <w:trHeight w:val="348"/>
        </w:trPr>
        <w:tc>
          <w:tcPr>
            <w:tcW w:w="841" w:type="pct"/>
            <w:gridSpan w:val="2"/>
          </w:tcPr>
          <w:p w14:paraId="3FE990B5" w14:textId="7CB42C61" w:rsidR="00056C63" w:rsidRPr="000E276D" w:rsidRDefault="00056C63" w:rsidP="00056C63">
            <w:pPr>
              <w:pStyle w:val="ad"/>
              <w:jc w:val="left"/>
            </w:pPr>
            <w:r w:rsidRPr="00C20BB7">
              <w:t>РК_ИК_029</w:t>
            </w:r>
            <w:r>
              <w:t>7</w:t>
            </w:r>
          </w:p>
        </w:tc>
        <w:tc>
          <w:tcPr>
            <w:tcW w:w="234" w:type="pct"/>
            <w:gridSpan w:val="2"/>
          </w:tcPr>
          <w:p w14:paraId="7E614518" w14:textId="0C965873" w:rsidR="00056C63" w:rsidRPr="000E4FE8" w:rsidRDefault="00056C63" w:rsidP="00056C63">
            <w:pPr>
              <w:pStyle w:val="ad"/>
              <w:jc w:val="left"/>
            </w:pPr>
            <w:r w:rsidRPr="00C20BB7">
              <w:t>РК_ИК_0295</w:t>
            </w:r>
          </w:p>
        </w:tc>
        <w:tc>
          <w:tcPr>
            <w:tcW w:w="1056" w:type="pct"/>
            <w:gridSpan w:val="2"/>
          </w:tcPr>
          <w:p w14:paraId="6DB00B42" w14:textId="74A27AAF" w:rsidR="00056C63" w:rsidRPr="00787547" w:rsidRDefault="00056C63" w:rsidP="00056C63">
            <w:pPr>
              <w:pStyle w:val="ad"/>
            </w:pPr>
            <w:r w:rsidRPr="00787547">
              <w:t>«</w:t>
            </w:r>
            <w:r w:rsidRPr="0008480B">
              <w:t>Уникальный идентификатор этапа контракта в ЕИС</w:t>
            </w:r>
            <w:r w:rsidRPr="00787547">
              <w:t>» (</w:t>
            </w:r>
            <w:r w:rsidRPr="0008480B">
              <w:t>executionPeriod\stages\</w:t>
            </w:r>
            <w:r w:rsidRPr="0008480B">
              <w:rPr>
                <w:lang w:val="en-US"/>
              </w:rPr>
              <w:t>si</w:t>
            </w:r>
            <w:r w:rsidRPr="0008480B">
              <w:t>d</w:t>
            </w:r>
            <w:r w:rsidRPr="00787547">
              <w:t>)</w:t>
            </w:r>
          </w:p>
          <w:p w14:paraId="74A4A5A6" w14:textId="48FA3044" w:rsidR="00056C63" w:rsidRPr="0008480B" w:rsidRDefault="00056C63" w:rsidP="00056C63">
            <w:pPr>
              <w:pStyle w:val="ad"/>
              <w:jc w:val="left"/>
              <w:rPr>
                <w:lang w:val="en-US"/>
              </w:rPr>
            </w:pPr>
            <w:r w:rsidRPr="0008480B">
              <w:rPr>
                <w:lang w:val="en-US"/>
              </w:rPr>
              <w:t>«</w:t>
            </w:r>
            <w:r w:rsidRPr="0008480B">
              <w:t>Внешний</w:t>
            </w:r>
            <w:r w:rsidRPr="0008480B">
              <w:rPr>
                <w:lang w:val="en-US"/>
              </w:rPr>
              <w:t xml:space="preserve"> </w:t>
            </w:r>
            <w:r w:rsidRPr="0008480B">
              <w:t>идентификатор</w:t>
            </w:r>
            <w:r w:rsidRPr="0008480B">
              <w:rPr>
                <w:lang w:val="en-US"/>
              </w:rPr>
              <w:t xml:space="preserve"> </w:t>
            </w:r>
            <w:r w:rsidRPr="0008480B">
              <w:t>этапа</w:t>
            </w:r>
            <w:r w:rsidRPr="0008480B">
              <w:rPr>
                <w:lang w:val="en-US"/>
              </w:rPr>
              <w:t>» (executionPeriod\stages\</w:t>
            </w:r>
            <w:r>
              <w:rPr>
                <w:lang w:val="en-US"/>
              </w:rPr>
              <w:t>externalS</w:t>
            </w:r>
            <w:r w:rsidRPr="0008480B">
              <w:rPr>
                <w:lang w:val="en-US"/>
              </w:rPr>
              <w:t>id)</w:t>
            </w:r>
          </w:p>
        </w:tc>
        <w:tc>
          <w:tcPr>
            <w:tcW w:w="1474" w:type="pct"/>
            <w:gridSpan w:val="3"/>
          </w:tcPr>
          <w:p w14:paraId="200801E9" w14:textId="236CE805" w:rsidR="00056C63" w:rsidRDefault="00056C63" w:rsidP="00056C63">
            <w:pPr>
              <w:pStyle w:val="ad"/>
              <w:jc w:val="left"/>
            </w:pPr>
            <w:r w:rsidRPr="00787547">
              <w:t xml:space="preserve">При приеме изменений размещенной версии сведений о контракте, </w:t>
            </w:r>
            <w:r>
              <w:t xml:space="preserve">если задано поле </w:t>
            </w:r>
            <w:r w:rsidRPr="00787547">
              <w:t>«</w:t>
            </w:r>
            <w:r w:rsidRPr="0008480B">
              <w:t>Уникальный идентификатор этапа контракта в ЕИС</w:t>
            </w:r>
            <w:r w:rsidRPr="00787547">
              <w:t>» (</w:t>
            </w:r>
            <w:r w:rsidRPr="0008480B">
              <w:t>executionPeriod\stages\</w:t>
            </w:r>
            <w:r w:rsidRPr="0008480B">
              <w:rPr>
                <w:lang w:val="en-US"/>
              </w:rPr>
              <w:t>si</w:t>
            </w:r>
            <w:r w:rsidRPr="0008480B">
              <w:t>d</w:t>
            </w:r>
            <w:r w:rsidRPr="00787547">
              <w:t>)</w:t>
            </w:r>
            <w:r>
              <w:t xml:space="preserve">, то проверяется, </w:t>
            </w:r>
            <w:r w:rsidRPr="00787547">
              <w:t xml:space="preserve">что в </w:t>
            </w:r>
            <w:r>
              <w:t xml:space="preserve">поле </w:t>
            </w:r>
            <w:r w:rsidRPr="00787547">
              <w:t>«</w:t>
            </w:r>
            <w:r w:rsidRPr="0008480B">
              <w:t>Внешний идентификатор этапа</w:t>
            </w:r>
            <w:r w:rsidRPr="00787547">
              <w:t>» (</w:t>
            </w:r>
            <w:r w:rsidRPr="0008480B">
              <w:t>executionPeriod\stages\</w:t>
            </w:r>
            <w:r w:rsidRPr="0008480B">
              <w:rPr>
                <w:lang w:val="en-US"/>
              </w:rPr>
              <w:t>ext</w:t>
            </w:r>
            <w:r w:rsidRPr="0008480B">
              <w:rPr>
                <w:lang w:val="en-US"/>
              </w:rPr>
              <w:lastRenderedPageBreak/>
              <w:t>ernalSi</w:t>
            </w:r>
            <w:r w:rsidRPr="0008480B">
              <w:t>d</w:t>
            </w:r>
            <w:r w:rsidRPr="00787547">
              <w:t>)</w:t>
            </w:r>
            <w:r>
              <w:t xml:space="preserve"> для этапа исполнения контракта, идентифицируемого в разных версиях по полю </w:t>
            </w:r>
            <w:r w:rsidRPr="0008480B">
              <w:t>«Уникальный идентификатор этапа контракта в ЕИС» (executionPeriod\stages\</w:t>
            </w:r>
            <w:r w:rsidRPr="0008480B">
              <w:rPr>
                <w:lang w:val="en-US"/>
              </w:rPr>
              <w:t>si</w:t>
            </w:r>
            <w:r w:rsidRPr="0008480B">
              <w:t>d)</w:t>
            </w:r>
            <w:r>
              <w:t>, задано то же значение, что и в предыдущей версии сведений о контракте.</w:t>
            </w:r>
          </w:p>
          <w:p w14:paraId="7EF5B56A" w14:textId="53D3027F" w:rsidR="00056C63" w:rsidRDefault="00056C63" w:rsidP="00056C63">
            <w:pPr>
              <w:pStyle w:val="ad"/>
              <w:jc w:val="left"/>
            </w:pPr>
            <w:r>
              <w:t xml:space="preserve">Контроль не должен сработать, если в принимаемых сведений для этапа испонления контракта задан </w:t>
            </w:r>
            <w:r w:rsidRPr="00787547">
              <w:t>external</w:t>
            </w:r>
            <w:r w:rsidRPr="00787547">
              <w:rPr>
                <w:lang w:val="en-US"/>
              </w:rPr>
              <w:t>Si</w:t>
            </w:r>
            <w:r w:rsidRPr="00787547">
              <w:t>d</w:t>
            </w:r>
            <w:r>
              <w:t xml:space="preserve">, а в предыдущей версии для данного этапа </w:t>
            </w:r>
            <w:r w:rsidRPr="00787547">
              <w:t>external</w:t>
            </w:r>
            <w:r w:rsidRPr="00787547">
              <w:rPr>
                <w:lang w:val="en-US"/>
              </w:rPr>
              <w:t>Si</w:t>
            </w:r>
            <w:r w:rsidRPr="00787547">
              <w:t>d</w:t>
            </w:r>
            <w:r>
              <w:t xml:space="preserve"> не задан. </w:t>
            </w:r>
          </w:p>
          <w:p w14:paraId="333D9E3E" w14:textId="77777777" w:rsidR="00056C63" w:rsidRDefault="00056C63" w:rsidP="00056C63">
            <w:pPr>
              <w:pStyle w:val="ad"/>
              <w:jc w:val="left"/>
            </w:pPr>
          </w:p>
          <w:p w14:paraId="45BE1BC1"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0FD00A0B" w14:textId="77777777" w:rsidR="00056C63" w:rsidRDefault="00056C63" w:rsidP="00056C63">
            <w:pPr>
              <w:pStyle w:val="ad"/>
              <w:jc w:val="left"/>
            </w:pPr>
          </w:p>
          <w:p w14:paraId="6B73BBED" w14:textId="6946643D" w:rsidR="00056C63" w:rsidRPr="004C3D29"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51FD5F38" w14:textId="4C43BA98" w:rsidR="00056C63" w:rsidRPr="004C3D29" w:rsidRDefault="00056C63" w:rsidP="00056C63">
            <w:pPr>
              <w:pStyle w:val="ad"/>
              <w:jc w:val="left"/>
            </w:pPr>
            <w:r>
              <w:lastRenderedPageBreak/>
              <w:t xml:space="preserve">Для этапа исполнения контракта </w:t>
            </w:r>
            <w:r w:rsidRPr="00787547">
              <w:t xml:space="preserve">с уникальным идентификатором в ЕИС </w:t>
            </w:r>
            <w:r>
              <w:t>&lt;</w:t>
            </w:r>
            <w:r w:rsidRPr="008C1F8A">
              <w:rPr>
                <w:sz w:val="28"/>
              </w:rPr>
              <w:t xml:space="preserve"> </w:t>
            </w:r>
            <w:r w:rsidRPr="008C1F8A">
              <w:t xml:space="preserve">Уникальный идентификатор этапа контракта в ЕИС </w:t>
            </w:r>
            <w:r w:rsidRPr="00787547">
              <w:t>&gt;</w:t>
            </w:r>
            <w:r>
              <w:t>, указанным</w:t>
            </w:r>
            <w:r w:rsidRPr="00787547">
              <w:t xml:space="preserve"> в поле «</w:t>
            </w:r>
            <w:r w:rsidRPr="008C1F8A">
              <w:t>Уникальный идентификатор этапа контракта в ЕИС» (executionPeriod\stages\</w:t>
            </w:r>
            <w:r w:rsidRPr="008C1F8A">
              <w:rPr>
                <w:lang w:val="en-US"/>
              </w:rPr>
              <w:t>si</w:t>
            </w:r>
            <w:r w:rsidRPr="008C1F8A">
              <w:t>d)</w:t>
            </w:r>
            <w:r w:rsidRPr="00787547">
              <w:t>,</w:t>
            </w:r>
            <w:r>
              <w:t xml:space="preserve"> в поле </w:t>
            </w:r>
            <w:r w:rsidRPr="008C1F8A">
              <w:t xml:space="preserve">«Внешний </w:t>
            </w:r>
            <w:r w:rsidRPr="008C1F8A">
              <w:lastRenderedPageBreak/>
              <w:t>идентификатор этапа» (</w:t>
            </w:r>
            <w:r w:rsidRPr="008C1F8A">
              <w:rPr>
                <w:lang w:val="en-US"/>
              </w:rPr>
              <w:t>executionPeriod</w:t>
            </w:r>
            <w:r w:rsidRPr="008C1F8A">
              <w:t>\</w:t>
            </w:r>
            <w:r w:rsidRPr="008C1F8A">
              <w:rPr>
                <w:lang w:val="en-US"/>
              </w:rPr>
              <w:t>stages</w:t>
            </w:r>
            <w:r w:rsidRPr="008C1F8A">
              <w:t>\</w:t>
            </w:r>
            <w:r w:rsidRPr="008C1F8A">
              <w:rPr>
                <w:lang w:val="en-US"/>
              </w:rPr>
              <w:t>externalSid</w:t>
            </w:r>
            <w:r w:rsidRPr="008C1F8A">
              <w:t>)</w:t>
            </w:r>
            <w:r>
              <w:t xml:space="preserve"> должно быть задано то же значение, что и в размещенных сведениях о контракте. В поле </w:t>
            </w:r>
            <w:r w:rsidRPr="008C1F8A">
              <w:t>«Внешний идентификатор этапа» (</w:t>
            </w:r>
            <w:r w:rsidRPr="008C1F8A">
              <w:rPr>
                <w:lang w:val="en-US"/>
              </w:rPr>
              <w:t>executionPeriod</w:t>
            </w:r>
            <w:r w:rsidRPr="008C1F8A">
              <w:t>\</w:t>
            </w:r>
            <w:r w:rsidRPr="008C1F8A">
              <w:rPr>
                <w:lang w:val="en-US"/>
              </w:rPr>
              <w:t>stages</w:t>
            </w:r>
            <w:r w:rsidRPr="008C1F8A">
              <w:t>\</w:t>
            </w:r>
            <w:r w:rsidRPr="008C1F8A">
              <w:rPr>
                <w:lang w:val="en-US"/>
              </w:rPr>
              <w:t>externalSid</w:t>
            </w:r>
            <w:r w:rsidRPr="008C1F8A">
              <w:t>)</w:t>
            </w:r>
            <w:r>
              <w:t xml:space="preserve"> ожидается значение </w:t>
            </w:r>
            <w:r w:rsidRPr="00787547">
              <w:t>&lt;</w:t>
            </w:r>
            <w:r>
              <w:t xml:space="preserve">значение </w:t>
            </w:r>
            <w:r>
              <w:rPr>
                <w:lang w:val="en-US"/>
              </w:rPr>
              <w:t>externalSid</w:t>
            </w:r>
            <w:r w:rsidRPr="00787547">
              <w:t xml:space="preserve"> </w:t>
            </w:r>
            <w:r>
              <w:t>из размещенных сведений о контракте</w:t>
            </w:r>
            <w:r w:rsidRPr="00787547">
              <w:t>&gt;</w:t>
            </w:r>
          </w:p>
        </w:tc>
      </w:tr>
      <w:tr w:rsidR="00056C63" w:rsidRPr="000E4FE8" w14:paraId="35F7E67E" w14:textId="77777777" w:rsidTr="00AA184A">
        <w:trPr>
          <w:trHeight w:val="348"/>
        </w:trPr>
        <w:tc>
          <w:tcPr>
            <w:tcW w:w="841" w:type="pct"/>
            <w:gridSpan w:val="2"/>
          </w:tcPr>
          <w:p w14:paraId="763280A2" w14:textId="3A23947E" w:rsidR="00056C63" w:rsidRDefault="00056C63" w:rsidP="00056C63">
            <w:pPr>
              <w:pStyle w:val="ad"/>
              <w:jc w:val="left"/>
            </w:pPr>
            <w:r>
              <w:lastRenderedPageBreak/>
              <w:t>РК_ИК_0222</w:t>
            </w:r>
          </w:p>
        </w:tc>
        <w:tc>
          <w:tcPr>
            <w:tcW w:w="234" w:type="pct"/>
            <w:gridSpan w:val="2"/>
          </w:tcPr>
          <w:p w14:paraId="0A7DAC15" w14:textId="77777777" w:rsidR="00056C63" w:rsidRPr="000E4FE8" w:rsidRDefault="00056C63" w:rsidP="00056C63">
            <w:pPr>
              <w:pStyle w:val="ad"/>
              <w:jc w:val="left"/>
            </w:pPr>
          </w:p>
        </w:tc>
        <w:tc>
          <w:tcPr>
            <w:tcW w:w="1056" w:type="pct"/>
            <w:gridSpan w:val="2"/>
          </w:tcPr>
          <w:p w14:paraId="123F6465" w14:textId="5DAF5262" w:rsidR="00056C63" w:rsidRDefault="00056C63" w:rsidP="00056C63">
            <w:pPr>
              <w:pStyle w:val="ad"/>
              <w:jc w:val="left"/>
            </w:pPr>
            <w:r>
              <w:t>Блок</w:t>
            </w:r>
            <w:r w:rsidRPr="00DB7981">
              <w:t xml:space="preserve"> «Процент и размер аванса по этапу контракта» (</w:t>
            </w:r>
            <w:r w:rsidRPr="00DB7981">
              <w:rPr>
                <w:lang w:val="en-US"/>
              </w:rPr>
              <w:t>executionPeriod</w:t>
            </w:r>
            <w:r w:rsidRPr="00DB7981">
              <w:t>/</w:t>
            </w:r>
            <w:r w:rsidRPr="00DB7981">
              <w:rPr>
                <w:lang w:val="en-US"/>
              </w:rPr>
              <w:t>stages</w:t>
            </w:r>
            <w:r w:rsidRPr="00DB7981">
              <w:t>/</w:t>
            </w:r>
            <w:r w:rsidRPr="00DB7981">
              <w:rPr>
                <w:lang w:val="en-US"/>
              </w:rPr>
              <w:t>stageAdvancePayment</w:t>
            </w:r>
            <w:r w:rsidRPr="00DB7981">
              <w:t>)</w:t>
            </w:r>
            <w:r>
              <w:t>.</w:t>
            </w:r>
          </w:p>
        </w:tc>
        <w:tc>
          <w:tcPr>
            <w:tcW w:w="1474" w:type="pct"/>
            <w:gridSpan w:val="3"/>
          </w:tcPr>
          <w:p w14:paraId="794B3C62" w14:textId="08DEEDC2" w:rsidR="00056C63" w:rsidRDefault="00056C63" w:rsidP="00056C63">
            <w:pPr>
              <w:pStyle w:val="ad"/>
              <w:jc w:val="left"/>
            </w:pPr>
            <w:r w:rsidRPr="00DB7981">
              <w:t xml:space="preserve">Указание </w:t>
            </w:r>
            <w:r>
              <w:t>б</w:t>
            </w:r>
            <w:r w:rsidRPr="00DB7981">
              <w:t>лок</w:t>
            </w:r>
            <w:r>
              <w:t>а</w:t>
            </w:r>
            <w:r w:rsidRPr="00DB7981">
              <w:t xml:space="preserve"> «Процент и размер аванса по этапу контракта» (executionPeri</w:t>
            </w:r>
            <w:r>
              <w:t>-od/stages/stageAdvancePayment)</w:t>
            </w:r>
            <w:r w:rsidRPr="00DB7981">
              <w:t xml:space="preserve"> допустимо </w:t>
            </w:r>
            <w:r>
              <w:t xml:space="preserve">только </w:t>
            </w:r>
            <w:r w:rsidRPr="00DB7981">
              <w:t>при заполненом блоке advancePaymentSum.</w:t>
            </w:r>
            <w:r>
              <w:t xml:space="preserve"> </w:t>
            </w:r>
          </w:p>
          <w:p w14:paraId="5658737C" w14:textId="77777777" w:rsidR="00056C63" w:rsidRDefault="00056C63" w:rsidP="00056C63">
            <w:pPr>
              <w:pStyle w:val="ad"/>
              <w:jc w:val="left"/>
            </w:pPr>
          </w:p>
          <w:p w14:paraId="260DBABC"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5983F3C0" w14:textId="77777777" w:rsidR="00056C63" w:rsidRDefault="00056C63" w:rsidP="00056C63">
            <w:pPr>
              <w:pStyle w:val="ad"/>
              <w:jc w:val="left"/>
            </w:pPr>
          </w:p>
          <w:p w14:paraId="24FB241A" w14:textId="77235EA1" w:rsidR="00056C63"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51A4AFC4" w14:textId="1C4840F3" w:rsidR="00056C63" w:rsidRDefault="00056C63" w:rsidP="00056C63">
            <w:pPr>
              <w:pStyle w:val="ad"/>
              <w:jc w:val="left"/>
            </w:pPr>
            <w:r w:rsidRPr="00DB7981">
              <w:t xml:space="preserve">Указание </w:t>
            </w:r>
            <w:r>
              <w:t>б</w:t>
            </w:r>
            <w:r w:rsidRPr="00DB7981">
              <w:t>лок</w:t>
            </w:r>
            <w:r>
              <w:t>а</w:t>
            </w:r>
            <w:r w:rsidRPr="00DB7981">
              <w:t xml:space="preserve"> «Процент и размер аванса по этапу контракта» (executionPeri</w:t>
            </w:r>
            <w:r>
              <w:t>-od/stages/stageAdvancePayment)</w:t>
            </w:r>
            <w:r w:rsidRPr="00DB7981">
              <w:t xml:space="preserve"> допустимо </w:t>
            </w:r>
            <w:r>
              <w:t xml:space="preserve">только </w:t>
            </w:r>
            <w:r w:rsidRPr="00DB7981">
              <w:t>при заполненом блоке advancePaymentSum.</w:t>
            </w:r>
          </w:p>
        </w:tc>
      </w:tr>
      <w:tr w:rsidR="00056C63" w:rsidRPr="000E4FE8" w14:paraId="61069374" w14:textId="77777777" w:rsidTr="00AA184A">
        <w:trPr>
          <w:trHeight w:val="348"/>
        </w:trPr>
        <w:tc>
          <w:tcPr>
            <w:tcW w:w="841" w:type="pct"/>
            <w:gridSpan w:val="2"/>
          </w:tcPr>
          <w:p w14:paraId="4D0C7093" w14:textId="0AAAE336" w:rsidR="00056C63" w:rsidRDefault="00056C63" w:rsidP="00056C63">
            <w:pPr>
              <w:pStyle w:val="ad"/>
              <w:jc w:val="left"/>
            </w:pPr>
            <w:r w:rsidRPr="00A64DD7">
              <w:lastRenderedPageBreak/>
              <w:t>РК_ИК_022</w:t>
            </w:r>
            <w:r>
              <w:t>3</w:t>
            </w:r>
          </w:p>
        </w:tc>
        <w:tc>
          <w:tcPr>
            <w:tcW w:w="234" w:type="pct"/>
            <w:gridSpan w:val="2"/>
          </w:tcPr>
          <w:p w14:paraId="71478FAA" w14:textId="77777777" w:rsidR="00056C63" w:rsidRPr="000E4FE8" w:rsidRDefault="00056C63" w:rsidP="00056C63">
            <w:pPr>
              <w:pStyle w:val="ad"/>
              <w:jc w:val="left"/>
            </w:pPr>
          </w:p>
        </w:tc>
        <w:tc>
          <w:tcPr>
            <w:tcW w:w="1056" w:type="pct"/>
            <w:gridSpan w:val="2"/>
          </w:tcPr>
          <w:p w14:paraId="507EF6E3" w14:textId="5508D55C" w:rsidR="00056C63" w:rsidRPr="00847E83" w:rsidRDefault="00056C63" w:rsidP="00056C63">
            <w:pPr>
              <w:pStyle w:val="ad"/>
              <w:jc w:val="left"/>
              <w:rPr>
                <w:lang w:val="en-US"/>
              </w:rPr>
            </w:pPr>
            <w:r w:rsidRPr="00847E83">
              <w:rPr>
                <w:lang w:val="en-US"/>
              </w:rPr>
              <w:t>«</w:t>
            </w:r>
            <w:r w:rsidRPr="001169F3">
              <w:t>Размер</w:t>
            </w:r>
            <w:r w:rsidRPr="00847E83">
              <w:rPr>
                <w:lang w:val="en-US"/>
              </w:rPr>
              <w:t xml:space="preserve"> </w:t>
            </w:r>
            <w:r w:rsidRPr="001169F3">
              <w:t>аванса</w:t>
            </w:r>
            <w:r w:rsidRPr="00847E83">
              <w:rPr>
                <w:lang w:val="en-US"/>
              </w:rPr>
              <w:t xml:space="preserve"> </w:t>
            </w:r>
            <w:r w:rsidRPr="001169F3">
              <w:t>в</w:t>
            </w:r>
            <w:r w:rsidRPr="00847E83">
              <w:rPr>
                <w:lang w:val="en-US"/>
              </w:rPr>
              <w:t xml:space="preserve"> </w:t>
            </w:r>
            <w:r w:rsidRPr="001169F3">
              <w:t>процентах</w:t>
            </w:r>
            <w:r w:rsidRPr="00847E83">
              <w:rPr>
                <w:lang w:val="en-US"/>
              </w:rPr>
              <w:t>» (executionPeriod/stages/stageAdvancePaymentSum</w:t>
            </w:r>
            <w:r>
              <w:rPr>
                <w:lang w:val="en-US"/>
              </w:rPr>
              <w:t>/</w:t>
            </w:r>
            <w:r w:rsidRPr="00847E83">
              <w:rPr>
                <w:lang w:val="en-US"/>
              </w:rPr>
              <w:t xml:space="preserve">umInPercents) </w:t>
            </w:r>
            <w:r>
              <w:t>и</w:t>
            </w:r>
          </w:p>
          <w:p w14:paraId="615F6BE9" w14:textId="1C309247" w:rsidR="00056C63" w:rsidRPr="00847E83" w:rsidRDefault="00056C63" w:rsidP="00056C63">
            <w:pPr>
              <w:pStyle w:val="ad"/>
              <w:jc w:val="left"/>
              <w:rPr>
                <w:lang w:val="en-US"/>
              </w:rPr>
            </w:pPr>
            <w:r w:rsidRPr="00847E83">
              <w:rPr>
                <w:lang w:val="en-US"/>
              </w:rPr>
              <w:t>«</w:t>
            </w:r>
            <w:r w:rsidRPr="001169F3">
              <w:t>Размер</w:t>
            </w:r>
            <w:r w:rsidRPr="00847E83">
              <w:rPr>
                <w:lang w:val="en-US"/>
              </w:rPr>
              <w:t xml:space="preserve"> </w:t>
            </w:r>
            <w:r w:rsidRPr="001169F3">
              <w:t>аванса</w:t>
            </w:r>
            <w:r w:rsidRPr="00847E83">
              <w:rPr>
                <w:lang w:val="en-US"/>
              </w:rPr>
              <w:t xml:space="preserve"> </w:t>
            </w:r>
            <w:r w:rsidRPr="001169F3">
              <w:t>в</w:t>
            </w:r>
            <w:r w:rsidRPr="00847E83">
              <w:rPr>
                <w:lang w:val="en-US"/>
              </w:rPr>
              <w:t xml:space="preserve"> </w:t>
            </w:r>
            <w:r w:rsidRPr="001169F3">
              <w:t>валюте</w:t>
            </w:r>
            <w:r w:rsidRPr="00847E83">
              <w:rPr>
                <w:lang w:val="en-US"/>
              </w:rPr>
              <w:t xml:space="preserve"> </w:t>
            </w:r>
            <w:r w:rsidRPr="001169F3">
              <w:t>контракта</w:t>
            </w:r>
            <w:r w:rsidRPr="00847E83">
              <w:rPr>
                <w:lang w:val="en-US"/>
              </w:rPr>
              <w:t>» (executionPeriod/stages/stageAdvancePaymentSum</w:t>
            </w:r>
            <w:r>
              <w:rPr>
                <w:lang w:val="en-US"/>
              </w:rPr>
              <w:t>/</w:t>
            </w:r>
            <w:r w:rsidRPr="00847E83">
              <w:rPr>
                <w:lang w:val="en-US"/>
              </w:rPr>
              <w:t>\priceValue)</w:t>
            </w:r>
          </w:p>
        </w:tc>
        <w:tc>
          <w:tcPr>
            <w:tcW w:w="1474" w:type="pct"/>
            <w:gridSpan w:val="3"/>
          </w:tcPr>
          <w:p w14:paraId="307E3328" w14:textId="77777777" w:rsidR="00056C63" w:rsidRDefault="00056C63" w:rsidP="00056C63">
            <w:pPr>
              <w:pStyle w:val="ad"/>
              <w:jc w:val="left"/>
            </w:pPr>
            <w:r>
              <w:t>В</w:t>
            </w:r>
            <w:r w:rsidRPr="00847E83">
              <w:rPr>
                <w:lang w:val="en-US"/>
              </w:rPr>
              <w:t xml:space="preserve"> </w:t>
            </w:r>
            <w:r w:rsidRPr="009174D6">
              <w:t>блоке</w:t>
            </w:r>
            <w:r w:rsidRPr="00847E83">
              <w:rPr>
                <w:lang w:val="en-US"/>
              </w:rPr>
              <w:t xml:space="preserve"> «</w:t>
            </w:r>
            <w:r w:rsidRPr="009174D6">
              <w:t>Предусмотрена</w:t>
            </w:r>
            <w:r w:rsidRPr="00847E83">
              <w:rPr>
                <w:lang w:val="en-US"/>
              </w:rPr>
              <w:t xml:space="preserve"> </w:t>
            </w:r>
            <w:r w:rsidRPr="009174D6">
              <w:t>выплата</w:t>
            </w:r>
            <w:r w:rsidRPr="00847E83">
              <w:rPr>
                <w:lang w:val="en-US"/>
              </w:rPr>
              <w:t xml:space="preserve"> </w:t>
            </w:r>
            <w:r w:rsidRPr="009174D6">
              <w:t>аванса</w:t>
            </w:r>
            <w:r w:rsidRPr="00847E83">
              <w:rPr>
                <w:lang w:val="en-US"/>
              </w:rPr>
              <w:t>» (</w:t>
            </w:r>
            <w:r w:rsidRPr="00DB7981">
              <w:rPr>
                <w:lang w:val="en-US"/>
              </w:rPr>
              <w:t>executionPeriod</w:t>
            </w:r>
            <w:r w:rsidRPr="00847E83">
              <w:rPr>
                <w:lang w:val="en-US"/>
              </w:rPr>
              <w:t>/</w:t>
            </w:r>
            <w:r w:rsidRPr="00DB7981">
              <w:rPr>
                <w:lang w:val="en-US"/>
              </w:rPr>
              <w:t>stages</w:t>
            </w:r>
            <w:r w:rsidRPr="00847E83">
              <w:rPr>
                <w:lang w:val="en-US"/>
              </w:rPr>
              <w:t>/</w:t>
            </w:r>
            <w:r w:rsidRPr="00DB7981">
              <w:rPr>
                <w:lang w:val="en-US"/>
              </w:rPr>
              <w:t>stageAdvancePayment</w:t>
            </w:r>
            <w:r>
              <w:rPr>
                <w:lang w:val="en-US"/>
              </w:rPr>
              <w:t>Sum</w:t>
            </w:r>
            <w:r w:rsidRPr="00847E83">
              <w:rPr>
                <w:lang w:val="en-US"/>
              </w:rPr>
              <w:t xml:space="preserve">) </w:t>
            </w:r>
            <w:r w:rsidRPr="009174D6">
              <w:t>должно</w:t>
            </w:r>
            <w:r w:rsidRPr="00847E83">
              <w:rPr>
                <w:lang w:val="en-US"/>
              </w:rPr>
              <w:t xml:space="preserve"> </w:t>
            </w:r>
            <w:r w:rsidRPr="009174D6">
              <w:t>быть</w:t>
            </w:r>
            <w:r w:rsidRPr="00847E83">
              <w:rPr>
                <w:lang w:val="en-US"/>
              </w:rPr>
              <w:t xml:space="preserve"> </w:t>
            </w:r>
            <w:r w:rsidRPr="009174D6">
              <w:t>заполнено</w:t>
            </w:r>
            <w:r w:rsidRPr="00847E83">
              <w:rPr>
                <w:lang w:val="en-US"/>
              </w:rPr>
              <w:t xml:space="preserve"> </w:t>
            </w:r>
            <w:r w:rsidRPr="009174D6">
              <w:t>либо</w:t>
            </w:r>
            <w:r w:rsidRPr="00847E83">
              <w:rPr>
                <w:lang w:val="en-US"/>
              </w:rPr>
              <w:t xml:space="preserve"> </w:t>
            </w:r>
            <w:r w:rsidRPr="009174D6">
              <w:t>поле</w:t>
            </w:r>
            <w:r w:rsidRPr="00847E83">
              <w:rPr>
                <w:lang w:val="en-US"/>
              </w:rPr>
              <w:t xml:space="preserve"> «</w:t>
            </w:r>
            <w:r w:rsidRPr="001169F3">
              <w:t>Размер</w:t>
            </w:r>
            <w:r w:rsidRPr="00847E83">
              <w:rPr>
                <w:lang w:val="en-US"/>
              </w:rPr>
              <w:t xml:space="preserve"> </w:t>
            </w:r>
            <w:r w:rsidRPr="001169F3">
              <w:t>аванса</w:t>
            </w:r>
            <w:r w:rsidRPr="00847E83">
              <w:rPr>
                <w:lang w:val="en-US"/>
              </w:rPr>
              <w:t xml:space="preserve"> </w:t>
            </w:r>
            <w:r w:rsidRPr="001169F3">
              <w:t>в</w:t>
            </w:r>
            <w:r w:rsidRPr="00847E83">
              <w:rPr>
                <w:lang w:val="en-US"/>
              </w:rPr>
              <w:t xml:space="preserve"> </w:t>
            </w:r>
            <w:r w:rsidRPr="001169F3">
              <w:t>процентах</w:t>
            </w:r>
            <w:r w:rsidRPr="00847E83">
              <w:rPr>
                <w:lang w:val="en-US"/>
              </w:rPr>
              <w:t>» (executionPeriod/stages/stageAdvancePaymentSum</w:t>
            </w:r>
            <w:r>
              <w:rPr>
                <w:lang w:val="en-US"/>
              </w:rPr>
              <w:t>/</w:t>
            </w:r>
            <w:r w:rsidRPr="00847E83">
              <w:rPr>
                <w:lang w:val="en-US"/>
              </w:rPr>
              <w:t xml:space="preserve">umInPercents) </w:t>
            </w:r>
            <w:r>
              <w:t>либо</w:t>
            </w:r>
            <w:r w:rsidRPr="00847E83">
              <w:rPr>
                <w:lang w:val="en-US"/>
              </w:rPr>
              <w:t xml:space="preserve"> </w:t>
            </w:r>
            <w:r>
              <w:t>поле</w:t>
            </w:r>
            <w:r w:rsidRPr="00847E83">
              <w:rPr>
                <w:lang w:val="en-US"/>
              </w:rPr>
              <w:t xml:space="preserve"> «</w:t>
            </w:r>
            <w:r w:rsidRPr="001169F3">
              <w:t>Размер</w:t>
            </w:r>
            <w:r w:rsidRPr="00847E83">
              <w:rPr>
                <w:lang w:val="en-US"/>
              </w:rPr>
              <w:t xml:space="preserve"> </w:t>
            </w:r>
            <w:r w:rsidRPr="001169F3">
              <w:t>аванса</w:t>
            </w:r>
            <w:r w:rsidRPr="00847E83">
              <w:rPr>
                <w:lang w:val="en-US"/>
              </w:rPr>
              <w:t xml:space="preserve"> </w:t>
            </w:r>
            <w:r w:rsidRPr="001169F3">
              <w:t>в</w:t>
            </w:r>
            <w:r w:rsidRPr="00847E83">
              <w:rPr>
                <w:lang w:val="en-US"/>
              </w:rPr>
              <w:t xml:space="preserve"> </w:t>
            </w:r>
            <w:r w:rsidRPr="001169F3">
              <w:t>валюте</w:t>
            </w:r>
            <w:r w:rsidRPr="00847E83">
              <w:rPr>
                <w:lang w:val="en-US"/>
              </w:rPr>
              <w:t xml:space="preserve"> </w:t>
            </w:r>
            <w:r w:rsidRPr="001169F3">
              <w:t>контракта</w:t>
            </w:r>
            <w:r w:rsidRPr="00847E83">
              <w:rPr>
                <w:lang w:val="en-US"/>
              </w:rPr>
              <w:t>» (executionPeriod/stages/stageAdvancePaymentSum</w:t>
            </w:r>
            <w:r>
              <w:rPr>
                <w:lang w:val="en-US"/>
              </w:rPr>
              <w:t>/</w:t>
            </w:r>
            <w:r w:rsidRPr="00847E83">
              <w:rPr>
                <w:lang w:val="en-US"/>
              </w:rPr>
              <w:t xml:space="preserve">\priceValue). </w:t>
            </w:r>
            <w:r w:rsidRPr="009174D6">
              <w:t>Оба</w:t>
            </w:r>
            <w:r w:rsidRPr="00E27397">
              <w:t xml:space="preserve"> </w:t>
            </w:r>
            <w:r w:rsidRPr="009174D6">
              <w:t>поля</w:t>
            </w:r>
            <w:r w:rsidRPr="00E27397">
              <w:t xml:space="preserve"> </w:t>
            </w:r>
            <w:r w:rsidRPr="009174D6">
              <w:t>одновременно</w:t>
            </w:r>
            <w:r w:rsidRPr="00E27397">
              <w:t xml:space="preserve"> </w:t>
            </w:r>
            <w:r>
              <w:t>заполнены</w:t>
            </w:r>
            <w:r w:rsidRPr="00E27397">
              <w:t xml:space="preserve"> </w:t>
            </w:r>
            <w:r>
              <w:t>быть</w:t>
            </w:r>
            <w:r w:rsidRPr="00E27397">
              <w:t xml:space="preserve"> </w:t>
            </w:r>
            <w:r>
              <w:t>не</w:t>
            </w:r>
            <w:r w:rsidRPr="00E27397">
              <w:t xml:space="preserve"> </w:t>
            </w:r>
            <w:r>
              <w:t>могут</w:t>
            </w:r>
          </w:p>
          <w:p w14:paraId="747D43A5" w14:textId="77777777" w:rsidR="00056C63" w:rsidRDefault="00056C63" w:rsidP="00056C63">
            <w:pPr>
              <w:pStyle w:val="ad"/>
              <w:jc w:val="left"/>
            </w:pPr>
          </w:p>
          <w:p w14:paraId="58110FE6"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662705DD" w14:textId="77777777" w:rsidR="00056C63" w:rsidRDefault="00056C63" w:rsidP="00056C63">
            <w:pPr>
              <w:pStyle w:val="ad"/>
              <w:jc w:val="left"/>
            </w:pPr>
          </w:p>
          <w:p w14:paraId="24BBACED" w14:textId="2EA536BC" w:rsidR="00056C63" w:rsidRPr="00064719" w:rsidRDefault="00056C63" w:rsidP="00056C63">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4EE5CD6C" w14:textId="0330A843" w:rsidR="00056C63" w:rsidRPr="00DB7981" w:rsidRDefault="00056C63" w:rsidP="00056C63">
            <w:pPr>
              <w:pStyle w:val="ad"/>
              <w:jc w:val="left"/>
            </w:pPr>
            <w:r>
              <w:t>В</w:t>
            </w:r>
            <w:r w:rsidRPr="00E27397">
              <w:t xml:space="preserve"> </w:t>
            </w:r>
            <w:r w:rsidRPr="009174D6">
              <w:t>блоке</w:t>
            </w:r>
            <w:r w:rsidRPr="00E27397">
              <w:t xml:space="preserve"> «</w:t>
            </w:r>
            <w:r w:rsidRPr="009174D6">
              <w:t>Предусмотрена</w:t>
            </w:r>
            <w:r w:rsidRPr="00E27397">
              <w:t xml:space="preserve"> </w:t>
            </w:r>
            <w:r w:rsidRPr="009174D6">
              <w:t>выплата</w:t>
            </w:r>
            <w:r w:rsidRPr="00E27397">
              <w:t xml:space="preserve"> </w:t>
            </w:r>
            <w:r w:rsidRPr="009174D6">
              <w:t>аванса</w:t>
            </w:r>
            <w:r w:rsidRPr="00E27397">
              <w:t>» (</w:t>
            </w:r>
            <w:r w:rsidRPr="00DB7981">
              <w:rPr>
                <w:lang w:val="en-US"/>
              </w:rPr>
              <w:t>executionPeriod</w:t>
            </w:r>
            <w:r w:rsidRPr="00E27397">
              <w:t>/</w:t>
            </w:r>
            <w:r w:rsidRPr="00DB7981">
              <w:rPr>
                <w:lang w:val="en-US"/>
              </w:rPr>
              <w:t>stages</w:t>
            </w:r>
            <w:r w:rsidRPr="00E27397">
              <w:t>/</w:t>
            </w:r>
            <w:r w:rsidRPr="00DB7981">
              <w:rPr>
                <w:lang w:val="en-US"/>
              </w:rPr>
              <w:t>stageAdvancePayment</w:t>
            </w:r>
            <w:r>
              <w:rPr>
                <w:lang w:val="en-US"/>
              </w:rPr>
              <w:t>Sum</w:t>
            </w:r>
            <w:r w:rsidRPr="00E27397">
              <w:t xml:space="preserve">) </w:t>
            </w:r>
            <w:r w:rsidRPr="009174D6">
              <w:t>должно</w:t>
            </w:r>
            <w:r w:rsidRPr="00E27397">
              <w:t xml:space="preserve"> </w:t>
            </w:r>
            <w:r w:rsidRPr="009174D6">
              <w:t>быть</w:t>
            </w:r>
            <w:r w:rsidRPr="00E27397">
              <w:t xml:space="preserve"> </w:t>
            </w:r>
            <w:r w:rsidRPr="009174D6">
              <w:t>заполнено</w:t>
            </w:r>
            <w:r w:rsidRPr="00E27397">
              <w:t xml:space="preserve"> </w:t>
            </w:r>
            <w:r w:rsidRPr="009174D6">
              <w:t>либо</w:t>
            </w:r>
            <w:r w:rsidRPr="00E27397">
              <w:t xml:space="preserve"> </w:t>
            </w:r>
            <w:r w:rsidRPr="009174D6">
              <w:t>поле</w:t>
            </w:r>
            <w:r w:rsidRPr="00E27397">
              <w:t xml:space="preserve"> «</w:t>
            </w:r>
            <w:r w:rsidRPr="001169F3">
              <w:t>Размер</w:t>
            </w:r>
            <w:r w:rsidRPr="00E27397">
              <w:t xml:space="preserve"> </w:t>
            </w:r>
            <w:r w:rsidRPr="001169F3">
              <w:t>аванса</w:t>
            </w:r>
            <w:r w:rsidRPr="00E27397">
              <w:t xml:space="preserve"> </w:t>
            </w:r>
            <w:r w:rsidRPr="001169F3">
              <w:t>в</w:t>
            </w:r>
            <w:r w:rsidRPr="00E27397">
              <w:t xml:space="preserve"> </w:t>
            </w:r>
            <w:r w:rsidRPr="001169F3">
              <w:t>процентах</w:t>
            </w:r>
            <w:r w:rsidRPr="00E27397">
              <w:t>» (</w:t>
            </w:r>
            <w:r w:rsidRPr="00847E83">
              <w:rPr>
                <w:lang w:val="en-US"/>
              </w:rPr>
              <w:t>executionPeriod</w:t>
            </w:r>
            <w:r w:rsidRPr="00E27397">
              <w:t>/</w:t>
            </w:r>
            <w:r w:rsidRPr="00847E83">
              <w:rPr>
                <w:lang w:val="en-US"/>
              </w:rPr>
              <w:t>stages</w:t>
            </w:r>
            <w:r w:rsidRPr="00E27397">
              <w:t>/</w:t>
            </w:r>
            <w:r w:rsidRPr="00847E83">
              <w:rPr>
                <w:lang w:val="en-US"/>
              </w:rPr>
              <w:t>stageAdvancePaymentSum</w:t>
            </w:r>
            <w:r w:rsidRPr="00E27397">
              <w:t>/</w:t>
            </w:r>
            <w:r w:rsidRPr="00847E83">
              <w:rPr>
                <w:lang w:val="en-US"/>
              </w:rPr>
              <w:t>umInPercents</w:t>
            </w:r>
            <w:r w:rsidRPr="00E27397">
              <w:t xml:space="preserve">) </w:t>
            </w:r>
            <w:r>
              <w:t>либо</w:t>
            </w:r>
            <w:r w:rsidRPr="00E27397">
              <w:t xml:space="preserve"> </w:t>
            </w:r>
            <w:r>
              <w:t>поле</w:t>
            </w:r>
            <w:r w:rsidRPr="00E27397">
              <w:t xml:space="preserve"> «</w:t>
            </w:r>
            <w:r w:rsidRPr="001169F3">
              <w:t>Размер</w:t>
            </w:r>
            <w:r w:rsidRPr="00E27397">
              <w:t xml:space="preserve"> </w:t>
            </w:r>
            <w:r w:rsidRPr="001169F3">
              <w:t>аванса</w:t>
            </w:r>
            <w:r w:rsidRPr="00E27397">
              <w:t xml:space="preserve"> </w:t>
            </w:r>
            <w:r w:rsidRPr="001169F3">
              <w:t>в</w:t>
            </w:r>
            <w:r w:rsidRPr="00E27397">
              <w:t xml:space="preserve"> </w:t>
            </w:r>
            <w:r w:rsidRPr="001169F3">
              <w:t>валюте</w:t>
            </w:r>
            <w:r w:rsidRPr="00E27397">
              <w:t xml:space="preserve"> </w:t>
            </w:r>
            <w:r w:rsidRPr="001169F3">
              <w:t>контракта</w:t>
            </w:r>
            <w:r w:rsidRPr="00E27397">
              <w:t>» (</w:t>
            </w:r>
            <w:r w:rsidRPr="00847E83">
              <w:rPr>
                <w:lang w:val="en-US"/>
              </w:rPr>
              <w:t>executionPeriod</w:t>
            </w:r>
            <w:r w:rsidRPr="00E27397">
              <w:t>/</w:t>
            </w:r>
            <w:r w:rsidRPr="00847E83">
              <w:rPr>
                <w:lang w:val="en-US"/>
              </w:rPr>
              <w:t>stages</w:t>
            </w:r>
            <w:r w:rsidRPr="00E27397">
              <w:t>/</w:t>
            </w:r>
            <w:r w:rsidRPr="00847E83">
              <w:rPr>
                <w:lang w:val="en-US"/>
              </w:rPr>
              <w:t>stageAdvancePaymentSum</w:t>
            </w:r>
            <w:r w:rsidRPr="00E27397">
              <w:t>/\</w:t>
            </w:r>
            <w:r w:rsidRPr="00847E83">
              <w:rPr>
                <w:lang w:val="en-US"/>
              </w:rPr>
              <w:t>priceValue</w:t>
            </w:r>
            <w:r w:rsidRPr="00E27397">
              <w:t xml:space="preserve">). </w:t>
            </w:r>
            <w:r w:rsidRPr="009174D6">
              <w:t>Оба</w:t>
            </w:r>
            <w:r w:rsidRPr="00847E83">
              <w:rPr>
                <w:lang w:val="en-US"/>
              </w:rPr>
              <w:t xml:space="preserve"> </w:t>
            </w:r>
            <w:r w:rsidRPr="009174D6">
              <w:t>поля</w:t>
            </w:r>
            <w:r w:rsidRPr="00847E83">
              <w:rPr>
                <w:lang w:val="en-US"/>
              </w:rPr>
              <w:t xml:space="preserve"> </w:t>
            </w:r>
            <w:r w:rsidRPr="009174D6">
              <w:t>одновременно</w:t>
            </w:r>
            <w:r w:rsidRPr="00847E83">
              <w:rPr>
                <w:lang w:val="en-US"/>
              </w:rPr>
              <w:t xml:space="preserve"> </w:t>
            </w:r>
            <w:r>
              <w:t>заполнены</w:t>
            </w:r>
            <w:r w:rsidRPr="00847E83">
              <w:rPr>
                <w:lang w:val="en-US"/>
              </w:rPr>
              <w:t xml:space="preserve"> </w:t>
            </w:r>
            <w:r>
              <w:t>быть</w:t>
            </w:r>
            <w:r w:rsidRPr="00847E83">
              <w:rPr>
                <w:lang w:val="en-US"/>
              </w:rPr>
              <w:t xml:space="preserve"> </w:t>
            </w:r>
            <w:r>
              <w:t>не</w:t>
            </w:r>
            <w:r w:rsidRPr="00847E83">
              <w:rPr>
                <w:lang w:val="en-US"/>
              </w:rPr>
              <w:t xml:space="preserve"> </w:t>
            </w:r>
            <w:r>
              <w:t>могут</w:t>
            </w:r>
          </w:p>
        </w:tc>
      </w:tr>
      <w:tr w:rsidR="00056C63" w:rsidRPr="000E4FE8" w14:paraId="1DDF7D14" w14:textId="77777777" w:rsidTr="00AA184A">
        <w:trPr>
          <w:trHeight w:val="348"/>
        </w:trPr>
        <w:tc>
          <w:tcPr>
            <w:tcW w:w="841" w:type="pct"/>
            <w:gridSpan w:val="2"/>
          </w:tcPr>
          <w:p w14:paraId="255C850D" w14:textId="7F4ACD83" w:rsidR="00056C63" w:rsidRPr="00A64DD7" w:rsidRDefault="00056C63" w:rsidP="00056C63">
            <w:pPr>
              <w:pStyle w:val="ad"/>
              <w:jc w:val="left"/>
            </w:pPr>
            <w:r w:rsidRPr="00A64DD7">
              <w:t>РК_ИК_</w:t>
            </w:r>
            <w:r>
              <w:t>0465</w:t>
            </w:r>
          </w:p>
        </w:tc>
        <w:tc>
          <w:tcPr>
            <w:tcW w:w="234" w:type="pct"/>
            <w:gridSpan w:val="2"/>
          </w:tcPr>
          <w:p w14:paraId="69691C96" w14:textId="77777777" w:rsidR="00056C63" w:rsidRPr="000E4FE8" w:rsidRDefault="00056C63" w:rsidP="00056C63">
            <w:pPr>
              <w:pStyle w:val="ad"/>
              <w:jc w:val="left"/>
            </w:pPr>
          </w:p>
        </w:tc>
        <w:tc>
          <w:tcPr>
            <w:tcW w:w="1056" w:type="pct"/>
            <w:gridSpan w:val="2"/>
          </w:tcPr>
          <w:p w14:paraId="73BB0CDA" w14:textId="77777777" w:rsidR="00056C63" w:rsidRDefault="00056C63" w:rsidP="00056C63">
            <w:pPr>
              <w:pStyle w:val="ad"/>
              <w:jc w:val="left"/>
            </w:pPr>
            <w:r w:rsidRPr="00000D8D">
              <w:t>Поле «Уникальный идентификатор этапа исполнения контракта в электронном контракте» (</w:t>
            </w:r>
            <w:r w:rsidRPr="00000D8D">
              <w:rPr>
                <w:lang w:val="en-US"/>
              </w:rPr>
              <w:t>executionPeriod</w:t>
            </w:r>
            <w:r w:rsidRPr="00000D8D">
              <w:t>/</w:t>
            </w:r>
            <w:r w:rsidRPr="00000D8D">
              <w:rPr>
                <w:lang w:val="en-US"/>
              </w:rPr>
              <w:t>stages</w:t>
            </w:r>
            <w:r w:rsidRPr="00000D8D">
              <w:t>/</w:t>
            </w:r>
            <w:r w:rsidRPr="00000D8D">
              <w:rPr>
                <w:lang w:val="en-US"/>
              </w:rPr>
              <w:t>electronicContractSid</w:t>
            </w:r>
            <w:r w:rsidRPr="00000D8D">
              <w:t>)</w:t>
            </w:r>
          </w:p>
          <w:p w14:paraId="69E9078C" w14:textId="77777777" w:rsidR="00056C63" w:rsidRDefault="00056C63" w:rsidP="00056C63">
            <w:pPr>
              <w:pStyle w:val="ad"/>
              <w:jc w:val="left"/>
            </w:pPr>
            <w:r>
              <w:t>И</w:t>
            </w:r>
          </w:p>
          <w:p w14:paraId="007A90AB" w14:textId="2BD3658B" w:rsidR="00056C63" w:rsidRPr="00C57325" w:rsidRDefault="00056C63" w:rsidP="00056C63">
            <w:pPr>
              <w:pStyle w:val="ad"/>
              <w:jc w:val="left"/>
            </w:pPr>
            <w:r w:rsidRPr="00000D8D">
              <w:t>Поле «Внешний идентификатор этапа исполнения контракта в электронном контракте» (executionPeriod/stages/electronicContractExternalSid</w:t>
            </w:r>
            <w:r>
              <w:t>)</w:t>
            </w:r>
          </w:p>
        </w:tc>
        <w:tc>
          <w:tcPr>
            <w:tcW w:w="1474" w:type="pct"/>
            <w:gridSpan w:val="3"/>
          </w:tcPr>
          <w:p w14:paraId="3AFB61A0" w14:textId="742CF7A7" w:rsidR="00056C63" w:rsidRDefault="00056C63" w:rsidP="00056C63">
            <w:pPr>
              <w:pStyle w:val="ad"/>
              <w:jc w:val="left"/>
            </w:pPr>
            <w:r>
              <w:t xml:space="preserve">Если в принимаемом пакете заполнено поле </w:t>
            </w:r>
            <w:r w:rsidRPr="005B5C65">
              <w:t>«Наименование этапа» (</w:t>
            </w:r>
            <w:r w:rsidRPr="005B5C65">
              <w:rPr>
                <w:lang w:val="en-US"/>
              </w:rPr>
              <w:t>executionPeriod</w:t>
            </w:r>
            <w:r w:rsidRPr="005B5C65">
              <w:t>/</w:t>
            </w:r>
            <w:r w:rsidRPr="005B5C65">
              <w:rPr>
                <w:lang w:val="en-US"/>
              </w:rPr>
              <w:t>stages</w:t>
            </w:r>
            <w:r w:rsidRPr="005B5C65">
              <w:t>/</w:t>
            </w:r>
            <w:r w:rsidRPr="005B5C65">
              <w:rPr>
                <w:lang w:val="en-US"/>
              </w:rPr>
              <w:t>stageName</w:t>
            </w:r>
            <w:r>
              <w:t xml:space="preserve">), то контролируется обязательность заполнения поля </w:t>
            </w:r>
            <w:r w:rsidRPr="00972932">
              <w:t>«Уникальный идентификатор этапа исполнения контракта в элек-тронном контрак-те» (executionPer-iod/stages/electronicContractSid)</w:t>
            </w:r>
            <w:r>
              <w:t xml:space="preserve"> И/ИЛИ поля </w:t>
            </w:r>
            <w:r w:rsidRPr="00000D8D">
              <w:t>«Внешний идентификатор этапа исполнения контракта в электронном контракте» (executionPeriod/stages/electronicContractExternalSid</w:t>
            </w:r>
            <w:r>
              <w:t>)</w:t>
            </w:r>
          </w:p>
          <w:p w14:paraId="7C25A89E" w14:textId="1471DE7E" w:rsidR="00056C63" w:rsidRDefault="00056C63" w:rsidP="00056C63">
            <w:pPr>
              <w:pStyle w:val="ad"/>
              <w:jc w:val="left"/>
            </w:pPr>
            <w:r w:rsidRPr="007C1836">
              <w:t>Контроль выполняется при приеме проекта пер-воначальной версии, сформированного на ос-</w:t>
            </w:r>
            <w:r w:rsidRPr="007C1836">
              <w:lastRenderedPageBreak/>
              <w:t>новании электронного контракта в структуриро-ванном виде</w:t>
            </w:r>
          </w:p>
          <w:p w14:paraId="3436D95C" w14:textId="77777777" w:rsidR="00056C63" w:rsidRDefault="00056C63" w:rsidP="00056C63">
            <w:pPr>
              <w:pStyle w:val="ad"/>
              <w:jc w:val="left"/>
            </w:pPr>
          </w:p>
          <w:p w14:paraId="790CB25B" w14:textId="1331A4BD" w:rsidR="00056C63" w:rsidRDefault="00056C63" w:rsidP="00056C63">
            <w:pPr>
              <w:pStyle w:val="ad"/>
              <w:jc w:val="left"/>
            </w:pPr>
            <w:r>
              <w:t xml:space="preserve">Контроль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77233CC6" w14:textId="4B731AE3" w:rsidR="00056C63" w:rsidRDefault="00056C63" w:rsidP="00056C63">
            <w:pPr>
              <w:pStyle w:val="ad"/>
              <w:jc w:val="left"/>
            </w:pPr>
            <w:r>
              <w:lastRenderedPageBreak/>
              <w:t xml:space="preserve">Для этапа контракта должно быть заполнено поле </w:t>
            </w:r>
            <w:r w:rsidRPr="00972932">
              <w:t>«Уникальный идентификатор этапа исполнения контракта в элек-тронном контрак-те» (executionPer-iod/stages/electronicContractSid)</w:t>
            </w:r>
            <w:r>
              <w:t xml:space="preserve"> И/ИЛИ поле </w:t>
            </w:r>
            <w:r w:rsidRPr="00000D8D">
              <w:t>«Внешний идентификатор этапа исполнения контракта в электронном контракте» (executionPeriod/stages/electronicContractExternalSid</w:t>
            </w:r>
            <w:r>
              <w:t>)</w:t>
            </w:r>
          </w:p>
        </w:tc>
      </w:tr>
      <w:tr w:rsidR="00056C63" w:rsidRPr="000E4FE8" w14:paraId="48A48B63" w14:textId="77777777" w:rsidTr="00AA184A">
        <w:trPr>
          <w:trHeight w:val="348"/>
        </w:trPr>
        <w:tc>
          <w:tcPr>
            <w:tcW w:w="841" w:type="pct"/>
            <w:gridSpan w:val="2"/>
          </w:tcPr>
          <w:p w14:paraId="39BE424C" w14:textId="19DB61EA" w:rsidR="00056C63" w:rsidRPr="00A64DD7" w:rsidRDefault="00056C63" w:rsidP="00056C63">
            <w:pPr>
              <w:pStyle w:val="ad"/>
              <w:jc w:val="left"/>
            </w:pPr>
            <w:r w:rsidRPr="00A64DD7">
              <w:t>РК_ИК_</w:t>
            </w:r>
            <w:r>
              <w:t>0466</w:t>
            </w:r>
          </w:p>
        </w:tc>
        <w:tc>
          <w:tcPr>
            <w:tcW w:w="234" w:type="pct"/>
            <w:gridSpan w:val="2"/>
          </w:tcPr>
          <w:p w14:paraId="5302362C" w14:textId="77777777" w:rsidR="00056C63" w:rsidRPr="000E4FE8" w:rsidRDefault="00056C63" w:rsidP="00056C63">
            <w:pPr>
              <w:pStyle w:val="ad"/>
              <w:jc w:val="left"/>
            </w:pPr>
          </w:p>
        </w:tc>
        <w:tc>
          <w:tcPr>
            <w:tcW w:w="1056" w:type="pct"/>
            <w:gridSpan w:val="2"/>
          </w:tcPr>
          <w:p w14:paraId="1048139F" w14:textId="77777777" w:rsidR="00056C63" w:rsidRDefault="00056C63" w:rsidP="00056C63">
            <w:pPr>
              <w:pStyle w:val="ad"/>
              <w:jc w:val="left"/>
            </w:pPr>
            <w:r w:rsidRPr="00000D8D">
              <w:t>Поле «Уникальный идентификатор этапа исполнения контракта в электронном контракте» (</w:t>
            </w:r>
            <w:r w:rsidRPr="00000D8D">
              <w:rPr>
                <w:lang w:val="en-US"/>
              </w:rPr>
              <w:t>executionPeriod</w:t>
            </w:r>
            <w:r w:rsidRPr="00000D8D">
              <w:t>/</w:t>
            </w:r>
            <w:r w:rsidRPr="00000D8D">
              <w:rPr>
                <w:lang w:val="en-US"/>
              </w:rPr>
              <w:t>stages</w:t>
            </w:r>
            <w:r w:rsidRPr="00000D8D">
              <w:t>/</w:t>
            </w:r>
            <w:r w:rsidRPr="00000D8D">
              <w:rPr>
                <w:lang w:val="en-US"/>
              </w:rPr>
              <w:t>electronicContractSid</w:t>
            </w:r>
            <w:r w:rsidRPr="00000D8D">
              <w:t>)</w:t>
            </w:r>
          </w:p>
          <w:p w14:paraId="3825646C" w14:textId="77777777" w:rsidR="00056C63" w:rsidRDefault="00056C63" w:rsidP="00056C63">
            <w:pPr>
              <w:pStyle w:val="ad"/>
              <w:jc w:val="left"/>
            </w:pPr>
            <w:r>
              <w:t>И</w:t>
            </w:r>
          </w:p>
          <w:p w14:paraId="16E52AA7" w14:textId="0D8A5CC7" w:rsidR="00056C63" w:rsidRPr="00C57325" w:rsidRDefault="00056C63" w:rsidP="00056C63">
            <w:pPr>
              <w:pStyle w:val="ad"/>
              <w:jc w:val="left"/>
            </w:pPr>
            <w:r w:rsidRPr="00000D8D">
              <w:t>Поле «Внешний идентификатор этапа исполнения контракта в электронном контракте» (executionPeriod/stages/electronicContractExternalSid</w:t>
            </w:r>
            <w:r>
              <w:t>)</w:t>
            </w:r>
          </w:p>
        </w:tc>
        <w:tc>
          <w:tcPr>
            <w:tcW w:w="1474" w:type="pct"/>
            <w:gridSpan w:val="3"/>
          </w:tcPr>
          <w:p w14:paraId="1015F418" w14:textId="77777777" w:rsidR="00056C63" w:rsidRDefault="00056C63" w:rsidP="00056C63">
            <w:pPr>
              <w:pStyle w:val="ad"/>
              <w:jc w:val="left"/>
            </w:pPr>
            <w:r>
              <w:t xml:space="preserve">Если в принимаемом пакете заполнено поле </w:t>
            </w:r>
            <w:r w:rsidRPr="005B5C65">
              <w:t>«Наименование этапа» (</w:t>
            </w:r>
            <w:r w:rsidRPr="005B5C65">
              <w:rPr>
                <w:lang w:val="en-US"/>
              </w:rPr>
              <w:t>executionPeriod</w:t>
            </w:r>
            <w:r w:rsidRPr="005B5C65">
              <w:t>/</w:t>
            </w:r>
            <w:r w:rsidRPr="005B5C65">
              <w:rPr>
                <w:lang w:val="en-US"/>
              </w:rPr>
              <w:t>stages</w:t>
            </w:r>
            <w:r w:rsidRPr="005B5C65">
              <w:t>/</w:t>
            </w:r>
            <w:r w:rsidRPr="005B5C65">
              <w:rPr>
                <w:lang w:val="en-US"/>
              </w:rPr>
              <w:t>stageName</w:t>
            </w:r>
            <w:r>
              <w:t>), то:</w:t>
            </w:r>
          </w:p>
          <w:p w14:paraId="3542003B" w14:textId="77777777" w:rsidR="00056C63" w:rsidRDefault="00056C63" w:rsidP="00056C63">
            <w:pPr>
              <w:pStyle w:val="ad"/>
              <w:jc w:val="left"/>
            </w:pPr>
            <w:r>
              <w:t xml:space="preserve">1.если заполнено только поле </w:t>
            </w:r>
            <w:r w:rsidRPr="00000D8D">
              <w:t>«Уникальный идентификатор этапа исполнения контракта в электронном контракте» (</w:t>
            </w:r>
            <w:r w:rsidRPr="00000D8D">
              <w:rPr>
                <w:lang w:val="en-US"/>
              </w:rPr>
              <w:t>electronicContractSid</w:t>
            </w:r>
            <w:r w:rsidRPr="00000D8D">
              <w:t>)</w:t>
            </w:r>
            <w:r>
              <w:t>, то контролируется, что в структурированном электрон</w:t>
            </w:r>
            <w:r w:rsidRPr="00972932">
              <w:t>ном контракте</w:t>
            </w:r>
            <w:r>
              <w:t xml:space="preserve"> есть этап с аналогичным значением "Уникальный идентификатор этапа исполнения контракта" (contractConditionsInfo/stagesInfo/stageInfo/sid) (</w:t>
            </w:r>
            <w:r w:rsidRPr="00972932">
              <w:t>возвращаемая ошибка 1</w:t>
            </w:r>
            <w:r>
              <w:t>)</w:t>
            </w:r>
          </w:p>
          <w:p w14:paraId="400FA429" w14:textId="77777777" w:rsidR="00056C63" w:rsidRDefault="00056C63" w:rsidP="00056C63">
            <w:pPr>
              <w:pStyle w:val="ad"/>
              <w:jc w:val="left"/>
            </w:pPr>
            <w:r>
              <w:t xml:space="preserve">2. если заполнено только поле </w:t>
            </w:r>
            <w:r w:rsidRPr="00000D8D">
              <w:t xml:space="preserve">«Внешний идентификатор этапа исполнения контракта в электронном контракте» </w:t>
            </w:r>
            <w:r>
              <w:t>(</w:t>
            </w:r>
            <w:r w:rsidRPr="00000D8D">
              <w:t>electronicContractExternalSid</w:t>
            </w:r>
            <w:r>
              <w:t>), то контролируется, что в структурированном электрон</w:t>
            </w:r>
            <w:r w:rsidRPr="00972932">
              <w:t>ном контракте</w:t>
            </w:r>
            <w:r>
              <w:t xml:space="preserve"> есть этап с аналогичным значением "Внешний идентификатор этапа исполнения контракта" (contractConditionsInfo/stagesInfo/stageInfo/externalSid) (возвращаемая ошибка 2)</w:t>
            </w:r>
          </w:p>
          <w:p w14:paraId="0C8A94E6" w14:textId="4269A380" w:rsidR="00056C63" w:rsidRDefault="00056C63" w:rsidP="00056C63">
            <w:pPr>
              <w:pStyle w:val="ad"/>
              <w:jc w:val="left"/>
            </w:pPr>
            <w:r>
              <w:t>3. если заданы и поле «</w:t>
            </w:r>
            <w:r w:rsidRPr="00000D8D">
              <w:t>Внешний идентификатор этапа исполнения кон</w:t>
            </w:r>
            <w:r w:rsidRPr="00000D8D">
              <w:lastRenderedPageBreak/>
              <w:t>тракта в электронном контракте</w:t>
            </w:r>
            <w:r>
              <w:t>» (</w:t>
            </w:r>
            <w:r w:rsidRPr="00000D8D">
              <w:t>electronicContractExternalSid</w:t>
            </w:r>
            <w:r>
              <w:t>) и поле «Уникальный идентификатор этапа исполнения контракта» (</w:t>
            </w:r>
            <w:r w:rsidRPr="00000D8D">
              <w:rPr>
                <w:lang w:val="en-US"/>
              </w:rPr>
              <w:t>electronicContractSid</w:t>
            </w:r>
            <w:r>
              <w:t>), то контролируется, что в структурированном электрон</w:t>
            </w:r>
            <w:r w:rsidRPr="00972932">
              <w:t>ном контракте</w:t>
            </w:r>
            <w:r>
              <w:t xml:space="preserve"> есть этап с аналогичной парой значений (возвращаемая ошибка 3)</w:t>
            </w:r>
          </w:p>
          <w:p w14:paraId="69B2428F" w14:textId="4871377D" w:rsidR="00056C63" w:rsidRDefault="00056C63" w:rsidP="00056C63">
            <w:pPr>
              <w:pStyle w:val="ad"/>
              <w:jc w:val="left"/>
            </w:pPr>
          </w:p>
          <w:p w14:paraId="3A6A854F" w14:textId="775BFA44" w:rsidR="00056C63" w:rsidRDefault="00056C63" w:rsidP="00056C63">
            <w:pPr>
              <w:pStyle w:val="ad"/>
              <w:jc w:val="left"/>
            </w:pPr>
            <w:r w:rsidRPr="007C1836">
              <w:t>Контроль выполняется при приеме проекта пер-воначальной версии, сформированного на ос-новании электронного контракта в структуриро-ванном виде</w:t>
            </w:r>
          </w:p>
          <w:p w14:paraId="56069FFD" w14:textId="77777777" w:rsidR="00056C63" w:rsidRDefault="00056C63" w:rsidP="00056C63">
            <w:pPr>
              <w:pStyle w:val="ad"/>
              <w:jc w:val="left"/>
            </w:pPr>
          </w:p>
          <w:p w14:paraId="70A1F506" w14:textId="4ED03E3C" w:rsidR="00056C63" w:rsidRDefault="00056C63" w:rsidP="00056C63">
            <w:pPr>
              <w:pStyle w:val="ad"/>
              <w:jc w:val="left"/>
            </w:pPr>
            <w:r>
              <w:t xml:space="preserve">Контроль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771F07F7" w14:textId="77777777" w:rsidR="00056C63" w:rsidRDefault="00056C63" w:rsidP="00056C63">
            <w:pPr>
              <w:pStyle w:val="ad"/>
              <w:jc w:val="left"/>
            </w:pPr>
            <w:r>
              <w:lastRenderedPageBreak/>
              <w:t>1. Этап контракта с уникальным</w:t>
            </w:r>
            <w:r w:rsidRPr="00000D8D">
              <w:t xml:space="preserve"> идентификатор</w:t>
            </w:r>
            <w:r>
              <w:t xml:space="preserve">ом </w:t>
            </w:r>
            <w:r w:rsidRPr="00000D8D">
              <w:t>этапа исполнения ко</w:t>
            </w:r>
            <w:r>
              <w:t xml:space="preserve">нтракта в электронном контракте </w:t>
            </w:r>
            <w:r w:rsidRPr="00CB750C">
              <w:t>&lt;</w:t>
            </w:r>
            <w:r w:rsidRPr="00000D8D">
              <w:t xml:space="preserve"> Уникальный идентификатор этапа исполнения контракта в электронном контракте</w:t>
            </w:r>
            <w:r w:rsidRPr="00CB750C">
              <w:t xml:space="preserve"> &gt; </w:t>
            </w:r>
            <w:r>
              <w:t>не найден в структурированном электрон</w:t>
            </w:r>
            <w:r w:rsidRPr="00972932">
              <w:t>ном контракте</w:t>
            </w:r>
          </w:p>
          <w:p w14:paraId="7C818E7B" w14:textId="77777777" w:rsidR="00056C63" w:rsidRDefault="00056C63" w:rsidP="00056C63">
            <w:pPr>
              <w:pStyle w:val="ad"/>
              <w:jc w:val="left"/>
            </w:pPr>
            <w:r>
              <w:t>2. Этап контракта с внешним</w:t>
            </w:r>
            <w:r w:rsidRPr="00000D8D">
              <w:t xml:space="preserve"> идентификатор</w:t>
            </w:r>
            <w:r>
              <w:t>ом</w:t>
            </w:r>
            <w:r w:rsidRPr="00000D8D">
              <w:t xml:space="preserve"> этапа исполнения ко</w:t>
            </w:r>
            <w:r>
              <w:t xml:space="preserve">нтракта в электронном контракте </w:t>
            </w:r>
            <w:r w:rsidRPr="00CB750C">
              <w:t>&lt;</w:t>
            </w:r>
            <w:r w:rsidRPr="00000D8D">
              <w:t xml:space="preserve"> Внешний идентификатор этапа исполнения контракта в электронном контракте</w:t>
            </w:r>
            <w:r w:rsidRPr="00CB750C">
              <w:t xml:space="preserve"> &gt;</w:t>
            </w:r>
            <w:r>
              <w:t xml:space="preserve"> не найден в структурированном электрон</w:t>
            </w:r>
            <w:r w:rsidRPr="00972932">
              <w:t>ном контракте</w:t>
            </w:r>
          </w:p>
          <w:p w14:paraId="1041D567" w14:textId="1143F95A" w:rsidR="00056C63" w:rsidRDefault="00056C63" w:rsidP="00056C63">
            <w:pPr>
              <w:pStyle w:val="ad"/>
              <w:jc w:val="left"/>
            </w:pPr>
            <w:r>
              <w:t>3.Этап контракта с уникальным</w:t>
            </w:r>
            <w:r w:rsidRPr="00000D8D">
              <w:t xml:space="preserve"> идентификатор</w:t>
            </w:r>
            <w:r>
              <w:t xml:space="preserve">ом </w:t>
            </w:r>
            <w:r w:rsidRPr="00000D8D">
              <w:t>этапа исполнения ко</w:t>
            </w:r>
            <w:r>
              <w:t xml:space="preserve">нтракта в электронном контракте </w:t>
            </w:r>
            <w:r w:rsidRPr="00CB750C">
              <w:t>&lt;</w:t>
            </w:r>
            <w:r w:rsidRPr="00000D8D">
              <w:t xml:space="preserve"> Уникальный идентификатор этапа исполнения контракта в электронном контракте</w:t>
            </w:r>
            <w:r w:rsidRPr="00CB750C">
              <w:t xml:space="preserve"> &gt; </w:t>
            </w:r>
            <w:r>
              <w:t>и/или с внешним</w:t>
            </w:r>
            <w:r w:rsidRPr="00000D8D">
              <w:t xml:space="preserve"> идентификатор</w:t>
            </w:r>
            <w:r>
              <w:t>ом</w:t>
            </w:r>
            <w:r w:rsidRPr="00000D8D">
              <w:t xml:space="preserve"> этапа исполнения ко</w:t>
            </w:r>
            <w:r>
              <w:t xml:space="preserve">нтракта в электронном контракте </w:t>
            </w:r>
            <w:r w:rsidRPr="00CB750C">
              <w:t>&lt;</w:t>
            </w:r>
            <w:r w:rsidRPr="00000D8D">
              <w:t xml:space="preserve"> Внешний идентификатор этапа исполнения контракта в электронном контракте</w:t>
            </w:r>
            <w:r w:rsidRPr="00CB750C">
              <w:t xml:space="preserve"> &gt;</w:t>
            </w:r>
            <w:r>
              <w:t xml:space="preserve"> не найден в структурированном электрон</w:t>
            </w:r>
            <w:r w:rsidRPr="00972932">
              <w:t>ном контракте</w:t>
            </w:r>
          </w:p>
        </w:tc>
      </w:tr>
      <w:tr w:rsidR="00056C63" w:rsidRPr="000E4FE8" w14:paraId="464F950A" w14:textId="77777777" w:rsidTr="00AA184A">
        <w:trPr>
          <w:trHeight w:val="348"/>
        </w:trPr>
        <w:tc>
          <w:tcPr>
            <w:tcW w:w="841" w:type="pct"/>
            <w:gridSpan w:val="2"/>
          </w:tcPr>
          <w:p w14:paraId="7DAC5299" w14:textId="77C19E20" w:rsidR="00056C63" w:rsidRPr="00A64DD7" w:rsidRDefault="00056C63" w:rsidP="00056C63">
            <w:pPr>
              <w:pStyle w:val="ad"/>
              <w:jc w:val="left"/>
            </w:pPr>
            <w:r w:rsidRPr="00A64DD7">
              <w:t>РК_ИК_</w:t>
            </w:r>
            <w:r>
              <w:t>0467</w:t>
            </w:r>
          </w:p>
        </w:tc>
        <w:tc>
          <w:tcPr>
            <w:tcW w:w="234" w:type="pct"/>
            <w:gridSpan w:val="2"/>
          </w:tcPr>
          <w:p w14:paraId="56E9A07B" w14:textId="77777777" w:rsidR="00056C63" w:rsidRPr="000E4FE8" w:rsidRDefault="00056C63" w:rsidP="00056C63">
            <w:pPr>
              <w:pStyle w:val="ad"/>
              <w:jc w:val="left"/>
            </w:pPr>
          </w:p>
        </w:tc>
        <w:tc>
          <w:tcPr>
            <w:tcW w:w="1056" w:type="pct"/>
            <w:gridSpan w:val="2"/>
          </w:tcPr>
          <w:p w14:paraId="59DC26D0" w14:textId="77777777" w:rsidR="00056C63" w:rsidRDefault="00056C63" w:rsidP="00056C63">
            <w:pPr>
              <w:pStyle w:val="ad"/>
              <w:jc w:val="left"/>
            </w:pPr>
            <w:r w:rsidRPr="00000D8D">
              <w:t>Поле «Уникальный идентификатор этапа исполнения контракта в электронном контракте» (</w:t>
            </w:r>
            <w:r w:rsidRPr="00000D8D">
              <w:rPr>
                <w:lang w:val="en-US"/>
              </w:rPr>
              <w:t>executionPeriod</w:t>
            </w:r>
            <w:r w:rsidRPr="00000D8D">
              <w:t>/</w:t>
            </w:r>
            <w:r w:rsidRPr="00000D8D">
              <w:rPr>
                <w:lang w:val="en-US"/>
              </w:rPr>
              <w:t>stages</w:t>
            </w:r>
            <w:r w:rsidRPr="00000D8D">
              <w:t>/</w:t>
            </w:r>
            <w:r w:rsidRPr="00000D8D">
              <w:rPr>
                <w:lang w:val="en-US"/>
              </w:rPr>
              <w:t>electronicContractSid</w:t>
            </w:r>
            <w:r w:rsidRPr="00000D8D">
              <w:t>)</w:t>
            </w:r>
          </w:p>
          <w:p w14:paraId="6DC9D6B2" w14:textId="77777777" w:rsidR="00056C63" w:rsidRDefault="00056C63" w:rsidP="00056C63">
            <w:pPr>
              <w:pStyle w:val="ad"/>
              <w:jc w:val="left"/>
            </w:pPr>
            <w:r>
              <w:t>И</w:t>
            </w:r>
          </w:p>
          <w:p w14:paraId="5BBE73E9" w14:textId="733E6266" w:rsidR="00056C63" w:rsidRPr="00C57325" w:rsidRDefault="00056C63" w:rsidP="00056C63">
            <w:pPr>
              <w:pStyle w:val="ad"/>
              <w:jc w:val="left"/>
            </w:pPr>
            <w:r w:rsidRPr="00000D8D">
              <w:t>Поле «Внешний идентификатор этапа исполнения контракта в электронном контракте» (executionPeriod/stages/electronicContractExternalSid</w:t>
            </w:r>
            <w:r>
              <w:t>)</w:t>
            </w:r>
          </w:p>
        </w:tc>
        <w:tc>
          <w:tcPr>
            <w:tcW w:w="1474" w:type="pct"/>
            <w:gridSpan w:val="3"/>
          </w:tcPr>
          <w:p w14:paraId="61294D7D" w14:textId="640E6FDA" w:rsidR="00056C63" w:rsidRDefault="00056C63" w:rsidP="00056C63">
            <w:pPr>
              <w:pStyle w:val="ad"/>
              <w:jc w:val="left"/>
            </w:pPr>
            <w:r>
              <w:t xml:space="preserve">Если в принимаемом пакете заполнено поле </w:t>
            </w:r>
            <w:r w:rsidRPr="005B5C65">
              <w:t>«Наименование этапа» (</w:t>
            </w:r>
            <w:r w:rsidRPr="005B5C65">
              <w:rPr>
                <w:lang w:val="en-US"/>
              </w:rPr>
              <w:t>executionPeriod</w:t>
            </w:r>
            <w:r w:rsidRPr="005B5C65">
              <w:t>/</w:t>
            </w:r>
            <w:r w:rsidRPr="005B5C65">
              <w:rPr>
                <w:lang w:val="en-US"/>
              </w:rPr>
              <w:t>stages</w:t>
            </w:r>
            <w:r w:rsidRPr="005B5C65">
              <w:t>/</w:t>
            </w:r>
            <w:r w:rsidRPr="005B5C65">
              <w:rPr>
                <w:lang w:val="en-US"/>
              </w:rPr>
              <w:t>stageName</w:t>
            </w:r>
            <w:r>
              <w:t>), то контролируется, что в пакете указаны все этапы контракта, которые указаны в структурированном электрон</w:t>
            </w:r>
            <w:r w:rsidRPr="00972932">
              <w:t>ном контракте</w:t>
            </w:r>
          </w:p>
          <w:p w14:paraId="18E5DBA2" w14:textId="77777777" w:rsidR="00056C63" w:rsidRDefault="00056C63" w:rsidP="00056C63">
            <w:pPr>
              <w:pStyle w:val="ad"/>
              <w:jc w:val="left"/>
            </w:pPr>
          </w:p>
          <w:p w14:paraId="51AFAAA3" w14:textId="4E90DD7E" w:rsidR="00056C63" w:rsidRDefault="00056C63" w:rsidP="00056C63">
            <w:pPr>
              <w:pStyle w:val="ad"/>
              <w:jc w:val="left"/>
            </w:pPr>
            <w:r w:rsidRPr="007C1836">
              <w:t>Контроль выполняется при приеме проекта пер-воначальной версии, сформированного на ос-новании электронного контракта в структуриро-ванном виде</w:t>
            </w:r>
          </w:p>
          <w:p w14:paraId="268E14F3" w14:textId="77777777" w:rsidR="00056C63" w:rsidRDefault="00056C63" w:rsidP="00056C63">
            <w:pPr>
              <w:pStyle w:val="ad"/>
              <w:jc w:val="left"/>
            </w:pPr>
          </w:p>
          <w:p w14:paraId="34719AB2" w14:textId="7289A359" w:rsidR="00056C63" w:rsidRDefault="00056C63" w:rsidP="00056C63">
            <w:pPr>
              <w:pStyle w:val="ad"/>
              <w:jc w:val="left"/>
            </w:pPr>
            <w:r>
              <w:t xml:space="preserve">Контроль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05486B78" w14:textId="6DF42CA8" w:rsidR="00056C63" w:rsidRDefault="00056C63" w:rsidP="00056C63">
            <w:pPr>
              <w:pStyle w:val="ad"/>
              <w:jc w:val="left"/>
            </w:pPr>
            <w:r>
              <w:t>В принимаемом пакете не указан этап контракта в структурированном электрон</w:t>
            </w:r>
            <w:r w:rsidRPr="00972932">
              <w:t>ном контракте</w:t>
            </w:r>
            <w:r>
              <w:t xml:space="preserve"> с уникальным</w:t>
            </w:r>
            <w:r w:rsidRPr="00000D8D">
              <w:t xml:space="preserve"> идентификатор</w:t>
            </w:r>
            <w:r>
              <w:t xml:space="preserve">ом </w:t>
            </w:r>
            <w:r w:rsidRPr="00000D8D">
              <w:t>этапа исполнения ко</w:t>
            </w:r>
            <w:r>
              <w:t xml:space="preserve">нтракта </w:t>
            </w:r>
            <w:r w:rsidRPr="00CB750C">
              <w:t>&lt;</w:t>
            </w:r>
            <w:r w:rsidRPr="00000D8D">
              <w:t xml:space="preserve"> Уникальный идентификатор этапа исполнения контракта</w:t>
            </w:r>
            <w:r>
              <w:t xml:space="preserve"> (contractConditionsInfo/stagesInfo/stageInfo/sid)</w:t>
            </w:r>
            <w:r w:rsidRPr="00CB750C">
              <w:t xml:space="preserve"> &gt; </w:t>
            </w:r>
            <w:r>
              <w:t>и/или с внешним</w:t>
            </w:r>
            <w:r w:rsidRPr="00000D8D">
              <w:t xml:space="preserve"> идентификатор</w:t>
            </w:r>
            <w:r>
              <w:t>ом</w:t>
            </w:r>
            <w:r w:rsidRPr="00000D8D">
              <w:t xml:space="preserve"> этапа исполнения ко</w:t>
            </w:r>
            <w:r>
              <w:t xml:space="preserve">нтракта </w:t>
            </w:r>
            <w:r w:rsidRPr="00CB750C">
              <w:t>&lt;</w:t>
            </w:r>
            <w:r w:rsidRPr="00000D8D">
              <w:t xml:space="preserve"> Внешний идентификатор этапа исполнения </w:t>
            </w:r>
            <w:r>
              <w:t>(contractConditionsInfo/stagesInfo/stageInfo/externalSid)</w:t>
            </w:r>
            <w:r w:rsidRPr="00CB750C">
              <w:t>&gt;</w:t>
            </w:r>
          </w:p>
        </w:tc>
      </w:tr>
      <w:tr w:rsidR="00056C63" w:rsidRPr="002D2859" w14:paraId="48364293" w14:textId="77777777" w:rsidTr="00F427CD">
        <w:trPr>
          <w:trHeight w:val="348"/>
        </w:trPr>
        <w:tc>
          <w:tcPr>
            <w:tcW w:w="5000" w:type="pct"/>
            <w:gridSpan w:val="12"/>
          </w:tcPr>
          <w:p w14:paraId="61E0F3ED" w14:textId="3B7C1E03" w:rsidR="00056C63" w:rsidRPr="00163EA4" w:rsidRDefault="00056C63" w:rsidP="00056C63">
            <w:pPr>
              <w:pStyle w:val="ad"/>
              <w:jc w:val="center"/>
              <w:rPr>
                <w:b/>
                <w:bCs/>
              </w:rPr>
            </w:pPr>
            <w:r w:rsidRPr="00163EA4">
              <w:rPr>
                <w:b/>
                <w:bCs/>
              </w:rPr>
              <w:lastRenderedPageBreak/>
              <w:t>Блок «Обеспечение исполнения контракта» (</w:t>
            </w:r>
            <w:r w:rsidRPr="00163EA4">
              <w:rPr>
                <w:b/>
                <w:bCs/>
                <w:lang w:val="en-US"/>
              </w:rPr>
              <w:t>enforcement</w:t>
            </w:r>
            <w:r w:rsidRPr="00163EA4">
              <w:rPr>
                <w:b/>
                <w:bCs/>
              </w:rPr>
              <w:t>).</w:t>
            </w:r>
          </w:p>
          <w:p w14:paraId="0DFAB3ED" w14:textId="78B42CA1" w:rsidR="00056C63" w:rsidRDefault="00056C63" w:rsidP="00056C63">
            <w:pPr>
              <w:pStyle w:val="ad"/>
              <w:jc w:val="left"/>
            </w:pPr>
          </w:p>
          <w:p w14:paraId="65D542FE" w14:textId="366AC0B0" w:rsidR="00056C63" w:rsidRPr="00DD2C3B" w:rsidRDefault="00056C63" w:rsidP="00056C63">
            <w:pPr>
              <w:pStyle w:val="ad"/>
              <w:jc w:val="left"/>
            </w:pPr>
            <w:r>
              <w:t>Поля</w:t>
            </w:r>
            <w:r w:rsidRPr="00DD2C3B">
              <w:t>:</w:t>
            </w:r>
          </w:p>
          <w:p w14:paraId="4177F772" w14:textId="295B3C32" w:rsidR="00056C63" w:rsidRPr="00DD2C3B" w:rsidRDefault="00056C63" w:rsidP="00056C63">
            <w:pPr>
              <w:pStyle w:val="ad"/>
              <w:jc w:val="left"/>
            </w:pPr>
            <w:r w:rsidRPr="00DD2C3B">
              <w:t>«</w:t>
            </w:r>
            <w:r w:rsidRPr="00C20AF2">
              <w:t>Валюта</w:t>
            </w:r>
            <w:r w:rsidRPr="00DD2C3B">
              <w:t xml:space="preserve"> </w:t>
            </w:r>
            <w:r>
              <w:t>независимой</w:t>
            </w:r>
            <w:r w:rsidRPr="00DD2C3B">
              <w:t xml:space="preserve"> </w:t>
            </w:r>
            <w:r w:rsidRPr="00C20AF2">
              <w:t>гарантии</w:t>
            </w:r>
            <w:r w:rsidRPr="00DD2C3B">
              <w:t>» (</w:t>
            </w:r>
            <w:r w:rsidRPr="00C20AF2">
              <w:rPr>
                <w:lang w:val="en-US"/>
              </w:rPr>
              <w:t>enforcement</w:t>
            </w:r>
            <w:r w:rsidRPr="00DD2C3B">
              <w:t>\</w:t>
            </w:r>
            <w:r w:rsidRPr="00C20AF2">
              <w:rPr>
                <w:lang w:val="en-US"/>
              </w:rPr>
              <w:t>bankGuarantee</w:t>
            </w:r>
            <w:r w:rsidRPr="00DD2C3B">
              <w:t>\</w:t>
            </w:r>
            <w:r>
              <w:rPr>
                <w:lang w:val="en-US"/>
              </w:rPr>
              <w:t>currency</w:t>
            </w:r>
            <w:r w:rsidRPr="00DD2C3B">
              <w:t>);</w:t>
            </w:r>
          </w:p>
          <w:p w14:paraId="071AF97F" w14:textId="0C97A13F" w:rsidR="00056C63" w:rsidRPr="00DD2C3B" w:rsidRDefault="00056C63" w:rsidP="00056C63">
            <w:pPr>
              <w:pStyle w:val="ad"/>
              <w:jc w:val="left"/>
            </w:pPr>
            <w:r w:rsidRPr="00DD2C3B">
              <w:t>«</w:t>
            </w:r>
            <w:r w:rsidRPr="00C20AF2">
              <w:t>Сумма</w:t>
            </w:r>
            <w:r w:rsidRPr="00DD2C3B">
              <w:t xml:space="preserve"> </w:t>
            </w:r>
            <w:r>
              <w:t>независимой</w:t>
            </w:r>
            <w:r w:rsidRPr="00DD2C3B">
              <w:t xml:space="preserve"> </w:t>
            </w:r>
            <w:r w:rsidRPr="00C20AF2">
              <w:t>гарантии</w:t>
            </w:r>
            <w:r w:rsidRPr="00DD2C3B">
              <w:t>» (</w:t>
            </w:r>
            <w:r w:rsidRPr="00C20AF2">
              <w:rPr>
                <w:lang w:val="en-US"/>
              </w:rPr>
              <w:t>enforcement</w:t>
            </w:r>
            <w:r w:rsidRPr="00DD2C3B">
              <w:t>\</w:t>
            </w:r>
            <w:r w:rsidRPr="00C20AF2">
              <w:rPr>
                <w:lang w:val="en-US"/>
              </w:rPr>
              <w:t>bankGuarantee</w:t>
            </w:r>
            <w:r w:rsidRPr="00DD2C3B">
              <w:t>\</w:t>
            </w:r>
            <w:r w:rsidRPr="00C20AF2">
              <w:rPr>
                <w:lang w:val="en-US"/>
              </w:rPr>
              <w:t>guaranteeAmount</w:t>
            </w:r>
            <w:r w:rsidRPr="00DD2C3B">
              <w:t>)</w:t>
            </w:r>
          </w:p>
          <w:p w14:paraId="25F9C870" w14:textId="31971F70" w:rsidR="00056C63" w:rsidRDefault="00056C63" w:rsidP="00056C63">
            <w:pPr>
              <w:pStyle w:val="ad"/>
              <w:jc w:val="left"/>
            </w:pPr>
            <w:r>
              <w:t>при приеме игнорируются, заполняется при передаче.</w:t>
            </w:r>
          </w:p>
          <w:p w14:paraId="343F4143" w14:textId="77777777" w:rsidR="00056C63" w:rsidRDefault="00056C63" w:rsidP="00056C63">
            <w:pPr>
              <w:pStyle w:val="ad"/>
              <w:jc w:val="left"/>
            </w:pPr>
          </w:p>
          <w:p w14:paraId="0ECCBFEE" w14:textId="77777777" w:rsidR="00056C63" w:rsidRPr="00465323" w:rsidRDefault="00056C63" w:rsidP="00056C63">
            <w:pPr>
              <w:pStyle w:val="ad"/>
              <w:jc w:val="left"/>
            </w:pPr>
            <w:r>
              <w:t>Поля</w:t>
            </w:r>
            <w:r w:rsidRPr="00465323">
              <w:t>:</w:t>
            </w:r>
          </w:p>
          <w:p w14:paraId="5FEBD0AC" w14:textId="3011B897" w:rsidR="00056C63" w:rsidRPr="00C20AF2" w:rsidRDefault="00056C63" w:rsidP="00056C63">
            <w:pPr>
              <w:pStyle w:val="ad"/>
              <w:jc w:val="left"/>
            </w:pPr>
            <w:r w:rsidRPr="00C20AF2">
              <w:t xml:space="preserve">«Курс валюты по отношению к рублю на дату выдачи </w:t>
            </w:r>
            <w:r>
              <w:t>независимой</w:t>
            </w:r>
            <w:r w:rsidRPr="00C20AF2">
              <w:t xml:space="preserve"> гарантии» (</w:t>
            </w:r>
            <w:r w:rsidRPr="00C20AF2">
              <w:rPr>
                <w:lang w:val="en-US"/>
              </w:rPr>
              <w:t>enforcement</w:t>
            </w:r>
            <w:r w:rsidRPr="00C20AF2">
              <w:t>\</w:t>
            </w:r>
            <w:r w:rsidRPr="00C20AF2">
              <w:rPr>
                <w:lang w:val="en-US"/>
              </w:rPr>
              <w:t>bankGuarantee</w:t>
            </w:r>
            <w:r w:rsidRPr="00C20AF2">
              <w:t>\</w:t>
            </w:r>
            <w:r>
              <w:rPr>
                <w:lang w:val="en-US"/>
              </w:rPr>
              <w:t>currencyRate</w:t>
            </w:r>
            <w:r w:rsidRPr="00C20AF2">
              <w:t>);</w:t>
            </w:r>
          </w:p>
          <w:p w14:paraId="74B12DB3" w14:textId="32E3565E" w:rsidR="00056C63" w:rsidRDefault="00056C63" w:rsidP="00056C63">
            <w:pPr>
              <w:pStyle w:val="ad"/>
              <w:jc w:val="left"/>
            </w:pPr>
            <w:r w:rsidRPr="00C20AF2">
              <w:t xml:space="preserve">«Сумма </w:t>
            </w:r>
            <w:r>
              <w:t>независимой</w:t>
            </w:r>
            <w:r w:rsidRPr="00C20AF2">
              <w:t xml:space="preserve"> гарантии в рублевом эквиваленте» (</w:t>
            </w:r>
            <w:r w:rsidRPr="00C20AF2">
              <w:rPr>
                <w:lang w:val="en-US"/>
              </w:rPr>
              <w:t>enforcement</w:t>
            </w:r>
            <w:r w:rsidRPr="00C20AF2">
              <w:t>\</w:t>
            </w:r>
            <w:r w:rsidRPr="00C20AF2">
              <w:rPr>
                <w:lang w:val="en-US"/>
              </w:rPr>
              <w:t>bankGuarantee</w:t>
            </w:r>
            <w:r w:rsidRPr="00C20AF2">
              <w:t>\</w:t>
            </w:r>
            <w:r w:rsidRPr="00C20AF2">
              <w:rPr>
                <w:lang w:val="en-US"/>
              </w:rPr>
              <w:t>guaranteeAmountRUR</w:t>
            </w:r>
            <w:r w:rsidRPr="00C20AF2">
              <w:t>)</w:t>
            </w:r>
          </w:p>
          <w:p w14:paraId="5EED4AF1" w14:textId="21A97DBB" w:rsidR="00056C63" w:rsidRPr="00447EF8" w:rsidRDefault="00056C63" w:rsidP="00056C63">
            <w:pPr>
              <w:pStyle w:val="ad"/>
              <w:jc w:val="left"/>
            </w:pPr>
            <w:r>
              <w:t>при приеме игнорируется, заполняется при передаче,</w:t>
            </w:r>
            <w:r w:rsidRPr="00447EF8">
              <w:t xml:space="preserve"> </w:t>
            </w:r>
            <w:r>
              <w:t>в случае если валюта НГ отлична от рублей.</w:t>
            </w:r>
          </w:p>
          <w:p w14:paraId="5EF56D9F" w14:textId="77777777" w:rsidR="00056C63" w:rsidRDefault="00056C63" w:rsidP="00056C63">
            <w:pPr>
              <w:pStyle w:val="ad"/>
              <w:jc w:val="left"/>
            </w:pPr>
          </w:p>
          <w:p w14:paraId="0C2615EE" w14:textId="6C6391C5" w:rsidR="00056C63" w:rsidRDefault="00056C63" w:rsidP="00056C63">
            <w:pPr>
              <w:pStyle w:val="ad"/>
              <w:jc w:val="left"/>
            </w:pPr>
            <w:r>
              <w:t>«</w:t>
            </w:r>
            <w:r w:rsidRPr="00447EF8">
              <w:t>Курс валюты по отношению к рублю на дату выдачи обеспечения</w:t>
            </w:r>
            <w:r>
              <w:t>»</w:t>
            </w:r>
            <w:r w:rsidRPr="00C20AF2">
              <w:t xml:space="preserve"> (</w:t>
            </w:r>
            <w:r w:rsidRPr="00C20AF2">
              <w:rPr>
                <w:lang w:val="en-US"/>
              </w:rPr>
              <w:t>enforcement</w:t>
            </w:r>
            <w:r w:rsidRPr="00C20AF2">
              <w:t xml:space="preserve">\ </w:t>
            </w:r>
            <w:r w:rsidRPr="00447EF8">
              <w:rPr>
                <w:lang w:val="en-US"/>
              </w:rPr>
              <w:t>cashAccount</w:t>
            </w:r>
            <w:r w:rsidRPr="00C20AF2">
              <w:t>\</w:t>
            </w:r>
            <w:r>
              <w:rPr>
                <w:lang w:val="en-US"/>
              </w:rPr>
              <w:t>currencyRate</w:t>
            </w:r>
            <w:r w:rsidRPr="00C20AF2">
              <w:t>);</w:t>
            </w:r>
          </w:p>
          <w:p w14:paraId="42DC201D" w14:textId="62A14B16" w:rsidR="00056C63" w:rsidRPr="00DB121E" w:rsidRDefault="00056C63" w:rsidP="00056C63">
            <w:pPr>
              <w:pStyle w:val="ad"/>
              <w:jc w:val="left"/>
              <w:rPr>
                <w:lang w:val="uk-UA"/>
              </w:rPr>
            </w:pPr>
            <w:r>
              <w:rPr>
                <w:lang w:val="uk-UA"/>
              </w:rPr>
              <w:t>«</w:t>
            </w:r>
            <w:r w:rsidRPr="00DB121E">
              <w:rPr>
                <w:lang w:val="uk-UA"/>
              </w:rPr>
              <w:t>Размер обеспечения исполнения контракта в рублевом эквиваленте</w:t>
            </w:r>
            <w:r>
              <w:rPr>
                <w:lang w:val="uk-UA"/>
              </w:rPr>
              <w:t>» (</w:t>
            </w:r>
            <w:r w:rsidRPr="00DB121E">
              <w:rPr>
                <w:lang w:val="uk-UA"/>
              </w:rPr>
              <w:t>enforcement/cashAccount/amountRUR</w:t>
            </w:r>
            <w:r>
              <w:rPr>
                <w:lang w:val="uk-UA"/>
              </w:rPr>
              <w:t>)</w:t>
            </w:r>
          </w:p>
          <w:p w14:paraId="6461D22D" w14:textId="7B4F0604" w:rsidR="00056C63" w:rsidRDefault="00056C63" w:rsidP="00056C63">
            <w:pPr>
              <w:pStyle w:val="ad"/>
              <w:jc w:val="left"/>
            </w:pPr>
            <w:r>
              <w:t>при приеме игнорируется, заполняется при передаче,</w:t>
            </w:r>
            <w:r w:rsidRPr="00447EF8">
              <w:t xml:space="preserve"> </w:t>
            </w:r>
            <w:r>
              <w:t>в случае если валюта обеспечения отлична от рублей.</w:t>
            </w:r>
          </w:p>
          <w:p w14:paraId="7A8B2C7A" w14:textId="380FE83B" w:rsidR="00056C63" w:rsidRPr="007E7491" w:rsidRDefault="00056C63" w:rsidP="00056C63">
            <w:pPr>
              <w:pStyle w:val="ad"/>
              <w:jc w:val="left"/>
            </w:pPr>
          </w:p>
        </w:tc>
      </w:tr>
      <w:tr w:rsidR="00056C63" w:rsidRPr="000E4FE8" w14:paraId="255F980F" w14:textId="77777777" w:rsidTr="00AA184A">
        <w:trPr>
          <w:trHeight w:val="348"/>
        </w:trPr>
        <w:tc>
          <w:tcPr>
            <w:tcW w:w="841" w:type="pct"/>
            <w:gridSpan w:val="2"/>
          </w:tcPr>
          <w:p w14:paraId="47143969" w14:textId="44D409EB" w:rsidR="00056C63" w:rsidRPr="00BA2E7C" w:rsidRDefault="00056C63" w:rsidP="00056C63">
            <w:pPr>
              <w:pStyle w:val="ad"/>
              <w:jc w:val="left"/>
              <w:rPr>
                <w:lang w:val="en-US"/>
              </w:rPr>
            </w:pPr>
            <w:r>
              <w:t>РК_ИК_00</w:t>
            </w:r>
            <w:r>
              <w:rPr>
                <w:lang w:val="en-US"/>
              </w:rPr>
              <w:t>46</w:t>
            </w:r>
          </w:p>
        </w:tc>
        <w:tc>
          <w:tcPr>
            <w:tcW w:w="234" w:type="pct"/>
            <w:gridSpan w:val="2"/>
          </w:tcPr>
          <w:p w14:paraId="6DEB3CBF" w14:textId="77777777" w:rsidR="00056C63" w:rsidRPr="000E4FE8" w:rsidRDefault="00056C63" w:rsidP="00056C63">
            <w:pPr>
              <w:pStyle w:val="ad"/>
              <w:jc w:val="left"/>
            </w:pPr>
          </w:p>
        </w:tc>
        <w:tc>
          <w:tcPr>
            <w:tcW w:w="1056" w:type="pct"/>
            <w:gridSpan w:val="2"/>
          </w:tcPr>
          <w:p w14:paraId="74864FCA" w14:textId="567521FF" w:rsidR="00056C63" w:rsidRPr="00586DC6" w:rsidRDefault="00056C63" w:rsidP="00056C63">
            <w:pPr>
              <w:pStyle w:val="ad"/>
              <w:jc w:val="left"/>
            </w:pPr>
            <w:r>
              <w:t>Поле</w:t>
            </w:r>
            <w:r w:rsidRPr="00586DC6">
              <w:t xml:space="preserve"> «</w:t>
            </w:r>
            <w:r w:rsidRPr="007E7491">
              <w:t xml:space="preserve">Номер реестровой записи </w:t>
            </w:r>
            <w:r>
              <w:t>независимой</w:t>
            </w:r>
            <w:r w:rsidRPr="007E7491">
              <w:t xml:space="preserve"> гарантии</w:t>
            </w:r>
            <w:r>
              <w:t xml:space="preserve">» </w:t>
            </w:r>
            <w:r w:rsidRPr="007E7491">
              <w:t>(</w:t>
            </w:r>
            <w:r w:rsidRPr="00C20AF2">
              <w:rPr>
                <w:lang w:val="en-US"/>
              </w:rPr>
              <w:t>enforcement</w:t>
            </w:r>
            <w:r w:rsidRPr="007E7491">
              <w:t>\</w:t>
            </w:r>
            <w:r w:rsidRPr="00C20AF2">
              <w:rPr>
                <w:lang w:val="en-US"/>
              </w:rPr>
              <w:t>bankGuarantee</w:t>
            </w:r>
            <w:r w:rsidRPr="007E7491">
              <w:t>\</w:t>
            </w:r>
            <w:r>
              <w:rPr>
                <w:lang w:val="en-US"/>
              </w:rPr>
              <w:t>regNumber</w:t>
            </w:r>
            <w:r w:rsidRPr="007E7491">
              <w:t>)</w:t>
            </w:r>
          </w:p>
        </w:tc>
        <w:tc>
          <w:tcPr>
            <w:tcW w:w="1474" w:type="pct"/>
            <w:gridSpan w:val="3"/>
          </w:tcPr>
          <w:p w14:paraId="1ABAF232" w14:textId="66EB0179" w:rsidR="00056C63" w:rsidRPr="00586DC6" w:rsidRDefault="00056C63" w:rsidP="00056C63">
            <w:pPr>
              <w:pStyle w:val="ad"/>
              <w:jc w:val="left"/>
            </w:pPr>
            <w:r>
              <w:t xml:space="preserve">Проверяем, что независимая гарантия с таким номером существует, находится </w:t>
            </w:r>
            <w:r w:rsidRPr="00586DC6">
              <w:t xml:space="preserve">на этапе «Опубликовано», с учетом того, что </w:t>
            </w:r>
            <w:r>
              <w:t>независимая</w:t>
            </w:r>
            <w:r w:rsidRPr="00586DC6">
              <w:t xml:space="preserve"> гарантия должна быть выдана в обеспечение исполнения контракта (поле «Обеспечение» в </w:t>
            </w:r>
            <w:r>
              <w:t>гарантии</w:t>
            </w:r>
            <w:r w:rsidRPr="00586DC6">
              <w:t xml:space="preserve"> имеет значение «исполнение контракта»</w:t>
            </w:r>
          </w:p>
        </w:tc>
        <w:tc>
          <w:tcPr>
            <w:tcW w:w="1395" w:type="pct"/>
            <w:gridSpan w:val="3"/>
          </w:tcPr>
          <w:p w14:paraId="038BCDB7" w14:textId="5E5EA023" w:rsidR="00056C63" w:rsidRPr="000E4FE8" w:rsidRDefault="00056C63" w:rsidP="00056C63">
            <w:pPr>
              <w:pStyle w:val="ad"/>
              <w:jc w:val="left"/>
            </w:pPr>
            <w:r>
              <w:t xml:space="preserve">Независимая гарантия с номером </w:t>
            </w:r>
            <w:r w:rsidRPr="00586DC6">
              <w:t>&lt;</w:t>
            </w:r>
            <w:r>
              <w:t>Номер независимой гарантии</w:t>
            </w:r>
            <w:r w:rsidRPr="00586DC6">
              <w:t xml:space="preserve">&gt; </w:t>
            </w:r>
            <w:r>
              <w:t>должна находится в статусе «Опубликована»</w:t>
            </w:r>
            <w:r w:rsidRPr="00586DC6">
              <w:t xml:space="preserve"> </w:t>
            </w:r>
            <w:r>
              <w:t>а также</w:t>
            </w:r>
            <w:r w:rsidRPr="00586DC6">
              <w:t xml:space="preserve"> должна быть выдана в обеспечение исполнения контракта (поле «Обеспечение» в </w:t>
            </w:r>
            <w:r>
              <w:t>гарантии</w:t>
            </w:r>
            <w:r w:rsidRPr="00586DC6">
              <w:t xml:space="preserve"> имеет значение «исполнение контракта»</w:t>
            </w:r>
          </w:p>
        </w:tc>
      </w:tr>
      <w:tr w:rsidR="00056C63" w:rsidRPr="000E4FE8" w14:paraId="17BF0411" w14:textId="77777777" w:rsidTr="00AA184A">
        <w:trPr>
          <w:trHeight w:val="348"/>
        </w:trPr>
        <w:tc>
          <w:tcPr>
            <w:tcW w:w="841" w:type="pct"/>
            <w:gridSpan w:val="2"/>
          </w:tcPr>
          <w:p w14:paraId="1DB97754" w14:textId="16DAF173" w:rsidR="00056C63" w:rsidRPr="00BA2E7C" w:rsidRDefault="00056C63" w:rsidP="00056C63">
            <w:pPr>
              <w:pStyle w:val="ad"/>
              <w:jc w:val="left"/>
              <w:rPr>
                <w:lang w:val="en-US"/>
              </w:rPr>
            </w:pPr>
            <w:r>
              <w:t>РК_ИК_00</w:t>
            </w:r>
            <w:r>
              <w:rPr>
                <w:lang w:val="en-US"/>
              </w:rPr>
              <w:t>25</w:t>
            </w:r>
          </w:p>
        </w:tc>
        <w:tc>
          <w:tcPr>
            <w:tcW w:w="234" w:type="pct"/>
            <w:gridSpan w:val="2"/>
          </w:tcPr>
          <w:p w14:paraId="6F238537" w14:textId="77777777" w:rsidR="00056C63" w:rsidRPr="000E4FE8" w:rsidRDefault="00056C63" w:rsidP="00056C63">
            <w:pPr>
              <w:pStyle w:val="ad"/>
              <w:jc w:val="left"/>
            </w:pPr>
          </w:p>
        </w:tc>
        <w:tc>
          <w:tcPr>
            <w:tcW w:w="1056" w:type="pct"/>
            <w:gridSpan w:val="2"/>
          </w:tcPr>
          <w:p w14:paraId="40BA758F" w14:textId="77777777" w:rsidR="00056C63" w:rsidRPr="00EF0592" w:rsidRDefault="00056C63" w:rsidP="00056C63">
            <w:pPr>
              <w:pStyle w:val="ad"/>
              <w:jc w:val="left"/>
              <w:rPr>
                <w:lang w:val="en-US"/>
              </w:rPr>
            </w:pPr>
            <w:r>
              <w:t>Поле</w:t>
            </w:r>
            <w:r w:rsidRPr="00EF0592">
              <w:rPr>
                <w:lang w:val="en-US"/>
              </w:rPr>
              <w:t xml:space="preserve"> «</w:t>
            </w:r>
            <w:r>
              <w:t>Код</w:t>
            </w:r>
            <w:r w:rsidRPr="00EF0592">
              <w:rPr>
                <w:lang w:val="en-US"/>
              </w:rPr>
              <w:t xml:space="preserve"> </w:t>
            </w:r>
            <w:r>
              <w:t>валюты</w:t>
            </w:r>
            <w:r w:rsidRPr="00EF0592">
              <w:rPr>
                <w:lang w:val="en-US"/>
              </w:rPr>
              <w:t>» (</w:t>
            </w:r>
            <w:r w:rsidRPr="00C20AF2">
              <w:rPr>
                <w:lang w:val="en-US"/>
              </w:rPr>
              <w:t>enforcement</w:t>
            </w:r>
            <w:r w:rsidRPr="00EF0592">
              <w:rPr>
                <w:lang w:val="en-US"/>
              </w:rPr>
              <w:t>\</w:t>
            </w:r>
            <w:r w:rsidRPr="00447EF8">
              <w:rPr>
                <w:lang w:val="en-US"/>
              </w:rPr>
              <w:t>cashAccount</w:t>
            </w:r>
            <w:r w:rsidRPr="00EF0592">
              <w:rPr>
                <w:lang w:val="en-US"/>
              </w:rPr>
              <w:t>\</w:t>
            </w:r>
            <w:r>
              <w:rPr>
                <w:lang w:val="en-US"/>
              </w:rPr>
              <w:t>currency\</w:t>
            </w:r>
            <w:r w:rsidRPr="00EF0592">
              <w:rPr>
                <w:lang w:val="en-US"/>
              </w:rPr>
              <w:t>code)</w:t>
            </w:r>
          </w:p>
        </w:tc>
        <w:tc>
          <w:tcPr>
            <w:tcW w:w="1474" w:type="pct"/>
            <w:gridSpan w:val="3"/>
          </w:tcPr>
          <w:p w14:paraId="2AD68884" w14:textId="31A8CFDD" w:rsidR="00056C63" w:rsidRPr="00742D5E" w:rsidRDefault="00056C63" w:rsidP="00056C63">
            <w:pPr>
              <w:pStyle w:val="ad"/>
              <w:jc w:val="left"/>
            </w:pPr>
            <w:r>
              <w:t>Если в поле «Валюта контракта»</w:t>
            </w:r>
            <w:r w:rsidRPr="00FC0F80">
              <w:t xml:space="preserve"> </w:t>
            </w:r>
            <w:r>
              <w:t>(</w:t>
            </w:r>
            <w:r>
              <w:rPr>
                <w:lang w:val="en-US"/>
              </w:rPr>
              <w:t>priceInfo</w:t>
            </w:r>
            <w:r w:rsidRPr="00FC0F80">
              <w:t>\</w:t>
            </w:r>
            <w:r>
              <w:rPr>
                <w:lang w:val="en-US"/>
              </w:rPr>
              <w:t>currency</w:t>
            </w:r>
            <w:r w:rsidRPr="00DD3EFB">
              <w:t>\</w:t>
            </w:r>
            <w:r>
              <w:rPr>
                <w:lang w:val="en-US"/>
              </w:rPr>
              <w:t>code</w:t>
            </w:r>
            <w:r>
              <w:t xml:space="preserve">) выбрано значение </w:t>
            </w:r>
            <w:r>
              <w:rPr>
                <w:lang w:val="en-US"/>
              </w:rPr>
              <w:t>RUB</w:t>
            </w:r>
            <w:r w:rsidRPr="00DD3EFB">
              <w:t xml:space="preserve"> (</w:t>
            </w:r>
            <w:r>
              <w:t>«Российский рубль»</w:t>
            </w:r>
            <w:r w:rsidRPr="00DD3EFB">
              <w:t>)</w:t>
            </w:r>
            <w:r>
              <w:t xml:space="preserve">, то поле должно заполняться значением </w:t>
            </w:r>
            <w:r>
              <w:rPr>
                <w:lang w:val="en-US"/>
              </w:rPr>
              <w:t>RUB</w:t>
            </w:r>
            <w:r w:rsidRPr="00DD3EFB">
              <w:t xml:space="preserve"> (</w:t>
            </w:r>
            <w:r>
              <w:t>«Российский рубль»</w:t>
            </w:r>
            <w:r w:rsidRPr="00DD3EFB">
              <w:t>)</w:t>
            </w:r>
            <w:r>
              <w:t>.</w:t>
            </w:r>
          </w:p>
          <w:p w14:paraId="03400899" w14:textId="77777777" w:rsidR="00056C63" w:rsidRDefault="00056C63" w:rsidP="00056C63">
            <w:pPr>
              <w:pStyle w:val="ad"/>
              <w:jc w:val="left"/>
            </w:pPr>
          </w:p>
          <w:p w14:paraId="4C3CBC0D" w14:textId="508056B4" w:rsidR="00056C63" w:rsidRPr="000E4FE8" w:rsidRDefault="00056C63" w:rsidP="00056C63">
            <w:pPr>
              <w:pStyle w:val="ad"/>
              <w:jc w:val="left"/>
            </w:pPr>
            <w:r>
              <w:t>Если в поле «Валюта контракта»</w:t>
            </w:r>
            <w:r w:rsidRPr="00FC0F80">
              <w:t xml:space="preserve"> </w:t>
            </w:r>
            <w:r>
              <w:t>(</w:t>
            </w:r>
            <w:r>
              <w:rPr>
                <w:lang w:val="en-US"/>
              </w:rPr>
              <w:t>priceInfo</w:t>
            </w:r>
            <w:r w:rsidRPr="00FC0F80">
              <w:t>\</w:t>
            </w:r>
            <w:r>
              <w:rPr>
                <w:lang w:val="en-US"/>
              </w:rPr>
              <w:t>currency</w:t>
            </w:r>
            <w:r w:rsidRPr="00DD3EFB">
              <w:t>\</w:t>
            </w:r>
            <w:r>
              <w:rPr>
                <w:lang w:val="en-US"/>
              </w:rPr>
              <w:t>code</w:t>
            </w:r>
            <w:r>
              <w:t xml:space="preserve">) выбрано значение отличное от </w:t>
            </w:r>
            <w:r>
              <w:rPr>
                <w:lang w:val="en-US"/>
              </w:rPr>
              <w:t>RUB</w:t>
            </w:r>
            <w:r w:rsidRPr="00DD3EFB">
              <w:t xml:space="preserve"> (</w:t>
            </w:r>
            <w:r>
              <w:t>«Российский рубль»</w:t>
            </w:r>
            <w:r w:rsidRPr="00DD3EFB">
              <w:t>)</w:t>
            </w:r>
            <w:r>
              <w:t xml:space="preserve">, то в поле можно указать ту же валюту, что </w:t>
            </w:r>
            <w:r>
              <w:lastRenderedPageBreak/>
              <w:t>и в поле «Валюта контракта»</w:t>
            </w:r>
            <w:r w:rsidRPr="00FC0F80">
              <w:t xml:space="preserve"> </w:t>
            </w:r>
            <w:r>
              <w:t>(</w:t>
            </w:r>
            <w:r>
              <w:rPr>
                <w:lang w:val="en-US"/>
              </w:rPr>
              <w:t>priceInfo</w:t>
            </w:r>
            <w:r w:rsidRPr="00FC0F80">
              <w:t>\</w:t>
            </w:r>
            <w:r>
              <w:rPr>
                <w:lang w:val="en-US"/>
              </w:rPr>
              <w:t>currency</w:t>
            </w:r>
            <w:r w:rsidRPr="00DD3EFB">
              <w:t>\</w:t>
            </w:r>
            <w:r>
              <w:rPr>
                <w:lang w:val="en-US"/>
              </w:rPr>
              <w:t>code</w:t>
            </w:r>
            <w:r>
              <w:t xml:space="preserve">) или </w:t>
            </w:r>
            <w:r>
              <w:rPr>
                <w:lang w:val="en-US"/>
              </w:rPr>
              <w:t>RUB</w:t>
            </w:r>
            <w:r w:rsidRPr="00DD3EFB">
              <w:t xml:space="preserve"> (</w:t>
            </w:r>
            <w:r>
              <w:t>«Российский рубль»</w:t>
            </w:r>
            <w:r w:rsidRPr="00DD3EFB">
              <w:t>)</w:t>
            </w:r>
            <w:r>
              <w:t>.</w:t>
            </w:r>
          </w:p>
        </w:tc>
        <w:tc>
          <w:tcPr>
            <w:tcW w:w="1395" w:type="pct"/>
            <w:gridSpan w:val="3"/>
          </w:tcPr>
          <w:p w14:paraId="23585487" w14:textId="641638D1" w:rsidR="00056C63" w:rsidRPr="00742D5E" w:rsidRDefault="00056C63" w:rsidP="00056C63">
            <w:pPr>
              <w:pStyle w:val="ad"/>
              <w:jc w:val="left"/>
            </w:pPr>
            <w:r>
              <w:lastRenderedPageBreak/>
              <w:t>Если в поле «Валюта контракта»</w:t>
            </w:r>
            <w:r w:rsidRPr="00FC0F80">
              <w:t xml:space="preserve"> </w:t>
            </w:r>
            <w:r>
              <w:t>(</w:t>
            </w:r>
            <w:r>
              <w:rPr>
                <w:lang w:val="en-US"/>
              </w:rPr>
              <w:t>priceInfo</w:t>
            </w:r>
            <w:r w:rsidRPr="00FC0F80">
              <w:t>\</w:t>
            </w:r>
            <w:r>
              <w:rPr>
                <w:lang w:val="en-US"/>
              </w:rPr>
              <w:t>currency</w:t>
            </w:r>
            <w:r w:rsidRPr="00DD3EFB">
              <w:t>\</w:t>
            </w:r>
            <w:r>
              <w:rPr>
                <w:lang w:val="en-US"/>
              </w:rPr>
              <w:t>code</w:t>
            </w:r>
            <w:r>
              <w:t xml:space="preserve">) выбрано значение </w:t>
            </w:r>
            <w:r>
              <w:rPr>
                <w:lang w:val="en-US"/>
              </w:rPr>
              <w:t>RUB</w:t>
            </w:r>
            <w:r w:rsidRPr="00DD3EFB">
              <w:t xml:space="preserve"> (</w:t>
            </w:r>
            <w:r>
              <w:t>«Российский рубль»</w:t>
            </w:r>
            <w:r w:rsidRPr="00DD3EFB">
              <w:t>)</w:t>
            </w:r>
            <w:r>
              <w:t xml:space="preserve">, то поле </w:t>
            </w:r>
            <w:r w:rsidRPr="00FC0F80">
              <w:t>«</w:t>
            </w:r>
            <w:r>
              <w:t>Код</w:t>
            </w:r>
            <w:r w:rsidRPr="00FC0F80">
              <w:t xml:space="preserve"> </w:t>
            </w:r>
            <w:r>
              <w:t>валюты</w:t>
            </w:r>
            <w:r w:rsidRPr="00FC0F80">
              <w:t>» (</w:t>
            </w:r>
            <w:r w:rsidRPr="00C20AF2">
              <w:rPr>
                <w:lang w:val="en-US"/>
              </w:rPr>
              <w:t>enforcement</w:t>
            </w:r>
            <w:r w:rsidRPr="00FC0F80">
              <w:t>\</w:t>
            </w:r>
            <w:r w:rsidRPr="00447EF8">
              <w:rPr>
                <w:lang w:val="en-US"/>
              </w:rPr>
              <w:t>cashAccount</w:t>
            </w:r>
            <w:r w:rsidRPr="00FC0F80">
              <w:t>\</w:t>
            </w:r>
            <w:r>
              <w:rPr>
                <w:lang w:val="en-US"/>
              </w:rPr>
              <w:t>currency</w:t>
            </w:r>
            <w:r w:rsidRPr="00FC0F80">
              <w:t>\</w:t>
            </w:r>
            <w:r w:rsidRPr="00EF0592">
              <w:rPr>
                <w:lang w:val="en-US"/>
              </w:rPr>
              <w:t>code</w:t>
            </w:r>
            <w:r w:rsidRPr="00FC0F80">
              <w:t>)</w:t>
            </w:r>
            <w:r>
              <w:t xml:space="preserve"> должно заполняться значением </w:t>
            </w:r>
            <w:r>
              <w:rPr>
                <w:lang w:val="en-US"/>
              </w:rPr>
              <w:t>RUB</w:t>
            </w:r>
            <w:r w:rsidRPr="00DD3EFB">
              <w:t xml:space="preserve"> (</w:t>
            </w:r>
            <w:r>
              <w:t>«Российский рубль»</w:t>
            </w:r>
            <w:r w:rsidRPr="00DD3EFB">
              <w:t>)</w:t>
            </w:r>
            <w:r>
              <w:t>.</w:t>
            </w:r>
          </w:p>
          <w:p w14:paraId="5107150A" w14:textId="27BD9775" w:rsidR="00056C63" w:rsidRPr="000E4FE8" w:rsidRDefault="00056C63" w:rsidP="00056C63">
            <w:pPr>
              <w:pStyle w:val="ad"/>
              <w:jc w:val="left"/>
            </w:pPr>
            <w:r>
              <w:t>Если в поле «Валюта контракта»</w:t>
            </w:r>
            <w:r w:rsidRPr="00FC0F80">
              <w:t xml:space="preserve"> </w:t>
            </w:r>
            <w:r>
              <w:t>(</w:t>
            </w:r>
            <w:r>
              <w:rPr>
                <w:lang w:val="en-US"/>
              </w:rPr>
              <w:t>priceInfo</w:t>
            </w:r>
            <w:r w:rsidRPr="00FC0F80">
              <w:t>\</w:t>
            </w:r>
            <w:r>
              <w:rPr>
                <w:lang w:val="en-US"/>
              </w:rPr>
              <w:t>currency</w:t>
            </w:r>
            <w:r w:rsidRPr="00DD3EFB">
              <w:t>\</w:t>
            </w:r>
            <w:r>
              <w:rPr>
                <w:lang w:val="en-US"/>
              </w:rPr>
              <w:t>code</w:t>
            </w:r>
            <w:r>
              <w:t xml:space="preserve">) выбрано значение отличное от </w:t>
            </w:r>
            <w:r>
              <w:rPr>
                <w:lang w:val="en-US"/>
              </w:rPr>
              <w:t>RUB</w:t>
            </w:r>
            <w:r w:rsidRPr="00DD3EFB">
              <w:t xml:space="preserve"> (</w:t>
            </w:r>
            <w:r>
              <w:t>«Российский рубль»</w:t>
            </w:r>
            <w:r w:rsidRPr="00DD3EFB">
              <w:t>)</w:t>
            </w:r>
            <w:r>
              <w:t xml:space="preserve">, то в поле </w:t>
            </w:r>
            <w:r w:rsidRPr="00FC0F80">
              <w:lastRenderedPageBreak/>
              <w:t>«</w:t>
            </w:r>
            <w:r>
              <w:t>Код</w:t>
            </w:r>
            <w:r w:rsidRPr="00FC0F80">
              <w:t xml:space="preserve"> </w:t>
            </w:r>
            <w:r>
              <w:t>валюты</w:t>
            </w:r>
            <w:r w:rsidRPr="00FC0F80">
              <w:t>» (</w:t>
            </w:r>
            <w:r w:rsidRPr="00C20AF2">
              <w:rPr>
                <w:lang w:val="en-US"/>
              </w:rPr>
              <w:t>enforcement</w:t>
            </w:r>
            <w:r w:rsidRPr="00FC0F80">
              <w:t>\</w:t>
            </w:r>
            <w:r w:rsidRPr="00447EF8">
              <w:rPr>
                <w:lang w:val="en-US"/>
              </w:rPr>
              <w:t>cashAccount</w:t>
            </w:r>
            <w:r w:rsidRPr="00FC0F80">
              <w:t>\</w:t>
            </w:r>
            <w:r>
              <w:rPr>
                <w:lang w:val="en-US"/>
              </w:rPr>
              <w:t>currency</w:t>
            </w:r>
            <w:r w:rsidRPr="00FC0F80">
              <w:t>\</w:t>
            </w:r>
            <w:r w:rsidRPr="00EF0592">
              <w:rPr>
                <w:lang w:val="en-US"/>
              </w:rPr>
              <w:t>code</w:t>
            </w:r>
            <w:r w:rsidRPr="00FC0F80">
              <w:t>)</w:t>
            </w:r>
            <w:r>
              <w:t xml:space="preserve"> можно указать ту же валюту, что и в поле «Валюта контракта»</w:t>
            </w:r>
            <w:r w:rsidRPr="00FC0F80">
              <w:t xml:space="preserve"> </w:t>
            </w:r>
            <w:r>
              <w:t>(</w:t>
            </w:r>
            <w:r>
              <w:rPr>
                <w:lang w:val="en-US"/>
              </w:rPr>
              <w:t>priceInfo</w:t>
            </w:r>
            <w:r w:rsidRPr="00FC0F80">
              <w:t>\</w:t>
            </w:r>
            <w:r>
              <w:rPr>
                <w:lang w:val="en-US"/>
              </w:rPr>
              <w:t>currency</w:t>
            </w:r>
            <w:r w:rsidRPr="00DD3EFB">
              <w:t>\</w:t>
            </w:r>
            <w:r>
              <w:rPr>
                <w:lang w:val="en-US"/>
              </w:rPr>
              <w:t>code</w:t>
            </w:r>
            <w:r>
              <w:t xml:space="preserve">) или </w:t>
            </w:r>
            <w:r>
              <w:rPr>
                <w:lang w:val="en-US"/>
              </w:rPr>
              <w:t>RUB</w:t>
            </w:r>
            <w:r w:rsidRPr="00DD3EFB">
              <w:t xml:space="preserve"> (</w:t>
            </w:r>
            <w:r>
              <w:t>«Российский рубль»</w:t>
            </w:r>
            <w:r w:rsidRPr="00DD3EFB">
              <w:t>)</w:t>
            </w:r>
            <w:r>
              <w:t>.</w:t>
            </w:r>
          </w:p>
        </w:tc>
      </w:tr>
      <w:tr w:rsidR="00056C63" w:rsidRPr="000E4FE8" w14:paraId="74544FB0" w14:textId="77777777" w:rsidTr="00AA184A">
        <w:trPr>
          <w:trHeight w:val="348"/>
        </w:trPr>
        <w:tc>
          <w:tcPr>
            <w:tcW w:w="841" w:type="pct"/>
            <w:gridSpan w:val="2"/>
          </w:tcPr>
          <w:p w14:paraId="5B5D5D73" w14:textId="1CACE23B" w:rsidR="00056C63" w:rsidRPr="00BA2E7C" w:rsidRDefault="00056C63" w:rsidP="00056C63">
            <w:pPr>
              <w:pStyle w:val="ad"/>
              <w:jc w:val="left"/>
              <w:rPr>
                <w:lang w:val="en-US"/>
              </w:rPr>
            </w:pPr>
            <w:r>
              <w:lastRenderedPageBreak/>
              <w:t>РК_ИК_00</w:t>
            </w:r>
            <w:r>
              <w:rPr>
                <w:lang w:val="en-US"/>
              </w:rPr>
              <w:t>26</w:t>
            </w:r>
          </w:p>
        </w:tc>
        <w:tc>
          <w:tcPr>
            <w:tcW w:w="234" w:type="pct"/>
            <w:gridSpan w:val="2"/>
          </w:tcPr>
          <w:p w14:paraId="27D6EFB4" w14:textId="77777777" w:rsidR="00056C63" w:rsidRPr="000E4FE8" w:rsidRDefault="00056C63" w:rsidP="00056C63">
            <w:pPr>
              <w:pStyle w:val="ad"/>
              <w:jc w:val="left"/>
            </w:pPr>
          </w:p>
        </w:tc>
        <w:tc>
          <w:tcPr>
            <w:tcW w:w="1056" w:type="pct"/>
            <w:gridSpan w:val="2"/>
          </w:tcPr>
          <w:p w14:paraId="7BB68795" w14:textId="19A60324" w:rsidR="00056C63" w:rsidRPr="00EF0592" w:rsidRDefault="00056C63" w:rsidP="00056C63">
            <w:pPr>
              <w:pStyle w:val="ad"/>
              <w:jc w:val="left"/>
              <w:rPr>
                <w:lang w:val="en-US"/>
              </w:rPr>
            </w:pPr>
            <w:r>
              <w:t>Поле</w:t>
            </w:r>
            <w:r w:rsidRPr="00EF0592">
              <w:rPr>
                <w:lang w:val="en-US"/>
              </w:rPr>
              <w:t xml:space="preserve"> «</w:t>
            </w:r>
            <w:r>
              <w:t>Код</w:t>
            </w:r>
            <w:r w:rsidRPr="00EF0592">
              <w:rPr>
                <w:lang w:val="en-US"/>
              </w:rPr>
              <w:t xml:space="preserve"> </w:t>
            </w:r>
            <w:r>
              <w:t>валюты</w:t>
            </w:r>
            <w:r w:rsidRPr="00EF0592">
              <w:rPr>
                <w:lang w:val="en-US"/>
              </w:rPr>
              <w:t>» (</w:t>
            </w:r>
            <w:r w:rsidRPr="00C20AF2">
              <w:rPr>
                <w:lang w:val="en-US"/>
              </w:rPr>
              <w:t>enforcement</w:t>
            </w:r>
            <w:r w:rsidRPr="00EF0592">
              <w:rPr>
                <w:lang w:val="en-US"/>
              </w:rPr>
              <w:t>\</w:t>
            </w:r>
            <w:r w:rsidRPr="00447EF8">
              <w:rPr>
                <w:lang w:val="en-US"/>
              </w:rPr>
              <w:t>cashAccount</w:t>
            </w:r>
            <w:r w:rsidRPr="00EF0592">
              <w:rPr>
                <w:lang w:val="en-US"/>
              </w:rPr>
              <w:t>\</w:t>
            </w:r>
            <w:r>
              <w:rPr>
                <w:lang w:val="en-US"/>
              </w:rPr>
              <w:t>currency\</w:t>
            </w:r>
            <w:r w:rsidRPr="00EF0592">
              <w:rPr>
                <w:lang w:val="en-US"/>
              </w:rPr>
              <w:t>code)</w:t>
            </w:r>
          </w:p>
        </w:tc>
        <w:tc>
          <w:tcPr>
            <w:tcW w:w="1474" w:type="pct"/>
            <w:gridSpan w:val="3"/>
          </w:tcPr>
          <w:p w14:paraId="247C4C00" w14:textId="78422EC2" w:rsidR="00056C63" w:rsidRPr="00886E2D" w:rsidRDefault="00056C63" w:rsidP="00056C63">
            <w:pPr>
              <w:pStyle w:val="ad"/>
              <w:jc w:val="left"/>
            </w:pPr>
            <w:r>
              <w:t>Проверяется код валюты</w:t>
            </w:r>
            <w:r w:rsidRPr="007158F6">
              <w:t xml:space="preserve"> </w:t>
            </w:r>
            <w:r w:rsidRPr="00C51A25">
              <w:t xml:space="preserve"> </w:t>
            </w:r>
            <w:r>
              <w:t>на присутствие в актуальном состоянии в справочнике «</w:t>
            </w:r>
            <w:r w:rsidRPr="00A67258">
              <w:t>Список валют, курс на которые устанавливается ЦБ РФ</w:t>
            </w:r>
            <w:r>
              <w:t>» на ООС.</w:t>
            </w:r>
            <w:r w:rsidRPr="00C95149">
              <w:t xml:space="preserve"> </w:t>
            </w:r>
            <w:r>
              <w:t xml:space="preserve">При этом считается, что валюта с кодом </w:t>
            </w:r>
            <w:r>
              <w:rPr>
                <w:lang w:val="en-US"/>
              </w:rPr>
              <w:t>RUB</w:t>
            </w:r>
            <w:r w:rsidRPr="00C95149">
              <w:t xml:space="preserve"> (</w:t>
            </w:r>
            <w:r>
              <w:t>Российский рубль</w:t>
            </w:r>
            <w:r w:rsidRPr="00C95149">
              <w:t xml:space="preserve">) </w:t>
            </w:r>
            <w:r>
              <w:t>присутствует в этом списке (т.е. для нее контроль не выполняется).</w:t>
            </w:r>
          </w:p>
        </w:tc>
        <w:tc>
          <w:tcPr>
            <w:tcW w:w="1395" w:type="pct"/>
            <w:gridSpan w:val="3"/>
          </w:tcPr>
          <w:p w14:paraId="4F7C72FE" w14:textId="73EA1278" w:rsidR="00056C63" w:rsidRPr="000E4FE8" w:rsidRDefault="00056C63" w:rsidP="00056C63">
            <w:pPr>
              <w:pStyle w:val="ad"/>
              <w:jc w:val="left"/>
            </w:pPr>
            <w:r>
              <w:t xml:space="preserve">Валюта с кодом </w:t>
            </w:r>
            <w:r w:rsidRPr="00C51A25">
              <w:t>&lt;</w:t>
            </w:r>
            <w:r>
              <w:t>значение кода</w:t>
            </w:r>
            <w:r w:rsidRPr="00C51A25">
              <w:t>&gt;</w:t>
            </w:r>
            <w:r>
              <w:t xml:space="preserve"> не найдена в актуальном состоянии в справочнике «</w:t>
            </w:r>
            <w:r w:rsidRPr="00A67258">
              <w:t>Список валют, курс на которые устанавливается ЦБ РФ</w:t>
            </w:r>
            <w:r>
              <w:t>» в ЕИС</w:t>
            </w:r>
          </w:p>
        </w:tc>
      </w:tr>
      <w:tr w:rsidR="00056C63" w:rsidRPr="00C3688A" w14:paraId="21E6CDB1" w14:textId="77777777" w:rsidTr="0016040A">
        <w:trPr>
          <w:trHeight w:val="348"/>
        </w:trPr>
        <w:tc>
          <w:tcPr>
            <w:tcW w:w="5000" w:type="pct"/>
            <w:gridSpan w:val="12"/>
          </w:tcPr>
          <w:p w14:paraId="685C9888" w14:textId="6C69045D" w:rsidR="00056C63" w:rsidRPr="00163EA4" w:rsidRDefault="00056C63" w:rsidP="00056C63">
            <w:pPr>
              <w:pStyle w:val="ad"/>
              <w:jc w:val="center"/>
              <w:rPr>
                <w:b/>
                <w:bCs/>
              </w:rPr>
            </w:pPr>
            <w:r w:rsidRPr="00163EA4">
              <w:rPr>
                <w:b/>
                <w:bCs/>
              </w:rPr>
              <w:t>Блок «Обеспечение исполнения контракта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 (subsequentMaintenanceEnforcement).</w:t>
            </w:r>
          </w:p>
          <w:p w14:paraId="13D95D8C" w14:textId="14E67DC8" w:rsidR="00056C63" w:rsidRDefault="00056C63" w:rsidP="00056C63">
            <w:pPr>
              <w:pStyle w:val="ad"/>
              <w:jc w:val="center"/>
            </w:pPr>
          </w:p>
          <w:p w14:paraId="4A47AFA4" w14:textId="0DBE0999" w:rsidR="00056C63" w:rsidRDefault="00056C63" w:rsidP="00056C63">
            <w:pPr>
              <w:pStyle w:val="ad"/>
              <w:jc w:val="left"/>
            </w:pPr>
            <w:r w:rsidRPr="00302E45">
              <w:t>Допускается указание блока только в том случае, если значение признака contractLifeCycle равно true</w:t>
            </w:r>
            <w:r>
              <w:t xml:space="preserve"> (бизнес-контроль </w:t>
            </w:r>
            <w:r w:rsidRPr="00A42058">
              <w:rPr>
                <w:color w:val="000000"/>
              </w:rPr>
              <w:t>АРК_</w:t>
            </w:r>
            <w:r>
              <w:rPr>
                <w:color w:val="000000"/>
              </w:rPr>
              <w:t>3117</w:t>
            </w:r>
            <w:r w:rsidRPr="00A42058">
              <w:rPr>
                <w:color w:val="000000"/>
              </w:rPr>
              <w:t>_</w:t>
            </w:r>
            <w:r w:rsidRPr="00C0727C">
              <w:rPr>
                <w:color w:val="000000"/>
              </w:rPr>
              <w:t>0</w:t>
            </w:r>
            <w:r w:rsidRPr="00302E45">
              <w:rPr>
                <w:color w:val="000000"/>
              </w:rPr>
              <w:t>916</w:t>
            </w:r>
            <w:r>
              <w:t>).</w:t>
            </w:r>
          </w:p>
          <w:p w14:paraId="68125C66" w14:textId="77777777" w:rsidR="00056C63" w:rsidRPr="00465323" w:rsidRDefault="00056C63" w:rsidP="00056C63">
            <w:pPr>
              <w:pStyle w:val="ad"/>
              <w:jc w:val="left"/>
              <w:rPr>
                <w:lang w:val="en-US"/>
              </w:rPr>
            </w:pPr>
            <w:r>
              <w:t>Поля</w:t>
            </w:r>
            <w:r w:rsidRPr="00465323">
              <w:rPr>
                <w:lang w:val="en-US"/>
              </w:rPr>
              <w:t>:</w:t>
            </w:r>
          </w:p>
          <w:p w14:paraId="236FA2D4" w14:textId="661AFD3D" w:rsidR="00056C63" w:rsidRPr="00C20AF2" w:rsidRDefault="00056C63" w:rsidP="00056C63">
            <w:pPr>
              <w:pStyle w:val="ad"/>
              <w:jc w:val="left"/>
              <w:rPr>
                <w:lang w:val="en-US"/>
              </w:rPr>
            </w:pPr>
            <w:r w:rsidRPr="00C20AF2">
              <w:rPr>
                <w:lang w:val="en-US"/>
              </w:rPr>
              <w:t>«</w:t>
            </w:r>
            <w:r w:rsidRPr="00C20AF2">
              <w:t>Валюта</w:t>
            </w:r>
            <w:r w:rsidRPr="00C20AF2">
              <w:rPr>
                <w:lang w:val="en-US"/>
              </w:rPr>
              <w:t xml:space="preserve"> </w:t>
            </w:r>
            <w:r>
              <w:t>независимой</w:t>
            </w:r>
            <w:r w:rsidRPr="00C20AF2">
              <w:rPr>
                <w:lang w:val="en-US"/>
              </w:rPr>
              <w:t xml:space="preserve"> </w:t>
            </w:r>
            <w:r w:rsidRPr="00C20AF2">
              <w:t>гарантии</w:t>
            </w:r>
            <w:r w:rsidRPr="00C20AF2">
              <w:rPr>
                <w:lang w:val="en-US"/>
              </w:rPr>
              <w:t>» (</w:t>
            </w:r>
            <w:r w:rsidRPr="00246757">
              <w:rPr>
                <w:lang w:val="en-US"/>
              </w:rPr>
              <w:t>subsequentMaintenanceEnforcement</w:t>
            </w:r>
            <w:r>
              <w:rPr>
                <w:lang w:val="en-US"/>
              </w:rPr>
              <w:t>\</w:t>
            </w:r>
            <w:r w:rsidRPr="00C20AF2">
              <w:rPr>
                <w:lang w:val="en-US"/>
              </w:rPr>
              <w:t>bankGuarantee</w:t>
            </w:r>
            <w:r>
              <w:rPr>
                <w:lang w:val="en-US"/>
              </w:rPr>
              <w:t>\currency</w:t>
            </w:r>
            <w:r w:rsidRPr="00C20AF2">
              <w:rPr>
                <w:lang w:val="en-US"/>
              </w:rPr>
              <w:t>);</w:t>
            </w:r>
          </w:p>
          <w:p w14:paraId="0CC65677" w14:textId="126F88E3" w:rsidR="00056C63" w:rsidRPr="00C20AF2" w:rsidRDefault="00056C63" w:rsidP="00056C63">
            <w:pPr>
              <w:pStyle w:val="ad"/>
              <w:jc w:val="left"/>
              <w:rPr>
                <w:lang w:val="en-US"/>
              </w:rPr>
            </w:pPr>
            <w:r w:rsidRPr="00C20AF2">
              <w:rPr>
                <w:lang w:val="en-US"/>
              </w:rPr>
              <w:t>«</w:t>
            </w:r>
            <w:r w:rsidRPr="00C20AF2">
              <w:t>Сумма</w:t>
            </w:r>
            <w:r w:rsidRPr="00C20AF2">
              <w:rPr>
                <w:lang w:val="en-US"/>
              </w:rPr>
              <w:t xml:space="preserve"> </w:t>
            </w:r>
            <w:r>
              <w:t>независимой</w:t>
            </w:r>
            <w:r w:rsidRPr="00C20AF2">
              <w:rPr>
                <w:lang w:val="en-US"/>
              </w:rPr>
              <w:t xml:space="preserve"> </w:t>
            </w:r>
            <w:r w:rsidRPr="00C20AF2">
              <w:t>гарантии</w:t>
            </w:r>
            <w:r w:rsidRPr="00C20AF2">
              <w:rPr>
                <w:lang w:val="en-US"/>
              </w:rPr>
              <w:t>» (</w:t>
            </w:r>
            <w:r w:rsidRPr="00246757">
              <w:rPr>
                <w:lang w:val="en-US"/>
              </w:rPr>
              <w:t>subsequentMaintenanceEnforcement</w:t>
            </w:r>
            <w:r>
              <w:rPr>
                <w:lang w:val="en-US"/>
              </w:rPr>
              <w:t>\</w:t>
            </w:r>
            <w:r w:rsidRPr="00C20AF2">
              <w:rPr>
                <w:lang w:val="en-US"/>
              </w:rPr>
              <w:t>bankGuarantee</w:t>
            </w:r>
            <w:r>
              <w:rPr>
                <w:lang w:val="en-US"/>
              </w:rPr>
              <w:t>\</w:t>
            </w:r>
            <w:r w:rsidRPr="00C20AF2">
              <w:rPr>
                <w:lang w:val="en-US"/>
              </w:rPr>
              <w:t>guaranteeAmount)</w:t>
            </w:r>
          </w:p>
          <w:p w14:paraId="2FEFD698" w14:textId="77777777" w:rsidR="00056C63" w:rsidRDefault="00056C63" w:rsidP="00056C63">
            <w:pPr>
              <w:pStyle w:val="ad"/>
              <w:jc w:val="left"/>
            </w:pPr>
            <w:r>
              <w:t>при приеме игнорируются, заполняется при передаче.</w:t>
            </w:r>
          </w:p>
          <w:p w14:paraId="1F084403" w14:textId="77777777" w:rsidR="00056C63" w:rsidRDefault="00056C63" w:rsidP="00056C63">
            <w:pPr>
              <w:pStyle w:val="ad"/>
              <w:jc w:val="left"/>
            </w:pPr>
          </w:p>
          <w:p w14:paraId="1B25E2CF" w14:textId="77777777" w:rsidR="00056C63" w:rsidRPr="00465323" w:rsidRDefault="00056C63" w:rsidP="00056C63">
            <w:pPr>
              <w:pStyle w:val="ad"/>
              <w:jc w:val="left"/>
            </w:pPr>
            <w:r>
              <w:t>Поля</w:t>
            </w:r>
            <w:r w:rsidRPr="00465323">
              <w:t>:</w:t>
            </w:r>
          </w:p>
          <w:p w14:paraId="177AF020" w14:textId="5BE33525" w:rsidR="00056C63" w:rsidRPr="00C20AF2" w:rsidRDefault="00056C63" w:rsidP="00056C63">
            <w:pPr>
              <w:pStyle w:val="ad"/>
              <w:jc w:val="left"/>
            </w:pPr>
            <w:r w:rsidRPr="00C20AF2">
              <w:t xml:space="preserve">«Курс валюты по отношению к рублю на дату выдачи </w:t>
            </w:r>
            <w:r>
              <w:t>независимой</w:t>
            </w:r>
            <w:r w:rsidRPr="00C20AF2">
              <w:t xml:space="preserve"> гарантии» (</w:t>
            </w:r>
            <w:r w:rsidRPr="00246757">
              <w:t>subsequentMaintenanceEnforcement</w:t>
            </w:r>
            <w:r w:rsidRPr="00C20AF2">
              <w:t>\</w:t>
            </w:r>
            <w:r w:rsidRPr="00C20AF2">
              <w:rPr>
                <w:lang w:val="en-US"/>
              </w:rPr>
              <w:t>bankGuarantee</w:t>
            </w:r>
            <w:r w:rsidRPr="00C20AF2">
              <w:t>\</w:t>
            </w:r>
            <w:r>
              <w:rPr>
                <w:lang w:val="en-US"/>
              </w:rPr>
              <w:t>currencyRate</w:t>
            </w:r>
            <w:r w:rsidRPr="00C20AF2">
              <w:t>);</w:t>
            </w:r>
          </w:p>
          <w:p w14:paraId="625AB5B1" w14:textId="367AADA0" w:rsidR="00056C63" w:rsidRDefault="00056C63" w:rsidP="00056C63">
            <w:pPr>
              <w:pStyle w:val="ad"/>
              <w:jc w:val="left"/>
            </w:pPr>
            <w:r w:rsidRPr="00C20AF2">
              <w:t xml:space="preserve">«Сумма </w:t>
            </w:r>
            <w:r>
              <w:t>независимой</w:t>
            </w:r>
            <w:r w:rsidRPr="00C20AF2">
              <w:t xml:space="preserve"> гарантии в рублевом эквиваленте» (</w:t>
            </w:r>
            <w:r w:rsidRPr="00246757">
              <w:t>subsequentMaintenanceEnforcement</w:t>
            </w:r>
            <w:r w:rsidRPr="00C20AF2">
              <w:t>\</w:t>
            </w:r>
            <w:r w:rsidRPr="00C20AF2">
              <w:rPr>
                <w:lang w:val="en-US"/>
              </w:rPr>
              <w:t>bankGuarantee</w:t>
            </w:r>
            <w:r w:rsidRPr="00C20AF2">
              <w:t>\</w:t>
            </w:r>
            <w:r w:rsidRPr="00C20AF2">
              <w:rPr>
                <w:lang w:val="en-US"/>
              </w:rPr>
              <w:t>guaranteeAmountRUR</w:t>
            </w:r>
            <w:r w:rsidRPr="00C20AF2">
              <w:t>)</w:t>
            </w:r>
          </w:p>
          <w:p w14:paraId="4CF93EBC" w14:textId="7CD4BA84" w:rsidR="00056C63" w:rsidRPr="00447EF8" w:rsidRDefault="00056C63" w:rsidP="00056C63">
            <w:pPr>
              <w:pStyle w:val="ad"/>
              <w:jc w:val="left"/>
            </w:pPr>
            <w:r>
              <w:t>при приеме игнорируется, заполняется при передаче,</w:t>
            </w:r>
            <w:r w:rsidRPr="00447EF8">
              <w:t xml:space="preserve"> </w:t>
            </w:r>
            <w:r>
              <w:t>в случае если валюта НГ отлична от рублей.</w:t>
            </w:r>
          </w:p>
          <w:p w14:paraId="10E8A0AB" w14:textId="77777777" w:rsidR="00056C63" w:rsidRDefault="00056C63" w:rsidP="00056C63">
            <w:pPr>
              <w:pStyle w:val="ad"/>
              <w:jc w:val="left"/>
            </w:pPr>
          </w:p>
          <w:p w14:paraId="476888F4" w14:textId="7D6A9384" w:rsidR="00056C63" w:rsidRDefault="00056C63" w:rsidP="00056C63">
            <w:pPr>
              <w:pStyle w:val="ad"/>
              <w:jc w:val="left"/>
            </w:pPr>
            <w:r>
              <w:t>«</w:t>
            </w:r>
            <w:r w:rsidRPr="00447EF8">
              <w:t>Курс валюты по отношению к рублю на дату выдачи обеспечения</w:t>
            </w:r>
            <w:r>
              <w:t>»</w:t>
            </w:r>
            <w:r w:rsidRPr="00C20AF2">
              <w:t xml:space="preserve"> (</w:t>
            </w:r>
            <w:r w:rsidRPr="00246757">
              <w:t>subsequentMaintenanceEnforcement</w:t>
            </w:r>
            <w:r w:rsidRPr="00C20AF2">
              <w:t xml:space="preserve">\ </w:t>
            </w:r>
            <w:r w:rsidRPr="00447EF8">
              <w:rPr>
                <w:lang w:val="en-US"/>
              </w:rPr>
              <w:t>cashAccount</w:t>
            </w:r>
            <w:r w:rsidRPr="00C20AF2">
              <w:t>\</w:t>
            </w:r>
            <w:r>
              <w:rPr>
                <w:lang w:val="en-US"/>
              </w:rPr>
              <w:t>currencyRate</w:t>
            </w:r>
            <w:r w:rsidRPr="00C20AF2">
              <w:t>);</w:t>
            </w:r>
          </w:p>
          <w:p w14:paraId="105AC166" w14:textId="0E57AC3E" w:rsidR="00056C63" w:rsidRPr="00DB121E" w:rsidRDefault="00056C63" w:rsidP="00056C63">
            <w:pPr>
              <w:pStyle w:val="ad"/>
              <w:jc w:val="left"/>
              <w:rPr>
                <w:lang w:val="uk-UA"/>
              </w:rPr>
            </w:pPr>
            <w:r>
              <w:rPr>
                <w:lang w:val="uk-UA"/>
              </w:rPr>
              <w:t>«</w:t>
            </w:r>
            <w:r w:rsidRPr="00DB121E">
              <w:rPr>
                <w:lang w:val="uk-UA"/>
              </w:rPr>
              <w:t>Размер обеспечения исполнения контракта в рублевом эквиваленте</w:t>
            </w:r>
            <w:r>
              <w:rPr>
                <w:lang w:val="uk-UA"/>
              </w:rPr>
              <w:t>» (</w:t>
            </w:r>
            <w:r w:rsidRPr="00246757">
              <w:t>subsequentMaintenanceEnforcement</w:t>
            </w:r>
            <w:r w:rsidRPr="00DB121E">
              <w:rPr>
                <w:lang w:val="uk-UA"/>
              </w:rPr>
              <w:t>/cashAccount/amountRUR</w:t>
            </w:r>
            <w:r>
              <w:rPr>
                <w:lang w:val="uk-UA"/>
              </w:rPr>
              <w:t>)</w:t>
            </w:r>
          </w:p>
          <w:p w14:paraId="04BA27D8" w14:textId="77777777" w:rsidR="00056C63" w:rsidRDefault="00056C63" w:rsidP="00056C63">
            <w:pPr>
              <w:pStyle w:val="ad"/>
              <w:jc w:val="left"/>
            </w:pPr>
            <w:r>
              <w:t>при приеме игнорируется, заполняется при передаче,</w:t>
            </w:r>
            <w:r w:rsidRPr="00447EF8">
              <w:t xml:space="preserve"> </w:t>
            </w:r>
            <w:r>
              <w:t>в случае если валюта обеспечения отлична от рублей.</w:t>
            </w:r>
          </w:p>
          <w:p w14:paraId="2344CFDB" w14:textId="32C9D1FC" w:rsidR="00056C63" w:rsidRDefault="00056C63" w:rsidP="00056C63">
            <w:pPr>
              <w:pStyle w:val="ad"/>
              <w:jc w:val="left"/>
              <w:rPr>
                <w:b/>
              </w:rPr>
            </w:pPr>
          </w:p>
        </w:tc>
      </w:tr>
      <w:tr w:rsidR="00056C63" w14:paraId="329E93FA" w14:textId="77777777" w:rsidTr="00AA184A">
        <w:trPr>
          <w:trHeight w:val="129"/>
        </w:trPr>
        <w:tc>
          <w:tcPr>
            <w:tcW w:w="841" w:type="pct"/>
            <w:gridSpan w:val="2"/>
          </w:tcPr>
          <w:p w14:paraId="21AE1B0F" w14:textId="486E9087" w:rsidR="00056C63" w:rsidRPr="00246757" w:rsidRDefault="00056C63" w:rsidP="00056C63">
            <w:pPr>
              <w:pStyle w:val="ad"/>
              <w:jc w:val="left"/>
              <w:rPr>
                <w:b/>
                <w:lang w:val="uk-UA"/>
              </w:rPr>
            </w:pPr>
            <w:r w:rsidRPr="00246757">
              <w:lastRenderedPageBreak/>
              <w:t>РК_ИК_02</w:t>
            </w:r>
            <w:r>
              <w:rPr>
                <w:lang w:val="uk-UA"/>
              </w:rPr>
              <w:t>90</w:t>
            </w:r>
          </w:p>
        </w:tc>
        <w:tc>
          <w:tcPr>
            <w:tcW w:w="212" w:type="pct"/>
          </w:tcPr>
          <w:p w14:paraId="2F50DD80" w14:textId="77777777" w:rsidR="00056C63" w:rsidRDefault="00056C63" w:rsidP="00056C63">
            <w:pPr>
              <w:pStyle w:val="ad"/>
              <w:jc w:val="left"/>
              <w:rPr>
                <w:b/>
              </w:rPr>
            </w:pPr>
          </w:p>
        </w:tc>
        <w:tc>
          <w:tcPr>
            <w:tcW w:w="1053" w:type="pct"/>
            <w:gridSpan w:val="2"/>
          </w:tcPr>
          <w:p w14:paraId="4C4E432D" w14:textId="5790CCB0" w:rsidR="00056C63" w:rsidRPr="00487995" w:rsidRDefault="00056C63" w:rsidP="00056C63">
            <w:pPr>
              <w:pStyle w:val="ad"/>
              <w:jc w:val="left"/>
              <w:rPr>
                <w:b/>
              </w:rPr>
            </w:pPr>
            <w:r>
              <w:t>Поле</w:t>
            </w:r>
            <w:r w:rsidRPr="00487995">
              <w:t xml:space="preserve"> «</w:t>
            </w:r>
            <w:r w:rsidRPr="007E7491">
              <w:t>Номер</w:t>
            </w:r>
            <w:r w:rsidRPr="00487995">
              <w:t xml:space="preserve"> </w:t>
            </w:r>
            <w:r w:rsidRPr="007E7491">
              <w:t>реестровой</w:t>
            </w:r>
            <w:r w:rsidRPr="00487995">
              <w:t xml:space="preserve"> </w:t>
            </w:r>
            <w:r w:rsidRPr="007E7491">
              <w:t>записи</w:t>
            </w:r>
            <w:r w:rsidRPr="00487995">
              <w:t xml:space="preserve"> </w:t>
            </w:r>
            <w:r>
              <w:t>независимой</w:t>
            </w:r>
            <w:r w:rsidRPr="00487995">
              <w:t xml:space="preserve"> </w:t>
            </w:r>
            <w:r w:rsidRPr="007E7491">
              <w:t>гарантии</w:t>
            </w:r>
            <w:r w:rsidRPr="00487995">
              <w:t>» (</w:t>
            </w:r>
            <w:r w:rsidRPr="00487995">
              <w:rPr>
                <w:lang w:val="en-US"/>
              </w:rPr>
              <w:t>subsequentMaintenanceEnforcement</w:t>
            </w:r>
            <w:r w:rsidRPr="00487995">
              <w:t>\</w:t>
            </w:r>
            <w:r w:rsidRPr="00C20AF2">
              <w:rPr>
                <w:lang w:val="en-US"/>
              </w:rPr>
              <w:t>bankGuarantee</w:t>
            </w:r>
            <w:r w:rsidRPr="00487995">
              <w:t>\</w:t>
            </w:r>
            <w:r>
              <w:rPr>
                <w:lang w:val="en-US"/>
              </w:rPr>
              <w:t>regNumber</w:t>
            </w:r>
            <w:r w:rsidRPr="00487995">
              <w:t>)</w:t>
            </w:r>
          </w:p>
        </w:tc>
        <w:tc>
          <w:tcPr>
            <w:tcW w:w="1476" w:type="pct"/>
            <w:gridSpan w:val="3"/>
          </w:tcPr>
          <w:p w14:paraId="717400B8" w14:textId="1ADEF4BD" w:rsidR="00056C63" w:rsidRDefault="00056C63" w:rsidP="00056C63">
            <w:pPr>
              <w:pStyle w:val="ad"/>
              <w:jc w:val="left"/>
              <w:rPr>
                <w:b/>
              </w:rPr>
            </w:pPr>
            <w:r>
              <w:t xml:space="preserve">Проверяем, что независимая гарантия с таким номером существует, находится </w:t>
            </w:r>
            <w:r w:rsidRPr="00586DC6">
              <w:t xml:space="preserve">на этапе «Опубликовано», с учетом того, что </w:t>
            </w:r>
            <w:r>
              <w:t>независимая</w:t>
            </w:r>
            <w:r w:rsidRPr="00586DC6">
              <w:t xml:space="preserve"> гарантия должна быть выдана в обеспечение исполнения контракта (поле «Обеспечение» в </w:t>
            </w:r>
            <w:r>
              <w:t>гарантии</w:t>
            </w:r>
            <w:r w:rsidRPr="00586DC6">
              <w:t xml:space="preserve"> имеет значение «исполнение контракта»</w:t>
            </w:r>
            <w:r>
              <w:t xml:space="preserve"> </w:t>
            </w:r>
            <w:r w:rsidRPr="002647BA">
              <w:t>SupplyType=C</w:t>
            </w:r>
          </w:p>
        </w:tc>
        <w:tc>
          <w:tcPr>
            <w:tcW w:w="1418" w:type="pct"/>
            <w:gridSpan w:val="4"/>
          </w:tcPr>
          <w:p w14:paraId="0A4C77DA" w14:textId="56F6312B" w:rsidR="00056C63" w:rsidRDefault="00056C63" w:rsidP="00056C63">
            <w:pPr>
              <w:pStyle w:val="ad"/>
              <w:jc w:val="left"/>
              <w:rPr>
                <w:b/>
              </w:rPr>
            </w:pPr>
            <w:r>
              <w:t xml:space="preserve">Независимая гарантия с номером </w:t>
            </w:r>
            <w:r w:rsidRPr="00586DC6">
              <w:t>&lt;</w:t>
            </w:r>
            <w:r>
              <w:t>Номер независимой гарантии</w:t>
            </w:r>
            <w:r w:rsidRPr="00586DC6">
              <w:t xml:space="preserve">&gt; </w:t>
            </w:r>
            <w:r>
              <w:t>должна находится в статусе «Опубликована»</w:t>
            </w:r>
            <w:r w:rsidRPr="00586DC6">
              <w:t xml:space="preserve"> </w:t>
            </w:r>
            <w:r>
              <w:t>а также</w:t>
            </w:r>
            <w:r w:rsidRPr="00586DC6">
              <w:t xml:space="preserve"> должна быть выдана в обеспечение исполнения контракта (поле «Обеспечение» в</w:t>
            </w:r>
            <w:r>
              <w:t xml:space="preserve"> гарантии</w:t>
            </w:r>
            <w:r w:rsidRPr="00586DC6">
              <w:t xml:space="preserve"> имеет значение «исполнение контракта»</w:t>
            </w:r>
          </w:p>
        </w:tc>
      </w:tr>
      <w:tr w:rsidR="00056C63" w14:paraId="56619E40" w14:textId="77777777" w:rsidTr="00AA184A">
        <w:trPr>
          <w:trHeight w:val="128"/>
        </w:trPr>
        <w:tc>
          <w:tcPr>
            <w:tcW w:w="841" w:type="pct"/>
            <w:gridSpan w:val="2"/>
          </w:tcPr>
          <w:p w14:paraId="089FB6FD" w14:textId="6600B19E" w:rsidR="00056C63" w:rsidRDefault="00056C63" w:rsidP="00056C63">
            <w:pPr>
              <w:pStyle w:val="ad"/>
              <w:jc w:val="left"/>
              <w:rPr>
                <w:b/>
              </w:rPr>
            </w:pPr>
            <w:r w:rsidRPr="00246757">
              <w:t>РК_ИК_02</w:t>
            </w:r>
            <w:r>
              <w:rPr>
                <w:lang w:val="uk-UA"/>
              </w:rPr>
              <w:t>91</w:t>
            </w:r>
          </w:p>
        </w:tc>
        <w:tc>
          <w:tcPr>
            <w:tcW w:w="212" w:type="pct"/>
          </w:tcPr>
          <w:p w14:paraId="723BC13A" w14:textId="77777777" w:rsidR="00056C63" w:rsidRDefault="00056C63" w:rsidP="00056C63">
            <w:pPr>
              <w:pStyle w:val="ad"/>
              <w:jc w:val="left"/>
              <w:rPr>
                <w:b/>
              </w:rPr>
            </w:pPr>
          </w:p>
        </w:tc>
        <w:tc>
          <w:tcPr>
            <w:tcW w:w="1053" w:type="pct"/>
            <w:gridSpan w:val="2"/>
          </w:tcPr>
          <w:p w14:paraId="7970CC8C" w14:textId="70415BC2" w:rsidR="00056C63" w:rsidRPr="00246757" w:rsidRDefault="00056C63" w:rsidP="00056C63">
            <w:pPr>
              <w:pStyle w:val="ad"/>
              <w:jc w:val="left"/>
              <w:rPr>
                <w:b/>
                <w:lang w:val="en-US"/>
              </w:rPr>
            </w:pPr>
            <w:r>
              <w:t>Поле</w:t>
            </w:r>
            <w:r w:rsidRPr="00EF0592">
              <w:rPr>
                <w:lang w:val="en-US"/>
              </w:rPr>
              <w:t xml:space="preserve"> «</w:t>
            </w:r>
            <w:r>
              <w:t>Код</w:t>
            </w:r>
            <w:r w:rsidRPr="00EF0592">
              <w:rPr>
                <w:lang w:val="en-US"/>
              </w:rPr>
              <w:t xml:space="preserve"> </w:t>
            </w:r>
            <w:r>
              <w:t>валюты</w:t>
            </w:r>
            <w:r w:rsidRPr="00EF0592">
              <w:rPr>
                <w:lang w:val="en-US"/>
              </w:rPr>
              <w:t>» (</w:t>
            </w:r>
            <w:r w:rsidRPr="00246757">
              <w:rPr>
                <w:lang w:val="en-US"/>
              </w:rPr>
              <w:t>subsequentMaintenanceEnforcement</w:t>
            </w:r>
            <w:r w:rsidRPr="00EF0592">
              <w:rPr>
                <w:lang w:val="en-US"/>
              </w:rPr>
              <w:t>\</w:t>
            </w:r>
            <w:r w:rsidRPr="00447EF8">
              <w:rPr>
                <w:lang w:val="en-US"/>
              </w:rPr>
              <w:t>cashAccount</w:t>
            </w:r>
            <w:r w:rsidRPr="00EF0592">
              <w:rPr>
                <w:lang w:val="en-US"/>
              </w:rPr>
              <w:t>\</w:t>
            </w:r>
            <w:r>
              <w:rPr>
                <w:lang w:val="en-US"/>
              </w:rPr>
              <w:t>currency\</w:t>
            </w:r>
            <w:r w:rsidRPr="00EF0592">
              <w:rPr>
                <w:lang w:val="en-US"/>
              </w:rPr>
              <w:t>code)</w:t>
            </w:r>
          </w:p>
        </w:tc>
        <w:tc>
          <w:tcPr>
            <w:tcW w:w="1476" w:type="pct"/>
            <w:gridSpan w:val="3"/>
          </w:tcPr>
          <w:p w14:paraId="0C6AAE2A" w14:textId="77777777" w:rsidR="00056C63" w:rsidRPr="00742D5E" w:rsidRDefault="00056C63" w:rsidP="00056C63">
            <w:pPr>
              <w:pStyle w:val="ad"/>
              <w:jc w:val="left"/>
            </w:pPr>
            <w:r>
              <w:t>Если в поле «Валюта контракта»</w:t>
            </w:r>
            <w:r w:rsidRPr="00FC0F80">
              <w:t xml:space="preserve"> </w:t>
            </w:r>
            <w:r>
              <w:t>(</w:t>
            </w:r>
            <w:r>
              <w:rPr>
                <w:lang w:val="en-US"/>
              </w:rPr>
              <w:t>priceInfo</w:t>
            </w:r>
            <w:r w:rsidRPr="00FC0F80">
              <w:t>\</w:t>
            </w:r>
            <w:r>
              <w:rPr>
                <w:lang w:val="en-US"/>
              </w:rPr>
              <w:t>currency</w:t>
            </w:r>
            <w:r w:rsidRPr="00DD3EFB">
              <w:t>\</w:t>
            </w:r>
            <w:r>
              <w:rPr>
                <w:lang w:val="en-US"/>
              </w:rPr>
              <w:t>code</w:t>
            </w:r>
            <w:r>
              <w:t xml:space="preserve">) выбрано значение </w:t>
            </w:r>
            <w:r>
              <w:rPr>
                <w:lang w:val="en-US"/>
              </w:rPr>
              <w:t>RUB</w:t>
            </w:r>
            <w:r w:rsidRPr="00DD3EFB">
              <w:t xml:space="preserve"> (</w:t>
            </w:r>
            <w:r>
              <w:t>«Российский рубль»</w:t>
            </w:r>
            <w:r w:rsidRPr="00DD3EFB">
              <w:t>)</w:t>
            </w:r>
            <w:r>
              <w:t xml:space="preserve">, то поле должно заполняться значением </w:t>
            </w:r>
            <w:r>
              <w:rPr>
                <w:lang w:val="en-US"/>
              </w:rPr>
              <w:t>RUB</w:t>
            </w:r>
            <w:r w:rsidRPr="00DD3EFB">
              <w:t xml:space="preserve"> (</w:t>
            </w:r>
            <w:r>
              <w:t>«Российский рубль»</w:t>
            </w:r>
            <w:r w:rsidRPr="00DD3EFB">
              <w:t>)</w:t>
            </w:r>
            <w:r>
              <w:t>.</w:t>
            </w:r>
          </w:p>
          <w:p w14:paraId="73A84478" w14:textId="77777777" w:rsidR="00056C63" w:rsidRDefault="00056C63" w:rsidP="00056C63">
            <w:pPr>
              <w:pStyle w:val="ad"/>
              <w:jc w:val="left"/>
            </w:pPr>
          </w:p>
          <w:p w14:paraId="77640813" w14:textId="19579DCE" w:rsidR="00056C63" w:rsidRDefault="00056C63" w:rsidP="00056C63">
            <w:pPr>
              <w:pStyle w:val="ad"/>
              <w:jc w:val="left"/>
              <w:rPr>
                <w:b/>
              </w:rPr>
            </w:pPr>
            <w:r>
              <w:t>Если в поле «Валюта контракта»</w:t>
            </w:r>
            <w:r w:rsidRPr="00FC0F80">
              <w:t xml:space="preserve"> </w:t>
            </w:r>
            <w:r>
              <w:t>(</w:t>
            </w:r>
            <w:r>
              <w:rPr>
                <w:lang w:val="en-US"/>
              </w:rPr>
              <w:t>priceInfo</w:t>
            </w:r>
            <w:r w:rsidRPr="00FC0F80">
              <w:t>\</w:t>
            </w:r>
            <w:r>
              <w:rPr>
                <w:lang w:val="en-US"/>
              </w:rPr>
              <w:t>currency</w:t>
            </w:r>
            <w:r w:rsidRPr="00DD3EFB">
              <w:t>\</w:t>
            </w:r>
            <w:r>
              <w:rPr>
                <w:lang w:val="en-US"/>
              </w:rPr>
              <w:t>code</w:t>
            </w:r>
            <w:r>
              <w:t xml:space="preserve">) выбрано значение отличное от </w:t>
            </w:r>
            <w:r>
              <w:rPr>
                <w:lang w:val="en-US"/>
              </w:rPr>
              <w:t>RUB</w:t>
            </w:r>
            <w:r w:rsidRPr="00DD3EFB">
              <w:t xml:space="preserve"> (</w:t>
            </w:r>
            <w:r>
              <w:t>«Российский рубль»</w:t>
            </w:r>
            <w:r w:rsidRPr="00DD3EFB">
              <w:t>)</w:t>
            </w:r>
            <w:r>
              <w:t>, то в поле можно указать ту же валюту, что и в поле «Валюта контракта»</w:t>
            </w:r>
            <w:r w:rsidRPr="00FC0F80">
              <w:t xml:space="preserve"> </w:t>
            </w:r>
            <w:r>
              <w:t>(</w:t>
            </w:r>
            <w:r>
              <w:rPr>
                <w:lang w:val="en-US"/>
              </w:rPr>
              <w:t>priceInfo</w:t>
            </w:r>
            <w:r w:rsidRPr="00FC0F80">
              <w:t>\</w:t>
            </w:r>
            <w:r>
              <w:rPr>
                <w:lang w:val="en-US"/>
              </w:rPr>
              <w:t>currency</w:t>
            </w:r>
            <w:r w:rsidRPr="00DD3EFB">
              <w:t>\</w:t>
            </w:r>
            <w:r>
              <w:rPr>
                <w:lang w:val="en-US"/>
              </w:rPr>
              <w:t>code</w:t>
            </w:r>
            <w:r>
              <w:t xml:space="preserve">) или </w:t>
            </w:r>
            <w:r>
              <w:rPr>
                <w:lang w:val="en-US"/>
              </w:rPr>
              <w:t>RUB</w:t>
            </w:r>
            <w:r w:rsidRPr="00DD3EFB">
              <w:t xml:space="preserve"> (</w:t>
            </w:r>
            <w:r>
              <w:t>«Российский рубль»</w:t>
            </w:r>
            <w:r w:rsidRPr="00DD3EFB">
              <w:t>)</w:t>
            </w:r>
            <w:r>
              <w:t>.</w:t>
            </w:r>
          </w:p>
        </w:tc>
        <w:tc>
          <w:tcPr>
            <w:tcW w:w="1418" w:type="pct"/>
            <w:gridSpan w:val="4"/>
          </w:tcPr>
          <w:p w14:paraId="514DB9E2" w14:textId="6448380E" w:rsidR="00056C63" w:rsidRPr="00742D5E" w:rsidRDefault="00056C63" w:rsidP="00056C63">
            <w:pPr>
              <w:pStyle w:val="ad"/>
              <w:jc w:val="left"/>
            </w:pPr>
            <w:r>
              <w:t>Если в поле «Валюта контракта»</w:t>
            </w:r>
            <w:r w:rsidRPr="00FC0F80">
              <w:t xml:space="preserve"> </w:t>
            </w:r>
            <w:r>
              <w:t>(</w:t>
            </w:r>
            <w:r>
              <w:rPr>
                <w:lang w:val="en-US"/>
              </w:rPr>
              <w:t>priceInfo</w:t>
            </w:r>
            <w:r w:rsidRPr="00FC0F80">
              <w:t>\</w:t>
            </w:r>
            <w:r>
              <w:rPr>
                <w:lang w:val="en-US"/>
              </w:rPr>
              <w:t>currency</w:t>
            </w:r>
            <w:r w:rsidRPr="00DD3EFB">
              <w:t>\</w:t>
            </w:r>
            <w:r>
              <w:rPr>
                <w:lang w:val="en-US"/>
              </w:rPr>
              <w:t>code</w:t>
            </w:r>
            <w:r>
              <w:t xml:space="preserve">) выбрано значение </w:t>
            </w:r>
            <w:r>
              <w:rPr>
                <w:lang w:val="en-US"/>
              </w:rPr>
              <w:t>RUB</w:t>
            </w:r>
            <w:r w:rsidRPr="00DD3EFB">
              <w:t xml:space="preserve"> (</w:t>
            </w:r>
            <w:r>
              <w:t>«Российский рубль»</w:t>
            </w:r>
            <w:r w:rsidRPr="00DD3EFB">
              <w:t>)</w:t>
            </w:r>
            <w:r>
              <w:t xml:space="preserve">, то поле </w:t>
            </w:r>
            <w:r w:rsidRPr="00FC0F80">
              <w:t>«</w:t>
            </w:r>
            <w:r>
              <w:t>Код</w:t>
            </w:r>
            <w:r w:rsidRPr="00FC0F80">
              <w:t xml:space="preserve"> </w:t>
            </w:r>
            <w:r>
              <w:t>валюты</w:t>
            </w:r>
            <w:r w:rsidRPr="00FC0F80">
              <w:t>» (</w:t>
            </w:r>
            <w:r w:rsidRPr="00246757">
              <w:t>subsequentMaintenanceEnforcement</w:t>
            </w:r>
            <w:r w:rsidRPr="00FC0F80">
              <w:t>\</w:t>
            </w:r>
            <w:r w:rsidRPr="00447EF8">
              <w:rPr>
                <w:lang w:val="en-US"/>
              </w:rPr>
              <w:t>cashAccount</w:t>
            </w:r>
            <w:r w:rsidRPr="00FC0F80">
              <w:t>\</w:t>
            </w:r>
            <w:r>
              <w:rPr>
                <w:lang w:val="en-US"/>
              </w:rPr>
              <w:t>currency</w:t>
            </w:r>
            <w:r w:rsidRPr="00FC0F80">
              <w:t>\</w:t>
            </w:r>
            <w:r w:rsidRPr="00EF0592">
              <w:rPr>
                <w:lang w:val="en-US"/>
              </w:rPr>
              <w:t>code</w:t>
            </w:r>
            <w:r w:rsidRPr="00FC0F80">
              <w:t>)</w:t>
            </w:r>
            <w:r>
              <w:t xml:space="preserve"> должно заполняться значением </w:t>
            </w:r>
            <w:r>
              <w:rPr>
                <w:lang w:val="en-US"/>
              </w:rPr>
              <w:t>RUB</w:t>
            </w:r>
            <w:r w:rsidRPr="00DD3EFB">
              <w:t xml:space="preserve"> (</w:t>
            </w:r>
            <w:r>
              <w:t>«Российский рубль»</w:t>
            </w:r>
            <w:r w:rsidRPr="00DD3EFB">
              <w:t>)</w:t>
            </w:r>
            <w:r>
              <w:t>.</w:t>
            </w:r>
          </w:p>
          <w:p w14:paraId="5396AC6C" w14:textId="0229F6B3" w:rsidR="00056C63" w:rsidRDefault="00056C63" w:rsidP="00056C63">
            <w:pPr>
              <w:pStyle w:val="ad"/>
              <w:jc w:val="left"/>
              <w:rPr>
                <w:b/>
              </w:rPr>
            </w:pPr>
            <w:r>
              <w:t>Если в поле «Валюта контракта»</w:t>
            </w:r>
            <w:r w:rsidRPr="00FC0F80">
              <w:t xml:space="preserve"> </w:t>
            </w:r>
            <w:r>
              <w:t>(</w:t>
            </w:r>
            <w:r>
              <w:rPr>
                <w:lang w:val="en-US"/>
              </w:rPr>
              <w:t>priceInfo</w:t>
            </w:r>
            <w:r w:rsidRPr="00FC0F80">
              <w:t>\</w:t>
            </w:r>
            <w:r>
              <w:rPr>
                <w:lang w:val="en-US"/>
              </w:rPr>
              <w:t>currency</w:t>
            </w:r>
            <w:r w:rsidRPr="00DD3EFB">
              <w:t>\</w:t>
            </w:r>
            <w:r>
              <w:rPr>
                <w:lang w:val="en-US"/>
              </w:rPr>
              <w:t>code</w:t>
            </w:r>
            <w:r>
              <w:t xml:space="preserve">) выбрано значение отличное от </w:t>
            </w:r>
            <w:r>
              <w:rPr>
                <w:lang w:val="en-US"/>
              </w:rPr>
              <w:t>RUB</w:t>
            </w:r>
            <w:r w:rsidRPr="00DD3EFB">
              <w:t xml:space="preserve"> (</w:t>
            </w:r>
            <w:r>
              <w:t>«Российский рубль»</w:t>
            </w:r>
            <w:r w:rsidRPr="00DD3EFB">
              <w:t>)</w:t>
            </w:r>
            <w:r>
              <w:t xml:space="preserve">, то в поле </w:t>
            </w:r>
            <w:r w:rsidRPr="00FC0F80">
              <w:t>«</w:t>
            </w:r>
            <w:r>
              <w:t>Код</w:t>
            </w:r>
            <w:r w:rsidRPr="00FC0F80">
              <w:t xml:space="preserve"> </w:t>
            </w:r>
            <w:r>
              <w:t>валюты</w:t>
            </w:r>
            <w:r w:rsidRPr="00FC0F80">
              <w:t>» (</w:t>
            </w:r>
            <w:r w:rsidRPr="00246757">
              <w:t>subsequentMaintenanceEnforcement</w:t>
            </w:r>
            <w:r w:rsidRPr="00FC0F80">
              <w:t>\</w:t>
            </w:r>
            <w:r w:rsidRPr="00447EF8">
              <w:rPr>
                <w:lang w:val="en-US"/>
              </w:rPr>
              <w:t>cashAccount</w:t>
            </w:r>
            <w:r w:rsidRPr="00FC0F80">
              <w:t>\</w:t>
            </w:r>
            <w:r>
              <w:rPr>
                <w:lang w:val="en-US"/>
              </w:rPr>
              <w:t>currency</w:t>
            </w:r>
            <w:r w:rsidRPr="00FC0F80">
              <w:t>\</w:t>
            </w:r>
            <w:r w:rsidRPr="00EF0592">
              <w:rPr>
                <w:lang w:val="en-US"/>
              </w:rPr>
              <w:t>code</w:t>
            </w:r>
            <w:r w:rsidRPr="00FC0F80">
              <w:t>)</w:t>
            </w:r>
            <w:r>
              <w:t xml:space="preserve"> можно указать ту же валюту, что и в поле «Валюта контракта»</w:t>
            </w:r>
            <w:r w:rsidRPr="00FC0F80">
              <w:t xml:space="preserve"> </w:t>
            </w:r>
            <w:r>
              <w:t>(</w:t>
            </w:r>
            <w:r>
              <w:rPr>
                <w:lang w:val="en-US"/>
              </w:rPr>
              <w:t>priceInfo</w:t>
            </w:r>
            <w:r w:rsidRPr="00FC0F80">
              <w:t>\</w:t>
            </w:r>
            <w:r>
              <w:rPr>
                <w:lang w:val="en-US"/>
              </w:rPr>
              <w:t>currency</w:t>
            </w:r>
            <w:r w:rsidRPr="00DD3EFB">
              <w:t>\</w:t>
            </w:r>
            <w:r>
              <w:rPr>
                <w:lang w:val="en-US"/>
              </w:rPr>
              <w:t>code</w:t>
            </w:r>
            <w:r>
              <w:t xml:space="preserve">) или </w:t>
            </w:r>
            <w:r>
              <w:rPr>
                <w:lang w:val="en-US"/>
              </w:rPr>
              <w:t>RUB</w:t>
            </w:r>
            <w:r w:rsidRPr="00DD3EFB">
              <w:t xml:space="preserve"> (</w:t>
            </w:r>
            <w:r>
              <w:t>«Российский рубль»</w:t>
            </w:r>
            <w:r w:rsidRPr="00DD3EFB">
              <w:t>)</w:t>
            </w:r>
            <w:r>
              <w:t>.</w:t>
            </w:r>
          </w:p>
        </w:tc>
      </w:tr>
      <w:tr w:rsidR="00056C63" w14:paraId="2CDFFB34" w14:textId="77777777" w:rsidTr="00AA184A">
        <w:trPr>
          <w:trHeight w:val="128"/>
        </w:trPr>
        <w:tc>
          <w:tcPr>
            <w:tcW w:w="841" w:type="pct"/>
            <w:gridSpan w:val="2"/>
          </w:tcPr>
          <w:p w14:paraId="7A00D01E" w14:textId="21D85952" w:rsidR="00056C63" w:rsidRDefault="00056C63" w:rsidP="00056C63">
            <w:pPr>
              <w:pStyle w:val="ad"/>
              <w:jc w:val="left"/>
              <w:rPr>
                <w:b/>
              </w:rPr>
            </w:pPr>
            <w:r w:rsidRPr="00246757">
              <w:t>РК_ИК_02</w:t>
            </w:r>
            <w:r>
              <w:rPr>
                <w:lang w:val="uk-UA"/>
              </w:rPr>
              <w:t>92</w:t>
            </w:r>
          </w:p>
        </w:tc>
        <w:tc>
          <w:tcPr>
            <w:tcW w:w="212" w:type="pct"/>
          </w:tcPr>
          <w:p w14:paraId="0C3D0B0F" w14:textId="77777777" w:rsidR="00056C63" w:rsidRDefault="00056C63" w:rsidP="00056C63">
            <w:pPr>
              <w:pStyle w:val="ad"/>
              <w:jc w:val="left"/>
              <w:rPr>
                <w:b/>
              </w:rPr>
            </w:pPr>
          </w:p>
        </w:tc>
        <w:tc>
          <w:tcPr>
            <w:tcW w:w="1053" w:type="pct"/>
            <w:gridSpan w:val="2"/>
          </w:tcPr>
          <w:p w14:paraId="1CDDF12E" w14:textId="572752F0" w:rsidR="00056C63" w:rsidRPr="00246757" w:rsidRDefault="00056C63" w:rsidP="00056C63">
            <w:pPr>
              <w:pStyle w:val="ad"/>
              <w:jc w:val="left"/>
              <w:rPr>
                <w:b/>
                <w:lang w:val="en-US"/>
              </w:rPr>
            </w:pPr>
            <w:r>
              <w:t>Поле</w:t>
            </w:r>
            <w:r w:rsidRPr="00EF0592">
              <w:rPr>
                <w:lang w:val="en-US"/>
              </w:rPr>
              <w:t xml:space="preserve"> «</w:t>
            </w:r>
            <w:r>
              <w:t>Код</w:t>
            </w:r>
            <w:r w:rsidRPr="00EF0592">
              <w:rPr>
                <w:lang w:val="en-US"/>
              </w:rPr>
              <w:t xml:space="preserve"> </w:t>
            </w:r>
            <w:r>
              <w:t>валюты</w:t>
            </w:r>
            <w:r w:rsidRPr="00EF0592">
              <w:rPr>
                <w:lang w:val="en-US"/>
              </w:rPr>
              <w:t>» (</w:t>
            </w:r>
            <w:r w:rsidRPr="00246757">
              <w:rPr>
                <w:lang w:val="en-US"/>
              </w:rPr>
              <w:t>subsequentMaintenanceEnforcement</w:t>
            </w:r>
            <w:r w:rsidRPr="00EF0592">
              <w:rPr>
                <w:lang w:val="en-US"/>
              </w:rPr>
              <w:t>\</w:t>
            </w:r>
            <w:r w:rsidRPr="00447EF8">
              <w:rPr>
                <w:lang w:val="en-US"/>
              </w:rPr>
              <w:t>cashAccount</w:t>
            </w:r>
            <w:r w:rsidRPr="00EF0592">
              <w:rPr>
                <w:lang w:val="en-US"/>
              </w:rPr>
              <w:t>\</w:t>
            </w:r>
            <w:r>
              <w:rPr>
                <w:lang w:val="en-US"/>
              </w:rPr>
              <w:t>currency\</w:t>
            </w:r>
            <w:r w:rsidRPr="00EF0592">
              <w:rPr>
                <w:lang w:val="en-US"/>
              </w:rPr>
              <w:t>code)</w:t>
            </w:r>
          </w:p>
        </w:tc>
        <w:tc>
          <w:tcPr>
            <w:tcW w:w="1476" w:type="pct"/>
            <w:gridSpan w:val="3"/>
          </w:tcPr>
          <w:p w14:paraId="097A2411" w14:textId="5C84898F" w:rsidR="00056C63" w:rsidRDefault="00056C63" w:rsidP="00056C63">
            <w:pPr>
              <w:pStyle w:val="ad"/>
              <w:jc w:val="left"/>
              <w:rPr>
                <w:b/>
              </w:rPr>
            </w:pPr>
            <w:r>
              <w:t>Проверяется код валюты</w:t>
            </w:r>
            <w:r w:rsidRPr="007158F6">
              <w:t xml:space="preserve"> </w:t>
            </w:r>
            <w:r w:rsidRPr="00C51A25">
              <w:t xml:space="preserve"> </w:t>
            </w:r>
            <w:r>
              <w:t>на присутствие в актуальном состоянии в справочнике «</w:t>
            </w:r>
            <w:r w:rsidRPr="00A67258">
              <w:t>Список валют, курс на которые устанавливается ЦБ РФ</w:t>
            </w:r>
            <w:r>
              <w:t>» на ООС.</w:t>
            </w:r>
            <w:r w:rsidRPr="00C95149">
              <w:t xml:space="preserve"> </w:t>
            </w:r>
            <w:r>
              <w:t xml:space="preserve">При этом считается, что валюта с кодом </w:t>
            </w:r>
            <w:r>
              <w:rPr>
                <w:lang w:val="en-US"/>
              </w:rPr>
              <w:t>RUB</w:t>
            </w:r>
            <w:r w:rsidRPr="00C95149">
              <w:t xml:space="preserve"> (</w:t>
            </w:r>
            <w:r>
              <w:t>Российский рубль</w:t>
            </w:r>
            <w:r w:rsidRPr="00C95149">
              <w:t xml:space="preserve">) </w:t>
            </w:r>
            <w:r>
              <w:t xml:space="preserve">присутствует в этом списке (т.е. </w:t>
            </w:r>
            <w:r>
              <w:lastRenderedPageBreak/>
              <w:t>для нее контроль не выполняется).</w:t>
            </w:r>
          </w:p>
        </w:tc>
        <w:tc>
          <w:tcPr>
            <w:tcW w:w="1418" w:type="pct"/>
            <w:gridSpan w:val="4"/>
          </w:tcPr>
          <w:p w14:paraId="2DC6560D" w14:textId="639E1FE5" w:rsidR="00056C63" w:rsidRDefault="00056C63" w:rsidP="00056C63">
            <w:pPr>
              <w:pStyle w:val="ad"/>
              <w:jc w:val="left"/>
              <w:rPr>
                <w:b/>
              </w:rPr>
            </w:pPr>
            <w:r>
              <w:lastRenderedPageBreak/>
              <w:t xml:space="preserve">Валюта с кодом </w:t>
            </w:r>
            <w:r w:rsidRPr="00C51A25">
              <w:t>&lt;</w:t>
            </w:r>
            <w:r>
              <w:t>значение кода</w:t>
            </w:r>
            <w:r w:rsidRPr="00C51A25">
              <w:t>&gt;</w:t>
            </w:r>
            <w:r>
              <w:t xml:space="preserve"> не найдена в актуальном состоянии в справочнике «</w:t>
            </w:r>
            <w:r w:rsidRPr="00A67258">
              <w:t>Список валют, курс на которые устанавливается ЦБ РФ</w:t>
            </w:r>
            <w:r>
              <w:t>» в ЕИС</w:t>
            </w:r>
          </w:p>
        </w:tc>
      </w:tr>
      <w:tr w:rsidR="00056C63" w:rsidRPr="00C3688A" w14:paraId="3F050050" w14:textId="77777777" w:rsidTr="0016040A">
        <w:trPr>
          <w:trHeight w:val="348"/>
        </w:trPr>
        <w:tc>
          <w:tcPr>
            <w:tcW w:w="5000" w:type="pct"/>
            <w:gridSpan w:val="12"/>
          </w:tcPr>
          <w:p w14:paraId="6A83017E" w14:textId="5DEFE862" w:rsidR="00056C63" w:rsidRDefault="00056C63" w:rsidP="00056C63">
            <w:pPr>
              <w:pStyle w:val="ad"/>
              <w:jc w:val="center"/>
              <w:rPr>
                <w:b/>
              </w:rPr>
            </w:pPr>
            <w:bookmarkStart w:id="76" w:name="st14Info"/>
            <w:r>
              <w:rPr>
                <w:b/>
              </w:rPr>
              <w:t>Блок «</w:t>
            </w:r>
            <w:r w:rsidRPr="0016040A">
              <w:rPr>
                <w:b/>
              </w:rPr>
              <w:t>Информация о применении к закупке национального режима</w:t>
            </w:r>
            <w:r w:rsidRPr="008314E3">
              <w:rPr>
                <w:b/>
              </w:rPr>
              <w:t>» (</w:t>
            </w:r>
            <w:r w:rsidRPr="0016040A">
              <w:rPr>
                <w:b/>
                <w:lang w:val="en-US"/>
              </w:rPr>
              <w:t>st</w:t>
            </w:r>
            <w:r w:rsidRPr="0016040A">
              <w:rPr>
                <w:b/>
              </w:rPr>
              <w:t>14</w:t>
            </w:r>
            <w:r w:rsidRPr="0016040A">
              <w:rPr>
                <w:b/>
                <w:lang w:val="en-US"/>
              </w:rPr>
              <w:t>Info</w:t>
            </w:r>
            <w:r w:rsidRPr="008314E3">
              <w:rPr>
                <w:b/>
              </w:rPr>
              <w:t>)</w:t>
            </w:r>
          </w:p>
          <w:bookmarkEnd w:id="76"/>
          <w:p w14:paraId="57B2E05A" w14:textId="512C5809" w:rsidR="00056C63" w:rsidRDefault="00056C63" w:rsidP="00056C63">
            <w:pPr>
              <w:pStyle w:val="ad"/>
              <w:jc w:val="center"/>
              <w:rPr>
                <w:b/>
              </w:rPr>
            </w:pPr>
          </w:p>
          <w:p w14:paraId="0AEA3431" w14:textId="77777777" w:rsidR="00056C63" w:rsidRDefault="00056C63" w:rsidP="00056C63">
            <w:pPr>
              <w:pStyle w:val="ad"/>
              <w:jc w:val="left"/>
            </w:pPr>
            <w:r w:rsidRPr="003E4D95">
              <w:t xml:space="preserve">Блок «Информация о применении к закупке национального режима» (st14Info) </w:t>
            </w:r>
          </w:p>
          <w:p w14:paraId="320BBFAC" w14:textId="669A20AE" w:rsidR="00056C63" w:rsidRDefault="00056C63" w:rsidP="00056C63">
            <w:pPr>
              <w:pStyle w:val="ad"/>
              <w:jc w:val="left"/>
            </w:pPr>
          </w:p>
          <w:p w14:paraId="59CB3628" w14:textId="77777777" w:rsidR="00056C63" w:rsidRDefault="00056C63" w:rsidP="00056C63">
            <w:pPr>
              <w:pStyle w:val="ad"/>
              <w:jc w:val="left"/>
            </w:pPr>
          </w:p>
          <w:p w14:paraId="63E984FB" w14:textId="08E345B7" w:rsidR="00056C63" w:rsidRDefault="00056C63" w:rsidP="00056C63">
            <w:pPr>
              <w:pStyle w:val="ad"/>
              <w:jc w:val="left"/>
            </w:pPr>
            <w:r>
              <w:t>Игнорируется при приеме, не заполняется при передаче:</w:t>
            </w:r>
          </w:p>
          <w:p w14:paraId="11F625A5" w14:textId="77777777" w:rsidR="00056C63" w:rsidRDefault="00056C63" w:rsidP="00056C63">
            <w:pPr>
              <w:pStyle w:val="ad"/>
              <w:jc w:val="left"/>
            </w:pPr>
          </w:p>
          <w:p w14:paraId="109F72F8" w14:textId="77777777" w:rsidR="00056C63" w:rsidRDefault="00056C63" w:rsidP="00056C63">
            <w:pPr>
              <w:pStyle w:val="ad"/>
              <w:jc w:val="left"/>
            </w:pPr>
            <w:r>
              <w:t>1. если первая версия извещения связанной закупки размещена с даты в настройке «Изменение нац.режима»;</w:t>
            </w:r>
          </w:p>
          <w:p w14:paraId="500A4924" w14:textId="77777777" w:rsidR="00056C63" w:rsidRDefault="00056C63" w:rsidP="00056C63">
            <w:pPr>
              <w:pStyle w:val="ad"/>
              <w:jc w:val="left"/>
            </w:pPr>
            <w:r>
              <w:t>2. если у контракта нет связанной закупки, то с даты в настройке «Изменение нац.режима».</w:t>
            </w:r>
          </w:p>
          <w:p w14:paraId="35A4DAFF" w14:textId="77777777" w:rsidR="00056C63" w:rsidRDefault="00056C63" w:rsidP="00056C63">
            <w:pPr>
              <w:pStyle w:val="ad"/>
              <w:jc w:val="left"/>
            </w:pPr>
          </w:p>
          <w:p w14:paraId="41E4A614" w14:textId="2B0EEC35" w:rsidR="00056C63" w:rsidRDefault="00056C63" w:rsidP="00056C63">
            <w:pPr>
              <w:pStyle w:val="ad"/>
              <w:jc w:val="left"/>
            </w:pPr>
            <w:r>
              <w:t>Иначе принимается из пакета</w:t>
            </w:r>
          </w:p>
          <w:p w14:paraId="768868BE" w14:textId="77777777" w:rsidR="00056C63" w:rsidRDefault="00056C63" w:rsidP="00056C63">
            <w:pPr>
              <w:pStyle w:val="ad"/>
              <w:jc w:val="left"/>
            </w:pPr>
          </w:p>
          <w:p w14:paraId="23B9471E" w14:textId="3CF6F023" w:rsidR="00056C63" w:rsidRDefault="00056C63" w:rsidP="00056C63">
            <w:pPr>
              <w:pStyle w:val="ad"/>
            </w:pPr>
          </w:p>
          <w:p w14:paraId="686750CB" w14:textId="77777777" w:rsidR="00056C63" w:rsidRDefault="00056C63" w:rsidP="00056C63">
            <w:pPr>
              <w:pStyle w:val="ad"/>
            </w:pPr>
          </w:p>
          <w:p w14:paraId="025995AE" w14:textId="3598B7E1" w:rsidR="00056C63" w:rsidRDefault="00056C63" w:rsidP="00056C63">
            <w:pPr>
              <w:pStyle w:val="ad"/>
            </w:pPr>
          </w:p>
          <w:p w14:paraId="3ED2F008" w14:textId="475010C0" w:rsidR="00056C63" w:rsidRDefault="00056C63" w:rsidP="00056C63">
            <w:pPr>
              <w:pStyle w:val="ad"/>
            </w:pPr>
            <w:r w:rsidRPr="0016040A">
              <w:t>При автоматическом заполнении из закупки</w:t>
            </w:r>
            <w:r>
              <w:t xml:space="preserve"> foundation\fcsOrder\order\notificationNumber</w:t>
            </w:r>
            <w:r w:rsidRPr="0016040A">
              <w:t xml:space="preserve"> не наследуются НПА, для которых установлен признак </w:t>
            </w:r>
            <w:r>
              <w:t>«</w:t>
            </w:r>
            <w:r w:rsidRPr="0016040A">
              <w:t>Присутствуют обстоятельства, допускающие исключение, влекущее неприменение запрета, ограничения допуска</w:t>
            </w:r>
            <w:r>
              <w:t>»</w:t>
            </w:r>
            <w:r w:rsidRPr="0016040A">
              <w:t xml:space="preserve"> (restrictionSt14/exception/imposibilityBan)</w:t>
            </w:r>
            <w:r>
              <w:t xml:space="preserve"> в значение </w:t>
            </w:r>
            <w:r>
              <w:rPr>
                <w:lang w:val="en-US"/>
              </w:rPr>
              <w:t>true</w:t>
            </w:r>
            <w:r w:rsidRPr="0016040A">
              <w:t>.</w:t>
            </w:r>
          </w:p>
          <w:p w14:paraId="74FA8466" w14:textId="740C4821" w:rsidR="00056C63" w:rsidRDefault="00056C63" w:rsidP="00056C63">
            <w:pPr>
              <w:pStyle w:val="ad"/>
            </w:pPr>
          </w:p>
          <w:p w14:paraId="16380D9B" w14:textId="37F4CB1C" w:rsidR="00056C63" w:rsidRDefault="00056C63" w:rsidP="00056C63">
            <w:pPr>
              <w:pStyle w:val="ad"/>
            </w:pPr>
            <w:r>
              <w:t>Блок «</w:t>
            </w:r>
            <w:r w:rsidRPr="00883190">
              <w:t>Нормативный правовой акт, определяющий прим</w:t>
            </w:r>
            <w:r>
              <w:t>е</w:t>
            </w:r>
            <w:r w:rsidRPr="00883190">
              <w:t>нени</w:t>
            </w:r>
            <w:r>
              <w:t>е</w:t>
            </w:r>
            <w:r w:rsidRPr="00883190">
              <w:t xml:space="preserve"> национального режима</w:t>
            </w:r>
            <w:r>
              <w:t>» (</w:t>
            </w:r>
            <w:r w:rsidRPr="00883190">
              <w:t>NPAInfo</w:t>
            </w:r>
            <w:r>
              <w:t>).</w:t>
            </w:r>
          </w:p>
          <w:p w14:paraId="52280FD3" w14:textId="77777777" w:rsidR="00056C63" w:rsidRDefault="00056C63" w:rsidP="00056C63">
            <w:pPr>
              <w:pStyle w:val="ad"/>
            </w:pPr>
          </w:p>
          <w:p w14:paraId="369D62E4" w14:textId="2F6392B8" w:rsidR="00056C63" w:rsidRDefault="00056C63" w:rsidP="00056C63">
            <w:pPr>
              <w:pStyle w:val="ad"/>
            </w:pPr>
            <w:r>
              <w:t>Поле «</w:t>
            </w:r>
            <w:r w:rsidRPr="00883190">
              <w:t xml:space="preserve">Код нормативно-правового акта по справочнику </w:t>
            </w:r>
            <w:r>
              <w:t>«</w:t>
            </w:r>
            <w:r w:rsidRPr="00883190">
              <w:t>Нормативно-правовые акты, регулирующие допуск товаров, работ, услуг в соответствии со ст.14 Закона 44-ФЗ</w:t>
            </w:r>
            <w:r>
              <w:t>»</w:t>
            </w:r>
            <w:r w:rsidRPr="00883190">
              <w:t xml:space="preserve"> (nsiTRUAdmissionNPA)</w:t>
            </w:r>
            <w:r>
              <w:t>» (</w:t>
            </w:r>
            <w:r w:rsidRPr="00FA5FBC">
              <w:t>st14Info/</w:t>
            </w:r>
            <w:r>
              <w:t>NPAsInfo/NPAInfo/</w:t>
            </w:r>
            <w:r w:rsidRPr="00FA5FBC">
              <w:t>code</w:t>
            </w:r>
            <w:r>
              <w:t xml:space="preserve">). Проверяется наличие указанного кода по справочнику </w:t>
            </w:r>
            <w:r w:rsidRPr="00883190">
              <w:t>nsiTRUAdmissionNPA</w:t>
            </w:r>
            <w:r>
              <w:t>.</w:t>
            </w:r>
          </w:p>
          <w:p w14:paraId="41892E41" w14:textId="4D33CF5A" w:rsidR="00056C63" w:rsidRPr="00DA55F1" w:rsidRDefault="00056C63" w:rsidP="00056C63">
            <w:pPr>
              <w:pStyle w:val="ad"/>
            </w:pPr>
            <w:r>
              <w:t>Поле</w:t>
            </w:r>
            <w:r w:rsidRPr="00DA55F1">
              <w:t xml:space="preserve"> «</w:t>
            </w:r>
            <w:r>
              <w:t xml:space="preserve"> </w:t>
            </w:r>
            <w:r w:rsidRPr="00DA55F1">
              <w:t>Наименова</w:t>
            </w:r>
            <w:r>
              <w:t>ние нормативно-правового акта</w:t>
            </w:r>
            <w:r w:rsidRPr="00DA55F1">
              <w:t>» (</w:t>
            </w:r>
            <w:r>
              <w:rPr>
                <w:lang w:val="en-US"/>
              </w:rPr>
              <w:t>st</w:t>
            </w:r>
            <w:r w:rsidRPr="00DA55F1">
              <w:t>14</w:t>
            </w:r>
            <w:r>
              <w:rPr>
                <w:lang w:val="en-US"/>
              </w:rPr>
              <w:t>Info</w:t>
            </w:r>
            <w:r w:rsidRPr="00DA55F1">
              <w:t>/</w:t>
            </w:r>
            <w:r>
              <w:rPr>
                <w:lang w:val="en-US"/>
              </w:rPr>
              <w:t>NPAsInfo</w:t>
            </w:r>
            <w:r w:rsidRPr="00DA55F1">
              <w:t>/</w:t>
            </w:r>
            <w:r>
              <w:rPr>
                <w:lang w:val="en-US"/>
              </w:rPr>
              <w:t>NPAInfo</w:t>
            </w:r>
            <w:r w:rsidRPr="00DA55F1">
              <w:t>/</w:t>
            </w:r>
            <w:r w:rsidRPr="00DA55F1">
              <w:rPr>
                <w:lang w:val="en-US"/>
              </w:rPr>
              <w:t>name</w:t>
            </w:r>
            <w:r w:rsidRPr="00DA55F1">
              <w:t>).</w:t>
            </w:r>
            <w:r>
              <w:t xml:space="preserve"> </w:t>
            </w:r>
            <w:r w:rsidRPr="00DA55F1">
              <w:t>Игнорируется при приеме. Заполняется  при передаче</w:t>
            </w:r>
            <w:r>
              <w:t>.</w:t>
            </w:r>
          </w:p>
          <w:p w14:paraId="1BA3C9D6" w14:textId="4A29FA54" w:rsidR="00056C63" w:rsidRDefault="00056C63" w:rsidP="00056C63">
            <w:pPr>
              <w:pStyle w:val="ad"/>
            </w:pPr>
            <w:r>
              <w:t>Поле «</w:t>
            </w:r>
            <w:r w:rsidRPr="00DA55F1">
              <w:t>Краткое наименова</w:t>
            </w:r>
            <w:r>
              <w:t>ние нормативно-правового акта» (</w:t>
            </w:r>
            <w:r w:rsidRPr="00DA55F1">
              <w:t>st14Info/NPAsInfo/NPAInfo/base:shortName</w:t>
            </w:r>
            <w:r>
              <w:t xml:space="preserve">) . </w:t>
            </w:r>
            <w:r w:rsidRPr="00DA55F1">
              <w:t>Игнорируется при приеме. Заполняется  при передаче</w:t>
            </w:r>
            <w:r>
              <w:t>.</w:t>
            </w:r>
          </w:p>
          <w:p w14:paraId="477533E5" w14:textId="2E9BAF30" w:rsidR="00056C63" w:rsidRDefault="00056C63" w:rsidP="00056C63">
            <w:pPr>
              <w:pStyle w:val="ad"/>
            </w:pPr>
          </w:p>
          <w:p w14:paraId="259C8016" w14:textId="1E856CDF" w:rsidR="00056C63" w:rsidRPr="00C3688A" w:rsidRDefault="00056C63" w:rsidP="00056C63">
            <w:pPr>
              <w:pStyle w:val="ad"/>
            </w:pPr>
            <w:r>
              <w:t>Поле</w:t>
            </w:r>
            <w:r w:rsidRPr="00005651">
              <w:t xml:space="preserve"> «</w:t>
            </w:r>
            <w:r>
              <w:t>Вид</w:t>
            </w:r>
            <w:r w:rsidRPr="00005651">
              <w:t xml:space="preserve"> </w:t>
            </w:r>
            <w:r>
              <w:t>требования</w:t>
            </w:r>
            <w:r w:rsidRPr="00005651">
              <w:t>» (</w:t>
            </w:r>
            <w:r w:rsidRPr="00C3688A">
              <w:rPr>
                <w:lang w:val="en-US"/>
              </w:rPr>
              <w:t>st</w:t>
            </w:r>
            <w:r w:rsidRPr="00005651">
              <w:t>14</w:t>
            </w:r>
            <w:r w:rsidRPr="00C3688A">
              <w:rPr>
                <w:lang w:val="en-US"/>
              </w:rPr>
              <w:t>Info</w:t>
            </w:r>
            <w:r w:rsidRPr="00005651">
              <w:t>/</w:t>
            </w:r>
            <w:r w:rsidRPr="00C3688A">
              <w:rPr>
                <w:lang w:val="en-US"/>
              </w:rPr>
              <w:t>NPAsInfo</w:t>
            </w:r>
            <w:r w:rsidRPr="00005651">
              <w:t>/</w:t>
            </w:r>
            <w:r w:rsidRPr="00C3688A">
              <w:rPr>
                <w:lang w:val="en-US"/>
              </w:rPr>
              <w:t>requirementType</w:t>
            </w:r>
            <w:r w:rsidRPr="00005651">
              <w:t xml:space="preserve">). </w:t>
            </w:r>
            <w:r w:rsidRPr="00C3688A">
              <w:t xml:space="preserve">При приеме игнорируется. Заполняется автоматически на основании справочника </w:t>
            </w:r>
            <w:r>
              <w:t>«</w:t>
            </w:r>
            <w:r w:rsidRPr="00C3688A">
              <w:t>Виды требований на допуск товаров, работ, услуг, происходящих из ино-странных государств</w:t>
            </w:r>
            <w:r>
              <w:t>»</w:t>
            </w:r>
            <w:r w:rsidRPr="00C3688A">
              <w:t xml:space="preserve"> (</w:t>
            </w:r>
            <w:r w:rsidRPr="00C3688A">
              <w:rPr>
                <w:lang w:val="en-US"/>
              </w:rPr>
              <w:t>nsiTRUAdmissionType</w:t>
            </w:r>
            <w:r w:rsidRPr="00C3688A">
              <w:t>)</w:t>
            </w:r>
          </w:p>
          <w:p w14:paraId="55A89265" w14:textId="636666CF" w:rsidR="00056C63" w:rsidRPr="00C3688A" w:rsidRDefault="00056C63" w:rsidP="00056C63">
            <w:pPr>
              <w:pStyle w:val="ad"/>
              <w:jc w:val="left"/>
            </w:pPr>
          </w:p>
        </w:tc>
      </w:tr>
      <w:tr w:rsidR="00056C63" w:rsidRPr="00DA55F1" w14:paraId="34263BE0" w14:textId="77777777" w:rsidTr="00AA184A">
        <w:trPr>
          <w:trHeight w:val="348"/>
        </w:trPr>
        <w:tc>
          <w:tcPr>
            <w:tcW w:w="841" w:type="pct"/>
            <w:gridSpan w:val="2"/>
          </w:tcPr>
          <w:p w14:paraId="43095AB1" w14:textId="020B533A" w:rsidR="00056C63" w:rsidRPr="00C3688A" w:rsidRDefault="00056C63" w:rsidP="00056C63">
            <w:pPr>
              <w:pStyle w:val="ad"/>
              <w:jc w:val="left"/>
            </w:pPr>
            <w:r w:rsidRPr="00D060B6">
              <w:t>РК_ИК_0245</w:t>
            </w:r>
          </w:p>
        </w:tc>
        <w:tc>
          <w:tcPr>
            <w:tcW w:w="234" w:type="pct"/>
            <w:gridSpan w:val="2"/>
          </w:tcPr>
          <w:p w14:paraId="58E903AD" w14:textId="77777777" w:rsidR="00056C63" w:rsidRPr="00C3688A" w:rsidRDefault="00056C63" w:rsidP="00056C63">
            <w:pPr>
              <w:pStyle w:val="ad"/>
              <w:jc w:val="left"/>
            </w:pPr>
          </w:p>
        </w:tc>
        <w:tc>
          <w:tcPr>
            <w:tcW w:w="1056" w:type="pct"/>
            <w:gridSpan w:val="2"/>
          </w:tcPr>
          <w:p w14:paraId="7E3EF9B5" w14:textId="5ECC7F57" w:rsidR="00056C63" w:rsidRPr="00DA55F1" w:rsidRDefault="00056C63" w:rsidP="00056C63">
            <w:pPr>
              <w:pStyle w:val="ad"/>
              <w:jc w:val="left"/>
            </w:pPr>
            <w:r>
              <w:t>Поле «</w:t>
            </w:r>
            <w:r w:rsidRPr="00883190">
              <w:t xml:space="preserve">Код нормативно-правового акта по справочнику </w:t>
            </w:r>
            <w:r>
              <w:t>«</w:t>
            </w:r>
            <w:r w:rsidRPr="00883190">
              <w:t>Нормативно-правовые акты, регулирующие допуск товаров, работ, услуг в соответствии со ст.14 Закона 44-ФЗ</w:t>
            </w:r>
            <w:r>
              <w:t>»</w:t>
            </w:r>
            <w:r w:rsidRPr="00883190">
              <w:t xml:space="preserve"> </w:t>
            </w:r>
            <w:r w:rsidRPr="00883190">
              <w:lastRenderedPageBreak/>
              <w:t>(nsiTRUAdmissionNPA)</w:t>
            </w:r>
            <w:r>
              <w:t>» (</w:t>
            </w:r>
            <w:r w:rsidRPr="00FA5FBC">
              <w:t>st14Info/</w:t>
            </w:r>
            <w:r>
              <w:t>NPAsInfo/NPAInfo/</w:t>
            </w:r>
            <w:r w:rsidRPr="00FA5FBC">
              <w:t>code</w:t>
            </w:r>
            <w:r>
              <w:t>)</w:t>
            </w:r>
          </w:p>
        </w:tc>
        <w:tc>
          <w:tcPr>
            <w:tcW w:w="1474" w:type="pct"/>
            <w:gridSpan w:val="3"/>
          </w:tcPr>
          <w:p w14:paraId="50FE8A3E" w14:textId="19D04F93" w:rsidR="00056C63" w:rsidRPr="00DA55F1" w:rsidRDefault="00056C63" w:rsidP="00056C63">
            <w:pPr>
              <w:pStyle w:val="ad"/>
              <w:jc w:val="left"/>
            </w:pPr>
            <w:r>
              <w:lastRenderedPageBreak/>
              <w:t xml:space="preserve">Если в таблице с перечнем НПА содержиться хотя бы одна запись, то она должна быть найдена в справочнике «Нормативно-правовые акты, регулирующие допуск товаров, работ, услуг в соответствии со ст.14 Закона 44-ФЗ» </w:t>
            </w:r>
            <w:r w:rsidRPr="00C3688A">
              <w:t>(nsiTRUAdmissionNPA)</w:t>
            </w:r>
          </w:p>
        </w:tc>
        <w:tc>
          <w:tcPr>
            <w:tcW w:w="1395" w:type="pct"/>
            <w:gridSpan w:val="3"/>
          </w:tcPr>
          <w:p w14:paraId="500A3F2B" w14:textId="67896E7A" w:rsidR="00056C63" w:rsidRPr="00DA55F1" w:rsidRDefault="00056C63" w:rsidP="00056C63">
            <w:pPr>
              <w:pStyle w:val="ad"/>
              <w:jc w:val="left"/>
            </w:pPr>
            <w:r w:rsidRPr="00F75890">
              <w:t xml:space="preserve">Нормативно-правовой акт, регулирующий допуск товаров, работ, услуг в соответствии со ст.14 Закона 44-ФЗ с кодом </w:t>
            </w:r>
            <w:r w:rsidRPr="00C3688A">
              <w:t>&lt;</w:t>
            </w:r>
            <w:r>
              <w:t xml:space="preserve">значение поля </w:t>
            </w:r>
            <w:r w:rsidRPr="00FA5FBC">
              <w:t>st14Info/</w:t>
            </w:r>
            <w:r>
              <w:t>NPAsInfo/NPAInfo/</w:t>
            </w:r>
            <w:r w:rsidRPr="00FA5FBC">
              <w:t>code</w:t>
            </w:r>
            <w:r w:rsidRPr="00C3688A">
              <w:t xml:space="preserve"> &gt;</w:t>
            </w:r>
            <w:r w:rsidRPr="00F75890">
              <w:t xml:space="preserve"> не найден в справочнике</w:t>
            </w:r>
            <w:r>
              <w:t xml:space="preserve"> «Нормативно-правовые акты, регулирующие допуск </w:t>
            </w:r>
            <w:r>
              <w:lastRenderedPageBreak/>
              <w:t>товаров, работ, услуг в соответствии со ст.14 Закона 44-ФЗ» (nsiTRUAdmissionNPA)</w:t>
            </w:r>
            <w:r w:rsidRPr="00F75890">
              <w:t>.</w:t>
            </w:r>
          </w:p>
        </w:tc>
      </w:tr>
      <w:tr w:rsidR="00056C63" w:rsidRPr="002D2859" w14:paraId="4E541159" w14:textId="77777777" w:rsidTr="00F427CD">
        <w:trPr>
          <w:trHeight w:val="348"/>
        </w:trPr>
        <w:tc>
          <w:tcPr>
            <w:tcW w:w="5000" w:type="pct"/>
            <w:gridSpan w:val="12"/>
          </w:tcPr>
          <w:p w14:paraId="203BC55E" w14:textId="77777777" w:rsidR="00056C63" w:rsidRDefault="00056C63" w:rsidP="00056C63">
            <w:pPr>
              <w:pStyle w:val="ad"/>
              <w:jc w:val="left"/>
              <w:rPr>
                <w:b/>
              </w:rPr>
            </w:pPr>
            <w:bookmarkStart w:id="77" w:name="isSt14NationalTreatment"/>
            <w:r>
              <w:rPr>
                <w:b/>
              </w:rPr>
              <w:lastRenderedPageBreak/>
              <w:t xml:space="preserve">Поле </w:t>
            </w:r>
            <w:r w:rsidRPr="00CF0708">
              <w:rPr>
                <w:b/>
              </w:rPr>
              <w:t>«К закупке применяется национальный режим в соответствии со статьей 14 Закона № 44-ФЗ» (isSt14NationalTreatment)</w:t>
            </w:r>
            <w:bookmarkEnd w:id="77"/>
            <w:r>
              <w:rPr>
                <w:b/>
              </w:rPr>
              <w:t xml:space="preserve">. </w:t>
            </w:r>
          </w:p>
          <w:p w14:paraId="300F7B72" w14:textId="77777777" w:rsidR="00056C63" w:rsidRDefault="00056C63" w:rsidP="00056C63">
            <w:pPr>
              <w:pStyle w:val="ad"/>
              <w:jc w:val="left"/>
            </w:pPr>
            <w:r>
              <w:t>Игнорируется при приеме, заполняется автоматически, если первая версия извещения связанной закупки размещена с даты в настройке «Изменение нац.режима». Признак устанавливается, если в связанной закупке хотя бы для одного объекта закупки установлен один из признаков:</w:t>
            </w:r>
          </w:p>
          <w:p w14:paraId="5CFF8527" w14:textId="77777777" w:rsidR="00056C63" w:rsidRDefault="00056C63" w:rsidP="00056C63">
            <w:pPr>
              <w:pStyle w:val="ad"/>
              <w:numPr>
                <w:ilvl w:val="0"/>
                <w:numId w:val="265"/>
              </w:numPr>
              <w:jc w:val="left"/>
            </w:pPr>
            <w:r>
              <w:t>«Запрет закупок товаров, происходящих из иностранных государств, выполняемых работ, оказываемых услуг иностранными лицами» (</w:t>
            </w:r>
            <w:r w:rsidRPr="00CF0708">
              <w:t>isProhibitionForeignPurchaseObjects</w:t>
            </w:r>
            <w:r>
              <w:t>);</w:t>
            </w:r>
          </w:p>
          <w:p w14:paraId="51A4009C" w14:textId="77777777" w:rsidR="00056C63" w:rsidRDefault="00056C63" w:rsidP="00056C63">
            <w:pPr>
              <w:pStyle w:val="ad"/>
              <w:numPr>
                <w:ilvl w:val="0"/>
                <w:numId w:val="265"/>
              </w:numPr>
              <w:jc w:val="left"/>
            </w:pPr>
            <w:r>
              <w:t>«Ограничение закупок товаров, происходящих из иностранных государств, выполняемых работ, оказываемых услуг иностранными лицами» (</w:t>
            </w:r>
            <w:r w:rsidRPr="00CF0708">
              <w:t>isRestrictForeignPurchaseObjects</w:t>
            </w:r>
            <w:r>
              <w:t>);</w:t>
            </w:r>
          </w:p>
          <w:p w14:paraId="1BB8398A" w14:textId="77777777" w:rsidR="00056C63" w:rsidRDefault="00056C63" w:rsidP="00056C63">
            <w:pPr>
              <w:pStyle w:val="ad"/>
              <w:numPr>
                <w:ilvl w:val="0"/>
                <w:numId w:val="265"/>
              </w:numPr>
              <w:jc w:val="left"/>
            </w:pPr>
            <w:r>
              <w:t>«Преимущество в отношении товаров российского происхождения, выполняемых работ, оказываемых услуг российскими лицами» (</w:t>
            </w:r>
            <w:r w:rsidRPr="00CF0708">
              <w:t>isPreferenseRFPurchaseObjects</w:t>
            </w:r>
            <w:r>
              <w:t>).</w:t>
            </w:r>
          </w:p>
          <w:p w14:paraId="1E83308D" w14:textId="66F7C561" w:rsidR="00056C63" w:rsidRDefault="00056C63" w:rsidP="00056C63">
            <w:pPr>
              <w:pStyle w:val="ad"/>
              <w:jc w:val="left"/>
            </w:pPr>
            <w:r w:rsidRPr="00396E25">
              <w:t>И для всех ОЗ не установлен признак "Присутствуют обстоятельства, допускающие исключение, влекущее неприменение запрета, ограничения"(isImposibilityProhibition)</w:t>
            </w:r>
          </w:p>
          <w:p w14:paraId="058426F2" w14:textId="3E2EA52B" w:rsidR="00056C63" w:rsidRPr="00CF0708" w:rsidRDefault="00056C63" w:rsidP="00056C63">
            <w:pPr>
              <w:pStyle w:val="ad"/>
              <w:jc w:val="left"/>
            </w:pPr>
            <w:r>
              <w:t xml:space="preserve">Если у контракта нет связанной закупки, то поле </w:t>
            </w:r>
            <w:r w:rsidRPr="00CF0708">
              <w:t>«К закупке применяется национальный режим в соответствии со статьей 14 Закона № 44-ФЗ» (isSt14NationalTreatment)</w:t>
            </w:r>
            <w:r>
              <w:t xml:space="preserve"> принимается и сохраняется из пакета, для контрактов, размещенных с даты в настройке «Изменение нац.режима».</w:t>
            </w:r>
          </w:p>
          <w:p w14:paraId="52E0320E" w14:textId="2A43FB5B" w:rsidR="00056C63" w:rsidRDefault="00056C63" w:rsidP="00056C63">
            <w:pPr>
              <w:pStyle w:val="ad"/>
              <w:jc w:val="left"/>
              <w:rPr>
                <w:b/>
              </w:rPr>
            </w:pPr>
          </w:p>
          <w:p w14:paraId="0D0EA05D" w14:textId="00A93FFD" w:rsidR="00056C63" w:rsidRDefault="00056C63" w:rsidP="00056C63">
            <w:pPr>
              <w:pStyle w:val="ad"/>
              <w:jc w:val="left"/>
            </w:pPr>
            <w:r>
              <w:t xml:space="preserve">Игнорируется при приеме, заполняется автоматически из </w:t>
            </w:r>
            <w:r w:rsidRPr="0040139F">
              <w:t>последней</w:t>
            </w:r>
            <w:r>
              <w:t xml:space="preserve"> размещенной версии сведений о контракте, если первая версия извещения связанной закупки размещена до даты в настройке «Изменение нац.режима».</w:t>
            </w:r>
          </w:p>
          <w:p w14:paraId="600EEBE9" w14:textId="305531FF" w:rsidR="007328A3" w:rsidRDefault="007328A3" w:rsidP="00056C63">
            <w:pPr>
              <w:pStyle w:val="ad"/>
              <w:jc w:val="left"/>
            </w:pPr>
          </w:p>
          <w:p w14:paraId="49CD8907" w14:textId="3D3C33CE" w:rsidR="0040139F" w:rsidRDefault="00177FD2" w:rsidP="00177FD2">
            <w:pPr>
              <w:pStyle w:val="ad"/>
              <w:jc w:val="left"/>
            </w:pPr>
            <w:r w:rsidRPr="00E5127C">
              <w:t>При приеме проекта версии, сформированного на основании электронного контракта в структурированном виде</w:t>
            </w:r>
            <w:r w:rsidR="0040139F">
              <w:t>:</w:t>
            </w:r>
          </w:p>
          <w:p w14:paraId="363F416F" w14:textId="1759D7B1" w:rsidR="0040139F" w:rsidRDefault="0040139F" w:rsidP="0040139F">
            <w:pPr>
              <w:pStyle w:val="ad"/>
              <w:tabs>
                <w:tab w:val="left" w:pos="1010"/>
              </w:tabs>
              <w:jc w:val="left"/>
            </w:pPr>
            <w:r>
              <w:t xml:space="preserve">Если выполняются требования применения нац. режима И в ПЗК тип контракта («KP – по конкурентной процедуре» или «EPK – ед. поставщик в структуре (с улицы)»), то признак игнорируется при приеме и заполняется автоматически значением </w:t>
            </w:r>
            <w:r>
              <w:rPr>
                <w:lang w:val="en-US"/>
              </w:rPr>
              <w:t>true</w:t>
            </w:r>
            <w:r w:rsidRPr="0006517C">
              <w:t>/1</w:t>
            </w:r>
            <w:r>
              <w:t xml:space="preserve">, если выполняются условия (И): </w:t>
            </w:r>
          </w:p>
          <w:p w14:paraId="6163F560" w14:textId="77777777" w:rsidR="00177FD2" w:rsidRDefault="00177FD2" w:rsidP="00177FD2">
            <w:pPr>
              <w:pStyle w:val="ad"/>
              <w:jc w:val="left"/>
            </w:pPr>
            <w:r w:rsidRPr="00E5127C">
              <w:t xml:space="preserve">В связанном извещении (приглашении) для хотя бы одного объекта закупки установлен «Вид требования национального режима» = «Запрет» </w:t>
            </w:r>
          </w:p>
          <w:p w14:paraId="52C94CB3" w14:textId="77777777" w:rsidR="00177FD2" w:rsidRPr="00E5127C" w:rsidRDefault="00177FD2" w:rsidP="00177FD2">
            <w:pPr>
              <w:pStyle w:val="ad"/>
              <w:jc w:val="left"/>
            </w:pPr>
            <w:r>
              <w:t>И</w:t>
            </w:r>
          </w:p>
          <w:p w14:paraId="0F904D4A" w14:textId="00C4397B" w:rsidR="00177FD2" w:rsidRPr="0040139F" w:rsidRDefault="00177FD2" w:rsidP="00177FD2">
            <w:pPr>
              <w:pStyle w:val="ad"/>
              <w:jc w:val="left"/>
            </w:pPr>
            <w:r w:rsidRPr="00E5127C">
              <w:t>Для всех объектов закупки не установлен признак «Присутствуют обстоятельства, допускающие исключение, влекущее неприменение запрета, ограничения»</w:t>
            </w:r>
            <w:r w:rsidR="0040139F">
              <w:t>.</w:t>
            </w:r>
          </w:p>
          <w:p w14:paraId="340A1F4C" w14:textId="2E5F70E3" w:rsidR="0040139F" w:rsidRDefault="0040139F" w:rsidP="0040139F">
            <w:pPr>
              <w:pStyle w:val="ad"/>
              <w:jc w:val="left"/>
            </w:pPr>
            <w:r>
              <w:t>Иначе заполняется по правилам ниже.</w:t>
            </w:r>
          </w:p>
          <w:p w14:paraId="1E7A83AB" w14:textId="77777777" w:rsidR="0048212A" w:rsidRDefault="0048212A" w:rsidP="0040139F">
            <w:pPr>
              <w:pStyle w:val="ad"/>
              <w:jc w:val="left"/>
            </w:pPr>
          </w:p>
          <w:p w14:paraId="61E9C175" w14:textId="77777777" w:rsidR="0040139F" w:rsidRPr="0040139F" w:rsidRDefault="0040139F" w:rsidP="0040139F">
            <w:pPr>
              <w:pStyle w:val="ad"/>
              <w:jc w:val="left"/>
              <w:rPr>
                <w:lang w:val="en-US"/>
              </w:rPr>
            </w:pPr>
            <w:r w:rsidRPr="0040139F">
              <w:rPr>
                <w:lang w:val="en-US"/>
              </w:rPr>
              <w:t xml:space="preserve">Если у СГК: </w:t>
            </w:r>
          </w:p>
          <w:p w14:paraId="5FAFA062" w14:textId="722215D4" w:rsidR="0040139F" w:rsidRPr="0040139F" w:rsidRDefault="0040139F" w:rsidP="002A67BA">
            <w:pPr>
              <w:pStyle w:val="ad"/>
              <w:numPr>
                <w:ilvl w:val="0"/>
                <w:numId w:val="294"/>
              </w:numPr>
              <w:jc w:val="left"/>
              <w:rPr>
                <w:lang w:val="en-US"/>
              </w:rPr>
            </w:pPr>
            <w:r w:rsidRPr="0040139F">
              <w:rPr>
                <w:lang w:val="en-US"/>
              </w:rPr>
              <w:t>Есть связанное извещение</w:t>
            </w:r>
          </w:p>
          <w:p w14:paraId="6FA8CB9B" w14:textId="6D00028F" w:rsidR="0040139F" w:rsidRPr="0040139F" w:rsidRDefault="0040139F" w:rsidP="0040139F">
            <w:pPr>
              <w:pStyle w:val="ad"/>
              <w:jc w:val="left"/>
              <w:rPr>
                <w:lang w:val="en-US"/>
              </w:rPr>
            </w:pPr>
            <w:r w:rsidRPr="0040139F">
              <w:rPr>
                <w:lang w:val="en-US"/>
              </w:rPr>
              <w:tab/>
              <w:t>И</w:t>
            </w:r>
          </w:p>
          <w:p w14:paraId="3997EAC0" w14:textId="0A408AAD" w:rsidR="0040139F" w:rsidRPr="0006517C" w:rsidRDefault="0040139F" w:rsidP="002A67BA">
            <w:pPr>
              <w:pStyle w:val="ad"/>
              <w:numPr>
                <w:ilvl w:val="0"/>
                <w:numId w:val="293"/>
              </w:numPr>
              <w:jc w:val="left"/>
            </w:pPr>
            <w:r w:rsidRPr="0006517C">
              <w:t>Дата формирования связанного извещения больше даты, указанной в настройке «Изменение нац. режима»</w:t>
            </w:r>
          </w:p>
          <w:p w14:paraId="1415A1E4" w14:textId="346F12DF" w:rsidR="0040139F" w:rsidRPr="0040139F" w:rsidRDefault="0040139F" w:rsidP="0040139F">
            <w:pPr>
              <w:pStyle w:val="ad"/>
              <w:jc w:val="left"/>
              <w:rPr>
                <w:lang w:val="en-US"/>
              </w:rPr>
            </w:pPr>
            <w:r w:rsidRPr="0006517C">
              <w:tab/>
            </w:r>
            <w:r w:rsidRPr="0040139F">
              <w:rPr>
                <w:lang w:val="en-US"/>
              </w:rPr>
              <w:t>И</w:t>
            </w:r>
          </w:p>
          <w:p w14:paraId="1CF06F03" w14:textId="421FFAD3" w:rsidR="0040139F" w:rsidRPr="0006517C" w:rsidRDefault="0040139F" w:rsidP="002A67BA">
            <w:pPr>
              <w:pStyle w:val="ad"/>
              <w:numPr>
                <w:ilvl w:val="0"/>
                <w:numId w:val="292"/>
              </w:numPr>
              <w:jc w:val="left"/>
            </w:pPr>
            <w:r w:rsidRPr="0006517C">
              <w:t>Ни для одного объекта закупки не установлен признак «Присутствуют обстоятельства, допускающие исключение, влекущее неприменение запрета, ограничения»</w:t>
            </w:r>
          </w:p>
          <w:p w14:paraId="4EDF8EFF" w14:textId="2433D6A5" w:rsidR="0040139F" w:rsidRPr="0040139F" w:rsidRDefault="0040139F" w:rsidP="0040139F">
            <w:pPr>
              <w:pStyle w:val="ad"/>
              <w:jc w:val="left"/>
              <w:rPr>
                <w:lang w:val="en-US"/>
              </w:rPr>
            </w:pPr>
            <w:r w:rsidRPr="0006517C">
              <w:tab/>
            </w:r>
            <w:r w:rsidRPr="0040139F">
              <w:rPr>
                <w:lang w:val="en-US"/>
              </w:rPr>
              <w:t>И</w:t>
            </w:r>
          </w:p>
          <w:p w14:paraId="717D9C5C" w14:textId="0829156C" w:rsidR="0040139F" w:rsidRPr="0006517C" w:rsidRDefault="0040139F" w:rsidP="002A67BA">
            <w:pPr>
              <w:pStyle w:val="ad"/>
              <w:numPr>
                <w:ilvl w:val="0"/>
                <w:numId w:val="291"/>
              </w:numPr>
              <w:jc w:val="left"/>
            </w:pPr>
            <w:r w:rsidRPr="0006517C">
              <w:lastRenderedPageBreak/>
              <w:t>В связанном извещении (приглашении) для хотя бы одного объекта закупки установлен «Вид требования национального режима» = «Ограничение», «Запрет» или «Преимущество»</w:t>
            </w:r>
          </w:p>
          <w:p w14:paraId="7AE45973" w14:textId="2ACE51C7" w:rsidR="0040139F" w:rsidRPr="0040139F" w:rsidRDefault="0040139F" w:rsidP="0040139F">
            <w:pPr>
              <w:pStyle w:val="ad"/>
              <w:jc w:val="left"/>
            </w:pPr>
            <w:r w:rsidRPr="0006517C">
              <w:t>ТО признак</w:t>
            </w:r>
            <w:r>
              <w:t xml:space="preserve"> игнорируется при приеме и заполняется автоматически значением </w:t>
            </w:r>
            <w:r>
              <w:rPr>
                <w:lang w:val="en-US"/>
              </w:rPr>
              <w:t>true</w:t>
            </w:r>
            <w:r w:rsidRPr="0006517C">
              <w:t>/1</w:t>
            </w:r>
          </w:p>
          <w:p w14:paraId="419C053F" w14:textId="77777777" w:rsidR="0040139F" w:rsidRPr="0006517C" w:rsidRDefault="0040139F" w:rsidP="0040139F">
            <w:pPr>
              <w:pStyle w:val="ad"/>
              <w:jc w:val="left"/>
            </w:pPr>
            <w:r w:rsidRPr="0006517C">
              <w:t>Иначе заполняется по правилам, описанным ниже.</w:t>
            </w:r>
          </w:p>
          <w:p w14:paraId="19821DAD" w14:textId="77777777" w:rsidR="0040139F" w:rsidRPr="0006517C" w:rsidRDefault="0040139F" w:rsidP="0040139F">
            <w:pPr>
              <w:pStyle w:val="ad"/>
              <w:jc w:val="left"/>
            </w:pPr>
          </w:p>
          <w:p w14:paraId="636F3B81" w14:textId="371CA429" w:rsidR="0040139F" w:rsidRPr="0048212A" w:rsidRDefault="0040139F" w:rsidP="002A67BA">
            <w:pPr>
              <w:pStyle w:val="ad"/>
              <w:numPr>
                <w:ilvl w:val="0"/>
                <w:numId w:val="290"/>
              </w:numPr>
              <w:jc w:val="left"/>
            </w:pPr>
            <w:r w:rsidRPr="0006517C">
              <w:t>Если в ПЗК указан тип документа «</w:t>
            </w:r>
            <w:r w:rsidRPr="0040139F">
              <w:rPr>
                <w:lang w:val="en-US"/>
              </w:rPr>
              <w:t>KP</w:t>
            </w:r>
            <w:r w:rsidRPr="0006517C">
              <w:t xml:space="preserve"> – по конкурентной процедуре», то заполняется на основании данных ПРИЗ</w:t>
            </w:r>
            <w:r>
              <w:t>.</w:t>
            </w:r>
          </w:p>
          <w:p w14:paraId="3CCD88E9" w14:textId="75537822" w:rsidR="0040139F" w:rsidRDefault="0040139F" w:rsidP="002A67BA">
            <w:pPr>
              <w:pStyle w:val="ad"/>
              <w:numPr>
                <w:ilvl w:val="0"/>
                <w:numId w:val="290"/>
              </w:numPr>
              <w:jc w:val="left"/>
            </w:pPr>
            <w:r w:rsidRPr="0006517C">
              <w:t>Если в ПЗК указан тип документа «</w:t>
            </w:r>
            <w:r w:rsidRPr="0040139F">
              <w:rPr>
                <w:lang w:val="en-US"/>
              </w:rPr>
              <w:t>EPK</w:t>
            </w:r>
            <w:r w:rsidRPr="0006517C">
              <w:t xml:space="preserve"> – ед. поставщик в структуре (с улицы)» или «</w:t>
            </w:r>
            <w:r w:rsidRPr="0040139F">
              <w:rPr>
                <w:lang w:val="en-US"/>
              </w:rPr>
              <w:t>EP</w:t>
            </w:r>
            <w:r w:rsidRPr="0006517C">
              <w:t xml:space="preserve"> – с ед. поставщиком», то заполняется автоматически аналогично СГК не на базе РЭК</w:t>
            </w:r>
            <w:r>
              <w:t>.</w:t>
            </w:r>
          </w:p>
          <w:p w14:paraId="1E34B86C" w14:textId="77777777" w:rsidR="0048212A" w:rsidRDefault="0048212A" w:rsidP="0040139F">
            <w:pPr>
              <w:pStyle w:val="ad"/>
              <w:jc w:val="left"/>
            </w:pPr>
          </w:p>
          <w:p w14:paraId="7DCDBD67" w14:textId="77777777" w:rsidR="0048212A" w:rsidRDefault="0048212A" w:rsidP="0048212A">
            <w:pPr>
              <w:pStyle w:val="ad"/>
              <w:jc w:val="left"/>
            </w:pPr>
            <w:r>
              <w:t xml:space="preserve">Применение национального режима требуется, если выполняется одно из предусловий: </w:t>
            </w:r>
          </w:p>
          <w:p w14:paraId="58E81E8A" w14:textId="77777777" w:rsidR="0048212A" w:rsidRDefault="0048212A" w:rsidP="0048212A">
            <w:pPr>
              <w:pStyle w:val="ad"/>
              <w:jc w:val="left"/>
            </w:pPr>
            <w:r>
              <w:t>•</w:t>
            </w:r>
            <w:r>
              <w:tab/>
              <w:t xml:space="preserve">СГК на базе РЭК И в ПЗК выбран тип «KP – по конкурентной процедуре» И у контракта есть связанное извещение И первая версия связанного извещения размещена с даты в настройке «Применение реестровых номеров по нац. режиму»; </w:t>
            </w:r>
          </w:p>
          <w:p w14:paraId="5BE8735E" w14:textId="77777777" w:rsidR="0048212A" w:rsidRDefault="0048212A" w:rsidP="0048212A">
            <w:pPr>
              <w:pStyle w:val="ad"/>
              <w:jc w:val="left"/>
            </w:pPr>
            <w:r>
              <w:t>•</w:t>
            </w:r>
            <w:r>
              <w:tab/>
              <w:t>СГК на базе РЭК И в ПЗК выбран тип «EPK – ед. поставщик в структуре (с улицы)» И у контракта есть связанное извещение И первая версия связанного извещения размещена с даты в настройке «Применение реестровых номеров по нац. режиму»</w:t>
            </w:r>
          </w:p>
          <w:p w14:paraId="7F9EB1D0" w14:textId="77777777" w:rsidR="0048212A" w:rsidRDefault="0048212A" w:rsidP="0048212A">
            <w:pPr>
              <w:pStyle w:val="ad"/>
              <w:jc w:val="left"/>
            </w:pPr>
            <w:r>
              <w:t>•</w:t>
            </w:r>
            <w:r>
              <w:tab/>
              <w:t>СГК на базе РЭК И в ПЗК выбран тип «EP – с ед. поставщиком» И версия контракта размещается (или уже размещена) с даты в настройке «Применение реестровых номеров по нац. режиму»</w:t>
            </w:r>
          </w:p>
          <w:p w14:paraId="4CEFA8A6" w14:textId="06188282" w:rsidR="0048212A" w:rsidRPr="0040139F" w:rsidRDefault="0048212A" w:rsidP="0048212A">
            <w:pPr>
              <w:pStyle w:val="ad"/>
              <w:jc w:val="left"/>
            </w:pPr>
            <w:r>
              <w:t>•</w:t>
            </w:r>
            <w:r>
              <w:tab/>
              <w:t>СГК не по РЭК И первая версия контракта размещается (или уже размещена) с даты в настройке «Применение реестровых номеров по нац. режиму».</w:t>
            </w:r>
          </w:p>
          <w:p w14:paraId="1A2B8F76" w14:textId="4754101E" w:rsidR="00177FD2" w:rsidRDefault="00177FD2" w:rsidP="00177FD2">
            <w:pPr>
              <w:pStyle w:val="ad"/>
              <w:rPr>
                <w:b/>
              </w:rPr>
            </w:pPr>
          </w:p>
          <w:p w14:paraId="7EFB26A3" w14:textId="77777777" w:rsidR="0048212A" w:rsidRDefault="0048212A" w:rsidP="00177FD2">
            <w:pPr>
              <w:pStyle w:val="ad"/>
              <w:rPr>
                <w:b/>
              </w:rPr>
            </w:pPr>
          </w:p>
          <w:p w14:paraId="4EE133CA" w14:textId="763C22F8" w:rsidR="00056C63" w:rsidRPr="008314E3" w:rsidRDefault="00056C63" w:rsidP="00056C63">
            <w:pPr>
              <w:pStyle w:val="ad"/>
              <w:jc w:val="center"/>
              <w:rPr>
                <w:b/>
              </w:rPr>
            </w:pPr>
            <w:r w:rsidRPr="008314E3">
              <w:rPr>
                <w:b/>
              </w:rPr>
              <w:t>Блок «Информация о гарантии качества товара, работы услуги» (</w:t>
            </w:r>
            <w:r w:rsidRPr="008314E3">
              <w:rPr>
                <w:b/>
                <w:lang w:val="en-US"/>
              </w:rPr>
              <w:t>qualityGuaranteeInfo</w:t>
            </w:r>
            <w:r w:rsidRPr="008314E3">
              <w:rPr>
                <w:b/>
              </w:rPr>
              <w:t>)</w:t>
            </w:r>
          </w:p>
          <w:p w14:paraId="308CB775" w14:textId="10932CA5" w:rsidR="00056C63" w:rsidRDefault="00056C63" w:rsidP="00056C63">
            <w:pPr>
              <w:pStyle w:val="ad"/>
            </w:pPr>
          </w:p>
          <w:p w14:paraId="04A61AB1" w14:textId="0DB0E960" w:rsidR="00056C63" w:rsidRDefault="00056C63" w:rsidP="00056C63">
            <w:pPr>
              <w:pStyle w:val="ad"/>
            </w:pPr>
            <w:r>
              <w:t xml:space="preserve">При приеме проекта первоначальной версии, сформированного на основании электронного контракта в структурированном </w:t>
            </w:r>
            <w:r w:rsidRPr="00140C5D">
              <w:t xml:space="preserve">виде </w:t>
            </w:r>
            <w:r>
              <w:t xml:space="preserve">часть информации </w:t>
            </w:r>
            <w:r w:rsidRPr="00140C5D">
              <w:t>блок</w:t>
            </w:r>
            <w:r>
              <w:t>а</w:t>
            </w:r>
            <w:r w:rsidRPr="00140C5D">
              <w:t xml:space="preserve"> «Информация о гарантии качества товара, работы услуги» (</w:t>
            </w:r>
            <w:r w:rsidRPr="00140C5D">
              <w:rPr>
                <w:lang w:val="en-US"/>
              </w:rPr>
              <w:t>qualityGuaranteeInfo</w:t>
            </w:r>
            <w:r w:rsidRPr="00140C5D">
              <w:t>)</w:t>
            </w:r>
            <w:r>
              <w:t xml:space="preserve"> заполняется автоматически из электронного контракта в структурированном виде, а часть информации принимается из пакета.</w:t>
            </w:r>
          </w:p>
          <w:p w14:paraId="735ABB49" w14:textId="77777777" w:rsidR="00056C63" w:rsidRDefault="00056C63" w:rsidP="00056C63">
            <w:pPr>
              <w:pStyle w:val="ad"/>
            </w:pPr>
          </w:p>
          <w:p w14:paraId="7ACFC831" w14:textId="55A8F8B9" w:rsidR="00056C63" w:rsidRDefault="00056C63" w:rsidP="00056C63">
            <w:pPr>
              <w:pStyle w:val="ad"/>
              <w:rPr>
                <w:b/>
              </w:rPr>
            </w:pPr>
            <w:r w:rsidRPr="00AF49BB">
              <w:rPr>
                <w:b/>
              </w:rPr>
              <w:t>Требования к автоматическому заполнению</w:t>
            </w:r>
            <w:r>
              <w:rPr>
                <w:b/>
              </w:rPr>
              <w:t>/приему</w:t>
            </w:r>
            <w:r w:rsidRPr="00AF49BB">
              <w:rPr>
                <w:b/>
              </w:rPr>
              <w:t xml:space="preserve"> блока </w:t>
            </w:r>
            <w:r w:rsidRPr="008314E3">
              <w:rPr>
                <w:b/>
              </w:rPr>
              <w:t>«Информация о гарантии качества товара, работы услуги» (</w:t>
            </w:r>
            <w:r w:rsidRPr="008314E3">
              <w:rPr>
                <w:b/>
                <w:lang w:val="en-US"/>
              </w:rPr>
              <w:t>qualityGuaranteeInfo</w:t>
            </w:r>
            <w:r w:rsidRPr="008314E3">
              <w:rPr>
                <w:b/>
              </w:rPr>
              <w:t>)</w:t>
            </w:r>
            <w:r w:rsidRPr="00AF49BB">
              <w:rPr>
                <w:b/>
              </w:rPr>
              <w:t xml:space="preserve"> при приеме проекта первоначальной версии, сформированного на основании электронного кон</w:t>
            </w:r>
            <w:r>
              <w:rPr>
                <w:b/>
              </w:rPr>
              <w:t>тракта в структурированном виде:</w:t>
            </w:r>
          </w:p>
          <w:p w14:paraId="3D57B1C0" w14:textId="5E1798F8" w:rsidR="00056C63" w:rsidRDefault="00056C63" w:rsidP="00056C63">
            <w:pPr>
              <w:pStyle w:val="ad"/>
              <w:numPr>
                <w:ilvl w:val="0"/>
                <w:numId w:val="208"/>
              </w:numPr>
            </w:pPr>
            <w:r>
              <w:t xml:space="preserve">значения </w:t>
            </w:r>
            <w:r w:rsidRPr="00417B8D">
              <w:t>блок</w:t>
            </w:r>
            <w:r>
              <w:t>а</w:t>
            </w:r>
            <w:r w:rsidRPr="00417B8D">
              <w:t xml:space="preserve"> «Срок, на который предоставляется гарантия» (qualityGuaranteeInfo/providedPeriod)</w:t>
            </w:r>
            <w:r>
              <w:t xml:space="preserve"> при приеме автоматически заполняются из РЭК:</w:t>
            </w:r>
          </w:p>
          <w:p w14:paraId="4A543809" w14:textId="2BCD69EE" w:rsidR="00056C63" w:rsidRPr="002A7B53" w:rsidRDefault="00056C63" w:rsidP="00056C63">
            <w:pPr>
              <w:pStyle w:val="ad"/>
              <w:numPr>
                <w:ilvl w:val="1"/>
                <w:numId w:val="208"/>
              </w:numPr>
              <w:rPr>
                <w:lang w:val="en-US"/>
              </w:rPr>
            </w:pPr>
            <w:r>
              <w:t>поле</w:t>
            </w:r>
            <w:r w:rsidRPr="002A7B53">
              <w:rPr>
                <w:lang w:val="en-US"/>
              </w:rPr>
              <w:t xml:space="preserve"> «</w:t>
            </w:r>
            <w:r w:rsidRPr="0053736F">
              <w:t>Дата</w:t>
            </w:r>
            <w:r w:rsidRPr="002A7B53">
              <w:rPr>
                <w:lang w:val="en-US"/>
              </w:rPr>
              <w:t xml:space="preserve"> c» (qualityGuaranteeInfo/providedPeriod/fromDate) </w:t>
            </w:r>
            <w:r>
              <w:t>не</w:t>
            </w:r>
            <w:r w:rsidRPr="002A7B53">
              <w:rPr>
                <w:lang w:val="en-US"/>
              </w:rPr>
              <w:t xml:space="preserve"> </w:t>
            </w:r>
            <w:r>
              <w:t>заполняется</w:t>
            </w:r>
            <w:r w:rsidRPr="002A7B53">
              <w:rPr>
                <w:lang w:val="en-US"/>
              </w:rPr>
              <w:t>;</w:t>
            </w:r>
          </w:p>
          <w:p w14:paraId="12E7EFCE" w14:textId="44E4C9E6" w:rsidR="00056C63" w:rsidRPr="002A7B53" w:rsidRDefault="00056C63" w:rsidP="00056C63">
            <w:pPr>
              <w:pStyle w:val="ad"/>
              <w:numPr>
                <w:ilvl w:val="1"/>
                <w:numId w:val="208"/>
              </w:numPr>
              <w:rPr>
                <w:lang w:val="en-US"/>
              </w:rPr>
            </w:pPr>
            <w:r>
              <w:t>поле</w:t>
            </w:r>
            <w:r w:rsidRPr="002A7B53">
              <w:rPr>
                <w:lang w:val="en-US"/>
              </w:rPr>
              <w:t xml:space="preserve"> «</w:t>
            </w:r>
            <w:r w:rsidRPr="0053736F">
              <w:t>Дата</w:t>
            </w:r>
            <w:r w:rsidRPr="002A7B53">
              <w:rPr>
                <w:lang w:val="en-US"/>
              </w:rPr>
              <w:t xml:space="preserve"> </w:t>
            </w:r>
            <w:r w:rsidRPr="0053736F">
              <w:t>по</w:t>
            </w:r>
            <w:r w:rsidRPr="002A7B53">
              <w:rPr>
                <w:lang w:val="en-US"/>
              </w:rPr>
              <w:t xml:space="preserve">» (qualityGuaranteeInfo/providedPeriod/toDate) </w:t>
            </w:r>
            <w:r>
              <w:t>не</w:t>
            </w:r>
            <w:r w:rsidRPr="002A7B53">
              <w:rPr>
                <w:lang w:val="en-US"/>
              </w:rPr>
              <w:t xml:space="preserve"> </w:t>
            </w:r>
            <w:r>
              <w:t>заполняется</w:t>
            </w:r>
            <w:r w:rsidRPr="002A7B53">
              <w:rPr>
                <w:lang w:val="en-US"/>
              </w:rPr>
              <w:t>;</w:t>
            </w:r>
          </w:p>
          <w:p w14:paraId="0EAB6B01" w14:textId="6391D9F4" w:rsidR="00056C63" w:rsidRDefault="00056C63" w:rsidP="00056C63">
            <w:pPr>
              <w:pStyle w:val="ad"/>
              <w:numPr>
                <w:ilvl w:val="1"/>
                <w:numId w:val="208"/>
              </w:numPr>
            </w:pPr>
            <w:r>
              <w:t>поле «</w:t>
            </w:r>
            <w:r w:rsidRPr="0053736F">
              <w:t>Срок в текстовом формате</w:t>
            </w:r>
            <w:r>
              <w:t>» (</w:t>
            </w:r>
            <w:r w:rsidRPr="0053736F">
              <w:t>qualityGuaranteeInfo/providedPeriod/otherPeriodText</w:t>
            </w:r>
            <w:r>
              <w:t>) заполняется значением поля «</w:t>
            </w:r>
            <w:r w:rsidRPr="002A7B53">
              <w:t>Срок, на который предоставляется гарантия и (или) требования к объему предоставления гарантий качества товара, работы, услуги</w:t>
            </w:r>
            <w:r>
              <w:t>» (</w:t>
            </w:r>
            <w:r w:rsidRPr="002A7B53">
              <w:t>contractConditionsInfo/warrantyInfo/warrantyTerm</w:t>
            </w:r>
            <w:r>
              <w:t>) структурированного контракта (</w:t>
            </w:r>
            <w:r w:rsidRPr="00BB7A4D">
              <w:t>cpElectronicContract</w:t>
            </w:r>
            <w:r>
              <w:t>). При этом в передаваемом документе должен заполниться блок «</w:t>
            </w:r>
            <w:r w:rsidRPr="00E27397">
              <w:t>Информация о сроке, на который предоставляется гарантия, не будет размещена на официальном сайте ЕИС в соответствии с ч. 8.1 ст. 45 Федерального закона № 44-ФЗ</w:t>
            </w:r>
            <w:r>
              <w:t>» (</w:t>
            </w:r>
            <w:r w:rsidRPr="00E27397">
              <w:t>qualityGuaranteeInfo/notPublishedOnEIS</w:t>
            </w:r>
            <w:r>
              <w:t xml:space="preserve">), если публикации сведений о контракте определяется, что </w:t>
            </w:r>
            <w:r w:rsidRPr="006013F3">
              <w:t xml:space="preserve">информация </w:t>
            </w:r>
            <w:r>
              <w:t xml:space="preserve">о независимой гарантии </w:t>
            </w:r>
            <w:r w:rsidRPr="006013F3">
              <w:t xml:space="preserve">не должна </w:t>
            </w:r>
            <w:r w:rsidRPr="006013F3">
              <w:lastRenderedPageBreak/>
              <w:t>быть размещена в открытой части ЕИС</w:t>
            </w:r>
            <w:r>
              <w:t xml:space="preserve"> – см. доработку «</w:t>
            </w:r>
            <w:r w:rsidRPr="00A669FE">
              <w:t>FCSNF-6099</w:t>
            </w:r>
            <w:r>
              <w:t xml:space="preserve"> </w:t>
            </w:r>
            <w:r w:rsidRPr="00A669FE">
              <w:t>РК. Сформировать параметр скрытия информации по БГ</w:t>
            </w:r>
            <w:r>
              <w:t>»</w:t>
            </w:r>
            <w:r w:rsidRPr="00417B8D">
              <w:t>;</w:t>
            </w:r>
          </w:p>
          <w:p w14:paraId="20A7F7B7" w14:textId="7DFFEB4E" w:rsidR="00056C63" w:rsidRDefault="00056C63" w:rsidP="00056C63">
            <w:pPr>
              <w:pStyle w:val="ad"/>
              <w:numPr>
                <w:ilvl w:val="0"/>
                <w:numId w:val="208"/>
              </w:numPr>
            </w:pPr>
            <w:r>
              <w:t>поле «</w:t>
            </w:r>
            <w:r w:rsidRPr="00995CB0">
              <w:t>Информация о требованиях к гарантийному обслуживанию товара</w:t>
            </w:r>
            <w:r>
              <w:t>» (</w:t>
            </w:r>
            <w:r w:rsidRPr="00995CB0">
              <w:t>qualityGuaranteeInfo/warrantyReqsText</w:t>
            </w:r>
            <w:r>
              <w:t>) заполняется значением поля «</w:t>
            </w:r>
            <w:r w:rsidRPr="00995CB0">
              <w:t>Информация о требованиях к гарантийному обслуживанию товаров</w:t>
            </w:r>
            <w:r>
              <w:t>» (</w:t>
            </w:r>
            <w:r w:rsidRPr="00995CB0">
              <w:t>contractConditionsInfo/warrantyInfo/warrantyServiceRequirement</w:t>
            </w:r>
            <w:r>
              <w:t>) структурированного контракта (</w:t>
            </w:r>
            <w:r w:rsidRPr="00BB7A4D">
              <w:t>cpElectronicContract</w:t>
            </w:r>
            <w:r>
              <w:t>)</w:t>
            </w:r>
            <w:r w:rsidRPr="00417B8D">
              <w:t>;</w:t>
            </w:r>
          </w:p>
          <w:p w14:paraId="5DF30832" w14:textId="605E8744" w:rsidR="00056C63" w:rsidRPr="007F7DC1" w:rsidRDefault="00056C63" w:rsidP="00056C63">
            <w:pPr>
              <w:pStyle w:val="ad"/>
              <w:numPr>
                <w:ilvl w:val="0"/>
                <w:numId w:val="208"/>
              </w:numPr>
            </w:pPr>
            <w:r>
              <w:t>поле «</w:t>
            </w:r>
            <w:r w:rsidRPr="007F7DC1">
              <w:t>Требования к гарантии производителя товара</w:t>
            </w:r>
            <w:r>
              <w:t>» (</w:t>
            </w:r>
            <w:r w:rsidRPr="007F7DC1">
              <w:t>qualityGuaranteeInfo/manufacturerWarrantyReqsText</w:t>
            </w:r>
            <w:r>
              <w:t>) заполняется значением поля «</w:t>
            </w:r>
            <w:r w:rsidRPr="007F7DC1">
              <w:t>Требования к гарантии производителя товара</w:t>
            </w:r>
            <w:r>
              <w:t>» (</w:t>
            </w:r>
            <w:r w:rsidRPr="007F7DC1">
              <w:t>contractConditionsInfo/warrantyInfo/manufacturersWarrantyRequirement</w:t>
            </w:r>
            <w:r>
              <w:t>) структурированного контракта (</w:t>
            </w:r>
            <w:r w:rsidRPr="00BB7A4D">
              <w:t>cpElectronicContract</w:t>
            </w:r>
            <w:r>
              <w:t>)</w:t>
            </w:r>
            <w:r w:rsidRPr="007F7DC1">
              <w:t>;</w:t>
            </w:r>
          </w:p>
          <w:p w14:paraId="7B8E3E21" w14:textId="4D18333A" w:rsidR="00056C63" w:rsidRDefault="00056C63" w:rsidP="00056C63">
            <w:pPr>
              <w:pStyle w:val="ad"/>
              <w:numPr>
                <w:ilvl w:val="0"/>
                <w:numId w:val="208"/>
              </w:numPr>
            </w:pPr>
            <w:r>
              <w:t>поле «</w:t>
            </w:r>
            <w:r w:rsidRPr="007F7DC1">
              <w:t>Требуется обеспечение исполнения обязательств по предоставленной гарантии качества товаров, работ, услуг</w:t>
            </w:r>
            <w:r>
              <w:t>» (</w:t>
            </w:r>
            <w:r w:rsidRPr="007F7DC1">
              <w:t>qualityGuaranteeInfo/isQAEnsuramceRequired</w:t>
            </w:r>
            <w:r>
              <w:t xml:space="preserve">) заполняется значением </w:t>
            </w:r>
            <w:r>
              <w:rPr>
                <w:lang w:val="en-US"/>
              </w:rPr>
              <w:t>true</w:t>
            </w:r>
            <w:r w:rsidRPr="007F7DC1">
              <w:t xml:space="preserve">, </w:t>
            </w:r>
            <w:r>
              <w:t>если в заполнен блок «</w:t>
            </w:r>
            <w:r w:rsidRPr="007F7DC1">
              <w:t>Обеспечение гарантийных обязательств</w:t>
            </w:r>
            <w:r>
              <w:t>» (</w:t>
            </w:r>
            <w:r w:rsidRPr="007F7DC1">
              <w:t>contractConditionsInfo/warrantyInfo/provisionWarrantyInfo</w:t>
            </w:r>
            <w:r>
              <w:t>) в структурированном контракте (</w:t>
            </w:r>
            <w:r w:rsidRPr="00BB7A4D">
              <w:t>cpElectronicContract</w:t>
            </w:r>
            <w:r>
              <w:t>), иначе не заполняется</w:t>
            </w:r>
            <w:r w:rsidRPr="007F7DC1">
              <w:t>;</w:t>
            </w:r>
          </w:p>
          <w:p w14:paraId="347221F2" w14:textId="399C13A2" w:rsidR="00056C63" w:rsidRPr="00417B8D" w:rsidRDefault="00056C63" w:rsidP="00056C63">
            <w:pPr>
              <w:pStyle w:val="ad"/>
              <w:numPr>
                <w:ilvl w:val="0"/>
                <w:numId w:val="208"/>
              </w:numPr>
            </w:pPr>
            <w:r>
              <w:t>блок «</w:t>
            </w:r>
            <w:r w:rsidRPr="009939AB">
              <w:t>Обеспечение исполнения обязательств по предоставленной гарантии качества товаров, работ, услуг</w:t>
            </w:r>
            <w:r>
              <w:t>» (</w:t>
            </w:r>
            <w:r w:rsidRPr="009939AB">
              <w:t>qualityGuaranteeInfo/execObligationsGuaranteeInfo</w:t>
            </w:r>
            <w:r>
              <w:t xml:space="preserve">) принимается по тем же правилам, которые распространеняются на </w:t>
            </w:r>
            <w:r w:rsidRPr="009939AB">
              <w:t>проект</w:t>
            </w:r>
            <w:r>
              <w:t>ы</w:t>
            </w:r>
            <w:r w:rsidRPr="009939AB">
              <w:t>,</w:t>
            </w:r>
            <w:r>
              <w:t xml:space="preserve"> отличные</w:t>
            </w:r>
            <w:r w:rsidRPr="009939AB">
              <w:t xml:space="preserve"> от проект</w:t>
            </w:r>
            <w:r>
              <w:t>ов</w:t>
            </w:r>
            <w:r w:rsidRPr="009939AB">
              <w:t xml:space="preserve"> первоначальн</w:t>
            </w:r>
            <w:r>
              <w:t>ых</w:t>
            </w:r>
            <w:r w:rsidRPr="009939AB">
              <w:t xml:space="preserve"> версии, сформированн</w:t>
            </w:r>
            <w:r>
              <w:t>ых</w:t>
            </w:r>
            <w:r w:rsidRPr="009939AB">
              <w:t xml:space="preserve"> на основании электронного контракта в структурированном виде</w:t>
            </w:r>
            <w:r>
              <w:t>. Правила приведены ниже в подразделе «</w:t>
            </w:r>
            <w:r w:rsidRPr="009939AB">
              <w:t>Требования к приему блока «Информация о гарантии качества товара, работы услуги» (qualityGuaranteeInfo) для случаев, когда принимается проект отличный от проекта первоначальной версии, сформированного на основании электронного контракта в структурированном виде</w:t>
            </w:r>
            <w:r>
              <w:t>».</w:t>
            </w:r>
          </w:p>
          <w:p w14:paraId="2059D9E6" w14:textId="77777777" w:rsidR="00056C63" w:rsidRDefault="00056C63" w:rsidP="00056C63">
            <w:pPr>
              <w:ind w:firstLine="0"/>
              <w:rPr>
                <w:b/>
              </w:rPr>
            </w:pPr>
          </w:p>
          <w:p w14:paraId="3321756E" w14:textId="77777777" w:rsidR="00056C63" w:rsidRDefault="00056C63" w:rsidP="00056C63">
            <w:pPr>
              <w:pStyle w:val="ad"/>
              <w:rPr>
                <w:b/>
              </w:rPr>
            </w:pPr>
          </w:p>
          <w:p w14:paraId="103FF691" w14:textId="38BF956E" w:rsidR="00056C63" w:rsidRPr="00140C5D" w:rsidRDefault="00056C63" w:rsidP="00056C63">
            <w:pPr>
              <w:pStyle w:val="ad"/>
              <w:rPr>
                <w:b/>
              </w:rPr>
            </w:pPr>
            <w:r w:rsidRPr="00AF49BB">
              <w:rPr>
                <w:b/>
              </w:rPr>
              <w:t xml:space="preserve">Требования к приему блока </w:t>
            </w:r>
            <w:r w:rsidRPr="008314E3">
              <w:rPr>
                <w:b/>
              </w:rPr>
              <w:t>«Информация о гарантии качества товара, работы услуги» (</w:t>
            </w:r>
            <w:r w:rsidRPr="008314E3">
              <w:rPr>
                <w:b/>
                <w:lang w:val="en-US"/>
              </w:rPr>
              <w:t>qualityGuaranteeInfo</w:t>
            </w:r>
            <w:r w:rsidRPr="008314E3">
              <w:rPr>
                <w:b/>
              </w:rPr>
              <w:t>)</w:t>
            </w:r>
            <w:r w:rsidRPr="00AF49BB">
              <w:rPr>
                <w:b/>
              </w:rPr>
              <w:t xml:space="preserve"> для случаев, когда принимается проект отличный от проекта первоначальной версии, сформированного на основании электронного контракта в структурированном виде</w:t>
            </w:r>
            <w:r>
              <w:rPr>
                <w:b/>
              </w:rPr>
              <w:t>.</w:t>
            </w:r>
          </w:p>
          <w:p w14:paraId="79247F38" w14:textId="77777777" w:rsidR="00056C63" w:rsidRDefault="00056C63" w:rsidP="00056C63">
            <w:pPr>
              <w:pStyle w:val="ad"/>
            </w:pPr>
          </w:p>
          <w:p w14:paraId="2166CCA3" w14:textId="77777777" w:rsidR="00056C63" w:rsidRDefault="00056C63" w:rsidP="00056C63">
            <w:pPr>
              <w:pStyle w:val="ad"/>
            </w:pPr>
            <w:r>
              <w:t>Блок необязателен для заполнения.</w:t>
            </w:r>
          </w:p>
          <w:p w14:paraId="4BD4E1F5" w14:textId="4DE446BC" w:rsidR="00056C63" w:rsidRDefault="00056C63" w:rsidP="00056C63">
            <w:pPr>
              <w:pStyle w:val="ad"/>
            </w:pPr>
          </w:p>
          <w:p w14:paraId="497A7389" w14:textId="6C8D9006" w:rsidR="00056C63" w:rsidRDefault="00056C63" w:rsidP="00056C63">
            <w:pPr>
              <w:pStyle w:val="ad"/>
            </w:pPr>
            <w:r>
              <w:t>Блок «</w:t>
            </w:r>
            <w:r w:rsidRPr="0047120C">
              <w:t>Срок, на который предоставляется гарантия</w:t>
            </w:r>
            <w:r>
              <w:t>» (</w:t>
            </w:r>
            <w:r w:rsidRPr="0047120C">
              <w:t>providedPeriod</w:t>
            </w:r>
            <w:r>
              <w:t>)</w:t>
            </w:r>
          </w:p>
          <w:p w14:paraId="3063B053" w14:textId="79D8DFE8" w:rsidR="00056C63" w:rsidRDefault="00056C63" w:rsidP="00056C63">
            <w:pPr>
              <w:pStyle w:val="ad"/>
            </w:pPr>
          </w:p>
          <w:p w14:paraId="1012C2C4" w14:textId="6FB50E3B" w:rsidR="00056C63" w:rsidRPr="0047120C" w:rsidRDefault="00056C63" w:rsidP="00056C63">
            <w:pPr>
              <w:pStyle w:val="ad"/>
            </w:pPr>
            <w:r>
              <w:t>В рамках блока могут быть при приеме и передаче быть заполнены либо поля «</w:t>
            </w:r>
            <w:r w:rsidRPr="0047120C">
              <w:t>Дата c</w:t>
            </w:r>
            <w:r>
              <w:t>» (</w:t>
            </w:r>
            <w:r w:rsidRPr="0047120C">
              <w:t>fromDate</w:t>
            </w:r>
            <w:r>
              <w:t>) и «Дата по» (</w:t>
            </w:r>
            <w:r w:rsidRPr="0047120C">
              <w:t>toDate</w:t>
            </w:r>
            <w:r>
              <w:t>) в формате даты, либо поле «</w:t>
            </w:r>
            <w:r w:rsidRPr="0047120C">
              <w:t>Срок в текстовом формате</w:t>
            </w:r>
            <w:r>
              <w:t>» (</w:t>
            </w:r>
            <w:r w:rsidRPr="0047120C">
              <w:t>otherPeriodText</w:t>
            </w:r>
            <w:r>
              <w:t>) в текстовом формате. В зависимости от заполненности данных полей заполняются поля ГУИ, описаннные в доработке «</w:t>
            </w:r>
            <w:r w:rsidRPr="0047120C">
              <w:t>FCSNF-6440</w:t>
            </w:r>
            <w:r>
              <w:t xml:space="preserve"> </w:t>
            </w:r>
            <w:r w:rsidRPr="0047120C">
              <w:t>РК. Изменение логики указания срока, на который выдана гарантия качества</w:t>
            </w:r>
            <w:r>
              <w:t>»</w:t>
            </w:r>
          </w:p>
          <w:p w14:paraId="73A1CFEA" w14:textId="77777777" w:rsidR="00056C63" w:rsidRDefault="00056C63" w:rsidP="00056C63">
            <w:pPr>
              <w:pStyle w:val="ad"/>
            </w:pPr>
          </w:p>
          <w:p w14:paraId="4DBB71D9" w14:textId="77777777" w:rsidR="00056C63" w:rsidRDefault="00056C63" w:rsidP="00056C63">
            <w:pPr>
              <w:pStyle w:val="ad"/>
              <w:jc w:val="left"/>
            </w:pPr>
            <w:r>
              <w:t xml:space="preserve">Поля </w:t>
            </w:r>
          </w:p>
          <w:p w14:paraId="2B0B7D35" w14:textId="7F83521B" w:rsidR="00056C63" w:rsidRDefault="00056C63" w:rsidP="00056C63">
            <w:pPr>
              <w:pStyle w:val="ad"/>
              <w:jc w:val="left"/>
            </w:pPr>
            <w:r>
              <w:t>«Информация о сроке, на который предоставляется гарантия, не будет размещена на официальном сайте ЕИС в соответствии с ч. 8.1 ст. 45 Федерального закона № 44-ФЗ»</w:t>
            </w:r>
            <w:r w:rsidRPr="00283226">
              <w:t xml:space="preserve"> </w:t>
            </w:r>
            <w:r>
              <w:t>(</w:t>
            </w:r>
            <w:r w:rsidRPr="001365F6">
              <w:t>qualityGuaranteeInfo/notPublishedOnEIS</w:t>
            </w:r>
            <w:r w:rsidRPr="00283226">
              <w:t>)</w:t>
            </w:r>
            <w:r>
              <w:t>;</w:t>
            </w:r>
          </w:p>
          <w:p w14:paraId="0DFADD57" w14:textId="73D11E39" w:rsidR="00056C63" w:rsidRDefault="00056C63" w:rsidP="00056C63">
            <w:pPr>
              <w:pStyle w:val="ad"/>
              <w:jc w:val="left"/>
            </w:pPr>
          </w:p>
          <w:p w14:paraId="388170FC" w14:textId="13503BC7" w:rsidR="00056C63" w:rsidRPr="00881CF9" w:rsidRDefault="00056C63" w:rsidP="00056C63">
            <w:pPr>
              <w:pStyle w:val="ad"/>
              <w:jc w:val="left"/>
            </w:pPr>
            <w:r>
              <w:lastRenderedPageBreak/>
              <w:t>«Информация о номере реестровой записи независимой гарантии не будет размещена на официальном сайте ЕИС в соответствии с ч. 8.1 ст. 45 Федерального закона № 44-ФЗ</w:t>
            </w:r>
            <w:r w:rsidRPr="00881CF9">
              <w:t xml:space="preserve">» </w:t>
            </w:r>
            <w:r w:rsidRPr="00881CF9">
              <w:rPr>
                <w:lang w:val="en-US"/>
              </w:rPr>
              <w:t>qualityGuaranteeInfo</w:t>
            </w:r>
            <w:r w:rsidRPr="00881CF9">
              <w:t>/</w:t>
            </w:r>
            <w:r w:rsidRPr="00881CF9">
              <w:rPr>
                <w:lang w:val="en-US"/>
              </w:rPr>
              <w:t>execObligationsGuaranteeInfo</w:t>
            </w:r>
            <w:r w:rsidRPr="00881CF9">
              <w:t>/</w:t>
            </w:r>
            <w:r w:rsidRPr="00881CF9">
              <w:rPr>
                <w:lang w:val="en-US"/>
              </w:rPr>
              <w:t>ensuringWay</w:t>
            </w:r>
            <w:r w:rsidRPr="00881CF9">
              <w:t>/</w:t>
            </w:r>
            <w:r w:rsidRPr="00881CF9">
              <w:rPr>
                <w:lang w:val="en-US"/>
              </w:rPr>
              <w:t>bankGuarantee</w:t>
            </w:r>
            <w:r w:rsidRPr="00881CF9">
              <w:t>/</w:t>
            </w:r>
            <w:r>
              <w:rPr>
                <w:lang w:val="en-US"/>
              </w:rPr>
              <w:t>regNumberN</w:t>
            </w:r>
            <w:r w:rsidRPr="00881CF9">
              <w:rPr>
                <w:lang w:val="en-US"/>
              </w:rPr>
              <w:t>otPublishedOnEIS</w:t>
            </w:r>
            <w:r w:rsidRPr="00881CF9">
              <w:t>)</w:t>
            </w:r>
            <w:r>
              <w:t>;</w:t>
            </w:r>
          </w:p>
          <w:p w14:paraId="598D3379" w14:textId="1BC46292" w:rsidR="00056C63" w:rsidRDefault="00056C63" w:rsidP="00056C63">
            <w:pPr>
              <w:pStyle w:val="ad"/>
              <w:jc w:val="left"/>
            </w:pPr>
          </w:p>
          <w:p w14:paraId="14285459" w14:textId="0200A85A" w:rsidR="00056C63" w:rsidRPr="00881CF9" w:rsidRDefault="00056C63" w:rsidP="00056C63">
            <w:pPr>
              <w:pStyle w:val="ad"/>
              <w:jc w:val="left"/>
            </w:pPr>
            <w:r>
              <w:t>«</w:t>
            </w:r>
            <w:r w:rsidRPr="00B06241">
              <w:t>Информация о номере документа реестровой записи не будет размещена на официальном сайте ЕИС в соответствии с ч. 8.1 ст. 45 Федерального закона № 44-ФЗ</w:t>
            </w:r>
            <w:r w:rsidRPr="00881CF9">
              <w:t xml:space="preserve">» </w:t>
            </w:r>
            <w:r w:rsidRPr="00881CF9">
              <w:rPr>
                <w:lang w:val="en-US"/>
              </w:rPr>
              <w:t>qualityGuaranteeInfo</w:t>
            </w:r>
            <w:r w:rsidRPr="00881CF9">
              <w:t>/</w:t>
            </w:r>
            <w:r w:rsidRPr="00881CF9">
              <w:rPr>
                <w:lang w:val="en-US"/>
              </w:rPr>
              <w:t>execObligationsGuaranteeInfo</w:t>
            </w:r>
            <w:r w:rsidRPr="00881CF9">
              <w:t>/</w:t>
            </w:r>
            <w:r w:rsidRPr="00881CF9">
              <w:rPr>
                <w:lang w:val="en-US"/>
              </w:rPr>
              <w:t>ensuringWay</w:t>
            </w:r>
            <w:r w:rsidRPr="00881CF9">
              <w:t>/</w:t>
            </w:r>
            <w:r w:rsidRPr="00881CF9">
              <w:rPr>
                <w:lang w:val="en-US"/>
              </w:rPr>
              <w:t>bankGuarantee</w:t>
            </w:r>
            <w:r w:rsidRPr="00881CF9">
              <w:t>/</w:t>
            </w:r>
            <w:r w:rsidRPr="00B06241">
              <w:rPr>
                <w:lang w:val="en-US"/>
              </w:rPr>
              <w:t>docNumberNotPublishedOnEIS</w:t>
            </w:r>
            <w:r w:rsidRPr="00881CF9">
              <w:t>)</w:t>
            </w:r>
          </w:p>
          <w:p w14:paraId="5806351B" w14:textId="37BFD032" w:rsidR="00056C63" w:rsidRDefault="00056C63" w:rsidP="00056C63">
            <w:pPr>
              <w:pStyle w:val="ad"/>
              <w:jc w:val="left"/>
            </w:pPr>
          </w:p>
          <w:p w14:paraId="54A2D0B3" w14:textId="77777777" w:rsidR="00056C63" w:rsidRPr="00881CF9" w:rsidRDefault="00056C63" w:rsidP="00056C63">
            <w:pPr>
              <w:pStyle w:val="ad"/>
              <w:jc w:val="left"/>
            </w:pPr>
          </w:p>
          <w:p w14:paraId="6C0A057B" w14:textId="76BF4344" w:rsidR="00056C63" w:rsidRDefault="00056C63" w:rsidP="00056C63">
            <w:pPr>
              <w:pStyle w:val="ad"/>
              <w:jc w:val="left"/>
            </w:pPr>
            <w:r>
              <w:t>Не могут быть заполнены при приеме, заполняю</w:t>
            </w:r>
            <w:r w:rsidRPr="006013F3">
              <w:t xml:space="preserve">тся при передаче, в случае если </w:t>
            </w:r>
            <w:r>
              <w:t xml:space="preserve">публикации сведений о контракте определяется, что </w:t>
            </w:r>
            <w:r w:rsidRPr="006013F3">
              <w:t xml:space="preserve">информация </w:t>
            </w:r>
            <w:r>
              <w:t xml:space="preserve">о независимой гарантии </w:t>
            </w:r>
            <w:r w:rsidRPr="006013F3">
              <w:t>не должна быть размещена в открытой части ЕИС</w:t>
            </w:r>
            <w:r>
              <w:t xml:space="preserve"> – см. доработку «</w:t>
            </w:r>
            <w:r w:rsidRPr="00A669FE">
              <w:t>FCSNF-6099</w:t>
            </w:r>
            <w:r>
              <w:t xml:space="preserve"> </w:t>
            </w:r>
            <w:r w:rsidRPr="00A669FE">
              <w:t>РК. Сформировать параметр скрытия информации по БГ</w:t>
            </w:r>
            <w:r>
              <w:t>»</w:t>
            </w:r>
          </w:p>
          <w:p w14:paraId="22848356" w14:textId="7234EE76" w:rsidR="00056C63" w:rsidRDefault="00056C63" w:rsidP="00056C63">
            <w:pPr>
              <w:pStyle w:val="ad"/>
              <w:jc w:val="left"/>
            </w:pPr>
          </w:p>
          <w:p w14:paraId="73AD1C3A" w14:textId="3CC63621" w:rsidR="00056C63" w:rsidRDefault="00056C63" w:rsidP="00056C63">
            <w:pPr>
              <w:pStyle w:val="ad"/>
              <w:jc w:val="left"/>
            </w:pPr>
            <w:r w:rsidRPr="00686093">
              <w:t>При приеме изменений СГК, если признак "Документ на базе РЭК" установлен, то блок «Информация о гарантии качества товара, работы услуги» (</w:t>
            </w:r>
            <w:r w:rsidRPr="00686093">
              <w:rPr>
                <w:lang w:val="en-US"/>
              </w:rPr>
              <w:t>qualityGuaranteeInfo</w:t>
            </w:r>
            <w:r w:rsidRPr="00686093">
              <w:t>)</w:t>
            </w:r>
            <w:r>
              <w:t xml:space="preserve"> </w:t>
            </w:r>
            <w:r w:rsidRPr="00686093">
              <w:t>игнорируется при приеме и заполняется автоматически на основании связ</w:t>
            </w:r>
            <w:r>
              <w:t>анного ДС</w:t>
            </w:r>
            <w:r w:rsidRPr="00686093">
              <w:t xml:space="preserve">, за исключением </w:t>
            </w:r>
            <w:r>
              <w:t>блока «</w:t>
            </w:r>
            <w:r w:rsidRPr="009939AB">
              <w:t>Обеспечение исполнения обязательств по предоставленной гарантии качества товаров, работ, услуг</w:t>
            </w:r>
            <w:r>
              <w:t>» (</w:t>
            </w:r>
            <w:r w:rsidRPr="009939AB">
              <w:t>qualityGuaranteeInfo/execObligationsGuaranteeInfo</w:t>
            </w:r>
            <w:r>
              <w:t>)</w:t>
            </w:r>
            <w:r w:rsidRPr="00686093">
              <w:t>. Требования к заполнению при приеме изменений с типом «Изменение контракта» аналогичны требованиям при приеме проекта первоначальной версии, сф</w:t>
            </w:r>
            <w:r>
              <w:t>ормированного на основании элек</w:t>
            </w:r>
            <w:r w:rsidRPr="00686093">
              <w:t>тронного контракта в структурированном виде.</w:t>
            </w:r>
          </w:p>
          <w:p w14:paraId="7FC5477A" w14:textId="119DF180" w:rsidR="00056C63" w:rsidRPr="007E7491" w:rsidRDefault="00056C63" w:rsidP="00056C63">
            <w:pPr>
              <w:pStyle w:val="ad"/>
            </w:pPr>
          </w:p>
        </w:tc>
      </w:tr>
      <w:tr w:rsidR="00056C63" w:rsidRPr="000E4FE8" w14:paraId="1BB2A7BF" w14:textId="77777777" w:rsidTr="00AA184A">
        <w:trPr>
          <w:trHeight w:val="348"/>
        </w:trPr>
        <w:tc>
          <w:tcPr>
            <w:tcW w:w="841" w:type="pct"/>
            <w:gridSpan w:val="2"/>
          </w:tcPr>
          <w:p w14:paraId="539B3C36" w14:textId="2457F2C0" w:rsidR="00056C63" w:rsidRPr="00BA2E7C" w:rsidRDefault="00056C63" w:rsidP="00056C63">
            <w:pPr>
              <w:pStyle w:val="ad"/>
              <w:jc w:val="left"/>
              <w:rPr>
                <w:lang w:val="en-US"/>
              </w:rPr>
            </w:pPr>
            <w:r>
              <w:rPr>
                <w:lang w:val="en-US"/>
              </w:rPr>
              <w:lastRenderedPageBreak/>
              <w:t>РК_ИК_0170</w:t>
            </w:r>
          </w:p>
        </w:tc>
        <w:tc>
          <w:tcPr>
            <w:tcW w:w="234" w:type="pct"/>
            <w:gridSpan w:val="2"/>
          </w:tcPr>
          <w:p w14:paraId="0561BA50" w14:textId="77777777" w:rsidR="00056C63" w:rsidRPr="000E4FE8" w:rsidRDefault="00056C63" w:rsidP="00056C63">
            <w:pPr>
              <w:pStyle w:val="ad"/>
              <w:jc w:val="left"/>
            </w:pPr>
          </w:p>
        </w:tc>
        <w:tc>
          <w:tcPr>
            <w:tcW w:w="1056" w:type="pct"/>
            <w:gridSpan w:val="2"/>
          </w:tcPr>
          <w:p w14:paraId="11355413" w14:textId="1E648B89" w:rsidR="00056C63" w:rsidRPr="00F82544" w:rsidRDefault="00056C63" w:rsidP="00056C63">
            <w:pPr>
              <w:pStyle w:val="ad"/>
              <w:jc w:val="left"/>
            </w:pPr>
            <w:r>
              <w:t>Поле</w:t>
            </w:r>
            <w:r w:rsidRPr="00ED3A0F">
              <w:t xml:space="preserve"> </w:t>
            </w:r>
            <w:r>
              <w:t>«Информация о сроке, на который предоставляется гарантия, не будет размещена на официальном сайте ЕИС в соответствии с ч. 8.1 ст. 45 Федерального закона № 44-ФЗ»</w:t>
            </w:r>
            <w:r w:rsidRPr="00283226">
              <w:t xml:space="preserve"> </w:t>
            </w:r>
            <w:r>
              <w:t>(</w:t>
            </w:r>
            <w:r w:rsidRPr="001365F6">
              <w:t>qualityGuaranteeInfo/notPublishedOnEIS</w:t>
            </w:r>
            <w:r w:rsidRPr="00283226">
              <w:t>)</w:t>
            </w:r>
          </w:p>
        </w:tc>
        <w:tc>
          <w:tcPr>
            <w:tcW w:w="1474" w:type="pct"/>
            <w:gridSpan w:val="3"/>
          </w:tcPr>
          <w:p w14:paraId="45E71B8B" w14:textId="493D573B" w:rsidR="00056C63" w:rsidRPr="00886E2D" w:rsidRDefault="00056C63" w:rsidP="00056C63">
            <w:pPr>
              <w:pStyle w:val="ad"/>
              <w:jc w:val="left"/>
            </w:pPr>
            <w:r>
              <w:t>Поле «Информация о сроке, на который предоставляется гарантия, не будет размещена на официальном сайте ЕИС в соответствии с ч. 8.1 ст. 45 Федерального закона № 44-ФЗ»</w:t>
            </w:r>
            <w:r w:rsidRPr="00283226">
              <w:t xml:space="preserve"> </w:t>
            </w:r>
            <w:r>
              <w:t>(</w:t>
            </w:r>
            <w:r w:rsidRPr="001365F6">
              <w:t>qualityGuaranteeInfo/notPublishedOnEIS</w:t>
            </w:r>
            <w:r w:rsidRPr="00283226">
              <w:t>)</w:t>
            </w:r>
            <w:r>
              <w:t>не может быть заполнено при приеме</w:t>
            </w:r>
          </w:p>
        </w:tc>
        <w:tc>
          <w:tcPr>
            <w:tcW w:w="1395" w:type="pct"/>
            <w:gridSpan w:val="3"/>
          </w:tcPr>
          <w:p w14:paraId="4E1877A4" w14:textId="5C2BABAE" w:rsidR="00056C63" w:rsidRPr="000E4FE8" w:rsidRDefault="00056C63" w:rsidP="00056C63">
            <w:pPr>
              <w:pStyle w:val="ad"/>
              <w:jc w:val="left"/>
            </w:pPr>
            <w:r>
              <w:t>Поле «Информация о сроке, на который предоставляется гарантия, не будет размещена на официальном сайте ЕИС в соответствии с ч. 8.1 ст. 45 Федерального закона № 44-ФЗ»</w:t>
            </w:r>
            <w:r w:rsidRPr="00283226">
              <w:t xml:space="preserve"> </w:t>
            </w:r>
            <w:r>
              <w:t>(</w:t>
            </w:r>
            <w:r w:rsidRPr="001365F6">
              <w:t>qualityGuaranteeInfo/notPublishedOnEIS</w:t>
            </w:r>
            <w:r w:rsidRPr="00283226">
              <w:t>)</w:t>
            </w:r>
            <w:r>
              <w:t xml:space="preserve"> не может быть заполнено при приеме</w:t>
            </w:r>
          </w:p>
        </w:tc>
      </w:tr>
      <w:tr w:rsidR="00056C63" w:rsidRPr="000E4FE8" w14:paraId="148EFB1C" w14:textId="77777777" w:rsidTr="00AA184A">
        <w:trPr>
          <w:trHeight w:val="348"/>
        </w:trPr>
        <w:tc>
          <w:tcPr>
            <w:tcW w:w="841" w:type="pct"/>
            <w:gridSpan w:val="2"/>
          </w:tcPr>
          <w:p w14:paraId="628A647B" w14:textId="70B4D8C9" w:rsidR="00056C63" w:rsidRPr="00F82544" w:rsidRDefault="00056C63" w:rsidP="00056C63">
            <w:pPr>
              <w:pStyle w:val="ad"/>
              <w:jc w:val="left"/>
            </w:pPr>
            <w:r>
              <w:rPr>
                <w:lang w:val="en-US"/>
              </w:rPr>
              <w:t>РК_ИК_0171</w:t>
            </w:r>
          </w:p>
        </w:tc>
        <w:tc>
          <w:tcPr>
            <w:tcW w:w="234" w:type="pct"/>
            <w:gridSpan w:val="2"/>
          </w:tcPr>
          <w:p w14:paraId="723DB240" w14:textId="77777777" w:rsidR="00056C63" w:rsidRPr="000E4FE8" w:rsidRDefault="00056C63" w:rsidP="00056C63">
            <w:pPr>
              <w:pStyle w:val="ad"/>
              <w:jc w:val="left"/>
            </w:pPr>
          </w:p>
        </w:tc>
        <w:tc>
          <w:tcPr>
            <w:tcW w:w="1056" w:type="pct"/>
            <w:gridSpan w:val="2"/>
          </w:tcPr>
          <w:p w14:paraId="43EC2CD9" w14:textId="37F88C6C" w:rsidR="00056C63" w:rsidRPr="00F82544" w:rsidRDefault="00056C63" w:rsidP="00056C63">
            <w:pPr>
              <w:pStyle w:val="ad"/>
              <w:jc w:val="left"/>
            </w:pPr>
            <w:r>
              <w:t>Поле</w:t>
            </w:r>
            <w:r w:rsidRPr="00ED3A0F">
              <w:t xml:space="preserve"> </w:t>
            </w:r>
            <w:r>
              <w:t>«Информация о номере реестровой записи независимой гарантии не будет размещена на официальном сайте ЕИС в соответствии с ч. 8.1 ст. 45 Федерального закона № 44-ФЗ</w:t>
            </w:r>
            <w:r w:rsidRPr="00881CF9">
              <w:t xml:space="preserve">» </w:t>
            </w:r>
            <w:r w:rsidRPr="00881CF9">
              <w:rPr>
                <w:lang w:val="en-US"/>
              </w:rPr>
              <w:t>qualityGuar</w:t>
            </w:r>
            <w:r w:rsidRPr="00881CF9">
              <w:rPr>
                <w:lang w:val="en-US"/>
              </w:rPr>
              <w:lastRenderedPageBreak/>
              <w:t>anteeInfo</w:t>
            </w:r>
            <w:r w:rsidRPr="00881CF9">
              <w:t>/</w:t>
            </w:r>
            <w:r w:rsidRPr="00881CF9">
              <w:rPr>
                <w:lang w:val="en-US"/>
              </w:rPr>
              <w:t>execObligationsGuaranteeInfo</w:t>
            </w:r>
            <w:r w:rsidRPr="00881CF9">
              <w:t>/</w:t>
            </w:r>
            <w:r w:rsidRPr="00881CF9">
              <w:rPr>
                <w:lang w:val="en-US"/>
              </w:rPr>
              <w:t>ensuringWay</w:t>
            </w:r>
            <w:r w:rsidRPr="00881CF9">
              <w:t>/</w:t>
            </w:r>
            <w:r w:rsidRPr="00881CF9">
              <w:rPr>
                <w:lang w:val="en-US"/>
              </w:rPr>
              <w:t>bankGuarantee</w:t>
            </w:r>
            <w:r w:rsidRPr="00881CF9">
              <w:t>/</w:t>
            </w:r>
            <w:r>
              <w:rPr>
                <w:lang w:val="en-US"/>
              </w:rPr>
              <w:t>regNumberN</w:t>
            </w:r>
            <w:r w:rsidRPr="00881CF9">
              <w:rPr>
                <w:lang w:val="en-US"/>
              </w:rPr>
              <w:t>otPublishedOnEIS</w:t>
            </w:r>
            <w:r w:rsidRPr="00881CF9">
              <w:t>)</w:t>
            </w:r>
          </w:p>
        </w:tc>
        <w:tc>
          <w:tcPr>
            <w:tcW w:w="1474" w:type="pct"/>
            <w:gridSpan w:val="3"/>
          </w:tcPr>
          <w:p w14:paraId="56815460" w14:textId="552FE8F8" w:rsidR="00056C63" w:rsidRPr="00886E2D" w:rsidRDefault="00056C63" w:rsidP="00056C63">
            <w:pPr>
              <w:pStyle w:val="ad"/>
              <w:jc w:val="left"/>
            </w:pPr>
            <w:r>
              <w:lastRenderedPageBreak/>
              <w:t>Поле «Информация о номере реестровой записи независимой гарантии не будет размещена на официальном сайте ЕИС в соответствии с ч. 8.1 ст. 45 Федерального закона № 44-ФЗ</w:t>
            </w:r>
            <w:r w:rsidRPr="00881CF9">
              <w:t xml:space="preserve">» </w:t>
            </w:r>
            <w:r w:rsidRPr="00881CF9">
              <w:rPr>
                <w:lang w:val="en-US"/>
              </w:rPr>
              <w:t>qualityGuaranteeInfo</w:t>
            </w:r>
            <w:r w:rsidRPr="00881CF9">
              <w:t>/</w:t>
            </w:r>
            <w:r w:rsidRPr="00881CF9">
              <w:rPr>
                <w:lang w:val="en-US"/>
              </w:rPr>
              <w:t>execObligationsGuaranteeInfo</w:t>
            </w:r>
            <w:r w:rsidRPr="00881CF9">
              <w:t>/</w:t>
            </w:r>
            <w:r w:rsidRPr="00881CF9">
              <w:rPr>
                <w:lang w:val="en-US"/>
              </w:rPr>
              <w:t>ensuringWay</w:t>
            </w:r>
            <w:r w:rsidRPr="00881CF9">
              <w:t>/</w:t>
            </w:r>
            <w:r w:rsidRPr="00881CF9">
              <w:rPr>
                <w:lang w:val="en-US"/>
              </w:rPr>
              <w:t>bankGuarantee</w:t>
            </w:r>
            <w:r w:rsidRPr="00881CF9">
              <w:t>/</w:t>
            </w:r>
            <w:r>
              <w:rPr>
                <w:lang w:val="en-US"/>
              </w:rPr>
              <w:t>regNumberN</w:t>
            </w:r>
            <w:r w:rsidRPr="00881CF9">
              <w:rPr>
                <w:lang w:val="en-US"/>
              </w:rPr>
              <w:t>otPublishedOnEIS</w:t>
            </w:r>
            <w:r w:rsidRPr="00881CF9">
              <w:t>)</w:t>
            </w:r>
            <w:r>
              <w:t xml:space="preserve"> не может </w:t>
            </w:r>
            <w:r>
              <w:lastRenderedPageBreak/>
              <w:t>быть заполнено при приеме</w:t>
            </w:r>
          </w:p>
        </w:tc>
        <w:tc>
          <w:tcPr>
            <w:tcW w:w="1395" w:type="pct"/>
            <w:gridSpan w:val="3"/>
          </w:tcPr>
          <w:p w14:paraId="3A8ED505" w14:textId="2A0954DA" w:rsidR="00056C63" w:rsidRPr="000E4FE8" w:rsidRDefault="00056C63" w:rsidP="00056C63">
            <w:pPr>
              <w:pStyle w:val="ad"/>
              <w:jc w:val="left"/>
            </w:pPr>
            <w:r>
              <w:lastRenderedPageBreak/>
              <w:t>Поле «Информация о номере реестровой записи независимой гарантии не будет размещена на официальном сайте ЕИС в соответствии с ч. 8.1 ст. 45 Федерального закона № 44-ФЗ</w:t>
            </w:r>
            <w:r w:rsidRPr="00881CF9">
              <w:t xml:space="preserve">» </w:t>
            </w:r>
            <w:r w:rsidRPr="00881CF9">
              <w:rPr>
                <w:lang w:val="en-US"/>
              </w:rPr>
              <w:t>qualityGuaranteeInfo</w:t>
            </w:r>
            <w:r w:rsidRPr="00881CF9">
              <w:t>/</w:t>
            </w:r>
            <w:r w:rsidRPr="00881CF9">
              <w:rPr>
                <w:lang w:val="en-US"/>
              </w:rPr>
              <w:t>execObligationsGuaranteeInfo</w:t>
            </w:r>
            <w:r w:rsidRPr="00881CF9">
              <w:t>/</w:t>
            </w:r>
            <w:r w:rsidRPr="00881CF9">
              <w:rPr>
                <w:lang w:val="en-US"/>
              </w:rPr>
              <w:t>ensuringWay</w:t>
            </w:r>
            <w:r w:rsidRPr="00881CF9">
              <w:t>/</w:t>
            </w:r>
            <w:r w:rsidRPr="00881CF9">
              <w:rPr>
                <w:lang w:val="en-US"/>
              </w:rPr>
              <w:t>bankGuarantee</w:t>
            </w:r>
            <w:r w:rsidRPr="00881CF9">
              <w:t>/</w:t>
            </w:r>
            <w:r>
              <w:rPr>
                <w:lang w:val="en-US"/>
              </w:rPr>
              <w:t>regNumberN</w:t>
            </w:r>
            <w:r w:rsidRPr="00881CF9">
              <w:rPr>
                <w:lang w:val="en-US"/>
              </w:rPr>
              <w:t>ot</w:t>
            </w:r>
            <w:r w:rsidRPr="00881CF9">
              <w:rPr>
                <w:lang w:val="en-US"/>
              </w:rPr>
              <w:lastRenderedPageBreak/>
              <w:t>PublishedOnEIS</w:t>
            </w:r>
            <w:r w:rsidRPr="00881CF9">
              <w:t>)</w:t>
            </w:r>
            <w:r>
              <w:t xml:space="preserve"> не может быть заполнено при приеме</w:t>
            </w:r>
          </w:p>
        </w:tc>
      </w:tr>
      <w:tr w:rsidR="00056C63" w:rsidRPr="000E4FE8" w14:paraId="1CB98191" w14:textId="77777777" w:rsidTr="00AA184A">
        <w:trPr>
          <w:trHeight w:val="348"/>
        </w:trPr>
        <w:tc>
          <w:tcPr>
            <w:tcW w:w="841" w:type="pct"/>
            <w:gridSpan w:val="2"/>
          </w:tcPr>
          <w:p w14:paraId="4EC02806" w14:textId="2B2EBAA0" w:rsidR="00056C63" w:rsidRPr="00F82544" w:rsidRDefault="00056C63" w:rsidP="00056C63">
            <w:pPr>
              <w:pStyle w:val="ad"/>
              <w:jc w:val="left"/>
            </w:pPr>
            <w:r>
              <w:rPr>
                <w:lang w:val="en-US"/>
              </w:rPr>
              <w:lastRenderedPageBreak/>
              <w:t>РК_ИК_0172</w:t>
            </w:r>
          </w:p>
        </w:tc>
        <w:tc>
          <w:tcPr>
            <w:tcW w:w="234" w:type="pct"/>
            <w:gridSpan w:val="2"/>
          </w:tcPr>
          <w:p w14:paraId="3CCC3FDA" w14:textId="77777777" w:rsidR="00056C63" w:rsidRPr="000E4FE8" w:rsidRDefault="00056C63" w:rsidP="00056C63">
            <w:pPr>
              <w:pStyle w:val="ad"/>
              <w:jc w:val="left"/>
            </w:pPr>
          </w:p>
        </w:tc>
        <w:tc>
          <w:tcPr>
            <w:tcW w:w="1056" w:type="pct"/>
            <w:gridSpan w:val="2"/>
          </w:tcPr>
          <w:p w14:paraId="02BA6797" w14:textId="20177492" w:rsidR="00056C63" w:rsidRPr="00F82544" w:rsidRDefault="00056C63" w:rsidP="00056C63">
            <w:pPr>
              <w:pStyle w:val="ad"/>
              <w:jc w:val="left"/>
            </w:pPr>
            <w:r>
              <w:t>Поле</w:t>
            </w:r>
            <w:r w:rsidRPr="00ED3A0F">
              <w:t xml:space="preserve"> </w:t>
            </w:r>
            <w:r>
              <w:t>«</w:t>
            </w:r>
            <w:r w:rsidRPr="00B06241">
              <w:t>Информация о номере документа реестровой записи не будет размещена на официальном сайте ЕИС в соответствии с ч. 8.1 ст. 45 Федерального закона № 44-ФЗ</w:t>
            </w:r>
            <w:r w:rsidRPr="00881CF9">
              <w:t xml:space="preserve">» </w:t>
            </w:r>
            <w:r w:rsidRPr="00881CF9">
              <w:rPr>
                <w:lang w:val="en-US"/>
              </w:rPr>
              <w:t>qualityGuaranteeInfo</w:t>
            </w:r>
            <w:r w:rsidRPr="00881CF9">
              <w:t>/</w:t>
            </w:r>
            <w:r w:rsidRPr="00881CF9">
              <w:rPr>
                <w:lang w:val="en-US"/>
              </w:rPr>
              <w:t>execObligationsGuaranteeInfo</w:t>
            </w:r>
            <w:r w:rsidRPr="00881CF9">
              <w:t>/</w:t>
            </w:r>
            <w:r w:rsidRPr="00881CF9">
              <w:rPr>
                <w:lang w:val="en-US"/>
              </w:rPr>
              <w:t>ensuringWay</w:t>
            </w:r>
            <w:r w:rsidRPr="00881CF9">
              <w:t>/</w:t>
            </w:r>
            <w:r w:rsidRPr="00881CF9">
              <w:rPr>
                <w:lang w:val="en-US"/>
              </w:rPr>
              <w:t>bankGuarantee</w:t>
            </w:r>
            <w:r w:rsidRPr="00881CF9">
              <w:t>/</w:t>
            </w:r>
            <w:r w:rsidRPr="00B06241">
              <w:rPr>
                <w:lang w:val="en-US"/>
              </w:rPr>
              <w:t>docNumberNotPublishedOnEIS</w:t>
            </w:r>
            <w:r w:rsidRPr="00881CF9">
              <w:t>)</w:t>
            </w:r>
          </w:p>
        </w:tc>
        <w:tc>
          <w:tcPr>
            <w:tcW w:w="1474" w:type="pct"/>
            <w:gridSpan w:val="3"/>
          </w:tcPr>
          <w:p w14:paraId="4424B3B8" w14:textId="4F17EE95" w:rsidR="00056C63" w:rsidRPr="00886E2D" w:rsidRDefault="00056C63" w:rsidP="00056C63">
            <w:pPr>
              <w:pStyle w:val="ad"/>
              <w:jc w:val="left"/>
            </w:pPr>
            <w:r>
              <w:t>Поле «</w:t>
            </w:r>
            <w:r w:rsidRPr="00B06241">
              <w:t>Информация о номере документа реестровой записи не будет размещена на официальном сайте ЕИС в соответствии с ч. 8.1 ст. 45 Федерального закона № 44-ФЗ</w:t>
            </w:r>
            <w:r w:rsidRPr="00881CF9">
              <w:t xml:space="preserve">» </w:t>
            </w:r>
            <w:r w:rsidRPr="00881CF9">
              <w:rPr>
                <w:lang w:val="en-US"/>
              </w:rPr>
              <w:t>qualityGuaranteeInfo</w:t>
            </w:r>
            <w:r w:rsidRPr="00881CF9">
              <w:t>/</w:t>
            </w:r>
            <w:r w:rsidRPr="00881CF9">
              <w:rPr>
                <w:lang w:val="en-US"/>
              </w:rPr>
              <w:t>execObligationsGuaranteeInfo</w:t>
            </w:r>
            <w:r w:rsidRPr="00881CF9">
              <w:t>/</w:t>
            </w:r>
            <w:r w:rsidRPr="00881CF9">
              <w:rPr>
                <w:lang w:val="en-US"/>
              </w:rPr>
              <w:t>ensuringWay</w:t>
            </w:r>
            <w:r w:rsidRPr="00881CF9">
              <w:t>/</w:t>
            </w:r>
            <w:r w:rsidRPr="00881CF9">
              <w:rPr>
                <w:lang w:val="en-US"/>
              </w:rPr>
              <w:t>bankGuarantee</w:t>
            </w:r>
            <w:r w:rsidRPr="00881CF9">
              <w:t>/</w:t>
            </w:r>
            <w:r w:rsidRPr="00B06241">
              <w:rPr>
                <w:lang w:val="en-US"/>
              </w:rPr>
              <w:t>docNumberNotPublishedOnEIS</w:t>
            </w:r>
            <w:r w:rsidRPr="00881CF9">
              <w:t>)</w:t>
            </w:r>
            <w:r>
              <w:t xml:space="preserve"> не может быть заполнено при приеме</w:t>
            </w:r>
          </w:p>
        </w:tc>
        <w:tc>
          <w:tcPr>
            <w:tcW w:w="1395" w:type="pct"/>
            <w:gridSpan w:val="3"/>
          </w:tcPr>
          <w:p w14:paraId="4F0F6599" w14:textId="44291EBD" w:rsidR="00056C63" w:rsidRPr="000E4FE8" w:rsidRDefault="00056C63" w:rsidP="00056C63">
            <w:pPr>
              <w:pStyle w:val="ad"/>
              <w:jc w:val="left"/>
            </w:pPr>
            <w:r>
              <w:t>Поле «</w:t>
            </w:r>
            <w:r w:rsidRPr="00B06241">
              <w:t>Информация о номере документа реестровой записи не будет размещена на официальном сайте ЕИС в соответствии с ч. 8.1 ст. 45 Федерального закона № 44-ФЗ</w:t>
            </w:r>
            <w:r w:rsidRPr="00881CF9">
              <w:t xml:space="preserve">» </w:t>
            </w:r>
            <w:r w:rsidRPr="00881CF9">
              <w:rPr>
                <w:lang w:val="en-US"/>
              </w:rPr>
              <w:t>qualityGuaranteeInfo</w:t>
            </w:r>
            <w:r w:rsidRPr="00881CF9">
              <w:t>/</w:t>
            </w:r>
            <w:r w:rsidRPr="00881CF9">
              <w:rPr>
                <w:lang w:val="en-US"/>
              </w:rPr>
              <w:t>execObligationsGuaranteeInfo</w:t>
            </w:r>
            <w:r w:rsidRPr="00881CF9">
              <w:t>/</w:t>
            </w:r>
            <w:r w:rsidRPr="00881CF9">
              <w:rPr>
                <w:lang w:val="en-US"/>
              </w:rPr>
              <w:t>ensuringWay</w:t>
            </w:r>
            <w:r w:rsidRPr="00881CF9">
              <w:t>/</w:t>
            </w:r>
            <w:r w:rsidRPr="00881CF9">
              <w:rPr>
                <w:lang w:val="en-US"/>
              </w:rPr>
              <w:t>bankGuarantee</w:t>
            </w:r>
            <w:r w:rsidRPr="00881CF9">
              <w:t>/</w:t>
            </w:r>
            <w:r w:rsidRPr="00B06241">
              <w:rPr>
                <w:lang w:val="en-US"/>
              </w:rPr>
              <w:t>docNumberNotPublishedOnEIS</w:t>
            </w:r>
            <w:r w:rsidRPr="00881CF9">
              <w:t>)</w:t>
            </w:r>
            <w:r>
              <w:t xml:space="preserve"> не может быть заполнено при приеме</w:t>
            </w:r>
          </w:p>
        </w:tc>
      </w:tr>
      <w:tr w:rsidR="00056C63" w:rsidRPr="002D2859" w14:paraId="2B72A667" w14:textId="77777777" w:rsidTr="00F427CD">
        <w:trPr>
          <w:trHeight w:val="348"/>
        </w:trPr>
        <w:tc>
          <w:tcPr>
            <w:tcW w:w="5000" w:type="pct"/>
            <w:gridSpan w:val="12"/>
          </w:tcPr>
          <w:p w14:paraId="7531B753" w14:textId="78A5E2AC" w:rsidR="00056C63" w:rsidRPr="008314E3" w:rsidRDefault="00056C63" w:rsidP="00056C63">
            <w:pPr>
              <w:pStyle w:val="ad"/>
              <w:jc w:val="center"/>
              <w:rPr>
                <w:b/>
              </w:rPr>
            </w:pPr>
            <w:r w:rsidRPr="008314E3">
              <w:rPr>
                <w:b/>
              </w:rPr>
              <w:t>Блок «Обеспечение исполнения обязательств по предоставленной гарантии качества товаров, работ, услуг» (</w:t>
            </w:r>
            <w:r w:rsidRPr="008314E3">
              <w:rPr>
                <w:b/>
                <w:lang w:val="en-US"/>
              </w:rPr>
              <w:t>execObligationsGuaranteeInfo</w:t>
            </w:r>
            <w:r w:rsidRPr="008314E3">
              <w:rPr>
                <w:b/>
              </w:rPr>
              <w:t>)</w:t>
            </w:r>
          </w:p>
          <w:p w14:paraId="0F52F300" w14:textId="77777777" w:rsidR="00056C63" w:rsidRDefault="00056C63" w:rsidP="00056C63">
            <w:pPr>
              <w:pStyle w:val="ad"/>
              <w:jc w:val="center"/>
            </w:pPr>
          </w:p>
          <w:p w14:paraId="60209F43" w14:textId="0B4205B5" w:rsidR="00056C63" w:rsidRDefault="00056C63" w:rsidP="00056C63">
            <w:pPr>
              <w:pStyle w:val="ad"/>
            </w:pPr>
            <w:r>
              <w:t>Блок необязателен для заполнения.</w:t>
            </w:r>
          </w:p>
          <w:p w14:paraId="7EE19491" w14:textId="4C289C96" w:rsidR="00056C63" w:rsidRDefault="00056C63" w:rsidP="00056C63">
            <w:pPr>
              <w:pStyle w:val="ad"/>
            </w:pPr>
          </w:p>
          <w:p w14:paraId="588F359E" w14:textId="77777777" w:rsidR="00056C63" w:rsidRDefault="00056C63" w:rsidP="00056C63">
            <w:pPr>
              <w:pStyle w:val="ad"/>
              <w:jc w:val="left"/>
            </w:pPr>
            <w:r>
              <w:t xml:space="preserve">Поля </w:t>
            </w:r>
          </w:p>
          <w:p w14:paraId="2CEDBAFD" w14:textId="6D44EC58" w:rsidR="00056C63" w:rsidRDefault="00056C63" w:rsidP="00056C63">
            <w:pPr>
              <w:pStyle w:val="ad"/>
              <w:jc w:val="left"/>
            </w:pPr>
            <w:r>
              <w:t xml:space="preserve"> «</w:t>
            </w:r>
            <w:r w:rsidRPr="00881CF9">
              <w:t>Информация не будет размещена на официальном сайте ЕИС в соответствии с ч. 8.1 ст.</w:t>
            </w:r>
            <w:r>
              <w:t xml:space="preserve"> 45 Федерального закона № 44-ФЗ» (</w:t>
            </w:r>
            <w:r w:rsidRPr="00881CF9">
              <w:t>qualityGuaranteeInfo/execObligationsGuaranteeInfo/guaranteeReturns/guaranteeReturn/notPublishedOnEIS</w:t>
            </w:r>
            <w:r>
              <w:t>)</w:t>
            </w:r>
          </w:p>
          <w:p w14:paraId="372B3754" w14:textId="77777777" w:rsidR="00056C63" w:rsidRPr="00881CF9" w:rsidRDefault="00056C63" w:rsidP="00056C63">
            <w:pPr>
              <w:pStyle w:val="ad"/>
              <w:jc w:val="left"/>
            </w:pPr>
          </w:p>
          <w:p w14:paraId="0FF66CEE" w14:textId="4308F21B" w:rsidR="00056C63" w:rsidRDefault="00056C63" w:rsidP="00056C63">
            <w:pPr>
              <w:pStyle w:val="ad"/>
              <w:jc w:val="left"/>
            </w:pPr>
            <w:r>
              <w:t>не может быть заполнено при приеме, заполняю</w:t>
            </w:r>
            <w:r w:rsidRPr="006013F3">
              <w:t xml:space="preserve">тся при передаче, в случае если </w:t>
            </w:r>
            <w:r>
              <w:t xml:space="preserve">публикации сведений о контракте определяется, что </w:t>
            </w:r>
            <w:r w:rsidRPr="006013F3">
              <w:t xml:space="preserve">информация </w:t>
            </w:r>
            <w:r>
              <w:t xml:space="preserve">о независимой гарантии </w:t>
            </w:r>
            <w:r w:rsidRPr="006013F3">
              <w:t>не должна быть размещена в открытой части ЕИС</w:t>
            </w:r>
            <w:r>
              <w:t xml:space="preserve"> – см. доработку «</w:t>
            </w:r>
            <w:r w:rsidRPr="00A669FE">
              <w:t>FCSNF-6099</w:t>
            </w:r>
            <w:r>
              <w:t xml:space="preserve"> </w:t>
            </w:r>
            <w:r w:rsidRPr="00A669FE">
              <w:t>РК. Сформировать параметр скрытия информации по БГ</w:t>
            </w:r>
            <w:r>
              <w:t>»</w:t>
            </w:r>
          </w:p>
          <w:p w14:paraId="4D0BFFCE" w14:textId="77777777" w:rsidR="00056C63" w:rsidRDefault="00056C63" w:rsidP="00056C63">
            <w:pPr>
              <w:pStyle w:val="ad"/>
            </w:pPr>
          </w:p>
          <w:p w14:paraId="76C79FA0" w14:textId="485D9F64" w:rsidR="00056C63" w:rsidRDefault="00056C63" w:rsidP="00056C63">
            <w:pPr>
              <w:pStyle w:val="ad"/>
            </w:pPr>
          </w:p>
          <w:p w14:paraId="4AB8ACF3" w14:textId="3E24B766" w:rsidR="00056C63" w:rsidRPr="008314E3" w:rsidRDefault="00056C63" w:rsidP="00056C63">
            <w:pPr>
              <w:pStyle w:val="ad"/>
              <w:jc w:val="center"/>
              <w:rPr>
                <w:b/>
              </w:rPr>
            </w:pPr>
            <w:r w:rsidRPr="008314E3">
              <w:rPr>
                <w:b/>
              </w:rPr>
              <w:t>Блок «</w:t>
            </w:r>
            <w:r>
              <w:rPr>
                <w:b/>
              </w:rPr>
              <w:t>Независимая</w:t>
            </w:r>
            <w:r w:rsidRPr="008314E3">
              <w:rPr>
                <w:b/>
              </w:rPr>
              <w:t xml:space="preserve"> гарантия, выданная </w:t>
            </w:r>
            <w:r>
              <w:rPr>
                <w:b/>
              </w:rPr>
              <w:t>гарантом</w:t>
            </w:r>
            <w:r w:rsidRPr="008314E3">
              <w:rPr>
                <w:b/>
              </w:rPr>
              <w:t xml:space="preserve"> в соответствии со статьей 45» (bankGuarantee)</w:t>
            </w:r>
          </w:p>
          <w:p w14:paraId="78601749" w14:textId="70026934" w:rsidR="00056C63" w:rsidRDefault="00056C63" w:rsidP="00056C63">
            <w:pPr>
              <w:pStyle w:val="ad"/>
            </w:pPr>
          </w:p>
          <w:p w14:paraId="3C50D2F0" w14:textId="77777777" w:rsidR="00056C63" w:rsidRDefault="00056C63" w:rsidP="00056C63">
            <w:pPr>
              <w:pStyle w:val="ad"/>
              <w:jc w:val="left"/>
            </w:pPr>
          </w:p>
          <w:p w14:paraId="03B92898" w14:textId="77777777" w:rsidR="00056C63" w:rsidRDefault="00056C63" w:rsidP="00056C63">
            <w:pPr>
              <w:pStyle w:val="ad"/>
              <w:jc w:val="left"/>
            </w:pPr>
            <w:r>
              <w:t xml:space="preserve">Поля </w:t>
            </w:r>
          </w:p>
          <w:p w14:paraId="7156F5CE" w14:textId="219C92BB" w:rsidR="00056C63" w:rsidRDefault="00056C63" w:rsidP="00056C63">
            <w:pPr>
              <w:pStyle w:val="ad"/>
              <w:jc w:val="left"/>
            </w:pPr>
            <w:r>
              <w:t>«</w:t>
            </w:r>
            <w:r w:rsidRPr="00CA0E26">
              <w:t xml:space="preserve">Информация о номере реестровой записи </w:t>
            </w:r>
            <w:r>
              <w:t>независимой</w:t>
            </w:r>
            <w:r w:rsidRPr="00CA0E26">
              <w:t xml:space="preserve"> гарантии не будет размещена на официальном сайте ЕИС в соответствии с ч. 8.1 ст. 45 Федерального закона № 44-ФЗ.</w:t>
            </w:r>
            <w:r>
              <w:t>»</w:t>
            </w:r>
            <w:r w:rsidRPr="00283226">
              <w:t xml:space="preserve"> </w:t>
            </w:r>
            <w:r w:rsidRPr="00F82544">
              <w:rPr>
                <w:lang w:val="en-US"/>
              </w:rPr>
              <w:t>qualityGuaranteeInfo</w:t>
            </w:r>
            <w:r w:rsidRPr="00B87B65">
              <w:t>/</w:t>
            </w:r>
            <w:r w:rsidRPr="00F82544">
              <w:rPr>
                <w:lang w:val="en-US"/>
              </w:rPr>
              <w:t>execObligationsGuaranteeInfo</w:t>
            </w:r>
            <w:r w:rsidRPr="00B87B65">
              <w:t>/</w:t>
            </w:r>
            <w:r w:rsidRPr="00F82544">
              <w:rPr>
                <w:lang w:val="en-US"/>
              </w:rPr>
              <w:t>ensuringWay</w:t>
            </w:r>
            <w:r w:rsidRPr="00B87B65">
              <w:t>/</w:t>
            </w:r>
            <w:r w:rsidRPr="00F82544">
              <w:rPr>
                <w:lang w:val="en-US"/>
              </w:rPr>
              <w:t>bankGuarantee</w:t>
            </w:r>
            <w:r w:rsidRPr="00B87B65">
              <w:t>/</w:t>
            </w:r>
            <w:r w:rsidRPr="00F82544">
              <w:rPr>
                <w:lang w:val="en-US"/>
              </w:rPr>
              <w:t>regNumberNotPublishedOnEIS</w:t>
            </w:r>
            <w:r w:rsidRPr="00283226">
              <w:t>)</w:t>
            </w:r>
            <w:r>
              <w:t>;</w:t>
            </w:r>
          </w:p>
          <w:p w14:paraId="3020CE95" w14:textId="700048A6" w:rsidR="00056C63" w:rsidRPr="007944B5" w:rsidRDefault="00056C63" w:rsidP="00056C63">
            <w:pPr>
              <w:pStyle w:val="ad"/>
              <w:jc w:val="left"/>
            </w:pPr>
            <w:r>
              <w:lastRenderedPageBreak/>
              <w:t xml:space="preserve">«Информация о номере документа реестровой записи не будет размещена на официальном сайте ЕИС в соответствии с ч. 8.1 ст. 45 Федерального закона № 44-ФЗ. </w:t>
            </w:r>
            <w:r w:rsidRPr="00283226">
              <w:t>(</w:t>
            </w:r>
            <w:r w:rsidRPr="00F82544">
              <w:rPr>
                <w:lang w:val="en-US"/>
              </w:rPr>
              <w:t>qualityGuaranteeInfo</w:t>
            </w:r>
            <w:r w:rsidRPr="00B87B65">
              <w:t>/</w:t>
            </w:r>
            <w:r w:rsidRPr="00F82544">
              <w:rPr>
                <w:lang w:val="en-US"/>
              </w:rPr>
              <w:t>execObligationsGuaranteeInfo</w:t>
            </w:r>
            <w:r w:rsidRPr="00B87B65">
              <w:t>/</w:t>
            </w:r>
            <w:r w:rsidRPr="00F82544">
              <w:rPr>
                <w:lang w:val="en-US"/>
              </w:rPr>
              <w:t>ensuringWay</w:t>
            </w:r>
            <w:r w:rsidRPr="00B87B65">
              <w:t>/</w:t>
            </w:r>
            <w:r w:rsidRPr="00F82544">
              <w:rPr>
                <w:lang w:val="en-US"/>
              </w:rPr>
              <w:t>bankGuarantee</w:t>
            </w:r>
            <w:r w:rsidRPr="00B87B65">
              <w:t xml:space="preserve"> </w:t>
            </w:r>
            <w:r>
              <w:t>\</w:t>
            </w:r>
            <w:r>
              <w:rPr>
                <w:lang w:val="en-US"/>
              </w:rPr>
              <w:t>docNumberN</w:t>
            </w:r>
            <w:r w:rsidRPr="00CA0E26">
              <w:t>otPublishedOnEIS</w:t>
            </w:r>
            <w:r w:rsidRPr="00283226">
              <w:t>)</w:t>
            </w:r>
            <w:r w:rsidRPr="007944B5">
              <w:t>/</w:t>
            </w:r>
          </w:p>
          <w:p w14:paraId="75A1EF96" w14:textId="77777777" w:rsidR="00056C63" w:rsidRDefault="00056C63" w:rsidP="00056C63">
            <w:pPr>
              <w:pStyle w:val="ad"/>
              <w:jc w:val="left"/>
            </w:pPr>
          </w:p>
          <w:p w14:paraId="607135F1" w14:textId="0EB5DF23" w:rsidR="00056C63" w:rsidRDefault="00056C63" w:rsidP="00056C63">
            <w:pPr>
              <w:pStyle w:val="ad"/>
              <w:jc w:val="left"/>
            </w:pPr>
            <w:r>
              <w:t>не может быть заполнено при приеме, заполняю</w:t>
            </w:r>
            <w:r w:rsidRPr="006013F3">
              <w:t xml:space="preserve">тся при передаче, в случае если </w:t>
            </w:r>
            <w:r>
              <w:t xml:space="preserve">публикации сведений о контракте определяется, что </w:t>
            </w:r>
            <w:r w:rsidRPr="006013F3">
              <w:t xml:space="preserve">информация </w:t>
            </w:r>
            <w:r>
              <w:t xml:space="preserve">о независимой гарантии </w:t>
            </w:r>
            <w:r w:rsidRPr="006013F3">
              <w:t>не должна быть размещена в открытой части ЕИС</w:t>
            </w:r>
            <w:r>
              <w:t xml:space="preserve"> – см. доработку «</w:t>
            </w:r>
            <w:r w:rsidRPr="00A669FE">
              <w:t>FCSNF-6099</w:t>
            </w:r>
            <w:r>
              <w:t xml:space="preserve"> </w:t>
            </w:r>
            <w:r w:rsidRPr="00A669FE">
              <w:t>РК. Сформировать параметр скрытия информации по БГ</w:t>
            </w:r>
            <w:r>
              <w:t>»</w:t>
            </w:r>
          </w:p>
          <w:p w14:paraId="278ADC3D" w14:textId="2C71319A" w:rsidR="00056C63" w:rsidRDefault="00056C63" w:rsidP="00056C63">
            <w:pPr>
              <w:pStyle w:val="ad"/>
            </w:pPr>
          </w:p>
          <w:p w14:paraId="0D88BC66" w14:textId="77777777" w:rsidR="00056C63" w:rsidRDefault="00056C63" w:rsidP="00056C63">
            <w:pPr>
              <w:pStyle w:val="ad"/>
            </w:pPr>
          </w:p>
          <w:p w14:paraId="5458F8A8" w14:textId="5A1BF5B7" w:rsidR="00056C63" w:rsidRDefault="00056C63" w:rsidP="00056C63">
            <w:pPr>
              <w:pStyle w:val="ad"/>
            </w:pPr>
            <w:r>
              <w:t>Поле «</w:t>
            </w:r>
            <w:r w:rsidRPr="00C74BBE">
              <w:t xml:space="preserve">Номер реестровой записи </w:t>
            </w:r>
            <w:r>
              <w:t>независимой</w:t>
            </w:r>
            <w:r w:rsidRPr="00C74BBE">
              <w:t xml:space="preserve"> гарантии</w:t>
            </w:r>
            <w:r>
              <w:t>» (</w:t>
            </w:r>
            <w:r w:rsidRPr="00C74BBE">
              <w:t>ensuringWay</w:t>
            </w:r>
            <w:r>
              <w:t>\</w:t>
            </w:r>
            <w:r w:rsidRPr="00C74BBE">
              <w:t>bankGuarantee</w:t>
            </w:r>
            <w:r>
              <w:t>\</w:t>
            </w:r>
            <w:r w:rsidRPr="00C74BBE">
              <w:t>regNumber</w:t>
            </w:r>
            <w:r>
              <w:t>) – контролируется на присутствие в РНГ действующей НГ с таким номером (см контроль ниже).</w:t>
            </w:r>
          </w:p>
          <w:p w14:paraId="413B1136" w14:textId="3BA72A48" w:rsidR="00056C63" w:rsidRDefault="00056C63" w:rsidP="00056C63">
            <w:pPr>
              <w:pStyle w:val="ad"/>
            </w:pPr>
          </w:p>
          <w:p w14:paraId="2A777808" w14:textId="603AFFBF" w:rsidR="00056C63" w:rsidRDefault="00056C63" w:rsidP="00056C63">
            <w:pPr>
              <w:pStyle w:val="ad"/>
            </w:pPr>
            <w:r>
              <w:t>Поле «</w:t>
            </w:r>
            <w:r w:rsidRPr="00C74BBE">
              <w:t xml:space="preserve">Номер документа реестровой записи </w:t>
            </w:r>
            <w:r>
              <w:t>независимой</w:t>
            </w:r>
            <w:r w:rsidRPr="00C74BBE">
              <w:t xml:space="preserve"> гарантии</w:t>
            </w:r>
            <w:r>
              <w:t>» (</w:t>
            </w:r>
            <w:r w:rsidRPr="00C74BBE">
              <w:t>ensuringWay</w:t>
            </w:r>
            <w:r>
              <w:t>\</w:t>
            </w:r>
            <w:r w:rsidRPr="00C74BBE">
              <w:t>bankGuarantee</w:t>
            </w:r>
            <w:r>
              <w:t xml:space="preserve">\ </w:t>
            </w:r>
            <w:r w:rsidRPr="00C74BBE">
              <w:t>docNumber</w:t>
            </w:r>
            <w:r>
              <w:t xml:space="preserve">) – </w:t>
            </w:r>
            <w:r w:rsidRPr="00C74BBE">
              <w:t>При приеме игнорируется, заполняется при передаче</w:t>
            </w:r>
            <w:r>
              <w:t xml:space="preserve"> соответствующим значением для независимой гарантии, реестровый номер которой указан в поле </w:t>
            </w:r>
            <w:r w:rsidRPr="00C74BBE">
              <w:t>ensuringWay</w:t>
            </w:r>
            <w:r>
              <w:t>\</w:t>
            </w:r>
            <w:r w:rsidRPr="00C74BBE">
              <w:t>bankGuarantee</w:t>
            </w:r>
            <w:r>
              <w:t>\</w:t>
            </w:r>
            <w:r w:rsidRPr="00C74BBE">
              <w:t>regNumber</w:t>
            </w:r>
            <w:r>
              <w:t>.</w:t>
            </w:r>
          </w:p>
          <w:p w14:paraId="06A995A1" w14:textId="4075383E" w:rsidR="00056C63" w:rsidRDefault="00056C63" w:rsidP="00056C63">
            <w:pPr>
              <w:pStyle w:val="ad"/>
            </w:pPr>
          </w:p>
          <w:p w14:paraId="6BFB80C8" w14:textId="77777777" w:rsidR="00056C63" w:rsidRDefault="00056C63" w:rsidP="00056C63">
            <w:pPr>
              <w:pStyle w:val="ad"/>
            </w:pPr>
          </w:p>
          <w:p w14:paraId="284CA663" w14:textId="54DEE5B9" w:rsidR="00056C63" w:rsidRDefault="00056C63" w:rsidP="00056C63">
            <w:pPr>
              <w:pStyle w:val="ad"/>
              <w:jc w:val="left"/>
            </w:pPr>
            <w:r>
              <w:t xml:space="preserve">Блок </w:t>
            </w:r>
            <w:r w:rsidRPr="00B97D96">
              <w:t>«Валюта обеспечения исполнения обязательств» (</w:t>
            </w:r>
            <w:r w:rsidRPr="00C20AF2">
              <w:rPr>
                <w:lang w:val="en-US"/>
              </w:rPr>
              <w:t>enforcement</w:t>
            </w:r>
            <w:r w:rsidRPr="00B97D96">
              <w:t xml:space="preserve">\ </w:t>
            </w:r>
            <w:r w:rsidRPr="00C20AF2">
              <w:rPr>
                <w:lang w:val="en-US"/>
              </w:rPr>
              <w:t>bankGuarantee</w:t>
            </w:r>
            <w:r w:rsidRPr="00B97D96">
              <w:t>\</w:t>
            </w:r>
            <w:r>
              <w:rPr>
                <w:lang w:val="en-US"/>
              </w:rPr>
              <w:t>currency</w:t>
            </w:r>
            <w:r w:rsidRPr="00B97D96">
              <w:t>)</w:t>
            </w:r>
            <w:r>
              <w:t xml:space="preserve"> – контролируется на корректность заполнения  - код валюты должен быть в справочнике «</w:t>
            </w:r>
            <w:r w:rsidRPr="00A67258">
              <w:t>Список валют, курс на которые устанавливается ЦБ РФ</w:t>
            </w:r>
            <w:r>
              <w:t>» (см. контроль ниже).</w:t>
            </w:r>
          </w:p>
          <w:p w14:paraId="5FF01997" w14:textId="77777777" w:rsidR="00056C63" w:rsidRPr="00B97D96" w:rsidRDefault="00056C63" w:rsidP="00056C63">
            <w:pPr>
              <w:pStyle w:val="ad"/>
              <w:jc w:val="left"/>
            </w:pPr>
          </w:p>
          <w:p w14:paraId="6B9AD6F4" w14:textId="663E0E3C" w:rsidR="00056C63" w:rsidRDefault="00056C63" w:rsidP="00056C63">
            <w:pPr>
              <w:pStyle w:val="ad"/>
            </w:pPr>
            <w:r>
              <w:t>Поле «</w:t>
            </w:r>
            <w:r w:rsidRPr="00D90127">
              <w:t>Курс валюты по отношению к рублю на дату заключения контракт</w:t>
            </w:r>
            <w:r>
              <w:t>» (</w:t>
            </w:r>
            <w:r w:rsidRPr="00C74BBE">
              <w:t>ensuringWay</w:t>
            </w:r>
            <w:r>
              <w:t>\</w:t>
            </w:r>
            <w:r w:rsidRPr="00C74BBE">
              <w:t>bankGuarantee</w:t>
            </w:r>
            <w:r>
              <w:t>\</w:t>
            </w:r>
            <w:r w:rsidRPr="00D90127">
              <w:t>currencyRate</w:t>
            </w:r>
            <w:r>
              <w:t>) – п</w:t>
            </w:r>
            <w:r w:rsidRPr="00D90127">
              <w:t>ри приеме игнорируется, заполняется при передаче, в случае если валюта обеспечения отлична от рублей</w:t>
            </w:r>
            <w:r>
              <w:t>.</w:t>
            </w:r>
          </w:p>
          <w:p w14:paraId="0A11CE8A" w14:textId="0CCE87F3" w:rsidR="00056C63" w:rsidRDefault="00056C63" w:rsidP="00056C63">
            <w:pPr>
              <w:pStyle w:val="ad"/>
            </w:pPr>
          </w:p>
          <w:p w14:paraId="6A422EE5" w14:textId="75B507A2" w:rsidR="00056C63" w:rsidRDefault="00056C63" w:rsidP="00056C63">
            <w:pPr>
              <w:pStyle w:val="ad"/>
            </w:pPr>
            <w:r>
              <w:t>Поле «</w:t>
            </w:r>
            <w:r w:rsidRPr="00D90127">
              <w:t>Размер обеспечения исполнения обязательств в рублевом эквиваленте</w:t>
            </w:r>
            <w:r>
              <w:t>» (</w:t>
            </w:r>
            <w:r w:rsidRPr="00C74BBE">
              <w:t>ensuringWay</w:t>
            </w:r>
            <w:r>
              <w:t>\</w:t>
            </w:r>
            <w:r w:rsidRPr="00C74BBE">
              <w:t>bankGuarantee</w:t>
            </w:r>
            <w:r>
              <w:t>\</w:t>
            </w:r>
            <w:r w:rsidRPr="00D90127">
              <w:t>amountRUR</w:t>
            </w:r>
            <w:r>
              <w:t>) – п</w:t>
            </w:r>
            <w:r w:rsidRPr="00D90127">
              <w:t>ри приеме игнорируется, заполняется при передаче в случае если валюта контракта отлична от рублей</w:t>
            </w:r>
            <w:r>
              <w:t>.</w:t>
            </w:r>
          </w:p>
          <w:p w14:paraId="7EEC2C2D" w14:textId="4BE69F70" w:rsidR="00056C63" w:rsidRDefault="00056C63" w:rsidP="00056C63">
            <w:pPr>
              <w:pStyle w:val="ad"/>
            </w:pPr>
          </w:p>
          <w:p w14:paraId="7BEAA39E" w14:textId="6885EFF4" w:rsidR="00056C63" w:rsidRPr="008314E3" w:rsidRDefault="00056C63" w:rsidP="00056C63">
            <w:pPr>
              <w:pStyle w:val="ad"/>
              <w:jc w:val="center"/>
              <w:rPr>
                <w:b/>
              </w:rPr>
            </w:pPr>
            <w:r w:rsidRPr="008314E3">
              <w:rPr>
                <w:b/>
              </w:rPr>
              <w:t>Блок «Внесение денежных средств на указанный заказчиком счет» (cashAccount)</w:t>
            </w:r>
          </w:p>
          <w:p w14:paraId="697F5FD4" w14:textId="16EB6B33" w:rsidR="00056C63" w:rsidRDefault="00056C63" w:rsidP="00056C63">
            <w:pPr>
              <w:pStyle w:val="ad"/>
            </w:pPr>
          </w:p>
          <w:p w14:paraId="607C3BCC" w14:textId="77777777" w:rsidR="00056C63" w:rsidRDefault="00056C63" w:rsidP="00056C63">
            <w:pPr>
              <w:pStyle w:val="ad"/>
            </w:pPr>
          </w:p>
          <w:p w14:paraId="31562CCF" w14:textId="228DEC72" w:rsidR="00056C63" w:rsidRDefault="00056C63" w:rsidP="00056C63">
            <w:pPr>
              <w:pStyle w:val="ad"/>
              <w:jc w:val="left"/>
            </w:pPr>
            <w:r>
              <w:t xml:space="preserve">Блок </w:t>
            </w:r>
            <w:r w:rsidRPr="00B97D96">
              <w:t>«Валюта обеспечения исполнения обязательств» (</w:t>
            </w:r>
            <w:r w:rsidRPr="00C74BBE">
              <w:t>ensuringWay</w:t>
            </w:r>
            <w:r>
              <w:t xml:space="preserve">\ </w:t>
            </w:r>
            <w:r w:rsidRPr="008314E3">
              <w:t>cashAccount</w:t>
            </w:r>
            <w:r>
              <w:t>\</w:t>
            </w:r>
            <w:r>
              <w:rPr>
                <w:lang w:val="en-US"/>
              </w:rPr>
              <w:t>currency</w:t>
            </w:r>
            <w:r w:rsidRPr="00B97D96">
              <w:t>)</w:t>
            </w:r>
            <w:r>
              <w:t xml:space="preserve"> – контролируется на корректность заполнения  - код валюты должен быть в справочнике «</w:t>
            </w:r>
            <w:r w:rsidRPr="00A67258">
              <w:t>Список валют, курс на которые устанавливается ЦБ РФ</w:t>
            </w:r>
            <w:r>
              <w:t>» (см. контроль ниже).</w:t>
            </w:r>
          </w:p>
          <w:p w14:paraId="5201BECA" w14:textId="77777777" w:rsidR="00056C63" w:rsidRPr="00B97D96" w:rsidRDefault="00056C63" w:rsidP="00056C63">
            <w:pPr>
              <w:pStyle w:val="ad"/>
              <w:jc w:val="left"/>
            </w:pPr>
          </w:p>
          <w:p w14:paraId="28013110" w14:textId="3CF2CB03" w:rsidR="00056C63" w:rsidRDefault="00056C63" w:rsidP="00056C63">
            <w:pPr>
              <w:pStyle w:val="ad"/>
            </w:pPr>
            <w:r>
              <w:t>Поле «</w:t>
            </w:r>
            <w:r w:rsidRPr="00D90127">
              <w:t>Курс валюты по отношению к рублю на дату заключения контракт</w:t>
            </w:r>
            <w:r>
              <w:t>» (</w:t>
            </w:r>
            <w:r w:rsidRPr="00C74BBE">
              <w:t>ensuringWay</w:t>
            </w:r>
            <w:r>
              <w:t xml:space="preserve">\ </w:t>
            </w:r>
            <w:r w:rsidRPr="008314E3">
              <w:t>cashAccount</w:t>
            </w:r>
            <w:r>
              <w:t>\</w:t>
            </w:r>
            <w:r w:rsidRPr="00D90127">
              <w:t>currencyRate</w:t>
            </w:r>
            <w:r>
              <w:t>) – п</w:t>
            </w:r>
            <w:r w:rsidRPr="00D90127">
              <w:t>ри приеме игнорируется, заполняется при передаче, в случае если валюта обеспечения отлична от рублей</w:t>
            </w:r>
            <w:r>
              <w:t>.</w:t>
            </w:r>
          </w:p>
          <w:p w14:paraId="50C3F8F2" w14:textId="77777777" w:rsidR="00056C63" w:rsidRDefault="00056C63" w:rsidP="00056C63">
            <w:pPr>
              <w:pStyle w:val="ad"/>
            </w:pPr>
          </w:p>
          <w:p w14:paraId="0932365B" w14:textId="496300FD" w:rsidR="00056C63" w:rsidRDefault="00056C63" w:rsidP="00056C63">
            <w:pPr>
              <w:pStyle w:val="ad"/>
            </w:pPr>
            <w:r>
              <w:t>Поле «</w:t>
            </w:r>
            <w:r w:rsidRPr="00D90127">
              <w:t>Размер обеспечения исполнения обязательств в рублевом эквиваленте</w:t>
            </w:r>
            <w:r>
              <w:t>» (</w:t>
            </w:r>
            <w:r w:rsidRPr="00C74BBE">
              <w:t>ensuringWay</w:t>
            </w:r>
            <w:r>
              <w:t xml:space="preserve">\ </w:t>
            </w:r>
            <w:r w:rsidRPr="008314E3">
              <w:t>cashAccount</w:t>
            </w:r>
            <w:r>
              <w:t>\</w:t>
            </w:r>
            <w:r w:rsidRPr="00D90127">
              <w:t>amountRUR</w:t>
            </w:r>
            <w:r>
              <w:t>) – п</w:t>
            </w:r>
            <w:r w:rsidRPr="00D90127">
              <w:t>ри приеме игнорируется, заполняется при передаче в случае если валюта контракта отлична от рублей</w:t>
            </w:r>
            <w:r>
              <w:t>.</w:t>
            </w:r>
          </w:p>
          <w:p w14:paraId="7701BF80" w14:textId="639B4FF4" w:rsidR="00056C63" w:rsidRDefault="00056C63" w:rsidP="00056C63">
            <w:pPr>
              <w:pStyle w:val="ad"/>
            </w:pPr>
          </w:p>
          <w:p w14:paraId="7AF64B1E" w14:textId="7C130C96" w:rsidR="00056C63" w:rsidRPr="008314E3" w:rsidRDefault="00056C63" w:rsidP="00056C63">
            <w:pPr>
              <w:pStyle w:val="ad"/>
              <w:jc w:val="center"/>
              <w:rPr>
                <w:b/>
              </w:rPr>
            </w:pPr>
            <w:r w:rsidRPr="008314E3">
              <w:rPr>
                <w:b/>
              </w:rPr>
              <w:t>Блок «</w:t>
            </w:r>
            <w:r w:rsidRPr="00F373A5">
              <w:rPr>
                <w:b/>
              </w:rPr>
              <w:t>Информация о возвращении независимой гарантии или об уведомлении, направляемом заказчиком гаранту, об отказе от прав по гарантии</w:t>
            </w:r>
            <w:r w:rsidRPr="008314E3">
              <w:rPr>
                <w:b/>
              </w:rPr>
              <w:t>» (</w:t>
            </w:r>
            <w:r w:rsidRPr="00F52A10">
              <w:rPr>
                <w:b/>
              </w:rPr>
              <w:t>guaranteeReturns</w:t>
            </w:r>
            <w:r w:rsidRPr="008314E3">
              <w:rPr>
                <w:b/>
              </w:rPr>
              <w:t>)</w:t>
            </w:r>
          </w:p>
          <w:p w14:paraId="58572AE4" w14:textId="54723CD9" w:rsidR="00056C63" w:rsidRDefault="00056C63" w:rsidP="00056C63">
            <w:pPr>
              <w:pStyle w:val="ad"/>
            </w:pPr>
          </w:p>
          <w:p w14:paraId="439CE135" w14:textId="42AE9609" w:rsidR="00056C63" w:rsidRDefault="00056C63" w:rsidP="00056C63">
            <w:pPr>
              <w:pStyle w:val="ad"/>
              <w:jc w:val="center"/>
            </w:pPr>
            <w:r>
              <w:lastRenderedPageBreak/>
              <w:t>Блок</w:t>
            </w:r>
            <w:r w:rsidRPr="002D2859">
              <w:t xml:space="preserve"> «</w:t>
            </w:r>
            <w:r w:rsidRPr="00F373A5">
              <w:t>Информация о возвращении независимой гарантии или об уведомлении, направляемом заказчиком гаранту, об отказе от прав по гарантии</w:t>
            </w:r>
            <w:r w:rsidRPr="002D2859">
              <w:t>» (</w:t>
            </w:r>
            <w:r w:rsidRPr="005C47CF">
              <w:rPr>
                <w:lang w:val="en-US"/>
              </w:rPr>
              <w:t>guaranteeReturns</w:t>
            </w:r>
            <w:r w:rsidRPr="002D2859">
              <w:t>)</w:t>
            </w:r>
            <w:r>
              <w:t>.</w:t>
            </w:r>
          </w:p>
          <w:p w14:paraId="7478913B" w14:textId="1D3D8400" w:rsidR="00056C63" w:rsidRDefault="00056C63" w:rsidP="00056C63">
            <w:pPr>
              <w:pStyle w:val="ad"/>
              <w:jc w:val="left"/>
            </w:pPr>
          </w:p>
          <w:p w14:paraId="0E605A3C" w14:textId="77777777" w:rsidR="00056C63" w:rsidRDefault="00056C63" w:rsidP="00056C63">
            <w:pPr>
              <w:pStyle w:val="ad"/>
              <w:jc w:val="left"/>
            </w:pPr>
            <w:r>
              <w:t xml:space="preserve">Поля </w:t>
            </w:r>
          </w:p>
          <w:p w14:paraId="21725D48" w14:textId="1C7ECCDB" w:rsidR="00056C63" w:rsidRDefault="00056C63" w:rsidP="00056C63">
            <w:pPr>
              <w:pStyle w:val="ad"/>
              <w:jc w:val="left"/>
            </w:pPr>
            <w:r>
              <w:t xml:space="preserve"> «</w:t>
            </w:r>
            <w:r w:rsidRPr="00881CF9">
              <w:t>Информация не будет размещена на официальном сайте ЕИС в соответствии с ч. 8.1 ст.</w:t>
            </w:r>
            <w:r>
              <w:t xml:space="preserve"> 45 Федерального закона № 44-ФЗ» (</w:t>
            </w:r>
            <w:r w:rsidRPr="00881CF9">
              <w:t>guaranteeReturns/guaranteeReturn/notPublishedOnEIS</w:t>
            </w:r>
            <w:r>
              <w:t>)</w:t>
            </w:r>
          </w:p>
          <w:p w14:paraId="3B715073" w14:textId="77777777" w:rsidR="00056C63" w:rsidRPr="00881CF9" w:rsidRDefault="00056C63" w:rsidP="00056C63">
            <w:pPr>
              <w:pStyle w:val="ad"/>
              <w:jc w:val="left"/>
            </w:pPr>
          </w:p>
          <w:p w14:paraId="05281596" w14:textId="3066A590" w:rsidR="00056C63" w:rsidRDefault="00056C63" w:rsidP="00056C63">
            <w:pPr>
              <w:pStyle w:val="ad"/>
              <w:jc w:val="left"/>
            </w:pPr>
            <w:r>
              <w:t>не может быть заполнено при приеме, заполняю</w:t>
            </w:r>
            <w:r w:rsidRPr="006013F3">
              <w:t xml:space="preserve">тся при передаче, в случае если </w:t>
            </w:r>
            <w:r>
              <w:t xml:space="preserve">публикации сведений о контракте определяется, что </w:t>
            </w:r>
            <w:r w:rsidRPr="006013F3">
              <w:t xml:space="preserve">информация </w:t>
            </w:r>
            <w:r>
              <w:t xml:space="preserve">о </w:t>
            </w:r>
            <w:r w:rsidRPr="00274C9B">
              <w:t>независимой</w:t>
            </w:r>
            <w:r>
              <w:t xml:space="preserve"> гарантии </w:t>
            </w:r>
            <w:r w:rsidRPr="006013F3">
              <w:t>не должна быть размещена в открытой части ЕИС</w:t>
            </w:r>
            <w:r>
              <w:t xml:space="preserve"> – см. доработку «</w:t>
            </w:r>
            <w:r w:rsidRPr="00A669FE">
              <w:t>FCSNF-6099</w:t>
            </w:r>
            <w:r>
              <w:t xml:space="preserve"> </w:t>
            </w:r>
            <w:r w:rsidRPr="00A669FE">
              <w:t>РК. Сформировать параметр скрытия информации по БГ</w:t>
            </w:r>
            <w:r>
              <w:t>»</w:t>
            </w:r>
          </w:p>
          <w:p w14:paraId="5BFDA2E7" w14:textId="7ACDCB32" w:rsidR="00056C63" w:rsidRDefault="00056C63" w:rsidP="00056C63">
            <w:pPr>
              <w:pStyle w:val="ad"/>
              <w:jc w:val="left"/>
            </w:pPr>
          </w:p>
          <w:p w14:paraId="43F92C0F" w14:textId="77777777" w:rsidR="00056C63" w:rsidRDefault="00056C63" w:rsidP="00056C63">
            <w:pPr>
              <w:pStyle w:val="ad"/>
              <w:jc w:val="left"/>
            </w:pPr>
          </w:p>
          <w:p w14:paraId="3F9549C8" w14:textId="6D4F6A4A" w:rsidR="00056C63" w:rsidRDefault="00056C63" w:rsidP="00056C63">
            <w:pPr>
              <w:pStyle w:val="ad"/>
              <w:jc w:val="left"/>
            </w:pPr>
            <w:r>
              <w:t xml:space="preserve">Проверяется правомерность заполнения блока </w:t>
            </w:r>
            <w:r w:rsidRPr="002D2859">
              <w:t>«</w:t>
            </w:r>
            <w:r w:rsidRPr="00F373A5">
              <w:t>Информация о возвращении независимой гарантии или об уведомлении, направляемом заказчиком гаранту, об отказе от прав по гарантии</w:t>
            </w:r>
            <w:r w:rsidRPr="002D2859">
              <w:t>» (</w:t>
            </w:r>
            <w:r w:rsidRPr="005C47CF">
              <w:rPr>
                <w:lang w:val="en-US"/>
              </w:rPr>
              <w:t>guaranteeReturns</w:t>
            </w:r>
            <w:r w:rsidRPr="002D2859">
              <w:t>)</w:t>
            </w:r>
            <w:r>
              <w:t xml:space="preserve"> в головном блоке </w:t>
            </w:r>
            <w:r w:rsidRPr="00AE4010">
              <w:t>execObligationsGuaranteeInfo</w:t>
            </w:r>
            <w:r>
              <w:t xml:space="preserve"> (см. контроль РК_ИК_0100 ниже )</w:t>
            </w:r>
          </w:p>
          <w:p w14:paraId="1492AB3F" w14:textId="77777777" w:rsidR="00056C63" w:rsidRPr="003A15F4" w:rsidRDefault="00056C63" w:rsidP="00056C63">
            <w:pPr>
              <w:pStyle w:val="ad"/>
              <w:jc w:val="left"/>
            </w:pPr>
          </w:p>
          <w:p w14:paraId="5068829D" w14:textId="77777777" w:rsidR="00056C63" w:rsidRPr="00DF2505" w:rsidRDefault="00056C63" w:rsidP="00056C63">
            <w:pPr>
              <w:pStyle w:val="ad"/>
              <w:jc w:val="left"/>
            </w:pPr>
            <w:r>
              <w:t>Поля</w:t>
            </w:r>
            <w:r w:rsidRPr="00DF2505">
              <w:t>:</w:t>
            </w:r>
          </w:p>
          <w:p w14:paraId="54679661" w14:textId="46A539B7" w:rsidR="00056C63" w:rsidRDefault="00056C63" w:rsidP="00056C63">
            <w:pPr>
              <w:pStyle w:val="ad"/>
              <w:jc w:val="left"/>
            </w:pPr>
            <w:r w:rsidRPr="00DF2505">
              <w:t>«</w:t>
            </w:r>
            <w:r w:rsidRPr="005C47CF">
              <w:t>Номер</w:t>
            </w:r>
            <w:r w:rsidRPr="00DF2505">
              <w:t xml:space="preserve"> </w:t>
            </w:r>
            <w:r w:rsidRPr="005C47CF">
              <w:t>реестровой</w:t>
            </w:r>
            <w:r w:rsidRPr="00DF2505">
              <w:t xml:space="preserve"> </w:t>
            </w:r>
            <w:r w:rsidRPr="005C47CF">
              <w:t>записи</w:t>
            </w:r>
            <w:r w:rsidRPr="00DF2505">
              <w:t xml:space="preserve"> </w:t>
            </w:r>
            <w:r>
              <w:t>независимой</w:t>
            </w:r>
            <w:r w:rsidRPr="00DF2505">
              <w:t xml:space="preserve"> </w:t>
            </w:r>
            <w:r w:rsidRPr="005C47CF">
              <w:t>гарантии</w:t>
            </w:r>
            <w:r w:rsidRPr="00DF2505">
              <w:t>» (</w:t>
            </w:r>
            <w:r w:rsidRPr="005C47CF">
              <w:rPr>
                <w:lang w:val="en-US"/>
              </w:rPr>
              <w:t>guaranteeReturns</w:t>
            </w:r>
            <w:r w:rsidRPr="00DF2505">
              <w:t>\</w:t>
            </w:r>
            <w:r>
              <w:rPr>
                <w:lang w:val="en-US"/>
              </w:rPr>
              <w:t>guaranteeReturn</w:t>
            </w:r>
            <w:r w:rsidRPr="00DF2505">
              <w:t>\</w:t>
            </w:r>
            <w:r w:rsidRPr="005C47CF">
              <w:rPr>
                <w:lang w:val="en-US"/>
              </w:rPr>
              <w:t>bankGuaranteeReturn</w:t>
            </w:r>
            <w:r w:rsidRPr="00DF2505">
              <w:t>\</w:t>
            </w:r>
            <w:r>
              <w:rPr>
                <w:lang w:val="en-US"/>
              </w:rPr>
              <w:t>regNumber</w:t>
            </w:r>
            <w:r w:rsidRPr="00DF2505">
              <w:t>);</w:t>
            </w:r>
          </w:p>
          <w:p w14:paraId="2500DCCF" w14:textId="4BA3EF08" w:rsidR="00056C63" w:rsidRPr="00DF2505" w:rsidRDefault="00056C63" w:rsidP="00056C63">
            <w:pPr>
              <w:pStyle w:val="ad"/>
              <w:jc w:val="left"/>
            </w:pPr>
            <w:r w:rsidRPr="00DF2505">
              <w:t>«</w:t>
            </w:r>
            <w:r w:rsidRPr="00802671">
              <w:t xml:space="preserve">Номер документа реестровой записи </w:t>
            </w:r>
            <w:r>
              <w:t>независимой</w:t>
            </w:r>
            <w:r w:rsidRPr="00802671">
              <w:t xml:space="preserve"> гарантии</w:t>
            </w:r>
            <w:r w:rsidRPr="00DF2505">
              <w:t>» (</w:t>
            </w:r>
            <w:r w:rsidRPr="005C47CF">
              <w:rPr>
                <w:lang w:val="en-US"/>
              </w:rPr>
              <w:t>guaranteeReturns</w:t>
            </w:r>
            <w:r w:rsidRPr="00DF2505">
              <w:t>\</w:t>
            </w:r>
            <w:r>
              <w:rPr>
                <w:lang w:val="en-US"/>
              </w:rPr>
              <w:t>guaranteeReturn</w:t>
            </w:r>
            <w:r w:rsidRPr="00DF2505">
              <w:t>\</w:t>
            </w:r>
            <w:r w:rsidRPr="00802671">
              <w:rPr>
                <w:lang w:val="en-US"/>
              </w:rPr>
              <w:t>docNumber</w:t>
            </w:r>
            <w:r w:rsidRPr="00DF2505">
              <w:t>)</w:t>
            </w:r>
            <w:r>
              <w:t>;</w:t>
            </w:r>
          </w:p>
          <w:p w14:paraId="2D23B54F" w14:textId="7EC48F81" w:rsidR="00056C63" w:rsidRPr="00AE4010" w:rsidRDefault="00056C63" w:rsidP="00056C63">
            <w:pPr>
              <w:pStyle w:val="ad"/>
              <w:jc w:val="left"/>
              <w:rPr>
                <w:lang w:val="en-US"/>
              </w:rPr>
            </w:pPr>
            <w:r w:rsidRPr="00802671">
              <w:rPr>
                <w:lang w:val="en-US"/>
              </w:rPr>
              <w:t>«</w:t>
            </w:r>
            <w:r w:rsidRPr="00802671">
              <w:t>Дата</w:t>
            </w:r>
            <w:r w:rsidRPr="00802671">
              <w:rPr>
                <w:lang w:val="en-US"/>
              </w:rPr>
              <w:t xml:space="preserve"> </w:t>
            </w:r>
            <w:r w:rsidRPr="00802671">
              <w:t>публикации</w:t>
            </w:r>
            <w:r w:rsidRPr="00802671">
              <w:rPr>
                <w:lang w:val="en-US"/>
              </w:rPr>
              <w:t xml:space="preserve"> </w:t>
            </w:r>
            <w:r w:rsidRPr="00802671">
              <w:t>информации</w:t>
            </w:r>
            <w:r w:rsidRPr="00802671">
              <w:rPr>
                <w:lang w:val="en-US"/>
              </w:rPr>
              <w:t>» (</w:t>
            </w:r>
            <w:r w:rsidRPr="005C47CF">
              <w:rPr>
                <w:lang w:val="en-US"/>
              </w:rPr>
              <w:t>guaranteeReturns</w:t>
            </w:r>
            <w:r w:rsidRPr="00802671">
              <w:rPr>
                <w:lang w:val="en-US"/>
              </w:rPr>
              <w:t>\</w:t>
            </w:r>
            <w:r>
              <w:rPr>
                <w:lang w:val="en-US"/>
              </w:rPr>
              <w:t>guaranteeReturn</w:t>
            </w:r>
            <w:r w:rsidRPr="00802671">
              <w:rPr>
                <w:lang w:val="en-US"/>
              </w:rPr>
              <w:t>\</w:t>
            </w:r>
            <w:r w:rsidRPr="00A77ACA">
              <w:rPr>
                <w:lang w:val="en-US"/>
              </w:rPr>
              <w:t>returnPublishDate</w:t>
            </w:r>
            <w:r w:rsidRPr="00802671">
              <w:rPr>
                <w:lang w:val="en-US"/>
              </w:rPr>
              <w:t>)</w:t>
            </w:r>
            <w:r w:rsidRPr="00AE4010">
              <w:rPr>
                <w:lang w:val="en-US"/>
              </w:rPr>
              <w:t>;</w:t>
            </w:r>
          </w:p>
          <w:p w14:paraId="0B13CB2A" w14:textId="6B15DFAB" w:rsidR="00056C63" w:rsidRPr="00A77ACA" w:rsidRDefault="00056C63" w:rsidP="00056C63">
            <w:pPr>
              <w:pStyle w:val="ad"/>
              <w:jc w:val="left"/>
              <w:rPr>
                <w:lang w:val="en-US"/>
              </w:rPr>
            </w:pPr>
            <w:r w:rsidRPr="00A77ACA">
              <w:rPr>
                <w:lang w:val="en-US"/>
              </w:rPr>
              <w:t>«</w:t>
            </w:r>
            <w:r w:rsidRPr="005C47CF">
              <w:t>Номер</w:t>
            </w:r>
            <w:r w:rsidRPr="00A77ACA">
              <w:rPr>
                <w:lang w:val="en-US"/>
              </w:rPr>
              <w:t xml:space="preserve"> </w:t>
            </w:r>
            <w:r w:rsidRPr="005C47CF">
              <w:t>реестровой</w:t>
            </w:r>
            <w:r w:rsidRPr="00A77ACA">
              <w:rPr>
                <w:lang w:val="en-US"/>
              </w:rPr>
              <w:t xml:space="preserve"> </w:t>
            </w:r>
            <w:r w:rsidRPr="005C47CF">
              <w:t>записи</w:t>
            </w:r>
            <w:r w:rsidRPr="00A77ACA">
              <w:rPr>
                <w:lang w:val="en-US"/>
              </w:rPr>
              <w:t xml:space="preserve"> </w:t>
            </w:r>
            <w:r>
              <w:t>независимой</w:t>
            </w:r>
            <w:r w:rsidRPr="00A77ACA">
              <w:rPr>
                <w:lang w:val="en-US"/>
              </w:rPr>
              <w:t xml:space="preserve"> </w:t>
            </w:r>
            <w:r w:rsidRPr="005C47CF">
              <w:t>гарантии</w:t>
            </w:r>
            <w:r w:rsidRPr="00A77ACA">
              <w:rPr>
                <w:lang w:val="en-US"/>
              </w:rPr>
              <w:t>» (</w:t>
            </w:r>
            <w:r w:rsidRPr="005C47CF">
              <w:rPr>
                <w:lang w:val="en-US"/>
              </w:rPr>
              <w:t>guaranteeReturns</w:t>
            </w:r>
            <w:r w:rsidRPr="00A77ACA">
              <w:rPr>
                <w:lang w:val="en-US"/>
              </w:rPr>
              <w:t>\</w:t>
            </w:r>
            <w:r>
              <w:rPr>
                <w:lang w:val="en-US"/>
              </w:rPr>
              <w:t>guaranteeReturn</w:t>
            </w:r>
            <w:r w:rsidRPr="00A77ACA">
              <w:rPr>
                <w:lang w:val="en-US"/>
              </w:rPr>
              <w:t>\waiverNotice\</w:t>
            </w:r>
            <w:r>
              <w:rPr>
                <w:lang w:val="en-US"/>
              </w:rPr>
              <w:t>regNumber</w:t>
            </w:r>
            <w:r w:rsidRPr="00A77ACA">
              <w:rPr>
                <w:lang w:val="en-US"/>
              </w:rPr>
              <w:t>);</w:t>
            </w:r>
          </w:p>
          <w:p w14:paraId="1165C3F5" w14:textId="41329430" w:rsidR="00056C63" w:rsidRPr="00DF2505" w:rsidRDefault="00056C63" w:rsidP="00056C63">
            <w:pPr>
              <w:pStyle w:val="ad"/>
              <w:jc w:val="left"/>
            </w:pPr>
            <w:r w:rsidRPr="00DF2505">
              <w:t>«</w:t>
            </w:r>
            <w:r w:rsidRPr="00802671">
              <w:t xml:space="preserve">Номер документа реестровой записи </w:t>
            </w:r>
            <w:r>
              <w:t>независимой</w:t>
            </w:r>
            <w:r w:rsidRPr="00802671">
              <w:t xml:space="preserve"> гарантии</w:t>
            </w:r>
            <w:r w:rsidRPr="00DF2505">
              <w:t>» (</w:t>
            </w:r>
            <w:r w:rsidRPr="005C47CF">
              <w:rPr>
                <w:lang w:val="en-US"/>
              </w:rPr>
              <w:t>guaranteeReturns</w:t>
            </w:r>
            <w:r w:rsidRPr="00DF2505">
              <w:t>\</w:t>
            </w:r>
            <w:r w:rsidRPr="00A77ACA">
              <w:rPr>
                <w:lang w:val="en-US"/>
              </w:rPr>
              <w:t>waiverNotice</w:t>
            </w:r>
            <w:r w:rsidRPr="00DF2505">
              <w:t>\</w:t>
            </w:r>
            <w:r w:rsidRPr="00802671">
              <w:rPr>
                <w:lang w:val="en-US"/>
              </w:rPr>
              <w:t>docNumber</w:t>
            </w:r>
            <w:r w:rsidRPr="00DF2505">
              <w:t>)</w:t>
            </w:r>
            <w:r>
              <w:t>;</w:t>
            </w:r>
          </w:p>
          <w:p w14:paraId="081B3C3D" w14:textId="470A2B39" w:rsidR="00056C63" w:rsidRPr="00A77ACA" w:rsidRDefault="00056C63" w:rsidP="00056C63">
            <w:pPr>
              <w:pStyle w:val="ad"/>
              <w:jc w:val="left"/>
              <w:rPr>
                <w:lang w:val="en-US"/>
              </w:rPr>
            </w:pPr>
            <w:r w:rsidRPr="00802671">
              <w:rPr>
                <w:lang w:val="en-US"/>
              </w:rPr>
              <w:t>«</w:t>
            </w:r>
            <w:r w:rsidRPr="00802671">
              <w:t>Дата</w:t>
            </w:r>
            <w:r w:rsidRPr="00802671">
              <w:rPr>
                <w:lang w:val="en-US"/>
              </w:rPr>
              <w:t xml:space="preserve"> </w:t>
            </w:r>
            <w:r w:rsidRPr="00802671">
              <w:t>публикации</w:t>
            </w:r>
            <w:r w:rsidRPr="00802671">
              <w:rPr>
                <w:lang w:val="en-US"/>
              </w:rPr>
              <w:t xml:space="preserve"> </w:t>
            </w:r>
            <w:r>
              <w:t>уведомления</w:t>
            </w:r>
            <w:r w:rsidRPr="00802671">
              <w:rPr>
                <w:lang w:val="en-US"/>
              </w:rPr>
              <w:t>» (</w:t>
            </w:r>
            <w:r w:rsidRPr="005C47CF">
              <w:rPr>
                <w:lang w:val="en-US"/>
              </w:rPr>
              <w:t>guaranteeReturns</w:t>
            </w:r>
            <w:r w:rsidRPr="00802671">
              <w:rPr>
                <w:lang w:val="en-US"/>
              </w:rPr>
              <w:t>\</w:t>
            </w:r>
            <w:r w:rsidRPr="00A77ACA">
              <w:rPr>
                <w:lang w:val="en-US"/>
              </w:rPr>
              <w:t>waiverNotice</w:t>
            </w:r>
            <w:r w:rsidRPr="00802671">
              <w:rPr>
                <w:lang w:val="en-US"/>
              </w:rPr>
              <w:t>\</w:t>
            </w:r>
            <w:r w:rsidRPr="00A77ACA">
              <w:rPr>
                <w:lang w:val="en-US"/>
              </w:rPr>
              <w:t>noticePublishDate</w:t>
            </w:r>
            <w:r w:rsidRPr="00802671">
              <w:rPr>
                <w:lang w:val="en-US"/>
              </w:rPr>
              <w:t>)</w:t>
            </w:r>
            <w:r w:rsidRPr="00A77ACA">
              <w:rPr>
                <w:lang w:val="en-US"/>
              </w:rPr>
              <w:t>.</w:t>
            </w:r>
          </w:p>
          <w:p w14:paraId="34A629BE" w14:textId="77777777" w:rsidR="00056C63" w:rsidRPr="00A77ACA" w:rsidRDefault="00056C63" w:rsidP="00056C63">
            <w:pPr>
              <w:pStyle w:val="ad"/>
              <w:jc w:val="left"/>
              <w:rPr>
                <w:lang w:val="en-US"/>
              </w:rPr>
            </w:pPr>
          </w:p>
          <w:p w14:paraId="4DEF75CF" w14:textId="5B637BDE" w:rsidR="00056C63" w:rsidRDefault="00056C63" w:rsidP="00056C63">
            <w:pPr>
              <w:pStyle w:val="ad"/>
              <w:jc w:val="left"/>
            </w:pPr>
            <w:r>
              <w:t>При приеме игнорируются, заполняется при передаче.</w:t>
            </w:r>
          </w:p>
          <w:p w14:paraId="3504F017" w14:textId="77777777" w:rsidR="00056C63" w:rsidRDefault="00056C63" w:rsidP="00056C63">
            <w:pPr>
              <w:pStyle w:val="ad"/>
            </w:pPr>
          </w:p>
          <w:p w14:paraId="5F7BCCF4" w14:textId="4742937B" w:rsidR="00056C63" w:rsidRPr="007E7491" w:rsidRDefault="00056C63" w:rsidP="00056C63">
            <w:pPr>
              <w:pStyle w:val="ad"/>
            </w:pPr>
          </w:p>
        </w:tc>
      </w:tr>
      <w:tr w:rsidR="00056C63" w:rsidRPr="000E4FE8" w14:paraId="19814338" w14:textId="77777777" w:rsidTr="00AA184A">
        <w:trPr>
          <w:trHeight w:val="348"/>
        </w:trPr>
        <w:tc>
          <w:tcPr>
            <w:tcW w:w="841" w:type="pct"/>
            <w:gridSpan w:val="2"/>
          </w:tcPr>
          <w:p w14:paraId="4CFC8D82" w14:textId="7B05432E" w:rsidR="00056C63" w:rsidRDefault="00056C63" w:rsidP="00056C63">
            <w:pPr>
              <w:pStyle w:val="ad"/>
              <w:jc w:val="left"/>
            </w:pPr>
            <w:r>
              <w:rPr>
                <w:lang w:val="en-US"/>
              </w:rPr>
              <w:lastRenderedPageBreak/>
              <w:t>РК_ИК_0173</w:t>
            </w:r>
          </w:p>
        </w:tc>
        <w:tc>
          <w:tcPr>
            <w:tcW w:w="234" w:type="pct"/>
            <w:gridSpan w:val="2"/>
          </w:tcPr>
          <w:p w14:paraId="0FCDA3B9" w14:textId="77777777" w:rsidR="00056C63" w:rsidRPr="000E4FE8" w:rsidRDefault="00056C63" w:rsidP="00056C63">
            <w:pPr>
              <w:pStyle w:val="ad"/>
              <w:jc w:val="left"/>
            </w:pPr>
          </w:p>
        </w:tc>
        <w:tc>
          <w:tcPr>
            <w:tcW w:w="1056" w:type="pct"/>
            <w:gridSpan w:val="2"/>
          </w:tcPr>
          <w:p w14:paraId="5F0EAE79" w14:textId="3F77B096" w:rsidR="00056C63" w:rsidRDefault="00056C63" w:rsidP="00056C63">
            <w:pPr>
              <w:pStyle w:val="ad"/>
              <w:jc w:val="left"/>
            </w:pPr>
            <w:r>
              <w:t>Поле</w:t>
            </w:r>
            <w:r w:rsidRPr="00ED3A0F">
              <w:t xml:space="preserve"> </w:t>
            </w:r>
            <w:r>
              <w:t>«</w:t>
            </w:r>
            <w:r w:rsidRPr="00881CF9">
              <w:t>Информация не будет размещена на официальном сайте ЕИС в соответствии с ч. 8.1 ст.</w:t>
            </w:r>
            <w:r>
              <w:t xml:space="preserve"> 45 Федерального закона № 44-ФЗ» (</w:t>
            </w:r>
            <w:r w:rsidRPr="00881CF9">
              <w:t>qualityGuaranteeInfo/execObligationsGuaranteeInfo/guaranteeReturns/guaranteeReturn/notPublishedOnEIS</w:t>
            </w:r>
            <w:r>
              <w:t>)</w:t>
            </w:r>
          </w:p>
        </w:tc>
        <w:tc>
          <w:tcPr>
            <w:tcW w:w="1474" w:type="pct"/>
            <w:gridSpan w:val="3"/>
          </w:tcPr>
          <w:p w14:paraId="51482F9F" w14:textId="5669021C" w:rsidR="00056C63" w:rsidRDefault="00056C63" w:rsidP="00056C63">
            <w:pPr>
              <w:pStyle w:val="ad"/>
              <w:jc w:val="left"/>
            </w:pPr>
            <w:r>
              <w:t>Поле «</w:t>
            </w:r>
            <w:r w:rsidRPr="00881CF9">
              <w:t>Информация не будет размещена на официальном сайте ЕИС в соответствии с ч. 8.1 ст.</w:t>
            </w:r>
            <w:r>
              <w:t xml:space="preserve"> 45 Федерального закона № 44-ФЗ» (</w:t>
            </w:r>
            <w:r w:rsidRPr="00881CF9">
              <w:t>qualityGuaranteeInfo/execObligationsGuaranteeInfo/guaranteeReturns/guaranteeReturn/notPublishedOnEIS</w:t>
            </w:r>
            <w:r>
              <w:t>) не может быть заполнено при приеме</w:t>
            </w:r>
          </w:p>
        </w:tc>
        <w:tc>
          <w:tcPr>
            <w:tcW w:w="1395" w:type="pct"/>
            <w:gridSpan w:val="3"/>
          </w:tcPr>
          <w:p w14:paraId="5957D488" w14:textId="010F0F9F" w:rsidR="00056C63" w:rsidRDefault="00056C63" w:rsidP="00056C63">
            <w:pPr>
              <w:pStyle w:val="ad"/>
              <w:jc w:val="left"/>
            </w:pPr>
            <w:r>
              <w:t>Поле «</w:t>
            </w:r>
            <w:r w:rsidRPr="00881CF9">
              <w:t>Информация не будет размещена на официальном сайте ЕИС в соответствии с ч. 8.1 ст.</w:t>
            </w:r>
            <w:r>
              <w:t xml:space="preserve"> 45 Федерального закона № 44-ФЗ» (</w:t>
            </w:r>
            <w:r w:rsidRPr="00881CF9">
              <w:t>qualityGuaranteeInfo/execObligationsGuaranteeInfo/guaranteeReturns/guaranteeReturn/notPublishedOnEIS</w:t>
            </w:r>
            <w:r>
              <w:t>) не может быть заполнено при приеме</w:t>
            </w:r>
          </w:p>
        </w:tc>
      </w:tr>
      <w:tr w:rsidR="00056C63" w:rsidRPr="000E4FE8" w14:paraId="7ED2677E" w14:textId="77777777" w:rsidTr="00AA184A">
        <w:trPr>
          <w:trHeight w:val="348"/>
        </w:trPr>
        <w:tc>
          <w:tcPr>
            <w:tcW w:w="841" w:type="pct"/>
            <w:gridSpan w:val="2"/>
          </w:tcPr>
          <w:p w14:paraId="70A517E8" w14:textId="6FA06721" w:rsidR="00056C63" w:rsidRDefault="00056C63" w:rsidP="00056C63">
            <w:pPr>
              <w:pStyle w:val="ad"/>
              <w:jc w:val="left"/>
            </w:pPr>
            <w:r>
              <w:rPr>
                <w:lang w:val="en-US"/>
              </w:rPr>
              <w:t>РК_ИК_0174</w:t>
            </w:r>
          </w:p>
        </w:tc>
        <w:tc>
          <w:tcPr>
            <w:tcW w:w="234" w:type="pct"/>
            <w:gridSpan w:val="2"/>
          </w:tcPr>
          <w:p w14:paraId="089317D8" w14:textId="77777777" w:rsidR="00056C63" w:rsidRPr="000E4FE8" w:rsidRDefault="00056C63" w:rsidP="00056C63">
            <w:pPr>
              <w:pStyle w:val="ad"/>
              <w:jc w:val="left"/>
            </w:pPr>
          </w:p>
        </w:tc>
        <w:tc>
          <w:tcPr>
            <w:tcW w:w="1056" w:type="pct"/>
            <w:gridSpan w:val="2"/>
          </w:tcPr>
          <w:p w14:paraId="0E0676FD" w14:textId="4C6BD306" w:rsidR="00056C63" w:rsidRDefault="00056C63" w:rsidP="00056C63">
            <w:pPr>
              <w:pStyle w:val="ad"/>
              <w:jc w:val="left"/>
            </w:pPr>
            <w:r>
              <w:t>Поле</w:t>
            </w:r>
            <w:r w:rsidRPr="00ED3A0F">
              <w:t xml:space="preserve"> </w:t>
            </w:r>
            <w:r>
              <w:t>«</w:t>
            </w:r>
            <w:r w:rsidRPr="00CA0E26">
              <w:t xml:space="preserve">Информация о номере реестровой записи </w:t>
            </w:r>
            <w:r w:rsidRPr="00274C9B">
              <w:lastRenderedPageBreak/>
              <w:t>независимой</w:t>
            </w:r>
            <w:r w:rsidRPr="00274C9B" w:rsidDel="00274C9B">
              <w:t xml:space="preserve"> </w:t>
            </w:r>
            <w:r w:rsidRPr="00CA0E26">
              <w:t>гарантии не будет размещена на официальном сайте ЕИС в соответствии с ч. 8.1 ст. 45 Федерального закона № 44-ФЗ.</w:t>
            </w:r>
            <w:r>
              <w:t>»</w:t>
            </w:r>
            <w:r w:rsidRPr="00283226">
              <w:t xml:space="preserve"> </w:t>
            </w:r>
            <w:r w:rsidRPr="00F82544">
              <w:rPr>
                <w:lang w:val="en-US"/>
              </w:rPr>
              <w:t>qualityGuaranteeInfo</w:t>
            </w:r>
            <w:r w:rsidRPr="00A22512">
              <w:t>/</w:t>
            </w:r>
            <w:r w:rsidRPr="00F82544">
              <w:rPr>
                <w:lang w:val="en-US"/>
              </w:rPr>
              <w:t>execObligationsGuaranteeInfo</w:t>
            </w:r>
            <w:r w:rsidRPr="00A22512">
              <w:t>/</w:t>
            </w:r>
            <w:r w:rsidRPr="00F82544">
              <w:rPr>
                <w:lang w:val="en-US"/>
              </w:rPr>
              <w:t>ensuringWay</w:t>
            </w:r>
            <w:r w:rsidRPr="00A22512">
              <w:t>/</w:t>
            </w:r>
            <w:r w:rsidRPr="00F82544">
              <w:rPr>
                <w:lang w:val="en-US"/>
              </w:rPr>
              <w:t>bankGuarantee</w:t>
            </w:r>
            <w:r w:rsidRPr="00A22512">
              <w:t>/</w:t>
            </w:r>
            <w:r w:rsidRPr="00F82544">
              <w:rPr>
                <w:lang w:val="en-US"/>
              </w:rPr>
              <w:t>regNumberNotPublishedOnEIS</w:t>
            </w:r>
            <w:r w:rsidRPr="00283226">
              <w:t>)</w:t>
            </w:r>
          </w:p>
        </w:tc>
        <w:tc>
          <w:tcPr>
            <w:tcW w:w="1474" w:type="pct"/>
            <w:gridSpan w:val="3"/>
          </w:tcPr>
          <w:p w14:paraId="290F8042" w14:textId="5F8B61FF" w:rsidR="00056C63" w:rsidRDefault="00056C63" w:rsidP="00056C63">
            <w:pPr>
              <w:pStyle w:val="ad"/>
              <w:jc w:val="left"/>
            </w:pPr>
            <w:r>
              <w:lastRenderedPageBreak/>
              <w:t>Поле «</w:t>
            </w:r>
            <w:r w:rsidRPr="00CA0E26">
              <w:t xml:space="preserve">Информация о номере реестровой записи </w:t>
            </w:r>
            <w:r w:rsidRPr="00274C9B">
              <w:t>независимой</w:t>
            </w:r>
            <w:r w:rsidRPr="00CA0E26">
              <w:t xml:space="preserve"> гарантии не </w:t>
            </w:r>
            <w:r w:rsidRPr="00CA0E26">
              <w:lastRenderedPageBreak/>
              <w:t>будет размещена на официальном сайте ЕИС в соответствии с ч. 8.1 ст. 45 Федерального закона № 44-ФЗ.</w:t>
            </w:r>
            <w:r>
              <w:t>»</w:t>
            </w:r>
            <w:r w:rsidRPr="00283226">
              <w:t xml:space="preserve"> </w:t>
            </w:r>
            <w:r w:rsidRPr="00F82544">
              <w:rPr>
                <w:lang w:val="en-US"/>
              </w:rPr>
              <w:t>qualityGuaranteeInfo</w:t>
            </w:r>
            <w:r w:rsidRPr="00A22512">
              <w:t>/</w:t>
            </w:r>
            <w:r w:rsidRPr="00F82544">
              <w:rPr>
                <w:lang w:val="en-US"/>
              </w:rPr>
              <w:t>execObligationsGuaranteeInfo</w:t>
            </w:r>
            <w:r w:rsidRPr="00A22512">
              <w:t>/</w:t>
            </w:r>
            <w:r w:rsidRPr="00F82544">
              <w:rPr>
                <w:lang w:val="en-US"/>
              </w:rPr>
              <w:t>ensuringWay</w:t>
            </w:r>
            <w:r w:rsidRPr="00A22512">
              <w:t>/</w:t>
            </w:r>
            <w:r w:rsidRPr="00F82544">
              <w:rPr>
                <w:lang w:val="en-US"/>
              </w:rPr>
              <w:t>bankGuarantee</w:t>
            </w:r>
            <w:r w:rsidRPr="00A22512">
              <w:t>/</w:t>
            </w:r>
            <w:r w:rsidRPr="00F82544">
              <w:rPr>
                <w:lang w:val="en-US"/>
              </w:rPr>
              <w:t>regNumberNotPublishedOnEIS</w:t>
            </w:r>
            <w:r w:rsidRPr="00283226">
              <w:t>)</w:t>
            </w:r>
            <w:r>
              <w:t xml:space="preserve"> не может быть заполнено при приеме</w:t>
            </w:r>
          </w:p>
        </w:tc>
        <w:tc>
          <w:tcPr>
            <w:tcW w:w="1395" w:type="pct"/>
            <w:gridSpan w:val="3"/>
          </w:tcPr>
          <w:p w14:paraId="52B82E3B" w14:textId="013B6528" w:rsidR="00056C63" w:rsidRDefault="00056C63" w:rsidP="00056C63">
            <w:pPr>
              <w:pStyle w:val="ad"/>
              <w:jc w:val="left"/>
            </w:pPr>
            <w:r>
              <w:lastRenderedPageBreak/>
              <w:t>Поле«</w:t>
            </w:r>
            <w:r w:rsidRPr="00CA0E26">
              <w:t xml:space="preserve">Информация о номере реестровой записи </w:t>
            </w:r>
            <w:r w:rsidRPr="00274C9B">
              <w:t>независимой</w:t>
            </w:r>
            <w:r w:rsidRPr="00CA0E26">
              <w:t xml:space="preserve"> гарантии не </w:t>
            </w:r>
            <w:r w:rsidRPr="00CA0E26">
              <w:lastRenderedPageBreak/>
              <w:t>будет размещена на официальном сайте ЕИС в соответствии с ч. 8.1 ст. 45 Федерального закона № 44-ФЗ.</w:t>
            </w:r>
            <w:r>
              <w:t>»</w:t>
            </w:r>
            <w:r w:rsidRPr="00283226">
              <w:t xml:space="preserve"> </w:t>
            </w:r>
            <w:r w:rsidRPr="00F82544">
              <w:rPr>
                <w:lang w:val="en-US"/>
              </w:rPr>
              <w:t>qualityGuaranteeInfo</w:t>
            </w:r>
            <w:r w:rsidRPr="00A22512">
              <w:t>/</w:t>
            </w:r>
            <w:r w:rsidRPr="00F82544">
              <w:rPr>
                <w:lang w:val="en-US"/>
              </w:rPr>
              <w:t>execObligationsGuaranteeInfo</w:t>
            </w:r>
            <w:r w:rsidRPr="00A22512">
              <w:t>/</w:t>
            </w:r>
            <w:r w:rsidRPr="00F82544">
              <w:rPr>
                <w:lang w:val="en-US"/>
              </w:rPr>
              <w:t>ensuringWay</w:t>
            </w:r>
            <w:r w:rsidRPr="00A22512">
              <w:t>/</w:t>
            </w:r>
            <w:r w:rsidRPr="00F82544">
              <w:rPr>
                <w:lang w:val="en-US"/>
              </w:rPr>
              <w:t>bankGuarantee</w:t>
            </w:r>
            <w:r w:rsidRPr="00A22512">
              <w:t>/</w:t>
            </w:r>
            <w:r w:rsidRPr="00F82544">
              <w:rPr>
                <w:lang w:val="en-US"/>
              </w:rPr>
              <w:t>regNumberNotPublishedOnEIS</w:t>
            </w:r>
            <w:r w:rsidRPr="00283226">
              <w:t>)</w:t>
            </w:r>
            <w:r>
              <w:t xml:space="preserve">  не может быть заполнено при приеме</w:t>
            </w:r>
          </w:p>
        </w:tc>
      </w:tr>
      <w:tr w:rsidR="00056C63" w:rsidRPr="000E4FE8" w14:paraId="4C6854EE" w14:textId="77777777" w:rsidTr="00AA184A">
        <w:trPr>
          <w:trHeight w:val="348"/>
        </w:trPr>
        <w:tc>
          <w:tcPr>
            <w:tcW w:w="841" w:type="pct"/>
            <w:gridSpan w:val="2"/>
          </w:tcPr>
          <w:p w14:paraId="0FDA6150" w14:textId="6E82F181" w:rsidR="00056C63" w:rsidRDefault="00056C63" w:rsidP="00056C63">
            <w:pPr>
              <w:pStyle w:val="ad"/>
              <w:jc w:val="left"/>
            </w:pPr>
            <w:r>
              <w:rPr>
                <w:lang w:val="en-US"/>
              </w:rPr>
              <w:lastRenderedPageBreak/>
              <w:t>РК_ИК_0175</w:t>
            </w:r>
          </w:p>
        </w:tc>
        <w:tc>
          <w:tcPr>
            <w:tcW w:w="234" w:type="pct"/>
            <w:gridSpan w:val="2"/>
          </w:tcPr>
          <w:p w14:paraId="47D3F2EF" w14:textId="77777777" w:rsidR="00056C63" w:rsidRPr="000E4FE8" w:rsidRDefault="00056C63" w:rsidP="00056C63">
            <w:pPr>
              <w:pStyle w:val="ad"/>
              <w:jc w:val="left"/>
            </w:pPr>
          </w:p>
        </w:tc>
        <w:tc>
          <w:tcPr>
            <w:tcW w:w="1056" w:type="pct"/>
            <w:gridSpan w:val="2"/>
          </w:tcPr>
          <w:p w14:paraId="291B8F7F" w14:textId="766D38D3" w:rsidR="00056C63" w:rsidRDefault="00056C63" w:rsidP="00056C63">
            <w:pPr>
              <w:pStyle w:val="ad"/>
              <w:jc w:val="left"/>
            </w:pPr>
            <w:r>
              <w:t>Поле</w:t>
            </w:r>
            <w:r w:rsidRPr="00ED3A0F">
              <w:t xml:space="preserve"> </w:t>
            </w:r>
            <w:r>
              <w:t xml:space="preserve">«Информация о номере документа реестровой записи не будет размещена на официальном сайте ЕИС в соответствии с ч. 8.1 ст. 45 Федерального закона № 44-ФЗ. </w:t>
            </w:r>
            <w:r w:rsidRPr="00283226">
              <w:t>(</w:t>
            </w:r>
            <w:r w:rsidRPr="00F82544">
              <w:rPr>
                <w:lang w:val="en-US"/>
              </w:rPr>
              <w:t>qualityGuaranteeInfo/execObligationsGuaranteeInfo/ensuringWay/bankGuarantee</w:t>
            </w:r>
            <w:r>
              <w:rPr>
                <w:lang w:val="en-US"/>
              </w:rPr>
              <w:t xml:space="preserve"> </w:t>
            </w:r>
            <w:r>
              <w:t>\</w:t>
            </w:r>
            <w:r>
              <w:rPr>
                <w:lang w:val="en-US"/>
              </w:rPr>
              <w:t>docNumberN</w:t>
            </w:r>
            <w:r w:rsidRPr="00CA0E26">
              <w:t>otPublishedOnEIS</w:t>
            </w:r>
            <w:r w:rsidRPr="00283226">
              <w:t>)</w:t>
            </w:r>
          </w:p>
        </w:tc>
        <w:tc>
          <w:tcPr>
            <w:tcW w:w="1474" w:type="pct"/>
            <w:gridSpan w:val="3"/>
          </w:tcPr>
          <w:p w14:paraId="215CB85B" w14:textId="083268D9" w:rsidR="00056C63" w:rsidRDefault="00056C63" w:rsidP="00056C63">
            <w:pPr>
              <w:pStyle w:val="ad"/>
              <w:jc w:val="left"/>
            </w:pPr>
            <w:r>
              <w:t xml:space="preserve">Поле «Информация о номере документа реестровой записи не будет размещена на официальном сайте ЕИС в соответствии с ч. 8.1 ст. 45 Федерального закона № 44-ФЗ. </w:t>
            </w:r>
            <w:r w:rsidRPr="00283226">
              <w:t>(</w:t>
            </w:r>
            <w:r w:rsidRPr="00F82544">
              <w:rPr>
                <w:lang w:val="en-US"/>
              </w:rPr>
              <w:t>qualityGuaranteeInfo</w:t>
            </w:r>
            <w:r w:rsidRPr="00A22512">
              <w:t>/</w:t>
            </w:r>
            <w:r w:rsidRPr="00F82544">
              <w:rPr>
                <w:lang w:val="en-US"/>
              </w:rPr>
              <w:t>execObligationsGuaranteeInfo</w:t>
            </w:r>
            <w:r w:rsidRPr="00A22512">
              <w:t>/</w:t>
            </w:r>
            <w:r w:rsidRPr="00F82544">
              <w:rPr>
                <w:lang w:val="en-US"/>
              </w:rPr>
              <w:t>ensuringWay</w:t>
            </w:r>
            <w:r w:rsidRPr="00A22512">
              <w:t>/</w:t>
            </w:r>
            <w:r w:rsidRPr="00F82544">
              <w:rPr>
                <w:lang w:val="en-US"/>
              </w:rPr>
              <w:t>bankGuarantee</w:t>
            </w:r>
            <w:r w:rsidRPr="00A22512">
              <w:t xml:space="preserve"> </w:t>
            </w:r>
            <w:r>
              <w:t>\</w:t>
            </w:r>
            <w:r>
              <w:rPr>
                <w:lang w:val="en-US"/>
              </w:rPr>
              <w:t>docNumberN</w:t>
            </w:r>
            <w:r w:rsidRPr="00CA0E26">
              <w:t>otPublishedOnEIS</w:t>
            </w:r>
            <w:r w:rsidRPr="00283226">
              <w:t>)</w:t>
            </w:r>
            <w:r>
              <w:t xml:space="preserve"> не может быть заполнено при приеме</w:t>
            </w:r>
          </w:p>
        </w:tc>
        <w:tc>
          <w:tcPr>
            <w:tcW w:w="1395" w:type="pct"/>
            <w:gridSpan w:val="3"/>
          </w:tcPr>
          <w:p w14:paraId="7D193DE4" w14:textId="786D57B7" w:rsidR="00056C63" w:rsidRDefault="00056C63" w:rsidP="00056C63">
            <w:pPr>
              <w:pStyle w:val="ad"/>
              <w:jc w:val="left"/>
            </w:pPr>
            <w:r>
              <w:t xml:space="preserve">Поле  «Информация о номере документа реестровой записи не будет размещена на официальном сайте ЕИС в соответствии с ч. 8.1 ст. 45 Федерального закона № 44-ФЗ. </w:t>
            </w:r>
            <w:r w:rsidRPr="00283226">
              <w:t>(</w:t>
            </w:r>
            <w:r w:rsidRPr="00F82544">
              <w:rPr>
                <w:lang w:val="en-US"/>
              </w:rPr>
              <w:t>qualityGuaranteeInfo</w:t>
            </w:r>
            <w:r w:rsidRPr="00A22512">
              <w:t>/</w:t>
            </w:r>
            <w:r w:rsidRPr="00F82544">
              <w:rPr>
                <w:lang w:val="en-US"/>
              </w:rPr>
              <w:t>execObligationsGuaranteeInfo</w:t>
            </w:r>
            <w:r w:rsidRPr="00A22512">
              <w:t>/</w:t>
            </w:r>
            <w:r w:rsidRPr="00F82544">
              <w:rPr>
                <w:lang w:val="en-US"/>
              </w:rPr>
              <w:t>ensuringWay</w:t>
            </w:r>
            <w:r w:rsidRPr="00A22512">
              <w:t>/</w:t>
            </w:r>
            <w:r w:rsidRPr="00F82544">
              <w:rPr>
                <w:lang w:val="en-US"/>
              </w:rPr>
              <w:t>bankGuarantee</w:t>
            </w:r>
            <w:r w:rsidRPr="00A22512">
              <w:t xml:space="preserve"> </w:t>
            </w:r>
            <w:r>
              <w:t>\</w:t>
            </w:r>
            <w:r>
              <w:rPr>
                <w:lang w:val="en-US"/>
              </w:rPr>
              <w:t>docNumberN</w:t>
            </w:r>
            <w:r w:rsidRPr="00CA0E26">
              <w:t>otPublishedOnEIS</w:t>
            </w:r>
            <w:r w:rsidRPr="00283226">
              <w:t>)</w:t>
            </w:r>
            <w:r>
              <w:t>не может быть заполнено при приеме</w:t>
            </w:r>
          </w:p>
        </w:tc>
      </w:tr>
      <w:tr w:rsidR="00056C63" w:rsidRPr="000E4FE8" w14:paraId="375F7E96" w14:textId="77777777" w:rsidTr="00AA184A">
        <w:trPr>
          <w:trHeight w:val="348"/>
        </w:trPr>
        <w:tc>
          <w:tcPr>
            <w:tcW w:w="841" w:type="pct"/>
            <w:gridSpan w:val="2"/>
          </w:tcPr>
          <w:p w14:paraId="0B87818E" w14:textId="353D8F56" w:rsidR="00056C63" w:rsidRDefault="00056C63" w:rsidP="00056C63">
            <w:pPr>
              <w:pStyle w:val="ad"/>
              <w:jc w:val="left"/>
            </w:pPr>
            <w:r>
              <w:rPr>
                <w:lang w:val="en-US"/>
              </w:rPr>
              <w:t>РК_ИК_0176</w:t>
            </w:r>
          </w:p>
        </w:tc>
        <w:tc>
          <w:tcPr>
            <w:tcW w:w="234" w:type="pct"/>
            <w:gridSpan w:val="2"/>
          </w:tcPr>
          <w:p w14:paraId="6881EC4B" w14:textId="77777777" w:rsidR="00056C63" w:rsidRPr="000E4FE8" w:rsidRDefault="00056C63" w:rsidP="00056C63">
            <w:pPr>
              <w:pStyle w:val="ad"/>
              <w:jc w:val="left"/>
            </w:pPr>
          </w:p>
        </w:tc>
        <w:tc>
          <w:tcPr>
            <w:tcW w:w="1056" w:type="pct"/>
            <w:gridSpan w:val="2"/>
          </w:tcPr>
          <w:p w14:paraId="5B52DAF1" w14:textId="1587D63A" w:rsidR="00056C63" w:rsidRDefault="00056C63" w:rsidP="00056C63">
            <w:pPr>
              <w:pStyle w:val="ad"/>
              <w:jc w:val="left"/>
            </w:pPr>
            <w:r>
              <w:t>Поле</w:t>
            </w:r>
            <w:r w:rsidRPr="00ED3A0F">
              <w:t xml:space="preserve"> </w:t>
            </w:r>
            <w:r>
              <w:t>«</w:t>
            </w:r>
            <w:r w:rsidRPr="00881CF9">
              <w:t>Информация не будет размещена на официальном сайте ЕИС в соответствии с ч. 8.1 ст.</w:t>
            </w:r>
            <w:r>
              <w:t xml:space="preserve"> 45 Федерального закона № 44-ФЗ» (</w:t>
            </w:r>
            <w:r w:rsidRPr="00881CF9">
              <w:t>guaranteeReturns/guaranteeReturn/notPublishedOnEIS</w:t>
            </w:r>
            <w:r>
              <w:t>)</w:t>
            </w:r>
          </w:p>
        </w:tc>
        <w:tc>
          <w:tcPr>
            <w:tcW w:w="1474" w:type="pct"/>
            <w:gridSpan w:val="3"/>
          </w:tcPr>
          <w:p w14:paraId="14A63B13" w14:textId="790E0A7E" w:rsidR="00056C63" w:rsidRDefault="00056C63" w:rsidP="00056C63">
            <w:pPr>
              <w:pStyle w:val="ad"/>
              <w:jc w:val="left"/>
            </w:pPr>
            <w:r>
              <w:t>Поле «</w:t>
            </w:r>
            <w:r w:rsidRPr="00881CF9">
              <w:t>Информация не будет размещена на официальном сайте ЕИС в соответствии с ч. 8.1 ст.</w:t>
            </w:r>
            <w:r>
              <w:t xml:space="preserve"> 45 Федерального закона № 44-ФЗ» (</w:t>
            </w:r>
            <w:r w:rsidRPr="00881CF9">
              <w:t>guaranteeReturns/guaranteeReturn/notPublishedOnEIS</w:t>
            </w:r>
            <w:r>
              <w:t>) не может быть заполнено при приеме</w:t>
            </w:r>
          </w:p>
        </w:tc>
        <w:tc>
          <w:tcPr>
            <w:tcW w:w="1395" w:type="pct"/>
            <w:gridSpan w:val="3"/>
          </w:tcPr>
          <w:p w14:paraId="4835147B" w14:textId="70C860B0" w:rsidR="00056C63" w:rsidRDefault="00056C63" w:rsidP="00056C63">
            <w:pPr>
              <w:pStyle w:val="ad"/>
              <w:jc w:val="left"/>
            </w:pPr>
            <w:r>
              <w:t>Поле «</w:t>
            </w:r>
            <w:r w:rsidRPr="00881CF9">
              <w:t>Информация не будет размещена на официальном сайте ЕИС в соответствии с ч. 8.1 ст.</w:t>
            </w:r>
            <w:r>
              <w:t xml:space="preserve"> 45 Федерального закона № 44-ФЗ» (</w:t>
            </w:r>
            <w:r w:rsidRPr="00881CF9">
              <w:t>guaranteeReturns/guaranteeReturn/notPublishedOnEIS</w:t>
            </w:r>
            <w:r>
              <w:t>) не может быть заполнено при приеме</w:t>
            </w:r>
          </w:p>
        </w:tc>
      </w:tr>
      <w:tr w:rsidR="00056C63" w:rsidRPr="000E4FE8" w14:paraId="63939247" w14:textId="77777777" w:rsidTr="00AA184A">
        <w:trPr>
          <w:trHeight w:val="348"/>
        </w:trPr>
        <w:tc>
          <w:tcPr>
            <w:tcW w:w="841" w:type="pct"/>
            <w:gridSpan w:val="2"/>
          </w:tcPr>
          <w:p w14:paraId="78D9E59C" w14:textId="25C386AB" w:rsidR="00056C63" w:rsidRPr="00C74BBE" w:rsidRDefault="00056C63" w:rsidP="00056C63">
            <w:pPr>
              <w:pStyle w:val="ad"/>
              <w:jc w:val="left"/>
            </w:pPr>
            <w:r>
              <w:t>РК_ИК_0097</w:t>
            </w:r>
          </w:p>
        </w:tc>
        <w:tc>
          <w:tcPr>
            <w:tcW w:w="234" w:type="pct"/>
            <w:gridSpan w:val="2"/>
          </w:tcPr>
          <w:p w14:paraId="5A4A8E93" w14:textId="77777777" w:rsidR="00056C63" w:rsidRPr="000E4FE8" w:rsidRDefault="00056C63" w:rsidP="00056C63">
            <w:pPr>
              <w:pStyle w:val="ad"/>
              <w:jc w:val="left"/>
            </w:pPr>
          </w:p>
        </w:tc>
        <w:tc>
          <w:tcPr>
            <w:tcW w:w="1056" w:type="pct"/>
            <w:gridSpan w:val="2"/>
          </w:tcPr>
          <w:p w14:paraId="794C95CF" w14:textId="6488291D" w:rsidR="00056C63" w:rsidRPr="00586DC6" w:rsidRDefault="00056C63" w:rsidP="00056C63">
            <w:pPr>
              <w:pStyle w:val="ad"/>
              <w:jc w:val="left"/>
            </w:pPr>
            <w:r>
              <w:t>Поле</w:t>
            </w:r>
            <w:r w:rsidRPr="00586DC6">
              <w:t xml:space="preserve"> «</w:t>
            </w:r>
            <w:r w:rsidRPr="007E7491">
              <w:t xml:space="preserve">Номер реестровой записи </w:t>
            </w:r>
            <w:r>
              <w:t>независимой</w:t>
            </w:r>
            <w:r w:rsidRPr="007E7491">
              <w:t xml:space="preserve"> гарантии</w:t>
            </w:r>
            <w:r>
              <w:t xml:space="preserve">» </w:t>
            </w:r>
            <w:r w:rsidRPr="007E7491">
              <w:t>(</w:t>
            </w:r>
            <w:r w:rsidRPr="00C74BBE">
              <w:rPr>
                <w:lang w:val="en-US"/>
              </w:rPr>
              <w:t>ensuringWay</w:t>
            </w:r>
            <w:r w:rsidRPr="007E7491">
              <w:t>\</w:t>
            </w:r>
            <w:r w:rsidRPr="00C20AF2">
              <w:rPr>
                <w:lang w:val="en-US"/>
              </w:rPr>
              <w:t>bank</w:t>
            </w:r>
            <w:r w:rsidRPr="00C20AF2">
              <w:rPr>
                <w:lang w:val="en-US"/>
              </w:rPr>
              <w:lastRenderedPageBreak/>
              <w:t>Guarantee</w:t>
            </w:r>
            <w:r w:rsidRPr="007E7491">
              <w:t>\</w:t>
            </w:r>
            <w:r>
              <w:rPr>
                <w:lang w:val="en-US"/>
              </w:rPr>
              <w:t>regNumber</w:t>
            </w:r>
            <w:r w:rsidRPr="007E7491">
              <w:t>)</w:t>
            </w:r>
          </w:p>
        </w:tc>
        <w:tc>
          <w:tcPr>
            <w:tcW w:w="1474" w:type="pct"/>
            <w:gridSpan w:val="3"/>
          </w:tcPr>
          <w:p w14:paraId="0A1C226F" w14:textId="60AF7EAE" w:rsidR="00056C63" w:rsidRPr="00586DC6" w:rsidRDefault="00056C63" w:rsidP="00056C63">
            <w:pPr>
              <w:pStyle w:val="ad"/>
              <w:jc w:val="left"/>
            </w:pPr>
            <w:r>
              <w:lastRenderedPageBreak/>
              <w:t xml:space="preserve">Проверяем, что независимая гарантия с таким номером существует, находится </w:t>
            </w:r>
            <w:r w:rsidRPr="00586DC6">
              <w:t>на этапе «</w:t>
            </w:r>
            <w:r>
              <w:t>Размещена</w:t>
            </w:r>
            <w:r w:rsidRPr="00586DC6">
              <w:t xml:space="preserve">», с учетом того, что </w:t>
            </w:r>
            <w:r>
              <w:t>независимая</w:t>
            </w:r>
            <w:r w:rsidRPr="00586DC6">
              <w:t xml:space="preserve"> гарантия </w:t>
            </w:r>
            <w:r w:rsidRPr="00586DC6">
              <w:lastRenderedPageBreak/>
              <w:t xml:space="preserve">должна быть выдана в обеспечение исполнения контракта (поле «Обеспечение» в </w:t>
            </w:r>
            <w:r>
              <w:t>гарантии</w:t>
            </w:r>
            <w:r w:rsidRPr="00586DC6">
              <w:t xml:space="preserve"> имеет значение «исполнение контракта»</w:t>
            </w:r>
            <w:r>
              <w:t xml:space="preserve">) ИЛИ иметь </w:t>
            </w:r>
            <w:r w:rsidRPr="00366702">
              <w:t>вид обеспечения: «Обеспечение исполнения гарантийных обязательств»</w:t>
            </w:r>
          </w:p>
        </w:tc>
        <w:tc>
          <w:tcPr>
            <w:tcW w:w="1395" w:type="pct"/>
            <w:gridSpan w:val="3"/>
          </w:tcPr>
          <w:p w14:paraId="7461B617" w14:textId="26FEFF80" w:rsidR="00056C63" w:rsidRPr="000E4FE8" w:rsidRDefault="00056C63" w:rsidP="00056C63">
            <w:pPr>
              <w:pStyle w:val="ad"/>
              <w:jc w:val="left"/>
            </w:pPr>
            <w:r>
              <w:lastRenderedPageBreak/>
              <w:t xml:space="preserve">Независимая гарантия с номером </w:t>
            </w:r>
            <w:r w:rsidRPr="00586DC6">
              <w:t>&lt;</w:t>
            </w:r>
            <w:r w:rsidRPr="007E7491">
              <w:t xml:space="preserve">Номер реестровой записи </w:t>
            </w:r>
            <w:r>
              <w:t>независимой</w:t>
            </w:r>
            <w:r w:rsidRPr="007E7491">
              <w:t xml:space="preserve"> гарантии</w:t>
            </w:r>
            <w:r w:rsidRPr="00586DC6">
              <w:t xml:space="preserve">&gt; </w:t>
            </w:r>
            <w:r>
              <w:t>должна находится в статусе «Опубликована»</w:t>
            </w:r>
            <w:r w:rsidRPr="00586DC6">
              <w:t xml:space="preserve"> </w:t>
            </w:r>
            <w:r>
              <w:t>а также</w:t>
            </w:r>
            <w:r w:rsidRPr="00586DC6">
              <w:t xml:space="preserve"> </w:t>
            </w:r>
            <w:r w:rsidRPr="00586DC6">
              <w:lastRenderedPageBreak/>
              <w:t xml:space="preserve">должна быть выдана в обеспечение исполнения контракта (поле «Обеспечение» в </w:t>
            </w:r>
            <w:r>
              <w:t>гарантии</w:t>
            </w:r>
            <w:r w:rsidRPr="00586DC6">
              <w:t xml:space="preserve"> имеет значение «исполнение контракта»</w:t>
            </w:r>
            <w:r>
              <w:t>) или иметь вид обеспечения</w:t>
            </w:r>
            <w:r w:rsidRPr="00366702">
              <w:t xml:space="preserve"> «Обеспечение исполнения гарантийных обязательств»</w:t>
            </w:r>
          </w:p>
        </w:tc>
      </w:tr>
      <w:tr w:rsidR="00056C63" w:rsidRPr="000E4FE8" w14:paraId="4CE1DCFA" w14:textId="77777777" w:rsidTr="00AA184A">
        <w:trPr>
          <w:trHeight w:val="348"/>
        </w:trPr>
        <w:tc>
          <w:tcPr>
            <w:tcW w:w="841" w:type="pct"/>
            <w:gridSpan w:val="2"/>
          </w:tcPr>
          <w:p w14:paraId="2F5FACCC" w14:textId="5C751E4E" w:rsidR="00056C63" w:rsidRPr="00C74BBE" w:rsidRDefault="00056C63" w:rsidP="00056C63">
            <w:pPr>
              <w:pStyle w:val="ad"/>
              <w:jc w:val="left"/>
            </w:pPr>
            <w:r>
              <w:lastRenderedPageBreak/>
              <w:t>РК_ИК_0098</w:t>
            </w:r>
          </w:p>
        </w:tc>
        <w:tc>
          <w:tcPr>
            <w:tcW w:w="234" w:type="pct"/>
            <w:gridSpan w:val="2"/>
          </w:tcPr>
          <w:p w14:paraId="0474E362" w14:textId="77777777" w:rsidR="00056C63" w:rsidRPr="000E4FE8" w:rsidRDefault="00056C63" w:rsidP="00056C63">
            <w:pPr>
              <w:pStyle w:val="ad"/>
              <w:jc w:val="left"/>
            </w:pPr>
          </w:p>
        </w:tc>
        <w:tc>
          <w:tcPr>
            <w:tcW w:w="1056" w:type="pct"/>
            <w:gridSpan w:val="2"/>
          </w:tcPr>
          <w:p w14:paraId="1343CED7" w14:textId="44BE2A33" w:rsidR="00056C63" w:rsidRPr="00EF0592" w:rsidRDefault="00056C63" w:rsidP="00056C63">
            <w:pPr>
              <w:pStyle w:val="ad"/>
              <w:jc w:val="left"/>
              <w:rPr>
                <w:lang w:val="en-US"/>
              </w:rPr>
            </w:pPr>
            <w:r>
              <w:t>Поле</w:t>
            </w:r>
            <w:r w:rsidRPr="00EF0592">
              <w:rPr>
                <w:lang w:val="en-US"/>
              </w:rPr>
              <w:t xml:space="preserve"> «</w:t>
            </w:r>
            <w:r>
              <w:t>Код</w:t>
            </w:r>
            <w:r w:rsidRPr="00EF0592">
              <w:rPr>
                <w:lang w:val="en-US"/>
              </w:rPr>
              <w:t xml:space="preserve"> </w:t>
            </w:r>
            <w:r>
              <w:t>валюты</w:t>
            </w:r>
            <w:r w:rsidRPr="00EF0592">
              <w:rPr>
                <w:lang w:val="en-US"/>
              </w:rPr>
              <w:t>» (</w:t>
            </w:r>
            <w:r w:rsidRPr="00C74BBE">
              <w:rPr>
                <w:lang w:val="en-US"/>
              </w:rPr>
              <w:t>ensuringWay</w:t>
            </w:r>
            <w:r w:rsidRPr="00495BC1">
              <w:rPr>
                <w:lang w:val="en-US"/>
              </w:rPr>
              <w:t>\</w:t>
            </w:r>
            <w:r w:rsidRPr="00C20AF2">
              <w:rPr>
                <w:lang w:val="en-US"/>
              </w:rPr>
              <w:t>bankGuarantee</w:t>
            </w:r>
            <w:r w:rsidRPr="00495BC1">
              <w:rPr>
                <w:lang w:val="en-US"/>
              </w:rPr>
              <w:t>\</w:t>
            </w:r>
            <w:r>
              <w:rPr>
                <w:lang w:val="en-US"/>
              </w:rPr>
              <w:t>currency\</w:t>
            </w:r>
            <w:r w:rsidRPr="00EF0592">
              <w:rPr>
                <w:lang w:val="en-US"/>
              </w:rPr>
              <w:t>code)</w:t>
            </w:r>
          </w:p>
        </w:tc>
        <w:tc>
          <w:tcPr>
            <w:tcW w:w="1474" w:type="pct"/>
            <w:gridSpan w:val="3"/>
          </w:tcPr>
          <w:p w14:paraId="78A51F93" w14:textId="14513B72" w:rsidR="00056C63" w:rsidRPr="000E4FE8" w:rsidRDefault="00056C63" w:rsidP="00056C63">
            <w:pPr>
              <w:pStyle w:val="ad"/>
              <w:jc w:val="left"/>
            </w:pPr>
            <w:r>
              <w:t>Проверяется код валюты</w:t>
            </w:r>
            <w:r w:rsidRPr="007158F6">
              <w:t xml:space="preserve"> </w:t>
            </w:r>
            <w:r w:rsidRPr="00C51A25">
              <w:t xml:space="preserve"> </w:t>
            </w:r>
            <w:r>
              <w:t>на присутствие в актуальном состоянии в справочнике «</w:t>
            </w:r>
            <w:r w:rsidRPr="00A67258">
              <w:t>Список валют, курс на которые устанавливается ЦБ РФ</w:t>
            </w:r>
            <w:r>
              <w:t>» на ООС.</w:t>
            </w:r>
            <w:r w:rsidRPr="00C95149">
              <w:t xml:space="preserve"> </w:t>
            </w:r>
            <w:r>
              <w:t xml:space="preserve">При этом считается, что валюта с кодом </w:t>
            </w:r>
            <w:r>
              <w:rPr>
                <w:lang w:val="en-US"/>
              </w:rPr>
              <w:t>RUB</w:t>
            </w:r>
            <w:r w:rsidRPr="00C95149">
              <w:t xml:space="preserve"> (</w:t>
            </w:r>
            <w:r>
              <w:t>Российский рубль</w:t>
            </w:r>
            <w:r w:rsidRPr="00C95149">
              <w:t xml:space="preserve">) </w:t>
            </w:r>
            <w:r>
              <w:t xml:space="preserve">присутствует в этом списке </w:t>
            </w:r>
          </w:p>
        </w:tc>
        <w:tc>
          <w:tcPr>
            <w:tcW w:w="1395" w:type="pct"/>
            <w:gridSpan w:val="3"/>
          </w:tcPr>
          <w:p w14:paraId="690055A0" w14:textId="1F9C2705" w:rsidR="00056C63" w:rsidRPr="000E4FE8" w:rsidRDefault="00056C63" w:rsidP="00056C63">
            <w:pPr>
              <w:pStyle w:val="ad"/>
              <w:jc w:val="left"/>
            </w:pPr>
            <w:r>
              <w:t xml:space="preserve">Валюта с кодом </w:t>
            </w:r>
            <w:r w:rsidRPr="00C51A25">
              <w:t>&lt;</w:t>
            </w:r>
            <w:r>
              <w:t>значение кода</w:t>
            </w:r>
            <w:r w:rsidRPr="00C51A25">
              <w:t>&gt;</w:t>
            </w:r>
            <w:r>
              <w:t xml:space="preserve"> не найдена в актуальном состоянии в справочнике «</w:t>
            </w:r>
            <w:r w:rsidRPr="00A67258">
              <w:t>Список валют, курс на которые устанавливается ЦБ РФ</w:t>
            </w:r>
            <w:r>
              <w:t>» в ЕИС</w:t>
            </w:r>
          </w:p>
        </w:tc>
      </w:tr>
      <w:tr w:rsidR="00056C63" w:rsidRPr="000E4FE8" w14:paraId="0172CC0D" w14:textId="77777777" w:rsidTr="00AA184A">
        <w:trPr>
          <w:trHeight w:val="348"/>
        </w:trPr>
        <w:tc>
          <w:tcPr>
            <w:tcW w:w="841" w:type="pct"/>
            <w:gridSpan w:val="2"/>
          </w:tcPr>
          <w:p w14:paraId="46776188" w14:textId="3457E946" w:rsidR="00056C63" w:rsidRPr="00C74BBE" w:rsidRDefault="00056C63" w:rsidP="00056C63">
            <w:pPr>
              <w:pStyle w:val="ad"/>
              <w:jc w:val="left"/>
            </w:pPr>
            <w:r>
              <w:t>РК_ИК_0099</w:t>
            </w:r>
          </w:p>
        </w:tc>
        <w:tc>
          <w:tcPr>
            <w:tcW w:w="234" w:type="pct"/>
            <w:gridSpan w:val="2"/>
          </w:tcPr>
          <w:p w14:paraId="6CE58308" w14:textId="77777777" w:rsidR="00056C63" w:rsidRPr="000E4FE8" w:rsidRDefault="00056C63" w:rsidP="00056C63">
            <w:pPr>
              <w:pStyle w:val="ad"/>
              <w:jc w:val="left"/>
            </w:pPr>
          </w:p>
        </w:tc>
        <w:tc>
          <w:tcPr>
            <w:tcW w:w="1056" w:type="pct"/>
            <w:gridSpan w:val="2"/>
          </w:tcPr>
          <w:p w14:paraId="3BE0C7F0" w14:textId="7FFD4B3C" w:rsidR="00056C63" w:rsidRPr="00EF0592" w:rsidRDefault="00056C63" w:rsidP="00056C63">
            <w:pPr>
              <w:pStyle w:val="ad"/>
              <w:jc w:val="left"/>
              <w:rPr>
                <w:lang w:val="en-US"/>
              </w:rPr>
            </w:pPr>
            <w:r>
              <w:t>Поле</w:t>
            </w:r>
            <w:r w:rsidRPr="00EF0592">
              <w:rPr>
                <w:lang w:val="en-US"/>
              </w:rPr>
              <w:t xml:space="preserve"> «</w:t>
            </w:r>
            <w:r>
              <w:t>Код</w:t>
            </w:r>
            <w:r w:rsidRPr="00EF0592">
              <w:rPr>
                <w:lang w:val="en-US"/>
              </w:rPr>
              <w:t xml:space="preserve"> </w:t>
            </w:r>
            <w:r>
              <w:t>валюты</w:t>
            </w:r>
            <w:r w:rsidRPr="00EF0592">
              <w:rPr>
                <w:lang w:val="en-US"/>
              </w:rPr>
              <w:t>» (</w:t>
            </w:r>
            <w:r w:rsidRPr="00C74BBE">
              <w:rPr>
                <w:lang w:val="en-US"/>
              </w:rPr>
              <w:t>ensuringWay</w:t>
            </w:r>
            <w:r w:rsidRPr="00495BC1">
              <w:rPr>
                <w:lang w:val="en-US"/>
              </w:rPr>
              <w:t>\cashAccount\</w:t>
            </w:r>
            <w:r>
              <w:rPr>
                <w:lang w:val="en-US"/>
              </w:rPr>
              <w:t>currency\</w:t>
            </w:r>
            <w:r w:rsidRPr="00EF0592">
              <w:rPr>
                <w:lang w:val="en-US"/>
              </w:rPr>
              <w:t>code)</w:t>
            </w:r>
          </w:p>
        </w:tc>
        <w:tc>
          <w:tcPr>
            <w:tcW w:w="1474" w:type="pct"/>
            <w:gridSpan w:val="3"/>
          </w:tcPr>
          <w:p w14:paraId="396309BF" w14:textId="60B41068" w:rsidR="00056C63" w:rsidRPr="000E4FE8" w:rsidRDefault="00056C63" w:rsidP="00056C63">
            <w:pPr>
              <w:pStyle w:val="ad"/>
              <w:jc w:val="left"/>
            </w:pPr>
            <w:r>
              <w:t>Проверяется код валюты</w:t>
            </w:r>
            <w:r w:rsidRPr="007158F6">
              <w:t xml:space="preserve"> </w:t>
            </w:r>
            <w:r w:rsidRPr="00C51A25">
              <w:t xml:space="preserve"> </w:t>
            </w:r>
            <w:r>
              <w:t>на присутствие в актуальном состоянии в справочнике «</w:t>
            </w:r>
            <w:r w:rsidRPr="00A67258">
              <w:t>Список валют, курс на которые устанавливается ЦБ РФ</w:t>
            </w:r>
            <w:r>
              <w:t>» на ООС.</w:t>
            </w:r>
            <w:r w:rsidRPr="00C95149">
              <w:t xml:space="preserve"> </w:t>
            </w:r>
            <w:r>
              <w:t xml:space="preserve">При этом считается, что валюта с кодом </w:t>
            </w:r>
            <w:r>
              <w:rPr>
                <w:lang w:val="en-US"/>
              </w:rPr>
              <w:t>RUB</w:t>
            </w:r>
            <w:r w:rsidRPr="00C95149">
              <w:t xml:space="preserve"> (</w:t>
            </w:r>
            <w:r>
              <w:t>Российский рубль</w:t>
            </w:r>
            <w:r w:rsidRPr="00C95149">
              <w:t xml:space="preserve">) </w:t>
            </w:r>
            <w:r>
              <w:t xml:space="preserve">присутствует в этом списке </w:t>
            </w:r>
          </w:p>
        </w:tc>
        <w:tc>
          <w:tcPr>
            <w:tcW w:w="1395" w:type="pct"/>
            <w:gridSpan w:val="3"/>
          </w:tcPr>
          <w:p w14:paraId="2779A9C6" w14:textId="77777777" w:rsidR="00056C63" w:rsidRPr="000E4FE8" w:rsidRDefault="00056C63" w:rsidP="00056C63">
            <w:pPr>
              <w:pStyle w:val="ad"/>
              <w:jc w:val="left"/>
            </w:pPr>
            <w:r>
              <w:t xml:space="preserve">Валюта с кодом </w:t>
            </w:r>
            <w:r w:rsidRPr="00C51A25">
              <w:t>&lt;</w:t>
            </w:r>
            <w:r>
              <w:t>значение кода</w:t>
            </w:r>
            <w:r w:rsidRPr="00C51A25">
              <w:t>&gt;</w:t>
            </w:r>
            <w:r>
              <w:t xml:space="preserve"> не найдена в актуальном состоянии в справочнике «</w:t>
            </w:r>
            <w:r w:rsidRPr="00A67258">
              <w:t>Список валют, курс на которые устанавливается ЦБ РФ</w:t>
            </w:r>
            <w:r>
              <w:t>» в ЕИС</w:t>
            </w:r>
          </w:p>
        </w:tc>
      </w:tr>
      <w:tr w:rsidR="00056C63" w:rsidRPr="000E4FE8" w14:paraId="001CA772" w14:textId="77777777" w:rsidTr="00AA184A">
        <w:trPr>
          <w:trHeight w:val="348"/>
        </w:trPr>
        <w:tc>
          <w:tcPr>
            <w:tcW w:w="841" w:type="pct"/>
            <w:gridSpan w:val="2"/>
          </w:tcPr>
          <w:p w14:paraId="649E7465" w14:textId="1D47A75E" w:rsidR="00056C63" w:rsidRPr="00BA2E7C" w:rsidRDefault="00056C63" w:rsidP="00056C63">
            <w:pPr>
              <w:pStyle w:val="ad"/>
              <w:jc w:val="left"/>
              <w:rPr>
                <w:lang w:val="en-US"/>
              </w:rPr>
            </w:pPr>
            <w:r>
              <w:t>РК_ИК_0100</w:t>
            </w:r>
          </w:p>
        </w:tc>
        <w:tc>
          <w:tcPr>
            <w:tcW w:w="234" w:type="pct"/>
            <w:gridSpan w:val="2"/>
          </w:tcPr>
          <w:p w14:paraId="2DE4246E" w14:textId="77777777" w:rsidR="00056C63" w:rsidRPr="000E4FE8" w:rsidRDefault="00056C63" w:rsidP="00056C63">
            <w:pPr>
              <w:pStyle w:val="ad"/>
              <w:jc w:val="left"/>
            </w:pPr>
          </w:p>
        </w:tc>
        <w:tc>
          <w:tcPr>
            <w:tcW w:w="1056" w:type="pct"/>
            <w:gridSpan w:val="2"/>
          </w:tcPr>
          <w:p w14:paraId="24564C5B" w14:textId="2C1A850F" w:rsidR="00056C63" w:rsidRPr="00586DC6" w:rsidRDefault="00056C63" w:rsidP="00056C63">
            <w:pPr>
              <w:pStyle w:val="ad"/>
              <w:jc w:val="left"/>
            </w:pPr>
            <w:r>
              <w:t>Блок</w:t>
            </w:r>
            <w:r w:rsidRPr="00586DC6">
              <w:t xml:space="preserve"> «</w:t>
            </w:r>
            <w:r w:rsidRPr="00F373A5">
              <w:t>Информация о возвращении независимой гарантии или об уведомлении, направляемом заказчиком гаранту, об отказе от прав по гарантии</w:t>
            </w:r>
            <w:r>
              <w:t xml:space="preserve">» </w:t>
            </w:r>
            <w:r w:rsidRPr="007E7491">
              <w:t>(</w:t>
            </w:r>
            <w:r w:rsidRPr="005C47CF">
              <w:rPr>
                <w:lang w:val="en-US"/>
              </w:rPr>
              <w:t>guaranteeReturns</w:t>
            </w:r>
            <w:r w:rsidRPr="007E7491">
              <w:t>)</w:t>
            </w:r>
            <w:r>
              <w:t xml:space="preserve"> в блоке «</w:t>
            </w:r>
            <w:r w:rsidRPr="00AE4010">
              <w:t>Обеспечение исполнения обязательств по предоставленной гарантии качества товаров, работ, услуг</w:t>
            </w:r>
            <w:r>
              <w:t>» (</w:t>
            </w:r>
            <w:r w:rsidRPr="00AE4010">
              <w:t>execObligationsGuaranteeInfo</w:t>
            </w:r>
            <w:r>
              <w:t>)</w:t>
            </w:r>
          </w:p>
        </w:tc>
        <w:tc>
          <w:tcPr>
            <w:tcW w:w="1474" w:type="pct"/>
            <w:gridSpan w:val="3"/>
          </w:tcPr>
          <w:p w14:paraId="1DBC01F9" w14:textId="10FCE3E6" w:rsidR="00056C63" w:rsidRDefault="00056C63" w:rsidP="00056C63">
            <w:pPr>
              <w:pStyle w:val="ad"/>
              <w:jc w:val="left"/>
            </w:pPr>
            <w:r>
              <w:t xml:space="preserve">Блок </w:t>
            </w:r>
            <w:r w:rsidRPr="00586DC6">
              <w:t>«</w:t>
            </w:r>
            <w:r w:rsidRPr="00F373A5">
              <w:t>Информация о возвращении независимой гарантии или об уведомлении, направляемом заказчиком гаранту, об отказе от прав по гарантии</w:t>
            </w:r>
            <w:r>
              <w:t xml:space="preserve">» </w:t>
            </w:r>
            <w:r w:rsidRPr="00AE4010">
              <w:t>(</w:t>
            </w:r>
            <w:r w:rsidRPr="005C47CF">
              <w:rPr>
                <w:lang w:val="en-US"/>
              </w:rPr>
              <w:t>guaranteeReturns</w:t>
            </w:r>
            <w:r w:rsidRPr="00AE4010">
              <w:t>)</w:t>
            </w:r>
            <w:r>
              <w:t xml:space="preserve"> может присутствовать в блоке «</w:t>
            </w:r>
            <w:r w:rsidRPr="00AE4010">
              <w:t>Обеспечение исполнения обязательств по предоставленной гарантии качества товаров, работ, услуг</w:t>
            </w:r>
            <w:r>
              <w:t>»</w:t>
            </w:r>
            <w:r w:rsidRPr="00AE4010">
              <w:t xml:space="preserve"> (execObligationsGuaranteeInfo</w:t>
            </w:r>
            <w:r>
              <w:t xml:space="preserve">) в принимаемом </w:t>
            </w:r>
            <w:r>
              <w:rPr>
                <w:lang w:val="en-US"/>
              </w:rPr>
              <w:t>XML</w:t>
            </w:r>
            <w:r w:rsidRPr="002A6B10">
              <w:t>-</w:t>
            </w:r>
            <w:r>
              <w:t xml:space="preserve">документе только в случае ,если </w:t>
            </w:r>
          </w:p>
          <w:p w14:paraId="50A468CD" w14:textId="77777777" w:rsidR="00056C63" w:rsidRDefault="00056C63" w:rsidP="00056C63">
            <w:pPr>
              <w:pStyle w:val="ad"/>
              <w:jc w:val="left"/>
            </w:pPr>
            <w:r>
              <w:t xml:space="preserve">1) Принимается изменение информации о контракте или исправление </w:t>
            </w:r>
            <w:r>
              <w:lastRenderedPageBreak/>
              <w:t xml:space="preserve">ошибок (заполнен блок </w:t>
            </w:r>
            <w:r w:rsidRPr="005C47CF">
              <w:t>modification</w:t>
            </w:r>
            <w:r>
              <w:t>);</w:t>
            </w:r>
          </w:p>
          <w:p w14:paraId="4E5554EB" w14:textId="332CD055" w:rsidR="00056C63" w:rsidRPr="005C47CF" w:rsidRDefault="00056C63" w:rsidP="00056C63">
            <w:pPr>
              <w:pStyle w:val="ad"/>
              <w:jc w:val="left"/>
            </w:pPr>
            <w:r>
              <w:t xml:space="preserve">2) </w:t>
            </w:r>
            <w:r w:rsidRPr="00F52A10">
              <w:t xml:space="preserve">В предыдущей версии информации о контракте была введена информация о </w:t>
            </w:r>
            <w:r>
              <w:t>независимой</w:t>
            </w:r>
            <w:r w:rsidRPr="00F52A10">
              <w:t xml:space="preserve"> гарантии </w:t>
            </w:r>
            <w:r>
              <w:t>во</w:t>
            </w:r>
            <w:r w:rsidRPr="00AE4010">
              <w:t xml:space="preserve"> исполнения обязательств по предоставленной гарантии </w:t>
            </w:r>
            <w:r w:rsidRPr="00F52A10">
              <w:t xml:space="preserve">(заполнен блок </w:t>
            </w:r>
            <w:r w:rsidRPr="00AE4010">
              <w:t>execObligationsGuaranteeInfo</w:t>
            </w:r>
            <w:r>
              <w:t xml:space="preserve">\ </w:t>
            </w:r>
            <w:r w:rsidRPr="00AE4010">
              <w:t>ensuringWay</w:t>
            </w:r>
            <w:r w:rsidRPr="00F52A10">
              <w:t>\bankGuarantee)</w:t>
            </w:r>
            <w:r>
              <w:t xml:space="preserve"> в блоке «</w:t>
            </w:r>
            <w:r w:rsidRPr="00AE4010">
              <w:t>Обеспечение исполнения обязательств по предоставленной гарантии качества товаров, работ, услуг</w:t>
            </w:r>
            <w:r>
              <w:t>» (</w:t>
            </w:r>
            <w:r w:rsidRPr="00AE4010">
              <w:t>execObligationsGuaranteeInfo</w:t>
            </w:r>
            <w:r>
              <w:t>)</w:t>
            </w:r>
          </w:p>
        </w:tc>
        <w:tc>
          <w:tcPr>
            <w:tcW w:w="1395" w:type="pct"/>
            <w:gridSpan w:val="3"/>
          </w:tcPr>
          <w:p w14:paraId="2D39FC85" w14:textId="738294B4" w:rsidR="00056C63" w:rsidRDefault="00056C63" w:rsidP="00056C63">
            <w:pPr>
              <w:pStyle w:val="ad"/>
              <w:jc w:val="left"/>
            </w:pPr>
            <w:r>
              <w:lastRenderedPageBreak/>
              <w:t xml:space="preserve">Блок </w:t>
            </w:r>
            <w:r w:rsidRPr="00586DC6">
              <w:t>«</w:t>
            </w:r>
            <w:r w:rsidRPr="00F373A5">
              <w:t>Информация о возвращении независимой гарантии или об уведомлении, направляемом заказчиком гаранту, об отказе от прав по гарантии</w:t>
            </w:r>
            <w:r>
              <w:t xml:space="preserve">» </w:t>
            </w:r>
            <w:r w:rsidRPr="00AE4010">
              <w:t>(</w:t>
            </w:r>
            <w:r w:rsidRPr="005C47CF">
              <w:rPr>
                <w:lang w:val="en-US"/>
              </w:rPr>
              <w:t>guaranteeReturns</w:t>
            </w:r>
            <w:r w:rsidRPr="00AE4010">
              <w:t>)</w:t>
            </w:r>
            <w:r>
              <w:t xml:space="preserve"> может присутствовать в блоке «</w:t>
            </w:r>
            <w:r w:rsidRPr="00AE4010">
              <w:t>Обеспечение исполнения обязательств по предоставленной гарантии качества товаров, работ, услуг</w:t>
            </w:r>
            <w:r>
              <w:t>»</w:t>
            </w:r>
            <w:r w:rsidRPr="00AE4010">
              <w:t xml:space="preserve"> (execObligationsGuaranteeInfo</w:t>
            </w:r>
            <w:r>
              <w:t xml:space="preserve">) в принимаемом </w:t>
            </w:r>
            <w:r>
              <w:rPr>
                <w:lang w:val="en-US"/>
              </w:rPr>
              <w:t>XML</w:t>
            </w:r>
            <w:r w:rsidRPr="002A6B10">
              <w:t>-</w:t>
            </w:r>
            <w:r>
              <w:t xml:space="preserve">документе только в случае ,если </w:t>
            </w:r>
          </w:p>
          <w:p w14:paraId="2499459F" w14:textId="77777777" w:rsidR="00056C63" w:rsidRDefault="00056C63" w:rsidP="00056C63">
            <w:pPr>
              <w:pStyle w:val="ad"/>
              <w:jc w:val="left"/>
            </w:pPr>
            <w:r>
              <w:t xml:space="preserve">1) Принимается изменение информации о контракте или исправление </w:t>
            </w:r>
            <w:r>
              <w:lastRenderedPageBreak/>
              <w:t xml:space="preserve">ошибок (заполнен блок </w:t>
            </w:r>
            <w:r w:rsidRPr="005C47CF">
              <w:t>modification</w:t>
            </w:r>
            <w:r>
              <w:t>);</w:t>
            </w:r>
          </w:p>
          <w:p w14:paraId="4EDFF090" w14:textId="1AB1674F" w:rsidR="00056C63" w:rsidRPr="000E4FE8" w:rsidRDefault="00056C63" w:rsidP="00056C63">
            <w:pPr>
              <w:pStyle w:val="ad"/>
              <w:jc w:val="left"/>
            </w:pPr>
            <w:r>
              <w:t xml:space="preserve">2) </w:t>
            </w:r>
            <w:r w:rsidRPr="00F52A10">
              <w:t xml:space="preserve">В предыдущей версии информации о контракте была введена информация о </w:t>
            </w:r>
            <w:r>
              <w:t>независимой</w:t>
            </w:r>
            <w:r w:rsidRPr="00F52A10">
              <w:t xml:space="preserve"> гарантии </w:t>
            </w:r>
            <w:r>
              <w:t>во</w:t>
            </w:r>
            <w:r w:rsidRPr="00AE4010">
              <w:t xml:space="preserve"> исполнения обязательств по предоставленной гарантии </w:t>
            </w:r>
            <w:r w:rsidRPr="00F52A10">
              <w:t xml:space="preserve">(заполнен блок </w:t>
            </w:r>
            <w:r w:rsidRPr="00AE4010">
              <w:t>execObligationsGuaranteeInfo</w:t>
            </w:r>
            <w:r>
              <w:t xml:space="preserve">\ </w:t>
            </w:r>
            <w:r w:rsidRPr="00AE4010">
              <w:t>ensuringWay</w:t>
            </w:r>
            <w:r w:rsidRPr="00F52A10">
              <w:t>\bankGuarantee)</w:t>
            </w:r>
            <w:r>
              <w:t xml:space="preserve"> в блоке «</w:t>
            </w:r>
            <w:r w:rsidRPr="00AE4010">
              <w:t>Обеспечение исполнения обязательств по предоставленной гарантии качества товаров, работ, услуг</w:t>
            </w:r>
            <w:r>
              <w:t>» (</w:t>
            </w:r>
            <w:r w:rsidRPr="00AE4010">
              <w:t>execObligationsGuaranteeInfo</w:t>
            </w:r>
            <w:r>
              <w:t>)</w:t>
            </w:r>
          </w:p>
        </w:tc>
      </w:tr>
      <w:tr w:rsidR="00056C63" w:rsidRPr="002D2859" w14:paraId="12AE9309" w14:textId="77777777" w:rsidTr="00F427CD">
        <w:trPr>
          <w:trHeight w:val="348"/>
        </w:trPr>
        <w:tc>
          <w:tcPr>
            <w:tcW w:w="5000" w:type="pct"/>
            <w:gridSpan w:val="12"/>
          </w:tcPr>
          <w:p w14:paraId="07C4599D" w14:textId="77777777" w:rsidR="00056C63" w:rsidRPr="007E7491" w:rsidRDefault="00056C63" w:rsidP="00056C63">
            <w:pPr>
              <w:pStyle w:val="ad"/>
            </w:pPr>
          </w:p>
        </w:tc>
      </w:tr>
      <w:tr w:rsidR="00056C63" w:rsidRPr="002D2859" w14:paraId="1A295063" w14:textId="77777777" w:rsidTr="00F427CD">
        <w:trPr>
          <w:trHeight w:val="348"/>
        </w:trPr>
        <w:tc>
          <w:tcPr>
            <w:tcW w:w="5000" w:type="pct"/>
            <w:gridSpan w:val="12"/>
          </w:tcPr>
          <w:p w14:paraId="56A07C46" w14:textId="0A79DFC3" w:rsidR="00056C63" w:rsidRPr="00163EA4" w:rsidRDefault="00056C63" w:rsidP="00056C63">
            <w:pPr>
              <w:pStyle w:val="ad"/>
              <w:jc w:val="center"/>
              <w:rPr>
                <w:b/>
                <w:bCs/>
              </w:rPr>
            </w:pPr>
            <w:r w:rsidRPr="00163EA4">
              <w:rPr>
                <w:b/>
                <w:bCs/>
              </w:rPr>
              <w:t>Блок «</w:t>
            </w:r>
            <w:r w:rsidRPr="00F373A5">
              <w:rPr>
                <w:b/>
                <w:bCs/>
              </w:rPr>
              <w:t>Информация о возвращении независимой гарантии или об уведомлении, направляемом заказчиком гаранту, об отказе от прав по гарантии</w:t>
            </w:r>
            <w:r w:rsidRPr="00163EA4">
              <w:rPr>
                <w:b/>
                <w:bCs/>
              </w:rPr>
              <w:t>» (</w:t>
            </w:r>
            <w:r w:rsidRPr="00163EA4">
              <w:rPr>
                <w:b/>
                <w:bCs/>
                <w:lang w:val="en-US"/>
              </w:rPr>
              <w:t>guaranteeReturns</w:t>
            </w:r>
            <w:r w:rsidRPr="00163EA4">
              <w:rPr>
                <w:b/>
                <w:bCs/>
              </w:rPr>
              <w:t>).</w:t>
            </w:r>
          </w:p>
          <w:p w14:paraId="65CC6750" w14:textId="77777777" w:rsidR="00056C63" w:rsidRPr="003A15F4" w:rsidRDefault="00056C63" w:rsidP="00056C63">
            <w:pPr>
              <w:pStyle w:val="ad"/>
              <w:jc w:val="left"/>
            </w:pPr>
          </w:p>
          <w:p w14:paraId="6DA458C1" w14:textId="77777777" w:rsidR="00056C63" w:rsidRPr="00DF2505" w:rsidRDefault="00056C63" w:rsidP="00056C63">
            <w:pPr>
              <w:pStyle w:val="ad"/>
              <w:jc w:val="left"/>
            </w:pPr>
            <w:r>
              <w:t>Поля</w:t>
            </w:r>
            <w:r w:rsidRPr="00DF2505">
              <w:t>:</w:t>
            </w:r>
          </w:p>
          <w:p w14:paraId="54EDC525" w14:textId="5E67B9A9" w:rsidR="00056C63" w:rsidRPr="0037556D" w:rsidRDefault="00056C63" w:rsidP="00056C63">
            <w:pPr>
              <w:pStyle w:val="ad"/>
              <w:jc w:val="left"/>
            </w:pPr>
            <w:r w:rsidRPr="0037556D">
              <w:t>«</w:t>
            </w:r>
            <w:r w:rsidRPr="005C47CF">
              <w:t>Номер</w:t>
            </w:r>
            <w:r w:rsidRPr="0037556D">
              <w:t xml:space="preserve"> </w:t>
            </w:r>
            <w:r w:rsidRPr="005C47CF">
              <w:t>реестровой</w:t>
            </w:r>
            <w:r w:rsidRPr="0037556D">
              <w:t xml:space="preserve"> </w:t>
            </w:r>
            <w:r w:rsidRPr="005C47CF">
              <w:t>записи</w:t>
            </w:r>
            <w:r w:rsidRPr="0037556D">
              <w:t xml:space="preserve"> </w:t>
            </w:r>
            <w:r>
              <w:t>независимой</w:t>
            </w:r>
            <w:r w:rsidRPr="0037556D">
              <w:t xml:space="preserve"> </w:t>
            </w:r>
            <w:r w:rsidRPr="005C47CF">
              <w:t>гарантии</w:t>
            </w:r>
            <w:r w:rsidRPr="0037556D">
              <w:t>» (</w:t>
            </w:r>
            <w:r w:rsidRPr="005C47CF">
              <w:rPr>
                <w:lang w:val="en-US"/>
              </w:rPr>
              <w:t>guaranteeReturns</w:t>
            </w:r>
            <w:r w:rsidRPr="0037556D">
              <w:t>\</w:t>
            </w:r>
            <w:r>
              <w:rPr>
                <w:lang w:val="en-US"/>
              </w:rPr>
              <w:t>guaranteeReturn</w:t>
            </w:r>
            <w:r w:rsidRPr="0037556D">
              <w:t>\</w:t>
            </w:r>
            <w:r w:rsidRPr="005C47CF">
              <w:rPr>
                <w:lang w:val="en-US"/>
              </w:rPr>
              <w:t>bankGuaranteeReturn</w:t>
            </w:r>
            <w:r w:rsidRPr="0037556D">
              <w:t>\</w:t>
            </w:r>
            <w:r>
              <w:rPr>
                <w:lang w:val="en-US"/>
              </w:rPr>
              <w:t>regNumber</w:t>
            </w:r>
            <w:r w:rsidRPr="0037556D">
              <w:t>);</w:t>
            </w:r>
          </w:p>
          <w:p w14:paraId="40B0FEF9" w14:textId="61AC4FA9" w:rsidR="00056C63" w:rsidRPr="00731169" w:rsidRDefault="00056C63" w:rsidP="00056C63">
            <w:pPr>
              <w:pStyle w:val="ad"/>
              <w:jc w:val="left"/>
            </w:pPr>
            <w:r w:rsidRPr="00731169">
              <w:t>«</w:t>
            </w:r>
            <w:r w:rsidRPr="005C47CF">
              <w:t>Номер</w:t>
            </w:r>
            <w:r w:rsidRPr="00731169">
              <w:t xml:space="preserve"> </w:t>
            </w:r>
            <w:r w:rsidRPr="005C47CF">
              <w:t>реестровой</w:t>
            </w:r>
            <w:r w:rsidRPr="00731169">
              <w:t xml:space="preserve"> </w:t>
            </w:r>
            <w:r w:rsidRPr="005C47CF">
              <w:t>записи</w:t>
            </w:r>
            <w:r w:rsidRPr="00731169">
              <w:t xml:space="preserve"> </w:t>
            </w:r>
            <w:r>
              <w:t>независимой</w:t>
            </w:r>
            <w:r w:rsidRPr="00731169">
              <w:t xml:space="preserve"> </w:t>
            </w:r>
            <w:r w:rsidRPr="005C47CF">
              <w:t>гарантии</w:t>
            </w:r>
            <w:r w:rsidRPr="00731169">
              <w:t>» (</w:t>
            </w:r>
            <w:r w:rsidRPr="005C47CF">
              <w:rPr>
                <w:lang w:val="en-US"/>
              </w:rPr>
              <w:t>guaranteeReturns</w:t>
            </w:r>
            <w:r w:rsidRPr="00731169">
              <w:t>\</w:t>
            </w:r>
            <w:r>
              <w:rPr>
                <w:lang w:val="en-US"/>
              </w:rPr>
              <w:t>guaranteeReturn</w:t>
            </w:r>
            <w:r w:rsidRPr="00731169">
              <w:t>\</w:t>
            </w:r>
            <w:r w:rsidRPr="005C47CF">
              <w:rPr>
                <w:lang w:val="en-US"/>
              </w:rPr>
              <w:t>waiverNotice</w:t>
            </w:r>
            <w:r w:rsidRPr="00731169">
              <w:t>\</w:t>
            </w:r>
            <w:r>
              <w:rPr>
                <w:lang w:val="en-US"/>
              </w:rPr>
              <w:t>regNumber</w:t>
            </w:r>
            <w:r w:rsidRPr="00731169">
              <w:t>)</w:t>
            </w:r>
          </w:p>
          <w:p w14:paraId="61326AD3" w14:textId="77777777" w:rsidR="00056C63" w:rsidRPr="00731169" w:rsidRDefault="00056C63" w:rsidP="00056C63">
            <w:pPr>
              <w:pStyle w:val="ad"/>
              <w:jc w:val="left"/>
            </w:pPr>
          </w:p>
          <w:p w14:paraId="66390EB8" w14:textId="5E781A4B" w:rsidR="00056C63" w:rsidRDefault="00056C63" w:rsidP="00056C63">
            <w:pPr>
              <w:pStyle w:val="ad"/>
              <w:jc w:val="left"/>
            </w:pPr>
            <w:r w:rsidRPr="00302E45">
              <w:t xml:space="preserve">Принимается и сохраняется, если в действующей размещенной версии информации о контракте (его изменении) на вкладке «Общая информация» установлен признак «Контракт жизненного цикла» (contractLifeCycle) и заполнены оба блока enforcement/bankGuarantee и subsequentMaintenanceEnforcement/bankGuarantee. В прочих случаях </w:t>
            </w:r>
            <w:r>
              <w:t>при приеме игнорируются, заполняется при передаче.</w:t>
            </w:r>
          </w:p>
          <w:p w14:paraId="5C2F35A1" w14:textId="77777777" w:rsidR="00056C63" w:rsidRPr="007E7491" w:rsidRDefault="00056C63" w:rsidP="00056C63">
            <w:pPr>
              <w:pStyle w:val="ad"/>
              <w:jc w:val="left"/>
            </w:pPr>
          </w:p>
        </w:tc>
      </w:tr>
      <w:tr w:rsidR="00056C63" w:rsidRPr="000E4FE8" w14:paraId="1678FEDB" w14:textId="77777777" w:rsidTr="00AA184A">
        <w:trPr>
          <w:trHeight w:val="348"/>
        </w:trPr>
        <w:tc>
          <w:tcPr>
            <w:tcW w:w="841" w:type="pct"/>
            <w:gridSpan w:val="2"/>
          </w:tcPr>
          <w:p w14:paraId="3DFD92D9" w14:textId="300B8911" w:rsidR="00056C63" w:rsidRPr="00BA2E7C" w:rsidRDefault="00056C63" w:rsidP="00056C63">
            <w:pPr>
              <w:pStyle w:val="ad"/>
              <w:jc w:val="left"/>
              <w:rPr>
                <w:lang w:val="en-US"/>
              </w:rPr>
            </w:pPr>
            <w:r>
              <w:t>РК_ИК_00</w:t>
            </w:r>
            <w:r>
              <w:rPr>
                <w:lang w:val="en-US"/>
              </w:rPr>
              <w:t>75</w:t>
            </w:r>
          </w:p>
        </w:tc>
        <w:tc>
          <w:tcPr>
            <w:tcW w:w="234" w:type="pct"/>
            <w:gridSpan w:val="2"/>
          </w:tcPr>
          <w:p w14:paraId="43F7611A" w14:textId="77777777" w:rsidR="00056C63" w:rsidRPr="000E4FE8" w:rsidRDefault="00056C63" w:rsidP="00056C63">
            <w:pPr>
              <w:pStyle w:val="ad"/>
              <w:jc w:val="left"/>
            </w:pPr>
          </w:p>
        </w:tc>
        <w:tc>
          <w:tcPr>
            <w:tcW w:w="1056" w:type="pct"/>
            <w:gridSpan w:val="2"/>
          </w:tcPr>
          <w:p w14:paraId="04550D39" w14:textId="4310F46C" w:rsidR="00056C63" w:rsidRPr="00586DC6" w:rsidRDefault="00056C63" w:rsidP="00056C63">
            <w:pPr>
              <w:pStyle w:val="ad"/>
              <w:jc w:val="left"/>
            </w:pPr>
            <w:r>
              <w:t>Блок</w:t>
            </w:r>
            <w:r w:rsidRPr="00586DC6">
              <w:t xml:space="preserve"> «</w:t>
            </w:r>
            <w:r w:rsidRPr="00F373A5">
              <w:t>Информация о возвращении независимой гарантии или об уведомлении, направляемом заказчиком гаранту, об отказе от прав по гарантии</w:t>
            </w:r>
            <w:r>
              <w:t xml:space="preserve">» </w:t>
            </w:r>
            <w:r w:rsidRPr="007E7491">
              <w:t>(</w:t>
            </w:r>
            <w:r w:rsidRPr="005C47CF">
              <w:rPr>
                <w:lang w:val="en-US"/>
              </w:rPr>
              <w:t>guaranteeReturns</w:t>
            </w:r>
            <w:r w:rsidRPr="007E7491">
              <w:t>)</w:t>
            </w:r>
          </w:p>
        </w:tc>
        <w:tc>
          <w:tcPr>
            <w:tcW w:w="1474" w:type="pct"/>
            <w:gridSpan w:val="3"/>
          </w:tcPr>
          <w:p w14:paraId="42ED2080" w14:textId="122BBB3C" w:rsidR="00056C63" w:rsidRDefault="00056C63" w:rsidP="00056C63">
            <w:pPr>
              <w:pStyle w:val="ad"/>
              <w:jc w:val="left"/>
            </w:pPr>
            <w:r>
              <w:t xml:space="preserve">Блок </w:t>
            </w:r>
            <w:r w:rsidRPr="005C47CF">
              <w:rPr>
                <w:lang w:val="en-US"/>
              </w:rPr>
              <w:t>guaranteeReturns</w:t>
            </w:r>
            <w:r>
              <w:t xml:space="preserve"> может присутствовать в принимаемом </w:t>
            </w:r>
            <w:r>
              <w:rPr>
                <w:lang w:val="en-US"/>
              </w:rPr>
              <w:t>XML</w:t>
            </w:r>
            <w:r w:rsidRPr="002A6B10">
              <w:t>-</w:t>
            </w:r>
            <w:r>
              <w:t>документе только в случае,</w:t>
            </w:r>
            <w:r w:rsidRPr="00163EA4">
              <w:t xml:space="preserve"> </w:t>
            </w:r>
            <w:r>
              <w:t xml:space="preserve">если </w:t>
            </w:r>
          </w:p>
          <w:p w14:paraId="3D631583" w14:textId="2AA238F8" w:rsidR="00056C63" w:rsidRDefault="00056C63" w:rsidP="00056C63">
            <w:pPr>
              <w:pStyle w:val="ad"/>
              <w:jc w:val="left"/>
            </w:pPr>
            <w:r>
              <w:t xml:space="preserve">1) Принимается изменение информации о контракте или исправление ошибок (заполнен блок </w:t>
            </w:r>
            <w:r w:rsidRPr="005C47CF">
              <w:t>modification</w:t>
            </w:r>
            <w:r>
              <w:t>);</w:t>
            </w:r>
          </w:p>
          <w:p w14:paraId="4DE8F0F7" w14:textId="7629CE03" w:rsidR="00056C63" w:rsidRPr="005C47CF" w:rsidRDefault="00056C63" w:rsidP="00056C63">
            <w:pPr>
              <w:pStyle w:val="ad"/>
              <w:jc w:val="left"/>
            </w:pPr>
            <w:r>
              <w:t xml:space="preserve">2) </w:t>
            </w:r>
            <w:r w:rsidRPr="00F52A10">
              <w:t xml:space="preserve">В предыдущей версии информации о контракте была введена информация о </w:t>
            </w:r>
            <w:r>
              <w:t>независимой</w:t>
            </w:r>
            <w:r w:rsidRPr="00F52A10">
              <w:t xml:space="preserve"> гарантии </w:t>
            </w:r>
            <w:r w:rsidRPr="00F52A10">
              <w:lastRenderedPageBreak/>
              <w:t>(заполнен блок enforcement\ bankGuarantee)</w:t>
            </w:r>
            <w:r>
              <w:t>»</w:t>
            </w:r>
          </w:p>
        </w:tc>
        <w:tc>
          <w:tcPr>
            <w:tcW w:w="1395" w:type="pct"/>
            <w:gridSpan w:val="3"/>
          </w:tcPr>
          <w:p w14:paraId="127E9FA5" w14:textId="26E387EC" w:rsidR="00056C63" w:rsidRDefault="00056C63" w:rsidP="00056C63">
            <w:pPr>
              <w:pStyle w:val="ad"/>
              <w:jc w:val="left"/>
            </w:pPr>
            <w:r>
              <w:lastRenderedPageBreak/>
              <w:t xml:space="preserve">Блок </w:t>
            </w:r>
            <w:r w:rsidRPr="00586DC6">
              <w:t>«</w:t>
            </w:r>
            <w:r w:rsidRPr="00F373A5">
              <w:t>Информация о возвращении независимой гарантии или об уведомлении, направляемом заказчиком гаранту, об отказе от прав по гарантии</w:t>
            </w:r>
            <w:r>
              <w:t>» (</w:t>
            </w:r>
            <w:r w:rsidRPr="005C47CF">
              <w:rPr>
                <w:lang w:val="en-US"/>
              </w:rPr>
              <w:t>guaranteeReturns</w:t>
            </w:r>
            <w:r>
              <w:t xml:space="preserve">)может присутствовать в принимаемом </w:t>
            </w:r>
            <w:r>
              <w:rPr>
                <w:lang w:val="en-US"/>
              </w:rPr>
              <w:t>XML</w:t>
            </w:r>
            <w:r w:rsidRPr="002A6B10">
              <w:t>-</w:t>
            </w:r>
            <w:r>
              <w:t>документе только в случае,</w:t>
            </w:r>
            <w:r w:rsidRPr="00163EA4">
              <w:t xml:space="preserve"> </w:t>
            </w:r>
            <w:r>
              <w:t>если:</w:t>
            </w:r>
          </w:p>
          <w:p w14:paraId="1EBF275A" w14:textId="798BDB4A" w:rsidR="00056C63" w:rsidRDefault="00056C63" w:rsidP="00056C63">
            <w:pPr>
              <w:pStyle w:val="ad"/>
              <w:jc w:val="left"/>
            </w:pPr>
            <w:r>
              <w:t xml:space="preserve">1) Принимается изменение информации о контракте или исправление </w:t>
            </w:r>
            <w:r>
              <w:lastRenderedPageBreak/>
              <w:t xml:space="preserve">ошибок (заполнен блок </w:t>
            </w:r>
            <w:r w:rsidRPr="005C47CF">
              <w:t>modification</w:t>
            </w:r>
            <w:r>
              <w:t>\);</w:t>
            </w:r>
          </w:p>
          <w:p w14:paraId="7C71027A" w14:textId="3749649C" w:rsidR="00056C63" w:rsidRPr="000E4FE8" w:rsidRDefault="00056C63" w:rsidP="00056C63">
            <w:pPr>
              <w:pStyle w:val="ad"/>
              <w:jc w:val="left"/>
            </w:pPr>
            <w:r>
              <w:t xml:space="preserve">2) </w:t>
            </w:r>
            <w:r w:rsidRPr="009373AF">
              <w:t xml:space="preserve">В предыдущей версии информации о контракте </w:t>
            </w:r>
            <w:r>
              <w:t xml:space="preserve">была введена информация о независимой гарантии (заполнен блок </w:t>
            </w:r>
            <w:r w:rsidRPr="005C47CF">
              <w:t>enforcement</w:t>
            </w:r>
            <w:r>
              <w:t xml:space="preserve">\ </w:t>
            </w:r>
            <w:r w:rsidRPr="005C47CF">
              <w:t>bankGuarantee</w:t>
            </w:r>
            <w:r>
              <w:t>).</w:t>
            </w:r>
          </w:p>
        </w:tc>
      </w:tr>
      <w:tr w:rsidR="00056C63" w:rsidRPr="002C4904" w14:paraId="7C3BA9FB" w14:textId="77777777" w:rsidTr="00AA184A">
        <w:trPr>
          <w:trHeight w:val="348"/>
        </w:trPr>
        <w:tc>
          <w:tcPr>
            <w:tcW w:w="841" w:type="pct"/>
            <w:gridSpan w:val="2"/>
          </w:tcPr>
          <w:p w14:paraId="6E7C6F69" w14:textId="6D6125A5" w:rsidR="00056C63" w:rsidRDefault="00056C63" w:rsidP="00056C63">
            <w:pPr>
              <w:pStyle w:val="ad"/>
              <w:jc w:val="left"/>
            </w:pPr>
            <w:bookmarkStart w:id="78" w:name="FCSNF_14290_3"/>
            <w:r w:rsidRPr="007F597B">
              <w:lastRenderedPageBreak/>
              <w:t>РК_ИК_029</w:t>
            </w:r>
            <w:r>
              <w:t>3</w:t>
            </w:r>
            <w:bookmarkEnd w:id="78"/>
          </w:p>
        </w:tc>
        <w:tc>
          <w:tcPr>
            <w:tcW w:w="234" w:type="pct"/>
            <w:gridSpan w:val="2"/>
          </w:tcPr>
          <w:p w14:paraId="36CAF533" w14:textId="77777777" w:rsidR="00056C63" w:rsidRPr="000E4FE8" w:rsidRDefault="00056C63" w:rsidP="00056C63">
            <w:pPr>
              <w:pStyle w:val="ad"/>
              <w:jc w:val="left"/>
            </w:pPr>
          </w:p>
        </w:tc>
        <w:tc>
          <w:tcPr>
            <w:tcW w:w="1056" w:type="pct"/>
            <w:gridSpan w:val="2"/>
          </w:tcPr>
          <w:p w14:paraId="232D684A" w14:textId="07AFF36D" w:rsidR="00056C63" w:rsidRPr="004F2CE8" w:rsidRDefault="00056C63" w:rsidP="00056C63">
            <w:pPr>
              <w:pStyle w:val="ad"/>
              <w:jc w:val="left"/>
              <w:rPr>
                <w:lang w:val="uk-UA"/>
              </w:rPr>
            </w:pPr>
            <w:r w:rsidRPr="004F2CE8">
              <w:t>Номер</w:t>
            </w:r>
            <w:r w:rsidRPr="004F2CE8">
              <w:rPr>
                <w:lang w:val="en-US"/>
              </w:rPr>
              <w:t xml:space="preserve"> </w:t>
            </w:r>
            <w:r w:rsidRPr="004F2CE8">
              <w:t>реестровой</w:t>
            </w:r>
            <w:r w:rsidRPr="004F2CE8">
              <w:rPr>
                <w:lang w:val="en-US"/>
              </w:rPr>
              <w:t xml:space="preserve"> </w:t>
            </w:r>
            <w:r w:rsidRPr="004F2CE8">
              <w:t>записи</w:t>
            </w:r>
            <w:r w:rsidRPr="004F2CE8">
              <w:rPr>
                <w:lang w:val="en-US"/>
              </w:rPr>
              <w:t xml:space="preserve"> </w:t>
            </w:r>
            <w:r>
              <w:t>независимой</w:t>
            </w:r>
            <w:r w:rsidRPr="004F2CE8">
              <w:rPr>
                <w:lang w:val="en-US"/>
              </w:rPr>
              <w:t xml:space="preserve"> </w:t>
            </w:r>
            <w:r w:rsidRPr="004F2CE8">
              <w:t>гарантии</w:t>
            </w:r>
            <w:r>
              <w:rPr>
                <w:lang w:val="uk-UA"/>
              </w:rPr>
              <w:t xml:space="preserve"> (</w:t>
            </w:r>
            <w:r w:rsidRPr="004F2CE8">
              <w:rPr>
                <w:lang w:val="uk-UA"/>
              </w:rPr>
              <w:t>guaranteeReturns/guaranteeReturn/bankGuaranteeReturn/regNumber</w:t>
            </w:r>
            <w:r>
              <w:rPr>
                <w:lang w:val="uk-UA"/>
              </w:rPr>
              <w:t xml:space="preserve"> или </w:t>
            </w:r>
            <w:r w:rsidRPr="004F2CE8">
              <w:rPr>
                <w:lang w:val="uk-UA"/>
              </w:rPr>
              <w:t>guaranteeReturns/guaranteeReturn/waiverNotice/regNumber</w:t>
            </w:r>
            <w:r>
              <w:rPr>
                <w:lang w:val="uk-UA"/>
              </w:rPr>
              <w:t>)</w:t>
            </w:r>
          </w:p>
        </w:tc>
        <w:tc>
          <w:tcPr>
            <w:tcW w:w="1474" w:type="pct"/>
            <w:gridSpan w:val="3"/>
          </w:tcPr>
          <w:p w14:paraId="2006B2A8" w14:textId="08953C2F" w:rsidR="00056C63" w:rsidRPr="00480527" w:rsidRDefault="00056C63" w:rsidP="00056C63">
            <w:pPr>
              <w:pStyle w:val="ad"/>
              <w:jc w:val="left"/>
              <w:rPr>
                <w:lang w:val="uk-UA"/>
              </w:rPr>
            </w:pPr>
            <w:r w:rsidRPr="004F2CE8">
              <w:rPr>
                <w:lang w:val="uk-UA"/>
              </w:rPr>
              <w:t xml:space="preserve">Номер реестровой записи </w:t>
            </w:r>
            <w:r>
              <w:rPr>
                <w:lang w:val="uk-UA"/>
              </w:rPr>
              <w:t>независимой</w:t>
            </w:r>
            <w:r w:rsidRPr="004F2CE8">
              <w:rPr>
                <w:lang w:val="uk-UA"/>
              </w:rPr>
              <w:t xml:space="preserve"> гарантии</w:t>
            </w:r>
            <w:r>
              <w:rPr>
                <w:lang w:val="uk-UA"/>
              </w:rPr>
              <w:t xml:space="preserve"> (</w:t>
            </w:r>
            <w:r w:rsidRPr="004F2CE8">
              <w:rPr>
                <w:lang w:val="uk-UA"/>
              </w:rPr>
              <w:t>guaranteeReturns/guaranteeReturn/bankGuaranteeReturn/regNumber</w:t>
            </w:r>
            <w:r>
              <w:rPr>
                <w:lang w:val="uk-UA"/>
              </w:rPr>
              <w:t xml:space="preserve"> или </w:t>
            </w:r>
            <w:r w:rsidRPr="004F2CE8">
              <w:rPr>
                <w:lang w:val="uk-UA"/>
              </w:rPr>
              <w:t>guaranteeReturns/guaranteeReturn/waiverNotice/regNumber</w:t>
            </w:r>
            <w:r>
              <w:rPr>
                <w:lang w:val="uk-UA"/>
              </w:rPr>
              <w:t xml:space="preserve">) должен быть </w:t>
            </w:r>
            <w:r w:rsidRPr="00480527">
              <w:rPr>
                <w:lang w:val="uk-UA"/>
              </w:rPr>
              <w:t>най</w:t>
            </w:r>
            <w:r>
              <w:rPr>
                <w:lang w:val="uk-UA"/>
              </w:rPr>
              <w:t xml:space="preserve">ден в размещенной версии сведений о контракте, в </w:t>
            </w:r>
            <w:r w:rsidRPr="00063F0B">
              <w:rPr>
                <w:lang w:val="uk-UA"/>
              </w:rPr>
              <w:t>одном</w:t>
            </w:r>
            <w:r>
              <w:rPr>
                <w:lang w:val="uk-UA"/>
              </w:rPr>
              <w:t xml:space="preserve"> полей соответствующих тегам «</w:t>
            </w:r>
            <w:r w:rsidRPr="004F2CE8">
              <w:rPr>
                <w:lang w:val="uk-UA"/>
              </w:rPr>
              <w:t xml:space="preserve">Номер реестровой записи </w:t>
            </w:r>
            <w:r>
              <w:rPr>
                <w:lang w:val="uk-UA"/>
              </w:rPr>
              <w:t>независимой</w:t>
            </w:r>
            <w:r w:rsidRPr="004F2CE8">
              <w:rPr>
                <w:lang w:val="uk-UA"/>
              </w:rPr>
              <w:t xml:space="preserve"> гарантии</w:t>
            </w:r>
            <w:r>
              <w:rPr>
                <w:lang w:val="uk-UA"/>
              </w:rPr>
              <w:t>» (</w:t>
            </w:r>
            <w:r w:rsidRPr="004F2CE8">
              <w:rPr>
                <w:lang w:val="uk-UA"/>
              </w:rPr>
              <w:t>enforcement/bankGuarantee/regNumber</w:t>
            </w:r>
            <w:r>
              <w:rPr>
                <w:lang w:val="uk-UA"/>
              </w:rPr>
              <w:t xml:space="preserve"> или </w:t>
            </w:r>
            <w:r w:rsidRPr="004F2CE8">
              <w:rPr>
                <w:lang w:val="uk-UA"/>
              </w:rPr>
              <w:t>subsequentMaintenanceEnforcement/bankGuarantee/regNumber</w:t>
            </w:r>
            <w:r>
              <w:rPr>
                <w:lang w:val="uk-UA"/>
              </w:rPr>
              <w:t>)</w:t>
            </w:r>
          </w:p>
        </w:tc>
        <w:tc>
          <w:tcPr>
            <w:tcW w:w="1395" w:type="pct"/>
            <w:gridSpan w:val="3"/>
          </w:tcPr>
          <w:p w14:paraId="3C008D5B" w14:textId="182A4E8B" w:rsidR="00056C63" w:rsidRPr="007537A2" w:rsidRDefault="00056C63" w:rsidP="00056C63">
            <w:pPr>
              <w:pStyle w:val="ad"/>
              <w:jc w:val="left"/>
              <w:rPr>
                <w:lang w:val="uk-UA"/>
              </w:rPr>
            </w:pPr>
            <w:r w:rsidRPr="004F2CE8">
              <w:rPr>
                <w:lang w:val="uk-UA"/>
              </w:rPr>
              <w:t xml:space="preserve">Номер реестровой записи </w:t>
            </w:r>
            <w:r>
              <w:rPr>
                <w:lang w:val="uk-UA"/>
              </w:rPr>
              <w:t>независимой</w:t>
            </w:r>
            <w:r w:rsidRPr="004F2CE8">
              <w:rPr>
                <w:lang w:val="uk-UA"/>
              </w:rPr>
              <w:t xml:space="preserve"> гарантии</w:t>
            </w:r>
            <w:r>
              <w:rPr>
                <w:lang w:val="uk-UA"/>
              </w:rPr>
              <w:t xml:space="preserve"> (</w:t>
            </w:r>
            <w:r>
              <w:rPr>
                <w:lang w:val="en-US"/>
              </w:rPr>
              <w:t>Xpath</w:t>
            </w:r>
            <w:r>
              <w:rPr>
                <w:lang w:val="uk-UA"/>
              </w:rPr>
              <w:t xml:space="preserve">) </w:t>
            </w:r>
            <w:r w:rsidRPr="009373AF">
              <w:rPr>
                <w:lang w:val="uk-UA"/>
              </w:rPr>
              <w:t>&lt;знач</w:t>
            </w:r>
            <w:r>
              <w:rPr>
                <w:lang w:val="uk-UA"/>
              </w:rPr>
              <w:t>ение проверяемого поля</w:t>
            </w:r>
            <w:r w:rsidRPr="009373AF">
              <w:rPr>
                <w:lang w:val="uk-UA"/>
              </w:rPr>
              <w:t>&gt;</w:t>
            </w:r>
            <w:r w:rsidRPr="00673E24">
              <w:t xml:space="preserve"> </w:t>
            </w:r>
            <w:r>
              <w:rPr>
                <w:lang w:val="uk-UA"/>
              </w:rPr>
              <w:t>не найден в размещенной версии сведений о контракте</w:t>
            </w:r>
          </w:p>
        </w:tc>
      </w:tr>
      <w:tr w:rsidR="00056C63" w:rsidRPr="002C4904" w14:paraId="5DD177A9" w14:textId="77777777" w:rsidTr="0067478F">
        <w:trPr>
          <w:trHeight w:val="348"/>
        </w:trPr>
        <w:tc>
          <w:tcPr>
            <w:tcW w:w="5000" w:type="pct"/>
            <w:gridSpan w:val="12"/>
          </w:tcPr>
          <w:p w14:paraId="2F52814D" w14:textId="77777777" w:rsidR="00056C63" w:rsidRDefault="00056C63" w:rsidP="00056C63">
            <w:pPr>
              <w:pStyle w:val="ad"/>
              <w:jc w:val="center"/>
              <w:rPr>
                <w:b/>
                <w:lang w:val="uk-UA"/>
              </w:rPr>
            </w:pPr>
            <w:r>
              <w:rPr>
                <w:b/>
                <w:lang w:val="uk-UA"/>
              </w:rPr>
              <w:t>Блок «</w:t>
            </w:r>
            <w:r w:rsidRPr="00A93BE3">
              <w:rPr>
                <w:b/>
                <w:lang w:val="uk-UA"/>
              </w:rPr>
              <w:t>Место поставки товара, выполнения работы или оказания услуги</w:t>
            </w:r>
            <w:r>
              <w:rPr>
                <w:b/>
                <w:lang w:val="uk-UA"/>
              </w:rPr>
              <w:t>» (</w:t>
            </w:r>
            <w:r w:rsidRPr="00A93BE3">
              <w:rPr>
                <w:b/>
                <w:lang w:val="uk-UA"/>
              </w:rPr>
              <w:t>deliveryPlaceInfo</w:t>
            </w:r>
            <w:r>
              <w:rPr>
                <w:b/>
                <w:lang w:val="uk-UA"/>
              </w:rPr>
              <w:t>).</w:t>
            </w:r>
          </w:p>
          <w:p w14:paraId="7BB50CC3" w14:textId="76FCC36E" w:rsidR="00056C63" w:rsidRDefault="00056C63" w:rsidP="00056C63">
            <w:pPr>
              <w:pStyle w:val="ad"/>
              <w:rPr>
                <w:lang w:val="uk-UA"/>
              </w:rPr>
            </w:pPr>
          </w:p>
          <w:p w14:paraId="21DE70C2" w14:textId="77777777" w:rsidR="00056C63" w:rsidRDefault="00056C63" w:rsidP="00056C63">
            <w:pPr>
              <w:pStyle w:val="ad"/>
            </w:pPr>
          </w:p>
          <w:p w14:paraId="6D98908D" w14:textId="3EAEABB5" w:rsidR="00056C63" w:rsidRDefault="00056C63" w:rsidP="00056C63">
            <w:pPr>
              <w:pStyle w:val="ad"/>
            </w:pPr>
            <w:r>
              <w:t xml:space="preserve">При приеме проекта первоначальной версии, сформированного на основании электронного контракта в структурированном </w:t>
            </w:r>
            <w:r w:rsidRPr="00140C5D">
              <w:t xml:space="preserve">виде </w:t>
            </w:r>
            <w:r>
              <w:t xml:space="preserve">часть информации </w:t>
            </w:r>
            <w:r w:rsidRPr="00140C5D">
              <w:t>блок</w:t>
            </w:r>
            <w:r>
              <w:t>а</w:t>
            </w:r>
            <w:r w:rsidRPr="00140C5D">
              <w:t xml:space="preserve"> </w:t>
            </w:r>
            <w:r>
              <w:rPr>
                <w:b/>
                <w:lang w:val="uk-UA"/>
              </w:rPr>
              <w:t>«</w:t>
            </w:r>
            <w:r w:rsidRPr="00A93BE3">
              <w:rPr>
                <w:b/>
                <w:lang w:val="uk-UA"/>
              </w:rPr>
              <w:t>Место поставки товара, выполнения работы или оказания услуги</w:t>
            </w:r>
            <w:r>
              <w:rPr>
                <w:b/>
                <w:lang w:val="uk-UA"/>
              </w:rPr>
              <w:t>» (</w:t>
            </w:r>
            <w:r w:rsidRPr="00A93BE3">
              <w:rPr>
                <w:b/>
                <w:lang w:val="uk-UA"/>
              </w:rPr>
              <w:t>deliveryPlaceInfo</w:t>
            </w:r>
            <w:r>
              <w:rPr>
                <w:b/>
                <w:lang w:val="uk-UA"/>
              </w:rPr>
              <w:t>)</w:t>
            </w:r>
            <w:r>
              <w:t xml:space="preserve"> заполняется автоматически из электронного контракта в структурированном виде, а часть информации принимается из пакета.</w:t>
            </w:r>
          </w:p>
          <w:p w14:paraId="5B0D0BBF" w14:textId="749365BF" w:rsidR="00056C63" w:rsidRPr="00613EC0" w:rsidRDefault="00056C63" w:rsidP="00056C63">
            <w:pPr>
              <w:pStyle w:val="ad"/>
            </w:pPr>
            <w:r>
              <w:t xml:space="preserve">Структура блока в сведениях о контракте и в структурированном контракте идентична, блок должен полностью подтянуться в том виде, в котором он задан в РЭК. Внутренние и внешние идентификаторы структурированного контракта подтягиваются в поля «Уникальный идентификатор места поставки товара в </w:t>
            </w:r>
            <w:r w:rsidRPr="00613EC0">
              <w:t>ЕИС в электронном контракте» (electronicContractSid) и «Внешний идентификатор места поставки товара в электронном контракте» (electronicContractExternalSid) соответственно, в БД поля сохраняются в DeliveryPoint.</w:t>
            </w:r>
            <w:r w:rsidRPr="00613EC0">
              <w:rPr>
                <w:lang w:val="en-US"/>
              </w:rPr>
              <w:t>REK</w:t>
            </w:r>
            <w:r w:rsidRPr="00613EC0">
              <w:t>Sid и DeliveryPoint.</w:t>
            </w:r>
            <w:r w:rsidRPr="00613EC0">
              <w:rPr>
                <w:lang w:val="en-US"/>
              </w:rPr>
              <w:t>REK</w:t>
            </w:r>
            <w:r w:rsidRPr="00613EC0">
              <w:t xml:space="preserve">ExternalSid соответственно. </w:t>
            </w:r>
            <w:r w:rsidRPr="00AA184A">
              <w:t>При приеме изменений игнорируются в пакете и подтягиваются из размещенной версии автоматически.</w:t>
            </w:r>
          </w:p>
          <w:p w14:paraId="1E88875D" w14:textId="77777777" w:rsidR="00056C63" w:rsidRPr="00613EC0" w:rsidRDefault="00056C63" w:rsidP="00056C63">
            <w:pPr>
              <w:pStyle w:val="ad"/>
            </w:pPr>
            <w:r w:rsidRPr="00613EC0">
              <w:t xml:space="preserve">Поле «Уникальный идентификатор места поставки товара в ЕИС» (sid) – игнорируется при приеме первой версии и присваивается автоматически, сохраняется в поле DeliveryPoint.Sid. При приеме изменений используется при идентификации строки, заполняется при передаче. </w:t>
            </w:r>
          </w:p>
          <w:p w14:paraId="76BDC09E" w14:textId="77777777" w:rsidR="00056C63" w:rsidRDefault="00056C63" w:rsidP="00056C63">
            <w:pPr>
              <w:pStyle w:val="ad"/>
            </w:pPr>
            <w:r w:rsidRPr="00613EC0">
              <w:t>Поле «Внешний идентификатор места поставки товара» (externalSid) – при приеме проекта первоначальной версии игнорируется при приеме, при приеме изменений принимается из интеграционного пакета, сохраняется в DeliveryPoint.ExternalSid, заполняется при передаче</w:t>
            </w:r>
            <w:r>
              <w:t xml:space="preserve">. </w:t>
            </w:r>
            <w:r w:rsidRPr="003C6335">
              <w:t>При приеме изменений используется для идентификации строки.</w:t>
            </w:r>
          </w:p>
          <w:p w14:paraId="10EE5568" w14:textId="68935253" w:rsidR="00056C63" w:rsidRDefault="00056C63" w:rsidP="00056C63">
            <w:pPr>
              <w:pStyle w:val="ad"/>
            </w:pPr>
          </w:p>
          <w:p w14:paraId="0EEC8F44" w14:textId="5753DB67" w:rsidR="00056C63" w:rsidRDefault="00056C63" w:rsidP="00056C63">
            <w:pPr>
              <w:pStyle w:val="ad"/>
              <w:rPr>
                <w:b/>
              </w:rPr>
            </w:pPr>
          </w:p>
          <w:p w14:paraId="4714DE41" w14:textId="77777777" w:rsidR="00056C63" w:rsidRDefault="00056C63" w:rsidP="00056C63">
            <w:pPr>
              <w:pStyle w:val="ad"/>
              <w:rPr>
                <w:b/>
              </w:rPr>
            </w:pPr>
          </w:p>
          <w:p w14:paraId="51404138" w14:textId="56A54C68" w:rsidR="00056C63" w:rsidRPr="00933EC5" w:rsidRDefault="00056C63" w:rsidP="00056C63">
            <w:pPr>
              <w:pStyle w:val="ad"/>
              <w:rPr>
                <w:b/>
              </w:rPr>
            </w:pPr>
            <w:r w:rsidRPr="00AF49BB">
              <w:rPr>
                <w:b/>
              </w:rPr>
              <w:t xml:space="preserve">Требования к приему блока </w:t>
            </w:r>
            <w:r w:rsidRPr="00933EC5">
              <w:rPr>
                <w:b/>
              </w:rPr>
              <w:t>«Место поставки товара, выполнения работы или оказания услуги» (deliveryPlaceInfo)</w:t>
            </w:r>
            <w:r w:rsidRPr="00AF49BB">
              <w:rPr>
                <w:b/>
              </w:rPr>
              <w:t>для случаев, когда принимается проект отличный от проекта первоначальной версии, сформированного на основании электронного контракта в структурированном виде</w:t>
            </w:r>
            <w:r>
              <w:rPr>
                <w:b/>
              </w:rPr>
              <w:t>.</w:t>
            </w:r>
          </w:p>
          <w:p w14:paraId="59E24992" w14:textId="77777777" w:rsidR="00056C63" w:rsidRPr="00933EC5" w:rsidRDefault="00056C63" w:rsidP="00056C63">
            <w:pPr>
              <w:pStyle w:val="ad"/>
            </w:pPr>
          </w:p>
          <w:p w14:paraId="7AB49A47" w14:textId="77777777" w:rsidR="00056C63" w:rsidRDefault="00056C63" w:rsidP="00056C63">
            <w:pPr>
              <w:pStyle w:val="ad"/>
              <w:rPr>
                <w:lang w:val="uk-UA"/>
              </w:rPr>
            </w:pPr>
          </w:p>
          <w:p w14:paraId="0B3722EB" w14:textId="559CC814" w:rsidR="00056C63" w:rsidRDefault="00056C63" w:rsidP="00056C63">
            <w:pPr>
              <w:pStyle w:val="ad"/>
              <w:rPr>
                <w:lang w:val="uk-UA"/>
              </w:rPr>
            </w:pPr>
            <w:r>
              <w:rPr>
                <w:lang w:val="uk-UA"/>
              </w:rPr>
              <w:t>Блок принимается и сохраняется, если заполнен.</w:t>
            </w:r>
          </w:p>
          <w:p w14:paraId="5D4350D5" w14:textId="77777777" w:rsidR="00056C63" w:rsidRPr="00D93531" w:rsidRDefault="00056C63" w:rsidP="00056C63">
            <w:pPr>
              <w:pStyle w:val="ad"/>
              <w:jc w:val="center"/>
              <w:rPr>
                <w:b/>
              </w:rPr>
            </w:pPr>
            <w:r w:rsidRPr="00D93531">
              <w:rPr>
                <w:b/>
              </w:rPr>
              <w:t xml:space="preserve">Блок </w:t>
            </w:r>
            <w:r w:rsidRPr="00D93531">
              <w:rPr>
                <w:b/>
                <w:lang w:val="uk-UA"/>
              </w:rPr>
              <w:t>«Место поставки товара по ОКТМО» (byOKTMOInfo)</w:t>
            </w:r>
          </w:p>
          <w:p w14:paraId="6D509275" w14:textId="77777777" w:rsidR="00056C63" w:rsidRPr="00CB7E87" w:rsidRDefault="00056C63" w:rsidP="00056C63">
            <w:pPr>
              <w:pStyle w:val="ad"/>
              <w:rPr>
                <w:lang w:val="uk-UA"/>
              </w:rPr>
            </w:pPr>
            <w:r>
              <w:rPr>
                <w:lang w:val="uk-UA"/>
              </w:rPr>
              <w:t xml:space="preserve">Блок может быть заполнен только в том случае, </w:t>
            </w:r>
            <w:r w:rsidRPr="00AC46B8">
              <w:rPr>
                <w:lang w:val="uk-UA"/>
              </w:rPr>
              <w:t xml:space="preserve">если способ ОППИ </w:t>
            </w:r>
            <w:r w:rsidRPr="00AC46B8">
              <w:rPr>
                <w:b/>
                <w:lang w:val="uk-UA"/>
              </w:rPr>
              <w:t>равен</w:t>
            </w:r>
            <w:r w:rsidRPr="00AC46B8">
              <w:rPr>
                <w:lang w:val="uk-UA"/>
              </w:rPr>
              <w:t xml:space="preserve"> «Закупка товара у единственного поставщика на сумму, предусмотренную частью 12 статьи 93 Закона № 44-ФЗ»</w:t>
            </w:r>
            <w:r>
              <w:rPr>
                <w:lang w:val="uk-UA"/>
              </w:rPr>
              <w:t xml:space="preserve">. </w:t>
            </w:r>
            <w:r w:rsidRPr="003C6335">
              <w:rPr>
                <w:lang w:val="uk-UA"/>
              </w:rPr>
              <w:t>Поле «Уникальный идентификатор места поставки товара в ЕИС» (sid) –</w:t>
            </w:r>
            <w:r>
              <w:rPr>
                <w:lang w:val="uk-UA"/>
              </w:rPr>
              <w:t xml:space="preserve"> </w:t>
            </w:r>
            <w:r w:rsidRPr="003C6335">
              <w:rPr>
                <w:lang w:val="uk-UA"/>
              </w:rPr>
              <w:t>при приеме изменений используется при идентификации строки, заполняется при передаче</w:t>
            </w:r>
            <w:r>
              <w:rPr>
                <w:lang w:val="uk-UA"/>
              </w:rPr>
              <w:t>.</w:t>
            </w:r>
            <w:r w:rsidRPr="003C6335">
              <w:rPr>
                <w:lang w:val="uk-UA"/>
              </w:rPr>
              <w:t xml:space="preserve"> </w:t>
            </w:r>
            <w:r w:rsidRPr="00CB7E87">
              <w:rPr>
                <w:lang w:val="uk-UA"/>
              </w:rPr>
              <w:t xml:space="preserve">Если поле заполнено, то контролируется, что в предыдущей версии контракта найдено место поставки товара с указанным значением sid. Данное поле, как и externalSid, используется для идентификации места поставки в разных версиях </w:t>
            </w:r>
            <w:r>
              <w:rPr>
                <w:lang w:val="uk-UA"/>
              </w:rPr>
              <w:t>контракта</w:t>
            </w:r>
            <w:r w:rsidRPr="00CB7E87">
              <w:rPr>
                <w:lang w:val="uk-UA"/>
              </w:rPr>
              <w:t xml:space="preserve">. При этом, если для места поставки товара, найденного по sid, в размещенной версии </w:t>
            </w:r>
            <w:r>
              <w:rPr>
                <w:lang w:val="uk-UA"/>
              </w:rPr>
              <w:t>контракта</w:t>
            </w:r>
            <w:r w:rsidRPr="00CB7E87">
              <w:rPr>
                <w:lang w:val="uk-UA"/>
              </w:rPr>
              <w:t>:</w:t>
            </w:r>
          </w:p>
          <w:p w14:paraId="470F8F1C" w14:textId="77777777" w:rsidR="00056C63" w:rsidRPr="00CB7E87" w:rsidRDefault="00056C63" w:rsidP="00056C63">
            <w:pPr>
              <w:pStyle w:val="ad"/>
              <w:ind w:left="743"/>
              <w:rPr>
                <w:lang w:val="uk-UA"/>
              </w:rPr>
            </w:pPr>
            <w:r w:rsidRPr="00CB7E87">
              <w:rPr>
                <w:lang w:val="uk-UA"/>
              </w:rPr>
              <w:t>o</w:t>
            </w:r>
            <w:r w:rsidRPr="00CB7E87">
              <w:rPr>
                <w:lang w:val="uk-UA"/>
              </w:rPr>
              <w:tab/>
              <w:t>задан externalSid, то в принимаемой версии для данного места должно быть указано то же значение externalSid;</w:t>
            </w:r>
          </w:p>
          <w:p w14:paraId="3AF201B5" w14:textId="77777777" w:rsidR="00056C63" w:rsidRPr="00613EC0" w:rsidRDefault="00056C63" w:rsidP="00056C63">
            <w:pPr>
              <w:pStyle w:val="ad"/>
              <w:ind w:left="743"/>
              <w:rPr>
                <w:lang w:val="uk-UA"/>
              </w:rPr>
            </w:pPr>
            <w:r w:rsidRPr="00CB7E87">
              <w:rPr>
                <w:lang w:val="uk-UA"/>
              </w:rPr>
              <w:t>o</w:t>
            </w:r>
            <w:r w:rsidRPr="00CB7E87">
              <w:rPr>
                <w:lang w:val="uk-UA"/>
              </w:rPr>
              <w:tab/>
              <w:t xml:space="preserve">не задан externalSid, то в принимаемой версии допускается указание externalSid, то есть </w:t>
            </w:r>
            <w:r w:rsidRPr="00613EC0">
              <w:rPr>
                <w:lang w:val="uk-UA"/>
              </w:rPr>
              <w:t>считается, что внешняя система задала для места свой идентификатор.</w:t>
            </w:r>
          </w:p>
          <w:p w14:paraId="7138631A" w14:textId="77777777" w:rsidR="00056C63" w:rsidRPr="00613EC0" w:rsidRDefault="00056C63" w:rsidP="00056C63">
            <w:pPr>
              <w:pStyle w:val="ad"/>
              <w:rPr>
                <w:lang w:val="uk-UA"/>
              </w:rPr>
            </w:pPr>
            <w:r w:rsidRPr="00613EC0">
              <w:rPr>
                <w:lang w:val="uk-UA"/>
              </w:rPr>
              <w:t xml:space="preserve">Поле «Внешний идентификатор места поставки товара» (externalSid) – принимается из интеграционного пакета и сохраняется в </w:t>
            </w:r>
            <w:r w:rsidRPr="00613EC0">
              <w:t>DeliveryPoint.ExternalSid</w:t>
            </w:r>
            <w:r w:rsidRPr="00613EC0">
              <w:rPr>
                <w:lang w:val="uk-UA"/>
              </w:rPr>
              <w:t>, заполняется при передаче.</w:t>
            </w:r>
          </w:p>
          <w:p w14:paraId="1B3EE14C" w14:textId="77777777" w:rsidR="00056C63" w:rsidRPr="003C6335" w:rsidRDefault="00056C63" w:rsidP="00056C63">
            <w:pPr>
              <w:pStyle w:val="ad"/>
              <w:rPr>
                <w:lang w:val="uk-UA"/>
              </w:rPr>
            </w:pPr>
            <w:r w:rsidRPr="00613EC0">
              <w:rPr>
                <w:lang w:val="uk-UA"/>
              </w:rPr>
              <w:t xml:space="preserve">Поле «Уникальный идентификатор места поставки товара в ЕИС в электронном контракте» (electronicContractSid) – при приеме изменений игнорируется, заполняется автоматически из </w:t>
            </w:r>
            <w:r w:rsidRPr="00613EC0">
              <w:t>DeliveryPoint.</w:t>
            </w:r>
            <w:r w:rsidRPr="00613EC0">
              <w:rPr>
                <w:lang w:val="en-US"/>
              </w:rPr>
              <w:t>REK</w:t>
            </w:r>
            <w:r w:rsidRPr="00613EC0">
              <w:t>Sid, заполняется при передаче</w:t>
            </w:r>
            <w:r>
              <w:rPr>
                <w:lang w:val="uk-UA"/>
              </w:rPr>
              <w:t>.</w:t>
            </w:r>
          </w:p>
          <w:p w14:paraId="5655D608" w14:textId="77777777" w:rsidR="00056C63" w:rsidRDefault="00056C63" w:rsidP="00056C63">
            <w:pPr>
              <w:pStyle w:val="ad"/>
              <w:rPr>
                <w:lang w:val="uk-UA"/>
              </w:rPr>
            </w:pPr>
            <w:r w:rsidRPr="003C6335">
              <w:rPr>
                <w:lang w:val="uk-UA"/>
              </w:rPr>
              <w:t>Поле «Внешний идентификатор места поставки товара в электронном контракте» (</w:t>
            </w:r>
            <w:r w:rsidRPr="00613EC0">
              <w:rPr>
                <w:lang w:val="uk-UA"/>
              </w:rPr>
              <w:t xml:space="preserve">electronicContractExternalSid) – при приеме изменений игнорируется, заполняется автоматически из </w:t>
            </w:r>
            <w:r w:rsidRPr="00613EC0">
              <w:t>DeliveryPoint.</w:t>
            </w:r>
            <w:r w:rsidRPr="00613EC0">
              <w:rPr>
                <w:lang w:val="en-US"/>
              </w:rPr>
              <w:t>REKExternal</w:t>
            </w:r>
            <w:r w:rsidRPr="00613EC0">
              <w:t>Sid, заполняется</w:t>
            </w:r>
            <w:r>
              <w:t xml:space="preserve"> при передаче</w:t>
            </w:r>
            <w:r>
              <w:rPr>
                <w:lang w:val="uk-UA"/>
              </w:rPr>
              <w:t>.</w:t>
            </w:r>
          </w:p>
          <w:p w14:paraId="4062FEC2" w14:textId="21BFE8E4" w:rsidR="00056C63" w:rsidRDefault="00056C63" w:rsidP="00056C63">
            <w:pPr>
              <w:pStyle w:val="ad"/>
              <w:rPr>
                <w:lang w:val="uk-UA"/>
              </w:rPr>
            </w:pPr>
            <w:r>
              <w:rPr>
                <w:lang w:val="uk-UA"/>
              </w:rPr>
              <w:t>Значение поля «Код ОКТМО» (</w:t>
            </w:r>
            <w:r w:rsidRPr="00D93531">
              <w:rPr>
                <w:lang w:val="uk-UA"/>
              </w:rPr>
              <w:t>deliveryPlaceInfo/byOKTMOInfo/OKTMOInfo/code</w:t>
            </w:r>
            <w:r>
              <w:rPr>
                <w:lang w:val="uk-UA"/>
              </w:rPr>
              <w:t>) проверяется на актуальность (при приеме первоначальной версии)/наличие (при приеме новой версии) в справочнике ОКТМО</w:t>
            </w:r>
            <w:r w:rsidRPr="001366EE">
              <w:rPr>
                <w:lang w:val="uk-UA"/>
              </w:rPr>
              <w:t xml:space="preserve">, для контрактов, </w:t>
            </w:r>
            <w:r w:rsidRPr="001366EE">
              <w:t xml:space="preserve">у которых дата </w:t>
            </w:r>
            <w:r w:rsidRPr="001366EE">
              <w:rPr>
                <w:lang w:val="uk-UA"/>
              </w:rPr>
              <w:t>формирования закупки (ContractInfo.PurchaseFormDate)</w:t>
            </w:r>
            <w:r w:rsidRPr="001366EE">
              <w:t xml:space="preserve"> меньше даты в настройке консула «Дата перехода на структуру ГАР в месте поставки»</w:t>
            </w:r>
            <w:r w:rsidRPr="001366EE">
              <w:rPr>
                <w:lang w:val="uk-UA"/>
              </w:rPr>
              <w:t xml:space="preserve">. Для контрактов, </w:t>
            </w:r>
            <w:r w:rsidRPr="001366EE">
              <w:t xml:space="preserve">у которых дата </w:t>
            </w:r>
            <w:r w:rsidRPr="001366EE">
              <w:rPr>
                <w:lang w:val="uk-UA"/>
              </w:rPr>
              <w:t>формирования закупки (ContractInfo.PurchaseFormDate)</w:t>
            </w:r>
            <w:r w:rsidRPr="001366EE">
              <w:t xml:space="preserve"> больше или равно дате в настройке консула «Дата перехода на структуру ГАР в месте поставки» поле игнорируется и заполняется из справочника ГАР по GUID ГАР (</w:t>
            </w:r>
            <w:r w:rsidRPr="001366EE">
              <w:rPr>
                <w:lang w:val="uk-UA"/>
              </w:rPr>
              <w:t>deliveryPlaceInfo/byOKTMOInfo</w:t>
            </w:r>
            <w:r w:rsidRPr="001366EE">
              <w:t>/GARInfo/GARGuid).</w:t>
            </w:r>
          </w:p>
          <w:p w14:paraId="30D43C5B" w14:textId="3D4B9B78" w:rsidR="00056C63" w:rsidRDefault="00056C63" w:rsidP="00056C63">
            <w:pPr>
              <w:pStyle w:val="ad"/>
              <w:rPr>
                <w:lang w:val="uk-UA"/>
              </w:rPr>
            </w:pPr>
            <w:r>
              <w:rPr>
                <w:lang w:val="uk-UA"/>
              </w:rPr>
              <w:t>Поле «Полное наименование» (</w:t>
            </w:r>
            <w:r w:rsidRPr="00D93531">
              <w:rPr>
                <w:lang w:val="uk-UA"/>
              </w:rPr>
              <w:t>deliveryPlaceInfo/byOKTMOInfo/OKTMOInfo/</w:t>
            </w:r>
            <w:r>
              <w:rPr>
                <w:lang w:val="en-US"/>
              </w:rPr>
              <w:t>name</w:t>
            </w:r>
            <w:r>
              <w:rPr>
                <w:lang w:val="uk-UA"/>
              </w:rPr>
              <w:t xml:space="preserve">) игнорируется при приеме, заполняется при передаче </w:t>
            </w:r>
            <w:r w:rsidRPr="00D93531">
              <w:rPr>
                <w:b/>
                <w:lang w:val="uk-UA"/>
              </w:rPr>
              <w:t>полным</w:t>
            </w:r>
            <w:r>
              <w:rPr>
                <w:lang w:val="uk-UA"/>
              </w:rPr>
              <w:t xml:space="preserve"> наименованием ОКТМО. Пример: для кода ОКТМО «</w:t>
            </w:r>
            <w:r w:rsidRPr="00D93531">
              <w:rPr>
                <w:lang w:val="uk-UA"/>
              </w:rPr>
              <w:t>01604417101</w:t>
            </w:r>
            <w:r>
              <w:rPr>
                <w:lang w:val="uk-UA"/>
              </w:rPr>
              <w:t>»</w:t>
            </w:r>
            <w:r w:rsidRPr="00D93531">
              <w:rPr>
                <w:lang w:val="uk-UA"/>
              </w:rPr>
              <w:t xml:space="preserve"> полное наименование выглядит следующим образом: </w:t>
            </w:r>
            <w:r>
              <w:rPr>
                <w:lang w:val="uk-UA"/>
              </w:rPr>
              <w:t>«</w:t>
            </w:r>
            <w:r w:rsidRPr="00D93531">
              <w:rPr>
                <w:lang w:val="uk-UA"/>
              </w:rPr>
              <w:t>Муниципальные образования Алтайского края / Муниципальные районы Алтайского края / Бийский муниципальный район / Сельские поселения Бийского муниципального района / Верх-Катунский сельсовет / Населенные пункты, входящие в состав сельского поселения Верх-Катунский сельсовет Бийского муниципального района / с Верх-Катунское</w:t>
            </w:r>
            <w:r>
              <w:rPr>
                <w:lang w:val="uk-UA"/>
              </w:rPr>
              <w:t>». Е</w:t>
            </w:r>
            <w:r w:rsidRPr="00061D75">
              <w:rPr>
                <w:lang w:val="uk-UA"/>
              </w:rPr>
              <w:t>сли код по ОКТМО не актуальный И наименование невозможно определить</w:t>
            </w:r>
            <w:r>
              <w:rPr>
                <w:lang w:val="uk-UA"/>
              </w:rPr>
              <w:t xml:space="preserve"> в справочнике, то поле не заполняется при передаче.</w:t>
            </w:r>
          </w:p>
          <w:p w14:paraId="0BD990E3" w14:textId="77777777" w:rsidR="00056C63" w:rsidRPr="003E2E3F" w:rsidRDefault="00056C63" w:rsidP="00056C63">
            <w:pPr>
              <w:pStyle w:val="ad"/>
              <w:rPr>
                <w:lang w:val="en-US"/>
              </w:rPr>
            </w:pPr>
            <w:r>
              <w:t>Блок</w:t>
            </w:r>
            <w:r w:rsidRPr="003E2E3F">
              <w:rPr>
                <w:lang w:val="en-US"/>
              </w:rPr>
              <w:t xml:space="preserve"> «</w:t>
            </w:r>
            <w:r w:rsidRPr="00CB7E87">
              <w:t>Код</w:t>
            </w:r>
            <w:r w:rsidRPr="003E2E3F">
              <w:rPr>
                <w:lang w:val="en-US"/>
              </w:rPr>
              <w:t xml:space="preserve"> </w:t>
            </w:r>
            <w:r w:rsidRPr="00CB7E87">
              <w:t>ГАР</w:t>
            </w:r>
            <w:r w:rsidRPr="003E2E3F">
              <w:rPr>
                <w:lang w:val="en-US"/>
              </w:rPr>
              <w:t>» (deliveryPlaceInfo/byOKTMOInfo/GARInfo):</w:t>
            </w:r>
          </w:p>
          <w:p w14:paraId="3498017F" w14:textId="77777777" w:rsidR="00056C63" w:rsidRDefault="00056C63" w:rsidP="00056C63">
            <w:pPr>
              <w:pStyle w:val="ad"/>
              <w:numPr>
                <w:ilvl w:val="0"/>
                <w:numId w:val="266"/>
              </w:numPr>
            </w:pPr>
            <w:r>
              <w:t xml:space="preserve">для контрактов, у которых дата </w:t>
            </w:r>
            <w:r w:rsidRPr="004B08C7">
              <w:rPr>
                <w:lang w:val="uk-UA"/>
              </w:rPr>
              <w:t>формирования закупки</w:t>
            </w:r>
            <w:r>
              <w:rPr>
                <w:lang w:val="uk-UA"/>
              </w:rPr>
              <w:t xml:space="preserve"> (</w:t>
            </w:r>
            <w:r w:rsidRPr="004B08C7">
              <w:rPr>
                <w:lang w:val="uk-UA"/>
              </w:rPr>
              <w:t>ContractInfo.PurchaseFormDate</w:t>
            </w:r>
            <w:r>
              <w:rPr>
                <w:lang w:val="uk-UA"/>
              </w:rPr>
              <w:t>)</w:t>
            </w:r>
            <w:r>
              <w:t xml:space="preserve"> меньше даты в настройке консула «Дата перехода на структуру ГАР в месте поставки», то блок «Код ГАР» (deliveryPlaceInfo/byOKTMOInfo/GARInfo) игнорируется при приеме, </w:t>
            </w:r>
            <w:r>
              <w:lastRenderedPageBreak/>
              <w:t>а поле «Дополнительная информация об адресе» (deliveryPlaceInfo/byOKTMOInfo/deliveryPlace) контролируется на обязательность.</w:t>
            </w:r>
          </w:p>
          <w:p w14:paraId="467E4558" w14:textId="77777777" w:rsidR="00056C63" w:rsidRPr="00613EC0" w:rsidRDefault="00056C63" w:rsidP="00056C63">
            <w:pPr>
              <w:pStyle w:val="ad"/>
              <w:numPr>
                <w:ilvl w:val="0"/>
                <w:numId w:val="266"/>
              </w:numPr>
            </w:pPr>
            <w:r>
              <w:t xml:space="preserve">для контрактов, у которых дата </w:t>
            </w:r>
            <w:r w:rsidRPr="004B08C7">
              <w:rPr>
                <w:lang w:val="uk-UA"/>
              </w:rPr>
              <w:t>формирования закупки</w:t>
            </w:r>
            <w:r>
              <w:rPr>
                <w:lang w:val="uk-UA"/>
              </w:rPr>
              <w:t xml:space="preserve"> (</w:t>
            </w:r>
            <w:r w:rsidRPr="004B08C7">
              <w:rPr>
                <w:lang w:val="uk-UA"/>
              </w:rPr>
              <w:t>ContractInfo.PurchaseFormDate</w:t>
            </w:r>
            <w:r>
              <w:rPr>
                <w:lang w:val="uk-UA"/>
              </w:rPr>
              <w:t>)</w:t>
            </w:r>
            <w:r>
              <w:t xml:space="preserve"> больше или равно дате в настройке консула «Дата перехода на структуру ГАР в месте поставки», блок «Код ГАР» (deliveryPlaceInfo/byOKTMOInfo/GARInfo) принимается из пакета и обязателен для заполнения, поле «Дополнительная информация об адресе» (contractConditionsInfo/deliveryPlaceInfo/byOKTMOInfo/deliveryPlace) может не заполняться</w:t>
            </w:r>
            <w:r w:rsidRPr="00613EC0">
              <w:t>.</w:t>
            </w:r>
          </w:p>
          <w:p w14:paraId="7537237F" w14:textId="77777777" w:rsidR="00056C63" w:rsidRPr="00613EC0" w:rsidRDefault="00056C63" w:rsidP="00056C63">
            <w:pPr>
              <w:pStyle w:val="ad"/>
              <w:ind w:left="743"/>
            </w:pPr>
            <w:r w:rsidRPr="00613EC0">
              <w:t>Поля блока принимаются следующим образом:</w:t>
            </w:r>
          </w:p>
          <w:p w14:paraId="5F59B9DE" w14:textId="77777777" w:rsidR="00056C63" w:rsidRPr="00613EC0" w:rsidRDefault="00056C63" w:rsidP="00056C63">
            <w:pPr>
              <w:pStyle w:val="affe"/>
              <w:spacing w:after="160" w:line="259" w:lineRule="auto"/>
              <w:ind w:left="743" w:firstLine="0"/>
              <w:jc w:val="left"/>
              <w:rPr>
                <w:sz w:val="24"/>
              </w:rPr>
            </w:pPr>
            <w:r w:rsidRPr="00613EC0">
              <w:rPr>
                <w:sz w:val="24"/>
              </w:rPr>
              <w:t>•</w:t>
            </w:r>
            <w:r w:rsidRPr="00613EC0">
              <w:rPr>
                <w:sz w:val="24"/>
              </w:rPr>
              <w:tab/>
              <w:t>«GUID ГАР» (GARInfo/</w:t>
            </w:r>
            <w:r w:rsidRPr="00D817D7">
              <w:rPr>
                <w:sz w:val="24"/>
              </w:rPr>
              <w:t>GARGuid</w:t>
            </w:r>
            <w:r w:rsidRPr="00613EC0">
              <w:rPr>
                <w:sz w:val="24"/>
              </w:rPr>
              <w:t>) – принимается из пакета и сохраняется в поле DeliveryPoint.GARGuid, заполняется при передаче;</w:t>
            </w:r>
          </w:p>
          <w:p w14:paraId="56E51257" w14:textId="180A3E05" w:rsidR="00056C63" w:rsidRPr="001366EE" w:rsidRDefault="00056C63" w:rsidP="00056C63">
            <w:pPr>
              <w:pStyle w:val="affe"/>
              <w:spacing w:after="160" w:line="259" w:lineRule="auto"/>
              <w:ind w:left="743" w:firstLine="0"/>
              <w:jc w:val="left"/>
              <w:rPr>
                <w:sz w:val="24"/>
              </w:rPr>
            </w:pPr>
            <w:r w:rsidRPr="00613EC0">
              <w:rPr>
                <w:sz w:val="24"/>
              </w:rPr>
              <w:t>•</w:t>
            </w:r>
            <w:r w:rsidRPr="00613EC0">
              <w:rPr>
                <w:sz w:val="24"/>
              </w:rPr>
              <w:tab/>
              <w:t>«Адрес по ГАР» (GARInfo/</w:t>
            </w:r>
            <w:r>
              <w:rPr>
                <w:sz w:val="24"/>
                <w:lang w:val="en-US"/>
              </w:rPr>
              <w:t>GAR</w:t>
            </w:r>
            <w:r w:rsidRPr="00613EC0">
              <w:rPr>
                <w:sz w:val="24"/>
              </w:rPr>
              <w:t>Address) – игнорируется при приеме, сохраняется в DeliveryPoint.</w:t>
            </w:r>
            <w:r w:rsidRPr="00613EC0">
              <w:rPr>
                <w:sz w:val="24"/>
                <w:lang w:val="en-US"/>
              </w:rPr>
              <w:t>GARA</w:t>
            </w:r>
            <w:r w:rsidRPr="00613EC0">
              <w:rPr>
                <w:sz w:val="24"/>
              </w:rPr>
              <w:t>ddress по GUID ГАР и заполняется из справочника ГАР по GUID ГАР при передаче</w:t>
            </w:r>
            <w:r>
              <w:rPr>
                <w:sz w:val="24"/>
              </w:rPr>
              <w:t>.</w:t>
            </w:r>
          </w:p>
          <w:p w14:paraId="591C4DC4" w14:textId="77777777" w:rsidR="00056C63" w:rsidRDefault="00056C63" w:rsidP="00056C63">
            <w:pPr>
              <w:pStyle w:val="ad"/>
              <w:rPr>
                <w:lang w:val="uk-UA"/>
              </w:rPr>
            </w:pPr>
          </w:p>
          <w:p w14:paraId="2DE048D2" w14:textId="77777777" w:rsidR="00056C63" w:rsidRPr="00D93531" w:rsidRDefault="00056C63" w:rsidP="00056C63">
            <w:pPr>
              <w:pStyle w:val="ad"/>
              <w:jc w:val="center"/>
              <w:rPr>
                <w:b/>
                <w:lang w:val="uk-UA"/>
              </w:rPr>
            </w:pPr>
            <w:r w:rsidRPr="00D93531">
              <w:rPr>
                <w:b/>
                <w:lang w:val="uk-UA"/>
              </w:rPr>
              <w:t>Блок «Место поставки товара, выполнения работы или оказания услуги по справочнику КЛАДР» (byKLADRInfo)</w:t>
            </w:r>
          </w:p>
          <w:p w14:paraId="10567A5B" w14:textId="707378AB" w:rsidR="00056C63" w:rsidRDefault="00056C63" w:rsidP="00056C63">
            <w:pPr>
              <w:pStyle w:val="ad"/>
              <w:rPr>
                <w:lang w:val="uk-UA"/>
              </w:rPr>
            </w:pPr>
            <w:r>
              <w:rPr>
                <w:lang w:val="uk-UA"/>
              </w:rPr>
              <w:t xml:space="preserve">Блок может быть заполнен только в том случае, </w:t>
            </w:r>
            <w:r w:rsidRPr="00AC46B8">
              <w:rPr>
                <w:lang w:val="uk-UA"/>
              </w:rPr>
              <w:t xml:space="preserve">если способ ОППИ </w:t>
            </w:r>
            <w:r w:rsidRPr="00AC46B8">
              <w:rPr>
                <w:b/>
                <w:lang w:val="uk-UA"/>
              </w:rPr>
              <w:t>отличен</w:t>
            </w:r>
            <w:r w:rsidRPr="00AC46B8">
              <w:rPr>
                <w:lang w:val="uk-UA"/>
              </w:rPr>
              <w:t xml:space="preserve"> </w:t>
            </w:r>
            <w:r w:rsidRPr="00AC46B8">
              <w:rPr>
                <w:b/>
                <w:lang w:val="uk-UA"/>
              </w:rPr>
              <w:t>от</w:t>
            </w:r>
            <w:r w:rsidRPr="00AC46B8">
              <w:rPr>
                <w:lang w:val="uk-UA"/>
              </w:rPr>
              <w:t xml:space="preserve"> «Закупка товара у единственного поставщика на сумму, предусмотренную частью 12 статьи 93 Закона № 44-ФЗ»</w:t>
            </w:r>
            <w:r>
              <w:rPr>
                <w:lang w:val="uk-UA"/>
              </w:rPr>
              <w:t xml:space="preserve"> И</w:t>
            </w:r>
            <w:r w:rsidRPr="00703C05">
              <w:rPr>
                <w:lang w:val="uk-UA"/>
              </w:rPr>
              <w:t xml:space="preserve"> </w:t>
            </w:r>
            <w:r>
              <w:t xml:space="preserve">дата </w:t>
            </w:r>
            <w:r w:rsidRPr="004B08C7">
              <w:rPr>
                <w:lang w:val="uk-UA"/>
              </w:rPr>
              <w:t>формирования закупки</w:t>
            </w:r>
            <w:r>
              <w:rPr>
                <w:lang w:val="uk-UA"/>
              </w:rPr>
              <w:t xml:space="preserve"> (</w:t>
            </w:r>
            <w:r w:rsidRPr="004B08C7">
              <w:rPr>
                <w:lang w:val="uk-UA"/>
              </w:rPr>
              <w:t>ContractInfo.PurchaseFormDate</w:t>
            </w:r>
            <w:r>
              <w:rPr>
                <w:lang w:val="uk-UA"/>
              </w:rPr>
              <w:t>)</w:t>
            </w:r>
            <w:r>
              <w:t xml:space="preserve"> меньше даты в настройке консула «Дата перехода на структуру ГАР в месте поставки»</w:t>
            </w:r>
            <w:r>
              <w:rPr>
                <w:lang w:val="uk-UA"/>
              </w:rPr>
              <w:t>.</w:t>
            </w:r>
          </w:p>
          <w:p w14:paraId="60A0B545" w14:textId="77777777" w:rsidR="00056C63" w:rsidRDefault="00056C63" w:rsidP="00056C63">
            <w:pPr>
              <w:pStyle w:val="ad"/>
              <w:rPr>
                <w:lang w:val="uk-UA"/>
              </w:rPr>
            </w:pPr>
            <w:r>
              <w:rPr>
                <w:lang w:val="uk-UA"/>
              </w:rPr>
              <w:t>Значение поля «</w:t>
            </w:r>
            <w:r w:rsidRPr="00D93531">
              <w:rPr>
                <w:lang w:val="uk-UA"/>
              </w:rPr>
              <w:t>Код КЛАДР</w:t>
            </w:r>
            <w:r>
              <w:rPr>
                <w:lang w:val="uk-UA"/>
              </w:rPr>
              <w:t>» (</w:t>
            </w:r>
            <w:r w:rsidRPr="00D93531">
              <w:rPr>
                <w:lang w:val="uk-UA"/>
              </w:rPr>
              <w:t>deliveryPlaceInfo/byKLADRInfo/KLADRInfo/kladrCode</w:t>
            </w:r>
            <w:r>
              <w:rPr>
                <w:lang w:val="uk-UA"/>
              </w:rPr>
              <w:t>) проверяется на актуальность (при приеме первоначальной версии)/наличие (при приеме новой версии) в справочнике КЛАДР.</w:t>
            </w:r>
          </w:p>
          <w:p w14:paraId="10570B76" w14:textId="77777777" w:rsidR="00056C63" w:rsidRDefault="00056C63" w:rsidP="00056C63">
            <w:pPr>
              <w:pStyle w:val="ad"/>
              <w:rPr>
                <w:lang w:val="uk-UA"/>
              </w:rPr>
            </w:pPr>
            <w:r>
              <w:rPr>
                <w:lang w:val="uk-UA"/>
              </w:rPr>
              <w:t>Поле «Полное наименование» (</w:t>
            </w:r>
            <w:r w:rsidRPr="00D93531">
              <w:rPr>
                <w:lang w:val="uk-UA"/>
              </w:rPr>
              <w:t>deliveryPlaceInfo/byKLADRInfo/KLADRInfo/fullName</w:t>
            </w:r>
            <w:r>
              <w:rPr>
                <w:lang w:val="uk-UA"/>
              </w:rPr>
              <w:t xml:space="preserve">) игнорируется при приеме, заполняется при передаче </w:t>
            </w:r>
            <w:r w:rsidRPr="00D93531">
              <w:rPr>
                <w:b/>
                <w:lang w:val="uk-UA"/>
              </w:rPr>
              <w:t>полным</w:t>
            </w:r>
            <w:r>
              <w:rPr>
                <w:lang w:val="uk-UA"/>
              </w:rPr>
              <w:t xml:space="preserve"> наименованием по КЛАДР.</w:t>
            </w:r>
          </w:p>
          <w:p w14:paraId="765F56DA" w14:textId="77777777" w:rsidR="00056C63" w:rsidRDefault="00056C63" w:rsidP="00056C63">
            <w:pPr>
              <w:pStyle w:val="ad"/>
              <w:rPr>
                <w:lang w:val="uk-UA"/>
              </w:rPr>
            </w:pPr>
          </w:p>
          <w:p w14:paraId="4293D0BF" w14:textId="77777777" w:rsidR="00056C63" w:rsidRDefault="00056C63" w:rsidP="00056C63">
            <w:pPr>
              <w:pStyle w:val="ad"/>
              <w:rPr>
                <w:lang w:val="uk-UA"/>
              </w:rPr>
            </w:pPr>
            <w:r>
              <w:rPr>
                <w:lang w:val="uk-UA"/>
              </w:rPr>
              <w:t>Значение поля «</w:t>
            </w:r>
            <w:r w:rsidRPr="00F125A3">
              <w:rPr>
                <w:lang w:val="uk-UA"/>
              </w:rPr>
              <w:t>Цифровой код страны</w:t>
            </w:r>
            <w:r>
              <w:rPr>
                <w:lang w:val="uk-UA"/>
              </w:rPr>
              <w:t>» (</w:t>
            </w:r>
            <w:r w:rsidRPr="00F125A3">
              <w:rPr>
                <w:lang w:val="uk-UA"/>
              </w:rPr>
              <w:t>deliveryPlaceInfo/byKLADRInfo/countryInfo/countryCode</w:t>
            </w:r>
            <w:r>
              <w:rPr>
                <w:lang w:val="uk-UA"/>
              </w:rPr>
              <w:t>) проверяется на актуальность (при приеме первоначальной версии)/наличие (при приеме новой версии) в справочнике ОКСМ.</w:t>
            </w:r>
          </w:p>
          <w:p w14:paraId="3BBC0A6D" w14:textId="74DFCBBE" w:rsidR="00056C63" w:rsidRDefault="00056C63" w:rsidP="00056C63">
            <w:pPr>
              <w:pStyle w:val="ad"/>
              <w:rPr>
                <w:lang w:val="uk-UA"/>
              </w:rPr>
            </w:pPr>
            <w:r>
              <w:rPr>
                <w:lang w:val="uk-UA"/>
              </w:rPr>
              <w:t>Поле «Полное наименование страны» (</w:t>
            </w:r>
            <w:r w:rsidRPr="00F125A3">
              <w:rPr>
                <w:lang w:val="uk-UA"/>
              </w:rPr>
              <w:t>deliveryPlaceInfo/byKLADRInfo/countryInfo/countryFullName</w:t>
            </w:r>
            <w:r>
              <w:rPr>
                <w:lang w:val="uk-UA"/>
              </w:rPr>
              <w:t xml:space="preserve">) игнорируется при приеме, заполняется при передаче </w:t>
            </w:r>
            <w:r w:rsidRPr="00D93531">
              <w:rPr>
                <w:b/>
                <w:lang w:val="uk-UA"/>
              </w:rPr>
              <w:t>полным</w:t>
            </w:r>
            <w:r>
              <w:rPr>
                <w:lang w:val="uk-UA"/>
              </w:rPr>
              <w:t xml:space="preserve"> наименованием ОКСМ.</w:t>
            </w:r>
          </w:p>
          <w:p w14:paraId="489833E1" w14:textId="1AE33D63" w:rsidR="00056C63" w:rsidRDefault="00056C63" w:rsidP="00056C63">
            <w:pPr>
              <w:pStyle w:val="ad"/>
              <w:rPr>
                <w:lang w:val="uk-UA"/>
              </w:rPr>
            </w:pPr>
          </w:p>
          <w:p w14:paraId="1AB6C7A6" w14:textId="67871A55" w:rsidR="00056C63" w:rsidRDefault="00056C63" w:rsidP="00056C63">
            <w:pPr>
              <w:pStyle w:val="ad"/>
              <w:rPr>
                <w:lang w:val="uk-UA"/>
              </w:rPr>
            </w:pPr>
            <w:r w:rsidRPr="005F7809">
              <w:rPr>
                <w:lang w:val="uk-UA"/>
              </w:rPr>
              <w:t>При приеме изменений СГК, если признак "Документ на базе РЭК" установлен, то блок «Место поставки товара, выполнения работы или оказания услуги» (deliveryPlaceInfo) игнорируется при приеме и заполняется автоматически на основании связанного</w:t>
            </w:r>
            <w:r>
              <w:rPr>
                <w:lang w:val="uk-UA"/>
              </w:rPr>
              <w:t>. Требования к за</w:t>
            </w:r>
            <w:r w:rsidRPr="005F7809">
              <w:rPr>
                <w:lang w:val="uk-UA"/>
              </w:rPr>
              <w:t>полнению при приеме изменений с типом «Изменение контракта» аналогичны требованиям при приеме проекта первоначальной версии, сформированного на основании электронного контракта в структурированном виде.</w:t>
            </w:r>
          </w:p>
          <w:p w14:paraId="2FAD28E9" w14:textId="77777777" w:rsidR="00056C63" w:rsidRDefault="00056C63" w:rsidP="00056C63">
            <w:pPr>
              <w:pStyle w:val="ad"/>
              <w:rPr>
                <w:lang w:val="uk-UA"/>
              </w:rPr>
            </w:pPr>
          </w:p>
          <w:p w14:paraId="57B13E85" w14:textId="77777777" w:rsidR="00056C63" w:rsidRPr="00703C05" w:rsidRDefault="00056C63" w:rsidP="00056C63">
            <w:pPr>
              <w:pStyle w:val="ad"/>
              <w:jc w:val="center"/>
              <w:rPr>
                <w:b/>
                <w:bCs/>
                <w:lang w:val="uk-UA"/>
              </w:rPr>
            </w:pPr>
            <w:r w:rsidRPr="00703C05">
              <w:rPr>
                <w:b/>
                <w:bCs/>
                <w:lang w:val="uk-UA"/>
              </w:rPr>
              <w:t>Блок «Место поставки товара, выполнения работы или оказания услуги по справочнику ГАР» (</w:t>
            </w:r>
            <w:r w:rsidRPr="00703C05">
              <w:rPr>
                <w:b/>
                <w:bCs/>
                <w:lang w:val="en-US"/>
              </w:rPr>
              <w:t>byGARInfo</w:t>
            </w:r>
            <w:r w:rsidRPr="00703C05">
              <w:rPr>
                <w:b/>
                <w:bCs/>
                <w:lang w:val="uk-UA"/>
              </w:rPr>
              <w:t>)</w:t>
            </w:r>
          </w:p>
          <w:p w14:paraId="45B862C3" w14:textId="77777777" w:rsidR="00056C63" w:rsidRDefault="00056C63" w:rsidP="00056C63">
            <w:pPr>
              <w:pStyle w:val="ad"/>
              <w:jc w:val="left"/>
              <w:rPr>
                <w:lang w:val="uk-UA"/>
              </w:rPr>
            </w:pPr>
          </w:p>
          <w:p w14:paraId="4DB1A2A3" w14:textId="77777777" w:rsidR="00056C63" w:rsidRPr="00D80D5F" w:rsidRDefault="00056C63" w:rsidP="00056C63">
            <w:pPr>
              <w:pStyle w:val="ad"/>
              <w:rPr>
                <w:lang w:val="uk-UA"/>
              </w:rPr>
            </w:pPr>
            <w:r w:rsidRPr="005B7A2D">
              <w:t>Блок может быть заполнен только в том случае, если</w:t>
            </w:r>
            <w:r>
              <w:t>:</w:t>
            </w:r>
            <w:r>
              <w:br/>
            </w:r>
            <w:r w:rsidRPr="005B7A2D">
              <w:t xml:space="preserve">способ ОППИ отличен от «Закупка товара у единственного поставщика на сумму, предусмотренную частью 12 статьи 93 Закона № 44-ФЗ» </w:t>
            </w:r>
            <w:r>
              <w:t xml:space="preserve">И дата </w:t>
            </w:r>
            <w:r w:rsidRPr="004B08C7">
              <w:rPr>
                <w:lang w:val="uk-UA"/>
              </w:rPr>
              <w:t>формирования закупки</w:t>
            </w:r>
            <w:r>
              <w:rPr>
                <w:lang w:val="uk-UA"/>
              </w:rPr>
              <w:t xml:space="preserve"> (</w:t>
            </w:r>
            <w:r w:rsidRPr="004B08C7">
              <w:rPr>
                <w:lang w:val="uk-UA"/>
              </w:rPr>
              <w:t>ContractInfo.PurchaseFormDate</w:t>
            </w:r>
            <w:r>
              <w:rPr>
                <w:lang w:val="uk-UA"/>
              </w:rPr>
              <w:t>)</w:t>
            </w:r>
            <w:r>
              <w:t xml:space="preserve"> больше или равно дате в настройке консула «Дата перехода на структуру ГАР в месте поставки»</w:t>
            </w:r>
            <w:r>
              <w:rPr>
                <w:lang w:val="uk-UA"/>
              </w:rPr>
              <w:t xml:space="preserve">. </w:t>
            </w:r>
          </w:p>
          <w:p w14:paraId="32B93237" w14:textId="77777777" w:rsidR="00056C63" w:rsidRPr="00CB7E87" w:rsidRDefault="00056C63" w:rsidP="00056C63">
            <w:pPr>
              <w:pStyle w:val="ad"/>
              <w:rPr>
                <w:lang w:val="uk-UA"/>
              </w:rPr>
            </w:pPr>
            <w:r w:rsidRPr="00703C05">
              <w:lastRenderedPageBreak/>
              <w:t xml:space="preserve">Поле «Уникальный идентификатор места поставки товара в ЕИС» (sid) – игнорируется при приеме первой версии </w:t>
            </w:r>
            <w:r>
              <w:t>и присваевается автоматически. П</w:t>
            </w:r>
            <w:r w:rsidRPr="003C6335">
              <w:rPr>
                <w:lang w:val="uk-UA"/>
              </w:rPr>
              <w:t>ри приеме изменений используется при идентификации строки, заполняется при передаче</w:t>
            </w:r>
            <w:r>
              <w:rPr>
                <w:lang w:val="uk-UA"/>
              </w:rPr>
              <w:t>.</w:t>
            </w:r>
            <w:r w:rsidRPr="003C6335">
              <w:rPr>
                <w:lang w:val="uk-UA"/>
              </w:rPr>
              <w:t xml:space="preserve"> </w:t>
            </w:r>
            <w:r w:rsidRPr="00CB7E87">
              <w:rPr>
                <w:lang w:val="uk-UA"/>
              </w:rPr>
              <w:t>Если поле заполнено, то контролируется, что в предыдущей версии контракта найдено место поставки товара с указанным значением sid</w:t>
            </w:r>
            <w:r>
              <w:rPr>
                <w:lang w:val="uk-UA"/>
              </w:rPr>
              <w:t>.</w:t>
            </w:r>
            <w:r w:rsidRPr="00CB7E87">
              <w:rPr>
                <w:lang w:val="uk-UA"/>
              </w:rPr>
              <w:t xml:space="preserve"> Данное поле, как и externalSid, используется для идентификации места поставки в разных версиях </w:t>
            </w:r>
            <w:r>
              <w:rPr>
                <w:lang w:val="uk-UA"/>
              </w:rPr>
              <w:t>контракта</w:t>
            </w:r>
            <w:r w:rsidRPr="00CB7E87">
              <w:rPr>
                <w:lang w:val="uk-UA"/>
              </w:rPr>
              <w:t xml:space="preserve">. При этом, если для места поставки товара, найденного по sid, в размещенной версии </w:t>
            </w:r>
            <w:r>
              <w:rPr>
                <w:lang w:val="uk-UA"/>
              </w:rPr>
              <w:t>контракта</w:t>
            </w:r>
            <w:r w:rsidRPr="00CB7E87">
              <w:rPr>
                <w:lang w:val="uk-UA"/>
              </w:rPr>
              <w:t>:</w:t>
            </w:r>
          </w:p>
          <w:p w14:paraId="05C82A25" w14:textId="77777777" w:rsidR="00056C63" w:rsidRPr="00CB7E87" w:rsidRDefault="00056C63" w:rsidP="00056C63">
            <w:pPr>
              <w:pStyle w:val="ad"/>
              <w:ind w:left="743"/>
              <w:rPr>
                <w:lang w:val="uk-UA"/>
              </w:rPr>
            </w:pPr>
            <w:r w:rsidRPr="00CB7E87">
              <w:rPr>
                <w:lang w:val="uk-UA"/>
              </w:rPr>
              <w:t>o</w:t>
            </w:r>
            <w:r w:rsidRPr="00CB7E87">
              <w:rPr>
                <w:lang w:val="uk-UA"/>
              </w:rPr>
              <w:tab/>
              <w:t>задан externalSid, то в принимаемой версии для данного места должно быть указано то же значение externalSid;</w:t>
            </w:r>
          </w:p>
          <w:p w14:paraId="6B058FD3" w14:textId="77777777" w:rsidR="00056C63" w:rsidRPr="003C6335" w:rsidRDefault="00056C63" w:rsidP="00056C63">
            <w:pPr>
              <w:pStyle w:val="ad"/>
              <w:ind w:left="743"/>
              <w:rPr>
                <w:lang w:val="uk-UA"/>
              </w:rPr>
            </w:pPr>
            <w:r w:rsidRPr="00CB7E87">
              <w:rPr>
                <w:lang w:val="uk-UA"/>
              </w:rPr>
              <w:t>o</w:t>
            </w:r>
            <w:r w:rsidRPr="00CB7E87">
              <w:rPr>
                <w:lang w:val="uk-UA"/>
              </w:rPr>
              <w:tab/>
              <w:t xml:space="preserve">не задан externalSid, то в принимаемой версии допускается указание externalSid, то есть считается, что внешняя система задала для </w:t>
            </w:r>
            <w:r>
              <w:rPr>
                <w:lang w:val="uk-UA"/>
              </w:rPr>
              <w:t>места</w:t>
            </w:r>
            <w:r w:rsidRPr="00CB7E87">
              <w:rPr>
                <w:lang w:val="uk-UA"/>
              </w:rPr>
              <w:t xml:space="preserve"> свой идентификатор.</w:t>
            </w:r>
          </w:p>
          <w:p w14:paraId="4F6B8F4E" w14:textId="77777777" w:rsidR="00056C63" w:rsidRDefault="00056C63" w:rsidP="00056C63">
            <w:pPr>
              <w:pStyle w:val="affe"/>
              <w:spacing w:after="160" w:line="259" w:lineRule="auto"/>
              <w:ind w:left="34" w:firstLine="0"/>
              <w:jc w:val="left"/>
              <w:rPr>
                <w:sz w:val="24"/>
              </w:rPr>
            </w:pPr>
            <w:r w:rsidRPr="00703C05">
              <w:rPr>
                <w:sz w:val="24"/>
              </w:rPr>
              <w:t xml:space="preserve">Поле «Внешний идентификатор места поставки товара» (externalSid) – принимается из интеграционного пакета и сохраняется в </w:t>
            </w:r>
            <w:r w:rsidRPr="00613EC0">
              <w:rPr>
                <w:sz w:val="24"/>
              </w:rPr>
              <w:t>поле DeliveryPoint.ExternalSid, заполняется</w:t>
            </w:r>
            <w:r w:rsidRPr="00703C05">
              <w:rPr>
                <w:sz w:val="24"/>
              </w:rPr>
              <w:t xml:space="preserve"> при передаче. При приеме изменений используется для идентификации строки.</w:t>
            </w:r>
          </w:p>
          <w:p w14:paraId="6C6594B3" w14:textId="77777777" w:rsidR="00056C63" w:rsidRPr="00613EC0" w:rsidRDefault="00056C63" w:rsidP="00056C63">
            <w:pPr>
              <w:pStyle w:val="ad"/>
              <w:rPr>
                <w:lang w:val="uk-UA"/>
              </w:rPr>
            </w:pPr>
            <w:r w:rsidRPr="003C6335">
              <w:rPr>
                <w:lang w:val="uk-UA"/>
              </w:rPr>
              <w:t>Поле «Уникальный идентификатор места поставки товара в ЕИС в электронном контракте» (</w:t>
            </w:r>
            <w:r w:rsidRPr="00613EC0">
              <w:rPr>
                <w:lang w:val="uk-UA"/>
              </w:rPr>
              <w:t xml:space="preserve">electronicContractSid) – при приеме изменений игнорируется, заполняется автоматически из </w:t>
            </w:r>
            <w:r w:rsidRPr="00613EC0">
              <w:t>DeliveryPoint.</w:t>
            </w:r>
            <w:r w:rsidRPr="00613EC0">
              <w:rPr>
                <w:lang w:val="en-US"/>
              </w:rPr>
              <w:t>REK</w:t>
            </w:r>
            <w:r w:rsidRPr="00613EC0">
              <w:t>Sid, заполняется при передаче</w:t>
            </w:r>
            <w:r w:rsidRPr="00613EC0">
              <w:rPr>
                <w:lang w:val="uk-UA"/>
              </w:rPr>
              <w:t>.</w:t>
            </w:r>
          </w:p>
          <w:p w14:paraId="1006906A" w14:textId="77777777" w:rsidR="00056C63" w:rsidRPr="00703C05" w:rsidRDefault="00056C63" w:rsidP="00056C63">
            <w:pPr>
              <w:pStyle w:val="ad"/>
              <w:rPr>
                <w:lang w:val="uk-UA"/>
              </w:rPr>
            </w:pPr>
            <w:r w:rsidRPr="00613EC0">
              <w:rPr>
                <w:lang w:val="uk-UA"/>
              </w:rPr>
              <w:t xml:space="preserve">Поле «Внешний идентификатор места поставки товара в электронном контракте» (electronicContractExternalSid) – при приеме изменений игнорируется, заполняется автоматически из </w:t>
            </w:r>
            <w:r w:rsidRPr="00613EC0">
              <w:t>DeliveryPoint.</w:t>
            </w:r>
            <w:r w:rsidRPr="00613EC0">
              <w:rPr>
                <w:lang w:val="en-US"/>
              </w:rPr>
              <w:t>REKExternal</w:t>
            </w:r>
            <w:r w:rsidRPr="00613EC0">
              <w:t>Sid, заполняется</w:t>
            </w:r>
            <w:r>
              <w:t xml:space="preserve"> при передаче</w:t>
            </w:r>
            <w:r>
              <w:rPr>
                <w:lang w:val="uk-UA"/>
              </w:rPr>
              <w:t>.</w:t>
            </w:r>
          </w:p>
          <w:p w14:paraId="66DEEFDF" w14:textId="77777777" w:rsidR="00056C63" w:rsidRPr="00703C05" w:rsidRDefault="00056C63" w:rsidP="00056C63">
            <w:pPr>
              <w:spacing w:after="160" w:line="259" w:lineRule="auto"/>
              <w:ind w:firstLine="0"/>
              <w:jc w:val="left"/>
              <w:rPr>
                <w:sz w:val="24"/>
              </w:rPr>
            </w:pPr>
            <w:r>
              <w:rPr>
                <w:sz w:val="24"/>
              </w:rPr>
              <w:br/>
            </w:r>
            <w:r w:rsidRPr="00703C05">
              <w:rPr>
                <w:sz w:val="24"/>
              </w:rPr>
              <w:t>Блок «Код страны в ОКСМ» (countryInfo):</w:t>
            </w:r>
          </w:p>
          <w:p w14:paraId="11A53527" w14:textId="77777777" w:rsidR="00056C63" w:rsidRPr="00703C05" w:rsidRDefault="00056C63" w:rsidP="00056C63">
            <w:pPr>
              <w:pStyle w:val="affe"/>
              <w:spacing w:after="160" w:line="259" w:lineRule="auto"/>
              <w:ind w:left="743" w:firstLine="0"/>
              <w:jc w:val="left"/>
              <w:rPr>
                <w:sz w:val="24"/>
              </w:rPr>
            </w:pPr>
            <w:r w:rsidRPr="00703C05">
              <w:rPr>
                <w:sz w:val="24"/>
              </w:rPr>
              <w:t>•</w:t>
            </w:r>
            <w:r w:rsidRPr="00703C05">
              <w:rPr>
                <w:sz w:val="24"/>
              </w:rPr>
              <w:tab/>
              <w:t>«Цифровой код страны» (countryInfo/countryCode) – по коду в справочники находится идентификатор и сохраняется в поле DeliveryPoint.</w:t>
            </w:r>
            <w:r w:rsidRPr="00703C05">
              <w:rPr>
                <w:sz w:val="24"/>
                <w:lang w:val="en-US"/>
              </w:rPr>
              <w:t>CountryId</w:t>
            </w:r>
            <w:r w:rsidRPr="00703C05">
              <w:rPr>
                <w:sz w:val="24"/>
              </w:rPr>
              <w:t>, заполняется при передаче;</w:t>
            </w:r>
          </w:p>
          <w:p w14:paraId="09F4C54E" w14:textId="77777777" w:rsidR="00056C63" w:rsidRPr="00703C05" w:rsidRDefault="00056C63" w:rsidP="00056C63">
            <w:pPr>
              <w:pStyle w:val="affe"/>
              <w:spacing w:after="160" w:line="259" w:lineRule="auto"/>
              <w:ind w:left="743" w:firstLine="0"/>
              <w:jc w:val="left"/>
              <w:rPr>
                <w:sz w:val="24"/>
              </w:rPr>
            </w:pPr>
            <w:r w:rsidRPr="00703C05">
              <w:rPr>
                <w:sz w:val="24"/>
              </w:rPr>
              <w:t>•</w:t>
            </w:r>
            <w:r w:rsidRPr="00703C05">
              <w:rPr>
                <w:sz w:val="24"/>
              </w:rPr>
              <w:tab/>
              <w:t>«Полное наименование страны» (countryInfo/countryFullName) – игнорируется при приеме и заполняется при передаче по идентификатору DeliveryPoint.</w:t>
            </w:r>
            <w:r w:rsidRPr="00703C05">
              <w:rPr>
                <w:sz w:val="24"/>
                <w:lang w:val="en-US"/>
              </w:rPr>
              <w:t>CountryId</w:t>
            </w:r>
            <w:r w:rsidRPr="00703C05">
              <w:rPr>
                <w:sz w:val="24"/>
              </w:rPr>
              <w:t xml:space="preserve"> из справочника "Общероссийский классификатор стран мира (ОКСМ)" (nsiOKSM);</w:t>
            </w:r>
          </w:p>
          <w:p w14:paraId="0E41F44A" w14:textId="77777777" w:rsidR="00056C63" w:rsidRPr="00703C05" w:rsidRDefault="00056C63" w:rsidP="00056C63">
            <w:pPr>
              <w:pStyle w:val="affe"/>
              <w:spacing w:after="160" w:line="259" w:lineRule="auto"/>
              <w:ind w:left="34" w:firstLine="0"/>
              <w:jc w:val="left"/>
              <w:rPr>
                <w:sz w:val="24"/>
              </w:rPr>
            </w:pPr>
            <w:r w:rsidRPr="00703C05">
              <w:rPr>
                <w:sz w:val="24"/>
              </w:rPr>
              <w:t>Блок «Код ГАР» (GARInfo) контролируется на обязательность заполнения для страны РФ.</w:t>
            </w:r>
          </w:p>
          <w:p w14:paraId="13458225" w14:textId="77777777" w:rsidR="00056C63" w:rsidRPr="00613EC0" w:rsidRDefault="00056C63" w:rsidP="00056C63">
            <w:pPr>
              <w:pStyle w:val="affe"/>
              <w:spacing w:after="160" w:line="259" w:lineRule="auto"/>
              <w:ind w:left="743" w:firstLine="0"/>
              <w:jc w:val="left"/>
              <w:rPr>
                <w:sz w:val="24"/>
              </w:rPr>
            </w:pPr>
            <w:r w:rsidRPr="00703C05">
              <w:rPr>
                <w:sz w:val="24"/>
              </w:rPr>
              <w:t>•</w:t>
            </w:r>
            <w:r w:rsidRPr="00703C05">
              <w:rPr>
                <w:sz w:val="24"/>
              </w:rPr>
              <w:tab/>
            </w:r>
            <w:r w:rsidRPr="00613EC0">
              <w:rPr>
                <w:sz w:val="24"/>
              </w:rPr>
              <w:t>«GUID ГАР» (GARInfo/</w:t>
            </w:r>
            <w:r w:rsidRPr="00D817D7">
              <w:rPr>
                <w:sz w:val="24"/>
              </w:rPr>
              <w:t>GARGuid</w:t>
            </w:r>
            <w:r w:rsidRPr="00613EC0">
              <w:rPr>
                <w:sz w:val="24"/>
              </w:rPr>
              <w:t>) – принимается из пакета и сохраняется в поле DeliveryPoint.GARGuid, заполняется при передаче;</w:t>
            </w:r>
          </w:p>
          <w:p w14:paraId="6C9E6EF3" w14:textId="77777777" w:rsidR="00056C63" w:rsidRPr="00703C05" w:rsidRDefault="00056C63" w:rsidP="00056C63">
            <w:pPr>
              <w:pStyle w:val="affe"/>
              <w:spacing w:after="160" w:line="259" w:lineRule="auto"/>
              <w:ind w:left="743" w:firstLine="0"/>
              <w:jc w:val="left"/>
              <w:rPr>
                <w:sz w:val="24"/>
              </w:rPr>
            </w:pPr>
            <w:r w:rsidRPr="00613EC0">
              <w:rPr>
                <w:sz w:val="24"/>
              </w:rPr>
              <w:t>•</w:t>
            </w:r>
            <w:r w:rsidRPr="00613EC0">
              <w:rPr>
                <w:sz w:val="24"/>
              </w:rPr>
              <w:tab/>
              <w:t>«Адрес по ГАР» (GARInfo/</w:t>
            </w:r>
            <w:r>
              <w:rPr>
                <w:sz w:val="24"/>
                <w:lang w:val="en-US"/>
              </w:rPr>
              <w:t>GAR</w:t>
            </w:r>
            <w:r w:rsidRPr="00613EC0">
              <w:rPr>
                <w:sz w:val="24"/>
              </w:rPr>
              <w:t>Address) – игнорируется при приеме, сохраняется в DeliveryPoint.</w:t>
            </w:r>
            <w:r w:rsidRPr="00613EC0">
              <w:rPr>
                <w:sz w:val="24"/>
                <w:lang w:val="en-US"/>
              </w:rPr>
              <w:t>GARA</w:t>
            </w:r>
            <w:r w:rsidRPr="00613EC0">
              <w:rPr>
                <w:sz w:val="24"/>
              </w:rPr>
              <w:t>ddress по GUID ГАР и заполняется</w:t>
            </w:r>
            <w:r w:rsidRPr="00703C05">
              <w:rPr>
                <w:sz w:val="24"/>
              </w:rPr>
              <w:t xml:space="preserve"> из справочника ГАР по GUID ГАР при передаче;</w:t>
            </w:r>
          </w:p>
          <w:p w14:paraId="56964CB6" w14:textId="78742104" w:rsidR="00056C63" w:rsidRPr="001366EE" w:rsidRDefault="00056C63" w:rsidP="00056C63">
            <w:pPr>
              <w:pStyle w:val="affe"/>
              <w:spacing w:after="160" w:line="259" w:lineRule="auto"/>
              <w:ind w:left="34" w:firstLine="0"/>
              <w:jc w:val="left"/>
              <w:rPr>
                <w:sz w:val="24"/>
              </w:rPr>
            </w:pPr>
            <w:r w:rsidRPr="00703C05">
              <w:rPr>
                <w:sz w:val="24"/>
              </w:rPr>
              <w:t>Поле «Дополнительная информация об адресе» (deliveryPlace) – принимается из интеграционного пакета, сохраняется в поле</w:t>
            </w:r>
            <w:r w:rsidRPr="003E2E3F">
              <w:rPr>
                <w:sz w:val="24"/>
              </w:rPr>
              <w:t xml:space="preserve"> </w:t>
            </w:r>
            <w:r w:rsidRPr="00703C05">
              <w:rPr>
                <w:sz w:val="24"/>
                <w:lang w:val="en-US"/>
              </w:rPr>
              <w:t>DeliveryPoint</w:t>
            </w:r>
            <w:r w:rsidRPr="003E2E3F">
              <w:rPr>
                <w:sz w:val="24"/>
              </w:rPr>
              <w:t>.</w:t>
            </w:r>
            <w:r w:rsidRPr="00AA2967">
              <w:rPr>
                <w:sz w:val="24"/>
                <w:lang w:val="en-US"/>
              </w:rPr>
              <w:t>DeliveryPoint</w:t>
            </w:r>
            <w:r w:rsidRPr="00703C05">
              <w:rPr>
                <w:sz w:val="24"/>
              </w:rPr>
              <w:t>, заполняется при передаче.</w:t>
            </w:r>
            <w:r>
              <w:rPr>
                <w:sz w:val="24"/>
              </w:rPr>
              <w:t xml:space="preserve"> Контролируется на обязательность заполнения для места поставки не РФ.</w:t>
            </w:r>
          </w:p>
          <w:p w14:paraId="51986116" w14:textId="77777777" w:rsidR="00056C63" w:rsidRPr="004F2CE8" w:rsidRDefault="00056C63" w:rsidP="00056C63">
            <w:pPr>
              <w:pStyle w:val="ad"/>
              <w:jc w:val="left"/>
              <w:rPr>
                <w:lang w:val="uk-UA"/>
              </w:rPr>
            </w:pPr>
          </w:p>
        </w:tc>
      </w:tr>
      <w:tr w:rsidR="00056C63" w:rsidRPr="00C74940" w14:paraId="496A6F93" w14:textId="77777777" w:rsidTr="00AA184A">
        <w:trPr>
          <w:trHeight w:val="348"/>
        </w:trPr>
        <w:tc>
          <w:tcPr>
            <w:tcW w:w="841" w:type="pct"/>
            <w:gridSpan w:val="2"/>
          </w:tcPr>
          <w:p w14:paraId="1AA2E375" w14:textId="7B33C662" w:rsidR="00056C63" w:rsidRPr="00CE7B96" w:rsidRDefault="00056C63" w:rsidP="00056C63">
            <w:pPr>
              <w:pStyle w:val="ad"/>
              <w:jc w:val="left"/>
              <w:rPr>
                <w:strike/>
              </w:rPr>
            </w:pPr>
            <w:r w:rsidRPr="00CE7B96">
              <w:rPr>
                <w:strike/>
              </w:rPr>
              <w:lastRenderedPageBreak/>
              <w:t>РК_ИК_0398</w:t>
            </w:r>
          </w:p>
        </w:tc>
        <w:tc>
          <w:tcPr>
            <w:tcW w:w="234" w:type="pct"/>
            <w:gridSpan w:val="2"/>
          </w:tcPr>
          <w:p w14:paraId="75FCB84C" w14:textId="77777777" w:rsidR="00056C63" w:rsidRPr="00CE7B96" w:rsidRDefault="00056C63" w:rsidP="00056C63">
            <w:pPr>
              <w:pStyle w:val="ad"/>
              <w:jc w:val="left"/>
              <w:rPr>
                <w:strike/>
              </w:rPr>
            </w:pPr>
          </w:p>
        </w:tc>
        <w:tc>
          <w:tcPr>
            <w:tcW w:w="1056" w:type="pct"/>
            <w:gridSpan w:val="2"/>
          </w:tcPr>
          <w:p w14:paraId="7B372FAC" w14:textId="39F5A303" w:rsidR="00056C63" w:rsidRPr="00CE7B96" w:rsidRDefault="00056C63" w:rsidP="00056C63">
            <w:pPr>
              <w:pStyle w:val="ad"/>
              <w:jc w:val="left"/>
              <w:rPr>
                <w:strike/>
                <w:lang w:val="uk-UA"/>
              </w:rPr>
            </w:pPr>
            <w:r w:rsidRPr="00CE7B96">
              <w:rPr>
                <w:strike/>
                <w:lang w:val="uk-UA"/>
              </w:rPr>
              <w:t>Код ОКТМО (deliveryPlaceInfo/byOKTMOInfo/OKTMOInfo/code)</w:t>
            </w:r>
          </w:p>
        </w:tc>
        <w:tc>
          <w:tcPr>
            <w:tcW w:w="1474" w:type="pct"/>
            <w:gridSpan w:val="3"/>
          </w:tcPr>
          <w:p w14:paraId="702E5D95" w14:textId="677DF871" w:rsidR="00056C63" w:rsidRPr="00CE7B96" w:rsidRDefault="00056C63" w:rsidP="00056C63">
            <w:pPr>
              <w:pStyle w:val="ad"/>
              <w:jc w:val="left"/>
              <w:rPr>
                <w:strike/>
              </w:rPr>
            </w:pPr>
            <w:r w:rsidRPr="00CE7B96">
              <w:rPr>
                <w:strike/>
              </w:rPr>
              <w:t>При приеме первоначальной версии сведений о контракте проверяется, что код, заданный в проверяемом поле, найден в актуальном состоянии в справочнике ОКТМО.</w:t>
            </w:r>
          </w:p>
          <w:p w14:paraId="3CC21187" w14:textId="77777777" w:rsidR="00056C63" w:rsidRPr="00CE7B96" w:rsidRDefault="00056C63" w:rsidP="00056C63">
            <w:pPr>
              <w:pStyle w:val="ad"/>
              <w:jc w:val="left"/>
              <w:rPr>
                <w:strike/>
              </w:rPr>
            </w:pPr>
          </w:p>
          <w:p w14:paraId="7B89AA54" w14:textId="1CF0EAF3" w:rsidR="00056C63" w:rsidRPr="00CE7B96" w:rsidRDefault="00056C63" w:rsidP="00056C63">
            <w:pPr>
              <w:pStyle w:val="ad"/>
              <w:jc w:val="left"/>
              <w:rPr>
                <w:strike/>
              </w:rPr>
            </w:pPr>
            <w:r w:rsidRPr="00CE7B96">
              <w:rPr>
                <w:strike/>
              </w:rPr>
              <w:lastRenderedPageBreak/>
              <w:t xml:space="preserve">При приеме изменений к размещенной версии сведений о контракте проверяется, что код, заданный в проверяемом поле, найден в любом состоянии в справочнике ОКТМО. </w:t>
            </w:r>
          </w:p>
          <w:p w14:paraId="6B585D10" w14:textId="77777777" w:rsidR="00056C63" w:rsidRPr="00CE7B96" w:rsidRDefault="00056C63" w:rsidP="00056C63">
            <w:pPr>
              <w:pStyle w:val="ad"/>
              <w:jc w:val="left"/>
              <w:rPr>
                <w:strike/>
              </w:rPr>
            </w:pPr>
          </w:p>
          <w:p w14:paraId="561FF799" w14:textId="2D288B11" w:rsidR="00056C63" w:rsidRPr="00CE7B96" w:rsidRDefault="00056C63" w:rsidP="00056C63">
            <w:pPr>
              <w:pStyle w:val="ad"/>
              <w:jc w:val="left"/>
              <w:rPr>
                <w:strike/>
              </w:rPr>
            </w:pPr>
            <w:r w:rsidRPr="00CE7B96">
              <w:rPr>
                <w:strike/>
              </w:rPr>
              <w:t>Не вызывается при приеме проекта первоначальной версии, сформированного на основании электронного контракта в структурированном виде</w:t>
            </w:r>
            <w:r w:rsidRPr="00CE7B96">
              <w:rPr>
                <w:strike/>
                <w:highlight w:val="green"/>
              </w:rPr>
              <w:t xml:space="preserve"> </w:t>
            </w:r>
            <w:r w:rsidRPr="00CE7B96">
              <w:rPr>
                <w:strike/>
              </w:rPr>
              <w:t>или принимается проект, у которого дата формирования закупки (ContractInfo.PurchaseFormDate) больше или равна дате в настройке консула «Дата перехода на структуру ГАР в месте поставки».</w:t>
            </w:r>
          </w:p>
          <w:p w14:paraId="0393965E" w14:textId="77777777" w:rsidR="00056C63" w:rsidRPr="00CE7B96" w:rsidRDefault="00056C63" w:rsidP="00056C63">
            <w:pPr>
              <w:pStyle w:val="ad"/>
              <w:jc w:val="left"/>
              <w:rPr>
                <w:strike/>
              </w:rPr>
            </w:pPr>
          </w:p>
          <w:p w14:paraId="0F2CC143" w14:textId="6AB957F2" w:rsidR="00056C63" w:rsidRPr="00CE7B96" w:rsidRDefault="00056C63" w:rsidP="00056C63">
            <w:pPr>
              <w:pStyle w:val="ad"/>
              <w:jc w:val="left"/>
              <w:rPr>
                <w:strike/>
              </w:rPr>
            </w:pPr>
            <w:r w:rsidRPr="00CE7B96">
              <w:rPr>
                <w:strike/>
              </w:rPr>
              <w:t>Контроль не вызывается, если при приеме изменений сведений о контракте признак "Документ на базе РЭК" установлен или принимается проект, у которого дата формирования закупки (ContractInfo.PurchaseFormDate) больше или равна дате в настройке консула «Дата перехода на структуру ГАР в месте поставки»</w:t>
            </w:r>
          </w:p>
        </w:tc>
        <w:tc>
          <w:tcPr>
            <w:tcW w:w="1395" w:type="pct"/>
            <w:gridSpan w:val="3"/>
          </w:tcPr>
          <w:p w14:paraId="0C7F906D" w14:textId="77777777" w:rsidR="00056C63" w:rsidRPr="00CE7B96" w:rsidRDefault="00056C63" w:rsidP="00056C63">
            <w:pPr>
              <w:pStyle w:val="ad"/>
              <w:jc w:val="left"/>
              <w:rPr>
                <w:strike/>
              </w:rPr>
            </w:pPr>
            <w:r w:rsidRPr="00CE7B96">
              <w:rPr>
                <w:strike/>
                <w:lang w:val="uk-UA"/>
              </w:rPr>
              <w:lastRenderedPageBreak/>
              <w:t xml:space="preserve">Сообщение об ошибке, в случае если контроль сработал при </w:t>
            </w:r>
            <w:r w:rsidRPr="00CE7B96">
              <w:rPr>
                <w:strike/>
              </w:rPr>
              <w:t>приеме первоначальной версии сведений о контракте:</w:t>
            </w:r>
          </w:p>
          <w:p w14:paraId="132F204F" w14:textId="77777777" w:rsidR="00056C63" w:rsidRPr="00CE7B96" w:rsidRDefault="00056C63" w:rsidP="00056C63">
            <w:pPr>
              <w:pStyle w:val="ad"/>
              <w:jc w:val="left"/>
              <w:rPr>
                <w:strike/>
              </w:rPr>
            </w:pPr>
          </w:p>
          <w:p w14:paraId="3C526BB7" w14:textId="5A174A05" w:rsidR="00056C63" w:rsidRPr="00CE7B96" w:rsidRDefault="00056C63" w:rsidP="00056C63">
            <w:pPr>
              <w:pStyle w:val="ad"/>
              <w:jc w:val="left"/>
              <w:rPr>
                <w:strike/>
              </w:rPr>
            </w:pPr>
            <w:r w:rsidRPr="00CE7B96">
              <w:rPr>
                <w:strike/>
              </w:rPr>
              <w:t>Код ОКТМО &lt;</w:t>
            </w:r>
            <w:r w:rsidRPr="00CE7B96">
              <w:rPr>
                <w:strike/>
                <w:lang w:val="uk-UA"/>
              </w:rPr>
              <w:t>code</w:t>
            </w:r>
            <w:r w:rsidRPr="00CE7B96">
              <w:rPr>
                <w:strike/>
              </w:rPr>
              <w:t>&gt;, указанный в поле «</w:t>
            </w:r>
            <w:r w:rsidRPr="00CE7B96">
              <w:rPr>
                <w:strike/>
                <w:lang w:val="uk-UA"/>
              </w:rPr>
              <w:t xml:space="preserve">Код ОКТМО» </w:t>
            </w:r>
            <w:r w:rsidRPr="00CE7B96">
              <w:rPr>
                <w:strike/>
                <w:lang w:val="uk-UA"/>
              </w:rPr>
              <w:lastRenderedPageBreak/>
              <w:t>(deliveryPlaceInfo/byOKTMOInfo/OKTMOInfo/code), не найден в актуальном состоянии в справочнике ОКТМО</w:t>
            </w:r>
          </w:p>
          <w:p w14:paraId="6C31B163" w14:textId="77777777" w:rsidR="00056C63" w:rsidRPr="00CE7B96" w:rsidRDefault="00056C63" w:rsidP="00056C63">
            <w:pPr>
              <w:pStyle w:val="ad"/>
              <w:jc w:val="left"/>
              <w:rPr>
                <w:strike/>
              </w:rPr>
            </w:pPr>
          </w:p>
          <w:p w14:paraId="11C9791A" w14:textId="77777777" w:rsidR="00056C63" w:rsidRPr="00CE7B96" w:rsidRDefault="00056C63" w:rsidP="00056C63">
            <w:pPr>
              <w:pStyle w:val="ad"/>
              <w:jc w:val="left"/>
              <w:rPr>
                <w:strike/>
              </w:rPr>
            </w:pPr>
            <w:r w:rsidRPr="00CE7B96">
              <w:rPr>
                <w:strike/>
                <w:lang w:val="uk-UA"/>
              </w:rPr>
              <w:t xml:space="preserve">Сообщение об ошибке, в случае если контроль сработал </w:t>
            </w:r>
            <w:r w:rsidRPr="00CE7B96">
              <w:rPr>
                <w:strike/>
              </w:rPr>
              <w:t>приеме изменений к размещенной версии сведений о контракте:</w:t>
            </w:r>
          </w:p>
          <w:p w14:paraId="32A0D25F" w14:textId="77777777" w:rsidR="00056C63" w:rsidRPr="00CE7B96" w:rsidRDefault="00056C63" w:rsidP="00056C63">
            <w:pPr>
              <w:pStyle w:val="ad"/>
              <w:jc w:val="left"/>
              <w:rPr>
                <w:strike/>
              </w:rPr>
            </w:pPr>
          </w:p>
          <w:p w14:paraId="42FEF0D8" w14:textId="1A864D60" w:rsidR="00056C63" w:rsidRPr="00CE7B96" w:rsidRDefault="00056C63" w:rsidP="00056C63">
            <w:pPr>
              <w:pStyle w:val="ad"/>
              <w:jc w:val="left"/>
              <w:rPr>
                <w:strike/>
              </w:rPr>
            </w:pPr>
            <w:r w:rsidRPr="00CE7B96">
              <w:rPr>
                <w:strike/>
              </w:rPr>
              <w:t>Код ОКТМО &lt;</w:t>
            </w:r>
            <w:r w:rsidRPr="00CE7B96">
              <w:rPr>
                <w:strike/>
                <w:lang w:val="uk-UA"/>
              </w:rPr>
              <w:t>code</w:t>
            </w:r>
            <w:r w:rsidRPr="00CE7B96">
              <w:rPr>
                <w:strike/>
              </w:rPr>
              <w:t>&gt;, указанный в поле «</w:t>
            </w:r>
            <w:r w:rsidRPr="00CE7B96">
              <w:rPr>
                <w:strike/>
                <w:lang w:val="uk-UA"/>
              </w:rPr>
              <w:t>Код ОКТМО» (deliveryPlaceInfo/byOKTMOInfo/OKTMOInfo/code), не найден в справочнике ОКТМО</w:t>
            </w:r>
          </w:p>
        </w:tc>
      </w:tr>
      <w:tr w:rsidR="00056C63" w:rsidRPr="001A3239" w14:paraId="0895C3D0" w14:textId="77777777" w:rsidTr="00AA184A">
        <w:trPr>
          <w:trHeight w:val="348"/>
        </w:trPr>
        <w:tc>
          <w:tcPr>
            <w:tcW w:w="841" w:type="pct"/>
            <w:gridSpan w:val="2"/>
          </w:tcPr>
          <w:p w14:paraId="65AD18FD" w14:textId="118C1362" w:rsidR="00056C63" w:rsidRPr="00FB65C2" w:rsidRDefault="00056C63" w:rsidP="00056C63">
            <w:pPr>
              <w:pStyle w:val="ad"/>
              <w:jc w:val="left"/>
              <w:rPr>
                <w:lang w:val="en-US"/>
              </w:rPr>
            </w:pPr>
            <w:r w:rsidRPr="00FB65C2">
              <w:lastRenderedPageBreak/>
              <w:t>РК_ИК_039</w:t>
            </w:r>
            <w:r>
              <w:rPr>
                <w:lang w:val="en-US"/>
              </w:rPr>
              <w:t>9</w:t>
            </w:r>
          </w:p>
        </w:tc>
        <w:tc>
          <w:tcPr>
            <w:tcW w:w="234" w:type="pct"/>
            <w:gridSpan w:val="2"/>
          </w:tcPr>
          <w:p w14:paraId="3CA4886A" w14:textId="77777777" w:rsidR="00056C63" w:rsidRPr="00C74940" w:rsidRDefault="00056C63" w:rsidP="00056C63">
            <w:pPr>
              <w:pStyle w:val="ad"/>
              <w:jc w:val="left"/>
            </w:pPr>
          </w:p>
        </w:tc>
        <w:tc>
          <w:tcPr>
            <w:tcW w:w="1056" w:type="pct"/>
            <w:gridSpan w:val="2"/>
          </w:tcPr>
          <w:p w14:paraId="0F121092" w14:textId="1F737320" w:rsidR="00056C63" w:rsidRPr="00C74940" w:rsidRDefault="00056C63" w:rsidP="00056C63">
            <w:pPr>
              <w:pStyle w:val="ad"/>
              <w:jc w:val="left"/>
              <w:rPr>
                <w:lang w:val="uk-UA"/>
              </w:rPr>
            </w:pPr>
            <w:r w:rsidRPr="00D93531">
              <w:rPr>
                <w:lang w:val="uk-UA"/>
              </w:rPr>
              <w:t>Код КЛАДР</w:t>
            </w:r>
            <w:r>
              <w:rPr>
                <w:lang w:val="uk-UA"/>
              </w:rPr>
              <w:t xml:space="preserve"> (</w:t>
            </w:r>
            <w:r w:rsidRPr="00D93531">
              <w:rPr>
                <w:lang w:val="uk-UA"/>
              </w:rPr>
              <w:t>deliveryPlaceInfo/byKLADRInfo/KLADRInfo/kladrCode</w:t>
            </w:r>
            <w:r>
              <w:rPr>
                <w:lang w:val="uk-UA"/>
              </w:rPr>
              <w:t>)</w:t>
            </w:r>
          </w:p>
        </w:tc>
        <w:tc>
          <w:tcPr>
            <w:tcW w:w="1474" w:type="pct"/>
            <w:gridSpan w:val="3"/>
          </w:tcPr>
          <w:p w14:paraId="13818C97" w14:textId="44E15EB5" w:rsidR="00056C63" w:rsidRDefault="00056C63" w:rsidP="00056C63">
            <w:pPr>
              <w:pStyle w:val="ad"/>
              <w:jc w:val="left"/>
            </w:pPr>
            <w:r>
              <w:t>При приеме первоначальной версии сведений о контракте проверяется, что код, заданный в проверяемом поле, найден в актуальном состоянии в справочнике КЛАДР.</w:t>
            </w:r>
          </w:p>
          <w:p w14:paraId="6BFB4A41" w14:textId="77777777" w:rsidR="00056C63" w:rsidRDefault="00056C63" w:rsidP="00056C63">
            <w:pPr>
              <w:pStyle w:val="ad"/>
              <w:jc w:val="left"/>
            </w:pPr>
          </w:p>
          <w:p w14:paraId="5CA38B29" w14:textId="5EA21D07" w:rsidR="00056C63" w:rsidRDefault="00056C63" w:rsidP="00056C63">
            <w:pPr>
              <w:pStyle w:val="ad"/>
              <w:jc w:val="left"/>
            </w:pPr>
            <w:r>
              <w:t xml:space="preserve">При приеме изменений к размещенной версии сведений о контракте проверяется, что код, заданный </w:t>
            </w:r>
            <w:r>
              <w:lastRenderedPageBreak/>
              <w:t xml:space="preserve">в проверяемом поле, найден в любом состоянии в справочнике КЛАДР. </w:t>
            </w:r>
          </w:p>
          <w:p w14:paraId="091E9976" w14:textId="77777777" w:rsidR="00056C63" w:rsidRDefault="00056C63" w:rsidP="00056C63">
            <w:pPr>
              <w:pStyle w:val="ad"/>
              <w:jc w:val="left"/>
            </w:pPr>
          </w:p>
          <w:p w14:paraId="7F3531A4"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6826840A" w14:textId="77777777" w:rsidR="00056C63" w:rsidRDefault="00056C63" w:rsidP="00056C63">
            <w:pPr>
              <w:pStyle w:val="ad"/>
              <w:jc w:val="left"/>
            </w:pPr>
          </w:p>
          <w:p w14:paraId="43125E25" w14:textId="18413E9B" w:rsidR="00056C63" w:rsidRPr="004F2CE8" w:rsidRDefault="00056C63" w:rsidP="00056C63">
            <w:pPr>
              <w:pStyle w:val="ad"/>
              <w:jc w:val="left"/>
              <w:rPr>
                <w:lang w:val="uk-UA"/>
              </w:rPr>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54525EC8" w14:textId="77777777" w:rsidR="00056C63" w:rsidRDefault="00056C63" w:rsidP="00056C63">
            <w:pPr>
              <w:pStyle w:val="ad"/>
              <w:jc w:val="left"/>
            </w:pPr>
            <w:r>
              <w:rPr>
                <w:lang w:val="uk-UA"/>
              </w:rPr>
              <w:lastRenderedPageBreak/>
              <w:t xml:space="preserve">Сообщение об ошибке, в случае если контроль сработал при </w:t>
            </w:r>
            <w:r>
              <w:t>приеме первоначальной версии сведений о контракте:</w:t>
            </w:r>
          </w:p>
          <w:p w14:paraId="770AFB6A" w14:textId="77777777" w:rsidR="00056C63" w:rsidRDefault="00056C63" w:rsidP="00056C63">
            <w:pPr>
              <w:pStyle w:val="ad"/>
              <w:jc w:val="left"/>
            </w:pPr>
          </w:p>
          <w:p w14:paraId="7B5C0CC3" w14:textId="3D955D88" w:rsidR="00056C63" w:rsidRPr="001A3239" w:rsidRDefault="00056C63" w:rsidP="00056C63">
            <w:pPr>
              <w:pStyle w:val="ad"/>
              <w:jc w:val="left"/>
            </w:pPr>
            <w:r>
              <w:t>Код КЛАДР</w:t>
            </w:r>
            <w:r w:rsidRPr="001A3239">
              <w:t xml:space="preserve"> &lt;</w:t>
            </w:r>
            <w:r w:rsidRPr="00D93531">
              <w:rPr>
                <w:lang w:val="uk-UA"/>
              </w:rPr>
              <w:t>kladrCode</w:t>
            </w:r>
            <w:r w:rsidRPr="001A3239">
              <w:t>&gt;</w:t>
            </w:r>
            <w:r>
              <w:t>,</w:t>
            </w:r>
            <w:r w:rsidRPr="001A3239">
              <w:t xml:space="preserve"> </w:t>
            </w:r>
            <w:r>
              <w:t>указанный в поле «</w:t>
            </w:r>
            <w:r w:rsidRPr="00D93531">
              <w:rPr>
                <w:lang w:val="uk-UA"/>
              </w:rPr>
              <w:t>Код КЛАДР</w:t>
            </w:r>
            <w:r>
              <w:rPr>
                <w:lang w:val="uk-UA"/>
              </w:rPr>
              <w:t>» (</w:t>
            </w:r>
            <w:r w:rsidRPr="00D93531">
              <w:rPr>
                <w:lang w:val="uk-UA"/>
              </w:rPr>
              <w:t>deliveryPlaceInfo/byKLADRInfo/KLADRInfo/kladr</w:t>
            </w:r>
            <w:r w:rsidRPr="00D93531">
              <w:rPr>
                <w:lang w:val="uk-UA"/>
              </w:rPr>
              <w:lastRenderedPageBreak/>
              <w:t>Code</w:t>
            </w:r>
            <w:r>
              <w:rPr>
                <w:lang w:val="uk-UA"/>
              </w:rPr>
              <w:t xml:space="preserve">), не найден в актуальном состоянии в справочнике </w:t>
            </w:r>
            <w:r>
              <w:t>КЛАДР</w:t>
            </w:r>
          </w:p>
          <w:p w14:paraId="15628D67" w14:textId="77777777" w:rsidR="00056C63" w:rsidRDefault="00056C63" w:rsidP="00056C63">
            <w:pPr>
              <w:pStyle w:val="ad"/>
              <w:jc w:val="left"/>
            </w:pPr>
          </w:p>
          <w:p w14:paraId="00D765F0" w14:textId="77777777" w:rsidR="00056C63" w:rsidRDefault="00056C63" w:rsidP="00056C63">
            <w:pPr>
              <w:pStyle w:val="ad"/>
              <w:jc w:val="left"/>
            </w:pPr>
            <w:r>
              <w:rPr>
                <w:lang w:val="uk-UA"/>
              </w:rPr>
              <w:t xml:space="preserve">Сообщение об ошибке, в случае если контроль сработал </w:t>
            </w:r>
            <w:r>
              <w:t>приеме изменений к размещенной версии сведений о контракте:</w:t>
            </w:r>
          </w:p>
          <w:p w14:paraId="626E6088" w14:textId="77777777" w:rsidR="00056C63" w:rsidRDefault="00056C63" w:rsidP="00056C63">
            <w:pPr>
              <w:pStyle w:val="ad"/>
              <w:jc w:val="left"/>
            </w:pPr>
          </w:p>
          <w:p w14:paraId="32B2989E" w14:textId="26F7B90D" w:rsidR="00056C63" w:rsidRPr="004F2CE8" w:rsidRDefault="00056C63" w:rsidP="00056C63">
            <w:pPr>
              <w:pStyle w:val="ad"/>
              <w:jc w:val="left"/>
              <w:rPr>
                <w:lang w:val="uk-UA"/>
              </w:rPr>
            </w:pPr>
            <w:r>
              <w:t>Код КЛАДР</w:t>
            </w:r>
            <w:r w:rsidRPr="001A3239">
              <w:t xml:space="preserve"> &lt;</w:t>
            </w:r>
            <w:r w:rsidRPr="00D93531">
              <w:rPr>
                <w:lang w:val="uk-UA"/>
              </w:rPr>
              <w:t>kladrCode</w:t>
            </w:r>
            <w:r w:rsidRPr="001A3239">
              <w:t>&gt;</w:t>
            </w:r>
            <w:r>
              <w:t>,</w:t>
            </w:r>
            <w:r w:rsidRPr="001A3239">
              <w:t xml:space="preserve"> </w:t>
            </w:r>
            <w:r>
              <w:t>указанный в поле «</w:t>
            </w:r>
            <w:r w:rsidRPr="00D93531">
              <w:rPr>
                <w:lang w:val="uk-UA"/>
              </w:rPr>
              <w:t>Код КЛАДР</w:t>
            </w:r>
            <w:r>
              <w:rPr>
                <w:lang w:val="uk-UA"/>
              </w:rPr>
              <w:t>» (</w:t>
            </w:r>
            <w:r w:rsidRPr="00D93531">
              <w:rPr>
                <w:lang w:val="uk-UA"/>
              </w:rPr>
              <w:t>deliveryPlaceInfo/byKLADRInfo/KLADRInfo/kladrCode</w:t>
            </w:r>
            <w:r>
              <w:rPr>
                <w:lang w:val="uk-UA"/>
              </w:rPr>
              <w:t xml:space="preserve">), не найден в справочнике </w:t>
            </w:r>
            <w:r>
              <w:t>КЛАДР</w:t>
            </w:r>
          </w:p>
        </w:tc>
      </w:tr>
      <w:tr w:rsidR="00056C63" w:rsidRPr="003965E2" w14:paraId="06DB2A54" w14:textId="77777777" w:rsidTr="00AA184A">
        <w:trPr>
          <w:trHeight w:val="348"/>
        </w:trPr>
        <w:tc>
          <w:tcPr>
            <w:tcW w:w="841" w:type="pct"/>
            <w:gridSpan w:val="2"/>
          </w:tcPr>
          <w:p w14:paraId="4662F58B" w14:textId="019AC56C" w:rsidR="00056C63" w:rsidRPr="00FB65C2" w:rsidRDefault="00056C63" w:rsidP="00056C63">
            <w:pPr>
              <w:pStyle w:val="ad"/>
              <w:jc w:val="left"/>
              <w:rPr>
                <w:lang w:val="en-US"/>
              </w:rPr>
            </w:pPr>
            <w:r w:rsidRPr="00FB65C2">
              <w:lastRenderedPageBreak/>
              <w:t>РК_ИК_0</w:t>
            </w:r>
            <w:r>
              <w:rPr>
                <w:lang w:val="en-US"/>
              </w:rPr>
              <w:t>400</w:t>
            </w:r>
          </w:p>
        </w:tc>
        <w:tc>
          <w:tcPr>
            <w:tcW w:w="234" w:type="pct"/>
            <w:gridSpan w:val="2"/>
          </w:tcPr>
          <w:p w14:paraId="5D72AECF" w14:textId="77777777" w:rsidR="00056C63" w:rsidRPr="001A3239" w:rsidRDefault="00056C63" w:rsidP="00056C63">
            <w:pPr>
              <w:pStyle w:val="ad"/>
              <w:jc w:val="left"/>
            </w:pPr>
          </w:p>
        </w:tc>
        <w:tc>
          <w:tcPr>
            <w:tcW w:w="1056" w:type="pct"/>
            <w:gridSpan w:val="2"/>
          </w:tcPr>
          <w:p w14:paraId="5B432194" w14:textId="77777777" w:rsidR="00056C63" w:rsidRDefault="00056C63" w:rsidP="00056C63">
            <w:pPr>
              <w:pStyle w:val="ad"/>
              <w:jc w:val="left"/>
              <w:rPr>
                <w:lang w:val="uk-UA"/>
              </w:rPr>
            </w:pPr>
            <w:r w:rsidRPr="00F125A3">
              <w:rPr>
                <w:lang w:val="uk-UA"/>
              </w:rPr>
              <w:t>Цифровой код страны</w:t>
            </w:r>
            <w:r>
              <w:rPr>
                <w:lang w:val="uk-UA"/>
              </w:rPr>
              <w:t xml:space="preserve"> (</w:t>
            </w:r>
            <w:r w:rsidRPr="00F125A3">
              <w:rPr>
                <w:lang w:val="uk-UA"/>
              </w:rPr>
              <w:t>deliveryPlaceInfo/byKLADRInfo/countryInfo/countryCode</w:t>
            </w:r>
            <w:r>
              <w:rPr>
                <w:lang w:val="uk-UA"/>
              </w:rPr>
              <w:t>)</w:t>
            </w:r>
          </w:p>
          <w:p w14:paraId="59BD2E0B" w14:textId="77777777" w:rsidR="00056C63" w:rsidRDefault="00056C63" w:rsidP="00056C63">
            <w:pPr>
              <w:pStyle w:val="ad"/>
              <w:jc w:val="left"/>
              <w:rPr>
                <w:lang w:val="uk-UA"/>
              </w:rPr>
            </w:pPr>
            <w:r>
              <w:rPr>
                <w:lang w:val="uk-UA"/>
              </w:rPr>
              <w:t>И</w:t>
            </w:r>
          </w:p>
          <w:p w14:paraId="13A928D3" w14:textId="499C500F" w:rsidR="00056C63" w:rsidRPr="00C74940" w:rsidRDefault="00056C63" w:rsidP="00056C63">
            <w:pPr>
              <w:pStyle w:val="ad"/>
              <w:jc w:val="left"/>
              <w:rPr>
                <w:lang w:val="uk-UA"/>
              </w:rPr>
            </w:pPr>
            <w:r>
              <w:rPr>
                <w:lang w:val="uk-UA"/>
              </w:rPr>
              <w:t>(</w:t>
            </w:r>
            <w:r w:rsidRPr="00A14CC8">
              <w:rPr>
                <w:lang w:val="uk-UA"/>
              </w:rPr>
              <w:t>deliveryPlaceInfo/byGARInfo/countryInfo/countryCode</w:t>
            </w:r>
            <w:r>
              <w:rPr>
                <w:lang w:val="uk-UA"/>
              </w:rPr>
              <w:t>)</w:t>
            </w:r>
          </w:p>
        </w:tc>
        <w:tc>
          <w:tcPr>
            <w:tcW w:w="1474" w:type="pct"/>
            <w:gridSpan w:val="3"/>
          </w:tcPr>
          <w:p w14:paraId="2417DED6" w14:textId="1209ABD3" w:rsidR="00056C63" w:rsidRDefault="00056C63" w:rsidP="00056C63">
            <w:pPr>
              <w:pStyle w:val="ad"/>
              <w:jc w:val="left"/>
            </w:pPr>
            <w:r>
              <w:t>При приеме первоначальной версии сведений о контракте проверяется, что код, заданный в проверяемом поле, найден в актуальном состоянии в справочнике ОКСМ.</w:t>
            </w:r>
          </w:p>
          <w:p w14:paraId="42CC90AF" w14:textId="77777777" w:rsidR="00056C63" w:rsidRDefault="00056C63" w:rsidP="00056C63">
            <w:pPr>
              <w:pStyle w:val="ad"/>
              <w:jc w:val="left"/>
            </w:pPr>
          </w:p>
          <w:p w14:paraId="730991B5" w14:textId="08F44FD0" w:rsidR="00056C63" w:rsidRDefault="00056C63" w:rsidP="00056C63">
            <w:pPr>
              <w:pStyle w:val="ad"/>
              <w:jc w:val="left"/>
            </w:pPr>
            <w:r>
              <w:t xml:space="preserve">При приеме изменений к размещенной версии сведений о контракте проверяется, что код, заданный в проверяемом поле, найден в любом состоянии в справочнике ОКСМ. </w:t>
            </w:r>
          </w:p>
          <w:p w14:paraId="5127BF8B" w14:textId="77777777" w:rsidR="00056C63" w:rsidRDefault="00056C63" w:rsidP="00056C63">
            <w:pPr>
              <w:pStyle w:val="ad"/>
              <w:jc w:val="left"/>
            </w:pPr>
          </w:p>
          <w:p w14:paraId="09B16851" w14:textId="77777777" w:rsidR="00056C63" w:rsidRDefault="00056C63" w:rsidP="00056C63">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4A897522" w14:textId="77777777" w:rsidR="00056C63" w:rsidRDefault="00056C63" w:rsidP="00056C63">
            <w:pPr>
              <w:pStyle w:val="ad"/>
              <w:jc w:val="left"/>
            </w:pPr>
          </w:p>
          <w:p w14:paraId="5B8FD029" w14:textId="1A0B8240" w:rsidR="00056C63" w:rsidRPr="004F2CE8" w:rsidRDefault="00056C63" w:rsidP="00056C63">
            <w:pPr>
              <w:pStyle w:val="ad"/>
              <w:jc w:val="left"/>
              <w:rPr>
                <w:lang w:val="uk-UA"/>
              </w:rPr>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Pr>
          <w:p w14:paraId="2BCBE52D" w14:textId="77777777" w:rsidR="00056C63" w:rsidRDefault="00056C63" w:rsidP="00056C63">
            <w:pPr>
              <w:pStyle w:val="ad"/>
              <w:jc w:val="left"/>
            </w:pPr>
            <w:r>
              <w:rPr>
                <w:lang w:val="uk-UA"/>
              </w:rPr>
              <w:t xml:space="preserve">Сообщение об ошибке, в случае если контроль сработал при </w:t>
            </w:r>
            <w:r>
              <w:t>приеме первоначальной версии сведений о контракте:</w:t>
            </w:r>
          </w:p>
          <w:p w14:paraId="4823B914" w14:textId="77777777" w:rsidR="00056C63" w:rsidRDefault="00056C63" w:rsidP="00056C63">
            <w:pPr>
              <w:pStyle w:val="ad"/>
              <w:jc w:val="left"/>
            </w:pPr>
          </w:p>
          <w:p w14:paraId="1D8003EB" w14:textId="62C5DA6F" w:rsidR="00056C63" w:rsidRPr="001A3239" w:rsidRDefault="00056C63" w:rsidP="00056C63">
            <w:pPr>
              <w:pStyle w:val="ad"/>
              <w:jc w:val="left"/>
            </w:pPr>
            <w:r>
              <w:t>Код ОКСМ</w:t>
            </w:r>
            <w:r w:rsidRPr="001A3239">
              <w:t xml:space="preserve"> &lt;</w:t>
            </w:r>
            <w:r w:rsidRPr="00F125A3">
              <w:rPr>
                <w:lang w:val="uk-UA"/>
              </w:rPr>
              <w:t>countryCode</w:t>
            </w:r>
            <w:r w:rsidRPr="001A3239">
              <w:t>&gt;</w:t>
            </w:r>
            <w:r>
              <w:t>,</w:t>
            </w:r>
            <w:r w:rsidRPr="001A3239">
              <w:t xml:space="preserve"> </w:t>
            </w:r>
            <w:r>
              <w:t>указанный в поле «</w:t>
            </w:r>
            <w:r w:rsidRPr="00F125A3">
              <w:rPr>
                <w:lang w:val="uk-UA"/>
              </w:rPr>
              <w:t>Цифровой код страны</w:t>
            </w:r>
            <w:r>
              <w:rPr>
                <w:lang w:val="uk-UA"/>
              </w:rPr>
              <w:t>» (</w:t>
            </w:r>
            <w:r w:rsidRPr="00F125A3">
              <w:rPr>
                <w:lang w:val="uk-UA"/>
              </w:rPr>
              <w:t>deliveryPlaceInfo/byKLADRInfo/countryInfo/countryCode</w:t>
            </w:r>
            <w:r>
              <w:rPr>
                <w:lang w:val="uk-UA"/>
              </w:rPr>
              <w:t xml:space="preserve"> или </w:t>
            </w:r>
            <w:r w:rsidRPr="00A14CC8">
              <w:rPr>
                <w:lang w:val="uk-UA"/>
              </w:rPr>
              <w:t>deliveryPlaceInfo/byGARInfo/countryInfo/countryCode</w:t>
            </w:r>
            <w:r>
              <w:rPr>
                <w:lang w:val="uk-UA"/>
              </w:rPr>
              <w:t xml:space="preserve">), не найден в актуальном состоянии в справочнике </w:t>
            </w:r>
            <w:r>
              <w:t>ОКСМ</w:t>
            </w:r>
          </w:p>
          <w:p w14:paraId="53230511" w14:textId="77777777" w:rsidR="00056C63" w:rsidRDefault="00056C63" w:rsidP="00056C63">
            <w:pPr>
              <w:pStyle w:val="ad"/>
              <w:jc w:val="left"/>
            </w:pPr>
          </w:p>
          <w:p w14:paraId="01864DF2" w14:textId="77777777" w:rsidR="00056C63" w:rsidRDefault="00056C63" w:rsidP="00056C63">
            <w:pPr>
              <w:pStyle w:val="ad"/>
              <w:jc w:val="left"/>
            </w:pPr>
            <w:r>
              <w:rPr>
                <w:lang w:val="uk-UA"/>
              </w:rPr>
              <w:t xml:space="preserve">Сообщение об ошибке, в случае если контроль сработал </w:t>
            </w:r>
            <w:r>
              <w:t>приеме изменений к размещенной версии сведений о контракте:</w:t>
            </w:r>
          </w:p>
          <w:p w14:paraId="1868FE8E" w14:textId="77777777" w:rsidR="00056C63" w:rsidRDefault="00056C63" w:rsidP="00056C63">
            <w:pPr>
              <w:pStyle w:val="ad"/>
              <w:jc w:val="left"/>
            </w:pPr>
          </w:p>
          <w:p w14:paraId="3731A6DC" w14:textId="02488AD9" w:rsidR="00056C63" w:rsidRPr="004F2CE8" w:rsidRDefault="00056C63" w:rsidP="00056C63">
            <w:pPr>
              <w:pStyle w:val="ad"/>
              <w:jc w:val="left"/>
              <w:rPr>
                <w:lang w:val="uk-UA"/>
              </w:rPr>
            </w:pPr>
            <w:r>
              <w:t>Код ОКСМ</w:t>
            </w:r>
            <w:r w:rsidRPr="001A3239">
              <w:t xml:space="preserve"> &lt;</w:t>
            </w:r>
            <w:r w:rsidRPr="00F125A3">
              <w:rPr>
                <w:lang w:val="uk-UA"/>
              </w:rPr>
              <w:t>countryCode</w:t>
            </w:r>
            <w:r w:rsidRPr="001A3239">
              <w:t>&gt;</w:t>
            </w:r>
            <w:r>
              <w:t>,</w:t>
            </w:r>
            <w:r w:rsidRPr="001A3239">
              <w:t xml:space="preserve"> </w:t>
            </w:r>
            <w:r>
              <w:t>указанный в поле «</w:t>
            </w:r>
            <w:r w:rsidRPr="00F125A3">
              <w:rPr>
                <w:lang w:val="uk-UA"/>
              </w:rPr>
              <w:t>Цифровой код страны</w:t>
            </w:r>
            <w:r>
              <w:rPr>
                <w:lang w:val="uk-UA"/>
              </w:rPr>
              <w:t>» (</w:t>
            </w:r>
            <w:r w:rsidRPr="00F125A3">
              <w:rPr>
                <w:lang w:val="uk-UA"/>
              </w:rPr>
              <w:t>deliveryPlaceInfo/byKLADRInfo/countryInfo/countryCode</w:t>
            </w:r>
            <w:r>
              <w:rPr>
                <w:lang w:val="uk-UA"/>
              </w:rPr>
              <w:t xml:space="preserve"> или </w:t>
            </w:r>
            <w:r w:rsidRPr="00A14CC8">
              <w:rPr>
                <w:lang w:val="uk-UA"/>
              </w:rPr>
              <w:lastRenderedPageBreak/>
              <w:t>deliveryPlaceInfo/byGARInfo/countryInfo/countryCode</w:t>
            </w:r>
            <w:r>
              <w:rPr>
                <w:lang w:val="uk-UA"/>
              </w:rPr>
              <w:t xml:space="preserve">), не найден в справочнике </w:t>
            </w:r>
            <w:r>
              <w:t>ОКСМ</w:t>
            </w:r>
          </w:p>
        </w:tc>
      </w:tr>
      <w:tr w:rsidR="00056C63" w:rsidRPr="002D2859" w14:paraId="0B1C51F7" w14:textId="77777777" w:rsidTr="00F427CD">
        <w:trPr>
          <w:trHeight w:val="348"/>
        </w:trPr>
        <w:tc>
          <w:tcPr>
            <w:tcW w:w="5000" w:type="pct"/>
            <w:gridSpan w:val="12"/>
          </w:tcPr>
          <w:p w14:paraId="55491B1C" w14:textId="2CFD9A64" w:rsidR="00056C63" w:rsidRPr="002E1706" w:rsidRDefault="00056C63" w:rsidP="00056C63">
            <w:pPr>
              <w:pStyle w:val="ad"/>
              <w:jc w:val="center"/>
              <w:rPr>
                <w:b/>
              </w:rPr>
            </w:pPr>
            <w:r w:rsidRPr="002E1706">
              <w:rPr>
                <w:b/>
              </w:rPr>
              <w:lastRenderedPageBreak/>
              <w:t>Блок «Объекты закупки» (products).</w:t>
            </w:r>
          </w:p>
          <w:p w14:paraId="70A1D65D" w14:textId="4329DA80" w:rsidR="00056C63" w:rsidRDefault="00056C63" w:rsidP="00056C63">
            <w:pPr>
              <w:pStyle w:val="ad"/>
              <w:jc w:val="left"/>
            </w:pPr>
          </w:p>
          <w:p w14:paraId="0336E631" w14:textId="2CB5E933" w:rsidR="00056C63" w:rsidRDefault="00056C63" w:rsidP="00056C63">
            <w:pPr>
              <w:pStyle w:val="ad"/>
            </w:pPr>
            <w:r>
              <w:t xml:space="preserve">При приеме проекта первоначальной версии, сформированного на основании электронного контракта в структурированном </w:t>
            </w:r>
            <w:r w:rsidRPr="00140C5D">
              <w:t xml:space="preserve">виде </w:t>
            </w:r>
            <w:r>
              <w:t xml:space="preserve">часть информации </w:t>
            </w:r>
            <w:r w:rsidRPr="00DF41B7">
              <w:t>блока «Объекты закупки» (products) заполняется автоматически из электронного контракта в структурированном</w:t>
            </w:r>
            <w:r>
              <w:t xml:space="preserve"> виде, а часть информации принимается из пакета.</w:t>
            </w:r>
          </w:p>
          <w:p w14:paraId="6C29A257" w14:textId="77777777" w:rsidR="00056C63" w:rsidRDefault="00056C63" w:rsidP="00056C63">
            <w:pPr>
              <w:pStyle w:val="ad"/>
            </w:pPr>
          </w:p>
          <w:p w14:paraId="1445DAD2" w14:textId="4F878DB7" w:rsidR="00056C63" w:rsidRPr="0022102E" w:rsidRDefault="00056C63" w:rsidP="00056C63">
            <w:pPr>
              <w:pStyle w:val="ad"/>
              <w:rPr>
                <w:b/>
              </w:rPr>
            </w:pPr>
            <w:r w:rsidRPr="00AF49BB">
              <w:rPr>
                <w:b/>
              </w:rPr>
              <w:t>Требования к автоматическому заполнению</w:t>
            </w:r>
            <w:r>
              <w:rPr>
                <w:b/>
              </w:rPr>
              <w:t>/приему</w:t>
            </w:r>
            <w:r w:rsidRPr="00AF49BB">
              <w:rPr>
                <w:b/>
              </w:rPr>
              <w:t xml:space="preserve"> блока </w:t>
            </w:r>
            <w:r w:rsidRPr="002E1706">
              <w:rPr>
                <w:b/>
              </w:rPr>
              <w:t>«Объекты закупки» (products)</w:t>
            </w:r>
            <w:r w:rsidRPr="00AF49BB">
              <w:rPr>
                <w:b/>
              </w:rPr>
              <w:t xml:space="preserve"> при приеме проекта первоначальной версии, </w:t>
            </w:r>
            <w:r w:rsidRPr="0022102E">
              <w:rPr>
                <w:b/>
              </w:rPr>
              <w:t>сформированного на основании электронного контракта в структурированном виде:</w:t>
            </w:r>
          </w:p>
          <w:p w14:paraId="1E5487A4" w14:textId="260DAC4E" w:rsidR="00056C63" w:rsidRPr="0022102E" w:rsidRDefault="00056C63" w:rsidP="00056C63">
            <w:pPr>
              <w:pStyle w:val="ad"/>
              <w:numPr>
                <w:ilvl w:val="0"/>
                <w:numId w:val="210"/>
              </w:numPr>
            </w:pPr>
            <w:r w:rsidRPr="0022102E">
              <w:t>поле «Невозможно указать сведения о количестве товара, работы, услуги» (products/quantityUndefined) заполняется значением поля «Невозможно определить количество товара, объем подлежащих выполнению работ, оказанию услуг» (contractSubjectInfo/productsInfo/productsInfoElectronicContract/quantityUndefined) или «Невозможно определить количество (объем)» (contractSubjectInfo/productsInfo/drugProductsInfoElectronicContract/quantityUndefined) (в зависимости от того, какое из полей задано) структурированного контракта (cpElectronicContract);</w:t>
            </w:r>
          </w:p>
          <w:p w14:paraId="490E2DA8" w14:textId="12D14E81" w:rsidR="00056C63" w:rsidRPr="0022102E" w:rsidRDefault="00056C63" w:rsidP="00056C63">
            <w:pPr>
              <w:pStyle w:val="ad"/>
              <w:numPr>
                <w:ilvl w:val="0"/>
                <w:numId w:val="210"/>
              </w:numPr>
            </w:pPr>
            <w:r w:rsidRPr="0022102E">
              <w:t>в блоки «Предмет контракта (объект закупки), НЕ имеющий соподчиненные объекты закупки (недетализированный или дочерний)» (</w:t>
            </w:r>
            <w:r w:rsidRPr="0022102E">
              <w:rPr>
                <w:b/>
              </w:rPr>
              <w:t>products/product</w:t>
            </w:r>
            <w:r w:rsidRPr="0022102E">
              <w:t>) переносятся все объекты закупки из блоков «Объект закупки» (contractSubjectInfo/productsInfo/productsInfoElectronicContract/productInfo) РЭК:</w:t>
            </w:r>
          </w:p>
          <w:p w14:paraId="7597F158" w14:textId="79969964" w:rsidR="00056C63" w:rsidRPr="0022102E" w:rsidRDefault="00056C63" w:rsidP="00056C63">
            <w:pPr>
              <w:pStyle w:val="ad"/>
              <w:numPr>
                <w:ilvl w:val="1"/>
                <w:numId w:val="210"/>
              </w:numPr>
            </w:pPr>
            <w:r w:rsidRPr="0022102E">
              <w:t>поле «Уникальный идентификатор объекта закупки в ЕИС в извещении-основании» (products/product/purchaseObjectSid) заполняется значением поля «Уникальный идентификатор объекта закупки в ЕИС в извещении-основании» (contractSubjectInfo/productsInfo/productsInfoElectronicContract/productInfo/purchaseObjectSid) структурированного контракта (</w:t>
            </w:r>
            <w:r w:rsidRPr="0022102E">
              <w:rPr>
                <w:lang w:val="en-US"/>
              </w:rPr>
              <w:t>cpElectronicContract</w:t>
            </w:r>
            <w:r w:rsidRPr="0022102E">
              <w:t>);</w:t>
            </w:r>
          </w:p>
          <w:p w14:paraId="7C66C6A7" w14:textId="2187925B" w:rsidR="00056C63" w:rsidRPr="0022102E" w:rsidRDefault="00056C63" w:rsidP="00056C63">
            <w:pPr>
              <w:pStyle w:val="ad"/>
              <w:numPr>
                <w:ilvl w:val="1"/>
                <w:numId w:val="210"/>
              </w:numPr>
            </w:pPr>
            <w:r w:rsidRPr="0022102E">
              <w:t>поле «Внешний идентификатор объекта закупки в извещении-основании» (products/product/purchaseObjectExternalSid) заполняется значением поля «Внешний идентификатор объекта закупки в извещении-основании» (contractSubjectInfo/productsInfo/productsInfoElectronicContract/productInfo/purchaseObjectExternalSid) структурированного контракта (</w:t>
            </w:r>
            <w:r w:rsidRPr="0022102E">
              <w:rPr>
                <w:lang w:val="en-US"/>
              </w:rPr>
              <w:t>cpElectronicContract</w:t>
            </w:r>
            <w:r w:rsidRPr="0022102E">
              <w:t>);</w:t>
            </w:r>
          </w:p>
          <w:p w14:paraId="5248B2F1" w14:textId="1C453CF8" w:rsidR="00056C63" w:rsidRPr="0022102E" w:rsidRDefault="00056C63" w:rsidP="00056C63">
            <w:pPr>
              <w:pStyle w:val="ad"/>
              <w:numPr>
                <w:ilvl w:val="1"/>
                <w:numId w:val="210"/>
              </w:numPr>
            </w:pPr>
            <w:r w:rsidRPr="0022102E">
              <w:t>поле «Уникальный идентификатор объекта закупки в ЕИС в электронном контракте» (products/product/electronicContractObjectSid) заполняется значением поля «Уникальный идентификатор объекта закупки» (contractSubjectInfo/productsInfo/productsInfoElectronicContract/productInfo/sid) структурированного контракта (</w:t>
            </w:r>
            <w:r w:rsidRPr="0022102E">
              <w:rPr>
                <w:lang w:val="en-US"/>
              </w:rPr>
              <w:t>cpElectronicContract</w:t>
            </w:r>
            <w:r w:rsidRPr="0022102E">
              <w:t>)</w:t>
            </w:r>
            <w:r>
              <w:t xml:space="preserve">. Если в принимаемом документе заполнено поле </w:t>
            </w:r>
            <w:r w:rsidRPr="0022102E">
              <w:t>«Внешний идентификатор объекта закупки» (products/product/externalSid)</w:t>
            </w:r>
            <w:r>
              <w:t>, то принимается и сохраняется после прохождения контролей (</w:t>
            </w:r>
            <w:r w:rsidRPr="00303941">
              <w:t>РК_ИК_0495</w:t>
            </w:r>
            <w:r>
              <w:t xml:space="preserve">, </w:t>
            </w:r>
            <w:r w:rsidRPr="00A64DD7">
              <w:t>РК_ИК_</w:t>
            </w:r>
            <w:r>
              <w:t xml:space="preserve">0496, </w:t>
            </w:r>
            <w:r w:rsidRPr="00A64DD7">
              <w:t>РК_ИК_</w:t>
            </w:r>
            <w:r>
              <w:t>0497)</w:t>
            </w:r>
            <w:r w:rsidRPr="0022102E">
              <w:t>;</w:t>
            </w:r>
          </w:p>
          <w:p w14:paraId="77AD9BB6" w14:textId="1C3B69E8" w:rsidR="00056C63" w:rsidRPr="0022102E" w:rsidRDefault="00056C63" w:rsidP="00056C63">
            <w:pPr>
              <w:pStyle w:val="ad"/>
              <w:numPr>
                <w:ilvl w:val="1"/>
                <w:numId w:val="210"/>
              </w:numPr>
            </w:pPr>
            <w:r w:rsidRPr="0022102E">
              <w:t>поле «Внешний идентификатор объекта закупки в электронном контракте» (products/product/electronicContractExternalSid) заполняется значением поля «Внешний идентификатор объекта закупки» (contractSubjectInfo/productsInfo/productsInfoElectronicContract/productInfo/externalSid) структурированного контракта (</w:t>
            </w:r>
            <w:r w:rsidRPr="0022102E">
              <w:rPr>
                <w:lang w:val="en-US"/>
              </w:rPr>
              <w:t>cpElectronicContract</w:t>
            </w:r>
            <w:r w:rsidRPr="0022102E">
              <w:t>)</w:t>
            </w:r>
            <w:r>
              <w:t xml:space="preserve">. Если в принимаемом документе заполнено поле </w:t>
            </w:r>
            <w:r w:rsidRPr="0022102E">
              <w:t xml:space="preserve">«Внешний идентификатор объекта закупки» </w:t>
            </w:r>
            <w:r w:rsidRPr="0022102E">
              <w:lastRenderedPageBreak/>
              <w:t>(products/product/externalSid)</w:t>
            </w:r>
            <w:r>
              <w:t>, то принимается и сохраняется после прохождения контролей (</w:t>
            </w:r>
            <w:r w:rsidRPr="00303941">
              <w:t>РК_ИК_0495</w:t>
            </w:r>
            <w:r>
              <w:t xml:space="preserve">, </w:t>
            </w:r>
            <w:r w:rsidRPr="00A64DD7">
              <w:t>РК_ИК_</w:t>
            </w:r>
            <w:r>
              <w:t xml:space="preserve">0496, </w:t>
            </w:r>
            <w:r w:rsidRPr="00A64DD7">
              <w:t>РК_ИК_</w:t>
            </w:r>
            <w:r>
              <w:t>0497)</w:t>
            </w:r>
            <w:r w:rsidRPr="0022102E">
              <w:t>;</w:t>
            </w:r>
          </w:p>
          <w:p w14:paraId="3F1646C3" w14:textId="56C13D2D" w:rsidR="00056C63" w:rsidRPr="0022102E" w:rsidRDefault="00056C63" w:rsidP="00056C63">
            <w:pPr>
              <w:pStyle w:val="ad"/>
              <w:numPr>
                <w:ilvl w:val="1"/>
                <w:numId w:val="210"/>
              </w:numPr>
            </w:pPr>
            <w:r w:rsidRPr="0022102E">
              <w:t>поле «Уникальный идентификатор в ЕИС» (products/product/sid) заполняется уникальным идентификатором объекта закупки, присвоенным в РК;</w:t>
            </w:r>
          </w:p>
          <w:p w14:paraId="6CEE7F09" w14:textId="1CFFB7C6" w:rsidR="00056C63" w:rsidRPr="0022102E" w:rsidRDefault="00056C63" w:rsidP="00056C63">
            <w:pPr>
              <w:pStyle w:val="ad"/>
              <w:numPr>
                <w:ilvl w:val="1"/>
                <w:numId w:val="210"/>
              </w:numPr>
            </w:pPr>
            <w:r w:rsidRPr="0022102E">
              <w:t xml:space="preserve">поле «Внешний идентификатор объекта закупки» (products/product/externalSid) </w:t>
            </w:r>
            <w:r>
              <w:t>заполняется из поля «Внешний идентификатор объекта закупки» (</w:t>
            </w:r>
            <w:r w:rsidRPr="00CF2048">
              <w:t>contractSubjectInfo/productsInfo/productsInfoElectronicContract/productInfo/externalSid</w:t>
            </w:r>
            <w:r>
              <w:t xml:space="preserve"> или </w:t>
            </w:r>
            <w:r w:rsidRPr="009844FE">
              <w:t xml:space="preserve"> contractSubjectInfo/productsInfo/drugProductsInfoElectronicContract/drugProductInfo/externalSid</w:t>
            </w:r>
            <w:r>
              <w:t>)</w:t>
            </w:r>
            <w:r w:rsidRPr="0022102E">
              <w:t xml:space="preserve"> структурированного контракта (</w:t>
            </w:r>
            <w:r w:rsidRPr="0022102E">
              <w:rPr>
                <w:lang w:val="en-US"/>
              </w:rPr>
              <w:t>cpElectronicContract</w:t>
            </w:r>
            <w:r w:rsidRPr="0022102E">
              <w:t>)</w:t>
            </w:r>
            <w:r w:rsidRPr="00085DB5">
              <w:t>, если в пакете указан признак «Заполнение внешних идентификаторов (externalSid) данными из структурированного электронного контракта» (isElectronicContractExternalSid), иначе</w:t>
            </w:r>
            <w:r>
              <w:t>, если поле заполнено, то принимается и сохраняется, иначе</w:t>
            </w:r>
            <w:r w:rsidRPr="00085DB5">
              <w:t xml:space="preserve"> не заполняется</w:t>
            </w:r>
            <w:r w:rsidRPr="0022102E">
              <w:t>;</w:t>
            </w:r>
          </w:p>
          <w:p w14:paraId="2196859C" w14:textId="7F27A011" w:rsidR="00056C63" w:rsidRPr="0022102E" w:rsidRDefault="00056C63" w:rsidP="00056C63">
            <w:pPr>
              <w:pStyle w:val="ad"/>
              <w:numPr>
                <w:ilvl w:val="1"/>
                <w:numId w:val="210"/>
              </w:numPr>
            </w:pPr>
            <w:r w:rsidRPr="0022102E">
              <w:t xml:space="preserve">поле «GUID объекта закупки» (products/product/guid) заполняется уникальным </w:t>
            </w:r>
            <w:r w:rsidRPr="0022102E">
              <w:rPr>
                <w:lang w:val="en-US"/>
              </w:rPr>
              <w:t>UUID</w:t>
            </w:r>
            <w:r w:rsidRPr="0022102E">
              <w:t xml:space="preserve"> объекта закупки, присвоенным в РК;</w:t>
            </w:r>
          </w:p>
          <w:p w14:paraId="10B3A39C" w14:textId="24A98505" w:rsidR="00056C63" w:rsidRPr="0022102E" w:rsidRDefault="00056C63" w:rsidP="00056C63">
            <w:pPr>
              <w:pStyle w:val="ad"/>
              <w:numPr>
                <w:ilvl w:val="1"/>
                <w:numId w:val="210"/>
              </w:numPr>
            </w:pPr>
            <w:r w:rsidRPr="0022102E">
              <w:t>поле «Порядковый номер предмета контракта (объекта закупки)» (products/product/indexNum) заполняется присвоенным порядковым номером объекта закупки;</w:t>
            </w:r>
          </w:p>
          <w:p w14:paraId="20142A47" w14:textId="2ACAA615" w:rsidR="00056C63" w:rsidRPr="0022102E" w:rsidRDefault="00056C63" w:rsidP="00056C63">
            <w:pPr>
              <w:pStyle w:val="ad"/>
              <w:numPr>
                <w:ilvl w:val="1"/>
                <w:numId w:val="210"/>
              </w:numPr>
            </w:pPr>
            <w:r w:rsidRPr="0022102E">
              <w:t>поле «Классификация по ОКПД» (products/product/OKPD) не заполняется;</w:t>
            </w:r>
          </w:p>
          <w:p w14:paraId="35081B87" w14:textId="1011B832" w:rsidR="00056C63" w:rsidRPr="0022102E" w:rsidRDefault="00056C63" w:rsidP="00056C63">
            <w:pPr>
              <w:pStyle w:val="ad"/>
              <w:numPr>
                <w:ilvl w:val="1"/>
                <w:numId w:val="210"/>
              </w:numPr>
            </w:pPr>
            <w:r w:rsidRPr="0022102E">
              <w:t>блок «Классификация по ОКПД2» (products/product/OKPD2) заполняется значением блока «Классификация по ОКПД2» (contractSubjectInfo/productsInfo/productsInfoElectronicContract/productInfo/OKPD2Info) структурированного контракта (</w:t>
            </w:r>
            <w:r w:rsidRPr="0022102E">
              <w:rPr>
                <w:lang w:val="en-US"/>
              </w:rPr>
              <w:t>cpElectronicContract</w:t>
            </w:r>
            <w:r w:rsidRPr="0022102E">
              <w:t>), ЕСЛИ не задан блок «Классификация по КТРУ» (contractSubjectInfo/productsInfo/productsInfoElectronicContract/productInfo/KTRUInfo);</w:t>
            </w:r>
          </w:p>
          <w:p w14:paraId="0BF005B8" w14:textId="197D44A8" w:rsidR="00056C63" w:rsidRPr="0022102E" w:rsidRDefault="00056C63" w:rsidP="00056C63">
            <w:pPr>
              <w:pStyle w:val="ad"/>
              <w:numPr>
                <w:ilvl w:val="1"/>
                <w:numId w:val="210"/>
              </w:numPr>
            </w:pPr>
            <w:r w:rsidRPr="0022102E">
              <w:t>блок «Классификация по КТРУ» (products/product/KTRU) заполняется значением блока «Классификация по КТРУ» (contractSubjectInfo/productsInfo/productsInfoElectronicContract/productInfo/KTRUInfo) и блока «Классификация по ОКПД2» (contractSubjectInfo/productsInfo/productsInfoElectronicContract/productInfo/OKPD2Info) структурированного контракта (</w:t>
            </w:r>
            <w:r w:rsidRPr="0022102E">
              <w:rPr>
                <w:lang w:val="en-US"/>
              </w:rPr>
              <w:t>cpElectronicContract</w:t>
            </w:r>
            <w:r w:rsidRPr="0022102E">
              <w:t>). Если в РЭК блок «Классификация по КТРУ» (contractSubjectInfo/productsInfo/productsInfoElectronicContract/productInfo/KTRUInfo) не задан, то данный блок не заполняется;</w:t>
            </w:r>
          </w:p>
          <w:p w14:paraId="3CE59819" w14:textId="77777777" w:rsidR="00056C63" w:rsidRDefault="00056C63" w:rsidP="00056C63">
            <w:pPr>
              <w:pStyle w:val="ad"/>
              <w:numPr>
                <w:ilvl w:val="1"/>
                <w:numId w:val="210"/>
              </w:numPr>
            </w:pPr>
            <w:r w:rsidRPr="0022102E">
              <w:t xml:space="preserve">поле «Наименование объекта закупки в соответствии с контрактом» (products/product/name) заполняется </w:t>
            </w:r>
            <w:r>
              <w:t>в соответствии со следующим форматов:</w:t>
            </w:r>
          </w:p>
          <w:p w14:paraId="6A7F1367" w14:textId="5845ADA1" w:rsidR="00056C63" w:rsidRDefault="00056C63" w:rsidP="00056C63">
            <w:pPr>
              <w:pStyle w:val="ad"/>
              <w:ind w:left="1440"/>
              <w:rPr>
                <w:lang w:val="en-US"/>
              </w:rPr>
            </w:pPr>
            <w:r w:rsidRPr="007E21C2">
              <w:t>&lt;</w:t>
            </w:r>
            <w:r w:rsidRPr="0022102E">
              <w:t>значение поля «Наименование объекта закупки» (contractSubjectInfo/productsInfo/productsInfoElectronicContract/productInfo/name) структурированного контракта (</w:t>
            </w:r>
            <w:r w:rsidRPr="0022102E">
              <w:rPr>
                <w:lang w:val="en-US"/>
              </w:rPr>
              <w:t>cpElectronicContract</w:t>
            </w:r>
            <w:r w:rsidRPr="0022102E">
              <w:t>)</w:t>
            </w:r>
            <w:r w:rsidRPr="007E21C2">
              <w:t xml:space="preserve">&gt;. </w:t>
            </w:r>
            <w:r>
              <w:rPr>
                <w:lang w:val="en-US"/>
              </w:rPr>
              <w:t>&lt;</w:t>
            </w:r>
            <w:r>
              <w:t>значение</w:t>
            </w:r>
            <w:r w:rsidRPr="007E21C2">
              <w:rPr>
                <w:lang w:val="en-US"/>
              </w:rPr>
              <w:t xml:space="preserve"> </w:t>
            </w:r>
            <w:r>
              <w:t>поля</w:t>
            </w:r>
            <w:r w:rsidRPr="007E21C2">
              <w:rPr>
                <w:lang w:val="en-US"/>
              </w:rPr>
              <w:t xml:space="preserve"> «</w:t>
            </w:r>
            <w:r w:rsidRPr="007E21C2">
              <w:t>Товарный</w:t>
            </w:r>
            <w:r w:rsidRPr="007E21C2">
              <w:rPr>
                <w:lang w:val="en-US"/>
              </w:rPr>
              <w:t xml:space="preserve"> </w:t>
            </w:r>
            <w:r w:rsidRPr="007E21C2">
              <w:t>знак</w:t>
            </w:r>
            <w:r w:rsidRPr="007E21C2">
              <w:rPr>
                <w:lang w:val="en-US"/>
              </w:rPr>
              <w:t>» (contractSubjectInfo/productsInfo/productsInfoElectronicContract/productInfo/trademarkInfo/trademark)</w:t>
            </w:r>
            <w:r>
              <w:rPr>
                <w:lang w:val="en-US"/>
              </w:rPr>
              <w:t>&gt;</w:t>
            </w:r>
          </w:p>
          <w:p w14:paraId="39AB4F82" w14:textId="0422CBC3" w:rsidR="00056C63" w:rsidRPr="007E21C2" w:rsidRDefault="00056C63" w:rsidP="00056C63">
            <w:pPr>
              <w:pStyle w:val="ad"/>
              <w:ind w:left="1440"/>
            </w:pPr>
            <w:r>
              <w:t xml:space="preserve">При этом, если </w:t>
            </w:r>
            <w:r w:rsidRPr="004366FC">
              <w:t>конкатенированное значение превышает 2000</w:t>
            </w:r>
            <w:r>
              <w:t xml:space="preserve"> символов</w:t>
            </w:r>
            <w:r w:rsidRPr="004366FC">
              <w:t xml:space="preserve">, то оно должно автоматически обрезаться до </w:t>
            </w:r>
            <w:r>
              <w:t xml:space="preserve">1997 </w:t>
            </w:r>
            <w:r w:rsidRPr="004366FC">
              <w:t>знак</w:t>
            </w:r>
            <w:r>
              <w:t>ов</w:t>
            </w:r>
            <w:r w:rsidRPr="004366FC">
              <w:t xml:space="preserve">, и в конце </w:t>
            </w:r>
            <w:r>
              <w:t xml:space="preserve">должно </w:t>
            </w:r>
            <w:r w:rsidRPr="004366FC">
              <w:t>ставит</w:t>
            </w:r>
            <w:r>
              <w:t>ь</w:t>
            </w:r>
            <w:r w:rsidRPr="004366FC">
              <w:t>ся многоточие.</w:t>
            </w:r>
          </w:p>
          <w:p w14:paraId="71D7C343" w14:textId="5254E987" w:rsidR="00056C63" w:rsidRPr="00AF11AC" w:rsidRDefault="00056C63" w:rsidP="00056C63">
            <w:pPr>
              <w:pStyle w:val="ad"/>
              <w:numPr>
                <w:ilvl w:val="1"/>
                <w:numId w:val="210"/>
              </w:numPr>
            </w:pPr>
            <w:r w:rsidRPr="0022102E">
              <w:t>поле</w:t>
            </w:r>
            <w:r w:rsidRPr="00AF11AC">
              <w:t xml:space="preserve"> «</w:t>
            </w:r>
            <w:r w:rsidRPr="0022102E">
              <w:t>Тип</w:t>
            </w:r>
            <w:r w:rsidRPr="00AF11AC">
              <w:t xml:space="preserve"> </w:t>
            </w:r>
            <w:r w:rsidRPr="0022102E">
              <w:t>объекта</w:t>
            </w:r>
            <w:r w:rsidRPr="00AF11AC">
              <w:t xml:space="preserve"> </w:t>
            </w:r>
            <w:r w:rsidRPr="0022102E">
              <w:t>закупки</w:t>
            </w:r>
            <w:r w:rsidRPr="00AF11AC">
              <w:t xml:space="preserve"> </w:t>
            </w:r>
            <w:r w:rsidRPr="0022102E">
              <w:t>в</w:t>
            </w:r>
            <w:r w:rsidRPr="00AF11AC">
              <w:t xml:space="preserve"> </w:t>
            </w:r>
            <w:r w:rsidRPr="0022102E">
              <w:t>иерархии</w:t>
            </w:r>
            <w:r w:rsidRPr="00AF11AC">
              <w:t>» (</w:t>
            </w:r>
            <w:r w:rsidRPr="007E21C2">
              <w:rPr>
                <w:lang w:val="en-US"/>
              </w:rPr>
              <w:t>products</w:t>
            </w:r>
            <w:r w:rsidRPr="00AF11AC">
              <w:t>/</w:t>
            </w:r>
            <w:r w:rsidRPr="007E21C2">
              <w:rPr>
                <w:lang w:val="en-US"/>
              </w:rPr>
              <w:t>product</w:t>
            </w:r>
            <w:r w:rsidRPr="00AF11AC">
              <w:t>/</w:t>
            </w:r>
            <w:r w:rsidRPr="007E21C2">
              <w:rPr>
                <w:lang w:val="en-US"/>
              </w:rPr>
              <w:t>hierarchyType</w:t>
            </w:r>
            <w:r w:rsidRPr="00AF11AC">
              <w:t xml:space="preserve">) </w:t>
            </w:r>
            <w:r w:rsidRPr="0022102E">
              <w:t>заполняется</w:t>
            </w:r>
            <w:r w:rsidRPr="00AF11AC">
              <w:t xml:space="preserve"> </w:t>
            </w:r>
            <w:r w:rsidRPr="0022102E">
              <w:t>значением</w:t>
            </w:r>
            <w:r w:rsidRPr="00AF11AC">
              <w:t xml:space="preserve"> </w:t>
            </w:r>
            <w:r w:rsidRPr="0022102E">
              <w:t>поля</w:t>
            </w:r>
            <w:r w:rsidRPr="00AF11AC">
              <w:t xml:space="preserve"> «</w:t>
            </w:r>
            <w:r w:rsidRPr="0022102E">
              <w:t>Тип</w:t>
            </w:r>
            <w:r w:rsidRPr="00AF11AC">
              <w:t xml:space="preserve"> </w:t>
            </w:r>
            <w:r w:rsidRPr="0022102E">
              <w:t>объекта</w:t>
            </w:r>
            <w:r w:rsidRPr="00AF11AC">
              <w:t xml:space="preserve"> </w:t>
            </w:r>
            <w:r w:rsidRPr="0022102E">
              <w:t>закупки</w:t>
            </w:r>
            <w:r w:rsidRPr="00AF11AC">
              <w:t xml:space="preserve"> </w:t>
            </w:r>
            <w:r w:rsidRPr="0022102E">
              <w:t>в</w:t>
            </w:r>
            <w:r w:rsidRPr="00AF11AC">
              <w:t xml:space="preserve"> </w:t>
            </w:r>
            <w:r w:rsidRPr="0022102E">
              <w:t>иерархии</w:t>
            </w:r>
            <w:r w:rsidRPr="00AF11AC">
              <w:t>» (</w:t>
            </w:r>
            <w:r w:rsidRPr="007E21C2">
              <w:rPr>
                <w:lang w:val="en-US"/>
              </w:rPr>
              <w:t>contractSubjectInfo</w:t>
            </w:r>
            <w:r w:rsidRPr="00AF11AC">
              <w:t>/</w:t>
            </w:r>
            <w:r w:rsidRPr="007E21C2">
              <w:rPr>
                <w:lang w:val="en-US"/>
              </w:rPr>
              <w:t>productsInfo</w:t>
            </w:r>
            <w:r w:rsidRPr="00AF11AC">
              <w:t>/</w:t>
            </w:r>
            <w:r w:rsidRPr="007E21C2">
              <w:rPr>
                <w:lang w:val="en-US"/>
              </w:rPr>
              <w:t>productsInfoElectronicContract</w:t>
            </w:r>
            <w:r w:rsidRPr="00AF11AC">
              <w:t>/</w:t>
            </w:r>
            <w:r w:rsidRPr="007E21C2">
              <w:rPr>
                <w:lang w:val="en-US"/>
              </w:rPr>
              <w:t>productInfo</w:t>
            </w:r>
            <w:r w:rsidRPr="00AF11AC">
              <w:t>/</w:t>
            </w:r>
            <w:r w:rsidRPr="007E21C2">
              <w:rPr>
                <w:lang w:val="en-US"/>
              </w:rPr>
              <w:t>hierarchyType</w:t>
            </w:r>
            <w:r w:rsidRPr="00AF11AC">
              <w:t xml:space="preserve">) </w:t>
            </w:r>
            <w:r w:rsidRPr="0022102E">
              <w:t>структурированного</w:t>
            </w:r>
            <w:r w:rsidRPr="00AF11AC">
              <w:t xml:space="preserve"> </w:t>
            </w:r>
            <w:r w:rsidRPr="0022102E">
              <w:t>контракта</w:t>
            </w:r>
            <w:r w:rsidRPr="00AF11AC">
              <w:t xml:space="preserve"> (</w:t>
            </w:r>
            <w:r w:rsidRPr="0022102E">
              <w:rPr>
                <w:lang w:val="en-US"/>
              </w:rPr>
              <w:t>cpElectronicContract</w:t>
            </w:r>
            <w:r w:rsidRPr="00AF11AC">
              <w:t>);</w:t>
            </w:r>
          </w:p>
          <w:p w14:paraId="5D758351" w14:textId="1E8FB4CA" w:rsidR="00056C63" w:rsidRPr="0022102E" w:rsidRDefault="00056C63" w:rsidP="00056C63">
            <w:pPr>
              <w:pStyle w:val="ad"/>
              <w:numPr>
                <w:ilvl w:val="1"/>
                <w:numId w:val="210"/>
              </w:numPr>
            </w:pPr>
            <w:r w:rsidRPr="0022102E">
              <w:t xml:space="preserve">поле «Тип объекта закупки» (products/product/type) заполняется значением поля «Тип объекта закупки» </w:t>
            </w:r>
            <w:r w:rsidRPr="0022102E">
              <w:lastRenderedPageBreak/>
              <w:t>(contractSubjectInfo/productsInfo/productsInfoElectronicContract/productInfo/type) структурированного контракта (</w:t>
            </w:r>
            <w:r w:rsidRPr="0022102E">
              <w:rPr>
                <w:lang w:val="en-US"/>
              </w:rPr>
              <w:t>cpElectronicContract</w:t>
            </w:r>
            <w:r w:rsidRPr="0022102E">
              <w:t>);</w:t>
            </w:r>
          </w:p>
          <w:p w14:paraId="63824A47" w14:textId="0A176D92" w:rsidR="00056C63" w:rsidRPr="0022102E" w:rsidRDefault="00056C63" w:rsidP="00056C63">
            <w:pPr>
              <w:pStyle w:val="ad"/>
              <w:numPr>
                <w:ilvl w:val="1"/>
                <w:numId w:val="210"/>
              </w:numPr>
            </w:pPr>
            <w:r w:rsidRPr="0022102E">
              <w:t>поле «Единица измерения» (products/product/OKEI) заполняется значением поля «Единица измерения» (contractSubjectInfo/productsInfo/productsInfoElectronicContract/productInfo/OKEIInfo) структурированного контракта (</w:t>
            </w:r>
            <w:r w:rsidRPr="0022102E">
              <w:rPr>
                <w:lang w:val="en-US"/>
              </w:rPr>
              <w:t>cpElectronicContract</w:t>
            </w:r>
            <w:r w:rsidRPr="0022102E">
              <w:t>);</w:t>
            </w:r>
          </w:p>
          <w:p w14:paraId="29E18355" w14:textId="7FB29C37" w:rsidR="00056C63" w:rsidRPr="0022102E" w:rsidRDefault="00056C63" w:rsidP="00056C63">
            <w:pPr>
              <w:pStyle w:val="ad"/>
              <w:numPr>
                <w:ilvl w:val="1"/>
                <w:numId w:val="210"/>
              </w:numPr>
            </w:pPr>
            <w:r w:rsidRPr="0022102E">
              <w:t>поле «Причины выбора единицы измерения, отличающейся от указанной в КТРУ» (products/product/KTRUNotUsingReason) не заполняется;</w:t>
            </w:r>
          </w:p>
          <w:p w14:paraId="6FEEBEAD" w14:textId="3FD338C1" w:rsidR="00056C63" w:rsidRPr="0022102E" w:rsidRDefault="00056C63" w:rsidP="00056C63">
            <w:pPr>
              <w:pStyle w:val="ad"/>
              <w:numPr>
                <w:ilvl w:val="1"/>
                <w:numId w:val="210"/>
              </w:numPr>
            </w:pPr>
            <w:r w:rsidRPr="0022102E">
              <w:t>поле «Цена за единицу в валюте контракта» (products/product/price) заполняется значением поля «Цена за единицу» (contractSubjectInfo/productsInfo/productsInfoElectronicContract/productInfo/price) структурированного контракта (</w:t>
            </w:r>
            <w:r w:rsidRPr="0022102E">
              <w:rPr>
                <w:lang w:val="en-US"/>
              </w:rPr>
              <w:t>cpElectronicContract</w:t>
            </w:r>
            <w:r w:rsidRPr="0022102E">
              <w:t>);</w:t>
            </w:r>
          </w:p>
          <w:p w14:paraId="61681D10" w14:textId="17B0645C" w:rsidR="00056C63" w:rsidRPr="0022102E" w:rsidRDefault="00056C63" w:rsidP="00056C63">
            <w:pPr>
              <w:pStyle w:val="ad"/>
              <w:numPr>
                <w:ilvl w:val="1"/>
                <w:numId w:val="210"/>
              </w:numPr>
            </w:pPr>
            <w:r w:rsidRPr="0022102E">
              <w:t>поле «Цена за единицу в рублевом эквиваленте» (products/product/priceRUR) заполняется, если валюта контракта отлична от российских рублей;</w:t>
            </w:r>
          </w:p>
          <w:p w14:paraId="6FBCCF28" w14:textId="05424C8F" w:rsidR="00056C63" w:rsidRPr="0022102E" w:rsidRDefault="00056C63" w:rsidP="00056C63">
            <w:pPr>
              <w:pStyle w:val="ad"/>
              <w:numPr>
                <w:ilvl w:val="1"/>
                <w:numId w:val="210"/>
              </w:numPr>
            </w:pPr>
            <w:r w:rsidRPr="0022102E">
              <w:t>поле «Цена за единицу без НДС в валюте контракта» (products/product/whitoutVATPrice) не заполняется;</w:t>
            </w:r>
          </w:p>
          <w:p w14:paraId="5D2A1AE3" w14:textId="09E6CF4D" w:rsidR="00056C63" w:rsidRPr="0022102E" w:rsidRDefault="00056C63" w:rsidP="00056C63">
            <w:pPr>
              <w:pStyle w:val="ad"/>
              <w:numPr>
                <w:ilvl w:val="1"/>
                <w:numId w:val="210"/>
              </w:numPr>
            </w:pPr>
            <w:r w:rsidRPr="0022102E">
              <w:t>поле «Цена за единицу без НДС в рублевом эквиваленте» (products/product/whitoutVATPriceRUR) не заполняется;</w:t>
            </w:r>
          </w:p>
          <w:p w14:paraId="67FC2405" w14:textId="01FBC91E" w:rsidR="00056C63" w:rsidRPr="0022102E" w:rsidRDefault="00056C63" w:rsidP="00056C63">
            <w:pPr>
              <w:pStyle w:val="ad"/>
              <w:numPr>
                <w:ilvl w:val="1"/>
                <w:numId w:val="210"/>
              </w:numPr>
            </w:pPr>
            <w:r w:rsidRPr="0022102E">
              <w:t>поле «Способ указания объема выполнения работы, оказания услуги» (products/product/volumeSpecifyingMethod) заполняется значением поля «Способ указания объема выполнения работы, оказания услуги» (contractSubjectInfo/productsInfo/productsInfoElectronicContract/productInfo/indicationSubjects) структурированного контракта (</w:t>
            </w:r>
            <w:r w:rsidRPr="0022102E">
              <w:rPr>
                <w:lang w:val="en-US"/>
              </w:rPr>
              <w:t>cpElectronicContract</w:t>
            </w:r>
            <w:r w:rsidRPr="0022102E">
              <w:t xml:space="preserve">) – значение </w:t>
            </w:r>
            <w:r w:rsidRPr="0022102E">
              <w:rPr>
                <w:lang w:val="en-US"/>
              </w:rPr>
              <w:t>Q</w:t>
            </w:r>
            <w:r w:rsidRPr="0022102E">
              <w:t xml:space="preserve"> – маппится в значение </w:t>
            </w:r>
            <w:r w:rsidRPr="0022102E">
              <w:rPr>
                <w:lang w:val="en-US"/>
              </w:rPr>
              <w:t>QF</w:t>
            </w:r>
            <w:r w:rsidRPr="0022102E">
              <w:t xml:space="preserve">, значение </w:t>
            </w:r>
            <w:r w:rsidRPr="0022102E">
              <w:rPr>
                <w:lang w:val="en-US"/>
              </w:rPr>
              <w:t>NQ</w:t>
            </w:r>
            <w:r w:rsidRPr="0022102E">
              <w:t xml:space="preserve"> – маппится в значение </w:t>
            </w:r>
            <w:r w:rsidRPr="0022102E">
              <w:rPr>
                <w:lang w:val="en-US"/>
              </w:rPr>
              <w:t>VTF</w:t>
            </w:r>
            <w:r w:rsidRPr="0022102E">
              <w:t>;</w:t>
            </w:r>
          </w:p>
          <w:p w14:paraId="7D12DA19" w14:textId="335F3D98" w:rsidR="00056C63" w:rsidRPr="0022102E" w:rsidRDefault="00056C63" w:rsidP="00056C63">
            <w:pPr>
              <w:pStyle w:val="ad"/>
              <w:numPr>
                <w:ilvl w:val="1"/>
                <w:numId w:val="210"/>
              </w:numPr>
            </w:pPr>
            <w:r w:rsidRPr="0022102E">
              <w:t>поле «Количество поставляемого товара, объёма выполняемых работ, оказываемых услуг» (products/product/quantity) заполняется значением поля «Количество поставляемого товара, объёма выполняемых работ, оказываемых услуг» (contractSubjectInfo/productsInfo/productsInfoElectronicContract/productInfo/quantity) структурированного контракта (</w:t>
            </w:r>
            <w:r w:rsidRPr="0022102E">
              <w:rPr>
                <w:lang w:val="en-US"/>
              </w:rPr>
              <w:t>cpElectronicContract</w:t>
            </w:r>
            <w:r w:rsidRPr="0022102E">
              <w:t>);</w:t>
            </w:r>
          </w:p>
          <w:p w14:paraId="197E15C5" w14:textId="67CAC4D0" w:rsidR="00056C63" w:rsidRPr="0022102E" w:rsidRDefault="00056C63" w:rsidP="00056C63">
            <w:pPr>
              <w:pStyle w:val="ad"/>
              <w:numPr>
                <w:ilvl w:val="1"/>
                <w:numId w:val="210"/>
              </w:numPr>
            </w:pPr>
            <w:r w:rsidRPr="0022102E">
              <w:t>поле «Объем работы, услуги (указание объема в текстовом виде)» (products/product/volumeTextForm) заполняется значением поля «Объем работы, услуги (указание объема в текстовом виде)» (contractSubjectInfo/productsInfo/productsInfoElectronicContract/productInfo/volumeTextForm) структурированного контракта (</w:t>
            </w:r>
            <w:r w:rsidRPr="0022102E">
              <w:rPr>
                <w:lang w:val="en-US"/>
              </w:rPr>
              <w:t>cpElectronicContract</w:t>
            </w:r>
            <w:r w:rsidRPr="0022102E">
              <w:t>);</w:t>
            </w:r>
          </w:p>
          <w:p w14:paraId="6B03F16C" w14:textId="68ED532D" w:rsidR="00056C63" w:rsidRPr="0022102E" w:rsidRDefault="00056C63" w:rsidP="00056C63">
            <w:pPr>
              <w:pStyle w:val="ad"/>
              <w:numPr>
                <w:ilvl w:val="1"/>
                <w:numId w:val="210"/>
              </w:numPr>
            </w:pPr>
            <w:r w:rsidRPr="0022102E">
              <w:t>поле «Стоимость поставляемого товара, выполняемых работ, оказываемых услуг в валюте контракта» (products/product/sum) заполняется значением поля «Сумма» (contractSubjectInfo/productsInfo/productsInfoElectronicContract/productInfo/sum) структурированного контракта (</w:t>
            </w:r>
            <w:r w:rsidRPr="0022102E">
              <w:rPr>
                <w:lang w:val="en-US"/>
              </w:rPr>
              <w:t>cpElectronicContract</w:t>
            </w:r>
            <w:r w:rsidRPr="0022102E">
              <w:t>);</w:t>
            </w:r>
          </w:p>
          <w:p w14:paraId="46152A99" w14:textId="1C914616" w:rsidR="00056C63" w:rsidRPr="0022102E" w:rsidRDefault="00056C63" w:rsidP="00056C63">
            <w:pPr>
              <w:pStyle w:val="ad"/>
              <w:numPr>
                <w:ilvl w:val="1"/>
                <w:numId w:val="210"/>
              </w:numPr>
            </w:pPr>
            <w:r w:rsidRPr="0022102E">
              <w:t>поле «Стоимость поставляемого товара» (products/product/sumRUR) заполняется, если валюта контракта отлична от российских рублей;</w:t>
            </w:r>
          </w:p>
          <w:p w14:paraId="4FB40A2A" w14:textId="3E9C71AD" w:rsidR="00056C63" w:rsidRPr="0022102E" w:rsidRDefault="00056C63" w:rsidP="00056C63">
            <w:pPr>
              <w:pStyle w:val="ad"/>
              <w:numPr>
                <w:ilvl w:val="1"/>
                <w:numId w:val="210"/>
              </w:numPr>
            </w:pPr>
            <w:r w:rsidRPr="0022102E">
              <w:t>поле «Сумма без НДС в валюте контракта» (products/product/withoutVATSum) не заполняется;</w:t>
            </w:r>
          </w:p>
          <w:p w14:paraId="5988EB12" w14:textId="31A289FE" w:rsidR="00056C63" w:rsidRDefault="00056C63" w:rsidP="00056C63">
            <w:pPr>
              <w:pStyle w:val="ad"/>
              <w:numPr>
                <w:ilvl w:val="1"/>
                <w:numId w:val="210"/>
              </w:numPr>
            </w:pPr>
            <w:r w:rsidRPr="0022102E">
              <w:t>поле «Сумма без НДС в рублевом эквиваленте» (products/product/withoutVATSumRUR) не заполняется;</w:t>
            </w:r>
          </w:p>
          <w:p w14:paraId="4394B196" w14:textId="77777777" w:rsidR="00056C63" w:rsidRPr="0022102E" w:rsidRDefault="00056C63" w:rsidP="00056C63">
            <w:pPr>
              <w:pStyle w:val="ad"/>
              <w:numPr>
                <w:ilvl w:val="1"/>
                <w:numId w:val="210"/>
              </w:numPr>
            </w:pPr>
          </w:p>
          <w:p w14:paraId="175A2A1A" w14:textId="54A39899" w:rsidR="00056C63" w:rsidRPr="00F46056" w:rsidRDefault="00056C63" w:rsidP="00056C63">
            <w:pPr>
              <w:pStyle w:val="ad"/>
              <w:numPr>
                <w:ilvl w:val="1"/>
                <w:numId w:val="210"/>
              </w:numPr>
            </w:pPr>
            <w:r w:rsidRPr="00F46056">
              <w:t>блок «Ставка НДС» (</w:t>
            </w:r>
            <w:bookmarkStart w:id="79" w:name="products_product_VATRateInfo"/>
            <w:r w:rsidRPr="00F46056">
              <w:t>products/product/VATRateInfo</w:t>
            </w:r>
            <w:bookmarkEnd w:id="79"/>
            <w:r w:rsidRPr="00F46056">
              <w:t>) заполняется значением блока «Ставка НДС» (contractSubjectInfo/productsInfo/productsInfoElectronicContract/productInfo/ VATRateInfo) структурированного контракта (</w:t>
            </w:r>
            <w:r w:rsidRPr="00F46056">
              <w:rPr>
                <w:lang w:val="en-US"/>
              </w:rPr>
              <w:t>cpElectronicContract</w:t>
            </w:r>
            <w:r w:rsidRPr="00F46056">
              <w:t>);</w:t>
            </w:r>
          </w:p>
          <w:p w14:paraId="19911A0A" w14:textId="77777777" w:rsidR="00056C63" w:rsidRPr="0022102E" w:rsidRDefault="00056C63" w:rsidP="00056C63">
            <w:pPr>
              <w:pStyle w:val="ad"/>
              <w:numPr>
                <w:ilvl w:val="1"/>
                <w:numId w:val="210"/>
              </w:numPr>
            </w:pPr>
          </w:p>
          <w:p w14:paraId="1DCFDCD9" w14:textId="17E6D892" w:rsidR="00056C63" w:rsidRPr="0022102E" w:rsidRDefault="00056C63" w:rsidP="00056C63">
            <w:pPr>
              <w:pStyle w:val="ad"/>
              <w:numPr>
                <w:ilvl w:val="1"/>
                <w:numId w:val="210"/>
              </w:numPr>
            </w:pPr>
            <w:r w:rsidRPr="0022102E">
              <w:lastRenderedPageBreak/>
              <w:t>поле «Размер НДС в валюте контракта» (products/product/VATSum) не заполняется;</w:t>
            </w:r>
          </w:p>
          <w:p w14:paraId="733FEC50" w14:textId="0DDD12AD" w:rsidR="00056C63" w:rsidRPr="0022102E" w:rsidRDefault="00056C63" w:rsidP="00056C63">
            <w:pPr>
              <w:pStyle w:val="ad"/>
              <w:numPr>
                <w:ilvl w:val="1"/>
                <w:numId w:val="210"/>
              </w:numPr>
            </w:pPr>
            <w:r w:rsidRPr="0022102E">
              <w:t>поле «Размер НДС в рублевом эквиваленте» (products/product/VATSumRUR) не заполняется;</w:t>
            </w:r>
          </w:p>
          <w:p w14:paraId="2D24F31A" w14:textId="60EEF422" w:rsidR="00056C63" w:rsidRPr="0022102E" w:rsidRDefault="00056C63" w:rsidP="00056C63">
            <w:pPr>
              <w:pStyle w:val="ad"/>
              <w:numPr>
                <w:ilvl w:val="1"/>
                <w:numId w:val="210"/>
              </w:numPr>
            </w:pPr>
            <w:r w:rsidRPr="0022102E">
              <w:t>поле «Страна происхождения товара» (products/product/originCountry) заполняется значением поля «Страна происхождения товара» (contractSubjectInfo/productsInfo/productsInfoElectronicContract/productInfo/originCountryInfo) структурированного контракта (</w:t>
            </w:r>
            <w:r w:rsidRPr="0022102E">
              <w:rPr>
                <w:lang w:val="en-US"/>
              </w:rPr>
              <w:t>cpElectronicContract</w:t>
            </w:r>
            <w:r w:rsidRPr="0022102E">
              <w:t>);</w:t>
            </w:r>
          </w:p>
          <w:p w14:paraId="648BCF06" w14:textId="55647F65" w:rsidR="00056C63" w:rsidRPr="0022102E" w:rsidRDefault="00056C63" w:rsidP="00056C63">
            <w:pPr>
              <w:pStyle w:val="ad"/>
              <w:numPr>
                <w:ilvl w:val="1"/>
                <w:numId w:val="210"/>
              </w:numPr>
            </w:pPr>
            <w:r w:rsidRPr="0022102E">
              <w:t>поле «Объект закупки заменен на товар, работу, услугу, качество, технические и функциональные характеристики (потребительские свойства) которых улучшены в сравнении с указанными в контракте» (products/product/improvedProductReplacement) не заполняется;</w:t>
            </w:r>
          </w:p>
          <w:p w14:paraId="33C33036" w14:textId="6C1162FA" w:rsidR="00056C63" w:rsidRPr="0022102E" w:rsidRDefault="00056C63" w:rsidP="00056C63">
            <w:pPr>
              <w:pStyle w:val="ad"/>
              <w:numPr>
                <w:ilvl w:val="1"/>
                <w:numId w:val="210"/>
              </w:numPr>
            </w:pPr>
            <w:r w:rsidRPr="0022102E">
              <w:t>поле «Родительский объект закупки» (products/product/parentContractSubject) заполняется, если позиция является дочерней;</w:t>
            </w:r>
          </w:p>
          <w:p w14:paraId="61C32F2C" w14:textId="661E01DD" w:rsidR="00056C63" w:rsidRPr="0022102E" w:rsidRDefault="00056C63" w:rsidP="00056C63">
            <w:pPr>
              <w:pStyle w:val="ad"/>
              <w:numPr>
                <w:ilvl w:val="1"/>
                <w:numId w:val="210"/>
              </w:numPr>
            </w:pPr>
            <w:r w:rsidRPr="0022102E">
              <w:t>поле «Код по НКМИ» (products/product/medicalProductInfo/medicalProductCode) заполняется кодом НКМИ из структурированного контракта (</w:t>
            </w:r>
            <w:r w:rsidRPr="0022102E">
              <w:rPr>
                <w:lang w:val="en-US"/>
              </w:rPr>
              <w:t>cpElectronicContract</w:t>
            </w:r>
            <w:r w:rsidRPr="0022102E">
              <w:t>);</w:t>
            </w:r>
          </w:p>
          <w:p w14:paraId="3970538E" w14:textId="5E8CFE6C" w:rsidR="00056C63" w:rsidRPr="0022102E" w:rsidRDefault="00056C63" w:rsidP="00056C63">
            <w:pPr>
              <w:pStyle w:val="ad"/>
              <w:numPr>
                <w:ilvl w:val="1"/>
                <w:numId w:val="210"/>
              </w:numPr>
            </w:pPr>
            <w:r w:rsidRPr="0022102E">
              <w:t>поле «Наименование по НКМИ» (products/product/medicalProductInfo/medicalProductName) заполняется наименованием НКМИ из структурированного контракта (</w:t>
            </w:r>
            <w:r w:rsidRPr="0022102E">
              <w:rPr>
                <w:lang w:val="en-US"/>
              </w:rPr>
              <w:t>cpElectronicContract</w:t>
            </w:r>
            <w:r w:rsidRPr="0022102E">
              <w:t>);</w:t>
            </w:r>
          </w:p>
          <w:p w14:paraId="25C515D4" w14:textId="733A55EE" w:rsidR="00056C63" w:rsidRDefault="00056C63" w:rsidP="00056C63">
            <w:pPr>
              <w:pStyle w:val="ad"/>
              <w:numPr>
                <w:ilvl w:val="1"/>
                <w:numId w:val="210"/>
              </w:numPr>
            </w:pPr>
            <w:r w:rsidRPr="0022102E">
              <w:t>поле «Объектом закупки является медицинское изделие» (products/product/isMedicalProduct) заполняется значением поля «Объектом закупки является медицинское изделие» (contractSubjectInfo/productsInfo/productsInfoElectronicContract/productInfo/medicalProductInfo/isMedicalProductInfo) структурированного контракта (</w:t>
            </w:r>
            <w:r w:rsidRPr="0022102E">
              <w:rPr>
                <w:lang w:val="en-US"/>
              </w:rPr>
              <w:t>cpElectronicContract</w:t>
            </w:r>
            <w:r w:rsidRPr="0022102E">
              <w:t>);</w:t>
            </w:r>
          </w:p>
          <w:p w14:paraId="1F632967" w14:textId="45158921" w:rsidR="00056C63" w:rsidRDefault="00056C63" w:rsidP="00056C63">
            <w:pPr>
              <w:pStyle w:val="ad"/>
              <w:numPr>
                <w:ilvl w:val="1"/>
                <w:numId w:val="210"/>
              </w:numPr>
            </w:pPr>
            <w:r>
              <w:t>поле «</w:t>
            </w:r>
            <w:r w:rsidRPr="00EB4090">
              <w:t>Наименование медицинского изделия в соответствии с регистрационным удостоверением</w:t>
            </w:r>
            <w:r>
              <w:t>» (</w:t>
            </w:r>
            <w:r w:rsidRPr="00EB4090">
              <w:t>products/product/certificateNameMedicalProduct</w:t>
            </w:r>
            <w:r>
              <w:t>)</w:t>
            </w:r>
            <w:r w:rsidRPr="0022102E">
              <w:t xml:space="preserve"> заполняется значением поля «</w:t>
            </w:r>
            <w:r w:rsidRPr="00EB4090">
              <w:t>Наименование медицинского изделия в соответствии с регистрационным удостоверением</w:t>
            </w:r>
            <w:r w:rsidRPr="0022102E">
              <w:t>» (</w:t>
            </w:r>
            <w:r w:rsidRPr="00EB4090">
              <w:t>contractSubjectInfo/productsInfo/productsInfoElectronicContract/productInfo/medicalProductInfo/certificateNameMedicalProduct</w:t>
            </w:r>
            <w:r w:rsidRPr="0022102E">
              <w:t>) структурированного контракта (</w:t>
            </w:r>
            <w:r w:rsidRPr="0022102E">
              <w:rPr>
                <w:lang w:val="en-US"/>
              </w:rPr>
              <w:t>cpElectronicContract</w:t>
            </w:r>
            <w:r w:rsidRPr="0022102E">
              <w:t>);</w:t>
            </w:r>
          </w:p>
          <w:p w14:paraId="6A1A4B08" w14:textId="23880298" w:rsidR="00056C63" w:rsidRPr="0022102E" w:rsidRDefault="00056C63" w:rsidP="00056C63">
            <w:pPr>
              <w:pStyle w:val="ad"/>
              <w:numPr>
                <w:ilvl w:val="0"/>
                <w:numId w:val="210"/>
              </w:numPr>
            </w:pPr>
            <w:r w:rsidRPr="0022102E">
              <w:t>в блоки «Предмет контракта (объект закупки), НЕ имеющий соподчиненные объекты закупки (недетализированный или дочерний)» (</w:t>
            </w:r>
            <w:r w:rsidRPr="0022102E">
              <w:rPr>
                <w:b/>
              </w:rPr>
              <w:t>products/product</w:t>
            </w:r>
            <w:r w:rsidRPr="0022102E">
              <w:t>) переносятся все объекты закупки из блоков «Сведения об объектах закупки в том случае, когда объектами закупки являются лекарственные препараты» (contractSubjectInfo/productsInfo/drugProductsInfoElectronicContract/drugProductInfo) РЭК:</w:t>
            </w:r>
          </w:p>
          <w:p w14:paraId="0DBD68E5" w14:textId="2C9CE398" w:rsidR="00056C63" w:rsidRPr="0022102E" w:rsidRDefault="00056C63" w:rsidP="00056C63">
            <w:pPr>
              <w:pStyle w:val="ad"/>
              <w:numPr>
                <w:ilvl w:val="1"/>
                <w:numId w:val="210"/>
              </w:numPr>
            </w:pPr>
            <w:r w:rsidRPr="0022102E">
              <w:t>поле «Уникальный идентификатор объекта закупки в ЕИС в извещении-основании» (products/product/purchaseObjectSid) заполняется значением поля «Уникальный идентификатор объекта закупки в ЕИС в извещении-основании» (contractSubjectInfo/productsInfo/drugProductsInfoElectronicContract/drugProductInfo/cmn:purchaseObjectSId) структурированного контракта (</w:t>
            </w:r>
            <w:r w:rsidRPr="0022102E">
              <w:rPr>
                <w:lang w:val="en-US"/>
              </w:rPr>
              <w:t>cpElectronicContract</w:t>
            </w:r>
            <w:r w:rsidRPr="0022102E">
              <w:t>);</w:t>
            </w:r>
          </w:p>
          <w:p w14:paraId="366DDDC0" w14:textId="19D40F12" w:rsidR="00056C63" w:rsidRPr="0022102E" w:rsidRDefault="00056C63" w:rsidP="00056C63">
            <w:pPr>
              <w:pStyle w:val="ad"/>
              <w:numPr>
                <w:ilvl w:val="1"/>
                <w:numId w:val="210"/>
              </w:numPr>
            </w:pPr>
            <w:r w:rsidRPr="0022102E">
              <w:t>поле «Внешний идентификатор объекта закупки в извещении-основании» (products/product/purchaseObjectExternalSid) заполняется значением поля «Внешний идентификатор объекта закупки в извещении-основании» (contractSubjectInfo/productsInfo/drugProductsInfoElectronicContract/drugProductInfo/cmn:purchaseObjectExternalSId) структурированного контракта (</w:t>
            </w:r>
            <w:r w:rsidRPr="0022102E">
              <w:rPr>
                <w:lang w:val="en-US"/>
              </w:rPr>
              <w:t>cpElectronicContract</w:t>
            </w:r>
            <w:r w:rsidRPr="0022102E">
              <w:t>);</w:t>
            </w:r>
          </w:p>
          <w:p w14:paraId="2FE0F04F" w14:textId="0E37851C" w:rsidR="00056C63" w:rsidRPr="0022102E" w:rsidRDefault="00056C63" w:rsidP="00056C63">
            <w:pPr>
              <w:pStyle w:val="ad"/>
              <w:numPr>
                <w:ilvl w:val="1"/>
                <w:numId w:val="210"/>
              </w:numPr>
            </w:pPr>
            <w:r w:rsidRPr="0022102E">
              <w:t xml:space="preserve">поле «Уникальный идентификатор объекта закупки в ЕИС в электронном контракте» (products/product/electronicContractObjectSid) заполняется значением поля «Уникальный идентификатор в ЕИС» </w:t>
            </w:r>
            <w:r w:rsidRPr="0022102E">
              <w:lastRenderedPageBreak/>
              <w:t>(contractSubjectInfo/productsInfo/drugProductsInfoElectronicContract/drugProductInfo/cmn:sid) структурированного контракта (</w:t>
            </w:r>
            <w:r w:rsidRPr="0022102E">
              <w:rPr>
                <w:lang w:val="en-US"/>
              </w:rPr>
              <w:t>cpElectronicContract</w:t>
            </w:r>
            <w:r w:rsidRPr="0022102E">
              <w:t>)</w:t>
            </w:r>
            <w:r>
              <w:t xml:space="preserve">. Если в принимаемом документе заполнено поле </w:t>
            </w:r>
            <w:r w:rsidRPr="0022102E">
              <w:t>«Внешний идентификатор объекта закупки» (products/product/externalSid)</w:t>
            </w:r>
            <w:r>
              <w:t>, то принимается и сохраняется после прохождения контролей (</w:t>
            </w:r>
            <w:r w:rsidRPr="00303941">
              <w:t>РК_ИК_0495</w:t>
            </w:r>
            <w:r>
              <w:t xml:space="preserve">, </w:t>
            </w:r>
            <w:r w:rsidRPr="00A64DD7">
              <w:t>РК_ИК_</w:t>
            </w:r>
            <w:r>
              <w:t xml:space="preserve">0496, </w:t>
            </w:r>
            <w:r w:rsidRPr="00A64DD7">
              <w:t>РК_ИК_</w:t>
            </w:r>
            <w:r>
              <w:t>0497)</w:t>
            </w:r>
            <w:r w:rsidRPr="0022102E">
              <w:t>;</w:t>
            </w:r>
          </w:p>
          <w:p w14:paraId="636FCD34" w14:textId="3A6135DE" w:rsidR="00056C63" w:rsidRPr="0022102E" w:rsidRDefault="00056C63" w:rsidP="00056C63">
            <w:pPr>
              <w:pStyle w:val="ad"/>
              <w:numPr>
                <w:ilvl w:val="1"/>
                <w:numId w:val="210"/>
              </w:numPr>
            </w:pPr>
            <w:r w:rsidRPr="0022102E">
              <w:t>поле «Внешний идентификатор объекта закупки в электронном контракте» (products/product/electronicContractExternalSid) заполняется значением поля «Внешний идентификатор объекта закупки» (contractSubjectInfo/productsInfo/drugProductsInfoElectronicContract/drugProductInfo/cmn:externalSid) структурированного контракта (</w:t>
            </w:r>
            <w:r w:rsidRPr="0022102E">
              <w:rPr>
                <w:lang w:val="en-US"/>
              </w:rPr>
              <w:t>cpElectronicContract</w:t>
            </w:r>
            <w:r w:rsidRPr="0022102E">
              <w:t>)</w:t>
            </w:r>
            <w:r>
              <w:t xml:space="preserve">. Если в принимаемом документе заполнено поле </w:t>
            </w:r>
            <w:r w:rsidRPr="0022102E">
              <w:t>«Внешний идентификатор объекта закупки» (products/product/externalSid)</w:t>
            </w:r>
            <w:r>
              <w:t>, то принимается и сохраняется после прохождения контролей (</w:t>
            </w:r>
            <w:r w:rsidRPr="00303941">
              <w:t>РК_ИК_0495</w:t>
            </w:r>
            <w:r>
              <w:t xml:space="preserve">, </w:t>
            </w:r>
            <w:r w:rsidRPr="00A64DD7">
              <w:t>РК_ИК_</w:t>
            </w:r>
            <w:r>
              <w:t xml:space="preserve">0496, </w:t>
            </w:r>
            <w:r w:rsidRPr="00A64DD7">
              <w:t>РК_ИК_</w:t>
            </w:r>
            <w:r>
              <w:t>0497)</w:t>
            </w:r>
            <w:r w:rsidRPr="0022102E">
              <w:t>;</w:t>
            </w:r>
          </w:p>
          <w:p w14:paraId="4548D9C1" w14:textId="77777777" w:rsidR="00056C63" w:rsidRPr="0022102E" w:rsidRDefault="00056C63" w:rsidP="00056C63">
            <w:pPr>
              <w:pStyle w:val="ad"/>
              <w:numPr>
                <w:ilvl w:val="1"/>
                <w:numId w:val="210"/>
              </w:numPr>
            </w:pPr>
            <w:r w:rsidRPr="0022102E">
              <w:t>поле «Уникальный идентификатор в ЕИС» (products/product/sid) заполняется уникальным идентификатором объекта закупки, присвоенным в РК;</w:t>
            </w:r>
          </w:p>
          <w:p w14:paraId="16D68A19" w14:textId="6F7F0D3A" w:rsidR="00056C63" w:rsidRPr="0022102E" w:rsidRDefault="00056C63" w:rsidP="00056C63">
            <w:pPr>
              <w:pStyle w:val="ad"/>
              <w:numPr>
                <w:ilvl w:val="1"/>
                <w:numId w:val="210"/>
              </w:numPr>
            </w:pPr>
            <w:r w:rsidRPr="0022102E">
              <w:t xml:space="preserve">поле «Внешний идентификатор объекта закупки» (products/product/externalSid) </w:t>
            </w:r>
            <w:r>
              <w:t>заполняется из поля «Внешний идентификатор объекта закупки» (</w:t>
            </w:r>
            <w:r w:rsidRPr="009844FE">
              <w:t>contractSubjectInfo/productsInfo/productsInfoElectronicContract/parentProductInfo/externalSid</w:t>
            </w:r>
            <w:r>
              <w:t>)</w:t>
            </w:r>
            <w:r w:rsidRPr="0022102E">
              <w:t xml:space="preserve"> структурированного контракта (</w:t>
            </w:r>
            <w:r w:rsidRPr="0022102E">
              <w:rPr>
                <w:lang w:val="en-US"/>
              </w:rPr>
              <w:t>cpElectronicContract</w:t>
            </w:r>
            <w:r w:rsidRPr="0022102E">
              <w:t>)</w:t>
            </w:r>
            <w:r w:rsidRPr="00085DB5">
              <w:t>, если в пакете указан признак «Заполнение внешних идентификаторов (externalSid) данными из структурированного электронного контракта» (isElectronicContractExternalSid), иначе</w:t>
            </w:r>
            <w:r>
              <w:t>, если поле заполнено, то принимается и сохраняется, иначе</w:t>
            </w:r>
            <w:r w:rsidRPr="00085DB5">
              <w:t xml:space="preserve"> не заполняется</w:t>
            </w:r>
            <w:r w:rsidRPr="0022102E">
              <w:t>;</w:t>
            </w:r>
          </w:p>
          <w:p w14:paraId="3F7C9169" w14:textId="77777777" w:rsidR="00056C63" w:rsidRPr="0022102E" w:rsidRDefault="00056C63" w:rsidP="00056C63">
            <w:pPr>
              <w:pStyle w:val="ad"/>
              <w:numPr>
                <w:ilvl w:val="1"/>
                <w:numId w:val="210"/>
              </w:numPr>
            </w:pPr>
            <w:r w:rsidRPr="0022102E">
              <w:t xml:space="preserve">поле «GUID объекта закупки» (products/product/guid) заполняется уникальным </w:t>
            </w:r>
            <w:r w:rsidRPr="0022102E">
              <w:rPr>
                <w:lang w:val="en-US"/>
              </w:rPr>
              <w:t>UUID</w:t>
            </w:r>
            <w:r w:rsidRPr="0022102E">
              <w:t xml:space="preserve"> объекта закупки, присвоенным в РК;</w:t>
            </w:r>
          </w:p>
          <w:p w14:paraId="28E3490E" w14:textId="77777777" w:rsidR="00056C63" w:rsidRPr="0022102E" w:rsidRDefault="00056C63" w:rsidP="00056C63">
            <w:pPr>
              <w:pStyle w:val="ad"/>
              <w:numPr>
                <w:ilvl w:val="1"/>
                <w:numId w:val="210"/>
              </w:numPr>
            </w:pPr>
            <w:r w:rsidRPr="0022102E">
              <w:t>поле «Порядковый номер предмета контракта (объекта закупки)» (products/product/indexNum) заполняется присвоенным порядковым номером объекта закупки;</w:t>
            </w:r>
          </w:p>
          <w:p w14:paraId="4590BEE7" w14:textId="327664BF" w:rsidR="00056C63" w:rsidRPr="0022102E" w:rsidRDefault="00056C63" w:rsidP="00056C63">
            <w:pPr>
              <w:pStyle w:val="ad"/>
              <w:numPr>
                <w:ilvl w:val="1"/>
                <w:numId w:val="210"/>
              </w:numPr>
            </w:pPr>
            <w:r w:rsidRPr="0022102E">
              <w:t>поле «Классификация по ОКПД» (products/product/OKPD) не заполняется;</w:t>
            </w:r>
          </w:p>
          <w:p w14:paraId="419BE891" w14:textId="3EE62FB1" w:rsidR="00056C63" w:rsidRPr="0022102E" w:rsidRDefault="00056C63" w:rsidP="00056C63">
            <w:pPr>
              <w:pStyle w:val="ad"/>
              <w:numPr>
                <w:ilvl w:val="1"/>
                <w:numId w:val="210"/>
              </w:numPr>
            </w:pPr>
            <w:r w:rsidRPr="0022102E">
              <w:t>поле «Классификация по КТРУ» (products/product/KTRU) не заполняется;</w:t>
            </w:r>
          </w:p>
          <w:p w14:paraId="4CFAD567" w14:textId="502508B6" w:rsidR="00056C63" w:rsidRPr="0022102E" w:rsidRDefault="00056C63" w:rsidP="00056C63">
            <w:pPr>
              <w:pStyle w:val="ad"/>
              <w:numPr>
                <w:ilvl w:val="1"/>
                <w:numId w:val="210"/>
              </w:numPr>
            </w:pPr>
            <w:r w:rsidRPr="0022102E">
              <w:t>поле «Тип объекта закупки в иерархии» (products/product/hierarchyType) не заполняется;</w:t>
            </w:r>
          </w:p>
          <w:p w14:paraId="4DD9ADDA" w14:textId="54335B06" w:rsidR="00056C63" w:rsidRPr="0022102E" w:rsidRDefault="00056C63" w:rsidP="00056C63">
            <w:pPr>
              <w:pStyle w:val="ad"/>
              <w:numPr>
                <w:ilvl w:val="1"/>
                <w:numId w:val="210"/>
              </w:numPr>
            </w:pPr>
            <w:r w:rsidRPr="0022102E">
              <w:t>поле «Тип объекта закупки» (products/product/type) не заполняется;</w:t>
            </w:r>
          </w:p>
          <w:p w14:paraId="26DFCF73" w14:textId="5C0109EF" w:rsidR="00056C63" w:rsidRPr="0022102E" w:rsidRDefault="00056C63" w:rsidP="00056C63">
            <w:pPr>
              <w:pStyle w:val="ad"/>
              <w:numPr>
                <w:ilvl w:val="1"/>
                <w:numId w:val="210"/>
              </w:numPr>
            </w:pPr>
            <w:r w:rsidRPr="0022102E">
              <w:t>поле «Причины выбора единицы измерения, отличающейся от указанной в КТРУ» (products/product/KTRUNotUsingReason) не заполняется;</w:t>
            </w:r>
          </w:p>
          <w:p w14:paraId="19F13E4C" w14:textId="238B4C90" w:rsidR="00056C63" w:rsidRPr="0022102E" w:rsidRDefault="00056C63" w:rsidP="00056C63">
            <w:pPr>
              <w:pStyle w:val="ad"/>
              <w:numPr>
                <w:ilvl w:val="1"/>
                <w:numId w:val="210"/>
              </w:numPr>
            </w:pPr>
            <w:r w:rsidRPr="0022102E">
              <w:t>поле «Цена за единицу в рублевом эквиваленте» (products/product/priceRUR) заполняется, если валюта контракта отлична от российских рублей;</w:t>
            </w:r>
          </w:p>
          <w:p w14:paraId="56EF97B0" w14:textId="069A5CE4" w:rsidR="00056C63" w:rsidRPr="0022102E" w:rsidRDefault="00056C63" w:rsidP="00056C63">
            <w:pPr>
              <w:pStyle w:val="ad"/>
              <w:numPr>
                <w:ilvl w:val="1"/>
                <w:numId w:val="210"/>
              </w:numPr>
            </w:pPr>
            <w:r w:rsidRPr="0022102E">
              <w:t>поле «Цена за единицу без НДС в валюте контракта» (products/product/whitoutVATPrice) не заполняется;</w:t>
            </w:r>
          </w:p>
          <w:p w14:paraId="409B2FFA" w14:textId="31AF9441" w:rsidR="00056C63" w:rsidRPr="0022102E" w:rsidRDefault="00056C63" w:rsidP="00056C63">
            <w:pPr>
              <w:pStyle w:val="ad"/>
              <w:numPr>
                <w:ilvl w:val="1"/>
                <w:numId w:val="210"/>
              </w:numPr>
            </w:pPr>
            <w:r w:rsidRPr="0022102E">
              <w:t>поле «Цена за единицу без НДС в рублевом эквиваленте» (products/product/whitoutVATPriceRUR) не заполняется;</w:t>
            </w:r>
          </w:p>
          <w:p w14:paraId="1C8C5906" w14:textId="2E9A2E57" w:rsidR="00056C63" w:rsidRPr="0022102E" w:rsidRDefault="00056C63" w:rsidP="00056C63">
            <w:pPr>
              <w:pStyle w:val="ad"/>
              <w:numPr>
                <w:ilvl w:val="1"/>
                <w:numId w:val="210"/>
              </w:numPr>
            </w:pPr>
            <w:r w:rsidRPr="0022102E">
              <w:t>поле «Способ указания объема выполнения работы, оказания услуги» (products/product/volumeSpecifyingMethod) не заполняется;</w:t>
            </w:r>
          </w:p>
          <w:p w14:paraId="62AAD517" w14:textId="0E68BC2B" w:rsidR="00056C63" w:rsidRPr="0022102E" w:rsidRDefault="00056C63" w:rsidP="00056C63">
            <w:pPr>
              <w:pStyle w:val="ad"/>
              <w:numPr>
                <w:ilvl w:val="1"/>
                <w:numId w:val="210"/>
              </w:numPr>
            </w:pPr>
            <w:r w:rsidRPr="0022102E">
              <w:t>поле «Объем работы, услуги (указание объема в текстовом виде)» (products/product/volumeTextForm) не заполняется;</w:t>
            </w:r>
          </w:p>
          <w:p w14:paraId="5F733446" w14:textId="28695D16" w:rsidR="00056C63" w:rsidRPr="0022102E" w:rsidRDefault="00056C63" w:rsidP="00056C63">
            <w:pPr>
              <w:pStyle w:val="ad"/>
              <w:numPr>
                <w:ilvl w:val="1"/>
                <w:numId w:val="210"/>
              </w:numPr>
            </w:pPr>
            <w:r w:rsidRPr="0022102E">
              <w:t>поле «Стоимость поставляемого товара» (products/product/sumRUR) заполняется, если валюта контракта отлична от российских рублей;</w:t>
            </w:r>
          </w:p>
          <w:p w14:paraId="61A937BF" w14:textId="413705D3" w:rsidR="00056C63" w:rsidRPr="0022102E" w:rsidRDefault="00056C63" w:rsidP="00056C63">
            <w:pPr>
              <w:pStyle w:val="ad"/>
              <w:numPr>
                <w:ilvl w:val="1"/>
                <w:numId w:val="210"/>
              </w:numPr>
            </w:pPr>
            <w:r w:rsidRPr="0022102E">
              <w:t>поле «Сумма без НДС в валюте контракта» (products/product/withoutVATSum) не заполняется;</w:t>
            </w:r>
          </w:p>
          <w:p w14:paraId="33CC7DD1" w14:textId="535D9879" w:rsidR="00056C63" w:rsidRPr="0022102E" w:rsidRDefault="00056C63" w:rsidP="00056C63">
            <w:pPr>
              <w:pStyle w:val="ad"/>
              <w:numPr>
                <w:ilvl w:val="1"/>
                <w:numId w:val="210"/>
              </w:numPr>
            </w:pPr>
            <w:r w:rsidRPr="0022102E">
              <w:t>поле «Сумма без НДС в рублевом эквиваленте» (products/product/withoutVATSumRUR) не заполняется;</w:t>
            </w:r>
          </w:p>
          <w:p w14:paraId="6FA5926A" w14:textId="7958A38F" w:rsidR="00056C63" w:rsidRPr="0022102E" w:rsidRDefault="00056C63" w:rsidP="00056C63">
            <w:pPr>
              <w:pStyle w:val="ad"/>
              <w:numPr>
                <w:ilvl w:val="1"/>
                <w:numId w:val="210"/>
              </w:numPr>
            </w:pPr>
            <w:r w:rsidRPr="0022102E">
              <w:lastRenderedPageBreak/>
              <w:t>поле «Размер НДС в валюте контракта» (products/product/VATSum) не заполняется;</w:t>
            </w:r>
          </w:p>
          <w:p w14:paraId="3DEEEAB0" w14:textId="448878A3" w:rsidR="00056C63" w:rsidRPr="0022102E" w:rsidRDefault="00056C63" w:rsidP="00056C63">
            <w:pPr>
              <w:pStyle w:val="ad"/>
              <w:numPr>
                <w:ilvl w:val="1"/>
                <w:numId w:val="210"/>
              </w:numPr>
            </w:pPr>
            <w:r w:rsidRPr="0022102E">
              <w:t>поле «Размер НДС в рублевом эквиваленте» (products/product/VATSumRUR) не заполняется;</w:t>
            </w:r>
          </w:p>
          <w:p w14:paraId="11AE3749" w14:textId="6748F379" w:rsidR="00056C63" w:rsidRPr="0022102E" w:rsidRDefault="00056C63" w:rsidP="00056C63">
            <w:pPr>
              <w:pStyle w:val="ad"/>
              <w:numPr>
                <w:ilvl w:val="1"/>
                <w:numId w:val="210"/>
              </w:numPr>
            </w:pPr>
            <w:r w:rsidRPr="0022102E">
              <w:t>поле «Страна происхождения товара» (products/product/originCountry) не заполняется;</w:t>
            </w:r>
          </w:p>
          <w:p w14:paraId="638B9AB9" w14:textId="37D71753" w:rsidR="00056C63" w:rsidRPr="0022102E" w:rsidRDefault="00056C63" w:rsidP="00056C63">
            <w:pPr>
              <w:pStyle w:val="ad"/>
              <w:numPr>
                <w:ilvl w:val="1"/>
                <w:numId w:val="210"/>
              </w:numPr>
            </w:pPr>
            <w:r w:rsidRPr="0022102E">
              <w:t>поле «Объект закупки заменен на товар, работу, услугу, качество, технические и функциональные характеристики (потребительские свойства) которых улучшены в сравнении с указанными в контракте» (products/product/improvedProductReplacement) не заполняется;</w:t>
            </w:r>
          </w:p>
          <w:p w14:paraId="7DBB95AD" w14:textId="0C49C3AE" w:rsidR="00056C63" w:rsidRPr="0022102E" w:rsidRDefault="00056C63" w:rsidP="00056C63">
            <w:pPr>
              <w:pStyle w:val="ad"/>
              <w:numPr>
                <w:ilvl w:val="1"/>
                <w:numId w:val="210"/>
              </w:numPr>
            </w:pPr>
            <w:r w:rsidRPr="0022102E">
              <w:t>поле «Родительский объект закупки» (products/product/parentContractSubject) не заполняется;</w:t>
            </w:r>
          </w:p>
          <w:p w14:paraId="206A1253" w14:textId="166BB8AE" w:rsidR="00056C63" w:rsidRPr="0022102E" w:rsidRDefault="00056C63" w:rsidP="00056C63">
            <w:pPr>
              <w:pStyle w:val="ad"/>
              <w:numPr>
                <w:ilvl w:val="1"/>
                <w:numId w:val="210"/>
              </w:numPr>
              <w:rPr>
                <w:lang w:val="en-US"/>
              </w:rPr>
            </w:pPr>
            <w:r w:rsidRPr="0022102E">
              <w:t>поле</w:t>
            </w:r>
            <w:r w:rsidRPr="0022102E">
              <w:rPr>
                <w:lang w:val="en-US"/>
              </w:rPr>
              <w:t xml:space="preserve"> «</w:t>
            </w:r>
            <w:r w:rsidRPr="0022102E">
              <w:t>Код</w:t>
            </w:r>
            <w:r w:rsidRPr="0022102E">
              <w:rPr>
                <w:lang w:val="en-US"/>
              </w:rPr>
              <w:t xml:space="preserve"> </w:t>
            </w:r>
            <w:r w:rsidRPr="0022102E">
              <w:t>по</w:t>
            </w:r>
            <w:r w:rsidRPr="0022102E">
              <w:rPr>
                <w:lang w:val="en-US"/>
              </w:rPr>
              <w:t xml:space="preserve"> </w:t>
            </w:r>
            <w:r w:rsidRPr="0022102E">
              <w:t>НКМИ</w:t>
            </w:r>
            <w:r w:rsidRPr="0022102E">
              <w:rPr>
                <w:lang w:val="en-US"/>
              </w:rPr>
              <w:t xml:space="preserve">» (products/product/medicalProductInfo/medicalProductCode) </w:t>
            </w:r>
            <w:r w:rsidRPr="0022102E">
              <w:t>не</w:t>
            </w:r>
            <w:r w:rsidRPr="0022102E">
              <w:rPr>
                <w:lang w:val="en-US"/>
              </w:rPr>
              <w:t xml:space="preserve"> </w:t>
            </w:r>
            <w:r w:rsidRPr="0022102E">
              <w:t>заполняется</w:t>
            </w:r>
            <w:r w:rsidRPr="0022102E">
              <w:rPr>
                <w:lang w:val="en-US"/>
              </w:rPr>
              <w:t>;</w:t>
            </w:r>
          </w:p>
          <w:p w14:paraId="204DB306" w14:textId="1876D484" w:rsidR="00056C63" w:rsidRPr="0022102E" w:rsidRDefault="00056C63" w:rsidP="00056C63">
            <w:pPr>
              <w:pStyle w:val="ad"/>
              <w:numPr>
                <w:ilvl w:val="1"/>
                <w:numId w:val="210"/>
              </w:numPr>
              <w:rPr>
                <w:lang w:val="en-US"/>
              </w:rPr>
            </w:pPr>
            <w:r w:rsidRPr="0022102E">
              <w:t>поле</w:t>
            </w:r>
            <w:r w:rsidRPr="0022102E">
              <w:rPr>
                <w:lang w:val="en-US"/>
              </w:rPr>
              <w:t xml:space="preserve"> «</w:t>
            </w:r>
            <w:r w:rsidRPr="0022102E">
              <w:t>Наименование</w:t>
            </w:r>
            <w:r w:rsidRPr="0022102E">
              <w:rPr>
                <w:lang w:val="en-US"/>
              </w:rPr>
              <w:t xml:space="preserve"> </w:t>
            </w:r>
            <w:r w:rsidRPr="0022102E">
              <w:t>по</w:t>
            </w:r>
            <w:r w:rsidRPr="0022102E">
              <w:rPr>
                <w:lang w:val="en-US"/>
              </w:rPr>
              <w:t xml:space="preserve"> </w:t>
            </w:r>
            <w:r w:rsidRPr="0022102E">
              <w:t>НКМИ</w:t>
            </w:r>
            <w:r w:rsidRPr="0022102E">
              <w:rPr>
                <w:lang w:val="en-US"/>
              </w:rPr>
              <w:t xml:space="preserve">» (products/product/medicalProductInfo/medicalProductName) </w:t>
            </w:r>
            <w:r w:rsidRPr="0022102E">
              <w:t>не</w:t>
            </w:r>
            <w:r w:rsidRPr="0022102E">
              <w:rPr>
                <w:lang w:val="en-US"/>
              </w:rPr>
              <w:t xml:space="preserve"> </w:t>
            </w:r>
            <w:r w:rsidRPr="0022102E">
              <w:t>заполняется</w:t>
            </w:r>
            <w:r w:rsidRPr="0022102E">
              <w:rPr>
                <w:lang w:val="en-US"/>
              </w:rPr>
              <w:t>;</w:t>
            </w:r>
          </w:p>
          <w:p w14:paraId="00F3D3EC" w14:textId="5B909B20" w:rsidR="00056C63" w:rsidRPr="0022102E" w:rsidRDefault="00056C63" w:rsidP="00056C63">
            <w:pPr>
              <w:pStyle w:val="ad"/>
              <w:numPr>
                <w:ilvl w:val="1"/>
                <w:numId w:val="210"/>
              </w:numPr>
            </w:pPr>
            <w:r w:rsidRPr="0022102E">
              <w:t>поле «Объектом закупки является медицинское изделие» (products/product/isMedicalProduct) не заполняется;</w:t>
            </w:r>
          </w:p>
          <w:p w14:paraId="7F04197A" w14:textId="77777777" w:rsidR="00056C63" w:rsidRPr="004E432F" w:rsidRDefault="00056C63" w:rsidP="00056C63">
            <w:pPr>
              <w:pStyle w:val="ad"/>
              <w:numPr>
                <w:ilvl w:val="1"/>
                <w:numId w:val="210"/>
              </w:numPr>
            </w:pPr>
            <w:r w:rsidRPr="004E432F">
              <w:t>В случае, если в структурированном контракте (</w:t>
            </w:r>
            <w:r w:rsidRPr="004E432F">
              <w:rPr>
                <w:lang w:val="en-US"/>
              </w:rPr>
              <w:t>cpElectronicContract</w:t>
            </w:r>
            <w:r w:rsidRPr="004E432F">
              <w:t>) заполнен блок «Международное непатентованное или</w:t>
            </w:r>
          </w:p>
          <w:p w14:paraId="53B3C8E7" w14:textId="05E9E535" w:rsidR="00056C63" w:rsidRDefault="00056C63" w:rsidP="00056C63">
            <w:pPr>
              <w:pStyle w:val="ad"/>
              <w:ind w:left="1440"/>
            </w:pPr>
            <w:r w:rsidRPr="004E432F">
              <w:t>группировочное или химическое наименование формируется с использованием справочной информации» (contractSubjectInfo/productsInfo/drugProductsInfoElectronicContract/drugProductInfo/MNNInfo), то заполняются следующие поля:</w:t>
            </w:r>
          </w:p>
          <w:p w14:paraId="46F7E5B2" w14:textId="422B3638" w:rsidR="00056C63" w:rsidRDefault="00056C63" w:rsidP="00056C63">
            <w:pPr>
              <w:pStyle w:val="ad"/>
              <w:numPr>
                <w:ilvl w:val="1"/>
                <w:numId w:val="210"/>
              </w:numPr>
            </w:pPr>
            <w:r w:rsidRPr="0022102E">
              <w:t>поле «Классификация по ОКПД2» (products/product/OKPD2) заполняется значением поля «Классификация по ОКПД2» (contractSubjectInfo/productsInfo/drugProductsInfoElectronicContract/drugProductInfo/cmn:MNNInfo/cmn:OKPD2Info</w:t>
            </w:r>
            <w:r>
              <w:t xml:space="preserve">) </w:t>
            </w:r>
            <w:r w:rsidRPr="0022102E">
              <w:t>структурированного контракта (</w:t>
            </w:r>
            <w:r w:rsidRPr="0022102E">
              <w:rPr>
                <w:lang w:val="en-US"/>
              </w:rPr>
              <w:t>cpElectronicContract</w:t>
            </w:r>
            <w:r w:rsidRPr="0022102E">
              <w:t>);</w:t>
            </w:r>
          </w:p>
          <w:p w14:paraId="6FA8DBEE" w14:textId="77777777" w:rsidR="00056C63" w:rsidRPr="0022102E" w:rsidRDefault="00056C63" w:rsidP="00056C63">
            <w:pPr>
              <w:pStyle w:val="ad"/>
              <w:numPr>
                <w:ilvl w:val="1"/>
                <w:numId w:val="210"/>
              </w:numPr>
            </w:pPr>
            <w:r w:rsidRPr="0022102E">
              <w:t>поле «Наименование объекта закупки в соответствии с контрактом» (products/product/name) заполняется значением поля «Наименование объекта закупки» (contractSubjectInfo/productsInfo/drugProductsInfoElectronicContract/drugProductInfo/cmn:MNNInfo/cmn:nameDrugProduct) структурированного контракта (</w:t>
            </w:r>
            <w:r w:rsidRPr="0022102E">
              <w:rPr>
                <w:lang w:val="en-US"/>
              </w:rPr>
              <w:t>cpElectronicContract</w:t>
            </w:r>
            <w:r w:rsidRPr="0022102E">
              <w:t>);</w:t>
            </w:r>
          </w:p>
          <w:p w14:paraId="6AEF12FE" w14:textId="3D5AADCA" w:rsidR="00056C63" w:rsidRPr="0022102E" w:rsidRDefault="00056C63" w:rsidP="00056C63">
            <w:pPr>
              <w:pStyle w:val="ad"/>
              <w:numPr>
                <w:ilvl w:val="1"/>
                <w:numId w:val="210"/>
              </w:numPr>
            </w:pPr>
            <w:r w:rsidRPr="0022102E">
              <w:t>поле «Единица измерения» (products/product/OKEI) заполняется значением поля «Единица измерения» (contractSubjectInfo/productsInfo/drugProductsInfoElectronicContract/drugProductInfo/cmn:MNNInfo/cmn:OKEIInfo</w:t>
            </w:r>
            <w:r>
              <w:t>)</w:t>
            </w:r>
            <w:r w:rsidRPr="0022102E">
              <w:t xml:space="preserve"> структурированного контракта (</w:t>
            </w:r>
            <w:r w:rsidRPr="0022102E">
              <w:rPr>
                <w:lang w:val="en-US"/>
              </w:rPr>
              <w:t>cpElectronicContract</w:t>
            </w:r>
            <w:r w:rsidRPr="0022102E">
              <w:t>);</w:t>
            </w:r>
          </w:p>
          <w:p w14:paraId="248C2562" w14:textId="77777777" w:rsidR="00056C63" w:rsidRPr="0022102E" w:rsidRDefault="00056C63" w:rsidP="00056C63">
            <w:pPr>
              <w:pStyle w:val="ad"/>
              <w:numPr>
                <w:ilvl w:val="1"/>
                <w:numId w:val="210"/>
              </w:numPr>
            </w:pPr>
            <w:r w:rsidRPr="0022102E">
              <w:t>поле «Цена за единицу в валюте контракта» (products/product/price) заполняется значением поля «Цена за единицу» (contractSubjectInfo/productsInfo/drugProductsInfoElectronicContract/drugProductInfo/cmn:MNNInfo/cmn:price) структурированного контракта (</w:t>
            </w:r>
            <w:r w:rsidRPr="0022102E">
              <w:rPr>
                <w:lang w:val="en-US"/>
              </w:rPr>
              <w:t>cpElectronicContract</w:t>
            </w:r>
            <w:r w:rsidRPr="0022102E">
              <w:t>);</w:t>
            </w:r>
          </w:p>
          <w:p w14:paraId="7D3977C3" w14:textId="77777777" w:rsidR="00056C63" w:rsidRPr="0022102E" w:rsidRDefault="00056C63" w:rsidP="00056C63">
            <w:pPr>
              <w:pStyle w:val="ad"/>
              <w:numPr>
                <w:ilvl w:val="1"/>
                <w:numId w:val="210"/>
              </w:numPr>
            </w:pPr>
            <w:r w:rsidRPr="0022102E">
              <w:t>поле «Количество поставляемого товара, объёма выполняемых работ, оказываемых услуг» (products/product/quantity) заполняется значением поля «Количество (объем) закупаемого лекарственного препарата» (contractSubjectInfo/productsInfo/drugProductsInfoElectronicContract/drugProductInfo/cmn:MNNInfo/cmn:drugQuantity) структурированного контракта (</w:t>
            </w:r>
            <w:r w:rsidRPr="0022102E">
              <w:rPr>
                <w:lang w:val="en-US"/>
              </w:rPr>
              <w:t>cpElectronicContract</w:t>
            </w:r>
            <w:r w:rsidRPr="0022102E">
              <w:t>);</w:t>
            </w:r>
          </w:p>
          <w:p w14:paraId="20B480EF" w14:textId="77777777" w:rsidR="00056C63" w:rsidRPr="0022102E" w:rsidRDefault="00056C63" w:rsidP="00056C63">
            <w:pPr>
              <w:pStyle w:val="ad"/>
              <w:numPr>
                <w:ilvl w:val="1"/>
                <w:numId w:val="210"/>
              </w:numPr>
            </w:pPr>
            <w:r w:rsidRPr="0022102E">
              <w:lastRenderedPageBreak/>
              <w:t>поле «Стоимость поставляемого товара, выполняемых работ, оказываемых услуг в валюте контракта» (products/product/sum) заполняется значением поля «Сумма» (contractSubjectInfo/productsInfo/drugProductsInfoElectronicContract/drugProductInfo/cmn:MNNInfo/cmn:sum) структурированного контракта (</w:t>
            </w:r>
            <w:r w:rsidRPr="0022102E">
              <w:rPr>
                <w:lang w:val="en-US"/>
              </w:rPr>
              <w:t>cpElectronicContract</w:t>
            </w:r>
            <w:r w:rsidRPr="0022102E">
              <w:t>);</w:t>
            </w:r>
          </w:p>
          <w:p w14:paraId="5891CA47" w14:textId="77777777" w:rsidR="00056C63" w:rsidRDefault="00056C63" w:rsidP="00056C63">
            <w:pPr>
              <w:pStyle w:val="ad"/>
              <w:numPr>
                <w:ilvl w:val="1"/>
                <w:numId w:val="210"/>
              </w:numPr>
            </w:pPr>
          </w:p>
          <w:p w14:paraId="47C30580" w14:textId="165D47AE" w:rsidR="00056C63" w:rsidRPr="00523C76" w:rsidRDefault="00056C63" w:rsidP="00056C63">
            <w:pPr>
              <w:pStyle w:val="ad"/>
              <w:numPr>
                <w:ilvl w:val="1"/>
                <w:numId w:val="210"/>
              </w:numPr>
            </w:pPr>
            <w:r w:rsidRPr="00523C76">
              <w:t>пол</w:t>
            </w:r>
            <w:bookmarkStart w:id="80" w:name="drugs_products_product_VATRateInfo"/>
            <w:bookmarkEnd w:id="80"/>
            <w:r w:rsidRPr="00523C76">
              <w:t>е «Ставка НДС» (products/product/ VATRateInfo) заполняется значением поля «Ставка НДС» (contractSubjectInfo/productsInfo/drugProductsInfoElectronicContract/drugProductInfo/MNNInfo/VATRateInfo) структурированного контракта (</w:t>
            </w:r>
            <w:r w:rsidRPr="00523C76">
              <w:rPr>
                <w:lang w:val="en-US"/>
              </w:rPr>
              <w:t>cpElectronicContract</w:t>
            </w:r>
            <w:r w:rsidRPr="00523C76">
              <w:t>);</w:t>
            </w:r>
          </w:p>
          <w:p w14:paraId="55A38FAE" w14:textId="77777777" w:rsidR="00056C63" w:rsidRPr="0028531D" w:rsidRDefault="00056C63" w:rsidP="00056C63">
            <w:pPr>
              <w:pStyle w:val="ad"/>
              <w:numPr>
                <w:ilvl w:val="1"/>
                <w:numId w:val="210"/>
              </w:numPr>
            </w:pPr>
          </w:p>
          <w:p w14:paraId="6ED3CC47" w14:textId="77777777" w:rsidR="00056C63" w:rsidRPr="0028531D" w:rsidRDefault="00056C63" w:rsidP="00056C63">
            <w:pPr>
              <w:pStyle w:val="ad"/>
              <w:numPr>
                <w:ilvl w:val="1"/>
                <w:numId w:val="210"/>
              </w:numPr>
            </w:pPr>
            <w:r w:rsidRPr="0028531D">
              <w:t xml:space="preserve">блок «Сведения об объекте закупки в том случае, когда объектом закупки является лекарственный препарат» (products/product/drugPurchaseObjectInfo). </w:t>
            </w:r>
          </w:p>
          <w:p w14:paraId="4746C458" w14:textId="77777777" w:rsidR="00056C63" w:rsidRDefault="00056C63" w:rsidP="00056C63">
            <w:pPr>
              <w:pStyle w:val="ad"/>
              <w:numPr>
                <w:ilvl w:val="1"/>
                <w:numId w:val="210"/>
              </w:numPr>
            </w:pPr>
            <w:r w:rsidRPr="0028531D">
              <w:t>В блоке должны заполниться узлы «Позиция» (</w:t>
            </w:r>
            <w:r w:rsidRPr="0028531D">
              <w:rPr>
                <w:lang w:val="en-US"/>
              </w:rPr>
              <w:t>products</w:t>
            </w:r>
            <w:r w:rsidRPr="0028531D">
              <w:t>/</w:t>
            </w:r>
            <w:r w:rsidRPr="0028531D">
              <w:rPr>
                <w:lang w:val="en-US"/>
              </w:rPr>
              <w:t>product</w:t>
            </w:r>
            <w:r w:rsidRPr="0028531D">
              <w:t>/</w:t>
            </w:r>
            <w:r w:rsidRPr="0028531D">
              <w:rPr>
                <w:lang w:val="en-US"/>
              </w:rPr>
              <w:t>drugPurchaseObjectInfo</w:t>
            </w:r>
            <w:r w:rsidRPr="0028531D">
              <w:t>/</w:t>
            </w:r>
            <w:r w:rsidRPr="0028531D">
              <w:rPr>
                <w:lang w:val="en-US"/>
              </w:rPr>
              <w:t>drugInfoUsingReferenceInfo</w:t>
            </w:r>
            <w:r w:rsidRPr="0028531D">
              <w:t>/</w:t>
            </w:r>
            <w:r w:rsidRPr="0028531D">
              <w:rPr>
                <w:lang w:val="en-US"/>
              </w:rPr>
              <w:t>MNNsInfo</w:t>
            </w:r>
            <w:r w:rsidRPr="0028531D">
              <w:t>/</w:t>
            </w:r>
            <w:r w:rsidRPr="0028531D">
              <w:rPr>
                <w:lang w:val="en-US"/>
              </w:rPr>
              <w:t>MNNInfo</w:t>
            </w:r>
            <w:r w:rsidRPr="0028531D">
              <w:t>/</w:t>
            </w:r>
            <w:r w:rsidRPr="0028531D">
              <w:rPr>
                <w:lang w:val="en-US"/>
              </w:rPr>
              <w:t>positionsTradeName</w:t>
            </w:r>
            <w:r w:rsidRPr="0028531D">
              <w:t>/</w:t>
            </w:r>
            <w:r w:rsidRPr="0028531D">
              <w:rPr>
                <w:lang w:val="en-US"/>
              </w:rPr>
              <w:t>positionTradeName</w:t>
            </w:r>
            <w:r w:rsidRPr="0028531D">
              <w:t>) в соответствии с узлами «Торговое наименование, сформированные с использованием справочной информации» (contractSubjectInfo/productsInfo/drugProductsInfoElectronicContract/drugProductInfo/cmn:MNNInfo/cmn:tradeNamesInfo/cmn:tradeNameInfo)</w:t>
            </w:r>
            <w:r>
              <w:t>.</w:t>
            </w:r>
          </w:p>
          <w:p w14:paraId="1AEF0152" w14:textId="71AB3F56" w:rsidR="00056C63" w:rsidRPr="00980B8A" w:rsidRDefault="00056C63" w:rsidP="00056C63">
            <w:pPr>
              <w:pStyle w:val="ad"/>
              <w:numPr>
                <w:ilvl w:val="0"/>
                <w:numId w:val="258"/>
              </w:numPr>
              <w:jc w:val="left"/>
            </w:pPr>
            <w:r>
              <w:t>Поле</w:t>
            </w:r>
            <w:r w:rsidRPr="00980B8A">
              <w:t xml:space="preserve"> «</w:t>
            </w:r>
            <w:r w:rsidRPr="004736D4">
              <w:t>Уникальный</w:t>
            </w:r>
            <w:r w:rsidRPr="00980B8A">
              <w:t xml:space="preserve"> </w:t>
            </w:r>
            <w:r w:rsidRPr="004736D4">
              <w:t>идентификатор</w:t>
            </w:r>
            <w:r w:rsidRPr="00980B8A">
              <w:t xml:space="preserve"> </w:t>
            </w:r>
            <w:r w:rsidRPr="004736D4">
              <w:t>лекарственного</w:t>
            </w:r>
            <w:r w:rsidRPr="00980B8A">
              <w:t xml:space="preserve"> </w:t>
            </w:r>
            <w:r w:rsidRPr="004736D4">
              <w:t>препарата</w:t>
            </w:r>
            <w:r w:rsidRPr="00980B8A">
              <w:t xml:space="preserve"> (</w:t>
            </w:r>
            <w:r w:rsidRPr="004736D4">
              <w:t>по</w:t>
            </w:r>
            <w:r w:rsidRPr="00980B8A">
              <w:t xml:space="preserve"> </w:t>
            </w:r>
            <w:r w:rsidRPr="004736D4">
              <w:t>ТН</w:t>
            </w:r>
            <w:r w:rsidRPr="00980B8A">
              <w:t xml:space="preserve">) </w:t>
            </w:r>
            <w:r w:rsidRPr="004736D4">
              <w:t>в</w:t>
            </w:r>
            <w:r w:rsidRPr="00980B8A">
              <w:t xml:space="preserve"> </w:t>
            </w:r>
            <w:r w:rsidRPr="004736D4">
              <w:t>электронном</w:t>
            </w:r>
            <w:r w:rsidRPr="00980B8A">
              <w:t xml:space="preserve"> </w:t>
            </w:r>
            <w:r w:rsidRPr="004736D4">
              <w:t>контракте</w:t>
            </w:r>
            <w:r w:rsidRPr="00980B8A">
              <w:t>» (</w:t>
            </w:r>
            <w:r w:rsidRPr="00AE1026">
              <w:rPr>
                <w:lang w:val="en-US"/>
              </w:rPr>
              <w:t>products</w:t>
            </w:r>
            <w:r w:rsidRPr="00B43E28">
              <w:t>/</w:t>
            </w:r>
            <w:r w:rsidRPr="00AE1026">
              <w:rPr>
                <w:lang w:val="en-US"/>
              </w:rPr>
              <w:t>product</w:t>
            </w:r>
            <w:r w:rsidRPr="00B43E28">
              <w:t>/</w:t>
            </w:r>
            <w:r w:rsidRPr="00AE1026">
              <w:rPr>
                <w:lang w:val="en-US"/>
              </w:rPr>
              <w:t>drugPurchaseObjectInfo</w:t>
            </w:r>
            <w:r w:rsidRPr="00B43E28">
              <w:t>/</w:t>
            </w:r>
            <w:r w:rsidRPr="00AE1026">
              <w:rPr>
                <w:lang w:val="en-US"/>
              </w:rPr>
              <w:t>drugInfoUsingReferenceInfo</w:t>
            </w:r>
            <w:r w:rsidRPr="00B43E28">
              <w:t>/</w:t>
            </w:r>
            <w:r w:rsidRPr="00AE1026">
              <w:rPr>
                <w:lang w:val="en-US"/>
              </w:rPr>
              <w:t>MNNsInfo</w:t>
            </w:r>
            <w:r w:rsidRPr="00B43E28">
              <w:t>/</w:t>
            </w:r>
            <w:r w:rsidRPr="00AE1026">
              <w:rPr>
                <w:lang w:val="en-US"/>
              </w:rPr>
              <w:t>MNNInfo</w:t>
            </w:r>
            <w:r w:rsidRPr="00B43E28">
              <w:t>/</w:t>
            </w:r>
            <w:r w:rsidRPr="00AE1026">
              <w:rPr>
                <w:lang w:val="en-US"/>
              </w:rPr>
              <w:t>positionsTradeName</w:t>
            </w:r>
            <w:r w:rsidRPr="00B43E28">
              <w:t>/</w:t>
            </w:r>
            <w:r w:rsidRPr="00AE1026">
              <w:rPr>
                <w:lang w:val="en-US"/>
              </w:rPr>
              <w:t>positionTradeName</w:t>
            </w:r>
            <w:r w:rsidRPr="00B43E28">
              <w:t>/</w:t>
            </w:r>
            <w:r w:rsidRPr="00AE1026">
              <w:rPr>
                <w:lang w:val="en-US"/>
              </w:rPr>
              <w:t>electronicContractTNSid</w:t>
            </w:r>
            <w:r w:rsidRPr="00980B8A">
              <w:t xml:space="preserve">). </w:t>
            </w:r>
            <w:r>
              <w:t>Игнорируется</w:t>
            </w:r>
            <w:r w:rsidRPr="00980B8A">
              <w:t xml:space="preserve"> </w:t>
            </w:r>
            <w:r>
              <w:t>при</w:t>
            </w:r>
            <w:r w:rsidRPr="00980B8A">
              <w:t xml:space="preserve"> </w:t>
            </w:r>
            <w:r>
              <w:t>приеме</w:t>
            </w:r>
            <w:r w:rsidRPr="00980B8A">
              <w:t xml:space="preserve">, </w:t>
            </w:r>
            <w:r>
              <w:t>заполняется</w:t>
            </w:r>
            <w:r w:rsidRPr="00980B8A">
              <w:t xml:space="preserve"> </w:t>
            </w:r>
            <w:r>
              <w:t>автоматически</w:t>
            </w:r>
            <w:r w:rsidRPr="00980B8A">
              <w:t xml:space="preserve"> </w:t>
            </w:r>
            <w:r>
              <w:t>из</w:t>
            </w:r>
            <w:r w:rsidRPr="00980B8A">
              <w:t xml:space="preserve"> </w:t>
            </w:r>
            <w:r>
              <w:t>поля</w:t>
            </w:r>
            <w:r w:rsidRPr="00980B8A">
              <w:t xml:space="preserve"> "</w:t>
            </w:r>
            <w:r w:rsidRPr="00D06878">
              <w:t>Уникальный</w:t>
            </w:r>
            <w:r w:rsidRPr="00980B8A">
              <w:t xml:space="preserve"> </w:t>
            </w:r>
            <w:r w:rsidRPr="00D06878">
              <w:t>идентификатор</w:t>
            </w:r>
            <w:r w:rsidRPr="00980B8A">
              <w:t xml:space="preserve"> </w:t>
            </w:r>
            <w:r w:rsidRPr="00D06878">
              <w:t>лекарственного</w:t>
            </w:r>
            <w:r w:rsidRPr="00980B8A">
              <w:t xml:space="preserve"> </w:t>
            </w:r>
            <w:r w:rsidRPr="00D06878">
              <w:t>препарата</w:t>
            </w:r>
            <w:r w:rsidRPr="00980B8A">
              <w:t xml:space="preserve"> (</w:t>
            </w:r>
            <w:r w:rsidRPr="00D06878">
              <w:t>по</w:t>
            </w:r>
            <w:r w:rsidRPr="00980B8A">
              <w:t xml:space="preserve"> </w:t>
            </w:r>
            <w:r w:rsidRPr="00D06878">
              <w:t>ТН</w:t>
            </w:r>
            <w:r w:rsidRPr="00980B8A">
              <w:t xml:space="preserve">)" </w:t>
            </w:r>
            <w:r>
              <w:t>(</w:t>
            </w:r>
            <w:r w:rsidRPr="007447FA">
              <w:rPr>
                <w:lang w:val="en-US"/>
              </w:rPr>
              <w:t>contractSubjectInfo</w:t>
            </w:r>
            <w:r w:rsidRPr="00B43E28">
              <w:t>/</w:t>
            </w:r>
            <w:r w:rsidRPr="007447FA">
              <w:rPr>
                <w:lang w:val="en-US"/>
              </w:rPr>
              <w:t>productsInfo</w:t>
            </w:r>
            <w:r w:rsidRPr="00B43E28">
              <w:t>/</w:t>
            </w:r>
            <w:r w:rsidRPr="007447FA">
              <w:rPr>
                <w:lang w:val="en-US"/>
              </w:rPr>
              <w:t>drugProductsInfoElectronicContract</w:t>
            </w:r>
            <w:r w:rsidRPr="00B43E28">
              <w:t>/</w:t>
            </w:r>
            <w:r w:rsidRPr="007447FA">
              <w:rPr>
                <w:lang w:val="en-US"/>
              </w:rPr>
              <w:t>drugProductInfo</w:t>
            </w:r>
            <w:r w:rsidRPr="00B43E28">
              <w:t>/</w:t>
            </w:r>
            <w:r w:rsidRPr="007447FA">
              <w:rPr>
                <w:lang w:val="en-US"/>
              </w:rPr>
              <w:t>MNNInfo</w:t>
            </w:r>
            <w:r w:rsidRPr="00B43E28">
              <w:t>/</w:t>
            </w:r>
            <w:r w:rsidRPr="007447FA">
              <w:rPr>
                <w:lang w:val="en-US"/>
              </w:rPr>
              <w:t>tradeNamesInfo</w:t>
            </w:r>
            <w:r w:rsidRPr="00B43E28">
              <w:t>/</w:t>
            </w:r>
            <w:r w:rsidRPr="007447FA">
              <w:rPr>
                <w:lang w:val="en-US"/>
              </w:rPr>
              <w:t>tradeNameInfo</w:t>
            </w:r>
            <w:r w:rsidRPr="00B43E28">
              <w:t>/</w:t>
            </w:r>
            <w:r w:rsidRPr="007447FA">
              <w:rPr>
                <w:lang w:val="en-US"/>
              </w:rPr>
              <w:t>sid</w:t>
            </w:r>
            <w:r w:rsidRPr="00980B8A">
              <w:t xml:space="preserve">) </w:t>
            </w:r>
            <w:r>
              <w:t>в</w:t>
            </w:r>
            <w:r w:rsidRPr="00980B8A">
              <w:t xml:space="preserve"> </w:t>
            </w:r>
            <w:r>
              <w:t>структурированном</w:t>
            </w:r>
            <w:r w:rsidRPr="00980B8A">
              <w:t xml:space="preserve"> </w:t>
            </w:r>
            <w:r>
              <w:t>электронном</w:t>
            </w:r>
            <w:r w:rsidRPr="00980B8A">
              <w:t xml:space="preserve"> </w:t>
            </w:r>
            <w:r>
              <w:t>контракте</w:t>
            </w:r>
          </w:p>
          <w:p w14:paraId="5E675115" w14:textId="7E3DAACD" w:rsidR="00056C63" w:rsidRPr="006C11CA" w:rsidRDefault="00056C63" w:rsidP="00056C63">
            <w:pPr>
              <w:pStyle w:val="ad"/>
              <w:numPr>
                <w:ilvl w:val="0"/>
                <w:numId w:val="258"/>
              </w:numPr>
              <w:jc w:val="left"/>
            </w:pPr>
            <w:r>
              <w:t>Поле</w:t>
            </w:r>
            <w:r w:rsidRPr="00980B8A">
              <w:t xml:space="preserve"> «</w:t>
            </w:r>
            <w:r w:rsidRPr="004736D4">
              <w:t>Внешний</w:t>
            </w:r>
            <w:r w:rsidRPr="00980B8A">
              <w:t xml:space="preserve"> </w:t>
            </w:r>
            <w:r w:rsidRPr="004736D4">
              <w:t>идентификатор</w:t>
            </w:r>
            <w:r w:rsidRPr="00980B8A">
              <w:t xml:space="preserve"> </w:t>
            </w:r>
            <w:r w:rsidRPr="004736D4">
              <w:t>лекарственного</w:t>
            </w:r>
            <w:r w:rsidRPr="00980B8A">
              <w:t xml:space="preserve"> </w:t>
            </w:r>
            <w:r w:rsidRPr="004736D4">
              <w:t>препарата</w:t>
            </w:r>
            <w:r w:rsidRPr="00980B8A">
              <w:t xml:space="preserve"> (</w:t>
            </w:r>
            <w:r w:rsidRPr="004736D4">
              <w:t>по</w:t>
            </w:r>
            <w:r w:rsidRPr="00980B8A">
              <w:t xml:space="preserve"> </w:t>
            </w:r>
            <w:r w:rsidRPr="004736D4">
              <w:t>ТН</w:t>
            </w:r>
            <w:r w:rsidRPr="00980B8A">
              <w:t xml:space="preserve">) </w:t>
            </w:r>
            <w:r w:rsidRPr="004736D4">
              <w:t>в</w:t>
            </w:r>
            <w:r w:rsidRPr="00980B8A">
              <w:t xml:space="preserve"> </w:t>
            </w:r>
            <w:r w:rsidRPr="004736D4">
              <w:t>электронном</w:t>
            </w:r>
            <w:r w:rsidRPr="00980B8A">
              <w:t xml:space="preserve"> </w:t>
            </w:r>
            <w:r w:rsidRPr="004736D4">
              <w:t>контракте</w:t>
            </w:r>
            <w:r w:rsidRPr="00980B8A">
              <w:t>» (</w:t>
            </w:r>
            <w:r w:rsidRPr="00AE1026">
              <w:rPr>
                <w:lang w:val="en-US"/>
              </w:rPr>
              <w:t>products</w:t>
            </w:r>
            <w:r w:rsidRPr="00B43E28">
              <w:t>/</w:t>
            </w:r>
            <w:r w:rsidRPr="00AE1026">
              <w:rPr>
                <w:lang w:val="en-US"/>
              </w:rPr>
              <w:t>product</w:t>
            </w:r>
            <w:r w:rsidRPr="00B43E28">
              <w:t>/</w:t>
            </w:r>
            <w:r w:rsidRPr="00AE1026">
              <w:rPr>
                <w:lang w:val="en-US"/>
              </w:rPr>
              <w:t>drugPurchaseObjectInfo</w:t>
            </w:r>
            <w:r w:rsidRPr="00B43E28">
              <w:t>/</w:t>
            </w:r>
            <w:r w:rsidRPr="00AE1026">
              <w:rPr>
                <w:lang w:val="en-US"/>
              </w:rPr>
              <w:t>drugInfoUsingReferenceInfo</w:t>
            </w:r>
            <w:r w:rsidRPr="00B43E28">
              <w:t>/</w:t>
            </w:r>
            <w:r w:rsidRPr="00AE1026">
              <w:rPr>
                <w:lang w:val="en-US"/>
              </w:rPr>
              <w:t>MNNsInfo</w:t>
            </w:r>
            <w:r w:rsidRPr="00B43E28">
              <w:t>/</w:t>
            </w:r>
            <w:r w:rsidRPr="00AE1026">
              <w:rPr>
                <w:lang w:val="en-US"/>
              </w:rPr>
              <w:t>MNNInfo</w:t>
            </w:r>
            <w:r w:rsidRPr="00B43E28">
              <w:t>/</w:t>
            </w:r>
            <w:r w:rsidRPr="00AE1026">
              <w:rPr>
                <w:lang w:val="en-US"/>
              </w:rPr>
              <w:t>positionsTradeName</w:t>
            </w:r>
            <w:r w:rsidRPr="00B43E28">
              <w:t>/</w:t>
            </w:r>
            <w:r w:rsidRPr="00AE1026">
              <w:rPr>
                <w:lang w:val="en-US"/>
              </w:rPr>
              <w:t>positionTradeName</w:t>
            </w:r>
            <w:r w:rsidRPr="00980B8A">
              <w:t>/</w:t>
            </w:r>
            <w:r w:rsidRPr="004736D4">
              <w:rPr>
                <w:lang w:val="en-US"/>
              </w:rPr>
              <w:t>electronicContractExternal</w:t>
            </w:r>
            <w:r>
              <w:rPr>
                <w:lang w:val="en-US"/>
              </w:rPr>
              <w:t>TN</w:t>
            </w:r>
            <w:r w:rsidRPr="004736D4">
              <w:rPr>
                <w:lang w:val="en-US"/>
              </w:rPr>
              <w:t>Sid</w:t>
            </w:r>
            <w:r w:rsidRPr="00980B8A">
              <w:t xml:space="preserve">). </w:t>
            </w:r>
            <w:r>
              <w:t>Игнорируется</w:t>
            </w:r>
            <w:r w:rsidRPr="00980B8A">
              <w:t xml:space="preserve"> </w:t>
            </w:r>
            <w:r>
              <w:t>при</w:t>
            </w:r>
            <w:r w:rsidRPr="00980B8A">
              <w:t xml:space="preserve"> </w:t>
            </w:r>
            <w:r>
              <w:t>приеме</w:t>
            </w:r>
            <w:r w:rsidRPr="00980B8A">
              <w:t xml:space="preserve">, </w:t>
            </w:r>
            <w:r>
              <w:t>заполняется</w:t>
            </w:r>
            <w:r w:rsidRPr="00980B8A">
              <w:t xml:space="preserve"> </w:t>
            </w:r>
            <w:r>
              <w:t>автоматически</w:t>
            </w:r>
            <w:r w:rsidRPr="00980B8A">
              <w:t xml:space="preserve"> </w:t>
            </w:r>
            <w:r>
              <w:t>из</w:t>
            </w:r>
            <w:r w:rsidRPr="00980B8A">
              <w:t xml:space="preserve"> </w:t>
            </w:r>
            <w:r>
              <w:t>поля</w:t>
            </w:r>
            <w:r w:rsidRPr="00980B8A">
              <w:t xml:space="preserve"> " </w:t>
            </w:r>
            <w:r w:rsidRPr="004736D4">
              <w:t>Внешний</w:t>
            </w:r>
            <w:r w:rsidRPr="00980B8A">
              <w:t xml:space="preserve"> </w:t>
            </w:r>
            <w:r w:rsidRPr="004736D4">
              <w:t>идентификатор</w:t>
            </w:r>
            <w:r w:rsidRPr="00980B8A">
              <w:t xml:space="preserve"> </w:t>
            </w:r>
            <w:r w:rsidRPr="004736D4">
              <w:t>лекарственного</w:t>
            </w:r>
            <w:r w:rsidRPr="00980B8A">
              <w:t xml:space="preserve"> </w:t>
            </w:r>
            <w:r w:rsidRPr="004736D4">
              <w:t>препарата</w:t>
            </w:r>
            <w:r w:rsidRPr="00980B8A">
              <w:t xml:space="preserve"> (</w:t>
            </w:r>
            <w:r w:rsidRPr="004736D4">
              <w:t>по</w:t>
            </w:r>
            <w:r w:rsidRPr="00980B8A">
              <w:t xml:space="preserve"> </w:t>
            </w:r>
            <w:r w:rsidRPr="004736D4">
              <w:t>ТН</w:t>
            </w:r>
            <w:r w:rsidRPr="00980B8A">
              <w:t>) " (</w:t>
            </w:r>
            <w:r w:rsidRPr="007447FA">
              <w:rPr>
                <w:lang w:val="en-US"/>
              </w:rPr>
              <w:t>contractSubjectInfo</w:t>
            </w:r>
            <w:r w:rsidRPr="00B43E28">
              <w:t>/</w:t>
            </w:r>
            <w:r w:rsidRPr="007447FA">
              <w:rPr>
                <w:lang w:val="en-US"/>
              </w:rPr>
              <w:t>productsInfo</w:t>
            </w:r>
            <w:r w:rsidRPr="00B43E28">
              <w:t>/</w:t>
            </w:r>
            <w:r w:rsidRPr="007447FA">
              <w:rPr>
                <w:lang w:val="en-US"/>
              </w:rPr>
              <w:t>drugProductsInfoElectronicContract</w:t>
            </w:r>
            <w:r w:rsidRPr="00B43E28">
              <w:t>/</w:t>
            </w:r>
            <w:r w:rsidRPr="007447FA">
              <w:rPr>
                <w:lang w:val="en-US"/>
              </w:rPr>
              <w:t>drugProductInfo</w:t>
            </w:r>
            <w:r w:rsidRPr="00B43E28">
              <w:t>/</w:t>
            </w:r>
            <w:r w:rsidRPr="007447FA">
              <w:rPr>
                <w:lang w:val="en-US"/>
              </w:rPr>
              <w:t>MNNInfo</w:t>
            </w:r>
            <w:r w:rsidRPr="00B43E28">
              <w:t>/</w:t>
            </w:r>
            <w:r w:rsidRPr="007447FA">
              <w:rPr>
                <w:lang w:val="en-US"/>
              </w:rPr>
              <w:t>tradeNamesInfo</w:t>
            </w:r>
            <w:r w:rsidRPr="00B43E28">
              <w:t>/</w:t>
            </w:r>
            <w:r w:rsidRPr="007447FA">
              <w:rPr>
                <w:lang w:val="en-US"/>
              </w:rPr>
              <w:t>tradeNameInfo</w:t>
            </w:r>
            <w:r w:rsidRPr="00980B8A">
              <w:t>/</w:t>
            </w:r>
            <w:r w:rsidRPr="00D67A07">
              <w:rPr>
                <w:lang w:val="en-US"/>
              </w:rPr>
              <w:t>externalSid</w:t>
            </w:r>
            <w:r w:rsidRPr="00980B8A">
              <w:t xml:space="preserve">) </w:t>
            </w:r>
            <w:r>
              <w:t>в</w:t>
            </w:r>
            <w:r w:rsidRPr="00980B8A">
              <w:t xml:space="preserve"> </w:t>
            </w:r>
            <w:r>
              <w:t>структурированном</w:t>
            </w:r>
            <w:r w:rsidRPr="00980B8A">
              <w:t xml:space="preserve"> </w:t>
            </w:r>
            <w:r>
              <w:t>электронном</w:t>
            </w:r>
            <w:r w:rsidRPr="00980B8A">
              <w:t xml:space="preserve"> </w:t>
            </w:r>
            <w:r>
              <w:t>контракте</w:t>
            </w:r>
            <w:r w:rsidRPr="00980B8A">
              <w:t xml:space="preserve"> </w:t>
            </w:r>
          </w:p>
          <w:p w14:paraId="0F48662C" w14:textId="77777777" w:rsidR="00056C63" w:rsidRPr="006C11CA" w:rsidRDefault="00056C63" w:rsidP="00056C63">
            <w:pPr>
              <w:pStyle w:val="ad"/>
              <w:numPr>
                <w:ilvl w:val="1"/>
                <w:numId w:val="210"/>
              </w:numPr>
              <w:rPr>
                <w:lang w:val="en-US"/>
              </w:rPr>
            </w:pPr>
            <w:r>
              <w:t xml:space="preserve">В блоке </w:t>
            </w:r>
            <w:r w:rsidRPr="0028531D">
              <w:t>«Позиция» (</w:t>
            </w:r>
            <w:r w:rsidRPr="0028531D">
              <w:rPr>
                <w:lang w:val="en-US"/>
              </w:rPr>
              <w:t>products</w:t>
            </w:r>
            <w:r w:rsidRPr="0028531D">
              <w:t>/</w:t>
            </w:r>
            <w:r w:rsidRPr="0028531D">
              <w:rPr>
                <w:lang w:val="en-US"/>
              </w:rPr>
              <w:t>product</w:t>
            </w:r>
            <w:r w:rsidRPr="0028531D">
              <w:t>/</w:t>
            </w:r>
            <w:r w:rsidRPr="0028531D">
              <w:rPr>
                <w:lang w:val="en-US"/>
              </w:rPr>
              <w:t>drugPurchaseObjectInfo</w:t>
            </w:r>
            <w:r w:rsidRPr="0028531D">
              <w:t>/</w:t>
            </w:r>
            <w:r w:rsidRPr="0028531D">
              <w:rPr>
                <w:lang w:val="en-US"/>
              </w:rPr>
              <w:t>drugInfoUsingReferenceInfo</w:t>
            </w:r>
            <w:r w:rsidRPr="0028531D">
              <w:t>/</w:t>
            </w:r>
            <w:r w:rsidRPr="0028531D">
              <w:rPr>
                <w:lang w:val="en-US"/>
              </w:rPr>
              <w:t>MNNsInfo</w:t>
            </w:r>
            <w:r w:rsidRPr="0028531D">
              <w:t>/</w:t>
            </w:r>
            <w:r w:rsidRPr="0028531D">
              <w:rPr>
                <w:lang w:val="en-US"/>
              </w:rPr>
              <w:t>MNNInfo</w:t>
            </w:r>
            <w:r w:rsidRPr="0028531D">
              <w:t>/</w:t>
            </w:r>
            <w:r w:rsidRPr="0028531D">
              <w:rPr>
                <w:lang w:val="en-US"/>
              </w:rPr>
              <w:t>positionsTradeName</w:t>
            </w:r>
            <w:r w:rsidRPr="0028531D">
              <w:t>/</w:t>
            </w:r>
            <w:r w:rsidRPr="0028531D">
              <w:rPr>
                <w:lang w:val="en-US"/>
              </w:rPr>
              <w:t>positionTradeName</w:t>
            </w:r>
            <w:r w:rsidRPr="0028531D">
              <w:t>)</w:t>
            </w:r>
            <w:r>
              <w:t xml:space="preserve"> п</w:t>
            </w:r>
            <w:r w:rsidRPr="006C11CA">
              <w:t>оля с признаком «Изменено вручную», игнорируются при приеме и заполяются автоматически. В гуи для данных полей устанавливается признак «Изменено вручную».</w:t>
            </w:r>
          </w:p>
          <w:p w14:paraId="67845B7B" w14:textId="77777777" w:rsidR="00056C63" w:rsidRPr="002F56E5" w:rsidRDefault="00056C63" w:rsidP="00056C63">
            <w:pPr>
              <w:pStyle w:val="ad"/>
              <w:numPr>
                <w:ilvl w:val="1"/>
                <w:numId w:val="210"/>
              </w:numPr>
            </w:pPr>
            <w:r>
              <w:t>поле «</w:t>
            </w:r>
            <w:r w:rsidRPr="006C11CA">
              <w:t>Торговое наименование (ТН) лекарственного препарата. Изменено вручную» (</w:t>
            </w:r>
            <w:r w:rsidRPr="006C11CA">
              <w:rPr>
                <w:lang w:val="en-US"/>
              </w:rPr>
              <w:t>products</w:t>
            </w:r>
            <w:r w:rsidRPr="006C11CA">
              <w:t>/</w:t>
            </w:r>
            <w:r w:rsidRPr="006C11CA">
              <w:rPr>
                <w:lang w:val="en-US"/>
              </w:rPr>
              <w:t>product</w:t>
            </w:r>
            <w:r w:rsidRPr="006C11CA">
              <w:t>/</w:t>
            </w:r>
            <w:r w:rsidRPr="006C11CA">
              <w:rPr>
                <w:lang w:val="en-US"/>
              </w:rPr>
              <w:t>drugPurchaseObjectInfo</w:t>
            </w:r>
            <w:r w:rsidRPr="006C11CA">
              <w:t>/</w:t>
            </w:r>
            <w:r w:rsidRPr="006C11CA">
              <w:rPr>
                <w:lang w:val="en-US"/>
              </w:rPr>
              <w:t>drugInfoUsingReferenceInfo</w:t>
            </w:r>
            <w:r w:rsidRPr="006C11CA">
              <w:t>/</w:t>
            </w:r>
            <w:r w:rsidRPr="006C11CA">
              <w:rPr>
                <w:lang w:val="en-US"/>
              </w:rPr>
              <w:t>MNNsInfo</w:t>
            </w:r>
            <w:r w:rsidRPr="006C11CA">
              <w:t>/</w:t>
            </w:r>
            <w:r w:rsidRPr="006C11CA">
              <w:rPr>
                <w:lang w:val="en-US"/>
              </w:rPr>
              <w:t>MNNInfo</w:t>
            </w:r>
            <w:r w:rsidRPr="006C11CA">
              <w:t>/</w:t>
            </w:r>
            <w:r w:rsidRPr="006C11CA">
              <w:rPr>
                <w:lang w:val="en-US"/>
              </w:rPr>
              <w:t>positionsTradeName</w:t>
            </w:r>
            <w:r w:rsidRPr="006C11CA">
              <w:t>/</w:t>
            </w:r>
            <w:r w:rsidRPr="006C11CA">
              <w:rPr>
                <w:lang w:val="en-US"/>
              </w:rPr>
              <w:t>positionTradeName</w:t>
            </w:r>
            <w:r w:rsidRPr="006C11CA">
              <w:t>/</w:t>
            </w:r>
            <w:r w:rsidRPr="006C11CA">
              <w:rPr>
                <w:lang w:val="en-US"/>
              </w:rPr>
              <w:t>editedTradeInfo</w:t>
            </w:r>
            <w:r w:rsidRPr="006C11CA">
              <w:t>) з</w:t>
            </w:r>
            <w:r w:rsidRPr="0022102E">
              <w:t>аполняется</w:t>
            </w:r>
            <w:r w:rsidRPr="006C11CA">
              <w:t xml:space="preserve"> </w:t>
            </w:r>
            <w:r w:rsidRPr="0022102E">
              <w:t>значением</w:t>
            </w:r>
            <w:r w:rsidRPr="006C11CA">
              <w:t xml:space="preserve"> </w:t>
            </w:r>
            <w:r w:rsidRPr="0022102E">
              <w:t>поля</w:t>
            </w:r>
            <w:r w:rsidRPr="006C11CA">
              <w:t xml:space="preserve"> «</w:t>
            </w:r>
            <w:r w:rsidRPr="00C0287D">
              <w:t>Торговое наименование (ТН) лекарственного препарата. Изменено вручную</w:t>
            </w:r>
            <w:r w:rsidRPr="006C11CA">
              <w:t xml:space="preserve">» </w:t>
            </w:r>
            <w:r w:rsidRPr="002F56E5">
              <w:t>(</w:t>
            </w:r>
            <w:r w:rsidRPr="00D63D17">
              <w:rPr>
                <w:lang w:val="en-US"/>
              </w:rPr>
              <w:t>contractSubjectInfo</w:t>
            </w:r>
            <w:r w:rsidRPr="002F56E5">
              <w:t>/</w:t>
            </w:r>
            <w:r w:rsidRPr="00D63D17">
              <w:rPr>
                <w:lang w:val="en-US"/>
              </w:rPr>
              <w:t>productsInfo</w:t>
            </w:r>
            <w:r w:rsidRPr="002F56E5">
              <w:t>/</w:t>
            </w:r>
            <w:r w:rsidRPr="00D63D17">
              <w:rPr>
                <w:lang w:val="en-US"/>
              </w:rPr>
              <w:t>drugProductsInfoElectronicContract</w:t>
            </w:r>
            <w:r w:rsidRPr="002F56E5">
              <w:t>/</w:t>
            </w:r>
            <w:r w:rsidRPr="00D63D17">
              <w:rPr>
                <w:lang w:val="en-US"/>
              </w:rPr>
              <w:t>drugProductInfo</w:t>
            </w:r>
            <w:r w:rsidRPr="002F56E5">
              <w:t>/</w:t>
            </w:r>
            <w:r w:rsidRPr="00D63D17">
              <w:rPr>
                <w:lang w:val="en-US"/>
              </w:rPr>
              <w:t>MNNInfo</w:t>
            </w:r>
            <w:r w:rsidRPr="002F56E5">
              <w:t>/</w:t>
            </w:r>
            <w:r w:rsidRPr="00D63D17">
              <w:rPr>
                <w:lang w:val="en-US"/>
              </w:rPr>
              <w:t>tradeNamesInfo</w:t>
            </w:r>
            <w:r w:rsidRPr="002F56E5">
              <w:t>/</w:t>
            </w:r>
            <w:r w:rsidRPr="00D63D17">
              <w:rPr>
                <w:lang w:val="en-US"/>
              </w:rPr>
              <w:t>tradeNameInfo</w:t>
            </w:r>
            <w:r w:rsidRPr="002F56E5">
              <w:t>/</w:t>
            </w:r>
            <w:r w:rsidRPr="00D63D17">
              <w:rPr>
                <w:lang w:val="en-US"/>
              </w:rPr>
              <w:t>editedTradeInfo</w:t>
            </w:r>
            <w:r w:rsidRPr="002F56E5">
              <w:t xml:space="preserve">) </w:t>
            </w:r>
            <w:r w:rsidRPr="0028531D">
              <w:t>структурированного</w:t>
            </w:r>
            <w:r w:rsidRPr="002F56E5">
              <w:t xml:space="preserve"> </w:t>
            </w:r>
            <w:r w:rsidRPr="0028531D">
              <w:t>контракта</w:t>
            </w:r>
            <w:r w:rsidRPr="002F56E5">
              <w:t xml:space="preserve"> (</w:t>
            </w:r>
            <w:r w:rsidRPr="0028531D">
              <w:rPr>
                <w:lang w:val="en-US"/>
              </w:rPr>
              <w:t>cpElectronicContract</w:t>
            </w:r>
            <w:r w:rsidRPr="002F56E5">
              <w:t>);</w:t>
            </w:r>
          </w:p>
          <w:p w14:paraId="5BB6720C" w14:textId="77777777" w:rsidR="00056C63" w:rsidRPr="002F56E5" w:rsidRDefault="00056C63" w:rsidP="00056C63">
            <w:pPr>
              <w:pStyle w:val="ad"/>
              <w:numPr>
                <w:ilvl w:val="1"/>
                <w:numId w:val="210"/>
              </w:numPr>
            </w:pPr>
            <w:r>
              <w:lastRenderedPageBreak/>
              <w:t>поле «</w:t>
            </w:r>
            <w:r w:rsidRPr="00005EB5">
              <w:t>Номер регистрационного удостоверения лекарственного препарата. Изменено вручную</w:t>
            </w:r>
            <w:r w:rsidRPr="006C11CA">
              <w:t>» (</w:t>
            </w:r>
            <w:r w:rsidRPr="006C11CA">
              <w:rPr>
                <w:lang w:val="en-US"/>
              </w:rPr>
              <w:t>products</w:t>
            </w:r>
            <w:r w:rsidRPr="006C11CA">
              <w:t>/</w:t>
            </w:r>
            <w:r w:rsidRPr="006C11CA">
              <w:rPr>
                <w:lang w:val="en-US"/>
              </w:rPr>
              <w:t>product</w:t>
            </w:r>
            <w:r w:rsidRPr="006C11CA">
              <w:t>/</w:t>
            </w:r>
            <w:r w:rsidRPr="006C11CA">
              <w:rPr>
                <w:lang w:val="en-US"/>
              </w:rPr>
              <w:t>drugPurchaseObjectInfo</w:t>
            </w:r>
            <w:r w:rsidRPr="006C11CA">
              <w:t>/</w:t>
            </w:r>
            <w:r w:rsidRPr="006C11CA">
              <w:rPr>
                <w:lang w:val="en-US"/>
              </w:rPr>
              <w:t>drugInfoUsingReferenceInfo</w:t>
            </w:r>
            <w:r w:rsidRPr="006C11CA">
              <w:t>/</w:t>
            </w:r>
            <w:r w:rsidRPr="006C11CA">
              <w:rPr>
                <w:lang w:val="en-US"/>
              </w:rPr>
              <w:t>MNNsInfo</w:t>
            </w:r>
            <w:r w:rsidRPr="006C11CA">
              <w:t>/</w:t>
            </w:r>
            <w:r w:rsidRPr="006C11CA">
              <w:rPr>
                <w:lang w:val="en-US"/>
              </w:rPr>
              <w:t>MNNInfo</w:t>
            </w:r>
            <w:r w:rsidRPr="006C11CA">
              <w:t>/</w:t>
            </w:r>
            <w:r w:rsidRPr="006C11CA">
              <w:rPr>
                <w:lang w:val="en-US"/>
              </w:rPr>
              <w:t>positionsTradeName</w:t>
            </w:r>
            <w:r w:rsidRPr="006C11CA">
              <w:t>/</w:t>
            </w:r>
            <w:r w:rsidRPr="006C11CA">
              <w:rPr>
                <w:lang w:val="en-US"/>
              </w:rPr>
              <w:t>positionTradeName</w:t>
            </w:r>
            <w:r w:rsidRPr="006C11CA">
              <w:t>/</w:t>
            </w:r>
            <w:r w:rsidRPr="00005EB5">
              <w:rPr>
                <w:lang w:val="en-US"/>
              </w:rPr>
              <w:t>editedCertificateNumber</w:t>
            </w:r>
            <w:r w:rsidRPr="006C11CA">
              <w:t>) з</w:t>
            </w:r>
            <w:r w:rsidRPr="0022102E">
              <w:t>аполняется</w:t>
            </w:r>
            <w:r w:rsidRPr="006C11CA">
              <w:t xml:space="preserve"> </w:t>
            </w:r>
            <w:r w:rsidRPr="0022102E">
              <w:t>значением</w:t>
            </w:r>
            <w:r w:rsidRPr="006C11CA">
              <w:t xml:space="preserve"> </w:t>
            </w:r>
            <w:r w:rsidRPr="0022102E">
              <w:t>поля</w:t>
            </w:r>
            <w:r w:rsidRPr="006C11CA">
              <w:t xml:space="preserve"> «</w:t>
            </w:r>
            <w:r w:rsidRPr="00C0287D">
              <w:t>Номер регистрационного удостоверения лекарственного препарата. Изменено вручную</w:t>
            </w:r>
            <w:r w:rsidRPr="006C11CA">
              <w:t xml:space="preserve">» </w:t>
            </w:r>
            <w:r w:rsidRPr="002F56E5">
              <w:t>(</w:t>
            </w:r>
            <w:r w:rsidRPr="00D63D17">
              <w:rPr>
                <w:lang w:val="en-US"/>
              </w:rPr>
              <w:t>contractSubjectInfo</w:t>
            </w:r>
            <w:r w:rsidRPr="002F56E5">
              <w:t>/</w:t>
            </w:r>
            <w:r w:rsidRPr="00D63D17">
              <w:rPr>
                <w:lang w:val="en-US"/>
              </w:rPr>
              <w:t>productsInfo</w:t>
            </w:r>
            <w:r w:rsidRPr="002F56E5">
              <w:t>/</w:t>
            </w:r>
            <w:r w:rsidRPr="00D63D17">
              <w:rPr>
                <w:lang w:val="en-US"/>
              </w:rPr>
              <w:t>drugProductsInfoElectronicContract</w:t>
            </w:r>
            <w:r w:rsidRPr="002F56E5">
              <w:t>/</w:t>
            </w:r>
            <w:r w:rsidRPr="00D63D17">
              <w:rPr>
                <w:lang w:val="en-US"/>
              </w:rPr>
              <w:t>drugProductInfo</w:t>
            </w:r>
            <w:r w:rsidRPr="002F56E5">
              <w:t>/</w:t>
            </w:r>
            <w:r w:rsidRPr="00D63D17">
              <w:rPr>
                <w:lang w:val="en-US"/>
              </w:rPr>
              <w:t>MNNInfo</w:t>
            </w:r>
            <w:r w:rsidRPr="002F56E5">
              <w:t>/</w:t>
            </w:r>
            <w:r w:rsidRPr="00D63D17">
              <w:rPr>
                <w:lang w:val="en-US"/>
              </w:rPr>
              <w:t>tradeNamesInfo</w:t>
            </w:r>
            <w:r w:rsidRPr="002F56E5">
              <w:t>/</w:t>
            </w:r>
            <w:r w:rsidRPr="00D63D17">
              <w:rPr>
                <w:lang w:val="en-US"/>
              </w:rPr>
              <w:t>tradeNameInfo</w:t>
            </w:r>
            <w:r w:rsidRPr="002F56E5">
              <w:t>/</w:t>
            </w:r>
            <w:r w:rsidRPr="00D63D17">
              <w:rPr>
                <w:lang w:val="en-US"/>
              </w:rPr>
              <w:t>editedCertificateNumber</w:t>
            </w:r>
            <w:r w:rsidRPr="002F56E5">
              <w:t xml:space="preserve">) </w:t>
            </w:r>
            <w:r w:rsidRPr="0028531D">
              <w:t>структурированного</w:t>
            </w:r>
            <w:r w:rsidRPr="002F56E5">
              <w:t xml:space="preserve"> </w:t>
            </w:r>
            <w:r w:rsidRPr="0028531D">
              <w:t>контракта</w:t>
            </w:r>
            <w:r w:rsidRPr="002F56E5">
              <w:t xml:space="preserve"> (</w:t>
            </w:r>
            <w:r w:rsidRPr="0028531D">
              <w:rPr>
                <w:lang w:val="en-US"/>
              </w:rPr>
              <w:t>cpElectronicContract</w:t>
            </w:r>
            <w:r w:rsidRPr="002F56E5">
              <w:t>);</w:t>
            </w:r>
          </w:p>
          <w:p w14:paraId="01421393" w14:textId="77777777" w:rsidR="00056C63" w:rsidRPr="00A92DDE" w:rsidRDefault="00056C63" w:rsidP="00056C63">
            <w:pPr>
              <w:pStyle w:val="ad"/>
              <w:numPr>
                <w:ilvl w:val="1"/>
                <w:numId w:val="210"/>
              </w:numPr>
              <w:rPr>
                <w:lang w:val="en-US"/>
              </w:rPr>
            </w:pPr>
            <w:r>
              <w:t>поле «</w:t>
            </w:r>
            <w:r w:rsidRPr="00005EB5">
              <w:t>Лекарственная форма. Изменено вручную</w:t>
            </w:r>
            <w:r w:rsidRPr="006C11CA">
              <w:t xml:space="preserve">» </w:t>
            </w:r>
            <w:r w:rsidRPr="002F56E5">
              <w:rPr>
                <w:lang w:val="en-US"/>
              </w:rPr>
              <w:t>(</w:t>
            </w:r>
            <w:r w:rsidRPr="006C11CA">
              <w:rPr>
                <w:lang w:val="en-US"/>
              </w:rPr>
              <w:t>products</w:t>
            </w:r>
            <w:r w:rsidRPr="002F56E5">
              <w:rPr>
                <w:lang w:val="en-US"/>
              </w:rPr>
              <w:t>/</w:t>
            </w:r>
            <w:r w:rsidRPr="006C11CA">
              <w:rPr>
                <w:lang w:val="en-US"/>
              </w:rPr>
              <w:t>product</w:t>
            </w:r>
            <w:r w:rsidRPr="002F56E5">
              <w:rPr>
                <w:lang w:val="en-US"/>
              </w:rPr>
              <w:t>/</w:t>
            </w:r>
            <w:r w:rsidRPr="006C11CA">
              <w:rPr>
                <w:lang w:val="en-US"/>
              </w:rPr>
              <w:t>drugPurchaseObjectInfo</w:t>
            </w:r>
            <w:r w:rsidRPr="002F56E5">
              <w:rPr>
                <w:lang w:val="en-US"/>
              </w:rPr>
              <w:t>/</w:t>
            </w:r>
            <w:r w:rsidRPr="006C11CA">
              <w:rPr>
                <w:lang w:val="en-US"/>
              </w:rPr>
              <w:t>drugInfoUsingReferenceInfo</w:t>
            </w:r>
            <w:r w:rsidRPr="002F56E5">
              <w:rPr>
                <w:lang w:val="en-US"/>
              </w:rPr>
              <w:t>/</w:t>
            </w:r>
            <w:r w:rsidRPr="006C11CA">
              <w:rPr>
                <w:lang w:val="en-US"/>
              </w:rPr>
              <w:t>MNNsInfo</w:t>
            </w:r>
            <w:r w:rsidRPr="002F56E5">
              <w:rPr>
                <w:lang w:val="en-US"/>
              </w:rPr>
              <w:t>/</w:t>
            </w:r>
            <w:r w:rsidRPr="006C11CA">
              <w:rPr>
                <w:lang w:val="en-US"/>
              </w:rPr>
              <w:t>MNNInfo</w:t>
            </w:r>
            <w:r w:rsidRPr="002F56E5">
              <w:rPr>
                <w:lang w:val="en-US"/>
              </w:rPr>
              <w:t>/</w:t>
            </w:r>
            <w:r w:rsidRPr="006C11CA">
              <w:rPr>
                <w:lang w:val="en-US"/>
              </w:rPr>
              <w:t>positionsTradeName</w:t>
            </w:r>
            <w:r w:rsidRPr="002F56E5">
              <w:rPr>
                <w:lang w:val="en-US"/>
              </w:rPr>
              <w:t>/</w:t>
            </w:r>
            <w:r w:rsidRPr="006C11CA">
              <w:rPr>
                <w:lang w:val="en-US"/>
              </w:rPr>
              <w:t>positionTradeName</w:t>
            </w:r>
            <w:r w:rsidRPr="002F56E5">
              <w:rPr>
                <w:lang w:val="en-US"/>
              </w:rPr>
              <w:t>/</w:t>
            </w:r>
            <w:r w:rsidRPr="00A92DDE">
              <w:rPr>
                <w:lang w:val="en-US"/>
              </w:rPr>
              <w:t>editedMedicamentalFormInfo</w:t>
            </w:r>
            <w:r w:rsidRPr="002F56E5">
              <w:rPr>
                <w:lang w:val="en-US"/>
              </w:rPr>
              <w:t xml:space="preserve">) </w:t>
            </w:r>
            <w:r w:rsidRPr="006C11CA">
              <w:t>з</w:t>
            </w:r>
            <w:r w:rsidRPr="0022102E">
              <w:t>аполняется</w:t>
            </w:r>
            <w:r w:rsidRPr="002F56E5">
              <w:rPr>
                <w:lang w:val="en-US"/>
              </w:rPr>
              <w:t xml:space="preserve"> </w:t>
            </w:r>
            <w:r w:rsidRPr="0022102E">
              <w:t>значением</w:t>
            </w:r>
            <w:r w:rsidRPr="002F56E5">
              <w:rPr>
                <w:lang w:val="en-US"/>
              </w:rPr>
              <w:t xml:space="preserve"> </w:t>
            </w:r>
            <w:r w:rsidRPr="0022102E">
              <w:t>поля</w:t>
            </w:r>
            <w:r w:rsidRPr="002F56E5">
              <w:rPr>
                <w:lang w:val="en-US"/>
              </w:rPr>
              <w:t xml:space="preserve"> «</w:t>
            </w:r>
            <w:r w:rsidRPr="00C0287D">
              <w:t>Лекарственная</w:t>
            </w:r>
            <w:r w:rsidRPr="002F56E5">
              <w:rPr>
                <w:lang w:val="en-US"/>
              </w:rPr>
              <w:t xml:space="preserve"> </w:t>
            </w:r>
            <w:r w:rsidRPr="00C0287D">
              <w:t>форма</w:t>
            </w:r>
            <w:r w:rsidRPr="002F56E5">
              <w:rPr>
                <w:lang w:val="en-US"/>
              </w:rPr>
              <w:t xml:space="preserve">. </w:t>
            </w:r>
            <w:r w:rsidRPr="00C0287D">
              <w:t>Изменено</w:t>
            </w:r>
            <w:r w:rsidRPr="002F56E5">
              <w:rPr>
                <w:lang w:val="en-US"/>
              </w:rPr>
              <w:t xml:space="preserve"> </w:t>
            </w:r>
            <w:r w:rsidRPr="00C0287D">
              <w:t>вручную</w:t>
            </w:r>
            <w:r w:rsidRPr="002F56E5">
              <w:rPr>
                <w:lang w:val="en-US"/>
              </w:rPr>
              <w:t xml:space="preserve">» </w:t>
            </w:r>
            <w:r w:rsidRPr="00A92DDE">
              <w:rPr>
                <w:lang w:val="en-US"/>
              </w:rPr>
              <w:t xml:space="preserve">(contractSubjectInfo/productsInfo/drugProductsInfoElectronicContract/drugProductInfo/MNNInfo/tradeNamesInfo/tradeNameInfo/editedMedicamentalFormInfo) </w:t>
            </w:r>
            <w:r w:rsidRPr="0028531D">
              <w:t>структурированного</w:t>
            </w:r>
            <w:r w:rsidRPr="00A92DDE">
              <w:rPr>
                <w:lang w:val="en-US"/>
              </w:rPr>
              <w:t xml:space="preserve"> </w:t>
            </w:r>
            <w:r w:rsidRPr="0028531D">
              <w:t>контракта</w:t>
            </w:r>
            <w:r w:rsidRPr="00A92DDE">
              <w:rPr>
                <w:lang w:val="en-US"/>
              </w:rPr>
              <w:t xml:space="preserve"> (</w:t>
            </w:r>
            <w:r w:rsidRPr="0028531D">
              <w:rPr>
                <w:lang w:val="en-US"/>
              </w:rPr>
              <w:t>cpElectronicContract</w:t>
            </w:r>
            <w:r w:rsidRPr="00A92DDE">
              <w:rPr>
                <w:lang w:val="en-US"/>
              </w:rPr>
              <w:t>);</w:t>
            </w:r>
          </w:p>
          <w:p w14:paraId="5EF5A061" w14:textId="77777777" w:rsidR="00056C63" w:rsidRPr="00A92DDE" w:rsidRDefault="00056C63" w:rsidP="00056C63">
            <w:pPr>
              <w:pStyle w:val="ad"/>
              <w:numPr>
                <w:ilvl w:val="1"/>
                <w:numId w:val="210"/>
              </w:numPr>
              <w:rPr>
                <w:lang w:val="en-US"/>
              </w:rPr>
            </w:pPr>
            <w:r>
              <w:t>поле</w:t>
            </w:r>
            <w:r w:rsidRPr="00A92DDE">
              <w:rPr>
                <w:lang w:val="en-US"/>
              </w:rPr>
              <w:t xml:space="preserve"> «</w:t>
            </w:r>
            <w:r w:rsidRPr="00C0287D">
              <w:t>Дозировка</w:t>
            </w:r>
            <w:r w:rsidRPr="00A92DDE">
              <w:rPr>
                <w:lang w:val="en-US"/>
              </w:rPr>
              <w:t xml:space="preserve">. </w:t>
            </w:r>
            <w:r w:rsidRPr="00C0287D">
              <w:t>Изменено</w:t>
            </w:r>
            <w:r w:rsidRPr="00A92DDE">
              <w:rPr>
                <w:lang w:val="en-US"/>
              </w:rPr>
              <w:t xml:space="preserve"> </w:t>
            </w:r>
            <w:r w:rsidRPr="00C0287D">
              <w:t>вручную</w:t>
            </w:r>
            <w:r w:rsidRPr="00A92DDE">
              <w:rPr>
                <w:lang w:val="en-US"/>
              </w:rPr>
              <w:t>» (</w:t>
            </w:r>
            <w:r w:rsidRPr="006C11CA">
              <w:rPr>
                <w:lang w:val="en-US"/>
              </w:rPr>
              <w:t>products</w:t>
            </w:r>
            <w:r w:rsidRPr="00A92DDE">
              <w:rPr>
                <w:lang w:val="en-US"/>
              </w:rPr>
              <w:t>/</w:t>
            </w:r>
            <w:r w:rsidRPr="006C11CA">
              <w:rPr>
                <w:lang w:val="en-US"/>
              </w:rPr>
              <w:t>product</w:t>
            </w:r>
            <w:r w:rsidRPr="00A92DDE">
              <w:rPr>
                <w:lang w:val="en-US"/>
              </w:rPr>
              <w:t>/</w:t>
            </w:r>
            <w:r w:rsidRPr="006C11CA">
              <w:rPr>
                <w:lang w:val="en-US"/>
              </w:rPr>
              <w:t>drugPurchaseObjectInfo</w:t>
            </w:r>
            <w:r w:rsidRPr="00A92DDE">
              <w:rPr>
                <w:lang w:val="en-US"/>
              </w:rPr>
              <w:t>/</w:t>
            </w:r>
            <w:r w:rsidRPr="006C11CA">
              <w:rPr>
                <w:lang w:val="en-US"/>
              </w:rPr>
              <w:t>drugInfoUsingReferenceInfo</w:t>
            </w:r>
            <w:r w:rsidRPr="00A92DDE">
              <w:rPr>
                <w:lang w:val="en-US"/>
              </w:rPr>
              <w:t>/</w:t>
            </w:r>
            <w:r w:rsidRPr="006C11CA">
              <w:rPr>
                <w:lang w:val="en-US"/>
              </w:rPr>
              <w:t>MNNsInfo</w:t>
            </w:r>
            <w:r w:rsidRPr="00A92DDE">
              <w:rPr>
                <w:lang w:val="en-US"/>
              </w:rPr>
              <w:t>/</w:t>
            </w:r>
            <w:r w:rsidRPr="006C11CA">
              <w:rPr>
                <w:lang w:val="en-US"/>
              </w:rPr>
              <w:t>MNNInfo</w:t>
            </w:r>
            <w:r w:rsidRPr="00A92DDE">
              <w:rPr>
                <w:lang w:val="en-US"/>
              </w:rPr>
              <w:t>/</w:t>
            </w:r>
            <w:r w:rsidRPr="006C11CA">
              <w:rPr>
                <w:lang w:val="en-US"/>
              </w:rPr>
              <w:t>positionsTradeName</w:t>
            </w:r>
            <w:r w:rsidRPr="00A92DDE">
              <w:rPr>
                <w:lang w:val="en-US"/>
              </w:rPr>
              <w:t>/</w:t>
            </w:r>
            <w:r w:rsidRPr="006C11CA">
              <w:rPr>
                <w:lang w:val="en-US"/>
              </w:rPr>
              <w:t>positionTradeName</w:t>
            </w:r>
            <w:r w:rsidRPr="00A92DDE">
              <w:rPr>
                <w:lang w:val="en-US"/>
              </w:rPr>
              <w:t xml:space="preserve">/editedDosageInfo) </w:t>
            </w:r>
            <w:r w:rsidRPr="006C11CA">
              <w:t>з</w:t>
            </w:r>
            <w:r w:rsidRPr="0022102E">
              <w:t>аполняется</w:t>
            </w:r>
            <w:r w:rsidRPr="00A92DDE">
              <w:rPr>
                <w:lang w:val="en-US"/>
              </w:rPr>
              <w:t xml:space="preserve"> </w:t>
            </w:r>
            <w:r w:rsidRPr="0022102E">
              <w:t>значением</w:t>
            </w:r>
            <w:r w:rsidRPr="00A92DDE">
              <w:rPr>
                <w:lang w:val="en-US"/>
              </w:rPr>
              <w:t xml:space="preserve"> </w:t>
            </w:r>
            <w:r w:rsidRPr="0022102E">
              <w:t>поля</w:t>
            </w:r>
            <w:r w:rsidRPr="00A92DDE">
              <w:rPr>
                <w:lang w:val="en-US"/>
              </w:rPr>
              <w:t xml:space="preserve"> «</w:t>
            </w:r>
            <w:r w:rsidRPr="00C0287D">
              <w:t>Дозировка</w:t>
            </w:r>
            <w:r w:rsidRPr="00A92DDE">
              <w:rPr>
                <w:lang w:val="en-US"/>
              </w:rPr>
              <w:t xml:space="preserve">. </w:t>
            </w:r>
            <w:r w:rsidRPr="00C0287D">
              <w:t>Изменено</w:t>
            </w:r>
            <w:r w:rsidRPr="00A92DDE">
              <w:rPr>
                <w:lang w:val="en-US"/>
              </w:rPr>
              <w:t xml:space="preserve"> </w:t>
            </w:r>
            <w:r w:rsidRPr="00C0287D">
              <w:t>вручную</w:t>
            </w:r>
            <w:r w:rsidRPr="00A92DDE">
              <w:rPr>
                <w:lang w:val="en-US"/>
              </w:rPr>
              <w:t xml:space="preserve">» (contractSubjectInfo/productsInfo/drugProductsInfoElectronicContract/drugProductInfo/MNNInfo/tradeNamesInfo/tradeNameInfo/editedDosageInfo) </w:t>
            </w:r>
            <w:r w:rsidRPr="0028531D">
              <w:t>структурированного</w:t>
            </w:r>
            <w:r w:rsidRPr="00A92DDE">
              <w:rPr>
                <w:lang w:val="en-US"/>
              </w:rPr>
              <w:t xml:space="preserve"> </w:t>
            </w:r>
            <w:r w:rsidRPr="0028531D">
              <w:t>контракта</w:t>
            </w:r>
            <w:r w:rsidRPr="00A92DDE">
              <w:rPr>
                <w:lang w:val="en-US"/>
              </w:rPr>
              <w:t xml:space="preserve"> (</w:t>
            </w:r>
            <w:r w:rsidRPr="0028531D">
              <w:rPr>
                <w:lang w:val="en-US"/>
              </w:rPr>
              <w:t>cpElectronicContract</w:t>
            </w:r>
            <w:r w:rsidRPr="00A92DDE">
              <w:rPr>
                <w:lang w:val="en-US"/>
              </w:rPr>
              <w:t>);</w:t>
            </w:r>
          </w:p>
          <w:p w14:paraId="10168900" w14:textId="77777777" w:rsidR="00056C63" w:rsidRPr="002F56E5" w:rsidRDefault="00056C63" w:rsidP="00056C63">
            <w:pPr>
              <w:pStyle w:val="ad"/>
              <w:numPr>
                <w:ilvl w:val="1"/>
                <w:numId w:val="210"/>
              </w:numPr>
            </w:pPr>
            <w:r>
              <w:t>поле «</w:t>
            </w:r>
            <w:r w:rsidRPr="00C0287D">
              <w:t>Наименование держателя или владельца регистрационного удостоверения. Изменено вручную</w:t>
            </w:r>
            <w:r w:rsidRPr="006C11CA">
              <w:t>» (</w:t>
            </w:r>
            <w:r w:rsidRPr="006C11CA">
              <w:rPr>
                <w:lang w:val="en-US"/>
              </w:rPr>
              <w:t>products</w:t>
            </w:r>
            <w:r w:rsidRPr="006C11CA">
              <w:t>/</w:t>
            </w:r>
            <w:r w:rsidRPr="006C11CA">
              <w:rPr>
                <w:lang w:val="en-US"/>
              </w:rPr>
              <w:t>product</w:t>
            </w:r>
            <w:r w:rsidRPr="006C11CA">
              <w:t>/</w:t>
            </w:r>
            <w:r w:rsidRPr="006C11CA">
              <w:rPr>
                <w:lang w:val="en-US"/>
              </w:rPr>
              <w:t>drugPurchaseObjectInfo</w:t>
            </w:r>
            <w:r w:rsidRPr="006C11CA">
              <w:t>/</w:t>
            </w:r>
            <w:r w:rsidRPr="006C11CA">
              <w:rPr>
                <w:lang w:val="en-US"/>
              </w:rPr>
              <w:t>drugInfoUsingReferenceInfo</w:t>
            </w:r>
            <w:r w:rsidRPr="006C11CA">
              <w:t>/</w:t>
            </w:r>
            <w:r w:rsidRPr="006C11CA">
              <w:rPr>
                <w:lang w:val="en-US"/>
              </w:rPr>
              <w:t>MNNsInfo</w:t>
            </w:r>
            <w:r w:rsidRPr="006C11CA">
              <w:t>/</w:t>
            </w:r>
            <w:r w:rsidRPr="006C11CA">
              <w:rPr>
                <w:lang w:val="en-US"/>
              </w:rPr>
              <w:t>MNNInfo</w:t>
            </w:r>
            <w:r w:rsidRPr="006C11CA">
              <w:t>/</w:t>
            </w:r>
            <w:r w:rsidRPr="006C11CA">
              <w:rPr>
                <w:lang w:val="en-US"/>
              </w:rPr>
              <w:t>positionsTradeName</w:t>
            </w:r>
            <w:r w:rsidRPr="006C11CA">
              <w:t>/</w:t>
            </w:r>
            <w:r w:rsidRPr="006C11CA">
              <w:rPr>
                <w:lang w:val="en-US"/>
              </w:rPr>
              <w:t>positionTradeName</w:t>
            </w:r>
            <w:r w:rsidRPr="006C11CA">
              <w:t>/</w:t>
            </w:r>
            <w:r w:rsidRPr="00C0287D">
              <w:t>editedCertificateKeeperName</w:t>
            </w:r>
            <w:r w:rsidRPr="006C11CA">
              <w:t>) з</w:t>
            </w:r>
            <w:r w:rsidRPr="0022102E">
              <w:t>аполняется</w:t>
            </w:r>
            <w:r w:rsidRPr="006C11CA">
              <w:t xml:space="preserve"> </w:t>
            </w:r>
            <w:r w:rsidRPr="0022102E">
              <w:t>значением</w:t>
            </w:r>
            <w:r w:rsidRPr="006C11CA">
              <w:t xml:space="preserve"> </w:t>
            </w:r>
            <w:r w:rsidRPr="0022102E">
              <w:t>поля</w:t>
            </w:r>
            <w:r w:rsidRPr="006C11CA">
              <w:t xml:space="preserve"> «</w:t>
            </w:r>
            <w:r w:rsidRPr="00C0287D">
              <w:t>Наименование держателя или владельца регистрационного удостоверения. Изменено вручную</w:t>
            </w:r>
            <w:r w:rsidRPr="006C11CA">
              <w:t xml:space="preserve">» </w:t>
            </w:r>
            <w:r w:rsidRPr="002F56E5">
              <w:t>(</w:t>
            </w:r>
            <w:r w:rsidRPr="00D63D17">
              <w:rPr>
                <w:lang w:val="en-US"/>
              </w:rPr>
              <w:t>contractSubjectInfo</w:t>
            </w:r>
            <w:r w:rsidRPr="002F56E5">
              <w:t>/</w:t>
            </w:r>
            <w:r w:rsidRPr="00D63D17">
              <w:rPr>
                <w:lang w:val="en-US"/>
              </w:rPr>
              <w:t>productsInfo</w:t>
            </w:r>
            <w:r w:rsidRPr="002F56E5">
              <w:t>/</w:t>
            </w:r>
            <w:r w:rsidRPr="00D63D17">
              <w:rPr>
                <w:lang w:val="en-US"/>
              </w:rPr>
              <w:t>drugProductsInfoElectronicContract</w:t>
            </w:r>
            <w:r w:rsidRPr="002F56E5">
              <w:t>/</w:t>
            </w:r>
            <w:r w:rsidRPr="00D63D17">
              <w:rPr>
                <w:lang w:val="en-US"/>
              </w:rPr>
              <w:t>drugProductInfo</w:t>
            </w:r>
            <w:r w:rsidRPr="002F56E5">
              <w:t>/</w:t>
            </w:r>
            <w:r w:rsidRPr="00D63D17">
              <w:rPr>
                <w:lang w:val="en-US"/>
              </w:rPr>
              <w:t>MNNInfo</w:t>
            </w:r>
            <w:r w:rsidRPr="002F56E5">
              <w:t>/</w:t>
            </w:r>
            <w:r w:rsidRPr="00D63D17">
              <w:rPr>
                <w:lang w:val="en-US"/>
              </w:rPr>
              <w:t>tradeNamesInfo</w:t>
            </w:r>
            <w:r w:rsidRPr="002F56E5">
              <w:t>/</w:t>
            </w:r>
            <w:r w:rsidRPr="00D63D17">
              <w:rPr>
                <w:lang w:val="en-US"/>
              </w:rPr>
              <w:t>tradeNameInfo</w:t>
            </w:r>
            <w:r w:rsidRPr="002F56E5">
              <w:t>/</w:t>
            </w:r>
            <w:r w:rsidRPr="00D63D17">
              <w:rPr>
                <w:lang w:val="en-US"/>
              </w:rPr>
              <w:t>editedCertificateKeeperName</w:t>
            </w:r>
            <w:r w:rsidRPr="002F56E5">
              <w:t xml:space="preserve">) </w:t>
            </w:r>
            <w:r w:rsidRPr="0028531D">
              <w:t>структурированного</w:t>
            </w:r>
            <w:r w:rsidRPr="002F56E5">
              <w:t xml:space="preserve"> </w:t>
            </w:r>
            <w:r w:rsidRPr="0028531D">
              <w:t>контракта</w:t>
            </w:r>
            <w:r w:rsidRPr="002F56E5">
              <w:t xml:space="preserve"> (</w:t>
            </w:r>
            <w:r w:rsidRPr="0028531D">
              <w:rPr>
                <w:lang w:val="en-US"/>
              </w:rPr>
              <w:t>cpElectronicContract</w:t>
            </w:r>
            <w:r w:rsidRPr="002F56E5">
              <w:t>);</w:t>
            </w:r>
          </w:p>
          <w:p w14:paraId="4B92892F" w14:textId="77777777" w:rsidR="00056C63" w:rsidRPr="00683524" w:rsidRDefault="00056C63" w:rsidP="00056C63">
            <w:pPr>
              <w:pStyle w:val="ad"/>
              <w:numPr>
                <w:ilvl w:val="1"/>
                <w:numId w:val="210"/>
              </w:numPr>
            </w:pPr>
            <w:r>
              <w:t>поле «</w:t>
            </w:r>
            <w:r w:rsidRPr="00C0287D">
              <w:t>Производитель лекарственного препарата. Изменено вручную</w:t>
            </w:r>
            <w:r w:rsidRPr="006C11CA">
              <w:t>» (</w:t>
            </w:r>
            <w:r w:rsidRPr="006C11CA">
              <w:rPr>
                <w:lang w:val="en-US"/>
              </w:rPr>
              <w:t>products</w:t>
            </w:r>
            <w:r w:rsidRPr="006C11CA">
              <w:t>/</w:t>
            </w:r>
            <w:r w:rsidRPr="006C11CA">
              <w:rPr>
                <w:lang w:val="en-US"/>
              </w:rPr>
              <w:t>product</w:t>
            </w:r>
            <w:r w:rsidRPr="006C11CA">
              <w:t>/</w:t>
            </w:r>
            <w:r w:rsidRPr="006C11CA">
              <w:rPr>
                <w:lang w:val="en-US"/>
              </w:rPr>
              <w:t>drugPurchaseObjectInfo</w:t>
            </w:r>
            <w:r w:rsidRPr="006C11CA">
              <w:t>/</w:t>
            </w:r>
            <w:r w:rsidRPr="006C11CA">
              <w:rPr>
                <w:lang w:val="en-US"/>
              </w:rPr>
              <w:t>drugInfoUsingReferenceInfo</w:t>
            </w:r>
            <w:r w:rsidRPr="006C11CA">
              <w:t>/</w:t>
            </w:r>
            <w:r w:rsidRPr="006C11CA">
              <w:rPr>
                <w:lang w:val="en-US"/>
              </w:rPr>
              <w:t>MNNsInfo</w:t>
            </w:r>
            <w:r w:rsidRPr="006C11CA">
              <w:t>/</w:t>
            </w:r>
            <w:r w:rsidRPr="006C11CA">
              <w:rPr>
                <w:lang w:val="en-US"/>
              </w:rPr>
              <w:t>MNNInfo</w:t>
            </w:r>
            <w:r w:rsidRPr="006C11CA">
              <w:t>/</w:t>
            </w:r>
            <w:r w:rsidRPr="006C11CA">
              <w:rPr>
                <w:lang w:val="en-US"/>
              </w:rPr>
              <w:t>positionsTradeName</w:t>
            </w:r>
            <w:r w:rsidRPr="006C11CA">
              <w:t>/</w:t>
            </w:r>
            <w:r w:rsidRPr="006C11CA">
              <w:rPr>
                <w:lang w:val="en-US"/>
              </w:rPr>
              <w:t>positionTradeName</w:t>
            </w:r>
            <w:r w:rsidRPr="006C11CA">
              <w:t>/</w:t>
            </w:r>
            <w:r w:rsidRPr="00C0287D">
              <w:t>editedManufacturerInfo</w:t>
            </w:r>
            <w:r w:rsidRPr="006C11CA">
              <w:t>) з</w:t>
            </w:r>
            <w:r w:rsidRPr="0022102E">
              <w:t>аполняется</w:t>
            </w:r>
            <w:r w:rsidRPr="006C11CA">
              <w:t xml:space="preserve"> </w:t>
            </w:r>
            <w:r w:rsidRPr="0022102E">
              <w:t>значением</w:t>
            </w:r>
            <w:r w:rsidRPr="006C11CA">
              <w:t xml:space="preserve"> </w:t>
            </w:r>
            <w:r w:rsidRPr="0022102E">
              <w:t>поля</w:t>
            </w:r>
            <w:r w:rsidRPr="006C11CA">
              <w:t xml:space="preserve"> «</w:t>
            </w:r>
            <w:r w:rsidRPr="00C0287D">
              <w:t>Производитель лекарственного препарата. Изменено вручную</w:t>
            </w:r>
            <w:r w:rsidRPr="006C11CA">
              <w:t xml:space="preserve">» </w:t>
            </w:r>
            <w:r w:rsidRPr="00683524">
              <w:t>(</w:t>
            </w:r>
            <w:r w:rsidRPr="00D63D17">
              <w:rPr>
                <w:lang w:val="en-US"/>
              </w:rPr>
              <w:t>contractSubjectInfo</w:t>
            </w:r>
            <w:r w:rsidRPr="00683524">
              <w:t>/</w:t>
            </w:r>
            <w:r w:rsidRPr="00D63D17">
              <w:rPr>
                <w:lang w:val="en-US"/>
              </w:rPr>
              <w:t>productsInfo</w:t>
            </w:r>
            <w:r w:rsidRPr="00683524">
              <w:t>/</w:t>
            </w:r>
            <w:r w:rsidRPr="00D63D17">
              <w:rPr>
                <w:lang w:val="en-US"/>
              </w:rPr>
              <w:t>drugProductsInfoElectronicContract</w:t>
            </w:r>
            <w:r w:rsidRPr="00683524">
              <w:t>/</w:t>
            </w:r>
            <w:r w:rsidRPr="00D63D17">
              <w:rPr>
                <w:lang w:val="en-US"/>
              </w:rPr>
              <w:t>drugProductInfo</w:t>
            </w:r>
            <w:r w:rsidRPr="00683524">
              <w:t>/</w:t>
            </w:r>
            <w:r w:rsidRPr="00D63D17">
              <w:rPr>
                <w:lang w:val="en-US"/>
              </w:rPr>
              <w:t>MNNInfo</w:t>
            </w:r>
            <w:r w:rsidRPr="00683524">
              <w:t>/</w:t>
            </w:r>
            <w:r w:rsidRPr="00D63D17">
              <w:rPr>
                <w:lang w:val="en-US"/>
              </w:rPr>
              <w:t>tradeNamesInfo</w:t>
            </w:r>
            <w:r w:rsidRPr="00683524">
              <w:t>/</w:t>
            </w:r>
            <w:r w:rsidRPr="00D63D17">
              <w:rPr>
                <w:lang w:val="en-US"/>
              </w:rPr>
              <w:t>tradeNameInfo</w:t>
            </w:r>
            <w:r w:rsidRPr="00683524">
              <w:t>/</w:t>
            </w:r>
            <w:r w:rsidRPr="00D63D17">
              <w:rPr>
                <w:lang w:val="en-US"/>
              </w:rPr>
              <w:t>editedManufacturerInfo</w:t>
            </w:r>
            <w:r w:rsidRPr="00683524">
              <w:t xml:space="preserve">) </w:t>
            </w:r>
            <w:r w:rsidRPr="0028531D">
              <w:t>структурированного</w:t>
            </w:r>
            <w:r w:rsidRPr="00683524">
              <w:t xml:space="preserve"> </w:t>
            </w:r>
            <w:r w:rsidRPr="0028531D">
              <w:t>контракта</w:t>
            </w:r>
            <w:r w:rsidRPr="00683524">
              <w:t xml:space="preserve"> (</w:t>
            </w:r>
            <w:r w:rsidRPr="0028531D">
              <w:rPr>
                <w:lang w:val="en-US"/>
              </w:rPr>
              <w:t>cpElectronicContract</w:t>
            </w:r>
            <w:r w:rsidRPr="00683524">
              <w:t>);</w:t>
            </w:r>
          </w:p>
          <w:p w14:paraId="4FA5B527" w14:textId="77777777" w:rsidR="00056C63" w:rsidRPr="003A209E" w:rsidRDefault="00056C63" w:rsidP="00056C63">
            <w:pPr>
              <w:pStyle w:val="ad"/>
              <w:numPr>
                <w:ilvl w:val="1"/>
                <w:numId w:val="210"/>
              </w:numPr>
            </w:pPr>
            <w:r>
              <w:t>поле «</w:t>
            </w:r>
            <w:r w:rsidRPr="00C0287D">
              <w:t>Сведения об упаковках. Изменено вручную</w:t>
            </w:r>
            <w:r w:rsidRPr="006C11CA">
              <w:t>» (</w:t>
            </w:r>
            <w:r w:rsidRPr="006C11CA">
              <w:rPr>
                <w:lang w:val="en-US"/>
              </w:rPr>
              <w:t>products</w:t>
            </w:r>
            <w:r w:rsidRPr="006C11CA">
              <w:t>/</w:t>
            </w:r>
            <w:r w:rsidRPr="006C11CA">
              <w:rPr>
                <w:lang w:val="en-US"/>
              </w:rPr>
              <w:t>product</w:t>
            </w:r>
            <w:r w:rsidRPr="006C11CA">
              <w:t>/</w:t>
            </w:r>
            <w:r w:rsidRPr="006C11CA">
              <w:rPr>
                <w:lang w:val="en-US"/>
              </w:rPr>
              <w:t>drugPurchaseObjectInfo</w:t>
            </w:r>
            <w:r w:rsidRPr="006C11CA">
              <w:t>/</w:t>
            </w:r>
            <w:r w:rsidRPr="006C11CA">
              <w:rPr>
                <w:lang w:val="en-US"/>
              </w:rPr>
              <w:t>drugInfoUsingReferenceInfo</w:t>
            </w:r>
            <w:r w:rsidRPr="006C11CA">
              <w:t>/</w:t>
            </w:r>
            <w:r w:rsidRPr="006C11CA">
              <w:rPr>
                <w:lang w:val="en-US"/>
              </w:rPr>
              <w:t>MNNsInfo</w:t>
            </w:r>
            <w:r w:rsidRPr="006C11CA">
              <w:t>/</w:t>
            </w:r>
            <w:r w:rsidRPr="006C11CA">
              <w:rPr>
                <w:lang w:val="en-US"/>
              </w:rPr>
              <w:t>MNNInfo</w:t>
            </w:r>
            <w:r w:rsidRPr="006C11CA">
              <w:t>/</w:t>
            </w:r>
            <w:r w:rsidRPr="006C11CA">
              <w:rPr>
                <w:lang w:val="en-US"/>
              </w:rPr>
              <w:t>positionsTradeName</w:t>
            </w:r>
            <w:r w:rsidRPr="006C11CA">
              <w:t>/</w:t>
            </w:r>
            <w:r w:rsidRPr="006C11CA">
              <w:rPr>
                <w:lang w:val="en-US"/>
              </w:rPr>
              <w:t>positionTradeName</w:t>
            </w:r>
            <w:r w:rsidRPr="006C11CA">
              <w:t>/</w:t>
            </w:r>
            <w:r w:rsidRPr="00C0287D">
              <w:t>editedPackagingsInfo</w:t>
            </w:r>
            <w:r w:rsidRPr="006C11CA">
              <w:t>) з</w:t>
            </w:r>
            <w:r w:rsidRPr="0022102E">
              <w:t>аполняется</w:t>
            </w:r>
            <w:r w:rsidRPr="006C11CA">
              <w:t xml:space="preserve"> </w:t>
            </w:r>
            <w:r w:rsidRPr="0022102E">
              <w:t>значением</w:t>
            </w:r>
            <w:r w:rsidRPr="006C11CA">
              <w:t xml:space="preserve"> </w:t>
            </w:r>
            <w:r w:rsidRPr="0022102E">
              <w:t>поля</w:t>
            </w:r>
            <w:r w:rsidRPr="006C11CA">
              <w:t xml:space="preserve"> «</w:t>
            </w:r>
            <w:r w:rsidRPr="00C0287D">
              <w:t>Сведения об упаковках. Изменено вручную</w:t>
            </w:r>
            <w:r w:rsidRPr="006C11CA">
              <w:t xml:space="preserve">» </w:t>
            </w:r>
            <w:r w:rsidRPr="003A209E">
              <w:t>(</w:t>
            </w:r>
            <w:r w:rsidRPr="00D63D17">
              <w:rPr>
                <w:lang w:val="en-US"/>
              </w:rPr>
              <w:t>contractSubjectInfo</w:t>
            </w:r>
            <w:r w:rsidRPr="003A209E">
              <w:t>/</w:t>
            </w:r>
            <w:r w:rsidRPr="00D63D17">
              <w:rPr>
                <w:lang w:val="en-US"/>
              </w:rPr>
              <w:t>productsInfo</w:t>
            </w:r>
            <w:r w:rsidRPr="003A209E">
              <w:t>/</w:t>
            </w:r>
            <w:r w:rsidRPr="00D63D17">
              <w:rPr>
                <w:lang w:val="en-US"/>
              </w:rPr>
              <w:t>drugProductsInfoElectronicContract</w:t>
            </w:r>
            <w:r w:rsidRPr="003A209E">
              <w:t>/</w:t>
            </w:r>
            <w:r w:rsidRPr="00D63D17">
              <w:rPr>
                <w:lang w:val="en-US"/>
              </w:rPr>
              <w:t>drugProductInfo</w:t>
            </w:r>
            <w:r w:rsidRPr="003A209E">
              <w:t>/</w:t>
            </w:r>
            <w:r w:rsidRPr="00D63D17">
              <w:rPr>
                <w:lang w:val="en-US"/>
              </w:rPr>
              <w:t>MNNInfo</w:t>
            </w:r>
            <w:r w:rsidRPr="003A209E">
              <w:t>/</w:t>
            </w:r>
            <w:r w:rsidRPr="00D63D17">
              <w:rPr>
                <w:lang w:val="en-US"/>
              </w:rPr>
              <w:t>tradeNamesInfo</w:t>
            </w:r>
            <w:r w:rsidRPr="003A209E">
              <w:t>/</w:t>
            </w:r>
            <w:r w:rsidRPr="00D63D17">
              <w:rPr>
                <w:lang w:val="en-US"/>
              </w:rPr>
              <w:t>tradeNameInfo</w:t>
            </w:r>
            <w:r w:rsidRPr="003A209E">
              <w:t>/</w:t>
            </w:r>
            <w:r w:rsidRPr="00D63D17">
              <w:rPr>
                <w:lang w:val="en-US"/>
              </w:rPr>
              <w:t>editedPackagingsInfo</w:t>
            </w:r>
            <w:r w:rsidRPr="003A209E">
              <w:t xml:space="preserve">) </w:t>
            </w:r>
            <w:r w:rsidRPr="0028531D">
              <w:t>структурированного</w:t>
            </w:r>
            <w:r w:rsidRPr="003A209E">
              <w:t xml:space="preserve"> </w:t>
            </w:r>
            <w:r w:rsidRPr="0028531D">
              <w:t>контракта</w:t>
            </w:r>
            <w:r w:rsidRPr="003A209E">
              <w:t xml:space="preserve"> (</w:t>
            </w:r>
            <w:r w:rsidRPr="0028531D">
              <w:rPr>
                <w:lang w:val="en-US"/>
              </w:rPr>
              <w:t>cpElectronicContract</w:t>
            </w:r>
            <w:r w:rsidRPr="003A209E">
              <w:t>);</w:t>
            </w:r>
          </w:p>
          <w:p w14:paraId="668FB030" w14:textId="54D74916" w:rsidR="00056C63" w:rsidRPr="003A209E" w:rsidRDefault="00056C63" w:rsidP="00056C63">
            <w:pPr>
              <w:pStyle w:val="ad"/>
              <w:numPr>
                <w:ilvl w:val="1"/>
                <w:numId w:val="210"/>
              </w:numPr>
            </w:pPr>
            <w:r w:rsidRPr="0028531D">
              <w:t>Блок</w:t>
            </w:r>
            <w:r w:rsidRPr="003A209E">
              <w:t xml:space="preserve"> «</w:t>
            </w:r>
            <w:r w:rsidRPr="0028531D">
              <w:t>Позиция</w:t>
            </w:r>
            <w:r w:rsidRPr="003A209E">
              <w:t xml:space="preserve"> </w:t>
            </w:r>
            <w:r w:rsidRPr="0028531D">
              <w:t>по</w:t>
            </w:r>
            <w:r w:rsidRPr="003A209E">
              <w:t xml:space="preserve"> </w:t>
            </w:r>
            <w:r w:rsidRPr="0028531D">
              <w:t>торговому</w:t>
            </w:r>
            <w:r w:rsidRPr="003A209E">
              <w:t xml:space="preserve"> </w:t>
            </w:r>
            <w:r w:rsidRPr="0028531D">
              <w:t>наименованию</w:t>
            </w:r>
            <w:r w:rsidRPr="003A209E">
              <w:t xml:space="preserve"> (</w:t>
            </w:r>
            <w:r w:rsidRPr="0028531D">
              <w:t>ТН</w:t>
            </w:r>
            <w:r w:rsidRPr="003A209E">
              <w:t xml:space="preserve">) </w:t>
            </w:r>
            <w:r w:rsidRPr="0028531D">
              <w:t>лекарственного</w:t>
            </w:r>
            <w:r w:rsidRPr="003A209E">
              <w:t xml:space="preserve"> </w:t>
            </w:r>
            <w:r w:rsidRPr="0028531D">
              <w:t>средства</w:t>
            </w:r>
            <w:r w:rsidRPr="003A209E">
              <w:t xml:space="preserve"> </w:t>
            </w:r>
            <w:r w:rsidRPr="0028531D">
              <w:t>формируется</w:t>
            </w:r>
            <w:r w:rsidRPr="003A209E">
              <w:t xml:space="preserve"> </w:t>
            </w:r>
            <w:r w:rsidRPr="0028531D">
              <w:t>в</w:t>
            </w:r>
            <w:r w:rsidRPr="003A209E">
              <w:t xml:space="preserve"> </w:t>
            </w:r>
            <w:r w:rsidRPr="0028531D">
              <w:t>текстовой</w:t>
            </w:r>
            <w:r w:rsidRPr="003A209E">
              <w:t xml:space="preserve"> </w:t>
            </w:r>
            <w:r w:rsidRPr="0028531D">
              <w:t>форме</w:t>
            </w:r>
            <w:r w:rsidRPr="003A209E">
              <w:t>» (</w:t>
            </w:r>
            <w:r w:rsidRPr="0028531D">
              <w:rPr>
                <w:lang w:val="en-US"/>
              </w:rPr>
              <w:t>products</w:t>
            </w:r>
            <w:r w:rsidRPr="003A209E">
              <w:t>/</w:t>
            </w:r>
            <w:r w:rsidRPr="0028531D">
              <w:rPr>
                <w:lang w:val="en-US"/>
              </w:rPr>
              <w:t>product</w:t>
            </w:r>
            <w:r w:rsidRPr="003A209E">
              <w:t>/</w:t>
            </w:r>
            <w:r w:rsidRPr="0028531D">
              <w:rPr>
                <w:lang w:val="en-US"/>
              </w:rPr>
              <w:t>drugPurchaseObjectInfo</w:t>
            </w:r>
            <w:r w:rsidRPr="003A209E">
              <w:t>/</w:t>
            </w:r>
            <w:r w:rsidRPr="0028531D">
              <w:rPr>
                <w:lang w:val="en-US"/>
              </w:rPr>
              <w:t>drugInfoUsingReferenceInfo</w:t>
            </w:r>
            <w:r w:rsidRPr="003A209E">
              <w:t>/</w:t>
            </w:r>
            <w:r w:rsidRPr="0028531D">
              <w:rPr>
                <w:lang w:val="en-US"/>
              </w:rPr>
              <w:t>MNNsInfo</w:t>
            </w:r>
            <w:r w:rsidRPr="003A209E">
              <w:t>/</w:t>
            </w:r>
            <w:r w:rsidRPr="0028531D">
              <w:rPr>
                <w:lang w:val="en-US"/>
              </w:rPr>
              <w:t>MNNInfo</w:t>
            </w:r>
            <w:r w:rsidRPr="003A209E">
              <w:t>/</w:t>
            </w:r>
            <w:r w:rsidRPr="0028531D">
              <w:rPr>
                <w:lang w:val="en-US"/>
              </w:rPr>
              <w:t>positionsTradeName</w:t>
            </w:r>
            <w:r w:rsidRPr="003A209E">
              <w:t>/</w:t>
            </w:r>
            <w:r w:rsidRPr="0028531D">
              <w:rPr>
                <w:lang w:val="en-US"/>
              </w:rPr>
              <w:t>positionTradeName</w:t>
            </w:r>
            <w:r w:rsidRPr="003A209E">
              <w:t>/</w:t>
            </w:r>
            <w:r w:rsidRPr="0028531D">
              <w:rPr>
                <w:lang w:val="en-US"/>
              </w:rPr>
              <w:t>positionTradeNameUsingTextForm</w:t>
            </w:r>
            <w:r w:rsidRPr="003A209E">
              <w:t xml:space="preserve">) </w:t>
            </w:r>
            <w:r w:rsidRPr="0028531D">
              <w:t>в</w:t>
            </w:r>
            <w:r w:rsidRPr="003A209E">
              <w:t xml:space="preserve"> </w:t>
            </w:r>
            <w:r w:rsidRPr="0028531D">
              <w:t>соответствии</w:t>
            </w:r>
            <w:r w:rsidRPr="003A209E">
              <w:t xml:space="preserve"> </w:t>
            </w:r>
            <w:r w:rsidRPr="0028531D">
              <w:t>с</w:t>
            </w:r>
            <w:r w:rsidRPr="003A209E">
              <w:t xml:space="preserve"> </w:t>
            </w:r>
            <w:r w:rsidRPr="0028531D">
              <w:t>узлами</w:t>
            </w:r>
            <w:r w:rsidRPr="003A209E">
              <w:t xml:space="preserve">  «</w:t>
            </w:r>
            <w:r w:rsidRPr="0028531D">
              <w:t>Торговые</w:t>
            </w:r>
            <w:r w:rsidRPr="003A209E">
              <w:t xml:space="preserve"> </w:t>
            </w:r>
            <w:r w:rsidRPr="0028531D">
              <w:t>наименования</w:t>
            </w:r>
            <w:r w:rsidRPr="003A209E">
              <w:t xml:space="preserve">, </w:t>
            </w:r>
            <w:r w:rsidRPr="0028531D">
              <w:t>сформированные</w:t>
            </w:r>
            <w:r w:rsidRPr="003A209E">
              <w:t xml:space="preserve"> </w:t>
            </w:r>
            <w:r w:rsidRPr="0028531D">
              <w:t>в</w:t>
            </w:r>
            <w:r w:rsidRPr="003A209E">
              <w:t xml:space="preserve"> </w:t>
            </w:r>
            <w:r w:rsidRPr="0028531D">
              <w:t>текстовой</w:t>
            </w:r>
            <w:r w:rsidRPr="003A209E">
              <w:t xml:space="preserve"> </w:t>
            </w:r>
            <w:r w:rsidRPr="0028531D">
              <w:lastRenderedPageBreak/>
              <w:t>форме</w:t>
            </w:r>
            <w:r w:rsidRPr="003A209E">
              <w:t>» (</w:t>
            </w:r>
            <w:r w:rsidRPr="0028531D">
              <w:rPr>
                <w:lang w:val="en-US"/>
              </w:rPr>
              <w:t>contractSubjectInfo</w:t>
            </w:r>
            <w:r w:rsidRPr="003A209E">
              <w:t>/</w:t>
            </w:r>
            <w:r w:rsidRPr="0028531D">
              <w:rPr>
                <w:lang w:val="en-US"/>
              </w:rPr>
              <w:t>productsInfo</w:t>
            </w:r>
            <w:r w:rsidRPr="003A209E">
              <w:t>/</w:t>
            </w:r>
            <w:r w:rsidRPr="0028531D">
              <w:rPr>
                <w:lang w:val="en-US"/>
              </w:rPr>
              <w:t>drugProductsInfoElectronicContract</w:t>
            </w:r>
            <w:r w:rsidRPr="003A209E">
              <w:t>/</w:t>
            </w:r>
            <w:r w:rsidRPr="0028531D">
              <w:rPr>
                <w:lang w:val="en-US"/>
              </w:rPr>
              <w:t>drugProductInfo</w:t>
            </w:r>
            <w:r w:rsidRPr="003A209E">
              <w:t>/</w:t>
            </w:r>
            <w:r w:rsidRPr="0028531D">
              <w:rPr>
                <w:lang w:val="en-US"/>
              </w:rPr>
              <w:t>cmn</w:t>
            </w:r>
            <w:r w:rsidRPr="003A209E">
              <w:t>:</w:t>
            </w:r>
            <w:r w:rsidRPr="0028531D">
              <w:rPr>
                <w:lang w:val="en-US"/>
              </w:rPr>
              <w:t>MNNInfo</w:t>
            </w:r>
            <w:r w:rsidRPr="003A209E">
              <w:t>/</w:t>
            </w:r>
            <w:r w:rsidRPr="0028531D">
              <w:rPr>
                <w:lang w:val="en-US"/>
              </w:rPr>
              <w:t>tradeNamesInfo</w:t>
            </w:r>
            <w:r w:rsidRPr="003A209E">
              <w:t>/</w:t>
            </w:r>
            <w:r w:rsidRPr="0028531D">
              <w:rPr>
                <w:lang w:val="en-US"/>
              </w:rPr>
              <w:t>tradeNameInfo</w:t>
            </w:r>
            <w:r w:rsidRPr="003A209E">
              <w:t>/</w:t>
            </w:r>
            <w:r w:rsidRPr="006C11CA">
              <w:rPr>
                <w:lang w:val="en-US"/>
              </w:rPr>
              <w:t>positionTradeNameUsingTextForm</w:t>
            </w:r>
            <w:r w:rsidRPr="003A209E">
              <w:t>)</w:t>
            </w:r>
          </w:p>
          <w:p w14:paraId="34997816" w14:textId="14877AAB" w:rsidR="00056C63" w:rsidRPr="0055778A" w:rsidRDefault="00056C63" w:rsidP="00056C63">
            <w:pPr>
              <w:pStyle w:val="ad"/>
              <w:numPr>
                <w:ilvl w:val="1"/>
                <w:numId w:val="210"/>
              </w:numPr>
            </w:pPr>
            <w:r w:rsidRPr="0028531D">
              <w:t>В</w:t>
            </w:r>
            <w:r w:rsidRPr="0055778A">
              <w:t xml:space="preserve"> </w:t>
            </w:r>
            <w:r w:rsidRPr="0028531D">
              <w:t>случае</w:t>
            </w:r>
            <w:r w:rsidRPr="0055778A">
              <w:t xml:space="preserve">, </w:t>
            </w:r>
            <w:r w:rsidRPr="0028531D">
              <w:t>если</w:t>
            </w:r>
            <w:r w:rsidRPr="0055778A">
              <w:t xml:space="preserve"> </w:t>
            </w:r>
            <w:r w:rsidRPr="0028531D">
              <w:t>в</w:t>
            </w:r>
            <w:r w:rsidRPr="0055778A">
              <w:t xml:space="preserve"> </w:t>
            </w:r>
            <w:r w:rsidRPr="0028531D">
              <w:t>структурированном</w:t>
            </w:r>
            <w:r w:rsidRPr="0055778A">
              <w:t xml:space="preserve"> </w:t>
            </w:r>
            <w:r w:rsidRPr="0028531D">
              <w:t>контракте</w:t>
            </w:r>
            <w:r w:rsidRPr="0055778A">
              <w:t xml:space="preserve"> (</w:t>
            </w:r>
            <w:r w:rsidRPr="0028531D">
              <w:rPr>
                <w:lang w:val="en-US"/>
              </w:rPr>
              <w:t>cpElectronicContract</w:t>
            </w:r>
            <w:r w:rsidRPr="0055778A">
              <w:t xml:space="preserve">) </w:t>
            </w:r>
            <w:r w:rsidRPr="0028531D">
              <w:t>заполнен</w:t>
            </w:r>
            <w:r w:rsidRPr="0055778A">
              <w:t xml:space="preserve"> </w:t>
            </w:r>
            <w:r w:rsidRPr="0028531D">
              <w:t>блок</w:t>
            </w:r>
            <w:r w:rsidRPr="0055778A">
              <w:t xml:space="preserve"> «</w:t>
            </w:r>
            <w:r w:rsidRPr="0028531D">
              <w:t>Международное</w:t>
            </w:r>
            <w:r w:rsidRPr="0055778A">
              <w:t xml:space="preserve">, </w:t>
            </w:r>
            <w:r w:rsidRPr="0028531D">
              <w:t>группировочное</w:t>
            </w:r>
            <w:r w:rsidRPr="0055778A">
              <w:t xml:space="preserve"> </w:t>
            </w:r>
            <w:r w:rsidRPr="0028531D">
              <w:t>или</w:t>
            </w:r>
            <w:r w:rsidRPr="0055778A">
              <w:t xml:space="preserve"> </w:t>
            </w:r>
            <w:r w:rsidRPr="0028531D">
              <w:t>химическое</w:t>
            </w:r>
            <w:r w:rsidRPr="0055778A">
              <w:t xml:space="preserve"> </w:t>
            </w:r>
            <w:r w:rsidRPr="0028531D">
              <w:t>наименование</w:t>
            </w:r>
            <w:r w:rsidRPr="0055778A">
              <w:t xml:space="preserve"> </w:t>
            </w:r>
            <w:r w:rsidRPr="0028531D">
              <w:t>лекарственного</w:t>
            </w:r>
            <w:r w:rsidRPr="0055778A">
              <w:t xml:space="preserve"> </w:t>
            </w:r>
            <w:r w:rsidRPr="0028531D">
              <w:t>препарата</w:t>
            </w:r>
            <w:r w:rsidRPr="0055778A">
              <w:t xml:space="preserve"> (</w:t>
            </w:r>
            <w:r w:rsidRPr="0028531D">
              <w:t>МНН</w:t>
            </w:r>
            <w:r w:rsidRPr="0055778A">
              <w:t xml:space="preserve">), </w:t>
            </w:r>
            <w:r w:rsidRPr="0028531D">
              <w:t>сформированное</w:t>
            </w:r>
            <w:r w:rsidRPr="0055778A">
              <w:t xml:space="preserve"> </w:t>
            </w:r>
            <w:r w:rsidRPr="0028531D">
              <w:t>в</w:t>
            </w:r>
            <w:r w:rsidRPr="0055778A">
              <w:t xml:space="preserve"> </w:t>
            </w:r>
            <w:r w:rsidRPr="0028531D">
              <w:t>текстовой</w:t>
            </w:r>
            <w:r w:rsidRPr="0055778A">
              <w:t xml:space="preserve"> </w:t>
            </w:r>
            <w:r w:rsidRPr="0028531D">
              <w:t>форме</w:t>
            </w:r>
            <w:r w:rsidRPr="0055778A">
              <w:t>» (</w:t>
            </w:r>
            <w:r w:rsidRPr="006C11CA">
              <w:rPr>
                <w:lang w:val="en-US"/>
              </w:rPr>
              <w:t>contractSubjectInfo</w:t>
            </w:r>
            <w:r w:rsidRPr="0055778A">
              <w:t>/</w:t>
            </w:r>
            <w:r w:rsidRPr="006C11CA">
              <w:rPr>
                <w:lang w:val="en-US"/>
              </w:rPr>
              <w:t>productsInfo</w:t>
            </w:r>
            <w:r w:rsidRPr="0055778A">
              <w:t>/</w:t>
            </w:r>
            <w:r w:rsidRPr="006C11CA">
              <w:rPr>
                <w:lang w:val="en-US"/>
              </w:rPr>
              <w:t>drugProductsInfoElectronicContract</w:t>
            </w:r>
            <w:r w:rsidRPr="0055778A">
              <w:t>/</w:t>
            </w:r>
            <w:r w:rsidRPr="006C11CA">
              <w:rPr>
                <w:lang w:val="en-US"/>
              </w:rPr>
              <w:t>drugProductInfo</w:t>
            </w:r>
            <w:r w:rsidRPr="0055778A">
              <w:t>/</w:t>
            </w:r>
            <w:r w:rsidRPr="006C11CA">
              <w:rPr>
                <w:lang w:val="en-US"/>
              </w:rPr>
              <w:t>cmn</w:t>
            </w:r>
            <w:r w:rsidRPr="0055778A">
              <w:t>:</w:t>
            </w:r>
            <w:r w:rsidRPr="006C11CA">
              <w:rPr>
                <w:lang w:val="en-US"/>
              </w:rPr>
              <w:t>MNNInfoUsingTextForm</w:t>
            </w:r>
            <w:r w:rsidRPr="0055778A">
              <w:t xml:space="preserve">), </w:t>
            </w:r>
            <w:r w:rsidRPr="0028531D">
              <w:t>то</w:t>
            </w:r>
            <w:r w:rsidRPr="0055778A">
              <w:t xml:space="preserve"> </w:t>
            </w:r>
            <w:r w:rsidRPr="0028531D">
              <w:t>заполняются</w:t>
            </w:r>
            <w:r w:rsidRPr="0055778A">
              <w:t xml:space="preserve"> </w:t>
            </w:r>
            <w:r w:rsidRPr="0028531D">
              <w:t>следующие</w:t>
            </w:r>
            <w:r w:rsidRPr="0055778A">
              <w:t xml:space="preserve"> </w:t>
            </w:r>
            <w:r w:rsidRPr="0028531D">
              <w:t>поля</w:t>
            </w:r>
            <w:r w:rsidRPr="0055778A">
              <w:t>:</w:t>
            </w:r>
          </w:p>
          <w:p w14:paraId="59262945" w14:textId="6B8FC780" w:rsidR="00056C63" w:rsidRPr="0055778A" w:rsidRDefault="00056C63" w:rsidP="00056C63">
            <w:pPr>
              <w:pStyle w:val="ad"/>
              <w:numPr>
                <w:ilvl w:val="1"/>
                <w:numId w:val="210"/>
              </w:numPr>
            </w:pPr>
            <w:r w:rsidRPr="0028531D">
              <w:t>поле</w:t>
            </w:r>
            <w:r w:rsidRPr="0055778A">
              <w:t xml:space="preserve"> «</w:t>
            </w:r>
            <w:r w:rsidRPr="0028531D">
              <w:t>Классификация</w:t>
            </w:r>
            <w:r w:rsidRPr="0055778A">
              <w:t xml:space="preserve"> </w:t>
            </w:r>
            <w:r w:rsidRPr="0028531D">
              <w:t>по</w:t>
            </w:r>
            <w:r w:rsidRPr="0055778A">
              <w:t xml:space="preserve"> </w:t>
            </w:r>
            <w:r w:rsidRPr="0028531D">
              <w:t>ОКПД</w:t>
            </w:r>
            <w:r w:rsidRPr="0055778A">
              <w:t>2» (</w:t>
            </w:r>
            <w:r w:rsidRPr="006C11CA">
              <w:rPr>
                <w:lang w:val="en-US"/>
              </w:rPr>
              <w:t>products</w:t>
            </w:r>
            <w:r w:rsidRPr="0055778A">
              <w:t>/</w:t>
            </w:r>
            <w:r w:rsidRPr="006C11CA">
              <w:rPr>
                <w:lang w:val="en-US"/>
              </w:rPr>
              <w:t>product</w:t>
            </w:r>
            <w:r w:rsidRPr="0055778A">
              <w:t>/</w:t>
            </w:r>
            <w:r w:rsidRPr="006C11CA">
              <w:rPr>
                <w:lang w:val="en-US"/>
              </w:rPr>
              <w:t>OKPD</w:t>
            </w:r>
            <w:r w:rsidRPr="0055778A">
              <w:t xml:space="preserve">2) </w:t>
            </w:r>
            <w:r w:rsidRPr="0028531D">
              <w:t>заполняется</w:t>
            </w:r>
            <w:r w:rsidRPr="0055778A">
              <w:t xml:space="preserve"> </w:t>
            </w:r>
            <w:r w:rsidRPr="0028531D">
              <w:t>значением</w:t>
            </w:r>
            <w:r w:rsidRPr="0055778A">
              <w:t xml:space="preserve"> </w:t>
            </w:r>
            <w:r w:rsidRPr="0028531D">
              <w:t>поля</w:t>
            </w:r>
            <w:r w:rsidRPr="0055778A">
              <w:t xml:space="preserve"> «</w:t>
            </w:r>
            <w:r w:rsidRPr="0028531D">
              <w:t>Классификация</w:t>
            </w:r>
            <w:r w:rsidRPr="0055778A">
              <w:t xml:space="preserve"> </w:t>
            </w:r>
            <w:r w:rsidRPr="0028531D">
              <w:t>по</w:t>
            </w:r>
            <w:r w:rsidRPr="0055778A">
              <w:t xml:space="preserve"> </w:t>
            </w:r>
            <w:r w:rsidRPr="0028531D">
              <w:t>ОКПД</w:t>
            </w:r>
            <w:r w:rsidRPr="0055778A">
              <w:t>2» (</w:t>
            </w:r>
            <w:r w:rsidRPr="006C11CA">
              <w:rPr>
                <w:lang w:val="en-US"/>
              </w:rPr>
              <w:t>contractSubjectInfo</w:t>
            </w:r>
            <w:r w:rsidRPr="0055778A">
              <w:t>/</w:t>
            </w:r>
            <w:r w:rsidRPr="006C11CA">
              <w:rPr>
                <w:lang w:val="en-US"/>
              </w:rPr>
              <w:t>productsInfo</w:t>
            </w:r>
            <w:r w:rsidRPr="0055778A">
              <w:t>/</w:t>
            </w:r>
            <w:r w:rsidRPr="006C11CA">
              <w:rPr>
                <w:lang w:val="en-US"/>
              </w:rPr>
              <w:t>drugProductsInfoElectronicContract</w:t>
            </w:r>
            <w:r w:rsidRPr="0055778A">
              <w:t>/</w:t>
            </w:r>
            <w:r w:rsidRPr="006C11CA">
              <w:rPr>
                <w:lang w:val="en-US"/>
              </w:rPr>
              <w:t>drugProductInfo</w:t>
            </w:r>
            <w:r w:rsidRPr="0055778A">
              <w:t>/</w:t>
            </w:r>
            <w:r w:rsidRPr="006C11CA">
              <w:rPr>
                <w:lang w:val="en-US"/>
              </w:rPr>
              <w:t>cmn</w:t>
            </w:r>
            <w:r w:rsidRPr="0055778A">
              <w:t>:</w:t>
            </w:r>
            <w:r w:rsidRPr="006C11CA">
              <w:rPr>
                <w:lang w:val="en-US"/>
              </w:rPr>
              <w:t>MNNInfoUsingTextForm</w:t>
            </w:r>
            <w:r w:rsidRPr="0055778A">
              <w:t>/</w:t>
            </w:r>
            <w:r w:rsidRPr="006C11CA">
              <w:rPr>
                <w:lang w:val="en-US"/>
              </w:rPr>
              <w:t>OKPD</w:t>
            </w:r>
            <w:r w:rsidRPr="0055778A">
              <w:t>2</w:t>
            </w:r>
            <w:r w:rsidRPr="006C11CA">
              <w:rPr>
                <w:lang w:val="en-US"/>
              </w:rPr>
              <w:t>Info</w:t>
            </w:r>
            <w:r w:rsidRPr="0055778A">
              <w:t>/</w:t>
            </w:r>
            <w:r w:rsidRPr="006C11CA">
              <w:rPr>
                <w:lang w:val="en-US"/>
              </w:rPr>
              <w:t>OKPDCode</w:t>
            </w:r>
            <w:r w:rsidRPr="0055778A">
              <w:t xml:space="preserve">) </w:t>
            </w:r>
            <w:r w:rsidRPr="0028531D">
              <w:t>структурированного</w:t>
            </w:r>
            <w:r w:rsidRPr="0055778A">
              <w:t xml:space="preserve"> </w:t>
            </w:r>
            <w:r w:rsidRPr="0028531D">
              <w:t>контракта</w:t>
            </w:r>
            <w:r w:rsidRPr="0055778A">
              <w:t xml:space="preserve"> (</w:t>
            </w:r>
            <w:r w:rsidRPr="0028531D">
              <w:rPr>
                <w:lang w:val="en-US"/>
              </w:rPr>
              <w:t>cpElectronicContract</w:t>
            </w:r>
            <w:r w:rsidRPr="0055778A">
              <w:t>);</w:t>
            </w:r>
          </w:p>
          <w:p w14:paraId="1744FF05" w14:textId="58DD7A4A" w:rsidR="00056C63" w:rsidRPr="0055778A" w:rsidRDefault="00056C63" w:rsidP="00056C63">
            <w:pPr>
              <w:pStyle w:val="ad"/>
              <w:numPr>
                <w:ilvl w:val="1"/>
                <w:numId w:val="210"/>
              </w:numPr>
            </w:pPr>
            <w:r w:rsidRPr="0028531D">
              <w:t>поле</w:t>
            </w:r>
            <w:r w:rsidRPr="0055778A">
              <w:t xml:space="preserve"> «</w:t>
            </w:r>
            <w:r w:rsidRPr="0028531D">
              <w:t>Единица</w:t>
            </w:r>
            <w:r w:rsidRPr="0055778A">
              <w:t xml:space="preserve"> </w:t>
            </w:r>
            <w:r w:rsidRPr="0028531D">
              <w:t>измерения</w:t>
            </w:r>
            <w:r w:rsidRPr="0055778A">
              <w:t>» (</w:t>
            </w:r>
            <w:r w:rsidRPr="006C11CA">
              <w:rPr>
                <w:lang w:val="en-US"/>
              </w:rPr>
              <w:t>products</w:t>
            </w:r>
            <w:r w:rsidRPr="0055778A">
              <w:t>/</w:t>
            </w:r>
            <w:r w:rsidRPr="006C11CA">
              <w:rPr>
                <w:lang w:val="en-US"/>
              </w:rPr>
              <w:t>product</w:t>
            </w:r>
            <w:r w:rsidRPr="0055778A">
              <w:t>/</w:t>
            </w:r>
            <w:r w:rsidRPr="006C11CA">
              <w:rPr>
                <w:lang w:val="en-US"/>
              </w:rPr>
              <w:t>OKEI</w:t>
            </w:r>
            <w:r w:rsidRPr="0055778A">
              <w:t xml:space="preserve">) </w:t>
            </w:r>
            <w:r w:rsidRPr="0028531D">
              <w:t>заполняется</w:t>
            </w:r>
            <w:r w:rsidRPr="0055778A">
              <w:t xml:space="preserve"> </w:t>
            </w:r>
            <w:r w:rsidRPr="0028531D">
              <w:t>значением</w:t>
            </w:r>
            <w:r w:rsidRPr="0055778A">
              <w:t xml:space="preserve"> </w:t>
            </w:r>
            <w:r w:rsidRPr="0028531D">
              <w:t>поля</w:t>
            </w:r>
            <w:r w:rsidRPr="0055778A">
              <w:t xml:space="preserve"> «</w:t>
            </w:r>
            <w:r w:rsidRPr="0028531D">
              <w:t>Единица</w:t>
            </w:r>
            <w:r w:rsidRPr="0055778A">
              <w:t xml:space="preserve"> </w:t>
            </w:r>
            <w:r w:rsidRPr="0028531D">
              <w:t>измерения</w:t>
            </w:r>
            <w:r w:rsidRPr="0055778A">
              <w:t>» (</w:t>
            </w:r>
            <w:r w:rsidRPr="006C11CA">
              <w:rPr>
                <w:lang w:val="en-US"/>
              </w:rPr>
              <w:t>contractSubjectInfo</w:t>
            </w:r>
            <w:r w:rsidRPr="0055778A">
              <w:t>/</w:t>
            </w:r>
            <w:r w:rsidRPr="006C11CA">
              <w:rPr>
                <w:lang w:val="en-US"/>
              </w:rPr>
              <w:t>productsInfo</w:t>
            </w:r>
            <w:r w:rsidRPr="0055778A">
              <w:t>/</w:t>
            </w:r>
            <w:r w:rsidRPr="006C11CA">
              <w:rPr>
                <w:lang w:val="en-US"/>
              </w:rPr>
              <w:t>drugProductsInfoElectronicContract</w:t>
            </w:r>
            <w:r w:rsidRPr="0055778A">
              <w:t>/</w:t>
            </w:r>
            <w:r w:rsidRPr="006C11CA">
              <w:rPr>
                <w:lang w:val="en-US"/>
              </w:rPr>
              <w:t>drugProductInfo</w:t>
            </w:r>
            <w:r w:rsidRPr="0055778A">
              <w:t>/</w:t>
            </w:r>
            <w:r w:rsidRPr="006C11CA">
              <w:rPr>
                <w:lang w:val="en-US"/>
              </w:rPr>
              <w:t>MNNInfoUsingTextForm</w:t>
            </w:r>
            <w:r w:rsidRPr="0055778A">
              <w:t>/</w:t>
            </w:r>
            <w:r w:rsidRPr="006C11CA">
              <w:rPr>
                <w:lang w:val="en-US"/>
              </w:rPr>
              <w:t>OKEIInfo</w:t>
            </w:r>
            <w:r w:rsidRPr="0055778A">
              <w:t xml:space="preserve">) </w:t>
            </w:r>
            <w:r w:rsidRPr="0028531D">
              <w:t>структурированного</w:t>
            </w:r>
            <w:r w:rsidRPr="0055778A">
              <w:t xml:space="preserve"> </w:t>
            </w:r>
            <w:r w:rsidRPr="0028531D">
              <w:t>контракта</w:t>
            </w:r>
            <w:r w:rsidRPr="0055778A">
              <w:t xml:space="preserve"> (</w:t>
            </w:r>
            <w:r w:rsidRPr="0028531D">
              <w:rPr>
                <w:lang w:val="en-US"/>
              </w:rPr>
              <w:t>cpElectronicContract</w:t>
            </w:r>
            <w:r w:rsidRPr="0055778A">
              <w:t>);</w:t>
            </w:r>
          </w:p>
          <w:p w14:paraId="1D848CC7" w14:textId="158FCC54" w:rsidR="00056C63" w:rsidRPr="0055778A" w:rsidRDefault="00056C63" w:rsidP="00056C63">
            <w:pPr>
              <w:pStyle w:val="ad"/>
              <w:numPr>
                <w:ilvl w:val="1"/>
                <w:numId w:val="210"/>
              </w:numPr>
            </w:pPr>
            <w:r w:rsidRPr="0028531D">
              <w:t>поле</w:t>
            </w:r>
            <w:r w:rsidRPr="0055778A">
              <w:t xml:space="preserve"> «</w:t>
            </w:r>
            <w:r w:rsidRPr="0028531D">
              <w:t>Наименование</w:t>
            </w:r>
            <w:r w:rsidRPr="0055778A">
              <w:t xml:space="preserve"> </w:t>
            </w:r>
            <w:r w:rsidRPr="0028531D">
              <w:t>МНН</w:t>
            </w:r>
            <w:r w:rsidRPr="0055778A">
              <w:t>» (</w:t>
            </w:r>
            <w:r w:rsidRPr="0028531D">
              <w:rPr>
                <w:lang w:val="en-US"/>
              </w:rPr>
              <w:t>products</w:t>
            </w:r>
            <w:r w:rsidRPr="0055778A">
              <w:t>/</w:t>
            </w:r>
            <w:r w:rsidRPr="0028531D">
              <w:rPr>
                <w:lang w:val="en-US"/>
              </w:rPr>
              <w:t>product</w:t>
            </w:r>
            <w:r w:rsidRPr="0055778A">
              <w:t>/</w:t>
            </w:r>
            <w:r w:rsidRPr="0028531D">
              <w:rPr>
                <w:lang w:val="en-US"/>
              </w:rPr>
              <w:t>drugPurchaseObjectInfo</w:t>
            </w:r>
            <w:r w:rsidRPr="0055778A">
              <w:t>/</w:t>
            </w:r>
            <w:r w:rsidRPr="0028531D">
              <w:rPr>
                <w:lang w:val="en-US"/>
              </w:rPr>
              <w:t>drugInfoUsingReferenceInfo</w:t>
            </w:r>
            <w:r w:rsidRPr="0055778A">
              <w:t>/</w:t>
            </w:r>
            <w:r w:rsidRPr="0028531D">
              <w:rPr>
                <w:lang w:val="en-US"/>
              </w:rPr>
              <w:t>MNNsInfo</w:t>
            </w:r>
            <w:r w:rsidRPr="0055778A">
              <w:t>/</w:t>
            </w:r>
            <w:r w:rsidRPr="0028531D">
              <w:rPr>
                <w:lang w:val="en-US"/>
              </w:rPr>
              <w:t>MNNInfo</w:t>
            </w:r>
            <w:r w:rsidRPr="0055778A">
              <w:t>/</w:t>
            </w:r>
            <w:r w:rsidRPr="0028531D">
              <w:rPr>
                <w:lang w:val="en-US"/>
              </w:rPr>
              <w:t>MNNTextForm</w:t>
            </w:r>
            <w:r w:rsidRPr="0055778A">
              <w:t>/</w:t>
            </w:r>
            <w:r w:rsidRPr="0028531D">
              <w:rPr>
                <w:lang w:val="en-US"/>
              </w:rPr>
              <w:t>MNNName</w:t>
            </w:r>
            <w:r w:rsidRPr="0055778A">
              <w:t xml:space="preserve">) </w:t>
            </w:r>
            <w:r w:rsidRPr="0028531D">
              <w:t>заполняется</w:t>
            </w:r>
            <w:r w:rsidRPr="0055778A">
              <w:t xml:space="preserve"> </w:t>
            </w:r>
            <w:r w:rsidRPr="0028531D">
              <w:t>значением</w:t>
            </w:r>
            <w:r w:rsidRPr="0055778A">
              <w:t xml:space="preserve"> </w:t>
            </w:r>
            <w:r w:rsidRPr="0028531D">
              <w:t>поля</w:t>
            </w:r>
            <w:r w:rsidRPr="0055778A">
              <w:t xml:space="preserve"> «</w:t>
            </w:r>
            <w:r w:rsidRPr="0028531D">
              <w:t>Наименование</w:t>
            </w:r>
            <w:r w:rsidRPr="0055778A">
              <w:t xml:space="preserve"> </w:t>
            </w:r>
            <w:r w:rsidRPr="0028531D">
              <w:t>МНН</w:t>
            </w:r>
            <w:r w:rsidRPr="0055778A">
              <w:t>» (</w:t>
            </w:r>
            <w:r w:rsidRPr="0028531D">
              <w:rPr>
                <w:lang w:val="en-US"/>
              </w:rPr>
              <w:t>contractSubjectInfo</w:t>
            </w:r>
            <w:r w:rsidRPr="0055778A">
              <w:t>/</w:t>
            </w:r>
            <w:r w:rsidRPr="0028531D">
              <w:rPr>
                <w:lang w:val="en-US"/>
              </w:rPr>
              <w:t>productsInfo</w:t>
            </w:r>
            <w:r w:rsidRPr="0055778A">
              <w:t>/</w:t>
            </w:r>
            <w:r w:rsidRPr="0028531D">
              <w:rPr>
                <w:lang w:val="en-US"/>
              </w:rPr>
              <w:t>drugProductsInfoElectronicContract</w:t>
            </w:r>
            <w:r w:rsidRPr="0055778A">
              <w:t>/</w:t>
            </w:r>
            <w:r w:rsidRPr="0028531D">
              <w:rPr>
                <w:lang w:val="en-US"/>
              </w:rPr>
              <w:t>drugProductInfo</w:t>
            </w:r>
            <w:r w:rsidRPr="0055778A">
              <w:t>/</w:t>
            </w:r>
            <w:r w:rsidRPr="0028531D">
              <w:rPr>
                <w:lang w:val="en-US"/>
              </w:rPr>
              <w:t>MNNInfoUsingTextForm</w:t>
            </w:r>
            <w:r w:rsidRPr="0055778A">
              <w:t>/</w:t>
            </w:r>
            <w:r w:rsidRPr="0028531D">
              <w:rPr>
                <w:lang w:val="en-US"/>
              </w:rPr>
              <w:t>MNNInfo</w:t>
            </w:r>
            <w:r w:rsidRPr="0055778A">
              <w:t>/</w:t>
            </w:r>
            <w:r w:rsidRPr="0028531D">
              <w:rPr>
                <w:lang w:val="en-US"/>
              </w:rPr>
              <w:t>MNNName</w:t>
            </w:r>
            <w:r w:rsidRPr="0055778A">
              <w:t xml:space="preserve">) </w:t>
            </w:r>
            <w:r w:rsidRPr="0028531D">
              <w:t>структурированного</w:t>
            </w:r>
            <w:r w:rsidRPr="0055778A">
              <w:t xml:space="preserve"> </w:t>
            </w:r>
            <w:r w:rsidRPr="0028531D">
              <w:t>контракта</w:t>
            </w:r>
            <w:r w:rsidRPr="0055778A">
              <w:t xml:space="preserve"> (</w:t>
            </w:r>
            <w:r w:rsidRPr="0028531D">
              <w:rPr>
                <w:lang w:val="en-US"/>
              </w:rPr>
              <w:t>cpElectronicContract</w:t>
            </w:r>
            <w:r w:rsidRPr="0055778A">
              <w:t>);</w:t>
            </w:r>
          </w:p>
          <w:p w14:paraId="1E041592" w14:textId="2681A962" w:rsidR="00056C63" w:rsidRPr="0055778A" w:rsidRDefault="00056C63" w:rsidP="00056C63">
            <w:pPr>
              <w:pStyle w:val="ad"/>
              <w:numPr>
                <w:ilvl w:val="1"/>
                <w:numId w:val="210"/>
              </w:numPr>
            </w:pPr>
            <w:r w:rsidRPr="0028531D">
              <w:t>поле</w:t>
            </w:r>
            <w:r w:rsidRPr="0055778A">
              <w:t xml:space="preserve"> «</w:t>
            </w:r>
            <w:r w:rsidRPr="0028531D">
              <w:t>Код</w:t>
            </w:r>
            <w:r w:rsidRPr="0055778A">
              <w:t xml:space="preserve"> </w:t>
            </w:r>
            <w:r w:rsidRPr="0028531D">
              <w:t>причины</w:t>
            </w:r>
            <w:r w:rsidRPr="0055778A">
              <w:t xml:space="preserve"> </w:t>
            </w:r>
            <w:r w:rsidRPr="0028531D">
              <w:t>корректировки</w:t>
            </w:r>
            <w:r w:rsidRPr="0055778A">
              <w:t>» (</w:t>
            </w:r>
            <w:r w:rsidRPr="006C11CA">
              <w:rPr>
                <w:lang w:val="en-US"/>
              </w:rPr>
              <w:t>products</w:t>
            </w:r>
            <w:r w:rsidRPr="0055778A">
              <w:t>/</w:t>
            </w:r>
            <w:r w:rsidRPr="006C11CA">
              <w:rPr>
                <w:lang w:val="en-US"/>
              </w:rPr>
              <w:t>product</w:t>
            </w:r>
            <w:r w:rsidRPr="0055778A">
              <w:t>/</w:t>
            </w:r>
            <w:r w:rsidRPr="006C11CA">
              <w:rPr>
                <w:lang w:val="en-US"/>
              </w:rPr>
              <w:t>drugPurchaseObjectInfo</w:t>
            </w:r>
            <w:r w:rsidRPr="0055778A">
              <w:t>/</w:t>
            </w:r>
            <w:r w:rsidRPr="006C11CA">
              <w:rPr>
                <w:lang w:val="en-US"/>
              </w:rPr>
              <w:t>drugInfoUsingReferenceInfo</w:t>
            </w:r>
            <w:r w:rsidRPr="0055778A">
              <w:t>/</w:t>
            </w:r>
            <w:r w:rsidRPr="006C11CA">
              <w:rPr>
                <w:lang w:val="en-US"/>
              </w:rPr>
              <w:t>MNNsInfo</w:t>
            </w:r>
            <w:r w:rsidRPr="0055778A">
              <w:t>/</w:t>
            </w:r>
            <w:r w:rsidRPr="006C11CA">
              <w:rPr>
                <w:lang w:val="en-US"/>
              </w:rPr>
              <w:t>MNNInfo</w:t>
            </w:r>
            <w:r w:rsidRPr="0055778A">
              <w:t>/</w:t>
            </w:r>
            <w:r w:rsidRPr="006C11CA">
              <w:rPr>
                <w:lang w:val="en-US"/>
              </w:rPr>
              <w:t>MNNTextForm</w:t>
            </w:r>
            <w:r w:rsidRPr="0055778A">
              <w:t>/</w:t>
            </w:r>
            <w:r w:rsidRPr="006C11CA">
              <w:rPr>
                <w:lang w:val="en-US"/>
              </w:rPr>
              <w:t>drugChangeInfo</w:t>
            </w:r>
            <w:r w:rsidRPr="0055778A">
              <w:t>/</w:t>
            </w:r>
            <w:r w:rsidRPr="006C11CA">
              <w:rPr>
                <w:lang w:val="en-US"/>
              </w:rPr>
              <w:t>drugChangeReason</w:t>
            </w:r>
            <w:r w:rsidRPr="0055778A">
              <w:t>/</w:t>
            </w:r>
            <w:r w:rsidRPr="006C11CA">
              <w:rPr>
                <w:lang w:val="en-US"/>
              </w:rPr>
              <w:t>code</w:t>
            </w:r>
            <w:r w:rsidRPr="0055778A">
              <w:t xml:space="preserve">) </w:t>
            </w:r>
            <w:r w:rsidRPr="0028531D">
              <w:t>заполняется</w:t>
            </w:r>
            <w:r w:rsidRPr="0055778A">
              <w:t xml:space="preserve"> </w:t>
            </w:r>
            <w:r w:rsidRPr="0028531D">
              <w:t>значением</w:t>
            </w:r>
            <w:r w:rsidRPr="0055778A">
              <w:t xml:space="preserve"> </w:t>
            </w:r>
            <w:r w:rsidRPr="0028531D">
              <w:t>поля</w:t>
            </w:r>
            <w:r w:rsidRPr="0055778A">
              <w:t xml:space="preserve"> «</w:t>
            </w:r>
            <w:r w:rsidRPr="0028531D">
              <w:t>Код</w:t>
            </w:r>
            <w:r w:rsidRPr="0055778A">
              <w:t xml:space="preserve"> </w:t>
            </w:r>
            <w:r w:rsidRPr="0028531D">
              <w:t>причины</w:t>
            </w:r>
            <w:r w:rsidRPr="0055778A">
              <w:t xml:space="preserve"> </w:t>
            </w:r>
            <w:r w:rsidRPr="0028531D">
              <w:t>корректировки</w:t>
            </w:r>
            <w:r w:rsidRPr="0055778A">
              <w:t>» (</w:t>
            </w:r>
            <w:r w:rsidRPr="0028531D">
              <w:rPr>
                <w:lang w:val="en-US"/>
              </w:rPr>
              <w:t>contractSubjectInfo</w:t>
            </w:r>
            <w:r w:rsidRPr="0055778A">
              <w:t>/</w:t>
            </w:r>
            <w:r w:rsidRPr="0028531D">
              <w:rPr>
                <w:lang w:val="en-US"/>
              </w:rPr>
              <w:t>productsInfo</w:t>
            </w:r>
            <w:r w:rsidRPr="0055778A">
              <w:t>/</w:t>
            </w:r>
            <w:r w:rsidRPr="0028531D">
              <w:rPr>
                <w:lang w:val="en-US"/>
              </w:rPr>
              <w:t>drugProductsInfoElectronicContract</w:t>
            </w:r>
            <w:r w:rsidRPr="0055778A">
              <w:t>/</w:t>
            </w:r>
            <w:r w:rsidRPr="0028531D">
              <w:rPr>
                <w:lang w:val="en-US"/>
              </w:rPr>
              <w:t>drugProductInfo</w:t>
            </w:r>
            <w:r w:rsidRPr="0055778A">
              <w:t>/</w:t>
            </w:r>
            <w:r w:rsidRPr="0028531D">
              <w:rPr>
                <w:lang w:val="en-US"/>
              </w:rPr>
              <w:t>MNNInfoUsingTextForm</w:t>
            </w:r>
            <w:r w:rsidRPr="0055778A">
              <w:t>/</w:t>
            </w:r>
            <w:r w:rsidRPr="0028531D">
              <w:rPr>
                <w:lang w:val="en-US"/>
              </w:rPr>
              <w:t>MNNInfo</w:t>
            </w:r>
            <w:r w:rsidRPr="0055778A">
              <w:t>/</w:t>
            </w:r>
            <w:r w:rsidRPr="006C11CA">
              <w:rPr>
                <w:lang w:val="en-US"/>
              </w:rPr>
              <w:t>drugChangeInfo</w:t>
            </w:r>
            <w:r w:rsidRPr="0055778A">
              <w:t>/</w:t>
            </w:r>
            <w:r w:rsidRPr="006C11CA">
              <w:rPr>
                <w:lang w:val="en-US"/>
              </w:rPr>
              <w:t>drugChangeReason</w:t>
            </w:r>
            <w:r w:rsidRPr="0055778A">
              <w:t>/</w:t>
            </w:r>
            <w:r w:rsidRPr="0028531D">
              <w:rPr>
                <w:lang w:val="en-US"/>
              </w:rPr>
              <w:t>code</w:t>
            </w:r>
            <w:r w:rsidRPr="0055778A">
              <w:t xml:space="preserve">) </w:t>
            </w:r>
            <w:r w:rsidRPr="0028531D">
              <w:t>структурированного</w:t>
            </w:r>
            <w:r w:rsidRPr="0055778A">
              <w:t xml:space="preserve"> </w:t>
            </w:r>
            <w:r w:rsidRPr="0028531D">
              <w:t>контракта</w:t>
            </w:r>
            <w:r w:rsidRPr="0055778A">
              <w:t xml:space="preserve"> (</w:t>
            </w:r>
            <w:r w:rsidRPr="0028531D">
              <w:rPr>
                <w:lang w:val="en-US"/>
              </w:rPr>
              <w:t>cpElectronicContract</w:t>
            </w:r>
            <w:r w:rsidRPr="0055778A">
              <w:t>);</w:t>
            </w:r>
          </w:p>
          <w:p w14:paraId="49BC764B" w14:textId="7CBD6E9A" w:rsidR="00056C63" w:rsidRPr="0055778A" w:rsidRDefault="00056C63" w:rsidP="00056C63">
            <w:pPr>
              <w:pStyle w:val="ad"/>
              <w:numPr>
                <w:ilvl w:val="1"/>
                <w:numId w:val="210"/>
              </w:numPr>
            </w:pPr>
            <w:r w:rsidRPr="0028531D">
              <w:t>поле</w:t>
            </w:r>
            <w:r w:rsidRPr="0055778A">
              <w:t xml:space="preserve"> «</w:t>
            </w:r>
            <w:r w:rsidRPr="0028531D">
              <w:t>Наименование</w:t>
            </w:r>
            <w:r w:rsidRPr="0055778A">
              <w:t xml:space="preserve"> </w:t>
            </w:r>
            <w:r w:rsidRPr="0028531D">
              <w:t>причины</w:t>
            </w:r>
            <w:r w:rsidRPr="0055778A">
              <w:t xml:space="preserve"> </w:t>
            </w:r>
            <w:r w:rsidRPr="0028531D">
              <w:t>корректировки</w:t>
            </w:r>
            <w:r w:rsidRPr="0055778A">
              <w:t>» (</w:t>
            </w:r>
            <w:r w:rsidRPr="006C11CA">
              <w:rPr>
                <w:lang w:val="en-US"/>
              </w:rPr>
              <w:t>products</w:t>
            </w:r>
            <w:r w:rsidRPr="0055778A">
              <w:t>/</w:t>
            </w:r>
            <w:r w:rsidRPr="006C11CA">
              <w:rPr>
                <w:lang w:val="en-US"/>
              </w:rPr>
              <w:t>product</w:t>
            </w:r>
            <w:r w:rsidRPr="0055778A">
              <w:t>/</w:t>
            </w:r>
            <w:r w:rsidRPr="006C11CA">
              <w:rPr>
                <w:lang w:val="en-US"/>
              </w:rPr>
              <w:t>drugPurchaseObjectInfo</w:t>
            </w:r>
            <w:r w:rsidRPr="0055778A">
              <w:t>/</w:t>
            </w:r>
            <w:r w:rsidRPr="006C11CA">
              <w:rPr>
                <w:lang w:val="en-US"/>
              </w:rPr>
              <w:t>drugInfoUsingReferenceInfo</w:t>
            </w:r>
            <w:r w:rsidRPr="0055778A">
              <w:t>/</w:t>
            </w:r>
            <w:r w:rsidRPr="006C11CA">
              <w:rPr>
                <w:lang w:val="en-US"/>
              </w:rPr>
              <w:t>MNNsInfo</w:t>
            </w:r>
            <w:r w:rsidRPr="0055778A">
              <w:t>/</w:t>
            </w:r>
            <w:r w:rsidRPr="006C11CA">
              <w:rPr>
                <w:lang w:val="en-US"/>
              </w:rPr>
              <w:t>MNNInfo</w:t>
            </w:r>
            <w:r w:rsidRPr="0055778A">
              <w:t>/</w:t>
            </w:r>
            <w:r w:rsidRPr="006C11CA">
              <w:rPr>
                <w:lang w:val="en-US"/>
              </w:rPr>
              <w:t>MNNTextForm</w:t>
            </w:r>
            <w:r w:rsidRPr="0055778A">
              <w:t>/</w:t>
            </w:r>
            <w:r w:rsidRPr="006C11CA">
              <w:rPr>
                <w:lang w:val="en-US"/>
              </w:rPr>
              <w:t>drugChangeInfo</w:t>
            </w:r>
            <w:r w:rsidRPr="0055778A">
              <w:t>/</w:t>
            </w:r>
            <w:r w:rsidRPr="006C11CA">
              <w:rPr>
                <w:lang w:val="en-US"/>
              </w:rPr>
              <w:t>drugChangeReason</w:t>
            </w:r>
            <w:r w:rsidRPr="0055778A">
              <w:t>/</w:t>
            </w:r>
            <w:r w:rsidRPr="0028531D">
              <w:rPr>
                <w:lang w:val="en-US"/>
              </w:rPr>
              <w:t>name</w:t>
            </w:r>
            <w:r w:rsidRPr="0055778A">
              <w:t xml:space="preserve">) </w:t>
            </w:r>
            <w:r w:rsidRPr="0028531D">
              <w:t>заполняется</w:t>
            </w:r>
            <w:r w:rsidRPr="0055778A">
              <w:t xml:space="preserve"> </w:t>
            </w:r>
            <w:r w:rsidRPr="0028531D">
              <w:t>из</w:t>
            </w:r>
            <w:r w:rsidRPr="0055778A">
              <w:t xml:space="preserve"> </w:t>
            </w:r>
            <w:r w:rsidRPr="0028531D">
              <w:t>справочника</w:t>
            </w:r>
            <w:r w:rsidRPr="0055778A">
              <w:t xml:space="preserve"> «</w:t>
            </w:r>
            <w:r w:rsidRPr="0028531D">
              <w:t>Причины</w:t>
            </w:r>
            <w:r w:rsidRPr="0055778A">
              <w:t xml:space="preserve"> </w:t>
            </w:r>
            <w:r w:rsidRPr="0028531D">
              <w:t>корректировки</w:t>
            </w:r>
            <w:r w:rsidRPr="0055778A">
              <w:t xml:space="preserve"> </w:t>
            </w:r>
            <w:r w:rsidRPr="0028531D">
              <w:t>справочных</w:t>
            </w:r>
            <w:r w:rsidRPr="0055778A">
              <w:t xml:space="preserve"> </w:t>
            </w:r>
            <w:r w:rsidRPr="0028531D">
              <w:t>данных</w:t>
            </w:r>
            <w:r w:rsidRPr="0055778A">
              <w:t xml:space="preserve"> </w:t>
            </w:r>
            <w:r w:rsidRPr="0028531D">
              <w:t>о</w:t>
            </w:r>
            <w:r w:rsidRPr="0055778A">
              <w:t xml:space="preserve"> </w:t>
            </w:r>
            <w:r w:rsidRPr="0028531D">
              <w:t>лекарственных</w:t>
            </w:r>
            <w:r w:rsidRPr="0055778A">
              <w:t xml:space="preserve"> </w:t>
            </w:r>
            <w:r w:rsidRPr="0028531D">
              <w:t>препаратах</w:t>
            </w:r>
            <w:r w:rsidRPr="0055778A">
              <w:t>» (</w:t>
            </w:r>
            <w:r w:rsidRPr="006C11CA">
              <w:rPr>
                <w:lang w:val="en-US"/>
              </w:rPr>
              <w:t>nsiDrugChangeReason</w:t>
            </w:r>
            <w:r w:rsidRPr="0055778A">
              <w:t xml:space="preserve">) </w:t>
            </w:r>
            <w:r w:rsidRPr="0028531D">
              <w:t>на</w:t>
            </w:r>
            <w:r w:rsidRPr="0055778A">
              <w:t xml:space="preserve"> </w:t>
            </w:r>
            <w:r w:rsidRPr="0028531D">
              <w:t>основании</w:t>
            </w:r>
            <w:r w:rsidRPr="0055778A">
              <w:t xml:space="preserve"> </w:t>
            </w:r>
            <w:r w:rsidRPr="0028531D">
              <w:t>кода</w:t>
            </w:r>
            <w:r w:rsidRPr="0055778A">
              <w:t xml:space="preserve"> </w:t>
            </w:r>
            <w:r w:rsidRPr="0028531D">
              <w:t>в</w:t>
            </w:r>
            <w:r w:rsidRPr="0055778A">
              <w:t xml:space="preserve"> </w:t>
            </w:r>
            <w:r w:rsidRPr="0028531D">
              <w:t>поле</w:t>
            </w:r>
            <w:r w:rsidRPr="0055778A">
              <w:t xml:space="preserve"> «</w:t>
            </w:r>
            <w:r w:rsidRPr="0028531D">
              <w:t>Код</w:t>
            </w:r>
            <w:r w:rsidRPr="0055778A">
              <w:t xml:space="preserve"> </w:t>
            </w:r>
            <w:r w:rsidRPr="0028531D">
              <w:t>причины</w:t>
            </w:r>
            <w:r w:rsidRPr="0055778A">
              <w:t xml:space="preserve"> </w:t>
            </w:r>
            <w:r w:rsidRPr="0028531D">
              <w:t>корректировки</w:t>
            </w:r>
            <w:r w:rsidRPr="0055778A">
              <w:t>» (</w:t>
            </w:r>
            <w:r w:rsidRPr="006C11CA">
              <w:rPr>
                <w:lang w:val="en-US"/>
              </w:rPr>
              <w:t>products</w:t>
            </w:r>
            <w:r w:rsidRPr="0055778A">
              <w:t>/</w:t>
            </w:r>
            <w:r w:rsidRPr="006C11CA">
              <w:rPr>
                <w:lang w:val="en-US"/>
              </w:rPr>
              <w:t>product</w:t>
            </w:r>
            <w:r w:rsidRPr="0055778A">
              <w:t>/</w:t>
            </w:r>
            <w:r w:rsidRPr="006C11CA">
              <w:rPr>
                <w:lang w:val="en-US"/>
              </w:rPr>
              <w:t>drugPurchaseObjectInfo</w:t>
            </w:r>
            <w:r w:rsidRPr="0055778A">
              <w:t>/</w:t>
            </w:r>
            <w:r w:rsidRPr="006C11CA">
              <w:rPr>
                <w:lang w:val="en-US"/>
              </w:rPr>
              <w:t>drugInfoUsingReferenceInfo</w:t>
            </w:r>
            <w:r w:rsidRPr="0055778A">
              <w:t>/</w:t>
            </w:r>
            <w:r w:rsidRPr="006C11CA">
              <w:rPr>
                <w:lang w:val="en-US"/>
              </w:rPr>
              <w:t>MNNsInfo</w:t>
            </w:r>
            <w:r w:rsidRPr="0055778A">
              <w:t>/</w:t>
            </w:r>
            <w:r w:rsidRPr="006C11CA">
              <w:rPr>
                <w:lang w:val="en-US"/>
              </w:rPr>
              <w:t>MNNInfo</w:t>
            </w:r>
            <w:r w:rsidRPr="0055778A">
              <w:t>/</w:t>
            </w:r>
            <w:r w:rsidRPr="006C11CA">
              <w:rPr>
                <w:lang w:val="en-US"/>
              </w:rPr>
              <w:t>MNNTextForm</w:t>
            </w:r>
            <w:r w:rsidRPr="0055778A">
              <w:t>/</w:t>
            </w:r>
            <w:r w:rsidRPr="006C11CA">
              <w:rPr>
                <w:lang w:val="en-US"/>
              </w:rPr>
              <w:t>drugChangeInfo</w:t>
            </w:r>
            <w:r w:rsidRPr="0055778A">
              <w:t>/</w:t>
            </w:r>
            <w:r w:rsidRPr="006C11CA">
              <w:rPr>
                <w:lang w:val="en-US"/>
              </w:rPr>
              <w:t>drugChangeReason</w:t>
            </w:r>
            <w:r w:rsidRPr="0055778A">
              <w:t>/</w:t>
            </w:r>
            <w:r w:rsidRPr="006C11CA">
              <w:rPr>
                <w:lang w:val="en-US"/>
              </w:rPr>
              <w:t>code</w:t>
            </w:r>
            <w:r w:rsidRPr="0055778A">
              <w:t>);</w:t>
            </w:r>
          </w:p>
          <w:p w14:paraId="4A1EB159" w14:textId="01F6FA51" w:rsidR="00056C63" w:rsidRPr="0055778A" w:rsidRDefault="00056C63" w:rsidP="00056C63">
            <w:pPr>
              <w:pStyle w:val="ad"/>
              <w:numPr>
                <w:ilvl w:val="1"/>
                <w:numId w:val="210"/>
              </w:numPr>
            </w:pPr>
            <w:r w:rsidRPr="0028531D">
              <w:t>поле</w:t>
            </w:r>
            <w:r w:rsidRPr="0055778A">
              <w:t xml:space="preserve"> «</w:t>
            </w:r>
            <w:r w:rsidRPr="0028531D">
              <w:t>Комментарий</w:t>
            </w:r>
            <w:r w:rsidRPr="0055778A">
              <w:t xml:space="preserve"> / </w:t>
            </w:r>
            <w:r w:rsidRPr="0028531D">
              <w:t>номер</w:t>
            </w:r>
            <w:r w:rsidRPr="0055778A">
              <w:t xml:space="preserve"> </w:t>
            </w:r>
            <w:r w:rsidRPr="0028531D">
              <w:t>обращения</w:t>
            </w:r>
            <w:r w:rsidRPr="0055778A">
              <w:t xml:space="preserve"> </w:t>
            </w:r>
            <w:r w:rsidRPr="0028531D">
              <w:t>в</w:t>
            </w:r>
            <w:r w:rsidRPr="0055778A">
              <w:t xml:space="preserve"> </w:t>
            </w:r>
            <w:r w:rsidRPr="0028531D">
              <w:t>службу</w:t>
            </w:r>
            <w:r w:rsidRPr="0055778A">
              <w:t xml:space="preserve"> </w:t>
            </w:r>
            <w:r w:rsidRPr="0028531D">
              <w:t>технической</w:t>
            </w:r>
            <w:r w:rsidRPr="0055778A">
              <w:t xml:space="preserve"> </w:t>
            </w:r>
            <w:r w:rsidRPr="0028531D">
              <w:t>поддержки</w:t>
            </w:r>
            <w:r w:rsidRPr="0055778A">
              <w:t>» (</w:t>
            </w:r>
            <w:r w:rsidRPr="006C11CA">
              <w:rPr>
                <w:lang w:val="en-US"/>
              </w:rPr>
              <w:t>products</w:t>
            </w:r>
            <w:r w:rsidRPr="0055778A">
              <w:t>/</w:t>
            </w:r>
            <w:r w:rsidRPr="006C11CA">
              <w:rPr>
                <w:lang w:val="en-US"/>
              </w:rPr>
              <w:t>product</w:t>
            </w:r>
            <w:r w:rsidRPr="0055778A">
              <w:t>/</w:t>
            </w:r>
            <w:r w:rsidRPr="006C11CA">
              <w:rPr>
                <w:lang w:val="en-US"/>
              </w:rPr>
              <w:t>drugPurchaseObjectInfo</w:t>
            </w:r>
            <w:r w:rsidRPr="0055778A">
              <w:t>/</w:t>
            </w:r>
            <w:r w:rsidRPr="006C11CA">
              <w:rPr>
                <w:lang w:val="en-US"/>
              </w:rPr>
              <w:t>drugInfoUsingReferenceInfo</w:t>
            </w:r>
            <w:r w:rsidRPr="0055778A">
              <w:t>/</w:t>
            </w:r>
            <w:r w:rsidRPr="006C11CA">
              <w:rPr>
                <w:lang w:val="en-US"/>
              </w:rPr>
              <w:t>MNNsInfo</w:t>
            </w:r>
            <w:r w:rsidRPr="0055778A">
              <w:t>/</w:t>
            </w:r>
            <w:r w:rsidRPr="006C11CA">
              <w:rPr>
                <w:lang w:val="en-US"/>
              </w:rPr>
              <w:t>MNNInfo</w:t>
            </w:r>
            <w:r w:rsidRPr="0055778A">
              <w:t>/</w:t>
            </w:r>
            <w:r w:rsidRPr="006C11CA">
              <w:rPr>
                <w:lang w:val="en-US"/>
              </w:rPr>
              <w:t>MNNTextForm</w:t>
            </w:r>
            <w:r w:rsidRPr="0055778A">
              <w:t>/</w:t>
            </w:r>
            <w:r w:rsidRPr="006C11CA">
              <w:rPr>
                <w:lang w:val="en-US"/>
              </w:rPr>
              <w:t>drugChangeInfo</w:t>
            </w:r>
            <w:r w:rsidRPr="0055778A">
              <w:t>/</w:t>
            </w:r>
            <w:r w:rsidRPr="006C11CA">
              <w:rPr>
                <w:lang w:val="en-US"/>
              </w:rPr>
              <w:t>commentOrRequestNumber</w:t>
            </w:r>
            <w:r w:rsidRPr="0055778A">
              <w:t xml:space="preserve">) </w:t>
            </w:r>
            <w:r w:rsidRPr="0028531D">
              <w:t>заполняется</w:t>
            </w:r>
            <w:r w:rsidRPr="0055778A">
              <w:t xml:space="preserve"> </w:t>
            </w:r>
            <w:r w:rsidRPr="0028531D">
              <w:t>значением</w:t>
            </w:r>
            <w:r w:rsidRPr="0055778A">
              <w:t xml:space="preserve"> </w:t>
            </w:r>
            <w:r w:rsidRPr="0028531D">
              <w:t>поля</w:t>
            </w:r>
            <w:r w:rsidRPr="0055778A">
              <w:t xml:space="preserve"> «</w:t>
            </w:r>
            <w:r w:rsidRPr="0028531D">
              <w:t>Комментарий</w:t>
            </w:r>
            <w:r w:rsidRPr="0055778A">
              <w:t xml:space="preserve"> / </w:t>
            </w:r>
            <w:r w:rsidRPr="0028531D">
              <w:t>номер</w:t>
            </w:r>
            <w:r w:rsidRPr="0055778A">
              <w:t xml:space="preserve"> </w:t>
            </w:r>
            <w:r w:rsidRPr="0028531D">
              <w:t>обращения</w:t>
            </w:r>
            <w:r w:rsidRPr="0055778A">
              <w:t xml:space="preserve"> </w:t>
            </w:r>
            <w:r w:rsidRPr="0028531D">
              <w:t>в</w:t>
            </w:r>
            <w:r w:rsidRPr="0055778A">
              <w:t xml:space="preserve"> </w:t>
            </w:r>
            <w:r w:rsidRPr="0028531D">
              <w:t>службу</w:t>
            </w:r>
            <w:r w:rsidRPr="0055778A">
              <w:t xml:space="preserve"> </w:t>
            </w:r>
            <w:r w:rsidRPr="0028531D">
              <w:t>технической</w:t>
            </w:r>
            <w:r w:rsidRPr="0055778A">
              <w:t xml:space="preserve"> </w:t>
            </w:r>
            <w:r w:rsidRPr="0028531D">
              <w:t>поддержки</w:t>
            </w:r>
            <w:r w:rsidRPr="0055778A">
              <w:t>» (</w:t>
            </w:r>
            <w:r w:rsidRPr="0028531D">
              <w:rPr>
                <w:lang w:val="en-US"/>
              </w:rPr>
              <w:t>contractSubjectInfo</w:t>
            </w:r>
            <w:r w:rsidRPr="0055778A">
              <w:t>/</w:t>
            </w:r>
            <w:r w:rsidRPr="0028531D">
              <w:rPr>
                <w:lang w:val="en-US"/>
              </w:rPr>
              <w:t>productsInfo</w:t>
            </w:r>
            <w:r w:rsidRPr="0055778A">
              <w:t>/</w:t>
            </w:r>
            <w:r w:rsidRPr="0028531D">
              <w:rPr>
                <w:lang w:val="en-US"/>
              </w:rPr>
              <w:t>drugProductsInfoElectronicContract</w:t>
            </w:r>
            <w:r w:rsidRPr="0055778A">
              <w:t>/</w:t>
            </w:r>
            <w:r w:rsidRPr="0028531D">
              <w:rPr>
                <w:lang w:val="en-US"/>
              </w:rPr>
              <w:t>drugProductInfo</w:t>
            </w:r>
            <w:r w:rsidRPr="0055778A">
              <w:t>/</w:t>
            </w:r>
            <w:r w:rsidRPr="0028531D">
              <w:rPr>
                <w:lang w:val="en-US"/>
              </w:rPr>
              <w:t>MNNInfoUsingTextForm</w:t>
            </w:r>
            <w:r w:rsidRPr="0055778A">
              <w:t>/</w:t>
            </w:r>
            <w:r w:rsidRPr="0028531D">
              <w:rPr>
                <w:lang w:val="en-US"/>
              </w:rPr>
              <w:t>MNNInfo</w:t>
            </w:r>
            <w:r w:rsidRPr="0055778A">
              <w:t>/</w:t>
            </w:r>
            <w:r w:rsidRPr="006C11CA">
              <w:rPr>
                <w:lang w:val="en-US"/>
              </w:rPr>
              <w:t>drugChangeInfo</w:t>
            </w:r>
            <w:r w:rsidRPr="0055778A">
              <w:t>/</w:t>
            </w:r>
            <w:r w:rsidRPr="006C11CA">
              <w:rPr>
                <w:lang w:val="en-US"/>
              </w:rPr>
              <w:t>commentOrRequestNumber</w:t>
            </w:r>
            <w:r w:rsidRPr="0055778A">
              <w:t xml:space="preserve">) </w:t>
            </w:r>
            <w:r w:rsidRPr="0028531D">
              <w:t>структурированного</w:t>
            </w:r>
            <w:r w:rsidRPr="0055778A">
              <w:t xml:space="preserve"> </w:t>
            </w:r>
            <w:r w:rsidRPr="0028531D">
              <w:t>контракта</w:t>
            </w:r>
            <w:r w:rsidRPr="0055778A">
              <w:t xml:space="preserve"> (</w:t>
            </w:r>
            <w:r w:rsidRPr="0028531D">
              <w:rPr>
                <w:lang w:val="en-US"/>
              </w:rPr>
              <w:t>cpElectronicContract</w:t>
            </w:r>
            <w:r w:rsidRPr="0055778A">
              <w:t>);</w:t>
            </w:r>
          </w:p>
          <w:p w14:paraId="19EB775D" w14:textId="26C0F6A1" w:rsidR="00056C63" w:rsidRPr="0055778A" w:rsidRDefault="00056C63" w:rsidP="00056C63">
            <w:pPr>
              <w:pStyle w:val="ad"/>
              <w:numPr>
                <w:ilvl w:val="1"/>
                <w:numId w:val="210"/>
              </w:numPr>
            </w:pPr>
            <w:r w:rsidRPr="0028531D">
              <w:t>поле</w:t>
            </w:r>
            <w:r w:rsidRPr="0055778A">
              <w:t xml:space="preserve"> «</w:t>
            </w:r>
            <w:r w:rsidRPr="0028531D">
              <w:rPr>
                <w:color w:val="000000"/>
              </w:rPr>
              <w:t>Ссылка</w:t>
            </w:r>
            <w:r w:rsidRPr="0055778A">
              <w:rPr>
                <w:color w:val="000000"/>
              </w:rPr>
              <w:t xml:space="preserve"> </w:t>
            </w:r>
            <w:r w:rsidRPr="0028531D">
              <w:rPr>
                <w:color w:val="000000"/>
              </w:rPr>
              <w:t>на</w:t>
            </w:r>
            <w:r w:rsidRPr="0055778A">
              <w:rPr>
                <w:color w:val="000000"/>
              </w:rPr>
              <w:t xml:space="preserve"> </w:t>
            </w:r>
            <w:r w:rsidRPr="0028531D">
              <w:rPr>
                <w:color w:val="000000"/>
              </w:rPr>
              <w:t>сведения</w:t>
            </w:r>
            <w:r w:rsidRPr="0055778A">
              <w:rPr>
                <w:color w:val="000000"/>
              </w:rPr>
              <w:t xml:space="preserve"> </w:t>
            </w:r>
            <w:r w:rsidRPr="0028531D">
              <w:rPr>
                <w:color w:val="000000"/>
              </w:rPr>
              <w:t>о</w:t>
            </w:r>
            <w:r w:rsidRPr="0055778A">
              <w:rPr>
                <w:color w:val="000000"/>
              </w:rPr>
              <w:t xml:space="preserve"> </w:t>
            </w:r>
            <w:r w:rsidRPr="0028531D">
              <w:rPr>
                <w:color w:val="000000"/>
              </w:rPr>
              <w:t>лекарственном</w:t>
            </w:r>
            <w:r w:rsidRPr="0055778A">
              <w:rPr>
                <w:color w:val="000000"/>
              </w:rPr>
              <w:t xml:space="preserve"> </w:t>
            </w:r>
            <w:r w:rsidRPr="0028531D">
              <w:rPr>
                <w:color w:val="000000"/>
              </w:rPr>
              <w:t>препарате</w:t>
            </w:r>
            <w:r w:rsidRPr="0055778A">
              <w:rPr>
                <w:color w:val="000000"/>
              </w:rPr>
              <w:t xml:space="preserve"> </w:t>
            </w:r>
            <w:r w:rsidRPr="0028531D">
              <w:rPr>
                <w:color w:val="000000"/>
              </w:rPr>
              <w:t>в</w:t>
            </w:r>
            <w:r w:rsidRPr="0055778A">
              <w:rPr>
                <w:color w:val="000000"/>
              </w:rPr>
              <w:t xml:space="preserve"> </w:t>
            </w:r>
            <w:r w:rsidRPr="0028531D">
              <w:rPr>
                <w:color w:val="000000"/>
              </w:rPr>
              <w:t>ГРЛС</w:t>
            </w:r>
            <w:r w:rsidRPr="0055778A">
              <w:rPr>
                <w:color w:val="000000"/>
              </w:rPr>
              <w:t>» (</w:t>
            </w:r>
            <w:r w:rsidRPr="006C11CA">
              <w:rPr>
                <w:lang w:val="en-US"/>
              </w:rPr>
              <w:t>products</w:t>
            </w:r>
            <w:r w:rsidRPr="0055778A">
              <w:t>/</w:t>
            </w:r>
            <w:r w:rsidRPr="006C11CA">
              <w:rPr>
                <w:lang w:val="en-US"/>
              </w:rPr>
              <w:t>product</w:t>
            </w:r>
            <w:r w:rsidRPr="0055778A">
              <w:t>/</w:t>
            </w:r>
            <w:r w:rsidRPr="006C11CA">
              <w:rPr>
                <w:lang w:val="en-US"/>
              </w:rPr>
              <w:t>drugPurchaseObjectInfo</w:t>
            </w:r>
            <w:r w:rsidRPr="0055778A">
              <w:t>/</w:t>
            </w:r>
            <w:r w:rsidRPr="006C11CA">
              <w:rPr>
                <w:lang w:val="en-US"/>
              </w:rPr>
              <w:t>drugInfoUsingReferenceInfo</w:t>
            </w:r>
            <w:r w:rsidRPr="0055778A">
              <w:t>/</w:t>
            </w:r>
            <w:r w:rsidRPr="006C11CA">
              <w:rPr>
                <w:lang w:val="en-US"/>
              </w:rPr>
              <w:t>MNNsInfo</w:t>
            </w:r>
            <w:r w:rsidRPr="0055778A">
              <w:t>/</w:t>
            </w:r>
            <w:r w:rsidRPr="006C11CA">
              <w:rPr>
                <w:lang w:val="en-US"/>
              </w:rPr>
              <w:t>MNNInfo</w:t>
            </w:r>
            <w:r w:rsidRPr="0055778A">
              <w:t>/</w:t>
            </w:r>
            <w:r w:rsidRPr="006C11CA">
              <w:rPr>
                <w:lang w:val="en-US"/>
              </w:rPr>
              <w:t>MNNTextForm</w:t>
            </w:r>
            <w:r w:rsidRPr="0055778A">
              <w:t>/</w:t>
            </w:r>
            <w:r w:rsidRPr="006C11CA">
              <w:rPr>
                <w:lang w:val="en-US"/>
              </w:rPr>
              <w:t>drugChangeInfo</w:t>
            </w:r>
            <w:r w:rsidRPr="0055778A">
              <w:t>/</w:t>
            </w:r>
            <w:r w:rsidRPr="006C11CA">
              <w:rPr>
                <w:lang w:val="en-US"/>
              </w:rPr>
              <w:t>drugRef</w:t>
            </w:r>
            <w:r w:rsidRPr="0055778A">
              <w:rPr>
                <w:color w:val="000000"/>
              </w:rPr>
              <w:t xml:space="preserve">) </w:t>
            </w:r>
            <w:r w:rsidRPr="0028531D">
              <w:t>заполняется</w:t>
            </w:r>
            <w:r w:rsidRPr="0055778A">
              <w:t xml:space="preserve"> </w:t>
            </w:r>
            <w:r w:rsidRPr="0028531D">
              <w:t>значением</w:t>
            </w:r>
            <w:r w:rsidRPr="0055778A">
              <w:t xml:space="preserve"> </w:t>
            </w:r>
            <w:r w:rsidRPr="0028531D">
              <w:t>поля</w:t>
            </w:r>
            <w:r w:rsidRPr="0055778A">
              <w:t xml:space="preserve"> </w:t>
            </w:r>
            <w:r w:rsidRPr="0055778A">
              <w:lastRenderedPageBreak/>
              <w:t>«</w:t>
            </w:r>
            <w:r w:rsidRPr="0028531D">
              <w:rPr>
                <w:color w:val="000000"/>
              </w:rPr>
              <w:t>Ссылка</w:t>
            </w:r>
            <w:r w:rsidRPr="0055778A">
              <w:rPr>
                <w:color w:val="000000"/>
              </w:rPr>
              <w:t xml:space="preserve"> </w:t>
            </w:r>
            <w:r w:rsidRPr="0028531D">
              <w:rPr>
                <w:color w:val="000000"/>
              </w:rPr>
              <w:t>на</w:t>
            </w:r>
            <w:r w:rsidRPr="0055778A">
              <w:rPr>
                <w:color w:val="000000"/>
              </w:rPr>
              <w:t xml:space="preserve"> </w:t>
            </w:r>
            <w:r w:rsidRPr="0028531D">
              <w:rPr>
                <w:color w:val="000000"/>
              </w:rPr>
              <w:t>сведения</w:t>
            </w:r>
            <w:r w:rsidRPr="0055778A">
              <w:rPr>
                <w:color w:val="000000"/>
              </w:rPr>
              <w:t xml:space="preserve"> </w:t>
            </w:r>
            <w:r w:rsidRPr="0028531D">
              <w:rPr>
                <w:color w:val="000000"/>
              </w:rPr>
              <w:t>о</w:t>
            </w:r>
            <w:r w:rsidRPr="0055778A">
              <w:rPr>
                <w:color w:val="000000"/>
              </w:rPr>
              <w:t xml:space="preserve"> </w:t>
            </w:r>
            <w:r w:rsidRPr="0028531D">
              <w:rPr>
                <w:color w:val="000000"/>
              </w:rPr>
              <w:t>лекарственном</w:t>
            </w:r>
            <w:r w:rsidRPr="0055778A">
              <w:rPr>
                <w:color w:val="000000"/>
              </w:rPr>
              <w:t xml:space="preserve"> </w:t>
            </w:r>
            <w:r w:rsidRPr="0028531D">
              <w:rPr>
                <w:color w:val="000000"/>
              </w:rPr>
              <w:t>препарате</w:t>
            </w:r>
            <w:r w:rsidRPr="0055778A">
              <w:rPr>
                <w:color w:val="000000"/>
              </w:rPr>
              <w:t xml:space="preserve"> </w:t>
            </w:r>
            <w:r w:rsidRPr="0028531D">
              <w:rPr>
                <w:color w:val="000000"/>
              </w:rPr>
              <w:t>в</w:t>
            </w:r>
            <w:r w:rsidRPr="0055778A">
              <w:rPr>
                <w:color w:val="000000"/>
              </w:rPr>
              <w:t xml:space="preserve"> </w:t>
            </w:r>
            <w:r w:rsidRPr="0028531D">
              <w:rPr>
                <w:color w:val="000000"/>
              </w:rPr>
              <w:t>ГРЛС</w:t>
            </w:r>
            <w:r w:rsidRPr="0055778A">
              <w:rPr>
                <w:color w:val="000000"/>
              </w:rPr>
              <w:t>» (</w:t>
            </w:r>
            <w:r w:rsidRPr="0028531D">
              <w:rPr>
                <w:lang w:val="en-US"/>
              </w:rPr>
              <w:t>contractSubjectInfo</w:t>
            </w:r>
            <w:r w:rsidRPr="0055778A">
              <w:t>/</w:t>
            </w:r>
            <w:r w:rsidRPr="0028531D">
              <w:rPr>
                <w:lang w:val="en-US"/>
              </w:rPr>
              <w:t>productsInfo</w:t>
            </w:r>
            <w:r w:rsidRPr="0055778A">
              <w:t>/</w:t>
            </w:r>
            <w:r w:rsidRPr="0028531D">
              <w:rPr>
                <w:lang w:val="en-US"/>
              </w:rPr>
              <w:t>drugProductsInfoElectronicContract</w:t>
            </w:r>
            <w:r w:rsidRPr="0055778A">
              <w:t>/</w:t>
            </w:r>
            <w:r w:rsidRPr="0028531D">
              <w:rPr>
                <w:lang w:val="en-US"/>
              </w:rPr>
              <w:t>drugProductInfo</w:t>
            </w:r>
            <w:r w:rsidRPr="0055778A">
              <w:t>/</w:t>
            </w:r>
            <w:r w:rsidRPr="0028531D">
              <w:rPr>
                <w:lang w:val="en-US"/>
              </w:rPr>
              <w:t>MNNInfoUsingTextForm</w:t>
            </w:r>
            <w:r w:rsidRPr="0055778A">
              <w:t>/</w:t>
            </w:r>
            <w:r w:rsidRPr="0028531D">
              <w:rPr>
                <w:lang w:val="en-US"/>
              </w:rPr>
              <w:t>MNNInfo</w:t>
            </w:r>
            <w:r w:rsidRPr="0055778A">
              <w:t>/</w:t>
            </w:r>
            <w:r w:rsidRPr="006C11CA">
              <w:rPr>
                <w:lang w:val="en-US"/>
              </w:rPr>
              <w:t>drugChangeInfo</w:t>
            </w:r>
            <w:r w:rsidRPr="0055778A">
              <w:t>/</w:t>
            </w:r>
            <w:r w:rsidRPr="006C11CA">
              <w:rPr>
                <w:lang w:val="en-US"/>
              </w:rPr>
              <w:t>drugRef</w:t>
            </w:r>
            <w:r w:rsidRPr="0055778A">
              <w:t xml:space="preserve">) </w:t>
            </w:r>
            <w:r w:rsidRPr="0028531D">
              <w:t>структурированного</w:t>
            </w:r>
            <w:r w:rsidRPr="0055778A">
              <w:t xml:space="preserve"> </w:t>
            </w:r>
            <w:r w:rsidRPr="0028531D">
              <w:t>контракта</w:t>
            </w:r>
            <w:r w:rsidRPr="0055778A">
              <w:t xml:space="preserve"> (</w:t>
            </w:r>
            <w:r w:rsidRPr="0028531D">
              <w:rPr>
                <w:lang w:val="en-US"/>
              </w:rPr>
              <w:t>cpElectronicContract</w:t>
            </w:r>
            <w:r w:rsidRPr="0055778A">
              <w:t>);</w:t>
            </w:r>
          </w:p>
          <w:p w14:paraId="5C9A9875" w14:textId="48696026" w:rsidR="00056C63" w:rsidRPr="0055778A" w:rsidRDefault="00056C63" w:rsidP="00056C63">
            <w:pPr>
              <w:pStyle w:val="affe"/>
              <w:numPr>
                <w:ilvl w:val="1"/>
                <w:numId w:val="210"/>
              </w:numPr>
              <w:rPr>
                <w:sz w:val="24"/>
              </w:rPr>
            </w:pPr>
            <w:r w:rsidRPr="0028531D">
              <w:rPr>
                <w:sz w:val="24"/>
              </w:rPr>
              <w:t>Блок</w:t>
            </w:r>
            <w:r w:rsidRPr="0055778A">
              <w:rPr>
                <w:sz w:val="24"/>
              </w:rPr>
              <w:t xml:space="preserve"> «</w:t>
            </w:r>
            <w:r w:rsidRPr="0028531D">
              <w:rPr>
                <w:sz w:val="24"/>
              </w:rPr>
              <w:t>Позиция</w:t>
            </w:r>
            <w:r w:rsidRPr="0055778A">
              <w:rPr>
                <w:sz w:val="24"/>
              </w:rPr>
              <w:t xml:space="preserve"> </w:t>
            </w:r>
            <w:r w:rsidRPr="0028531D">
              <w:rPr>
                <w:sz w:val="24"/>
              </w:rPr>
              <w:t>по</w:t>
            </w:r>
            <w:r w:rsidRPr="0055778A">
              <w:rPr>
                <w:sz w:val="24"/>
              </w:rPr>
              <w:t xml:space="preserve"> </w:t>
            </w:r>
            <w:r w:rsidRPr="0028531D">
              <w:rPr>
                <w:sz w:val="24"/>
              </w:rPr>
              <w:t>торговому</w:t>
            </w:r>
            <w:r w:rsidRPr="0055778A">
              <w:rPr>
                <w:sz w:val="24"/>
              </w:rPr>
              <w:t xml:space="preserve"> </w:t>
            </w:r>
            <w:r w:rsidRPr="0028531D">
              <w:rPr>
                <w:sz w:val="24"/>
              </w:rPr>
              <w:t>наименованию</w:t>
            </w:r>
            <w:r w:rsidRPr="0055778A">
              <w:rPr>
                <w:sz w:val="24"/>
              </w:rPr>
              <w:t xml:space="preserve"> (</w:t>
            </w:r>
            <w:r w:rsidRPr="0028531D">
              <w:rPr>
                <w:sz w:val="24"/>
              </w:rPr>
              <w:t>ТН</w:t>
            </w:r>
            <w:r w:rsidRPr="0055778A">
              <w:rPr>
                <w:sz w:val="24"/>
              </w:rPr>
              <w:t xml:space="preserve">) </w:t>
            </w:r>
            <w:r w:rsidRPr="0028531D">
              <w:rPr>
                <w:sz w:val="24"/>
              </w:rPr>
              <w:t>лекарственного</w:t>
            </w:r>
            <w:r w:rsidRPr="0055778A">
              <w:rPr>
                <w:sz w:val="24"/>
              </w:rPr>
              <w:t xml:space="preserve"> </w:t>
            </w:r>
            <w:r w:rsidRPr="0028531D">
              <w:rPr>
                <w:sz w:val="24"/>
              </w:rPr>
              <w:t>средства</w:t>
            </w:r>
            <w:r w:rsidRPr="0055778A">
              <w:rPr>
                <w:sz w:val="24"/>
              </w:rPr>
              <w:t xml:space="preserve"> </w:t>
            </w:r>
            <w:r w:rsidRPr="0028531D">
              <w:rPr>
                <w:sz w:val="24"/>
              </w:rPr>
              <w:t>формируется</w:t>
            </w:r>
            <w:r w:rsidRPr="0055778A">
              <w:rPr>
                <w:sz w:val="24"/>
              </w:rPr>
              <w:t xml:space="preserve"> </w:t>
            </w:r>
            <w:r w:rsidRPr="0028531D">
              <w:rPr>
                <w:sz w:val="24"/>
              </w:rPr>
              <w:t>в</w:t>
            </w:r>
            <w:r w:rsidRPr="0055778A">
              <w:rPr>
                <w:sz w:val="24"/>
              </w:rPr>
              <w:t xml:space="preserve"> </w:t>
            </w:r>
            <w:r w:rsidRPr="0028531D">
              <w:rPr>
                <w:sz w:val="24"/>
              </w:rPr>
              <w:t>текстовой</w:t>
            </w:r>
            <w:r w:rsidRPr="0055778A">
              <w:rPr>
                <w:sz w:val="24"/>
              </w:rPr>
              <w:t xml:space="preserve"> </w:t>
            </w:r>
            <w:r w:rsidRPr="0028531D">
              <w:rPr>
                <w:sz w:val="24"/>
              </w:rPr>
              <w:t>форме</w:t>
            </w:r>
            <w:r w:rsidRPr="0055778A">
              <w:rPr>
                <w:sz w:val="24"/>
              </w:rPr>
              <w:t>» (</w:t>
            </w:r>
            <w:r w:rsidRPr="006C11CA">
              <w:rPr>
                <w:sz w:val="24"/>
                <w:lang w:val="en-US"/>
              </w:rPr>
              <w:t>products</w:t>
            </w:r>
            <w:r w:rsidRPr="0055778A">
              <w:rPr>
                <w:sz w:val="24"/>
              </w:rPr>
              <w:t>/</w:t>
            </w:r>
            <w:r w:rsidRPr="006C11CA">
              <w:rPr>
                <w:sz w:val="24"/>
                <w:lang w:val="en-US"/>
              </w:rPr>
              <w:t>product</w:t>
            </w:r>
            <w:r w:rsidRPr="0055778A">
              <w:rPr>
                <w:sz w:val="24"/>
              </w:rPr>
              <w:t>/</w:t>
            </w:r>
            <w:r w:rsidRPr="006C11CA">
              <w:rPr>
                <w:sz w:val="24"/>
                <w:lang w:val="en-US"/>
              </w:rPr>
              <w:t>drugPurchaseObjectInfo</w:t>
            </w:r>
            <w:r w:rsidRPr="0055778A">
              <w:rPr>
                <w:sz w:val="24"/>
              </w:rPr>
              <w:t>/</w:t>
            </w:r>
            <w:r w:rsidRPr="006C11CA">
              <w:rPr>
                <w:sz w:val="24"/>
                <w:lang w:val="en-US"/>
              </w:rPr>
              <w:t>drugInfoUsingReferenceInfo</w:t>
            </w:r>
            <w:r w:rsidRPr="0055778A">
              <w:rPr>
                <w:sz w:val="24"/>
              </w:rPr>
              <w:t>/</w:t>
            </w:r>
            <w:r w:rsidRPr="006C11CA">
              <w:rPr>
                <w:sz w:val="24"/>
                <w:lang w:val="en-US"/>
              </w:rPr>
              <w:t>MNNsInfo</w:t>
            </w:r>
            <w:r w:rsidRPr="0055778A">
              <w:rPr>
                <w:sz w:val="24"/>
              </w:rPr>
              <w:t>/</w:t>
            </w:r>
            <w:r w:rsidRPr="006C11CA">
              <w:rPr>
                <w:sz w:val="24"/>
                <w:lang w:val="en-US"/>
              </w:rPr>
              <w:t>MNNInfo</w:t>
            </w:r>
            <w:r w:rsidRPr="0055778A">
              <w:rPr>
                <w:sz w:val="24"/>
              </w:rPr>
              <w:t>/</w:t>
            </w:r>
            <w:r w:rsidRPr="006C11CA">
              <w:rPr>
                <w:sz w:val="24"/>
                <w:lang w:val="en-US"/>
              </w:rPr>
              <w:t>positionsTradeName</w:t>
            </w:r>
            <w:r w:rsidRPr="0055778A">
              <w:rPr>
                <w:sz w:val="24"/>
              </w:rPr>
              <w:t>/</w:t>
            </w:r>
            <w:r w:rsidRPr="006C11CA">
              <w:rPr>
                <w:sz w:val="24"/>
                <w:lang w:val="en-US"/>
              </w:rPr>
              <w:t>positionTradeName</w:t>
            </w:r>
            <w:r w:rsidRPr="0055778A">
              <w:rPr>
                <w:sz w:val="24"/>
              </w:rPr>
              <w:t>/</w:t>
            </w:r>
            <w:r w:rsidRPr="006C11CA">
              <w:rPr>
                <w:sz w:val="24"/>
                <w:lang w:val="en-US"/>
              </w:rPr>
              <w:t>positionTradeNameUsingTextForm</w:t>
            </w:r>
            <w:r w:rsidRPr="0055778A">
              <w:rPr>
                <w:sz w:val="24"/>
              </w:rPr>
              <w:t xml:space="preserve">) </w:t>
            </w:r>
            <w:r w:rsidRPr="0028531D">
              <w:rPr>
                <w:sz w:val="24"/>
              </w:rPr>
              <w:t>в</w:t>
            </w:r>
            <w:r w:rsidRPr="0055778A">
              <w:rPr>
                <w:sz w:val="24"/>
              </w:rPr>
              <w:t xml:space="preserve"> </w:t>
            </w:r>
            <w:r w:rsidRPr="0028531D">
              <w:rPr>
                <w:sz w:val="24"/>
              </w:rPr>
              <w:t>соответствии</w:t>
            </w:r>
            <w:r w:rsidRPr="0055778A">
              <w:rPr>
                <w:sz w:val="24"/>
              </w:rPr>
              <w:t xml:space="preserve"> </w:t>
            </w:r>
            <w:r w:rsidRPr="0028531D">
              <w:rPr>
                <w:sz w:val="24"/>
              </w:rPr>
              <w:t>с</w:t>
            </w:r>
            <w:r w:rsidRPr="0055778A">
              <w:rPr>
                <w:sz w:val="24"/>
              </w:rPr>
              <w:t xml:space="preserve"> </w:t>
            </w:r>
            <w:r w:rsidRPr="0028531D">
              <w:rPr>
                <w:sz w:val="24"/>
              </w:rPr>
              <w:t>узлами</w:t>
            </w:r>
            <w:r w:rsidRPr="0055778A">
              <w:rPr>
                <w:sz w:val="24"/>
              </w:rPr>
              <w:t xml:space="preserve"> «</w:t>
            </w:r>
            <w:r w:rsidRPr="0028531D">
              <w:rPr>
                <w:sz w:val="24"/>
              </w:rPr>
              <w:t>Торговые</w:t>
            </w:r>
            <w:r w:rsidRPr="0055778A">
              <w:rPr>
                <w:sz w:val="24"/>
              </w:rPr>
              <w:t xml:space="preserve"> </w:t>
            </w:r>
            <w:r w:rsidRPr="0028531D">
              <w:rPr>
                <w:sz w:val="24"/>
              </w:rPr>
              <w:t>наименования</w:t>
            </w:r>
            <w:r w:rsidRPr="0055778A">
              <w:rPr>
                <w:sz w:val="24"/>
              </w:rPr>
              <w:t xml:space="preserve">, </w:t>
            </w:r>
            <w:r w:rsidRPr="0028531D">
              <w:rPr>
                <w:sz w:val="24"/>
              </w:rPr>
              <w:t>сформированные</w:t>
            </w:r>
            <w:r w:rsidRPr="0055778A">
              <w:rPr>
                <w:sz w:val="24"/>
              </w:rPr>
              <w:t xml:space="preserve"> </w:t>
            </w:r>
            <w:r w:rsidRPr="0028531D">
              <w:rPr>
                <w:sz w:val="24"/>
              </w:rPr>
              <w:t>в</w:t>
            </w:r>
            <w:r w:rsidRPr="0055778A">
              <w:rPr>
                <w:sz w:val="24"/>
              </w:rPr>
              <w:t xml:space="preserve"> </w:t>
            </w:r>
            <w:r w:rsidRPr="0028531D">
              <w:rPr>
                <w:sz w:val="24"/>
              </w:rPr>
              <w:t>текстовой</w:t>
            </w:r>
            <w:r w:rsidRPr="0055778A">
              <w:rPr>
                <w:sz w:val="24"/>
              </w:rPr>
              <w:t xml:space="preserve"> </w:t>
            </w:r>
            <w:r w:rsidRPr="0028531D">
              <w:rPr>
                <w:sz w:val="24"/>
              </w:rPr>
              <w:t>форме</w:t>
            </w:r>
            <w:r w:rsidRPr="0055778A">
              <w:rPr>
                <w:sz w:val="24"/>
              </w:rPr>
              <w:t>» (</w:t>
            </w:r>
            <w:r w:rsidRPr="006C11CA">
              <w:rPr>
                <w:sz w:val="24"/>
                <w:lang w:val="en-US"/>
              </w:rPr>
              <w:t>contractSubjectInfo</w:t>
            </w:r>
            <w:r w:rsidRPr="0055778A">
              <w:rPr>
                <w:sz w:val="24"/>
              </w:rPr>
              <w:t>/</w:t>
            </w:r>
            <w:r w:rsidRPr="006C11CA">
              <w:rPr>
                <w:sz w:val="24"/>
                <w:lang w:val="en-US"/>
              </w:rPr>
              <w:t>productsInfo</w:t>
            </w:r>
            <w:r w:rsidRPr="0055778A">
              <w:rPr>
                <w:sz w:val="24"/>
              </w:rPr>
              <w:t>/</w:t>
            </w:r>
            <w:r w:rsidRPr="006C11CA">
              <w:rPr>
                <w:sz w:val="24"/>
                <w:lang w:val="en-US"/>
              </w:rPr>
              <w:t>drugProductsInfoElectronicContract</w:t>
            </w:r>
            <w:r w:rsidRPr="0055778A">
              <w:rPr>
                <w:sz w:val="24"/>
              </w:rPr>
              <w:t>/</w:t>
            </w:r>
            <w:r w:rsidRPr="006C11CA">
              <w:rPr>
                <w:sz w:val="24"/>
                <w:lang w:val="en-US"/>
              </w:rPr>
              <w:t>drugProductInfo</w:t>
            </w:r>
            <w:r w:rsidRPr="0055778A">
              <w:rPr>
                <w:sz w:val="24"/>
              </w:rPr>
              <w:t>/</w:t>
            </w:r>
            <w:r w:rsidRPr="0028531D">
              <w:rPr>
                <w:sz w:val="24"/>
                <w:lang w:val="en-US"/>
              </w:rPr>
              <w:t>MNNInfoUsingTextForm</w:t>
            </w:r>
            <w:r w:rsidRPr="0055778A">
              <w:rPr>
                <w:sz w:val="24"/>
              </w:rPr>
              <w:t>/</w:t>
            </w:r>
            <w:r w:rsidRPr="006C11CA">
              <w:rPr>
                <w:sz w:val="24"/>
                <w:lang w:val="en-US"/>
              </w:rPr>
              <w:t>tradeNamesInfoUsingTextForm</w:t>
            </w:r>
            <w:r w:rsidRPr="0055778A">
              <w:rPr>
                <w:sz w:val="24"/>
              </w:rPr>
              <w:t>):</w:t>
            </w:r>
          </w:p>
          <w:p w14:paraId="2BDF03AF" w14:textId="76F4FC40" w:rsidR="00056C63" w:rsidRPr="0055778A" w:rsidRDefault="00056C63" w:rsidP="00056C63">
            <w:pPr>
              <w:pStyle w:val="ad"/>
              <w:numPr>
                <w:ilvl w:val="1"/>
                <w:numId w:val="210"/>
              </w:numPr>
            </w:pPr>
            <w:r w:rsidRPr="0028531D">
              <w:t>Поле</w:t>
            </w:r>
            <w:r w:rsidRPr="0055778A">
              <w:t xml:space="preserve"> «</w:t>
            </w:r>
            <w:r w:rsidRPr="0028531D">
              <w:rPr>
                <w:lang w:val="en-US"/>
              </w:rPr>
              <w:t>GUID</w:t>
            </w:r>
            <w:r w:rsidRPr="0055778A">
              <w:t xml:space="preserve"> </w:t>
            </w:r>
            <w:r w:rsidRPr="0028531D">
              <w:t>лекарственного</w:t>
            </w:r>
            <w:r w:rsidRPr="0055778A">
              <w:t xml:space="preserve"> </w:t>
            </w:r>
            <w:r w:rsidRPr="0028531D">
              <w:t>препарата</w:t>
            </w:r>
            <w:r w:rsidRPr="0055778A">
              <w:t xml:space="preserve"> (</w:t>
            </w:r>
            <w:r w:rsidRPr="0028531D">
              <w:rPr>
                <w:lang w:val="en-US"/>
              </w:rPr>
              <w:t>products</w:t>
            </w:r>
            <w:r w:rsidRPr="0055778A">
              <w:t>/</w:t>
            </w:r>
            <w:r w:rsidRPr="0028531D">
              <w:rPr>
                <w:lang w:val="en-US"/>
              </w:rPr>
              <w:t>product</w:t>
            </w:r>
            <w:r w:rsidRPr="0055778A">
              <w:t>/</w:t>
            </w:r>
            <w:r w:rsidRPr="0028531D">
              <w:rPr>
                <w:lang w:val="en-US"/>
              </w:rPr>
              <w:t>drugPurchaseObjectInfo</w:t>
            </w:r>
            <w:r w:rsidRPr="0055778A">
              <w:t>/</w:t>
            </w:r>
            <w:r w:rsidRPr="0028531D">
              <w:rPr>
                <w:lang w:val="en-US"/>
              </w:rPr>
              <w:t>drugInfoUsingReferenceInfo</w:t>
            </w:r>
            <w:r w:rsidRPr="0055778A">
              <w:t>/</w:t>
            </w:r>
            <w:r w:rsidRPr="0028531D">
              <w:rPr>
                <w:lang w:val="en-US"/>
              </w:rPr>
              <w:t>MNNsInfo</w:t>
            </w:r>
            <w:r w:rsidRPr="0055778A">
              <w:t>/</w:t>
            </w:r>
            <w:r w:rsidRPr="0028531D">
              <w:rPr>
                <w:lang w:val="en-US"/>
              </w:rPr>
              <w:t>MNNInfo</w:t>
            </w:r>
            <w:r w:rsidRPr="0055778A">
              <w:t>/</w:t>
            </w:r>
            <w:r w:rsidRPr="0028531D">
              <w:rPr>
                <w:lang w:val="en-US"/>
              </w:rPr>
              <w:t>positionsTradeName</w:t>
            </w:r>
            <w:r w:rsidRPr="0055778A">
              <w:t>/</w:t>
            </w:r>
            <w:r w:rsidRPr="0028531D">
              <w:rPr>
                <w:lang w:val="en-US"/>
              </w:rPr>
              <w:t>positionTradeName</w:t>
            </w:r>
            <w:r w:rsidRPr="0055778A">
              <w:t>/</w:t>
            </w:r>
            <w:r w:rsidRPr="0028531D">
              <w:rPr>
                <w:lang w:val="en-US"/>
              </w:rPr>
              <w:t>positionTradeNameUsingTextForm</w:t>
            </w:r>
            <w:r w:rsidRPr="0055778A">
              <w:t>/</w:t>
            </w:r>
            <w:r w:rsidRPr="0028531D">
              <w:rPr>
                <w:lang w:val="en-US"/>
              </w:rPr>
              <w:t>guid</w:t>
            </w:r>
            <w:r w:rsidRPr="0055778A">
              <w:t xml:space="preserve">) </w:t>
            </w:r>
            <w:r w:rsidRPr="0028531D">
              <w:t>не</w:t>
            </w:r>
            <w:r w:rsidRPr="0055778A">
              <w:t xml:space="preserve"> </w:t>
            </w:r>
            <w:r w:rsidRPr="0028531D">
              <w:t>заполняется</w:t>
            </w:r>
            <w:r w:rsidRPr="0055778A">
              <w:t xml:space="preserve">, </w:t>
            </w:r>
            <w:r w:rsidRPr="0028531D">
              <w:t>используется</w:t>
            </w:r>
            <w:r w:rsidRPr="0055778A">
              <w:t xml:space="preserve"> </w:t>
            </w:r>
            <w:r w:rsidRPr="0028531D">
              <w:t>для</w:t>
            </w:r>
            <w:r w:rsidRPr="0055778A">
              <w:t xml:space="preserve"> </w:t>
            </w:r>
            <w:r w:rsidRPr="0028531D">
              <w:t>электронного</w:t>
            </w:r>
            <w:r w:rsidRPr="0055778A">
              <w:t xml:space="preserve"> </w:t>
            </w:r>
            <w:r w:rsidRPr="0028531D">
              <w:t>актирования</w:t>
            </w:r>
            <w:r w:rsidRPr="0055778A">
              <w:t>;</w:t>
            </w:r>
          </w:p>
          <w:p w14:paraId="7B08056A" w14:textId="30E69283" w:rsidR="00056C63" w:rsidRPr="0055778A" w:rsidRDefault="00056C63" w:rsidP="00056C63">
            <w:pPr>
              <w:pStyle w:val="ad"/>
              <w:numPr>
                <w:ilvl w:val="1"/>
                <w:numId w:val="210"/>
              </w:numPr>
            </w:pPr>
            <w:r w:rsidRPr="0028531D">
              <w:t>Поле</w:t>
            </w:r>
            <w:r w:rsidRPr="0055778A">
              <w:t xml:space="preserve"> «</w:t>
            </w:r>
            <w:r w:rsidRPr="0028531D">
              <w:t>Внешний</w:t>
            </w:r>
            <w:r w:rsidRPr="0055778A">
              <w:t xml:space="preserve"> </w:t>
            </w:r>
            <w:r w:rsidRPr="0028531D">
              <w:t>идентификатор</w:t>
            </w:r>
            <w:r w:rsidRPr="0055778A">
              <w:t xml:space="preserve"> </w:t>
            </w:r>
            <w:r w:rsidRPr="0028531D">
              <w:t>лекарственного</w:t>
            </w:r>
            <w:r w:rsidRPr="0055778A">
              <w:t xml:space="preserve"> </w:t>
            </w:r>
            <w:r w:rsidRPr="0028531D">
              <w:t>препарата</w:t>
            </w:r>
            <w:r w:rsidRPr="0055778A">
              <w:t>» (</w:t>
            </w:r>
            <w:r w:rsidRPr="0028531D">
              <w:rPr>
                <w:lang w:val="en-US"/>
              </w:rPr>
              <w:t>products</w:t>
            </w:r>
            <w:r w:rsidRPr="0055778A">
              <w:t>/</w:t>
            </w:r>
            <w:r w:rsidRPr="0028531D">
              <w:rPr>
                <w:lang w:val="en-US"/>
              </w:rPr>
              <w:t>product</w:t>
            </w:r>
            <w:r w:rsidRPr="0055778A">
              <w:t>/</w:t>
            </w:r>
            <w:r w:rsidRPr="0028531D">
              <w:rPr>
                <w:lang w:val="en-US"/>
              </w:rPr>
              <w:t>drugPurchaseObjectInfo</w:t>
            </w:r>
            <w:r w:rsidRPr="0055778A">
              <w:t>/</w:t>
            </w:r>
            <w:r w:rsidRPr="0028531D">
              <w:rPr>
                <w:lang w:val="en-US"/>
              </w:rPr>
              <w:t>drugInfoUsingReferenceInfo</w:t>
            </w:r>
            <w:r w:rsidRPr="0055778A">
              <w:t>/</w:t>
            </w:r>
            <w:r w:rsidRPr="0028531D">
              <w:rPr>
                <w:lang w:val="en-US"/>
              </w:rPr>
              <w:t>MNNsInfo</w:t>
            </w:r>
            <w:r w:rsidRPr="0055778A">
              <w:t>/</w:t>
            </w:r>
            <w:r w:rsidRPr="0028531D">
              <w:rPr>
                <w:lang w:val="en-US"/>
              </w:rPr>
              <w:t>MNNInfo</w:t>
            </w:r>
            <w:r w:rsidRPr="0055778A">
              <w:t>/</w:t>
            </w:r>
            <w:r w:rsidRPr="0028531D">
              <w:rPr>
                <w:lang w:val="en-US"/>
              </w:rPr>
              <w:t>positionsTradeName</w:t>
            </w:r>
            <w:r w:rsidRPr="0055778A">
              <w:t>/</w:t>
            </w:r>
            <w:r w:rsidRPr="0028531D">
              <w:rPr>
                <w:lang w:val="en-US"/>
              </w:rPr>
              <w:t>positionTradeName</w:t>
            </w:r>
            <w:r w:rsidRPr="0055778A">
              <w:t>/</w:t>
            </w:r>
            <w:r w:rsidRPr="0028531D">
              <w:rPr>
                <w:lang w:val="en-US"/>
              </w:rPr>
              <w:t>positionTradeNameUsingTextForm</w:t>
            </w:r>
            <w:r w:rsidRPr="0055778A">
              <w:t>/</w:t>
            </w:r>
            <w:r w:rsidRPr="006C11CA">
              <w:rPr>
                <w:lang w:val="en-US"/>
              </w:rPr>
              <w:t>externalSid</w:t>
            </w:r>
            <w:r w:rsidRPr="0055778A">
              <w:t xml:space="preserve">) </w:t>
            </w:r>
            <w:r w:rsidRPr="0028531D">
              <w:t>не</w:t>
            </w:r>
            <w:r w:rsidRPr="0055778A">
              <w:t xml:space="preserve"> </w:t>
            </w:r>
            <w:r w:rsidRPr="0028531D">
              <w:t>заполняется</w:t>
            </w:r>
            <w:r w:rsidRPr="0055778A">
              <w:t>;</w:t>
            </w:r>
          </w:p>
          <w:p w14:paraId="188F7609" w14:textId="3ADF5C4A" w:rsidR="00056C63" w:rsidRPr="0055778A" w:rsidRDefault="00056C63" w:rsidP="00056C63">
            <w:pPr>
              <w:pStyle w:val="ad"/>
              <w:numPr>
                <w:ilvl w:val="0"/>
                <w:numId w:val="210"/>
              </w:numPr>
              <w:jc w:val="left"/>
            </w:pPr>
            <w:r>
              <w:t>Поле</w:t>
            </w:r>
            <w:r w:rsidRPr="0055778A">
              <w:t xml:space="preserve"> «</w:t>
            </w:r>
            <w:r w:rsidRPr="004736D4">
              <w:t>Уникальный</w:t>
            </w:r>
            <w:r w:rsidRPr="0055778A">
              <w:t xml:space="preserve"> </w:t>
            </w:r>
            <w:r w:rsidRPr="004736D4">
              <w:t>идентификатор</w:t>
            </w:r>
            <w:r w:rsidRPr="0055778A">
              <w:t xml:space="preserve"> </w:t>
            </w:r>
            <w:r w:rsidRPr="004736D4">
              <w:t>лекарственного</w:t>
            </w:r>
            <w:r w:rsidRPr="0055778A">
              <w:t xml:space="preserve"> </w:t>
            </w:r>
            <w:r w:rsidRPr="004736D4">
              <w:t>препарата</w:t>
            </w:r>
            <w:r w:rsidRPr="0055778A">
              <w:t xml:space="preserve"> (</w:t>
            </w:r>
            <w:r w:rsidRPr="004736D4">
              <w:t>по</w:t>
            </w:r>
            <w:r w:rsidRPr="0055778A">
              <w:t xml:space="preserve"> </w:t>
            </w:r>
            <w:r w:rsidRPr="004736D4">
              <w:t>ТН</w:t>
            </w:r>
            <w:r w:rsidRPr="0055778A">
              <w:t xml:space="preserve">) </w:t>
            </w:r>
            <w:r w:rsidRPr="004736D4">
              <w:t>в</w:t>
            </w:r>
            <w:r w:rsidRPr="0055778A">
              <w:t xml:space="preserve"> </w:t>
            </w:r>
            <w:r w:rsidRPr="004736D4">
              <w:t>электронном</w:t>
            </w:r>
            <w:r w:rsidRPr="0055778A">
              <w:t xml:space="preserve"> </w:t>
            </w:r>
            <w:r w:rsidRPr="004736D4">
              <w:t>контракте</w:t>
            </w:r>
            <w:r w:rsidRPr="0055778A">
              <w:t>» (</w:t>
            </w:r>
            <w:r w:rsidRPr="0028531D">
              <w:rPr>
                <w:lang w:val="en-US"/>
              </w:rPr>
              <w:t>products</w:t>
            </w:r>
            <w:r w:rsidRPr="0055778A">
              <w:t>/</w:t>
            </w:r>
            <w:r w:rsidRPr="0028531D">
              <w:rPr>
                <w:lang w:val="en-US"/>
              </w:rPr>
              <w:t>product</w:t>
            </w:r>
            <w:r w:rsidRPr="0055778A">
              <w:t>/</w:t>
            </w:r>
            <w:r w:rsidRPr="0028531D">
              <w:rPr>
                <w:lang w:val="en-US"/>
              </w:rPr>
              <w:t>drugPurchaseObjectInfo</w:t>
            </w:r>
            <w:r w:rsidRPr="0055778A">
              <w:t>/</w:t>
            </w:r>
            <w:r w:rsidRPr="0028531D">
              <w:rPr>
                <w:lang w:val="en-US"/>
              </w:rPr>
              <w:t>drugInfoUsingReferenceInfo</w:t>
            </w:r>
            <w:r w:rsidRPr="0055778A">
              <w:t>/</w:t>
            </w:r>
            <w:r w:rsidRPr="0028531D">
              <w:rPr>
                <w:lang w:val="en-US"/>
              </w:rPr>
              <w:t>MNNsInfo</w:t>
            </w:r>
            <w:r w:rsidRPr="0055778A">
              <w:t>/</w:t>
            </w:r>
            <w:r w:rsidRPr="0028531D">
              <w:rPr>
                <w:lang w:val="en-US"/>
              </w:rPr>
              <w:t>MNNInfo</w:t>
            </w:r>
            <w:r w:rsidRPr="0055778A">
              <w:t>/</w:t>
            </w:r>
            <w:r w:rsidRPr="0028531D">
              <w:rPr>
                <w:lang w:val="en-US"/>
              </w:rPr>
              <w:t>positionsTradeName</w:t>
            </w:r>
            <w:r w:rsidRPr="0055778A">
              <w:t>/</w:t>
            </w:r>
            <w:r w:rsidRPr="0028531D">
              <w:rPr>
                <w:lang w:val="en-US"/>
              </w:rPr>
              <w:t>positionTradeName</w:t>
            </w:r>
            <w:r w:rsidRPr="0055778A">
              <w:t>/</w:t>
            </w:r>
            <w:r w:rsidRPr="0028531D">
              <w:rPr>
                <w:lang w:val="en-US"/>
              </w:rPr>
              <w:t>positionTradeNameUsingTextForm</w:t>
            </w:r>
            <w:r w:rsidRPr="0055778A">
              <w:t>/</w:t>
            </w:r>
            <w:r w:rsidRPr="00D67A07">
              <w:rPr>
                <w:lang w:val="en-US"/>
              </w:rPr>
              <w:t>electronicContractTNSid</w:t>
            </w:r>
            <w:r w:rsidRPr="0055778A">
              <w:t xml:space="preserve">). </w:t>
            </w:r>
            <w:r>
              <w:t>Игнорируется</w:t>
            </w:r>
            <w:r w:rsidRPr="0055778A">
              <w:t xml:space="preserve"> </w:t>
            </w:r>
            <w:r>
              <w:t>при</w:t>
            </w:r>
            <w:r w:rsidRPr="0055778A">
              <w:t xml:space="preserve"> </w:t>
            </w:r>
            <w:r>
              <w:t>приеме</w:t>
            </w:r>
            <w:r w:rsidRPr="0055778A">
              <w:t xml:space="preserve">, </w:t>
            </w:r>
            <w:r>
              <w:t>заполняется</w:t>
            </w:r>
            <w:r w:rsidRPr="0055778A">
              <w:t xml:space="preserve"> </w:t>
            </w:r>
            <w:r>
              <w:t>автоматически</w:t>
            </w:r>
            <w:r w:rsidRPr="0055778A">
              <w:t xml:space="preserve"> </w:t>
            </w:r>
            <w:r>
              <w:t>из</w:t>
            </w:r>
            <w:r w:rsidRPr="0055778A">
              <w:t xml:space="preserve"> </w:t>
            </w:r>
            <w:r>
              <w:t>поля</w:t>
            </w:r>
            <w:r w:rsidRPr="0055778A">
              <w:t xml:space="preserve"> "</w:t>
            </w:r>
            <w:r w:rsidRPr="00D06878">
              <w:t>Уникальный</w:t>
            </w:r>
            <w:r w:rsidRPr="0055778A">
              <w:t xml:space="preserve"> </w:t>
            </w:r>
            <w:r w:rsidRPr="00D06878">
              <w:t>идентификатор</w:t>
            </w:r>
            <w:r w:rsidRPr="0055778A">
              <w:t xml:space="preserve"> </w:t>
            </w:r>
            <w:r w:rsidRPr="00D06878">
              <w:t>лекарственного</w:t>
            </w:r>
            <w:r w:rsidRPr="0055778A">
              <w:t xml:space="preserve"> </w:t>
            </w:r>
            <w:r w:rsidRPr="00D06878">
              <w:t>препарата</w:t>
            </w:r>
            <w:r w:rsidRPr="0055778A">
              <w:t xml:space="preserve"> (</w:t>
            </w:r>
            <w:r w:rsidRPr="00D06878">
              <w:t>по</w:t>
            </w:r>
            <w:r w:rsidRPr="0055778A">
              <w:t xml:space="preserve"> </w:t>
            </w:r>
            <w:r w:rsidRPr="00D06878">
              <w:t>ТН</w:t>
            </w:r>
            <w:r w:rsidRPr="0055778A">
              <w:t>)" (</w:t>
            </w:r>
            <w:r w:rsidRPr="00D67A07">
              <w:rPr>
                <w:lang w:val="en-US"/>
              </w:rPr>
              <w:t>contractSubjectInfo</w:t>
            </w:r>
            <w:r w:rsidRPr="0055778A">
              <w:t>/</w:t>
            </w:r>
            <w:r w:rsidRPr="00D67A07">
              <w:rPr>
                <w:lang w:val="en-US"/>
              </w:rPr>
              <w:t>productsInfo</w:t>
            </w:r>
            <w:r w:rsidRPr="0055778A">
              <w:t>/</w:t>
            </w:r>
            <w:r w:rsidRPr="00D67A07">
              <w:rPr>
                <w:lang w:val="en-US"/>
              </w:rPr>
              <w:t>drugProductsInfoElectronicContract</w:t>
            </w:r>
            <w:r w:rsidRPr="0055778A">
              <w:t>/</w:t>
            </w:r>
            <w:r w:rsidRPr="00D67A07">
              <w:rPr>
                <w:lang w:val="en-US"/>
              </w:rPr>
              <w:t>drugProductInfo</w:t>
            </w:r>
            <w:r w:rsidRPr="0055778A">
              <w:t>/</w:t>
            </w:r>
            <w:r w:rsidRPr="00D67A07">
              <w:rPr>
                <w:lang w:val="en-US"/>
              </w:rPr>
              <w:t>MNNInfo</w:t>
            </w:r>
            <w:r w:rsidRPr="0055778A">
              <w:t>/</w:t>
            </w:r>
            <w:r w:rsidRPr="00D67A07">
              <w:rPr>
                <w:lang w:val="en-US"/>
              </w:rPr>
              <w:t>tradeNamesInfoUsingTextForm</w:t>
            </w:r>
            <w:r w:rsidRPr="0055778A">
              <w:t>/</w:t>
            </w:r>
            <w:r w:rsidRPr="00D67A07">
              <w:rPr>
                <w:lang w:val="en-US"/>
              </w:rPr>
              <w:t>tradeNameInfo</w:t>
            </w:r>
            <w:r w:rsidRPr="0055778A">
              <w:t>/</w:t>
            </w:r>
            <w:r w:rsidRPr="00D67A07">
              <w:rPr>
                <w:lang w:val="en-US"/>
              </w:rPr>
              <w:t>sid</w:t>
            </w:r>
            <w:r w:rsidRPr="0055778A">
              <w:t xml:space="preserve"> </w:t>
            </w:r>
            <w:r w:rsidRPr="00D06878">
              <w:t>или</w:t>
            </w:r>
            <w:r w:rsidRPr="0055778A">
              <w:t xml:space="preserve"> </w:t>
            </w:r>
            <w:r w:rsidRPr="00D67A07">
              <w:rPr>
                <w:lang w:val="en-US"/>
              </w:rPr>
              <w:t>contractSubjectInfo</w:t>
            </w:r>
            <w:r w:rsidRPr="0055778A">
              <w:t>/</w:t>
            </w:r>
            <w:r w:rsidRPr="00D67A07">
              <w:rPr>
                <w:lang w:val="en-US"/>
              </w:rPr>
              <w:t>productsInfo</w:t>
            </w:r>
            <w:r w:rsidRPr="0055778A">
              <w:t>/</w:t>
            </w:r>
            <w:r w:rsidRPr="00D67A07">
              <w:rPr>
                <w:lang w:val="en-US"/>
              </w:rPr>
              <w:t>drugProductsInfoElectronicContract</w:t>
            </w:r>
            <w:r w:rsidRPr="0055778A">
              <w:t>/</w:t>
            </w:r>
            <w:r w:rsidRPr="00D67A07">
              <w:rPr>
                <w:lang w:val="en-US"/>
              </w:rPr>
              <w:t>drugProductInfo</w:t>
            </w:r>
            <w:r w:rsidRPr="0055778A">
              <w:t>/</w:t>
            </w:r>
            <w:r w:rsidRPr="00D67A07">
              <w:rPr>
                <w:lang w:val="en-US"/>
              </w:rPr>
              <w:t>MNNInfoUsingTextForm</w:t>
            </w:r>
            <w:r w:rsidRPr="0055778A">
              <w:t>/</w:t>
            </w:r>
            <w:r w:rsidRPr="00D67A07">
              <w:rPr>
                <w:lang w:val="en-US"/>
              </w:rPr>
              <w:t>tradeNamesInfoUsingTextForm</w:t>
            </w:r>
            <w:r w:rsidRPr="0055778A">
              <w:t>/</w:t>
            </w:r>
            <w:r w:rsidRPr="00D67A07">
              <w:rPr>
                <w:lang w:val="en-US"/>
              </w:rPr>
              <w:t>tradeNameInfo</w:t>
            </w:r>
            <w:r w:rsidRPr="0055778A">
              <w:t>/</w:t>
            </w:r>
            <w:r w:rsidRPr="00D67A07">
              <w:rPr>
                <w:lang w:val="en-US"/>
              </w:rPr>
              <w:t>sid</w:t>
            </w:r>
            <w:r w:rsidRPr="0055778A">
              <w:t xml:space="preserve">) </w:t>
            </w:r>
            <w:r>
              <w:t>в</w:t>
            </w:r>
            <w:r w:rsidRPr="0055778A">
              <w:t xml:space="preserve"> </w:t>
            </w:r>
            <w:r>
              <w:t>структурированном</w:t>
            </w:r>
            <w:r w:rsidRPr="0055778A">
              <w:t xml:space="preserve"> </w:t>
            </w:r>
            <w:r>
              <w:t>электронном</w:t>
            </w:r>
            <w:r w:rsidRPr="0055778A">
              <w:t xml:space="preserve"> </w:t>
            </w:r>
            <w:r>
              <w:t>контракте</w:t>
            </w:r>
          </w:p>
          <w:p w14:paraId="47AD4B3B" w14:textId="3F049807" w:rsidR="00056C63" w:rsidRPr="0055778A" w:rsidRDefault="00056C63" w:rsidP="00056C63">
            <w:pPr>
              <w:pStyle w:val="ad"/>
              <w:numPr>
                <w:ilvl w:val="0"/>
                <w:numId w:val="210"/>
              </w:numPr>
              <w:jc w:val="left"/>
            </w:pPr>
            <w:r>
              <w:t>Поле</w:t>
            </w:r>
            <w:r w:rsidRPr="0055778A">
              <w:t xml:space="preserve"> «</w:t>
            </w:r>
            <w:r w:rsidRPr="004736D4">
              <w:t>Внешний</w:t>
            </w:r>
            <w:r w:rsidRPr="0055778A">
              <w:t xml:space="preserve"> </w:t>
            </w:r>
            <w:r w:rsidRPr="004736D4">
              <w:t>идентификатор</w:t>
            </w:r>
            <w:r w:rsidRPr="0055778A">
              <w:t xml:space="preserve"> </w:t>
            </w:r>
            <w:r w:rsidRPr="004736D4">
              <w:t>лекарственного</w:t>
            </w:r>
            <w:r w:rsidRPr="0055778A">
              <w:t xml:space="preserve"> </w:t>
            </w:r>
            <w:r w:rsidRPr="004736D4">
              <w:t>препарата</w:t>
            </w:r>
            <w:r w:rsidRPr="0055778A">
              <w:t xml:space="preserve"> (</w:t>
            </w:r>
            <w:r w:rsidRPr="004736D4">
              <w:t>по</w:t>
            </w:r>
            <w:r w:rsidRPr="0055778A">
              <w:t xml:space="preserve"> </w:t>
            </w:r>
            <w:r w:rsidRPr="004736D4">
              <w:t>ТН</w:t>
            </w:r>
            <w:r w:rsidRPr="0055778A">
              <w:t xml:space="preserve">) </w:t>
            </w:r>
            <w:r w:rsidRPr="004736D4">
              <w:t>в</w:t>
            </w:r>
            <w:r w:rsidRPr="0055778A">
              <w:t xml:space="preserve"> </w:t>
            </w:r>
            <w:r w:rsidRPr="004736D4">
              <w:t>электронном</w:t>
            </w:r>
            <w:r w:rsidRPr="0055778A">
              <w:t xml:space="preserve"> </w:t>
            </w:r>
            <w:r w:rsidRPr="004736D4">
              <w:t>контракте</w:t>
            </w:r>
            <w:r w:rsidRPr="0055778A">
              <w:t>» (</w:t>
            </w:r>
            <w:r w:rsidRPr="0028531D">
              <w:rPr>
                <w:lang w:val="en-US"/>
              </w:rPr>
              <w:t>products</w:t>
            </w:r>
            <w:r w:rsidRPr="0055778A">
              <w:t>/</w:t>
            </w:r>
            <w:r w:rsidRPr="0028531D">
              <w:rPr>
                <w:lang w:val="en-US"/>
              </w:rPr>
              <w:t>product</w:t>
            </w:r>
            <w:r w:rsidRPr="0055778A">
              <w:t>/</w:t>
            </w:r>
            <w:r w:rsidRPr="0028531D">
              <w:rPr>
                <w:lang w:val="en-US"/>
              </w:rPr>
              <w:t>drugPurchaseObjectInfo</w:t>
            </w:r>
            <w:r w:rsidRPr="0055778A">
              <w:t>/</w:t>
            </w:r>
            <w:r w:rsidRPr="0028531D">
              <w:rPr>
                <w:lang w:val="en-US"/>
              </w:rPr>
              <w:t>drugInfoUsingReferenceInfo</w:t>
            </w:r>
            <w:r w:rsidRPr="0055778A">
              <w:t>/</w:t>
            </w:r>
            <w:r w:rsidRPr="0028531D">
              <w:rPr>
                <w:lang w:val="en-US"/>
              </w:rPr>
              <w:t>MNNsInfo</w:t>
            </w:r>
            <w:r w:rsidRPr="0055778A">
              <w:t>/</w:t>
            </w:r>
            <w:r w:rsidRPr="0028531D">
              <w:rPr>
                <w:lang w:val="en-US"/>
              </w:rPr>
              <w:t>MNNInfo</w:t>
            </w:r>
            <w:r w:rsidRPr="0055778A">
              <w:t>/</w:t>
            </w:r>
            <w:r w:rsidRPr="0028531D">
              <w:rPr>
                <w:lang w:val="en-US"/>
              </w:rPr>
              <w:t>positionsTradeName</w:t>
            </w:r>
            <w:r w:rsidRPr="0055778A">
              <w:t>/</w:t>
            </w:r>
            <w:r w:rsidRPr="0028531D">
              <w:rPr>
                <w:lang w:val="en-US"/>
              </w:rPr>
              <w:t>positionTradeName</w:t>
            </w:r>
            <w:r w:rsidRPr="0055778A">
              <w:t>/</w:t>
            </w:r>
            <w:r w:rsidRPr="0028531D">
              <w:rPr>
                <w:lang w:val="en-US"/>
              </w:rPr>
              <w:t>positionTradeNameUsingTextForm</w:t>
            </w:r>
            <w:r w:rsidRPr="0055778A">
              <w:t>/</w:t>
            </w:r>
            <w:r w:rsidRPr="004736D4">
              <w:rPr>
                <w:lang w:val="en-US"/>
              </w:rPr>
              <w:t>electronicContractExternal</w:t>
            </w:r>
            <w:r>
              <w:rPr>
                <w:lang w:val="en-US"/>
              </w:rPr>
              <w:t>TN</w:t>
            </w:r>
            <w:r w:rsidRPr="004736D4">
              <w:rPr>
                <w:lang w:val="en-US"/>
              </w:rPr>
              <w:t>Sid</w:t>
            </w:r>
            <w:r w:rsidRPr="0055778A">
              <w:t xml:space="preserve">). </w:t>
            </w:r>
            <w:r>
              <w:t>Игнорируется</w:t>
            </w:r>
            <w:r w:rsidRPr="0055778A">
              <w:t xml:space="preserve"> </w:t>
            </w:r>
            <w:r>
              <w:t>при</w:t>
            </w:r>
            <w:r w:rsidRPr="0055778A">
              <w:t xml:space="preserve"> </w:t>
            </w:r>
            <w:r>
              <w:t>приеме</w:t>
            </w:r>
            <w:r w:rsidRPr="0055778A">
              <w:t xml:space="preserve">, </w:t>
            </w:r>
            <w:r>
              <w:t>заполняется</w:t>
            </w:r>
            <w:r w:rsidRPr="0055778A">
              <w:t xml:space="preserve"> </w:t>
            </w:r>
            <w:r>
              <w:t>автоматически</w:t>
            </w:r>
            <w:r w:rsidRPr="0055778A">
              <w:t xml:space="preserve"> </w:t>
            </w:r>
            <w:r>
              <w:t>из</w:t>
            </w:r>
            <w:r w:rsidRPr="0055778A">
              <w:t xml:space="preserve"> </w:t>
            </w:r>
            <w:r>
              <w:t>поля</w:t>
            </w:r>
            <w:r w:rsidRPr="0055778A">
              <w:t xml:space="preserve"> " </w:t>
            </w:r>
            <w:r w:rsidRPr="004736D4">
              <w:t>Внешний</w:t>
            </w:r>
            <w:r w:rsidRPr="0055778A">
              <w:t xml:space="preserve"> </w:t>
            </w:r>
            <w:r w:rsidRPr="004736D4">
              <w:t>идентификатор</w:t>
            </w:r>
            <w:r w:rsidRPr="0055778A">
              <w:t xml:space="preserve"> </w:t>
            </w:r>
            <w:r w:rsidRPr="004736D4">
              <w:t>лекарственного</w:t>
            </w:r>
            <w:r w:rsidRPr="0055778A">
              <w:t xml:space="preserve"> </w:t>
            </w:r>
            <w:r w:rsidRPr="004736D4">
              <w:t>препарата</w:t>
            </w:r>
            <w:r w:rsidRPr="0055778A">
              <w:t xml:space="preserve"> (</w:t>
            </w:r>
            <w:r w:rsidRPr="004736D4">
              <w:t>по</w:t>
            </w:r>
            <w:r w:rsidRPr="0055778A">
              <w:t xml:space="preserve"> </w:t>
            </w:r>
            <w:r w:rsidRPr="004736D4">
              <w:t>ТН</w:t>
            </w:r>
            <w:r w:rsidRPr="0055778A">
              <w:t>) " (</w:t>
            </w:r>
            <w:r w:rsidRPr="00D67A07">
              <w:rPr>
                <w:lang w:val="en-US"/>
              </w:rPr>
              <w:t>contractSubjectInfo</w:t>
            </w:r>
            <w:r w:rsidRPr="0055778A">
              <w:t>/</w:t>
            </w:r>
            <w:r w:rsidRPr="00D67A07">
              <w:rPr>
                <w:lang w:val="en-US"/>
              </w:rPr>
              <w:t>productsInfo</w:t>
            </w:r>
            <w:r w:rsidRPr="0055778A">
              <w:t>/</w:t>
            </w:r>
            <w:r w:rsidRPr="00D67A07">
              <w:rPr>
                <w:lang w:val="en-US"/>
              </w:rPr>
              <w:t>drugProductsInfoElectronicContract</w:t>
            </w:r>
            <w:r w:rsidRPr="0055778A">
              <w:t>/</w:t>
            </w:r>
            <w:r w:rsidRPr="00D67A07">
              <w:rPr>
                <w:lang w:val="en-US"/>
              </w:rPr>
              <w:t>drugProductInfo</w:t>
            </w:r>
            <w:r w:rsidRPr="0055778A">
              <w:t>/</w:t>
            </w:r>
            <w:r w:rsidRPr="00D67A07">
              <w:rPr>
                <w:lang w:val="en-US"/>
              </w:rPr>
              <w:t>MNNInfo</w:t>
            </w:r>
            <w:r w:rsidRPr="0055778A">
              <w:t>/</w:t>
            </w:r>
            <w:r w:rsidRPr="00D67A07">
              <w:rPr>
                <w:lang w:val="en-US"/>
              </w:rPr>
              <w:t>tradeNamesInfoUsingTextForm</w:t>
            </w:r>
            <w:r w:rsidRPr="0055778A">
              <w:t>/</w:t>
            </w:r>
            <w:r w:rsidRPr="00D67A07">
              <w:rPr>
                <w:lang w:val="en-US"/>
              </w:rPr>
              <w:t>tradeNameInfo</w:t>
            </w:r>
            <w:r w:rsidRPr="0055778A">
              <w:t>/</w:t>
            </w:r>
            <w:r w:rsidRPr="00D67A07">
              <w:rPr>
                <w:lang w:val="en-US"/>
              </w:rPr>
              <w:t>externalSid</w:t>
            </w:r>
            <w:r w:rsidRPr="0055778A">
              <w:t xml:space="preserve"> </w:t>
            </w:r>
            <w:r w:rsidRPr="00D06878">
              <w:t>или</w:t>
            </w:r>
            <w:r w:rsidRPr="0055778A">
              <w:t xml:space="preserve"> </w:t>
            </w:r>
            <w:r w:rsidRPr="00D67A07">
              <w:rPr>
                <w:lang w:val="en-US"/>
              </w:rPr>
              <w:t>contractSubjectInfo</w:t>
            </w:r>
            <w:r w:rsidRPr="0055778A">
              <w:t>/</w:t>
            </w:r>
            <w:r w:rsidRPr="00D67A07">
              <w:rPr>
                <w:lang w:val="en-US"/>
              </w:rPr>
              <w:t>productsInfo</w:t>
            </w:r>
            <w:r w:rsidRPr="0055778A">
              <w:t>/</w:t>
            </w:r>
            <w:r w:rsidRPr="00D67A07">
              <w:rPr>
                <w:lang w:val="en-US"/>
              </w:rPr>
              <w:t>drugProductsInfoElectronicContract</w:t>
            </w:r>
            <w:r w:rsidRPr="0055778A">
              <w:t>/</w:t>
            </w:r>
            <w:r w:rsidRPr="00D67A07">
              <w:rPr>
                <w:lang w:val="en-US"/>
              </w:rPr>
              <w:t>drugProductInfo</w:t>
            </w:r>
            <w:r w:rsidRPr="0055778A">
              <w:t>/</w:t>
            </w:r>
            <w:r w:rsidRPr="00D67A07">
              <w:rPr>
                <w:lang w:val="en-US"/>
              </w:rPr>
              <w:t>MNNInfoUsingTextForm</w:t>
            </w:r>
            <w:r w:rsidRPr="0055778A">
              <w:t>/</w:t>
            </w:r>
            <w:r w:rsidRPr="00D67A07">
              <w:rPr>
                <w:lang w:val="en-US"/>
              </w:rPr>
              <w:t>tradeNamesInfoUsingTextForm</w:t>
            </w:r>
            <w:r w:rsidRPr="0055778A">
              <w:t>/</w:t>
            </w:r>
            <w:r w:rsidRPr="00D67A07">
              <w:rPr>
                <w:lang w:val="en-US"/>
              </w:rPr>
              <w:t>tradeNameInfo</w:t>
            </w:r>
            <w:r w:rsidRPr="0055778A">
              <w:t>/</w:t>
            </w:r>
            <w:r w:rsidRPr="00D67A07">
              <w:rPr>
                <w:lang w:val="en-US"/>
              </w:rPr>
              <w:t>externalSid</w:t>
            </w:r>
            <w:r w:rsidRPr="0055778A">
              <w:t xml:space="preserve">) </w:t>
            </w:r>
            <w:r>
              <w:t>в</w:t>
            </w:r>
            <w:r w:rsidRPr="0055778A">
              <w:t xml:space="preserve"> </w:t>
            </w:r>
            <w:r>
              <w:t>структурированном</w:t>
            </w:r>
            <w:r w:rsidRPr="0055778A">
              <w:t xml:space="preserve"> </w:t>
            </w:r>
            <w:r>
              <w:t>электронном</w:t>
            </w:r>
            <w:r w:rsidRPr="0055778A">
              <w:t xml:space="preserve"> </w:t>
            </w:r>
            <w:r>
              <w:t>контракте</w:t>
            </w:r>
            <w:r w:rsidRPr="0055778A">
              <w:t xml:space="preserve"> </w:t>
            </w:r>
          </w:p>
          <w:p w14:paraId="1366A0EC" w14:textId="218884A6" w:rsidR="00056C63" w:rsidRPr="0055778A" w:rsidRDefault="00056C63" w:rsidP="00056C63">
            <w:pPr>
              <w:pStyle w:val="ad"/>
              <w:numPr>
                <w:ilvl w:val="1"/>
                <w:numId w:val="210"/>
              </w:numPr>
            </w:pPr>
            <w:r w:rsidRPr="0028531D">
              <w:t>Поле</w:t>
            </w:r>
            <w:r w:rsidRPr="0055778A">
              <w:t xml:space="preserve"> «</w:t>
            </w:r>
            <w:r w:rsidRPr="0028531D">
              <w:t>Торговое</w:t>
            </w:r>
            <w:r w:rsidRPr="0055778A">
              <w:t xml:space="preserve"> </w:t>
            </w:r>
            <w:r w:rsidRPr="0028531D">
              <w:t>наименование</w:t>
            </w:r>
            <w:r w:rsidRPr="0055778A">
              <w:t xml:space="preserve"> (</w:t>
            </w:r>
            <w:r w:rsidRPr="0028531D">
              <w:t>ТН</w:t>
            </w:r>
            <w:r w:rsidRPr="0055778A">
              <w:t xml:space="preserve">) </w:t>
            </w:r>
            <w:r w:rsidRPr="0028531D">
              <w:t>препарата</w:t>
            </w:r>
            <w:r w:rsidRPr="0055778A">
              <w:t>» (</w:t>
            </w:r>
            <w:r w:rsidRPr="0028531D">
              <w:rPr>
                <w:lang w:val="en-US"/>
              </w:rPr>
              <w:t>products</w:t>
            </w:r>
            <w:r w:rsidRPr="0055778A">
              <w:t>/</w:t>
            </w:r>
            <w:r w:rsidRPr="0028531D">
              <w:rPr>
                <w:lang w:val="en-US"/>
              </w:rPr>
              <w:t>product</w:t>
            </w:r>
            <w:r w:rsidRPr="0055778A">
              <w:t>/</w:t>
            </w:r>
            <w:r w:rsidRPr="0028531D">
              <w:rPr>
                <w:lang w:val="en-US"/>
              </w:rPr>
              <w:t>drugPurchaseObjectInfo</w:t>
            </w:r>
            <w:r w:rsidRPr="0055778A">
              <w:t>/</w:t>
            </w:r>
            <w:r w:rsidRPr="0028531D">
              <w:rPr>
                <w:lang w:val="en-US"/>
              </w:rPr>
              <w:t>drugInfoUsingReferenceInfo</w:t>
            </w:r>
            <w:r w:rsidRPr="0055778A">
              <w:t>/</w:t>
            </w:r>
            <w:r w:rsidRPr="0028531D">
              <w:rPr>
                <w:lang w:val="en-US"/>
              </w:rPr>
              <w:t>MNNsInfo</w:t>
            </w:r>
            <w:r w:rsidRPr="0055778A">
              <w:t>/</w:t>
            </w:r>
            <w:r w:rsidRPr="0028531D">
              <w:rPr>
                <w:lang w:val="en-US"/>
              </w:rPr>
              <w:t>MNNInfo</w:t>
            </w:r>
            <w:r w:rsidRPr="0055778A">
              <w:t>/</w:t>
            </w:r>
            <w:r w:rsidRPr="0028531D">
              <w:rPr>
                <w:lang w:val="en-US"/>
              </w:rPr>
              <w:t>positionsTradeName</w:t>
            </w:r>
            <w:r w:rsidRPr="0055778A">
              <w:t>/</w:t>
            </w:r>
            <w:r w:rsidRPr="0028531D">
              <w:rPr>
                <w:lang w:val="en-US"/>
              </w:rPr>
              <w:t>positionTradeName</w:t>
            </w:r>
            <w:r w:rsidRPr="0055778A">
              <w:t>/</w:t>
            </w:r>
            <w:r w:rsidRPr="0028531D">
              <w:rPr>
                <w:lang w:val="en-US"/>
              </w:rPr>
              <w:t>positionTradeNameUsingTextForm</w:t>
            </w:r>
            <w:r w:rsidRPr="0055778A">
              <w:t>/</w:t>
            </w:r>
            <w:r w:rsidRPr="0028531D">
              <w:rPr>
                <w:lang w:val="en-US"/>
              </w:rPr>
              <w:t>tradeInfo</w:t>
            </w:r>
            <w:r w:rsidRPr="0055778A">
              <w:t>/</w:t>
            </w:r>
            <w:r w:rsidRPr="0028531D">
              <w:rPr>
                <w:lang w:val="en-US"/>
              </w:rPr>
              <w:t>tradeName</w:t>
            </w:r>
            <w:r w:rsidRPr="0055778A">
              <w:t xml:space="preserve">) </w:t>
            </w:r>
            <w:r w:rsidRPr="0028531D">
              <w:t>заполняется</w:t>
            </w:r>
            <w:r w:rsidRPr="0055778A">
              <w:t xml:space="preserve"> </w:t>
            </w:r>
            <w:r w:rsidRPr="0028531D">
              <w:t>значением</w:t>
            </w:r>
            <w:r w:rsidRPr="0055778A">
              <w:t xml:space="preserve"> </w:t>
            </w:r>
            <w:r w:rsidRPr="0028531D">
              <w:t>поля</w:t>
            </w:r>
            <w:r w:rsidRPr="0055778A">
              <w:t xml:space="preserve"> «</w:t>
            </w:r>
            <w:r w:rsidRPr="0028531D">
              <w:t>Торговое</w:t>
            </w:r>
            <w:r w:rsidRPr="0055778A">
              <w:t xml:space="preserve"> </w:t>
            </w:r>
            <w:r w:rsidRPr="0028531D">
              <w:t>наименование</w:t>
            </w:r>
            <w:r w:rsidRPr="0055778A">
              <w:t xml:space="preserve"> </w:t>
            </w:r>
            <w:r w:rsidRPr="0028531D">
              <w:t>лекарственного</w:t>
            </w:r>
            <w:r w:rsidRPr="0055778A">
              <w:t xml:space="preserve"> </w:t>
            </w:r>
            <w:r w:rsidRPr="0028531D">
              <w:t>препарата</w:t>
            </w:r>
            <w:r w:rsidRPr="0055778A">
              <w:t xml:space="preserve"> </w:t>
            </w:r>
            <w:r w:rsidRPr="0028531D">
              <w:t>в</w:t>
            </w:r>
            <w:r w:rsidRPr="0055778A">
              <w:t xml:space="preserve"> </w:t>
            </w:r>
            <w:r w:rsidRPr="0028531D">
              <w:t>текстовой</w:t>
            </w:r>
            <w:r w:rsidRPr="0055778A">
              <w:t xml:space="preserve"> </w:t>
            </w:r>
            <w:r w:rsidRPr="0028531D">
              <w:t>форме</w:t>
            </w:r>
            <w:r w:rsidRPr="0055778A">
              <w:t>» (</w:t>
            </w:r>
            <w:r w:rsidRPr="006C11CA">
              <w:rPr>
                <w:lang w:val="en-US"/>
              </w:rPr>
              <w:t>contractSubjectInfo</w:t>
            </w:r>
            <w:r w:rsidRPr="0055778A">
              <w:t>/</w:t>
            </w:r>
            <w:r w:rsidRPr="006C11CA">
              <w:rPr>
                <w:lang w:val="en-US"/>
              </w:rPr>
              <w:t>productsInfo</w:t>
            </w:r>
            <w:r w:rsidRPr="0055778A">
              <w:t>/</w:t>
            </w:r>
            <w:r w:rsidRPr="006C11CA">
              <w:rPr>
                <w:lang w:val="en-US"/>
              </w:rPr>
              <w:t>drugProductsInfoElectronicContract</w:t>
            </w:r>
            <w:r w:rsidRPr="0055778A">
              <w:t>/</w:t>
            </w:r>
            <w:r w:rsidRPr="006C11CA">
              <w:rPr>
                <w:lang w:val="en-US"/>
              </w:rPr>
              <w:t>drugProductInf</w:t>
            </w:r>
            <w:r w:rsidRPr="006C11CA">
              <w:rPr>
                <w:lang w:val="en-US"/>
              </w:rPr>
              <w:lastRenderedPageBreak/>
              <w:t>o</w:t>
            </w:r>
            <w:r w:rsidRPr="0055778A">
              <w:t>/</w:t>
            </w:r>
            <w:r w:rsidRPr="006C11CA">
              <w:rPr>
                <w:lang w:val="en-US"/>
              </w:rPr>
              <w:t>MNNInfoUsingTextForm</w:t>
            </w:r>
            <w:r w:rsidRPr="0055778A">
              <w:t>/</w:t>
            </w:r>
            <w:r w:rsidRPr="006C11CA">
              <w:rPr>
                <w:lang w:val="en-US"/>
              </w:rPr>
              <w:t>tradeNamesInfoUsingTextForm</w:t>
            </w:r>
            <w:r w:rsidRPr="0055778A">
              <w:t>/</w:t>
            </w:r>
            <w:r w:rsidRPr="006C11CA">
              <w:rPr>
                <w:lang w:val="en-US"/>
              </w:rPr>
              <w:t>tradeNameInfo</w:t>
            </w:r>
            <w:r w:rsidRPr="0055778A">
              <w:t>/</w:t>
            </w:r>
            <w:r w:rsidRPr="006C11CA">
              <w:rPr>
                <w:lang w:val="en-US"/>
              </w:rPr>
              <w:t>tradeInfo</w:t>
            </w:r>
            <w:r w:rsidRPr="0055778A">
              <w:t>/</w:t>
            </w:r>
            <w:r w:rsidRPr="006C11CA">
              <w:rPr>
                <w:lang w:val="en-US"/>
              </w:rPr>
              <w:t>tradeName</w:t>
            </w:r>
            <w:r w:rsidRPr="0055778A">
              <w:t xml:space="preserve">) </w:t>
            </w:r>
            <w:r w:rsidRPr="0028531D">
              <w:t>структурированного</w:t>
            </w:r>
            <w:r w:rsidRPr="0055778A">
              <w:t xml:space="preserve"> </w:t>
            </w:r>
            <w:r w:rsidRPr="0028531D">
              <w:t>контракта</w:t>
            </w:r>
            <w:r w:rsidRPr="0055778A">
              <w:t xml:space="preserve"> (</w:t>
            </w:r>
            <w:r w:rsidRPr="0028531D">
              <w:rPr>
                <w:lang w:val="en-US"/>
              </w:rPr>
              <w:t>cpElectronicContract</w:t>
            </w:r>
            <w:r w:rsidRPr="0055778A">
              <w:t>);</w:t>
            </w:r>
          </w:p>
          <w:p w14:paraId="3DCD68F2" w14:textId="624B22A8" w:rsidR="00056C63" w:rsidRPr="0055778A" w:rsidRDefault="00056C63" w:rsidP="00056C63">
            <w:pPr>
              <w:pStyle w:val="ad"/>
              <w:numPr>
                <w:ilvl w:val="1"/>
                <w:numId w:val="210"/>
              </w:numPr>
            </w:pPr>
            <w:r w:rsidRPr="0028531D">
              <w:t>Поле</w:t>
            </w:r>
            <w:r w:rsidRPr="0055778A">
              <w:t xml:space="preserve"> «</w:t>
            </w:r>
            <w:r w:rsidRPr="0028531D">
              <w:t>Номер</w:t>
            </w:r>
            <w:r w:rsidRPr="0055778A">
              <w:t xml:space="preserve"> </w:t>
            </w:r>
            <w:r w:rsidRPr="0028531D">
              <w:t>регистрационного</w:t>
            </w:r>
            <w:r w:rsidRPr="0055778A">
              <w:t xml:space="preserve"> </w:t>
            </w:r>
            <w:r w:rsidRPr="0028531D">
              <w:t>удостоверения</w:t>
            </w:r>
            <w:r w:rsidRPr="0055778A">
              <w:t xml:space="preserve"> </w:t>
            </w:r>
            <w:r w:rsidRPr="0028531D">
              <w:t>лекарственного</w:t>
            </w:r>
            <w:r w:rsidRPr="0055778A">
              <w:t xml:space="preserve"> </w:t>
            </w:r>
            <w:r w:rsidRPr="0028531D">
              <w:t>препарата</w:t>
            </w:r>
            <w:r w:rsidRPr="0055778A">
              <w:t>» (</w:t>
            </w:r>
            <w:r w:rsidRPr="0028531D">
              <w:rPr>
                <w:lang w:val="en-US"/>
              </w:rPr>
              <w:t>products</w:t>
            </w:r>
            <w:r w:rsidRPr="0055778A">
              <w:t>/</w:t>
            </w:r>
            <w:r w:rsidRPr="0028531D">
              <w:rPr>
                <w:lang w:val="en-US"/>
              </w:rPr>
              <w:t>product</w:t>
            </w:r>
            <w:r w:rsidRPr="0055778A">
              <w:t>/</w:t>
            </w:r>
            <w:r w:rsidRPr="0028531D">
              <w:rPr>
                <w:lang w:val="en-US"/>
              </w:rPr>
              <w:t>drugPurchaseObjectInfo</w:t>
            </w:r>
            <w:r w:rsidRPr="0055778A">
              <w:t>/</w:t>
            </w:r>
            <w:r w:rsidRPr="0028531D">
              <w:rPr>
                <w:lang w:val="en-US"/>
              </w:rPr>
              <w:t>drugInfoUsingReferenceInfo</w:t>
            </w:r>
            <w:r w:rsidRPr="0055778A">
              <w:t>/</w:t>
            </w:r>
            <w:r w:rsidRPr="0028531D">
              <w:rPr>
                <w:lang w:val="en-US"/>
              </w:rPr>
              <w:t>MNNsInfo</w:t>
            </w:r>
            <w:r w:rsidRPr="0055778A">
              <w:t>/</w:t>
            </w:r>
            <w:r w:rsidRPr="0028531D">
              <w:rPr>
                <w:lang w:val="en-US"/>
              </w:rPr>
              <w:t>MNNInfo</w:t>
            </w:r>
            <w:r w:rsidRPr="0055778A">
              <w:t>/</w:t>
            </w:r>
            <w:r w:rsidRPr="0028531D">
              <w:rPr>
                <w:lang w:val="en-US"/>
              </w:rPr>
              <w:t>positionsTradeName</w:t>
            </w:r>
            <w:r w:rsidRPr="0055778A">
              <w:t>/</w:t>
            </w:r>
            <w:r w:rsidRPr="0028531D">
              <w:rPr>
                <w:lang w:val="en-US"/>
              </w:rPr>
              <w:t>positionTradeName</w:t>
            </w:r>
            <w:r w:rsidRPr="0055778A">
              <w:t>/</w:t>
            </w:r>
            <w:r w:rsidRPr="0028531D">
              <w:rPr>
                <w:lang w:val="en-US"/>
              </w:rPr>
              <w:t>positionTradeNameUsingTextForm</w:t>
            </w:r>
            <w:r w:rsidRPr="0055778A">
              <w:t>/</w:t>
            </w:r>
            <w:r w:rsidRPr="006C11CA">
              <w:rPr>
                <w:lang w:val="en-US"/>
              </w:rPr>
              <w:t>certificateNumber</w:t>
            </w:r>
            <w:r w:rsidRPr="0055778A">
              <w:t xml:space="preserve">) </w:t>
            </w:r>
            <w:r w:rsidRPr="0028531D">
              <w:t>заполняется</w:t>
            </w:r>
            <w:r w:rsidRPr="0055778A">
              <w:t xml:space="preserve"> </w:t>
            </w:r>
            <w:r w:rsidRPr="0028531D">
              <w:t>значением</w:t>
            </w:r>
            <w:r w:rsidRPr="0055778A">
              <w:t xml:space="preserve"> </w:t>
            </w:r>
            <w:r w:rsidRPr="0028531D">
              <w:t>поля</w:t>
            </w:r>
            <w:r w:rsidRPr="0055778A">
              <w:t xml:space="preserve"> «</w:t>
            </w:r>
            <w:r w:rsidRPr="0028531D">
              <w:t>Номер</w:t>
            </w:r>
            <w:r w:rsidRPr="0055778A">
              <w:t xml:space="preserve"> </w:t>
            </w:r>
            <w:r w:rsidRPr="0028531D">
              <w:t>регистрационного</w:t>
            </w:r>
            <w:r w:rsidRPr="0055778A">
              <w:t xml:space="preserve"> </w:t>
            </w:r>
            <w:r w:rsidRPr="0028531D">
              <w:t>удостоверения</w:t>
            </w:r>
            <w:r w:rsidRPr="0055778A">
              <w:t xml:space="preserve"> </w:t>
            </w:r>
            <w:r w:rsidRPr="0028531D">
              <w:t>лекарственного</w:t>
            </w:r>
            <w:r w:rsidRPr="0055778A">
              <w:t xml:space="preserve"> </w:t>
            </w:r>
            <w:r w:rsidRPr="0028531D">
              <w:t>препарата</w:t>
            </w:r>
            <w:r w:rsidRPr="0055778A">
              <w:t>» (</w:t>
            </w:r>
            <w:r w:rsidRPr="006C11CA">
              <w:rPr>
                <w:lang w:val="en-US"/>
              </w:rPr>
              <w:t>contractSubjectInfo</w:t>
            </w:r>
            <w:r w:rsidRPr="0055778A">
              <w:t>/</w:t>
            </w:r>
            <w:r w:rsidRPr="006C11CA">
              <w:rPr>
                <w:lang w:val="en-US"/>
              </w:rPr>
              <w:t>productsInfo</w:t>
            </w:r>
            <w:r w:rsidRPr="0055778A">
              <w:t>/</w:t>
            </w:r>
            <w:r w:rsidRPr="006C11CA">
              <w:rPr>
                <w:lang w:val="en-US"/>
              </w:rPr>
              <w:t>drugProductsInfoElectronicContract</w:t>
            </w:r>
            <w:r w:rsidRPr="0055778A">
              <w:t>/</w:t>
            </w:r>
            <w:r w:rsidRPr="006C11CA">
              <w:rPr>
                <w:lang w:val="en-US"/>
              </w:rPr>
              <w:t>drugProductInfo</w:t>
            </w:r>
            <w:r w:rsidRPr="0055778A">
              <w:t>/</w:t>
            </w:r>
            <w:r w:rsidRPr="006C11CA">
              <w:rPr>
                <w:lang w:val="en-US"/>
              </w:rPr>
              <w:t>MNNInfoUsingTextForm</w:t>
            </w:r>
            <w:r w:rsidRPr="0055778A">
              <w:t>/</w:t>
            </w:r>
            <w:r w:rsidRPr="006C11CA">
              <w:rPr>
                <w:lang w:val="en-US"/>
              </w:rPr>
              <w:t>tradeNamesInfoUsingTextForm</w:t>
            </w:r>
            <w:r w:rsidRPr="0055778A">
              <w:t>/</w:t>
            </w:r>
            <w:r w:rsidRPr="006C11CA">
              <w:rPr>
                <w:lang w:val="en-US"/>
              </w:rPr>
              <w:t>certificateNumber</w:t>
            </w:r>
            <w:r w:rsidRPr="0055778A">
              <w:t xml:space="preserve">) </w:t>
            </w:r>
            <w:r w:rsidRPr="0028531D">
              <w:t>структурированного</w:t>
            </w:r>
            <w:r w:rsidRPr="0055778A">
              <w:t xml:space="preserve"> </w:t>
            </w:r>
            <w:r w:rsidRPr="0028531D">
              <w:t>контракта</w:t>
            </w:r>
            <w:r w:rsidRPr="0055778A">
              <w:t xml:space="preserve"> (</w:t>
            </w:r>
            <w:r w:rsidRPr="0028531D">
              <w:rPr>
                <w:lang w:val="en-US"/>
              </w:rPr>
              <w:t>cpElectronicContract</w:t>
            </w:r>
            <w:r w:rsidRPr="0055778A">
              <w:t>);</w:t>
            </w:r>
          </w:p>
          <w:p w14:paraId="50F2CD69" w14:textId="6105DA00" w:rsidR="00056C63" w:rsidRPr="0055778A" w:rsidRDefault="00056C63" w:rsidP="00056C63">
            <w:pPr>
              <w:pStyle w:val="ad"/>
              <w:numPr>
                <w:ilvl w:val="1"/>
                <w:numId w:val="210"/>
              </w:numPr>
            </w:pPr>
            <w:r>
              <w:t>В</w:t>
            </w:r>
            <w:r w:rsidRPr="0055778A">
              <w:t xml:space="preserve"> </w:t>
            </w:r>
            <w:r>
              <w:t>блоке</w:t>
            </w:r>
            <w:r w:rsidRPr="0055778A">
              <w:t xml:space="preserve"> «</w:t>
            </w:r>
            <w:r>
              <w:t>Лекарственная</w:t>
            </w:r>
            <w:r w:rsidRPr="0055778A">
              <w:t xml:space="preserve"> </w:t>
            </w:r>
            <w:r>
              <w:t>форма</w:t>
            </w:r>
            <w:r w:rsidRPr="0055778A">
              <w:t>» (</w:t>
            </w:r>
            <w:r w:rsidRPr="0013321E">
              <w:rPr>
                <w:lang w:val="en-US"/>
              </w:rPr>
              <w:t>products</w:t>
            </w:r>
            <w:r w:rsidRPr="0055778A">
              <w:t>/</w:t>
            </w:r>
            <w:r w:rsidRPr="0013321E">
              <w:rPr>
                <w:lang w:val="en-US"/>
              </w:rPr>
              <w:t>product</w:t>
            </w:r>
            <w:r w:rsidRPr="0055778A">
              <w:t>/</w:t>
            </w:r>
            <w:r w:rsidRPr="0013321E">
              <w:rPr>
                <w:lang w:val="en-US"/>
              </w:rPr>
              <w:t>drugPurchaseObjectInfo</w:t>
            </w:r>
            <w:r w:rsidRPr="0055778A">
              <w:t>/</w:t>
            </w:r>
            <w:r w:rsidRPr="0013321E">
              <w:rPr>
                <w:lang w:val="en-US"/>
              </w:rPr>
              <w:t>drugInfoUsingReferenceInfo</w:t>
            </w:r>
            <w:r w:rsidRPr="0055778A">
              <w:t>/</w:t>
            </w:r>
            <w:r w:rsidRPr="0013321E">
              <w:rPr>
                <w:lang w:val="en-US"/>
              </w:rPr>
              <w:t>MNNsInfo</w:t>
            </w:r>
            <w:r w:rsidRPr="0055778A">
              <w:t>/</w:t>
            </w:r>
            <w:r w:rsidRPr="0013321E">
              <w:rPr>
                <w:lang w:val="en-US"/>
              </w:rPr>
              <w:t>MNNInfo</w:t>
            </w:r>
            <w:r w:rsidRPr="0055778A">
              <w:t>/</w:t>
            </w:r>
            <w:r w:rsidRPr="0013321E">
              <w:rPr>
                <w:lang w:val="en-US"/>
              </w:rPr>
              <w:t>positionsTradeName</w:t>
            </w:r>
            <w:r w:rsidRPr="0055778A">
              <w:t>/</w:t>
            </w:r>
            <w:r w:rsidRPr="0013321E">
              <w:rPr>
                <w:lang w:val="en-US"/>
              </w:rPr>
              <w:t>positionTradeName</w:t>
            </w:r>
            <w:r w:rsidRPr="0055778A">
              <w:t>/</w:t>
            </w:r>
            <w:r w:rsidRPr="0013321E">
              <w:rPr>
                <w:lang w:val="en-US"/>
              </w:rPr>
              <w:t>positionTradeNameUsingTextForm</w:t>
            </w:r>
            <w:r w:rsidRPr="0055778A">
              <w:t>/</w:t>
            </w:r>
            <w:r w:rsidRPr="0013321E">
              <w:rPr>
                <w:lang w:val="en-US"/>
              </w:rPr>
              <w:t>dosageFormInfo</w:t>
            </w:r>
            <w:r w:rsidRPr="0055778A">
              <w:t xml:space="preserve">) </w:t>
            </w:r>
            <w:r>
              <w:t>заполняется</w:t>
            </w:r>
            <w:r w:rsidRPr="0055778A">
              <w:t xml:space="preserve"> </w:t>
            </w:r>
            <w:r>
              <w:t>либо</w:t>
            </w:r>
            <w:r w:rsidRPr="0055778A">
              <w:t xml:space="preserve"> </w:t>
            </w:r>
            <w:r>
              <w:t>поле</w:t>
            </w:r>
            <w:r w:rsidRPr="0055778A">
              <w:t xml:space="preserve"> «</w:t>
            </w:r>
            <w:r w:rsidRPr="0028531D">
              <w:t>Наименование</w:t>
            </w:r>
            <w:r w:rsidRPr="0055778A">
              <w:t xml:space="preserve"> </w:t>
            </w:r>
            <w:r w:rsidRPr="0028531D">
              <w:t>лекарственной</w:t>
            </w:r>
            <w:r w:rsidRPr="0055778A">
              <w:t xml:space="preserve"> </w:t>
            </w:r>
            <w:r w:rsidRPr="0028531D">
              <w:t>формы</w:t>
            </w:r>
            <w:r w:rsidRPr="0055778A">
              <w:t>» (</w:t>
            </w:r>
            <w:r w:rsidRPr="0013321E">
              <w:rPr>
                <w:lang w:val="en-US"/>
              </w:rPr>
              <w:t>products</w:t>
            </w:r>
            <w:r w:rsidRPr="0055778A">
              <w:t>/</w:t>
            </w:r>
            <w:r w:rsidRPr="0013321E">
              <w:rPr>
                <w:lang w:val="en-US"/>
              </w:rPr>
              <w:t>product</w:t>
            </w:r>
            <w:r w:rsidRPr="0055778A">
              <w:t>/</w:t>
            </w:r>
            <w:r w:rsidRPr="0013321E">
              <w:rPr>
                <w:lang w:val="en-US"/>
              </w:rPr>
              <w:t>drugPurchaseObjectInfo</w:t>
            </w:r>
            <w:r w:rsidRPr="0055778A">
              <w:t>/</w:t>
            </w:r>
            <w:r w:rsidRPr="0013321E">
              <w:rPr>
                <w:lang w:val="en-US"/>
              </w:rPr>
              <w:t>drugInfoUsingReferenceInfo</w:t>
            </w:r>
            <w:r w:rsidRPr="0055778A">
              <w:t>/</w:t>
            </w:r>
            <w:r w:rsidRPr="0013321E">
              <w:rPr>
                <w:lang w:val="en-US"/>
              </w:rPr>
              <w:t>MNNsInfo</w:t>
            </w:r>
            <w:r w:rsidRPr="0055778A">
              <w:t>/</w:t>
            </w:r>
            <w:r w:rsidRPr="0013321E">
              <w:rPr>
                <w:lang w:val="en-US"/>
              </w:rPr>
              <w:t>MNNInfo</w:t>
            </w:r>
            <w:r w:rsidRPr="0055778A">
              <w:t>/</w:t>
            </w:r>
            <w:r w:rsidRPr="0013321E">
              <w:rPr>
                <w:lang w:val="en-US"/>
              </w:rPr>
              <w:t>positionsTradeName</w:t>
            </w:r>
            <w:r w:rsidRPr="0055778A">
              <w:t>/</w:t>
            </w:r>
            <w:r w:rsidRPr="0013321E">
              <w:rPr>
                <w:lang w:val="en-US"/>
              </w:rPr>
              <w:t>positionTradeName</w:t>
            </w:r>
            <w:r w:rsidRPr="0055778A">
              <w:t>/</w:t>
            </w:r>
            <w:r w:rsidRPr="0013321E">
              <w:rPr>
                <w:lang w:val="en-US"/>
              </w:rPr>
              <w:t>positionTradeNameUsingTextForm</w:t>
            </w:r>
            <w:r w:rsidRPr="0055778A">
              <w:t>/</w:t>
            </w:r>
            <w:r w:rsidRPr="006C11CA">
              <w:rPr>
                <w:lang w:val="en-US"/>
              </w:rPr>
              <w:t>dosageFormInfo</w:t>
            </w:r>
            <w:r w:rsidRPr="0055778A">
              <w:t>/</w:t>
            </w:r>
            <w:r w:rsidRPr="006C11CA">
              <w:rPr>
                <w:lang w:val="en-US"/>
              </w:rPr>
              <w:t>dosageFormName</w:t>
            </w:r>
            <w:r w:rsidRPr="0055778A">
              <w:t xml:space="preserve">), </w:t>
            </w:r>
            <w:r>
              <w:t>либо</w:t>
            </w:r>
            <w:r w:rsidRPr="0055778A">
              <w:t xml:space="preserve"> </w:t>
            </w:r>
            <w:r>
              <w:t>блок</w:t>
            </w:r>
            <w:r w:rsidRPr="0055778A">
              <w:t xml:space="preserve"> «</w:t>
            </w:r>
            <w:r w:rsidRPr="008A3DD8">
              <w:t>Лекарственная</w:t>
            </w:r>
            <w:r w:rsidRPr="0055778A">
              <w:t xml:space="preserve"> </w:t>
            </w:r>
            <w:r w:rsidRPr="008A3DD8">
              <w:t>форма</w:t>
            </w:r>
            <w:r w:rsidRPr="0055778A">
              <w:t xml:space="preserve"> </w:t>
            </w:r>
            <w:r w:rsidRPr="008A3DD8">
              <w:t>по</w:t>
            </w:r>
            <w:r w:rsidRPr="0055778A">
              <w:t xml:space="preserve"> </w:t>
            </w:r>
            <w:r w:rsidRPr="008A3DD8">
              <w:t>справочнику</w:t>
            </w:r>
            <w:r w:rsidRPr="0055778A">
              <w:t xml:space="preserve"> «</w:t>
            </w:r>
            <w:r w:rsidRPr="008A3DD8">
              <w:t>Лекарственные</w:t>
            </w:r>
            <w:r w:rsidRPr="0055778A">
              <w:t xml:space="preserve"> </w:t>
            </w:r>
            <w:r w:rsidRPr="008A3DD8">
              <w:t>формы</w:t>
            </w:r>
            <w:r w:rsidRPr="0055778A">
              <w:t>» (</w:t>
            </w:r>
            <w:r w:rsidRPr="006C11CA">
              <w:rPr>
                <w:lang w:val="en-US"/>
              </w:rPr>
              <w:t>nsiFarmDrugFormDictionary</w:t>
            </w:r>
            <w:r w:rsidRPr="0055778A">
              <w:t>)» (</w:t>
            </w:r>
            <w:r w:rsidRPr="0013321E">
              <w:rPr>
                <w:lang w:val="en-US"/>
              </w:rPr>
              <w:t>products</w:t>
            </w:r>
            <w:r w:rsidRPr="0055778A">
              <w:t>/</w:t>
            </w:r>
            <w:r w:rsidRPr="0013321E">
              <w:rPr>
                <w:lang w:val="en-US"/>
              </w:rPr>
              <w:t>product</w:t>
            </w:r>
            <w:r w:rsidRPr="0055778A">
              <w:t>/</w:t>
            </w:r>
            <w:r w:rsidRPr="0013321E">
              <w:rPr>
                <w:lang w:val="en-US"/>
              </w:rPr>
              <w:t>drugPurchaseObjectInfo</w:t>
            </w:r>
            <w:r w:rsidRPr="0055778A">
              <w:t>/</w:t>
            </w:r>
            <w:r w:rsidRPr="0013321E">
              <w:rPr>
                <w:lang w:val="en-US"/>
              </w:rPr>
              <w:t>drugInfoUsingReferenceInfo</w:t>
            </w:r>
            <w:r w:rsidRPr="0055778A">
              <w:t>/</w:t>
            </w:r>
            <w:r w:rsidRPr="0013321E">
              <w:rPr>
                <w:lang w:val="en-US"/>
              </w:rPr>
              <w:t>MNNsInfo</w:t>
            </w:r>
            <w:r w:rsidRPr="0055778A">
              <w:t>/</w:t>
            </w:r>
            <w:r w:rsidRPr="0013321E">
              <w:rPr>
                <w:lang w:val="en-US"/>
              </w:rPr>
              <w:t>MNNInfo</w:t>
            </w:r>
            <w:r w:rsidRPr="0055778A">
              <w:t>/</w:t>
            </w:r>
            <w:r w:rsidRPr="0013321E">
              <w:rPr>
                <w:lang w:val="en-US"/>
              </w:rPr>
              <w:t>positionsTradeName</w:t>
            </w:r>
            <w:r w:rsidRPr="0055778A">
              <w:t>/</w:t>
            </w:r>
            <w:r w:rsidRPr="0013321E">
              <w:rPr>
                <w:lang w:val="en-US"/>
              </w:rPr>
              <w:t>positionTradeName</w:t>
            </w:r>
            <w:r w:rsidRPr="0055778A">
              <w:t>/</w:t>
            </w:r>
            <w:r w:rsidRPr="0013321E">
              <w:rPr>
                <w:lang w:val="en-US"/>
              </w:rPr>
              <w:t>positionTradeNameUsingTextForm</w:t>
            </w:r>
            <w:r w:rsidRPr="0055778A">
              <w:t>/</w:t>
            </w:r>
            <w:r w:rsidRPr="0013321E">
              <w:rPr>
                <w:lang w:val="en-US"/>
              </w:rPr>
              <w:t>dosageFormInfo</w:t>
            </w:r>
            <w:r w:rsidRPr="0055778A">
              <w:t>/</w:t>
            </w:r>
            <w:r w:rsidRPr="0013321E">
              <w:rPr>
                <w:lang w:val="en-US"/>
              </w:rPr>
              <w:t>medicamentalForm</w:t>
            </w:r>
            <w:r w:rsidRPr="0055778A">
              <w:t xml:space="preserve">), </w:t>
            </w:r>
            <w:r>
              <w:t>в</w:t>
            </w:r>
            <w:r w:rsidRPr="0055778A">
              <w:t xml:space="preserve"> </w:t>
            </w:r>
            <w:r>
              <w:t>зависимости</w:t>
            </w:r>
            <w:r w:rsidRPr="0055778A">
              <w:t xml:space="preserve"> </w:t>
            </w:r>
            <w:r>
              <w:t>от</w:t>
            </w:r>
            <w:r w:rsidRPr="0055778A">
              <w:t xml:space="preserve"> </w:t>
            </w:r>
            <w:r>
              <w:t>того</w:t>
            </w:r>
            <w:r w:rsidRPr="0055778A">
              <w:t xml:space="preserve"> </w:t>
            </w:r>
            <w:r>
              <w:t>какой</w:t>
            </w:r>
            <w:r w:rsidRPr="0055778A">
              <w:t xml:space="preserve"> </w:t>
            </w:r>
            <w:r>
              <w:t>блок</w:t>
            </w:r>
            <w:r w:rsidRPr="0055778A">
              <w:t xml:space="preserve"> </w:t>
            </w:r>
            <w:r>
              <w:t>заполнен</w:t>
            </w:r>
            <w:r w:rsidRPr="0055778A">
              <w:t xml:space="preserve"> </w:t>
            </w:r>
            <w:r>
              <w:t>в</w:t>
            </w:r>
            <w:r w:rsidRPr="0055778A">
              <w:t xml:space="preserve"> </w:t>
            </w:r>
            <w:r w:rsidRPr="0028531D">
              <w:t>структурированн</w:t>
            </w:r>
            <w:r>
              <w:t>ом</w:t>
            </w:r>
            <w:r w:rsidRPr="0055778A">
              <w:t xml:space="preserve"> </w:t>
            </w:r>
            <w:r w:rsidRPr="0028531D">
              <w:t>контракт</w:t>
            </w:r>
            <w:r>
              <w:t>е</w:t>
            </w:r>
            <w:r w:rsidRPr="0055778A">
              <w:t xml:space="preserve"> (</w:t>
            </w:r>
            <w:r w:rsidRPr="0013321E">
              <w:rPr>
                <w:lang w:val="en-US"/>
              </w:rPr>
              <w:t>cpElectronicContract</w:t>
            </w:r>
            <w:r w:rsidRPr="0055778A">
              <w:t>):</w:t>
            </w:r>
          </w:p>
          <w:p w14:paraId="7B917231" w14:textId="6BC013EE" w:rsidR="00056C63" w:rsidRPr="0055778A" w:rsidRDefault="00056C63" w:rsidP="00056C63">
            <w:pPr>
              <w:pStyle w:val="ad"/>
              <w:numPr>
                <w:ilvl w:val="1"/>
                <w:numId w:val="210"/>
              </w:numPr>
            </w:pPr>
            <w:r w:rsidRPr="0028531D">
              <w:t>Поле</w:t>
            </w:r>
            <w:r w:rsidRPr="0055778A">
              <w:t xml:space="preserve"> «</w:t>
            </w:r>
            <w:r w:rsidRPr="0028531D">
              <w:t>Наименование</w:t>
            </w:r>
            <w:r w:rsidRPr="0055778A">
              <w:t xml:space="preserve"> </w:t>
            </w:r>
            <w:r w:rsidRPr="0028531D">
              <w:t>лекарственной</w:t>
            </w:r>
            <w:r w:rsidRPr="0055778A">
              <w:t xml:space="preserve"> </w:t>
            </w:r>
            <w:r w:rsidRPr="0028531D">
              <w:t>формы</w:t>
            </w:r>
            <w:r w:rsidRPr="0055778A">
              <w:t>» (</w:t>
            </w:r>
            <w:r w:rsidRPr="0028531D">
              <w:rPr>
                <w:lang w:val="en-US"/>
              </w:rPr>
              <w:t>products</w:t>
            </w:r>
            <w:r w:rsidRPr="0055778A">
              <w:t>/</w:t>
            </w:r>
            <w:r w:rsidRPr="0028531D">
              <w:rPr>
                <w:lang w:val="en-US"/>
              </w:rPr>
              <w:t>product</w:t>
            </w:r>
            <w:r w:rsidRPr="0055778A">
              <w:t>/</w:t>
            </w:r>
            <w:r w:rsidRPr="0028531D">
              <w:rPr>
                <w:lang w:val="en-US"/>
              </w:rPr>
              <w:t>drugPurchaseObjectInfo</w:t>
            </w:r>
            <w:r w:rsidRPr="0055778A">
              <w:t>/</w:t>
            </w:r>
            <w:r w:rsidRPr="0028531D">
              <w:rPr>
                <w:lang w:val="en-US"/>
              </w:rPr>
              <w:t>drugInfoUsingReferenceInfo</w:t>
            </w:r>
            <w:r w:rsidRPr="0055778A">
              <w:t>/</w:t>
            </w:r>
            <w:r w:rsidRPr="0028531D">
              <w:rPr>
                <w:lang w:val="en-US"/>
              </w:rPr>
              <w:t>MNNsInfo</w:t>
            </w:r>
            <w:r w:rsidRPr="0055778A">
              <w:t>/</w:t>
            </w:r>
            <w:r w:rsidRPr="0028531D">
              <w:rPr>
                <w:lang w:val="en-US"/>
              </w:rPr>
              <w:t>MNNInfo</w:t>
            </w:r>
            <w:r w:rsidRPr="0055778A">
              <w:t>/</w:t>
            </w:r>
            <w:r w:rsidRPr="0028531D">
              <w:rPr>
                <w:lang w:val="en-US"/>
              </w:rPr>
              <w:t>positionsTradeName</w:t>
            </w:r>
            <w:r w:rsidRPr="0055778A">
              <w:t>/</w:t>
            </w:r>
            <w:r w:rsidRPr="0028531D">
              <w:rPr>
                <w:lang w:val="en-US"/>
              </w:rPr>
              <w:t>positionTradeName</w:t>
            </w:r>
            <w:r w:rsidRPr="0055778A">
              <w:t>/</w:t>
            </w:r>
            <w:r w:rsidRPr="0028531D">
              <w:rPr>
                <w:lang w:val="en-US"/>
              </w:rPr>
              <w:t>positionTradeNameUsingTextForm</w:t>
            </w:r>
            <w:r w:rsidRPr="0055778A">
              <w:t>/</w:t>
            </w:r>
            <w:r w:rsidRPr="006C11CA">
              <w:rPr>
                <w:lang w:val="en-US"/>
              </w:rPr>
              <w:t>dosageFormInfo</w:t>
            </w:r>
            <w:r w:rsidRPr="0055778A">
              <w:t>/</w:t>
            </w:r>
            <w:r w:rsidRPr="006C11CA">
              <w:rPr>
                <w:lang w:val="en-US"/>
              </w:rPr>
              <w:t>dosageFormName</w:t>
            </w:r>
            <w:r w:rsidRPr="0055778A">
              <w:t xml:space="preserve">) </w:t>
            </w:r>
            <w:r w:rsidRPr="0028531D">
              <w:t>заполняется</w:t>
            </w:r>
            <w:r w:rsidRPr="0055778A">
              <w:t xml:space="preserve"> </w:t>
            </w:r>
            <w:r w:rsidRPr="0028531D">
              <w:t>значением</w:t>
            </w:r>
            <w:r w:rsidRPr="0055778A">
              <w:t xml:space="preserve"> </w:t>
            </w:r>
            <w:r w:rsidRPr="0028531D">
              <w:t>поля</w:t>
            </w:r>
            <w:r w:rsidRPr="0055778A">
              <w:t xml:space="preserve"> «</w:t>
            </w:r>
            <w:r w:rsidRPr="0028531D">
              <w:t>Наименование</w:t>
            </w:r>
            <w:r w:rsidRPr="0055778A">
              <w:t xml:space="preserve"> </w:t>
            </w:r>
            <w:r w:rsidRPr="0028531D">
              <w:t>лекарственной</w:t>
            </w:r>
            <w:r w:rsidRPr="0055778A">
              <w:t xml:space="preserve"> </w:t>
            </w:r>
            <w:r w:rsidRPr="0028531D">
              <w:t>формы</w:t>
            </w:r>
            <w:r w:rsidRPr="0055778A">
              <w:t>» (</w:t>
            </w:r>
            <w:r w:rsidRPr="006C11CA">
              <w:rPr>
                <w:lang w:val="en-US"/>
              </w:rPr>
              <w:t>contractSubjectInfo</w:t>
            </w:r>
            <w:r w:rsidRPr="0055778A">
              <w:t>/</w:t>
            </w:r>
            <w:r w:rsidRPr="006C11CA">
              <w:rPr>
                <w:lang w:val="en-US"/>
              </w:rPr>
              <w:t>productsInfo</w:t>
            </w:r>
            <w:r w:rsidRPr="0055778A">
              <w:t>/</w:t>
            </w:r>
            <w:r w:rsidRPr="006C11CA">
              <w:rPr>
                <w:lang w:val="en-US"/>
              </w:rPr>
              <w:t>drugProductsInfoElectronicContract</w:t>
            </w:r>
            <w:r w:rsidRPr="0055778A">
              <w:t>/</w:t>
            </w:r>
            <w:r w:rsidRPr="006C11CA">
              <w:rPr>
                <w:lang w:val="en-US"/>
              </w:rPr>
              <w:t>drugProductInfo</w:t>
            </w:r>
            <w:r w:rsidRPr="0055778A">
              <w:t>/</w:t>
            </w:r>
            <w:r w:rsidRPr="006C11CA">
              <w:rPr>
                <w:lang w:val="en-US"/>
              </w:rPr>
              <w:t>MNNInfoUsingTextForm</w:t>
            </w:r>
            <w:r w:rsidRPr="0055778A">
              <w:t>/</w:t>
            </w:r>
            <w:r w:rsidRPr="006C11CA">
              <w:rPr>
                <w:lang w:val="en-US"/>
              </w:rPr>
              <w:t>tradeNamesInfoUsingTextForm</w:t>
            </w:r>
            <w:r w:rsidRPr="0055778A">
              <w:t>/</w:t>
            </w:r>
            <w:r w:rsidRPr="006C11CA">
              <w:rPr>
                <w:lang w:val="en-US"/>
              </w:rPr>
              <w:t>medicamentalFormInfo</w:t>
            </w:r>
            <w:r w:rsidRPr="0055778A">
              <w:t>/</w:t>
            </w:r>
            <w:r w:rsidRPr="006C11CA">
              <w:rPr>
                <w:lang w:val="en-US"/>
              </w:rPr>
              <w:t>medicamentalFormName</w:t>
            </w:r>
            <w:r w:rsidRPr="0055778A">
              <w:t xml:space="preserve">) </w:t>
            </w:r>
            <w:r w:rsidRPr="0028531D">
              <w:t>структурированного</w:t>
            </w:r>
            <w:r w:rsidRPr="0055778A">
              <w:t xml:space="preserve"> </w:t>
            </w:r>
            <w:r w:rsidRPr="0028531D">
              <w:t>контракта</w:t>
            </w:r>
            <w:r w:rsidRPr="0055778A">
              <w:t xml:space="preserve"> (</w:t>
            </w:r>
            <w:r w:rsidRPr="0028531D">
              <w:rPr>
                <w:lang w:val="en-US"/>
              </w:rPr>
              <w:t>cpElectronicContract</w:t>
            </w:r>
            <w:r w:rsidRPr="0055778A">
              <w:t>);</w:t>
            </w:r>
          </w:p>
          <w:p w14:paraId="4D96E03E" w14:textId="77777777" w:rsidR="00056C63" w:rsidRPr="0055778A" w:rsidRDefault="00056C63" w:rsidP="00056C63">
            <w:pPr>
              <w:pStyle w:val="ad"/>
              <w:numPr>
                <w:ilvl w:val="1"/>
                <w:numId w:val="210"/>
              </w:numPr>
            </w:pPr>
            <w:r>
              <w:t>Поле</w:t>
            </w:r>
            <w:r w:rsidRPr="0055778A">
              <w:t xml:space="preserve"> «</w:t>
            </w:r>
            <w:r w:rsidRPr="005D2EE1">
              <w:t>Код</w:t>
            </w:r>
            <w:r w:rsidRPr="0055778A">
              <w:t xml:space="preserve"> </w:t>
            </w:r>
            <w:r w:rsidRPr="005D2EE1">
              <w:t>лекарственной</w:t>
            </w:r>
            <w:r w:rsidRPr="0055778A">
              <w:t xml:space="preserve"> </w:t>
            </w:r>
            <w:r w:rsidRPr="005D2EE1">
              <w:t>формы</w:t>
            </w:r>
            <w:r w:rsidRPr="0055778A">
              <w:t>» (</w:t>
            </w:r>
            <w:r w:rsidRPr="005D2EE1">
              <w:rPr>
                <w:lang w:val="en-US"/>
              </w:rPr>
              <w:t>products</w:t>
            </w:r>
            <w:r w:rsidRPr="0055778A">
              <w:t>/</w:t>
            </w:r>
            <w:r w:rsidRPr="005D2EE1">
              <w:rPr>
                <w:lang w:val="en-US"/>
              </w:rPr>
              <w:t>product</w:t>
            </w:r>
            <w:r w:rsidRPr="0055778A">
              <w:t>/</w:t>
            </w:r>
            <w:r w:rsidRPr="005D2EE1">
              <w:rPr>
                <w:lang w:val="en-US"/>
              </w:rPr>
              <w:t>drugPurchaseObjectInfo</w:t>
            </w:r>
            <w:r w:rsidRPr="0055778A">
              <w:t>/</w:t>
            </w:r>
            <w:r w:rsidRPr="005D2EE1">
              <w:rPr>
                <w:lang w:val="en-US"/>
              </w:rPr>
              <w:t>drugInfoUsingReferenceInfo</w:t>
            </w:r>
            <w:r w:rsidRPr="0055778A">
              <w:t>/</w:t>
            </w:r>
            <w:r w:rsidRPr="005D2EE1">
              <w:rPr>
                <w:lang w:val="en-US"/>
              </w:rPr>
              <w:t>MNNsInfo</w:t>
            </w:r>
            <w:r w:rsidRPr="0055778A">
              <w:t>/</w:t>
            </w:r>
            <w:r w:rsidRPr="005D2EE1">
              <w:rPr>
                <w:lang w:val="en-US"/>
              </w:rPr>
              <w:t>MNNInfo</w:t>
            </w:r>
            <w:r w:rsidRPr="0055778A">
              <w:t>/</w:t>
            </w:r>
            <w:r w:rsidRPr="005D2EE1">
              <w:rPr>
                <w:lang w:val="en-US"/>
              </w:rPr>
              <w:t>positionsTradeName</w:t>
            </w:r>
            <w:r w:rsidRPr="0055778A">
              <w:t>/</w:t>
            </w:r>
            <w:r w:rsidRPr="005D2EE1">
              <w:rPr>
                <w:lang w:val="en-US"/>
              </w:rPr>
              <w:t>positionTradeName</w:t>
            </w:r>
            <w:r w:rsidRPr="0055778A">
              <w:t>/</w:t>
            </w:r>
            <w:r w:rsidRPr="005D2EE1">
              <w:rPr>
                <w:lang w:val="en-US"/>
              </w:rPr>
              <w:t>positionTradeNameUsingTextForm</w:t>
            </w:r>
            <w:r w:rsidRPr="0055778A">
              <w:t>/</w:t>
            </w:r>
            <w:r w:rsidRPr="005D2EE1">
              <w:rPr>
                <w:lang w:val="en-US"/>
              </w:rPr>
              <w:t>dosageFormInfo</w:t>
            </w:r>
            <w:r w:rsidRPr="0055778A">
              <w:t>/</w:t>
            </w:r>
            <w:r w:rsidRPr="005D2EE1">
              <w:rPr>
                <w:lang w:val="en-US"/>
              </w:rPr>
              <w:t>medicamentalForm</w:t>
            </w:r>
            <w:r w:rsidRPr="0055778A">
              <w:t>/</w:t>
            </w:r>
            <w:r w:rsidRPr="005D2EE1">
              <w:rPr>
                <w:lang w:val="en-US"/>
              </w:rPr>
              <w:t>code</w:t>
            </w:r>
            <w:r w:rsidRPr="0055778A">
              <w:t xml:space="preserve">) </w:t>
            </w:r>
            <w:r w:rsidRPr="0028531D">
              <w:t>заполняется</w:t>
            </w:r>
            <w:r w:rsidRPr="0055778A">
              <w:t xml:space="preserve"> </w:t>
            </w:r>
            <w:r w:rsidRPr="0028531D">
              <w:t>значением</w:t>
            </w:r>
            <w:r w:rsidRPr="0055778A">
              <w:t xml:space="preserve"> </w:t>
            </w:r>
            <w:r w:rsidRPr="0028531D">
              <w:t>поля</w:t>
            </w:r>
            <w:r w:rsidRPr="0055778A">
              <w:t xml:space="preserve"> «</w:t>
            </w:r>
            <w:r w:rsidRPr="005D2EE1">
              <w:t>Код</w:t>
            </w:r>
            <w:r w:rsidRPr="0055778A">
              <w:t xml:space="preserve"> </w:t>
            </w:r>
            <w:r w:rsidRPr="005D2EE1">
              <w:t>лекарственной</w:t>
            </w:r>
            <w:r w:rsidRPr="0055778A">
              <w:t xml:space="preserve"> </w:t>
            </w:r>
            <w:r w:rsidRPr="005D2EE1">
              <w:t>формы</w:t>
            </w:r>
            <w:r w:rsidRPr="0055778A">
              <w:t>» (</w:t>
            </w:r>
            <w:r w:rsidRPr="005D2EE1">
              <w:rPr>
                <w:lang w:val="en-US"/>
              </w:rPr>
              <w:t>contractSubjectInfo</w:t>
            </w:r>
            <w:r w:rsidRPr="0055778A">
              <w:t>/</w:t>
            </w:r>
            <w:r w:rsidRPr="005D2EE1">
              <w:rPr>
                <w:lang w:val="en-US"/>
              </w:rPr>
              <w:t>productsInfo</w:t>
            </w:r>
            <w:r w:rsidRPr="0055778A">
              <w:t>/</w:t>
            </w:r>
            <w:r w:rsidRPr="005D2EE1">
              <w:rPr>
                <w:lang w:val="en-US"/>
              </w:rPr>
              <w:t>drugProductsInfoElectronicContract</w:t>
            </w:r>
            <w:r w:rsidRPr="0055778A">
              <w:t>/</w:t>
            </w:r>
            <w:r w:rsidRPr="005D2EE1">
              <w:rPr>
                <w:lang w:val="en-US"/>
              </w:rPr>
              <w:t>drugProductInfo</w:t>
            </w:r>
            <w:r w:rsidRPr="0055778A">
              <w:t>/</w:t>
            </w:r>
            <w:r w:rsidRPr="005D2EE1">
              <w:rPr>
                <w:lang w:val="en-US"/>
              </w:rPr>
              <w:t>MNNInfoUsingTextForm</w:t>
            </w:r>
            <w:r w:rsidRPr="0055778A">
              <w:t>/</w:t>
            </w:r>
            <w:r w:rsidRPr="005D2EE1">
              <w:rPr>
                <w:lang w:val="en-US"/>
              </w:rPr>
              <w:t>tradeNamesInfoUsingTextForm</w:t>
            </w:r>
            <w:r w:rsidRPr="0055778A">
              <w:t>/</w:t>
            </w:r>
            <w:r w:rsidRPr="005D2EE1">
              <w:rPr>
                <w:lang w:val="en-US"/>
              </w:rPr>
              <w:t>medicamentalFormInfo</w:t>
            </w:r>
            <w:r w:rsidRPr="0055778A">
              <w:t>/</w:t>
            </w:r>
            <w:r w:rsidRPr="005D2EE1">
              <w:rPr>
                <w:lang w:val="en-US"/>
              </w:rPr>
              <w:t>medicamentalForm</w:t>
            </w:r>
            <w:r w:rsidRPr="0055778A">
              <w:t>/</w:t>
            </w:r>
            <w:r>
              <w:rPr>
                <w:lang w:val="en-US"/>
              </w:rPr>
              <w:t>code</w:t>
            </w:r>
            <w:r w:rsidRPr="0055778A">
              <w:t xml:space="preserve">) </w:t>
            </w:r>
            <w:r w:rsidRPr="0028531D">
              <w:t>структурированного</w:t>
            </w:r>
            <w:r w:rsidRPr="0055778A">
              <w:t xml:space="preserve"> </w:t>
            </w:r>
            <w:r w:rsidRPr="0028531D">
              <w:t>контракта</w:t>
            </w:r>
            <w:r w:rsidRPr="0055778A">
              <w:t xml:space="preserve"> (</w:t>
            </w:r>
            <w:r w:rsidRPr="0028531D">
              <w:rPr>
                <w:lang w:val="en-US"/>
              </w:rPr>
              <w:t>cpElectronicContract</w:t>
            </w:r>
            <w:r w:rsidRPr="0055778A">
              <w:t>);</w:t>
            </w:r>
          </w:p>
          <w:p w14:paraId="57E39C05" w14:textId="61DAF758" w:rsidR="00056C63" w:rsidRPr="0055778A" w:rsidRDefault="00056C63" w:rsidP="00056C63">
            <w:pPr>
              <w:pStyle w:val="ad"/>
              <w:numPr>
                <w:ilvl w:val="1"/>
                <w:numId w:val="210"/>
              </w:numPr>
            </w:pPr>
            <w:r w:rsidRPr="0028531D">
              <w:t>Поле</w:t>
            </w:r>
            <w:r w:rsidRPr="0055778A">
              <w:t xml:space="preserve"> «</w:t>
            </w:r>
            <w:r w:rsidRPr="0028531D">
              <w:t>Наименование</w:t>
            </w:r>
            <w:r w:rsidRPr="0055778A">
              <w:t xml:space="preserve"> </w:t>
            </w:r>
            <w:r w:rsidRPr="0028531D">
              <w:t>лекарственной</w:t>
            </w:r>
            <w:r w:rsidRPr="0055778A">
              <w:t xml:space="preserve"> </w:t>
            </w:r>
            <w:r w:rsidRPr="0028531D">
              <w:t>формы</w:t>
            </w:r>
            <w:r w:rsidRPr="0055778A">
              <w:t>» (</w:t>
            </w:r>
            <w:r w:rsidRPr="00E84AC9">
              <w:rPr>
                <w:lang w:val="en-US"/>
              </w:rPr>
              <w:t>products</w:t>
            </w:r>
            <w:r w:rsidRPr="0055778A">
              <w:t>/</w:t>
            </w:r>
            <w:r w:rsidRPr="00E84AC9">
              <w:rPr>
                <w:lang w:val="en-US"/>
              </w:rPr>
              <w:t>product</w:t>
            </w:r>
            <w:r w:rsidRPr="0055778A">
              <w:t>/</w:t>
            </w:r>
            <w:r w:rsidRPr="00E84AC9">
              <w:rPr>
                <w:lang w:val="en-US"/>
              </w:rPr>
              <w:t>drugPurchaseObjectInfo</w:t>
            </w:r>
            <w:r w:rsidRPr="0055778A">
              <w:t>/</w:t>
            </w:r>
            <w:r w:rsidRPr="00E84AC9">
              <w:rPr>
                <w:lang w:val="en-US"/>
              </w:rPr>
              <w:t>drugInfoUsingReferenceInfo</w:t>
            </w:r>
            <w:r w:rsidRPr="0055778A">
              <w:t>/</w:t>
            </w:r>
            <w:r w:rsidRPr="00E84AC9">
              <w:rPr>
                <w:lang w:val="en-US"/>
              </w:rPr>
              <w:t>MNNsInfo</w:t>
            </w:r>
            <w:r w:rsidRPr="0055778A">
              <w:t>/</w:t>
            </w:r>
            <w:r w:rsidRPr="00E84AC9">
              <w:rPr>
                <w:lang w:val="en-US"/>
              </w:rPr>
              <w:t>MNNInfo</w:t>
            </w:r>
            <w:r w:rsidRPr="0055778A">
              <w:t>/</w:t>
            </w:r>
            <w:r w:rsidRPr="00E84AC9">
              <w:rPr>
                <w:lang w:val="en-US"/>
              </w:rPr>
              <w:t>positionsTradeName</w:t>
            </w:r>
            <w:r w:rsidRPr="0055778A">
              <w:t>/</w:t>
            </w:r>
            <w:r w:rsidRPr="00E84AC9">
              <w:rPr>
                <w:lang w:val="en-US"/>
              </w:rPr>
              <w:t>positionTradeName</w:t>
            </w:r>
            <w:r w:rsidRPr="0055778A">
              <w:t>/</w:t>
            </w:r>
            <w:r w:rsidRPr="00E84AC9">
              <w:rPr>
                <w:lang w:val="en-US"/>
              </w:rPr>
              <w:t>positionTradeNameUsingTextForm</w:t>
            </w:r>
            <w:r w:rsidRPr="0055778A">
              <w:t>/</w:t>
            </w:r>
            <w:r w:rsidRPr="00E84AC9">
              <w:rPr>
                <w:lang w:val="en-US"/>
              </w:rPr>
              <w:t>dosageFormInfo</w:t>
            </w:r>
            <w:r w:rsidRPr="0055778A">
              <w:t>/</w:t>
            </w:r>
            <w:r w:rsidRPr="00E84AC9">
              <w:rPr>
                <w:lang w:val="en-US"/>
              </w:rPr>
              <w:t>medicamentalForm</w:t>
            </w:r>
            <w:r w:rsidRPr="0055778A">
              <w:t>/</w:t>
            </w:r>
            <w:r w:rsidRPr="00E84AC9">
              <w:rPr>
                <w:lang w:val="en-US"/>
              </w:rPr>
              <w:t>name</w:t>
            </w:r>
            <w:r w:rsidRPr="0055778A">
              <w:t xml:space="preserve">) </w:t>
            </w:r>
            <w:r w:rsidRPr="0028531D">
              <w:t>заполняется</w:t>
            </w:r>
            <w:r w:rsidRPr="0055778A">
              <w:t xml:space="preserve"> </w:t>
            </w:r>
            <w:r w:rsidRPr="0028531D">
              <w:t>значением</w:t>
            </w:r>
            <w:r w:rsidRPr="0055778A">
              <w:t xml:space="preserve"> </w:t>
            </w:r>
            <w:r w:rsidRPr="0028531D">
              <w:t>поля</w:t>
            </w:r>
            <w:r w:rsidRPr="0055778A">
              <w:t xml:space="preserve"> «</w:t>
            </w:r>
            <w:r w:rsidRPr="0028531D">
              <w:t>Наименование</w:t>
            </w:r>
            <w:r w:rsidRPr="0055778A">
              <w:t xml:space="preserve"> </w:t>
            </w:r>
            <w:r w:rsidRPr="0028531D">
              <w:t>лекарственной</w:t>
            </w:r>
            <w:r w:rsidRPr="0055778A">
              <w:t xml:space="preserve"> </w:t>
            </w:r>
            <w:r w:rsidRPr="0028531D">
              <w:t>формы</w:t>
            </w:r>
            <w:r w:rsidRPr="0055778A">
              <w:t>» (</w:t>
            </w:r>
            <w:r w:rsidRPr="00E84AC9">
              <w:rPr>
                <w:lang w:val="en-US"/>
              </w:rPr>
              <w:t>contractSubjectInfo</w:t>
            </w:r>
            <w:r w:rsidRPr="0055778A">
              <w:t>/</w:t>
            </w:r>
            <w:r w:rsidRPr="00E84AC9">
              <w:rPr>
                <w:lang w:val="en-US"/>
              </w:rPr>
              <w:t>productsInfo</w:t>
            </w:r>
            <w:r w:rsidRPr="0055778A">
              <w:t>/</w:t>
            </w:r>
            <w:r w:rsidRPr="00E84AC9">
              <w:rPr>
                <w:lang w:val="en-US"/>
              </w:rPr>
              <w:t>drugProductsInfoElectronicContract</w:t>
            </w:r>
            <w:r w:rsidRPr="0055778A">
              <w:t>/</w:t>
            </w:r>
            <w:r w:rsidRPr="00E84AC9">
              <w:rPr>
                <w:lang w:val="en-US"/>
              </w:rPr>
              <w:t>drugProductInfo</w:t>
            </w:r>
            <w:r w:rsidRPr="0055778A">
              <w:t>/</w:t>
            </w:r>
            <w:r w:rsidRPr="00E84AC9">
              <w:rPr>
                <w:lang w:val="en-US"/>
              </w:rPr>
              <w:t>MNNInfoUsingTextForm</w:t>
            </w:r>
            <w:r w:rsidRPr="0055778A">
              <w:t>/</w:t>
            </w:r>
            <w:r w:rsidRPr="00E84AC9">
              <w:rPr>
                <w:lang w:val="en-US"/>
              </w:rPr>
              <w:t>tradeNamesInfoUsingTextForm</w:t>
            </w:r>
            <w:r w:rsidRPr="0055778A">
              <w:t>/</w:t>
            </w:r>
            <w:r w:rsidRPr="00E84AC9">
              <w:rPr>
                <w:lang w:val="en-US"/>
              </w:rPr>
              <w:t>medicamentalFormInfo</w:t>
            </w:r>
            <w:r w:rsidRPr="0055778A">
              <w:t>/</w:t>
            </w:r>
            <w:r w:rsidRPr="00E84AC9">
              <w:rPr>
                <w:lang w:val="en-US"/>
              </w:rPr>
              <w:t>medicamentalForm</w:t>
            </w:r>
            <w:r w:rsidRPr="0055778A">
              <w:t>/</w:t>
            </w:r>
            <w:r w:rsidRPr="00E84AC9">
              <w:rPr>
                <w:lang w:val="en-US"/>
              </w:rPr>
              <w:t>name</w:t>
            </w:r>
            <w:r w:rsidRPr="0055778A">
              <w:t xml:space="preserve">) </w:t>
            </w:r>
            <w:r w:rsidRPr="0028531D">
              <w:t>структурированного</w:t>
            </w:r>
            <w:r w:rsidRPr="0055778A">
              <w:t xml:space="preserve"> </w:t>
            </w:r>
            <w:r w:rsidRPr="0028531D">
              <w:t>контракта</w:t>
            </w:r>
            <w:r w:rsidRPr="0055778A">
              <w:t xml:space="preserve"> (</w:t>
            </w:r>
            <w:r w:rsidRPr="00E84AC9">
              <w:rPr>
                <w:lang w:val="en-US"/>
              </w:rPr>
              <w:t>cpElectronicContract</w:t>
            </w:r>
            <w:r w:rsidRPr="0055778A">
              <w:t>);</w:t>
            </w:r>
          </w:p>
          <w:p w14:paraId="38B1DEA1" w14:textId="77777777" w:rsidR="00056C63" w:rsidRPr="00EE721F" w:rsidRDefault="00056C63" w:rsidP="00056C63">
            <w:pPr>
              <w:pStyle w:val="ad"/>
              <w:numPr>
                <w:ilvl w:val="1"/>
                <w:numId w:val="210"/>
              </w:numPr>
              <w:rPr>
                <w:lang w:val="en-US"/>
              </w:rPr>
            </w:pPr>
            <w:r w:rsidRPr="0028531D">
              <w:lastRenderedPageBreak/>
              <w:t>Блок</w:t>
            </w:r>
            <w:r w:rsidRPr="00EE721F">
              <w:rPr>
                <w:lang w:val="en-US"/>
              </w:rPr>
              <w:t xml:space="preserve"> «</w:t>
            </w:r>
            <w:r w:rsidRPr="0028531D">
              <w:t>Дозировка</w:t>
            </w:r>
            <w:r w:rsidRPr="00EE721F">
              <w:rPr>
                <w:lang w:val="en-US"/>
              </w:rPr>
              <w:t>» (</w:t>
            </w:r>
            <w:r w:rsidRPr="0028531D">
              <w:rPr>
                <w:lang w:val="en-US"/>
              </w:rPr>
              <w:t>products</w:t>
            </w:r>
            <w:r w:rsidRPr="00EE721F">
              <w:rPr>
                <w:lang w:val="en-US"/>
              </w:rPr>
              <w:t>/</w:t>
            </w:r>
            <w:r w:rsidRPr="0028531D">
              <w:rPr>
                <w:lang w:val="en-US"/>
              </w:rPr>
              <w:t>product</w:t>
            </w:r>
            <w:r w:rsidRPr="00EE721F">
              <w:rPr>
                <w:lang w:val="en-US"/>
              </w:rPr>
              <w:t>/</w:t>
            </w:r>
            <w:r w:rsidRPr="0028531D">
              <w:rPr>
                <w:lang w:val="en-US"/>
              </w:rPr>
              <w:t>drugPurchaseObjectInfo</w:t>
            </w:r>
            <w:r w:rsidRPr="00EE721F">
              <w:rPr>
                <w:lang w:val="en-US"/>
              </w:rPr>
              <w:t>/</w:t>
            </w:r>
            <w:r w:rsidRPr="0028531D">
              <w:rPr>
                <w:lang w:val="en-US"/>
              </w:rPr>
              <w:t>drugInfoUsingReferenceInfo</w:t>
            </w:r>
            <w:r w:rsidRPr="00EE721F">
              <w:rPr>
                <w:lang w:val="en-US"/>
              </w:rPr>
              <w:t>/</w:t>
            </w:r>
            <w:r w:rsidRPr="0028531D">
              <w:rPr>
                <w:lang w:val="en-US"/>
              </w:rPr>
              <w:t>MNNsInfo</w:t>
            </w:r>
            <w:r w:rsidRPr="00EE721F">
              <w:rPr>
                <w:lang w:val="en-US"/>
              </w:rPr>
              <w:t>/</w:t>
            </w:r>
            <w:r w:rsidRPr="0028531D">
              <w:rPr>
                <w:lang w:val="en-US"/>
              </w:rPr>
              <w:t>MNNInfo</w:t>
            </w:r>
            <w:r w:rsidRPr="00EE721F">
              <w:rPr>
                <w:lang w:val="en-US"/>
              </w:rPr>
              <w:t>/</w:t>
            </w:r>
            <w:r w:rsidRPr="0028531D">
              <w:rPr>
                <w:lang w:val="en-US"/>
              </w:rPr>
              <w:t>positionsTradeName</w:t>
            </w:r>
            <w:r w:rsidRPr="00EE721F">
              <w:rPr>
                <w:lang w:val="en-US"/>
              </w:rPr>
              <w:t>/</w:t>
            </w:r>
            <w:r w:rsidRPr="0028531D">
              <w:rPr>
                <w:lang w:val="en-US"/>
              </w:rPr>
              <w:t>positionTradeName</w:t>
            </w:r>
            <w:r w:rsidRPr="00EE721F">
              <w:rPr>
                <w:lang w:val="en-US"/>
              </w:rPr>
              <w:t>/</w:t>
            </w:r>
            <w:r w:rsidRPr="0028531D">
              <w:rPr>
                <w:lang w:val="en-US"/>
              </w:rPr>
              <w:t>positionTradeNameUsingTextForm</w:t>
            </w:r>
            <w:r w:rsidRPr="00EE721F">
              <w:rPr>
                <w:lang w:val="en-US"/>
              </w:rPr>
              <w:t>/</w:t>
            </w:r>
            <w:r w:rsidRPr="0028531D">
              <w:rPr>
                <w:lang w:val="en-US"/>
              </w:rPr>
              <w:t>dosageInfo</w:t>
            </w:r>
            <w:r w:rsidRPr="00EE721F">
              <w:rPr>
                <w:lang w:val="en-US"/>
              </w:rPr>
              <w:t>):</w:t>
            </w:r>
          </w:p>
          <w:p w14:paraId="5ECE207C" w14:textId="747FA7AC" w:rsidR="00056C63" w:rsidRDefault="00056C63" w:rsidP="00056C63">
            <w:pPr>
              <w:pStyle w:val="ad"/>
              <w:numPr>
                <w:ilvl w:val="1"/>
                <w:numId w:val="210"/>
              </w:numPr>
              <w:rPr>
                <w:lang w:val="en-US"/>
              </w:rPr>
            </w:pPr>
            <w:r>
              <w:t>Поле</w:t>
            </w:r>
            <w:r w:rsidRPr="00EE721F">
              <w:rPr>
                <w:lang w:val="en-US"/>
              </w:rPr>
              <w:t xml:space="preserve"> «</w:t>
            </w:r>
            <w:r w:rsidRPr="00EE721F">
              <w:t>Наименование</w:t>
            </w:r>
            <w:r w:rsidRPr="00EE721F">
              <w:rPr>
                <w:lang w:val="en-US"/>
              </w:rPr>
              <w:t xml:space="preserve"> </w:t>
            </w:r>
            <w:r w:rsidRPr="00EE721F">
              <w:t>единицы</w:t>
            </w:r>
            <w:r w:rsidRPr="00EE721F">
              <w:rPr>
                <w:lang w:val="en-US"/>
              </w:rPr>
              <w:t xml:space="preserve"> </w:t>
            </w:r>
            <w:r w:rsidRPr="00EE721F">
              <w:t>измерения</w:t>
            </w:r>
            <w:r w:rsidRPr="00EE721F">
              <w:rPr>
                <w:lang w:val="en-US"/>
              </w:rPr>
              <w:t xml:space="preserve"> </w:t>
            </w:r>
            <w:r w:rsidRPr="00EE721F">
              <w:t>дозировки</w:t>
            </w:r>
            <w:r w:rsidRPr="00EE721F">
              <w:rPr>
                <w:lang w:val="en-US"/>
              </w:rPr>
              <w:t xml:space="preserve">» (products/product/drugPurchaseObjectInfo/drugInfoUsingReferenceInfo/MNNsInfo/MNNInfo/positionsTradeName/positionTradeName/positionTradeNameUsingTextForm/dosageInfo/dosageName) </w:t>
            </w:r>
            <w:r>
              <w:t>заполняется</w:t>
            </w:r>
            <w:r w:rsidRPr="00EE721F">
              <w:rPr>
                <w:lang w:val="en-US"/>
              </w:rPr>
              <w:t xml:space="preserve"> </w:t>
            </w:r>
            <w:r>
              <w:t>значением</w:t>
            </w:r>
            <w:r w:rsidRPr="00EE721F">
              <w:rPr>
                <w:lang w:val="en-US"/>
              </w:rPr>
              <w:t xml:space="preserve"> </w:t>
            </w:r>
            <w:r>
              <w:t>поля</w:t>
            </w:r>
            <w:r w:rsidRPr="00EE721F">
              <w:rPr>
                <w:lang w:val="en-US"/>
              </w:rPr>
              <w:t xml:space="preserve"> «Полная форма дозировки» (</w:t>
            </w:r>
            <w:r w:rsidRPr="00524225">
              <w:rPr>
                <w:lang w:val="en-US"/>
              </w:rPr>
              <w:t>contractSubjectInfo/productsInfo/drugProductsInfoElectronicContract/drugProductInfo/MNNInfoUsingTextForm/tradeNamesInfoUsingTextForm/tradeNameInfo/dosageInfo/dosageGRLSValue</w:t>
            </w:r>
            <w:r w:rsidRPr="00EE721F">
              <w:rPr>
                <w:lang w:val="en-US"/>
              </w:rPr>
              <w:t xml:space="preserve">) </w:t>
            </w:r>
            <w:r w:rsidRPr="0028531D">
              <w:t>структурированного</w:t>
            </w:r>
            <w:r w:rsidRPr="00EE721F">
              <w:rPr>
                <w:lang w:val="en-US"/>
              </w:rPr>
              <w:t xml:space="preserve"> </w:t>
            </w:r>
            <w:r w:rsidRPr="0028531D">
              <w:t>контракта</w:t>
            </w:r>
            <w:r w:rsidRPr="00EE721F">
              <w:rPr>
                <w:lang w:val="en-US"/>
              </w:rPr>
              <w:t xml:space="preserve"> (</w:t>
            </w:r>
            <w:r w:rsidRPr="0028531D">
              <w:rPr>
                <w:lang w:val="en-US"/>
              </w:rPr>
              <w:t>cpElectronicContract</w:t>
            </w:r>
            <w:r w:rsidRPr="00EE721F">
              <w:rPr>
                <w:lang w:val="en-US"/>
              </w:rPr>
              <w:t>);</w:t>
            </w:r>
          </w:p>
          <w:p w14:paraId="5F2752A5" w14:textId="0124403D" w:rsidR="00056C63" w:rsidRDefault="00056C63" w:rsidP="00056C63">
            <w:pPr>
              <w:pStyle w:val="ad"/>
              <w:numPr>
                <w:ilvl w:val="1"/>
                <w:numId w:val="210"/>
              </w:numPr>
              <w:rPr>
                <w:lang w:val="en-US"/>
              </w:rPr>
            </w:pPr>
            <w:r>
              <w:t>Блок</w:t>
            </w:r>
            <w:r w:rsidRPr="00524225">
              <w:rPr>
                <w:lang w:val="en-US"/>
              </w:rPr>
              <w:t xml:space="preserve"> «</w:t>
            </w:r>
            <w:r w:rsidRPr="00524225">
              <w:t>Единица</w:t>
            </w:r>
            <w:r w:rsidRPr="00524225">
              <w:rPr>
                <w:lang w:val="en-US"/>
              </w:rPr>
              <w:t xml:space="preserve"> </w:t>
            </w:r>
            <w:r w:rsidRPr="00524225">
              <w:t>измерения</w:t>
            </w:r>
            <w:r w:rsidRPr="00524225">
              <w:rPr>
                <w:lang w:val="en-US"/>
              </w:rPr>
              <w:t xml:space="preserve"> </w:t>
            </w:r>
            <w:r w:rsidRPr="00524225">
              <w:t>дозировки</w:t>
            </w:r>
            <w:r w:rsidRPr="00524225">
              <w:rPr>
                <w:lang w:val="en-US"/>
              </w:rPr>
              <w:t>» (</w:t>
            </w:r>
            <w:r w:rsidRPr="00EE721F">
              <w:rPr>
                <w:lang w:val="en-US"/>
              </w:rPr>
              <w:t>products/product/drugPurchaseObjectInfo/drugInfoUsingReferenceInfo/MNNsInfo/MNNInfo/positionsTradeName/positionTradeName/positionTradeNameUsingTextForm/dosageInfo/</w:t>
            </w:r>
            <w:r w:rsidRPr="00524225">
              <w:rPr>
                <w:lang w:val="en-US"/>
              </w:rPr>
              <w:t xml:space="preserve">dosageOKEI) </w:t>
            </w:r>
            <w:r>
              <w:t>заполняется</w:t>
            </w:r>
            <w:r w:rsidRPr="00EE721F">
              <w:rPr>
                <w:lang w:val="en-US"/>
              </w:rPr>
              <w:t xml:space="preserve"> </w:t>
            </w:r>
            <w:r>
              <w:t>значением</w:t>
            </w:r>
            <w:r w:rsidRPr="00EE721F">
              <w:rPr>
                <w:lang w:val="en-US"/>
              </w:rPr>
              <w:t xml:space="preserve"> </w:t>
            </w:r>
            <w:r>
              <w:t>поля</w:t>
            </w:r>
            <w:r w:rsidRPr="00524225">
              <w:rPr>
                <w:lang w:val="en-US"/>
              </w:rPr>
              <w:t xml:space="preserve"> «Единица измерения» (contractSubjectInfo/productsInfo/drugProductsInfoElectronicContract/drugProductInfo/MNNInfoUsingTextForm/OKEIInfo) </w:t>
            </w:r>
            <w:r w:rsidRPr="0028531D">
              <w:t>структурированного</w:t>
            </w:r>
            <w:r w:rsidRPr="00EE721F">
              <w:rPr>
                <w:lang w:val="en-US"/>
              </w:rPr>
              <w:t xml:space="preserve"> </w:t>
            </w:r>
            <w:r w:rsidRPr="0028531D">
              <w:t>контракта</w:t>
            </w:r>
            <w:r w:rsidRPr="00EE721F">
              <w:rPr>
                <w:lang w:val="en-US"/>
              </w:rPr>
              <w:t xml:space="preserve"> (</w:t>
            </w:r>
            <w:r w:rsidRPr="0028531D">
              <w:rPr>
                <w:lang w:val="en-US"/>
              </w:rPr>
              <w:t>cpElectronicContract</w:t>
            </w:r>
            <w:r w:rsidRPr="00EE721F">
              <w:rPr>
                <w:lang w:val="en-US"/>
              </w:rPr>
              <w:t>);</w:t>
            </w:r>
          </w:p>
          <w:p w14:paraId="45032903" w14:textId="48983DD7" w:rsidR="00056C63" w:rsidRPr="00EE721F" w:rsidRDefault="00056C63" w:rsidP="00056C63">
            <w:pPr>
              <w:pStyle w:val="ad"/>
              <w:numPr>
                <w:ilvl w:val="1"/>
                <w:numId w:val="210"/>
              </w:numPr>
              <w:rPr>
                <w:lang w:val="en-US"/>
              </w:rPr>
            </w:pPr>
            <w:r>
              <w:t>Поле</w:t>
            </w:r>
            <w:r w:rsidRPr="00524225">
              <w:rPr>
                <w:lang w:val="en-US"/>
              </w:rPr>
              <w:t xml:space="preserve"> «</w:t>
            </w:r>
            <w:r w:rsidRPr="00524225">
              <w:t>Значение</w:t>
            </w:r>
            <w:r w:rsidRPr="00524225">
              <w:rPr>
                <w:lang w:val="en-US"/>
              </w:rPr>
              <w:t xml:space="preserve"> </w:t>
            </w:r>
            <w:r w:rsidRPr="00524225">
              <w:t>дозировки</w:t>
            </w:r>
            <w:r w:rsidRPr="00524225">
              <w:rPr>
                <w:lang w:val="en-US"/>
              </w:rPr>
              <w:t>» (</w:t>
            </w:r>
            <w:r w:rsidRPr="00EE721F">
              <w:rPr>
                <w:lang w:val="en-US"/>
              </w:rPr>
              <w:t>products/product/drugPurchaseObjectInfo/drugInfoUsingReferenceInfo/MNNsInfo/MNNInfo/positionsTradeName/positionTradeName/positionTradeNameUsingTextForm/dosageInfo/</w:t>
            </w:r>
            <w:r w:rsidRPr="00524225">
              <w:rPr>
                <w:lang w:val="en-US"/>
              </w:rPr>
              <w:t xml:space="preserve">dosageValue) </w:t>
            </w:r>
            <w:r>
              <w:t>заполняется</w:t>
            </w:r>
            <w:r w:rsidRPr="00524225">
              <w:rPr>
                <w:lang w:val="en-US"/>
              </w:rPr>
              <w:t xml:space="preserve"> </w:t>
            </w:r>
            <w:r>
              <w:t>фиксированным</w:t>
            </w:r>
            <w:r w:rsidRPr="00524225">
              <w:rPr>
                <w:lang w:val="en-US"/>
              </w:rPr>
              <w:t xml:space="preserve"> </w:t>
            </w:r>
            <w:r>
              <w:t>значением</w:t>
            </w:r>
            <w:r w:rsidRPr="00524225">
              <w:rPr>
                <w:lang w:val="en-US"/>
              </w:rPr>
              <w:t xml:space="preserve"> «1»;</w:t>
            </w:r>
          </w:p>
          <w:p w14:paraId="21D78696" w14:textId="0CB44DE1" w:rsidR="00056C63" w:rsidRPr="004849C2" w:rsidRDefault="00056C63" w:rsidP="00056C63">
            <w:pPr>
              <w:pStyle w:val="ad"/>
              <w:numPr>
                <w:ilvl w:val="1"/>
                <w:numId w:val="210"/>
              </w:numPr>
              <w:rPr>
                <w:lang w:val="en-US"/>
              </w:rPr>
            </w:pPr>
            <w:r w:rsidRPr="0028531D">
              <w:t>Поле</w:t>
            </w:r>
            <w:r w:rsidRPr="004849C2">
              <w:rPr>
                <w:lang w:val="en-US"/>
              </w:rPr>
              <w:t xml:space="preserve"> «</w:t>
            </w:r>
            <w:r w:rsidRPr="0028531D">
              <w:t>Наименование</w:t>
            </w:r>
            <w:r w:rsidRPr="004849C2">
              <w:rPr>
                <w:lang w:val="en-US"/>
              </w:rPr>
              <w:t xml:space="preserve"> </w:t>
            </w:r>
            <w:r w:rsidRPr="0028531D">
              <w:t>держателя</w:t>
            </w:r>
            <w:r w:rsidRPr="004849C2">
              <w:rPr>
                <w:lang w:val="en-US"/>
              </w:rPr>
              <w:t xml:space="preserve"> </w:t>
            </w:r>
            <w:r w:rsidRPr="0028531D">
              <w:t>или</w:t>
            </w:r>
            <w:r w:rsidRPr="004849C2">
              <w:rPr>
                <w:lang w:val="en-US"/>
              </w:rPr>
              <w:t xml:space="preserve"> </w:t>
            </w:r>
            <w:r w:rsidRPr="0028531D">
              <w:t>владельца</w:t>
            </w:r>
            <w:r w:rsidRPr="004849C2">
              <w:rPr>
                <w:lang w:val="en-US"/>
              </w:rPr>
              <w:t xml:space="preserve"> </w:t>
            </w:r>
            <w:r w:rsidRPr="0028531D">
              <w:t>регистрационного</w:t>
            </w:r>
            <w:r w:rsidRPr="004849C2">
              <w:rPr>
                <w:lang w:val="en-US"/>
              </w:rPr>
              <w:t xml:space="preserve"> </w:t>
            </w:r>
            <w:r w:rsidRPr="0028531D">
              <w:t>удостоверения</w:t>
            </w:r>
            <w:r w:rsidRPr="004849C2">
              <w:rPr>
                <w:lang w:val="en-US"/>
              </w:rPr>
              <w:t>» (</w:t>
            </w:r>
            <w:r w:rsidRPr="0028531D">
              <w:rPr>
                <w:lang w:val="en-US"/>
              </w:rPr>
              <w:t>products</w:t>
            </w:r>
            <w:r w:rsidRPr="004849C2">
              <w:rPr>
                <w:lang w:val="en-US"/>
              </w:rPr>
              <w:t>/</w:t>
            </w:r>
            <w:r w:rsidRPr="0028531D">
              <w:rPr>
                <w:lang w:val="en-US"/>
              </w:rPr>
              <w:t>product</w:t>
            </w:r>
            <w:r w:rsidRPr="004849C2">
              <w:rPr>
                <w:lang w:val="en-US"/>
              </w:rPr>
              <w:t>/</w:t>
            </w:r>
            <w:r w:rsidRPr="0028531D">
              <w:rPr>
                <w:lang w:val="en-US"/>
              </w:rPr>
              <w:t>drugPurchaseObjectInfo</w:t>
            </w:r>
            <w:r w:rsidRPr="004849C2">
              <w:rPr>
                <w:lang w:val="en-US"/>
              </w:rPr>
              <w:t>/</w:t>
            </w:r>
            <w:r w:rsidRPr="0028531D">
              <w:rPr>
                <w:lang w:val="en-US"/>
              </w:rPr>
              <w:t>drugInfoUsingReferenceInfo</w:t>
            </w:r>
            <w:r w:rsidRPr="004849C2">
              <w:rPr>
                <w:lang w:val="en-US"/>
              </w:rPr>
              <w:t>/</w:t>
            </w:r>
            <w:r w:rsidRPr="0028531D">
              <w:rPr>
                <w:lang w:val="en-US"/>
              </w:rPr>
              <w:t>MNNsInfo</w:t>
            </w:r>
            <w:r w:rsidRPr="004849C2">
              <w:rPr>
                <w:lang w:val="en-US"/>
              </w:rPr>
              <w:t>/</w:t>
            </w:r>
            <w:r w:rsidRPr="0028531D">
              <w:rPr>
                <w:lang w:val="en-US"/>
              </w:rPr>
              <w:t>MNNInfo</w:t>
            </w:r>
            <w:r w:rsidRPr="004849C2">
              <w:rPr>
                <w:lang w:val="en-US"/>
              </w:rPr>
              <w:t>/</w:t>
            </w:r>
            <w:r w:rsidRPr="0028531D">
              <w:rPr>
                <w:lang w:val="en-US"/>
              </w:rPr>
              <w:t>positionsTradeName</w:t>
            </w:r>
            <w:r w:rsidRPr="004849C2">
              <w:rPr>
                <w:lang w:val="en-US"/>
              </w:rPr>
              <w:t>/</w:t>
            </w:r>
            <w:r w:rsidRPr="0028531D">
              <w:rPr>
                <w:lang w:val="en-US"/>
              </w:rPr>
              <w:t>positionTradeName</w:t>
            </w:r>
            <w:r w:rsidRPr="004849C2">
              <w:rPr>
                <w:lang w:val="en-US"/>
              </w:rPr>
              <w:t>/</w:t>
            </w:r>
            <w:r w:rsidRPr="0028531D">
              <w:rPr>
                <w:lang w:val="en-US"/>
              </w:rPr>
              <w:t>positionTradeNameUsingTextForm</w:t>
            </w:r>
            <w:r w:rsidRPr="004849C2">
              <w:rPr>
                <w:lang w:val="en-US"/>
              </w:rPr>
              <w:t xml:space="preserve">/certificateKeeperName) </w:t>
            </w:r>
            <w:r w:rsidRPr="0028531D">
              <w:t>заполняется</w:t>
            </w:r>
            <w:r w:rsidRPr="004849C2">
              <w:rPr>
                <w:lang w:val="en-US"/>
              </w:rPr>
              <w:t xml:space="preserve"> </w:t>
            </w:r>
            <w:r w:rsidRPr="0028531D">
              <w:t>значением</w:t>
            </w:r>
            <w:r w:rsidRPr="004849C2">
              <w:rPr>
                <w:lang w:val="en-US"/>
              </w:rPr>
              <w:t xml:space="preserve"> </w:t>
            </w:r>
            <w:r w:rsidRPr="0028531D">
              <w:t>поля</w:t>
            </w:r>
            <w:r w:rsidRPr="004849C2">
              <w:rPr>
                <w:lang w:val="en-US"/>
              </w:rPr>
              <w:t xml:space="preserve"> «</w:t>
            </w:r>
            <w:r w:rsidRPr="0028531D">
              <w:t>Наименование</w:t>
            </w:r>
            <w:r w:rsidRPr="004849C2">
              <w:rPr>
                <w:lang w:val="en-US"/>
              </w:rPr>
              <w:t xml:space="preserve"> </w:t>
            </w:r>
            <w:r w:rsidRPr="0028531D">
              <w:t>держателя</w:t>
            </w:r>
            <w:r w:rsidRPr="004849C2">
              <w:rPr>
                <w:lang w:val="en-US"/>
              </w:rPr>
              <w:t xml:space="preserve"> </w:t>
            </w:r>
            <w:r w:rsidRPr="0028531D">
              <w:t>или</w:t>
            </w:r>
            <w:r w:rsidRPr="004849C2">
              <w:rPr>
                <w:lang w:val="en-US"/>
              </w:rPr>
              <w:t xml:space="preserve"> </w:t>
            </w:r>
            <w:r w:rsidRPr="0028531D">
              <w:t>владельца</w:t>
            </w:r>
            <w:r w:rsidRPr="004849C2">
              <w:rPr>
                <w:lang w:val="en-US"/>
              </w:rPr>
              <w:t xml:space="preserve"> </w:t>
            </w:r>
            <w:r w:rsidRPr="0028531D">
              <w:t>регистрационного</w:t>
            </w:r>
            <w:r w:rsidRPr="004849C2">
              <w:rPr>
                <w:lang w:val="en-US"/>
              </w:rPr>
              <w:t xml:space="preserve"> </w:t>
            </w:r>
            <w:r w:rsidRPr="0028531D">
              <w:t>удостоверения</w:t>
            </w:r>
            <w:r w:rsidRPr="004849C2">
              <w:rPr>
                <w:lang w:val="en-US"/>
              </w:rPr>
              <w:t xml:space="preserve">» (contractSubjectInfo/productsInfo/drugProductsInfoElectronicContract/drugProductInfo/MNNInfoUsingTextForm/tradeNamesInfoUsingTextForm/certificateKeeperName)  </w:t>
            </w:r>
            <w:r w:rsidRPr="0028531D">
              <w:t>структурированного</w:t>
            </w:r>
            <w:r w:rsidRPr="004849C2">
              <w:rPr>
                <w:lang w:val="en-US"/>
              </w:rPr>
              <w:t xml:space="preserve"> </w:t>
            </w:r>
            <w:r w:rsidRPr="0028531D">
              <w:t>контракта</w:t>
            </w:r>
            <w:r w:rsidRPr="004849C2">
              <w:rPr>
                <w:lang w:val="en-US"/>
              </w:rPr>
              <w:t xml:space="preserve"> (</w:t>
            </w:r>
            <w:r w:rsidRPr="0028531D">
              <w:rPr>
                <w:lang w:val="en-US"/>
              </w:rPr>
              <w:t>cpElectronicContract</w:t>
            </w:r>
            <w:r w:rsidRPr="004849C2">
              <w:rPr>
                <w:lang w:val="en-US"/>
              </w:rPr>
              <w:t>);</w:t>
            </w:r>
          </w:p>
          <w:p w14:paraId="12C941FC" w14:textId="7800304D" w:rsidR="00056C63" w:rsidRPr="004849C2" w:rsidRDefault="00056C63" w:rsidP="00056C63">
            <w:pPr>
              <w:pStyle w:val="ad"/>
              <w:numPr>
                <w:ilvl w:val="1"/>
                <w:numId w:val="210"/>
              </w:numPr>
              <w:rPr>
                <w:lang w:val="en-US"/>
              </w:rPr>
            </w:pPr>
            <w:r w:rsidRPr="0028531D">
              <w:t>Поле</w:t>
            </w:r>
            <w:r w:rsidRPr="004849C2">
              <w:rPr>
                <w:lang w:val="en-US"/>
              </w:rPr>
              <w:t xml:space="preserve"> «</w:t>
            </w:r>
            <w:r w:rsidRPr="0028531D">
              <w:t>Цифровой</w:t>
            </w:r>
            <w:r w:rsidRPr="004849C2">
              <w:rPr>
                <w:lang w:val="en-US"/>
              </w:rPr>
              <w:t xml:space="preserve"> </w:t>
            </w:r>
            <w:r w:rsidRPr="0028531D">
              <w:t>код</w:t>
            </w:r>
            <w:r w:rsidRPr="004849C2">
              <w:rPr>
                <w:lang w:val="en-US"/>
              </w:rPr>
              <w:t xml:space="preserve"> </w:t>
            </w:r>
            <w:r w:rsidRPr="0028531D">
              <w:t>страны</w:t>
            </w:r>
            <w:r w:rsidRPr="004849C2">
              <w:rPr>
                <w:lang w:val="en-US"/>
              </w:rPr>
              <w:t>» (</w:t>
            </w:r>
            <w:r w:rsidRPr="0028531D">
              <w:rPr>
                <w:lang w:val="en-US"/>
              </w:rPr>
              <w:t>products</w:t>
            </w:r>
            <w:r w:rsidRPr="004849C2">
              <w:rPr>
                <w:lang w:val="en-US"/>
              </w:rPr>
              <w:t>/</w:t>
            </w:r>
            <w:r w:rsidRPr="0028531D">
              <w:rPr>
                <w:lang w:val="en-US"/>
              </w:rPr>
              <w:t>product</w:t>
            </w:r>
            <w:r w:rsidRPr="004849C2">
              <w:rPr>
                <w:lang w:val="en-US"/>
              </w:rPr>
              <w:t>/</w:t>
            </w:r>
            <w:r w:rsidRPr="0028531D">
              <w:rPr>
                <w:lang w:val="en-US"/>
              </w:rPr>
              <w:t>drugPurchaseObjectInfo</w:t>
            </w:r>
            <w:r w:rsidRPr="004849C2">
              <w:rPr>
                <w:lang w:val="en-US"/>
              </w:rPr>
              <w:t>/</w:t>
            </w:r>
            <w:r w:rsidRPr="0028531D">
              <w:rPr>
                <w:lang w:val="en-US"/>
              </w:rPr>
              <w:t>drugInfoUsingReferenceInfo</w:t>
            </w:r>
            <w:r w:rsidRPr="004849C2">
              <w:rPr>
                <w:lang w:val="en-US"/>
              </w:rPr>
              <w:t>/</w:t>
            </w:r>
            <w:r w:rsidRPr="0028531D">
              <w:rPr>
                <w:lang w:val="en-US"/>
              </w:rPr>
              <w:t>MNNsInfo</w:t>
            </w:r>
            <w:r w:rsidRPr="004849C2">
              <w:rPr>
                <w:lang w:val="en-US"/>
              </w:rPr>
              <w:t>/</w:t>
            </w:r>
            <w:r w:rsidRPr="0028531D">
              <w:rPr>
                <w:lang w:val="en-US"/>
              </w:rPr>
              <w:t>MNNInfo</w:t>
            </w:r>
            <w:r w:rsidRPr="004849C2">
              <w:rPr>
                <w:lang w:val="en-US"/>
              </w:rPr>
              <w:t>/</w:t>
            </w:r>
            <w:r w:rsidRPr="0028531D">
              <w:rPr>
                <w:lang w:val="en-US"/>
              </w:rPr>
              <w:t>positionsTradeName</w:t>
            </w:r>
            <w:r w:rsidRPr="004849C2">
              <w:rPr>
                <w:lang w:val="en-US"/>
              </w:rPr>
              <w:t>/</w:t>
            </w:r>
            <w:r w:rsidRPr="0028531D">
              <w:rPr>
                <w:lang w:val="en-US"/>
              </w:rPr>
              <w:t>positionTradeName</w:t>
            </w:r>
            <w:r w:rsidRPr="004849C2">
              <w:rPr>
                <w:lang w:val="en-US"/>
              </w:rPr>
              <w:t>/</w:t>
            </w:r>
            <w:r w:rsidRPr="0028531D">
              <w:rPr>
                <w:lang w:val="en-US"/>
              </w:rPr>
              <w:t>positionTradeNameUsingTextForm</w:t>
            </w:r>
            <w:r w:rsidRPr="004849C2">
              <w:rPr>
                <w:lang w:val="en-US"/>
              </w:rPr>
              <w:t xml:space="preserve">/manufacturerInfo/manufacturerOKSM/countryCode) </w:t>
            </w:r>
            <w:r w:rsidRPr="0028531D">
              <w:t>заполняется</w:t>
            </w:r>
            <w:r w:rsidRPr="004849C2">
              <w:rPr>
                <w:lang w:val="en-US"/>
              </w:rPr>
              <w:t xml:space="preserve"> </w:t>
            </w:r>
            <w:r w:rsidRPr="0028531D">
              <w:t>значением</w:t>
            </w:r>
            <w:r w:rsidRPr="004849C2">
              <w:rPr>
                <w:lang w:val="en-US"/>
              </w:rPr>
              <w:t xml:space="preserve"> </w:t>
            </w:r>
            <w:r w:rsidRPr="0028531D">
              <w:t>поля</w:t>
            </w:r>
            <w:r w:rsidRPr="004849C2">
              <w:rPr>
                <w:lang w:val="en-US"/>
              </w:rPr>
              <w:t xml:space="preserve"> «</w:t>
            </w:r>
            <w:r w:rsidRPr="0028531D">
              <w:t>Цифровой</w:t>
            </w:r>
            <w:r w:rsidRPr="004849C2">
              <w:rPr>
                <w:lang w:val="en-US"/>
              </w:rPr>
              <w:t xml:space="preserve"> </w:t>
            </w:r>
            <w:r w:rsidRPr="0028531D">
              <w:t>код</w:t>
            </w:r>
            <w:r w:rsidRPr="004849C2">
              <w:rPr>
                <w:lang w:val="en-US"/>
              </w:rPr>
              <w:t xml:space="preserve"> </w:t>
            </w:r>
            <w:r w:rsidRPr="0028531D">
              <w:t>страны</w:t>
            </w:r>
            <w:r w:rsidRPr="004849C2">
              <w:rPr>
                <w:lang w:val="en-US"/>
              </w:rPr>
              <w:t xml:space="preserve">» (contractSubjectInfo/productsInfo/drugProductsInfoElectronicContract/drugProductInfo/MNNInfoUsingTextForm/tradeNamesInfoUsingTextForm/manufacturerOKSMInfo/manufacturerOKSM/countryCode) </w:t>
            </w:r>
            <w:r w:rsidRPr="0028531D">
              <w:t>структурированного</w:t>
            </w:r>
            <w:r w:rsidRPr="004849C2">
              <w:rPr>
                <w:lang w:val="en-US"/>
              </w:rPr>
              <w:t xml:space="preserve"> </w:t>
            </w:r>
            <w:r w:rsidRPr="0028531D">
              <w:t>контракта</w:t>
            </w:r>
            <w:r w:rsidRPr="004849C2">
              <w:rPr>
                <w:lang w:val="en-US"/>
              </w:rPr>
              <w:t xml:space="preserve"> (</w:t>
            </w:r>
            <w:r w:rsidRPr="0028531D">
              <w:rPr>
                <w:lang w:val="en-US"/>
              </w:rPr>
              <w:t>cpElectronicContract</w:t>
            </w:r>
            <w:r w:rsidRPr="004849C2">
              <w:rPr>
                <w:lang w:val="en-US"/>
              </w:rPr>
              <w:t>);</w:t>
            </w:r>
          </w:p>
          <w:p w14:paraId="45379218" w14:textId="7C4D4C23" w:rsidR="00056C63" w:rsidRPr="004849C2" w:rsidRDefault="00056C63" w:rsidP="00056C63">
            <w:pPr>
              <w:pStyle w:val="ad"/>
              <w:numPr>
                <w:ilvl w:val="1"/>
                <w:numId w:val="210"/>
              </w:numPr>
              <w:rPr>
                <w:lang w:val="en-US"/>
              </w:rPr>
            </w:pPr>
            <w:r w:rsidRPr="0028531D">
              <w:t>Поле</w:t>
            </w:r>
            <w:r w:rsidRPr="004849C2">
              <w:rPr>
                <w:lang w:val="en-US"/>
              </w:rPr>
              <w:t xml:space="preserve"> «</w:t>
            </w:r>
            <w:r w:rsidRPr="0028531D">
              <w:rPr>
                <w:color w:val="000000"/>
              </w:rPr>
              <w:t>Полное</w:t>
            </w:r>
            <w:r w:rsidRPr="004849C2">
              <w:rPr>
                <w:color w:val="000000"/>
                <w:lang w:val="en-US"/>
              </w:rPr>
              <w:t xml:space="preserve"> </w:t>
            </w:r>
            <w:r w:rsidRPr="0028531D">
              <w:rPr>
                <w:color w:val="000000"/>
              </w:rPr>
              <w:t>наименование</w:t>
            </w:r>
            <w:r w:rsidRPr="004849C2">
              <w:rPr>
                <w:color w:val="000000"/>
                <w:lang w:val="en-US"/>
              </w:rPr>
              <w:t xml:space="preserve"> </w:t>
            </w:r>
            <w:r w:rsidRPr="0028531D">
              <w:rPr>
                <w:color w:val="000000"/>
              </w:rPr>
              <w:t>страны</w:t>
            </w:r>
            <w:r w:rsidRPr="004849C2">
              <w:rPr>
                <w:lang w:val="en-US"/>
              </w:rPr>
              <w:t>» (</w:t>
            </w:r>
            <w:r w:rsidRPr="0028531D">
              <w:rPr>
                <w:lang w:val="en-US"/>
              </w:rPr>
              <w:t>products</w:t>
            </w:r>
            <w:r w:rsidRPr="004849C2">
              <w:rPr>
                <w:lang w:val="en-US"/>
              </w:rPr>
              <w:t>/</w:t>
            </w:r>
            <w:r w:rsidRPr="0028531D">
              <w:rPr>
                <w:lang w:val="en-US"/>
              </w:rPr>
              <w:t>product</w:t>
            </w:r>
            <w:r w:rsidRPr="004849C2">
              <w:rPr>
                <w:lang w:val="en-US"/>
              </w:rPr>
              <w:t>/</w:t>
            </w:r>
            <w:r w:rsidRPr="0028531D">
              <w:rPr>
                <w:lang w:val="en-US"/>
              </w:rPr>
              <w:t>drugPurchaseObjectInfo</w:t>
            </w:r>
            <w:r w:rsidRPr="004849C2">
              <w:rPr>
                <w:lang w:val="en-US"/>
              </w:rPr>
              <w:t>/</w:t>
            </w:r>
            <w:r w:rsidRPr="0028531D">
              <w:rPr>
                <w:lang w:val="en-US"/>
              </w:rPr>
              <w:t>drugInfoUsingReferenceInfo</w:t>
            </w:r>
            <w:r w:rsidRPr="004849C2">
              <w:rPr>
                <w:lang w:val="en-US"/>
              </w:rPr>
              <w:t>/</w:t>
            </w:r>
            <w:r w:rsidRPr="0028531D">
              <w:rPr>
                <w:lang w:val="en-US"/>
              </w:rPr>
              <w:t>MNNsInfo</w:t>
            </w:r>
            <w:r w:rsidRPr="004849C2">
              <w:rPr>
                <w:lang w:val="en-US"/>
              </w:rPr>
              <w:t>/</w:t>
            </w:r>
            <w:r w:rsidRPr="0028531D">
              <w:rPr>
                <w:lang w:val="en-US"/>
              </w:rPr>
              <w:t>MNNInfo</w:t>
            </w:r>
            <w:r w:rsidRPr="004849C2">
              <w:rPr>
                <w:lang w:val="en-US"/>
              </w:rPr>
              <w:t>/</w:t>
            </w:r>
            <w:r w:rsidRPr="0028531D">
              <w:rPr>
                <w:lang w:val="en-US"/>
              </w:rPr>
              <w:t>positionsTradeName</w:t>
            </w:r>
            <w:r w:rsidRPr="004849C2">
              <w:rPr>
                <w:lang w:val="en-US"/>
              </w:rPr>
              <w:t>/</w:t>
            </w:r>
            <w:r w:rsidRPr="0028531D">
              <w:rPr>
                <w:lang w:val="en-US"/>
              </w:rPr>
              <w:t>positionTradeName</w:t>
            </w:r>
            <w:r w:rsidRPr="004849C2">
              <w:rPr>
                <w:lang w:val="en-US"/>
              </w:rPr>
              <w:t>/</w:t>
            </w:r>
            <w:r w:rsidRPr="0028531D">
              <w:rPr>
                <w:lang w:val="en-US"/>
              </w:rPr>
              <w:t>positionTradeNameUsingTextForm</w:t>
            </w:r>
            <w:r w:rsidRPr="004849C2">
              <w:rPr>
                <w:lang w:val="en-US"/>
              </w:rPr>
              <w:t xml:space="preserve">/manufacturerInfo/manufacturerOKSM/countryFullName) </w:t>
            </w:r>
            <w:r w:rsidRPr="0028531D">
              <w:t>заполняется</w:t>
            </w:r>
            <w:r w:rsidRPr="004849C2">
              <w:rPr>
                <w:lang w:val="en-US"/>
              </w:rPr>
              <w:t xml:space="preserve"> </w:t>
            </w:r>
            <w:r w:rsidRPr="0028531D">
              <w:t>по</w:t>
            </w:r>
            <w:r w:rsidRPr="004849C2">
              <w:rPr>
                <w:lang w:val="en-US"/>
              </w:rPr>
              <w:t xml:space="preserve"> </w:t>
            </w:r>
            <w:r w:rsidRPr="0028531D">
              <w:t>коду</w:t>
            </w:r>
            <w:r w:rsidRPr="004849C2">
              <w:rPr>
                <w:lang w:val="en-US"/>
              </w:rPr>
              <w:t xml:space="preserve"> </w:t>
            </w:r>
            <w:r w:rsidRPr="0028531D">
              <w:t>из</w:t>
            </w:r>
            <w:r w:rsidRPr="004849C2">
              <w:rPr>
                <w:lang w:val="en-US"/>
              </w:rPr>
              <w:t xml:space="preserve"> </w:t>
            </w:r>
            <w:r w:rsidRPr="0028531D">
              <w:t>справочника</w:t>
            </w:r>
            <w:r w:rsidRPr="004849C2">
              <w:rPr>
                <w:lang w:val="en-US"/>
              </w:rPr>
              <w:t xml:space="preserve"> </w:t>
            </w:r>
            <w:r>
              <w:rPr>
                <w:lang w:val="en-US"/>
              </w:rPr>
              <w:t>“</w:t>
            </w:r>
            <w:r w:rsidRPr="0028531D">
              <w:t>Общероссийский</w:t>
            </w:r>
            <w:r w:rsidRPr="004849C2">
              <w:rPr>
                <w:lang w:val="en-US"/>
              </w:rPr>
              <w:t xml:space="preserve"> </w:t>
            </w:r>
            <w:r w:rsidRPr="0028531D">
              <w:t>классификатор</w:t>
            </w:r>
            <w:r w:rsidRPr="004849C2">
              <w:rPr>
                <w:lang w:val="en-US"/>
              </w:rPr>
              <w:t xml:space="preserve"> </w:t>
            </w:r>
            <w:r w:rsidRPr="0028531D">
              <w:t>стран</w:t>
            </w:r>
            <w:r w:rsidRPr="004849C2">
              <w:rPr>
                <w:lang w:val="en-US"/>
              </w:rPr>
              <w:t xml:space="preserve"> </w:t>
            </w:r>
            <w:r w:rsidRPr="0028531D">
              <w:t>мира</w:t>
            </w:r>
            <w:r w:rsidRPr="004849C2">
              <w:rPr>
                <w:lang w:val="en-US"/>
              </w:rPr>
              <w:t xml:space="preserve"> (</w:t>
            </w:r>
            <w:r w:rsidRPr="0028531D">
              <w:t>ОКСМ</w:t>
            </w:r>
            <w:r w:rsidRPr="004849C2">
              <w:rPr>
                <w:lang w:val="en-US"/>
              </w:rPr>
              <w:t>)</w:t>
            </w:r>
            <w:r>
              <w:rPr>
                <w:lang w:val="en-US"/>
              </w:rPr>
              <w:t>”</w:t>
            </w:r>
            <w:r w:rsidRPr="004849C2">
              <w:rPr>
                <w:lang w:val="en-US"/>
              </w:rPr>
              <w:t xml:space="preserve"> (nsiOKSM);</w:t>
            </w:r>
          </w:p>
          <w:p w14:paraId="169EC360" w14:textId="47AECCDD" w:rsidR="00056C63" w:rsidRPr="004849C2" w:rsidRDefault="00056C63" w:rsidP="00056C63">
            <w:pPr>
              <w:pStyle w:val="ad"/>
              <w:numPr>
                <w:ilvl w:val="1"/>
                <w:numId w:val="210"/>
              </w:numPr>
              <w:rPr>
                <w:lang w:val="en-US"/>
              </w:rPr>
            </w:pPr>
            <w:r w:rsidRPr="0028531D">
              <w:t>Поле</w:t>
            </w:r>
            <w:r w:rsidRPr="004849C2">
              <w:rPr>
                <w:lang w:val="en-US"/>
              </w:rPr>
              <w:t xml:space="preserve"> «</w:t>
            </w:r>
            <w:r w:rsidRPr="0028531D">
              <w:t>Наименование</w:t>
            </w:r>
            <w:r w:rsidRPr="004849C2">
              <w:rPr>
                <w:lang w:val="en-US"/>
              </w:rPr>
              <w:t xml:space="preserve"> </w:t>
            </w:r>
            <w:r w:rsidRPr="0028531D">
              <w:t>производителя</w:t>
            </w:r>
            <w:r w:rsidRPr="004849C2">
              <w:rPr>
                <w:lang w:val="en-US"/>
              </w:rPr>
              <w:t>» (</w:t>
            </w:r>
            <w:r w:rsidRPr="0028531D">
              <w:rPr>
                <w:lang w:val="en-US"/>
              </w:rPr>
              <w:t>products</w:t>
            </w:r>
            <w:r w:rsidRPr="004849C2">
              <w:rPr>
                <w:lang w:val="en-US"/>
              </w:rPr>
              <w:t>/</w:t>
            </w:r>
            <w:r w:rsidRPr="0028531D">
              <w:rPr>
                <w:lang w:val="en-US"/>
              </w:rPr>
              <w:t>product</w:t>
            </w:r>
            <w:r w:rsidRPr="004849C2">
              <w:rPr>
                <w:lang w:val="en-US"/>
              </w:rPr>
              <w:t>/</w:t>
            </w:r>
            <w:r w:rsidRPr="0028531D">
              <w:rPr>
                <w:lang w:val="en-US"/>
              </w:rPr>
              <w:t>drugPurchaseObjectInfo</w:t>
            </w:r>
            <w:r w:rsidRPr="004849C2">
              <w:rPr>
                <w:lang w:val="en-US"/>
              </w:rPr>
              <w:t>/</w:t>
            </w:r>
            <w:r w:rsidRPr="0028531D">
              <w:rPr>
                <w:lang w:val="en-US"/>
              </w:rPr>
              <w:t>drugInfoUsingReferenceInfo</w:t>
            </w:r>
            <w:r w:rsidRPr="004849C2">
              <w:rPr>
                <w:lang w:val="en-US"/>
              </w:rPr>
              <w:t>/</w:t>
            </w:r>
            <w:r w:rsidRPr="0028531D">
              <w:rPr>
                <w:lang w:val="en-US"/>
              </w:rPr>
              <w:t>MNNsInfo</w:t>
            </w:r>
            <w:r w:rsidRPr="004849C2">
              <w:rPr>
                <w:lang w:val="en-US"/>
              </w:rPr>
              <w:t>/</w:t>
            </w:r>
            <w:r w:rsidRPr="0028531D">
              <w:rPr>
                <w:lang w:val="en-US"/>
              </w:rPr>
              <w:t>MNNInfo</w:t>
            </w:r>
            <w:r w:rsidRPr="004849C2">
              <w:rPr>
                <w:lang w:val="en-US"/>
              </w:rPr>
              <w:t>/</w:t>
            </w:r>
            <w:r w:rsidRPr="0028531D">
              <w:rPr>
                <w:lang w:val="en-US"/>
              </w:rPr>
              <w:t>positionsTradeName</w:t>
            </w:r>
            <w:r w:rsidRPr="004849C2">
              <w:rPr>
                <w:lang w:val="en-US"/>
              </w:rPr>
              <w:t>/</w:t>
            </w:r>
            <w:r w:rsidRPr="0028531D">
              <w:rPr>
                <w:lang w:val="en-US"/>
              </w:rPr>
              <w:t>positionTradeName</w:t>
            </w:r>
            <w:r w:rsidRPr="004849C2">
              <w:rPr>
                <w:lang w:val="en-US"/>
              </w:rPr>
              <w:t>/</w:t>
            </w:r>
            <w:r w:rsidRPr="0028531D">
              <w:rPr>
                <w:lang w:val="en-US"/>
              </w:rPr>
              <w:t>positionTradeNameUsingTextForm</w:t>
            </w:r>
            <w:r w:rsidRPr="004849C2">
              <w:rPr>
                <w:lang w:val="en-US"/>
              </w:rPr>
              <w:t>/</w:t>
            </w:r>
            <w:r w:rsidRPr="0028531D">
              <w:rPr>
                <w:lang w:val="en-US"/>
              </w:rPr>
              <w:t>manufacturerInfo</w:t>
            </w:r>
            <w:r w:rsidRPr="004849C2">
              <w:rPr>
                <w:lang w:val="en-US"/>
              </w:rPr>
              <w:t>/</w:t>
            </w:r>
            <w:r w:rsidRPr="0028531D">
              <w:rPr>
                <w:lang w:val="en-US"/>
              </w:rPr>
              <w:t>manufacturerName</w:t>
            </w:r>
            <w:r w:rsidRPr="004849C2">
              <w:rPr>
                <w:lang w:val="en-US"/>
              </w:rPr>
              <w:t xml:space="preserve">) </w:t>
            </w:r>
            <w:r w:rsidRPr="0028531D">
              <w:t>заполняется</w:t>
            </w:r>
            <w:r w:rsidRPr="004849C2">
              <w:rPr>
                <w:lang w:val="en-US"/>
              </w:rPr>
              <w:t xml:space="preserve"> </w:t>
            </w:r>
            <w:r w:rsidRPr="0028531D">
              <w:t>значением</w:t>
            </w:r>
            <w:r w:rsidRPr="004849C2">
              <w:rPr>
                <w:lang w:val="en-US"/>
              </w:rPr>
              <w:t xml:space="preserve"> </w:t>
            </w:r>
            <w:r w:rsidRPr="0028531D">
              <w:t>поля</w:t>
            </w:r>
            <w:r w:rsidRPr="004849C2">
              <w:rPr>
                <w:lang w:val="en-US"/>
              </w:rPr>
              <w:t xml:space="preserve"> «</w:t>
            </w:r>
            <w:r w:rsidRPr="0028531D">
              <w:t>Наименование</w:t>
            </w:r>
            <w:r w:rsidRPr="004849C2">
              <w:rPr>
                <w:lang w:val="en-US"/>
              </w:rPr>
              <w:t xml:space="preserve"> </w:t>
            </w:r>
            <w:r w:rsidRPr="0028531D">
              <w:t>производителя</w:t>
            </w:r>
            <w:r w:rsidRPr="004849C2">
              <w:rPr>
                <w:lang w:val="en-US"/>
              </w:rPr>
              <w:t>» (</w:t>
            </w:r>
            <w:r w:rsidRPr="0028531D">
              <w:rPr>
                <w:lang w:val="en-US"/>
              </w:rPr>
              <w:t>contractSubjectInfo</w:t>
            </w:r>
            <w:r w:rsidRPr="004849C2">
              <w:rPr>
                <w:lang w:val="en-US"/>
              </w:rPr>
              <w:t>/</w:t>
            </w:r>
            <w:r w:rsidRPr="0028531D">
              <w:rPr>
                <w:lang w:val="en-US"/>
              </w:rPr>
              <w:t>productsInfo</w:t>
            </w:r>
            <w:r w:rsidRPr="004849C2">
              <w:rPr>
                <w:lang w:val="en-US"/>
              </w:rPr>
              <w:t>/</w:t>
            </w:r>
            <w:r w:rsidRPr="0028531D">
              <w:rPr>
                <w:lang w:val="en-US"/>
              </w:rPr>
              <w:t>drugProductsInfoElectronicContract</w:t>
            </w:r>
            <w:r w:rsidRPr="004849C2">
              <w:rPr>
                <w:lang w:val="en-US"/>
              </w:rPr>
              <w:t>/</w:t>
            </w:r>
            <w:r w:rsidRPr="0028531D">
              <w:rPr>
                <w:lang w:val="en-US"/>
              </w:rPr>
              <w:t>drugProductInfo</w:t>
            </w:r>
            <w:r w:rsidRPr="004849C2">
              <w:rPr>
                <w:lang w:val="en-US"/>
              </w:rPr>
              <w:t>/</w:t>
            </w:r>
            <w:r w:rsidRPr="0028531D">
              <w:rPr>
                <w:lang w:val="en-US"/>
              </w:rPr>
              <w:t>MNNInfoUsingTextForm</w:t>
            </w:r>
            <w:r w:rsidRPr="004849C2">
              <w:rPr>
                <w:lang w:val="en-US"/>
              </w:rPr>
              <w:t>/</w:t>
            </w:r>
            <w:r w:rsidRPr="0028531D">
              <w:rPr>
                <w:lang w:val="en-US"/>
              </w:rPr>
              <w:t>tradeNamesInfoUsingTextForm</w:t>
            </w:r>
            <w:r w:rsidRPr="004849C2">
              <w:rPr>
                <w:lang w:val="en-US"/>
              </w:rPr>
              <w:t>/</w:t>
            </w:r>
            <w:r w:rsidRPr="0028531D">
              <w:rPr>
                <w:lang w:val="en-US"/>
              </w:rPr>
              <w:t>manufacturerOKSMInfo</w:t>
            </w:r>
            <w:r w:rsidRPr="004849C2">
              <w:rPr>
                <w:lang w:val="en-US"/>
              </w:rPr>
              <w:t>/</w:t>
            </w:r>
            <w:r w:rsidRPr="0028531D">
              <w:rPr>
                <w:lang w:val="en-US"/>
              </w:rPr>
              <w:t>manufacturerName</w:t>
            </w:r>
            <w:r w:rsidRPr="004849C2">
              <w:rPr>
                <w:lang w:val="en-US"/>
              </w:rPr>
              <w:t xml:space="preserve">) </w:t>
            </w:r>
            <w:r w:rsidRPr="0028531D">
              <w:t>структурированного</w:t>
            </w:r>
            <w:r w:rsidRPr="004849C2">
              <w:rPr>
                <w:lang w:val="en-US"/>
              </w:rPr>
              <w:t xml:space="preserve"> </w:t>
            </w:r>
            <w:r w:rsidRPr="0028531D">
              <w:t>контракта</w:t>
            </w:r>
            <w:r w:rsidRPr="004849C2">
              <w:rPr>
                <w:lang w:val="en-US"/>
              </w:rPr>
              <w:t xml:space="preserve"> (</w:t>
            </w:r>
            <w:r w:rsidRPr="0028531D">
              <w:rPr>
                <w:lang w:val="en-US"/>
              </w:rPr>
              <w:t>cpElectronicContract</w:t>
            </w:r>
            <w:r w:rsidRPr="004849C2">
              <w:rPr>
                <w:lang w:val="en-US"/>
              </w:rPr>
              <w:t>);</w:t>
            </w:r>
          </w:p>
          <w:p w14:paraId="487E09A3" w14:textId="46225110" w:rsidR="00056C63" w:rsidRPr="004849C2" w:rsidRDefault="00056C63" w:rsidP="00056C63">
            <w:pPr>
              <w:pStyle w:val="ad"/>
              <w:numPr>
                <w:ilvl w:val="1"/>
                <w:numId w:val="210"/>
              </w:numPr>
              <w:rPr>
                <w:lang w:val="en-US"/>
              </w:rPr>
            </w:pPr>
            <w:r w:rsidRPr="0028531D">
              <w:lastRenderedPageBreak/>
              <w:t>Блок</w:t>
            </w:r>
            <w:r w:rsidRPr="004849C2">
              <w:rPr>
                <w:lang w:val="en-US"/>
              </w:rPr>
              <w:t xml:space="preserve"> «</w:t>
            </w:r>
            <w:r w:rsidRPr="0028531D">
              <w:t>Сведения</w:t>
            </w:r>
            <w:r w:rsidRPr="004849C2">
              <w:rPr>
                <w:lang w:val="en-US"/>
              </w:rPr>
              <w:t xml:space="preserve"> </w:t>
            </w:r>
            <w:r w:rsidRPr="0028531D">
              <w:t>об</w:t>
            </w:r>
            <w:r w:rsidRPr="004849C2">
              <w:rPr>
                <w:lang w:val="en-US"/>
              </w:rPr>
              <w:t xml:space="preserve"> </w:t>
            </w:r>
            <w:r w:rsidRPr="0028531D">
              <w:t>упаковке</w:t>
            </w:r>
            <w:r w:rsidRPr="004849C2">
              <w:rPr>
                <w:lang w:val="en-US"/>
              </w:rPr>
              <w:t>» (</w:t>
            </w:r>
            <w:r w:rsidRPr="0028531D">
              <w:rPr>
                <w:lang w:val="en-US"/>
              </w:rPr>
              <w:t>products</w:t>
            </w:r>
            <w:r w:rsidRPr="004849C2">
              <w:rPr>
                <w:lang w:val="en-US"/>
              </w:rPr>
              <w:t>/</w:t>
            </w:r>
            <w:r w:rsidRPr="0028531D">
              <w:rPr>
                <w:lang w:val="en-US"/>
              </w:rPr>
              <w:t>product</w:t>
            </w:r>
            <w:r w:rsidRPr="004849C2">
              <w:rPr>
                <w:lang w:val="en-US"/>
              </w:rPr>
              <w:t>/</w:t>
            </w:r>
            <w:r w:rsidRPr="0028531D">
              <w:rPr>
                <w:lang w:val="en-US"/>
              </w:rPr>
              <w:t>drugPurchaseObjectInfo</w:t>
            </w:r>
            <w:r w:rsidRPr="004849C2">
              <w:rPr>
                <w:lang w:val="en-US"/>
              </w:rPr>
              <w:t>/</w:t>
            </w:r>
            <w:r w:rsidRPr="0028531D">
              <w:rPr>
                <w:lang w:val="en-US"/>
              </w:rPr>
              <w:t>drugInfoUsingReferenceInfo</w:t>
            </w:r>
            <w:r w:rsidRPr="004849C2">
              <w:rPr>
                <w:lang w:val="en-US"/>
              </w:rPr>
              <w:t>/</w:t>
            </w:r>
            <w:r w:rsidRPr="0028531D">
              <w:rPr>
                <w:lang w:val="en-US"/>
              </w:rPr>
              <w:t>MNNsInfo</w:t>
            </w:r>
            <w:r w:rsidRPr="004849C2">
              <w:rPr>
                <w:lang w:val="en-US"/>
              </w:rPr>
              <w:t>/</w:t>
            </w:r>
            <w:r w:rsidRPr="0028531D">
              <w:rPr>
                <w:lang w:val="en-US"/>
              </w:rPr>
              <w:t>MNNInfo</w:t>
            </w:r>
            <w:r w:rsidRPr="004849C2">
              <w:rPr>
                <w:lang w:val="en-US"/>
              </w:rPr>
              <w:t>/</w:t>
            </w:r>
            <w:r w:rsidRPr="0028531D">
              <w:rPr>
                <w:lang w:val="en-US"/>
              </w:rPr>
              <w:t>positionsTradeName</w:t>
            </w:r>
            <w:r w:rsidRPr="004849C2">
              <w:rPr>
                <w:lang w:val="en-US"/>
              </w:rPr>
              <w:t>/</w:t>
            </w:r>
            <w:r w:rsidRPr="0028531D">
              <w:rPr>
                <w:lang w:val="en-US"/>
              </w:rPr>
              <w:t>positionTradeName</w:t>
            </w:r>
            <w:r w:rsidRPr="004849C2">
              <w:rPr>
                <w:lang w:val="en-US"/>
              </w:rPr>
              <w:t>/</w:t>
            </w:r>
            <w:r w:rsidRPr="0028531D">
              <w:rPr>
                <w:lang w:val="en-US"/>
              </w:rPr>
              <w:t>positionTradeNameUsingTextForm</w:t>
            </w:r>
            <w:r w:rsidRPr="004849C2">
              <w:rPr>
                <w:lang w:val="en-US"/>
              </w:rPr>
              <w:t>/</w:t>
            </w:r>
            <w:r w:rsidRPr="0028531D">
              <w:rPr>
                <w:bCs/>
                <w:lang w:val="en-US"/>
              </w:rPr>
              <w:t>packagingsInfo</w:t>
            </w:r>
            <w:r w:rsidRPr="004849C2">
              <w:rPr>
                <w:bCs/>
                <w:lang w:val="en-US"/>
              </w:rPr>
              <w:t>/</w:t>
            </w:r>
            <w:r w:rsidRPr="0028531D">
              <w:rPr>
                <w:bCs/>
                <w:lang w:val="en-US"/>
              </w:rPr>
              <w:t>packagingInfo</w:t>
            </w:r>
            <w:r w:rsidRPr="004849C2">
              <w:rPr>
                <w:lang w:val="en-US"/>
              </w:rPr>
              <w:t xml:space="preserve">) </w:t>
            </w:r>
            <w:r w:rsidRPr="0028531D">
              <w:t>заполняется</w:t>
            </w:r>
            <w:r w:rsidRPr="004849C2">
              <w:rPr>
                <w:lang w:val="en-US"/>
              </w:rPr>
              <w:t xml:space="preserve"> </w:t>
            </w:r>
            <w:r w:rsidRPr="0028531D">
              <w:t>значениями</w:t>
            </w:r>
            <w:r w:rsidRPr="004849C2">
              <w:rPr>
                <w:lang w:val="en-US"/>
              </w:rPr>
              <w:t xml:space="preserve"> </w:t>
            </w:r>
            <w:r w:rsidRPr="0028531D">
              <w:t>из</w:t>
            </w:r>
            <w:r w:rsidRPr="004849C2">
              <w:rPr>
                <w:lang w:val="en-US"/>
              </w:rPr>
              <w:t xml:space="preserve"> </w:t>
            </w:r>
            <w:r w:rsidRPr="0028531D">
              <w:t>блока</w:t>
            </w:r>
            <w:r w:rsidRPr="004849C2">
              <w:rPr>
                <w:lang w:val="en-US"/>
              </w:rPr>
              <w:t xml:space="preserve"> «</w:t>
            </w:r>
            <w:r w:rsidRPr="0028531D">
              <w:t>Сведения</w:t>
            </w:r>
            <w:r w:rsidRPr="004849C2">
              <w:rPr>
                <w:lang w:val="en-US"/>
              </w:rPr>
              <w:t xml:space="preserve"> </w:t>
            </w:r>
            <w:r w:rsidRPr="0028531D">
              <w:t>об</w:t>
            </w:r>
            <w:r w:rsidRPr="004849C2">
              <w:rPr>
                <w:lang w:val="en-US"/>
              </w:rPr>
              <w:t xml:space="preserve"> </w:t>
            </w:r>
            <w:r w:rsidRPr="0028531D">
              <w:t>упаковке</w:t>
            </w:r>
            <w:r w:rsidRPr="004849C2">
              <w:rPr>
                <w:lang w:val="en-US"/>
              </w:rPr>
              <w:t>» (</w:t>
            </w:r>
            <w:r w:rsidRPr="0028531D">
              <w:rPr>
                <w:lang w:val="en-US"/>
              </w:rPr>
              <w:t>contractSubjectInfo</w:t>
            </w:r>
            <w:r w:rsidRPr="004849C2">
              <w:rPr>
                <w:lang w:val="en-US"/>
              </w:rPr>
              <w:t>/</w:t>
            </w:r>
            <w:r w:rsidRPr="0028531D">
              <w:rPr>
                <w:lang w:val="en-US"/>
              </w:rPr>
              <w:t>productsInfo</w:t>
            </w:r>
            <w:r w:rsidRPr="004849C2">
              <w:rPr>
                <w:lang w:val="en-US"/>
              </w:rPr>
              <w:t>/</w:t>
            </w:r>
            <w:r w:rsidRPr="0028531D">
              <w:rPr>
                <w:lang w:val="en-US"/>
              </w:rPr>
              <w:t>drugProductsInfoElectronicContract</w:t>
            </w:r>
            <w:r w:rsidRPr="004849C2">
              <w:rPr>
                <w:lang w:val="en-US"/>
              </w:rPr>
              <w:t>/</w:t>
            </w:r>
            <w:r w:rsidRPr="0028531D">
              <w:rPr>
                <w:lang w:val="en-US"/>
              </w:rPr>
              <w:t>drugProductInfo</w:t>
            </w:r>
            <w:r w:rsidRPr="004849C2">
              <w:rPr>
                <w:lang w:val="en-US"/>
              </w:rPr>
              <w:t>/</w:t>
            </w:r>
            <w:r w:rsidRPr="0028531D">
              <w:rPr>
                <w:lang w:val="en-US"/>
              </w:rPr>
              <w:t>MNNInfoUsingTextForm</w:t>
            </w:r>
            <w:r w:rsidRPr="004849C2">
              <w:rPr>
                <w:lang w:val="en-US"/>
              </w:rPr>
              <w:t>/</w:t>
            </w:r>
            <w:r w:rsidRPr="0028531D">
              <w:rPr>
                <w:lang w:val="en-US"/>
              </w:rPr>
              <w:t>tradeNamesInfoUsingTextForm</w:t>
            </w:r>
            <w:r w:rsidRPr="004849C2">
              <w:rPr>
                <w:lang w:val="en-US"/>
              </w:rPr>
              <w:t>/</w:t>
            </w:r>
            <w:r w:rsidRPr="0028531D">
              <w:rPr>
                <w:bCs/>
                <w:lang w:val="en-US"/>
              </w:rPr>
              <w:t>packagingInfo</w:t>
            </w:r>
            <w:r w:rsidRPr="004849C2">
              <w:rPr>
                <w:lang w:val="en-US"/>
              </w:rPr>
              <w:t xml:space="preserve">) </w:t>
            </w:r>
            <w:r w:rsidRPr="0028531D">
              <w:t>структурированного</w:t>
            </w:r>
            <w:r w:rsidRPr="004849C2">
              <w:rPr>
                <w:lang w:val="en-US"/>
              </w:rPr>
              <w:t xml:space="preserve"> </w:t>
            </w:r>
            <w:r w:rsidRPr="0028531D">
              <w:t>контракта</w:t>
            </w:r>
            <w:r w:rsidRPr="004849C2">
              <w:rPr>
                <w:lang w:val="en-US"/>
              </w:rPr>
              <w:t xml:space="preserve"> (</w:t>
            </w:r>
            <w:r w:rsidRPr="0028531D">
              <w:rPr>
                <w:lang w:val="en-US"/>
              </w:rPr>
              <w:t>cpElectronicContract</w:t>
            </w:r>
            <w:r w:rsidRPr="004849C2">
              <w:rPr>
                <w:lang w:val="en-US"/>
              </w:rPr>
              <w:t>):</w:t>
            </w:r>
          </w:p>
          <w:p w14:paraId="47930147" w14:textId="5C94A43F" w:rsidR="00056C63" w:rsidRPr="004849C2" w:rsidRDefault="00056C63" w:rsidP="00056C63">
            <w:pPr>
              <w:pStyle w:val="ad"/>
              <w:numPr>
                <w:ilvl w:val="1"/>
                <w:numId w:val="210"/>
              </w:numPr>
              <w:rPr>
                <w:lang w:val="en-US"/>
              </w:rPr>
            </w:pPr>
            <w:r w:rsidRPr="0028531D">
              <w:t>Поле</w:t>
            </w:r>
            <w:r w:rsidRPr="004849C2">
              <w:rPr>
                <w:lang w:val="en-US"/>
              </w:rPr>
              <w:t xml:space="preserve"> «</w:t>
            </w:r>
            <w:r w:rsidRPr="0028531D">
              <w:t>Наименование</w:t>
            </w:r>
            <w:r w:rsidRPr="004849C2">
              <w:rPr>
                <w:lang w:val="en-US"/>
              </w:rPr>
              <w:t xml:space="preserve"> </w:t>
            </w:r>
            <w:r w:rsidRPr="0028531D">
              <w:t>вида</w:t>
            </w:r>
            <w:r w:rsidRPr="004849C2">
              <w:rPr>
                <w:lang w:val="en-US"/>
              </w:rPr>
              <w:t xml:space="preserve"> </w:t>
            </w:r>
            <w:r w:rsidRPr="0028531D">
              <w:t>первичной</w:t>
            </w:r>
            <w:r w:rsidRPr="004849C2">
              <w:rPr>
                <w:lang w:val="en-US"/>
              </w:rPr>
              <w:t xml:space="preserve"> </w:t>
            </w:r>
            <w:r w:rsidRPr="0028531D">
              <w:t>упаковки</w:t>
            </w:r>
            <w:r w:rsidRPr="004849C2">
              <w:rPr>
                <w:lang w:val="en-US"/>
              </w:rPr>
              <w:t>» (</w:t>
            </w:r>
            <w:r w:rsidRPr="0028531D">
              <w:rPr>
                <w:lang w:val="en-US"/>
              </w:rPr>
              <w:t>products</w:t>
            </w:r>
            <w:r w:rsidRPr="004849C2">
              <w:rPr>
                <w:lang w:val="en-US"/>
              </w:rPr>
              <w:t>/</w:t>
            </w:r>
            <w:r w:rsidRPr="0028531D">
              <w:rPr>
                <w:lang w:val="en-US"/>
              </w:rPr>
              <w:t>product</w:t>
            </w:r>
            <w:r w:rsidRPr="004849C2">
              <w:rPr>
                <w:lang w:val="en-US"/>
              </w:rPr>
              <w:t>/</w:t>
            </w:r>
            <w:r w:rsidRPr="0028531D">
              <w:rPr>
                <w:lang w:val="en-US"/>
              </w:rPr>
              <w:t>drugPurchaseObjectInfo</w:t>
            </w:r>
            <w:r w:rsidRPr="004849C2">
              <w:rPr>
                <w:lang w:val="en-US"/>
              </w:rPr>
              <w:t>/</w:t>
            </w:r>
            <w:r w:rsidRPr="0028531D">
              <w:rPr>
                <w:lang w:val="en-US"/>
              </w:rPr>
              <w:t>drugInfoUsingReferenceInfo</w:t>
            </w:r>
            <w:r w:rsidRPr="004849C2">
              <w:rPr>
                <w:lang w:val="en-US"/>
              </w:rPr>
              <w:t>/</w:t>
            </w:r>
            <w:r w:rsidRPr="0028531D">
              <w:rPr>
                <w:lang w:val="en-US"/>
              </w:rPr>
              <w:t>MNNsInfo</w:t>
            </w:r>
            <w:r w:rsidRPr="004849C2">
              <w:rPr>
                <w:lang w:val="en-US"/>
              </w:rPr>
              <w:t>/</w:t>
            </w:r>
            <w:r w:rsidRPr="0028531D">
              <w:rPr>
                <w:lang w:val="en-US"/>
              </w:rPr>
              <w:t>MNNInfo</w:t>
            </w:r>
            <w:r w:rsidRPr="004849C2">
              <w:rPr>
                <w:lang w:val="en-US"/>
              </w:rPr>
              <w:t>/</w:t>
            </w:r>
            <w:r w:rsidRPr="0028531D">
              <w:rPr>
                <w:lang w:val="en-US"/>
              </w:rPr>
              <w:t>positionsTradeName</w:t>
            </w:r>
            <w:r w:rsidRPr="004849C2">
              <w:rPr>
                <w:lang w:val="en-US"/>
              </w:rPr>
              <w:t>/</w:t>
            </w:r>
            <w:r w:rsidRPr="0028531D">
              <w:rPr>
                <w:lang w:val="en-US"/>
              </w:rPr>
              <w:t>positionTradeName</w:t>
            </w:r>
            <w:r w:rsidRPr="004849C2">
              <w:rPr>
                <w:lang w:val="en-US"/>
              </w:rPr>
              <w:t>/</w:t>
            </w:r>
            <w:r w:rsidRPr="0028531D">
              <w:rPr>
                <w:lang w:val="en-US"/>
              </w:rPr>
              <w:t>positionTradeNameUsingTextForm</w:t>
            </w:r>
            <w:r w:rsidRPr="004849C2">
              <w:rPr>
                <w:lang w:val="en-US"/>
              </w:rPr>
              <w:t>/</w:t>
            </w:r>
            <w:r w:rsidRPr="0028531D">
              <w:rPr>
                <w:bCs/>
                <w:lang w:val="en-US"/>
              </w:rPr>
              <w:t>packagingsInfo</w:t>
            </w:r>
            <w:r w:rsidRPr="004849C2">
              <w:rPr>
                <w:bCs/>
                <w:lang w:val="en-US"/>
              </w:rPr>
              <w:t>/</w:t>
            </w:r>
            <w:r w:rsidRPr="0028531D">
              <w:rPr>
                <w:bCs/>
                <w:lang w:val="en-US"/>
              </w:rPr>
              <w:t>packagingInfo</w:t>
            </w:r>
            <w:r w:rsidRPr="004849C2">
              <w:rPr>
                <w:lang w:val="en-US"/>
              </w:rPr>
              <w:t xml:space="preserve">/primaryPackagingInfo/primaryPackagingName) </w:t>
            </w:r>
            <w:r w:rsidRPr="0028531D">
              <w:t>заполняется</w:t>
            </w:r>
            <w:r w:rsidRPr="004849C2">
              <w:rPr>
                <w:lang w:val="en-US"/>
              </w:rPr>
              <w:t xml:space="preserve"> </w:t>
            </w:r>
            <w:r w:rsidRPr="0028531D">
              <w:t>значением</w:t>
            </w:r>
            <w:r w:rsidRPr="004849C2">
              <w:rPr>
                <w:lang w:val="en-US"/>
              </w:rPr>
              <w:t xml:space="preserve"> </w:t>
            </w:r>
            <w:r w:rsidRPr="0028531D">
              <w:t>поля</w:t>
            </w:r>
            <w:r w:rsidRPr="004849C2">
              <w:rPr>
                <w:lang w:val="en-US"/>
              </w:rPr>
              <w:t xml:space="preserve"> «</w:t>
            </w:r>
            <w:r w:rsidRPr="0028531D">
              <w:t>Наименование</w:t>
            </w:r>
            <w:r w:rsidRPr="004849C2">
              <w:rPr>
                <w:lang w:val="en-US"/>
              </w:rPr>
              <w:t xml:space="preserve"> </w:t>
            </w:r>
            <w:r w:rsidRPr="0028531D">
              <w:t>вида</w:t>
            </w:r>
            <w:r w:rsidRPr="004849C2">
              <w:rPr>
                <w:lang w:val="en-US"/>
              </w:rPr>
              <w:t xml:space="preserve"> </w:t>
            </w:r>
            <w:r w:rsidRPr="0028531D">
              <w:t>первичной</w:t>
            </w:r>
            <w:r w:rsidRPr="004849C2">
              <w:rPr>
                <w:lang w:val="en-US"/>
              </w:rPr>
              <w:t xml:space="preserve"> </w:t>
            </w:r>
            <w:r w:rsidRPr="0028531D">
              <w:t>упаковки</w:t>
            </w:r>
            <w:r w:rsidRPr="004849C2">
              <w:rPr>
                <w:lang w:val="en-US"/>
              </w:rPr>
              <w:t>» (</w:t>
            </w:r>
            <w:r w:rsidRPr="0028531D">
              <w:rPr>
                <w:lang w:val="en-US"/>
              </w:rPr>
              <w:t>contractSubjectInfo</w:t>
            </w:r>
            <w:r w:rsidRPr="004849C2">
              <w:rPr>
                <w:lang w:val="en-US"/>
              </w:rPr>
              <w:t>/</w:t>
            </w:r>
            <w:r w:rsidRPr="0028531D">
              <w:rPr>
                <w:lang w:val="en-US"/>
              </w:rPr>
              <w:t>productsInfo</w:t>
            </w:r>
            <w:r w:rsidRPr="004849C2">
              <w:rPr>
                <w:lang w:val="en-US"/>
              </w:rPr>
              <w:t>/</w:t>
            </w:r>
            <w:r w:rsidRPr="0028531D">
              <w:rPr>
                <w:lang w:val="en-US"/>
              </w:rPr>
              <w:t>drugProductsInfoElectronicContract</w:t>
            </w:r>
            <w:r w:rsidRPr="004849C2">
              <w:rPr>
                <w:lang w:val="en-US"/>
              </w:rPr>
              <w:t>/</w:t>
            </w:r>
            <w:r w:rsidRPr="0028531D">
              <w:rPr>
                <w:lang w:val="en-US"/>
              </w:rPr>
              <w:t>drugProductInfo</w:t>
            </w:r>
            <w:r w:rsidRPr="004849C2">
              <w:rPr>
                <w:lang w:val="en-US"/>
              </w:rPr>
              <w:t>/</w:t>
            </w:r>
            <w:r w:rsidRPr="0028531D">
              <w:rPr>
                <w:lang w:val="en-US"/>
              </w:rPr>
              <w:t>MNNInfoUsingTextForm</w:t>
            </w:r>
            <w:r w:rsidRPr="004849C2">
              <w:rPr>
                <w:lang w:val="en-US"/>
              </w:rPr>
              <w:t>/</w:t>
            </w:r>
            <w:r w:rsidRPr="0028531D">
              <w:rPr>
                <w:lang w:val="en-US"/>
              </w:rPr>
              <w:t>tradeNamesInfoUsingTextForm</w:t>
            </w:r>
            <w:r w:rsidRPr="004849C2">
              <w:rPr>
                <w:lang w:val="en-US"/>
              </w:rPr>
              <w:t>/</w:t>
            </w:r>
            <w:r w:rsidRPr="0028531D">
              <w:rPr>
                <w:bCs/>
                <w:lang w:val="en-US"/>
              </w:rPr>
              <w:t>packagingInfo</w:t>
            </w:r>
            <w:r w:rsidRPr="004849C2">
              <w:rPr>
                <w:bCs/>
                <w:lang w:val="en-US"/>
              </w:rPr>
              <w:t>/</w:t>
            </w:r>
            <w:r w:rsidRPr="0028531D">
              <w:rPr>
                <w:color w:val="000000"/>
                <w:lang w:val="en-US"/>
              </w:rPr>
              <w:t>primaryPackagingName</w:t>
            </w:r>
            <w:r w:rsidRPr="004849C2">
              <w:rPr>
                <w:lang w:val="en-US"/>
              </w:rPr>
              <w:t xml:space="preserve">) </w:t>
            </w:r>
            <w:r w:rsidRPr="0028531D">
              <w:t>структурированного</w:t>
            </w:r>
            <w:r w:rsidRPr="004849C2">
              <w:rPr>
                <w:lang w:val="en-US"/>
              </w:rPr>
              <w:t xml:space="preserve"> </w:t>
            </w:r>
            <w:r w:rsidRPr="0028531D">
              <w:t>контракта</w:t>
            </w:r>
            <w:r w:rsidRPr="004849C2">
              <w:rPr>
                <w:lang w:val="en-US"/>
              </w:rPr>
              <w:t xml:space="preserve"> (</w:t>
            </w:r>
            <w:r w:rsidRPr="0028531D">
              <w:rPr>
                <w:lang w:val="en-US"/>
              </w:rPr>
              <w:t>cpElectronicContract</w:t>
            </w:r>
            <w:r w:rsidRPr="004849C2">
              <w:rPr>
                <w:lang w:val="en-US"/>
              </w:rPr>
              <w:t>);</w:t>
            </w:r>
          </w:p>
          <w:p w14:paraId="00088524" w14:textId="53F773FD" w:rsidR="00056C63" w:rsidRPr="004849C2" w:rsidRDefault="00056C63" w:rsidP="00056C63">
            <w:pPr>
              <w:pStyle w:val="ad"/>
              <w:numPr>
                <w:ilvl w:val="1"/>
                <w:numId w:val="210"/>
              </w:numPr>
              <w:rPr>
                <w:lang w:val="en-US"/>
              </w:rPr>
            </w:pPr>
            <w:r w:rsidRPr="0028531D">
              <w:t>Поле</w:t>
            </w:r>
            <w:r w:rsidRPr="004849C2">
              <w:rPr>
                <w:lang w:val="en-US"/>
              </w:rPr>
              <w:t xml:space="preserve"> «</w:t>
            </w:r>
            <w:r w:rsidRPr="0028531D">
              <w:t>Количество</w:t>
            </w:r>
            <w:r w:rsidRPr="004849C2">
              <w:rPr>
                <w:lang w:val="en-US"/>
              </w:rPr>
              <w:t xml:space="preserve"> </w:t>
            </w:r>
            <w:r w:rsidRPr="0028531D">
              <w:t>лекарственных</w:t>
            </w:r>
            <w:r w:rsidRPr="004849C2">
              <w:rPr>
                <w:lang w:val="en-US"/>
              </w:rPr>
              <w:t xml:space="preserve"> </w:t>
            </w:r>
            <w:r w:rsidRPr="0028531D">
              <w:t>форм</w:t>
            </w:r>
            <w:r w:rsidRPr="004849C2">
              <w:rPr>
                <w:lang w:val="en-US"/>
              </w:rPr>
              <w:t xml:space="preserve"> </w:t>
            </w:r>
            <w:r w:rsidRPr="0028531D">
              <w:t>в</w:t>
            </w:r>
            <w:r w:rsidRPr="004849C2">
              <w:rPr>
                <w:lang w:val="en-US"/>
              </w:rPr>
              <w:t xml:space="preserve"> </w:t>
            </w:r>
            <w:r w:rsidRPr="0028531D">
              <w:t>первичной</w:t>
            </w:r>
            <w:r w:rsidRPr="004849C2">
              <w:rPr>
                <w:lang w:val="en-US"/>
              </w:rPr>
              <w:t xml:space="preserve"> </w:t>
            </w:r>
            <w:r w:rsidRPr="0028531D">
              <w:t>упаковке</w:t>
            </w:r>
            <w:r w:rsidRPr="004849C2">
              <w:rPr>
                <w:lang w:val="en-US"/>
              </w:rPr>
              <w:t>» (</w:t>
            </w:r>
            <w:r w:rsidRPr="0028531D">
              <w:rPr>
                <w:lang w:val="en-US"/>
              </w:rPr>
              <w:t>products</w:t>
            </w:r>
            <w:r w:rsidRPr="004849C2">
              <w:rPr>
                <w:lang w:val="en-US"/>
              </w:rPr>
              <w:t>/</w:t>
            </w:r>
            <w:r w:rsidRPr="0028531D">
              <w:rPr>
                <w:lang w:val="en-US"/>
              </w:rPr>
              <w:t>product</w:t>
            </w:r>
            <w:r w:rsidRPr="004849C2">
              <w:rPr>
                <w:lang w:val="en-US"/>
              </w:rPr>
              <w:t>/</w:t>
            </w:r>
            <w:r w:rsidRPr="0028531D">
              <w:rPr>
                <w:lang w:val="en-US"/>
              </w:rPr>
              <w:t>drugPurchaseObjectInfo</w:t>
            </w:r>
            <w:r w:rsidRPr="004849C2">
              <w:rPr>
                <w:lang w:val="en-US"/>
              </w:rPr>
              <w:t>/</w:t>
            </w:r>
            <w:r w:rsidRPr="0028531D">
              <w:rPr>
                <w:lang w:val="en-US"/>
              </w:rPr>
              <w:t>drugInfoUsingReferenceInfo</w:t>
            </w:r>
            <w:r w:rsidRPr="004849C2">
              <w:rPr>
                <w:lang w:val="en-US"/>
              </w:rPr>
              <w:t>/</w:t>
            </w:r>
            <w:r w:rsidRPr="0028531D">
              <w:rPr>
                <w:lang w:val="en-US"/>
              </w:rPr>
              <w:t>MNNsInfo</w:t>
            </w:r>
            <w:r w:rsidRPr="004849C2">
              <w:rPr>
                <w:lang w:val="en-US"/>
              </w:rPr>
              <w:t>/</w:t>
            </w:r>
            <w:r w:rsidRPr="0028531D">
              <w:rPr>
                <w:lang w:val="en-US"/>
              </w:rPr>
              <w:t>MNNInfo</w:t>
            </w:r>
            <w:r w:rsidRPr="004849C2">
              <w:rPr>
                <w:lang w:val="en-US"/>
              </w:rPr>
              <w:t>/</w:t>
            </w:r>
            <w:r w:rsidRPr="0028531D">
              <w:rPr>
                <w:lang w:val="en-US"/>
              </w:rPr>
              <w:t>positionsTradeName</w:t>
            </w:r>
            <w:r w:rsidRPr="004849C2">
              <w:rPr>
                <w:lang w:val="en-US"/>
              </w:rPr>
              <w:t>/</w:t>
            </w:r>
            <w:r w:rsidRPr="0028531D">
              <w:rPr>
                <w:lang w:val="en-US"/>
              </w:rPr>
              <w:t>positionTradeName</w:t>
            </w:r>
            <w:r w:rsidRPr="004849C2">
              <w:rPr>
                <w:lang w:val="en-US"/>
              </w:rPr>
              <w:t>/</w:t>
            </w:r>
            <w:r w:rsidRPr="0028531D">
              <w:rPr>
                <w:lang w:val="en-US"/>
              </w:rPr>
              <w:t>positionTradeNameUsingTextForm</w:t>
            </w:r>
            <w:r w:rsidRPr="004849C2">
              <w:rPr>
                <w:lang w:val="en-US"/>
              </w:rPr>
              <w:t>/</w:t>
            </w:r>
            <w:r w:rsidRPr="0028531D">
              <w:rPr>
                <w:bCs/>
                <w:lang w:val="en-US"/>
              </w:rPr>
              <w:t>packagingsInfo</w:t>
            </w:r>
            <w:r w:rsidRPr="004849C2">
              <w:rPr>
                <w:bCs/>
                <w:lang w:val="en-US"/>
              </w:rPr>
              <w:t>/</w:t>
            </w:r>
            <w:r w:rsidRPr="0028531D">
              <w:rPr>
                <w:bCs/>
                <w:lang w:val="en-US"/>
              </w:rPr>
              <w:t>packagingInfo</w:t>
            </w:r>
            <w:r w:rsidRPr="004849C2">
              <w:rPr>
                <w:lang w:val="en-US"/>
              </w:rPr>
              <w:t xml:space="preserve">/packaging1Quantity) </w:t>
            </w:r>
            <w:r w:rsidRPr="0028531D">
              <w:t>заполняется</w:t>
            </w:r>
            <w:r w:rsidRPr="004849C2">
              <w:rPr>
                <w:lang w:val="en-US"/>
              </w:rPr>
              <w:t xml:space="preserve"> </w:t>
            </w:r>
            <w:r w:rsidRPr="0028531D">
              <w:t>значением</w:t>
            </w:r>
            <w:r w:rsidRPr="004849C2">
              <w:rPr>
                <w:lang w:val="en-US"/>
              </w:rPr>
              <w:t xml:space="preserve"> </w:t>
            </w:r>
            <w:r w:rsidRPr="0028531D">
              <w:t>поля</w:t>
            </w:r>
            <w:r w:rsidRPr="004849C2">
              <w:rPr>
                <w:lang w:val="en-US"/>
              </w:rPr>
              <w:t xml:space="preserve"> «</w:t>
            </w:r>
            <w:r w:rsidRPr="0028531D">
              <w:t>Количество</w:t>
            </w:r>
            <w:r w:rsidRPr="004849C2">
              <w:rPr>
                <w:lang w:val="en-US"/>
              </w:rPr>
              <w:t xml:space="preserve"> </w:t>
            </w:r>
            <w:r w:rsidRPr="0028531D">
              <w:t>лекарственных</w:t>
            </w:r>
            <w:r w:rsidRPr="004849C2">
              <w:rPr>
                <w:lang w:val="en-US"/>
              </w:rPr>
              <w:t xml:space="preserve"> </w:t>
            </w:r>
            <w:r w:rsidRPr="0028531D">
              <w:t>форм</w:t>
            </w:r>
            <w:r w:rsidRPr="004849C2">
              <w:rPr>
                <w:lang w:val="en-US"/>
              </w:rPr>
              <w:t xml:space="preserve"> </w:t>
            </w:r>
            <w:r w:rsidRPr="0028531D">
              <w:t>в</w:t>
            </w:r>
            <w:r w:rsidRPr="004849C2">
              <w:rPr>
                <w:lang w:val="en-US"/>
              </w:rPr>
              <w:t xml:space="preserve"> </w:t>
            </w:r>
            <w:r w:rsidRPr="0028531D">
              <w:t>первичной</w:t>
            </w:r>
            <w:r w:rsidRPr="004849C2">
              <w:rPr>
                <w:lang w:val="en-US"/>
              </w:rPr>
              <w:t xml:space="preserve"> </w:t>
            </w:r>
            <w:r w:rsidRPr="0028531D">
              <w:t>упаковке</w:t>
            </w:r>
            <w:r w:rsidRPr="004849C2">
              <w:rPr>
                <w:lang w:val="en-US"/>
              </w:rPr>
              <w:t>» (</w:t>
            </w:r>
            <w:r w:rsidRPr="0028531D">
              <w:rPr>
                <w:lang w:val="en-US"/>
              </w:rPr>
              <w:t>contractSubjectInfo</w:t>
            </w:r>
            <w:r w:rsidRPr="004849C2">
              <w:rPr>
                <w:lang w:val="en-US"/>
              </w:rPr>
              <w:t>/</w:t>
            </w:r>
            <w:r w:rsidRPr="0028531D">
              <w:rPr>
                <w:lang w:val="en-US"/>
              </w:rPr>
              <w:t>productsInfo</w:t>
            </w:r>
            <w:r w:rsidRPr="004849C2">
              <w:rPr>
                <w:lang w:val="en-US"/>
              </w:rPr>
              <w:t>/</w:t>
            </w:r>
            <w:r w:rsidRPr="0028531D">
              <w:rPr>
                <w:lang w:val="en-US"/>
              </w:rPr>
              <w:t>drugProductsInfoElectronicContract</w:t>
            </w:r>
            <w:r w:rsidRPr="004849C2">
              <w:rPr>
                <w:lang w:val="en-US"/>
              </w:rPr>
              <w:t>/</w:t>
            </w:r>
            <w:r w:rsidRPr="0028531D">
              <w:rPr>
                <w:lang w:val="en-US"/>
              </w:rPr>
              <w:t>drugProductInfo</w:t>
            </w:r>
            <w:r w:rsidRPr="004849C2">
              <w:rPr>
                <w:lang w:val="en-US"/>
              </w:rPr>
              <w:t>/</w:t>
            </w:r>
            <w:r w:rsidRPr="0028531D">
              <w:rPr>
                <w:lang w:val="en-US"/>
              </w:rPr>
              <w:t>MNNInfoUsingTextForm</w:t>
            </w:r>
            <w:r w:rsidRPr="004849C2">
              <w:rPr>
                <w:lang w:val="en-US"/>
              </w:rPr>
              <w:t>/</w:t>
            </w:r>
            <w:r w:rsidRPr="0028531D">
              <w:rPr>
                <w:lang w:val="en-US"/>
              </w:rPr>
              <w:t>tradeNamesInfoUsingTextForm</w:t>
            </w:r>
            <w:r w:rsidRPr="004849C2">
              <w:rPr>
                <w:lang w:val="en-US"/>
              </w:rPr>
              <w:t>/</w:t>
            </w:r>
            <w:r w:rsidRPr="0028531D">
              <w:rPr>
                <w:bCs/>
                <w:lang w:val="en-US"/>
              </w:rPr>
              <w:t>packagingInfo</w:t>
            </w:r>
            <w:r w:rsidRPr="004849C2">
              <w:rPr>
                <w:bCs/>
                <w:lang w:val="en-US"/>
              </w:rPr>
              <w:t>/</w:t>
            </w:r>
            <w:r w:rsidRPr="004849C2">
              <w:rPr>
                <w:lang w:val="en-US"/>
              </w:rPr>
              <w:t xml:space="preserve">packaging1Quantity) </w:t>
            </w:r>
            <w:r w:rsidRPr="0028531D">
              <w:t>структурированного</w:t>
            </w:r>
            <w:r w:rsidRPr="004849C2">
              <w:rPr>
                <w:lang w:val="en-US"/>
              </w:rPr>
              <w:t xml:space="preserve"> </w:t>
            </w:r>
            <w:r w:rsidRPr="0028531D">
              <w:t>контракта</w:t>
            </w:r>
            <w:r w:rsidRPr="004849C2">
              <w:rPr>
                <w:lang w:val="en-US"/>
              </w:rPr>
              <w:t xml:space="preserve"> (</w:t>
            </w:r>
            <w:r w:rsidRPr="0028531D">
              <w:rPr>
                <w:lang w:val="en-US"/>
              </w:rPr>
              <w:t>cpElectronicContract</w:t>
            </w:r>
            <w:r w:rsidRPr="004849C2">
              <w:rPr>
                <w:lang w:val="en-US"/>
              </w:rPr>
              <w:t>);</w:t>
            </w:r>
          </w:p>
          <w:p w14:paraId="4628125C" w14:textId="731229B5" w:rsidR="00056C63" w:rsidRPr="004849C2" w:rsidRDefault="00056C63" w:rsidP="00056C63">
            <w:pPr>
              <w:pStyle w:val="ad"/>
              <w:numPr>
                <w:ilvl w:val="1"/>
                <w:numId w:val="210"/>
              </w:numPr>
              <w:rPr>
                <w:lang w:val="en-US"/>
              </w:rPr>
            </w:pPr>
            <w:r w:rsidRPr="0028531D">
              <w:t>Поле</w:t>
            </w:r>
            <w:r w:rsidRPr="004849C2">
              <w:rPr>
                <w:lang w:val="en-US"/>
              </w:rPr>
              <w:t xml:space="preserve"> «</w:t>
            </w:r>
            <w:r w:rsidRPr="0028531D">
              <w:t>Количество</w:t>
            </w:r>
            <w:r w:rsidRPr="004849C2">
              <w:rPr>
                <w:lang w:val="en-US"/>
              </w:rPr>
              <w:t xml:space="preserve"> </w:t>
            </w:r>
            <w:r w:rsidRPr="0028531D">
              <w:t>первичных</w:t>
            </w:r>
            <w:r w:rsidRPr="004849C2">
              <w:rPr>
                <w:lang w:val="en-US"/>
              </w:rPr>
              <w:t xml:space="preserve"> </w:t>
            </w:r>
            <w:r w:rsidRPr="0028531D">
              <w:t>упаковок</w:t>
            </w:r>
            <w:r w:rsidRPr="004849C2">
              <w:rPr>
                <w:lang w:val="en-US"/>
              </w:rPr>
              <w:t xml:space="preserve"> </w:t>
            </w:r>
            <w:r w:rsidRPr="0028531D">
              <w:t>во</w:t>
            </w:r>
            <w:r w:rsidRPr="004849C2">
              <w:rPr>
                <w:lang w:val="en-US"/>
              </w:rPr>
              <w:t xml:space="preserve"> </w:t>
            </w:r>
            <w:r w:rsidRPr="0028531D">
              <w:t>вторичной</w:t>
            </w:r>
            <w:r w:rsidRPr="004849C2">
              <w:rPr>
                <w:lang w:val="en-US"/>
              </w:rPr>
              <w:t xml:space="preserve"> (</w:t>
            </w:r>
            <w:r w:rsidRPr="0028531D">
              <w:t>потребительской</w:t>
            </w:r>
            <w:r w:rsidRPr="004849C2">
              <w:rPr>
                <w:lang w:val="en-US"/>
              </w:rPr>
              <w:t xml:space="preserve">) </w:t>
            </w:r>
            <w:r w:rsidRPr="0028531D">
              <w:t>упаковке</w:t>
            </w:r>
            <w:r w:rsidRPr="004849C2">
              <w:rPr>
                <w:lang w:val="en-US"/>
              </w:rPr>
              <w:t>» (</w:t>
            </w:r>
            <w:r w:rsidRPr="0028531D">
              <w:rPr>
                <w:lang w:val="en-US"/>
              </w:rPr>
              <w:t>products</w:t>
            </w:r>
            <w:r w:rsidRPr="004849C2">
              <w:rPr>
                <w:lang w:val="en-US"/>
              </w:rPr>
              <w:t>/</w:t>
            </w:r>
            <w:r w:rsidRPr="0028531D">
              <w:rPr>
                <w:lang w:val="en-US"/>
              </w:rPr>
              <w:t>product</w:t>
            </w:r>
            <w:r w:rsidRPr="004849C2">
              <w:rPr>
                <w:lang w:val="en-US"/>
              </w:rPr>
              <w:t>/</w:t>
            </w:r>
            <w:r w:rsidRPr="0028531D">
              <w:rPr>
                <w:lang w:val="en-US"/>
              </w:rPr>
              <w:t>drugPurchaseObjectInfo</w:t>
            </w:r>
            <w:r w:rsidRPr="004849C2">
              <w:rPr>
                <w:lang w:val="en-US"/>
              </w:rPr>
              <w:t>/</w:t>
            </w:r>
            <w:r w:rsidRPr="0028531D">
              <w:rPr>
                <w:lang w:val="en-US"/>
              </w:rPr>
              <w:t>drugInfoUsingReferenceInfo</w:t>
            </w:r>
            <w:r w:rsidRPr="004849C2">
              <w:rPr>
                <w:lang w:val="en-US"/>
              </w:rPr>
              <w:t>/</w:t>
            </w:r>
            <w:r w:rsidRPr="0028531D">
              <w:rPr>
                <w:lang w:val="en-US"/>
              </w:rPr>
              <w:t>MNNsInfo</w:t>
            </w:r>
            <w:r w:rsidRPr="004849C2">
              <w:rPr>
                <w:lang w:val="en-US"/>
              </w:rPr>
              <w:t>/</w:t>
            </w:r>
            <w:r w:rsidRPr="0028531D">
              <w:rPr>
                <w:lang w:val="en-US"/>
              </w:rPr>
              <w:t>MNNInfo</w:t>
            </w:r>
            <w:r w:rsidRPr="004849C2">
              <w:rPr>
                <w:lang w:val="en-US"/>
              </w:rPr>
              <w:t>/</w:t>
            </w:r>
            <w:r w:rsidRPr="0028531D">
              <w:rPr>
                <w:lang w:val="en-US"/>
              </w:rPr>
              <w:t>positionsTradeName</w:t>
            </w:r>
            <w:r w:rsidRPr="004849C2">
              <w:rPr>
                <w:lang w:val="en-US"/>
              </w:rPr>
              <w:t>/</w:t>
            </w:r>
            <w:r w:rsidRPr="0028531D">
              <w:rPr>
                <w:lang w:val="en-US"/>
              </w:rPr>
              <w:t>positionTradeName</w:t>
            </w:r>
            <w:r w:rsidRPr="004849C2">
              <w:rPr>
                <w:lang w:val="en-US"/>
              </w:rPr>
              <w:t>/</w:t>
            </w:r>
            <w:r w:rsidRPr="0028531D">
              <w:rPr>
                <w:lang w:val="en-US"/>
              </w:rPr>
              <w:t>positionTradeNameUsingTextForm</w:t>
            </w:r>
            <w:r w:rsidRPr="004849C2">
              <w:rPr>
                <w:lang w:val="en-US"/>
              </w:rPr>
              <w:t>/</w:t>
            </w:r>
            <w:r w:rsidRPr="0028531D">
              <w:rPr>
                <w:bCs/>
                <w:lang w:val="en-US"/>
              </w:rPr>
              <w:t>packagingsInfo</w:t>
            </w:r>
            <w:r w:rsidRPr="004849C2">
              <w:rPr>
                <w:bCs/>
                <w:lang w:val="en-US"/>
              </w:rPr>
              <w:t>/</w:t>
            </w:r>
            <w:r w:rsidRPr="0028531D">
              <w:rPr>
                <w:bCs/>
                <w:lang w:val="en-US"/>
              </w:rPr>
              <w:t>packagingInfo</w:t>
            </w:r>
            <w:r w:rsidRPr="004849C2">
              <w:rPr>
                <w:lang w:val="en-US"/>
              </w:rPr>
              <w:t xml:space="preserve">/packaging2Quantity) </w:t>
            </w:r>
            <w:r w:rsidRPr="0028531D">
              <w:t>заполняется</w:t>
            </w:r>
            <w:r w:rsidRPr="004849C2">
              <w:rPr>
                <w:lang w:val="en-US"/>
              </w:rPr>
              <w:t xml:space="preserve"> </w:t>
            </w:r>
            <w:r w:rsidRPr="0028531D">
              <w:t>значением</w:t>
            </w:r>
            <w:r w:rsidRPr="004849C2">
              <w:rPr>
                <w:lang w:val="en-US"/>
              </w:rPr>
              <w:t xml:space="preserve"> </w:t>
            </w:r>
            <w:r w:rsidRPr="0028531D">
              <w:t>поля</w:t>
            </w:r>
            <w:r w:rsidRPr="004849C2">
              <w:rPr>
                <w:lang w:val="en-US"/>
              </w:rPr>
              <w:t xml:space="preserve"> «</w:t>
            </w:r>
            <w:r w:rsidRPr="0028531D">
              <w:t>Количество</w:t>
            </w:r>
            <w:r w:rsidRPr="004849C2">
              <w:rPr>
                <w:lang w:val="en-US"/>
              </w:rPr>
              <w:t xml:space="preserve"> </w:t>
            </w:r>
            <w:r w:rsidRPr="0028531D">
              <w:t>первичных</w:t>
            </w:r>
            <w:r w:rsidRPr="004849C2">
              <w:rPr>
                <w:lang w:val="en-US"/>
              </w:rPr>
              <w:t xml:space="preserve"> </w:t>
            </w:r>
            <w:r w:rsidRPr="0028531D">
              <w:t>упаковок</w:t>
            </w:r>
            <w:r w:rsidRPr="004849C2">
              <w:rPr>
                <w:lang w:val="en-US"/>
              </w:rPr>
              <w:t xml:space="preserve"> </w:t>
            </w:r>
            <w:r w:rsidRPr="0028531D">
              <w:t>во</w:t>
            </w:r>
            <w:r w:rsidRPr="004849C2">
              <w:rPr>
                <w:lang w:val="en-US"/>
              </w:rPr>
              <w:t xml:space="preserve"> </w:t>
            </w:r>
            <w:r w:rsidRPr="0028531D">
              <w:t>вторичной</w:t>
            </w:r>
            <w:r w:rsidRPr="004849C2">
              <w:rPr>
                <w:lang w:val="en-US"/>
              </w:rPr>
              <w:t xml:space="preserve"> (</w:t>
            </w:r>
            <w:r w:rsidRPr="0028531D">
              <w:t>потребительской</w:t>
            </w:r>
            <w:r w:rsidRPr="004849C2">
              <w:rPr>
                <w:lang w:val="en-US"/>
              </w:rPr>
              <w:t xml:space="preserve">) </w:t>
            </w:r>
            <w:r w:rsidRPr="0028531D">
              <w:t>упаковке</w:t>
            </w:r>
            <w:r w:rsidRPr="004849C2">
              <w:rPr>
                <w:lang w:val="en-US"/>
              </w:rPr>
              <w:t>» (</w:t>
            </w:r>
            <w:r w:rsidRPr="0028531D">
              <w:rPr>
                <w:lang w:val="en-US"/>
              </w:rPr>
              <w:t>contractSubjectInfo</w:t>
            </w:r>
            <w:r w:rsidRPr="004849C2">
              <w:rPr>
                <w:lang w:val="en-US"/>
              </w:rPr>
              <w:t>/</w:t>
            </w:r>
            <w:r w:rsidRPr="0028531D">
              <w:rPr>
                <w:lang w:val="en-US"/>
              </w:rPr>
              <w:t>productsInfo</w:t>
            </w:r>
            <w:r w:rsidRPr="004849C2">
              <w:rPr>
                <w:lang w:val="en-US"/>
              </w:rPr>
              <w:t>/</w:t>
            </w:r>
            <w:r w:rsidRPr="0028531D">
              <w:rPr>
                <w:lang w:val="en-US"/>
              </w:rPr>
              <w:t>drugProductsInfoElectronicContract</w:t>
            </w:r>
            <w:r w:rsidRPr="004849C2">
              <w:rPr>
                <w:lang w:val="en-US"/>
              </w:rPr>
              <w:t>/</w:t>
            </w:r>
            <w:r w:rsidRPr="0028531D">
              <w:rPr>
                <w:lang w:val="en-US"/>
              </w:rPr>
              <w:t>drugProductInfo</w:t>
            </w:r>
            <w:r w:rsidRPr="004849C2">
              <w:rPr>
                <w:lang w:val="en-US"/>
              </w:rPr>
              <w:t>/</w:t>
            </w:r>
            <w:r w:rsidRPr="0028531D">
              <w:rPr>
                <w:lang w:val="en-US"/>
              </w:rPr>
              <w:t>MNNInfoUsingTextForm</w:t>
            </w:r>
            <w:r w:rsidRPr="004849C2">
              <w:rPr>
                <w:lang w:val="en-US"/>
              </w:rPr>
              <w:t>/</w:t>
            </w:r>
            <w:r w:rsidRPr="0028531D">
              <w:rPr>
                <w:lang w:val="en-US"/>
              </w:rPr>
              <w:t>tradeNamesInfoUsingTextForm</w:t>
            </w:r>
            <w:r w:rsidRPr="004849C2">
              <w:rPr>
                <w:lang w:val="en-US"/>
              </w:rPr>
              <w:t>/</w:t>
            </w:r>
            <w:r w:rsidRPr="0028531D">
              <w:rPr>
                <w:bCs/>
                <w:lang w:val="en-US"/>
              </w:rPr>
              <w:t>packagingInfo</w:t>
            </w:r>
            <w:r w:rsidRPr="004849C2">
              <w:rPr>
                <w:bCs/>
                <w:lang w:val="en-US"/>
              </w:rPr>
              <w:t>/</w:t>
            </w:r>
            <w:r w:rsidRPr="004849C2">
              <w:rPr>
                <w:lang w:val="en-US"/>
              </w:rPr>
              <w:t xml:space="preserve">packaging2Quantity) </w:t>
            </w:r>
            <w:r w:rsidRPr="0028531D">
              <w:t>структурированного</w:t>
            </w:r>
            <w:r w:rsidRPr="004849C2">
              <w:rPr>
                <w:lang w:val="en-US"/>
              </w:rPr>
              <w:t xml:space="preserve"> </w:t>
            </w:r>
            <w:r w:rsidRPr="0028531D">
              <w:t>контракта</w:t>
            </w:r>
            <w:r w:rsidRPr="004849C2">
              <w:rPr>
                <w:lang w:val="en-US"/>
              </w:rPr>
              <w:t xml:space="preserve"> (</w:t>
            </w:r>
            <w:r w:rsidRPr="0028531D">
              <w:rPr>
                <w:lang w:val="en-US"/>
              </w:rPr>
              <w:t>cpElectronicContract</w:t>
            </w:r>
            <w:r w:rsidRPr="004849C2">
              <w:rPr>
                <w:lang w:val="en-US"/>
              </w:rPr>
              <w:t>);</w:t>
            </w:r>
          </w:p>
          <w:p w14:paraId="19610459" w14:textId="7FBE764E" w:rsidR="00056C63" w:rsidRPr="004849C2" w:rsidRDefault="00056C63" w:rsidP="00056C63">
            <w:pPr>
              <w:pStyle w:val="ad"/>
              <w:numPr>
                <w:ilvl w:val="1"/>
                <w:numId w:val="210"/>
              </w:numPr>
              <w:rPr>
                <w:lang w:val="en-US"/>
              </w:rPr>
            </w:pPr>
            <w:r w:rsidRPr="0028531D">
              <w:t>Поле</w:t>
            </w:r>
            <w:r w:rsidRPr="004849C2">
              <w:rPr>
                <w:lang w:val="en-US"/>
              </w:rPr>
              <w:t xml:space="preserve"> «</w:t>
            </w:r>
            <w:r w:rsidRPr="0028531D">
              <w:t>Количество</w:t>
            </w:r>
            <w:r w:rsidRPr="004849C2">
              <w:rPr>
                <w:lang w:val="en-US"/>
              </w:rPr>
              <w:t xml:space="preserve"> </w:t>
            </w:r>
            <w:r w:rsidRPr="0028531D">
              <w:t>потребительских</w:t>
            </w:r>
            <w:r w:rsidRPr="004849C2">
              <w:rPr>
                <w:lang w:val="en-US"/>
              </w:rPr>
              <w:t xml:space="preserve"> </w:t>
            </w:r>
            <w:r w:rsidRPr="0028531D">
              <w:t>единиц</w:t>
            </w:r>
            <w:r w:rsidRPr="004849C2">
              <w:rPr>
                <w:lang w:val="en-US"/>
              </w:rPr>
              <w:t xml:space="preserve"> </w:t>
            </w:r>
            <w:r w:rsidRPr="0028531D">
              <w:t>в</w:t>
            </w:r>
            <w:r w:rsidRPr="004849C2">
              <w:rPr>
                <w:lang w:val="en-US"/>
              </w:rPr>
              <w:t xml:space="preserve"> </w:t>
            </w:r>
            <w:r w:rsidRPr="0028531D">
              <w:t>потребительской</w:t>
            </w:r>
            <w:r w:rsidRPr="004849C2">
              <w:rPr>
                <w:lang w:val="en-US"/>
              </w:rPr>
              <w:t xml:space="preserve"> </w:t>
            </w:r>
            <w:r w:rsidRPr="0028531D">
              <w:t>упаковке</w:t>
            </w:r>
            <w:r w:rsidRPr="004849C2">
              <w:rPr>
                <w:lang w:val="en-US"/>
              </w:rPr>
              <w:t>» (</w:t>
            </w:r>
            <w:r w:rsidRPr="0028531D">
              <w:rPr>
                <w:lang w:val="en-US"/>
              </w:rPr>
              <w:t>products</w:t>
            </w:r>
            <w:r w:rsidRPr="004849C2">
              <w:rPr>
                <w:lang w:val="en-US"/>
              </w:rPr>
              <w:t>/</w:t>
            </w:r>
            <w:r w:rsidRPr="0028531D">
              <w:rPr>
                <w:lang w:val="en-US"/>
              </w:rPr>
              <w:t>product</w:t>
            </w:r>
            <w:r w:rsidRPr="004849C2">
              <w:rPr>
                <w:lang w:val="en-US"/>
              </w:rPr>
              <w:t>/</w:t>
            </w:r>
            <w:r w:rsidRPr="0028531D">
              <w:rPr>
                <w:lang w:val="en-US"/>
              </w:rPr>
              <w:t>drugPurchaseObjectInfo</w:t>
            </w:r>
            <w:r w:rsidRPr="004849C2">
              <w:rPr>
                <w:lang w:val="en-US"/>
              </w:rPr>
              <w:t>/</w:t>
            </w:r>
            <w:r w:rsidRPr="0028531D">
              <w:rPr>
                <w:lang w:val="en-US"/>
              </w:rPr>
              <w:t>drugInfoUsingReferenceInfo</w:t>
            </w:r>
            <w:r w:rsidRPr="004849C2">
              <w:rPr>
                <w:lang w:val="en-US"/>
              </w:rPr>
              <w:t>/</w:t>
            </w:r>
            <w:r w:rsidRPr="0028531D">
              <w:rPr>
                <w:lang w:val="en-US"/>
              </w:rPr>
              <w:t>MNNsInfo</w:t>
            </w:r>
            <w:r w:rsidRPr="004849C2">
              <w:rPr>
                <w:lang w:val="en-US"/>
              </w:rPr>
              <w:t>/</w:t>
            </w:r>
            <w:r w:rsidRPr="0028531D">
              <w:rPr>
                <w:lang w:val="en-US"/>
              </w:rPr>
              <w:t>MNNInfo</w:t>
            </w:r>
            <w:r w:rsidRPr="004849C2">
              <w:rPr>
                <w:lang w:val="en-US"/>
              </w:rPr>
              <w:t>/</w:t>
            </w:r>
            <w:r w:rsidRPr="0028531D">
              <w:rPr>
                <w:lang w:val="en-US"/>
              </w:rPr>
              <w:t>positionsTradeName</w:t>
            </w:r>
            <w:r w:rsidRPr="004849C2">
              <w:rPr>
                <w:lang w:val="en-US"/>
              </w:rPr>
              <w:t>/</w:t>
            </w:r>
            <w:r w:rsidRPr="0028531D">
              <w:rPr>
                <w:lang w:val="en-US"/>
              </w:rPr>
              <w:t>positionTradeName</w:t>
            </w:r>
            <w:r w:rsidRPr="004849C2">
              <w:rPr>
                <w:lang w:val="en-US"/>
              </w:rPr>
              <w:t>/</w:t>
            </w:r>
            <w:r w:rsidRPr="0028531D">
              <w:rPr>
                <w:lang w:val="en-US"/>
              </w:rPr>
              <w:t>positionTradeNameUsingTextForm</w:t>
            </w:r>
            <w:r w:rsidRPr="004849C2">
              <w:rPr>
                <w:lang w:val="en-US"/>
              </w:rPr>
              <w:t>/</w:t>
            </w:r>
            <w:r w:rsidRPr="0028531D">
              <w:rPr>
                <w:bCs/>
                <w:lang w:val="en-US"/>
              </w:rPr>
              <w:t>packagingsInfo</w:t>
            </w:r>
            <w:r w:rsidRPr="004849C2">
              <w:rPr>
                <w:bCs/>
                <w:lang w:val="en-US"/>
              </w:rPr>
              <w:t>/</w:t>
            </w:r>
            <w:r w:rsidRPr="0028531D">
              <w:rPr>
                <w:bCs/>
                <w:lang w:val="en-US"/>
              </w:rPr>
              <w:t>packagingInfo</w:t>
            </w:r>
            <w:r w:rsidRPr="004849C2">
              <w:rPr>
                <w:lang w:val="en-US"/>
              </w:rPr>
              <w:t xml:space="preserve">/sumaryPackagingQuantity) </w:t>
            </w:r>
            <w:r w:rsidRPr="0028531D">
              <w:t>заполняется</w:t>
            </w:r>
            <w:r w:rsidRPr="004849C2">
              <w:rPr>
                <w:lang w:val="en-US"/>
              </w:rPr>
              <w:t xml:space="preserve"> </w:t>
            </w:r>
            <w:r w:rsidRPr="0028531D">
              <w:t>значением</w:t>
            </w:r>
            <w:r w:rsidRPr="004849C2">
              <w:rPr>
                <w:lang w:val="en-US"/>
              </w:rPr>
              <w:t xml:space="preserve"> </w:t>
            </w:r>
            <w:r w:rsidRPr="0028531D">
              <w:t>поля</w:t>
            </w:r>
            <w:r w:rsidRPr="004849C2">
              <w:rPr>
                <w:lang w:val="en-US"/>
              </w:rPr>
              <w:t xml:space="preserve"> «</w:t>
            </w:r>
            <w:r w:rsidRPr="0028531D">
              <w:t>Количество</w:t>
            </w:r>
            <w:r w:rsidRPr="004849C2">
              <w:rPr>
                <w:lang w:val="en-US"/>
              </w:rPr>
              <w:t xml:space="preserve"> </w:t>
            </w:r>
            <w:r w:rsidRPr="0028531D">
              <w:t>потребительских</w:t>
            </w:r>
            <w:r w:rsidRPr="004849C2">
              <w:rPr>
                <w:lang w:val="en-US"/>
              </w:rPr>
              <w:t xml:space="preserve"> </w:t>
            </w:r>
            <w:r w:rsidRPr="0028531D">
              <w:t>единиц</w:t>
            </w:r>
            <w:r w:rsidRPr="004849C2">
              <w:rPr>
                <w:lang w:val="en-US"/>
              </w:rPr>
              <w:t xml:space="preserve"> </w:t>
            </w:r>
            <w:r w:rsidRPr="0028531D">
              <w:t>в</w:t>
            </w:r>
            <w:r w:rsidRPr="004849C2">
              <w:rPr>
                <w:lang w:val="en-US"/>
              </w:rPr>
              <w:t xml:space="preserve"> </w:t>
            </w:r>
            <w:r w:rsidRPr="0028531D">
              <w:t>потребительской</w:t>
            </w:r>
            <w:r w:rsidRPr="004849C2">
              <w:rPr>
                <w:lang w:val="en-US"/>
              </w:rPr>
              <w:t xml:space="preserve"> </w:t>
            </w:r>
            <w:r w:rsidRPr="0028531D">
              <w:t>упаковке</w:t>
            </w:r>
            <w:r w:rsidRPr="004849C2">
              <w:rPr>
                <w:lang w:val="en-US"/>
              </w:rPr>
              <w:t>» (</w:t>
            </w:r>
            <w:r w:rsidRPr="0028531D">
              <w:rPr>
                <w:lang w:val="en-US"/>
              </w:rPr>
              <w:t>contractSubjectInfo</w:t>
            </w:r>
            <w:r w:rsidRPr="004849C2">
              <w:rPr>
                <w:lang w:val="en-US"/>
              </w:rPr>
              <w:t>/</w:t>
            </w:r>
            <w:r w:rsidRPr="0028531D">
              <w:rPr>
                <w:lang w:val="en-US"/>
              </w:rPr>
              <w:t>productsInfo</w:t>
            </w:r>
            <w:r w:rsidRPr="004849C2">
              <w:rPr>
                <w:lang w:val="en-US"/>
              </w:rPr>
              <w:t>/</w:t>
            </w:r>
            <w:r w:rsidRPr="0028531D">
              <w:rPr>
                <w:lang w:val="en-US"/>
              </w:rPr>
              <w:t>drugProductsInfoElectronicContract</w:t>
            </w:r>
            <w:r w:rsidRPr="004849C2">
              <w:rPr>
                <w:lang w:val="en-US"/>
              </w:rPr>
              <w:t>/</w:t>
            </w:r>
            <w:r w:rsidRPr="0028531D">
              <w:rPr>
                <w:lang w:val="en-US"/>
              </w:rPr>
              <w:t>drugProductInfo</w:t>
            </w:r>
            <w:r w:rsidRPr="004849C2">
              <w:rPr>
                <w:lang w:val="en-US"/>
              </w:rPr>
              <w:t>/</w:t>
            </w:r>
            <w:r w:rsidRPr="0028531D">
              <w:rPr>
                <w:lang w:val="en-US"/>
              </w:rPr>
              <w:t>MNNInfoUsingTextForm</w:t>
            </w:r>
            <w:r w:rsidRPr="004849C2">
              <w:rPr>
                <w:lang w:val="en-US"/>
              </w:rPr>
              <w:t>/</w:t>
            </w:r>
            <w:r w:rsidRPr="0028531D">
              <w:rPr>
                <w:lang w:val="en-US"/>
              </w:rPr>
              <w:t>tradeNamesInfoUsingTextForm</w:t>
            </w:r>
            <w:r w:rsidRPr="004849C2">
              <w:rPr>
                <w:lang w:val="en-US"/>
              </w:rPr>
              <w:t>/</w:t>
            </w:r>
            <w:r w:rsidRPr="0028531D">
              <w:rPr>
                <w:bCs/>
                <w:lang w:val="en-US"/>
              </w:rPr>
              <w:t>packagingInfo</w:t>
            </w:r>
            <w:r w:rsidRPr="004849C2">
              <w:rPr>
                <w:bCs/>
                <w:lang w:val="en-US"/>
              </w:rPr>
              <w:t>/</w:t>
            </w:r>
            <w:r w:rsidRPr="004849C2">
              <w:rPr>
                <w:lang w:val="en-US"/>
              </w:rPr>
              <w:t xml:space="preserve">sumaryPackagingQuantity) </w:t>
            </w:r>
            <w:r w:rsidRPr="0028531D">
              <w:t>структурированного</w:t>
            </w:r>
            <w:r w:rsidRPr="004849C2">
              <w:rPr>
                <w:lang w:val="en-US"/>
              </w:rPr>
              <w:t xml:space="preserve"> </w:t>
            </w:r>
            <w:r w:rsidRPr="0028531D">
              <w:t>контракта</w:t>
            </w:r>
            <w:r w:rsidRPr="004849C2">
              <w:rPr>
                <w:lang w:val="en-US"/>
              </w:rPr>
              <w:t xml:space="preserve"> (</w:t>
            </w:r>
            <w:r w:rsidRPr="0028531D">
              <w:rPr>
                <w:lang w:val="en-US"/>
              </w:rPr>
              <w:t>cpElectronicContract</w:t>
            </w:r>
            <w:r w:rsidRPr="004849C2">
              <w:rPr>
                <w:lang w:val="en-US"/>
              </w:rPr>
              <w:t>);</w:t>
            </w:r>
          </w:p>
          <w:p w14:paraId="7FCF1DC0" w14:textId="06EB0630" w:rsidR="00056C63" w:rsidRPr="004849C2" w:rsidRDefault="00056C63" w:rsidP="00056C63">
            <w:pPr>
              <w:pStyle w:val="ad"/>
              <w:numPr>
                <w:ilvl w:val="1"/>
                <w:numId w:val="210"/>
              </w:numPr>
              <w:rPr>
                <w:lang w:val="en-US"/>
              </w:rPr>
            </w:pPr>
            <w:r w:rsidRPr="0028531D">
              <w:t>Поле</w:t>
            </w:r>
            <w:r w:rsidRPr="004849C2">
              <w:rPr>
                <w:lang w:val="en-US"/>
              </w:rPr>
              <w:t xml:space="preserve"> «</w:t>
            </w:r>
            <w:r w:rsidRPr="0028531D">
              <w:t>Комплектность</w:t>
            </w:r>
            <w:r w:rsidRPr="004849C2">
              <w:rPr>
                <w:lang w:val="en-US"/>
              </w:rPr>
              <w:t xml:space="preserve"> </w:t>
            </w:r>
            <w:r w:rsidRPr="0028531D">
              <w:t>упаковки</w:t>
            </w:r>
            <w:r w:rsidRPr="004849C2">
              <w:rPr>
                <w:lang w:val="en-US"/>
              </w:rPr>
              <w:t>» (</w:t>
            </w:r>
            <w:r w:rsidRPr="0028531D">
              <w:rPr>
                <w:lang w:val="en-US"/>
              </w:rPr>
              <w:t>products</w:t>
            </w:r>
            <w:r w:rsidRPr="004849C2">
              <w:rPr>
                <w:lang w:val="en-US"/>
              </w:rPr>
              <w:t>/</w:t>
            </w:r>
            <w:r w:rsidRPr="0028531D">
              <w:rPr>
                <w:lang w:val="en-US"/>
              </w:rPr>
              <w:t>product</w:t>
            </w:r>
            <w:r w:rsidRPr="004849C2">
              <w:rPr>
                <w:lang w:val="en-US"/>
              </w:rPr>
              <w:t>/</w:t>
            </w:r>
            <w:r w:rsidRPr="0028531D">
              <w:rPr>
                <w:lang w:val="en-US"/>
              </w:rPr>
              <w:t>drugPurchaseObjectInfo</w:t>
            </w:r>
            <w:r w:rsidRPr="004849C2">
              <w:rPr>
                <w:lang w:val="en-US"/>
              </w:rPr>
              <w:t>/</w:t>
            </w:r>
            <w:r w:rsidRPr="0028531D">
              <w:rPr>
                <w:lang w:val="en-US"/>
              </w:rPr>
              <w:t>drugInfoUsingReferenceInfo</w:t>
            </w:r>
            <w:r w:rsidRPr="004849C2">
              <w:rPr>
                <w:lang w:val="en-US"/>
              </w:rPr>
              <w:t>/</w:t>
            </w:r>
            <w:r w:rsidRPr="0028531D">
              <w:rPr>
                <w:lang w:val="en-US"/>
              </w:rPr>
              <w:t>MNNsInfo</w:t>
            </w:r>
            <w:r w:rsidRPr="004849C2">
              <w:rPr>
                <w:lang w:val="en-US"/>
              </w:rPr>
              <w:t>/</w:t>
            </w:r>
            <w:r w:rsidRPr="0028531D">
              <w:rPr>
                <w:lang w:val="en-US"/>
              </w:rPr>
              <w:t>MNNInfo</w:t>
            </w:r>
            <w:r w:rsidRPr="004849C2">
              <w:rPr>
                <w:lang w:val="en-US"/>
              </w:rPr>
              <w:t>/</w:t>
            </w:r>
            <w:r w:rsidRPr="0028531D">
              <w:rPr>
                <w:lang w:val="en-US"/>
              </w:rPr>
              <w:t>positionsTradeName</w:t>
            </w:r>
            <w:r w:rsidRPr="004849C2">
              <w:rPr>
                <w:lang w:val="en-US"/>
              </w:rPr>
              <w:t>/</w:t>
            </w:r>
            <w:r w:rsidRPr="0028531D">
              <w:rPr>
                <w:lang w:val="en-US"/>
              </w:rPr>
              <w:t>positionTradeName</w:t>
            </w:r>
            <w:r w:rsidRPr="004849C2">
              <w:rPr>
                <w:lang w:val="en-US"/>
              </w:rPr>
              <w:t>/</w:t>
            </w:r>
            <w:r w:rsidRPr="0028531D">
              <w:rPr>
                <w:lang w:val="en-US"/>
              </w:rPr>
              <w:t>positionTradeNameUsingTextForm</w:t>
            </w:r>
            <w:r w:rsidRPr="004849C2">
              <w:rPr>
                <w:lang w:val="en-US"/>
              </w:rPr>
              <w:t>/</w:t>
            </w:r>
            <w:r w:rsidRPr="0028531D">
              <w:rPr>
                <w:bCs/>
                <w:lang w:val="en-US"/>
              </w:rPr>
              <w:t>packagingsInfo</w:t>
            </w:r>
            <w:r w:rsidRPr="004849C2">
              <w:rPr>
                <w:bCs/>
                <w:lang w:val="en-US"/>
              </w:rPr>
              <w:t>/</w:t>
            </w:r>
            <w:r w:rsidRPr="0028531D">
              <w:rPr>
                <w:bCs/>
                <w:lang w:val="en-US"/>
              </w:rPr>
              <w:t>packagingInfo</w:t>
            </w:r>
            <w:r w:rsidRPr="004849C2">
              <w:rPr>
                <w:lang w:val="en-US"/>
              </w:rPr>
              <w:t>/</w:t>
            </w:r>
            <w:r w:rsidRPr="0028531D">
              <w:rPr>
                <w:lang w:val="en-US"/>
              </w:rPr>
              <w:t>completeness</w:t>
            </w:r>
            <w:r w:rsidRPr="004849C2">
              <w:rPr>
                <w:lang w:val="en-US"/>
              </w:rPr>
              <w:t xml:space="preserve">) </w:t>
            </w:r>
            <w:r w:rsidRPr="0028531D">
              <w:t>заполняется</w:t>
            </w:r>
            <w:r w:rsidRPr="004849C2">
              <w:rPr>
                <w:lang w:val="en-US"/>
              </w:rPr>
              <w:t xml:space="preserve"> </w:t>
            </w:r>
            <w:r w:rsidRPr="0028531D">
              <w:t>значением</w:t>
            </w:r>
            <w:r w:rsidRPr="004849C2">
              <w:rPr>
                <w:lang w:val="en-US"/>
              </w:rPr>
              <w:t xml:space="preserve"> </w:t>
            </w:r>
            <w:r w:rsidRPr="0028531D">
              <w:t>поля</w:t>
            </w:r>
            <w:r w:rsidRPr="004849C2">
              <w:rPr>
                <w:lang w:val="en-US"/>
              </w:rPr>
              <w:t xml:space="preserve"> «</w:t>
            </w:r>
            <w:r w:rsidRPr="0028531D">
              <w:t>Комплектность</w:t>
            </w:r>
            <w:r w:rsidRPr="004849C2">
              <w:rPr>
                <w:lang w:val="en-US"/>
              </w:rPr>
              <w:t xml:space="preserve"> </w:t>
            </w:r>
            <w:r w:rsidRPr="0028531D">
              <w:t>упаковки</w:t>
            </w:r>
            <w:r w:rsidRPr="004849C2">
              <w:rPr>
                <w:lang w:val="en-US"/>
              </w:rPr>
              <w:t>» (</w:t>
            </w:r>
            <w:r w:rsidRPr="0028531D">
              <w:rPr>
                <w:lang w:val="en-US"/>
              </w:rPr>
              <w:t>contractSubjectInfo</w:t>
            </w:r>
            <w:r w:rsidRPr="004849C2">
              <w:rPr>
                <w:lang w:val="en-US"/>
              </w:rPr>
              <w:t>/</w:t>
            </w:r>
            <w:r w:rsidRPr="0028531D">
              <w:rPr>
                <w:lang w:val="en-US"/>
              </w:rPr>
              <w:t>productsInfo</w:t>
            </w:r>
            <w:r w:rsidRPr="004849C2">
              <w:rPr>
                <w:lang w:val="en-US"/>
              </w:rPr>
              <w:t>/</w:t>
            </w:r>
            <w:r w:rsidRPr="0028531D">
              <w:rPr>
                <w:lang w:val="en-US"/>
              </w:rPr>
              <w:t>drugProductsInfoElectronicContract</w:t>
            </w:r>
            <w:r w:rsidRPr="004849C2">
              <w:rPr>
                <w:lang w:val="en-US"/>
              </w:rPr>
              <w:t>/</w:t>
            </w:r>
            <w:r w:rsidRPr="0028531D">
              <w:rPr>
                <w:lang w:val="en-US"/>
              </w:rPr>
              <w:t>drugProductInfo</w:t>
            </w:r>
            <w:r w:rsidRPr="004849C2">
              <w:rPr>
                <w:lang w:val="en-US"/>
              </w:rPr>
              <w:t>/</w:t>
            </w:r>
            <w:r w:rsidRPr="0028531D">
              <w:rPr>
                <w:lang w:val="en-US"/>
              </w:rPr>
              <w:t>MNNInfoUsingTextForm</w:t>
            </w:r>
            <w:r w:rsidRPr="004849C2">
              <w:rPr>
                <w:lang w:val="en-US"/>
              </w:rPr>
              <w:t>/</w:t>
            </w:r>
            <w:r w:rsidRPr="0028531D">
              <w:rPr>
                <w:lang w:val="en-US"/>
              </w:rPr>
              <w:t>tradeNamesInfoUsingTextForm</w:t>
            </w:r>
            <w:r w:rsidRPr="004849C2">
              <w:rPr>
                <w:lang w:val="en-US"/>
              </w:rPr>
              <w:t>/</w:t>
            </w:r>
            <w:r w:rsidRPr="0028531D">
              <w:rPr>
                <w:bCs/>
                <w:lang w:val="en-US"/>
              </w:rPr>
              <w:t>packagingInfo</w:t>
            </w:r>
            <w:r w:rsidRPr="004849C2">
              <w:rPr>
                <w:bCs/>
                <w:lang w:val="en-US"/>
              </w:rPr>
              <w:t>/</w:t>
            </w:r>
            <w:r w:rsidRPr="0028531D">
              <w:rPr>
                <w:lang w:val="en-US"/>
              </w:rPr>
              <w:t>completeness</w:t>
            </w:r>
            <w:r w:rsidRPr="004849C2">
              <w:rPr>
                <w:lang w:val="en-US"/>
              </w:rPr>
              <w:t xml:space="preserve">) </w:t>
            </w:r>
            <w:r w:rsidRPr="0028531D">
              <w:t>структурированного</w:t>
            </w:r>
            <w:r w:rsidRPr="004849C2">
              <w:rPr>
                <w:lang w:val="en-US"/>
              </w:rPr>
              <w:t xml:space="preserve"> </w:t>
            </w:r>
            <w:r w:rsidRPr="0028531D">
              <w:t>контракта</w:t>
            </w:r>
            <w:r w:rsidRPr="004849C2">
              <w:rPr>
                <w:lang w:val="en-US"/>
              </w:rPr>
              <w:t xml:space="preserve"> (</w:t>
            </w:r>
            <w:r w:rsidRPr="0028531D">
              <w:rPr>
                <w:lang w:val="en-US"/>
              </w:rPr>
              <w:t>cpElectronicContract</w:t>
            </w:r>
            <w:r w:rsidRPr="004849C2">
              <w:rPr>
                <w:lang w:val="en-US"/>
              </w:rPr>
              <w:t>);</w:t>
            </w:r>
          </w:p>
          <w:p w14:paraId="19EAA013" w14:textId="321FE9D1" w:rsidR="00056C63" w:rsidRPr="004849C2" w:rsidRDefault="00056C63" w:rsidP="00056C63">
            <w:pPr>
              <w:pStyle w:val="ad"/>
              <w:numPr>
                <w:ilvl w:val="1"/>
                <w:numId w:val="210"/>
              </w:numPr>
              <w:rPr>
                <w:lang w:val="en-US"/>
              </w:rPr>
            </w:pPr>
            <w:r w:rsidRPr="0028531D">
              <w:lastRenderedPageBreak/>
              <w:t>Поле</w:t>
            </w:r>
            <w:r w:rsidRPr="004849C2">
              <w:rPr>
                <w:lang w:val="en-US"/>
              </w:rPr>
              <w:t xml:space="preserve"> «</w:t>
            </w:r>
            <w:r w:rsidRPr="0028531D">
              <w:rPr>
                <w:color w:val="000000"/>
              </w:rPr>
              <w:t>Количество</w:t>
            </w:r>
            <w:r w:rsidRPr="004849C2">
              <w:rPr>
                <w:color w:val="000000"/>
                <w:lang w:val="en-US"/>
              </w:rPr>
              <w:t xml:space="preserve"> </w:t>
            </w:r>
            <w:r w:rsidRPr="0028531D">
              <w:rPr>
                <w:color w:val="000000"/>
              </w:rPr>
              <w:t>товара</w:t>
            </w:r>
            <w:r w:rsidRPr="004849C2">
              <w:rPr>
                <w:color w:val="000000"/>
                <w:lang w:val="en-US"/>
              </w:rPr>
              <w:t>» (</w:t>
            </w:r>
            <w:r w:rsidRPr="0028531D">
              <w:rPr>
                <w:lang w:val="en-US"/>
              </w:rPr>
              <w:t>products</w:t>
            </w:r>
            <w:r w:rsidRPr="004849C2">
              <w:rPr>
                <w:lang w:val="en-US"/>
              </w:rPr>
              <w:t>/</w:t>
            </w:r>
            <w:r w:rsidRPr="0028531D">
              <w:rPr>
                <w:lang w:val="en-US"/>
              </w:rPr>
              <w:t>product</w:t>
            </w:r>
            <w:r w:rsidRPr="004849C2">
              <w:rPr>
                <w:lang w:val="en-US"/>
              </w:rPr>
              <w:t>/</w:t>
            </w:r>
            <w:r w:rsidRPr="0028531D">
              <w:rPr>
                <w:lang w:val="en-US"/>
              </w:rPr>
              <w:t>drugPurchaseObjectInfo</w:t>
            </w:r>
            <w:r w:rsidRPr="004849C2">
              <w:rPr>
                <w:lang w:val="en-US"/>
              </w:rPr>
              <w:t>/</w:t>
            </w:r>
            <w:r w:rsidRPr="0028531D">
              <w:rPr>
                <w:lang w:val="en-US"/>
              </w:rPr>
              <w:t>drugInfoUsingReferenceInfo</w:t>
            </w:r>
            <w:r w:rsidRPr="004849C2">
              <w:rPr>
                <w:lang w:val="en-US"/>
              </w:rPr>
              <w:t>/</w:t>
            </w:r>
            <w:r w:rsidRPr="0028531D">
              <w:rPr>
                <w:lang w:val="en-US"/>
              </w:rPr>
              <w:t>MNNsInfo</w:t>
            </w:r>
            <w:r w:rsidRPr="004849C2">
              <w:rPr>
                <w:lang w:val="en-US"/>
              </w:rPr>
              <w:t>/</w:t>
            </w:r>
            <w:r w:rsidRPr="0028531D">
              <w:rPr>
                <w:lang w:val="en-US"/>
              </w:rPr>
              <w:t>MNNInfo</w:t>
            </w:r>
            <w:r w:rsidRPr="004849C2">
              <w:rPr>
                <w:lang w:val="en-US"/>
              </w:rPr>
              <w:t>/</w:t>
            </w:r>
            <w:r w:rsidRPr="0028531D">
              <w:rPr>
                <w:lang w:val="en-US"/>
              </w:rPr>
              <w:t>positionsTradeName</w:t>
            </w:r>
            <w:r w:rsidRPr="004849C2">
              <w:rPr>
                <w:lang w:val="en-US"/>
              </w:rPr>
              <w:t>/</w:t>
            </w:r>
            <w:r w:rsidRPr="0028531D">
              <w:rPr>
                <w:lang w:val="en-US"/>
              </w:rPr>
              <w:t>positionTradeName</w:t>
            </w:r>
            <w:r w:rsidRPr="004849C2">
              <w:rPr>
                <w:lang w:val="en-US"/>
              </w:rPr>
              <w:t>/</w:t>
            </w:r>
            <w:r w:rsidRPr="0028531D">
              <w:rPr>
                <w:lang w:val="en-US"/>
              </w:rPr>
              <w:t>positionTradeNameUsingTextForm</w:t>
            </w:r>
            <w:r w:rsidRPr="004849C2">
              <w:rPr>
                <w:lang w:val="en-US"/>
              </w:rPr>
              <w:t>/</w:t>
            </w:r>
            <w:r w:rsidRPr="0028531D">
              <w:rPr>
                <w:bCs/>
                <w:lang w:val="en-US"/>
              </w:rPr>
              <w:t>packagingsInfo</w:t>
            </w:r>
            <w:r w:rsidRPr="004849C2">
              <w:rPr>
                <w:bCs/>
                <w:lang w:val="en-US"/>
              </w:rPr>
              <w:t>/</w:t>
            </w:r>
            <w:r w:rsidRPr="0028531D">
              <w:rPr>
                <w:bCs/>
                <w:lang w:val="en-US"/>
              </w:rPr>
              <w:t>packagingInfo</w:t>
            </w:r>
            <w:r w:rsidRPr="004849C2">
              <w:rPr>
                <w:lang w:val="en-US"/>
              </w:rPr>
              <w:t>/</w:t>
            </w:r>
            <w:r w:rsidRPr="0028531D">
              <w:rPr>
                <w:color w:val="000000"/>
                <w:lang w:val="en-US"/>
              </w:rPr>
              <w:t>drugQuantity</w:t>
            </w:r>
            <w:r w:rsidRPr="004849C2">
              <w:rPr>
                <w:color w:val="000000"/>
                <w:lang w:val="en-US"/>
              </w:rPr>
              <w:t xml:space="preserve">) </w:t>
            </w:r>
            <w:r w:rsidRPr="00165C6D">
              <w:rPr>
                <w:color w:val="000000"/>
              </w:rPr>
              <w:t>заполняется</w:t>
            </w:r>
            <w:r w:rsidRPr="00165C6D">
              <w:rPr>
                <w:color w:val="000000"/>
                <w:lang w:val="en-US"/>
              </w:rPr>
              <w:t xml:space="preserve"> </w:t>
            </w:r>
            <w:r w:rsidRPr="00165C6D">
              <w:rPr>
                <w:color w:val="000000"/>
              </w:rPr>
              <w:t>значением</w:t>
            </w:r>
            <w:r w:rsidRPr="00165C6D">
              <w:rPr>
                <w:color w:val="000000"/>
                <w:lang w:val="en-US"/>
              </w:rPr>
              <w:t xml:space="preserve"> </w:t>
            </w:r>
            <w:r w:rsidRPr="00165C6D">
              <w:rPr>
                <w:color w:val="000000"/>
              </w:rPr>
              <w:t>поля</w:t>
            </w:r>
            <w:r w:rsidRPr="00165C6D">
              <w:rPr>
                <w:color w:val="000000"/>
                <w:lang w:val="en-US"/>
              </w:rPr>
              <w:t xml:space="preserve"> «</w:t>
            </w:r>
            <w:r w:rsidRPr="00165C6D">
              <w:rPr>
                <w:color w:val="000000"/>
              </w:rPr>
              <w:t>Количество</w:t>
            </w:r>
            <w:r w:rsidRPr="00165C6D">
              <w:rPr>
                <w:color w:val="000000"/>
                <w:lang w:val="en-US"/>
              </w:rPr>
              <w:t xml:space="preserve"> </w:t>
            </w:r>
            <w:r w:rsidRPr="00165C6D">
              <w:rPr>
                <w:color w:val="000000"/>
              </w:rPr>
              <w:t>в</w:t>
            </w:r>
            <w:r w:rsidRPr="00165C6D">
              <w:rPr>
                <w:color w:val="000000"/>
                <w:lang w:val="en-US"/>
              </w:rPr>
              <w:t xml:space="preserve"> </w:t>
            </w:r>
            <w:r w:rsidRPr="00165C6D">
              <w:rPr>
                <w:color w:val="000000"/>
              </w:rPr>
              <w:t>потребительских</w:t>
            </w:r>
            <w:r w:rsidRPr="00165C6D">
              <w:rPr>
                <w:color w:val="000000"/>
                <w:lang w:val="en-US"/>
              </w:rPr>
              <w:t xml:space="preserve"> </w:t>
            </w:r>
            <w:r w:rsidRPr="00165C6D">
              <w:rPr>
                <w:color w:val="000000"/>
              </w:rPr>
              <w:t>единицах</w:t>
            </w:r>
            <w:r w:rsidRPr="00165C6D">
              <w:rPr>
                <w:color w:val="000000"/>
                <w:lang w:val="en-US"/>
              </w:rPr>
              <w:t xml:space="preserve"> </w:t>
            </w:r>
            <w:r w:rsidRPr="00165C6D">
              <w:rPr>
                <w:color w:val="000000"/>
              </w:rPr>
              <w:t>измерения</w:t>
            </w:r>
            <w:r w:rsidRPr="00165C6D">
              <w:rPr>
                <w:color w:val="000000"/>
                <w:lang w:val="en-US"/>
              </w:rPr>
              <w:t xml:space="preserve">» (contractSubjectInfo/productsInfo/drugProductsInfoElectronicContract/drugProductInfo/MNNInfoUsingTextForm/tradeNamesInfoUsingTextForm/tradeNameInfo/consumerDrugQuantity) </w:t>
            </w:r>
            <w:r w:rsidRPr="00165C6D">
              <w:rPr>
                <w:color w:val="000000"/>
              </w:rPr>
              <w:t>структурированного</w:t>
            </w:r>
            <w:r w:rsidRPr="00165C6D">
              <w:rPr>
                <w:color w:val="000000"/>
                <w:lang w:val="en-US"/>
              </w:rPr>
              <w:t xml:space="preserve"> </w:t>
            </w:r>
            <w:r w:rsidRPr="00165C6D">
              <w:rPr>
                <w:color w:val="000000"/>
              </w:rPr>
              <w:t>контракта</w:t>
            </w:r>
            <w:r w:rsidRPr="00165C6D">
              <w:rPr>
                <w:color w:val="000000"/>
                <w:lang w:val="en-US"/>
              </w:rPr>
              <w:t xml:space="preserve"> (cpElectronicContract);</w:t>
            </w:r>
          </w:p>
          <w:p w14:paraId="64D08BD6" w14:textId="7761E98C" w:rsidR="00056C63" w:rsidRPr="004849C2" w:rsidRDefault="00056C63" w:rsidP="00056C63">
            <w:pPr>
              <w:pStyle w:val="ad"/>
              <w:numPr>
                <w:ilvl w:val="1"/>
                <w:numId w:val="210"/>
              </w:numPr>
              <w:rPr>
                <w:lang w:val="en-US"/>
              </w:rPr>
            </w:pPr>
            <w:r w:rsidRPr="0028531D">
              <w:t>Блок</w:t>
            </w:r>
            <w:r w:rsidRPr="004849C2">
              <w:rPr>
                <w:lang w:val="en-US"/>
              </w:rPr>
              <w:t xml:space="preserve"> «</w:t>
            </w:r>
            <w:r w:rsidRPr="0028531D">
              <w:rPr>
                <w:bCs/>
                <w:color w:val="000000"/>
              </w:rPr>
              <w:t>Информация</w:t>
            </w:r>
            <w:r w:rsidRPr="004849C2">
              <w:rPr>
                <w:bCs/>
                <w:color w:val="000000"/>
                <w:lang w:val="en-US"/>
              </w:rPr>
              <w:t xml:space="preserve">, </w:t>
            </w:r>
            <w:r w:rsidRPr="0028531D">
              <w:rPr>
                <w:bCs/>
                <w:color w:val="000000"/>
              </w:rPr>
              <w:t>указываемая</w:t>
            </w:r>
            <w:r w:rsidRPr="004849C2">
              <w:rPr>
                <w:bCs/>
                <w:color w:val="000000"/>
                <w:lang w:val="en-US"/>
              </w:rPr>
              <w:t xml:space="preserve"> </w:t>
            </w:r>
            <w:r w:rsidRPr="0028531D">
              <w:rPr>
                <w:bCs/>
                <w:color w:val="000000"/>
              </w:rPr>
              <w:t>при</w:t>
            </w:r>
            <w:r w:rsidRPr="004849C2">
              <w:rPr>
                <w:bCs/>
                <w:color w:val="000000"/>
                <w:lang w:val="en-US"/>
              </w:rPr>
              <w:t xml:space="preserve"> </w:t>
            </w:r>
            <w:r w:rsidRPr="0028531D">
              <w:rPr>
                <w:bCs/>
                <w:color w:val="000000"/>
              </w:rPr>
              <w:t>ручном</w:t>
            </w:r>
            <w:r w:rsidRPr="004849C2">
              <w:rPr>
                <w:bCs/>
                <w:color w:val="000000"/>
                <w:lang w:val="en-US"/>
              </w:rPr>
              <w:t xml:space="preserve"> </w:t>
            </w:r>
            <w:r w:rsidRPr="0028531D">
              <w:rPr>
                <w:bCs/>
                <w:color w:val="000000"/>
              </w:rPr>
              <w:t>изменении</w:t>
            </w:r>
            <w:r w:rsidRPr="004849C2">
              <w:rPr>
                <w:bCs/>
                <w:color w:val="000000"/>
                <w:lang w:val="en-US"/>
              </w:rPr>
              <w:t xml:space="preserve"> </w:t>
            </w:r>
            <w:r w:rsidRPr="0028531D">
              <w:rPr>
                <w:bCs/>
                <w:color w:val="000000"/>
              </w:rPr>
              <w:t>лекарственного</w:t>
            </w:r>
            <w:r w:rsidRPr="004849C2">
              <w:rPr>
                <w:bCs/>
                <w:color w:val="000000"/>
                <w:lang w:val="en-US"/>
              </w:rPr>
              <w:t xml:space="preserve"> </w:t>
            </w:r>
            <w:r w:rsidRPr="0028531D">
              <w:rPr>
                <w:bCs/>
                <w:color w:val="000000"/>
              </w:rPr>
              <w:t>препарата</w:t>
            </w:r>
            <w:r w:rsidRPr="004849C2">
              <w:rPr>
                <w:bCs/>
                <w:color w:val="000000"/>
                <w:lang w:val="en-US"/>
              </w:rPr>
              <w:t>» (</w:t>
            </w:r>
            <w:r w:rsidRPr="0028531D">
              <w:rPr>
                <w:lang w:val="en-US"/>
              </w:rPr>
              <w:t>products</w:t>
            </w:r>
            <w:r w:rsidRPr="004849C2">
              <w:rPr>
                <w:lang w:val="en-US"/>
              </w:rPr>
              <w:t>/</w:t>
            </w:r>
            <w:r w:rsidRPr="0028531D">
              <w:rPr>
                <w:lang w:val="en-US"/>
              </w:rPr>
              <w:t>product</w:t>
            </w:r>
            <w:r w:rsidRPr="004849C2">
              <w:rPr>
                <w:lang w:val="en-US"/>
              </w:rPr>
              <w:t>/</w:t>
            </w:r>
            <w:r w:rsidRPr="0028531D">
              <w:rPr>
                <w:lang w:val="en-US"/>
              </w:rPr>
              <w:t>drugPurchaseObjectInfo</w:t>
            </w:r>
            <w:r w:rsidRPr="004849C2">
              <w:rPr>
                <w:lang w:val="en-US"/>
              </w:rPr>
              <w:t>/</w:t>
            </w:r>
            <w:r w:rsidRPr="0028531D">
              <w:rPr>
                <w:lang w:val="en-US"/>
              </w:rPr>
              <w:t>drugInfoUsingReferenceInfo</w:t>
            </w:r>
            <w:r w:rsidRPr="004849C2">
              <w:rPr>
                <w:lang w:val="en-US"/>
              </w:rPr>
              <w:t>/</w:t>
            </w:r>
            <w:r w:rsidRPr="0028531D">
              <w:rPr>
                <w:lang w:val="en-US"/>
              </w:rPr>
              <w:t>MNNsInfo</w:t>
            </w:r>
            <w:r w:rsidRPr="004849C2">
              <w:rPr>
                <w:lang w:val="en-US"/>
              </w:rPr>
              <w:t>/</w:t>
            </w:r>
            <w:r w:rsidRPr="0028531D">
              <w:rPr>
                <w:lang w:val="en-US"/>
              </w:rPr>
              <w:t>MNNInfo</w:t>
            </w:r>
            <w:r w:rsidRPr="004849C2">
              <w:rPr>
                <w:lang w:val="en-US"/>
              </w:rPr>
              <w:t>/</w:t>
            </w:r>
            <w:r w:rsidRPr="0028531D">
              <w:rPr>
                <w:lang w:val="en-US"/>
              </w:rPr>
              <w:t>positionsTradeName</w:t>
            </w:r>
            <w:r w:rsidRPr="004849C2">
              <w:rPr>
                <w:lang w:val="en-US"/>
              </w:rPr>
              <w:t>/</w:t>
            </w:r>
            <w:r w:rsidRPr="0028531D">
              <w:rPr>
                <w:lang w:val="en-US"/>
              </w:rPr>
              <w:t>positionTradeName</w:t>
            </w:r>
            <w:r w:rsidRPr="004849C2">
              <w:rPr>
                <w:lang w:val="en-US"/>
              </w:rPr>
              <w:t>/</w:t>
            </w:r>
            <w:r w:rsidRPr="0028531D">
              <w:rPr>
                <w:lang w:val="en-US"/>
              </w:rPr>
              <w:t>positionTradeNameUsingTextForm</w:t>
            </w:r>
            <w:r w:rsidRPr="004849C2">
              <w:rPr>
                <w:lang w:val="en-US"/>
              </w:rPr>
              <w:t>/</w:t>
            </w:r>
            <w:r w:rsidRPr="004849C2">
              <w:rPr>
                <w:color w:val="000000"/>
                <w:lang w:val="en-US"/>
              </w:rPr>
              <w:t>drugChangeReason</w:t>
            </w:r>
            <w:r w:rsidRPr="004849C2">
              <w:rPr>
                <w:bCs/>
                <w:color w:val="000000"/>
                <w:lang w:val="en-US"/>
              </w:rPr>
              <w:t>)</w:t>
            </w:r>
            <w:r w:rsidRPr="004849C2">
              <w:rPr>
                <w:lang w:val="en-US"/>
              </w:rPr>
              <w:t xml:space="preserve"> </w:t>
            </w:r>
            <w:r w:rsidRPr="0028531D">
              <w:t>заполняется</w:t>
            </w:r>
            <w:r w:rsidRPr="004849C2">
              <w:rPr>
                <w:lang w:val="en-US"/>
              </w:rPr>
              <w:t xml:space="preserve"> </w:t>
            </w:r>
            <w:r w:rsidRPr="0028531D">
              <w:t>значениями</w:t>
            </w:r>
            <w:r w:rsidRPr="004849C2">
              <w:rPr>
                <w:lang w:val="en-US"/>
              </w:rPr>
              <w:t xml:space="preserve"> </w:t>
            </w:r>
            <w:r w:rsidRPr="0028531D">
              <w:t>из</w:t>
            </w:r>
            <w:r w:rsidRPr="004849C2">
              <w:rPr>
                <w:lang w:val="en-US"/>
              </w:rPr>
              <w:t xml:space="preserve"> </w:t>
            </w:r>
            <w:r w:rsidRPr="0028531D">
              <w:t>блока</w:t>
            </w:r>
            <w:r w:rsidRPr="004849C2">
              <w:rPr>
                <w:lang w:val="en-US"/>
              </w:rPr>
              <w:t xml:space="preserve">  «</w:t>
            </w:r>
            <w:r w:rsidRPr="0028531D">
              <w:rPr>
                <w:bCs/>
                <w:color w:val="000000"/>
              </w:rPr>
              <w:t>Информация</w:t>
            </w:r>
            <w:r w:rsidRPr="004849C2">
              <w:rPr>
                <w:bCs/>
                <w:color w:val="000000"/>
                <w:lang w:val="en-US"/>
              </w:rPr>
              <w:t xml:space="preserve">, </w:t>
            </w:r>
            <w:r w:rsidRPr="0028531D">
              <w:rPr>
                <w:bCs/>
                <w:color w:val="000000"/>
              </w:rPr>
              <w:t>указываемая</w:t>
            </w:r>
            <w:r w:rsidRPr="004849C2">
              <w:rPr>
                <w:bCs/>
                <w:color w:val="000000"/>
                <w:lang w:val="en-US"/>
              </w:rPr>
              <w:t xml:space="preserve"> </w:t>
            </w:r>
            <w:r w:rsidRPr="0028531D">
              <w:rPr>
                <w:bCs/>
                <w:color w:val="000000"/>
              </w:rPr>
              <w:t>при</w:t>
            </w:r>
            <w:r w:rsidRPr="004849C2">
              <w:rPr>
                <w:bCs/>
                <w:color w:val="000000"/>
                <w:lang w:val="en-US"/>
              </w:rPr>
              <w:t xml:space="preserve"> </w:t>
            </w:r>
            <w:r w:rsidRPr="0028531D">
              <w:rPr>
                <w:bCs/>
                <w:color w:val="000000"/>
              </w:rPr>
              <w:t>ручном</w:t>
            </w:r>
            <w:r w:rsidRPr="004849C2">
              <w:rPr>
                <w:bCs/>
                <w:color w:val="000000"/>
                <w:lang w:val="en-US"/>
              </w:rPr>
              <w:t xml:space="preserve"> </w:t>
            </w:r>
            <w:r w:rsidRPr="0028531D">
              <w:rPr>
                <w:bCs/>
                <w:color w:val="000000"/>
              </w:rPr>
              <w:t>изменении</w:t>
            </w:r>
            <w:r w:rsidRPr="004849C2">
              <w:rPr>
                <w:bCs/>
                <w:color w:val="000000"/>
                <w:lang w:val="en-US"/>
              </w:rPr>
              <w:t xml:space="preserve"> </w:t>
            </w:r>
            <w:r w:rsidRPr="0028531D">
              <w:rPr>
                <w:bCs/>
                <w:color w:val="000000"/>
              </w:rPr>
              <w:t>лекарственного</w:t>
            </w:r>
            <w:r w:rsidRPr="004849C2">
              <w:rPr>
                <w:bCs/>
                <w:color w:val="000000"/>
                <w:lang w:val="en-US"/>
              </w:rPr>
              <w:t xml:space="preserve"> </w:t>
            </w:r>
            <w:r w:rsidRPr="0028531D">
              <w:rPr>
                <w:bCs/>
                <w:color w:val="000000"/>
              </w:rPr>
              <w:t>препарата</w:t>
            </w:r>
            <w:r w:rsidRPr="004849C2">
              <w:rPr>
                <w:bCs/>
                <w:color w:val="000000"/>
                <w:lang w:val="en-US"/>
              </w:rPr>
              <w:t>» (</w:t>
            </w:r>
            <w:r w:rsidRPr="0028531D">
              <w:rPr>
                <w:lang w:val="en-US"/>
              </w:rPr>
              <w:t>contractSubjectInfo</w:t>
            </w:r>
            <w:r w:rsidRPr="004849C2">
              <w:rPr>
                <w:lang w:val="en-US"/>
              </w:rPr>
              <w:t>/</w:t>
            </w:r>
            <w:r w:rsidRPr="0028531D">
              <w:rPr>
                <w:lang w:val="en-US"/>
              </w:rPr>
              <w:t>productsInfo</w:t>
            </w:r>
            <w:r w:rsidRPr="004849C2">
              <w:rPr>
                <w:lang w:val="en-US"/>
              </w:rPr>
              <w:t>/</w:t>
            </w:r>
            <w:r w:rsidRPr="0028531D">
              <w:rPr>
                <w:lang w:val="en-US"/>
              </w:rPr>
              <w:t>drugProductsInfoElectronicContract</w:t>
            </w:r>
            <w:r w:rsidRPr="004849C2">
              <w:rPr>
                <w:lang w:val="en-US"/>
              </w:rPr>
              <w:t>/</w:t>
            </w:r>
            <w:r w:rsidRPr="0028531D">
              <w:rPr>
                <w:lang w:val="en-US"/>
              </w:rPr>
              <w:t>drugProductInfo</w:t>
            </w:r>
            <w:r w:rsidRPr="004849C2">
              <w:rPr>
                <w:lang w:val="en-US"/>
              </w:rPr>
              <w:t>/</w:t>
            </w:r>
            <w:r w:rsidRPr="0028531D">
              <w:rPr>
                <w:lang w:val="en-US"/>
              </w:rPr>
              <w:t>MNNInfoUsingTextForm</w:t>
            </w:r>
            <w:r w:rsidRPr="004849C2">
              <w:rPr>
                <w:lang w:val="en-US"/>
              </w:rPr>
              <w:t>/</w:t>
            </w:r>
            <w:r w:rsidRPr="0028531D">
              <w:rPr>
                <w:lang w:val="en-US"/>
              </w:rPr>
              <w:t>tradeNamesInfoUsingTextForm</w:t>
            </w:r>
            <w:r w:rsidRPr="004849C2">
              <w:rPr>
                <w:lang w:val="en-US"/>
              </w:rPr>
              <w:t>/</w:t>
            </w:r>
            <w:r w:rsidRPr="004849C2">
              <w:rPr>
                <w:color w:val="000000"/>
                <w:lang w:val="en-US"/>
              </w:rPr>
              <w:t>drugChangeReason</w:t>
            </w:r>
            <w:r w:rsidRPr="004849C2">
              <w:rPr>
                <w:bCs/>
                <w:color w:val="000000"/>
                <w:lang w:val="en-US"/>
              </w:rPr>
              <w:t xml:space="preserve">) </w:t>
            </w:r>
            <w:r w:rsidRPr="0028531D">
              <w:t>структурированного</w:t>
            </w:r>
            <w:r w:rsidRPr="004849C2">
              <w:rPr>
                <w:lang w:val="en-US"/>
              </w:rPr>
              <w:t xml:space="preserve"> </w:t>
            </w:r>
            <w:r w:rsidRPr="0028531D">
              <w:t>контракта</w:t>
            </w:r>
            <w:r w:rsidRPr="004849C2">
              <w:rPr>
                <w:lang w:val="en-US"/>
              </w:rPr>
              <w:t xml:space="preserve"> (</w:t>
            </w:r>
            <w:r w:rsidRPr="0028531D">
              <w:rPr>
                <w:lang w:val="en-US"/>
              </w:rPr>
              <w:t>cpElectronicContract</w:t>
            </w:r>
            <w:r w:rsidRPr="004849C2">
              <w:rPr>
                <w:lang w:val="en-US"/>
              </w:rPr>
              <w:t>):</w:t>
            </w:r>
          </w:p>
          <w:p w14:paraId="52F2EFBB" w14:textId="2CC57BBA" w:rsidR="00056C63" w:rsidRPr="004849C2" w:rsidRDefault="00056C63" w:rsidP="00056C63">
            <w:pPr>
              <w:pStyle w:val="ad"/>
              <w:numPr>
                <w:ilvl w:val="1"/>
                <w:numId w:val="210"/>
              </w:numPr>
              <w:rPr>
                <w:lang w:val="en-US"/>
              </w:rPr>
            </w:pPr>
            <w:r w:rsidRPr="0028531D">
              <w:t>поле</w:t>
            </w:r>
            <w:r w:rsidRPr="004849C2">
              <w:rPr>
                <w:lang w:val="en-US"/>
              </w:rPr>
              <w:t xml:space="preserve"> «</w:t>
            </w:r>
            <w:r w:rsidRPr="0028531D">
              <w:t>Код</w:t>
            </w:r>
            <w:r w:rsidRPr="004849C2">
              <w:rPr>
                <w:lang w:val="en-US"/>
              </w:rPr>
              <w:t xml:space="preserve"> </w:t>
            </w:r>
            <w:r w:rsidRPr="0028531D">
              <w:t>причины</w:t>
            </w:r>
            <w:r w:rsidRPr="004849C2">
              <w:rPr>
                <w:lang w:val="en-US"/>
              </w:rPr>
              <w:t xml:space="preserve"> </w:t>
            </w:r>
            <w:r w:rsidRPr="0028531D">
              <w:t>корректировки</w:t>
            </w:r>
            <w:r w:rsidRPr="004849C2">
              <w:rPr>
                <w:lang w:val="en-US"/>
              </w:rPr>
              <w:t>» (</w:t>
            </w:r>
            <w:r w:rsidRPr="0028531D">
              <w:rPr>
                <w:lang w:val="en-US"/>
              </w:rPr>
              <w:t>products</w:t>
            </w:r>
            <w:r w:rsidRPr="004849C2">
              <w:rPr>
                <w:lang w:val="en-US"/>
              </w:rPr>
              <w:t>/</w:t>
            </w:r>
            <w:r w:rsidRPr="0028531D">
              <w:rPr>
                <w:lang w:val="en-US"/>
              </w:rPr>
              <w:t>product</w:t>
            </w:r>
            <w:r w:rsidRPr="004849C2">
              <w:rPr>
                <w:lang w:val="en-US"/>
              </w:rPr>
              <w:t>/</w:t>
            </w:r>
            <w:r w:rsidRPr="0028531D">
              <w:rPr>
                <w:lang w:val="en-US"/>
              </w:rPr>
              <w:t>drugPurchaseObjectInfo</w:t>
            </w:r>
            <w:r w:rsidRPr="004849C2">
              <w:rPr>
                <w:lang w:val="en-US"/>
              </w:rPr>
              <w:t>/</w:t>
            </w:r>
            <w:r w:rsidRPr="0028531D">
              <w:rPr>
                <w:lang w:val="en-US"/>
              </w:rPr>
              <w:t>drugInfoUsingReferenceInfo</w:t>
            </w:r>
            <w:r w:rsidRPr="004849C2">
              <w:rPr>
                <w:lang w:val="en-US"/>
              </w:rPr>
              <w:t>/</w:t>
            </w:r>
            <w:r w:rsidRPr="0028531D">
              <w:rPr>
                <w:lang w:val="en-US"/>
              </w:rPr>
              <w:t>MNNsInfo</w:t>
            </w:r>
            <w:r w:rsidRPr="004849C2">
              <w:rPr>
                <w:lang w:val="en-US"/>
              </w:rPr>
              <w:t>/</w:t>
            </w:r>
            <w:r w:rsidRPr="0028531D">
              <w:rPr>
                <w:lang w:val="en-US"/>
              </w:rPr>
              <w:t>MNNInfo</w:t>
            </w:r>
            <w:r w:rsidRPr="004849C2">
              <w:rPr>
                <w:lang w:val="en-US"/>
              </w:rPr>
              <w:t>/</w:t>
            </w:r>
            <w:r w:rsidRPr="0028531D">
              <w:rPr>
                <w:lang w:val="en-US"/>
              </w:rPr>
              <w:t>positionsTradeName</w:t>
            </w:r>
            <w:r w:rsidRPr="004849C2">
              <w:rPr>
                <w:lang w:val="en-US"/>
              </w:rPr>
              <w:t>/</w:t>
            </w:r>
            <w:r w:rsidRPr="0028531D">
              <w:rPr>
                <w:lang w:val="en-US"/>
              </w:rPr>
              <w:t>positionTradeName</w:t>
            </w:r>
            <w:r w:rsidRPr="004849C2">
              <w:rPr>
                <w:lang w:val="en-US"/>
              </w:rPr>
              <w:t>/</w:t>
            </w:r>
            <w:r w:rsidRPr="0028531D">
              <w:rPr>
                <w:lang w:val="en-US"/>
              </w:rPr>
              <w:t>positionTradeNameUsingTextForm</w:t>
            </w:r>
            <w:r w:rsidRPr="004849C2">
              <w:rPr>
                <w:lang w:val="en-US"/>
              </w:rPr>
              <w:t>/</w:t>
            </w:r>
            <w:r w:rsidRPr="004849C2">
              <w:rPr>
                <w:color w:val="000000"/>
                <w:lang w:val="en-US"/>
              </w:rPr>
              <w:t>drugChangeReason</w:t>
            </w:r>
            <w:r w:rsidRPr="004849C2">
              <w:rPr>
                <w:lang w:val="en-US"/>
              </w:rPr>
              <w:t xml:space="preserve">code) </w:t>
            </w:r>
            <w:r w:rsidRPr="0028531D">
              <w:t>заполняется</w:t>
            </w:r>
            <w:r w:rsidRPr="004849C2">
              <w:rPr>
                <w:lang w:val="en-US"/>
              </w:rPr>
              <w:t xml:space="preserve"> </w:t>
            </w:r>
            <w:r w:rsidRPr="0028531D">
              <w:t>значением</w:t>
            </w:r>
            <w:r w:rsidRPr="004849C2">
              <w:rPr>
                <w:lang w:val="en-US"/>
              </w:rPr>
              <w:t xml:space="preserve"> </w:t>
            </w:r>
            <w:r w:rsidRPr="0028531D">
              <w:t>поля</w:t>
            </w:r>
            <w:r w:rsidRPr="004849C2">
              <w:rPr>
                <w:lang w:val="en-US"/>
              </w:rPr>
              <w:t xml:space="preserve"> «</w:t>
            </w:r>
            <w:r w:rsidRPr="0028531D">
              <w:t>Код</w:t>
            </w:r>
            <w:r w:rsidRPr="004849C2">
              <w:rPr>
                <w:lang w:val="en-US"/>
              </w:rPr>
              <w:t xml:space="preserve"> </w:t>
            </w:r>
            <w:r w:rsidRPr="0028531D">
              <w:t>причины</w:t>
            </w:r>
            <w:r w:rsidRPr="004849C2">
              <w:rPr>
                <w:lang w:val="en-US"/>
              </w:rPr>
              <w:t xml:space="preserve"> </w:t>
            </w:r>
            <w:r w:rsidRPr="0028531D">
              <w:t>корректировки</w:t>
            </w:r>
            <w:r w:rsidRPr="004849C2">
              <w:rPr>
                <w:lang w:val="en-US"/>
              </w:rPr>
              <w:t>» (</w:t>
            </w:r>
            <w:r w:rsidRPr="0028531D">
              <w:rPr>
                <w:lang w:val="en-US"/>
              </w:rPr>
              <w:t>contractSubjectInfo</w:t>
            </w:r>
            <w:r w:rsidRPr="004849C2">
              <w:rPr>
                <w:lang w:val="en-US"/>
              </w:rPr>
              <w:t>/</w:t>
            </w:r>
            <w:r w:rsidRPr="0028531D">
              <w:rPr>
                <w:lang w:val="en-US"/>
              </w:rPr>
              <w:t>productsInfo</w:t>
            </w:r>
            <w:r w:rsidRPr="004849C2">
              <w:rPr>
                <w:lang w:val="en-US"/>
              </w:rPr>
              <w:t>/</w:t>
            </w:r>
            <w:r w:rsidRPr="0028531D">
              <w:rPr>
                <w:lang w:val="en-US"/>
              </w:rPr>
              <w:t>drugProductsInfoElectronicContract</w:t>
            </w:r>
            <w:r w:rsidRPr="004849C2">
              <w:rPr>
                <w:lang w:val="en-US"/>
              </w:rPr>
              <w:t>/</w:t>
            </w:r>
            <w:r w:rsidRPr="0028531D">
              <w:rPr>
                <w:lang w:val="en-US"/>
              </w:rPr>
              <w:t>drugProductInfo</w:t>
            </w:r>
            <w:r w:rsidRPr="004849C2">
              <w:rPr>
                <w:lang w:val="en-US"/>
              </w:rPr>
              <w:t>/</w:t>
            </w:r>
            <w:r w:rsidRPr="0028531D">
              <w:rPr>
                <w:lang w:val="en-US"/>
              </w:rPr>
              <w:t>MNNInfoUsingTextForm</w:t>
            </w:r>
            <w:r w:rsidRPr="004849C2">
              <w:rPr>
                <w:lang w:val="en-US"/>
              </w:rPr>
              <w:t>/</w:t>
            </w:r>
            <w:r w:rsidRPr="0028531D">
              <w:rPr>
                <w:lang w:val="en-US"/>
              </w:rPr>
              <w:t>MNNInfo</w:t>
            </w:r>
            <w:r w:rsidRPr="004849C2">
              <w:rPr>
                <w:lang w:val="en-US"/>
              </w:rPr>
              <w:t>/drugChangeInfo/drugChangeReason/</w:t>
            </w:r>
            <w:r w:rsidRPr="0028531D">
              <w:rPr>
                <w:lang w:val="en-US"/>
              </w:rPr>
              <w:t>code</w:t>
            </w:r>
            <w:r w:rsidRPr="004849C2">
              <w:rPr>
                <w:lang w:val="en-US"/>
              </w:rPr>
              <w:t xml:space="preserve">) </w:t>
            </w:r>
            <w:r w:rsidRPr="0028531D">
              <w:t>структурированного</w:t>
            </w:r>
            <w:r w:rsidRPr="004849C2">
              <w:rPr>
                <w:lang w:val="en-US"/>
              </w:rPr>
              <w:t xml:space="preserve"> </w:t>
            </w:r>
            <w:r w:rsidRPr="0028531D">
              <w:t>контракта</w:t>
            </w:r>
            <w:r w:rsidRPr="004849C2">
              <w:rPr>
                <w:lang w:val="en-US"/>
              </w:rPr>
              <w:t xml:space="preserve"> (</w:t>
            </w:r>
            <w:r w:rsidRPr="0028531D">
              <w:rPr>
                <w:lang w:val="en-US"/>
              </w:rPr>
              <w:t>cpElectronicContract</w:t>
            </w:r>
            <w:r w:rsidRPr="004849C2">
              <w:rPr>
                <w:lang w:val="en-US"/>
              </w:rPr>
              <w:t>);</w:t>
            </w:r>
          </w:p>
          <w:p w14:paraId="4CE3C68E" w14:textId="77777777" w:rsidR="00056C63" w:rsidRPr="004849C2" w:rsidRDefault="00056C63" w:rsidP="00056C63">
            <w:pPr>
              <w:pStyle w:val="ad"/>
              <w:numPr>
                <w:ilvl w:val="1"/>
                <w:numId w:val="210"/>
              </w:numPr>
              <w:rPr>
                <w:lang w:val="en-US"/>
              </w:rPr>
            </w:pPr>
            <w:r w:rsidRPr="0028531D">
              <w:t>поле</w:t>
            </w:r>
            <w:r w:rsidRPr="004849C2">
              <w:rPr>
                <w:lang w:val="en-US"/>
              </w:rPr>
              <w:t xml:space="preserve"> «</w:t>
            </w:r>
            <w:r w:rsidRPr="0028531D">
              <w:t>Наименование</w:t>
            </w:r>
            <w:r w:rsidRPr="004849C2">
              <w:rPr>
                <w:lang w:val="en-US"/>
              </w:rPr>
              <w:t xml:space="preserve"> </w:t>
            </w:r>
            <w:r w:rsidRPr="0028531D">
              <w:t>причины</w:t>
            </w:r>
            <w:r w:rsidRPr="004849C2">
              <w:rPr>
                <w:lang w:val="en-US"/>
              </w:rPr>
              <w:t xml:space="preserve"> </w:t>
            </w:r>
            <w:r w:rsidRPr="0028531D">
              <w:t>корректировки</w:t>
            </w:r>
            <w:r w:rsidRPr="004849C2">
              <w:rPr>
                <w:lang w:val="en-US"/>
              </w:rPr>
              <w:t>» (products/product/drugPurchaseObjectInfo/drugInfoUsingReferenceInfo/MNNsInfo/MNNInfo/MNNTextForm/drugChangeInfo/drugChangeReason/</w:t>
            </w:r>
            <w:r w:rsidRPr="0028531D">
              <w:rPr>
                <w:lang w:val="en-US"/>
              </w:rPr>
              <w:t>name</w:t>
            </w:r>
            <w:r w:rsidRPr="004849C2">
              <w:rPr>
                <w:lang w:val="en-US"/>
              </w:rPr>
              <w:t xml:space="preserve">) </w:t>
            </w:r>
            <w:r w:rsidRPr="0028531D">
              <w:t>заполняется</w:t>
            </w:r>
            <w:r w:rsidRPr="004849C2">
              <w:rPr>
                <w:lang w:val="en-US"/>
              </w:rPr>
              <w:t xml:space="preserve"> </w:t>
            </w:r>
            <w:r w:rsidRPr="0028531D">
              <w:t>из</w:t>
            </w:r>
            <w:r w:rsidRPr="004849C2">
              <w:rPr>
                <w:lang w:val="en-US"/>
              </w:rPr>
              <w:t xml:space="preserve"> </w:t>
            </w:r>
            <w:r w:rsidRPr="0028531D">
              <w:t>справочника</w:t>
            </w:r>
            <w:r w:rsidRPr="004849C2">
              <w:rPr>
                <w:lang w:val="en-US"/>
              </w:rPr>
              <w:t xml:space="preserve"> «</w:t>
            </w:r>
            <w:r w:rsidRPr="0028531D">
              <w:t>Причины</w:t>
            </w:r>
            <w:r w:rsidRPr="004849C2">
              <w:rPr>
                <w:lang w:val="en-US"/>
              </w:rPr>
              <w:t xml:space="preserve"> </w:t>
            </w:r>
            <w:r w:rsidRPr="0028531D">
              <w:t>корректировки</w:t>
            </w:r>
            <w:r w:rsidRPr="004849C2">
              <w:rPr>
                <w:lang w:val="en-US"/>
              </w:rPr>
              <w:t xml:space="preserve"> </w:t>
            </w:r>
            <w:r w:rsidRPr="0028531D">
              <w:t>справочных</w:t>
            </w:r>
            <w:r w:rsidRPr="004849C2">
              <w:rPr>
                <w:lang w:val="en-US"/>
              </w:rPr>
              <w:t xml:space="preserve"> </w:t>
            </w:r>
            <w:r w:rsidRPr="0028531D">
              <w:t>данных</w:t>
            </w:r>
            <w:r w:rsidRPr="004849C2">
              <w:rPr>
                <w:lang w:val="en-US"/>
              </w:rPr>
              <w:t xml:space="preserve"> </w:t>
            </w:r>
            <w:r w:rsidRPr="0028531D">
              <w:t>о</w:t>
            </w:r>
            <w:r w:rsidRPr="004849C2">
              <w:rPr>
                <w:lang w:val="en-US"/>
              </w:rPr>
              <w:t xml:space="preserve"> </w:t>
            </w:r>
            <w:r w:rsidRPr="0028531D">
              <w:t>лекарственных</w:t>
            </w:r>
            <w:r w:rsidRPr="004849C2">
              <w:rPr>
                <w:lang w:val="en-US"/>
              </w:rPr>
              <w:t xml:space="preserve"> </w:t>
            </w:r>
            <w:r w:rsidRPr="0028531D">
              <w:t>препаратах</w:t>
            </w:r>
            <w:r w:rsidRPr="004849C2">
              <w:rPr>
                <w:lang w:val="en-US"/>
              </w:rPr>
              <w:t xml:space="preserve">» (nsiDrugChangeReason) </w:t>
            </w:r>
            <w:r w:rsidRPr="0028531D">
              <w:t>на</w:t>
            </w:r>
            <w:r w:rsidRPr="004849C2">
              <w:rPr>
                <w:lang w:val="en-US"/>
              </w:rPr>
              <w:t xml:space="preserve"> </w:t>
            </w:r>
            <w:r w:rsidRPr="0028531D">
              <w:t>основании</w:t>
            </w:r>
            <w:r w:rsidRPr="004849C2">
              <w:rPr>
                <w:lang w:val="en-US"/>
              </w:rPr>
              <w:t xml:space="preserve"> </w:t>
            </w:r>
            <w:r w:rsidRPr="0028531D">
              <w:t>кода</w:t>
            </w:r>
            <w:r w:rsidRPr="004849C2">
              <w:rPr>
                <w:lang w:val="en-US"/>
              </w:rPr>
              <w:t xml:space="preserve"> </w:t>
            </w:r>
            <w:r w:rsidRPr="0028531D">
              <w:t>в</w:t>
            </w:r>
            <w:r w:rsidRPr="004849C2">
              <w:rPr>
                <w:lang w:val="en-US"/>
              </w:rPr>
              <w:t xml:space="preserve"> </w:t>
            </w:r>
            <w:r w:rsidRPr="0028531D">
              <w:t>поле</w:t>
            </w:r>
            <w:r w:rsidRPr="004849C2">
              <w:rPr>
                <w:lang w:val="en-US"/>
              </w:rPr>
              <w:t xml:space="preserve"> «</w:t>
            </w:r>
            <w:r w:rsidRPr="0028531D">
              <w:t>Код</w:t>
            </w:r>
            <w:r w:rsidRPr="004849C2">
              <w:rPr>
                <w:lang w:val="en-US"/>
              </w:rPr>
              <w:t xml:space="preserve"> </w:t>
            </w:r>
            <w:r w:rsidRPr="0028531D">
              <w:t>причины</w:t>
            </w:r>
            <w:r w:rsidRPr="004849C2">
              <w:rPr>
                <w:lang w:val="en-US"/>
              </w:rPr>
              <w:t xml:space="preserve"> </w:t>
            </w:r>
            <w:r w:rsidRPr="0028531D">
              <w:t>корректировки</w:t>
            </w:r>
            <w:r w:rsidRPr="004849C2">
              <w:rPr>
                <w:lang w:val="en-US"/>
              </w:rPr>
              <w:t>» (products/product/drugPurchaseObjectInfo/drugInfoUsingReferenceInfo/MNNsInfo/MNNInfo/MNNTextForm/drugChangeInfo/drugChangeReason/code);</w:t>
            </w:r>
          </w:p>
          <w:p w14:paraId="59450575" w14:textId="77777777" w:rsidR="00056C63" w:rsidRDefault="00056C63" w:rsidP="00056C63">
            <w:pPr>
              <w:pStyle w:val="ad"/>
              <w:numPr>
                <w:ilvl w:val="1"/>
                <w:numId w:val="210"/>
              </w:numPr>
              <w:rPr>
                <w:lang w:val="en-US"/>
              </w:rPr>
            </w:pPr>
            <w:r w:rsidRPr="0028531D">
              <w:t>поле</w:t>
            </w:r>
            <w:r w:rsidRPr="004849C2">
              <w:rPr>
                <w:lang w:val="en-US"/>
              </w:rPr>
              <w:t xml:space="preserve"> «</w:t>
            </w:r>
            <w:r w:rsidRPr="0028531D">
              <w:t>Комментарий</w:t>
            </w:r>
            <w:r w:rsidRPr="004849C2">
              <w:rPr>
                <w:lang w:val="en-US"/>
              </w:rPr>
              <w:t xml:space="preserve"> / </w:t>
            </w:r>
            <w:r w:rsidRPr="0028531D">
              <w:t>номер</w:t>
            </w:r>
            <w:r w:rsidRPr="004849C2">
              <w:rPr>
                <w:lang w:val="en-US"/>
              </w:rPr>
              <w:t xml:space="preserve"> </w:t>
            </w:r>
            <w:r w:rsidRPr="0028531D">
              <w:t>обращения</w:t>
            </w:r>
            <w:r w:rsidRPr="004849C2">
              <w:rPr>
                <w:lang w:val="en-US"/>
              </w:rPr>
              <w:t xml:space="preserve"> </w:t>
            </w:r>
            <w:r w:rsidRPr="0028531D">
              <w:t>в</w:t>
            </w:r>
            <w:r w:rsidRPr="004849C2">
              <w:rPr>
                <w:lang w:val="en-US"/>
              </w:rPr>
              <w:t xml:space="preserve"> </w:t>
            </w:r>
            <w:r w:rsidRPr="0028531D">
              <w:t>службу</w:t>
            </w:r>
            <w:r w:rsidRPr="004849C2">
              <w:rPr>
                <w:lang w:val="en-US"/>
              </w:rPr>
              <w:t xml:space="preserve"> </w:t>
            </w:r>
            <w:r w:rsidRPr="0028531D">
              <w:t>технической</w:t>
            </w:r>
            <w:r w:rsidRPr="004849C2">
              <w:rPr>
                <w:lang w:val="en-US"/>
              </w:rPr>
              <w:t xml:space="preserve"> </w:t>
            </w:r>
            <w:r w:rsidRPr="0028531D">
              <w:t>поддержки</w:t>
            </w:r>
            <w:r w:rsidRPr="004849C2">
              <w:rPr>
                <w:lang w:val="en-US"/>
              </w:rPr>
              <w:t xml:space="preserve">» (products/product/drugPurchaseObjectInfo/drugInfoUsingReferenceInfo/MNNsInfo/MNNInfo/MNNTextForm/drugChangeInfo/commentOrRequestNumber) </w:t>
            </w:r>
            <w:r w:rsidRPr="0028531D">
              <w:t>заполняется</w:t>
            </w:r>
            <w:r w:rsidRPr="004849C2">
              <w:rPr>
                <w:lang w:val="en-US"/>
              </w:rPr>
              <w:t xml:space="preserve"> </w:t>
            </w:r>
            <w:r w:rsidRPr="0028531D">
              <w:t>значением</w:t>
            </w:r>
            <w:r w:rsidRPr="004849C2">
              <w:rPr>
                <w:lang w:val="en-US"/>
              </w:rPr>
              <w:t xml:space="preserve"> </w:t>
            </w:r>
            <w:r w:rsidRPr="0028531D">
              <w:t>поля</w:t>
            </w:r>
            <w:r w:rsidRPr="004849C2">
              <w:rPr>
                <w:lang w:val="en-US"/>
              </w:rPr>
              <w:t xml:space="preserve"> «</w:t>
            </w:r>
            <w:r w:rsidRPr="0028531D">
              <w:t>Комментарий</w:t>
            </w:r>
            <w:r w:rsidRPr="004849C2">
              <w:rPr>
                <w:lang w:val="en-US"/>
              </w:rPr>
              <w:t xml:space="preserve"> / </w:t>
            </w:r>
            <w:r w:rsidRPr="0028531D">
              <w:t>номер</w:t>
            </w:r>
            <w:r w:rsidRPr="004849C2">
              <w:rPr>
                <w:lang w:val="en-US"/>
              </w:rPr>
              <w:t xml:space="preserve"> </w:t>
            </w:r>
            <w:r w:rsidRPr="0028531D">
              <w:t>обращения</w:t>
            </w:r>
            <w:r w:rsidRPr="004849C2">
              <w:rPr>
                <w:lang w:val="en-US"/>
              </w:rPr>
              <w:t xml:space="preserve"> </w:t>
            </w:r>
            <w:r w:rsidRPr="0028531D">
              <w:t>в</w:t>
            </w:r>
            <w:r w:rsidRPr="004849C2">
              <w:rPr>
                <w:lang w:val="en-US"/>
              </w:rPr>
              <w:t xml:space="preserve"> </w:t>
            </w:r>
            <w:r w:rsidRPr="0028531D">
              <w:t>службу</w:t>
            </w:r>
            <w:r w:rsidRPr="004849C2">
              <w:rPr>
                <w:lang w:val="en-US"/>
              </w:rPr>
              <w:t xml:space="preserve"> </w:t>
            </w:r>
            <w:r w:rsidRPr="0028531D">
              <w:t>технической</w:t>
            </w:r>
            <w:r w:rsidRPr="004849C2">
              <w:rPr>
                <w:lang w:val="en-US"/>
              </w:rPr>
              <w:t xml:space="preserve"> </w:t>
            </w:r>
            <w:r w:rsidRPr="0028531D">
              <w:t>поддержки</w:t>
            </w:r>
            <w:r w:rsidRPr="004849C2">
              <w:rPr>
                <w:lang w:val="en-US"/>
              </w:rPr>
              <w:t>» (</w:t>
            </w:r>
            <w:r w:rsidRPr="0028531D">
              <w:rPr>
                <w:lang w:val="en-US"/>
              </w:rPr>
              <w:t>contractSubjectInfo</w:t>
            </w:r>
            <w:r w:rsidRPr="004849C2">
              <w:rPr>
                <w:lang w:val="en-US"/>
              </w:rPr>
              <w:t>/</w:t>
            </w:r>
            <w:r w:rsidRPr="0028531D">
              <w:rPr>
                <w:lang w:val="en-US"/>
              </w:rPr>
              <w:t>productsInfo</w:t>
            </w:r>
            <w:r w:rsidRPr="004849C2">
              <w:rPr>
                <w:lang w:val="en-US"/>
              </w:rPr>
              <w:t>/</w:t>
            </w:r>
            <w:r w:rsidRPr="0028531D">
              <w:rPr>
                <w:lang w:val="en-US"/>
              </w:rPr>
              <w:t>drugProductsInfoElectronicContract</w:t>
            </w:r>
            <w:r w:rsidRPr="004849C2">
              <w:rPr>
                <w:lang w:val="en-US"/>
              </w:rPr>
              <w:t>/</w:t>
            </w:r>
            <w:r w:rsidRPr="0028531D">
              <w:rPr>
                <w:lang w:val="en-US"/>
              </w:rPr>
              <w:t>drugProductInfo</w:t>
            </w:r>
            <w:r w:rsidRPr="004849C2">
              <w:rPr>
                <w:lang w:val="en-US"/>
              </w:rPr>
              <w:t>/</w:t>
            </w:r>
            <w:r w:rsidRPr="0028531D">
              <w:rPr>
                <w:lang w:val="en-US"/>
              </w:rPr>
              <w:t>MNNInfoUsingTextForm</w:t>
            </w:r>
            <w:r w:rsidRPr="004849C2">
              <w:rPr>
                <w:lang w:val="en-US"/>
              </w:rPr>
              <w:t>/</w:t>
            </w:r>
            <w:r w:rsidRPr="0028531D">
              <w:rPr>
                <w:lang w:val="en-US"/>
              </w:rPr>
              <w:t>MNNInfo</w:t>
            </w:r>
            <w:r w:rsidRPr="004849C2">
              <w:rPr>
                <w:lang w:val="en-US"/>
              </w:rPr>
              <w:t xml:space="preserve">/drugChangeInfo/commentOrRequestNumber) </w:t>
            </w:r>
            <w:r w:rsidRPr="0028531D">
              <w:t>структурированного</w:t>
            </w:r>
            <w:r w:rsidRPr="004849C2">
              <w:rPr>
                <w:lang w:val="en-US"/>
              </w:rPr>
              <w:t xml:space="preserve"> </w:t>
            </w:r>
            <w:r w:rsidRPr="0028531D">
              <w:t>контракта</w:t>
            </w:r>
            <w:r w:rsidRPr="004849C2">
              <w:rPr>
                <w:lang w:val="en-US"/>
              </w:rPr>
              <w:t xml:space="preserve"> (</w:t>
            </w:r>
            <w:r w:rsidRPr="0028531D">
              <w:rPr>
                <w:lang w:val="en-US"/>
              </w:rPr>
              <w:t>cpElectronicContract</w:t>
            </w:r>
            <w:r w:rsidRPr="004849C2">
              <w:rPr>
                <w:lang w:val="en-US"/>
              </w:rPr>
              <w:t>);</w:t>
            </w:r>
          </w:p>
          <w:p w14:paraId="4E468BAA" w14:textId="40F60F16" w:rsidR="00056C63" w:rsidRPr="004849C2" w:rsidRDefault="00056C63" w:rsidP="00056C63">
            <w:pPr>
              <w:pStyle w:val="ad"/>
              <w:numPr>
                <w:ilvl w:val="1"/>
                <w:numId w:val="210"/>
              </w:numPr>
              <w:rPr>
                <w:lang w:val="en-US"/>
              </w:rPr>
            </w:pPr>
            <w:r w:rsidRPr="006F7E1A">
              <w:rPr>
                <w:lang w:val="en-US"/>
              </w:rPr>
              <w:t>поле «Ссылка на сведения о лекарственном препарате в ГРЛС» (products/product/drugPurchaseObjectInfo/drugInfoUsingReferenceInfo/MNNsInfo/MNNInfo/MNNTextForm/drugChangeInfo/drugRef) заполняется значением поля «Ссылка на сведения о лекарственном препарате в ГРЛС» (contractSubjectInfo/productsInfo/drugProductsInfoElectronicContract/drugProductInfo/MNNInfoUsingTextForm/MNNInfo/drugChangeInfo/drugRef) структурированного контракта (cpElectronicContract);</w:t>
            </w:r>
          </w:p>
          <w:p w14:paraId="12694C4F" w14:textId="77777777" w:rsidR="00056C63" w:rsidRPr="004849C2" w:rsidRDefault="00056C63" w:rsidP="00056C63">
            <w:pPr>
              <w:pStyle w:val="ad"/>
              <w:rPr>
                <w:lang w:val="en-US"/>
              </w:rPr>
            </w:pPr>
          </w:p>
          <w:p w14:paraId="7C3B9A68" w14:textId="0356240C" w:rsidR="00056C63" w:rsidRPr="004849C2" w:rsidRDefault="00056C63" w:rsidP="00056C63">
            <w:pPr>
              <w:pStyle w:val="ad"/>
              <w:numPr>
                <w:ilvl w:val="1"/>
                <w:numId w:val="210"/>
              </w:numPr>
              <w:rPr>
                <w:lang w:val="en-US"/>
              </w:rPr>
            </w:pPr>
            <w:r w:rsidRPr="0028531D">
              <w:t>Поле</w:t>
            </w:r>
            <w:r w:rsidRPr="004849C2">
              <w:rPr>
                <w:lang w:val="en-US"/>
              </w:rPr>
              <w:t xml:space="preserve"> «</w:t>
            </w:r>
            <w:r w:rsidRPr="0028531D">
              <w:t>Нормализованное</w:t>
            </w:r>
            <w:r w:rsidRPr="004849C2">
              <w:rPr>
                <w:lang w:val="en-US"/>
              </w:rPr>
              <w:t xml:space="preserve"> </w:t>
            </w:r>
            <w:r w:rsidRPr="0028531D">
              <w:t>описание</w:t>
            </w:r>
            <w:r w:rsidRPr="004849C2">
              <w:rPr>
                <w:lang w:val="en-US"/>
              </w:rPr>
              <w:t xml:space="preserve"> (</w:t>
            </w:r>
            <w:r w:rsidRPr="0028531D">
              <w:t>исходное</w:t>
            </w:r>
            <w:r w:rsidRPr="004849C2">
              <w:rPr>
                <w:lang w:val="en-US"/>
              </w:rPr>
              <w:t xml:space="preserve">)» </w:t>
            </w:r>
            <w:r w:rsidRPr="0028531D">
              <w:t>МНН</w:t>
            </w:r>
            <w:r w:rsidRPr="004849C2">
              <w:rPr>
                <w:lang w:val="en-US"/>
              </w:rPr>
              <w:t xml:space="preserve"> (</w:t>
            </w:r>
            <w:r w:rsidRPr="0028531D">
              <w:rPr>
                <w:lang w:val="en-US"/>
              </w:rPr>
              <w:t>products</w:t>
            </w:r>
            <w:r w:rsidRPr="004849C2">
              <w:rPr>
                <w:lang w:val="en-US"/>
              </w:rPr>
              <w:t>/</w:t>
            </w:r>
            <w:r w:rsidRPr="0028531D">
              <w:rPr>
                <w:lang w:val="en-US"/>
              </w:rPr>
              <w:t>product</w:t>
            </w:r>
            <w:r w:rsidRPr="004849C2">
              <w:rPr>
                <w:lang w:val="en-US"/>
              </w:rPr>
              <w:t>/</w:t>
            </w:r>
            <w:r w:rsidRPr="0028531D">
              <w:rPr>
                <w:lang w:val="en-US"/>
              </w:rPr>
              <w:t>drugPurchaseObjectInfo</w:t>
            </w:r>
            <w:r w:rsidRPr="004849C2">
              <w:rPr>
                <w:lang w:val="en-US"/>
              </w:rPr>
              <w:t>/</w:t>
            </w:r>
            <w:r w:rsidRPr="0028531D">
              <w:rPr>
                <w:lang w:val="en-US"/>
              </w:rPr>
              <w:t>drugInfoUsingReferenceInfo</w:t>
            </w:r>
            <w:r w:rsidRPr="004849C2">
              <w:rPr>
                <w:lang w:val="en-US"/>
              </w:rPr>
              <w:t>/</w:t>
            </w:r>
            <w:r w:rsidRPr="0028531D">
              <w:rPr>
                <w:lang w:val="en-US"/>
              </w:rPr>
              <w:t>MNNsInfo</w:t>
            </w:r>
            <w:r w:rsidRPr="004849C2">
              <w:rPr>
                <w:lang w:val="en-US"/>
              </w:rPr>
              <w:t>/</w:t>
            </w:r>
            <w:r w:rsidRPr="0028531D">
              <w:rPr>
                <w:lang w:val="en-US"/>
              </w:rPr>
              <w:t>MNNInfo</w:t>
            </w:r>
            <w:r w:rsidRPr="004849C2">
              <w:rPr>
                <w:lang w:val="en-US"/>
              </w:rPr>
              <w:t>/</w:t>
            </w:r>
            <w:r w:rsidRPr="0028531D">
              <w:rPr>
                <w:lang w:val="en-US"/>
              </w:rPr>
              <w:t>positionsTradeName</w:t>
            </w:r>
            <w:r w:rsidRPr="004849C2">
              <w:rPr>
                <w:lang w:val="en-US"/>
              </w:rPr>
              <w:t>/</w:t>
            </w:r>
            <w:r w:rsidRPr="0028531D">
              <w:rPr>
                <w:lang w:val="en-US"/>
              </w:rPr>
              <w:t>positionTradeName</w:t>
            </w:r>
            <w:r w:rsidRPr="004849C2">
              <w:rPr>
                <w:lang w:val="en-US"/>
              </w:rPr>
              <w:t>/</w:t>
            </w:r>
            <w:r w:rsidRPr="0028531D">
              <w:rPr>
                <w:lang w:val="en-US"/>
              </w:rPr>
              <w:t>positionTradeNameUsingTextForm</w:t>
            </w:r>
            <w:r w:rsidRPr="004849C2">
              <w:rPr>
                <w:lang w:val="en-US"/>
              </w:rPr>
              <w:t xml:space="preserve">/MNNNormName) </w:t>
            </w:r>
            <w:r w:rsidRPr="0028531D">
              <w:t>не</w:t>
            </w:r>
            <w:r w:rsidRPr="004849C2">
              <w:rPr>
                <w:lang w:val="en-US"/>
              </w:rPr>
              <w:t xml:space="preserve"> </w:t>
            </w:r>
            <w:r w:rsidRPr="0028531D">
              <w:t>заполняется</w:t>
            </w:r>
            <w:r w:rsidRPr="004849C2">
              <w:rPr>
                <w:lang w:val="en-US"/>
              </w:rPr>
              <w:t>;</w:t>
            </w:r>
          </w:p>
          <w:p w14:paraId="39326647" w14:textId="77777777" w:rsidR="00056C63" w:rsidRPr="00164F04" w:rsidRDefault="00056C63" w:rsidP="00056C63">
            <w:pPr>
              <w:pStyle w:val="affe"/>
              <w:rPr>
                <w:lang w:val="en-US"/>
              </w:rPr>
            </w:pPr>
          </w:p>
          <w:p w14:paraId="404BBAE9" w14:textId="23C5D8B5" w:rsidR="00056C63" w:rsidRPr="004849C2" w:rsidRDefault="00056C63" w:rsidP="00056C63">
            <w:pPr>
              <w:pStyle w:val="ad"/>
              <w:numPr>
                <w:ilvl w:val="1"/>
                <w:numId w:val="210"/>
              </w:numPr>
              <w:rPr>
                <w:lang w:val="en-US"/>
              </w:rPr>
            </w:pPr>
            <w:r w:rsidRPr="0028531D">
              <w:t>Поле</w:t>
            </w:r>
            <w:r w:rsidRPr="004849C2">
              <w:rPr>
                <w:lang w:val="en-US"/>
              </w:rPr>
              <w:t xml:space="preserve"> «</w:t>
            </w:r>
            <w:r w:rsidRPr="0028531D">
              <w:t>Нормализованное</w:t>
            </w:r>
            <w:r w:rsidRPr="004849C2">
              <w:rPr>
                <w:lang w:val="en-US"/>
              </w:rPr>
              <w:t xml:space="preserve"> </w:t>
            </w:r>
            <w:r w:rsidRPr="0028531D">
              <w:t>описание</w:t>
            </w:r>
            <w:r w:rsidRPr="004849C2">
              <w:rPr>
                <w:lang w:val="en-US"/>
              </w:rPr>
              <w:t xml:space="preserve"> (</w:t>
            </w:r>
            <w:r w:rsidRPr="0028531D">
              <w:t>исходное</w:t>
            </w:r>
            <w:r w:rsidRPr="004849C2">
              <w:rPr>
                <w:lang w:val="en-US"/>
              </w:rPr>
              <w:t xml:space="preserve">) </w:t>
            </w:r>
            <w:r w:rsidRPr="0028531D">
              <w:t>дозировки</w:t>
            </w:r>
            <w:r w:rsidRPr="004849C2">
              <w:rPr>
                <w:lang w:val="en-US"/>
              </w:rPr>
              <w:t>» (</w:t>
            </w:r>
            <w:r w:rsidRPr="0028531D">
              <w:rPr>
                <w:lang w:val="en-US"/>
              </w:rPr>
              <w:t>products</w:t>
            </w:r>
            <w:r w:rsidRPr="004849C2">
              <w:rPr>
                <w:lang w:val="en-US"/>
              </w:rPr>
              <w:t>/</w:t>
            </w:r>
            <w:r w:rsidRPr="0028531D">
              <w:rPr>
                <w:lang w:val="en-US"/>
              </w:rPr>
              <w:t>product</w:t>
            </w:r>
            <w:r w:rsidRPr="004849C2">
              <w:rPr>
                <w:lang w:val="en-US"/>
              </w:rPr>
              <w:t>/</w:t>
            </w:r>
            <w:r w:rsidRPr="0028531D">
              <w:rPr>
                <w:lang w:val="en-US"/>
              </w:rPr>
              <w:t>drugPurchaseObjectInfo</w:t>
            </w:r>
            <w:r w:rsidRPr="004849C2">
              <w:rPr>
                <w:lang w:val="en-US"/>
              </w:rPr>
              <w:t>/</w:t>
            </w:r>
            <w:r w:rsidRPr="0028531D">
              <w:rPr>
                <w:lang w:val="en-US"/>
              </w:rPr>
              <w:t>drugInfoUsingReferenceInfo</w:t>
            </w:r>
            <w:r w:rsidRPr="004849C2">
              <w:rPr>
                <w:lang w:val="en-US"/>
              </w:rPr>
              <w:t>/</w:t>
            </w:r>
            <w:r w:rsidRPr="0028531D">
              <w:rPr>
                <w:lang w:val="en-US"/>
              </w:rPr>
              <w:t>MNNsInfo</w:t>
            </w:r>
            <w:r w:rsidRPr="004849C2">
              <w:rPr>
                <w:lang w:val="en-US"/>
              </w:rPr>
              <w:t>/</w:t>
            </w:r>
            <w:r w:rsidRPr="0028531D">
              <w:rPr>
                <w:lang w:val="en-US"/>
              </w:rPr>
              <w:t>MNNInfo</w:t>
            </w:r>
            <w:r w:rsidRPr="004849C2">
              <w:rPr>
                <w:lang w:val="en-US"/>
              </w:rPr>
              <w:t>/</w:t>
            </w:r>
            <w:r w:rsidRPr="0028531D">
              <w:rPr>
                <w:lang w:val="en-US"/>
              </w:rPr>
              <w:t>positionsTradeName</w:t>
            </w:r>
            <w:r w:rsidRPr="004849C2">
              <w:rPr>
                <w:lang w:val="en-US"/>
              </w:rPr>
              <w:t>/</w:t>
            </w:r>
            <w:r w:rsidRPr="0028531D">
              <w:rPr>
                <w:lang w:val="en-US"/>
              </w:rPr>
              <w:t>positionTradeName</w:t>
            </w:r>
            <w:r w:rsidRPr="004849C2">
              <w:rPr>
                <w:lang w:val="en-US"/>
              </w:rPr>
              <w:t>/</w:t>
            </w:r>
            <w:r w:rsidRPr="0028531D">
              <w:rPr>
                <w:lang w:val="en-US"/>
              </w:rPr>
              <w:t>positionTradeNameUsingTextForm</w:t>
            </w:r>
            <w:r w:rsidRPr="004849C2">
              <w:rPr>
                <w:lang w:val="en-US"/>
              </w:rPr>
              <w:t xml:space="preserve">/dosageNormName) </w:t>
            </w:r>
            <w:r w:rsidRPr="0028531D">
              <w:t>не</w:t>
            </w:r>
            <w:r w:rsidRPr="004849C2">
              <w:rPr>
                <w:lang w:val="en-US"/>
              </w:rPr>
              <w:t xml:space="preserve"> </w:t>
            </w:r>
            <w:r w:rsidRPr="0028531D">
              <w:t>заполняется</w:t>
            </w:r>
            <w:r w:rsidRPr="004849C2">
              <w:rPr>
                <w:lang w:val="en-US"/>
              </w:rPr>
              <w:t>;</w:t>
            </w:r>
          </w:p>
          <w:p w14:paraId="5F0DB0A4" w14:textId="773E117B" w:rsidR="00056C63" w:rsidRPr="004849C2" w:rsidRDefault="00056C63" w:rsidP="00056C63">
            <w:pPr>
              <w:pStyle w:val="ad"/>
              <w:numPr>
                <w:ilvl w:val="1"/>
                <w:numId w:val="210"/>
              </w:numPr>
              <w:rPr>
                <w:lang w:val="en-US"/>
              </w:rPr>
            </w:pPr>
            <w:r w:rsidRPr="0028531D">
              <w:t>Поле</w:t>
            </w:r>
            <w:r w:rsidRPr="004849C2">
              <w:rPr>
                <w:lang w:val="en-US"/>
              </w:rPr>
              <w:t xml:space="preserve"> «</w:t>
            </w:r>
            <w:r w:rsidRPr="0028531D">
              <w:t>Нормализованное</w:t>
            </w:r>
            <w:r w:rsidRPr="004849C2">
              <w:rPr>
                <w:lang w:val="en-US"/>
              </w:rPr>
              <w:t xml:space="preserve"> </w:t>
            </w:r>
            <w:r w:rsidRPr="0028531D">
              <w:t>название</w:t>
            </w:r>
            <w:r w:rsidRPr="004849C2">
              <w:rPr>
                <w:lang w:val="en-US"/>
              </w:rPr>
              <w:t xml:space="preserve"> (</w:t>
            </w:r>
            <w:r w:rsidRPr="0028531D">
              <w:t>исходное</w:t>
            </w:r>
            <w:r w:rsidRPr="004849C2">
              <w:rPr>
                <w:lang w:val="en-US"/>
              </w:rPr>
              <w:t xml:space="preserve">) </w:t>
            </w:r>
            <w:r w:rsidRPr="0028531D">
              <w:t>лекарственной</w:t>
            </w:r>
            <w:r w:rsidRPr="004849C2">
              <w:rPr>
                <w:lang w:val="en-US"/>
              </w:rPr>
              <w:t xml:space="preserve"> </w:t>
            </w:r>
            <w:r w:rsidRPr="0028531D">
              <w:t>формы</w:t>
            </w:r>
            <w:r w:rsidRPr="004849C2">
              <w:rPr>
                <w:lang w:val="en-US"/>
              </w:rPr>
              <w:t>» (</w:t>
            </w:r>
            <w:r w:rsidRPr="0028531D">
              <w:rPr>
                <w:lang w:val="en-US"/>
              </w:rPr>
              <w:t>products</w:t>
            </w:r>
            <w:r w:rsidRPr="004849C2">
              <w:rPr>
                <w:lang w:val="en-US"/>
              </w:rPr>
              <w:t>/</w:t>
            </w:r>
            <w:r w:rsidRPr="0028531D">
              <w:rPr>
                <w:lang w:val="en-US"/>
              </w:rPr>
              <w:t>product</w:t>
            </w:r>
            <w:r w:rsidRPr="004849C2">
              <w:rPr>
                <w:lang w:val="en-US"/>
              </w:rPr>
              <w:t>/</w:t>
            </w:r>
            <w:r w:rsidRPr="0028531D">
              <w:rPr>
                <w:lang w:val="en-US"/>
              </w:rPr>
              <w:t>drugPurchaseObjectInfo</w:t>
            </w:r>
            <w:r w:rsidRPr="004849C2">
              <w:rPr>
                <w:lang w:val="en-US"/>
              </w:rPr>
              <w:t>/</w:t>
            </w:r>
            <w:r w:rsidRPr="0028531D">
              <w:rPr>
                <w:lang w:val="en-US"/>
              </w:rPr>
              <w:t>drugInfoUsingReferenceInfo</w:t>
            </w:r>
            <w:r w:rsidRPr="004849C2">
              <w:rPr>
                <w:lang w:val="en-US"/>
              </w:rPr>
              <w:t>/</w:t>
            </w:r>
            <w:r w:rsidRPr="0028531D">
              <w:rPr>
                <w:lang w:val="en-US"/>
              </w:rPr>
              <w:t>MNNsInfo</w:t>
            </w:r>
            <w:r w:rsidRPr="004849C2">
              <w:rPr>
                <w:lang w:val="en-US"/>
              </w:rPr>
              <w:t>/</w:t>
            </w:r>
            <w:r w:rsidRPr="0028531D">
              <w:rPr>
                <w:lang w:val="en-US"/>
              </w:rPr>
              <w:t>MNNInfo</w:t>
            </w:r>
            <w:r w:rsidRPr="004849C2">
              <w:rPr>
                <w:lang w:val="en-US"/>
              </w:rPr>
              <w:t>/</w:t>
            </w:r>
            <w:r w:rsidRPr="0028531D">
              <w:rPr>
                <w:lang w:val="en-US"/>
              </w:rPr>
              <w:t>positionsTradeName</w:t>
            </w:r>
            <w:r w:rsidRPr="004849C2">
              <w:rPr>
                <w:lang w:val="en-US"/>
              </w:rPr>
              <w:t>/</w:t>
            </w:r>
            <w:r w:rsidRPr="0028531D">
              <w:rPr>
                <w:lang w:val="en-US"/>
              </w:rPr>
              <w:t>positionTradeName</w:t>
            </w:r>
            <w:r w:rsidRPr="004849C2">
              <w:rPr>
                <w:lang w:val="en-US"/>
              </w:rPr>
              <w:t>/</w:t>
            </w:r>
            <w:r w:rsidRPr="0028531D">
              <w:rPr>
                <w:lang w:val="en-US"/>
              </w:rPr>
              <w:t>positionTradeNameUsingTextForm</w:t>
            </w:r>
            <w:r w:rsidRPr="004849C2">
              <w:rPr>
                <w:lang w:val="en-US"/>
              </w:rPr>
              <w:t xml:space="preserve">/medicamentalFormNormName) </w:t>
            </w:r>
            <w:r w:rsidRPr="0028531D">
              <w:t>не</w:t>
            </w:r>
            <w:r w:rsidRPr="004849C2">
              <w:rPr>
                <w:lang w:val="en-US"/>
              </w:rPr>
              <w:t xml:space="preserve"> </w:t>
            </w:r>
            <w:r w:rsidRPr="0028531D">
              <w:t>заполняется</w:t>
            </w:r>
            <w:r w:rsidRPr="004849C2">
              <w:rPr>
                <w:lang w:val="en-US"/>
              </w:rPr>
              <w:t>;</w:t>
            </w:r>
          </w:p>
          <w:p w14:paraId="0A0151B9" w14:textId="77777777" w:rsidR="00056C63" w:rsidRPr="004849C2" w:rsidRDefault="00056C63" w:rsidP="00056C63">
            <w:pPr>
              <w:pStyle w:val="ad"/>
              <w:ind w:left="1440"/>
              <w:rPr>
                <w:lang w:val="en-US"/>
              </w:rPr>
            </w:pPr>
          </w:p>
          <w:p w14:paraId="7C960E96" w14:textId="77777777" w:rsidR="00056C63" w:rsidRPr="004849C2" w:rsidRDefault="00056C63" w:rsidP="00056C63">
            <w:pPr>
              <w:pStyle w:val="ad"/>
              <w:ind w:left="1440"/>
              <w:rPr>
                <w:lang w:val="en-US"/>
              </w:rPr>
            </w:pPr>
          </w:p>
          <w:p w14:paraId="7F54A8A0" w14:textId="6B550E9A" w:rsidR="00056C63" w:rsidRPr="004849C2" w:rsidRDefault="00056C63" w:rsidP="00056C63">
            <w:pPr>
              <w:pStyle w:val="ad"/>
              <w:numPr>
                <w:ilvl w:val="0"/>
                <w:numId w:val="210"/>
              </w:numPr>
              <w:rPr>
                <w:lang w:val="en-US"/>
              </w:rPr>
            </w:pPr>
            <w:r w:rsidRPr="0022102E">
              <w:t>в</w:t>
            </w:r>
            <w:r w:rsidRPr="004849C2">
              <w:rPr>
                <w:lang w:val="en-US"/>
              </w:rPr>
              <w:t xml:space="preserve"> </w:t>
            </w:r>
            <w:r w:rsidRPr="0022102E">
              <w:t>блоки</w:t>
            </w:r>
            <w:r w:rsidRPr="004849C2">
              <w:rPr>
                <w:lang w:val="en-US"/>
              </w:rPr>
              <w:t xml:space="preserve"> «</w:t>
            </w:r>
            <w:r w:rsidRPr="0022102E">
              <w:t>Предмет</w:t>
            </w:r>
            <w:r w:rsidRPr="004849C2">
              <w:rPr>
                <w:lang w:val="en-US"/>
              </w:rPr>
              <w:t xml:space="preserve"> </w:t>
            </w:r>
            <w:r w:rsidRPr="0022102E">
              <w:t>контракта</w:t>
            </w:r>
            <w:r w:rsidRPr="004849C2">
              <w:rPr>
                <w:lang w:val="en-US"/>
              </w:rPr>
              <w:t xml:space="preserve"> (</w:t>
            </w:r>
            <w:r w:rsidRPr="0022102E">
              <w:t>объект</w:t>
            </w:r>
            <w:r w:rsidRPr="004849C2">
              <w:rPr>
                <w:lang w:val="en-US"/>
              </w:rPr>
              <w:t xml:space="preserve"> </w:t>
            </w:r>
            <w:r w:rsidRPr="0022102E">
              <w:t>закупки</w:t>
            </w:r>
            <w:r w:rsidRPr="004849C2">
              <w:rPr>
                <w:lang w:val="en-US"/>
              </w:rPr>
              <w:t xml:space="preserve">), </w:t>
            </w:r>
            <w:r w:rsidRPr="0022102E">
              <w:t>имеющий</w:t>
            </w:r>
            <w:r w:rsidRPr="004849C2">
              <w:rPr>
                <w:lang w:val="en-US"/>
              </w:rPr>
              <w:t xml:space="preserve"> </w:t>
            </w:r>
            <w:r w:rsidRPr="0022102E">
              <w:t>соподчиненные</w:t>
            </w:r>
            <w:r w:rsidRPr="004849C2">
              <w:rPr>
                <w:lang w:val="en-US"/>
              </w:rPr>
              <w:t xml:space="preserve"> </w:t>
            </w:r>
            <w:r w:rsidRPr="0022102E">
              <w:t>объекты</w:t>
            </w:r>
            <w:r w:rsidRPr="004849C2">
              <w:rPr>
                <w:lang w:val="en-US"/>
              </w:rPr>
              <w:t xml:space="preserve"> </w:t>
            </w:r>
            <w:r w:rsidRPr="0022102E">
              <w:t>закупки</w:t>
            </w:r>
            <w:r w:rsidRPr="004849C2">
              <w:rPr>
                <w:lang w:val="en-US"/>
              </w:rPr>
              <w:t>» (</w:t>
            </w:r>
            <w:r w:rsidRPr="004849C2">
              <w:rPr>
                <w:b/>
                <w:lang w:val="en-US"/>
              </w:rPr>
              <w:t>products/parentProduct</w:t>
            </w:r>
            <w:r w:rsidRPr="004849C2">
              <w:rPr>
                <w:lang w:val="en-US"/>
              </w:rPr>
              <w:t xml:space="preserve">) </w:t>
            </w:r>
            <w:r w:rsidRPr="0022102E">
              <w:t>переносятся</w:t>
            </w:r>
            <w:r w:rsidRPr="004849C2">
              <w:rPr>
                <w:lang w:val="en-US"/>
              </w:rPr>
              <w:t xml:space="preserve"> </w:t>
            </w:r>
            <w:r w:rsidRPr="0022102E">
              <w:t>все</w:t>
            </w:r>
            <w:r w:rsidRPr="004849C2">
              <w:rPr>
                <w:lang w:val="en-US"/>
              </w:rPr>
              <w:t xml:space="preserve"> </w:t>
            </w:r>
            <w:r w:rsidRPr="0022102E">
              <w:t>объекты</w:t>
            </w:r>
            <w:r w:rsidRPr="004849C2">
              <w:rPr>
                <w:lang w:val="en-US"/>
              </w:rPr>
              <w:t xml:space="preserve"> </w:t>
            </w:r>
            <w:r w:rsidRPr="0022102E">
              <w:t>закупки</w:t>
            </w:r>
            <w:r w:rsidRPr="004849C2">
              <w:rPr>
                <w:lang w:val="en-US"/>
              </w:rPr>
              <w:t xml:space="preserve"> </w:t>
            </w:r>
            <w:r w:rsidRPr="0022102E">
              <w:t>из</w:t>
            </w:r>
            <w:r w:rsidRPr="004849C2">
              <w:rPr>
                <w:lang w:val="en-US"/>
              </w:rPr>
              <w:t xml:space="preserve"> </w:t>
            </w:r>
            <w:r w:rsidRPr="0022102E">
              <w:t>блоков</w:t>
            </w:r>
            <w:r w:rsidRPr="004849C2">
              <w:rPr>
                <w:lang w:val="en-US"/>
              </w:rPr>
              <w:t xml:space="preserve"> «</w:t>
            </w:r>
            <w:r w:rsidRPr="00753FB2">
              <w:t>Родительский</w:t>
            </w:r>
            <w:r w:rsidRPr="004849C2">
              <w:rPr>
                <w:lang w:val="en-US"/>
              </w:rPr>
              <w:t xml:space="preserve"> </w:t>
            </w:r>
            <w:r w:rsidRPr="00753FB2">
              <w:t>объект</w:t>
            </w:r>
            <w:r w:rsidRPr="004849C2">
              <w:rPr>
                <w:lang w:val="en-US"/>
              </w:rPr>
              <w:t xml:space="preserve"> </w:t>
            </w:r>
            <w:r w:rsidRPr="00753FB2">
              <w:t>закупки</w:t>
            </w:r>
            <w:r w:rsidRPr="004849C2">
              <w:rPr>
                <w:lang w:val="en-US"/>
              </w:rPr>
              <w:t>» (contractSubjectInfo/productsInfo/productsInfoElectronicContract/parentProductInfo):</w:t>
            </w:r>
          </w:p>
          <w:p w14:paraId="391E27C0" w14:textId="0DFEC09E" w:rsidR="00056C63" w:rsidRPr="004849C2" w:rsidRDefault="00056C63" w:rsidP="00056C63">
            <w:pPr>
              <w:pStyle w:val="ad"/>
              <w:numPr>
                <w:ilvl w:val="1"/>
                <w:numId w:val="210"/>
              </w:numPr>
              <w:rPr>
                <w:lang w:val="en-US"/>
              </w:rPr>
            </w:pPr>
            <w:r w:rsidRPr="00753FB2">
              <w:t>поле</w:t>
            </w:r>
            <w:r w:rsidRPr="004849C2">
              <w:rPr>
                <w:lang w:val="en-US"/>
              </w:rPr>
              <w:t xml:space="preserve"> «</w:t>
            </w:r>
            <w:r w:rsidRPr="00753FB2">
              <w:t>Уникальный</w:t>
            </w:r>
            <w:r w:rsidRPr="004849C2">
              <w:rPr>
                <w:lang w:val="en-US"/>
              </w:rPr>
              <w:t xml:space="preserve"> </w:t>
            </w:r>
            <w:r w:rsidRPr="00753FB2">
              <w:t>идентификатор</w:t>
            </w:r>
            <w:r w:rsidRPr="004849C2">
              <w:rPr>
                <w:lang w:val="en-US"/>
              </w:rPr>
              <w:t xml:space="preserve"> </w:t>
            </w:r>
            <w:r w:rsidRPr="00753FB2">
              <w:t>объекта</w:t>
            </w:r>
            <w:r w:rsidRPr="004849C2">
              <w:rPr>
                <w:lang w:val="en-US"/>
              </w:rPr>
              <w:t xml:space="preserve"> </w:t>
            </w:r>
            <w:r w:rsidRPr="00753FB2">
              <w:t>закупки</w:t>
            </w:r>
            <w:r w:rsidRPr="004849C2">
              <w:rPr>
                <w:lang w:val="en-US"/>
              </w:rPr>
              <w:t xml:space="preserve"> </w:t>
            </w:r>
            <w:r w:rsidRPr="00753FB2">
              <w:t>в</w:t>
            </w:r>
            <w:r w:rsidRPr="004849C2">
              <w:rPr>
                <w:lang w:val="en-US"/>
              </w:rPr>
              <w:t xml:space="preserve"> </w:t>
            </w:r>
            <w:r w:rsidRPr="00753FB2">
              <w:t>ЕИС</w:t>
            </w:r>
            <w:r w:rsidRPr="004849C2">
              <w:rPr>
                <w:lang w:val="en-US"/>
              </w:rPr>
              <w:t xml:space="preserve"> </w:t>
            </w:r>
            <w:r w:rsidRPr="00753FB2">
              <w:t>в</w:t>
            </w:r>
            <w:r w:rsidRPr="004849C2">
              <w:rPr>
                <w:lang w:val="en-US"/>
              </w:rPr>
              <w:t xml:space="preserve"> </w:t>
            </w:r>
            <w:r w:rsidRPr="00753FB2">
              <w:t>извещении</w:t>
            </w:r>
            <w:r w:rsidRPr="004849C2">
              <w:rPr>
                <w:lang w:val="en-US"/>
              </w:rPr>
              <w:t>-</w:t>
            </w:r>
            <w:r w:rsidRPr="00753FB2">
              <w:t>основании</w:t>
            </w:r>
            <w:r w:rsidRPr="004849C2">
              <w:rPr>
                <w:lang w:val="en-US"/>
              </w:rPr>
              <w:t xml:space="preserve">» (products/parentProduct/purchaseObjectSid) </w:t>
            </w:r>
            <w:r w:rsidRPr="00753FB2">
              <w:t>заполняется</w:t>
            </w:r>
            <w:r w:rsidRPr="004849C2">
              <w:rPr>
                <w:lang w:val="en-US"/>
              </w:rPr>
              <w:t xml:space="preserve"> </w:t>
            </w:r>
            <w:r w:rsidRPr="00753FB2">
              <w:t>значением</w:t>
            </w:r>
            <w:r w:rsidRPr="004849C2">
              <w:rPr>
                <w:lang w:val="en-US"/>
              </w:rPr>
              <w:t xml:space="preserve"> </w:t>
            </w:r>
            <w:r w:rsidRPr="00753FB2">
              <w:t>поля</w:t>
            </w:r>
            <w:r w:rsidRPr="004849C2">
              <w:rPr>
                <w:lang w:val="en-US"/>
              </w:rPr>
              <w:t xml:space="preserve"> «</w:t>
            </w:r>
            <w:r w:rsidRPr="00753FB2">
              <w:t>Уникальный</w:t>
            </w:r>
            <w:r w:rsidRPr="004849C2">
              <w:rPr>
                <w:lang w:val="en-US"/>
              </w:rPr>
              <w:t xml:space="preserve"> </w:t>
            </w:r>
            <w:r w:rsidRPr="00753FB2">
              <w:t>идентификатор</w:t>
            </w:r>
            <w:r w:rsidRPr="004849C2">
              <w:rPr>
                <w:lang w:val="en-US"/>
              </w:rPr>
              <w:t xml:space="preserve"> </w:t>
            </w:r>
            <w:r w:rsidRPr="00753FB2">
              <w:t>объекта</w:t>
            </w:r>
            <w:r w:rsidRPr="004849C2">
              <w:rPr>
                <w:lang w:val="en-US"/>
              </w:rPr>
              <w:t xml:space="preserve"> </w:t>
            </w:r>
            <w:r w:rsidRPr="00753FB2">
              <w:t>закупки</w:t>
            </w:r>
            <w:r w:rsidRPr="004849C2">
              <w:rPr>
                <w:lang w:val="en-US"/>
              </w:rPr>
              <w:t xml:space="preserve"> </w:t>
            </w:r>
            <w:r w:rsidRPr="00753FB2">
              <w:t>в</w:t>
            </w:r>
            <w:r w:rsidRPr="004849C2">
              <w:rPr>
                <w:lang w:val="en-US"/>
              </w:rPr>
              <w:t xml:space="preserve"> </w:t>
            </w:r>
            <w:r w:rsidRPr="00753FB2">
              <w:t>ЕИС</w:t>
            </w:r>
            <w:r w:rsidRPr="004849C2">
              <w:rPr>
                <w:lang w:val="en-US"/>
              </w:rPr>
              <w:t xml:space="preserve"> </w:t>
            </w:r>
            <w:r w:rsidRPr="00753FB2">
              <w:t>в</w:t>
            </w:r>
            <w:r w:rsidRPr="004849C2">
              <w:rPr>
                <w:lang w:val="en-US"/>
              </w:rPr>
              <w:t xml:space="preserve"> </w:t>
            </w:r>
            <w:r w:rsidRPr="00753FB2">
              <w:t>извещении</w:t>
            </w:r>
            <w:r w:rsidRPr="004849C2">
              <w:rPr>
                <w:lang w:val="en-US"/>
              </w:rPr>
              <w:t>-</w:t>
            </w:r>
            <w:r w:rsidRPr="00753FB2">
              <w:t>основании</w:t>
            </w:r>
            <w:r w:rsidRPr="004849C2">
              <w:rPr>
                <w:lang w:val="en-US"/>
              </w:rPr>
              <w:t xml:space="preserve">» (contractSubjectInfo/productsInfo/productsInfoElectronicContract/parentProductInfo/purchaseObjectSid) </w:t>
            </w:r>
            <w:r w:rsidRPr="00753FB2">
              <w:t>структурированного</w:t>
            </w:r>
            <w:r w:rsidRPr="004849C2">
              <w:rPr>
                <w:lang w:val="en-US"/>
              </w:rPr>
              <w:t xml:space="preserve"> </w:t>
            </w:r>
            <w:r w:rsidRPr="00753FB2">
              <w:t>контракта</w:t>
            </w:r>
            <w:r w:rsidRPr="004849C2">
              <w:rPr>
                <w:lang w:val="en-US"/>
              </w:rPr>
              <w:t xml:space="preserve"> (</w:t>
            </w:r>
            <w:r w:rsidRPr="00753FB2">
              <w:rPr>
                <w:lang w:val="en-US"/>
              </w:rPr>
              <w:t>cpElectronicContract</w:t>
            </w:r>
            <w:r w:rsidRPr="004849C2">
              <w:rPr>
                <w:lang w:val="en-US"/>
              </w:rPr>
              <w:t>);</w:t>
            </w:r>
          </w:p>
          <w:p w14:paraId="3599265F" w14:textId="714B9C61" w:rsidR="00056C63" w:rsidRDefault="00056C63" w:rsidP="00056C63">
            <w:pPr>
              <w:pStyle w:val="ad"/>
              <w:numPr>
                <w:ilvl w:val="1"/>
                <w:numId w:val="210"/>
              </w:numPr>
              <w:rPr>
                <w:lang w:val="en-US"/>
              </w:rPr>
            </w:pPr>
            <w:r w:rsidRPr="00753FB2">
              <w:t>поле</w:t>
            </w:r>
            <w:r w:rsidRPr="004849C2">
              <w:rPr>
                <w:lang w:val="en-US"/>
              </w:rPr>
              <w:t xml:space="preserve"> «</w:t>
            </w:r>
            <w:r w:rsidRPr="00753FB2">
              <w:t>Внешний</w:t>
            </w:r>
            <w:r w:rsidRPr="004849C2">
              <w:rPr>
                <w:lang w:val="en-US"/>
              </w:rPr>
              <w:t xml:space="preserve"> </w:t>
            </w:r>
            <w:r w:rsidRPr="00753FB2">
              <w:t>идентификатор</w:t>
            </w:r>
            <w:r w:rsidRPr="004849C2">
              <w:rPr>
                <w:lang w:val="en-US"/>
              </w:rPr>
              <w:t xml:space="preserve"> </w:t>
            </w:r>
            <w:r w:rsidRPr="00753FB2">
              <w:t>объекта</w:t>
            </w:r>
            <w:r w:rsidRPr="004849C2">
              <w:rPr>
                <w:lang w:val="en-US"/>
              </w:rPr>
              <w:t xml:space="preserve"> </w:t>
            </w:r>
            <w:r w:rsidRPr="00753FB2">
              <w:t>закупки</w:t>
            </w:r>
            <w:r w:rsidRPr="004849C2">
              <w:rPr>
                <w:lang w:val="en-US"/>
              </w:rPr>
              <w:t xml:space="preserve"> </w:t>
            </w:r>
            <w:r w:rsidRPr="00753FB2">
              <w:t>в</w:t>
            </w:r>
            <w:r w:rsidRPr="004849C2">
              <w:rPr>
                <w:lang w:val="en-US"/>
              </w:rPr>
              <w:t xml:space="preserve"> </w:t>
            </w:r>
            <w:r w:rsidRPr="00753FB2">
              <w:t>извещении</w:t>
            </w:r>
            <w:r w:rsidRPr="004849C2">
              <w:rPr>
                <w:lang w:val="en-US"/>
              </w:rPr>
              <w:t>-</w:t>
            </w:r>
            <w:r w:rsidRPr="00753FB2">
              <w:t>основании</w:t>
            </w:r>
            <w:r w:rsidRPr="004849C2">
              <w:rPr>
                <w:lang w:val="en-US"/>
              </w:rPr>
              <w:t xml:space="preserve">» (products/parentProduct/purchaseObjectExternalSid) </w:t>
            </w:r>
            <w:r w:rsidRPr="00753FB2">
              <w:t>заполняется</w:t>
            </w:r>
            <w:r w:rsidRPr="004849C2">
              <w:rPr>
                <w:lang w:val="en-US"/>
              </w:rPr>
              <w:t xml:space="preserve"> </w:t>
            </w:r>
            <w:r w:rsidRPr="00753FB2">
              <w:t>значением</w:t>
            </w:r>
            <w:r w:rsidRPr="004849C2">
              <w:rPr>
                <w:lang w:val="en-US"/>
              </w:rPr>
              <w:t xml:space="preserve"> </w:t>
            </w:r>
            <w:r w:rsidRPr="00753FB2">
              <w:t>поля</w:t>
            </w:r>
            <w:r w:rsidRPr="004849C2">
              <w:rPr>
                <w:lang w:val="en-US"/>
              </w:rPr>
              <w:t xml:space="preserve"> «</w:t>
            </w:r>
            <w:r w:rsidRPr="00753FB2">
              <w:t>Внешний</w:t>
            </w:r>
            <w:r w:rsidRPr="004849C2">
              <w:rPr>
                <w:lang w:val="en-US"/>
              </w:rPr>
              <w:t xml:space="preserve"> </w:t>
            </w:r>
            <w:r w:rsidRPr="00753FB2">
              <w:t>идентификатор</w:t>
            </w:r>
            <w:r w:rsidRPr="004849C2">
              <w:rPr>
                <w:lang w:val="en-US"/>
              </w:rPr>
              <w:t xml:space="preserve"> </w:t>
            </w:r>
            <w:r w:rsidRPr="00753FB2">
              <w:t>объекта</w:t>
            </w:r>
            <w:r w:rsidRPr="004849C2">
              <w:rPr>
                <w:lang w:val="en-US"/>
              </w:rPr>
              <w:t xml:space="preserve"> </w:t>
            </w:r>
            <w:r w:rsidRPr="00753FB2">
              <w:t>закупки</w:t>
            </w:r>
            <w:r w:rsidRPr="004849C2">
              <w:rPr>
                <w:lang w:val="en-US"/>
              </w:rPr>
              <w:t xml:space="preserve"> </w:t>
            </w:r>
            <w:r w:rsidRPr="00753FB2">
              <w:t>в</w:t>
            </w:r>
            <w:r w:rsidRPr="004849C2">
              <w:rPr>
                <w:lang w:val="en-US"/>
              </w:rPr>
              <w:t xml:space="preserve"> </w:t>
            </w:r>
            <w:r w:rsidRPr="00753FB2">
              <w:t>извещении</w:t>
            </w:r>
            <w:r w:rsidRPr="004849C2">
              <w:rPr>
                <w:lang w:val="en-US"/>
              </w:rPr>
              <w:t>-</w:t>
            </w:r>
            <w:r w:rsidRPr="00753FB2">
              <w:t>основании</w:t>
            </w:r>
            <w:r w:rsidRPr="004849C2">
              <w:rPr>
                <w:lang w:val="en-US"/>
              </w:rPr>
              <w:t xml:space="preserve">» (contractSubjectInfo/productsInfo/productsInfoElectronicContract/parentProductInfo/purchaseObjectExternalSid) </w:t>
            </w:r>
            <w:r w:rsidRPr="00753FB2">
              <w:t>структурированного</w:t>
            </w:r>
            <w:r w:rsidRPr="004849C2">
              <w:rPr>
                <w:lang w:val="en-US"/>
              </w:rPr>
              <w:t xml:space="preserve"> </w:t>
            </w:r>
            <w:r w:rsidRPr="00753FB2">
              <w:t>контракта</w:t>
            </w:r>
            <w:r w:rsidRPr="004849C2">
              <w:rPr>
                <w:lang w:val="en-US"/>
              </w:rPr>
              <w:t xml:space="preserve"> (</w:t>
            </w:r>
            <w:r w:rsidRPr="00753FB2">
              <w:rPr>
                <w:lang w:val="en-US"/>
              </w:rPr>
              <w:t>cpElectronicContract</w:t>
            </w:r>
            <w:r w:rsidRPr="004849C2">
              <w:rPr>
                <w:lang w:val="en-US"/>
              </w:rPr>
              <w:t>);</w:t>
            </w:r>
          </w:p>
          <w:p w14:paraId="01D1B367" w14:textId="672B67E1" w:rsidR="00056C63" w:rsidRPr="00925EF1" w:rsidRDefault="00056C63" w:rsidP="00056C63">
            <w:pPr>
              <w:pStyle w:val="ad"/>
              <w:numPr>
                <w:ilvl w:val="1"/>
                <w:numId w:val="210"/>
              </w:numPr>
            </w:pPr>
            <w:r w:rsidRPr="00925EF1">
              <w:t>Поле «</w:t>
            </w:r>
            <w:r w:rsidRPr="00BD5C8B">
              <w:t>Уникальный идентификатор объекта закупк</w:t>
            </w:r>
            <w:r>
              <w:t>и в ЕИС в электронном контракте</w:t>
            </w:r>
            <w:r w:rsidRPr="00925EF1">
              <w:t>» (</w:t>
            </w:r>
            <w:r w:rsidRPr="004849C2">
              <w:rPr>
                <w:lang w:val="en-US"/>
              </w:rPr>
              <w:t>products</w:t>
            </w:r>
            <w:r w:rsidRPr="00BD5C8B">
              <w:t>/</w:t>
            </w:r>
            <w:r w:rsidRPr="004849C2">
              <w:rPr>
                <w:lang w:val="en-US"/>
              </w:rPr>
              <w:t>parentProduct</w:t>
            </w:r>
            <w:r>
              <w:t>/</w:t>
            </w:r>
            <w:r w:rsidRPr="00925EF1">
              <w:rPr>
                <w:lang w:val="en-US"/>
              </w:rPr>
              <w:t>electronicContractSid</w:t>
            </w:r>
            <w:r w:rsidRPr="00925EF1">
              <w:t xml:space="preserve">). Игнорируется при приеме, заполняется автоматически из поля </w:t>
            </w:r>
            <w:r w:rsidRPr="00BD5C8B">
              <w:t>"Уни</w:t>
            </w:r>
            <w:r>
              <w:t>кальный идентификатор объекта за</w:t>
            </w:r>
            <w:r w:rsidRPr="00BD5C8B">
              <w:t>купки" (contractSubjectInfo/productsInfo/productsInfoElectronicContract/parentProductInfo/sid)</w:t>
            </w:r>
            <w:r w:rsidRPr="00925EF1">
              <w:t xml:space="preserve"> в структурированном электронном контракте</w:t>
            </w:r>
            <w:r w:rsidRPr="0022102E">
              <w:t>)</w:t>
            </w:r>
            <w:r>
              <w:t xml:space="preserve">. Если в принимаемом документе заполнено поле </w:t>
            </w:r>
            <w:r w:rsidRPr="0022102E">
              <w:t>«Внешний идентификатор объекта закупки» (</w:t>
            </w:r>
            <w:r w:rsidRPr="00753FB2">
              <w:t>products/parentProduct/externalSid</w:t>
            </w:r>
            <w:r w:rsidRPr="0022102E">
              <w:t>)</w:t>
            </w:r>
            <w:r>
              <w:t>, то принимается и сохраняется после прохождения контролей (</w:t>
            </w:r>
            <w:r w:rsidRPr="00303941">
              <w:t>РК_ИК_0495</w:t>
            </w:r>
            <w:r>
              <w:t xml:space="preserve">, </w:t>
            </w:r>
            <w:r w:rsidRPr="00A64DD7">
              <w:t>РК_ИК_</w:t>
            </w:r>
            <w:r>
              <w:t xml:space="preserve">0496, </w:t>
            </w:r>
            <w:r w:rsidRPr="00A64DD7">
              <w:t>РК_ИК_</w:t>
            </w:r>
            <w:r>
              <w:t>0497);</w:t>
            </w:r>
          </w:p>
          <w:p w14:paraId="7CBB209B" w14:textId="0558D4D3" w:rsidR="00056C63" w:rsidRPr="00925EF1" w:rsidRDefault="00056C63" w:rsidP="00056C63">
            <w:pPr>
              <w:pStyle w:val="ad"/>
              <w:numPr>
                <w:ilvl w:val="1"/>
                <w:numId w:val="210"/>
              </w:numPr>
            </w:pPr>
            <w:r w:rsidRPr="00BD5C8B">
              <w:t>Поле «Внешний идентификатор объекта закупки в электронном контракте» (</w:t>
            </w:r>
            <w:r w:rsidRPr="004849C2">
              <w:rPr>
                <w:lang w:val="en-US"/>
              </w:rPr>
              <w:t>products</w:t>
            </w:r>
            <w:r w:rsidRPr="00BD5C8B">
              <w:t>/</w:t>
            </w:r>
            <w:r w:rsidRPr="004849C2">
              <w:rPr>
                <w:lang w:val="en-US"/>
              </w:rPr>
              <w:t>parentProduct</w:t>
            </w:r>
            <w:r w:rsidRPr="00BD5C8B">
              <w:t>/</w:t>
            </w:r>
            <w:r w:rsidRPr="00925EF1">
              <w:rPr>
                <w:lang w:val="en-US"/>
              </w:rPr>
              <w:t>electronicContractExternalSid</w:t>
            </w:r>
            <w:r w:rsidRPr="00BD5C8B">
              <w:t xml:space="preserve">). </w:t>
            </w:r>
            <w:r w:rsidRPr="00925EF1">
              <w:t xml:space="preserve">Игнорируется при приеме, заполняется автоматически из поля </w:t>
            </w:r>
            <w:r w:rsidRPr="00BD5C8B">
              <w:t>"Внешний идентификатор объекта закупки" (contractSubjectInfo/productsInfo/productsInfoElectronicContract/parentProductInfo/externalSid)</w:t>
            </w:r>
            <w:r w:rsidRPr="00925EF1">
              <w:t xml:space="preserve"> в структурированном электронном контракте</w:t>
            </w:r>
            <w:r w:rsidRPr="0022102E">
              <w:t>)</w:t>
            </w:r>
            <w:r>
              <w:t xml:space="preserve">. Если в принимаемом документе заполнено поле </w:t>
            </w:r>
            <w:r w:rsidRPr="0022102E">
              <w:t>«Внешний идентификатор объекта закупки» (</w:t>
            </w:r>
            <w:r w:rsidRPr="00753FB2">
              <w:t>products/parentProduct/externalSid</w:t>
            </w:r>
            <w:r w:rsidRPr="0022102E">
              <w:t>)</w:t>
            </w:r>
            <w:r>
              <w:t>, то принимается и сохраняется после прохождения контролей (</w:t>
            </w:r>
            <w:r w:rsidRPr="00303941">
              <w:t>РК_ИК_0495</w:t>
            </w:r>
            <w:r>
              <w:t xml:space="preserve">, </w:t>
            </w:r>
            <w:r w:rsidRPr="00A64DD7">
              <w:t>РК_ИК_</w:t>
            </w:r>
            <w:r>
              <w:t xml:space="preserve">0496, </w:t>
            </w:r>
            <w:r w:rsidRPr="00A64DD7">
              <w:t>РК_ИК_</w:t>
            </w:r>
            <w:r>
              <w:t>0497);</w:t>
            </w:r>
          </w:p>
          <w:p w14:paraId="7AAF9CD3" w14:textId="190412A4" w:rsidR="00056C63" w:rsidRPr="00753FB2" w:rsidRDefault="00056C63" w:rsidP="00056C63">
            <w:pPr>
              <w:pStyle w:val="ad"/>
              <w:numPr>
                <w:ilvl w:val="1"/>
                <w:numId w:val="210"/>
              </w:numPr>
            </w:pPr>
            <w:r w:rsidRPr="00753FB2">
              <w:t>поле «Уникальный идентификатор в ЕИС» (products/parentProduct/sid) заполняется уникальным идентификатором объекта закупки, присвоенным в РК;</w:t>
            </w:r>
          </w:p>
          <w:p w14:paraId="3E2053C6" w14:textId="52FE0036" w:rsidR="00056C63" w:rsidRPr="00753FB2" w:rsidRDefault="00056C63" w:rsidP="00056C63">
            <w:pPr>
              <w:pStyle w:val="ad"/>
              <w:numPr>
                <w:ilvl w:val="1"/>
                <w:numId w:val="210"/>
              </w:numPr>
            </w:pPr>
            <w:r w:rsidRPr="00753FB2">
              <w:t>поле «Внешний идентификатор объекта закупки» (products/parentProduct/externalSid)</w:t>
            </w:r>
            <w:r>
              <w:t>. Если поле заполнено, то принимается и сохраняется, иначе</w:t>
            </w:r>
            <w:r w:rsidRPr="00753FB2">
              <w:t xml:space="preserve"> не заполняется;</w:t>
            </w:r>
          </w:p>
          <w:p w14:paraId="793A95FD" w14:textId="77777777" w:rsidR="00056C63" w:rsidRPr="00753FB2" w:rsidRDefault="00056C63" w:rsidP="00056C63">
            <w:pPr>
              <w:pStyle w:val="ad"/>
              <w:numPr>
                <w:ilvl w:val="1"/>
                <w:numId w:val="210"/>
              </w:numPr>
            </w:pPr>
            <w:r w:rsidRPr="00753FB2">
              <w:t xml:space="preserve">поле «GUID объекта закупки» (products/product/guid) заполняется уникальным </w:t>
            </w:r>
            <w:r w:rsidRPr="00753FB2">
              <w:rPr>
                <w:lang w:val="en-US"/>
              </w:rPr>
              <w:t>UUID</w:t>
            </w:r>
            <w:r w:rsidRPr="00753FB2">
              <w:t xml:space="preserve"> объекта закупки, присвоенным в РК;</w:t>
            </w:r>
          </w:p>
          <w:p w14:paraId="5798FA8D" w14:textId="7D65AEDF" w:rsidR="00056C63" w:rsidRPr="00753FB2" w:rsidRDefault="00056C63" w:rsidP="00056C63">
            <w:pPr>
              <w:pStyle w:val="ad"/>
              <w:numPr>
                <w:ilvl w:val="1"/>
                <w:numId w:val="210"/>
              </w:numPr>
            </w:pPr>
            <w:r w:rsidRPr="00753FB2">
              <w:lastRenderedPageBreak/>
              <w:t>поле «Порядковый номер предмета контракта (объекта закупки)» (products/parentProduct/indexNum) заполняется присвоенным порядковым номером объекта закупки;</w:t>
            </w:r>
          </w:p>
          <w:p w14:paraId="443F7774" w14:textId="6BCC586A" w:rsidR="00056C63" w:rsidRPr="00753FB2" w:rsidRDefault="00056C63" w:rsidP="00056C63">
            <w:pPr>
              <w:pStyle w:val="ad"/>
              <w:numPr>
                <w:ilvl w:val="1"/>
                <w:numId w:val="210"/>
              </w:numPr>
            </w:pPr>
            <w:r w:rsidRPr="00753FB2">
              <w:t>блок «Классификация по ОКПД» (products/parentProduct/OKPD) не заполняется;</w:t>
            </w:r>
          </w:p>
          <w:p w14:paraId="3629B70A" w14:textId="79D3D51C" w:rsidR="00056C63" w:rsidRPr="00753FB2" w:rsidRDefault="00056C63" w:rsidP="00056C63">
            <w:pPr>
              <w:pStyle w:val="ad"/>
              <w:numPr>
                <w:ilvl w:val="1"/>
                <w:numId w:val="210"/>
              </w:numPr>
            </w:pPr>
            <w:r w:rsidRPr="00753FB2">
              <w:t>блок «Классификация по ОКПД2» (products/parentProduct/OKPD2) заполняется значением блока «Классификация по ОКПД2» (contractSubjectInfo/productsInfo/productsInfoElectronicContract/parentProductInfo/OKPD2Info) структурированного контракта (</w:t>
            </w:r>
            <w:r w:rsidRPr="00753FB2">
              <w:rPr>
                <w:lang w:val="en-US"/>
              </w:rPr>
              <w:t>cpElectronicContract</w:t>
            </w:r>
            <w:r w:rsidRPr="00753FB2">
              <w:t>), ЕСЛИ не задан блок «Классификация по КТРУ» (contractSubjectInfo/productsInfo/productsInfoElectronicContract/parentProductInfo/KTRUInfo);</w:t>
            </w:r>
          </w:p>
          <w:p w14:paraId="48896CA8" w14:textId="0E9CDC94" w:rsidR="00056C63" w:rsidRPr="00753FB2" w:rsidRDefault="00056C63" w:rsidP="00056C63">
            <w:pPr>
              <w:pStyle w:val="ad"/>
              <w:numPr>
                <w:ilvl w:val="1"/>
                <w:numId w:val="210"/>
              </w:numPr>
            </w:pPr>
            <w:r w:rsidRPr="00753FB2">
              <w:t>блок «Классификация по КТРУ» (products/parentProduct/KTRU) заполняется значением блока «Классификация по КТРУ» (contractSubjectInfo/productsInfo/productsInfoElectronicContract/parentProductInfo/KTRUInfo) и блока «Классификация по ОКПД2» (contractSubjectInfo/productsInfo/productsInfoElectronicContract/parentProductInfo/OKPD2Info) структурированного контракта (</w:t>
            </w:r>
            <w:r w:rsidRPr="00753FB2">
              <w:rPr>
                <w:lang w:val="en-US"/>
              </w:rPr>
              <w:t>cpElectronicContract</w:t>
            </w:r>
            <w:r w:rsidRPr="00753FB2">
              <w:t>). Если в РЭК блок «Классификация по КТРУ» (contractSubjectInfo/productsInfo/productsInfoElectronicContract/parentProductInfo/KTRUInfo) не задан, то данный блок не заполняется;</w:t>
            </w:r>
          </w:p>
          <w:p w14:paraId="5D51EF47" w14:textId="7FD0C584" w:rsidR="00056C63" w:rsidRPr="00753FB2" w:rsidRDefault="00056C63" w:rsidP="00056C63">
            <w:pPr>
              <w:pStyle w:val="ad"/>
              <w:numPr>
                <w:ilvl w:val="1"/>
                <w:numId w:val="210"/>
              </w:numPr>
            </w:pPr>
            <w:r w:rsidRPr="00753FB2">
              <w:t>поле «Тип объекта закупки в иерархии» (products/parentProduct/hierarchyType) заполняется значением поля «Тип объекта закупки в иерархии» (contractSubjectInfo/productsInfo/productsInfoElectronicContract/parentProductInfo/hierarchyType) структурированного контракта (</w:t>
            </w:r>
            <w:r w:rsidRPr="00753FB2">
              <w:rPr>
                <w:lang w:val="en-US"/>
              </w:rPr>
              <w:t>cpElectronicContract</w:t>
            </w:r>
            <w:r w:rsidRPr="00753FB2">
              <w:t>);</w:t>
            </w:r>
          </w:p>
          <w:p w14:paraId="2042A33B" w14:textId="7B1010A3" w:rsidR="00056C63" w:rsidRPr="00753FB2" w:rsidRDefault="00056C63" w:rsidP="00056C63">
            <w:pPr>
              <w:pStyle w:val="ad"/>
              <w:numPr>
                <w:ilvl w:val="1"/>
                <w:numId w:val="210"/>
              </w:numPr>
            </w:pPr>
            <w:r w:rsidRPr="00753FB2">
              <w:t>поле «Способ указания объема выполнения работы, оказания услуги» (products/parentProduct/volumeSpecifyingMethod) не заполняется;</w:t>
            </w:r>
          </w:p>
          <w:p w14:paraId="134420FA" w14:textId="2DA68BD8" w:rsidR="00056C63" w:rsidRPr="00753FB2" w:rsidRDefault="00056C63" w:rsidP="00056C63">
            <w:pPr>
              <w:pStyle w:val="ad"/>
              <w:numPr>
                <w:ilvl w:val="1"/>
                <w:numId w:val="210"/>
              </w:numPr>
            </w:pPr>
            <w:r w:rsidRPr="00753FB2">
              <w:t>поле «Стоимость поставляемого товара, выполняемых работ, оказываемых услуг в валюте контракта» (products/parentProduct/sum) заполняется значением поля «Сумма» (contractSubjectInfo/productsInfo/productsInfoElectronicContract/parentProductInfo/sum) структурированного контракта (</w:t>
            </w:r>
            <w:r w:rsidRPr="00753FB2">
              <w:rPr>
                <w:lang w:val="en-US"/>
              </w:rPr>
              <w:t>cpElectronicContract</w:t>
            </w:r>
            <w:r w:rsidRPr="00753FB2">
              <w:t>);</w:t>
            </w:r>
          </w:p>
          <w:p w14:paraId="49BA3494" w14:textId="021D889C" w:rsidR="00056C63" w:rsidRPr="00753FB2" w:rsidRDefault="00056C63" w:rsidP="00056C63">
            <w:pPr>
              <w:pStyle w:val="ad"/>
              <w:numPr>
                <w:ilvl w:val="1"/>
                <w:numId w:val="210"/>
              </w:numPr>
            </w:pPr>
            <w:r w:rsidRPr="00753FB2">
              <w:t>поле «Стоимость поставляемого товара, выполняемых работ, оказываемых услуг в рублевом эквиваленте» (products/parentProduct/sumRUR) заполняется, если валюта контракта отлична от российских рублей;</w:t>
            </w:r>
          </w:p>
          <w:p w14:paraId="5C18B53E" w14:textId="32DB592E" w:rsidR="00056C63" w:rsidRPr="00753FB2" w:rsidRDefault="00056C63" w:rsidP="00056C63">
            <w:pPr>
              <w:pStyle w:val="ad"/>
              <w:numPr>
                <w:ilvl w:val="1"/>
                <w:numId w:val="210"/>
              </w:numPr>
              <w:rPr>
                <w:b/>
              </w:rPr>
            </w:pPr>
            <w:r w:rsidRPr="00753FB2">
              <w:t>поле «Объект закупки заменен на товар, работу, услугу, качество, технические и функциональные характеристики (потребительские свойства) которых улучшены в сравнении с указанными в контракте» (products/parentProduct/improvedProductReplacement) не заполняется.</w:t>
            </w:r>
          </w:p>
          <w:p w14:paraId="4DF66B2F" w14:textId="77777777" w:rsidR="00056C63" w:rsidRDefault="00056C63" w:rsidP="00056C63">
            <w:pPr>
              <w:pStyle w:val="ad"/>
              <w:ind w:left="1080"/>
              <w:rPr>
                <w:b/>
              </w:rPr>
            </w:pPr>
          </w:p>
          <w:p w14:paraId="6BEB69A6" w14:textId="77777777" w:rsidR="00056C63" w:rsidRDefault="00056C63" w:rsidP="00056C63">
            <w:pPr>
              <w:pStyle w:val="ad"/>
              <w:rPr>
                <w:b/>
              </w:rPr>
            </w:pPr>
          </w:p>
          <w:p w14:paraId="62167437" w14:textId="7AFA641F" w:rsidR="00056C63" w:rsidRDefault="00056C63" w:rsidP="00056C63">
            <w:pPr>
              <w:pStyle w:val="ad"/>
              <w:rPr>
                <w:lang w:val="uk-UA"/>
              </w:rPr>
            </w:pPr>
            <w:r w:rsidRPr="005F7809">
              <w:rPr>
                <w:lang w:val="uk-UA"/>
              </w:rPr>
              <w:t xml:space="preserve">При приеме изменений СГК, если признак "Документ на базе РЭК" установлен, то блок </w:t>
            </w:r>
            <w:r>
              <w:t>«Объекты закупки» (products)</w:t>
            </w:r>
            <w:r w:rsidRPr="00703EBA">
              <w:rPr>
                <w:lang w:val="uk-UA"/>
              </w:rPr>
              <w:t xml:space="preserve"> </w:t>
            </w:r>
            <w:r w:rsidRPr="005F7809">
              <w:rPr>
                <w:lang w:val="uk-UA"/>
              </w:rPr>
              <w:t>игнорируется при приеме и заполняется автоматически на основании связанного ДС</w:t>
            </w:r>
            <w:r>
              <w:rPr>
                <w:lang w:val="uk-UA"/>
              </w:rPr>
              <w:t>. Требования к за</w:t>
            </w:r>
            <w:r w:rsidRPr="005F7809">
              <w:rPr>
                <w:lang w:val="uk-UA"/>
              </w:rPr>
              <w:t>полнению при приеме изменений с типом «Изменение контракта» аналогичны требованиям при приеме проекта первоначальной версии, сформированного на основании электронного контракта в структурированном виде.</w:t>
            </w:r>
            <w:r>
              <w:rPr>
                <w:lang w:val="uk-UA"/>
              </w:rPr>
              <w:t xml:space="preserve"> Контроли для блока в данном случае не выполняются</w:t>
            </w:r>
          </w:p>
          <w:p w14:paraId="10B29564" w14:textId="77777777" w:rsidR="00056C63" w:rsidRPr="00703EBA" w:rsidRDefault="00056C63" w:rsidP="00056C63">
            <w:pPr>
              <w:pStyle w:val="ad"/>
              <w:rPr>
                <w:b/>
                <w:lang w:val="uk-UA"/>
              </w:rPr>
            </w:pPr>
          </w:p>
          <w:p w14:paraId="2831E305" w14:textId="77777777" w:rsidR="00056C63" w:rsidRDefault="00056C63" w:rsidP="00056C63">
            <w:pPr>
              <w:pStyle w:val="ad"/>
              <w:rPr>
                <w:b/>
              </w:rPr>
            </w:pPr>
          </w:p>
          <w:p w14:paraId="56E87464" w14:textId="65B9E923" w:rsidR="00056C63" w:rsidRPr="00DF41B7" w:rsidRDefault="00056C63" w:rsidP="00056C63">
            <w:pPr>
              <w:pStyle w:val="ad"/>
              <w:rPr>
                <w:b/>
              </w:rPr>
            </w:pPr>
            <w:r w:rsidRPr="00AF49BB">
              <w:rPr>
                <w:b/>
              </w:rPr>
              <w:t xml:space="preserve">Требования к приему блока </w:t>
            </w:r>
            <w:r w:rsidRPr="002E1706">
              <w:rPr>
                <w:b/>
              </w:rPr>
              <w:t>«Объекты закупки» (products)</w:t>
            </w:r>
            <w:r w:rsidRPr="00AF49BB">
              <w:rPr>
                <w:b/>
              </w:rPr>
              <w:t xml:space="preserve"> для случаев, когда принимается проект отличный от проекта первоначальной версии, сформированного на основании электронного контракта в структурированном виде</w:t>
            </w:r>
            <w:r>
              <w:rPr>
                <w:b/>
              </w:rPr>
              <w:t>.</w:t>
            </w:r>
          </w:p>
          <w:p w14:paraId="37B02775" w14:textId="056220C6" w:rsidR="00056C63" w:rsidRDefault="00056C63" w:rsidP="00056C63">
            <w:pPr>
              <w:pStyle w:val="ad"/>
              <w:jc w:val="left"/>
            </w:pPr>
          </w:p>
          <w:p w14:paraId="20900EC5" w14:textId="77777777" w:rsidR="00056C63" w:rsidRPr="003A15F4" w:rsidRDefault="00056C63" w:rsidP="00056C63">
            <w:pPr>
              <w:pStyle w:val="ad"/>
              <w:jc w:val="left"/>
            </w:pPr>
          </w:p>
          <w:p w14:paraId="0BA99BC9" w14:textId="5DFD5209" w:rsidR="00056C63" w:rsidRPr="00E02110" w:rsidRDefault="00056C63" w:rsidP="00056C63">
            <w:pPr>
              <w:pStyle w:val="ad"/>
              <w:jc w:val="left"/>
            </w:pPr>
            <w:r>
              <w:t>Поля</w:t>
            </w:r>
            <w:r w:rsidRPr="00E02110">
              <w:t>:</w:t>
            </w:r>
          </w:p>
          <w:p w14:paraId="04CA1403" w14:textId="34761621" w:rsidR="00056C63" w:rsidRPr="00E02110" w:rsidRDefault="00056C63" w:rsidP="00056C63">
            <w:pPr>
              <w:pStyle w:val="ad"/>
              <w:jc w:val="left"/>
            </w:pPr>
            <w:r w:rsidRPr="00E02110">
              <w:t>«</w:t>
            </w:r>
            <w:r w:rsidRPr="003B3B5F">
              <w:t>Наименование товара, работы или услуги</w:t>
            </w:r>
            <w:r w:rsidRPr="00E02110">
              <w:t>» (</w:t>
            </w:r>
            <w:r w:rsidRPr="003B3B5F">
              <w:rPr>
                <w:lang w:val="en-US"/>
              </w:rPr>
              <w:t>products</w:t>
            </w:r>
            <w:r w:rsidRPr="00E02110">
              <w:t>\</w:t>
            </w:r>
            <w:r>
              <w:rPr>
                <w:lang w:val="en-US"/>
              </w:rPr>
              <w:t>product</w:t>
            </w:r>
            <w:r>
              <w:t>\</w:t>
            </w:r>
            <w:r>
              <w:rPr>
                <w:lang w:val="en-US"/>
              </w:rPr>
              <w:t>OKPD</w:t>
            </w:r>
            <w:r w:rsidRPr="003E216C">
              <w:t>\</w:t>
            </w:r>
            <w:r>
              <w:rPr>
                <w:lang w:val="en-US"/>
              </w:rPr>
              <w:t>Name</w:t>
            </w:r>
            <w:r w:rsidRPr="00E02110">
              <w:t>)</w:t>
            </w:r>
          </w:p>
          <w:p w14:paraId="723A818C" w14:textId="442A1B87" w:rsidR="00056C63" w:rsidRPr="00E02110" w:rsidRDefault="00056C63" w:rsidP="00056C63">
            <w:pPr>
              <w:pStyle w:val="ad"/>
              <w:jc w:val="left"/>
            </w:pPr>
            <w:r w:rsidRPr="00E02110">
              <w:t>«</w:t>
            </w:r>
            <w:r w:rsidRPr="003B3B5F">
              <w:t>Наименование товара, работы или услуги</w:t>
            </w:r>
            <w:r w:rsidRPr="00E02110">
              <w:t>» (</w:t>
            </w:r>
            <w:r w:rsidRPr="003B3B5F">
              <w:rPr>
                <w:lang w:val="en-US"/>
              </w:rPr>
              <w:t>products</w:t>
            </w:r>
            <w:r w:rsidRPr="00E02110">
              <w:t>\</w:t>
            </w:r>
            <w:r>
              <w:rPr>
                <w:lang w:val="en-US"/>
              </w:rPr>
              <w:t>product</w:t>
            </w:r>
            <w:r>
              <w:t>\</w:t>
            </w:r>
            <w:r>
              <w:rPr>
                <w:lang w:val="en-US"/>
              </w:rPr>
              <w:t>OKPD</w:t>
            </w:r>
            <w:r>
              <w:t>2</w:t>
            </w:r>
            <w:r w:rsidRPr="003E216C">
              <w:t>\</w:t>
            </w:r>
            <w:r>
              <w:rPr>
                <w:lang w:val="en-US"/>
              </w:rPr>
              <w:t>Name</w:t>
            </w:r>
            <w:r w:rsidRPr="00E02110">
              <w:t>)</w:t>
            </w:r>
          </w:p>
          <w:p w14:paraId="50AF458E" w14:textId="469574E6" w:rsidR="00056C63" w:rsidRDefault="00056C63" w:rsidP="00056C63">
            <w:pPr>
              <w:pStyle w:val="ad"/>
              <w:jc w:val="left"/>
            </w:pPr>
            <w:r w:rsidRPr="00E02110">
              <w:t>«</w:t>
            </w:r>
            <w:r w:rsidRPr="00776BAD">
              <w:t xml:space="preserve">Наименование товара, работы или услуги в справочнике Каталог товаров, работ, услуг (КТРУ) (nsiKTRU </w:t>
            </w:r>
            <w:r w:rsidRPr="00E02110">
              <w:t>(</w:t>
            </w:r>
            <w:r w:rsidRPr="003B3B5F">
              <w:rPr>
                <w:lang w:val="en-US"/>
              </w:rPr>
              <w:t>products</w:t>
            </w:r>
            <w:r w:rsidRPr="00E02110">
              <w:t>\</w:t>
            </w:r>
            <w:r>
              <w:rPr>
                <w:lang w:val="en-US"/>
              </w:rPr>
              <w:t>product</w:t>
            </w:r>
            <w:r>
              <w:t>\</w:t>
            </w:r>
            <w:r w:rsidRPr="00776BAD">
              <w:rPr>
                <w:lang w:val="en-US"/>
              </w:rPr>
              <w:t>KTRU</w:t>
            </w:r>
            <w:r w:rsidRPr="003E216C">
              <w:t>\</w:t>
            </w:r>
            <w:r>
              <w:rPr>
                <w:lang w:val="en-US"/>
              </w:rPr>
              <w:t>Name</w:t>
            </w:r>
            <w:r w:rsidRPr="00E02110">
              <w:t>)</w:t>
            </w:r>
          </w:p>
          <w:p w14:paraId="2A0770BC" w14:textId="5908BE46" w:rsidR="00056C63" w:rsidRPr="008440C7" w:rsidRDefault="00056C63" w:rsidP="00056C63">
            <w:pPr>
              <w:pStyle w:val="ad"/>
              <w:jc w:val="left"/>
            </w:pPr>
            <w:r w:rsidDel="00B76365">
              <w:t xml:space="preserve"> </w:t>
            </w:r>
            <w:r w:rsidRPr="008440C7">
              <w:t>«</w:t>
            </w:r>
            <w:r>
              <w:t>Номер</w:t>
            </w:r>
            <w:r w:rsidRPr="008440C7">
              <w:t xml:space="preserve"> </w:t>
            </w:r>
            <w:r>
              <w:t>версии</w:t>
            </w:r>
            <w:r w:rsidRPr="008440C7">
              <w:t xml:space="preserve"> </w:t>
            </w:r>
            <w:r>
              <w:t>позиции</w:t>
            </w:r>
            <w:r w:rsidRPr="008440C7">
              <w:t>» (</w:t>
            </w:r>
            <w:r w:rsidRPr="00452CA5">
              <w:rPr>
                <w:lang w:val="en-US"/>
              </w:rPr>
              <w:t>products</w:t>
            </w:r>
            <w:r w:rsidRPr="008440C7">
              <w:t>/</w:t>
            </w:r>
            <w:r w:rsidRPr="00452CA5">
              <w:rPr>
                <w:lang w:val="en-US"/>
              </w:rPr>
              <w:t>product</w:t>
            </w:r>
            <w:r w:rsidRPr="008440C7">
              <w:t>/</w:t>
            </w:r>
            <w:r w:rsidRPr="00452CA5">
              <w:rPr>
                <w:lang w:val="en-US"/>
              </w:rPr>
              <w:t>KTRU</w:t>
            </w:r>
            <w:r w:rsidRPr="008440C7">
              <w:t>/</w:t>
            </w:r>
            <w:r w:rsidRPr="00452CA5">
              <w:rPr>
                <w:lang w:val="en-US"/>
              </w:rPr>
              <w:t>versionNumber</w:t>
            </w:r>
            <w:r w:rsidRPr="008440C7">
              <w:t>) (</w:t>
            </w:r>
            <w:r>
              <w:t>поле</w:t>
            </w:r>
            <w:r w:rsidRPr="008440C7">
              <w:t xml:space="preserve"> </w:t>
            </w:r>
            <w:r>
              <w:t>принимается (если заполнено) при приеме изменений размещенных сведений о контракте, первая версия которых была размещена после выхода доработки ЕИС 10.0</w:t>
            </w:r>
            <w:r w:rsidRPr="008440C7">
              <w:t>)</w:t>
            </w:r>
          </w:p>
          <w:p w14:paraId="325E6E56" w14:textId="14B5BE41" w:rsidR="00056C63" w:rsidRDefault="00056C63" w:rsidP="00056C63">
            <w:pPr>
              <w:pStyle w:val="ad"/>
              <w:jc w:val="left"/>
            </w:pPr>
          </w:p>
          <w:p w14:paraId="79E2DAE6" w14:textId="372EB96D" w:rsidR="00056C63" w:rsidRDefault="00056C63" w:rsidP="00056C63">
            <w:pPr>
              <w:pStyle w:val="ad"/>
              <w:jc w:val="left"/>
            </w:pPr>
            <w:r>
              <w:t>Поле «</w:t>
            </w:r>
            <w:r w:rsidRPr="00776BAD">
              <w:t>Идентификатор версии позиции</w:t>
            </w:r>
            <w:r>
              <w:t xml:space="preserve">» </w:t>
            </w:r>
            <w:r w:rsidRPr="003B3B5F">
              <w:rPr>
                <w:lang w:val="en-US"/>
              </w:rPr>
              <w:t>products</w:t>
            </w:r>
            <w:r w:rsidRPr="00E02110">
              <w:t>\</w:t>
            </w:r>
            <w:r>
              <w:rPr>
                <w:lang w:val="en-US"/>
              </w:rPr>
              <w:t>product</w:t>
            </w:r>
            <w:r>
              <w:t>\</w:t>
            </w:r>
            <w:r w:rsidRPr="00776BAD">
              <w:rPr>
                <w:lang w:val="en-US"/>
              </w:rPr>
              <w:t>KTRU</w:t>
            </w:r>
            <w:r w:rsidRPr="003E216C">
              <w:t>\</w:t>
            </w:r>
            <w:r>
              <w:t xml:space="preserve"> </w:t>
            </w:r>
            <w:r w:rsidRPr="00776BAD">
              <w:rPr>
                <w:lang w:val="en-US"/>
              </w:rPr>
              <w:t>versionId</w:t>
            </w:r>
            <w:r w:rsidRPr="00E02110">
              <w:t>)</w:t>
            </w:r>
            <w:r>
              <w:t xml:space="preserve"> игнорируем при приеме, не заполняем при передаче.</w:t>
            </w:r>
          </w:p>
          <w:p w14:paraId="1B507059" w14:textId="66F1162C" w:rsidR="00056C63" w:rsidRDefault="00056C63" w:rsidP="00056C63">
            <w:pPr>
              <w:pStyle w:val="ad"/>
              <w:jc w:val="left"/>
            </w:pPr>
          </w:p>
          <w:p w14:paraId="49EC75D1" w14:textId="77777777" w:rsidR="00056C63" w:rsidRPr="008440C7" w:rsidRDefault="00056C63" w:rsidP="00056C63">
            <w:pPr>
              <w:pStyle w:val="ad"/>
              <w:jc w:val="left"/>
            </w:pPr>
          </w:p>
          <w:p w14:paraId="47407AD4" w14:textId="374F6243" w:rsidR="00056C63" w:rsidRDefault="00056C63" w:rsidP="00056C63">
            <w:pPr>
              <w:pStyle w:val="ad"/>
              <w:jc w:val="left"/>
            </w:pPr>
            <w:r w:rsidRPr="00016DC2">
              <w:t>«Национальное условное обозначение» (</w:t>
            </w:r>
            <w:r w:rsidRPr="003B3B5F">
              <w:rPr>
                <w:lang w:val="en-US"/>
              </w:rPr>
              <w:t>products</w:t>
            </w:r>
            <w:r w:rsidRPr="00016DC2">
              <w:t>\</w:t>
            </w:r>
            <w:r>
              <w:rPr>
                <w:lang w:val="en-US"/>
              </w:rPr>
              <w:t>product</w:t>
            </w:r>
            <w:r w:rsidRPr="00016DC2">
              <w:t>\</w:t>
            </w:r>
            <w:r>
              <w:rPr>
                <w:lang w:val="en-US"/>
              </w:rPr>
              <w:t>OKEI</w:t>
            </w:r>
            <w:r w:rsidRPr="00016DC2">
              <w:t>\</w:t>
            </w:r>
            <w:r>
              <w:rPr>
                <w:lang w:val="en-US"/>
              </w:rPr>
              <w:t>nationalCode</w:t>
            </w:r>
            <w:r w:rsidRPr="00016DC2">
              <w:t>)</w:t>
            </w:r>
            <w:r>
              <w:t>;</w:t>
            </w:r>
          </w:p>
          <w:p w14:paraId="71F53B0E" w14:textId="36BDC421" w:rsidR="00056C63" w:rsidRPr="00016DC2" w:rsidRDefault="00056C63" w:rsidP="00056C63">
            <w:pPr>
              <w:pStyle w:val="ad"/>
              <w:jc w:val="left"/>
            </w:pPr>
            <w:r>
              <w:t>«</w:t>
            </w:r>
            <w:r w:rsidRPr="00016DC2">
              <w:t>Полное наименование единицы измерени</w:t>
            </w:r>
            <w:r>
              <w:t xml:space="preserve">я» </w:t>
            </w:r>
            <w:r w:rsidRPr="00016DC2">
              <w:t>(</w:t>
            </w:r>
            <w:r w:rsidRPr="003B3B5F">
              <w:rPr>
                <w:lang w:val="en-US"/>
              </w:rPr>
              <w:t>products</w:t>
            </w:r>
            <w:r w:rsidRPr="00016DC2">
              <w:t>\</w:t>
            </w:r>
            <w:r>
              <w:rPr>
                <w:lang w:val="en-US"/>
              </w:rPr>
              <w:t>product</w:t>
            </w:r>
            <w:r w:rsidRPr="00016DC2">
              <w:t>\</w:t>
            </w:r>
            <w:r>
              <w:rPr>
                <w:lang w:val="en-US"/>
              </w:rPr>
              <w:t>OKEI</w:t>
            </w:r>
            <w:r w:rsidRPr="00016DC2">
              <w:t>\</w:t>
            </w:r>
            <w:r>
              <w:rPr>
                <w:lang w:val="en-US"/>
              </w:rPr>
              <w:t>fullName</w:t>
            </w:r>
            <w:r w:rsidRPr="00016DC2">
              <w:t>)</w:t>
            </w:r>
          </w:p>
          <w:p w14:paraId="576E6E16" w14:textId="77777777" w:rsidR="00056C63" w:rsidRPr="00016DC2" w:rsidRDefault="00056C63" w:rsidP="00056C63">
            <w:pPr>
              <w:pStyle w:val="ad"/>
              <w:jc w:val="left"/>
            </w:pPr>
          </w:p>
          <w:p w14:paraId="42822845" w14:textId="7186AC50" w:rsidR="00056C63" w:rsidRDefault="00056C63" w:rsidP="00056C63">
            <w:pPr>
              <w:pStyle w:val="ad"/>
              <w:jc w:val="left"/>
            </w:pPr>
            <w:r>
              <w:t>при приеме игнорируются, заполняются при передаче.</w:t>
            </w:r>
          </w:p>
          <w:p w14:paraId="568D7465" w14:textId="0BB71FEF" w:rsidR="00056C63" w:rsidRDefault="00056C63" w:rsidP="00056C63">
            <w:pPr>
              <w:pStyle w:val="ad"/>
              <w:jc w:val="left"/>
            </w:pPr>
          </w:p>
          <w:p w14:paraId="6C7B5068" w14:textId="6D72EBEC" w:rsidR="00056C63" w:rsidRDefault="00056C63" w:rsidP="00056C63">
            <w:pPr>
              <w:pStyle w:val="ad"/>
              <w:jc w:val="left"/>
            </w:pPr>
            <w:r>
              <w:t xml:space="preserve">Поле «Внешний идентификатор объекта закупки в извещении-основании» (purchaseObjectExternalSid). </w:t>
            </w:r>
            <w:r w:rsidRPr="00FD5011">
              <w:t>При приеме контролируется</w:t>
            </w:r>
            <w:r>
              <w:t xml:space="preserve">, что извещение с реестровым номером </w:t>
            </w:r>
            <w:r w:rsidRPr="00F30474">
              <w:t>foundation/fcsOrder/order/notificationNumber</w:t>
            </w:r>
            <w:r>
              <w:t xml:space="preserve"> имеет один из следующих способов определения поставщика: </w:t>
            </w:r>
            <w:r w:rsidRPr="00781FD5">
              <w:t>ЭА20</w:t>
            </w:r>
            <w:r>
              <w:t xml:space="preserve">, ЭОК20, </w:t>
            </w:r>
            <w:r w:rsidRPr="00781FD5">
              <w:t>ЭЗК20</w:t>
            </w:r>
            <w:r>
              <w:t xml:space="preserve">, </w:t>
            </w:r>
            <w:r w:rsidRPr="00781FD5">
              <w:t>ЭЗТ</w:t>
            </w:r>
            <w:r>
              <w:t xml:space="preserve">, ЗакА20, ЗакК20 </w:t>
            </w:r>
            <w:r w:rsidRPr="00FD5011">
              <w:t xml:space="preserve">(см. </w:t>
            </w:r>
            <w:r>
              <w:fldChar w:fldCharType="begin"/>
            </w:r>
            <w:r>
              <w:instrText xml:space="preserve"> REF РК_ИК_0273 \h </w:instrText>
            </w:r>
            <w:r>
              <w:fldChar w:fldCharType="separate"/>
            </w:r>
            <w:r w:rsidRPr="00394510">
              <w:t>РК_ИК_027</w:t>
            </w:r>
            <w:r>
              <w:t>3</w:t>
            </w:r>
            <w:r>
              <w:fldChar w:fldCharType="end"/>
            </w:r>
            <w:r>
              <w:t xml:space="preserve"> </w:t>
            </w:r>
            <w:r w:rsidRPr="00FD5011">
              <w:t xml:space="preserve">ниже). Также контролируется, что указанный </w:t>
            </w:r>
            <w:r>
              <w:t>идентификатор</w:t>
            </w:r>
            <w:r w:rsidRPr="00FD5011">
              <w:t xml:space="preserve"> присутствует в</w:t>
            </w:r>
            <w:r>
              <w:t xml:space="preserve"> извещении с реетровым номером </w:t>
            </w:r>
            <w:r w:rsidRPr="00FD5011">
              <w:t>foundation/fcsOrder/order/notificationNumber</w:t>
            </w:r>
            <w:r>
              <w:t xml:space="preserve"> (см. контроль </w:t>
            </w:r>
            <w:r>
              <w:fldChar w:fldCharType="begin"/>
            </w:r>
            <w:r>
              <w:instrText xml:space="preserve"> REF РК_ИК_0274 \h </w:instrText>
            </w:r>
            <w:r>
              <w:fldChar w:fldCharType="separate"/>
            </w:r>
            <w:r w:rsidRPr="00394510">
              <w:t>РК_ИК_0274</w:t>
            </w:r>
            <w:r>
              <w:fldChar w:fldCharType="end"/>
            </w:r>
            <w:r>
              <w:t xml:space="preserve"> ниже).</w:t>
            </w:r>
          </w:p>
          <w:p w14:paraId="034A3D0C" w14:textId="77777777" w:rsidR="00056C63" w:rsidRDefault="00056C63" w:rsidP="00056C63">
            <w:pPr>
              <w:pStyle w:val="ad"/>
              <w:jc w:val="left"/>
            </w:pPr>
          </w:p>
          <w:p w14:paraId="0B50D41E" w14:textId="028F499B" w:rsidR="00056C63" w:rsidRPr="0030468B" w:rsidRDefault="00056C63" w:rsidP="00056C63">
            <w:pPr>
              <w:pStyle w:val="ad"/>
              <w:jc w:val="left"/>
            </w:pPr>
            <w:r>
              <w:t xml:space="preserve">Поле «Уникальный идентификатор объекта закупки в ЕИС в извещении-основании» (purchaseObjectSid). </w:t>
            </w:r>
            <w:r w:rsidRPr="00FD5011">
              <w:t>При приеме контролируется</w:t>
            </w:r>
            <w:r>
              <w:t xml:space="preserve">, что извещение с реестровым номером </w:t>
            </w:r>
            <w:r w:rsidRPr="00F30474">
              <w:t>foundation/fcsOrder/order/notificationNumber</w:t>
            </w:r>
            <w:r>
              <w:t xml:space="preserve"> имеет один из следующих способов определения поставщика: </w:t>
            </w:r>
            <w:r w:rsidRPr="00781FD5">
              <w:t>ЭА20</w:t>
            </w:r>
            <w:r>
              <w:t xml:space="preserve">, ЭОК20, </w:t>
            </w:r>
            <w:r w:rsidRPr="00781FD5">
              <w:t>ЭЗК20</w:t>
            </w:r>
            <w:r>
              <w:t xml:space="preserve">, </w:t>
            </w:r>
            <w:r w:rsidRPr="00781FD5">
              <w:t>ЭЗТ</w:t>
            </w:r>
            <w:r>
              <w:t xml:space="preserve">, ЗакА20, ЗакК20 </w:t>
            </w:r>
            <w:r w:rsidRPr="00FD5011">
              <w:t xml:space="preserve">(см. </w:t>
            </w:r>
            <w:r>
              <w:fldChar w:fldCharType="begin"/>
            </w:r>
            <w:r>
              <w:instrText xml:space="preserve"> REF РК_ИК_0273 \h </w:instrText>
            </w:r>
            <w:r>
              <w:fldChar w:fldCharType="separate"/>
            </w:r>
            <w:r w:rsidRPr="00394510">
              <w:t>РК_ИК_027</w:t>
            </w:r>
            <w:r>
              <w:t>3</w:t>
            </w:r>
            <w:r>
              <w:fldChar w:fldCharType="end"/>
            </w:r>
            <w:r>
              <w:t xml:space="preserve"> </w:t>
            </w:r>
            <w:r w:rsidRPr="00FD5011">
              <w:t xml:space="preserve">ниже). Также контролируется, что указанный </w:t>
            </w:r>
            <w:r>
              <w:t>идентификатор</w:t>
            </w:r>
            <w:r w:rsidRPr="00FD5011">
              <w:t xml:space="preserve"> присутствует в</w:t>
            </w:r>
            <w:r>
              <w:t xml:space="preserve"> извещении с реетровым номером </w:t>
            </w:r>
            <w:r w:rsidRPr="00FD5011">
              <w:t>foundation/fcsOrder/order/notificationNumber</w:t>
            </w:r>
            <w:r>
              <w:t xml:space="preserve"> (см. контроль </w:t>
            </w:r>
            <w:r>
              <w:fldChar w:fldCharType="begin"/>
            </w:r>
            <w:r>
              <w:instrText xml:space="preserve"> REF РК_ИК_0274 \h </w:instrText>
            </w:r>
            <w:r>
              <w:fldChar w:fldCharType="separate"/>
            </w:r>
            <w:r w:rsidRPr="00394510">
              <w:t>РК_ИК_0274</w:t>
            </w:r>
            <w:r>
              <w:fldChar w:fldCharType="end"/>
            </w:r>
            <w:r>
              <w:t xml:space="preserve"> ниже).</w:t>
            </w:r>
            <w:r w:rsidRPr="0030468B">
              <w:t xml:space="preserve"> </w:t>
            </w:r>
            <w:r>
              <w:t>Также контролируется ч</w:t>
            </w:r>
            <w:r w:rsidRPr="0030468B">
              <w:t xml:space="preserve">то для объекта закупки с указанным </w:t>
            </w:r>
            <w:r>
              <w:t>идентификатором и</w:t>
            </w:r>
            <w:r w:rsidRPr="0030468B">
              <w:t>/</w:t>
            </w:r>
            <w:r>
              <w:t xml:space="preserve">или </w:t>
            </w:r>
            <w:r w:rsidRPr="0030468B">
              <w:t xml:space="preserve"> внешним идентификатором в извещении не заполнено поле </w:t>
            </w:r>
            <w:r>
              <w:t>«</w:t>
            </w:r>
            <w:r w:rsidRPr="0030468B">
              <w:t>Информация, отображаемая участникам закупки до получения документации</w:t>
            </w:r>
            <w:r>
              <w:t>»</w:t>
            </w:r>
            <w:r w:rsidRPr="0030468B">
              <w:t xml:space="preserve"> (notificationInfo/purchaseObjectsInfo/notDrugPurchaseObjectsInfo/cmn:purchaseObject/cmn:beforeReceiveDocsInfo) (</w:t>
            </w:r>
            <w:r>
              <w:t xml:space="preserve">см. Контроль </w:t>
            </w:r>
            <w:r>
              <w:fldChar w:fldCharType="begin"/>
            </w:r>
            <w:r>
              <w:instrText xml:space="preserve"> REF РК_ИК_0423 \h </w:instrText>
            </w:r>
            <w:r>
              <w:fldChar w:fldCharType="separate"/>
            </w:r>
            <w:r w:rsidRPr="00293E5C">
              <w:t>РК_ИК_0423</w:t>
            </w:r>
            <w:r>
              <w:fldChar w:fldCharType="end"/>
            </w:r>
            <w:r w:rsidRPr="0030468B">
              <w:t>)</w:t>
            </w:r>
          </w:p>
          <w:p w14:paraId="7F32DD0D" w14:textId="25B0E41D" w:rsidR="00056C63" w:rsidRPr="0030468B" w:rsidRDefault="00056C63" w:rsidP="00056C63">
            <w:pPr>
              <w:pStyle w:val="ad"/>
              <w:jc w:val="left"/>
            </w:pPr>
            <w:r w:rsidRPr="0030468B">
              <w:t xml:space="preserve"> </w:t>
            </w:r>
          </w:p>
          <w:p w14:paraId="124A3D17" w14:textId="37DF2963" w:rsidR="00056C63" w:rsidRPr="00394510" w:rsidRDefault="00056C63" w:rsidP="00056C63">
            <w:pPr>
              <w:pStyle w:val="ad"/>
              <w:jc w:val="left"/>
            </w:pPr>
            <w:r>
              <w:t>Если указано хотя бы одно из полей «Внешний идентификатор объекта закупки в извещении-основании» (purchaseObjectExternalSid) и/или «Уникальный идентификатор объекта закупки в ЕИС в извещении-основании» (purchaseObjectSid) то поиск объекта закупки в ПРИЗ осуществляется по указанному идентификатору, а не по коду КТРУ. При указнии обоих идентификаторов используется purchaseObjectExternalSid как приоритетный (purchaseObjectSid в данном случае используется только, если поиск по purchaseObjectExternalSid не дал результата).</w:t>
            </w:r>
          </w:p>
          <w:p w14:paraId="794643A2" w14:textId="7251D540" w:rsidR="00056C63" w:rsidRDefault="00056C63" w:rsidP="00056C63">
            <w:pPr>
              <w:pStyle w:val="ad"/>
              <w:jc w:val="left"/>
            </w:pPr>
            <w:r w:rsidRPr="0053404D">
              <w:t>В случае если объект закупки удалось связать с объектом закупки из извещения, то в БД для данного объекта закупки должен быть установлен признак IS_INHERITED_SUBJECT = 1.</w:t>
            </w:r>
          </w:p>
          <w:p w14:paraId="486EE7F8" w14:textId="4B7FA86B" w:rsidR="00056C63" w:rsidRDefault="00056C63" w:rsidP="00056C63">
            <w:pPr>
              <w:pStyle w:val="ad"/>
              <w:jc w:val="left"/>
            </w:pPr>
          </w:p>
          <w:p w14:paraId="00FAF180" w14:textId="77777777" w:rsidR="00056C63" w:rsidRDefault="00056C63" w:rsidP="00056C63">
            <w:pPr>
              <w:pStyle w:val="ad"/>
              <w:jc w:val="left"/>
            </w:pPr>
          </w:p>
          <w:p w14:paraId="006F23E2" w14:textId="4E077A80" w:rsidR="00056C63" w:rsidRPr="004C6170" w:rsidRDefault="00056C63" w:rsidP="00056C63">
            <w:pPr>
              <w:pStyle w:val="ad"/>
              <w:jc w:val="left"/>
            </w:pPr>
            <w:bookmarkStart w:id="81" w:name="FCS_226550"/>
            <w:r>
              <w:t xml:space="preserve">В случае </w:t>
            </w:r>
            <w:bookmarkEnd w:id="81"/>
            <w:r>
              <w:t xml:space="preserve">если объект закупки связан с объектом закупки из извещения и в извещении указан код по ОКПД2 и этот код по ОКПД2 в извещении не детализирован (в поле </w:t>
            </w:r>
            <w:r>
              <w:rPr>
                <w:lang w:val="en-US"/>
              </w:rPr>
              <w:t>IS</w:t>
            </w:r>
            <w:r w:rsidRPr="00207FFA">
              <w:t>_</w:t>
            </w:r>
            <w:r>
              <w:rPr>
                <w:lang w:val="en-US"/>
              </w:rPr>
              <w:t>LAST</w:t>
            </w:r>
            <w:r w:rsidRPr="00207FFA">
              <w:t>_</w:t>
            </w:r>
            <w:r>
              <w:rPr>
                <w:lang w:val="en-US"/>
              </w:rPr>
              <w:t>NODE</w:t>
            </w:r>
            <w:r>
              <w:t xml:space="preserve"> </w:t>
            </w:r>
            <w:r>
              <w:lastRenderedPageBreak/>
              <w:t>справочника ОКПД2 для данного кода</w:t>
            </w:r>
            <w:r w:rsidRPr="00207FFA">
              <w:t xml:space="preserve"> </w:t>
            </w:r>
            <w:r>
              <w:t xml:space="preserve">не указана 1), то значение кода ОКПД2 подтягивается из пакета – блока </w:t>
            </w:r>
            <w:r w:rsidRPr="00207FFA">
              <w:t>products/product/OKPD2/code</w:t>
            </w:r>
            <w:r>
              <w:t xml:space="preserve">. При этом бизнес-контролем контролируется что указанный код является потомком кода ОКПД2 из извещения. И бизнес -контролем контролируется что этот код должен быть детализирован (в поле </w:t>
            </w:r>
            <w:r>
              <w:rPr>
                <w:lang w:val="en-US"/>
              </w:rPr>
              <w:t>IS</w:t>
            </w:r>
            <w:r w:rsidRPr="00207FFA">
              <w:t>_</w:t>
            </w:r>
            <w:r>
              <w:rPr>
                <w:lang w:val="en-US"/>
              </w:rPr>
              <w:t>LAST</w:t>
            </w:r>
            <w:r w:rsidRPr="00207FFA">
              <w:t>_</w:t>
            </w:r>
            <w:r>
              <w:rPr>
                <w:lang w:val="en-US"/>
              </w:rPr>
              <w:t>NODE</w:t>
            </w:r>
            <w:r>
              <w:t xml:space="preserve"> справочника ОКПД2 для данного кода</w:t>
            </w:r>
            <w:r w:rsidRPr="00207FFA">
              <w:t xml:space="preserve"> </w:t>
            </w:r>
            <w:r>
              <w:t>указана 1).</w:t>
            </w:r>
          </w:p>
          <w:p w14:paraId="62770C6D" w14:textId="77777777" w:rsidR="00056C63" w:rsidRDefault="00056C63" w:rsidP="00056C63">
            <w:pPr>
              <w:pStyle w:val="ad"/>
              <w:jc w:val="left"/>
            </w:pPr>
          </w:p>
          <w:p w14:paraId="015BCF17" w14:textId="77777777" w:rsidR="00056C63" w:rsidRDefault="00056C63" w:rsidP="00056C63">
            <w:pPr>
              <w:pStyle w:val="ad"/>
              <w:jc w:val="left"/>
            </w:pPr>
          </w:p>
          <w:p w14:paraId="1838FA82" w14:textId="77777777" w:rsidR="00056C63" w:rsidRPr="009F3221" w:rsidRDefault="00056C63" w:rsidP="00056C63">
            <w:pPr>
              <w:pStyle w:val="ad"/>
              <w:jc w:val="left"/>
            </w:pPr>
            <w:r>
              <w:t>Значения поля «</w:t>
            </w:r>
            <w:r w:rsidRPr="00FC0F80">
              <w:t>Уникальный идентификатор в ФКС</w:t>
            </w:r>
            <w:r>
              <w:t xml:space="preserve">» </w:t>
            </w:r>
            <w:r w:rsidRPr="00FC0F80">
              <w:t>(</w:t>
            </w:r>
            <w:r w:rsidRPr="003B3B5F">
              <w:rPr>
                <w:lang w:val="en-US"/>
              </w:rPr>
              <w:t>products</w:t>
            </w:r>
            <w:r w:rsidRPr="00FC0F80">
              <w:t>\</w:t>
            </w:r>
            <w:r>
              <w:rPr>
                <w:lang w:val="en-US"/>
              </w:rPr>
              <w:t>product</w:t>
            </w:r>
            <w:r w:rsidRPr="00FC0F80">
              <w:t>\</w:t>
            </w:r>
            <w:r>
              <w:rPr>
                <w:lang w:val="en-US"/>
              </w:rPr>
              <w:t>sid</w:t>
            </w:r>
            <w:r w:rsidRPr="00FC0F80">
              <w:t>)</w:t>
            </w:r>
            <w:r>
              <w:t xml:space="preserve"> при приеме первой версии сведений о контракте игнорируется, назначается в ЕИС и выгружается. При приеме изменений размещенной версии сведений о контракте, если поле заполнено, то контролируется</w:t>
            </w:r>
            <w:r w:rsidRPr="00152F40">
              <w:t>, что в предыдущей версии сведений о контракте найден объект закупки с указанным значением sid</w:t>
            </w:r>
            <w:r>
              <w:t>, то есть данное поле</w:t>
            </w:r>
            <w:r w:rsidRPr="00152F40">
              <w:t>,</w:t>
            </w:r>
            <w:r>
              <w:t xml:space="preserve"> как и </w:t>
            </w:r>
            <w:r>
              <w:rPr>
                <w:lang w:val="en-US"/>
              </w:rPr>
              <w:t>externalSid</w:t>
            </w:r>
            <w:r w:rsidRPr="00152F40">
              <w:t>,</w:t>
            </w:r>
            <w:r>
              <w:t xml:space="preserve"> </w:t>
            </w:r>
            <w:r w:rsidRPr="00152F40">
              <w:t>используется для идентификации объекта закупки в разных версиях сведений о контракте</w:t>
            </w:r>
            <w:r>
              <w:t xml:space="preserve">. При этом, если для </w:t>
            </w:r>
            <w:r w:rsidRPr="009F3221">
              <w:t xml:space="preserve">объекта закупки, </w:t>
            </w:r>
            <w:r>
              <w:t xml:space="preserve">найденного по </w:t>
            </w:r>
            <w:r>
              <w:rPr>
                <w:lang w:val="en-US"/>
              </w:rPr>
              <w:t>sid</w:t>
            </w:r>
            <w:r w:rsidRPr="009F3221">
              <w:t xml:space="preserve">, </w:t>
            </w:r>
            <w:r>
              <w:t>в размещенной версии сведений о контракте</w:t>
            </w:r>
            <w:r w:rsidRPr="009F3221">
              <w:t>:</w:t>
            </w:r>
          </w:p>
          <w:p w14:paraId="7FE7435C" w14:textId="74B218E1" w:rsidR="00056C63" w:rsidRPr="009341DD" w:rsidRDefault="00056C63" w:rsidP="00056C63">
            <w:pPr>
              <w:pStyle w:val="ad"/>
              <w:numPr>
                <w:ilvl w:val="0"/>
                <w:numId w:val="210"/>
              </w:numPr>
              <w:jc w:val="left"/>
            </w:pPr>
            <w:r>
              <w:t xml:space="preserve">задан </w:t>
            </w:r>
            <w:r>
              <w:rPr>
                <w:lang w:val="en-US"/>
              </w:rPr>
              <w:t>externalSid</w:t>
            </w:r>
            <w:r w:rsidRPr="00D47620">
              <w:t xml:space="preserve">, </w:t>
            </w:r>
            <w:r>
              <w:t xml:space="preserve">то в принимаемой версии для данного объекта должно быть указано то же значение </w:t>
            </w:r>
            <w:r>
              <w:rPr>
                <w:lang w:val="en-US"/>
              </w:rPr>
              <w:t>externalSid</w:t>
            </w:r>
          </w:p>
          <w:p w14:paraId="6F716466" w14:textId="06A30AA9" w:rsidR="00056C63" w:rsidRPr="009F3221" w:rsidRDefault="00056C63" w:rsidP="00056C63">
            <w:pPr>
              <w:pStyle w:val="ad"/>
              <w:numPr>
                <w:ilvl w:val="0"/>
                <w:numId w:val="210"/>
              </w:numPr>
              <w:jc w:val="left"/>
            </w:pPr>
            <w:r>
              <w:t xml:space="preserve">не задан </w:t>
            </w:r>
            <w:r w:rsidRPr="009F3221">
              <w:rPr>
                <w:lang w:val="en-US"/>
              </w:rPr>
              <w:t>externalSid</w:t>
            </w:r>
            <w:r>
              <w:t xml:space="preserve">, то в принимаемой версии допускается указание </w:t>
            </w:r>
            <w:r w:rsidRPr="009F3221">
              <w:rPr>
                <w:lang w:val="en-US"/>
              </w:rPr>
              <w:t>externalSid</w:t>
            </w:r>
            <w:r>
              <w:t>, то есть считается, что внешняя система задала для объекта закупки свой идентификатор.</w:t>
            </w:r>
          </w:p>
          <w:p w14:paraId="4B6A5270" w14:textId="40E83189" w:rsidR="00056C63" w:rsidRDefault="00056C63" w:rsidP="00056C63">
            <w:pPr>
              <w:pStyle w:val="ad"/>
              <w:jc w:val="left"/>
            </w:pPr>
          </w:p>
          <w:p w14:paraId="26C136B4" w14:textId="1AFDE4A1" w:rsidR="00056C63" w:rsidRPr="00A5342F" w:rsidRDefault="00056C63" w:rsidP="00056C63">
            <w:pPr>
              <w:pStyle w:val="ad"/>
              <w:jc w:val="left"/>
            </w:pPr>
          </w:p>
          <w:p w14:paraId="7D62A7F2" w14:textId="7638DC7E" w:rsidR="00056C63" w:rsidRDefault="00056C63" w:rsidP="00056C63">
            <w:pPr>
              <w:pStyle w:val="ad"/>
              <w:jc w:val="left"/>
            </w:pPr>
            <w:r>
              <w:t>Значение поля «</w:t>
            </w:r>
            <w:r w:rsidRPr="008004A2">
              <w:t>Внешний идентификатор объекта закупки</w:t>
            </w:r>
            <w:r>
              <w:t>» (</w:t>
            </w:r>
            <w:r w:rsidRPr="008004A2">
              <w:t>externalSid</w:t>
            </w:r>
            <w:r>
              <w:t>) – при приеме берется из пришедшего документа и сохраняется в БД. При этом проверяется уникальность пришедшего значения в рамках организации – заказчика – см. контроль РК_ИК_0134 ниже</w:t>
            </w:r>
          </w:p>
          <w:p w14:paraId="46C9235E" w14:textId="0683E582" w:rsidR="00056C63" w:rsidRDefault="00056C63" w:rsidP="00056C63">
            <w:pPr>
              <w:pStyle w:val="ad"/>
              <w:jc w:val="left"/>
            </w:pPr>
          </w:p>
          <w:p w14:paraId="0D086EEB" w14:textId="0FF63C86" w:rsidR="00056C63" w:rsidRDefault="00056C63" w:rsidP="00056C63">
            <w:pPr>
              <w:pStyle w:val="ad"/>
              <w:jc w:val="left"/>
            </w:pPr>
            <w:r>
              <w:t>Поле «</w:t>
            </w:r>
            <w:r w:rsidRPr="006D19F2">
              <w:t xml:space="preserve">GUID </w:t>
            </w:r>
            <w:r>
              <w:t>объекта закупки» (</w:t>
            </w:r>
            <w:r w:rsidRPr="006D19F2">
              <w:t>products/product/guid</w:t>
            </w:r>
            <w:r>
              <w:t>) игнорируется при приеме, заполняется при выгрузке сведений о контракте.</w:t>
            </w:r>
          </w:p>
          <w:p w14:paraId="747CACCE" w14:textId="0CDFC599" w:rsidR="00056C63" w:rsidRDefault="00056C63" w:rsidP="00056C63">
            <w:pPr>
              <w:pStyle w:val="ad"/>
              <w:jc w:val="left"/>
            </w:pPr>
          </w:p>
          <w:p w14:paraId="7FAC447D" w14:textId="7AF52CA9" w:rsidR="00056C63" w:rsidRDefault="00056C63" w:rsidP="00056C63">
            <w:pPr>
              <w:pStyle w:val="ad"/>
              <w:jc w:val="left"/>
              <w:rPr>
                <w:color w:val="000000"/>
              </w:rPr>
            </w:pPr>
            <w:r>
              <w:t>Если есть связь с извещением по новому СОП (</w:t>
            </w:r>
            <w:r w:rsidRPr="00E212C2">
              <w:t>EZT20, OK20, ZK20, EA20</w:t>
            </w:r>
            <w:r>
              <w:t xml:space="preserve">), то бизнес-контролями </w:t>
            </w:r>
            <w:r w:rsidRPr="00A42058">
              <w:rPr>
                <w:color w:val="000000"/>
              </w:rPr>
              <w:t>АРК_</w:t>
            </w:r>
            <w:r>
              <w:rPr>
                <w:color w:val="000000"/>
              </w:rPr>
              <w:t>3352</w:t>
            </w:r>
            <w:r w:rsidRPr="00A42058">
              <w:rPr>
                <w:color w:val="000000"/>
              </w:rPr>
              <w:t>_0</w:t>
            </w:r>
            <w:r w:rsidRPr="00A5342F">
              <w:rPr>
                <w:color w:val="000000"/>
              </w:rPr>
              <w:t>889</w:t>
            </w:r>
            <w:r>
              <w:rPr>
                <w:color w:val="000000"/>
              </w:rPr>
              <w:t xml:space="preserve">, </w:t>
            </w:r>
            <w:r w:rsidRPr="00A42058">
              <w:rPr>
                <w:color w:val="000000"/>
              </w:rPr>
              <w:t>АРК_</w:t>
            </w:r>
            <w:r>
              <w:rPr>
                <w:color w:val="000000"/>
              </w:rPr>
              <w:t>3352</w:t>
            </w:r>
            <w:r w:rsidRPr="00A42058">
              <w:rPr>
                <w:color w:val="000000"/>
              </w:rPr>
              <w:t>_0</w:t>
            </w:r>
            <w:r w:rsidRPr="00A5342F">
              <w:rPr>
                <w:color w:val="000000"/>
              </w:rPr>
              <w:t>890</w:t>
            </w:r>
            <w:r>
              <w:rPr>
                <w:color w:val="000000"/>
              </w:rPr>
              <w:t xml:space="preserve">, </w:t>
            </w:r>
            <w:r w:rsidRPr="00A42058">
              <w:rPr>
                <w:color w:val="000000"/>
              </w:rPr>
              <w:t>АРК_</w:t>
            </w:r>
            <w:r>
              <w:rPr>
                <w:color w:val="000000"/>
              </w:rPr>
              <w:t>3352</w:t>
            </w:r>
            <w:r w:rsidRPr="00A42058">
              <w:rPr>
                <w:color w:val="000000"/>
              </w:rPr>
              <w:t>_0</w:t>
            </w:r>
            <w:r w:rsidRPr="00A5342F">
              <w:rPr>
                <w:color w:val="000000"/>
              </w:rPr>
              <w:t>891</w:t>
            </w:r>
            <w:r>
              <w:rPr>
                <w:color w:val="000000"/>
              </w:rPr>
              <w:t xml:space="preserve">, </w:t>
            </w:r>
            <w:r w:rsidRPr="00A42058">
              <w:rPr>
                <w:color w:val="000000"/>
              </w:rPr>
              <w:t>АРК_</w:t>
            </w:r>
            <w:r>
              <w:rPr>
                <w:color w:val="000000"/>
              </w:rPr>
              <w:t>3352</w:t>
            </w:r>
            <w:r w:rsidRPr="00A42058">
              <w:rPr>
                <w:color w:val="000000"/>
              </w:rPr>
              <w:t>_0</w:t>
            </w:r>
            <w:r w:rsidRPr="006273AB">
              <w:rPr>
                <w:color w:val="000000"/>
              </w:rPr>
              <w:t>893</w:t>
            </w:r>
            <w:r>
              <w:rPr>
                <w:color w:val="000000"/>
              </w:rPr>
              <w:t xml:space="preserve"> контролируется наличие в контракте объектов закупок из связанного извещения.</w:t>
            </w:r>
          </w:p>
          <w:p w14:paraId="2ABF518C" w14:textId="2A1C7C5C" w:rsidR="00056C63" w:rsidRDefault="00056C63" w:rsidP="00056C63">
            <w:pPr>
              <w:pStyle w:val="ad"/>
              <w:jc w:val="left"/>
              <w:rPr>
                <w:color w:val="000000"/>
              </w:rPr>
            </w:pPr>
          </w:p>
          <w:p w14:paraId="21DBAA8B" w14:textId="67E400E9" w:rsidR="00056C63" w:rsidRDefault="00056C63" w:rsidP="00056C63">
            <w:pPr>
              <w:pStyle w:val="ad"/>
              <w:jc w:val="left"/>
              <w:rPr>
                <w:color w:val="000000"/>
              </w:rPr>
            </w:pPr>
            <w:r>
              <w:rPr>
                <w:color w:val="000000"/>
              </w:rPr>
              <w:t>Поле «</w:t>
            </w:r>
            <w:r w:rsidRPr="002E080B">
              <w:rPr>
                <w:color w:val="000000"/>
              </w:rPr>
              <w:t>Уникальный идентификатор объекта закупки в ЕИС в электронном контракте</w:t>
            </w:r>
            <w:r>
              <w:rPr>
                <w:color w:val="000000"/>
              </w:rPr>
              <w:t>» (</w:t>
            </w:r>
            <w:r w:rsidRPr="002E080B">
              <w:rPr>
                <w:color w:val="000000"/>
              </w:rPr>
              <w:t>products/product/electronicContractObjectSid</w:t>
            </w:r>
            <w:r>
              <w:rPr>
                <w:color w:val="000000"/>
              </w:rPr>
              <w:t xml:space="preserve"> и </w:t>
            </w:r>
            <w:r w:rsidRPr="002E080B">
              <w:rPr>
                <w:color w:val="000000"/>
              </w:rPr>
              <w:t>products/parentProduct/electronicContractExternalSid</w:t>
            </w:r>
            <w:r>
              <w:rPr>
                <w:color w:val="000000"/>
              </w:rPr>
              <w:t>) игнорируется при приеме, заполняется при передаче, если оно заполнено в размещенной версии для данного объекта закупки.</w:t>
            </w:r>
          </w:p>
          <w:p w14:paraId="748D4572" w14:textId="64409F7B" w:rsidR="00056C63" w:rsidRDefault="00056C63" w:rsidP="00056C63">
            <w:pPr>
              <w:pStyle w:val="ad"/>
              <w:jc w:val="left"/>
              <w:rPr>
                <w:color w:val="000000"/>
              </w:rPr>
            </w:pPr>
          </w:p>
          <w:p w14:paraId="708451C6" w14:textId="1B75F83C" w:rsidR="00056C63" w:rsidRDefault="00056C63" w:rsidP="00056C63">
            <w:pPr>
              <w:pStyle w:val="ad"/>
              <w:jc w:val="left"/>
              <w:rPr>
                <w:color w:val="000000"/>
              </w:rPr>
            </w:pPr>
            <w:r>
              <w:rPr>
                <w:color w:val="000000"/>
              </w:rPr>
              <w:t>Поле «</w:t>
            </w:r>
            <w:r w:rsidRPr="002E080B">
              <w:rPr>
                <w:color w:val="000000"/>
              </w:rPr>
              <w:t>Внешний идентификатор объекта закупки в электронном контракте</w:t>
            </w:r>
            <w:r>
              <w:rPr>
                <w:color w:val="000000"/>
              </w:rPr>
              <w:t>» (</w:t>
            </w:r>
            <w:r w:rsidRPr="002E080B">
              <w:rPr>
                <w:color w:val="000000"/>
              </w:rPr>
              <w:t>products/product/electronicContractExternalSid</w:t>
            </w:r>
            <w:r>
              <w:rPr>
                <w:color w:val="000000"/>
              </w:rPr>
              <w:t xml:space="preserve"> и </w:t>
            </w:r>
            <w:r w:rsidRPr="002E080B">
              <w:rPr>
                <w:color w:val="000000"/>
              </w:rPr>
              <w:t>products/parentProduct/electronicContractObjectSid</w:t>
            </w:r>
            <w:r>
              <w:rPr>
                <w:color w:val="000000"/>
              </w:rPr>
              <w:t>) игнорируется при приеме, заполняется при передаче, если оно заполнено в размещенной версии для данного объекта закупки.</w:t>
            </w:r>
          </w:p>
          <w:p w14:paraId="0E122E60" w14:textId="77777777" w:rsidR="00056C63" w:rsidRDefault="00056C63" w:rsidP="00056C63">
            <w:pPr>
              <w:pStyle w:val="ad"/>
              <w:jc w:val="left"/>
              <w:rPr>
                <w:color w:val="000000"/>
              </w:rPr>
            </w:pPr>
          </w:p>
          <w:p w14:paraId="4F263AB8" w14:textId="10C6CCB4" w:rsidR="00056C63" w:rsidRDefault="00056C63" w:rsidP="00056C63">
            <w:pPr>
              <w:pStyle w:val="ad"/>
              <w:jc w:val="left"/>
            </w:pPr>
            <w:r>
              <w:t>Поле «Порядковый номер предмета контракта (объекта закупки)» (</w:t>
            </w:r>
            <w:r w:rsidRPr="007F58CF">
              <w:t>indexNum</w:t>
            </w:r>
            <w:r>
              <w:t>).</w:t>
            </w:r>
          </w:p>
          <w:p w14:paraId="371EA208" w14:textId="007B688F" w:rsidR="00056C63" w:rsidRDefault="00056C63" w:rsidP="00056C63">
            <w:pPr>
              <w:pStyle w:val="ad"/>
              <w:jc w:val="left"/>
            </w:pPr>
            <w:r>
              <w:t>При приеме игнорируется, заполняется при передаче, используется при формировании печатной формы.</w:t>
            </w:r>
          </w:p>
          <w:p w14:paraId="1966DBDE" w14:textId="1A0D83AE" w:rsidR="00056C63" w:rsidRDefault="00056C63" w:rsidP="00056C63">
            <w:pPr>
              <w:pStyle w:val="ad"/>
              <w:jc w:val="left"/>
            </w:pPr>
          </w:p>
          <w:p w14:paraId="0F2A6CE6" w14:textId="5A0596AD" w:rsidR="00056C63" w:rsidRDefault="00056C63" w:rsidP="00056C63">
            <w:pPr>
              <w:pStyle w:val="ad"/>
              <w:jc w:val="left"/>
            </w:pPr>
            <w:r>
              <w:t>Поле «</w:t>
            </w:r>
            <w:r w:rsidRPr="00E55096">
              <w:t>Тип объекта закупки в иерархии</w:t>
            </w:r>
            <w:r>
              <w:t>» (</w:t>
            </w:r>
            <w:r w:rsidRPr="00E55096">
              <w:t>hierarchyType</w:t>
            </w:r>
            <w:r>
              <w:t>). Допустимые значения:</w:t>
            </w:r>
          </w:p>
          <w:p w14:paraId="69A065E7" w14:textId="0FF36D60" w:rsidR="00056C63" w:rsidRDefault="00056C63" w:rsidP="00056C63">
            <w:pPr>
              <w:pStyle w:val="ad"/>
              <w:jc w:val="left"/>
            </w:pPr>
            <w:r>
              <w:t>ND – Не детализированный объект закупки;</w:t>
            </w:r>
          </w:p>
          <w:p w14:paraId="41AE25CC" w14:textId="08B7C36F" w:rsidR="00056C63" w:rsidRDefault="00056C63" w:rsidP="00056C63">
            <w:pPr>
              <w:pStyle w:val="ad"/>
              <w:jc w:val="left"/>
            </w:pPr>
            <w:r>
              <w:t>CH – Дочерний.</w:t>
            </w:r>
          </w:p>
          <w:p w14:paraId="138179C0" w14:textId="25357FB1" w:rsidR="00056C63" w:rsidRDefault="00056C63" w:rsidP="00056C63">
            <w:pPr>
              <w:pStyle w:val="ad"/>
              <w:jc w:val="left"/>
            </w:pPr>
            <w:r>
              <w:t>При приеме игнорируется, заполняется при передаче, используется при формировании печатной формы.</w:t>
            </w:r>
          </w:p>
          <w:p w14:paraId="10705CA1" w14:textId="737E8097" w:rsidR="00056C63" w:rsidRDefault="00056C63" w:rsidP="00056C63">
            <w:pPr>
              <w:pStyle w:val="ad"/>
              <w:jc w:val="left"/>
            </w:pPr>
            <w:r>
              <w:lastRenderedPageBreak/>
              <w:t xml:space="preserve">При наличии блока </w:t>
            </w:r>
            <w:r w:rsidRPr="0022400D">
              <w:t>parentContractSubject</w:t>
            </w:r>
            <w:r>
              <w:t>, поле «Т</w:t>
            </w:r>
            <w:r w:rsidRPr="0022400D">
              <w:t xml:space="preserve">ип объекта закупки в иерархии» </w:t>
            </w:r>
            <w:r>
              <w:t xml:space="preserve">должно </w:t>
            </w:r>
            <w:r w:rsidRPr="0022400D">
              <w:t>установл</w:t>
            </w:r>
            <w:r>
              <w:t>иваться в</w:t>
            </w:r>
            <w:r w:rsidRPr="0022400D">
              <w:t xml:space="preserve"> значение «дочерний»</w:t>
            </w:r>
            <w:r>
              <w:t>, иначе принимать значение «Не детализированный объект закупки».</w:t>
            </w:r>
          </w:p>
          <w:p w14:paraId="48D143BA" w14:textId="77777777" w:rsidR="00056C63" w:rsidRDefault="00056C63" w:rsidP="00056C63">
            <w:pPr>
              <w:pStyle w:val="ad"/>
              <w:jc w:val="left"/>
              <w:rPr>
                <w:lang w:val="uk-UA"/>
              </w:rPr>
            </w:pPr>
            <w:r>
              <w:rPr>
                <w:lang w:val="uk-UA"/>
              </w:rPr>
              <w:t>Если объект закупки связан с извещением(т.е. признак «</w:t>
            </w:r>
            <w:r w:rsidRPr="00D914EC">
              <w:rPr>
                <w:lang w:val="uk-UA"/>
              </w:rPr>
              <w:t>Унаследованный из извещения объект закупки</w:t>
            </w:r>
            <w:r>
              <w:rPr>
                <w:lang w:val="uk-UA"/>
              </w:rPr>
              <w:t xml:space="preserve">» </w:t>
            </w:r>
            <w:r w:rsidRPr="0053404D">
              <w:t>IS_INHERITED_SUBJECT = 1</w:t>
            </w:r>
            <w:r>
              <w:rPr>
                <w:lang w:val="uk-UA"/>
              </w:rPr>
              <w:t>), то значение наследуется из ПРИЗа:</w:t>
            </w:r>
          </w:p>
          <w:p w14:paraId="1F20217F" w14:textId="77777777" w:rsidR="00056C63" w:rsidRDefault="00056C63" w:rsidP="00056C63">
            <w:pPr>
              <w:pStyle w:val="ad"/>
              <w:jc w:val="left"/>
            </w:pPr>
            <w:r>
              <w:t>Для объектов закупки, унаследованных из извещения (приглашения):</w:t>
            </w:r>
          </w:p>
          <w:p w14:paraId="2EB1C055" w14:textId="77777777" w:rsidR="00056C63" w:rsidRDefault="00056C63" w:rsidP="00056C63">
            <w:pPr>
              <w:pStyle w:val="ad"/>
              <w:jc w:val="left"/>
            </w:pPr>
            <w:r>
              <w:t>• если в извещении (приглашении) объект закупки, не содержит «дочерних» объектов закупки и не является соподчиненным, то принимает значение «Не детализированный объект закупки»;</w:t>
            </w:r>
          </w:p>
          <w:p w14:paraId="742C4362" w14:textId="77777777" w:rsidR="00056C63" w:rsidRDefault="00056C63" w:rsidP="00056C63">
            <w:pPr>
              <w:pStyle w:val="ad"/>
              <w:jc w:val="left"/>
            </w:pPr>
            <w:r>
              <w:t>• если в извещении (приглашении) объект закупки имеет «дочерние» объекты закупки, то принимает значение «Родитель»;</w:t>
            </w:r>
          </w:p>
          <w:p w14:paraId="612203E1" w14:textId="77777777" w:rsidR="00056C63" w:rsidRDefault="00056C63" w:rsidP="00056C63">
            <w:pPr>
              <w:pStyle w:val="ad"/>
              <w:jc w:val="left"/>
            </w:pPr>
            <w:r>
              <w:t>• если в извещении (приглашении) объект закупки является соподчиненным, то принимает значение «Дочерний».</w:t>
            </w:r>
          </w:p>
          <w:p w14:paraId="70FBC38C" w14:textId="77777777" w:rsidR="00056C63" w:rsidRDefault="00056C63" w:rsidP="00056C63">
            <w:pPr>
              <w:pStyle w:val="ad"/>
              <w:jc w:val="left"/>
            </w:pPr>
          </w:p>
          <w:p w14:paraId="571808EE" w14:textId="0589D8E2" w:rsidR="00056C63" w:rsidRPr="00A5342F" w:rsidRDefault="00056C63" w:rsidP="00056C63">
            <w:pPr>
              <w:pStyle w:val="ad"/>
              <w:jc w:val="left"/>
            </w:pPr>
            <w:r>
              <w:t>Поле</w:t>
            </w:r>
            <w:r w:rsidRPr="00F853AB">
              <w:t xml:space="preserve"> «Тип объекта закупки» (</w:t>
            </w:r>
            <w:r w:rsidRPr="00F853AB">
              <w:rPr>
                <w:lang w:val="en-US"/>
              </w:rPr>
              <w:t>products</w:t>
            </w:r>
            <w:r w:rsidRPr="00F853AB">
              <w:t>/</w:t>
            </w:r>
            <w:r w:rsidRPr="00F853AB">
              <w:rPr>
                <w:lang w:val="en-US"/>
              </w:rPr>
              <w:t>product</w:t>
            </w:r>
            <w:r w:rsidRPr="00F853AB">
              <w:t>/</w:t>
            </w:r>
            <w:r w:rsidRPr="00F853AB">
              <w:rPr>
                <w:lang w:val="en-US"/>
              </w:rPr>
              <w:t>type</w:t>
            </w:r>
            <w:r w:rsidRPr="00F853AB">
              <w:t>).</w:t>
            </w:r>
            <w:r>
              <w:t xml:space="preserve"> </w:t>
            </w:r>
            <w:r>
              <w:rPr>
                <w:lang w:val="uk-UA"/>
              </w:rPr>
              <w:t>Если объект закупки связан с извещением (т.е. признак «</w:t>
            </w:r>
            <w:r w:rsidRPr="00D914EC">
              <w:rPr>
                <w:lang w:val="uk-UA"/>
              </w:rPr>
              <w:t>Унаследованный из извещения объект закупки</w:t>
            </w:r>
            <w:r>
              <w:rPr>
                <w:lang w:val="uk-UA"/>
              </w:rPr>
              <w:t xml:space="preserve">» </w:t>
            </w:r>
            <w:r w:rsidRPr="0053404D">
              <w:t>IS_INHERITED_SUBJECT = 1</w:t>
            </w:r>
            <w:r>
              <w:rPr>
                <w:lang w:val="uk-UA"/>
              </w:rPr>
              <w:t xml:space="preserve">), и </w:t>
            </w:r>
            <w:r w:rsidRPr="00F853AB">
              <w:t>извещение (приглашение) размещено начиная с даты, указанной в настройке «Дата начала действия оптимизационного законопроекта 44-ФЗ» и позднее, то значение данного поля должно заполняться значением одноименного поля (при его наличии) из извещения (приглашения) кроме лекарственных препаратов (для которых значение данного поля в извещении (приглашении) не установлено). Поле не должно быть доступно для редактирования, если значение было наследовано из извещения (приглашения).</w:t>
            </w:r>
            <w:r>
              <w:t xml:space="preserve"> Иначе принимаем и сохраняем.</w:t>
            </w:r>
          </w:p>
          <w:p w14:paraId="35FE8D20" w14:textId="77777777" w:rsidR="00056C63" w:rsidRDefault="00056C63" w:rsidP="00056C63">
            <w:pPr>
              <w:pStyle w:val="ad"/>
              <w:jc w:val="left"/>
            </w:pPr>
          </w:p>
          <w:p w14:paraId="503AD9B0" w14:textId="5E04E522" w:rsidR="00056C63" w:rsidRDefault="00056C63" w:rsidP="00056C63">
            <w:pPr>
              <w:pStyle w:val="ad"/>
              <w:jc w:val="left"/>
            </w:pPr>
            <w:r>
              <w:t>Значение поля «</w:t>
            </w:r>
            <w:r w:rsidRPr="006553DC">
              <w:t>Невозможно указать сведения о количестве товара, работы, услуги</w:t>
            </w:r>
            <w:r>
              <w:t>» (</w:t>
            </w:r>
            <w:r w:rsidRPr="006553DC">
              <w:t>products/quantityUndefined</w:t>
            </w:r>
            <w:r>
              <w:t>) игнорируется и заполняется соответствующим значением,</w:t>
            </w:r>
            <w:r w:rsidRPr="00161993">
              <w:t xml:space="preserve"> </w:t>
            </w:r>
            <w:r>
              <w:t xml:space="preserve">в случае если контракт создан на основании извещения об осуществлении закупки (заполнен блок </w:t>
            </w:r>
            <w:r w:rsidRPr="008F6418">
              <w:t>foundation</w:t>
            </w:r>
            <w:r>
              <w:t>\</w:t>
            </w:r>
            <w:r w:rsidRPr="008F6418">
              <w:t>fcsOrder</w:t>
            </w:r>
            <w:r>
              <w:t>\</w:t>
            </w:r>
            <w:r w:rsidRPr="008F6418">
              <w:t>order</w:t>
            </w:r>
            <w:r>
              <w:t>\</w:t>
            </w:r>
            <w:r w:rsidRPr="008F6418">
              <w:t>notificationNumber</w:t>
            </w:r>
            <w:r>
              <w:t>) из поля «</w:t>
            </w:r>
            <w:r w:rsidRPr="006553DC">
              <w:t>Невозможно определить количество товара, объем подлежащих выполнению работ, оказанию услуг</w:t>
            </w:r>
            <w:r>
              <w:t>»</w:t>
            </w:r>
            <w:r w:rsidRPr="006553DC">
              <w:t xml:space="preserve"> (quantityUndefined)</w:t>
            </w:r>
            <w:r>
              <w:t xml:space="preserve"> (Для извещений о проведении ЭОК, ЭОК-ОУ, ЭОКД, ЭКЗ,</w:t>
            </w:r>
            <w:r w:rsidRPr="006553DC">
              <w:t xml:space="preserve"> </w:t>
            </w:r>
            <w:r>
              <w:t xml:space="preserve">ЭЗП, ЭзакК, ЭзакК-ОУ, ЭзакКД, ЭзакА поле </w:t>
            </w:r>
            <w:r w:rsidRPr="006553DC">
              <w:t>notificationInfo/purchaseObjectsInfo/notDrugPurchaseObjectsInfo/quantityUndefined</w:t>
            </w:r>
            <w:r>
              <w:t xml:space="preserve">, для извещения о проведении ЭА </w:t>
            </w:r>
            <w:r w:rsidRPr="00D96F66">
              <w:t>lot/quantityUndefined</w:t>
            </w:r>
            <w:r>
              <w:t>).</w:t>
            </w:r>
          </w:p>
          <w:p w14:paraId="22B58C15" w14:textId="4D8B2E0A" w:rsidR="00056C63" w:rsidRDefault="00056C63" w:rsidP="00056C63">
            <w:pPr>
              <w:pStyle w:val="ad"/>
              <w:jc w:val="left"/>
            </w:pPr>
            <w:r>
              <w:t>В других случаях значение поля принимается и сохраняется.</w:t>
            </w:r>
          </w:p>
          <w:p w14:paraId="6F720607" w14:textId="3C62886D" w:rsidR="00056C63" w:rsidRDefault="00056C63" w:rsidP="00056C63">
            <w:pPr>
              <w:pStyle w:val="ad"/>
              <w:jc w:val="left"/>
            </w:pPr>
          </w:p>
          <w:p w14:paraId="2B1894BE" w14:textId="64B6B89C" w:rsidR="00056C63" w:rsidRDefault="00056C63" w:rsidP="00056C63">
            <w:pPr>
              <w:pStyle w:val="ad"/>
              <w:jc w:val="left"/>
            </w:pPr>
          </w:p>
          <w:p w14:paraId="27AFC91B" w14:textId="0CD13EB6" w:rsidR="00056C63" w:rsidRDefault="00056C63" w:rsidP="00056C63">
            <w:pPr>
              <w:pStyle w:val="ad"/>
              <w:jc w:val="left"/>
            </w:pPr>
            <w:r>
              <w:t>В случае если поле «</w:t>
            </w:r>
            <w:r w:rsidRPr="006553DC">
              <w:t>Невозможно указать сведения о количестве товара, работы, услуги</w:t>
            </w:r>
            <w:r>
              <w:t>» (</w:t>
            </w:r>
            <w:r w:rsidRPr="006553DC">
              <w:t>products/quantityUndefined</w:t>
            </w:r>
            <w:r>
              <w:t xml:space="preserve">) автоматически или вручную устанавливается в </w:t>
            </w:r>
            <w:r>
              <w:rPr>
                <w:lang w:val="en-US"/>
              </w:rPr>
              <w:t>true</w:t>
            </w:r>
            <w:r>
              <w:t>, то при этом автоматически в БД заполняется поле «</w:t>
            </w:r>
            <w:r w:rsidRPr="00EF6CDE">
              <w:t>Способ указания цены контракта</w:t>
            </w:r>
            <w:r>
              <w:t>» (</w:t>
            </w:r>
            <w:r w:rsidRPr="00EF6CDE">
              <w:t>priceInfo</w:t>
            </w:r>
            <w:r>
              <w:t>\</w:t>
            </w:r>
            <w:r w:rsidRPr="00EF6CDE">
              <w:t>priceType</w:t>
            </w:r>
            <w:r>
              <w:t xml:space="preserve">) значением </w:t>
            </w:r>
            <w:r w:rsidRPr="00EF6CDE">
              <w:t xml:space="preserve">MP </w:t>
            </w:r>
            <w:r>
              <w:t>–</w:t>
            </w:r>
            <w:r w:rsidRPr="00EF6CDE">
              <w:t xml:space="preserve"> максимальное значение цены контракта</w:t>
            </w:r>
            <w:r>
              <w:t xml:space="preserve">. (при этом неважно какой из блоков в </w:t>
            </w:r>
            <w:r>
              <w:rPr>
                <w:lang w:val="en-US"/>
              </w:rPr>
              <w:t>choice</w:t>
            </w:r>
            <w:r w:rsidRPr="00EF6CDE">
              <w:t xml:space="preserve"> </w:t>
            </w:r>
            <w:r w:rsidRPr="00EF6CDE">
              <w:rPr>
                <w:lang w:val="en-US"/>
              </w:rPr>
              <w:t>priceInfo</w:t>
            </w:r>
            <w:r w:rsidRPr="00EF6CDE">
              <w:t xml:space="preserve"> </w:t>
            </w:r>
            <w:r>
              <w:t xml:space="preserve">заполнен, поле </w:t>
            </w:r>
            <w:r>
              <w:rPr>
                <w:lang w:val="en-US"/>
              </w:rPr>
              <w:t>priceType</w:t>
            </w:r>
            <w:r w:rsidRPr="00EF6CDE">
              <w:t xml:space="preserve"> </w:t>
            </w:r>
            <w:r>
              <w:t>в БД заполняется в ЛЮБОМ случае).</w:t>
            </w:r>
          </w:p>
          <w:p w14:paraId="50D518BB" w14:textId="2E5E9293" w:rsidR="00056C63" w:rsidRDefault="00056C63" w:rsidP="00056C63">
            <w:pPr>
              <w:pStyle w:val="ad"/>
              <w:jc w:val="left"/>
            </w:pPr>
          </w:p>
          <w:p w14:paraId="7D29DA74" w14:textId="7EEE21E0" w:rsidR="00056C63" w:rsidRPr="00A526FC" w:rsidRDefault="00056C63" w:rsidP="00056C63">
            <w:pPr>
              <w:pStyle w:val="ad"/>
              <w:jc w:val="left"/>
              <w:rPr>
                <w:lang w:val="uk-UA"/>
              </w:rPr>
            </w:pPr>
            <w:r>
              <w:rPr>
                <w:lang w:val="uk-UA"/>
              </w:rPr>
              <w:t xml:space="preserve">Поле </w:t>
            </w:r>
            <w:r>
              <w:t>«Цена за единицу без НДС в валюте контракта» (products/product/whitoutVATPrice).</w:t>
            </w:r>
            <w:r>
              <w:rPr>
                <w:lang w:val="uk-UA"/>
              </w:rPr>
              <w:t xml:space="preserve"> Устарело. Не применяется.</w:t>
            </w:r>
          </w:p>
          <w:p w14:paraId="21449FA3" w14:textId="77777777" w:rsidR="00056C63" w:rsidRPr="00FD2958" w:rsidRDefault="00056C63" w:rsidP="00056C63">
            <w:pPr>
              <w:pStyle w:val="ad"/>
              <w:jc w:val="left"/>
            </w:pPr>
          </w:p>
          <w:p w14:paraId="21641D84" w14:textId="752EED40" w:rsidR="00056C63" w:rsidRDefault="00056C63" w:rsidP="00056C63">
            <w:pPr>
              <w:pStyle w:val="ad"/>
              <w:jc w:val="left"/>
            </w:pPr>
            <w:r>
              <w:t>Поле</w:t>
            </w:r>
            <w:r>
              <w:rPr>
                <w:lang w:val="uk-UA"/>
              </w:rPr>
              <w:t xml:space="preserve"> </w:t>
            </w:r>
            <w:r>
              <w:t>«</w:t>
            </w:r>
            <w:r w:rsidRPr="000E7AA4">
              <w:t>Цена за единицу без НДС в рублевом эквиваленте</w:t>
            </w:r>
            <w:r>
              <w:t>» (</w:t>
            </w:r>
            <w:r w:rsidRPr="000E7AA4">
              <w:t>products/product/whitoutVATPriceRUR</w:t>
            </w:r>
            <w:r>
              <w:t>)</w:t>
            </w:r>
            <w:r>
              <w:rPr>
                <w:lang w:val="uk-UA"/>
              </w:rPr>
              <w:t>. Устарело. Не применяется.</w:t>
            </w:r>
          </w:p>
          <w:p w14:paraId="1F6944A0" w14:textId="4BD47BB1" w:rsidR="00056C63" w:rsidRDefault="00056C63" w:rsidP="00056C63">
            <w:pPr>
              <w:pStyle w:val="ad"/>
              <w:jc w:val="left"/>
            </w:pPr>
          </w:p>
          <w:p w14:paraId="319A0314" w14:textId="4CDC0C25" w:rsidR="00056C63" w:rsidRDefault="00056C63" w:rsidP="00056C63">
            <w:pPr>
              <w:pStyle w:val="ad"/>
              <w:jc w:val="left"/>
            </w:pPr>
            <w:r>
              <w:t>Поле</w:t>
            </w:r>
            <w:r>
              <w:rPr>
                <w:lang w:val="uk-UA"/>
              </w:rPr>
              <w:t xml:space="preserve"> </w:t>
            </w:r>
            <w:r>
              <w:t>«</w:t>
            </w:r>
            <w:r w:rsidRPr="000E7AA4">
              <w:t>Сумма без НДС в рублевом эквиваленте</w:t>
            </w:r>
            <w:r>
              <w:t>» (</w:t>
            </w:r>
            <w:r w:rsidRPr="000E7AA4">
              <w:t>products/product/withoutVATSumRUR</w:t>
            </w:r>
            <w:r>
              <w:t>)</w:t>
            </w:r>
            <w:r>
              <w:rPr>
                <w:lang w:val="uk-UA"/>
              </w:rPr>
              <w:t>. Устарело. Не применяется.</w:t>
            </w:r>
          </w:p>
          <w:p w14:paraId="580DE613" w14:textId="6A9913B0" w:rsidR="00056C63" w:rsidRDefault="00056C63" w:rsidP="00056C63">
            <w:pPr>
              <w:pStyle w:val="ad"/>
              <w:jc w:val="left"/>
            </w:pPr>
            <w:r>
              <w:t>Поле</w:t>
            </w:r>
          </w:p>
          <w:p w14:paraId="0FC637C9" w14:textId="77777777" w:rsidR="00056C63" w:rsidRDefault="00056C63" w:rsidP="00056C63">
            <w:pPr>
              <w:pStyle w:val="ad"/>
              <w:jc w:val="left"/>
            </w:pPr>
          </w:p>
          <w:p w14:paraId="6B7789BC" w14:textId="7C041666" w:rsidR="00056C63" w:rsidRDefault="00056C63" w:rsidP="00056C63">
            <w:pPr>
              <w:pStyle w:val="ad"/>
              <w:jc w:val="left"/>
            </w:pPr>
            <w:r>
              <w:t>«</w:t>
            </w:r>
            <w:r w:rsidRPr="000E7AA4">
              <w:t>Размер НДС в рублевом эквиваленте</w:t>
            </w:r>
            <w:r>
              <w:t>» (</w:t>
            </w:r>
            <w:r w:rsidRPr="000E7AA4">
              <w:t>products/product/VATSumRUR</w:t>
            </w:r>
            <w:r>
              <w:t xml:space="preserve">). </w:t>
            </w:r>
            <w:r>
              <w:rPr>
                <w:lang w:val="uk-UA"/>
              </w:rPr>
              <w:t>Устарело. Не применяется.</w:t>
            </w:r>
          </w:p>
          <w:p w14:paraId="0FA841C0" w14:textId="77777777" w:rsidR="00056C63" w:rsidRDefault="00056C63" w:rsidP="00056C63">
            <w:pPr>
              <w:pStyle w:val="ad"/>
              <w:jc w:val="left"/>
            </w:pPr>
          </w:p>
          <w:p w14:paraId="690EC270" w14:textId="5F518357" w:rsidR="00056C63" w:rsidRPr="008F6418" w:rsidRDefault="00056C63" w:rsidP="00056C63">
            <w:pPr>
              <w:pStyle w:val="ad"/>
              <w:jc w:val="center"/>
              <w:rPr>
                <w:b/>
              </w:rPr>
            </w:pPr>
            <w:r w:rsidRPr="008F6418">
              <w:rPr>
                <w:b/>
              </w:rPr>
              <w:t>Choice между блоками OKPD/OKPD2/KTRU</w:t>
            </w:r>
          </w:p>
          <w:p w14:paraId="1328627C" w14:textId="77777777" w:rsidR="00056C63" w:rsidRPr="008F6418" w:rsidRDefault="00056C63" w:rsidP="00056C63">
            <w:pPr>
              <w:pStyle w:val="ad"/>
              <w:jc w:val="left"/>
            </w:pPr>
          </w:p>
          <w:p w14:paraId="1E5F0B96" w14:textId="77777777" w:rsidR="00056C63" w:rsidRPr="00CD4797" w:rsidRDefault="00056C63" w:rsidP="00056C63">
            <w:pPr>
              <w:pStyle w:val="ad"/>
              <w:jc w:val="left"/>
              <w:rPr>
                <w:lang w:val="uk-UA"/>
              </w:rPr>
            </w:pPr>
            <w:r w:rsidRPr="00CD4797">
              <w:rPr>
                <w:lang w:val="uk-UA"/>
              </w:rPr>
              <w:t xml:space="preserve">Значение блоков OKPD/OKPD2/KTRU игнорируется и заполняется значением соответствующей позиции КТРУ, в случае если контракт создан на основании извещения об осуществлении закупки (заполнен блок foundation\fcsOrder\order\notificationNumber) и в извещении заполнен код по КТРУ, либо в случае если контракт создан на основании позиции плана-графика (заполнен блок foundation\singleCustomer\tenderPlanInfo или foundation\ notOosOrder\ tenderPlanInfo) и в такой позиции заполнен код по КТРУ. </w:t>
            </w:r>
          </w:p>
          <w:p w14:paraId="34064D68" w14:textId="403030A7" w:rsidR="00056C63" w:rsidRDefault="00056C63" w:rsidP="00056C63">
            <w:pPr>
              <w:pStyle w:val="ad"/>
              <w:jc w:val="left"/>
              <w:rPr>
                <w:lang w:val="uk-UA"/>
              </w:rPr>
            </w:pPr>
            <w:r w:rsidRPr="00CD4797">
              <w:rPr>
                <w:lang w:val="uk-UA"/>
              </w:rPr>
              <w:t xml:space="preserve">В других случаях сохраняется значение одного из блоков OKPD/OKPD2/KTRU. </w:t>
            </w:r>
          </w:p>
          <w:p w14:paraId="13C757EE" w14:textId="6184F018" w:rsidR="00056C63" w:rsidRDefault="00056C63" w:rsidP="00056C63">
            <w:pPr>
              <w:pStyle w:val="ad"/>
              <w:jc w:val="left"/>
              <w:rPr>
                <w:lang w:val="uk-UA"/>
              </w:rPr>
            </w:pPr>
          </w:p>
          <w:p w14:paraId="43FBB01F" w14:textId="316F9480" w:rsidR="00056C63" w:rsidRDefault="00056C63" w:rsidP="00056C63">
            <w:pPr>
              <w:pStyle w:val="ad"/>
              <w:jc w:val="left"/>
              <w:rPr>
                <w:lang w:val="uk-UA"/>
              </w:rPr>
            </w:pPr>
            <w:r w:rsidRPr="00EA28EA">
              <w:rPr>
                <w:lang w:val="uk-UA"/>
              </w:rPr>
              <w:t>При приеме изменений сведений о контракте игнорируется при приеме, кроме нижеописанных случаев</w:t>
            </w:r>
            <w:r>
              <w:rPr>
                <w:lang w:val="uk-UA"/>
              </w:rPr>
              <w:t>(принимаем из пакета при выполнении хотя бы одного из условий)</w:t>
            </w:r>
            <w:r w:rsidRPr="00EA28EA">
              <w:rPr>
                <w:lang w:val="uk-UA"/>
              </w:rPr>
              <w:t>:</w:t>
            </w:r>
          </w:p>
          <w:p w14:paraId="6984A583" w14:textId="77777777" w:rsidR="00056C63" w:rsidRDefault="00056C63" w:rsidP="00056C63">
            <w:pPr>
              <w:pStyle w:val="ad"/>
              <w:jc w:val="left"/>
              <w:rPr>
                <w:lang w:val="uk-UA"/>
              </w:rPr>
            </w:pPr>
          </w:p>
          <w:p w14:paraId="711185F5" w14:textId="48B00819" w:rsidR="00056C63" w:rsidRDefault="00056C63" w:rsidP="00056C63">
            <w:pPr>
              <w:pStyle w:val="ad"/>
              <w:jc w:val="left"/>
              <w:rPr>
                <w:lang w:val="uk-UA"/>
              </w:rPr>
            </w:pPr>
          </w:p>
          <w:p w14:paraId="20FBEE8C" w14:textId="77777777" w:rsidR="00056C63" w:rsidRDefault="00056C63" w:rsidP="00056C63">
            <w:pPr>
              <w:pStyle w:val="ad"/>
              <w:jc w:val="left"/>
              <w:rPr>
                <w:lang w:val="uk-UA"/>
              </w:rPr>
            </w:pPr>
          </w:p>
          <w:p w14:paraId="0EDA21C5" w14:textId="24338605" w:rsidR="00056C63" w:rsidRDefault="00056C63" w:rsidP="00056C63">
            <w:pPr>
              <w:pStyle w:val="ad"/>
              <w:numPr>
                <w:ilvl w:val="0"/>
                <w:numId w:val="210"/>
              </w:numPr>
              <w:jc w:val="left"/>
              <w:rPr>
                <w:lang w:val="uk-UA"/>
              </w:rPr>
            </w:pPr>
            <w:r>
              <w:rPr>
                <w:lang w:val="uk-UA"/>
              </w:rPr>
              <w:t xml:space="preserve">Если признак </w:t>
            </w:r>
            <w:r w:rsidRPr="006B1E08">
              <w:rPr>
                <w:lang w:val="uk-UA"/>
              </w:rPr>
              <w:t>products/product/improvedProductReplacement</w:t>
            </w:r>
            <w:r>
              <w:rPr>
                <w:lang w:val="uk-UA"/>
              </w:rPr>
              <w:t xml:space="preserve"> указан </w:t>
            </w:r>
            <w:r w:rsidRPr="00D20399">
              <w:rPr>
                <w:lang w:val="uk-UA"/>
              </w:rPr>
              <w:t xml:space="preserve">в </w:t>
            </w:r>
            <w:r>
              <w:rPr>
                <w:lang w:val="en-US"/>
              </w:rPr>
              <w:t>true</w:t>
            </w:r>
            <w:r w:rsidRPr="00D20399">
              <w:rPr>
                <w:lang w:val="uk-UA"/>
              </w:rPr>
              <w:t xml:space="preserve"> в пакете, то принимаем </w:t>
            </w:r>
            <w:r>
              <w:rPr>
                <w:lang w:val="en-US"/>
              </w:rPr>
              <w:t>choice</w:t>
            </w:r>
            <w:r w:rsidRPr="00D20399">
              <w:rPr>
                <w:lang w:val="uk-UA"/>
              </w:rPr>
              <w:t xml:space="preserve"> из пакета.</w:t>
            </w:r>
            <w:r w:rsidRPr="006B1E08">
              <w:rPr>
                <w:lang w:val="uk-UA"/>
              </w:rPr>
              <w:t>.</w:t>
            </w:r>
            <w:r>
              <w:rPr>
                <w:lang w:val="uk-UA"/>
              </w:rPr>
              <w:t xml:space="preserve"> </w:t>
            </w:r>
          </w:p>
          <w:p w14:paraId="1C2E8D8A" w14:textId="77777777" w:rsidR="00056C63" w:rsidRPr="00EA28EA" w:rsidRDefault="00056C63" w:rsidP="00056C63">
            <w:pPr>
              <w:pStyle w:val="ad"/>
              <w:jc w:val="left"/>
              <w:rPr>
                <w:lang w:val="uk-UA"/>
              </w:rPr>
            </w:pPr>
          </w:p>
          <w:p w14:paraId="02091646" w14:textId="2D24B741" w:rsidR="00056C63" w:rsidRDefault="00056C63" w:rsidP="00056C63">
            <w:pPr>
              <w:pStyle w:val="ad"/>
              <w:numPr>
                <w:ilvl w:val="0"/>
                <w:numId w:val="210"/>
              </w:numPr>
              <w:jc w:val="left"/>
            </w:pPr>
            <w:r>
              <w:t xml:space="preserve">Не игнорируется и заполняется из пакета, если данный объект закупки впервые добавлен в текущем проекте изменений </w:t>
            </w:r>
            <w:r w:rsidRPr="007C6EFD">
              <w:t>И данный объект закупки не унаследован из извещения о закупке/ППГ_2017</w:t>
            </w:r>
            <w:r>
              <w:t>.</w:t>
            </w:r>
          </w:p>
          <w:p w14:paraId="722F284E" w14:textId="77777777" w:rsidR="00056C63" w:rsidRDefault="00056C63" w:rsidP="00056C63">
            <w:pPr>
              <w:pStyle w:val="affe"/>
              <w:rPr>
                <w:lang w:val="uk-UA"/>
              </w:rPr>
            </w:pPr>
          </w:p>
          <w:p w14:paraId="1043D43C" w14:textId="77777777" w:rsidR="00056C63" w:rsidRDefault="00056C63" w:rsidP="00056C63">
            <w:pPr>
              <w:pStyle w:val="ad"/>
              <w:jc w:val="left"/>
              <w:rPr>
                <w:lang w:val="uk-UA"/>
              </w:rPr>
            </w:pPr>
          </w:p>
          <w:p w14:paraId="4847167D" w14:textId="35D3EEB3" w:rsidR="00056C63" w:rsidRDefault="00056C63" w:rsidP="00056C63">
            <w:pPr>
              <w:pStyle w:val="ad"/>
              <w:numPr>
                <w:ilvl w:val="0"/>
                <w:numId w:val="210"/>
              </w:numPr>
              <w:jc w:val="left"/>
            </w:pPr>
            <w:r>
              <w:rPr>
                <w:lang w:val="uk-UA"/>
              </w:rPr>
              <w:t xml:space="preserve">При этом принимается </w:t>
            </w:r>
            <w:r>
              <w:t>и сохраняется из пакета в любом случае, если в рамках пакета изменения сведений о контракте «</w:t>
            </w:r>
            <w:r w:rsidRPr="000651DC">
              <w:t xml:space="preserve">Причина изменений условий контракта из справочника </w:t>
            </w:r>
            <w:r>
              <w:t>«</w:t>
            </w:r>
            <w:r w:rsidRPr="000651DC">
              <w:t>Справочник: Причины изменения условий контракта</w:t>
            </w:r>
            <w:r>
              <w:t>»</w:t>
            </w:r>
            <w:r w:rsidRPr="000651DC">
              <w:t xml:space="preserve"> (nsiContractModificationReason)</w:t>
            </w:r>
            <w:r>
              <w:t>» (</w:t>
            </w:r>
            <w:r w:rsidRPr="000651DC">
              <w:t>modification/contractChange/reason/code</w:t>
            </w:r>
            <w:r>
              <w:t xml:space="preserve">) имеет </w:t>
            </w:r>
            <w:r w:rsidRPr="000651DC">
              <w:t>значение с кодом по справочнику 014 или 015</w:t>
            </w:r>
            <w:r>
              <w:t xml:space="preserve"> или 210.</w:t>
            </w:r>
          </w:p>
          <w:p w14:paraId="1DA59D08" w14:textId="77777777" w:rsidR="00056C63" w:rsidRDefault="00056C63" w:rsidP="00056C63">
            <w:pPr>
              <w:pStyle w:val="affe"/>
            </w:pPr>
          </w:p>
          <w:p w14:paraId="06E34C62" w14:textId="77777777" w:rsidR="00056C63" w:rsidRDefault="00056C63" w:rsidP="00056C63">
            <w:pPr>
              <w:pStyle w:val="affe"/>
            </w:pPr>
          </w:p>
          <w:p w14:paraId="58F6024C" w14:textId="77777777" w:rsidR="00056C63" w:rsidRDefault="00056C63" w:rsidP="00056C63">
            <w:pPr>
              <w:pStyle w:val="ad"/>
              <w:jc w:val="left"/>
            </w:pPr>
            <w:r>
              <w:rPr>
                <w:lang w:val="uk-UA"/>
              </w:rPr>
              <w:t xml:space="preserve">Если признак </w:t>
            </w:r>
            <w:r w:rsidRPr="006B1E08">
              <w:rPr>
                <w:lang w:val="uk-UA"/>
              </w:rPr>
              <w:t>products/product/improvedProductReplacement</w:t>
            </w:r>
            <w:r>
              <w:rPr>
                <w:lang w:val="uk-UA"/>
              </w:rPr>
              <w:t xml:space="preserve"> </w:t>
            </w:r>
            <w:r>
              <w:t xml:space="preserve">имеет значение </w:t>
            </w:r>
            <w:r>
              <w:rPr>
                <w:lang w:val="en-US"/>
              </w:rPr>
              <w:t>false</w:t>
            </w:r>
            <w:r w:rsidRPr="00D20399">
              <w:t xml:space="preserve"> </w:t>
            </w:r>
            <w:r>
              <w:t>или не задан,то проверяем наличие данного признака в соответствующем объекте закупки размещенной версии сведений о контракте.</w:t>
            </w:r>
          </w:p>
          <w:p w14:paraId="70C30E60" w14:textId="77777777" w:rsidR="00056C63" w:rsidRDefault="00056C63" w:rsidP="00056C63">
            <w:pPr>
              <w:pStyle w:val="ad"/>
              <w:jc w:val="left"/>
              <w:rPr>
                <w:lang w:val="uk-UA"/>
              </w:rPr>
            </w:pPr>
            <w:r>
              <w:t>Если признак «</w:t>
            </w:r>
            <w:r w:rsidRPr="00B02580">
              <w:t>Объект закупки заменен на товар, работу, услугу, качество, технические и функциональные характеристики (потребительские свойства) которых улучшены в сравнении с указанными в контракте</w:t>
            </w:r>
            <w:r>
              <w:t xml:space="preserve">» в размещенной версии не установлен, то </w:t>
            </w:r>
            <w:r>
              <w:rPr>
                <w:lang w:val="en-US"/>
              </w:rPr>
              <w:t>choice</w:t>
            </w:r>
            <w:r>
              <w:t xml:space="preserve"> </w:t>
            </w:r>
            <w:r>
              <w:rPr>
                <w:lang w:val="uk-UA"/>
              </w:rPr>
              <w:t>и</w:t>
            </w:r>
            <w:r w:rsidRPr="006B1E08">
              <w:rPr>
                <w:lang w:val="uk-UA"/>
              </w:rPr>
              <w:t>гнорируется при приеме сведений об изменении контракта</w:t>
            </w:r>
            <w:r>
              <w:rPr>
                <w:lang w:val="uk-UA"/>
              </w:rPr>
              <w:t xml:space="preserve"> и заполняется на сновании предидущей размещенной версии сведений о контракте.</w:t>
            </w:r>
          </w:p>
          <w:p w14:paraId="244EC6E5" w14:textId="77777777" w:rsidR="00056C63" w:rsidRDefault="00056C63" w:rsidP="00056C63">
            <w:pPr>
              <w:pStyle w:val="ad"/>
              <w:jc w:val="left"/>
              <w:rPr>
                <w:lang w:val="uk-UA"/>
              </w:rPr>
            </w:pPr>
          </w:p>
          <w:p w14:paraId="1F4DCDF7" w14:textId="7D904FB5" w:rsidR="00056C63" w:rsidRDefault="00056C63" w:rsidP="00056C63">
            <w:pPr>
              <w:pStyle w:val="ad"/>
              <w:jc w:val="left"/>
            </w:pPr>
            <w:r>
              <w:rPr>
                <w:lang w:val="uk-UA"/>
              </w:rPr>
              <w:t xml:space="preserve">Если </w:t>
            </w:r>
            <w:r>
              <w:t>признак «</w:t>
            </w:r>
            <w:r w:rsidRPr="00B02580">
              <w:t>Объект закупки заменен на товар, работу, услугу, качество, технические и функциональные характеристики (потребительские свойства) которых улучшены в сравнении с указанными в контракте</w:t>
            </w:r>
            <w:r>
              <w:t xml:space="preserve">» в размещенной версии установлен, то игнорируем при приеме и заполняем на основании </w:t>
            </w:r>
            <w:r w:rsidRPr="00EB7653">
              <w:t>объекта закупки из предыдущей версии информации о контракте, в которой признак не был установлен</w:t>
            </w:r>
            <w:r>
              <w:t xml:space="preserve"> (последней размещенной без признака)</w:t>
            </w:r>
            <w:r>
              <w:rPr>
                <w:lang w:val="uk-UA"/>
              </w:rPr>
              <w:t>. Если же признак был установлен во всех ранее размещенных версиях, а в текущей снимается, то сохраняем из пакета.</w:t>
            </w:r>
          </w:p>
          <w:p w14:paraId="5CD6DDA7" w14:textId="14412FE2" w:rsidR="00056C63" w:rsidRDefault="00056C63" w:rsidP="00056C63">
            <w:pPr>
              <w:pStyle w:val="ad"/>
              <w:jc w:val="left"/>
            </w:pPr>
          </w:p>
          <w:p w14:paraId="51DB3333" w14:textId="3D87D13C" w:rsidR="00056C63" w:rsidRPr="008F77B5" w:rsidRDefault="00056C63" w:rsidP="00056C63">
            <w:pPr>
              <w:pStyle w:val="ad"/>
              <w:jc w:val="center"/>
              <w:rPr>
                <w:b/>
              </w:rPr>
            </w:pPr>
            <w:r w:rsidRPr="008F77B5">
              <w:rPr>
                <w:b/>
              </w:rPr>
              <w:t xml:space="preserve">Блок «Классификация по </w:t>
            </w:r>
            <w:r>
              <w:rPr>
                <w:b/>
              </w:rPr>
              <w:t>ОКПД2</w:t>
            </w:r>
            <w:r w:rsidRPr="008F77B5">
              <w:rPr>
                <w:b/>
              </w:rPr>
              <w:t>»</w:t>
            </w:r>
          </w:p>
          <w:p w14:paraId="23D6BC68" w14:textId="77777777" w:rsidR="00056C63" w:rsidRDefault="00056C63" w:rsidP="00056C63">
            <w:pPr>
              <w:pStyle w:val="ad"/>
              <w:jc w:val="left"/>
            </w:pPr>
          </w:p>
          <w:p w14:paraId="39A10EF1" w14:textId="53F90736" w:rsidR="00056C63" w:rsidRDefault="00056C63" w:rsidP="00056C63">
            <w:pPr>
              <w:pStyle w:val="ad"/>
              <w:jc w:val="left"/>
            </w:pPr>
            <w:r w:rsidRPr="008F77B5">
              <w:lastRenderedPageBreak/>
              <w:t>При приеме бизнес-контролем контролируется, что код по ОКПД2 должен</w:t>
            </w:r>
          </w:p>
          <w:p w14:paraId="24D0F0D2" w14:textId="77777777" w:rsidR="00056C63" w:rsidRDefault="00056C63" w:rsidP="00056C63">
            <w:pPr>
              <w:pStyle w:val="ad"/>
              <w:numPr>
                <w:ilvl w:val="0"/>
                <w:numId w:val="210"/>
              </w:numPr>
              <w:jc w:val="left"/>
            </w:pPr>
            <w:r w:rsidRPr="008F77B5">
              <w:t>быть равен (или быть иерархически подчинен) одному из кодов ОКПД2, указанному в связанном извещении об осуществлении закупки (если контракт создан на основании извещения), если в такой позиции извещения об осуществлении закупки заполнен код по ОКПД2</w:t>
            </w:r>
          </w:p>
          <w:p w14:paraId="1A8DEC56" w14:textId="13967544" w:rsidR="00056C63" w:rsidRDefault="00056C63" w:rsidP="00056C63">
            <w:pPr>
              <w:pStyle w:val="ad"/>
              <w:numPr>
                <w:ilvl w:val="0"/>
                <w:numId w:val="210"/>
              </w:numPr>
              <w:jc w:val="left"/>
            </w:pPr>
            <w:r w:rsidRPr="008F77B5">
              <w:t xml:space="preserve">либо быть равен (или быть иерархически подчинен) коду ОКПД2 в позиции плана-графика </w:t>
            </w:r>
            <w:r>
              <w:t xml:space="preserve">с 01.01.2017 </w:t>
            </w:r>
            <w:r w:rsidRPr="008F77B5">
              <w:t>(если контракт создан на основании позиции ПГ</w:t>
            </w:r>
            <w:r>
              <w:t xml:space="preserve"> с 01.01.2017</w:t>
            </w:r>
            <w:r w:rsidRPr="008F77B5">
              <w:t>), если в такой позиции заполнен код по ОКПД2</w:t>
            </w:r>
          </w:p>
          <w:p w14:paraId="156375E8" w14:textId="0E1D7298" w:rsidR="00056C63" w:rsidRDefault="00056C63" w:rsidP="00056C63">
            <w:pPr>
              <w:pStyle w:val="ad"/>
              <w:numPr>
                <w:ilvl w:val="0"/>
                <w:numId w:val="210"/>
              </w:numPr>
              <w:jc w:val="left"/>
            </w:pPr>
            <w:r>
              <w:t xml:space="preserve">либо </w:t>
            </w:r>
            <w:r w:rsidRPr="008440C7">
              <w:t>быть равен (или быть иерархически подчинен) коду ОКПД2 в позиции плана-графика</w:t>
            </w:r>
            <w:r>
              <w:t xml:space="preserve"> закупок с 01.01.2020</w:t>
            </w:r>
            <w:r w:rsidRPr="008440C7">
              <w:t xml:space="preserve"> (если контракт создан на основании позиции ПГ</w:t>
            </w:r>
            <w:r>
              <w:t xml:space="preserve"> с 01.01.2020</w:t>
            </w:r>
            <w:r w:rsidRPr="008440C7">
              <w:t>)</w:t>
            </w:r>
            <w:r>
              <w:t xml:space="preserve"> – контролируется предупреждающим бизнес контролем АРК_0000_0</w:t>
            </w:r>
            <w:r w:rsidRPr="008440C7">
              <w:t>6</w:t>
            </w:r>
            <w:r>
              <w:t>90</w:t>
            </w:r>
          </w:p>
          <w:p w14:paraId="76234EB8" w14:textId="720FCF4F" w:rsidR="00056C63" w:rsidRDefault="00056C63" w:rsidP="00056C63">
            <w:pPr>
              <w:pStyle w:val="ad"/>
              <w:jc w:val="left"/>
            </w:pPr>
          </w:p>
          <w:p w14:paraId="4210A736" w14:textId="77777777" w:rsidR="00056C63" w:rsidRPr="008440C7" w:rsidRDefault="00056C63" w:rsidP="00056C63">
            <w:pPr>
              <w:pStyle w:val="ad"/>
              <w:jc w:val="center"/>
              <w:rPr>
                <w:b/>
              </w:rPr>
            </w:pPr>
            <w:r w:rsidRPr="008440C7">
              <w:rPr>
                <w:b/>
              </w:rPr>
              <w:t>Блок «Классификация по КТРУ»</w:t>
            </w:r>
          </w:p>
          <w:p w14:paraId="13EB8EE6" w14:textId="77777777" w:rsidR="00056C63" w:rsidRPr="008440C7" w:rsidRDefault="00056C63" w:rsidP="00056C63">
            <w:pPr>
              <w:pStyle w:val="ad"/>
            </w:pPr>
          </w:p>
          <w:p w14:paraId="4ED5BD95" w14:textId="77777777" w:rsidR="00056C63" w:rsidRPr="008440C7" w:rsidRDefault="00056C63" w:rsidP="00056C63">
            <w:pPr>
              <w:pStyle w:val="ad"/>
            </w:pPr>
            <w:r w:rsidRPr="008440C7">
              <w:t>Блок «Классификация по КТРУ» - в случае если указан, контролируется на актуальность значения кода (см. контроль РК_ИК_0147 ниже)</w:t>
            </w:r>
          </w:p>
          <w:p w14:paraId="78D6E786" w14:textId="77777777" w:rsidR="00056C63" w:rsidRPr="008440C7" w:rsidRDefault="00056C63" w:rsidP="00056C63">
            <w:pPr>
              <w:pStyle w:val="ad"/>
            </w:pPr>
          </w:p>
          <w:p w14:paraId="288DE79C" w14:textId="1AC1F03C" w:rsidR="00056C63" w:rsidRDefault="00056C63" w:rsidP="00056C63">
            <w:pPr>
              <w:pStyle w:val="ad"/>
            </w:pPr>
            <w:r w:rsidRPr="008440C7">
              <w:t>Бизнес-контролем контролируется, что позиция КТРУ ссылается</w:t>
            </w:r>
            <w:r>
              <w:t>:</w:t>
            </w:r>
          </w:p>
          <w:p w14:paraId="7B23332E" w14:textId="77777777" w:rsidR="00056C63" w:rsidRDefault="00056C63" w:rsidP="00056C63">
            <w:pPr>
              <w:pStyle w:val="ad"/>
              <w:numPr>
                <w:ilvl w:val="0"/>
                <w:numId w:val="210"/>
              </w:numPr>
            </w:pPr>
            <w:r w:rsidRPr="008440C7">
              <w:t>на код ОКПД2, указанный в связанном извещении об осуществлении закупки (если контракт создан на основании извещения), если в такой позиции извещения об осуществлении закупки заполнен код по ОКПД2</w:t>
            </w:r>
          </w:p>
          <w:p w14:paraId="319D4B21" w14:textId="1D29FE6C" w:rsidR="00056C63" w:rsidRDefault="00056C63" w:rsidP="00056C63">
            <w:pPr>
              <w:pStyle w:val="ad"/>
              <w:numPr>
                <w:ilvl w:val="0"/>
                <w:numId w:val="210"/>
              </w:numPr>
            </w:pPr>
            <w:r w:rsidRPr="008440C7">
              <w:t>либо</w:t>
            </w:r>
            <w:r>
              <w:t xml:space="preserve"> на</w:t>
            </w:r>
            <w:r w:rsidRPr="008440C7">
              <w:t xml:space="preserve"> код КТРУ в позиции плана-графика</w:t>
            </w:r>
            <w:r>
              <w:t xml:space="preserve"> с 01.01.2017</w:t>
            </w:r>
            <w:r w:rsidRPr="008440C7">
              <w:t xml:space="preserve"> (если контракт создан на основании позиции ПГ</w:t>
            </w:r>
            <w:r>
              <w:t xml:space="preserve"> с 01.01.2017</w:t>
            </w:r>
            <w:r w:rsidRPr="008440C7">
              <w:t>), если в такой позиции заполнен код по КТРУ</w:t>
            </w:r>
          </w:p>
          <w:p w14:paraId="55E82B7A" w14:textId="58AE2F01" w:rsidR="00056C63" w:rsidRPr="008440C7" w:rsidRDefault="00056C63" w:rsidP="00056C63">
            <w:pPr>
              <w:pStyle w:val="ad"/>
              <w:numPr>
                <w:ilvl w:val="0"/>
                <w:numId w:val="210"/>
              </w:numPr>
            </w:pPr>
            <w:r w:rsidRPr="008440C7">
              <w:t>на код ОКПД2</w:t>
            </w:r>
            <w:r>
              <w:t xml:space="preserve"> </w:t>
            </w:r>
            <w:r w:rsidRPr="008440C7">
              <w:t>в позиции плана-графика с 01.01.20</w:t>
            </w:r>
            <w:r>
              <w:t>20</w:t>
            </w:r>
            <w:r w:rsidRPr="008440C7">
              <w:t xml:space="preserve"> (если контракт создан на основании позиции ПГ с 01.01.20</w:t>
            </w:r>
            <w:r>
              <w:t>20</w:t>
            </w:r>
            <w:r w:rsidRPr="008440C7">
              <w:t>)</w:t>
            </w:r>
            <w:r>
              <w:t xml:space="preserve"> </w:t>
            </w:r>
            <w:r w:rsidRPr="0025603E">
              <w:t>– контролируется</w:t>
            </w:r>
            <w:r>
              <w:t xml:space="preserve"> предупреждающим</w:t>
            </w:r>
            <w:r w:rsidRPr="0025603E">
              <w:t xml:space="preserve"> бизнес контролем АРК_0000_0690</w:t>
            </w:r>
          </w:p>
          <w:p w14:paraId="7A57ED9A" w14:textId="77777777" w:rsidR="00056C63" w:rsidRPr="008440C7" w:rsidRDefault="00056C63" w:rsidP="00056C63">
            <w:pPr>
              <w:pStyle w:val="ad"/>
            </w:pPr>
          </w:p>
          <w:p w14:paraId="1A432B21" w14:textId="77777777" w:rsidR="00056C63" w:rsidRPr="008440C7" w:rsidRDefault="00056C63" w:rsidP="00056C63">
            <w:pPr>
              <w:pStyle w:val="ad"/>
            </w:pPr>
          </w:p>
          <w:p w14:paraId="63910627" w14:textId="1DDA3FF9" w:rsidR="00056C63" w:rsidRDefault="00056C63" w:rsidP="00056C63">
            <w:pPr>
              <w:pStyle w:val="ad"/>
              <w:jc w:val="left"/>
            </w:pPr>
            <w:r w:rsidRPr="008440C7">
              <w:t>Также контролем РК_ИК_0161 контролируется что в блоке «Классификация по КТРУ» указан НЕ шаблон позиции КТРУ</w:t>
            </w:r>
          </w:p>
          <w:p w14:paraId="4B039E1B" w14:textId="4C4CCCE1" w:rsidR="00056C63" w:rsidRDefault="00056C63" w:rsidP="00056C63">
            <w:pPr>
              <w:pStyle w:val="ad"/>
              <w:jc w:val="left"/>
            </w:pPr>
          </w:p>
          <w:p w14:paraId="395C9FCB" w14:textId="7CF3BE03" w:rsidR="00056C63" w:rsidRDefault="00056C63" w:rsidP="00056C63">
            <w:pPr>
              <w:pStyle w:val="ad"/>
              <w:jc w:val="left"/>
            </w:pPr>
            <w:r>
              <w:t>Для сведений о контракте, первая версия которого размещается после выхода доработки ЕИС 10.0, выполняется следующий алгоритм определения номера версии позиции КТРУ (</w:t>
            </w:r>
            <w:r>
              <w:rPr>
                <w:lang w:val="en-US"/>
              </w:rPr>
              <w:t>KTRU</w:t>
            </w:r>
            <w:r>
              <w:t>/</w:t>
            </w:r>
            <w:r>
              <w:rPr>
                <w:lang w:val="en-US"/>
              </w:rPr>
              <w:t>versionNumber</w:t>
            </w:r>
            <w:r>
              <w:t>):</w:t>
            </w:r>
          </w:p>
          <w:p w14:paraId="56113213" w14:textId="500763D2" w:rsidR="00056C63" w:rsidRDefault="00056C63" w:rsidP="00056C63">
            <w:pPr>
              <w:pStyle w:val="ad"/>
              <w:numPr>
                <w:ilvl w:val="0"/>
                <w:numId w:val="210"/>
              </w:numPr>
              <w:jc w:val="left"/>
            </w:pPr>
            <w:r>
              <w:t>При приеме первой версии сведений о контракте игнорируется при приеме и заполняется при передаче в соотвествии с алгоритмом, приведенным ниже:</w:t>
            </w:r>
          </w:p>
          <w:p w14:paraId="45891304" w14:textId="0F4A84CB" w:rsidR="00056C63" w:rsidRDefault="00056C63" w:rsidP="00056C63">
            <w:pPr>
              <w:pStyle w:val="ad"/>
              <w:numPr>
                <w:ilvl w:val="1"/>
                <w:numId w:val="210"/>
              </w:numPr>
              <w:jc w:val="left"/>
            </w:pPr>
            <w:r>
              <w:t>если сведений о контракте сформированы на основании извещения или ППГ с 01.17 И связанном извещении или ППГ с 01.01.17 заполнен код КТРУ, заданный в поле «</w:t>
            </w:r>
            <w:r w:rsidRPr="0025603E">
              <w:t>Код товара, работы или услуги в справочнике Каталог товаров, работ, услуг (КТРУ) (nsiKTRU)</w:t>
            </w:r>
            <w:r>
              <w:t>» (</w:t>
            </w:r>
            <w:r w:rsidRPr="0025603E">
              <w:t>products/product/KTRU/code</w:t>
            </w:r>
            <w:r>
              <w:t>), то заполняется номером версии позиции КТРУ из связанного извещения или ППГ с 01.01.17.</w:t>
            </w:r>
          </w:p>
          <w:p w14:paraId="7FD7FDD6" w14:textId="7359E824" w:rsidR="00056C63" w:rsidRDefault="00056C63" w:rsidP="00056C63">
            <w:pPr>
              <w:pStyle w:val="ad"/>
              <w:numPr>
                <w:ilvl w:val="1"/>
                <w:numId w:val="210"/>
              </w:numPr>
              <w:jc w:val="left"/>
            </w:pPr>
            <w:r>
              <w:t>в других случаях актуальным номером версии позиции КТРУ</w:t>
            </w:r>
          </w:p>
          <w:p w14:paraId="2DCD777F" w14:textId="266D3F3E" w:rsidR="00056C63" w:rsidRDefault="00056C63" w:rsidP="00056C63">
            <w:pPr>
              <w:pStyle w:val="ad"/>
              <w:numPr>
                <w:ilvl w:val="0"/>
                <w:numId w:val="210"/>
              </w:numPr>
              <w:jc w:val="left"/>
            </w:pPr>
            <w:r>
              <w:t xml:space="preserve">При приеме последующих версий допускается указание актуальной версии позиции КТРУ, либо версии из предыдущей размещенной версии сведений о контракте (РК_ИК_0244). В случае если в принимаемом пакете номер версии не указан, то при выгрузке заполняется номером версии из предыдущей размещенной версии сведений о контракте. При этом, в случае если в предыдущей размещенной версии сведений о контракте отстуствует код позиции КТРУ, указанный в поле «Код товара, работы или услуги в справочнике Каталог товаров, работ, услуг (КТРУ) (nsiKTRU)» </w:t>
            </w:r>
            <w:r>
              <w:lastRenderedPageBreak/>
              <w:t>(</w:t>
            </w:r>
            <w:r w:rsidRPr="00152980">
              <w:t>products/product/KTRU/code</w:t>
            </w:r>
            <w:r>
              <w:t>), то заполняется актуальным номером версии позиции КТРУ.</w:t>
            </w:r>
          </w:p>
          <w:p w14:paraId="268112C8" w14:textId="04D9631A" w:rsidR="00056C63" w:rsidRDefault="00056C63" w:rsidP="00056C63">
            <w:pPr>
              <w:pStyle w:val="ad"/>
              <w:jc w:val="left"/>
            </w:pPr>
            <w:r>
              <w:t>Пример:</w:t>
            </w:r>
          </w:p>
          <w:p w14:paraId="22BB7D1E" w14:textId="46FE33B4" w:rsidR="00056C63" w:rsidRDefault="00056C63" w:rsidP="00056C63">
            <w:pPr>
              <w:pStyle w:val="ad"/>
              <w:numPr>
                <w:ilvl w:val="0"/>
                <w:numId w:val="210"/>
              </w:numPr>
              <w:jc w:val="left"/>
            </w:pPr>
            <w:r>
              <w:t xml:space="preserve">Принимается первая версия сведений о контракте, сформированная на основании извещения. В принимаемом пакете заполнен код КТРУ </w:t>
            </w:r>
            <w:r w:rsidRPr="00E31BA5">
              <w:t>01.11.71.110-00000004</w:t>
            </w:r>
            <w:r>
              <w:t xml:space="preserve"> (в справочнике КТРУ актуальная версия 3) и </w:t>
            </w:r>
            <w:r w:rsidRPr="00E31BA5">
              <w:t>01.13.13.000-00000003</w:t>
            </w:r>
            <w:r>
              <w:t xml:space="preserve"> (</w:t>
            </w:r>
            <w:r w:rsidRPr="00E31BA5">
              <w:t xml:space="preserve">в справочнике КТРУ актуальная версия </w:t>
            </w:r>
            <w:r>
              <w:t xml:space="preserve">4). При этом в извещении присутствут только позиции КТРУ с кодом </w:t>
            </w:r>
            <w:r w:rsidRPr="00E31BA5">
              <w:t>01.11.71.110-00000004</w:t>
            </w:r>
            <w:r>
              <w:t xml:space="preserve"> версии 2.</w:t>
            </w:r>
          </w:p>
          <w:p w14:paraId="676DD0C5" w14:textId="51DDA197" w:rsidR="00056C63" w:rsidRDefault="00056C63" w:rsidP="00056C63">
            <w:pPr>
              <w:pStyle w:val="ad"/>
              <w:numPr>
                <w:ilvl w:val="0"/>
                <w:numId w:val="210"/>
              </w:numPr>
              <w:jc w:val="left"/>
            </w:pPr>
            <w:r>
              <w:t xml:space="preserve">Таким образом номер версии для позиции КТРУ </w:t>
            </w:r>
            <w:r w:rsidRPr="00E31BA5">
              <w:t>01.11.71.110-00000004</w:t>
            </w:r>
            <w:r>
              <w:t xml:space="preserve"> будет равен версии данной позиции КТРУ из извещения, то есть – 2. Номер </w:t>
            </w:r>
            <w:r w:rsidRPr="00E31BA5">
              <w:t>версии для позиции КТРУ</w:t>
            </w:r>
            <w:r>
              <w:t xml:space="preserve"> </w:t>
            </w:r>
            <w:r w:rsidRPr="00E31BA5">
              <w:t>01.13.13.000-00000003</w:t>
            </w:r>
            <w:r>
              <w:t xml:space="preserve"> будет равен актуальной версии, то есть 4 (так как данная позиция КТРУ отсутствует в извещении).</w:t>
            </w:r>
          </w:p>
          <w:p w14:paraId="3E8CF2E6" w14:textId="7747B85F" w:rsidR="00056C63" w:rsidRDefault="00056C63" w:rsidP="00056C63">
            <w:pPr>
              <w:pStyle w:val="ad"/>
              <w:jc w:val="left"/>
            </w:pPr>
          </w:p>
          <w:p w14:paraId="157906A1" w14:textId="54413887" w:rsidR="00056C63" w:rsidRDefault="00056C63" w:rsidP="00056C63">
            <w:pPr>
              <w:pStyle w:val="ad"/>
              <w:jc w:val="left"/>
            </w:pPr>
            <w:bookmarkStart w:id="82" w:name="ОКПД2_код"/>
            <w:r>
              <w:t xml:space="preserve">Блок «Классификация по ОКПД2» </w:t>
            </w:r>
            <w:bookmarkEnd w:id="82"/>
            <w:r>
              <w:t>(</w:t>
            </w:r>
            <w:r w:rsidRPr="00606852">
              <w:t>products/product/KTRU/OKPD2</w:t>
            </w:r>
            <w:r>
              <w:t xml:space="preserve">). Если первая и последующие версии </w:t>
            </w:r>
            <w:r w:rsidRPr="00131F40">
              <w:t>сведений о контракте сформирована НЕ на основании электронного контракта</w:t>
            </w:r>
            <w:r>
              <w:t xml:space="preserve"> в структурированном виде, то:</w:t>
            </w:r>
          </w:p>
          <w:p w14:paraId="65227DE4" w14:textId="33B15C36" w:rsidR="00056C63" w:rsidRDefault="00056C63" w:rsidP="00056C63">
            <w:pPr>
              <w:pStyle w:val="ad"/>
              <w:numPr>
                <w:ilvl w:val="0"/>
                <w:numId w:val="210"/>
              </w:numPr>
              <w:jc w:val="left"/>
            </w:pPr>
            <w:r>
              <w:t xml:space="preserve">если </w:t>
            </w:r>
            <w:r w:rsidRPr="00131F40">
              <w:t>блок заполнен</w:t>
            </w:r>
            <w:r>
              <w:t xml:space="preserve">, то принимается и сохраняется при прохождении контроля </w:t>
            </w:r>
            <w:r w:rsidRPr="00126103">
              <w:t>РК_ИК_0450</w:t>
            </w:r>
            <w:r>
              <w:t>;</w:t>
            </w:r>
          </w:p>
          <w:p w14:paraId="1B89E9D4" w14:textId="5948355C" w:rsidR="00056C63" w:rsidRPr="0025603E" w:rsidRDefault="00056C63" w:rsidP="00056C63">
            <w:pPr>
              <w:pStyle w:val="ad"/>
              <w:numPr>
                <w:ilvl w:val="0"/>
                <w:numId w:val="210"/>
              </w:numPr>
              <w:jc w:val="left"/>
            </w:pPr>
            <w:r>
              <w:t>если блок не заполнен, то заполняется «головным» кодом ОКПД2</w:t>
            </w:r>
            <w:r w:rsidRPr="00C457E5">
              <w:t xml:space="preserve"> (</w:t>
            </w:r>
            <w:r>
              <w:t>код из таблицы</w:t>
            </w:r>
            <w:r w:rsidRPr="00C457E5">
              <w:t xml:space="preserve"> KTRU_ITEM)</w:t>
            </w:r>
            <w:r>
              <w:t xml:space="preserve"> соответственно коду позиции КТРУ (</w:t>
            </w:r>
            <w:r w:rsidRPr="00606852">
              <w:t>products/product/</w:t>
            </w:r>
            <w:r w:rsidRPr="00131F40">
              <w:t>KTRU/code</w:t>
            </w:r>
            <w:r>
              <w:t>)</w:t>
            </w:r>
          </w:p>
          <w:p w14:paraId="43DA453A" w14:textId="333BA205" w:rsidR="00056C63" w:rsidRDefault="00056C63" w:rsidP="00056C63">
            <w:pPr>
              <w:pStyle w:val="ad"/>
              <w:jc w:val="left"/>
            </w:pPr>
          </w:p>
          <w:p w14:paraId="5D2C577D" w14:textId="77777777" w:rsidR="00056C63" w:rsidRPr="00975F82" w:rsidRDefault="00056C63" w:rsidP="00056C63">
            <w:pPr>
              <w:pStyle w:val="ad"/>
              <w:jc w:val="center"/>
              <w:rPr>
                <w:b/>
              </w:rPr>
            </w:pPr>
            <w:r>
              <w:rPr>
                <w:b/>
              </w:rPr>
              <w:t>Блок «</w:t>
            </w:r>
            <w:r w:rsidRPr="00975F82">
              <w:rPr>
                <w:b/>
              </w:rPr>
              <w:t>Сведения о связи с позицией правой части (ПЧ) КТРУ</w:t>
            </w:r>
            <w:r>
              <w:rPr>
                <w:b/>
              </w:rPr>
              <w:t>» (</w:t>
            </w:r>
            <w:r w:rsidRPr="00975F82">
              <w:rPr>
                <w:b/>
              </w:rPr>
              <w:t>products/product/KTRU/rightSideKTRUInfo</w:t>
            </w:r>
            <w:r>
              <w:rPr>
                <w:b/>
              </w:rPr>
              <w:t>)</w:t>
            </w:r>
          </w:p>
          <w:p w14:paraId="75D7A919" w14:textId="3A9D8027" w:rsidR="00056C63" w:rsidRPr="00047A44" w:rsidRDefault="00056C63" w:rsidP="00056C63">
            <w:pPr>
              <w:pStyle w:val="ad"/>
              <w:jc w:val="left"/>
            </w:pPr>
            <w:r>
              <w:t xml:space="preserve">При приеме контролируется, что </w:t>
            </w:r>
            <w:r w:rsidRPr="00047A44">
              <w:t>позиция ПЧ КТРУ с кодом, указанным в поле «Код позиции ПЧ КТРУ» (</w:t>
            </w:r>
            <w:r w:rsidRPr="00047A44">
              <w:rPr>
                <w:lang w:val="en-US"/>
              </w:rPr>
              <w:t>products</w:t>
            </w:r>
            <w:r w:rsidRPr="00047A44">
              <w:t>/</w:t>
            </w:r>
            <w:r w:rsidRPr="00047A44">
              <w:rPr>
                <w:lang w:val="en-US"/>
              </w:rPr>
              <w:t>product</w:t>
            </w:r>
            <w:r w:rsidRPr="00047A44">
              <w:t>/</w:t>
            </w:r>
            <w:r w:rsidRPr="00047A44">
              <w:rPr>
                <w:lang w:val="en-US"/>
              </w:rPr>
              <w:t>KTRU</w:t>
            </w:r>
            <w:r w:rsidRPr="00047A44">
              <w:t>/</w:t>
            </w:r>
            <w:r w:rsidRPr="00047A44">
              <w:rPr>
                <w:lang w:val="en-US"/>
              </w:rPr>
              <w:t>rightSideKTRUInfo</w:t>
            </w:r>
            <w:r w:rsidRPr="00047A44">
              <w:t xml:space="preserve">/ </w:t>
            </w:r>
            <w:r w:rsidRPr="00047A44">
              <w:rPr>
                <w:lang w:val="en-US"/>
              </w:rPr>
              <w:t>code</w:t>
            </w:r>
            <w:r w:rsidRPr="00047A44">
              <w:t>)</w:t>
            </w:r>
            <w:r>
              <w:t xml:space="preserve"> найдена в </w:t>
            </w:r>
            <w:r w:rsidRPr="00047A44">
              <w:t>справочнике позиций ПЧ КТРУ (nsiRightSideKTRU)</w:t>
            </w:r>
            <w:r>
              <w:t xml:space="preserve"> (контроль </w:t>
            </w:r>
            <w:r w:rsidRPr="00047A44">
              <w:t>РК_ИК_0276</w:t>
            </w:r>
            <w:r>
              <w:t>).</w:t>
            </w:r>
          </w:p>
          <w:p w14:paraId="4644D588" w14:textId="77777777" w:rsidR="00056C63" w:rsidRDefault="00056C63" w:rsidP="00056C63">
            <w:pPr>
              <w:pStyle w:val="ad"/>
              <w:jc w:val="left"/>
            </w:pPr>
          </w:p>
          <w:p w14:paraId="0925393F" w14:textId="0C4DE698" w:rsidR="00056C63" w:rsidRPr="00975F82" w:rsidRDefault="00056C63" w:rsidP="00056C63">
            <w:pPr>
              <w:pStyle w:val="ad"/>
              <w:jc w:val="left"/>
            </w:pPr>
            <w:r>
              <w:t>При приеме контролируется, что позиция ПЧ КТРУ с кодом, указанным в поле</w:t>
            </w:r>
            <w:r w:rsidRPr="00975F82">
              <w:t xml:space="preserve"> «</w:t>
            </w:r>
            <w:r>
              <w:t>Код</w:t>
            </w:r>
            <w:r w:rsidRPr="00975F82">
              <w:t xml:space="preserve"> </w:t>
            </w:r>
            <w:r>
              <w:t>позиции</w:t>
            </w:r>
            <w:r w:rsidRPr="00975F82">
              <w:t xml:space="preserve"> </w:t>
            </w:r>
            <w:r>
              <w:t>ПЧ</w:t>
            </w:r>
            <w:r w:rsidRPr="00975F82">
              <w:t xml:space="preserve"> </w:t>
            </w:r>
            <w:r>
              <w:t>КТРУ</w:t>
            </w:r>
            <w:r w:rsidRPr="00975F82">
              <w:t>» (</w:t>
            </w:r>
            <w:r w:rsidRPr="00975F82">
              <w:rPr>
                <w:lang w:val="en-US"/>
              </w:rPr>
              <w:t>products</w:t>
            </w:r>
            <w:r w:rsidRPr="00975F82">
              <w:t>/</w:t>
            </w:r>
            <w:r w:rsidRPr="00975F82">
              <w:rPr>
                <w:lang w:val="en-US"/>
              </w:rPr>
              <w:t>product</w:t>
            </w:r>
            <w:r w:rsidRPr="00975F82">
              <w:t>/</w:t>
            </w:r>
            <w:r w:rsidRPr="00975F82">
              <w:rPr>
                <w:lang w:val="en-US"/>
              </w:rPr>
              <w:t>KTRU</w:t>
            </w:r>
            <w:r w:rsidRPr="00975F82">
              <w:t>/</w:t>
            </w:r>
            <w:r w:rsidRPr="00975F82">
              <w:rPr>
                <w:lang w:val="en-US"/>
              </w:rPr>
              <w:t>rightSideKTRUInfo</w:t>
            </w:r>
            <w:r w:rsidRPr="00975F82">
              <w:t xml:space="preserve">/ </w:t>
            </w:r>
            <w:r w:rsidRPr="00975F82">
              <w:rPr>
                <w:lang w:val="en-US"/>
              </w:rPr>
              <w:t>code</w:t>
            </w:r>
            <w:r w:rsidRPr="00975F82">
              <w:t>)</w:t>
            </w:r>
            <w:r>
              <w:t>, и версией, указанной в поле «Номер версии позиции» (</w:t>
            </w:r>
            <w:r w:rsidRPr="00975F82">
              <w:t>products/product/KTRU/rightSideKTRUInfo/versionNumber</w:t>
            </w:r>
            <w:r>
              <w:t>) (алгоритм определения версии позиции КТРУ приведен ниже), связана с позицией КТРУ с кодом, указанным в поле «</w:t>
            </w:r>
            <w:r w:rsidRPr="00975F82">
              <w:t>Код товара, работы или услуги в справочнике Каталог товаров, работ, услуг (КТРУ) (nsiKTRU)</w:t>
            </w:r>
            <w:r>
              <w:t>» (</w:t>
            </w:r>
            <w:r w:rsidRPr="00975F82">
              <w:t>products/product/KTRU/code</w:t>
            </w:r>
            <w:r>
              <w:t>), и версией, указанной в поле «</w:t>
            </w:r>
            <w:r w:rsidRPr="00975F82">
              <w:t>Номер версии позиции</w:t>
            </w:r>
            <w:r>
              <w:t>» (</w:t>
            </w:r>
            <w:r w:rsidRPr="00975F82">
              <w:t>products/product/KTRU/versionNumber</w:t>
            </w:r>
            <w:r>
              <w:t>) (алгоритм определения версии позиции КТРУ приведен выше)</w:t>
            </w:r>
            <w:r w:rsidRPr="00047A44">
              <w:rPr>
                <w:sz w:val="28"/>
              </w:rPr>
              <w:t xml:space="preserve"> </w:t>
            </w:r>
            <w:r w:rsidRPr="00047A44">
              <w:t>(контроль РК_ИК_027</w:t>
            </w:r>
            <w:r>
              <w:t>7</w:t>
            </w:r>
            <w:r w:rsidRPr="00047A44">
              <w:t>).</w:t>
            </w:r>
          </w:p>
          <w:p w14:paraId="7411C966" w14:textId="77777777" w:rsidR="00056C63" w:rsidRDefault="00056C63" w:rsidP="00056C63">
            <w:pPr>
              <w:pStyle w:val="ad"/>
              <w:jc w:val="left"/>
            </w:pPr>
          </w:p>
          <w:p w14:paraId="69685200" w14:textId="77777777" w:rsidR="00056C63" w:rsidRDefault="00056C63" w:rsidP="00056C63">
            <w:pPr>
              <w:pStyle w:val="ad"/>
              <w:jc w:val="left"/>
            </w:pPr>
            <w:r>
              <w:t>Поле</w:t>
            </w:r>
            <w:r w:rsidRPr="003E5098">
              <w:t xml:space="preserve"> «</w:t>
            </w:r>
            <w:r>
              <w:t>Наименование</w:t>
            </w:r>
            <w:r w:rsidRPr="003E5098">
              <w:t xml:space="preserve"> </w:t>
            </w:r>
            <w:r>
              <w:t>позиции</w:t>
            </w:r>
            <w:r w:rsidRPr="003E5098">
              <w:t xml:space="preserve"> </w:t>
            </w:r>
            <w:r>
              <w:t>ПЧ</w:t>
            </w:r>
            <w:r w:rsidRPr="003E5098">
              <w:t xml:space="preserve"> </w:t>
            </w:r>
            <w:r>
              <w:t>КТРУ</w:t>
            </w:r>
            <w:r w:rsidRPr="003E5098">
              <w:t>» (</w:t>
            </w:r>
            <w:r w:rsidRPr="003E5098">
              <w:rPr>
                <w:lang w:val="en-US"/>
              </w:rPr>
              <w:t>products</w:t>
            </w:r>
            <w:r w:rsidRPr="003E5098">
              <w:t>/</w:t>
            </w:r>
            <w:r w:rsidRPr="003E5098">
              <w:rPr>
                <w:lang w:val="en-US"/>
              </w:rPr>
              <w:t>product</w:t>
            </w:r>
            <w:r w:rsidRPr="003E5098">
              <w:t>/</w:t>
            </w:r>
            <w:r w:rsidRPr="003E5098">
              <w:rPr>
                <w:lang w:val="en-US"/>
              </w:rPr>
              <w:t>KTRU</w:t>
            </w:r>
            <w:r w:rsidRPr="003E5098">
              <w:t>/</w:t>
            </w:r>
            <w:r w:rsidRPr="003E5098">
              <w:rPr>
                <w:lang w:val="en-US"/>
              </w:rPr>
              <w:t>rightSideKTRUInfo</w:t>
            </w:r>
            <w:r w:rsidRPr="003E5098">
              <w:t>/</w:t>
            </w:r>
            <w:r w:rsidRPr="003E5098">
              <w:rPr>
                <w:lang w:val="en-US"/>
              </w:rPr>
              <w:t>name</w:t>
            </w:r>
            <w:r w:rsidRPr="003E5098">
              <w:t>)</w:t>
            </w:r>
            <w:r>
              <w:t xml:space="preserve"> игнорируется при приеме, заполняется при передаче наименование позиции ПЧ КТРУ в соответствии со справочником позиций ПЧ КТРУ </w:t>
            </w:r>
            <w:r w:rsidRPr="00E70A10">
              <w:t>(nsiRightSideKTRU)</w:t>
            </w:r>
            <w:r>
              <w:t>.</w:t>
            </w:r>
          </w:p>
          <w:p w14:paraId="621EC541" w14:textId="77777777" w:rsidR="00056C63" w:rsidRDefault="00056C63" w:rsidP="00056C63">
            <w:pPr>
              <w:pStyle w:val="ad"/>
              <w:jc w:val="left"/>
            </w:pPr>
          </w:p>
          <w:p w14:paraId="51824719" w14:textId="77777777" w:rsidR="00056C63" w:rsidRDefault="00056C63" w:rsidP="00056C63">
            <w:pPr>
              <w:pStyle w:val="ad"/>
              <w:jc w:val="left"/>
            </w:pPr>
            <w:r>
              <w:t>Если</w:t>
            </w:r>
            <w:r w:rsidRPr="00E70A10">
              <w:t xml:space="preserve"> </w:t>
            </w:r>
            <w:r>
              <w:t>при приеме поле</w:t>
            </w:r>
            <w:r w:rsidRPr="00E70A10">
              <w:t xml:space="preserve"> «</w:t>
            </w:r>
            <w:r>
              <w:t>Номер</w:t>
            </w:r>
            <w:r w:rsidRPr="00E70A10">
              <w:t xml:space="preserve"> </w:t>
            </w:r>
            <w:r>
              <w:t>версии</w:t>
            </w:r>
            <w:r w:rsidRPr="00E70A10">
              <w:t xml:space="preserve"> </w:t>
            </w:r>
            <w:r>
              <w:t>позиции</w:t>
            </w:r>
            <w:r w:rsidRPr="00E70A10">
              <w:t xml:space="preserve"> </w:t>
            </w:r>
            <w:r>
              <w:t>ПЧ</w:t>
            </w:r>
            <w:r w:rsidRPr="00E70A10">
              <w:t xml:space="preserve"> </w:t>
            </w:r>
            <w:r>
              <w:t>КТРУ</w:t>
            </w:r>
            <w:r w:rsidRPr="00E70A10">
              <w:t>» (</w:t>
            </w:r>
            <w:r w:rsidRPr="00E70A10">
              <w:rPr>
                <w:lang w:val="en-US"/>
              </w:rPr>
              <w:t>products</w:t>
            </w:r>
            <w:r w:rsidRPr="00E70A10">
              <w:t>/</w:t>
            </w:r>
            <w:r w:rsidRPr="00E70A10">
              <w:rPr>
                <w:lang w:val="en-US"/>
              </w:rPr>
              <w:t>product</w:t>
            </w:r>
            <w:r w:rsidRPr="00E70A10">
              <w:t>/</w:t>
            </w:r>
            <w:r w:rsidRPr="00E70A10">
              <w:rPr>
                <w:lang w:val="en-US"/>
              </w:rPr>
              <w:t>KTRU</w:t>
            </w:r>
            <w:r w:rsidRPr="00E70A10">
              <w:t>/</w:t>
            </w:r>
            <w:r>
              <w:t xml:space="preserve"> </w:t>
            </w:r>
            <w:r w:rsidRPr="00E70A10">
              <w:rPr>
                <w:lang w:val="en-US"/>
              </w:rPr>
              <w:t>rightSideKTRUInfo</w:t>
            </w:r>
            <w:r w:rsidRPr="00E70A10">
              <w:t>/</w:t>
            </w:r>
            <w:r w:rsidRPr="00E70A10">
              <w:rPr>
                <w:lang w:val="en-US"/>
              </w:rPr>
              <w:t>versionNumber</w:t>
            </w:r>
            <w:r w:rsidRPr="00E70A10">
              <w:t>)</w:t>
            </w:r>
            <w:r>
              <w:t>:</w:t>
            </w:r>
          </w:p>
          <w:p w14:paraId="0DEE66EC" w14:textId="77777777" w:rsidR="00056C63" w:rsidRPr="00E70A10" w:rsidRDefault="00056C63" w:rsidP="00056C63">
            <w:pPr>
              <w:pStyle w:val="ad"/>
              <w:numPr>
                <w:ilvl w:val="0"/>
                <w:numId w:val="210"/>
              </w:numPr>
              <w:jc w:val="left"/>
            </w:pPr>
            <w:r>
              <w:t>не заполнено, то подтягивается номер актуальной версии позиции ПЧ КТРУ, значением которого заполняется поле при передаче</w:t>
            </w:r>
            <w:r w:rsidRPr="00E70A10">
              <w:t>;</w:t>
            </w:r>
          </w:p>
          <w:p w14:paraId="0DEF213D" w14:textId="5667DC12" w:rsidR="00056C63" w:rsidRDefault="00056C63" w:rsidP="00056C63">
            <w:pPr>
              <w:pStyle w:val="ad"/>
              <w:numPr>
                <w:ilvl w:val="0"/>
                <w:numId w:val="210"/>
              </w:numPr>
              <w:jc w:val="left"/>
            </w:pPr>
            <w:r>
              <w:t xml:space="preserve">заполнено, то проверяется, что в поле указана либо актуальная версия позиции ПЧ КТРУ, либо версия, которая была указана в предыдущей версии сведений о контракте для данного объекта закупки </w:t>
            </w:r>
            <w:r w:rsidRPr="00047A44">
              <w:t>(контроль РК_ИК_027</w:t>
            </w:r>
            <w:r>
              <w:t>8</w:t>
            </w:r>
            <w:r w:rsidRPr="00047A44">
              <w:t>).</w:t>
            </w:r>
          </w:p>
          <w:p w14:paraId="29DAC8CD" w14:textId="77777777" w:rsidR="00056C63" w:rsidRDefault="00056C63" w:rsidP="00056C63">
            <w:pPr>
              <w:pStyle w:val="ad"/>
              <w:jc w:val="left"/>
            </w:pPr>
          </w:p>
          <w:p w14:paraId="49561752" w14:textId="77777777" w:rsidR="00056C63" w:rsidRPr="00E70A10" w:rsidRDefault="00056C63" w:rsidP="00056C63">
            <w:pPr>
              <w:pStyle w:val="ad"/>
              <w:jc w:val="center"/>
              <w:rPr>
                <w:b/>
                <w:lang w:val="en-US"/>
              </w:rPr>
            </w:pPr>
            <w:r w:rsidRPr="00E70A10">
              <w:rPr>
                <w:b/>
              </w:rPr>
              <w:t>Блок</w:t>
            </w:r>
            <w:r w:rsidRPr="00E70A10">
              <w:rPr>
                <w:b/>
                <w:lang w:val="en-US"/>
              </w:rPr>
              <w:t xml:space="preserve"> «</w:t>
            </w:r>
            <w:r w:rsidRPr="00E70A10">
              <w:rPr>
                <w:b/>
              </w:rPr>
              <w:t>Характеристики</w:t>
            </w:r>
            <w:r w:rsidRPr="00E70A10">
              <w:rPr>
                <w:b/>
                <w:lang w:val="en-US"/>
              </w:rPr>
              <w:t xml:space="preserve"> </w:t>
            </w:r>
            <w:r w:rsidRPr="00E70A10">
              <w:rPr>
                <w:b/>
              </w:rPr>
              <w:t>позиции</w:t>
            </w:r>
            <w:r w:rsidRPr="00E70A10">
              <w:rPr>
                <w:b/>
                <w:lang w:val="en-US"/>
              </w:rPr>
              <w:t xml:space="preserve"> </w:t>
            </w:r>
            <w:r w:rsidRPr="00E70A10">
              <w:rPr>
                <w:b/>
              </w:rPr>
              <w:t>ПЧ</w:t>
            </w:r>
            <w:r w:rsidRPr="00E70A10">
              <w:rPr>
                <w:b/>
                <w:lang w:val="en-US"/>
              </w:rPr>
              <w:t xml:space="preserve"> </w:t>
            </w:r>
            <w:r w:rsidRPr="00E70A10">
              <w:rPr>
                <w:b/>
              </w:rPr>
              <w:t>КТРУ</w:t>
            </w:r>
            <w:r w:rsidRPr="00E70A10">
              <w:rPr>
                <w:b/>
                <w:lang w:val="en-US"/>
              </w:rPr>
              <w:t>» (products/product/KTRU/rightSideKTRUInfo/characteristics)</w:t>
            </w:r>
          </w:p>
          <w:p w14:paraId="06C97D22" w14:textId="77777777" w:rsidR="00056C63" w:rsidRDefault="00056C63" w:rsidP="00056C63">
            <w:pPr>
              <w:pStyle w:val="ad"/>
              <w:jc w:val="left"/>
            </w:pPr>
            <w:r>
              <w:lastRenderedPageBreak/>
              <w:t>Блок</w:t>
            </w:r>
            <w:r w:rsidRPr="00290D45">
              <w:rPr>
                <w:lang w:val="en-US"/>
              </w:rPr>
              <w:t xml:space="preserve"> «</w:t>
            </w:r>
            <w:r w:rsidRPr="00E70A10">
              <w:t>Характеристика</w:t>
            </w:r>
            <w:r w:rsidRPr="00290D45">
              <w:rPr>
                <w:lang w:val="en-US"/>
              </w:rPr>
              <w:t xml:space="preserve"> </w:t>
            </w:r>
            <w:r w:rsidRPr="00E70A10">
              <w:t>позиции</w:t>
            </w:r>
            <w:r w:rsidRPr="00290D45">
              <w:rPr>
                <w:lang w:val="en-US"/>
              </w:rPr>
              <w:t xml:space="preserve"> </w:t>
            </w:r>
            <w:r>
              <w:t>ПЧ</w:t>
            </w:r>
            <w:r w:rsidRPr="00290D45">
              <w:rPr>
                <w:lang w:val="en-US"/>
              </w:rPr>
              <w:t xml:space="preserve"> </w:t>
            </w:r>
            <w:r w:rsidRPr="00E70A10">
              <w:t>КТРУ</w:t>
            </w:r>
            <w:r w:rsidRPr="00290D45">
              <w:rPr>
                <w:lang w:val="en-US"/>
              </w:rPr>
              <w:t xml:space="preserve"> </w:t>
            </w:r>
            <w:r w:rsidRPr="00E70A10">
              <w:t>формируется</w:t>
            </w:r>
            <w:r w:rsidRPr="00290D45">
              <w:rPr>
                <w:lang w:val="en-US"/>
              </w:rPr>
              <w:t xml:space="preserve"> </w:t>
            </w:r>
            <w:r w:rsidRPr="00E70A10">
              <w:t>с</w:t>
            </w:r>
            <w:r w:rsidRPr="00290D45">
              <w:rPr>
                <w:lang w:val="en-US"/>
              </w:rPr>
              <w:t xml:space="preserve"> </w:t>
            </w:r>
            <w:r w:rsidRPr="00E70A10">
              <w:t>использованием</w:t>
            </w:r>
            <w:r w:rsidRPr="00290D45">
              <w:rPr>
                <w:lang w:val="en-US"/>
              </w:rPr>
              <w:t xml:space="preserve"> </w:t>
            </w:r>
            <w:r w:rsidRPr="00E70A10">
              <w:t>справочной</w:t>
            </w:r>
            <w:r w:rsidRPr="00290D45">
              <w:rPr>
                <w:lang w:val="en-US"/>
              </w:rPr>
              <w:t xml:space="preserve"> </w:t>
            </w:r>
            <w:r w:rsidRPr="00E70A10">
              <w:t>информации</w:t>
            </w:r>
            <w:r w:rsidRPr="00290D45">
              <w:rPr>
                <w:lang w:val="en-US"/>
              </w:rPr>
              <w:t xml:space="preserve"> (</w:t>
            </w:r>
            <w:r w:rsidRPr="00E70A10">
              <w:t>справочник</w:t>
            </w:r>
            <w:r w:rsidRPr="00290D45">
              <w:rPr>
                <w:lang w:val="en-US"/>
              </w:rPr>
              <w:t xml:space="preserve"> </w:t>
            </w:r>
            <w:r w:rsidRPr="00E70A10">
              <w:t>позиций</w:t>
            </w:r>
            <w:r w:rsidRPr="00290D45">
              <w:rPr>
                <w:lang w:val="en-US"/>
              </w:rPr>
              <w:t xml:space="preserve"> </w:t>
            </w:r>
            <w:r w:rsidRPr="00E70A10">
              <w:t>ПЧ</w:t>
            </w:r>
            <w:r w:rsidRPr="00290D45">
              <w:rPr>
                <w:lang w:val="en-US"/>
              </w:rPr>
              <w:t xml:space="preserve"> </w:t>
            </w:r>
            <w:r w:rsidRPr="00E70A10">
              <w:t>КТРУ</w:t>
            </w:r>
            <w:r w:rsidRPr="00290D45">
              <w:rPr>
                <w:lang w:val="en-US"/>
              </w:rPr>
              <w:t xml:space="preserve"> (</w:t>
            </w:r>
            <w:r w:rsidRPr="00E70A10">
              <w:rPr>
                <w:lang w:val="en-US"/>
              </w:rPr>
              <w:t>nsiRightSideKTRU</w:t>
            </w:r>
            <w:r w:rsidRPr="00290D45">
              <w:rPr>
                <w:lang w:val="en-US"/>
              </w:rPr>
              <w:t>))» (</w:t>
            </w:r>
            <w:r w:rsidRPr="00E70A10">
              <w:rPr>
                <w:lang w:val="en-US"/>
              </w:rPr>
              <w:t>products</w:t>
            </w:r>
            <w:r w:rsidRPr="00290D45">
              <w:rPr>
                <w:lang w:val="en-US"/>
              </w:rPr>
              <w:t>/</w:t>
            </w:r>
            <w:r w:rsidRPr="00E70A10">
              <w:rPr>
                <w:lang w:val="en-US"/>
              </w:rPr>
              <w:t>product</w:t>
            </w:r>
            <w:r w:rsidRPr="00290D45">
              <w:rPr>
                <w:lang w:val="en-US"/>
              </w:rPr>
              <w:t>/</w:t>
            </w:r>
            <w:r w:rsidRPr="00E70A10">
              <w:rPr>
                <w:lang w:val="en-US"/>
              </w:rPr>
              <w:t>KTRU</w:t>
            </w:r>
            <w:r w:rsidRPr="00290D45">
              <w:rPr>
                <w:lang w:val="en-US"/>
              </w:rPr>
              <w:t>/</w:t>
            </w:r>
            <w:r w:rsidRPr="00E70A10">
              <w:rPr>
                <w:lang w:val="en-US"/>
              </w:rPr>
              <w:t>rightSideKTRUInfo</w:t>
            </w:r>
            <w:r w:rsidRPr="00290D45">
              <w:rPr>
                <w:lang w:val="en-US"/>
              </w:rPr>
              <w:t>/</w:t>
            </w:r>
            <w:r w:rsidRPr="00E70A10">
              <w:rPr>
                <w:lang w:val="en-US"/>
              </w:rPr>
              <w:t>characteristics</w:t>
            </w:r>
            <w:r w:rsidRPr="00290D45">
              <w:rPr>
                <w:lang w:val="en-US"/>
              </w:rPr>
              <w:t>/</w:t>
            </w:r>
            <w:r w:rsidRPr="00E70A10">
              <w:rPr>
                <w:lang w:val="en-US"/>
              </w:rPr>
              <w:t>characteristicsUsingReferenceInfo</w:t>
            </w:r>
            <w:r w:rsidRPr="00290D45">
              <w:rPr>
                <w:lang w:val="en-US"/>
              </w:rPr>
              <w:t xml:space="preserve">) </w:t>
            </w:r>
            <w:r>
              <w:t>игнорируется</w:t>
            </w:r>
            <w:r w:rsidRPr="00290D45">
              <w:rPr>
                <w:lang w:val="en-US"/>
              </w:rPr>
              <w:t xml:space="preserve"> </w:t>
            </w:r>
            <w:r>
              <w:t>при</w:t>
            </w:r>
            <w:r w:rsidRPr="00290D45">
              <w:rPr>
                <w:lang w:val="en-US"/>
              </w:rPr>
              <w:t xml:space="preserve"> </w:t>
            </w:r>
            <w:r>
              <w:t>приеме</w:t>
            </w:r>
            <w:r w:rsidRPr="00290D45">
              <w:rPr>
                <w:lang w:val="en-US"/>
              </w:rPr>
              <w:t xml:space="preserve">, </w:t>
            </w:r>
            <w:r>
              <w:t>заполняется</w:t>
            </w:r>
            <w:r w:rsidRPr="00290D45">
              <w:rPr>
                <w:lang w:val="en-US"/>
              </w:rPr>
              <w:t xml:space="preserve"> </w:t>
            </w:r>
            <w:r>
              <w:t>при</w:t>
            </w:r>
            <w:r w:rsidRPr="00290D45">
              <w:rPr>
                <w:lang w:val="en-US"/>
              </w:rPr>
              <w:t xml:space="preserve"> </w:t>
            </w:r>
            <w:r>
              <w:t>передаче</w:t>
            </w:r>
            <w:r w:rsidRPr="00290D45">
              <w:rPr>
                <w:lang w:val="en-US"/>
              </w:rPr>
              <w:t xml:space="preserve"> </w:t>
            </w:r>
            <w:r>
              <w:t>характеристиками</w:t>
            </w:r>
            <w:r w:rsidRPr="00290D45">
              <w:rPr>
                <w:lang w:val="en-US"/>
              </w:rPr>
              <w:t xml:space="preserve"> </w:t>
            </w:r>
            <w:r>
              <w:t>и</w:t>
            </w:r>
            <w:r w:rsidRPr="00290D45">
              <w:rPr>
                <w:lang w:val="en-US"/>
              </w:rPr>
              <w:t xml:space="preserve"> </w:t>
            </w:r>
            <w:r>
              <w:t>их</w:t>
            </w:r>
            <w:r w:rsidRPr="00290D45">
              <w:rPr>
                <w:lang w:val="en-US"/>
              </w:rPr>
              <w:t xml:space="preserve"> </w:t>
            </w:r>
            <w:r>
              <w:t>значениями</w:t>
            </w:r>
            <w:r w:rsidRPr="00290D45">
              <w:rPr>
                <w:lang w:val="en-US"/>
              </w:rPr>
              <w:t xml:space="preserve">, </w:t>
            </w:r>
            <w:r>
              <w:t>которые</w:t>
            </w:r>
            <w:r w:rsidRPr="00290D45">
              <w:rPr>
                <w:lang w:val="en-US"/>
              </w:rPr>
              <w:t xml:space="preserve"> </w:t>
            </w:r>
            <w:r>
              <w:t>связаны</w:t>
            </w:r>
            <w:r w:rsidRPr="00290D45">
              <w:rPr>
                <w:lang w:val="en-US"/>
              </w:rPr>
              <w:t xml:space="preserve"> </w:t>
            </w:r>
            <w:r>
              <w:t>с</w:t>
            </w:r>
            <w:r w:rsidRPr="00290D45">
              <w:rPr>
                <w:lang w:val="en-US"/>
              </w:rPr>
              <w:t xml:space="preserve"> </w:t>
            </w:r>
            <w:r>
              <w:t>указанной</w:t>
            </w:r>
            <w:r w:rsidRPr="00290D45">
              <w:rPr>
                <w:lang w:val="en-US"/>
              </w:rPr>
              <w:t xml:space="preserve"> </w:t>
            </w:r>
            <w:r>
              <w:t>в</w:t>
            </w:r>
            <w:r w:rsidRPr="00290D45">
              <w:rPr>
                <w:lang w:val="en-US"/>
              </w:rPr>
              <w:t xml:space="preserve"> </w:t>
            </w:r>
            <w:r>
              <w:t>блоке</w:t>
            </w:r>
            <w:r w:rsidRPr="00290D45">
              <w:rPr>
                <w:lang w:val="en-US"/>
              </w:rPr>
              <w:t xml:space="preserve"> «</w:t>
            </w:r>
            <w:r w:rsidRPr="00F420C5">
              <w:t>Сведения</w:t>
            </w:r>
            <w:r w:rsidRPr="00290D45">
              <w:rPr>
                <w:lang w:val="en-US"/>
              </w:rPr>
              <w:t xml:space="preserve"> </w:t>
            </w:r>
            <w:r w:rsidRPr="00F420C5">
              <w:t>о</w:t>
            </w:r>
            <w:r w:rsidRPr="00290D45">
              <w:rPr>
                <w:lang w:val="en-US"/>
              </w:rPr>
              <w:t xml:space="preserve"> </w:t>
            </w:r>
            <w:r w:rsidRPr="00F420C5">
              <w:t>связи</w:t>
            </w:r>
            <w:r w:rsidRPr="00290D45">
              <w:rPr>
                <w:lang w:val="en-US"/>
              </w:rPr>
              <w:t xml:space="preserve"> </w:t>
            </w:r>
            <w:r w:rsidRPr="00F420C5">
              <w:t>с</w:t>
            </w:r>
            <w:r w:rsidRPr="00290D45">
              <w:rPr>
                <w:lang w:val="en-US"/>
              </w:rPr>
              <w:t xml:space="preserve"> </w:t>
            </w:r>
            <w:r w:rsidRPr="00F420C5">
              <w:t>позицией</w:t>
            </w:r>
            <w:r w:rsidRPr="00290D45">
              <w:rPr>
                <w:lang w:val="en-US"/>
              </w:rPr>
              <w:t xml:space="preserve"> </w:t>
            </w:r>
            <w:r w:rsidRPr="00F420C5">
              <w:t>правой</w:t>
            </w:r>
            <w:r w:rsidRPr="00290D45">
              <w:rPr>
                <w:lang w:val="en-US"/>
              </w:rPr>
              <w:t xml:space="preserve"> </w:t>
            </w:r>
            <w:r w:rsidRPr="00F420C5">
              <w:t>части</w:t>
            </w:r>
            <w:r w:rsidRPr="00290D45">
              <w:rPr>
                <w:lang w:val="en-US"/>
              </w:rPr>
              <w:t xml:space="preserve"> (</w:t>
            </w:r>
            <w:r w:rsidRPr="00F420C5">
              <w:t>ПЧ</w:t>
            </w:r>
            <w:r w:rsidRPr="00290D45">
              <w:rPr>
                <w:lang w:val="en-US"/>
              </w:rPr>
              <w:t xml:space="preserve">) </w:t>
            </w:r>
            <w:r w:rsidRPr="00F420C5">
              <w:t>КТРУ</w:t>
            </w:r>
            <w:r w:rsidRPr="00290D45">
              <w:rPr>
                <w:lang w:val="en-US"/>
              </w:rPr>
              <w:t>» (</w:t>
            </w:r>
            <w:r w:rsidRPr="00F420C5">
              <w:rPr>
                <w:lang w:val="en-US"/>
              </w:rPr>
              <w:t>products</w:t>
            </w:r>
            <w:r w:rsidRPr="00290D45">
              <w:rPr>
                <w:lang w:val="en-US"/>
              </w:rPr>
              <w:t>/</w:t>
            </w:r>
            <w:r w:rsidRPr="00F420C5">
              <w:rPr>
                <w:lang w:val="en-US"/>
              </w:rPr>
              <w:t>product</w:t>
            </w:r>
            <w:r w:rsidRPr="00290D45">
              <w:rPr>
                <w:lang w:val="en-US"/>
              </w:rPr>
              <w:t>/</w:t>
            </w:r>
            <w:r w:rsidRPr="00F420C5">
              <w:rPr>
                <w:lang w:val="en-US"/>
              </w:rPr>
              <w:t>KTRU</w:t>
            </w:r>
            <w:r w:rsidRPr="00290D45">
              <w:rPr>
                <w:lang w:val="en-US"/>
              </w:rPr>
              <w:t>/</w:t>
            </w:r>
            <w:r w:rsidRPr="00F420C5">
              <w:rPr>
                <w:lang w:val="en-US"/>
              </w:rPr>
              <w:t>rightSideKTRUInfo</w:t>
            </w:r>
            <w:r w:rsidRPr="00290D45">
              <w:rPr>
                <w:lang w:val="en-US"/>
              </w:rPr>
              <w:t xml:space="preserve">) </w:t>
            </w:r>
            <w:r>
              <w:t>версией</w:t>
            </w:r>
            <w:r w:rsidRPr="00290D45">
              <w:rPr>
                <w:lang w:val="en-US"/>
              </w:rPr>
              <w:t xml:space="preserve"> </w:t>
            </w:r>
            <w:r>
              <w:t>позици</w:t>
            </w:r>
            <w:r w:rsidRPr="00290D45">
              <w:rPr>
                <w:lang w:val="en-US"/>
              </w:rPr>
              <w:t xml:space="preserve"> </w:t>
            </w:r>
            <w:r>
              <w:t>ПЧ</w:t>
            </w:r>
            <w:r w:rsidRPr="00290D45">
              <w:rPr>
                <w:lang w:val="en-US"/>
              </w:rPr>
              <w:t xml:space="preserve"> </w:t>
            </w:r>
            <w:r>
              <w:t>КТРУ</w:t>
            </w:r>
            <w:r w:rsidRPr="00290D45">
              <w:rPr>
                <w:lang w:val="en-US"/>
              </w:rPr>
              <w:t xml:space="preserve">. </w:t>
            </w:r>
            <w:r>
              <w:t>При приеме связанные характеристики и их значения должны подтянуться из справочника позиций ПЧ КТРУ и сохранится в БД.</w:t>
            </w:r>
          </w:p>
          <w:p w14:paraId="7AD23ABE" w14:textId="77777777" w:rsidR="00056C63" w:rsidRDefault="00056C63" w:rsidP="00056C63">
            <w:pPr>
              <w:pStyle w:val="ad"/>
              <w:jc w:val="left"/>
            </w:pPr>
          </w:p>
          <w:p w14:paraId="11C36952" w14:textId="6E249078" w:rsidR="00056C63" w:rsidRDefault="00056C63" w:rsidP="00056C63">
            <w:pPr>
              <w:pStyle w:val="ad"/>
              <w:jc w:val="left"/>
            </w:pPr>
            <w:r>
              <w:t>Блок «</w:t>
            </w:r>
            <w:r w:rsidRPr="00F420C5">
              <w:t xml:space="preserve">Характеристика позиции </w:t>
            </w:r>
            <w:r>
              <w:t xml:space="preserve">ПЧ </w:t>
            </w:r>
            <w:r w:rsidRPr="00F420C5">
              <w:t>КТРУ формируется в текстовой форме</w:t>
            </w:r>
            <w:r>
              <w:t>» (</w:t>
            </w:r>
            <w:r w:rsidRPr="00F420C5">
              <w:t>products/product/KTRU/rightSideKTRUInfo/characteristics/characteristicsUsingTextForm</w:t>
            </w:r>
            <w:r>
              <w:t>). Значения блока принимаются и сохраняются.</w:t>
            </w:r>
          </w:p>
          <w:p w14:paraId="581F1153" w14:textId="1EACF37D" w:rsidR="00056C63" w:rsidRDefault="00056C63" w:rsidP="00056C63">
            <w:pPr>
              <w:pStyle w:val="ad"/>
              <w:jc w:val="left"/>
            </w:pPr>
          </w:p>
          <w:p w14:paraId="6C05BAC1" w14:textId="493515A9" w:rsidR="00056C63" w:rsidRDefault="00056C63" w:rsidP="00056C63">
            <w:pPr>
              <w:pStyle w:val="ad"/>
              <w:jc w:val="left"/>
            </w:pPr>
            <w:r>
              <w:t>Блок</w:t>
            </w:r>
            <w:r w:rsidRPr="00AE1923">
              <w:rPr>
                <w:lang w:val="en-US"/>
              </w:rPr>
              <w:t xml:space="preserve"> «</w:t>
            </w:r>
            <w:r w:rsidRPr="009B3124">
              <w:t>Внешний</w:t>
            </w:r>
            <w:r w:rsidRPr="00AE1923">
              <w:rPr>
                <w:lang w:val="en-US"/>
              </w:rPr>
              <w:t xml:space="preserve"> </w:t>
            </w:r>
            <w:r w:rsidRPr="009B3124">
              <w:t>диапазон</w:t>
            </w:r>
            <w:r w:rsidRPr="00AE1923">
              <w:rPr>
                <w:lang w:val="en-US"/>
              </w:rPr>
              <w:t xml:space="preserve"> </w:t>
            </w:r>
            <w:r w:rsidRPr="009B3124">
              <w:t>значений</w:t>
            </w:r>
            <w:r w:rsidRPr="00AE1923">
              <w:rPr>
                <w:lang w:val="en-US"/>
              </w:rPr>
              <w:t>» (</w:t>
            </w:r>
            <w:r w:rsidRPr="000D2E97">
              <w:rPr>
                <w:lang w:val="en-US"/>
              </w:rPr>
              <w:t>products</w:t>
            </w:r>
            <w:r w:rsidRPr="00AE1923">
              <w:rPr>
                <w:lang w:val="en-US"/>
              </w:rPr>
              <w:t>/</w:t>
            </w:r>
            <w:r w:rsidRPr="000D2E97">
              <w:rPr>
                <w:lang w:val="en-US"/>
              </w:rPr>
              <w:t>product</w:t>
            </w:r>
            <w:r w:rsidRPr="00AE1923">
              <w:rPr>
                <w:lang w:val="en-US"/>
              </w:rPr>
              <w:t>/</w:t>
            </w:r>
            <w:r w:rsidRPr="000D2E97">
              <w:rPr>
                <w:lang w:val="en-US"/>
              </w:rPr>
              <w:t>KTRU</w:t>
            </w:r>
            <w:r w:rsidRPr="00AE1923">
              <w:rPr>
                <w:lang w:val="en-US"/>
              </w:rPr>
              <w:t>/</w:t>
            </w:r>
            <w:r w:rsidRPr="000D2E97">
              <w:rPr>
                <w:lang w:val="en-US"/>
              </w:rPr>
              <w:t>rightSideKTRUInfo</w:t>
            </w:r>
            <w:r w:rsidRPr="00AE1923">
              <w:rPr>
                <w:lang w:val="en-US"/>
              </w:rPr>
              <w:t>/</w:t>
            </w:r>
            <w:r w:rsidRPr="000D2E97">
              <w:rPr>
                <w:lang w:val="en-US"/>
              </w:rPr>
              <w:t>characteristics</w:t>
            </w:r>
            <w:r w:rsidRPr="00AE1923">
              <w:rPr>
                <w:lang w:val="en-US"/>
              </w:rPr>
              <w:t>/</w:t>
            </w:r>
            <w:r w:rsidRPr="000D2E97">
              <w:rPr>
                <w:lang w:val="en-US"/>
              </w:rPr>
              <w:t>characteristicsUsingTextForm</w:t>
            </w:r>
            <w:r w:rsidRPr="00AE1923">
              <w:rPr>
                <w:lang w:val="en-US"/>
              </w:rPr>
              <w:t xml:space="preserve"> /</w:t>
            </w:r>
            <w:r w:rsidRPr="000D2E97">
              <w:rPr>
                <w:lang w:val="en-US"/>
              </w:rPr>
              <w:t>values</w:t>
            </w:r>
            <w:r w:rsidRPr="00AE1923">
              <w:rPr>
                <w:lang w:val="en-US"/>
              </w:rPr>
              <w:t>/</w:t>
            </w:r>
            <w:r w:rsidRPr="000D2E97">
              <w:rPr>
                <w:lang w:val="en-US"/>
              </w:rPr>
              <w:t>value</w:t>
            </w:r>
            <w:r w:rsidRPr="00AE1923">
              <w:rPr>
                <w:lang w:val="en-US"/>
              </w:rPr>
              <w:t>/</w:t>
            </w:r>
            <w:r w:rsidRPr="000D2E97">
              <w:rPr>
                <w:lang w:val="en-US"/>
              </w:rPr>
              <w:t>rangeSet</w:t>
            </w:r>
            <w:r w:rsidRPr="00AE1923">
              <w:rPr>
                <w:lang w:val="en-US"/>
              </w:rPr>
              <w:t>/</w:t>
            </w:r>
            <w:r>
              <w:rPr>
                <w:lang w:val="en-US"/>
              </w:rPr>
              <w:t>outV</w:t>
            </w:r>
            <w:r w:rsidRPr="00A15E62">
              <w:rPr>
                <w:lang w:val="en-US"/>
              </w:rPr>
              <w:t>alueRange</w:t>
            </w:r>
            <w:r w:rsidRPr="00AE1923">
              <w:rPr>
                <w:lang w:val="en-US"/>
              </w:rPr>
              <w:t xml:space="preserve">). </w:t>
            </w:r>
            <w:r>
              <w:t>Принимается</w:t>
            </w:r>
            <w:r w:rsidRPr="00AE1923">
              <w:rPr>
                <w:lang w:val="en-US"/>
              </w:rPr>
              <w:t xml:space="preserve"> </w:t>
            </w:r>
            <w:r>
              <w:t>и</w:t>
            </w:r>
            <w:r w:rsidRPr="00AE1923">
              <w:rPr>
                <w:lang w:val="en-US"/>
              </w:rPr>
              <w:t xml:space="preserve"> </w:t>
            </w:r>
            <w:r>
              <w:t>сохраняется</w:t>
            </w:r>
            <w:r w:rsidRPr="00AE1923">
              <w:rPr>
                <w:lang w:val="en-US"/>
              </w:rPr>
              <w:t xml:space="preserve"> </w:t>
            </w:r>
            <w:r>
              <w:t>аналогично</w:t>
            </w:r>
            <w:r w:rsidRPr="00AE1923">
              <w:rPr>
                <w:lang w:val="en-US"/>
              </w:rPr>
              <w:t xml:space="preserve"> </w:t>
            </w:r>
            <w:r>
              <w:t>блоку</w:t>
            </w:r>
            <w:r w:rsidRPr="00AE1923">
              <w:rPr>
                <w:lang w:val="en-US"/>
              </w:rPr>
              <w:t xml:space="preserve"> «</w:t>
            </w:r>
            <w:r w:rsidRPr="00D52AA1">
              <w:t>Диапазон</w:t>
            </w:r>
            <w:r w:rsidRPr="00AE1923">
              <w:rPr>
                <w:lang w:val="en-US"/>
              </w:rPr>
              <w:t xml:space="preserve"> </w:t>
            </w:r>
            <w:r w:rsidRPr="00D52AA1">
              <w:t>значений</w:t>
            </w:r>
            <w:r w:rsidRPr="00AE1923">
              <w:rPr>
                <w:lang w:val="en-US"/>
              </w:rPr>
              <w:t>» (</w:t>
            </w:r>
            <w:r w:rsidRPr="000D2E97">
              <w:rPr>
                <w:lang w:val="en-US"/>
              </w:rPr>
              <w:t>products</w:t>
            </w:r>
            <w:r w:rsidRPr="00AE1923">
              <w:rPr>
                <w:lang w:val="en-US"/>
              </w:rPr>
              <w:t>/</w:t>
            </w:r>
            <w:r w:rsidRPr="000D2E97">
              <w:rPr>
                <w:lang w:val="en-US"/>
              </w:rPr>
              <w:t>product</w:t>
            </w:r>
            <w:r w:rsidRPr="00AE1923">
              <w:rPr>
                <w:lang w:val="en-US"/>
              </w:rPr>
              <w:t>/</w:t>
            </w:r>
            <w:r w:rsidRPr="000D2E97">
              <w:rPr>
                <w:lang w:val="en-US"/>
              </w:rPr>
              <w:t>KTRU</w:t>
            </w:r>
            <w:r w:rsidRPr="00AE1923">
              <w:rPr>
                <w:lang w:val="en-US"/>
              </w:rPr>
              <w:t>/</w:t>
            </w:r>
            <w:r w:rsidRPr="000D2E97">
              <w:rPr>
                <w:lang w:val="en-US"/>
              </w:rPr>
              <w:t>rightSideKTRUInfo</w:t>
            </w:r>
            <w:r w:rsidRPr="00AE1923">
              <w:rPr>
                <w:lang w:val="en-US"/>
              </w:rPr>
              <w:t>/</w:t>
            </w:r>
            <w:r w:rsidRPr="000D2E97">
              <w:rPr>
                <w:lang w:val="en-US"/>
              </w:rPr>
              <w:t>characteristics</w:t>
            </w:r>
            <w:r w:rsidRPr="00AE1923">
              <w:rPr>
                <w:lang w:val="en-US"/>
              </w:rPr>
              <w:t>/</w:t>
            </w:r>
            <w:r w:rsidRPr="000D2E97">
              <w:rPr>
                <w:lang w:val="en-US"/>
              </w:rPr>
              <w:t>characteristicsUsingTextForm</w:t>
            </w:r>
            <w:r w:rsidRPr="00AE1923">
              <w:rPr>
                <w:lang w:val="en-US"/>
              </w:rPr>
              <w:t xml:space="preserve"> /</w:t>
            </w:r>
            <w:r w:rsidRPr="000D2E97">
              <w:rPr>
                <w:lang w:val="en-US"/>
              </w:rPr>
              <w:t>values</w:t>
            </w:r>
            <w:r w:rsidRPr="00AE1923">
              <w:rPr>
                <w:lang w:val="en-US"/>
              </w:rPr>
              <w:t>/</w:t>
            </w:r>
            <w:r w:rsidRPr="000D2E97">
              <w:rPr>
                <w:lang w:val="en-US"/>
              </w:rPr>
              <w:t>value</w:t>
            </w:r>
            <w:r w:rsidRPr="00AE1923">
              <w:rPr>
                <w:lang w:val="en-US"/>
              </w:rPr>
              <w:t>/</w:t>
            </w:r>
            <w:r w:rsidRPr="000D2E97">
              <w:rPr>
                <w:lang w:val="en-US"/>
              </w:rPr>
              <w:t>rangeSet</w:t>
            </w:r>
            <w:r w:rsidRPr="00AE1923">
              <w:rPr>
                <w:lang w:val="en-US"/>
              </w:rPr>
              <w:t>//</w:t>
            </w:r>
            <w:r w:rsidRPr="00A15E62">
              <w:rPr>
                <w:lang w:val="en-US"/>
              </w:rPr>
              <w:t>valueRange</w:t>
            </w:r>
            <w:r w:rsidRPr="00AE1923">
              <w:rPr>
                <w:lang w:val="en-US"/>
              </w:rPr>
              <w:t xml:space="preserve">). </w:t>
            </w:r>
            <w:r>
              <w:t>Кнотролируется</w:t>
            </w:r>
            <w:r w:rsidRPr="000D2E97">
              <w:t xml:space="preserve">, </w:t>
            </w:r>
            <w:r>
              <w:t>что</w:t>
            </w:r>
            <w:r w:rsidRPr="000D2E97">
              <w:t xml:space="preserve"> </w:t>
            </w:r>
            <w:r w:rsidRPr="00F96EC7">
              <w:t>должно</w:t>
            </w:r>
            <w:r w:rsidRPr="000D2E97">
              <w:t xml:space="preserve"> </w:t>
            </w:r>
            <w:r w:rsidRPr="00F96EC7">
              <w:t>быть</w:t>
            </w:r>
            <w:r w:rsidRPr="000D2E97">
              <w:t xml:space="preserve"> </w:t>
            </w:r>
            <w:r w:rsidRPr="00F96EC7">
              <w:t>указано</w:t>
            </w:r>
            <w:r w:rsidRPr="000D2E97">
              <w:t xml:space="preserve"> </w:t>
            </w:r>
            <w:r w:rsidRPr="00F96EC7">
              <w:t>хотя</w:t>
            </w:r>
            <w:r w:rsidRPr="000D2E97">
              <w:t xml:space="preserve"> </w:t>
            </w:r>
            <w:r w:rsidRPr="00F96EC7">
              <w:t>бы</w:t>
            </w:r>
            <w:r w:rsidRPr="000D2E97">
              <w:t xml:space="preserve"> </w:t>
            </w:r>
            <w:r w:rsidRPr="00F96EC7">
              <w:t>одна</w:t>
            </w:r>
            <w:r w:rsidRPr="000D2E97">
              <w:t xml:space="preserve"> </w:t>
            </w:r>
            <w:r w:rsidRPr="00F96EC7">
              <w:t>пара</w:t>
            </w:r>
            <w:r w:rsidRPr="000D2E97">
              <w:t xml:space="preserve"> </w:t>
            </w:r>
            <w:r w:rsidRPr="00F96EC7">
              <w:t>значений</w:t>
            </w:r>
            <w:r w:rsidRPr="000D2E97">
              <w:t xml:space="preserve"> </w:t>
            </w:r>
            <w:r w:rsidRPr="00853307">
              <w:rPr>
                <w:lang w:val="en-US"/>
              </w:rPr>
              <w:t>min</w:t>
            </w:r>
            <w:r w:rsidRPr="000D2E97">
              <w:t xml:space="preserve"> </w:t>
            </w:r>
            <w:r w:rsidRPr="00F96EC7">
              <w:t>и</w:t>
            </w:r>
            <w:r w:rsidRPr="000D2E97">
              <w:t xml:space="preserve"> </w:t>
            </w:r>
            <w:r w:rsidRPr="00853307">
              <w:rPr>
                <w:lang w:val="en-US"/>
              </w:rPr>
              <w:t>minMathNotation</w:t>
            </w:r>
            <w:r w:rsidRPr="000D2E97">
              <w:t xml:space="preserve"> </w:t>
            </w:r>
            <w:r w:rsidRPr="00F96EC7">
              <w:t>либо</w:t>
            </w:r>
            <w:r w:rsidRPr="000D2E97">
              <w:t xml:space="preserve"> </w:t>
            </w:r>
            <w:r>
              <w:rPr>
                <w:lang w:val="en-US"/>
              </w:rPr>
              <w:t>max</w:t>
            </w:r>
            <w:r w:rsidRPr="000D2E97">
              <w:t xml:space="preserve"> </w:t>
            </w:r>
            <w:r w:rsidRPr="00F96EC7">
              <w:t>и</w:t>
            </w:r>
            <w:r w:rsidRPr="000D2E97">
              <w:t xml:space="preserve"> </w:t>
            </w:r>
            <w:r w:rsidRPr="00853307">
              <w:rPr>
                <w:lang w:val="en-US"/>
              </w:rPr>
              <w:t>maxMathNotation</w:t>
            </w:r>
            <w:r w:rsidRPr="000D2E97">
              <w:t>(</w:t>
            </w:r>
            <w:r w:rsidRPr="006A0210">
              <w:t>РК_ИК_0445</w:t>
            </w:r>
            <w:r w:rsidRPr="000D2E97">
              <w:t>) (</w:t>
            </w:r>
            <w:r>
              <w:t>См</w:t>
            </w:r>
            <w:r w:rsidRPr="000D2E97">
              <w:t xml:space="preserve">. </w:t>
            </w:r>
            <w:r>
              <w:t>доработку</w:t>
            </w:r>
            <w:r w:rsidRPr="000D2E97">
              <w:t xml:space="preserve"> </w:t>
            </w:r>
            <w:r>
              <w:rPr>
                <w:lang w:val="en-US"/>
              </w:rPr>
              <w:t>FCSNF</w:t>
            </w:r>
            <w:r w:rsidRPr="000D2E97">
              <w:t>-20327)</w:t>
            </w:r>
          </w:p>
          <w:p w14:paraId="78012DA0" w14:textId="4C8A503D" w:rsidR="00056C63" w:rsidRDefault="00056C63" w:rsidP="00056C63">
            <w:pPr>
              <w:pStyle w:val="ad"/>
              <w:jc w:val="center"/>
              <w:rPr>
                <w:b/>
              </w:rPr>
            </w:pPr>
            <w:r w:rsidRPr="007E5226">
              <w:rPr>
                <w:b/>
              </w:rPr>
              <w:t>Блок «Характеристики товара, работы, услуги позиции КТРУ» (products/product/</w:t>
            </w:r>
            <w:r>
              <w:rPr>
                <w:b/>
                <w:lang w:val="en-US"/>
              </w:rPr>
              <w:t>KTRU</w:t>
            </w:r>
            <w:r w:rsidRPr="007E5226">
              <w:rPr>
                <w:b/>
              </w:rPr>
              <w:t>/characteristics)</w:t>
            </w:r>
          </w:p>
          <w:p w14:paraId="5F6E8F11" w14:textId="77777777" w:rsidR="00056C63" w:rsidRDefault="00056C63" w:rsidP="00056C63">
            <w:pPr>
              <w:pStyle w:val="ad"/>
            </w:pPr>
            <w:r>
              <w:t>Если блок «</w:t>
            </w:r>
            <w:r w:rsidRPr="00975F82">
              <w:t>Сведения о связи с позицией правой части (ПЧ) КТРУ</w:t>
            </w:r>
            <w:r>
              <w:t>» (</w:t>
            </w:r>
            <w:r w:rsidRPr="00975F82">
              <w:t>products/product/KTRU/rightSideKTRUInfo</w:t>
            </w:r>
            <w:r>
              <w:t>):</w:t>
            </w:r>
          </w:p>
          <w:p w14:paraId="57859BC1" w14:textId="2F736FF2" w:rsidR="00056C63" w:rsidRDefault="00056C63" w:rsidP="00056C63">
            <w:pPr>
              <w:pStyle w:val="ad"/>
              <w:numPr>
                <w:ilvl w:val="0"/>
                <w:numId w:val="210"/>
              </w:numPr>
            </w:pPr>
            <w:r>
              <w:t>не заполнен:</w:t>
            </w:r>
          </w:p>
          <w:p w14:paraId="3A81D287" w14:textId="534DDBA5" w:rsidR="00056C63" w:rsidRPr="00F126FA" w:rsidRDefault="00056C63" w:rsidP="00056C63">
            <w:pPr>
              <w:pStyle w:val="ad"/>
              <w:numPr>
                <w:ilvl w:val="1"/>
                <w:numId w:val="210"/>
              </w:numPr>
            </w:pPr>
            <w:r>
              <w:t>то значение блока «</w:t>
            </w:r>
            <w:r w:rsidRPr="00161993">
              <w:t>Характеристики товара, работы, услуги позиции КТРУ</w:t>
            </w:r>
            <w:r>
              <w:t>» (</w:t>
            </w:r>
            <w:r w:rsidRPr="00161993">
              <w:t>products/product/KTRU/characteristics</w:t>
            </w:r>
            <w:r>
              <w:t>) игнорируется и заполняется соответствующим значением характеристики для позиции КТРУ при наличии,</w:t>
            </w:r>
            <w:r w:rsidRPr="00161993">
              <w:t xml:space="preserve"> </w:t>
            </w:r>
            <w:r>
              <w:t xml:space="preserve">в случае если контракт создан на основании извещения об осуществлении закупки (заполнен блок </w:t>
            </w:r>
            <w:r w:rsidRPr="008F6418">
              <w:t>foundation</w:t>
            </w:r>
            <w:r>
              <w:t>\</w:t>
            </w:r>
            <w:r w:rsidRPr="008F6418">
              <w:t>fcsOrder</w:t>
            </w:r>
            <w:r>
              <w:t>\</w:t>
            </w:r>
            <w:r w:rsidRPr="008F6418">
              <w:t>order</w:t>
            </w:r>
            <w:r>
              <w:t>\</w:t>
            </w:r>
            <w:r w:rsidRPr="008F6418">
              <w:t>notificationNumber</w:t>
            </w:r>
            <w:r>
              <w:t xml:space="preserve">) и в извещении заполнен код по КТРУ, либо в случае если контракт создан на основании позиции плана-графика (заполнен блок </w:t>
            </w:r>
            <w:r w:rsidRPr="008F6418">
              <w:t>foundation</w:t>
            </w:r>
            <w:r>
              <w:t>\</w:t>
            </w:r>
            <w:r w:rsidRPr="00ED657F">
              <w:t>fcsOrder\</w:t>
            </w:r>
            <w:r w:rsidRPr="00155A0D">
              <w:rPr>
                <w:lang w:val="en-US"/>
              </w:rPr>
              <w:t>singleCustomer</w:t>
            </w:r>
            <w:r>
              <w:t>\</w:t>
            </w:r>
            <w:r w:rsidRPr="008F6418">
              <w:t>tenderPlanInfo</w:t>
            </w:r>
            <w:r>
              <w:t xml:space="preserve"> или </w:t>
            </w:r>
            <w:r w:rsidRPr="008F6418">
              <w:t>foundation</w:t>
            </w:r>
            <w:r>
              <w:t>\</w:t>
            </w:r>
            <w:r w:rsidRPr="00ED657F">
              <w:t>fcsOrder\</w:t>
            </w:r>
            <w:r w:rsidRPr="008F6418">
              <w:t>notOosOrder</w:t>
            </w:r>
            <w:r>
              <w:t>\</w:t>
            </w:r>
            <w:r w:rsidRPr="008F6418">
              <w:t>tenderPlanInfo</w:t>
            </w:r>
            <w:r>
              <w:t xml:space="preserve">) и в ППГ заполнен код по КТРУ. В этом случае НЕ ДОЛЖНЫ выполняться контроли РК_ИК_0206, </w:t>
            </w:r>
            <w:r w:rsidRPr="00F126FA">
              <w:t>РК_ИК_</w:t>
            </w:r>
            <w:r>
              <w:t>0207</w:t>
            </w:r>
            <w:r w:rsidRPr="00F126FA">
              <w:t>,</w:t>
            </w:r>
            <w:r>
              <w:t xml:space="preserve"> </w:t>
            </w:r>
            <w:r w:rsidRPr="00F126FA">
              <w:t>РК_ИК_</w:t>
            </w:r>
            <w:r>
              <w:t>0208</w:t>
            </w:r>
            <w:r w:rsidRPr="00F126FA">
              <w:t>,</w:t>
            </w:r>
            <w:r>
              <w:t xml:space="preserve"> </w:t>
            </w:r>
            <w:r w:rsidRPr="00F126FA">
              <w:t>РК_ИК_02</w:t>
            </w:r>
            <w:r>
              <w:t>09</w:t>
            </w:r>
            <w:r w:rsidRPr="00F126FA">
              <w:t>,</w:t>
            </w:r>
            <w:r>
              <w:t xml:space="preserve"> </w:t>
            </w:r>
            <w:r w:rsidRPr="00F126FA">
              <w:t>РК_ИК_02</w:t>
            </w:r>
            <w:r>
              <w:t>10</w:t>
            </w:r>
            <w:r w:rsidRPr="00F126FA">
              <w:t>,</w:t>
            </w:r>
            <w:r>
              <w:t xml:space="preserve"> </w:t>
            </w:r>
            <w:r w:rsidRPr="00F126FA">
              <w:t>РК_ИК_02</w:t>
            </w:r>
            <w:r>
              <w:t>11</w:t>
            </w:r>
            <w:r w:rsidRPr="00F126FA">
              <w:t>,</w:t>
            </w:r>
            <w:r>
              <w:t xml:space="preserve"> </w:t>
            </w:r>
            <w:r w:rsidRPr="00F126FA">
              <w:t>РК_ИК_02</w:t>
            </w:r>
            <w:r>
              <w:t>29</w:t>
            </w:r>
            <w:r w:rsidRPr="00F126FA">
              <w:t>,</w:t>
            </w:r>
            <w:r>
              <w:t xml:space="preserve"> </w:t>
            </w:r>
            <w:r w:rsidRPr="00F126FA">
              <w:t>РК_ИК_02</w:t>
            </w:r>
            <w:r>
              <w:t>30.</w:t>
            </w:r>
          </w:p>
          <w:p w14:paraId="44FA7065" w14:textId="5A2E5A0A" w:rsidR="00056C63" w:rsidRDefault="00056C63" w:rsidP="00056C63">
            <w:pPr>
              <w:pStyle w:val="ad"/>
              <w:numPr>
                <w:ilvl w:val="1"/>
                <w:numId w:val="210"/>
              </w:numPr>
            </w:pPr>
            <w:r>
              <w:t xml:space="preserve">В других случаях блок (в том числе если контракт создан на основании ППГ с 01.01.2020 (заполнен блок </w:t>
            </w:r>
            <w:r w:rsidRPr="008440C7">
              <w:t>foundation/fcsOrder/</w:t>
            </w:r>
            <w:r w:rsidRPr="00155A0D">
              <w:rPr>
                <w:lang w:val="en-US"/>
              </w:rPr>
              <w:t>singleCustomer</w:t>
            </w:r>
            <w:r w:rsidRPr="008440C7">
              <w:t>/tenderPlan2020Info или foundation/fcsOrder/notOosOrder/tenderPlan2020Info</w:t>
            </w:r>
            <w:r>
              <w:t>)) принимается и сохраняется, если заполнен,</w:t>
            </w:r>
            <w:r w:rsidRPr="00EA1D42">
              <w:t xml:space="preserve"> </w:t>
            </w:r>
            <w:r>
              <w:t>и при этом контролируется обязательное заполнение хотя бы одного из дочерних блоков characteristicsUsingReferenceInfo и/или characteristicsUsingTextForm (см контроль РК_ИК_</w:t>
            </w:r>
            <w:r w:rsidRPr="00EA1D42">
              <w:t>020</w:t>
            </w:r>
            <w:r>
              <w:t>6 ниже).</w:t>
            </w:r>
          </w:p>
          <w:p w14:paraId="3F41094D" w14:textId="4E55F830" w:rsidR="00056C63" w:rsidRDefault="00056C63" w:rsidP="00056C63">
            <w:pPr>
              <w:pStyle w:val="ad"/>
              <w:numPr>
                <w:ilvl w:val="0"/>
                <w:numId w:val="210"/>
              </w:numPr>
            </w:pPr>
            <w:r>
              <w:t xml:space="preserve">заполнен, </w:t>
            </w:r>
            <w:r w:rsidRPr="00975F82">
              <w:t xml:space="preserve">то </w:t>
            </w:r>
            <w:r>
              <w:t>б</w:t>
            </w:r>
            <w:r w:rsidRPr="00975F82">
              <w:t>лок «Характеристики товара, работы, услуги позиции КТРУ» (products/product/</w:t>
            </w:r>
            <w:r w:rsidRPr="00975F82">
              <w:rPr>
                <w:lang w:val="en-US"/>
              </w:rPr>
              <w:t>KTRU</w:t>
            </w:r>
            <w:r w:rsidRPr="00975F82">
              <w:t>/characteristics)</w:t>
            </w:r>
            <w:r>
              <w:t xml:space="preserve"> игнорируется при приеме и не заполняется при передаче и, следовательно, над данным блоком и его дочерними полями, блоками не выполняются соответствующие контроли.</w:t>
            </w:r>
          </w:p>
          <w:p w14:paraId="73FAFE44" w14:textId="4EDD7FCA" w:rsidR="00056C63" w:rsidRDefault="00056C63" w:rsidP="00056C63">
            <w:pPr>
              <w:pStyle w:val="ad"/>
            </w:pPr>
          </w:p>
          <w:p w14:paraId="4CAF0079" w14:textId="77777777" w:rsidR="00056C63" w:rsidRPr="002C2930" w:rsidRDefault="00056C63" w:rsidP="00056C63">
            <w:pPr>
              <w:pStyle w:val="ad"/>
              <w:jc w:val="left"/>
              <w:rPr>
                <w:b/>
              </w:rPr>
            </w:pPr>
            <w:r w:rsidRPr="002C2930">
              <w:rPr>
                <w:b/>
              </w:rPr>
              <w:t>Блок «Характеристика товара, работы услуги позиции КТРУ формируется с использованием справочной информации» (</w:t>
            </w:r>
            <w:r w:rsidRPr="002C2930">
              <w:rPr>
                <w:b/>
                <w:lang w:val="en-US"/>
              </w:rPr>
              <w:t>positions</w:t>
            </w:r>
            <w:r w:rsidRPr="002C2930">
              <w:rPr>
                <w:b/>
              </w:rPr>
              <w:t>/</w:t>
            </w:r>
            <w:r w:rsidRPr="002C2930">
              <w:rPr>
                <w:b/>
                <w:lang w:val="en-US"/>
              </w:rPr>
              <w:t>position</w:t>
            </w:r>
            <w:r w:rsidRPr="002C2930">
              <w:rPr>
                <w:b/>
              </w:rPr>
              <w:t>/</w:t>
            </w:r>
            <w:r w:rsidRPr="002C2930">
              <w:rPr>
                <w:b/>
                <w:lang w:val="en-US"/>
              </w:rPr>
              <w:t>KTRUInfo</w:t>
            </w:r>
            <w:r w:rsidRPr="002C2930">
              <w:rPr>
                <w:b/>
              </w:rPr>
              <w:t>/</w:t>
            </w:r>
            <w:r w:rsidRPr="002C2930">
              <w:rPr>
                <w:b/>
                <w:lang w:val="en-US"/>
              </w:rPr>
              <w:t>productsSpecification</w:t>
            </w:r>
            <w:r w:rsidRPr="002C2930">
              <w:rPr>
                <w:b/>
              </w:rPr>
              <w:t>/</w:t>
            </w:r>
            <w:r w:rsidRPr="002C2930">
              <w:rPr>
                <w:b/>
                <w:lang w:val="en-US"/>
              </w:rPr>
              <w:t>product</w:t>
            </w:r>
            <w:r w:rsidRPr="002C2930">
              <w:rPr>
                <w:b/>
              </w:rPr>
              <w:t>/</w:t>
            </w:r>
            <w:r w:rsidRPr="002C2930">
              <w:rPr>
                <w:b/>
                <w:lang w:val="en-US"/>
              </w:rPr>
              <w:t>KTRU</w:t>
            </w:r>
            <w:r w:rsidRPr="002C2930">
              <w:rPr>
                <w:b/>
              </w:rPr>
              <w:t>/</w:t>
            </w:r>
            <w:r w:rsidRPr="002C2930">
              <w:rPr>
                <w:b/>
                <w:lang w:val="en-US"/>
              </w:rPr>
              <w:t>characteristics</w:t>
            </w:r>
            <w:r w:rsidRPr="002C2930">
              <w:rPr>
                <w:b/>
              </w:rPr>
              <w:t>/</w:t>
            </w:r>
            <w:r w:rsidRPr="002C2930">
              <w:rPr>
                <w:b/>
                <w:lang w:val="en-US"/>
              </w:rPr>
              <w:t>characteristicsUsingReferenceInfo</w:t>
            </w:r>
            <w:r w:rsidRPr="002C2930">
              <w:rPr>
                <w:b/>
              </w:rPr>
              <w:t xml:space="preserve">). </w:t>
            </w:r>
          </w:p>
          <w:p w14:paraId="70B205D5" w14:textId="77777777" w:rsidR="00056C63" w:rsidRPr="002C2930" w:rsidRDefault="00056C63" w:rsidP="00056C63">
            <w:pPr>
              <w:pStyle w:val="ad"/>
              <w:jc w:val="left"/>
            </w:pPr>
          </w:p>
          <w:p w14:paraId="7896C173" w14:textId="77777777" w:rsidR="00056C63" w:rsidRPr="002C2930" w:rsidRDefault="00056C63" w:rsidP="00056C63">
            <w:pPr>
              <w:pStyle w:val="ad"/>
              <w:jc w:val="left"/>
            </w:pPr>
            <w:r w:rsidRPr="002C2930">
              <w:lastRenderedPageBreak/>
              <w:t>Поле kind игнорируются при приеме, заполняется на основании характеристики с использованием справочной информации (справочник Каталог товаров, работ, услуг (КТРУ) (nsiKTRU))</w:t>
            </w:r>
          </w:p>
          <w:p w14:paraId="4A884965" w14:textId="77777777" w:rsidR="00056C63" w:rsidRPr="002C2930" w:rsidRDefault="00056C63" w:rsidP="00056C63">
            <w:pPr>
              <w:pStyle w:val="ad"/>
              <w:jc w:val="left"/>
            </w:pPr>
          </w:p>
          <w:p w14:paraId="697481D4" w14:textId="56B95785" w:rsidR="00056C63" w:rsidRPr="00057691" w:rsidRDefault="00056C63" w:rsidP="00056C63">
            <w:pPr>
              <w:pStyle w:val="ad"/>
              <w:jc w:val="left"/>
            </w:pPr>
            <w:r w:rsidRPr="002C2930">
              <w:t>Поле</w:t>
            </w:r>
            <w:r w:rsidRPr="00057691">
              <w:t xml:space="preserve"> «</w:t>
            </w:r>
            <w:r w:rsidRPr="002C2930">
              <w:t>Код</w:t>
            </w:r>
            <w:r w:rsidRPr="00057691">
              <w:t xml:space="preserve"> </w:t>
            </w:r>
            <w:r w:rsidRPr="002C2930">
              <w:t>характеристики</w:t>
            </w:r>
            <w:r w:rsidRPr="00057691">
              <w:t>» (</w:t>
            </w:r>
            <w:r w:rsidRPr="002C2930">
              <w:rPr>
                <w:lang w:val="en-US"/>
              </w:rPr>
              <w:t>products</w:t>
            </w:r>
            <w:r w:rsidRPr="00057691">
              <w:t>/</w:t>
            </w:r>
            <w:r w:rsidRPr="002C2930">
              <w:rPr>
                <w:lang w:val="en-US"/>
              </w:rPr>
              <w:t>product</w:t>
            </w:r>
            <w:r w:rsidRPr="00057691">
              <w:t>/</w:t>
            </w:r>
            <w:r w:rsidRPr="002C2930">
              <w:rPr>
                <w:lang w:val="en-US"/>
              </w:rPr>
              <w:t>KTRU</w:t>
            </w:r>
            <w:r w:rsidRPr="00057691">
              <w:t>/</w:t>
            </w:r>
            <w:r w:rsidRPr="002C2930">
              <w:rPr>
                <w:lang w:val="en-US"/>
              </w:rPr>
              <w:t>characteristics</w:t>
            </w:r>
            <w:r w:rsidRPr="00057691">
              <w:t>/</w:t>
            </w:r>
            <w:r w:rsidRPr="002C2930">
              <w:rPr>
                <w:lang w:val="en-US"/>
              </w:rPr>
              <w:t>characteristicsUsingReferenceInfo</w:t>
            </w:r>
            <w:r w:rsidRPr="00057691">
              <w:t>/</w:t>
            </w:r>
            <w:r w:rsidRPr="002C2930">
              <w:rPr>
                <w:lang w:val="en-US"/>
              </w:rPr>
              <w:t>code</w:t>
            </w:r>
            <w:r w:rsidRPr="00057691">
              <w:t xml:space="preserve">) </w:t>
            </w:r>
            <w:r w:rsidRPr="002C2930">
              <w:t>игнорируется</w:t>
            </w:r>
            <w:r w:rsidRPr="00057691">
              <w:t xml:space="preserve"> </w:t>
            </w:r>
            <w:r w:rsidRPr="002C2930">
              <w:t>при</w:t>
            </w:r>
            <w:r w:rsidRPr="00057691">
              <w:t xml:space="preserve"> </w:t>
            </w:r>
            <w:r w:rsidRPr="002C2930">
              <w:t>приеме</w:t>
            </w:r>
            <w:r>
              <w:t>,</w:t>
            </w:r>
            <w:r w:rsidRPr="00057691">
              <w:t xml:space="preserve"> </w:t>
            </w:r>
            <w:r>
              <w:t>заполняется при передаче</w:t>
            </w:r>
            <w:r w:rsidRPr="00057691">
              <w:t>.</w:t>
            </w:r>
          </w:p>
          <w:p w14:paraId="35A58F90" w14:textId="77777777" w:rsidR="00056C63" w:rsidRPr="00057691" w:rsidRDefault="00056C63" w:rsidP="00056C63">
            <w:pPr>
              <w:pStyle w:val="ad"/>
              <w:jc w:val="left"/>
              <w:rPr>
                <w:highlight w:val="yellow"/>
              </w:rPr>
            </w:pPr>
          </w:p>
          <w:p w14:paraId="2B815038" w14:textId="72A54F90" w:rsidR="00056C63" w:rsidRPr="002C2930" w:rsidRDefault="00056C63" w:rsidP="00056C63">
            <w:pPr>
              <w:pStyle w:val="ad"/>
              <w:jc w:val="left"/>
            </w:pPr>
            <w:r w:rsidRPr="002C2930">
              <w:t xml:space="preserve">Поля </w:t>
            </w:r>
            <w:r w:rsidRPr="002C2930">
              <w:rPr>
                <w:lang w:val="en-US"/>
              </w:rPr>
              <w:t>name</w:t>
            </w:r>
            <w:r w:rsidRPr="002C2930">
              <w:t xml:space="preserve">, </w:t>
            </w:r>
            <w:r w:rsidRPr="002C2930">
              <w:rPr>
                <w:lang w:val="en-US"/>
              </w:rPr>
              <w:t>type</w:t>
            </w:r>
            <w:r w:rsidRPr="002C2930">
              <w:t xml:space="preserve"> контролируются на обязательность заполнения. (см. контроль РК_ИК_0207 и РК_ИК_0208)</w:t>
            </w:r>
          </w:p>
          <w:p w14:paraId="1AEF4412" w14:textId="57E6AB31" w:rsidR="00056C63" w:rsidRPr="002C2930" w:rsidRDefault="00056C63" w:rsidP="00056C63">
            <w:pPr>
              <w:pStyle w:val="ad"/>
              <w:jc w:val="left"/>
            </w:pPr>
            <w:r w:rsidRPr="002C2930">
              <w:t xml:space="preserve">Совокупность полей </w:t>
            </w:r>
            <w:r w:rsidRPr="002C2930">
              <w:rPr>
                <w:lang w:val="en-US"/>
              </w:rPr>
              <w:t>name</w:t>
            </w:r>
            <w:r w:rsidRPr="002C2930">
              <w:t>+</w:t>
            </w:r>
            <w:r w:rsidRPr="002C2930">
              <w:rPr>
                <w:lang w:val="en-US"/>
              </w:rPr>
              <w:t>type</w:t>
            </w:r>
            <w:r w:rsidRPr="002C2930">
              <w:t xml:space="preserve"> используется для поиска характеристики в справочнике Каталог товаров, работ, услуг (КТРУ) (nsiKTRU) в рамках конкретного КТРУ) (см. контроль РК_ИК_0209)</w:t>
            </w:r>
          </w:p>
          <w:p w14:paraId="68132434" w14:textId="77777777" w:rsidR="00056C63" w:rsidRPr="002C2930" w:rsidRDefault="00056C63" w:rsidP="00056C63">
            <w:pPr>
              <w:pStyle w:val="ad"/>
              <w:jc w:val="left"/>
            </w:pPr>
          </w:p>
          <w:p w14:paraId="4160CB89" w14:textId="77777777" w:rsidR="00056C63" w:rsidRPr="002C2930" w:rsidRDefault="00056C63" w:rsidP="00056C63">
            <w:pPr>
              <w:pStyle w:val="ad"/>
              <w:jc w:val="left"/>
            </w:pPr>
            <w:r w:rsidRPr="002C2930">
              <w:t>Блок «Допустимые значения характеристики позиции КТРУ» (values)</w:t>
            </w:r>
          </w:p>
          <w:p w14:paraId="396D2F25" w14:textId="77777777" w:rsidR="00056C63" w:rsidRPr="002C2930" w:rsidRDefault="00056C63" w:rsidP="00056C63">
            <w:pPr>
              <w:pStyle w:val="ad"/>
              <w:jc w:val="left"/>
            </w:pPr>
            <w:r w:rsidRPr="002C2930">
              <w:t>Если значение поля «Вид характеристики» (</w:t>
            </w:r>
            <w:r w:rsidRPr="002C2930">
              <w:rPr>
                <w:lang w:val="en-US"/>
              </w:rPr>
              <w:t>kind</w:t>
            </w:r>
            <w:r w:rsidRPr="002C2930">
              <w:t xml:space="preserve">) = неизменяемая, то значение в блоке игнорируется, из справочника </w:t>
            </w:r>
            <w:r w:rsidRPr="002C2930">
              <w:rPr>
                <w:lang w:val="en-US"/>
              </w:rPr>
              <w:t>nsiKTRU</w:t>
            </w:r>
            <w:r w:rsidRPr="002C2930">
              <w:t xml:space="preserve"> автоматически заполняется полным набор значений для данной характеристики.</w:t>
            </w:r>
          </w:p>
          <w:p w14:paraId="6F569225" w14:textId="77777777" w:rsidR="00056C63" w:rsidRPr="002C2930" w:rsidRDefault="00056C63" w:rsidP="00056C63">
            <w:pPr>
              <w:pStyle w:val="ad"/>
              <w:jc w:val="left"/>
            </w:pPr>
          </w:p>
          <w:p w14:paraId="673185FB" w14:textId="7CCE8B48" w:rsidR="00056C63" w:rsidRPr="002C2930" w:rsidRDefault="00056C63" w:rsidP="00056C63">
            <w:pPr>
              <w:pStyle w:val="ad"/>
              <w:jc w:val="left"/>
              <w:rPr>
                <w:b/>
                <w:lang w:val="en-US"/>
              </w:rPr>
            </w:pPr>
            <w:r w:rsidRPr="002C2930">
              <w:rPr>
                <w:b/>
              </w:rPr>
              <w:t>Блок</w:t>
            </w:r>
            <w:r w:rsidRPr="002C2930">
              <w:rPr>
                <w:b/>
                <w:lang w:val="en-US"/>
              </w:rPr>
              <w:t xml:space="preserve"> «</w:t>
            </w:r>
            <w:r w:rsidRPr="002C2930">
              <w:rPr>
                <w:b/>
              </w:rPr>
              <w:t>Допустимое</w:t>
            </w:r>
            <w:r w:rsidRPr="002C2930">
              <w:rPr>
                <w:b/>
                <w:lang w:val="en-US"/>
              </w:rPr>
              <w:t xml:space="preserve"> </w:t>
            </w:r>
            <w:r w:rsidRPr="002C2930">
              <w:rPr>
                <w:b/>
              </w:rPr>
              <w:t>значение</w:t>
            </w:r>
            <w:r w:rsidRPr="002C2930">
              <w:rPr>
                <w:b/>
                <w:lang w:val="en-US"/>
              </w:rPr>
              <w:t xml:space="preserve"> </w:t>
            </w:r>
            <w:r w:rsidRPr="002C2930">
              <w:rPr>
                <w:b/>
              </w:rPr>
              <w:t>характеристики</w:t>
            </w:r>
            <w:r w:rsidRPr="002C2930">
              <w:rPr>
                <w:b/>
                <w:lang w:val="en-US"/>
              </w:rPr>
              <w:t xml:space="preserve"> </w:t>
            </w:r>
            <w:r w:rsidRPr="002C2930">
              <w:rPr>
                <w:b/>
              </w:rPr>
              <w:t>позиции</w:t>
            </w:r>
            <w:r w:rsidRPr="002C2930">
              <w:rPr>
                <w:b/>
                <w:lang w:val="en-US"/>
              </w:rPr>
              <w:t xml:space="preserve"> </w:t>
            </w:r>
            <w:r w:rsidRPr="002C2930">
              <w:rPr>
                <w:b/>
              </w:rPr>
              <w:t>КТРУ</w:t>
            </w:r>
            <w:r w:rsidRPr="002C2930">
              <w:rPr>
                <w:b/>
                <w:lang w:val="en-US"/>
              </w:rPr>
              <w:t>» (products/product/KTRU/characteristics/characteristicsUsingReferenceInfo/values/value).</w:t>
            </w:r>
          </w:p>
          <w:p w14:paraId="71EDE7CA" w14:textId="77777777" w:rsidR="00056C63" w:rsidRPr="002C2930" w:rsidRDefault="00056C63" w:rsidP="00056C63">
            <w:pPr>
              <w:pStyle w:val="ad"/>
              <w:jc w:val="left"/>
              <w:rPr>
                <w:lang w:val="en-US"/>
              </w:rPr>
            </w:pPr>
          </w:p>
          <w:p w14:paraId="4EE22904" w14:textId="258B3C3D" w:rsidR="00056C63" w:rsidRPr="002C2930" w:rsidRDefault="00056C63" w:rsidP="00056C63">
            <w:pPr>
              <w:pStyle w:val="ad"/>
              <w:jc w:val="left"/>
            </w:pPr>
            <w:r w:rsidRPr="002C2930">
              <w:t>Поле «Формат значения характеристики» (valueFormat) – игнорируем при приеме, подтягивается из справочника КТРУ. При выгрузке заполняется.</w:t>
            </w:r>
          </w:p>
          <w:p w14:paraId="554C6960" w14:textId="77777777" w:rsidR="00056C63" w:rsidRPr="002C2930" w:rsidRDefault="00056C63" w:rsidP="00056C63">
            <w:pPr>
              <w:pStyle w:val="ad"/>
              <w:jc w:val="left"/>
            </w:pPr>
          </w:p>
          <w:p w14:paraId="6F73696E" w14:textId="23628DB2" w:rsidR="00056C63" w:rsidRPr="002C2930" w:rsidRDefault="00056C63" w:rsidP="00056C63">
            <w:pPr>
              <w:pStyle w:val="ad"/>
              <w:jc w:val="left"/>
              <w:rPr>
                <w:b/>
              </w:rPr>
            </w:pPr>
            <w:r w:rsidRPr="002C2930">
              <w:rPr>
                <w:b/>
              </w:rPr>
              <w:t xml:space="preserve">Блок «Характеристика товара, работы услуги позиции КТРУ формируется в текстовой форме» (products/product/KTRU/characteristics/characteristicsUsingTextForm). </w:t>
            </w:r>
          </w:p>
          <w:p w14:paraId="39A08DD5" w14:textId="77777777" w:rsidR="00056C63" w:rsidRPr="002C2930" w:rsidRDefault="00056C63" w:rsidP="00056C63">
            <w:pPr>
              <w:pStyle w:val="ad"/>
              <w:jc w:val="left"/>
            </w:pPr>
            <w:r w:rsidRPr="002C2930">
              <w:t>Принимаем и сохраняем.</w:t>
            </w:r>
          </w:p>
          <w:p w14:paraId="4A21D5D8" w14:textId="305C4C64" w:rsidR="00056C63" w:rsidRPr="002C2930" w:rsidRDefault="00056C63" w:rsidP="00056C63">
            <w:pPr>
              <w:pStyle w:val="ad"/>
              <w:jc w:val="left"/>
            </w:pPr>
          </w:p>
          <w:p w14:paraId="0F15A4ED" w14:textId="14679BFC" w:rsidR="00056C63" w:rsidRPr="00053A13" w:rsidRDefault="00056C63" w:rsidP="00056C63">
            <w:pPr>
              <w:pStyle w:val="ad"/>
              <w:jc w:val="left"/>
              <w:rPr>
                <w:b/>
              </w:rPr>
            </w:pPr>
            <w:r w:rsidRPr="002C2930">
              <w:rPr>
                <w:b/>
              </w:rPr>
              <w:t>Блок</w:t>
            </w:r>
            <w:r w:rsidRPr="00053A13">
              <w:rPr>
                <w:b/>
              </w:rPr>
              <w:t xml:space="preserve"> «</w:t>
            </w:r>
            <w:r w:rsidRPr="002C2930">
              <w:rPr>
                <w:b/>
              </w:rPr>
              <w:t>Допустимое</w:t>
            </w:r>
            <w:r w:rsidRPr="00053A13">
              <w:rPr>
                <w:b/>
              </w:rPr>
              <w:t xml:space="preserve"> </w:t>
            </w:r>
            <w:r w:rsidRPr="002C2930">
              <w:rPr>
                <w:b/>
              </w:rPr>
              <w:t>значение</w:t>
            </w:r>
            <w:r w:rsidRPr="00053A13">
              <w:rPr>
                <w:b/>
              </w:rPr>
              <w:t xml:space="preserve"> </w:t>
            </w:r>
            <w:r w:rsidRPr="002C2930">
              <w:rPr>
                <w:b/>
              </w:rPr>
              <w:t>характеристики</w:t>
            </w:r>
            <w:r w:rsidRPr="00053A13">
              <w:rPr>
                <w:b/>
              </w:rPr>
              <w:t>» (</w:t>
            </w:r>
            <w:r w:rsidRPr="002C2930">
              <w:rPr>
                <w:b/>
                <w:lang w:val="en-US"/>
              </w:rPr>
              <w:t>products</w:t>
            </w:r>
            <w:r w:rsidRPr="00053A13">
              <w:rPr>
                <w:b/>
              </w:rPr>
              <w:t>/</w:t>
            </w:r>
            <w:r w:rsidRPr="002C2930">
              <w:rPr>
                <w:b/>
                <w:lang w:val="en-US"/>
              </w:rPr>
              <w:t>product</w:t>
            </w:r>
            <w:r w:rsidRPr="00053A13">
              <w:rPr>
                <w:b/>
              </w:rPr>
              <w:t>/</w:t>
            </w:r>
            <w:r w:rsidRPr="002C2930">
              <w:rPr>
                <w:b/>
                <w:lang w:val="en-US"/>
              </w:rPr>
              <w:t>KTRU</w:t>
            </w:r>
            <w:r w:rsidRPr="00053A13">
              <w:rPr>
                <w:b/>
              </w:rPr>
              <w:t>/</w:t>
            </w:r>
            <w:r w:rsidRPr="002C2930">
              <w:rPr>
                <w:b/>
                <w:lang w:val="en-US"/>
              </w:rPr>
              <w:t>characteristics</w:t>
            </w:r>
            <w:r w:rsidRPr="00053A13">
              <w:rPr>
                <w:b/>
              </w:rPr>
              <w:t>/</w:t>
            </w:r>
            <w:r w:rsidRPr="002C2930">
              <w:rPr>
                <w:b/>
                <w:lang w:val="en-US"/>
              </w:rPr>
              <w:t>characteristicsUsingTextForm</w:t>
            </w:r>
            <w:r w:rsidRPr="00053A13">
              <w:rPr>
                <w:b/>
              </w:rPr>
              <w:t>/</w:t>
            </w:r>
            <w:r w:rsidRPr="002C2930">
              <w:rPr>
                <w:b/>
                <w:lang w:val="en-US"/>
              </w:rPr>
              <w:t>values</w:t>
            </w:r>
            <w:r w:rsidRPr="00053A13">
              <w:rPr>
                <w:b/>
              </w:rPr>
              <w:t>/</w:t>
            </w:r>
            <w:r w:rsidRPr="002C2930">
              <w:rPr>
                <w:b/>
                <w:lang w:val="en-US"/>
              </w:rPr>
              <w:t>value</w:t>
            </w:r>
            <w:r w:rsidRPr="00053A13">
              <w:rPr>
                <w:b/>
              </w:rPr>
              <w:t xml:space="preserve">). </w:t>
            </w:r>
          </w:p>
          <w:p w14:paraId="4C64C953" w14:textId="77777777" w:rsidR="00056C63" w:rsidRPr="00053A13" w:rsidRDefault="00056C63" w:rsidP="00056C63">
            <w:pPr>
              <w:pStyle w:val="ad"/>
              <w:jc w:val="left"/>
            </w:pPr>
          </w:p>
          <w:p w14:paraId="518C5BF4" w14:textId="77777777" w:rsidR="00056C63" w:rsidRPr="00C56ADE" w:rsidRDefault="00056C63" w:rsidP="00056C63">
            <w:pPr>
              <w:pStyle w:val="ad"/>
              <w:jc w:val="left"/>
              <w:rPr>
                <w:lang w:val="en-US"/>
              </w:rPr>
            </w:pPr>
            <w:r w:rsidRPr="002C2930">
              <w:t>Поле «Формат значения характеристики» (valueFormat) – принимаем и сохраняем (варианты значения N-числовой; A-дополнительный). В случае если поле при приеме не указано, по умолчанию считается, что формат значения характеристики – числовой. При</w:t>
            </w:r>
            <w:r w:rsidRPr="00C56ADE">
              <w:rPr>
                <w:lang w:val="en-US"/>
              </w:rPr>
              <w:t xml:space="preserve"> </w:t>
            </w:r>
            <w:r w:rsidRPr="002C2930">
              <w:t>выгрузке</w:t>
            </w:r>
            <w:r w:rsidRPr="00C56ADE">
              <w:rPr>
                <w:lang w:val="en-US"/>
              </w:rPr>
              <w:t xml:space="preserve"> </w:t>
            </w:r>
            <w:r w:rsidRPr="002C2930">
              <w:t>заполняем</w:t>
            </w:r>
          </w:p>
          <w:p w14:paraId="1EA0AFA6" w14:textId="021B1307" w:rsidR="00056C63" w:rsidRPr="00C56ADE" w:rsidRDefault="00056C63" w:rsidP="00056C63">
            <w:pPr>
              <w:pStyle w:val="ad"/>
              <w:jc w:val="left"/>
              <w:rPr>
                <w:lang w:val="en-US"/>
              </w:rPr>
            </w:pPr>
          </w:p>
          <w:p w14:paraId="0E99C6AA" w14:textId="2E0F5658" w:rsidR="00056C63" w:rsidRPr="00164F04" w:rsidRDefault="00056C63" w:rsidP="00056C63">
            <w:pPr>
              <w:pStyle w:val="ad"/>
              <w:jc w:val="left"/>
            </w:pPr>
            <w:r>
              <w:t>Блок</w:t>
            </w:r>
            <w:r w:rsidRPr="000D2E97">
              <w:rPr>
                <w:lang w:val="en-US"/>
              </w:rPr>
              <w:t xml:space="preserve"> «</w:t>
            </w:r>
            <w:r w:rsidRPr="009B3124">
              <w:t>Внешний</w:t>
            </w:r>
            <w:r w:rsidRPr="000D2E97">
              <w:rPr>
                <w:lang w:val="en-US"/>
              </w:rPr>
              <w:t xml:space="preserve"> </w:t>
            </w:r>
            <w:r w:rsidRPr="009B3124">
              <w:t>диапазон</w:t>
            </w:r>
            <w:r w:rsidRPr="000D2E97">
              <w:rPr>
                <w:lang w:val="en-US"/>
              </w:rPr>
              <w:t xml:space="preserve"> </w:t>
            </w:r>
            <w:r w:rsidRPr="009B3124">
              <w:t>значений</w:t>
            </w:r>
            <w:r w:rsidRPr="000D2E97">
              <w:rPr>
                <w:lang w:val="en-US"/>
              </w:rPr>
              <w:t>» (products/product/KTRU/characteristics/characteristicsUsingTextForm/values/value/rangeSet/</w:t>
            </w:r>
            <w:r>
              <w:rPr>
                <w:lang w:val="en-US"/>
              </w:rPr>
              <w:t>outV</w:t>
            </w:r>
            <w:r w:rsidRPr="00A15E62">
              <w:rPr>
                <w:lang w:val="en-US"/>
              </w:rPr>
              <w:t>alueRange</w:t>
            </w:r>
            <w:r w:rsidRPr="000D2E97">
              <w:rPr>
                <w:lang w:val="en-US"/>
              </w:rPr>
              <w:t xml:space="preserve">). </w:t>
            </w:r>
            <w:r>
              <w:t>Принимается</w:t>
            </w:r>
            <w:r w:rsidRPr="000D2E97">
              <w:rPr>
                <w:lang w:val="en-US"/>
              </w:rPr>
              <w:t xml:space="preserve"> </w:t>
            </w:r>
            <w:r>
              <w:t>и</w:t>
            </w:r>
            <w:r w:rsidRPr="000D2E97">
              <w:rPr>
                <w:lang w:val="en-US"/>
              </w:rPr>
              <w:t xml:space="preserve"> </w:t>
            </w:r>
            <w:r>
              <w:t>сохраняется</w:t>
            </w:r>
            <w:r w:rsidRPr="000D2E97">
              <w:rPr>
                <w:lang w:val="en-US"/>
              </w:rPr>
              <w:t xml:space="preserve"> </w:t>
            </w:r>
            <w:r>
              <w:t>аналогично</w:t>
            </w:r>
            <w:r w:rsidRPr="000D2E97">
              <w:rPr>
                <w:lang w:val="en-US"/>
              </w:rPr>
              <w:t xml:space="preserve"> </w:t>
            </w:r>
            <w:r>
              <w:t>блоку</w:t>
            </w:r>
            <w:r w:rsidRPr="000D2E97">
              <w:rPr>
                <w:lang w:val="en-US"/>
              </w:rPr>
              <w:t xml:space="preserve"> «</w:t>
            </w:r>
            <w:r w:rsidRPr="00D52AA1">
              <w:t>Диапазон</w:t>
            </w:r>
            <w:r w:rsidRPr="000D2E97">
              <w:rPr>
                <w:lang w:val="en-US"/>
              </w:rPr>
              <w:t xml:space="preserve"> </w:t>
            </w:r>
            <w:r w:rsidRPr="00D52AA1">
              <w:t>значений</w:t>
            </w:r>
            <w:r w:rsidRPr="000D2E97">
              <w:rPr>
                <w:lang w:val="en-US"/>
              </w:rPr>
              <w:t>» (products/product/KTRU/characteristics/characteristicsUsingTextForm/values/value/rangeSet//</w:t>
            </w:r>
            <w:r w:rsidRPr="00A15E62">
              <w:rPr>
                <w:lang w:val="en-US"/>
              </w:rPr>
              <w:t>valueRange</w:t>
            </w:r>
            <w:r w:rsidRPr="000D2E97">
              <w:rPr>
                <w:lang w:val="en-US"/>
              </w:rPr>
              <w:t>).</w:t>
            </w:r>
            <w:r>
              <w:t>Кнотролируется</w:t>
            </w:r>
            <w:r w:rsidRPr="000D2E97">
              <w:rPr>
                <w:lang w:val="en-US"/>
              </w:rPr>
              <w:t xml:space="preserve">, </w:t>
            </w:r>
            <w:r>
              <w:t>что</w:t>
            </w:r>
            <w:r w:rsidRPr="000D2E97">
              <w:rPr>
                <w:lang w:val="en-US"/>
              </w:rPr>
              <w:t xml:space="preserve"> </w:t>
            </w:r>
            <w:r w:rsidRPr="00F96EC7">
              <w:t>должно</w:t>
            </w:r>
            <w:r w:rsidRPr="000D2E97">
              <w:rPr>
                <w:lang w:val="en-US"/>
              </w:rPr>
              <w:t xml:space="preserve"> </w:t>
            </w:r>
            <w:r w:rsidRPr="00F96EC7">
              <w:t>быть</w:t>
            </w:r>
            <w:r w:rsidRPr="000D2E97">
              <w:rPr>
                <w:lang w:val="en-US"/>
              </w:rPr>
              <w:t xml:space="preserve"> </w:t>
            </w:r>
            <w:r w:rsidRPr="00F96EC7">
              <w:t>указано</w:t>
            </w:r>
            <w:r w:rsidRPr="000D2E97">
              <w:rPr>
                <w:lang w:val="en-US"/>
              </w:rPr>
              <w:t xml:space="preserve"> </w:t>
            </w:r>
            <w:r w:rsidRPr="00F96EC7">
              <w:t>хотя</w:t>
            </w:r>
            <w:r w:rsidRPr="000D2E97">
              <w:rPr>
                <w:lang w:val="en-US"/>
              </w:rPr>
              <w:t xml:space="preserve"> </w:t>
            </w:r>
            <w:r w:rsidRPr="00F96EC7">
              <w:t>бы</w:t>
            </w:r>
            <w:r w:rsidRPr="000D2E97">
              <w:rPr>
                <w:lang w:val="en-US"/>
              </w:rPr>
              <w:t xml:space="preserve"> </w:t>
            </w:r>
            <w:r w:rsidRPr="00F96EC7">
              <w:t>одна</w:t>
            </w:r>
            <w:r w:rsidRPr="000D2E97">
              <w:rPr>
                <w:lang w:val="en-US"/>
              </w:rPr>
              <w:t xml:space="preserve"> </w:t>
            </w:r>
            <w:r w:rsidRPr="00F96EC7">
              <w:t>пара</w:t>
            </w:r>
            <w:r w:rsidRPr="000D2E97">
              <w:rPr>
                <w:lang w:val="en-US"/>
              </w:rPr>
              <w:t xml:space="preserve"> </w:t>
            </w:r>
            <w:r w:rsidRPr="00F96EC7">
              <w:t>значений</w:t>
            </w:r>
            <w:r w:rsidRPr="000D2E97">
              <w:rPr>
                <w:lang w:val="en-US"/>
              </w:rPr>
              <w:t xml:space="preserve"> </w:t>
            </w:r>
            <w:r w:rsidRPr="00853307">
              <w:rPr>
                <w:lang w:val="en-US"/>
              </w:rPr>
              <w:t>min</w:t>
            </w:r>
            <w:r w:rsidRPr="000D2E97">
              <w:rPr>
                <w:lang w:val="en-US"/>
              </w:rPr>
              <w:t xml:space="preserve"> </w:t>
            </w:r>
            <w:r w:rsidRPr="00F96EC7">
              <w:t>и</w:t>
            </w:r>
            <w:r w:rsidRPr="000D2E97">
              <w:rPr>
                <w:lang w:val="en-US"/>
              </w:rPr>
              <w:t xml:space="preserve"> </w:t>
            </w:r>
            <w:r w:rsidRPr="00853307">
              <w:rPr>
                <w:lang w:val="en-US"/>
              </w:rPr>
              <w:t>minMathNotation</w:t>
            </w:r>
            <w:r w:rsidRPr="000D2E97">
              <w:rPr>
                <w:lang w:val="en-US"/>
              </w:rPr>
              <w:t xml:space="preserve"> </w:t>
            </w:r>
            <w:r w:rsidRPr="00F96EC7">
              <w:t>либо</w:t>
            </w:r>
            <w:r w:rsidRPr="000D2E97">
              <w:rPr>
                <w:lang w:val="en-US"/>
              </w:rPr>
              <w:t xml:space="preserve"> </w:t>
            </w:r>
            <w:r>
              <w:rPr>
                <w:lang w:val="en-US"/>
              </w:rPr>
              <w:t>max</w:t>
            </w:r>
            <w:r w:rsidRPr="000D2E97">
              <w:rPr>
                <w:lang w:val="en-US"/>
              </w:rPr>
              <w:t xml:space="preserve"> </w:t>
            </w:r>
            <w:r w:rsidRPr="00F96EC7">
              <w:t>и</w:t>
            </w:r>
            <w:r w:rsidRPr="000D2E97">
              <w:rPr>
                <w:lang w:val="en-US"/>
              </w:rPr>
              <w:t xml:space="preserve"> </w:t>
            </w:r>
            <w:r w:rsidRPr="00853307">
              <w:rPr>
                <w:lang w:val="en-US"/>
              </w:rPr>
              <w:t>maxMathNotation</w:t>
            </w:r>
            <w:r w:rsidRPr="000D2E97">
              <w:rPr>
                <w:lang w:val="en-US"/>
              </w:rPr>
              <w:t>(</w:t>
            </w:r>
            <w:r w:rsidRPr="006A0210">
              <w:rPr>
                <w:lang w:val="en-US"/>
              </w:rPr>
              <w:t>РК_ИК_0445</w:t>
            </w:r>
            <w:r w:rsidRPr="000D2E97">
              <w:rPr>
                <w:lang w:val="en-US"/>
              </w:rPr>
              <w:t>) (</w:t>
            </w:r>
            <w:r>
              <w:t>См</w:t>
            </w:r>
            <w:r w:rsidRPr="000D2E97">
              <w:rPr>
                <w:lang w:val="en-US"/>
              </w:rPr>
              <w:t xml:space="preserve">. </w:t>
            </w:r>
            <w:r>
              <w:t>Доработку</w:t>
            </w:r>
            <w:r w:rsidRPr="00164F04">
              <w:t xml:space="preserve"> </w:t>
            </w:r>
            <w:r>
              <w:rPr>
                <w:lang w:val="en-US"/>
              </w:rPr>
              <w:t>FCSNF</w:t>
            </w:r>
            <w:r w:rsidRPr="00164F04">
              <w:t>-20327)</w:t>
            </w:r>
          </w:p>
          <w:p w14:paraId="69C29225" w14:textId="39020017" w:rsidR="00056C63" w:rsidRPr="008F77B5" w:rsidRDefault="00056C63" w:rsidP="00056C63">
            <w:pPr>
              <w:pStyle w:val="ad"/>
              <w:jc w:val="center"/>
              <w:rPr>
                <w:b/>
              </w:rPr>
            </w:pPr>
            <w:r w:rsidRPr="008F77B5">
              <w:rPr>
                <w:b/>
              </w:rPr>
              <w:t>Поле «</w:t>
            </w:r>
            <w:r w:rsidRPr="00A77D73">
              <w:rPr>
                <w:b/>
              </w:rPr>
              <w:t>Наименование объекта закупки в соответствии с контрактом</w:t>
            </w:r>
            <w:r w:rsidRPr="008F77B5">
              <w:rPr>
                <w:b/>
              </w:rPr>
              <w:t>» (</w:t>
            </w:r>
            <w:r w:rsidRPr="008F77B5">
              <w:rPr>
                <w:b/>
                <w:lang w:val="en-US"/>
              </w:rPr>
              <w:t>products</w:t>
            </w:r>
            <w:r w:rsidRPr="008F77B5">
              <w:rPr>
                <w:b/>
              </w:rPr>
              <w:t>/</w:t>
            </w:r>
            <w:r w:rsidRPr="008F77B5">
              <w:rPr>
                <w:b/>
                <w:lang w:val="en-US"/>
              </w:rPr>
              <w:t>product</w:t>
            </w:r>
            <w:r w:rsidRPr="008F77B5">
              <w:rPr>
                <w:b/>
              </w:rPr>
              <w:t>/</w:t>
            </w:r>
            <w:r w:rsidRPr="008F77B5">
              <w:rPr>
                <w:b/>
                <w:lang w:val="en-US"/>
              </w:rPr>
              <w:t>name</w:t>
            </w:r>
            <w:r w:rsidRPr="008F77B5">
              <w:rPr>
                <w:b/>
              </w:rPr>
              <w:t>).</w:t>
            </w:r>
          </w:p>
          <w:p w14:paraId="686D8276" w14:textId="77777777" w:rsidR="00056C63" w:rsidRDefault="00056C63" w:rsidP="00056C63">
            <w:pPr>
              <w:pStyle w:val="ad"/>
              <w:jc w:val="left"/>
            </w:pPr>
          </w:p>
          <w:p w14:paraId="56E4CB9E" w14:textId="77777777" w:rsidR="00056C63" w:rsidRDefault="00056C63" w:rsidP="00056C63">
            <w:pPr>
              <w:pStyle w:val="ad"/>
              <w:jc w:val="left"/>
            </w:pPr>
            <w:r>
              <w:t>Наименование объекта закупки в соответствии с контрактом. Контролируется обязательность заполнения.</w:t>
            </w:r>
          </w:p>
          <w:p w14:paraId="6D8CF2B2" w14:textId="45ED4523" w:rsidR="00056C63" w:rsidRDefault="00056C63" w:rsidP="00056C63">
            <w:pPr>
              <w:pStyle w:val="ad"/>
              <w:jc w:val="left"/>
            </w:pPr>
          </w:p>
          <w:p w14:paraId="258D967B" w14:textId="77777777" w:rsidR="00056C63" w:rsidRPr="00D707D3" w:rsidRDefault="00056C63" w:rsidP="00056C63">
            <w:pPr>
              <w:pStyle w:val="ad"/>
              <w:jc w:val="left"/>
            </w:pPr>
            <w:r w:rsidRPr="00D707D3">
              <w:t>Поле принимается и сохраняется в одном из следующих случаев:</w:t>
            </w:r>
          </w:p>
          <w:p w14:paraId="43D2A3AE" w14:textId="7482EB93" w:rsidR="00056C63" w:rsidRPr="00D707D3" w:rsidRDefault="00056C63" w:rsidP="00056C63">
            <w:pPr>
              <w:pStyle w:val="ad"/>
              <w:jc w:val="left"/>
            </w:pPr>
            <w:r w:rsidRPr="00D707D3">
              <w:t xml:space="preserve">1) </w:t>
            </w:r>
            <w:r>
              <w:t>П</w:t>
            </w:r>
            <w:r w:rsidRPr="00D707D3">
              <w:t>ринимается первичный проект информации о контракте ИЛИ формируется информация об изменении контракта, но данный объект закупки добавлен в текущем проекте изменений;</w:t>
            </w:r>
          </w:p>
          <w:p w14:paraId="02DE307E" w14:textId="46907EBB" w:rsidR="00056C63" w:rsidRPr="00D707D3" w:rsidRDefault="00056C63" w:rsidP="00056C63">
            <w:pPr>
              <w:pStyle w:val="ad"/>
              <w:jc w:val="left"/>
            </w:pPr>
            <w:r w:rsidRPr="00D707D3">
              <w:t xml:space="preserve">2) </w:t>
            </w:r>
            <w:r>
              <w:t>П</w:t>
            </w:r>
            <w:r w:rsidRPr="00D707D3">
              <w:t>ринимается информация об изменении контракта с типом modification/errorCorrection;</w:t>
            </w:r>
          </w:p>
          <w:p w14:paraId="20F702EE" w14:textId="34261303" w:rsidR="00056C63" w:rsidRPr="00D707D3" w:rsidRDefault="00056C63" w:rsidP="00056C63">
            <w:pPr>
              <w:pStyle w:val="ad"/>
              <w:jc w:val="left"/>
            </w:pPr>
            <w:r w:rsidRPr="00D707D3">
              <w:lastRenderedPageBreak/>
              <w:t xml:space="preserve">3) </w:t>
            </w:r>
            <w:r>
              <w:t>П</w:t>
            </w:r>
            <w:r w:rsidRPr="00D707D3">
              <w:t>ринимается информация об изменении контракта с типом modification/contractChange и установлен признак products/product/improvedProductReplacement.</w:t>
            </w:r>
          </w:p>
          <w:p w14:paraId="3F381DEF" w14:textId="28696E41" w:rsidR="00056C63" w:rsidRPr="00D707D3" w:rsidRDefault="00056C63" w:rsidP="00056C63">
            <w:pPr>
              <w:pStyle w:val="ad"/>
              <w:jc w:val="left"/>
            </w:pPr>
            <w:r w:rsidRPr="00D707D3">
              <w:t xml:space="preserve">4) </w:t>
            </w:r>
            <w:r>
              <w:t>Ф</w:t>
            </w:r>
            <w:r w:rsidRPr="00D707D3">
              <w:t xml:space="preserve">ормируется информация об изменении контракта И в поле </w:t>
            </w:r>
            <w:r>
              <w:t>«</w:t>
            </w:r>
            <w:r w:rsidRPr="00D707D3">
              <w:t>Код причины изменений условий контракта</w:t>
            </w:r>
            <w:r>
              <w:t>»</w:t>
            </w:r>
            <w:r w:rsidRPr="00D707D3">
              <w:t xml:space="preserve"> (/modification/contractChange/reason/code) выбрано значение с кодом по справочнику 014 или 015</w:t>
            </w:r>
            <w:r>
              <w:rPr>
                <w:rFonts w:ascii="Consolas" w:hAnsi="Consolas" w:cs="Consolas"/>
                <w:color w:val="000000"/>
                <w:sz w:val="20"/>
                <w:szCs w:val="20"/>
                <w:highlight w:val="white"/>
              </w:rPr>
              <w:t xml:space="preserve"> </w:t>
            </w:r>
            <w:r w:rsidRPr="004319B9">
              <w:t>или 210</w:t>
            </w:r>
            <w:r>
              <w:t>.</w:t>
            </w:r>
          </w:p>
          <w:p w14:paraId="66E13084" w14:textId="247D7871" w:rsidR="00056C63" w:rsidRPr="00D707D3" w:rsidRDefault="00056C63" w:rsidP="00056C63">
            <w:pPr>
              <w:pStyle w:val="ad"/>
              <w:jc w:val="left"/>
            </w:pPr>
          </w:p>
          <w:p w14:paraId="680F17DC" w14:textId="77777777" w:rsidR="00056C63" w:rsidRPr="00D707D3" w:rsidRDefault="00056C63" w:rsidP="00056C63">
            <w:pPr>
              <w:pStyle w:val="ad"/>
              <w:jc w:val="left"/>
            </w:pPr>
            <w:r w:rsidRPr="00D707D3">
              <w:t>В других случаях игнорируется и заполняется при передаче.</w:t>
            </w:r>
          </w:p>
          <w:p w14:paraId="3A822150" w14:textId="26133FF2" w:rsidR="00056C63" w:rsidRDefault="00056C63" w:rsidP="00056C63">
            <w:pPr>
              <w:pStyle w:val="ad"/>
              <w:jc w:val="left"/>
            </w:pPr>
            <w:r w:rsidRPr="00D707D3">
              <w:t>Если в последней размещенной версии установлен признак products/product/improvedProductReplacement, а в принимаемых сведениях данный признак снят, то поле заполняется при передаче значением, указанным в последней размещенной версии сведений о контракте, в которой данный признак не был установлен. При этом если такой версии не находится, то поле заполняется значением из пакета. В других случаях поле также заполняется значением из последней размещенной версии</w:t>
            </w:r>
          </w:p>
          <w:p w14:paraId="43658365" w14:textId="77777777" w:rsidR="00056C63" w:rsidRPr="00053A13" w:rsidRDefault="00056C63" w:rsidP="00056C63">
            <w:pPr>
              <w:pStyle w:val="ad"/>
              <w:jc w:val="left"/>
            </w:pPr>
          </w:p>
          <w:p w14:paraId="3EA82053" w14:textId="3607F364" w:rsidR="00056C63" w:rsidRPr="005D7728" w:rsidRDefault="00056C63" w:rsidP="00056C63">
            <w:pPr>
              <w:pStyle w:val="ad"/>
              <w:jc w:val="left"/>
            </w:pPr>
            <w:r w:rsidRPr="00D17D80">
              <w:rPr>
                <w:b/>
              </w:rPr>
              <w:t>Блок</w:t>
            </w:r>
            <w:r w:rsidRPr="005D7728">
              <w:rPr>
                <w:b/>
              </w:rPr>
              <w:t xml:space="preserve"> «</w:t>
            </w:r>
            <w:r w:rsidRPr="00D17D80">
              <w:rPr>
                <w:b/>
              </w:rPr>
              <w:t>Единица</w:t>
            </w:r>
            <w:r w:rsidRPr="005D7728">
              <w:rPr>
                <w:b/>
              </w:rPr>
              <w:t xml:space="preserve"> </w:t>
            </w:r>
            <w:r w:rsidRPr="00D17D80">
              <w:rPr>
                <w:b/>
              </w:rPr>
              <w:t>измерения</w:t>
            </w:r>
            <w:r w:rsidRPr="005D7728">
              <w:rPr>
                <w:b/>
              </w:rPr>
              <w:t>» (</w:t>
            </w:r>
            <w:r w:rsidRPr="007447AA">
              <w:rPr>
                <w:b/>
                <w:lang w:val="en-US"/>
              </w:rPr>
              <w:t>products</w:t>
            </w:r>
            <w:r w:rsidRPr="00DF6A8E">
              <w:rPr>
                <w:b/>
              </w:rPr>
              <w:t>\</w:t>
            </w:r>
            <w:r>
              <w:t xml:space="preserve"> </w:t>
            </w:r>
            <w:r>
              <w:rPr>
                <w:b/>
                <w:lang w:val="en-US"/>
              </w:rPr>
              <w:t>product</w:t>
            </w:r>
            <w:r>
              <w:rPr>
                <w:b/>
              </w:rPr>
              <w:t>\</w:t>
            </w:r>
            <w:r w:rsidRPr="00D17D80">
              <w:rPr>
                <w:b/>
                <w:lang w:val="en-US"/>
              </w:rPr>
              <w:t>OKEI</w:t>
            </w:r>
            <w:r w:rsidRPr="005D7728">
              <w:rPr>
                <w:b/>
              </w:rPr>
              <w:t>)</w:t>
            </w:r>
          </w:p>
          <w:p w14:paraId="52ECF754" w14:textId="77777777" w:rsidR="00056C63" w:rsidRPr="005D7728" w:rsidRDefault="00056C63" w:rsidP="00056C63">
            <w:pPr>
              <w:pStyle w:val="ad"/>
              <w:jc w:val="left"/>
            </w:pPr>
          </w:p>
          <w:p w14:paraId="612803D8" w14:textId="77777777" w:rsidR="00056C63" w:rsidRDefault="00056C63" w:rsidP="00056C63">
            <w:pPr>
              <w:pStyle w:val="ad"/>
              <w:jc w:val="left"/>
            </w:pPr>
            <w:r>
              <w:t xml:space="preserve">Единица измерения. </w:t>
            </w:r>
          </w:p>
          <w:p w14:paraId="57286662" w14:textId="77777777" w:rsidR="00056C63" w:rsidRDefault="00056C63" w:rsidP="00056C63">
            <w:pPr>
              <w:pStyle w:val="ad"/>
              <w:jc w:val="left"/>
            </w:pPr>
            <w:r>
              <w:t>Блок по бизнесу обязателен для заполнения.</w:t>
            </w:r>
          </w:p>
          <w:p w14:paraId="43ECB38A" w14:textId="48A0B244" w:rsidR="00056C63" w:rsidRDefault="00056C63" w:rsidP="00056C63">
            <w:pPr>
              <w:pStyle w:val="ad"/>
              <w:jc w:val="left"/>
            </w:pPr>
            <w:r>
              <w:t xml:space="preserve">Если заполнен блок «Классификация по ОКПД2» (OKPD2) (или «Классификация по ОКПД» (OKPD)), то контролируется обязательность заполнения блока и наличие значения в классификаторе ОКЕИ </w:t>
            </w:r>
            <w:r w:rsidRPr="002F7F3A">
              <w:t>(либо в справочнике Единицы измерения потребительских единиц измерения лекарственных препа-ратов по ОКЕИ</w:t>
            </w:r>
            <w:r>
              <w:t>»</w:t>
            </w:r>
            <w:r w:rsidRPr="002F7F3A">
              <w:t xml:space="preserve"> (nsiDrugOKEI) в случае если заполнен блок drugPurchaseObjectInfo) </w:t>
            </w:r>
            <w:r>
              <w:t xml:space="preserve">(См. контроли </w:t>
            </w:r>
            <w:r w:rsidRPr="007447AA">
              <w:t>РК_ИК_0155</w:t>
            </w:r>
            <w:r>
              <w:t xml:space="preserve"> и РК_ИК_0197).</w:t>
            </w:r>
          </w:p>
          <w:p w14:paraId="6AB08B39" w14:textId="57EDAF02" w:rsidR="00056C63" w:rsidRDefault="00056C63" w:rsidP="00056C63">
            <w:pPr>
              <w:pStyle w:val="ad"/>
              <w:jc w:val="left"/>
            </w:pPr>
            <w:r>
              <w:t>Если заполнен блок «Классификация по КТРУ» (KTRU), то:</w:t>
            </w:r>
          </w:p>
          <w:p w14:paraId="11D9FE99" w14:textId="591D101D" w:rsidR="00056C63" w:rsidRDefault="00056C63" w:rsidP="00056C63">
            <w:pPr>
              <w:pStyle w:val="ad"/>
              <w:jc w:val="left"/>
            </w:pPr>
            <w:r>
              <w:t>-если в справочнике nsiKTRU для данной позиции одна запись в блоке «Единицы измерения позиции КТРУ» (position/data/OKEIs), то если блок OKEI заполнен в принимаемом документе, то сохраняется это «ручное» значение, иначе автоматически подставляется значение OKEI из КТРУ.</w:t>
            </w:r>
          </w:p>
          <w:p w14:paraId="41C280E8" w14:textId="59A797C0" w:rsidR="00056C63" w:rsidRDefault="00056C63" w:rsidP="00056C63">
            <w:pPr>
              <w:pStyle w:val="ad"/>
              <w:jc w:val="left"/>
            </w:pPr>
            <w:r>
              <w:t>-если в справочнике nsiKTRU для данной позиции несколько записей в блоке «Единицы измерения позиции КТРУили если в справочнике nsiKTRU для данной позиции нет записей в блоке «Единицы измерения позиции КТРУ», то контролируется обязательность заполнения блока и наличие значения в классификаторе ОКЕИ</w:t>
            </w:r>
            <w:r w:rsidRPr="002F7F3A">
              <w:t xml:space="preserve"> (либо в справочнике Единицы измерения потребительских единиц измерения лекарственных препаратов по ОКЕИ</w:t>
            </w:r>
            <w:r>
              <w:t>»</w:t>
            </w:r>
            <w:r w:rsidRPr="002F7F3A">
              <w:t xml:space="preserve"> (nsiDrugOKEI) в случае если заполнен блок drugPurchaseObjectInfo)</w:t>
            </w:r>
          </w:p>
          <w:p w14:paraId="3D6FCD5C" w14:textId="77777777" w:rsidR="00056C63" w:rsidRPr="002F7F3A" w:rsidRDefault="00056C63" w:rsidP="00056C63">
            <w:pPr>
              <w:pStyle w:val="ad"/>
              <w:jc w:val="left"/>
            </w:pPr>
          </w:p>
          <w:p w14:paraId="5DD80BC3" w14:textId="05F08449" w:rsidR="00056C63" w:rsidRDefault="00056C63" w:rsidP="00056C63">
            <w:pPr>
              <w:pStyle w:val="ad"/>
              <w:jc w:val="left"/>
            </w:pPr>
            <w:r>
              <w:t xml:space="preserve">См. контроли </w:t>
            </w:r>
            <w:r w:rsidRPr="007447AA">
              <w:t>РК_ИК_0155, РК_ИК_0156</w:t>
            </w:r>
            <w:r>
              <w:t>, РК_ИК_0197 и РК_ИК_0198</w:t>
            </w:r>
          </w:p>
          <w:p w14:paraId="770FA28F" w14:textId="45434751" w:rsidR="00056C63" w:rsidRDefault="00056C63" w:rsidP="00056C63">
            <w:pPr>
              <w:pStyle w:val="ad"/>
              <w:jc w:val="left"/>
            </w:pPr>
          </w:p>
          <w:p w14:paraId="01F93C43" w14:textId="72006117" w:rsidR="00056C63" w:rsidRDefault="00056C63" w:rsidP="00056C63">
            <w:pPr>
              <w:pStyle w:val="ad"/>
              <w:jc w:val="left"/>
            </w:pPr>
            <w:r>
              <w:t>В случае если в принимаемом документе заполнен блок «Сведения об объекте закупки в том случае, когда объектом закупки является лекарственный препарат»</w:t>
            </w:r>
          </w:p>
          <w:p w14:paraId="51898279" w14:textId="77777777" w:rsidR="00056C63" w:rsidRDefault="00056C63" w:rsidP="00056C63">
            <w:pPr>
              <w:pStyle w:val="ad"/>
              <w:jc w:val="left"/>
            </w:pPr>
            <w:r>
              <w:t>(products/product/drugPurchaseObjectInfo)</w:t>
            </w:r>
          </w:p>
          <w:p w14:paraId="235F3547" w14:textId="07617030" w:rsidR="00056C63" w:rsidRDefault="00056C63" w:rsidP="00056C63">
            <w:pPr>
              <w:pStyle w:val="ad"/>
              <w:jc w:val="left"/>
            </w:pPr>
            <w:r>
              <w:t>и в нем заполнено поле «Уникальный внешний код МНН» (drugPurchaseObjectInfo/drugInfoUsingReferenceInfo/MNNsInfo/MNNInfo/MNNExternalCode),</w:t>
            </w:r>
          </w:p>
          <w:p w14:paraId="168B9CB1" w14:textId="77777777" w:rsidR="00056C63" w:rsidRDefault="00056C63" w:rsidP="00056C63">
            <w:pPr>
              <w:pStyle w:val="ad"/>
              <w:jc w:val="left"/>
            </w:pPr>
            <w:r>
              <w:t>то содержимое текущего блока OKEI игнорируется при приеме, в него автоматически подставляется значение блока</w:t>
            </w:r>
          </w:p>
          <w:p w14:paraId="0506F91D" w14:textId="0D4FC118" w:rsidR="00056C63" w:rsidRDefault="00056C63" w:rsidP="00056C63">
            <w:pPr>
              <w:pStyle w:val="ad"/>
              <w:jc w:val="left"/>
            </w:pPr>
            <w:r>
              <w:t>«Потребительская единица дозировки по справочнику «Дозировки лекарственных препаратов»» (MNNInfo/dosagesInfo/dosageInfo/dosageUser/dosageUserOKEI)</w:t>
            </w:r>
          </w:p>
          <w:p w14:paraId="4113CBA3" w14:textId="325772D3" w:rsidR="00056C63" w:rsidRDefault="00056C63" w:rsidP="00056C63">
            <w:pPr>
              <w:pStyle w:val="ad"/>
              <w:jc w:val="left"/>
            </w:pPr>
            <w:r>
              <w:t>из справочника «Лекарственные препараты» (nsiFarmDrugDictionary) лекарственного препарата, найденного в справочнике по значению MNNExternalCode</w:t>
            </w:r>
          </w:p>
          <w:p w14:paraId="20917D80" w14:textId="0933C178" w:rsidR="00056C63" w:rsidRDefault="00056C63" w:rsidP="00056C63">
            <w:pPr>
              <w:pStyle w:val="ad"/>
              <w:jc w:val="left"/>
            </w:pPr>
          </w:p>
          <w:p w14:paraId="769E7907" w14:textId="501DFE48" w:rsidR="00056C63" w:rsidRDefault="00056C63" w:rsidP="00056C63">
            <w:pPr>
              <w:pStyle w:val="ad"/>
              <w:jc w:val="left"/>
            </w:pPr>
            <w:r>
              <w:t xml:space="preserve">При этом в сохраненном проекте сведений о контракте в блоке </w:t>
            </w:r>
            <w:r w:rsidRPr="00661359">
              <w:t xml:space="preserve">Единица измерения» должна отображаться на ГУИ единица измерения в соответствии с правилами, изложенными в </w:t>
            </w:r>
          </w:p>
          <w:p w14:paraId="2D5B5CD6" w14:textId="318F424F" w:rsidR="00056C63" w:rsidRDefault="00056C63" w:rsidP="00056C63">
            <w:pPr>
              <w:pStyle w:val="ad"/>
              <w:jc w:val="left"/>
            </w:pPr>
            <w:r>
              <w:lastRenderedPageBreak/>
              <w:t>п.3.1.3 доработки РК «</w:t>
            </w:r>
            <w:r w:rsidRPr="00661359">
              <w:t>РК. Доработка РК в связи с переходом на новый формат ЕСКЛП 2.0</w:t>
            </w:r>
            <w:r>
              <w:t>» (</w:t>
            </w:r>
            <w:r w:rsidRPr="00154A81">
              <w:t>FCSNF-7557</w:t>
            </w:r>
            <w:r>
              <w:t>)</w:t>
            </w:r>
          </w:p>
          <w:p w14:paraId="75532BEC" w14:textId="77777777" w:rsidR="00056C63" w:rsidRDefault="00056C63" w:rsidP="00056C63">
            <w:pPr>
              <w:pStyle w:val="ad"/>
              <w:jc w:val="left"/>
            </w:pPr>
          </w:p>
          <w:p w14:paraId="0A43C88F" w14:textId="6571D7F6" w:rsidR="00056C63" w:rsidRDefault="00056C63" w:rsidP="00056C63">
            <w:pPr>
              <w:pStyle w:val="ad"/>
              <w:jc w:val="left"/>
            </w:pPr>
          </w:p>
          <w:p w14:paraId="1616B714" w14:textId="77777777" w:rsidR="00056C63" w:rsidRDefault="00056C63" w:rsidP="00056C63">
            <w:pPr>
              <w:pStyle w:val="ad"/>
              <w:jc w:val="left"/>
            </w:pPr>
            <w:r w:rsidRPr="008E2B3E">
              <w:rPr>
                <w:b/>
                <w:bCs/>
              </w:rPr>
              <w:t>Блок «Причины выбора единицы измерения, отличающейся от указанной в КТРУ» (products/product/KTRUNotUsingReason)</w:t>
            </w:r>
            <w:r>
              <w:t>.</w:t>
            </w:r>
          </w:p>
          <w:p w14:paraId="69EEE70E" w14:textId="77777777" w:rsidR="00056C63" w:rsidRDefault="00056C63" w:rsidP="00056C63">
            <w:pPr>
              <w:pStyle w:val="ad"/>
              <w:jc w:val="left"/>
            </w:pPr>
          </w:p>
          <w:p w14:paraId="5B76D32E" w14:textId="3665BEE8" w:rsidR="00056C63" w:rsidRDefault="00056C63" w:rsidP="00056C63">
            <w:pPr>
              <w:pStyle w:val="ad"/>
              <w:jc w:val="left"/>
            </w:pPr>
            <w:r w:rsidRPr="002674E6">
              <w:t>Контролируется обязательность заполнения</w:t>
            </w:r>
            <w:r>
              <w:rPr>
                <w:lang w:val="uk-UA"/>
              </w:rPr>
              <w:t xml:space="preserve"> </w:t>
            </w:r>
            <w:r>
              <w:t>(</w:t>
            </w:r>
            <w:r w:rsidRPr="006A45ED">
              <w:rPr>
                <w:rFonts w:eastAsiaTheme="minorHAnsi"/>
                <w:sz w:val="22"/>
                <w:szCs w:val="22"/>
                <w:lang w:eastAsia="en-US"/>
              </w:rPr>
              <w:t>АРК_</w:t>
            </w:r>
            <w:r>
              <w:rPr>
                <w:rFonts w:eastAsiaTheme="minorHAnsi"/>
                <w:sz w:val="22"/>
                <w:szCs w:val="22"/>
                <w:lang w:eastAsia="en-US"/>
              </w:rPr>
              <w:t>2926</w:t>
            </w:r>
            <w:r w:rsidRPr="006A45ED">
              <w:rPr>
                <w:rFonts w:eastAsiaTheme="minorHAnsi"/>
                <w:sz w:val="22"/>
                <w:szCs w:val="22"/>
                <w:lang w:eastAsia="en-US"/>
              </w:rPr>
              <w:t>_0</w:t>
            </w:r>
            <w:r>
              <w:rPr>
                <w:rFonts w:eastAsiaTheme="minorHAnsi"/>
                <w:sz w:val="22"/>
                <w:szCs w:val="22"/>
                <w:lang w:eastAsia="en-US"/>
              </w:rPr>
              <w:t>789</w:t>
            </w:r>
            <w:r>
              <w:t>)</w:t>
            </w:r>
            <w:r w:rsidRPr="002674E6">
              <w:t xml:space="preserve">, если значение поля products/product/OKEI не соответствует единице измерения указанной позиции КТРУ products/product/KTRU/code в справочнике </w:t>
            </w:r>
            <w:r>
              <w:t>«</w:t>
            </w:r>
            <w:r w:rsidRPr="002674E6">
              <w:t xml:space="preserve">Каталог товаров, работ, услуг (КТРУ) </w:t>
            </w:r>
            <w:r>
              <w:t>«</w:t>
            </w:r>
            <w:r w:rsidRPr="002674E6">
              <w:t xml:space="preserve"> (nsiKTRU)</w:t>
            </w:r>
            <w:r>
              <w:t>.</w:t>
            </w:r>
          </w:p>
          <w:p w14:paraId="36C192F8" w14:textId="3B3006AA" w:rsidR="00056C63" w:rsidRDefault="00056C63" w:rsidP="00056C63">
            <w:pPr>
              <w:pStyle w:val="ad"/>
              <w:jc w:val="left"/>
            </w:pPr>
          </w:p>
          <w:p w14:paraId="3C7C880B" w14:textId="1F0BCCB1" w:rsidR="00056C63" w:rsidRPr="00CD4C87" w:rsidRDefault="00056C63" w:rsidP="00056C63">
            <w:pPr>
              <w:pStyle w:val="ad"/>
              <w:jc w:val="left"/>
            </w:pPr>
            <w:r>
              <w:t>Поле</w:t>
            </w:r>
            <w:r w:rsidRPr="002674E6">
              <w:rPr>
                <w:lang w:val="en-US"/>
              </w:rPr>
              <w:t xml:space="preserve"> «</w:t>
            </w:r>
            <w:r>
              <w:t>Код</w:t>
            </w:r>
            <w:r w:rsidRPr="002674E6">
              <w:rPr>
                <w:lang w:val="en-US"/>
              </w:rPr>
              <w:t>» (products/product/KTRUNotUsingReason/</w:t>
            </w:r>
            <w:r>
              <w:rPr>
                <w:lang w:val="en-US"/>
              </w:rPr>
              <w:t>code</w:t>
            </w:r>
            <w:r w:rsidRPr="002674E6">
              <w:rPr>
                <w:lang w:val="en-US"/>
              </w:rPr>
              <w:t xml:space="preserve">). </w:t>
            </w:r>
            <w:r w:rsidRPr="002674E6">
              <w:t xml:space="preserve">Проверяется наличие кода в справочнике </w:t>
            </w:r>
            <w:r>
              <w:t>«</w:t>
            </w:r>
            <w:r w:rsidRPr="002674E6">
              <w:t>Причины неприменения ЕИ, указанной в КТРУ при описании объекта закупки в РК</w:t>
            </w:r>
            <w:r>
              <w:t>»</w:t>
            </w:r>
            <w:r w:rsidRPr="002674E6">
              <w:t xml:space="preserve"> (nsiKTRUNotUsingReason)</w:t>
            </w:r>
            <w:r>
              <w:t xml:space="preserve"> (</w:t>
            </w:r>
            <w:r w:rsidRPr="002674E6">
              <w:t>РК_ИК_026</w:t>
            </w:r>
            <w:r>
              <w:t>4).</w:t>
            </w:r>
          </w:p>
          <w:p w14:paraId="31117F42" w14:textId="42B043BB" w:rsidR="00056C63" w:rsidRDefault="00056C63" w:rsidP="00056C63">
            <w:pPr>
              <w:pStyle w:val="ad"/>
              <w:jc w:val="left"/>
            </w:pPr>
          </w:p>
          <w:p w14:paraId="7F232C34" w14:textId="14E7C328" w:rsidR="00056C63" w:rsidRDefault="00056C63" w:rsidP="00056C63">
            <w:pPr>
              <w:pStyle w:val="ad"/>
              <w:jc w:val="left"/>
            </w:pPr>
            <w:r>
              <w:t>Поле</w:t>
            </w:r>
            <w:r w:rsidRPr="002674E6">
              <w:rPr>
                <w:lang w:val="en-US"/>
              </w:rPr>
              <w:t xml:space="preserve"> «</w:t>
            </w:r>
            <w:r w:rsidRPr="002674E6">
              <w:t>Наименование</w:t>
            </w:r>
            <w:r w:rsidRPr="002674E6">
              <w:rPr>
                <w:lang w:val="en-US"/>
              </w:rPr>
              <w:t>» (products/product/KTRUNotUsingReason/</w:t>
            </w:r>
            <w:r>
              <w:rPr>
                <w:lang w:val="en-US"/>
              </w:rPr>
              <w:t>name</w:t>
            </w:r>
            <w:r w:rsidRPr="002674E6">
              <w:rPr>
                <w:lang w:val="en-US"/>
              </w:rPr>
              <w:t xml:space="preserve">). </w:t>
            </w:r>
            <w:r w:rsidRPr="002674E6">
              <w:t xml:space="preserve">Игнорируется при приеме, автоматически заполняется в соответствии со справочником </w:t>
            </w:r>
            <w:r>
              <w:t>«</w:t>
            </w:r>
            <w:r w:rsidRPr="002674E6">
              <w:t>Причины неприменения ЕИ, указанной в КТРУ при описании объекта закупки в РК</w:t>
            </w:r>
            <w:r>
              <w:t>»</w:t>
            </w:r>
            <w:r w:rsidRPr="002674E6">
              <w:t xml:space="preserve"> (nsiKTRUNotUsingReason)</w:t>
            </w:r>
            <w:r>
              <w:t>.</w:t>
            </w:r>
          </w:p>
          <w:p w14:paraId="3ECA1059" w14:textId="68E1F621" w:rsidR="00056C63" w:rsidRDefault="00056C63" w:rsidP="00056C63">
            <w:pPr>
              <w:pStyle w:val="ad"/>
              <w:jc w:val="left"/>
            </w:pPr>
          </w:p>
          <w:p w14:paraId="3FAC3AFC" w14:textId="2ADB2AED" w:rsidR="00056C63" w:rsidRPr="002674E6" w:rsidRDefault="00056C63" w:rsidP="00056C63">
            <w:pPr>
              <w:pStyle w:val="ad"/>
              <w:jc w:val="left"/>
            </w:pPr>
            <w:r>
              <w:t>Поле</w:t>
            </w:r>
            <w:r w:rsidRPr="002674E6">
              <w:t xml:space="preserve"> «Иная причина выбора единицы измерения, отличающейся от указанной в КТРУ» (</w:t>
            </w:r>
            <w:r w:rsidRPr="002674E6">
              <w:rPr>
                <w:lang w:val="en-US"/>
              </w:rPr>
              <w:t>products</w:t>
            </w:r>
            <w:r w:rsidRPr="002674E6">
              <w:t>/</w:t>
            </w:r>
            <w:r w:rsidRPr="002674E6">
              <w:rPr>
                <w:lang w:val="en-US"/>
              </w:rPr>
              <w:t>product</w:t>
            </w:r>
            <w:r w:rsidRPr="002674E6">
              <w:t>/</w:t>
            </w:r>
            <w:r w:rsidRPr="002674E6">
              <w:rPr>
                <w:lang w:val="en-US"/>
              </w:rPr>
              <w:t>KTRUNotUsingReason</w:t>
            </w:r>
            <w:r w:rsidRPr="002674E6">
              <w:t>/</w:t>
            </w:r>
            <w:r w:rsidRPr="002674E6">
              <w:rPr>
                <w:lang w:val="en-US"/>
              </w:rPr>
              <w:t>anotherKTRUNotUsingReason</w:t>
            </w:r>
            <w:r w:rsidRPr="002674E6">
              <w:t xml:space="preserve">). Контролируется обязательность заполнения в случае указания кода </w:t>
            </w:r>
            <w:r>
              <w:t>«</w:t>
            </w:r>
            <w:r w:rsidRPr="002674E6">
              <w:t>00</w:t>
            </w:r>
            <w:r>
              <w:t>»</w:t>
            </w:r>
            <w:r w:rsidRPr="002674E6">
              <w:t xml:space="preserve"> в поле KTRUNotUsingReason/code</w:t>
            </w:r>
            <w:r>
              <w:t xml:space="preserve"> (</w:t>
            </w:r>
            <w:r>
              <w:rPr>
                <w:rFonts w:eastAsiaTheme="minorHAnsi"/>
                <w:sz w:val="22"/>
                <w:szCs w:val="22"/>
                <w:lang w:eastAsia="en-US"/>
              </w:rPr>
              <w:t>АРК_2926</w:t>
            </w:r>
            <w:r w:rsidRPr="006A45ED">
              <w:rPr>
                <w:rFonts w:eastAsiaTheme="minorHAnsi"/>
                <w:sz w:val="22"/>
                <w:szCs w:val="22"/>
                <w:lang w:eastAsia="en-US"/>
              </w:rPr>
              <w:t>_0</w:t>
            </w:r>
            <w:r>
              <w:rPr>
                <w:rFonts w:eastAsiaTheme="minorHAnsi"/>
                <w:sz w:val="22"/>
                <w:szCs w:val="22"/>
                <w:lang w:eastAsia="en-US"/>
              </w:rPr>
              <w:t>790</w:t>
            </w:r>
            <w:r>
              <w:t>)</w:t>
            </w:r>
            <w:r w:rsidRPr="002674E6">
              <w:t>. Игнорируется при приеме, при указании кодов, отличн</w:t>
            </w:r>
            <w:r>
              <w:t>ы</w:t>
            </w:r>
            <w:r w:rsidRPr="002674E6">
              <w:t xml:space="preserve">х от </w:t>
            </w:r>
            <w:r>
              <w:t>«</w:t>
            </w:r>
            <w:r w:rsidRPr="002674E6">
              <w:t>00</w:t>
            </w:r>
            <w:r>
              <w:t>»</w:t>
            </w:r>
            <w:r w:rsidRPr="002674E6">
              <w:t>.</w:t>
            </w:r>
          </w:p>
          <w:p w14:paraId="72825254" w14:textId="77777777" w:rsidR="00056C63" w:rsidRPr="002674E6" w:rsidRDefault="00056C63" w:rsidP="00056C63">
            <w:pPr>
              <w:pStyle w:val="ad"/>
              <w:jc w:val="left"/>
            </w:pPr>
          </w:p>
          <w:p w14:paraId="2797CD58" w14:textId="1D5FBF81" w:rsidR="00056C63" w:rsidRDefault="00056C63" w:rsidP="00056C63">
            <w:pPr>
              <w:pStyle w:val="ad"/>
              <w:jc w:val="left"/>
            </w:pPr>
            <w:r>
              <w:t>Поля:</w:t>
            </w:r>
          </w:p>
          <w:p w14:paraId="3D5F2EDE" w14:textId="77777777" w:rsidR="00056C63" w:rsidRDefault="00056C63" w:rsidP="00056C63">
            <w:pPr>
              <w:pStyle w:val="ad"/>
              <w:jc w:val="left"/>
            </w:pPr>
          </w:p>
          <w:p w14:paraId="15C0E4B3" w14:textId="1FE826B1" w:rsidR="00056C63" w:rsidRPr="003E216C" w:rsidRDefault="00056C63" w:rsidP="00056C63">
            <w:pPr>
              <w:pStyle w:val="ad"/>
              <w:jc w:val="left"/>
            </w:pPr>
            <w:r w:rsidRPr="003E216C">
              <w:t>«Цена за единицу в рублевом эквиваленте» (</w:t>
            </w:r>
            <w:r w:rsidRPr="003B3B5F">
              <w:rPr>
                <w:lang w:val="en-US"/>
              </w:rPr>
              <w:t>products</w:t>
            </w:r>
            <w:r>
              <w:rPr>
                <w:lang w:val="uk-UA"/>
              </w:rPr>
              <w:t>/</w:t>
            </w:r>
            <w:r>
              <w:rPr>
                <w:lang w:val="en-US"/>
              </w:rPr>
              <w:t>product</w:t>
            </w:r>
            <w:r>
              <w:rPr>
                <w:lang w:val="uk-UA"/>
              </w:rPr>
              <w:t>/</w:t>
            </w:r>
            <w:r w:rsidRPr="003E216C">
              <w:rPr>
                <w:lang w:val="en-US"/>
              </w:rPr>
              <w:t>priceRUR</w:t>
            </w:r>
            <w:r w:rsidRPr="003E216C">
              <w:t>)</w:t>
            </w:r>
          </w:p>
          <w:p w14:paraId="24127568" w14:textId="5FC514E2" w:rsidR="00056C63" w:rsidRPr="003E216C" w:rsidRDefault="00056C63" w:rsidP="00056C63">
            <w:pPr>
              <w:pStyle w:val="ad"/>
              <w:jc w:val="left"/>
            </w:pPr>
            <w:r w:rsidRPr="003E216C">
              <w:t>«Стоимость поставляемого товара, выполняемых работ, оказываемых услуг в рублевом эквиваленте» (</w:t>
            </w:r>
            <w:r w:rsidRPr="003B3B5F">
              <w:rPr>
                <w:lang w:val="en-US"/>
              </w:rPr>
              <w:t>products</w:t>
            </w:r>
            <w:r>
              <w:rPr>
                <w:lang w:val="uk-UA"/>
              </w:rPr>
              <w:t>/</w:t>
            </w:r>
            <w:r>
              <w:rPr>
                <w:lang w:val="en-US"/>
              </w:rPr>
              <w:t>product</w:t>
            </w:r>
            <w:r>
              <w:rPr>
                <w:lang w:val="uk-UA"/>
              </w:rPr>
              <w:t>/</w:t>
            </w:r>
            <w:r w:rsidRPr="003E216C">
              <w:t>sumRUR)</w:t>
            </w:r>
          </w:p>
          <w:p w14:paraId="732ECA1B" w14:textId="77777777" w:rsidR="00056C63" w:rsidRPr="003E216C" w:rsidRDefault="00056C63" w:rsidP="00056C63">
            <w:pPr>
              <w:pStyle w:val="ad"/>
              <w:jc w:val="left"/>
            </w:pPr>
          </w:p>
          <w:p w14:paraId="650C57E8" w14:textId="77777777" w:rsidR="00056C63" w:rsidRPr="00DF2505" w:rsidRDefault="00056C63" w:rsidP="00056C63">
            <w:pPr>
              <w:pStyle w:val="ad"/>
              <w:jc w:val="left"/>
            </w:pPr>
            <w:r>
              <w:t>при приеме игнорируются, заполняется при передаче,</w:t>
            </w:r>
            <w:r w:rsidRPr="00447EF8">
              <w:t xml:space="preserve"> </w:t>
            </w:r>
            <w:r>
              <w:t xml:space="preserve">в случае если валюта </w:t>
            </w:r>
            <w:r w:rsidRPr="003E216C">
              <w:t>кон</w:t>
            </w:r>
            <w:r>
              <w:t>тр</w:t>
            </w:r>
            <w:r w:rsidRPr="003E216C">
              <w:t>акта</w:t>
            </w:r>
            <w:r>
              <w:t xml:space="preserve"> отлична от рублей.</w:t>
            </w:r>
          </w:p>
          <w:p w14:paraId="219BBCB0" w14:textId="3F3E09FB" w:rsidR="00056C63" w:rsidRDefault="00056C63" w:rsidP="00056C63">
            <w:pPr>
              <w:pStyle w:val="ad"/>
              <w:jc w:val="left"/>
            </w:pPr>
          </w:p>
          <w:p w14:paraId="4A11B74D" w14:textId="07D69264" w:rsidR="00056C63" w:rsidRDefault="00056C63" w:rsidP="00056C63">
            <w:pPr>
              <w:pStyle w:val="ad"/>
              <w:jc w:val="left"/>
            </w:pPr>
            <w:r>
              <w:rPr>
                <w:lang w:val="en-US"/>
              </w:rPr>
              <w:t>Choice</w:t>
            </w:r>
            <w:r w:rsidRPr="00A90E36">
              <w:t xml:space="preserve"> </w:t>
            </w:r>
            <w:r>
              <w:t>выбора полей «</w:t>
            </w:r>
            <w:r w:rsidRPr="00193546">
              <w:t>Количество поставляемого товара, объёма выпол</w:t>
            </w:r>
            <w:r>
              <w:t>няемых работ, оказываемых услуг» (</w:t>
            </w:r>
            <w:r w:rsidRPr="00193546">
              <w:t>products/product/quantity</w:t>
            </w:r>
            <w:r>
              <w:t>) и «</w:t>
            </w:r>
            <w:r w:rsidRPr="00A90E36">
              <w:t>Объем работы, услуги (указание объема в текстовом виде)</w:t>
            </w:r>
            <w:r>
              <w:t>» (</w:t>
            </w:r>
            <w:r w:rsidRPr="00193546">
              <w:t>products/product/</w:t>
            </w:r>
            <w:r w:rsidRPr="00A90E36">
              <w:t>volumeTextForm</w:t>
            </w:r>
            <w:r>
              <w:t>).</w:t>
            </w:r>
          </w:p>
          <w:p w14:paraId="4DBAC232" w14:textId="7D96AC5B" w:rsidR="00056C63" w:rsidRDefault="00056C63" w:rsidP="00056C63">
            <w:pPr>
              <w:pStyle w:val="ad"/>
              <w:jc w:val="left"/>
            </w:pPr>
            <w:r w:rsidRPr="00113AA8">
              <w:t>Контролируется обязательность заполнения одного из полей quantity и volumeTextForm</w:t>
            </w:r>
            <w:r>
              <w:t>,</w:t>
            </w:r>
            <w:r w:rsidRPr="00113AA8">
              <w:t xml:space="preserve"> за исключением вариантов</w:t>
            </w:r>
            <w:r>
              <w:t>,</w:t>
            </w:r>
            <w:r w:rsidRPr="00113AA8">
              <w:t xml:space="preserve"> при которых данные поля игнорируются при приеме</w:t>
            </w:r>
            <w:r>
              <w:t>.</w:t>
            </w:r>
          </w:p>
          <w:p w14:paraId="185F1453" w14:textId="026AAFF5" w:rsidR="00056C63" w:rsidRDefault="00056C63" w:rsidP="00056C63">
            <w:pPr>
              <w:pStyle w:val="ad"/>
              <w:jc w:val="left"/>
            </w:pPr>
          </w:p>
          <w:p w14:paraId="36EBB5C1" w14:textId="2DD904BF" w:rsidR="00056C63" w:rsidRDefault="00056C63" w:rsidP="00056C63">
            <w:pPr>
              <w:pStyle w:val="ad"/>
              <w:jc w:val="left"/>
              <w:rPr>
                <w:lang w:val="uk-UA"/>
              </w:rPr>
            </w:pPr>
          </w:p>
          <w:p w14:paraId="03DD30FC" w14:textId="72E314A7" w:rsidR="00056C63" w:rsidRPr="009136C6" w:rsidRDefault="00056C63" w:rsidP="00056C63">
            <w:pPr>
              <w:pStyle w:val="ad"/>
              <w:jc w:val="left"/>
              <w:rPr>
                <w:lang w:val="uk-UA"/>
              </w:rPr>
            </w:pPr>
            <w:bookmarkStart w:id="83" w:name="FCSNF14962_1"/>
            <w:r>
              <w:rPr>
                <w:lang w:val="uk-UA"/>
              </w:rPr>
              <w:t>Поле «</w:t>
            </w:r>
            <w:r w:rsidRPr="00AD36BD">
              <w:rPr>
                <w:lang w:val="uk-UA"/>
              </w:rPr>
              <w:t>Способ указания объема выполнения работы, оказания услуги</w:t>
            </w:r>
            <w:r>
              <w:rPr>
                <w:lang w:val="uk-UA"/>
              </w:rPr>
              <w:t>» (</w:t>
            </w:r>
            <w:r w:rsidRPr="00AD36BD">
              <w:rPr>
                <w:lang w:val="uk-UA"/>
              </w:rPr>
              <w:t>products/product/</w:t>
            </w:r>
            <w:bookmarkStart w:id="84" w:name="volumeSpecifyingMethod"/>
            <w:r w:rsidRPr="00AD36BD">
              <w:rPr>
                <w:lang w:val="uk-UA"/>
              </w:rPr>
              <w:t>volumeSpecifyingMethod</w:t>
            </w:r>
            <w:bookmarkEnd w:id="84"/>
            <w:r>
              <w:rPr>
                <w:lang w:val="uk-UA"/>
              </w:rPr>
              <w:t xml:space="preserve">. </w:t>
            </w:r>
            <w:r w:rsidRPr="009136C6">
              <w:rPr>
                <w:lang w:val="uk-UA"/>
              </w:rPr>
              <w:t xml:space="preserve">В случае если установлен в true признак </w:t>
            </w:r>
            <w:r>
              <w:rPr>
                <w:lang w:val="uk-UA"/>
              </w:rPr>
              <w:t>«</w:t>
            </w:r>
            <w:r w:rsidRPr="009136C6">
              <w:rPr>
                <w:lang w:val="uk-UA"/>
              </w:rPr>
              <w:t>Невозможно указать сведения о количестве товара, работы, услуги</w:t>
            </w:r>
            <w:r>
              <w:rPr>
                <w:lang w:val="uk-UA"/>
              </w:rPr>
              <w:t>»</w:t>
            </w:r>
            <w:r w:rsidRPr="009136C6">
              <w:rPr>
                <w:lang w:val="uk-UA"/>
              </w:rPr>
              <w:t xml:space="preserve"> (products/quantityUndefined)</w:t>
            </w:r>
          </w:p>
          <w:p w14:paraId="57ACE021" w14:textId="029A1588" w:rsidR="00056C63" w:rsidRPr="009136C6" w:rsidRDefault="00056C63" w:rsidP="00056C63">
            <w:pPr>
              <w:pStyle w:val="ad"/>
              <w:jc w:val="left"/>
              <w:rPr>
                <w:lang w:val="uk-UA"/>
              </w:rPr>
            </w:pPr>
            <w:r w:rsidRPr="009136C6">
              <w:rPr>
                <w:lang w:val="uk-UA"/>
              </w:rPr>
              <w:t>(Признак может быть либо установлен автоматически</w:t>
            </w:r>
            <w:r>
              <w:rPr>
                <w:lang w:val="uk-UA"/>
              </w:rPr>
              <w:t xml:space="preserve"> и сохранен в БД</w:t>
            </w:r>
            <w:r w:rsidRPr="009136C6">
              <w:rPr>
                <w:lang w:val="uk-UA"/>
              </w:rPr>
              <w:t xml:space="preserve">, либо явно указан в </w:t>
            </w:r>
            <w:r>
              <w:rPr>
                <w:lang w:val="uk-UA"/>
              </w:rPr>
              <w:t xml:space="preserve">принимаемом </w:t>
            </w:r>
            <w:r w:rsidRPr="009136C6">
              <w:rPr>
                <w:lang w:val="uk-UA"/>
              </w:rPr>
              <w:t>пакете</w:t>
            </w:r>
            <w:r>
              <w:rPr>
                <w:lang w:val="uk-UA"/>
              </w:rPr>
              <w:t xml:space="preserve"> и тоже сохранен в БД</w:t>
            </w:r>
            <w:r w:rsidRPr="009136C6">
              <w:rPr>
                <w:lang w:val="uk-UA"/>
              </w:rPr>
              <w:t>),</w:t>
            </w:r>
          </w:p>
          <w:p w14:paraId="1E1F2EC0" w14:textId="77777777" w:rsidR="00056C63" w:rsidRPr="009136C6" w:rsidRDefault="00056C63" w:rsidP="00056C63">
            <w:pPr>
              <w:pStyle w:val="ad"/>
              <w:jc w:val="left"/>
              <w:rPr>
                <w:lang w:val="uk-UA"/>
              </w:rPr>
            </w:pPr>
            <w:r w:rsidRPr="009136C6">
              <w:rPr>
                <w:lang w:val="uk-UA"/>
              </w:rPr>
              <w:t>то значение поля volumeSpecifyingMethod принимается из пакета, иначе</w:t>
            </w:r>
          </w:p>
          <w:p w14:paraId="7997D026" w14:textId="6AFDE805" w:rsidR="00056C63" w:rsidRPr="00AD36BD" w:rsidRDefault="00056C63" w:rsidP="00056C63">
            <w:pPr>
              <w:pStyle w:val="ad"/>
              <w:jc w:val="left"/>
              <w:rPr>
                <w:lang w:val="uk-UA"/>
              </w:rPr>
            </w:pPr>
            <w:r w:rsidRPr="009136C6">
              <w:rPr>
                <w:lang w:val="uk-UA"/>
              </w:rPr>
              <w:t>игнорируется при приеме, автоматически заполняется при выгрузке из ЕИС</w:t>
            </w:r>
            <w:r>
              <w:rPr>
                <w:lang w:val="uk-UA"/>
              </w:rPr>
              <w:t>.</w:t>
            </w:r>
          </w:p>
          <w:bookmarkEnd w:id="83"/>
          <w:p w14:paraId="58B78C79" w14:textId="77777777" w:rsidR="00056C63" w:rsidRPr="00AD36BD" w:rsidRDefault="00056C63" w:rsidP="00056C63">
            <w:pPr>
              <w:pStyle w:val="ad"/>
              <w:jc w:val="left"/>
              <w:rPr>
                <w:lang w:val="uk-UA"/>
              </w:rPr>
            </w:pPr>
          </w:p>
          <w:p w14:paraId="0B9AD399" w14:textId="79A144B0" w:rsidR="00056C63" w:rsidRDefault="00056C63" w:rsidP="00056C63">
            <w:pPr>
              <w:pStyle w:val="ad"/>
              <w:jc w:val="left"/>
            </w:pPr>
            <w:r>
              <w:t>Поле «</w:t>
            </w:r>
            <w:r w:rsidRPr="00193546">
              <w:t>Количество поставляемого товара, объёма выпол</w:t>
            </w:r>
            <w:r>
              <w:t>няемых работ, оказываемых услуг» (</w:t>
            </w:r>
            <w:r w:rsidRPr="00193546">
              <w:t>products/product/quantity</w:t>
            </w:r>
            <w:r>
              <w:t xml:space="preserve">). </w:t>
            </w:r>
            <w:r w:rsidRPr="00193546">
              <w:t xml:space="preserve">Игнорируется при приеме, если указан признак </w:t>
            </w:r>
            <w:r>
              <w:t>«</w:t>
            </w:r>
            <w:r w:rsidRPr="00193546">
              <w:t>Невозможно указать сведения о количестве товара, работы, услуги</w:t>
            </w:r>
            <w:r>
              <w:t>»</w:t>
            </w:r>
            <w:r w:rsidRPr="00193546">
              <w:t xml:space="preserve"> products/quantityUndefined в значение true</w:t>
            </w:r>
          </w:p>
          <w:p w14:paraId="66CF7164" w14:textId="77777777" w:rsidR="00056C63" w:rsidRDefault="00056C63" w:rsidP="00056C63">
            <w:pPr>
              <w:pStyle w:val="ad"/>
              <w:jc w:val="left"/>
            </w:pPr>
          </w:p>
          <w:p w14:paraId="02122CCB" w14:textId="3AD51304" w:rsidR="00056C63" w:rsidRPr="00A90E36" w:rsidRDefault="00056C63" w:rsidP="00056C63">
            <w:pPr>
              <w:pStyle w:val="ad"/>
              <w:jc w:val="left"/>
              <w:rPr>
                <w:lang w:val="uk-UA"/>
              </w:rPr>
            </w:pPr>
            <w:r>
              <w:rPr>
                <w:lang w:val="uk-UA"/>
              </w:rPr>
              <w:t>Поле «</w:t>
            </w:r>
            <w:r w:rsidRPr="00A90E36">
              <w:rPr>
                <w:lang w:val="uk-UA"/>
              </w:rPr>
              <w:t>Объем работы, услуги (указание объема в текстовом виде)</w:t>
            </w:r>
            <w:r>
              <w:rPr>
                <w:lang w:val="uk-UA"/>
              </w:rPr>
              <w:t>» (</w:t>
            </w:r>
            <w:r w:rsidRPr="00193546">
              <w:t>products/product/</w:t>
            </w:r>
            <w:r w:rsidRPr="00A90E36">
              <w:rPr>
                <w:lang w:val="uk-UA"/>
              </w:rPr>
              <w:t>volumeTextForm</w:t>
            </w:r>
            <w:r>
              <w:rPr>
                <w:lang w:val="uk-UA"/>
              </w:rPr>
              <w:t xml:space="preserve">). </w:t>
            </w:r>
            <w:r w:rsidRPr="00A90E36">
              <w:rPr>
                <w:lang w:val="uk-UA"/>
              </w:rPr>
              <w:t xml:space="preserve">Допускается указание, только в случае, если в поле type указано значение WORK </w:t>
            </w:r>
            <w:r>
              <w:rPr>
                <w:lang w:val="uk-UA"/>
              </w:rPr>
              <w:t>–</w:t>
            </w:r>
            <w:r w:rsidRPr="00A90E36">
              <w:rPr>
                <w:lang w:val="uk-UA"/>
              </w:rPr>
              <w:t xml:space="preserve"> работа или</w:t>
            </w:r>
          </w:p>
          <w:p w14:paraId="6806C117" w14:textId="65E41EBC" w:rsidR="00056C63" w:rsidRPr="00727A6B" w:rsidRDefault="00056C63" w:rsidP="00056C63">
            <w:pPr>
              <w:pStyle w:val="ad"/>
              <w:jc w:val="left"/>
            </w:pPr>
            <w:r w:rsidRPr="00A90E36">
              <w:rPr>
                <w:lang w:val="uk-UA"/>
              </w:rPr>
              <w:t xml:space="preserve">SERVICE </w:t>
            </w:r>
            <w:r>
              <w:rPr>
                <w:lang w:val="uk-UA"/>
              </w:rPr>
              <w:t>–</w:t>
            </w:r>
            <w:r w:rsidRPr="00A90E36">
              <w:rPr>
                <w:lang w:val="uk-UA"/>
              </w:rPr>
              <w:t xml:space="preserve"> услуга.</w:t>
            </w:r>
            <w:r w:rsidRPr="00113AA8">
              <w:t xml:space="preserve"> Игнорируется при приеме, если указан признак </w:t>
            </w:r>
            <w:r>
              <w:t>«</w:t>
            </w:r>
            <w:r w:rsidRPr="00113AA8">
              <w:t>Невозможно указать сведения о количестве товара, работы, услуги</w:t>
            </w:r>
            <w:r>
              <w:t>»</w:t>
            </w:r>
            <w:r w:rsidRPr="00113AA8">
              <w:t xml:space="preserve"> </w:t>
            </w:r>
            <w:r w:rsidRPr="00113AA8">
              <w:rPr>
                <w:lang w:val="en-US"/>
              </w:rPr>
              <w:t>products</w:t>
            </w:r>
            <w:r w:rsidRPr="00113AA8">
              <w:t>/</w:t>
            </w:r>
            <w:r w:rsidRPr="00113AA8">
              <w:rPr>
                <w:lang w:val="en-US"/>
              </w:rPr>
              <w:t>quantityUndefined</w:t>
            </w:r>
            <w:r w:rsidRPr="00113AA8">
              <w:t xml:space="preserve"> в значение </w:t>
            </w:r>
            <w:r w:rsidRPr="00113AA8">
              <w:rPr>
                <w:lang w:val="en-US"/>
              </w:rPr>
              <w:t>true</w:t>
            </w:r>
            <w:r>
              <w:t xml:space="preserve">. </w:t>
            </w:r>
            <w:r w:rsidRPr="00727A6B">
              <w:t xml:space="preserve">Не заполняется  в случае, если заполнен блок </w:t>
            </w:r>
            <w:r>
              <w:t>«</w:t>
            </w:r>
            <w:r w:rsidRPr="00727A6B">
              <w:t>Сведения об объекте закупки в том случае, когда объектом закупки является лекарственный препарат</w:t>
            </w:r>
            <w:r>
              <w:t>»</w:t>
            </w:r>
            <w:r w:rsidRPr="00727A6B">
              <w:t xml:space="preserve"> (drugPurchaseObjectInfo)</w:t>
            </w:r>
          </w:p>
          <w:p w14:paraId="32C4320C" w14:textId="77777777" w:rsidR="00056C63" w:rsidRDefault="00056C63" w:rsidP="00056C63">
            <w:pPr>
              <w:pStyle w:val="ad"/>
              <w:jc w:val="left"/>
            </w:pPr>
          </w:p>
          <w:p w14:paraId="7B9A33E4" w14:textId="098A3B3D" w:rsidR="00056C63" w:rsidRPr="00193546" w:rsidRDefault="00056C63" w:rsidP="00056C63">
            <w:pPr>
              <w:pStyle w:val="ad"/>
              <w:jc w:val="left"/>
            </w:pPr>
            <w:r>
              <w:t>Поле</w:t>
            </w:r>
            <w:r w:rsidRPr="00193546">
              <w:t xml:space="preserve"> «С</w:t>
            </w:r>
            <w:r>
              <w:t>умма</w:t>
            </w:r>
            <w:r w:rsidRPr="00193546">
              <w:t xml:space="preserve"> </w:t>
            </w:r>
            <w:r>
              <w:t>без</w:t>
            </w:r>
            <w:r w:rsidRPr="00193546">
              <w:t xml:space="preserve"> </w:t>
            </w:r>
            <w:r>
              <w:t>НДС</w:t>
            </w:r>
            <w:r w:rsidRPr="00193546">
              <w:t xml:space="preserve"> </w:t>
            </w:r>
            <w:r>
              <w:t>в</w:t>
            </w:r>
            <w:r w:rsidRPr="00193546">
              <w:t xml:space="preserve"> </w:t>
            </w:r>
            <w:r>
              <w:t>валюте</w:t>
            </w:r>
            <w:r w:rsidRPr="00193546">
              <w:t xml:space="preserve"> </w:t>
            </w:r>
            <w:r>
              <w:t>контракта</w:t>
            </w:r>
            <w:r w:rsidRPr="00193546">
              <w:t>» (</w:t>
            </w:r>
            <w:r w:rsidRPr="00193546">
              <w:rPr>
                <w:lang w:val="en-US"/>
              </w:rPr>
              <w:t>products</w:t>
            </w:r>
            <w:r w:rsidRPr="00193546">
              <w:t>/</w:t>
            </w:r>
            <w:r w:rsidRPr="00193546">
              <w:rPr>
                <w:lang w:val="en-US"/>
              </w:rPr>
              <w:t>product</w:t>
            </w:r>
            <w:r w:rsidRPr="00193546">
              <w:t>/</w:t>
            </w:r>
            <w:r w:rsidRPr="00193546">
              <w:rPr>
                <w:lang w:val="en-US"/>
              </w:rPr>
              <w:t>withoutVATSum</w:t>
            </w:r>
            <w:r w:rsidRPr="00193546">
              <w:t>)</w:t>
            </w:r>
            <w:r>
              <w:t xml:space="preserve">. </w:t>
            </w:r>
            <w:r>
              <w:rPr>
                <w:lang w:val="uk-UA"/>
              </w:rPr>
              <w:t>Устарело. Не применяется.</w:t>
            </w:r>
          </w:p>
          <w:p w14:paraId="5D7C6427" w14:textId="44125C29" w:rsidR="00056C63" w:rsidRDefault="00056C63" w:rsidP="00056C63">
            <w:pPr>
              <w:pStyle w:val="ad"/>
              <w:jc w:val="left"/>
              <w:rPr>
                <w:lang w:val="uk-UA"/>
              </w:rPr>
            </w:pPr>
            <w:r>
              <w:t>Поле</w:t>
            </w:r>
            <w:r w:rsidRPr="00193546">
              <w:t xml:space="preserve"> «Размер НДС в валюте контракта» (</w:t>
            </w:r>
            <w:r w:rsidRPr="00193546">
              <w:rPr>
                <w:lang w:val="en-US"/>
              </w:rPr>
              <w:t>products</w:t>
            </w:r>
            <w:r w:rsidRPr="00193546">
              <w:t>/</w:t>
            </w:r>
            <w:r w:rsidRPr="00193546">
              <w:rPr>
                <w:lang w:val="en-US"/>
              </w:rPr>
              <w:t>product</w:t>
            </w:r>
            <w:r w:rsidRPr="00193546">
              <w:t>/</w:t>
            </w:r>
            <w:r w:rsidRPr="00193546">
              <w:rPr>
                <w:lang w:val="en-US"/>
              </w:rPr>
              <w:t>VATSum</w:t>
            </w:r>
            <w:r w:rsidRPr="00193546">
              <w:t>).</w:t>
            </w:r>
            <w:r>
              <w:t xml:space="preserve"> </w:t>
            </w:r>
            <w:r>
              <w:rPr>
                <w:lang w:val="uk-UA"/>
              </w:rPr>
              <w:t>Устарело. Не применяется.</w:t>
            </w:r>
          </w:p>
          <w:p w14:paraId="0F665B00" w14:textId="64BDDB20" w:rsidR="00056C63" w:rsidRDefault="00056C63" w:rsidP="00056C63">
            <w:pPr>
              <w:pStyle w:val="ad"/>
              <w:jc w:val="left"/>
            </w:pPr>
          </w:p>
          <w:p w14:paraId="628C4971" w14:textId="32B7858C" w:rsidR="00056C63" w:rsidRDefault="00056C63" w:rsidP="00056C63">
            <w:pPr>
              <w:pStyle w:val="ad"/>
              <w:jc w:val="left"/>
            </w:pPr>
            <w:r>
              <w:t>Поле «</w:t>
            </w:r>
            <w:r w:rsidRPr="0028659E">
              <w:t>Ставка НДС, процентов</w:t>
            </w:r>
            <w:r>
              <w:t>» (</w:t>
            </w:r>
            <w:r w:rsidRPr="0028659E">
              <w:t>VATRate</w:t>
            </w:r>
            <w:r>
              <w:t>). Устарело. Начиная с версии ЕИС 15.0, игнорируется при приеме любой версии сведений о контракте.</w:t>
            </w:r>
          </w:p>
          <w:p w14:paraId="3032942C" w14:textId="77777777" w:rsidR="00056C63" w:rsidRDefault="00056C63" w:rsidP="00056C63">
            <w:pPr>
              <w:pStyle w:val="ad"/>
              <w:jc w:val="left"/>
            </w:pPr>
          </w:p>
          <w:p w14:paraId="4D726AB1" w14:textId="5702FCAB" w:rsidR="00056C63" w:rsidRPr="0028659E" w:rsidRDefault="00056C63" w:rsidP="00056C63">
            <w:pPr>
              <w:pStyle w:val="ad"/>
              <w:jc w:val="left"/>
            </w:pPr>
            <w:r>
              <w:t>Блок «</w:t>
            </w:r>
            <w:r w:rsidRPr="0028659E">
              <w:t>Ставка НДС</w:t>
            </w:r>
            <w:r>
              <w:t>» (</w:t>
            </w:r>
            <w:r w:rsidRPr="0028659E">
              <w:t>VATRateInfo</w:t>
            </w:r>
            <w:r>
              <w:t xml:space="preserve">). Принимается, начиная с версии ЕИС 15.0. Поле </w:t>
            </w:r>
            <w:r>
              <w:rPr>
                <w:lang w:val="en-US"/>
              </w:rPr>
              <w:t>VatRateInfo</w:t>
            </w:r>
            <w:r w:rsidRPr="0028659E">
              <w:t>\</w:t>
            </w:r>
            <w:r>
              <w:rPr>
                <w:lang w:val="en-US"/>
              </w:rPr>
              <w:t>VATCode</w:t>
            </w:r>
            <w:r w:rsidRPr="0028659E">
              <w:t xml:space="preserve"> </w:t>
            </w:r>
            <w:r>
              <w:t xml:space="preserve">контролируется на наличие в справочнике </w:t>
            </w:r>
            <w:r w:rsidRPr="0028659E">
              <w:t>"Ставки НДС" (nsiVATList</w:t>
            </w:r>
            <w:r w:rsidRPr="0028659E">
              <w:rPr>
                <w:highlight w:val="yellow"/>
              </w:rPr>
              <w:t>). (</w:t>
            </w:r>
            <w:r w:rsidRPr="00F8109E">
              <w:t xml:space="preserve">см. контроль </w:t>
            </w:r>
            <w:r w:rsidRPr="00F8109E">
              <w:fldChar w:fldCharType="begin"/>
            </w:r>
            <w:r w:rsidRPr="00F8109E">
              <w:instrText xml:space="preserve"> REF РК_ИК_0491 \h </w:instrText>
            </w:r>
            <w:r>
              <w:instrText xml:space="preserve"> \* MERGEFORMAT </w:instrText>
            </w:r>
            <w:r w:rsidRPr="00F8109E">
              <w:fldChar w:fldCharType="separate"/>
            </w:r>
            <w:r w:rsidRPr="00F8109E">
              <w:t>РК_ИК_0491</w:t>
            </w:r>
            <w:r w:rsidRPr="00F8109E">
              <w:fldChar w:fldCharType="end"/>
            </w:r>
            <w:r w:rsidRPr="00F8109E">
              <w:fldChar w:fldCharType="begin"/>
            </w:r>
            <w:r w:rsidRPr="00F8109E">
              <w:instrText xml:space="preserve"> REF РК_ИК_0491 \h </w:instrText>
            </w:r>
            <w:r>
              <w:instrText xml:space="preserve"> \* MERGEFORMAT </w:instrText>
            </w:r>
            <w:r w:rsidRPr="00F8109E">
              <w:fldChar w:fldCharType="end"/>
            </w:r>
            <w:r w:rsidRPr="00F8109E">
              <w:fldChar w:fldCharType="begin"/>
            </w:r>
            <w:r w:rsidRPr="00F8109E">
              <w:instrText xml:space="preserve"> REF РК_ИК_0491 \h </w:instrText>
            </w:r>
            <w:r>
              <w:instrText xml:space="preserve"> \* MERGEFORMAT </w:instrText>
            </w:r>
            <w:r w:rsidRPr="00F8109E">
              <w:fldChar w:fldCharType="end"/>
            </w:r>
            <w:r w:rsidRPr="00F8109E">
              <w:fldChar w:fldCharType="begin"/>
            </w:r>
            <w:r w:rsidRPr="00F8109E">
              <w:instrText xml:space="preserve"> REF РК_ИК_0491 \h </w:instrText>
            </w:r>
            <w:r>
              <w:instrText xml:space="preserve"> \* MERGEFORMAT </w:instrText>
            </w:r>
            <w:r w:rsidRPr="00F8109E">
              <w:fldChar w:fldCharType="end"/>
            </w:r>
            <w:r w:rsidRPr="00F8109E">
              <w:fldChar w:fldCharType="begin"/>
            </w:r>
            <w:r w:rsidRPr="00F8109E">
              <w:instrText xml:space="preserve"> REF РК_ИК_0491 \h </w:instrText>
            </w:r>
            <w:r>
              <w:instrText xml:space="preserve"> \* MERGEFORMAT </w:instrText>
            </w:r>
            <w:r w:rsidRPr="00F8109E">
              <w:fldChar w:fldCharType="end"/>
            </w:r>
            <w:r w:rsidRPr="00F8109E">
              <w:t xml:space="preserve"> ниже</w:t>
            </w:r>
            <w:r w:rsidRPr="0028659E">
              <w:rPr>
                <w:highlight w:val="yellow"/>
              </w:rPr>
              <w:t>)</w:t>
            </w:r>
          </w:p>
          <w:p w14:paraId="060CB762" w14:textId="77DC7A65" w:rsidR="00056C63" w:rsidRPr="0028659E" w:rsidRDefault="00056C63" w:rsidP="00056C63">
            <w:pPr>
              <w:pStyle w:val="ad"/>
              <w:jc w:val="left"/>
            </w:pPr>
            <w:r>
              <w:t>Поле «</w:t>
            </w:r>
            <w:r w:rsidRPr="0028659E">
              <w:t>Наименование ставки НДС в справочнике "Ставки НДС" (nsiVATList)</w:t>
            </w:r>
            <w:r>
              <w:t>» и</w:t>
            </w:r>
            <w:r w:rsidRPr="0028659E">
              <w:t>гнорируется при приеме, при передаче заполняется значением из справочника</w:t>
            </w:r>
          </w:p>
          <w:p w14:paraId="4B405992" w14:textId="77777777" w:rsidR="00056C63" w:rsidRDefault="00056C63" w:rsidP="00056C63">
            <w:pPr>
              <w:pStyle w:val="ad"/>
              <w:jc w:val="left"/>
            </w:pPr>
          </w:p>
          <w:p w14:paraId="66714884" w14:textId="2B37ABDB" w:rsidR="00056C63" w:rsidRPr="00D86B4C" w:rsidRDefault="00056C63" w:rsidP="00056C63">
            <w:pPr>
              <w:pStyle w:val="ad"/>
              <w:jc w:val="left"/>
            </w:pPr>
            <w:r>
              <w:t>Поле</w:t>
            </w:r>
            <w:r w:rsidRPr="00543819">
              <w:rPr>
                <w:lang w:val="en-US"/>
              </w:rPr>
              <w:t xml:space="preserve"> «</w:t>
            </w:r>
            <w:r>
              <w:t>Цифровой</w:t>
            </w:r>
            <w:r w:rsidRPr="00543819">
              <w:rPr>
                <w:lang w:val="en-US"/>
              </w:rPr>
              <w:t xml:space="preserve"> </w:t>
            </w:r>
            <w:r>
              <w:t>код</w:t>
            </w:r>
            <w:r w:rsidRPr="00543819">
              <w:rPr>
                <w:lang w:val="en-US"/>
              </w:rPr>
              <w:t xml:space="preserve"> </w:t>
            </w:r>
            <w:r>
              <w:t>страны</w:t>
            </w:r>
            <w:r w:rsidRPr="00543819">
              <w:rPr>
                <w:lang w:val="en-US"/>
              </w:rPr>
              <w:t>» (</w:t>
            </w:r>
            <w:r>
              <w:rPr>
                <w:lang w:val="en-US"/>
              </w:rPr>
              <w:t>products</w:t>
            </w:r>
            <w:r w:rsidRPr="00543819">
              <w:rPr>
                <w:lang w:val="en-US"/>
              </w:rPr>
              <w:t>/</w:t>
            </w:r>
            <w:r>
              <w:rPr>
                <w:lang w:val="en-US"/>
              </w:rPr>
              <w:t>product</w:t>
            </w:r>
            <w:r w:rsidRPr="00543819">
              <w:rPr>
                <w:lang w:val="en-US"/>
              </w:rPr>
              <w:t>/</w:t>
            </w:r>
            <w:r>
              <w:rPr>
                <w:lang w:val="en-US"/>
              </w:rPr>
              <w:t>originCountry</w:t>
            </w:r>
            <w:r w:rsidRPr="00543819">
              <w:rPr>
                <w:lang w:val="en-US"/>
              </w:rPr>
              <w:t>/</w:t>
            </w:r>
            <w:r w:rsidRPr="00D86B4C">
              <w:rPr>
                <w:lang w:val="en-US"/>
              </w:rPr>
              <w:t>countryCode</w:t>
            </w:r>
            <w:r w:rsidRPr="00543819">
              <w:rPr>
                <w:lang w:val="en-US"/>
              </w:rPr>
              <w:t xml:space="preserve">). </w:t>
            </w:r>
            <w:r>
              <w:t>Контролируется</w:t>
            </w:r>
            <w:r w:rsidRPr="00D86B4C">
              <w:t xml:space="preserve"> </w:t>
            </w:r>
            <w:r>
              <w:t>наличие значения в справочнике «</w:t>
            </w:r>
            <w:r w:rsidRPr="00D86B4C">
              <w:t>Общероссийский классификатор стран мира (ОКСМ)</w:t>
            </w:r>
            <w:r>
              <w:t>» (</w:t>
            </w:r>
            <w:r w:rsidRPr="00D86B4C">
              <w:t>nsiOKSM</w:t>
            </w:r>
            <w:r>
              <w:t>).</w:t>
            </w:r>
          </w:p>
          <w:p w14:paraId="6BF11EBE" w14:textId="636BF125" w:rsidR="00056C63" w:rsidRDefault="00056C63" w:rsidP="00056C63">
            <w:pPr>
              <w:pStyle w:val="ad"/>
              <w:jc w:val="left"/>
            </w:pPr>
            <w:r>
              <w:t>Поле</w:t>
            </w:r>
            <w:r w:rsidRPr="00D86B4C">
              <w:rPr>
                <w:lang w:val="en-US"/>
              </w:rPr>
              <w:t xml:space="preserve"> «</w:t>
            </w:r>
            <w:r>
              <w:t>Полное</w:t>
            </w:r>
            <w:r w:rsidRPr="00D86B4C">
              <w:rPr>
                <w:lang w:val="en-US"/>
              </w:rPr>
              <w:t xml:space="preserve"> </w:t>
            </w:r>
            <w:r>
              <w:t>наименование</w:t>
            </w:r>
            <w:r w:rsidRPr="00D86B4C">
              <w:rPr>
                <w:lang w:val="en-US"/>
              </w:rPr>
              <w:t xml:space="preserve"> </w:t>
            </w:r>
            <w:r>
              <w:t>страны</w:t>
            </w:r>
            <w:r w:rsidRPr="00D86B4C">
              <w:rPr>
                <w:lang w:val="en-US"/>
              </w:rPr>
              <w:t xml:space="preserve">» </w:t>
            </w:r>
            <w:r w:rsidRPr="00005651">
              <w:rPr>
                <w:lang w:val="en-US"/>
              </w:rPr>
              <w:t>(</w:t>
            </w:r>
            <w:r w:rsidRPr="00D86B4C">
              <w:rPr>
                <w:lang w:val="en-US"/>
              </w:rPr>
              <w:t>products</w:t>
            </w:r>
            <w:r w:rsidRPr="00005651">
              <w:rPr>
                <w:lang w:val="en-US"/>
              </w:rPr>
              <w:t>/</w:t>
            </w:r>
            <w:r w:rsidRPr="00D86B4C">
              <w:rPr>
                <w:lang w:val="en-US"/>
              </w:rPr>
              <w:t>product</w:t>
            </w:r>
            <w:r w:rsidRPr="00005651">
              <w:rPr>
                <w:lang w:val="en-US"/>
              </w:rPr>
              <w:t>/</w:t>
            </w:r>
            <w:r>
              <w:rPr>
                <w:lang w:val="en-US"/>
              </w:rPr>
              <w:t>originCountry</w:t>
            </w:r>
            <w:r w:rsidRPr="00005651">
              <w:rPr>
                <w:lang w:val="en-US"/>
              </w:rPr>
              <w:t>/</w:t>
            </w:r>
            <w:r w:rsidRPr="00D86B4C">
              <w:rPr>
                <w:lang w:val="en-US"/>
              </w:rPr>
              <w:t>countryFullName</w:t>
            </w:r>
            <w:r w:rsidRPr="00005651">
              <w:rPr>
                <w:lang w:val="en-US"/>
              </w:rPr>
              <w:t xml:space="preserve">). </w:t>
            </w:r>
            <w:r>
              <w:t>Игнорируется при приеме. Заполняется при выгрузке.</w:t>
            </w:r>
          </w:p>
          <w:p w14:paraId="2FC1C2C9" w14:textId="1CCFD566" w:rsidR="00056C63" w:rsidRDefault="00056C63" w:rsidP="00056C63">
            <w:pPr>
              <w:pStyle w:val="ad"/>
              <w:jc w:val="left"/>
            </w:pPr>
          </w:p>
          <w:p w14:paraId="5DEB3BFD" w14:textId="28F5C458" w:rsidR="00056C63" w:rsidRDefault="00056C63" w:rsidP="00056C63">
            <w:pPr>
              <w:pStyle w:val="ad"/>
              <w:jc w:val="left"/>
            </w:pPr>
            <w:r>
              <w:t>Поле «</w:t>
            </w:r>
            <w:r w:rsidRPr="00B02580">
              <w:t>Объект закупки заменен на товар, работу, услугу, качество, технические и функциональные характеристики (потребительские свойства) которых улучшены в сравнении с указанными в контракте</w:t>
            </w:r>
            <w:r>
              <w:t>» (</w:t>
            </w:r>
            <w:r w:rsidRPr="00B02580">
              <w:t>products/product/improvedProductReplacement</w:t>
            </w:r>
            <w:r>
              <w:t>)</w:t>
            </w:r>
            <w:r w:rsidRPr="00B02580">
              <w:t xml:space="preserve">. Игнорируется при приеме начальной версии контракта. </w:t>
            </w:r>
            <w:r>
              <w:t>Е</w:t>
            </w:r>
            <w:r w:rsidRPr="00B02580">
              <w:t>сли задан тип изменения контракта modification/errorCorrection</w:t>
            </w:r>
            <w:r>
              <w:t>, то признак, а также поля «</w:t>
            </w:r>
            <w:r w:rsidRPr="00681459">
              <w:t>Наименование объекта закупки в соответствии с контрактом»</w:t>
            </w:r>
            <w:r>
              <w:t xml:space="preserve"> (</w:t>
            </w:r>
            <w:r w:rsidR="00AF75CC" w:rsidRPr="00AF75CC">
              <w:t>name</w:t>
            </w:r>
            <w:r>
              <w:t>)</w:t>
            </w:r>
            <w:r w:rsidRPr="00681459">
              <w:t xml:space="preserve">, «Код и наименование позиции Общероссийского классификатора продукции по видам экономической деятельности (ОКПД2)», «Код и наименование позиции каталога товаров, работ, услуг для государственных, муниципальных нужд (КТРУ)» </w:t>
            </w:r>
            <w:r>
              <w:t>(а также характеристики КТРУ) игнорирую</w:t>
            </w:r>
            <w:r w:rsidRPr="00B02580">
              <w:t>тся при приеме</w:t>
            </w:r>
            <w:r>
              <w:t xml:space="preserve"> </w:t>
            </w:r>
            <w:r w:rsidRPr="006679EB">
              <w:t>и заполняется автоматически значением, указанным для данного объекта закупки в предыдущей размещенной версии при наличии</w:t>
            </w:r>
            <w:r>
              <w:t xml:space="preserve">. Не игнорируется </w:t>
            </w:r>
            <w:r w:rsidRPr="00492020">
              <w:t>для объекта закупки, который добавляется в данном проекте информации об изменении контракта впервые</w:t>
            </w:r>
            <w:r>
              <w:t>.</w:t>
            </w:r>
          </w:p>
          <w:p w14:paraId="3F9D9C37" w14:textId="1C7ED043" w:rsidR="00056C63" w:rsidRDefault="00056C63" w:rsidP="00056C63">
            <w:pPr>
              <w:pStyle w:val="ad"/>
              <w:jc w:val="left"/>
            </w:pPr>
          </w:p>
          <w:p w14:paraId="48084B7E" w14:textId="1C621F7C" w:rsidR="00056C63" w:rsidRDefault="00056C63" w:rsidP="00056C63">
            <w:pPr>
              <w:pStyle w:val="ad"/>
              <w:jc w:val="left"/>
            </w:pPr>
            <w:r>
              <w:t>Блок «</w:t>
            </w:r>
            <w:r w:rsidRPr="0022400D">
              <w:t>Родительский предмет контракта (объект закупки)</w:t>
            </w:r>
            <w:r>
              <w:t>» (</w:t>
            </w:r>
            <w:r w:rsidRPr="00193885">
              <w:t>parentContractSubject</w:t>
            </w:r>
            <w:r>
              <w:t>).</w:t>
            </w:r>
          </w:p>
          <w:p w14:paraId="2A033FCF" w14:textId="2153C190" w:rsidR="00056C63" w:rsidRDefault="00056C63" w:rsidP="00056C63">
            <w:pPr>
              <w:pStyle w:val="ad"/>
              <w:jc w:val="left"/>
            </w:pPr>
            <w:r>
              <w:t xml:space="preserve">При наличии блока заполняется бизнес-атрибут </w:t>
            </w:r>
            <w:r w:rsidRPr="0022400D">
              <w:t>«Ссылка на «родительский» объект закупки»</w:t>
            </w:r>
            <w:r>
              <w:t>. Родительский объект закупки идентифицируется с помощью одного из полей:</w:t>
            </w:r>
          </w:p>
          <w:p w14:paraId="16279C64" w14:textId="0276A7D3" w:rsidR="00056C63" w:rsidRDefault="00056C63" w:rsidP="00056C63">
            <w:pPr>
              <w:pStyle w:val="ad"/>
              <w:jc w:val="left"/>
            </w:pPr>
            <w:r>
              <w:t xml:space="preserve">- </w:t>
            </w:r>
            <w:r w:rsidRPr="0022400D">
              <w:t>Уникальный идентификатор предмета контракта (объекта закупки) в ЕИС</w:t>
            </w:r>
            <w:r>
              <w:t xml:space="preserve"> (</w:t>
            </w:r>
            <w:r w:rsidRPr="0022400D">
              <w:t>parentContractSubject/sid</w:t>
            </w:r>
            <w:r>
              <w:t>)</w:t>
            </w:r>
          </w:p>
          <w:p w14:paraId="1D10F0B1" w14:textId="5D5323F6" w:rsidR="00056C63" w:rsidRDefault="00056C63" w:rsidP="00056C63">
            <w:pPr>
              <w:pStyle w:val="ad"/>
              <w:jc w:val="left"/>
            </w:pPr>
            <w:r>
              <w:t>или</w:t>
            </w:r>
          </w:p>
          <w:p w14:paraId="2F9D5456" w14:textId="21BC354F" w:rsidR="00056C63" w:rsidRDefault="00056C63" w:rsidP="00056C63">
            <w:pPr>
              <w:pStyle w:val="ad"/>
              <w:jc w:val="left"/>
            </w:pPr>
            <w:r>
              <w:t xml:space="preserve">- </w:t>
            </w:r>
            <w:r w:rsidRPr="0022400D">
              <w:t>Внешний идентификатор объекта закупки</w:t>
            </w:r>
            <w:r>
              <w:t xml:space="preserve"> (</w:t>
            </w:r>
            <w:r w:rsidRPr="0022400D">
              <w:t>parentContractSubject/externalSid</w:t>
            </w:r>
            <w:r>
              <w:t>).</w:t>
            </w:r>
          </w:p>
          <w:p w14:paraId="64725FAD" w14:textId="69AA69EF" w:rsidR="00056C63" w:rsidRDefault="00056C63" w:rsidP="00056C63">
            <w:pPr>
              <w:pStyle w:val="ad"/>
              <w:jc w:val="left"/>
              <w:rPr>
                <w:lang w:val="uk-UA"/>
              </w:rPr>
            </w:pPr>
            <w:r>
              <w:t>При этом для объекта закупки, указанного в качестве родителя «т</w:t>
            </w:r>
            <w:r w:rsidRPr="0022400D">
              <w:t>ип объекта закупки в иерархии»</w:t>
            </w:r>
            <w:r>
              <w:t xml:space="preserve"> должно заполниться значением «родительский».</w:t>
            </w:r>
            <w:r>
              <w:rPr>
                <w:lang w:val="uk-UA"/>
              </w:rPr>
              <w:t xml:space="preserve"> </w:t>
            </w:r>
          </w:p>
          <w:p w14:paraId="12CD5108" w14:textId="77777777" w:rsidR="00056C63" w:rsidRDefault="00056C63" w:rsidP="00056C63">
            <w:pPr>
              <w:pStyle w:val="ad"/>
              <w:jc w:val="left"/>
            </w:pPr>
            <w:r>
              <w:rPr>
                <w:lang w:val="uk-UA"/>
              </w:rPr>
              <w:lastRenderedPageBreak/>
              <w:t>Если объект закупки связан с извещением (т.е. признак «</w:t>
            </w:r>
            <w:r w:rsidRPr="00D914EC">
              <w:rPr>
                <w:lang w:val="uk-UA"/>
              </w:rPr>
              <w:t>Унаследованный из извещения объект закупки</w:t>
            </w:r>
            <w:r>
              <w:rPr>
                <w:lang w:val="uk-UA"/>
              </w:rPr>
              <w:t xml:space="preserve">» </w:t>
            </w:r>
            <w:r w:rsidRPr="0053404D">
              <w:t>IS_INHERITED_SUBJECT = 1</w:t>
            </w:r>
            <w:r>
              <w:rPr>
                <w:lang w:val="uk-UA"/>
              </w:rPr>
              <w:t>), то блок игнорируется при приеме и заполняется автоматически у</w:t>
            </w:r>
            <w:r w:rsidRPr="00F853AB">
              <w:rPr>
                <w:lang w:val="uk-UA"/>
              </w:rPr>
              <w:t>никальны</w:t>
            </w:r>
            <w:r>
              <w:rPr>
                <w:lang w:val="uk-UA"/>
              </w:rPr>
              <w:t>м</w:t>
            </w:r>
            <w:r w:rsidRPr="00F853AB">
              <w:rPr>
                <w:lang w:val="uk-UA"/>
              </w:rPr>
              <w:t xml:space="preserve"> идентификатор</w:t>
            </w:r>
            <w:r>
              <w:rPr>
                <w:lang w:val="uk-UA"/>
              </w:rPr>
              <w:t>ом</w:t>
            </w:r>
            <w:r w:rsidRPr="00F853AB">
              <w:rPr>
                <w:lang w:val="uk-UA"/>
              </w:rPr>
              <w:t xml:space="preserve"> предмета контракта (объекта закупки) в ЕИС</w:t>
            </w:r>
            <w:r>
              <w:rPr>
                <w:lang w:val="uk-UA"/>
              </w:rPr>
              <w:t xml:space="preserve">, </w:t>
            </w:r>
            <w:r w:rsidRPr="00F853AB">
              <w:rPr>
                <w:lang w:val="uk-UA"/>
              </w:rPr>
              <w:t>если наследуется соподчиненный объект закупки</w:t>
            </w:r>
            <w:r>
              <w:rPr>
                <w:lang w:val="uk-UA"/>
              </w:rPr>
              <w:t xml:space="preserve"> при выгрузке. </w:t>
            </w:r>
            <w:r>
              <w:t xml:space="preserve">При этом заполняется бизнес-атрибут </w:t>
            </w:r>
            <w:r w:rsidRPr="0022400D">
              <w:t>«Ссылка на «родительский» объект закупки»</w:t>
            </w:r>
            <w:r>
              <w:t xml:space="preserve"> из извещения.</w:t>
            </w:r>
          </w:p>
          <w:p w14:paraId="4C55CA6D" w14:textId="3C63228D" w:rsidR="00056C63" w:rsidRDefault="00056C63" w:rsidP="00056C63">
            <w:pPr>
              <w:pStyle w:val="ad"/>
              <w:jc w:val="left"/>
            </w:pPr>
          </w:p>
          <w:p w14:paraId="5F6244AB" w14:textId="77777777" w:rsidR="007328A3" w:rsidRPr="00177FD2" w:rsidRDefault="007328A3" w:rsidP="007328A3">
            <w:pPr>
              <w:pStyle w:val="ad"/>
              <w:jc w:val="left"/>
            </w:pPr>
            <w:r w:rsidRPr="00177FD2">
              <w:t xml:space="preserve">Поле «Предустановлено программное обеспечение» (products/product/isSoftware). </w:t>
            </w:r>
          </w:p>
          <w:p w14:paraId="6ADAC830" w14:textId="53A70E06" w:rsidR="00177FD2" w:rsidRDefault="00177FD2" w:rsidP="00177FD2">
            <w:pPr>
              <w:pStyle w:val="ad"/>
              <w:jc w:val="left"/>
            </w:pPr>
            <w:r>
              <w:t>При приеме проекта первоначальной версии, сформированного на основании электронного контракта в структурированном виде по конкурентным процедурам (КР) и ед. поставщику с улицы (ЕКР) наследуется из извещения (</w:t>
            </w:r>
            <w:r>
              <w:rPr>
                <w:rStyle w:val="Hyperlink6"/>
                <w:rFonts w:eastAsia="Arial Unicode MS"/>
              </w:rPr>
              <w:t>если первая версия связанного извещения размещена с даты в настройке «Применение реестровых номеров по нац. режиму»</w:t>
            </w:r>
            <w:r>
              <w:t xml:space="preserve">). </w:t>
            </w:r>
            <w:r w:rsidRPr="003243D8">
              <w:t>В остальных случаях принимается и сохраняется из пакета</w:t>
            </w:r>
            <w:r>
              <w:t xml:space="preserve"> (для проекта контракта первоначальной версии, сформированного на основании электронного контракта в структурированном виде</w:t>
            </w:r>
            <w:r>
              <w:rPr>
                <w:rFonts w:eastAsia="Arial Unicode MS"/>
              </w:rPr>
              <w:t xml:space="preserve"> </w:t>
            </w:r>
            <w:r>
              <w:rPr>
                <w:rStyle w:val="Hyperlink6"/>
                <w:rFonts w:eastAsia="Arial Unicode MS"/>
              </w:rPr>
              <w:t>с прямым ед. поставщиком (ЕР), если первая версия проекта электронного контракта размещена с даты в настройке «Применение реестровых номеров по нац. режиму»</w:t>
            </w:r>
            <w:r>
              <w:t>).</w:t>
            </w:r>
          </w:p>
          <w:p w14:paraId="663EC721" w14:textId="77777777" w:rsidR="00177FD2" w:rsidRPr="007328A3" w:rsidRDefault="00177FD2" w:rsidP="00177FD2">
            <w:pPr>
              <w:pStyle w:val="ad"/>
              <w:jc w:val="left"/>
            </w:pPr>
            <w:r>
              <w:t xml:space="preserve">Игнорируется при приеме, не заполняется при передаче, если заполнен блок </w:t>
            </w:r>
            <w:r w:rsidRPr="007328A3">
              <w:t xml:space="preserve">«Сведения об объекте закупки в том случае, когда </w:t>
            </w:r>
            <w:r>
              <w:t>объектом закупки является лекар</w:t>
            </w:r>
            <w:r w:rsidRPr="007328A3">
              <w:t>ственный препарат» (drugPurchaseObjectInfo)</w:t>
            </w:r>
          </w:p>
          <w:p w14:paraId="5D56ED4F" w14:textId="77777777" w:rsidR="00177FD2" w:rsidRPr="007328A3" w:rsidRDefault="00177FD2" w:rsidP="00D075D2">
            <w:pPr>
              <w:pStyle w:val="ad"/>
              <w:jc w:val="left"/>
            </w:pPr>
          </w:p>
          <w:p w14:paraId="5ED2961E" w14:textId="77777777" w:rsidR="007328A3" w:rsidRDefault="007328A3" w:rsidP="007328A3">
            <w:pPr>
              <w:pStyle w:val="ad"/>
              <w:jc w:val="left"/>
            </w:pPr>
          </w:p>
          <w:p w14:paraId="5C9E3FAC" w14:textId="49FEE34F" w:rsidR="007328A3" w:rsidRDefault="007328A3" w:rsidP="002364DE">
            <w:pPr>
              <w:pStyle w:val="ad"/>
              <w:jc w:val="left"/>
            </w:pPr>
            <w:r>
              <w:t>Поле «</w:t>
            </w:r>
            <w:r w:rsidRPr="003243D8">
              <w:t>Запрет закупок товаров, происходящих из иностранных государств, выполняемых работ, оказываемых услуг иностранными лицами</w:t>
            </w:r>
            <w:r>
              <w:t>» (</w:t>
            </w:r>
            <w:r w:rsidRPr="00341CC8">
              <w:rPr>
                <w:lang w:val="en-US"/>
              </w:rPr>
              <w:t>products</w:t>
            </w:r>
            <w:r w:rsidRPr="003243D8">
              <w:t>/</w:t>
            </w:r>
            <w:r w:rsidRPr="00341CC8">
              <w:rPr>
                <w:lang w:val="en-US"/>
              </w:rPr>
              <w:t>product</w:t>
            </w:r>
            <w:r w:rsidRPr="003243D8">
              <w:t>/</w:t>
            </w:r>
            <w:r w:rsidRPr="003243D8">
              <w:rPr>
                <w:lang w:val="en-US"/>
              </w:rPr>
              <w:t>isProhibitionForeignPurchaseObjects</w:t>
            </w:r>
            <w:r>
              <w:t xml:space="preserve">). </w:t>
            </w:r>
          </w:p>
          <w:p w14:paraId="3CEF8C31" w14:textId="3E33927C" w:rsidR="00177FD2" w:rsidRDefault="00177FD2" w:rsidP="007328A3">
            <w:pPr>
              <w:pStyle w:val="ad"/>
              <w:jc w:val="left"/>
            </w:pPr>
            <w:r>
              <w:t>При приеме проекта первоначальной версии, сформированного на основании электронного контракта в структурированном виде по конкурентным процедурам (КР) и ед. поставщику с улицы (ЕКР) наследуется из извещения (</w:t>
            </w:r>
            <w:r>
              <w:rPr>
                <w:rStyle w:val="Hyperlink6"/>
                <w:rFonts w:eastAsia="Arial Unicode MS"/>
              </w:rPr>
              <w:t>если первая версия связанного извещения размещена с даты в настройке «Применение реестровых номеров по нац. режиму»</w:t>
            </w:r>
            <w:r>
              <w:t xml:space="preserve">). </w:t>
            </w:r>
            <w:r w:rsidRPr="003243D8">
              <w:t>В остальных случаях принимается и сохраняется из пакета</w:t>
            </w:r>
            <w:r>
              <w:t xml:space="preserve"> (для проекта контракта первоначальной версии, сформированного на основании электронного контракта в структурированном виде</w:t>
            </w:r>
            <w:r>
              <w:rPr>
                <w:rFonts w:eastAsia="Arial Unicode MS"/>
              </w:rPr>
              <w:t xml:space="preserve"> </w:t>
            </w:r>
            <w:r>
              <w:rPr>
                <w:rStyle w:val="Hyperlink6"/>
                <w:rFonts w:eastAsia="Arial Unicode MS"/>
              </w:rPr>
              <w:t>с прямым ед. поставщиком (ЕР), если первая версия проекта электронного контракта размещена с даты в настройке «Применение реестровых номеров по нац. режиму»</w:t>
            </w:r>
            <w:r>
              <w:t>)</w:t>
            </w:r>
          </w:p>
          <w:p w14:paraId="1934A71A" w14:textId="77777777" w:rsidR="00177FD2" w:rsidRDefault="00177FD2" w:rsidP="007328A3">
            <w:pPr>
              <w:pStyle w:val="ad"/>
              <w:jc w:val="left"/>
            </w:pPr>
          </w:p>
          <w:p w14:paraId="3DFD8AF7" w14:textId="77777777" w:rsidR="007328A3" w:rsidRPr="007328A3" w:rsidRDefault="007328A3" w:rsidP="007328A3">
            <w:pPr>
              <w:pStyle w:val="ad"/>
              <w:jc w:val="left"/>
              <w:rPr>
                <w:b/>
                <w:lang w:val="en-US"/>
              </w:rPr>
            </w:pPr>
            <w:r w:rsidRPr="007328A3">
              <w:rPr>
                <w:b/>
              </w:rPr>
              <w:t>Блок</w:t>
            </w:r>
            <w:r w:rsidRPr="007328A3">
              <w:rPr>
                <w:b/>
                <w:lang w:val="en-US"/>
              </w:rPr>
              <w:t xml:space="preserve"> «</w:t>
            </w:r>
            <w:r w:rsidRPr="007328A3">
              <w:rPr>
                <w:b/>
              </w:rPr>
              <w:t>Реестровый</w:t>
            </w:r>
            <w:r w:rsidRPr="007328A3">
              <w:rPr>
                <w:b/>
                <w:lang w:val="en-US"/>
              </w:rPr>
              <w:t xml:space="preserve"> </w:t>
            </w:r>
            <w:r w:rsidRPr="007328A3">
              <w:rPr>
                <w:b/>
              </w:rPr>
              <w:t>номер</w:t>
            </w:r>
            <w:r w:rsidRPr="007328A3">
              <w:rPr>
                <w:b/>
                <w:lang w:val="en-US"/>
              </w:rPr>
              <w:t>» (products/product/registrationNumbersInfo)</w:t>
            </w:r>
          </w:p>
          <w:p w14:paraId="42C90BA2" w14:textId="3EAB2E1C" w:rsidR="007328A3" w:rsidRDefault="007328A3" w:rsidP="007328A3">
            <w:pPr>
              <w:pStyle w:val="ad"/>
              <w:jc w:val="left"/>
              <w:rPr>
                <w:lang w:val="en-US"/>
              </w:rPr>
            </w:pPr>
          </w:p>
          <w:p w14:paraId="4814B845" w14:textId="36A3630F" w:rsidR="00AE1923" w:rsidRPr="00AE1923" w:rsidRDefault="00AE1923" w:rsidP="007328A3">
            <w:pPr>
              <w:pStyle w:val="ad"/>
              <w:jc w:val="left"/>
            </w:pPr>
            <w:r w:rsidRPr="000656D6">
              <w:t>При приеме проекта первоначальной версии, сформированного на основании электронного контракта в структурированном виде по конкурентным процедурам (КР)</w:t>
            </w:r>
            <w:ins w:id="85" w:author="Автор">
              <w:r w:rsidR="004B4422">
                <w:t xml:space="preserve"> И при приеме изменений </w:t>
              </w:r>
              <w:r w:rsidR="004B4422" w:rsidRPr="000656D6">
                <w:t>по конкурентным процедурам (КР)</w:t>
              </w:r>
              <w:r w:rsidR="004B4422">
                <w:t>, если признак «Документ на базе РЭК» установлен,</w:t>
              </w:r>
              <w:r w:rsidR="004B4422" w:rsidRPr="000656D6">
                <w:t xml:space="preserve"> </w:t>
              </w:r>
            </w:ins>
            <w:r w:rsidRPr="000656D6">
              <w:t xml:space="preserve"> наследуется из </w:t>
            </w:r>
            <w:r>
              <w:t>протокола</w:t>
            </w:r>
            <w:r w:rsidRPr="000656D6">
              <w:t xml:space="preserve"> (если первая версия связанного извещения размещена с даты в настройке «Применение реестровых номеров по нац. режиму»)</w:t>
            </w:r>
            <w:r>
              <w:t>. В остальных случаях:</w:t>
            </w:r>
          </w:p>
          <w:p w14:paraId="11E2E5F2" w14:textId="2C27A0FE" w:rsidR="00AE1923" w:rsidRDefault="00AE1923" w:rsidP="002A67BA">
            <w:pPr>
              <w:pStyle w:val="ad"/>
              <w:numPr>
                <w:ilvl w:val="0"/>
                <w:numId w:val="289"/>
              </w:numPr>
              <w:jc w:val="left"/>
            </w:pPr>
            <w:r>
              <w:t>Для контрактов, первая версия которых размещена до выхода версии 16.1, принимается и сохраняется из пакета, если установлен признак «Запрет закупок товаров, происходящих из иностранных государств, выполняемых работ, оказываемых услуг иностранными лицами» (isProhibitionForeignPurchaseObjects);</w:t>
            </w:r>
          </w:p>
          <w:p w14:paraId="12CF88F8" w14:textId="50A5656E" w:rsidR="00AE1923" w:rsidRDefault="00AE1923" w:rsidP="002A67BA">
            <w:pPr>
              <w:pStyle w:val="ad"/>
              <w:numPr>
                <w:ilvl w:val="0"/>
                <w:numId w:val="289"/>
              </w:numPr>
              <w:jc w:val="left"/>
            </w:pPr>
            <w:r>
              <w:t xml:space="preserve">Для контрактов, первая версия которых размещена после выхода версии 16.1, принимается и сохраняется из пакета в сведения об объекте закупки, </w:t>
            </w:r>
            <w:r w:rsidRPr="002364DE">
              <w:t>не являющимся лекарственным препаратом</w:t>
            </w:r>
            <w:r>
              <w:t>, если установлен признак «Запрет закупок товаров, происходящих из иностранных государств, выполняемых работ, оказываемых услуг иностранными лицами» (isProhibitionForeignPurchaseObjects).</w:t>
            </w:r>
          </w:p>
          <w:p w14:paraId="74311782" w14:textId="463CF204" w:rsidR="00214C0A" w:rsidRPr="00214C0A" w:rsidRDefault="00214C0A" w:rsidP="00214C0A">
            <w:pPr>
              <w:pStyle w:val="ad"/>
              <w:jc w:val="left"/>
            </w:pPr>
            <w:r>
              <w:t>Блок игнорируется при приеме, не заполняется при передаче, если в поле «Тип объекта закупки» (</w:t>
            </w:r>
            <w:r w:rsidRPr="00214C0A">
              <w:rPr>
                <w:bCs/>
                <w:lang w:val="en-US"/>
              </w:rPr>
              <w:t>products</w:t>
            </w:r>
            <w:r w:rsidRPr="00214C0A">
              <w:rPr>
                <w:bCs/>
              </w:rPr>
              <w:t>/</w:t>
            </w:r>
            <w:r w:rsidRPr="00214C0A">
              <w:rPr>
                <w:bCs/>
                <w:lang w:val="en-US"/>
              </w:rPr>
              <w:t>product</w:t>
            </w:r>
            <w:r w:rsidRPr="00214C0A">
              <w:rPr>
                <w:bCs/>
              </w:rPr>
              <w:t>/</w:t>
            </w:r>
            <w:r>
              <w:rPr>
                <w:bCs/>
                <w:lang w:val="en-US"/>
              </w:rPr>
              <w:t>type</w:t>
            </w:r>
            <w:r w:rsidRPr="00214C0A">
              <w:rPr>
                <w:bCs/>
              </w:rPr>
              <w:t xml:space="preserve">) </w:t>
            </w:r>
            <w:r>
              <w:rPr>
                <w:bCs/>
              </w:rPr>
              <w:t>указано значение «</w:t>
            </w:r>
            <w:r>
              <w:rPr>
                <w:bCs/>
                <w:lang w:val="en-US"/>
              </w:rPr>
              <w:t>WORK</w:t>
            </w:r>
            <w:r>
              <w:rPr>
                <w:bCs/>
              </w:rPr>
              <w:t>» или «</w:t>
            </w:r>
            <w:r>
              <w:rPr>
                <w:bCs/>
                <w:lang w:val="en-US"/>
              </w:rPr>
              <w:t>SERVICE</w:t>
            </w:r>
            <w:r>
              <w:rPr>
                <w:bCs/>
              </w:rPr>
              <w:t>».</w:t>
            </w:r>
          </w:p>
          <w:p w14:paraId="7EC12110" w14:textId="77777777" w:rsidR="00177FD2" w:rsidRDefault="00177FD2" w:rsidP="00177FD2">
            <w:pPr>
              <w:pStyle w:val="ad"/>
              <w:jc w:val="left"/>
            </w:pPr>
          </w:p>
          <w:p w14:paraId="521E681C" w14:textId="77777777" w:rsidR="00177FD2" w:rsidRDefault="00177FD2" w:rsidP="00177FD2">
            <w:pPr>
              <w:pStyle w:val="ad"/>
              <w:jc w:val="left"/>
            </w:pPr>
            <w:r>
              <w:lastRenderedPageBreak/>
              <w:t>Поле</w:t>
            </w:r>
            <w:r w:rsidRPr="000656D6">
              <w:rPr>
                <w:lang w:val="en-US"/>
              </w:rPr>
              <w:t xml:space="preserve"> «</w:t>
            </w:r>
            <w:r>
              <w:t>Тип</w:t>
            </w:r>
            <w:r w:rsidRPr="000656D6">
              <w:rPr>
                <w:lang w:val="en-US"/>
              </w:rPr>
              <w:t xml:space="preserve"> (</w:t>
            </w:r>
            <w:r>
              <w:t>оборудование</w:t>
            </w:r>
            <w:r w:rsidRPr="000656D6">
              <w:rPr>
                <w:lang w:val="en-US"/>
              </w:rPr>
              <w:t>/</w:t>
            </w:r>
            <w:r>
              <w:t>ПО</w:t>
            </w:r>
            <w:r w:rsidRPr="000656D6">
              <w:rPr>
                <w:lang w:val="en-US"/>
              </w:rPr>
              <w:t>)» (</w:t>
            </w:r>
            <w:r w:rsidRPr="00341CC8">
              <w:rPr>
                <w:lang w:val="en-US"/>
              </w:rPr>
              <w:t>products</w:t>
            </w:r>
            <w:r w:rsidRPr="000656D6">
              <w:rPr>
                <w:lang w:val="en-US"/>
              </w:rPr>
              <w:t>/</w:t>
            </w:r>
            <w:r w:rsidRPr="00341CC8">
              <w:rPr>
                <w:lang w:val="en-US"/>
              </w:rPr>
              <w:t>product</w:t>
            </w:r>
            <w:r w:rsidRPr="000656D6">
              <w:rPr>
                <w:lang w:val="en-US"/>
              </w:rPr>
              <w:t>/</w:t>
            </w:r>
            <w:r w:rsidRPr="00341CC8">
              <w:rPr>
                <w:lang w:val="en-US"/>
              </w:rPr>
              <w:t>typeEquipment</w:t>
            </w:r>
            <w:r w:rsidRPr="000656D6">
              <w:rPr>
                <w:lang w:val="en-US"/>
              </w:rPr>
              <w:t xml:space="preserve">). </w:t>
            </w:r>
            <w:r>
              <w:t>Принимается и схранятеся из пакета, если в связанном извещении установлен признак «Предустановлено программное обеспечение». Иначе игнорируем при приеме. Допустимые значения:</w:t>
            </w:r>
          </w:p>
          <w:p w14:paraId="738CD967" w14:textId="77777777" w:rsidR="00177FD2" w:rsidRDefault="00177FD2" w:rsidP="00177FD2">
            <w:pPr>
              <w:pStyle w:val="ad"/>
              <w:jc w:val="left"/>
            </w:pPr>
            <w:r>
              <w:t></w:t>
            </w:r>
            <w:r>
              <w:tab/>
              <w:t>HW-оборудование</w:t>
            </w:r>
          </w:p>
          <w:p w14:paraId="7D7D3F72" w14:textId="77777777" w:rsidR="00177FD2" w:rsidRDefault="00177FD2" w:rsidP="00177FD2">
            <w:pPr>
              <w:pStyle w:val="ad"/>
              <w:jc w:val="left"/>
            </w:pPr>
            <w:r>
              <w:t></w:t>
            </w:r>
            <w:r>
              <w:tab/>
              <w:t>SW-ПО</w:t>
            </w:r>
          </w:p>
          <w:p w14:paraId="48F80282" w14:textId="77777777" w:rsidR="00177FD2" w:rsidRDefault="00177FD2" w:rsidP="00177FD2">
            <w:pPr>
              <w:pStyle w:val="ad"/>
              <w:jc w:val="left"/>
            </w:pPr>
          </w:p>
          <w:p w14:paraId="6D850612" w14:textId="77777777" w:rsidR="00177FD2" w:rsidRPr="007328A3" w:rsidRDefault="00177FD2" w:rsidP="00177FD2">
            <w:pPr>
              <w:pStyle w:val="ad"/>
              <w:jc w:val="left"/>
            </w:pPr>
            <w:r>
              <w:t>Блок</w:t>
            </w:r>
            <w:r w:rsidRPr="007328A3">
              <w:t xml:space="preserve"> «</w:t>
            </w:r>
            <w:r>
              <w:t>Страна</w:t>
            </w:r>
            <w:r w:rsidRPr="007328A3">
              <w:t xml:space="preserve"> </w:t>
            </w:r>
            <w:r>
              <w:t>происхождения</w:t>
            </w:r>
            <w:r w:rsidRPr="007328A3">
              <w:t xml:space="preserve"> </w:t>
            </w:r>
            <w:r>
              <w:t>товара</w:t>
            </w:r>
            <w:r w:rsidRPr="007328A3">
              <w:t>» (</w:t>
            </w:r>
            <w:r w:rsidRPr="00341CC8">
              <w:rPr>
                <w:lang w:val="en-US"/>
              </w:rPr>
              <w:t>products</w:t>
            </w:r>
            <w:r w:rsidRPr="007328A3">
              <w:t>/</w:t>
            </w:r>
            <w:r w:rsidRPr="00341CC8">
              <w:rPr>
                <w:lang w:val="en-US"/>
              </w:rPr>
              <w:t>product</w:t>
            </w:r>
            <w:r w:rsidRPr="007328A3">
              <w:t>/</w:t>
            </w:r>
            <w:r w:rsidRPr="00341CC8">
              <w:rPr>
                <w:lang w:val="en-US"/>
              </w:rPr>
              <w:t>originCountryInfo</w:t>
            </w:r>
            <w:r w:rsidRPr="007328A3">
              <w:t>):</w:t>
            </w:r>
          </w:p>
          <w:p w14:paraId="2346E05E" w14:textId="77777777" w:rsidR="00177FD2" w:rsidRDefault="00177FD2" w:rsidP="00177FD2">
            <w:pPr>
              <w:pStyle w:val="ad"/>
              <w:jc w:val="left"/>
            </w:pPr>
            <w:r w:rsidRPr="00341CC8">
              <w:rPr>
                <w:lang w:val="en-US"/>
              </w:rPr>
              <w:t>­</w:t>
            </w:r>
            <w:r w:rsidRPr="00341CC8">
              <w:rPr>
                <w:lang w:val="en-US"/>
              </w:rPr>
              <w:tab/>
            </w:r>
            <w:r>
              <w:t>поле</w:t>
            </w:r>
            <w:r w:rsidRPr="00341CC8">
              <w:rPr>
                <w:lang w:val="en-US"/>
              </w:rPr>
              <w:t xml:space="preserve"> «</w:t>
            </w:r>
            <w:r>
              <w:t>Цифровой</w:t>
            </w:r>
            <w:r w:rsidRPr="00341CC8">
              <w:rPr>
                <w:lang w:val="en-US"/>
              </w:rPr>
              <w:t xml:space="preserve"> </w:t>
            </w:r>
            <w:r>
              <w:t>код</w:t>
            </w:r>
            <w:r w:rsidRPr="00341CC8">
              <w:rPr>
                <w:lang w:val="en-US"/>
              </w:rPr>
              <w:t xml:space="preserve"> </w:t>
            </w:r>
            <w:r>
              <w:t>страны</w:t>
            </w:r>
            <w:r w:rsidRPr="00341CC8">
              <w:rPr>
                <w:lang w:val="en-US"/>
              </w:rPr>
              <w:t xml:space="preserve">» (products/product/registrationNumbersInfo/originCountryInfo/countryCode). </w:t>
            </w:r>
            <w:r>
              <w:t>Принимается и сохраняется. Контролируется на присутствие в справочнике "Общероссийский классификатор стран мира (ОКСМ)" (nsiOKSM)</w:t>
            </w:r>
          </w:p>
          <w:p w14:paraId="711A4B7D" w14:textId="77777777" w:rsidR="00177FD2" w:rsidRDefault="00177FD2" w:rsidP="00177FD2">
            <w:pPr>
              <w:pStyle w:val="ad"/>
              <w:jc w:val="left"/>
            </w:pPr>
            <w:r>
              <w:t>­</w:t>
            </w:r>
            <w:r>
              <w:tab/>
              <w:t>поле «Полное наименование страны» (</w:t>
            </w:r>
            <w:r w:rsidRPr="00193546">
              <w:t>products/product/</w:t>
            </w:r>
            <w:r>
              <w:t>registrationNumbersInfo/originCountryInfo/countryFullName) игнорируется при приеме, заполняется при передаче по коду страны значением из справочника "Общероссийский классификатор стран мира (ОКСМ)" (nsiOKSM)</w:t>
            </w:r>
          </w:p>
          <w:p w14:paraId="18CEF658" w14:textId="77777777" w:rsidR="00177FD2" w:rsidRDefault="00177FD2" w:rsidP="00177FD2">
            <w:pPr>
              <w:pStyle w:val="ad"/>
              <w:jc w:val="left"/>
            </w:pPr>
          </w:p>
          <w:p w14:paraId="56CD523A" w14:textId="77777777" w:rsidR="00177FD2" w:rsidRDefault="00177FD2" w:rsidP="00177FD2">
            <w:pPr>
              <w:pStyle w:val="ad"/>
              <w:jc w:val="left"/>
            </w:pPr>
            <w:r>
              <w:t>Поле</w:t>
            </w:r>
            <w:r w:rsidRPr="00341CC8">
              <w:rPr>
                <w:lang w:val="en-US"/>
              </w:rPr>
              <w:t xml:space="preserve"> «</w:t>
            </w:r>
            <w:r>
              <w:t>Тип</w:t>
            </w:r>
            <w:r w:rsidRPr="00341CC8">
              <w:rPr>
                <w:lang w:val="en-US"/>
              </w:rPr>
              <w:t xml:space="preserve"> </w:t>
            </w:r>
            <w:r>
              <w:t>реестра</w:t>
            </w:r>
            <w:r w:rsidRPr="00341CC8">
              <w:rPr>
                <w:lang w:val="en-US"/>
              </w:rPr>
              <w:t xml:space="preserve">» (products/product/registrationNumbersInfo/ typeRegistry). </w:t>
            </w:r>
            <w:r>
              <w:t>Принимается и схранятеся из пакета. Допустимые значения:</w:t>
            </w:r>
          </w:p>
          <w:p w14:paraId="1DD8671F" w14:textId="77777777" w:rsidR="00177FD2" w:rsidRDefault="00177FD2" w:rsidP="00177FD2">
            <w:pPr>
              <w:pStyle w:val="ad"/>
              <w:jc w:val="left"/>
            </w:pPr>
            <w:r>
              <w:t></w:t>
            </w:r>
            <w:r>
              <w:tab/>
              <w:t>npErpp - 'ЕВРАЗЭС';</w:t>
            </w:r>
          </w:p>
          <w:p w14:paraId="11F8C0E5" w14:textId="77777777" w:rsidR="00177FD2" w:rsidRDefault="00177FD2" w:rsidP="00177FD2">
            <w:pPr>
              <w:pStyle w:val="ad"/>
              <w:jc w:val="left"/>
            </w:pPr>
            <w:r>
              <w:t></w:t>
            </w:r>
            <w:r>
              <w:tab/>
              <w:t>npRrpo - 'ПО РФ'</w:t>
            </w:r>
          </w:p>
          <w:p w14:paraId="0F0CC040" w14:textId="77777777" w:rsidR="00177FD2" w:rsidRDefault="00177FD2" w:rsidP="00177FD2">
            <w:pPr>
              <w:pStyle w:val="ad"/>
              <w:jc w:val="left"/>
            </w:pPr>
            <w:r>
              <w:t></w:t>
            </w:r>
            <w:r>
              <w:tab/>
              <w:t>npPrpp - 'ГИСП';</w:t>
            </w:r>
          </w:p>
          <w:p w14:paraId="77380D6C" w14:textId="77777777" w:rsidR="00177FD2" w:rsidRDefault="00177FD2" w:rsidP="00177FD2">
            <w:pPr>
              <w:pStyle w:val="ad"/>
              <w:jc w:val="left"/>
            </w:pPr>
            <w:r>
              <w:t></w:t>
            </w:r>
            <w:r>
              <w:tab/>
              <w:t>npErpo - 'ПО ЕВРАЗЭС'</w:t>
            </w:r>
          </w:p>
          <w:p w14:paraId="3C67CE96" w14:textId="77777777" w:rsidR="00177FD2" w:rsidRDefault="00177FD2" w:rsidP="00177FD2">
            <w:pPr>
              <w:pStyle w:val="ad"/>
              <w:jc w:val="left"/>
            </w:pPr>
            <w:r>
              <w:t></w:t>
            </w:r>
            <w:r>
              <w:tab/>
              <w:t>none - 'Нет в реестре'</w:t>
            </w:r>
          </w:p>
          <w:p w14:paraId="756D2F20" w14:textId="77777777" w:rsidR="00177FD2" w:rsidRDefault="00177FD2" w:rsidP="00177FD2">
            <w:pPr>
              <w:pStyle w:val="ad"/>
              <w:jc w:val="left"/>
            </w:pPr>
          </w:p>
          <w:p w14:paraId="78B5C845" w14:textId="77777777" w:rsidR="00177FD2" w:rsidRDefault="00177FD2" w:rsidP="00177FD2">
            <w:pPr>
              <w:pStyle w:val="ad"/>
              <w:jc w:val="left"/>
            </w:pPr>
            <w:r>
              <w:t>Поле</w:t>
            </w:r>
            <w:r w:rsidRPr="00341CC8">
              <w:rPr>
                <w:lang w:val="en-US"/>
              </w:rPr>
              <w:t xml:space="preserve"> «</w:t>
            </w:r>
            <w:r>
              <w:t>Реестровый</w:t>
            </w:r>
            <w:r w:rsidRPr="00341CC8">
              <w:rPr>
                <w:lang w:val="en-US"/>
              </w:rPr>
              <w:t xml:space="preserve"> </w:t>
            </w:r>
            <w:r>
              <w:t>номер</w:t>
            </w:r>
            <w:r w:rsidRPr="00341CC8">
              <w:rPr>
                <w:lang w:val="en-US"/>
              </w:rPr>
              <w:t xml:space="preserve">» (products/product/registrationNumbersInfo/ registrationNumber). </w:t>
            </w:r>
            <w:r>
              <w:t>Принимается и схранятеся из пакета после прохождения контроля (ЭЗК2020_ИК_3121).</w:t>
            </w:r>
          </w:p>
          <w:p w14:paraId="70D103C3" w14:textId="77777777" w:rsidR="00177FD2" w:rsidRDefault="00177FD2" w:rsidP="00177FD2">
            <w:pPr>
              <w:pStyle w:val="ad"/>
              <w:jc w:val="left"/>
            </w:pPr>
          </w:p>
          <w:p w14:paraId="1D8A440E" w14:textId="77777777" w:rsidR="00177FD2" w:rsidRPr="00EA3730" w:rsidRDefault="00177FD2" w:rsidP="00177FD2">
            <w:pPr>
              <w:pStyle w:val="ad"/>
              <w:jc w:val="left"/>
              <w:rPr>
                <w:bCs/>
              </w:rPr>
            </w:pPr>
            <w:r>
              <w:t>Поле</w:t>
            </w:r>
            <w:r w:rsidRPr="00341CC8">
              <w:rPr>
                <w:lang w:val="en-US"/>
              </w:rPr>
              <w:t xml:space="preserve"> «</w:t>
            </w:r>
            <w:r>
              <w:t>Баллы</w:t>
            </w:r>
            <w:r w:rsidRPr="00341CC8">
              <w:rPr>
                <w:lang w:val="en-US"/>
              </w:rPr>
              <w:t xml:space="preserve">» (products/product/registrationNumbersInfo/scores). </w:t>
            </w:r>
            <w:r>
              <w:rPr>
                <w:bCs/>
              </w:rPr>
              <w:t xml:space="preserve">Принимается и сохраняется. </w:t>
            </w:r>
            <w:r w:rsidRPr="00977708">
              <w:rPr>
                <w:bCs/>
              </w:rPr>
              <w:t>При приеме контролируется на присутствие в справочнике «Тип реестра» (typeRegistry)  по указанному реестровому номеру (registrationNumber)</w:t>
            </w:r>
          </w:p>
          <w:p w14:paraId="33997CED" w14:textId="77777777" w:rsidR="00177FD2" w:rsidRDefault="00177FD2" w:rsidP="00D075D2">
            <w:pPr>
              <w:pStyle w:val="ad"/>
              <w:jc w:val="left"/>
            </w:pPr>
          </w:p>
          <w:p w14:paraId="7EEA7FAA" w14:textId="77777777" w:rsidR="00D51782" w:rsidRPr="007C194F" w:rsidRDefault="00D51782" w:rsidP="00056C63">
            <w:pPr>
              <w:pStyle w:val="ad"/>
              <w:jc w:val="left"/>
            </w:pPr>
          </w:p>
          <w:p w14:paraId="145D2952" w14:textId="19FB9714" w:rsidR="00056C63" w:rsidRPr="007077D0" w:rsidRDefault="00056C63" w:rsidP="00056C63">
            <w:pPr>
              <w:pStyle w:val="ad"/>
              <w:jc w:val="center"/>
              <w:rPr>
                <w:b/>
              </w:rPr>
            </w:pPr>
            <w:r w:rsidRPr="007077D0">
              <w:rPr>
                <w:b/>
              </w:rPr>
              <w:t>Блок «Сведения об объекте закупки в том случае, когда объектом закупки является лекарственный препарат»</w:t>
            </w:r>
            <w:r>
              <w:rPr>
                <w:b/>
              </w:rPr>
              <w:t xml:space="preserve"> (</w:t>
            </w:r>
            <w:r w:rsidRPr="007077D0">
              <w:rPr>
                <w:b/>
              </w:rPr>
              <w:t>drugPurchaseObjectInfo</w:t>
            </w:r>
            <w:r>
              <w:rPr>
                <w:b/>
              </w:rPr>
              <w:t>)</w:t>
            </w:r>
          </w:p>
          <w:p w14:paraId="5506E5C9" w14:textId="77777777" w:rsidR="00056C63" w:rsidRDefault="00056C63" w:rsidP="00056C63">
            <w:pPr>
              <w:pStyle w:val="ad"/>
              <w:jc w:val="left"/>
            </w:pPr>
          </w:p>
          <w:p w14:paraId="71262B01" w14:textId="699780F1" w:rsidR="00056C63" w:rsidRDefault="00056C63" w:rsidP="00056C63">
            <w:pPr>
              <w:pStyle w:val="ad"/>
              <w:jc w:val="left"/>
            </w:pPr>
            <w:r>
              <w:t>Блок «</w:t>
            </w:r>
            <w:r w:rsidRPr="003512C6">
              <w:t>Информация о лекарственных препаратах формируется в текстовой форме</w:t>
            </w:r>
            <w:r>
              <w:t>» (</w:t>
            </w:r>
            <w:r w:rsidRPr="003512C6">
              <w:t>drugInfoUsingTextForm</w:t>
            </w:r>
            <w:r>
              <w:t>) – устарел, оставлен для обратной совместимости, игнорируется при приеме-передаче.</w:t>
            </w:r>
          </w:p>
          <w:p w14:paraId="7B61C93C" w14:textId="77777777" w:rsidR="00056C63" w:rsidRPr="00094417" w:rsidRDefault="00056C63" w:rsidP="00056C63">
            <w:pPr>
              <w:pStyle w:val="ad"/>
              <w:jc w:val="left"/>
            </w:pPr>
          </w:p>
          <w:p w14:paraId="138FC3F0" w14:textId="405C2F47" w:rsidR="00056C63" w:rsidRDefault="00056C63" w:rsidP="00056C63">
            <w:pPr>
              <w:pStyle w:val="ad"/>
              <w:jc w:val="left"/>
            </w:pPr>
          </w:p>
          <w:p w14:paraId="43C760FB" w14:textId="3A74CB34" w:rsidR="00056C63" w:rsidRPr="00E17276" w:rsidRDefault="00056C63" w:rsidP="00056C63">
            <w:pPr>
              <w:pStyle w:val="ad"/>
              <w:jc w:val="left"/>
            </w:pPr>
            <w:r>
              <w:t>В случае если для данной организации, размещающей сведения о контракте, (блок «</w:t>
            </w:r>
            <w:r w:rsidRPr="004B5F72">
              <w:t>Информация об организации, разместившей контракт</w:t>
            </w:r>
            <w:r>
              <w:t>» (</w:t>
            </w:r>
            <w:r>
              <w:rPr>
                <w:lang w:val="en-US"/>
              </w:rPr>
              <w:t>placer</w:t>
            </w:r>
            <w:r>
              <w:t xml:space="preserve">), либо, если блок </w:t>
            </w:r>
            <w:r>
              <w:rPr>
                <w:lang w:val="en-US"/>
              </w:rPr>
              <w:t>placer</w:t>
            </w:r>
            <w:r w:rsidRPr="004B5F72">
              <w:t xml:space="preserve"> </w:t>
            </w:r>
            <w:r>
              <w:t>не заполнен – то блок «</w:t>
            </w:r>
            <w:r w:rsidRPr="004B5F72">
              <w:t>Заказчик</w:t>
            </w:r>
            <w:r>
              <w:t>» (</w:t>
            </w:r>
            <w:r w:rsidRPr="004B5F72">
              <w:t>customer</w:t>
            </w:r>
            <w:r>
              <w:t xml:space="preserve">)) включена настройка возможности ввода информации о лекарственном препарате текстом </w:t>
            </w:r>
            <w:r w:rsidRPr="00E17276">
              <w:t>(</w:t>
            </w:r>
            <w:r>
              <w:t>см. доработку ГУИ «</w:t>
            </w:r>
            <w:r w:rsidRPr="00E17276">
              <w:t>FCSNF-</w:t>
            </w:r>
            <w:r>
              <w:t xml:space="preserve">4028 </w:t>
            </w:r>
            <w:r w:rsidRPr="00537B33">
              <w:t>ППА. Доработка общих настроек системы в части реализации настройки доступности изменения сведений о лекарствах</w:t>
            </w:r>
            <w:r w:rsidRPr="00E17276">
              <w:t>)</w:t>
            </w:r>
            <w:r>
              <w:t xml:space="preserve">», </w:t>
            </w:r>
          </w:p>
          <w:p w14:paraId="52E047D0" w14:textId="740F6919" w:rsidR="00056C63" w:rsidRDefault="00056C63" w:rsidP="00056C63">
            <w:pPr>
              <w:pStyle w:val="ad"/>
              <w:jc w:val="left"/>
            </w:pPr>
            <w:r>
              <w:t xml:space="preserve">то  в принимаемом файле может быть заполнен </w:t>
            </w:r>
            <w:r w:rsidRPr="00537B33">
              <w:t>как</w:t>
            </w:r>
            <w:r>
              <w:t xml:space="preserve"> блок «</w:t>
            </w:r>
            <w:r w:rsidRPr="00CD3321">
              <w:t>Позиция по торговому наименованию лекарственного средства формируется с использованием справочной информации</w:t>
            </w:r>
            <w:r>
              <w:t xml:space="preserve">»(поля </w:t>
            </w:r>
            <w:r w:rsidRPr="003512C6">
              <w:t>positionTradeNameExternalCode</w:t>
            </w:r>
            <w:r>
              <w:t xml:space="preserve">, </w:t>
            </w:r>
            <w:r w:rsidRPr="003512C6">
              <w:t>drugCode</w:t>
            </w:r>
            <w:r>
              <w:t xml:space="preserve"> и т.д.)  так и блок «</w:t>
            </w:r>
            <w:r w:rsidRPr="00CD3321">
              <w:t>Позиция по торговому наименованию лекарственного средства формируется в текстовой форме</w:t>
            </w:r>
            <w:r>
              <w:t>» (</w:t>
            </w:r>
            <w:r w:rsidRPr="00CD3321">
              <w:t>//element(*,zfcs_contract2015DrugPurchaseInfoType)/drugInfoUsingReferenceInfo/MNNsInfo/MNNInfo/positionsTradeName/positionTradeName/positionTradeNameUsingTextForm</w:t>
            </w:r>
            <w:r>
              <w:t xml:space="preserve">), </w:t>
            </w:r>
          </w:p>
          <w:p w14:paraId="012FCD1C" w14:textId="1A461DD2" w:rsidR="00056C63" w:rsidRPr="00E17276" w:rsidRDefault="00056C63" w:rsidP="00056C63">
            <w:pPr>
              <w:pStyle w:val="ad"/>
              <w:jc w:val="left"/>
            </w:pPr>
            <w:r>
              <w:lastRenderedPageBreak/>
              <w:t>иначе может быть заполнен только блок «</w:t>
            </w:r>
            <w:r w:rsidRPr="00CD3321">
              <w:t>Позиция по торговому наименованию лекарственного средства формируется с использованием справочной информации</w:t>
            </w:r>
            <w:r>
              <w:t>» -  см. контроль  РК_ИК_</w:t>
            </w:r>
            <w:r w:rsidRPr="001345EB">
              <w:t>0</w:t>
            </w:r>
            <w:r>
              <w:t>162 ниже</w:t>
            </w:r>
          </w:p>
          <w:p w14:paraId="2B8E9B20" w14:textId="6C3C2279" w:rsidR="00056C63" w:rsidRDefault="00056C63" w:rsidP="00056C63">
            <w:pPr>
              <w:pStyle w:val="ad"/>
              <w:jc w:val="left"/>
            </w:pPr>
          </w:p>
          <w:p w14:paraId="5A0369A7" w14:textId="77777777" w:rsidR="00056C63" w:rsidRDefault="00056C63" w:rsidP="00056C63">
            <w:pPr>
              <w:pStyle w:val="ad"/>
              <w:jc w:val="left"/>
            </w:pPr>
          </w:p>
          <w:p w14:paraId="3622F1F9" w14:textId="77777777" w:rsidR="00056C63" w:rsidRDefault="00056C63" w:rsidP="00056C63">
            <w:pPr>
              <w:pStyle w:val="ad"/>
              <w:jc w:val="left"/>
            </w:pPr>
          </w:p>
          <w:p w14:paraId="2DAAF1B0" w14:textId="2AEFB4EF" w:rsidR="00056C63" w:rsidRDefault="00056C63" w:rsidP="00056C63">
            <w:pPr>
              <w:pStyle w:val="ad"/>
              <w:jc w:val="left"/>
            </w:pPr>
            <w:r>
              <w:t>При приеме сведений о контракте:</w:t>
            </w:r>
          </w:p>
          <w:p w14:paraId="3D3BD645" w14:textId="77777777" w:rsidR="00056C63" w:rsidRPr="00094417" w:rsidRDefault="00056C63" w:rsidP="00056C63">
            <w:pPr>
              <w:pStyle w:val="ad"/>
              <w:jc w:val="left"/>
            </w:pPr>
          </w:p>
          <w:p w14:paraId="0BDD4BC7" w14:textId="6ACB2FE1" w:rsidR="00056C63" w:rsidRPr="00F31134" w:rsidRDefault="00056C63" w:rsidP="00056C63">
            <w:pPr>
              <w:pStyle w:val="ad"/>
              <w:jc w:val="left"/>
            </w:pPr>
            <w:r>
              <w:t>в случае если в принимаемом файле заполнен</w:t>
            </w:r>
            <w:r w:rsidRPr="00F31134">
              <w:t xml:space="preserve"> </w:t>
            </w:r>
            <w:r>
              <w:rPr>
                <w:lang w:val="en-US"/>
              </w:rPr>
              <w:t>sequence</w:t>
            </w:r>
            <w:r>
              <w:t xml:space="preserve"> «</w:t>
            </w:r>
            <w:r w:rsidRPr="008B2380">
              <w:t>Позиция по торговому наименованию лекарственного средства формируется с использованием справочной информации</w:t>
            </w:r>
            <w:r>
              <w:t>»</w:t>
            </w:r>
            <w:r w:rsidRPr="00F31134">
              <w:t xml:space="preserve"> </w:t>
            </w:r>
            <w:r>
              <w:t>(</w:t>
            </w:r>
            <w:r w:rsidRPr="008B2380">
              <w:t>drugInfoUsingReferenceInfo/MNNsInfo/MNNInfo/positionsTradeName/positionTradeName\</w:t>
            </w:r>
            <w:r>
              <w:t xml:space="preserve">...), то в поле «Признак редактирования МНН» (см. доработку </w:t>
            </w:r>
            <w:r>
              <w:rPr>
                <w:lang w:val="en-US"/>
              </w:rPr>
              <w:t>FCSNF</w:t>
            </w:r>
            <w:r w:rsidRPr="00F31134">
              <w:t>-4031</w:t>
            </w:r>
            <w:r>
              <w:t xml:space="preserve"> «</w:t>
            </w:r>
            <w:r w:rsidRPr="00F31134">
              <w:t>РК. Доработки по лекарствам для запуска</w:t>
            </w:r>
            <w:r>
              <w:t xml:space="preserve">») пишется </w:t>
            </w:r>
            <w:r>
              <w:rPr>
                <w:lang w:val="en-US"/>
              </w:rPr>
              <w:t>false</w:t>
            </w:r>
            <w:r>
              <w:t xml:space="preserve">, иначе </w:t>
            </w:r>
          </w:p>
          <w:p w14:paraId="06340A22" w14:textId="54216D3B" w:rsidR="00056C63" w:rsidRPr="00F31134" w:rsidRDefault="00056C63" w:rsidP="00056C63">
            <w:pPr>
              <w:pStyle w:val="ad"/>
              <w:jc w:val="left"/>
            </w:pPr>
            <w:r>
              <w:t>если в принимаемом файле заполнен</w:t>
            </w:r>
            <w:r w:rsidRPr="00F31134">
              <w:t xml:space="preserve"> </w:t>
            </w:r>
            <w:r>
              <w:t>блок «</w:t>
            </w:r>
            <w:r w:rsidRPr="008B2380">
              <w:t>Позиция по торговому наименованию лекарственного средства формируется в текстовой форме</w:t>
            </w:r>
            <w:r>
              <w:t>» (</w:t>
            </w:r>
            <w:r w:rsidRPr="008B2380">
              <w:t>drugInfoUsingReferenceInfo/MNNsInfo/MNNInfo/positionsTradeName/positionTradeName/positionTradeNameUsingTextForm</w:t>
            </w:r>
            <w:r>
              <w:t xml:space="preserve">), то в поле «Признак редактирования МНН» пишется </w:t>
            </w:r>
            <w:r>
              <w:rPr>
                <w:lang w:val="en-US"/>
              </w:rPr>
              <w:t>true</w:t>
            </w:r>
          </w:p>
          <w:p w14:paraId="700FCD0B" w14:textId="77777777" w:rsidR="00056C63" w:rsidRPr="00F31134" w:rsidRDefault="00056C63" w:rsidP="00056C63">
            <w:pPr>
              <w:pStyle w:val="ad"/>
              <w:jc w:val="left"/>
            </w:pPr>
          </w:p>
          <w:p w14:paraId="293A05CD" w14:textId="77777777" w:rsidR="00056C63" w:rsidRPr="00F31134" w:rsidRDefault="00056C63" w:rsidP="00056C63">
            <w:pPr>
              <w:pStyle w:val="ad"/>
              <w:jc w:val="left"/>
            </w:pPr>
          </w:p>
          <w:p w14:paraId="2AA12E5C" w14:textId="6E6361B0" w:rsidR="00056C63" w:rsidRDefault="00056C63" w:rsidP="00056C63">
            <w:pPr>
              <w:pStyle w:val="ad"/>
              <w:jc w:val="left"/>
            </w:pPr>
            <w:r>
              <w:t>При передаче сведений о контракте:</w:t>
            </w:r>
          </w:p>
          <w:p w14:paraId="3420B90A" w14:textId="7CA8B73D" w:rsidR="00056C63" w:rsidRPr="00265CBA" w:rsidRDefault="00056C63" w:rsidP="00056C63">
            <w:pPr>
              <w:pStyle w:val="ad"/>
              <w:jc w:val="left"/>
            </w:pPr>
            <w:r>
              <w:t xml:space="preserve">В случае если в поле «Признак редактирования МНН» установлено </w:t>
            </w:r>
            <w:r>
              <w:rPr>
                <w:lang w:val="en-US"/>
              </w:rPr>
              <w:t>false</w:t>
            </w:r>
            <w:r>
              <w:t xml:space="preserve">, то заполняется блок </w:t>
            </w:r>
            <w:r>
              <w:rPr>
                <w:lang w:val="en-US"/>
              </w:rPr>
              <w:t>sequence</w:t>
            </w:r>
            <w:r>
              <w:t xml:space="preserve"> «</w:t>
            </w:r>
            <w:r w:rsidRPr="008B2380">
              <w:t>Позиция по торговому наименованию лекарственного средства формируется с использованием справочной информации</w:t>
            </w:r>
            <w:r>
              <w:t>»</w:t>
            </w:r>
            <w:r w:rsidRPr="00F31134">
              <w:t xml:space="preserve"> </w:t>
            </w:r>
            <w:r>
              <w:t>(</w:t>
            </w:r>
            <w:r w:rsidRPr="008B2380">
              <w:t>drugInfoUsingReferenceInfo/MNNsInfo/MNNInfo/positionsTradeName/positionTradeName\</w:t>
            </w:r>
            <w:r>
              <w:t>...)</w:t>
            </w:r>
          </w:p>
          <w:p w14:paraId="4AB14A85" w14:textId="53989FFB" w:rsidR="00056C63" w:rsidRPr="00FD2CCB" w:rsidRDefault="00056C63" w:rsidP="00056C63">
            <w:pPr>
              <w:pStyle w:val="ad"/>
              <w:jc w:val="left"/>
            </w:pPr>
            <w:r>
              <w:t xml:space="preserve">В случае если в поле «Признак редактирования МНН» установлено </w:t>
            </w:r>
            <w:r>
              <w:rPr>
                <w:lang w:val="en-US"/>
              </w:rPr>
              <w:t>true</w:t>
            </w:r>
            <w:r>
              <w:t>, то заполняется блок «</w:t>
            </w:r>
            <w:r w:rsidRPr="008B2380">
              <w:t>Позиция по торговому наименованию лекарственного средства формируется в текстовой форме</w:t>
            </w:r>
            <w:r>
              <w:t>» (</w:t>
            </w:r>
            <w:r w:rsidRPr="008B2380">
              <w:t>drugInfoUsingReferenceInfo/MNNsInfo/MNNInfo/positionsTradeName/positionTradeName/positionTradeNameUsingTextForm</w:t>
            </w:r>
            <w:r>
              <w:t>).</w:t>
            </w:r>
          </w:p>
          <w:p w14:paraId="66677931" w14:textId="77777777" w:rsidR="00056C63" w:rsidRPr="004B5F72" w:rsidRDefault="00056C63" w:rsidP="00056C63">
            <w:pPr>
              <w:pStyle w:val="ad"/>
              <w:jc w:val="left"/>
            </w:pPr>
          </w:p>
          <w:p w14:paraId="574B6C4A" w14:textId="7C8BBCA5" w:rsidR="00056C63" w:rsidRPr="009D34B8" w:rsidRDefault="00056C63" w:rsidP="00056C63">
            <w:pPr>
              <w:pStyle w:val="ad"/>
              <w:jc w:val="center"/>
              <w:rPr>
                <w:b/>
                <w:u w:val="single"/>
              </w:rPr>
            </w:pPr>
            <w:r w:rsidRPr="009D34B8">
              <w:rPr>
                <w:b/>
                <w:u w:val="single"/>
              </w:rPr>
              <w:t>Информация о лекарственных препаратах формируется с использованием справочной информации (не в текстовой форме) (drugInfoUsingReferenceInfo)</w:t>
            </w:r>
          </w:p>
          <w:p w14:paraId="038637E4" w14:textId="314CFCBE" w:rsidR="00056C63" w:rsidRDefault="00056C63" w:rsidP="00056C63">
            <w:pPr>
              <w:pStyle w:val="ad"/>
              <w:jc w:val="left"/>
            </w:pPr>
          </w:p>
          <w:p w14:paraId="0816DF91" w14:textId="77777777" w:rsidR="00056C63" w:rsidRDefault="00056C63" w:rsidP="00056C63">
            <w:pPr>
              <w:pStyle w:val="ad"/>
              <w:jc w:val="left"/>
            </w:pPr>
          </w:p>
          <w:p w14:paraId="05208F42" w14:textId="512D45EB" w:rsidR="00056C63" w:rsidRPr="000D15BF" w:rsidRDefault="00056C63" w:rsidP="00056C63">
            <w:pPr>
              <w:pStyle w:val="ad"/>
              <w:jc w:val="center"/>
              <w:rPr>
                <w:b/>
                <w:u w:val="single"/>
              </w:rPr>
            </w:pPr>
            <w:r w:rsidRPr="000D15BF">
              <w:rPr>
                <w:b/>
                <w:u w:val="single"/>
              </w:rPr>
              <w:t>Блок «Международное, группировочное или химическое наименование лекарственного препарата (МНН)» (MNNInfo) игнорируется при приеме. Устарел.</w:t>
            </w:r>
          </w:p>
          <w:p w14:paraId="5FB0C938" w14:textId="77777777" w:rsidR="00056C63" w:rsidRPr="000D15BF" w:rsidRDefault="00056C63" w:rsidP="00056C63">
            <w:pPr>
              <w:pStyle w:val="ad"/>
              <w:jc w:val="center"/>
              <w:rPr>
                <w:b/>
                <w:u w:val="single"/>
              </w:rPr>
            </w:pPr>
          </w:p>
          <w:p w14:paraId="1C2442F6" w14:textId="3A66F144" w:rsidR="00056C63" w:rsidRPr="000D15BF" w:rsidRDefault="00056C63" w:rsidP="00056C63">
            <w:pPr>
              <w:pStyle w:val="ad"/>
              <w:jc w:val="center"/>
              <w:rPr>
                <w:b/>
                <w:u w:val="single"/>
              </w:rPr>
            </w:pPr>
            <w:r w:rsidRPr="000D15BF">
              <w:rPr>
                <w:b/>
                <w:u w:val="single"/>
              </w:rPr>
              <w:t>Блок «Международные, группировочные или химические наименования лекарственных препаратов (МНН» (MNN</w:t>
            </w:r>
            <w:r w:rsidRPr="000D15BF">
              <w:rPr>
                <w:b/>
                <w:u w:val="single"/>
                <w:lang w:val="en-US"/>
              </w:rPr>
              <w:t>s</w:t>
            </w:r>
            <w:r w:rsidRPr="000D15BF">
              <w:rPr>
                <w:b/>
                <w:u w:val="single"/>
              </w:rPr>
              <w:t>Info)</w:t>
            </w:r>
          </w:p>
          <w:p w14:paraId="1A4291B3" w14:textId="77777777" w:rsidR="00056C63" w:rsidRPr="008007FE" w:rsidRDefault="00056C63" w:rsidP="00056C63">
            <w:pPr>
              <w:pStyle w:val="ad"/>
              <w:jc w:val="center"/>
              <w:rPr>
                <w:u w:val="single"/>
              </w:rPr>
            </w:pPr>
          </w:p>
          <w:p w14:paraId="06DC4B42" w14:textId="000092C2" w:rsidR="00056C63" w:rsidRDefault="00056C63" w:rsidP="00056C63">
            <w:pPr>
              <w:pStyle w:val="ad"/>
              <w:rPr>
                <w:u w:val="single"/>
              </w:rPr>
            </w:pPr>
            <w:r>
              <w:rPr>
                <w:u w:val="single"/>
              </w:rPr>
              <w:t xml:space="preserve">Контролируется обязательность заполнения блока (см. контроль </w:t>
            </w:r>
            <w:r>
              <w:t>РК_ИК_0124</w:t>
            </w:r>
            <w:r>
              <w:rPr>
                <w:u w:val="single"/>
              </w:rPr>
              <w:t>)</w:t>
            </w:r>
          </w:p>
          <w:p w14:paraId="015C6716" w14:textId="77777777" w:rsidR="00056C63" w:rsidRDefault="00056C63" w:rsidP="00056C63">
            <w:pPr>
              <w:pStyle w:val="ad"/>
              <w:rPr>
                <w:u w:val="single"/>
              </w:rPr>
            </w:pPr>
            <w:bookmarkStart w:id="86" w:name="FCSNF20626"/>
            <w:r>
              <w:rPr>
                <w:u w:val="single"/>
              </w:rPr>
              <w:t>Контролируется, что возможно указание только одного МНН для одного объекта закупки(</w:t>
            </w:r>
            <w:r>
              <w:t>РК_ИК_0447</w:t>
            </w:r>
            <w:r>
              <w:rPr>
                <w:u w:val="single"/>
              </w:rPr>
              <w:t xml:space="preserve">)(см. доработку </w:t>
            </w:r>
            <w:r w:rsidRPr="0021173D">
              <w:rPr>
                <w:u w:val="single"/>
              </w:rPr>
              <w:t>FCSNF-20626</w:t>
            </w:r>
            <w:r>
              <w:rPr>
                <w:u w:val="single"/>
              </w:rPr>
              <w:t>)</w:t>
            </w:r>
          </w:p>
          <w:bookmarkEnd w:id="86"/>
          <w:p w14:paraId="0D8FD970" w14:textId="77777777" w:rsidR="00056C63" w:rsidRDefault="00056C63" w:rsidP="00056C63">
            <w:pPr>
              <w:pStyle w:val="ad"/>
              <w:jc w:val="left"/>
            </w:pPr>
          </w:p>
          <w:p w14:paraId="62955103" w14:textId="5EB9AE62" w:rsidR="00056C63" w:rsidRDefault="00056C63" w:rsidP="00056C63">
            <w:pPr>
              <w:pStyle w:val="ad"/>
              <w:jc w:val="left"/>
            </w:pPr>
            <w:r>
              <w:t>В поле «</w:t>
            </w:r>
            <w:r w:rsidRPr="002D5A23">
              <w:t xml:space="preserve">Уникальный внешний код МНН по справочнику </w:t>
            </w:r>
            <w:r>
              <w:t>«</w:t>
            </w:r>
            <w:r w:rsidRPr="002D5A23">
              <w:t>Лекарственные препараты</w:t>
            </w:r>
            <w:r>
              <w:t>»</w:t>
            </w:r>
            <w:r w:rsidRPr="002D5A23">
              <w:t xml:space="preserve"> (MNNExternalCode) </w:t>
            </w:r>
            <w:r>
              <w:t>» должен содержаться код из соответствующего справочника ЕИС (см контроль РК_ИК_009</w:t>
            </w:r>
            <w:r w:rsidRPr="00094417">
              <w:t>1</w:t>
            </w:r>
            <w:r>
              <w:t xml:space="preserve"> ниже)</w:t>
            </w:r>
          </w:p>
          <w:p w14:paraId="291FF257" w14:textId="520149D9" w:rsidR="00056C63" w:rsidRDefault="00056C63" w:rsidP="00056C63">
            <w:pPr>
              <w:pStyle w:val="ad"/>
              <w:jc w:val="left"/>
            </w:pPr>
          </w:p>
          <w:p w14:paraId="38224764" w14:textId="012D45C9" w:rsidR="00056C63" w:rsidRDefault="00056C63" w:rsidP="00056C63">
            <w:pPr>
              <w:pStyle w:val="ad"/>
              <w:jc w:val="left"/>
            </w:pPr>
            <w:r>
              <w:t>Поле «</w:t>
            </w:r>
            <w:r w:rsidRPr="005B3E2D">
              <w:t>Уникальный код МНН.</w:t>
            </w:r>
            <w:r>
              <w:t>» (</w:t>
            </w:r>
            <w:r w:rsidRPr="005B3E2D">
              <w:t>MNNDrugCode</w:t>
            </w:r>
            <w:r>
              <w:t xml:space="preserve">) игнорируется при приеме, автоматически заполняется из справочника ЕИС при выгрузке – поле </w:t>
            </w:r>
            <w:r>
              <w:rPr>
                <w:lang w:val="en-US"/>
              </w:rPr>
              <w:t>MNN</w:t>
            </w:r>
            <w:r w:rsidRPr="005B3E2D">
              <w:t>_</w:t>
            </w:r>
            <w:r>
              <w:rPr>
                <w:lang w:val="en-US"/>
              </w:rPr>
              <w:t>DRUG</w:t>
            </w:r>
            <w:r w:rsidRPr="005B3E2D">
              <w:t>_</w:t>
            </w:r>
            <w:r>
              <w:rPr>
                <w:lang w:val="en-US"/>
              </w:rPr>
              <w:t>ID</w:t>
            </w:r>
            <w:r w:rsidRPr="00D8583A">
              <w:t xml:space="preserve"> </w:t>
            </w:r>
            <w:r>
              <w:t xml:space="preserve">таблицы </w:t>
            </w:r>
            <w:r>
              <w:rPr>
                <w:lang w:val="en-US"/>
              </w:rPr>
              <w:t>NSI</w:t>
            </w:r>
            <w:r w:rsidRPr="00644224">
              <w:t>_</w:t>
            </w:r>
            <w:r>
              <w:rPr>
                <w:lang w:val="en-US"/>
              </w:rPr>
              <w:t>FARM</w:t>
            </w:r>
            <w:r w:rsidRPr="00644224">
              <w:t>_</w:t>
            </w:r>
            <w:r>
              <w:rPr>
                <w:lang w:val="en-US"/>
              </w:rPr>
              <w:t>MNN</w:t>
            </w:r>
            <w:r>
              <w:t>.</w:t>
            </w:r>
          </w:p>
          <w:p w14:paraId="167AF608" w14:textId="291A9B97" w:rsidR="00056C63" w:rsidRDefault="00056C63" w:rsidP="00056C63">
            <w:pPr>
              <w:pStyle w:val="ad"/>
              <w:jc w:val="left"/>
            </w:pPr>
          </w:p>
          <w:p w14:paraId="7CCFC3FF" w14:textId="77777777" w:rsidR="00056C63" w:rsidRDefault="00056C63" w:rsidP="00056C63">
            <w:pPr>
              <w:pStyle w:val="ad"/>
              <w:jc w:val="left"/>
            </w:pPr>
          </w:p>
          <w:p w14:paraId="16EAA5F7" w14:textId="77777777" w:rsidR="00056C63" w:rsidRDefault="00056C63" w:rsidP="00056C63">
            <w:pPr>
              <w:pStyle w:val="ad"/>
              <w:jc w:val="left"/>
            </w:pPr>
            <w:r>
              <w:t>Поле «</w:t>
            </w:r>
            <w:r w:rsidRPr="00D60763">
              <w:t>Наименование МНН</w:t>
            </w:r>
            <w:r>
              <w:t>» (</w:t>
            </w:r>
            <w:r w:rsidRPr="00D60763">
              <w:t>MNNName</w:t>
            </w:r>
            <w:r>
              <w:t xml:space="preserve">) игнорируется при приеме, автоматически заполняется из справочника ЕИС при выгрузке – поле </w:t>
            </w:r>
            <w:r>
              <w:rPr>
                <w:lang w:val="en-US"/>
              </w:rPr>
              <w:t>NAME</w:t>
            </w:r>
            <w:r w:rsidRPr="00D8583A">
              <w:t xml:space="preserve"> </w:t>
            </w:r>
            <w:r>
              <w:t xml:space="preserve">таблицы </w:t>
            </w:r>
            <w:r>
              <w:rPr>
                <w:lang w:val="en-US"/>
              </w:rPr>
              <w:t>NSI</w:t>
            </w:r>
            <w:r w:rsidRPr="00644224">
              <w:t>_</w:t>
            </w:r>
            <w:r>
              <w:rPr>
                <w:lang w:val="en-US"/>
              </w:rPr>
              <w:t>FARM</w:t>
            </w:r>
            <w:r w:rsidRPr="00644224">
              <w:t>_</w:t>
            </w:r>
            <w:r>
              <w:rPr>
                <w:lang w:val="en-US"/>
              </w:rPr>
              <w:t>MNN</w:t>
            </w:r>
            <w:r w:rsidRPr="00644224">
              <w:t>_</w:t>
            </w:r>
            <w:r>
              <w:rPr>
                <w:lang w:val="en-US"/>
              </w:rPr>
              <w:t>LIST</w:t>
            </w:r>
            <w:r>
              <w:t xml:space="preserve"> </w:t>
            </w:r>
          </w:p>
          <w:p w14:paraId="35D8C2B5" w14:textId="3D376F55" w:rsidR="00056C63" w:rsidRDefault="00056C63" w:rsidP="00056C63">
            <w:pPr>
              <w:pStyle w:val="ad"/>
              <w:jc w:val="left"/>
            </w:pPr>
          </w:p>
          <w:p w14:paraId="12B6E321" w14:textId="08B22DAA" w:rsidR="00056C63" w:rsidRDefault="00056C63" w:rsidP="00056C63">
            <w:pPr>
              <w:pStyle w:val="ad"/>
              <w:jc w:val="left"/>
            </w:pPr>
            <w:r>
              <w:t>Блок «</w:t>
            </w:r>
            <w:r w:rsidRPr="003B3B2A">
              <w:t>По</w:t>
            </w:r>
            <w:r>
              <w:t>требительская единица дозировки» (</w:t>
            </w:r>
            <w:r w:rsidRPr="003B3B2A">
              <w:t>dosageUser</w:t>
            </w:r>
            <w:r>
              <w:t xml:space="preserve">) – </w:t>
            </w:r>
            <w:r w:rsidRPr="003B3B2A">
              <w:t xml:space="preserve">Игнорируется при приеме, автоматически заполняется при передаче из </w:t>
            </w:r>
            <w:r>
              <w:t xml:space="preserve">блока </w:t>
            </w:r>
            <w:r w:rsidRPr="003B3B2A">
              <w:t xml:space="preserve">//element(*,zfcs_nsiFarmDrugDictionary)/MNNInfo/dosagesInfo/dosageInfo/dosageUser справочника </w:t>
            </w:r>
            <w:r>
              <w:t>«</w:t>
            </w:r>
            <w:r w:rsidRPr="003B3B2A">
              <w:t>Лекарственные препараты</w:t>
            </w:r>
            <w:r>
              <w:t>»</w:t>
            </w:r>
            <w:r w:rsidRPr="003B3B2A">
              <w:t xml:space="preserve"> (nsiFarmDrugDictionary)</w:t>
            </w:r>
            <w:r>
              <w:t xml:space="preserve"> </w:t>
            </w:r>
          </w:p>
          <w:p w14:paraId="1099413A" w14:textId="77777777" w:rsidR="00056C63" w:rsidRDefault="00056C63" w:rsidP="00056C63">
            <w:pPr>
              <w:pStyle w:val="ad"/>
              <w:jc w:val="left"/>
            </w:pPr>
          </w:p>
          <w:p w14:paraId="57B2637B" w14:textId="77777777" w:rsidR="00056C63" w:rsidRPr="00F437F8" w:rsidRDefault="00056C63" w:rsidP="00056C63">
            <w:pPr>
              <w:pStyle w:val="ad"/>
              <w:jc w:val="left"/>
            </w:pPr>
            <w:r w:rsidRPr="00F437F8">
              <w:t>Количество лекарственного препарата задано в единицах</w:t>
            </w:r>
            <w:r>
              <w:t xml:space="preserve"> (</w:t>
            </w:r>
            <w:r w:rsidRPr="00F437F8">
              <w:t>products/product/drugPurchaseObjectInfo/drugInfoUsingReferenceInfo/quantityUnitType</w:t>
            </w:r>
            <w:r>
              <w:t xml:space="preserve">) принимаем и сохраняем в атрибут </w:t>
            </w:r>
            <w:r>
              <w:rPr>
                <w:sz w:val="22"/>
                <w:szCs w:val="22"/>
                <w:lang w:val="en-US"/>
              </w:rPr>
              <w:t>QUANTITY</w:t>
            </w:r>
            <w:r w:rsidRPr="00F437F8">
              <w:rPr>
                <w:sz w:val="22"/>
                <w:szCs w:val="22"/>
              </w:rPr>
              <w:t>_</w:t>
            </w:r>
            <w:r>
              <w:rPr>
                <w:sz w:val="22"/>
                <w:szCs w:val="22"/>
                <w:lang w:val="en-US"/>
              </w:rPr>
              <w:t>UNIT</w:t>
            </w:r>
            <w:r w:rsidRPr="00F437F8">
              <w:rPr>
                <w:sz w:val="22"/>
                <w:szCs w:val="22"/>
              </w:rPr>
              <w:t>_</w:t>
            </w:r>
            <w:r>
              <w:rPr>
                <w:sz w:val="22"/>
                <w:szCs w:val="22"/>
                <w:lang w:val="en-US"/>
              </w:rPr>
              <w:t>TYPE</w:t>
            </w:r>
            <w:r>
              <w:rPr>
                <w:sz w:val="22"/>
                <w:szCs w:val="22"/>
              </w:rPr>
              <w:t>.</w:t>
            </w:r>
          </w:p>
          <w:p w14:paraId="5B21663B" w14:textId="42EDBF82" w:rsidR="00056C63" w:rsidRPr="005A7F50" w:rsidRDefault="00056C63" w:rsidP="00056C63">
            <w:pPr>
              <w:pStyle w:val="ad"/>
              <w:jc w:val="left"/>
            </w:pPr>
            <w:r>
              <w:t>.</w:t>
            </w:r>
          </w:p>
          <w:p w14:paraId="7D6398FD" w14:textId="77777777" w:rsidR="00056C63" w:rsidRDefault="00056C63" w:rsidP="00056C63">
            <w:pPr>
              <w:pStyle w:val="ad"/>
              <w:jc w:val="left"/>
            </w:pPr>
          </w:p>
          <w:p w14:paraId="51F55F86" w14:textId="270B2F07" w:rsidR="00056C63" w:rsidRDefault="00056C63" w:rsidP="00056C63">
            <w:pPr>
              <w:pStyle w:val="ad"/>
              <w:jc w:val="center"/>
              <w:rPr>
                <w:b/>
              </w:rPr>
            </w:pPr>
            <w:r w:rsidRPr="000D15BF">
              <w:rPr>
                <w:b/>
              </w:rPr>
              <w:t>Срок годности (годен до) в пользовательском формате</w:t>
            </w:r>
            <w:r>
              <w:rPr>
                <w:b/>
              </w:rPr>
              <w:t xml:space="preserve"> (</w:t>
            </w:r>
            <w:r w:rsidRPr="000D15BF">
              <w:rPr>
                <w:b/>
              </w:rPr>
              <w:t>expirationDateCustomFormatInfo</w:t>
            </w:r>
            <w:r>
              <w:rPr>
                <w:b/>
              </w:rPr>
              <w:t>)</w:t>
            </w:r>
          </w:p>
          <w:p w14:paraId="5345BC7E" w14:textId="4B0D0477" w:rsidR="00056C63" w:rsidRDefault="00056C63" w:rsidP="00056C63">
            <w:pPr>
              <w:pStyle w:val="ad"/>
              <w:jc w:val="center"/>
              <w:rPr>
                <w:b/>
              </w:rPr>
            </w:pPr>
          </w:p>
          <w:p w14:paraId="4D711522" w14:textId="15085A3D" w:rsidR="00056C63" w:rsidRDefault="00056C63" w:rsidP="00056C63">
            <w:pPr>
              <w:pStyle w:val="ad"/>
              <w:jc w:val="left"/>
            </w:pPr>
            <w:r w:rsidRPr="000D15BF">
              <w:t xml:space="preserve">Срок годности в формате </w:t>
            </w:r>
            <w:r>
              <w:t>«</w:t>
            </w:r>
            <w:r w:rsidRPr="000D15BF">
              <w:t>месяц-год</w:t>
            </w:r>
            <w:r>
              <w:t>»  (</w:t>
            </w:r>
            <w:r w:rsidRPr="000D15BF">
              <w:t>expirationDateMonthYear</w:t>
            </w:r>
            <w:r>
              <w:t>) при приеме данного блока  о</w:t>
            </w:r>
            <w:r w:rsidRPr="000D15BF">
              <w:t xml:space="preserve">кончание срока годности </w:t>
            </w:r>
            <w:r>
              <w:t>автоматически рассчитывается</w:t>
            </w:r>
            <w:r w:rsidRPr="000D15BF">
              <w:t xml:space="preserve"> как последний день месяца, предшествующего месяцу, указанному </w:t>
            </w:r>
            <w:r>
              <w:t xml:space="preserve">в данном блоке </w:t>
            </w:r>
            <w:r w:rsidRPr="000D15BF">
              <w:t>expirationDateMonthYear</w:t>
            </w:r>
          </w:p>
          <w:p w14:paraId="2900445E" w14:textId="3560B545" w:rsidR="00056C63" w:rsidRPr="000D15BF" w:rsidRDefault="00056C63" w:rsidP="00056C63">
            <w:pPr>
              <w:pStyle w:val="ad"/>
              <w:jc w:val="left"/>
            </w:pPr>
            <w:r>
              <w:t>Блок «</w:t>
            </w:r>
            <w:r w:rsidRPr="00D902EF">
              <w:t>Срок годности (годен до) в пользовательском формате</w:t>
            </w:r>
            <w:r>
              <w:t>» (</w:t>
            </w:r>
            <w:r w:rsidRPr="00D902EF">
              <w:t>expirationDateCustomFormatInfo</w:t>
            </w:r>
            <w:r>
              <w:t>) игнорируется при приеме. Не применяется, начиная с выхода версии 14.1</w:t>
            </w:r>
          </w:p>
          <w:p w14:paraId="6B54DB75" w14:textId="77777777" w:rsidR="00056C63" w:rsidRDefault="00056C63" w:rsidP="00056C63">
            <w:pPr>
              <w:pStyle w:val="ad"/>
              <w:jc w:val="center"/>
              <w:rPr>
                <w:b/>
              </w:rPr>
            </w:pPr>
          </w:p>
          <w:p w14:paraId="6D912609" w14:textId="79E49A03" w:rsidR="00056C63" w:rsidRPr="000D15BF" w:rsidRDefault="00056C63" w:rsidP="00056C63">
            <w:pPr>
              <w:pStyle w:val="ad"/>
              <w:jc w:val="center"/>
              <w:rPr>
                <w:b/>
              </w:rPr>
            </w:pPr>
            <w:r w:rsidRPr="000D15BF">
              <w:rPr>
                <w:b/>
              </w:rPr>
              <w:t>Блок «Позиции по торговому наименованию лекарственного средства» (positionsTradeName)</w:t>
            </w:r>
          </w:p>
          <w:p w14:paraId="746D1DE1" w14:textId="77777777" w:rsidR="00056C63" w:rsidRDefault="00056C63" w:rsidP="00056C63">
            <w:pPr>
              <w:pStyle w:val="ad"/>
              <w:jc w:val="left"/>
            </w:pPr>
          </w:p>
          <w:p w14:paraId="7FBE88A9" w14:textId="4DB8ED08" w:rsidR="00056C63" w:rsidRDefault="00056C63" w:rsidP="00056C63">
            <w:pPr>
              <w:pStyle w:val="ad"/>
              <w:jc w:val="left"/>
            </w:pPr>
            <w:r>
              <w:t>Поле «</w:t>
            </w:r>
            <w:r w:rsidRPr="008978FD">
              <w:t xml:space="preserve">GUID </w:t>
            </w:r>
            <w:r>
              <w:t>лекарственного препарата» (</w:t>
            </w:r>
            <w:r w:rsidRPr="008978FD">
              <w:t>products/product/drugPurchaseObjectInfo/drugInfoUsingReferenceInfo/MNNsInfo/MNNInfo/positionsTradeName/</w:t>
            </w:r>
            <w:r>
              <w:t>*</w:t>
            </w:r>
            <w:r w:rsidRPr="008978FD">
              <w:t>/</w:t>
            </w:r>
            <w:r w:rsidRPr="006D19F2">
              <w:t>guid</w:t>
            </w:r>
            <w:r>
              <w:t>) игнорирются при приеме, заполняются при выгрузке сведений о контракте.</w:t>
            </w:r>
          </w:p>
          <w:p w14:paraId="3AB3B652" w14:textId="14BDFA40" w:rsidR="00056C63" w:rsidRDefault="00056C63" w:rsidP="00056C63">
            <w:pPr>
              <w:pStyle w:val="ad"/>
              <w:jc w:val="left"/>
            </w:pPr>
          </w:p>
          <w:p w14:paraId="52CDD24B" w14:textId="1DC6E55F" w:rsidR="00056C63" w:rsidRDefault="00056C63" w:rsidP="00056C63">
            <w:pPr>
              <w:pStyle w:val="ad"/>
              <w:jc w:val="left"/>
            </w:pPr>
            <w:r>
              <w:t>Поле «</w:t>
            </w:r>
            <w:r w:rsidRPr="000A3748">
              <w:t>Уникальный идентификатор лекарственного препарата в ЕИС</w:t>
            </w:r>
            <w:r>
              <w:t>» (</w:t>
            </w:r>
            <w:r w:rsidRPr="008978FD">
              <w:t>products/product/drugPurchaseObjectInfo/drugInfoUsingReferenceInfo/MNNsInfo/MNNInfo/positionsTradeName/</w:t>
            </w:r>
            <w:r>
              <w:t>*</w:t>
            </w:r>
            <w:r w:rsidRPr="008978FD">
              <w:t>/</w:t>
            </w:r>
            <w:r>
              <w:rPr>
                <w:lang w:val="en-US"/>
              </w:rPr>
              <w:t>sid</w:t>
            </w:r>
            <w:r>
              <w:t>) при приеме первой версии сведений о контракте игнорируется, назначается в ЕИС и выгружается. При приеме изменений размещенной версии сведений о контракте, если поле заполнено, то контролируется</w:t>
            </w:r>
            <w:r w:rsidRPr="00152F40">
              <w:t xml:space="preserve">, что в предыдущей версии сведений о контракте найден </w:t>
            </w:r>
            <w:r>
              <w:t>лекарственный препарат</w:t>
            </w:r>
            <w:r w:rsidRPr="00152F40">
              <w:t xml:space="preserve"> </w:t>
            </w:r>
            <w:r>
              <w:t>по совокупности следующих полей:</w:t>
            </w:r>
          </w:p>
          <w:p w14:paraId="610D9E13" w14:textId="75BFEB85" w:rsidR="00056C63" w:rsidRPr="004701D1" w:rsidRDefault="00056C63" w:rsidP="00056C63">
            <w:pPr>
              <w:pStyle w:val="ad"/>
              <w:numPr>
                <w:ilvl w:val="0"/>
                <w:numId w:val="210"/>
              </w:numPr>
              <w:jc w:val="left"/>
            </w:pPr>
            <w:r>
              <w:t>«</w:t>
            </w:r>
            <w:r w:rsidRPr="000A3748">
              <w:t>Уникальный идентификатор лекарственного препарата в ЕИС</w:t>
            </w:r>
            <w:r>
              <w:t>» (</w:t>
            </w:r>
            <w:r w:rsidRPr="008978FD">
              <w:t>products/product/drugPurchaseObjectInfo/drugInfoUsingReferenceInfo/MNNsInfo/MNNInfo/positionsTradeName/</w:t>
            </w:r>
            <w:r>
              <w:t>*</w:t>
            </w:r>
            <w:r w:rsidRPr="008978FD">
              <w:t>/</w:t>
            </w:r>
            <w:r>
              <w:rPr>
                <w:lang w:val="en-US"/>
              </w:rPr>
              <w:t>sid</w:t>
            </w:r>
            <w:r>
              <w:t>)</w:t>
            </w:r>
            <w:r w:rsidRPr="004701D1">
              <w:t>;</w:t>
            </w:r>
          </w:p>
          <w:p w14:paraId="5EBB3A56" w14:textId="69044F04" w:rsidR="00056C63" w:rsidRDefault="00056C63" w:rsidP="00056C63">
            <w:pPr>
              <w:pStyle w:val="ad"/>
              <w:numPr>
                <w:ilvl w:val="0"/>
                <w:numId w:val="210"/>
              </w:numPr>
              <w:jc w:val="left"/>
            </w:pPr>
            <w:r>
              <w:t>«</w:t>
            </w:r>
            <w:r w:rsidRPr="004701D1">
              <w:t>Уникальный идентификатор в ЕИС</w:t>
            </w:r>
            <w:r>
              <w:t>» (</w:t>
            </w:r>
            <w:r w:rsidRPr="004701D1">
              <w:t>products/product/sid</w:t>
            </w:r>
            <w:r>
              <w:t>) и/или «</w:t>
            </w:r>
            <w:r w:rsidRPr="004701D1">
              <w:t>Внешний идентификатор объекта закупки</w:t>
            </w:r>
            <w:r>
              <w:t>» (</w:t>
            </w:r>
            <w:r w:rsidRPr="004701D1">
              <w:t>products/product/externalSid</w:t>
            </w:r>
            <w:r>
              <w:t>) в зависимости от того, что задано в пакете</w:t>
            </w:r>
            <w:r w:rsidRPr="004701D1">
              <w:t>;</w:t>
            </w:r>
          </w:p>
          <w:p w14:paraId="65584B4E" w14:textId="05BC8FD8" w:rsidR="00056C63" w:rsidRDefault="00056C63" w:rsidP="00056C63">
            <w:pPr>
              <w:pStyle w:val="ad"/>
              <w:numPr>
                <w:ilvl w:val="0"/>
                <w:numId w:val="210"/>
              </w:numPr>
              <w:jc w:val="left"/>
            </w:pPr>
            <w:r>
              <w:t>«</w:t>
            </w:r>
            <w:r w:rsidRPr="004701D1">
              <w:t xml:space="preserve">Уникальный внешний код МНН по справочнику </w:t>
            </w:r>
            <w:r>
              <w:t>«</w:t>
            </w:r>
            <w:r w:rsidRPr="004701D1">
              <w:t>Лекарственные препараты</w:t>
            </w:r>
            <w:r>
              <w:t>»</w:t>
            </w:r>
            <w:r w:rsidRPr="004701D1">
              <w:t xml:space="preserve"> (поле MNNInfo\MNNExternalCode документа nsiFarmDrugDictionary)</w:t>
            </w:r>
            <w:r>
              <w:t>» (</w:t>
            </w:r>
            <w:r w:rsidRPr="004701D1">
              <w:t>products/product/drugPurchaseObjectInfo/drugInfoUsingReferenceInfo/MNNsInfo/MNNInfo/MNNExternalCode</w:t>
            </w:r>
            <w:r>
              <w:t>) или «</w:t>
            </w:r>
            <w:r w:rsidRPr="004701D1">
              <w:t>Наименование МНН</w:t>
            </w:r>
            <w:r>
              <w:t>» (</w:t>
            </w:r>
            <w:r w:rsidRPr="004701D1">
              <w:t>products/product/drugPurchaseObjectInfo/drugInfoUsingReferenceInfo/MNNsInfo/MNNInfo/MNNTextForm/MNNName</w:t>
            </w:r>
            <w:r>
              <w:t>) в зависимости от того, что задано в пакете</w:t>
            </w:r>
            <w:r w:rsidRPr="004701D1">
              <w:t>.</w:t>
            </w:r>
          </w:p>
          <w:p w14:paraId="36160830" w14:textId="32C2DAAD" w:rsidR="00056C63" w:rsidRPr="009F3221" w:rsidRDefault="00056C63" w:rsidP="00056C63">
            <w:pPr>
              <w:pStyle w:val="ad"/>
              <w:jc w:val="left"/>
            </w:pPr>
            <w:r>
              <w:lastRenderedPageBreak/>
              <w:t>То есть данное поле</w:t>
            </w:r>
            <w:r w:rsidRPr="00152F40">
              <w:t>,</w:t>
            </w:r>
            <w:r>
              <w:t xml:space="preserve"> как и </w:t>
            </w:r>
            <w:r>
              <w:rPr>
                <w:lang w:val="en-US"/>
              </w:rPr>
              <w:t>externalSid</w:t>
            </w:r>
            <w:r w:rsidRPr="00152F40">
              <w:t>,</w:t>
            </w:r>
            <w:r>
              <w:t xml:space="preserve"> </w:t>
            </w:r>
            <w:r w:rsidRPr="00152F40">
              <w:t xml:space="preserve">используется для идентификации </w:t>
            </w:r>
            <w:r>
              <w:t>лекарственного препарата</w:t>
            </w:r>
            <w:r w:rsidRPr="00152F40">
              <w:t xml:space="preserve"> в разных версиях сведений о контракте</w:t>
            </w:r>
            <w:r>
              <w:t>. При этом, если для лекарственного препарата</w:t>
            </w:r>
            <w:r w:rsidRPr="009F3221">
              <w:t xml:space="preserve">, </w:t>
            </w:r>
            <w:r>
              <w:t xml:space="preserve">найденного по </w:t>
            </w:r>
            <w:r>
              <w:rPr>
                <w:lang w:val="en-US"/>
              </w:rPr>
              <w:t>sid</w:t>
            </w:r>
            <w:r w:rsidRPr="009F3221">
              <w:t xml:space="preserve">, </w:t>
            </w:r>
            <w:r>
              <w:t>в размещенной версии сведений о контракте</w:t>
            </w:r>
            <w:r w:rsidRPr="009F3221">
              <w:t>:</w:t>
            </w:r>
          </w:p>
          <w:p w14:paraId="0644F96D" w14:textId="1934402C" w:rsidR="00056C63" w:rsidRPr="009341DD" w:rsidRDefault="00056C63" w:rsidP="00056C63">
            <w:pPr>
              <w:pStyle w:val="ad"/>
              <w:numPr>
                <w:ilvl w:val="0"/>
                <w:numId w:val="210"/>
              </w:numPr>
              <w:jc w:val="left"/>
            </w:pPr>
            <w:r>
              <w:t xml:space="preserve">задан </w:t>
            </w:r>
            <w:r>
              <w:rPr>
                <w:lang w:val="en-US"/>
              </w:rPr>
              <w:t>externalSid</w:t>
            </w:r>
            <w:r w:rsidRPr="00D47620">
              <w:t xml:space="preserve">, </w:t>
            </w:r>
            <w:r>
              <w:t xml:space="preserve">то в принимаемой версии для данного лекарственного препарата должно быть указано то же значение </w:t>
            </w:r>
            <w:r>
              <w:rPr>
                <w:lang w:val="en-US"/>
              </w:rPr>
              <w:t>externalSid</w:t>
            </w:r>
          </w:p>
          <w:p w14:paraId="5736203F" w14:textId="20C36F28" w:rsidR="00056C63" w:rsidRDefault="00056C63" w:rsidP="00056C63">
            <w:pPr>
              <w:pStyle w:val="ad"/>
              <w:numPr>
                <w:ilvl w:val="0"/>
                <w:numId w:val="210"/>
              </w:numPr>
              <w:jc w:val="left"/>
            </w:pPr>
            <w:r>
              <w:t xml:space="preserve">не задан </w:t>
            </w:r>
            <w:r w:rsidRPr="009F3221">
              <w:rPr>
                <w:lang w:val="en-US"/>
              </w:rPr>
              <w:t>externalSid</w:t>
            </w:r>
            <w:r>
              <w:t xml:space="preserve">, то в принимаемой версии допускается указание </w:t>
            </w:r>
            <w:r w:rsidRPr="009F3221">
              <w:rPr>
                <w:lang w:val="en-US"/>
              </w:rPr>
              <w:t>externalSid</w:t>
            </w:r>
            <w:r>
              <w:t>, то есть считается, что внешняя система задала для лекарственного препарата свой идентификатор.</w:t>
            </w:r>
          </w:p>
          <w:p w14:paraId="048C24A1" w14:textId="269B18B1" w:rsidR="00056C63" w:rsidRPr="004F5859" w:rsidRDefault="00056C63" w:rsidP="00056C63">
            <w:pPr>
              <w:pStyle w:val="ad"/>
              <w:jc w:val="left"/>
            </w:pPr>
            <w:r>
              <w:t>Таким образом, если в предыдущей версии сведений о контракте нашли лекарственный препарат по указанной выше совокупности реквизитов, то значение поля «</w:t>
            </w:r>
            <w:r w:rsidRPr="008978FD">
              <w:t xml:space="preserve">GUID </w:t>
            </w:r>
            <w:r>
              <w:t>лекарственного препарата» (</w:t>
            </w:r>
            <w:r w:rsidRPr="008978FD">
              <w:t>products/product/drugPurchaseObjectInfo/drugInfoUsingReferenceInfo/MNNsInfo/MNNInfo/positionsTradeName/</w:t>
            </w:r>
            <w:r>
              <w:t>*</w:t>
            </w:r>
            <w:r w:rsidRPr="008978FD">
              <w:t>/</w:t>
            </w:r>
            <w:r w:rsidRPr="006D19F2">
              <w:t>guid</w:t>
            </w:r>
            <w:r>
              <w:t>) должны наследовать из предыдущей версии сведений о контракте.</w:t>
            </w:r>
          </w:p>
          <w:p w14:paraId="0E7B8DE4" w14:textId="62049637" w:rsidR="00056C63" w:rsidRDefault="00056C63" w:rsidP="00056C63">
            <w:pPr>
              <w:pStyle w:val="ad"/>
              <w:jc w:val="left"/>
            </w:pPr>
          </w:p>
          <w:p w14:paraId="6510603B" w14:textId="03109918" w:rsidR="00056C63" w:rsidRDefault="00056C63" w:rsidP="00056C63">
            <w:pPr>
              <w:pStyle w:val="ad"/>
              <w:jc w:val="left"/>
            </w:pPr>
            <w:r>
              <w:t>Поле</w:t>
            </w:r>
            <w:r w:rsidRPr="000A3748">
              <w:t xml:space="preserve"> «Внешний идентификатор лекарственного препарата» (</w:t>
            </w:r>
            <w:r w:rsidRPr="000A3748">
              <w:rPr>
                <w:lang w:val="en-US"/>
              </w:rPr>
              <w:t>products</w:t>
            </w:r>
            <w:r w:rsidRPr="000A3748">
              <w:t>/</w:t>
            </w:r>
            <w:r w:rsidRPr="000A3748">
              <w:rPr>
                <w:lang w:val="en-US"/>
              </w:rPr>
              <w:t>product</w:t>
            </w:r>
            <w:r w:rsidRPr="000A3748">
              <w:t>/</w:t>
            </w:r>
            <w:r w:rsidRPr="000A3748">
              <w:rPr>
                <w:lang w:val="en-US"/>
              </w:rPr>
              <w:t>drugPurchaseObjectInfo</w:t>
            </w:r>
            <w:r w:rsidRPr="000A3748">
              <w:t>/</w:t>
            </w:r>
            <w:r w:rsidRPr="000A3748">
              <w:rPr>
                <w:lang w:val="en-US"/>
              </w:rPr>
              <w:t>drugInfoUsingReferenceInfo</w:t>
            </w:r>
            <w:r w:rsidRPr="000A3748">
              <w:t>/</w:t>
            </w:r>
            <w:r w:rsidRPr="000A3748">
              <w:rPr>
                <w:lang w:val="en-US"/>
              </w:rPr>
              <w:t>MNNsInfo</w:t>
            </w:r>
            <w:r w:rsidRPr="000A3748">
              <w:t>/</w:t>
            </w:r>
            <w:r w:rsidRPr="000A3748">
              <w:rPr>
                <w:lang w:val="en-US"/>
              </w:rPr>
              <w:t>MNNInfo</w:t>
            </w:r>
            <w:r w:rsidRPr="000A3748">
              <w:t>/</w:t>
            </w:r>
            <w:r w:rsidRPr="000A3748">
              <w:rPr>
                <w:lang w:val="en-US"/>
              </w:rPr>
              <w:t>positionsTradeName</w:t>
            </w:r>
            <w:r w:rsidRPr="000A3748">
              <w:t>/*/</w:t>
            </w:r>
            <w:r w:rsidRPr="000A3748">
              <w:rPr>
                <w:lang w:val="en-US"/>
              </w:rPr>
              <w:t>externalSid</w:t>
            </w:r>
            <w:r w:rsidRPr="000A3748">
              <w:t>)</w:t>
            </w:r>
            <w:r>
              <w:t xml:space="preserve"> – при приеме берется из пришедшего документа и сохраняется в БД. При этом проверяется уникальность пришедшего значения в рамках организации – заказчика. При приеме изменений размещенной версии сведений о контракте, если поле заполнено, но при этом не заполнено поле «</w:t>
            </w:r>
            <w:r w:rsidRPr="000A3748">
              <w:t>Уникальный идентификатор лекарственного препарата в ЕИС</w:t>
            </w:r>
            <w:r>
              <w:t>» (</w:t>
            </w:r>
            <w:r w:rsidRPr="008978FD">
              <w:t>products/product/drugPurchaseObjectInfo/drugInfoUsingReferenceInfo/MNNsInfo/MNNInfo/positionsTradeName/</w:t>
            </w:r>
            <w:r>
              <w:t>*</w:t>
            </w:r>
            <w:r w:rsidRPr="008978FD">
              <w:t>/</w:t>
            </w:r>
            <w:r>
              <w:rPr>
                <w:lang w:val="en-US"/>
              </w:rPr>
              <w:t>sid</w:t>
            </w:r>
            <w:r>
              <w:t xml:space="preserve">), то </w:t>
            </w:r>
            <w:r w:rsidRPr="00152F40">
              <w:t xml:space="preserve">в предыдущей версии сведений о контракте </w:t>
            </w:r>
            <w:r>
              <w:t>выполняется поиск</w:t>
            </w:r>
            <w:r w:rsidRPr="00152F40">
              <w:t xml:space="preserve"> </w:t>
            </w:r>
            <w:r>
              <w:t>лекарственного препарата</w:t>
            </w:r>
            <w:r w:rsidRPr="00152F40">
              <w:t xml:space="preserve"> </w:t>
            </w:r>
            <w:r>
              <w:t>по совокупности следующих полей:</w:t>
            </w:r>
          </w:p>
          <w:p w14:paraId="40489997" w14:textId="31070E1D" w:rsidR="00056C63" w:rsidRPr="004701D1" w:rsidRDefault="00056C63" w:rsidP="00056C63">
            <w:pPr>
              <w:pStyle w:val="ad"/>
              <w:numPr>
                <w:ilvl w:val="0"/>
                <w:numId w:val="210"/>
              </w:numPr>
              <w:jc w:val="left"/>
            </w:pPr>
            <w:r>
              <w:t>«</w:t>
            </w:r>
            <w:r w:rsidRPr="000A3748">
              <w:t>Внешний идентификатор лекарственного препарата» (</w:t>
            </w:r>
            <w:r w:rsidRPr="000A3748">
              <w:rPr>
                <w:lang w:val="en-US"/>
              </w:rPr>
              <w:t>products</w:t>
            </w:r>
            <w:r w:rsidRPr="000A3748">
              <w:t>/</w:t>
            </w:r>
            <w:r w:rsidRPr="000A3748">
              <w:rPr>
                <w:lang w:val="en-US"/>
              </w:rPr>
              <w:t>product</w:t>
            </w:r>
            <w:r w:rsidRPr="000A3748">
              <w:t>/</w:t>
            </w:r>
            <w:r w:rsidRPr="000A3748">
              <w:rPr>
                <w:lang w:val="en-US"/>
              </w:rPr>
              <w:t>drugPurchaseObjectInfo</w:t>
            </w:r>
            <w:r w:rsidRPr="000A3748">
              <w:t>/</w:t>
            </w:r>
            <w:r w:rsidRPr="000A3748">
              <w:rPr>
                <w:lang w:val="en-US"/>
              </w:rPr>
              <w:t>drugInfoUsingReferenceInfo</w:t>
            </w:r>
            <w:r w:rsidRPr="000A3748">
              <w:t>/</w:t>
            </w:r>
            <w:r w:rsidRPr="000A3748">
              <w:rPr>
                <w:lang w:val="en-US"/>
              </w:rPr>
              <w:t>MNNsInfo</w:t>
            </w:r>
            <w:r w:rsidRPr="000A3748">
              <w:t>/</w:t>
            </w:r>
            <w:r w:rsidRPr="000A3748">
              <w:rPr>
                <w:lang w:val="en-US"/>
              </w:rPr>
              <w:t>MNNInfo</w:t>
            </w:r>
            <w:r w:rsidRPr="000A3748">
              <w:t>/</w:t>
            </w:r>
            <w:r w:rsidRPr="000A3748">
              <w:rPr>
                <w:lang w:val="en-US"/>
              </w:rPr>
              <w:t>positionsTradeName</w:t>
            </w:r>
            <w:r w:rsidRPr="000A3748">
              <w:t>/*/</w:t>
            </w:r>
            <w:r w:rsidRPr="000A3748">
              <w:rPr>
                <w:lang w:val="en-US"/>
              </w:rPr>
              <w:t>externalSid</w:t>
            </w:r>
            <w:r w:rsidRPr="000A3748">
              <w:t>)</w:t>
            </w:r>
            <w:r w:rsidRPr="004701D1">
              <w:t>;</w:t>
            </w:r>
          </w:p>
          <w:p w14:paraId="3C390DBF" w14:textId="77777777" w:rsidR="00056C63" w:rsidRDefault="00056C63" w:rsidP="00056C63">
            <w:pPr>
              <w:pStyle w:val="ad"/>
              <w:numPr>
                <w:ilvl w:val="0"/>
                <w:numId w:val="210"/>
              </w:numPr>
              <w:jc w:val="left"/>
            </w:pPr>
            <w:r>
              <w:t>«</w:t>
            </w:r>
            <w:r w:rsidRPr="004701D1">
              <w:t>Уникальный идентификатор в ЕИС</w:t>
            </w:r>
            <w:r>
              <w:t>» (</w:t>
            </w:r>
            <w:r w:rsidRPr="004701D1">
              <w:t>products/product/sid</w:t>
            </w:r>
            <w:r>
              <w:t>) и/или «</w:t>
            </w:r>
            <w:r w:rsidRPr="004701D1">
              <w:t>Внешний идентификатор объекта закупки</w:t>
            </w:r>
            <w:r>
              <w:t>» (</w:t>
            </w:r>
            <w:r w:rsidRPr="004701D1">
              <w:t>products/product/externalSid</w:t>
            </w:r>
            <w:r>
              <w:t>) в зависимости от того, что задано в пакете</w:t>
            </w:r>
            <w:r w:rsidRPr="004701D1">
              <w:t>;</w:t>
            </w:r>
          </w:p>
          <w:p w14:paraId="73D134B2" w14:textId="14A9B316" w:rsidR="00056C63" w:rsidRDefault="00056C63" w:rsidP="00056C63">
            <w:pPr>
              <w:pStyle w:val="ad"/>
              <w:numPr>
                <w:ilvl w:val="0"/>
                <w:numId w:val="210"/>
              </w:numPr>
              <w:jc w:val="left"/>
            </w:pPr>
            <w:r>
              <w:t>«</w:t>
            </w:r>
            <w:r w:rsidRPr="004701D1">
              <w:t xml:space="preserve">Уникальный внешний код МНН по справочнику </w:t>
            </w:r>
            <w:r>
              <w:t>«</w:t>
            </w:r>
            <w:r w:rsidRPr="004701D1">
              <w:t>Лекарственные препараты</w:t>
            </w:r>
            <w:r>
              <w:t>»</w:t>
            </w:r>
            <w:r w:rsidRPr="004701D1">
              <w:t xml:space="preserve"> (поле MNNInfo\MNNExternalCode документа nsiFarmDrugDictionary)</w:t>
            </w:r>
            <w:r>
              <w:t>» (</w:t>
            </w:r>
            <w:r w:rsidRPr="004701D1">
              <w:t>products/product/drugPurchaseObjectInfo/drugInfoUsingReferenceInfo/MNNsInfo/MNNInfo/MNNExternalCode</w:t>
            </w:r>
            <w:r>
              <w:t>) или «</w:t>
            </w:r>
            <w:r w:rsidRPr="004701D1">
              <w:t>Наименование МНН</w:t>
            </w:r>
            <w:r>
              <w:t>» (</w:t>
            </w:r>
            <w:r w:rsidRPr="004701D1">
              <w:t>products/product/drugPurchaseObjectInfo/drugInfoUsingReferenceInfo/MNNsInfo/MNNInfo/MNNTextForm/MNNName</w:t>
            </w:r>
            <w:r>
              <w:t>) в зависимости от того, что задано в пакете</w:t>
            </w:r>
            <w:r w:rsidRPr="004701D1">
              <w:t>.</w:t>
            </w:r>
          </w:p>
          <w:p w14:paraId="485B0157" w14:textId="77777777" w:rsidR="00056C63" w:rsidRDefault="00056C63" w:rsidP="00056C63">
            <w:pPr>
              <w:pStyle w:val="ad"/>
              <w:jc w:val="left"/>
            </w:pPr>
            <w:r>
              <w:t>Если в предыдущей версии сведений о контракте:</w:t>
            </w:r>
          </w:p>
          <w:p w14:paraId="6503AA59" w14:textId="00217A95" w:rsidR="00056C63" w:rsidRDefault="00056C63" w:rsidP="00056C63">
            <w:pPr>
              <w:pStyle w:val="ad"/>
              <w:numPr>
                <w:ilvl w:val="0"/>
                <w:numId w:val="210"/>
              </w:numPr>
              <w:jc w:val="left"/>
            </w:pPr>
            <w:r>
              <w:t>нашли лекарственный препарат по указанной выше совокупности реквизитов, то значение поля «</w:t>
            </w:r>
            <w:r w:rsidRPr="008978FD">
              <w:t xml:space="preserve">GUID </w:t>
            </w:r>
            <w:r>
              <w:t>лекарственного препарата» (</w:t>
            </w:r>
            <w:r w:rsidRPr="008978FD">
              <w:t>products/product/drugPurchaseObjectInfo/drugInfoUsingReferenceInfo/MNNsInfo/MNNInfo/positionsTradeName/</w:t>
            </w:r>
            <w:r>
              <w:t>*</w:t>
            </w:r>
            <w:r w:rsidRPr="008978FD">
              <w:t>/</w:t>
            </w:r>
            <w:r w:rsidRPr="006D19F2">
              <w:t>guid</w:t>
            </w:r>
            <w:r>
              <w:t>) должны наследовать из предыдущей версии сведений о контракте</w:t>
            </w:r>
            <w:r w:rsidRPr="00063185">
              <w:t>;</w:t>
            </w:r>
          </w:p>
          <w:p w14:paraId="1F685A82" w14:textId="4639D55C" w:rsidR="00056C63" w:rsidRDefault="00056C63" w:rsidP="00056C63">
            <w:pPr>
              <w:pStyle w:val="ad"/>
              <w:numPr>
                <w:ilvl w:val="0"/>
                <w:numId w:val="210"/>
              </w:numPr>
              <w:jc w:val="left"/>
            </w:pPr>
            <w:r>
              <w:t>не нашли, то считаем, что это новый лекарственный препарат, несвязанный с предыдущей версией контракта.</w:t>
            </w:r>
          </w:p>
          <w:p w14:paraId="29C56DEB" w14:textId="77777777" w:rsidR="00056C63" w:rsidRPr="000A3748" w:rsidRDefault="00056C63" w:rsidP="00056C63">
            <w:pPr>
              <w:pStyle w:val="ad"/>
              <w:jc w:val="left"/>
            </w:pPr>
          </w:p>
          <w:p w14:paraId="562737C9" w14:textId="77777777" w:rsidR="00056C63" w:rsidRPr="000A3748" w:rsidRDefault="00056C63" w:rsidP="00056C63">
            <w:pPr>
              <w:pStyle w:val="ad"/>
              <w:jc w:val="left"/>
            </w:pPr>
          </w:p>
          <w:p w14:paraId="5E0E8A72" w14:textId="68AD29BD" w:rsidR="00056C63" w:rsidRPr="006B578E" w:rsidRDefault="00056C63" w:rsidP="00056C63">
            <w:pPr>
              <w:pStyle w:val="ad"/>
              <w:jc w:val="left"/>
              <w:rPr>
                <w:lang w:val="en-US"/>
              </w:rPr>
            </w:pPr>
            <w:r>
              <w:t>Где</w:t>
            </w:r>
            <w:r w:rsidRPr="007146D6">
              <w:rPr>
                <w:lang w:val="en-US"/>
              </w:rPr>
              <w:t xml:space="preserve"> * - positionTradeName </w:t>
            </w:r>
            <w:r>
              <w:t>или</w:t>
            </w:r>
            <w:r w:rsidRPr="007146D6">
              <w:rPr>
                <w:lang w:val="en-US"/>
              </w:rPr>
              <w:t xml:space="preserve"> positionTradeName</w:t>
            </w:r>
            <w:r>
              <w:rPr>
                <w:lang w:val="en-US"/>
              </w:rPr>
              <w:t>/</w:t>
            </w:r>
            <w:r w:rsidRPr="007146D6">
              <w:rPr>
                <w:lang w:val="en-US"/>
              </w:rPr>
              <w:t>positionTradeNameUsingTextForm</w:t>
            </w:r>
            <w:r>
              <w:rPr>
                <w:lang w:val="en-US"/>
              </w:rPr>
              <w:t>.</w:t>
            </w:r>
          </w:p>
          <w:p w14:paraId="521B6C46" w14:textId="1C08F77A" w:rsidR="00056C63" w:rsidRDefault="00056C63" w:rsidP="00056C63">
            <w:pPr>
              <w:pStyle w:val="ad"/>
              <w:jc w:val="left"/>
              <w:rPr>
                <w:lang w:val="en-US"/>
              </w:rPr>
            </w:pPr>
          </w:p>
          <w:p w14:paraId="059B2147" w14:textId="77777777" w:rsidR="00056C63" w:rsidRPr="006B578E" w:rsidRDefault="00056C63" w:rsidP="00056C63">
            <w:pPr>
              <w:pStyle w:val="ad"/>
              <w:jc w:val="left"/>
              <w:rPr>
                <w:lang w:val="en-US"/>
              </w:rPr>
            </w:pPr>
          </w:p>
          <w:p w14:paraId="19202F43" w14:textId="60E1E79B" w:rsidR="00056C63" w:rsidRDefault="00056C63" w:rsidP="00056C63">
            <w:pPr>
              <w:pStyle w:val="ad"/>
              <w:jc w:val="left"/>
            </w:pPr>
            <w:r>
              <w:lastRenderedPageBreak/>
              <w:t>В поле «</w:t>
            </w:r>
            <w:r w:rsidRPr="002D5A23">
              <w:t xml:space="preserve">Уникальный внешний код лекарственного препарата по справочнику </w:t>
            </w:r>
            <w:r>
              <w:t>«</w:t>
            </w:r>
            <w:r w:rsidRPr="002D5A23">
              <w:t>Лекарственные препараты</w:t>
            </w:r>
            <w:r>
              <w:t>»</w:t>
            </w:r>
            <w:r w:rsidRPr="002D5A23">
              <w:t xml:space="preserve"> (positionTradeNameExternalCode)</w:t>
            </w:r>
            <w:r w:rsidRPr="002D5A23" w:rsidDel="002D5A23">
              <w:t xml:space="preserve"> </w:t>
            </w:r>
            <w:r>
              <w:t>» должен содержаться код из соответствующего справочника ЕИС (см контроль РК_ИК_0092 ниже)</w:t>
            </w:r>
          </w:p>
          <w:p w14:paraId="02C1CDD3" w14:textId="77777777" w:rsidR="00056C63" w:rsidRDefault="00056C63" w:rsidP="00056C63">
            <w:pPr>
              <w:pStyle w:val="ad"/>
              <w:jc w:val="left"/>
            </w:pPr>
          </w:p>
          <w:p w14:paraId="6001B8C5" w14:textId="77777777" w:rsidR="00056C63" w:rsidRDefault="00056C63" w:rsidP="00056C63">
            <w:pPr>
              <w:pStyle w:val="ad"/>
              <w:jc w:val="left"/>
            </w:pPr>
            <w:r>
              <w:t>Поле «</w:t>
            </w:r>
            <w:r w:rsidRPr="005D1218">
              <w:t>Уникальный внешний код лекарственного препарата</w:t>
            </w:r>
            <w:r>
              <w:t>» (</w:t>
            </w:r>
            <w:r w:rsidRPr="00872AC2">
              <w:t>drugCode</w:t>
            </w:r>
            <w:r>
              <w:t xml:space="preserve">) игнорируется при приеме, автоматически заполняется из справочника ЕИС при выгрузке – поле </w:t>
            </w:r>
            <w:r>
              <w:rPr>
                <w:lang w:val="en-US"/>
              </w:rPr>
              <w:t>DRUG</w:t>
            </w:r>
            <w:r w:rsidRPr="005D1218">
              <w:t>_</w:t>
            </w:r>
            <w:r>
              <w:rPr>
                <w:lang w:val="en-US"/>
              </w:rPr>
              <w:t>ID</w:t>
            </w:r>
            <w:r w:rsidRPr="00D8583A">
              <w:t xml:space="preserve"> </w:t>
            </w:r>
            <w:r>
              <w:t xml:space="preserve">таблицы </w:t>
            </w:r>
            <w:r>
              <w:rPr>
                <w:lang w:val="en-US"/>
              </w:rPr>
              <w:t>NSI</w:t>
            </w:r>
            <w:r w:rsidRPr="00644224">
              <w:t>_</w:t>
            </w:r>
            <w:r>
              <w:rPr>
                <w:lang w:val="en-US"/>
              </w:rPr>
              <w:t>FARM</w:t>
            </w:r>
            <w:r w:rsidRPr="00644224">
              <w:t>_</w:t>
            </w:r>
            <w:r>
              <w:rPr>
                <w:lang w:val="en-US"/>
              </w:rPr>
              <w:t>MEDICAMENT</w:t>
            </w:r>
            <w:r>
              <w:t>.</w:t>
            </w:r>
          </w:p>
          <w:p w14:paraId="3D1A4259" w14:textId="77777777" w:rsidR="00056C63" w:rsidRPr="00F22023" w:rsidRDefault="00056C63" w:rsidP="00056C63">
            <w:pPr>
              <w:pStyle w:val="ad"/>
              <w:jc w:val="left"/>
            </w:pPr>
          </w:p>
          <w:p w14:paraId="33702693" w14:textId="77777777" w:rsidR="00056C63" w:rsidRPr="00800176" w:rsidRDefault="00056C63" w:rsidP="00056C63">
            <w:pPr>
              <w:pStyle w:val="ad"/>
              <w:jc w:val="center"/>
              <w:rPr>
                <w:b/>
              </w:rPr>
            </w:pPr>
            <w:r w:rsidRPr="00800176">
              <w:rPr>
                <w:b/>
              </w:rPr>
              <w:t>Блок «Торговое наименование (ТН) лекарственного препарата» (tradeInfo)</w:t>
            </w:r>
          </w:p>
          <w:p w14:paraId="7084B1DC" w14:textId="77777777" w:rsidR="00056C63" w:rsidRPr="00A8413E" w:rsidRDefault="00056C63" w:rsidP="00056C63">
            <w:pPr>
              <w:pStyle w:val="ad"/>
              <w:jc w:val="left"/>
            </w:pPr>
          </w:p>
          <w:p w14:paraId="2DA84AAC" w14:textId="77777777" w:rsidR="00056C63" w:rsidRPr="00684286" w:rsidRDefault="00056C63" w:rsidP="00056C63">
            <w:pPr>
              <w:pStyle w:val="ad"/>
              <w:jc w:val="left"/>
            </w:pPr>
          </w:p>
          <w:p w14:paraId="2C4564CE" w14:textId="07DABAC5" w:rsidR="00056C63" w:rsidRDefault="00056C63" w:rsidP="00056C63">
            <w:pPr>
              <w:pStyle w:val="ad"/>
              <w:jc w:val="left"/>
            </w:pPr>
            <w:r>
              <w:t>Поле «</w:t>
            </w:r>
            <w:r w:rsidRPr="002E4598">
              <w:t xml:space="preserve">Торговое наименование (ТН) препарата по справочнику  </w:t>
            </w:r>
            <w:r>
              <w:t>«</w:t>
            </w:r>
            <w:r w:rsidRPr="002E4598">
              <w:t>Список торговых наименований лекарственных препаратов</w:t>
            </w:r>
            <w:r>
              <w:t>»» (</w:t>
            </w:r>
            <w:r w:rsidRPr="002E4598">
              <w:t>tradeName</w:t>
            </w:r>
            <w:r>
              <w:t xml:space="preserve">) игнорируется при приеме, автоматически заполняется из справочника ЕИС при выгрузке – поле </w:t>
            </w:r>
            <w:r>
              <w:rPr>
                <w:lang w:val="en-US"/>
              </w:rPr>
              <w:t>NAME</w:t>
            </w:r>
            <w:r w:rsidRPr="00D8583A">
              <w:t xml:space="preserve"> </w:t>
            </w:r>
            <w:r>
              <w:t xml:space="preserve">сущности </w:t>
            </w:r>
            <w:r>
              <w:rPr>
                <w:lang w:val="en-US"/>
              </w:rPr>
              <w:t>NSI</w:t>
            </w:r>
            <w:r w:rsidRPr="00644224">
              <w:t>_</w:t>
            </w:r>
            <w:r>
              <w:rPr>
                <w:lang w:val="en-US"/>
              </w:rPr>
              <w:t>FARM</w:t>
            </w:r>
            <w:r w:rsidRPr="00644224">
              <w:t>_</w:t>
            </w:r>
            <w:r>
              <w:rPr>
                <w:lang w:val="en-US"/>
              </w:rPr>
              <w:t>MEDICINE</w:t>
            </w:r>
            <w:r w:rsidRPr="002E4598">
              <w:t>_</w:t>
            </w:r>
            <w:r>
              <w:rPr>
                <w:lang w:val="en-US"/>
              </w:rPr>
              <w:t>TRADE</w:t>
            </w:r>
            <w:r w:rsidRPr="002E4598">
              <w:t>_</w:t>
            </w:r>
            <w:r>
              <w:rPr>
                <w:lang w:val="en-US"/>
              </w:rPr>
              <w:t>NAME</w:t>
            </w:r>
            <w:r>
              <w:t>.</w:t>
            </w:r>
          </w:p>
          <w:p w14:paraId="1C63955E" w14:textId="36CC11A1" w:rsidR="00056C63" w:rsidRDefault="00056C63" w:rsidP="00056C63">
            <w:pPr>
              <w:pStyle w:val="ad"/>
              <w:jc w:val="left"/>
            </w:pPr>
          </w:p>
          <w:p w14:paraId="3593B7A3" w14:textId="1B2B0164" w:rsidR="00056C63" w:rsidRPr="00800176" w:rsidRDefault="00056C63" w:rsidP="00056C63">
            <w:pPr>
              <w:pStyle w:val="ad"/>
              <w:jc w:val="center"/>
              <w:rPr>
                <w:b/>
              </w:rPr>
            </w:pPr>
            <w:r w:rsidRPr="00800176">
              <w:rPr>
                <w:b/>
              </w:rPr>
              <w:t>Блок «Торговое наименование (ТН) лекарственного препарата. Изменено вручную» (editedTradeInfo)</w:t>
            </w:r>
          </w:p>
          <w:p w14:paraId="4DCD2CA6" w14:textId="77777777" w:rsidR="00056C63" w:rsidRDefault="00056C63" w:rsidP="00056C63">
            <w:pPr>
              <w:pStyle w:val="ad"/>
              <w:jc w:val="left"/>
            </w:pPr>
          </w:p>
          <w:p w14:paraId="041A512C" w14:textId="6E349F6A" w:rsidR="00056C63" w:rsidRDefault="00056C63" w:rsidP="00056C63">
            <w:pPr>
              <w:pStyle w:val="ad"/>
              <w:jc w:val="left"/>
            </w:pPr>
            <w:r>
              <w:t>Также при приеме может быть заполнен блок «</w:t>
            </w:r>
            <w:r w:rsidRPr="00F83302">
              <w:t>Торговое наименование (ТН) лекарственного препарата. Изменено вручную</w:t>
            </w:r>
            <w:r>
              <w:t>» (</w:t>
            </w:r>
            <w:r w:rsidRPr="00C04380">
              <w:t>editedTradeInfo</w:t>
            </w:r>
            <w:r>
              <w:t>). В таком случае для полей данного блока в ГУИ устанавливается признак «Изменено вручную».</w:t>
            </w:r>
          </w:p>
          <w:p w14:paraId="5382C0CE" w14:textId="634CAFD3" w:rsidR="00056C63" w:rsidRDefault="00056C63" w:rsidP="00056C63">
            <w:pPr>
              <w:pStyle w:val="ad"/>
              <w:jc w:val="left"/>
            </w:pPr>
            <w:r>
              <w:t>При передаче блок «</w:t>
            </w:r>
            <w:r w:rsidRPr="00F83302">
              <w:t>Торговое наименование (ТН) лекарственного препарата. Изменено вручную</w:t>
            </w:r>
            <w:r>
              <w:t>» (</w:t>
            </w:r>
            <w:r w:rsidRPr="00C04380">
              <w:t>editedTradeInfo</w:t>
            </w:r>
            <w:r>
              <w:t>) заполняется в случае если в ГУИ для полей блока установлен признак «Изменено вручную».</w:t>
            </w:r>
          </w:p>
          <w:p w14:paraId="527E9333" w14:textId="77777777" w:rsidR="00056C63" w:rsidRPr="002E4598" w:rsidRDefault="00056C63" w:rsidP="00056C63">
            <w:pPr>
              <w:pStyle w:val="ad"/>
              <w:jc w:val="left"/>
            </w:pPr>
          </w:p>
          <w:p w14:paraId="7D38EEC6" w14:textId="77777777" w:rsidR="00056C63" w:rsidRPr="00684286" w:rsidRDefault="00056C63" w:rsidP="00056C63">
            <w:pPr>
              <w:pStyle w:val="ad"/>
              <w:jc w:val="left"/>
            </w:pPr>
          </w:p>
          <w:p w14:paraId="0C2D2E20" w14:textId="77777777" w:rsidR="00056C63" w:rsidRPr="00684286" w:rsidRDefault="00056C63" w:rsidP="00056C63">
            <w:pPr>
              <w:pStyle w:val="ad"/>
              <w:jc w:val="left"/>
            </w:pPr>
          </w:p>
          <w:p w14:paraId="3C4F2F68" w14:textId="1F4DD25D" w:rsidR="00056C63" w:rsidRDefault="00056C63" w:rsidP="00056C63">
            <w:pPr>
              <w:pStyle w:val="ad"/>
              <w:jc w:val="left"/>
            </w:pPr>
            <w:r>
              <w:t>Поле «</w:t>
            </w:r>
            <w:r w:rsidRPr="00EF3F59">
              <w:t>Номер регистрационного удостоверения лекарственного препарата</w:t>
            </w:r>
            <w:r>
              <w:t>» (</w:t>
            </w:r>
            <w:r w:rsidRPr="00EF3F59">
              <w:t>certificateNumber</w:t>
            </w:r>
            <w:r>
              <w:t xml:space="preserve">) игнорируется при приеме, автоматически заполняется из справочника ЕИС при выгрузке – поле </w:t>
            </w:r>
            <w:r>
              <w:rPr>
                <w:lang w:val="en-US"/>
              </w:rPr>
              <w:t>NUM</w:t>
            </w:r>
            <w:r w:rsidRPr="00EF3F59">
              <w:t>_</w:t>
            </w:r>
            <w:r>
              <w:rPr>
                <w:lang w:val="en-US"/>
              </w:rPr>
              <w:t>REG</w:t>
            </w:r>
            <w:r w:rsidRPr="00D8583A">
              <w:t xml:space="preserve"> </w:t>
            </w:r>
            <w:r>
              <w:t xml:space="preserve">сущности </w:t>
            </w:r>
            <w:r>
              <w:rPr>
                <w:lang w:val="en-US"/>
              </w:rPr>
              <w:t>NSI</w:t>
            </w:r>
            <w:r w:rsidRPr="00644224">
              <w:t>_</w:t>
            </w:r>
            <w:r>
              <w:rPr>
                <w:lang w:val="en-US"/>
              </w:rPr>
              <w:t>FARM</w:t>
            </w:r>
            <w:r w:rsidRPr="00644224">
              <w:t>_</w:t>
            </w:r>
            <w:r>
              <w:rPr>
                <w:lang w:val="en-US"/>
              </w:rPr>
              <w:t>MEDICAMENT</w:t>
            </w:r>
            <w:r>
              <w:t>.</w:t>
            </w:r>
          </w:p>
          <w:p w14:paraId="078C0FE2" w14:textId="77777777" w:rsidR="00056C63" w:rsidRDefault="00056C63" w:rsidP="00056C63">
            <w:pPr>
              <w:pStyle w:val="ad"/>
              <w:jc w:val="left"/>
            </w:pPr>
          </w:p>
          <w:p w14:paraId="1031741B" w14:textId="3CC73FF0" w:rsidR="00056C63" w:rsidRDefault="00056C63" w:rsidP="00056C63">
            <w:pPr>
              <w:pStyle w:val="ad"/>
              <w:jc w:val="left"/>
            </w:pPr>
            <w:r>
              <w:t>Также при приеме может быть заполнено поле «</w:t>
            </w:r>
            <w:r w:rsidRPr="00F83302">
              <w:t>Номер регистрационного удостоверения лекарственного препарата. Изменено вручную</w:t>
            </w:r>
            <w:r>
              <w:t>» (</w:t>
            </w:r>
            <w:r w:rsidRPr="00F83302">
              <w:t>editedCertificateNumber</w:t>
            </w:r>
            <w:r>
              <w:t>). В таком случае для данного поля в ГУИ устанавливается признак «Изменено вручную».</w:t>
            </w:r>
          </w:p>
          <w:p w14:paraId="543FEC5A" w14:textId="4AB50115" w:rsidR="00056C63" w:rsidRDefault="00056C63" w:rsidP="00056C63">
            <w:pPr>
              <w:pStyle w:val="ad"/>
              <w:jc w:val="left"/>
            </w:pPr>
            <w:r>
              <w:t>При передаче поле «</w:t>
            </w:r>
            <w:r w:rsidRPr="00F83302">
              <w:t>Номер регистрационного удостоверения лекарственного препарата. Изменено вручную</w:t>
            </w:r>
            <w:r>
              <w:t>» (</w:t>
            </w:r>
            <w:r w:rsidRPr="00F83302">
              <w:t>editedCertificateNumber</w:t>
            </w:r>
            <w:r>
              <w:t>) заполняется в случае если в ГУИ для полей блока установлен признак «Изменено вручную».</w:t>
            </w:r>
          </w:p>
          <w:p w14:paraId="44DA81F2" w14:textId="0F5405E1" w:rsidR="00056C63" w:rsidRDefault="00056C63" w:rsidP="00056C63">
            <w:pPr>
              <w:pStyle w:val="ad"/>
              <w:jc w:val="left"/>
            </w:pPr>
          </w:p>
          <w:p w14:paraId="25723566" w14:textId="77777777" w:rsidR="00056C63" w:rsidRPr="002E4598" w:rsidRDefault="00056C63" w:rsidP="00056C63">
            <w:pPr>
              <w:pStyle w:val="ad"/>
              <w:jc w:val="left"/>
            </w:pPr>
          </w:p>
          <w:p w14:paraId="0DB8009A" w14:textId="77777777" w:rsidR="00056C63" w:rsidRPr="00800176" w:rsidRDefault="00056C63" w:rsidP="00056C63">
            <w:pPr>
              <w:pStyle w:val="ad"/>
              <w:jc w:val="center"/>
              <w:rPr>
                <w:b/>
              </w:rPr>
            </w:pPr>
            <w:r w:rsidRPr="00800176">
              <w:rPr>
                <w:b/>
              </w:rPr>
              <w:t>Блок «Лекарственная форма» (</w:t>
            </w:r>
            <w:r w:rsidRPr="00800176">
              <w:rPr>
                <w:b/>
                <w:lang w:val="en-US"/>
              </w:rPr>
              <w:t>medicamentalFormInfo</w:t>
            </w:r>
            <w:r w:rsidRPr="00800176">
              <w:rPr>
                <w:b/>
              </w:rPr>
              <w:t>)</w:t>
            </w:r>
          </w:p>
          <w:p w14:paraId="66FBC5B2" w14:textId="77777777" w:rsidR="00056C63" w:rsidRPr="00A8413E" w:rsidRDefault="00056C63" w:rsidP="00056C63">
            <w:pPr>
              <w:pStyle w:val="ad"/>
              <w:jc w:val="left"/>
            </w:pPr>
          </w:p>
          <w:p w14:paraId="63DC2EE1" w14:textId="77777777" w:rsidR="00056C63" w:rsidRPr="0036528C" w:rsidRDefault="00056C63" w:rsidP="00056C63">
            <w:pPr>
              <w:pStyle w:val="ad"/>
              <w:jc w:val="left"/>
            </w:pPr>
          </w:p>
          <w:p w14:paraId="10FF5930" w14:textId="2811CBE1" w:rsidR="00056C63" w:rsidRPr="002E4598" w:rsidRDefault="00056C63" w:rsidP="00056C63">
            <w:pPr>
              <w:pStyle w:val="ad"/>
              <w:jc w:val="left"/>
            </w:pPr>
            <w:r>
              <w:t>Поле «</w:t>
            </w:r>
            <w:r w:rsidRPr="0036528C">
              <w:t xml:space="preserve">Наименование лекарственной формы по справочнику </w:t>
            </w:r>
            <w:r>
              <w:t>«</w:t>
            </w:r>
            <w:r w:rsidRPr="0036528C">
              <w:t>Список лекарственных форм</w:t>
            </w:r>
            <w:r>
              <w:t>»» (</w:t>
            </w:r>
            <w:r w:rsidRPr="007A67E2">
              <w:rPr>
                <w:lang w:val="en-US"/>
              </w:rPr>
              <w:t>medicamental</w:t>
            </w:r>
            <w:r w:rsidRPr="0036528C">
              <w:t>FormName</w:t>
            </w:r>
            <w:r>
              <w:t xml:space="preserve">) игнорируется при приеме, автоматически заполняется из справочника ЕИС при выгрузке – поле </w:t>
            </w:r>
            <w:r>
              <w:rPr>
                <w:lang w:val="en-US"/>
              </w:rPr>
              <w:t>NAME</w:t>
            </w:r>
            <w:r w:rsidRPr="00D8583A">
              <w:t xml:space="preserve"> </w:t>
            </w:r>
            <w:r>
              <w:t xml:space="preserve">сущности </w:t>
            </w:r>
            <w:r>
              <w:rPr>
                <w:lang w:val="en-US"/>
              </w:rPr>
              <w:t>NSI</w:t>
            </w:r>
            <w:r w:rsidRPr="00644224">
              <w:t>_</w:t>
            </w:r>
            <w:r>
              <w:rPr>
                <w:lang w:val="en-US"/>
              </w:rPr>
              <w:t>FARM</w:t>
            </w:r>
            <w:r w:rsidRPr="00644224">
              <w:t>_</w:t>
            </w:r>
            <w:r>
              <w:rPr>
                <w:lang w:val="en-US"/>
              </w:rPr>
              <w:t>MEDICAMENTAL</w:t>
            </w:r>
            <w:r w:rsidRPr="0036528C">
              <w:t>_</w:t>
            </w:r>
            <w:r>
              <w:rPr>
                <w:lang w:val="en-US"/>
              </w:rPr>
              <w:t>FORM</w:t>
            </w:r>
            <w:r>
              <w:t>.</w:t>
            </w:r>
          </w:p>
          <w:p w14:paraId="2F0D4C0C" w14:textId="44E407EA" w:rsidR="00056C63" w:rsidRDefault="00056C63" w:rsidP="00056C63">
            <w:pPr>
              <w:pStyle w:val="ad"/>
              <w:jc w:val="left"/>
            </w:pPr>
          </w:p>
          <w:p w14:paraId="246FD01C" w14:textId="701EE31F" w:rsidR="00056C63" w:rsidRPr="00800176" w:rsidRDefault="00056C63" w:rsidP="00056C63">
            <w:pPr>
              <w:pStyle w:val="ad"/>
              <w:jc w:val="center"/>
              <w:rPr>
                <w:b/>
              </w:rPr>
            </w:pPr>
            <w:r w:rsidRPr="00800176">
              <w:rPr>
                <w:b/>
              </w:rPr>
              <w:t>Блок «Лекарственная форма. Изменено вручную» (</w:t>
            </w:r>
            <w:r w:rsidRPr="00800176">
              <w:rPr>
                <w:b/>
                <w:lang w:val="en-US"/>
              </w:rPr>
              <w:t>editedMedicamentalFormInfo</w:t>
            </w:r>
            <w:r w:rsidRPr="00800176">
              <w:rPr>
                <w:b/>
              </w:rPr>
              <w:t>)</w:t>
            </w:r>
          </w:p>
          <w:p w14:paraId="7B107685" w14:textId="1476535F" w:rsidR="00056C63" w:rsidRDefault="00056C63" w:rsidP="00056C63">
            <w:pPr>
              <w:pStyle w:val="ad"/>
              <w:jc w:val="left"/>
            </w:pPr>
          </w:p>
          <w:p w14:paraId="1A692F6B" w14:textId="77777777" w:rsidR="00056C63" w:rsidRDefault="00056C63" w:rsidP="00056C63">
            <w:pPr>
              <w:pStyle w:val="ad"/>
              <w:jc w:val="left"/>
            </w:pPr>
          </w:p>
          <w:p w14:paraId="59AD71A7" w14:textId="4A73C8E4" w:rsidR="00056C63" w:rsidRDefault="00056C63" w:rsidP="00056C63">
            <w:pPr>
              <w:pStyle w:val="ad"/>
              <w:jc w:val="left"/>
            </w:pPr>
            <w:r>
              <w:lastRenderedPageBreak/>
              <w:t>Также при приеме может быть заполнен блок «</w:t>
            </w:r>
            <w:r w:rsidRPr="00C04380">
              <w:t>Лекарственная форма. Изменено вручную</w:t>
            </w:r>
            <w:r>
              <w:t>» (</w:t>
            </w:r>
            <w:r w:rsidRPr="00C04380">
              <w:t>editedMedicamentalFormInfo</w:t>
            </w:r>
            <w:r>
              <w:t>). В таком случае для полей данного блока в ГУИ устанавливается признак «Изменено вручную».</w:t>
            </w:r>
          </w:p>
          <w:p w14:paraId="6DEDF6B8" w14:textId="33499BA2" w:rsidR="00056C63" w:rsidRDefault="00056C63" w:rsidP="00056C63">
            <w:pPr>
              <w:pStyle w:val="ad"/>
              <w:jc w:val="left"/>
            </w:pPr>
            <w:r>
              <w:t>При передаче блок «</w:t>
            </w:r>
            <w:r w:rsidRPr="00C04380">
              <w:t>Лекарственная форма. Изменено вручную</w:t>
            </w:r>
            <w:r>
              <w:t>» (</w:t>
            </w:r>
            <w:r w:rsidRPr="00C04380">
              <w:t>editedMedicamentalFormInfo</w:t>
            </w:r>
            <w:r>
              <w:t>) заполняется в случае если в ГУИ для полей блока установлен признак «Изменено вручную».</w:t>
            </w:r>
          </w:p>
          <w:p w14:paraId="0C77DDB5" w14:textId="7B4ECEBA" w:rsidR="00056C63" w:rsidRDefault="00056C63" w:rsidP="00056C63">
            <w:pPr>
              <w:pStyle w:val="ad"/>
              <w:jc w:val="left"/>
            </w:pPr>
          </w:p>
          <w:p w14:paraId="195DB507" w14:textId="77777777" w:rsidR="00056C63" w:rsidRPr="0036528C" w:rsidRDefault="00056C63" w:rsidP="00056C63">
            <w:pPr>
              <w:pStyle w:val="ad"/>
              <w:jc w:val="left"/>
            </w:pPr>
          </w:p>
          <w:p w14:paraId="2C2B3862" w14:textId="77777777" w:rsidR="00056C63" w:rsidRPr="00800176" w:rsidRDefault="00056C63" w:rsidP="00056C63">
            <w:pPr>
              <w:pStyle w:val="ad"/>
              <w:jc w:val="center"/>
              <w:rPr>
                <w:b/>
              </w:rPr>
            </w:pPr>
            <w:r w:rsidRPr="00800176">
              <w:rPr>
                <w:b/>
              </w:rPr>
              <w:t>Блок «Дозировка» (dosageInfo)</w:t>
            </w:r>
          </w:p>
          <w:p w14:paraId="111EE125" w14:textId="77777777" w:rsidR="00056C63" w:rsidRPr="00A8413E" w:rsidRDefault="00056C63" w:rsidP="00056C63">
            <w:pPr>
              <w:pStyle w:val="ad"/>
              <w:jc w:val="left"/>
            </w:pPr>
          </w:p>
          <w:p w14:paraId="68AFFE3D" w14:textId="77777777" w:rsidR="00056C63" w:rsidRPr="0036528C" w:rsidRDefault="00056C63" w:rsidP="00056C63">
            <w:pPr>
              <w:pStyle w:val="ad"/>
              <w:jc w:val="left"/>
            </w:pPr>
          </w:p>
          <w:p w14:paraId="42B95409" w14:textId="77777777" w:rsidR="00056C63" w:rsidRDefault="00056C63" w:rsidP="00056C63">
            <w:pPr>
              <w:pStyle w:val="ad"/>
              <w:jc w:val="left"/>
            </w:pPr>
            <w:r>
              <w:t>Поле «</w:t>
            </w:r>
            <w:r w:rsidRPr="00485283">
              <w:t>Код единицы измерения</w:t>
            </w:r>
            <w:r>
              <w:t>» (</w:t>
            </w:r>
            <w:r w:rsidRPr="002D363C">
              <w:t>dosageInfo\</w:t>
            </w:r>
            <w:r w:rsidRPr="00485283">
              <w:t>dosageOKEI\</w:t>
            </w:r>
            <w:r>
              <w:t xml:space="preserve"> </w:t>
            </w:r>
            <w:r w:rsidRPr="00485283">
              <w:t>code</w:t>
            </w:r>
            <w:r>
              <w:t xml:space="preserve">) игнорируется при приеме, автоматически заполняется из справочника ЕИС при выгрузке – поле </w:t>
            </w:r>
            <w:r>
              <w:rPr>
                <w:lang w:val="en-US"/>
              </w:rPr>
              <w:t>OKEI</w:t>
            </w:r>
            <w:r w:rsidRPr="00485283">
              <w:t>_</w:t>
            </w:r>
            <w:r>
              <w:rPr>
                <w:lang w:val="en-US"/>
              </w:rPr>
              <w:t>CODE</w:t>
            </w:r>
            <w:r w:rsidRPr="00D8583A">
              <w:t xml:space="preserve"> </w:t>
            </w:r>
            <w:r>
              <w:t xml:space="preserve">сущности </w:t>
            </w:r>
            <w:r>
              <w:rPr>
                <w:lang w:val="en-US"/>
              </w:rPr>
              <w:t>NSI</w:t>
            </w:r>
            <w:r w:rsidRPr="00644224">
              <w:t>_</w:t>
            </w:r>
            <w:r>
              <w:rPr>
                <w:lang w:val="en-US"/>
              </w:rPr>
              <w:t>FARM</w:t>
            </w:r>
            <w:r w:rsidRPr="00644224">
              <w:t>_</w:t>
            </w:r>
            <w:r>
              <w:rPr>
                <w:lang w:val="en-US"/>
              </w:rPr>
              <w:t>DOSAGE</w:t>
            </w:r>
            <w:r>
              <w:t>.</w:t>
            </w:r>
          </w:p>
          <w:p w14:paraId="5AD9A9FF" w14:textId="77777777" w:rsidR="00056C63" w:rsidRPr="002D363C" w:rsidRDefault="00056C63" w:rsidP="00056C63">
            <w:pPr>
              <w:pStyle w:val="ad"/>
              <w:jc w:val="left"/>
            </w:pPr>
          </w:p>
          <w:p w14:paraId="6B5B7579" w14:textId="77777777" w:rsidR="00056C63" w:rsidRDefault="00056C63" w:rsidP="00056C63">
            <w:pPr>
              <w:pStyle w:val="ad"/>
              <w:jc w:val="left"/>
            </w:pPr>
            <w:r>
              <w:t>Поле «Наименование</w:t>
            </w:r>
            <w:r w:rsidRPr="00485283">
              <w:t xml:space="preserve"> единицы измерения</w:t>
            </w:r>
            <w:r>
              <w:t>» (</w:t>
            </w:r>
            <w:r w:rsidRPr="002D363C">
              <w:t>dosageInfo\</w:t>
            </w:r>
            <w:r w:rsidRPr="00485283">
              <w:t>dosageOKEI\</w:t>
            </w:r>
            <w:r>
              <w:t xml:space="preserve"> </w:t>
            </w:r>
            <w:r>
              <w:rPr>
                <w:lang w:val="en-US"/>
              </w:rPr>
              <w:t>name</w:t>
            </w:r>
            <w:r>
              <w:t xml:space="preserve">) игнорируется при приеме, автоматически заполняется из справочника ЕИС при выгрузке – поле </w:t>
            </w:r>
            <w:r>
              <w:rPr>
                <w:lang w:val="en-US"/>
              </w:rPr>
              <w:t>OKEI</w:t>
            </w:r>
            <w:r w:rsidRPr="00485283">
              <w:t>_</w:t>
            </w:r>
            <w:r>
              <w:rPr>
                <w:lang w:val="en-US"/>
              </w:rPr>
              <w:t>NAME</w:t>
            </w:r>
            <w:r w:rsidRPr="00D8583A">
              <w:t xml:space="preserve"> </w:t>
            </w:r>
            <w:r>
              <w:t xml:space="preserve">сущности </w:t>
            </w:r>
            <w:r>
              <w:rPr>
                <w:lang w:val="en-US"/>
              </w:rPr>
              <w:t>NSI</w:t>
            </w:r>
            <w:r w:rsidRPr="00644224">
              <w:t>_</w:t>
            </w:r>
            <w:r>
              <w:rPr>
                <w:lang w:val="en-US"/>
              </w:rPr>
              <w:t>FARM</w:t>
            </w:r>
            <w:r w:rsidRPr="00644224">
              <w:t>_</w:t>
            </w:r>
            <w:r>
              <w:rPr>
                <w:lang w:val="en-US"/>
              </w:rPr>
              <w:t>DOSAGE</w:t>
            </w:r>
            <w:r>
              <w:t>.</w:t>
            </w:r>
          </w:p>
          <w:p w14:paraId="2EB69AFE" w14:textId="77777777" w:rsidR="00056C63" w:rsidRPr="00485283" w:rsidRDefault="00056C63" w:rsidP="00056C63">
            <w:pPr>
              <w:pStyle w:val="ad"/>
              <w:jc w:val="left"/>
            </w:pPr>
          </w:p>
          <w:p w14:paraId="2E64DBD0" w14:textId="702C294D" w:rsidR="00056C63" w:rsidRDefault="00056C63" w:rsidP="00056C63">
            <w:pPr>
              <w:pStyle w:val="ad"/>
              <w:jc w:val="left"/>
            </w:pPr>
            <w:r>
              <w:t>Поле «</w:t>
            </w:r>
            <w:r w:rsidRPr="00485283">
              <w:t xml:space="preserve">Значение дозировки по справочнику  </w:t>
            </w:r>
            <w:r>
              <w:t>«</w:t>
            </w:r>
            <w:r w:rsidRPr="00485283">
              <w:t>Дозировки</w:t>
            </w:r>
            <w:r>
              <w:t>»» (</w:t>
            </w:r>
            <w:r w:rsidRPr="002D363C">
              <w:t>dosageInfo\</w:t>
            </w:r>
            <w:r w:rsidRPr="0036528C">
              <w:t>dosageFormCode</w:t>
            </w:r>
            <w:r>
              <w:t xml:space="preserve">) игнорируется при приеме, автоматически заполняется из справочника ЕИС при выгрузке – поле </w:t>
            </w:r>
            <w:r>
              <w:rPr>
                <w:lang w:val="en-US"/>
              </w:rPr>
              <w:t>DOSAGE</w:t>
            </w:r>
            <w:r w:rsidRPr="002D363C">
              <w:t>_</w:t>
            </w:r>
            <w:r>
              <w:rPr>
                <w:lang w:val="en-US"/>
              </w:rPr>
              <w:t>NUM</w:t>
            </w:r>
            <w:r w:rsidRPr="002D363C">
              <w:t xml:space="preserve"> </w:t>
            </w:r>
            <w:r>
              <w:t xml:space="preserve">сущности </w:t>
            </w:r>
            <w:r>
              <w:rPr>
                <w:lang w:val="en-US"/>
              </w:rPr>
              <w:t>NSI</w:t>
            </w:r>
            <w:r w:rsidRPr="00644224">
              <w:t>_</w:t>
            </w:r>
            <w:r>
              <w:rPr>
                <w:lang w:val="en-US"/>
              </w:rPr>
              <w:t>FARM</w:t>
            </w:r>
            <w:r w:rsidRPr="00644224">
              <w:t>_</w:t>
            </w:r>
            <w:r>
              <w:rPr>
                <w:lang w:val="en-US"/>
              </w:rPr>
              <w:t>DOSAGE</w:t>
            </w:r>
            <w:r>
              <w:t>.</w:t>
            </w:r>
          </w:p>
          <w:p w14:paraId="6E5196B9" w14:textId="77777777" w:rsidR="00056C63" w:rsidRPr="002D363C" w:rsidRDefault="00056C63" w:rsidP="00056C63">
            <w:pPr>
              <w:pStyle w:val="ad"/>
              <w:jc w:val="left"/>
            </w:pPr>
          </w:p>
          <w:p w14:paraId="4B102115" w14:textId="5862C603" w:rsidR="00056C63" w:rsidRDefault="00056C63" w:rsidP="00056C63">
            <w:pPr>
              <w:pStyle w:val="ad"/>
              <w:jc w:val="left"/>
            </w:pPr>
            <w:r>
              <w:t>Поле «</w:t>
            </w:r>
            <w:r w:rsidRPr="00485283">
              <w:t xml:space="preserve">Полная форма дозировки по справочнику  </w:t>
            </w:r>
            <w:r>
              <w:t>«</w:t>
            </w:r>
            <w:r w:rsidRPr="00485283">
              <w:t>Дозировки</w:t>
            </w:r>
            <w:r>
              <w:t>»» (</w:t>
            </w:r>
            <w:r w:rsidRPr="002D363C">
              <w:t>dosageInfo\</w:t>
            </w:r>
            <w:r w:rsidRPr="00485283">
              <w:t>dosageGRLSValue</w:t>
            </w:r>
            <w:r>
              <w:t xml:space="preserve">) игнорируется при приеме, автоматически заполняется из справочника ЕИС при выгрузке – поле </w:t>
            </w:r>
            <w:r>
              <w:rPr>
                <w:lang w:val="en-US"/>
              </w:rPr>
              <w:t>GRLS</w:t>
            </w:r>
            <w:r w:rsidRPr="004A173A">
              <w:t>_</w:t>
            </w:r>
            <w:r>
              <w:rPr>
                <w:lang w:val="en-US"/>
              </w:rPr>
              <w:t>VALUE</w:t>
            </w:r>
            <w:r w:rsidRPr="00D8583A">
              <w:t xml:space="preserve"> </w:t>
            </w:r>
            <w:r>
              <w:t xml:space="preserve">сущности </w:t>
            </w:r>
            <w:r>
              <w:rPr>
                <w:lang w:val="en-US"/>
              </w:rPr>
              <w:t>NSI</w:t>
            </w:r>
            <w:r w:rsidRPr="00644224">
              <w:t>_</w:t>
            </w:r>
            <w:r>
              <w:rPr>
                <w:lang w:val="en-US"/>
              </w:rPr>
              <w:t>FARM</w:t>
            </w:r>
            <w:r w:rsidRPr="00644224">
              <w:t>_</w:t>
            </w:r>
            <w:r>
              <w:rPr>
                <w:lang w:val="en-US"/>
              </w:rPr>
              <w:t>DOSAGE</w:t>
            </w:r>
            <w:r>
              <w:t>.</w:t>
            </w:r>
          </w:p>
          <w:p w14:paraId="75F12423" w14:textId="77777777" w:rsidR="00056C63" w:rsidRDefault="00056C63" w:rsidP="00056C63">
            <w:pPr>
              <w:pStyle w:val="ad"/>
              <w:jc w:val="center"/>
              <w:rPr>
                <w:b/>
              </w:rPr>
            </w:pPr>
          </w:p>
          <w:p w14:paraId="3DC573D9" w14:textId="363EC130" w:rsidR="00056C63" w:rsidRPr="00800176" w:rsidRDefault="00056C63" w:rsidP="00056C63">
            <w:pPr>
              <w:pStyle w:val="ad"/>
              <w:jc w:val="center"/>
              <w:rPr>
                <w:b/>
              </w:rPr>
            </w:pPr>
            <w:r w:rsidRPr="00800176">
              <w:rPr>
                <w:b/>
              </w:rPr>
              <w:t>Блок «Дозировка. Изменено вручную» (editedDosageInfo)</w:t>
            </w:r>
          </w:p>
          <w:p w14:paraId="010EF2EB" w14:textId="77777777" w:rsidR="00056C63" w:rsidRDefault="00056C63" w:rsidP="00056C63">
            <w:pPr>
              <w:pStyle w:val="ad"/>
              <w:jc w:val="left"/>
            </w:pPr>
          </w:p>
          <w:p w14:paraId="44D1EF6E" w14:textId="090F3D07" w:rsidR="00056C63" w:rsidRDefault="00056C63" w:rsidP="00056C63">
            <w:pPr>
              <w:pStyle w:val="ad"/>
              <w:jc w:val="left"/>
            </w:pPr>
          </w:p>
          <w:p w14:paraId="3D90E9F0" w14:textId="44EDAA09" w:rsidR="00056C63" w:rsidRDefault="00056C63" w:rsidP="00056C63">
            <w:pPr>
              <w:pStyle w:val="ad"/>
              <w:jc w:val="left"/>
            </w:pPr>
            <w:r>
              <w:t>Также при приеме может быть заполнен блок «</w:t>
            </w:r>
            <w:r w:rsidRPr="00800176">
              <w:t>Дозировка. Изменено вручную</w:t>
            </w:r>
            <w:r>
              <w:t>» (</w:t>
            </w:r>
            <w:r w:rsidRPr="00800176">
              <w:t>editedDosageInfo</w:t>
            </w:r>
            <w:r>
              <w:t>). В таком случае следующих полей данного блока</w:t>
            </w:r>
            <w:r w:rsidRPr="00800176">
              <w:t>:</w:t>
            </w:r>
            <w:r>
              <w:t xml:space="preserve"> «</w:t>
            </w:r>
            <w:r w:rsidRPr="00800176">
              <w:t>Значение дозировки</w:t>
            </w:r>
            <w:r>
              <w:t>» (</w:t>
            </w:r>
            <w:r w:rsidRPr="00800176">
              <w:t>dosageValue</w:t>
            </w:r>
            <w:r>
              <w:t>)   в ГУИ устанавливается признак «Изменено вручную».</w:t>
            </w:r>
          </w:p>
          <w:p w14:paraId="7B6B628B" w14:textId="3C7E449B" w:rsidR="00056C63" w:rsidRDefault="00056C63" w:rsidP="00056C63">
            <w:pPr>
              <w:pStyle w:val="ad"/>
              <w:jc w:val="left"/>
            </w:pPr>
            <w:r>
              <w:t>При передаче следующие поля</w:t>
            </w:r>
            <w:r w:rsidRPr="00800176">
              <w:t>(</w:t>
            </w:r>
            <w:r>
              <w:t>блоки</w:t>
            </w:r>
            <w:r w:rsidRPr="00800176">
              <w:t>)</w:t>
            </w:r>
            <w:r>
              <w:t xml:space="preserve"> «</w:t>
            </w:r>
            <w:r w:rsidRPr="00800176">
              <w:t>Значение дозировки</w:t>
            </w:r>
            <w:r>
              <w:t>» (</w:t>
            </w:r>
            <w:r w:rsidRPr="00800176">
              <w:t>dosageValue</w:t>
            </w:r>
            <w:r>
              <w:t xml:space="preserve">) блока </w:t>
            </w:r>
            <w:r w:rsidRPr="00800176">
              <w:t>editedDosageInfo</w:t>
            </w:r>
            <w:r>
              <w:t xml:space="preserve"> заполняется в случае если в ГУИ для полей блока установлен признак «Изменено вручную».</w:t>
            </w:r>
          </w:p>
          <w:p w14:paraId="4FF26AE3" w14:textId="3ED8D7DE" w:rsidR="00056C63" w:rsidRDefault="00056C63" w:rsidP="00056C63">
            <w:pPr>
              <w:pStyle w:val="ad"/>
              <w:jc w:val="left"/>
            </w:pPr>
            <w:r>
              <w:t xml:space="preserve">Поле </w:t>
            </w:r>
            <w:r w:rsidRPr="00B5225A">
              <w:t>Единица измерения дозировки. Ссылка на классификатор ОКЕИ (nsiOKEI)</w:t>
            </w:r>
            <w:r>
              <w:t xml:space="preserve"> игнорируется при приеме.</w:t>
            </w:r>
          </w:p>
          <w:p w14:paraId="67064B88" w14:textId="7508629F" w:rsidR="00056C63" w:rsidRDefault="00056C63" w:rsidP="00056C63">
            <w:pPr>
              <w:pStyle w:val="ad"/>
              <w:jc w:val="left"/>
            </w:pPr>
            <w:r>
              <w:t>Поля «</w:t>
            </w:r>
            <w:r w:rsidRPr="00800176">
              <w:t>Наименование единицы измерения дозировки</w:t>
            </w:r>
            <w:r>
              <w:t>» (</w:t>
            </w:r>
            <w:r w:rsidRPr="00800176">
              <w:t>dosageName</w:t>
            </w:r>
            <w:r>
              <w:t>), «</w:t>
            </w:r>
            <w:r w:rsidRPr="00800176">
              <w:t>Полная форма дозировки</w:t>
            </w:r>
            <w:r>
              <w:t>» (</w:t>
            </w:r>
            <w:r w:rsidRPr="00800176">
              <w:t>dosageGRLSValue</w:t>
            </w:r>
            <w:r>
              <w:t xml:space="preserve">) в составе блока </w:t>
            </w:r>
            <w:r w:rsidRPr="00800176">
              <w:t>editedDosageInfo</w:t>
            </w:r>
            <w:r>
              <w:t xml:space="preserve"> и</w:t>
            </w:r>
            <w:r w:rsidRPr="00800176">
              <w:t>гнориру</w:t>
            </w:r>
            <w:r>
              <w:t>ю</w:t>
            </w:r>
            <w:r w:rsidRPr="00800176">
              <w:t xml:space="preserve">тся при приеме, автоматически заполняется при передаче из справочника </w:t>
            </w:r>
            <w:r>
              <w:t>«</w:t>
            </w:r>
            <w:r w:rsidRPr="00800176">
              <w:t>Лекарственные препараты</w:t>
            </w:r>
            <w:r>
              <w:t>»</w:t>
            </w:r>
          </w:p>
          <w:p w14:paraId="28A4DE15" w14:textId="1720ADCF" w:rsidR="00056C63" w:rsidRDefault="00056C63" w:rsidP="00056C63">
            <w:pPr>
              <w:pStyle w:val="ad"/>
              <w:jc w:val="left"/>
            </w:pPr>
          </w:p>
          <w:p w14:paraId="5BB88F80" w14:textId="77777777" w:rsidR="00056C63" w:rsidRPr="00684286" w:rsidRDefault="00056C63" w:rsidP="00056C63">
            <w:pPr>
              <w:pStyle w:val="ad"/>
              <w:jc w:val="left"/>
            </w:pPr>
          </w:p>
          <w:p w14:paraId="5466AC8B" w14:textId="77777777" w:rsidR="00056C63" w:rsidRDefault="00056C63" w:rsidP="00056C63">
            <w:pPr>
              <w:pStyle w:val="ad"/>
              <w:jc w:val="left"/>
            </w:pPr>
            <w:r>
              <w:t>Поле «</w:t>
            </w:r>
            <w:r w:rsidRPr="007C6CC7">
              <w:t>Наименование держателя или владельца регистрационного удостоверения</w:t>
            </w:r>
            <w:r>
              <w:t xml:space="preserve">» </w:t>
            </w:r>
          </w:p>
          <w:p w14:paraId="44DB2FC5" w14:textId="1D893472" w:rsidR="00056C63" w:rsidRDefault="00056C63" w:rsidP="00056C63">
            <w:pPr>
              <w:pStyle w:val="ad"/>
              <w:jc w:val="left"/>
            </w:pPr>
            <w:r>
              <w:t>(</w:t>
            </w:r>
            <w:r w:rsidRPr="007C6CC7">
              <w:t>certificateKeeperName</w:t>
            </w:r>
            <w:r>
              <w:t>) игнорируется при приеме, автоматически заполняется из справочника «</w:t>
            </w:r>
            <w:r w:rsidRPr="007C6CC7">
              <w:t>Список лекарственных препаратов</w:t>
            </w:r>
            <w:r>
              <w:t>»</w:t>
            </w:r>
            <w:r w:rsidRPr="007C6CC7">
              <w:t xml:space="preserve"> </w:t>
            </w:r>
            <w:r>
              <w:t xml:space="preserve">ЕИС при выгрузке – поле </w:t>
            </w:r>
            <w:r>
              <w:rPr>
                <w:lang w:val="en-US"/>
              </w:rPr>
              <w:t>OWNER</w:t>
            </w:r>
            <w:r w:rsidRPr="007C6CC7">
              <w:t>_</w:t>
            </w:r>
            <w:r>
              <w:rPr>
                <w:lang w:val="en-US"/>
              </w:rPr>
              <w:t>NAME</w:t>
            </w:r>
            <w:r w:rsidRPr="00D8583A">
              <w:t xml:space="preserve"> </w:t>
            </w:r>
            <w:r>
              <w:t xml:space="preserve">сущности </w:t>
            </w:r>
            <w:r>
              <w:rPr>
                <w:lang w:val="en-US"/>
              </w:rPr>
              <w:t>NSI</w:t>
            </w:r>
            <w:r w:rsidRPr="00644224">
              <w:t>_</w:t>
            </w:r>
            <w:r>
              <w:rPr>
                <w:lang w:val="en-US"/>
              </w:rPr>
              <w:t>FARM</w:t>
            </w:r>
            <w:r w:rsidRPr="00644224">
              <w:t>_</w:t>
            </w:r>
            <w:r>
              <w:rPr>
                <w:lang w:val="en-US"/>
              </w:rPr>
              <w:t>MEDICAMENT</w:t>
            </w:r>
            <w:r>
              <w:t>.</w:t>
            </w:r>
          </w:p>
          <w:p w14:paraId="27C4661E" w14:textId="757C1C48" w:rsidR="00056C63" w:rsidRDefault="00056C63" w:rsidP="00056C63">
            <w:pPr>
              <w:pStyle w:val="ad"/>
              <w:jc w:val="left"/>
            </w:pPr>
          </w:p>
          <w:p w14:paraId="40CAB7EE" w14:textId="7BF666C8" w:rsidR="00056C63" w:rsidRDefault="00056C63" w:rsidP="00056C63">
            <w:pPr>
              <w:pStyle w:val="ad"/>
              <w:jc w:val="left"/>
            </w:pPr>
            <w:r>
              <w:t>Также при приеме может быть заполнено поле «</w:t>
            </w:r>
            <w:r w:rsidRPr="00800176">
              <w:t>Наименование держателя или владельца регистрационного удостоверения. Изменено вручную</w:t>
            </w:r>
            <w:r>
              <w:t>» (</w:t>
            </w:r>
            <w:r w:rsidRPr="00800176">
              <w:t>editedCertificateKeeperName</w:t>
            </w:r>
            <w:r>
              <w:t>). В таком случае для данного поля в ГУИ устанавливается признак «Изменено вручную».</w:t>
            </w:r>
          </w:p>
          <w:p w14:paraId="3BFEEB5F" w14:textId="1791E581" w:rsidR="00056C63" w:rsidRDefault="00056C63" w:rsidP="00056C63">
            <w:pPr>
              <w:pStyle w:val="ad"/>
              <w:jc w:val="left"/>
            </w:pPr>
            <w:r>
              <w:lastRenderedPageBreak/>
              <w:t>При передаче поле «</w:t>
            </w:r>
            <w:r w:rsidRPr="00800176">
              <w:t>Наименование держателя или владельца регистрационного удостоверения. Изменено вручную</w:t>
            </w:r>
            <w:r>
              <w:t>» (</w:t>
            </w:r>
            <w:r w:rsidRPr="00800176">
              <w:t>editedCertificateKeeperName</w:t>
            </w:r>
            <w:r>
              <w:t>) заполняется в случае если в ГУИ для полей блока установлен признак «Изменено вручную».</w:t>
            </w:r>
          </w:p>
          <w:p w14:paraId="68D959B6" w14:textId="0FBFB81B" w:rsidR="00056C63" w:rsidRDefault="00056C63" w:rsidP="00056C63">
            <w:pPr>
              <w:pStyle w:val="ad"/>
              <w:jc w:val="left"/>
            </w:pPr>
          </w:p>
          <w:p w14:paraId="490698B5" w14:textId="77777777" w:rsidR="00056C63" w:rsidRPr="007C6CC7" w:rsidRDefault="00056C63" w:rsidP="00056C63">
            <w:pPr>
              <w:pStyle w:val="ad"/>
              <w:jc w:val="left"/>
            </w:pPr>
          </w:p>
          <w:p w14:paraId="348E66AA" w14:textId="77777777" w:rsidR="00056C63" w:rsidRPr="00800176" w:rsidRDefault="00056C63" w:rsidP="00056C63">
            <w:pPr>
              <w:pStyle w:val="ad"/>
              <w:jc w:val="center"/>
              <w:rPr>
                <w:b/>
              </w:rPr>
            </w:pPr>
            <w:r w:rsidRPr="00800176">
              <w:rPr>
                <w:b/>
              </w:rPr>
              <w:t>Блок «Производитель лекарственного препарата» (manufacturerInfo)</w:t>
            </w:r>
          </w:p>
          <w:p w14:paraId="56055276" w14:textId="77777777" w:rsidR="00056C63" w:rsidRPr="007C6CC7" w:rsidRDefault="00056C63" w:rsidP="00056C63">
            <w:pPr>
              <w:pStyle w:val="ad"/>
              <w:jc w:val="left"/>
            </w:pPr>
          </w:p>
          <w:p w14:paraId="25395661" w14:textId="77777777" w:rsidR="00056C63" w:rsidRPr="007C6CC7" w:rsidRDefault="00056C63" w:rsidP="00056C63">
            <w:pPr>
              <w:pStyle w:val="ad"/>
              <w:jc w:val="left"/>
            </w:pPr>
            <w:r>
              <w:t>Поле</w:t>
            </w:r>
            <w:r w:rsidRPr="007C6CC7">
              <w:t xml:space="preserve"> «Цифровой код страны» (</w:t>
            </w:r>
            <w:r w:rsidRPr="007C6CC7">
              <w:rPr>
                <w:lang w:val="en-US"/>
              </w:rPr>
              <w:t>manufacturerInfo</w:t>
            </w:r>
            <w:r w:rsidRPr="007C6CC7">
              <w:t xml:space="preserve">\ </w:t>
            </w:r>
            <w:r w:rsidRPr="007C6CC7">
              <w:rPr>
                <w:lang w:val="en-US"/>
              </w:rPr>
              <w:t>manufacturerOKSM</w:t>
            </w:r>
            <w:r w:rsidRPr="007C6CC7">
              <w:t xml:space="preserve">\ </w:t>
            </w:r>
            <w:r w:rsidRPr="007C6CC7">
              <w:rPr>
                <w:lang w:val="en-US"/>
              </w:rPr>
              <w:t>countryCode</w:t>
            </w:r>
            <w:r w:rsidRPr="007C6CC7">
              <w:t xml:space="preserve">) </w:t>
            </w:r>
            <w:r>
              <w:t>игнорируется</w:t>
            </w:r>
            <w:r w:rsidRPr="007C6CC7">
              <w:t xml:space="preserve"> </w:t>
            </w:r>
            <w:r>
              <w:t>при</w:t>
            </w:r>
            <w:r w:rsidRPr="007C6CC7">
              <w:t xml:space="preserve"> </w:t>
            </w:r>
            <w:r>
              <w:t>приеме</w:t>
            </w:r>
            <w:r w:rsidRPr="007C6CC7">
              <w:t xml:space="preserve">, </w:t>
            </w:r>
            <w:r>
              <w:t>автоматически</w:t>
            </w:r>
            <w:r w:rsidRPr="007C6CC7">
              <w:t xml:space="preserve"> </w:t>
            </w:r>
            <w:r>
              <w:t>заполняется</w:t>
            </w:r>
            <w:r w:rsidRPr="007C6CC7">
              <w:t xml:space="preserve"> </w:t>
            </w:r>
            <w:r>
              <w:t>из</w:t>
            </w:r>
            <w:r w:rsidRPr="007C6CC7">
              <w:t xml:space="preserve"> </w:t>
            </w:r>
            <w:r>
              <w:t>справочника</w:t>
            </w:r>
            <w:r w:rsidRPr="007C6CC7">
              <w:t xml:space="preserve"> </w:t>
            </w:r>
            <w:r>
              <w:t>ЕИС</w:t>
            </w:r>
            <w:r w:rsidRPr="007C6CC7">
              <w:t xml:space="preserve"> </w:t>
            </w:r>
            <w:r>
              <w:t>при</w:t>
            </w:r>
            <w:r w:rsidRPr="007C6CC7">
              <w:t xml:space="preserve"> </w:t>
            </w:r>
            <w:r>
              <w:t>выгрузке</w:t>
            </w:r>
            <w:r w:rsidRPr="007C6CC7">
              <w:t xml:space="preserve"> – </w:t>
            </w:r>
            <w:r>
              <w:t>поле</w:t>
            </w:r>
            <w:r w:rsidRPr="007C6CC7">
              <w:t xml:space="preserve"> </w:t>
            </w:r>
            <w:r>
              <w:rPr>
                <w:lang w:val="en-US"/>
              </w:rPr>
              <w:t>MANUFACTURER</w:t>
            </w:r>
            <w:r w:rsidRPr="007C6CC7">
              <w:t>_</w:t>
            </w:r>
            <w:r>
              <w:rPr>
                <w:lang w:val="en-US"/>
              </w:rPr>
              <w:t>COUNTRY</w:t>
            </w:r>
            <w:r w:rsidRPr="007C6CC7">
              <w:t>_</w:t>
            </w:r>
            <w:r>
              <w:rPr>
                <w:lang w:val="en-US"/>
              </w:rPr>
              <w:t>CODE</w:t>
            </w:r>
            <w:r w:rsidRPr="007C6CC7">
              <w:t xml:space="preserve"> </w:t>
            </w:r>
            <w:r>
              <w:t>сущности</w:t>
            </w:r>
            <w:r w:rsidRPr="007C6CC7">
              <w:t xml:space="preserve"> </w:t>
            </w:r>
            <w:r>
              <w:rPr>
                <w:lang w:val="en-US"/>
              </w:rPr>
              <w:t>NSI</w:t>
            </w:r>
            <w:r w:rsidRPr="00644224">
              <w:t>_</w:t>
            </w:r>
            <w:r>
              <w:rPr>
                <w:lang w:val="en-US"/>
              </w:rPr>
              <w:t>FARM</w:t>
            </w:r>
            <w:r w:rsidRPr="00644224">
              <w:t>_</w:t>
            </w:r>
            <w:r>
              <w:rPr>
                <w:lang w:val="en-US"/>
              </w:rPr>
              <w:t>MEDICAMENT</w:t>
            </w:r>
            <w:r w:rsidRPr="007C6CC7">
              <w:t>.</w:t>
            </w:r>
          </w:p>
          <w:p w14:paraId="23B39517" w14:textId="77777777" w:rsidR="00056C63" w:rsidRPr="007C6CC7" w:rsidRDefault="00056C63" w:rsidP="00056C63">
            <w:pPr>
              <w:pStyle w:val="ad"/>
              <w:jc w:val="left"/>
            </w:pPr>
          </w:p>
          <w:p w14:paraId="3B6B62A1" w14:textId="77777777" w:rsidR="00056C63" w:rsidRDefault="00056C63" w:rsidP="00056C63">
            <w:pPr>
              <w:pStyle w:val="ad"/>
              <w:jc w:val="left"/>
            </w:pPr>
            <w:r>
              <w:t>Поле «Полное наименование</w:t>
            </w:r>
            <w:r w:rsidRPr="00485283">
              <w:t xml:space="preserve"> </w:t>
            </w:r>
            <w:r>
              <w:t>страны» (</w:t>
            </w:r>
            <w:r w:rsidRPr="007C6CC7">
              <w:rPr>
                <w:lang w:val="en-US"/>
              </w:rPr>
              <w:t>manufacturerInfo</w:t>
            </w:r>
            <w:r w:rsidRPr="007C6CC7">
              <w:t xml:space="preserve">\ </w:t>
            </w:r>
            <w:r w:rsidRPr="007C6CC7">
              <w:rPr>
                <w:lang w:val="en-US"/>
              </w:rPr>
              <w:t>manufacturerOKSM</w:t>
            </w:r>
            <w:r w:rsidRPr="005B5374">
              <w:t xml:space="preserve">\ </w:t>
            </w:r>
            <w:r w:rsidRPr="007C6CC7">
              <w:rPr>
                <w:lang w:val="en-US"/>
              </w:rPr>
              <w:t>country</w:t>
            </w:r>
            <w:r>
              <w:rPr>
                <w:lang w:val="en-US"/>
              </w:rPr>
              <w:t>FullName</w:t>
            </w:r>
            <w:r>
              <w:t xml:space="preserve">) игнорируется при приеме, автоматически заполняется из справочника ЕИС при выгрузке – поле </w:t>
            </w:r>
            <w:r>
              <w:rPr>
                <w:lang w:val="en-US"/>
              </w:rPr>
              <w:t>MANUFACTURER</w:t>
            </w:r>
            <w:r w:rsidRPr="007C6CC7">
              <w:t>_</w:t>
            </w:r>
            <w:r>
              <w:rPr>
                <w:lang w:val="en-US"/>
              </w:rPr>
              <w:t>COUNTRY</w:t>
            </w:r>
            <w:r w:rsidRPr="007C6CC7">
              <w:t>_</w:t>
            </w:r>
            <w:r>
              <w:rPr>
                <w:lang w:val="en-US"/>
              </w:rPr>
              <w:t>NAME</w:t>
            </w:r>
            <w:r>
              <w:t xml:space="preserve"> сущности </w:t>
            </w:r>
            <w:r>
              <w:rPr>
                <w:lang w:val="en-US"/>
              </w:rPr>
              <w:t>NSI</w:t>
            </w:r>
            <w:r w:rsidRPr="00644224">
              <w:t>_</w:t>
            </w:r>
            <w:r>
              <w:rPr>
                <w:lang w:val="en-US"/>
              </w:rPr>
              <w:t>FARM</w:t>
            </w:r>
            <w:r w:rsidRPr="00644224">
              <w:t>_</w:t>
            </w:r>
            <w:r>
              <w:rPr>
                <w:lang w:val="en-US"/>
              </w:rPr>
              <w:t>MEDICAMENT</w:t>
            </w:r>
            <w:r>
              <w:t>.</w:t>
            </w:r>
          </w:p>
          <w:p w14:paraId="21B39B13" w14:textId="77777777" w:rsidR="00056C63" w:rsidRPr="00485283" w:rsidRDefault="00056C63" w:rsidP="00056C63">
            <w:pPr>
              <w:pStyle w:val="ad"/>
              <w:jc w:val="left"/>
            </w:pPr>
          </w:p>
          <w:p w14:paraId="0250E08D" w14:textId="77777777" w:rsidR="00056C63" w:rsidRPr="007C6CC7" w:rsidRDefault="00056C63" w:rsidP="00056C63">
            <w:pPr>
              <w:pStyle w:val="ad"/>
              <w:jc w:val="left"/>
            </w:pPr>
            <w:r>
              <w:t>Поле</w:t>
            </w:r>
            <w:r w:rsidRPr="007C6CC7">
              <w:t xml:space="preserve"> «</w:t>
            </w:r>
            <w:r w:rsidRPr="00BB104D">
              <w:t>Наименование прозводителя</w:t>
            </w:r>
            <w:r w:rsidRPr="007C6CC7">
              <w:t>» (</w:t>
            </w:r>
            <w:r w:rsidRPr="007C6CC7">
              <w:rPr>
                <w:lang w:val="en-US"/>
              </w:rPr>
              <w:t>manufacturerInfo</w:t>
            </w:r>
            <w:r w:rsidRPr="007C6CC7">
              <w:t xml:space="preserve">\ </w:t>
            </w:r>
            <w:r w:rsidRPr="007C6CC7">
              <w:rPr>
                <w:lang w:val="en-US"/>
              </w:rPr>
              <w:t>manufacturer</w:t>
            </w:r>
            <w:r>
              <w:rPr>
                <w:lang w:val="en-US"/>
              </w:rPr>
              <w:t>Name</w:t>
            </w:r>
            <w:r w:rsidRPr="007C6CC7">
              <w:t xml:space="preserve">) </w:t>
            </w:r>
            <w:r>
              <w:t>игнорируется</w:t>
            </w:r>
            <w:r w:rsidRPr="007C6CC7">
              <w:t xml:space="preserve"> </w:t>
            </w:r>
            <w:r>
              <w:t>при</w:t>
            </w:r>
            <w:r w:rsidRPr="007C6CC7">
              <w:t xml:space="preserve"> </w:t>
            </w:r>
            <w:r>
              <w:t>приеме</w:t>
            </w:r>
            <w:r w:rsidRPr="007C6CC7">
              <w:t xml:space="preserve">, </w:t>
            </w:r>
            <w:r>
              <w:t>автоматически</w:t>
            </w:r>
            <w:r w:rsidRPr="007C6CC7">
              <w:t xml:space="preserve"> </w:t>
            </w:r>
            <w:r>
              <w:t>заполняется</w:t>
            </w:r>
            <w:r w:rsidRPr="007C6CC7">
              <w:t xml:space="preserve"> </w:t>
            </w:r>
            <w:r>
              <w:t>из</w:t>
            </w:r>
            <w:r w:rsidRPr="007C6CC7">
              <w:t xml:space="preserve"> </w:t>
            </w:r>
            <w:r>
              <w:t>справочника</w:t>
            </w:r>
            <w:r w:rsidRPr="007C6CC7">
              <w:t xml:space="preserve"> </w:t>
            </w:r>
            <w:r>
              <w:t>ЕИС</w:t>
            </w:r>
            <w:r w:rsidRPr="007C6CC7">
              <w:t xml:space="preserve"> </w:t>
            </w:r>
            <w:r>
              <w:t>при</w:t>
            </w:r>
            <w:r w:rsidRPr="007C6CC7">
              <w:t xml:space="preserve"> </w:t>
            </w:r>
            <w:r>
              <w:t>выгрузке</w:t>
            </w:r>
            <w:r w:rsidRPr="007C6CC7">
              <w:t xml:space="preserve"> – </w:t>
            </w:r>
            <w:r>
              <w:t>поле</w:t>
            </w:r>
            <w:r w:rsidRPr="007C6CC7">
              <w:t xml:space="preserve"> </w:t>
            </w:r>
            <w:r>
              <w:rPr>
                <w:lang w:val="en-US"/>
              </w:rPr>
              <w:t>MANUFACTURER</w:t>
            </w:r>
            <w:r w:rsidRPr="007C6CC7">
              <w:t>_</w:t>
            </w:r>
            <w:r>
              <w:rPr>
                <w:lang w:val="en-US"/>
              </w:rPr>
              <w:t>NAME</w:t>
            </w:r>
            <w:r w:rsidRPr="007C6CC7">
              <w:t xml:space="preserve"> </w:t>
            </w:r>
            <w:r>
              <w:t>сущности</w:t>
            </w:r>
            <w:r w:rsidRPr="007C6CC7">
              <w:t xml:space="preserve"> </w:t>
            </w:r>
            <w:r>
              <w:rPr>
                <w:lang w:val="en-US"/>
              </w:rPr>
              <w:t>NSI</w:t>
            </w:r>
            <w:r w:rsidRPr="00644224">
              <w:t>_</w:t>
            </w:r>
            <w:r>
              <w:rPr>
                <w:lang w:val="en-US"/>
              </w:rPr>
              <w:t>FARM</w:t>
            </w:r>
            <w:r w:rsidRPr="00644224">
              <w:t>_</w:t>
            </w:r>
            <w:r>
              <w:rPr>
                <w:lang w:val="en-US"/>
              </w:rPr>
              <w:t>MEDICAMENT</w:t>
            </w:r>
            <w:r w:rsidRPr="007C6CC7">
              <w:t>.</w:t>
            </w:r>
          </w:p>
          <w:p w14:paraId="73C340FC" w14:textId="2DC0700D" w:rsidR="00056C63" w:rsidRDefault="00056C63" w:rsidP="00056C63">
            <w:pPr>
              <w:pStyle w:val="ad"/>
              <w:jc w:val="left"/>
            </w:pPr>
          </w:p>
          <w:p w14:paraId="24BEEFC5" w14:textId="689096A5" w:rsidR="00056C63" w:rsidRPr="00800176" w:rsidRDefault="00056C63" w:rsidP="00056C63">
            <w:pPr>
              <w:pStyle w:val="ad"/>
              <w:jc w:val="center"/>
              <w:rPr>
                <w:b/>
              </w:rPr>
            </w:pPr>
            <w:r w:rsidRPr="00800176">
              <w:rPr>
                <w:b/>
              </w:rPr>
              <w:t>Блок «Производитель лекарственного препарата. Изменено вручную» (</w:t>
            </w:r>
            <w:r w:rsidRPr="00800176">
              <w:rPr>
                <w:b/>
                <w:lang w:val="en-US"/>
              </w:rPr>
              <w:t>editedManufacturerInfo</w:t>
            </w:r>
            <w:r w:rsidRPr="00800176">
              <w:rPr>
                <w:b/>
              </w:rPr>
              <w:t>)</w:t>
            </w:r>
          </w:p>
          <w:p w14:paraId="4C011A21" w14:textId="77777777" w:rsidR="00056C63" w:rsidRDefault="00056C63" w:rsidP="00056C63">
            <w:pPr>
              <w:pStyle w:val="ad"/>
              <w:jc w:val="left"/>
            </w:pPr>
          </w:p>
          <w:p w14:paraId="61543B5A" w14:textId="77777777" w:rsidR="00056C63" w:rsidRDefault="00056C63" w:rsidP="00056C63">
            <w:pPr>
              <w:pStyle w:val="ad"/>
              <w:jc w:val="left"/>
            </w:pPr>
          </w:p>
          <w:p w14:paraId="7775E3F4" w14:textId="77CB78E7" w:rsidR="00056C63" w:rsidRDefault="00056C63" w:rsidP="00056C63">
            <w:pPr>
              <w:pStyle w:val="ad"/>
              <w:jc w:val="left"/>
            </w:pPr>
            <w:r>
              <w:t xml:space="preserve">Также при приеме может быть заполнен блок </w:t>
            </w:r>
            <w:r w:rsidRPr="00800176">
              <w:t>«Производитель лекарственного препарата. Изменено вручную» (</w:t>
            </w:r>
            <w:r w:rsidRPr="00800176">
              <w:rPr>
                <w:lang w:val="en-US"/>
              </w:rPr>
              <w:t>editedManufacturerInfo</w:t>
            </w:r>
            <w:r w:rsidRPr="00800176">
              <w:t>)</w:t>
            </w:r>
            <w:r>
              <w:t>. В таком случае для полей данного блока в ГУИ устанавливается признак «Изменено вручную».</w:t>
            </w:r>
          </w:p>
          <w:p w14:paraId="00B6F5F0" w14:textId="2EDCC7CD" w:rsidR="00056C63" w:rsidRDefault="00056C63" w:rsidP="00056C63">
            <w:pPr>
              <w:pStyle w:val="ad"/>
              <w:jc w:val="left"/>
            </w:pPr>
            <w:r>
              <w:t xml:space="preserve">При передаче блок </w:t>
            </w:r>
            <w:r w:rsidRPr="00800176">
              <w:t>«Производитель лекарственного препарата. Изменено вручную» (</w:t>
            </w:r>
            <w:r w:rsidRPr="00800176">
              <w:rPr>
                <w:lang w:val="en-US"/>
              </w:rPr>
              <w:t>editedManufacturerInfo</w:t>
            </w:r>
            <w:r w:rsidRPr="00800176">
              <w:t>)</w:t>
            </w:r>
            <w:r>
              <w:t xml:space="preserve"> заполняется в случае если в ГУИ для полей блока установлен признак «Изменено вручную».</w:t>
            </w:r>
          </w:p>
          <w:p w14:paraId="4A976914" w14:textId="750A8049" w:rsidR="00056C63" w:rsidRDefault="00056C63" w:rsidP="00056C63">
            <w:pPr>
              <w:pStyle w:val="ad"/>
              <w:jc w:val="left"/>
            </w:pPr>
          </w:p>
          <w:p w14:paraId="2EE8742B" w14:textId="77777777" w:rsidR="00056C63" w:rsidRPr="007C6CC7" w:rsidRDefault="00056C63" w:rsidP="00056C63">
            <w:pPr>
              <w:pStyle w:val="ad"/>
              <w:jc w:val="left"/>
            </w:pPr>
          </w:p>
          <w:p w14:paraId="24A0F37E" w14:textId="77777777" w:rsidR="00056C63" w:rsidRPr="00800176" w:rsidRDefault="00056C63" w:rsidP="00056C63">
            <w:pPr>
              <w:pStyle w:val="ad"/>
              <w:jc w:val="center"/>
              <w:rPr>
                <w:b/>
              </w:rPr>
            </w:pPr>
            <w:r w:rsidRPr="00800176">
              <w:rPr>
                <w:b/>
              </w:rPr>
              <w:t>Блок «Сведения об упаковке» (packagingInfo)</w:t>
            </w:r>
          </w:p>
          <w:p w14:paraId="4DAA0190" w14:textId="77777777" w:rsidR="00056C63" w:rsidRPr="00800176" w:rsidRDefault="00056C63" w:rsidP="00056C63">
            <w:pPr>
              <w:pStyle w:val="ad"/>
              <w:jc w:val="left"/>
              <w:rPr>
                <w:b/>
              </w:rPr>
            </w:pPr>
          </w:p>
          <w:p w14:paraId="0E0AD485" w14:textId="2D8E61CC" w:rsidR="00056C63" w:rsidRPr="00A8413E" w:rsidRDefault="00056C63" w:rsidP="00056C63">
            <w:pPr>
              <w:pStyle w:val="ad"/>
              <w:jc w:val="center"/>
            </w:pPr>
            <w:r>
              <w:t>Блок «</w:t>
            </w:r>
            <w:r w:rsidRPr="004A7917">
              <w:t xml:space="preserve">Сведения о первичной упаковке по справочнику </w:t>
            </w:r>
            <w:r>
              <w:t>«</w:t>
            </w:r>
            <w:r w:rsidRPr="004A7917">
              <w:t>Список первичных упаковок лекарственных препаратов</w:t>
            </w:r>
            <w:r>
              <w:t>»» (</w:t>
            </w:r>
            <w:r w:rsidRPr="004A7917">
              <w:t>primaryPackagingInfo</w:t>
            </w:r>
            <w:r>
              <w:t>)</w:t>
            </w:r>
          </w:p>
          <w:p w14:paraId="5087B8AC" w14:textId="77777777" w:rsidR="00056C63" w:rsidRPr="004A7917" w:rsidRDefault="00056C63" w:rsidP="00056C63">
            <w:pPr>
              <w:pStyle w:val="ad"/>
              <w:jc w:val="left"/>
            </w:pPr>
          </w:p>
          <w:p w14:paraId="01C48DD5" w14:textId="77777777" w:rsidR="00056C63" w:rsidRDefault="00056C63" w:rsidP="00056C63">
            <w:pPr>
              <w:pStyle w:val="ad"/>
              <w:jc w:val="left"/>
            </w:pPr>
          </w:p>
          <w:p w14:paraId="6C81D4B5" w14:textId="77777777" w:rsidR="00056C63" w:rsidRDefault="00056C63" w:rsidP="00056C63">
            <w:pPr>
              <w:pStyle w:val="ad"/>
              <w:jc w:val="left"/>
            </w:pPr>
            <w:r>
              <w:t>В поле «</w:t>
            </w:r>
            <w:r w:rsidRPr="004A7917">
              <w:t>Наименование вида первичной упаковки</w:t>
            </w:r>
            <w:r>
              <w:t>» (</w:t>
            </w:r>
            <w:r w:rsidRPr="004A7917">
              <w:t>primaryPackagingInfo\primaryPackagingName</w:t>
            </w:r>
            <w:r>
              <w:t xml:space="preserve">) </w:t>
            </w:r>
            <w:r w:rsidRPr="004A7917">
              <w:t>(primaryPackagingInfo\primaryPackaging</w:t>
            </w:r>
            <w:r>
              <w:rPr>
                <w:lang w:val="en-US"/>
              </w:rPr>
              <w:t>Name</w:t>
            </w:r>
            <w:r w:rsidRPr="004A7917">
              <w:t xml:space="preserve">)  </w:t>
            </w:r>
            <w:r>
              <w:t xml:space="preserve">должен содержаться наименование вида из соответствующего справочника ЕИС </w:t>
            </w:r>
            <w:r>
              <w:rPr>
                <w:lang w:val="en-US"/>
              </w:rPr>
              <w:t>NSI</w:t>
            </w:r>
            <w:r w:rsidRPr="00644224">
              <w:t>_</w:t>
            </w:r>
            <w:r>
              <w:rPr>
                <w:lang w:val="en-US"/>
              </w:rPr>
              <w:t>FARM</w:t>
            </w:r>
            <w:r w:rsidRPr="00644224">
              <w:t>_</w:t>
            </w:r>
            <w:r>
              <w:rPr>
                <w:lang w:val="en-US"/>
              </w:rPr>
              <w:t>PRIMARY</w:t>
            </w:r>
            <w:r w:rsidRPr="004A7917">
              <w:t>_</w:t>
            </w:r>
            <w:r>
              <w:rPr>
                <w:lang w:val="en-US"/>
              </w:rPr>
              <w:t>MEDICINE</w:t>
            </w:r>
            <w:r w:rsidRPr="004A7917">
              <w:t>_</w:t>
            </w:r>
            <w:r>
              <w:rPr>
                <w:lang w:val="en-US"/>
              </w:rPr>
              <w:t>PACK</w:t>
            </w:r>
            <w:r>
              <w:t xml:space="preserve"> (см контроль РК_ИК_0093 ниже)</w:t>
            </w:r>
          </w:p>
          <w:p w14:paraId="4BCA03AA" w14:textId="77777777" w:rsidR="00056C63" w:rsidRDefault="00056C63" w:rsidP="00056C63">
            <w:pPr>
              <w:pStyle w:val="ad"/>
              <w:jc w:val="left"/>
            </w:pPr>
          </w:p>
          <w:p w14:paraId="1FFB6E7F" w14:textId="77777777" w:rsidR="00056C63" w:rsidRPr="007C6CC7" w:rsidRDefault="00056C63" w:rsidP="00056C63">
            <w:pPr>
              <w:pStyle w:val="ad"/>
              <w:jc w:val="left"/>
            </w:pPr>
          </w:p>
          <w:p w14:paraId="70F12123" w14:textId="4A4A97A4" w:rsidR="00056C63" w:rsidRDefault="00056C63" w:rsidP="00056C63">
            <w:pPr>
              <w:pStyle w:val="ad"/>
              <w:jc w:val="left"/>
            </w:pPr>
            <w:r>
              <w:t>Поле «</w:t>
            </w:r>
            <w:r w:rsidRPr="00782356">
              <w:t>Количество потребительских единиц в потребительской упаковке</w:t>
            </w:r>
            <w:r>
              <w:t>» (</w:t>
            </w:r>
            <w:r w:rsidRPr="00274FD7">
              <w:t>sumaryPackagingQuantity</w:t>
            </w:r>
            <w:r>
              <w:t xml:space="preserve">) – </w:t>
            </w:r>
            <w:r w:rsidRPr="00782356">
              <w:t>Игнорируется при приеме и заполняется автоматически на основании поля MNNInfo\positionsTradeName\positionTradeName\packagingsInfo\packagingInfo\consumerTotal справочника nsiFarmDrugDictionary</w:t>
            </w:r>
          </w:p>
          <w:p w14:paraId="2CD97E3F" w14:textId="77777777" w:rsidR="00056C63" w:rsidRDefault="00056C63" w:rsidP="00056C63">
            <w:pPr>
              <w:pStyle w:val="ad"/>
              <w:jc w:val="left"/>
            </w:pPr>
          </w:p>
          <w:p w14:paraId="07A393D0" w14:textId="77777777" w:rsidR="00056C63" w:rsidRDefault="00056C63" w:rsidP="00056C63">
            <w:pPr>
              <w:pStyle w:val="ad"/>
              <w:jc w:val="left"/>
            </w:pPr>
            <w:r w:rsidRPr="000C5AA8">
              <w:t>Комплектность упаковки</w:t>
            </w:r>
            <w:r>
              <w:t xml:space="preserve"> (</w:t>
            </w:r>
            <w:r w:rsidRPr="000C5AA8">
              <w:t>completeness</w:t>
            </w:r>
            <w:r>
              <w:t xml:space="preserve">) в случае выбора сведений о лекарственных препаратах из справочника (без изменений) и если данному лекарственному препарату соответствует </w:t>
            </w:r>
            <w:r>
              <w:lastRenderedPageBreak/>
              <w:t xml:space="preserve">только одго значение упаковки, то заполняется значением </w:t>
            </w:r>
            <w:r>
              <w:rPr>
                <w:lang w:val="en-US"/>
              </w:rPr>
              <w:t>nsi</w:t>
            </w:r>
            <w:r w:rsidRPr="000C5AA8">
              <w:t>_</w:t>
            </w:r>
            <w:r>
              <w:rPr>
                <w:lang w:val="en-US"/>
              </w:rPr>
              <w:t>farm</w:t>
            </w:r>
            <w:r w:rsidRPr="000C5AA8">
              <w:t>_</w:t>
            </w:r>
            <w:r>
              <w:rPr>
                <w:lang w:val="en-US"/>
              </w:rPr>
              <w:t>pack</w:t>
            </w:r>
            <w:r w:rsidRPr="000C5AA8">
              <w:t>.</w:t>
            </w:r>
            <w:r>
              <w:rPr>
                <w:lang w:val="en-US"/>
              </w:rPr>
              <w:t>completeness</w:t>
            </w:r>
            <w:r>
              <w:t>. В остальных случаях принимается значение из пакета.</w:t>
            </w:r>
          </w:p>
          <w:p w14:paraId="296A45AA" w14:textId="77777777" w:rsidR="00056C63" w:rsidRDefault="00056C63" w:rsidP="00056C63">
            <w:pPr>
              <w:pStyle w:val="ad"/>
              <w:jc w:val="left"/>
            </w:pPr>
          </w:p>
          <w:p w14:paraId="6CFF5FF3" w14:textId="77777777" w:rsidR="00056C63" w:rsidRDefault="00056C63" w:rsidP="00056C63">
            <w:pPr>
              <w:pStyle w:val="ad"/>
            </w:pPr>
            <w:r>
              <w:t xml:space="preserve">Поля </w:t>
            </w:r>
            <w:r w:rsidRPr="000F2C27">
              <w:t>Количество лекарств</w:t>
            </w:r>
            <w:r>
              <w:t>енных форм в первичной упаковке</w:t>
            </w:r>
            <w:r w:rsidRPr="000F2C27">
              <w:t xml:space="preserve"> (packaging1Quantity)</w:t>
            </w:r>
          </w:p>
          <w:p w14:paraId="1C10DB46" w14:textId="77777777" w:rsidR="00056C63" w:rsidRDefault="00056C63" w:rsidP="00056C63">
            <w:pPr>
              <w:pStyle w:val="ad"/>
            </w:pPr>
            <w:r>
              <w:t>И</w:t>
            </w:r>
          </w:p>
          <w:p w14:paraId="4DB8D8C8" w14:textId="77777777" w:rsidR="00056C63" w:rsidRPr="000C5AA8" w:rsidRDefault="00056C63" w:rsidP="00056C63">
            <w:pPr>
              <w:pStyle w:val="ad"/>
              <w:jc w:val="left"/>
            </w:pPr>
            <w:r w:rsidRPr="000F2C27">
              <w:t>Количество первичных упаковок во вторич</w:t>
            </w:r>
            <w:r>
              <w:t>ной (потребительской) упаковке.</w:t>
            </w:r>
            <w:r w:rsidRPr="000F2C27">
              <w:t xml:space="preserve"> (packaging2Quantity)</w:t>
            </w:r>
          </w:p>
          <w:p w14:paraId="47614E04" w14:textId="13F20DED" w:rsidR="00056C63" w:rsidRPr="00FB258C" w:rsidRDefault="00056C63" w:rsidP="00056C63">
            <w:pPr>
              <w:pStyle w:val="ad"/>
              <w:jc w:val="left"/>
            </w:pPr>
            <w:r>
              <w:t>Игнорируются при приеме, заполняютс</w:t>
            </w:r>
            <w:r w:rsidRPr="0035446F">
              <w:t xml:space="preserve">я из справочника </w:t>
            </w:r>
            <w:r>
              <w:t>«</w:t>
            </w:r>
            <w:r w:rsidRPr="0035446F">
              <w:t>Лекарственные препараты</w:t>
            </w:r>
            <w:r>
              <w:t>»</w:t>
            </w:r>
            <w:r w:rsidRPr="0035446F">
              <w:t xml:space="preserve"> (поле </w:t>
            </w:r>
            <w:r w:rsidRPr="00044771">
              <w:t xml:space="preserve">//element(*,zfcs_nsiFarmDrugDictionary)/MNNInfo/positionsTradeName/positionTradeName/packagingsInfo/packagingInfo/packaging1Quantity </w:t>
            </w:r>
            <w:r>
              <w:t xml:space="preserve">И </w:t>
            </w:r>
            <w:r w:rsidRPr="00044771">
              <w:t xml:space="preserve">//element(*,zfcs_nsiFarmDrugDictionary)/MNNInfo/positionsTradeName/positionTradeName/packagingsInfo/packagingInfo/packaging2Quantity </w:t>
            </w:r>
            <w:r>
              <w:t>соответственно</w:t>
            </w:r>
            <w:r w:rsidRPr="0035446F">
              <w:t xml:space="preserve"> документа nsiFarmDrugDictionary)</w:t>
            </w:r>
          </w:p>
          <w:p w14:paraId="2ECCF36E" w14:textId="77777777" w:rsidR="00056C63" w:rsidRDefault="00056C63" w:rsidP="00056C63">
            <w:pPr>
              <w:pStyle w:val="ad"/>
              <w:jc w:val="left"/>
            </w:pPr>
          </w:p>
          <w:p w14:paraId="06B75B32" w14:textId="4B3CD496" w:rsidR="00056C63" w:rsidRPr="00800176" w:rsidRDefault="00056C63" w:rsidP="00056C63">
            <w:pPr>
              <w:pStyle w:val="ad"/>
              <w:jc w:val="center"/>
              <w:rPr>
                <w:b/>
              </w:rPr>
            </w:pPr>
            <w:r w:rsidRPr="00800176">
              <w:rPr>
                <w:b/>
              </w:rPr>
              <w:t>Блок «Сведения об упаковках. Изменено вручную» (editedPackagingsInfo)</w:t>
            </w:r>
          </w:p>
          <w:p w14:paraId="255E640D" w14:textId="2941D067" w:rsidR="00056C63" w:rsidRDefault="00056C63" w:rsidP="00056C63">
            <w:pPr>
              <w:pStyle w:val="ad"/>
              <w:jc w:val="left"/>
            </w:pPr>
          </w:p>
          <w:p w14:paraId="596C8A31" w14:textId="1B84620B" w:rsidR="00056C63" w:rsidRDefault="00056C63" w:rsidP="00056C63">
            <w:pPr>
              <w:pStyle w:val="ad"/>
              <w:jc w:val="left"/>
            </w:pPr>
            <w:r>
              <w:t xml:space="preserve">Также при приеме может быть заполнен блок </w:t>
            </w:r>
            <w:r w:rsidRPr="00800176">
              <w:t>«</w:t>
            </w:r>
            <w:r w:rsidRPr="00DA5858">
              <w:t>Сведения об упаковках. Изменено вручную</w:t>
            </w:r>
            <w:r w:rsidRPr="00800176">
              <w:t>» (</w:t>
            </w:r>
            <w:r w:rsidRPr="00DA5858">
              <w:rPr>
                <w:lang w:val="en-US"/>
              </w:rPr>
              <w:t>editedPackagingsInfo</w:t>
            </w:r>
            <w:r w:rsidRPr="00800176">
              <w:t>)</w:t>
            </w:r>
            <w:r>
              <w:t>. В таком случае для полей данного блока в ГУИ устанавливается признак «Изменено вручную».</w:t>
            </w:r>
          </w:p>
          <w:p w14:paraId="33FE6FAA" w14:textId="6CF49DF9" w:rsidR="00056C63" w:rsidRDefault="00056C63" w:rsidP="00056C63">
            <w:pPr>
              <w:pStyle w:val="ad"/>
              <w:jc w:val="left"/>
            </w:pPr>
            <w:r>
              <w:t xml:space="preserve">При передаче заполнен блок </w:t>
            </w:r>
            <w:r w:rsidRPr="00800176">
              <w:t>«</w:t>
            </w:r>
            <w:r w:rsidRPr="00DA5858">
              <w:t>Сведения об упаковках. Изменено вручную</w:t>
            </w:r>
            <w:r w:rsidRPr="00800176">
              <w:t>» (</w:t>
            </w:r>
            <w:r w:rsidRPr="00DA5858">
              <w:rPr>
                <w:lang w:val="en-US"/>
              </w:rPr>
              <w:t>editedPackagingsInfo</w:t>
            </w:r>
            <w:r w:rsidRPr="00800176">
              <w:t>)</w:t>
            </w:r>
            <w:r>
              <w:t xml:space="preserve"> заполняется в случае если в ГУИ для полей блока установлен признак «Изменено вручную».</w:t>
            </w:r>
          </w:p>
          <w:p w14:paraId="5CE4DA4E" w14:textId="2748E9BC" w:rsidR="00056C63" w:rsidRDefault="00056C63" w:rsidP="00056C63">
            <w:pPr>
              <w:pStyle w:val="ad"/>
              <w:jc w:val="left"/>
            </w:pPr>
          </w:p>
          <w:p w14:paraId="6B469D47" w14:textId="6930D80D" w:rsidR="00056C63" w:rsidRPr="00DA5858" w:rsidRDefault="00056C63" w:rsidP="00056C63">
            <w:pPr>
              <w:pStyle w:val="ad"/>
              <w:jc w:val="left"/>
            </w:pPr>
            <w:r>
              <w:t>Поле «</w:t>
            </w:r>
            <w:r w:rsidRPr="00782356">
              <w:t>Количество потребительских единиц в потребительской упаковке</w:t>
            </w:r>
            <w:r>
              <w:t xml:space="preserve">» </w:t>
            </w:r>
            <w:r w:rsidRPr="00782356">
              <w:t>Принимается и сохраняется. Если не задано, то автоматически рассчитывается как произведение packaging1Quantity*packaging2Quantity</w:t>
            </w:r>
          </w:p>
          <w:p w14:paraId="30592DF8" w14:textId="7F36A690" w:rsidR="00056C63" w:rsidRDefault="00056C63" w:rsidP="00056C63">
            <w:pPr>
              <w:pStyle w:val="ad"/>
              <w:jc w:val="left"/>
            </w:pPr>
          </w:p>
          <w:p w14:paraId="6EA0EA14" w14:textId="480D0182" w:rsidR="00056C63" w:rsidRDefault="00056C63" w:rsidP="00056C63">
            <w:pPr>
              <w:pStyle w:val="ad"/>
              <w:jc w:val="left"/>
            </w:pPr>
            <w:r>
              <w:t>«</w:t>
            </w:r>
            <w:r w:rsidRPr="00DA5858">
              <w:t>Признак редактирования сведений по справочнику</w:t>
            </w:r>
            <w:r>
              <w:t>» (</w:t>
            </w:r>
            <w:r w:rsidRPr="00DA5858">
              <w:t>isEdited</w:t>
            </w:r>
            <w:r>
              <w:t xml:space="preserve">) – </w:t>
            </w:r>
            <w:r w:rsidRPr="00DA5858">
              <w:t>Игнорируется при приеме, при передаче устанавливается, если хотя бы один из блоков (полей)</w:t>
            </w:r>
            <w:r>
              <w:t xml:space="preserve"> блока м</w:t>
            </w:r>
            <w:r w:rsidRPr="00DA5858">
              <w:t xml:space="preserve"> был отредактирован вручную</w:t>
            </w:r>
            <w:r>
              <w:t>.</w:t>
            </w:r>
          </w:p>
          <w:p w14:paraId="78185472" w14:textId="77777777" w:rsidR="00056C63" w:rsidRDefault="00056C63" w:rsidP="00056C63">
            <w:pPr>
              <w:pStyle w:val="ad"/>
              <w:jc w:val="left"/>
            </w:pPr>
          </w:p>
          <w:p w14:paraId="60310597" w14:textId="2C707295" w:rsidR="00056C63" w:rsidRDefault="00056C63" w:rsidP="00056C63">
            <w:pPr>
              <w:pStyle w:val="ad"/>
              <w:jc w:val="left"/>
            </w:pPr>
            <w:r>
              <w:t>Поле «Нормализованное описание (исходное) МНН» (drugInfoUsingReferenceInfo/MNNsInfo/MNNInfo/positionsTradeName/positionTradeName/MNNNormName). CONTRACT_SUBJECT_DRUG.MNN_NORM_NAME</w:t>
            </w:r>
          </w:p>
          <w:p w14:paraId="53B05489" w14:textId="77777777" w:rsidR="00056C63" w:rsidRDefault="00056C63" w:rsidP="00056C63">
            <w:pPr>
              <w:pStyle w:val="ad"/>
              <w:jc w:val="left"/>
            </w:pPr>
          </w:p>
          <w:p w14:paraId="2EA7EE14" w14:textId="258DFD1B" w:rsidR="00056C63" w:rsidRDefault="00056C63" w:rsidP="00056C63">
            <w:pPr>
              <w:pStyle w:val="ad"/>
              <w:jc w:val="left"/>
            </w:pPr>
            <w:r>
              <w:t>Поле «Нормализованное название (исходное) лекарственной формы» (drugInfoUsingReferenceInfo/MNNsInfo/MNNInfo/positionsTradeName/positionTradeName/medicamentalFormNormName). CONTRACT_SUBJECT_DRUG.LF_NORM_NAME</w:t>
            </w:r>
          </w:p>
          <w:p w14:paraId="7B6534BA" w14:textId="77777777" w:rsidR="00056C63" w:rsidRDefault="00056C63" w:rsidP="00056C63">
            <w:pPr>
              <w:pStyle w:val="ad"/>
              <w:jc w:val="left"/>
            </w:pPr>
          </w:p>
          <w:p w14:paraId="757D2A88" w14:textId="01417962" w:rsidR="00056C63" w:rsidRDefault="00056C63" w:rsidP="00056C63">
            <w:pPr>
              <w:pStyle w:val="ad"/>
              <w:jc w:val="left"/>
            </w:pPr>
            <w:r>
              <w:t>Поле «Нормализованное описание (исходное) дозировки» (drugInfoUsingReferenceInfo/MNNsInfo/MNNInfo/positionsTradeName/positionTradeName/dosageNormName). CONTRACT_SUBJECT_DRUG.DOSAGE_NORM_NAME</w:t>
            </w:r>
          </w:p>
          <w:p w14:paraId="5D355D49" w14:textId="634897C7" w:rsidR="00056C63" w:rsidRDefault="00056C63" w:rsidP="00056C63">
            <w:pPr>
              <w:pStyle w:val="ad"/>
              <w:jc w:val="left"/>
            </w:pPr>
          </w:p>
          <w:p w14:paraId="72F39A76" w14:textId="641D23FF" w:rsidR="00056C63" w:rsidRDefault="00056C63" w:rsidP="00056C63">
            <w:pPr>
              <w:pStyle w:val="ad"/>
              <w:jc w:val="left"/>
            </w:pPr>
            <w:r>
              <w:t>Блок «</w:t>
            </w:r>
            <w:r w:rsidRPr="007D69C4">
              <w:t>Позиция по торговому наименованию (ТН) лекарственного средства формируется в текстовой форме</w:t>
            </w:r>
            <w:r>
              <w:t>» (</w:t>
            </w:r>
            <w:r w:rsidRPr="007D69C4">
              <w:t>drugInfoUsingReferenceInfo/MNNsInfo/MNNInfo/positionsTradeName/positionTradeName/positionTradeNameUsingTextForm/packagingsInfo/packagingInfo/sumaryPackagingQuantity</w:t>
            </w:r>
            <w:r>
              <w:t>)</w:t>
            </w:r>
          </w:p>
          <w:p w14:paraId="5D560443" w14:textId="77777777" w:rsidR="00056C63" w:rsidRPr="00DA5858" w:rsidRDefault="00056C63" w:rsidP="00056C63">
            <w:pPr>
              <w:pStyle w:val="ad"/>
              <w:jc w:val="left"/>
            </w:pPr>
            <w:r>
              <w:t>Поле «</w:t>
            </w:r>
            <w:r w:rsidRPr="00782356">
              <w:t>Количество потребительских единиц в потребительской упаковке</w:t>
            </w:r>
            <w:r>
              <w:t xml:space="preserve">» </w:t>
            </w:r>
            <w:r w:rsidRPr="00782356">
              <w:t>Принимается и сохраняется. Если не задано, то автоматически рассчитывается как произведение packaging1Quantity*packaging2Quantity</w:t>
            </w:r>
          </w:p>
          <w:p w14:paraId="4C303AF9" w14:textId="77777777" w:rsidR="00056C63" w:rsidRPr="00D073A0" w:rsidRDefault="00056C63" w:rsidP="00056C63">
            <w:pPr>
              <w:pStyle w:val="ad"/>
              <w:jc w:val="left"/>
            </w:pPr>
          </w:p>
          <w:p w14:paraId="328406B0" w14:textId="77777777" w:rsidR="00056C63" w:rsidRPr="00D073A0" w:rsidRDefault="00056C63" w:rsidP="00056C63">
            <w:pPr>
              <w:pStyle w:val="ad"/>
              <w:jc w:val="left"/>
            </w:pPr>
          </w:p>
          <w:p w14:paraId="3130FEB2" w14:textId="58433987" w:rsidR="00056C63" w:rsidRPr="00684286" w:rsidRDefault="00056C63" w:rsidP="00056C63">
            <w:pPr>
              <w:pStyle w:val="ad"/>
              <w:jc w:val="left"/>
            </w:pPr>
            <w:r>
              <w:lastRenderedPageBreak/>
              <w:t>Значение поля «</w:t>
            </w:r>
            <w:r w:rsidRPr="00007B42">
              <w:t>Признак включения в реестр жизненно необходимые и важнейших лекарственных препаратов (ЖНВЛП)</w:t>
            </w:r>
            <w:r>
              <w:t>» (</w:t>
            </w:r>
            <w:r w:rsidRPr="00007B42">
              <w:t>isZNVLP</w:t>
            </w:r>
            <w:r>
              <w:t>)</w:t>
            </w:r>
            <w:r w:rsidRPr="00976C40">
              <w:t xml:space="preserve"> </w:t>
            </w:r>
            <w:r>
              <w:t xml:space="preserve">не игнорируется при приеме, принимается значение из пакета. Если в пакете поле не указано устанавливается значение </w:t>
            </w:r>
            <w:r>
              <w:rPr>
                <w:lang w:val="en-US"/>
              </w:rPr>
              <w:t>false</w:t>
            </w:r>
            <w:r>
              <w:t xml:space="preserve">. </w:t>
            </w:r>
          </w:p>
          <w:p w14:paraId="6858DC12" w14:textId="77777777" w:rsidR="00056C63" w:rsidRDefault="00056C63" w:rsidP="00056C63">
            <w:pPr>
              <w:pStyle w:val="ad"/>
              <w:jc w:val="left"/>
            </w:pPr>
          </w:p>
          <w:p w14:paraId="33FF9EBE" w14:textId="14F92323" w:rsidR="00056C63" w:rsidRPr="00F22023" w:rsidRDefault="00056C63" w:rsidP="00056C63">
            <w:pPr>
              <w:pStyle w:val="ad"/>
              <w:jc w:val="center"/>
            </w:pPr>
            <w:r>
              <w:t>Блок «</w:t>
            </w:r>
            <w:r w:rsidRPr="00F22023">
              <w:t>Позиции по торговому наименованию лекарственного средства</w:t>
            </w:r>
            <w:r>
              <w:t>» (</w:t>
            </w:r>
            <w:r w:rsidRPr="00FB258C">
              <w:t>positionsTradeName</w:t>
            </w:r>
            <w:r>
              <w:t>). Игнорируется при приеме. Устарел.</w:t>
            </w:r>
          </w:p>
          <w:p w14:paraId="679F1E89" w14:textId="0FB39C28" w:rsidR="00056C63" w:rsidRPr="007C6CC7" w:rsidRDefault="00056C63" w:rsidP="00056C63">
            <w:pPr>
              <w:pStyle w:val="ad"/>
              <w:jc w:val="left"/>
            </w:pPr>
          </w:p>
          <w:p w14:paraId="2B5BB981" w14:textId="77777777" w:rsidR="00056C63" w:rsidRPr="001537A1" w:rsidRDefault="00056C63" w:rsidP="00056C63">
            <w:pPr>
              <w:pStyle w:val="ad"/>
              <w:jc w:val="left"/>
            </w:pPr>
          </w:p>
          <w:p w14:paraId="3C1728B8" w14:textId="36CBF8B0" w:rsidR="00056C63" w:rsidRDefault="00056C63" w:rsidP="00056C63">
            <w:pPr>
              <w:pStyle w:val="ad"/>
              <w:jc w:val="left"/>
            </w:pPr>
            <w:r w:rsidRPr="001537A1">
              <w:t>Поле «Объектом закупки является медицинское изделие» (isMedicalProduct)</w:t>
            </w:r>
            <w:r>
              <w:t xml:space="preserve"> игнорируется при приеме.</w:t>
            </w:r>
          </w:p>
          <w:p w14:paraId="71561370" w14:textId="6372438A" w:rsidR="00056C63" w:rsidRDefault="00056C63" w:rsidP="00056C63">
            <w:pPr>
              <w:pStyle w:val="ad"/>
            </w:pPr>
            <w:r>
              <w:t xml:space="preserve">При приеме </w:t>
            </w:r>
            <w:r w:rsidRPr="00836950">
              <w:t xml:space="preserve">сведений об изменении </w:t>
            </w:r>
            <w:r>
              <w:t>С</w:t>
            </w:r>
            <w:r w:rsidRPr="00836950">
              <w:t>ГК</w:t>
            </w:r>
            <w:r>
              <w:t xml:space="preserve"> необходимо </w:t>
            </w:r>
            <w:r w:rsidRPr="00836950">
              <w:t>игнорировать при приеме и заполнять автоматически на основании связанного ДС</w:t>
            </w:r>
            <w:r>
              <w:t xml:space="preserve"> аналогично правилам приема</w:t>
            </w:r>
            <w:r w:rsidRPr="00836950">
              <w:t xml:space="preserve"> </w:t>
            </w:r>
            <w:r w:rsidRPr="00313D28">
              <w:t>проекта первоначальной версии, сформированного на основании электронного контракта в структурированном виде</w:t>
            </w:r>
            <w:r w:rsidRPr="00836950">
              <w:t xml:space="preserve"> (в случае, если заполнен блок «Изменение контракта» (modification/contractChange)) или предыдущей версии СГК (в случае, если заполнен блок «Корректировка ошибок» (modification/errorCorrection))</w:t>
            </w:r>
            <w:r>
              <w:t>.</w:t>
            </w:r>
          </w:p>
          <w:p w14:paraId="7C695E5D" w14:textId="77777777" w:rsidR="00056C63" w:rsidRDefault="00056C63" w:rsidP="00056C63">
            <w:pPr>
              <w:pStyle w:val="ad"/>
              <w:jc w:val="left"/>
            </w:pPr>
          </w:p>
          <w:p w14:paraId="735DC441" w14:textId="77777777" w:rsidR="00056C63" w:rsidRDefault="00056C63" w:rsidP="00056C63">
            <w:pPr>
              <w:pStyle w:val="ad"/>
              <w:jc w:val="left"/>
            </w:pPr>
          </w:p>
          <w:p w14:paraId="6F3EEC32" w14:textId="47DA58FA" w:rsidR="00056C63" w:rsidRDefault="00056C63" w:rsidP="00056C63">
            <w:pPr>
              <w:pStyle w:val="ad"/>
              <w:jc w:val="left"/>
            </w:pPr>
            <w:r>
              <w:t xml:space="preserve">Блок </w:t>
            </w:r>
            <w:r w:rsidRPr="00E12FF1">
              <w:t>«Номенклатурная классификация медицинских изделий по видам (НКМИ) по КТРУ» (MedicalProductInfo)</w:t>
            </w:r>
            <w:r>
              <w:t xml:space="preserve">. </w:t>
            </w:r>
            <w:r w:rsidRPr="00E12FF1">
              <w:t>Указание доступно и обязательно при наличии признака isMedicalProduct</w:t>
            </w:r>
            <w:r>
              <w:t xml:space="preserve">. Обязательность заполнения – контроль </w:t>
            </w:r>
            <w:r w:rsidRPr="00E12FF1">
              <w:t>АРК_0000_591</w:t>
            </w:r>
            <w:r>
              <w:t>. Доступность указания – контроль – РК_ИК_0216.</w:t>
            </w:r>
          </w:p>
          <w:p w14:paraId="5D7E3E43" w14:textId="362D0B27" w:rsidR="00056C63" w:rsidRDefault="00056C63" w:rsidP="00056C63">
            <w:pPr>
              <w:pStyle w:val="ad"/>
              <w:jc w:val="left"/>
            </w:pPr>
            <w:r>
              <w:t>Поле «</w:t>
            </w:r>
            <w:r w:rsidRPr="00E12FF1">
              <w:t>Наименование по НКМИ</w:t>
            </w:r>
            <w:r>
              <w:t>» (</w:t>
            </w:r>
            <w:r w:rsidRPr="00E12FF1">
              <w:t>medicalProductName</w:t>
            </w:r>
            <w:r>
              <w:t>) игнорируется при приеме, заполянется автоматически.</w:t>
            </w:r>
          </w:p>
          <w:p w14:paraId="791194FB" w14:textId="77777777" w:rsidR="00056C63" w:rsidRDefault="00056C63" w:rsidP="00056C63">
            <w:pPr>
              <w:pStyle w:val="ad"/>
              <w:jc w:val="left"/>
            </w:pPr>
          </w:p>
          <w:p w14:paraId="439CF7CB" w14:textId="1B1D0772" w:rsidR="00056C63" w:rsidRDefault="00056C63" w:rsidP="00056C63">
            <w:pPr>
              <w:pStyle w:val="ad"/>
              <w:jc w:val="left"/>
            </w:pPr>
            <w:r w:rsidRPr="001537A1">
              <w:t xml:space="preserve">Поле </w:t>
            </w:r>
            <w:r w:rsidRPr="00313D28">
              <w:t>«Наименование медицинского изделия в соответствии с регистрационным удостоверением» (products/product/certificateNameMedicalProduct).</w:t>
            </w:r>
          </w:p>
          <w:p w14:paraId="77DAF8F0" w14:textId="391B9A2D" w:rsidR="00056C63" w:rsidRDefault="00056C63" w:rsidP="00056C63">
            <w:pPr>
              <w:pStyle w:val="ad"/>
            </w:pPr>
            <w:r>
              <w:t xml:space="preserve">При приеме </w:t>
            </w:r>
            <w:r w:rsidRPr="00836950">
              <w:t xml:space="preserve">сведений об изменении </w:t>
            </w:r>
            <w:r>
              <w:t>С</w:t>
            </w:r>
            <w:r w:rsidRPr="00836950">
              <w:t>ГК</w:t>
            </w:r>
            <w:r>
              <w:t xml:space="preserve"> необходимо </w:t>
            </w:r>
            <w:r w:rsidRPr="00836950">
              <w:t>игнорировать при приеме и заполнять автоматически на основании связанного ДС</w:t>
            </w:r>
            <w:r>
              <w:t xml:space="preserve"> аналогично правилам приема</w:t>
            </w:r>
            <w:r w:rsidRPr="00836950">
              <w:t xml:space="preserve"> </w:t>
            </w:r>
            <w:r w:rsidRPr="00313D28">
              <w:t xml:space="preserve">проекта первоначальной версии, сформированного на основании электронного контракта в структурированном виде </w:t>
            </w:r>
            <w:r w:rsidRPr="00836950">
              <w:t>(в случае, если заполнен блок «Изменение контракта» (modification/contractChange)) или</w:t>
            </w:r>
            <w:r>
              <w:t xml:space="preserve"> из</w:t>
            </w:r>
            <w:r w:rsidRPr="00836950">
              <w:t xml:space="preserve"> предыдущей версии СГК (в случае, если заполнен блок «Корректировка ошибок» (modification/errorCorrection))</w:t>
            </w:r>
            <w:r>
              <w:t>.</w:t>
            </w:r>
          </w:p>
          <w:p w14:paraId="2E9CEE2B" w14:textId="77777777" w:rsidR="00056C63" w:rsidRDefault="00056C63" w:rsidP="00056C63">
            <w:pPr>
              <w:pStyle w:val="ad"/>
              <w:jc w:val="left"/>
            </w:pPr>
          </w:p>
          <w:p w14:paraId="71DDFE3F" w14:textId="17E08F31" w:rsidR="00056C63" w:rsidRDefault="00D51782" w:rsidP="00D51782">
            <w:pPr>
              <w:pStyle w:val="ad"/>
              <w:jc w:val="center"/>
              <w:rPr>
                <w:b/>
                <w:bCs/>
                <w:lang w:val="en-US"/>
              </w:rPr>
            </w:pPr>
            <w:r w:rsidRPr="00D51782">
              <w:rPr>
                <w:b/>
                <w:bCs/>
              </w:rPr>
              <w:t>Блок</w:t>
            </w:r>
            <w:r w:rsidRPr="00D51782">
              <w:rPr>
                <w:b/>
                <w:bCs/>
                <w:lang w:val="en-US"/>
              </w:rPr>
              <w:t xml:space="preserve"> «</w:t>
            </w:r>
            <w:r w:rsidRPr="00D51782">
              <w:rPr>
                <w:b/>
                <w:bCs/>
              </w:rPr>
              <w:t>Реестровые</w:t>
            </w:r>
            <w:r w:rsidRPr="00D51782">
              <w:rPr>
                <w:b/>
                <w:bCs/>
                <w:lang w:val="en-US"/>
              </w:rPr>
              <w:t xml:space="preserve"> </w:t>
            </w:r>
            <w:r w:rsidRPr="00D51782">
              <w:rPr>
                <w:b/>
                <w:bCs/>
              </w:rPr>
              <w:t>номера</w:t>
            </w:r>
            <w:r w:rsidRPr="00D51782">
              <w:rPr>
                <w:b/>
                <w:bCs/>
                <w:lang w:val="en-US"/>
              </w:rPr>
              <w:t>» (</w:t>
            </w:r>
            <w:r w:rsidR="00C47867" w:rsidRPr="00C47867">
              <w:rPr>
                <w:b/>
                <w:bCs/>
                <w:lang w:val="en-US"/>
              </w:rPr>
              <w:t>products/product/</w:t>
            </w:r>
            <w:r w:rsidR="00C47867" w:rsidRPr="00C47867">
              <w:rPr>
                <w:lang w:val="en-US"/>
              </w:rPr>
              <w:t xml:space="preserve"> </w:t>
            </w:r>
            <w:r w:rsidR="00C47867" w:rsidRPr="00C47867">
              <w:rPr>
                <w:b/>
                <w:bCs/>
                <w:lang w:val="en-US"/>
              </w:rPr>
              <w:t>drugPurchaseObjectInfo/</w:t>
            </w:r>
            <w:r w:rsidRPr="00D51782">
              <w:rPr>
                <w:b/>
                <w:bCs/>
                <w:lang w:val="en-US"/>
              </w:rPr>
              <w:t>drugInfoUsingReferenceInfo/MNNsInfo/MNNInfo/positionsTradeName/positionTradeName/registrationNumbersInfo)</w:t>
            </w:r>
          </w:p>
          <w:p w14:paraId="1B2C6D4E" w14:textId="126A0728" w:rsidR="00D51782" w:rsidRDefault="00D51782" w:rsidP="00D51782">
            <w:pPr>
              <w:pStyle w:val="ad"/>
              <w:jc w:val="center"/>
              <w:rPr>
                <w:b/>
                <w:bCs/>
                <w:lang w:val="en-US"/>
              </w:rPr>
            </w:pPr>
          </w:p>
          <w:p w14:paraId="5FEF4A11" w14:textId="59CB5E29" w:rsidR="00225FAE" w:rsidRDefault="00225FAE" w:rsidP="00225FAE">
            <w:pPr>
              <w:pStyle w:val="ad"/>
              <w:jc w:val="left"/>
            </w:pPr>
            <w:r w:rsidRPr="000656D6">
              <w:t>При приеме проекта первоначальной версии, сформированного на основании электронного контракта в структурированном виде по конкурентным процедурам (КР)</w:t>
            </w:r>
            <w:ins w:id="87" w:author="Автор">
              <w:r w:rsidR="004B4422">
                <w:t xml:space="preserve"> И при приеме изменений </w:t>
              </w:r>
              <w:r w:rsidR="004B4422" w:rsidRPr="000656D6">
                <w:t>по конкурентным процедурам (КР)</w:t>
              </w:r>
              <w:r w:rsidR="004B4422">
                <w:t>, если признак «Документ на базе РЭК» установлен,</w:t>
              </w:r>
            </w:ins>
            <w:r w:rsidRPr="000656D6">
              <w:t xml:space="preserve"> наследуется из </w:t>
            </w:r>
            <w:r>
              <w:t>протокола</w:t>
            </w:r>
            <w:r w:rsidRPr="000656D6">
              <w:t xml:space="preserve"> (если первая версия связанного извещения размещена с даты в настройке «Применение реестровых номеров по нац. режиму»)</w:t>
            </w:r>
            <w:r>
              <w:t xml:space="preserve">.  </w:t>
            </w:r>
          </w:p>
          <w:p w14:paraId="6654E7A4" w14:textId="79403312" w:rsidR="00D51782" w:rsidRDefault="00225FAE" w:rsidP="006D7472">
            <w:pPr>
              <w:pStyle w:val="ad"/>
              <w:jc w:val="left"/>
            </w:pPr>
            <w:r>
              <w:t xml:space="preserve">В остальных случаях принимается </w:t>
            </w:r>
            <w:r w:rsidR="006D7472">
              <w:t>и сохраняется из пакета</w:t>
            </w:r>
            <w:r w:rsidR="00CE1A8D">
              <w:t xml:space="preserve"> для контрактов, первая версия которых размещена после выхода 16.1</w:t>
            </w:r>
            <w:r w:rsidR="006D7472">
              <w:t>, если установлен признак «Запрет закупок товаров, происходящих из иностранных государств, выполняемых работ, оказываемых услуг иностранными лицами» (isProhibitionForeignPurchaseObjects)</w:t>
            </w:r>
            <w:r w:rsidR="002364DE">
              <w:t>, в том числе для контрактов на базе РЭК.</w:t>
            </w:r>
          </w:p>
          <w:p w14:paraId="3D189100" w14:textId="77777777" w:rsidR="00FC7859" w:rsidRDefault="00FC7859" w:rsidP="006D7472">
            <w:pPr>
              <w:pStyle w:val="ad"/>
              <w:jc w:val="left"/>
            </w:pPr>
          </w:p>
          <w:p w14:paraId="009F1A0B" w14:textId="3471162E" w:rsidR="006D7472" w:rsidRPr="00E52BBF" w:rsidRDefault="006D7472" w:rsidP="006D7472">
            <w:pPr>
              <w:pStyle w:val="ad"/>
              <w:jc w:val="left"/>
              <w:rPr>
                <w:lang w:val="en-US"/>
              </w:rPr>
            </w:pPr>
            <w:r>
              <w:t>Состав</w:t>
            </w:r>
            <w:r w:rsidRPr="00E52BBF">
              <w:rPr>
                <w:lang w:val="en-US"/>
              </w:rPr>
              <w:t xml:space="preserve"> </w:t>
            </w:r>
            <w:r>
              <w:t>блока</w:t>
            </w:r>
            <w:r w:rsidRPr="00E52BBF">
              <w:rPr>
                <w:lang w:val="en-US"/>
              </w:rPr>
              <w:t>:</w:t>
            </w:r>
          </w:p>
          <w:p w14:paraId="6FD185F2" w14:textId="50327854" w:rsidR="006D7472" w:rsidRPr="00E52BBF" w:rsidRDefault="006D7472" w:rsidP="006D7472">
            <w:pPr>
              <w:pStyle w:val="ad"/>
              <w:jc w:val="left"/>
              <w:rPr>
                <w:lang w:val="en-US"/>
              </w:rPr>
            </w:pPr>
            <w:r>
              <w:lastRenderedPageBreak/>
              <w:t>Поле</w:t>
            </w:r>
            <w:r w:rsidRPr="006D7472">
              <w:rPr>
                <w:lang w:val="en-US"/>
              </w:rPr>
              <w:t xml:space="preserve"> «</w:t>
            </w:r>
            <w:r>
              <w:t>Тип</w:t>
            </w:r>
            <w:r w:rsidRPr="006D7472">
              <w:rPr>
                <w:lang w:val="en-US"/>
              </w:rPr>
              <w:t xml:space="preserve"> (</w:t>
            </w:r>
            <w:r>
              <w:t>оборудование</w:t>
            </w:r>
            <w:r w:rsidRPr="006D7472">
              <w:rPr>
                <w:lang w:val="en-US"/>
              </w:rPr>
              <w:t>/</w:t>
            </w:r>
            <w:r>
              <w:t>ПО</w:t>
            </w:r>
            <w:r w:rsidRPr="006D7472">
              <w:rPr>
                <w:lang w:val="en-US"/>
              </w:rPr>
              <w:t>)» (</w:t>
            </w:r>
            <w:r w:rsidR="00920D64" w:rsidRPr="006D7472">
              <w:rPr>
                <w:lang w:val="en-US"/>
              </w:rPr>
              <w:t>drugInfoUsingReferenceInfo/MNNsInfo/MNNInfo/positionsTradeName/positionTradeName/registrationNumbersInfo/</w:t>
            </w:r>
            <w:r w:rsidR="00920D64">
              <w:rPr>
                <w:lang w:val="en-US"/>
              </w:rPr>
              <w:t>registrationNumbersInfo</w:t>
            </w:r>
            <w:r w:rsidRPr="006D7472">
              <w:rPr>
                <w:lang w:val="en-US"/>
              </w:rPr>
              <w:t>/</w:t>
            </w:r>
            <w:r>
              <w:rPr>
                <w:lang w:val="en-US"/>
              </w:rPr>
              <w:t>typeEquipment</w:t>
            </w:r>
            <w:r w:rsidRPr="006D7472">
              <w:rPr>
                <w:lang w:val="en-US"/>
              </w:rPr>
              <w:t xml:space="preserve">). </w:t>
            </w:r>
            <w:r>
              <w:t>Игнорируется</w:t>
            </w:r>
            <w:r w:rsidRPr="00E52BBF">
              <w:rPr>
                <w:lang w:val="en-US"/>
              </w:rPr>
              <w:t xml:space="preserve"> </w:t>
            </w:r>
            <w:r>
              <w:t>при</w:t>
            </w:r>
            <w:r w:rsidRPr="00E52BBF">
              <w:rPr>
                <w:lang w:val="en-US"/>
              </w:rPr>
              <w:t xml:space="preserve"> </w:t>
            </w:r>
            <w:r>
              <w:t>приеме</w:t>
            </w:r>
            <w:r w:rsidRPr="00E52BBF">
              <w:rPr>
                <w:lang w:val="en-US"/>
              </w:rPr>
              <w:t xml:space="preserve">, </w:t>
            </w:r>
            <w:r>
              <w:t>не</w:t>
            </w:r>
            <w:r w:rsidRPr="00E52BBF">
              <w:rPr>
                <w:lang w:val="en-US"/>
              </w:rPr>
              <w:t xml:space="preserve"> </w:t>
            </w:r>
            <w:r>
              <w:t>заполняется</w:t>
            </w:r>
            <w:r w:rsidRPr="00E52BBF">
              <w:rPr>
                <w:lang w:val="en-US"/>
              </w:rPr>
              <w:t xml:space="preserve"> </w:t>
            </w:r>
            <w:r>
              <w:t>при</w:t>
            </w:r>
            <w:r w:rsidRPr="00E52BBF">
              <w:rPr>
                <w:lang w:val="en-US"/>
              </w:rPr>
              <w:t xml:space="preserve"> </w:t>
            </w:r>
            <w:r>
              <w:t>передаче</w:t>
            </w:r>
            <w:r w:rsidRPr="00E52BBF">
              <w:rPr>
                <w:lang w:val="en-US"/>
              </w:rPr>
              <w:t>.</w:t>
            </w:r>
          </w:p>
          <w:p w14:paraId="540C7D97" w14:textId="77777777" w:rsidR="006D7472" w:rsidRPr="00E52BBF" w:rsidRDefault="006D7472" w:rsidP="006D7472">
            <w:pPr>
              <w:pStyle w:val="ad"/>
              <w:jc w:val="left"/>
              <w:rPr>
                <w:lang w:val="en-US"/>
              </w:rPr>
            </w:pPr>
          </w:p>
          <w:p w14:paraId="7E3ADA40" w14:textId="556D9FC2" w:rsidR="006D7472" w:rsidRPr="006D7472" w:rsidRDefault="006D7472" w:rsidP="006D7472">
            <w:pPr>
              <w:pStyle w:val="ad"/>
              <w:jc w:val="left"/>
              <w:rPr>
                <w:lang w:val="en-US"/>
              </w:rPr>
            </w:pPr>
            <w:r>
              <w:t>Блок</w:t>
            </w:r>
            <w:r w:rsidRPr="006D7472">
              <w:rPr>
                <w:lang w:val="en-US"/>
              </w:rPr>
              <w:t xml:space="preserve"> «</w:t>
            </w:r>
            <w:r>
              <w:t>Страна</w:t>
            </w:r>
            <w:r w:rsidRPr="006D7472">
              <w:rPr>
                <w:lang w:val="en-US"/>
              </w:rPr>
              <w:t xml:space="preserve"> </w:t>
            </w:r>
            <w:r>
              <w:t>происхождения</w:t>
            </w:r>
            <w:r w:rsidRPr="006D7472">
              <w:rPr>
                <w:lang w:val="en-US"/>
              </w:rPr>
              <w:t xml:space="preserve"> </w:t>
            </w:r>
            <w:r>
              <w:t>товара</w:t>
            </w:r>
            <w:r w:rsidRPr="006D7472">
              <w:rPr>
                <w:lang w:val="en-US"/>
              </w:rPr>
              <w:t>» (drugInfoUsingReferenceInfo/MNNsInfo/MNNInfo/positionsTradeName/positionTradeName/registrationNumbersInfo/</w:t>
            </w:r>
            <w:r>
              <w:rPr>
                <w:lang w:val="en-US"/>
              </w:rPr>
              <w:t>originCountryInfo</w:t>
            </w:r>
            <w:r w:rsidRPr="006D7472">
              <w:rPr>
                <w:lang w:val="en-US"/>
              </w:rPr>
              <w:t>)</w:t>
            </w:r>
            <w:r w:rsidR="000656D6" w:rsidRPr="000656D6">
              <w:rPr>
                <w:lang w:val="en-US"/>
              </w:rPr>
              <w:t xml:space="preserve"> </w:t>
            </w:r>
            <w:r w:rsidR="000656D6">
              <w:t>Игнорируется</w:t>
            </w:r>
            <w:r w:rsidR="000656D6" w:rsidRPr="00E52BBF">
              <w:rPr>
                <w:lang w:val="en-US"/>
              </w:rPr>
              <w:t xml:space="preserve"> </w:t>
            </w:r>
            <w:r w:rsidR="000656D6">
              <w:t>при</w:t>
            </w:r>
            <w:r w:rsidR="000656D6" w:rsidRPr="00E52BBF">
              <w:rPr>
                <w:lang w:val="en-US"/>
              </w:rPr>
              <w:t xml:space="preserve"> </w:t>
            </w:r>
            <w:r w:rsidR="000656D6">
              <w:t>приеме</w:t>
            </w:r>
            <w:r w:rsidR="000656D6" w:rsidRPr="00E52BBF">
              <w:rPr>
                <w:lang w:val="en-US"/>
              </w:rPr>
              <w:t>,</w:t>
            </w:r>
            <w:r w:rsidR="000656D6" w:rsidRPr="000656D6">
              <w:rPr>
                <w:lang w:val="en-US"/>
              </w:rPr>
              <w:t xml:space="preserve"> </w:t>
            </w:r>
            <w:r w:rsidR="000656D6">
              <w:t>заполняется</w:t>
            </w:r>
            <w:r w:rsidR="000656D6" w:rsidRPr="000656D6">
              <w:rPr>
                <w:lang w:val="en-US"/>
              </w:rPr>
              <w:t xml:space="preserve"> из связанного ТН</w:t>
            </w:r>
            <w:r w:rsidRPr="006D7472">
              <w:rPr>
                <w:lang w:val="en-US"/>
              </w:rPr>
              <w:t>:</w:t>
            </w:r>
          </w:p>
          <w:p w14:paraId="12E29094" w14:textId="74EF6B15" w:rsidR="000656D6" w:rsidRDefault="006D7472" w:rsidP="002A67BA">
            <w:pPr>
              <w:pStyle w:val="ad"/>
              <w:numPr>
                <w:ilvl w:val="0"/>
                <w:numId w:val="287"/>
              </w:numPr>
              <w:jc w:val="left"/>
            </w:pPr>
            <w:r>
              <w:rPr>
                <w:lang w:val="en-US"/>
              </w:rPr>
              <w:softHyphen/>
            </w:r>
            <w:r>
              <w:t>поле</w:t>
            </w:r>
            <w:r>
              <w:rPr>
                <w:lang w:val="en-US"/>
              </w:rPr>
              <w:t xml:space="preserve"> «</w:t>
            </w:r>
            <w:r>
              <w:t>Цифровой</w:t>
            </w:r>
            <w:r>
              <w:rPr>
                <w:lang w:val="en-US"/>
              </w:rPr>
              <w:t xml:space="preserve"> </w:t>
            </w:r>
            <w:r>
              <w:t>код</w:t>
            </w:r>
            <w:r>
              <w:rPr>
                <w:lang w:val="en-US"/>
              </w:rPr>
              <w:t xml:space="preserve"> </w:t>
            </w:r>
            <w:r>
              <w:t>страны</w:t>
            </w:r>
            <w:r>
              <w:rPr>
                <w:lang w:val="en-US"/>
              </w:rPr>
              <w:t>» (</w:t>
            </w:r>
            <w:r w:rsidRPr="006D7472">
              <w:rPr>
                <w:lang w:val="en-US"/>
              </w:rPr>
              <w:t>drugInfoUsingReferenceInfo/MNNsInfo/MNNInfo/positionsTradeName/positionTradeName/registrationNumbersInfo/</w:t>
            </w:r>
            <w:r>
              <w:rPr>
                <w:lang w:val="en-US"/>
              </w:rPr>
              <w:t xml:space="preserve">originCountryInfo). </w:t>
            </w:r>
            <w:r w:rsidR="000656D6" w:rsidRPr="000656D6">
              <w:t>Игнорируется при приеме, заполняется значением поля «</w:t>
            </w:r>
            <w:r w:rsidR="000656D6">
              <w:t>Цифровой</w:t>
            </w:r>
            <w:r w:rsidR="000656D6" w:rsidRPr="000656D6">
              <w:t xml:space="preserve"> </w:t>
            </w:r>
            <w:r w:rsidR="000656D6">
              <w:t>код</w:t>
            </w:r>
            <w:r w:rsidR="000656D6" w:rsidRPr="000656D6">
              <w:t xml:space="preserve"> </w:t>
            </w:r>
            <w:r w:rsidR="000656D6">
              <w:t>страны</w:t>
            </w:r>
            <w:r w:rsidR="000656D6" w:rsidRPr="000656D6">
              <w:t>» из связанного ТН</w:t>
            </w:r>
            <w:r w:rsidR="000656D6" w:rsidRPr="000656D6" w:rsidDel="000656D6">
              <w:t xml:space="preserve"> </w:t>
            </w:r>
          </w:p>
          <w:p w14:paraId="1ABFEFCC" w14:textId="3CD58D4D" w:rsidR="000656D6" w:rsidRDefault="006D7472" w:rsidP="002A67BA">
            <w:pPr>
              <w:pStyle w:val="ad"/>
              <w:numPr>
                <w:ilvl w:val="0"/>
                <w:numId w:val="287"/>
              </w:numPr>
              <w:jc w:val="left"/>
            </w:pPr>
            <w:r>
              <w:softHyphen/>
              <w:t>поле «Полное наименование страны» (</w:t>
            </w:r>
            <w:r w:rsidRPr="006D7472">
              <w:rPr>
                <w:lang w:val="en-US"/>
              </w:rPr>
              <w:t>drugInfoUsingReferenceIn</w:t>
            </w:r>
            <w:r w:rsidRPr="006D7472">
              <w:t>-</w:t>
            </w:r>
            <w:r w:rsidRPr="006D7472">
              <w:rPr>
                <w:lang w:val="en-US"/>
              </w:rPr>
              <w:t>fo</w:t>
            </w:r>
            <w:r w:rsidRPr="006D7472">
              <w:t>/</w:t>
            </w:r>
            <w:r w:rsidRPr="006D7472">
              <w:rPr>
                <w:lang w:val="en-US"/>
              </w:rPr>
              <w:t>MNNsInfo</w:t>
            </w:r>
            <w:r w:rsidRPr="006D7472">
              <w:t>/</w:t>
            </w:r>
            <w:r w:rsidRPr="006D7472">
              <w:rPr>
                <w:lang w:val="en-US"/>
              </w:rPr>
              <w:t>MNNInfo</w:t>
            </w:r>
            <w:r w:rsidRPr="006D7472">
              <w:t>/</w:t>
            </w:r>
            <w:r w:rsidRPr="006D7472">
              <w:rPr>
                <w:lang w:val="en-US"/>
              </w:rPr>
              <w:t>positionsTradeName</w:t>
            </w:r>
            <w:r w:rsidRPr="006D7472">
              <w:t>/</w:t>
            </w:r>
            <w:r w:rsidRPr="006D7472">
              <w:rPr>
                <w:lang w:val="en-US"/>
              </w:rPr>
              <w:t>positionTradeName</w:t>
            </w:r>
            <w:r w:rsidRPr="006D7472">
              <w:t>/</w:t>
            </w:r>
            <w:r w:rsidRPr="006D7472">
              <w:rPr>
                <w:lang w:val="en-US"/>
              </w:rPr>
              <w:t>registrationNumbersInfo</w:t>
            </w:r>
            <w:r w:rsidRPr="006D7472">
              <w:t>/</w:t>
            </w:r>
            <w:r>
              <w:rPr>
                <w:lang w:val="en-US"/>
              </w:rPr>
              <w:t>originCountryInfo</w:t>
            </w:r>
            <w:r>
              <w:t xml:space="preserve">/countryFullName) игнорируется при приеме, </w:t>
            </w:r>
            <w:r w:rsidR="000656D6" w:rsidRPr="000656D6">
              <w:t>заполняется значением поля «Наименование страны производителя» из связанного ТН</w:t>
            </w:r>
          </w:p>
          <w:p w14:paraId="335D4487" w14:textId="77777777" w:rsidR="006D7472" w:rsidRDefault="006D7472" w:rsidP="006D7472">
            <w:pPr>
              <w:pStyle w:val="ad"/>
              <w:jc w:val="left"/>
            </w:pPr>
          </w:p>
          <w:p w14:paraId="1C1AD087" w14:textId="7480FE1B" w:rsidR="006D7472" w:rsidRDefault="006D7472" w:rsidP="006D7472">
            <w:pPr>
              <w:pStyle w:val="ad"/>
              <w:jc w:val="left"/>
            </w:pPr>
            <w:r>
              <w:t>Поле</w:t>
            </w:r>
            <w:r>
              <w:rPr>
                <w:lang w:val="en-US"/>
              </w:rPr>
              <w:t xml:space="preserve"> «</w:t>
            </w:r>
            <w:r>
              <w:t>Тип</w:t>
            </w:r>
            <w:r>
              <w:rPr>
                <w:lang w:val="en-US"/>
              </w:rPr>
              <w:t xml:space="preserve"> </w:t>
            </w:r>
            <w:r>
              <w:t>реестра</w:t>
            </w:r>
            <w:r>
              <w:rPr>
                <w:lang w:val="en-US"/>
              </w:rPr>
              <w:t>» (</w:t>
            </w:r>
            <w:r w:rsidRPr="006D7472">
              <w:rPr>
                <w:lang w:val="en-US"/>
              </w:rPr>
              <w:t>drugInfoUsingReferenceInfo/MNNsInfo/MNNInfo/positionsTradeName/positionTradeName/registrationNumbersInfo/</w:t>
            </w:r>
            <w:r>
              <w:rPr>
                <w:lang w:val="en-US"/>
              </w:rPr>
              <w:t xml:space="preserve">typeRegistry). </w:t>
            </w:r>
            <w:r>
              <w:t>Принимается и схранятеся из пакета. Допустимые значения:</w:t>
            </w:r>
          </w:p>
          <w:p w14:paraId="4BBE9615" w14:textId="77777777" w:rsidR="006D7472" w:rsidRDefault="006D7472" w:rsidP="006D7472">
            <w:pPr>
              <w:pStyle w:val="ad"/>
              <w:jc w:val="left"/>
            </w:pPr>
            <w:r>
              <w:sym w:font="Times New Roman" w:char="F02D"/>
            </w:r>
            <w:r>
              <w:tab/>
              <w:t>npErpp - 'ЕВРАЗЭС';</w:t>
            </w:r>
          </w:p>
          <w:p w14:paraId="69908D50" w14:textId="77777777" w:rsidR="006D7472" w:rsidRDefault="006D7472" w:rsidP="006D7472">
            <w:pPr>
              <w:pStyle w:val="ad"/>
              <w:jc w:val="left"/>
            </w:pPr>
            <w:r>
              <w:sym w:font="Times New Roman" w:char="F02D"/>
            </w:r>
            <w:r>
              <w:tab/>
              <w:t>npRrpo - 'ПО РФ'</w:t>
            </w:r>
          </w:p>
          <w:p w14:paraId="698A2AF3" w14:textId="77777777" w:rsidR="006D7472" w:rsidRDefault="006D7472" w:rsidP="006D7472">
            <w:pPr>
              <w:pStyle w:val="ad"/>
              <w:jc w:val="left"/>
            </w:pPr>
            <w:r>
              <w:sym w:font="Times New Roman" w:char="F02D"/>
            </w:r>
            <w:r>
              <w:tab/>
              <w:t>npPrpp - 'ГИСП';</w:t>
            </w:r>
          </w:p>
          <w:p w14:paraId="749E93E6" w14:textId="77777777" w:rsidR="006D7472" w:rsidRDefault="006D7472" w:rsidP="006D7472">
            <w:pPr>
              <w:pStyle w:val="ad"/>
              <w:jc w:val="left"/>
            </w:pPr>
            <w:r>
              <w:sym w:font="Times New Roman" w:char="F02D"/>
            </w:r>
            <w:r>
              <w:tab/>
              <w:t>npErpo - 'ПО ЕВРАЗЭС'</w:t>
            </w:r>
          </w:p>
          <w:p w14:paraId="029CE6C7" w14:textId="77777777" w:rsidR="006D7472" w:rsidRDefault="006D7472" w:rsidP="006D7472">
            <w:pPr>
              <w:pStyle w:val="ad"/>
              <w:jc w:val="left"/>
            </w:pPr>
            <w:r>
              <w:sym w:font="Times New Roman" w:char="F02D"/>
            </w:r>
            <w:r>
              <w:tab/>
              <w:t>none - 'Нет в реестре'</w:t>
            </w:r>
          </w:p>
          <w:p w14:paraId="584E1C76" w14:textId="77777777" w:rsidR="006D7472" w:rsidRDefault="006D7472" w:rsidP="006D7472">
            <w:pPr>
              <w:pStyle w:val="ad"/>
              <w:jc w:val="left"/>
            </w:pPr>
          </w:p>
          <w:p w14:paraId="47A6AF3D" w14:textId="1CD27EDF" w:rsidR="006D7472" w:rsidRDefault="006D7472" w:rsidP="006D7472">
            <w:pPr>
              <w:pStyle w:val="ad"/>
              <w:jc w:val="left"/>
            </w:pPr>
            <w:r>
              <w:t>Поле</w:t>
            </w:r>
            <w:r>
              <w:rPr>
                <w:lang w:val="en-US"/>
              </w:rPr>
              <w:t xml:space="preserve"> «</w:t>
            </w:r>
            <w:r>
              <w:t>Реестровый</w:t>
            </w:r>
            <w:r>
              <w:rPr>
                <w:lang w:val="en-US"/>
              </w:rPr>
              <w:t xml:space="preserve"> </w:t>
            </w:r>
            <w:r>
              <w:t>номер</w:t>
            </w:r>
            <w:r>
              <w:rPr>
                <w:lang w:val="en-US"/>
              </w:rPr>
              <w:t>» (</w:t>
            </w:r>
            <w:r w:rsidRPr="006D7472">
              <w:rPr>
                <w:lang w:val="en-US"/>
              </w:rPr>
              <w:t>drugInfoUsingReferenceInfo/MNNsInfo/MNNInfo/positionsTradeName/positionTradeName/registrationNumbersInfo/</w:t>
            </w:r>
            <w:r>
              <w:rPr>
                <w:lang w:val="en-US"/>
              </w:rPr>
              <w:t xml:space="preserve">registrationNumber). </w:t>
            </w:r>
            <w:r>
              <w:t>Принимается и схранятеся из пакета после прохождения контроля (ЭЗК2020_ИК_3121).</w:t>
            </w:r>
          </w:p>
          <w:p w14:paraId="609D95DE" w14:textId="77777777" w:rsidR="006D7472" w:rsidRDefault="006D7472" w:rsidP="006D7472">
            <w:pPr>
              <w:pStyle w:val="ad"/>
              <w:jc w:val="left"/>
            </w:pPr>
          </w:p>
          <w:p w14:paraId="188B5645" w14:textId="4B671986" w:rsidR="006D7472" w:rsidRDefault="006D7472" w:rsidP="006D7472">
            <w:pPr>
              <w:pStyle w:val="ad"/>
              <w:jc w:val="left"/>
              <w:rPr>
                <w:bCs/>
              </w:rPr>
            </w:pPr>
            <w:r>
              <w:t>Поле</w:t>
            </w:r>
            <w:r>
              <w:rPr>
                <w:lang w:val="en-US"/>
              </w:rPr>
              <w:t xml:space="preserve"> «</w:t>
            </w:r>
            <w:r>
              <w:t>Баллы</w:t>
            </w:r>
            <w:r>
              <w:rPr>
                <w:lang w:val="en-US"/>
              </w:rPr>
              <w:t>» (</w:t>
            </w:r>
            <w:r w:rsidR="00920D64" w:rsidRPr="006D7472">
              <w:rPr>
                <w:lang w:val="en-US"/>
              </w:rPr>
              <w:t>drugInfoUsingReferenceInfo/MNNsInfo/MNNInfo/positionsTradeName/positionTradeName/registrationNumbersInfo/</w:t>
            </w:r>
            <w:r>
              <w:rPr>
                <w:lang w:val="en-US"/>
              </w:rPr>
              <w:t xml:space="preserve">registrationNumbersInfo/scores). </w:t>
            </w:r>
            <w:r>
              <w:rPr>
                <w:bCs/>
              </w:rPr>
              <w:t>Принимается и сохраняется. При приеме контролируется на присутствие в справочнике «Тип реестра» (typeRegistry)  по указанному реестровому номеру (registrationNumber)</w:t>
            </w:r>
          </w:p>
          <w:p w14:paraId="716CA791" w14:textId="77777777" w:rsidR="006D7472" w:rsidRDefault="006D7472" w:rsidP="006D7472">
            <w:pPr>
              <w:pStyle w:val="ad"/>
              <w:jc w:val="left"/>
            </w:pPr>
          </w:p>
          <w:p w14:paraId="6ACA6C5E" w14:textId="77777777" w:rsidR="00920D64" w:rsidRDefault="00920D64" w:rsidP="00920D64">
            <w:pPr>
              <w:pStyle w:val="ad"/>
              <w:jc w:val="left"/>
            </w:pPr>
          </w:p>
          <w:p w14:paraId="72AC332E" w14:textId="49F9C9C5" w:rsidR="00920D64" w:rsidRDefault="00920D64" w:rsidP="00920D64">
            <w:pPr>
              <w:pStyle w:val="ad"/>
              <w:jc w:val="center"/>
              <w:rPr>
                <w:b/>
                <w:bCs/>
                <w:lang w:val="en-US"/>
              </w:rPr>
            </w:pPr>
            <w:r w:rsidRPr="00D51782">
              <w:rPr>
                <w:b/>
                <w:bCs/>
              </w:rPr>
              <w:t>Блок</w:t>
            </w:r>
            <w:r w:rsidRPr="00D51782">
              <w:rPr>
                <w:b/>
                <w:bCs/>
                <w:lang w:val="en-US"/>
              </w:rPr>
              <w:t xml:space="preserve"> «</w:t>
            </w:r>
            <w:r w:rsidRPr="00D51782">
              <w:rPr>
                <w:b/>
                <w:bCs/>
              </w:rPr>
              <w:t>Реестровые</w:t>
            </w:r>
            <w:r w:rsidRPr="00D51782">
              <w:rPr>
                <w:b/>
                <w:bCs/>
                <w:lang w:val="en-US"/>
              </w:rPr>
              <w:t xml:space="preserve"> </w:t>
            </w:r>
            <w:r w:rsidRPr="00D51782">
              <w:rPr>
                <w:b/>
                <w:bCs/>
              </w:rPr>
              <w:t>номера</w:t>
            </w:r>
            <w:r w:rsidRPr="00D51782">
              <w:rPr>
                <w:b/>
                <w:bCs/>
                <w:lang w:val="en-US"/>
              </w:rPr>
              <w:t>» (</w:t>
            </w:r>
            <w:r w:rsidR="00C47867" w:rsidRPr="00C47867">
              <w:rPr>
                <w:b/>
                <w:bCs/>
                <w:lang w:val="en-US"/>
              </w:rPr>
              <w:t>products/product/drugPurchaseObjectInfo/</w:t>
            </w:r>
            <w:r w:rsidRPr="00D51782">
              <w:rPr>
                <w:b/>
                <w:bCs/>
                <w:lang w:val="en-US"/>
              </w:rPr>
              <w:t>drugInfoUsingReferenceInfo/MNNsInfo/MNNInfo/positionsTradeName/positionTradeName</w:t>
            </w:r>
            <w:r w:rsidRPr="00920D64">
              <w:rPr>
                <w:b/>
                <w:bCs/>
                <w:lang w:val="en-US"/>
              </w:rPr>
              <w:t>/</w:t>
            </w:r>
            <w:r w:rsidRPr="00920D64">
              <w:rPr>
                <w:lang w:val="en-US"/>
              </w:rPr>
              <w:t xml:space="preserve"> </w:t>
            </w:r>
            <w:r w:rsidRPr="00920D64">
              <w:rPr>
                <w:b/>
                <w:bCs/>
                <w:lang w:val="en-US"/>
              </w:rPr>
              <w:t>positionTradeNameUsingTextForm</w:t>
            </w:r>
            <w:r w:rsidRPr="00D51782">
              <w:rPr>
                <w:b/>
                <w:bCs/>
                <w:lang w:val="en-US"/>
              </w:rPr>
              <w:t>/registrationNumbersInfo)</w:t>
            </w:r>
          </w:p>
          <w:p w14:paraId="53344E3E" w14:textId="77777777" w:rsidR="00920D64" w:rsidRDefault="00920D64" w:rsidP="00920D64">
            <w:pPr>
              <w:pStyle w:val="ad"/>
              <w:jc w:val="center"/>
              <w:rPr>
                <w:b/>
                <w:bCs/>
                <w:lang w:val="en-US"/>
              </w:rPr>
            </w:pPr>
          </w:p>
          <w:p w14:paraId="31C45F99" w14:textId="00E4B553" w:rsidR="00225FAE" w:rsidRDefault="00225FAE" w:rsidP="00225FAE">
            <w:pPr>
              <w:pStyle w:val="ad"/>
              <w:jc w:val="left"/>
            </w:pPr>
            <w:r w:rsidRPr="000656D6">
              <w:t>При приеме проекта первоначальной версии, сформированного на основании электронного контракта в структурированном виде по конкурентным процедурам (КР)</w:t>
            </w:r>
            <w:ins w:id="88" w:author="Автор">
              <w:r w:rsidR="004B4422">
                <w:t xml:space="preserve"> И при приеме изменений </w:t>
              </w:r>
              <w:r w:rsidR="004B4422" w:rsidRPr="000656D6">
                <w:t>по конкурентным процедурам (КР)</w:t>
              </w:r>
              <w:r w:rsidR="004B4422">
                <w:t>, если признак «Документ на базе РЭК» установлен,</w:t>
              </w:r>
              <w:r w:rsidR="004B4422" w:rsidRPr="000656D6">
                <w:t xml:space="preserve"> </w:t>
              </w:r>
            </w:ins>
            <w:r w:rsidRPr="000656D6">
              <w:t xml:space="preserve"> наследуется из </w:t>
            </w:r>
            <w:r>
              <w:t>протокола</w:t>
            </w:r>
            <w:r w:rsidRPr="000656D6">
              <w:t xml:space="preserve"> (если первая версия связанного извещения размещена с даты в настройке «Применение реестровых номеров по нац. режиму»)</w:t>
            </w:r>
            <w:r>
              <w:t xml:space="preserve">.  </w:t>
            </w:r>
          </w:p>
          <w:p w14:paraId="4A4AB8D1" w14:textId="2A5F6ACA" w:rsidR="00920D64" w:rsidRDefault="00225FAE" w:rsidP="00920D64">
            <w:pPr>
              <w:pStyle w:val="ad"/>
              <w:jc w:val="left"/>
            </w:pPr>
            <w:r>
              <w:t xml:space="preserve">В остальных случаях принимается </w:t>
            </w:r>
            <w:r w:rsidR="00920D64">
              <w:t>и сохраняется из пакета</w:t>
            </w:r>
            <w:r w:rsidR="00CE1A8D">
              <w:t xml:space="preserve"> для контрактов, первая версия которых размещена после выхода 16.1</w:t>
            </w:r>
            <w:r w:rsidR="00920D64">
              <w:t>, если установлен признак «Запрет закупок товаров, происходящих из иностранных государств, выполняемых работ, оказываемых услуг иностранными лицами» (isProhibitionForeignPurchaseObjects)</w:t>
            </w:r>
            <w:r w:rsidR="002364DE">
              <w:t>, в том числе для контрактов на базе РЭК</w:t>
            </w:r>
            <w:r w:rsidR="00920D64">
              <w:t>.</w:t>
            </w:r>
          </w:p>
          <w:p w14:paraId="2FA10D0F" w14:textId="77777777" w:rsidR="00920D64" w:rsidRPr="00E52BBF" w:rsidRDefault="00920D64" w:rsidP="00920D64">
            <w:pPr>
              <w:pStyle w:val="ad"/>
              <w:jc w:val="left"/>
              <w:rPr>
                <w:lang w:val="en-US"/>
              </w:rPr>
            </w:pPr>
            <w:r>
              <w:t>Состав</w:t>
            </w:r>
            <w:r w:rsidRPr="00E52BBF">
              <w:rPr>
                <w:lang w:val="en-US"/>
              </w:rPr>
              <w:t xml:space="preserve"> </w:t>
            </w:r>
            <w:r>
              <w:t>блока</w:t>
            </w:r>
            <w:r w:rsidRPr="00E52BBF">
              <w:rPr>
                <w:lang w:val="en-US"/>
              </w:rPr>
              <w:t>:</w:t>
            </w:r>
          </w:p>
          <w:p w14:paraId="507EB7D6" w14:textId="79E5AFB5" w:rsidR="00920D64" w:rsidRPr="00E52BBF" w:rsidRDefault="00920D64" w:rsidP="00920D64">
            <w:pPr>
              <w:pStyle w:val="ad"/>
              <w:jc w:val="left"/>
              <w:rPr>
                <w:lang w:val="en-US"/>
              </w:rPr>
            </w:pPr>
            <w:r>
              <w:t>Поле</w:t>
            </w:r>
            <w:r w:rsidRPr="00920D64">
              <w:rPr>
                <w:lang w:val="en-US"/>
              </w:rPr>
              <w:t xml:space="preserve"> «</w:t>
            </w:r>
            <w:r>
              <w:t>Тип</w:t>
            </w:r>
            <w:r w:rsidRPr="00920D64">
              <w:rPr>
                <w:lang w:val="en-US"/>
              </w:rPr>
              <w:t xml:space="preserve"> (</w:t>
            </w:r>
            <w:r>
              <w:t>оборудование</w:t>
            </w:r>
            <w:r w:rsidRPr="00920D64">
              <w:rPr>
                <w:lang w:val="en-US"/>
              </w:rPr>
              <w:t>/</w:t>
            </w:r>
            <w:r>
              <w:t>ПО</w:t>
            </w:r>
            <w:r w:rsidRPr="00920D64">
              <w:rPr>
                <w:lang w:val="en-US"/>
              </w:rPr>
              <w:t>)» (</w:t>
            </w:r>
            <w:r w:rsidRPr="006D7472">
              <w:rPr>
                <w:lang w:val="en-US"/>
              </w:rPr>
              <w:t>drugInfoUsingReferenceInfo/MNNsInfo/MNNInfo/positionsTradeName/positionTradeName/</w:t>
            </w:r>
            <w:r w:rsidRPr="00920D64">
              <w:rPr>
                <w:lang w:val="en-US"/>
              </w:rPr>
              <w:t>positionTradeNameUsingTextForm</w:t>
            </w:r>
            <w:r w:rsidRPr="00D51782">
              <w:rPr>
                <w:lang w:val="en-US"/>
              </w:rPr>
              <w:t>/</w:t>
            </w:r>
            <w:r w:rsidRPr="006D7472">
              <w:rPr>
                <w:lang w:val="en-US"/>
              </w:rPr>
              <w:t>registrationNumbersInfo</w:t>
            </w:r>
            <w:r w:rsidRPr="00920D64">
              <w:rPr>
                <w:lang w:val="en-US"/>
              </w:rPr>
              <w:t>/</w:t>
            </w:r>
            <w:r>
              <w:rPr>
                <w:lang w:val="en-US"/>
              </w:rPr>
              <w:t>typeEquipment</w:t>
            </w:r>
            <w:r w:rsidRPr="00920D64">
              <w:rPr>
                <w:lang w:val="en-US"/>
              </w:rPr>
              <w:t xml:space="preserve">). </w:t>
            </w:r>
            <w:r>
              <w:t>Игнорируется</w:t>
            </w:r>
            <w:r w:rsidRPr="00E52BBF">
              <w:rPr>
                <w:lang w:val="en-US"/>
              </w:rPr>
              <w:t xml:space="preserve"> </w:t>
            </w:r>
            <w:r>
              <w:t>при</w:t>
            </w:r>
            <w:r w:rsidRPr="00E52BBF">
              <w:rPr>
                <w:lang w:val="en-US"/>
              </w:rPr>
              <w:t xml:space="preserve"> </w:t>
            </w:r>
            <w:r>
              <w:t>приеме</w:t>
            </w:r>
            <w:r w:rsidRPr="00E52BBF">
              <w:rPr>
                <w:lang w:val="en-US"/>
              </w:rPr>
              <w:t xml:space="preserve">, </w:t>
            </w:r>
            <w:r>
              <w:t>не</w:t>
            </w:r>
            <w:r w:rsidRPr="00E52BBF">
              <w:rPr>
                <w:lang w:val="en-US"/>
              </w:rPr>
              <w:t xml:space="preserve"> </w:t>
            </w:r>
            <w:r>
              <w:t>заполняется</w:t>
            </w:r>
            <w:r w:rsidRPr="00E52BBF">
              <w:rPr>
                <w:lang w:val="en-US"/>
              </w:rPr>
              <w:t xml:space="preserve"> </w:t>
            </w:r>
            <w:r>
              <w:t>при</w:t>
            </w:r>
            <w:r w:rsidRPr="00E52BBF">
              <w:rPr>
                <w:lang w:val="en-US"/>
              </w:rPr>
              <w:t xml:space="preserve"> </w:t>
            </w:r>
            <w:r>
              <w:t>передаче</w:t>
            </w:r>
            <w:r w:rsidRPr="00E52BBF">
              <w:rPr>
                <w:lang w:val="en-US"/>
              </w:rPr>
              <w:t>.</w:t>
            </w:r>
          </w:p>
          <w:p w14:paraId="285F8035" w14:textId="77777777" w:rsidR="00920D64" w:rsidRPr="00E52BBF" w:rsidRDefault="00920D64" w:rsidP="00920D64">
            <w:pPr>
              <w:pStyle w:val="ad"/>
              <w:jc w:val="left"/>
              <w:rPr>
                <w:lang w:val="en-US"/>
              </w:rPr>
            </w:pPr>
          </w:p>
          <w:p w14:paraId="72C64792" w14:textId="679A97F0" w:rsidR="00920D64" w:rsidRPr="00880A5F" w:rsidRDefault="00920D64" w:rsidP="00920D64">
            <w:pPr>
              <w:pStyle w:val="ad"/>
              <w:jc w:val="left"/>
            </w:pPr>
            <w:r>
              <w:t>Блок</w:t>
            </w:r>
            <w:r w:rsidRPr="006D7472">
              <w:rPr>
                <w:lang w:val="en-US"/>
              </w:rPr>
              <w:t xml:space="preserve"> «</w:t>
            </w:r>
            <w:r>
              <w:t>Страна</w:t>
            </w:r>
            <w:r w:rsidRPr="006D7472">
              <w:rPr>
                <w:lang w:val="en-US"/>
              </w:rPr>
              <w:t xml:space="preserve"> </w:t>
            </w:r>
            <w:r>
              <w:t>происхождения</w:t>
            </w:r>
            <w:r w:rsidRPr="006D7472">
              <w:rPr>
                <w:lang w:val="en-US"/>
              </w:rPr>
              <w:t xml:space="preserve"> </w:t>
            </w:r>
            <w:r>
              <w:t>товара</w:t>
            </w:r>
            <w:r w:rsidRPr="006D7472">
              <w:rPr>
                <w:lang w:val="en-US"/>
              </w:rPr>
              <w:t>» (drugInfoUsingReferenceInfo/MNNsInfo/MNNInfo/positionsTradeName/positionTradeName/</w:t>
            </w:r>
            <w:r w:rsidRPr="00920D64">
              <w:rPr>
                <w:lang w:val="en-US"/>
              </w:rPr>
              <w:t>positionTradeNameUsingTextForm</w:t>
            </w:r>
            <w:r w:rsidRPr="00D51782">
              <w:rPr>
                <w:lang w:val="en-US"/>
              </w:rPr>
              <w:t>/</w:t>
            </w:r>
            <w:r w:rsidRPr="006D7472">
              <w:rPr>
                <w:lang w:val="en-US"/>
              </w:rPr>
              <w:t>registrationNumbersInfo/</w:t>
            </w:r>
            <w:r>
              <w:rPr>
                <w:lang w:val="en-US"/>
              </w:rPr>
              <w:t>originCountryInfo</w:t>
            </w:r>
            <w:r w:rsidR="00880A5F" w:rsidRPr="00880A5F">
              <w:rPr>
                <w:lang w:val="en-US"/>
              </w:rPr>
              <w:t xml:space="preserve">). </w:t>
            </w:r>
            <w:r w:rsidR="00880A5F" w:rsidRPr="00880A5F">
              <w:t>Игнорируется при приеме, заполняется из связанного ТН</w:t>
            </w:r>
            <w:r w:rsidRPr="00880A5F">
              <w:t>:</w:t>
            </w:r>
          </w:p>
          <w:p w14:paraId="28167E46" w14:textId="3DCF5587" w:rsidR="00880A5F" w:rsidRDefault="00920D64" w:rsidP="002A67BA">
            <w:pPr>
              <w:pStyle w:val="ad"/>
              <w:numPr>
                <w:ilvl w:val="0"/>
                <w:numId w:val="287"/>
              </w:numPr>
              <w:jc w:val="left"/>
            </w:pPr>
            <w:r>
              <w:rPr>
                <w:lang w:val="en-US"/>
              </w:rPr>
              <w:softHyphen/>
            </w:r>
            <w:r>
              <w:t>поле</w:t>
            </w:r>
            <w:r>
              <w:rPr>
                <w:lang w:val="en-US"/>
              </w:rPr>
              <w:t xml:space="preserve"> «</w:t>
            </w:r>
            <w:r>
              <w:t>Цифровой</w:t>
            </w:r>
            <w:r>
              <w:rPr>
                <w:lang w:val="en-US"/>
              </w:rPr>
              <w:t xml:space="preserve"> </w:t>
            </w:r>
            <w:r>
              <w:t>код</w:t>
            </w:r>
            <w:r>
              <w:rPr>
                <w:lang w:val="en-US"/>
              </w:rPr>
              <w:t xml:space="preserve"> </w:t>
            </w:r>
            <w:r>
              <w:t>страны</w:t>
            </w:r>
            <w:r>
              <w:rPr>
                <w:lang w:val="en-US"/>
              </w:rPr>
              <w:t>» (</w:t>
            </w:r>
            <w:r w:rsidRPr="006D7472">
              <w:rPr>
                <w:lang w:val="en-US"/>
              </w:rPr>
              <w:t>drugInfoUsingReferenceInfo/MNNsInfo/MNNInfo/positionsTradeName/positionTradeName/</w:t>
            </w:r>
            <w:r w:rsidRPr="00920D64">
              <w:rPr>
                <w:lang w:val="en-US"/>
              </w:rPr>
              <w:t>positionTradeNameUsingTextForm</w:t>
            </w:r>
            <w:r w:rsidRPr="00D51782">
              <w:rPr>
                <w:lang w:val="en-US"/>
              </w:rPr>
              <w:t>/</w:t>
            </w:r>
            <w:r w:rsidRPr="006D7472">
              <w:rPr>
                <w:lang w:val="en-US"/>
              </w:rPr>
              <w:t>registrationNumbersInfo/</w:t>
            </w:r>
            <w:r>
              <w:rPr>
                <w:lang w:val="en-US"/>
              </w:rPr>
              <w:t>originCountryInfo)</w:t>
            </w:r>
            <w:r w:rsidR="00880A5F" w:rsidRPr="00880A5F">
              <w:rPr>
                <w:lang w:val="en-US"/>
              </w:rPr>
              <w:t xml:space="preserve">. </w:t>
            </w:r>
            <w:r w:rsidR="00880A5F" w:rsidRPr="00880A5F">
              <w:t xml:space="preserve">Игнорируется при приеме, заполняется значением поля «Цифровой код страны» из связанного ТН </w:t>
            </w:r>
          </w:p>
          <w:p w14:paraId="687F9968" w14:textId="39085278" w:rsidR="00920D64" w:rsidRDefault="00920D64" w:rsidP="002A67BA">
            <w:pPr>
              <w:pStyle w:val="ad"/>
              <w:numPr>
                <w:ilvl w:val="0"/>
                <w:numId w:val="287"/>
              </w:numPr>
              <w:jc w:val="left"/>
            </w:pPr>
            <w:r>
              <w:t>поле</w:t>
            </w:r>
            <w:r w:rsidRPr="00880A5F">
              <w:rPr>
                <w:lang w:val="en-US"/>
              </w:rPr>
              <w:t xml:space="preserve"> «</w:t>
            </w:r>
            <w:r>
              <w:t>Полное</w:t>
            </w:r>
            <w:r w:rsidRPr="00880A5F">
              <w:rPr>
                <w:lang w:val="en-US"/>
              </w:rPr>
              <w:t xml:space="preserve"> </w:t>
            </w:r>
            <w:r>
              <w:t>наименование</w:t>
            </w:r>
            <w:r w:rsidRPr="00880A5F">
              <w:rPr>
                <w:lang w:val="en-US"/>
              </w:rPr>
              <w:t xml:space="preserve"> </w:t>
            </w:r>
            <w:r>
              <w:t>страны</w:t>
            </w:r>
            <w:r w:rsidRPr="00880A5F">
              <w:rPr>
                <w:lang w:val="en-US"/>
              </w:rPr>
              <w:t xml:space="preserve">» (drugInfoUsingReferenceIn-fo/MNNsInfo/MNNInfo/positionsTradeName/positionTradeName/positionTradeNameUsingTextForm/registrationNumbersInfo/originCountryInfo/countryFullName) </w:t>
            </w:r>
            <w:r w:rsidR="00880A5F" w:rsidRPr="00880A5F">
              <w:rPr>
                <w:lang w:val="en-US"/>
              </w:rPr>
              <w:t xml:space="preserve">). </w:t>
            </w:r>
            <w:r w:rsidR="00880A5F" w:rsidRPr="00880A5F">
              <w:t xml:space="preserve">Игнорируется при приеме, заполняется значением поля «Цифровой код страны» из связанного ТН </w:t>
            </w:r>
          </w:p>
          <w:p w14:paraId="7DB52E0F" w14:textId="77777777" w:rsidR="00880A5F" w:rsidRDefault="00880A5F" w:rsidP="00920D64">
            <w:pPr>
              <w:pStyle w:val="ad"/>
              <w:jc w:val="left"/>
            </w:pPr>
          </w:p>
          <w:p w14:paraId="022D24D8" w14:textId="01F70CDD" w:rsidR="00920D64" w:rsidRDefault="00920D64" w:rsidP="00920D64">
            <w:pPr>
              <w:pStyle w:val="ad"/>
              <w:jc w:val="left"/>
            </w:pPr>
            <w:r>
              <w:t>Поле</w:t>
            </w:r>
            <w:r w:rsidRPr="00E52BBF">
              <w:rPr>
                <w:lang w:val="en-US"/>
              </w:rPr>
              <w:t xml:space="preserve"> «</w:t>
            </w:r>
            <w:r>
              <w:t>Тип</w:t>
            </w:r>
            <w:r w:rsidRPr="00E52BBF">
              <w:rPr>
                <w:lang w:val="en-US"/>
              </w:rPr>
              <w:t xml:space="preserve"> </w:t>
            </w:r>
            <w:r>
              <w:t>реестра</w:t>
            </w:r>
            <w:r w:rsidRPr="00E52BBF">
              <w:rPr>
                <w:lang w:val="en-US"/>
              </w:rPr>
              <w:t>» (</w:t>
            </w:r>
            <w:r w:rsidRPr="006D7472">
              <w:rPr>
                <w:lang w:val="en-US"/>
              </w:rPr>
              <w:t>drugInfoUsingReferenceInfo</w:t>
            </w:r>
            <w:r w:rsidRPr="00E52BBF">
              <w:rPr>
                <w:lang w:val="en-US"/>
              </w:rPr>
              <w:t>/</w:t>
            </w:r>
            <w:r w:rsidRPr="006D7472">
              <w:rPr>
                <w:lang w:val="en-US"/>
              </w:rPr>
              <w:t>MNNsInfo</w:t>
            </w:r>
            <w:r w:rsidRPr="00E52BBF">
              <w:rPr>
                <w:lang w:val="en-US"/>
              </w:rPr>
              <w:t>/</w:t>
            </w:r>
            <w:r w:rsidRPr="006D7472">
              <w:rPr>
                <w:lang w:val="en-US"/>
              </w:rPr>
              <w:t>MNNInfo</w:t>
            </w:r>
            <w:r w:rsidRPr="00E52BBF">
              <w:rPr>
                <w:lang w:val="en-US"/>
              </w:rPr>
              <w:t>/</w:t>
            </w:r>
            <w:r w:rsidRPr="006D7472">
              <w:rPr>
                <w:lang w:val="en-US"/>
              </w:rPr>
              <w:t>positionsTradeName</w:t>
            </w:r>
            <w:r w:rsidRPr="00E52BBF">
              <w:rPr>
                <w:lang w:val="en-US"/>
              </w:rPr>
              <w:t>/</w:t>
            </w:r>
            <w:r w:rsidRPr="006D7472">
              <w:rPr>
                <w:lang w:val="en-US"/>
              </w:rPr>
              <w:t>positionTradeName</w:t>
            </w:r>
            <w:r w:rsidRPr="00E52BBF">
              <w:rPr>
                <w:lang w:val="en-US"/>
              </w:rPr>
              <w:t>/</w:t>
            </w:r>
            <w:r w:rsidRPr="00920D64">
              <w:rPr>
                <w:lang w:val="en-US"/>
              </w:rPr>
              <w:t>positionTradeNameUsingTextForm</w:t>
            </w:r>
            <w:r w:rsidRPr="00E52BBF">
              <w:rPr>
                <w:lang w:val="en-US"/>
              </w:rPr>
              <w:t>/</w:t>
            </w:r>
            <w:r w:rsidRPr="006D7472">
              <w:rPr>
                <w:lang w:val="en-US"/>
              </w:rPr>
              <w:t>registrationNumbersInfo</w:t>
            </w:r>
            <w:r w:rsidRPr="00E52BBF">
              <w:rPr>
                <w:lang w:val="en-US"/>
              </w:rPr>
              <w:t>/</w:t>
            </w:r>
            <w:r>
              <w:rPr>
                <w:lang w:val="en-US"/>
              </w:rPr>
              <w:t>typeRegistry</w:t>
            </w:r>
            <w:r w:rsidRPr="00E52BBF">
              <w:rPr>
                <w:lang w:val="en-US"/>
              </w:rPr>
              <w:t xml:space="preserve">). </w:t>
            </w:r>
            <w:r>
              <w:t>Принимается и схранятеся из пакета. Допустимые значения:</w:t>
            </w:r>
          </w:p>
          <w:p w14:paraId="18EB21D3" w14:textId="77777777" w:rsidR="00920D64" w:rsidRDefault="00920D64" w:rsidP="00920D64">
            <w:pPr>
              <w:pStyle w:val="ad"/>
              <w:jc w:val="left"/>
            </w:pPr>
            <w:r>
              <w:sym w:font="Times New Roman" w:char="F02D"/>
            </w:r>
            <w:r>
              <w:tab/>
              <w:t>npErpp - 'ЕВРАЗЭС';</w:t>
            </w:r>
          </w:p>
          <w:p w14:paraId="0F7D6DB4" w14:textId="77777777" w:rsidR="00920D64" w:rsidRDefault="00920D64" w:rsidP="00920D64">
            <w:pPr>
              <w:pStyle w:val="ad"/>
              <w:jc w:val="left"/>
            </w:pPr>
            <w:r>
              <w:sym w:font="Times New Roman" w:char="F02D"/>
            </w:r>
            <w:r>
              <w:tab/>
              <w:t>npRrpo - 'ПО РФ'</w:t>
            </w:r>
          </w:p>
          <w:p w14:paraId="59E658E6" w14:textId="77777777" w:rsidR="00920D64" w:rsidRDefault="00920D64" w:rsidP="00920D64">
            <w:pPr>
              <w:pStyle w:val="ad"/>
              <w:jc w:val="left"/>
            </w:pPr>
            <w:r>
              <w:sym w:font="Times New Roman" w:char="F02D"/>
            </w:r>
            <w:r>
              <w:tab/>
              <w:t>npPrpp - 'ГИСП';</w:t>
            </w:r>
          </w:p>
          <w:p w14:paraId="74ED4678" w14:textId="77777777" w:rsidR="00920D64" w:rsidRDefault="00920D64" w:rsidP="00920D64">
            <w:pPr>
              <w:pStyle w:val="ad"/>
              <w:jc w:val="left"/>
            </w:pPr>
            <w:r>
              <w:sym w:font="Times New Roman" w:char="F02D"/>
            </w:r>
            <w:r>
              <w:tab/>
              <w:t>npErpo - 'ПО ЕВРАЗЭС'</w:t>
            </w:r>
          </w:p>
          <w:p w14:paraId="4DB55E68" w14:textId="77777777" w:rsidR="00920D64" w:rsidRDefault="00920D64" w:rsidP="00920D64">
            <w:pPr>
              <w:pStyle w:val="ad"/>
              <w:jc w:val="left"/>
            </w:pPr>
            <w:r>
              <w:sym w:font="Times New Roman" w:char="F02D"/>
            </w:r>
            <w:r>
              <w:tab/>
              <w:t>none - 'Нет в реестре'</w:t>
            </w:r>
          </w:p>
          <w:p w14:paraId="41F39C84" w14:textId="77777777" w:rsidR="00920D64" w:rsidRDefault="00920D64" w:rsidP="00920D64">
            <w:pPr>
              <w:pStyle w:val="ad"/>
              <w:jc w:val="left"/>
            </w:pPr>
          </w:p>
          <w:p w14:paraId="39C83A89" w14:textId="11854FB7" w:rsidR="00920D64" w:rsidRDefault="00920D64" w:rsidP="00920D64">
            <w:pPr>
              <w:pStyle w:val="ad"/>
              <w:jc w:val="left"/>
            </w:pPr>
            <w:r>
              <w:t>Поле</w:t>
            </w:r>
            <w:r>
              <w:rPr>
                <w:lang w:val="en-US"/>
              </w:rPr>
              <w:t xml:space="preserve"> «</w:t>
            </w:r>
            <w:r>
              <w:t>Реестровый</w:t>
            </w:r>
            <w:r>
              <w:rPr>
                <w:lang w:val="en-US"/>
              </w:rPr>
              <w:t xml:space="preserve"> </w:t>
            </w:r>
            <w:r>
              <w:t>номер</w:t>
            </w:r>
            <w:r>
              <w:rPr>
                <w:lang w:val="en-US"/>
              </w:rPr>
              <w:t>» (</w:t>
            </w:r>
            <w:r w:rsidRPr="006D7472">
              <w:rPr>
                <w:lang w:val="en-US"/>
              </w:rPr>
              <w:t>drugInfoUsingReferenceInfo/MNNsInfo/MNNInfo/positionsTradeName/positionTradeName/</w:t>
            </w:r>
            <w:r w:rsidRPr="00920D64">
              <w:rPr>
                <w:lang w:val="en-US"/>
              </w:rPr>
              <w:t>positionTradeNameUsingTextForm</w:t>
            </w:r>
            <w:r w:rsidRPr="00D51782">
              <w:rPr>
                <w:lang w:val="en-US"/>
              </w:rPr>
              <w:t>/</w:t>
            </w:r>
            <w:r w:rsidRPr="006D7472">
              <w:rPr>
                <w:lang w:val="en-US"/>
              </w:rPr>
              <w:t>registrationNumbersInfo/</w:t>
            </w:r>
            <w:r>
              <w:rPr>
                <w:lang w:val="en-US"/>
              </w:rPr>
              <w:t xml:space="preserve">registrationNumber). </w:t>
            </w:r>
            <w:r>
              <w:t>Принимается и схранятеся из пакета после прохождения контроля (ЭЗК2020_ИК_3121).</w:t>
            </w:r>
          </w:p>
          <w:p w14:paraId="517A77A7" w14:textId="77777777" w:rsidR="00920D64" w:rsidRDefault="00920D64" w:rsidP="00920D64">
            <w:pPr>
              <w:pStyle w:val="ad"/>
              <w:jc w:val="left"/>
            </w:pPr>
          </w:p>
          <w:p w14:paraId="624D325C" w14:textId="2A790A13" w:rsidR="00920D64" w:rsidRDefault="00920D64" w:rsidP="00920D64">
            <w:pPr>
              <w:pStyle w:val="ad"/>
              <w:jc w:val="left"/>
              <w:rPr>
                <w:bCs/>
              </w:rPr>
            </w:pPr>
            <w:r>
              <w:t>Поле</w:t>
            </w:r>
            <w:r>
              <w:rPr>
                <w:lang w:val="en-US"/>
              </w:rPr>
              <w:t xml:space="preserve"> «</w:t>
            </w:r>
            <w:r>
              <w:t>Баллы</w:t>
            </w:r>
            <w:r>
              <w:rPr>
                <w:lang w:val="en-US"/>
              </w:rPr>
              <w:t>» (</w:t>
            </w:r>
            <w:r w:rsidRPr="006D7472">
              <w:rPr>
                <w:lang w:val="en-US"/>
              </w:rPr>
              <w:t>drugInfoUsingReferenceInfo/MNNsInfo/MNNInfo/positionsTradeName/positionTradeName/</w:t>
            </w:r>
            <w:r w:rsidRPr="00920D64">
              <w:rPr>
                <w:lang w:val="en-US"/>
              </w:rPr>
              <w:t>positionTradeNameUsingTextForm</w:t>
            </w:r>
            <w:r w:rsidRPr="00D51782">
              <w:rPr>
                <w:lang w:val="en-US"/>
              </w:rPr>
              <w:t>/</w:t>
            </w:r>
            <w:r w:rsidRPr="006D7472">
              <w:rPr>
                <w:lang w:val="en-US"/>
              </w:rPr>
              <w:t>registrationNumbersInfo/</w:t>
            </w:r>
            <w:r>
              <w:rPr>
                <w:lang w:val="en-US"/>
              </w:rPr>
              <w:t xml:space="preserve">registrationNumbersInfo/scores). </w:t>
            </w:r>
            <w:r>
              <w:rPr>
                <w:bCs/>
              </w:rPr>
              <w:t>Принимается и сохраняется. При приеме контролируется на присутствие в справочнике «Тип реестра» (typeRegistry)  по указанному реестровому номеру (registrationNumber)</w:t>
            </w:r>
          </w:p>
          <w:p w14:paraId="4691D474" w14:textId="77777777" w:rsidR="00920D64" w:rsidRDefault="00920D64" w:rsidP="00920D64">
            <w:pPr>
              <w:pStyle w:val="ad"/>
              <w:jc w:val="left"/>
            </w:pPr>
          </w:p>
          <w:p w14:paraId="68809FF3" w14:textId="298514C1" w:rsidR="006D7472" w:rsidRDefault="006D7472" w:rsidP="00920D64">
            <w:pPr>
              <w:pStyle w:val="ad"/>
              <w:jc w:val="center"/>
            </w:pPr>
          </w:p>
          <w:p w14:paraId="717A0408" w14:textId="77777777" w:rsidR="006D7472" w:rsidRPr="006D7472" w:rsidRDefault="006D7472" w:rsidP="006D7472">
            <w:pPr>
              <w:pStyle w:val="ad"/>
              <w:jc w:val="left"/>
              <w:rPr>
                <w:b/>
                <w:bCs/>
              </w:rPr>
            </w:pPr>
          </w:p>
          <w:p w14:paraId="6A3B1DCA" w14:textId="77777777" w:rsidR="00056C63" w:rsidRPr="00EE2EFE" w:rsidRDefault="00056C63" w:rsidP="00056C63">
            <w:pPr>
              <w:pStyle w:val="ad"/>
              <w:jc w:val="left"/>
              <w:rPr>
                <w:b/>
                <w:bCs/>
              </w:rPr>
            </w:pPr>
            <w:r w:rsidRPr="00EE2EFE">
              <w:rPr>
                <w:b/>
                <w:bCs/>
              </w:rPr>
              <w:t>Требования к приему блока «Объекты закупки» (products) при приеме проекта первоначальной версии и проект отличного от проекта первоначальной версии, сформированного НЕ на основании электронного контракта в структурированном виде</w:t>
            </w:r>
          </w:p>
          <w:p w14:paraId="78F2BCC0" w14:textId="77777777" w:rsidR="00056C63" w:rsidRDefault="00056C63" w:rsidP="00056C63">
            <w:pPr>
              <w:pStyle w:val="ad"/>
              <w:jc w:val="left"/>
            </w:pPr>
          </w:p>
          <w:p w14:paraId="134000F2" w14:textId="77A228FC" w:rsidR="00056C63" w:rsidRDefault="00056C63" w:rsidP="00056C63">
            <w:pPr>
              <w:pStyle w:val="ad"/>
              <w:jc w:val="left"/>
            </w:pPr>
            <w:r>
              <w:t>Поле «Объектом закупки является медицинское изделие» (isMedicalProduct) принимается и сохраняется только в следующих случаях (через ИЛИ):</w:t>
            </w:r>
          </w:p>
          <w:p w14:paraId="19710CAC" w14:textId="2D45D55A" w:rsidR="00056C63" w:rsidRDefault="00056C63" w:rsidP="00056C63">
            <w:pPr>
              <w:pStyle w:val="ad"/>
              <w:jc w:val="left"/>
            </w:pPr>
            <w:r>
              <w:t>1.</w:t>
            </w:r>
            <w:r>
              <w:tab/>
              <w:t>Если код КТРУ, указанный в принимаемом пакете в поле «Код товара, работы или услуги в справочнике Каталог товаров, работ, услуг (КТРУ) (nsiKTRU)» (products/product/KTRU/code), включает в себя несколько позиции номенклатурной классификации медицинских изделий по видам. Наличие нескольких позиций НКМИ определяется по коду КТРУ в справочнике «Каталог товаров работ и услуг» (nsiKTRU).</w:t>
            </w:r>
          </w:p>
          <w:p w14:paraId="20FFE446" w14:textId="6F23762C" w:rsidR="00056C63" w:rsidRDefault="00056C63" w:rsidP="00056C63">
            <w:pPr>
              <w:pStyle w:val="ad"/>
              <w:jc w:val="left"/>
            </w:pPr>
            <w:r>
              <w:t>2.</w:t>
            </w:r>
            <w:r>
              <w:tab/>
              <w:t>Если код ОКПД2, указанный в принимаемом пакете в поле «Код товара, работы или услуги» (products/product/OKPD2/code) включен в настройку «Настройка соответствия кодов ОКПД2 закупкам медицинских изделий».</w:t>
            </w:r>
          </w:p>
          <w:p w14:paraId="13E51757" w14:textId="77777777" w:rsidR="00056C63" w:rsidRDefault="00056C63" w:rsidP="00056C63">
            <w:pPr>
              <w:pStyle w:val="ad"/>
              <w:jc w:val="left"/>
            </w:pPr>
            <w:r>
              <w:t xml:space="preserve">В иных случаях игнорируется при приеме. </w:t>
            </w:r>
          </w:p>
          <w:p w14:paraId="47F02AC5" w14:textId="3195FBE5" w:rsidR="00056C63" w:rsidRDefault="00056C63" w:rsidP="00056C63">
            <w:pPr>
              <w:pStyle w:val="ad"/>
              <w:jc w:val="left"/>
            </w:pPr>
            <w:r>
              <w:lastRenderedPageBreak/>
              <w:t>Автоматически заполняется только в случае, если указан код КТРУ, которому в справочнике «Каталог товаров работ и услуг» (nsiKTRU) соответствует единственный код НКМИ.</w:t>
            </w:r>
          </w:p>
          <w:p w14:paraId="61ED5635" w14:textId="69111D2C" w:rsidR="00056C63" w:rsidRDefault="00056C63" w:rsidP="00056C63">
            <w:pPr>
              <w:pStyle w:val="ad"/>
              <w:jc w:val="left"/>
            </w:pPr>
          </w:p>
          <w:p w14:paraId="30F814CE" w14:textId="778CE2BD" w:rsidR="00056C63" w:rsidRDefault="00056C63" w:rsidP="00056C63">
            <w:pPr>
              <w:pStyle w:val="ad"/>
              <w:jc w:val="left"/>
            </w:pPr>
            <w:r w:rsidRPr="001537A1">
              <w:t xml:space="preserve">Поле </w:t>
            </w:r>
            <w:r w:rsidRPr="00313D28">
              <w:t>«Наименование медицинского изделия в соответствии с регистрационным удостоверением» (products/product/certificateNameMedicalProduct)</w:t>
            </w:r>
            <w:r>
              <w:t xml:space="preserve"> принимается и сохраняется.</w:t>
            </w:r>
          </w:p>
          <w:p w14:paraId="50990CBB" w14:textId="77777777" w:rsidR="00056C63" w:rsidRDefault="00056C63" w:rsidP="00056C63">
            <w:pPr>
              <w:pStyle w:val="ad"/>
              <w:jc w:val="left"/>
            </w:pPr>
          </w:p>
          <w:p w14:paraId="164FB696" w14:textId="32D59CE1" w:rsidR="00056C63" w:rsidRPr="00DF2505" w:rsidRDefault="00056C63" w:rsidP="00056C63">
            <w:pPr>
              <w:pStyle w:val="ad"/>
              <w:jc w:val="left"/>
            </w:pPr>
          </w:p>
        </w:tc>
      </w:tr>
      <w:tr w:rsidR="00056C63" w:rsidRPr="000E4FE8" w14:paraId="4B666AF0" w14:textId="77777777" w:rsidTr="00AA184A">
        <w:trPr>
          <w:trHeight w:val="348"/>
        </w:trPr>
        <w:tc>
          <w:tcPr>
            <w:tcW w:w="815" w:type="pct"/>
          </w:tcPr>
          <w:p w14:paraId="4ED7901A" w14:textId="7FF36B42" w:rsidR="00056C63" w:rsidRDefault="00056C63" w:rsidP="00056C63">
            <w:pPr>
              <w:pStyle w:val="ad"/>
              <w:jc w:val="left"/>
            </w:pPr>
            <w:bookmarkStart w:id="89" w:name="РК_ИК_0273"/>
            <w:r w:rsidRPr="00394510">
              <w:lastRenderedPageBreak/>
              <w:t>РК_ИК_027</w:t>
            </w:r>
            <w:r>
              <w:t>3</w:t>
            </w:r>
            <w:bookmarkEnd w:id="89"/>
          </w:p>
        </w:tc>
        <w:tc>
          <w:tcPr>
            <w:tcW w:w="238" w:type="pct"/>
            <w:gridSpan w:val="2"/>
          </w:tcPr>
          <w:p w14:paraId="3EC025C3" w14:textId="77777777" w:rsidR="00056C63" w:rsidRPr="000E4FE8" w:rsidRDefault="00056C63" w:rsidP="00056C63">
            <w:pPr>
              <w:pStyle w:val="ad"/>
              <w:jc w:val="left"/>
            </w:pPr>
          </w:p>
        </w:tc>
        <w:tc>
          <w:tcPr>
            <w:tcW w:w="1078" w:type="pct"/>
            <w:gridSpan w:val="3"/>
          </w:tcPr>
          <w:p w14:paraId="6C758E64" w14:textId="46A0D154" w:rsidR="00056C63" w:rsidRDefault="00056C63" w:rsidP="00056C63">
            <w:pPr>
              <w:pStyle w:val="ad"/>
              <w:jc w:val="left"/>
            </w:pPr>
            <w:r>
              <w:t>Внешний идентификатор объекта закупки в извещении-основании (purchaseObjectExternalSid) И Уникальный идентификатор объекта закупки в ЕИС в извещении-основании (purchaseObjectSid)</w:t>
            </w:r>
          </w:p>
        </w:tc>
        <w:tc>
          <w:tcPr>
            <w:tcW w:w="1526" w:type="pct"/>
            <w:gridSpan w:val="4"/>
          </w:tcPr>
          <w:p w14:paraId="373015DB" w14:textId="08CC5C28" w:rsidR="00056C63" w:rsidRDefault="00056C63" w:rsidP="00056C63">
            <w:pPr>
              <w:pStyle w:val="ad"/>
              <w:jc w:val="left"/>
            </w:pPr>
            <w:r>
              <w:t xml:space="preserve">Внешний идентификатор объекта закупки в извещении-основании (purchaseObjectExternalSid) и/или Уникальный идентификатор объекта закупки в ЕИС в извещении-основании (purchaseObjectSid) может быть задан только, если </w:t>
            </w:r>
            <w:r w:rsidRPr="00F30474">
              <w:t>если извещение</w:t>
            </w:r>
            <w:r>
              <w:t xml:space="preserve"> с реестровым номером</w:t>
            </w:r>
            <w:r w:rsidRPr="00F30474">
              <w:t xml:space="preserve"> foundation/fcsOrder/order/notificationNumber и</w:t>
            </w:r>
            <w:r>
              <w:t>м</w:t>
            </w:r>
            <w:r w:rsidRPr="00F30474">
              <w:t>еет один из следующих способов определения поставщика: ЭА20, ЭОК20, ЭЗК20, ЭЗТ</w:t>
            </w:r>
            <w:r>
              <w:t>, ЗакА20, ЗакК20.</w:t>
            </w:r>
          </w:p>
          <w:p w14:paraId="74E48963" w14:textId="5A08BB4A" w:rsidR="00056C63" w:rsidRDefault="00056C63" w:rsidP="00056C63">
            <w:pPr>
              <w:pStyle w:val="ad"/>
              <w:jc w:val="left"/>
            </w:pPr>
            <w:r>
              <w:t xml:space="preserve">В противном случае, или в случае, если в блоке </w:t>
            </w:r>
            <w:r w:rsidRPr="00357261">
              <w:t>foundation/fcsOrder/</w:t>
            </w:r>
            <w:r>
              <w:t xml:space="preserve"> указан дочерний блок, отличный от </w:t>
            </w:r>
            <w:r w:rsidRPr="00357261">
              <w:t>order</w:t>
            </w:r>
            <w:r>
              <w:t>, то срабатывает контроль.</w:t>
            </w:r>
          </w:p>
        </w:tc>
        <w:tc>
          <w:tcPr>
            <w:tcW w:w="1343" w:type="pct"/>
            <w:gridSpan w:val="2"/>
          </w:tcPr>
          <w:p w14:paraId="7E778CED" w14:textId="5772B013" w:rsidR="00056C63" w:rsidRDefault="00056C63" w:rsidP="00056C63">
            <w:pPr>
              <w:pStyle w:val="ad"/>
              <w:jc w:val="left"/>
            </w:pPr>
            <w:r>
              <w:t xml:space="preserve">Внешний идентификатор объекта закупки в извещении-основании (purchaseObjectExternalSid) И Уникальный идентификатор объекта закупки в ЕИС в извещении-основании (purchaseObjectSid) может быть задан только, если </w:t>
            </w:r>
            <w:r w:rsidRPr="00F30474">
              <w:t>если извещение</w:t>
            </w:r>
            <w:r>
              <w:t xml:space="preserve"> с реестровым номером</w:t>
            </w:r>
            <w:r w:rsidRPr="00F30474">
              <w:t xml:space="preserve"> &lt;</w:t>
            </w:r>
            <w:r>
              <w:t>значение поля</w:t>
            </w:r>
            <w:r w:rsidRPr="00F30474">
              <w:t xml:space="preserve"> foundation/fcsOrder/order/notificationNumber&gt; и</w:t>
            </w:r>
            <w:r>
              <w:t>м</w:t>
            </w:r>
            <w:r w:rsidRPr="00F30474">
              <w:t>еет один из следующих способов определения поставщика: ЭА20, ЭОК20, ЭЗК20, ЭЗТ</w:t>
            </w:r>
            <w:r>
              <w:t>, ЗакА20, ЗакК20</w:t>
            </w:r>
          </w:p>
        </w:tc>
      </w:tr>
      <w:tr w:rsidR="00056C63" w:rsidRPr="000E4FE8" w14:paraId="3A29C6B6" w14:textId="77777777" w:rsidTr="00AA184A">
        <w:trPr>
          <w:trHeight w:val="348"/>
        </w:trPr>
        <w:tc>
          <w:tcPr>
            <w:tcW w:w="815" w:type="pct"/>
          </w:tcPr>
          <w:p w14:paraId="6CF3F9C3" w14:textId="556ABD1A" w:rsidR="00056C63" w:rsidRDefault="00056C63" w:rsidP="00056C63">
            <w:pPr>
              <w:pStyle w:val="ad"/>
              <w:jc w:val="left"/>
            </w:pPr>
            <w:bookmarkStart w:id="90" w:name="РК_ИК_0274"/>
            <w:r w:rsidRPr="00394510">
              <w:t>РК_ИК_0274</w:t>
            </w:r>
            <w:bookmarkEnd w:id="90"/>
          </w:p>
        </w:tc>
        <w:tc>
          <w:tcPr>
            <w:tcW w:w="238" w:type="pct"/>
            <w:gridSpan w:val="2"/>
          </w:tcPr>
          <w:p w14:paraId="66C1B250" w14:textId="25F8434C" w:rsidR="00056C63" w:rsidRPr="000E4FE8" w:rsidRDefault="00056C63" w:rsidP="00056C63">
            <w:pPr>
              <w:pStyle w:val="ad"/>
              <w:jc w:val="left"/>
            </w:pPr>
            <w:r w:rsidRPr="00394510">
              <w:t>РК_ИК_027</w:t>
            </w:r>
            <w:r>
              <w:t>3</w:t>
            </w:r>
          </w:p>
        </w:tc>
        <w:tc>
          <w:tcPr>
            <w:tcW w:w="1078" w:type="pct"/>
            <w:gridSpan w:val="3"/>
          </w:tcPr>
          <w:p w14:paraId="2FE2864C" w14:textId="331436D5" w:rsidR="00056C63" w:rsidRDefault="00056C63" w:rsidP="00056C63">
            <w:pPr>
              <w:pStyle w:val="ad"/>
              <w:jc w:val="left"/>
            </w:pPr>
            <w:r>
              <w:t>Внешний идентификатор объекта закупки в извещении-основании (purchaseObjectExternalSid) И Уникальный идентификатор объекта закупки в ЕИС в извещении-основании (purchaseObjectSid)</w:t>
            </w:r>
          </w:p>
        </w:tc>
        <w:tc>
          <w:tcPr>
            <w:tcW w:w="1526" w:type="pct"/>
            <w:gridSpan w:val="4"/>
          </w:tcPr>
          <w:p w14:paraId="5F2A0F15" w14:textId="65F9D5FA" w:rsidR="00056C63" w:rsidRDefault="00056C63" w:rsidP="00056C63">
            <w:pPr>
              <w:pStyle w:val="ad"/>
              <w:jc w:val="left"/>
            </w:pPr>
            <w:r>
              <w:t xml:space="preserve">Проверяем, что </w:t>
            </w:r>
            <w:r w:rsidRPr="00394510">
              <w:t xml:space="preserve">Внешний идентификатор объекта закупки в извещении-основании (purchaseObjectExternalSid) </w:t>
            </w:r>
            <w:r>
              <w:t>И/ИЛИ</w:t>
            </w:r>
            <w:r w:rsidRPr="00394510">
              <w:t xml:space="preserve"> Уникальный идентиф</w:t>
            </w:r>
            <w:r>
              <w:t>и</w:t>
            </w:r>
            <w:r w:rsidRPr="00394510">
              <w:t>катор объекта закупки в ЕИС в извещении-основании (purchaseObjectSid)</w:t>
            </w:r>
            <w:r>
              <w:t xml:space="preserve"> найден в извещении с реестровым номером </w:t>
            </w:r>
            <w:r w:rsidRPr="00394510">
              <w:t>foundation/fcsOrder/order/notificationNumber</w:t>
            </w:r>
            <w:r>
              <w:t>. Иначе срабатывает контроль.</w:t>
            </w:r>
          </w:p>
          <w:p w14:paraId="7C1A692D" w14:textId="1C41D40B" w:rsidR="00056C63" w:rsidRDefault="00056C63" w:rsidP="00056C63">
            <w:pPr>
              <w:pStyle w:val="ad"/>
              <w:jc w:val="left"/>
            </w:pPr>
          </w:p>
          <w:p w14:paraId="2046E648" w14:textId="2544D8FC" w:rsidR="00056C63" w:rsidRDefault="00056C63" w:rsidP="00056C63">
            <w:pPr>
              <w:pStyle w:val="ad"/>
              <w:jc w:val="left"/>
            </w:pPr>
            <w:r>
              <w:t xml:space="preserve">Контроль выполняется, если задано хотя бы одо из полей purchaseObjectExternalSid и </w:t>
            </w:r>
            <w:r>
              <w:lastRenderedPageBreak/>
              <w:t xml:space="preserve">purchaseObjectSid (см. контроль </w:t>
            </w:r>
            <w:r w:rsidRPr="00394510">
              <w:t>РК_ИК_027</w:t>
            </w:r>
            <w:r>
              <w:t>3).</w:t>
            </w:r>
          </w:p>
        </w:tc>
        <w:tc>
          <w:tcPr>
            <w:tcW w:w="1343" w:type="pct"/>
            <w:gridSpan w:val="2"/>
          </w:tcPr>
          <w:p w14:paraId="5AFD155F" w14:textId="15957CC2" w:rsidR="00056C63" w:rsidRPr="007B56CB" w:rsidRDefault="00056C63" w:rsidP="00056C63">
            <w:pPr>
              <w:pStyle w:val="ad"/>
              <w:jc w:val="left"/>
            </w:pPr>
            <w:r>
              <w:rPr>
                <w:lang w:val="uk-UA"/>
              </w:rPr>
              <w:lastRenderedPageBreak/>
              <w:t xml:space="preserve">В извещении с реестровым номером </w:t>
            </w:r>
            <w:r w:rsidRPr="007B56CB">
              <w:t>&lt;</w:t>
            </w:r>
            <w:r>
              <w:t xml:space="preserve">значение поля </w:t>
            </w:r>
            <w:r w:rsidRPr="00394510">
              <w:t>foundation/fcsOrder/order/notificationNumber</w:t>
            </w:r>
            <w:r w:rsidRPr="007B56CB">
              <w:t>&gt;</w:t>
            </w:r>
            <w:r>
              <w:t xml:space="preserve"> не найден объект закупки с уникальным идентификатором в ЕИС в извещении-основании (purchaseObjectSid) </w:t>
            </w:r>
            <w:r w:rsidRPr="007B56CB">
              <w:t>&lt;</w:t>
            </w:r>
            <w:r>
              <w:t>значение поля purchaseObjectSid</w:t>
            </w:r>
            <w:r w:rsidRPr="007B56CB">
              <w:t xml:space="preserve"> &gt;</w:t>
            </w:r>
            <w:r>
              <w:t xml:space="preserve"> и в</w:t>
            </w:r>
            <w:r w:rsidRPr="007B56CB">
              <w:t>нешни</w:t>
            </w:r>
            <w:r>
              <w:t>м</w:t>
            </w:r>
            <w:r w:rsidRPr="007B56CB">
              <w:t xml:space="preserve"> идентификатор</w:t>
            </w:r>
            <w:r>
              <w:t>ом</w:t>
            </w:r>
            <w:r w:rsidRPr="007B56CB">
              <w:t xml:space="preserve"> объекта закупки в извещении-основании (purchaseObjectExternalSid)</w:t>
            </w:r>
            <w:r>
              <w:t xml:space="preserve"> </w:t>
            </w:r>
            <w:r w:rsidRPr="007B56CB">
              <w:t>&lt;</w:t>
            </w:r>
            <w:r>
              <w:t>значение поля purchaseObjectExternalSid</w:t>
            </w:r>
            <w:r w:rsidRPr="007B56CB">
              <w:t>&gt;.</w:t>
            </w:r>
          </w:p>
        </w:tc>
      </w:tr>
      <w:tr w:rsidR="00056C63" w:rsidRPr="000E4FE8" w14:paraId="68C9C105" w14:textId="77777777" w:rsidTr="00AA184A">
        <w:trPr>
          <w:trHeight w:val="348"/>
        </w:trPr>
        <w:tc>
          <w:tcPr>
            <w:tcW w:w="815" w:type="pct"/>
          </w:tcPr>
          <w:p w14:paraId="0CBEBAF0" w14:textId="578CBCD7" w:rsidR="00056C63" w:rsidRDefault="00056C63" w:rsidP="00056C63">
            <w:pPr>
              <w:pStyle w:val="ad"/>
              <w:jc w:val="left"/>
            </w:pPr>
            <w:bookmarkStart w:id="91" w:name="РК_ИК_0423"/>
            <w:r w:rsidRPr="00293E5C">
              <w:t>РК_ИК_0423</w:t>
            </w:r>
            <w:bookmarkEnd w:id="91"/>
          </w:p>
        </w:tc>
        <w:tc>
          <w:tcPr>
            <w:tcW w:w="238" w:type="pct"/>
            <w:gridSpan w:val="2"/>
          </w:tcPr>
          <w:p w14:paraId="0C165219" w14:textId="30191585" w:rsidR="00056C63" w:rsidRPr="000E4FE8" w:rsidRDefault="00056C63" w:rsidP="00056C63">
            <w:pPr>
              <w:pStyle w:val="ad"/>
              <w:jc w:val="left"/>
            </w:pPr>
          </w:p>
        </w:tc>
        <w:tc>
          <w:tcPr>
            <w:tcW w:w="1078" w:type="pct"/>
            <w:gridSpan w:val="3"/>
          </w:tcPr>
          <w:p w14:paraId="4F583271" w14:textId="77777777" w:rsidR="00056C63" w:rsidRDefault="00056C63" w:rsidP="00056C63">
            <w:pPr>
              <w:pStyle w:val="ad"/>
              <w:jc w:val="left"/>
            </w:pPr>
            <w:r>
              <w:t>Внешний идентификатор объекта закупки в извещении-основании (purchaseObjectExternalSid) И Уникальный идентификатор объекта закупки в ЕИС в извещении-основании (purchaseObjectSid)</w:t>
            </w:r>
          </w:p>
        </w:tc>
        <w:tc>
          <w:tcPr>
            <w:tcW w:w="1526" w:type="pct"/>
            <w:gridSpan w:val="4"/>
          </w:tcPr>
          <w:p w14:paraId="43A4FA52" w14:textId="39837ABB" w:rsidR="00056C63" w:rsidRDefault="00056C63" w:rsidP="00056C63">
            <w:pPr>
              <w:pStyle w:val="ad"/>
              <w:jc w:val="left"/>
            </w:pPr>
            <w:r>
              <w:t>Проверяем, что д</w:t>
            </w:r>
            <w:r w:rsidRPr="00293E5C">
              <w:t xml:space="preserve">ля объекта закупки с указанным </w:t>
            </w:r>
            <w:r>
              <w:t>в</w:t>
            </w:r>
            <w:r w:rsidRPr="00394510">
              <w:t>нешни</w:t>
            </w:r>
            <w:r>
              <w:t>м</w:t>
            </w:r>
            <w:r w:rsidRPr="00394510">
              <w:t xml:space="preserve"> идентификатор</w:t>
            </w:r>
            <w:r>
              <w:t>ом</w:t>
            </w:r>
            <w:r w:rsidRPr="00394510">
              <w:t xml:space="preserve"> объекта закупки в извещении-основании (purchaseObjectExternalSid) </w:t>
            </w:r>
            <w:r>
              <w:t>И/ИЛИ</w:t>
            </w:r>
            <w:r w:rsidRPr="00394510">
              <w:t xml:space="preserve"> Уникальн</w:t>
            </w:r>
            <w:r>
              <w:t>ом</w:t>
            </w:r>
            <w:r w:rsidRPr="00394510">
              <w:t xml:space="preserve"> идентиф</w:t>
            </w:r>
            <w:r>
              <w:t>и</w:t>
            </w:r>
            <w:r w:rsidRPr="00394510">
              <w:t>катор</w:t>
            </w:r>
            <w:r>
              <w:t>ом</w:t>
            </w:r>
            <w:r w:rsidRPr="00394510">
              <w:t xml:space="preserve"> объекта закупки в ЕИС в извещении-основании (purchaseObjectSid)</w:t>
            </w:r>
            <w:r>
              <w:t xml:space="preserve">  </w:t>
            </w:r>
            <w:r w:rsidRPr="00293E5C">
              <w:t xml:space="preserve">в извещении не заполнено поле </w:t>
            </w:r>
            <w:r>
              <w:t>«</w:t>
            </w:r>
            <w:r w:rsidRPr="00293E5C">
              <w:t>Информация, отображаемая участникам закупки до получения документации</w:t>
            </w:r>
            <w:r>
              <w:t>»</w:t>
            </w:r>
            <w:r w:rsidRPr="00293E5C">
              <w:t xml:space="preserve"> (notificationInfo/purchaseObjectsInfo/notDrugPurchaseObjectsInfo/cmn:purchaseObject/cmn:beforeReceiveDocsInfo)</w:t>
            </w:r>
            <w:r>
              <w:t xml:space="preserve"> или «</w:t>
            </w:r>
            <w:r w:rsidRPr="00293E5C">
              <w:t>Информация, отображаемая участникам закупки до получения документации</w:t>
            </w:r>
            <w:r>
              <w:t>»</w:t>
            </w:r>
            <w:r w:rsidRPr="00293E5C">
              <w:t xml:space="preserve"> </w:t>
            </w:r>
            <w:r>
              <w:t>(</w:t>
            </w:r>
            <w:r w:rsidRPr="0009278C">
              <w:t>notificationInfo/purchaseObjectsInfo/drugPurchaseObjectsInfo/cmn:drugPurchaseObjectInfo/cmn:beforeReceiveDocsInfo</w:t>
            </w:r>
            <w:r w:rsidRPr="00293E5C">
              <w:t>)</w:t>
            </w:r>
            <w:r>
              <w:t>. В случае если заполнено, срабатывает контроль.</w:t>
            </w:r>
          </w:p>
          <w:p w14:paraId="12C0ACE4" w14:textId="77777777" w:rsidR="00056C63" w:rsidRDefault="00056C63" w:rsidP="00056C63">
            <w:pPr>
              <w:pStyle w:val="ad"/>
              <w:jc w:val="left"/>
            </w:pPr>
          </w:p>
          <w:p w14:paraId="32D4D705" w14:textId="77777777" w:rsidR="00056C63" w:rsidRDefault="00056C63" w:rsidP="00056C63">
            <w:pPr>
              <w:pStyle w:val="ad"/>
              <w:jc w:val="left"/>
            </w:pPr>
            <w:r>
              <w:t xml:space="preserve">Контроль выполняется, если задано хотя бы одо из полей purchaseObjectExternalSid и purchaseObjectSid (см. контроль </w:t>
            </w:r>
            <w:r w:rsidRPr="00394510">
              <w:t>РК_ИК_027</w:t>
            </w:r>
            <w:r>
              <w:t>3).</w:t>
            </w:r>
          </w:p>
        </w:tc>
        <w:tc>
          <w:tcPr>
            <w:tcW w:w="1343" w:type="pct"/>
            <w:gridSpan w:val="2"/>
          </w:tcPr>
          <w:p w14:paraId="51666F68" w14:textId="4725A4BA" w:rsidR="00056C63" w:rsidRDefault="00056C63" w:rsidP="00056C63">
            <w:pPr>
              <w:pStyle w:val="ad"/>
              <w:jc w:val="left"/>
            </w:pPr>
            <w:r w:rsidRPr="0009278C">
              <w:t>&lt;</w:t>
            </w:r>
            <w:r>
              <w:t>Номер контроля</w:t>
            </w:r>
            <w:r w:rsidRPr="0009278C">
              <w:t>&gt;</w:t>
            </w:r>
            <w:r>
              <w:t xml:space="preserve">: </w:t>
            </w:r>
            <w:r>
              <w:rPr>
                <w:lang w:val="uk-UA"/>
              </w:rPr>
              <w:t xml:space="preserve">В извещении с реестровым номером </w:t>
            </w:r>
            <w:r w:rsidRPr="007B56CB">
              <w:t>&lt;</w:t>
            </w:r>
            <w:r>
              <w:t xml:space="preserve">значение поля </w:t>
            </w:r>
            <w:r w:rsidRPr="00394510">
              <w:t>foundation/fcsOrder/order/notificationNumber</w:t>
            </w:r>
            <w:r w:rsidRPr="007B56CB">
              <w:t>&gt;</w:t>
            </w:r>
            <w:r>
              <w:t xml:space="preserve"> для объекта закупки с уникальным идентификатором в ЕИС в извещении-основании (purchaseObjectSid) </w:t>
            </w:r>
            <w:r w:rsidRPr="007B56CB">
              <w:t>&lt;</w:t>
            </w:r>
            <w:r>
              <w:t>значение поля purchaseObjectSid</w:t>
            </w:r>
            <w:r w:rsidRPr="007B56CB">
              <w:t xml:space="preserve"> &gt;</w:t>
            </w:r>
            <w:r>
              <w:t xml:space="preserve"> и в</w:t>
            </w:r>
            <w:r w:rsidRPr="007B56CB">
              <w:t>нешни</w:t>
            </w:r>
            <w:r>
              <w:t>м</w:t>
            </w:r>
            <w:r w:rsidRPr="007B56CB">
              <w:t xml:space="preserve"> идентификатор</w:t>
            </w:r>
            <w:r>
              <w:t>ом</w:t>
            </w:r>
            <w:r w:rsidRPr="007B56CB">
              <w:t xml:space="preserve"> объекта закупки в извещении-основании (purchaseObjectExternalSid)</w:t>
            </w:r>
            <w:r>
              <w:t xml:space="preserve"> </w:t>
            </w:r>
            <w:r w:rsidRPr="007B56CB">
              <w:t>&lt;</w:t>
            </w:r>
            <w:r>
              <w:t>значение поля purchaseObjectExternalSid</w:t>
            </w:r>
            <w:r w:rsidRPr="007B56CB">
              <w:t>&gt;</w:t>
            </w:r>
            <w:r>
              <w:t xml:space="preserve"> </w:t>
            </w:r>
            <w:r w:rsidRPr="00293E5C">
              <w:t xml:space="preserve">заполнено поле </w:t>
            </w:r>
            <w:r>
              <w:t>«</w:t>
            </w:r>
            <w:r w:rsidRPr="00293E5C">
              <w:t>Информация, отображаемая участникам закупки до получения документации</w:t>
            </w:r>
            <w:r>
              <w:t>»</w:t>
            </w:r>
            <w:r w:rsidRPr="00293E5C">
              <w:t xml:space="preserve"> (notificationInfo/purchaseObjectsInfo/notDrugPurchaseObjectsInfo/cmn:purchaseObject/cmn:beforeReceiveDocsInfo)</w:t>
            </w:r>
            <w:r>
              <w:t xml:space="preserve"> или «</w:t>
            </w:r>
            <w:r w:rsidRPr="00293E5C">
              <w:t>Информация, отображаемая участникам закупки до получения документации</w:t>
            </w:r>
            <w:r>
              <w:t>»</w:t>
            </w:r>
            <w:r w:rsidRPr="00293E5C">
              <w:t xml:space="preserve"> </w:t>
            </w:r>
            <w:r>
              <w:t>(</w:t>
            </w:r>
            <w:r w:rsidRPr="0009278C">
              <w:t>notificationInfo/purchaseObjectsInfo/drugPurchaseObjectsInfo/cmn:drugPurchaseObjectInfo/cmn:beforeReceiveDocsInfo</w:t>
            </w:r>
            <w:r w:rsidRPr="00293E5C">
              <w:t>)</w:t>
            </w:r>
            <w:r>
              <w:t>.</w:t>
            </w:r>
          </w:p>
          <w:p w14:paraId="711405A0" w14:textId="77777777" w:rsidR="00056C63" w:rsidRDefault="00056C63" w:rsidP="00056C63">
            <w:pPr>
              <w:pStyle w:val="ad"/>
              <w:jc w:val="left"/>
            </w:pPr>
          </w:p>
          <w:p w14:paraId="2A49B5A2" w14:textId="08B3B42E" w:rsidR="00056C63" w:rsidRPr="007B56CB" w:rsidRDefault="00056C63" w:rsidP="00056C63">
            <w:pPr>
              <w:pStyle w:val="ad"/>
              <w:jc w:val="left"/>
            </w:pPr>
            <w:r>
              <w:t>Ссылка на такой объект закупки в сведениях о контракте недопустима</w:t>
            </w:r>
          </w:p>
        </w:tc>
      </w:tr>
      <w:tr w:rsidR="00056C63" w:rsidRPr="000E4FE8" w14:paraId="4FBE1DED" w14:textId="77777777" w:rsidTr="00AA184A">
        <w:trPr>
          <w:trHeight w:val="348"/>
        </w:trPr>
        <w:tc>
          <w:tcPr>
            <w:tcW w:w="815" w:type="pct"/>
          </w:tcPr>
          <w:p w14:paraId="385B9629" w14:textId="2C8CBC40" w:rsidR="00056C63" w:rsidRPr="00394510" w:rsidRDefault="00056C63" w:rsidP="00056C63">
            <w:pPr>
              <w:pStyle w:val="ad"/>
              <w:jc w:val="left"/>
            </w:pPr>
            <w:r w:rsidRPr="008903EB">
              <w:t>РК_ИК_027</w:t>
            </w:r>
            <w:r>
              <w:t>5</w:t>
            </w:r>
          </w:p>
        </w:tc>
        <w:tc>
          <w:tcPr>
            <w:tcW w:w="238" w:type="pct"/>
            <w:gridSpan w:val="2"/>
          </w:tcPr>
          <w:p w14:paraId="2C9C849A" w14:textId="4017F740" w:rsidR="00056C63" w:rsidRPr="00394510" w:rsidRDefault="00056C63" w:rsidP="00056C63">
            <w:pPr>
              <w:pStyle w:val="ad"/>
              <w:jc w:val="left"/>
            </w:pPr>
            <w:r w:rsidRPr="00394510">
              <w:t>РК_ИК_0</w:t>
            </w:r>
            <w:r w:rsidRPr="00394510">
              <w:lastRenderedPageBreak/>
              <w:t>274</w:t>
            </w:r>
          </w:p>
        </w:tc>
        <w:tc>
          <w:tcPr>
            <w:tcW w:w="1078" w:type="pct"/>
            <w:gridSpan w:val="3"/>
          </w:tcPr>
          <w:p w14:paraId="0B97DC65" w14:textId="43115515" w:rsidR="00056C63" w:rsidRDefault="00056C63" w:rsidP="00056C63">
            <w:pPr>
              <w:pStyle w:val="ad"/>
              <w:jc w:val="left"/>
            </w:pPr>
            <w:r>
              <w:lastRenderedPageBreak/>
              <w:t>Внешний идентификатор объекта закупки в извещении-основании (purchaseObjectExternalSid) И Уни</w:t>
            </w:r>
            <w:r>
              <w:lastRenderedPageBreak/>
              <w:t>кальный идентификатор объекта закупки в ЕИС в извещении-основании (purchaseObjectSid)</w:t>
            </w:r>
          </w:p>
        </w:tc>
        <w:tc>
          <w:tcPr>
            <w:tcW w:w="1526" w:type="pct"/>
            <w:gridSpan w:val="4"/>
          </w:tcPr>
          <w:p w14:paraId="251592F3" w14:textId="77777777" w:rsidR="00056C63" w:rsidRDefault="00056C63" w:rsidP="00056C63">
            <w:pPr>
              <w:pStyle w:val="ad"/>
              <w:jc w:val="left"/>
            </w:pPr>
            <w:r>
              <w:lastRenderedPageBreak/>
              <w:t>Объект закупки должен является уникальным в рамках документа сведений о контракте.</w:t>
            </w:r>
          </w:p>
          <w:p w14:paraId="5BEEB700" w14:textId="4BA5BB90" w:rsidR="00056C63" w:rsidRDefault="00056C63" w:rsidP="00056C63">
            <w:pPr>
              <w:pStyle w:val="ad"/>
              <w:jc w:val="left"/>
            </w:pPr>
            <w:r>
              <w:t>Например, исключаем ситуацию, когда в двух раз</w:t>
            </w:r>
            <w:r>
              <w:lastRenderedPageBreak/>
              <w:t>ных объектах закупки указаны purchaseObjectExternalSid и/или purchaseObjectSid ссылающиеся на один и тот же объект закупки в ПРИЗ</w:t>
            </w:r>
          </w:p>
        </w:tc>
        <w:tc>
          <w:tcPr>
            <w:tcW w:w="1343" w:type="pct"/>
            <w:gridSpan w:val="2"/>
          </w:tcPr>
          <w:p w14:paraId="6FEF708F" w14:textId="4866269D" w:rsidR="00056C63" w:rsidRPr="008903EB" w:rsidRDefault="00056C63" w:rsidP="00056C63">
            <w:pPr>
              <w:pStyle w:val="ad"/>
              <w:jc w:val="left"/>
            </w:pPr>
            <w:r>
              <w:lastRenderedPageBreak/>
              <w:t xml:space="preserve">Объект закупки должен является уникальным в рамках документа сведений о контракте. Объекта закупки с неуникальными значениями полей «Внешний </w:t>
            </w:r>
            <w:r>
              <w:lastRenderedPageBreak/>
              <w:t xml:space="preserve">идентификатор объекта закупки в извещении-основании» (purchaseObjectExternalSid) и/или «Уникальный идентификатор объекта закупки в ЕИС в извещении-основании» (purchaseObjectSid): </w:t>
            </w:r>
            <w:r w:rsidRPr="008903EB">
              <w:t>&lt;</w:t>
            </w:r>
            <w:r>
              <w:rPr>
                <w:lang w:val="uk-UA"/>
              </w:rPr>
              <w:t>перечень идентификаторов через заяптую</w:t>
            </w:r>
            <w:r w:rsidRPr="008903EB">
              <w:t>&gt;</w:t>
            </w:r>
          </w:p>
        </w:tc>
      </w:tr>
      <w:tr w:rsidR="00056C63" w:rsidRPr="000E4FE8" w14:paraId="6C7D12B6" w14:textId="77777777" w:rsidTr="00AA184A">
        <w:trPr>
          <w:trHeight w:val="348"/>
        </w:trPr>
        <w:tc>
          <w:tcPr>
            <w:tcW w:w="815" w:type="pct"/>
          </w:tcPr>
          <w:p w14:paraId="4ECAE4F8" w14:textId="7D2F4019" w:rsidR="00056C63" w:rsidRPr="00BA2E7C" w:rsidRDefault="00056C63" w:rsidP="00056C63">
            <w:pPr>
              <w:pStyle w:val="ad"/>
              <w:jc w:val="left"/>
              <w:rPr>
                <w:lang w:val="en-US"/>
              </w:rPr>
            </w:pPr>
            <w:r>
              <w:lastRenderedPageBreak/>
              <w:t>РК_ИК_0134</w:t>
            </w:r>
          </w:p>
        </w:tc>
        <w:tc>
          <w:tcPr>
            <w:tcW w:w="238" w:type="pct"/>
            <w:gridSpan w:val="2"/>
          </w:tcPr>
          <w:p w14:paraId="58BEEEB6" w14:textId="77777777" w:rsidR="00056C63" w:rsidRPr="000E4FE8" w:rsidRDefault="00056C63" w:rsidP="00056C63">
            <w:pPr>
              <w:pStyle w:val="ad"/>
              <w:jc w:val="left"/>
            </w:pPr>
          </w:p>
        </w:tc>
        <w:tc>
          <w:tcPr>
            <w:tcW w:w="1078" w:type="pct"/>
            <w:gridSpan w:val="3"/>
          </w:tcPr>
          <w:p w14:paraId="1946730D" w14:textId="77777777" w:rsidR="00056C63" w:rsidRDefault="00056C63" w:rsidP="00056C63">
            <w:pPr>
              <w:pStyle w:val="ad"/>
              <w:jc w:val="left"/>
            </w:pPr>
            <w:r>
              <w:t>«</w:t>
            </w:r>
            <w:r w:rsidRPr="005461BF">
              <w:t>Внешний идентификатор объекта закупки</w:t>
            </w:r>
            <w:r>
              <w:t>» (</w:t>
            </w:r>
            <w:r w:rsidRPr="005461BF">
              <w:t>products</w:t>
            </w:r>
            <w:r>
              <w:t>\product\</w:t>
            </w:r>
            <w:r w:rsidRPr="001A366C">
              <w:t xml:space="preserve"> external</w:t>
            </w:r>
            <w:r>
              <w:rPr>
                <w:lang w:val="en-US"/>
              </w:rPr>
              <w:t>Si</w:t>
            </w:r>
            <w:r w:rsidRPr="001A366C">
              <w:t>d</w:t>
            </w:r>
            <w:r>
              <w:t>)</w:t>
            </w:r>
          </w:p>
          <w:p w14:paraId="3EB87FA2" w14:textId="77777777" w:rsidR="00056C63" w:rsidRDefault="00056C63" w:rsidP="00056C63">
            <w:pPr>
              <w:pStyle w:val="ad"/>
              <w:jc w:val="left"/>
            </w:pPr>
            <w:r>
              <w:t>И</w:t>
            </w:r>
          </w:p>
          <w:p w14:paraId="6757FDA2" w14:textId="1B100483" w:rsidR="00056C63" w:rsidRPr="00F36379" w:rsidRDefault="00056C63" w:rsidP="00056C63">
            <w:pPr>
              <w:pStyle w:val="ad"/>
              <w:jc w:val="left"/>
            </w:pPr>
            <w:r w:rsidRPr="00011D34">
              <w:t>«</w:t>
            </w:r>
            <w:r w:rsidRPr="005461BF">
              <w:t>Внешний</w:t>
            </w:r>
            <w:r w:rsidRPr="00011D34">
              <w:t xml:space="preserve"> </w:t>
            </w:r>
            <w:r w:rsidRPr="005461BF">
              <w:t>идентификатор</w:t>
            </w:r>
            <w:r w:rsidRPr="00011D34">
              <w:t xml:space="preserve"> </w:t>
            </w:r>
            <w:r w:rsidRPr="005461BF">
              <w:t>объекта</w:t>
            </w:r>
            <w:r w:rsidRPr="00011D34">
              <w:t xml:space="preserve"> </w:t>
            </w:r>
            <w:r w:rsidRPr="005461BF">
              <w:t>закупки</w:t>
            </w:r>
            <w:r w:rsidRPr="00011D34">
              <w:t>» (</w:t>
            </w:r>
            <w:r w:rsidRPr="00011D34">
              <w:rPr>
                <w:lang w:val="en-US"/>
              </w:rPr>
              <w:t>products</w:t>
            </w:r>
            <w:r w:rsidRPr="00011D34">
              <w:t>/</w:t>
            </w:r>
            <w:r w:rsidRPr="00011D34">
              <w:rPr>
                <w:lang w:val="en-US"/>
              </w:rPr>
              <w:t>parentProduct</w:t>
            </w:r>
            <w:r w:rsidRPr="00011D34">
              <w:t>/</w:t>
            </w:r>
            <w:r w:rsidRPr="00011D34">
              <w:rPr>
                <w:lang w:val="en-US"/>
              </w:rPr>
              <w:t>externalSid</w:t>
            </w:r>
            <w:r w:rsidRPr="00011D34">
              <w:t>)</w:t>
            </w:r>
          </w:p>
        </w:tc>
        <w:tc>
          <w:tcPr>
            <w:tcW w:w="1526" w:type="pct"/>
            <w:gridSpan w:val="4"/>
          </w:tcPr>
          <w:p w14:paraId="0B165787" w14:textId="75838579" w:rsidR="00056C63" w:rsidRDefault="00056C63" w:rsidP="00056C63">
            <w:pPr>
              <w:pStyle w:val="ad"/>
              <w:jc w:val="left"/>
            </w:pPr>
            <w:r>
              <w:t xml:space="preserve">Значения проверяемых полей проверяются на уникальность в ЕИС </w:t>
            </w:r>
            <w:r w:rsidRPr="0083166C">
              <w:t>в рамках пришедшего документа</w:t>
            </w:r>
          </w:p>
          <w:p w14:paraId="51A46AFE" w14:textId="5E211E5D" w:rsidR="00056C63" w:rsidRDefault="00056C63" w:rsidP="00056C63">
            <w:pPr>
              <w:pStyle w:val="ad"/>
              <w:jc w:val="left"/>
            </w:pPr>
          </w:p>
          <w:p w14:paraId="35AA1C46" w14:textId="4C8D5D93" w:rsidR="00056C63" w:rsidRPr="000E4FE8" w:rsidRDefault="00056C63" w:rsidP="00056C63">
            <w:pPr>
              <w:pStyle w:val="ad"/>
              <w:jc w:val="left"/>
            </w:pPr>
            <w:r w:rsidRPr="006D25AB">
              <w:t>При приеме проекта первоначальной версии, сформированного на основании электронного контракта в структурированном виде И при приеме изменений сведений о контракте с установленным признаком "Документ на базе РЭК"</w:t>
            </w:r>
            <w:r>
              <w:t>контроль выполняется</w:t>
            </w:r>
            <w:r w:rsidRPr="006D25AB">
              <w:t>, если поле заполнено</w:t>
            </w:r>
          </w:p>
        </w:tc>
        <w:tc>
          <w:tcPr>
            <w:tcW w:w="1343" w:type="pct"/>
            <w:gridSpan w:val="2"/>
          </w:tcPr>
          <w:p w14:paraId="34E26658" w14:textId="38CB0A87" w:rsidR="00056C63" w:rsidRPr="000E4FE8" w:rsidRDefault="00056C63" w:rsidP="00056C63">
            <w:pPr>
              <w:pStyle w:val="ad"/>
              <w:jc w:val="left"/>
            </w:pPr>
            <w:r>
              <w:t>Объект закупки</w:t>
            </w:r>
            <w:r w:rsidRPr="00692381">
              <w:t xml:space="preserve"> с </w:t>
            </w:r>
            <w:r>
              <w:t>в</w:t>
            </w:r>
            <w:r w:rsidRPr="001A366C">
              <w:t>нешни</w:t>
            </w:r>
            <w:r>
              <w:t>м</w:t>
            </w:r>
            <w:r w:rsidRPr="001A366C">
              <w:t xml:space="preserve"> идентификатор</w:t>
            </w:r>
            <w:r>
              <w:t>ом</w:t>
            </w:r>
            <w:r w:rsidRPr="001A366C">
              <w:t xml:space="preserve"> </w:t>
            </w:r>
            <w:r w:rsidRPr="00692381">
              <w:t>&lt;</w:t>
            </w:r>
            <w:r w:rsidRPr="005461BF">
              <w:t xml:space="preserve"> Внешний идентификатор объекта закупки</w:t>
            </w:r>
            <w:r w:rsidRPr="00692381">
              <w:t xml:space="preserve"> &gt;</w:t>
            </w:r>
            <w:r>
              <w:t>, указанный в поле «</w:t>
            </w:r>
            <w:r w:rsidRPr="005461BF">
              <w:t>Внешний идентификатор объекта закупки</w:t>
            </w:r>
            <w:r>
              <w:t>» (</w:t>
            </w:r>
            <w:r w:rsidRPr="005461BF">
              <w:t>products</w:t>
            </w:r>
            <w:r>
              <w:t>\product\</w:t>
            </w:r>
            <w:r w:rsidRPr="001A366C">
              <w:t xml:space="preserve"> external</w:t>
            </w:r>
            <w:r>
              <w:rPr>
                <w:lang w:val="en-US"/>
              </w:rPr>
              <w:t>Si</w:t>
            </w:r>
            <w:r w:rsidRPr="001A366C">
              <w:t>d</w:t>
            </w:r>
            <w:r>
              <w:t xml:space="preserve">) или </w:t>
            </w:r>
            <w:r w:rsidRPr="00011D34">
              <w:t>«</w:t>
            </w:r>
            <w:r w:rsidRPr="005461BF">
              <w:t>Внешний</w:t>
            </w:r>
            <w:r w:rsidRPr="00011D34">
              <w:t xml:space="preserve"> </w:t>
            </w:r>
            <w:r w:rsidRPr="005461BF">
              <w:t>идентификатор</w:t>
            </w:r>
            <w:r w:rsidRPr="00011D34">
              <w:t xml:space="preserve"> </w:t>
            </w:r>
            <w:r w:rsidRPr="005461BF">
              <w:t>объекта</w:t>
            </w:r>
            <w:r w:rsidRPr="00011D34">
              <w:t xml:space="preserve"> </w:t>
            </w:r>
            <w:r w:rsidRPr="005461BF">
              <w:t>закупки</w:t>
            </w:r>
            <w:r w:rsidRPr="00011D34">
              <w:t>» (</w:t>
            </w:r>
            <w:r w:rsidRPr="00011D34">
              <w:rPr>
                <w:lang w:val="en-US"/>
              </w:rPr>
              <w:t>products</w:t>
            </w:r>
            <w:r w:rsidRPr="00011D34">
              <w:t>/</w:t>
            </w:r>
            <w:r w:rsidRPr="00011D34">
              <w:rPr>
                <w:lang w:val="en-US"/>
              </w:rPr>
              <w:t>parentProduct</w:t>
            </w:r>
            <w:r w:rsidRPr="00011D34">
              <w:t>/</w:t>
            </w:r>
            <w:r w:rsidRPr="00011D34">
              <w:rPr>
                <w:lang w:val="en-US"/>
              </w:rPr>
              <w:t>externalSid</w:t>
            </w:r>
            <w:r w:rsidRPr="00011D34">
              <w:t>)</w:t>
            </w:r>
            <w:r>
              <w:t>,</w:t>
            </w:r>
            <w:r w:rsidRPr="00692381">
              <w:t xml:space="preserve"> </w:t>
            </w:r>
            <w:r w:rsidRPr="0083166C">
              <w:t>уже указан в принимаемом документе</w:t>
            </w:r>
            <w:r>
              <w:t xml:space="preserve"> </w:t>
            </w:r>
          </w:p>
        </w:tc>
      </w:tr>
      <w:tr w:rsidR="00056C63" w:rsidRPr="000E4FE8" w14:paraId="625C15D1" w14:textId="77777777" w:rsidTr="00AA184A">
        <w:trPr>
          <w:trHeight w:val="348"/>
        </w:trPr>
        <w:tc>
          <w:tcPr>
            <w:tcW w:w="815" w:type="pct"/>
          </w:tcPr>
          <w:p w14:paraId="52D2EC19" w14:textId="702EA527" w:rsidR="00056C63" w:rsidRDefault="00056C63" w:rsidP="00056C63">
            <w:pPr>
              <w:pStyle w:val="ad"/>
              <w:jc w:val="left"/>
            </w:pPr>
            <w:r w:rsidRPr="00787547">
              <w:t>РК_ИК_0281</w:t>
            </w:r>
          </w:p>
        </w:tc>
        <w:tc>
          <w:tcPr>
            <w:tcW w:w="238" w:type="pct"/>
            <w:gridSpan w:val="2"/>
          </w:tcPr>
          <w:p w14:paraId="00B84A36" w14:textId="77777777" w:rsidR="00056C63" w:rsidRPr="000E4FE8" w:rsidRDefault="00056C63" w:rsidP="00056C63">
            <w:pPr>
              <w:pStyle w:val="ad"/>
              <w:jc w:val="left"/>
            </w:pPr>
          </w:p>
        </w:tc>
        <w:tc>
          <w:tcPr>
            <w:tcW w:w="1078" w:type="pct"/>
            <w:gridSpan w:val="3"/>
          </w:tcPr>
          <w:p w14:paraId="3903A5E7" w14:textId="0527E307" w:rsidR="00056C63" w:rsidRDefault="00056C63" w:rsidP="00056C63">
            <w:pPr>
              <w:pStyle w:val="ad"/>
              <w:jc w:val="left"/>
            </w:pPr>
            <w:r>
              <w:t>«</w:t>
            </w:r>
            <w:r w:rsidRPr="009F3221">
              <w:t>Уникальный идентификатор в ЕИС</w:t>
            </w:r>
            <w:r>
              <w:t>» (</w:t>
            </w:r>
            <w:r w:rsidRPr="009F3221">
              <w:t xml:space="preserve">products\product\ </w:t>
            </w:r>
            <w:r>
              <w:rPr>
                <w:lang w:val="en-US"/>
              </w:rPr>
              <w:t>s</w:t>
            </w:r>
            <w:r w:rsidRPr="009F3221">
              <w:rPr>
                <w:lang w:val="en-US"/>
              </w:rPr>
              <w:t>i</w:t>
            </w:r>
            <w:r w:rsidRPr="009F3221">
              <w:t>d</w:t>
            </w:r>
            <w:r>
              <w:t>) и «</w:t>
            </w:r>
            <w:r w:rsidRPr="009F3221">
              <w:t>Уникальный идентификатор в ЕИС</w:t>
            </w:r>
            <w:r>
              <w:t>» (</w:t>
            </w:r>
            <w:r w:rsidRPr="003008D1">
              <w:t>products/parentProduct/sid</w:t>
            </w:r>
            <w:r>
              <w:t>)</w:t>
            </w:r>
          </w:p>
        </w:tc>
        <w:tc>
          <w:tcPr>
            <w:tcW w:w="1526" w:type="pct"/>
            <w:gridSpan w:val="4"/>
          </w:tcPr>
          <w:p w14:paraId="5C004FCE" w14:textId="2E581DC4" w:rsidR="00056C63" w:rsidRPr="009F3221" w:rsidRDefault="00056C63" w:rsidP="00056C63">
            <w:pPr>
              <w:pStyle w:val="ad"/>
              <w:jc w:val="left"/>
            </w:pPr>
            <w:r>
              <w:t xml:space="preserve">При приеме изменений размещенной версии сведений о контракте значение элемента </w:t>
            </w:r>
            <w:r w:rsidRPr="009F3221">
              <w:t>«Уникальный идентификатор в ЕИС» (products\product\</w:t>
            </w:r>
            <w:r w:rsidRPr="009F3221">
              <w:rPr>
                <w:lang w:val="en-US"/>
              </w:rPr>
              <w:t>si</w:t>
            </w:r>
            <w:r w:rsidRPr="009F3221">
              <w:t>d)</w:t>
            </w:r>
            <w:r>
              <w:t xml:space="preserve"> и «</w:t>
            </w:r>
            <w:r w:rsidRPr="009F3221">
              <w:t>Уникальный идентификатор в ЕИС</w:t>
            </w:r>
            <w:r>
              <w:t>» (</w:t>
            </w:r>
            <w:r w:rsidRPr="003008D1">
              <w:t>products/parentProduct/sid</w:t>
            </w:r>
            <w:r>
              <w:t xml:space="preserve">) </w:t>
            </w:r>
            <w:r w:rsidRPr="009F3221">
              <w:t>проверяется на уникальность в ЕИС в рамках пришедшего документа</w:t>
            </w:r>
          </w:p>
        </w:tc>
        <w:tc>
          <w:tcPr>
            <w:tcW w:w="1343" w:type="pct"/>
            <w:gridSpan w:val="2"/>
          </w:tcPr>
          <w:p w14:paraId="130282AE" w14:textId="7B04F439" w:rsidR="00056C63" w:rsidRDefault="00056C63" w:rsidP="00056C63">
            <w:pPr>
              <w:pStyle w:val="ad"/>
              <w:jc w:val="left"/>
            </w:pPr>
            <w:r w:rsidRPr="009F3221">
              <w:t xml:space="preserve">Объект закупки с </w:t>
            </w:r>
            <w:r>
              <w:t>уникальным</w:t>
            </w:r>
            <w:r w:rsidRPr="009F3221">
              <w:t xml:space="preserve"> идентификатором </w:t>
            </w:r>
            <w:r>
              <w:t xml:space="preserve">в ЕИС </w:t>
            </w:r>
            <w:r w:rsidRPr="009F3221">
              <w:t>&lt; Уникальный идентификатор в ЕИС &gt;, указанный в поле «Уникальный идентифи</w:t>
            </w:r>
            <w:r>
              <w:t>катор в ЕИС» (products\product\</w:t>
            </w:r>
            <w:r w:rsidRPr="009F3221">
              <w:rPr>
                <w:lang w:val="en-US"/>
              </w:rPr>
              <w:t>si</w:t>
            </w:r>
            <w:r w:rsidRPr="009F3221">
              <w:t>d)</w:t>
            </w:r>
            <w:r>
              <w:t xml:space="preserve"> и/или «</w:t>
            </w:r>
            <w:r w:rsidRPr="009F3221">
              <w:t>Уникальный идентификатор в ЕИС</w:t>
            </w:r>
            <w:r>
              <w:t>» (</w:t>
            </w:r>
            <w:r w:rsidRPr="003008D1">
              <w:t>products/parentProduct/sid</w:t>
            </w:r>
            <w:r>
              <w:t>)</w:t>
            </w:r>
            <w:r w:rsidRPr="009F3221">
              <w:t>, уже указан в принимаемом документе</w:t>
            </w:r>
          </w:p>
        </w:tc>
      </w:tr>
      <w:tr w:rsidR="00056C63" w:rsidRPr="000E4FE8" w14:paraId="4DDB7BD4" w14:textId="77777777" w:rsidTr="00AA184A">
        <w:trPr>
          <w:trHeight w:val="348"/>
        </w:trPr>
        <w:tc>
          <w:tcPr>
            <w:tcW w:w="815" w:type="pct"/>
          </w:tcPr>
          <w:p w14:paraId="32DBE9DC" w14:textId="0770AC1F" w:rsidR="00056C63" w:rsidRDefault="00056C63" w:rsidP="00056C63">
            <w:pPr>
              <w:pStyle w:val="ad"/>
              <w:jc w:val="left"/>
            </w:pPr>
            <w:r w:rsidRPr="00787547">
              <w:t>РК_ИК_028</w:t>
            </w:r>
            <w:r>
              <w:t>2</w:t>
            </w:r>
          </w:p>
        </w:tc>
        <w:tc>
          <w:tcPr>
            <w:tcW w:w="238" w:type="pct"/>
            <w:gridSpan w:val="2"/>
          </w:tcPr>
          <w:p w14:paraId="39A77484" w14:textId="5F63497E" w:rsidR="00056C63" w:rsidRPr="000E4FE8" w:rsidRDefault="00056C63" w:rsidP="00056C63">
            <w:pPr>
              <w:pStyle w:val="ad"/>
              <w:jc w:val="left"/>
            </w:pPr>
          </w:p>
        </w:tc>
        <w:tc>
          <w:tcPr>
            <w:tcW w:w="1078" w:type="pct"/>
            <w:gridSpan w:val="3"/>
          </w:tcPr>
          <w:p w14:paraId="682DAC64" w14:textId="6196F55A" w:rsidR="00056C63" w:rsidRDefault="00056C63" w:rsidP="00056C63">
            <w:pPr>
              <w:pStyle w:val="ad"/>
              <w:jc w:val="left"/>
            </w:pPr>
            <w:r w:rsidRPr="009F3221">
              <w:t xml:space="preserve">«Уникальный идентификатор в ЕИС» (products\product\ </w:t>
            </w:r>
            <w:r w:rsidRPr="009F3221">
              <w:rPr>
                <w:lang w:val="en-US"/>
              </w:rPr>
              <w:t>si</w:t>
            </w:r>
            <w:r w:rsidRPr="009F3221">
              <w:t>d)</w:t>
            </w:r>
          </w:p>
        </w:tc>
        <w:tc>
          <w:tcPr>
            <w:tcW w:w="1526" w:type="pct"/>
            <w:gridSpan w:val="4"/>
          </w:tcPr>
          <w:p w14:paraId="3B3B5A43" w14:textId="408728B4" w:rsidR="00056C63" w:rsidRDefault="00056C63" w:rsidP="00056C63">
            <w:pPr>
              <w:pStyle w:val="ad"/>
              <w:jc w:val="left"/>
            </w:pPr>
            <w:r w:rsidRPr="009F3221">
              <w:t>При приеме изменений размещенной версии сведений о контракте</w:t>
            </w:r>
            <w:r>
              <w:t>, если проверяемое поле задано, то проверяется, что в размещенной версии сведений о контракте найден объект закупки идентификатором, заданным в проверяемом поле</w:t>
            </w:r>
          </w:p>
        </w:tc>
        <w:tc>
          <w:tcPr>
            <w:tcW w:w="1343" w:type="pct"/>
            <w:gridSpan w:val="2"/>
          </w:tcPr>
          <w:p w14:paraId="6F027F53" w14:textId="67270088" w:rsidR="00056C63" w:rsidRPr="009F3221" w:rsidRDefault="00056C63" w:rsidP="00056C63">
            <w:pPr>
              <w:pStyle w:val="ad"/>
              <w:jc w:val="left"/>
            </w:pPr>
            <w:r w:rsidRPr="00787547">
              <w:t xml:space="preserve">Объект закупки с уникальным идентификатором в ЕИС &lt; Уникальный идентификатор в ЕИС &gt;, указанный в поле «Уникальный идентификатор в ЕИС» (products\product\ </w:t>
            </w:r>
            <w:r w:rsidRPr="00787547">
              <w:rPr>
                <w:lang w:val="en-US"/>
              </w:rPr>
              <w:t>si</w:t>
            </w:r>
            <w:r w:rsidRPr="00787547">
              <w:t xml:space="preserve">d), </w:t>
            </w:r>
            <w:r>
              <w:lastRenderedPageBreak/>
              <w:t>не найден в размещенной версии сведений о контракте</w:t>
            </w:r>
          </w:p>
        </w:tc>
      </w:tr>
      <w:tr w:rsidR="00056C63" w:rsidRPr="000E4FE8" w14:paraId="66493612" w14:textId="77777777" w:rsidTr="00AA184A">
        <w:trPr>
          <w:trHeight w:val="348"/>
        </w:trPr>
        <w:tc>
          <w:tcPr>
            <w:tcW w:w="815" w:type="pct"/>
          </w:tcPr>
          <w:p w14:paraId="51E6332B" w14:textId="036861DC" w:rsidR="00056C63" w:rsidRDefault="00056C63" w:rsidP="00056C63">
            <w:pPr>
              <w:pStyle w:val="ad"/>
              <w:jc w:val="left"/>
            </w:pPr>
            <w:r w:rsidRPr="00787547">
              <w:lastRenderedPageBreak/>
              <w:t>РК_ИК_028</w:t>
            </w:r>
            <w:r>
              <w:t>3</w:t>
            </w:r>
          </w:p>
        </w:tc>
        <w:tc>
          <w:tcPr>
            <w:tcW w:w="238" w:type="pct"/>
            <w:gridSpan w:val="2"/>
          </w:tcPr>
          <w:p w14:paraId="0745DE74" w14:textId="4887DD55" w:rsidR="00056C63" w:rsidRPr="000E4FE8" w:rsidRDefault="00056C63" w:rsidP="00056C63">
            <w:pPr>
              <w:pStyle w:val="ad"/>
              <w:jc w:val="left"/>
            </w:pPr>
            <w:r w:rsidRPr="00787547">
              <w:t>РК_ИК_0282</w:t>
            </w:r>
          </w:p>
        </w:tc>
        <w:tc>
          <w:tcPr>
            <w:tcW w:w="1078" w:type="pct"/>
            <w:gridSpan w:val="3"/>
          </w:tcPr>
          <w:p w14:paraId="77E7277B" w14:textId="77777777" w:rsidR="00056C63" w:rsidRPr="00787547" w:rsidRDefault="00056C63" w:rsidP="00056C63">
            <w:pPr>
              <w:pStyle w:val="ad"/>
            </w:pPr>
            <w:r w:rsidRPr="00787547">
              <w:t xml:space="preserve">«Уникальный идентификатор в ЕИС» (products\product\ </w:t>
            </w:r>
            <w:r w:rsidRPr="00787547">
              <w:rPr>
                <w:lang w:val="en-US"/>
              </w:rPr>
              <w:t>si</w:t>
            </w:r>
            <w:r w:rsidRPr="00787547">
              <w:t>d)</w:t>
            </w:r>
          </w:p>
          <w:p w14:paraId="1E73B5D9" w14:textId="79E28906" w:rsidR="00056C63" w:rsidRPr="009F3221" w:rsidRDefault="00056C63" w:rsidP="00056C63">
            <w:pPr>
              <w:pStyle w:val="ad"/>
              <w:jc w:val="left"/>
            </w:pPr>
            <w:r w:rsidRPr="00787547">
              <w:t>«Внешний идентификатор объекта закупки» (products\product\ external</w:t>
            </w:r>
            <w:r w:rsidRPr="00787547">
              <w:rPr>
                <w:lang w:val="en-US"/>
              </w:rPr>
              <w:t>Si</w:t>
            </w:r>
            <w:r w:rsidRPr="00787547">
              <w:t>d)</w:t>
            </w:r>
          </w:p>
        </w:tc>
        <w:tc>
          <w:tcPr>
            <w:tcW w:w="1526" w:type="pct"/>
            <w:gridSpan w:val="4"/>
          </w:tcPr>
          <w:p w14:paraId="65AAE80B" w14:textId="77777777" w:rsidR="00056C63" w:rsidRDefault="00056C63" w:rsidP="00056C63">
            <w:pPr>
              <w:pStyle w:val="ad"/>
              <w:jc w:val="left"/>
            </w:pPr>
            <w:r w:rsidRPr="00787547">
              <w:t xml:space="preserve">При приеме изменений размещенной версии сведений о контракте, </w:t>
            </w:r>
            <w:r>
              <w:t xml:space="preserve">если задано поле </w:t>
            </w:r>
            <w:r w:rsidRPr="00787547">
              <w:t xml:space="preserve">«Уникальный идентификатор в ЕИС» (products\product\ </w:t>
            </w:r>
            <w:r w:rsidRPr="00787547">
              <w:rPr>
                <w:lang w:val="en-US"/>
              </w:rPr>
              <w:t>si</w:t>
            </w:r>
            <w:r w:rsidRPr="00787547">
              <w:t>d)</w:t>
            </w:r>
            <w:r>
              <w:t xml:space="preserve">, то проверяется, </w:t>
            </w:r>
            <w:r w:rsidRPr="00787547">
              <w:t xml:space="preserve">что в </w:t>
            </w:r>
            <w:r>
              <w:t xml:space="preserve">поле </w:t>
            </w:r>
            <w:r w:rsidRPr="00787547">
              <w:t>«Внешний идентификатор объекта закупки» (products\product\ external</w:t>
            </w:r>
            <w:r w:rsidRPr="00787547">
              <w:rPr>
                <w:lang w:val="en-US"/>
              </w:rPr>
              <w:t>Si</w:t>
            </w:r>
            <w:r w:rsidRPr="00787547">
              <w:t>d)</w:t>
            </w:r>
            <w:r>
              <w:t xml:space="preserve"> для объекта закупки, идентифицируемого в разных версиях по полю </w:t>
            </w:r>
            <w:r w:rsidRPr="00787547">
              <w:t>«Уникальный идентифи</w:t>
            </w:r>
            <w:r>
              <w:t>катор в ЕИС» (products\product\</w:t>
            </w:r>
            <w:r w:rsidRPr="00787547">
              <w:rPr>
                <w:lang w:val="en-US"/>
              </w:rPr>
              <w:t>si</w:t>
            </w:r>
            <w:r w:rsidRPr="00787547">
              <w:t>d)</w:t>
            </w:r>
            <w:r>
              <w:t>, задано то же значение, что и в предыдущей версии сведений о контракте.</w:t>
            </w:r>
          </w:p>
          <w:p w14:paraId="71116DB2" w14:textId="77777777" w:rsidR="00056C63" w:rsidRDefault="00056C63" w:rsidP="00056C63">
            <w:pPr>
              <w:pStyle w:val="ad"/>
              <w:jc w:val="left"/>
            </w:pPr>
            <w:r>
              <w:t xml:space="preserve">Контроль не должен сработать, если в принимаемых сведений для объекта закупки задан </w:t>
            </w:r>
            <w:r w:rsidRPr="00787547">
              <w:t>external</w:t>
            </w:r>
            <w:r w:rsidRPr="00787547">
              <w:rPr>
                <w:lang w:val="en-US"/>
              </w:rPr>
              <w:t>Si</w:t>
            </w:r>
            <w:r w:rsidRPr="00787547">
              <w:t>d</w:t>
            </w:r>
            <w:r>
              <w:t xml:space="preserve">, а в предыдущей версии для данного объекта закупки </w:t>
            </w:r>
            <w:r w:rsidRPr="00787547">
              <w:t>external</w:t>
            </w:r>
            <w:r w:rsidRPr="00787547">
              <w:rPr>
                <w:lang w:val="en-US"/>
              </w:rPr>
              <w:t>Si</w:t>
            </w:r>
            <w:r w:rsidRPr="00787547">
              <w:t>d</w:t>
            </w:r>
            <w:r>
              <w:t xml:space="preserve"> не задан.</w:t>
            </w:r>
          </w:p>
          <w:p w14:paraId="780D08E0" w14:textId="77777777" w:rsidR="00056C63" w:rsidRDefault="00056C63" w:rsidP="00056C63">
            <w:pPr>
              <w:pStyle w:val="ad"/>
              <w:jc w:val="left"/>
            </w:pPr>
          </w:p>
          <w:p w14:paraId="58141807" w14:textId="6FFE4FEF" w:rsidR="00056C63" w:rsidRPr="009F3221" w:rsidRDefault="00056C63" w:rsidP="00056C63">
            <w:pPr>
              <w:pStyle w:val="ad"/>
              <w:jc w:val="left"/>
            </w:pPr>
            <w:r>
              <w:t>П</w:t>
            </w:r>
            <w:r w:rsidRPr="006D25AB">
              <w:t>ри приеме изменений сведений о контракте с установленным признаком "Документ на базе РЭК"</w:t>
            </w:r>
            <w:r>
              <w:t>контроль выполняется</w:t>
            </w:r>
            <w:r w:rsidRPr="006D25AB">
              <w:t>, если поле заполнено</w:t>
            </w:r>
          </w:p>
        </w:tc>
        <w:tc>
          <w:tcPr>
            <w:tcW w:w="1343" w:type="pct"/>
            <w:gridSpan w:val="2"/>
          </w:tcPr>
          <w:p w14:paraId="15EAA85A" w14:textId="6BDB14A4" w:rsidR="00056C63" w:rsidRPr="00787547" w:rsidRDefault="00056C63" w:rsidP="00056C63">
            <w:pPr>
              <w:pStyle w:val="ad"/>
              <w:jc w:val="left"/>
            </w:pPr>
            <w:r>
              <w:t xml:space="preserve">Для объекта закупки </w:t>
            </w:r>
            <w:r w:rsidRPr="00787547">
              <w:t xml:space="preserve">с уникальным идентификатором в ЕИС </w:t>
            </w:r>
            <w:r>
              <w:t>&lt;Уникальный идентификатор в ЕИС</w:t>
            </w:r>
            <w:r w:rsidRPr="00787547">
              <w:t>&gt;</w:t>
            </w:r>
            <w:r>
              <w:t>, указанным</w:t>
            </w:r>
            <w:r w:rsidRPr="00787547">
              <w:t xml:space="preserve"> в поле «Уникальный идентифи</w:t>
            </w:r>
            <w:r>
              <w:t>катор в ЕИС» (products\product\</w:t>
            </w:r>
            <w:r w:rsidRPr="00787547">
              <w:rPr>
                <w:lang w:val="en-US"/>
              </w:rPr>
              <w:t>si</w:t>
            </w:r>
            <w:r w:rsidRPr="00787547">
              <w:t>d),</w:t>
            </w:r>
            <w:r>
              <w:t xml:space="preserve"> в поле </w:t>
            </w:r>
            <w:r w:rsidRPr="00787547">
              <w:t>«Внешний идентификатор объекта закупки» (products\product\ external</w:t>
            </w:r>
            <w:r w:rsidRPr="00787547">
              <w:rPr>
                <w:lang w:val="en-US"/>
              </w:rPr>
              <w:t>Si</w:t>
            </w:r>
            <w:r w:rsidRPr="00787547">
              <w:t>d)</w:t>
            </w:r>
            <w:r>
              <w:t xml:space="preserve"> должно быть задано то же значение, что и в размещенных сведениях о контракте. В поле </w:t>
            </w:r>
            <w:r w:rsidRPr="00787547">
              <w:t>«Внешний идентификатор объекта закупки» (products\product\ external</w:t>
            </w:r>
            <w:r w:rsidRPr="00787547">
              <w:rPr>
                <w:lang w:val="en-US"/>
              </w:rPr>
              <w:t>Si</w:t>
            </w:r>
            <w:r w:rsidRPr="00787547">
              <w:t>d)</w:t>
            </w:r>
            <w:r>
              <w:t xml:space="preserve"> ожидается значение </w:t>
            </w:r>
            <w:r w:rsidRPr="00787547">
              <w:t>&lt;</w:t>
            </w:r>
            <w:r>
              <w:t xml:space="preserve">значение </w:t>
            </w:r>
            <w:r>
              <w:rPr>
                <w:lang w:val="en-US"/>
              </w:rPr>
              <w:t>externalSid</w:t>
            </w:r>
            <w:r w:rsidRPr="00787547">
              <w:t xml:space="preserve"> </w:t>
            </w:r>
            <w:r>
              <w:t>из размещенных сведений о контракте</w:t>
            </w:r>
            <w:r w:rsidRPr="00787547">
              <w:t>&gt;</w:t>
            </w:r>
          </w:p>
        </w:tc>
      </w:tr>
      <w:tr w:rsidR="00056C63" w:rsidRPr="000E4FE8" w14:paraId="3B978DFF" w14:textId="77777777" w:rsidTr="00AA184A">
        <w:trPr>
          <w:trHeight w:val="348"/>
        </w:trPr>
        <w:tc>
          <w:tcPr>
            <w:tcW w:w="815" w:type="pct"/>
          </w:tcPr>
          <w:p w14:paraId="2908C292" w14:textId="50036DD5" w:rsidR="00056C63" w:rsidRPr="0053404D" w:rsidRDefault="00056C63" w:rsidP="00056C63">
            <w:pPr>
              <w:pStyle w:val="ad"/>
              <w:jc w:val="left"/>
              <w:rPr>
                <w:lang w:val="en-US"/>
              </w:rPr>
            </w:pPr>
            <w:r w:rsidRPr="0053404D">
              <w:t>РК_ИК_028</w:t>
            </w:r>
            <w:r>
              <w:rPr>
                <w:lang w:val="en-US"/>
              </w:rPr>
              <w:t>4</w:t>
            </w:r>
          </w:p>
        </w:tc>
        <w:tc>
          <w:tcPr>
            <w:tcW w:w="238" w:type="pct"/>
            <w:gridSpan w:val="2"/>
          </w:tcPr>
          <w:p w14:paraId="501D15EF" w14:textId="77777777" w:rsidR="00056C63" w:rsidRPr="00787547" w:rsidRDefault="00056C63" w:rsidP="00056C63">
            <w:pPr>
              <w:pStyle w:val="ad"/>
              <w:jc w:val="left"/>
            </w:pPr>
          </w:p>
        </w:tc>
        <w:tc>
          <w:tcPr>
            <w:tcW w:w="1078" w:type="pct"/>
            <w:gridSpan w:val="3"/>
          </w:tcPr>
          <w:p w14:paraId="107B75D1" w14:textId="77777777" w:rsidR="00056C63" w:rsidRPr="0053404D" w:rsidRDefault="00056C63" w:rsidP="00056C63">
            <w:pPr>
              <w:pStyle w:val="ad"/>
            </w:pPr>
            <w:r w:rsidRPr="0053404D">
              <w:t xml:space="preserve">«Уникальный идентификатор в ЕИС» (products\product\ </w:t>
            </w:r>
            <w:r w:rsidRPr="0053404D">
              <w:rPr>
                <w:lang w:val="en-US"/>
              </w:rPr>
              <w:t>si</w:t>
            </w:r>
            <w:r w:rsidRPr="0053404D">
              <w:t>d)</w:t>
            </w:r>
          </w:p>
          <w:p w14:paraId="06DF42D3" w14:textId="6B63899F" w:rsidR="00056C63" w:rsidRPr="00787547" w:rsidRDefault="00056C63" w:rsidP="00056C63">
            <w:pPr>
              <w:pStyle w:val="ad"/>
            </w:pPr>
            <w:r w:rsidRPr="0053404D">
              <w:t>«Внешний идентификатор объекта закупки» (products\product\ external</w:t>
            </w:r>
            <w:r w:rsidRPr="0053404D">
              <w:rPr>
                <w:lang w:val="en-US"/>
              </w:rPr>
              <w:t>Si</w:t>
            </w:r>
            <w:r w:rsidRPr="0053404D">
              <w:t>d)</w:t>
            </w:r>
          </w:p>
        </w:tc>
        <w:tc>
          <w:tcPr>
            <w:tcW w:w="1526" w:type="pct"/>
            <w:gridSpan w:val="4"/>
          </w:tcPr>
          <w:p w14:paraId="3E1359B1" w14:textId="0942C827" w:rsidR="00056C63" w:rsidRPr="009341DD" w:rsidRDefault="00056C63" w:rsidP="00056C63">
            <w:pPr>
              <w:pStyle w:val="ad"/>
              <w:jc w:val="left"/>
            </w:pPr>
            <w:r>
              <w:t>При приеме изменений размещенной версии сведений о контракте, если объект закупки, идентифицируемый по одному из проверяемых полей, содержится в размещенной версии сведений о контракте и у него установлена связь с объектом закупки из извещения, то</w:t>
            </w:r>
            <w:r w:rsidRPr="009341DD">
              <w:t xml:space="preserve"> </w:t>
            </w:r>
            <w:r>
              <w:t xml:space="preserve">в принимаемой версии сведений о контракте для данного объекта закупки должен быть указан тот же </w:t>
            </w:r>
            <w:r>
              <w:lastRenderedPageBreak/>
              <w:t>объект закупки из извещения, который идентифицируется по подному из полей «</w:t>
            </w:r>
            <w:r w:rsidRPr="009341DD">
              <w:t>Уникальный идентификатор объекта закупки в ЕИС в извещении-основании</w:t>
            </w:r>
            <w:r>
              <w:t>» (</w:t>
            </w:r>
            <w:r w:rsidRPr="009341DD">
              <w:t>purchaseObjectSid</w:t>
            </w:r>
            <w:r>
              <w:t>) и/или «</w:t>
            </w:r>
            <w:r w:rsidRPr="009341DD">
              <w:t>Внешний идентификатор объекта закупки в извещении-основании</w:t>
            </w:r>
            <w:r>
              <w:t>» (</w:t>
            </w:r>
            <w:r w:rsidRPr="009341DD">
              <w:t>purchaseObjectExternalSid</w:t>
            </w:r>
            <w:r>
              <w:t>)</w:t>
            </w:r>
          </w:p>
        </w:tc>
        <w:tc>
          <w:tcPr>
            <w:tcW w:w="1343" w:type="pct"/>
            <w:gridSpan w:val="2"/>
          </w:tcPr>
          <w:p w14:paraId="0764A842" w14:textId="2B3FD016" w:rsidR="00056C63" w:rsidRPr="009341DD" w:rsidRDefault="00056C63" w:rsidP="00056C63">
            <w:pPr>
              <w:pStyle w:val="ad"/>
              <w:jc w:val="left"/>
            </w:pPr>
            <w:r>
              <w:lastRenderedPageBreak/>
              <w:t xml:space="preserve">Для объекта закупки с идентификатором </w:t>
            </w:r>
            <w:r w:rsidRPr="009341DD">
              <w:t>&lt;</w:t>
            </w:r>
            <w:r>
              <w:rPr>
                <w:lang w:val="en-US"/>
              </w:rPr>
              <w:t>sid</w:t>
            </w:r>
            <w:r w:rsidRPr="009341DD">
              <w:t>/</w:t>
            </w:r>
            <w:r>
              <w:rPr>
                <w:lang w:val="en-US"/>
              </w:rPr>
              <w:t>externalSid</w:t>
            </w:r>
            <w:r w:rsidRPr="009341DD">
              <w:t xml:space="preserve">&gt; </w:t>
            </w:r>
            <w:r>
              <w:t xml:space="preserve">в поле </w:t>
            </w:r>
            <w:r w:rsidRPr="009341DD">
              <w:t>«Уникальный идентификатор объекта закупки в ЕИС в извещении-основании» (purchaseObjectSid) и/или «Внешний идентификатор объекта закупки в извещении-основании» (purchaseObjectExternalSid)</w:t>
            </w:r>
            <w:r>
              <w:t xml:space="preserve"> должен быть ука</w:t>
            </w:r>
            <w:r>
              <w:lastRenderedPageBreak/>
              <w:t xml:space="preserve">зан идентификатор объекта закупки в извещении-основании, который указан для данного объекта закупки в размещенной версии сведений о контракте. В поле </w:t>
            </w:r>
            <w:r w:rsidRPr="009341DD">
              <w:t>«Уникальный идентификатор объекта закупки в ЕИС в извещении-основании» (purchaseObjectSid)</w:t>
            </w:r>
            <w:r>
              <w:t xml:space="preserve"> ожидается значение </w:t>
            </w:r>
            <w:r w:rsidRPr="009341DD">
              <w:t>&lt;</w:t>
            </w:r>
            <w:r w:rsidRPr="009341DD">
              <w:rPr>
                <w:sz w:val="28"/>
              </w:rPr>
              <w:t xml:space="preserve"> </w:t>
            </w:r>
            <w:r w:rsidRPr="009341DD">
              <w:t xml:space="preserve">purchaseObjectSid </w:t>
            </w:r>
            <w:r>
              <w:t>из размещенной версии сведений о контракте</w:t>
            </w:r>
            <w:r w:rsidRPr="009341DD">
              <w:t>&gt;</w:t>
            </w:r>
          </w:p>
        </w:tc>
      </w:tr>
      <w:tr w:rsidR="00056C63" w:rsidRPr="008F77B5" w14:paraId="3F62B9A7" w14:textId="77777777" w:rsidTr="00AA184A">
        <w:trPr>
          <w:trHeight w:val="348"/>
        </w:trPr>
        <w:tc>
          <w:tcPr>
            <w:tcW w:w="815" w:type="pct"/>
          </w:tcPr>
          <w:p w14:paraId="75E783A7" w14:textId="1EA1F176" w:rsidR="00056C63" w:rsidRPr="008F77B5" w:rsidRDefault="00056C63" w:rsidP="00056C63">
            <w:pPr>
              <w:pStyle w:val="ad"/>
              <w:jc w:val="left"/>
            </w:pPr>
            <w:r w:rsidRPr="008F77B5">
              <w:lastRenderedPageBreak/>
              <w:t>РК_ИК_016</w:t>
            </w:r>
            <w:r>
              <w:t>1</w:t>
            </w:r>
          </w:p>
        </w:tc>
        <w:tc>
          <w:tcPr>
            <w:tcW w:w="238" w:type="pct"/>
            <w:gridSpan w:val="2"/>
          </w:tcPr>
          <w:p w14:paraId="4DB2975A" w14:textId="77777777" w:rsidR="00056C63" w:rsidRPr="000E4FE8" w:rsidRDefault="00056C63" w:rsidP="00056C63">
            <w:pPr>
              <w:pStyle w:val="ad"/>
              <w:jc w:val="left"/>
            </w:pPr>
          </w:p>
        </w:tc>
        <w:tc>
          <w:tcPr>
            <w:tcW w:w="1078" w:type="pct"/>
            <w:gridSpan w:val="3"/>
          </w:tcPr>
          <w:p w14:paraId="576530EF" w14:textId="7CF520FA" w:rsidR="00056C63" w:rsidRPr="00B86A58" w:rsidRDefault="00056C63" w:rsidP="00056C63">
            <w:pPr>
              <w:pStyle w:val="ad"/>
              <w:jc w:val="left"/>
            </w:pPr>
            <w:r w:rsidRPr="008F77B5">
              <w:t>Классификация</w:t>
            </w:r>
            <w:r w:rsidRPr="00B86A58">
              <w:t xml:space="preserve"> </w:t>
            </w:r>
            <w:r w:rsidRPr="008F77B5">
              <w:t>по</w:t>
            </w:r>
            <w:r w:rsidRPr="00B86A58">
              <w:t xml:space="preserve"> </w:t>
            </w:r>
            <w:r w:rsidRPr="008F77B5">
              <w:t>КТРУ</w:t>
            </w:r>
            <w:r w:rsidRPr="00B86A58">
              <w:t xml:space="preserve"> (</w:t>
            </w:r>
            <w:r w:rsidRPr="008F77B5">
              <w:rPr>
                <w:lang w:val="en-US"/>
              </w:rPr>
              <w:t>products</w:t>
            </w:r>
            <w:r w:rsidRPr="00B86A58">
              <w:t>/</w:t>
            </w:r>
            <w:r w:rsidRPr="008F77B5">
              <w:rPr>
                <w:lang w:val="en-US"/>
              </w:rPr>
              <w:t>product</w:t>
            </w:r>
            <w:r w:rsidRPr="00B86A58">
              <w:t>/</w:t>
            </w:r>
            <w:r w:rsidRPr="008F77B5">
              <w:rPr>
                <w:lang w:val="en-US"/>
              </w:rPr>
              <w:t>KTRU</w:t>
            </w:r>
            <w:r w:rsidRPr="00B86A58">
              <w:t>)</w:t>
            </w:r>
          </w:p>
        </w:tc>
        <w:tc>
          <w:tcPr>
            <w:tcW w:w="1526" w:type="pct"/>
            <w:gridSpan w:val="4"/>
          </w:tcPr>
          <w:p w14:paraId="60132779" w14:textId="42375A5E" w:rsidR="00056C63" w:rsidRPr="008F77B5" w:rsidRDefault="00056C63" w:rsidP="00056C63">
            <w:pPr>
              <w:pStyle w:val="ad"/>
              <w:jc w:val="left"/>
            </w:pPr>
            <w:r>
              <w:t>П</w:t>
            </w:r>
            <w:r w:rsidRPr="008F77B5">
              <w:t xml:space="preserve">озиция </w:t>
            </w:r>
            <w:r>
              <w:t xml:space="preserve">КТРУ </w:t>
            </w:r>
            <w:r w:rsidRPr="008F77B5">
              <w:t xml:space="preserve">с данным кодом НЕ </w:t>
            </w:r>
            <w:r>
              <w:t xml:space="preserve">должна являться </w:t>
            </w:r>
            <w:r w:rsidRPr="008F77B5">
              <w:t xml:space="preserve">укрупненной (для нее НЕ </w:t>
            </w:r>
            <w:r>
              <w:t xml:space="preserve">должно быть </w:t>
            </w:r>
            <w:r w:rsidRPr="008F77B5">
              <w:t xml:space="preserve">заполнено поле </w:t>
            </w:r>
            <w:r w:rsidRPr="008F77B5">
              <w:rPr>
                <w:lang w:val="en-US"/>
              </w:rPr>
              <w:t>position</w:t>
            </w:r>
            <w:r w:rsidRPr="008F77B5">
              <w:t>/</w:t>
            </w:r>
            <w:r w:rsidRPr="008F77B5">
              <w:rPr>
                <w:lang w:val="en-US"/>
              </w:rPr>
              <w:t>data</w:t>
            </w:r>
            <w:r w:rsidRPr="008F77B5">
              <w:t>/</w:t>
            </w:r>
            <w:r w:rsidRPr="008F77B5">
              <w:rPr>
                <w:lang w:val="en-US"/>
              </w:rPr>
              <w:t>isTemplate</w:t>
            </w:r>
            <w:r w:rsidRPr="008F77B5">
              <w:t xml:space="preserve"> в справочнике </w:t>
            </w:r>
            <w:r w:rsidRPr="008F77B5">
              <w:rPr>
                <w:lang w:val="en-US"/>
              </w:rPr>
              <w:t>nsiKTRU</w:t>
            </w:r>
            <w:r>
              <w:t>)</w:t>
            </w:r>
          </w:p>
        </w:tc>
        <w:tc>
          <w:tcPr>
            <w:tcW w:w="1343" w:type="pct"/>
            <w:gridSpan w:val="2"/>
          </w:tcPr>
          <w:p w14:paraId="59DE4750" w14:textId="68EA65B7" w:rsidR="00056C63" w:rsidRPr="008F77B5" w:rsidRDefault="00056C63" w:rsidP="00056C63">
            <w:pPr>
              <w:pStyle w:val="ad"/>
              <w:jc w:val="left"/>
            </w:pPr>
            <w:r>
              <w:t>П</w:t>
            </w:r>
            <w:r w:rsidRPr="008F77B5">
              <w:t xml:space="preserve">озиция </w:t>
            </w:r>
            <w:r>
              <w:t xml:space="preserve">КТРУ </w:t>
            </w:r>
            <w:r w:rsidRPr="008F77B5">
              <w:t>с данным кодом &lt;</w:t>
            </w:r>
            <w:r>
              <w:t>Значение кода</w:t>
            </w:r>
            <w:r w:rsidRPr="008F77B5">
              <w:t xml:space="preserve">&gt; НЕ </w:t>
            </w:r>
            <w:r>
              <w:t xml:space="preserve">должна являться </w:t>
            </w:r>
            <w:r w:rsidRPr="008F77B5">
              <w:t xml:space="preserve">укрупненной (для нее НЕ </w:t>
            </w:r>
            <w:r>
              <w:t xml:space="preserve">должно быть </w:t>
            </w:r>
            <w:r w:rsidRPr="008F77B5">
              <w:t xml:space="preserve">заполнено поле </w:t>
            </w:r>
            <w:r w:rsidRPr="008F77B5">
              <w:rPr>
                <w:lang w:val="en-US"/>
              </w:rPr>
              <w:t>position</w:t>
            </w:r>
            <w:r w:rsidRPr="008F77B5">
              <w:t>/</w:t>
            </w:r>
            <w:r w:rsidRPr="008F77B5">
              <w:rPr>
                <w:lang w:val="en-US"/>
              </w:rPr>
              <w:t>data</w:t>
            </w:r>
            <w:r w:rsidRPr="008F77B5">
              <w:t>/</w:t>
            </w:r>
            <w:r w:rsidRPr="008F77B5">
              <w:rPr>
                <w:lang w:val="en-US"/>
              </w:rPr>
              <w:t>isTemplate</w:t>
            </w:r>
            <w:r w:rsidRPr="008F77B5">
              <w:t xml:space="preserve"> в справочнике </w:t>
            </w:r>
            <w:r w:rsidRPr="008F77B5">
              <w:rPr>
                <w:lang w:val="en-US"/>
              </w:rPr>
              <w:t>nsiKTRU</w:t>
            </w:r>
            <w:r>
              <w:t>)</w:t>
            </w:r>
          </w:p>
        </w:tc>
      </w:tr>
      <w:tr w:rsidR="00056C63" w:rsidRPr="000E4FE8" w14:paraId="4DA6DFB1" w14:textId="77777777" w:rsidTr="00AA184A">
        <w:trPr>
          <w:trHeight w:val="348"/>
        </w:trPr>
        <w:tc>
          <w:tcPr>
            <w:tcW w:w="815" w:type="pct"/>
          </w:tcPr>
          <w:p w14:paraId="5881306B" w14:textId="1FB131DE" w:rsidR="00056C63" w:rsidRPr="00BA2E7C" w:rsidRDefault="00056C63" w:rsidP="00056C63">
            <w:pPr>
              <w:pStyle w:val="ad"/>
              <w:jc w:val="left"/>
              <w:rPr>
                <w:lang w:val="en-US"/>
              </w:rPr>
            </w:pPr>
            <w:r>
              <w:t>РК_ИК_00</w:t>
            </w:r>
            <w:r>
              <w:rPr>
                <w:lang w:val="en-US"/>
              </w:rPr>
              <w:t>27</w:t>
            </w:r>
          </w:p>
        </w:tc>
        <w:tc>
          <w:tcPr>
            <w:tcW w:w="238" w:type="pct"/>
            <w:gridSpan w:val="2"/>
          </w:tcPr>
          <w:p w14:paraId="6F2B61D8" w14:textId="77777777" w:rsidR="00056C63" w:rsidRPr="000E4FE8" w:rsidRDefault="00056C63" w:rsidP="00056C63">
            <w:pPr>
              <w:pStyle w:val="ad"/>
              <w:jc w:val="left"/>
            </w:pPr>
          </w:p>
        </w:tc>
        <w:tc>
          <w:tcPr>
            <w:tcW w:w="1078" w:type="pct"/>
            <w:gridSpan w:val="3"/>
          </w:tcPr>
          <w:p w14:paraId="46FC1268" w14:textId="77777777" w:rsidR="00056C63" w:rsidRPr="000B4379" w:rsidRDefault="00056C63" w:rsidP="00056C63">
            <w:pPr>
              <w:pStyle w:val="ad"/>
              <w:jc w:val="left"/>
            </w:pPr>
            <w:r w:rsidRPr="00E02110">
              <w:t>«</w:t>
            </w:r>
            <w:r>
              <w:t>Код</w:t>
            </w:r>
            <w:r w:rsidRPr="003B3B5F">
              <w:t xml:space="preserve"> товара, работы или услуги</w:t>
            </w:r>
            <w:r w:rsidRPr="00E02110">
              <w:t xml:space="preserve">» </w:t>
            </w:r>
            <w:r>
              <w:t xml:space="preserve">в блоке «Классификация по ОКПД» </w:t>
            </w:r>
            <w:r w:rsidRPr="00E02110">
              <w:t>(</w:t>
            </w:r>
            <w:r w:rsidRPr="003B3B5F">
              <w:rPr>
                <w:lang w:val="en-US"/>
              </w:rPr>
              <w:t>products</w:t>
            </w:r>
            <w:r w:rsidRPr="00E02110">
              <w:t>\</w:t>
            </w:r>
            <w:r>
              <w:rPr>
                <w:lang w:val="en-US"/>
              </w:rPr>
              <w:t>product</w:t>
            </w:r>
            <w:r>
              <w:t>\</w:t>
            </w:r>
            <w:r>
              <w:rPr>
                <w:lang w:val="en-US"/>
              </w:rPr>
              <w:t>OKPD</w:t>
            </w:r>
            <w:r w:rsidRPr="003E216C">
              <w:t>\</w:t>
            </w:r>
            <w:r>
              <w:rPr>
                <w:lang w:val="en-US"/>
              </w:rPr>
              <w:t>Code</w:t>
            </w:r>
            <w:r w:rsidRPr="00E02110">
              <w:t>)</w:t>
            </w:r>
          </w:p>
          <w:p w14:paraId="4F5AFDBE" w14:textId="77777777" w:rsidR="00056C63" w:rsidRPr="008955A2" w:rsidRDefault="00056C63" w:rsidP="00056C63">
            <w:pPr>
              <w:pStyle w:val="ad"/>
              <w:jc w:val="left"/>
            </w:pPr>
          </w:p>
          <w:p w14:paraId="70C53351" w14:textId="77777777" w:rsidR="00056C63" w:rsidRDefault="00056C63" w:rsidP="00056C63">
            <w:pPr>
              <w:pStyle w:val="ad"/>
              <w:jc w:val="left"/>
            </w:pPr>
            <w:r>
              <w:t>или</w:t>
            </w:r>
          </w:p>
          <w:p w14:paraId="584EADB3" w14:textId="77777777" w:rsidR="00056C63" w:rsidRDefault="00056C63" w:rsidP="00056C63">
            <w:pPr>
              <w:pStyle w:val="ad"/>
              <w:jc w:val="left"/>
            </w:pPr>
          </w:p>
          <w:p w14:paraId="5D6A8EDB" w14:textId="77777777" w:rsidR="00056C63" w:rsidRDefault="00056C63" w:rsidP="00056C63">
            <w:pPr>
              <w:pStyle w:val="ad"/>
              <w:jc w:val="left"/>
            </w:pPr>
            <w:r w:rsidRPr="00E02110">
              <w:t>«</w:t>
            </w:r>
            <w:r>
              <w:t>Код</w:t>
            </w:r>
            <w:r w:rsidRPr="003B3B5F">
              <w:t xml:space="preserve"> товара, работы или услуги</w:t>
            </w:r>
            <w:r w:rsidRPr="00E02110">
              <w:t>»</w:t>
            </w:r>
            <w:r>
              <w:t xml:space="preserve"> в блоке «Классификация по ОКПД2»</w:t>
            </w:r>
          </w:p>
          <w:p w14:paraId="6E5587AA" w14:textId="31EB0E86" w:rsidR="00056C63" w:rsidRPr="00F36379" w:rsidRDefault="00056C63" w:rsidP="00056C63">
            <w:pPr>
              <w:pStyle w:val="ad"/>
              <w:jc w:val="left"/>
            </w:pPr>
            <w:r w:rsidRPr="00E02110">
              <w:t xml:space="preserve"> (</w:t>
            </w:r>
            <w:r w:rsidRPr="003B3B5F">
              <w:rPr>
                <w:lang w:val="en-US"/>
              </w:rPr>
              <w:t>products</w:t>
            </w:r>
            <w:r w:rsidRPr="00E02110">
              <w:t>\</w:t>
            </w:r>
            <w:r>
              <w:rPr>
                <w:lang w:val="en-US"/>
              </w:rPr>
              <w:t>product</w:t>
            </w:r>
            <w:r>
              <w:t>\</w:t>
            </w:r>
            <w:r>
              <w:rPr>
                <w:lang w:val="en-US"/>
              </w:rPr>
              <w:t>OKPD</w:t>
            </w:r>
            <w:r>
              <w:t>2</w:t>
            </w:r>
            <w:r w:rsidRPr="003E216C">
              <w:t>\</w:t>
            </w:r>
            <w:r>
              <w:rPr>
                <w:lang w:val="en-US"/>
              </w:rPr>
              <w:t>Code</w:t>
            </w:r>
            <w:r w:rsidRPr="00E02110">
              <w:t>)</w:t>
            </w:r>
          </w:p>
        </w:tc>
        <w:tc>
          <w:tcPr>
            <w:tcW w:w="1526" w:type="pct"/>
            <w:gridSpan w:val="4"/>
          </w:tcPr>
          <w:p w14:paraId="2B96E145" w14:textId="0A2D416D" w:rsidR="00056C63" w:rsidRDefault="00056C63" w:rsidP="00056C63">
            <w:pPr>
              <w:pStyle w:val="ad"/>
              <w:numPr>
                <w:ilvl w:val="0"/>
                <w:numId w:val="154"/>
              </w:numPr>
              <w:jc w:val="left"/>
            </w:pPr>
            <w:r>
              <w:t>Если новые сведения о контракте, то</w:t>
            </w:r>
          </w:p>
          <w:p w14:paraId="564CDF38" w14:textId="77777777" w:rsidR="00056C63" w:rsidRDefault="00056C63" w:rsidP="00056C63">
            <w:pPr>
              <w:pStyle w:val="ad"/>
              <w:jc w:val="left"/>
            </w:pPr>
          </w:p>
          <w:p w14:paraId="5E1C484D" w14:textId="0915717A" w:rsidR="00056C63" w:rsidRDefault="00056C63" w:rsidP="00056C63">
            <w:pPr>
              <w:pStyle w:val="ad"/>
              <w:jc w:val="left"/>
            </w:pPr>
            <w:r>
              <w:t>Проверяем, что запись с таким кодом найдена в любом статусе в справочнике ОКПД либо в справочнике ОКПД2</w:t>
            </w:r>
          </w:p>
          <w:p w14:paraId="7E0E8D75" w14:textId="77777777" w:rsidR="00056C63" w:rsidRDefault="00056C63" w:rsidP="00056C63">
            <w:pPr>
              <w:pStyle w:val="ad"/>
              <w:jc w:val="left"/>
            </w:pPr>
          </w:p>
          <w:p w14:paraId="0F55B964" w14:textId="05339B83" w:rsidR="00056C63" w:rsidRDefault="00056C63" w:rsidP="00056C63">
            <w:pPr>
              <w:pStyle w:val="ad"/>
              <w:numPr>
                <w:ilvl w:val="0"/>
                <w:numId w:val="154"/>
              </w:numPr>
              <w:jc w:val="left"/>
            </w:pPr>
            <w:r>
              <w:t xml:space="preserve">Если изменение существующих сведений о контракте, то </w:t>
            </w:r>
          </w:p>
          <w:p w14:paraId="66B5FCC7" w14:textId="77777777" w:rsidR="00056C63" w:rsidRDefault="00056C63" w:rsidP="00056C63">
            <w:pPr>
              <w:pStyle w:val="ad"/>
              <w:jc w:val="left"/>
            </w:pPr>
          </w:p>
          <w:p w14:paraId="624269AF" w14:textId="168CC840" w:rsidR="00056C63" w:rsidRPr="000E4FE8" w:rsidRDefault="00056C63" w:rsidP="00056C63">
            <w:pPr>
              <w:pStyle w:val="ad"/>
              <w:jc w:val="left"/>
            </w:pPr>
            <w:r>
              <w:t>Проверяем, что запись с таким кодом найдена в любом статусе в справочнике ОКПД либо в справочнике ОКПД2</w:t>
            </w:r>
          </w:p>
        </w:tc>
        <w:tc>
          <w:tcPr>
            <w:tcW w:w="1343" w:type="pct"/>
            <w:gridSpan w:val="2"/>
          </w:tcPr>
          <w:p w14:paraId="4FA9E495" w14:textId="77777777" w:rsidR="00056C63" w:rsidRDefault="00056C63" w:rsidP="00056C63">
            <w:pPr>
              <w:pStyle w:val="ad"/>
              <w:jc w:val="left"/>
            </w:pPr>
            <w:r>
              <w:t>Товара, работы, услуги с кодом</w:t>
            </w:r>
            <w:r w:rsidRPr="00CC779D">
              <w:t>&lt;</w:t>
            </w:r>
            <w:r>
              <w:t>код ОКПД</w:t>
            </w:r>
            <w:r w:rsidRPr="00CC779D">
              <w:t>&gt;</w:t>
            </w:r>
            <w:r>
              <w:t xml:space="preserve"> не найдено в справочнике ОКПД в ЕИС</w:t>
            </w:r>
          </w:p>
          <w:p w14:paraId="43B312D4" w14:textId="77777777" w:rsidR="00056C63" w:rsidRDefault="00056C63" w:rsidP="00056C63">
            <w:pPr>
              <w:pStyle w:val="ad"/>
              <w:jc w:val="left"/>
            </w:pPr>
            <w:r>
              <w:t>или</w:t>
            </w:r>
          </w:p>
          <w:p w14:paraId="28DD5231" w14:textId="47E61BAB" w:rsidR="00056C63" w:rsidRPr="000E4FE8" w:rsidRDefault="00056C63" w:rsidP="00056C63">
            <w:pPr>
              <w:pStyle w:val="ad"/>
              <w:jc w:val="left"/>
            </w:pPr>
            <w:r>
              <w:t>Товара, работы, услуги с кодом</w:t>
            </w:r>
            <w:r w:rsidRPr="00CC779D">
              <w:t>&lt;</w:t>
            </w:r>
            <w:r>
              <w:t>код ОКПД2</w:t>
            </w:r>
            <w:r w:rsidRPr="00CC779D">
              <w:t>&gt;</w:t>
            </w:r>
            <w:r>
              <w:t xml:space="preserve"> не найдено в справочнике ОКПД2 в ЕИС</w:t>
            </w:r>
          </w:p>
        </w:tc>
      </w:tr>
      <w:tr w:rsidR="00056C63" w:rsidRPr="000E4FE8" w14:paraId="00C996E1" w14:textId="77777777" w:rsidTr="00AA184A">
        <w:trPr>
          <w:trHeight w:val="348"/>
        </w:trPr>
        <w:tc>
          <w:tcPr>
            <w:tcW w:w="815" w:type="pct"/>
          </w:tcPr>
          <w:p w14:paraId="445EB628" w14:textId="20FE9370" w:rsidR="00056C63" w:rsidRPr="00BA2E7C" w:rsidRDefault="00056C63" w:rsidP="00056C63">
            <w:pPr>
              <w:pStyle w:val="ad"/>
              <w:jc w:val="left"/>
              <w:rPr>
                <w:lang w:val="en-US"/>
              </w:rPr>
            </w:pPr>
            <w:r>
              <w:t>РК_ИК_0147</w:t>
            </w:r>
          </w:p>
        </w:tc>
        <w:tc>
          <w:tcPr>
            <w:tcW w:w="238" w:type="pct"/>
            <w:gridSpan w:val="2"/>
          </w:tcPr>
          <w:p w14:paraId="007EEDFC" w14:textId="77777777" w:rsidR="00056C63" w:rsidRPr="000E4FE8" w:rsidRDefault="00056C63" w:rsidP="00056C63">
            <w:pPr>
              <w:pStyle w:val="ad"/>
              <w:jc w:val="left"/>
            </w:pPr>
          </w:p>
        </w:tc>
        <w:tc>
          <w:tcPr>
            <w:tcW w:w="1078" w:type="pct"/>
            <w:gridSpan w:val="3"/>
          </w:tcPr>
          <w:p w14:paraId="59D107D9" w14:textId="21990B44" w:rsidR="00056C63" w:rsidRPr="00F36379" w:rsidRDefault="00056C63" w:rsidP="00056C63">
            <w:pPr>
              <w:pStyle w:val="ad"/>
              <w:jc w:val="left"/>
            </w:pPr>
            <w:r w:rsidRPr="00E02110">
              <w:t>«</w:t>
            </w:r>
            <w:r w:rsidRPr="00D235CB">
              <w:t>Код товара, работы или услуги в справочнике Каталог товаров, работ, услуг (КТРУ) (nsiKTRU)</w:t>
            </w:r>
            <w:r>
              <w:t xml:space="preserve">» </w:t>
            </w:r>
            <w:r w:rsidRPr="00E02110">
              <w:lastRenderedPageBreak/>
              <w:t>(</w:t>
            </w:r>
            <w:r w:rsidRPr="003B3B5F">
              <w:rPr>
                <w:lang w:val="en-US"/>
              </w:rPr>
              <w:t>products</w:t>
            </w:r>
            <w:r w:rsidRPr="00E02110">
              <w:t>\</w:t>
            </w:r>
            <w:r>
              <w:rPr>
                <w:lang w:val="en-US"/>
              </w:rPr>
              <w:t>product</w:t>
            </w:r>
            <w:r>
              <w:t>\</w:t>
            </w:r>
            <w:r>
              <w:rPr>
                <w:lang w:val="en-US"/>
              </w:rPr>
              <w:t>KTRU</w:t>
            </w:r>
            <w:r w:rsidRPr="003E216C">
              <w:t>\</w:t>
            </w:r>
            <w:r>
              <w:rPr>
                <w:lang w:val="en-US"/>
              </w:rPr>
              <w:t>Code</w:t>
            </w:r>
            <w:r w:rsidRPr="00E02110">
              <w:t>)</w:t>
            </w:r>
          </w:p>
        </w:tc>
        <w:tc>
          <w:tcPr>
            <w:tcW w:w="1526" w:type="pct"/>
            <w:gridSpan w:val="4"/>
          </w:tcPr>
          <w:p w14:paraId="43270745" w14:textId="0751E85A" w:rsidR="00056C63" w:rsidRPr="000E4FE8" w:rsidRDefault="00056C63" w:rsidP="00056C63">
            <w:pPr>
              <w:pStyle w:val="ad"/>
              <w:jc w:val="left"/>
            </w:pPr>
            <w:r>
              <w:lastRenderedPageBreak/>
              <w:t xml:space="preserve">Проверяем, что запись с таким кодом найдена в любом статусе в справочнике </w:t>
            </w:r>
            <w:r w:rsidRPr="00D235CB">
              <w:t>КТРУ</w:t>
            </w:r>
            <w:r>
              <w:t xml:space="preserve"> </w:t>
            </w:r>
            <w:r w:rsidRPr="00D235CB">
              <w:t>(nsiKTRU)</w:t>
            </w:r>
          </w:p>
        </w:tc>
        <w:tc>
          <w:tcPr>
            <w:tcW w:w="1343" w:type="pct"/>
            <w:gridSpan w:val="2"/>
          </w:tcPr>
          <w:p w14:paraId="4C01EC0D" w14:textId="127B058D" w:rsidR="00056C63" w:rsidRPr="000E4FE8" w:rsidRDefault="00056C63" w:rsidP="00056C63">
            <w:pPr>
              <w:pStyle w:val="ad"/>
              <w:jc w:val="left"/>
            </w:pPr>
            <w:r>
              <w:t>Товара, работы, услуги с кодом по КТРУ</w:t>
            </w:r>
            <w:r w:rsidRPr="00CC779D">
              <w:t>&lt;</w:t>
            </w:r>
            <w:r>
              <w:t>код КТРУ</w:t>
            </w:r>
            <w:r w:rsidRPr="00CC779D">
              <w:t>&gt;</w:t>
            </w:r>
            <w:r>
              <w:t xml:space="preserve">, указанного в тэге </w:t>
            </w:r>
            <w:r w:rsidRPr="003B3B5F">
              <w:rPr>
                <w:lang w:val="en-US"/>
              </w:rPr>
              <w:t>products</w:t>
            </w:r>
            <w:r w:rsidRPr="00E02110">
              <w:t>\</w:t>
            </w:r>
            <w:r>
              <w:rPr>
                <w:lang w:val="en-US"/>
              </w:rPr>
              <w:t>product</w:t>
            </w:r>
            <w:r>
              <w:t>\</w:t>
            </w:r>
            <w:r>
              <w:rPr>
                <w:lang w:val="en-US"/>
              </w:rPr>
              <w:t>KTRU</w:t>
            </w:r>
            <w:r w:rsidRPr="003E216C">
              <w:t>\</w:t>
            </w:r>
            <w:r>
              <w:rPr>
                <w:lang w:val="en-US"/>
              </w:rPr>
              <w:t>Code</w:t>
            </w:r>
            <w:r>
              <w:t>,  не найдено в справочнике КТРУ в ЕИС</w:t>
            </w:r>
          </w:p>
        </w:tc>
      </w:tr>
      <w:tr w:rsidR="00056C63" w:rsidRPr="000E4FE8" w14:paraId="446EB9BB" w14:textId="77777777" w:rsidTr="00AA184A">
        <w:trPr>
          <w:trHeight w:val="348"/>
        </w:trPr>
        <w:tc>
          <w:tcPr>
            <w:tcW w:w="815" w:type="pct"/>
          </w:tcPr>
          <w:p w14:paraId="78730A8E" w14:textId="350CE150" w:rsidR="00056C63" w:rsidRDefault="00056C63" w:rsidP="00056C63">
            <w:pPr>
              <w:pStyle w:val="ad"/>
              <w:jc w:val="left"/>
            </w:pPr>
            <w:r w:rsidRPr="00575F93">
              <w:t>РК_ИК_0276</w:t>
            </w:r>
          </w:p>
        </w:tc>
        <w:tc>
          <w:tcPr>
            <w:tcW w:w="238" w:type="pct"/>
            <w:gridSpan w:val="2"/>
          </w:tcPr>
          <w:p w14:paraId="7068E750" w14:textId="77777777" w:rsidR="00056C63" w:rsidRPr="000E4FE8" w:rsidRDefault="00056C63" w:rsidP="00056C63">
            <w:pPr>
              <w:pStyle w:val="ad"/>
              <w:jc w:val="left"/>
            </w:pPr>
          </w:p>
        </w:tc>
        <w:tc>
          <w:tcPr>
            <w:tcW w:w="1078" w:type="pct"/>
            <w:gridSpan w:val="3"/>
          </w:tcPr>
          <w:p w14:paraId="037EE07A" w14:textId="034B0AD7" w:rsidR="00056C63" w:rsidRPr="00575F93" w:rsidRDefault="00056C63" w:rsidP="00056C63">
            <w:pPr>
              <w:pStyle w:val="ad"/>
              <w:jc w:val="left"/>
              <w:rPr>
                <w:lang w:val="en-US"/>
              </w:rPr>
            </w:pPr>
            <w:r>
              <w:t>Поле</w:t>
            </w:r>
            <w:r w:rsidRPr="00E71FF7">
              <w:rPr>
                <w:lang w:val="en-US"/>
              </w:rPr>
              <w:t xml:space="preserve"> «</w:t>
            </w:r>
            <w:r>
              <w:t>Код</w:t>
            </w:r>
            <w:r w:rsidRPr="00E71FF7">
              <w:rPr>
                <w:lang w:val="en-US"/>
              </w:rPr>
              <w:t xml:space="preserve"> </w:t>
            </w:r>
            <w:r>
              <w:t>позиции</w:t>
            </w:r>
            <w:r w:rsidRPr="00E71FF7">
              <w:rPr>
                <w:lang w:val="en-US"/>
              </w:rPr>
              <w:t xml:space="preserve"> </w:t>
            </w:r>
            <w:r>
              <w:t>ПЧ</w:t>
            </w:r>
            <w:r w:rsidRPr="00E71FF7">
              <w:rPr>
                <w:lang w:val="en-US"/>
              </w:rPr>
              <w:t xml:space="preserve"> </w:t>
            </w:r>
            <w:r>
              <w:t>КТРУ</w:t>
            </w:r>
            <w:r w:rsidRPr="00E71FF7">
              <w:rPr>
                <w:lang w:val="en-US"/>
              </w:rPr>
              <w:t>» (products/product/KTRU/rightSideKTRUInfo/code)</w:t>
            </w:r>
          </w:p>
        </w:tc>
        <w:tc>
          <w:tcPr>
            <w:tcW w:w="1526" w:type="pct"/>
            <w:gridSpan w:val="4"/>
          </w:tcPr>
          <w:p w14:paraId="357657E7" w14:textId="70EB7B85" w:rsidR="00056C63" w:rsidRDefault="00056C63" w:rsidP="00056C63">
            <w:pPr>
              <w:pStyle w:val="ad"/>
              <w:jc w:val="left"/>
            </w:pPr>
            <w:r>
              <w:t xml:space="preserve">Проверяется, что в справочнике позиций ПЧ КТРУ </w:t>
            </w:r>
            <w:r w:rsidRPr="00E71FF7">
              <w:t>(nsiRightSideKTRU)</w:t>
            </w:r>
            <w:r>
              <w:t>, найдена запись с кодом, указанным в проверяемом поле</w:t>
            </w:r>
          </w:p>
        </w:tc>
        <w:tc>
          <w:tcPr>
            <w:tcW w:w="1343" w:type="pct"/>
            <w:gridSpan w:val="2"/>
          </w:tcPr>
          <w:p w14:paraId="1816F982" w14:textId="14EE9DF9" w:rsidR="00056C63" w:rsidRDefault="00056C63" w:rsidP="00056C63">
            <w:pPr>
              <w:pStyle w:val="ad"/>
              <w:jc w:val="left"/>
            </w:pPr>
            <w:r>
              <w:t xml:space="preserve">Позиция правой части (ПЧ) КТРУ с кодом </w:t>
            </w:r>
            <w:r w:rsidRPr="00E71FF7">
              <w:t>&lt;</w:t>
            </w:r>
            <w:r>
              <w:t>код</w:t>
            </w:r>
            <w:r w:rsidRPr="00E71FF7">
              <w:t xml:space="preserve"> </w:t>
            </w:r>
            <w:r>
              <w:t>позиции ПЧ КТРУ</w:t>
            </w:r>
            <w:r w:rsidRPr="00E71FF7">
              <w:t>&gt;</w:t>
            </w:r>
            <w:r>
              <w:t>, заданным в поле «Код позиции ПЧ КТРУ» (</w:t>
            </w:r>
            <w:r w:rsidRPr="00E71FF7">
              <w:t>products/product/KTRU/rightSideKTRUInfo/code</w:t>
            </w:r>
            <w:r>
              <w:t xml:space="preserve">), не найдена в справочнике </w:t>
            </w:r>
            <w:r w:rsidRPr="00E71FF7">
              <w:t>позиций ПЧ КТРУ (nsiRightSideKTRU)</w:t>
            </w:r>
          </w:p>
        </w:tc>
      </w:tr>
      <w:tr w:rsidR="00056C63" w:rsidRPr="000E4FE8" w14:paraId="30A2CDD1" w14:textId="77777777" w:rsidTr="00AA184A">
        <w:trPr>
          <w:trHeight w:val="348"/>
        </w:trPr>
        <w:tc>
          <w:tcPr>
            <w:tcW w:w="815" w:type="pct"/>
          </w:tcPr>
          <w:p w14:paraId="27DEDD61" w14:textId="17E72104" w:rsidR="00056C63" w:rsidRDefault="00056C63" w:rsidP="00056C63">
            <w:pPr>
              <w:pStyle w:val="ad"/>
              <w:jc w:val="left"/>
            </w:pPr>
            <w:r w:rsidRPr="00575F93">
              <w:t>РК_ИК_027</w:t>
            </w:r>
            <w:r>
              <w:t>7</w:t>
            </w:r>
          </w:p>
        </w:tc>
        <w:tc>
          <w:tcPr>
            <w:tcW w:w="238" w:type="pct"/>
            <w:gridSpan w:val="2"/>
          </w:tcPr>
          <w:p w14:paraId="2BDF9753" w14:textId="1DD2733C" w:rsidR="00056C63" w:rsidRPr="000E4FE8" w:rsidRDefault="00056C63" w:rsidP="00056C63">
            <w:pPr>
              <w:pStyle w:val="ad"/>
              <w:jc w:val="left"/>
            </w:pPr>
            <w:r w:rsidRPr="00575F93">
              <w:t>РК_ИК_0276</w:t>
            </w:r>
          </w:p>
        </w:tc>
        <w:tc>
          <w:tcPr>
            <w:tcW w:w="1078" w:type="pct"/>
            <w:gridSpan w:val="3"/>
          </w:tcPr>
          <w:p w14:paraId="3BBD10C3" w14:textId="212F1F38" w:rsidR="00056C63" w:rsidRPr="00575F93" w:rsidRDefault="00056C63" w:rsidP="00056C63">
            <w:pPr>
              <w:pStyle w:val="ad"/>
              <w:jc w:val="left"/>
              <w:rPr>
                <w:lang w:val="en-US"/>
              </w:rPr>
            </w:pPr>
            <w:r>
              <w:t>Поле</w:t>
            </w:r>
            <w:r w:rsidRPr="00E71FF7">
              <w:rPr>
                <w:lang w:val="en-US"/>
              </w:rPr>
              <w:t xml:space="preserve"> «</w:t>
            </w:r>
            <w:r>
              <w:t>Код</w:t>
            </w:r>
            <w:r w:rsidRPr="00E71FF7">
              <w:rPr>
                <w:lang w:val="en-US"/>
              </w:rPr>
              <w:t xml:space="preserve"> </w:t>
            </w:r>
            <w:r>
              <w:t>позиции</w:t>
            </w:r>
            <w:r w:rsidRPr="00E71FF7">
              <w:rPr>
                <w:lang w:val="en-US"/>
              </w:rPr>
              <w:t xml:space="preserve"> </w:t>
            </w:r>
            <w:r>
              <w:t>ПЧ</w:t>
            </w:r>
            <w:r w:rsidRPr="00E71FF7">
              <w:rPr>
                <w:lang w:val="en-US"/>
              </w:rPr>
              <w:t xml:space="preserve"> </w:t>
            </w:r>
            <w:r>
              <w:t>КТРУ</w:t>
            </w:r>
            <w:r w:rsidRPr="00E71FF7">
              <w:rPr>
                <w:lang w:val="en-US"/>
              </w:rPr>
              <w:t>» (products/product/KTRU/rightSideKTRUInfo/code)</w:t>
            </w:r>
          </w:p>
        </w:tc>
        <w:tc>
          <w:tcPr>
            <w:tcW w:w="1526" w:type="pct"/>
            <w:gridSpan w:val="4"/>
          </w:tcPr>
          <w:p w14:paraId="5F38D8DD" w14:textId="27CD5EF1" w:rsidR="00056C63" w:rsidRDefault="00056C63" w:rsidP="00056C63">
            <w:pPr>
              <w:pStyle w:val="ad"/>
              <w:jc w:val="left"/>
            </w:pPr>
            <w:r>
              <w:t>К</w:t>
            </w:r>
            <w:r w:rsidRPr="00E71FF7">
              <w:t>онтролируется, что позиция ПЧ КТРУ с кодом, указанным в поле «Код позиции ПЧ КТРУ» (</w:t>
            </w:r>
            <w:r w:rsidRPr="00E71FF7">
              <w:rPr>
                <w:lang w:val="en-US"/>
              </w:rPr>
              <w:t>products</w:t>
            </w:r>
            <w:r w:rsidRPr="00E71FF7">
              <w:t>/</w:t>
            </w:r>
            <w:r w:rsidRPr="00E71FF7">
              <w:rPr>
                <w:lang w:val="en-US"/>
              </w:rPr>
              <w:t>product</w:t>
            </w:r>
            <w:r w:rsidRPr="00E71FF7">
              <w:t>/</w:t>
            </w:r>
            <w:r w:rsidRPr="00E71FF7">
              <w:rPr>
                <w:lang w:val="en-US"/>
              </w:rPr>
              <w:t>KTRU</w:t>
            </w:r>
            <w:r w:rsidRPr="00E71FF7">
              <w:t>/</w:t>
            </w:r>
            <w:r w:rsidRPr="00E71FF7">
              <w:rPr>
                <w:lang w:val="en-US"/>
              </w:rPr>
              <w:t>rightSideKTRUInfo</w:t>
            </w:r>
            <w:r w:rsidRPr="00E71FF7">
              <w:t xml:space="preserve">/ </w:t>
            </w:r>
            <w:r w:rsidRPr="00E71FF7">
              <w:rPr>
                <w:lang w:val="en-US"/>
              </w:rPr>
              <w:t>code</w:t>
            </w:r>
            <w:r w:rsidRPr="00E71FF7">
              <w:t>), и версией, указанной в поле «Номер версии позиции» (products/product/KTRU/rightSideKTRUInfo/versionNumber) (</w:t>
            </w:r>
            <w:r>
              <w:t>если поле не задано, то значение версии определяется по алгоритму, приведенном выше</w:t>
            </w:r>
            <w:r w:rsidRPr="00E71FF7">
              <w:t>), связана с позицией КТРУ с кодом, указанным в поле «Код товара, работы или услуги в справочнике Каталог товаров, работ, услуг (КТРУ) (nsiKTRU)» (products/product/KTRU/code), и версией, указанной в поле «Номер версии позиции» (products/product/KTRU/versionNumber)</w:t>
            </w:r>
            <w:r>
              <w:t xml:space="preserve"> (</w:t>
            </w:r>
            <w:r w:rsidRPr="00E71FF7">
              <w:t>если поле не задано, то значение версии определяется по алгоритму, приведенном выше</w:t>
            </w:r>
            <w:r>
              <w:t>)</w:t>
            </w:r>
          </w:p>
        </w:tc>
        <w:tc>
          <w:tcPr>
            <w:tcW w:w="1343" w:type="pct"/>
            <w:gridSpan w:val="2"/>
          </w:tcPr>
          <w:p w14:paraId="22E46FD4" w14:textId="0CC014DA" w:rsidR="00056C63" w:rsidRDefault="00056C63" w:rsidP="00056C63">
            <w:pPr>
              <w:pStyle w:val="ad"/>
              <w:jc w:val="left"/>
            </w:pPr>
            <w:r>
              <w:t xml:space="preserve">Версия </w:t>
            </w:r>
            <w:r w:rsidRPr="00E71FF7">
              <w:t>&lt;</w:t>
            </w:r>
            <w:r>
              <w:t>Номер версии позиции ПЧ КТРУ</w:t>
            </w:r>
            <w:r w:rsidRPr="00E71FF7">
              <w:t xml:space="preserve">&gt; </w:t>
            </w:r>
            <w:r>
              <w:t xml:space="preserve">позиции правой части КТРУ с кодом </w:t>
            </w:r>
            <w:r w:rsidRPr="00E71FF7">
              <w:t>&lt;</w:t>
            </w:r>
            <w:r>
              <w:t>Код позиции ПЧ КТРУ</w:t>
            </w:r>
            <w:r w:rsidRPr="00E71FF7">
              <w:t>&gt;</w:t>
            </w:r>
            <w:r>
              <w:t xml:space="preserve"> не связана с позицией КТРУ с кодом </w:t>
            </w:r>
            <w:r w:rsidRPr="00E71FF7">
              <w:t>&lt;</w:t>
            </w:r>
            <w:r>
              <w:t>Код позиции КТРУ</w:t>
            </w:r>
            <w:r w:rsidRPr="00E71FF7">
              <w:t xml:space="preserve">&gt; </w:t>
            </w:r>
            <w:r>
              <w:t xml:space="preserve">и версией </w:t>
            </w:r>
            <w:r w:rsidRPr="00E71FF7">
              <w:t>&lt;</w:t>
            </w:r>
            <w:r>
              <w:t>Номер версии позиции КТРУ</w:t>
            </w:r>
            <w:r w:rsidRPr="00E71FF7">
              <w:t>&gt;</w:t>
            </w:r>
          </w:p>
        </w:tc>
      </w:tr>
      <w:tr w:rsidR="00056C63" w:rsidRPr="000E4FE8" w14:paraId="4B44DD75" w14:textId="77777777" w:rsidTr="00AA184A">
        <w:trPr>
          <w:trHeight w:val="348"/>
        </w:trPr>
        <w:tc>
          <w:tcPr>
            <w:tcW w:w="815" w:type="pct"/>
          </w:tcPr>
          <w:p w14:paraId="3E34A99B" w14:textId="6E66A4A3" w:rsidR="00056C63" w:rsidRDefault="00056C63" w:rsidP="00056C63">
            <w:pPr>
              <w:pStyle w:val="ad"/>
              <w:jc w:val="left"/>
            </w:pPr>
            <w:r w:rsidRPr="00575F93">
              <w:t>РК_ИК_027</w:t>
            </w:r>
            <w:r>
              <w:t>8</w:t>
            </w:r>
          </w:p>
        </w:tc>
        <w:tc>
          <w:tcPr>
            <w:tcW w:w="238" w:type="pct"/>
            <w:gridSpan w:val="2"/>
          </w:tcPr>
          <w:p w14:paraId="055B6B4A" w14:textId="57FF1B98" w:rsidR="00056C63" w:rsidRPr="000E4FE8" w:rsidRDefault="00056C63" w:rsidP="00056C63">
            <w:pPr>
              <w:pStyle w:val="ad"/>
              <w:jc w:val="left"/>
            </w:pPr>
            <w:r w:rsidRPr="00575F93">
              <w:t>РК_ИК_0276</w:t>
            </w:r>
          </w:p>
        </w:tc>
        <w:tc>
          <w:tcPr>
            <w:tcW w:w="1078" w:type="pct"/>
            <w:gridSpan w:val="3"/>
          </w:tcPr>
          <w:p w14:paraId="1F2FB067" w14:textId="57E0B08C" w:rsidR="00056C63" w:rsidRPr="00575F93" w:rsidRDefault="00056C63" w:rsidP="00056C63">
            <w:pPr>
              <w:pStyle w:val="ad"/>
              <w:jc w:val="left"/>
              <w:rPr>
                <w:lang w:val="en-US"/>
              </w:rPr>
            </w:pPr>
            <w:r>
              <w:t>Поле</w:t>
            </w:r>
            <w:r w:rsidRPr="00320426">
              <w:rPr>
                <w:lang w:val="en-US"/>
              </w:rPr>
              <w:t xml:space="preserve"> «</w:t>
            </w:r>
            <w:r>
              <w:t>Номер</w:t>
            </w:r>
            <w:r w:rsidRPr="00320426">
              <w:rPr>
                <w:lang w:val="en-US"/>
              </w:rPr>
              <w:t xml:space="preserve"> </w:t>
            </w:r>
            <w:r>
              <w:t>версии</w:t>
            </w:r>
            <w:r w:rsidRPr="00320426">
              <w:rPr>
                <w:lang w:val="en-US"/>
              </w:rPr>
              <w:t xml:space="preserve"> </w:t>
            </w:r>
            <w:r>
              <w:t>позиции</w:t>
            </w:r>
            <w:r w:rsidRPr="00320426">
              <w:rPr>
                <w:lang w:val="en-US"/>
              </w:rPr>
              <w:t xml:space="preserve"> </w:t>
            </w:r>
            <w:r>
              <w:t>ПЧ</w:t>
            </w:r>
            <w:r w:rsidRPr="00320426">
              <w:rPr>
                <w:lang w:val="en-US"/>
              </w:rPr>
              <w:t xml:space="preserve"> </w:t>
            </w:r>
            <w:r>
              <w:t>КТРУ</w:t>
            </w:r>
            <w:r w:rsidRPr="00320426">
              <w:rPr>
                <w:lang w:val="en-US"/>
              </w:rPr>
              <w:t>» (products/product/KTRU/rightSideKTRUInfo/versionNumber)</w:t>
            </w:r>
          </w:p>
        </w:tc>
        <w:tc>
          <w:tcPr>
            <w:tcW w:w="1526" w:type="pct"/>
            <w:gridSpan w:val="4"/>
          </w:tcPr>
          <w:p w14:paraId="038F33F1" w14:textId="749F4CDA" w:rsidR="00056C63" w:rsidRDefault="00056C63" w:rsidP="00056C63">
            <w:pPr>
              <w:pStyle w:val="ad"/>
              <w:jc w:val="left"/>
            </w:pPr>
            <w:r>
              <w:t xml:space="preserve">Если проверяемое поле задано, то </w:t>
            </w:r>
            <w:r w:rsidRPr="00320426">
              <w:t xml:space="preserve">проверяется, что в </w:t>
            </w:r>
            <w:r>
              <w:t xml:space="preserve">нем </w:t>
            </w:r>
            <w:r w:rsidRPr="00320426">
              <w:t>указана либо актуальная версия позиции ПЧ КТРУ, либо версия, которая была указана в предыдущей версии сведений о контракте для данного объекта закупки</w:t>
            </w:r>
          </w:p>
        </w:tc>
        <w:tc>
          <w:tcPr>
            <w:tcW w:w="1343" w:type="pct"/>
            <w:gridSpan w:val="2"/>
          </w:tcPr>
          <w:p w14:paraId="27C853D5" w14:textId="1E543771" w:rsidR="00056C63" w:rsidRDefault="00056C63" w:rsidP="00056C63">
            <w:pPr>
              <w:pStyle w:val="ad"/>
              <w:jc w:val="left"/>
            </w:pPr>
            <w:r>
              <w:t xml:space="preserve">Для позиции правой части КТРУ с кодом </w:t>
            </w:r>
            <w:r w:rsidRPr="00320426">
              <w:t>&lt;Код позиции ПЧ КТРУ&gt;</w:t>
            </w:r>
            <w:r>
              <w:t xml:space="preserve"> должна быть указана актуальная версия </w:t>
            </w:r>
            <w:r w:rsidRPr="00320426">
              <w:t>&lt;</w:t>
            </w:r>
            <w:r>
              <w:t>Номер актуальной версии позиции ПЧ КТРУ</w:t>
            </w:r>
            <w:r w:rsidRPr="00320426">
              <w:t>&gt;</w:t>
            </w:r>
            <w:r>
              <w:t xml:space="preserve"> или версия, </w:t>
            </w:r>
            <w:r w:rsidRPr="00320426">
              <w:t xml:space="preserve">которая была указана в предыдущей </w:t>
            </w:r>
            <w:r w:rsidRPr="00320426">
              <w:lastRenderedPageBreak/>
              <w:t>версии сведений о контракте для данного объекта закупки</w:t>
            </w:r>
          </w:p>
        </w:tc>
      </w:tr>
      <w:tr w:rsidR="00056C63" w:rsidRPr="000E4FE8" w14:paraId="5E48F21E" w14:textId="77777777" w:rsidTr="00AA184A">
        <w:trPr>
          <w:trHeight w:val="348"/>
        </w:trPr>
        <w:tc>
          <w:tcPr>
            <w:tcW w:w="815" w:type="pct"/>
          </w:tcPr>
          <w:p w14:paraId="0CFAE672" w14:textId="4C77C73B" w:rsidR="00056C63" w:rsidRPr="00242F87" w:rsidRDefault="00056C63" w:rsidP="00056C63">
            <w:pPr>
              <w:pStyle w:val="ad"/>
              <w:jc w:val="left"/>
              <w:rPr>
                <w:lang w:val="en-US"/>
              </w:rPr>
            </w:pPr>
            <w:r>
              <w:lastRenderedPageBreak/>
              <w:t>РК_ИК_007</w:t>
            </w:r>
            <w:r>
              <w:rPr>
                <w:lang w:val="en-US"/>
              </w:rPr>
              <w:t>8</w:t>
            </w:r>
          </w:p>
        </w:tc>
        <w:tc>
          <w:tcPr>
            <w:tcW w:w="238" w:type="pct"/>
            <w:gridSpan w:val="2"/>
          </w:tcPr>
          <w:p w14:paraId="10674B94" w14:textId="77777777" w:rsidR="00056C63" w:rsidRPr="000E4FE8" w:rsidRDefault="00056C63" w:rsidP="00056C63">
            <w:pPr>
              <w:pStyle w:val="ad"/>
              <w:jc w:val="left"/>
            </w:pPr>
          </w:p>
        </w:tc>
        <w:tc>
          <w:tcPr>
            <w:tcW w:w="1078" w:type="pct"/>
            <w:gridSpan w:val="3"/>
          </w:tcPr>
          <w:p w14:paraId="38481438" w14:textId="589E7469" w:rsidR="00056C63" w:rsidRDefault="00056C63" w:rsidP="00056C63">
            <w:pPr>
              <w:pStyle w:val="ad"/>
              <w:jc w:val="left"/>
            </w:pPr>
            <w:r w:rsidDel="00C90F9A">
              <w:t xml:space="preserve"> </w:t>
            </w:r>
            <w:r w:rsidRPr="00E02110">
              <w:t>«</w:t>
            </w:r>
            <w:r>
              <w:t>Код</w:t>
            </w:r>
            <w:r w:rsidRPr="003B3B5F">
              <w:t xml:space="preserve"> товара, работы или услуги</w:t>
            </w:r>
            <w:r w:rsidRPr="00E02110">
              <w:t xml:space="preserve">» </w:t>
            </w:r>
            <w:r>
              <w:t>в блоке «</w:t>
            </w:r>
            <w:r w:rsidRPr="005B698B">
              <w:t>Классификация по ОКПД</w:t>
            </w:r>
            <w:r>
              <w:t>2»</w:t>
            </w:r>
            <w:r w:rsidRPr="005B698B">
              <w:t xml:space="preserve"> </w:t>
            </w:r>
            <w:r w:rsidRPr="00E02110">
              <w:t>(</w:t>
            </w:r>
            <w:r w:rsidRPr="003B3B5F">
              <w:rPr>
                <w:lang w:val="en-US"/>
              </w:rPr>
              <w:t>products</w:t>
            </w:r>
            <w:r w:rsidRPr="00E02110">
              <w:t>\</w:t>
            </w:r>
            <w:r>
              <w:rPr>
                <w:lang w:val="en-US"/>
              </w:rPr>
              <w:t>product</w:t>
            </w:r>
            <w:r>
              <w:t>\</w:t>
            </w:r>
            <w:r>
              <w:rPr>
                <w:lang w:val="en-US"/>
              </w:rPr>
              <w:t>OKPD</w:t>
            </w:r>
            <w:r>
              <w:t>2</w:t>
            </w:r>
            <w:r w:rsidRPr="003E216C">
              <w:t>\</w:t>
            </w:r>
            <w:r>
              <w:rPr>
                <w:lang w:val="en-US"/>
              </w:rPr>
              <w:t>Code</w:t>
            </w:r>
            <w:r w:rsidRPr="00E02110">
              <w:t>)</w:t>
            </w:r>
          </w:p>
          <w:p w14:paraId="3C7BC91C" w14:textId="77777777" w:rsidR="00056C63" w:rsidRPr="005B698B" w:rsidRDefault="00056C63" w:rsidP="00056C63">
            <w:pPr>
              <w:pStyle w:val="ad"/>
              <w:jc w:val="left"/>
            </w:pPr>
            <w:r>
              <w:t>и</w:t>
            </w:r>
          </w:p>
          <w:p w14:paraId="73DF0864" w14:textId="01AB2048" w:rsidR="00056C63" w:rsidRDefault="00056C63" w:rsidP="00056C63">
            <w:pPr>
              <w:pStyle w:val="ad"/>
              <w:jc w:val="left"/>
            </w:pPr>
            <w:r w:rsidRPr="00E02110">
              <w:t>«</w:t>
            </w:r>
            <w:r w:rsidRPr="00A82BA0">
              <w:t>Код товара, работы или услуги в справочнике Каталог товаров, работ, услуг (КТРУ) (nsiKTRU)</w:t>
            </w:r>
            <w:r w:rsidRPr="00E02110">
              <w:t xml:space="preserve">» </w:t>
            </w:r>
            <w:r>
              <w:t>в блоке «</w:t>
            </w:r>
            <w:r w:rsidRPr="00A82BA0">
              <w:t>Классификация по КТРУ</w:t>
            </w:r>
            <w:r>
              <w:t>»</w:t>
            </w:r>
            <w:r w:rsidRPr="005B698B">
              <w:t xml:space="preserve"> </w:t>
            </w:r>
            <w:r w:rsidRPr="00E02110">
              <w:t>(</w:t>
            </w:r>
            <w:r w:rsidRPr="003B3B5F">
              <w:rPr>
                <w:lang w:val="en-US"/>
              </w:rPr>
              <w:t>products</w:t>
            </w:r>
            <w:r w:rsidRPr="00E02110">
              <w:t>\</w:t>
            </w:r>
            <w:r>
              <w:rPr>
                <w:lang w:val="en-US"/>
              </w:rPr>
              <w:t>product</w:t>
            </w:r>
            <w:r>
              <w:t>\</w:t>
            </w:r>
            <w:r>
              <w:rPr>
                <w:lang w:val="en-US"/>
              </w:rPr>
              <w:t>KTRU</w:t>
            </w:r>
            <w:r w:rsidRPr="003E216C">
              <w:t>\</w:t>
            </w:r>
            <w:r>
              <w:rPr>
                <w:lang w:val="en-US"/>
              </w:rPr>
              <w:t>Code</w:t>
            </w:r>
            <w:r w:rsidRPr="00E02110">
              <w:t>)</w:t>
            </w:r>
          </w:p>
          <w:p w14:paraId="1B7F9ADB" w14:textId="752CD47D" w:rsidR="00056C63" w:rsidRPr="00226F65" w:rsidRDefault="00056C63" w:rsidP="00056C63">
            <w:pPr>
              <w:pStyle w:val="ad"/>
              <w:jc w:val="left"/>
            </w:pPr>
            <w:r>
              <w:t>И</w:t>
            </w:r>
          </w:p>
          <w:p w14:paraId="09648DD1" w14:textId="009F85F0" w:rsidR="00056C63" w:rsidRPr="00226F65" w:rsidRDefault="00056C63" w:rsidP="00056C63">
            <w:pPr>
              <w:pStyle w:val="ad"/>
              <w:jc w:val="left"/>
            </w:pPr>
            <w:r w:rsidRPr="00226F65">
              <w:t>«</w:t>
            </w:r>
            <w:r w:rsidRPr="009E55BE">
              <w:t>Классификация</w:t>
            </w:r>
            <w:r w:rsidRPr="00226F65">
              <w:t xml:space="preserve"> </w:t>
            </w:r>
            <w:r w:rsidRPr="009E55BE">
              <w:t>по</w:t>
            </w:r>
            <w:r w:rsidRPr="00226F65">
              <w:t xml:space="preserve"> </w:t>
            </w:r>
            <w:r w:rsidRPr="009E55BE">
              <w:t>ОКПД</w:t>
            </w:r>
            <w:r w:rsidRPr="00226F65">
              <w:t>»</w:t>
            </w:r>
            <w:r>
              <w:t xml:space="preserve"> (</w:t>
            </w:r>
            <w:r w:rsidRPr="009E55BE">
              <w:rPr>
                <w:lang w:val="en-US"/>
              </w:rPr>
              <w:t>products</w:t>
            </w:r>
            <w:r w:rsidRPr="00226F65">
              <w:t>/</w:t>
            </w:r>
            <w:r w:rsidRPr="009E55BE">
              <w:rPr>
                <w:lang w:val="en-US"/>
              </w:rPr>
              <w:t>product</w:t>
            </w:r>
            <w:r w:rsidRPr="00226F65">
              <w:t>/</w:t>
            </w:r>
            <w:r w:rsidRPr="009E55BE">
              <w:rPr>
                <w:lang w:val="en-US"/>
              </w:rPr>
              <w:t>OKPD</w:t>
            </w:r>
            <w:r w:rsidRPr="00226F65">
              <w:t>/</w:t>
            </w:r>
            <w:r w:rsidRPr="009E55BE">
              <w:rPr>
                <w:lang w:val="en-US"/>
              </w:rPr>
              <w:t>code</w:t>
            </w:r>
            <w:r w:rsidRPr="00226F65">
              <w:t>)</w:t>
            </w:r>
          </w:p>
          <w:p w14:paraId="65CB2E07" w14:textId="6A556F2B" w:rsidR="00056C63" w:rsidRPr="00226F65" w:rsidRDefault="00056C63" w:rsidP="00056C63">
            <w:pPr>
              <w:pStyle w:val="ad"/>
              <w:jc w:val="left"/>
            </w:pPr>
          </w:p>
        </w:tc>
        <w:tc>
          <w:tcPr>
            <w:tcW w:w="1526" w:type="pct"/>
            <w:gridSpan w:val="4"/>
          </w:tcPr>
          <w:p w14:paraId="47C6DCD2" w14:textId="199A3A57" w:rsidR="00056C63" w:rsidRDefault="00056C63" w:rsidP="00056C63">
            <w:pPr>
              <w:pStyle w:val="ad"/>
              <w:jc w:val="left"/>
            </w:pPr>
            <w:r>
              <w:t>Если текущая дата больше или равна значению настройки «Дата перехода на ОКПД2</w:t>
            </w:r>
            <w:r w:rsidRPr="005B698B">
              <w:t>/</w:t>
            </w:r>
            <w:r>
              <w:t>ОКВЭД»</w:t>
            </w:r>
          </w:p>
          <w:p w14:paraId="2F98F6A2" w14:textId="13468289" w:rsidR="00056C63" w:rsidRDefault="00056C63" w:rsidP="00056C63">
            <w:pPr>
              <w:pStyle w:val="ad"/>
              <w:jc w:val="left"/>
            </w:pPr>
            <w:r>
              <w:t xml:space="preserve">(Описана в ЧТЗ </w:t>
            </w:r>
            <w:r>
              <w:rPr>
                <w:color w:val="1F497D"/>
              </w:rPr>
              <w:t>FCSNF-2188 Доработка общих настроек ЕИС (ОКПД2_ОКВЭД2)</w:t>
            </w:r>
            <w:r>
              <w:rPr>
                <w:rFonts w:ascii="Arial" w:hAnsi="Arial" w:cs="Arial"/>
                <w:sz w:val="21"/>
                <w:szCs w:val="21"/>
                <w:shd w:val="clear" w:color="auto" w:fill="FFFFFF"/>
              </w:rPr>
              <w:t>»</w:t>
            </w:r>
            <w:r>
              <w:t>),</w:t>
            </w:r>
            <w:r w:rsidRPr="005B698B">
              <w:t xml:space="preserve"> </w:t>
            </w:r>
          </w:p>
          <w:p w14:paraId="0B52DACA" w14:textId="27E1AAD0" w:rsidR="00056C63" w:rsidRDefault="00056C63" w:rsidP="00056C63">
            <w:pPr>
              <w:pStyle w:val="ad"/>
              <w:numPr>
                <w:ilvl w:val="0"/>
                <w:numId w:val="154"/>
              </w:numPr>
              <w:jc w:val="left"/>
            </w:pPr>
            <w:r>
              <w:rPr>
                <w:color w:val="1F497D"/>
              </w:rPr>
              <w:t>Если принимается проект новых сведений о контракте (ВСРЗ) или новые сведения о контракте (РМИС),</w:t>
            </w:r>
          </w:p>
          <w:p w14:paraId="59B9D900" w14:textId="7F187A4F" w:rsidR="00056C63" w:rsidRDefault="00056C63" w:rsidP="00056C63">
            <w:pPr>
              <w:pStyle w:val="ad"/>
              <w:jc w:val="left"/>
            </w:pPr>
            <w:r>
              <w:t>то в принимаемых документах должен быть указан классификатор ОКПД2</w:t>
            </w:r>
            <w:r w:rsidDel="00F350BF">
              <w:t xml:space="preserve"> </w:t>
            </w:r>
            <w:r w:rsidRPr="00E02110">
              <w:t>(</w:t>
            </w:r>
            <w:r w:rsidRPr="003B3B5F">
              <w:rPr>
                <w:lang w:val="en-US"/>
              </w:rPr>
              <w:t>products</w:t>
            </w:r>
            <w:r w:rsidRPr="00E02110">
              <w:t>\</w:t>
            </w:r>
            <w:r>
              <w:rPr>
                <w:lang w:val="en-US"/>
              </w:rPr>
              <w:t>product</w:t>
            </w:r>
            <w:r>
              <w:t>\</w:t>
            </w:r>
            <w:r>
              <w:rPr>
                <w:lang w:val="en-US"/>
              </w:rPr>
              <w:t>OKPD</w:t>
            </w:r>
            <w:r>
              <w:t>2)</w:t>
            </w:r>
            <w:r w:rsidRPr="00A82BA0">
              <w:t xml:space="preserve"> </w:t>
            </w:r>
            <w:r>
              <w:t xml:space="preserve">или КТРУ </w:t>
            </w:r>
            <w:r w:rsidRPr="00E02110">
              <w:t>(</w:t>
            </w:r>
            <w:r w:rsidRPr="003B3B5F">
              <w:rPr>
                <w:lang w:val="en-US"/>
              </w:rPr>
              <w:t>products</w:t>
            </w:r>
            <w:r w:rsidRPr="00E02110">
              <w:t>\</w:t>
            </w:r>
            <w:r>
              <w:rPr>
                <w:lang w:val="en-US"/>
              </w:rPr>
              <w:t>product</w:t>
            </w:r>
            <w:r>
              <w:t>\</w:t>
            </w:r>
            <w:r>
              <w:rPr>
                <w:lang w:val="en-US"/>
              </w:rPr>
              <w:t>KTRU</w:t>
            </w:r>
            <w:r>
              <w:t>)</w:t>
            </w:r>
          </w:p>
          <w:p w14:paraId="3EB1A466" w14:textId="2783601E" w:rsidR="00056C63" w:rsidRPr="005B698B" w:rsidRDefault="00056C63" w:rsidP="00056C63">
            <w:pPr>
              <w:pStyle w:val="ad"/>
              <w:jc w:val="left"/>
            </w:pPr>
            <w:r>
              <w:t>2)Если принимается проект изменения (ВСРЗ)</w:t>
            </w:r>
            <w:r w:rsidRPr="00226F65">
              <w:t xml:space="preserve"> </w:t>
            </w:r>
            <w:r>
              <w:t>или изменение (РМИС) существующих сведений о контракте, где указан классификатор ОКДП, то в изменении должен быть указан классификатор ОКПД2.</w:t>
            </w:r>
          </w:p>
        </w:tc>
        <w:tc>
          <w:tcPr>
            <w:tcW w:w="1343" w:type="pct"/>
            <w:gridSpan w:val="2"/>
          </w:tcPr>
          <w:p w14:paraId="77686399" w14:textId="77777777" w:rsidR="00056C63" w:rsidRDefault="00056C63" w:rsidP="00056C63">
            <w:pPr>
              <w:pStyle w:val="ad"/>
              <w:jc w:val="left"/>
            </w:pPr>
            <w:r>
              <w:rPr>
                <w:color w:val="1F497D"/>
              </w:rPr>
              <w:t>1) Если принимается проект новых сведений о контракте (ВСРЗ) или новые сведения о контракте (РМИС),</w:t>
            </w:r>
          </w:p>
          <w:p w14:paraId="7AC1D62C" w14:textId="6C25F414" w:rsidR="00056C63" w:rsidRDefault="00056C63" w:rsidP="00056C63">
            <w:pPr>
              <w:pStyle w:val="ad"/>
              <w:jc w:val="left"/>
            </w:pPr>
            <w:r>
              <w:t>то в принимаемых документах должен быть указан классификатор ОКПД2</w:t>
            </w:r>
            <w:r w:rsidDel="00F350BF">
              <w:t xml:space="preserve"> </w:t>
            </w:r>
            <w:r w:rsidRPr="00E02110">
              <w:t>(</w:t>
            </w:r>
            <w:r w:rsidRPr="003B3B5F">
              <w:rPr>
                <w:lang w:val="en-US"/>
              </w:rPr>
              <w:t>products</w:t>
            </w:r>
            <w:r w:rsidRPr="00E02110">
              <w:t>\</w:t>
            </w:r>
            <w:r>
              <w:rPr>
                <w:lang w:val="en-US"/>
              </w:rPr>
              <w:t>product</w:t>
            </w:r>
            <w:r>
              <w:t>\</w:t>
            </w:r>
            <w:r>
              <w:rPr>
                <w:lang w:val="en-US"/>
              </w:rPr>
              <w:t>OKPD</w:t>
            </w:r>
            <w:r>
              <w:t xml:space="preserve">2) или КТРУ </w:t>
            </w:r>
            <w:r w:rsidRPr="00E02110">
              <w:t>(</w:t>
            </w:r>
            <w:r w:rsidRPr="003B3B5F">
              <w:rPr>
                <w:lang w:val="en-US"/>
              </w:rPr>
              <w:t>products</w:t>
            </w:r>
            <w:r w:rsidRPr="00E02110">
              <w:t>\</w:t>
            </w:r>
            <w:r>
              <w:rPr>
                <w:lang w:val="en-US"/>
              </w:rPr>
              <w:t>product</w:t>
            </w:r>
            <w:r>
              <w:t>\</w:t>
            </w:r>
            <w:r>
              <w:rPr>
                <w:lang w:val="en-US"/>
              </w:rPr>
              <w:t>KTRU</w:t>
            </w:r>
            <w:r>
              <w:t>)</w:t>
            </w:r>
          </w:p>
          <w:p w14:paraId="4794FBAC" w14:textId="3E8F2562" w:rsidR="00056C63" w:rsidRDefault="00056C63" w:rsidP="00056C63">
            <w:pPr>
              <w:pStyle w:val="ad"/>
              <w:numPr>
                <w:ilvl w:val="0"/>
                <w:numId w:val="154"/>
              </w:numPr>
              <w:jc w:val="left"/>
            </w:pPr>
            <w:r>
              <w:t>Если принимается проект изменения (ВСРЗ) или изменение (РМИС) существующих сведений о контракте, где указан классификатор ОКДП, то в изменении должен быть указан классификатор ОКПД2.</w:t>
            </w:r>
          </w:p>
          <w:p w14:paraId="3FFCBF70" w14:textId="3FAC3058" w:rsidR="00056C63" w:rsidRPr="005B698B" w:rsidRDefault="00056C63" w:rsidP="00056C63">
            <w:pPr>
              <w:pStyle w:val="ad"/>
              <w:jc w:val="left"/>
            </w:pPr>
          </w:p>
        </w:tc>
      </w:tr>
      <w:tr w:rsidR="00056C63" w:rsidRPr="00961F08" w14:paraId="43F1F854" w14:textId="77777777" w:rsidTr="00AA184A">
        <w:trPr>
          <w:trHeight w:val="348"/>
        </w:trPr>
        <w:tc>
          <w:tcPr>
            <w:tcW w:w="815" w:type="pct"/>
          </w:tcPr>
          <w:p w14:paraId="355FA19E" w14:textId="10493F0E" w:rsidR="00056C63" w:rsidRPr="007447AA" w:rsidRDefault="00056C63" w:rsidP="00056C63">
            <w:pPr>
              <w:pStyle w:val="ad"/>
              <w:jc w:val="left"/>
            </w:pPr>
            <w:r w:rsidRPr="00961F08">
              <w:t>РК_ИК_0263</w:t>
            </w:r>
          </w:p>
        </w:tc>
        <w:tc>
          <w:tcPr>
            <w:tcW w:w="238" w:type="pct"/>
            <w:gridSpan w:val="2"/>
          </w:tcPr>
          <w:p w14:paraId="30C7FB79" w14:textId="77777777" w:rsidR="00056C63" w:rsidRDefault="00056C63" w:rsidP="00056C63">
            <w:pPr>
              <w:pStyle w:val="ad"/>
              <w:jc w:val="left"/>
            </w:pPr>
          </w:p>
        </w:tc>
        <w:tc>
          <w:tcPr>
            <w:tcW w:w="1078" w:type="pct"/>
            <w:gridSpan w:val="3"/>
          </w:tcPr>
          <w:p w14:paraId="030718F8" w14:textId="2E733320" w:rsidR="00056C63" w:rsidRPr="00CD4C87" w:rsidRDefault="00056C63" w:rsidP="00056C63">
            <w:pPr>
              <w:pStyle w:val="ad"/>
              <w:jc w:val="left"/>
            </w:pPr>
            <w:r w:rsidRPr="00961F08">
              <w:t>«Наименование объекта закупки в соответствии с контрактом» (products/product/name)</w:t>
            </w:r>
          </w:p>
        </w:tc>
        <w:tc>
          <w:tcPr>
            <w:tcW w:w="1526" w:type="pct"/>
            <w:gridSpan w:val="4"/>
          </w:tcPr>
          <w:p w14:paraId="42558490" w14:textId="5861384F" w:rsidR="001F2527" w:rsidRDefault="00056C63" w:rsidP="00056C63">
            <w:pPr>
              <w:pStyle w:val="ad"/>
              <w:jc w:val="left"/>
            </w:pPr>
            <w:r>
              <w:t xml:space="preserve">Поле </w:t>
            </w:r>
            <w:r w:rsidRPr="00961F08">
              <w:t>«Наименование объекта закупки в соответствии с контрактом» (products/product/name)</w:t>
            </w:r>
            <w:r>
              <w:t xml:space="preserve"> обязательно для заполнения</w:t>
            </w:r>
          </w:p>
        </w:tc>
        <w:tc>
          <w:tcPr>
            <w:tcW w:w="1343" w:type="pct"/>
            <w:gridSpan w:val="2"/>
          </w:tcPr>
          <w:p w14:paraId="65CB5111" w14:textId="12FDE43D" w:rsidR="00056C63" w:rsidRPr="00961F08" w:rsidRDefault="00056C63" w:rsidP="00056C63">
            <w:pPr>
              <w:pStyle w:val="ad"/>
              <w:jc w:val="left"/>
            </w:pPr>
            <w:r>
              <w:t xml:space="preserve">Поле </w:t>
            </w:r>
            <w:r w:rsidRPr="00961F08">
              <w:t>«Наименование объекта закупки в соответствии с контрактом» (products/product/name)</w:t>
            </w:r>
            <w:r>
              <w:t xml:space="preserve"> обязательно для заполнения. Поле</w:t>
            </w:r>
            <w:r w:rsidRPr="00961F08">
              <w:t xml:space="preserve"> </w:t>
            </w:r>
            <w:r>
              <w:t>не</w:t>
            </w:r>
            <w:r w:rsidRPr="00961F08">
              <w:t xml:space="preserve"> </w:t>
            </w:r>
            <w:r>
              <w:t>заполнено</w:t>
            </w:r>
            <w:r w:rsidRPr="00961F08">
              <w:t xml:space="preserve"> </w:t>
            </w:r>
            <w:r>
              <w:t>для</w:t>
            </w:r>
            <w:r w:rsidRPr="00961F08">
              <w:t xml:space="preserve"> </w:t>
            </w:r>
            <w:r>
              <w:t>позици</w:t>
            </w:r>
            <w:r w:rsidRPr="00961F08">
              <w:t xml:space="preserve"> </w:t>
            </w:r>
            <w:r>
              <w:t>с</w:t>
            </w:r>
            <w:r w:rsidRPr="00961F08">
              <w:t xml:space="preserve"> </w:t>
            </w:r>
            <w:r>
              <w:t>кодом</w:t>
            </w:r>
            <w:r w:rsidRPr="00961F08">
              <w:t xml:space="preserve"> </w:t>
            </w:r>
            <w:r>
              <w:t xml:space="preserve">по КТРУ/ОКПД2 </w:t>
            </w:r>
            <w:r w:rsidRPr="00961F08">
              <w:t>&lt;</w:t>
            </w:r>
            <w:r w:rsidRPr="00961F08">
              <w:rPr>
                <w:lang w:val="en-US"/>
              </w:rPr>
              <w:t>products</w:t>
            </w:r>
            <w:r w:rsidRPr="00961F08">
              <w:t>/</w:t>
            </w:r>
            <w:r w:rsidRPr="00961F08">
              <w:rPr>
                <w:lang w:val="en-US"/>
              </w:rPr>
              <w:t>product</w:t>
            </w:r>
            <w:r w:rsidRPr="00961F08">
              <w:t>/</w:t>
            </w:r>
            <w:r w:rsidRPr="00961F08">
              <w:rPr>
                <w:lang w:val="en-US"/>
              </w:rPr>
              <w:t>OKPD</w:t>
            </w:r>
            <w:r w:rsidRPr="00961F08">
              <w:t>2/</w:t>
            </w:r>
            <w:r w:rsidRPr="00961F08">
              <w:rPr>
                <w:lang w:val="en-US"/>
              </w:rPr>
              <w:t>code</w:t>
            </w:r>
            <w:r w:rsidRPr="00961F08">
              <w:t xml:space="preserve"> </w:t>
            </w:r>
            <w:r>
              <w:t>ИЛИ</w:t>
            </w:r>
            <w:r w:rsidRPr="00961F08">
              <w:t xml:space="preserve">  </w:t>
            </w:r>
            <w:r w:rsidRPr="00961F08">
              <w:rPr>
                <w:lang w:val="en-US"/>
              </w:rPr>
              <w:t>products</w:t>
            </w:r>
            <w:r w:rsidRPr="00961F08">
              <w:t>/</w:t>
            </w:r>
            <w:r w:rsidRPr="00961F08">
              <w:rPr>
                <w:lang w:val="en-US"/>
              </w:rPr>
              <w:t>product</w:t>
            </w:r>
            <w:r w:rsidRPr="00961F08">
              <w:t>/</w:t>
            </w:r>
            <w:r w:rsidRPr="00961F08">
              <w:rPr>
                <w:lang w:val="en-US"/>
              </w:rPr>
              <w:t>KTRU</w:t>
            </w:r>
            <w:r w:rsidRPr="00961F08">
              <w:t>/</w:t>
            </w:r>
            <w:r w:rsidRPr="00961F08">
              <w:rPr>
                <w:lang w:val="en-US"/>
              </w:rPr>
              <w:t>code</w:t>
            </w:r>
            <w:r w:rsidRPr="00961F08">
              <w:t xml:space="preserve">&gt; </w:t>
            </w:r>
          </w:p>
        </w:tc>
      </w:tr>
      <w:tr w:rsidR="00056C63" w:rsidRPr="0013662B" w14:paraId="4DBBC702" w14:textId="77777777" w:rsidTr="00AA184A">
        <w:trPr>
          <w:trHeight w:val="348"/>
        </w:trPr>
        <w:tc>
          <w:tcPr>
            <w:tcW w:w="815" w:type="pct"/>
          </w:tcPr>
          <w:p w14:paraId="26C3E215" w14:textId="71A13EA0" w:rsidR="00056C63" w:rsidRDefault="00056C63" w:rsidP="00056C63">
            <w:pPr>
              <w:pStyle w:val="ad"/>
              <w:jc w:val="left"/>
            </w:pPr>
            <w:r w:rsidRPr="007447AA">
              <w:t>РК_ИК_0155</w:t>
            </w:r>
          </w:p>
        </w:tc>
        <w:tc>
          <w:tcPr>
            <w:tcW w:w="238" w:type="pct"/>
            <w:gridSpan w:val="2"/>
          </w:tcPr>
          <w:p w14:paraId="43C504DD" w14:textId="77777777" w:rsidR="00056C63" w:rsidRDefault="00056C63" w:rsidP="00056C63">
            <w:pPr>
              <w:pStyle w:val="ad"/>
              <w:jc w:val="left"/>
            </w:pPr>
          </w:p>
        </w:tc>
        <w:tc>
          <w:tcPr>
            <w:tcW w:w="1078" w:type="pct"/>
            <w:gridSpan w:val="3"/>
          </w:tcPr>
          <w:p w14:paraId="785865D4" w14:textId="321149BC" w:rsidR="00056C63" w:rsidRDefault="00056C63" w:rsidP="00056C63">
            <w:pPr>
              <w:pStyle w:val="ad"/>
              <w:jc w:val="left"/>
            </w:pPr>
            <w:r w:rsidRPr="00CD4C87">
              <w:t>Единица</w:t>
            </w:r>
            <w:r w:rsidRPr="00CD4C87">
              <w:rPr>
                <w:lang w:val="en-US"/>
              </w:rPr>
              <w:t xml:space="preserve"> </w:t>
            </w:r>
            <w:r w:rsidRPr="00CD4C87">
              <w:t>измерения</w:t>
            </w:r>
            <w:r w:rsidRPr="00CD4C87">
              <w:rPr>
                <w:lang w:val="en-US"/>
              </w:rPr>
              <w:t xml:space="preserve"> (</w:t>
            </w:r>
            <w:r w:rsidRPr="003B3B5F">
              <w:rPr>
                <w:lang w:val="en-US"/>
              </w:rPr>
              <w:t>products</w:t>
            </w:r>
            <w:r>
              <w:t>/</w:t>
            </w:r>
            <w:r>
              <w:rPr>
                <w:lang w:val="en-US"/>
              </w:rPr>
              <w:t>product</w:t>
            </w:r>
            <w:r w:rsidRPr="00411D2D">
              <w:rPr>
                <w:lang w:val="en-US"/>
              </w:rPr>
              <w:t>/</w:t>
            </w:r>
            <w:r w:rsidRPr="00CD4C87">
              <w:rPr>
                <w:lang w:val="en-US"/>
              </w:rPr>
              <w:t>OKEI</w:t>
            </w:r>
            <w:r w:rsidRPr="00644B43">
              <w:rPr>
                <w:lang w:val="en-US"/>
              </w:rPr>
              <w:t>/</w:t>
            </w:r>
            <w:r w:rsidRPr="00CD4C87">
              <w:rPr>
                <w:lang w:val="en-US"/>
              </w:rPr>
              <w:t>)</w:t>
            </w:r>
          </w:p>
        </w:tc>
        <w:tc>
          <w:tcPr>
            <w:tcW w:w="1526" w:type="pct"/>
            <w:gridSpan w:val="4"/>
          </w:tcPr>
          <w:p w14:paraId="338051C3" w14:textId="6FB9CEC9" w:rsidR="00056C63" w:rsidRDefault="00056C63" w:rsidP="00056C63">
            <w:pPr>
              <w:pStyle w:val="ad"/>
              <w:jc w:val="left"/>
            </w:pPr>
            <w:r>
              <w:t>Если заполнен блок «Классификация по ОКПД2» (</w:t>
            </w:r>
            <w:r w:rsidRPr="003B3B5F">
              <w:rPr>
                <w:lang w:val="en-US"/>
              </w:rPr>
              <w:t>products</w:t>
            </w:r>
            <w:r>
              <w:t>/</w:t>
            </w:r>
            <w:r>
              <w:rPr>
                <w:lang w:val="en-US"/>
              </w:rPr>
              <w:t>product</w:t>
            </w:r>
            <w:r w:rsidRPr="00411D2D">
              <w:t>/</w:t>
            </w:r>
            <w:r>
              <w:t xml:space="preserve">OKPD2), то </w:t>
            </w:r>
          </w:p>
          <w:p w14:paraId="5CCD744A" w14:textId="77777777" w:rsidR="00056C63" w:rsidRDefault="00056C63" w:rsidP="00056C63">
            <w:pPr>
              <w:pStyle w:val="ad"/>
              <w:jc w:val="left"/>
            </w:pPr>
          </w:p>
          <w:p w14:paraId="50F31B8A" w14:textId="463EDA53" w:rsidR="00056C63" w:rsidRDefault="00056C63" w:rsidP="00056C63">
            <w:pPr>
              <w:pStyle w:val="ad"/>
              <w:numPr>
                <w:ilvl w:val="0"/>
                <w:numId w:val="154"/>
              </w:numPr>
              <w:jc w:val="left"/>
            </w:pPr>
            <w:r>
              <w:t>Если новые сведения о контракте, то</w:t>
            </w:r>
          </w:p>
          <w:p w14:paraId="1974631D" w14:textId="77777777" w:rsidR="00056C63" w:rsidRDefault="00056C63" w:rsidP="00056C63">
            <w:pPr>
              <w:pStyle w:val="ad"/>
              <w:jc w:val="left"/>
            </w:pPr>
          </w:p>
          <w:p w14:paraId="210B0B2E" w14:textId="77777777" w:rsidR="00056C63" w:rsidRDefault="00056C63" w:rsidP="00056C63">
            <w:pPr>
              <w:pStyle w:val="ad"/>
              <w:jc w:val="left"/>
            </w:pPr>
            <w:r>
              <w:t>контролируется обязательность заполнения блока и наличие актуального значения в классификаторе ОКЕИ.</w:t>
            </w:r>
          </w:p>
          <w:p w14:paraId="3FB8ADAA" w14:textId="77777777" w:rsidR="00056C63" w:rsidRDefault="00056C63" w:rsidP="00056C63">
            <w:pPr>
              <w:pStyle w:val="ad"/>
              <w:jc w:val="left"/>
            </w:pPr>
          </w:p>
          <w:p w14:paraId="2AEB3750" w14:textId="744A6BCE" w:rsidR="00056C63" w:rsidRDefault="00056C63" w:rsidP="00056C63">
            <w:pPr>
              <w:pStyle w:val="ad"/>
              <w:numPr>
                <w:ilvl w:val="0"/>
                <w:numId w:val="154"/>
              </w:numPr>
              <w:jc w:val="left"/>
            </w:pPr>
            <w:r>
              <w:t>Если изменение существующих сведений контракте, то</w:t>
            </w:r>
          </w:p>
          <w:p w14:paraId="1CB5C8C3" w14:textId="77777777" w:rsidR="00056C63" w:rsidRDefault="00056C63" w:rsidP="00056C63">
            <w:pPr>
              <w:pStyle w:val="ad"/>
              <w:jc w:val="left"/>
            </w:pPr>
          </w:p>
          <w:p w14:paraId="04E3AC5F" w14:textId="06F5618F" w:rsidR="00056C63" w:rsidRDefault="00056C63" w:rsidP="00056C63">
            <w:pPr>
              <w:pStyle w:val="ad"/>
              <w:jc w:val="left"/>
            </w:pPr>
            <w:r>
              <w:t>контролируется обязательность заполнения блока и наличие значения в любом статусе в классификаторе ОКЕИ.</w:t>
            </w:r>
          </w:p>
          <w:p w14:paraId="2D586F96" w14:textId="14C53F50" w:rsidR="00056C63" w:rsidRDefault="00056C63" w:rsidP="00056C63">
            <w:pPr>
              <w:pStyle w:val="ad"/>
              <w:jc w:val="left"/>
            </w:pPr>
          </w:p>
          <w:p w14:paraId="72476428" w14:textId="2A673576" w:rsidR="00056C63" w:rsidRDefault="00056C63" w:rsidP="00056C63">
            <w:pPr>
              <w:pStyle w:val="ad"/>
              <w:jc w:val="left"/>
            </w:pPr>
            <w:r>
              <w:t xml:space="preserve">В обоих случаях код не должен быть временным (для него не должен быть установлен признак «Является временной» см. доработку </w:t>
            </w:r>
            <w:r w:rsidRPr="00374466">
              <w:t>FCSNF-6455</w:t>
            </w:r>
            <w:r>
              <w:t>)</w:t>
            </w:r>
          </w:p>
        </w:tc>
        <w:tc>
          <w:tcPr>
            <w:tcW w:w="1343" w:type="pct"/>
            <w:gridSpan w:val="2"/>
          </w:tcPr>
          <w:p w14:paraId="37DA5355" w14:textId="0EF31513" w:rsidR="00056C63" w:rsidRDefault="00056C63" w:rsidP="00056C63">
            <w:pPr>
              <w:pStyle w:val="ad"/>
              <w:jc w:val="left"/>
            </w:pPr>
            <w:r>
              <w:lastRenderedPageBreak/>
              <w:t>В случае, если заполнен блок «Классификация по ОКПД2» (</w:t>
            </w:r>
            <w:r w:rsidRPr="003B3B5F">
              <w:rPr>
                <w:lang w:val="en-US"/>
              </w:rPr>
              <w:t>products</w:t>
            </w:r>
            <w:r>
              <w:t>/</w:t>
            </w:r>
            <w:r>
              <w:rPr>
                <w:lang w:val="en-US"/>
              </w:rPr>
              <w:t>product</w:t>
            </w:r>
            <w:r w:rsidRPr="00834A5D">
              <w:t>/</w:t>
            </w:r>
            <w:r>
              <w:t>OKPD2),</w:t>
            </w:r>
            <w:r w:rsidRPr="00834A5D">
              <w:t xml:space="preserve"> </w:t>
            </w:r>
            <w:r>
              <w:t>то должен быть заполнен блок «</w:t>
            </w:r>
            <w:r w:rsidRPr="00CD4C87">
              <w:t>Единица</w:t>
            </w:r>
            <w:r w:rsidRPr="00834A5D">
              <w:t xml:space="preserve"> </w:t>
            </w:r>
            <w:r w:rsidRPr="00CD4C87">
              <w:t>измерения</w:t>
            </w:r>
            <w:r w:rsidRPr="00834A5D">
              <w:t xml:space="preserve"> </w:t>
            </w:r>
            <w:r>
              <w:t>«</w:t>
            </w:r>
            <w:r w:rsidRPr="00834A5D">
              <w:t>(</w:t>
            </w:r>
            <w:r w:rsidRPr="003B3B5F">
              <w:rPr>
                <w:lang w:val="en-US"/>
              </w:rPr>
              <w:t>products</w:t>
            </w:r>
            <w:r>
              <w:t>/</w:t>
            </w:r>
            <w:r>
              <w:rPr>
                <w:lang w:val="en-US"/>
              </w:rPr>
              <w:t>product</w:t>
            </w:r>
            <w:r w:rsidRPr="00411D2D">
              <w:t>/</w:t>
            </w:r>
            <w:r w:rsidRPr="00CD4C87">
              <w:rPr>
                <w:lang w:val="en-US"/>
              </w:rPr>
              <w:t>OKEI</w:t>
            </w:r>
            <w:r w:rsidRPr="00834A5D">
              <w:lastRenderedPageBreak/>
              <w:t>/)</w:t>
            </w:r>
            <w:r>
              <w:t xml:space="preserve"> и код единицы должен содержаться в справочнике ОКЕИ ЕИС (и не являться временным)</w:t>
            </w:r>
          </w:p>
        </w:tc>
      </w:tr>
      <w:tr w:rsidR="00056C63" w:rsidRPr="0013662B" w14:paraId="1E169750" w14:textId="77777777" w:rsidTr="00AA184A">
        <w:trPr>
          <w:trHeight w:val="348"/>
        </w:trPr>
        <w:tc>
          <w:tcPr>
            <w:tcW w:w="815" w:type="pct"/>
          </w:tcPr>
          <w:p w14:paraId="6CC2AA37" w14:textId="4E9C274E" w:rsidR="00056C63" w:rsidRDefault="00056C63" w:rsidP="00056C63">
            <w:pPr>
              <w:pStyle w:val="ad"/>
              <w:jc w:val="left"/>
            </w:pPr>
            <w:r w:rsidRPr="007447AA">
              <w:lastRenderedPageBreak/>
              <w:t>РК_ИК_01</w:t>
            </w:r>
            <w:r>
              <w:t>97</w:t>
            </w:r>
          </w:p>
        </w:tc>
        <w:tc>
          <w:tcPr>
            <w:tcW w:w="238" w:type="pct"/>
            <w:gridSpan w:val="2"/>
          </w:tcPr>
          <w:p w14:paraId="0308E92F" w14:textId="77777777" w:rsidR="00056C63" w:rsidRDefault="00056C63" w:rsidP="00056C63">
            <w:pPr>
              <w:pStyle w:val="ad"/>
              <w:jc w:val="left"/>
            </w:pPr>
          </w:p>
        </w:tc>
        <w:tc>
          <w:tcPr>
            <w:tcW w:w="1078" w:type="pct"/>
            <w:gridSpan w:val="3"/>
          </w:tcPr>
          <w:p w14:paraId="07E66474" w14:textId="2A438875" w:rsidR="00056C63" w:rsidRDefault="00056C63" w:rsidP="00056C63">
            <w:pPr>
              <w:pStyle w:val="ad"/>
              <w:jc w:val="left"/>
            </w:pPr>
            <w:r w:rsidRPr="00CD4C87">
              <w:t>Единица</w:t>
            </w:r>
            <w:r w:rsidRPr="00CD4C87">
              <w:rPr>
                <w:lang w:val="en-US"/>
              </w:rPr>
              <w:t xml:space="preserve"> </w:t>
            </w:r>
            <w:r w:rsidRPr="00CD4C87">
              <w:t>измерения</w:t>
            </w:r>
            <w:r w:rsidRPr="00CD4C87">
              <w:rPr>
                <w:lang w:val="en-US"/>
              </w:rPr>
              <w:t xml:space="preserve"> (</w:t>
            </w:r>
            <w:r w:rsidRPr="003B3B5F">
              <w:rPr>
                <w:lang w:val="en-US"/>
              </w:rPr>
              <w:t>products</w:t>
            </w:r>
            <w:r>
              <w:t>/</w:t>
            </w:r>
            <w:r>
              <w:rPr>
                <w:lang w:val="en-US"/>
              </w:rPr>
              <w:t>product</w:t>
            </w:r>
            <w:r w:rsidRPr="00411D2D">
              <w:rPr>
                <w:lang w:val="en-US"/>
              </w:rPr>
              <w:t>/</w:t>
            </w:r>
            <w:r w:rsidRPr="00CD4C87">
              <w:rPr>
                <w:lang w:val="en-US"/>
              </w:rPr>
              <w:t>OKEI</w:t>
            </w:r>
            <w:r w:rsidRPr="00644B43">
              <w:rPr>
                <w:lang w:val="en-US"/>
              </w:rPr>
              <w:t>/</w:t>
            </w:r>
            <w:r w:rsidRPr="00CD4C87">
              <w:rPr>
                <w:lang w:val="en-US"/>
              </w:rPr>
              <w:t>)</w:t>
            </w:r>
          </w:p>
        </w:tc>
        <w:tc>
          <w:tcPr>
            <w:tcW w:w="1526" w:type="pct"/>
            <w:gridSpan w:val="4"/>
          </w:tcPr>
          <w:p w14:paraId="500C54F1" w14:textId="59671B94" w:rsidR="00056C63" w:rsidRDefault="00056C63" w:rsidP="00056C63">
            <w:pPr>
              <w:pStyle w:val="ad"/>
              <w:jc w:val="left"/>
            </w:pPr>
            <w:r>
              <w:t xml:space="preserve">Если выполняются условия, изложенные в п. 2 доработки </w:t>
            </w:r>
            <w:r w:rsidRPr="00D622CD">
              <w:t>FCSNF-6203 РК. Лекарства. Ограничение единиц</w:t>
            </w:r>
            <w:r>
              <w:t xml:space="preserve"> измерения (приказ МЗ 870н), то выполняется контроль:</w:t>
            </w:r>
          </w:p>
          <w:p w14:paraId="2F0D0148" w14:textId="719BBB2E" w:rsidR="00056C63" w:rsidRDefault="00056C63" w:rsidP="00056C63">
            <w:pPr>
              <w:pStyle w:val="ad"/>
              <w:jc w:val="left"/>
            </w:pPr>
            <w:r>
              <w:t xml:space="preserve">Отличия от контроля </w:t>
            </w:r>
            <w:r w:rsidRPr="007447AA">
              <w:t>РК_ИК_0155</w:t>
            </w:r>
            <w:r>
              <w:t xml:space="preserve"> выделены </w:t>
            </w:r>
            <w:r w:rsidRPr="00681A96">
              <w:rPr>
                <w:highlight w:val="yellow"/>
              </w:rPr>
              <w:t>желтым</w:t>
            </w:r>
          </w:p>
          <w:p w14:paraId="23242B7A" w14:textId="77777777" w:rsidR="00056C63" w:rsidRDefault="00056C63" w:rsidP="00056C63">
            <w:pPr>
              <w:pStyle w:val="ad"/>
              <w:jc w:val="left"/>
            </w:pPr>
          </w:p>
          <w:p w14:paraId="2CA86859" w14:textId="1C9DD725" w:rsidR="00056C63" w:rsidRDefault="00056C63" w:rsidP="00056C63">
            <w:pPr>
              <w:pStyle w:val="ad"/>
              <w:jc w:val="left"/>
            </w:pPr>
            <w:r>
              <w:t>Если заполнен блок «Классификация по ОКПД2» (</w:t>
            </w:r>
            <w:r w:rsidRPr="003B3B5F">
              <w:rPr>
                <w:lang w:val="en-US"/>
              </w:rPr>
              <w:t>products</w:t>
            </w:r>
            <w:r>
              <w:t>/</w:t>
            </w:r>
            <w:r>
              <w:rPr>
                <w:lang w:val="en-US"/>
              </w:rPr>
              <w:t>product</w:t>
            </w:r>
            <w:r w:rsidRPr="00411D2D">
              <w:t>/</w:t>
            </w:r>
            <w:r>
              <w:t xml:space="preserve">OKPD2), то </w:t>
            </w:r>
          </w:p>
          <w:p w14:paraId="53B7DD43" w14:textId="77777777" w:rsidR="00056C63" w:rsidRDefault="00056C63" w:rsidP="00056C63">
            <w:pPr>
              <w:pStyle w:val="ad"/>
              <w:jc w:val="left"/>
            </w:pPr>
          </w:p>
          <w:p w14:paraId="4FB0341C" w14:textId="6E5373C4" w:rsidR="00056C63" w:rsidRDefault="00056C63" w:rsidP="00056C63">
            <w:pPr>
              <w:pStyle w:val="ad"/>
              <w:numPr>
                <w:ilvl w:val="0"/>
                <w:numId w:val="154"/>
              </w:numPr>
              <w:jc w:val="left"/>
            </w:pPr>
            <w:r>
              <w:t>Если новые сведения о контракте, то</w:t>
            </w:r>
          </w:p>
          <w:p w14:paraId="35CBF362" w14:textId="77777777" w:rsidR="00056C63" w:rsidRDefault="00056C63" w:rsidP="00056C63">
            <w:pPr>
              <w:pStyle w:val="ad"/>
              <w:jc w:val="left"/>
            </w:pPr>
          </w:p>
          <w:p w14:paraId="6C44CEF1" w14:textId="77777777" w:rsidR="00056C63" w:rsidRDefault="00056C63" w:rsidP="00056C63">
            <w:pPr>
              <w:pStyle w:val="ad"/>
              <w:jc w:val="left"/>
            </w:pPr>
            <w:r>
              <w:t>контролируется обязательность заполнения блока и наличие актуального значения в классификаторе ОКЕИ.</w:t>
            </w:r>
          </w:p>
          <w:p w14:paraId="26C3D350" w14:textId="77777777" w:rsidR="00056C63" w:rsidRDefault="00056C63" w:rsidP="00056C63">
            <w:pPr>
              <w:pStyle w:val="ad"/>
              <w:jc w:val="left"/>
            </w:pPr>
          </w:p>
          <w:p w14:paraId="418E5CEF" w14:textId="128D116E" w:rsidR="00056C63" w:rsidRDefault="00056C63" w:rsidP="00056C63">
            <w:pPr>
              <w:pStyle w:val="ad"/>
              <w:numPr>
                <w:ilvl w:val="0"/>
                <w:numId w:val="154"/>
              </w:numPr>
              <w:jc w:val="left"/>
            </w:pPr>
            <w:r>
              <w:lastRenderedPageBreak/>
              <w:t>Если изменение существующих сведений контракте, то</w:t>
            </w:r>
          </w:p>
          <w:p w14:paraId="0D90117F" w14:textId="77777777" w:rsidR="00056C63" w:rsidRDefault="00056C63" w:rsidP="00056C63">
            <w:pPr>
              <w:pStyle w:val="ad"/>
              <w:jc w:val="left"/>
            </w:pPr>
          </w:p>
          <w:p w14:paraId="6AFBF25A" w14:textId="48E259BD" w:rsidR="00056C63" w:rsidRDefault="00056C63" w:rsidP="00056C63">
            <w:pPr>
              <w:pStyle w:val="ad"/>
              <w:jc w:val="left"/>
            </w:pPr>
            <w:r>
              <w:t>контролируется обязательность заполнения блока и наличие значения в любом статусе в классификаторе ОКЕИ</w:t>
            </w:r>
            <w:r w:rsidRPr="002F7F3A">
              <w:t xml:space="preserve"> </w:t>
            </w:r>
            <w:r w:rsidRPr="00681A96">
              <w:rPr>
                <w:highlight w:val="yellow"/>
              </w:rPr>
              <w:t>(либо в справочнике «Единицы измерения потребительских единиц измерения лекарственных препа-ратов по ОКЕИ</w:t>
            </w:r>
            <w:r>
              <w:rPr>
                <w:highlight w:val="yellow"/>
              </w:rPr>
              <w:t>»</w:t>
            </w:r>
            <w:r w:rsidRPr="00681A96">
              <w:rPr>
                <w:highlight w:val="yellow"/>
              </w:rPr>
              <w:t xml:space="preserve"> (nsiDrugOKEI) в случае если в принимаемом пакете заполнен блок «Сведения об объекте закупки в том случае, когда объектом закупки является лекарственный препарат» (drugPurchaseObjectInfo)).</w:t>
            </w:r>
          </w:p>
          <w:p w14:paraId="5E8D4FE5" w14:textId="77777777" w:rsidR="00056C63" w:rsidRDefault="00056C63" w:rsidP="00056C63">
            <w:pPr>
              <w:pStyle w:val="ad"/>
              <w:jc w:val="left"/>
            </w:pPr>
          </w:p>
          <w:p w14:paraId="4A61BFFE" w14:textId="1CA5B357" w:rsidR="00056C63" w:rsidRDefault="00056C63" w:rsidP="00056C63">
            <w:pPr>
              <w:pStyle w:val="ad"/>
              <w:jc w:val="left"/>
            </w:pPr>
            <w:r>
              <w:t xml:space="preserve">В обоих случаях код не должен быть временным (для него не должен быть установлен признак «Является временной» см. доработку </w:t>
            </w:r>
            <w:r w:rsidRPr="00374466">
              <w:t>FCSNF-6455</w:t>
            </w:r>
            <w:r>
              <w:t>)</w:t>
            </w:r>
          </w:p>
        </w:tc>
        <w:tc>
          <w:tcPr>
            <w:tcW w:w="1343" w:type="pct"/>
            <w:gridSpan w:val="2"/>
          </w:tcPr>
          <w:p w14:paraId="230F5402" w14:textId="1465427E" w:rsidR="00056C63" w:rsidRDefault="00056C63" w:rsidP="00056C63">
            <w:pPr>
              <w:pStyle w:val="ad"/>
              <w:jc w:val="left"/>
            </w:pPr>
            <w:r>
              <w:lastRenderedPageBreak/>
              <w:t>В случае Если заполнен блок «Классификация по ОКПД2» (</w:t>
            </w:r>
            <w:r w:rsidRPr="003B3B5F">
              <w:rPr>
                <w:lang w:val="en-US"/>
              </w:rPr>
              <w:t>products</w:t>
            </w:r>
            <w:r>
              <w:t>/</w:t>
            </w:r>
            <w:r>
              <w:rPr>
                <w:lang w:val="en-US"/>
              </w:rPr>
              <w:t>product</w:t>
            </w:r>
            <w:r w:rsidRPr="00834A5D">
              <w:t>/</w:t>
            </w:r>
            <w:r>
              <w:t>OKPD2)</w:t>
            </w:r>
            <w:r w:rsidRPr="00834A5D">
              <w:t xml:space="preserve"> </w:t>
            </w:r>
            <w:r>
              <w:t>то должен быть заполнен блок «</w:t>
            </w:r>
            <w:r w:rsidRPr="00CD4C87">
              <w:t>Единица</w:t>
            </w:r>
            <w:r w:rsidRPr="00834A5D">
              <w:t xml:space="preserve"> </w:t>
            </w:r>
            <w:r w:rsidRPr="00CD4C87">
              <w:t>измерения</w:t>
            </w:r>
            <w:r w:rsidRPr="00834A5D">
              <w:t xml:space="preserve"> </w:t>
            </w:r>
            <w:r>
              <w:t>«</w:t>
            </w:r>
            <w:r w:rsidRPr="00834A5D">
              <w:t>(</w:t>
            </w:r>
            <w:r w:rsidRPr="003B3B5F">
              <w:rPr>
                <w:lang w:val="en-US"/>
              </w:rPr>
              <w:t>products</w:t>
            </w:r>
            <w:r w:rsidRPr="00E02110">
              <w:t>\</w:t>
            </w:r>
            <w:r>
              <w:rPr>
                <w:lang w:val="en-US"/>
              </w:rPr>
              <w:t>product</w:t>
            </w:r>
            <w:r w:rsidRPr="00411D2D">
              <w:t xml:space="preserve"> /</w:t>
            </w:r>
            <w:r w:rsidRPr="00CD4C87">
              <w:rPr>
                <w:lang w:val="en-US"/>
              </w:rPr>
              <w:t>OKEI</w:t>
            </w:r>
            <w:r w:rsidRPr="00834A5D">
              <w:t>/)</w:t>
            </w:r>
            <w:r>
              <w:t xml:space="preserve"> и код единицы должен содержаться в справочнике ОКЕИ ЕИС (и не являться временным) </w:t>
            </w:r>
            <w:r w:rsidRPr="002F7F3A">
              <w:t>(</w:t>
            </w:r>
            <w:r w:rsidRPr="00681A96">
              <w:rPr>
                <w:highlight w:val="yellow"/>
              </w:rPr>
              <w:t>либо в справочнике «Единицы измерения потребительских единиц измерения лекарственных препа-ратов по ОКЕИ</w:t>
            </w:r>
            <w:r>
              <w:rPr>
                <w:highlight w:val="yellow"/>
              </w:rPr>
              <w:t>»</w:t>
            </w:r>
            <w:r w:rsidRPr="00681A96">
              <w:rPr>
                <w:highlight w:val="yellow"/>
              </w:rPr>
              <w:t xml:space="preserve"> (nsiDrugOKEI) в случае если в принимаемом пакете заполнен блок «Сведения об объекте закупки в том случае, когда объектом закупки является лекарственный препарат» (drugPurchaseObjectInfo)).</w:t>
            </w:r>
          </w:p>
        </w:tc>
      </w:tr>
      <w:tr w:rsidR="00056C63" w:rsidRPr="0013662B" w14:paraId="187392A0" w14:textId="77777777" w:rsidTr="00AA184A">
        <w:trPr>
          <w:trHeight w:val="348"/>
        </w:trPr>
        <w:tc>
          <w:tcPr>
            <w:tcW w:w="815" w:type="pct"/>
          </w:tcPr>
          <w:p w14:paraId="52C4A74E" w14:textId="100D084A" w:rsidR="00056C63" w:rsidRDefault="00056C63" w:rsidP="00056C63">
            <w:pPr>
              <w:pStyle w:val="ad"/>
              <w:jc w:val="left"/>
            </w:pPr>
            <w:r w:rsidRPr="007447AA">
              <w:t>РК_ИК_015</w:t>
            </w:r>
            <w:r>
              <w:t>6</w:t>
            </w:r>
          </w:p>
        </w:tc>
        <w:tc>
          <w:tcPr>
            <w:tcW w:w="238" w:type="pct"/>
            <w:gridSpan w:val="2"/>
          </w:tcPr>
          <w:p w14:paraId="5D533912" w14:textId="77777777" w:rsidR="00056C63" w:rsidRDefault="00056C63" w:rsidP="00056C63">
            <w:pPr>
              <w:pStyle w:val="ad"/>
              <w:jc w:val="left"/>
            </w:pPr>
          </w:p>
        </w:tc>
        <w:tc>
          <w:tcPr>
            <w:tcW w:w="1078" w:type="pct"/>
            <w:gridSpan w:val="3"/>
          </w:tcPr>
          <w:p w14:paraId="5CC14A4B" w14:textId="728A6027" w:rsidR="00056C63" w:rsidRDefault="00056C63" w:rsidP="00056C63">
            <w:pPr>
              <w:pStyle w:val="ad"/>
              <w:jc w:val="left"/>
            </w:pPr>
            <w:r w:rsidRPr="00CD4C87">
              <w:t>Единица</w:t>
            </w:r>
            <w:r w:rsidRPr="00C35456">
              <w:rPr>
                <w:lang w:val="en-US"/>
              </w:rPr>
              <w:t xml:space="preserve"> </w:t>
            </w:r>
            <w:r w:rsidRPr="00CD4C87">
              <w:t>измерения</w:t>
            </w:r>
            <w:r w:rsidRPr="00C35456">
              <w:rPr>
                <w:lang w:val="en-US"/>
              </w:rPr>
              <w:t xml:space="preserve"> (</w:t>
            </w:r>
            <w:r w:rsidRPr="003B3B5F">
              <w:rPr>
                <w:lang w:val="en-US"/>
              </w:rPr>
              <w:t>products</w:t>
            </w:r>
            <w:r>
              <w:rPr>
                <w:lang w:val="uk-UA"/>
              </w:rPr>
              <w:t>/</w:t>
            </w:r>
            <w:r>
              <w:rPr>
                <w:lang w:val="en-US"/>
              </w:rPr>
              <w:t>product</w:t>
            </w:r>
            <w:r w:rsidRPr="00411D2D">
              <w:rPr>
                <w:lang w:val="en-US"/>
              </w:rPr>
              <w:t>/</w:t>
            </w:r>
            <w:r w:rsidRPr="00CD4C87">
              <w:rPr>
                <w:lang w:val="en-US"/>
              </w:rPr>
              <w:t>OKEI</w:t>
            </w:r>
            <w:r w:rsidRPr="00644B43">
              <w:rPr>
                <w:lang w:val="en-US"/>
              </w:rPr>
              <w:t>/</w:t>
            </w:r>
            <w:r w:rsidRPr="00C35456">
              <w:rPr>
                <w:lang w:val="en-US"/>
              </w:rPr>
              <w:t>)</w:t>
            </w:r>
          </w:p>
        </w:tc>
        <w:tc>
          <w:tcPr>
            <w:tcW w:w="1526" w:type="pct"/>
            <w:gridSpan w:val="4"/>
          </w:tcPr>
          <w:p w14:paraId="2FC5EC6E" w14:textId="288C6010" w:rsidR="00056C63" w:rsidRDefault="00056C63" w:rsidP="00056C63">
            <w:pPr>
              <w:pStyle w:val="ad"/>
              <w:jc w:val="left"/>
            </w:pPr>
            <w:r>
              <w:t>Если заполнен блок «Классификация по КТРУ» (KTRU), то:</w:t>
            </w:r>
          </w:p>
          <w:p w14:paraId="570C0BBB" w14:textId="5D6F363F" w:rsidR="00056C63" w:rsidRDefault="00056C63" w:rsidP="00056C63">
            <w:pPr>
              <w:pStyle w:val="ad"/>
              <w:jc w:val="left"/>
            </w:pPr>
            <w:r>
              <w:t>-если в справочнике nsiKTRU для данной позиции одна запись в блоке «Единицы измерения позиции КТРУ» (position/data/OKEIs), то если блок OKEI заполнен в принимаемом документе, то сохраняется это «ручное» значение (проверенное на присутствие в справочнике ОКЕИ с учетом актуальности в новых сведениях и без учета актуальности при изменении существующих), иначе автоматически подставляется значение OKEI из КТРУ.</w:t>
            </w:r>
          </w:p>
          <w:p w14:paraId="7E83C1CF" w14:textId="251A2225" w:rsidR="00056C63" w:rsidRDefault="00056C63" w:rsidP="00056C63">
            <w:pPr>
              <w:pStyle w:val="ad"/>
              <w:jc w:val="left"/>
            </w:pPr>
            <w:r>
              <w:lastRenderedPageBreak/>
              <w:t>-если в справочнике nsiKTRU для данной позиции несколько записей в блоке «Единицы измерения позиции КТРУ»или если в справочнике nsiKTRU для данной позиции нет записей в блоке «Единицы измерения позиции КТРУ», то контролируется обязательность заполнения блока и наличие значения в классификаторе ОКЕИ</w:t>
            </w:r>
          </w:p>
          <w:p w14:paraId="49F8B527" w14:textId="77777777" w:rsidR="00056C63" w:rsidRDefault="00056C63" w:rsidP="00056C63">
            <w:pPr>
              <w:pStyle w:val="ad"/>
              <w:jc w:val="left"/>
            </w:pPr>
          </w:p>
          <w:p w14:paraId="7E4C0884" w14:textId="02D2E93E" w:rsidR="00056C63" w:rsidRDefault="00056C63" w:rsidP="00056C63">
            <w:pPr>
              <w:pStyle w:val="ad"/>
              <w:jc w:val="left"/>
            </w:pPr>
            <w:r>
              <w:t xml:space="preserve">Коды ОКЕИ не должен быть временным (для него не должен быть установлен признак «Является временной» см. доработку </w:t>
            </w:r>
            <w:r w:rsidRPr="00374466">
              <w:t>FCSNF-6455</w:t>
            </w:r>
            <w:r>
              <w:t>)</w:t>
            </w:r>
          </w:p>
        </w:tc>
        <w:tc>
          <w:tcPr>
            <w:tcW w:w="1343" w:type="pct"/>
            <w:gridSpan w:val="2"/>
          </w:tcPr>
          <w:p w14:paraId="0E98B03E" w14:textId="7540ABE3" w:rsidR="00056C63" w:rsidRDefault="00056C63" w:rsidP="00056C63">
            <w:pPr>
              <w:pStyle w:val="ad"/>
              <w:jc w:val="left"/>
            </w:pPr>
            <w:r>
              <w:lastRenderedPageBreak/>
              <w:t>В случае если заполнен блок «Классификация по КТРУ» (KTRU), то:</w:t>
            </w:r>
          </w:p>
          <w:p w14:paraId="12ADF2A6" w14:textId="751C3F33" w:rsidR="00056C63" w:rsidRDefault="00056C63" w:rsidP="00056C63">
            <w:pPr>
              <w:pStyle w:val="ad"/>
              <w:jc w:val="left"/>
            </w:pPr>
            <w:r>
              <w:t>-если в справочнике nsiKTRU для данной позиции одна запись в блоке «Единицы измерения позиции КТРУ» (position/data/OKEIs), то если блок OKEI заполнен в принимаемом документе, то сохраняется это «ручное» значение (проверенное на присутствие состоянии в классификаторе ОКЕИ (и не являться временным)), иначе автоматически подставляется значение OKEI из КТРУ.</w:t>
            </w:r>
          </w:p>
          <w:p w14:paraId="36427FA8" w14:textId="51AAF781" w:rsidR="00056C63" w:rsidRDefault="00056C63" w:rsidP="00056C63">
            <w:pPr>
              <w:pStyle w:val="ad"/>
              <w:jc w:val="left"/>
            </w:pPr>
            <w:r>
              <w:t xml:space="preserve">-если в справочнике nsiKTRU для данной </w:t>
            </w:r>
            <w:r>
              <w:lastRenderedPageBreak/>
              <w:t>позиции несколько записей в блоке «Единицы измерения позиции КТРУ»,</w:t>
            </w:r>
          </w:p>
          <w:p w14:paraId="45EFB806" w14:textId="5D4C0FAC" w:rsidR="00056C63" w:rsidRDefault="00056C63" w:rsidP="00056C63">
            <w:pPr>
              <w:pStyle w:val="ad"/>
              <w:jc w:val="left"/>
            </w:pPr>
            <w:r>
              <w:t xml:space="preserve">или если в справочнике nsiKTRU для данной позиции нет записей в блоке «Единицы измерения позиции КТРУ», то должен быть заполнен блок </w:t>
            </w:r>
            <w:r>
              <w:rPr>
                <w:lang w:val="en-US"/>
              </w:rPr>
              <w:t>OKEI</w:t>
            </w:r>
            <w:r>
              <w:t xml:space="preserve"> и значения </w:t>
            </w:r>
            <w:r>
              <w:rPr>
                <w:lang w:val="en-US"/>
              </w:rPr>
              <w:t>OKEI</w:t>
            </w:r>
            <w:r>
              <w:rPr>
                <w:lang w:val="uk-UA"/>
              </w:rPr>
              <w:t>/</w:t>
            </w:r>
            <w:r>
              <w:rPr>
                <w:lang w:val="en-US"/>
              </w:rPr>
              <w:t>code</w:t>
            </w:r>
            <w:r w:rsidRPr="000C39EC">
              <w:t xml:space="preserve"> </w:t>
            </w:r>
            <w:r>
              <w:t>должно присутствовать в актуальном состоянии в классификаторе ОКЕИ</w:t>
            </w:r>
            <w:r w:rsidDel="000C39EC">
              <w:t xml:space="preserve"> </w:t>
            </w:r>
            <w:r>
              <w:t>(и не являться временным)</w:t>
            </w:r>
          </w:p>
        </w:tc>
      </w:tr>
      <w:tr w:rsidR="00056C63" w:rsidRPr="0013662B" w14:paraId="55579A7F" w14:textId="77777777" w:rsidTr="00AA184A">
        <w:trPr>
          <w:trHeight w:val="348"/>
        </w:trPr>
        <w:tc>
          <w:tcPr>
            <w:tcW w:w="815" w:type="pct"/>
          </w:tcPr>
          <w:p w14:paraId="2CC68066" w14:textId="2C717F7B" w:rsidR="00056C63" w:rsidRDefault="00056C63" w:rsidP="00056C63">
            <w:pPr>
              <w:pStyle w:val="ad"/>
              <w:jc w:val="left"/>
            </w:pPr>
            <w:r w:rsidRPr="007447AA">
              <w:lastRenderedPageBreak/>
              <w:t>РК_ИК_01</w:t>
            </w:r>
            <w:r>
              <w:t>98</w:t>
            </w:r>
          </w:p>
        </w:tc>
        <w:tc>
          <w:tcPr>
            <w:tcW w:w="238" w:type="pct"/>
            <w:gridSpan w:val="2"/>
          </w:tcPr>
          <w:p w14:paraId="56389B66" w14:textId="77777777" w:rsidR="00056C63" w:rsidRDefault="00056C63" w:rsidP="00056C63">
            <w:pPr>
              <w:pStyle w:val="ad"/>
              <w:jc w:val="left"/>
            </w:pPr>
          </w:p>
        </w:tc>
        <w:tc>
          <w:tcPr>
            <w:tcW w:w="1078" w:type="pct"/>
            <w:gridSpan w:val="3"/>
          </w:tcPr>
          <w:p w14:paraId="54AE89CB" w14:textId="67924565" w:rsidR="00056C63" w:rsidRDefault="00056C63" w:rsidP="00056C63">
            <w:pPr>
              <w:pStyle w:val="ad"/>
              <w:jc w:val="left"/>
            </w:pPr>
            <w:r w:rsidRPr="00CD4C87">
              <w:t>Единица</w:t>
            </w:r>
            <w:r w:rsidRPr="00C35456">
              <w:rPr>
                <w:lang w:val="en-US"/>
              </w:rPr>
              <w:t xml:space="preserve"> </w:t>
            </w:r>
            <w:r w:rsidRPr="00CD4C87">
              <w:t>измерения</w:t>
            </w:r>
            <w:r w:rsidRPr="00C35456">
              <w:rPr>
                <w:lang w:val="en-US"/>
              </w:rPr>
              <w:t xml:space="preserve"> (</w:t>
            </w:r>
            <w:r w:rsidRPr="003B3B5F">
              <w:rPr>
                <w:lang w:val="en-US"/>
              </w:rPr>
              <w:t>products</w:t>
            </w:r>
            <w:r>
              <w:t>/</w:t>
            </w:r>
            <w:r>
              <w:rPr>
                <w:lang w:val="en-US"/>
              </w:rPr>
              <w:t>product</w:t>
            </w:r>
            <w:r w:rsidRPr="00411D2D">
              <w:rPr>
                <w:lang w:val="en-US"/>
              </w:rPr>
              <w:t>/</w:t>
            </w:r>
            <w:r w:rsidRPr="00CD4C87">
              <w:rPr>
                <w:lang w:val="en-US"/>
              </w:rPr>
              <w:t>OKEI</w:t>
            </w:r>
            <w:r w:rsidRPr="00644B43">
              <w:rPr>
                <w:lang w:val="en-US"/>
              </w:rPr>
              <w:t>/</w:t>
            </w:r>
            <w:r w:rsidRPr="00C35456">
              <w:rPr>
                <w:lang w:val="en-US"/>
              </w:rPr>
              <w:t>)</w:t>
            </w:r>
          </w:p>
        </w:tc>
        <w:tc>
          <w:tcPr>
            <w:tcW w:w="1526" w:type="pct"/>
            <w:gridSpan w:val="4"/>
          </w:tcPr>
          <w:p w14:paraId="78E657E9" w14:textId="77777777" w:rsidR="00056C63" w:rsidRDefault="00056C63" w:rsidP="00056C63">
            <w:pPr>
              <w:pStyle w:val="ad"/>
              <w:jc w:val="left"/>
            </w:pPr>
            <w:r>
              <w:t xml:space="preserve">Если выполняются условия, изложенные в п. 2 доработки </w:t>
            </w:r>
            <w:r w:rsidRPr="00D622CD">
              <w:t>FCSNF-6203 РК. Лекарства. Ограничение единиц</w:t>
            </w:r>
            <w:r>
              <w:t xml:space="preserve"> измерения (приказ МЗ 870н), то выполняется контроль:</w:t>
            </w:r>
          </w:p>
          <w:p w14:paraId="7AA91B8C" w14:textId="77777777" w:rsidR="00056C63" w:rsidRDefault="00056C63" w:rsidP="00056C63">
            <w:pPr>
              <w:pStyle w:val="ad"/>
              <w:jc w:val="left"/>
            </w:pPr>
          </w:p>
          <w:p w14:paraId="46E9269C" w14:textId="50805CB9" w:rsidR="00056C63" w:rsidRDefault="00056C63" w:rsidP="00056C63">
            <w:pPr>
              <w:pStyle w:val="ad"/>
              <w:jc w:val="left"/>
            </w:pPr>
            <w:r>
              <w:t>Если заполнен блок «Классификация по КТРУ» (KTRU), то:</w:t>
            </w:r>
          </w:p>
          <w:p w14:paraId="797AFDCB" w14:textId="367D5006" w:rsidR="00056C63" w:rsidRDefault="00056C63" w:rsidP="00056C63">
            <w:pPr>
              <w:pStyle w:val="ad"/>
              <w:jc w:val="left"/>
            </w:pPr>
            <w:r>
              <w:t xml:space="preserve">-если в справочнике nsiKTRU для данной позиции одна запись в блоке «Единицы измерения позиции КТРУ» (position/data/OKEIs), то если блок OKEI заполнен в принимаемом документе, то сохраняется это «ручное» значение (проверенное на присутствие в справочнике ОКЕИ с учетом актуальности в новых сведениях и без учета актуальности при изменении существующих </w:t>
            </w:r>
            <w:r w:rsidRPr="00C77F8B">
              <w:t>(либо в справочнике «Единицы измерения потребительских единиц измерения лекарственных препа-ратов по ОКЕИ</w:t>
            </w:r>
            <w:r>
              <w:t>»</w:t>
            </w:r>
            <w:r w:rsidRPr="00C77F8B">
              <w:t xml:space="preserve"> </w:t>
            </w:r>
            <w:r w:rsidRPr="00C77F8B">
              <w:lastRenderedPageBreak/>
              <w:t>(nsiDrugOKEI) в случае если в принимаемом пакете заполнен блок «Сведения об объекте закупки в том случае, когда объектом закупки является лекарственный препарат» (drugPurchaseObjectInfo)).),</w:t>
            </w:r>
            <w:r>
              <w:t xml:space="preserve"> иначе автоматически подставляется значение OKEI из КТРУ.</w:t>
            </w:r>
          </w:p>
          <w:p w14:paraId="5C1ECC70" w14:textId="0073B6FF" w:rsidR="00056C63" w:rsidRDefault="00056C63" w:rsidP="00056C63">
            <w:pPr>
              <w:pStyle w:val="ad"/>
              <w:jc w:val="left"/>
            </w:pPr>
            <w:r>
              <w:t>-если в справочнике nsiKTRU для данной позиции несколько записей в блоке «Единицы измерения позиции КТРУили</w:t>
            </w:r>
          </w:p>
          <w:p w14:paraId="2495D11C" w14:textId="35829B97" w:rsidR="00056C63" w:rsidRDefault="00056C63" w:rsidP="00056C63">
            <w:pPr>
              <w:pStyle w:val="ad"/>
              <w:jc w:val="left"/>
            </w:pPr>
            <w:r>
              <w:t xml:space="preserve">, если в справочнике nsiKTRU для данной позиции нет записей в блоке «Единицы измерения позиции КТРУ», то контролируется обязательность заполнения блока и наличие значения в классификаторе ОКЕИ </w:t>
            </w:r>
            <w:r w:rsidRPr="00681A96">
              <w:rPr>
                <w:highlight w:val="yellow"/>
              </w:rPr>
              <w:t>(либо в справочнике «Единицы измерения потребительских единиц измерения лекарственных препа-ратов по ОКЕИ</w:t>
            </w:r>
            <w:r>
              <w:rPr>
                <w:highlight w:val="yellow"/>
              </w:rPr>
              <w:t>»</w:t>
            </w:r>
            <w:r w:rsidRPr="00681A96">
              <w:rPr>
                <w:highlight w:val="yellow"/>
              </w:rPr>
              <w:t xml:space="preserve"> (nsiDrugOKEI) в случае если в принимаемом пакете заполнен блок «Сведения об объекте закупки в том случае, когда объектом закупки является лекарственный препарат» (drugPurchaseObjectInfo)).</w:t>
            </w:r>
          </w:p>
          <w:p w14:paraId="2283F2A5" w14:textId="77777777" w:rsidR="00056C63" w:rsidRDefault="00056C63" w:rsidP="00056C63">
            <w:pPr>
              <w:pStyle w:val="ad"/>
              <w:jc w:val="left"/>
            </w:pPr>
          </w:p>
          <w:p w14:paraId="19261E87" w14:textId="717D1A6A" w:rsidR="00056C63" w:rsidRDefault="00056C63" w:rsidP="00056C63">
            <w:pPr>
              <w:pStyle w:val="ad"/>
              <w:jc w:val="left"/>
            </w:pPr>
            <w:r>
              <w:t xml:space="preserve">Коды ОКЕИ не должен быть временным (для него не должен быть установлен признак «Является временной» см. доработку </w:t>
            </w:r>
            <w:r w:rsidRPr="00374466">
              <w:t>FCSNF-6455</w:t>
            </w:r>
            <w:r>
              <w:t>)</w:t>
            </w:r>
          </w:p>
        </w:tc>
        <w:tc>
          <w:tcPr>
            <w:tcW w:w="1343" w:type="pct"/>
            <w:gridSpan w:val="2"/>
          </w:tcPr>
          <w:p w14:paraId="666DCF6C" w14:textId="4CF407EF" w:rsidR="00056C63" w:rsidRDefault="00056C63" w:rsidP="00056C63">
            <w:pPr>
              <w:pStyle w:val="ad"/>
              <w:jc w:val="left"/>
            </w:pPr>
            <w:r>
              <w:lastRenderedPageBreak/>
              <w:t>В случае если заполнен блок «Классификация по КТРУ» (KTRU), то:</w:t>
            </w:r>
          </w:p>
          <w:p w14:paraId="1DBB4CC9" w14:textId="64B0C649" w:rsidR="00056C63" w:rsidRDefault="00056C63" w:rsidP="00056C63">
            <w:pPr>
              <w:pStyle w:val="ad"/>
              <w:jc w:val="left"/>
            </w:pPr>
            <w:r>
              <w:t xml:space="preserve">-если в справочнике nsiKTRU для данной позиции одна запись в блоке «Единицы измерения позиции КТРУ» (position/data/OKEIs), то если блок OKEI заполнен в принимаемом документе, то сохраняется это «ручное» значение (проверенное на присутствие состоянии в классификаторе ОКЕИ (и не являться временным) </w:t>
            </w:r>
            <w:r w:rsidRPr="00C77F8B">
              <w:t>(либо в справочнике «Единицы измерения потребительских единиц измерения лекарственных препа-ратов по ОКЕИ</w:t>
            </w:r>
            <w:r>
              <w:t>»</w:t>
            </w:r>
            <w:r w:rsidRPr="00C77F8B">
              <w:t xml:space="preserve"> (nsiDrugOKEI) в случае если в принимаемом пакете заполнен блок «Сведения об объекте закупки в том случае, когда объектом закупки является лекарственный препарат» </w:t>
            </w:r>
            <w:r w:rsidRPr="00C77F8B">
              <w:lastRenderedPageBreak/>
              <w:t>(drugPurchaseObjectInfo)).),</w:t>
            </w:r>
            <w:r>
              <w:t xml:space="preserve"> иначе автоматически подставляется значение OKEI из КТРУ.</w:t>
            </w:r>
          </w:p>
          <w:p w14:paraId="78E71D2F" w14:textId="4AA5E311" w:rsidR="00056C63" w:rsidRDefault="00056C63" w:rsidP="00056C63">
            <w:pPr>
              <w:pStyle w:val="ad"/>
              <w:jc w:val="left"/>
            </w:pPr>
            <w:r>
              <w:t xml:space="preserve">-если в справочнике nsiKTRU для данной позиции несколько записей в блоке «Единицы измерения позиции КТРУ»или, если в справочнике nsiKTRU для данной позиции нет записей в блоке «Единицы измерения позиции КТРУ», то должен быть заполнен блок </w:t>
            </w:r>
            <w:r>
              <w:rPr>
                <w:lang w:val="en-US"/>
              </w:rPr>
              <w:t>OKEI</w:t>
            </w:r>
            <w:r>
              <w:t xml:space="preserve"> и значения </w:t>
            </w:r>
            <w:r>
              <w:rPr>
                <w:lang w:val="en-US"/>
              </w:rPr>
              <w:t>OKEI</w:t>
            </w:r>
            <w:r w:rsidRPr="000C39EC">
              <w:t>\</w:t>
            </w:r>
            <w:r>
              <w:rPr>
                <w:lang w:val="en-US"/>
              </w:rPr>
              <w:t>code</w:t>
            </w:r>
            <w:r w:rsidRPr="000C39EC">
              <w:t xml:space="preserve"> </w:t>
            </w:r>
            <w:r>
              <w:t>должно присутствовать в актуальном состоянии в классификаторе ОКЕИ</w:t>
            </w:r>
            <w:r w:rsidDel="000C39EC">
              <w:t xml:space="preserve"> </w:t>
            </w:r>
            <w:r>
              <w:t xml:space="preserve">(и не являться временным) </w:t>
            </w:r>
            <w:r w:rsidRPr="00681A96">
              <w:rPr>
                <w:highlight w:val="yellow"/>
              </w:rPr>
              <w:t>(либо в справочнике «Единицы измерения потребительских единиц измерения лекарственных препа-ратов по ОКЕИ</w:t>
            </w:r>
            <w:r>
              <w:rPr>
                <w:highlight w:val="yellow"/>
              </w:rPr>
              <w:t>»</w:t>
            </w:r>
            <w:r w:rsidRPr="00681A96">
              <w:rPr>
                <w:highlight w:val="yellow"/>
              </w:rPr>
              <w:t xml:space="preserve"> (nsiDrugOKEI) в случае если в принимаемом пакете заполнен блок «Сведения об объекте закупки в том случае, когда объектом закупки является лекарственный препарат» (drugPurchaseObjectInfo)).</w:t>
            </w:r>
          </w:p>
        </w:tc>
      </w:tr>
      <w:tr w:rsidR="00056C63" w:rsidRPr="005D5359" w14:paraId="4642F11A" w14:textId="77777777" w:rsidTr="00AA184A">
        <w:trPr>
          <w:trHeight w:val="348"/>
        </w:trPr>
        <w:tc>
          <w:tcPr>
            <w:tcW w:w="815" w:type="pct"/>
          </w:tcPr>
          <w:p w14:paraId="1B3BFFF0" w14:textId="2A218F50" w:rsidR="00056C63" w:rsidRDefault="00056C63" w:rsidP="00056C63">
            <w:pPr>
              <w:pStyle w:val="ad"/>
              <w:jc w:val="left"/>
            </w:pPr>
            <w:r w:rsidRPr="002674E6">
              <w:lastRenderedPageBreak/>
              <w:t>РК_ИК_026</w:t>
            </w:r>
            <w:r>
              <w:t>4</w:t>
            </w:r>
          </w:p>
        </w:tc>
        <w:tc>
          <w:tcPr>
            <w:tcW w:w="238" w:type="pct"/>
            <w:gridSpan w:val="2"/>
          </w:tcPr>
          <w:p w14:paraId="67D666C3" w14:textId="77777777" w:rsidR="00056C63" w:rsidRDefault="00056C63" w:rsidP="00056C63">
            <w:pPr>
              <w:pStyle w:val="ad"/>
              <w:jc w:val="left"/>
            </w:pPr>
          </w:p>
        </w:tc>
        <w:tc>
          <w:tcPr>
            <w:tcW w:w="1078" w:type="pct"/>
            <w:gridSpan w:val="3"/>
          </w:tcPr>
          <w:p w14:paraId="2731391B" w14:textId="0E85770D" w:rsidR="00056C63" w:rsidRDefault="00056C63" w:rsidP="00056C63">
            <w:pPr>
              <w:pStyle w:val="ad"/>
              <w:jc w:val="left"/>
              <w:rPr>
                <w:lang w:val="en-US"/>
              </w:rPr>
            </w:pPr>
            <w:r w:rsidRPr="002674E6">
              <w:rPr>
                <w:lang w:val="en-US"/>
              </w:rPr>
              <w:t>«Код» (products/product/KTRUNotUsingReason/code)</w:t>
            </w:r>
          </w:p>
        </w:tc>
        <w:tc>
          <w:tcPr>
            <w:tcW w:w="1526" w:type="pct"/>
            <w:gridSpan w:val="4"/>
          </w:tcPr>
          <w:p w14:paraId="26689AB9" w14:textId="29D95D0D" w:rsidR="00056C63" w:rsidRDefault="00056C63" w:rsidP="00056C63">
            <w:pPr>
              <w:pStyle w:val="ad"/>
              <w:jc w:val="left"/>
            </w:pPr>
            <w:r w:rsidRPr="002674E6">
              <w:t xml:space="preserve">Проверяется наличие кода в справочнике </w:t>
            </w:r>
            <w:r>
              <w:t>«</w:t>
            </w:r>
            <w:r w:rsidRPr="002674E6">
              <w:t>Причины неприменения ЕИ, указанной в КТРУ при описании объекта закупки в РК</w:t>
            </w:r>
            <w:r>
              <w:t>»</w:t>
            </w:r>
            <w:r w:rsidRPr="002674E6">
              <w:t xml:space="preserve"> (nsiKTRUNotUsingReason)</w:t>
            </w:r>
          </w:p>
        </w:tc>
        <w:tc>
          <w:tcPr>
            <w:tcW w:w="1343" w:type="pct"/>
            <w:gridSpan w:val="2"/>
          </w:tcPr>
          <w:p w14:paraId="160483DA" w14:textId="676B55D5" w:rsidR="00056C63" w:rsidRPr="002674E6" w:rsidRDefault="00056C63" w:rsidP="00056C63">
            <w:pPr>
              <w:pStyle w:val="ad"/>
              <w:jc w:val="left"/>
            </w:pPr>
            <w:r>
              <w:t xml:space="preserve">Не найден код </w:t>
            </w:r>
            <w:r w:rsidRPr="002674E6">
              <w:t>&lt;</w:t>
            </w:r>
            <w:r>
              <w:t xml:space="preserve">значение поля </w:t>
            </w:r>
            <w:r w:rsidRPr="002674E6">
              <w:rPr>
                <w:lang w:val="en-US"/>
              </w:rPr>
              <w:t>products</w:t>
            </w:r>
            <w:r w:rsidRPr="002674E6">
              <w:t>/</w:t>
            </w:r>
            <w:r w:rsidRPr="002674E6">
              <w:rPr>
                <w:lang w:val="en-US"/>
              </w:rPr>
              <w:t>product</w:t>
            </w:r>
            <w:r w:rsidRPr="002674E6">
              <w:t>/</w:t>
            </w:r>
            <w:r w:rsidRPr="002674E6">
              <w:rPr>
                <w:lang w:val="en-US"/>
              </w:rPr>
              <w:t>KTRUNotUsingReason</w:t>
            </w:r>
            <w:r w:rsidRPr="002674E6">
              <w:t>/</w:t>
            </w:r>
            <w:r w:rsidRPr="002674E6">
              <w:rPr>
                <w:lang w:val="en-US"/>
              </w:rPr>
              <w:t>code</w:t>
            </w:r>
            <w:r w:rsidRPr="002674E6">
              <w:t xml:space="preserve">&gt; </w:t>
            </w:r>
            <w:r>
              <w:t>в справочнике «</w:t>
            </w:r>
            <w:r w:rsidRPr="002674E6">
              <w:t xml:space="preserve">Причины неприменения ЕИ, указанной в КТРУ при </w:t>
            </w:r>
            <w:r w:rsidRPr="002674E6">
              <w:lastRenderedPageBreak/>
              <w:t>описании объекта закупки в РК</w:t>
            </w:r>
            <w:r>
              <w:t>»</w:t>
            </w:r>
            <w:r w:rsidRPr="002674E6">
              <w:t xml:space="preserve"> (nsiKTRUNotUsingReason)</w:t>
            </w:r>
          </w:p>
        </w:tc>
      </w:tr>
      <w:tr w:rsidR="00056C63" w:rsidRPr="00792208" w14:paraId="60631B36" w14:textId="77777777" w:rsidTr="00D44673">
        <w:trPr>
          <w:trHeight w:val="348"/>
        </w:trPr>
        <w:tc>
          <w:tcPr>
            <w:tcW w:w="5000" w:type="pct"/>
            <w:gridSpan w:val="12"/>
          </w:tcPr>
          <w:p w14:paraId="0BE1616C" w14:textId="77777777" w:rsidR="00056C63" w:rsidRPr="00792208" w:rsidRDefault="00056C63" w:rsidP="00056C63">
            <w:pPr>
              <w:pStyle w:val="ad"/>
              <w:jc w:val="center"/>
            </w:pPr>
            <w:r>
              <w:lastRenderedPageBreak/>
              <w:t xml:space="preserve">Блоки «Информация, указываемая при ручном изменении лекарственного препарата» </w:t>
            </w:r>
            <w:r w:rsidRPr="00477FAF">
              <w:t>drugChangeInfo</w:t>
            </w:r>
            <w:r>
              <w:t xml:space="preserve"> не выгружаются.</w:t>
            </w:r>
          </w:p>
        </w:tc>
      </w:tr>
      <w:tr w:rsidR="00056C63" w:rsidRPr="008A12D6" w14:paraId="2D35E2A8" w14:textId="77777777" w:rsidTr="00AA184A">
        <w:trPr>
          <w:trHeight w:val="348"/>
        </w:trPr>
        <w:tc>
          <w:tcPr>
            <w:tcW w:w="815" w:type="pct"/>
          </w:tcPr>
          <w:p w14:paraId="30624A56" w14:textId="0D08ED35" w:rsidR="00056C63" w:rsidRPr="008A12D6" w:rsidRDefault="00056C63" w:rsidP="00056C63">
            <w:pPr>
              <w:pStyle w:val="ad"/>
              <w:jc w:val="left"/>
              <w:rPr>
                <w:strike/>
              </w:rPr>
            </w:pPr>
            <w:r w:rsidRPr="008A12D6">
              <w:rPr>
                <w:strike/>
              </w:rPr>
              <w:t>РК_ИК_0187 (удалён)</w:t>
            </w:r>
          </w:p>
        </w:tc>
        <w:tc>
          <w:tcPr>
            <w:tcW w:w="238" w:type="pct"/>
            <w:gridSpan w:val="2"/>
          </w:tcPr>
          <w:p w14:paraId="45CA9B2F" w14:textId="77777777" w:rsidR="00056C63" w:rsidRPr="008A12D6" w:rsidRDefault="00056C63" w:rsidP="00056C63">
            <w:pPr>
              <w:pStyle w:val="ad"/>
              <w:jc w:val="left"/>
              <w:rPr>
                <w:strike/>
              </w:rPr>
            </w:pPr>
          </w:p>
        </w:tc>
        <w:tc>
          <w:tcPr>
            <w:tcW w:w="1078" w:type="pct"/>
            <w:gridSpan w:val="3"/>
          </w:tcPr>
          <w:p w14:paraId="08B04108" w14:textId="52E33570" w:rsidR="00056C63" w:rsidRPr="008A12D6" w:rsidRDefault="00056C63" w:rsidP="00056C63">
            <w:pPr>
              <w:pStyle w:val="ad"/>
              <w:jc w:val="left"/>
              <w:rPr>
                <w:strike/>
              </w:rPr>
            </w:pPr>
            <w:r w:rsidRPr="008A12D6">
              <w:rPr>
                <w:strike/>
              </w:rPr>
              <w:t>«Информация, указываемая при ручном изменении лекарственного препарата» (products/product/drugPurchaseObjectInfo/drugInfoUsingReferenceInfo/MNNsInfo/MNNInfo/MNNTextForm/drugChangeInfo)</w:t>
            </w:r>
          </w:p>
        </w:tc>
        <w:tc>
          <w:tcPr>
            <w:tcW w:w="1526" w:type="pct"/>
            <w:gridSpan w:val="4"/>
          </w:tcPr>
          <w:p w14:paraId="6CBB730C" w14:textId="48205993" w:rsidR="00056C63" w:rsidRPr="008A12D6" w:rsidRDefault="00056C63" w:rsidP="00056C63">
            <w:pPr>
              <w:pStyle w:val="ad"/>
              <w:jc w:val="left"/>
              <w:rPr>
                <w:strike/>
              </w:rPr>
            </w:pPr>
            <w:r w:rsidRPr="008A12D6">
              <w:rPr>
                <w:strike/>
              </w:rPr>
              <w:t>При приёме контролируется обязательность заполнения поля «Информация, указываемая при ручном изменении лекарственного препарата» (products/product/drugPurchaseObjectInfo/drugInfoUsingReferenceInfo/MNNsInfo/MNNInfo/MNNTextForm/drugChangeInfo) в случае, если во входящем пакете заполнено поле «Наименование МНН» (products/product/drugPurchaseObjectInfo/drugInfoUsingReferenceInfo/MNNsInfo/MNNInfo/MNNTextForm/MNNName)</w:t>
            </w:r>
          </w:p>
        </w:tc>
        <w:tc>
          <w:tcPr>
            <w:tcW w:w="1343" w:type="pct"/>
            <w:gridSpan w:val="2"/>
          </w:tcPr>
          <w:p w14:paraId="6E397477" w14:textId="5475B2DD" w:rsidR="00056C63" w:rsidRPr="008A12D6" w:rsidRDefault="00056C63" w:rsidP="00056C63">
            <w:pPr>
              <w:pStyle w:val="ad"/>
              <w:jc w:val="left"/>
              <w:rPr>
                <w:strike/>
              </w:rPr>
            </w:pPr>
            <w:r w:rsidRPr="008A12D6">
              <w:rPr>
                <w:strike/>
              </w:rPr>
              <w:t>&lt;номер контроля&gt;: В случае если существует элемент «Наименование МНН» (products/product/drugPurchaseObjectInfo/drugInfoUsingReferenceInfo/MNNsInfo/MNNInfo/MNNTextForm/MNNName) необходимо заполнение блока «Информация, указываемая при ручном изменении лекарственного препарата» (products/product/drugPurchaseObjectInfo/drugInfoUsingReferenceInfo/MNNsInfo/MNNInfo/MNNTextForm/drugChangeInfo).</w:t>
            </w:r>
          </w:p>
        </w:tc>
      </w:tr>
      <w:tr w:rsidR="00056C63" w:rsidRPr="001D3AF5" w14:paraId="3952B323" w14:textId="77777777" w:rsidTr="00AA184A">
        <w:trPr>
          <w:trHeight w:val="348"/>
        </w:trPr>
        <w:tc>
          <w:tcPr>
            <w:tcW w:w="815" w:type="pct"/>
          </w:tcPr>
          <w:p w14:paraId="4B7FB021" w14:textId="379C8DE9" w:rsidR="00056C63" w:rsidRPr="008A12D6" w:rsidRDefault="00056C63" w:rsidP="00056C63">
            <w:pPr>
              <w:pStyle w:val="ad"/>
              <w:jc w:val="left"/>
              <w:rPr>
                <w:strike/>
              </w:rPr>
            </w:pPr>
            <w:r w:rsidRPr="008A12D6">
              <w:rPr>
                <w:strike/>
              </w:rPr>
              <w:t>РК_ИК_0188 (удалён)</w:t>
            </w:r>
          </w:p>
        </w:tc>
        <w:tc>
          <w:tcPr>
            <w:tcW w:w="238" w:type="pct"/>
            <w:gridSpan w:val="2"/>
          </w:tcPr>
          <w:p w14:paraId="7C94C5B7" w14:textId="77777777" w:rsidR="00056C63" w:rsidRPr="008A12D6" w:rsidRDefault="00056C63" w:rsidP="00056C63">
            <w:pPr>
              <w:pStyle w:val="ad"/>
              <w:jc w:val="left"/>
              <w:rPr>
                <w:strike/>
              </w:rPr>
            </w:pPr>
          </w:p>
        </w:tc>
        <w:tc>
          <w:tcPr>
            <w:tcW w:w="1078" w:type="pct"/>
            <w:gridSpan w:val="3"/>
          </w:tcPr>
          <w:p w14:paraId="7271F49D" w14:textId="1D64DD7C" w:rsidR="00056C63" w:rsidRPr="008A12D6" w:rsidRDefault="00056C63" w:rsidP="00056C63">
            <w:pPr>
              <w:pStyle w:val="ad"/>
              <w:jc w:val="left"/>
              <w:rPr>
                <w:strike/>
              </w:rPr>
            </w:pPr>
            <w:r w:rsidRPr="008A12D6">
              <w:rPr>
                <w:strike/>
              </w:rPr>
              <w:t>«Информация, указываемая при ручном изменении лекарственного препарата» (products/product/drugPurchaseObjectInfo/drugInfoUsingReferenceInfo/MNNsInfo/MNNInfo/positionsTradeName/positionTradeName/drugChangeInfo)</w:t>
            </w:r>
          </w:p>
        </w:tc>
        <w:tc>
          <w:tcPr>
            <w:tcW w:w="1526" w:type="pct"/>
            <w:gridSpan w:val="4"/>
          </w:tcPr>
          <w:p w14:paraId="28FEC93E" w14:textId="77777777" w:rsidR="00056C63" w:rsidRPr="008A12D6" w:rsidRDefault="00056C63" w:rsidP="00056C63">
            <w:pPr>
              <w:pStyle w:val="ad"/>
              <w:jc w:val="left"/>
              <w:rPr>
                <w:strike/>
              </w:rPr>
            </w:pPr>
            <w:r w:rsidRPr="008A12D6">
              <w:rPr>
                <w:strike/>
              </w:rPr>
              <w:t>При приёме контролируется обязательность заполнения поля «Информация, указываемая при ручном изменении лекарственного препарата» (products/product/drugPurchaseObjectInfo/drugInfoUsingReferenceInfo/MNNsInfo/MNNInfo/MNNTextForm/drugChangeInfo) в случае, если во входящем пакете заполнено хотябы одно из следующих полей:</w:t>
            </w:r>
          </w:p>
          <w:p w14:paraId="7DEB6A7D" w14:textId="77777777" w:rsidR="00056C63" w:rsidRPr="008A12D6" w:rsidRDefault="00056C63" w:rsidP="00056C63">
            <w:pPr>
              <w:pStyle w:val="ad"/>
              <w:numPr>
                <w:ilvl w:val="0"/>
                <w:numId w:val="13"/>
              </w:numPr>
              <w:jc w:val="left"/>
              <w:rPr>
                <w:strike/>
                <w:lang w:val="en-US"/>
              </w:rPr>
            </w:pPr>
            <w:r w:rsidRPr="008A12D6">
              <w:rPr>
                <w:strike/>
                <w:lang w:val="en-US"/>
              </w:rPr>
              <w:t>«</w:t>
            </w:r>
            <w:r w:rsidRPr="008A12D6">
              <w:rPr>
                <w:strike/>
              </w:rPr>
              <w:t>Торговое</w:t>
            </w:r>
            <w:r w:rsidRPr="008A12D6">
              <w:rPr>
                <w:strike/>
                <w:lang w:val="en-US"/>
              </w:rPr>
              <w:t xml:space="preserve"> </w:t>
            </w:r>
            <w:r w:rsidRPr="008A12D6">
              <w:rPr>
                <w:strike/>
              </w:rPr>
              <w:t>наименование</w:t>
            </w:r>
            <w:r w:rsidRPr="008A12D6">
              <w:rPr>
                <w:strike/>
                <w:lang w:val="en-US"/>
              </w:rPr>
              <w:t xml:space="preserve"> (</w:t>
            </w:r>
            <w:r w:rsidRPr="008A12D6">
              <w:rPr>
                <w:strike/>
              </w:rPr>
              <w:t>ТН</w:t>
            </w:r>
            <w:r w:rsidRPr="008A12D6">
              <w:rPr>
                <w:strike/>
                <w:lang w:val="en-US"/>
              </w:rPr>
              <w:t xml:space="preserve">) </w:t>
            </w:r>
            <w:r w:rsidRPr="008A12D6">
              <w:rPr>
                <w:strike/>
              </w:rPr>
              <w:t>препарата</w:t>
            </w:r>
            <w:r w:rsidRPr="008A12D6">
              <w:rPr>
                <w:strike/>
                <w:lang w:val="en-US"/>
              </w:rPr>
              <w:t>» (products/product/drugPurchaseObjectInfo/drugInfoUsingReferenceInfo/MNNsInfo/MNNInfo/positionsTradeName/positionTradeName/editedTradeInfo/tradeName)</w:t>
            </w:r>
          </w:p>
          <w:p w14:paraId="1CB9EC53" w14:textId="77777777" w:rsidR="00056C63" w:rsidRPr="008A12D6" w:rsidRDefault="00056C63" w:rsidP="00056C63">
            <w:pPr>
              <w:pStyle w:val="ad"/>
              <w:numPr>
                <w:ilvl w:val="0"/>
                <w:numId w:val="13"/>
              </w:numPr>
              <w:jc w:val="left"/>
              <w:rPr>
                <w:strike/>
                <w:lang w:val="en-US"/>
              </w:rPr>
            </w:pPr>
            <w:r w:rsidRPr="008A12D6">
              <w:rPr>
                <w:strike/>
              </w:rPr>
              <w:lastRenderedPageBreak/>
              <w:t>«Номер регистрационного удостоверения лекарственного препарата. Изменено</w:t>
            </w:r>
            <w:r w:rsidRPr="008A12D6">
              <w:rPr>
                <w:strike/>
                <w:lang w:val="en-US"/>
              </w:rPr>
              <w:t xml:space="preserve"> </w:t>
            </w:r>
            <w:r w:rsidRPr="008A12D6">
              <w:rPr>
                <w:strike/>
              </w:rPr>
              <w:t>вручную</w:t>
            </w:r>
            <w:r w:rsidRPr="008A12D6">
              <w:rPr>
                <w:strike/>
                <w:lang w:val="en-US"/>
              </w:rPr>
              <w:t>» (products/product/drugPurchaseObjectInfo/drugInfoUsingReferenceInfo/MNNsInfo/MNNInfo/positionsTradeName/positionTradeName/editedCertificateNumber)</w:t>
            </w:r>
          </w:p>
          <w:p w14:paraId="154E19DE" w14:textId="77777777" w:rsidR="00056C63" w:rsidRPr="008A12D6" w:rsidRDefault="00056C63" w:rsidP="00056C63">
            <w:pPr>
              <w:pStyle w:val="ad"/>
              <w:numPr>
                <w:ilvl w:val="0"/>
                <w:numId w:val="13"/>
              </w:numPr>
              <w:jc w:val="left"/>
              <w:rPr>
                <w:strike/>
                <w:lang w:val="en-US"/>
              </w:rPr>
            </w:pPr>
            <w:r w:rsidRPr="008A12D6">
              <w:rPr>
                <w:strike/>
                <w:lang w:val="en-US"/>
              </w:rPr>
              <w:t>«Наименование лекарственной формы» (products/product/drugPurchaseObjectInfo/drugInfoUsingReferenceInfo/MNNsInfo/MNNInfo/positionsTradeName/positionTradeName/editedMedicamentalFormInfo/medicamentalFormName)</w:t>
            </w:r>
          </w:p>
          <w:p w14:paraId="468D99F5" w14:textId="77777777" w:rsidR="00056C63" w:rsidRPr="008A12D6" w:rsidRDefault="00056C63" w:rsidP="00056C63">
            <w:pPr>
              <w:pStyle w:val="ad"/>
              <w:numPr>
                <w:ilvl w:val="0"/>
                <w:numId w:val="13"/>
              </w:numPr>
              <w:jc w:val="left"/>
              <w:rPr>
                <w:strike/>
                <w:lang w:val="en-US"/>
              </w:rPr>
            </w:pPr>
            <w:r w:rsidRPr="008A12D6">
              <w:rPr>
                <w:strike/>
              </w:rPr>
              <w:t>Блок</w:t>
            </w:r>
            <w:r w:rsidRPr="008A12D6">
              <w:rPr>
                <w:strike/>
                <w:lang w:val="en-US"/>
              </w:rPr>
              <w:t xml:space="preserve"> «Дозировка. Изменено вручную» (products/product/drugPurchaseObjectInfo/drugInfoUsingReferenceInfo/MNNsInfo/MNNInfo/positionsTradeName/positionTradeName/editedDosageInfo)</w:t>
            </w:r>
          </w:p>
          <w:p w14:paraId="51FDFF63" w14:textId="77777777" w:rsidR="00056C63" w:rsidRPr="008A12D6" w:rsidRDefault="00056C63" w:rsidP="00056C63">
            <w:pPr>
              <w:pStyle w:val="ad"/>
              <w:numPr>
                <w:ilvl w:val="0"/>
                <w:numId w:val="13"/>
              </w:numPr>
              <w:jc w:val="left"/>
              <w:rPr>
                <w:strike/>
                <w:lang w:val="en-US"/>
              </w:rPr>
            </w:pPr>
            <w:r w:rsidRPr="008A12D6">
              <w:rPr>
                <w:strike/>
              </w:rPr>
              <w:t>«Наименование держателя или владельца регистрационного удостоверения. Изменено</w:t>
            </w:r>
            <w:r w:rsidRPr="008A12D6">
              <w:rPr>
                <w:strike/>
                <w:lang w:val="en-US"/>
              </w:rPr>
              <w:t xml:space="preserve"> </w:t>
            </w:r>
            <w:r w:rsidRPr="008A12D6">
              <w:rPr>
                <w:strike/>
              </w:rPr>
              <w:t>вручную</w:t>
            </w:r>
            <w:r w:rsidRPr="008A12D6">
              <w:rPr>
                <w:strike/>
                <w:lang w:val="en-US"/>
              </w:rPr>
              <w:t>» (products/product/drugPurchaseObjectInfo/drugInfoUsingReferenceInfo/MNNsInfo/MNNInfo/positionsTradeName/positionTradeName/editedCertificateKeeperName)</w:t>
            </w:r>
          </w:p>
          <w:p w14:paraId="14DEEB3B" w14:textId="77777777" w:rsidR="00056C63" w:rsidRPr="008A12D6" w:rsidRDefault="00056C63" w:rsidP="00056C63">
            <w:pPr>
              <w:pStyle w:val="ad"/>
              <w:numPr>
                <w:ilvl w:val="0"/>
                <w:numId w:val="13"/>
              </w:numPr>
              <w:jc w:val="left"/>
              <w:rPr>
                <w:strike/>
                <w:lang w:val="en-US"/>
              </w:rPr>
            </w:pPr>
            <w:r w:rsidRPr="008A12D6">
              <w:rPr>
                <w:strike/>
                <w:lang w:val="en-US"/>
              </w:rPr>
              <w:lastRenderedPageBreak/>
              <w:t>«Наименование прозводителя» (products/product/drugPurchaseObjectInfo/drugInfoUsingReferenceInfo/MNNsInfo/MNNInfo/positionsTradeName/positionTradeName/editedManufacturerInfo/manufacturerName)</w:t>
            </w:r>
          </w:p>
          <w:p w14:paraId="18C2240C" w14:textId="4B528DFD" w:rsidR="00056C63" w:rsidRPr="008A12D6" w:rsidRDefault="00056C63" w:rsidP="00056C63">
            <w:pPr>
              <w:pStyle w:val="ad"/>
              <w:numPr>
                <w:ilvl w:val="0"/>
                <w:numId w:val="13"/>
              </w:numPr>
              <w:jc w:val="left"/>
              <w:rPr>
                <w:strike/>
                <w:lang w:val="en-US"/>
              </w:rPr>
            </w:pPr>
            <w:r w:rsidRPr="008A12D6">
              <w:rPr>
                <w:strike/>
              </w:rPr>
              <w:t xml:space="preserve">Блок «Сведения об упаковках. Изменено вручную» </w:t>
            </w:r>
            <w:r w:rsidRPr="008A12D6">
              <w:rPr>
                <w:strike/>
                <w:lang w:val="en-US"/>
              </w:rPr>
              <w:t>(products/product/drugPurchaseObjectInfo/drugInfoUsingReferenceInfo/MNNsInfo/MNNInfo/positionsTradeName/positionTradeName/editedPackagingsInfo)</w:t>
            </w:r>
          </w:p>
        </w:tc>
        <w:tc>
          <w:tcPr>
            <w:tcW w:w="1343" w:type="pct"/>
            <w:gridSpan w:val="2"/>
          </w:tcPr>
          <w:p w14:paraId="6AEDA152" w14:textId="2261D1F5" w:rsidR="00056C63" w:rsidRPr="008A12D6" w:rsidRDefault="00056C63" w:rsidP="00056C63">
            <w:pPr>
              <w:pStyle w:val="ad"/>
              <w:jc w:val="left"/>
              <w:rPr>
                <w:strike/>
                <w:lang w:val="en-US"/>
              </w:rPr>
            </w:pPr>
            <w:r w:rsidRPr="008A12D6">
              <w:rPr>
                <w:strike/>
                <w:lang w:val="en-US"/>
              </w:rPr>
              <w:lastRenderedPageBreak/>
              <w:t>&lt;</w:t>
            </w:r>
            <w:r w:rsidRPr="008A12D6">
              <w:rPr>
                <w:strike/>
              </w:rPr>
              <w:t>номер</w:t>
            </w:r>
            <w:r w:rsidRPr="008A12D6">
              <w:rPr>
                <w:strike/>
                <w:lang w:val="en-US"/>
              </w:rPr>
              <w:t xml:space="preserve"> </w:t>
            </w:r>
            <w:r w:rsidRPr="008A12D6">
              <w:rPr>
                <w:strike/>
              </w:rPr>
              <w:t>контроля</w:t>
            </w:r>
            <w:r w:rsidRPr="008A12D6">
              <w:rPr>
                <w:strike/>
                <w:lang w:val="en-US"/>
              </w:rPr>
              <w:t xml:space="preserve">&gt;: </w:t>
            </w:r>
            <w:r w:rsidRPr="008A12D6">
              <w:rPr>
                <w:strike/>
              </w:rPr>
              <w:t>В</w:t>
            </w:r>
            <w:r w:rsidRPr="008A12D6">
              <w:rPr>
                <w:strike/>
                <w:lang w:val="en-US"/>
              </w:rPr>
              <w:t xml:space="preserve"> </w:t>
            </w:r>
            <w:r w:rsidRPr="008A12D6">
              <w:rPr>
                <w:strike/>
              </w:rPr>
              <w:t>случае</w:t>
            </w:r>
            <w:r w:rsidRPr="008A12D6">
              <w:rPr>
                <w:strike/>
                <w:lang w:val="en-US"/>
              </w:rPr>
              <w:t xml:space="preserve"> </w:t>
            </w:r>
            <w:r w:rsidRPr="008A12D6">
              <w:rPr>
                <w:strike/>
              </w:rPr>
              <w:t>если</w:t>
            </w:r>
            <w:r w:rsidRPr="008A12D6">
              <w:rPr>
                <w:strike/>
                <w:lang w:val="en-US"/>
              </w:rPr>
              <w:t xml:space="preserve"> </w:t>
            </w:r>
            <w:r w:rsidRPr="008A12D6">
              <w:rPr>
                <w:strike/>
              </w:rPr>
              <w:t>информация</w:t>
            </w:r>
            <w:r w:rsidRPr="008A12D6">
              <w:rPr>
                <w:strike/>
                <w:lang w:val="en-US"/>
              </w:rPr>
              <w:t xml:space="preserve"> </w:t>
            </w:r>
            <w:r w:rsidRPr="008A12D6">
              <w:rPr>
                <w:strike/>
              </w:rPr>
              <w:t>о</w:t>
            </w:r>
            <w:r w:rsidRPr="008A12D6">
              <w:rPr>
                <w:strike/>
                <w:lang w:val="en-US"/>
              </w:rPr>
              <w:t xml:space="preserve"> </w:t>
            </w:r>
            <w:r w:rsidRPr="008A12D6">
              <w:rPr>
                <w:strike/>
              </w:rPr>
              <w:t>лекарственном</w:t>
            </w:r>
            <w:r w:rsidRPr="008A12D6">
              <w:rPr>
                <w:strike/>
                <w:lang w:val="en-US"/>
              </w:rPr>
              <w:t xml:space="preserve"> </w:t>
            </w:r>
            <w:r w:rsidRPr="008A12D6">
              <w:rPr>
                <w:strike/>
              </w:rPr>
              <w:t>препарате</w:t>
            </w:r>
            <w:r w:rsidRPr="008A12D6">
              <w:rPr>
                <w:strike/>
                <w:lang w:val="en-US"/>
              </w:rPr>
              <w:t xml:space="preserve"> </w:t>
            </w:r>
            <w:r w:rsidRPr="008A12D6">
              <w:rPr>
                <w:strike/>
              </w:rPr>
              <w:t>изменялась</w:t>
            </w:r>
            <w:r w:rsidRPr="008A12D6">
              <w:rPr>
                <w:strike/>
                <w:lang w:val="en-US"/>
              </w:rPr>
              <w:t xml:space="preserve"> </w:t>
            </w:r>
            <w:r w:rsidRPr="008A12D6">
              <w:rPr>
                <w:strike/>
              </w:rPr>
              <w:t>вручную</w:t>
            </w:r>
            <w:r w:rsidRPr="008A12D6">
              <w:rPr>
                <w:strike/>
                <w:lang w:val="en-US"/>
              </w:rPr>
              <w:t xml:space="preserve">, </w:t>
            </w:r>
            <w:r w:rsidRPr="008A12D6">
              <w:rPr>
                <w:strike/>
              </w:rPr>
              <w:t>необходимо</w:t>
            </w:r>
            <w:r w:rsidRPr="008A12D6">
              <w:rPr>
                <w:strike/>
                <w:lang w:val="en-US"/>
              </w:rPr>
              <w:t xml:space="preserve"> </w:t>
            </w:r>
            <w:r w:rsidRPr="008A12D6">
              <w:rPr>
                <w:strike/>
              </w:rPr>
              <w:t>заполнение</w:t>
            </w:r>
            <w:r w:rsidRPr="008A12D6">
              <w:rPr>
                <w:strike/>
                <w:lang w:val="en-US"/>
              </w:rPr>
              <w:t xml:space="preserve"> </w:t>
            </w:r>
            <w:r w:rsidRPr="008A12D6">
              <w:rPr>
                <w:strike/>
              </w:rPr>
              <w:t>блока</w:t>
            </w:r>
            <w:r w:rsidRPr="008A12D6">
              <w:rPr>
                <w:strike/>
                <w:lang w:val="en-US"/>
              </w:rPr>
              <w:t xml:space="preserve"> «</w:t>
            </w:r>
            <w:r w:rsidRPr="008A12D6">
              <w:rPr>
                <w:strike/>
              </w:rPr>
              <w:t>Информация</w:t>
            </w:r>
            <w:r w:rsidRPr="008A12D6">
              <w:rPr>
                <w:strike/>
                <w:lang w:val="en-US"/>
              </w:rPr>
              <w:t xml:space="preserve">, </w:t>
            </w:r>
            <w:r w:rsidRPr="008A12D6">
              <w:rPr>
                <w:strike/>
              </w:rPr>
              <w:t>указываемая</w:t>
            </w:r>
            <w:r w:rsidRPr="008A12D6">
              <w:rPr>
                <w:strike/>
                <w:lang w:val="en-US"/>
              </w:rPr>
              <w:t xml:space="preserve"> </w:t>
            </w:r>
            <w:r w:rsidRPr="008A12D6">
              <w:rPr>
                <w:strike/>
              </w:rPr>
              <w:t>при</w:t>
            </w:r>
            <w:r w:rsidRPr="008A12D6">
              <w:rPr>
                <w:strike/>
                <w:lang w:val="en-US"/>
              </w:rPr>
              <w:t xml:space="preserve"> </w:t>
            </w:r>
            <w:r w:rsidRPr="008A12D6">
              <w:rPr>
                <w:strike/>
              </w:rPr>
              <w:t>ручном</w:t>
            </w:r>
            <w:r w:rsidRPr="008A12D6">
              <w:rPr>
                <w:strike/>
                <w:lang w:val="en-US"/>
              </w:rPr>
              <w:t xml:space="preserve"> </w:t>
            </w:r>
            <w:r w:rsidRPr="008A12D6">
              <w:rPr>
                <w:strike/>
              </w:rPr>
              <w:t>изменении</w:t>
            </w:r>
            <w:r w:rsidRPr="008A12D6">
              <w:rPr>
                <w:strike/>
                <w:lang w:val="en-US"/>
              </w:rPr>
              <w:t xml:space="preserve"> </w:t>
            </w:r>
            <w:r w:rsidRPr="008A12D6">
              <w:rPr>
                <w:strike/>
              </w:rPr>
              <w:t>лекарственного</w:t>
            </w:r>
            <w:r w:rsidRPr="008A12D6">
              <w:rPr>
                <w:strike/>
                <w:lang w:val="en-US"/>
              </w:rPr>
              <w:t xml:space="preserve"> </w:t>
            </w:r>
            <w:r w:rsidRPr="008A12D6">
              <w:rPr>
                <w:strike/>
              </w:rPr>
              <w:t>препарата</w:t>
            </w:r>
            <w:r w:rsidRPr="008A12D6">
              <w:rPr>
                <w:strike/>
                <w:lang w:val="en-US"/>
              </w:rPr>
              <w:t>» (products/product/drugPurchaseObjectInfo/drugInfoUsingReferenceInfo/MNNsInfo/MNNInfo/positionsTradeName/positionTradeName/drugChangeInfo).</w:t>
            </w:r>
          </w:p>
        </w:tc>
      </w:tr>
      <w:tr w:rsidR="00056C63" w:rsidRPr="008A12D6" w14:paraId="5B2D71B9" w14:textId="77777777" w:rsidTr="00AA184A">
        <w:trPr>
          <w:trHeight w:val="348"/>
        </w:trPr>
        <w:tc>
          <w:tcPr>
            <w:tcW w:w="815" w:type="pct"/>
          </w:tcPr>
          <w:p w14:paraId="70984B6B" w14:textId="47502043" w:rsidR="00056C63" w:rsidRPr="008A12D6" w:rsidRDefault="00056C63" w:rsidP="00056C63">
            <w:pPr>
              <w:pStyle w:val="ad"/>
              <w:jc w:val="left"/>
              <w:rPr>
                <w:strike/>
              </w:rPr>
            </w:pPr>
            <w:r w:rsidRPr="008A12D6">
              <w:rPr>
                <w:strike/>
              </w:rPr>
              <w:lastRenderedPageBreak/>
              <w:t>РК_ИК_0189 (удалён)</w:t>
            </w:r>
          </w:p>
        </w:tc>
        <w:tc>
          <w:tcPr>
            <w:tcW w:w="238" w:type="pct"/>
            <w:gridSpan w:val="2"/>
          </w:tcPr>
          <w:p w14:paraId="1D92465A" w14:textId="77777777" w:rsidR="00056C63" w:rsidRPr="008A12D6" w:rsidRDefault="00056C63" w:rsidP="00056C63">
            <w:pPr>
              <w:pStyle w:val="ad"/>
              <w:jc w:val="left"/>
              <w:rPr>
                <w:strike/>
              </w:rPr>
            </w:pPr>
          </w:p>
        </w:tc>
        <w:tc>
          <w:tcPr>
            <w:tcW w:w="1078" w:type="pct"/>
            <w:gridSpan w:val="3"/>
          </w:tcPr>
          <w:p w14:paraId="0FA1B58D" w14:textId="1996CB30" w:rsidR="00056C63" w:rsidRPr="008A12D6" w:rsidRDefault="00056C63" w:rsidP="00056C63">
            <w:pPr>
              <w:pStyle w:val="ad"/>
              <w:jc w:val="left"/>
              <w:rPr>
                <w:strike/>
              </w:rPr>
            </w:pPr>
            <w:r w:rsidRPr="008A12D6">
              <w:rPr>
                <w:strike/>
              </w:rPr>
              <w:t>«Информация, указываемая при ручном изменении лекарственного препарата» (products/product/drugPurchaseObjectInfo/drugInfoUsingReferenceInfo/MNNsInfo/MNNInfo/positionsTradeName/positionTradeName/positionTradeNameUsingTextForm/drugChangeInfo)</w:t>
            </w:r>
          </w:p>
        </w:tc>
        <w:tc>
          <w:tcPr>
            <w:tcW w:w="1526" w:type="pct"/>
            <w:gridSpan w:val="4"/>
          </w:tcPr>
          <w:p w14:paraId="49BEA74E" w14:textId="434446C0" w:rsidR="00056C63" w:rsidRPr="008A12D6" w:rsidRDefault="00056C63" w:rsidP="00056C63">
            <w:pPr>
              <w:pStyle w:val="ad"/>
              <w:jc w:val="left"/>
              <w:rPr>
                <w:strike/>
              </w:rPr>
            </w:pPr>
            <w:r w:rsidRPr="008A12D6">
              <w:rPr>
                <w:strike/>
              </w:rPr>
              <w:t>При приёме контролируется обязательность заполнения поля «Информация, указываемая при ручном изменении лекарственного препарата» (products/product/drugPurchaseObjectInfo/drugInfoUsingReferenceInfo/MNNsInfo/MNNInfo/MNNTextForm/drugChangeInfo) в случае, если во входящем пакете заполнен блок «Позиция по торговому наименованию (ТН) лекарственного средства формируется в текстовой форме» (products/product/drugPurchaseObjectInfo/drugInfoUsingReferenceInfo/MNNsInfo/MNNInfo/positionsTradeName/positionTradeName/positionTradeNameUsingTextForm)</w:t>
            </w:r>
          </w:p>
        </w:tc>
        <w:tc>
          <w:tcPr>
            <w:tcW w:w="1343" w:type="pct"/>
            <w:gridSpan w:val="2"/>
          </w:tcPr>
          <w:p w14:paraId="3225474F" w14:textId="024813F8" w:rsidR="00056C63" w:rsidRPr="008A12D6" w:rsidRDefault="00056C63" w:rsidP="00056C63">
            <w:pPr>
              <w:pStyle w:val="ad"/>
              <w:jc w:val="left"/>
              <w:rPr>
                <w:strike/>
              </w:rPr>
            </w:pPr>
            <w:r w:rsidRPr="008A12D6">
              <w:rPr>
                <w:strike/>
              </w:rPr>
              <w:t>&lt;номер контроля&gt;: В случае если заполнен блок «Позиция по торговому наименованию (ТН) лекарственного средства формируется в текстовой форме» (products/product/drugPurchaseObjectInfo/drugInfoUsingReferenceInfo/MNNsInfo/MNNInfo/positionsTradeName/positionTradeName/positionTradeNameUsingTextForm) необходимо заполнение блока «Информация, указываемая при ручном изменении лекарственного препарата» (products/product/drugPurchaseObjectInfo/drugInfoUsingReferenceInfo/MNNsInfo/MNNInfo/positionsTradeName/positionTradeName/positionTradeNameUsingTextForm/drugChangeInfo).</w:t>
            </w:r>
          </w:p>
        </w:tc>
      </w:tr>
      <w:tr w:rsidR="00056C63" w:rsidRPr="00FC7CA6" w14:paraId="57399D44" w14:textId="77777777" w:rsidTr="00AA184A">
        <w:trPr>
          <w:trHeight w:val="348"/>
        </w:trPr>
        <w:tc>
          <w:tcPr>
            <w:tcW w:w="815" w:type="pct"/>
          </w:tcPr>
          <w:p w14:paraId="58DDCDE0" w14:textId="22EB632B" w:rsidR="00056C63" w:rsidRDefault="00056C63" w:rsidP="00056C63">
            <w:pPr>
              <w:pStyle w:val="ad"/>
              <w:jc w:val="left"/>
            </w:pPr>
            <w:r w:rsidRPr="00FC7CA6">
              <w:lastRenderedPageBreak/>
              <w:t>РК_ИК_026</w:t>
            </w:r>
            <w:r>
              <w:t>7</w:t>
            </w:r>
          </w:p>
        </w:tc>
        <w:tc>
          <w:tcPr>
            <w:tcW w:w="238" w:type="pct"/>
            <w:gridSpan w:val="2"/>
          </w:tcPr>
          <w:p w14:paraId="502FFA78" w14:textId="77777777" w:rsidR="00056C63" w:rsidRDefault="00056C63" w:rsidP="00056C63">
            <w:pPr>
              <w:pStyle w:val="ad"/>
              <w:jc w:val="left"/>
            </w:pPr>
          </w:p>
        </w:tc>
        <w:tc>
          <w:tcPr>
            <w:tcW w:w="1078" w:type="pct"/>
            <w:gridSpan w:val="3"/>
          </w:tcPr>
          <w:p w14:paraId="5BA89D3E" w14:textId="783AA37B" w:rsidR="00056C63" w:rsidRPr="00FC7CA6" w:rsidRDefault="00056C63" w:rsidP="00056C63">
            <w:pPr>
              <w:pStyle w:val="ad"/>
              <w:jc w:val="left"/>
              <w:rPr>
                <w:lang w:val="en-US"/>
              </w:rPr>
            </w:pPr>
            <w:r w:rsidRPr="00FC7CA6">
              <w:t>Цифровой</w:t>
            </w:r>
            <w:r w:rsidRPr="00FC7CA6">
              <w:rPr>
                <w:lang w:val="en-US"/>
              </w:rPr>
              <w:t xml:space="preserve"> </w:t>
            </w:r>
            <w:r w:rsidRPr="00FC7CA6">
              <w:t>код</w:t>
            </w:r>
            <w:r w:rsidRPr="00FC7CA6">
              <w:rPr>
                <w:lang w:val="en-US"/>
              </w:rPr>
              <w:t xml:space="preserve"> </w:t>
            </w:r>
            <w:r w:rsidRPr="00FC7CA6">
              <w:t>страны</w:t>
            </w:r>
            <w:r w:rsidRPr="00FC7CA6">
              <w:rPr>
                <w:lang w:val="en-US"/>
              </w:rPr>
              <w:t xml:space="preserve"> (products/product/drugPurchaseObjectInfo/drugInfoUsingReferenceInfo/MNNsInfo/MNNInfo/positionsTradeName/positionTradeName/positionTradeNameUsingTextForm/manufacturerInfo/manufacturerOKSM/countryCode)</w:t>
            </w:r>
          </w:p>
        </w:tc>
        <w:tc>
          <w:tcPr>
            <w:tcW w:w="1526" w:type="pct"/>
            <w:gridSpan w:val="4"/>
          </w:tcPr>
          <w:p w14:paraId="2B27A34C" w14:textId="77777777" w:rsidR="00056C63" w:rsidRDefault="00056C63" w:rsidP="00056C63">
            <w:pPr>
              <w:pStyle w:val="ad"/>
              <w:jc w:val="left"/>
            </w:pPr>
            <w:r w:rsidRPr="00D86B4C">
              <w:t>Контролируется наличие значения в справочнике «Общероссийский классификатор стран мира (ОКСМ)» (nsiOKSM)</w:t>
            </w:r>
          </w:p>
          <w:p w14:paraId="2A04B633" w14:textId="77777777" w:rsidR="00056C63" w:rsidRDefault="00056C63" w:rsidP="00056C63">
            <w:pPr>
              <w:pStyle w:val="ad"/>
              <w:jc w:val="left"/>
            </w:pPr>
          </w:p>
          <w:p w14:paraId="2A8992C6" w14:textId="77777777" w:rsidR="00056C63" w:rsidRDefault="00056C63" w:rsidP="00056C63">
            <w:pPr>
              <w:pStyle w:val="ad"/>
              <w:jc w:val="left"/>
            </w:pPr>
            <w:r>
              <w:t>Если сведения о контракте новые, то, то проверяем присутствие элемента в справочнике в актуальном состоянии</w:t>
            </w:r>
          </w:p>
          <w:p w14:paraId="6EA53095" w14:textId="7AD081C1" w:rsidR="00056C63" w:rsidRPr="00FC7CA6" w:rsidRDefault="00056C63" w:rsidP="00056C63">
            <w:pPr>
              <w:pStyle w:val="ad"/>
              <w:jc w:val="left"/>
            </w:pPr>
            <w:r>
              <w:t>иначе если изменение существующих сведений о контракте, проверяем присутствие элемента в справочнике в любом состоянии</w:t>
            </w:r>
          </w:p>
        </w:tc>
        <w:tc>
          <w:tcPr>
            <w:tcW w:w="1343" w:type="pct"/>
            <w:gridSpan w:val="2"/>
          </w:tcPr>
          <w:p w14:paraId="5245B4E5" w14:textId="0FF80EE2" w:rsidR="00056C63" w:rsidRPr="00FC7CA6" w:rsidRDefault="00056C63" w:rsidP="00056C63">
            <w:pPr>
              <w:pStyle w:val="ad"/>
              <w:jc w:val="left"/>
            </w:pPr>
            <w:r>
              <w:t>Код</w:t>
            </w:r>
            <w:r w:rsidRPr="00BF2163">
              <w:t xml:space="preserve"> &lt;</w:t>
            </w:r>
            <w:r>
              <w:t>значение проверяемого поля</w:t>
            </w:r>
            <w:r w:rsidRPr="00BF2163">
              <w:t xml:space="preserve">&gt; </w:t>
            </w:r>
            <w:r>
              <w:t>указанный</w:t>
            </w:r>
            <w:r w:rsidRPr="00BF2163">
              <w:t xml:space="preserve"> </w:t>
            </w:r>
            <w:r>
              <w:t>в</w:t>
            </w:r>
            <w:r w:rsidRPr="00BF2163">
              <w:t xml:space="preserve"> </w:t>
            </w:r>
            <w:r>
              <w:t>поле</w:t>
            </w:r>
            <w:r w:rsidRPr="00BF2163">
              <w:t xml:space="preserve"> </w:t>
            </w:r>
            <w:r w:rsidRPr="00D0002F">
              <w:rPr>
                <w:lang w:val="en-US"/>
              </w:rPr>
              <w:t>products</w:t>
            </w:r>
            <w:r w:rsidRPr="00D0002F">
              <w:t>/</w:t>
            </w:r>
            <w:r w:rsidRPr="00D0002F">
              <w:rPr>
                <w:lang w:val="en-US"/>
              </w:rPr>
              <w:t>product</w:t>
            </w:r>
            <w:r w:rsidRPr="00D0002F">
              <w:t>/</w:t>
            </w:r>
            <w:r w:rsidRPr="00D0002F">
              <w:rPr>
                <w:lang w:val="en-US"/>
              </w:rPr>
              <w:t>drugPurchaseObjectInfo</w:t>
            </w:r>
            <w:r w:rsidRPr="00D0002F">
              <w:t>/</w:t>
            </w:r>
            <w:r w:rsidRPr="00D0002F">
              <w:rPr>
                <w:lang w:val="en-US"/>
              </w:rPr>
              <w:t>drugInfoUsingReferenceInfo</w:t>
            </w:r>
            <w:r w:rsidRPr="00D0002F">
              <w:t>/</w:t>
            </w:r>
            <w:r w:rsidRPr="00D0002F">
              <w:rPr>
                <w:lang w:val="en-US"/>
              </w:rPr>
              <w:t>MNNsInfo</w:t>
            </w:r>
            <w:r w:rsidRPr="00D0002F">
              <w:t>/</w:t>
            </w:r>
            <w:r w:rsidRPr="00D0002F">
              <w:rPr>
                <w:lang w:val="en-US"/>
              </w:rPr>
              <w:t>MNNInfo</w:t>
            </w:r>
            <w:r w:rsidRPr="00D0002F">
              <w:t>/</w:t>
            </w:r>
            <w:r w:rsidRPr="00D0002F">
              <w:rPr>
                <w:lang w:val="en-US"/>
              </w:rPr>
              <w:t>positionsTradeName</w:t>
            </w:r>
            <w:r w:rsidRPr="00D0002F">
              <w:t>/</w:t>
            </w:r>
            <w:r w:rsidRPr="00D0002F">
              <w:rPr>
                <w:lang w:val="en-US"/>
              </w:rPr>
              <w:t>positionTradeName</w:t>
            </w:r>
            <w:r w:rsidRPr="00D0002F">
              <w:t>/</w:t>
            </w:r>
            <w:r w:rsidRPr="00D0002F">
              <w:rPr>
                <w:lang w:val="en-US"/>
              </w:rPr>
              <w:t>positionTradeNameUsingTextForm</w:t>
            </w:r>
            <w:r w:rsidRPr="00D0002F">
              <w:t>/</w:t>
            </w:r>
            <w:r w:rsidRPr="00D0002F">
              <w:rPr>
                <w:lang w:val="en-US"/>
              </w:rPr>
              <w:t>manufacturerInfo</w:t>
            </w:r>
            <w:r w:rsidRPr="00D0002F">
              <w:t>/</w:t>
            </w:r>
            <w:r w:rsidRPr="00D0002F">
              <w:rPr>
                <w:lang w:val="en-US"/>
              </w:rPr>
              <w:t>manufacturerOKSM</w:t>
            </w:r>
            <w:r w:rsidRPr="00D0002F">
              <w:t>/</w:t>
            </w:r>
            <w:r w:rsidRPr="00D0002F">
              <w:rPr>
                <w:lang w:val="en-US"/>
              </w:rPr>
              <w:t>countryCode</w:t>
            </w:r>
            <w:r>
              <w:t xml:space="preserve"> не найден в справочнике </w:t>
            </w:r>
            <w:r w:rsidRPr="00D86B4C">
              <w:t>«Общероссийский классификатор стран мира (ОКСМ)» (nsiOKSM)</w:t>
            </w:r>
          </w:p>
        </w:tc>
      </w:tr>
      <w:tr w:rsidR="00056C63" w:rsidRPr="00EB21CC" w14:paraId="1034A25C" w14:textId="77777777" w:rsidTr="00AA184A">
        <w:trPr>
          <w:trHeight w:val="348"/>
        </w:trPr>
        <w:tc>
          <w:tcPr>
            <w:tcW w:w="815" w:type="pct"/>
          </w:tcPr>
          <w:p w14:paraId="603F811F" w14:textId="504FE68D" w:rsidR="00056C63" w:rsidRDefault="00056C63" w:rsidP="00056C63">
            <w:pPr>
              <w:pStyle w:val="ad"/>
              <w:jc w:val="left"/>
            </w:pPr>
            <w:r>
              <w:t>РК_ИК_</w:t>
            </w:r>
            <w:r w:rsidRPr="001345EB">
              <w:t>0</w:t>
            </w:r>
            <w:r>
              <w:t>190</w:t>
            </w:r>
          </w:p>
        </w:tc>
        <w:tc>
          <w:tcPr>
            <w:tcW w:w="238" w:type="pct"/>
            <w:gridSpan w:val="2"/>
          </w:tcPr>
          <w:p w14:paraId="7F49793F" w14:textId="77777777" w:rsidR="00056C63" w:rsidRDefault="00056C63" w:rsidP="00056C63">
            <w:pPr>
              <w:pStyle w:val="ad"/>
              <w:jc w:val="left"/>
            </w:pPr>
          </w:p>
        </w:tc>
        <w:tc>
          <w:tcPr>
            <w:tcW w:w="1078" w:type="pct"/>
            <w:gridSpan w:val="3"/>
          </w:tcPr>
          <w:p w14:paraId="1DDAE3CD" w14:textId="77777777" w:rsidR="00056C63" w:rsidRDefault="00056C63" w:rsidP="00056C63">
            <w:pPr>
              <w:pStyle w:val="ad"/>
              <w:jc w:val="left"/>
            </w:pPr>
            <w:r>
              <w:t xml:space="preserve">«Причина корректировки сведений о лекарственном препарате» </w:t>
            </w:r>
          </w:p>
          <w:p w14:paraId="40BD50CF" w14:textId="3C60F856" w:rsidR="00056C63" w:rsidRPr="005E3607" w:rsidRDefault="00056C63" w:rsidP="00056C63">
            <w:pPr>
              <w:pStyle w:val="ad"/>
              <w:jc w:val="left"/>
              <w:rPr>
                <w:lang w:val="en-US"/>
              </w:rPr>
            </w:pPr>
            <w:r w:rsidRPr="005E3607">
              <w:rPr>
                <w:lang w:val="en-US"/>
              </w:rPr>
              <w:t xml:space="preserve">(products/product/drugPurchaseObjectInfo/drugInfoUsingReferenceInfo/MNNsInfo/MNNInfo/MNNTextForm/drugChangeInfo/cmn:drugChangeReason) </w:t>
            </w:r>
            <w:r>
              <w:t>и</w:t>
            </w:r>
            <w:r w:rsidRPr="005E3607">
              <w:rPr>
                <w:lang w:val="en-US"/>
              </w:rPr>
              <w:t xml:space="preserve"> (products/product/drugPurchaseObjectInfo/drugInfoUsingReferenceInfo/MNNsInfo/MNNInfo/positionsTradeName/positionTradeName/drugChangeInfo/cmn:drugChangeReason) </w:t>
            </w:r>
            <w:r>
              <w:t>и</w:t>
            </w:r>
            <w:r w:rsidRPr="005E3607">
              <w:rPr>
                <w:lang w:val="en-US"/>
              </w:rPr>
              <w:t xml:space="preserve"> (products/product/drugPurchaseObjectInfo/drugIn</w:t>
            </w:r>
            <w:r w:rsidRPr="005E3607">
              <w:rPr>
                <w:lang w:val="en-US"/>
              </w:rPr>
              <w:lastRenderedPageBreak/>
              <w:t>foUsingReferenceInfo/MNNsInfo/MNNInfo/positionsTradeName/positionTradeName/positionTradeNameUsingTextForm/drugChangeInfo/cmn:drugChangeReason)</w:t>
            </w:r>
          </w:p>
        </w:tc>
        <w:tc>
          <w:tcPr>
            <w:tcW w:w="1526" w:type="pct"/>
            <w:gridSpan w:val="4"/>
          </w:tcPr>
          <w:p w14:paraId="39D1F6D5" w14:textId="56AB0EB0" w:rsidR="00056C63" w:rsidRPr="00EB21CC" w:rsidRDefault="00056C63" w:rsidP="00056C63">
            <w:pPr>
              <w:pStyle w:val="ad"/>
              <w:jc w:val="left"/>
              <w:rPr>
                <w:lang w:val="en-US"/>
              </w:rPr>
            </w:pPr>
            <w:r>
              <w:lastRenderedPageBreak/>
              <w:t>Содержимое</w:t>
            </w:r>
            <w:r w:rsidRPr="00EB21CC">
              <w:rPr>
                <w:lang w:val="en-US"/>
              </w:rPr>
              <w:t xml:space="preserve"> </w:t>
            </w:r>
            <w:r>
              <w:t>блоков</w:t>
            </w:r>
            <w:r w:rsidRPr="00EB21CC">
              <w:rPr>
                <w:lang w:val="en-US"/>
              </w:rPr>
              <w:t xml:space="preserve"> «</w:t>
            </w:r>
            <w:r>
              <w:t>Причина</w:t>
            </w:r>
            <w:r w:rsidRPr="00EB21CC">
              <w:rPr>
                <w:lang w:val="en-US"/>
              </w:rPr>
              <w:t xml:space="preserve"> </w:t>
            </w:r>
            <w:r>
              <w:t>корректировки</w:t>
            </w:r>
            <w:r w:rsidRPr="00EB21CC">
              <w:rPr>
                <w:lang w:val="en-US"/>
              </w:rPr>
              <w:t xml:space="preserve"> </w:t>
            </w:r>
            <w:r>
              <w:t>сведений</w:t>
            </w:r>
            <w:r w:rsidRPr="00EB21CC">
              <w:rPr>
                <w:lang w:val="en-US"/>
              </w:rPr>
              <w:t xml:space="preserve"> </w:t>
            </w:r>
            <w:r>
              <w:t>о</w:t>
            </w:r>
            <w:r w:rsidRPr="00EB21CC">
              <w:rPr>
                <w:lang w:val="en-US"/>
              </w:rPr>
              <w:t xml:space="preserve"> </w:t>
            </w:r>
            <w:r>
              <w:t>лекарственном</w:t>
            </w:r>
            <w:r w:rsidRPr="00EB21CC">
              <w:rPr>
                <w:lang w:val="en-US"/>
              </w:rPr>
              <w:t xml:space="preserve"> </w:t>
            </w:r>
            <w:r>
              <w:t>препарате</w:t>
            </w:r>
            <w:r w:rsidRPr="00EB21CC">
              <w:rPr>
                <w:lang w:val="en-US"/>
              </w:rPr>
              <w:t xml:space="preserve">» </w:t>
            </w:r>
            <w:r w:rsidRPr="005E3607">
              <w:rPr>
                <w:lang w:val="en-US"/>
              </w:rPr>
              <w:t xml:space="preserve">(products/product/drugPurchaseObjectInfo/drugInfoUsingReferenceInfo/MNNsInfo/MNNInfo/MNNTextForm/drugChangeInfo/cmn:drugChangeReason) </w:t>
            </w:r>
            <w:r>
              <w:t>и</w:t>
            </w:r>
            <w:r w:rsidRPr="005E3607">
              <w:rPr>
                <w:lang w:val="en-US"/>
              </w:rPr>
              <w:t xml:space="preserve"> (products/product/drugPurchaseObjectInfo/drugInfoUsingReferenceInfo/MNNsInfo/MNNInfo/positionsTradeName/positionTradeName/drugChangeInfo/cmn:drugChangeReason) </w:t>
            </w:r>
            <w:r>
              <w:t>и</w:t>
            </w:r>
            <w:r w:rsidRPr="005E3607">
              <w:rPr>
                <w:lang w:val="en-US"/>
              </w:rPr>
              <w:t xml:space="preserve"> (products/product/drugPurchaseObjectInfo/drugInfoUsingReferenceInfo/MNNsInfo/MNNInfo/positionsTradeName/positionTradeName/positionTradeNameUsingTextForm/drugChangeInfo/cmn:drugChangeReason)</w:t>
            </w:r>
            <w:r w:rsidRPr="00EB21CC">
              <w:rPr>
                <w:lang w:val="en-US"/>
              </w:rPr>
              <w:t xml:space="preserve"> </w:t>
            </w:r>
            <w:r>
              <w:t>при</w:t>
            </w:r>
            <w:r w:rsidRPr="00EB21CC">
              <w:rPr>
                <w:lang w:val="en-US"/>
              </w:rPr>
              <w:t xml:space="preserve"> </w:t>
            </w:r>
            <w:r>
              <w:t>приёме</w:t>
            </w:r>
            <w:r w:rsidRPr="00EB21CC">
              <w:rPr>
                <w:lang w:val="en-US"/>
              </w:rPr>
              <w:t xml:space="preserve"> </w:t>
            </w:r>
            <w:r>
              <w:t>код</w:t>
            </w:r>
            <w:r w:rsidRPr="00EB21CC">
              <w:rPr>
                <w:lang w:val="en-US"/>
              </w:rPr>
              <w:t xml:space="preserve"> </w:t>
            </w:r>
            <w:r>
              <w:t>причины</w:t>
            </w:r>
            <w:r w:rsidRPr="00EB21CC">
              <w:rPr>
                <w:lang w:val="en-US"/>
              </w:rPr>
              <w:t xml:space="preserve"> </w:t>
            </w:r>
            <w:r>
              <w:t>корректировки</w:t>
            </w:r>
            <w:r w:rsidRPr="00EB21CC">
              <w:rPr>
                <w:lang w:val="en-US"/>
              </w:rPr>
              <w:t xml:space="preserve"> (</w:t>
            </w:r>
            <w:r>
              <w:rPr>
                <w:lang w:val="en-US"/>
              </w:rPr>
              <w:t>code</w:t>
            </w:r>
            <w:r w:rsidRPr="00EB21CC">
              <w:rPr>
                <w:lang w:val="en-US"/>
              </w:rPr>
              <w:t xml:space="preserve">) </w:t>
            </w:r>
            <w:r>
              <w:t>контролируется</w:t>
            </w:r>
            <w:r w:rsidRPr="00EB21CC">
              <w:rPr>
                <w:lang w:val="en-US"/>
              </w:rPr>
              <w:t xml:space="preserve"> </w:t>
            </w:r>
            <w:r>
              <w:t>на</w:t>
            </w:r>
            <w:r w:rsidRPr="00EB21CC">
              <w:rPr>
                <w:lang w:val="en-US"/>
              </w:rPr>
              <w:t xml:space="preserve"> </w:t>
            </w:r>
            <w:r>
              <w:t>присутствие</w:t>
            </w:r>
            <w:r w:rsidRPr="00EB21CC">
              <w:rPr>
                <w:lang w:val="en-US"/>
              </w:rPr>
              <w:t xml:space="preserve"> </w:t>
            </w:r>
            <w:r>
              <w:t>в</w:t>
            </w:r>
            <w:r w:rsidRPr="00EB21CC">
              <w:rPr>
                <w:lang w:val="en-US"/>
              </w:rPr>
              <w:t xml:space="preserve"> </w:t>
            </w:r>
            <w:r>
              <w:t>справочнике</w:t>
            </w:r>
            <w:r w:rsidRPr="00EB21CC">
              <w:rPr>
                <w:lang w:val="en-US"/>
              </w:rPr>
              <w:t xml:space="preserve"> </w:t>
            </w:r>
            <w:r>
              <w:rPr>
                <w:lang w:val="en-US"/>
              </w:rPr>
              <w:t>“</w:t>
            </w:r>
            <w:r w:rsidRPr="00523C03">
              <w:t>Причины</w:t>
            </w:r>
            <w:r w:rsidRPr="00EB21CC">
              <w:rPr>
                <w:lang w:val="en-US"/>
              </w:rPr>
              <w:t xml:space="preserve"> </w:t>
            </w:r>
            <w:r w:rsidRPr="00523C03">
              <w:t>корректировки</w:t>
            </w:r>
            <w:r w:rsidRPr="00EB21CC">
              <w:rPr>
                <w:lang w:val="en-US"/>
              </w:rPr>
              <w:t xml:space="preserve"> </w:t>
            </w:r>
            <w:r w:rsidRPr="00523C03">
              <w:lastRenderedPageBreak/>
              <w:t>справочных</w:t>
            </w:r>
            <w:r w:rsidRPr="00EB21CC">
              <w:rPr>
                <w:lang w:val="en-US"/>
              </w:rPr>
              <w:t xml:space="preserve"> </w:t>
            </w:r>
            <w:r w:rsidRPr="00523C03">
              <w:t>данных</w:t>
            </w:r>
            <w:r w:rsidRPr="00EB21CC">
              <w:rPr>
                <w:lang w:val="en-US"/>
              </w:rPr>
              <w:t xml:space="preserve"> </w:t>
            </w:r>
            <w:r w:rsidRPr="00523C03">
              <w:t>о</w:t>
            </w:r>
            <w:r w:rsidRPr="00EB21CC">
              <w:rPr>
                <w:lang w:val="en-US"/>
              </w:rPr>
              <w:t xml:space="preserve"> </w:t>
            </w:r>
            <w:r w:rsidRPr="00523C03">
              <w:t>лекарственных</w:t>
            </w:r>
            <w:r w:rsidRPr="00EB21CC">
              <w:rPr>
                <w:lang w:val="en-US"/>
              </w:rPr>
              <w:t xml:space="preserve"> </w:t>
            </w:r>
            <w:r w:rsidRPr="00523C03">
              <w:t>препаратах</w:t>
            </w:r>
            <w:r>
              <w:rPr>
                <w:lang w:val="en-US"/>
              </w:rPr>
              <w:t>”</w:t>
            </w:r>
            <w:r w:rsidRPr="00EB21CC">
              <w:rPr>
                <w:lang w:val="en-US"/>
              </w:rPr>
              <w:t xml:space="preserve"> (nsiDrugChangeReason)</w:t>
            </w:r>
          </w:p>
        </w:tc>
        <w:tc>
          <w:tcPr>
            <w:tcW w:w="1343" w:type="pct"/>
            <w:gridSpan w:val="2"/>
          </w:tcPr>
          <w:p w14:paraId="46F716DB" w14:textId="1253792B" w:rsidR="00056C63" w:rsidRPr="00EB21CC" w:rsidRDefault="00056C63" w:rsidP="00056C63">
            <w:pPr>
              <w:pStyle w:val="ad"/>
              <w:jc w:val="left"/>
            </w:pPr>
            <w:r w:rsidRPr="00477FAF">
              <w:lastRenderedPageBreak/>
              <w:t>&lt;</w:t>
            </w:r>
            <w:r>
              <w:t>номер контроля</w:t>
            </w:r>
            <w:r w:rsidRPr="00477FAF">
              <w:t>&gt;</w:t>
            </w:r>
            <w:r>
              <w:t xml:space="preserve">: </w:t>
            </w:r>
            <w:r w:rsidRPr="00CA3D71">
              <w:t>«</w:t>
            </w:r>
            <w:r>
              <w:t>Код причины корректировки</w:t>
            </w:r>
            <w:r w:rsidRPr="00CA3D71">
              <w:t>» &lt;</w:t>
            </w:r>
            <w:r>
              <w:t>Значение кода</w:t>
            </w:r>
            <w:r w:rsidRPr="00CA3D71">
              <w:t>&gt;</w:t>
            </w:r>
            <w:r>
              <w:t xml:space="preserve">, указанный в тэге </w:t>
            </w:r>
            <w:r w:rsidRPr="002C69B8">
              <w:t>&lt;</w:t>
            </w:r>
            <w:r>
              <w:rPr>
                <w:lang w:val="en-US"/>
              </w:rPr>
              <w:t>Xpath</w:t>
            </w:r>
            <w:r>
              <w:t xml:space="preserve"> поля</w:t>
            </w:r>
            <w:r w:rsidRPr="002C69B8">
              <w:t>&gt;</w:t>
            </w:r>
            <w:r>
              <w:t xml:space="preserve"> </w:t>
            </w:r>
            <w:r w:rsidRPr="0025127F">
              <w:t>должен</w:t>
            </w:r>
            <w:r w:rsidRPr="00CA3D71">
              <w:t xml:space="preserve"> </w:t>
            </w:r>
            <w:r w:rsidRPr="0025127F">
              <w:t>присутствовать</w:t>
            </w:r>
            <w:r w:rsidRPr="00CA3D71">
              <w:t xml:space="preserve"> </w:t>
            </w:r>
            <w:r w:rsidRPr="0025127F">
              <w:t>в</w:t>
            </w:r>
            <w:r w:rsidRPr="00CA3D71">
              <w:t xml:space="preserve"> </w:t>
            </w:r>
            <w:r w:rsidRPr="0025127F">
              <w:t>актуальном</w:t>
            </w:r>
            <w:r w:rsidRPr="00CA3D71">
              <w:t xml:space="preserve"> </w:t>
            </w:r>
            <w:r w:rsidRPr="0025127F">
              <w:t>состоянии</w:t>
            </w:r>
            <w:r w:rsidRPr="00CA3D71">
              <w:t xml:space="preserve"> </w:t>
            </w:r>
            <w:r w:rsidRPr="0025127F">
              <w:t>в</w:t>
            </w:r>
            <w:r w:rsidRPr="00CA3D71">
              <w:t xml:space="preserve"> </w:t>
            </w:r>
            <w:r w:rsidRPr="0025127F">
              <w:t>справочнике</w:t>
            </w:r>
            <w:r w:rsidRPr="00CA3D71">
              <w:t xml:space="preserve"> </w:t>
            </w:r>
            <w:r>
              <w:t>«</w:t>
            </w:r>
            <w:r w:rsidRPr="00523C03">
              <w:t>Причины корректировки справочных данных о лекарственных препаратах</w:t>
            </w:r>
            <w:r>
              <w:t>»</w:t>
            </w:r>
            <w:r w:rsidRPr="00523C03">
              <w:t xml:space="preserve"> (nsiDrugChangeReason)</w:t>
            </w:r>
          </w:p>
        </w:tc>
      </w:tr>
      <w:tr w:rsidR="00056C63" w:rsidRPr="005D5359" w14:paraId="3E37F941" w14:textId="77777777" w:rsidTr="00AA184A">
        <w:trPr>
          <w:trHeight w:val="348"/>
        </w:trPr>
        <w:tc>
          <w:tcPr>
            <w:tcW w:w="815" w:type="pct"/>
          </w:tcPr>
          <w:p w14:paraId="070F3553" w14:textId="3CE92483" w:rsidR="00056C63" w:rsidRDefault="00056C63" w:rsidP="00056C63">
            <w:pPr>
              <w:pStyle w:val="ad"/>
              <w:jc w:val="left"/>
            </w:pPr>
            <w:r>
              <w:t>РК_ИК_</w:t>
            </w:r>
            <w:r w:rsidRPr="001345EB">
              <w:t>0</w:t>
            </w:r>
            <w:r>
              <w:t>162</w:t>
            </w:r>
          </w:p>
        </w:tc>
        <w:tc>
          <w:tcPr>
            <w:tcW w:w="238" w:type="pct"/>
            <w:gridSpan w:val="2"/>
          </w:tcPr>
          <w:p w14:paraId="6D7D6407" w14:textId="77777777" w:rsidR="00056C63" w:rsidRDefault="00056C63" w:rsidP="00056C63">
            <w:pPr>
              <w:pStyle w:val="ad"/>
              <w:jc w:val="left"/>
            </w:pPr>
          </w:p>
        </w:tc>
        <w:tc>
          <w:tcPr>
            <w:tcW w:w="1078" w:type="pct"/>
            <w:gridSpan w:val="3"/>
          </w:tcPr>
          <w:p w14:paraId="277F1D4F" w14:textId="0D74278B" w:rsidR="00056C63" w:rsidRDefault="00056C63" w:rsidP="00056C63">
            <w:pPr>
              <w:pStyle w:val="ad"/>
              <w:jc w:val="left"/>
            </w:pPr>
            <w:r>
              <w:rPr>
                <w:lang w:val="en-US"/>
              </w:rPr>
              <w:t>Sequence</w:t>
            </w:r>
            <w:r>
              <w:t xml:space="preserve"> «</w:t>
            </w:r>
            <w:r w:rsidRPr="005D5359">
              <w:t>Позиция по торговому наименованию лекарственного средства формируется с использованием справочной информации</w:t>
            </w:r>
            <w:r>
              <w:t xml:space="preserve">» </w:t>
            </w:r>
            <w:r w:rsidRPr="00E02110">
              <w:t>(</w:t>
            </w:r>
            <w:r w:rsidRPr="003B3B5F">
              <w:rPr>
                <w:lang w:val="en-US"/>
              </w:rPr>
              <w:t>products</w:t>
            </w:r>
            <w:r w:rsidRPr="00E02110">
              <w:t>\</w:t>
            </w:r>
            <w:r>
              <w:rPr>
                <w:lang w:val="en-US"/>
              </w:rPr>
              <w:t>product</w:t>
            </w:r>
            <w:r>
              <w:t>\</w:t>
            </w:r>
            <w:r w:rsidRPr="001345EB">
              <w:rPr>
                <w:lang w:val="en-US"/>
              </w:rPr>
              <w:t>drugPurchaseObjectInfo</w:t>
            </w:r>
            <w:r>
              <w:t>\</w:t>
            </w:r>
            <w:r w:rsidRPr="001345EB">
              <w:t>drugInfoUsingReferenceInfo</w:t>
            </w:r>
            <w:r w:rsidRPr="00167641">
              <w:t>\MNNsInfo\MNNInfo\</w:t>
            </w:r>
            <w:r>
              <w:t xml:space="preserve"> </w:t>
            </w:r>
            <w:r w:rsidRPr="005D5359">
              <w:t>positionsTradeName</w:t>
            </w:r>
            <w:r>
              <w:t>\</w:t>
            </w:r>
            <w:r w:rsidRPr="005D5359">
              <w:t>positionTradeName</w:t>
            </w:r>
            <w:r>
              <w:t>\...)</w:t>
            </w:r>
          </w:p>
          <w:p w14:paraId="529438F0" w14:textId="77777777" w:rsidR="00056C63" w:rsidRDefault="00056C63" w:rsidP="00056C63">
            <w:pPr>
              <w:pStyle w:val="ad"/>
              <w:jc w:val="left"/>
            </w:pPr>
            <w:r>
              <w:t>и</w:t>
            </w:r>
          </w:p>
          <w:p w14:paraId="1B5935D8" w14:textId="2C8F95FA" w:rsidR="00056C63" w:rsidRDefault="00056C63" w:rsidP="00056C63">
            <w:pPr>
              <w:pStyle w:val="ad"/>
              <w:jc w:val="left"/>
            </w:pPr>
            <w:r>
              <w:t>Блок «</w:t>
            </w:r>
            <w:r w:rsidRPr="009B2351">
              <w:t>Позиция по торговому наименованию лекарственного средства формируется в текстовой форме</w:t>
            </w:r>
            <w:r>
              <w:t>»</w:t>
            </w:r>
            <w:r w:rsidRPr="001345EB">
              <w:t xml:space="preserve"> </w:t>
            </w:r>
            <w:r w:rsidRPr="00E02110">
              <w:t>(</w:t>
            </w:r>
            <w:r w:rsidRPr="003B3B5F">
              <w:rPr>
                <w:lang w:val="en-US"/>
              </w:rPr>
              <w:t>products</w:t>
            </w:r>
            <w:r w:rsidRPr="00E02110">
              <w:t>\</w:t>
            </w:r>
            <w:r>
              <w:rPr>
                <w:lang w:val="en-US"/>
              </w:rPr>
              <w:t>product</w:t>
            </w:r>
            <w:r>
              <w:t>\</w:t>
            </w:r>
            <w:r w:rsidRPr="001345EB">
              <w:rPr>
                <w:lang w:val="en-US"/>
              </w:rPr>
              <w:t>drugPurchaseObjectInfo</w:t>
            </w:r>
            <w:r>
              <w:t>\</w:t>
            </w:r>
            <w:r w:rsidRPr="001345EB">
              <w:t>drugInfoUsingReferenceInfo</w:t>
            </w:r>
            <w:r w:rsidRPr="00167641">
              <w:t>\MNNsInfo\MNNInfo\</w:t>
            </w:r>
            <w:r>
              <w:t xml:space="preserve"> </w:t>
            </w:r>
            <w:r w:rsidRPr="005D5359">
              <w:t>positionsTradeName</w:t>
            </w:r>
            <w:r>
              <w:t>\</w:t>
            </w:r>
            <w:r w:rsidRPr="005D5359">
              <w:t>positionTradeName</w:t>
            </w:r>
            <w:r>
              <w:t xml:space="preserve">\ </w:t>
            </w:r>
            <w:r w:rsidRPr="009B2351">
              <w:t>positionTradeNameUsingTextForm</w:t>
            </w:r>
            <w:r>
              <w:t>))</w:t>
            </w:r>
          </w:p>
          <w:p w14:paraId="48734D1A" w14:textId="77777777" w:rsidR="00056C63" w:rsidRDefault="00056C63" w:rsidP="00056C63">
            <w:pPr>
              <w:pStyle w:val="ad"/>
              <w:jc w:val="left"/>
            </w:pPr>
          </w:p>
        </w:tc>
        <w:tc>
          <w:tcPr>
            <w:tcW w:w="1526" w:type="pct"/>
            <w:gridSpan w:val="4"/>
          </w:tcPr>
          <w:p w14:paraId="776039CB" w14:textId="5814A72B" w:rsidR="00056C63" w:rsidRDefault="00056C63" w:rsidP="00056C63">
            <w:pPr>
              <w:pStyle w:val="ad"/>
              <w:jc w:val="left"/>
            </w:pPr>
            <w:r>
              <w:t>В случае если для данной организации, размещающей сведения о контракте, (блок «</w:t>
            </w:r>
            <w:r w:rsidRPr="004B5F72">
              <w:t>Информация об организации, разместившей контракт</w:t>
            </w:r>
            <w:r>
              <w:t>» (</w:t>
            </w:r>
            <w:r>
              <w:rPr>
                <w:lang w:val="en-US"/>
              </w:rPr>
              <w:t>placer</w:t>
            </w:r>
            <w:r>
              <w:t xml:space="preserve">), либо, если блок </w:t>
            </w:r>
            <w:r>
              <w:rPr>
                <w:lang w:val="en-US"/>
              </w:rPr>
              <w:t>placer</w:t>
            </w:r>
            <w:r w:rsidRPr="004B5F72">
              <w:t xml:space="preserve"> </w:t>
            </w:r>
            <w:r>
              <w:t>не заполнен – то блок «</w:t>
            </w:r>
            <w:r w:rsidRPr="004B5F72">
              <w:t>Заказчик</w:t>
            </w:r>
            <w:r>
              <w:t>» (</w:t>
            </w:r>
            <w:r w:rsidRPr="004B5F72">
              <w:t>customer</w:t>
            </w:r>
            <w:r>
              <w:t xml:space="preserve">))  включена настройка возможности ввода информации о лекарственном препарате текстом </w:t>
            </w:r>
            <w:r w:rsidRPr="00E17276">
              <w:t>(</w:t>
            </w:r>
            <w:r w:rsidRPr="00B30AA0">
              <w:t>смотрим на значение настройки ALLOW_MODIFY_MEDICINE_REFERENCE_INFO с учетом исключений из нее по INVERT_ALLOW_MODIFY_MEDICINE_REFERENCE_INFO_ORGANIZATION_CODES</w:t>
            </w:r>
            <w:r w:rsidRPr="00E17276">
              <w:t>)</w:t>
            </w:r>
            <w:r>
              <w:t xml:space="preserve">», то  в принимаемом файле может быть заполнен </w:t>
            </w:r>
            <w:r w:rsidRPr="00537B33">
              <w:t>как</w:t>
            </w:r>
            <w:r>
              <w:t xml:space="preserve"> блок «</w:t>
            </w:r>
            <w:r w:rsidRPr="009B2351">
              <w:t>Позиция по торговому наименованию лекарственного средства формируется в текстовой форме</w:t>
            </w:r>
            <w:r>
              <w:t>»</w:t>
            </w:r>
            <w:r w:rsidRPr="001345EB">
              <w:t xml:space="preserve"> </w:t>
            </w:r>
            <w:r w:rsidRPr="00E02110">
              <w:t>(</w:t>
            </w:r>
            <w:r w:rsidRPr="003B3B5F">
              <w:rPr>
                <w:lang w:val="en-US"/>
              </w:rPr>
              <w:t>products</w:t>
            </w:r>
            <w:r w:rsidRPr="00E02110">
              <w:t>\</w:t>
            </w:r>
            <w:r>
              <w:rPr>
                <w:lang w:val="en-US"/>
              </w:rPr>
              <w:t>product</w:t>
            </w:r>
            <w:r>
              <w:t>\</w:t>
            </w:r>
            <w:r w:rsidRPr="001345EB">
              <w:rPr>
                <w:lang w:val="en-US"/>
              </w:rPr>
              <w:t>drugPurchaseObjectInfo</w:t>
            </w:r>
            <w:r>
              <w:t>\</w:t>
            </w:r>
            <w:r w:rsidRPr="001345EB">
              <w:t>drugInfoUsingReferenceInfo</w:t>
            </w:r>
            <w:r w:rsidRPr="00167641">
              <w:t>\MNNsInfo\MNNInfo\</w:t>
            </w:r>
            <w:r>
              <w:t xml:space="preserve"> </w:t>
            </w:r>
            <w:r w:rsidRPr="005D5359">
              <w:t>positionsTradeName</w:t>
            </w:r>
            <w:r>
              <w:t>\</w:t>
            </w:r>
            <w:r w:rsidRPr="005D5359">
              <w:t>positionTradeName</w:t>
            </w:r>
            <w:r>
              <w:t xml:space="preserve">\ </w:t>
            </w:r>
            <w:r w:rsidRPr="009B2351">
              <w:t>positionTradeNameUsingTextForm</w:t>
            </w:r>
            <w:r>
              <w:t>))</w:t>
            </w:r>
          </w:p>
          <w:p w14:paraId="5FB71369" w14:textId="579C4D01" w:rsidR="001F2527" w:rsidRDefault="00056C63" w:rsidP="00056C63">
            <w:pPr>
              <w:pStyle w:val="ad"/>
              <w:jc w:val="left"/>
            </w:pPr>
            <w:r>
              <w:t xml:space="preserve">так и  </w:t>
            </w:r>
            <w:r>
              <w:rPr>
                <w:lang w:val="en-US"/>
              </w:rPr>
              <w:t>Sequence</w:t>
            </w:r>
            <w:r>
              <w:t xml:space="preserve"> «</w:t>
            </w:r>
            <w:r w:rsidRPr="005D5359">
              <w:t>Позиция по торговому наименова</w:t>
            </w:r>
            <w:r w:rsidRPr="005D5359">
              <w:lastRenderedPageBreak/>
              <w:t>нию лекарственного средства формируется с использованием справочной информации</w:t>
            </w:r>
            <w:r>
              <w:t xml:space="preserve">» </w:t>
            </w:r>
            <w:r w:rsidRPr="00E02110">
              <w:t>(</w:t>
            </w:r>
            <w:r w:rsidRPr="003B3B5F">
              <w:rPr>
                <w:lang w:val="en-US"/>
              </w:rPr>
              <w:t>products</w:t>
            </w:r>
            <w:r w:rsidRPr="00E02110">
              <w:t>\</w:t>
            </w:r>
            <w:r>
              <w:rPr>
                <w:lang w:val="en-US"/>
              </w:rPr>
              <w:t>product</w:t>
            </w:r>
            <w:r>
              <w:t>\</w:t>
            </w:r>
            <w:r w:rsidRPr="001345EB">
              <w:rPr>
                <w:lang w:val="en-US"/>
              </w:rPr>
              <w:t>drugPurchaseObjectInfo</w:t>
            </w:r>
            <w:r>
              <w:t>\</w:t>
            </w:r>
            <w:r w:rsidRPr="001345EB">
              <w:t>drugInfoUsingReferenceInfo</w:t>
            </w:r>
            <w:r w:rsidRPr="00167641">
              <w:t>\MNNsInfo\MNNInfo\</w:t>
            </w:r>
            <w:r>
              <w:t xml:space="preserve"> </w:t>
            </w:r>
            <w:r w:rsidRPr="005D5359">
              <w:t>positionsTradeName</w:t>
            </w:r>
            <w:r>
              <w:t>\</w:t>
            </w:r>
            <w:r w:rsidRPr="005D5359">
              <w:t>positionTradeName</w:t>
            </w:r>
            <w:r>
              <w:t>\...)</w:t>
            </w:r>
          </w:p>
        </w:tc>
        <w:tc>
          <w:tcPr>
            <w:tcW w:w="1343" w:type="pct"/>
            <w:gridSpan w:val="2"/>
          </w:tcPr>
          <w:p w14:paraId="2F18C57D" w14:textId="4E6473B8" w:rsidR="00056C63" w:rsidRDefault="00056C63" w:rsidP="00056C63">
            <w:pPr>
              <w:pStyle w:val="ad"/>
              <w:jc w:val="left"/>
            </w:pPr>
            <w:r>
              <w:lastRenderedPageBreak/>
              <w:t>Для организации, размещающей сведения о контракте с ролью</w:t>
            </w:r>
            <w:r w:rsidRPr="005A26C9">
              <w:t xml:space="preserve"> &lt;&gt; </w:t>
            </w:r>
            <w:r>
              <w:t xml:space="preserve">и кодом по СПЗ </w:t>
            </w:r>
            <w:r w:rsidRPr="005A26C9">
              <w:t>&lt;</w:t>
            </w:r>
            <w:r>
              <w:t>Код по СПЗ</w:t>
            </w:r>
            <w:r w:rsidRPr="005A26C9">
              <w:t>&gt;</w:t>
            </w:r>
            <w:r>
              <w:t xml:space="preserve"> может быть заполнен только </w:t>
            </w:r>
            <w:r>
              <w:rPr>
                <w:lang w:val="en-US"/>
              </w:rPr>
              <w:t>Sequence</w:t>
            </w:r>
            <w:r>
              <w:t xml:space="preserve"> «</w:t>
            </w:r>
            <w:r w:rsidRPr="005D5359">
              <w:t>Позиция по торговому наименованию лекарственного средства формируется с использованием справочной информации</w:t>
            </w:r>
            <w:r>
              <w:t xml:space="preserve">» </w:t>
            </w:r>
            <w:r w:rsidRPr="00E02110">
              <w:t>(</w:t>
            </w:r>
            <w:r w:rsidRPr="003B3B5F">
              <w:rPr>
                <w:lang w:val="en-US"/>
              </w:rPr>
              <w:t>products</w:t>
            </w:r>
            <w:r w:rsidRPr="00E02110">
              <w:t>\</w:t>
            </w:r>
            <w:r>
              <w:rPr>
                <w:lang w:val="en-US"/>
              </w:rPr>
              <w:t>product</w:t>
            </w:r>
            <w:r>
              <w:t>\</w:t>
            </w:r>
            <w:r w:rsidRPr="001345EB">
              <w:rPr>
                <w:lang w:val="en-US"/>
              </w:rPr>
              <w:t>drugPurchaseObjectInfo</w:t>
            </w:r>
            <w:r>
              <w:t>\</w:t>
            </w:r>
            <w:r w:rsidRPr="001345EB">
              <w:t>drugInfoUsingReferenceInfo</w:t>
            </w:r>
            <w:r w:rsidRPr="00167641">
              <w:t>\MNNsInfo\MNNInfo\</w:t>
            </w:r>
            <w:r>
              <w:t xml:space="preserve"> </w:t>
            </w:r>
            <w:r w:rsidRPr="005D5359">
              <w:t>positionsTradeName</w:t>
            </w:r>
            <w:r>
              <w:t>\</w:t>
            </w:r>
            <w:r w:rsidRPr="005D5359">
              <w:t>positionTradeName</w:t>
            </w:r>
            <w:r>
              <w:t>\...)</w:t>
            </w:r>
          </w:p>
          <w:p w14:paraId="645D1457" w14:textId="4F70171A" w:rsidR="00056C63" w:rsidRPr="003C432E" w:rsidRDefault="00056C63" w:rsidP="00056C63">
            <w:pPr>
              <w:pStyle w:val="ad"/>
              <w:jc w:val="left"/>
            </w:pPr>
            <w:r>
              <w:t>Блок «</w:t>
            </w:r>
            <w:r w:rsidRPr="009B2351">
              <w:t>Позиция по торговому наименованию лекарственного средства формируется в текстовой форме</w:t>
            </w:r>
            <w:r>
              <w:t>»</w:t>
            </w:r>
            <w:r w:rsidRPr="001345EB">
              <w:t xml:space="preserve"> </w:t>
            </w:r>
            <w:r w:rsidRPr="00E02110">
              <w:t>(</w:t>
            </w:r>
            <w:r w:rsidRPr="003B3B5F">
              <w:rPr>
                <w:lang w:val="en-US"/>
              </w:rPr>
              <w:t>products</w:t>
            </w:r>
            <w:r w:rsidRPr="00E02110">
              <w:t>\</w:t>
            </w:r>
            <w:r>
              <w:rPr>
                <w:lang w:val="en-US"/>
              </w:rPr>
              <w:t>product</w:t>
            </w:r>
            <w:r>
              <w:t>\</w:t>
            </w:r>
            <w:r w:rsidRPr="001345EB">
              <w:rPr>
                <w:lang w:val="en-US"/>
              </w:rPr>
              <w:t>drugPurchaseObjectInfo</w:t>
            </w:r>
            <w:r>
              <w:t>\</w:t>
            </w:r>
            <w:r w:rsidRPr="001345EB">
              <w:t>drugInfoUsingReferenceInfo</w:t>
            </w:r>
            <w:r w:rsidRPr="00167641">
              <w:t>\MNNsInfo\MNNInfo\</w:t>
            </w:r>
            <w:r>
              <w:t xml:space="preserve"> </w:t>
            </w:r>
            <w:r w:rsidRPr="005D5359">
              <w:t>positionsTradeName</w:t>
            </w:r>
            <w:r>
              <w:t>\</w:t>
            </w:r>
            <w:r w:rsidRPr="005D5359">
              <w:t>positionTradeName</w:t>
            </w:r>
            <w:r>
              <w:t xml:space="preserve">\ </w:t>
            </w:r>
            <w:r w:rsidRPr="009B2351">
              <w:t>positionTradeNameUsingTextForm</w:t>
            </w:r>
            <w:r>
              <w:t>))</w:t>
            </w:r>
            <w:r w:rsidRPr="003C432E">
              <w:t xml:space="preserve"> </w:t>
            </w:r>
            <w:r>
              <w:t>недоступен</w:t>
            </w:r>
            <w:r w:rsidRPr="00DC0C1B">
              <w:t xml:space="preserve"> </w:t>
            </w:r>
            <w:r>
              <w:t>для</w:t>
            </w:r>
            <w:r w:rsidRPr="00DC0C1B">
              <w:t xml:space="preserve"> </w:t>
            </w:r>
            <w:r>
              <w:t>заполнения</w:t>
            </w:r>
          </w:p>
          <w:p w14:paraId="61E235D4" w14:textId="77777777" w:rsidR="00056C63" w:rsidRPr="005D5359" w:rsidRDefault="00056C63" w:rsidP="00056C63">
            <w:pPr>
              <w:pStyle w:val="ad"/>
              <w:jc w:val="left"/>
            </w:pPr>
          </w:p>
        </w:tc>
      </w:tr>
      <w:tr w:rsidR="00056C63" w:rsidRPr="005D5359" w14:paraId="139A73C4" w14:textId="666E2837" w:rsidTr="00AA184A">
        <w:trPr>
          <w:trHeight w:val="348"/>
        </w:trPr>
        <w:tc>
          <w:tcPr>
            <w:tcW w:w="815" w:type="pct"/>
          </w:tcPr>
          <w:p w14:paraId="68FDBD71" w14:textId="4909E7FE" w:rsidR="00056C63" w:rsidRPr="005D5359" w:rsidRDefault="00056C63" w:rsidP="00056C63">
            <w:pPr>
              <w:pStyle w:val="ad"/>
              <w:jc w:val="left"/>
            </w:pPr>
          </w:p>
        </w:tc>
        <w:tc>
          <w:tcPr>
            <w:tcW w:w="238" w:type="pct"/>
            <w:gridSpan w:val="2"/>
          </w:tcPr>
          <w:p w14:paraId="695975EF" w14:textId="1C15E9CC" w:rsidR="00056C63" w:rsidRPr="005D5359" w:rsidRDefault="00056C63" w:rsidP="00056C63">
            <w:pPr>
              <w:pStyle w:val="ad"/>
              <w:jc w:val="left"/>
            </w:pPr>
          </w:p>
        </w:tc>
        <w:tc>
          <w:tcPr>
            <w:tcW w:w="1078" w:type="pct"/>
            <w:gridSpan w:val="3"/>
          </w:tcPr>
          <w:p w14:paraId="280E4285" w14:textId="0FB6E784" w:rsidR="00056C63" w:rsidRPr="005D5359" w:rsidRDefault="00056C63" w:rsidP="00056C63">
            <w:pPr>
              <w:pStyle w:val="ad"/>
              <w:jc w:val="left"/>
            </w:pPr>
          </w:p>
        </w:tc>
        <w:tc>
          <w:tcPr>
            <w:tcW w:w="1526" w:type="pct"/>
            <w:gridSpan w:val="4"/>
          </w:tcPr>
          <w:p w14:paraId="461AA2FC" w14:textId="76DC7377" w:rsidR="00056C63" w:rsidRPr="005D5359" w:rsidRDefault="00056C63" w:rsidP="00056C63">
            <w:pPr>
              <w:pStyle w:val="ad"/>
              <w:jc w:val="left"/>
            </w:pPr>
          </w:p>
        </w:tc>
        <w:tc>
          <w:tcPr>
            <w:tcW w:w="1343" w:type="pct"/>
            <w:gridSpan w:val="2"/>
          </w:tcPr>
          <w:p w14:paraId="06EB8002" w14:textId="02468522" w:rsidR="00056C63" w:rsidRPr="005D5359" w:rsidRDefault="00056C63" w:rsidP="00056C63">
            <w:pPr>
              <w:pStyle w:val="ad"/>
              <w:jc w:val="left"/>
            </w:pPr>
          </w:p>
        </w:tc>
      </w:tr>
      <w:tr w:rsidR="00056C63" w:rsidRPr="005D5359" w14:paraId="61B987C8" w14:textId="085782DD" w:rsidTr="00F427CD">
        <w:trPr>
          <w:trHeight w:val="348"/>
        </w:trPr>
        <w:tc>
          <w:tcPr>
            <w:tcW w:w="5000" w:type="pct"/>
            <w:gridSpan w:val="12"/>
          </w:tcPr>
          <w:p w14:paraId="68934A0C" w14:textId="2B09AF09" w:rsidR="00056C63" w:rsidRPr="005D5359" w:rsidRDefault="00056C63" w:rsidP="00056C63">
            <w:pPr>
              <w:pStyle w:val="ad"/>
              <w:jc w:val="left"/>
            </w:pPr>
          </w:p>
          <w:p w14:paraId="375562BC" w14:textId="2D8CA9B6" w:rsidR="00056C63" w:rsidRPr="005D5359" w:rsidRDefault="00056C63" w:rsidP="00056C63">
            <w:pPr>
              <w:pStyle w:val="ad"/>
              <w:jc w:val="left"/>
            </w:pPr>
          </w:p>
        </w:tc>
      </w:tr>
      <w:tr w:rsidR="00056C63" w:rsidRPr="009F4E26" w14:paraId="401FD07F" w14:textId="77777777" w:rsidTr="00AA184A">
        <w:trPr>
          <w:trHeight w:val="348"/>
        </w:trPr>
        <w:tc>
          <w:tcPr>
            <w:tcW w:w="815" w:type="pct"/>
          </w:tcPr>
          <w:p w14:paraId="2DBEF3EA" w14:textId="31A6BEAB" w:rsidR="00056C63" w:rsidRPr="00C5316F" w:rsidRDefault="00056C63" w:rsidP="00056C63">
            <w:pPr>
              <w:pStyle w:val="ad"/>
              <w:jc w:val="left"/>
              <w:rPr>
                <w:lang w:val="en-US"/>
              </w:rPr>
            </w:pPr>
            <w:r>
              <w:t>РК_ИК_00</w:t>
            </w:r>
            <w:r>
              <w:rPr>
                <w:lang w:val="en-US"/>
              </w:rPr>
              <w:t>91</w:t>
            </w:r>
          </w:p>
        </w:tc>
        <w:tc>
          <w:tcPr>
            <w:tcW w:w="238" w:type="pct"/>
            <w:gridSpan w:val="2"/>
          </w:tcPr>
          <w:p w14:paraId="11A0172D" w14:textId="77777777" w:rsidR="00056C63" w:rsidRDefault="00056C63" w:rsidP="00056C63">
            <w:pPr>
              <w:pStyle w:val="ad"/>
              <w:jc w:val="left"/>
            </w:pPr>
          </w:p>
        </w:tc>
        <w:tc>
          <w:tcPr>
            <w:tcW w:w="1078" w:type="pct"/>
            <w:gridSpan w:val="3"/>
          </w:tcPr>
          <w:p w14:paraId="45A5D18B" w14:textId="1253CEEA" w:rsidR="00056C63" w:rsidRPr="00763273" w:rsidRDefault="00056C63" w:rsidP="00056C63">
            <w:pPr>
              <w:pStyle w:val="ad"/>
              <w:jc w:val="left"/>
            </w:pPr>
            <w:r>
              <w:t>Поле «</w:t>
            </w:r>
            <w:r w:rsidRPr="002D5A23">
              <w:t xml:space="preserve">Уникальный внешний код МНН по справочнику </w:t>
            </w:r>
            <w:r>
              <w:t>«</w:t>
            </w:r>
            <w:r w:rsidRPr="002D5A23">
              <w:t>Лекарственные препараты</w:t>
            </w:r>
            <w:r>
              <w:t>»</w:t>
            </w:r>
            <w:r w:rsidRPr="002D5A23">
              <w:t xml:space="preserve"> (поле MNNInfo\MNNExternalCode документа nsiFarmDrugDictionary) </w:t>
            </w:r>
            <w:r>
              <w:t>» (</w:t>
            </w:r>
            <w:r w:rsidRPr="002B6C45">
              <w:t>drugInfoUsingReferenceInfo</w:t>
            </w:r>
            <w:r>
              <w:t>\</w:t>
            </w:r>
            <w:r w:rsidRPr="002B6C45">
              <w:t>MNNInfo</w:t>
            </w:r>
            <w:r>
              <w:t xml:space="preserve">\ </w:t>
            </w:r>
            <w:r w:rsidRPr="002D5A23">
              <w:t>MNNExternalCode</w:t>
            </w:r>
            <w:r>
              <w:t>)</w:t>
            </w:r>
          </w:p>
        </w:tc>
        <w:tc>
          <w:tcPr>
            <w:tcW w:w="1526" w:type="pct"/>
            <w:gridSpan w:val="4"/>
          </w:tcPr>
          <w:p w14:paraId="6F203D31" w14:textId="34359DC8" w:rsidR="00056C63" w:rsidRDefault="00056C63" w:rsidP="00056C63">
            <w:pPr>
              <w:pStyle w:val="ad"/>
              <w:numPr>
                <w:ilvl w:val="0"/>
                <w:numId w:val="154"/>
              </w:numPr>
              <w:jc w:val="left"/>
            </w:pPr>
            <w:r>
              <w:t>Если новые сведения о контракте, то</w:t>
            </w:r>
          </w:p>
          <w:p w14:paraId="42D8668E" w14:textId="77777777" w:rsidR="00056C63" w:rsidRDefault="00056C63" w:rsidP="00056C63">
            <w:pPr>
              <w:pStyle w:val="ad"/>
              <w:jc w:val="left"/>
            </w:pPr>
          </w:p>
          <w:p w14:paraId="02E339C5" w14:textId="0996976D" w:rsidR="00056C63" w:rsidRDefault="00056C63" w:rsidP="00056C63">
            <w:pPr>
              <w:pStyle w:val="ad"/>
              <w:jc w:val="left"/>
            </w:pPr>
            <w:r>
              <w:t>Международное</w:t>
            </w:r>
            <w:r w:rsidRPr="002B6C45">
              <w:t xml:space="preserve"> непатентованн</w:t>
            </w:r>
            <w:r>
              <w:t>ое</w:t>
            </w:r>
            <w:r w:rsidRPr="002B6C45">
              <w:t xml:space="preserve"> химическ</w:t>
            </w:r>
            <w:r>
              <w:t>ое</w:t>
            </w:r>
            <w:r w:rsidRPr="002B6C45">
              <w:t xml:space="preserve"> или группов</w:t>
            </w:r>
            <w:r>
              <w:t xml:space="preserve">ое </w:t>
            </w:r>
            <w:r w:rsidRPr="002B6C45">
              <w:t>наименовани</w:t>
            </w:r>
            <w:r>
              <w:t>е с указанным уникальным</w:t>
            </w:r>
            <w:r w:rsidRPr="00B05770">
              <w:t xml:space="preserve"> </w:t>
            </w:r>
            <w:r>
              <w:t>внешним кодом должно находиться в любом состоянии в единственном числе в справочнике «</w:t>
            </w:r>
            <w:r w:rsidRPr="002B6C45">
              <w:t>Международные непатентованные химические или групповые наименования</w:t>
            </w:r>
            <w:r>
              <w:t>»</w:t>
            </w:r>
            <w:r w:rsidRPr="002B6C45">
              <w:t xml:space="preserve"> (МНН)</w:t>
            </w:r>
            <w:r>
              <w:t xml:space="preserve">» (поле </w:t>
            </w:r>
            <w:r>
              <w:rPr>
                <w:lang w:val="en-US"/>
              </w:rPr>
              <w:t>EXTERNAL</w:t>
            </w:r>
            <w:r w:rsidRPr="00B05770">
              <w:t>_</w:t>
            </w:r>
            <w:r>
              <w:rPr>
                <w:lang w:val="en-US"/>
              </w:rPr>
              <w:t>CODE</w:t>
            </w:r>
            <w:r w:rsidRPr="00C60019">
              <w:t xml:space="preserve"> </w:t>
            </w:r>
            <w:r>
              <w:t xml:space="preserve">в таблице </w:t>
            </w:r>
            <w:r>
              <w:rPr>
                <w:lang w:val="en-US"/>
              </w:rPr>
              <w:t>zakupki</w:t>
            </w:r>
            <w:r w:rsidRPr="00B0220E">
              <w:t>_</w:t>
            </w:r>
            <w:r>
              <w:rPr>
                <w:lang w:val="en-US"/>
              </w:rPr>
              <w:t>nsi</w:t>
            </w:r>
            <w:r w:rsidRPr="00B0220E">
              <w:t>.</w:t>
            </w:r>
            <w:r>
              <w:rPr>
                <w:lang w:val="en-US"/>
              </w:rPr>
              <w:t>NSI</w:t>
            </w:r>
            <w:r w:rsidRPr="00C60019">
              <w:t>_</w:t>
            </w:r>
            <w:r>
              <w:rPr>
                <w:lang w:val="en-US"/>
              </w:rPr>
              <w:t>FARM</w:t>
            </w:r>
            <w:r w:rsidRPr="00C60019">
              <w:t>_</w:t>
            </w:r>
            <w:r>
              <w:rPr>
                <w:lang w:val="en-US"/>
              </w:rPr>
              <w:t>MNN</w:t>
            </w:r>
            <w:r>
              <w:t>).</w:t>
            </w:r>
          </w:p>
          <w:p w14:paraId="622BE86C" w14:textId="77777777" w:rsidR="00056C63" w:rsidRDefault="00056C63" w:rsidP="00056C63">
            <w:pPr>
              <w:pStyle w:val="ad"/>
              <w:jc w:val="left"/>
            </w:pPr>
            <w:r>
              <w:t>Если найдено более одного МНН с таким кодом контроль также срабатывает</w:t>
            </w:r>
          </w:p>
          <w:p w14:paraId="4980575F" w14:textId="713BE8F1" w:rsidR="00056C63" w:rsidRDefault="00056C63" w:rsidP="00056C63">
            <w:pPr>
              <w:pStyle w:val="ad"/>
              <w:numPr>
                <w:ilvl w:val="0"/>
                <w:numId w:val="154"/>
              </w:numPr>
              <w:jc w:val="left"/>
            </w:pPr>
            <w:r>
              <w:t>Если изменения существующих сведений о контракте, то</w:t>
            </w:r>
          </w:p>
          <w:p w14:paraId="5BA4A3B6" w14:textId="77777777" w:rsidR="00056C63" w:rsidRDefault="00056C63" w:rsidP="00056C63">
            <w:pPr>
              <w:pStyle w:val="ad"/>
              <w:jc w:val="left"/>
            </w:pPr>
          </w:p>
          <w:p w14:paraId="562972E7" w14:textId="7E4A89C2" w:rsidR="00056C63" w:rsidRDefault="00056C63" w:rsidP="00056C63">
            <w:pPr>
              <w:pStyle w:val="ad"/>
              <w:jc w:val="left"/>
            </w:pPr>
            <w:r>
              <w:t>Международное</w:t>
            </w:r>
            <w:r w:rsidRPr="002B6C45">
              <w:t xml:space="preserve"> непатентованн</w:t>
            </w:r>
            <w:r>
              <w:t>ое</w:t>
            </w:r>
            <w:r w:rsidRPr="002B6C45">
              <w:t xml:space="preserve"> химическ</w:t>
            </w:r>
            <w:r>
              <w:t>ое</w:t>
            </w:r>
            <w:r w:rsidRPr="002B6C45">
              <w:t xml:space="preserve"> или группов</w:t>
            </w:r>
            <w:r>
              <w:t xml:space="preserve">ое </w:t>
            </w:r>
            <w:r w:rsidRPr="002B6C45">
              <w:t>наименовани</w:t>
            </w:r>
            <w:r>
              <w:t>е с указанным уникальным</w:t>
            </w:r>
            <w:r w:rsidRPr="00B05770">
              <w:t xml:space="preserve"> </w:t>
            </w:r>
            <w:r>
              <w:t>внешним кодом должно находиться в любом состоянии в единственном числе в справочнике «</w:t>
            </w:r>
            <w:r w:rsidRPr="002B6C45">
              <w:t>Международные непатентованные химические или групповые наименования</w:t>
            </w:r>
            <w:r>
              <w:t>»</w:t>
            </w:r>
            <w:r w:rsidRPr="002B6C45">
              <w:t xml:space="preserve"> (МНН)</w:t>
            </w:r>
            <w:r>
              <w:t xml:space="preserve">» </w:t>
            </w:r>
            <w:r>
              <w:lastRenderedPageBreak/>
              <w:t xml:space="preserve">(поле </w:t>
            </w:r>
            <w:r>
              <w:rPr>
                <w:lang w:val="en-US"/>
              </w:rPr>
              <w:t>EXTERNAL</w:t>
            </w:r>
            <w:r w:rsidRPr="00B05770">
              <w:t>_</w:t>
            </w:r>
            <w:r>
              <w:rPr>
                <w:lang w:val="en-US"/>
              </w:rPr>
              <w:t>CODE</w:t>
            </w:r>
            <w:r w:rsidRPr="00C60019">
              <w:t xml:space="preserve"> </w:t>
            </w:r>
            <w:r>
              <w:t xml:space="preserve">в таблице </w:t>
            </w:r>
            <w:r>
              <w:rPr>
                <w:lang w:val="en-US"/>
              </w:rPr>
              <w:t>zakupki</w:t>
            </w:r>
            <w:r w:rsidRPr="00B0220E">
              <w:t>_</w:t>
            </w:r>
            <w:r>
              <w:rPr>
                <w:lang w:val="en-US"/>
              </w:rPr>
              <w:t>nsi</w:t>
            </w:r>
            <w:r w:rsidRPr="00B0220E">
              <w:t>.</w:t>
            </w:r>
            <w:r>
              <w:rPr>
                <w:lang w:val="en-US"/>
              </w:rPr>
              <w:t>NSI</w:t>
            </w:r>
            <w:r w:rsidRPr="00C60019">
              <w:t>_</w:t>
            </w:r>
            <w:r>
              <w:rPr>
                <w:lang w:val="en-US"/>
              </w:rPr>
              <w:t>FARM</w:t>
            </w:r>
            <w:r w:rsidRPr="00C60019">
              <w:t>_</w:t>
            </w:r>
            <w:r>
              <w:rPr>
                <w:lang w:val="en-US"/>
              </w:rPr>
              <w:t>MNN</w:t>
            </w:r>
            <w:r>
              <w:t>).</w:t>
            </w:r>
          </w:p>
          <w:p w14:paraId="0F29F671" w14:textId="77777777" w:rsidR="00056C63" w:rsidRDefault="00056C63" w:rsidP="00056C63">
            <w:pPr>
              <w:pStyle w:val="ad"/>
              <w:jc w:val="left"/>
            </w:pPr>
          </w:p>
          <w:p w14:paraId="57DFFD74" w14:textId="77777777" w:rsidR="00056C63" w:rsidRDefault="00056C63" w:rsidP="00056C63">
            <w:pPr>
              <w:pStyle w:val="ad"/>
              <w:jc w:val="left"/>
            </w:pPr>
          </w:p>
          <w:p w14:paraId="0564A42E" w14:textId="03550151" w:rsidR="00056C63" w:rsidRDefault="00056C63" w:rsidP="00056C63">
            <w:pPr>
              <w:pStyle w:val="ad"/>
              <w:jc w:val="left"/>
            </w:pPr>
          </w:p>
        </w:tc>
        <w:tc>
          <w:tcPr>
            <w:tcW w:w="1343" w:type="pct"/>
            <w:gridSpan w:val="2"/>
          </w:tcPr>
          <w:p w14:paraId="00FB34A8" w14:textId="1BFA403D" w:rsidR="00056C63" w:rsidRPr="003748E4" w:rsidRDefault="00056C63" w:rsidP="00056C63">
            <w:pPr>
              <w:pStyle w:val="ad"/>
              <w:jc w:val="left"/>
            </w:pPr>
            <w:r>
              <w:lastRenderedPageBreak/>
              <w:t>Международное</w:t>
            </w:r>
            <w:r w:rsidRPr="002B6C45">
              <w:t xml:space="preserve"> непатентованн</w:t>
            </w:r>
            <w:r>
              <w:t>ое</w:t>
            </w:r>
            <w:r w:rsidRPr="002B6C45">
              <w:t xml:space="preserve"> химическ</w:t>
            </w:r>
            <w:r>
              <w:t>ое</w:t>
            </w:r>
            <w:r w:rsidRPr="002B6C45">
              <w:t xml:space="preserve"> или группов</w:t>
            </w:r>
            <w:r>
              <w:t xml:space="preserve">ое </w:t>
            </w:r>
            <w:r w:rsidRPr="002B6C45">
              <w:t>наименовани</w:t>
            </w:r>
            <w:r>
              <w:t xml:space="preserve">е с уникальным внешним кодом </w:t>
            </w:r>
            <w:r w:rsidRPr="00C60019">
              <w:t>&lt;</w:t>
            </w:r>
            <w:r>
              <w:t>Уникальный внешний код</w:t>
            </w:r>
            <w:r w:rsidRPr="00C60019">
              <w:t xml:space="preserve">&gt; </w:t>
            </w:r>
            <w:r>
              <w:t>должно находиться в единственном числе в справочнике «</w:t>
            </w:r>
            <w:r w:rsidRPr="002B6C45">
              <w:t>Международные непатентованные химические или групповые наименования</w:t>
            </w:r>
            <w:r>
              <w:t>»</w:t>
            </w:r>
            <w:r w:rsidRPr="002B6C45">
              <w:t xml:space="preserve"> (МНН)</w:t>
            </w:r>
            <w:r>
              <w:t xml:space="preserve">» </w:t>
            </w:r>
            <w:r w:rsidRPr="00094417">
              <w:t>(поле MNNInfo\</w:t>
            </w:r>
            <w:r>
              <w:rPr>
                <w:color w:val="800000"/>
                <w:highlight w:val="white"/>
              </w:rPr>
              <w:t>MNNExternalCode</w:t>
            </w:r>
            <w:r w:rsidRPr="00094417">
              <w:t xml:space="preserve"> документа nsiFarmDrugDictionary)</w:t>
            </w:r>
          </w:p>
        </w:tc>
      </w:tr>
      <w:tr w:rsidR="00056C63" w:rsidRPr="009F4E26" w14:paraId="489D1DBA" w14:textId="77777777" w:rsidTr="00AA184A">
        <w:trPr>
          <w:trHeight w:val="348"/>
        </w:trPr>
        <w:tc>
          <w:tcPr>
            <w:tcW w:w="815" w:type="pct"/>
          </w:tcPr>
          <w:p w14:paraId="075A00BD" w14:textId="4CFFCE66" w:rsidR="00056C63" w:rsidRPr="00C5316F" w:rsidRDefault="00056C63" w:rsidP="00056C63">
            <w:pPr>
              <w:pStyle w:val="ad"/>
              <w:jc w:val="left"/>
              <w:rPr>
                <w:lang w:val="en-US"/>
              </w:rPr>
            </w:pPr>
            <w:r>
              <w:t>РК_ИК_00</w:t>
            </w:r>
            <w:r>
              <w:rPr>
                <w:lang w:val="en-US"/>
              </w:rPr>
              <w:t>92</w:t>
            </w:r>
          </w:p>
        </w:tc>
        <w:tc>
          <w:tcPr>
            <w:tcW w:w="238" w:type="pct"/>
            <w:gridSpan w:val="2"/>
          </w:tcPr>
          <w:p w14:paraId="22DB119A" w14:textId="77777777" w:rsidR="00056C63" w:rsidRDefault="00056C63" w:rsidP="00056C63">
            <w:pPr>
              <w:pStyle w:val="ad"/>
              <w:jc w:val="left"/>
            </w:pPr>
          </w:p>
        </w:tc>
        <w:tc>
          <w:tcPr>
            <w:tcW w:w="1078" w:type="pct"/>
            <w:gridSpan w:val="3"/>
          </w:tcPr>
          <w:p w14:paraId="493F0A99" w14:textId="294D334B" w:rsidR="00056C63" w:rsidRPr="00763273" w:rsidRDefault="00056C63" w:rsidP="00056C63">
            <w:pPr>
              <w:pStyle w:val="ad"/>
              <w:jc w:val="left"/>
            </w:pPr>
            <w:r w:rsidRPr="007E3100">
              <w:t xml:space="preserve">Уникальный внешний код лекарственного препарата по справочнику </w:t>
            </w:r>
            <w:r>
              <w:t>«</w:t>
            </w:r>
            <w:r w:rsidRPr="007E3100">
              <w:t>Лекарственные препараты</w:t>
            </w:r>
            <w:r>
              <w:t>»</w:t>
            </w:r>
            <w:r w:rsidRPr="007E3100">
              <w:t xml:space="preserve"> (поле MNNInfo\positionsTradeName\positionTradeName\positionTradeNameExternalCode документа nsiFarmDrugDictionary)</w:t>
            </w:r>
            <w:r>
              <w:t xml:space="preserve"> (</w:t>
            </w:r>
            <w:r w:rsidRPr="002B6C45">
              <w:t>drugInfoUsingReferenceInfo</w:t>
            </w:r>
            <w:r>
              <w:t>\</w:t>
            </w:r>
            <w:r w:rsidRPr="00F22023">
              <w:t>positionsTradeName</w:t>
            </w:r>
            <w:r>
              <w:t>\</w:t>
            </w:r>
            <w:r w:rsidRPr="00F22023">
              <w:t>positionTradeName</w:t>
            </w:r>
            <w:r>
              <w:t xml:space="preserve">\ </w:t>
            </w:r>
            <w:r w:rsidRPr="00235161">
              <w:t>positionTradeNameExternalCode</w:t>
            </w:r>
            <w:r>
              <w:t>)</w:t>
            </w:r>
          </w:p>
        </w:tc>
        <w:tc>
          <w:tcPr>
            <w:tcW w:w="1526" w:type="pct"/>
            <w:gridSpan w:val="4"/>
          </w:tcPr>
          <w:p w14:paraId="778B317D" w14:textId="77777777" w:rsidR="00056C63" w:rsidRDefault="00056C63" w:rsidP="00056C63">
            <w:pPr>
              <w:pStyle w:val="ad"/>
              <w:jc w:val="left"/>
            </w:pPr>
            <w:r>
              <w:t>Лекарственный препарат с указанным уникальным внешним</w:t>
            </w:r>
            <w:r w:rsidRPr="007E3100">
              <w:t xml:space="preserve"> код</w:t>
            </w:r>
            <w:r>
              <w:t xml:space="preserve">ом </w:t>
            </w:r>
          </w:p>
          <w:p w14:paraId="31F6883D" w14:textId="77777777" w:rsidR="00056C63" w:rsidRDefault="00056C63" w:rsidP="00056C63">
            <w:pPr>
              <w:pStyle w:val="ad"/>
              <w:jc w:val="left"/>
            </w:pPr>
          </w:p>
          <w:p w14:paraId="59D56181" w14:textId="77777777" w:rsidR="00056C63" w:rsidRDefault="00056C63" w:rsidP="00056C63">
            <w:pPr>
              <w:pStyle w:val="ad"/>
              <w:jc w:val="left"/>
            </w:pPr>
            <w:r>
              <w:t xml:space="preserve">1) </w:t>
            </w:r>
          </w:p>
          <w:p w14:paraId="6A0A676E" w14:textId="77777777" w:rsidR="00056C63" w:rsidRDefault="00056C63" w:rsidP="00056C63">
            <w:pPr>
              <w:pStyle w:val="ad"/>
              <w:jc w:val="left"/>
            </w:pPr>
            <w:r>
              <w:t>а)  Если новые сведения о контракте, то</w:t>
            </w:r>
          </w:p>
          <w:p w14:paraId="2C2ED170" w14:textId="77777777" w:rsidR="00056C63" w:rsidRDefault="00056C63" w:rsidP="00056C63">
            <w:pPr>
              <w:pStyle w:val="ad"/>
              <w:jc w:val="left"/>
            </w:pPr>
          </w:p>
          <w:p w14:paraId="1B256D70" w14:textId="2FFC5EF4" w:rsidR="00056C63" w:rsidRDefault="00056C63" w:rsidP="00056C63">
            <w:pPr>
              <w:pStyle w:val="ad"/>
              <w:jc w:val="left"/>
            </w:pPr>
            <w:r>
              <w:t>Должен находиться в любом состоянии в единственном числе в справочнике «Л</w:t>
            </w:r>
            <w:r w:rsidRPr="005D1218">
              <w:t>екарственные препараты</w:t>
            </w:r>
            <w:r>
              <w:t>» (поле</w:t>
            </w:r>
            <w:r w:rsidRPr="00177989">
              <w:t xml:space="preserve"> </w:t>
            </w:r>
            <w:r>
              <w:rPr>
                <w:lang w:val="en-US"/>
              </w:rPr>
              <w:t>EXTERNAL</w:t>
            </w:r>
            <w:r w:rsidRPr="00B05770">
              <w:t>_</w:t>
            </w:r>
            <w:r>
              <w:rPr>
                <w:lang w:val="en-US"/>
              </w:rPr>
              <w:t>CODE</w:t>
            </w:r>
            <w:r w:rsidRPr="00C60019">
              <w:t xml:space="preserve"> </w:t>
            </w:r>
            <w:r>
              <w:t xml:space="preserve">в справочнике </w:t>
            </w:r>
            <w:r>
              <w:rPr>
                <w:lang w:val="en-US"/>
              </w:rPr>
              <w:t>NSI</w:t>
            </w:r>
            <w:r w:rsidRPr="00C60019">
              <w:t>_</w:t>
            </w:r>
            <w:r>
              <w:rPr>
                <w:lang w:val="en-US"/>
              </w:rPr>
              <w:t>FARM</w:t>
            </w:r>
            <w:r w:rsidRPr="00C60019">
              <w:t>_</w:t>
            </w:r>
            <w:r>
              <w:rPr>
                <w:lang w:val="en-US"/>
              </w:rPr>
              <w:t>MEDICAMENT</w:t>
            </w:r>
            <w:r>
              <w:t xml:space="preserve">) </w:t>
            </w:r>
          </w:p>
          <w:p w14:paraId="05E41A90" w14:textId="77777777" w:rsidR="00056C63" w:rsidRDefault="00056C63" w:rsidP="00056C63">
            <w:pPr>
              <w:pStyle w:val="ad"/>
              <w:jc w:val="left"/>
            </w:pPr>
          </w:p>
          <w:p w14:paraId="1ADBB49F" w14:textId="77777777" w:rsidR="00056C63" w:rsidRDefault="00056C63" w:rsidP="00056C63">
            <w:pPr>
              <w:pStyle w:val="ad"/>
              <w:jc w:val="left"/>
            </w:pPr>
            <w:r>
              <w:t>б) Если изменения существующих сведений о контракте, то</w:t>
            </w:r>
          </w:p>
          <w:p w14:paraId="79ACF4FA" w14:textId="77777777" w:rsidR="00056C63" w:rsidRDefault="00056C63" w:rsidP="00056C63">
            <w:pPr>
              <w:pStyle w:val="ad"/>
              <w:jc w:val="left"/>
            </w:pPr>
          </w:p>
          <w:p w14:paraId="7B3F0404" w14:textId="77777777" w:rsidR="00056C63" w:rsidRDefault="00056C63" w:rsidP="00056C63">
            <w:pPr>
              <w:pStyle w:val="ad"/>
              <w:jc w:val="left"/>
            </w:pPr>
            <w:r>
              <w:t>Должен находиться в любом состоянии в единственном числе в справочнике «Л</w:t>
            </w:r>
            <w:r w:rsidRPr="005D1218">
              <w:t>екарственные препараты</w:t>
            </w:r>
            <w:r>
              <w:t>» (поле</w:t>
            </w:r>
            <w:r w:rsidRPr="00177989">
              <w:t xml:space="preserve"> </w:t>
            </w:r>
            <w:r>
              <w:rPr>
                <w:lang w:val="en-US"/>
              </w:rPr>
              <w:t>EXTERNAL</w:t>
            </w:r>
            <w:r w:rsidRPr="00B05770">
              <w:t>_</w:t>
            </w:r>
            <w:r>
              <w:rPr>
                <w:lang w:val="en-US"/>
              </w:rPr>
              <w:t>CODE</w:t>
            </w:r>
            <w:r w:rsidRPr="00C60019">
              <w:t xml:space="preserve"> </w:t>
            </w:r>
            <w:r>
              <w:t xml:space="preserve">в справочнике </w:t>
            </w:r>
            <w:r>
              <w:rPr>
                <w:lang w:val="en-US"/>
              </w:rPr>
              <w:t>NSI</w:t>
            </w:r>
            <w:r w:rsidRPr="00C60019">
              <w:t>_</w:t>
            </w:r>
            <w:r>
              <w:rPr>
                <w:lang w:val="en-US"/>
              </w:rPr>
              <w:t>FARM</w:t>
            </w:r>
            <w:r w:rsidRPr="00C60019">
              <w:t>_</w:t>
            </w:r>
            <w:r>
              <w:rPr>
                <w:lang w:val="en-US"/>
              </w:rPr>
              <w:t>MEDICAMENT</w:t>
            </w:r>
            <w:r>
              <w:t xml:space="preserve">) </w:t>
            </w:r>
          </w:p>
          <w:p w14:paraId="3B8A0E8E" w14:textId="77777777" w:rsidR="00056C63" w:rsidRDefault="00056C63" w:rsidP="00056C63">
            <w:pPr>
              <w:pStyle w:val="ad"/>
              <w:jc w:val="left"/>
            </w:pPr>
          </w:p>
          <w:p w14:paraId="3A5D363A" w14:textId="77777777" w:rsidR="00056C63" w:rsidRDefault="00056C63" w:rsidP="00056C63">
            <w:pPr>
              <w:pStyle w:val="ad"/>
              <w:jc w:val="left"/>
            </w:pPr>
          </w:p>
          <w:p w14:paraId="24F62457" w14:textId="11B58B48" w:rsidR="00056C63" w:rsidRDefault="00056C63" w:rsidP="00056C63">
            <w:pPr>
              <w:pStyle w:val="ad"/>
              <w:numPr>
                <w:ilvl w:val="0"/>
                <w:numId w:val="154"/>
              </w:numPr>
              <w:jc w:val="left"/>
            </w:pPr>
            <w:r>
              <w:t xml:space="preserve">В случае, если указан </w:t>
            </w:r>
            <w:r>
              <w:rPr>
                <w:lang w:val="en-US"/>
              </w:rPr>
              <w:t>sequence</w:t>
            </w:r>
            <w:r>
              <w:t xml:space="preserve"> «Международное непатентованное или</w:t>
            </w:r>
          </w:p>
          <w:p w14:paraId="11DCEC35" w14:textId="77777777" w:rsidR="00056C63" w:rsidRDefault="00056C63" w:rsidP="00056C63">
            <w:pPr>
              <w:pStyle w:val="ad"/>
              <w:jc w:val="left"/>
            </w:pPr>
            <w:r>
              <w:t xml:space="preserve">группировочное или химическое наименование формируется с использованием справочной информации» </w:t>
            </w:r>
            <w:r w:rsidRPr="00635E40">
              <w:t>(drugInfoUsingReferenceInfo/MNNsInfo/MNNInfo</w:t>
            </w:r>
            <w:r>
              <w:t>\...), то данный лекарственный</w:t>
            </w:r>
            <w:r w:rsidRPr="00AF514B">
              <w:t xml:space="preserve"> препарат </w:t>
            </w:r>
            <w:r>
              <w:t>должен соответствовать международному</w:t>
            </w:r>
            <w:r w:rsidRPr="002B6C45">
              <w:t xml:space="preserve"> </w:t>
            </w:r>
            <w:r w:rsidRPr="002B6C45">
              <w:lastRenderedPageBreak/>
              <w:t>непатентованн</w:t>
            </w:r>
            <w:r>
              <w:t>ому</w:t>
            </w:r>
            <w:r w:rsidRPr="002B6C45">
              <w:t xml:space="preserve"> химическ</w:t>
            </w:r>
            <w:r>
              <w:t>ому</w:t>
            </w:r>
            <w:r w:rsidRPr="002B6C45">
              <w:t xml:space="preserve"> или группов</w:t>
            </w:r>
            <w:r>
              <w:t xml:space="preserve">ому </w:t>
            </w:r>
            <w:r w:rsidRPr="002B6C45">
              <w:t>наименовани</w:t>
            </w:r>
            <w:r>
              <w:t>ю (МНН)</w:t>
            </w:r>
            <w:r w:rsidRPr="00AF514B">
              <w:t xml:space="preserve">, </w:t>
            </w:r>
            <w:r>
              <w:t xml:space="preserve">код которого </w:t>
            </w:r>
            <w:r w:rsidRPr="00AF514B">
              <w:t>переда</w:t>
            </w:r>
            <w:r>
              <w:t>ется</w:t>
            </w:r>
            <w:r w:rsidRPr="00AF514B">
              <w:t xml:space="preserve"> в </w:t>
            </w:r>
            <w:r>
              <w:t xml:space="preserve">поле </w:t>
            </w:r>
            <w:r w:rsidRPr="00635E40">
              <w:t>MNNExternalCode</w:t>
            </w:r>
            <w:r>
              <w:t>. Если найдено более одного лекарственного препарата с таким кодом, контроль также срабатывает</w:t>
            </w:r>
          </w:p>
          <w:p w14:paraId="635E757C" w14:textId="77777777" w:rsidR="00056C63" w:rsidRDefault="00056C63" w:rsidP="00056C63">
            <w:pPr>
              <w:pStyle w:val="ad"/>
              <w:jc w:val="left"/>
            </w:pPr>
          </w:p>
          <w:p w14:paraId="39CDF3C8" w14:textId="77777777" w:rsidR="00056C63" w:rsidRDefault="00056C63" w:rsidP="00056C63">
            <w:pPr>
              <w:pStyle w:val="ad"/>
              <w:jc w:val="left"/>
            </w:pPr>
            <w:r>
              <w:t>Т.е. если задан блок «Международное непатентованное или</w:t>
            </w:r>
          </w:p>
          <w:p w14:paraId="12867EA1" w14:textId="2D0E226A" w:rsidR="00056C63" w:rsidRPr="00101D94" w:rsidRDefault="00056C63" w:rsidP="00056C63">
            <w:pPr>
              <w:pStyle w:val="ad"/>
              <w:jc w:val="left"/>
            </w:pPr>
            <w:r>
              <w:t>группировочное или химическое наименование формируется в текстовой форме» (</w:t>
            </w:r>
            <w:r w:rsidRPr="00635E40">
              <w:t>drugInfoUsingReferenceInfo/MNNsInfo/MNNInfo/MNNTextForm</w:t>
            </w:r>
            <w:r>
              <w:t>), то 2) условие в контроле не должно выполняться</w:t>
            </w:r>
          </w:p>
        </w:tc>
        <w:tc>
          <w:tcPr>
            <w:tcW w:w="1343" w:type="pct"/>
            <w:gridSpan w:val="2"/>
          </w:tcPr>
          <w:p w14:paraId="62358D93" w14:textId="77777777" w:rsidR="00056C63" w:rsidRDefault="00056C63" w:rsidP="00056C63">
            <w:pPr>
              <w:pStyle w:val="ad"/>
              <w:jc w:val="left"/>
            </w:pPr>
            <w:r>
              <w:lastRenderedPageBreak/>
              <w:t xml:space="preserve">Лекарственный препарат с уникальным внешним кодом </w:t>
            </w:r>
            <w:r w:rsidRPr="005D1218">
              <w:t>&lt;</w:t>
            </w:r>
            <w:r>
              <w:t>Значение кода</w:t>
            </w:r>
            <w:r w:rsidRPr="005D1218">
              <w:t>&gt;</w:t>
            </w:r>
            <w:r>
              <w:t>:</w:t>
            </w:r>
            <w:r w:rsidRPr="005D1218">
              <w:t xml:space="preserve"> </w:t>
            </w:r>
          </w:p>
          <w:p w14:paraId="3B853B36" w14:textId="7CAD041F" w:rsidR="00056C63" w:rsidRDefault="00056C63" w:rsidP="00056C63">
            <w:pPr>
              <w:pStyle w:val="ad"/>
              <w:numPr>
                <w:ilvl w:val="0"/>
                <w:numId w:val="154"/>
              </w:numPr>
              <w:jc w:val="left"/>
            </w:pPr>
            <w:r>
              <w:t>Должен находиться в единственном числе в справочнике «Л</w:t>
            </w:r>
            <w:r w:rsidRPr="005D1218">
              <w:t>екарственные препараты</w:t>
            </w:r>
            <w:r>
              <w:t xml:space="preserve">» </w:t>
            </w:r>
            <w:r w:rsidRPr="00CA5E2C">
              <w:t>(поле positionsTradeName\positionTradeName\</w:t>
            </w:r>
            <w:r>
              <w:rPr>
                <w:color w:val="800000"/>
                <w:highlight w:val="white"/>
              </w:rPr>
              <w:t xml:space="preserve"> positionTradeNameExternalCode</w:t>
            </w:r>
            <w:r w:rsidRPr="00CA5E2C">
              <w:t xml:space="preserve"> документа nsiFarmDrugDictionary)</w:t>
            </w:r>
            <w:r>
              <w:t xml:space="preserve">; 2) В случае, если указан </w:t>
            </w:r>
            <w:r>
              <w:rPr>
                <w:lang w:val="en-US"/>
              </w:rPr>
              <w:t>sequence</w:t>
            </w:r>
            <w:r>
              <w:t xml:space="preserve"> «Международное непатентованное или</w:t>
            </w:r>
          </w:p>
          <w:p w14:paraId="4CB4A14E" w14:textId="013D554C" w:rsidR="00056C63" w:rsidRPr="007E3100" w:rsidRDefault="00056C63" w:rsidP="00056C63">
            <w:pPr>
              <w:pStyle w:val="ad"/>
              <w:jc w:val="left"/>
            </w:pPr>
            <w:r>
              <w:t xml:space="preserve">группировочное или химическое наименование формируется с использованием справочной информации» </w:t>
            </w:r>
            <w:r w:rsidRPr="00635E40">
              <w:t>(drugInfoUsingReferenceInfo/MNNsInfo/MNNInfo</w:t>
            </w:r>
            <w:r>
              <w:t>\...), то данный лекарственный</w:t>
            </w:r>
            <w:r w:rsidRPr="00AF514B">
              <w:t xml:space="preserve"> препарат </w:t>
            </w:r>
            <w:r>
              <w:t>должен соответствовать международному</w:t>
            </w:r>
            <w:r w:rsidRPr="002B6C45">
              <w:t xml:space="preserve"> непатентованн</w:t>
            </w:r>
            <w:r>
              <w:t>ому</w:t>
            </w:r>
            <w:r w:rsidRPr="002B6C45">
              <w:t xml:space="preserve"> химическ</w:t>
            </w:r>
            <w:r>
              <w:t>ому</w:t>
            </w:r>
            <w:r w:rsidRPr="002B6C45">
              <w:t xml:space="preserve"> или группов</w:t>
            </w:r>
            <w:r>
              <w:t xml:space="preserve">ому </w:t>
            </w:r>
            <w:r w:rsidRPr="002B6C45">
              <w:t>наименовани</w:t>
            </w:r>
            <w:r>
              <w:t>ю (МНН)</w:t>
            </w:r>
            <w:r w:rsidRPr="00AF514B">
              <w:t xml:space="preserve">, </w:t>
            </w:r>
            <w:r>
              <w:t xml:space="preserve">уникальный внешний код которого </w:t>
            </w:r>
            <w:r w:rsidRPr="007E3100">
              <w:t>&lt;</w:t>
            </w:r>
            <w:r>
              <w:t>Уникальный внешний код МНН</w:t>
            </w:r>
            <w:r w:rsidRPr="007E3100">
              <w:t>&gt;</w:t>
            </w:r>
            <w:r>
              <w:t xml:space="preserve"> </w:t>
            </w:r>
            <w:r w:rsidRPr="00AF514B">
              <w:t>переда</w:t>
            </w:r>
            <w:r>
              <w:t>ется</w:t>
            </w:r>
            <w:r w:rsidRPr="00AF514B">
              <w:t xml:space="preserve"> в </w:t>
            </w:r>
            <w:r>
              <w:t xml:space="preserve">поле </w:t>
            </w:r>
            <w:r w:rsidRPr="00635E40">
              <w:t>drugInfoUsingReferenceI</w:t>
            </w:r>
            <w:r w:rsidRPr="00635E40">
              <w:lastRenderedPageBreak/>
              <w:t>nfo/MNNsInfo/MNNInfo</w:t>
            </w:r>
            <w:r>
              <w:t>.</w:t>
            </w:r>
            <w:r w:rsidRPr="00635E40">
              <w:t>MNNExternalCode</w:t>
            </w:r>
            <w:r>
              <w:t xml:space="preserve"> </w:t>
            </w:r>
          </w:p>
        </w:tc>
      </w:tr>
      <w:tr w:rsidR="00056C63" w:rsidRPr="009F4E26" w14:paraId="0B9D4343" w14:textId="77777777" w:rsidTr="00AA184A">
        <w:trPr>
          <w:trHeight w:val="348"/>
        </w:trPr>
        <w:tc>
          <w:tcPr>
            <w:tcW w:w="815" w:type="pct"/>
          </w:tcPr>
          <w:p w14:paraId="2B84A14B" w14:textId="77777777" w:rsidR="00056C63" w:rsidRDefault="00056C63" w:rsidP="00056C63">
            <w:pPr>
              <w:pStyle w:val="ad"/>
              <w:jc w:val="left"/>
            </w:pPr>
          </w:p>
        </w:tc>
        <w:tc>
          <w:tcPr>
            <w:tcW w:w="238" w:type="pct"/>
            <w:gridSpan w:val="2"/>
          </w:tcPr>
          <w:p w14:paraId="1A2C8FBE" w14:textId="77777777" w:rsidR="00056C63" w:rsidRDefault="00056C63" w:rsidP="00056C63">
            <w:pPr>
              <w:pStyle w:val="ad"/>
              <w:jc w:val="left"/>
            </w:pPr>
          </w:p>
        </w:tc>
        <w:tc>
          <w:tcPr>
            <w:tcW w:w="1078" w:type="pct"/>
            <w:gridSpan w:val="3"/>
          </w:tcPr>
          <w:p w14:paraId="3A93292A" w14:textId="77777777" w:rsidR="00056C63" w:rsidRPr="007E3100" w:rsidRDefault="00056C63" w:rsidP="00056C63">
            <w:pPr>
              <w:pStyle w:val="ad"/>
              <w:jc w:val="left"/>
            </w:pPr>
          </w:p>
        </w:tc>
        <w:tc>
          <w:tcPr>
            <w:tcW w:w="1526" w:type="pct"/>
            <w:gridSpan w:val="4"/>
          </w:tcPr>
          <w:p w14:paraId="3A9F127D" w14:textId="77777777" w:rsidR="00056C63" w:rsidRDefault="00056C63" w:rsidP="00056C63">
            <w:pPr>
              <w:pStyle w:val="ad"/>
              <w:jc w:val="left"/>
            </w:pPr>
          </w:p>
        </w:tc>
        <w:tc>
          <w:tcPr>
            <w:tcW w:w="1343" w:type="pct"/>
            <w:gridSpan w:val="2"/>
          </w:tcPr>
          <w:p w14:paraId="03952446" w14:textId="77777777" w:rsidR="00056C63" w:rsidRDefault="00056C63" w:rsidP="00056C63">
            <w:pPr>
              <w:pStyle w:val="ad"/>
              <w:jc w:val="left"/>
            </w:pPr>
          </w:p>
        </w:tc>
      </w:tr>
      <w:tr w:rsidR="00056C63" w:rsidRPr="009F4E26" w14:paraId="27779672" w14:textId="77777777" w:rsidTr="00AA184A">
        <w:trPr>
          <w:trHeight w:val="348"/>
        </w:trPr>
        <w:tc>
          <w:tcPr>
            <w:tcW w:w="815" w:type="pct"/>
          </w:tcPr>
          <w:p w14:paraId="3347133E" w14:textId="77777777" w:rsidR="00056C63" w:rsidRPr="00C5316F" w:rsidRDefault="00056C63" w:rsidP="00056C63">
            <w:pPr>
              <w:pStyle w:val="ad"/>
              <w:jc w:val="left"/>
              <w:rPr>
                <w:lang w:val="en-US"/>
              </w:rPr>
            </w:pPr>
            <w:r>
              <w:t>РК_ИК_00</w:t>
            </w:r>
            <w:r>
              <w:rPr>
                <w:lang w:val="en-US"/>
              </w:rPr>
              <w:t>93</w:t>
            </w:r>
          </w:p>
        </w:tc>
        <w:tc>
          <w:tcPr>
            <w:tcW w:w="238" w:type="pct"/>
            <w:gridSpan w:val="2"/>
          </w:tcPr>
          <w:p w14:paraId="48BA012C" w14:textId="77777777" w:rsidR="00056C63" w:rsidRDefault="00056C63" w:rsidP="00056C63">
            <w:pPr>
              <w:pStyle w:val="ad"/>
              <w:jc w:val="left"/>
            </w:pPr>
          </w:p>
        </w:tc>
        <w:tc>
          <w:tcPr>
            <w:tcW w:w="1078" w:type="pct"/>
            <w:gridSpan w:val="3"/>
          </w:tcPr>
          <w:p w14:paraId="0B242A26" w14:textId="2A89DF49" w:rsidR="00056C63" w:rsidRDefault="00056C63" w:rsidP="00056C63">
            <w:pPr>
              <w:pStyle w:val="ad"/>
              <w:jc w:val="left"/>
            </w:pPr>
            <w:r w:rsidRPr="00CA5E2C">
              <w:t xml:space="preserve">Наименование вида первичной упаковки по справочнику </w:t>
            </w:r>
            <w:r>
              <w:t>«</w:t>
            </w:r>
            <w:r w:rsidRPr="00CA5E2C">
              <w:t>Лекарственные препараты</w:t>
            </w:r>
            <w:r>
              <w:t>»</w:t>
            </w:r>
            <w:r w:rsidRPr="00CA5E2C">
              <w:t xml:space="preserve"> (поле \positionsTradeName\positionTradeName\packagingsInfo\packagingInfo\primaryPackagingInfo\primaryPackagingName  документа nsiFarmDrugDictionary) </w:t>
            </w:r>
          </w:p>
          <w:p w14:paraId="38AC0A73" w14:textId="77777777" w:rsidR="00056C63" w:rsidRDefault="00056C63" w:rsidP="00056C63">
            <w:pPr>
              <w:pStyle w:val="ad"/>
              <w:jc w:val="left"/>
            </w:pPr>
          </w:p>
          <w:p w14:paraId="22CBD20C" w14:textId="42A8E1BE" w:rsidR="00056C63" w:rsidRPr="00CA5E2C" w:rsidRDefault="00056C63" w:rsidP="00056C63">
            <w:pPr>
              <w:pStyle w:val="ad"/>
              <w:jc w:val="left"/>
              <w:rPr>
                <w:lang w:val="en-US"/>
              </w:rPr>
            </w:pPr>
            <w:r w:rsidRPr="00CA5E2C">
              <w:rPr>
                <w:lang w:val="en-US"/>
              </w:rPr>
              <w:t>(drugInfoUsingReferenceInfo\positionsTradeName\positionTradeName\ packaging</w:t>
            </w:r>
            <w:r>
              <w:rPr>
                <w:lang w:val="en-US"/>
              </w:rPr>
              <w:t>s</w:t>
            </w:r>
            <w:r w:rsidRPr="00CA5E2C">
              <w:rPr>
                <w:lang w:val="en-US"/>
              </w:rPr>
              <w:t>Info \ packagingInfo primaryPackagingInfo \primaryPackaging</w:t>
            </w:r>
            <w:r>
              <w:rPr>
                <w:lang w:val="en-US"/>
              </w:rPr>
              <w:t>Name</w:t>
            </w:r>
            <w:r w:rsidRPr="00CA5E2C">
              <w:rPr>
                <w:lang w:val="en-US"/>
              </w:rPr>
              <w:t>)</w:t>
            </w:r>
          </w:p>
        </w:tc>
        <w:tc>
          <w:tcPr>
            <w:tcW w:w="1526" w:type="pct"/>
            <w:gridSpan w:val="4"/>
          </w:tcPr>
          <w:p w14:paraId="034BF8BC" w14:textId="7FD38B88" w:rsidR="00056C63" w:rsidRDefault="00056C63" w:rsidP="00056C63">
            <w:pPr>
              <w:pStyle w:val="ad"/>
              <w:jc w:val="left"/>
            </w:pPr>
            <w:r>
              <w:t>Первичная упаковка с указанным наименованием должна находиться в любом состоянии в справочнике «</w:t>
            </w:r>
            <w:r w:rsidRPr="00177989">
              <w:t>Список первичных упаковок лекарственных препаратов</w:t>
            </w:r>
            <w:r>
              <w:t xml:space="preserve">» (поле </w:t>
            </w:r>
            <w:r>
              <w:rPr>
                <w:lang w:val="en-US"/>
              </w:rPr>
              <w:t>NAME</w:t>
            </w:r>
            <w:r w:rsidRPr="009F258D">
              <w:t xml:space="preserve"> </w:t>
            </w:r>
            <w:r w:rsidRPr="00C60019">
              <w:t xml:space="preserve"> </w:t>
            </w:r>
            <w:r>
              <w:t xml:space="preserve">в справочнике </w:t>
            </w:r>
            <w:r>
              <w:rPr>
                <w:lang w:val="en-US"/>
              </w:rPr>
              <w:t>NSI</w:t>
            </w:r>
            <w:r w:rsidRPr="00644224">
              <w:t>_</w:t>
            </w:r>
            <w:r>
              <w:rPr>
                <w:lang w:val="en-US"/>
              </w:rPr>
              <w:t>FARM</w:t>
            </w:r>
            <w:r w:rsidRPr="00644224">
              <w:t>_</w:t>
            </w:r>
            <w:r>
              <w:rPr>
                <w:lang w:val="en-US"/>
              </w:rPr>
              <w:t>PRIMARY</w:t>
            </w:r>
            <w:r w:rsidRPr="004A7917">
              <w:t>_</w:t>
            </w:r>
            <w:r>
              <w:rPr>
                <w:lang w:val="en-US"/>
              </w:rPr>
              <w:t>MEDICINE</w:t>
            </w:r>
            <w:r w:rsidRPr="004A7917">
              <w:t>_</w:t>
            </w:r>
            <w:r>
              <w:rPr>
                <w:lang w:val="en-US"/>
              </w:rPr>
              <w:t>PACK</w:t>
            </w:r>
            <w:r>
              <w:t>) и данная упаковка</w:t>
            </w:r>
            <w:r w:rsidRPr="00AF514B">
              <w:t xml:space="preserve"> </w:t>
            </w:r>
            <w:r>
              <w:t>должна лекарственному препарату</w:t>
            </w:r>
            <w:r w:rsidRPr="00AF514B">
              <w:t xml:space="preserve">, </w:t>
            </w:r>
            <w:r>
              <w:t xml:space="preserve">уникальный внешний код которого </w:t>
            </w:r>
            <w:r w:rsidRPr="00AF514B">
              <w:t>переда</w:t>
            </w:r>
            <w:r>
              <w:t>ется</w:t>
            </w:r>
            <w:r w:rsidRPr="00AF514B">
              <w:t xml:space="preserve"> в </w:t>
            </w:r>
            <w:r>
              <w:t xml:space="preserve">поле </w:t>
            </w:r>
            <w:r w:rsidRPr="00CA5E2C">
              <w:t>positionsTradeN</w:t>
            </w:r>
            <w:r>
              <w:t xml:space="preserve">ame\positionTradeName\ </w:t>
            </w:r>
            <w:r w:rsidRPr="00235161">
              <w:t>positionTradeNameExternalCode</w:t>
            </w:r>
            <w:r>
              <w:t>.</w:t>
            </w:r>
          </w:p>
          <w:p w14:paraId="0045E0C4" w14:textId="4C1BBDAC" w:rsidR="00056C63" w:rsidRPr="008F3317" w:rsidRDefault="00056C63" w:rsidP="00056C63">
            <w:pPr>
              <w:pStyle w:val="ad"/>
              <w:jc w:val="left"/>
            </w:pPr>
            <w:r>
              <w:t>Если найдено более одной упаковки с таким наименованием для данного лекарственного препарата, контроль НЕ СРАБАТЫВАЕТ, ссылка устанавливается на первую попавшуюся упаковку.</w:t>
            </w:r>
          </w:p>
        </w:tc>
        <w:tc>
          <w:tcPr>
            <w:tcW w:w="1343" w:type="pct"/>
            <w:gridSpan w:val="2"/>
          </w:tcPr>
          <w:p w14:paraId="13CC80D8" w14:textId="0BD4B1A4" w:rsidR="00056C63" w:rsidRPr="003748E4" w:rsidRDefault="00056C63" w:rsidP="00056C63">
            <w:pPr>
              <w:pStyle w:val="ad"/>
              <w:jc w:val="left"/>
            </w:pPr>
            <w:r>
              <w:t xml:space="preserve">Первичная упаковка с наименованием </w:t>
            </w:r>
            <w:r w:rsidRPr="005D1218">
              <w:t>&lt;</w:t>
            </w:r>
            <w:r>
              <w:t>Значение наименования</w:t>
            </w:r>
            <w:r w:rsidRPr="005D1218">
              <w:t xml:space="preserve">&gt; </w:t>
            </w:r>
            <w:r>
              <w:t>должен находиться в актуальном состоянии в справочнике «</w:t>
            </w:r>
            <w:r w:rsidRPr="00B357A5">
              <w:t>Лекарственные препараты</w:t>
            </w:r>
            <w:r>
              <w:t>»</w:t>
            </w:r>
            <w:r w:rsidRPr="00B357A5">
              <w:t xml:space="preserve"> (поле positionsTradeName\positionTradeName\packagingsInfo\packagingInfo\primaryPackagingInfo\primaryPackagingName документа nsiFarmDrugDictionary)</w:t>
            </w:r>
            <w:r>
              <w:t xml:space="preserve"> и данная упаковка</w:t>
            </w:r>
            <w:r w:rsidRPr="00AF514B">
              <w:t xml:space="preserve"> </w:t>
            </w:r>
            <w:r>
              <w:t>должна относиться к лекарственному препарату</w:t>
            </w:r>
            <w:r w:rsidRPr="00AF514B">
              <w:t xml:space="preserve">, </w:t>
            </w:r>
            <w:r>
              <w:t xml:space="preserve">уникальный внешний код которого </w:t>
            </w:r>
            <w:r w:rsidRPr="007E3100">
              <w:t>&lt;</w:t>
            </w:r>
            <w:r>
              <w:t>Уникальный внешний код лекарственного препарата</w:t>
            </w:r>
            <w:r w:rsidRPr="007E3100">
              <w:t>&gt;</w:t>
            </w:r>
            <w:r>
              <w:t xml:space="preserve">  </w:t>
            </w:r>
            <w:r w:rsidRPr="00AF514B">
              <w:t>переда</w:t>
            </w:r>
            <w:r>
              <w:t>ется</w:t>
            </w:r>
            <w:r w:rsidRPr="00AF514B">
              <w:t xml:space="preserve"> в </w:t>
            </w:r>
            <w:r>
              <w:t xml:space="preserve">поле </w:t>
            </w:r>
            <w:r w:rsidRPr="00CA5E2C">
              <w:t>positionsTradeN</w:t>
            </w:r>
            <w:r>
              <w:t xml:space="preserve">ame\positionTradeName\ </w:t>
            </w:r>
            <w:r w:rsidRPr="00235161">
              <w:lastRenderedPageBreak/>
              <w:t>positionTradeNameExternalCode</w:t>
            </w:r>
            <w:r>
              <w:t>.</w:t>
            </w:r>
          </w:p>
        </w:tc>
      </w:tr>
      <w:tr w:rsidR="00056C63" w:rsidRPr="009F4E26" w14:paraId="631B1E01" w14:textId="77777777" w:rsidTr="00AA184A">
        <w:trPr>
          <w:trHeight w:val="348"/>
        </w:trPr>
        <w:tc>
          <w:tcPr>
            <w:tcW w:w="815" w:type="pct"/>
          </w:tcPr>
          <w:p w14:paraId="0994749A" w14:textId="2E854336" w:rsidR="00056C63" w:rsidRPr="00C5316F" w:rsidRDefault="00056C63" w:rsidP="00056C63">
            <w:pPr>
              <w:pStyle w:val="ad"/>
              <w:jc w:val="left"/>
              <w:rPr>
                <w:lang w:val="en-US"/>
              </w:rPr>
            </w:pPr>
            <w:r>
              <w:lastRenderedPageBreak/>
              <w:t>РК_ИК_00</w:t>
            </w:r>
            <w:r>
              <w:rPr>
                <w:lang w:val="en-US"/>
              </w:rPr>
              <w:t>94</w:t>
            </w:r>
          </w:p>
        </w:tc>
        <w:tc>
          <w:tcPr>
            <w:tcW w:w="238" w:type="pct"/>
            <w:gridSpan w:val="2"/>
          </w:tcPr>
          <w:p w14:paraId="1F49E1E8" w14:textId="77777777" w:rsidR="00056C63" w:rsidRDefault="00056C63" w:rsidP="00056C63">
            <w:pPr>
              <w:pStyle w:val="ad"/>
              <w:jc w:val="left"/>
            </w:pPr>
          </w:p>
        </w:tc>
        <w:tc>
          <w:tcPr>
            <w:tcW w:w="1078" w:type="pct"/>
            <w:gridSpan w:val="3"/>
          </w:tcPr>
          <w:p w14:paraId="706C5054" w14:textId="5301C967" w:rsidR="00056C63" w:rsidRPr="006325DC" w:rsidRDefault="00056C63" w:rsidP="00056C63">
            <w:pPr>
              <w:pStyle w:val="ad"/>
              <w:jc w:val="left"/>
              <w:rPr>
                <w:lang w:val="en-US"/>
              </w:rPr>
            </w:pPr>
          </w:p>
        </w:tc>
        <w:tc>
          <w:tcPr>
            <w:tcW w:w="1526" w:type="pct"/>
            <w:gridSpan w:val="4"/>
          </w:tcPr>
          <w:p w14:paraId="0652988F" w14:textId="7F5D9B62" w:rsidR="00056C63" w:rsidRDefault="00056C63" w:rsidP="00056C63">
            <w:pPr>
              <w:pStyle w:val="ad"/>
              <w:jc w:val="left"/>
            </w:pPr>
            <w:r>
              <w:t>Контроль отменен</w:t>
            </w:r>
          </w:p>
        </w:tc>
        <w:tc>
          <w:tcPr>
            <w:tcW w:w="1343" w:type="pct"/>
            <w:gridSpan w:val="2"/>
          </w:tcPr>
          <w:p w14:paraId="29B36AF6" w14:textId="60892D90" w:rsidR="00056C63" w:rsidRPr="003748E4" w:rsidRDefault="00056C63" w:rsidP="00056C63">
            <w:pPr>
              <w:pStyle w:val="ad"/>
              <w:jc w:val="left"/>
            </w:pPr>
          </w:p>
        </w:tc>
      </w:tr>
      <w:tr w:rsidR="00056C63" w:rsidRPr="00892C2E" w14:paraId="61C5164B" w14:textId="77777777" w:rsidTr="00AA184A">
        <w:trPr>
          <w:trHeight w:val="348"/>
        </w:trPr>
        <w:tc>
          <w:tcPr>
            <w:tcW w:w="815" w:type="pct"/>
          </w:tcPr>
          <w:p w14:paraId="0C18260D" w14:textId="7B283AC4" w:rsidR="00056C63" w:rsidRPr="00F40BAA" w:rsidRDefault="00056C63" w:rsidP="00056C63">
            <w:pPr>
              <w:pStyle w:val="ad"/>
              <w:jc w:val="left"/>
            </w:pPr>
            <w:r>
              <w:t>РК_ИК_0124</w:t>
            </w:r>
          </w:p>
        </w:tc>
        <w:tc>
          <w:tcPr>
            <w:tcW w:w="238" w:type="pct"/>
            <w:gridSpan w:val="2"/>
          </w:tcPr>
          <w:p w14:paraId="15786836" w14:textId="77777777" w:rsidR="00056C63" w:rsidRDefault="00056C63" w:rsidP="00056C63">
            <w:pPr>
              <w:pStyle w:val="ad"/>
              <w:jc w:val="left"/>
            </w:pPr>
          </w:p>
        </w:tc>
        <w:tc>
          <w:tcPr>
            <w:tcW w:w="1078" w:type="pct"/>
            <w:gridSpan w:val="3"/>
          </w:tcPr>
          <w:p w14:paraId="4742AEE4" w14:textId="6B14B5C5" w:rsidR="00056C63" w:rsidRPr="00763273" w:rsidRDefault="00056C63" w:rsidP="00056C63">
            <w:pPr>
              <w:pStyle w:val="ad"/>
              <w:jc w:val="left"/>
            </w:pPr>
          </w:p>
        </w:tc>
        <w:tc>
          <w:tcPr>
            <w:tcW w:w="1526" w:type="pct"/>
            <w:gridSpan w:val="4"/>
          </w:tcPr>
          <w:p w14:paraId="710223B7" w14:textId="6835AD22" w:rsidR="00056C63" w:rsidRDefault="00056C63" w:rsidP="00056C63">
            <w:pPr>
              <w:pStyle w:val="ad"/>
              <w:jc w:val="left"/>
            </w:pPr>
            <w:r>
              <w:t>Проверяется на обязательность заполнения блок «</w:t>
            </w:r>
            <w:r w:rsidRPr="00892C2E">
              <w:t>Международные, группировочные или химические наименования лекарственных препаратов (МНН)</w:t>
            </w:r>
            <w:r>
              <w:t>»</w:t>
            </w:r>
          </w:p>
          <w:p w14:paraId="6E3FDC32" w14:textId="22EF6B1E" w:rsidR="00056C63" w:rsidRPr="00044771" w:rsidRDefault="00056C63" w:rsidP="00056C63">
            <w:pPr>
              <w:pStyle w:val="ad"/>
              <w:jc w:val="left"/>
              <w:rPr>
                <w:lang w:val="en-US"/>
              </w:rPr>
            </w:pPr>
            <w:r w:rsidRPr="00044771">
              <w:rPr>
                <w:lang w:val="en-US"/>
              </w:rPr>
              <w:t>(</w:t>
            </w:r>
          </w:p>
          <w:p w14:paraId="204363B5" w14:textId="57993B4A" w:rsidR="00056C63" w:rsidRPr="00892C2E" w:rsidRDefault="00056C63" w:rsidP="00056C63">
            <w:pPr>
              <w:pStyle w:val="ad"/>
              <w:jc w:val="left"/>
              <w:rPr>
                <w:lang w:val="en-US"/>
              </w:rPr>
            </w:pPr>
            <w:r w:rsidRPr="00892C2E">
              <w:rPr>
                <w:lang w:val="en-US"/>
              </w:rPr>
              <w:t>products/product/drugPurchaseObjectInfo/drugInfoUsingTextForm/MNNsInfo</w:t>
            </w:r>
          </w:p>
          <w:p w14:paraId="5454DF6F" w14:textId="55ED289A" w:rsidR="00056C63" w:rsidRPr="00892C2E" w:rsidRDefault="00056C63" w:rsidP="00056C63">
            <w:pPr>
              <w:pStyle w:val="ad"/>
              <w:jc w:val="left"/>
              <w:rPr>
                <w:lang w:val="en-US"/>
              </w:rPr>
            </w:pPr>
            <w:r>
              <w:t>ИЛИ</w:t>
            </w:r>
          </w:p>
          <w:p w14:paraId="0BA1EA77" w14:textId="77777777" w:rsidR="00056C63" w:rsidRPr="00044771" w:rsidRDefault="00056C63" w:rsidP="00056C63">
            <w:pPr>
              <w:pStyle w:val="ad"/>
              <w:jc w:val="left"/>
              <w:rPr>
                <w:lang w:val="en-US"/>
              </w:rPr>
            </w:pPr>
            <w:r w:rsidRPr="00892C2E">
              <w:rPr>
                <w:lang w:val="en-US"/>
              </w:rPr>
              <w:t>products/product/drugPurchaseObjectInfo/drugInfoUsingReferenceInfo/MNNsInfo</w:t>
            </w:r>
          </w:p>
          <w:p w14:paraId="643C4169" w14:textId="40186A81" w:rsidR="00056C63" w:rsidRPr="00044771" w:rsidRDefault="00056C63" w:rsidP="00056C63">
            <w:pPr>
              <w:pStyle w:val="ad"/>
              <w:jc w:val="left"/>
              <w:rPr>
                <w:lang w:val="en-US"/>
              </w:rPr>
            </w:pPr>
            <w:r>
              <w:t>в</w:t>
            </w:r>
            <w:r w:rsidRPr="00044771">
              <w:rPr>
                <w:lang w:val="en-US"/>
              </w:rPr>
              <w:t xml:space="preserve"> </w:t>
            </w:r>
            <w:r>
              <w:t>зависимости</w:t>
            </w:r>
            <w:r w:rsidRPr="00044771">
              <w:rPr>
                <w:lang w:val="en-US"/>
              </w:rPr>
              <w:t xml:space="preserve"> </w:t>
            </w:r>
            <w:r>
              <w:t>от</w:t>
            </w:r>
            <w:r w:rsidRPr="00044771">
              <w:rPr>
                <w:lang w:val="en-US"/>
              </w:rPr>
              <w:t xml:space="preserve"> </w:t>
            </w:r>
            <w:r>
              <w:t>выбранного</w:t>
            </w:r>
            <w:r w:rsidRPr="00044771">
              <w:rPr>
                <w:lang w:val="en-US"/>
              </w:rPr>
              <w:t xml:space="preserve"> </w:t>
            </w:r>
            <w:r>
              <w:t>в</w:t>
            </w:r>
            <w:r w:rsidRPr="00044771">
              <w:rPr>
                <w:lang w:val="en-US"/>
              </w:rPr>
              <w:t xml:space="preserve"> </w:t>
            </w:r>
            <w:r>
              <w:t>чойсе</w:t>
            </w:r>
            <w:r w:rsidRPr="00044771">
              <w:rPr>
                <w:lang w:val="en-US"/>
              </w:rPr>
              <w:t xml:space="preserve"> </w:t>
            </w:r>
            <w:r>
              <w:t>блока</w:t>
            </w:r>
            <w:r w:rsidRPr="00044771">
              <w:rPr>
                <w:lang w:val="en-US"/>
              </w:rPr>
              <w:t>)</w:t>
            </w:r>
          </w:p>
        </w:tc>
        <w:tc>
          <w:tcPr>
            <w:tcW w:w="1343" w:type="pct"/>
            <w:gridSpan w:val="2"/>
          </w:tcPr>
          <w:p w14:paraId="76A63827" w14:textId="290A60E9" w:rsidR="00056C63" w:rsidRPr="00892C2E" w:rsidRDefault="00056C63" w:rsidP="00056C63">
            <w:pPr>
              <w:pStyle w:val="ad"/>
              <w:jc w:val="left"/>
            </w:pPr>
            <w:r>
              <w:t>Не указаны м</w:t>
            </w:r>
            <w:r w:rsidRPr="00892C2E">
              <w:t>еждународные, группировочные или химические наименования лекарственных препаратов (МНН)</w:t>
            </w:r>
            <w:r>
              <w:t>.</w:t>
            </w:r>
          </w:p>
        </w:tc>
      </w:tr>
      <w:tr w:rsidR="00056C63" w:rsidRPr="00B546AB" w14:paraId="3CEDFEC1" w14:textId="77777777" w:rsidTr="00AA184A">
        <w:trPr>
          <w:trHeight w:val="348"/>
        </w:trPr>
        <w:tc>
          <w:tcPr>
            <w:tcW w:w="815" w:type="pct"/>
          </w:tcPr>
          <w:p w14:paraId="60F52B43" w14:textId="1612C229" w:rsidR="00056C63" w:rsidRPr="00B47A08" w:rsidRDefault="00056C63" w:rsidP="00056C63">
            <w:pPr>
              <w:pStyle w:val="ad"/>
              <w:jc w:val="left"/>
              <w:rPr>
                <w:strike/>
              </w:rPr>
            </w:pPr>
            <w:r w:rsidRPr="00B47A08">
              <w:rPr>
                <w:strike/>
              </w:rPr>
              <w:t>РК_ИК_0125</w:t>
            </w:r>
          </w:p>
        </w:tc>
        <w:tc>
          <w:tcPr>
            <w:tcW w:w="238" w:type="pct"/>
            <w:gridSpan w:val="2"/>
          </w:tcPr>
          <w:p w14:paraId="38899862" w14:textId="77777777" w:rsidR="00056C63" w:rsidRPr="00B47A08" w:rsidRDefault="00056C63" w:rsidP="00056C63">
            <w:pPr>
              <w:pStyle w:val="ad"/>
              <w:jc w:val="left"/>
              <w:rPr>
                <w:strike/>
              </w:rPr>
            </w:pPr>
          </w:p>
        </w:tc>
        <w:tc>
          <w:tcPr>
            <w:tcW w:w="1078" w:type="pct"/>
            <w:gridSpan w:val="3"/>
          </w:tcPr>
          <w:p w14:paraId="2B0C574A" w14:textId="5F82123F" w:rsidR="00056C63" w:rsidRPr="00B47A08" w:rsidRDefault="00056C63" w:rsidP="00056C63">
            <w:pPr>
              <w:pStyle w:val="ad"/>
              <w:jc w:val="left"/>
              <w:rPr>
                <w:strike/>
              </w:rPr>
            </w:pPr>
            <w:r w:rsidRPr="00B47A08">
              <w:rPr>
                <w:strike/>
              </w:rPr>
              <w:t xml:space="preserve">Уникальный внешний код МНН по справочнику </w:t>
            </w:r>
            <w:r>
              <w:rPr>
                <w:strike/>
              </w:rPr>
              <w:t>«</w:t>
            </w:r>
            <w:r w:rsidRPr="00B47A08">
              <w:rPr>
                <w:strike/>
              </w:rPr>
              <w:t>Лекарственные препараты</w:t>
            </w:r>
            <w:r>
              <w:rPr>
                <w:strike/>
              </w:rPr>
              <w:t>»</w:t>
            </w:r>
            <w:r w:rsidRPr="00B47A08">
              <w:rPr>
                <w:strike/>
              </w:rPr>
              <w:t xml:space="preserve"> (поле MNNInfo\MNNExternalCode документа nsiFarmDrugDictionary)</w:t>
            </w:r>
          </w:p>
          <w:p w14:paraId="11A7C8C9" w14:textId="4A4284DF" w:rsidR="00056C63" w:rsidRPr="00B47A08" w:rsidRDefault="00056C63" w:rsidP="00056C63">
            <w:pPr>
              <w:pStyle w:val="ad"/>
              <w:jc w:val="left"/>
              <w:rPr>
                <w:strike/>
                <w:lang w:val="en-US"/>
              </w:rPr>
            </w:pPr>
            <w:r w:rsidRPr="00B47A08">
              <w:rPr>
                <w:strike/>
                <w:lang w:val="en-US"/>
              </w:rPr>
              <w:t>(products/product/drugPurchaseObjectInfo/drugInfoUsingReferenceInfo/MNNsInfo/MNNInfo/MNNExternalCode)</w:t>
            </w:r>
          </w:p>
        </w:tc>
        <w:tc>
          <w:tcPr>
            <w:tcW w:w="1526" w:type="pct"/>
            <w:gridSpan w:val="4"/>
          </w:tcPr>
          <w:p w14:paraId="6CCE910C" w14:textId="100F3978" w:rsidR="00056C63" w:rsidRPr="00B47A08" w:rsidRDefault="00056C63" w:rsidP="00056C63">
            <w:pPr>
              <w:pStyle w:val="ad"/>
              <w:jc w:val="left"/>
              <w:rPr>
                <w:strike/>
              </w:rPr>
            </w:pPr>
            <w:r w:rsidRPr="00B47A08">
              <w:rPr>
                <w:strike/>
              </w:rPr>
              <w:t xml:space="preserve">Все международные непатентованные химические или групповые наименования (МНН) в блоке «Сведения об объекте закупки в том случае, когда объектом закупки является лекарственный препарат» (drugPurchaseObjectInfo) должны принадлежать к одному и тому же списку МНН(таблица </w:t>
            </w:r>
            <w:r w:rsidRPr="00B47A08">
              <w:rPr>
                <w:strike/>
                <w:lang w:val="en-US"/>
              </w:rPr>
              <w:t>MNN</w:t>
            </w:r>
            <w:r w:rsidRPr="00B47A08">
              <w:rPr>
                <w:strike/>
              </w:rPr>
              <w:t>_</w:t>
            </w:r>
            <w:r w:rsidRPr="00B47A08">
              <w:rPr>
                <w:strike/>
                <w:lang w:val="en-US"/>
              </w:rPr>
              <w:t>LIST</w:t>
            </w:r>
            <w:r w:rsidRPr="00B47A08">
              <w:rPr>
                <w:strike/>
              </w:rPr>
              <w:t>)</w:t>
            </w:r>
          </w:p>
        </w:tc>
        <w:tc>
          <w:tcPr>
            <w:tcW w:w="1343" w:type="pct"/>
            <w:gridSpan w:val="2"/>
          </w:tcPr>
          <w:p w14:paraId="4B9F64E2" w14:textId="74B9DC4D" w:rsidR="00056C63" w:rsidRPr="00B47A08" w:rsidRDefault="00056C63" w:rsidP="00056C63">
            <w:pPr>
              <w:pStyle w:val="ad"/>
              <w:jc w:val="left"/>
              <w:rPr>
                <w:strike/>
              </w:rPr>
            </w:pPr>
            <w:r w:rsidRPr="00B47A08">
              <w:rPr>
                <w:strike/>
              </w:rPr>
              <w:t>Все международные непатентованные химические или групповые наименования (МНН) в блоке «Сведения об объекте закупки в том случае, когда объектом закупки является лекарственный препарат» (drugPurchaseObjectInfo) должны принадлежать к одному и тому же списку МНН (т.е. иметь одни и те же наименования)</w:t>
            </w:r>
          </w:p>
        </w:tc>
      </w:tr>
      <w:tr w:rsidR="00056C63" w:rsidRPr="00B546AB" w14:paraId="24EE13F9" w14:textId="77777777" w:rsidTr="00AA184A">
        <w:trPr>
          <w:trHeight w:val="348"/>
        </w:trPr>
        <w:tc>
          <w:tcPr>
            <w:tcW w:w="815" w:type="pct"/>
          </w:tcPr>
          <w:p w14:paraId="08E1A8BB" w14:textId="6E36F265" w:rsidR="00056C63" w:rsidRPr="00B47A08" w:rsidRDefault="00056C63" w:rsidP="00056C63">
            <w:pPr>
              <w:pStyle w:val="ad"/>
              <w:jc w:val="left"/>
              <w:rPr>
                <w:strike/>
              </w:rPr>
            </w:pPr>
            <w:bookmarkStart w:id="92" w:name="РК_ИК_0447"/>
            <w:r>
              <w:t>РК_ИК_0447</w:t>
            </w:r>
            <w:bookmarkEnd w:id="92"/>
          </w:p>
        </w:tc>
        <w:tc>
          <w:tcPr>
            <w:tcW w:w="238" w:type="pct"/>
            <w:gridSpan w:val="2"/>
          </w:tcPr>
          <w:p w14:paraId="5412CEBF" w14:textId="77777777" w:rsidR="00056C63" w:rsidRPr="00B47A08" w:rsidRDefault="00056C63" w:rsidP="00056C63">
            <w:pPr>
              <w:pStyle w:val="ad"/>
              <w:jc w:val="left"/>
              <w:rPr>
                <w:strike/>
              </w:rPr>
            </w:pPr>
          </w:p>
        </w:tc>
        <w:tc>
          <w:tcPr>
            <w:tcW w:w="1078" w:type="pct"/>
            <w:gridSpan w:val="3"/>
          </w:tcPr>
          <w:p w14:paraId="16A4DA5F" w14:textId="77777777" w:rsidR="00056C63" w:rsidRDefault="00056C63" w:rsidP="00056C63">
            <w:pPr>
              <w:pStyle w:val="ad"/>
            </w:pPr>
            <w:r w:rsidRPr="00C7422E">
              <w:t>Международные, группировочные или химические наименования лекарственных препаратов (МНН)</w:t>
            </w:r>
            <w:r>
              <w:t>(</w:t>
            </w:r>
            <w:r w:rsidRPr="00C7422E">
              <w:t xml:space="preserve"> </w:t>
            </w:r>
            <w:r w:rsidRPr="004E0166">
              <w:rPr>
                <w:lang w:val="en-US"/>
              </w:rPr>
              <w:t>products</w:t>
            </w:r>
            <w:r w:rsidRPr="00C7422E">
              <w:t>/</w:t>
            </w:r>
            <w:r w:rsidRPr="004E0166">
              <w:rPr>
                <w:lang w:val="en-US"/>
              </w:rPr>
              <w:t>product</w:t>
            </w:r>
            <w:r w:rsidRPr="00C7422E">
              <w:t>/</w:t>
            </w:r>
            <w:r w:rsidRPr="004E0166">
              <w:rPr>
                <w:lang w:val="en-US"/>
              </w:rPr>
              <w:t>drugPurchaseObjectInfo</w:t>
            </w:r>
            <w:r w:rsidRPr="00C7422E">
              <w:t>/</w:t>
            </w:r>
            <w:r w:rsidRPr="004E0166">
              <w:rPr>
                <w:lang w:val="en-US"/>
              </w:rPr>
              <w:t>drugInfoUsingReferenceInfo</w:t>
            </w:r>
            <w:r w:rsidRPr="00C7422E">
              <w:t>/</w:t>
            </w:r>
            <w:r w:rsidRPr="004E0166">
              <w:rPr>
                <w:lang w:val="en-US"/>
              </w:rPr>
              <w:t>MNNsInfo</w:t>
            </w:r>
            <w:r>
              <w:t>)</w:t>
            </w:r>
          </w:p>
          <w:p w14:paraId="4D5A19BF" w14:textId="77777777" w:rsidR="00056C63" w:rsidRDefault="00056C63" w:rsidP="00056C63">
            <w:pPr>
              <w:pStyle w:val="ad"/>
            </w:pPr>
            <w:r>
              <w:lastRenderedPageBreak/>
              <w:t>И</w:t>
            </w:r>
          </w:p>
          <w:p w14:paraId="709253CB" w14:textId="149A86D0" w:rsidR="00056C63" w:rsidRPr="00B47A08" w:rsidRDefault="00056C63" w:rsidP="00056C63">
            <w:pPr>
              <w:pStyle w:val="ad"/>
              <w:jc w:val="left"/>
              <w:rPr>
                <w:strike/>
              </w:rPr>
            </w:pPr>
            <w:r w:rsidRPr="00C7422E">
              <w:t>Международные, группировочные или химические наименования лекарственных препаратов (МНН)</w:t>
            </w:r>
            <w:r>
              <w:t>(</w:t>
            </w:r>
            <w:r w:rsidRPr="00C7422E">
              <w:t xml:space="preserve"> </w:t>
            </w:r>
            <w:r w:rsidRPr="004E0166">
              <w:rPr>
                <w:lang w:val="en-US"/>
              </w:rPr>
              <w:t>products</w:t>
            </w:r>
            <w:r w:rsidRPr="00C7422E">
              <w:t>/</w:t>
            </w:r>
            <w:r w:rsidRPr="004E0166">
              <w:rPr>
                <w:lang w:val="en-US"/>
              </w:rPr>
              <w:t>product</w:t>
            </w:r>
            <w:r w:rsidRPr="00C7422E">
              <w:t>/</w:t>
            </w:r>
            <w:r w:rsidRPr="004E0166">
              <w:rPr>
                <w:lang w:val="en-US"/>
              </w:rPr>
              <w:t>drugPurchaseObjectInfo</w:t>
            </w:r>
            <w:r w:rsidRPr="00C7422E">
              <w:t>/</w:t>
            </w:r>
            <w:r>
              <w:t xml:space="preserve"> </w:t>
            </w:r>
            <w:r w:rsidRPr="00C7422E">
              <w:rPr>
                <w:lang w:val="en-US"/>
              </w:rPr>
              <w:t>drugInfoUsingTextForm</w:t>
            </w:r>
            <w:r w:rsidRPr="00C7422E">
              <w:t>/</w:t>
            </w:r>
            <w:r w:rsidRPr="004E0166">
              <w:rPr>
                <w:lang w:val="en-US"/>
              </w:rPr>
              <w:t>MNNsInfo</w:t>
            </w:r>
            <w:r>
              <w:t>)</w:t>
            </w:r>
          </w:p>
        </w:tc>
        <w:tc>
          <w:tcPr>
            <w:tcW w:w="1526" w:type="pct"/>
            <w:gridSpan w:val="4"/>
          </w:tcPr>
          <w:p w14:paraId="38A58DDB" w14:textId="0732858D" w:rsidR="00056C63" w:rsidRPr="00B47A08" w:rsidRDefault="00056C63" w:rsidP="00056C63">
            <w:pPr>
              <w:pStyle w:val="ad"/>
              <w:jc w:val="left"/>
              <w:rPr>
                <w:strike/>
              </w:rPr>
            </w:pPr>
            <w:r>
              <w:lastRenderedPageBreak/>
              <w:t>Возможно указание только одного МНН для одного объекта закупки</w:t>
            </w:r>
          </w:p>
        </w:tc>
        <w:tc>
          <w:tcPr>
            <w:tcW w:w="1343" w:type="pct"/>
            <w:gridSpan w:val="2"/>
          </w:tcPr>
          <w:p w14:paraId="423FCED2" w14:textId="383A173D" w:rsidR="00056C63" w:rsidRPr="00B47A08" w:rsidRDefault="00056C63" w:rsidP="00056C63">
            <w:pPr>
              <w:pStyle w:val="ad"/>
              <w:jc w:val="left"/>
              <w:rPr>
                <w:strike/>
              </w:rPr>
            </w:pPr>
            <w:r>
              <w:t>Может быть указан только один МНН для одного объекта закупки</w:t>
            </w:r>
          </w:p>
        </w:tc>
      </w:tr>
      <w:tr w:rsidR="00056C63" w:rsidRPr="00B546AB" w14:paraId="52313A09" w14:textId="77777777" w:rsidTr="00AA184A">
        <w:trPr>
          <w:trHeight w:val="348"/>
        </w:trPr>
        <w:tc>
          <w:tcPr>
            <w:tcW w:w="815" w:type="pct"/>
          </w:tcPr>
          <w:p w14:paraId="7E78425D" w14:textId="74E8EFE9" w:rsidR="00056C63" w:rsidRPr="00892C2E" w:rsidRDefault="00056C63" w:rsidP="00056C63">
            <w:pPr>
              <w:pStyle w:val="ad"/>
              <w:jc w:val="left"/>
            </w:pPr>
            <w:r>
              <w:t>РК_ИК_0153</w:t>
            </w:r>
          </w:p>
        </w:tc>
        <w:tc>
          <w:tcPr>
            <w:tcW w:w="238" w:type="pct"/>
            <w:gridSpan w:val="2"/>
          </w:tcPr>
          <w:p w14:paraId="6696F48D" w14:textId="77777777" w:rsidR="00056C63" w:rsidRPr="00892C2E" w:rsidRDefault="00056C63" w:rsidP="00056C63">
            <w:pPr>
              <w:pStyle w:val="ad"/>
              <w:jc w:val="left"/>
            </w:pPr>
          </w:p>
        </w:tc>
        <w:tc>
          <w:tcPr>
            <w:tcW w:w="1078" w:type="pct"/>
            <w:gridSpan w:val="3"/>
          </w:tcPr>
          <w:p w14:paraId="0E9D601B" w14:textId="13D59A37" w:rsidR="00056C63" w:rsidRPr="000272CA" w:rsidRDefault="00056C63" w:rsidP="00056C63">
            <w:pPr>
              <w:pStyle w:val="ad"/>
              <w:jc w:val="left"/>
            </w:pPr>
            <w:r>
              <w:t>Блок «</w:t>
            </w:r>
            <w:r w:rsidRPr="000272CA">
              <w:t>Единица измерения дозировки</w:t>
            </w:r>
            <w:r>
              <w:t>» (</w:t>
            </w:r>
            <w:r w:rsidRPr="000272CA">
              <w:t>drugInfoUsingTextForm\MNNsInfo\MNNInfo\positionsTradeName\positionTradeName\dosageInfo\dosageOKEI</w:t>
            </w:r>
            <w:r>
              <w:t>)</w:t>
            </w:r>
          </w:p>
        </w:tc>
        <w:tc>
          <w:tcPr>
            <w:tcW w:w="1526" w:type="pct"/>
            <w:gridSpan w:val="4"/>
          </w:tcPr>
          <w:p w14:paraId="467CA222" w14:textId="636869D0" w:rsidR="00056C63" w:rsidRPr="00B546AB" w:rsidRDefault="00056C63" w:rsidP="00056C63">
            <w:pPr>
              <w:pStyle w:val="ad"/>
              <w:jc w:val="left"/>
            </w:pPr>
            <w:r>
              <w:t>Блок «</w:t>
            </w:r>
            <w:r w:rsidRPr="000272CA">
              <w:t>Единица измерения дозировки</w:t>
            </w:r>
            <w:r>
              <w:t>» (</w:t>
            </w:r>
            <w:r w:rsidRPr="000272CA">
              <w:t>drugInfoUsingTextForm\MNNsInfo\MNNInfo\positionsTradeName\positionTradeName\dosageInfo\dosageOKEI</w:t>
            </w:r>
            <w:r>
              <w:t>) должен быть заполнен в принимаемых сведениях о контракте в случае если и</w:t>
            </w:r>
            <w:r w:rsidRPr="000272CA">
              <w:t>нформация о лекарственных препаратах формируется в текстовой форме</w:t>
            </w:r>
            <w:r>
              <w:t xml:space="preserve"> </w:t>
            </w:r>
          </w:p>
        </w:tc>
        <w:tc>
          <w:tcPr>
            <w:tcW w:w="1343" w:type="pct"/>
            <w:gridSpan w:val="2"/>
          </w:tcPr>
          <w:p w14:paraId="3664C047" w14:textId="4FF7CE9D" w:rsidR="00056C63" w:rsidRPr="00B546AB" w:rsidRDefault="00056C63" w:rsidP="00056C63">
            <w:pPr>
              <w:pStyle w:val="ad"/>
              <w:jc w:val="left"/>
            </w:pPr>
            <w:r>
              <w:t>Блок «</w:t>
            </w:r>
            <w:r w:rsidRPr="000272CA">
              <w:t>Единица измерения дозировки</w:t>
            </w:r>
            <w:r>
              <w:t>» (</w:t>
            </w:r>
            <w:r w:rsidRPr="000272CA">
              <w:t>drugInfoUsingTextForm\MNNsInfo\MNNInfo\positionsTradeName\positionTradeName\dosageInfo\dosageOKEI</w:t>
            </w:r>
            <w:r>
              <w:t>) должен быть заполнен в принимаемых сведениях о контракте в случае если и</w:t>
            </w:r>
            <w:r w:rsidRPr="000272CA">
              <w:t>нформация о лекарственных препаратах формируется в текстовой форме</w:t>
            </w:r>
          </w:p>
        </w:tc>
      </w:tr>
      <w:tr w:rsidR="00056C63" w:rsidRPr="00B546AB" w14:paraId="31438E85" w14:textId="77777777" w:rsidTr="00AA184A">
        <w:trPr>
          <w:trHeight w:val="348"/>
        </w:trPr>
        <w:tc>
          <w:tcPr>
            <w:tcW w:w="815" w:type="pct"/>
          </w:tcPr>
          <w:p w14:paraId="73E44292" w14:textId="50F11435" w:rsidR="00056C63" w:rsidRPr="00967AE6" w:rsidRDefault="00056C63" w:rsidP="00056C63">
            <w:pPr>
              <w:pStyle w:val="ad"/>
              <w:jc w:val="left"/>
            </w:pPr>
            <w:r w:rsidRPr="00967AE6">
              <w:t>РК_ИК_021</w:t>
            </w:r>
            <w:r>
              <w:t>5</w:t>
            </w:r>
          </w:p>
        </w:tc>
        <w:tc>
          <w:tcPr>
            <w:tcW w:w="238" w:type="pct"/>
            <w:gridSpan w:val="2"/>
          </w:tcPr>
          <w:p w14:paraId="16DADB3F" w14:textId="77777777" w:rsidR="00056C63" w:rsidRPr="00892C2E" w:rsidRDefault="00056C63" w:rsidP="00056C63">
            <w:pPr>
              <w:pStyle w:val="ad"/>
              <w:jc w:val="left"/>
            </w:pPr>
          </w:p>
        </w:tc>
        <w:tc>
          <w:tcPr>
            <w:tcW w:w="1078" w:type="pct"/>
            <w:gridSpan w:val="3"/>
          </w:tcPr>
          <w:p w14:paraId="1D2EDDD2" w14:textId="37349C99" w:rsidR="00056C63" w:rsidRDefault="00056C63" w:rsidP="00056C63">
            <w:pPr>
              <w:pStyle w:val="ad"/>
              <w:jc w:val="left"/>
            </w:pPr>
            <w:r>
              <w:t>Поля</w:t>
            </w:r>
          </w:p>
          <w:p w14:paraId="5DB4359D" w14:textId="38C67A45" w:rsidR="00056C63" w:rsidRDefault="00056C63" w:rsidP="00056C63">
            <w:pPr>
              <w:pStyle w:val="ad"/>
              <w:jc w:val="left"/>
            </w:pPr>
            <w:r>
              <w:t>«Нормализованное название (исходное) лекарственной формы» (drugInfoUsingReferenceInfo/MNNsInfo/MNNInfo/positionsTradeName/positionTradeName/positionTradeNameUsingTextForm/medicamentalFormNormName)</w:t>
            </w:r>
          </w:p>
          <w:p w14:paraId="6579ADB6" w14:textId="05A98FB3" w:rsidR="00056C63" w:rsidRDefault="00056C63" w:rsidP="00056C63">
            <w:pPr>
              <w:pStyle w:val="ad"/>
              <w:jc w:val="left"/>
            </w:pPr>
            <w:r>
              <w:t>«Нормализованное описание (исходное) МНН» (drugInfoUsingReferenceInfo/MNNsInfo/MNNInfo/positionsTradeName/positionTradeName/positionTradeNameUsingTextForm/MNNNormName)</w:t>
            </w:r>
          </w:p>
          <w:p w14:paraId="6519AB45" w14:textId="26C6AA8A" w:rsidR="00056C63" w:rsidRDefault="00056C63" w:rsidP="00056C63">
            <w:pPr>
              <w:pStyle w:val="ad"/>
              <w:jc w:val="left"/>
            </w:pPr>
            <w:r>
              <w:lastRenderedPageBreak/>
              <w:t>«Нормализованное описание (исходное) дозировки» (drugInfoUsingReferenceInfo/MNNsInfo/MNNInfo/positionsTradeName/positionTradeName/positionTradeNameUsingTextForm/dosageNormName)</w:t>
            </w:r>
          </w:p>
        </w:tc>
        <w:tc>
          <w:tcPr>
            <w:tcW w:w="1526" w:type="pct"/>
            <w:gridSpan w:val="4"/>
          </w:tcPr>
          <w:p w14:paraId="53BBE5E0" w14:textId="77777777" w:rsidR="00056C63" w:rsidRDefault="00056C63" w:rsidP="00056C63">
            <w:pPr>
              <w:pStyle w:val="ad"/>
              <w:jc w:val="left"/>
            </w:pPr>
            <w:r>
              <w:lastRenderedPageBreak/>
              <w:t>Поля</w:t>
            </w:r>
          </w:p>
          <w:p w14:paraId="6A6EAF52" w14:textId="60BD0B99" w:rsidR="00056C63" w:rsidRDefault="00056C63" w:rsidP="00056C63">
            <w:pPr>
              <w:pStyle w:val="ad"/>
              <w:jc w:val="left"/>
            </w:pPr>
            <w:r>
              <w:t>«Нормализованное название (исходное) лекарственной формы» (drugInfoUsingReferenceInfo/MNNsInfo/MNNInfo/positionsTradeName/positionTradeName/positionTradeNameUsingTextForm/medicamentalFormNormName)</w:t>
            </w:r>
          </w:p>
          <w:p w14:paraId="3348BAAD" w14:textId="02D0DC4A" w:rsidR="00056C63" w:rsidRDefault="00056C63" w:rsidP="00056C63">
            <w:pPr>
              <w:pStyle w:val="ad"/>
              <w:jc w:val="left"/>
            </w:pPr>
            <w:r>
              <w:t>«Нормализованное описание (исходное) МНН» (drugInfoUsingReferenceInfo/MNNsInfo/MNNInfo/positionsTradeName/positionTradeName/positionTradeNameUsingTextForm/MNNNormName)</w:t>
            </w:r>
          </w:p>
          <w:p w14:paraId="24CC566D" w14:textId="046098EA" w:rsidR="00056C63" w:rsidRDefault="00056C63" w:rsidP="00056C63">
            <w:pPr>
              <w:pStyle w:val="ad"/>
              <w:jc w:val="left"/>
            </w:pPr>
            <w:r>
              <w:t>«Нормализованное описание (исходное) дозировки» (drugInfoUsingReferenceInfo/MNNsInfo/MNNInfo/positionsTradeName/positionTradeName/positionTradeNameUsingTextForm/dosageNormN</w:t>
            </w:r>
            <w:r>
              <w:lastRenderedPageBreak/>
              <w:t>ame) должен быть заполнен в принимаемых сведениях о контракте в случае если и</w:t>
            </w:r>
            <w:r w:rsidRPr="000272CA">
              <w:t>нформация о лекарственных препаратах формируется в текстовой форме</w:t>
            </w:r>
          </w:p>
        </w:tc>
        <w:tc>
          <w:tcPr>
            <w:tcW w:w="1343" w:type="pct"/>
            <w:gridSpan w:val="2"/>
          </w:tcPr>
          <w:p w14:paraId="0035867E" w14:textId="77777777" w:rsidR="00056C63" w:rsidRDefault="00056C63" w:rsidP="00056C63">
            <w:pPr>
              <w:pStyle w:val="ad"/>
              <w:jc w:val="left"/>
            </w:pPr>
            <w:r>
              <w:lastRenderedPageBreak/>
              <w:t>Поля</w:t>
            </w:r>
          </w:p>
          <w:p w14:paraId="20754FEA" w14:textId="3AB511D0" w:rsidR="00056C63" w:rsidRDefault="00056C63" w:rsidP="00056C63">
            <w:pPr>
              <w:pStyle w:val="ad"/>
              <w:jc w:val="left"/>
            </w:pPr>
            <w:r>
              <w:t>«Нормализованное название (исходное) лекарственной формы» (drugInfoUsingReferenceInfo/MNNsInfo/MNNInfo/positionsTradeName/positionTradeName/positionTradeNameUsingTextForm/medicamentalFormNormName)</w:t>
            </w:r>
          </w:p>
          <w:p w14:paraId="4F878A11" w14:textId="78EB3B70" w:rsidR="00056C63" w:rsidRDefault="00056C63" w:rsidP="00056C63">
            <w:pPr>
              <w:pStyle w:val="ad"/>
              <w:jc w:val="left"/>
            </w:pPr>
            <w:r>
              <w:t>«Нормализованное описание (исходное) МНН» (drugInfoUsingReferenceInfo/MNNsInfo/MNNInfo/positionsTradeName/positionTradeName/positionTradeNameUsingTextForm/MNNNormName)</w:t>
            </w:r>
          </w:p>
          <w:p w14:paraId="4E1C5DB4" w14:textId="00E2984D" w:rsidR="00056C63" w:rsidRDefault="00056C63" w:rsidP="00056C63">
            <w:pPr>
              <w:pStyle w:val="ad"/>
              <w:jc w:val="left"/>
            </w:pPr>
            <w:r>
              <w:t>«Нормализованное описание (исходное) дозировки» (drugInfoUsingReferenceInfo/MNNsInfo/MNNInfo/positionsTradeName/po</w:t>
            </w:r>
            <w:r>
              <w:lastRenderedPageBreak/>
              <w:t>sitionTradeName/positionTradeNameUsingTextForm/dosageNormName) должен быть заполнен в принимаемых сведениях о контракте в случае если и</w:t>
            </w:r>
            <w:r w:rsidRPr="000272CA">
              <w:t>нформация о лекарственных препаратах формируется в текстовой форме</w:t>
            </w:r>
          </w:p>
        </w:tc>
      </w:tr>
      <w:tr w:rsidR="00056C63" w:rsidRPr="001D3AF5" w14:paraId="67A1D3D7" w14:textId="77777777" w:rsidTr="00AA184A">
        <w:trPr>
          <w:trHeight w:val="348"/>
        </w:trPr>
        <w:tc>
          <w:tcPr>
            <w:tcW w:w="815" w:type="pct"/>
          </w:tcPr>
          <w:p w14:paraId="2CC54F72" w14:textId="7312F164" w:rsidR="00056C63" w:rsidRDefault="00056C63" w:rsidP="00056C63">
            <w:pPr>
              <w:pStyle w:val="ad"/>
              <w:jc w:val="left"/>
            </w:pPr>
            <w:r>
              <w:lastRenderedPageBreak/>
              <w:t>РК_ИК_</w:t>
            </w:r>
            <w:r>
              <w:rPr>
                <w:lang w:val="en-US"/>
              </w:rPr>
              <w:t>020</w:t>
            </w:r>
            <w:r>
              <w:t>6</w:t>
            </w:r>
          </w:p>
        </w:tc>
        <w:tc>
          <w:tcPr>
            <w:tcW w:w="238" w:type="pct"/>
            <w:gridSpan w:val="2"/>
          </w:tcPr>
          <w:p w14:paraId="288597EA" w14:textId="13E10791" w:rsidR="00056C63" w:rsidRPr="00892C2E" w:rsidRDefault="00056C63" w:rsidP="00056C63">
            <w:pPr>
              <w:pStyle w:val="ad"/>
              <w:jc w:val="left"/>
            </w:pPr>
          </w:p>
        </w:tc>
        <w:tc>
          <w:tcPr>
            <w:tcW w:w="1078" w:type="pct"/>
            <w:gridSpan w:val="3"/>
          </w:tcPr>
          <w:p w14:paraId="2821BB22" w14:textId="239AAC0A" w:rsidR="00056C63" w:rsidRDefault="00056C63" w:rsidP="00056C63">
            <w:pPr>
              <w:pStyle w:val="ad"/>
              <w:jc w:val="left"/>
            </w:pPr>
            <w:r>
              <w:t>Поле «</w:t>
            </w:r>
            <w:r w:rsidRPr="009C79F6">
              <w:t>Характеристики товара, работы, услуги позиции КТРУ</w:t>
            </w:r>
            <w:r>
              <w:t>» (</w:t>
            </w:r>
            <w:r w:rsidRPr="009C79F6">
              <w:t>products/product/KTRU/characteristics</w:t>
            </w:r>
            <w:r>
              <w:t>)</w:t>
            </w:r>
          </w:p>
        </w:tc>
        <w:tc>
          <w:tcPr>
            <w:tcW w:w="1526" w:type="pct"/>
            <w:gridSpan w:val="4"/>
          </w:tcPr>
          <w:p w14:paraId="3114DA00" w14:textId="7CCED167" w:rsidR="00056C63" w:rsidRDefault="00056C63" w:rsidP="00056C63">
            <w:pPr>
              <w:pStyle w:val="ad"/>
              <w:jc w:val="left"/>
            </w:pPr>
            <w:r>
              <w:t>Если заполнен блок «</w:t>
            </w:r>
            <w:r w:rsidRPr="00EA1D42">
              <w:t>Характеристики товара, работы, услуги позиции КТРУ</w:t>
            </w:r>
            <w:r>
              <w:t>», то в</w:t>
            </w:r>
            <w:r w:rsidRPr="006701E1">
              <w:t xml:space="preserve"> </w:t>
            </w:r>
            <w:r>
              <w:t>блоке</w:t>
            </w:r>
            <w:r w:rsidRPr="006701E1">
              <w:t xml:space="preserve"> «</w:t>
            </w:r>
            <w:r w:rsidRPr="00364E01">
              <w:t>Характеристики</w:t>
            </w:r>
            <w:r w:rsidRPr="006701E1">
              <w:t xml:space="preserve"> </w:t>
            </w:r>
            <w:r w:rsidRPr="00364E01">
              <w:t>товара</w:t>
            </w:r>
            <w:r w:rsidRPr="006701E1">
              <w:t xml:space="preserve">, </w:t>
            </w:r>
            <w:r w:rsidRPr="00364E01">
              <w:t>работы</w:t>
            </w:r>
            <w:r w:rsidRPr="006701E1">
              <w:t xml:space="preserve">, </w:t>
            </w:r>
            <w:r w:rsidRPr="00364E01">
              <w:t>услуги</w:t>
            </w:r>
            <w:r w:rsidRPr="006701E1">
              <w:t xml:space="preserve"> </w:t>
            </w:r>
            <w:r w:rsidRPr="00364E01">
              <w:t>позиции</w:t>
            </w:r>
            <w:r w:rsidRPr="006701E1">
              <w:t xml:space="preserve"> </w:t>
            </w:r>
            <w:r w:rsidRPr="00364E01">
              <w:t>КТРУ</w:t>
            </w:r>
            <w:r w:rsidRPr="006701E1">
              <w:t>» (</w:t>
            </w:r>
            <w:r w:rsidRPr="009C79F6">
              <w:t>products/product/KTRU/characteristics</w:t>
            </w:r>
            <w:r w:rsidRPr="006701E1">
              <w:t xml:space="preserve">) </w:t>
            </w:r>
            <w:r>
              <w:t>должен</w:t>
            </w:r>
            <w:r w:rsidRPr="006701E1">
              <w:t xml:space="preserve"> </w:t>
            </w:r>
            <w:r>
              <w:t>быть</w:t>
            </w:r>
            <w:r w:rsidRPr="006701E1">
              <w:t xml:space="preserve"> </w:t>
            </w:r>
            <w:r>
              <w:t>указан</w:t>
            </w:r>
            <w:r w:rsidRPr="006701E1">
              <w:t xml:space="preserve"> </w:t>
            </w:r>
            <w:r>
              <w:t>хотя</w:t>
            </w:r>
            <w:r w:rsidRPr="006701E1">
              <w:t xml:space="preserve"> </w:t>
            </w:r>
            <w:r>
              <w:t>бы</w:t>
            </w:r>
            <w:r w:rsidRPr="006701E1">
              <w:t xml:space="preserve"> </w:t>
            </w:r>
            <w:r>
              <w:t>один</w:t>
            </w:r>
            <w:r w:rsidRPr="006701E1">
              <w:t xml:space="preserve"> </w:t>
            </w:r>
            <w:r>
              <w:t>из</w:t>
            </w:r>
            <w:r w:rsidRPr="006701E1">
              <w:t xml:space="preserve"> дочерних блоков </w:t>
            </w:r>
            <w:r w:rsidRPr="00364E01">
              <w:rPr>
                <w:lang w:val="en-US"/>
              </w:rPr>
              <w:t>characteristicsUsingReferenceInfo</w:t>
            </w:r>
            <w:r w:rsidRPr="006701E1">
              <w:t xml:space="preserve"> и/или </w:t>
            </w:r>
            <w:r w:rsidRPr="00364E01">
              <w:rPr>
                <w:lang w:val="en-US"/>
              </w:rPr>
              <w:t>characteristicsUsingTextForm</w:t>
            </w:r>
          </w:p>
        </w:tc>
        <w:tc>
          <w:tcPr>
            <w:tcW w:w="1343" w:type="pct"/>
            <w:gridSpan w:val="2"/>
          </w:tcPr>
          <w:p w14:paraId="07FBF2E4" w14:textId="2BD954E6" w:rsidR="00056C63" w:rsidRPr="00EA1D42" w:rsidRDefault="00056C63" w:rsidP="00056C63">
            <w:pPr>
              <w:pStyle w:val="ad"/>
              <w:jc w:val="left"/>
              <w:rPr>
                <w:lang w:val="en-US"/>
              </w:rPr>
            </w:pPr>
            <w:r>
              <w:rPr>
                <w:lang w:eastAsia="en-US"/>
              </w:rPr>
              <w:t>Не</w:t>
            </w:r>
            <w:r w:rsidRPr="00364E01">
              <w:rPr>
                <w:lang w:val="en-US" w:eastAsia="en-US"/>
              </w:rPr>
              <w:t xml:space="preserve"> </w:t>
            </w:r>
            <w:r>
              <w:rPr>
                <w:lang w:eastAsia="en-US"/>
              </w:rPr>
              <w:t>заданы</w:t>
            </w:r>
            <w:r w:rsidRPr="00364E01">
              <w:rPr>
                <w:lang w:val="en-US" w:eastAsia="en-US"/>
              </w:rPr>
              <w:t xml:space="preserve"> </w:t>
            </w:r>
            <w:r>
              <w:rPr>
                <w:lang w:eastAsia="en-US"/>
              </w:rPr>
              <w:t>сведения</w:t>
            </w:r>
            <w:r w:rsidRPr="00364E01">
              <w:rPr>
                <w:lang w:val="en-US" w:eastAsia="en-US"/>
              </w:rPr>
              <w:t xml:space="preserve"> </w:t>
            </w:r>
            <w:r>
              <w:rPr>
                <w:lang w:eastAsia="en-US"/>
              </w:rPr>
              <w:t>хотя</w:t>
            </w:r>
            <w:r w:rsidRPr="00364E01">
              <w:rPr>
                <w:lang w:val="en-US" w:eastAsia="en-US"/>
              </w:rPr>
              <w:t xml:space="preserve"> </w:t>
            </w:r>
            <w:r>
              <w:rPr>
                <w:lang w:eastAsia="en-US"/>
              </w:rPr>
              <w:t>бы</w:t>
            </w:r>
            <w:r w:rsidRPr="00364E01">
              <w:rPr>
                <w:lang w:val="en-US" w:eastAsia="en-US"/>
              </w:rPr>
              <w:t xml:space="preserve"> </w:t>
            </w:r>
            <w:r>
              <w:rPr>
                <w:lang w:eastAsia="en-US"/>
              </w:rPr>
              <w:t>по</w:t>
            </w:r>
            <w:r w:rsidRPr="00364E01">
              <w:rPr>
                <w:lang w:val="en-US" w:eastAsia="en-US"/>
              </w:rPr>
              <w:t xml:space="preserve"> </w:t>
            </w:r>
            <w:r>
              <w:rPr>
                <w:lang w:eastAsia="en-US"/>
              </w:rPr>
              <w:t>одной</w:t>
            </w:r>
            <w:r w:rsidRPr="00364E01">
              <w:rPr>
                <w:lang w:val="en-US" w:eastAsia="en-US"/>
              </w:rPr>
              <w:t xml:space="preserve"> </w:t>
            </w:r>
            <w:r>
              <w:rPr>
                <w:lang w:eastAsia="en-US"/>
              </w:rPr>
              <w:t>характеристике</w:t>
            </w:r>
            <w:r w:rsidRPr="00364E01">
              <w:rPr>
                <w:lang w:val="en-US" w:eastAsia="en-US"/>
              </w:rPr>
              <w:t xml:space="preserve"> </w:t>
            </w:r>
            <w:r>
              <w:rPr>
                <w:lang w:eastAsia="en-US"/>
              </w:rPr>
              <w:t>ТРУ</w:t>
            </w:r>
            <w:r w:rsidRPr="00364E01">
              <w:rPr>
                <w:lang w:val="en-US" w:eastAsia="en-US"/>
              </w:rPr>
              <w:t>(</w:t>
            </w:r>
            <w:r w:rsidRPr="00F95300">
              <w:rPr>
                <w:lang w:val="en-US" w:eastAsia="en-US"/>
              </w:rPr>
              <w:t>positions/position/KTRUInfo/productsSpecification/product/KTRU/characteristics</w:t>
            </w:r>
            <w:r w:rsidRPr="00364E01">
              <w:rPr>
                <w:lang w:val="en-US" w:eastAsia="en-US"/>
              </w:rPr>
              <w:t>)</w:t>
            </w:r>
          </w:p>
        </w:tc>
      </w:tr>
      <w:tr w:rsidR="00056C63" w:rsidRPr="00EA1D42" w14:paraId="0614E1F1" w14:textId="77777777" w:rsidTr="00AA184A">
        <w:trPr>
          <w:trHeight w:val="348"/>
        </w:trPr>
        <w:tc>
          <w:tcPr>
            <w:tcW w:w="815" w:type="pct"/>
          </w:tcPr>
          <w:p w14:paraId="5DF36796" w14:textId="072F53D2" w:rsidR="00056C63" w:rsidRDefault="00056C63" w:rsidP="00056C63">
            <w:pPr>
              <w:pStyle w:val="ad"/>
              <w:jc w:val="left"/>
            </w:pPr>
            <w:r>
              <w:t>РК_ИК_</w:t>
            </w:r>
            <w:r>
              <w:rPr>
                <w:lang w:val="en-US"/>
              </w:rPr>
              <w:t>020</w:t>
            </w:r>
            <w:r>
              <w:t>7</w:t>
            </w:r>
          </w:p>
        </w:tc>
        <w:tc>
          <w:tcPr>
            <w:tcW w:w="238" w:type="pct"/>
            <w:gridSpan w:val="2"/>
          </w:tcPr>
          <w:p w14:paraId="5DD9BCDC" w14:textId="77777777" w:rsidR="00056C63" w:rsidRPr="00892C2E" w:rsidRDefault="00056C63" w:rsidP="00056C63">
            <w:pPr>
              <w:pStyle w:val="ad"/>
              <w:jc w:val="left"/>
            </w:pPr>
          </w:p>
        </w:tc>
        <w:tc>
          <w:tcPr>
            <w:tcW w:w="1078" w:type="pct"/>
            <w:gridSpan w:val="3"/>
          </w:tcPr>
          <w:p w14:paraId="052F2149" w14:textId="5EE035B9" w:rsidR="00056C63" w:rsidRPr="0090131D" w:rsidRDefault="00056C63" w:rsidP="00056C63">
            <w:pPr>
              <w:pStyle w:val="ad"/>
              <w:jc w:val="left"/>
              <w:rPr>
                <w:lang w:val="en-US"/>
              </w:rPr>
            </w:pPr>
            <w:r>
              <w:t>Поле</w:t>
            </w:r>
            <w:r w:rsidRPr="0090131D">
              <w:rPr>
                <w:lang w:val="en-US"/>
              </w:rPr>
              <w:t xml:space="preserve"> «</w:t>
            </w:r>
            <w:r w:rsidRPr="00FF19EE">
              <w:rPr>
                <w:lang w:val="en-US"/>
              </w:rPr>
              <w:t>Наименование характеристики</w:t>
            </w:r>
            <w:r w:rsidRPr="0090131D">
              <w:rPr>
                <w:lang w:val="en-US"/>
              </w:rPr>
              <w:t>»</w:t>
            </w:r>
            <w:r w:rsidRPr="00FF19EE">
              <w:rPr>
                <w:lang w:val="en-US"/>
              </w:rPr>
              <w:t xml:space="preserve"> (</w:t>
            </w:r>
            <w:r w:rsidRPr="001A3F0A">
              <w:rPr>
                <w:lang w:val="en-US"/>
              </w:rPr>
              <w:t>products/product/KTRU/characteristics</w:t>
            </w:r>
            <w:r w:rsidRPr="00FF19EE">
              <w:rPr>
                <w:lang w:val="en-US"/>
              </w:rPr>
              <w:t>/characteristicsUsingReferenceInfo/name)</w:t>
            </w:r>
          </w:p>
        </w:tc>
        <w:tc>
          <w:tcPr>
            <w:tcW w:w="1526" w:type="pct"/>
            <w:gridSpan w:val="4"/>
          </w:tcPr>
          <w:p w14:paraId="7C1CAD6E" w14:textId="7BB11E1D" w:rsidR="001F2527" w:rsidRDefault="00056C63" w:rsidP="00056C63">
            <w:pPr>
              <w:pStyle w:val="ad"/>
              <w:jc w:val="left"/>
            </w:pPr>
            <w:r>
              <w:t>Поле «</w:t>
            </w:r>
            <w:r w:rsidRPr="00FF19EE">
              <w:t>Наименование характеристики</w:t>
            </w:r>
            <w:r>
              <w:t xml:space="preserve">» обязательно к заполнению, если указан блок </w:t>
            </w:r>
            <w:r w:rsidRPr="00150E08">
              <w:t>characteristicsUsingReferenceInfo</w:t>
            </w:r>
          </w:p>
        </w:tc>
        <w:tc>
          <w:tcPr>
            <w:tcW w:w="1343" w:type="pct"/>
            <w:gridSpan w:val="2"/>
          </w:tcPr>
          <w:p w14:paraId="733652D6" w14:textId="326E8A77" w:rsidR="00056C63" w:rsidRDefault="00056C63" w:rsidP="00056C63">
            <w:pPr>
              <w:pStyle w:val="ad"/>
              <w:jc w:val="left"/>
              <w:rPr>
                <w:lang w:eastAsia="en-US"/>
              </w:rPr>
            </w:pPr>
            <w:r>
              <w:t>Поле</w:t>
            </w:r>
            <w:r w:rsidRPr="00AD76F9">
              <w:t xml:space="preserve"> «Наименование характеристики» (</w:t>
            </w:r>
            <w:r w:rsidRPr="001A3F0A">
              <w:rPr>
                <w:lang w:val="en-US"/>
              </w:rPr>
              <w:t>products</w:t>
            </w:r>
            <w:r w:rsidRPr="001A3F0A">
              <w:t>/</w:t>
            </w:r>
            <w:r w:rsidRPr="001A3F0A">
              <w:rPr>
                <w:lang w:val="en-US"/>
              </w:rPr>
              <w:t>product</w:t>
            </w:r>
            <w:r w:rsidRPr="001A3F0A">
              <w:t>/</w:t>
            </w:r>
            <w:r w:rsidRPr="001A3F0A">
              <w:rPr>
                <w:lang w:val="en-US"/>
              </w:rPr>
              <w:t>KTRU</w:t>
            </w:r>
            <w:r w:rsidRPr="001A3F0A">
              <w:t>/</w:t>
            </w:r>
            <w:r w:rsidRPr="001A3F0A">
              <w:rPr>
                <w:lang w:val="en-US"/>
              </w:rPr>
              <w:t>characteristics</w:t>
            </w:r>
            <w:r w:rsidRPr="001A3F0A">
              <w:t>/</w:t>
            </w:r>
            <w:r w:rsidRPr="00FF19EE">
              <w:rPr>
                <w:lang w:val="en-US"/>
              </w:rPr>
              <w:t>characteristicsUsingReferenceInfo</w:t>
            </w:r>
            <w:r w:rsidRPr="001A3F0A">
              <w:t>/</w:t>
            </w:r>
            <w:r w:rsidRPr="00FF19EE">
              <w:rPr>
                <w:lang w:val="en-US"/>
              </w:rPr>
              <w:t>name</w:t>
            </w:r>
            <w:r w:rsidRPr="00AD76F9">
              <w:t>) обязательно для заполнения</w:t>
            </w:r>
          </w:p>
        </w:tc>
      </w:tr>
      <w:tr w:rsidR="00056C63" w:rsidRPr="00FE6D5F" w14:paraId="77273791" w14:textId="77777777" w:rsidTr="00AA184A">
        <w:trPr>
          <w:trHeight w:val="348"/>
        </w:trPr>
        <w:tc>
          <w:tcPr>
            <w:tcW w:w="815" w:type="pct"/>
          </w:tcPr>
          <w:p w14:paraId="2DF277F7" w14:textId="2F50A65F" w:rsidR="00056C63" w:rsidRDefault="00056C63" w:rsidP="00056C63">
            <w:pPr>
              <w:pStyle w:val="ad"/>
              <w:jc w:val="left"/>
            </w:pPr>
            <w:r>
              <w:t>РК_ИК_</w:t>
            </w:r>
            <w:r>
              <w:rPr>
                <w:lang w:val="en-US"/>
              </w:rPr>
              <w:t>020</w:t>
            </w:r>
            <w:r>
              <w:t>8</w:t>
            </w:r>
          </w:p>
        </w:tc>
        <w:tc>
          <w:tcPr>
            <w:tcW w:w="238" w:type="pct"/>
            <w:gridSpan w:val="2"/>
          </w:tcPr>
          <w:p w14:paraId="49F109E2" w14:textId="77777777" w:rsidR="00056C63" w:rsidRPr="00892C2E" w:rsidRDefault="00056C63" w:rsidP="00056C63">
            <w:pPr>
              <w:pStyle w:val="ad"/>
              <w:jc w:val="left"/>
            </w:pPr>
          </w:p>
        </w:tc>
        <w:tc>
          <w:tcPr>
            <w:tcW w:w="1078" w:type="pct"/>
            <w:gridSpan w:val="3"/>
          </w:tcPr>
          <w:p w14:paraId="3F15040F" w14:textId="2A9D9B54" w:rsidR="00056C63" w:rsidRPr="00FE6D5F" w:rsidRDefault="00056C63" w:rsidP="00056C63">
            <w:pPr>
              <w:pStyle w:val="ad"/>
              <w:jc w:val="left"/>
              <w:rPr>
                <w:lang w:val="en-US"/>
              </w:rPr>
            </w:pPr>
            <w:r>
              <w:t>Поле</w:t>
            </w:r>
            <w:r w:rsidRPr="0090131D">
              <w:rPr>
                <w:lang w:val="en-US"/>
              </w:rPr>
              <w:t xml:space="preserve"> «</w:t>
            </w:r>
            <w:r w:rsidRPr="00FF19EE">
              <w:rPr>
                <w:lang w:val="en-US"/>
              </w:rPr>
              <w:t>Тип характеристики позиции КТРУ</w:t>
            </w:r>
            <w:r w:rsidRPr="0090131D">
              <w:rPr>
                <w:lang w:val="en-US"/>
              </w:rPr>
              <w:t>»</w:t>
            </w:r>
            <w:r w:rsidRPr="00FF19EE">
              <w:rPr>
                <w:lang w:val="en-US"/>
              </w:rPr>
              <w:t xml:space="preserve"> (</w:t>
            </w:r>
            <w:r w:rsidRPr="001A3F0A">
              <w:rPr>
                <w:lang w:val="en-US"/>
              </w:rPr>
              <w:t>products/product/KTRU/characteristics</w:t>
            </w:r>
            <w:r w:rsidRPr="00FF19EE">
              <w:rPr>
                <w:lang w:val="en-US"/>
              </w:rPr>
              <w:t>/characteristicsUsingReferenceInfo/type)</w:t>
            </w:r>
          </w:p>
        </w:tc>
        <w:tc>
          <w:tcPr>
            <w:tcW w:w="1526" w:type="pct"/>
            <w:gridSpan w:val="4"/>
          </w:tcPr>
          <w:p w14:paraId="24498EF0" w14:textId="70DDD1A6" w:rsidR="001F2527" w:rsidRDefault="00056C63" w:rsidP="00056C63">
            <w:pPr>
              <w:pStyle w:val="ad"/>
              <w:jc w:val="left"/>
            </w:pPr>
            <w:r>
              <w:t>Поле «</w:t>
            </w:r>
            <w:r w:rsidRPr="00FF19EE">
              <w:t>Тип характеристики позиции КТРУ</w:t>
            </w:r>
            <w:r>
              <w:t xml:space="preserve">» обязательно к заполнению, если казан блок </w:t>
            </w:r>
            <w:r w:rsidRPr="00150E08">
              <w:t>characteristicsUsingReferenceInfo</w:t>
            </w:r>
          </w:p>
        </w:tc>
        <w:tc>
          <w:tcPr>
            <w:tcW w:w="1343" w:type="pct"/>
            <w:gridSpan w:val="2"/>
          </w:tcPr>
          <w:p w14:paraId="34FD5EB6" w14:textId="0E61530B" w:rsidR="00056C63" w:rsidRDefault="00056C63" w:rsidP="00056C63">
            <w:pPr>
              <w:pStyle w:val="ad"/>
              <w:jc w:val="left"/>
              <w:rPr>
                <w:lang w:eastAsia="en-US"/>
              </w:rPr>
            </w:pPr>
            <w:r>
              <w:t>Поле «</w:t>
            </w:r>
            <w:r w:rsidRPr="00AD76F9">
              <w:t>Тип характеристики позиции КТРУ</w:t>
            </w:r>
            <w:r>
              <w:t>»</w:t>
            </w:r>
            <w:r w:rsidRPr="00AD76F9">
              <w:t xml:space="preserve"> (</w:t>
            </w:r>
            <w:r w:rsidRPr="001A3F0A">
              <w:rPr>
                <w:lang w:val="en-US"/>
              </w:rPr>
              <w:t>products</w:t>
            </w:r>
            <w:r w:rsidRPr="001A3F0A">
              <w:t>/</w:t>
            </w:r>
            <w:r w:rsidRPr="001A3F0A">
              <w:rPr>
                <w:lang w:val="en-US"/>
              </w:rPr>
              <w:t>product</w:t>
            </w:r>
            <w:r w:rsidRPr="001A3F0A">
              <w:t>/</w:t>
            </w:r>
            <w:r w:rsidRPr="001A3F0A">
              <w:rPr>
                <w:lang w:val="en-US"/>
              </w:rPr>
              <w:t>KTRU</w:t>
            </w:r>
            <w:r w:rsidRPr="001A3F0A">
              <w:t>/</w:t>
            </w:r>
            <w:r w:rsidRPr="001A3F0A">
              <w:rPr>
                <w:lang w:val="en-US"/>
              </w:rPr>
              <w:t>characteristics</w:t>
            </w:r>
            <w:r w:rsidRPr="001A3F0A">
              <w:t>/</w:t>
            </w:r>
            <w:r w:rsidRPr="00FF19EE">
              <w:rPr>
                <w:lang w:val="en-US"/>
              </w:rPr>
              <w:t>characteristicsUsingReferenceInfo</w:t>
            </w:r>
            <w:r w:rsidRPr="001A3F0A">
              <w:t>/</w:t>
            </w:r>
            <w:r w:rsidRPr="00FF19EE">
              <w:rPr>
                <w:lang w:val="en-US"/>
              </w:rPr>
              <w:t>type</w:t>
            </w:r>
            <w:r w:rsidRPr="00AD76F9">
              <w:t>)</w:t>
            </w:r>
            <w:r>
              <w:t xml:space="preserve"> </w:t>
            </w:r>
            <w:r w:rsidRPr="00AD76F9">
              <w:t>обязательно для заполнения</w:t>
            </w:r>
          </w:p>
        </w:tc>
      </w:tr>
      <w:tr w:rsidR="00056C63" w:rsidRPr="001A3F0A" w14:paraId="35953D73" w14:textId="77777777" w:rsidTr="00AA184A">
        <w:trPr>
          <w:trHeight w:val="348"/>
        </w:trPr>
        <w:tc>
          <w:tcPr>
            <w:tcW w:w="815" w:type="pct"/>
          </w:tcPr>
          <w:p w14:paraId="2D47DDCF" w14:textId="629B5BFE" w:rsidR="00056C63" w:rsidRDefault="00056C63" w:rsidP="00056C63">
            <w:pPr>
              <w:pStyle w:val="ad"/>
              <w:jc w:val="left"/>
            </w:pPr>
            <w:r>
              <w:t>РК_ИК_</w:t>
            </w:r>
            <w:r>
              <w:rPr>
                <w:lang w:val="en-US"/>
              </w:rPr>
              <w:t>020</w:t>
            </w:r>
            <w:r>
              <w:t>9</w:t>
            </w:r>
          </w:p>
        </w:tc>
        <w:tc>
          <w:tcPr>
            <w:tcW w:w="238" w:type="pct"/>
            <w:gridSpan w:val="2"/>
          </w:tcPr>
          <w:p w14:paraId="39152245" w14:textId="77777777" w:rsidR="00056C63" w:rsidRDefault="00056C63" w:rsidP="00056C63">
            <w:pPr>
              <w:pStyle w:val="ad"/>
              <w:jc w:val="left"/>
            </w:pPr>
          </w:p>
        </w:tc>
        <w:tc>
          <w:tcPr>
            <w:tcW w:w="1078" w:type="pct"/>
            <w:gridSpan w:val="3"/>
          </w:tcPr>
          <w:p w14:paraId="144283B5" w14:textId="073E912D" w:rsidR="00056C63" w:rsidRDefault="00056C63" w:rsidP="00056C63">
            <w:pPr>
              <w:pStyle w:val="ad"/>
              <w:jc w:val="left"/>
              <w:rPr>
                <w:lang w:val="en-US"/>
              </w:rPr>
            </w:pPr>
            <w:r>
              <w:t>Поле</w:t>
            </w:r>
            <w:r w:rsidRPr="0090131D">
              <w:rPr>
                <w:lang w:val="en-US"/>
              </w:rPr>
              <w:t xml:space="preserve"> «</w:t>
            </w:r>
            <w:r w:rsidRPr="00FF19EE">
              <w:rPr>
                <w:lang w:val="en-US"/>
              </w:rPr>
              <w:t>Наименование характеристики</w:t>
            </w:r>
            <w:r w:rsidRPr="0090131D">
              <w:rPr>
                <w:lang w:val="en-US"/>
              </w:rPr>
              <w:t>»</w:t>
            </w:r>
            <w:r w:rsidRPr="00FF19EE">
              <w:rPr>
                <w:lang w:val="en-US"/>
              </w:rPr>
              <w:t xml:space="preserve"> (</w:t>
            </w:r>
            <w:r w:rsidRPr="001A3F0A">
              <w:rPr>
                <w:lang w:val="en-US"/>
              </w:rPr>
              <w:t>products/product/KTRU/characteristics</w:t>
            </w:r>
            <w:r w:rsidRPr="00FF19EE">
              <w:rPr>
                <w:lang w:val="en-US"/>
              </w:rPr>
              <w:t>/characteristicsUsingReferenceInfo/name)</w:t>
            </w:r>
          </w:p>
          <w:p w14:paraId="56C360B6" w14:textId="77777777" w:rsidR="00056C63" w:rsidRPr="00B65387" w:rsidRDefault="00056C63" w:rsidP="00056C63">
            <w:pPr>
              <w:pStyle w:val="ad"/>
              <w:jc w:val="left"/>
              <w:rPr>
                <w:lang w:val="en-US"/>
              </w:rPr>
            </w:pPr>
            <w:r>
              <w:t>И</w:t>
            </w:r>
          </w:p>
          <w:p w14:paraId="7AD08342" w14:textId="10C50675" w:rsidR="00056C63" w:rsidRPr="001A3F0A" w:rsidRDefault="00056C63" w:rsidP="00056C63">
            <w:pPr>
              <w:pStyle w:val="ad"/>
              <w:jc w:val="left"/>
              <w:rPr>
                <w:lang w:val="en-US"/>
              </w:rPr>
            </w:pPr>
            <w:r w:rsidRPr="00FF19EE">
              <w:rPr>
                <w:lang w:val="en-US"/>
              </w:rPr>
              <w:t xml:space="preserve">Тип характеристики </w:t>
            </w:r>
            <w:r w:rsidRPr="00FF19EE">
              <w:rPr>
                <w:lang w:val="en-US"/>
              </w:rPr>
              <w:lastRenderedPageBreak/>
              <w:t>позиции КТРУ (</w:t>
            </w:r>
            <w:r w:rsidRPr="001A3F0A">
              <w:rPr>
                <w:lang w:val="en-US"/>
              </w:rPr>
              <w:t>products/product/KTRU/characteristics</w:t>
            </w:r>
            <w:r w:rsidRPr="00FF19EE">
              <w:rPr>
                <w:lang w:val="en-US"/>
              </w:rPr>
              <w:t>/characteristicsUsingReferenceInfo/type)</w:t>
            </w:r>
          </w:p>
        </w:tc>
        <w:tc>
          <w:tcPr>
            <w:tcW w:w="1526" w:type="pct"/>
            <w:gridSpan w:val="4"/>
          </w:tcPr>
          <w:p w14:paraId="54948A6B" w14:textId="6F1239CB" w:rsidR="00056C63" w:rsidRPr="00820852" w:rsidRDefault="00056C63" w:rsidP="00056C63">
            <w:pPr>
              <w:pStyle w:val="ad"/>
              <w:jc w:val="left"/>
            </w:pPr>
            <w:r>
              <w:lastRenderedPageBreak/>
              <w:t>Проверяем, что набор характеристик, определенный совокупностью полей «Наименование характеристики» и «Тип характеристик», позиции КТРУ с кодом, заданным в поле «</w:t>
            </w:r>
            <w:r w:rsidRPr="002F68DF">
              <w:t>Код товара, работы или услуги в справочнике Каталог товаров, работ, услуг (КТРУ) (nsiKTRU)</w:t>
            </w:r>
            <w:r>
              <w:t xml:space="preserve">» </w:t>
            </w:r>
            <w:r>
              <w:lastRenderedPageBreak/>
              <w:t>(</w:t>
            </w:r>
            <w:r w:rsidRPr="002F68DF">
              <w:t>products/product/KTRU/code</w:t>
            </w:r>
            <w:r>
              <w:t>) одновременно принадлежит в справочнике «</w:t>
            </w:r>
            <w:r w:rsidRPr="00AD76F9">
              <w:t>Каталог товаров, работ, услуг (КТРУ) (</w:t>
            </w:r>
            <w:r w:rsidRPr="00B65387">
              <w:rPr>
                <w:lang w:val="en-US"/>
              </w:rPr>
              <w:t>nsiKTRU</w:t>
            </w:r>
            <w:r w:rsidRPr="00AD76F9">
              <w:t>)</w:t>
            </w:r>
            <w:r>
              <w:t>» позиции КТРУ с версией, указанной в поле «Номер версии позиции» (</w:t>
            </w:r>
            <w:r>
              <w:rPr>
                <w:lang w:val="en-US"/>
              </w:rPr>
              <w:t>versionNumber</w:t>
            </w:r>
            <w:r>
              <w:t>) (в случае если номер версии не указан в принимаемом пакете, то он определяется в соответствии в алгоритмами указанными выше)</w:t>
            </w:r>
          </w:p>
          <w:p w14:paraId="4219B1CA" w14:textId="77777777" w:rsidR="00056C63" w:rsidRDefault="00056C63" w:rsidP="00056C63">
            <w:pPr>
              <w:pStyle w:val="ad"/>
              <w:jc w:val="left"/>
            </w:pPr>
            <w:r>
              <w:t>И</w:t>
            </w:r>
          </w:p>
          <w:p w14:paraId="6D8F9BD5" w14:textId="77777777" w:rsidR="00056C63" w:rsidRDefault="00056C63" w:rsidP="00056C63">
            <w:pPr>
              <w:pStyle w:val="ad"/>
              <w:jc w:val="left"/>
            </w:pPr>
            <w:r>
              <w:t>указаны все обязательные характеристики</w:t>
            </w:r>
          </w:p>
          <w:p w14:paraId="69AF4085" w14:textId="77777777" w:rsidR="00056C63" w:rsidRDefault="00056C63" w:rsidP="00056C63">
            <w:pPr>
              <w:pStyle w:val="ad"/>
              <w:jc w:val="left"/>
            </w:pPr>
            <w:r>
              <w:t>И</w:t>
            </w:r>
          </w:p>
          <w:p w14:paraId="2C488525" w14:textId="02A898D6" w:rsidR="00056C63" w:rsidRDefault="00056C63" w:rsidP="00056C63">
            <w:pPr>
              <w:pStyle w:val="ad"/>
              <w:jc w:val="left"/>
            </w:pPr>
            <w:r>
              <w:t xml:space="preserve">набор характеристик уникален </w:t>
            </w:r>
          </w:p>
        </w:tc>
        <w:tc>
          <w:tcPr>
            <w:tcW w:w="1343" w:type="pct"/>
            <w:gridSpan w:val="2"/>
          </w:tcPr>
          <w:p w14:paraId="7528B42E" w14:textId="0EA19B44" w:rsidR="00056C63" w:rsidRDefault="00056C63" w:rsidP="00056C63">
            <w:pPr>
              <w:pStyle w:val="ad"/>
              <w:jc w:val="left"/>
              <w:rPr>
                <w:lang w:eastAsia="en-US"/>
              </w:rPr>
            </w:pPr>
            <w:r>
              <w:lastRenderedPageBreak/>
              <w:t>Набор характеристик, заданный в блоке «</w:t>
            </w:r>
            <w:r w:rsidRPr="00504553">
              <w:t>Характеристики товара, работы, услуги позиции КТРУ</w:t>
            </w:r>
            <w:r>
              <w:t>» (</w:t>
            </w:r>
            <w:r w:rsidRPr="002F68DF">
              <w:t>products/product/KTRU/characteristics</w:t>
            </w:r>
            <w:r>
              <w:t xml:space="preserve">), должен одновременно принадлежать к актуальной версии с номером </w:t>
            </w:r>
            <w:r w:rsidRPr="00504553">
              <w:t>&lt;</w:t>
            </w:r>
            <w:r>
              <w:t xml:space="preserve">номер актуальной версии </w:t>
            </w:r>
            <w:r>
              <w:lastRenderedPageBreak/>
              <w:t>позиции КТРУ</w:t>
            </w:r>
            <w:r w:rsidRPr="00504553">
              <w:t>&gt;</w:t>
            </w:r>
            <w:r>
              <w:t xml:space="preserve"> или к версии с номером </w:t>
            </w:r>
            <w:r w:rsidRPr="00504553">
              <w:t>&lt;</w:t>
            </w:r>
            <w:r>
              <w:t>номер версии позиции КТРУ, которая указана в предыдущей размещенной версии извещения</w:t>
            </w:r>
            <w:r w:rsidRPr="00504553">
              <w:t>&gt;</w:t>
            </w:r>
            <w:r>
              <w:t xml:space="preserve">, указанной в предыдущей размещенной версии сведений о контракте, позиции КТРУ с кодом </w:t>
            </w:r>
            <w:r w:rsidRPr="00504553">
              <w:t>&lt;</w:t>
            </w:r>
            <w:r>
              <w:t>код позиции КТРУ</w:t>
            </w:r>
            <w:r w:rsidRPr="00504553">
              <w:t>&gt;</w:t>
            </w:r>
            <w:r>
              <w:t>, и при этом должны быть указаны все обязательные характеристики и набор характеристик должен быть уникальным</w:t>
            </w:r>
          </w:p>
        </w:tc>
      </w:tr>
      <w:tr w:rsidR="00056C63" w:rsidRPr="001A3F0A" w14:paraId="2FD26339" w14:textId="77777777" w:rsidTr="00AA184A">
        <w:trPr>
          <w:trHeight w:val="348"/>
        </w:trPr>
        <w:tc>
          <w:tcPr>
            <w:tcW w:w="815" w:type="pct"/>
          </w:tcPr>
          <w:p w14:paraId="76FC4079" w14:textId="4CBC51CA" w:rsidR="00056C63" w:rsidRPr="00633248" w:rsidRDefault="00056C63" w:rsidP="00056C63">
            <w:pPr>
              <w:pStyle w:val="ad"/>
              <w:jc w:val="left"/>
            </w:pPr>
            <w:r w:rsidRPr="00633248">
              <w:lastRenderedPageBreak/>
              <w:t>РК_ИК_</w:t>
            </w:r>
            <w:r w:rsidRPr="00633248">
              <w:rPr>
                <w:lang w:val="en-US"/>
              </w:rPr>
              <w:t>0210</w:t>
            </w:r>
          </w:p>
        </w:tc>
        <w:tc>
          <w:tcPr>
            <w:tcW w:w="238" w:type="pct"/>
            <w:gridSpan w:val="2"/>
          </w:tcPr>
          <w:p w14:paraId="46425772" w14:textId="77777777" w:rsidR="00056C63" w:rsidRPr="00633248" w:rsidRDefault="00056C63" w:rsidP="00056C63">
            <w:pPr>
              <w:pStyle w:val="ad"/>
              <w:jc w:val="left"/>
            </w:pPr>
          </w:p>
        </w:tc>
        <w:tc>
          <w:tcPr>
            <w:tcW w:w="1078" w:type="pct"/>
            <w:gridSpan w:val="3"/>
          </w:tcPr>
          <w:p w14:paraId="6B1BC6FE" w14:textId="77777777" w:rsidR="00056C63" w:rsidRPr="00633248" w:rsidRDefault="00056C63" w:rsidP="00056C63">
            <w:pPr>
              <w:pStyle w:val="ad"/>
              <w:jc w:val="left"/>
              <w:rPr>
                <w:lang w:val="en-US"/>
              </w:rPr>
            </w:pPr>
            <w:r w:rsidRPr="00633248">
              <w:t>Тип</w:t>
            </w:r>
            <w:r w:rsidRPr="00633248">
              <w:rPr>
                <w:lang w:val="en-US"/>
              </w:rPr>
              <w:t xml:space="preserve"> </w:t>
            </w:r>
            <w:r w:rsidRPr="00633248">
              <w:t>характеристики</w:t>
            </w:r>
            <w:r w:rsidRPr="00633248">
              <w:rPr>
                <w:lang w:val="en-US"/>
              </w:rPr>
              <w:t xml:space="preserve"> </w:t>
            </w:r>
            <w:r w:rsidRPr="00633248">
              <w:t>позиции</w:t>
            </w:r>
            <w:r w:rsidRPr="00633248">
              <w:rPr>
                <w:lang w:val="en-US"/>
              </w:rPr>
              <w:t xml:space="preserve"> </w:t>
            </w:r>
            <w:r w:rsidRPr="00633248">
              <w:t>КТРУ</w:t>
            </w:r>
          </w:p>
          <w:p w14:paraId="23AE00F3" w14:textId="77777777" w:rsidR="00056C63" w:rsidRDefault="00056C63" w:rsidP="00056C63">
            <w:pPr>
              <w:pStyle w:val="ad"/>
              <w:jc w:val="left"/>
              <w:rPr>
                <w:lang w:val="en-US"/>
              </w:rPr>
            </w:pPr>
            <w:r w:rsidRPr="00633248">
              <w:rPr>
                <w:lang w:val="en-US"/>
              </w:rPr>
              <w:t>(products/product/KTRU/characteristics/characteristicsUsingTextForm/type)</w:t>
            </w:r>
          </w:p>
          <w:p w14:paraId="65673BB9" w14:textId="77777777" w:rsidR="00056C63" w:rsidRPr="00FB01C6" w:rsidRDefault="00056C63" w:rsidP="00056C63">
            <w:pPr>
              <w:pStyle w:val="ad"/>
              <w:jc w:val="left"/>
              <w:rPr>
                <w:lang w:val="en-US"/>
              </w:rPr>
            </w:pPr>
            <w:r>
              <w:t>ИЛИ</w:t>
            </w:r>
          </w:p>
          <w:p w14:paraId="7A21830F" w14:textId="446B130E" w:rsidR="00056C63" w:rsidRPr="00047A44" w:rsidRDefault="00056C63" w:rsidP="00056C63">
            <w:pPr>
              <w:pStyle w:val="ad"/>
              <w:jc w:val="left"/>
              <w:rPr>
                <w:lang w:val="en-US"/>
              </w:rPr>
            </w:pPr>
            <w:r w:rsidRPr="00047A44">
              <w:rPr>
                <w:lang w:val="en-US"/>
              </w:rPr>
              <w:t>(products/product/KTRU/rightSideKTRUInfo/characteristics/characteristicsUsingTextForm/type)</w:t>
            </w:r>
          </w:p>
        </w:tc>
        <w:tc>
          <w:tcPr>
            <w:tcW w:w="1526" w:type="pct"/>
            <w:gridSpan w:val="4"/>
          </w:tcPr>
          <w:p w14:paraId="549988C0" w14:textId="0C145369" w:rsidR="00056C63" w:rsidRPr="00047A44" w:rsidRDefault="00056C63" w:rsidP="00056C63">
            <w:pPr>
              <w:pStyle w:val="ad"/>
              <w:jc w:val="left"/>
              <w:rPr>
                <w:lang w:val="en-US"/>
              </w:rPr>
            </w:pPr>
            <w:r w:rsidRPr="00633248">
              <w:t>Если</w:t>
            </w:r>
            <w:r w:rsidRPr="00047A44">
              <w:rPr>
                <w:lang w:val="en-US"/>
              </w:rPr>
              <w:t xml:space="preserve"> </w:t>
            </w:r>
            <w:r w:rsidRPr="00633248">
              <w:t>указан</w:t>
            </w:r>
            <w:r w:rsidRPr="00047A44">
              <w:rPr>
                <w:lang w:val="en-US"/>
              </w:rPr>
              <w:t xml:space="preserve"> </w:t>
            </w:r>
            <w:r w:rsidRPr="00633248">
              <w:t>тип</w:t>
            </w:r>
            <w:r w:rsidRPr="00047A44">
              <w:rPr>
                <w:lang w:val="en-US"/>
              </w:rPr>
              <w:t xml:space="preserve"> 1, </w:t>
            </w:r>
            <w:r w:rsidRPr="00633248">
              <w:t>то</w:t>
            </w:r>
            <w:r w:rsidRPr="00047A44">
              <w:rPr>
                <w:lang w:val="en-US"/>
              </w:rPr>
              <w:t xml:space="preserve"> </w:t>
            </w:r>
            <w:r w:rsidRPr="00633248">
              <w:t>обязательно</w:t>
            </w:r>
            <w:r w:rsidRPr="00047A44">
              <w:rPr>
                <w:lang w:val="en-US"/>
              </w:rPr>
              <w:t xml:space="preserve"> </w:t>
            </w:r>
            <w:r w:rsidRPr="00633248">
              <w:t>должно</w:t>
            </w:r>
            <w:r w:rsidRPr="00047A44">
              <w:rPr>
                <w:lang w:val="en-US"/>
              </w:rPr>
              <w:t xml:space="preserve"> </w:t>
            </w:r>
            <w:r w:rsidRPr="00633248">
              <w:t>быть</w:t>
            </w:r>
            <w:r w:rsidRPr="00047A44">
              <w:rPr>
                <w:lang w:val="en-US"/>
              </w:rPr>
              <w:t xml:space="preserve"> </w:t>
            </w:r>
            <w:r w:rsidRPr="00633248">
              <w:t>задано</w:t>
            </w:r>
            <w:r w:rsidRPr="00047A44">
              <w:rPr>
                <w:lang w:val="en-US"/>
              </w:rPr>
              <w:t xml:space="preserve"> </w:t>
            </w:r>
            <w:r w:rsidRPr="00633248">
              <w:t>поле</w:t>
            </w:r>
            <w:r w:rsidRPr="00047A44">
              <w:rPr>
                <w:lang w:val="en-US"/>
              </w:rPr>
              <w:t xml:space="preserve"> «</w:t>
            </w:r>
            <w:r w:rsidRPr="00047A44">
              <w:t>Текстовое</w:t>
            </w:r>
            <w:r w:rsidRPr="00047A44">
              <w:rPr>
                <w:lang w:val="en-US"/>
              </w:rPr>
              <w:t xml:space="preserve"> </w:t>
            </w:r>
            <w:r w:rsidRPr="00047A44">
              <w:t>описание</w:t>
            </w:r>
            <w:r w:rsidRPr="00047A44">
              <w:rPr>
                <w:lang w:val="en-US"/>
              </w:rPr>
              <w:t xml:space="preserve"> </w:t>
            </w:r>
            <w:r w:rsidRPr="00047A44">
              <w:t>значения</w:t>
            </w:r>
            <w:r w:rsidRPr="00047A44">
              <w:rPr>
                <w:lang w:val="en-US"/>
              </w:rPr>
              <w:t xml:space="preserve"> </w:t>
            </w:r>
            <w:r w:rsidRPr="00047A44">
              <w:t>качественной</w:t>
            </w:r>
            <w:r w:rsidRPr="00047A44">
              <w:rPr>
                <w:lang w:val="en-US"/>
              </w:rPr>
              <w:t xml:space="preserve"> </w:t>
            </w:r>
            <w:r w:rsidRPr="00047A44">
              <w:t>характеристики</w:t>
            </w:r>
            <w:r w:rsidRPr="00047A44">
              <w:rPr>
                <w:lang w:val="en-US"/>
              </w:rPr>
              <w:t>» (</w:t>
            </w:r>
            <w:r w:rsidRPr="00633248">
              <w:rPr>
                <w:lang w:val="en-US"/>
              </w:rPr>
              <w:t>products</w:t>
            </w:r>
            <w:r w:rsidRPr="00047A44">
              <w:rPr>
                <w:lang w:val="en-US"/>
              </w:rPr>
              <w:t>/</w:t>
            </w:r>
            <w:r w:rsidRPr="00633248">
              <w:rPr>
                <w:lang w:val="en-US"/>
              </w:rPr>
              <w:t>product</w:t>
            </w:r>
            <w:r w:rsidRPr="00047A44">
              <w:rPr>
                <w:lang w:val="en-US"/>
              </w:rPr>
              <w:t>/</w:t>
            </w:r>
            <w:r w:rsidRPr="00633248">
              <w:rPr>
                <w:lang w:val="en-US"/>
              </w:rPr>
              <w:t>KTRU</w:t>
            </w:r>
            <w:r w:rsidRPr="00047A44">
              <w:rPr>
                <w:lang w:val="en-US"/>
              </w:rPr>
              <w:t>/</w:t>
            </w:r>
            <w:r w:rsidRPr="00633248">
              <w:rPr>
                <w:lang w:val="en-US"/>
              </w:rPr>
              <w:t>characteristics</w:t>
            </w:r>
            <w:r w:rsidRPr="00047A44">
              <w:rPr>
                <w:lang w:val="en-US"/>
              </w:rPr>
              <w:t>/</w:t>
            </w:r>
            <w:r w:rsidRPr="00633248">
              <w:rPr>
                <w:lang w:val="en-US"/>
              </w:rPr>
              <w:t>characteristicsUsingTextForm</w:t>
            </w:r>
            <w:r w:rsidRPr="00047A44">
              <w:rPr>
                <w:lang w:val="en-US"/>
              </w:rPr>
              <w:t>/</w:t>
            </w:r>
            <w:r w:rsidRPr="00633248">
              <w:rPr>
                <w:lang w:val="en-US"/>
              </w:rPr>
              <w:t>values</w:t>
            </w:r>
            <w:r w:rsidRPr="00047A44">
              <w:rPr>
                <w:lang w:val="en-US"/>
              </w:rPr>
              <w:t>/</w:t>
            </w:r>
            <w:r w:rsidRPr="00633248">
              <w:rPr>
                <w:lang w:val="en-US"/>
              </w:rPr>
              <w:t>value</w:t>
            </w:r>
            <w:r w:rsidRPr="00047A44">
              <w:rPr>
                <w:lang w:val="en-US"/>
              </w:rPr>
              <w:t>/</w:t>
            </w:r>
            <w:r w:rsidRPr="00633248">
              <w:rPr>
                <w:lang w:val="en-US"/>
              </w:rPr>
              <w:t>qualityDescription</w:t>
            </w:r>
            <w:r w:rsidRPr="00047A44">
              <w:rPr>
                <w:lang w:val="en-US"/>
              </w:rPr>
              <w:t xml:space="preserve"> </w:t>
            </w:r>
            <w:r>
              <w:t>или</w:t>
            </w:r>
            <w:r w:rsidRPr="00047A44">
              <w:rPr>
                <w:lang w:val="en-US"/>
              </w:rPr>
              <w:t xml:space="preserve"> products/product/KTRU/rightSideKTRUInfo/characteristics/characteristicsUsingTextForm/values/value/qualityDescription)</w:t>
            </w:r>
          </w:p>
          <w:p w14:paraId="72ADBDB3" w14:textId="2AEB3C74" w:rsidR="00056C63" w:rsidRPr="00633248" w:rsidRDefault="00056C63" w:rsidP="00056C63">
            <w:pPr>
              <w:pStyle w:val="ad"/>
              <w:jc w:val="left"/>
              <w:rPr>
                <w:lang w:val="en-US"/>
              </w:rPr>
            </w:pPr>
            <w:r w:rsidRPr="00633248">
              <w:t>Если</w:t>
            </w:r>
            <w:r w:rsidRPr="00633248">
              <w:rPr>
                <w:lang w:val="en-US"/>
              </w:rPr>
              <w:t xml:space="preserve"> </w:t>
            </w:r>
            <w:r w:rsidRPr="00633248">
              <w:t>указан</w:t>
            </w:r>
            <w:r w:rsidRPr="00633248">
              <w:rPr>
                <w:lang w:val="en-US"/>
              </w:rPr>
              <w:t xml:space="preserve"> </w:t>
            </w:r>
            <w:r w:rsidRPr="00633248">
              <w:t>тип</w:t>
            </w:r>
            <w:r w:rsidRPr="00633248">
              <w:rPr>
                <w:lang w:val="en-US"/>
              </w:rPr>
              <w:t xml:space="preserve"> 2, </w:t>
            </w:r>
            <w:r w:rsidRPr="00633248">
              <w:t>то</w:t>
            </w:r>
            <w:r w:rsidRPr="00633248">
              <w:rPr>
                <w:lang w:val="en-US"/>
              </w:rPr>
              <w:t xml:space="preserve"> </w:t>
            </w:r>
            <w:r w:rsidRPr="00633248">
              <w:t>поле</w:t>
            </w:r>
            <w:r w:rsidRPr="00633248">
              <w:rPr>
                <w:lang w:val="en-US"/>
              </w:rPr>
              <w:t xml:space="preserve"> «Текстовое описание значения качественной характеристики» (products/product/KTRU/characteristics/characteristicsUsingTextForm/values/value/qualityDescription</w:t>
            </w:r>
            <w:r w:rsidRPr="00047A44">
              <w:rPr>
                <w:lang w:val="en-US"/>
              </w:rPr>
              <w:t xml:space="preserve"> </w:t>
            </w:r>
            <w:r>
              <w:t>или</w:t>
            </w:r>
            <w:r w:rsidRPr="00047A44">
              <w:rPr>
                <w:lang w:val="en-US"/>
              </w:rPr>
              <w:t xml:space="preserve"> products/product/KTRU/rightSideKTRUInfo/characteristics/characteristicsUsingTextForm/values/value/qualityDescription</w:t>
            </w:r>
            <w:r w:rsidRPr="00633248">
              <w:rPr>
                <w:lang w:val="en-US"/>
              </w:rPr>
              <w:t xml:space="preserve">) </w:t>
            </w:r>
            <w:r w:rsidRPr="00633248">
              <w:t>не</w:t>
            </w:r>
            <w:r w:rsidRPr="00633248">
              <w:rPr>
                <w:lang w:val="en-US"/>
              </w:rPr>
              <w:t xml:space="preserve"> </w:t>
            </w:r>
            <w:r w:rsidRPr="00633248">
              <w:t>может</w:t>
            </w:r>
            <w:r w:rsidRPr="00633248">
              <w:rPr>
                <w:lang w:val="en-US"/>
              </w:rPr>
              <w:t xml:space="preserve"> </w:t>
            </w:r>
            <w:r w:rsidRPr="00633248">
              <w:t>быть</w:t>
            </w:r>
            <w:r w:rsidRPr="00633248">
              <w:rPr>
                <w:lang w:val="en-US"/>
              </w:rPr>
              <w:t xml:space="preserve"> </w:t>
            </w:r>
            <w:r w:rsidRPr="00633248">
              <w:t>указано</w:t>
            </w:r>
            <w:r w:rsidRPr="00633248">
              <w:rPr>
                <w:lang w:val="en-US"/>
              </w:rPr>
              <w:t>.</w:t>
            </w:r>
          </w:p>
        </w:tc>
        <w:tc>
          <w:tcPr>
            <w:tcW w:w="1343" w:type="pct"/>
            <w:gridSpan w:val="2"/>
          </w:tcPr>
          <w:p w14:paraId="0E53618F" w14:textId="63C68D05" w:rsidR="00056C63" w:rsidRPr="00633248" w:rsidRDefault="00056C63" w:rsidP="00056C63">
            <w:pPr>
              <w:pStyle w:val="ad"/>
              <w:jc w:val="left"/>
              <w:rPr>
                <w:lang w:eastAsia="en-US"/>
              </w:rPr>
            </w:pPr>
            <w:r w:rsidRPr="00633248">
              <w:t xml:space="preserve">Тип характеристики &lt;Наименование характеристики&gt; должен соответствовать передаваемому значению в ЕИС </w:t>
            </w:r>
          </w:p>
        </w:tc>
      </w:tr>
      <w:tr w:rsidR="00056C63" w:rsidRPr="001A3F0A" w14:paraId="4E2959A3" w14:textId="77777777" w:rsidTr="00AA184A">
        <w:trPr>
          <w:trHeight w:val="348"/>
        </w:trPr>
        <w:tc>
          <w:tcPr>
            <w:tcW w:w="815" w:type="pct"/>
          </w:tcPr>
          <w:p w14:paraId="3885BFA4" w14:textId="229A6326" w:rsidR="00056C63" w:rsidRPr="00633248" w:rsidRDefault="00056C63" w:rsidP="00056C63">
            <w:pPr>
              <w:pStyle w:val="ad"/>
              <w:jc w:val="left"/>
            </w:pPr>
            <w:r w:rsidRPr="00633248">
              <w:t>РК_ИК_</w:t>
            </w:r>
            <w:r w:rsidRPr="00633248">
              <w:rPr>
                <w:lang w:val="en-US"/>
              </w:rPr>
              <w:t>0211</w:t>
            </w:r>
          </w:p>
        </w:tc>
        <w:tc>
          <w:tcPr>
            <w:tcW w:w="238" w:type="pct"/>
            <w:gridSpan w:val="2"/>
          </w:tcPr>
          <w:p w14:paraId="7E15BCDB" w14:textId="77777777" w:rsidR="00056C63" w:rsidRPr="00633248" w:rsidRDefault="00056C63" w:rsidP="00056C63">
            <w:pPr>
              <w:pStyle w:val="ad"/>
              <w:jc w:val="left"/>
            </w:pPr>
          </w:p>
        </w:tc>
        <w:tc>
          <w:tcPr>
            <w:tcW w:w="1078" w:type="pct"/>
            <w:gridSpan w:val="3"/>
          </w:tcPr>
          <w:p w14:paraId="6971944E" w14:textId="77777777" w:rsidR="00056C63" w:rsidRPr="00633248" w:rsidRDefault="00056C63" w:rsidP="00056C63">
            <w:pPr>
              <w:pStyle w:val="ad"/>
              <w:jc w:val="left"/>
              <w:rPr>
                <w:lang w:val="en-US"/>
              </w:rPr>
            </w:pPr>
            <w:r w:rsidRPr="00633248">
              <w:t>Диапазон</w:t>
            </w:r>
            <w:r w:rsidRPr="00633248">
              <w:rPr>
                <w:lang w:val="en-US"/>
              </w:rPr>
              <w:t xml:space="preserve"> </w:t>
            </w:r>
            <w:r w:rsidRPr="00633248">
              <w:t>значений</w:t>
            </w:r>
          </w:p>
          <w:p w14:paraId="45536D1F" w14:textId="77777777" w:rsidR="00056C63" w:rsidRPr="00633248" w:rsidRDefault="00056C63" w:rsidP="00056C63">
            <w:pPr>
              <w:pStyle w:val="ad"/>
              <w:jc w:val="left"/>
              <w:rPr>
                <w:lang w:val="en-US"/>
              </w:rPr>
            </w:pPr>
            <w:r w:rsidRPr="00633248">
              <w:rPr>
                <w:lang w:val="en-US"/>
              </w:rPr>
              <w:lastRenderedPageBreak/>
              <w:t>(products/product/KTRU/characteristics/characteristicsUsingTextForm/values/value/rangeSet/valueRange)</w:t>
            </w:r>
          </w:p>
          <w:p w14:paraId="2C8E109C" w14:textId="77777777" w:rsidR="00056C63" w:rsidRPr="00633248" w:rsidRDefault="00056C63" w:rsidP="00056C63">
            <w:pPr>
              <w:pStyle w:val="ad"/>
              <w:jc w:val="left"/>
              <w:rPr>
                <w:lang w:val="en-US"/>
              </w:rPr>
            </w:pPr>
            <w:r w:rsidRPr="00633248">
              <w:t>ИЛИ</w:t>
            </w:r>
          </w:p>
          <w:p w14:paraId="611FFC0C" w14:textId="77777777" w:rsidR="00056C63" w:rsidRPr="00633248" w:rsidRDefault="00056C63" w:rsidP="00056C63">
            <w:pPr>
              <w:pStyle w:val="ad"/>
              <w:jc w:val="left"/>
              <w:rPr>
                <w:lang w:val="en-US"/>
              </w:rPr>
            </w:pPr>
            <w:r w:rsidRPr="00633248">
              <w:rPr>
                <w:lang w:val="en-US"/>
              </w:rPr>
              <w:t>(products/product/KTRU/characteristics/characteristicsUsingReferenceInfo/values/value/rangeSet/valueRange)</w:t>
            </w:r>
          </w:p>
          <w:p w14:paraId="23154E39" w14:textId="77777777" w:rsidR="00056C63" w:rsidRPr="00FB01C6" w:rsidRDefault="00056C63" w:rsidP="00056C63">
            <w:pPr>
              <w:pStyle w:val="ad"/>
              <w:jc w:val="left"/>
              <w:rPr>
                <w:lang w:val="en-US"/>
              </w:rPr>
            </w:pPr>
            <w:r>
              <w:t>ИЛИ</w:t>
            </w:r>
          </w:p>
          <w:p w14:paraId="22FB2C4D" w14:textId="0366AFD6" w:rsidR="00056C63" w:rsidRPr="00047A44" w:rsidRDefault="00056C63" w:rsidP="00056C63">
            <w:pPr>
              <w:pStyle w:val="ad"/>
              <w:jc w:val="left"/>
              <w:rPr>
                <w:lang w:val="en-US"/>
              </w:rPr>
            </w:pPr>
            <w:r w:rsidRPr="00047A44">
              <w:rPr>
                <w:lang w:val="en-US"/>
              </w:rPr>
              <w:t>(products/product/KTRU/rightSideKTRUInfo/characteristics/characteristicsUsingTextForm/values/value/rangeSet/valueRange)</w:t>
            </w:r>
          </w:p>
        </w:tc>
        <w:tc>
          <w:tcPr>
            <w:tcW w:w="1526" w:type="pct"/>
            <w:gridSpan w:val="4"/>
          </w:tcPr>
          <w:p w14:paraId="18DF3A80" w14:textId="0D19072C" w:rsidR="00056C63" w:rsidRPr="00633248" w:rsidRDefault="00056C63" w:rsidP="00056C63">
            <w:pPr>
              <w:pStyle w:val="ad"/>
              <w:jc w:val="left"/>
            </w:pPr>
            <w:r w:rsidRPr="00633248">
              <w:lastRenderedPageBreak/>
              <w:t xml:space="preserve">В блоке «Диапазон значений» должно быть указано хотя бы одна пара значений </w:t>
            </w:r>
            <w:r w:rsidRPr="00633248">
              <w:lastRenderedPageBreak/>
              <w:t xml:space="preserve">min и minMathNotation либо </w:t>
            </w:r>
            <w:r w:rsidRPr="00633248">
              <w:rPr>
                <w:lang w:val="en-US"/>
              </w:rPr>
              <w:t>max</w:t>
            </w:r>
            <w:r w:rsidRPr="00633248">
              <w:t xml:space="preserve"> и maxMathNotation</w:t>
            </w:r>
          </w:p>
        </w:tc>
        <w:tc>
          <w:tcPr>
            <w:tcW w:w="1343" w:type="pct"/>
            <w:gridSpan w:val="2"/>
          </w:tcPr>
          <w:p w14:paraId="46D400A3" w14:textId="5B0A45FB" w:rsidR="00056C63" w:rsidRPr="00633248" w:rsidRDefault="00056C63" w:rsidP="00056C63">
            <w:pPr>
              <w:pStyle w:val="ad"/>
              <w:jc w:val="left"/>
            </w:pPr>
            <w:r w:rsidRPr="00633248">
              <w:rPr>
                <w:lang w:eastAsia="en-US"/>
              </w:rPr>
              <w:lastRenderedPageBreak/>
              <w:t>При указании диапазона значений характе</w:t>
            </w:r>
            <w:r w:rsidRPr="00633248">
              <w:rPr>
                <w:lang w:eastAsia="en-US"/>
              </w:rPr>
              <w:lastRenderedPageBreak/>
              <w:t>ристики &lt;Наименование характеристики&gt;»должны быть заданы максимальное значение (вместе математическим обозначением) и\или минимальное значение (вместе математическим обозначением) диапазона</w:t>
            </w:r>
          </w:p>
        </w:tc>
      </w:tr>
      <w:tr w:rsidR="00056C63" w:rsidRPr="001A3F0A" w14:paraId="4CEC339E" w14:textId="77777777" w:rsidTr="00AA184A">
        <w:trPr>
          <w:trHeight w:val="348"/>
        </w:trPr>
        <w:tc>
          <w:tcPr>
            <w:tcW w:w="815" w:type="pct"/>
          </w:tcPr>
          <w:p w14:paraId="7D6CAFDC" w14:textId="369EC1F3" w:rsidR="00056C63" w:rsidRPr="00633248" w:rsidRDefault="00056C63" w:rsidP="00056C63">
            <w:pPr>
              <w:pStyle w:val="ad"/>
              <w:jc w:val="left"/>
            </w:pPr>
            <w:r w:rsidRPr="000D2E97">
              <w:lastRenderedPageBreak/>
              <w:t>РК_ИК_0445</w:t>
            </w:r>
          </w:p>
        </w:tc>
        <w:tc>
          <w:tcPr>
            <w:tcW w:w="238" w:type="pct"/>
            <w:gridSpan w:val="2"/>
          </w:tcPr>
          <w:p w14:paraId="4DA38E0C" w14:textId="77777777" w:rsidR="00056C63" w:rsidRPr="00633248" w:rsidRDefault="00056C63" w:rsidP="00056C63">
            <w:pPr>
              <w:pStyle w:val="ad"/>
              <w:jc w:val="left"/>
            </w:pPr>
          </w:p>
        </w:tc>
        <w:tc>
          <w:tcPr>
            <w:tcW w:w="1078" w:type="pct"/>
            <w:gridSpan w:val="3"/>
          </w:tcPr>
          <w:p w14:paraId="2A553A6F" w14:textId="77777777" w:rsidR="00056C63" w:rsidRDefault="00056C63" w:rsidP="00056C63">
            <w:pPr>
              <w:pStyle w:val="ad"/>
              <w:jc w:val="left"/>
              <w:rPr>
                <w:lang w:val="en-US"/>
              </w:rPr>
            </w:pPr>
            <w:r w:rsidRPr="000D2E97">
              <w:rPr>
                <w:lang w:val="en-US"/>
              </w:rPr>
              <w:t>«</w:t>
            </w:r>
            <w:r w:rsidRPr="009B3124">
              <w:t>Внешний</w:t>
            </w:r>
            <w:r w:rsidRPr="000D2E97">
              <w:rPr>
                <w:lang w:val="en-US"/>
              </w:rPr>
              <w:t xml:space="preserve"> </w:t>
            </w:r>
            <w:r w:rsidRPr="009B3124">
              <w:t>диапазон</w:t>
            </w:r>
            <w:r w:rsidRPr="000D2E97">
              <w:rPr>
                <w:lang w:val="en-US"/>
              </w:rPr>
              <w:t xml:space="preserve"> </w:t>
            </w:r>
            <w:r w:rsidRPr="009B3124">
              <w:t>значений</w:t>
            </w:r>
            <w:r w:rsidRPr="000D2E97">
              <w:rPr>
                <w:lang w:val="en-US"/>
              </w:rPr>
              <w:t>» (products/product/KTRU/characteristics/characteristicsUsingTextForm/values/value/rangeSet/</w:t>
            </w:r>
            <w:r>
              <w:rPr>
                <w:lang w:val="en-US"/>
              </w:rPr>
              <w:t>outV</w:t>
            </w:r>
            <w:r w:rsidRPr="00A15E62">
              <w:rPr>
                <w:lang w:val="en-US"/>
              </w:rPr>
              <w:t>alueRange</w:t>
            </w:r>
            <w:r w:rsidRPr="000D2E97">
              <w:rPr>
                <w:lang w:val="en-US"/>
              </w:rPr>
              <w:t>)</w:t>
            </w:r>
          </w:p>
          <w:p w14:paraId="22AF7357" w14:textId="77777777" w:rsidR="00056C63" w:rsidRPr="008A3100" w:rsidRDefault="00056C63" w:rsidP="00056C63">
            <w:pPr>
              <w:pStyle w:val="ad"/>
              <w:jc w:val="left"/>
              <w:rPr>
                <w:lang w:val="en-US"/>
              </w:rPr>
            </w:pPr>
            <w:r>
              <w:t>ИЛИ</w:t>
            </w:r>
          </w:p>
          <w:p w14:paraId="168D3768" w14:textId="3FE8A13B" w:rsidR="00056C63" w:rsidRPr="00B41622" w:rsidRDefault="00056C63" w:rsidP="00056C63">
            <w:pPr>
              <w:pStyle w:val="ad"/>
              <w:jc w:val="left"/>
              <w:rPr>
                <w:lang w:val="en-US"/>
              </w:rPr>
            </w:pPr>
            <w:r w:rsidRPr="000D2E97">
              <w:rPr>
                <w:lang w:val="en-US"/>
              </w:rPr>
              <w:t>«</w:t>
            </w:r>
            <w:r w:rsidRPr="009B3124">
              <w:t>Внешний</w:t>
            </w:r>
            <w:r w:rsidRPr="000D2E97">
              <w:rPr>
                <w:lang w:val="en-US"/>
              </w:rPr>
              <w:t xml:space="preserve"> </w:t>
            </w:r>
            <w:r w:rsidRPr="009B3124">
              <w:t>диапазон</w:t>
            </w:r>
            <w:r w:rsidRPr="000D2E97">
              <w:rPr>
                <w:lang w:val="en-US"/>
              </w:rPr>
              <w:t xml:space="preserve"> </w:t>
            </w:r>
            <w:r w:rsidRPr="009B3124">
              <w:t>значений</w:t>
            </w:r>
            <w:r w:rsidRPr="000D2E97">
              <w:rPr>
                <w:lang w:val="en-US"/>
              </w:rPr>
              <w:t>» (products/product/KTRU/rightSideKTRUInfo/characteristics/characteristicsUsingTextForm /values/value/rangeSet/</w:t>
            </w:r>
            <w:r>
              <w:rPr>
                <w:lang w:val="en-US"/>
              </w:rPr>
              <w:t>outV</w:t>
            </w:r>
            <w:r w:rsidRPr="00A15E62">
              <w:rPr>
                <w:lang w:val="en-US"/>
              </w:rPr>
              <w:t>alueRange</w:t>
            </w:r>
            <w:r w:rsidRPr="000D2E97">
              <w:rPr>
                <w:lang w:val="en-US"/>
              </w:rPr>
              <w:t>)</w:t>
            </w:r>
          </w:p>
        </w:tc>
        <w:tc>
          <w:tcPr>
            <w:tcW w:w="1526" w:type="pct"/>
            <w:gridSpan w:val="4"/>
          </w:tcPr>
          <w:p w14:paraId="42934A7A" w14:textId="341DCC54" w:rsidR="00056C63" w:rsidRPr="00633248" w:rsidRDefault="00056C63" w:rsidP="00056C63">
            <w:pPr>
              <w:pStyle w:val="ad"/>
              <w:jc w:val="left"/>
            </w:pPr>
            <w:r w:rsidRPr="00633248">
              <w:t xml:space="preserve">В блоке «Диапазон значений» должно быть указано хотя бы одна пара значений min и minMathNotation либо </w:t>
            </w:r>
            <w:r w:rsidRPr="00633248">
              <w:rPr>
                <w:lang w:val="en-US"/>
              </w:rPr>
              <w:t>max</w:t>
            </w:r>
            <w:r w:rsidRPr="00633248">
              <w:t xml:space="preserve"> и maxMathNotation</w:t>
            </w:r>
          </w:p>
        </w:tc>
        <w:tc>
          <w:tcPr>
            <w:tcW w:w="1343" w:type="pct"/>
            <w:gridSpan w:val="2"/>
          </w:tcPr>
          <w:p w14:paraId="279CFEEB" w14:textId="3EF83AFD" w:rsidR="00056C63" w:rsidRPr="00633248" w:rsidRDefault="00056C63" w:rsidP="00056C63">
            <w:pPr>
              <w:pStyle w:val="ad"/>
              <w:jc w:val="left"/>
              <w:rPr>
                <w:lang w:eastAsia="en-US"/>
              </w:rPr>
            </w:pPr>
            <w:r w:rsidRPr="00633248">
              <w:rPr>
                <w:lang w:eastAsia="en-US"/>
              </w:rPr>
              <w:t>При указании диапазона значений характеристики &lt;Наименование характеристики&gt;»должны быть заданы максимальное значение (вместе математическим обозначением) и\или минимальное значение (вместе математическим обозначением) диапазона</w:t>
            </w:r>
          </w:p>
        </w:tc>
      </w:tr>
      <w:tr w:rsidR="00056C63" w:rsidRPr="001A3F0A" w14:paraId="757BB148" w14:textId="77777777" w:rsidTr="00AA184A">
        <w:trPr>
          <w:trHeight w:val="348"/>
        </w:trPr>
        <w:tc>
          <w:tcPr>
            <w:tcW w:w="815" w:type="pct"/>
          </w:tcPr>
          <w:p w14:paraId="0A387E45" w14:textId="60DB72E8" w:rsidR="00056C63" w:rsidRPr="00633248" w:rsidRDefault="00056C63" w:rsidP="00056C63">
            <w:pPr>
              <w:pStyle w:val="ad"/>
              <w:jc w:val="left"/>
            </w:pPr>
            <w:r>
              <w:t>РК_ИК_0216</w:t>
            </w:r>
          </w:p>
        </w:tc>
        <w:tc>
          <w:tcPr>
            <w:tcW w:w="238" w:type="pct"/>
            <w:gridSpan w:val="2"/>
          </w:tcPr>
          <w:p w14:paraId="3450C2C2" w14:textId="77777777" w:rsidR="00056C63" w:rsidRPr="00633248" w:rsidRDefault="00056C63" w:rsidP="00056C63">
            <w:pPr>
              <w:pStyle w:val="ad"/>
              <w:jc w:val="left"/>
            </w:pPr>
          </w:p>
        </w:tc>
        <w:tc>
          <w:tcPr>
            <w:tcW w:w="1078" w:type="pct"/>
            <w:gridSpan w:val="3"/>
          </w:tcPr>
          <w:p w14:paraId="194C4DF7" w14:textId="489083E8" w:rsidR="00056C63" w:rsidRPr="00633248" w:rsidRDefault="00056C63" w:rsidP="00056C63">
            <w:pPr>
              <w:pStyle w:val="ad"/>
              <w:jc w:val="left"/>
            </w:pPr>
            <w:r w:rsidRPr="00E12FF1">
              <w:t>Номенклатурная классификация медицинских изделий по видам (НКМИ) по КТРУ</w:t>
            </w:r>
            <w:r>
              <w:t xml:space="preserve"> (</w:t>
            </w:r>
            <w:r w:rsidRPr="00E12FF1">
              <w:t>products/product/</w:t>
            </w:r>
            <w:r w:rsidRPr="00E12FF1">
              <w:lastRenderedPageBreak/>
              <w:t>MedicalProductInfo</w:t>
            </w:r>
            <w:r>
              <w:t>)</w:t>
            </w:r>
          </w:p>
        </w:tc>
        <w:tc>
          <w:tcPr>
            <w:tcW w:w="1526" w:type="pct"/>
            <w:gridSpan w:val="4"/>
          </w:tcPr>
          <w:p w14:paraId="1F57CD21" w14:textId="605D7BCF" w:rsidR="00056C63" w:rsidRPr="00633248" w:rsidRDefault="00056C63" w:rsidP="00056C63">
            <w:pPr>
              <w:pStyle w:val="ad"/>
              <w:jc w:val="left"/>
            </w:pPr>
            <w:r>
              <w:lastRenderedPageBreak/>
              <w:t>Блок может быть задан, только при указании признака</w:t>
            </w:r>
            <w:r w:rsidRPr="00E12FF1">
              <w:t xml:space="preserve"> products/product/isMedicalProduct</w:t>
            </w:r>
          </w:p>
        </w:tc>
        <w:tc>
          <w:tcPr>
            <w:tcW w:w="1343" w:type="pct"/>
            <w:gridSpan w:val="2"/>
          </w:tcPr>
          <w:p w14:paraId="06654103" w14:textId="547DE40A" w:rsidR="00056C63" w:rsidRPr="00633248" w:rsidRDefault="00056C63" w:rsidP="00056C63">
            <w:pPr>
              <w:pStyle w:val="ad"/>
              <w:jc w:val="left"/>
              <w:rPr>
                <w:lang w:eastAsia="en-US"/>
              </w:rPr>
            </w:pPr>
            <w:r>
              <w:rPr>
                <w:lang w:eastAsia="en-US"/>
              </w:rPr>
              <w:t>При указании блока «</w:t>
            </w:r>
            <w:r w:rsidRPr="00E12FF1">
              <w:t>Номенклатурная классификация медицинских изделий по видам (НКМИ) по КТРУ</w:t>
            </w:r>
            <w:r>
              <w:t>» (</w:t>
            </w:r>
            <w:r w:rsidRPr="00E12FF1">
              <w:t>products/product/Medica</w:t>
            </w:r>
            <w:r w:rsidRPr="00E12FF1">
              <w:lastRenderedPageBreak/>
              <w:t>lProductInfo</w:t>
            </w:r>
            <w:r>
              <w:t>) должен быть установлен признак «</w:t>
            </w:r>
            <w:r w:rsidRPr="0062724E">
              <w:t>Объектом закупки является медицинское изделие</w:t>
            </w:r>
            <w:r>
              <w:t>» (</w:t>
            </w:r>
            <w:r w:rsidRPr="0062724E">
              <w:t>products/product/isMedicalProduct</w:t>
            </w:r>
            <w:r>
              <w:t>)</w:t>
            </w:r>
          </w:p>
        </w:tc>
      </w:tr>
      <w:tr w:rsidR="00056C63" w:rsidRPr="007114B1" w14:paraId="7303E1D8" w14:textId="77777777" w:rsidTr="00AA184A">
        <w:trPr>
          <w:trHeight w:val="348"/>
        </w:trPr>
        <w:tc>
          <w:tcPr>
            <w:tcW w:w="815" w:type="pct"/>
          </w:tcPr>
          <w:p w14:paraId="179E7A75" w14:textId="12001D30" w:rsidR="00056C63" w:rsidRPr="00633248" w:rsidRDefault="00056C63" w:rsidP="00056C63">
            <w:pPr>
              <w:pStyle w:val="ad"/>
              <w:jc w:val="left"/>
            </w:pPr>
            <w:r w:rsidRPr="000E1639">
              <w:lastRenderedPageBreak/>
              <w:t>РК_ИК_021</w:t>
            </w:r>
            <w:r>
              <w:t>7</w:t>
            </w:r>
          </w:p>
        </w:tc>
        <w:tc>
          <w:tcPr>
            <w:tcW w:w="238" w:type="pct"/>
            <w:gridSpan w:val="2"/>
          </w:tcPr>
          <w:p w14:paraId="35CCABE1" w14:textId="77777777" w:rsidR="00056C63" w:rsidRPr="00633248" w:rsidRDefault="00056C63" w:rsidP="00056C63">
            <w:pPr>
              <w:pStyle w:val="ad"/>
              <w:jc w:val="left"/>
            </w:pPr>
          </w:p>
        </w:tc>
        <w:tc>
          <w:tcPr>
            <w:tcW w:w="1078" w:type="pct"/>
            <w:gridSpan w:val="3"/>
          </w:tcPr>
          <w:p w14:paraId="07EA9442" w14:textId="314ACC92" w:rsidR="00056C63" w:rsidRPr="000E1639" w:rsidRDefault="00056C63" w:rsidP="00056C63">
            <w:pPr>
              <w:pStyle w:val="ad"/>
              <w:jc w:val="left"/>
              <w:rPr>
                <w:lang w:val="en-US"/>
              </w:rPr>
            </w:pPr>
            <w:r w:rsidRPr="000E1639">
              <w:t>Код</w:t>
            </w:r>
            <w:r w:rsidRPr="000E1639">
              <w:rPr>
                <w:lang w:val="en-US"/>
              </w:rPr>
              <w:t xml:space="preserve"> </w:t>
            </w:r>
            <w:r w:rsidRPr="000E1639">
              <w:t>по</w:t>
            </w:r>
            <w:r w:rsidRPr="000E1639">
              <w:rPr>
                <w:lang w:val="en-US"/>
              </w:rPr>
              <w:t xml:space="preserve"> </w:t>
            </w:r>
            <w:r w:rsidRPr="000E1639">
              <w:t>НКМИ</w:t>
            </w:r>
            <w:r w:rsidRPr="000E1639">
              <w:rPr>
                <w:lang w:val="en-US"/>
              </w:rPr>
              <w:t xml:space="preserve"> (products/product/MedicalProductInfo/medicalProductCode)</w:t>
            </w:r>
          </w:p>
        </w:tc>
        <w:tc>
          <w:tcPr>
            <w:tcW w:w="1526" w:type="pct"/>
            <w:gridSpan w:val="4"/>
          </w:tcPr>
          <w:p w14:paraId="662CA324" w14:textId="77777777" w:rsidR="00056C63" w:rsidRDefault="00056C63" w:rsidP="00056C63">
            <w:pPr>
              <w:pStyle w:val="ad"/>
              <w:jc w:val="left"/>
              <w:rPr>
                <w:lang w:val="en-US"/>
              </w:rPr>
            </w:pPr>
            <w:r w:rsidRPr="000E1639">
              <w:t>Код</w:t>
            </w:r>
            <w:r w:rsidRPr="000E1639">
              <w:rPr>
                <w:lang w:val="en-US"/>
              </w:rPr>
              <w:t xml:space="preserve"> </w:t>
            </w:r>
            <w:r w:rsidRPr="000E1639">
              <w:t>по</w:t>
            </w:r>
            <w:r w:rsidRPr="000E1639">
              <w:rPr>
                <w:lang w:val="en-US"/>
              </w:rPr>
              <w:t xml:space="preserve"> </w:t>
            </w:r>
            <w:r w:rsidRPr="000E1639">
              <w:t>НКМИ</w:t>
            </w:r>
            <w:r w:rsidRPr="000E1639">
              <w:rPr>
                <w:lang w:val="en-US"/>
              </w:rPr>
              <w:t xml:space="preserve"> (products/product/MedicalProductInfo/medicalProductCode) </w:t>
            </w:r>
            <w:r>
              <w:t>должен</w:t>
            </w:r>
            <w:r w:rsidRPr="000E1639">
              <w:rPr>
                <w:lang w:val="en-US"/>
              </w:rPr>
              <w:t xml:space="preserve"> </w:t>
            </w:r>
            <w:r>
              <w:t>принадлежать</w:t>
            </w:r>
            <w:r w:rsidRPr="000E1639">
              <w:rPr>
                <w:lang w:val="en-US"/>
              </w:rPr>
              <w:t xml:space="preserve"> </w:t>
            </w:r>
            <w:r>
              <w:t>позиции</w:t>
            </w:r>
            <w:r w:rsidRPr="000E1639">
              <w:rPr>
                <w:lang w:val="en-US"/>
              </w:rPr>
              <w:t xml:space="preserve"> </w:t>
            </w:r>
            <w:r>
              <w:t>КТРУ</w:t>
            </w:r>
            <w:r w:rsidRPr="000E1639">
              <w:rPr>
                <w:lang w:val="en-US"/>
              </w:rPr>
              <w:t xml:space="preserve"> </w:t>
            </w:r>
            <w:r>
              <w:t>с</w:t>
            </w:r>
            <w:r w:rsidRPr="000E1639">
              <w:rPr>
                <w:lang w:val="en-US"/>
              </w:rPr>
              <w:t xml:space="preserve"> </w:t>
            </w:r>
            <w:r>
              <w:t>кодом</w:t>
            </w:r>
            <w:r w:rsidRPr="000E1639">
              <w:rPr>
                <w:lang w:val="en-US"/>
              </w:rPr>
              <w:t xml:space="preserve"> products/product/KTRU/code </w:t>
            </w:r>
            <w:r>
              <w:t>в</w:t>
            </w:r>
            <w:r w:rsidRPr="000E1639">
              <w:rPr>
                <w:lang w:val="en-US"/>
              </w:rPr>
              <w:t xml:space="preserve"> </w:t>
            </w:r>
            <w:r>
              <w:t>справочнике</w:t>
            </w:r>
            <w:r w:rsidRPr="000E1639">
              <w:rPr>
                <w:lang w:val="en-US"/>
              </w:rPr>
              <w:t xml:space="preserve"> </w:t>
            </w:r>
            <w:r>
              <w:t>КТРУ</w:t>
            </w:r>
            <w:r w:rsidRPr="000E1639">
              <w:rPr>
                <w:lang w:val="en-US"/>
              </w:rPr>
              <w:t xml:space="preserve"> (nsiKTRU)</w:t>
            </w:r>
            <w:r w:rsidRPr="00531EBD">
              <w:rPr>
                <w:lang w:val="en-US"/>
              </w:rPr>
              <w:t xml:space="preserve"> </w:t>
            </w:r>
            <w:r>
              <w:t>или</w:t>
            </w:r>
            <w:r w:rsidRPr="00531EBD">
              <w:rPr>
                <w:lang w:val="en-US"/>
              </w:rPr>
              <w:t xml:space="preserve"> </w:t>
            </w:r>
            <w:r>
              <w:t>позиции</w:t>
            </w:r>
            <w:r w:rsidRPr="00531EBD">
              <w:rPr>
                <w:lang w:val="en-US"/>
              </w:rPr>
              <w:t xml:space="preserve"> </w:t>
            </w:r>
            <w:r>
              <w:t>ПЧ</w:t>
            </w:r>
            <w:r w:rsidRPr="00531EBD">
              <w:rPr>
                <w:lang w:val="en-US"/>
              </w:rPr>
              <w:t xml:space="preserve"> (products/product/KTRU/rightSideKTRUInfo/code) </w:t>
            </w:r>
            <w:r w:rsidRPr="00531EBD">
              <w:t>в</w:t>
            </w:r>
            <w:r w:rsidRPr="00531EBD">
              <w:rPr>
                <w:lang w:val="en-US"/>
              </w:rPr>
              <w:t xml:space="preserve"> </w:t>
            </w:r>
            <w:r w:rsidRPr="00531EBD">
              <w:t>справочнике</w:t>
            </w:r>
            <w:r w:rsidRPr="00531EBD">
              <w:rPr>
                <w:lang w:val="en-US"/>
              </w:rPr>
              <w:t xml:space="preserve"> </w:t>
            </w:r>
            <w:r w:rsidRPr="00531EBD">
              <w:t>позиций</w:t>
            </w:r>
            <w:r w:rsidRPr="00531EBD">
              <w:rPr>
                <w:lang w:val="en-US"/>
              </w:rPr>
              <w:t xml:space="preserve"> </w:t>
            </w:r>
            <w:r w:rsidRPr="00531EBD">
              <w:t>ПЧ</w:t>
            </w:r>
            <w:r w:rsidRPr="00531EBD">
              <w:rPr>
                <w:lang w:val="en-US"/>
              </w:rPr>
              <w:t xml:space="preserve"> </w:t>
            </w:r>
            <w:r w:rsidRPr="00531EBD">
              <w:t>КТРУ</w:t>
            </w:r>
            <w:r w:rsidRPr="00531EBD">
              <w:rPr>
                <w:lang w:val="en-US"/>
              </w:rPr>
              <w:t xml:space="preserve"> (nsiRightSideKTRU)</w:t>
            </w:r>
          </w:p>
          <w:p w14:paraId="7205776B" w14:textId="77777777" w:rsidR="00056C63" w:rsidRDefault="00056C63" w:rsidP="00056C63">
            <w:pPr>
              <w:pStyle w:val="ad"/>
              <w:jc w:val="left"/>
              <w:rPr>
                <w:lang w:val="en-US"/>
              </w:rPr>
            </w:pPr>
          </w:p>
          <w:p w14:paraId="4D466052" w14:textId="78B885C6" w:rsidR="00056C63" w:rsidRPr="00CF4325" w:rsidRDefault="00056C63" w:rsidP="00056C63">
            <w:pPr>
              <w:pStyle w:val="ad"/>
              <w:jc w:val="left"/>
            </w:pPr>
            <w:r w:rsidRPr="002D1715">
              <w:t>Контроль не вызывается, если заполнен блок ОКПД2</w:t>
            </w:r>
            <w:r>
              <w:t xml:space="preserve"> (</w:t>
            </w:r>
            <w:r w:rsidRPr="002D1715">
              <w:t>products/product/OKPD2</w:t>
            </w:r>
            <w:r>
              <w:t>)</w:t>
            </w:r>
            <w:r w:rsidRPr="002D1715">
              <w:t>.</w:t>
            </w:r>
          </w:p>
        </w:tc>
        <w:tc>
          <w:tcPr>
            <w:tcW w:w="1343" w:type="pct"/>
            <w:gridSpan w:val="2"/>
          </w:tcPr>
          <w:p w14:paraId="1FEA1A69" w14:textId="7C296D23" w:rsidR="00056C63" w:rsidRPr="00CF4325" w:rsidRDefault="00056C63" w:rsidP="00056C63">
            <w:pPr>
              <w:pStyle w:val="ad"/>
              <w:jc w:val="left"/>
              <w:rPr>
                <w:lang w:eastAsia="en-US"/>
              </w:rPr>
            </w:pPr>
            <w:r w:rsidRPr="000E1639">
              <w:t>Код</w:t>
            </w:r>
            <w:r w:rsidRPr="00CF4325">
              <w:t xml:space="preserve"> </w:t>
            </w:r>
            <w:r w:rsidRPr="000E1639">
              <w:t>по</w:t>
            </w:r>
            <w:r w:rsidRPr="00CF4325">
              <w:t xml:space="preserve"> </w:t>
            </w:r>
            <w:r w:rsidRPr="000E1639">
              <w:t>НКМИ</w:t>
            </w:r>
            <w:r w:rsidRPr="00CF4325">
              <w:t xml:space="preserve"> &lt;значение кода&gt; (</w:t>
            </w:r>
            <w:r w:rsidRPr="000E1639">
              <w:rPr>
                <w:lang w:val="en-US"/>
              </w:rPr>
              <w:t>products</w:t>
            </w:r>
            <w:r w:rsidRPr="00CF4325">
              <w:t>/</w:t>
            </w:r>
            <w:r w:rsidRPr="000E1639">
              <w:rPr>
                <w:lang w:val="en-US"/>
              </w:rPr>
              <w:t>product</w:t>
            </w:r>
            <w:r w:rsidRPr="00CF4325">
              <w:t>/</w:t>
            </w:r>
            <w:r w:rsidRPr="000E1639">
              <w:rPr>
                <w:lang w:val="en-US"/>
              </w:rPr>
              <w:t>MedicalProductInfo</w:t>
            </w:r>
            <w:r w:rsidRPr="00CF4325">
              <w:t>/</w:t>
            </w:r>
            <w:r w:rsidRPr="000E1639">
              <w:rPr>
                <w:lang w:val="en-US"/>
              </w:rPr>
              <w:t>medicalProductCode</w:t>
            </w:r>
            <w:r w:rsidRPr="00CF4325">
              <w:t xml:space="preserve">) </w:t>
            </w:r>
            <w:r>
              <w:t>должен</w:t>
            </w:r>
            <w:r w:rsidRPr="00CF4325">
              <w:t xml:space="preserve"> </w:t>
            </w:r>
            <w:r>
              <w:t>принадлежать</w:t>
            </w:r>
            <w:r w:rsidRPr="00CF4325">
              <w:t xml:space="preserve"> </w:t>
            </w:r>
            <w:r>
              <w:t>позиции</w:t>
            </w:r>
            <w:r w:rsidRPr="00CF4325">
              <w:t xml:space="preserve"> </w:t>
            </w:r>
            <w:r>
              <w:t>КТРУ</w:t>
            </w:r>
            <w:r w:rsidRPr="00CF4325">
              <w:t xml:space="preserve"> </w:t>
            </w:r>
            <w:r>
              <w:t>с</w:t>
            </w:r>
            <w:r w:rsidRPr="00CF4325">
              <w:t xml:space="preserve"> </w:t>
            </w:r>
            <w:r>
              <w:t>кодом</w:t>
            </w:r>
            <w:r w:rsidRPr="00CF4325">
              <w:t xml:space="preserve"> &lt;</w:t>
            </w:r>
            <w:r>
              <w:t>значение</w:t>
            </w:r>
            <w:r w:rsidRPr="00CF4325">
              <w:t xml:space="preserve"> </w:t>
            </w:r>
            <w:r>
              <w:t>кода</w:t>
            </w:r>
            <w:r w:rsidRPr="00CF4325">
              <w:t xml:space="preserve"> </w:t>
            </w:r>
            <w:r>
              <w:t>КТРУ</w:t>
            </w:r>
            <w:r w:rsidRPr="00CF4325">
              <w:t>&gt; (</w:t>
            </w:r>
            <w:r w:rsidRPr="000E1639">
              <w:rPr>
                <w:lang w:val="en-US"/>
              </w:rPr>
              <w:t>products</w:t>
            </w:r>
            <w:r w:rsidRPr="00CF4325">
              <w:t>/</w:t>
            </w:r>
            <w:r w:rsidRPr="000E1639">
              <w:rPr>
                <w:lang w:val="en-US"/>
              </w:rPr>
              <w:t>product</w:t>
            </w:r>
            <w:r w:rsidRPr="00CF4325">
              <w:t>/</w:t>
            </w:r>
            <w:r w:rsidRPr="000E1639">
              <w:rPr>
                <w:lang w:val="en-US"/>
              </w:rPr>
              <w:t>KTRU</w:t>
            </w:r>
            <w:r w:rsidRPr="00CF4325">
              <w:t>/</w:t>
            </w:r>
            <w:r w:rsidRPr="000E1639">
              <w:rPr>
                <w:lang w:val="en-US"/>
              </w:rPr>
              <w:t>code</w:t>
            </w:r>
            <w:r w:rsidRPr="00CF4325">
              <w:t xml:space="preserve">) </w:t>
            </w:r>
            <w:r>
              <w:t>в</w:t>
            </w:r>
            <w:r w:rsidRPr="00CF4325">
              <w:t xml:space="preserve"> </w:t>
            </w:r>
            <w:r>
              <w:t>справочнике</w:t>
            </w:r>
            <w:r w:rsidRPr="00CF4325">
              <w:t xml:space="preserve"> </w:t>
            </w:r>
            <w:r>
              <w:t>КТРУ</w:t>
            </w:r>
            <w:r w:rsidRPr="00CF4325">
              <w:t xml:space="preserve"> (</w:t>
            </w:r>
            <w:r w:rsidRPr="000E1639">
              <w:rPr>
                <w:lang w:val="en-US"/>
              </w:rPr>
              <w:t>nsiKTRU</w:t>
            </w:r>
            <w:r w:rsidRPr="00CF4325">
              <w:t xml:space="preserve">) </w:t>
            </w:r>
            <w:r>
              <w:t>или</w:t>
            </w:r>
            <w:r w:rsidRPr="00CF4325">
              <w:t xml:space="preserve"> </w:t>
            </w:r>
            <w:r>
              <w:t>позиции</w:t>
            </w:r>
            <w:r w:rsidRPr="00CF4325">
              <w:t xml:space="preserve"> </w:t>
            </w:r>
            <w:r>
              <w:t>ПЧ</w:t>
            </w:r>
            <w:r w:rsidRPr="00CF4325">
              <w:t xml:space="preserve"> (</w:t>
            </w:r>
            <w:r w:rsidRPr="00531EBD">
              <w:rPr>
                <w:lang w:val="en-US"/>
              </w:rPr>
              <w:t>products</w:t>
            </w:r>
            <w:r w:rsidRPr="00CF4325">
              <w:t>/</w:t>
            </w:r>
            <w:r w:rsidRPr="00531EBD">
              <w:rPr>
                <w:lang w:val="en-US"/>
              </w:rPr>
              <w:t>product</w:t>
            </w:r>
            <w:r w:rsidRPr="00CF4325">
              <w:t>/</w:t>
            </w:r>
            <w:r w:rsidRPr="00531EBD">
              <w:rPr>
                <w:lang w:val="en-US"/>
              </w:rPr>
              <w:t>KTRU</w:t>
            </w:r>
            <w:r w:rsidRPr="00CF4325">
              <w:t>/</w:t>
            </w:r>
            <w:r w:rsidRPr="00531EBD">
              <w:rPr>
                <w:lang w:val="en-US"/>
              </w:rPr>
              <w:t>rightSideKTRUInfo</w:t>
            </w:r>
            <w:r w:rsidRPr="00CF4325">
              <w:t>/</w:t>
            </w:r>
            <w:r w:rsidRPr="00531EBD">
              <w:rPr>
                <w:lang w:val="en-US"/>
              </w:rPr>
              <w:t>code</w:t>
            </w:r>
            <w:r w:rsidRPr="00CF4325">
              <w:t xml:space="preserve">) </w:t>
            </w:r>
            <w:r w:rsidRPr="00531EBD">
              <w:t>в</w:t>
            </w:r>
            <w:r w:rsidRPr="00CF4325">
              <w:t xml:space="preserve"> </w:t>
            </w:r>
            <w:r w:rsidRPr="00531EBD">
              <w:t>справочнике</w:t>
            </w:r>
            <w:r w:rsidRPr="00CF4325">
              <w:t xml:space="preserve"> </w:t>
            </w:r>
            <w:r w:rsidRPr="00531EBD">
              <w:t>позиций</w:t>
            </w:r>
            <w:r w:rsidRPr="00CF4325">
              <w:t xml:space="preserve"> </w:t>
            </w:r>
            <w:r w:rsidRPr="00531EBD">
              <w:t>ПЧ</w:t>
            </w:r>
            <w:r w:rsidRPr="00CF4325">
              <w:t xml:space="preserve"> </w:t>
            </w:r>
            <w:r w:rsidRPr="00531EBD">
              <w:t>КТРУ</w:t>
            </w:r>
            <w:r w:rsidRPr="00CF4325">
              <w:t xml:space="preserve"> (</w:t>
            </w:r>
            <w:r w:rsidRPr="00531EBD">
              <w:rPr>
                <w:lang w:val="en-US"/>
              </w:rPr>
              <w:t>nsiRightSideKTRU</w:t>
            </w:r>
            <w:r w:rsidRPr="00CF4325">
              <w:t>)</w:t>
            </w:r>
          </w:p>
        </w:tc>
      </w:tr>
      <w:tr w:rsidR="00056C63" w:rsidRPr="007114B1" w14:paraId="4A4C8492" w14:textId="77777777" w:rsidTr="00AA184A">
        <w:trPr>
          <w:trHeight w:val="348"/>
        </w:trPr>
        <w:tc>
          <w:tcPr>
            <w:tcW w:w="815" w:type="pct"/>
          </w:tcPr>
          <w:p w14:paraId="4C9F5AE5" w14:textId="6FFC1ACC" w:rsidR="00056C63" w:rsidRPr="000E1639" w:rsidRDefault="00056C63" w:rsidP="00056C63">
            <w:pPr>
              <w:pStyle w:val="ad"/>
              <w:jc w:val="left"/>
            </w:pPr>
            <w:r w:rsidRPr="000E1639">
              <w:t>РК_ИК_0</w:t>
            </w:r>
            <w:r>
              <w:t>509</w:t>
            </w:r>
          </w:p>
        </w:tc>
        <w:tc>
          <w:tcPr>
            <w:tcW w:w="238" w:type="pct"/>
            <w:gridSpan w:val="2"/>
          </w:tcPr>
          <w:p w14:paraId="186EE08E" w14:textId="77777777" w:rsidR="00056C63" w:rsidRPr="00633248" w:rsidRDefault="00056C63" w:rsidP="00056C63">
            <w:pPr>
              <w:pStyle w:val="ad"/>
              <w:jc w:val="left"/>
            </w:pPr>
          </w:p>
        </w:tc>
        <w:tc>
          <w:tcPr>
            <w:tcW w:w="1078" w:type="pct"/>
            <w:gridSpan w:val="3"/>
          </w:tcPr>
          <w:p w14:paraId="70A9677F" w14:textId="00FA0B30" w:rsidR="00056C63" w:rsidRPr="00CF4325" w:rsidRDefault="00056C63" w:rsidP="00056C63">
            <w:pPr>
              <w:pStyle w:val="ad"/>
              <w:jc w:val="left"/>
              <w:rPr>
                <w:lang w:val="en-US"/>
              </w:rPr>
            </w:pPr>
            <w:r w:rsidRPr="002D1715">
              <w:t>Код</w:t>
            </w:r>
            <w:r w:rsidRPr="00CF4325">
              <w:rPr>
                <w:lang w:val="en-US"/>
              </w:rPr>
              <w:t xml:space="preserve"> </w:t>
            </w:r>
            <w:r w:rsidRPr="002D1715">
              <w:t>по</w:t>
            </w:r>
            <w:r w:rsidRPr="00CF4325">
              <w:rPr>
                <w:lang w:val="en-US"/>
              </w:rPr>
              <w:t xml:space="preserve"> </w:t>
            </w:r>
            <w:r w:rsidRPr="002D1715">
              <w:t>НКМИ</w:t>
            </w:r>
            <w:r w:rsidRPr="00CF4325">
              <w:rPr>
                <w:lang w:val="en-US"/>
              </w:rPr>
              <w:t xml:space="preserve"> (</w:t>
            </w:r>
            <w:r w:rsidRPr="002D1715">
              <w:rPr>
                <w:lang w:val="en-US"/>
              </w:rPr>
              <w:t>products/product/medicalProductInfo/medicalProductCode</w:t>
            </w:r>
            <w:r w:rsidRPr="00CF4325">
              <w:rPr>
                <w:lang w:val="en-US"/>
              </w:rPr>
              <w:t>)</w:t>
            </w:r>
          </w:p>
        </w:tc>
        <w:tc>
          <w:tcPr>
            <w:tcW w:w="1526" w:type="pct"/>
            <w:gridSpan w:val="4"/>
          </w:tcPr>
          <w:p w14:paraId="2DF47105" w14:textId="7FE28C5B" w:rsidR="00056C63" w:rsidRPr="002D1715" w:rsidRDefault="00056C63" w:rsidP="00056C63">
            <w:pPr>
              <w:pStyle w:val="ad"/>
              <w:jc w:val="left"/>
            </w:pPr>
            <w:r w:rsidRPr="002D1715">
              <w:t>Контролируется обязательное заполнение проверяемого поля, если в принимаемом пакете указан код КТРУ (</w:t>
            </w:r>
            <w:r w:rsidRPr="002D1715">
              <w:rPr>
                <w:lang w:val="en-US"/>
              </w:rPr>
              <w:t>products</w:t>
            </w:r>
            <w:r w:rsidRPr="00CF4325">
              <w:t>/</w:t>
            </w:r>
            <w:r w:rsidRPr="002D1715">
              <w:rPr>
                <w:lang w:val="en-US"/>
              </w:rPr>
              <w:t>product</w:t>
            </w:r>
            <w:r w:rsidRPr="00CF4325">
              <w:t>/</w:t>
            </w:r>
            <w:r w:rsidRPr="002D1715">
              <w:rPr>
                <w:lang w:val="en-US"/>
              </w:rPr>
              <w:t>KTRU</w:t>
            </w:r>
            <w:r w:rsidRPr="00CF4325">
              <w:t>/</w:t>
            </w:r>
            <w:r w:rsidRPr="002D1715">
              <w:rPr>
                <w:lang w:val="en-US"/>
              </w:rPr>
              <w:t>code</w:t>
            </w:r>
            <w:r>
              <w:t xml:space="preserve">) </w:t>
            </w:r>
            <w:r w:rsidRPr="002D1715">
              <w:t>к которому в справочнике nsiKTRU соответствует несколько кодов НКМИ</w:t>
            </w:r>
            <w:r>
              <w:t xml:space="preserve"> (В справочние КТРУ в блоке </w:t>
            </w:r>
            <w:r w:rsidRPr="002D1715">
              <w:t xml:space="preserve">«Информация о классификаторах, связанных с позицией КТРУ» (nsiKTRUs/position/data/NSI/classifiers) </w:t>
            </w:r>
            <w:r>
              <w:t>несколько значений)</w:t>
            </w:r>
          </w:p>
        </w:tc>
        <w:tc>
          <w:tcPr>
            <w:tcW w:w="1343" w:type="pct"/>
            <w:gridSpan w:val="2"/>
          </w:tcPr>
          <w:p w14:paraId="15A0864A" w14:textId="26408F91" w:rsidR="00056C63" w:rsidRPr="002D1715" w:rsidRDefault="00056C63" w:rsidP="00056C63">
            <w:pPr>
              <w:pStyle w:val="ad"/>
              <w:jc w:val="left"/>
            </w:pPr>
            <w:r w:rsidRPr="00CF4325">
              <w:t>&lt;</w:t>
            </w:r>
            <w:r w:rsidRPr="002D1715">
              <w:t>Номер контроля</w:t>
            </w:r>
            <w:r w:rsidRPr="00CF4325">
              <w:t>&gt;:</w:t>
            </w:r>
            <w:r w:rsidRPr="002D1715">
              <w:t xml:space="preserve"> Позиции КТРУ с кодом </w:t>
            </w:r>
            <w:r w:rsidRPr="00CF4325">
              <w:t>&lt;</w:t>
            </w:r>
            <w:r w:rsidRPr="002D1715">
              <w:t>значение</w:t>
            </w:r>
            <w:r w:rsidRPr="00CF4325">
              <w:t xml:space="preserve"> </w:t>
            </w:r>
            <w:r w:rsidRPr="002D1715">
              <w:t>кода</w:t>
            </w:r>
            <w:r w:rsidRPr="00CF4325">
              <w:t xml:space="preserve"> </w:t>
            </w:r>
            <w:r w:rsidRPr="002D1715">
              <w:t>КТРУ</w:t>
            </w:r>
            <w:r w:rsidRPr="00CF4325">
              <w:t>&gt; (</w:t>
            </w:r>
            <w:r w:rsidRPr="002D1715">
              <w:rPr>
                <w:lang w:val="en-US"/>
              </w:rPr>
              <w:t>products</w:t>
            </w:r>
            <w:r w:rsidRPr="00CF4325">
              <w:t>/</w:t>
            </w:r>
            <w:r w:rsidRPr="002D1715">
              <w:rPr>
                <w:lang w:val="en-US"/>
              </w:rPr>
              <w:t>product</w:t>
            </w:r>
            <w:r w:rsidRPr="00CF4325">
              <w:t>/</w:t>
            </w:r>
            <w:r w:rsidRPr="002D1715">
              <w:rPr>
                <w:lang w:val="en-US"/>
              </w:rPr>
              <w:t>KTRU</w:t>
            </w:r>
            <w:r w:rsidRPr="00CF4325">
              <w:t>/</w:t>
            </w:r>
            <w:r w:rsidRPr="002D1715">
              <w:rPr>
                <w:lang w:val="en-US"/>
              </w:rPr>
              <w:t>code</w:t>
            </w:r>
            <w:r w:rsidRPr="00CF4325">
              <w:t>)</w:t>
            </w:r>
            <w:r w:rsidRPr="002D1715">
              <w:t xml:space="preserve"> в</w:t>
            </w:r>
            <w:r w:rsidRPr="00CF4325">
              <w:t xml:space="preserve"> </w:t>
            </w:r>
            <w:r w:rsidRPr="002D1715">
              <w:t>справочнике</w:t>
            </w:r>
            <w:r w:rsidRPr="00CF4325">
              <w:t xml:space="preserve"> </w:t>
            </w:r>
            <w:r w:rsidRPr="002D1715">
              <w:t>КТРУ</w:t>
            </w:r>
            <w:r w:rsidRPr="00CF4325">
              <w:t xml:space="preserve"> (</w:t>
            </w:r>
            <w:r w:rsidRPr="002D1715">
              <w:rPr>
                <w:lang w:val="en-US"/>
              </w:rPr>
              <w:t>nsiKTRU</w:t>
            </w:r>
            <w:r w:rsidRPr="00CF4325">
              <w:t>)</w:t>
            </w:r>
            <w:r w:rsidRPr="002D1715">
              <w:t xml:space="preserve"> соответствует несколько кодов НКМИ. Требуется обязательное заполнение поля «Код по НКМИ» (</w:t>
            </w:r>
            <w:r w:rsidRPr="002D1715">
              <w:rPr>
                <w:lang w:val="en-US"/>
              </w:rPr>
              <w:t>products</w:t>
            </w:r>
            <w:r w:rsidRPr="00CF4325">
              <w:t>/</w:t>
            </w:r>
            <w:r w:rsidRPr="002D1715">
              <w:rPr>
                <w:lang w:val="en-US"/>
              </w:rPr>
              <w:t>product</w:t>
            </w:r>
            <w:r w:rsidRPr="00CF4325">
              <w:t>/</w:t>
            </w:r>
            <w:r w:rsidRPr="002D1715">
              <w:rPr>
                <w:lang w:val="en-US"/>
              </w:rPr>
              <w:t>medicalProductInfo</w:t>
            </w:r>
            <w:r w:rsidRPr="00CF4325">
              <w:t>/</w:t>
            </w:r>
            <w:r w:rsidRPr="002D1715">
              <w:rPr>
                <w:lang w:val="en-US"/>
              </w:rPr>
              <w:t>medicalProductCode</w:t>
            </w:r>
            <w:r w:rsidRPr="002D1715">
              <w:t>) в принимаемом пакете.</w:t>
            </w:r>
          </w:p>
        </w:tc>
      </w:tr>
      <w:tr w:rsidR="00056C63" w:rsidRPr="00194B8B" w14:paraId="39B554AD" w14:textId="77777777" w:rsidTr="00AA184A">
        <w:trPr>
          <w:trHeight w:val="348"/>
        </w:trPr>
        <w:tc>
          <w:tcPr>
            <w:tcW w:w="815" w:type="pct"/>
          </w:tcPr>
          <w:p w14:paraId="2A9E4EBF" w14:textId="3C711E5C" w:rsidR="00056C63" w:rsidRPr="009706E1" w:rsidRDefault="00056C63" w:rsidP="00056C63">
            <w:pPr>
              <w:pStyle w:val="ad"/>
              <w:jc w:val="left"/>
              <w:rPr>
                <w:lang w:val="en-US"/>
              </w:rPr>
            </w:pPr>
            <w:r w:rsidRPr="000E1639">
              <w:t>РК_ИК_02</w:t>
            </w:r>
            <w:r>
              <w:rPr>
                <w:lang w:val="en-US"/>
              </w:rPr>
              <w:t>29</w:t>
            </w:r>
          </w:p>
        </w:tc>
        <w:tc>
          <w:tcPr>
            <w:tcW w:w="238" w:type="pct"/>
            <w:gridSpan w:val="2"/>
          </w:tcPr>
          <w:p w14:paraId="163FC770" w14:textId="77777777" w:rsidR="00056C63" w:rsidRPr="00633248" w:rsidRDefault="00056C63" w:rsidP="00056C63">
            <w:pPr>
              <w:pStyle w:val="ad"/>
              <w:jc w:val="left"/>
            </w:pPr>
          </w:p>
        </w:tc>
        <w:tc>
          <w:tcPr>
            <w:tcW w:w="1078" w:type="pct"/>
            <w:gridSpan w:val="3"/>
          </w:tcPr>
          <w:p w14:paraId="7AE660CA" w14:textId="77777777" w:rsidR="00056C63" w:rsidRDefault="00056C63" w:rsidP="00056C63">
            <w:pPr>
              <w:pStyle w:val="ad"/>
              <w:jc w:val="left"/>
            </w:pPr>
            <w:r>
              <w:t>Блок «</w:t>
            </w:r>
            <w:r w:rsidRPr="00A52E1C">
              <w:t>Допустимые значения характеристики позиции КТРУ</w:t>
            </w:r>
            <w:r>
              <w:t>»</w:t>
            </w:r>
          </w:p>
          <w:p w14:paraId="27D2C332" w14:textId="274E1F8B" w:rsidR="00056C63" w:rsidRPr="009706E1" w:rsidRDefault="00056C63" w:rsidP="00056C63">
            <w:pPr>
              <w:pStyle w:val="ad"/>
              <w:jc w:val="left"/>
              <w:rPr>
                <w:lang w:val="en-US"/>
              </w:rPr>
            </w:pPr>
            <w:r w:rsidRPr="00A52E1C">
              <w:rPr>
                <w:lang w:val="en-US"/>
              </w:rPr>
              <w:t>(</w:t>
            </w:r>
            <w:r w:rsidRPr="009706E1">
              <w:rPr>
                <w:lang w:val="en-US"/>
              </w:rPr>
              <w:t>products/product/KTRU/characteristics/characteristicsUsingReferenceInfo/values</w:t>
            </w:r>
            <w:r w:rsidRPr="00A52E1C">
              <w:rPr>
                <w:lang w:val="en-US"/>
              </w:rPr>
              <w:t>)</w:t>
            </w:r>
          </w:p>
        </w:tc>
        <w:tc>
          <w:tcPr>
            <w:tcW w:w="1526" w:type="pct"/>
            <w:gridSpan w:val="4"/>
          </w:tcPr>
          <w:p w14:paraId="653B2A76" w14:textId="65358345" w:rsidR="00056C63" w:rsidRPr="00B27D5E" w:rsidRDefault="00056C63" w:rsidP="00056C63">
            <w:pPr>
              <w:pStyle w:val="ad"/>
              <w:numPr>
                <w:ilvl w:val="0"/>
                <w:numId w:val="26"/>
              </w:numPr>
              <w:ind w:left="299"/>
              <w:jc w:val="left"/>
            </w:pPr>
            <w:r w:rsidRPr="00B27D5E">
              <w:t xml:space="preserve">Если «Вид характеристики» = </w:t>
            </w:r>
            <w:r>
              <w:t>«</w:t>
            </w:r>
            <w:r w:rsidRPr="00B27D5E">
              <w:t>изменяемая заказчиком, выбор нескольких значений</w:t>
            </w:r>
            <w:r>
              <w:t>»</w:t>
            </w:r>
            <w:r w:rsidRPr="00B27D5E">
              <w:t>, то контролируется заполненность одного или нескольких значений характеристики.</w:t>
            </w:r>
          </w:p>
          <w:p w14:paraId="53D720D1" w14:textId="1C3A0124" w:rsidR="00056C63" w:rsidRDefault="00056C63" w:rsidP="00056C63">
            <w:pPr>
              <w:pStyle w:val="ad"/>
              <w:numPr>
                <w:ilvl w:val="0"/>
                <w:numId w:val="26"/>
              </w:numPr>
              <w:ind w:left="299"/>
              <w:jc w:val="left"/>
            </w:pPr>
            <w:r w:rsidRPr="00B27D5E">
              <w:lastRenderedPageBreak/>
              <w:t xml:space="preserve">Если «Вид характеристики» = </w:t>
            </w:r>
            <w:r>
              <w:t>«</w:t>
            </w:r>
            <w:r w:rsidRPr="00B27D5E">
              <w:t>изменяемая заказчиком с выбором одного значения</w:t>
            </w:r>
            <w:r>
              <w:t>»</w:t>
            </w:r>
            <w:r w:rsidRPr="00B27D5E">
              <w:t xml:space="preserve">, </w:t>
            </w:r>
            <w:r>
              <w:t>т</w:t>
            </w:r>
            <w:r w:rsidRPr="00B27D5E">
              <w:t>о контролируется заполненность только одного значения характеристики</w:t>
            </w:r>
          </w:p>
          <w:p w14:paraId="3198411F" w14:textId="3F560516" w:rsidR="00056C63" w:rsidRDefault="00056C63" w:rsidP="00056C63">
            <w:pPr>
              <w:pStyle w:val="ad"/>
              <w:jc w:val="left"/>
            </w:pPr>
            <w:r>
              <w:t>В зависимости от условия 1) или 2) выводить соответствующий текст ошибки</w:t>
            </w:r>
          </w:p>
          <w:p w14:paraId="5B970EC8" w14:textId="09EFE955" w:rsidR="00056C63" w:rsidRPr="000E1639" w:rsidRDefault="00056C63" w:rsidP="00056C63">
            <w:pPr>
              <w:pStyle w:val="ad"/>
              <w:jc w:val="left"/>
            </w:pPr>
          </w:p>
        </w:tc>
        <w:tc>
          <w:tcPr>
            <w:tcW w:w="1343" w:type="pct"/>
            <w:gridSpan w:val="2"/>
          </w:tcPr>
          <w:p w14:paraId="6A8F63DF" w14:textId="3BD7CE64" w:rsidR="00056C63" w:rsidRPr="00194B8B" w:rsidRDefault="00056C63" w:rsidP="00056C63">
            <w:pPr>
              <w:pStyle w:val="ad"/>
              <w:numPr>
                <w:ilvl w:val="0"/>
                <w:numId w:val="27"/>
              </w:numPr>
              <w:ind w:left="343"/>
              <w:jc w:val="left"/>
            </w:pPr>
            <w:r w:rsidRPr="00B27D5E">
              <w:lastRenderedPageBreak/>
              <w:t xml:space="preserve">Если </w:t>
            </w:r>
            <w:r>
              <w:t xml:space="preserve">для характеристики с кодом </w:t>
            </w:r>
            <w:r w:rsidRPr="00A52E1C">
              <w:t>&lt;</w:t>
            </w:r>
            <w:r>
              <w:t>код характеристики</w:t>
            </w:r>
            <w:r w:rsidRPr="00A52E1C">
              <w:t>&gt;</w:t>
            </w:r>
            <w:r>
              <w:t xml:space="preserve"> в поле </w:t>
            </w:r>
            <w:r w:rsidRPr="00B27D5E">
              <w:t>«Вид характеристики»</w:t>
            </w:r>
            <w:r>
              <w:t xml:space="preserve"> справочника КТРУ (nsi</w:t>
            </w:r>
            <w:r>
              <w:rPr>
                <w:lang w:val="en-US"/>
              </w:rPr>
              <w:t>KTRU</w:t>
            </w:r>
            <w:r>
              <w:t>)</w:t>
            </w:r>
            <w:r w:rsidRPr="00B27D5E">
              <w:t xml:space="preserve"> </w:t>
            </w:r>
            <w:r>
              <w:t>установлено значение «</w:t>
            </w:r>
            <w:r w:rsidRPr="00B27D5E">
              <w:t>из</w:t>
            </w:r>
            <w:r w:rsidRPr="00B27D5E">
              <w:lastRenderedPageBreak/>
              <w:t>меняемая заказч</w:t>
            </w:r>
            <w:r>
              <w:t>иком, выбор нескольких значений», то необходимо заполнить одно или несколько значений в блоке «</w:t>
            </w:r>
            <w:r w:rsidRPr="00A52E1C">
              <w:t>Допустимые значения характеристики позиции КТРУ</w:t>
            </w:r>
            <w:r>
              <w:t xml:space="preserve">» </w:t>
            </w:r>
            <w:r w:rsidRPr="00194B8B">
              <w:t>(</w:t>
            </w:r>
            <w:r w:rsidRPr="00194B8B">
              <w:rPr>
                <w:lang w:val="en-US"/>
              </w:rPr>
              <w:t>products</w:t>
            </w:r>
            <w:r w:rsidRPr="00194B8B">
              <w:t>/</w:t>
            </w:r>
            <w:r w:rsidRPr="00194B8B">
              <w:rPr>
                <w:lang w:val="en-US"/>
              </w:rPr>
              <w:t>product</w:t>
            </w:r>
            <w:r w:rsidRPr="00194B8B">
              <w:t>/</w:t>
            </w:r>
            <w:r w:rsidRPr="00194B8B">
              <w:rPr>
                <w:lang w:val="en-US"/>
              </w:rPr>
              <w:t>KTRU</w:t>
            </w:r>
            <w:r w:rsidRPr="00194B8B">
              <w:t>/</w:t>
            </w:r>
            <w:r w:rsidRPr="00194B8B">
              <w:rPr>
                <w:lang w:val="en-US"/>
              </w:rPr>
              <w:t>characteristics</w:t>
            </w:r>
            <w:r w:rsidRPr="00194B8B">
              <w:t>/</w:t>
            </w:r>
            <w:r w:rsidRPr="00194B8B">
              <w:rPr>
                <w:lang w:val="en-US"/>
              </w:rPr>
              <w:t>characteristicsUsingReferenceInfo</w:t>
            </w:r>
            <w:r w:rsidRPr="00194B8B">
              <w:t>/</w:t>
            </w:r>
            <w:r w:rsidRPr="00194B8B">
              <w:rPr>
                <w:lang w:val="en-US"/>
              </w:rPr>
              <w:t>values</w:t>
            </w:r>
            <w:r w:rsidRPr="00194B8B">
              <w:t>).</w:t>
            </w:r>
          </w:p>
          <w:p w14:paraId="4D1F02A5" w14:textId="79FEEB65" w:rsidR="00056C63" w:rsidRPr="00194B8B" w:rsidRDefault="00056C63" w:rsidP="00056C63">
            <w:pPr>
              <w:pStyle w:val="ad"/>
              <w:numPr>
                <w:ilvl w:val="0"/>
                <w:numId w:val="27"/>
              </w:numPr>
              <w:ind w:left="343"/>
              <w:jc w:val="left"/>
            </w:pPr>
            <w:r>
              <w:t xml:space="preserve">Если в поле </w:t>
            </w:r>
            <w:r w:rsidRPr="00B27D5E">
              <w:t>«Вид характеристики»</w:t>
            </w:r>
            <w:r>
              <w:t xml:space="preserve"> установлено значение «</w:t>
            </w:r>
            <w:r w:rsidRPr="00B27D5E">
              <w:t>изменяемая заказчиком с выбором одного значения</w:t>
            </w:r>
            <w:r>
              <w:t>», то необходимо заполнить только одно значение в блоке «</w:t>
            </w:r>
            <w:r w:rsidRPr="00A52E1C">
              <w:t>Допустимые значения характеристики позиции КТРУ</w:t>
            </w:r>
            <w:r>
              <w:t xml:space="preserve">» </w:t>
            </w:r>
            <w:r w:rsidRPr="00194B8B">
              <w:t>(</w:t>
            </w:r>
            <w:r w:rsidRPr="00194B8B">
              <w:rPr>
                <w:lang w:val="en-US"/>
              </w:rPr>
              <w:t>products</w:t>
            </w:r>
            <w:r w:rsidRPr="00194B8B">
              <w:t>/</w:t>
            </w:r>
            <w:r w:rsidRPr="00194B8B">
              <w:rPr>
                <w:lang w:val="en-US"/>
              </w:rPr>
              <w:t>product</w:t>
            </w:r>
            <w:r w:rsidRPr="00194B8B">
              <w:t>/</w:t>
            </w:r>
            <w:r w:rsidRPr="00194B8B">
              <w:rPr>
                <w:lang w:val="en-US"/>
              </w:rPr>
              <w:t>KTRU</w:t>
            </w:r>
            <w:r w:rsidRPr="00194B8B">
              <w:t>/</w:t>
            </w:r>
            <w:r w:rsidRPr="00194B8B">
              <w:rPr>
                <w:lang w:val="en-US"/>
              </w:rPr>
              <w:t>characteristics</w:t>
            </w:r>
            <w:r w:rsidRPr="00194B8B">
              <w:t>/</w:t>
            </w:r>
            <w:r w:rsidRPr="00194B8B">
              <w:rPr>
                <w:lang w:val="en-US"/>
              </w:rPr>
              <w:t>characteristicsUsingReferenceInfo</w:t>
            </w:r>
            <w:r w:rsidRPr="00194B8B">
              <w:t>/</w:t>
            </w:r>
            <w:r w:rsidRPr="00194B8B">
              <w:rPr>
                <w:lang w:val="en-US"/>
              </w:rPr>
              <w:t>values</w:t>
            </w:r>
            <w:r w:rsidRPr="00194B8B">
              <w:t>).</w:t>
            </w:r>
          </w:p>
        </w:tc>
      </w:tr>
      <w:tr w:rsidR="00056C63" w:rsidRPr="000D7D39" w14:paraId="74843A11" w14:textId="77777777" w:rsidTr="00AA184A">
        <w:trPr>
          <w:trHeight w:val="348"/>
        </w:trPr>
        <w:tc>
          <w:tcPr>
            <w:tcW w:w="815" w:type="pct"/>
          </w:tcPr>
          <w:p w14:paraId="113218F4" w14:textId="089FA2AC" w:rsidR="00056C63" w:rsidRPr="000D7D39" w:rsidRDefault="00056C63" w:rsidP="00056C63">
            <w:pPr>
              <w:pStyle w:val="ad"/>
              <w:jc w:val="left"/>
            </w:pPr>
            <w:r w:rsidRPr="000E1639">
              <w:lastRenderedPageBreak/>
              <w:t>РК_ИК_02</w:t>
            </w:r>
            <w:r>
              <w:t>30</w:t>
            </w:r>
          </w:p>
        </w:tc>
        <w:tc>
          <w:tcPr>
            <w:tcW w:w="238" w:type="pct"/>
            <w:gridSpan w:val="2"/>
          </w:tcPr>
          <w:p w14:paraId="49F408DB" w14:textId="77777777" w:rsidR="00056C63" w:rsidRPr="00633248" w:rsidRDefault="00056C63" w:rsidP="00056C63">
            <w:pPr>
              <w:pStyle w:val="ad"/>
              <w:jc w:val="left"/>
            </w:pPr>
          </w:p>
        </w:tc>
        <w:tc>
          <w:tcPr>
            <w:tcW w:w="1078" w:type="pct"/>
            <w:gridSpan w:val="3"/>
          </w:tcPr>
          <w:p w14:paraId="32048696" w14:textId="45CA45FA" w:rsidR="00056C63" w:rsidRPr="000D7D39" w:rsidRDefault="00056C63" w:rsidP="00056C63">
            <w:pPr>
              <w:pStyle w:val="ad"/>
              <w:jc w:val="left"/>
              <w:rPr>
                <w:lang w:val="en-US"/>
              </w:rPr>
            </w:pPr>
            <w:r>
              <w:t>Блок</w:t>
            </w:r>
            <w:r w:rsidRPr="000D7D39">
              <w:rPr>
                <w:lang w:val="en-US"/>
              </w:rPr>
              <w:t xml:space="preserve"> «</w:t>
            </w:r>
            <w:r w:rsidRPr="000D7D39">
              <w:t>Допустимое</w:t>
            </w:r>
            <w:r w:rsidRPr="000D7D39">
              <w:rPr>
                <w:lang w:val="en-US"/>
              </w:rPr>
              <w:t xml:space="preserve"> </w:t>
            </w:r>
            <w:r w:rsidRPr="000D7D39">
              <w:t>значение</w:t>
            </w:r>
            <w:r w:rsidRPr="000D7D39">
              <w:rPr>
                <w:lang w:val="en-US"/>
              </w:rPr>
              <w:t xml:space="preserve"> </w:t>
            </w:r>
            <w:r w:rsidRPr="000D7D39">
              <w:t>характеристики</w:t>
            </w:r>
            <w:r w:rsidRPr="000D7D39">
              <w:rPr>
                <w:lang w:val="en-US"/>
              </w:rPr>
              <w:t xml:space="preserve"> </w:t>
            </w:r>
            <w:r w:rsidRPr="000D7D39">
              <w:t>позиции</w:t>
            </w:r>
            <w:r w:rsidRPr="000D7D39">
              <w:rPr>
                <w:lang w:val="en-US"/>
              </w:rPr>
              <w:t xml:space="preserve"> </w:t>
            </w:r>
            <w:r w:rsidRPr="000D7D39">
              <w:t>КТРУ</w:t>
            </w:r>
            <w:r w:rsidRPr="000D7D39">
              <w:rPr>
                <w:lang w:val="en-US"/>
              </w:rPr>
              <w:t>» (products/product/KTRU/characteristics/characteristicsUsingReferenceInfo/values/value)</w:t>
            </w:r>
          </w:p>
        </w:tc>
        <w:tc>
          <w:tcPr>
            <w:tcW w:w="1526" w:type="pct"/>
            <w:gridSpan w:val="4"/>
          </w:tcPr>
          <w:p w14:paraId="346DD234" w14:textId="7A04428E" w:rsidR="00056C63" w:rsidRPr="000D7D39" w:rsidRDefault="00056C63" w:rsidP="00056C63">
            <w:pPr>
              <w:pStyle w:val="ad"/>
              <w:jc w:val="left"/>
              <w:rPr>
                <w:lang w:val="en-US"/>
              </w:rPr>
            </w:pPr>
            <w:r>
              <w:t>Значение</w:t>
            </w:r>
            <w:r w:rsidRPr="000D7D39">
              <w:rPr>
                <w:lang w:val="en-US"/>
              </w:rPr>
              <w:t xml:space="preserve">, </w:t>
            </w:r>
            <w:r>
              <w:t>указанное</w:t>
            </w:r>
            <w:r w:rsidRPr="000D7D39">
              <w:rPr>
                <w:lang w:val="en-US"/>
              </w:rPr>
              <w:t xml:space="preserve"> </w:t>
            </w:r>
            <w:r>
              <w:t>в</w:t>
            </w:r>
            <w:r w:rsidRPr="000D7D39">
              <w:rPr>
                <w:lang w:val="en-US"/>
              </w:rPr>
              <w:t xml:space="preserve"> </w:t>
            </w:r>
            <w:r>
              <w:t>одном</w:t>
            </w:r>
            <w:r w:rsidRPr="000D7D39">
              <w:rPr>
                <w:lang w:val="en-US"/>
              </w:rPr>
              <w:t xml:space="preserve"> </w:t>
            </w:r>
            <w:r>
              <w:t>из</w:t>
            </w:r>
            <w:r w:rsidRPr="000D7D39">
              <w:rPr>
                <w:lang w:val="en-US"/>
              </w:rPr>
              <w:t xml:space="preserve"> </w:t>
            </w:r>
            <w:r>
              <w:t>полей</w:t>
            </w:r>
            <w:r w:rsidRPr="000D7D39">
              <w:rPr>
                <w:lang w:val="en-US"/>
              </w:rPr>
              <w:t xml:space="preserve"> (</w:t>
            </w:r>
            <w:r>
              <w:t>в</w:t>
            </w:r>
            <w:r w:rsidRPr="000D7D39">
              <w:rPr>
                <w:lang w:val="en-US"/>
              </w:rPr>
              <w:t xml:space="preserve"> </w:t>
            </w:r>
            <w:r>
              <w:t>чойсе</w:t>
            </w:r>
            <w:r w:rsidRPr="000D7D39">
              <w:rPr>
                <w:lang w:val="en-US"/>
              </w:rPr>
              <w:t>): products/product/KTRU</w:t>
            </w:r>
            <w:r w:rsidRPr="00872FE5">
              <w:rPr>
                <w:lang w:val="en-US"/>
              </w:rPr>
              <w:t>/characteristics/characteristicsUsingReferenceInfo/values</w:t>
            </w:r>
            <w:r w:rsidRPr="000535FA">
              <w:rPr>
                <w:lang w:val="en-US"/>
              </w:rPr>
              <w:t xml:space="preserve"> /value/qualityDescription</w:t>
            </w:r>
          </w:p>
          <w:p w14:paraId="6B0592FA" w14:textId="1B7A0180" w:rsidR="00056C63" w:rsidRDefault="00056C63" w:rsidP="00056C63">
            <w:pPr>
              <w:pStyle w:val="ad"/>
              <w:jc w:val="left"/>
              <w:rPr>
                <w:lang w:val="en-US"/>
              </w:rPr>
            </w:pPr>
            <w:r>
              <w:t>ИЛИ</w:t>
            </w:r>
            <w:r w:rsidRPr="000D7D39">
              <w:rPr>
                <w:lang w:val="en-US"/>
              </w:rPr>
              <w:t xml:space="preserve"> products/product/KTRU</w:t>
            </w:r>
            <w:r w:rsidRPr="00872FE5">
              <w:rPr>
                <w:lang w:val="en-US"/>
              </w:rPr>
              <w:t>/characteristics/characteristicsUsingReferenceInfo/values</w:t>
            </w:r>
            <w:r w:rsidRPr="000535FA">
              <w:rPr>
                <w:lang w:val="en-US"/>
              </w:rPr>
              <w:t xml:space="preserve"> /value/valueSet/concreteValue</w:t>
            </w:r>
          </w:p>
          <w:p w14:paraId="4FE4825F" w14:textId="77777777" w:rsidR="00056C63" w:rsidRPr="00F82C36" w:rsidRDefault="00056C63" w:rsidP="00056C63">
            <w:pPr>
              <w:pStyle w:val="ad"/>
              <w:jc w:val="left"/>
            </w:pPr>
            <w:r>
              <w:t>ИЛИ</w:t>
            </w:r>
          </w:p>
          <w:p w14:paraId="0C6A529A" w14:textId="77777777" w:rsidR="00056C63" w:rsidRPr="00F82C36" w:rsidRDefault="00056C63" w:rsidP="00056C63">
            <w:pPr>
              <w:pStyle w:val="ad"/>
              <w:jc w:val="left"/>
            </w:pPr>
            <w:r>
              <w:t>каждое</w:t>
            </w:r>
            <w:r w:rsidRPr="00F82C36">
              <w:t xml:space="preserve"> </w:t>
            </w:r>
            <w:r>
              <w:t>из</w:t>
            </w:r>
            <w:r w:rsidRPr="00F82C36">
              <w:t xml:space="preserve"> </w:t>
            </w:r>
            <w:r>
              <w:t>полей</w:t>
            </w:r>
            <w:r w:rsidRPr="00F82C36">
              <w:t>(</w:t>
            </w:r>
            <w:r>
              <w:t>если</w:t>
            </w:r>
            <w:r w:rsidRPr="00F82C36">
              <w:t xml:space="preserve"> </w:t>
            </w:r>
            <w:r>
              <w:t>заданы</w:t>
            </w:r>
            <w:r w:rsidRPr="00F82C36">
              <w:t xml:space="preserve"> </w:t>
            </w:r>
            <w:r>
              <w:t>в</w:t>
            </w:r>
            <w:r w:rsidRPr="00F82C36">
              <w:t xml:space="preserve"> </w:t>
            </w:r>
            <w:r>
              <w:t>пакете</w:t>
            </w:r>
            <w:r w:rsidRPr="00F82C36">
              <w:t xml:space="preserve">) </w:t>
            </w:r>
          </w:p>
          <w:p w14:paraId="65EF9A7C" w14:textId="798E3FD9" w:rsidR="00056C63" w:rsidRDefault="00056C63" w:rsidP="00056C63">
            <w:pPr>
              <w:pStyle w:val="ad"/>
              <w:jc w:val="left"/>
              <w:rPr>
                <w:lang w:val="en-US"/>
              </w:rPr>
            </w:pPr>
            <w:r w:rsidRPr="000D7D39">
              <w:rPr>
                <w:lang w:val="en-US"/>
              </w:rPr>
              <w:t>products/product/KTRU</w:t>
            </w:r>
            <w:r w:rsidRPr="001C5FAD">
              <w:rPr>
                <w:lang w:val="en-US"/>
              </w:rPr>
              <w:t>/characteris</w:t>
            </w:r>
            <w:r w:rsidRPr="001C5FAD">
              <w:rPr>
                <w:lang w:val="en-US"/>
              </w:rPr>
              <w:lastRenderedPageBreak/>
              <w:t>tics/characteristicsUsingReferenceInfo/values/value</w:t>
            </w:r>
            <w:r>
              <w:rPr>
                <w:lang w:val="en-US"/>
              </w:rPr>
              <w:t>/OKEI (</w:t>
            </w:r>
            <w:r>
              <w:t>если</w:t>
            </w:r>
            <w:r w:rsidRPr="00F868F7">
              <w:rPr>
                <w:lang w:val="en-US"/>
              </w:rPr>
              <w:t xml:space="preserve"> </w:t>
            </w:r>
            <w:r>
              <w:t>задан</w:t>
            </w:r>
            <w:r>
              <w:rPr>
                <w:lang w:val="en-US"/>
              </w:rPr>
              <w:t>)</w:t>
            </w:r>
          </w:p>
          <w:p w14:paraId="78268370" w14:textId="071C3E04" w:rsidR="00056C63" w:rsidRDefault="00056C63" w:rsidP="00056C63">
            <w:pPr>
              <w:pStyle w:val="ad"/>
              <w:jc w:val="left"/>
              <w:rPr>
                <w:lang w:val="en-US"/>
              </w:rPr>
            </w:pPr>
            <w:r>
              <w:t>И</w:t>
            </w:r>
            <w:r w:rsidRPr="000D7D39">
              <w:rPr>
                <w:lang w:val="en-US"/>
              </w:rPr>
              <w:t xml:space="preserve"> products/product/KTRU</w:t>
            </w:r>
            <w:r w:rsidRPr="001C5FAD">
              <w:rPr>
                <w:lang w:val="en-US"/>
              </w:rPr>
              <w:t>/characteristics/characteristicsUsingReferenceInfo/values/value/rangeSet/valueRange/min (…</w:t>
            </w:r>
            <w:r>
              <w:rPr>
                <w:lang w:val="en-US"/>
              </w:rPr>
              <w:t>max</w:t>
            </w:r>
            <w:r w:rsidRPr="001C5FAD">
              <w:rPr>
                <w:lang w:val="en-US"/>
              </w:rPr>
              <w:t>)</w:t>
            </w:r>
          </w:p>
          <w:p w14:paraId="61F24797" w14:textId="6D4F6BD0" w:rsidR="00056C63" w:rsidRDefault="00056C63" w:rsidP="00056C63">
            <w:pPr>
              <w:pStyle w:val="ad"/>
              <w:jc w:val="left"/>
              <w:rPr>
                <w:lang w:val="en-US"/>
              </w:rPr>
            </w:pPr>
            <w:r>
              <w:t>И</w:t>
            </w:r>
            <w:r w:rsidRPr="000D7D39">
              <w:rPr>
                <w:lang w:val="en-US"/>
              </w:rPr>
              <w:t xml:space="preserve"> products/product/KTRU</w:t>
            </w:r>
            <w:r w:rsidRPr="001C5FAD">
              <w:rPr>
                <w:lang w:val="en-US"/>
              </w:rPr>
              <w:t>/characteristics/characteristicsUsingReferenceInfo/values/value/rangeSet/valueRange/</w:t>
            </w:r>
            <w:r w:rsidRPr="00973FD6">
              <w:rPr>
                <w:lang w:val="en-US"/>
              </w:rPr>
              <w:t xml:space="preserve"> minMathNotation </w:t>
            </w:r>
            <w:r w:rsidRPr="001C5FAD">
              <w:rPr>
                <w:lang w:val="en-US"/>
              </w:rPr>
              <w:t>(…</w:t>
            </w:r>
            <w:r w:rsidRPr="00973FD6">
              <w:rPr>
                <w:lang w:val="en-US"/>
              </w:rPr>
              <w:t>maxMathNotation</w:t>
            </w:r>
            <w:r w:rsidRPr="001C5FAD">
              <w:rPr>
                <w:lang w:val="en-US"/>
              </w:rPr>
              <w:t>)</w:t>
            </w:r>
          </w:p>
          <w:p w14:paraId="26B1659E" w14:textId="77777777" w:rsidR="00056C63" w:rsidRPr="00F052FA" w:rsidRDefault="00056C63" w:rsidP="00056C63">
            <w:pPr>
              <w:pStyle w:val="ad"/>
              <w:jc w:val="left"/>
              <w:rPr>
                <w:lang w:val="en-US"/>
              </w:rPr>
            </w:pPr>
          </w:p>
          <w:p w14:paraId="7E94183D" w14:textId="49B47B01" w:rsidR="00056C63" w:rsidRDefault="00056C63" w:rsidP="00056C63">
            <w:pPr>
              <w:pStyle w:val="ad"/>
              <w:jc w:val="left"/>
              <w:rPr>
                <w:lang w:val="en-US"/>
              </w:rPr>
            </w:pPr>
            <w:r>
              <w:t>должно</w:t>
            </w:r>
            <w:r w:rsidRPr="00F82C36">
              <w:rPr>
                <w:lang w:val="en-US"/>
              </w:rPr>
              <w:t xml:space="preserve"> </w:t>
            </w:r>
            <w:r>
              <w:t>относиться</w:t>
            </w:r>
            <w:r w:rsidRPr="00F82C36">
              <w:rPr>
                <w:lang w:val="en-US"/>
              </w:rPr>
              <w:t xml:space="preserve"> </w:t>
            </w:r>
            <w:r>
              <w:t>к</w:t>
            </w:r>
            <w:r w:rsidRPr="00F82C36">
              <w:rPr>
                <w:lang w:val="en-US"/>
              </w:rPr>
              <w:t xml:space="preserve"> </w:t>
            </w:r>
            <w:r>
              <w:t>характеристике</w:t>
            </w:r>
            <w:r w:rsidRPr="00635154">
              <w:rPr>
                <w:lang w:val="en-US"/>
              </w:rPr>
              <w:t xml:space="preserve">, </w:t>
            </w:r>
            <w:r>
              <w:t>определяемой</w:t>
            </w:r>
            <w:r w:rsidRPr="00635154">
              <w:rPr>
                <w:lang w:val="en-US"/>
              </w:rPr>
              <w:t xml:space="preserve"> </w:t>
            </w:r>
            <w:r>
              <w:t>по</w:t>
            </w:r>
            <w:r w:rsidRPr="00635154">
              <w:rPr>
                <w:lang w:val="en-US"/>
              </w:rPr>
              <w:t xml:space="preserve"> </w:t>
            </w:r>
            <w:r>
              <w:t>полям</w:t>
            </w:r>
            <w:r w:rsidRPr="000D7D39">
              <w:rPr>
                <w:lang w:val="en-US"/>
              </w:rPr>
              <w:t xml:space="preserve"> products/product/KTRU</w:t>
            </w:r>
            <w:r w:rsidRPr="00F82C36">
              <w:rPr>
                <w:lang w:val="en-US"/>
              </w:rPr>
              <w:t>/</w:t>
            </w:r>
            <w:r w:rsidRPr="00872FE5">
              <w:rPr>
                <w:lang w:val="en-US"/>
              </w:rPr>
              <w:t>characteristics</w:t>
            </w:r>
            <w:r w:rsidRPr="00F82C36">
              <w:rPr>
                <w:lang w:val="en-US"/>
              </w:rPr>
              <w:t>/</w:t>
            </w:r>
            <w:r w:rsidRPr="00872FE5">
              <w:rPr>
                <w:lang w:val="en-US"/>
              </w:rPr>
              <w:t>characteristicsUsingReferenceInfo</w:t>
            </w:r>
            <w:r w:rsidRPr="00F82C36">
              <w:rPr>
                <w:lang w:val="en-US"/>
              </w:rPr>
              <w:t>/</w:t>
            </w:r>
            <w:r w:rsidRPr="00635154">
              <w:rPr>
                <w:lang w:val="en-US"/>
              </w:rPr>
              <w:t>name</w:t>
            </w:r>
          </w:p>
          <w:p w14:paraId="5CCA1E87" w14:textId="2431BD61" w:rsidR="00056C63" w:rsidRPr="00635154" w:rsidRDefault="00056C63" w:rsidP="00056C63">
            <w:pPr>
              <w:pStyle w:val="ad"/>
              <w:jc w:val="left"/>
              <w:rPr>
                <w:lang w:val="en-US"/>
              </w:rPr>
            </w:pPr>
            <w:r>
              <w:t>И</w:t>
            </w:r>
            <w:r w:rsidRPr="000D7D39">
              <w:rPr>
                <w:lang w:val="en-US"/>
              </w:rPr>
              <w:t xml:space="preserve"> products/product/KTRU</w:t>
            </w:r>
            <w:r w:rsidRPr="00F82C36">
              <w:rPr>
                <w:lang w:val="en-US"/>
              </w:rPr>
              <w:t>/</w:t>
            </w:r>
            <w:r w:rsidRPr="00872FE5">
              <w:rPr>
                <w:lang w:val="en-US"/>
              </w:rPr>
              <w:t>characteristics</w:t>
            </w:r>
            <w:r w:rsidRPr="00F82C36">
              <w:rPr>
                <w:lang w:val="en-US"/>
              </w:rPr>
              <w:t>/</w:t>
            </w:r>
            <w:r w:rsidRPr="00872FE5">
              <w:rPr>
                <w:lang w:val="en-US"/>
              </w:rPr>
              <w:t>characteristicsUsingReferenceInfo</w:t>
            </w:r>
            <w:r w:rsidRPr="00F82C36">
              <w:rPr>
                <w:lang w:val="en-US"/>
              </w:rPr>
              <w:t>/</w:t>
            </w:r>
            <w:r>
              <w:rPr>
                <w:lang w:val="en-US"/>
              </w:rPr>
              <w:t>type</w:t>
            </w:r>
            <w:r w:rsidRPr="00635154">
              <w:rPr>
                <w:lang w:val="en-US"/>
              </w:rPr>
              <w:t>,</w:t>
            </w:r>
          </w:p>
          <w:p w14:paraId="51021615" w14:textId="77777777" w:rsidR="00056C63" w:rsidRDefault="00056C63" w:rsidP="00056C63">
            <w:pPr>
              <w:pStyle w:val="ad"/>
              <w:jc w:val="left"/>
            </w:pPr>
            <w:r w:rsidRPr="00FF5479">
              <w:rPr>
                <w:lang w:val="en-US"/>
              </w:rPr>
              <w:t xml:space="preserve"> </w:t>
            </w:r>
            <w:r>
              <w:t>в</w:t>
            </w:r>
            <w:r w:rsidRPr="00AA7645">
              <w:t xml:space="preserve"> </w:t>
            </w:r>
            <w:r>
              <w:t>справочнике</w:t>
            </w:r>
            <w:r w:rsidRPr="00AA7645">
              <w:t xml:space="preserve"> </w:t>
            </w:r>
            <w:r w:rsidRPr="00F052FA">
              <w:t>Каталог</w:t>
            </w:r>
            <w:r w:rsidRPr="00AA7645">
              <w:t xml:space="preserve"> </w:t>
            </w:r>
            <w:r w:rsidRPr="00F052FA">
              <w:t>товаров</w:t>
            </w:r>
            <w:r w:rsidRPr="00AA7645">
              <w:t xml:space="preserve">, </w:t>
            </w:r>
            <w:r w:rsidRPr="00F052FA">
              <w:t>работ</w:t>
            </w:r>
            <w:r w:rsidRPr="00AA7645">
              <w:t xml:space="preserve">, </w:t>
            </w:r>
            <w:r w:rsidRPr="00F052FA">
              <w:t>услуг</w:t>
            </w:r>
            <w:r w:rsidRPr="00AA7645">
              <w:t xml:space="preserve"> (</w:t>
            </w:r>
            <w:r w:rsidRPr="00F052FA">
              <w:t>КТРУ</w:t>
            </w:r>
            <w:r w:rsidRPr="00AA7645">
              <w:t>) (</w:t>
            </w:r>
            <w:r w:rsidRPr="001C5FAD">
              <w:rPr>
                <w:lang w:val="en-US"/>
              </w:rPr>
              <w:t>nsiKTRU</w:t>
            </w:r>
            <w:r w:rsidRPr="00AA7645">
              <w:t>)</w:t>
            </w:r>
          </w:p>
          <w:p w14:paraId="5815F2D4" w14:textId="37556521" w:rsidR="00056C63" w:rsidRPr="00251D9C" w:rsidRDefault="00056C63" w:rsidP="00056C63">
            <w:pPr>
              <w:pStyle w:val="ad"/>
              <w:jc w:val="left"/>
            </w:pPr>
            <w:r w:rsidRPr="00251D9C">
              <w:t>Примечание: Значение должно принадлежать к характеристике позиции КТРУ с версией</w:t>
            </w:r>
            <w:r>
              <w:t>, указанной в поле «Номер версии позиции» (</w:t>
            </w:r>
            <w:r>
              <w:rPr>
                <w:lang w:val="en-US"/>
              </w:rPr>
              <w:t>versionNumber</w:t>
            </w:r>
            <w:r>
              <w:t>) (в случае если номер версии не указан в принимаемом пакете, то он определяется в соответствии в алгоритмами указанными выше)</w:t>
            </w:r>
          </w:p>
          <w:p w14:paraId="72ABF7D7" w14:textId="3F638985" w:rsidR="00056C63" w:rsidRPr="000D7D39" w:rsidRDefault="00056C63" w:rsidP="00056C63">
            <w:pPr>
              <w:pStyle w:val="ad"/>
              <w:jc w:val="left"/>
            </w:pPr>
            <w:r w:rsidRPr="00251D9C">
              <w:t xml:space="preserve">При этом набор характеристик (см. контроль </w:t>
            </w:r>
            <w:r>
              <w:t>РК_ИК_</w:t>
            </w:r>
            <w:r w:rsidRPr="000D7D39">
              <w:t>020</w:t>
            </w:r>
            <w:r>
              <w:t>9</w:t>
            </w:r>
            <w:r w:rsidRPr="00251D9C">
              <w:t xml:space="preserve">) и их значений должны </w:t>
            </w:r>
            <w:r>
              <w:t xml:space="preserve">одновременно </w:t>
            </w:r>
            <w:r w:rsidRPr="00251D9C">
              <w:t>принадлежать одной и той же версии позиции КТРУ</w:t>
            </w:r>
          </w:p>
        </w:tc>
        <w:tc>
          <w:tcPr>
            <w:tcW w:w="1343" w:type="pct"/>
            <w:gridSpan w:val="2"/>
          </w:tcPr>
          <w:p w14:paraId="4A4FDAA8" w14:textId="3D5C7E49" w:rsidR="00056C63" w:rsidRPr="000D7D39" w:rsidRDefault="00056C63" w:rsidP="00056C63">
            <w:pPr>
              <w:pStyle w:val="ad"/>
              <w:jc w:val="left"/>
            </w:pPr>
            <w:r>
              <w:lastRenderedPageBreak/>
              <w:t xml:space="preserve">Значения </w:t>
            </w:r>
            <w:r w:rsidRPr="00CF3E39">
              <w:t>(</w:t>
            </w:r>
            <w:r>
              <w:t>количественные</w:t>
            </w:r>
            <w:r w:rsidRPr="00CF3E39">
              <w:t xml:space="preserve"> </w:t>
            </w:r>
            <w:r>
              <w:t>или</w:t>
            </w:r>
            <w:r w:rsidRPr="00CF3E39">
              <w:t xml:space="preserve"> </w:t>
            </w:r>
            <w:r>
              <w:t>качественные</w:t>
            </w:r>
            <w:r w:rsidRPr="00CF3E39">
              <w:t>)</w:t>
            </w:r>
            <w:r>
              <w:t xml:space="preserve"> характеристик, заданных в блоке «</w:t>
            </w:r>
            <w:r w:rsidRPr="00504553">
              <w:t>Характеристики товара, работы, услуги позиции КТРУ</w:t>
            </w:r>
            <w:r>
              <w:t>» (</w:t>
            </w:r>
            <w:r w:rsidRPr="000D7D39">
              <w:t>products/product/KTRU</w:t>
            </w:r>
            <w:r w:rsidRPr="00504553">
              <w:t>/characteristics</w:t>
            </w:r>
            <w:r>
              <w:t xml:space="preserve">),  должны одновременно принадлежать к версии с номером </w:t>
            </w:r>
            <w:r w:rsidRPr="00504553">
              <w:t>&lt;</w:t>
            </w:r>
            <w:r>
              <w:t>номер версии позиции КТРУ, которая указана в предыдущей размещенной версии извещения</w:t>
            </w:r>
            <w:r w:rsidRPr="00504553">
              <w:t>&gt;</w:t>
            </w:r>
            <w:r>
              <w:t>, указанной в предыдущей размещенной версии извещения,</w:t>
            </w:r>
            <w:r w:rsidRPr="00251D9C">
              <w:t xml:space="preserve"> </w:t>
            </w:r>
            <w:r>
              <w:t xml:space="preserve">или к актуальной </w:t>
            </w:r>
            <w:r>
              <w:lastRenderedPageBreak/>
              <w:t xml:space="preserve">версии с номером </w:t>
            </w:r>
            <w:r w:rsidRPr="00504553">
              <w:t>&lt;</w:t>
            </w:r>
            <w:r>
              <w:t>номер актуальной версии позиции КТРУ</w:t>
            </w:r>
            <w:r w:rsidRPr="00504553">
              <w:t>&gt;</w:t>
            </w:r>
            <w:r>
              <w:t xml:space="preserve"> позиции КТРУ с кодом </w:t>
            </w:r>
            <w:r w:rsidRPr="00504553">
              <w:t>&lt;</w:t>
            </w:r>
            <w:r>
              <w:t>код позиции КТРУ</w:t>
            </w:r>
            <w:r w:rsidRPr="00504553">
              <w:t>&gt;</w:t>
            </w:r>
          </w:p>
        </w:tc>
      </w:tr>
      <w:tr w:rsidR="00056C63" w:rsidRPr="00EC07F4" w14:paraId="4C9DCA2B" w14:textId="77777777" w:rsidTr="00AA184A">
        <w:trPr>
          <w:trHeight w:val="348"/>
        </w:trPr>
        <w:tc>
          <w:tcPr>
            <w:tcW w:w="815" w:type="pct"/>
          </w:tcPr>
          <w:p w14:paraId="6A4247CD" w14:textId="4BFF11F2" w:rsidR="00056C63" w:rsidRPr="00EC07F4" w:rsidRDefault="00056C63" w:rsidP="00056C63">
            <w:pPr>
              <w:pStyle w:val="ad"/>
              <w:jc w:val="left"/>
            </w:pPr>
            <w:bookmarkStart w:id="93" w:name="РК_ИК_0244"/>
            <w:r>
              <w:lastRenderedPageBreak/>
              <w:t>РК_ИК_0244</w:t>
            </w:r>
            <w:bookmarkEnd w:id="93"/>
          </w:p>
        </w:tc>
        <w:tc>
          <w:tcPr>
            <w:tcW w:w="238" w:type="pct"/>
            <w:gridSpan w:val="2"/>
          </w:tcPr>
          <w:p w14:paraId="0BC96AF4" w14:textId="77777777" w:rsidR="00056C63" w:rsidRPr="00633248" w:rsidRDefault="00056C63" w:rsidP="00056C63">
            <w:pPr>
              <w:pStyle w:val="ad"/>
              <w:jc w:val="left"/>
            </w:pPr>
          </w:p>
        </w:tc>
        <w:tc>
          <w:tcPr>
            <w:tcW w:w="1078" w:type="pct"/>
            <w:gridSpan w:val="3"/>
          </w:tcPr>
          <w:p w14:paraId="4918C032" w14:textId="7B1D26A6" w:rsidR="00056C63" w:rsidRPr="00EC07F4" w:rsidRDefault="00056C63" w:rsidP="00056C63">
            <w:pPr>
              <w:pStyle w:val="ad"/>
              <w:jc w:val="left"/>
            </w:pPr>
            <w:r w:rsidRPr="00EC07F4">
              <w:t xml:space="preserve">«Номер версии позиции» </w:t>
            </w:r>
            <w:r>
              <w:t>(</w:t>
            </w:r>
            <w:r w:rsidRPr="00EC07F4">
              <w:rPr>
                <w:lang w:val="en-US"/>
              </w:rPr>
              <w:t>KTRU</w:t>
            </w:r>
            <w:r w:rsidRPr="00EC07F4">
              <w:t>/</w:t>
            </w:r>
            <w:r w:rsidRPr="00EC07F4">
              <w:rPr>
                <w:lang w:val="en-US"/>
              </w:rPr>
              <w:t>versionNumber</w:t>
            </w:r>
            <w:r w:rsidRPr="00EC07F4">
              <w:t>)</w:t>
            </w:r>
          </w:p>
        </w:tc>
        <w:tc>
          <w:tcPr>
            <w:tcW w:w="1526" w:type="pct"/>
            <w:gridSpan w:val="4"/>
          </w:tcPr>
          <w:p w14:paraId="20E434BE" w14:textId="4FECFA1B" w:rsidR="00056C63" w:rsidRDefault="00056C63" w:rsidP="00056C63">
            <w:pPr>
              <w:pStyle w:val="ad"/>
              <w:jc w:val="left"/>
            </w:pPr>
          </w:p>
          <w:p w14:paraId="6DC832F7" w14:textId="08D832FD" w:rsidR="00056C63" w:rsidRDefault="00056C63" w:rsidP="00056C63">
            <w:pPr>
              <w:pStyle w:val="ad"/>
            </w:pPr>
            <w:r w:rsidRPr="00EA6D5C">
              <w:t xml:space="preserve">Если проверяемое поле заполнено, то проверяется, что для кода позиции </w:t>
            </w:r>
            <w:r w:rsidRPr="00EA6D5C">
              <w:lastRenderedPageBreak/>
              <w:t>КТРУ, заданным в поле «Код товара, работы или услуги в справочнике Каталог товаров, работ, услуг (КТРУ) (</w:t>
            </w:r>
            <w:r w:rsidRPr="00EA6D5C">
              <w:rPr>
                <w:lang w:val="en-US"/>
              </w:rPr>
              <w:t>nsiKTRU</w:t>
            </w:r>
            <w:r w:rsidRPr="00EA6D5C">
              <w:t>)» (</w:t>
            </w:r>
            <w:r w:rsidRPr="00EA6D5C">
              <w:rPr>
                <w:lang w:val="en-US"/>
              </w:rPr>
              <w:t>purchaseObjects</w:t>
            </w:r>
            <w:r w:rsidRPr="00EA6D5C">
              <w:t>/</w:t>
            </w:r>
            <w:r w:rsidRPr="00EA6D5C">
              <w:rPr>
                <w:lang w:val="en-US"/>
              </w:rPr>
              <w:t>purchaseObject</w:t>
            </w:r>
            <w:r w:rsidRPr="00EA6D5C">
              <w:t>/</w:t>
            </w:r>
            <w:r w:rsidRPr="00EA6D5C">
              <w:rPr>
                <w:lang w:val="en-US"/>
              </w:rPr>
              <w:t>KTRU</w:t>
            </w:r>
            <w:r w:rsidRPr="00EA6D5C">
              <w:t>/</w:t>
            </w:r>
            <w:r w:rsidRPr="00EA6D5C">
              <w:rPr>
                <w:lang w:val="en-US"/>
              </w:rPr>
              <w:t>code</w:t>
            </w:r>
            <w:r w:rsidRPr="00EA6D5C">
              <w:t>), в проверяемом поле указана:</w:t>
            </w:r>
          </w:p>
          <w:p w14:paraId="6928DC07" w14:textId="7B020FF9" w:rsidR="00056C63" w:rsidRPr="00EA6D5C" w:rsidRDefault="00056C63" w:rsidP="00056C63">
            <w:pPr>
              <w:pStyle w:val="ad"/>
            </w:pPr>
            <w:r>
              <w:t xml:space="preserve">1) </w:t>
            </w:r>
            <w:r w:rsidRPr="00B43E28">
              <w:t>Либо актуальный номер версии позиции КТРУ</w:t>
            </w:r>
          </w:p>
          <w:p w14:paraId="345814AF" w14:textId="644A0D2E" w:rsidR="00056C63" w:rsidRPr="00EA6D5C" w:rsidRDefault="00056C63" w:rsidP="00056C63">
            <w:pPr>
              <w:pStyle w:val="ad"/>
            </w:pPr>
            <w:r>
              <w:t>2</w:t>
            </w:r>
            <w:r w:rsidRPr="00EA6D5C">
              <w:t>) Либо номер версии позиции КТРУ, заданной для данного кода позиции КТРУ в предыдущей размещенной версии сведений о контракте,</w:t>
            </w:r>
          </w:p>
          <w:p w14:paraId="559228C9" w14:textId="7BC71E59" w:rsidR="00056C63" w:rsidRPr="00EC07F4" w:rsidRDefault="00056C63" w:rsidP="00056C63">
            <w:pPr>
              <w:pStyle w:val="ad"/>
            </w:pPr>
          </w:p>
        </w:tc>
        <w:tc>
          <w:tcPr>
            <w:tcW w:w="1343" w:type="pct"/>
            <w:gridSpan w:val="2"/>
          </w:tcPr>
          <w:p w14:paraId="49684659" w14:textId="06315216" w:rsidR="00056C63" w:rsidRDefault="00056C63" w:rsidP="00056C63">
            <w:pPr>
              <w:pStyle w:val="ad"/>
              <w:jc w:val="left"/>
            </w:pPr>
          </w:p>
          <w:p w14:paraId="405F903C" w14:textId="7E4BE9F4" w:rsidR="00056C63" w:rsidRDefault="00056C63" w:rsidP="00056C63">
            <w:pPr>
              <w:pStyle w:val="ad"/>
            </w:pPr>
            <w:r w:rsidRPr="00EA6D5C">
              <w:t xml:space="preserve">&lt;Номер контроля&gt;: Для позиции КТРУ с кодом &lt;Код позиции КТРУ&gt; </w:t>
            </w:r>
            <w:r w:rsidRPr="00EA6D5C">
              <w:lastRenderedPageBreak/>
              <w:t>допустимо указание номера версии со значением:</w:t>
            </w:r>
          </w:p>
          <w:p w14:paraId="415B3971" w14:textId="37DC297D" w:rsidR="00056C63" w:rsidRPr="00EA6D5C" w:rsidRDefault="00056C63" w:rsidP="00056C63">
            <w:pPr>
              <w:pStyle w:val="ad"/>
            </w:pPr>
            <w:r>
              <w:t xml:space="preserve">1) </w:t>
            </w:r>
            <w:r w:rsidRPr="00B43E28">
              <w:t>Либо актуальный номер версии позиции КТРУ</w:t>
            </w:r>
          </w:p>
          <w:p w14:paraId="2D2D27B6" w14:textId="08E39DE5" w:rsidR="00056C63" w:rsidRPr="00EA6D5C" w:rsidRDefault="00056C63" w:rsidP="00056C63">
            <w:pPr>
              <w:pStyle w:val="ad"/>
            </w:pPr>
            <w:r>
              <w:t>2</w:t>
            </w:r>
            <w:r w:rsidRPr="00EA6D5C">
              <w:t>) Либо номера версии позиции КТРУ, заданной для данного кода позиции КТРУ в предыдущей размещенной версии сведений о контракте &lt;значение номера позиции КТРУ из предыдущей размещенной версии сведений о контракте при наличии&gt;,</w:t>
            </w:r>
          </w:p>
          <w:p w14:paraId="63339310" w14:textId="3ACF9A89" w:rsidR="00056C63" w:rsidRPr="00EC07F4" w:rsidRDefault="00056C63" w:rsidP="00056C63">
            <w:pPr>
              <w:pStyle w:val="ad"/>
            </w:pPr>
          </w:p>
        </w:tc>
      </w:tr>
      <w:tr w:rsidR="00056C63" w:rsidRPr="00BF2163" w14:paraId="6C383C48" w14:textId="77777777" w:rsidTr="00AA184A">
        <w:trPr>
          <w:trHeight w:val="348"/>
        </w:trPr>
        <w:tc>
          <w:tcPr>
            <w:tcW w:w="815" w:type="pct"/>
          </w:tcPr>
          <w:p w14:paraId="11AF0475" w14:textId="77E5D70A" w:rsidR="00056C63" w:rsidRPr="00BF2163" w:rsidRDefault="00056C63" w:rsidP="00056C63">
            <w:pPr>
              <w:pStyle w:val="ad"/>
              <w:jc w:val="left"/>
            </w:pPr>
            <w:bookmarkStart w:id="94" w:name="РК_ИК_0491"/>
            <w:r w:rsidRPr="00523C76">
              <w:lastRenderedPageBreak/>
              <w:t>РК_ИК_0491</w:t>
            </w:r>
            <w:bookmarkEnd w:id="94"/>
          </w:p>
        </w:tc>
        <w:tc>
          <w:tcPr>
            <w:tcW w:w="238" w:type="pct"/>
            <w:gridSpan w:val="2"/>
          </w:tcPr>
          <w:p w14:paraId="024AAB30" w14:textId="77777777" w:rsidR="00056C63" w:rsidRPr="00633248" w:rsidRDefault="00056C63" w:rsidP="00056C63">
            <w:pPr>
              <w:pStyle w:val="ad"/>
              <w:jc w:val="left"/>
            </w:pPr>
          </w:p>
        </w:tc>
        <w:tc>
          <w:tcPr>
            <w:tcW w:w="1078" w:type="pct"/>
            <w:gridSpan w:val="3"/>
          </w:tcPr>
          <w:p w14:paraId="05960A23" w14:textId="281FDEBA" w:rsidR="00056C63" w:rsidRPr="00523C76" w:rsidRDefault="00056C63" w:rsidP="00056C63">
            <w:pPr>
              <w:pStyle w:val="ad"/>
              <w:jc w:val="left"/>
              <w:rPr>
                <w:lang w:val="en-US"/>
              </w:rPr>
            </w:pPr>
            <w:r w:rsidRPr="00D86B4C">
              <w:t>Поле</w:t>
            </w:r>
            <w:r w:rsidRPr="00D86B4C">
              <w:rPr>
                <w:lang w:val="en-US"/>
              </w:rPr>
              <w:t xml:space="preserve"> «</w:t>
            </w:r>
            <w:r w:rsidRPr="00523C76">
              <w:rPr>
                <w:lang w:val="en-US"/>
              </w:rPr>
              <w:t xml:space="preserve"> </w:t>
            </w:r>
            <w:r w:rsidRPr="00523C76">
              <w:t>Код</w:t>
            </w:r>
            <w:r w:rsidRPr="00523C76">
              <w:rPr>
                <w:lang w:val="en-US"/>
              </w:rPr>
              <w:t xml:space="preserve"> </w:t>
            </w:r>
            <w:r w:rsidRPr="00523C76">
              <w:t>ставки</w:t>
            </w:r>
            <w:r w:rsidRPr="00523C76">
              <w:rPr>
                <w:lang w:val="en-US"/>
              </w:rPr>
              <w:t xml:space="preserve"> </w:t>
            </w:r>
            <w:r w:rsidRPr="00523C76">
              <w:t>НДС</w:t>
            </w:r>
            <w:r w:rsidRPr="00D86B4C">
              <w:rPr>
                <w:lang w:val="en-US"/>
              </w:rPr>
              <w:t>» (products/prod</w:t>
            </w:r>
            <w:r>
              <w:rPr>
                <w:lang w:val="en-US"/>
              </w:rPr>
              <w:t>uct/</w:t>
            </w:r>
            <w:r w:rsidRPr="00523C76">
              <w:rPr>
                <w:lang w:val="en-US"/>
              </w:rPr>
              <w:t xml:space="preserve"> VATRateInfo</w:t>
            </w:r>
            <w:r>
              <w:rPr>
                <w:lang w:val="en-US"/>
              </w:rPr>
              <w:t>/</w:t>
            </w:r>
            <w:r w:rsidRPr="00523C76">
              <w:rPr>
                <w:lang w:val="en-US"/>
              </w:rPr>
              <w:t xml:space="preserve"> VATCode</w:t>
            </w:r>
            <w:r>
              <w:rPr>
                <w:lang w:val="en-US"/>
              </w:rPr>
              <w:t>)</w:t>
            </w:r>
          </w:p>
        </w:tc>
        <w:tc>
          <w:tcPr>
            <w:tcW w:w="1526" w:type="pct"/>
            <w:gridSpan w:val="4"/>
          </w:tcPr>
          <w:p w14:paraId="0A7499A0" w14:textId="77777777" w:rsidR="00056C63" w:rsidRDefault="00056C63" w:rsidP="00056C63">
            <w:pPr>
              <w:pStyle w:val="ad"/>
              <w:jc w:val="left"/>
            </w:pPr>
            <w:r>
              <w:t>1) При приеме первой версии сведений о контракте к</w:t>
            </w:r>
            <w:r w:rsidRPr="00D86B4C">
              <w:t xml:space="preserve">онтролируется наличие значения </w:t>
            </w:r>
            <w:r>
              <w:t xml:space="preserve">в актуальном состоянии </w:t>
            </w:r>
            <w:r w:rsidRPr="00D86B4C">
              <w:t xml:space="preserve">в справочнике </w:t>
            </w:r>
            <w:r>
              <w:t>«</w:t>
            </w:r>
            <w:r w:rsidRPr="00523C76">
              <w:t>Ставки НДС</w:t>
            </w:r>
            <w:r>
              <w:t>»</w:t>
            </w:r>
            <w:r w:rsidRPr="00523C76">
              <w:t xml:space="preserve"> (nsiVATList).</w:t>
            </w:r>
          </w:p>
          <w:p w14:paraId="680F8EF2" w14:textId="78714D39" w:rsidR="00056C63" w:rsidRPr="00D86B4C" w:rsidRDefault="00056C63" w:rsidP="00056C63">
            <w:pPr>
              <w:pStyle w:val="ad"/>
              <w:jc w:val="left"/>
            </w:pPr>
            <w:r>
              <w:t>2) При приеме второй и последующей версии сведений о контракте к</w:t>
            </w:r>
            <w:r w:rsidRPr="00D86B4C">
              <w:t xml:space="preserve">онтролируется наличие значения </w:t>
            </w:r>
            <w:r>
              <w:t xml:space="preserve">в ЛЮБОМ состоянии </w:t>
            </w:r>
            <w:r w:rsidRPr="00D86B4C">
              <w:t xml:space="preserve">в справочнике </w:t>
            </w:r>
            <w:r>
              <w:t>«</w:t>
            </w:r>
            <w:r w:rsidRPr="00523C76">
              <w:t>Ставки НДС</w:t>
            </w:r>
            <w:r>
              <w:t>»</w:t>
            </w:r>
            <w:r w:rsidRPr="00523C76">
              <w:t xml:space="preserve"> (nsiVATList).</w:t>
            </w:r>
          </w:p>
        </w:tc>
        <w:tc>
          <w:tcPr>
            <w:tcW w:w="1343" w:type="pct"/>
            <w:gridSpan w:val="2"/>
          </w:tcPr>
          <w:p w14:paraId="37EBCD85" w14:textId="429CE1B8" w:rsidR="00056C63" w:rsidRDefault="00056C63" w:rsidP="00056C63">
            <w:pPr>
              <w:pStyle w:val="ad"/>
              <w:jc w:val="left"/>
            </w:pPr>
            <w:r>
              <w:t>Код</w:t>
            </w:r>
            <w:r w:rsidRPr="00BF2163">
              <w:t xml:space="preserve"> &lt;</w:t>
            </w:r>
            <w:r>
              <w:t>значение проверяемого поля</w:t>
            </w:r>
            <w:r w:rsidRPr="00BF2163">
              <w:t xml:space="preserve">&gt; </w:t>
            </w:r>
            <w:r>
              <w:t>указанный</w:t>
            </w:r>
            <w:r w:rsidRPr="00BF2163">
              <w:t xml:space="preserve"> </w:t>
            </w:r>
            <w:r>
              <w:t>в</w:t>
            </w:r>
            <w:r w:rsidRPr="00BF2163">
              <w:t xml:space="preserve"> </w:t>
            </w:r>
            <w:r>
              <w:t>поле</w:t>
            </w:r>
            <w:r w:rsidRPr="00BF2163">
              <w:t xml:space="preserve"> </w:t>
            </w:r>
            <w:r w:rsidRPr="00D86B4C">
              <w:rPr>
                <w:lang w:val="en-US"/>
              </w:rPr>
              <w:t>products</w:t>
            </w:r>
            <w:r w:rsidRPr="00BF2163">
              <w:t>/</w:t>
            </w:r>
            <w:r w:rsidRPr="00D86B4C">
              <w:rPr>
                <w:lang w:val="en-US"/>
              </w:rPr>
              <w:t>prod</w:t>
            </w:r>
            <w:r>
              <w:rPr>
                <w:lang w:val="en-US"/>
              </w:rPr>
              <w:t>uct</w:t>
            </w:r>
            <w:r w:rsidRPr="00523C76">
              <w:t xml:space="preserve"> </w:t>
            </w:r>
            <w:r w:rsidRPr="00523C76">
              <w:rPr>
                <w:lang w:val="en-US"/>
              </w:rPr>
              <w:t>VATRateInfo</w:t>
            </w:r>
            <w:r w:rsidRPr="00523C76">
              <w:t xml:space="preserve">/ </w:t>
            </w:r>
            <w:r w:rsidRPr="00523C76">
              <w:rPr>
                <w:lang w:val="en-US"/>
              </w:rPr>
              <w:t>VATCode</w:t>
            </w:r>
            <w:r w:rsidRPr="00523C76">
              <w:t>)</w:t>
            </w:r>
            <w:r>
              <w:t xml:space="preserve"> не найден в справочнике </w:t>
            </w:r>
            <w:r w:rsidRPr="00523C76">
              <w:t>Ставки НДС" (nsiVATList).</w:t>
            </w:r>
          </w:p>
        </w:tc>
      </w:tr>
      <w:tr w:rsidR="00056C63" w:rsidRPr="00BF2163" w14:paraId="3AA8AA41" w14:textId="77777777" w:rsidTr="00AA184A">
        <w:trPr>
          <w:trHeight w:val="348"/>
        </w:trPr>
        <w:tc>
          <w:tcPr>
            <w:tcW w:w="815" w:type="pct"/>
          </w:tcPr>
          <w:p w14:paraId="68056B6D" w14:textId="17F6C59D" w:rsidR="00056C63" w:rsidRDefault="00056C63" w:rsidP="00056C63">
            <w:pPr>
              <w:pStyle w:val="ad"/>
              <w:jc w:val="left"/>
            </w:pPr>
            <w:r w:rsidRPr="00BF2163">
              <w:t>РК_ИК_0246</w:t>
            </w:r>
          </w:p>
        </w:tc>
        <w:tc>
          <w:tcPr>
            <w:tcW w:w="238" w:type="pct"/>
            <w:gridSpan w:val="2"/>
          </w:tcPr>
          <w:p w14:paraId="32F71016" w14:textId="77777777" w:rsidR="00056C63" w:rsidRPr="00633248" w:rsidRDefault="00056C63" w:rsidP="00056C63">
            <w:pPr>
              <w:pStyle w:val="ad"/>
              <w:jc w:val="left"/>
            </w:pPr>
          </w:p>
        </w:tc>
        <w:tc>
          <w:tcPr>
            <w:tcW w:w="1078" w:type="pct"/>
            <w:gridSpan w:val="3"/>
          </w:tcPr>
          <w:p w14:paraId="5070E509" w14:textId="77777777" w:rsidR="00056C63" w:rsidRDefault="00056C63" w:rsidP="00056C63">
            <w:pPr>
              <w:pStyle w:val="ad"/>
              <w:jc w:val="left"/>
              <w:rPr>
                <w:lang w:val="en-US"/>
              </w:rPr>
            </w:pPr>
            <w:r w:rsidRPr="00D86B4C">
              <w:t>Поле</w:t>
            </w:r>
            <w:r w:rsidRPr="00D86B4C">
              <w:rPr>
                <w:lang w:val="en-US"/>
              </w:rPr>
              <w:t xml:space="preserve"> «</w:t>
            </w:r>
            <w:r w:rsidRPr="00D86B4C">
              <w:t>Цифровой</w:t>
            </w:r>
            <w:r w:rsidRPr="00D86B4C">
              <w:rPr>
                <w:lang w:val="en-US"/>
              </w:rPr>
              <w:t xml:space="preserve"> </w:t>
            </w:r>
            <w:r w:rsidRPr="00D86B4C">
              <w:t>код</w:t>
            </w:r>
            <w:r w:rsidRPr="00D86B4C">
              <w:rPr>
                <w:lang w:val="en-US"/>
              </w:rPr>
              <w:t xml:space="preserve"> </w:t>
            </w:r>
            <w:r w:rsidRPr="00D86B4C">
              <w:t>страны</w:t>
            </w:r>
            <w:r w:rsidRPr="00D86B4C">
              <w:rPr>
                <w:lang w:val="en-US"/>
              </w:rPr>
              <w:t>» (products/prod</w:t>
            </w:r>
            <w:r>
              <w:rPr>
                <w:lang w:val="en-US"/>
              </w:rPr>
              <w:t>uct/originCountry/countryCode)</w:t>
            </w:r>
          </w:p>
          <w:p w14:paraId="27E1AF18" w14:textId="77777777" w:rsidR="00C47867" w:rsidRDefault="00C47867" w:rsidP="00056C63">
            <w:pPr>
              <w:pStyle w:val="ad"/>
              <w:jc w:val="left"/>
              <w:rPr>
                <w:lang w:val="en-US"/>
              </w:rPr>
            </w:pPr>
            <w:r w:rsidRPr="00C47867">
              <w:rPr>
                <w:lang w:val="en-US"/>
              </w:rPr>
              <w:t>Поле «Цифровой код страны» (products/product/ registration-Num-ber-sIn-fo/registrationNumberInfo/ orig-inCountryInfo/ countryCode)</w:t>
            </w:r>
          </w:p>
          <w:p w14:paraId="13B3B905" w14:textId="77777777" w:rsidR="00C47867" w:rsidRPr="00733739" w:rsidRDefault="008630BE" w:rsidP="00056C63">
            <w:pPr>
              <w:pStyle w:val="ad"/>
              <w:jc w:val="left"/>
              <w:rPr>
                <w:strike/>
                <w:lang w:val="en-US"/>
              </w:rPr>
            </w:pPr>
            <w:r w:rsidRPr="00733739">
              <w:rPr>
                <w:strike/>
              </w:rPr>
              <w:t>Поле</w:t>
            </w:r>
            <w:r w:rsidRPr="00733739">
              <w:rPr>
                <w:strike/>
                <w:lang w:val="en-US"/>
              </w:rPr>
              <w:t xml:space="preserve"> «</w:t>
            </w:r>
            <w:r w:rsidRPr="00733739">
              <w:rPr>
                <w:strike/>
              </w:rPr>
              <w:t>Цифровой</w:t>
            </w:r>
            <w:r w:rsidRPr="00733739">
              <w:rPr>
                <w:strike/>
                <w:lang w:val="en-US"/>
              </w:rPr>
              <w:t xml:space="preserve"> </w:t>
            </w:r>
            <w:r w:rsidRPr="00733739">
              <w:rPr>
                <w:strike/>
              </w:rPr>
              <w:t>код</w:t>
            </w:r>
            <w:r w:rsidRPr="00733739">
              <w:rPr>
                <w:strike/>
                <w:lang w:val="en-US"/>
              </w:rPr>
              <w:t xml:space="preserve"> </w:t>
            </w:r>
            <w:r w:rsidRPr="00733739">
              <w:rPr>
                <w:strike/>
              </w:rPr>
              <w:t>страны</w:t>
            </w:r>
            <w:r w:rsidRPr="00733739">
              <w:rPr>
                <w:strike/>
                <w:lang w:val="en-US"/>
              </w:rPr>
              <w:t>» (products/product/drugPur</w:t>
            </w:r>
            <w:r w:rsidRPr="00733739">
              <w:rPr>
                <w:strike/>
                <w:lang w:val="en-US"/>
              </w:rPr>
              <w:lastRenderedPageBreak/>
              <w:t>chaseObjectInfo/drugInfoUsingReferenceIn-fo/MNNsInfo/MNNInfo/positionsTradeName/positionTradeName/registrationNumbersInfo/originCountryInfo/countryCode)</w:t>
            </w:r>
          </w:p>
          <w:p w14:paraId="4B30ED84" w14:textId="4447B436" w:rsidR="008630BE" w:rsidRPr="008630BE" w:rsidRDefault="008630BE" w:rsidP="00056C63">
            <w:pPr>
              <w:pStyle w:val="ad"/>
              <w:jc w:val="left"/>
              <w:rPr>
                <w:lang w:val="en-US"/>
              </w:rPr>
            </w:pPr>
            <w:r w:rsidRPr="00733739">
              <w:rPr>
                <w:strike/>
              </w:rPr>
              <w:t>Поле</w:t>
            </w:r>
            <w:r w:rsidRPr="00733739">
              <w:rPr>
                <w:strike/>
                <w:lang w:val="en-US"/>
              </w:rPr>
              <w:t xml:space="preserve"> «</w:t>
            </w:r>
            <w:r w:rsidRPr="00733739">
              <w:rPr>
                <w:strike/>
              </w:rPr>
              <w:t>Цифровой</w:t>
            </w:r>
            <w:r w:rsidRPr="00733739">
              <w:rPr>
                <w:strike/>
                <w:lang w:val="en-US"/>
              </w:rPr>
              <w:t xml:space="preserve"> </w:t>
            </w:r>
            <w:r w:rsidRPr="00733739">
              <w:rPr>
                <w:strike/>
              </w:rPr>
              <w:t>код</w:t>
            </w:r>
            <w:r w:rsidRPr="00733739">
              <w:rPr>
                <w:strike/>
                <w:lang w:val="en-US"/>
              </w:rPr>
              <w:t xml:space="preserve"> </w:t>
            </w:r>
            <w:r w:rsidRPr="00733739">
              <w:rPr>
                <w:strike/>
              </w:rPr>
              <w:t>страны</w:t>
            </w:r>
            <w:r w:rsidRPr="00733739">
              <w:rPr>
                <w:strike/>
                <w:lang w:val="en-US"/>
              </w:rPr>
              <w:t>» (products/product/drugPurchaseObjectInfo/drugInfoUsingReferenceIn-fo/MNNsInfo/MNNInfo/positionsTradeName/positionTradeName/positionTradeNameUsingTextForm/registrationNumbersInfo/originCountryInfo/countryCode)</w:t>
            </w:r>
          </w:p>
        </w:tc>
        <w:tc>
          <w:tcPr>
            <w:tcW w:w="1526" w:type="pct"/>
            <w:gridSpan w:val="4"/>
          </w:tcPr>
          <w:p w14:paraId="72753E5E" w14:textId="77777777" w:rsidR="00056C63" w:rsidRDefault="00056C63" w:rsidP="00056C63">
            <w:pPr>
              <w:pStyle w:val="ad"/>
              <w:jc w:val="left"/>
            </w:pPr>
            <w:r w:rsidRPr="00D86B4C">
              <w:lastRenderedPageBreak/>
              <w:t>Контролируется наличие значения в справочнике «Общероссийский классификатор стран мира (ОКСМ)» (nsiOKSM)</w:t>
            </w:r>
          </w:p>
          <w:p w14:paraId="249C41F7" w14:textId="77777777" w:rsidR="000C2C98" w:rsidRDefault="000C2C98" w:rsidP="00056C63">
            <w:pPr>
              <w:pStyle w:val="ad"/>
              <w:jc w:val="left"/>
            </w:pPr>
          </w:p>
          <w:p w14:paraId="2F14AC68" w14:textId="16E68580" w:rsidR="000C2C98" w:rsidRPr="00D86B4C" w:rsidRDefault="000C2C98" w:rsidP="00056C63">
            <w:pPr>
              <w:pStyle w:val="ad"/>
              <w:jc w:val="left"/>
            </w:pPr>
          </w:p>
        </w:tc>
        <w:tc>
          <w:tcPr>
            <w:tcW w:w="1343" w:type="pct"/>
            <w:gridSpan w:val="2"/>
          </w:tcPr>
          <w:p w14:paraId="4726E840" w14:textId="55902190" w:rsidR="00056C63" w:rsidRPr="00BF2163" w:rsidRDefault="00056C63" w:rsidP="00056C63">
            <w:pPr>
              <w:pStyle w:val="ad"/>
              <w:jc w:val="left"/>
            </w:pPr>
            <w:r>
              <w:t>Код</w:t>
            </w:r>
            <w:r w:rsidRPr="00BF2163">
              <w:t xml:space="preserve"> &lt;</w:t>
            </w:r>
            <w:r>
              <w:t>значение проверяемого поля</w:t>
            </w:r>
            <w:r w:rsidRPr="00BF2163">
              <w:t xml:space="preserve">&gt; </w:t>
            </w:r>
            <w:r>
              <w:t>указанный</w:t>
            </w:r>
            <w:r w:rsidRPr="00BF2163">
              <w:t xml:space="preserve"> </w:t>
            </w:r>
            <w:r>
              <w:t>в</w:t>
            </w:r>
            <w:r w:rsidRPr="00BF2163">
              <w:t xml:space="preserve"> </w:t>
            </w:r>
            <w:r>
              <w:t>поле</w:t>
            </w:r>
            <w:r w:rsidRPr="00BF2163">
              <w:t xml:space="preserve"> </w:t>
            </w:r>
            <w:r w:rsidRPr="00D86B4C">
              <w:rPr>
                <w:lang w:val="en-US"/>
              </w:rPr>
              <w:t>products</w:t>
            </w:r>
            <w:r w:rsidRPr="00BF2163">
              <w:t>/</w:t>
            </w:r>
            <w:r w:rsidRPr="00D86B4C">
              <w:rPr>
                <w:lang w:val="en-US"/>
              </w:rPr>
              <w:t>prod</w:t>
            </w:r>
            <w:r>
              <w:rPr>
                <w:lang w:val="en-US"/>
              </w:rPr>
              <w:t>uct</w:t>
            </w:r>
            <w:r w:rsidRPr="00BF2163">
              <w:t>/</w:t>
            </w:r>
            <w:r>
              <w:rPr>
                <w:lang w:val="en-US"/>
              </w:rPr>
              <w:t>originCountrie</w:t>
            </w:r>
            <w:r w:rsidRPr="00BF2163">
              <w:t>/</w:t>
            </w:r>
            <w:r>
              <w:rPr>
                <w:lang w:val="en-US"/>
              </w:rPr>
              <w:t>countryCode</w:t>
            </w:r>
            <w:r>
              <w:t xml:space="preserve"> не найден в справочнике </w:t>
            </w:r>
            <w:r w:rsidRPr="00D86B4C">
              <w:t>«Общероссийский классификатор стран мира (ОКСМ)» (nsiOKSM)</w:t>
            </w:r>
          </w:p>
        </w:tc>
      </w:tr>
      <w:tr w:rsidR="00056C63" w:rsidRPr="00BF2163" w14:paraId="133C91BB" w14:textId="77777777" w:rsidTr="00AA184A">
        <w:trPr>
          <w:trHeight w:val="348"/>
        </w:trPr>
        <w:tc>
          <w:tcPr>
            <w:tcW w:w="815" w:type="pct"/>
          </w:tcPr>
          <w:p w14:paraId="19609751" w14:textId="50150F02" w:rsidR="00056C63" w:rsidRPr="00BF2163" w:rsidRDefault="00056C63" w:rsidP="00056C63">
            <w:pPr>
              <w:pStyle w:val="ad"/>
              <w:jc w:val="left"/>
            </w:pPr>
            <w:r w:rsidRPr="00914E1F">
              <w:t>РК_ИК_029</w:t>
            </w:r>
            <w:r>
              <w:t>9</w:t>
            </w:r>
          </w:p>
        </w:tc>
        <w:tc>
          <w:tcPr>
            <w:tcW w:w="238" w:type="pct"/>
            <w:gridSpan w:val="2"/>
          </w:tcPr>
          <w:p w14:paraId="2999B43A" w14:textId="77777777" w:rsidR="00056C63" w:rsidRPr="00633248" w:rsidRDefault="00056C63" w:rsidP="00056C63">
            <w:pPr>
              <w:pStyle w:val="ad"/>
              <w:jc w:val="left"/>
            </w:pPr>
          </w:p>
        </w:tc>
        <w:tc>
          <w:tcPr>
            <w:tcW w:w="1078" w:type="pct"/>
            <w:gridSpan w:val="3"/>
          </w:tcPr>
          <w:p w14:paraId="08A3D896" w14:textId="082178F5" w:rsidR="00056C63" w:rsidRPr="00D86B4C" w:rsidRDefault="00056C63" w:rsidP="00056C63">
            <w:pPr>
              <w:pStyle w:val="ad"/>
              <w:jc w:val="left"/>
            </w:pPr>
            <w:r>
              <w:t>«</w:t>
            </w:r>
            <w:r w:rsidRPr="00D0272A">
              <w:t>Уникальный идентификатор объекта закупки</w:t>
            </w:r>
            <w:r>
              <w:t>» (</w:t>
            </w:r>
            <w:r w:rsidRPr="00914E1F">
              <w:t>products/product/</w:t>
            </w:r>
            <w:r w:rsidRPr="00193885">
              <w:t>parentContractSubject</w:t>
            </w:r>
            <w:r w:rsidRPr="00914E1F">
              <w:t>/sid</w:t>
            </w:r>
            <w:r>
              <w:t>)</w:t>
            </w:r>
          </w:p>
        </w:tc>
        <w:tc>
          <w:tcPr>
            <w:tcW w:w="1526" w:type="pct"/>
            <w:gridSpan w:val="4"/>
          </w:tcPr>
          <w:p w14:paraId="10B898DC" w14:textId="1F3CE831" w:rsidR="00056C63" w:rsidRPr="00360D67" w:rsidRDefault="00056C63" w:rsidP="00056C63">
            <w:pPr>
              <w:pStyle w:val="ad"/>
              <w:jc w:val="left"/>
            </w:pPr>
            <w:r>
              <w:t>Проверяем, что в принимаемом пакете в блоке «Объект закупки</w:t>
            </w:r>
            <w:r w:rsidRPr="004C295C">
              <w:t>, имеющий соподчиненные объекты закупки</w:t>
            </w:r>
            <w:r>
              <w:t>» (</w:t>
            </w:r>
            <w:r w:rsidRPr="004C295C">
              <w:t>products/parentProduct</w:t>
            </w:r>
            <w:r>
              <w:t xml:space="preserve">) существует ОЗ с указанным </w:t>
            </w:r>
            <w:r w:rsidRPr="00914E1F">
              <w:t>sid</w:t>
            </w:r>
            <w:r>
              <w:t>, иначе срабатывает контроль</w:t>
            </w:r>
          </w:p>
        </w:tc>
        <w:tc>
          <w:tcPr>
            <w:tcW w:w="1343" w:type="pct"/>
            <w:gridSpan w:val="2"/>
          </w:tcPr>
          <w:p w14:paraId="14CCE367" w14:textId="34C2351F" w:rsidR="00056C63" w:rsidRDefault="00056C63" w:rsidP="00056C63">
            <w:pPr>
              <w:pStyle w:val="ad"/>
              <w:jc w:val="left"/>
            </w:pPr>
            <w:r>
              <w:t>В принимаемом документе не найден родительский объект закупки с у</w:t>
            </w:r>
            <w:r w:rsidRPr="00914E1F">
              <w:t>никальны</w:t>
            </w:r>
            <w:r>
              <w:t>м</w:t>
            </w:r>
            <w:r w:rsidRPr="00914E1F">
              <w:t xml:space="preserve"> идентификатор</w:t>
            </w:r>
            <w:r>
              <w:t>ом</w:t>
            </w:r>
            <w:r w:rsidRPr="00914E1F">
              <w:t xml:space="preserve"> </w:t>
            </w:r>
            <w:r w:rsidRPr="00360D67">
              <w:t>&lt;</w:t>
            </w:r>
            <w:r>
              <w:t>значение проверяемого поля</w:t>
            </w:r>
            <w:r w:rsidRPr="00360D67">
              <w:t>&gt;</w:t>
            </w:r>
            <w:r>
              <w:t>. Ожидается, что в поле «</w:t>
            </w:r>
            <w:r w:rsidRPr="00914E1F">
              <w:t>Уникальный идентификатор предмета контракта</w:t>
            </w:r>
            <w:r>
              <w:t>» (</w:t>
            </w:r>
            <w:r w:rsidRPr="00914E1F">
              <w:t>products/product/</w:t>
            </w:r>
            <w:r w:rsidRPr="00193885">
              <w:t>parentContractSubject</w:t>
            </w:r>
            <w:r w:rsidRPr="00914E1F">
              <w:t>/sid</w:t>
            </w:r>
            <w:r>
              <w:t>) будет указана ссылка на родительский объект закупки из принимаемого документа.</w:t>
            </w:r>
          </w:p>
        </w:tc>
      </w:tr>
      <w:tr w:rsidR="00056C63" w:rsidRPr="00360D67" w14:paraId="7E2E7B9D" w14:textId="77777777" w:rsidTr="00AA184A">
        <w:trPr>
          <w:trHeight w:val="348"/>
        </w:trPr>
        <w:tc>
          <w:tcPr>
            <w:tcW w:w="815" w:type="pct"/>
          </w:tcPr>
          <w:p w14:paraId="559EDC24" w14:textId="5EE8B963" w:rsidR="00056C63" w:rsidRPr="00914E1F" w:rsidRDefault="00056C63" w:rsidP="00056C63">
            <w:pPr>
              <w:pStyle w:val="ad"/>
              <w:jc w:val="left"/>
            </w:pPr>
            <w:r w:rsidRPr="00914E1F">
              <w:t>РК_ИК_0</w:t>
            </w:r>
            <w:r>
              <w:t>300</w:t>
            </w:r>
          </w:p>
        </w:tc>
        <w:tc>
          <w:tcPr>
            <w:tcW w:w="238" w:type="pct"/>
            <w:gridSpan w:val="2"/>
          </w:tcPr>
          <w:p w14:paraId="4A702572" w14:textId="77777777" w:rsidR="00056C63" w:rsidRPr="00633248" w:rsidRDefault="00056C63" w:rsidP="00056C63">
            <w:pPr>
              <w:pStyle w:val="ad"/>
              <w:jc w:val="left"/>
            </w:pPr>
          </w:p>
        </w:tc>
        <w:tc>
          <w:tcPr>
            <w:tcW w:w="1078" w:type="pct"/>
            <w:gridSpan w:val="3"/>
          </w:tcPr>
          <w:p w14:paraId="4B59747C" w14:textId="2D1E7380" w:rsidR="00056C63" w:rsidRPr="00360D67" w:rsidRDefault="00056C63" w:rsidP="00056C63">
            <w:pPr>
              <w:pStyle w:val="ad"/>
              <w:jc w:val="left"/>
              <w:rPr>
                <w:lang w:val="en-US"/>
              </w:rPr>
            </w:pPr>
            <w:r w:rsidRPr="00360D67">
              <w:rPr>
                <w:lang w:val="en-US"/>
              </w:rPr>
              <w:t>«</w:t>
            </w:r>
            <w:r w:rsidRPr="00914E1F">
              <w:t>Внешний</w:t>
            </w:r>
            <w:r w:rsidRPr="00360D67">
              <w:rPr>
                <w:lang w:val="en-US"/>
              </w:rPr>
              <w:t xml:space="preserve"> </w:t>
            </w:r>
            <w:r w:rsidRPr="00914E1F">
              <w:t>идентификатор</w:t>
            </w:r>
            <w:r w:rsidRPr="00360D67">
              <w:rPr>
                <w:lang w:val="en-US"/>
              </w:rPr>
              <w:t xml:space="preserve"> </w:t>
            </w:r>
            <w:r w:rsidRPr="00914E1F">
              <w:t>объекта</w:t>
            </w:r>
            <w:r w:rsidRPr="00360D67">
              <w:rPr>
                <w:lang w:val="en-US"/>
              </w:rPr>
              <w:t xml:space="preserve"> </w:t>
            </w:r>
            <w:r w:rsidRPr="00914E1F">
              <w:lastRenderedPageBreak/>
              <w:t>закупки</w:t>
            </w:r>
            <w:r w:rsidRPr="00360D67">
              <w:rPr>
                <w:lang w:val="en-US"/>
              </w:rPr>
              <w:t>» (products/product/</w:t>
            </w:r>
            <w:r w:rsidRPr="00193885">
              <w:rPr>
                <w:lang w:val="en-US"/>
              </w:rPr>
              <w:t>parentContractSubject</w:t>
            </w:r>
            <w:r w:rsidRPr="00360D67">
              <w:rPr>
                <w:lang w:val="en-US"/>
              </w:rPr>
              <w:t>/externalSid)</w:t>
            </w:r>
          </w:p>
        </w:tc>
        <w:tc>
          <w:tcPr>
            <w:tcW w:w="1526" w:type="pct"/>
            <w:gridSpan w:val="4"/>
          </w:tcPr>
          <w:p w14:paraId="41D68C5E" w14:textId="0BE735AB" w:rsidR="00056C63" w:rsidRPr="00360D67" w:rsidRDefault="00056C63" w:rsidP="00056C63">
            <w:pPr>
              <w:pStyle w:val="ad"/>
              <w:jc w:val="left"/>
            </w:pPr>
            <w:r>
              <w:lastRenderedPageBreak/>
              <w:t>Проверяем, что в принимаемом пакете в блоке «Объ</w:t>
            </w:r>
            <w:r>
              <w:lastRenderedPageBreak/>
              <w:t>ект закупки</w:t>
            </w:r>
            <w:r w:rsidRPr="004C295C">
              <w:t>, имеющий соподчиненные объекты закупки</w:t>
            </w:r>
            <w:r>
              <w:t>» (</w:t>
            </w:r>
            <w:r w:rsidRPr="004C295C">
              <w:t>products/parentProduct</w:t>
            </w:r>
            <w:r>
              <w:t xml:space="preserve">) существует ОЗ с указанным </w:t>
            </w:r>
            <w:r w:rsidRPr="00914E1F">
              <w:t>externalSid</w:t>
            </w:r>
            <w:r>
              <w:t>, иначе срабатывает контроль</w:t>
            </w:r>
          </w:p>
        </w:tc>
        <w:tc>
          <w:tcPr>
            <w:tcW w:w="1343" w:type="pct"/>
            <w:gridSpan w:val="2"/>
          </w:tcPr>
          <w:p w14:paraId="5ED3CB63" w14:textId="655C305D" w:rsidR="00056C63" w:rsidRPr="00360D67" w:rsidRDefault="00056C63" w:rsidP="00056C63">
            <w:pPr>
              <w:pStyle w:val="ad"/>
              <w:jc w:val="left"/>
            </w:pPr>
            <w:r>
              <w:lastRenderedPageBreak/>
              <w:t>В принимаемом документе не найден роди</w:t>
            </w:r>
            <w:r>
              <w:lastRenderedPageBreak/>
              <w:t>тельский объект закупки с внешним</w:t>
            </w:r>
            <w:r w:rsidRPr="00914E1F">
              <w:t xml:space="preserve"> идентификатор</w:t>
            </w:r>
            <w:r>
              <w:t>ом</w:t>
            </w:r>
            <w:r w:rsidRPr="00914E1F">
              <w:t xml:space="preserve"> </w:t>
            </w:r>
            <w:r w:rsidRPr="00360D67">
              <w:t>&lt;</w:t>
            </w:r>
            <w:r>
              <w:t>значение проверяемого поля</w:t>
            </w:r>
            <w:r w:rsidRPr="00360D67">
              <w:t>&gt;</w:t>
            </w:r>
            <w:r>
              <w:t xml:space="preserve">. Ожидается, что в поле </w:t>
            </w:r>
            <w:r w:rsidRPr="0077684A">
              <w:t>«</w:t>
            </w:r>
            <w:r w:rsidRPr="00914E1F">
              <w:t>Внешний</w:t>
            </w:r>
            <w:r w:rsidRPr="0077684A">
              <w:t xml:space="preserve"> </w:t>
            </w:r>
            <w:r w:rsidRPr="00914E1F">
              <w:t>идентификатор</w:t>
            </w:r>
            <w:r w:rsidRPr="0077684A">
              <w:t xml:space="preserve"> </w:t>
            </w:r>
            <w:r w:rsidRPr="00914E1F">
              <w:t>объекта</w:t>
            </w:r>
            <w:r w:rsidRPr="0077684A">
              <w:t xml:space="preserve"> </w:t>
            </w:r>
            <w:r w:rsidRPr="00914E1F">
              <w:t>закупки</w:t>
            </w:r>
            <w:r w:rsidRPr="0077684A">
              <w:t>» (</w:t>
            </w:r>
            <w:r w:rsidRPr="00360D67">
              <w:rPr>
                <w:lang w:val="en-US"/>
              </w:rPr>
              <w:t>products</w:t>
            </w:r>
            <w:r w:rsidRPr="0077684A">
              <w:t>/</w:t>
            </w:r>
            <w:r w:rsidRPr="00360D67">
              <w:rPr>
                <w:lang w:val="en-US"/>
              </w:rPr>
              <w:t>product</w:t>
            </w:r>
            <w:r w:rsidRPr="0077684A">
              <w:t>/</w:t>
            </w:r>
            <w:r w:rsidRPr="00193885">
              <w:rPr>
                <w:lang w:val="en-US"/>
              </w:rPr>
              <w:t>parentContractSubject</w:t>
            </w:r>
            <w:r w:rsidRPr="0077684A">
              <w:t>/</w:t>
            </w:r>
            <w:r w:rsidRPr="00360D67">
              <w:rPr>
                <w:lang w:val="en-US"/>
              </w:rPr>
              <w:t>externalSid</w:t>
            </w:r>
            <w:r w:rsidRPr="0077684A">
              <w:t>)</w:t>
            </w:r>
            <w:r>
              <w:t xml:space="preserve"> будет указана ссылка на родительский объект закупки из принимаемого документа.</w:t>
            </w:r>
          </w:p>
        </w:tc>
      </w:tr>
      <w:tr w:rsidR="00056C63" w:rsidRPr="00360D67" w14:paraId="6D97BE3D" w14:textId="77777777" w:rsidTr="00AA184A">
        <w:trPr>
          <w:trHeight w:val="348"/>
        </w:trPr>
        <w:tc>
          <w:tcPr>
            <w:tcW w:w="815" w:type="pct"/>
          </w:tcPr>
          <w:p w14:paraId="14A77E12" w14:textId="6FDD609B" w:rsidR="00056C63" w:rsidRPr="00914E1F" w:rsidRDefault="00056C63" w:rsidP="00056C63">
            <w:pPr>
              <w:pStyle w:val="ad"/>
              <w:jc w:val="left"/>
            </w:pPr>
            <w:r w:rsidRPr="009911D8">
              <w:lastRenderedPageBreak/>
              <w:t>РК_ИК_0385</w:t>
            </w:r>
          </w:p>
        </w:tc>
        <w:tc>
          <w:tcPr>
            <w:tcW w:w="238" w:type="pct"/>
            <w:gridSpan w:val="2"/>
          </w:tcPr>
          <w:p w14:paraId="789C353A" w14:textId="77777777" w:rsidR="00056C63" w:rsidRPr="00633248" w:rsidRDefault="00056C63" w:rsidP="00056C63">
            <w:pPr>
              <w:pStyle w:val="ad"/>
              <w:jc w:val="left"/>
            </w:pPr>
          </w:p>
        </w:tc>
        <w:tc>
          <w:tcPr>
            <w:tcW w:w="1078" w:type="pct"/>
            <w:gridSpan w:val="3"/>
          </w:tcPr>
          <w:p w14:paraId="1BB2F738" w14:textId="14CE89A3" w:rsidR="00056C63" w:rsidRPr="00360D67" w:rsidRDefault="00056C63" w:rsidP="00056C63">
            <w:pPr>
              <w:pStyle w:val="ad"/>
              <w:jc w:val="left"/>
              <w:rPr>
                <w:lang w:val="en-US"/>
              </w:rPr>
            </w:pPr>
            <w:r w:rsidRPr="00DF51E3">
              <w:rPr>
                <w:lang w:val="en-US"/>
              </w:rPr>
              <w:t>«</w:t>
            </w:r>
            <w:r w:rsidRPr="00DF51E3">
              <w:t>Внешний</w:t>
            </w:r>
            <w:r w:rsidRPr="00DF51E3">
              <w:rPr>
                <w:lang w:val="en-US"/>
              </w:rPr>
              <w:t xml:space="preserve"> </w:t>
            </w:r>
            <w:r w:rsidRPr="00DF51E3">
              <w:t>идентификатор</w:t>
            </w:r>
            <w:r w:rsidRPr="00DF51E3">
              <w:rPr>
                <w:lang w:val="en-US"/>
              </w:rPr>
              <w:t xml:space="preserve"> </w:t>
            </w:r>
            <w:r w:rsidRPr="00DF51E3">
              <w:t>лекарственного</w:t>
            </w:r>
            <w:r w:rsidRPr="00DF51E3">
              <w:rPr>
                <w:lang w:val="en-US"/>
              </w:rPr>
              <w:t xml:space="preserve"> </w:t>
            </w:r>
            <w:r w:rsidRPr="00DF51E3">
              <w:t>препарата</w:t>
            </w:r>
            <w:r w:rsidRPr="00DF51E3">
              <w:rPr>
                <w:lang w:val="en-US"/>
              </w:rPr>
              <w:t>» (products/product/drugPurchaseObjectInfo/drugInfoUsingReferenceInfo/MNNsInfo/MNNInfo/positionsTradeName/positionTradeName/externalSid</w:t>
            </w:r>
            <w:r>
              <w:rPr>
                <w:lang w:val="en-US"/>
              </w:rPr>
              <w:t xml:space="preserve"> </w:t>
            </w:r>
            <w:r>
              <w:t>и</w:t>
            </w:r>
            <w:r w:rsidRPr="00DF51E3">
              <w:rPr>
                <w:lang w:val="en-US"/>
              </w:rPr>
              <w:t xml:space="preserve"> products/product/drugPurchaseObjectInfo/drugInfoUsingReferenceInfo/MNNsInfo/MNNInfo/positionsTradeName/positionTradeName/positionTradeNameUsingTextForm/externalSid)</w:t>
            </w:r>
          </w:p>
        </w:tc>
        <w:tc>
          <w:tcPr>
            <w:tcW w:w="1526" w:type="pct"/>
            <w:gridSpan w:val="4"/>
          </w:tcPr>
          <w:p w14:paraId="3BC2F0A4" w14:textId="528300AA" w:rsidR="00056C63" w:rsidRDefault="00056C63" w:rsidP="00056C63">
            <w:pPr>
              <w:pStyle w:val="ad"/>
              <w:jc w:val="left"/>
            </w:pPr>
            <w:r>
              <w:t>Значения, указанные в проверяемых полях, должны быть уникальными в рамках и</w:t>
            </w:r>
            <w:r w:rsidRPr="004C3D29">
              <w:t>нформаци</w:t>
            </w:r>
            <w:r>
              <w:t xml:space="preserve">и </w:t>
            </w:r>
            <w:r w:rsidRPr="004C3D29">
              <w:t>о заключенном контракте</w:t>
            </w:r>
            <w:r>
              <w:t xml:space="preserve"> в рамках версии</w:t>
            </w:r>
          </w:p>
        </w:tc>
        <w:tc>
          <w:tcPr>
            <w:tcW w:w="1343" w:type="pct"/>
            <w:gridSpan w:val="2"/>
          </w:tcPr>
          <w:p w14:paraId="4096A07D" w14:textId="06BD5A6B" w:rsidR="00056C63" w:rsidRDefault="00056C63" w:rsidP="00056C63">
            <w:pPr>
              <w:pStyle w:val="ad"/>
              <w:jc w:val="left"/>
            </w:pPr>
            <w:r>
              <w:t xml:space="preserve">Значения, задаваемые в полях </w:t>
            </w:r>
            <w:r w:rsidRPr="00DF51E3">
              <w:t>«Внешний идентификатор лекарственного препарата» (</w:t>
            </w:r>
            <w:r w:rsidRPr="00DF51E3">
              <w:rPr>
                <w:lang w:val="en-US"/>
              </w:rPr>
              <w:t>products</w:t>
            </w:r>
            <w:r w:rsidRPr="00DF51E3">
              <w:t>/</w:t>
            </w:r>
            <w:r w:rsidRPr="00DF51E3">
              <w:rPr>
                <w:lang w:val="en-US"/>
              </w:rPr>
              <w:t>product</w:t>
            </w:r>
            <w:r w:rsidRPr="00DF51E3">
              <w:t>/</w:t>
            </w:r>
            <w:r w:rsidRPr="00DF51E3">
              <w:rPr>
                <w:lang w:val="en-US"/>
              </w:rPr>
              <w:t>drugPurchaseObjectInfo</w:t>
            </w:r>
            <w:r w:rsidRPr="00DF51E3">
              <w:t>/</w:t>
            </w:r>
            <w:r w:rsidRPr="00DF51E3">
              <w:rPr>
                <w:lang w:val="en-US"/>
              </w:rPr>
              <w:t>drugInfoUsingReferenceInfo</w:t>
            </w:r>
            <w:r w:rsidRPr="00DF51E3">
              <w:t>/</w:t>
            </w:r>
            <w:r w:rsidRPr="00DF51E3">
              <w:rPr>
                <w:lang w:val="en-US"/>
              </w:rPr>
              <w:t>MNNsInfo</w:t>
            </w:r>
            <w:r w:rsidRPr="00DF51E3">
              <w:t>/</w:t>
            </w:r>
            <w:r w:rsidRPr="00DF51E3">
              <w:rPr>
                <w:lang w:val="en-US"/>
              </w:rPr>
              <w:t>MNNInfo</w:t>
            </w:r>
            <w:r w:rsidRPr="00DF51E3">
              <w:t>/</w:t>
            </w:r>
            <w:r w:rsidRPr="00DF51E3">
              <w:rPr>
                <w:lang w:val="en-US"/>
              </w:rPr>
              <w:t>positionsTradeName</w:t>
            </w:r>
            <w:r w:rsidRPr="00DF51E3">
              <w:t>/</w:t>
            </w:r>
            <w:r w:rsidRPr="00DF51E3">
              <w:rPr>
                <w:lang w:val="en-US"/>
              </w:rPr>
              <w:t>positionTradeName</w:t>
            </w:r>
            <w:r w:rsidRPr="00DF51E3">
              <w:t>/</w:t>
            </w:r>
            <w:r w:rsidRPr="00DF51E3">
              <w:rPr>
                <w:lang w:val="en-US"/>
              </w:rPr>
              <w:t>externalSid</w:t>
            </w:r>
            <w:r w:rsidRPr="00DF51E3">
              <w:t xml:space="preserve"> </w:t>
            </w:r>
            <w:r>
              <w:t>и</w:t>
            </w:r>
            <w:r w:rsidRPr="00DF51E3">
              <w:t xml:space="preserve"> </w:t>
            </w:r>
            <w:r w:rsidRPr="00DF51E3">
              <w:rPr>
                <w:lang w:val="en-US"/>
              </w:rPr>
              <w:t>products</w:t>
            </w:r>
            <w:r w:rsidRPr="00DF51E3">
              <w:t>/</w:t>
            </w:r>
            <w:r w:rsidRPr="00DF51E3">
              <w:rPr>
                <w:lang w:val="en-US"/>
              </w:rPr>
              <w:t>product</w:t>
            </w:r>
            <w:r w:rsidRPr="00DF51E3">
              <w:t>/</w:t>
            </w:r>
            <w:r w:rsidRPr="00DF51E3">
              <w:rPr>
                <w:lang w:val="en-US"/>
              </w:rPr>
              <w:t>drugPurchaseObjectInfo</w:t>
            </w:r>
            <w:r w:rsidRPr="00DF51E3">
              <w:t>/</w:t>
            </w:r>
            <w:r w:rsidRPr="00DF51E3">
              <w:rPr>
                <w:lang w:val="en-US"/>
              </w:rPr>
              <w:t>drugInfoUsingReferenceInfo</w:t>
            </w:r>
            <w:r w:rsidRPr="00DF51E3">
              <w:t>/</w:t>
            </w:r>
            <w:r w:rsidRPr="00DF51E3">
              <w:rPr>
                <w:lang w:val="en-US"/>
              </w:rPr>
              <w:t>MNNsInfo</w:t>
            </w:r>
            <w:r w:rsidRPr="00DF51E3">
              <w:t>/</w:t>
            </w:r>
            <w:r w:rsidRPr="00DF51E3">
              <w:rPr>
                <w:lang w:val="en-US"/>
              </w:rPr>
              <w:t>MNNInfo</w:t>
            </w:r>
            <w:r w:rsidRPr="00DF51E3">
              <w:t>/</w:t>
            </w:r>
            <w:r w:rsidRPr="00DF51E3">
              <w:rPr>
                <w:lang w:val="en-US"/>
              </w:rPr>
              <w:t>positionsTradeName</w:t>
            </w:r>
            <w:r w:rsidRPr="00DF51E3">
              <w:t>/</w:t>
            </w:r>
            <w:r w:rsidRPr="00DF51E3">
              <w:rPr>
                <w:lang w:val="en-US"/>
              </w:rPr>
              <w:t>positionTradeName</w:t>
            </w:r>
            <w:r w:rsidRPr="00DF51E3">
              <w:t>/</w:t>
            </w:r>
            <w:r w:rsidRPr="00DF51E3">
              <w:rPr>
                <w:lang w:val="en-US"/>
              </w:rPr>
              <w:t>positionTradeNameUsingTextForm</w:t>
            </w:r>
            <w:r w:rsidRPr="00DF51E3">
              <w:t>/</w:t>
            </w:r>
            <w:r w:rsidRPr="00DF51E3">
              <w:rPr>
                <w:lang w:val="en-US"/>
              </w:rPr>
              <w:t>externalSid</w:t>
            </w:r>
            <w:r w:rsidRPr="00DF51E3">
              <w:t>)</w:t>
            </w:r>
            <w:r>
              <w:t>, должны быть уникальными в рамках и</w:t>
            </w:r>
            <w:r w:rsidRPr="004C3D29">
              <w:t>нформаци</w:t>
            </w:r>
            <w:r>
              <w:t xml:space="preserve">и </w:t>
            </w:r>
            <w:r w:rsidRPr="004C3D29">
              <w:t>о заключенном контракте</w:t>
            </w:r>
            <w:r>
              <w:t xml:space="preserve"> с реестровым номером </w:t>
            </w:r>
            <w:r w:rsidRPr="004C3D29">
              <w:t>&lt;regNum&gt;</w:t>
            </w:r>
          </w:p>
        </w:tc>
      </w:tr>
      <w:tr w:rsidR="00056C63" w:rsidRPr="00360D67" w14:paraId="58D667C5" w14:textId="77777777" w:rsidTr="00AA184A">
        <w:trPr>
          <w:trHeight w:val="348"/>
        </w:trPr>
        <w:tc>
          <w:tcPr>
            <w:tcW w:w="815" w:type="pct"/>
          </w:tcPr>
          <w:p w14:paraId="60790A07" w14:textId="2E718FA1" w:rsidR="00056C63" w:rsidRPr="00914E1F" w:rsidRDefault="00056C63" w:rsidP="00056C63">
            <w:pPr>
              <w:pStyle w:val="ad"/>
              <w:jc w:val="left"/>
            </w:pPr>
            <w:r w:rsidRPr="009911D8">
              <w:t>РК_ИК_038</w:t>
            </w:r>
            <w:r>
              <w:t>6</w:t>
            </w:r>
          </w:p>
        </w:tc>
        <w:tc>
          <w:tcPr>
            <w:tcW w:w="238" w:type="pct"/>
            <w:gridSpan w:val="2"/>
          </w:tcPr>
          <w:p w14:paraId="1E82A947" w14:textId="77777777" w:rsidR="00056C63" w:rsidRPr="00633248" w:rsidRDefault="00056C63" w:rsidP="00056C63">
            <w:pPr>
              <w:pStyle w:val="ad"/>
              <w:jc w:val="left"/>
            </w:pPr>
          </w:p>
        </w:tc>
        <w:tc>
          <w:tcPr>
            <w:tcW w:w="1078" w:type="pct"/>
            <w:gridSpan w:val="3"/>
          </w:tcPr>
          <w:p w14:paraId="15A4D081" w14:textId="29427A7D" w:rsidR="00056C63" w:rsidRPr="00360D67" w:rsidRDefault="00056C63" w:rsidP="00056C63">
            <w:pPr>
              <w:pStyle w:val="ad"/>
              <w:jc w:val="left"/>
              <w:rPr>
                <w:lang w:val="en-US"/>
              </w:rPr>
            </w:pPr>
            <w:r w:rsidRPr="007F45BE">
              <w:rPr>
                <w:lang w:val="en-US"/>
              </w:rPr>
              <w:t>«</w:t>
            </w:r>
            <w:r w:rsidRPr="00401C0B">
              <w:t>Уникальный</w:t>
            </w:r>
            <w:r w:rsidRPr="007F45BE">
              <w:rPr>
                <w:lang w:val="en-US"/>
              </w:rPr>
              <w:t xml:space="preserve"> </w:t>
            </w:r>
            <w:r w:rsidRPr="00401C0B">
              <w:t>идентификатор</w:t>
            </w:r>
            <w:r w:rsidRPr="007F45BE">
              <w:rPr>
                <w:lang w:val="en-US"/>
              </w:rPr>
              <w:t xml:space="preserve"> </w:t>
            </w:r>
            <w:r w:rsidRPr="00401C0B">
              <w:t>лекарственного</w:t>
            </w:r>
            <w:r w:rsidRPr="007F45BE">
              <w:rPr>
                <w:lang w:val="en-US"/>
              </w:rPr>
              <w:t xml:space="preserve"> </w:t>
            </w:r>
            <w:r w:rsidRPr="00401C0B">
              <w:t>препарата</w:t>
            </w:r>
            <w:r w:rsidRPr="007F45BE">
              <w:rPr>
                <w:lang w:val="en-US"/>
              </w:rPr>
              <w:t xml:space="preserve"> </w:t>
            </w:r>
            <w:r w:rsidRPr="00401C0B">
              <w:t>в</w:t>
            </w:r>
            <w:r w:rsidRPr="007F45BE">
              <w:rPr>
                <w:lang w:val="en-US"/>
              </w:rPr>
              <w:t xml:space="preserve"> </w:t>
            </w:r>
            <w:r w:rsidRPr="00401C0B">
              <w:t>ЕИС</w:t>
            </w:r>
            <w:r w:rsidRPr="007F45BE">
              <w:rPr>
                <w:lang w:val="en-US"/>
              </w:rPr>
              <w:t xml:space="preserve">» </w:t>
            </w:r>
            <w:r w:rsidRPr="00DF51E3">
              <w:rPr>
                <w:lang w:val="en-US"/>
              </w:rPr>
              <w:t>(products/product/drugPurchaseObjectInfo/drugInfoUsingReferenceInfo/MNNsInf</w:t>
            </w:r>
            <w:r w:rsidRPr="00DF51E3">
              <w:rPr>
                <w:lang w:val="en-US"/>
              </w:rPr>
              <w:lastRenderedPageBreak/>
              <w:t>o/MNNInfo/positionsTradeName/positionTradeName/</w:t>
            </w:r>
            <w:r>
              <w:rPr>
                <w:lang w:val="en-US"/>
              </w:rPr>
              <w:t>s</w:t>
            </w:r>
            <w:r w:rsidRPr="00DF51E3">
              <w:rPr>
                <w:lang w:val="en-US"/>
              </w:rPr>
              <w:t>id</w:t>
            </w:r>
            <w:r>
              <w:rPr>
                <w:lang w:val="en-US"/>
              </w:rPr>
              <w:t xml:space="preserve"> </w:t>
            </w:r>
            <w:r>
              <w:t>и</w:t>
            </w:r>
            <w:r w:rsidRPr="00DF51E3">
              <w:rPr>
                <w:lang w:val="en-US"/>
              </w:rPr>
              <w:t xml:space="preserve"> products/product/drugPurchaseObjectInfo/drugInfoUsingReferenceInfo/MNNsInfo/MNNInfo/positionsTradeName/positionTradeName/positionTradeNameUsingTextForm/</w:t>
            </w:r>
            <w:r>
              <w:rPr>
                <w:lang w:val="en-US"/>
              </w:rPr>
              <w:t>s</w:t>
            </w:r>
            <w:r w:rsidRPr="00DF51E3">
              <w:rPr>
                <w:lang w:val="en-US"/>
              </w:rPr>
              <w:t>id)</w:t>
            </w:r>
          </w:p>
        </w:tc>
        <w:tc>
          <w:tcPr>
            <w:tcW w:w="1526" w:type="pct"/>
            <w:gridSpan w:val="4"/>
          </w:tcPr>
          <w:p w14:paraId="6EDF91D1" w14:textId="7661C90D" w:rsidR="00056C63" w:rsidRDefault="00056C63" w:rsidP="00056C63">
            <w:pPr>
              <w:pStyle w:val="ad"/>
              <w:jc w:val="left"/>
            </w:pPr>
            <w:r>
              <w:lastRenderedPageBreak/>
              <w:t>Значения, указанные в проверяемых полях, должны быть уникальными в рамках и</w:t>
            </w:r>
            <w:r w:rsidRPr="004C3D29">
              <w:t>нформаци</w:t>
            </w:r>
            <w:r>
              <w:t xml:space="preserve">и </w:t>
            </w:r>
            <w:r w:rsidRPr="004C3D29">
              <w:t>о заключенном контракте</w:t>
            </w:r>
            <w:r>
              <w:t xml:space="preserve"> в рамках версии</w:t>
            </w:r>
          </w:p>
        </w:tc>
        <w:tc>
          <w:tcPr>
            <w:tcW w:w="1343" w:type="pct"/>
            <w:gridSpan w:val="2"/>
          </w:tcPr>
          <w:p w14:paraId="11E9FE88" w14:textId="206AE80B" w:rsidR="00056C63" w:rsidRDefault="00056C63" w:rsidP="00056C63">
            <w:pPr>
              <w:pStyle w:val="ad"/>
              <w:jc w:val="left"/>
            </w:pPr>
            <w:r>
              <w:t>Лекарственный препарат</w:t>
            </w:r>
            <w:r w:rsidRPr="009F3221">
              <w:t xml:space="preserve"> с </w:t>
            </w:r>
            <w:r>
              <w:t>уникальным</w:t>
            </w:r>
            <w:r w:rsidRPr="009F3221">
              <w:t xml:space="preserve"> идентификатором </w:t>
            </w:r>
            <w:r>
              <w:t xml:space="preserve">в ЕИС </w:t>
            </w:r>
            <w:r w:rsidRPr="009F3221">
              <w:t xml:space="preserve">&lt; Уникальный </w:t>
            </w:r>
            <w:r>
              <w:t>идентификатор в ЕИС &gt;, указанным</w:t>
            </w:r>
            <w:r w:rsidRPr="009F3221">
              <w:t xml:space="preserve"> в поле </w:t>
            </w:r>
            <w:r w:rsidRPr="00401C0B">
              <w:t>«Уникальный идентификатор</w:t>
            </w:r>
            <w:r>
              <w:t xml:space="preserve"> лекарственного препарата в ЕИС</w:t>
            </w:r>
            <w:r w:rsidRPr="00401C0B">
              <w:t xml:space="preserve">» </w:t>
            </w:r>
            <w:r w:rsidRPr="007F45BE">
              <w:t>(</w:t>
            </w:r>
            <w:r w:rsidRPr="00DF51E3">
              <w:rPr>
                <w:lang w:val="en-US"/>
              </w:rPr>
              <w:t>products</w:t>
            </w:r>
            <w:r w:rsidRPr="007F45BE">
              <w:t>/</w:t>
            </w:r>
            <w:r w:rsidRPr="00DF51E3">
              <w:rPr>
                <w:lang w:val="en-US"/>
              </w:rPr>
              <w:t>product</w:t>
            </w:r>
            <w:r w:rsidRPr="007F45BE">
              <w:t>/</w:t>
            </w:r>
            <w:r w:rsidRPr="00DF51E3">
              <w:rPr>
                <w:lang w:val="en-US"/>
              </w:rPr>
              <w:t>drugPu</w:t>
            </w:r>
            <w:r w:rsidRPr="00DF51E3">
              <w:rPr>
                <w:lang w:val="en-US"/>
              </w:rPr>
              <w:lastRenderedPageBreak/>
              <w:t>rchaseObjectInfo</w:t>
            </w:r>
            <w:r w:rsidRPr="007F45BE">
              <w:t>/</w:t>
            </w:r>
            <w:r w:rsidRPr="00DF51E3">
              <w:rPr>
                <w:lang w:val="en-US"/>
              </w:rPr>
              <w:t>drugInfoUsingReferenceInfo</w:t>
            </w:r>
            <w:r w:rsidRPr="007F45BE">
              <w:t>/</w:t>
            </w:r>
            <w:r w:rsidRPr="00DF51E3">
              <w:rPr>
                <w:lang w:val="en-US"/>
              </w:rPr>
              <w:t>MNNsInfo</w:t>
            </w:r>
            <w:r w:rsidRPr="007F45BE">
              <w:t>/</w:t>
            </w:r>
            <w:r w:rsidRPr="00DF51E3">
              <w:rPr>
                <w:lang w:val="en-US"/>
              </w:rPr>
              <w:t>MNNInfo</w:t>
            </w:r>
            <w:r w:rsidRPr="007F45BE">
              <w:t>/</w:t>
            </w:r>
            <w:r w:rsidRPr="00DF51E3">
              <w:rPr>
                <w:lang w:val="en-US"/>
              </w:rPr>
              <w:t>positionsTradeName</w:t>
            </w:r>
            <w:r w:rsidRPr="007F45BE">
              <w:t>/</w:t>
            </w:r>
            <w:r w:rsidRPr="00DF51E3">
              <w:rPr>
                <w:lang w:val="en-US"/>
              </w:rPr>
              <w:t>positionTradeName</w:t>
            </w:r>
            <w:r w:rsidRPr="007F45BE">
              <w:t>/</w:t>
            </w:r>
            <w:r>
              <w:rPr>
                <w:lang w:val="en-US"/>
              </w:rPr>
              <w:t>s</w:t>
            </w:r>
            <w:r w:rsidRPr="00DF51E3">
              <w:rPr>
                <w:lang w:val="en-US"/>
              </w:rPr>
              <w:t>id</w:t>
            </w:r>
            <w:r w:rsidRPr="007F45BE">
              <w:t xml:space="preserve"> </w:t>
            </w:r>
            <w:r>
              <w:t>или</w:t>
            </w:r>
            <w:r w:rsidRPr="007F45BE">
              <w:t xml:space="preserve"> </w:t>
            </w:r>
            <w:r w:rsidRPr="00DF51E3">
              <w:rPr>
                <w:lang w:val="en-US"/>
              </w:rPr>
              <w:t>products</w:t>
            </w:r>
            <w:r w:rsidRPr="007F45BE">
              <w:t>/</w:t>
            </w:r>
            <w:r w:rsidRPr="00DF51E3">
              <w:rPr>
                <w:lang w:val="en-US"/>
              </w:rPr>
              <w:t>product</w:t>
            </w:r>
            <w:r w:rsidRPr="007F45BE">
              <w:t>/</w:t>
            </w:r>
            <w:r w:rsidRPr="00DF51E3">
              <w:rPr>
                <w:lang w:val="en-US"/>
              </w:rPr>
              <w:t>drugPurchaseObjectInfo</w:t>
            </w:r>
            <w:r w:rsidRPr="007F45BE">
              <w:t>/</w:t>
            </w:r>
            <w:r w:rsidRPr="00DF51E3">
              <w:rPr>
                <w:lang w:val="en-US"/>
              </w:rPr>
              <w:t>drugInfoUsingReferenceInfo</w:t>
            </w:r>
            <w:r w:rsidRPr="007F45BE">
              <w:t>/</w:t>
            </w:r>
            <w:r w:rsidRPr="00DF51E3">
              <w:rPr>
                <w:lang w:val="en-US"/>
              </w:rPr>
              <w:t>MNNsInfo</w:t>
            </w:r>
            <w:r w:rsidRPr="007F45BE">
              <w:t>/</w:t>
            </w:r>
            <w:r w:rsidRPr="00DF51E3">
              <w:rPr>
                <w:lang w:val="en-US"/>
              </w:rPr>
              <w:t>MNNInfo</w:t>
            </w:r>
            <w:r w:rsidRPr="007F45BE">
              <w:t>/</w:t>
            </w:r>
            <w:r w:rsidRPr="00DF51E3">
              <w:rPr>
                <w:lang w:val="en-US"/>
              </w:rPr>
              <w:t>positionsTradeName</w:t>
            </w:r>
            <w:r w:rsidRPr="007F45BE">
              <w:t>/</w:t>
            </w:r>
            <w:r w:rsidRPr="00DF51E3">
              <w:rPr>
                <w:lang w:val="en-US"/>
              </w:rPr>
              <w:t>positionTradeName</w:t>
            </w:r>
            <w:r w:rsidRPr="007F45BE">
              <w:t>/</w:t>
            </w:r>
            <w:r w:rsidRPr="00DF51E3">
              <w:rPr>
                <w:lang w:val="en-US"/>
              </w:rPr>
              <w:t>positionTradeNameUsingTextForm</w:t>
            </w:r>
            <w:r w:rsidRPr="007F45BE">
              <w:t>/</w:t>
            </w:r>
            <w:r>
              <w:rPr>
                <w:lang w:val="en-US"/>
              </w:rPr>
              <w:t>s</w:t>
            </w:r>
            <w:r w:rsidRPr="00DF51E3">
              <w:rPr>
                <w:lang w:val="en-US"/>
              </w:rPr>
              <w:t>id</w:t>
            </w:r>
            <w:r w:rsidRPr="007F45BE">
              <w:t xml:space="preserve">), </w:t>
            </w:r>
            <w:r w:rsidRPr="009F3221">
              <w:t>уже</w:t>
            </w:r>
            <w:r w:rsidRPr="007F45BE">
              <w:t xml:space="preserve"> </w:t>
            </w:r>
            <w:r w:rsidRPr="009F3221">
              <w:t>указан</w:t>
            </w:r>
            <w:r w:rsidRPr="007F45BE">
              <w:t xml:space="preserve"> </w:t>
            </w:r>
            <w:r w:rsidRPr="009F3221">
              <w:t>в</w:t>
            </w:r>
            <w:r w:rsidRPr="007F45BE">
              <w:t xml:space="preserve"> </w:t>
            </w:r>
            <w:r w:rsidRPr="009F3221">
              <w:t>принимаемом</w:t>
            </w:r>
            <w:r w:rsidRPr="007F45BE">
              <w:t xml:space="preserve"> </w:t>
            </w:r>
            <w:r w:rsidRPr="009F3221">
              <w:t>документе</w:t>
            </w:r>
          </w:p>
        </w:tc>
      </w:tr>
      <w:tr w:rsidR="00056C63" w:rsidRPr="001D3AF5" w14:paraId="57F18F85" w14:textId="77777777" w:rsidTr="00AA184A">
        <w:trPr>
          <w:trHeight w:val="348"/>
        </w:trPr>
        <w:tc>
          <w:tcPr>
            <w:tcW w:w="815" w:type="pct"/>
          </w:tcPr>
          <w:p w14:paraId="4AE488E4" w14:textId="544390BB" w:rsidR="00056C63" w:rsidRPr="00914E1F" w:rsidRDefault="00056C63" w:rsidP="00056C63">
            <w:pPr>
              <w:pStyle w:val="ad"/>
              <w:jc w:val="left"/>
            </w:pPr>
            <w:r w:rsidRPr="009911D8">
              <w:lastRenderedPageBreak/>
              <w:t>РК_ИК_038</w:t>
            </w:r>
            <w:r>
              <w:t>7</w:t>
            </w:r>
          </w:p>
        </w:tc>
        <w:tc>
          <w:tcPr>
            <w:tcW w:w="238" w:type="pct"/>
            <w:gridSpan w:val="2"/>
          </w:tcPr>
          <w:p w14:paraId="3C647E33" w14:textId="77777777" w:rsidR="00056C63" w:rsidRPr="00633248" w:rsidRDefault="00056C63" w:rsidP="00056C63">
            <w:pPr>
              <w:pStyle w:val="ad"/>
              <w:jc w:val="left"/>
            </w:pPr>
          </w:p>
        </w:tc>
        <w:tc>
          <w:tcPr>
            <w:tcW w:w="1078" w:type="pct"/>
            <w:gridSpan w:val="3"/>
          </w:tcPr>
          <w:p w14:paraId="764A4F87" w14:textId="6D96F42A" w:rsidR="00056C63" w:rsidRPr="00D57C4E" w:rsidRDefault="00056C63" w:rsidP="00056C63">
            <w:pPr>
              <w:pStyle w:val="ad"/>
              <w:jc w:val="left"/>
              <w:rPr>
                <w:lang w:val="en-US"/>
              </w:rPr>
            </w:pPr>
            <w:r w:rsidRPr="007F45BE">
              <w:rPr>
                <w:lang w:val="en-US"/>
              </w:rPr>
              <w:t>«</w:t>
            </w:r>
            <w:r w:rsidRPr="00401C0B">
              <w:t>Уникальный</w:t>
            </w:r>
            <w:r w:rsidRPr="007F45BE">
              <w:rPr>
                <w:lang w:val="en-US"/>
              </w:rPr>
              <w:t xml:space="preserve"> </w:t>
            </w:r>
            <w:r w:rsidRPr="00401C0B">
              <w:t>идентификатор</w:t>
            </w:r>
            <w:r w:rsidRPr="007F45BE">
              <w:rPr>
                <w:lang w:val="en-US"/>
              </w:rPr>
              <w:t xml:space="preserve"> </w:t>
            </w:r>
            <w:r w:rsidRPr="00401C0B">
              <w:t>лекарственного</w:t>
            </w:r>
            <w:r w:rsidRPr="007F45BE">
              <w:rPr>
                <w:lang w:val="en-US"/>
              </w:rPr>
              <w:t xml:space="preserve"> </w:t>
            </w:r>
            <w:r w:rsidRPr="00401C0B">
              <w:t>препарата</w:t>
            </w:r>
            <w:r w:rsidRPr="007F45BE">
              <w:rPr>
                <w:lang w:val="en-US"/>
              </w:rPr>
              <w:t xml:space="preserve"> </w:t>
            </w:r>
            <w:r w:rsidRPr="00401C0B">
              <w:t>в</w:t>
            </w:r>
            <w:r w:rsidRPr="007F45BE">
              <w:rPr>
                <w:lang w:val="en-US"/>
              </w:rPr>
              <w:t xml:space="preserve"> </w:t>
            </w:r>
            <w:r w:rsidRPr="00401C0B">
              <w:t>ЕИС</w:t>
            </w:r>
            <w:r w:rsidRPr="007F45BE">
              <w:rPr>
                <w:lang w:val="en-US"/>
              </w:rPr>
              <w:t xml:space="preserve">» </w:t>
            </w:r>
            <w:r w:rsidRPr="00DF51E3">
              <w:rPr>
                <w:lang w:val="en-US"/>
              </w:rPr>
              <w:t>(products/product/drugPurchaseObjectInfo/drugInfoUsingReferenceInfo/MNNsInfo/MNNInfo/positionsTradeName/positionTradeName/</w:t>
            </w:r>
            <w:r>
              <w:rPr>
                <w:lang w:val="en-US"/>
              </w:rPr>
              <w:t>s</w:t>
            </w:r>
            <w:r w:rsidRPr="00DF51E3">
              <w:rPr>
                <w:lang w:val="en-US"/>
              </w:rPr>
              <w:t>id</w:t>
            </w:r>
            <w:r>
              <w:rPr>
                <w:lang w:val="en-US"/>
              </w:rPr>
              <w:t xml:space="preserve"> </w:t>
            </w:r>
            <w:r>
              <w:t>или</w:t>
            </w:r>
            <w:r w:rsidRPr="00DF51E3">
              <w:rPr>
                <w:lang w:val="en-US"/>
              </w:rPr>
              <w:t xml:space="preserve"> products/product/drugPurchaseObjectInfo/drugInfoUsingReferenceInfo/MNNsInfo/MNNInfo/positionsTradeName/positionTradeName/positionTradeNameUsingTextForm/</w:t>
            </w:r>
            <w:r>
              <w:rPr>
                <w:lang w:val="en-US"/>
              </w:rPr>
              <w:t>s</w:t>
            </w:r>
            <w:r w:rsidRPr="00DF51E3">
              <w:rPr>
                <w:lang w:val="en-US"/>
              </w:rPr>
              <w:t>id)</w:t>
            </w:r>
          </w:p>
        </w:tc>
        <w:tc>
          <w:tcPr>
            <w:tcW w:w="1526" w:type="pct"/>
            <w:gridSpan w:val="4"/>
          </w:tcPr>
          <w:p w14:paraId="44F19249" w14:textId="4C0A05E9" w:rsidR="00056C63" w:rsidRDefault="00056C63" w:rsidP="00056C63">
            <w:pPr>
              <w:pStyle w:val="ad"/>
              <w:jc w:val="left"/>
            </w:pPr>
            <w:r w:rsidRPr="009F3221">
              <w:t>При приеме изменений размещенной версии сведений о контракте</w:t>
            </w:r>
            <w:r>
              <w:t>, если проверяемое поле задано, то проверяется, что в размещенной версии сведений о контракте найден</w:t>
            </w:r>
            <w:r w:rsidRPr="00D57C4E">
              <w:t xml:space="preserve"> </w:t>
            </w:r>
            <w:r>
              <w:t>лекарственный препарат, который идентифицируется совокупностью следующих полей:</w:t>
            </w:r>
          </w:p>
          <w:p w14:paraId="3B463D41" w14:textId="77777777" w:rsidR="00056C63" w:rsidRDefault="00056C63" w:rsidP="00056C63">
            <w:pPr>
              <w:pStyle w:val="ad"/>
              <w:numPr>
                <w:ilvl w:val="0"/>
                <w:numId w:val="154"/>
              </w:numPr>
              <w:ind w:left="306"/>
              <w:jc w:val="left"/>
              <w:rPr>
                <w:lang w:val="en-US"/>
              </w:rPr>
            </w:pPr>
            <w:r w:rsidRPr="007F45BE">
              <w:rPr>
                <w:lang w:val="en-US"/>
              </w:rPr>
              <w:t>«</w:t>
            </w:r>
            <w:r w:rsidRPr="00401C0B">
              <w:t>Уникальный</w:t>
            </w:r>
            <w:r w:rsidRPr="007F45BE">
              <w:rPr>
                <w:lang w:val="en-US"/>
              </w:rPr>
              <w:t xml:space="preserve"> </w:t>
            </w:r>
            <w:r w:rsidRPr="00401C0B">
              <w:t>идентификатор</w:t>
            </w:r>
            <w:r w:rsidRPr="007F45BE">
              <w:rPr>
                <w:lang w:val="en-US"/>
              </w:rPr>
              <w:t xml:space="preserve"> </w:t>
            </w:r>
            <w:r w:rsidRPr="00401C0B">
              <w:t>лекарственного</w:t>
            </w:r>
            <w:r w:rsidRPr="007F45BE">
              <w:rPr>
                <w:lang w:val="en-US"/>
              </w:rPr>
              <w:t xml:space="preserve"> </w:t>
            </w:r>
            <w:r w:rsidRPr="00401C0B">
              <w:t>препарата</w:t>
            </w:r>
            <w:r w:rsidRPr="007F45BE">
              <w:rPr>
                <w:lang w:val="en-US"/>
              </w:rPr>
              <w:t xml:space="preserve"> </w:t>
            </w:r>
            <w:r w:rsidRPr="00401C0B">
              <w:t>в</w:t>
            </w:r>
            <w:r w:rsidRPr="007F45BE">
              <w:rPr>
                <w:lang w:val="en-US"/>
              </w:rPr>
              <w:t xml:space="preserve"> </w:t>
            </w:r>
            <w:r w:rsidRPr="00401C0B">
              <w:t>ЕИС</w:t>
            </w:r>
            <w:r w:rsidRPr="007F45BE">
              <w:rPr>
                <w:lang w:val="en-US"/>
              </w:rPr>
              <w:t xml:space="preserve">» </w:t>
            </w:r>
            <w:r w:rsidRPr="00DF51E3">
              <w:rPr>
                <w:lang w:val="en-US"/>
              </w:rPr>
              <w:t>(products/product/drugPurchaseObjectInfo/drugInfoUsingReferenceInfo/MNNsInfo/MNNInfo/positionsTradeName/positionTradeName/</w:t>
            </w:r>
            <w:r>
              <w:rPr>
                <w:lang w:val="en-US"/>
              </w:rPr>
              <w:t>s</w:t>
            </w:r>
            <w:r w:rsidRPr="00DF51E3">
              <w:rPr>
                <w:lang w:val="en-US"/>
              </w:rPr>
              <w:t>id</w:t>
            </w:r>
            <w:r>
              <w:rPr>
                <w:lang w:val="en-US"/>
              </w:rPr>
              <w:t xml:space="preserve"> </w:t>
            </w:r>
            <w:r>
              <w:t>или</w:t>
            </w:r>
            <w:r w:rsidRPr="00DF51E3">
              <w:rPr>
                <w:lang w:val="en-US"/>
              </w:rPr>
              <w:t xml:space="preserve"> products/product/drugPurchaseObjectInfo/drugInfoUsingReferenceInfo/MNNsInfo/MNNInfo/positionsTradeName/positionTradeName/positionTradeNameUsingTextForm/</w:t>
            </w:r>
            <w:r>
              <w:rPr>
                <w:lang w:val="en-US"/>
              </w:rPr>
              <w:t>s</w:t>
            </w:r>
            <w:r w:rsidRPr="00DF51E3">
              <w:rPr>
                <w:lang w:val="en-US"/>
              </w:rPr>
              <w:t>id)</w:t>
            </w:r>
            <w:r>
              <w:rPr>
                <w:lang w:val="en-US"/>
              </w:rPr>
              <w:t>;</w:t>
            </w:r>
          </w:p>
          <w:p w14:paraId="67AADA5F" w14:textId="77777777" w:rsidR="00056C63" w:rsidRDefault="00056C63" w:rsidP="00056C63">
            <w:pPr>
              <w:pStyle w:val="ad"/>
              <w:numPr>
                <w:ilvl w:val="0"/>
                <w:numId w:val="154"/>
              </w:numPr>
              <w:ind w:left="306"/>
              <w:jc w:val="left"/>
              <w:rPr>
                <w:lang w:val="en-US"/>
              </w:rPr>
            </w:pPr>
            <w:r w:rsidRPr="004701D1">
              <w:t>Уникальный</w:t>
            </w:r>
            <w:r w:rsidRPr="00C62BFC">
              <w:rPr>
                <w:lang w:val="en-US"/>
              </w:rPr>
              <w:t xml:space="preserve"> </w:t>
            </w:r>
            <w:r w:rsidRPr="004701D1">
              <w:t>идентификатор</w:t>
            </w:r>
            <w:r w:rsidRPr="00C62BFC">
              <w:rPr>
                <w:lang w:val="en-US"/>
              </w:rPr>
              <w:t xml:space="preserve"> </w:t>
            </w:r>
            <w:r w:rsidRPr="004701D1">
              <w:t>в</w:t>
            </w:r>
            <w:r w:rsidRPr="00C62BFC">
              <w:rPr>
                <w:lang w:val="en-US"/>
              </w:rPr>
              <w:t xml:space="preserve"> </w:t>
            </w:r>
            <w:r w:rsidRPr="004701D1">
              <w:t>ЕИС</w:t>
            </w:r>
            <w:r w:rsidRPr="00C62BFC">
              <w:rPr>
                <w:lang w:val="en-US"/>
              </w:rPr>
              <w:t xml:space="preserve">» (products/product/sid) </w:t>
            </w:r>
            <w:r>
              <w:t>и</w:t>
            </w:r>
            <w:r w:rsidRPr="00C62BFC">
              <w:rPr>
                <w:lang w:val="en-US"/>
              </w:rPr>
              <w:t>/</w:t>
            </w:r>
            <w:r>
              <w:t>или</w:t>
            </w:r>
            <w:r w:rsidRPr="00C62BFC">
              <w:rPr>
                <w:lang w:val="en-US"/>
              </w:rPr>
              <w:t xml:space="preserve"> </w:t>
            </w:r>
            <w:r w:rsidRPr="00C62BFC">
              <w:rPr>
                <w:lang w:val="en-US"/>
              </w:rPr>
              <w:lastRenderedPageBreak/>
              <w:t>«</w:t>
            </w:r>
            <w:r w:rsidRPr="004701D1">
              <w:t>Внешний</w:t>
            </w:r>
            <w:r w:rsidRPr="00C62BFC">
              <w:rPr>
                <w:lang w:val="en-US"/>
              </w:rPr>
              <w:t xml:space="preserve"> </w:t>
            </w:r>
            <w:r w:rsidRPr="004701D1">
              <w:t>идентификатор</w:t>
            </w:r>
            <w:r w:rsidRPr="00C62BFC">
              <w:rPr>
                <w:lang w:val="en-US"/>
              </w:rPr>
              <w:t xml:space="preserve"> </w:t>
            </w:r>
            <w:r w:rsidRPr="004701D1">
              <w:t>объекта</w:t>
            </w:r>
            <w:r w:rsidRPr="00C62BFC">
              <w:rPr>
                <w:lang w:val="en-US"/>
              </w:rPr>
              <w:t xml:space="preserve"> </w:t>
            </w:r>
            <w:r w:rsidRPr="004701D1">
              <w:t>закупки</w:t>
            </w:r>
            <w:r w:rsidRPr="00C62BFC">
              <w:rPr>
                <w:lang w:val="en-US"/>
              </w:rPr>
              <w:t>» (products/product/externalSid)</w:t>
            </w:r>
            <w:r>
              <w:rPr>
                <w:lang w:val="en-US"/>
              </w:rPr>
              <w:t>;</w:t>
            </w:r>
          </w:p>
          <w:p w14:paraId="1BD9E88E" w14:textId="5EC87503" w:rsidR="00056C63" w:rsidRPr="00C62BFC" w:rsidRDefault="00056C63" w:rsidP="00056C63">
            <w:pPr>
              <w:pStyle w:val="ad"/>
              <w:numPr>
                <w:ilvl w:val="0"/>
                <w:numId w:val="154"/>
              </w:numPr>
              <w:ind w:left="306"/>
              <w:jc w:val="left"/>
              <w:rPr>
                <w:lang w:val="en-US"/>
              </w:rPr>
            </w:pPr>
            <w:r w:rsidRPr="00C62BFC">
              <w:rPr>
                <w:lang w:val="en-US"/>
              </w:rPr>
              <w:t>«</w:t>
            </w:r>
            <w:r w:rsidRPr="004701D1">
              <w:t>Уникальный</w:t>
            </w:r>
            <w:r w:rsidRPr="00C62BFC">
              <w:rPr>
                <w:lang w:val="en-US"/>
              </w:rPr>
              <w:t xml:space="preserve"> </w:t>
            </w:r>
            <w:r w:rsidRPr="004701D1">
              <w:t>внешний</w:t>
            </w:r>
            <w:r w:rsidRPr="00C62BFC">
              <w:rPr>
                <w:lang w:val="en-US"/>
              </w:rPr>
              <w:t xml:space="preserve"> </w:t>
            </w:r>
            <w:r w:rsidRPr="004701D1">
              <w:t>код</w:t>
            </w:r>
            <w:r w:rsidRPr="00C62BFC">
              <w:rPr>
                <w:lang w:val="en-US"/>
              </w:rPr>
              <w:t xml:space="preserve"> </w:t>
            </w:r>
            <w:r w:rsidRPr="004701D1">
              <w:t>МНН</w:t>
            </w:r>
            <w:r w:rsidRPr="00C62BFC">
              <w:rPr>
                <w:lang w:val="en-US"/>
              </w:rPr>
              <w:t xml:space="preserve"> </w:t>
            </w:r>
            <w:r w:rsidRPr="004701D1">
              <w:t>по</w:t>
            </w:r>
            <w:r w:rsidRPr="00C62BFC">
              <w:rPr>
                <w:lang w:val="en-US"/>
              </w:rPr>
              <w:t xml:space="preserve"> </w:t>
            </w:r>
            <w:r w:rsidRPr="004701D1">
              <w:t>справочнику</w:t>
            </w:r>
            <w:r w:rsidRPr="00C62BFC">
              <w:rPr>
                <w:lang w:val="en-US"/>
              </w:rPr>
              <w:t xml:space="preserve"> </w:t>
            </w:r>
            <w:r>
              <w:rPr>
                <w:lang w:val="en-US"/>
              </w:rPr>
              <w:t>“</w:t>
            </w:r>
            <w:r w:rsidRPr="004701D1">
              <w:t>Лекарственные</w:t>
            </w:r>
            <w:r w:rsidRPr="00C62BFC">
              <w:rPr>
                <w:lang w:val="en-US"/>
              </w:rPr>
              <w:t xml:space="preserve"> </w:t>
            </w:r>
            <w:r w:rsidRPr="004701D1">
              <w:t>препараты</w:t>
            </w:r>
            <w:r>
              <w:rPr>
                <w:lang w:val="en-US"/>
              </w:rPr>
              <w:t>”</w:t>
            </w:r>
            <w:r w:rsidRPr="00C62BFC">
              <w:rPr>
                <w:lang w:val="en-US"/>
              </w:rPr>
              <w:t xml:space="preserve"> (</w:t>
            </w:r>
            <w:r w:rsidRPr="004701D1">
              <w:t>поле</w:t>
            </w:r>
            <w:r w:rsidRPr="00C62BFC">
              <w:rPr>
                <w:lang w:val="en-US"/>
              </w:rPr>
              <w:t xml:space="preserve"> MNNInfo\MNNExternalCode </w:t>
            </w:r>
            <w:r w:rsidRPr="004701D1">
              <w:t>документа</w:t>
            </w:r>
            <w:r w:rsidRPr="00C62BFC">
              <w:rPr>
                <w:lang w:val="en-US"/>
              </w:rPr>
              <w:t xml:space="preserve"> nsiFarmDrugDictionary)» (products/product/drugPurchaseObjectInfo/drugInfoUsingReferenceInfo/MNNsInfo/MNNInfo/MNNExternalCode) </w:t>
            </w:r>
            <w:r>
              <w:t>или</w:t>
            </w:r>
            <w:r w:rsidRPr="00C62BFC">
              <w:rPr>
                <w:lang w:val="en-US"/>
              </w:rPr>
              <w:t xml:space="preserve"> «</w:t>
            </w:r>
            <w:r w:rsidRPr="004701D1">
              <w:t>Наименование</w:t>
            </w:r>
            <w:r w:rsidRPr="00C62BFC">
              <w:rPr>
                <w:lang w:val="en-US"/>
              </w:rPr>
              <w:t xml:space="preserve"> </w:t>
            </w:r>
            <w:r w:rsidRPr="004701D1">
              <w:t>МНН</w:t>
            </w:r>
            <w:r w:rsidRPr="00C62BFC">
              <w:rPr>
                <w:lang w:val="en-US"/>
              </w:rPr>
              <w:t>» (products/product/drugPurchaseObjectInfo/drugInfoUsingReferenceInfo/MNNsInfo/MNNInfo/MNNTextForm/MNNName)</w:t>
            </w:r>
          </w:p>
        </w:tc>
        <w:tc>
          <w:tcPr>
            <w:tcW w:w="1343" w:type="pct"/>
            <w:gridSpan w:val="2"/>
          </w:tcPr>
          <w:p w14:paraId="11BB4277" w14:textId="7D111063" w:rsidR="00056C63" w:rsidRPr="002E007B" w:rsidRDefault="00056C63" w:rsidP="00056C63">
            <w:pPr>
              <w:pStyle w:val="ad"/>
              <w:jc w:val="left"/>
              <w:rPr>
                <w:lang w:val="en-US"/>
              </w:rPr>
            </w:pPr>
            <w:r>
              <w:lastRenderedPageBreak/>
              <w:t>Лекарственный</w:t>
            </w:r>
            <w:r w:rsidRPr="009911D8">
              <w:rPr>
                <w:lang w:val="en-US"/>
              </w:rPr>
              <w:t xml:space="preserve"> </w:t>
            </w:r>
            <w:r>
              <w:t>препарат</w:t>
            </w:r>
            <w:r w:rsidRPr="009911D8">
              <w:rPr>
                <w:lang w:val="en-US"/>
              </w:rPr>
              <w:t xml:space="preserve"> </w:t>
            </w:r>
            <w:r w:rsidRPr="00787547">
              <w:t>с</w:t>
            </w:r>
            <w:r w:rsidRPr="009911D8">
              <w:rPr>
                <w:lang w:val="en-US"/>
              </w:rPr>
              <w:t xml:space="preserve"> </w:t>
            </w:r>
            <w:r w:rsidRPr="00787547">
              <w:t>уникальным</w:t>
            </w:r>
            <w:r w:rsidRPr="009911D8">
              <w:rPr>
                <w:lang w:val="en-US"/>
              </w:rPr>
              <w:t xml:space="preserve"> </w:t>
            </w:r>
            <w:r w:rsidRPr="00787547">
              <w:t>иденти</w:t>
            </w:r>
            <w:r>
              <w:t>фикатором</w:t>
            </w:r>
            <w:r w:rsidRPr="009911D8">
              <w:rPr>
                <w:lang w:val="en-US"/>
              </w:rPr>
              <w:t xml:space="preserve"> </w:t>
            </w:r>
            <w:r>
              <w:t>в</w:t>
            </w:r>
            <w:r w:rsidRPr="009911D8">
              <w:rPr>
                <w:lang w:val="en-US"/>
              </w:rPr>
              <w:t xml:space="preserve"> </w:t>
            </w:r>
            <w:r>
              <w:t>ЕИС</w:t>
            </w:r>
            <w:r w:rsidRPr="009911D8">
              <w:rPr>
                <w:lang w:val="en-US"/>
              </w:rPr>
              <w:t xml:space="preserve"> &lt;</w:t>
            </w:r>
            <w:r w:rsidRPr="00787547">
              <w:t>Уникальный</w:t>
            </w:r>
            <w:r w:rsidRPr="009911D8">
              <w:rPr>
                <w:lang w:val="en-US"/>
              </w:rPr>
              <w:t xml:space="preserve"> </w:t>
            </w:r>
            <w:r w:rsidRPr="00787547">
              <w:t>идентификатор</w:t>
            </w:r>
            <w:r w:rsidRPr="009911D8">
              <w:rPr>
                <w:lang w:val="en-US"/>
              </w:rPr>
              <w:t xml:space="preserve"> </w:t>
            </w:r>
            <w:r>
              <w:t>в</w:t>
            </w:r>
            <w:r w:rsidRPr="009911D8">
              <w:rPr>
                <w:lang w:val="en-US"/>
              </w:rPr>
              <w:t xml:space="preserve"> </w:t>
            </w:r>
            <w:r>
              <w:t>ЕИС</w:t>
            </w:r>
            <w:r w:rsidRPr="009911D8">
              <w:rPr>
                <w:lang w:val="en-US"/>
              </w:rPr>
              <w:t xml:space="preserve">&gt;, </w:t>
            </w:r>
            <w:r>
              <w:t>указанным</w:t>
            </w:r>
            <w:r w:rsidRPr="009911D8">
              <w:rPr>
                <w:lang w:val="en-US"/>
              </w:rPr>
              <w:t xml:space="preserve"> </w:t>
            </w:r>
            <w:r w:rsidRPr="00787547">
              <w:t>в</w:t>
            </w:r>
            <w:r w:rsidRPr="009911D8">
              <w:rPr>
                <w:lang w:val="en-US"/>
              </w:rPr>
              <w:t xml:space="preserve"> </w:t>
            </w:r>
            <w:r w:rsidRPr="00787547">
              <w:t>поле</w:t>
            </w:r>
            <w:r w:rsidRPr="009911D8">
              <w:rPr>
                <w:lang w:val="en-US"/>
              </w:rPr>
              <w:t xml:space="preserve"> </w:t>
            </w:r>
            <w:r w:rsidRPr="007F45BE">
              <w:rPr>
                <w:lang w:val="en-US"/>
              </w:rPr>
              <w:t>«</w:t>
            </w:r>
            <w:r w:rsidRPr="00401C0B">
              <w:t>Уникальный</w:t>
            </w:r>
            <w:r w:rsidRPr="007F45BE">
              <w:rPr>
                <w:lang w:val="en-US"/>
              </w:rPr>
              <w:t xml:space="preserve"> </w:t>
            </w:r>
            <w:r w:rsidRPr="00401C0B">
              <w:t>идентификатор</w:t>
            </w:r>
            <w:r w:rsidRPr="007F45BE">
              <w:rPr>
                <w:lang w:val="en-US"/>
              </w:rPr>
              <w:t xml:space="preserve"> </w:t>
            </w:r>
            <w:r w:rsidRPr="00401C0B">
              <w:t>лекарственного</w:t>
            </w:r>
            <w:r w:rsidRPr="007F45BE">
              <w:rPr>
                <w:lang w:val="en-US"/>
              </w:rPr>
              <w:t xml:space="preserve"> </w:t>
            </w:r>
            <w:r w:rsidRPr="00401C0B">
              <w:t>препарата</w:t>
            </w:r>
            <w:r w:rsidRPr="007F45BE">
              <w:rPr>
                <w:lang w:val="en-US"/>
              </w:rPr>
              <w:t xml:space="preserve"> </w:t>
            </w:r>
            <w:r w:rsidRPr="00401C0B">
              <w:t>в</w:t>
            </w:r>
            <w:r w:rsidRPr="007F45BE">
              <w:rPr>
                <w:lang w:val="en-US"/>
              </w:rPr>
              <w:t xml:space="preserve"> </w:t>
            </w:r>
            <w:r w:rsidRPr="00401C0B">
              <w:t>ЕИС</w:t>
            </w:r>
            <w:r w:rsidRPr="007F45BE">
              <w:rPr>
                <w:lang w:val="en-US"/>
              </w:rPr>
              <w:t xml:space="preserve">» </w:t>
            </w:r>
            <w:r w:rsidRPr="00DF51E3">
              <w:rPr>
                <w:lang w:val="en-US"/>
              </w:rPr>
              <w:t>(products/product/drugPurchaseObjectInfo/drugInfoUsingReferenceInfo/MNNsInfo/MNNInfo/positionsTradeName/positionTradeName/</w:t>
            </w:r>
            <w:r>
              <w:rPr>
                <w:lang w:val="en-US"/>
              </w:rPr>
              <w:t>s</w:t>
            </w:r>
            <w:r w:rsidRPr="00DF51E3">
              <w:rPr>
                <w:lang w:val="en-US"/>
              </w:rPr>
              <w:t>id</w:t>
            </w:r>
            <w:r>
              <w:rPr>
                <w:lang w:val="en-US"/>
              </w:rPr>
              <w:t xml:space="preserve"> </w:t>
            </w:r>
            <w:r>
              <w:t>или</w:t>
            </w:r>
            <w:r w:rsidRPr="00DF51E3">
              <w:rPr>
                <w:lang w:val="en-US"/>
              </w:rPr>
              <w:t xml:space="preserve"> products/product/drugPurchaseObjectInfo/drugInfoUsingReferenceInfo/MNNsInfo/MNNInfo/positionsTradeName/positionTradeName/positionTradeNameUsingTextForm/</w:t>
            </w:r>
            <w:r>
              <w:rPr>
                <w:lang w:val="en-US"/>
              </w:rPr>
              <w:t>s</w:t>
            </w:r>
            <w:r w:rsidRPr="00DF51E3">
              <w:rPr>
                <w:lang w:val="en-US"/>
              </w:rPr>
              <w:t>id)</w:t>
            </w:r>
            <w:r w:rsidRPr="009911D8">
              <w:rPr>
                <w:lang w:val="en-US"/>
              </w:rPr>
              <w:t xml:space="preserve">, </w:t>
            </w:r>
            <w:r>
              <w:t>не</w:t>
            </w:r>
            <w:r w:rsidRPr="009911D8">
              <w:rPr>
                <w:lang w:val="en-US"/>
              </w:rPr>
              <w:t xml:space="preserve"> </w:t>
            </w:r>
            <w:r>
              <w:t>найден</w:t>
            </w:r>
            <w:r w:rsidRPr="009911D8">
              <w:rPr>
                <w:lang w:val="en-US"/>
              </w:rPr>
              <w:t xml:space="preserve"> </w:t>
            </w:r>
            <w:r>
              <w:t>в</w:t>
            </w:r>
            <w:r w:rsidRPr="009911D8">
              <w:rPr>
                <w:lang w:val="en-US"/>
              </w:rPr>
              <w:t xml:space="preserve"> </w:t>
            </w:r>
            <w:r>
              <w:t>размещенной</w:t>
            </w:r>
            <w:r w:rsidRPr="009911D8">
              <w:rPr>
                <w:lang w:val="en-US"/>
              </w:rPr>
              <w:t xml:space="preserve"> </w:t>
            </w:r>
            <w:r>
              <w:t>версии</w:t>
            </w:r>
            <w:r w:rsidRPr="009911D8">
              <w:rPr>
                <w:lang w:val="en-US"/>
              </w:rPr>
              <w:t xml:space="preserve"> </w:t>
            </w:r>
            <w:r>
              <w:t>сведений</w:t>
            </w:r>
            <w:r w:rsidRPr="009911D8">
              <w:rPr>
                <w:lang w:val="en-US"/>
              </w:rPr>
              <w:t xml:space="preserve"> </w:t>
            </w:r>
            <w:r>
              <w:t>о</w:t>
            </w:r>
            <w:r w:rsidRPr="009911D8">
              <w:rPr>
                <w:lang w:val="en-US"/>
              </w:rPr>
              <w:t xml:space="preserve"> </w:t>
            </w:r>
            <w:r>
              <w:t>контракте</w:t>
            </w:r>
            <w:r w:rsidRPr="009911D8">
              <w:rPr>
                <w:lang w:val="en-US"/>
              </w:rPr>
              <w:t xml:space="preserve"> </w:t>
            </w:r>
            <w:r>
              <w:t>для</w:t>
            </w:r>
            <w:r w:rsidRPr="009911D8">
              <w:rPr>
                <w:lang w:val="en-US"/>
              </w:rPr>
              <w:t xml:space="preserve"> </w:t>
            </w:r>
            <w:r>
              <w:t>объекта</w:t>
            </w:r>
            <w:r w:rsidRPr="009911D8">
              <w:rPr>
                <w:lang w:val="en-US"/>
              </w:rPr>
              <w:t xml:space="preserve"> </w:t>
            </w:r>
            <w:r>
              <w:t>закупки</w:t>
            </w:r>
            <w:r w:rsidRPr="009911D8">
              <w:rPr>
                <w:lang w:val="en-US"/>
              </w:rPr>
              <w:t xml:space="preserve"> </w:t>
            </w:r>
            <w:r>
              <w:t>с</w:t>
            </w:r>
            <w:r w:rsidRPr="009911D8">
              <w:rPr>
                <w:lang w:val="en-US"/>
              </w:rPr>
              <w:t xml:space="preserve"> </w:t>
            </w:r>
            <w:r>
              <w:t>идентификатором</w:t>
            </w:r>
            <w:r w:rsidRPr="009911D8">
              <w:rPr>
                <w:lang w:val="en-US"/>
              </w:rPr>
              <w:t xml:space="preserve"> </w:t>
            </w:r>
            <w:r>
              <w:rPr>
                <w:lang w:val="en-US"/>
              </w:rPr>
              <w:t>sid &lt;</w:t>
            </w:r>
            <w:r>
              <w:t>значение</w:t>
            </w:r>
            <w:r w:rsidRPr="009911D8">
              <w:rPr>
                <w:lang w:val="en-US"/>
              </w:rPr>
              <w:t xml:space="preserve"> </w:t>
            </w:r>
            <w:r>
              <w:rPr>
                <w:lang w:val="en-US"/>
              </w:rPr>
              <w:t xml:space="preserve">sid </w:t>
            </w:r>
            <w:r>
              <w:t>объекта</w:t>
            </w:r>
            <w:r w:rsidRPr="002E007B">
              <w:rPr>
                <w:lang w:val="en-US"/>
              </w:rPr>
              <w:t xml:space="preserve"> </w:t>
            </w:r>
            <w:r>
              <w:t>закупки</w:t>
            </w:r>
            <w:r>
              <w:rPr>
                <w:lang w:val="en-US"/>
              </w:rPr>
              <w:t>&gt;</w:t>
            </w:r>
            <w:r w:rsidRPr="002E007B">
              <w:rPr>
                <w:lang w:val="en-US"/>
              </w:rPr>
              <w:t xml:space="preserve"> </w:t>
            </w:r>
            <w:r>
              <w:t>и</w:t>
            </w:r>
            <w:r w:rsidRPr="002E007B">
              <w:rPr>
                <w:lang w:val="en-US"/>
              </w:rPr>
              <w:t xml:space="preserve"> </w:t>
            </w:r>
            <w:r>
              <w:t>идентификатором</w:t>
            </w:r>
            <w:r w:rsidRPr="002E007B">
              <w:rPr>
                <w:lang w:val="en-US"/>
              </w:rPr>
              <w:t>/</w:t>
            </w:r>
            <w:r>
              <w:t>наименова</w:t>
            </w:r>
            <w:r>
              <w:lastRenderedPageBreak/>
              <w:t>нием</w:t>
            </w:r>
            <w:r w:rsidRPr="002E007B">
              <w:rPr>
                <w:lang w:val="en-US"/>
              </w:rPr>
              <w:t xml:space="preserve"> </w:t>
            </w:r>
            <w:r>
              <w:t>МНН</w:t>
            </w:r>
            <w:r w:rsidRPr="002E007B">
              <w:rPr>
                <w:lang w:val="en-US"/>
              </w:rPr>
              <w:t xml:space="preserve"> </w:t>
            </w:r>
            <w:r>
              <w:rPr>
                <w:lang w:val="en-US"/>
              </w:rPr>
              <w:t>&lt;</w:t>
            </w:r>
            <w:r w:rsidRPr="002E007B">
              <w:rPr>
                <w:lang w:val="en-US"/>
              </w:rPr>
              <w:t>MNNExternalCode</w:t>
            </w:r>
            <w:r>
              <w:rPr>
                <w:lang w:val="en-US"/>
              </w:rPr>
              <w:t xml:space="preserve"> </w:t>
            </w:r>
            <w:r>
              <w:t>или</w:t>
            </w:r>
            <w:r w:rsidRPr="002E007B">
              <w:rPr>
                <w:lang w:val="en-US"/>
              </w:rPr>
              <w:t xml:space="preserve"> MNNName</w:t>
            </w:r>
            <w:r>
              <w:rPr>
                <w:lang w:val="en-US"/>
              </w:rPr>
              <w:t>&gt;</w:t>
            </w:r>
          </w:p>
        </w:tc>
      </w:tr>
      <w:tr w:rsidR="00056C63" w:rsidRPr="00360D67" w14:paraId="266E2359" w14:textId="77777777" w:rsidTr="00AA184A">
        <w:trPr>
          <w:trHeight w:val="348"/>
        </w:trPr>
        <w:tc>
          <w:tcPr>
            <w:tcW w:w="815" w:type="pct"/>
          </w:tcPr>
          <w:p w14:paraId="795948A0" w14:textId="4C7780B3" w:rsidR="00056C63" w:rsidRPr="00914E1F" w:rsidRDefault="00056C63" w:rsidP="00056C63">
            <w:pPr>
              <w:pStyle w:val="ad"/>
              <w:jc w:val="left"/>
            </w:pPr>
            <w:r w:rsidRPr="009911D8">
              <w:lastRenderedPageBreak/>
              <w:t>РК_ИК_038</w:t>
            </w:r>
            <w:r>
              <w:t>8</w:t>
            </w:r>
          </w:p>
        </w:tc>
        <w:tc>
          <w:tcPr>
            <w:tcW w:w="238" w:type="pct"/>
            <w:gridSpan w:val="2"/>
          </w:tcPr>
          <w:p w14:paraId="71442074" w14:textId="04813530" w:rsidR="00056C63" w:rsidRPr="00633248" w:rsidRDefault="00056C63" w:rsidP="00056C63">
            <w:pPr>
              <w:pStyle w:val="ad"/>
              <w:jc w:val="left"/>
            </w:pPr>
            <w:r w:rsidRPr="009911D8">
              <w:t>РК_ИК_038</w:t>
            </w:r>
            <w:r>
              <w:t>7</w:t>
            </w:r>
          </w:p>
        </w:tc>
        <w:tc>
          <w:tcPr>
            <w:tcW w:w="1078" w:type="pct"/>
            <w:gridSpan w:val="3"/>
          </w:tcPr>
          <w:p w14:paraId="07D80F98" w14:textId="77777777" w:rsidR="00056C63" w:rsidRDefault="00056C63" w:rsidP="00056C63">
            <w:pPr>
              <w:pStyle w:val="ad"/>
              <w:jc w:val="left"/>
              <w:rPr>
                <w:lang w:val="en-US"/>
              </w:rPr>
            </w:pPr>
            <w:r w:rsidRPr="007F45BE">
              <w:rPr>
                <w:lang w:val="en-US"/>
              </w:rPr>
              <w:t>«</w:t>
            </w:r>
            <w:r w:rsidRPr="00401C0B">
              <w:t>Уникальный</w:t>
            </w:r>
            <w:r w:rsidRPr="007F45BE">
              <w:rPr>
                <w:lang w:val="en-US"/>
              </w:rPr>
              <w:t xml:space="preserve"> </w:t>
            </w:r>
            <w:r w:rsidRPr="00401C0B">
              <w:t>идентификатор</w:t>
            </w:r>
            <w:r w:rsidRPr="007F45BE">
              <w:rPr>
                <w:lang w:val="en-US"/>
              </w:rPr>
              <w:t xml:space="preserve"> </w:t>
            </w:r>
            <w:r w:rsidRPr="00401C0B">
              <w:t>лекарственного</w:t>
            </w:r>
            <w:r w:rsidRPr="007F45BE">
              <w:rPr>
                <w:lang w:val="en-US"/>
              </w:rPr>
              <w:t xml:space="preserve"> </w:t>
            </w:r>
            <w:r w:rsidRPr="00401C0B">
              <w:t>препарата</w:t>
            </w:r>
            <w:r w:rsidRPr="007F45BE">
              <w:rPr>
                <w:lang w:val="en-US"/>
              </w:rPr>
              <w:t xml:space="preserve"> </w:t>
            </w:r>
            <w:r w:rsidRPr="00401C0B">
              <w:t>в</w:t>
            </w:r>
            <w:r w:rsidRPr="007F45BE">
              <w:rPr>
                <w:lang w:val="en-US"/>
              </w:rPr>
              <w:t xml:space="preserve"> </w:t>
            </w:r>
            <w:r w:rsidRPr="00401C0B">
              <w:t>ЕИС</w:t>
            </w:r>
            <w:r w:rsidRPr="007F45BE">
              <w:rPr>
                <w:lang w:val="en-US"/>
              </w:rPr>
              <w:t xml:space="preserve">» </w:t>
            </w:r>
            <w:r w:rsidRPr="00DF51E3">
              <w:rPr>
                <w:lang w:val="en-US"/>
              </w:rPr>
              <w:t>(products/product/drugPurchaseObjectInfo/drugInfoUsingReferenceInfo/MNNsInfo/MNNInfo/positionsTradeName/positionTradeName/</w:t>
            </w:r>
            <w:r>
              <w:rPr>
                <w:lang w:val="en-US"/>
              </w:rPr>
              <w:t>s</w:t>
            </w:r>
            <w:r w:rsidRPr="00DF51E3">
              <w:rPr>
                <w:lang w:val="en-US"/>
              </w:rPr>
              <w:t>id</w:t>
            </w:r>
            <w:r>
              <w:rPr>
                <w:lang w:val="en-US"/>
              </w:rPr>
              <w:t xml:space="preserve"> </w:t>
            </w:r>
            <w:r>
              <w:t>или</w:t>
            </w:r>
            <w:r w:rsidRPr="00DF51E3">
              <w:rPr>
                <w:lang w:val="en-US"/>
              </w:rPr>
              <w:t xml:space="preserve"> products/product/drugPurchaseObjectInfo/drugInfoUsingReferenceInfo/MNNsInfo/MNNInfo/positionsTradeName/positionTra</w:t>
            </w:r>
            <w:r w:rsidRPr="00DF51E3">
              <w:rPr>
                <w:lang w:val="en-US"/>
              </w:rPr>
              <w:lastRenderedPageBreak/>
              <w:t>deName/positionTradeNameUsingTextForm/</w:t>
            </w:r>
            <w:r>
              <w:rPr>
                <w:lang w:val="en-US"/>
              </w:rPr>
              <w:t>s</w:t>
            </w:r>
            <w:r w:rsidRPr="00DF51E3">
              <w:rPr>
                <w:lang w:val="en-US"/>
              </w:rPr>
              <w:t>id)</w:t>
            </w:r>
          </w:p>
          <w:p w14:paraId="5A4185AC" w14:textId="77777777" w:rsidR="00056C63" w:rsidRDefault="00056C63" w:rsidP="00056C63">
            <w:pPr>
              <w:pStyle w:val="ad"/>
              <w:jc w:val="left"/>
              <w:rPr>
                <w:lang w:val="en-US"/>
              </w:rPr>
            </w:pPr>
          </w:p>
          <w:p w14:paraId="5D9DE592" w14:textId="4814EA37" w:rsidR="00056C63" w:rsidRPr="00D57C4E" w:rsidRDefault="00056C63" w:rsidP="00056C63">
            <w:pPr>
              <w:pStyle w:val="ad"/>
              <w:jc w:val="left"/>
              <w:rPr>
                <w:lang w:val="en-US"/>
              </w:rPr>
            </w:pPr>
            <w:r w:rsidRPr="00DF51E3">
              <w:rPr>
                <w:lang w:val="en-US"/>
              </w:rPr>
              <w:t>«</w:t>
            </w:r>
            <w:r w:rsidRPr="00DF51E3">
              <w:t>Внешний</w:t>
            </w:r>
            <w:r w:rsidRPr="00DF51E3">
              <w:rPr>
                <w:lang w:val="en-US"/>
              </w:rPr>
              <w:t xml:space="preserve"> </w:t>
            </w:r>
            <w:r w:rsidRPr="00DF51E3">
              <w:t>идентификатор</w:t>
            </w:r>
            <w:r w:rsidRPr="00DF51E3">
              <w:rPr>
                <w:lang w:val="en-US"/>
              </w:rPr>
              <w:t xml:space="preserve"> </w:t>
            </w:r>
            <w:r w:rsidRPr="00DF51E3">
              <w:t>лекарственного</w:t>
            </w:r>
            <w:r w:rsidRPr="00DF51E3">
              <w:rPr>
                <w:lang w:val="en-US"/>
              </w:rPr>
              <w:t xml:space="preserve"> </w:t>
            </w:r>
            <w:r w:rsidRPr="00DF51E3">
              <w:t>препарата</w:t>
            </w:r>
            <w:r w:rsidRPr="00DF51E3">
              <w:rPr>
                <w:lang w:val="en-US"/>
              </w:rPr>
              <w:t>» (products/product/drugPurchaseObjectInfo/drugInfoUsingReferenceInfo/MNNsInfo/MNNInfo/positionsTradeName/positionTradeName/externalSid</w:t>
            </w:r>
            <w:r>
              <w:rPr>
                <w:lang w:val="en-US"/>
              </w:rPr>
              <w:t xml:space="preserve"> </w:t>
            </w:r>
            <w:r>
              <w:t>и</w:t>
            </w:r>
            <w:r w:rsidRPr="00DF51E3">
              <w:rPr>
                <w:lang w:val="en-US"/>
              </w:rPr>
              <w:t xml:space="preserve"> products/product/drugPurchaseObjectInfo/drugInfoUsingReferenceInfo/MNNsInfo/MNNInfo/positionsTradeName/positionTradeName/positionTradeNameUsingTextForm/externalSid)</w:t>
            </w:r>
          </w:p>
        </w:tc>
        <w:tc>
          <w:tcPr>
            <w:tcW w:w="1526" w:type="pct"/>
            <w:gridSpan w:val="4"/>
          </w:tcPr>
          <w:p w14:paraId="42A00956" w14:textId="0D280BEF" w:rsidR="00056C63" w:rsidRDefault="00056C63" w:rsidP="00056C63">
            <w:pPr>
              <w:pStyle w:val="ad"/>
              <w:jc w:val="left"/>
            </w:pPr>
            <w:r w:rsidRPr="00787547">
              <w:lastRenderedPageBreak/>
              <w:t xml:space="preserve">При приеме изменений размещенной версии сведений о контракте, </w:t>
            </w:r>
            <w:r>
              <w:t>если задано поле</w:t>
            </w:r>
          </w:p>
          <w:p w14:paraId="545E7F54" w14:textId="77777777" w:rsidR="00056C63" w:rsidRDefault="00056C63" w:rsidP="00056C63">
            <w:pPr>
              <w:pStyle w:val="ad"/>
              <w:jc w:val="left"/>
            </w:pPr>
          </w:p>
          <w:p w14:paraId="410196A3" w14:textId="77777777" w:rsidR="00056C63" w:rsidRPr="00C74107" w:rsidRDefault="00056C63" w:rsidP="00056C63">
            <w:pPr>
              <w:pStyle w:val="ad"/>
              <w:jc w:val="left"/>
              <w:rPr>
                <w:lang w:val="en-US"/>
              </w:rPr>
            </w:pPr>
            <w:r w:rsidRPr="00C74107">
              <w:rPr>
                <w:lang w:val="en-US"/>
              </w:rPr>
              <w:t>«</w:t>
            </w:r>
            <w:r w:rsidRPr="00401C0B">
              <w:t>Уникальный</w:t>
            </w:r>
            <w:r w:rsidRPr="00C74107">
              <w:rPr>
                <w:lang w:val="en-US"/>
              </w:rPr>
              <w:t xml:space="preserve"> </w:t>
            </w:r>
            <w:r w:rsidRPr="00401C0B">
              <w:t>идентификатор</w:t>
            </w:r>
            <w:r w:rsidRPr="00C74107">
              <w:rPr>
                <w:lang w:val="en-US"/>
              </w:rPr>
              <w:t xml:space="preserve"> </w:t>
            </w:r>
            <w:r w:rsidRPr="00401C0B">
              <w:t>лекарственного</w:t>
            </w:r>
            <w:r w:rsidRPr="00C74107">
              <w:rPr>
                <w:lang w:val="en-US"/>
              </w:rPr>
              <w:t xml:space="preserve"> </w:t>
            </w:r>
            <w:r w:rsidRPr="00401C0B">
              <w:t>препарата</w:t>
            </w:r>
            <w:r w:rsidRPr="00C74107">
              <w:rPr>
                <w:lang w:val="en-US"/>
              </w:rPr>
              <w:t xml:space="preserve"> </w:t>
            </w:r>
            <w:r w:rsidRPr="00401C0B">
              <w:t>в</w:t>
            </w:r>
            <w:r w:rsidRPr="00C74107">
              <w:rPr>
                <w:lang w:val="en-US"/>
              </w:rPr>
              <w:t xml:space="preserve"> </w:t>
            </w:r>
            <w:r w:rsidRPr="00401C0B">
              <w:t>ЕИС</w:t>
            </w:r>
            <w:r w:rsidRPr="00C74107">
              <w:rPr>
                <w:lang w:val="en-US"/>
              </w:rPr>
              <w:t>» (</w:t>
            </w:r>
            <w:r w:rsidRPr="00DF51E3">
              <w:rPr>
                <w:lang w:val="en-US"/>
              </w:rPr>
              <w:t>products</w:t>
            </w:r>
            <w:r w:rsidRPr="00C74107">
              <w:rPr>
                <w:lang w:val="en-US"/>
              </w:rPr>
              <w:t>/</w:t>
            </w:r>
            <w:r w:rsidRPr="00DF51E3">
              <w:rPr>
                <w:lang w:val="en-US"/>
              </w:rPr>
              <w:t>product</w:t>
            </w:r>
            <w:r w:rsidRPr="00C74107">
              <w:rPr>
                <w:lang w:val="en-US"/>
              </w:rPr>
              <w:t>/</w:t>
            </w:r>
            <w:r w:rsidRPr="00DF51E3">
              <w:rPr>
                <w:lang w:val="en-US"/>
              </w:rPr>
              <w:t>drugPurchaseObjectInfo</w:t>
            </w:r>
            <w:r w:rsidRPr="00C74107">
              <w:rPr>
                <w:lang w:val="en-US"/>
              </w:rPr>
              <w:t>/</w:t>
            </w:r>
            <w:r w:rsidRPr="00DF51E3">
              <w:rPr>
                <w:lang w:val="en-US"/>
              </w:rPr>
              <w:t>drugInfoUsingReferenceInfo</w:t>
            </w:r>
            <w:r w:rsidRPr="00C74107">
              <w:rPr>
                <w:lang w:val="en-US"/>
              </w:rPr>
              <w:t>/</w:t>
            </w:r>
            <w:r w:rsidRPr="00DF51E3">
              <w:rPr>
                <w:lang w:val="en-US"/>
              </w:rPr>
              <w:t>MNNsInfo</w:t>
            </w:r>
            <w:r w:rsidRPr="00C74107">
              <w:rPr>
                <w:lang w:val="en-US"/>
              </w:rPr>
              <w:t>/</w:t>
            </w:r>
            <w:r w:rsidRPr="00DF51E3">
              <w:rPr>
                <w:lang w:val="en-US"/>
              </w:rPr>
              <w:t>MNNInfo</w:t>
            </w:r>
            <w:r w:rsidRPr="00C74107">
              <w:rPr>
                <w:lang w:val="en-US"/>
              </w:rPr>
              <w:t>/</w:t>
            </w:r>
            <w:r w:rsidRPr="00DF51E3">
              <w:rPr>
                <w:lang w:val="en-US"/>
              </w:rPr>
              <w:t>positionsTradeName</w:t>
            </w:r>
            <w:r w:rsidRPr="00C74107">
              <w:rPr>
                <w:lang w:val="en-US"/>
              </w:rPr>
              <w:t>/</w:t>
            </w:r>
            <w:r w:rsidRPr="00DF51E3">
              <w:rPr>
                <w:lang w:val="en-US"/>
              </w:rPr>
              <w:t>positionTradeName</w:t>
            </w:r>
            <w:r w:rsidRPr="00C74107">
              <w:rPr>
                <w:lang w:val="en-US"/>
              </w:rPr>
              <w:t>/</w:t>
            </w:r>
            <w:r>
              <w:rPr>
                <w:lang w:val="en-US"/>
              </w:rPr>
              <w:t>s</w:t>
            </w:r>
            <w:r w:rsidRPr="00DF51E3">
              <w:rPr>
                <w:lang w:val="en-US"/>
              </w:rPr>
              <w:t>id</w:t>
            </w:r>
            <w:r w:rsidRPr="00C74107">
              <w:rPr>
                <w:lang w:val="en-US"/>
              </w:rPr>
              <w:t xml:space="preserve"> </w:t>
            </w:r>
            <w:r>
              <w:t>или</w:t>
            </w:r>
            <w:r w:rsidRPr="00C74107">
              <w:rPr>
                <w:lang w:val="en-US"/>
              </w:rPr>
              <w:t xml:space="preserve"> </w:t>
            </w:r>
            <w:r w:rsidRPr="00DF51E3">
              <w:rPr>
                <w:lang w:val="en-US"/>
              </w:rPr>
              <w:t>products</w:t>
            </w:r>
            <w:r w:rsidRPr="00C74107">
              <w:rPr>
                <w:lang w:val="en-US"/>
              </w:rPr>
              <w:t>/</w:t>
            </w:r>
            <w:r w:rsidRPr="00DF51E3">
              <w:rPr>
                <w:lang w:val="en-US"/>
              </w:rPr>
              <w:t>product</w:t>
            </w:r>
            <w:r w:rsidRPr="00C74107">
              <w:rPr>
                <w:lang w:val="en-US"/>
              </w:rPr>
              <w:t>/</w:t>
            </w:r>
            <w:r w:rsidRPr="00DF51E3">
              <w:rPr>
                <w:lang w:val="en-US"/>
              </w:rPr>
              <w:t>drugPurchaseObjectInfo</w:t>
            </w:r>
            <w:r w:rsidRPr="00C74107">
              <w:rPr>
                <w:lang w:val="en-US"/>
              </w:rPr>
              <w:t>/</w:t>
            </w:r>
            <w:r w:rsidRPr="00DF51E3">
              <w:rPr>
                <w:lang w:val="en-US"/>
              </w:rPr>
              <w:t>drugInfoUsingReferenceInfo</w:t>
            </w:r>
            <w:r w:rsidRPr="00C74107">
              <w:rPr>
                <w:lang w:val="en-US"/>
              </w:rPr>
              <w:t>/</w:t>
            </w:r>
            <w:r w:rsidRPr="00DF51E3">
              <w:rPr>
                <w:lang w:val="en-US"/>
              </w:rPr>
              <w:t>MNNsInfo</w:t>
            </w:r>
            <w:r w:rsidRPr="00C74107">
              <w:rPr>
                <w:lang w:val="en-US"/>
              </w:rPr>
              <w:t>/</w:t>
            </w:r>
            <w:r w:rsidRPr="00DF51E3">
              <w:rPr>
                <w:lang w:val="en-US"/>
              </w:rPr>
              <w:t>MNNInfo</w:t>
            </w:r>
            <w:r w:rsidRPr="00C74107">
              <w:rPr>
                <w:lang w:val="en-US"/>
              </w:rPr>
              <w:t>/</w:t>
            </w:r>
            <w:r w:rsidRPr="00DF51E3">
              <w:rPr>
                <w:lang w:val="en-US"/>
              </w:rPr>
              <w:t>positionsTradeName</w:t>
            </w:r>
            <w:r w:rsidRPr="00C74107">
              <w:rPr>
                <w:lang w:val="en-US"/>
              </w:rPr>
              <w:t>/</w:t>
            </w:r>
            <w:r w:rsidRPr="00DF51E3">
              <w:rPr>
                <w:lang w:val="en-US"/>
              </w:rPr>
              <w:t>positionTradeName</w:t>
            </w:r>
            <w:r w:rsidRPr="00C74107">
              <w:rPr>
                <w:lang w:val="en-US"/>
              </w:rPr>
              <w:t>/</w:t>
            </w:r>
            <w:r w:rsidRPr="00DF51E3">
              <w:rPr>
                <w:lang w:val="en-US"/>
              </w:rPr>
              <w:t>positionTradeNameUsingTextForm</w:t>
            </w:r>
            <w:r w:rsidRPr="00C74107">
              <w:rPr>
                <w:lang w:val="en-US"/>
              </w:rPr>
              <w:t>/</w:t>
            </w:r>
            <w:r>
              <w:rPr>
                <w:lang w:val="en-US"/>
              </w:rPr>
              <w:t>s</w:t>
            </w:r>
            <w:r w:rsidRPr="00DF51E3">
              <w:rPr>
                <w:lang w:val="en-US"/>
              </w:rPr>
              <w:t>id</w:t>
            </w:r>
            <w:r w:rsidRPr="00C74107">
              <w:rPr>
                <w:lang w:val="en-US"/>
              </w:rPr>
              <w:t>),</w:t>
            </w:r>
          </w:p>
          <w:p w14:paraId="0FACC0C9" w14:textId="77777777" w:rsidR="00056C63" w:rsidRPr="00C74107" w:rsidRDefault="00056C63" w:rsidP="00056C63">
            <w:pPr>
              <w:pStyle w:val="ad"/>
              <w:jc w:val="left"/>
              <w:rPr>
                <w:lang w:val="en-US"/>
              </w:rPr>
            </w:pPr>
          </w:p>
          <w:p w14:paraId="34CA75C7" w14:textId="77777777" w:rsidR="00056C63" w:rsidRPr="00C74107" w:rsidRDefault="00056C63" w:rsidP="00056C63">
            <w:pPr>
              <w:pStyle w:val="ad"/>
              <w:jc w:val="left"/>
              <w:rPr>
                <w:lang w:val="en-US"/>
              </w:rPr>
            </w:pPr>
            <w:r>
              <w:t>то</w:t>
            </w:r>
            <w:r w:rsidRPr="00C74107">
              <w:rPr>
                <w:lang w:val="en-US"/>
              </w:rPr>
              <w:t xml:space="preserve"> </w:t>
            </w:r>
            <w:r>
              <w:t>проверяется</w:t>
            </w:r>
            <w:r w:rsidRPr="00C74107">
              <w:rPr>
                <w:lang w:val="en-US"/>
              </w:rPr>
              <w:t xml:space="preserve">, </w:t>
            </w:r>
            <w:r w:rsidRPr="00787547">
              <w:t>что</w:t>
            </w:r>
            <w:r w:rsidRPr="00C74107">
              <w:rPr>
                <w:lang w:val="en-US"/>
              </w:rPr>
              <w:t xml:space="preserve"> </w:t>
            </w:r>
            <w:r w:rsidRPr="00787547">
              <w:t>в</w:t>
            </w:r>
            <w:r w:rsidRPr="00C74107">
              <w:rPr>
                <w:lang w:val="en-US"/>
              </w:rPr>
              <w:t xml:space="preserve"> </w:t>
            </w:r>
            <w:r>
              <w:t>поле</w:t>
            </w:r>
            <w:r w:rsidRPr="00C74107">
              <w:rPr>
                <w:lang w:val="en-US"/>
              </w:rPr>
              <w:t xml:space="preserve"> </w:t>
            </w:r>
          </w:p>
          <w:p w14:paraId="5D7CBD84" w14:textId="202DF34A" w:rsidR="00056C63" w:rsidRPr="00C74107" w:rsidRDefault="00056C63" w:rsidP="00056C63">
            <w:pPr>
              <w:pStyle w:val="ad"/>
              <w:jc w:val="left"/>
              <w:rPr>
                <w:lang w:val="en-US"/>
              </w:rPr>
            </w:pPr>
          </w:p>
          <w:p w14:paraId="1DDB139C" w14:textId="4E4919D2" w:rsidR="00056C63" w:rsidRPr="00BA2CED" w:rsidRDefault="00056C63" w:rsidP="00056C63">
            <w:pPr>
              <w:pStyle w:val="ad"/>
              <w:jc w:val="left"/>
              <w:rPr>
                <w:lang w:val="en-US"/>
              </w:rPr>
            </w:pPr>
            <w:r w:rsidRPr="00DF51E3">
              <w:rPr>
                <w:lang w:val="en-US"/>
              </w:rPr>
              <w:t>«</w:t>
            </w:r>
            <w:r w:rsidRPr="00DF51E3">
              <w:t>Внешний</w:t>
            </w:r>
            <w:r w:rsidRPr="00DF51E3">
              <w:rPr>
                <w:lang w:val="en-US"/>
              </w:rPr>
              <w:t xml:space="preserve"> </w:t>
            </w:r>
            <w:r w:rsidRPr="00DF51E3">
              <w:t>идентификатор</w:t>
            </w:r>
            <w:r w:rsidRPr="00DF51E3">
              <w:rPr>
                <w:lang w:val="en-US"/>
              </w:rPr>
              <w:t xml:space="preserve"> </w:t>
            </w:r>
            <w:r w:rsidRPr="00DF51E3">
              <w:t>лекарственного</w:t>
            </w:r>
            <w:r w:rsidRPr="00DF51E3">
              <w:rPr>
                <w:lang w:val="en-US"/>
              </w:rPr>
              <w:t xml:space="preserve"> </w:t>
            </w:r>
            <w:r w:rsidRPr="00DF51E3">
              <w:t>препарата</w:t>
            </w:r>
            <w:r w:rsidRPr="00DF51E3">
              <w:rPr>
                <w:lang w:val="en-US"/>
              </w:rPr>
              <w:t xml:space="preserve">» </w:t>
            </w:r>
            <w:r w:rsidRPr="00DF51E3">
              <w:rPr>
                <w:lang w:val="en-US"/>
              </w:rPr>
              <w:lastRenderedPageBreak/>
              <w:t>(products/product/drugPurchaseObjectInfo/drugInfoUsingReferenceInfo/MNNsInfo/MNNInfo/positionsTradeName/positionTradeName/externalSid</w:t>
            </w:r>
            <w:r>
              <w:rPr>
                <w:lang w:val="en-US"/>
              </w:rPr>
              <w:t xml:space="preserve"> </w:t>
            </w:r>
            <w:r>
              <w:t>и</w:t>
            </w:r>
            <w:r w:rsidRPr="00DF51E3">
              <w:rPr>
                <w:lang w:val="en-US"/>
              </w:rPr>
              <w:t xml:space="preserve"> products/product/drugPurchaseObjectInfo/drugInfoUsingReferenceInfo/MNNsInfo/MNNInfo/positionsTradeName/positionTradeName/positionTradeNameUsingTextForm/externalSid)</w:t>
            </w:r>
          </w:p>
          <w:p w14:paraId="53093B4F" w14:textId="77777777" w:rsidR="00056C63" w:rsidRPr="00BA2CED" w:rsidRDefault="00056C63" w:rsidP="00056C63">
            <w:pPr>
              <w:pStyle w:val="ad"/>
              <w:jc w:val="left"/>
              <w:rPr>
                <w:lang w:val="en-US"/>
              </w:rPr>
            </w:pPr>
          </w:p>
          <w:p w14:paraId="3CA4A4D9" w14:textId="2EB507F3" w:rsidR="00056C63" w:rsidRPr="00BA2CED" w:rsidRDefault="00056C63" w:rsidP="00056C63">
            <w:pPr>
              <w:pStyle w:val="ad"/>
              <w:jc w:val="left"/>
            </w:pPr>
            <w:r>
              <w:t>для лекарственного препарата задано то же значение, что и в предыдущей версии сведений о контракте.</w:t>
            </w:r>
          </w:p>
          <w:p w14:paraId="0D7CED61" w14:textId="62A38C95" w:rsidR="00056C63" w:rsidRDefault="00056C63" w:rsidP="00056C63">
            <w:pPr>
              <w:pStyle w:val="ad"/>
              <w:jc w:val="left"/>
            </w:pPr>
            <w:r>
              <w:t xml:space="preserve">Контроль не должен срабатывать, если в принимаемых сведений для лекарственного препарата задан </w:t>
            </w:r>
            <w:r w:rsidRPr="00787547">
              <w:t>external</w:t>
            </w:r>
            <w:r w:rsidRPr="00787547">
              <w:rPr>
                <w:lang w:val="en-US"/>
              </w:rPr>
              <w:t>Si</w:t>
            </w:r>
            <w:r w:rsidRPr="00787547">
              <w:t>d</w:t>
            </w:r>
            <w:r>
              <w:t xml:space="preserve">, а в предыдущей версии </w:t>
            </w:r>
            <w:r w:rsidRPr="00787547">
              <w:t>external</w:t>
            </w:r>
            <w:r w:rsidRPr="00787547">
              <w:rPr>
                <w:lang w:val="en-US"/>
              </w:rPr>
              <w:t>Si</w:t>
            </w:r>
            <w:r w:rsidRPr="00787547">
              <w:t>d</w:t>
            </w:r>
            <w:r>
              <w:t xml:space="preserve"> для него не задан.</w:t>
            </w:r>
          </w:p>
        </w:tc>
        <w:tc>
          <w:tcPr>
            <w:tcW w:w="1343" w:type="pct"/>
            <w:gridSpan w:val="2"/>
          </w:tcPr>
          <w:p w14:paraId="0CAB65D4" w14:textId="7C3678AC" w:rsidR="00056C63" w:rsidRDefault="00056C63" w:rsidP="00056C63">
            <w:pPr>
              <w:pStyle w:val="ad"/>
              <w:jc w:val="left"/>
            </w:pPr>
            <w:r>
              <w:lastRenderedPageBreak/>
              <w:t xml:space="preserve">Для лекарственного препарата </w:t>
            </w:r>
            <w:r w:rsidRPr="00787547">
              <w:t xml:space="preserve">с уникальным идентификатором в ЕИС </w:t>
            </w:r>
            <w:r>
              <w:t>&lt;</w:t>
            </w:r>
            <w:r w:rsidRPr="00401C0B">
              <w:t xml:space="preserve"> Уникальный</w:t>
            </w:r>
            <w:r>
              <w:t xml:space="preserve"> </w:t>
            </w:r>
            <w:r w:rsidRPr="00401C0B">
              <w:t>идентификатор</w:t>
            </w:r>
            <w:r w:rsidRPr="0040513C">
              <w:t xml:space="preserve"> </w:t>
            </w:r>
            <w:r w:rsidRPr="00401C0B">
              <w:t>лекарственного</w:t>
            </w:r>
            <w:r w:rsidRPr="0040513C">
              <w:t xml:space="preserve"> </w:t>
            </w:r>
            <w:r w:rsidRPr="00401C0B">
              <w:t>препарата</w:t>
            </w:r>
            <w:r w:rsidRPr="0040513C">
              <w:t xml:space="preserve"> </w:t>
            </w:r>
            <w:r w:rsidRPr="00401C0B">
              <w:t>в</w:t>
            </w:r>
            <w:r w:rsidRPr="0040513C">
              <w:t xml:space="preserve"> </w:t>
            </w:r>
            <w:r w:rsidRPr="00401C0B">
              <w:t>ЕИС</w:t>
            </w:r>
            <w:r w:rsidRPr="008C1F8A" w:rsidDel="0040513C">
              <w:t xml:space="preserve"> </w:t>
            </w:r>
            <w:r w:rsidRPr="00787547">
              <w:t>&gt;</w:t>
            </w:r>
            <w:r>
              <w:t>, указанным</w:t>
            </w:r>
            <w:r w:rsidRPr="00787547">
              <w:t xml:space="preserve"> в поле </w:t>
            </w:r>
            <w:r w:rsidRPr="0076792A">
              <w:t>«</w:t>
            </w:r>
            <w:r w:rsidRPr="00401C0B">
              <w:t>Уникальный</w:t>
            </w:r>
            <w:r w:rsidRPr="0076792A">
              <w:t xml:space="preserve"> </w:t>
            </w:r>
            <w:r w:rsidRPr="00401C0B">
              <w:t>идентификатор</w:t>
            </w:r>
            <w:r w:rsidRPr="0076792A">
              <w:t xml:space="preserve"> </w:t>
            </w:r>
            <w:r w:rsidRPr="00401C0B">
              <w:t>лекарственного</w:t>
            </w:r>
            <w:r w:rsidRPr="0076792A">
              <w:t xml:space="preserve"> </w:t>
            </w:r>
            <w:r w:rsidRPr="00401C0B">
              <w:t>препарата</w:t>
            </w:r>
            <w:r w:rsidRPr="0076792A">
              <w:t xml:space="preserve"> </w:t>
            </w:r>
            <w:r w:rsidRPr="00401C0B">
              <w:t>в</w:t>
            </w:r>
            <w:r w:rsidRPr="0076792A">
              <w:t xml:space="preserve"> </w:t>
            </w:r>
            <w:r w:rsidRPr="00401C0B">
              <w:t>ЕИС</w:t>
            </w:r>
            <w:r w:rsidRPr="0076792A">
              <w:t>» (</w:t>
            </w:r>
            <w:r w:rsidRPr="00DF51E3">
              <w:rPr>
                <w:lang w:val="en-US"/>
              </w:rPr>
              <w:t>products</w:t>
            </w:r>
            <w:r w:rsidRPr="0076792A">
              <w:t>/</w:t>
            </w:r>
            <w:r w:rsidRPr="00DF51E3">
              <w:rPr>
                <w:lang w:val="en-US"/>
              </w:rPr>
              <w:t>product</w:t>
            </w:r>
            <w:r w:rsidRPr="0076792A">
              <w:t>/</w:t>
            </w:r>
            <w:r w:rsidRPr="00DF51E3">
              <w:rPr>
                <w:lang w:val="en-US"/>
              </w:rPr>
              <w:t>drugPurchaseObjectInfo</w:t>
            </w:r>
            <w:r w:rsidRPr="0076792A">
              <w:t>/</w:t>
            </w:r>
            <w:r w:rsidRPr="00DF51E3">
              <w:rPr>
                <w:lang w:val="en-US"/>
              </w:rPr>
              <w:t>drugInfoUsingReferenceInfo</w:t>
            </w:r>
            <w:r w:rsidRPr="0076792A">
              <w:t>/</w:t>
            </w:r>
            <w:r w:rsidRPr="00DF51E3">
              <w:rPr>
                <w:lang w:val="en-US"/>
              </w:rPr>
              <w:t>MNNsInfo</w:t>
            </w:r>
            <w:r w:rsidRPr="0076792A">
              <w:t>/</w:t>
            </w:r>
            <w:r w:rsidRPr="00DF51E3">
              <w:rPr>
                <w:lang w:val="en-US"/>
              </w:rPr>
              <w:t>MNNInfo</w:t>
            </w:r>
            <w:r w:rsidRPr="0076792A">
              <w:t>/</w:t>
            </w:r>
            <w:r w:rsidRPr="00DF51E3">
              <w:rPr>
                <w:lang w:val="en-US"/>
              </w:rPr>
              <w:t>positionsTradeName</w:t>
            </w:r>
            <w:r w:rsidRPr="0076792A">
              <w:t>/</w:t>
            </w:r>
            <w:r w:rsidRPr="00DF51E3">
              <w:rPr>
                <w:lang w:val="en-US"/>
              </w:rPr>
              <w:t>positionTradeName</w:t>
            </w:r>
            <w:r w:rsidRPr="0076792A">
              <w:t>/</w:t>
            </w:r>
            <w:r>
              <w:rPr>
                <w:lang w:val="en-US"/>
              </w:rPr>
              <w:t>s</w:t>
            </w:r>
            <w:r w:rsidRPr="00DF51E3">
              <w:rPr>
                <w:lang w:val="en-US"/>
              </w:rPr>
              <w:t>id</w:t>
            </w:r>
            <w:r w:rsidRPr="0076792A">
              <w:t xml:space="preserve"> </w:t>
            </w:r>
            <w:r>
              <w:t>или</w:t>
            </w:r>
            <w:r w:rsidRPr="0076792A">
              <w:t xml:space="preserve"> </w:t>
            </w:r>
            <w:r w:rsidRPr="00DF51E3">
              <w:rPr>
                <w:lang w:val="en-US"/>
              </w:rPr>
              <w:t>products</w:t>
            </w:r>
            <w:r w:rsidRPr="0076792A">
              <w:t>/</w:t>
            </w:r>
            <w:r w:rsidRPr="00DF51E3">
              <w:rPr>
                <w:lang w:val="en-US"/>
              </w:rPr>
              <w:t>product</w:t>
            </w:r>
            <w:r w:rsidRPr="0076792A">
              <w:t>/</w:t>
            </w:r>
            <w:r w:rsidRPr="00DF51E3">
              <w:rPr>
                <w:lang w:val="en-US"/>
              </w:rPr>
              <w:t>drugPurchaseObjectInfo</w:t>
            </w:r>
            <w:r w:rsidRPr="0076792A">
              <w:t>/</w:t>
            </w:r>
            <w:r w:rsidRPr="00DF51E3">
              <w:rPr>
                <w:lang w:val="en-US"/>
              </w:rPr>
              <w:t>drugInfoUsingReferenceInfo</w:t>
            </w:r>
            <w:r w:rsidRPr="0076792A">
              <w:t>/</w:t>
            </w:r>
            <w:r w:rsidRPr="00DF51E3">
              <w:rPr>
                <w:lang w:val="en-US"/>
              </w:rPr>
              <w:t>MNNsInfo</w:t>
            </w:r>
            <w:r w:rsidRPr="0076792A">
              <w:t>/</w:t>
            </w:r>
            <w:r w:rsidRPr="00DF51E3">
              <w:rPr>
                <w:lang w:val="en-US"/>
              </w:rPr>
              <w:t>MNNInfo</w:t>
            </w:r>
            <w:r w:rsidRPr="0076792A">
              <w:t>/</w:t>
            </w:r>
            <w:r w:rsidRPr="00DF51E3">
              <w:rPr>
                <w:lang w:val="en-US"/>
              </w:rPr>
              <w:t>positionsTradeName</w:t>
            </w:r>
            <w:r w:rsidRPr="0076792A">
              <w:t>/</w:t>
            </w:r>
            <w:r w:rsidRPr="00DF51E3">
              <w:rPr>
                <w:lang w:val="en-US"/>
              </w:rPr>
              <w:t>positionTrade</w:t>
            </w:r>
            <w:r w:rsidRPr="00DF51E3">
              <w:rPr>
                <w:lang w:val="en-US"/>
              </w:rPr>
              <w:lastRenderedPageBreak/>
              <w:t>Name</w:t>
            </w:r>
            <w:r w:rsidRPr="0076792A">
              <w:t>/</w:t>
            </w:r>
            <w:r w:rsidRPr="00DF51E3">
              <w:rPr>
                <w:lang w:val="en-US"/>
              </w:rPr>
              <w:t>positionTradeNameUsingTextForm</w:t>
            </w:r>
            <w:r w:rsidRPr="0076792A">
              <w:t>/</w:t>
            </w:r>
            <w:r>
              <w:rPr>
                <w:lang w:val="en-US"/>
              </w:rPr>
              <w:t>s</w:t>
            </w:r>
            <w:r w:rsidRPr="00DF51E3">
              <w:rPr>
                <w:lang w:val="en-US"/>
              </w:rPr>
              <w:t>id</w:t>
            </w:r>
            <w:r w:rsidRPr="0076792A">
              <w:t>)</w:t>
            </w:r>
            <w:r w:rsidRPr="00787547">
              <w:t>,</w:t>
            </w:r>
            <w:r>
              <w:t xml:space="preserve"> в поле </w:t>
            </w:r>
            <w:r w:rsidRPr="0076792A">
              <w:t>«</w:t>
            </w:r>
            <w:r w:rsidRPr="00DF51E3">
              <w:t>Внешний</w:t>
            </w:r>
            <w:r w:rsidRPr="0076792A">
              <w:t xml:space="preserve"> </w:t>
            </w:r>
            <w:r w:rsidRPr="00DF51E3">
              <w:t>идентификатор</w:t>
            </w:r>
            <w:r w:rsidRPr="0076792A">
              <w:t xml:space="preserve"> </w:t>
            </w:r>
            <w:r w:rsidRPr="00DF51E3">
              <w:t>лекарственного</w:t>
            </w:r>
            <w:r w:rsidRPr="0076792A">
              <w:t xml:space="preserve"> </w:t>
            </w:r>
            <w:r w:rsidRPr="00DF51E3">
              <w:t>препарата</w:t>
            </w:r>
            <w:r w:rsidRPr="0076792A">
              <w:t>» (</w:t>
            </w:r>
            <w:r w:rsidRPr="00DF51E3">
              <w:rPr>
                <w:lang w:val="en-US"/>
              </w:rPr>
              <w:t>products</w:t>
            </w:r>
            <w:r w:rsidRPr="0076792A">
              <w:t>/</w:t>
            </w:r>
            <w:r w:rsidRPr="00DF51E3">
              <w:rPr>
                <w:lang w:val="en-US"/>
              </w:rPr>
              <w:t>product</w:t>
            </w:r>
            <w:r w:rsidRPr="0076792A">
              <w:t>/</w:t>
            </w:r>
            <w:r w:rsidRPr="00DF51E3">
              <w:rPr>
                <w:lang w:val="en-US"/>
              </w:rPr>
              <w:t>drugPurchaseObjectInfo</w:t>
            </w:r>
            <w:r w:rsidRPr="0076792A">
              <w:t>/</w:t>
            </w:r>
            <w:r w:rsidRPr="00DF51E3">
              <w:rPr>
                <w:lang w:val="en-US"/>
              </w:rPr>
              <w:t>drugInfoUsingReferenceInfo</w:t>
            </w:r>
            <w:r w:rsidRPr="0076792A">
              <w:t>/</w:t>
            </w:r>
            <w:r w:rsidRPr="00DF51E3">
              <w:rPr>
                <w:lang w:val="en-US"/>
              </w:rPr>
              <w:t>MNNsInfo</w:t>
            </w:r>
            <w:r w:rsidRPr="0076792A">
              <w:t>/</w:t>
            </w:r>
            <w:r w:rsidRPr="00DF51E3">
              <w:rPr>
                <w:lang w:val="en-US"/>
              </w:rPr>
              <w:t>MNNInfo</w:t>
            </w:r>
            <w:r w:rsidRPr="0076792A">
              <w:t>/</w:t>
            </w:r>
            <w:r w:rsidRPr="00DF51E3">
              <w:rPr>
                <w:lang w:val="en-US"/>
              </w:rPr>
              <w:t>positionsTradeName</w:t>
            </w:r>
            <w:r w:rsidRPr="0076792A">
              <w:t>/</w:t>
            </w:r>
            <w:r w:rsidRPr="00DF51E3">
              <w:rPr>
                <w:lang w:val="en-US"/>
              </w:rPr>
              <w:t>positionTradeName</w:t>
            </w:r>
            <w:r w:rsidRPr="0076792A">
              <w:t>/</w:t>
            </w:r>
            <w:r w:rsidRPr="00DF51E3">
              <w:rPr>
                <w:lang w:val="en-US"/>
              </w:rPr>
              <w:t>externalSid</w:t>
            </w:r>
            <w:r w:rsidRPr="0076792A">
              <w:t xml:space="preserve"> </w:t>
            </w:r>
            <w:r>
              <w:t>и</w:t>
            </w:r>
            <w:r w:rsidRPr="0076792A">
              <w:t xml:space="preserve"> </w:t>
            </w:r>
            <w:r w:rsidRPr="00DF51E3">
              <w:rPr>
                <w:lang w:val="en-US"/>
              </w:rPr>
              <w:t>products</w:t>
            </w:r>
            <w:r w:rsidRPr="0076792A">
              <w:t>/</w:t>
            </w:r>
            <w:r w:rsidRPr="00DF51E3">
              <w:rPr>
                <w:lang w:val="en-US"/>
              </w:rPr>
              <w:t>product</w:t>
            </w:r>
            <w:r w:rsidRPr="0076792A">
              <w:t>/</w:t>
            </w:r>
            <w:r w:rsidRPr="00DF51E3">
              <w:rPr>
                <w:lang w:val="en-US"/>
              </w:rPr>
              <w:t>drugPurchaseObjectInfo</w:t>
            </w:r>
            <w:r w:rsidRPr="0076792A">
              <w:t>/</w:t>
            </w:r>
            <w:r w:rsidRPr="00DF51E3">
              <w:rPr>
                <w:lang w:val="en-US"/>
              </w:rPr>
              <w:t>drugInfoUsingReferenceInfo</w:t>
            </w:r>
            <w:r w:rsidRPr="0076792A">
              <w:t>/</w:t>
            </w:r>
            <w:r w:rsidRPr="00DF51E3">
              <w:rPr>
                <w:lang w:val="en-US"/>
              </w:rPr>
              <w:t>MNNsInfo</w:t>
            </w:r>
            <w:r w:rsidRPr="0076792A">
              <w:t>/</w:t>
            </w:r>
            <w:r w:rsidRPr="00DF51E3">
              <w:rPr>
                <w:lang w:val="en-US"/>
              </w:rPr>
              <w:t>MNNInfo</w:t>
            </w:r>
            <w:r w:rsidRPr="0076792A">
              <w:t>/</w:t>
            </w:r>
            <w:r w:rsidRPr="00DF51E3">
              <w:rPr>
                <w:lang w:val="en-US"/>
              </w:rPr>
              <w:t>positionsTradeName</w:t>
            </w:r>
            <w:r w:rsidRPr="0076792A">
              <w:t>/</w:t>
            </w:r>
            <w:r w:rsidRPr="00DF51E3">
              <w:rPr>
                <w:lang w:val="en-US"/>
              </w:rPr>
              <w:t>positionTradeName</w:t>
            </w:r>
            <w:r w:rsidRPr="0076792A">
              <w:t>/</w:t>
            </w:r>
            <w:r w:rsidRPr="00DF51E3">
              <w:rPr>
                <w:lang w:val="en-US"/>
              </w:rPr>
              <w:t>positionTradeNameUsingTextForm</w:t>
            </w:r>
            <w:r w:rsidRPr="0076792A">
              <w:t>/</w:t>
            </w:r>
            <w:r w:rsidRPr="00DF51E3">
              <w:rPr>
                <w:lang w:val="en-US"/>
              </w:rPr>
              <w:t>externalSid</w:t>
            </w:r>
            <w:r w:rsidRPr="0076792A">
              <w:t>)</w:t>
            </w:r>
            <w:r>
              <w:t xml:space="preserve"> должно быть задано то же значение, что и в размещенных сведениях о контракте. Ожидается значение </w:t>
            </w:r>
            <w:r w:rsidRPr="00787547">
              <w:t>&lt;</w:t>
            </w:r>
            <w:r>
              <w:t xml:space="preserve">значение </w:t>
            </w:r>
            <w:r>
              <w:rPr>
                <w:lang w:val="en-US"/>
              </w:rPr>
              <w:t>externalSid</w:t>
            </w:r>
            <w:r w:rsidRPr="00787547">
              <w:t xml:space="preserve"> </w:t>
            </w:r>
            <w:r>
              <w:t>из размещенных сведений о контракте</w:t>
            </w:r>
            <w:r w:rsidRPr="00787547">
              <w:t>&gt;</w:t>
            </w:r>
          </w:p>
        </w:tc>
      </w:tr>
      <w:tr w:rsidR="00056C63" w14:paraId="618FA90B" w14:textId="77777777" w:rsidTr="00AA184A">
        <w:trPr>
          <w:trHeight w:val="348"/>
        </w:trPr>
        <w:tc>
          <w:tcPr>
            <w:tcW w:w="841" w:type="pct"/>
            <w:gridSpan w:val="2"/>
          </w:tcPr>
          <w:p w14:paraId="52D5C733" w14:textId="44BA5401" w:rsidR="00056C63" w:rsidRPr="00A64DD7" w:rsidRDefault="00056C63" w:rsidP="00056C63">
            <w:pPr>
              <w:pStyle w:val="ad"/>
              <w:jc w:val="left"/>
            </w:pPr>
            <w:r w:rsidRPr="00A64DD7">
              <w:lastRenderedPageBreak/>
              <w:t>РК_ИК_</w:t>
            </w:r>
            <w:r>
              <w:t>0495</w:t>
            </w:r>
          </w:p>
        </w:tc>
        <w:tc>
          <w:tcPr>
            <w:tcW w:w="234" w:type="pct"/>
            <w:gridSpan w:val="2"/>
          </w:tcPr>
          <w:p w14:paraId="6E47D9FF" w14:textId="77777777" w:rsidR="00056C63" w:rsidRPr="000E4FE8" w:rsidRDefault="00056C63" w:rsidP="00056C63">
            <w:pPr>
              <w:pStyle w:val="ad"/>
              <w:jc w:val="left"/>
            </w:pPr>
          </w:p>
        </w:tc>
        <w:tc>
          <w:tcPr>
            <w:tcW w:w="1056" w:type="pct"/>
            <w:gridSpan w:val="2"/>
          </w:tcPr>
          <w:p w14:paraId="5583101C" w14:textId="22975E24" w:rsidR="00056C63" w:rsidRDefault="00056C63" w:rsidP="00056C63">
            <w:pPr>
              <w:pStyle w:val="ad"/>
              <w:jc w:val="left"/>
            </w:pPr>
            <w:r w:rsidRPr="00000D8D">
              <w:t xml:space="preserve">Поле </w:t>
            </w:r>
            <w:r w:rsidRPr="0022102E">
              <w:t>«Уникальный идентификатор объекта закупки в ЕИС в электронном контракте» (products/product/electronicContractObjectSid)</w:t>
            </w:r>
          </w:p>
          <w:p w14:paraId="200DE168" w14:textId="77777777" w:rsidR="00056C63" w:rsidRDefault="00056C63" w:rsidP="00056C63">
            <w:pPr>
              <w:pStyle w:val="ad"/>
              <w:jc w:val="left"/>
            </w:pPr>
            <w:r>
              <w:t>И</w:t>
            </w:r>
          </w:p>
          <w:p w14:paraId="28733DB2" w14:textId="77777777" w:rsidR="00056C63" w:rsidRDefault="00056C63" w:rsidP="00056C63">
            <w:pPr>
              <w:pStyle w:val="ad"/>
              <w:jc w:val="left"/>
            </w:pPr>
            <w:r w:rsidRPr="00000D8D">
              <w:t xml:space="preserve">Поле </w:t>
            </w:r>
            <w:r w:rsidRPr="0022102E">
              <w:t>«Внешний идентификатор объекта закупки в электронном контракте» (products/product/electronicContractExternalSid)</w:t>
            </w:r>
          </w:p>
          <w:p w14:paraId="29BD26F5" w14:textId="77777777" w:rsidR="00056C63" w:rsidRDefault="00056C63" w:rsidP="00056C63">
            <w:pPr>
              <w:pStyle w:val="ad"/>
              <w:jc w:val="left"/>
            </w:pPr>
            <w:r>
              <w:t>И</w:t>
            </w:r>
          </w:p>
          <w:p w14:paraId="4BEA443F" w14:textId="3427B744" w:rsidR="00056C63" w:rsidRDefault="00056C63" w:rsidP="00056C63">
            <w:pPr>
              <w:pStyle w:val="ad"/>
              <w:jc w:val="left"/>
            </w:pPr>
            <w:r w:rsidRPr="00925EF1">
              <w:lastRenderedPageBreak/>
              <w:t>«</w:t>
            </w:r>
            <w:r w:rsidRPr="00BD5C8B">
              <w:t>Уникальный идентификатор объекта закупк</w:t>
            </w:r>
            <w:r>
              <w:t>и в ЕИС в электронном контракте</w:t>
            </w:r>
            <w:r w:rsidRPr="00925EF1">
              <w:t>» (</w:t>
            </w:r>
            <w:r w:rsidRPr="004849C2">
              <w:rPr>
                <w:lang w:val="en-US"/>
              </w:rPr>
              <w:t>products</w:t>
            </w:r>
            <w:r w:rsidRPr="00BD5C8B">
              <w:t>/</w:t>
            </w:r>
            <w:r w:rsidRPr="004849C2">
              <w:rPr>
                <w:lang w:val="en-US"/>
              </w:rPr>
              <w:t>parentProduct</w:t>
            </w:r>
            <w:r>
              <w:t>/</w:t>
            </w:r>
            <w:r w:rsidRPr="00925EF1">
              <w:rPr>
                <w:lang w:val="en-US"/>
              </w:rPr>
              <w:t>electronicContract</w:t>
            </w:r>
            <w:r w:rsidRPr="0022102E">
              <w:t>Object</w:t>
            </w:r>
            <w:r w:rsidRPr="00925EF1">
              <w:rPr>
                <w:lang w:val="en-US"/>
              </w:rPr>
              <w:t>Sid</w:t>
            </w:r>
            <w:r w:rsidRPr="00925EF1">
              <w:t>)</w:t>
            </w:r>
          </w:p>
          <w:p w14:paraId="2FDEDBCB" w14:textId="77777777" w:rsidR="00056C63" w:rsidRDefault="00056C63" w:rsidP="00056C63">
            <w:pPr>
              <w:pStyle w:val="ad"/>
              <w:jc w:val="left"/>
            </w:pPr>
            <w:r>
              <w:t>И</w:t>
            </w:r>
          </w:p>
          <w:p w14:paraId="4F8D2773" w14:textId="4C32FFB3" w:rsidR="00056C63" w:rsidRPr="00000D8D" w:rsidRDefault="00056C63" w:rsidP="00056C63">
            <w:pPr>
              <w:pStyle w:val="ad"/>
              <w:jc w:val="left"/>
            </w:pPr>
            <w:r w:rsidRPr="00BD5C8B">
              <w:t>«Внешний идентификатор объекта закупки в электронном контракте» (</w:t>
            </w:r>
            <w:r w:rsidRPr="004849C2">
              <w:rPr>
                <w:lang w:val="en-US"/>
              </w:rPr>
              <w:t>products</w:t>
            </w:r>
            <w:r w:rsidRPr="00BD5C8B">
              <w:t>/</w:t>
            </w:r>
            <w:r w:rsidRPr="004849C2">
              <w:rPr>
                <w:lang w:val="en-US"/>
              </w:rPr>
              <w:t>parentProduct</w:t>
            </w:r>
            <w:r w:rsidRPr="00BD5C8B">
              <w:t>/</w:t>
            </w:r>
            <w:r w:rsidRPr="00925EF1">
              <w:rPr>
                <w:lang w:val="en-US"/>
              </w:rPr>
              <w:t>electronicContractExternalSid</w:t>
            </w:r>
            <w:r w:rsidRPr="00BD5C8B">
              <w:t>)</w:t>
            </w:r>
          </w:p>
        </w:tc>
        <w:tc>
          <w:tcPr>
            <w:tcW w:w="1474" w:type="pct"/>
            <w:gridSpan w:val="3"/>
          </w:tcPr>
          <w:p w14:paraId="3CAA2D28" w14:textId="1C02409E" w:rsidR="00056C63" w:rsidRDefault="00056C63" w:rsidP="00056C63">
            <w:pPr>
              <w:pStyle w:val="ad"/>
              <w:jc w:val="left"/>
            </w:pPr>
            <w:r>
              <w:lastRenderedPageBreak/>
              <w:t xml:space="preserve">1.Если в принимаемом пакете заполнено поле </w:t>
            </w:r>
            <w:r w:rsidRPr="00753FB2">
              <w:t>«Внешний идентификатор объекта закупки» (externalSid)</w:t>
            </w:r>
            <w:r>
              <w:t xml:space="preserve">, то контролируется обязательность заполнения поля </w:t>
            </w:r>
            <w:r w:rsidRPr="0022102E">
              <w:t>«Уникальный идентификатор объекта закупки в ЕИС в электронном контракте» (products/product/electronicContractObjectSid)</w:t>
            </w:r>
          </w:p>
          <w:p w14:paraId="4684008B" w14:textId="77777777" w:rsidR="00056C63" w:rsidRDefault="00056C63" w:rsidP="00056C63">
            <w:pPr>
              <w:pStyle w:val="ad"/>
              <w:jc w:val="left"/>
            </w:pPr>
            <w:r>
              <w:t xml:space="preserve"> И/ИЛИ поля </w:t>
            </w:r>
            <w:r w:rsidRPr="0022102E">
              <w:t>«Внешний идентификатор объекта закупки в электронном контракте» (products/product/electronicContractExternalSid)</w:t>
            </w:r>
          </w:p>
          <w:p w14:paraId="4BEA000F" w14:textId="6B111624" w:rsidR="00056C63" w:rsidRDefault="00056C63" w:rsidP="00056C63">
            <w:pPr>
              <w:pStyle w:val="ad"/>
              <w:jc w:val="left"/>
            </w:pPr>
            <w:r>
              <w:lastRenderedPageBreak/>
              <w:t xml:space="preserve">2. Если в принимаемом пакете заполнено поле </w:t>
            </w:r>
            <w:r w:rsidRPr="00753FB2">
              <w:t>«Внешний идентификатор объекта закупки» (products/parentProduct/externalSid)</w:t>
            </w:r>
          </w:p>
          <w:p w14:paraId="613CDBBA" w14:textId="3C7A5779" w:rsidR="00056C63" w:rsidRDefault="00056C63" w:rsidP="00056C63">
            <w:pPr>
              <w:pStyle w:val="ad"/>
              <w:jc w:val="left"/>
            </w:pPr>
            <w:r>
              <w:t xml:space="preserve">то контролируется обязательность заполнения поля </w:t>
            </w:r>
            <w:r w:rsidRPr="00925EF1">
              <w:t>«</w:t>
            </w:r>
            <w:r w:rsidRPr="00BD5C8B">
              <w:t>Уникальный идентификатор объекта закупк</w:t>
            </w:r>
            <w:r>
              <w:t>и в ЕИС в электронном контракте</w:t>
            </w:r>
            <w:r w:rsidRPr="00925EF1">
              <w:t>» (</w:t>
            </w:r>
            <w:r w:rsidRPr="004849C2">
              <w:rPr>
                <w:lang w:val="en-US"/>
              </w:rPr>
              <w:t>products</w:t>
            </w:r>
            <w:r w:rsidRPr="00BD5C8B">
              <w:t>/</w:t>
            </w:r>
            <w:r w:rsidRPr="004849C2">
              <w:rPr>
                <w:lang w:val="en-US"/>
              </w:rPr>
              <w:t>parentProduct</w:t>
            </w:r>
            <w:r>
              <w:t>/</w:t>
            </w:r>
            <w:r w:rsidRPr="00925EF1">
              <w:rPr>
                <w:lang w:val="en-US"/>
              </w:rPr>
              <w:t>electronicContrac</w:t>
            </w:r>
            <w:r w:rsidRPr="0022102E">
              <w:t>Object</w:t>
            </w:r>
            <w:r w:rsidRPr="00925EF1">
              <w:rPr>
                <w:lang w:val="en-US"/>
              </w:rPr>
              <w:t>Sid</w:t>
            </w:r>
            <w:r w:rsidRPr="00925EF1">
              <w:t>)</w:t>
            </w:r>
          </w:p>
          <w:p w14:paraId="752F4A5B" w14:textId="114F37A8" w:rsidR="00056C63" w:rsidRDefault="00056C63" w:rsidP="00056C63">
            <w:pPr>
              <w:pStyle w:val="ad"/>
              <w:jc w:val="left"/>
            </w:pPr>
            <w:r>
              <w:t xml:space="preserve">И/ИЛИ </w:t>
            </w:r>
            <w:r w:rsidRPr="00BD5C8B">
              <w:t>«Внешний идентификатор объекта закупки в электронном контракте» (</w:t>
            </w:r>
            <w:r w:rsidRPr="004849C2">
              <w:rPr>
                <w:lang w:val="en-US"/>
              </w:rPr>
              <w:t>products</w:t>
            </w:r>
            <w:r w:rsidRPr="00BD5C8B">
              <w:t>/</w:t>
            </w:r>
            <w:r w:rsidRPr="004849C2">
              <w:rPr>
                <w:lang w:val="en-US"/>
              </w:rPr>
              <w:t>parentProduct</w:t>
            </w:r>
            <w:r w:rsidRPr="00BD5C8B">
              <w:t>/</w:t>
            </w:r>
            <w:r w:rsidRPr="00925EF1">
              <w:rPr>
                <w:lang w:val="en-US"/>
              </w:rPr>
              <w:t>electronicContractExternalSid</w:t>
            </w:r>
            <w:r w:rsidRPr="00BD5C8B">
              <w:t>)</w:t>
            </w:r>
          </w:p>
          <w:p w14:paraId="32446E42" w14:textId="48BB3700" w:rsidR="00056C63" w:rsidRPr="007270F7" w:rsidRDefault="00056C63" w:rsidP="00056C63">
            <w:pPr>
              <w:pStyle w:val="ad"/>
              <w:jc w:val="left"/>
            </w:pPr>
            <w:r w:rsidRPr="00492C01">
              <w:t>Контроль вып</w:t>
            </w:r>
            <w:r>
              <w:t>олняется при приеме проекта пер</w:t>
            </w:r>
            <w:r w:rsidRPr="00492C01">
              <w:t>воначально</w:t>
            </w:r>
            <w:r>
              <w:t>й версии, сформированного на ос</w:t>
            </w:r>
            <w:r w:rsidRPr="00492C01">
              <w:t>новании элект</w:t>
            </w:r>
            <w:r>
              <w:t>ронного контракта в структуриро</w:t>
            </w:r>
            <w:r w:rsidRPr="00492C01">
              <w:t>ванном виде</w:t>
            </w:r>
            <w:r>
              <w:t xml:space="preserve"> И </w:t>
            </w:r>
            <w:r w:rsidRPr="00492C01">
              <w:t>при приеме изменений сведений о контракте с установленным признаком "Документ на базе РЭК"</w:t>
            </w:r>
          </w:p>
        </w:tc>
        <w:tc>
          <w:tcPr>
            <w:tcW w:w="1395" w:type="pct"/>
            <w:gridSpan w:val="3"/>
          </w:tcPr>
          <w:p w14:paraId="53F1DDCD" w14:textId="77777777" w:rsidR="00056C63" w:rsidRDefault="00056C63" w:rsidP="00056C63">
            <w:pPr>
              <w:pStyle w:val="ad"/>
              <w:jc w:val="left"/>
            </w:pPr>
            <w:r>
              <w:lastRenderedPageBreak/>
              <w:t xml:space="preserve">1.Для объекта закупкидолжно быть заполнено поле </w:t>
            </w:r>
            <w:r w:rsidRPr="0022102E">
              <w:t>«Уникальный идентификатор объекта закупки в ЕИС в электронном контракте» (products/product/electronicContractObjectSid)</w:t>
            </w:r>
          </w:p>
          <w:p w14:paraId="00D6EF2C" w14:textId="54B6CDC0" w:rsidR="00056C63" w:rsidRDefault="00056C63" w:rsidP="00056C63">
            <w:pPr>
              <w:pStyle w:val="ad"/>
              <w:jc w:val="left"/>
            </w:pPr>
            <w:r>
              <w:t xml:space="preserve"> И/ИЛИ поле </w:t>
            </w:r>
            <w:r w:rsidRPr="0022102E">
              <w:t>«Внешний идентификатор объекта закупки в электронном контракте» (products/product/electronicContractExternalSid)</w:t>
            </w:r>
          </w:p>
          <w:p w14:paraId="41B9415E" w14:textId="77777777" w:rsidR="00056C63" w:rsidRDefault="00056C63" w:rsidP="00056C63">
            <w:pPr>
              <w:pStyle w:val="ad"/>
              <w:jc w:val="left"/>
            </w:pPr>
            <w:r>
              <w:t xml:space="preserve">2. Для объекта закупкидолжно быть заполнено поле </w:t>
            </w:r>
            <w:r w:rsidRPr="00925EF1">
              <w:t>«</w:t>
            </w:r>
            <w:r w:rsidRPr="00BD5C8B">
              <w:t>Уникальный идентификатор объекта за</w:t>
            </w:r>
            <w:r w:rsidRPr="00BD5C8B">
              <w:lastRenderedPageBreak/>
              <w:t>купк</w:t>
            </w:r>
            <w:r>
              <w:t>и в ЕИС в электронном контракте</w:t>
            </w:r>
            <w:r w:rsidRPr="00925EF1">
              <w:t>» (</w:t>
            </w:r>
            <w:r w:rsidRPr="004849C2">
              <w:rPr>
                <w:lang w:val="en-US"/>
              </w:rPr>
              <w:t>products</w:t>
            </w:r>
            <w:r w:rsidRPr="00BD5C8B">
              <w:t>/</w:t>
            </w:r>
            <w:r w:rsidRPr="004849C2">
              <w:rPr>
                <w:lang w:val="en-US"/>
              </w:rPr>
              <w:t>parentProduct</w:t>
            </w:r>
            <w:r>
              <w:t>/</w:t>
            </w:r>
            <w:r w:rsidRPr="00925EF1">
              <w:rPr>
                <w:lang w:val="en-US"/>
              </w:rPr>
              <w:t>electronicContractSid</w:t>
            </w:r>
            <w:r w:rsidRPr="00925EF1">
              <w:t>)</w:t>
            </w:r>
          </w:p>
          <w:p w14:paraId="7B0D7B4D" w14:textId="77777777" w:rsidR="00056C63" w:rsidRDefault="00056C63" w:rsidP="00056C63">
            <w:pPr>
              <w:pStyle w:val="ad"/>
              <w:jc w:val="left"/>
            </w:pPr>
            <w:r>
              <w:t xml:space="preserve">И/ИЛИ </w:t>
            </w:r>
            <w:r w:rsidRPr="00BD5C8B">
              <w:t>«Внешний идентификатор объекта закупки в электронном контракте» (</w:t>
            </w:r>
            <w:r w:rsidRPr="004849C2">
              <w:rPr>
                <w:lang w:val="en-US"/>
              </w:rPr>
              <w:t>products</w:t>
            </w:r>
            <w:r w:rsidRPr="00BD5C8B">
              <w:t>/</w:t>
            </w:r>
            <w:r w:rsidRPr="004849C2">
              <w:rPr>
                <w:lang w:val="en-US"/>
              </w:rPr>
              <w:t>parentProduct</w:t>
            </w:r>
            <w:r w:rsidRPr="00BD5C8B">
              <w:t>/</w:t>
            </w:r>
            <w:r w:rsidRPr="00925EF1">
              <w:rPr>
                <w:lang w:val="en-US"/>
              </w:rPr>
              <w:t>electronicContractExternalSid</w:t>
            </w:r>
            <w:r w:rsidRPr="00BD5C8B">
              <w:t>)</w:t>
            </w:r>
          </w:p>
          <w:p w14:paraId="0646B4B8" w14:textId="74866AC9" w:rsidR="00056C63" w:rsidRDefault="00056C63" w:rsidP="00056C63">
            <w:pPr>
              <w:pStyle w:val="ad"/>
              <w:jc w:val="left"/>
            </w:pPr>
          </w:p>
        </w:tc>
      </w:tr>
      <w:tr w:rsidR="00056C63" w14:paraId="6940B735" w14:textId="77777777" w:rsidTr="00AA184A">
        <w:trPr>
          <w:trHeight w:val="348"/>
        </w:trPr>
        <w:tc>
          <w:tcPr>
            <w:tcW w:w="841" w:type="pct"/>
            <w:gridSpan w:val="2"/>
          </w:tcPr>
          <w:p w14:paraId="5F54FFA8" w14:textId="5DE00387" w:rsidR="00056C63" w:rsidRPr="00A64DD7" w:rsidRDefault="00056C63" w:rsidP="00056C63">
            <w:pPr>
              <w:pStyle w:val="ad"/>
              <w:jc w:val="left"/>
            </w:pPr>
            <w:r w:rsidRPr="00A64DD7">
              <w:lastRenderedPageBreak/>
              <w:t>РК_ИК_</w:t>
            </w:r>
            <w:r>
              <w:t>0496</w:t>
            </w:r>
          </w:p>
        </w:tc>
        <w:tc>
          <w:tcPr>
            <w:tcW w:w="234" w:type="pct"/>
            <w:gridSpan w:val="2"/>
          </w:tcPr>
          <w:p w14:paraId="5AE0C91D" w14:textId="77777777" w:rsidR="00056C63" w:rsidRPr="000E4FE8" w:rsidRDefault="00056C63" w:rsidP="00056C63">
            <w:pPr>
              <w:pStyle w:val="ad"/>
              <w:jc w:val="left"/>
            </w:pPr>
          </w:p>
        </w:tc>
        <w:tc>
          <w:tcPr>
            <w:tcW w:w="1056" w:type="pct"/>
            <w:gridSpan w:val="2"/>
          </w:tcPr>
          <w:p w14:paraId="3EBA1377" w14:textId="77777777" w:rsidR="00056C63" w:rsidRDefault="00056C63" w:rsidP="00056C63">
            <w:pPr>
              <w:pStyle w:val="ad"/>
              <w:jc w:val="left"/>
            </w:pPr>
            <w:r w:rsidRPr="00000D8D">
              <w:t xml:space="preserve">Поле </w:t>
            </w:r>
            <w:r w:rsidRPr="0022102E">
              <w:t>«Уникальный идентификатор объекта закупки в ЕИС в электронном контракте» (products/product/electronicContractObjectSid)</w:t>
            </w:r>
          </w:p>
          <w:p w14:paraId="03898ECE" w14:textId="77777777" w:rsidR="00056C63" w:rsidRDefault="00056C63" w:rsidP="00056C63">
            <w:pPr>
              <w:pStyle w:val="ad"/>
              <w:jc w:val="left"/>
            </w:pPr>
            <w:r>
              <w:t>И</w:t>
            </w:r>
          </w:p>
          <w:p w14:paraId="4F382EC1" w14:textId="77777777" w:rsidR="00056C63" w:rsidRDefault="00056C63" w:rsidP="00056C63">
            <w:pPr>
              <w:pStyle w:val="ad"/>
              <w:jc w:val="left"/>
            </w:pPr>
            <w:r w:rsidRPr="00000D8D">
              <w:t xml:space="preserve">Поле </w:t>
            </w:r>
            <w:r w:rsidRPr="0022102E">
              <w:t>«Внешний идентификатор объекта закупки в электронном контракте» (products/product/electronicContractExternalSid)</w:t>
            </w:r>
          </w:p>
          <w:p w14:paraId="39668B9D" w14:textId="77777777" w:rsidR="00056C63" w:rsidRDefault="00056C63" w:rsidP="00056C63">
            <w:pPr>
              <w:pStyle w:val="ad"/>
              <w:jc w:val="left"/>
            </w:pPr>
            <w:r>
              <w:t>И</w:t>
            </w:r>
          </w:p>
          <w:p w14:paraId="2E06D649" w14:textId="77777777" w:rsidR="00056C63" w:rsidRDefault="00056C63" w:rsidP="00056C63">
            <w:pPr>
              <w:pStyle w:val="ad"/>
              <w:jc w:val="left"/>
            </w:pPr>
            <w:r w:rsidRPr="00925EF1">
              <w:t>«</w:t>
            </w:r>
            <w:r w:rsidRPr="00BD5C8B">
              <w:t xml:space="preserve">Уникальный идентификатор </w:t>
            </w:r>
            <w:r w:rsidRPr="00BD5C8B">
              <w:lastRenderedPageBreak/>
              <w:t>объекта закупк</w:t>
            </w:r>
            <w:r>
              <w:t>и в ЕИС в электронном контракте</w:t>
            </w:r>
            <w:r w:rsidRPr="00925EF1">
              <w:t>» (</w:t>
            </w:r>
            <w:r w:rsidRPr="004849C2">
              <w:rPr>
                <w:lang w:val="en-US"/>
              </w:rPr>
              <w:t>products</w:t>
            </w:r>
            <w:r w:rsidRPr="00BD5C8B">
              <w:t>/</w:t>
            </w:r>
            <w:r w:rsidRPr="004849C2">
              <w:rPr>
                <w:lang w:val="en-US"/>
              </w:rPr>
              <w:t>parentProduct</w:t>
            </w:r>
            <w:r>
              <w:t>/</w:t>
            </w:r>
            <w:r w:rsidRPr="00925EF1">
              <w:rPr>
                <w:lang w:val="en-US"/>
              </w:rPr>
              <w:t>electronicContractSid</w:t>
            </w:r>
            <w:r w:rsidRPr="00925EF1">
              <w:t>)</w:t>
            </w:r>
          </w:p>
          <w:p w14:paraId="57577699" w14:textId="77777777" w:rsidR="00056C63" w:rsidRDefault="00056C63" w:rsidP="00056C63">
            <w:pPr>
              <w:pStyle w:val="ad"/>
              <w:jc w:val="left"/>
            </w:pPr>
            <w:r>
              <w:t>И</w:t>
            </w:r>
          </w:p>
          <w:p w14:paraId="776269A8" w14:textId="516DC1BE" w:rsidR="00056C63" w:rsidRPr="00972932" w:rsidRDefault="00056C63" w:rsidP="00056C63">
            <w:pPr>
              <w:pStyle w:val="ad"/>
              <w:jc w:val="left"/>
            </w:pPr>
            <w:r w:rsidRPr="00BD5C8B">
              <w:t>«Внешний идентификатор объекта закупки в электронном контракте» (</w:t>
            </w:r>
            <w:r w:rsidRPr="004849C2">
              <w:rPr>
                <w:lang w:val="en-US"/>
              </w:rPr>
              <w:t>products</w:t>
            </w:r>
            <w:r w:rsidRPr="00BD5C8B">
              <w:t>/</w:t>
            </w:r>
            <w:r w:rsidRPr="004849C2">
              <w:rPr>
                <w:lang w:val="en-US"/>
              </w:rPr>
              <w:t>parentProduct</w:t>
            </w:r>
            <w:r w:rsidRPr="00BD5C8B">
              <w:t>/</w:t>
            </w:r>
            <w:r w:rsidRPr="00925EF1">
              <w:rPr>
                <w:lang w:val="en-US"/>
              </w:rPr>
              <w:t>electronicContractExternalSid</w:t>
            </w:r>
            <w:r w:rsidRPr="00BD5C8B">
              <w:t>)</w:t>
            </w:r>
          </w:p>
        </w:tc>
        <w:tc>
          <w:tcPr>
            <w:tcW w:w="1474" w:type="pct"/>
            <w:gridSpan w:val="3"/>
          </w:tcPr>
          <w:p w14:paraId="157C475F" w14:textId="6DC990A4" w:rsidR="00056C63" w:rsidRDefault="00056C63" w:rsidP="00056C63">
            <w:pPr>
              <w:pStyle w:val="ad"/>
              <w:jc w:val="left"/>
            </w:pPr>
            <w:r>
              <w:lastRenderedPageBreak/>
              <w:t xml:space="preserve">Если в принимаемом пакете заполнено поле </w:t>
            </w:r>
            <w:r w:rsidRPr="00753FB2">
              <w:t>«Внешний идентификатор объекта закупки» (externalSid)</w:t>
            </w:r>
            <w:r>
              <w:t>, то:</w:t>
            </w:r>
          </w:p>
          <w:p w14:paraId="5BCACC5F" w14:textId="7E495D36" w:rsidR="00056C63" w:rsidRDefault="00056C63" w:rsidP="00056C63">
            <w:pPr>
              <w:pStyle w:val="ad"/>
              <w:jc w:val="left"/>
            </w:pPr>
            <w:r>
              <w:t xml:space="preserve">1.если заполнено только поле </w:t>
            </w:r>
            <w:r w:rsidRPr="00000D8D">
              <w:t xml:space="preserve">«Уникальный идентификатор </w:t>
            </w:r>
            <w:r w:rsidRPr="00BD5C8B">
              <w:t>объекта закупки</w:t>
            </w:r>
            <w:r>
              <w:t xml:space="preserve"> в ЕИС</w:t>
            </w:r>
            <w:r w:rsidRPr="00BD5C8B">
              <w:t xml:space="preserve"> в электронном контракте</w:t>
            </w:r>
            <w:r w:rsidRPr="00000D8D">
              <w:t>» (</w:t>
            </w:r>
            <w:r w:rsidRPr="00000D8D">
              <w:rPr>
                <w:lang w:val="en-US"/>
              </w:rPr>
              <w:t>electronicContract</w:t>
            </w:r>
            <w:r w:rsidRPr="0022102E">
              <w:t>Object</w:t>
            </w:r>
            <w:r w:rsidRPr="00000D8D">
              <w:rPr>
                <w:lang w:val="en-US"/>
              </w:rPr>
              <w:t>Sid</w:t>
            </w:r>
            <w:r w:rsidRPr="00000D8D">
              <w:t>)</w:t>
            </w:r>
            <w:r>
              <w:t>, то контролируется, что в структурированном электрон</w:t>
            </w:r>
            <w:r w:rsidRPr="00972932">
              <w:t>ном контракте</w:t>
            </w:r>
            <w:r>
              <w:t xml:space="preserve"> есть объект закупки с аналогичным значением </w:t>
            </w:r>
            <w:r w:rsidRPr="00492C01">
              <w:t xml:space="preserve">«Уникальный идентификатор объекта закупки» (contractSubjectInfo/productsInfo/productsInfoElectronicContract/productInfo/sid) </w:t>
            </w:r>
            <w:r>
              <w:lastRenderedPageBreak/>
              <w:t xml:space="preserve">(или </w:t>
            </w:r>
            <w:r w:rsidRPr="0022102E">
              <w:t>«Уникальный идентификатор в ЕИС» (contractSubjectInfo/productsInfo/drugProductsInfoElectro</w:t>
            </w:r>
            <w:r>
              <w:t>nicContract/drugProductInfo/</w:t>
            </w:r>
            <w:r w:rsidRPr="0022102E">
              <w:t>sid)</w:t>
            </w:r>
            <w:r>
              <w:t>)(</w:t>
            </w:r>
            <w:r w:rsidRPr="00972932">
              <w:t>возвращаемая ошибка 1</w:t>
            </w:r>
            <w:r>
              <w:t>)</w:t>
            </w:r>
          </w:p>
          <w:p w14:paraId="0E0F2F95" w14:textId="6EA4BC8E" w:rsidR="00056C63" w:rsidRDefault="00056C63" w:rsidP="00056C63">
            <w:pPr>
              <w:pStyle w:val="ad"/>
              <w:jc w:val="left"/>
            </w:pPr>
            <w:r>
              <w:t xml:space="preserve">2. если заполнено только поле </w:t>
            </w:r>
            <w:r w:rsidRPr="00000D8D">
              <w:t xml:space="preserve">«Внешний идентификатор </w:t>
            </w:r>
            <w:r w:rsidRPr="00BD5C8B">
              <w:t>объекта закупки в электронном контракте</w:t>
            </w:r>
            <w:r w:rsidRPr="00000D8D">
              <w:t xml:space="preserve">» </w:t>
            </w:r>
            <w:r>
              <w:t>(</w:t>
            </w:r>
            <w:r w:rsidRPr="00000D8D">
              <w:t>electronicContractExternalSid</w:t>
            </w:r>
            <w:r>
              <w:t>), то контролируется, что в структурированном электрон</w:t>
            </w:r>
            <w:r w:rsidRPr="00972932">
              <w:t>ном контракте</w:t>
            </w:r>
            <w:r>
              <w:t xml:space="preserve"> есть объект закупки с аналогичным значением "Внешний идентификатор </w:t>
            </w:r>
            <w:r w:rsidRPr="00BD5C8B">
              <w:t>объекта закупки в электронном контракте</w:t>
            </w:r>
            <w:r>
              <w:t>" (</w:t>
            </w:r>
            <w:r w:rsidRPr="00315D3F">
              <w:rPr>
                <w:lang w:val="en-US"/>
              </w:rPr>
              <w:t>contractSubjectIn</w:t>
            </w:r>
            <w:r w:rsidRPr="001B1C6F">
              <w:t>-</w:t>
            </w:r>
            <w:r w:rsidRPr="00315D3F">
              <w:rPr>
                <w:lang w:val="en-US"/>
              </w:rPr>
              <w:t>fo</w:t>
            </w:r>
            <w:r w:rsidRPr="001B1C6F">
              <w:t>/</w:t>
            </w:r>
            <w:r w:rsidRPr="00315D3F">
              <w:rPr>
                <w:lang w:val="en-US"/>
              </w:rPr>
              <w:t>productsInfo</w:t>
            </w:r>
            <w:r w:rsidRPr="001B1C6F">
              <w:t>/</w:t>
            </w:r>
            <w:r w:rsidRPr="00315D3F">
              <w:rPr>
                <w:lang w:val="en-US"/>
              </w:rPr>
              <w:t>productsInfoElectronic</w:t>
            </w:r>
            <w:r w:rsidRPr="001B1C6F">
              <w:t>-</w:t>
            </w:r>
            <w:r w:rsidRPr="00315D3F">
              <w:rPr>
                <w:lang w:val="en-US"/>
              </w:rPr>
              <w:t>Con</w:t>
            </w:r>
            <w:r w:rsidRPr="001B1C6F">
              <w:t>-</w:t>
            </w:r>
            <w:r w:rsidRPr="00315D3F">
              <w:rPr>
                <w:lang w:val="en-US"/>
              </w:rPr>
              <w:t>tract</w:t>
            </w:r>
            <w:r w:rsidRPr="001B1C6F">
              <w:t>/</w:t>
            </w:r>
            <w:r w:rsidRPr="00315D3F">
              <w:rPr>
                <w:lang w:val="en-US"/>
              </w:rPr>
              <w:t>productInfo</w:t>
            </w:r>
            <w:r w:rsidRPr="001B1C6F">
              <w:t>/</w:t>
            </w:r>
            <w:r w:rsidRPr="00315D3F">
              <w:rPr>
                <w:lang w:val="en-US"/>
              </w:rPr>
              <w:t>externalSid</w:t>
            </w:r>
            <w:r>
              <w:t xml:space="preserve">) (или </w:t>
            </w:r>
            <w:r w:rsidRPr="0022102E">
              <w:t>«Внешний идентификатор объекта закупки» (contractSubjectInfo/productsInfo/drugProductsInfoElectro</w:t>
            </w:r>
            <w:r>
              <w:t>nicContract/drugProductInfo/</w:t>
            </w:r>
            <w:r w:rsidRPr="0022102E">
              <w:t>externalSid)</w:t>
            </w:r>
            <w:r>
              <w:t>) (возвращаемая ошибка 2)</w:t>
            </w:r>
          </w:p>
          <w:p w14:paraId="77A11D26" w14:textId="7822044D" w:rsidR="00056C63" w:rsidRDefault="00056C63" w:rsidP="00056C63">
            <w:pPr>
              <w:pStyle w:val="ad"/>
              <w:jc w:val="left"/>
            </w:pPr>
            <w:r>
              <w:t>3. если заданы и поле «</w:t>
            </w:r>
            <w:r w:rsidRPr="00000D8D">
              <w:t xml:space="preserve">Внешний идентификатор </w:t>
            </w:r>
            <w:r w:rsidRPr="00BD5C8B">
              <w:t>объекта закупки в электронном контракте</w:t>
            </w:r>
            <w:r>
              <w:t>» (</w:t>
            </w:r>
            <w:r w:rsidRPr="00000D8D">
              <w:t>electronicContractExternalSid</w:t>
            </w:r>
            <w:r>
              <w:t xml:space="preserve">) и поле «Уникальный идентификатор </w:t>
            </w:r>
            <w:r w:rsidRPr="00BD5C8B">
              <w:t>объекта закупки в электронном контракте</w:t>
            </w:r>
            <w:r>
              <w:t>» (</w:t>
            </w:r>
            <w:r w:rsidRPr="00000D8D">
              <w:rPr>
                <w:lang w:val="en-US"/>
              </w:rPr>
              <w:t>electronicContract</w:t>
            </w:r>
            <w:r w:rsidRPr="0022102E">
              <w:t>Object</w:t>
            </w:r>
            <w:r w:rsidRPr="00000D8D">
              <w:rPr>
                <w:lang w:val="en-US"/>
              </w:rPr>
              <w:t>Sid</w:t>
            </w:r>
            <w:r>
              <w:t>), то контролируется, что в структурированном электрон</w:t>
            </w:r>
            <w:r w:rsidRPr="00972932">
              <w:t>ном контракте</w:t>
            </w:r>
            <w:r>
              <w:t xml:space="preserve"> есть объект закупки с аналогичной парой значений (возвращаемая ошибка 3)</w:t>
            </w:r>
          </w:p>
          <w:p w14:paraId="7F369C85" w14:textId="70868BAC" w:rsidR="00056C63" w:rsidRDefault="00056C63" w:rsidP="00056C63">
            <w:pPr>
              <w:pStyle w:val="ad"/>
              <w:jc w:val="left"/>
            </w:pPr>
          </w:p>
          <w:p w14:paraId="74A9295C" w14:textId="6BE104F3" w:rsidR="00056C63" w:rsidRDefault="00056C63" w:rsidP="00056C63">
            <w:pPr>
              <w:pStyle w:val="ad"/>
              <w:jc w:val="left"/>
            </w:pPr>
            <w:r>
              <w:t xml:space="preserve">Если в принимаемом пакете заполнено поле </w:t>
            </w:r>
            <w:r w:rsidRPr="00753FB2">
              <w:lastRenderedPageBreak/>
              <w:t>«Внешний идентификатор объекта закупки» (products/parentProduct/externalSid)</w:t>
            </w:r>
          </w:p>
          <w:p w14:paraId="0EE6247E" w14:textId="16E3FFE7" w:rsidR="00056C63" w:rsidRDefault="00056C63" w:rsidP="00056C63">
            <w:pPr>
              <w:pStyle w:val="ad"/>
              <w:jc w:val="left"/>
            </w:pPr>
            <w:r>
              <w:t xml:space="preserve">1. если заполнено только поле </w:t>
            </w:r>
            <w:r w:rsidRPr="00000D8D">
              <w:t xml:space="preserve">«Уникальный идентификатор </w:t>
            </w:r>
            <w:r w:rsidRPr="00BD5C8B">
              <w:t>объекта закупки</w:t>
            </w:r>
            <w:r>
              <w:t xml:space="preserve"> в ЕИС</w:t>
            </w:r>
            <w:r w:rsidRPr="00BD5C8B">
              <w:t xml:space="preserve"> в электронном контракте</w:t>
            </w:r>
            <w:r w:rsidRPr="00000D8D">
              <w:t>» (</w:t>
            </w:r>
            <w:r w:rsidRPr="00000D8D">
              <w:rPr>
                <w:lang w:val="en-US"/>
              </w:rPr>
              <w:t>electronicContract</w:t>
            </w:r>
            <w:r w:rsidRPr="0022102E">
              <w:t>Object</w:t>
            </w:r>
            <w:r w:rsidRPr="00000D8D">
              <w:rPr>
                <w:lang w:val="en-US"/>
              </w:rPr>
              <w:t>Sid</w:t>
            </w:r>
            <w:r w:rsidRPr="00000D8D">
              <w:t>)</w:t>
            </w:r>
            <w:r>
              <w:t>, то контролируется, что в структурированном электрон</w:t>
            </w:r>
            <w:r w:rsidRPr="00972932">
              <w:t>ном контракте</w:t>
            </w:r>
            <w:r>
              <w:t xml:space="preserve"> есть объект закупки с аналогичным значением «</w:t>
            </w:r>
            <w:r w:rsidRPr="00BD5C8B">
              <w:t>Уни</w:t>
            </w:r>
            <w:r>
              <w:t>кальный идентификатор объекта за</w:t>
            </w:r>
            <w:r w:rsidRPr="00BD5C8B">
              <w:t>купки" (contractSubjectInfo/productsInfo/productsInfoElectronicContract/parentProductInfo/sid</w:t>
            </w:r>
            <w:r>
              <w:t xml:space="preserve"> (возвращаемая ошибка 1)</w:t>
            </w:r>
          </w:p>
          <w:p w14:paraId="2E12C0C7" w14:textId="2F71C9D6" w:rsidR="00056C63" w:rsidRDefault="00056C63" w:rsidP="00056C63">
            <w:pPr>
              <w:pStyle w:val="ad"/>
              <w:jc w:val="left"/>
            </w:pPr>
            <w:r>
              <w:t xml:space="preserve">2. если заполнено только поле </w:t>
            </w:r>
            <w:r w:rsidRPr="00000D8D">
              <w:t xml:space="preserve">«Внешний идентификатор </w:t>
            </w:r>
            <w:r w:rsidRPr="00BD5C8B">
              <w:t>объекта закупки в электронном контракте</w:t>
            </w:r>
            <w:r w:rsidRPr="00000D8D">
              <w:t xml:space="preserve">» </w:t>
            </w:r>
            <w:r>
              <w:t>(</w:t>
            </w:r>
            <w:r w:rsidRPr="00000D8D">
              <w:t>electronicContractExternalSid</w:t>
            </w:r>
            <w:r>
              <w:t>), то контролируется, что в структурированном электрон</w:t>
            </w:r>
            <w:r w:rsidRPr="00972932">
              <w:t>ном контракте</w:t>
            </w:r>
            <w:r>
              <w:t xml:space="preserve"> есть </w:t>
            </w:r>
            <w:r w:rsidRPr="001745A4">
              <w:t>объект закупки</w:t>
            </w:r>
            <w:r>
              <w:t xml:space="preserve"> с аналогичным значением </w:t>
            </w:r>
            <w:r w:rsidRPr="00BD5C8B">
              <w:t>«Внешний идентификатор объекта закупки в электронном контракте» (</w:t>
            </w:r>
            <w:r w:rsidRPr="00315D3F">
              <w:rPr>
                <w:lang w:val="en-US"/>
              </w:rPr>
              <w:t>contractSubjectInfo</w:t>
            </w:r>
            <w:r w:rsidRPr="001B1C6F">
              <w:t>/</w:t>
            </w:r>
            <w:r w:rsidRPr="00315D3F">
              <w:rPr>
                <w:lang w:val="en-US"/>
              </w:rPr>
              <w:t>productsInfo</w:t>
            </w:r>
            <w:r w:rsidRPr="001B1C6F">
              <w:t>/</w:t>
            </w:r>
            <w:r w:rsidRPr="00315D3F">
              <w:rPr>
                <w:lang w:val="en-US"/>
              </w:rPr>
              <w:t>productsInfoElectronicContract</w:t>
            </w:r>
            <w:r w:rsidRPr="001B1C6F">
              <w:t>/</w:t>
            </w:r>
            <w:r w:rsidRPr="00315D3F">
              <w:rPr>
                <w:lang w:val="en-US"/>
              </w:rPr>
              <w:t>parentProductInfo</w:t>
            </w:r>
            <w:r w:rsidRPr="001B1C6F">
              <w:t>/</w:t>
            </w:r>
            <w:r w:rsidRPr="00315D3F">
              <w:rPr>
                <w:lang w:val="en-US"/>
              </w:rPr>
              <w:t>externalSid</w:t>
            </w:r>
            <w:r>
              <w:t>)</w:t>
            </w:r>
            <w:r w:rsidRPr="001B1C6F" w:rsidDel="00315D3F">
              <w:t xml:space="preserve"> </w:t>
            </w:r>
            <w:r>
              <w:t>(возвращаемая ошибка 2)</w:t>
            </w:r>
          </w:p>
          <w:p w14:paraId="207A6551" w14:textId="7E25C5D5" w:rsidR="00056C63" w:rsidRDefault="00056C63" w:rsidP="00056C63">
            <w:pPr>
              <w:pStyle w:val="ad"/>
              <w:jc w:val="left"/>
            </w:pPr>
            <w:r>
              <w:t>3. если заданы и поле «</w:t>
            </w:r>
            <w:r w:rsidRPr="00000D8D">
              <w:t xml:space="preserve">Внешний идентификатор </w:t>
            </w:r>
            <w:r w:rsidRPr="00BD5C8B">
              <w:t>объекта закупки в электронном контракте</w:t>
            </w:r>
            <w:r>
              <w:t>» (</w:t>
            </w:r>
            <w:r w:rsidRPr="00000D8D">
              <w:t>electronicContractExternalSid</w:t>
            </w:r>
            <w:r>
              <w:t xml:space="preserve">) и поле «Уникальный идентификатор </w:t>
            </w:r>
            <w:r w:rsidRPr="00BD5C8B">
              <w:t>объекта закупки в электронном контракте</w:t>
            </w:r>
            <w:r>
              <w:t>» (</w:t>
            </w:r>
            <w:r w:rsidRPr="00000D8D">
              <w:rPr>
                <w:lang w:val="en-US"/>
              </w:rPr>
              <w:t>electronicContract</w:t>
            </w:r>
            <w:r w:rsidRPr="0022102E">
              <w:t>Object</w:t>
            </w:r>
            <w:r w:rsidRPr="00000D8D">
              <w:rPr>
                <w:lang w:val="en-US"/>
              </w:rPr>
              <w:t>Si</w:t>
            </w:r>
            <w:r w:rsidRPr="00000D8D">
              <w:rPr>
                <w:lang w:val="en-US"/>
              </w:rPr>
              <w:lastRenderedPageBreak/>
              <w:t>d</w:t>
            </w:r>
            <w:r>
              <w:t>), то контролируется, что в структурированном электрон</w:t>
            </w:r>
            <w:r w:rsidRPr="00972932">
              <w:t>ном контракте</w:t>
            </w:r>
            <w:r>
              <w:t xml:space="preserve"> есть </w:t>
            </w:r>
            <w:r w:rsidRPr="001745A4">
              <w:t>объект закупки</w:t>
            </w:r>
            <w:r>
              <w:t xml:space="preserve"> с аналогичной парой значений (возвращаемая ошибка 3)</w:t>
            </w:r>
          </w:p>
          <w:p w14:paraId="5ECCB961" w14:textId="6F94A269" w:rsidR="00056C63" w:rsidRDefault="00056C63" w:rsidP="00056C63">
            <w:pPr>
              <w:pStyle w:val="ad"/>
              <w:jc w:val="left"/>
            </w:pPr>
          </w:p>
          <w:p w14:paraId="791EA3CF" w14:textId="364B3CC5" w:rsidR="00056C63" w:rsidRPr="00616CD7" w:rsidRDefault="00056C63" w:rsidP="00056C63">
            <w:pPr>
              <w:pStyle w:val="ad"/>
              <w:jc w:val="left"/>
            </w:pPr>
            <w:r w:rsidRPr="00616CD7">
              <w:t>Контроль выпо</w:t>
            </w:r>
            <w:r>
              <w:t>лняется при приеме проекта пер</w:t>
            </w:r>
            <w:r w:rsidRPr="00616CD7">
              <w:t>воначально</w:t>
            </w:r>
            <w:r>
              <w:t>й версии, сформированного на ос</w:t>
            </w:r>
            <w:r w:rsidRPr="00616CD7">
              <w:t>новании элект</w:t>
            </w:r>
            <w:r>
              <w:t>ронного контракта в структуриро</w:t>
            </w:r>
            <w:r w:rsidRPr="00616CD7">
              <w:t>ванном виде</w:t>
            </w:r>
          </w:p>
          <w:p w14:paraId="7AE83995" w14:textId="7198E838" w:rsidR="00056C63" w:rsidRDefault="00056C63" w:rsidP="00056C63">
            <w:pPr>
              <w:pStyle w:val="ad"/>
              <w:jc w:val="left"/>
            </w:pPr>
            <w:r w:rsidRPr="00616CD7">
              <w:t>Контроль выполняется при приеме изменений сведений о контракте с установленным признаком "Документ на базе РЭК"</w:t>
            </w:r>
          </w:p>
        </w:tc>
        <w:tc>
          <w:tcPr>
            <w:tcW w:w="1395" w:type="pct"/>
            <w:gridSpan w:val="3"/>
          </w:tcPr>
          <w:p w14:paraId="39F5EFDB" w14:textId="0A0253D8" w:rsidR="00056C63" w:rsidRDefault="00056C63" w:rsidP="00056C63">
            <w:pPr>
              <w:pStyle w:val="ad"/>
              <w:jc w:val="left"/>
            </w:pPr>
            <w:r>
              <w:lastRenderedPageBreak/>
              <w:t>1. Объект закупки с уникальным</w:t>
            </w:r>
            <w:r w:rsidRPr="00000D8D">
              <w:t xml:space="preserve"> идентификатор</w:t>
            </w:r>
            <w:r>
              <w:t xml:space="preserve">ом </w:t>
            </w:r>
            <w:r w:rsidRPr="00BD5C8B">
              <w:t>объекта закупки в электронном контракте</w:t>
            </w:r>
            <w:r w:rsidRPr="00CB750C">
              <w:t xml:space="preserve"> &lt;</w:t>
            </w:r>
            <w:r w:rsidRPr="00000D8D">
              <w:t xml:space="preserve">Уникальный идентификатор </w:t>
            </w:r>
            <w:r w:rsidRPr="00BD5C8B">
              <w:t>объекта закупки в электронном контракте</w:t>
            </w:r>
            <w:r w:rsidRPr="00CB750C">
              <w:t xml:space="preserve">&gt; </w:t>
            </w:r>
            <w:r>
              <w:t>не найден в структурированном электрон</w:t>
            </w:r>
            <w:r w:rsidRPr="00972932">
              <w:t>ном контракте</w:t>
            </w:r>
          </w:p>
          <w:p w14:paraId="2AFF7F99" w14:textId="3502B322" w:rsidR="00056C63" w:rsidRDefault="00056C63" w:rsidP="00056C63">
            <w:pPr>
              <w:pStyle w:val="ad"/>
              <w:jc w:val="left"/>
            </w:pPr>
            <w:r>
              <w:t>2. Объект закупки с внешним</w:t>
            </w:r>
            <w:r w:rsidRPr="00000D8D">
              <w:t xml:space="preserve"> идентификатор</w:t>
            </w:r>
            <w:r>
              <w:t>ом</w:t>
            </w:r>
            <w:r w:rsidRPr="00000D8D">
              <w:t xml:space="preserve"> </w:t>
            </w:r>
            <w:r w:rsidRPr="00BD5C8B">
              <w:t>объекта закупки в электронном контракте</w:t>
            </w:r>
            <w:r w:rsidRPr="00CB750C">
              <w:t xml:space="preserve"> &lt;</w:t>
            </w:r>
            <w:r w:rsidRPr="00000D8D">
              <w:t xml:space="preserve">Внешний идентификатор </w:t>
            </w:r>
            <w:r w:rsidRPr="00BD5C8B">
              <w:t>объекта закупки в электронном контракте</w:t>
            </w:r>
            <w:r w:rsidRPr="00CB750C">
              <w:t>&gt;</w:t>
            </w:r>
            <w:r>
              <w:t xml:space="preserve"> не найден в структурированном электрон</w:t>
            </w:r>
            <w:r w:rsidRPr="00972932">
              <w:t>ном контракте</w:t>
            </w:r>
          </w:p>
          <w:p w14:paraId="26CEDEA9" w14:textId="5EE0DBFD" w:rsidR="00056C63" w:rsidRDefault="00056C63" w:rsidP="00056C63">
            <w:pPr>
              <w:pStyle w:val="ad"/>
              <w:jc w:val="left"/>
            </w:pPr>
            <w:r>
              <w:lastRenderedPageBreak/>
              <w:t>3.Объект закупки с уникальным</w:t>
            </w:r>
            <w:r w:rsidRPr="00000D8D">
              <w:t xml:space="preserve"> идентификатор</w:t>
            </w:r>
            <w:r>
              <w:t xml:space="preserve">ом </w:t>
            </w:r>
            <w:r w:rsidRPr="00BD5C8B">
              <w:t>объекта закупки в электронном контракте</w:t>
            </w:r>
            <w:r w:rsidRPr="00CB750C">
              <w:t xml:space="preserve"> &lt;</w:t>
            </w:r>
            <w:r w:rsidRPr="00000D8D">
              <w:t xml:space="preserve"> Уникальный идентификатор </w:t>
            </w:r>
            <w:r w:rsidRPr="00BD5C8B">
              <w:t>объекта закупки в электронном контракте</w:t>
            </w:r>
            <w:r w:rsidRPr="00CB750C">
              <w:t xml:space="preserve"> &gt; </w:t>
            </w:r>
            <w:r>
              <w:t>и/или с внешним</w:t>
            </w:r>
            <w:r w:rsidRPr="00000D8D">
              <w:t xml:space="preserve"> идентификатор</w:t>
            </w:r>
            <w:r>
              <w:t>ом</w:t>
            </w:r>
            <w:r w:rsidRPr="00000D8D">
              <w:t xml:space="preserve"> </w:t>
            </w:r>
            <w:r w:rsidRPr="00BD5C8B">
              <w:t>объекта закупки в электронном контракте</w:t>
            </w:r>
            <w:r w:rsidRPr="00CB750C">
              <w:t xml:space="preserve"> &lt;</w:t>
            </w:r>
            <w:r w:rsidRPr="00000D8D">
              <w:t xml:space="preserve"> Внешний идентификатор </w:t>
            </w:r>
            <w:r w:rsidRPr="00BD5C8B">
              <w:t>объекта закупки в электронном контракте</w:t>
            </w:r>
            <w:r w:rsidRPr="00CB750C">
              <w:t xml:space="preserve"> &gt;</w:t>
            </w:r>
            <w:r>
              <w:t xml:space="preserve"> не найден в структурированном электрон</w:t>
            </w:r>
            <w:r w:rsidRPr="00972932">
              <w:t>ном контракте</w:t>
            </w:r>
          </w:p>
        </w:tc>
      </w:tr>
      <w:tr w:rsidR="00056C63" w:rsidRPr="00CB750C" w14:paraId="470B0D85" w14:textId="77777777" w:rsidTr="00AA184A">
        <w:trPr>
          <w:trHeight w:val="348"/>
        </w:trPr>
        <w:tc>
          <w:tcPr>
            <w:tcW w:w="841" w:type="pct"/>
            <w:gridSpan w:val="2"/>
          </w:tcPr>
          <w:p w14:paraId="72C166D5" w14:textId="6D7124A0" w:rsidR="00056C63" w:rsidRPr="00A64DD7" w:rsidRDefault="00056C63" w:rsidP="00056C63">
            <w:pPr>
              <w:pStyle w:val="ad"/>
              <w:jc w:val="left"/>
            </w:pPr>
            <w:r w:rsidRPr="00A64DD7">
              <w:lastRenderedPageBreak/>
              <w:t>РК_ИК_</w:t>
            </w:r>
            <w:r>
              <w:t>0497</w:t>
            </w:r>
          </w:p>
        </w:tc>
        <w:tc>
          <w:tcPr>
            <w:tcW w:w="234" w:type="pct"/>
            <w:gridSpan w:val="2"/>
          </w:tcPr>
          <w:p w14:paraId="0092FFE1" w14:textId="77777777" w:rsidR="00056C63" w:rsidRPr="000E4FE8" w:rsidRDefault="00056C63" w:rsidP="00056C63">
            <w:pPr>
              <w:pStyle w:val="ad"/>
              <w:jc w:val="left"/>
            </w:pPr>
          </w:p>
        </w:tc>
        <w:tc>
          <w:tcPr>
            <w:tcW w:w="1056" w:type="pct"/>
            <w:gridSpan w:val="2"/>
          </w:tcPr>
          <w:p w14:paraId="72426856" w14:textId="77777777" w:rsidR="00056C63" w:rsidRDefault="00056C63" w:rsidP="00056C63">
            <w:pPr>
              <w:pStyle w:val="ad"/>
              <w:jc w:val="left"/>
            </w:pPr>
            <w:r w:rsidRPr="00000D8D">
              <w:t xml:space="preserve">Поле </w:t>
            </w:r>
            <w:r w:rsidRPr="0022102E">
              <w:t>«Уникальный идентификатор объекта закупки в ЕИС в электронном контракте» (products/product/electronicContractObjectSid)</w:t>
            </w:r>
          </w:p>
          <w:p w14:paraId="78A99F74" w14:textId="77777777" w:rsidR="00056C63" w:rsidRDefault="00056C63" w:rsidP="00056C63">
            <w:pPr>
              <w:pStyle w:val="ad"/>
              <w:jc w:val="left"/>
            </w:pPr>
            <w:r>
              <w:t>И</w:t>
            </w:r>
          </w:p>
          <w:p w14:paraId="1E571ADB" w14:textId="77777777" w:rsidR="00056C63" w:rsidRDefault="00056C63" w:rsidP="00056C63">
            <w:pPr>
              <w:pStyle w:val="ad"/>
              <w:jc w:val="left"/>
            </w:pPr>
            <w:r w:rsidRPr="00000D8D">
              <w:t xml:space="preserve">Поле </w:t>
            </w:r>
            <w:r w:rsidRPr="0022102E">
              <w:t>«Внешний идентификатор объекта закупки в электронном контракте» (products/product/electronicContractExternalSid)</w:t>
            </w:r>
          </w:p>
          <w:p w14:paraId="0EAE04D3" w14:textId="77777777" w:rsidR="00056C63" w:rsidRDefault="00056C63" w:rsidP="00056C63">
            <w:pPr>
              <w:pStyle w:val="ad"/>
              <w:jc w:val="left"/>
            </w:pPr>
            <w:r>
              <w:t>И</w:t>
            </w:r>
          </w:p>
          <w:p w14:paraId="44FBCE25" w14:textId="596ABD0B" w:rsidR="00056C63" w:rsidRDefault="00056C63" w:rsidP="00056C63">
            <w:pPr>
              <w:pStyle w:val="ad"/>
              <w:jc w:val="left"/>
            </w:pPr>
            <w:r w:rsidRPr="00925EF1">
              <w:t>«</w:t>
            </w:r>
            <w:r w:rsidRPr="00BD5C8B">
              <w:t>Уникальный идентификатор объекта закупк</w:t>
            </w:r>
            <w:r>
              <w:t>и в ЕИС в электронном контракте</w:t>
            </w:r>
            <w:r w:rsidRPr="00925EF1">
              <w:t>» (</w:t>
            </w:r>
            <w:r w:rsidRPr="004849C2">
              <w:rPr>
                <w:lang w:val="en-US"/>
              </w:rPr>
              <w:t>products</w:t>
            </w:r>
            <w:r w:rsidRPr="00BD5C8B">
              <w:t>/</w:t>
            </w:r>
            <w:r w:rsidRPr="004849C2">
              <w:rPr>
                <w:lang w:val="en-US"/>
              </w:rPr>
              <w:t>parentProduct</w:t>
            </w:r>
            <w:r>
              <w:t>/</w:t>
            </w:r>
            <w:r w:rsidRPr="00925EF1">
              <w:rPr>
                <w:lang w:val="en-US"/>
              </w:rPr>
              <w:t>electronicContract</w:t>
            </w:r>
            <w:r w:rsidRPr="0022102E">
              <w:t>Object</w:t>
            </w:r>
            <w:r w:rsidRPr="00925EF1">
              <w:rPr>
                <w:lang w:val="en-US"/>
              </w:rPr>
              <w:t>Sid</w:t>
            </w:r>
            <w:r w:rsidRPr="00925EF1">
              <w:t>)</w:t>
            </w:r>
          </w:p>
          <w:p w14:paraId="0B2043D3" w14:textId="77777777" w:rsidR="00056C63" w:rsidRDefault="00056C63" w:rsidP="00056C63">
            <w:pPr>
              <w:pStyle w:val="ad"/>
              <w:jc w:val="left"/>
            </w:pPr>
            <w:r>
              <w:t>И</w:t>
            </w:r>
          </w:p>
          <w:p w14:paraId="612849EF" w14:textId="6FD6BC15" w:rsidR="00056C63" w:rsidRPr="00972932" w:rsidRDefault="00056C63" w:rsidP="00056C63">
            <w:pPr>
              <w:pStyle w:val="ad"/>
              <w:jc w:val="left"/>
            </w:pPr>
            <w:r w:rsidRPr="00BD5C8B">
              <w:t xml:space="preserve">«Внешний идентификатор объекта закупки в </w:t>
            </w:r>
            <w:r w:rsidRPr="00BD5C8B">
              <w:lastRenderedPageBreak/>
              <w:t>электронном контракте» (</w:t>
            </w:r>
            <w:r w:rsidRPr="004849C2">
              <w:rPr>
                <w:lang w:val="en-US"/>
              </w:rPr>
              <w:t>products</w:t>
            </w:r>
            <w:r w:rsidRPr="00BD5C8B">
              <w:t>/</w:t>
            </w:r>
            <w:r w:rsidRPr="004849C2">
              <w:rPr>
                <w:lang w:val="en-US"/>
              </w:rPr>
              <w:t>parentProduct</w:t>
            </w:r>
            <w:r w:rsidRPr="00BD5C8B">
              <w:t>/</w:t>
            </w:r>
            <w:r w:rsidRPr="00925EF1">
              <w:rPr>
                <w:lang w:val="en-US"/>
              </w:rPr>
              <w:t>electronicContractExternalSid</w:t>
            </w:r>
            <w:r w:rsidRPr="00BD5C8B">
              <w:t>)</w:t>
            </w:r>
          </w:p>
        </w:tc>
        <w:tc>
          <w:tcPr>
            <w:tcW w:w="1474" w:type="pct"/>
            <w:gridSpan w:val="3"/>
          </w:tcPr>
          <w:p w14:paraId="61A93BB0" w14:textId="0BB3F929" w:rsidR="00056C63" w:rsidRDefault="00056C63" w:rsidP="00056C63">
            <w:pPr>
              <w:pStyle w:val="ad"/>
              <w:jc w:val="left"/>
            </w:pPr>
            <w:r>
              <w:lastRenderedPageBreak/>
              <w:t xml:space="preserve">1.Если в принимаемом пакете заполнено поле </w:t>
            </w:r>
            <w:r w:rsidRPr="0022102E">
              <w:t>«Внешний идентификатор объекта закупки» (products/product/externalSid)</w:t>
            </w:r>
            <w:r>
              <w:t>, то контролируется, что в пакете указаны все объекты закупки, которые указаны в структурированном электрон</w:t>
            </w:r>
            <w:r w:rsidRPr="00972932">
              <w:t>ном контракте</w:t>
            </w:r>
            <w:r>
              <w:t xml:space="preserve"> в блоке «</w:t>
            </w:r>
            <w:r w:rsidRPr="00147E37">
              <w:t>Объекты закупки</w:t>
            </w:r>
            <w:r>
              <w:t>» (</w:t>
            </w:r>
            <w:r w:rsidRPr="00147E37">
              <w:t>contractSubjectInfo/productsInfo</w:t>
            </w:r>
            <w:r>
              <w:t>)</w:t>
            </w:r>
          </w:p>
          <w:p w14:paraId="57BF718F" w14:textId="6AAC9E5D" w:rsidR="00056C63" w:rsidRPr="00147E37" w:rsidRDefault="00056C63" w:rsidP="00056C63">
            <w:pPr>
              <w:pStyle w:val="ad"/>
              <w:jc w:val="left"/>
            </w:pPr>
            <w:r>
              <w:t xml:space="preserve">2. Если в принимаемом пакете заполнено поле </w:t>
            </w:r>
            <w:r w:rsidRPr="00753FB2">
              <w:t>«Внешний идентификатор объекта закупки» (products/parentProduct/externalSid)</w:t>
            </w:r>
            <w:r>
              <w:t>, то контролируется, что в пакете указаны все объекты закупки, которые указаны в структурированном электрон</w:t>
            </w:r>
            <w:r w:rsidRPr="00972932">
              <w:t>ном контракте</w:t>
            </w:r>
            <w:r>
              <w:t xml:space="preserve"> в блоке «</w:t>
            </w:r>
            <w:r w:rsidRPr="00147E37">
              <w:t>Родительский объект закупки</w:t>
            </w:r>
            <w:r>
              <w:t>» (</w:t>
            </w:r>
            <w:r w:rsidRPr="00147E37">
              <w:t>contractSubjectInfo/productsInfo/productsInfoElectronicContract/parentProductInfo</w:t>
            </w:r>
            <w:r>
              <w:t>)</w:t>
            </w:r>
          </w:p>
          <w:p w14:paraId="4D964C3C" w14:textId="3591BD66" w:rsidR="00056C63" w:rsidRDefault="00056C63" w:rsidP="00056C63">
            <w:pPr>
              <w:pStyle w:val="ad"/>
              <w:jc w:val="left"/>
            </w:pPr>
          </w:p>
          <w:p w14:paraId="1DB392D9" w14:textId="249EDC31" w:rsidR="00056C63" w:rsidRPr="00147E37" w:rsidRDefault="00056C63" w:rsidP="00056C63">
            <w:pPr>
              <w:pStyle w:val="ad"/>
              <w:jc w:val="left"/>
            </w:pPr>
            <w:r w:rsidRPr="00147E37">
              <w:lastRenderedPageBreak/>
              <w:t>Контроль вып</w:t>
            </w:r>
            <w:r>
              <w:t>олняется при приеме проекта пер</w:t>
            </w:r>
            <w:r w:rsidRPr="00147E37">
              <w:t>воначальной версии, сф</w:t>
            </w:r>
            <w:r>
              <w:t>ормированного на ос</w:t>
            </w:r>
            <w:r w:rsidRPr="00147E37">
              <w:t xml:space="preserve">новании электронного </w:t>
            </w:r>
          </w:p>
          <w:p w14:paraId="3463B9A3" w14:textId="49C7D79C" w:rsidR="00056C63" w:rsidRDefault="00056C63" w:rsidP="00056C63">
            <w:pPr>
              <w:pStyle w:val="ad"/>
              <w:jc w:val="left"/>
            </w:pPr>
            <w:r>
              <w:t>контракта в структуриро</w:t>
            </w:r>
            <w:r w:rsidRPr="00147E37">
              <w:t xml:space="preserve">ванном виде </w:t>
            </w:r>
            <w:r>
              <w:t xml:space="preserve">И </w:t>
            </w:r>
            <w:r w:rsidRPr="00147E37">
              <w:t>при приеме изменений сведений о контракте с установленным признаком "Документ на базе РЭК"</w:t>
            </w:r>
          </w:p>
        </w:tc>
        <w:tc>
          <w:tcPr>
            <w:tcW w:w="1395" w:type="pct"/>
            <w:gridSpan w:val="3"/>
          </w:tcPr>
          <w:p w14:paraId="70D56EDD" w14:textId="711C28B8" w:rsidR="00056C63" w:rsidRPr="00147E37" w:rsidRDefault="00056C63" w:rsidP="00056C63">
            <w:pPr>
              <w:pStyle w:val="ad"/>
              <w:jc w:val="left"/>
            </w:pPr>
            <w:r>
              <w:lastRenderedPageBreak/>
              <w:t>1.В принимаемом пакете не указан объект закупки в структурированном электрон</w:t>
            </w:r>
            <w:r w:rsidRPr="00972932">
              <w:t>ном контракте</w:t>
            </w:r>
            <w:r>
              <w:t xml:space="preserve"> с уникальным</w:t>
            </w:r>
            <w:r w:rsidRPr="00000D8D">
              <w:t xml:space="preserve"> идентификатор</w:t>
            </w:r>
            <w:r>
              <w:t xml:space="preserve">ом объекта закупки </w:t>
            </w:r>
            <w:r w:rsidRPr="00CB750C">
              <w:t>&lt;</w:t>
            </w:r>
            <w:r w:rsidRPr="00000D8D">
              <w:t xml:space="preserve"> Уникальный идентификатор </w:t>
            </w:r>
            <w:r w:rsidRPr="0022102E">
              <w:t>объекта закупки</w:t>
            </w:r>
            <w:r w:rsidRPr="00CB750C">
              <w:t xml:space="preserve">&gt; </w:t>
            </w:r>
            <w:r>
              <w:t>и/или с внешним</w:t>
            </w:r>
            <w:r w:rsidRPr="00000D8D">
              <w:t xml:space="preserve"> идентификатор</w:t>
            </w:r>
            <w:r>
              <w:t>ом объекта закупки</w:t>
            </w:r>
            <w:r w:rsidRPr="00000D8D">
              <w:t xml:space="preserve"> </w:t>
            </w:r>
            <w:r w:rsidRPr="00CB750C">
              <w:t>&lt;</w:t>
            </w:r>
            <w:r w:rsidRPr="00000D8D">
              <w:t xml:space="preserve"> Внешний идентификатор </w:t>
            </w:r>
            <w:r w:rsidRPr="00753FB2">
              <w:t>объекта закупки</w:t>
            </w:r>
            <w:r w:rsidRPr="00147E37">
              <w:t xml:space="preserve"> &gt;</w:t>
            </w:r>
          </w:p>
        </w:tc>
      </w:tr>
      <w:tr w:rsidR="002473F4" w:rsidRPr="00CB750C" w14:paraId="6F310978" w14:textId="77777777" w:rsidTr="00AA184A">
        <w:trPr>
          <w:trHeight w:val="348"/>
        </w:trPr>
        <w:tc>
          <w:tcPr>
            <w:tcW w:w="841" w:type="pct"/>
            <w:gridSpan w:val="2"/>
          </w:tcPr>
          <w:p w14:paraId="50058A39" w14:textId="1DFFEE0B" w:rsidR="002473F4" w:rsidRPr="00A64DD7" w:rsidRDefault="002473F4" w:rsidP="002473F4">
            <w:pPr>
              <w:pStyle w:val="ad"/>
              <w:jc w:val="left"/>
            </w:pPr>
            <w:r w:rsidRPr="00A64DD7">
              <w:t>РК_ИК_</w:t>
            </w:r>
            <w:r>
              <w:t>0517</w:t>
            </w:r>
          </w:p>
        </w:tc>
        <w:tc>
          <w:tcPr>
            <w:tcW w:w="234" w:type="pct"/>
            <w:gridSpan w:val="2"/>
          </w:tcPr>
          <w:p w14:paraId="7F949022" w14:textId="77777777" w:rsidR="002473F4" w:rsidRPr="000E4FE8" w:rsidRDefault="002473F4" w:rsidP="002473F4">
            <w:pPr>
              <w:pStyle w:val="ad"/>
              <w:jc w:val="left"/>
            </w:pPr>
          </w:p>
        </w:tc>
        <w:tc>
          <w:tcPr>
            <w:tcW w:w="1056" w:type="pct"/>
            <w:gridSpan w:val="2"/>
          </w:tcPr>
          <w:p w14:paraId="66FCE04C" w14:textId="77777777" w:rsidR="002473F4" w:rsidRDefault="002473F4" w:rsidP="002473F4">
            <w:pPr>
              <w:pStyle w:val="ad"/>
              <w:jc w:val="left"/>
              <w:rPr>
                <w:lang w:val="en-US"/>
              </w:rPr>
            </w:pPr>
            <w:r w:rsidRPr="006D4AFD">
              <w:t>Поле</w:t>
            </w:r>
            <w:r w:rsidRPr="006D4AFD">
              <w:rPr>
                <w:lang w:val="en-US"/>
              </w:rPr>
              <w:t xml:space="preserve"> «</w:t>
            </w:r>
            <w:r w:rsidRPr="006D4AFD">
              <w:t>Реестровый</w:t>
            </w:r>
            <w:r w:rsidRPr="006D4AFD">
              <w:rPr>
                <w:lang w:val="en-US"/>
              </w:rPr>
              <w:t xml:space="preserve"> </w:t>
            </w:r>
            <w:r w:rsidRPr="006D4AFD">
              <w:t>номер</w:t>
            </w:r>
            <w:r w:rsidRPr="006D4AFD">
              <w:rPr>
                <w:lang w:val="en-US"/>
              </w:rPr>
              <w:t>» (products/product/registrationNumbersInfo/ registrationNumber)</w:t>
            </w:r>
          </w:p>
          <w:p w14:paraId="508FCDA1" w14:textId="77777777" w:rsidR="00581D99" w:rsidRDefault="00581D99" w:rsidP="002473F4">
            <w:pPr>
              <w:pStyle w:val="ad"/>
              <w:jc w:val="left"/>
              <w:rPr>
                <w:lang w:val="en-US"/>
              </w:rPr>
            </w:pPr>
            <w:r w:rsidRPr="006D4AFD">
              <w:t>Поле</w:t>
            </w:r>
            <w:r w:rsidRPr="006D4AFD">
              <w:rPr>
                <w:lang w:val="en-US"/>
              </w:rPr>
              <w:t xml:space="preserve"> «</w:t>
            </w:r>
            <w:r w:rsidRPr="006D4AFD">
              <w:t>Реестровый</w:t>
            </w:r>
            <w:r w:rsidRPr="006D4AFD">
              <w:rPr>
                <w:lang w:val="en-US"/>
              </w:rPr>
              <w:t xml:space="preserve"> </w:t>
            </w:r>
            <w:r w:rsidRPr="006D4AFD">
              <w:t>номер</w:t>
            </w:r>
            <w:r w:rsidRPr="006D4AFD">
              <w:rPr>
                <w:lang w:val="en-US"/>
              </w:rPr>
              <w:t>» (products/product</w:t>
            </w:r>
            <w:r w:rsidRPr="00581D99">
              <w:rPr>
                <w:lang w:val="en-US"/>
              </w:rPr>
              <w:t>/</w:t>
            </w:r>
            <w:r w:rsidRPr="008630BE">
              <w:rPr>
                <w:lang w:val="en-US"/>
              </w:rPr>
              <w:t>drugPurchaseObjectInfo/drugInfoUsingReferenceIn-fo/MNNsInfo/MNNInfo/positionsTradeName/positionTradeName/registrationNumbersInfo/</w:t>
            </w:r>
            <w:r w:rsidRPr="006D4AFD">
              <w:rPr>
                <w:lang w:val="en-US"/>
              </w:rPr>
              <w:t xml:space="preserve"> registrationNumber</w:t>
            </w:r>
            <w:r w:rsidRPr="00581D99">
              <w:rPr>
                <w:lang w:val="en-US"/>
              </w:rPr>
              <w:t>)</w:t>
            </w:r>
          </w:p>
          <w:p w14:paraId="016A69FB" w14:textId="09AEAE0D" w:rsidR="00581D99" w:rsidRPr="00581D99" w:rsidRDefault="00581D99" w:rsidP="002473F4">
            <w:pPr>
              <w:pStyle w:val="ad"/>
              <w:jc w:val="left"/>
              <w:rPr>
                <w:lang w:val="en-US"/>
              </w:rPr>
            </w:pPr>
            <w:r w:rsidRPr="006D4AFD">
              <w:t>Поле</w:t>
            </w:r>
            <w:r w:rsidRPr="006D4AFD">
              <w:rPr>
                <w:lang w:val="en-US"/>
              </w:rPr>
              <w:t xml:space="preserve"> «</w:t>
            </w:r>
            <w:r w:rsidRPr="006D4AFD">
              <w:t>Реестровый</w:t>
            </w:r>
            <w:r w:rsidRPr="006D4AFD">
              <w:rPr>
                <w:lang w:val="en-US"/>
              </w:rPr>
              <w:t xml:space="preserve"> </w:t>
            </w:r>
            <w:r w:rsidRPr="006D4AFD">
              <w:t>номер</w:t>
            </w:r>
            <w:r w:rsidRPr="006D4AFD">
              <w:rPr>
                <w:lang w:val="en-US"/>
              </w:rPr>
              <w:t>» (products/product</w:t>
            </w:r>
            <w:r w:rsidRPr="00581D99">
              <w:rPr>
                <w:lang w:val="en-US"/>
              </w:rPr>
              <w:t>/</w:t>
            </w:r>
            <w:r w:rsidRPr="008630BE">
              <w:rPr>
                <w:lang w:val="en-US"/>
              </w:rPr>
              <w:t>drugPurchaseObjectInfo/drugInfoUsingReferenceIn-fo/MNNsInfo/MNNInfo/positionsTradeName/positionTradeName</w:t>
            </w:r>
            <w:r w:rsidRPr="00581D99">
              <w:rPr>
                <w:lang w:val="en-US"/>
              </w:rPr>
              <w:t>/positionTradeNameUsingTextForm</w:t>
            </w:r>
            <w:r w:rsidRPr="008630BE">
              <w:rPr>
                <w:lang w:val="en-US"/>
              </w:rPr>
              <w:t>/registrationNumbersInfo/</w:t>
            </w:r>
            <w:r w:rsidRPr="006D4AFD">
              <w:rPr>
                <w:lang w:val="en-US"/>
              </w:rPr>
              <w:t xml:space="preserve"> registrationNumber</w:t>
            </w:r>
            <w:r w:rsidRPr="00581D99">
              <w:rPr>
                <w:lang w:val="en-US"/>
              </w:rPr>
              <w:t>)</w:t>
            </w:r>
          </w:p>
        </w:tc>
        <w:tc>
          <w:tcPr>
            <w:tcW w:w="1474" w:type="pct"/>
            <w:gridSpan w:val="3"/>
          </w:tcPr>
          <w:p w14:paraId="2840AC6F" w14:textId="2B0F2938" w:rsidR="002473F4" w:rsidRDefault="002473F4" w:rsidP="002473F4">
            <w:pPr>
              <w:spacing w:line="240" w:lineRule="auto"/>
              <w:ind w:firstLine="0"/>
              <w:rPr>
                <w:sz w:val="24"/>
              </w:rPr>
            </w:pPr>
            <w:r w:rsidRPr="006D4AFD">
              <w:rPr>
                <w:sz w:val="24"/>
              </w:rPr>
              <w:t>Контролируется наличие указанного реестрового номера в любом состоянии в справочнике, который указан в поле «Тип реестра» (typeRegistry)</w:t>
            </w:r>
          </w:p>
          <w:p w14:paraId="7FAD0EF3" w14:textId="4183F5A1" w:rsidR="00803D05" w:rsidRPr="006D4AFD" w:rsidRDefault="00803D05" w:rsidP="002473F4">
            <w:pPr>
              <w:spacing w:line="240" w:lineRule="auto"/>
              <w:ind w:firstLine="0"/>
              <w:rPr>
                <w:sz w:val="24"/>
              </w:rPr>
            </w:pPr>
            <w:r w:rsidRPr="00803D05">
              <w:rPr>
                <w:sz w:val="24"/>
              </w:rPr>
              <w:t>Контроль не вызвае</w:t>
            </w:r>
            <w:r>
              <w:rPr>
                <w:sz w:val="24"/>
              </w:rPr>
              <w:t>т</w:t>
            </w:r>
            <w:r w:rsidRPr="00803D05">
              <w:rPr>
                <w:sz w:val="24"/>
              </w:rPr>
              <w:t>ся при приеме проекта первоначальной версии, сформированного на основании электронного контракта в структури-рованном виде по конкурентным проце-дурам (КР)</w:t>
            </w:r>
          </w:p>
          <w:p w14:paraId="3FC7B21B" w14:textId="77777777" w:rsidR="002473F4" w:rsidRDefault="002473F4" w:rsidP="002473F4">
            <w:pPr>
              <w:pStyle w:val="ad"/>
              <w:jc w:val="left"/>
            </w:pPr>
          </w:p>
          <w:p w14:paraId="6A707EF3" w14:textId="309A75CE" w:rsidR="002473F4" w:rsidRDefault="002473F4" w:rsidP="00D075D2">
            <w:pPr>
              <w:pStyle w:val="ad"/>
              <w:jc w:val="left"/>
            </w:pPr>
          </w:p>
        </w:tc>
        <w:tc>
          <w:tcPr>
            <w:tcW w:w="1395" w:type="pct"/>
            <w:gridSpan w:val="3"/>
          </w:tcPr>
          <w:p w14:paraId="78C31607" w14:textId="5423EAAD" w:rsidR="002473F4" w:rsidRDefault="002473F4" w:rsidP="002473F4">
            <w:pPr>
              <w:pStyle w:val="ad"/>
              <w:jc w:val="left"/>
            </w:pPr>
            <w:r w:rsidRPr="006D4AFD">
              <w:t>Реестровый номер &lt;Реестровый номер &gt; не найден в справочнике &lt;Справочник, указанный в поле «Тип реестра»&gt;</w:t>
            </w:r>
          </w:p>
        </w:tc>
      </w:tr>
      <w:tr w:rsidR="0032350A" w:rsidRPr="0032350A" w14:paraId="69581BF5" w14:textId="77777777" w:rsidTr="00AA184A">
        <w:trPr>
          <w:trHeight w:val="348"/>
        </w:trPr>
        <w:tc>
          <w:tcPr>
            <w:tcW w:w="841" w:type="pct"/>
            <w:gridSpan w:val="2"/>
          </w:tcPr>
          <w:p w14:paraId="308ECB05" w14:textId="47E564CB" w:rsidR="0032350A" w:rsidRPr="00DB59F7" w:rsidRDefault="0032350A" w:rsidP="0032350A">
            <w:pPr>
              <w:pStyle w:val="ad"/>
              <w:jc w:val="left"/>
              <w:rPr>
                <w:strike/>
              </w:rPr>
            </w:pPr>
            <w:r w:rsidRPr="00DB59F7">
              <w:rPr>
                <w:strike/>
              </w:rPr>
              <w:lastRenderedPageBreak/>
              <w:t>РК_ИК_0518</w:t>
            </w:r>
          </w:p>
        </w:tc>
        <w:tc>
          <w:tcPr>
            <w:tcW w:w="234" w:type="pct"/>
            <w:gridSpan w:val="2"/>
          </w:tcPr>
          <w:p w14:paraId="710F5C2D" w14:textId="77777777" w:rsidR="0032350A" w:rsidRPr="00DB59F7" w:rsidRDefault="0032350A" w:rsidP="0032350A">
            <w:pPr>
              <w:pStyle w:val="ad"/>
              <w:jc w:val="left"/>
              <w:rPr>
                <w:strike/>
              </w:rPr>
            </w:pPr>
          </w:p>
        </w:tc>
        <w:tc>
          <w:tcPr>
            <w:tcW w:w="1056" w:type="pct"/>
            <w:gridSpan w:val="2"/>
          </w:tcPr>
          <w:p w14:paraId="7550109F" w14:textId="5BDB901A" w:rsidR="0032350A" w:rsidRPr="00DB59F7" w:rsidRDefault="0032350A" w:rsidP="0032350A">
            <w:pPr>
              <w:pStyle w:val="ad"/>
              <w:jc w:val="left"/>
              <w:rPr>
                <w:strike/>
                <w:lang w:val="en-US"/>
              </w:rPr>
            </w:pPr>
            <w:r w:rsidRPr="00DB59F7">
              <w:rPr>
                <w:strike/>
                <w:lang w:val="en-US"/>
              </w:rPr>
              <w:t>«</w:t>
            </w:r>
            <w:r w:rsidRPr="00DB59F7">
              <w:rPr>
                <w:strike/>
              </w:rPr>
              <w:t>Баллы</w:t>
            </w:r>
            <w:r w:rsidRPr="00DB59F7">
              <w:rPr>
                <w:strike/>
                <w:lang w:val="en-US"/>
              </w:rPr>
              <w:t>» (products/product/registrationNumbersInfo/scores)</w:t>
            </w:r>
          </w:p>
        </w:tc>
        <w:tc>
          <w:tcPr>
            <w:tcW w:w="1474" w:type="pct"/>
            <w:gridSpan w:val="3"/>
          </w:tcPr>
          <w:p w14:paraId="1446CD70" w14:textId="77777777" w:rsidR="0032350A" w:rsidRDefault="0032350A" w:rsidP="0032350A">
            <w:pPr>
              <w:spacing w:line="240" w:lineRule="auto"/>
              <w:ind w:firstLine="0"/>
              <w:jc w:val="left"/>
              <w:rPr>
                <w:strike/>
                <w:sz w:val="24"/>
              </w:rPr>
            </w:pPr>
            <w:r w:rsidRPr="00DB59F7">
              <w:rPr>
                <w:strike/>
                <w:sz w:val="24"/>
              </w:rPr>
              <w:t>Контролируется на присутствие в справочнике, заданному в поле «Тип реестра» (typeRegistry)  по указанному реестровому номеру (registrationNumber)</w:t>
            </w:r>
          </w:p>
          <w:p w14:paraId="7B440053" w14:textId="77777777" w:rsidR="00D075D2" w:rsidRPr="00D075D2" w:rsidRDefault="00D075D2" w:rsidP="00D075D2">
            <w:pPr>
              <w:spacing w:line="240" w:lineRule="auto"/>
              <w:ind w:firstLine="0"/>
              <w:jc w:val="left"/>
              <w:rPr>
                <w:strike/>
                <w:sz w:val="24"/>
              </w:rPr>
            </w:pPr>
            <w:r w:rsidRPr="00D075D2">
              <w:rPr>
                <w:strike/>
                <w:sz w:val="24"/>
              </w:rPr>
              <w:t>Не вызывается при прие-ме проекта первоначаль-ной версии, сформиро-ванного на основании электронного контракта в структурированном виде</w:t>
            </w:r>
          </w:p>
          <w:p w14:paraId="7ACD6AA8" w14:textId="77777777" w:rsidR="00D075D2" w:rsidRPr="00D075D2" w:rsidRDefault="00D075D2" w:rsidP="00D075D2">
            <w:pPr>
              <w:spacing w:line="240" w:lineRule="auto"/>
              <w:ind w:firstLine="0"/>
              <w:jc w:val="left"/>
              <w:rPr>
                <w:strike/>
                <w:sz w:val="24"/>
              </w:rPr>
            </w:pPr>
          </w:p>
          <w:p w14:paraId="1B9AA1B8" w14:textId="3581AEA3" w:rsidR="00D075D2" w:rsidRPr="00DB59F7" w:rsidRDefault="00D075D2" w:rsidP="00D075D2">
            <w:pPr>
              <w:spacing w:line="240" w:lineRule="auto"/>
              <w:ind w:firstLine="0"/>
              <w:jc w:val="left"/>
              <w:rPr>
                <w:strike/>
                <w:sz w:val="24"/>
              </w:rPr>
            </w:pPr>
            <w:r w:rsidRPr="00D075D2">
              <w:rPr>
                <w:strike/>
                <w:sz w:val="24"/>
              </w:rPr>
              <w:t>Контроль не вызывается, если при приеме измене-ний сведений о контракте признак "Документ на ба-зе РЭК" установлен</w:t>
            </w:r>
          </w:p>
        </w:tc>
        <w:tc>
          <w:tcPr>
            <w:tcW w:w="1395" w:type="pct"/>
            <w:gridSpan w:val="3"/>
          </w:tcPr>
          <w:p w14:paraId="163AD05C" w14:textId="4720B343" w:rsidR="0032350A" w:rsidRPr="00DB59F7" w:rsidRDefault="0032350A" w:rsidP="0032350A">
            <w:pPr>
              <w:pStyle w:val="ad"/>
              <w:jc w:val="left"/>
              <w:rPr>
                <w:strike/>
              </w:rPr>
            </w:pPr>
            <w:r w:rsidRPr="00DB59F7">
              <w:rPr>
                <w:strike/>
              </w:rPr>
              <w:t xml:space="preserve">Баллы &lt;значение в поле </w:t>
            </w:r>
            <w:r w:rsidRPr="00DB59F7">
              <w:rPr>
                <w:strike/>
                <w:lang w:val="en-US"/>
              </w:rPr>
              <w:t>scores</w:t>
            </w:r>
            <w:r w:rsidRPr="00DB59F7">
              <w:rPr>
                <w:strike/>
              </w:rPr>
              <w:t xml:space="preserve"> &gt; не найдены в справочнике &lt;значение, указанное в поле «Тип реестра» &gt; по указанному реестровому номеру (registrationNumber) &lt;Реестровый номер &gt;</w:t>
            </w:r>
          </w:p>
        </w:tc>
      </w:tr>
      <w:tr w:rsidR="0032350A" w:rsidRPr="00360D67" w14:paraId="2A38EBFA" w14:textId="77777777" w:rsidTr="002F4DDF">
        <w:trPr>
          <w:trHeight w:val="348"/>
        </w:trPr>
        <w:tc>
          <w:tcPr>
            <w:tcW w:w="5000" w:type="pct"/>
            <w:gridSpan w:val="12"/>
          </w:tcPr>
          <w:p w14:paraId="71F39049" w14:textId="77777777" w:rsidR="0032350A" w:rsidRPr="007077D0" w:rsidRDefault="0032350A" w:rsidP="0032350A">
            <w:pPr>
              <w:pStyle w:val="ad"/>
              <w:jc w:val="center"/>
              <w:rPr>
                <w:b/>
              </w:rPr>
            </w:pPr>
            <w:bookmarkStart w:id="95" w:name="products_parentProduct"/>
            <w:r w:rsidRPr="007077D0">
              <w:rPr>
                <w:b/>
              </w:rPr>
              <w:t>Блок «</w:t>
            </w:r>
            <w:r w:rsidRPr="00FC294D">
              <w:rPr>
                <w:b/>
              </w:rPr>
              <w:t>Предмет контракта (объект закупки), имеющий соподчиненные объекты закупки</w:t>
            </w:r>
            <w:r w:rsidRPr="007077D0">
              <w:rPr>
                <w:b/>
              </w:rPr>
              <w:t>»</w:t>
            </w:r>
            <w:r>
              <w:rPr>
                <w:b/>
              </w:rPr>
              <w:t xml:space="preserve"> (</w:t>
            </w:r>
            <w:r w:rsidRPr="002F4DDF">
              <w:rPr>
                <w:b/>
              </w:rPr>
              <w:t>products/parentProduct</w:t>
            </w:r>
            <w:r>
              <w:rPr>
                <w:b/>
              </w:rPr>
              <w:t>)</w:t>
            </w:r>
          </w:p>
          <w:bookmarkEnd w:id="95"/>
          <w:p w14:paraId="27F34359" w14:textId="77777777" w:rsidR="0032350A" w:rsidRDefault="0032350A" w:rsidP="0032350A">
            <w:pPr>
              <w:pStyle w:val="ad"/>
              <w:jc w:val="left"/>
            </w:pPr>
          </w:p>
          <w:p w14:paraId="3A6B6681" w14:textId="77777777" w:rsidR="0032350A" w:rsidRDefault="0032350A" w:rsidP="0032350A">
            <w:pPr>
              <w:pStyle w:val="ad"/>
              <w:jc w:val="left"/>
            </w:pPr>
            <w:r>
              <w:t>Блок</w:t>
            </w:r>
            <w:r w:rsidRPr="00FC294D">
              <w:t xml:space="preserve"> «Предмет контракта (объект закупки), имеющий соподчиненные объекты закупки» (parentProduct)</w:t>
            </w:r>
            <w:r>
              <w:t xml:space="preserve"> должен обрабатываться аналогично</w:t>
            </w:r>
            <w:r>
              <w:rPr>
                <w:lang w:val="uk-UA"/>
              </w:rPr>
              <w:t xml:space="preserve"> блоку </w:t>
            </w:r>
            <w:r w:rsidRPr="002F4DDF">
              <w:rPr>
                <w:lang w:val="uk-UA"/>
              </w:rPr>
              <w:t>products/product</w:t>
            </w:r>
            <w:r>
              <w:t>:</w:t>
            </w:r>
          </w:p>
          <w:p w14:paraId="45482D0B" w14:textId="0DDA9C9D" w:rsidR="0032350A" w:rsidRDefault="0032350A" w:rsidP="0032350A">
            <w:pPr>
              <w:pStyle w:val="ad"/>
              <w:numPr>
                <w:ilvl w:val="0"/>
                <w:numId w:val="93"/>
              </w:numPr>
              <w:jc w:val="left"/>
            </w:pPr>
            <w:r>
              <w:t xml:space="preserve">Для объектов-закупок «родителей» отсутствуют в структуре </w:t>
            </w:r>
            <w:r>
              <w:rPr>
                <w:lang w:val="en-US"/>
              </w:rPr>
              <w:t>xsd</w:t>
            </w:r>
            <w:r w:rsidRPr="00FC294D">
              <w:t>-</w:t>
            </w:r>
            <w:r>
              <w:t>схемы следующие поля/блоки:</w:t>
            </w:r>
          </w:p>
          <w:p w14:paraId="7CF4D217" w14:textId="18002055" w:rsidR="0032350A" w:rsidRDefault="0032350A" w:rsidP="0032350A">
            <w:pPr>
              <w:pStyle w:val="ad"/>
              <w:jc w:val="left"/>
            </w:pPr>
            <w:r>
              <w:rPr>
                <w:lang w:val="en-US"/>
              </w:rPr>
              <w:t>price</w:t>
            </w:r>
            <w:r w:rsidRPr="006D4762">
              <w:rPr>
                <w:lang w:val="en-US"/>
              </w:rPr>
              <w:t xml:space="preserve">, </w:t>
            </w:r>
            <w:r>
              <w:rPr>
                <w:lang w:val="en-US"/>
              </w:rPr>
              <w:t>OKEI</w:t>
            </w:r>
            <w:r w:rsidRPr="006D4762">
              <w:rPr>
                <w:lang w:val="en-US"/>
              </w:rPr>
              <w:t xml:space="preserve">, </w:t>
            </w:r>
            <w:r w:rsidRPr="00322F5F">
              <w:rPr>
                <w:lang w:val="en-US"/>
              </w:rPr>
              <w:t>quantity</w:t>
            </w:r>
            <w:r w:rsidRPr="006D4762">
              <w:rPr>
                <w:lang w:val="en-US"/>
              </w:rPr>
              <w:t xml:space="preserve"> </w:t>
            </w:r>
            <w:r>
              <w:rPr>
                <w:lang w:val="uk-UA"/>
              </w:rPr>
              <w:t>или</w:t>
            </w:r>
            <w:r w:rsidRPr="006D4762">
              <w:rPr>
                <w:lang w:val="en-US"/>
              </w:rPr>
              <w:t xml:space="preserve"> </w:t>
            </w:r>
            <w:r w:rsidRPr="00322F5F">
              <w:rPr>
                <w:lang w:val="en-US"/>
              </w:rPr>
              <w:t>volumeTextForm</w:t>
            </w:r>
            <w:r w:rsidRPr="006D4762">
              <w:rPr>
                <w:lang w:val="en-US"/>
              </w:rPr>
              <w:t xml:space="preserve">, VATRateInfo, </w:t>
            </w:r>
            <w:r w:rsidRPr="00322F5F">
              <w:rPr>
                <w:lang w:val="en-US"/>
              </w:rPr>
              <w:t>originCountry</w:t>
            </w:r>
            <w:r w:rsidRPr="006D4762">
              <w:rPr>
                <w:lang w:val="en-US"/>
              </w:rPr>
              <w:t xml:space="preserve">, </w:t>
            </w:r>
            <w:r w:rsidRPr="00322F5F">
              <w:rPr>
                <w:lang w:val="en-US"/>
              </w:rPr>
              <w:t>KTRU</w:t>
            </w:r>
            <w:r w:rsidRPr="006D4762">
              <w:rPr>
                <w:lang w:val="en-US"/>
              </w:rPr>
              <w:t>/</w:t>
            </w:r>
            <w:r w:rsidRPr="00322F5F">
              <w:rPr>
                <w:lang w:val="en-US"/>
              </w:rPr>
              <w:t>characteristics</w:t>
            </w:r>
            <w:r w:rsidRPr="006D4762">
              <w:rPr>
                <w:lang w:val="en-US"/>
              </w:rPr>
              <w:t xml:space="preserve">, </w:t>
            </w:r>
            <w:r w:rsidRPr="00322F5F">
              <w:rPr>
                <w:lang w:val="en-US"/>
              </w:rPr>
              <w:t>KTRU</w:t>
            </w:r>
            <w:r w:rsidRPr="006D4762">
              <w:rPr>
                <w:lang w:val="en-US"/>
              </w:rPr>
              <w:t>/</w:t>
            </w:r>
            <w:r w:rsidRPr="00322F5F">
              <w:rPr>
                <w:lang w:val="en-US"/>
              </w:rPr>
              <w:t>rightSideKTRUInfo</w:t>
            </w:r>
            <w:r>
              <w:rPr>
                <w:lang w:val="uk-UA"/>
              </w:rPr>
              <w:t xml:space="preserve">, </w:t>
            </w:r>
            <w:r w:rsidRPr="002F4DDF">
              <w:rPr>
                <w:lang w:val="uk-UA"/>
              </w:rPr>
              <w:t>drugPurchaseObjectInfo</w:t>
            </w:r>
            <w:r>
              <w:rPr>
                <w:lang w:val="uk-UA"/>
              </w:rPr>
              <w:t xml:space="preserve">, </w:t>
            </w:r>
            <w:r w:rsidRPr="002F4DDF">
              <w:rPr>
                <w:lang w:val="uk-UA"/>
              </w:rPr>
              <w:t>isMedicalProduct</w:t>
            </w:r>
            <w:r>
              <w:rPr>
                <w:lang w:val="uk-UA"/>
              </w:rPr>
              <w:t xml:space="preserve">, </w:t>
            </w:r>
            <w:r w:rsidRPr="002F4DDF">
              <w:rPr>
                <w:lang w:val="uk-UA"/>
              </w:rPr>
              <w:t>medicalProductInfo</w:t>
            </w:r>
            <w:r w:rsidRPr="006D4762">
              <w:rPr>
                <w:lang w:val="en-US"/>
              </w:rPr>
              <w:t xml:space="preserve">. </w:t>
            </w:r>
            <w:r>
              <w:t>Данные атрибуты так же не должны наследоваться из ПРИЗа, при формировании сведений о контракте на основании закупки.</w:t>
            </w:r>
          </w:p>
          <w:p w14:paraId="6E5BE3CF" w14:textId="64A987AD" w:rsidR="0032350A" w:rsidRPr="00B71535" w:rsidRDefault="0032350A" w:rsidP="0032350A">
            <w:pPr>
              <w:pStyle w:val="ad"/>
              <w:numPr>
                <w:ilvl w:val="0"/>
                <w:numId w:val="93"/>
              </w:numPr>
              <w:jc w:val="left"/>
              <w:rPr>
                <w:lang w:val="uk-UA"/>
              </w:rPr>
            </w:pPr>
            <w:r>
              <w:rPr>
                <w:lang w:val="uk-UA"/>
              </w:rPr>
              <w:t>Поле «</w:t>
            </w:r>
            <w:r w:rsidRPr="00B71535">
              <w:rPr>
                <w:lang w:val="uk-UA"/>
              </w:rPr>
              <w:t>Тип объекта закупки в иерархии.</w:t>
            </w:r>
            <w:r>
              <w:rPr>
                <w:lang w:val="uk-UA"/>
              </w:rPr>
              <w:t xml:space="preserve">». </w:t>
            </w:r>
            <w:r w:rsidRPr="00B71535">
              <w:rPr>
                <w:lang w:val="uk-UA"/>
              </w:rPr>
              <w:t xml:space="preserve">При приеме игнорируется, заполняется автоматически значением P </w:t>
            </w:r>
            <w:r>
              <w:rPr>
                <w:lang w:val="uk-UA"/>
              </w:rPr>
              <w:t>–</w:t>
            </w:r>
            <w:r w:rsidRPr="00B71535">
              <w:rPr>
                <w:lang w:val="uk-UA"/>
              </w:rPr>
              <w:t xml:space="preserve"> </w:t>
            </w:r>
            <w:r>
              <w:rPr>
                <w:lang w:val="uk-UA"/>
              </w:rPr>
              <w:t>«</w:t>
            </w:r>
            <w:r w:rsidRPr="00B71535">
              <w:rPr>
                <w:lang w:val="uk-UA"/>
              </w:rPr>
              <w:t>Родитель</w:t>
            </w:r>
            <w:r>
              <w:rPr>
                <w:lang w:val="uk-UA"/>
              </w:rPr>
              <w:t>»</w:t>
            </w:r>
            <w:r w:rsidRPr="00B71535">
              <w:rPr>
                <w:lang w:val="uk-UA"/>
              </w:rPr>
              <w:t xml:space="preserve"> и выгружается. Используется при формировании печатной формы</w:t>
            </w:r>
            <w:r>
              <w:rPr>
                <w:lang w:val="uk-UA"/>
              </w:rPr>
              <w:t>.</w:t>
            </w:r>
          </w:p>
          <w:p w14:paraId="572CA70D" w14:textId="77777777" w:rsidR="0032350A" w:rsidRDefault="0032350A" w:rsidP="0032350A">
            <w:pPr>
              <w:pStyle w:val="ad"/>
              <w:jc w:val="left"/>
            </w:pPr>
          </w:p>
          <w:p w14:paraId="671190BC" w14:textId="2BBF6150" w:rsidR="0032350A" w:rsidRPr="00554284" w:rsidRDefault="0032350A" w:rsidP="0032350A">
            <w:pPr>
              <w:pStyle w:val="ad"/>
              <w:jc w:val="left"/>
              <w:rPr>
                <w:lang w:val="uk-UA"/>
              </w:rPr>
            </w:pPr>
            <w:r>
              <w:rPr>
                <w:lang w:val="uk-UA"/>
              </w:rPr>
              <w:t>В случае, если объект закупки является родительским, т.е. имеет соподчиненные предметы контракта, то в силу того, что для такового объекта закупки не заполняется количество товара/объем работы или услуги, бизнес-поле «</w:t>
            </w:r>
            <w:r>
              <w:rPr>
                <w:u w:val="single"/>
              </w:rPr>
              <w:t>Способ указания о</w:t>
            </w:r>
            <w:r w:rsidRPr="009C4C49">
              <w:rPr>
                <w:u w:val="single"/>
              </w:rPr>
              <w:t>бъем</w:t>
            </w:r>
            <w:r>
              <w:rPr>
                <w:u w:val="single"/>
              </w:rPr>
              <w:t>а</w:t>
            </w:r>
            <w:r w:rsidRPr="009C4C49">
              <w:rPr>
                <w:u w:val="single"/>
              </w:rPr>
              <w:t xml:space="preserve"> выполнения работы, оказания услуги</w:t>
            </w:r>
            <w:r>
              <w:rPr>
                <w:lang w:val="uk-UA"/>
              </w:rPr>
              <w:t xml:space="preserve">» </w:t>
            </w:r>
            <w:r w:rsidRPr="00554284">
              <w:rPr>
                <w:lang w:val="uk-UA"/>
              </w:rPr>
              <w:t>должно быть заполнено тем значением, которое было у объекта закупки в момент нажатия пользов</w:t>
            </w:r>
            <w:r>
              <w:rPr>
                <w:lang w:val="uk-UA"/>
              </w:rPr>
              <w:t>ателем пункт</w:t>
            </w:r>
            <w:r w:rsidRPr="00554284">
              <w:rPr>
                <w:lang w:val="uk-UA"/>
              </w:rPr>
              <w:t>а контекстного меню «Добавить</w:t>
            </w:r>
            <w:r>
              <w:rPr>
                <w:lang w:val="uk-UA"/>
              </w:rPr>
              <w:t xml:space="preserve"> соподчиненный объект закупки». </w:t>
            </w:r>
            <w:r w:rsidRPr="00554284">
              <w:rPr>
                <w:lang w:val="uk-UA"/>
              </w:rPr>
              <w:t>Для унаследованных объектов закупки из извещения (приглашения) поле заполняется значением из извещения (приглашения), а если не указано (для старых закупок, когда в ПРИЗ не было аналогичного поля), то поле заполняется значением «Числовое значение», без возможности редактирования.</w:t>
            </w:r>
          </w:p>
          <w:p w14:paraId="14EDD3E9" w14:textId="77777777" w:rsidR="0032350A" w:rsidRDefault="0032350A" w:rsidP="0032350A">
            <w:pPr>
              <w:pStyle w:val="ad"/>
              <w:jc w:val="left"/>
              <w:rPr>
                <w:rFonts w:eastAsiaTheme="majorEastAsia"/>
              </w:rPr>
            </w:pPr>
          </w:p>
          <w:p w14:paraId="3D380C34" w14:textId="77777777" w:rsidR="0032350A" w:rsidRDefault="0032350A" w:rsidP="0032350A">
            <w:pPr>
              <w:pStyle w:val="ad"/>
              <w:jc w:val="left"/>
            </w:pPr>
          </w:p>
        </w:tc>
      </w:tr>
      <w:tr w:rsidR="0032350A" w:rsidRPr="00ED466B" w14:paraId="50E4AE54" w14:textId="77777777" w:rsidTr="00F427CD">
        <w:trPr>
          <w:trHeight w:val="348"/>
        </w:trPr>
        <w:tc>
          <w:tcPr>
            <w:tcW w:w="5000" w:type="pct"/>
            <w:gridSpan w:val="12"/>
          </w:tcPr>
          <w:p w14:paraId="1A913DA1" w14:textId="71016B50" w:rsidR="0032350A" w:rsidRPr="00E214CB" w:rsidRDefault="0032350A" w:rsidP="0032350A">
            <w:pPr>
              <w:pStyle w:val="ad"/>
              <w:jc w:val="center"/>
              <w:rPr>
                <w:b/>
                <w:bCs/>
              </w:rPr>
            </w:pPr>
            <w:r w:rsidRPr="00E214CB">
              <w:rPr>
                <w:b/>
                <w:bCs/>
              </w:rPr>
              <w:t>Блок «Поставщики» (</w:t>
            </w:r>
            <w:r w:rsidRPr="00E214CB">
              <w:rPr>
                <w:b/>
                <w:bCs/>
                <w:lang w:val="en-US"/>
              </w:rPr>
              <w:t>suppliers</w:t>
            </w:r>
            <w:r w:rsidRPr="00E214CB">
              <w:rPr>
                <w:b/>
                <w:bCs/>
              </w:rPr>
              <w:t>).</w:t>
            </w:r>
          </w:p>
          <w:p w14:paraId="50F5FFE3" w14:textId="6CE113FD" w:rsidR="0032350A" w:rsidRDefault="0032350A" w:rsidP="0032350A">
            <w:pPr>
              <w:pStyle w:val="ad"/>
              <w:jc w:val="left"/>
            </w:pPr>
          </w:p>
          <w:p w14:paraId="11C8B997" w14:textId="5C023C85" w:rsidR="0032350A" w:rsidRDefault="0032350A" w:rsidP="0032350A">
            <w:pPr>
              <w:pStyle w:val="ad"/>
              <w:jc w:val="left"/>
            </w:pPr>
            <w:r>
              <w:t>Контролируется обязательность приема для сведений о контратке, базовая версия которых была размещена до выхода версии 11.1.</w:t>
            </w:r>
          </w:p>
          <w:p w14:paraId="39983747" w14:textId="77777777" w:rsidR="0032350A" w:rsidRPr="00452CA5" w:rsidRDefault="0032350A" w:rsidP="0032350A">
            <w:pPr>
              <w:pStyle w:val="ad"/>
              <w:jc w:val="left"/>
            </w:pPr>
          </w:p>
          <w:p w14:paraId="08667C5D" w14:textId="77777777" w:rsidR="0032350A" w:rsidRPr="002B6E6B" w:rsidRDefault="0032350A" w:rsidP="0032350A">
            <w:pPr>
              <w:pStyle w:val="ad"/>
              <w:jc w:val="left"/>
              <w:rPr>
                <w:lang w:val="en-US"/>
              </w:rPr>
            </w:pPr>
            <w:r>
              <w:t>Поля</w:t>
            </w:r>
            <w:r w:rsidRPr="002B6E6B">
              <w:rPr>
                <w:lang w:val="en-US"/>
              </w:rPr>
              <w:t>:</w:t>
            </w:r>
          </w:p>
          <w:p w14:paraId="5EBDA78B" w14:textId="0375FF7A" w:rsidR="0032350A" w:rsidRPr="002B6E6B" w:rsidRDefault="0032350A" w:rsidP="0032350A">
            <w:pPr>
              <w:pStyle w:val="ad"/>
              <w:jc w:val="left"/>
              <w:rPr>
                <w:lang w:val="en-US"/>
              </w:rPr>
            </w:pPr>
            <w:r w:rsidRPr="002B6E6B">
              <w:rPr>
                <w:lang w:val="en-US"/>
              </w:rPr>
              <w:lastRenderedPageBreak/>
              <w:t>«</w:t>
            </w:r>
            <w:r w:rsidRPr="00D37E66">
              <w:t>Наименование</w:t>
            </w:r>
            <w:r w:rsidRPr="002B6E6B">
              <w:rPr>
                <w:lang w:val="en-US"/>
              </w:rPr>
              <w:t xml:space="preserve"> </w:t>
            </w:r>
            <w:r w:rsidRPr="00D37E66">
              <w:t>в</w:t>
            </w:r>
            <w:r w:rsidRPr="002B6E6B">
              <w:rPr>
                <w:lang w:val="en-US"/>
              </w:rPr>
              <w:t xml:space="preserve"> </w:t>
            </w:r>
            <w:r w:rsidRPr="00D37E66">
              <w:t>единственном</w:t>
            </w:r>
            <w:r w:rsidRPr="002B6E6B">
              <w:rPr>
                <w:lang w:val="en-US"/>
              </w:rPr>
              <w:t xml:space="preserve"> </w:t>
            </w:r>
            <w:r w:rsidRPr="00D37E66">
              <w:t>числе</w:t>
            </w:r>
            <w:r w:rsidRPr="002B6E6B">
              <w:rPr>
                <w:lang w:val="en-US"/>
              </w:rPr>
              <w:t>» (</w:t>
            </w:r>
            <w:r>
              <w:rPr>
                <w:lang w:val="en-US"/>
              </w:rPr>
              <w:t>suppliers</w:t>
            </w:r>
            <w:r w:rsidRPr="002B6E6B">
              <w:rPr>
                <w:lang w:val="en-US"/>
              </w:rPr>
              <w:t>\</w:t>
            </w:r>
            <w:r>
              <w:rPr>
                <w:lang w:val="en-US"/>
              </w:rPr>
              <w:t>supplier</w:t>
            </w:r>
            <w:r w:rsidRPr="002B6E6B">
              <w:rPr>
                <w:lang w:val="en-US"/>
              </w:rPr>
              <w:t>\</w:t>
            </w:r>
            <w:r w:rsidRPr="00B23EA9">
              <w:rPr>
                <w:lang w:val="en-US"/>
              </w:rPr>
              <w:t>legalEntityRF</w:t>
            </w:r>
            <w:r w:rsidRPr="002B6E6B">
              <w:rPr>
                <w:lang w:val="en-US"/>
              </w:rPr>
              <w:t>\</w:t>
            </w:r>
            <w:r>
              <w:rPr>
                <w:lang w:val="en-US"/>
              </w:rPr>
              <w:t>legalForm</w:t>
            </w:r>
            <w:r w:rsidRPr="002B6E6B">
              <w:rPr>
                <w:lang w:val="en-US"/>
              </w:rPr>
              <w:t>\</w:t>
            </w:r>
            <w:r w:rsidRPr="00B23EA9">
              <w:rPr>
                <w:lang w:val="en-US"/>
              </w:rPr>
              <w:t>singularName</w:t>
            </w:r>
            <w:r w:rsidRPr="002B6E6B">
              <w:rPr>
                <w:lang w:val="en-US"/>
              </w:rPr>
              <w:t>)</w:t>
            </w:r>
          </w:p>
          <w:p w14:paraId="17F98789" w14:textId="62F445D1" w:rsidR="0032350A" w:rsidRPr="00B23EA9" w:rsidRDefault="0032350A" w:rsidP="0032350A">
            <w:pPr>
              <w:pStyle w:val="ad"/>
              <w:jc w:val="left"/>
              <w:rPr>
                <w:lang w:val="en-US"/>
              </w:rPr>
            </w:pPr>
            <w:r w:rsidRPr="00B23EA9">
              <w:rPr>
                <w:lang w:val="en-US"/>
              </w:rPr>
              <w:t>«Полное наименование» (</w:t>
            </w:r>
            <w:r>
              <w:rPr>
                <w:lang w:val="en-US"/>
              </w:rPr>
              <w:t>suppliers</w:t>
            </w:r>
            <w:r w:rsidRPr="00B23EA9">
              <w:rPr>
                <w:lang w:val="en-US"/>
              </w:rPr>
              <w:t>\</w:t>
            </w:r>
            <w:r>
              <w:rPr>
                <w:lang w:val="en-US"/>
              </w:rPr>
              <w:t>supplier</w:t>
            </w:r>
            <w:r w:rsidRPr="00B23EA9">
              <w:rPr>
                <w:lang w:val="en-US"/>
              </w:rPr>
              <w:t>\legalEntityRF\</w:t>
            </w:r>
            <w:r>
              <w:rPr>
                <w:lang w:val="en-US"/>
              </w:rPr>
              <w:t>OKTMO\name</w:t>
            </w:r>
            <w:r w:rsidRPr="00B23EA9">
              <w:rPr>
                <w:lang w:val="en-US"/>
              </w:rPr>
              <w:t>)</w:t>
            </w:r>
          </w:p>
          <w:p w14:paraId="21122FE9" w14:textId="1B773A84" w:rsidR="0032350A" w:rsidRPr="00B23EA9" w:rsidRDefault="0032350A" w:rsidP="0032350A">
            <w:pPr>
              <w:pStyle w:val="ad"/>
              <w:jc w:val="left"/>
              <w:rPr>
                <w:lang w:val="en-US"/>
              </w:rPr>
            </w:pPr>
            <w:r w:rsidRPr="00B23EA9">
              <w:rPr>
                <w:lang w:val="en-US"/>
              </w:rPr>
              <w:t>«Полное наименование страны» (</w:t>
            </w:r>
            <w:r>
              <w:rPr>
                <w:lang w:val="en-US"/>
              </w:rPr>
              <w:t>suppliers</w:t>
            </w:r>
            <w:r w:rsidRPr="00B23EA9">
              <w:rPr>
                <w:lang w:val="en-US"/>
              </w:rPr>
              <w:t>\</w:t>
            </w:r>
            <w:r>
              <w:rPr>
                <w:lang w:val="en-US"/>
              </w:rPr>
              <w:t>supplier</w:t>
            </w:r>
            <w:r w:rsidRPr="00B23EA9">
              <w:rPr>
                <w:lang w:val="en-US"/>
              </w:rPr>
              <w:t>\legalEntityForeignState\placeOfStayInRegCountry</w:t>
            </w:r>
            <w:r>
              <w:rPr>
                <w:lang w:val="en-US"/>
              </w:rPr>
              <w:t>\</w:t>
            </w:r>
            <w:r w:rsidRPr="00B23EA9">
              <w:rPr>
                <w:lang w:val="en-US"/>
              </w:rPr>
              <w:t>country</w:t>
            </w:r>
            <w:r>
              <w:rPr>
                <w:lang w:val="en-US"/>
              </w:rPr>
              <w:t>\</w:t>
            </w:r>
            <w:r w:rsidRPr="00B23EA9">
              <w:rPr>
                <w:lang w:val="en-US"/>
              </w:rPr>
              <w:t>country</w:t>
            </w:r>
            <w:r>
              <w:rPr>
                <w:lang w:val="en-US"/>
              </w:rPr>
              <w:t>Name</w:t>
            </w:r>
            <w:r w:rsidRPr="00B23EA9">
              <w:rPr>
                <w:lang w:val="en-US"/>
              </w:rPr>
              <w:t>)</w:t>
            </w:r>
          </w:p>
          <w:p w14:paraId="15312166" w14:textId="11B9C37A" w:rsidR="0032350A" w:rsidRPr="00B23EA9" w:rsidRDefault="0032350A" w:rsidP="0032350A">
            <w:pPr>
              <w:pStyle w:val="ad"/>
              <w:jc w:val="left"/>
              <w:rPr>
                <w:lang w:val="en-US"/>
              </w:rPr>
            </w:pPr>
            <w:r w:rsidRPr="00B23EA9">
              <w:rPr>
                <w:lang w:val="en-US"/>
              </w:rPr>
              <w:t>«</w:t>
            </w:r>
            <w:r>
              <w:rPr>
                <w:lang w:val="en-US"/>
              </w:rPr>
              <w:t>Полное наименование</w:t>
            </w:r>
            <w:r w:rsidRPr="00B23EA9">
              <w:rPr>
                <w:lang w:val="en-US"/>
              </w:rPr>
              <w:t>» (</w:t>
            </w:r>
            <w:r>
              <w:rPr>
                <w:lang w:val="en-US"/>
              </w:rPr>
              <w:t>suppliers</w:t>
            </w:r>
            <w:r w:rsidRPr="00B23EA9">
              <w:rPr>
                <w:lang w:val="en-US"/>
              </w:rPr>
              <w:t>\</w:t>
            </w:r>
            <w:r>
              <w:rPr>
                <w:lang w:val="en-US"/>
              </w:rPr>
              <w:t>supplier</w:t>
            </w:r>
            <w:r w:rsidRPr="00B23EA9">
              <w:rPr>
                <w:lang w:val="en-US"/>
              </w:rPr>
              <w:t>\legalEntityForeignState\</w:t>
            </w:r>
            <w:r w:rsidRPr="00C820F6">
              <w:rPr>
                <w:lang w:val="en-US"/>
              </w:rPr>
              <w:t>placeOfStayInRF</w:t>
            </w:r>
            <w:r>
              <w:rPr>
                <w:lang w:val="en-US"/>
              </w:rPr>
              <w:t>\OKTMO\name</w:t>
            </w:r>
            <w:r w:rsidRPr="00B23EA9">
              <w:rPr>
                <w:lang w:val="en-US"/>
              </w:rPr>
              <w:t>)</w:t>
            </w:r>
          </w:p>
          <w:p w14:paraId="342BDC5C" w14:textId="51DC9E9B" w:rsidR="0032350A" w:rsidRPr="00B23EA9" w:rsidRDefault="0032350A" w:rsidP="0032350A">
            <w:pPr>
              <w:pStyle w:val="ad"/>
              <w:jc w:val="left"/>
              <w:rPr>
                <w:lang w:val="en-US"/>
              </w:rPr>
            </w:pPr>
            <w:r w:rsidRPr="00B23EA9">
              <w:rPr>
                <w:lang w:val="en-US"/>
              </w:rPr>
              <w:t>«Полное наименование» (</w:t>
            </w:r>
            <w:r>
              <w:rPr>
                <w:lang w:val="en-US"/>
              </w:rPr>
              <w:t>suppliers</w:t>
            </w:r>
            <w:r w:rsidRPr="00B23EA9">
              <w:rPr>
                <w:lang w:val="en-US"/>
              </w:rPr>
              <w:t>\</w:t>
            </w:r>
            <w:r>
              <w:rPr>
                <w:lang w:val="en-US"/>
              </w:rPr>
              <w:t>supplier</w:t>
            </w:r>
            <w:r w:rsidRPr="00B23EA9">
              <w:rPr>
                <w:lang w:val="en-US"/>
              </w:rPr>
              <w:t>\</w:t>
            </w:r>
            <w:r w:rsidRPr="004D6C7E">
              <w:rPr>
                <w:lang w:val="en-US"/>
              </w:rPr>
              <w:t>individualPersonRF</w:t>
            </w:r>
            <w:r w:rsidRPr="00B23EA9">
              <w:rPr>
                <w:lang w:val="en-US"/>
              </w:rPr>
              <w:t>\</w:t>
            </w:r>
            <w:r>
              <w:rPr>
                <w:lang w:val="en-US"/>
              </w:rPr>
              <w:t>OKTMO\name</w:t>
            </w:r>
            <w:r w:rsidRPr="00B23EA9">
              <w:rPr>
                <w:lang w:val="en-US"/>
              </w:rPr>
              <w:t>)</w:t>
            </w:r>
          </w:p>
          <w:p w14:paraId="0446155D" w14:textId="43C6ECB9" w:rsidR="0032350A" w:rsidRPr="00B23EA9" w:rsidRDefault="0032350A" w:rsidP="0032350A">
            <w:pPr>
              <w:pStyle w:val="ad"/>
              <w:jc w:val="left"/>
              <w:rPr>
                <w:lang w:val="en-US"/>
              </w:rPr>
            </w:pPr>
            <w:r w:rsidRPr="00B23EA9">
              <w:rPr>
                <w:lang w:val="en-US"/>
              </w:rPr>
              <w:t>«Полное наименование страны» (</w:t>
            </w:r>
            <w:r>
              <w:rPr>
                <w:lang w:val="en-US"/>
              </w:rPr>
              <w:t>suppliers</w:t>
            </w:r>
            <w:r w:rsidRPr="00B23EA9">
              <w:rPr>
                <w:lang w:val="en-US"/>
              </w:rPr>
              <w:t>\</w:t>
            </w:r>
            <w:r>
              <w:rPr>
                <w:lang w:val="en-US"/>
              </w:rPr>
              <w:t>supplier</w:t>
            </w:r>
            <w:r w:rsidRPr="00B23EA9">
              <w:rPr>
                <w:lang w:val="en-US"/>
              </w:rPr>
              <w:t>\</w:t>
            </w:r>
            <w:r w:rsidRPr="004D6C7E">
              <w:rPr>
                <w:lang w:val="en-US"/>
              </w:rPr>
              <w:t>individualPersonForeignState</w:t>
            </w:r>
            <w:r w:rsidRPr="00B23EA9">
              <w:rPr>
                <w:lang w:val="en-US"/>
              </w:rPr>
              <w:t>\placeOfStayInRegCountry</w:t>
            </w:r>
            <w:r>
              <w:rPr>
                <w:lang w:val="en-US"/>
              </w:rPr>
              <w:t>\</w:t>
            </w:r>
            <w:r w:rsidRPr="00B23EA9">
              <w:rPr>
                <w:lang w:val="en-US"/>
              </w:rPr>
              <w:t>country</w:t>
            </w:r>
            <w:r>
              <w:rPr>
                <w:lang w:val="en-US"/>
              </w:rPr>
              <w:t>\</w:t>
            </w:r>
            <w:r w:rsidRPr="00B23EA9">
              <w:rPr>
                <w:lang w:val="en-US"/>
              </w:rPr>
              <w:t>country</w:t>
            </w:r>
            <w:r>
              <w:rPr>
                <w:lang w:val="en-US"/>
              </w:rPr>
              <w:t>Name</w:t>
            </w:r>
            <w:r w:rsidRPr="00B23EA9">
              <w:rPr>
                <w:lang w:val="en-US"/>
              </w:rPr>
              <w:t>)</w:t>
            </w:r>
          </w:p>
          <w:p w14:paraId="0BDA5D6B" w14:textId="1B9B138B" w:rsidR="0032350A" w:rsidRPr="00B23EA9" w:rsidRDefault="0032350A" w:rsidP="0032350A">
            <w:pPr>
              <w:pStyle w:val="ad"/>
              <w:jc w:val="left"/>
              <w:rPr>
                <w:lang w:val="en-US"/>
              </w:rPr>
            </w:pPr>
            <w:r w:rsidRPr="00B23EA9">
              <w:rPr>
                <w:lang w:val="en-US"/>
              </w:rPr>
              <w:t>«</w:t>
            </w:r>
            <w:r>
              <w:rPr>
                <w:lang w:val="en-US"/>
              </w:rPr>
              <w:t>Полное наименование</w:t>
            </w:r>
            <w:r w:rsidRPr="00B23EA9">
              <w:rPr>
                <w:lang w:val="en-US"/>
              </w:rPr>
              <w:t>» (</w:t>
            </w:r>
            <w:r>
              <w:rPr>
                <w:lang w:val="en-US"/>
              </w:rPr>
              <w:t>suppliers</w:t>
            </w:r>
            <w:r w:rsidRPr="00B23EA9">
              <w:rPr>
                <w:lang w:val="en-US"/>
              </w:rPr>
              <w:t>\</w:t>
            </w:r>
            <w:r>
              <w:rPr>
                <w:lang w:val="en-US"/>
              </w:rPr>
              <w:t>supplier</w:t>
            </w:r>
            <w:r w:rsidRPr="00B23EA9">
              <w:rPr>
                <w:lang w:val="en-US"/>
              </w:rPr>
              <w:t>\</w:t>
            </w:r>
            <w:r w:rsidRPr="004D6C7E">
              <w:rPr>
                <w:lang w:val="en-US"/>
              </w:rPr>
              <w:t xml:space="preserve"> individualPersonForeignState</w:t>
            </w:r>
            <w:r w:rsidRPr="00B23EA9">
              <w:rPr>
                <w:lang w:val="en-US"/>
              </w:rPr>
              <w:t xml:space="preserve"> \</w:t>
            </w:r>
            <w:r w:rsidRPr="00C820F6">
              <w:rPr>
                <w:lang w:val="en-US"/>
              </w:rPr>
              <w:t>placeOfStayInRF</w:t>
            </w:r>
            <w:r>
              <w:rPr>
                <w:lang w:val="en-US"/>
              </w:rPr>
              <w:t>\OKTMO\name</w:t>
            </w:r>
            <w:r w:rsidRPr="00B23EA9">
              <w:rPr>
                <w:lang w:val="en-US"/>
              </w:rPr>
              <w:t>)</w:t>
            </w:r>
          </w:p>
          <w:p w14:paraId="62BAFB8E" w14:textId="77777777" w:rsidR="0032350A" w:rsidRPr="003B3B5F" w:rsidRDefault="0032350A" w:rsidP="0032350A">
            <w:pPr>
              <w:pStyle w:val="ad"/>
              <w:jc w:val="left"/>
              <w:rPr>
                <w:lang w:val="en-US"/>
              </w:rPr>
            </w:pPr>
          </w:p>
          <w:p w14:paraId="2552BB07" w14:textId="77777777" w:rsidR="0032350A" w:rsidRDefault="0032350A" w:rsidP="0032350A">
            <w:pPr>
              <w:pStyle w:val="ad"/>
              <w:jc w:val="left"/>
            </w:pPr>
            <w:r>
              <w:t>при приеме игнорируются, заполняются при передаче.</w:t>
            </w:r>
          </w:p>
          <w:p w14:paraId="06181C73" w14:textId="438161A9" w:rsidR="0032350A" w:rsidRDefault="0032350A" w:rsidP="0032350A">
            <w:pPr>
              <w:pStyle w:val="ad"/>
              <w:jc w:val="left"/>
            </w:pPr>
            <w:r>
              <w:t>Поле «</w:t>
            </w:r>
            <w:r w:rsidRPr="007268D8">
              <w:t>Поставщик культурных ценностей.</w:t>
            </w:r>
            <w:r>
              <w:t>» (</w:t>
            </w:r>
            <w:r w:rsidRPr="007268D8">
              <w:t>isCulture</w:t>
            </w:r>
            <w:r>
              <w:t>)</w:t>
            </w:r>
            <w:r w:rsidRPr="007268D8">
              <w:t xml:space="preserve"> Устарело. Не применяется.</w:t>
            </w:r>
            <w:r>
              <w:t xml:space="preserve"> Игнорировать при приеме.</w:t>
            </w:r>
          </w:p>
          <w:p w14:paraId="74CD8140" w14:textId="77777777" w:rsidR="0032350A" w:rsidRDefault="0032350A" w:rsidP="0032350A">
            <w:pPr>
              <w:pStyle w:val="ad"/>
              <w:jc w:val="left"/>
            </w:pPr>
          </w:p>
          <w:p w14:paraId="0AE458BB" w14:textId="025632E3" w:rsidR="0032350A" w:rsidRDefault="0032350A" w:rsidP="0032350A">
            <w:pPr>
              <w:pStyle w:val="ad"/>
              <w:jc w:val="left"/>
            </w:pPr>
            <w:r>
              <w:t>Если принимается блок «</w:t>
            </w:r>
            <w:r w:rsidRPr="00325E4D">
              <w:t>Физическое лицо РФ. Поставщик культурных ценностей</w:t>
            </w:r>
            <w:r>
              <w:t>» (</w:t>
            </w:r>
            <w:r w:rsidRPr="00325E4D">
              <w:t>individualPersonRFisCulture</w:t>
            </w:r>
            <w:r>
              <w:t>) или «</w:t>
            </w:r>
            <w:r w:rsidRPr="00325E4D">
              <w:t>Физическое лицо иностранного государства. Поставщик культурных ценностей</w:t>
            </w:r>
            <w:r>
              <w:t>» (</w:t>
            </w:r>
            <w:r w:rsidRPr="00325E4D">
              <w:t>individualPersonForeignStateisCulture</w:t>
            </w:r>
            <w:r>
              <w:t>) то признак «</w:t>
            </w:r>
            <w:r>
              <w:rPr>
                <w:rFonts w:ascii="Arial" w:hAnsi="Arial" w:cs="Arial"/>
                <w:color w:val="333333"/>
                <w:sz w:val="21"/>
                <w:szCs w:val="21"/>
                <w:shd w:val="clear" w:color="auto" w:fill="FFFFFF"/>
              </w:rPr>
              <w:t>Поставщик культурных ценностей</w:t>
            </w:r>
            <w:r>
              <w:t xml:space="preserve">» должен иметь значение </w:t>
            </w:r>
            <w:r>
              <w:rPr>
                <w:lang w:val="en-US"/>
              </w:rPr>
              <w:t>TRUE</w:t>
            </w:r>
            <w:r>
              <w:t>. Поля соответствующих блоков не контролируются на обязательность заполнения.</w:t>
            </w:r>
          </w:p>
          <w:p w14:paraId="3FEAECBB" w14:textId="54675E45" w:rsidR="0032350A" w:rsidRDefault="0032350A" w:rsidP="0032350A">
            <w:pPr>
              <w:pStyle w:val="ad"/>
              <w:jc w:val="left"/>
            </w:pPr>
          </w:p>
          <w:p w14:paraId="11FF81E9" w14:textId="56C6F6ED" w:rsidR="0032350A" w:rsidRDefault="0032350A" w:rsidP="0032350A">
            <w:pPr>
              <w:pStyle w:val="ad"/>
              <w:jc w:val="left"/>
            </w:pPr>
            <w:r>
              <w:t>Поле «</w:t>
            </w:r>
            <w:r w:rsidRPr="006013F3">
              <w:t>Информация не будет размещена на официальном сайте ЕИС в соответствии с ч. 5 ст. 103 Федерального закона № 44-ФЗ</w:t>
            </w:r>
            <w:r>
              <w:t xml:space="preserve">» </w:t>
            </w:r>
            <w:r w:rsidRPr="00283226">
              <w:t>(</w:t>
            </w:r>
            <w:r>
              <w:rPr>
                <w:lang w:val="en-US"/>
              </w:rPr>
              <w:t>suppliers</w:t>
            </w:r>
            <w:r w:rsidRPr="00A22512">
              <w:t>\</w:t>
            </w:r>
            <w:r>
              <w:rPr>
                <w:lang w:val="en-US"/>
              </w:rPr>
              <w:t>supplier</w:t>
            </w:r>
            <w:r w:rsidRPr="00A22512">
              <w:t xml:space="preserve">\ </w:t>
            </w:r>
            <w:r w:rsidRPr="00283226">
              <w:t>notPublishedOnEIS)</w:t>
            </w:r>
            <w:r>
              <w:t xml:space="preserve"> – не может быть заполнено</w:t>
            </w:r>
            <w:r w:rsidRPr="006013F3">
              <w:t xml:space="preserve"> при приеме, заполняется при передаче, в случае если </w:t>
            </w:r>
            <w:r>
              <w:t xml:space="preserve">публикации сведений о контракте определяется, что </w:t>
            </w:r>
            <w:r w:rsidRPr="006013F3">
              <w:t xml:space="preserve">информация </w:t>
            </w:r>
            <w:r>
              <w:t xml:space="preserve">о поставщиках </w:t>
            </w:r>
            <w:r w:rsidRPr="006013F3">
              <w:t>не должна быть размещена в открытой части ЕИС</w:t>
            </w:r>
            <w:r>
              <w:t xml:space="preserve"> – см. доработку «</w:t>
            </w:r>
            <w:r w:rsidRPr="006013F3">
              <w:t>FCSNF-5681</w:t>
            </w:r>
            <w:r>
              <w:t xml:space="preserve"> </w:t>
            </w:r>
            <w:r w:rsidRPr="006013F3">
              <w:t>РК. Закрытие информации о поставщиках (контракт, документы о приемке) при включении сведений в реестр контрактов в части п.3-5 ч.2 ст.84 (закрытые способы)</w:t>
            </w:r>
            <w:r>
              <w:t>»</w:t>
            </w:r>
          </w:p>
          <w:p w14:paraId="1C986ECF" w14:textId="41E8589C" w:rsidR="0032350A" w:rsidRDefault="0032350A" w:rsidP="0032350A">
            <w:pPr>
              <w:pStyle w:val="ad"/>
              <w:jc w:val="left"/>
            </w:pPr>
          </w:p>
          <w:p w14:paraId="099C2E05" w14:textId="75A006B2" w:rsidR="0032350A" w:rsidRDefault="0032350A" w:rsidP="0032350A">
            <w:pPr>
              <w:pStyle w:val="ad"/>
              <w:jc w:val="left"/>
            </w:pPr>
            <w:r>
              <w:t>Поля</w:t>
            </w:r>
            <w:r w:rsidRPr="002805B8">
              <w:t xml:space="preserve"> «</w:t>
            </w:r>
            <w:r>
              <w:t>Почтовый</w:t>
            </w:r>
            <w:r w:rsidRPr="002805B8">
              <w:t xml:space="preserve"> </w:t>
            </w:r>
            <w:r>
              <w:t>адрес</w:t>
            </w:r>
            <w:r w:rsidRPr="002805B8">
              <w:t>» (</w:t>
            </w:r>
            <w:r w:rsidRPr="002805B8">
              <w:rPr>
                <w:lang w:val="en-US"/>
              </w:rPr>
              <w:t>legalEntityRF</w:t>
            </w:r>
            <w:r w:rsidRPr="002805B8">
              <w:t>/</w:t>
            </w:r>
            <w:r w:rsidRPr="002805B8">
              <w:rPr>
                <w:lang w:val="en-US"/>
              </w:rPr>
              <w:t>postAddress</w:t>
            </w:r>
            <w:r w:rsidRPr="002805B8">
              <w:t xml:space="preserve">, </w:t>
            </w:r>
            <w:r w:rsidRPr="002805B8">
              <w:rPr>
                <w:lang w:val="en-US"/>
              </w:rPr>
              <w:t>legalEntityForeignState</w:t>
            </w:r>
            <w:r w:rsidRPr="002805B8">
              <w:t>/</w:t>
            </w:r>
            <w:r w:rsidRPr="002805B8">
              <w:rPr>
                <w:lang w:val="en-US"/>
              </w:rPr>
              <w:t>placeOfStayInRF</w:t>
            </w:r>
            <w:r w:rsidRPr="002805B8">
              <w:t>/</w:t>
            </w:r>
            <w:r w:rsidRPr="002805B8">
              <w:rPr>
                <w:lang w:val="en-US"/>
              </w:rPr>
              <w:t>postAddress</w:t>
            </w:r>
            <w:r w:rsidRPr="002805B8">
              <w:t xml:space="preserve">, </w:t>
            </w:r>
            <w:r w:rsidRPr="002805B8">
              <w:rPr>
                <w:lang w:val="en-US"/>
              </w:rPr>
              <w:t>individualPersonRF</w:t>
            </w:r>
            <w:r w:rsidRPr="002805B8">
              <w:t>/</w:t>
            </w:r>
            <w:r w:rsidRPr="002805B8">
              <w:rPr>
                <w:lang w:val="en-US"/>
              </w:rPr>
              <w:t>postAddress</w:t>
            </w:r>
            <w:r w:rsidRPr="002805B8">
              <w:t xml:space="preserve">, </w:t>
            </w:r>
            <w:r w:rsidRPr="002805B8">
              <w:rPr>
                <w:lang w:val="en-US"/>
              </w:rPr>
              <w:t>individualPersonForeignState</w:t>
            </w:r>
            <w:r w:rsidRPr="002805B8">
              <w:t>/</w:t>
            </w:r>
            <w:r w:rsidRPr="002805B8">
              <w:rPr>
                <w:lang w:val="en-US"/>
              </w:rPr>
              <w:t>placeOfStayInRF</w:t>
            </w:r>
            <w:r w:rsidRPr="002805B8">
              <w:t>/</w:t>
            </w:r>
            <w:r w:rsidRPr="002805B8">
              <w:rPr>
                <w:lang w:val="en-US"/>
              </w:rPr>
              <w:t>postAddress</w:t>
            </w:r>
            <w:r w:rsidRPr="002805B8">
              <w:t xml:space="preserve">, </w:t>
            </w:r>
            <w:r w:rsidRPr="002805B8">
              <w:rPr>
                <w:lang w:val="en-US"/>
              </w:rPr>
              <w:t>individualPersonRFisCulture</w:t>
            </w:r>
            <w:r w:rsidRPr="002805B8">
              <w:t>/</w:t>
            </w:r>
            <w:r w:rsidRPr="002805B8">
              <w:rPr>
                <w:lang w:val="en-US"/>
              </w:rPr>
              <w:t>postAddress</w:t>
            </w:r>
            <w:r w:rsidRPr="002805B8">
              <w:t xml:space="preserve">, </w:t>
            </w:r>
            <w:r w:rsidRPr="002805B8">
              <w:rPr>
                <w:lang w:val="en-US"/>
              </w:rPr>
              <w:t>individualPersonForeignStateisCulture</w:t>
            </w:r>
            <w:r w:rsidRPr="002805B8">
              <w:t>/</w:t>
            </w:r>
            <w:r w:rsidRPr="002805B8">
              <w:rPr>
                <w:lang w:val="en-US"/>
              </w:rPr>
              <w:t>placeOfStayInRF</w:t>
            </w:r>
            <w:r w:rsidRPr="002805B8">
              <w:t>/</w:t>
            </w:r>
            <w:r w:rsidRPr="002805B8">
              <w:rPr>
                <w:lang w:val="en-US"/>
              </w:rPr>
              <w:t>postAddress</w:t>
            </w:r>
            <w:r w:rsidRPr="002805B8">
              <w:t xml:space="preserve">) </w:t>
            </w:r>
            <w:r>
              <w:t>не</w:t>
            </w:r>
            <w:r w:rsidRPr="002805B8">
              <w:t xml:space="preserve"> </w:t>
            </w:r>
            <w:r>
              <w:t>заполняются при передаче</w:t>
            </w:r>
            <w:r w:rsidRPr="002805B8">
              <w:t xml:space="preserve"> </w:t>
            </w:r>
            <w:r>
              <w:t>и игнорируются при приеме</w:t>
            </w:r>
            <w:r w:rsidRPr="002805B8">
              <w:t xml:space="preserve"> </w:t>
            </w:r>
            <w:r>
              <w:t>сведений</w:t>
            </w:r>
            <w:r w:rsidRPr="002805B8">
              <w:t xml:space="preserve"> </w:t>
            </w:r>
            <w:r>
              <w:t>о</w:t>
            </w:r>
            <w:r w:rsidRPr="002805B8">
              <w:t xml:space="preserve"> </w:t>
            </w:r>
            <w:r>
              <w:t>контракте</w:t>
            </w:r>
            <w:r w:rsidRPr="002805B8">
              <w:t xml:space="preserve">, </w:t>
            </w:r>
            <w:r>
              <w:t>первая</w:t>
            </w:r>
            <w:r w:rsidRPr="002805B8">
              <w:t xml:space="preserve"> </w:t>
            </w:r>
            <w:r>
              <w:t>версия</w:t>
            </w:r>
            <w:r w:rsidRPr="002805B8">
              <w:t xml:space="preserve"> </w:t>
            </w:r>
            <w:r>
              <w:t>которых размещена после выхода версии ЕИС 9.1</w:t>
            </w:r>
          </w:p>
          <w:p w14:paraId="0FB671BB" w14:textId="1FC15FAF" w:rsidR="0032350A" w:rsidRDefault="0032350A" w:rsidP="0032350A">
            <w:pPr>
              <w:pStyle w:val="ad"/>
              <w:jc w:val="left"/>
            </w:pPr>
          </w:p>
          <w:p w14:paraId="39FC651E" w14:textId="54A1A62C" w:rsidR="0032350A" w:rsidRDefault="0032350A" w:rsidP="0032350A">
            <w:pPr>
              <w:pStyle w:val="ad"/>
              <w:jc w:val="left"/>
            </w:pPr>
            <w:r>
              <w:t>Блоки</w:t>
            </w:r>
            <w:r w:rsidRPr="002805B8">
              <w:t xml:space="preserve"> «</w:t>
            </w:r>
            <w:r>
              <w:t>Почтовый</w:t>
            </w:r>
            <w:r w:rsidRPr="002805B8">
              <w:t xml:space="preserve"> </w:t>
            </w:r>
            <w:r>
              <w:t>адрес</w:t>
            </w:r>
            <w:r w:rsidRPr="002805B8">
              <w:t>» (</w:t>
            </w:r>
            <w:r w:rsidRPr="002805B8">
              <w:rPr>
                <w:lang w:val="en-US"/>
              </w:rPr>
              <w:t>legalEntityRF</w:t>
            </w:r>
            <w:r w:rsidRPr="002805B8">
              <w:t>/</w:t>
            </w:r>
            <w:r w:rsidRPr="002805B8">
              <w:rPr>
                <w:lang w:val="en-US"/>
              </w:rPr>
              <w:t>postAddress</w:t>
            </w:r>
            <w:r>
              <w:rPr>
                <w:lang w:val="en-US"/>
              </w:rPr>
              <w:t>Info</w:t>
            </w:r>
            <w:r w:rsidRPr="002805B8">
              <w:t xml:space="preserve">, </w:t>
            </w:r>
            <w:r w:rsidRPr="002805B8">
              <w:rPr>
                <w:lang w:val="en-US"/>
              </w:rPr>
              <w:t>legalEntityForeignState</w:t>
            </w:r>
            <w:r w:rsidRPr="002805B8">
              <w:t>/</w:t>
            </w:r>
            <w:r w:rsidRPr="002805B8">
              <w:rPr>
                <w:lang w:val="en-US"/>
              </w:rPr>
              <w:t>placeOfStayInRF</w:t>
            </w:r>
            <w:r w:rsidRPr="002805B8">
              <w:t>/</w:t>
            </w:r>
            <w:r w:rsidRPr="002805B8">
              <w:rPr>
                <w:lang w:val="en-US"/>
              </w:rPr>
              <w:t>postAddress</w:t>
            </w:r>
            <w:r>
              <w:rPr>
                <w:lang w:val="en-US"/>
              </w:rPr>
              <w:t>Info</w:t>
            </w:r>
            <w:r w:rsidRPr="002805B8">
              <w:t xml:space="preserve">, </w:t>
            </w:r>
            <w:r w:rsidRPr="002805B8">
              <w:rPr>
                <w:lang w:val="en-US"/>
              </w:rPr>
              <w:t>individualPersonRF</w:t>
            </w:r>
            <w:r w:rsidRPr="002805B8">
              <w:t>/</w:t>
            </w:r>
            <w:r w:rsidRPr="002805B8">
              <w:rPr>
                <w:lang w:val="en-US"/>
              </w:rPr>
              <w:t>postAddress</w:t>
            </w:r>
            <w:r>
              <w:rPr>
                <w:lang w:val="en-US"/>
              </w:rPr>
              <w:t>Info</w:t>
            </w:r>
            <w:r w:rsidRPr="002805B8">
              <w:t xml:space="preserve">, </w:t>
            </w:r>
            <w:r w:rsidRPr="002805B8">
              <w:rPr>
                <w:lang w:val="en-US"/>
              </w:rPr>
              <w:t>individualPersonForeignState</w:t>
            </w:r>
            <w:r w:rsidRPr="002805B8">
              <w:t>/</w:t>
            </w:r>
            <w:r w:rsidRPr="002805B8">
              <w:rPr>
                <w:lang w:val="en-US"/>
              </w:rPr>
              <w:t>placeOfStayInRF</w:t>
            </w:r>
            <w:r w:rsidRPr="002805B8">
              <w:t>/</w:t>
            </w:r>
            <w:r w:rsidRPr="002805B8">
              <w:rPr>
                <w:lang w:val="en-US"/>
              </w:rPr>
              <w:t>postAddress</w:t>
            </w:r>
            <w:r>
              <w:rPr>
                <w:lang w:val="en-US"/>
              </w:rPr>
              <w:t>Info</w:t>
            </w:r>
            <w:r w:rsidRPr="002805B8">
              <w:t xml:space="preserve">, </w:t>
            </w:r>
            <w:r w:rsidRPr="002805B8">
              <w:rPr>
                <w:lang w:val="en-US"/>
              </w:rPr>
              <w:t>individualPersonRFisCulture</w:t>
            </w:r>
            <w:r w:rsidRPr="002805B8">
              <w:t>/</w:t>
            </w:r>
            <w:r w:rsidRPr="002805B8">
              <w:rPr>
                <w:lang w:val="en-US"/>
              </w:rPr>
              <w:t>postAddress</w:t>
            </w:r>
            <w:r>
              <w:rPr>
                <w:lang w:val="en-US"/>
              </w:rPr>
              <w:t>Info</w:t>
            </w:r>
            <w:r w:rsidRPr="002805B8">
              <w:t xml:space="preserve">, </w:t>
            </w:r>
            <w:r w:rsidRPr="002805B8">
              <w:rPr>
                <w:lang w:val="en-US"/>
              </w:rPr>
              <w:t>individualPersonForeignStateisCulture</w:t>
            </w:r>
            <w:r w:rsidRPr="002805B8">
              <w:t>/</w:t>
            </w:r>
            <w:r w:rsidRPr="002805B8">
              <w:rPr>
                <w:lang w:val="en-US"/>
              </w:rPr>
              <w:t>placeOfStayInRF</w:t>
            </w:r>
            <w:r w:rsidRPr="002805B8">
              <w:t>/</w:t>
            </w:r>
            <w:r w:rsidRPr="002805B8">
              <w:rPr>
                <w:lang w:val="en-US"/>
              </w:rPr>
              <w:t>postAddress</w:t>
            </w:r>
            <w:r>
              <w:rPr>
                <w:lang w:val="en-US"/>
              </w:rPr>
              <w:t>Info</w:t>
            </w:r>
            <w:r w:rsidRPr="002805B8">
              <w:t xml:space="preserve">) </w:t>
            </w:r>
            <w:r>
              <w:t>заполняются</w:t>
            </w:r>
            <w:r w:rsidRPr="002805B8">
              <w:t xml:space="preserve"> </w:t>
            </w:r>
            <w:r>
              <w:t>при</w:t>
            </w:r>
            <w:r w:rsidRPr="002805B8">
              <w:t xml:space="preserve"> </w:t>
            </w:r>
            <w:r>
              <w:t>передаче</w:t>
            </w:r>
            <w:r w:rsidRPr="002805B8">
              <w:t xml:space="preserve"> </w:t>
            </w:r>
            <w:r>
              <w:t>для</w:t>
            </w:r>
            <w:r w:rsidRPr="002805B8">
              <w:t xml:space="preserve"> </w:t>
            </w:r>
            <w:r>
              <w:t>сведений</w:t>
            </w:r>
            <w:r w:rsidRPr="002805B8">
              <w:t xml:space="preserve"> </w:t>
            </w:r>
            <w:r>
              <w:t>о</w:t>
            </w:r>
            <w:r w:rsidRPr="002805B8">
              <w:t xml:space="preserve"> </w:t>
            </w:r>
            <w:r>
              <w:t>контракте</w:t>
            </w:r>
            <w:r w:rsidRPr="002805B8">
              <w:t xml:space="preserve">, </w:t>
            </w:r>
            <w:r>
              <w:t>первая</w:t>
            </w:r>
            <w:r w:rsidRPr="002805B8">
              <w:t xml:space="preserve"> </w:t>
            </w:r>
            <w:r>
              <w:t>версия</w:t>
            </w:r>
            <w:r w:rsidRPr="002805B8">
              <w:t xml:space="preserve"> </w:t>
            </w:r>
            <w:r>
              <w:t>которых размещена после выхода версии ЕИС 9.1</w:t>
            </w:r>
          </w:p>
          <w:p w14:paraId="58807811" w14:textId="77777777" w:rsidR="0032350A" w:rsidRPr="002805B8" w:rsidRDefault="0032350A" w:rsidP="0032350A">
            <w:pPr>
              <w:pStyle w:val="ad"/>
              <w:jc w:val="left"/>
            </w:pPr>
          </w:p>
          <w:p w14:paraId="5300CCBF" w14:textId="39C1B3B9" w:rsidR="0032350A" w:rsidRDefault="0032350A" w:rsidP="0032350A">
            <w:pPr>
              <w:pStyle w:val="ad"/>
              <w:jc w:val="left"/>
            </w:pPr>
            <w:r>
              <w:t>Поле «</w:t>
            </w:r>
            <w:r w:rsidRPr="00002431">
              <w:t>Дата включения в Единый реестр субъектов малого и среднего предпринимательства</w:t>
            </w:r>
            <w:r>
              <w:t>» (</w:t>
            </w:r>
            <w:r w:rsidRPr="00002431">
              <w:t>ERSMSPInclusionDate</w:t>
            </w:r>
            <w:r>
              <w:t>)</w:t>
            </w:r>
            <w:r w:rsidRPr="00002431">
              <w:t xml:space="preserve">. Может быть указано только, если </w:t>
            </w:r>
            <w:r>
              <w:t xml:space="preserve">значение поля </w:t>
            </w:r>
            <w:r w:rsidRPr="00002431">
              <w:t xml:space="preserve">status соответствует значению </w:t>
            </w:r>
            <w:r>
              <w:t>«</w:t>
            </w:r>
            <w:r w:rsidRPr="00002431">
              <w:t>Субъект малого предпринимательства</w:t>
            </w:r>
            <w:r>
              <w:t>»</w:t>
            </w:r>
            <w:r w:rsidRPr="00002431">
              <w:t>. Игнорируется при приеме и заполняется автоматически, если найдена активная и не исключенная запись о поставщике в Реестре субъектов малого и среднего предпринимательства</w:t>
            </w:r>
            <w:r>
              <w:t>. З</w:t>
            </w:r>
            <w:r w:rsidRPr="00FF36B8">
              <w:t>аполняется только для контрактов, первая версия сведений о которых сформирована после даты выхода доработки на ППАК</w:t>
            </w:r>
            <w:r>
              <w:t>.</w:t>
            </w:r>
          </w:p>
          <w:p w14:paraId="3E80E4D8" w14:textId="138A8FC6" w:rsidR="0032350A" w:rsidRDefault="0032350A" w:rsidP="0032350A">
            <w:pPr>
              <w:pStyle w:val="ad"/>
              <w:jc w:val="left"/>
            </w:pPr>
          </w:p>
          <w:p w14:paraId="45BA540E" w14:textId="0C28C59D" w:rsidR="0032350A" w:rsidRDefault="0032350A" w:rsidP="0032350A">
            <w:pPr>
              <w:pStyle w:val="ad"/>
              <w:jc w:val="left"/>
            </w:pPr>
            <w:r>
              <w:t>Следующие поля игнорируются при приеме, не заполняются при передаче:</w:t>
            </w:r>
          </w:p>
          <w:p w14:paraId="1331D39B" w14:textId="7B26CE31" w:rsidR="0032350A" w:rsidRPr="00C96501" w:rsidRDefault="0032350A" w:rsidP="0032350A">
            <w:pPr>
              <w:pStyle w:val="ad"/>
              <w:numPr>
                <w:ilvl w:val="0"/>
                <w:numId w:val="209"/>
              </w:numPr>
              <w:jc w:val="left"/>
            </w:pPr>
            <w:r>
              <w:lastRenderedPageBreak/>
              <w:t>«</w:t>
            </w:r>
            <w:r w:rsidRPr="002B70C1">
              <w:t>Дата включения в Единый реестр субъектов малого и среднего предпринимательства</w:t>
            </w:r>
            <w:r>
              <w:t>» (</w:t>
            </w:r>
            <w:r w:rsidRPr="002B70C1">
              <w:t>suppliers/supplier/legalEntityRF/ERSMSPInclusionDate</w:t>
            </w:r>
            <w:r>
              <w:t>)</w:t>
            </w:r>
            <w:r w:rsidRPr="002B70C1">
              <w:t>;</w:t>
            </w:r>
          </w:p>
          <w:p w14:paraId="5B34A844" w14:textId="3F951DF5" w:rsidR="0032350A" w:rsidRPr="002B70C1" w:rsidRDefault="0032350A" w:rsidP="0032350A">
            <w:pPr>
              <w:pStyle w:val="ad"/>
              <w:numPr>
                <w:ilvl w:val="0"/>
                <w:numId w:val="209"/>
              </w:numPr>
              <w:jc w:val="left"/>
              <w:rPr>
                <w:lang w:val="en-US"/>
              </w:rPr>
            </w:pPr>
            <w:r w:rsidRPr="002B70C1">
              <w:rPr>
                <w:lang w:val="en-US"/>
              </w:rPr>
              <w:t>«</w:t>
            </w:r>
            <w:r w:rsidRPr="002B70C1">
              <w:t>Код</w:t>
            </w:r>
            <w:r w:rsidRPr="002B70C1">
              <w:rPr>
                <w:lang w:val="en-US"/>
              </w:rPr>
              <w:t xml:space="preserve"> </w:t>
            </w:r>
            <w:r w:rsidRPr="002B70C1">
              <w:t>по</w:t>
            </w:r>
            <w:r w:rsidRPr="002B70C1">
              <w:rPr>
                <w:lang w:val="en-US"/>
              </w:rPr>
              <w:t xml:space="preserve"> </w:t>
            </w:r>
            <w:r w:rsidRPr="002B70C1">
              <w:t>ОКПО</w:t>
            </w:r>
            <w:r w:rsidRPr="002B70C1">
              <w:rPr>
                <w:lang w:val="en-US"/>
              </w:rPr>
              <w:t>» (suppliers/supplier/legalEntityRF/OKPO)</w:t>
            </w:r>
            <w:r>
              <w:rPr>
                <w:lang w:val="en-US"/>
              </w:rPr>
              <w:t>;</w:t>
            </w:r>
          </w:p>
          <w:p w14:paraId="156CC190" w14:textId="037E361B" w:rsidR="0032350A" w:rsidRPr="002B70C1" w:rsidRDefault="0032350A" w:rsidP="0032350A">
            <w:pPr>
              <w:pStyle w:val="ad"/>
              <w:numPr>
                <w:ilvl w:val="0"/>
                <w:numId w:val="209"/>
              </w:numPr>
              <w:jc w:val="left"/>
              <w:rPr>
                <w:lang w:val="en-US"/>
              </w:rPr>
            </w:pPr>
            <w:r w:rsidRPr="002B70C1">
              <w:rPr>
                <w:lang w:val="en-US"/>
              </w:rPr>
              <w:t>«</w:t>
            </w:r>
            <w:r w:rsidRPr="002B70C1">
              <w:t>Дата</w:t>
            </w:r>
            <w:r w:rsidRPr="002B70C1">
              <w:rPr>
                <w:lang w:val="en-US"/>
              </w:rPr>
              <w:t xml:space="preserve"> </w:t>
            </w:r>
            <w:r w:rsidRPr="002B70C1">
              <w:t>поставновки</w:t>
            </w:r>
            <w:r w:rsidRPr="002B70C1">
              <w:rPr>
                <w:lang w:val="en-US"/>
              </w:rPr>
              <w:t xml:space="preserve"> </w:t>
            </w:r>
            <w:r w:rsidRPr="002B70C1">
              <w:t>на</w:t>
            </w:r>
            <w:r w:rsidRPr="002B70C1">
              <w:rPr>
                <w:lang w:val="en-US"/>
              </w:rPr>
              <w:t xml:space="preserve"> </w:t>
            </w:r>
            <w:r w:rsidRPr="002B70C1">
              <w:t>учет</w:t>
            </w:r>
            <w:r w:rsidRPr="002B70C1">
              <w:rPr>
                <w:lang w:val="en-US"/>
              </w:rPr>
              <w:t xml:space="preserve"> </w:t>
            </w:r>
            <w:r w:rsidRPr="002B70C1">
              <w:t>в</w:t>
            </w:r>
            <w:r w:rsidRPr="002B70C1">
              <w:rPr>
                <w:lang w:val="en-US"/>
              </w:rPr>
              <w:t xml:space="preserve"> </w:t>
            </w:r>
            <w:r w:rsidRPr="002B70C1">
              <w:t>налоговом</w:t>
            </w:r>
            <w:r w:rsidRPr="002B70C1">
              <w:rPr>
                <w:lang w:val="en-US"/>
              </w:rPr>
              <w:t xml:space="preserve"> </w:t>
            </w:r>
            <w:r w:rsidRPr="002B70C1">
              <w:t>органе</w:t>
            </w:r>
            <w:r w:rsidRPr="002B70C1">
              <w:rPr>
                <w:lang w:val="en-US"/>
              </w:rPr>
              <w:t>» (suppliers/supplier/legalEntityRF/registrationDate)</w:t>
            </w:r>
            <w:r>
              <w:rPr>
                <w:lang w:val="en-US"/>
              </w:rPr>
              <w:t>;</w:t>
            </w:r>
          </w:p>
          <w:p w14:paraId="57891E70" w14:textId="600F7BFE" w:rsidR="0032350A" w:rsidRPr="002B70C1" w:rsidRDefault="0032350A" w:rsidP="0032350A">
            <w:pPr>
              <w:pStyle w:val="ad"/>
              <w:numPr>
                <w:ilvl w:val="0"/>
                <w:numId w:val="209"/>
              </w:numPr>
              <w:jc w:val="left"/>
              <w:rPr>
                <w:lang w:val="en-US"/>
              </w:rPr>
            </w:pPr>
            <w:r w:rsidRPr="002B70C1">
              <w:rPr>
                <w:lang w:val="en-US"/>
              </w:rPr>
              <w:t>«</w:t>
            </w:r>
            <w:r w:rsidRPr="002B70C1">
              <w:t>ОКТМО</w:t>
            </w:r>
            <w:r w:rsidRPr="002B70C1">
              <w:rPr>
                <w:lang w:val="en-US"/>
              </w:rPr>
              <w:t>» (suppliers/supplier/legalEntityRF/OKTMO)</w:t>
            </w:r>
            <w:r>
              <w:rPr>
                <w:lang w:val="en-US"/>
              </w:rPr>
              <w:t>;</w:t>
            </w:r>
          </w:p>
          <w:p w14:paraId="47459580" w14:textId="60E17594" w:rsidR="0032350A" w:rsidRPr="002B70C1" w:rsidRDefault="0032350A" w:rsidP="0032350A">
            <w:pPr>
              <w:pStyle w:val="ad"/>
              <w:numPr>
                <w:ilvl w:val="0"/>
                <w:numId w:val="209"/>
              </w:numPr>
              <w:jc w:val="left"/>
              <w:rPr>
                <w:lang w:val="en-US"/>
              </w:rPr>
            </w:pPr>
            <w:r w:rsidRPr="002B70C1">
              <w:rPr>
                <w:lang w:val="en-US"/>
              </w:rPr>
              <w:t>«</w:t>
            </w:r>
            <w:r w:rsidRPr="002B70C1">
              <w:t>Полное</w:t>
            </w:r>
            <w:r w:rsidRPr="002B70C1">
              <w:rPr>
                <w:lang w:val="en-US"/>
              </w:rPr>
              <w:t xml:space="preserve"> </w:t>
            </w:r>
            <w:r w:rsidRPr="002B70C1">
              <w:t>наименование</w:t>
            </w:r>
            <w:r w:rsidRPr="002B70C1">
              <w:rPr>
                <w:lang w:val="en-US"/>
              </w:rPr>
              <w:t xml:space="preserve"> (</w:t>
            </w:r>
            <w:r w:rsidRPr="002B70C1">
              <w:t>латинскими</w:t>
            </w:r>
            <w:r w:rsidRPr="002B70C1">
              <w:rPr>
                <w:lang w:val="en-US"/>
              </w:rPr>
              <w:t xml:space="preserve"> </w:t>
            </w:r>
            <w:r w:rsidRPr="002B70C1">
              <w:t>буквами</w:t>
            </w:r>
            <w:r w:rsidRPr="002B70C1">
              <w:rPr>
                <w:lang w:val="en-US"/>
              </w:rPr>
              <w:t>)» (suppliers/supplier/legalEntityForeignState/fullNameLat)</w:t>
            </w:r>
            <w:r>
              <w:rPr>
                <w:lang w:val="en-US"/>
              </w:rPr>
              <w:t>;</w:t>
            </w:r>
          </w:p>
          <w:p w14:paraId="4000EDBD" w14:textId="4F6B0372" w:rsidR="0032350A" w:rsidRPr="002B70C1" w:rsidRDefault="0032350A" w:rsidP="0032350A">
            <w:pPr>
              <w:pStyle w:val="ad"/>
              <w:numPr>
                <w:ilvl w:val="0"/>
                <w:numId w:val="209"/>
              </w:numPr>
              <w:jc w:val="left"/>
              <w:rPr>
                <w:lang w:val="en-US"/>
              </w:rPr>
            </w:pPr>
            <w:r w:rsidRPr="002B70C1">
              <w:rPr>
                <w:lang w:val="en-US"/>
              </w:rPr>
              <w:t>«</w:t>
            </w:r>
            <w:r w:rsidRPr="002B70C1">
              <w:t>Дата</w:t>
            </w:r>
            <w:r w:rsidRPr="002B70C1">
              <w:rPr>
                <w:lang w:val="en-US"/>
              </w:rPr>
              <w:t xml:space="preserve"> </w:t>
            </w:r>
            <w:r w:rsidRPr="002B70C1">
              <w:t>постановки</w:t>
            </w:r>
            <w:r w:rsidRPr="002B70C1">
              <w:rPr>
                <w:lang w:val="en-US"/>
              </w:rPr>
              <w:t xml:space="preserve"> </w:t>
            </w:r>
            <w:r w:rsidRPr="002B70C1">
              <w:t>на</w:t>
            </w:r>
            <w:r w:rsidRPr="002B70C1">
              <w:rPr>
                <w:lang w:val="en-US"/>
              </w:rPr>
              <w:t xml:space="preserve"> </w:t>
            </w:r>
            <w:r w:rsidRPr="002B70C1">
              <w:t>учет</w:t>
            </w:r>
            <w:r w:rsidRPr="002B70C1">
              <w:rPr>
                <w:lang w:val="en-US"/>
              </w:rPr>
              <w:t xml:space="preserve"> </w:t>
            </w:r>
            <w:r w:rsidRPr="002B70C1">
              <w:t>в</w:t>
            </w:r>
            <w:r w:rsidRPr="002B70C1">
              <w:rPr>
                <w:lang w:val="en-US"/>
              </w:rPr>
              <w:t xml:space="preserve"> </w:t>
            </w:r>
            <w:r w:rsidRPr="002B70C1">
              <w:t>налоговом</w:t>
            </w:r>
            <w:r w:rsidRPr="002B70C1">
              <w:rPr>
                <w:lang w:val="en-US"/>
              </w:rPr>
              <w:t xml:space="preserve"> </w:t>
            </w:r>
            <w:r w:rsidRPr="002B70C1">
              <w:t>органе</w:t>
            </w:r>
            <w:r w:rsidRPr="002B70C1">
              <w:rPr>
                <w:lang w:val="en-US"/>
              </w:rPr>
              <w:t>» (suppliers/supplier/legalEntityForeignState/registerInRFTaxBodies/registrationDate)</w:t>
            </w:r>
            <w:r>
              <w:rPr>
                <w:lang w:val="en-US"/>
              </w:rPr>
              <w:t>;</w:t>
            </w:r>
          </w:p>
          <w:p w14:paraId="21A83B67" w14:textId="1070F1FD" w:rsidR="0032350A" w:rsidRPr="002B70C1" w:rsidRDefault="0032350A" w:rsidP="0032350A">
            <w:pPr>
              <w:pStyle w:val="ad"/>
              <w:numPr>
                <w:ilvl w:val="0"/>
                <w:numId w:val="209"/>
              </w:numPr>
              <w:jc w:val="left"/>
              <w:rPr>
                <w:lang w:val="en-US"/>
              </w:rPr>
            </w:pPr>
            <w:r w:rsidRPr="002B70C1">
              <w:rPr>
                <w:lang w:val="en-US"/>
              </w:rPr>
              <w:t>«</w:t>
            </w:r>
            <w:r w:rsidRPr="002B70C1">
              <w:t>ОКТМО</w:t>
            </w:r>
            <w:r w:rsidRPr="002B70C1">
              <w:rPr>
                <w:lang w:val="en-US"/>
              </w:rPr>
              <w:t>» (//element(*,zfcs_contract2015Type)/suppliers/supplier/legalEntityForeignState/placeOfStayInRF/OKTMO)</w:t>
            </w:r>
            <w:r>
              <w:rPr>
                <w:lang w:val="en-US"/>
              </w:rPr>
              <w:t>;</w:t>
            </w:r>
          </w:p>
          <w:p w14:paraId="34D1478A" w14:textId="0631B3BB" w:rsidR="0032350A" w:rsidRPr="002B70C1" w:rsidRDefault="0032350A" w:rsidP="0032350A">
            <w:pPr>
              <w:pStyle w:val="ad"/>
              <w:numPr>
                <w:ilvl w:val="0"/>
                <w:numId w:val="209"/>
              </w:numPr>
              <w:jc w:val="left"/>
              <w:rPr>
                <w:lang w:val="en-US"/>
              </w:rPr>
            </w:pPr>
            <w:r w:rsidRPr="002B70C1">
              <w:rPr>
                <w:lang w:val="en-US"/>
              </w:rPr>
              <w:t>«</w:t>
            </w:r>
            <w:r w:rsidRPr="002B70C1">
              <w:t>Дата</w:t>
            </w:r>
            <w:r w:rsidRPr="002B70C1">
              <w:rPr>
                <w:lang w:val="en-US"/>
              </w:rPr>
              <w:t xml:space="preserve"> </w:t>
            </w:r>
            <w:r w:rsidRPr="002B70C1">
              <w:t>поставновки</w:t>
            </w:r>
            <w:r w:rsidRPr="002B70C1">
              <w:rPr>
                <w:lang w:val="en-US"/>
              </w:rPr>
              <w:t xml:space="preserve"> </w:t>
            </w:r>
            <w:r w:rsidRPr="002B70C1">
              <w:t>на</w:t>
            </w:r>
            <w:r w:rsidRPr="002B70C1">
              <w:rPr>
                <w:lang w:val="en-US"/>
              </w:rPr>
              <w:t xml:space="preserve"> </w:t>
            </w:r>
            <w:r w:rsidRPr="002B70C1">
              <w:t>учет</w:t>
            </w:r>
            <w:r w:rsidRPr="002B70C1">
              <w:rPr>
                <w:lang w:val="en-US"/>
              </w:rPr>
              <w:t xml:space="preserve"> </w:t>
            </w:r>
            <w:r w:rsidRPr="002B70C1">
              <w:t>в</w:t>
            </w:r>
            <w:r w:rsidRPr="002B70C1">
              <w:rPr>
                <w:lang w:val="en-US"/>
              </w:rPr>
              <w:t xml:space="preserve"> </w:t>
            </w:r>
            <w:r w:rsidRPr="002B70C1">
              <w:t>налоговом</w:t>
            </w:r>
            <w:r w:rsidRPr="002B70C1">
              <w:rPr>
                <w:lang w:val="en-US"/>
              </w:rPr>
              <w:t xml:space="preserve"> </w:t>
            </w:r>
            <w:r w:rsidRPr="002B70C1">
              <w:t>органе</w:t>
            </w:r>
            <w:r w:rsidRPr="002B70C1">
              <w:rPr>
                <w:lang w:val="en-US"/>
              </w:rPr>
              <w:t>» (suppliers/supplier/individualPersonRF/registrationDate)</w:t>
            </w:r>
            <w:r>
              <w:rPr>
                <w:lang w:val="en-US"/>
              </w:rPr>
              <w:t>;</w:t>
            </w:r>
          </w:p>
          <w:p w14:paraId="35FE8C44" w14:textId="53621445" w:rsidR="0032350A" w:rsidRPr="002B70C1" w:rsidRDefault="0032350A" w:rsidP="0032350A">
            <w:pPr>
              <w:pStyle w:val="ad"/>
              <w:numPr>
                <w:ilvl w:val="0"/>
                <w:numId w:val="209"/>
              </w:numPr>
              <w:jc w:val="left"/>
              <w:rPr>
                <w:lang w:val="en-US"/>
              </w:rPr>
            </w:pPr>
            <w:r w:rsidRPr="002B70C1">
              <w:rPr>
                <w:lang w:val="en-US"/>
              </w:rPr>
              <w:t>«</w:t>
            </w:r>
            <w:r w:rsidRPr="002B70C1">
              <w:t>Дата</w:t>
            </w:r>
            <w:r w:rsidRPr="002B70C1">
              <w:rPr>
                <w:lang w:val="en-US"/>
              </w:rPr>
              <w:t xml:space="preserve"> </w:t>
            </w:r>
            <w:r w:rsidRPr="002B70C1">
              <w:t>включения</w:t>
            </w:r>
            <w:r w:rsidRPr="002B70C1">
              <w:rPr>
                <w:lang w:val="en-US"/>
              </w:rPr>
              <w:t xml:space="preserve"> </w:t>
            </w:r>
            <w:r w:rsidRPr="002B70C1">
              <w:t>в</w:t>
            </w:r>
            <w:r w:rsidRPr="002B70C1">
              <w:rPr>
                <w:lang w:val="en-US"/>
              </w:rPr>
              <w:t xml:space="preserve"> </w:t>
            </w:r>
            <w:r w:rsidRPr="002B70C1">
              <w:t>Единый</w:t>
            </w:r>
            <w:r w:rsidRPr="002B70C1">
              <w:rPr>
                <w:lang w:val="en-US"/>
              </w:rPr>
              <w:t xml:space="preserve"> </w:t>
            </w:r>
            <w:r w:rsidRPr="002B70C1">
              <w:t>реестр</w:t>
            </w:r>
            <w:r w:rsidRPr="002B70C1">
              <w:rPr>
                <w:lang w:val="en-US"/>
              </w:rPr>
              <w:t xml:space="preserve"> </w:t>
            </w:r>
            <w:r w:rsidRPr="002B70C1">
              <w:t>субъектов</w:t>
            </w:r>
            <w:r w:rsidRPr="002B70C1">
              <w:rPr>
                <w:lang w:val="en-US"/>
              </w:rPr>
              <w:t xml:space="preserve"> </w:t>
            </w:r>
            <w:r w:rsidRPr="002B70C1">
              <w:t>малого</w:t>
            </w:r>
            <w:r w:rsidRPr="002B70C1">
              <w:rPr>
                <w:lang w:val="en-US"/>
              </w:rPr>
              <w:t xml:space="preserve"> </w:t>
            </w:r>
            <w:r w:rsidRPr="002B70C1">
              <w:t>и</w:t>
            </w:r>
            <w:r w:rsidRPr="002B70C1">
              <w:rPr>
                <w:lang w:val="en-US"/>
              </w:rPr>
              <w:t xml:space="preserve"> </w:t>
            </w:r>
            <w:r w:rsidRPr="002B70C1">
              <w:t>среднего</w:t>
            </w:r>
            <w:r w:rsidRPr="002B70C1">
              <w:rPr>
                <w:lang w:val="en-US"/>
              </w:rPr>
              <w:t xml:space="preserve"> </w:t>
            </w:r>
            <w:r w:rsidRPr="002B70C1">
              <w:t>предпринимательства</w:t>
            </w:r>
            <w:r w:rsidRPr="002B70C1">
              <w:rPr>
                <w:lang w:val="en-US"/>
              </w:rPr>
              <w:t>» (suppliers/supplier/individualPersonRF/ERSMSPInclusionDate);</w:t>
            </w:r>
          </w:p>
          <w:p w14:paraId="5967C25E" w14:textId="53D1C6F1" w:rsidR="0032350A" w:rsidRPr="002B70C1" w:rsidRDefault="0032350A" w:rsidP="0032350A">
            <w:pPr>
              <w:pStyle w:val="ad"/>
              <w:numPr>
                <w:ilvl w:val="0"/>
                <w:numId w:val="209"/>
              </w:numPr>
              <w:jc w:val="left"/>
              <w:rPr>
                <w:lang w:val="en-US"/>
              </w:rPr>
            </w:pPr>
            <w:r w:rsidRPr="002B70C1">
              <w:rPr>
                <w:lang w:val="en-US"/>
              </w:rPr>
              <w:t>«</w:t>
            </w:r>
            <w:r w:rsidRPr="002B70C1">
              <w:t>ОКТМО</w:t>
            </w:r>
            <w:r w:rsidRPr="002B70C1">
              <w:rPr>
                <w:lang w:val="en-US"/>
              </w:rPr>
              <w:t>» (suppliers/supplier/individualPersonRF/OKTMO)</w:t>
            </w:r>
            <w:r>
              <w:rPr>
                <w:lang w:val="en-US"/>
              </w:rPr>
              <w:t>;</w:t>
            </w:r>
          </w:p>
          <w:p w14:paraId="2B6FF7E2" w14:textId="4CFF28B1" w:rsidR="0032350A" w:rsidRPr="002B70C1" w:rsidRDefault="0032350A" w:rsidP="0032350A">
            <w:pPr>
              <w:pStyle w:val="ad"/>
              <w:numPr>
                <w:ilvl w:val="0"/>
                <w:numId w:val="209"/>
              </w:numPr>
              <w:jc w:val="left"/>
              <w:rPr>
                <w:lang w:val="en-US"/>
              </w:rPr>
            </w:pPr>
            <w:r w:rsidRPr="002B70C1">
              <w:rPr>
                <w:lang w:val="en-US"/>
              </w:rPr>
              <w:t>«</w:t>
            </w:r>
            <w:r w:rsidRPr="002B70C1">
              <w:t>Дата</w:t>
            </w:r>
            <w:r w:rsidRPr="002B70C1">
              <w:rPr>
                <w:lang w:val="en-US"/>
              </w:rPr>
              <w:t xml:space="preserve"> </w:t>
            </w:r>
            <w:r w:rsidRPr="002B70C1">
              <w:t>постановки</w:t>
            </w:r>
            <w:r w:rsidRPr="002B70C1">
              <w:rPr>
                <w:lang w:val="en-US"/>
              </w:rPr>
              <w:t xml:space="preserve"> </w:t>
            </w:r>
            <w:r w:rsidRPr="002B70C1">
              <w:t>на</w:t>
            </w:r>
            <w:r w:rsidRPr="002B70C1">
              <w:rPr>
                <w:lang w:val="en-US"/>
              </w:rPr>
              <w:t xml:space="preserve"> </w:t>
            </w:r>
            <w:r w:rsidRPr="002B70C1">
              <w:t>учет</w:t>
            </w:r>
            <w:r w:rsidRPr="002B70C1">
              <w:rPr>
                <w:lang w:val="en-US"/>
              </w:rPr>
              <w:t xml:space="preserve"> </w:t>
            </w:r>
            <w:r w:rsidRPr="002B70C1">
              <w:t>в</w:t>
            </w:r>
            <w:r w:rsidRPr="002B70C1">
              <w:rPr>
                <w:lang w:val="en-US"/>
              </w:rPr>
              <w:t xml:space="preserve"> </w:t>
            </w:r>
            <w:r w:rsidRPr="002B70C1">
              <w:t>налоговом</w:t>
            </w:r>
            <w:r w:rsidRPr="002B70C1">
              <w:rPr>
                <w:lang w:val="en-US"/>
              </w:rPr>
              <w:t xml:space="preserve"> </w:t>
            </w:r>
            <w:r w:rsidRPr="002B70C1">
              <w:t>органе</w:t>
            </w:r>
            <w:r w:rsidRPr="002B70C1">
              <w:rPr>
                <w:lang w:val="en-US"/>
              </w:rPr>
              <w:t>» (suppliers/supplier/individualPersonForeignState/registerInRFTaxBodies/registrationDate)</w:t>
            </w:r>
            <w:r>
              <w:rPr>
                <w:lang w:val="en-US"/>
              </w:rPr>
              <w:t>;</w:t>
            </w:r>
          </w:p>
          <w:p w14:paraId="20491E55" w14:textId="53A6BF1B" w:rsidR="0032350A" w:rsidRPr="002B70C1" w:rsidRDefault="0032350A" w:rsidP="0032350A">
            <w:pPr>
              <w:pStyle w:val="ad"/>
              <w:numPr>
                <w:ilvl w:val="0"/>
                <w:numId w:val="209"/>
              </w:numPr>
              <w:jc w:val="left"/>
              <w:rPr>
                <w:lang w:val="en-US"/>
              </w:rPr>
            </w:pPr>
            <w:r w:rsidRPr="002B70C1">
              <w:rPr>
                <w:lang w:val="en-US"/>
              </w:rPr>
              <w:t>«</w:t>
            </w:r>
            <w:r w:rsidRPr="002B70C1">
              <w:t>Дата</w:t>
            </w:r>
            <w:r w:rsidRPr="002B70C1">
              <w:rPr>
                <w:lang w:val="en-US"/>
              </w:rPr>
              <w:t xml:space="preserve"> </w:t>
            </w:r>
            <w:r w:rsidRPr="002B70C1">
              <w:t>включения</w:t>
            </w:r>
            <w:r w:rsidRPr="002B70C1">
              <w:rPr>
                <w:lang w:val="en-US"/>
              </w:rPr>
              <w:t xml:space="preserve"> </w:t>
            </w:r>
            <w:r w:rsidRPr="002B70C1">
              <w:t>в</w:t>
            </w:r>
            <w:r w:rsidRPr="002B70C1">
              <w:rPr>
                <w:lang w:val="en-US"/>
              </w:rPr>
              <w:t xml:space="preserve"> </w:t>
            </w:r>
            <w:r w:rsidRPr="002B70C1">
              <w:t>Единый</w:t>
            </w:r>
            <w:r w:rsidRPr="002B70C1">
              <w:rPr>
                <w:lang w:val="en-US"/>
              </w:rPr>
              <w:t xml:space="preserve"> </w:t>
            </w:r>
            <w:r w:rsidRPr="002B70C1">
              <w:t>реестр</w:t>
            </w:r>
            <w:r w:rsidRPr="002B70C1">
              <w:rPr>
                <w:lang w:val="en-US"/>
              </w:rPr>
              <w:t xml:space="preserve"> </w:t>
            </w:r>
            <w:r w:rsidRPr="002B70C1">
              <w:t>субъектов</w:t>
            </w:r>
            <w:r w:rsidRPr="002B70C1">
              <w:rPr>
                <w:lang w:val="en-US"/>
              </w:rPr>
              <w:t xml:space="preserve"> </w:t>
            </w:r>
            <w:r w:rsidRPr="002B70C1">
              <w:t>малого</w:t>
            </w:r>
            <w:r w:rsidRPr="002B70C1">
              <w:rPr>
                <w:lang w:val="en-US"/>
              </w:rPr>
              <w:t xml:space="preserve"> </w:t>
            </w:r>
            <w:r w:rsidRPr="002B70C1">
              <w:t>и</w:t>
            </w:r>
            <w:r w:rsidRPr="002B70C1">
              <w:rPr>
                <w:lang w:val="en-US"/>
              </w:rPr>
              <w:t xml:space="preserve"> </w:t>
            </w:r>
            <w:r w:rsidRPr="002B70C1">
              <w:t>среднего</w:t>
            </w:r>
            <w:r w:rsidRPr="002B70C1">
              <w:rPr>
                <w:lang w:val="en-US"/>
              </w:rPr>
              <w:t xml:space="preserve"> </w:t>
            </w:r>
            <w:r w:rsidRPr="002B70C1">
              <w:t>предпринимательства</w:t>
            </w:r>
            <w:r w:rsidRPr="002B70C1">
              <w:rPr>
                <w:lang w:val="en-US"/>
              </w:rPr>
              <w:t>» (suppliers/supplier/individualPersonForeignState/registerInRFTaxBodies/ERSMSPInclusionDate);</w:t>
            </w:r>
          </w:p>
          <w:p w14:paraId="10F69106" w14:textId="67C87753" w:rsidR="0032350A" w:rsidRPr="002B70C1" w:rsidRDefault="0032350A" w:rsidP="0032350A">
            <w:pPr>
              <w:pStyle w:val="ad"/>
              <w:numPr>
                <w:ilvl w:val="0"/>
                <w:numId w:val="209"/>
              </w:numPr>
              <w:jc w:val="left"/>
              <w:rPr>
                <w:lang w:val="en-US"/>
              </w:rPr>
            </w:pPr>
            <w:r w:rsidRPr="002B70C1">
              <w:rPr>
                <w:lang w:val="en-US"/>
              </w:rPr>
              <w:t>«</w:t>
            </w:r>
            <w:r w:rsidRPr="002B70C1">
              <w:t>ОКТМО</w:t>
            </w:r>
            <w:r w:rsidRPr="002B70C1">
              <w:rPr>
                <w:lang w:val="en-US"/>
              </w:rPr>
              <w:t>» (suppliers/supplier/individualPersonForeignState/placeOfStayInRF/OKTMO)</w:t>
            </w:r>
            <w:r>
              <w:rPr>
                <w:lang w:val="en-US"/>
              </w:rPr>
              <w:t>;</w:t>
            </w:r>
          </w:p>
          <w:p w14:paraId="58889400" w14:textId="76A34B88" w:rsidR="0032350A" w:rsidRPr="002B70C1" w:rsidRDefault="0032350A" w:rsidP="0032350A">
            <w:pPr>
              <w:pStyle w:val="ad"/>
              <w:numPr>
                <w:ilvl w:val="0"/>
                <w:numId w:val="209"/>
              </w:numPr>
              <w:jc w:val="left"/>
              <w:rPr>
                <w:lang w:val="en-US"/>
              </w:rPr>
            </w:pPr>
            <w:r w:rsidRPr="002B70C1">
              <w:rPr>
                <w:lang w:val="en-US"/>
              </w:rPr>
              <w:t>«</w:t>
            </w:r>
            <w:r w:rsidRPr="002B70C1">
              <w:t>Дата</w:t>
            </w:r>
            <w:r w:rsidRPr="002B70C1">
              <w:rPr>
                <w:lang w:val="en-US"/>
              </w:rPr>
              <w:t xml:space="preserve"> </w:t>
            </w:r>
            <w:r w:rsidRPr="002B70C1">
              <w:t>поставновки</w:t>
            </w:r>
            <w:r w:rsidRPr="002B70C1">
              <w:rPr>
                <w:lang w:val="en-US"/>
              </w:rPr>
              <w:t xml:space="preserve"> </w:t>
            </w:r>
            <w:r w:rsidRPr="002B70C1">
              <w:t>на</w:t>
            </w:r>
            <w:r w:rsidRPr="002B70C1">
              <w:rPr>
                <w:lang w:val="en-US"/>
              </w:rPr>
              <w:t xml:space="preserve"> </w:t>
            </w:r>
            <w:r w:rsidRPr="002B70C1">
              <w:t>учет</w:t>
            </w:r>
            <w:r w:rsidRPr="002B70C1">
              <w:rPr>
                <w:lang w:val="en-US"/>
              </w:rPr>
              <w:t xml:space="preserve"> </w:t>
            </w:r>
            <w:r w:rsidRPr="002B70C1">
              <w:t>в</w:t>
            </w:r>
            <w:r w:rsidRPr="002B70C1">
              <w:rPr>
                <w:lang w:val="en-US"/>
              </w:rPr>
              <w:t xml:space="preserve"> </w:t>
            </w:r>
            <w:r w:rsidRPr="002B70C1">
              <w:t>налоговом</w:t>
            </w:r>
            <w:r w:rsidRPr="002B70C1">
              <w:rPr>
                <w:lang w:val="en-US"/>
              </w:rPr>
              <w:t xml:space="preserve"> </w:t>
            </w:r>
            <w:r w:rsidRPr="002B70C1">
              <w:t>органе</w:t>
            </w:r>
            <w:r w:rsidRPr="002B70C1">
              <w:rPr>
                <w:lang w:val="en-US"/>
              </w:rPr>
              <w:t>» (suppliers/supplier/individualPersonRFisCulture/registrationDate)</w:t>
            </w:r>
            <w:r>
              <w:rPr>
                <w:lang w:val="en-US"/>
              </w:rPr>
              <w:t>;</w:t>
            </w:r>
          </w:p>
          <w:p w14:paraId="78E78D92" w14:textId="06F23217" w:rsidR="0032350A" w:rsidRPr="002B70C1" w:rsidRDefault="0032350A" w:rsidP="0032350A">
            <w:pPr>
              <w:pStyle w:val="ad"/>
              <w:numPr>
                <w:ilvl w:val="0"/>
                <w:numId w:val="209"/>
              </w:numPr>
              <w:jc w:val="left"/>
              <w:rPr>
                <w:lang w:val="en-US"/>
              </w:rPr>
            </w:pPr>
            <w:r w:rsidRPr="002B70C1">
              <w:rPr>
                <w:lang w:val="en-US"/>
              </w:rPr>
              <w:t>«</w:t>
            </w:r>
            <w:r w:rsidRPr="002B70C1">
              <w:t>Дата</w:t>
            </w:r>
            <w:r w:rsidRPr="002B70C1">
              <w:rPr>
                <w:lang w:val="en-US"/>
              </w:rPr>
              <w:t xml:space="preserve"> </w:t>
            </w:r>
            <w:r w:rsidRPr="002B70C1">
              <w:t>включения</w:t>
            </w:r>
            <w:r w:rsidRPr="002B70C1">
              <w:rPr>
                <w:lang w:val="en-US"/>
              </w:rPr>
              <w:t xml:space="preserve"> </w:t>
            </w:r>
            <w:r w:rsidRPr="002B70C1">
              <w:t>в</w:t>
            </w:r>
            <w:r w:rsidRPr="002B70C1">
              <w:rPr>
                <w:lang w:val="en-US"/>
              </w:rPr>
              <w:t xml:space="preserve"> </w:t>
            </w:r>
            <w:r w:rsidRPr="002B70C1">
              <w:t>Единый</w:t>
            </w:r>
            <w:r w:rsidRPr="002B70C1">
              <w:rPr>
                <w:lang w:val="en-US"/>
              </w:rPr>
              <w:t xml:space="preserve"> </w:t>
            </w:r>
            <w:r w:rsidRPr="002B70C1">
              <w:t>реестр</w:t>
            </w:r>
            <w:r w:rsidRPr="002B70C1">
              <w:rPr>
                <w:lang w:val="en-US"/>
              </w:rPr>
              <w:t xml:space="preserve"> </w:t>
            </w:r>
            <w:r w:rsidRPr="002B70C1">
              <w:t>субъектов</w:t>
            </w:r>
            <w:r w:rsidRPr="002B70C1">
              <w:rPr>
                <w:lang w:val="en-US"/>
              </w:rPr>
              <w:t xml:space="preserve"> </w:t>
            </w:r>
            <w:r w:rsidRPr="002B70C1">
              <w:t>малого</w:t>
            </w:r>
            <w:r w:rsidRPr="002B70C1">
              <w:rPr>
                <w:lang w:val="en-US"/>
              </w:rPr>
              <w:t xml:space="preserve"> </w:t>
            </w:r>
            <w:r w:rsidRPr="002B70C1">
              <w:t>и</w:t>
            </w:r>
            <w:r w:rsidRPr="002B70C1">
              <w:rPr>
                <w:lang w:val="en-US"/>
              </w:rPr>
              <w:t xml:space="preserve"> </w:t>
            </w:r>
            <w:r w:rsidRPr="002B70C1">
              <w:t>среднего</w:t>
            </w:r>
            <w:r w:rsidRPr="002B70C1">
              <w:rPr>
                <w:lang w:val="en-US"/>
              </w:rPr>
              <w:t xml:space="preserve"> </w:t>
            </w:r>
            <w:r w:rsidRPr="002B70C1">
              <w:t>предпринимательства</w:t>
            </w:r>
            <w:r w:rsidRPr="002B70C1">
              <w:rPr>
                <w:lang w:val="en-US"/>
              </w:rPr>
              <w:t>» (suppliers/supplier/individualPersonRFisCulture/ERSMSPInclusionDate);</w:t>
            </w:r>
          </w:p>
          <w:p w14:paraId="51D2154E" w14:textId="47132CBA" w:rsidR="0032350A" w:rsidRPr="002B70C1" w:rsidRDefault="0032350A" w:rsidP="0032350A">
            <w:pPr>
              <w:pStyle w:val="ad"/>
              <w:numPr>
                <w:ilvl w:val="0"/>
                <w:numId w:val="209"/>
              </w:numPr>
              <w:jc w:val="left"/>
              <w:rPr>
                <w:lang w:val="en-US"/>
              </w:rPr>
            </w:pPr>
            <w:r w:rsidRPr="002B70C1">
              <w:rPr>
                <w:lang w:val="en-US"/>
              </w:rPr>
              <w:t>«</w:t>
            </w:r>
            <w:r w:rsidRPr="002B70C1">
              <w:t>ОКТМО</w:t>
            </w:r>
            <w:r w:rsidRPr="002B70C1">
              <w:rPr>
                <w:lang w:val="en-US"/>
              </w:rPr>
              <w:t>» (suppliers/supplier/individualPersonRFisCulture/OKTMO)</w:t>
            </w:r>
            <w:r>
              <w:rPr>
                <w:lang w:val="en-US"/>
              </w:rPr>
              <w:t>;</w:t>
            </w:r>
          </w:p>
          <w:p w14:paraId="6DE35316" w14:textId="6C7FE2B8" w:rsidR="0032350A" w:rsidRPr="002B70C1" w:rsidRDefault="0032350A" w:rsidP="0032350A">
            <w:pPr>
              <w:pStyle w:val="ad"/>
              <w:numPr>
                <w:ilvl w:val="0"/>
                <w:numId w:val="209"/>
              </w:numPr>
              <w:jc w:val="left"/>
              <w:rPr>
                <w:lang w:val="en-US"/>
              </w:rPr>
            </w:pPr>
            <w:r w:rsidRPr="002B70C1">
              <w:rPr>
                <w:lang w:val="en-US"/>
              </w:rPr>
              <w:t>«</w:t>
            </w:r>
            <w:r w:rsidRPr="002B70C1">
              <w:t>Дата</w:t>
            </w:r>
            <w:r w:rsidRPr="002B70C1">
              <w:rPr>
                <w:lang w:val="en-US"/>
              </w:rPr>
              <w:t xml:space="preserve"> </w:t>
            </w:r>
            <w:r w:rsidRPr="002B70C1">
              <w:t>поставновки</w:t>
            </w:r>
            <w:r w:rsidRPr="002B70C1">
              <w:rPr>
                <w:lang w:val="en-US"/>
              </w:rPr>
              <w:t xml:space="preserve"> </w:t>
            </w:r>
            <w:r w:rsidRPr="002B70C1">
              <w:t>на</w:t>
            </w:r>
            <w:r w:rsidRPr="002B70C1">
              <w:rPr>
                <w:lang w:val="en-US"/>
              </w:rPr>
              <w:t xml:space="preserve"> </w:t>
            </w:r>
            <w:r w:rsidRPr="002B70C1">
              <w:t>учет</w:t>
            </w:r>
            <w:r w:rsidRPr="002B70C1">
              <w:rPr>
                <w:lang w:val="en-US"/>
              </w:rPr>
              <w:t xml:space="preserve"> </w:t>
            </w:r>
            <w:r w:rsidRPr="002B70C1">
              <w:t>в</w:t>
            </w:r>
            <w:r w:rsidRPr="002B70C1">
              <w:rPr>
                <w:lang w:val="en-US"/>
              </w:rPr>
              <w:t xml:space="preserve"> </w:t>
            </w:r>
            <w:r w:rsidRPr="002B70C1">
              <w:t>налоговом</w:t>
            </w:r>
            <w:r w:rsidRPr="002B70C1">
              <w:rPr>
                <w:lang w:val="en-US"/>
              </w:rPr>
              <w:t xml:space="preserve"> </w:t>
            </w:r>
            <w:r w:rsidRPr="002B70C1">
              <w:t>органе</w:t>
            </w:r>
            <w:r w:rsidRPr="002B70C1">
              <w:rPr>
                <w:lang w:val="en-US"/>
              </w:rPr>
              <w:t>» (suppliers/supplier/individualPersonForeignStateisCulture/registerInRFTaxBodies/registrationDate)</w:t>
            </w:r>
            <w:r>
              <w:rPr>
                <w:lang w:val="en-US"/>
              </w:rPr>
              <w:t>;</w:t>
            </w:r>
          </w:p>
          <w:p w14:paraId="2511E20C" w14:textId="181679F3" w:rsidR="0032350A" w:rsidRPr="002B70C1" w:rsidRDefault="0032350A" w:rsidP="0032350A">
            <w:pPr>
              <w:pStyle w:val="ad"/>
              <w:numPr>
                <w:ilvl w:val="0"/>
                <w:numId w:val="209"/>
              </w:numPr>
              <w:jc w:val="left"/>
              <w:rPr>
                <w:lang w:val="en-US"/>
              </w:rPr>
            </w:pPr>
            <w:r w:rsidRPr="002B70C1">
              <w:rPr>
                <w:lang w:val="en-US"/>
              </w:rPr>
              <w:t>«</w:t>
            </w:r>
            <w:r w:rsidRPr="002B70C1">
              <w:t>Дата</w:t>
            </w:r>
            <w:r w:rsidRPr="002B70C1">
              <w:rPr>
                <w:lang w:val="en-US"/>
              </w:rPr>
              <w:t xml:space="preserve"> </w:t>
            </w:r>
            <w:r w:rsidRPr="002B70C1">
              <w:t>включения</w:t>
            </w:r>
            <w:r w:rsidRPr="002B70C1">
              <w:rPr>
                <w:lang w:val="en-US"/>
              </w:rPr>
              <w:t xml:space="preserve"> </w:t>
            </w:r>
            <w:r w:rsidRPr="002B70C1">
              <w:t>в</w:t>
            </w:r>
            <w:r w:rsidRPr="002B70C1">
              <w:rPr>
                <w:lang w:val="en-US"/>
              </w:rPr>
              <w:t xml:space="preserve"> </w:t>
            </w:r>
            <w:r w:rsidRPr="002B70C1">
              <w:t>Единый</w:t>
            </w:r>
            <w:r w:rsidRPr="002B70C1">
              <w:rPr>
                <w:lang w:val="en-US"/>
              </w:rPr>
              <w:t xml:space="preserve"> </w:t>
            </w:r>
            <w:r w:rsidRPr="002B70C1">
              <w:t>реестр</w:t>
            </w:r>
            <w:r w:rsidRPr="002B70C1">
              <w:rPr>
                <w:lang w:val="en-US"/>
              </w:rPr>
              <w:t xml:space="preserve"> </w:t>
            </w:r>
            <w:r w:rsidRPr="002B70C1">
              <w:t>субъектов</w:t>
            </w:r>
            <w:r w:rsidRPr="002B70C1">
              <w:rPr>
                <w:lang w:val="en-US"/>
              </w:rPr>
              <w:t xml:space="preserve"> </w:t>
            </w:r>
            <w:r w:rsidRPr="002B70C1">
              <w:t>малого</w:t>
            </w:r>
            <w:r w:rsidRPr="002B70C1">
              <w:rPr>
                <w:lang w:val="en-US"/>
              </w:rPr>
              <w:t xml:space="preserve"> </w:t>
            </w:r>
            <w:r w:rsidRPr="002B70C1">
              <w:t>и</w:t>
            </w:r>
            <w:r w:rsidRPr="002B70C1">
              <w:rPr>
                <w:lang w:val="en-US"/>
              </w:rPr>
              <w:t xml:space="preserve"> </w:t>
            </w:r>
            <w:r w:rsidRPr="002B70C1">
              <w:t>среднего</w:t>
            </w:r>
            <w:r w:rsidRPr="002B70C1">
              <w:rPr>
                <w:lang w:val="en-US"/>
              </w:rPr>
              <w:t xml:space="preserve"> </w:t>
            </w:r>
            <w:r w:rsidRPr="002B70C1">
              <w:t>предпринимательства</w:t>
            </w:r>
            <w:r w:rsidRPr="002B70C1">
              <w:rPr>
                <w:lang w:val="en-US"/>
              </w:rPr>
              <w:t>» (suppliers/supplier/individualPersonForeignStateisCulture/registerInRFTaxBodies/ERSMSPInclusionDate);</w:t>
            </w:r>
          </w:p>
          <w:p w14:paraId="7E15ABDD" w14:textId="57538F1E" w:rsidR="0032350A" w:rsidRPr="00903DC1" w:rsidRDefault="0032350A" w:rsidP="0032350A">
            <w:pPr>
              <w:pStyle w:val="ad"/>
              <w:numPr>
                <w:ilvl w:val="0"/>
                <w:numId w:val="209"/>
              </w:numPr>
              <w:jc w:val="left"/>
              <w:rPr>
                <w:lang w:val="en-US"/>
              </w:rPr>
            </w:pPr>
            <w:r w:rsidRPr="002B70C1">
              <w:rPr>
                <w:lang w:val="en-US"/>
              </w:rPr>
              <w:t>«</w:t>
            </w:r>
            <w:r w:rsidRPr="002B70C1">
              <w:t>ОКТМО</w:t>
            </w:r>
            <w:r w:rsidRPr="002B70C1">
              <w:rPr>
                <w:lang w:val="en-US"/>
              </w:rPr>
              <w:t>» (suppliers/supplier/individualPersonForeignStateisCulture/placeOfStayInRF/OKTMO)</w:t>
            </w:r>
            <w:r>
              <w:rPr>
                <w:lang w:val="en-US"/>
              </w:rPr>
              <w:t>;</w:t>
            </w:r>
          </w:p>
          <w:p w14:paraId="46E1AA79" w14:textId="77777777" w:rsidR="0032350A" w:rsidRPr="006A3F10" w:rsidRDefault="0032350A" w:rsidP="0032350A">
            <w:pPr>
              <w:pStyle w:val="ad"/>
              <w:numPr>
                <w:ilvl w:val="0"/>
                <w:numId w:val="209"/>
              </w:numPr>
              <w:jc w:val="left"/>
            </w:pPr>
            <w:r>
              <w:t>«</w:t>
            </w:r>
            <w:r w:rsidRPr="00903DC1">
              <w:t>Размер денежных средств, направляемых субъектам малого предпринимательства, социально ориентированным некоммерческим организациям</w:t>
            </w:r>
            <w:r>
              <w:t>» (</w:t>
            </w:r>
            <w:r w:rsidRPr="00903DC1">
              <w:t>suppliers/supplier/legalEntityRF/contractPrice</w:t>
            </w:r>
            <w:r>
              <w:t>)</w:t>
            </w:r>
            <w:r w:rsidRPr="006A3F10">
              <w:t>;</w:t>
            </w:r>
          </w:p>
          <w:p w14:paraId="22F0A14C" w14:textId="535C7680" w:rsidR="0032350A" w:rsidRPr="005100FF" w:rsidRDefault="0032350A" w:rsidP="0032350A">
            <w:pPr>
              <w:pStyle w:val="ad"/>
              <w:numPr>
                <w:ilvl w:val="0"/>
                <w:numId w:val="209"/>
              </w:numPr>
              <w:jc w:val="left"/>
              <w:rPr>
                <w:lang w:val="en-US"/>
              </w:rPr>
            </w:pPr>
            <w:r w:rsidRPr="005100FF">
              <w:rPr>
                <w:lang w:val="en-US"/>
              </w:rPr>
              <w:t>«</w:t>
            </w:r>
            <w:r>
              <w:t>Фирменное</w:t>
            </w:r>
            <w:r w:rsidRPr="005100FF">
              <w:rPr>
                <w:lang w:val="en-US"/>
              </w:rPr>
              <w:t xml:space="preserve"> </w:t>
            </w:r>
            <w:r>
              <w:t>наименование</w:t>
            </w:r>
            <w:r w:rsidRPr="005100FF">
              <w:rPr>
                <w:lang w:val="en-US"/>
              </w:rPr>
              <w:t>» (suppliers/supplier/legalEntityRF/firmName)</w:t>
            </w:r>
            <w:r>
              <w:rPr>
                <w:lang w:val="en-US"/>
              </w:rPr>
              <w:t>;</w:t>
            </w:r>
          </w:p>
          <w:p w14:paraId="219B2220" w14:textId="45EFBC40" w:rsidR="0032350A" w:rsidRPr="005100FF" w:rsidRDefault="0032350A" w:rsidP="0032350A">
            <w:pPr>
              <w:pStyle w:val="ad"/>
              <w:numPr>
                <w:ilvl w:val="0"/>
                <w:numId w:val="209"/>
              </w:numPr>
              <w:jc w:val="left"/>
              <w:rPr>
                <w:lang w:val="en-US"/>
              </w:rPr>
            </w:pPr>
            <w:r w:rsidRPr="005100FF">
              <w:rPr>
                <w:lang w:val="en-US"/>
              </w:rPr>
              <w:t>«</w:t>
            </w:r>
            <w:r>
              <w:t>Фирменное</w:t>
            </w:r>
            <w:r w:rsidRPr="005100FF">
              <w:rPr>
                <w:lang w:val="en-US"/>
              </w:rPr>
              <w:t xml:space="preserve"> </w:t>
            </w:r>
            <w:r>
              <w:t>наименование</w:t>
            </w:r>
            <w:r w:rsidRPr="005100FF">
              <w:rPr>
                <w:lang w:val="en-US"/>
              </w:rPr>
              <w:t>» (suppliers/supplier/legalEntityForeignState/firmName)</w:t>
            </w:r>
            <w:r>
              <w:rPr>
                <w:lang w:val="en-US"/>
              </w:rPr>
              <w:t>.</w:t>
            </w:r>
          </w:p>
          <w:p w14:paraId="28176E3A" w14:textId="025E0A34" w:rsidR="0032350A" w:rsidRPr="005100FF" w:rsidRDefault="0032350A" w:rsidP="0032350A">
            <w:pPr>
              <w:pStyle w:val="ad"/>
              <w:jc w:val="left"/>
              <w:rPr>
                <w:lang w:val="en-US"/>
              </w:rPr>
            </w:pPr>
          </w:p>
          <w:p w14:paraId="6CBA1653" w14:textId="6809A4C6" w:rsidR="0032350A" w:rsidRDefault="0032350A" w:rsidP="0032350A">
            <w:pPr>
              <w:pStyle w:val="ad"/>
              <w:jc w:val="center"/>
              <w:rPr>
                <w:lang w:val="en-US"/>
              </w:rPr>
            </w:pPr>
            <w:r>
              <w:t>Блок</w:t>
            </w:r>
            <w:r w:rsidRPr="00532F89">
              <w:rPr>
                <w:lang w:val="en-US"/>
              </w:rPr>
              <w:t xml:space="preserve"> «</w:t>
            </w:r>
            <w:r w:rsidRPr="00532F89">
              <w:t>Реквизиты</w:t>
            </w:r>
            <w:r w:rsidRPr="00532F89">
              <w:rPr>
                <w:lang w:val="en-US"/>
              </w:rPr>
              <w:t xml:space="preserve"> </w:t>
            </w:r>
            <w:r w:rsidRPr="00532F89">
              <w:t>счета</w:t>
            </w:r>
            <w:r w:rsidRPr="00532F89">
              <w:rPr>
                <w:lang w:val="en-US"/>
              </w:rPr>
              <w:t xml:space="preserve"> </w:t>
            </w:r>
            <w:r w:rsidRPr="00532F89">
              <w:t>поставщика</w:t>
            </w:r>
            <w:r w:rsidRPr="00532F89">
              <w:rPr>
                <w:lang w:val="en-US"/>
              </w:rPr>
              <w:t>» (suppliers/supplier/supplierAccountsDetails/supplierAccountDetails)</w:t>
            </w:r>
          </w:p>
          <w:p w14:paraId="311E7F9A" w14:textId="584BC43E" w:rsidR="0032350A" w:rsidRPr="00532F89" w:rsidRDefault="0032350A" w:rsidP="0032350A">
            <w:pPr>
              <w:pStyle w:val="ad"/>
              <w:rPr>
                <w:lang w:val="en-US"/>
              </w:rPr>
            </w:pPr>
            <w:r>
              <w:t>Алгоритмы</w:t>
            </w:r>
            <w:r w:rsidRPr="00532F89">
              <w:rPr>
                <w:lang w:val="en-US"/>
              </w:rPr>
              <w:t xml:space="preserve"> </w:t>
            </w:r>
            <w:r>
              <w:t>прииема</w:t>
            </w:r>
            <w:r w:rsidRPr="00532F89">
              <w:rPr>
                <w:lang w:val="en-US"/>
              </w:rPr>
              <w:t xml:space="preserve"> </w:t>
            </w:r>
            <w:r>
              <w:t>аналогичны</w:t>
            </w:r>
            <w:r w:rsidRPr="00532F89">
              <w:rPr>
                <w:lang w:val="en-US"/>
              </w:rPr>
              <w:t xml:space="preserve"> </w:t>
            </w:r>
            <w:r>
              <w:t>алгоритмам</w:t>
            </w:r>
            <w:r w:rsidRPr="00532F89">
              <w:rPr>
                <w:lang w:val="en-US"/>
              </w:rPr>
              <w:t xml:space="preserve"> </w:t>
            </w:r>
            <w:r>
              <w:t>приема</w:t>
            </w:r>
            <w:r w:rsidRPr="00532F89">
              <w:rPr>
                <w:lang w:val="en-US"/>
              </w:rPr>
              <w:t xml:space="preserve"> </w:t>
            </w:r>
            <w:r>
              <w:t>блока</w:t>
            </w:r>
            <w:r w:rsidRPr="00532F89">
              <w:rPr>
                <w:lang w:val="en-US"/>
              </w:rPr>
              <w:t xml:space="preserve"> «</w:t>
            </w:r>
            <w:r w:rsidRPr="00532F89">
              <w:t>Реквизиты</w:t>
            </w:r>
            <w:r w:rsidRPr="00532F89">
              <w:rPr>
                <w:lang w:val="en-US"/>
              </w:rPr>
              <w:t xml:space="preserve"> </w:t>
            </w:r>
            <w:r w:rsidRPr="00532F89">
              <w:t>счета</w:t>
            </w:r>
            <w:r w:rsidRPr="00532F89">
              <w:rPr>
                <w:lang w:val="en-US"/>
              </w:rPr>
              <w:t xml:space="preserve"> </w:t>
            </w:r>
            <w:r w:rsidRPr="00532F89">
              <w:t>поставщика</w:t>
            </w:r>
            <w:r w:rsidRPr="00532F89">
              <w:rPr>
                <w:lang w:val="en-US"/>
              </w:rPr>
              <w:t>» (suppliersInfo/supplierInfo/supplierAccountsDetails/supplierAccountDetails).</w:t>
            </w:r>
          </w:p>
          <w:p w14:paraId="16DC080A" w14:textId="77777777" w:rsidR="0032350A" w:rsidRPr="00532F89" w:rsidRDefault="0032350A" w:rsidP="0032350A">
            <w:pPr>
              <w:pStyle w:val="ad"/>
              <w:jc w:val="left"/>
              <w:rPr>
                <w:lang w:val="en-US"/>
              </w:rPr>
            </w:pPr>
          </w:p>
          <w:p w14:paraId="4999C3DB" w14:textId="77777777" w:rsidR="0032350A" w:rsidRPr="00635958" w:rsidRDefault="0032350A" w:rsidP="0032350A">
            <w:pPr>
              <w:pStyle w:val="ad"/>
              <w:jc w:val="center"/>
              <w:rPr>
                <w:b/>
                <w:bCs/>
              </w:rPr>
            </w:pPr>
            <w:r w:rsidRPr="00635958">
              <w:rPr>
                <w:b/>
                <w:bCs/>
              </w:rPr>
              <w:t>Блок «</w:t>
            </w:r>
            <w:r w:rsidRPr="00925A98">
              <w:rPr>
                <w:b/>
                <w:bCs/>
              </w:rPr>
              <w:t>Информация о поставщиках (подрядчиках, исполнителях)</w:t>
            </w:r>
            <w:r w:rsidRPr="00635958">
              <w:rPr>
                <w:b/>
                <w:bCs/>
              </w:rPr>
              <w:t>» (supplier</w:t>
            </w:r>
            <w:r>
              <w:rPr>
                <w:b/>
                <w:bCs/>
                <w:lang w:val="en-US"/>
              </w:rPr>
              <w:t>s</w:t>
            </w:r>
            <w:r w:rsidRPr="00635958">
              <w:rPr>
                <w:b/>
                <w:bCs/>
              </w:rPr>
              <w:t>Info)</w:t>
            </w:r>
          </w:p>
          <w:p w14:paraId="2AFB96C8" w14:textId="77777777" w:rsidR="0032350A" w:rsidRPr="0071714B" w:rsidRDefault="0032350A" w:rsidP="0032350A">
            <w:pPr>
              <w:pStyle w:val="ad"/>
              <w:jc w:val="center"/>
              <w:rPr>
                <w:b/>
                <w:bCs/>
              </w:rPr>
            </w:pPr>
          </w:p>
          <w:p w14:paraId="0EEC3B4C" w14:textId="77777777" w:rsidR="0032350A" w:rsidRDefault="0032350A" w:rsidP="0032350A">
            <w:pPr>
              <w:pStyle w:val="ad"/>
            </w:pPr>
          </w:p>
          <w:p w14:paraId="27C9A9F2" w14:textId="19D33F13" w:rsidR="0032350A" w:rsidRDefault="0032350A" w:rsidP="0032350A">
            <w:pPr>
              <w:pStyle w:val="ad"/>
            </w:pPr>
            <w:r>
              <w:lastRenderedPageBreak/>
              <w:t xml:space="preserve">При приеме проекта первоначальной версии, сформированного на основании электронного контракта в структурированном </w:t>
            </w:r>
            <w:r w:rsidRPr="00140C5D">
              <w:t xml:space="preserve">виде </w:t>
            </w:r>
            <w:r>
              <w:t xml:space="preserve">часть </w:t>
            </w:r>
            <w:r w:rsidRPr="007E4F84">
              <w:t xml:space="preserve">информации блока </w:t>
            </w:r>
            <w:r w:rsidRPr="007E4F84">
              <w:rPr>
                <w:bCs/>
              </w:rPr>
              <w:t>«Информация о поставщиках (подрядчиках, исполнителях)» (supplier</w:t>
            </w:r>
            <w:r w:rsidRPr="007E4F84">
              <w:rPr>
                <w:bCs/>
                <w:lang w:val="en-US"/>
              </w:rPr>
              <w:t>s</w:t>
            </w:r>
            <w:r w:rsidRPr="007E4F84">
              <w:rPr>
                <w:bCs/>
              </w:rPr>
              <w:t>Info)</w:t>
            </w:r>
            <w:r w:rsidRPr="007E4F84">
              <w:t xml:space="preserve"> заполняется автоматически</w:t>
            </w:r>
            <w:r>
              <w:t xml:space="preserve"> из электронного контракта в структурированном виде, а часть информации принимается из пакета.</w:t>
            </w:r>
          </w:p>
          <w:p w14:paraId="791C930B" w14:textId="77777777" w:rsidR="0032350A" w:rsidRDefault="0032350A" w:rsidP="0032350A">
            <w:pPr>
              <w:pStyle w:val="ad"/>
            </w:pPr>
          </w:p>
          <w:p w14:paraId="584216CA" w14:textId="5D47DD14" w:rsidR="0032350A" w:rsidRDefault="0032350A" w:rsidP="0032350A">
            <w:pPr>
              <w:pStyle w:val="ad"/>
              <w:rPr>
                <w:b/>
              </w:rPr>
            </w:pPr>
            <w:r w:rsidRPr="00AF49BB">
              <w:rPr>
                <w:b/>
              </w:rPr>
              <w:t>Требования к автоматическому заполнению</w:t>
            </w:r>
            <w:r>
              <w:rPr>
                <w:b/>
              </w:rPr>
              <w:t>/приему</w:t>
            </w:r>
            <w:r w:rsidRPr="00AF49BB">
              <w:rPr>
                <w:b/>
              </w:rPr>
              <w:t xml:space="preserve"> блока </w:t>
            </w:r>
            <w:r w:rsidRPr="00635958">
              <w:rPr>
                <w:b/>
                <w:bCs/>
              </w:rPr>
              <w:t>«</w:t>
            </w:r>
            <w:r w:rsidRPr="00925A98">
              <w:rPr>
                <w:b/>
                <w:bCs/>
              </w:rPr>
              <w:t>Информация о поставщиках (подрядчиках, исполнителях)</w:t>
            </w:r>
            <w:r w:rsidRPr="00635958">
              <w:rPr>
                <w:b/>
                <w:bCs/>
              </w:rPr>
              <w:t>» (supplier</w:t>
            </w:r>
            <w:r>
              <w:rPr>
                <w:b/>
                <w:bCs/>
                <w:lang w:val="en-US"/>
              </w:rPr>
              <w:t>s</w:t>
            </w:r>
            <w:r w:rsidRPr="00635958">
              <w:rPr>
                <w:b/>
                <w:bCs/>
              </w:rPr>
              <w:t>Info)</w:t>
            </w:r>
            <w:r w:rsidRPr="00AF49BB">
              <w:rPr>
                <w:b/>
              </w:rPr>
              <w:t>при приеме проекта первоначальной версии, сформированного на основании электронного кон</w:t>
            </w:r>
            <w:r>
              <w:rPr>
                <w:b/>
              </w:rPr>
              <w:t>тракта в структурированном виде:</w:t>
            </w:r>
          </w:p>
          <w:p w14:paraId="7A711EB8" w14:textId="77777777" w:rsidR="0032350A" w:rsidRDefault="0032350A" w:rsidP="0032350A">
            <w:pPr>
              <w:pStyle w:val="ad"/>
              <w:rPr>
                <w:b/>
              </w:rPr>
            </w:pPr>
          </w:p>
          <w:p w14:paraId="60B462CA" w14:textId="198F39A2" w:rsidR="0032350A" w:rsidRDefault="0032350A" w:rsidP="0032350A">
            <w:pPr>
              <w:pStyle w:val="ad"/>
            </w:pPr>
            <w:r>
              <w:t>Если в РЭК тип поставщика «Юридическое лицо РФ», «Физическре лицо РФ», «</w:t>
            </w:r>
            <w:r w:rsidRPr="001D4F44">
              <w:t>Обособленное подразделение юридического лица РФ</w:t>
            </w:r>
            <w:r>
              <w:t>», «</w:t>
            </w:r>
            <w:r w:rsidRPr="001D4F44">
              <w:t>Юридическое лицо иностранного государства</w:t>
            </w:r>
            <w:r>
              <w:t>», «</w:t>
            </w:r>
            <w:r w:rsidRPr="001D4F44">
              <w:t>Аккредитованный филиал или представительство иностранного юридического лица</w:t>
            </w:r>
            <w:r>
              <w:t>», «</w:t>
            </w:r>
            <w:r w:rsidRPr="001D4F44">
              <w:t>Физическое лицо иностранного государства</w:t>
            </w:r>
            <w:r>
              <w:t xml:space="preserve">», то данные наследуются из РЭК, в других случаях сведения о поставщике принимаются из пакета в соответствии с правилами, которые описаны в </w:t>
            </w:r>
            <w:r w:rsidRPr="00DB673F">
              <w:t xml:space="preserve">подразделе «Требования к приему блока </w:t>
            </w:r>
            <w:r w:rsidRPr="00DB673F">
              <w:rPr>
                <w:bCs/>
              </w:rPr>
              <w:t>«Информация о поставщиках (подрядчиках, исполнителях)» (supplier</w:t>
            </w:r>
            <w:r w:rsidRPr="00DB673F">
              <w:rPr>
                <w:bCs/>
                <w:lang w:val="en-US"/>
              </w:rPr>
              <w:t>s</w:t>
            </w:r>
            <w:r w:rsidRPr="00DB673F">
              <w:rPr>
                <w:bCs/>
              </w:rPr>
              <w:t xml:space="preserve">Info) </w:t>
            </w:r>
            <w:r w:rsidRPr="00DB673F">
              <w:t>для случаев, когда принимается проект отличный от проекта первоначальной версии, сформированного на основании электронного контракта в структурированном виде».</w:t>
            </w:r>
          </w:p>
          <w:p w14:paraId="49483670" w14:textId="77777777" w:rsidR="0032350A" w:rsidRDefault="0032350A" w:rsidP="0032350A">
            <w:pPr>
              <w:pStyle w:val="ad"/>
            </w:pPr>
          </w:p>
          <w:p w14:paraId="6B155DCA" w14:textId="7248B7FE" w:rsidR="0032350A" w:rsidRPr="00871EDB" w:rsidRDefault="0032350A" w:rsidP="0032350A">
            <w:pPr>
              <w:pStyle w:val="ad"/>
            </w:pPr>
            <w:r>
              <w:t>Если в РЭК тип поставщика «</w:t>
            </w:r>
            <w:r w:rsidRPr="00DA44C3">
              <w:t>Юридическое лицо РФ</w:t>
            </w:r>
            <w:r>
              <w:t>», то заполняется блок «</w:t>
            </w:r>
            <w:r w:rsidRPr="00DA44C3">
              <w:t>Юридическое лицо РФ</w:t>
            </w:r>
            <w:r>
              <w:t>» (</w:t>
            </w:r>
            <w:r w:rsidRPr="00DA44C3">
              <w:t>suppliersInfo/supplierInfo/legalEntityRF</w:t>
            </w:r>
            <w:r>
              <w:t>)</w:t>
            </w:r>
            <w:r w:rsidRPr="00871EDB">
              <w:t>:</w:t>
            </w:r>
          </w:p>
          <w:p w14:paraId="40D7B209" w14:textId="73EA944A" w:rsidR="0032350A" w:rsidRPr="00931D75" w:rsidRDefault="0032350A" w:rsidP="0032350A">
            <w:pPr>
              <w:pStyle w:val="ad"/>
              <w:numPr>
                <w:ilvl w:val="0"/>
                <w:numId w:val="209"/>
              </w:numPr>
              <w:rPr>
                <w:lang w:val="en-US"/>
              </w:rPr>
            </w:pPr>
            <w:r w:rsidRPr="00871EDB">
              <w:t>поле</w:t>
            </w:r>
            <w:r w:rsidRPr="00931D75">
              <w:rPr>
                <w:lang w:val="en-US"/>
              </w:rPr>
              <w:t xml:space="preserve"> «</w:t>
            </w:r>
            <w:r w:rsidRPr="00871EDB">
              <w:t>ОГРН</w:t>
            </w:r>
            <w:r w:rsidRPr="00931D75">
              <w:rPr>
                <w:lang w:val="en-US"/>
              </w:rPr>
              <w:t xml:space="preserve">» (suppliersInfo/supplierInfo/legalEntityRF/EGRULInfo/OGRN) </w:t>
            </w:r>
            <w:r>
              <w:t>не</w:t>
            </w:r>
            <w:r w:rsidRPr="00931D75">
              <w:rPr>
                <w:lang w:val="en-US"/>
              </w:rPr>
              <w:t xml:space="preserve"> </w:t>
            </w:r>
            <w:r w:rsidRPr="00871EDB">
              <w:t>заполняется</w:t>
            </w:r>
            <w:r w:rsidRPr="00931D75">
              <w:rPr>
                <w:lang w:val="en-US"/>
              </w:rPr>
              <w:t xml:space="preserve">; </w:t>
            </w:r>
          </w:p>
          <w:p w14:paraId="334C6F2B" w14:textId="331D1547" w:rsidR="0032350A" w:rsidRPr="00931D75" w:rsidRDefault="0032350A" w:rsidP="0032350A">
            <w:pPr>
              <w:pStyle w:val="ad"/>
              <w:numPr>
                <w:ilvl w:val="0"/>
                <w:numId w:val="209"/>
              </w:numPr>
              <w:rPr>
                <w:lang w:val="en-US"/>
              </w:rPr>
            </w:pPr>
            <w:r w:rsidRPr="00871EDB">
              <w:t>поле</w:t>
            </w:r>
            <w:r w:rsidRPr="00931D75">
              <w:rPr>
                <w:lang w:val="en-US"/>
              </w:rPr>
              <w:t xml:space="preserve"> «</w:t>
            </w:r>
            <w:r w:rsidRPr="00871EDB">
              <w:t>Код</w:t>
            </w:r>
            <w:r w:rsidRPr="00931D75">
              <w:rPr>
                <w:lang w:val="en-US"/>
              </w:rPr>
              <w:t xml:space="preserve"> </w:t>
            </w:r>
            <w:r w:rsidRPr="00871EDB">
              <w:t>организационно</w:t>
            </w:r>
            <w:r w:rsidRPr="00931D75">
              <w:rPr>
                <w:lang w:val="en-US"/>
              </w:rPr>
              <w:t>-</w:t>
            </w:r>
            <w:r w:rsidRPr="00871EDB">
              <w:t>правовой</w:t>
            </w:r>
            <w:r w:rsidRPr="00931D75">
              <w:rPr>
                <w:lang w:val="en-US"/>
              </w:rPr>
              <w:t xml:space="preserve"> </w:t>
            </w:r>
            <w:r w:rsidRPr="00871EDB">
              <w:t>формы</w:t>
            </w:r>
            <w:r w:rsidRPr="00931D75">
              <w:rPr>
                <w:lang w:val="en-US"/>
              </w:rPr>
              <w:t xml:space="preserve">» (suppliersInfo/supplierInfo/legalEntityRF/EGRULInfo/legalForm/code) </w:t>
            </w:r>
            <w:r w:rsidRPr="00871EDB">
              <w:t>не</w:t>
            </w:r>
            <w:r w:rsidRPr="00931D75">
              <w:rPr>
                <w:lang w:val="en-US"/>
              </w:rPr>
              <w:t xml:space="preserve"> </w:t>
            </w:r>
            <w:r w:rsidRPr="00871EDB">
              <w:t>заполняется</w:t>
            </w:r>
            <w:r w:rsidRPr="00931D75">
              <w:rPr>
                <w:lang w:val="en-US"/>
              </w:rPr>
              <w:t>;</w:t>
            </w:r>
          </w:p>
          <w:p w14:paraId="65DCBCF4" w14:textId="0D40432B" w:rsidR="0032350A" w:rsidRPr="00931D75" w:rsidRDefault="0032350A" w:rsidP="0032350A">
            <w:pPr>
              <w:pStyle w:val="ad"/>
              <w:numPr>
                <w:ilvl w:val="0"/>
                <w:numId w:val="209"/>
              </w:numPr>
              <w:rPr>
                <w:lang w:val="en-US"/>
              </w:rPr>
            </w:pPr>
            <w:r w:rsidRPr="00871EDB">
              <w:t>поле</w:t>
            </w:r>
            <w:r w:rsidRPr="00931D75">
              <w:rPr>
                <w:lang w:val="en-US"/>
              </w:rPr>
              <w:t xml:space="preserve"> «</w:t>
            </w:r>
            <w:r w:rsidRPr="00871EDB">
              <w:t>Наименование</w:t>
            </w:r>
            <w:r w:rsidRPr="00931D75">
              <w:rPr>
                <w:lang w:val="en-US"/>
              </w:rPr>
              <w:t xml:space="preserve"> </w:t>
            </w:r>
            <w:r w:rsidRPr="00871EDB">
              <w:t>в</w:t>
            </w:r>
            <w:r w:rsidRPr="00931D75">
              <w:rPr>
                <w:lang w:val="en-US"/>
              </w:rPr>
              <w:t xml:space="preserve"> </w:t>
            </w:r>
            <w:r w:rsidRPr="00871EDB">
              <w:t>единственном</w:t>
            </w:r>
            <w:r w:rsidRPr="00931D75">
              <w:rPr>
                <w:lang w:val="en-US"/>
              </w:rPr>
              <w:t xml:space="preserve"> </w:t>
            </w:r>
            <w:r w:rsidRPr="00871EDB">
              <w:t>числе</w:t>
            </w:r>
            <w:r w:rsidRPr="00931D75">
              <w:rPr>
                <w:lang w:val="en-US"/>
              </w:rPr>
              <w:t xml:space="preserve">» (suppliersInfo/supplierInfo/legalEntityRF/EGRULInfo/legalForm/singularName) </w:t>
            </w:r>
            <w:r w:rsidRPr="00871EDB">
              <w:t>не</w:t>
            </w:r>
            <w:r w:rsidRPr="00931D75">
              <w:rPr>
                <w:lang w:val="en-US"/>
              </w:rPr>
              <w:t xml:space="preserve"> </w:t>
            </w:r>
            <w:r w:rsidRPr="00871EDB">
              <w:t>заполняется</w:t>
            </w:r>
            <w:r w:rsidRPr="00931D75">
              <w:rPr>
                <w:lang w:val="en-US"/>
              </w:rPr>
              <w:t>;</w:t>
            </w:r>
          </w:p>
          <w:p w14:paraId="27FE39A6" w14:textId="54D37464" w:rsidR="0032350A" w:rsidRPr="00931D75" w:rsidRDefault="0032350A" w:rsidP="0032350A">
            <w:pPr>
              <w:pStyle w:val="ad"/>
              <w:numPr>
                <w:ilvl w:val="0"/>
                <w:numId w:val="209"/>
              </w:numPr>
              <w:rPr>
                <w:lang w:val="en-US"/>
              </w:rPr>
            </w:pPr>
            <w:r w:rsidRPr="00871EDB">
              <w:t>поле</w:t>
            </w:r>
            <w:r w:rsidRPr="00931D75">
              <w:rPr>
                <w:lang w:val="en-US"/>
              </w:rPr>
              <w:t xml:space="preserve"> «</w:t>
            </w:r>
            <w:r w:rsidRPr="00871EDB">
              <w:t>Полное</w:t>
            </w:r>
            <w:r w:rsidRPr="00931D75">
              <w:rPr>
                <w:lang w:val="en-US"/>
              </w:rPr>
              <w:t xml:space="preserve"> </w:t>
            </w:r>
            <w:r w:rsidRPr="00871EDB">
              <w:t>наименование</w:t>
            </w:r>
            <w:r w:rsidRPr="00931D75">
              <w:rPr>
                <w:lang w:val="en-US"/>
              </w:rPr>
              <w:t xml:space="preserve">» (suppliersInfo/supplierInfo/legalEntityRF/EGRULInfo/fullName) </w:t>
            </w:r>
            <w:r w:rsidRPr="00871EDB">
              <w:t>заполняется</w:t>
            </w:r>
            <w:r w:rsidRPr="00931D75">
              <w:rPr>
                <w:lang w:val="en-US"/>
              </w:rPr>
              <w:t xml:space="preserve"> </w:t>
            </w:r>
            <w:r w:rsidRPr="00871EDB">
              <w:t>значением</w:t>
            </w:r>
            <w:r w:rsidRPr="00931D75">
              <w:rPr>
                <w:lang w:val="en-US"/>
              </w:rPr>
              <w:t xml:space="preserve"> </w:t>
            </w:r>
            <w:r w:rsidRPr="00871EDB">
              <w:t>поля</w:t>
            </w:r>
            <w:r w:rsidRPr="00931D75">
              <w:rPr>
                <w:lang w:val="en-US"/>
              </w:rPr>
              <w:t xml:space="preserve"> «</w:t>
            </w:r>
            <w:r w:rsidRPr="00871EDB">
              <w:t>Полное</w:t>
            </w:r>
            <w:r w:rsidRPr="00931D75">
              <w:rPr>
                <w:lang w:val="en-US"/>
              </w:rPr>
              <w:t xml:space="preserve"> </w:t>
            </w:r>
            <w:r w:rsidRPr="00871EDB">
              <w:t>наименование</w:t>
            </w:r>
            <w:r w:rsidRPr="00931D75">
              <w:rPr>
                <w:lang w:val="en-US"/>
              </w:rPr>
              <w:t xml:space="preserve"> </w:t>
            </w:r>
            <w:r w:rsidRPr="00871EDB">
              <w:t>организации</w:t>
            </w:r>
            <w:r w:rsidRPr="00931D75">
              <w:rPr>
                <w:lang w:val="en-US"/>
              </w:rPr>
              <w:t xml:space="preserve">» (participantInfo/legalEntityRFInfo/fullName) </w:t>
            </w:r>
            <w:r w:rsidRPr="00871EDB">
              <w:t>структурированного</w:t>
            </w:r>
            <w:r w:rsidRPr="00931D75">
              <w:rPr>
                <w:lang w:val="en-US"/>
              </w:rPr>
              <w:t xml:space="preserve"> </w:t>
            </w:r>
            <w:r w:rsidRPr="00871EDB">
              <w:t>контракта</w:t>
            </w:r>
            <w:r w:rsidRPr="00931D75">
              <w:rPr>
                <w:lang w:val="en-US"/>
              </w:rPr>
              <w:t xml:space="preserve"> (cpElectronicContract);</w:t>
            </w:r>
          </w:p>
          <w:p w14:paraId="70599690" w14:textId="4F250C60" w:rsidR="0032350A" w:rsidRPr="00931D75" w:rsidRDefault="0032350A" w:rsidP="0032350A">
            <w:pPr>
              <w:pStyle w:val="ad"/>
              <w:numPr>
                <w:ilvl w:val="0"/>
                <w:numId w:val="209"/>
              </w:numPr>
              <w:rPr>
                <w:lang w:val="en-US"/>
              </w:rPr>
            </w:pPr>
            <w:r w:rsidRPr="00871EDB">
              <w:t>поле</w:t>
            </w:r>
            <w:r w:rsidRPr="00931D75">
              <w:rPr>
                <w:lang w:val="en-US"/>
              </w:rPr>
              <w:t xml:space="preserve"> «</w:t>
            </w:r>
            <w:r w:rsidRPr="00871EDB">
              <w:t>Сокращенное</w:t>
            </w:r>
            <w:r w:rsidRPr="00931D75">
              <w:rPr>
                <w:lang w:val="en-US"/>
              </w:rPr>
              <w:t xml:space="preserve"> </w:t>
            </w:r>
            <w:r w:rsidRPr="00871EDB">
              <w:t>наименование</w:t>
            </w:r>
            <w:r w:rsidRPr="00931D75">
              <w:rPr>
                <w:lang w:val="en-US"/>
              </w:rPr>
              <w:t xml:space="preserve">» (suppliersInfo/supplierInfo/legalEntityRF/EGRULInfo/shortName) </w:t>
            </w:r>
            <w:r w:rsidRPr="00871EDB">
              <w:t>заполняется</w:t>
            </w:r>
            <w:r w:rsidRPr="00931D75">
              <w:rPr>
                <w:lang w:val="en-US"/>
              </w:rPr>
              <w:t xml:space="preserve"> </w:t>
            </w:r>
            <w:r w:rsidRPr="00871EDB">
              <w:t>значением</w:t>
            </w:r>
            <w:r w:rsidRPr="00931D75">
              <w:rPr>
                <w:lang w:val="en-US"/>
              </w:rPr>
              <w:t xml:space="preserve"> </w:t>
            </w:r>
            <w:r w:rsidRPr="00871EDB">
              <w:t>поля</w:t>
            </w:r>
            <w:r w:rsidRPr="00931D75">
              <w:rPr>
                <w:lang w:val="en-US"/>
              </w:rPr>
              <w:t xml:space="preserve"> «</w:t>
            </w:r>
            <w:r w:rsidRPr="00871EDB">
              <w:t>Сокращенное</w:t>
            </w:r>
            <w:r w:rsidRPr="00931D75">
              <w:rPr>
                <w:lang w:val="en-US"/>
              </w:rPr>
              <w:t xml:space="preserve"> </w:t>
            </w:r>
            <w:r w:rsidRPr="00871EDB">
              <w:t>наименование</w:t>
            </w:r>
            <w:r w:rsidRPr="00931D75">
              <w:rPr>
                <w:lang w:val="en-US"/>
              </w:rPr>
              <w:t xml:space="preserve"> </w:t>
            </w:r>
            <w:r w:rsidRPr="00871EDB">
              <w:t>организации</w:t>
            </w:r>
            <w:r w:rsidRPr="00931D75">
              <w:rPr>
                <w:lang w:val="en-US"/>
              </w:rPr>
              <w:t xml:space="preserve">» (participantInfo/legalEntityRFInfo/shortName) </w:t>
            </w:r>
            <w:r w:rsidRPr="00871EDB">
              <w:t>структурированного</w:t>
            </w:r>
            <w:r w:rsidRPr="00931D75">
              <w:rPr>
                <w:lang w:val="en-US"/>
              </w:rPr>
              <w:t xml:space="preserve"> </w:t>
            </w:r>
            <w:r w:rsidRPr="00871EDB">
              <w:t>контракта</w:t>
            </w:r>
            <w:r w:rsidRPr="00931D75">
              <w:rPr>
                <w:lang w:val="en-US"/>
              </w:rPr>
              <w:t xml:space="preserve"> (cpElectronicContract);</w:t>
            </w:r>
          </w:p>
          <w:p w14:paraId="4A9C7FAE" w14:textId="349155AE" w:rsidR="0032350A" w:rsidRPr="00931D75" w:rsidRDefault="0032350A" w:rsidP="0032350A">
            <w:pPr>
              <w:pStyle w:val="ad"/>
              <w:numPr>
                <w:ilvl w:val="0"/>
                <w:numId w:val="209"/>
              </w:numPr>
              <w:rPr>
                <w:lang w:val="en-US"/>
              </w:rPr>
            </w:pPr>
            <w:r w:rsidRPr="00871EDB">
              <w:t>поле</w:t>
            </w:r>
            <w:r w:rsidRPr="00931D75">
              <w:rPr>
                <w:lang w:val="en-US"/>
              </w:rPr>
              <w:t xml:space="preserve"> «</w:t>
            </w:r>
            <w:r w:rsidRPr="00871EDB">
              <w:t>Фирменное</w:t>
            </w:r>
            <w:r w:rsidRPr="00931D75">
              <w:rPr>
                <w:lang w:val="en-US"/>
              </w:rPr>
              <w:t xml:space="preserve"> </w:t>
            </w:r>
            <w:r w:rsidRPr="00871EDB">
              <w:t>наименование</w:t>
            </w:r>
            <w:r w:rsidRPr="00931D75">
              <w:rPr>
                <w:lang w:val="en-US"/>
              </w:rPr>
              <w:t xml:space="preserve">» (suppliersInfo/supplierInfo/legalEntityRF/EGRULInfo/firmName) </w:t>
            </w:r>
            <w:r w:rsidRPr="00871EDB">
              <w:t>не</w:t>
            </w:r>
            <w:r w:rsidRPr="00931D75">
              <w:rPr>
                <w:lang w:val="en-US"/>
              </w:rPr>
              <w:t xml:space="preserve"> </w:t>
            </w:r>
            <w:r w:rsidRPr="00871EDB">
              <w:t>заполняется</w:t>
            </w:r>
            <w:r w:rsidRPr="00931D75">
              <w:rPr>
                <w:lang w:val="en-US"/>
              </w:rPr>
              <w:t>;</w:t>
            </w:r>
          </w:p>
          <w:p w14:paraId="6DF4E788" w14:textId="5B5895DE" w:rsidR="0032350A" w:rsidRPr="00931D75" w:rsidRDefault="0032350A" w:rsidP="0032350A">
            <w:pPr>
              <w:pStyle w:val="ad"/>
              <w:numPr>
                <w:ilvl w:val="0"/>
                <w:numId w:val="209"/>
              </w:numPr>
              <w:rPr>
                <w:lang w:val="en-US"/>
              </w:rPr>
            </w:pPr>
            <w:r w:rsidRPr="00871EDB">
              <w:t>поле</w:t>
            </w:r>
            <w:r w:rsidRPr="00931D75">
              <w:rPr>
                <w:lang w:val="en-US"/>
              </w:rPr>
              <w:t xml:space="preserve"> «</w:t>
            </w:r>
            <w:r w:rsidRPr="00871EDB">
              <w:t>ИНН</w:t>
            </w:r>
            <w:r w:rsidRPr="00931D75">
              <w:rPr>
                <w:lang w:val="en-US"/>
              </w:rPr>
              <w:t xml:space="preserve">» (suppliersInfo/supplierInfo/legalEntityRF/EGRULInfo/INN) </w:t>
            </w:r>
            <w:r w:rsidRPr="00871EDB">
              <w:t>заполняется</w:t>
            </w:r>
            <w:r w:rsidRPr="00931D75">
              <w:rPr>
                <w:lang w:val="en-US"/>
              </w:rPr>
              <w:t xml:space="preserve"> </w:t>
            </w:r>
            <w:r w:rsidRPr="00871EDB">
              <w:t>значением</w:t>
            </w:r>
            <w:r w:rsidRPr="00931D75">
              <w:rPr>
                <w:lang w:val="en-US"/>
              </w:rPr>
              <w:t xml:space="preserve"> </w:t>
            </w:r>
            <w:r w:rsidRPr="00871EDB">
              <w:t>поля</w:t>
            </w:r>
            <w:r w:rsidRPr="00931D75">
              <w:rPr>
                <w:lang w:val="en-US"/>
              </w:rPr>
              <w:t xml:space="preserve"> «</w:t>
            </w:r>
            <w:r w:rsidRPr="00871EDB">
              <w:t>ИНН</w:t>
            </w:r>
            <w:r w:rsidRPr="00931D75">
              <w:rPr>
                <w:lang w:val="en-US"/>
              </w:rPr>
              <w:t xml:space="preserve">» (participantInfo/legalEntityRFInfo/INN) </w:t>
            </w:r>
            <w:r w:rsidRPr="00871EDB">
              <w:t>структурированного</w:t>
            </w:r>
            <w:r w:rsidRPr="00931D75">
              <w:rPr>
                <w:lang w:val="en-US"/>
              </w:rPr>
              <w:t xml:space="preserve"> </w:t>
            </w:r>
            <w:r w:rsidRPr="00871EDB">
              <w:t>контракта</w:t>
            </w:r>
            <w:r w:rsidRPr="00931D75">
              <w:rPr>
                <w:lang w:val="en-US"/>
              </w:rPr>
              <w:t xml:space="preserve"> (cpElectronicContract);</w:t>
            </w:r>
          </w:p>
          <w:p w14:paraId="0C829836" w14:textId="707A3B10" w:rsidR="0032350A" w:rsidRPr="00931D75" w:rsidRDefault="0032350A" w:rsidP="0032350A">
            <w:pPr>
              <w:pStyle w:val="ad"/>
              <w:numPr>
                <w:ilvl w:val="0"/>
                <w:numId w:val="209"/>
              </w:numPr>
              <w:rPr>
                <w:lang w:val="en-US"/>
              </w:rPr>
            </w:pPr>
            <w:r w:rsidRPr="00871EDB">
              <w:t>поле</w:t>
            </w:r>
            <w:r w:rsidRPr="00931D75">
              <w:rPr>
                <w:lang w:val="en-US"/>
              </w:rPr>
              <w:t xml:space="preserve"> «</w:t>
            </w:r>
            <w:r w:rsidRPr="00871EDB">
              <w:t>КПП</w:t>
            </w:r>
            <w:r w:rsidRPr="00931D75">
              <w:rPr>
                <w:lang w:val="en-US"/>
              </w:rPr>
              <w:t>» (suppliersInfo/supplierInfo/legalEntityRF/EGRULInfo/</w:t>
            </w:r>
            <w:r w:rsidRPr="00871EDB">
              <w:rPr>
                <w:lang w:val="en-US"/>
              </w:rPr>
              <w:t>KPP</w:t>
            </w:r>
            <w:r w:rsidRPr="00931D75">
              <w:rPr>
                <w:lang w:val="en-US"/>
              </w:rPr>
              <w:t xml:space="preserve">) </w:t>
            </w:r>
            <w:r w:rsidRPr="00871EDB">
              <w:t>заполняется</w:t>
            </w:r>
            <w:r w:rsidRPr="00931D75">
              <w:rPr>
                <w:lang w:val="en-US"/>
              </w:rPr>
              <w:t xml:space="preserve"> </w:t>
            </w:r>
            <w:r w:rsidRPr="00871EDB">
              <w:t>значением</w:t>
            </w:r>
            <w:r w:rsidRPr="00931D75">
              <w:rPr>
                <w:lang w:val="en-US"/>
              </w:rPr>
              <w:t xml:space="preserve"> </w:t>
            </w:r>
            <w:r w:rsidRPr="00871EDB">
              <w:t>поля</w:t>
            </w:r>
            <w:r w:rsidRPr="00931D75">
              <w:rPr>
                <w:lang w:val="en-US"/>
              </w:rPr>
              <w:t xml:space="preserve"> «</w:t>
            </w:r>
            <w:r w:rsidRPr="00871EDB">
              <w:t>КПП</w:t>
            </w:r>
            <w:r w:rsidRPr="00931D75">
              <w:rPr>
                <w:lang w:val="en-US"/>
              </w:rPr>
              <w:t xml:space="preserve">» (participantInfo/legalEntityRFInfo/KPP) </w:t>
            </w:r>
            <w:r w:rsidRPr="00871EDB">
              <w:t>структурированного</w:t>
            </w:r>
            <w:r w:rsidRPr="00931D75">
              <w:rPr>
                <w:lang w:val="en-US"/>
              </w:rPr>
              <w:t xml:space="preserve"> </w:t>
            </w:r>
            <w:r w:rsidRPr="00871EDB">
              <w:t>контракта</w:t>
            </w:r>
            <w:r w:rsidRPr="00931D75">
              <w:rPr>
                <w:lang w:val="en-US"/>
              </w:rPr>
              <w:t xml:space="preserve"> (cpElectronicContract);</w:t>
            </w:r>
          </w:p>
          <w:p w14:paraId="43D48B50" w14:textId="62451214" w:rsidR="0032350A" w:rsidRPr="00931D75" w:rsidRDefault="0032350A" w:rsidP="0032350A">
            <w:pPr>
              <w:pStyle w:val="ad"/>
              <w:numPr>
                <w:ilvl w:val="0"/>
                <w:numId w:val="209"/>
              </w:numPr>
              <w:rPr>
                <w:lang w:val="en-US"/>
              </w:rPr>
            </w:pPr>
            <w:r w:rsidRPr="00871EDB">
              <w:t>поле</w:t>
            </w:r>
            <w:r w:rsidRPr="00931D75">
              <w:rPr>
                <w:lang w:val="en-US"/>
              </w:rPr>
              <w:t xml:space="preserve"> «</w:t>
            </w:r>
            <w:r w:rsidRPr="00871EDB">
              <w:t>Дата</w:t>
            </w:r>
            <w:r w:rsidRPr="00931D75">
              <w:rPr>
                <w:lang w:val="en-US"/>
              </w:rPr>
              <w:t xml:space="preserve"> </w:t>
            </w:r>
            <w:r w:rsidRPr="00871EDB">
              <w:t>постановки</w:t>
            </w:r>
            <w:r w:rsidRPr="00931D75">
              <w:rPr>
                <w:lang w:val="en-US"/>
              </w:rPr>
              <w:t xml:space="preserve"> </w:t>
            </w:r>
            <w:r w:rsidRPr="00871EDB">
              <w:t>на</w:t>
            </w:r>
            <w:r w:rsidRPr="00931D75">
              <w:rPr>
                <w:lang w:val="en-US"/>
              </w:rPr>
              <w:t xml:space="preserve"> </w:t>
            </w:r>
            <w:r w:rsidRPr="00871EDB">
              <w:t>учет</w:t>
            </w:r>
            <w:r w:rsidRPr="00931D75">
              <w:rPr>
                <w:lang w:val="en-US"/>
              </w:rPr>
              <w:t xml:space="preserve"> </w:t>
            </w:r>
            <w:r w:rsidRPr="00871EDB">
              <w:t>в</w:t>
            </w:r>
            <w:r w:rsidRPr="00931D75">
              <w:rPr>
                <w:lang w:val="en-US"/>
              </w:rPr>
              <w:t xml:space="preserve"> </w:t>
            </w:r>
            <w:r w:rsidRPr="00871EDB">
              <w:t>налоговом</w:t>
            </w:r>
            <w:r w:rsidRPr="00931D75">
              <w:rPr>
                <w:lang w:val="en-US"/>
              </w:rPr>
              <w:t xml:space="preserve"> </w:t>
            </w:r>
            <w:r w:rsidRPr="00871EDB">
              <w:t>органе</w:t>
            </w:r>
            <w:r w:rsidRPr="00931D75">
              <w:rPr>
                <w:lang w:val="en-US"/>
              </w:rPr>
              <w:t xml:space="preserve">» (suppliersInfo/supplierInfo/legalEntityRF/EGRULInfo/registrationDate) </w:t>
            </w:r>
            <w:r w:rsidRPr="00871EDB">
              <w:t>не</w:t>
            </w:r>
            <w:r w:rsidRPr="00931D75">
              <w:rPr>
                <w:lang w:val="en-US"/>
              </w:rPr>
              <w:t xml:space="preserve"> </w:t>
            </w:r>
            <w:r w:rsidRPr="00871EDB">
              <w:t>заполняется</w:t>
            </w:r>
            <w:r w:rsidRPr="00931D75">
              <w:rPr>
                <w:lang w:val="en-US"/>
              </w:rPr>
              <w:t>;</w:t>
            </w:r>
          </w:p>
          <w:p w14:paraId="49C0458D" w14:textId="1C38D7B7" w:rsidR="0032350A" w:rsidRPr="00931D75" w:rsidRDefault="0032350A" w:rsidP="0032350A">
            <w:pPr>
              <w:pStyle w:val="ad"/>
              <w:numPr>
                <w:ilvl w:val="0"/>
                <w:numId w:val="209"/>
              </w:numPr>
              <w:rPr>
                <w:lang w:val="en-US"/>
              </w:rPr>
            </w:pPr>
            <w:r w:rsidRPr="00871EDB">
              <w:t>поле</w:t>
            </w:r>
            <w:r w:rsidRPr="00931D75">
              <w:rPr>
                <w:lang w:val="en-US"/>
              </w:rPr>
              <w:t xml:space="preserve"> «</w:t>
            </w:r>
            <w:r w:rsidRPr="00871EDB">
              <w:t>Адрес</w:t>
            </w:r>
            <w:r w:rsidRPr="00931D75">
              <w:rPr>
                <w:lang w:val="en-US"/>
              </w:rPr>
              <w:t xml:space="preserve"> </w:t>
            </w:r>
            <w:r w:rsidRPr="00871EDB">
              <w:t>места</w:t>
            </w:r>
            <w:r w:rsidRPr="00931D75">
              <w:rPr>
                <w:lang w:val="en-US"/>
              </w:rPr>
              <w:t xml:space="preserve"> </w:t>
            </w:r>
            <w:r w:rsidRPr="00871EDB">
              <w:t>нахождения</w:t>
            </w:r>
            <w:r w:rsidRPr="00931D75">
              <w:rPr>
                <w:lang w:val="en-US"/>
              </w:rPr>
              <w:t xml:space="preserve">» (suppliersInfo/supplierInfo/legalEntityRF/EGRULInfo/address) </w:t>
            </w:r>
            <w:r w:rsidRPr="00871EDB">
              <w:t>заполняется</w:t>
            </w:r>
            <w:r w:rsidRPr="00931D75">
              <w:rPr>
                <w:lang w:val="en-US"/>
              </w:rPr>
              <w:t xml:space="preserve"> </w:t>
            </w:r>
            <w:r w:rsidRPr="00871EDB">
              <w:t>значением</w:t>
            </w:r>
            <w:r w:rsidRPr="00931D75">
              <w:rPr>
                <w:lang w:val="en-US"/>
              </w:rPr>
              <w:t xml:space="preserve"> </w:t>
            </w:r>
            <w:r w:rsidRPr="00871EDB">
              <w:t>поля</w:t>
            </w:r>
            <w:r w:rsidRPr="00931D75">
              <w:rPr>
                <w:lang w:val="en-US"/>
              </w:rPr>
              <w:t xml:space="preserve"> «</w:t>
            </w:r>
            <w:r w:rsidRPr="00871EDB">
              <w:t>Адрес</w:t>
            </w:r>
            <w:r w:rsidRPr="00931D75">
              <w:rPr>
                <w:lang w:val="en-US"/>
              </w:rPr>
              <w:t xml:space="preserve"> </w:t>
            </w:r>
            <w:r w:rsidRPr="00871EDB">
              <w:t>места</w:t>
            </w:r>
            <w:r w:rsidRPr="00931D75">
              <w:rPr>
                <w:lang w:val="en-US"/>
              </w:rPr>
              <w:t xml:space="preserve"> </w:t>
            </w:r>
            <w:r w:rsidRPr="00871EDB">
              <w:t>нахождения</w:t>
            </w:r>
            <w:r w:rsidRPr="00931D75">
              <w:rPr>
                <w:lang w:val="en-US"/>
              </w:rPr>
              <w:t xml:space="preserve">» (participantInfo/legalEntityRFInfo/factAddress) </w:t>
            </w:r>
            <w:r w:rsidRPr="00871EDB">
              <w:t>структурированного</w:t>
            </w:r>
            <w:r w:rsidRPr="00931D75">
              <w:rPr>
                <w:lang w:val="en-US"/>
              </w:rPr>
              <w:t xml:space="preserve"> </w:t>
            </w:r>
            <w:r w:rsidRPr="00871EDB">
              <w:t>контракта</w:t>
            </w:r>
            <w:r w:rsidRPr="00931D75">
              <w:rPr>
                <w:lang w:val="en-US"/>
              </w:rPr>
              <w:t xml:space="preserve"> (cpElectronicContract);</w:t>
            </w:r>
          </w:p>
          <w:p w14:paraId="4ADB59BA" w14:textId="666AE633" w:rsidR="0032350A" w:rsidRPr="00931D75" w:rsidRDefault="0032350A" w:rsidP="0032350A">
            <w:pPr>
              <w:pStyle w:val="ad"/>
              <w:numPr>
                <w:ilvl w:val="0"/>
                <w:numId w:val="209"/>
              </w:numPr>
              <w:rPr>
                <w:lang w:val="en-US"/>
              </w:rPr>
            </w:pPr>
            <w:r w:rsidRPr="00871EDB">
              <w:t>поле</w:t>
            </w:r>
            <w:r w:rsidRPr="00931D75">
              <w:rPr>
                <w:lang w:val="en-US"/>
              </w:rPr>
              <w:t xml:space="preserve"> «</w:t>
            </w:r>
            <w:r w:rsidRPr="00871EDB">
              <w:t>Филиал</w:t>
            </w:r>
            <w:r w:rsidRPr="00931D75">
              <w:rPr>
                <w:lang w:val="en-US"/>
              </w:rPr>
              <w:t xml:space="preserve"> </w:t>
            </w:r>
            <w:r w:rsidRPr="00871EDB">
              <w:t>юридического</w:t>
            </w:r>
            <w:r w:rsidRPr="00931D75">
              <w:rPr>
                <w:lang w:val="en-US"/>
              </w:rPr>
              <w:t xml:space="preserve"> </w:t>
            </w:r>
            <w:r w:rsidRPr="00871EDB">
              <w:t>лица</w:t>
            </w:r>
            <w:r w:rsidRPr="00931D75">
              <w:rPr>
                <w:lang w:val="en-US"/>
              </w:rPr>
              <w:t xml:space="preserve"> </w:t>
            </w:r>
            <w:r w:rsidRPr="00871EDB">
              <w:t>РФ</w:t>
            </w:r>
            <w:r w:rsidRPr="00931D75">
              <w:rPr>
                <w:lang w:val="en-US"/>
              </w:rPr>
              <w:t xml:space="preserve">» (suppliersInfo/supplierInfo/legalEntityRF/legalEntityRFSubdivision) </w:t>
            </w:r>
            <w:r w:rsidRPr="00871EDB">
              <w:t>не</w:t>
            </w:r>
            <w:r w:rsidRPr="00931D75">
              <w:rPr>
                <w:lang w:val="en-US"/>
              </w:rPr>
              <w:t xml:space="preserve"> </w:t>
            </w:r>
            <w:r w:rsidRPr="00871EDB">
              <w:t>заполняется</w:t>
            </w:r>
            <w:r w:rsidRPr="00931D75">
              <w:rPr>
                <w:lang w:val="en-US"/>
              </w:rPr>
              <w:t>;</w:t>
            </w:r>
          </w:p>
          <w:p w14:paraId="2A6D9FDE" w14:textId="4BB8478B" w:rsidR="0032350A" w:rsidRPr="00931D75" w:rsidRDefault="0032350A" w:rsidP="0032350A">
            <w:pPr>
              <w:pStyle w:val="ad"/>
              <w:numPr>
                <w:ilvl w:val="0"/>
                <w:numId w:val="209"/>
              </w:numPr>
              <w:rPr>
                <w:lang w:val="en-US"/>
              </w:rPr>
            </w:pPr>
            <w:r w:rsidRPr="00871EDB">
              <w:lastRenderedPageBreak/>
              <w:t>поле</w:t>
            </w:r>
            <w:r w:rsidRPr="00931D75">
              <w:rPr>
                <w:lang w:val="en-US"/>
              </w:rPr>
              <w:t xml:space="preserve"> «</w:t>
            </w:r>
            <w:r w:rsidRPr="00871EDB">
              <w:t>Статус</w:t>
            </w:r>
            <w:r w:rsidRPr="00931D75">
              <w:rPr>
                <w:lang w:val="en-US"/>
              </w:rPr>
              <w:t xml:space="preserve"> </w:t>
            </w:r>
            <w:r w:rsidRPr="00871EDB">
              <w:t>поставщика</w:t>
            </w:r>
            <w:r w:rsidRPr="00931D75">
              <w:rPr>
                <w:lang w:val="en-US"/>
              </w:rPr>
              <w:t xml:space="preserve"> (</w:t>
            </w:r>
            <w:r w:rsidRPr="00871EDB">
              <w:t>исполнителя</w:t>
            </w:r>
            <w:r w:rsidRPr="00931D75">
              <w:rPr>
                <w:lang w:val="en-US"/>
              </w:rPr>
              <w:t xml:space="preserve">, </w:t>
            </w:r>
            <w:r w:rsidRPr="00871EDB">
              <w:t>подрядчика</w:t>
            </w:r>
            <w:r w:rsidRPr="00931D75">
              <w:rPr>
                <w:lang w:val="en-US"/>
              </w:rPr>
              <w:t xml:space="preserve">)» (suppliersInfo/supplierInfo/legalEntityRF/otherInfo/status) </w:t>
            </w:r>
            <w:r w:rsidRPr="00871EDB">
              <w:t>заполняется</w:t>
            </w:r>
            <w:r w:rsidRPr="00931D75">
              <w:rPr>
                <w:lang w:val="en-US"/>
              </w:rPr>
              <w:t xml:space="preserve"> </w:t>
            </w:r>
            <w:r w:rsidRPr="00871EDB">
              <w:t>значением</w:t>
            </w:r>
            <w:r w:rsidRPr="00931D75">
              <w:rPr>
                <w:lang w:val="en-US"/>
              </w:rPr>
              <w:t xml:space="preserve"> </w:t>
            </w:r>
            <w:r w:rsidRPr="00871EDB">
              <w:t>поля</w:t>
            </w:r>
            <w:r w:rsidRPr="00931D75">
              <w:rPr>
                <w:lang w:val="en-US"/>
              </w:rPr>
              <w:t xml:space="preserve"> «</w:t>
            </w:r>
            <w:r w:rsidRPr="00871EDB">
              <w:t>Статус</w:t>
            </w:r>
            <w:r w:rsidRPr="00931D75">
              <w:rPr>
                <w:lang w:val="en-US"/>
              </w:rPr>
              <w:t xml:space="preserve">» (participantInfo/status) </w:t>
            </w:r>
            <w:r w:rsidRPr="00871EDB">
              <w:t>структурированного</w:t>
            </w:r>
            <w:r w:rsidRPr="00931D75">
              <w:rPr>
                <w:lang w:val="en-US"/>
              </w:rPr>
              <w:t xml:space="preserve"> </w:t>
            </w:r>
            <w:r w:rsidRPr="00871EDB">
              <w:t>контракта</w:t>
            </w:r>
            <w:r w:rsidRPr="00931D75">
              <w:rPr>
                <w:lang w:val="en-US"/>
              </w:rPr>
              <w:t xml:space="preserve"> (cpElectronicContract);</w:t>
            </w:r>
          </w:p>
          <w:p w14:paraId="529E1190" w14:textId="08F51355" w:rsidR="0032350A" w:rsidRPr="00931D75" w:rsidRDefault="0032350A" w:rsidP="0032350A">
            <w:pPr>
              <w:pStyle w:val="ad"/>
              <w:numPr>
                <w:ilvl w:val="0"/>
                <w:numId w:val="209"/>
              </w:numPr>
              <w:rPr>
                <w:lang w:val="en-US"/>
              </w:rPr>
            </w:pPr>
            <w:r w:rsidRPr="00871EDB">
              <w:t>поле</w:t>
            </w:r>
            <w:r w:rsidRPr="00931D75">
              <w:rPr>
                <w:lang w:val="en-US"/>
              </w:rPr>
              <w:t xml:space="preserve"> «</w:t>
            </w:r>
            <w:r w:rsidRPr="00871EDB">
              <w:t>Дата</w:t>
            </w:r>
            <w:r w:rsidRPr="00931D75">
              <w:rPr>
                <w:lang w:val="en-US"/>
              </w:rPr>
              <w:t xml:space="preserve"> </w:t>
            </w:r>
            <w:r w:rsidRPr="00871EDB">
              <w:t>включения</w:t>
            </w:r>
            <w:r w:rsidRPr="00931D75">
              <w:rPr>
                <w:lang w:val="en-US"/>
              </w:rPr>
              <w:t xml:space="preserve"> </w:t>
            </w:r>
            <w:r w:rsidRPr="00871EDB">
              <w:t>в</w:t>
            </w:r>
            <w:r w:rsidRPr="00931D75">
              <w:rPr>
                <w:lang w:val="en-US"/>
              </w:rPr>
              <w:t xml:space="preserve"> </w:t>
            </w:r>
            <w:r w:rsidRPr="00871EDB">
              <w:t>Единый</w:t>
            </w:r>
            <w:r w:rsidRPr="00931D75">
              <w:rPr>
                <w:lang w:val="en-US"/>
              </w:rPr>
              <w:t xml:space="preserve"> </w:t>
            </w:r>
            <w:r w:rsidRPr="00871EDB">
              <w:t>реестр</w:t>
            </w:r>
            <w:r w:rsidRPr="00931D75">
              <w:rPr>
                <w:lang w:val="en-US"/>
              </w:rPr>
              <w:t xml:space="preserve"> </w:t>
            </w:r>
            <w:r w:rsidRPr="00871EDB">
              <w:t>субъектов</w:t>
            </w:r>
            <w:r w:rsidRPr="00931D75">
              <w:rPr>
                <w:lang w:val="en-US"/>
              </w:rPr>
              <w:t xml:space="preserve"> </w:t>
            </w:r>
            <w:r w:rsidRPr="00871EDB">
              <w:t>малого</w:t>
            </w:r>
            <w:r w:rsidRPr="00931D75">
              <w:rPr>
                <w:lang w:val="en-US"/>
              </w:rPr>
              <w:t xml:space="preserve"> </w:t>
            </w:r>
            <w:r w:rsidRPr="00871EDB">
              <w:t>и</w:t>
            </w:r>
            <w:r w:rsidRPr="00931D75">
              <w:rPr>
                <w:lang w:val="en-US"/>
              </w:rPr>
              <w:t xml:space="preserve"> </w:t>
            </w:r>
            <w:r w:rsidRPr="00871EDB">
              <w:t>среднего</w:t>
            </w:r>
            <w:r w:rsidRPr="00931D75">
              <w:rPr>
                <w:lang w:val="en-US"/>
              </w:rPr>
              <w:t xml:space="preserve"> </w:t>
            </w:r>
            <w:r w:rsidRPr="00871EDB">
              <w:t>предпринимательства</w:t>
            </w:r>
            <w:r w:rsidRPr="00931D75">
              <w:rPr>
                <w:lang w:val="en-US"/>
              </w:rPr>
              <w:t xml:space="preserve">» (suppliersInfo/supplierInfo/legalEntityRF/otherInfo/ERSMSPInclusionDate) </w:t>
            </w:r>
            <w:r w:rsidRPr="00871EDB">
              <w:t>не</w:t>
            </w:r>
            <w:r w:rsidRPr="00931D75">
              <w:rPr>
                <w:lang w:val="en-US"/>
              </w:rPr>
              <w:t xml:space="preserve"> </w:t>
            </w:r>
            <w:r w:rsidRPr="00871EDB">
              <w:t>заполняется</w:t>
            </w:r>
            <w:r w:rsidRPr="00931D75">
              <w:rPr>
                <w:lang w:val="en-US"/>
              </w:rPr>
              <w:t>;</w:t>
            </w:r>
          </w:p>
          <w:p w14:paraId="0E995088" w14:textId="4764B46C" w:rsidR="0032350A" w:rsidRPr="00871EDB" w:rsidRDefault="0032350A" w:rsidP="0032350A">
            <w:pPr>
              <w:pStyle w:val="ad"/>
              <w:numPr>
                <w:ilvl w:val="0"/>
                <w:numId w:val="209"/>
              </w:numPr>
            </w:pPr>
            <w:r w:rsidRPr="00871EDB">
              <w:t>поле «Размер денежных средств, направляемых субъектам малого предпринимательства, социально ориентированным некоммерческим организациям» (suppliersInfo/supplierInfo/legalEntityRF/otherInfo/contractPrice) не заполняется;</w:t>
            </w:r>
          </w:p>
          <w:p w14:paraId="74CD077A" w14:textId="75B64346" w:rsidR="0032350A" w:rsidRPr="00871EDB" w:rsidRDefault="0032350A" w:rsidP="0032350A">
            <w:pPr>
              <w:pStyle w:val="ad"/>
              <w:numPr>
                <w:ilvl w:val="0"/>
                <w:numId w:val="209"/>
              </w:numPr>
            </w:pPr>
            <w:r w:rsidRPr="00871EDB">
              <w:t>поле «Код по ОКПО» (suppliersInfo/supplierInfo/legalEntityRF/otherInfo/OKPO) не заполняется;</w:t>
            </w:r>
          </w:p>
          <w:p w14:paraId="2DEB415D" w14:textId="5F894A89" w:rsidR="0032350A" w:rsidRPr="00871EDB" w:rsidRDefault="0032350A" w:rsidP="0032350A">
            <w:pPr>
              <w:pStyle w:val="ad"/>
              <w:numPr>
                <w:ilvl w:val="0"/>
                <w:numId w:val="209"/>
              </w:numPr>
              <w:rPr>
                <w:lang w:val="en-US"/>
              </w:rPr>
            </w:pPr>
            <w:r w:rsidRPr="00871EDB">
              <w:t>поле</w:t>
            </w:r>
            <w:r w:rsidRPr="00871EDB">
              <w:rPr>
                <w:lang w:val="en-US"/>
              </w:rPr>
              <w:t xml:space="preserve"> «</w:t>
            </w:r>
            <w:r w:rsidRPr="00871EDB">
              <w:t>ОКТМО</w:t>
            </w:r>
            <w:r w:rsidRPr="00871EDB">
              <w:rPr>
                <w:lang w:val="en-US"/>
              </w:rPr>
              <w:t xml:space="preserve">» (suppliersInfo/supplierInfo/legalEntityRF/otherInfo/OKTMO) </w:t>
            </w:r>
            <w:r w:rsidRPr="00871EDB">
              <w:t>не</w:t>
            </w:r>
            <w:r w:rsidRPr="00871EDB">
              <w:rPr>
                <w:lang w:val="en-US"/>
              </w:rPr>
              <w:t xml:space="preserve"> </w:t>
            </w:r>
            <w:r w:rsidRPr="00871EDB">
              <w:t>заполняется</w:t>
            </w:r>
            <w:r w:rsidRPr="00871EDB">
              <w:rPr>
                <w:lang w:val="en-US"/>
              </w:rPr>
              <w:t>;</w:t>
            </w:r>
          </w:p>
          <w:p w14:paraId="045A1639" w14:textId="073B052A" w:rsidR="0032350A" w:rsidRPr="00871EDB" w:rsidRDefault="0032350A" w:rsidP="0032350A">
            <w:pPr>
              <w:pStyle w:val="ad"/>
              <w:numPr>
                <w:ilvl w:val="0"/>
                <w:numId w:val="209"/>
              </w:numPr>
              <w:rPr>
                <w:lang w:val="en-US"/>
              </w:rPr>
            </w:pPr>
            <w:r w:rsidRPr="00871EDB">
              <w:t>поле</w:t>
            </w:r>
            <w:r w:rsidRPr="00871EDB">
              <w:rPr>
                <w:lang w:val="en-US"/>
              </w:rPr>
              <w:t xml:space="preserve"> «</w:t>
            </w:r>
            <w:r w:rsidRPr="00871EDB">
              <w:t>Номер</w:t>
            </w:r>
            <w:r w:rsidRPr="00871EDB">
              <w:rPr>
                <w:lang w:val="en-US"/>
              </w:rPr>
              <w:t xml:space="preserve"> </w:t>
            </w:r>
            <w:r w:rsidRPr="00871EDB">
              <w:t>лицевого</w:t>
            </w:r>
            <w:r w:rsidRPr="00871EDB">
              <w:rPr>
                <w:lang w:val="en-US"/>
              </w:rPr>
              <w:t xml:space="preserve"> </w:t>
            </w:r>
            <w:r w:rsidRPr="00871EDB">
              <w:t>счета</w:t>
            </w:r>
            <w:r w:rsidRPr="00871EDB">
              <w:rPr>
                <w:lang w:val="en-US"/>
              </w:rPr>
              <w:t xml:space="preserve">» (suppliersInfo/supplierInfo/legalEntityRF/otherInfo/personalAccount) </w:t>
            </w:r>
            <w:r w:rsidRPr="005E7734">
              <w:t>принимаем</w:t>
            </w:r>
            <w:r w:rsidRPr="005E7734">
              <w:rPr>
                <w:lang w:val="en-US"/>
              </w:rPr>
              <w:t xml:space="preserve"> </w:t>
            </w:r>
            <w:r w:rsidRPr="005E7734">
              <w:t>и</w:t>
            </w:r>
            <w:r w:rsidRPr="005E7734">
              <w:rPr>
                <w:lang w:val="en-US"/>
              </w:rPr>
              <w:t xml:space="preserve"> </w:t>
            </w:r>
            <w:r w:rsidRPr="005E7734">
              <w:t>сохраняем</w:t>
            </w:r>
            <w:r w:rsidRPr="005E7734">
              <w:rPr>
                <w:lang w:val="en-US"/>
              </w:rPr>
              <w:t xml:space="preserve"> </w:t>
            </w:r>
            <w:r w:rsidRPr="005E7734">
              <w:t>из</w:t>
            </w:r>
            <w:r w:rsidRPr="005E7734">
              <w:rPr>
                <w:lang w:val="en-US"/>
              </w:rPr>
              <w:t xml:space="preserve"> </w:t>
            </w:r>
            <w:r w:rsidRPr="005E7734">
              <w:t>пакета</w:t>
            </w:r>
            <w:r>
              <w:rPr>
                <w:lang w:val="en-US"/>
              </w:rPr>
              <w:t xml:space="preserve">, </w:t>
            </w:r>
            <w:r w:rsidRPr="00F95948">
              <w:rPr>
                <w:lang w:val="en-US"/>
              </w:rPr>
              <w:t>если признак «Требуется казначейское сопровождение контракта» (bankSupportCRNewInfo/treasurySupportContractRequired) имеет значение «true»</w:t>
            </w:r>
            <w:r w:rsidRPr="00871EDB">
              <w:rPr>
                <w:lang w:val="en-US"/>
              </w:rPr>
              <w:t>;</w:t>
            </w:r>
          </w:p>
          <w:p w14:paraId="268C9126" w14:textId="779D84F2" w:rsidR="0032350A" w:rsidRPr="00871EDB" w:rsidRDefault="0032350A" w:rsidP="0032350A">
            <w:pPr>
              <w:pStyle w:val="ad"/>
              <w:numPr>
                <w:ilvl w:val="0"/>
                <w:numId w:val="209"/>
              </w:numPr>
              <w:rPr>
                <w:lang w:val="en-US"/>
              </w:rPr>
            </w:pPr>
            <w:r w:rsidRPr="00871EDB">
              <w:t>поле</w:t>
            </w:r>
            <w:r w:rsidRPr="00871EDB">
              <w:rPr>
                <w:lang w:val="en-US"/>
              </w:rPr>
              <w:t xml:space="preserve"> «</w:t>
            </w:r>
            <w:r w:rsidRPr="00871EDB">
              <w:t>Адрес</w:t>
            </w:r>
            <w:r w:rsidRPr="00871EDB">
              <w:rPr>
                <w:lang w:val="en-US"/>
              </w:rPr>
              <w:t xml:space="preserve"> </w:t>
            </w:r>
            <w:r w:rsidRPr="00871EDB">
              <w:t>пользователя</w:t>
            </w:r>
            <w:r w:rsidRPr="00871EDB">
              <w:rPr>
                <w:lang w:val="en-US"/>
              </w:rPr>
              <w:t xml:space="preserve"> </w:t>
            </w:r>
            <w:r w:rsidRPr="00871EDB">
              <w:t>услугами</w:t>
            </w:r>
            <w:r w:rsidRPr="00871EDB">
              <w:rPr>
                <w:lang w:val="en-US"/>
              </w:rPr>
              <w:t xml:space="preserve"> </w:t>
            </w:r>
            <w:r w:rsidRPr="00871EDB">
              <w:t>почтовой</w:t>
            </w:r>
            <w:r w:rsidRPr="00871EDB">
              <w:rPr>
                <w:lang w:val="en-US"/>
              </w:rPr>
              <w:t xml:space="preserve"> </w:t>
            </w:r>
            <w:r w:rsidRPr="00871EDB">
              <w:t>связи</w:t>
            </w:r>
            <w:r w:rsidRPr="00871EDB">
              <w:rPr>
                <w:lang w:val="en-US"/>
              </w:rPr>
              <w:t xml:space="preserve"> </w:t>
            </w:r>
            <w:r w:rsidRPr="00871EDB">
              <w:t>в</w:t>
            </w:r>
            <w:r w:rsidRPr="00871EDB">
              <w:rPr>
                <w:lang w:val="en-US"/>
              </w:rPr>
              <w:t xml:space="preserve"> </w:t>
            </w:r>
            <w:r w:rsidRPr="00871EDB">
              <w:t>информационной</w:t>
            </w:r>
            <w:r w:rsidRPr="00871EDB">
              <w:rPr>
                <w:lang w:val="en-US"/>
              </w:rPr>
              <w:t xml:space="preserve"> </w:t>
            </w:r>
            <w:r w:rsidRPr="00871EDB">
              <w:t>системе</w:t>
            </w:r>
            <w:r w:rsidRPr="00871EDB">
              <w:rPr>
                <w:lang w:val="en-US"/>
              </w:rPr>
              <w:t xml:space="preserve"> </w:t>
            </w:r>
            <w:r w:rsidRPr="00871EDB">
              <w:t>организации</w:t>
            </w:r>
            <w:r w:rsidRPr="00871EDB">
              <w:rPr>
                <w:lang w:val="en-US"/>
              </w:rPr>
              <w:t xml:space="preserve"> </w:t>
            </w:r>
            <w:r w:rsidRPr="00871EDB">
              <w:t>федеральной</w:t>
            </w:r>
            <w:r w:rsidRPr="00871EDB">
              <w:rPr>
                <w:lang w:val="en-US"/>
              </w:rPr>
              <w:t xml:space="preserve"> </w:t>
            </w:r>
            <w:r w:rsidRPr="00871EDB">
              <w:t>почтовой</w:t>
            </w:r>
            <w:r w:rsidRPr="00871EDB">
              <w:rPr>
                <w:lang w:val="en-US"/>
              </w:rPr>
              <w:t xml:space="preserve"> </w:t>
            </w:r>
            <w:r w:rsidRPr="00871EDB">
              <w:t>связи</w:t>
            </w:r>
            <w:r w:rsidRPr="00871EDB">
              <w:rPr>
                <w:lang w:val="en-US"/>
              </w:rPr>
              <w:t xml:space="preserve">» (suppliersInfo/supplierInfo/legalEntityRF/otherInfo/postAdressInfo/mailingAdress) </w:t>
            </w:r>
            <w:r w:rsidRPr="00871EDB">
              <w:t>заполняется</w:t>
            </w:r>
            <w:r w:rsidRPr="00871EDB">
              <w:rPr>
                <w:lang w:val="en-US"/>
              </w:rPr>
              <w:t xml:space="preserve"> </w:t>
            </w:r>
            <w:r w:rsidRPr="00871EDB">
              <w:t>значением</w:t>
            </w:r>
            <w:r w:rsidRPr="00871EDB">
              <w:rPr>
                <w:lang w:val="en-US"/>
              </w:rPr>
              <w:t xml:space="preserve"> </w:t>
            </w:r>
            <w:r w:rsidRPr="00871EDB">
              <w:t>поля</w:t>
            </w:r>
            <w:r w:rsidRPr="00871EDB">
              <w:rPr>
                <w:lang w:val="en-US"/>
              </w:rPr>
              <w:t xml:space="preserve"> «</w:t>
            </w:r>
            <w:r w:rsidRPr="00871EDB">
              <w:t>Почтовый</w:t>
            </w:r>
            <w:r w:rsidRPr="00871EDB">
              <w:rPr>
                <w:lang w:val="en-US"/>
              </w:rPr>
              <w:t xml:space="preserve"> </w:t>
            </w:r>
            <w:r w:rsidRPr="00871EDB">
              <w:t>адрес</w:t>
            </w:r>
            <w:r w:rsidRPr="00871EDB">
              <w:rPr>
                <w:lang w:val="en-US"/>
              </w:rPr>
              <w:t xml:space="preserve">» (participantInfo/legalEntityRFInfo/postAddress) </w:t>
            </w:r>
            <w:r w:rsidRPr="00871EDB">
              <w:t>структурированного</w:t>
            </w:r>
            <w:r w:rsidRPr="00871EDB">
              <w:rPr>
                <w:lang w:val="en-US"/>
              </w:rPr>
              <w:t xml:space="preserve"> </w:t>
            </w:r>
            <w:r w:rsidRPr="00871EDB">
              <w:t>контракта</w:t>
            </w:r>
            <w:r w:rsidRPr="00871EDB">
              <w:rPr>
                <w:lang w:val="en-US"/>
              </w:rPr>
              <w:t xml:space="preserve"> (cpElectronicContract);</w:t>
            </w:r>
          </w:p>
          <w:p w14:paraId="24724BEF" w14:textId="75937D9A" w:rsidR="0032350A" w:rsidRPr="00871EDB" w:rsidRDefault="0032350A" w:rsidP="0032350A">
            <w:pPr>
              <w:pStyle w:val="ad"/>
              <w:numPr>
                <w:ilvl w:val="0"/>
                <w:numId w:val="209"/>
              </w:numPr>
              <w:rPr>
                <w:lang w:val="en-US"/>
              </w:rPr>
            </w:pPr>
            <w:r w:rsidRPr="00871EDB">
              <w:t>поле</w:t>
            </w:r>
            <w:r w:rsidRPr="00871EDB">
              <w:rPr>
                <w:lang w:val="en-US"/>
              </w:rPr>
              <w:t xml:space="preserve"> «</w:t>
            </w:r>
            <w:r w:rsidRPr="00871EDB">
              <w:t>Наименование</w:t>
            </w:r>
            <w:r w:rsidRPr="00871EDB">
              <w:rPr>
                <w:lang w:val="en-US"/>
              </w:rPr>
              <w:t xml:space="preserve"> </w:t>
            </w:r>
            <w:r w:rsidRPr="00871EDB">
              <w:t>объекта</w:t>
            </w:r>
            <w:r w:rsidRPr="00871EDB">
              <w:rPr>
                <w:lang w:val="en-US"/>
              </w:rPr>
              <w:t xml:space="preserve"> </w:t>
            </w:r>
            <w:r w:rsidRPr="00871EDB">
              <w:t>почтовой</w:t>
            </w:r>
            <w:r w:rsidRPr="00871EDB">
              <w:rPr>
                <w:lang w:val="en-US"/>
              </w:rPr>
              <w:t xml:space="preserve"> </w:t>
            </w:r>
            <w:r w:rsidRPr="00871EDB">
              <w:t>связи</w:t>
            </w:r>
            <w:r w:rsidRPr="00871EDB">
              <w:rPr>
                <w:lang w:val="en-US"/>
              </w:rPr>
              <w:t xml:space="preserve">» (suppliersInfo/supplierInfo/legalEntityRF/otherInfo/postAdressInfo/mailFacilityName) </w:t>
            </w:r>
            <w:r w:rsidRPr="00871EDB">
              <w:t>не</w:t>
            </w:r>
            <w:r w:rsidRPr="00871EDB">
              <w:rPr>
                <w:lang w:val="en-US"/>
              </w:rPr>
              <w:t xml:space="preserve"> </w:t>
            </w:r>
            <w:r w:rsidRPr="00871EDB">
              <w:t>заполняется</w:t>
            </w:r>
            <w:r w:rsidRPr="00871EDB">
              <w:rPr>
                <w:lang w:val="en-US"/>
              </w:rPr>
              <w:t>;</w:t>
            </w:r>
          </w:p>
          <w:p w14:paraId="4D6567D7" w14:textId="6192108B" w:rsidR="0032350A" w:rsidRPr="00871EDB" w:rsidRDefault="0032350A" w:rsidP="0032350A">
            <w:pPr>
              <w:pStyle w:val="ad"/>
              <w:numPr>
                <w:ilvl w:val="0"/>
                <w:numId w:val="209"/>
              </w:numPr>
              <w:rPr>
                <w:lang w:val="en-US"/>
              </w:rPr>
            </w:pPr>
            <w:r w:rsidRPr="00871EDB">
              <w:t>поле</w:t>
            </w:r>
            <w:r w:rsidRPr="00871EDB">
              <w:rPr>
                <w:lang w:val="en-US"/>
              </w:rPr>
              <w:t xml:space="preserve"> «</w:t>
            </w:r>
            <w:r w:rsidRPr="00871EDB">
              <w:t>Номер</w:t>
            </w:r>
            <w:r w:rsidRPr="00871EDB">
              <w:rPr>
                <w:lang w:val="en-US"/>
              </w:rPr>
              <w:t xml:space="preserve"> </w:t>
            </w:r>
            <w:r w:rsidRPr="00871EDB">
              <w:t>ячейки</w:t>
            </w:r>
            <w:r w:rsidRPr="00871EDB">
              <w:rPr>
                <w:lang w:val="en-US"/>
              </w:rPr>
              <w:t xml:space="preserve"> </w:t>
            </w:r>
            <w:r w:rsidRPr="00871EDB">
              <w:t>абонементного</w:t>
            </w:r>
            <w:r w:rsidRPr="00871EDB">
              <w:rPr>
                <w:lang w:val="en-US"/>
              </w:rPr>
              <w:t xml:space="preserve"> </w:t>
            </w:r>
            <w:r w:rsidRPr="00871EDB">
              <w:t>почтового</w:t>
            </w:r>
            <w:r w:rsidRPr="00871EDB">
              <w:rPr>
                <w:lang w:val="en-US"/>
              </w:rPr>
              <w:t xml:space="preserve"> </w:t>
            </w:r>
            <w:r w:rsidRPr="00871EDB">
              <w:t>шкафа</w:t>
            </w:r>
            <w:r w:rsidRPr="00871EDB">
              <w:rPr>
                <w:lang w:val="en-US"/>
              </w:rPr>
              <w:t xml:space="preserve">» (suppliersInfo/supplierInfo/legalEntityRF/otherInfo/postAdressInfo/postBoxNumber) </w:t>
            </w:r>
            <w:r w:rsidRPr="00871EDB">
              <w:t>не</w:t>
            </w:r>
            <w:r w:rsidRPr="00871EDB">
              <w:rPr>
                <w:lang w:val="en-US"/>
              </w:rPr>
              <w:t xml:space="preserve"> </w:t>
            </w:r>
            <w:r w:rsidRPr="00871EDB">
              <w:t>заполняется</w:t>
            </w:r>
            <w:r w:rsidRPr="00871EDB">
              <w:rPr>
                <w:lang w:val="en-US"/>
              </w:rPr>
              <w:t>;</w:t>
            </w:r>
          </w:p>
          <w:p w14:paraId="1724A30C" w14:textId="29547B83" w:rsidR="0032350A" w:rsidRPr="00871EDB" w:rsidRDefault="0032350A" w:rsidP="0032350A">
            <w:pPr>
              <w:pStyle w:val="ad"/>
              <w:numPr>
                <w:ilvl w:val="0"/>
                <w:numId w:val="209"/>
              </w:numPr>
              <w:rPr>
                <w:lang w:val="en-US"/>
              </w:rPr>
            </w:pPr>
            <w:r w:rsidRPr="00871EDB">
              <w:t>поле</w:t>
            </w:r>
            <w:r w:rsidRPr="00871EDB">
              <w:rPr>
                <w:lang w:val="en-US"/>
              </w:rPr>
              <w:t xml:space="preserve"> «</w:t>
            </w:r>
            <w:r w:rsidRPr="00871EDB">
              <w:t>Фамилия</w:t>
            </w:r>
            <w:r w:rsidRPr="00871EDB">
              <w:rPr>
                <w:lang w:val="en-US"/>
              </w:rPr>
              <w:t xml:space="preserve">» (suppliersInfo/supplierInfo/legalEntityRF/otherInfo/contactInfo/lastName) </w:t>
            </w:r>
            <w:r w:rsidRPr="00871EDB">
              <w:t>не</w:t>
            </w:r>
            <w:r w:rsidRPr="00871EDB">
              <w:rPr>
                <w:lang w:val="en-US"/>
              </w:rPr>
              <w:t xml:space="preserve"> </w:t>
            </w:r>
            <w:r w:rsidRPr="00871EDB">
              <w:t>заполняется</w:t>
            </w:r>
            <w:r w:rsidRPr="00871EDB">
              <w:rPr>
                <w:lang w:val="en-US"/>
              </w:rPr>
              <w:t>;</w:t>
            </w:r>
          </w:p>
          <w:p w14:paraId="00DC61DB" w14:textId="12B51253" w:rsidR="0032350A" w:rsidRPr="00871EDB" w:rsidRDefault="0032350A" w:rsidP="0032350A">
            <w:pPr>
              <w:pStyle w:val="ad"/>
              <w:numPr>
                <w:ilvl w:val="0"/>
                <w:numId w:val="209"/>
              </w:numPr>
              <w:rPr>
                <w:lang w:val="en-US"/>
              </w:rPr>
            </w:pPr>
            <w:r w:rsidRPr="00871EDB">
              <w:t>поле</w:t>
            </w:r>
            <w:r w:rsidRPr="00871EDB">
              <w:rPr>
                <w:lang w:val="en-US"/>
              </w:rPr>
              <w:t xml:space="preserve"> «</w:t>
            </w:r>
            <w:r w:rsidRPr="00871EDB">
              <w:t>Имя</w:t>
            </w:r>
            <w:r w:rsidRPr="00871EDB">
              <w:rPr>
                <w:lang w:val="en-US"/>
              </w:rPr>
              <w:t xml:space="preserve">» (suppliersInfo/supplierInfo/legalEntityRF/otherInfo/contactInfo/firstName) </w:t>
            </w:r>
            <w:r w:rsidRPr="00871EDB">
              <w:t>не</w:t>
            </w:r>
            <w:r w:rsidRPr="00871EDB">
              <w:rPr>
                <w:lang w:val="en-US"/>
              </w:rPr>
              <w:t xml:space="preserve"> </w:t>
            </w:r>
            <w:r w:rsidRPr="00871EDB">
              <w:t>заполняется</w:t>
            </w:r>
            <w:r w:rsidRPr="00871EDB">
              <w:rPr>
                <w:lang w:val="en-US"/>
              </w:rPr>
              <w:t>;</w:t>
            </w:r>
          </w:p>
          <w:p w14:paraId="549FDA06" w14:textId="45A8D8B5" w:rsidR="0032350A" w:rsidRPr="00871EDB" w:rsidRDefault="0032350A" w:rsidP="0032350A">
            <w:pPr>
              <w:pStyle w:val="ad"/>
              <w:numPr>
                <w:ilvl w:val="0"/>
                <w:numId w:val="209"/>
              </w:numPr>
              <w:rPr>
                <w:lang w:val="en-US"/>
              </w:rPr>
            </w:pPr>
            <w:r w:rsidRPr="00871EDB">
              <w:t>поле</w:t>
            </w:r>
            <w:r w:rsidRPr="00871EDB">
              <w:rPr>
                <w:lang w:val="en-US"/>
              </w:rPr>
              <w:t xml:space="preserve"> «Отчество» (suppliersInfo/supplierInfo/legalEntityRF/otherInfo/contactInfo/middleName) не заполняется;</w:t>
            </w:r>
          </w:p>
          <w:p w14:paraId="10CC940D" w14:textId="710235DE" w:rsidR="0032350A" w:rsidRPr="00871EDB" w:rsidRDefault="0032350A" w:rsidP="0032350A">
            <w:pPr>
              <w:pStyle w:val="ad"/>
              <w:numPr>
                <w:ilvl w:val="0"/>
                <w:numId w:val="209"/>
              </w:numPr>
              <w:rPr>
                <w:lang w:val="en-US"/>
              </w:rPr>
            </w:pPr>
            <w:r w:rsidRPr="00871EDB">
              <w:rPr>
                <w:lang w:val="en-US"/>
              </w:rPr>
              <w:t>поле «E-mail адрес контактного лица» (suppliersInfo/supplierInfo/legalEntityRF/otherInfo/contactEMail) заполняется значением поля «Адрес электронной почты» (participantInfo/legalEntityRFInfo/email) структурированного контракта (cpElectronicContract);</w:t>
            </w:r>
          </w:p>
          <w:p w14:paraId="0DE00099" w14:textId="7CD96C86" w:rsidR="0032350A" w:rsidRPr="00871EDB" w:rsidRDefault="0032350A" w:rsidP="0032350A">
            <w:pPr>
              <w:pStyle w:val="ad"/>
              <w:numPr>
                <w:ilvl w:val="0"/>
                <w:numId w:val="209"/>
              </w:numPr>
              <w:rPr>
                <w:lang w:val="en-US"/>
              </w:rPr>
            </w:pPr>
            <w:r w:rsidRPr="00871EDB">
              <w:rPr>
                <w:lang w:val="en-US"/>
              </w:rPr>
              <w:t>поле «Телефон контактного лица» (suppliersInfo/supplierInfo/legalEntityRF/otherInfo/contactPhone) заполняется значением поля «Телефон» (participantInfo/legalEntityRFInfo/contactPhone) структурированного контракта (cpElectronicContract);</w:t>
            </w:r>
          </w:p>
          <w:p w14:paraId="21115606" w14:textId="3C2539A8" w:rsidR="0032350A" w:rsidRPr="00871EDB" w:rsidRDefault="0032350A" w:rsidP="0032350A">
            <w:pPr>
              <w:pStyle w:val="ad"/>
              <w:numPr>
                <w:ilvl w:val="0"/>
                <w:numId w:val="209"/>
              </w:numPr>
              <w:rPr>
                <w:lang w:val="en-US"/>
              </w:rPr>
            </w:pPr>
            <w:r w:rsidRPr="00871EDB">
              <w:t>поле</w:t>
            </w:r>
            <w:r w:rsidRPr="00871EDB">
              <w:rPr>
                <w:lang w:val="en-US"/>
              </w:rPr>
              <w:t xml:space="preserve"> «</w:t>
            </w:r>
            <w:r w:rsidRPr="00871EDB">
              <w:t>КПП</w:t>
            </w:r>
            <w:r w:rsidRPr="00871EDB">
              <w:rPr>
                <w:lang w:val="en-US"/>
              </w:rPr>
              <w:t xml:space="preserve"> </w:t>
            </w:r>
            <w:r w:rsidRPr="00871EDB">
              <w:t>крупнейшего</w:t>
            </w:r>
            <w:r w:rsidRPr="00871EDB">
              <w:rPr>
                <w:lang w:val="en-US"/>
              </w:rPr>
              <w:t xml:space="preserve"> </w:t>
            </w:r>
            <w:r w:rsidRPr="00871EDB">
              <w:t>налогоплательщика</w:t>
            </w:r>
            <w:r w:rsidRPr="00871EDB">
              <w:rPr>
                <w:lang w:val="en-US"/>
              </w:rPr>
              <w:t xml:space="preserve">» (suppliersInfo/supplierInfo/legalEntityRF/otherInfo/largestTaxpayerKPP) </w:t>
            </w:r>
            <w:r w:rsidRPr="00871EDB">
              <w:t>заполняется</w:t>
            </w:r>
            <w:r w:rsidRPr="00871EDB">
              <w:rPr>
                <w:lang w:val="en-US"/>
              </w:rPr>
              <w:t xml:space="preserve"> </w:t>
            </w:r>
            <w:r w:rsidRPr="00871EDB">
              <w:t>значением</w:t>
            </w:r>
            <w:r w:rsidRPr="00871EDB">
              <w:rPr>
                <w:lang w:val="en-US"/>
              </w:rPr>
              <w:t xml:space="preserve"> </w:t>
            </w:r>
            <w:r w:rsidRPr="00871EDB">
              <w:t>поля</w:t>
            </w:r>
            <w:r w:rsidRPr="00871EDB">
              <w:rPr>
                <w:lang w:val="en-US"/>
              </w:rPr>
              <w:t xml:space="preserve"> «</w:t>
            </w:r>
            <w:r w:rsidRPr="00871EDB">
              <w:t>КПП</w:t>
            </w:r>
            <w:r w:rsidRPr="00871EDB">
              <w:rPr>
                <w:lang w:val="en-US"/>
              </w:rPr>
              <w:t xml:space="preserve"> </w:t>
            </w:r>
            <w:r w:rsidRPr="00871EDB">
              <w:t>крупнейшего</w:t>
            </w:r>
            <w:r w:rsidRPr="00871EDB">
              <w:rPr>
                <w:lang w:val="en-US"/>
              </w:rPr>
              <w:t xml:space="preserve"> </w:t>
            </w:r>
            <w:r w:rsidRPr="00871EDB">
              <w:t>налогоплательщика</w:t>
            </w:r>
            <w:r w:rsidRPr="00871EDB">
              <w:rPr>
                <w:lang w:val="en-US"/>
              </w:rPr>
              <w:t xml:space="preserve">» (participantInfo/legalEntityRFInfo/majorTaxPayerKPP) </w:t>
            </w:r>
            <w:r w:rsidRPr="00871EDB">
              <w:t>структурированного</w:t>
            </w:r>
            <w:r w:rsidRPr="00871EDB">
              <w:rPr>
                <w:lang w:val="en-US"/>
              </w:rPr>
              <w:t xml:space="preserve"> </w:t>
            </w:r>
            <w:r w:rsidRPr="00871EDB">
              <w:t>контракта</w:t>
            </w:r>
            <w:r w:rsidRPr="00871EDB">
              <w:rPr>
                <w:lang w:val="en-US"/>
              </w:rPr>
              <w:t xml:space="preserve"> (cpElectronicContract).</w:t>
            </w:r>
          </w:p>
          <w:p w14:paraId="69910219" w14:textId="77777777" w:rsidR="0032350A" w:rsidRPr="00416FB5" w:rsidRDefault="0032350A" w:rsidP="0032350A">
            <w:pPr>
              <w:pStyle w:val="ad"/>
              <w:rPr>
                <w:lang w:val="en-US"/>
              </w:rPr>
            </w:pPr>
          </w:p>
          <w:p w14:paraId="02C5EFC6" w14:textId="649DFAE5" w:rsidR="0032350A" w:rsidRPr="00B75127" w:rsidRDefault="0032350A" w:rsidP="0032350A">
            <w:pPr>
              <w:pStyle w:val="ad"/>
            </w:pPr>
            <w:r>
              <w:t>Если</w:t>
            </w:r>
            <w:r w:rsidRPr="00B75127">
              <w:t xml:space="preserve"> </w:t>
            </w:r>
            <w:r>
              <w:t>в</w:t>
            </w:r>
            <w:r w:rsidRPr="00B75127">
              <w:t xml:space="preserve"> </w:t>
            </w:r>
            <w:r>
              <w:t>РЭК</w:t>
            </w:r>
            <w:r w:rsidRPr="00B75127">
              <w:t xml:space="preserve"> </w:t>
            </w:r>
            <w:r>
              <w:t>тип</w:t>
            </w:r>
            <w:r w:rsidRPr="00B75127">
              <w:t xml:space="preserve"> </w:t>
            </w:r>
            <w:r>
              <w:t>поставщика</w:t>
            </w:r>
            <w:r w:rsidRPr="00B75127">
              <w:t xml:space="preserve"> «</w:t>
            </w:r>
            <w:r w:rsidRPr="00C54DC9">
              <w:t>Обособленное</w:t>
            </w:r>
            <w:r w:rsidRPr="00B75127">
              <w:t xml:space="preserve"> </w:t>
            </w:r>
            <w:r w:rsidRPr="00C54DC9">
              <w:t>подразделение</w:t>
            </w:r>
            <w:r w:rsidRPr="00B75127">
              <w:t xml:space="preserve"> </w:t>
            </w:r>
            <w:r w:rsidRPr="00C54DC9">
              <w:t>юридического</w:t>
            </w:r>
            <w:r w:rsidRPr="00B75127">
              <w:t xml:space="preserve"> </w:t>
            </w:r>
            <w:r w:rsidRPr="00C54DC9">
              <w:t>лица</w:t>
            </w:r>
            <w:r w:rsidRPr="00B75127">
              <w:t xml:space="preserve"> </w:t>
            </w:r>
            <w:r w:rsidRPr="00C54DC9">
              <w:t>РФ</w:t>
            </w:r>
            <w:r w:rsidRPr="00B75127">
              <w:t xml:space="preserve">», </w:t>
            </w:r>
            <w:r w:rsidRPr="001D4577">
              <w:t>то</w:t>
            </w:r>
            <w:r w:rsidRPr="00B75127">
              <w:t xml:space="preserve"> </w:t>
            </w:r>
            <w:r w:rsidRPr="001D4577">
              <w:t>заполняется</w:t>
            </w:r>
            <w:r w:rsidRPr="00B75127">
              <w:t xml:space="preserve"> 2 </w:t>
            </w:r>
            <w:r w:rsidRPr="001D4577">
              <w:t>блок</w:t>
            </w:r>
            <w:r>
              <w:t>а</w:t>
            </w:r>
            <w:r w:rsidRPr="00B75127">
              <w:t xml:space="preserve"> «</w:t>
            </w:r>
            <w:r w:rsidRPr="001D4577">
              <w:t>Юридическое</w:t>
            </w:r>
            <w:r w:rsidRPr="00B75127">
              <w:t xml:space="preserve"> </w:t>
            </w:r>
            <w:r w:rsidRPr="001D4577">
              <w:t>лицо</w:t>
            </w:r>
            <w:r w:rsidRPr="00B75127">
              <w:t xml:space="preserve"> </w:t>
            </w:r>
            <w:r w:rsidRPr="001D4577">
              <w:t>РФ</w:t>
            </w:r>
            <w:r w:rsidRPr="00B75127">
              <w:t>» (</w:t>
            </w:r>
            <w:r w:rsidRPr="001D4577">
              <w:rPr>
                <w:lang w:val="en-US"/>
              </w:rPr>
              <w:t>suppliersInfo</w:t>
            </w:r>
            <w:r w:rsidRPr="00B75127">
              <w:t>/</w:t>
            </w:r>
            <w:r w:rsidRPr="001D4577">
              <w:rPr>
                <w:lang w:val="en-US"/>
              </w:rPr>
              <w:t>supplierInfo</w:t>
            </w:r>
            <w:r w:rsidRPr="00B75127">
              <w:t>/</w:t>
            </w:r>
            <w:r w:rsidRPr="001D4577">
              <w:rPr>
                <w:lang w:val="en-US"/>
              </w:rPr>
              <w:t>legalEntityRF</w:t>
            </w:r>
            <w:r w:rsidRPr="00B75127">
              <w:t>):</w:t>
            </w:r>
            <w:r w:rsidRPr="00B75127">
              <w:br/>
            </w:r>
          </w:p>
          <w:p w14:paraId="10332120" w14:textId="7DCFE3E2" w:rsidR="0032350A" w:rsidRPr="00B75127" w:rsidRDefault="0032350A" w:rsidP="0032350A">
            <w:pPr>
              <w:pStyle w:val="ad"/>
              <w:numPr>
                <w:ilvl w:val="0"/>
                <w:numId w:val="225"/>
              </w:numPr>
              <w:ind w:left="0" w:firstLine="23"/>
            </w:pPr>
            <w:r>
              <w:t>блок</w:t>
            </w:r>
            <w:r w:rsidRPr="00B75127">
              <w:t xml:space="preserve"> </w:t>
            </w:r>
            <w:r>
              <w:t>в</w:t>
            </w:r>
            <w:r w:rsidRPr="00B75127">
              <w:t xml:space="preserve"> </w:t>
            </w:r>
            <w:r>
              <w:t>РЭК</w:t>
            </w:r>
            <w:r w:rsidRPr="00B75127">
              <w:t xml:space="preserve"> «</w:t>
            </w:r>
            <w:r>
              <w:t>Сведения</w:t>
            </w:r>
            <w:r w:rsidRPr="00B75127">
              <w:t xml:space="preserve"> </w:t>
            </w:r>
            <w:r>
              <w:t>об</w:t>
            </w:r>
            <w:r w:rsidRPr="00B75127">
              <w:t xml:space="preserve"> </w:t>
            </w:r>
            <w:r>
              <w:t>ЮЛ</w:t>
            </w:r>
            <w:r w:rsidRPr="00B75127">
              <w:t xml:space="preserve"> </w:t>
            </w:r>
            <w:r>
              <w:t>РФ</w:t>
            </w:r>
            <w:r w:rsidRPr="00B75127">
              <w:t xml:space="preserve"> </w:t>
            </w:r>
            <w:r>
              <w:t>обособленного</w:t>
            </w:r>
            <w:r w:rsidRPr="00B75127">
              <w:t xml:space="preserve"> </w:t>
            </w:r>
            <w:r>
              <w:t>подразделения</w:t>
            </w:r>
            <w:r w:rsidRPr="00B75127">
              <w:t>» (</w:t>
            </w:r>
            <w:r w:rsidRPr="00C35C9E">
              <w:rPr>
                <w:lang w:val="en-US"/>
              </w:rPr>
              <w:t>participantInfo</w:t>
            </w:r>
            <w:r w:rsidRPr="00B75127">
              <w:t>/</w:t>
            </w:r>
            <w:r w:rsidRPr="00C35C9E">
              <w:rPr>
                <w:lang w:val="en-US"/>
              </w:rPr>
              <w:t>filialLegalEntityRFInfo</w:t>
            </w:r>
            <w:r w:rsidRPr="00B75127">
              <w:t>/</w:t>
            </w:r>
            <w:r w:rsidRPr="00C35C9E">
              <w:rPr>
                <w:lang w:val="en-US"/>
              </w:rPr>
              <w:t>legalEntityInfo</w:t>
            </w:r>
            <w:r w:rsidRPr="00B75127">
              <w:t xml:space="preserve">) </w:t>
            </w:r>
            <w:r>
              <w:t>заполняется</w:t>
            </w:r>
            <w:r w:rsidRPr="00B75127">
              <w:t xml:space="preserve"> </w:t>
            </w:r>
            <w:r>
              <w:t>в</w:t>
            </w:r>
            <w:r w:rsidRPr="00B75127">
              <w:t xml:space="preserve"> </w:t>
            </w:r>
            <w:r>
              <w:t>блок</w:t>
            </w:r>
            <w:r w:rsidRPr="00B75127">
              <w:t xml:space="preserve"> «</w:t>
            </w:r>
            <w:r w:rsidRPr="001D4577">
              <w:t>Юридическое</w:t>
            </w:r>
            <w:r w:rsidRPr="00B75127">
              <w:t xml:space="preserve"> </w:t>
            </w:r>
            <w:r w:rsidRPr="001D4577">
              <w:t>лицо</w:t>
            </w:r>
            <w:r w:rsidRPr="00B75127">
              <w:t xml:space="preserve"> </w:t>
            </w:r>
            <w:r w:rsidRPr="001D4577">
              <w:t>РФ</w:t>
            </w:r>
            <w:r w:rsidRPr="00B75127">
              <w:t>» (</w:t>
            </w:r>
            <w:r w:rsidRPr="001D4577">
              <w:rPr>
                <w:lang w:val="en-US"/>
              </w:rPr>
              <w:t>suppliersInfo</w:t>
            </w:r>
            <w:r w:rsidRPr="00B75127">
              <w:t>/</w:t>
            </w:r>
            <w:r w:rsidRPr="001D4577">
              <w:rPr>
                <w:lang w:val="en-US"/>
              </w:rPr>
              <w:t>supplierInfo</w:t>
            </w:r>
            <w:r w:rsidRPr="00B75127">
              <w:t>/</w:t>
            </w:r>
            <w:r w:rsidRPr="001D4577">
              <w:rPr>
                <w:lang w:val="en-US"/>
              </w:rPr>
              <w:t>legalEntityRF</w:t>
            </w:r>
            <w:r w:rsidRPr="00B75127">
              <w:t xml:space="preserve">) </w:t>
            </w:r>
            <w:r>
              <w:t>по</w:t>
            </w:r>
            <w:r w:rsidRPr="00B75127">
              <w:t xml:space="preserve"> </w:t>
            </w:r>
            <w:r>
              <w:t>правилам</w:t>
            </w:r>
            <w:r w:rsidRPr="00B75127">
              <w:t xml:space="preserve"> </w:t>
            </w:r>
            <w:r>
              <w:t>приема</w:t>
            </w:r>
            <w:r w:rsidRPr="00B75127">
              <w:t xml:space="preserve"> </w:t>
            </w:r>
            <w:r>
              <w:t>из</w:t>
            </w:r>
            <w:r w:rsidRPr="00B75127">
              <w:t xml:space="preserve"> </w:t>
            </w:r>
            <w:r>
              <w:t>РЭК</w:t>
            </w:r>
            <w:r w:rsidRPr="00B75127">
              <w:t xml:space="preserve"> </w:t>
            </w:r>
            <w:r>
              <w:t>типа</w:t>
            </w:r>
            <w:r w:rsidRPr="00B75127">
              <w:t xml:space="preserve"> </w:t>
            </w:r>
            <w:r>
              <w:t>поставщика</w:t>
            </w:r>
            <w:r w:rsidRPr="00B75127">
              <w:t xml:space="preserve"> «</w:t>
            </w:r>
            <w:r w:rsidRPr="00DA44C3">
              <w:t>Юридическое</w:t>
            </w:r>
            <w:r w:rsidRPr="00B75127">
              <w:t xml:space="preserve"> </w:t>
            </w:r>
            <w:r w:rsidRPr="00DA44C3">
              <w:t>лицо</w:t>
            </w:r>
            <w:r w:rsidRPr="00B75127">
              <w:t xml:space="preserve"> </w:t>
            </w:r>
            <w:r w:rsidRPr="00DA44C3">
              <w:t>РФ</w:t>
            </w:r>
            <w:r w:rsidRPr="00B75127">
              <w:t>».</w:t>
            </w:r>
          </w:p>
          <w:p w14:paraId="247EB7BD" w14:textId="1C034162" w:rsidR="0032350A" w:rsidRPr="00B75127" w:rsidRDefault="0032350A" w:rsidP="0032350A">
            <w:pPr>
              <w:pStyle w:val="ad"/>
              <w:numPr>
                <w:ilvl w:val="0"/>
                <w:numId w:val="225"/>
              </w:numPr>
              <w:ind w:left="0" w:firstLine="23"/>
            </w:pPr>
            <w:r>
              <w:lastRenderedPageBreak/>
              <w:t>блок</w:t>
            </w:r>
            <w:r w:rsidRPr="00B75127">
              <w:t xml:space="preserve"> </w:t>
            </w:r>
            <w:r>
              <w:t>в</w:t>
            </w:r>
            <w:r w:rsidRPr="00B75127">
              <w:t xml:space="preserve"> </w:t>
            </w:r>
            <w:r>
              <w:t>РЭК</w:t>
            </w:r>
            <w:r w:rsidRPr="00B75127">
              <w:t xml:space="preserve"> «</w:t>
            </w:r>
            <w:r>
              <w:t>Сведения</w:t>
            </w:r>
            <w:r w:rsidRPr="00B75127">
              <w:t xml:space="preserve"> </w:t>
            </w:r>
            <w:r>
              <w:t>об</w:t>
            </w:r>
            <w:r w:rsidRPr="00B75127">
              <w:t xml:space="preserve"> </w:t>
            </w:r>
            <w:r>
              <w:t>обособленном</w:t>
            </w:r>
            <w:r w:rsidRPr="00B75127">
              <w:t xml:space="preserve"> </w:t>
            </w:r>
            <w:r>
              <w:t>подразделении</w:t>
            </w:r>
            <w:r w:rsidRPr="00B75127">
              <w:t xml:space="preserve"> </w:t>
            </w:r>
            <w:r>
              <w:t>ЮЛ</w:t>
            </w:r>
            <w:r w:rsidRPr="00B75127">
              <w:t xml:space="preserve"> </w:t>
            </w:r>
            <w:r>
              <w:t>РФ</w:t>
            </w:r>
            <w:r w:rsidRPr="00B75127">
              <w:t>» (</w:t>
            </w:r>
            <w:r w:rsidRPr="000F7469">
              <w:rPr>
                <w:lang w:val="en-US"/>
              </w:rPr>
              <w:t>participantInfo</w:t>
            </w:r>
            <w:r w:rsidRPr="00B75127">
              <w:t>/</w:t>
            </w:r>
            <w:r w:rsidRPr="000F7469">
              <w:rPr>
                <w:lang w:val="en-US"/>
              </w:rPr>
              <w:t>filialLegalEntityRFInfo</w:t>
            </w:r>
            <w:r w:rsidRPr="00B75127">
              <w:t>/</w:t>
            </w:r>
            <w:r w:rsidRPr="000F7469">
              <w:rPr>
                <w:lang w:val="en-US"/>
              </w:rPr>
              <w:t>filialInfo</w:t>
            </w:r>
            <w:r w:rsidRPr="00B75127">
              <w:t xml:space="preserve">) </w:t>
            </w:r>
            <w:r>
              <w:t>в</w:t>
            </w:r>
            <w:r w:rsidRPr="00B75127">
              <w:t xml:space="preserve"> </w:t>
            </w:r>
            <w:r>
              <w:t>блок</w:t>
            </w:r>
            <w:r w:rsidRPr="00B75127">
              <w:t xml:space="preserve"> «</w:t>
            </w:r>
            <w:r w:rsidRPr="001D4577">
              <w:t>Юридическое</w:t>
            </w:r>
            <w:r w:rsidRPr="00B75127">
              <w:t xml:space="preserve"> </w:t>
            </w:r>
            <w:r w:rsidRPr="001D4577">
              <w:t>лицо</w:t>
            </w:r>
            <w:r w:rsidRPr="00B75127">
              <w:t xml:space="preserve"> </w:t>
            </w:r>
            <w:r w:rsidRPr="001D4577">
              <w:t>РФ</w:t>
            </w:r>
            <w:r w:rsidRPr="00B75127">
              <w:t>» (</w:t>
            </w:r>
            <w:r w:rsidRPr="001D4577">
              <w:rPr>
                <w:lang w:val="en-US"/>
              </w:rPr>
              <w:t>suppliersInfo</w:t>
            </w:r>
            <w:r w:rsidRPr="00B75127">
              <w:t>/</w:t>
            </w:r>
            <w:r w:rsidRPr="001D4577">
              <w:rPr>
                <w:lang w:val="en-US"/>
              </w:rPr>
              <w:t>supplierInfo</w:t>
            </w:r>
            <w:r w:rsidRPr="00B75127">
              <w:t>/</w:t>
            </w:r>
            <w:r w:rsidRPr="001D4577">
              <w:rPr>
                <w:lang w:val="en-US"/>
              </w:rPr>
              <w:t>legalEntityRF</w:t>
            </w:r>
            <w:r w:rsidRPr="00B75127">
              <w:t>)</w:t>
            </w:r>
            <w:r>
              <w:t>:</w:t>
            </w:r>
          </w:p>
          <w:p w14:paraId="2C5B9093" w14:textId="18F16D15" w:rsidR="0032350A" w:rsidRPr="00931D75" w:rsidRDefault="0032350A" w:rsidP="0032350A">
            <w:pPr>
              <w:pStyle w:val="ad"/>
              <w:numPr>
                <w:ilvl w:val="0"/>
                <w:numId w:val="209"/>
              </w:numPr>
              <w:rPr>
                <w:lang w:val="en-US"/>
              </w:rPr>
            </w:pPr>
            <w:r w:rsidRPr="001D4577">
              <w:t>поле</w:t>
            </w:r>
            <w:r w:rsidRPr="00931D75">
              <w:rPr>
                <w:lang w:val="en-US"/>
              </w:rPr>
              <w:t xml:space="preserve"> «</w:t>
            </w:r>
            <w:r w:rsidRPr="001D4577">
              <w:t>ОГРН</w:t>
            </w:r>
            <w:r w:rsidRPr="00931D75">
              <w:rPr>
                <w:lang w:val="en-US"/>
              </w:rPr>
              <w:t>» (</w:t>
            </w:r>
            <w:r w:rsidRPr="001D4577">
              <w:rPr>
                <w:lang w:val="en-US"/>
              </w:rPr>
              <w:t>suppliersInfo</w:t>
            </w:r>
            <w:r w:rsidRPr="00931D75">
              <w:rPr>
                <w:lang w:val="en-US"/>
              </w:rPr>
              <w:t>/</w:t>
            </w:r>
            <w:r w:rsidRPr="001D4577">
              <w:rPr>
                <w:lang w:val="en-US"/>
              </w:rPr>
              <w:t>supplierInfo</w:t>
            </w:r>
            <w:r w:rsidRPr="00931D75">
              <w:rPr>
                <w:lang w:val="en-US"/>
              </w:rPr>
              <w:t>/</w:t>
            </w:r>
            <w:r w:rsidRPr="001D4577">
              <w:rPr>
                <w:lang w:val="en-US"/>
              </w:rPr>
              <w:t>legalEntityRF</w:t>
            </w:r>
            <w:r w:rsidRPr="00931D75">
              <w:rPr>
                <w:lang w:val="en-US"/>
              </w:rPr>
              <w:t>/</w:t>
            </w:r>
            <w:r w:rsidRPr="001D4577">
              <w:rPr>
                <w:lang w:val="en-US"/>
              </w:rPr>
              <w:t>EGRULInfo</w:t>
            </w:r>
            <w:r w:rsidRPr="00931D75">
              <w:rPr>
                <w:lang w:val="en-US"/>
              </w:rPr>
              <w:t>/</w:t>
            </w:r>
            <w:r w:rsidRPr="001D4577">
              <w:rPr>
                <w:lang w:val="en-US"/>
              </w:rPr>
              <w:t>OGRN</w:t>
            </w:r>
            <w:r w:rsidRPr="00931D75">
              <w:rPr>
                <w:lang w:val="en-US"/>
              </w:rPr>
              <w:t xml:space="preserve">) </w:t>
            </w:r>
            <w:r>
              <w:t>не</w:t>
            </w:r>
            <w:r w:rsidRPr="00931D75">
              <w:rPr>
                <w:lang w:val="en-US"/>
              </w:rPr>
              <w:t xml:space="preserve"> </w:t>
            </w:r>
            <w:r w:rsidRPr="001D4577">
              <w:t>заполняется</w:t>
            </w:r>
            <w:r w:rsidRPr="00931D75">
              <w:rPr>
                <w:lang w:val="en-US"/>
              </w:rPr>
              <w:t xml:space="preserve">; </w:t>
            </w:r>
          </w:p>
          <w:p w14:paraId="4FC612BF" w14:textId="77777777" w:rsidR="0032350A" w:rsidRPr="00931D75" w:rsidRDefault="0032350A" w:rsidP="0032350A">
            <w:pPr>
              <w:pStyle w:val="ad"/>
              <w:numPr>
                <w:ilvl w:val="0"/>
                <w:numId w:val="209"/>
              </w:numPr>
              <w:rPr>
                <w:lang w:val="en-US"/>
              </w:rPr>
            </w:pPr>
            <w:r w:rsidRPr="001D4577">
              <w:t>поле</w:t>
            </w:r>
            <w:r w:rsidRPr="00931D75">
              <w:rPr>
                <w:lang w:val="en-US"/>
              </w:rPr>
              <w:t xml:space="preserve"> «</w:t>
            </w:r>
            <w:r w:rsidRPr="001D4577">
              <w:t>Код</w:t>
            </w:r>
            <w:r w:rsidRPr="00931D75">
              <w:rPr>
                <w:lang w:val="en-US"/>
              </w:rPr>
              <w:t xml:space="preserve"> </w:t>
            </w:r>
            <w:r w:rsidRPr="001D4577">
              <w:t>организационно</w:t>
            </w:r>
            <w:r w:rsidRPr="00931D75">
              <w:rPr>
                <w:lang w:val="en-US"/>
              </w:rPr>
              <w:t>-</w:t>
            </w:r>
            <w:r w:rsidRPr="001D4577">
              <w:t>правовой</w:t>
            </w:r>
            <w:r w:rsidRPr="00931D75">
              <w:rPr>
                <w:lang w:val="en-US"/>
              </w:rPr>
              <w:t xml:space="preserve"> </w:t>
            </w:r>
            <w:r w:rsidRPr="001D4577">
              <w:t>формы</w:t>
            </w:r>
            <w:r w:rsidRPr="00931D75">
              <w:rPr>
                <w:lang w:val="en-US"/>
              </w:rPr>
              <w:t>» (</w:t>
            </w:r>
            <w:r w:rsidRPr="001D4577">
              <w:rPr>
                <w:lang w:val="en-US"/>
              </w:rPr>
              <w:t>suppliersInfo</w:t>
            </w:r>
            <w:r w:rsidRPr="00931D75">
              <w:rPr>
                <w:lang w:val="en-US"/>
              </w:rPr>
              <w:t>/</w:t>
            </w:r>
            <w:r w:rsidRPr="001D4577">
              <w:rPr>
                <w:lang w:val="en-US"/>
              </w:rPr>
              <w:t>supplierInfo</w:t>
            </w:r>
            <w:r w:rsidRPr="00931D75">
              <w:rPr>
                <w:lang w:val="en-US"/>
              </w:rPr>
              <w:t>/</w:t>
            </w:r>
            <w:r w:rsidRPr="001D4577">
              <w:rPr>
                <w:lang w:val="en-US"/>
              </w:rPr>
              <w:t>legalEntityRF</w:t>
            </w:r>
            <w:r w:rsidRPr="00931D75">
              <w:rPr>
                <w:lang w:val="en-US"/>
              </w:rPr>
              <w:t>/</w:t>
            </w:r>
            <w:r w:rsidRPr="001D4577">
              <w:rPr>
                <w:lang w:val="en-US"/>
              </w:rPr>
              <w:t>EGRULInfo</w:t>
            </w:r>
            <w:r w:rsidRPr="00931D75">
              <w:rPr>
                <w:lang w:val="en-US"/>
              </w:rPr>
              <w:t>/</w:t>
            </w:r>
            <w:r w:rsidRPr="001D4577">
              <w:rPr>
                <w:lang w:val="en-US"/>
              </w:rPr>
              <w:t>legalForm</w:t>
            </w:r>
            <w:r w:rsidRPr="00931D75">
              <w:rPr>
                <w:lang w:val="en-US"/>
              </w:rPr>
              <w:t>/</w:t>
            </w:r>
            <w:r w:rsidRPr="001D4577">
              <w:rPr>
                <w:lang w:val="en-US"/>
              </w:rPr>
              <w:t>code</w:t>
            </w:r>
            <w:r w:rsidRPr="00931D75">
              <w:rPr>
                <w:lang w:val="en-US"/>
              </w:rPr>
              <w:t xml:space="preserve">) </w:t>
            </w:r>
            <w:r w:rsidRPr="001D4577">
              <w:t>не</w:t>
            </w:r>
            <w:r w:rsidRPr="00931D75">
              <w:rPr>
                <w:lang w:val="en-US"/>
              </w:rPr>
              <w:t xml:space="preserve"> </w:t>
            </w:r>
            <w:r w:rsidRPr="001D4577">
              <w:t>заполняется</w:t>
            </w:r>
            <w:r w:rsidRPr="00931D75">
              <w:rPr>
                <w:lang w:val="en-US"/>
              </w:rPr>
              <w:t>;</w:t>
            </w:r>
          </w:p>
          <w:p w14:paraId="7CC9FDD4" w14:textId="77777777" w:rsidR="0032350A" w:rsidRPr="00931D75" w:rsidRDefault="0032350A" w:rsidP="0032350A">
            <w:pPr>
              <w:pStyle w:val="ad"/>
              <w:numPr>
                <w:ilvl w:val="0"/>
                <w:numId w:val="209"/>
              </w:numPr>
              <w:rPr>
                <w:lang w:val="en-US"/>
              </w:rPr>
            </w:pPr>
            <w:r w:rsidRPr="001D4577">
              <w:t>поле</w:t>
            </w:r>
            <w:r w:rsidRPr="00931D75">
              <w:rPr>
                <w:lang w:val="en-US"/>
              </w:rPr>
              <w:t xml:space="preserve"> «</w:t>
            </w:r>
            <w:r w:rsidRPr="001D4577">
              <w:t>Наименование</w:t>
            </w:r>
            <w:r w:rsidRPr="00931D75">
              <w:rPr>
                <w:lang w:val="en-US"/>
              </w:rPr>
              <w:t xml:space="preserve"> </w:t>
            </w:r>
            <w:r w:rsidRPr="001D4577">
              <w:t>в</w:t>
            </w:r>
            <w:r w:rsidRPr="00931D75">
              <w:rPr>
                <w:lang w:val="en-US"/>
              </w:rPr>
              <w:t xml:space="preserve"> </w:t>
            </w:r>
            <w:r w:rsidRPr="001D4577">
              <w:t>единственном</w:t>
            </w:r>
            <w:r w:rsidRPr="00931D75">
              <w:rPr>
                <w:lang w:val="en-US"/>
              </w:rPr>
              <w:t xml:space="preserve"> </w:t>
            </w:r>
            <w:r w:rsidRPr="001D4577">
              <w:t>числе</w:t>
            </w:r>
            <w:r w:rsidRPr="00931D75">
              <w:rPr>
                <w:lang w:val="en-US"/>
              </w:rPr>
              <w:t>» (</w:t>
            </w:r>
            <w:r w:rsidRPr="001D4577">
              <w:rPr>
                <w:lang w:val="en-US"/>
              </w:rPr>
              <w:t>suppliersInfo</w:t>
            </w:r>
            <w:r w:rsidRPr="00931D75">
              <w:rPr>
                <w:lang w:val="en-US"/>
              </w:rPr>
              <w:t>/</w:t>
            </w:r>
            <w:r w:rsidRPr="001D4577">
              <w:rPr>
                <w:lang w:val="en-US"/>
              </w:rPr>
              <w:t>supplierInfo</w:t>
            </w:r>
            <w:r w:rsidRPr="00931D75">
              <w:rPr>
                <w:lang w:val="en-US"/>
              </w:rPr>
              <w:t>/</w:t>
            </w:r>
            <w:r w:rsidRPr="001D4577">
              <w:rPr>
                <w:lang w:val="en-US"/>
              </w:rPr>
              <w:t>legalEntityRF</w:t>
            </w:r>
            <w:r w:rsidRPr="00931D75">
              <w:rPr>
                <w:lang w:val="en-US"/>
              </w:rPr>
              <w:t>/</w:t>
            </w:r>
            <w:r w:rsidRPr="001D4577">
              <w:rPr>
                <w:lang w:val="en-US"/>
              </w:rPr>
              <w:t>EGRULInfo</w:t>
            </w:r>
            <w:r w:rsidRPr="00931D75">
              <w:rPr>
                <w:lang w:val="en-US"/>
              </w:rPr>
              <w:t>/</w:t>
            </w:r>
            <w:r w:rsidRPr="001D4577">
              <w:rPr>
                <w:lang w:val="en-US"/>
              </w:rPr>
              <w:t>legalForm</w:t>
            </w:r>
            <w:r w:rsidRPr="00931D75">
              <w:rPr>
                <w:lang w:val="en-US"/>
              </w:rPr>
              <w:t>/</w:t>
            </w:r>
            <w:r w:rsidRPr="001D4577">
              <w:rPr>
                <w:lang w:val="en-US"/>
              </w:rPr>
              <w:t>singularName</w:t>
            </w:r>
            <w:r w:rsidRPr="00931D75">
              <w:rPr>
                <w:lang w:val="en-US"/>
              </w:rPr>
              <w:t xml:space="preserve">) </w:t>
            </w:r>
            <w:r w:rsidRPr="001D4577">
              <w:t>не</w:t>
            </w:r>
            <w:r w:rsidRPr="00931D75">
              <w:rPr>
                <w:lang w:val="en-US"/>
              </w:rPr>
              <w:t xml:space="preserve"> </w:t>
            </w:r>
            <w:r w:rsidRPr="001D4577">
              <w:t>заполняется</w:t>
            </w:r>
            <w:r w:rsidRPr="00931D75">
              <w:rPr>
                <w:lang w:val="en-US"/>
              </w:rPr>
              <w:t>;</w:t>
            </w:r>
          </w:p>
          <w:p w14:paraId="6C1BA30D" w14:textId="36FA0A84" w:rsidR="0032350A" w:rsidRPr="00931D75" w:rsidRDefault="0032350A" w:rsidP="0032350A">
            <w:pPr>
              <w:pStyle w:val="ad"/>
              <w:numPr>
                <w:ilvl w:val="0"/>
                <w:numId w:val="209"/>
              </w:numPr>
              <w:rPr>
                <w:lang w:val="en-US"/>
              </w:rPr>
            </w:pPr>
            <w:r w:rsidRPr="001D4577">
              <w:t>поле</w:t>
            </w:r>
            <w:r w:rsidRPr="00931D75">
              <w:rPr>
                <w:lang w:val="en-US"/>
              </w:rPr>
              <w:t xml:space="preserve"> «</w:t>
            </w:r>
            <w:r w:rsidRPr="001D4577">
              <w:t>Полное</w:t>
            </w:r>
            <w:r w:rsidRPr="00931D75">
              <w:rPr>
                <w:lang w:val="en-US"/>
              </w:rPr>
              <w:t xml:space="preserve"> </w:t>
            </w:r>
            <w:r w:rsidRPr="001D4577">
              <w:t>наименование</w:t>
            </w:r>
            <w:r w:rsidRPr="00931D75">
              <w:rPr>
                <w:lang w:val="en-US"/>
              </w:rPr>
              <w:t>» (</w:t>
            </w:r>
            <w:r w:rsidRPr="001D4577">
              <w:rPr>
                <w:lang w:val="en-US"/>
              </w:rPr>
              <w:t>suppliersInfo</w:t>
            </w:r>
            <w:r w:rsidRPr="00931D75">
              <w:rPr>
                <w:lang w:val="en-US"/>
              </w:rPr>
              <w:t>/</w:t>
            </w:r>
            <w:r w:rsidRPr="001D4577">
              <w:rPr>
                <w:lang w:val="en-US"/>
              </w:rPr>
              <w:t>supplierInfo</w:t>
            </w:r>
            <w:r w:rsidRPr="00931D75">
              <w:rPr>
                <w:lang w:val="en-US"/>
              </w:rPr>
              <w:t>/</w:t>
            </w:r>
            <w:r w:rsidRPr="001D4577">
              <w:rPr>
                <w:lang w:val="en-US"/>
              </w:rPr>
              <w:t>legalEntityRF</w:t>
            </w:r>
            <w:r w:rsidRPr="00931D75">
              <w:rPr>
                <w:lang w:val="en-US"/>
              </w:rPr>
              <w:t>/</w:t>
            </w:r>
            <w:r w:rsidRPr="001D4577">
              <w:rPr>
                <w:lang w:val="en-US"/>
              </w:rPr>
              <w:t>EGRULInfo</w:t>
            </w:r>
            <w:r w:rsidRPr="00931D75">
              <w:rPr>
                <w:lang w:val="en-US"/>
              </w:rPr>
              <w:t>/</w:t>
            </w:r>
            <w:r w:rsidRPr="001D4577">
              <w:rPr>
                <w:lang w:val="en-US"/>
              </w:rPr>
              <w:t>fullName</w:t>
            </w:r>
            <w:r w:rsidRPr="00931D75">
              <w:rPr>
                <w:lang w:val="en-US"/>
              </w:rPr>
              <w:t xml:space="preserve">) </w:t>
            </w:r>
            <w:r w:rsidRPr="001D4577">
              <w:t>заполняется</w:t>
            </w:r>
            <w:r w:rsidRPr="00931D75">
              <w:rPr>
                <w:lang w:val="en-US"/>
              </w:rPr>
              <w:t xml:space="preserve"> </w:t>
            </w:r>
            <w:r w:rsidRPr="001D4577">
              <w:t>значением</w:t>
            </w:r>
            <w:r w:rsidRPr="00931D75">
              <w:rPr>
                <w:lang w:val="en-US"/>
              </w:rPr>
              <w:t xml:space="preserve"> </w:t>
            </w:r>
            <w:r w:rsidRPr="001D4577">
              <w:t>поля</w:t>
            </w:r>
            <w:r w:rsidRPr="00931D75">
              <w:rPr>
                <w:lang w:val="en-US"/>
              </w:rPr>
              <w:t xml:space="preserve"> «</w:t>
            </w:r>
            <w:r w:rsidRPr="001D4577">
              <w:t>Полное</w:t>
            </w:r>
            <w:r w:rsidRPr="00931D75">
              <w:rPr>
                <w:lang w:val="en-US"/>
              </w:rPr>
              <w:t xml:space="preserve"> </w:t>
            </w:r>
            <w:r w:rsidRPr="001D4577">
              <w:t>наименование</w:t>
            </w:r>
            <w:r w:rsidRPr="00931D75">
              <w:rPr>
                <w:lang w:val="en-US"/>
              </w:rPr>
              <w:t xml:space="preserve"> </w:t>
            </w:r>
            <w:r w:rsidRPr="001D4577">
              <w:t>организации</w:t>
            </w:r>
            <w:r w:rsidRPr="00931D75">
              <w:rPr>
                <w:lang w:val="en-US"/>
              </w:rPr>
              <w:t>» (</w:t>
            </w:r>
            <w:r w:rsidRPr="001D4577">
              <w:rPr>
                <w:lang w:val="en-US"/>
              </w:rPr>
              <w:t>participantInfo</w:t>
            </w:r>
            <w:r w:rsidRPr="00931D75">
              <w:rPr>
                <w:lang w:val="en-US"/>
              </w:rPr>
              <w:t>/</w:t>
            </w:r>
            <w:r w:rsidRPr="00F90247">
              <w:rPr>
                <w:lang w:val="en-US"/>
              </w:rPr>
              <w:t>filialLegalEntityRFInfo</w:t>
            </w:r>
            <w:r w:rsidRPr="00931D75">
              <w:rPr>
                <w:lang w:val="en-US"/>
              </w:rPr>
              <w:t>/</w:t>
            </w:r>
            <w:r w:rsidRPr="00F90247">
              <w:rPr>
                <w:lang w:val="en-US"/>
              </w:rPr>
              <w:t>legalEntityInfo</w:t>
            </w:r>
            <w:r w:rsidRPr="00931D75">
              <w:rPr>
                <w:lang w:val="en-US"/>
              </w:rPr>
              <w:t>/</w:t>
            </w:r>
            <w:r w:rsidRPr="001D4577">
              <w:rPr>
                <w:lang w:val="en-US"/>
              </w:rPr>
              <w:t>fullName</w:t>
            </w:r>
            <w:r w:rsidRPr="00931D75">
              <w:rPr>
                <w:lang w:val="en-US"/>
              </w:rPr>
              <w:t xml:space="preserve">) </w:t>
            </w:r>
            <w:r w:rsidRPr="001D4577">
              <w:t>структурированного</w:t>
            </w:r>
            <w:r w:rsidRPr="00931D75">
              <w:rPr>
                <w:lang w:val="en-US"/>
              </w:rPr>
              <w:t xml:space="preserve"> </w:t>
            </w:r>
            <w:r w:rsidRPr="001D4577">
              <w:t>контракта</w:t>
            </w:r>
            <w:r w:rsidRPr="00931D75">
              <w:rPr>
                <w:lang w:val="en-US"/>
              </w:rPr>
              <w:t xml:space="preserve"> (</w:t>
            </w:r>
            <w:r w:rsidRPr="001D4577">
              <w:rPr>
                <w:lang w:val="en-US"/>
              </w:rPr>
              <w:t>cpElectronicContract</w:t>
            </w:r>
            <w:r w:rsidRPr="00931D75">
              <w:rPr>
                <w:lang w:val="en-US"/>
              </w:rPr>
              <w:t>);</w:t>
            </w:r>
          </w:p>
          <w:p w14:paraId="7B4B1F6F" w14:textId="3E4F4EE6" w:rsidR="0032350A" w:rsidRPr="00931D75" w:rsidRDefault="0032350A" w:rsidP="0032350A">
            <w:pPr>
              <w:pStyle w:val="ad"/>
              <w:numPr>
                <w:ilvl w:val="0"/>
                <w:numId w:val="209"/>
              </w:numPr>
              <w:rPr>
                <w:lang w:val="en-US"/>
              </w:rPr>
            </w:pPr>
            <w:r w:rsidRPr="001D4577">
              <w:t>поле</w:t>
            </w:r>
            <w:r w:rsidRPr="00931D75">
              <w:rPr>
                <w:lang w:val="en-US"/>
              </w:rPr>
              <w:t xml:space="preserve"> «</w:t>
            </w:r>
            <w:r w:rsidRPr="001D4577">
              <w:t>Сокращенное</w:t>
            </w:r>
            <w:r w:rsidRPr="00931D75">
              <w:rPr>
                <w:lang w:val="en-US"/>
              </w:rPr>
              <w:t xml:space="preserve"> </w:t>
            </w:r>
            <w:r w:rsidRPr="001D4577">
              <w:t>наименование</w:t>
            </w:r>
            <w:r w:rsidRPr="00931D75">
              <w:rPr>
                <w:lang w:val="en-US"/>
              </w:rPr>
              <w:t>» (</w:t>
            </w:r>
            <w:r w:rsidRPr="001D4577">
              <w:rPr>
                <w:lang w:val="en-US"/>
              </w:rPr>
              <w:t>suppliersInfo</w:t>
            </w:r>
            <w:r w:rsidRPr="00931D75">
              <w:rPr>
                <w:lang w:val="en-US"/>
              </w:rPr>
              <w:t>/</w:t>
            </w:r>
            <w:r w:rsidRPr="001D4577">
              <w:rPr>
                <w:lang w:val="en-US"/>
              </w:rPr>
              <w:t>supplierInfo</w:t>
            </w:r>
            <w:r w:rsidRPr="00931D75">
              <w:rPr>
                <w:lang w:val="en-US"/>
              </w:rPr>
              <w:t>/</w:t>
            </w:r>
            <w:r w:rsidRPr="001D4577">
              <w:rPr>
                <w:lang w:val="en-US"/>
              </w:rPr>
              <w:t>legalEntityRF</w:t>
            </w:r>
            <w:r w:rsidRPr="00931D75">
              <w:rPr>
                <w:lang w:val="en-US"/>
              </w:rPr>
              <w:t>/</w:t>
            </w:r>
            <w:r w:rsidRPr="001D4577">
              <w:rPr>
                <w:lang w:val="en-US"/>
              </w:rPr>
              <w:t>EGRULInfo</w:t>
            </w:r>
            <w:r w:rsidRPr="00931D75">
              <w:rPr>
                <w:lang w:val="en-US"/>
              </w:rPr>
              <w:t>/</w:t>
            </w:r>
            <w:r w:rsidRPr="001D4577">
              <w:rPr>
                <w:lang w:val="en-US"/>
              </w:rPr>
              <w:t>shortName</w:t>
            </w:r>
            <w:r w:rsidRPr="00931D75">
              <w:rPr>
                <w:lang w:val="en-US"/>
              </w:rPr>
              <w:t xml:space="preserve">) </w:t>
            </w:r>
            <w:r w:rsidRPr="001D4577">
              <w:t>заполняется</w:t>
            </w:r>
            <w:r w:rsidRPr="00931D75">
              <w:rPr>
                <w:lang w:val="en-US"/>
              </w:rPr>
              <w:t xml:space="preserve"> </w:t>
            </w:r>
            <w:r w:rsidRPr="001D4577">
              <w:t>значением</w:t>
            </w:r>
            <w:r w:rsidRPr="00931D75">
              <w:rPr>
                <w:lang w:val="en-US"/>
              </w:rPr>
              <w:t xml:space="preserve"> </w:t>
            </w:r>
            <w:r w:rsidRPr="001D4577">
              <w:t>поля</w:t>
            </w:r>
            <w:r w:rsidRPr="00931D75">
              <w:rPr>
                <w:lang w:val="en-US"/>
              </w:rPr>
              <w:t xml:space="preserve"> «</w:t>
            </w:r>
            <w:r w:rsidRPr="001D4577">
              <w:t>Сокращенное</w:t>
            </w:r>
            <w:r w:rsidRPr="00931D75">
              <w:rPr>
                <w:lang w:val="en-US"/>
              </w:rPr>
              <w:t xml:space="preserve"> </w:t>
            </w:r>
            <w:r w:rsidRPr="001D4577">
              <w:t>наименование</w:t>
            </w:r>
            <w:r w:rsidRPr="00931D75">
              <w:rPr>
                <w:lang w:val="en-US"/>
              </w:rPr>
              <w:t xml:space="preserve"> </w:t>
            </w:r>
            <w:r w:rsidRPr="001D4577">
              <w:t>организации</w:t>
            </w:r>
            <w:r w:rsidRPr="00931D75">
              <w:rPr>
                <w:lang w:val="en-US"/>
              </w:rPr>
              <w:t>» (</w:t>
            </w:r>
            <w:r w:rsidRPr="001D4577">
              <w:rPr>
                <w:lang w:val="en-US"/>
              </w:rPr>
              <w:t>participantInfo</w:t>
            </w:r>
            <w:r w:rsidRPr="00931D75">
              <w:rPr>
                <w:lang w:val="en-US"/>
              </w:rPr>
              <w:t>/</w:t>
            </w:r>
            <w:r w:rsidRPr="00F90247">
              <w:rPr>
                <w:lang w:val="en-US"/>
              </w:rPr>
              <w:t>filialLegalEntityRFInfo</w:t>
            </w:r>
            <w:r w:rsidRPr="00931D75">
              <w:rPr>
                <w:lang w:val="en-US"/>
              </w:rPr>
              <w:t>/</w:t>
            </w:r>
            <w:r w:rsidRPr="00F90247">
              <w:rPr>
                <w:lang w:val="en-US"/>
              </w:rPr>
              <w:t>legalEntityInfo</w:t>
            </w:r>
            <w:r w:rsidRPr="00931D75">
              <w:rPr>
                <w:lang w:val="en-US"/>
              </w:rPr>
              <w:t>/</w:t>
            </w:r>
            <w:r w:rsidRPr="001D4577">
              <w:rPr>
                <w:lang w:val="en-US"/>
              </w:rPr>
              <w:t>shortName</w:t>
            </w:r>
            <w:r w:rsidRPr="00931D75">
              <w:rPr>
                <w:lang w:val="en-US"/>
              </w:rPr>
              <w:t xml:space="preserve">) </w:t>
            </w:r>
            <w:r w:rsidRPr="001D4577">
              <w:t>структурированного</w:t>
            </w:r>
            <w:r w:rsidRPr="00931D75">
              <w:rPr>
                <w:lang w:val="en-US"/>
              </w:rPr>
              <w:t xml:space="preserve"> </w:t>
            </w:r>
            <w:r w:rsidRPr="001D4577">
              <w:t>контракта</w:t>
            </w:r>
            <w:r w:rsidRPr="00931D75">
              <w:rPr>
                <w:lang w:val="en-US"/>
              </w:rPr>
              <w:t xml:space="preserve"> (</w:t>
            </w:r>
            <w:r w:rsidRPr="001D4577">
              <w:rPr>
                <w:lang w:val="en-US"/>
              </w:rPr>
              <w:t>cpElectronicContract</w:t>
            </w:r>
            <w:r w:rsidRPr="00931D75">
              <w:rPr>
                <w:lang w:val="en-US"/>
              </w:rPr>
              <w:t>);</w:t>
            </w:r>
          </w:p>
          <w:p w14:paraId="0C01CCF4" w14:textId="77777777" w:rsidR="0032350A" w:rsidRPr="00931D75" w:rsidRDefault="0032350A" w:rsidP="0032350A">
            <w:pPr>
              <w:pStyle w:val="ad"/>
              <w:numPr>
                <w:ilvl w:val="0"/>
                <w:numId w:val="209"/>
              </w:numPr>
              <w:rPr>
                <w:lang w:val="en-US"/>
              </w:rPr>
            </w:pPr>
            <w:r w:rsidRPr="001D4577">
              <w:t>поле</w:t>
            </w:r>
            <w:r w:rsidRPr="00931D75">
              <w:rPr>
                <w:lang w:val="en-US"/>
              </w:rPr>
              <w:t xml:space="preserve"> «</w:t>
            </w:r>
            <w:r w:rsidRPr="001D4577">
              <w:t>Фирменное</w:t>
            </w:r>
            <w:r w:rsidRPr="00931D75">
              <w:rPr>
                <w:lang w:val="en-US"/>
              </w:rPr>
              <w:t xml:space="preserve"> </w:t>
            </w:r>
            <w:r w:rsidRPr="001D4577">
              <w:t>наименование</w:t>
            </w:r>
            <w:r w:rsidRPr="00931D75">
              <w:rPr>
                <w:lang w:val="en-US"/>
              </w:rPr>
              <w:t>» (</w:t>
            </w:r>
            <w:r w:rsidRPr="001D4577">
              <w:rPr>
                <w:lang w:val="en-US"/>
              </w:rPr>
              <w:t>suppliersInfo</w:t>
            </w:r>
            <w:r w:rsidRPr="00931D75">
              <w:rPr>
                <w:lang w:val="en-US"/>
              </w:rPr>
              <w:t>/</w:t>
            </w:r>
            <w:r w:rsidRPr="001D4577">
              <w:rPr>
                <w:lang w:val="en-US"/>
              </w:rPr>
              <w:t>supplierInfo</w:t>
            </w:r>
            <w:r w:rsidRPr="00931D75">
              <w:rPr>
                <w:lang w:val="en-US"/>
              </w:rPr>
              <w:t>/</w:t>
            </w:r>
            <w:r w:rsidRPr="001D4577">
              <w:rPr>
                <w:lang w:val="en-US"/>
              </w:rPr>
              <w:t>legalEntityRF</w:t>
            </w:r>
            <w:r w:rsidRPr="00931D75">
              <w:rPr>
                <w:lang w:val="en-US"/>
              </w:rPr>
              <w:t>/</w:t>
            </w:r>
            <w:r w:rsidRPr="001D4577">
              <w:rPr>
                <w:lang w:val="en-US"/>
              </w:rPr>
              <w:t>EGRULInfo</w:t>
            </w:r>
            <w:r w:rsidRPr="00931D75">
              <w:rPr>
                <w:lang w:val="en-US"/>
              </w:rPr>
              <w:t>/</w:t>
            </w:r>
            <w:r w:rsidRPr="001D4577">
              <w:rPr>
                <w:lang w:val="en-US"/>
              </w:rPr>
              <w:t>firmName</w:t>
            </w:r>
            <w:r w:rsidRPr="00931D75">
              <w:rPr>
                <w:lang w:val="en-US"/>
              </w:rPr>
              <w:t xml:space="preserve">) </w:t>
            </w:r>
            <w:r w:rsidRPr="001D4577">
              <w:t>не</w:t>
            </w:r>
            <w:r w:rsidRPr="00931D75">
              <w:rPr>
                <w:lang w:val="en-US"/>
              </w:rPr>
              <w:t xml:space="preserve"> </w:t>
            </w:r>
            <w:r w:rsidRPr="001D4577">
              <w:t>заполняется</w:t>
            </w:r>
            <w:r w:rsidRPr="00931D75">
              <w:rPr>
                <w:lang w:val="en-US"/>
              </w:rPr>
              <w:t>;</w:t>
            </w:r>
          </w:p>
          <w:p w14:paraId="3C206836" w14:textId="6C210A9D" w:rsidR="0032350A" w:rsidRPr="00931D75" w:rsidRDefault="0032350A" w:rsidP="0032350A">
            <w:pPr>
              <w:pStyle w:val="ad"/>
              <w:numPr>
                <w:ilvl w:val="0"/>
                <w:numId w:val="209"/>
              </w:numPr>
              <w:rPr>
                <w:lang w:val="en-US"/>
              </w:rPr>
            </w:pPr>
            <w:r w:rsidRPr="001D4577">
              <w:t>поле</w:t>
            </w:r>
            <w:r w:rsidRPr="00931D75">
              <w:rPr>
                <w:lang w:val="en-US"/>
              </w:rPr>
              <w:t xml:space="preserve"> «</w:t>
            </w:r>
            <w:r w:rsidRPr="001D4577">
              <w:t>ИНН</w:t>
            </w:r>
            <w:r w:rsidRPr="00931D75">
              <w:rPr>
                <w:lang w:val="en-US"/>
              </w:rPr>
              <w:t>» (</w:t>
            </w:r>
            <w:r w:rsidRPr="001D4577">
              <w:rPr>
                <w:lang w:val="en-US"/>
              </w:rPr>
              <w:t>suppliersInfo</w:t>
            </w:r>
            <w:r w:rsidRPr="00931D75">
              <w:rPr>
                <w:lang w:val="en-US"/>
              </w:rPr>
              <w:t>/</w:t>
            </w:r>
            <w:r w:rsidRPr="001D4577">
              <w:rPr>
                <w:lang w:val="en-US"/>
              </w:rPr>
              <w:t>supplierInfo</w:t>
            </w:r>
            <w:r w:rsidRPr="00931D75">
              <w:rPr>
                <w:lang w:val="en-US"/>
              </w:rPr>
              <w:t>/</w:t>
            </w:r>
            <w:r w:rsidRPr="001D4577">
              <w:rPr>
                <w:lang w:val="en-US"/>
              </w:rPr>
              <w:t>legalEntityRF</w:t>
            </w:r>
            <w:r w:rsidRPr="00931D75">
              <w:rPr>
                <w:lang w:val="en-US"/>
              </w:rPr>
              <w:t>/</w:t>
            </w:r>
            <w:r w:rsidRPr="001D4577">
              <w:rPr>
                <w:lang w:val="en-US"/>
              </w:rPr>
              <w:t>EGRULInfo</w:t>
            </w:r>
            <w:r w:rsidRPr="00931D75">
              <w:rPr>
                <w:lang w:val="en-US"/>
              </w:rPr>
              <w:t>/</w:t>
            </w:r>
            <w:r w:rsidRPr="001D4577">
              <w:rPr>
                <w:lang w:val="en-US"/>
              </w:rPr>
              <w:t>INN</w:t>
            </w:r>
            <w:r w:rsidRPr="00931D75">
              <w:rPr>
                <w:lang w:val="en-US"/>
              </w:rPr>
              <w:t xml:space="preserve">) </w:t>
            </w:r>
            <w:r w:rsidRPr="001D4577">
              <w:t>заполняется</w:t>
            </w:r>
            <w:r w:rsidRPr="00931D75">
              <w:rPr>
                <w:lang w:val="en-US"/>
              </w:rPr>
              <w:t xml:space="preserve"> </w:t>
            </w:r>
            <w:r w:rsidRPr="001D4577">
              <w:t>значением</w:t>
            </w:r>
            <w:r w:rsidRPr="00931D75">
              <w:rPr>
                <w:lang w:val="en-US"/>
              </w:rPr>
              <w:t xml:space="preserve"> </w:t>
            </w:r>
            <w:r w:rsidRPr="001D4577">
              <w:t>поля</w:t>
            </w:r>
            <w:r w:rsidRPr="00931D75">
              <w:rPr>
                <w:lang w:val="en-US"/>
              </w:rPr>
              <w:t xml:space="preserve"> «</w:t>
            </w:r>
            <w:r w:rsidRPr="001D4577">
              <w:t>ИНН</w:t>
            </w:r>
            <w:r w:rsidRPr="00931D75">
              <w:rPr>
                <w:lang w:val="en-US"/>
              </w:rPr>
              <w:t>» (</w:t>
            </w:r>
            <w:r w:rsidRPr="001D4577">
              <w:rPr>
                <w:lang w:val="en-US"/>
              </w:rPr>
              <w:t>participantInfo</w:t>
            </w:r>
            <w:r w:rsidRPr="00931D75">
              <w:rPr>
                <w:lang w:val="en-US"/>
              </w:rPr>
              <w:t>/</w:t>
            </w:r>
            <w:r w:rsidRPr="00F90247">
              <w:rPr>
                <w:lang w:val="en-US"/>
              </w:rPr>
              <w:t>filialLegalEntityRFInfo</w:t>
            </w:r>
            <w:r w:rsidRPr="00931D75">
              <w:rPr>
                <w:lang w:val="en-US"/>
              </w:rPr>
              <w:t>/</w:t>
            </w:r>
            <w:r w:rsidRPr="00F90247">
              <w:rPr>
                <w:lang w:val="en-US"/>
              </w:rPr>
              <w:t>legalEntityInfo</w:t>
            </w:r>
            <w:r w:rsidRPr="00931D75">
              <w:rPr>
                <w:lang w:val="en-US"/>
              </w:rPr>
              <w:t>/</w:t>
            </w:r>
            <w:r w:rsidRPr="001D4577">
              <w:rPr>
                <w:lang w:val="en-US"/>
              </w:rPr>
              <w:t>INN</w:t>
            </w:r>
            <w:r w:rsidRPr="00931D75">
              <w:rPr>
                <w:lang w:val="en-US"/>
              </w:rPr>
              <w:t xml:space="preserve">) </w:t>
            </w:r>
            <w:r w:rsidRPr="001D4577">
              <w:t>структурированного</w:t>
            </w:r>
            <w:r w:rsidRPr="00931D75">
              <w:rPr>
                <w:lang w:val="en-US"/>
              </w:rPr>
              <w:t xml:space="preserve"> </w:t>
            </w:r>
            <w:r w:rsidRPr="001D4577">
              <w:t>контракта</w:t>
            </w:r>
            <w:r w:rsidRPr="00931D75">
              <w:rPr>
                <w:lang w:val="en-US"/>
              </w:rPr>
              <w:t xml:space="preserve"> (</w:t>
            </w:r>
            <w:r w:rsidRPr="001D4577">
              <w:rPr>
                <w:lang w:val="en-US"/>
              </w:rPr>
              <w:t>cpElectronicContract</w:t>
            </w:r>
            <w:r w:rsidRPr="00931D75">
              <w:rPr>
                <w:lang w:val="en-US"/>
              </w:rPr>
              <w:t>);</w:t>
            </w:r>
          </w:p>
          <w:p w14:paraId="424AA29A" w14:textId="5732D2F4" w:rsidR="0032350A" w:rsidRPr="00931D75" w:rsidRDefault="0032350A" w:rsidP="0032350A">
            <w:pPr>
              <w:pStyle w:val="ad"/>
              <w:numPr>
                <w:ilvl w:val="0"/>
                <w:numId w:val="209"/>
              </w:numPr>
              <w:rPr>
                <w:lang w:val="en-US"/>
              </w:rPr>
            </w:pPr>
            <w:r w:rsidRPr="001D4577">
              <w:t>поле</w:t>
            </w:r>
            <w:r w:rsidRPr="00931D75">
              <w:rPr>
                <w:lang w:val="en-US"/>
              </w:rPr>
              <w:t xml:space="preserve"> «</w:t>
            </w:r>
            <w:r w:rsidRPr="001D4577">
              <w:t>КПП</w:t>
            </w:r>
            <w:r w:rsidRPr="00931D75">
              <w:rPr>
                <w:lang w:val="en-US"/>
              </w:rPr>
              <w:t>» (</w:t>
            </w:r>
            <w:r w:rsidRPr="001D4577">
              <w:rPr>
                <w:lang w:val="en-US"/>
              </w:rPr>
              <w:t>suppliersInfo</w:t>
            </w:r>
            <w:r w:rsidRPr="00931D75">
              <w:rPr>
                <w:lang w:val="en-US"/>
              </w:rPr>
              <w:t>/</w:t>
            </w:r>
            <w:r w:rsidRPr="001D4577">
              <w:rPr>
                <w:lang w:val="en-US"/>
              </w:rPr>
              <w:t>supplierInfo</w:t>
            </w:r>
            <w:r w:rsidRPr="00931D75">
              <w:rPr>
                <w:lang w:val="en-US"/>
              </w:rPr>
              <w:t>/</w:t>
            </w:r>
            <w:r w:rsidRPr="001D4577">
              <w:rPr>
                <w:lang w:val="en-US"/>
              </w:rPr>
              <w:t>legalEntityRF</w:t>
            </w:r>
            <w:r w:rsidRPr="00931D75">
              <w:rPr>
                <w:lang w:val="en-US"/>
              </w:rPr>
              <w:t>/</w:t>
            </w:r>
            <w:r w:rsidRPr="001D4577">
              <w:rPr>
                <w:lang w:val="en-US"/>
              </w:rPr>
              <w:t>EGRULInfo</w:t>
            </w:r>
            <w:r w:rsidRPr="00931D75">
              <w:rPr>
                <w:lang w:val="en-US"/>
              </w:rPr>
              <w:t>/</w:t>
            </w:r>
            <w:r w:rsidRPr="001D4577">
              <w:rPr>
                <w:lang w:val="en-US"/>
              </w:rPr>
              <w:t>KPP</w:t>
            </w:r>
            <w:r w:rsidRPr="00931D75">
              <w:rPr>
                <w:lang w:val="en-US"/>
              </w:rPr>
              <w:t xml:space="preserve">) </w:t>
            </w:r>
            <w:r w:rsidRPr="001D4577">
              <w:t>заполняется</w:t>
            </w:r>
            <w:r w:rsidRPr="00931D75">
              <w:rPr>
                <w:lang w:val="en-US"/>
              </w:rPr>
              <w:t xml:space="preserve"> </w:t>
            </w:r>
            <w:r w:rsidRPr="001D4577">
              <w:t>значением</w:t>
            </w:r>
            <w:r w:rsidRPr="00931D75">
              <w:rPr>
                <w:lang w:val="en-US"/>
              </w:rPr>
              <w:t xml:space="preserve"> </w:t>
            </w:r>
            <w:r w:rsidRPr="001D4577">
              <w:t>поля</w:t>
            </w:r>
            <w:r w:rsidRPr="00931D75">
              <w:rPr>
                <w:lang w:val="en-US"/>
              </w:rPr>
              <w:t xml:space="preserve"> «</w:t>
            </w:r>
            <w:r w:rsidRPr="001D4577">
              <w:t>КПП</w:t>
            </w:r>
            <w:r w:rsidRPr="00931D75">
              <w:rPr>
                <w:lang w:val="en-US"/>
              </w:rPr>
              <w:t>» (</w:t>
            </w:r>
            <w:r w:rsidRPr="001D4577">
              <w:rPr>
                <w:lang w:val="en-US"/>
              </w:rPr>
              <w:t>participantInfo</w:t>
            </w:r>
            <w:r w:rsidRPr="00931D75">
              <w:rPr>
                <w:lang w:val="en-US"/>
              </w:rPr>
              <w:t>/</w:t>
            </w:r>
            <w:r w:rsidRPr="00F90247">
              <w:rPr>
                <w:lang w:val="en-US"/>
              </w:rPr>
              <w:t>filialLegalEntityRFInfo</w:t>
            </w:r>
            <w:r w:rsidRPr="00931D75">
              <w:rPr>
                <w:lang w:val="en-US"/>
              </w:rPr>
              <w:t>/</w:t>
            </w:r>
            <w:r w:rsidRPr="00F90247">
              <w:rPr>
                <w:lang w:val="en-US"/>
              </w:rPr>
              <w:t>legalEntityInfo</w:t>
            </w:r>
            <w:r w:rsidRPr="00931D75">
              <w:rPr>
                <w:lang w:val="en-US"/>
              </w:rPr>
              <w:t>/</w:t>
            </w:r>
            <w:r w:rsidRPr="001D4577">
              <w:rPr>
                <w:lang w:val="en-US"/>
              </w:rPr>
              <w:t>KPP</w:t>
            </w:r>
            <w:r w:rsidRPr="00931D75">
              <w:rPr>
                <w:lang w:val="en-US"/>
              </w:rPr>
              <w:t xml:space="preserve">) </w:t>
            </w:r>
            <w:r w:rsidRPr="001D4577">
              <w:t>структурированного</w:t>
            </w:r>
            <w:r w:rsidRPr="00931D75">
              <w:rPr>
                <w:lang w:val="en-US"/>
              </w:rPr>
              <w:t xml:space="preserve"> </w:t>
            </w:r>
            <w:r w:rsidRPr="001D4577">
              <w:t>контракта</w:t>
            </w:r>
            <w:r w:rsidRPr="00931D75">
              <w:rPr>
                <w:lang w:val="en-US"/>
              </w:rPr>
              <w:t xml:space="preserve"> (</w:t>
            </w:r>
            <w:r w:rsidRPr="001D4577">
              <w:rPr>
                <w:lang w:val="en-US"/>
              </w:rPr>
              <w:t>cpElectronicContract</w:t>
            </w:r>
            <w:r w:rsidRPr="00931D75">
              <w:rPr>
                <w:lang w:val="en-US"/>
              </w:rPr>
              <w:t>);</w:t>
            </w:r>
          </w:p>
          <w:p w14:paraId="444CD69F" w14:textId="77777777" w:rsidR="0032350A" w:rsidRPr="00931D75" w:rsidRDefault="0032350A" w:rsidP="0032350A">
            <w:pPr>
              <w:pStyle w:val="ad"/>
              <w:numPr>
                <w:ilvl w:val="0"/>
                <w:numId w:val="209"/>
              </w:numPr>
              <w:rPr>
                <w:lang w:val="en-US"/>
              </w:rPr>
            </w:pPr>
            <w:r w:rsidRPr="001D4577">
              <w:t>поле</w:t>
            </w:r>
            <w:r w:rsidRPr="00931D75">
              <w:rPr>
                <w:lang w:val="en-US"/>
              </w:rPr>
              <w:t xml:space="preserve"> «</w:t>
            </w:r>
            <w:r w:rsidRPr="001D4577">
              <w:t>Дата</w:t>
            </w:r>
            <w:r w:rsidRPr="00931D75">
              <w:rPr>
                <w:lang w:val="en-US"/>
              </w:rPr>
              <w:t xml:space="preserve"> </w:t>
            </w:r>
            <w:r w:rsidRPr="001D4577">
              <w:t>постановки</w:t>
            </w:r>
            <w:r w:rsidRPr="00931D75">
              <w:rPr>
                <w:lang w:val="en-US"/>
              </w:rPr>
              <w:t xml:space="preserve"> </w:t>
            </w:r>
            <w:r w:rsidRPr="001D4577">
              <w:t>на</w:t>
            </w:r>
            <w:r w:rsidRPr="00931D75">
              <w:rPr>
                <w:lang w:val="en-US"/>
              </w:rPr>
              <w:t xml:space="preserve"> </w:t>
            </w:r>
            <w:r w:rsidRPr="001D4577">
              <w:t>учет</w:t>
            </w:r>
            <w:r w:rsidRPr="00931D75">
              <w:rPr>
                <w:lang w:val="en-US"/>
              </w:rPr>
              <w:t xml:space="preserve"> </w:t>
            </w:r>
            <w:r w:rsidRPr="001D4577">
              <w:t>в</w:t>
            </w:r>
            <w:r w:rsidRPr="00931D75">
              <w:rPr>
                <w:lang w:val="en-US"/>
              </w:rPr>
              <w:t xml:space="preserve"> </w:t>
            </w:r>
            <w:r w:rsidRPr="001D4577">
              <w:t>налоговом</w:t>
            </w:r>
            <w:r w:rsidRPr="00931D75">
              <w:rPr>
                <w:lang w:val="en-US"/>
              </w:rPr>
              <w:t xml:space="preserve"> </w:t>
            </w:r>
            <w:r w:rsidRPr="001D4577">
              <w:t>органе</w:t>
            </w:r>
            <w:r w:rsidRPr="00931D75">
              <w:rPr>
                <w:lang w:val="en-US"/>
              </w:rPr>
              <w:t>» (</w:t>
            </w:r>
            <w:r w:rsidRPr="001D4577">
              <w:rPr>
                <w:lang w:val="en-US"/>
              </w:rPr>
              <w:t>suppliersInfo</w:t>
            </w:r>
            <w:r w:rsidRPr="00931D75">
              <w:rPr>
                <w:lang w:val="en-US"/>
              </w:rPr>
              <w:t>/</w:t>
            </w:r>
            <w:r w:rsidRPr="001D4577">
              <w:rPr>
                <w:lang w:val="en-US"/>
              </w:rPr>
              <w:t>supplierInfo</w:t>
            </w:r>
            <w:r w:rsidRPr="00931D75">
              <w:rPr>
                <w:lang w:val="en-US"/>
              </w:rPr>
              <w:t>/</w:t>
            </w:r>
            <w:r w:rsidRPr="001D4577">
              <w:rPr>
                <w:lang w:val="en-US"/>
              </w:rPr>
              <w:t>legalEntityRF</w:t>
            </w:r>
            <w:r w:rsidRPr="00931D75">
              <w:rPr>
                <w:lang w:val="en-US"/>
              </w:rPr>
              <w:t>/</w:t>
            </w:r>
            <w:r w:rsidRPr="001D4577">
              <w:rPr>
                <w:lang w:val="en-US"/>
              </w:rPr>
              <w:t>EGRULInfo</w:t>
            </w:r>
            <w:r w:rsidRPr="00931D75">
              <w:rPr>
                <w:lang w:val="en-US"/>
              </w:rPr>
              <w:t>/</w:t>
            </w:r>
            <w:r w:rsidRPr="001D4577">
              <w:rPr>
                <w:lang w:val="en-US"/>
              </w:rPr>
              <w:t>registrationDate</w:t>
            </w:r>
            <w:r w:rsidRPr="00931D75">
              <w:rPr>
                <w:lang w:val="en-US"/>
              </w:rPr>
              <w:t xml:space="preserve">) </w:t>
            </w:r>
            <w:r w:rsidRPr="001D4577">
              <w:t>не</w:t>
            </w:r>
            <w:r w:rsidRPr="00931D75">
              <w:rPr>
                <w:lang w:val="en-US"/>
              </w:rPr>
              <w:t xml:space="preserve"> </w:t>
            </w:r>
            <w:r w:rsidRPr="001D4577">
              <w:t>заполняется</w:t>
            </w:r>
            <w:r w:rsidRPr="00931D75">
              <w:rPr>
                <w:lang w:val="en-US"/>
              </w:rPr>
              <w:t>;</w:t>
            </w:r>
          </w:p>
          <w:p w14:paraId="52D26216" w14:textId="66FD6899" w:rsidR="0032350A" w:rsidRPr="00931D75" w:rsidRDefault="0032350A" w:rsidP="0032350A">
            <w:pPr>
              <w:pStyle w:val="ad"/>
              <w:numPr>
                <w:ilvl w:val="0"/>
                <w:numId w:val="209"/>
              </w:numPr>
              <w:rPr>
                <w:lang w:val="en-US"/>
              </w:rPr>
            </w:pPr>
            <w:r w:rsidRPr="001D4577">
              <w:t>поле</w:t>
            </w:r>
            <w:r w:rsidRPr="00931D75">
              <w:rPr>
                <w:lang w:val="en-US"/>
              </w:rPr>
              <w:t xml:space="preserve"> «</w:t>
            </w:r>
            <w:r w:rsidRPr="001D4577">
              <w:t>Адрес</w:t>
            </w:r>
            <w:r w:rsidRPr="00931D75">
              <w:rPr>
                <w:lang w:val="en-US"/>
              </w:rPr>
              <w:t xml:space="preserve"> </w:t>
            </w:r>
            <w:r w:rsidRPr="001D4577">
              <w:t>места</w:t>
            </w:r>
            <w:r w:rsidRPr="00931D75">
              <w:rPr>
                <w:lang w:val="en-US"/>
              </w:rPr>
              <w:t xml:space="preserve"> </w:t>
            </w:r>
            <w:r w:rsidRPr="001D4577">
              <w:t>нахождения</w:t>
            </w:r>
            <w:r w:rsidRPr="00931D75">
              <w:rPr>
                <w:lang w:val="en-US"/>
              </w:rPr>
              <w:t>» (</w:t>
            </w:r>
            <w:r w:rsidRPr="001D4577">
              <w:rPr>
                <w:lang w:val="en-US"/>
              </w:rPr>
              <w:t>suppliersInfo</w:t>
            </w:r>
            <w:r w:rsidRPr="00931D75">
              <w:rPr>
                <w:lang w:val="en-US"/>
              </w:rPr>
              <w:t>/</w:t>
            </w:r>
            <w:r w:rsidRPr="001D4577">
              <w:rPr>
                <w:lang w:val="en-US"/>
              </w:rPr>
              <w:t>supplierInfo</w:t>
            </w:r>
            <w:r w:rsidRPr="00931D75">
              <w:rPr>
                <w:lang w:val="en-US"/>
              </w:rPr>
              <w:t>/</w:t>
            </w:r>
            <w:r w:rsidRPr="001D4577">
              <w:rPr>
                <w:lang w:val="en-US"/>
              </w:rPr>
              <w:t>legalEntityRF</w:t>
            </w:r>
            <w:r w:rsidRPr="00931D75">
              <w:rPr>
                <w:lang w:val="en-US"/>
              </w:rPr>
              <w:t>/</w:t>
            </w:r>
            <w:r w:rsidRPr="001D4577">
              <w:rPr>
                <w:lang w:val="en-US"/>
              </w:rPr>
              <w:t>EGRULInfo</w:t>
            </w:r>
            <w:r w:rsidRPr="00931D75">
              <w:rPr>
                <w:lang w:val="en-US"/>
              </w:rPr>
              <w:t>/</w:t>
            </w:r>
            <w:r w:rsidRPr="001D4577">
              <w:rPr>
                <w:lang w:val="en-US"/>
              </w:rPr>
              <w:t>address</w:t>
            </w:r>
            <w:r w:rsidRPr="00931D75">
              <w:rPr>
                <w:lang w:val="en-US"/>
              </w:rPr>
              <w:t xml:space="preserve">) </w:t>
            </w:r>
            <w:r w:rsidRPr="001D4577">
              <w:t>заполняется</w:t>
            </w:r>
            <w:r w:rsidRPr="00931D75">
              <w:rPr>
                <w:lang w:val="en-US"/>
              </w:rPr>
              <w:t xml:space="preserve"> </w:t>
            </w:r>
            <w:r w:rsidRPr="001D4577">
              <w:t>значением</w:t>
            </w:r>
            <w:r w:rsidRPr="00931D75">
              <w:rPr>
                <w:lang w:val="en-US"/>
              </w:rPr>
              <w:t xml:space="preserve"> </w:t>
            </w:r>
            <w:r w:rsidRPr="001D4577">
              <w:t>поля</w:t>
            </w:r>
            <w:r w:rsidRPr="00931D75">
              <w:rPr>
                <w:lang w:val="en-US"/>
              </w:rPr>
              <w:t xml:space="preserve"> «</w:t>
            </w:r>
            <w:r w:rsidRPr="001D4577">
              <w:t>Адрес</w:t>
            </w:r>
            <w:r w:rsidRPr="00931D75">
              <w:rPr>
                <w:lang w:val="en-US"/>
              </w:rPr>
              <w:t xml:space="preserve"> </w:t>
            </w:r>
            <w:r w:rsidRPr="001D4577">
              <w:t>места</w:t>
            </w:r>
            <w:r w:rsidRPr="00931D75">
              <w:rPr>
                <w:lang w:val="en-US"/>
              </w:rPr>
              <w:t xml:space="preserve"> </w:t>
            </w:r>
            <w:r w:rsidRPr="001D4577">
              <w:t>нахождения</w:t>
            </w:r>
            <w:r w:rsidRPr="00931D75">
              <w:rPr>
                <w:lang w:val="en-US"/>
              </w:rPr>
              <w:t>» (</w:t>
            </w:r>
            <w:r w:rsidRPr="001D4577">
              <w:rPr>
                <w:lang w:val="en-US"/>
              </w:rPr>
              <w:t>participantInfo</w:t>
            </w:r>
            <w:r w:rsidRPr="00931D75">
              <w:rPr>
                <w:lang w:val="en-US"/>
              </w:rPr>
              <w:t>/</w:t>
            </w:r>
            <w:r w:rsidRPr="00F90247">
              <w:rPr>
                <w:lang w:val="en-US"/>
              </w:rPr>
              <w:t>filialLegalEntityRFInfo</w:t>
            </w:r>
            <w:r w:rsidRPr="00931D75">
              <w:rPr>
                <w:lang w:val="en-US"/>
              </w:rPr>
              <w:t>/</w:t>
            </w:r>
            <w:r w:rsidRPr="00F90247">
              <w:rPr>
                <w:lang w:val="en-US"/>
              </w:rPr>
              <w:t>legalEntityInfo</w:t>
            </w:r>
            <w:r w:rsidRPr="00931D75">
              <w:rPr>
                <w:lang w:val="en-US"/>
              </w:rPr>
              <w:t>/</w:t>
            </w:r>
            <w:r w:rsidRPr="001D4577">
              <w:rPr>
                <w:lang w:val="en-US"/>
              </w:rPr>
              <w:t>factAddress</w:t>
            </w:r>
            <w:r w:rsidRPr="00931D75">
              <w:rPr>
                <w:lang w:val="en-US"/>
              </w:rPr>
              <w:t xml:space="preserve">) </w:t>
            </w:r>
            <w:r w:rsidRPr="001D4577">
              <w:t>структурированного</w:t>
            </w:r>
            <w:r w:rsidRPr="00931D75">
              <w:rPr>
                <w:lang w:val="en-US"/>
              </w:rPr>
              <w:t xml:space="preserve"> </w:t>
            </w:r>
            <w:r w:rsidRPr="001D4577">
              <w:t>контракта</w:t>
            </w:r>
            <w:r w:rsidRPr="00931D75">
              <w:rPr>
                <w:lang w:val="en-US"/>
              </w:rPr>
              <w:t xml:space="preserve"> (</w:t>
            </w:r>
            <w:r w:rsidRPr="001D4577">
              <w:rPr>
                <w:lang w:val="en-US"/>
              </w:rPr>
              <w:t>cpElectronicContract</w:t>
            </w:r>
            <w:r w:rsidRPr="00931D75">
              <w:rPr>
                <w:lang w:val="en-US"/>
              </w:rPr>
              <w:t>);</w:t>
            </w:r>
          </w:p>
          <w:p w14:paraId="0EFC29B5" w14:textId="77777777" w:rsidR="0032350A" w:rsidRPr="00931D75" w:rsidRDefault="0032350A" w:rsidP="0032350A">
            <w:pPr>
              <w:pStyle w:val="ad"/>
              <w:numPr>
                <w:ilvl w:val="0"/>
                <w:numId w:val="209"/>
              </w:numPr>
              <w:rPr>
                <w:lang w:val="en-US"/>
              </w:rPr>
            </w:pPr>
            <w:r w:rsidRPr="003C229D">
              <w:t>поле</w:t>
            </w:r>
            <w:r w:rsidRPr="00931D75">
              <w:rPr>
                <w:lang w:val="en-US"/>
              </w:rPr>
              <w:t xml:space="preserve"> «</w:t>
            </w:r>
            <w:r w:rsidRPr="003C229D">
              <w:t>Является</w:t>
            </w:r>
            <w:r w:rsidRPr="00931D75">
              <w:rPr>
                <w:lang w:val="en-US"/>
              </w:rPr>
              <w:t xml:space="preserve"> </w:t>
            </w:r>
            <w:r w:rsidRPr="003C229D">
              <w:t>филиалом</w:t>
            </w:r>
            <w:r w:rsidRPr="00931D75">
              <w:rPr>
                <w:lang w:val="en-US"/>
              </w:rPr>
              <w:t xml:space="preserve"> </w:t>
            </w:r>
            <w:r w:rsidRPr="003C229D">
              <w:t>юридического</w:t>
            </w:r>
            <w:r w:rsidRPr="00931D75">
              <w:rPr>
                <w:lang w:val="en-US"/>
              </w:rPr>
              <w:t xml:space="preserve"> </w:t>
            </w:r>
            <w:r w:rsidRPr="003C229D">
              <w:t>лица</w:t>
            </w:r>
            <w:r w:rsidRPr="00931D75">
              <w:rPr>
                <w:lang w:val="en-US"/>
              </w:rPr>
              <w:t xml:space="preserve"> </w:t>
            </w:r>
            <w:r w:rsidRPr="003C229D">
              <w:t>РФ</w:t>
            </w:r>
            <w:r w:rsidRPr="00931D75">
              <w:rPr>
                <w:lang w:val="en-US"/>
              </w:rPr>
              <w:t>» (</w:t>
            </w:r>
            <w:r w:rsidRPr="003C229D">
              <w:rPr>
                <w:lang w:val="en-US"/>
              </w:rPr>
              <w:t>suppliersInfo</w:t>
            </w:r>
            <w:r w:rsidRPr="00931D75">
              <w:rPr>
                <w:lang w:val="en-US"/>
              </w:rPr>
              <w:t>/</w:t>
            </w:r>
            <w:r w:rsidRPr="003C229D">
              <w:rPr>
                <w:lang w:val="en-US"/>
              </w:rPr>
              <w:t>supplierInfo</w:t>
            </w:r>
            <w:r w:rsidRPr="00931D75">
              <w:rPr>
                <w:lang w:val="en-US"/>
              </w:rPr>
              <w:t>/</w:t>
            </w:r>
            <w:r w:rsidRPr="003C229D">
              <w:rPr>
                <w:lang w:val="en-US"/>
              </w:rPr>
              <w:t>legalEntityRF</w:t>
            </w:r>
            <w:r w:rsidRPr="00931D75">
              <w:rPr>
                <w:lang w:val="en-US"/>
              </w:rPr>
              <w:t>/</w:t>
            </w:r>
            <w:r w:rsidRPr="003C229D">
              <w:rPr>
                <w:lang w:val="en-US"/>
              </w:rPr>
              <w:t>legalEntityRFSubdivision</w:t>
            </w:r>
            <w:r w:rsidRPr="00931D75">
              <w:rPr>
                <w:lang w:val="en-US"/>
              </w:rPr>
              <w:t>/</w:t>
            </w:r>
            <w:r w:rsidRPr="00416FB5">
              <w:rPr>
                <w:lang w:val="en-US"/>
              </w:rPr>
              <w:t>isSubdivision</w:t>
            </w:r>
            <w:r w:rsidRPr="00931D75">
              <w:rPr>
                <w:lang w:val="en-US"/>
              </w:rPr>
              <w:t xml:space="preserve">) </w:t>
            </w:r>
            <w:r w:rsidRPr="003C229D">
              <w:t>заполняется</w:t>
            </w:r>
            <w:r w:rsidRPr="00931D75">
              <w:rPr>
                <w:lang w:val="en-US"/>
              </w:rPr>
              <w:t xml:space="preserve"> </w:t>
            </w:r>
            <w:r w:rsidRPr="003C229D">
              <w:t>значением</w:t>
            </w:r>
            <w:r w:rsidRPr="00931D75">
              <w:rPr>
                <w:lang w:val="en-US"/>
              </w:rPr>
              <w:t xml:space="preserve"> «</w:t>
            </w:r>
            <w:r w:rsidRPr="003C229D">
              <w:rPr>
                <w:lang w:val="en-US"/>
              </w:rPr>
              <w:t>true</w:t>
            </w:r>
            <w:r w:rsidRPr="00931D75">
              <w:rPr>
                <w:lang w:val="en-US"/>
              </w:rPr>
              <w:t>»;</w:t>
            </w:r>
          </w:p>
          <w:p w14:paraId="7AD8BD06" w14:textId="77777777" w:rsidR="0032350A" w:rsidRPr="00931D75" w:rsidRDefault="0032350A" w:rsidP="0032350A">
            <w:pPr>
              <w:pStyle w:val="ad"/>
              <w:numPr>
                <w:ilvl w:val="0"/>
                <w:numId w:val="209"/>
              </w:numPr>
              <w:rPr>
                <w:lang w:val="en-US"/>
              </w:rPr>
            </w:pPr>
            <w:r w:rsidRPr="003C229D">
              <w:t>поле</w:t>
            </w:r>
            <w:r w:rsidRPr="00931D75">
              <w:rPr>
                <w:lang w:val="en-US"/>
              </w:rPr>
              <w:t xml:space="preserve"> «</w:t>
            </w:r>
            <w:r w:rsidRPr="003C229D">
              <w:t>КПП</w:t>
            </w:r>
            <w:r w:rsidRPr="00931D75">
              <w:rPr>
                <w:lang w:val="en-US"/>
              </w:rPr>
              <w:t>» (</w:t>
            </w:r>
            <w:r w:rsidRPr="003C229D">
              <w:rPr>
                <w:lang w:val="en-US"/>
              </w:rPr>
              <w:t>suppliersInfo</w:t>
            </w:r>
            <w:r w:rsidRPr="00931D75">
              <w:rPr>
                <w:lang w:val="en-US"/>
              </w:rPr>
              <w:t>/</w:t>
            </w:r>
            <w:r w:rsidRPr="003C229D">
              <w:rPr>
                <w:lang w:val="en-US"/>
              </w:rPr>
              <w:t>supplierInfo</w:t>
            </w:r>
            <w:r w:rsidRPr="00931D75">
              <w:rPr>
                <w:lang w:val="en-US"/>
              </w:rPr>
              <w:t>/</w:t>
            </w:r>
            <w:r w:rsidRPr="003C229D">
              <w:rPr>
                <w:lang w:val="en-US"/>
              </w:rPr>
              <w:t>legalEntityRF</w:t>
            </w:r>
            <w:r w:rsidRPr="00931D75">
              <w:rPr>
                <w:lang w:val="en-US"/>
              </w:rPr>
              <w:t>/</w:t>
            </w:r>
            <w:r w:rsidRPr="003C229D">
              <w:rPr>
                <w:lang w:val="en-US"/>
              </w:rPr>
              <w:t>legalEntityRFSubdivision</w:t>
            </w:r>
            <w:r w:rsidRPr="00931D75">
              <w:rPr>
                <w:lang w:val="en-US"/>
              </w:rPr>
              <w:t>/</w:t>
            </w:r>
            <w:r w:rsidRPr="003C229D">
              <w:rPr>
                <w:lang w:val="en-US"/>
              </w:rPr>
              <w:t>KPP</w:t>
            </w:r>
            <w:r w:rsidRPr="00931D75">
              <w:rPr>
                <w:lang w:val="en-US"/>
              </w:rPr>
              <w:t xml:space="preserve">) </w:t>
            </w:r>
            <w:r w:rsidRPr="003C229D">
              <w:t>заполняется</w:t>
            </w:r>
            <w:r w:rsidRPr="00931D75">
              <w:rPr>
                <w:lang w:val="en-US"/>
              </w:rPr>
              <w:t xml:space="preserve"> </w:t>
            </w:r>
            <w:r w:rsidRPr="003C229D">
              <w:t>значением</w:t>
            </w:r>
            <w:r w:rsidRPr="00931D75">
              <w:rPr>
                <w:lang w:val="en-US"/>
              </w:rPr>
              <w:t xml:space="preserve"> </w:t>
            </w:r>
            <w:r w:rsidRPr="003C229D">
              <w:t>поля</w:t>
            </w:r>
            <w:r w:rsidRPr="00931D75">
              <w:rPr>
                <w:lang w:val="en-US"/>
              </w:rPr>
              <w:t xml:space="preserve"> «</w:t>
            </w:r>
            <w:r w:rsidRPr="003C229D">
              <w:t>КПП</w:t>
            </w:r>
            <w:r w:rsidRPr="00931D75">
              <w:rPr>
                <w:lang w:val="en-US"/>
              </w:rPr>
              <w:t>» (</w:t>
            </w:r>
            <w:r w:rsidRPr="003C229D">
              <w:rPr>
                <w:lang w:val="en-US"/>
              </w:rPr>
              <w:t>participantInfo</w:t>
            </w:r>
            <w:r w:rsidRPr="00931D75">
              <w:rPr>
                <w:lang w:val="en-US"/>
              </w:rPr>
              <w:t>/</w:t>
            </w:r>
            <w:r w:rsidRPr="003C229D">
              <w:rPr>
                <w:lang w:val="en-US"/>
              </w:rPr>
              <w:t>filialLegalEntityRFInfo</w:t>
            </w:r>
            <w:r w:rsidRPr="00931D75">
              <w:rPr>
                <w:lang w:val="en-US"/>
              </w:rPr>
              <w:t>/</w:t>
            </w:r>
            <w:r w:rsidRPr="00416FB5">
              <w:rPr>
                <w:lang w:val="en-US"/>
              </w:rPr>
              <w:t>filialInfo</w:t>
            </w:r>
            <w:r w:rsidRPr="00931D75">
              <w:rPr>
                <w:lang w:val="en-US"/>
              </w:rPr>
              <w:t>/</w:t>
            </w:r>
            <w:r w:rsidRPr="003C229D">
              <w:rPr>
                <w:lang w:val="en-US"/>
              </w:rPr>
              <w:t>KPP</w:t>
            </w:r>
            <w:r w:rsidRPr="00931D75">
              <w:rPr>
                <w:lang w:val="en-US"/>
              </w:rPr>
              <w:t xml:space="preserve">) </w:t>
            </w:r>
            <w:r w:rsidRPr="003C229D">
              <w:t>структурированного</w:t>
            </w:r>
            <w:r w:rsidRPr="00931D75">
              <w:rPr>
                <w:lang w:val="en-US"/>
              </w:rPr>
              <w:t xml:space="preserve"> </w:t>
            </w:r>
            <w:r w:rsidRPr="003C229D">
              <w:t>контракта</w:t>
            </w:r>
            <w:r w:rsidRPr="00931D75">
              <w:rPr>
                <w:lang w:val="en-US"/>
              </w:rPr>
              <w:t xml:space="preserve"> (</w:t>
            </w:r>
            <w:r w:rsidRPr="003C229D">
              <w:rPr>
                <w:lang w:val="en-US"/>
              </w:rPr>
              <w:t>cpElectronicContract</w:t>
            </w:r>
            <w:r w:rsidRPr="00931D75">
              <w:rPr>
                <w:lang w:val="en-US"/>
              </w:rPr>
              <w:t>);</w:t>
            </w:r>
          </w:p>
          <w:p w14:paraId="67D878D4" w14:textId="77777777" w:rsidR="0032350A" w:rsidRPr="00931D75" w:rsidRDefault="0032350A" w:rsidP="0032350A">
            <w:pPr>
              <w:pStyle w:val="ad"/>
              <w:numPr>
                <w:ilvl w:val="0"/>
                <w:numId w:val="209"/>
              </w:numPr>
              <w:rPr>
                <w:lang w:val="en-US"/>
              </w:rPr>
            </w:pPr>
            <w:r w:rsidRPr="003C229D">
              <w:t>поле</w:t>
            </w:r>
            <w:r w:rsidRPr="00931D75">
              <w:rPr>
                <w:lang w:val="en-US"/>
              </w:rPr>
              <w:t xml:space="preserve"> «</w:t>
            </w:r>
            <w:r w:rsidRPr="003C229D">
              <w:t>Полное</w:t>
            </w:r>
            <w:r w:rsidRPr="00931D75">
              <w:rPr>
                <w:lang w:val="en-US"/>
              </w:rPr>
              <w:t xml:space="preserve"> </w:t>
            </w:r>
            <w:r w:rsidRPr="003C229D">
              <w:t>наименование</w:t>
            </w:r>
            <w:r w:rsidRPr="00931D75">
              <w:rPr>
                <w:lang w:val="en-US"/>
              </w:rPr>
              <w:t>» (</w:t>
            </w:r>
            <w:r w:rsidRPr="003C229D">
              <w:rPr>
                <w:lang w:val="en-US"/>
              </w:rPr>
              <w:t>suppliersInfo</w:t>
            </w:r>
            <w:r w:rsidRPr="00931D75">
              <w:rPr>
                <w:lang w:val="en-US"/>
              </w:rPr>
              <w:t>/</w:t>
            </w:r>
            <w:r w:rsidRPr="003C229D">
              <w:rPr>
                <w:lang w:val="en-US"/>
              </w:rPr>
              <w:t>supplierInfo</w:t>
            </w:r>
            <w:r w:rsidRPr="00931D75">
              <w:rPr>
                <w:lang w:val="en-US"/>
              </w:rPr>
              <w:t>/</w:t>
            </w:r>
            <w:r w:rsidRPr="003C229D">
              <w:rPr>
                <w:lang w:val="en-US"/>
              </w:rPr>
              <w:t>legalEntityRF</w:t>
            </w:r>
            <w:r w:rsidRPr="00931D75">
              <w:rPr>
                <w:lang w:val="en-US"/>
              </w:rPr>
              <w:t>/</w:t>
            </w:r>
            <w:r w:rsidRPr="003C229D">
              <w:rPr>
                <w:lang w:val="en-US"/>
              </w:rPr>
              <w:t>legalEntityRFSubdivision</w:t>
            </w:r>
            <w:r w:rsidRPr="00931D75">
              <w:rPr>
                <w:lang w:val="en-US"/>
              </w:rPr>
              <w:t>/</w:t>
            </w:r>
            <w:r w:rsidRPr="003C229D">
              <w:rPr>
                <w:lang w:val="en-US"/>
              </w:rPr>
              <w:t>fullName</w:t>
            </w:r>
            <w:r w:rsidRPr="00931D75">
              <w:rPr>
                <w:lang w:val="en-US"/>
              </w:rPr>
              <w:t xml:space="preserve">) </w:t>
            </w:r>
            <w:r w:rsidRPr="003C229D">
              <w:t>заполняется</w:t>
            </w:r>
            <w:r w:rsidRPr="00931D75">
              <w:rPr>
                <w:lang w:val="en-US"/>
              </w:rPr>
              <w:t xml:space="preserve"> </w:t>
            </w:r>
            <w:r w:rsidRPr="003C229D">
              <w:t>значением</w:t>
            </w:r>
            <w:r w:rsidRPr="00931D75">
              <w:rPr>
                <w:lang w:val="en-US"/>
              </w:rPr>
              <w:t xml:space="preserve"> </w:t>
            </w:r>
            <w:r w:rsidRPr="003C229D">
              <w:t>поля</w:t>
            </w:r>
            <w:r w:rsidRPr="00931D75">
              <w:rPr>
                <w:lang w:val="en-US"/>
              </w:rPr>
              <w:t xml:space="preserve"> «</w:t>
            </w:r>
            <w:r w:rsidRPr="003C229D">
              <w:t>Наименование</w:t>
            </w:r>
            <w:r w:rsidRPr="00931D75">
              <w:rPr>
                <w:lang w:val="en-US"/>
              </w:rPr>
              <w:t>» (</w:t>
            </w:r>
            <w:r w:rsidRPr="003C229D">
              <w:rPr>
                <w:lang w:val="en-US"/>
              </w:rPr>
              <w:t>participantInfo</w:t>
            </w:r>
            <w:r w:rsidRPr="00931D75">
              <w:rPr>
                <w:lang w:val="en-US"/>
              </w:rPr>
              <w:t>/</w:t>
            </w:r>
            <w:r w:rsidRPr="003C229D">
              <w:rPr>
                <w:lang w:val="en-US"/>
              </w:rPr>
              <w:t>filialLegalEntityRFInfo</w:t>
            </w:r>
            <w:r w:rsidRPr="00931D75">
              <w:rPr>
                <w:lang w:val="en-US"/>
              </w:rPr>
              <w:t>/</w:t>
            </w:r>
            <w:r w:rsidRPr="00416FB5">
              <w:rPr>
                <w:lang w:val="en-US"/>
              </w:rPr>
              <w:t>filialInfo</w:t>
            </w:r>
            <w:r w:rsidRPr="00931D75">
              <w:rPr>
                <w:lang w:val="en-US"/>
              </w:rPr>
              <w:t>/</w:t>
            </w:r>
            <w:r w:rsidRPr="003C229D">
              <w:rPr>
                <w:lang w:val="en-US"/>
              </w:rPr>
              <w:t>fullName</w:t>
            </w:r>
            <w:r w:rsidRPr="00931D75">
              <w:rPr>
                <w:lang w:val="en-US"/>
              </w:rPr>
              <w:t xml:space="preserve">) </w:t>
            </w:r>
            <w:r w:rsidRPr="003C229D">
              <w:t>структурированного</w:t>
            </w:r>
            <w:r w:rsidRPr="00931D75">
              <w:rPr>
                <w:lang w:val="en-US"/>
              </w:rPr>
              <w:t xml:space="preserve"> </w:t>
            </w:r>
            <w:r w:rsidRPr="003C229D">
              <w:t>контракта</w:t>
            </w:r>
            <w:r w:rsidRPr="00931D75">
              <w:rPr>
                <w:lang w:val="en-US"/>
              </w:rPr>
              <w:t xml:space="preserve"> (</w:t>
            </w:r>
            <w:r w:rsidRPr="003C229D">
              <w:rPr>
                <w:lang w:val="en-US"/>
              </w:rPr>
              <w:t>cpElectronicContract</w:t>
            </w:r>
            <w:r w:rsidRPr="00931D75">
              <w:rPr>
                <w:lang w:val="en-US"/>
              </w:rPr>
              <w:t>);</w:t>
            </w:r>
          </w:p>
          <w:p w14:paraId="76A03B59" w14:textId="77777777" w:rsidR="0032350A" w:rsidRPr="00931D75" w:rsidRDefault="0032350A" w:rsidP="0032350A">
            <w:pPr>
              <w:pStyle w:val="ad"/>
              <w:numPr>
                <w:ilvl w:val="0"/>
                <w:numId w:val="209"/>
              </w:numPr>
              <w:rPr>
                <w:lang w:val="en-US"/>
              </w:rPr>
            </w:pPr>
            <w:r w:rsidRPr="003C229D">
              <w:t>блок</w:t>
            </w:r>
            <w:r w:rsidRPr="00931D75">
              <w:rPr>
                <w:lang w:val="en-US"/>
              </w:rPr>
              <w:t xml:space="preserve"> «</w:t>
            </w:r>
            <w:r w:rsidRPr="003C229D">
              <w:t>Организационно</w:t>
            </w:r>
            <w:r w:rsidRPr="00931D75">
              <w:rPr>
                <w:lang w:val="en-US"/>
              </w:rPr>
              <w:t>-</w:t>
            </w:r>
            <w:r w:rsidRPr="003C229D">
              <w:t>правовая</w:t>
            </w:r>
            <w:r w:rsidRPr="00931D75">
              <w:rPr>
                <w:lang w:val="en-US"/>
              </w:rPr>
              <w:t xml:space="preserve"> </w:t>
            </w:r>
            <w:r w:rsidRPr="003C229D">
              <w:t>форма</w:t>
            </w:r>
            <w:r w:rsidRPr="00931D75">
              <w:rPr>
                <w:lang w:val="en-US"/>
              </w:rPr>
              <w:t xml:space="preserve"> </w:t>
            </w:r>
            <w:r w:rsidRPr="003C229D">
              <w:t>организации</w:t>
            </w:r>
            <w:r w:rsidRPr="00931D75">
              <w:rPr>
                <w:lang w:val="en-US"/>
              </w:rPr>
              <w:t xml:space="preserve"> </w:t>
            </w:r>
            <w:r w:rsidRPr="003C229D">
              <w:t>в</w:t>
            </w:r>
            <w:r w:rsidRPr="00931D75">
              <w:rPr>
                <w:lang w:val="en-US"/>
              </w:rPr>
              <w:t xml:space="preserve"> </w:t>
            </w:r>
            <w:r w:rsidRPr="003C229D">
              <w:t>ОКОПФ</w:t>
            </w:r>
            <w:r w:rsidRPr="00931D75">
              <w:rPr>
                <w:lang w:val="en-US"/>
              </w:rPr>
              <w:t>» (</w:t>
            </w:r>
            <w:r w:rsidRPr="003C229D">
              <w:rPr>
                <w:lang w:val="en-US"/>
              </w:rPr>
              <w:t>suppliersInfo</w:t>
            </w:r>
            <w:r w:rsidRPr="00931D75">
              <w:rPr>
                <w:lang w:val="en-US"/>
              </w:rPr>
              <w:t>/</w:t>
            </w:r>
            <w:r w:rsidRPr="003C229D">
              <w:rPr>
                <w:lang w:val="en-US"/>
              </w:rPr>
              <w:t>supplierInfo</w:t>
            </w:r>
            <w:r w:rsidRPr="00931D75">
              <w:rPr>
                <w:lang w:val="en-US"/>
              </w:rPr>
              <w:t>/</w:t>
            </w:r>
            <w:r w:rsidRPr="003C229D">
              <w:rPr>
                <w:lang w:val="en-US"/>
              </w:rPr>
              <w:t>legalEntityRF</w:t>
            </w:r>
            <w:r w:rsidRPr="00931D75">
              <w:rPr>
                <w:lang w:val="en-US"/>
              </w:rPr>
              <w:t>/</w:t>
            </w:r>
            <w:r w:rsidRPr="003C229D">
              <w:rPr>
                <w:lang w:val="en-US"/>
              </w:rPr>
              <w:t>legalEntityRFSubdivision</w:t>
            </w:r>
            <w:r w:rsidRPr="00931D75">
              <w:rPr>
                <w:lang w:val="en-US"/>
              </w:rPr>
              <w:t>/</w:t>
            </w:r>
            <w:r w:rsidRPr="003C229D">
              <w:rPr>
                <w:lang w:val="en-US"/>
              </w:rPr>
              <w:t>legalForm</w:t>
            </w:r>
            <w:r w:rsidRPr="00931D75">
              <w:rPr>
                <w:lang w:val="en-US"/>
              </w:rPr>
              <w:t xml:space="preserve">) </w:t>
            </w:r>
            <w:r w:rsidRPr="003C229D">
              <w:t>не</w:t>
            </w:r>
            <w:r w:rsidRPr="00931D75">
              <w:rPr>
                <w:lang w:val="en-US"/>
              </w:rPr>
              <w:t xml:space="preserve"> </w:t>
            </w:r>
            <w:r w:rsidRPr="003C229D">
              <w:t>заполняется</w:t>
            </w:r>
            <w:r w:rsidRPr="00931D75">
              <w:rPr>
                <w:lang w:val="en-US"/>
              </w:rPr>
              <w:t>;</w:t>
            </w:r>
          </w:p>
          <w:p w14:paraId="7C11B978" w14:textId="77777777" w:rsidR="0032350A" w:rsidRPr="00931D75" w:rsidRDefault="0032350A" w:rsidP="0032350A">
            <w:pPr>
              <w:pStyle w:val="ad"/>
              <w:numPr>
                <w:ilvl w:val="0"/>
                <w:numId w:val="209"/>
              </w:numPr>
              <w:rPr>
                <w:lang w:val="en-US"/>
              </w:rPr>
            </w:pPr>
            <w:r w:rsidRPr="003C229D">
              <w:t>поле</w:t>
            </w:r>
            <w:r w:rsidRPr="00931D75">
              <w:rPr>
                <w:lang w:val="en-US"/>
              </w:rPr>
              <w:t xml:space="preserve"> «</w:t>
            </w:r>
            <w:r w:rsidRPr="00B83F31">
              <w:t>Дата</w:t>
            </w:r>
            <w:r w:rsidRPr="00931D75">
              <w:rPr>
                <w:lang w:val="en-US"/>
              </w:rPr>
              <w:t xml:space="preserve"> </w:t>
            </w:r>
            <w:r w:rsidRPr="00B83F31">
              <w:t>постановки</w:t>
            </w:r>
            <w:r w:rsidRPr="00931D75">
              <w:rPr>
                <w:lang w:val="en-US"/>
              </w:rPr>
              <w:t xml:space="preserve"> </w:t>
            </w:r>
            <w:r w:rsidRPr="00B83F31">
              <w:t>на</w:t>
            </w:r>
            <w:r w:rsidRPr="00931D75">
              <w:rPr>
                <w:lang w:val="en-US"/>
              </w:rPr>
              <w:t xml:space="preserve"> </w:t>
            </w:r>
            <w:r w:rsidRPr="00B83F31">
              <w:t>учет</w:t>
            </w:r>
            <w:r w:rsidRPr="00931D75">
              <w:rPr>
                <w:lang w:val="en-US"/>
              </w:rPr>
              <w:t xml:space="preserve"> </w:t>
            </w:r>
            <w:r w:rsidRPr="00B83F31">
              <w:t>в</w:t>
            </w:r>
            <w:r w:rsidRPr="00931D75">
              <w:rPr>
                <w:lang w:val="en-US"/>
              </w:rPr>
              <w:t xml:space="preserve"> </w:t>
            </w:r>
            <w:r w:rsidRPr="00B83F31">
              <w:t>налоговом</w:t>
            </w:r>
            <w:r w:rsidRPr="00931D75">
              <w:rPr>
                <w:lang w:val="en-US"/>
              </w:rPr>
              <w:t xml:space="preserve"> </w:t>
            </w:r>
            <w:r w:rsidRPr="00B83F31">
              <w:t>органе</w:t>
            </w:r>
            <w:r w:rsidRPr="00931D75">
              <w:rPr>
                <w:lang w:val="en-US"/>
              </w:rPr>
              <w:t>» (</w:t>
            </w:r>
            <w:r w:rsidRPr="003C229D">
              <w:rPr>
                <w:lang w:val="en-US"/>
              </w:rPr>
              <w:t>suppliersInfo</w:t>
            </w:r>
            <w:r w:rsidRPr="00931D75">
              <w:rPr>
                <w:lang w:val="en-US"/>
              </w:rPr>
              <w:t>/</w:t>
            </w:r>
            <w:r w:rsidRPr="003C229D">
              <w:rPr>
                <w:lang w:val="en-US"/>
              </w:rPr>
              <w:t>supplierInfo</w:t>
            </w:r>
            <w:r w:rsidRPr="00931D75">
              <w:rPr>
                <w:lang w:val="en-US"/>
              </w:rPr>
              <w:t>/</w:t>
            </w:r>
            <w:r w:rsidRPr="003C229D">
              <w:rPr>
                <w:lang w:val="en-US"/>
              </w:rPr>
              <w:t>legalEntityRF</w:t>
            </w:r>
            <w:r w:rsidRPr="00931D75">
              <w:rPr>
                <w:lang w:val="en-US"/>
              </w:rPr>
              <w:t>/</w:t>
            </w:r>
            <w:r w:rsidRPr="003C229D">
              <w:rPr>
                <w:lang w:val="en-US"/>
              </w:rPr>
              <w:t>legalEntityRFSubdivision</w:t>
            </w:r>
            <w:r w:rsidRPr="00931D75">
              <w:rPr>
                <w:lang w:val="en-US"/>
              </w:rPr>
              <w:t>/</w:t>
            </w:r>
            <w:r w:rsidRPr="003C229D">
              <w:rPr>
                <w:lang w:val="en-US"/>
              </w:rPr>
              <w:t>registrationDate</w:t>
            </w:r>
            <w:r w:rsidRPr="00931D75">
              <w:rPr>
                <w:lang w:val="en-US"/>
              </w:rPr>
              <w:t>)</w:t>
            </w:r>
          </w:p>
          <w:p w14:paraId="4F051F69" w14:textId="77777777" w:rsidR="0032350A" w:rsidRPr="00931D75" w:rsidRDefault="0032350A" w:rsidP="0032350A">
            <w:pPr>
              <w:pStyle w:val="ad"/>
              <w:numPr>
                <w:ilvl w:val="0"/>
                <w:numId w:val="209"/>
              </w:numPr>
              <w:rPr>
                <w:lang w:val="en-US"/>
              </w:rPr>
            </w:pPr>
            <w:r w:rsidRPr="003C229D">
              <w:t>поле</w:t>
            </w:r>
            <w:r w:rsidRPr="00931D75">
              <w:rPr>
                <w:lang w:val="en-US"/>
              </w:rPr>
              <w:t xml:space="preserve"> «</w:t>
            </w:r>
            <w:r w:rsidRPr="00B83F31">
              <w:t>Адрес</w:t>
            </w:r>
            <w:r w:rsidRPr="00931D75">
              <w:rPr>
                <w:lang w:val="en-US"/>
              </w:rPr>
              <w:t xml:space="preserve"> </w:t>
            </w:r>
            <w:r w:rsidRPr="00B83F31">
              <w:t>места</w:t>
            </w:r>
            <w:r w:rsidRPr="00931D75">
              <w:rPr>
                <w:lang w:val="en-US"/>
              </w:rPr>
              <w:t xml:space="preserve"> </w:t>
            </w:r>
            <w:r w:rsidRPr="00B83F31">
              <w:t>нахождения</w:t>
            </w:r>
            <w:r w:rsidRPr="00931D75">
              <w:rPr>
                <w:lang w:val="en-US"/>
              </w:rPr>
              <w:t>» (</w:t>
            </w:r>
            <w:r w:rsidRPr="003C229D">
              <w:rPr>
                <w:lang w:val="en-US"/>
              </w:rPr>
              <w:t>suppliersInfo</w:t>
            </w:r>
            <w:r w:rsidRPr="00931D75">
              <w:rPr>
                <w:lang w:val="en-US"/>
              </w:rPr>
              <w:t>/</w:t>
            </w:r>
            <w:r w:rsidRPr="003C229D">
              <w:rPr>
                <w:lang w:val="en-US"/>
              </w:rPr>
              <w:t>supplierInfo</w:t>
            </w:r>
            <w:r w:rsidRPr="00931D75">
              <w:rPr>
                <w:lang w:val="en-US"/>
              </w:rPr>
              <w:t>/</w:t>
            </w:r>
            <w:r w:rsidRPr="003C229D">
              <w:rPr>
                <w:lang w:val="en-US"/>
              </w:rPr>
              <w:t>legalEntityRF</w:t>
            </w:r>
            <w:r w:rsidRPr="00931D75">
              <w:rPr>
                <w:lang w:val="en-US"/>
              </w:rPr>
              <w:t>/</w:t>
            </w:r>
            <w:r w:rsidRPr="003C229D">
              <w:rPr>
                <w:lang w:val="en-US"/>
              </w:rPr>
              <w:t>legalEntityRFSubdivision</w:t>
            </w:r>
            <w:r w:rsidRPr="00931D75">
              <w:rPr>
                <w:lang w:val="en-US"/>
              </w:rPr>
              <w:t>/</w:t>
            </w:r>
            <w:r w:rsidRPr="003C229D">
              <w:rPr>
                <w:lang w:val="en-US"/>
              </w:rPr>
              <w:t>address</w:t>
            </w:r>
            <w:r w:rsidRPr="00931D75">
              <w:rPr>
                <w:lang w:val="en-US"/>
              </w:rPr>
              <w:t xml:space="preserve">) </w:t>
            </w:r>
            <w:r w:rsidRPr="003C229D">
              <w:t>заполняется</w:t>
            </w:r>
            <w:r w:rsidRPr="00931D75">
              <w:rPr>
                <w:lang w:val="en-US"/>
              </w:rPr>
              <w:t xml:space="preserve"> </w:t>
            </w:r>
            <w:r w:rsidRPr="003C229D">
              <w:t>значением</w:t>
            </w:r>
            <w:r w:rsidRPr="00931D75">
              <w:rPr>
                <w:lang w:val="en-US"/>
              </w:rPr>
              <w:t xml:space="preserve"> </w:t>
            </w:r>
            <w:r w:rsidRPr="003C229D">
              <w:t>поля</w:t>
            </w:r>
            <w:r w:rsidRPr="00931D75">
              <w:rPr>
                <w:lang w:val="en-US"/>
              </w:rPr>
              <w:t xml:space="preserve"> «</w:t>
            </w:r>
            <w:r w:rsidRPr="003C229D">
              <w:t>Адрес</w:t>
            </w:r>
            <w:r w:rsidRPr="00931D75">
              <w:rPr>
                <w:lang w:val="en-US"/>
              </w:rPr>
              <w:t xml:space="preserve"> </w:t>
            </w:r>
            <w:r w:rsidRPr="003C229D">
              <w:t>места</w:t>
            </w:r>
            <w:r w:rsidRPr="00931D75">
              <w:rPr>
                <w:lang w:val="en-US"/>
              </w:rPr>
              <w:t xml:space="preserve"> </w:t>
            </w:r>
            <w:r w:rsidRPr="003C229D">
              <w:t>нахождения</w:t>
            </w:r>
            <w:r w:rsidRPr="00931D75">
              <w:rPr>
                <w:lang w:val="en-US"/>
              </w:rPr>
              <w:t>» (</w:t>
            </w:r>
            <w:r w:rsidRPr="003C229D">
              <w:rPr>
                <w:lang w:val="en-US"/>
              </w:rPr>
              <w:t>participantInfo</w:t>
            </w:r>
            <w:r w:rsidRPr="00931D75">
              <w:rPr>
                <w:lang w:val="en-US"/>
              </w:rPr>
              <w:t>/</w:t>
            </w:r>
            <w:r w:rsidRPr="003C229D">
              <w:rPr>
                <w:lang w:val="en-US"/>
              </w:rPr>
              <w:t>filialLegalEntityRFInfo</w:t>
            </w:r>
            <w:r w:rsidRPr="00931D75">
              <w:rPr>
                <w:lang w:val="en-US"/>
              </w:rPr>
              <w:t>/</w:t>
            </w:r>
            <w:r w:rsidRPr="003C229D">
              <w:rPr>
                <w:lang w:val="en-US"/>
              </w:rPr>
              <w:t>filialInfo</w:t>
            </w:r>
            <w:r w:rsidRPr="00931D75">
              <w:rPr>
                <w:lang w:val="en-US"/>
              </w:rPr>
              <w:t>/</w:t>
            </w:r>
            <w:r w:rsidRPr="003C229D">
              <w:rPr>
                <w:lang w:val="en-US"/>
              </w:rPr>
              <w:t>factAddress</w:t>
            </w:r>
            <w:r w:rsidRPr="00931D75">
              <w:rPr>
                <w:lang w:val="en-US"/>
              </w:rPr>
              <w:t xml:space="preserve">) </w:t>
            </w:r>
            <w:r w:rsidRPr="003C229D">
              <w:t>структурированного</w:t>
            </w:r>
            <w:r w:rsidRPr="00931D75">
              <w:rPr>
                <w:lang w:val="en-US"/>
              </w:rPr>
              <w:t xml:space="preserve"> </w:t>
            </w:r>
            <w:r w:rsidRPr="003C229D">
              <w:t>контракта</w:t>
            </w:r>
            <w:r w:rsidRPr="00931D75">
              <w:rPr>
                <w:lang w:val="en-US"/>
              </w:rPr>
              <w:t xml:space="preserve"> (</w:t>
            </w:r>
            <w:r w:rsidRPr="003C229D">
              <w:rPr>
                <w:lang w:val="en-US"/>
              </w:rPr>
              <w:t>cpElectronicContract</w:t>
            </w:r>
            <w:r w:rsidRPr="00931D75">
              <w:rPr>
                <w:lang w:val="en-US"/>
              </w:rPr>
              <w:t>);</w:t>
            </w:r>
          </w:p>
          <w:p w14:paraId="4B7332AC" w14:textId="30897165" w:rsidR="0032350A" w:rsidRPr="00931D75" w:rsidRDefault="0032350A" w:rsidP="0032350A">
            <w:pPr>
              <w:pStyle w:val="ad"/>
              <w:numPr>
                <w:ilvl w:val="0"/>
                <w:numId w:val="209"/>
              </w:numPr>
              <w:rPr>
                <w:lang w:val="en-US"/>
              </w:rPr>
            </w:pPr>
            <w:r w:rsidRPr="001D4577">
              <w:t>поле</w:t>
            </w:r>
            <w:r w:rsidRPr="00931D75">
              <w:rPr>
                <w:lang w:val="en-US"/>
              </w:rPr>
              <w:t xml:space="preserve"> «</w:t>
            </w:r>
            <w:r w:rsidRPr="001D4577">
              <w:t>Статус</w:t>
            </w:r>
            <w:r w:rsidRPr="00931D75">
              <w:rPr>
                <w:lang w:val="en-US"/>
              </w:rPr>
              <w:t xml:space="preserve"> </w:t>
            </w:r>
            <w:r w:rsidRPr="001D4577">
              <w:t>поставщика</w:t>
            </w:r>
            <w:r w:rsidRPr="00931D75">
              <w:rPr>
                <w:lang w:val="en-US"/>
              </w:rPr>
              <w:t xml:space="preserve"> (</w:t>
            </w:r>
            <w:r w:rsidRPr="001D4577">
              <w:t>Код</w:t>
            </w:r>
            <w:r w:rsidRPr="00931D75">
              <w:rPr>
                <w:lang w:val="en-US"/>
              </w:rPr>
              <w:t>)» (</w:t>
            </w:r>
            <w:r w:rsidRPr="001D4577">
              <w:rPr>
                <w:lang w:val="en-US"/>
              </w:rPr>
              <w:t>suppliersInfo</w:t>
            </w:r>
            <w:r w:rsidRPr="00931D75">
              <w:rPr>
                <w:lang w:val="en-US"/>
              </w:rPr>
              <w:t>/</w:t>
            </w:r>
            <w:r w:rsidRPr="001D4577">
              <w:rPr>
                <w:lang w:val="en-US"/>
              </w:rPr>
              <w:t>supplierInfo</w:t>
            </w:r>
            <w:r w:rsidRPr="00931D75">
              <w:rPr>
                <w:lang w:val="en-US"/>
              </w:rPr>
              <w:t>/</w:t>
            </w:r>
            <w:r w:rsidRPr="001D4577">
              <w:rPr>
                <w:lang w:val="en-US"/>
              </w:rPr>
              <w:t>legalEntityRF</w:t>
            </w:r>
            <w:r w:rsidRPr="00931D75">
              <w:rPr>
                <w:lang w:val="en-US"/>
              </w:rPr>
              <w:t>/</w:t>
            </w:r>
            <w:r w:rsidRPr="001D4577">
              <w:rPr>
                <w:lang w:val="en-US"/>
              </w:rPr>
              <w:t>otherInfo</w:t>
            </w:r>
            <w:r w:rsidRPr="00931D75">
              <w:rPr>
                <w:lang w:val="en-US"/>
              </w:rPr>
              <w:t>/</w:t>
            </w:r>
            <w:r w:rsidRPr="001D4577">
              <w:rPr>
                <w:lang w:val="en-US"/>
              </w:rPr>
              <w:t>statusInfo</w:t>
            </w:r>
            <w:r w:rsidRPr="00931D75">
              <w:rPr>
                <w:lang w:val="en-US"/>
              </w:rPr>
              <w:t>/</w:t>
            </w:r>
            <w:r w:rsidRPr="001D4577">
              <w:rPr>
                <w:lang w:val="en-US"/>
              </w:rPr>
              <w:t>code</w:t>
            </w:r>
            <w:r w:rsidRPr="00931D75">
              <w:rPr>
                <w:lang w:val="en-US"/>
              </w:rPr>
              <w:t xml:space="preserve">) </w:t>
            </w:r>
            <w:r w:rsidRPr="001D4577">
              <w:t>заполняется</w:t>
            </w:r>
            <w:r w:rsidRPr="00931D75">
              <w:rPr>
                <w:lang w:val="en-US"/>
              </w:rPr>
              <w:t xml:space="preserve"> </w:t>
            </w:r>
            <w:r w:rsidRPr="001D4577">
              <w:t>значением</w:t>
            </w:r>
            <w:r w:rsidRPr="00931D75">
              <w:rPr>
                <w:lang w:val="en-US"/>
              </w:rPr>
              <w:t xml:space="preserve"> </w:t>
            </w:r>
            <w:r w:rsidRPr="001D4577">
              <w:t>поля</w:t>
            </w:r>
            <w:r w:rsidRPr="00931D75">
              <w:rPr>
                <w:lang w:val="en-US"/>
              </w:rPr>
              <w:t xml:space="preserve"> «</w:t>
            </w:r>
            <w:r w:rsidRPr="001D4577">
              <w:t>Статус</w:t>
            </w:r>
            <w:r w:rsidRPr="00931D75">
              <w:rPr>
                <w:lang w:val="en-US"/>
              </w:rPr>
              <w:t>» (</w:t>
            </w:r>
            <w:r w:rsidRPr="001D4577">
              <w:rPr>
                <w:lang w:val="en-US"/>
              </w:rPr>
              <w:t>participantInfo</w:t>
            </w:r>
            <w:r w:rsidRPr="00931D75">
              <w:rPr>
                <w:lang w:val="en-US"/>
              </w:rPr>
              <w:t>/</w:t>
            </w:r>
            <w:r w:rsidRPr="001D4577">
              <w:rPr>
                <w:lang w:val="en-US"/>
              </w:rPr>
              <w:t>status</w:t>
            </w:r>
            <w:r w:rsidRPr="00931D75">
              <w:rPr>
                <w:lang w:val="en-US"/>
              </w:rPr>
              <w:t>/</w:t>
            </w:r>
            <w:r w:rsidRPr="001D4577">
              <w:rPr>
                <w:lang w:val="en-US"/>
              </w:rPr>
              <w:t>code</w:t>
            </w:r>
            <w:r w:rsidRPr="00931D75">
              <w:rPr>
                <w:lang w:val="en-US"/>
              </w:rPr>
              <w:t xml:space="preserve">) </w:t>
            </w:r>
            <w:r w:rsidRPr="001D4577">
              <w:t>структурированного</w:t>
            </w:r>
            <w:r w:rsidRPr="00931D75">
              <w:rPr>
                <w:lang w:val="en-US"/>
              </w:rPr>
              <w:t xml:space="preserve"> </w:t>
            </w:r>
            <w:r w:rsidRPr="001D4577">
              <w:t>контракта</w:t>
            </w:r>
            <w:r w:rsidRPr="00931D75">
              <w:rPr>
                <w:lang w:val="en-US"/>
              </w:rPr>
              <w:t xml:space="preserve"> (</w:t>
            </w:r>
            <w:r w:rsidRPr="001D4577">
              <w:rPr>
                <w:lang w:val="en-US"/>
              </w:rPr>
              <w:t>cpElectronicContract</w:t>
            </w:r>
            <w:r w:rsidRPr="00931D75">
              <w:rPr>
                <w:lang w:val="en-US"/>
              </w:rPr>
              <w:t>);</w:t>
            </w:r>
          </w:p>
          <w:p w14:paraId="3C3ADC81" w14:textId="6745F7E5" w:rsidR="0032350A" w:rsidRPr="00931D75" w:rsidRDefault="0032350A" w:rsidP="0032350A">
            <w:pPr>
              <w:pStyle w:val="ad"/>
              <w:numPr>
                <w:ilvl w:val="0"/>
                <w:numId w:val="209"/>
              </w:numPr>
              <w:rPr>
                <w:lang w:val="en-US"/>
              </w:rPr>
            </w:pPr>
            <w:r w:rsidRPr="001D4577">
              <w:lastRenderedPageBreak/>
              <w:t>поле</w:t>
            </w:r>
            <w:r w:rsidRPr="00931D75">
              <w:rPr>
                <w:lang w:val="en-US"/>
              </w:rPr>
              <w:t xml:space="preserve"> «</w:t>
            </w:r>
            <w:r w:rsidRPr="001D4577">
              <w:t>Наименование</w:t>
            </w:r>
            <w:r w:rsidRPr="00931D75">
              <w:rPr>
                <w:lang w:val="en-US"/>
              </w:rPr>
              <w:t xml:space="preserve"> </w:t>
            </w:r>
            <w:r w:rsidRPr="001D4577">
              <w:t>статуса</w:t>
            </w:r>
            <w:r w:rsidRPr="00931D75">
              <w:rPr>
                <w:lang w:val="en-US"/>
              </w:rPr>
              <w:t xml:space="preserve"> </w:t>
            </w:r>
            <w:r w:rsidRPr="001D4577">
              <w:t>поставщика</w:t>
            </w:r>
            <w:r w:rsidRPr="00931D75">
              <w:rPr>
                <w:lang w:val="en-US"/>
              </w:rPr>
              <w:t>» (</w:t>
            </w:r>
            <w:r w:rsidRPr="001D4577">
              <w:rPr>
                <w:lang w:val="en-US"/>
              </w:rPr>
              <w:t>suppliersInfo</w:t>
            </w:r>
            <w:r w:rsidRPr="00931D75">
              <w:rPr>
                <w:lang w:val="en-US"/>
              </w:rPr>
              <w:t>/</w:t>
            </w:r>
            <w:r w:rsidRPr="001D4577">
              <w:rPr>
                <w:lang w:val="en-US"/>
              </w:rPr>
              <w:t>supplierInfo</w:t>
            </w:r>
            <w:r w:rsidRPr="00931D75">
              <w:rPr>
                <w:lang w:val="en-US"/>
              </w:rPr>
              <w:t>/</w:t>
            </w:r>
            <w:r w:rsidRPr="001D4577">
              <w:rPr>
                <w:lang w:val="en-US"/>
              </w:rPr>
              <w:t>legalEntityRF</w:t>
            </w:r>
            <w:r w:rsidRPr="00931D75">
              <w:rPr>
                <w:lang w:val="en-US"/>
              </w:rPr>
              <w:t>/</w:t>
            </w:r>
            <w:r w:rsidRPr="001D4577">
              <w:rPr>
                <w:lang w:val="en-US"/>
              </w:rPr>
              <w:t>otherInfo</w:t>
            </w:r>
            <w:r w:rsidRPr="00931D75">
              <w:rPr>
                <w:lang w:val="en-US"/>
              </w:rPr>
              <w:t>/</w:t>
            </w:r>
            <w:r w:rsidRPr="001D4577">
              <w:rPr>
                <w:lang w:val="en-US"/>
              </w:rPr>
              <w:t>statusInfo</w:t>
            </w:r>
            <w:r w:rsidRPr="00931D75">
              <w:rPr>
                <w:lang w:val="en-US"/>
              </w:rPr>
              <w:t>/</w:t>
            </w:r>
            <w:r w:rsidRPr="001D4577">
              <w:rPr>
                <w:lang w:val="en-US"/>
              </w:rPr>
              <w:t>name</w:t>
            </w:r>
            <w:r w:rsidRPr="00931D75">
              <w:rPr>
                <w:lang w:val="en-US"/>
              </w:rPr>
              <w:t xml:space="preserve">) </w:t>
            </w:r>
            <w:r w:rsidRPr="001D4577">
              <w:t>не</w:t>
            </w:r>
            <w:r w:rsidRPr="00931D75">
              <w:rPr>
                <w:lang w:val="en-US"/>
              </w:rPr>
              <w:t xml:space="preserve"> </w:t>
            </w:r>
            <w:r w:rsidRPr="001D4577">
              <w:t>заполняется</w:t>
            </w:r>
            <w:r w:rsidRPr="00931D75">
              <w:rPr>
                <w:lang w:val="en-US"/>
              </w:rPr>
              <w:t>;</w:t>
            </w:r>
          </w:p>
          <w:p w14:paraId="1D6BDC02" w14:textId="77777777" w:rsidR="0032350A" w:rsidRPr="00931D75" w:rsidRDefault="0032350A" w:rsidP="0032350A">
            <w:pPr>
              <w:pStyle w:val="ad"/>
              <w:numPr>
                <w:ilvl w:val="0"/>
                <w:numId w:val="209"/>
              </w:numPr>
              <w:rPr>
                <w:lang w:val="en-US"/>
              </w:rPr>
            </w:pPr>
            <w:r w:rsidRPr="001D4577">
              <w:t>поле</w:t>
            </w:r>
            <w:r w:rsidRPr="00931D75">
              <w:rPr>
                <w:lang w:val="en-US"/>
              </w:rPr>
              <w:t xml:space="preserve"> «</w:t>
            </w:r>
            <w:r w:rsidRPr="001D4577">
              <w:t>Дата</w:t>
            </w:r>
            <w:r w:rsidRPr="00931D75">
              <w:rPr>
                <w:lang w:val="en-US"/>
              </w:rPr>
              <w:t xml:space="preserve"> </w:t>
            </w:r>
            <w:r w:rsidRPr="001D4577">
              <w:t>включения</w:t>
            </w:r>
            <w:r w:rsidRPr="00931D75">
              <w:rPr>
                <w:lang w:val="en-US"/>
              </w:rPr>
              <w:t xml:space="preserve"> </w:t>
            </w:r>
            <w:r w:rsidRPr="001D4577">
              <w:t>в</w:t>
            </w:r>
            <w:r w:rsidRPr="00931D75">
              <w:rPr>
                <w:lang w:val="en-US"/>
              </w:rPr>
              <w:t xml:space="preserve"> </w:t>
            </w:r>
            <w:r w:rsidRPr="001D4577">
              <w:t>Единый</w:t>
            </w:r>
            <w:r w:rsidRPr="00931D75">
              <w:rPr>
                <w:lang w:val="en-US"/>
              </w:rPr>
              <w:t xml:space="preserve"> </w:t>
            </w:r>
            <w:r w:rsidRPr="001D4577">
              <w:t>реестр</w:t>
            </w:r>
            <w:r w:rsidRPr="00931D75">
              <w:rPr>
                <w:lang w:val="en-US"/>
              </w:rPr>
              <w:t xml:space="preserve"> </w:t>
            </w:r>
            <w:r w:rsidRPr="001D4577">
              <w:t>субъектов</w:t>
            </w:r>
            <w:r w:rsidRPr="00931D75">
              <w:rPr>
                <w:lang w:val="en-US"/>
              </w:rPr>
              <w:t xml:space="preserve"> </w:t>
            </w:r>
            <w:r w:rsidRPr="001D4577">
              <w:t>малого</w:t>
            </w:r>
            <w:r w:rsidRPr="00931D75">
              <w:rPr>
                <w:lang w:val="en-US"/>
              </w:rPr>
              <w:t xml:space="preserve"> </w:t>
            </w:r>
            <w:r w:rsidRPr="001D4577">
              <w:t>и</w:t>
            </w:r>
            <w:r w:rsidRPr="00931D75">
              <w:rPr>
                <w:lang w:val="en-US"/>
              </w:rPr>
              <w:t xml:space="preserve"> </w:t>
            </w:r>
            <w:r w:rsidRPr="001D4577">
              <w:t>среднего</w:t>
            </w:r>
            <w:r w:rsidRPr="00931D75">
              <w:rPr>
                <w:lang w:val="en-US"/>
              </w:rPr>
              <w:t xml:space="preserve"> </w:t>
            </w:r>
            <w:r w:rsidRPr="001D4577">
              <w:t>предпринимательства</w:t>
            </w:r>
            <w:r w:rsidRPr="00931D75">
              <w:rPr>
                <w:lang w:val="en-US"/>
              </w:rPr>
              <w:t>» (</w:t>
            </w:r>
            <w:r w:rsidRPr="001D4577">
              <w:rPr>
                <w:lang w:val="en-US"/>
              </w:rPr>
              <w:t>suppliersInfo</w:t>
            </w:r>
            <w:r w:rsidRPr="00931D75">
              <w:rPr>
                <w:lang w:val="en-US"/>
              </w:rPr>
              <w:t>/</w:t>
            </w:r>
            <w:r w:rsidRPr="001D4577">
              <w:rPr>
                <w:lang w:val="en-US"/>
              </w:rPr>
              <w:t>supplierInfo</w:t>
            </w:r>
            <w:r w:rsidRPr="00931D75">
              <w:rPr>
                <w:lang w:val="en-US"/>
              </w:rPr>
              <w:t>/</w:t>
            </w:r>
            <w:r w:rsidRPr="001D4577">
              <w:rPr>
                <w:lang w:val="en-US"/>
              </w:rPr>
              <w:t>legalEntityRF</w:t>
            </w:r>
            <w:r w:rsidRPr="00931D75">
              <w:rPr>
                <w:lang w:val="en-US"/>
              </w:rPr>
              <w:t>/</w:t>
            </w:r>
            <w:r w:rsidRPr="001D4577">
              <w:rPr>
                <w:lang w:val="en-US"/>
              </w:rPr>
              <w:t>otherInfo</w:t>
            </w:r>
            <w:r w:rsidRPr="00931D75">
              <w:rPr>
                <w:lang w:val="en-US"/>
              </w:rPr>
              <w:t>/</w:t>
            </w:r>
            <w:r w:rsidRPr="001D4577">
              <w:rPr>
                <w:lang w:val="en-US"/>
              </w:rPr>
              <w:t>ERSMSPInclusionDate</w:t>
            </w:r>
            <w:r w:rsidRPr="00931D75">
              <w:rPr>
                <w:lang w:val="en-US"/>
              </w:rPr>
              <w:t xml:space="preserve">) </w:t>
            </w:r>
            <w:r w:rsidRPr="001D4577">
              <w:t>не</w:t>
            </w:r>
            <w:r w:rsidRPr="00931D75">
              <w:rPr>
                <w:lang w:val="en-US"/>
              </w:rPr>
              <w:t xml:space="preserve"> </w:t>
            </w:r>
            <w:r w:rsidRPr="001D4577">
              <w:t>заполняется</w:t>
            </w:r>
            <w:r w:rsidRPr="00931D75">
              <w:rPr>
                <w:lang w:val="en-US"/>
              </w:rPr>
              <w:t>;</w:t>
            </w:r>
          </w:p>
          <w:p w14:paraId="4DE4054E" w14:textId="77777777" w:rsidR="0032350A" w:rsidRPr="001D4577" w:rsidRDefault="0032350A" w:rsidP="0032350A">
            <w:pPr>
              <w:pStyle w:val="ad"/>
              <w:numPr>
                <w:ilvl w:val="0"/>
                <w:numId w:val="209"/>
              </w:numPr>
            </w:pPr>
            <w:r w:rsidRPr="001D4577">
              <w:t>поле «Размер денежных средств, направляемых субъектам малого предпринимательства, социально ориентированным некоммерческим организациям» (suppliersInfo/supplierInfo/legalEntityRF/otherInfo/contractPrice) не заполняется;</w:t>
            </w:r>
          </w:p>
          <w:p w14:paraId="3FAC4D3D" w14:textId="77777777" w:rsidR="0032350A" w:rsidRPr="001D4577" w:rsidRDefault="0032350A" w:rsidP="0032350A">
            <w:pPr>
              <w:pStyle w:val="ad"/>
              <w:numPr>
                <w:ilvl w:val="0"/>
                <w:numId w:val="209"/>
              </w:numPr>
            </w:pPr>
            <w:r w:rsidRPr="001D4577">
              <w:t>поле «Код по ОКПО» (suppliersInfo/supplierInfo/legalEntityRF/otherInfo/OKPO) не заполняется;</w:t>
            </w:r>
          </w:p>
          <w:p w14:paraId="501BF713" w14:textId="77777777" w:rsidR="0032350A" w:rsidRPr="001D4577" w:rsidRDefault="0032350A" w:rsidP="0032350A">
            <w:pPr>
              <w:pStyle w:val="ad"/>
              <w:numPr>
                <w:ilvl w:val="0"/>
                <w:numId w:val="209"/>
              </w:numPr>
              <w:rPr>
                <w:lang w:val="en-US"/>
              </w:rPr>
            </w:pPr>
            <w:r w:rsidRPr="001D4577">
              <w:t>поле</w:t>
            </w:r>
            <w:r w:rsidRPr="001D4577">
              <w:rPr>
                <w:lang w:val="en-US"/>
              </w:rPr>
              <w:t xml:space="preserve"> «</w:t>
            </w:r>
            <w:r w:rsidRPr="001D4577">
              <w:t>ОКТМО</w:t>
            </w:r>
            <w:r w:rsidRPr="001D4577">
              <w:rPr>
                <w:lang w:val="en-US"/>
              </w:rPr>
              <w:t xml:space="preserve">» (suppliersInfo/supplierInfo/legalEntityRF/otherInfo/OKTMO) </w:t>
            </w:r>
            <w:r w:rsidRPr="001D4577">
              <w:t>не</w:t>
            </w:r>
            <w:r w:rsidRPr="001D4577">
              <w:rPr>
                <w:lang w:val="en-US"/>
              </w:rPr>
              <w:t xml:space="preserve"> </w:t>
            </w:r>
            <w:r w:rsidRPr="001D4577">
              <w:t>заполняется</w:t>
            </w:r>
            <w:r w:rsidRPr="001D4577">
              <w:rPr>
                <w:lang w:val="en-US"/>
              </w:rPr>
              <w:t>;</w:t>
            </w:r>
          </w:p>
          <w:p w14:paraId="5BE26C8B" w14:textId="66D4DAD9" w:rsidR="0032350A" w:rsidRPr="001D4577" w:rsidRDefault="0032350A" w:rsidP="0032350A">
            <w:pPr>
              <w:pStyle w:val="ad"/>
              <w:numPr>
                <w:ilvl w:val="0"/>
                <w:numId w:val="209"/>
              </w:numPr>
              <w:rPr>
                <w:lang w:val="en-US"/>
              </w:rPr>
            </w:pPr>
            <w:r w:rsidRPr="001D4577">
              <w:t>поле</w:t>
            </w:r>
            <w:r w:rsidRPr="001D4577">
              <w:rPr>
                <w:lang w:val="en-US"/>
              </w:rPr>
              <w:t xml:space="preserve"> «</w:t>
            </w:r>
            <w:r w:rsidRPr="001D4577">
              <w:t>Номер</w:t>
            </w:r>
            <w:r w:rsidRPr="001D4577">
              <w:rPr>
                <w:lang w:val="en-US"/>
              </w:rPr>
              <w:t xml:space="preserve"> </w:t>
            </w:r>
            <w:r w:rsidRPr="001D4577">
              <w:t>лицевого</w:t>
            </w:r>
            <w:r w:rsidRPr="001D4577">
              <w:rPr>
                <w:lang w:val="en-US"/>
              </w:rPr>
              <w:t xml:space="preserve"> </w:t>
            </w:r>
            <w:r w:rsidRPr="001D4577">
              <w:t>счета</w:t>
            </w:r>
            <w:r w:rsidRPr="001D4577">
              <w:rPr>
                <w:lang w:val="en-US"/>
              </w:rPr>
              <w:t xml:space="preserve">» (suppliersInfo/supplierInfo/legalEntityRF/otherInfo/personalAccount) </w:t>
            </w:r>
            <w:r w:rsidRPr="005E7734">
              <w:t>принимаем</w:t>
            </w:r>
            <w:r w:rsidRPr="005E7734">
              <w:rPr>
                <w:lang w:val="en-US"/>
              </w:rPr>
              <w:t xml:space="preserve"> </w:t>
            </w:r>
            <w:r w:rsidRPr="005E7734">
              <w:t>и</w:t>
            </w:r>
            <w:r w:rsidRPr="005E7734">
              <w:rPr>
                <w:lang w:val="en-US"/>
              </w:rPr>
              <w:t xml:space="preserve"> </w:t>
            </w:r>
            <w:r w:rsidRPr="005E7734">
              <w:t>сохраняем</w:t>
            </w:r>
            <w:r w:rsidRPr="005E7734">
              <w:rPr>
                <w:lang w:val="en-US"/>
              </w:rPr>
              <w:t xml:space="preserve"> </w:t>
            </w:r>
            <w:r w:rsidRPr="005E7734">
              <w:t>из</w:t>
            </w:r>
            <w:r w:rsidRPr="005E7734">
              <w:rPr>
                <w:lang w:val="en-US"/>
              </w:rPr>
              <w:t xml:space="preserve"> </w:t>
            </w:r>
            <w:r w:rsidRPr="005E7734">
              <w:t>пакета</w:t>
            </w:r>
            <w:r w:rsidRPr="00F95948">
              <w:rPr>
                <w:lang w:val="en-US"/>
              </w:rPr>
              <w:t>, если признак «Требуется казначейское сопровождение контракта» (bankSupportCRNewInfo/treasurySupportContractRequired) имеет значение «true»</w:t>
            </w:r>
            <w:r w:rsidRPr="001D4577">
              <w:rPr>
                <w:lang w:val="en-US"/>
              </w:rPr>
              <w:t>;</w:t>
            </w:r>
          </w:p>
          <w:p w14:paraId="186AE5C4" w14:textId="1775DED3" w:rsidR="0032350A" w:rsidRPr="0010503E" w:rsidRDefault="0032350A" w:rsidP="0032350A">
            <w:pPr>
              <w:pStyle w:val="ad"/>
              <w:numPr>
                <w:ilvl w:val="0"/>
                <w:numId w:val="209"/>
              </w:numPr>
              <w:rPr>
                <w:lang w:val="en-US"/>
              </w:rPr>
            </w:pPr>
            <w:r w:rsidRPr="001D4577">
              <w:t>поле</w:t>
            </w:r>
            <w:r w:rsidRPr="001D4577">
              <w:rPr>
                <w:lang w:val="en-US"/>
              </w:rPr>
              <w:t xml:space="preserve"> «</w:t>
            </w:r>
            <w:r w:rsidRPr="001D4577">
              <w:t>Адрес</w:t>
            </w:r>
            <w:r w:rsidRPr="001D4577">
              <w:rPr>
                <w:lang w:val="en-US"/>
              </w:rPr>
              <w:t xml:space="preserve"> </w:t>
            </w:r>
            <w:r w:rsidRPr="001D4577">
              <w:t>пользователя</w:t>
            </w:r>
            <w:r w:rsidRPr="001D4577">
              <w:rPr>
                <w:lang w:val="en-US"/>
              </w:rPr>
              <w:t xml:space="preserve"> </w:t>
            </w:r>
            <w:r w:rsidRPr="001D4577">
              <w:t>услугами</w:t>
            </w:r>
            <w:r w:rsidRPr="001D4577">
              <w:rPr>
                <w:lang w:val="en-US"/>
              </w:rPr>
              <w:t xml:space="preserve"> </w:t>
            </w:r>
            <w:r w:rsidRPr="001D4577">
              <w:t>почтовой</w:t>
            </w:r>
            <w:r w:rsidRPr="001D4577">
              <w:rPr>
                <w:lang w:val="en-US"/>
              </w:rPr>
              <w:t xml:space="preserve"> </w:t>
            </w:r>
            <w:r w:rsidRPr="001D4577">
              <w:t>связи</w:t>
            </w:r>
            <w:r w:rsidRPr="001D4577">
              <w:rPr>
                <w:lang w:val="en-US"/>
              </w:rPr>
              <w:t xml:space="preserve"> </w:t>
            </w:r>
            <w:r w:rsidRPr="001D4577">
              <w:t>в</w:t>
            </w:r>
            <w:r w:rsidRPr="001D4577">
              <w:rPr>
                <w:lang w:val="en-US"/>
              </w:rPr>
              <w:t xml:space="preserve"> </w:t>
            </w:r>
            <w:r w:rsidRPr="001D4577">
              <w:t>информационной</w:t>
            </w:r>
            <w:r w:rsidRPr="001D4577">
              <w:rPr>
                <w:lang w:val="en-US"/>
              </w:rPr>
              <w:t xml:space="preserve"> </w:t>
            </w:r>
            <w:r w:rsidRPr="001D4577">
              <w:t>системе</w:t>
            </w:r>
            <w:r w:rsidRPr="001D4577">
              <w:rPr>
                <w:lang w:val="en-US"/>
              </w:rPr>
              <w:t xml:space="preserve"> </w:t>
            </w:r>
            <w:r w:rsidRPr="001D4577">
              <w:t>организации</w:t>
            </w:r>
            <w:r w:rsidRPr="001D4577">
              <w:rPr>
                <w:lang w:val="en-US"/>
              </w:rPr>
              <w:t xml:space="preserve"> </w:t>
            </w:r>
            <w:r w:rsidRPr="001D4577">
              <w:t>федеральной</w:t>
            </w:r>
            <w:r w:rsidRPr="001D4577">
              <w:rPr>
                <w:lang w:val="en-US"/>
              </w:rPr>
              <w:t xml:space="preserve"> </w:t>
            </w:r>
            <w:r w:rsidRPr="001D4577">
              <w:t>почтовой</w:t>
            </w:r>
            <w:r w:rsidRPr="001D4577">
              <w:rPr>
                <w:lang w:val="en-US"/>
              </w:rPr>
              <w:t xml:space="preserve"> </w:t>
            </w:r>
            <w:r w:rsidRPr="001D4577">
              <w:t>связи</w:t>
            </w:r>
            <w:r w:rsidRPr="001D4577">
              <w:rPr>
                <w:lang w:val="en-US"/>
              </w:rPr>
              <w:t>» (suppliersInfo/supplierInfo</w:t>
            </w:r>
            <w:r w:rsidRPr="0010503E">
              <w:rPr>
                <w:lang w:val="en-US"/>
              </w:rPr>
              <w:t xml:space="preserve">/legalEntityRF/otherInfo/postAdressInfo/mailingAdress) </w:t>
            </w:r>
            <w:r w:rsidRPr="00871EDB">
              <w:rPr>
                <w:lang w:val="en-US"/>
              </w:rPr>
              <w:t>не заполняется;</w:t>
            </w:r>
          </w:p>
          <w:p w14:paraId="57FD5ECD" w14:textId="77777777" w:rsidR="0032350A" w:rsidRPr="00871EDB" w:rsidRDefault="0032350A" w:rsidP="0032350A">
            <w:pPr>
              <w:pStyle w:val="ad"/>
              <w:numPr>
                <w:ilvl w:val="0"/>
                <w:numId w:val="209"/>
              </w:numPr>
              <w:rPr>
                <w:lang w:val="en-US"/>
              </w:rPr>
            </w:pPr>
            <w:r w:rsidRPr="00871EDB">
              <w:t>поле</w:t>
            </w:r>
            <w:r w:rsidRPr="00871EDB">
              <w:rPr>
                <w:lang w:val="en-US"/>
              </w:rPr>
              <w:t xml:space="preserve"> «</w:t>
            </w:r>
            <w:r w:rsidRPr="00871EDB">
              <w:t>Наименование</w:t>
            </w:r>
            <w:r w:rsidRPr="00871EDB">
              <w:rPr>
                <w:lang w:val="en-US"/>
              </w:rPr>
              <w:t xml:space="preserve"> </w:t>
            </w:r>
            <w:r w:rsidRPr="00871EDB">
              <w:t>объекта</w:t>
            </w:r>
            <w:r w:rsidRPr="00871EDB">
              <w:rPr>
                <w:lang w:val="en-US"/>
              </w:rPr>
              <w:t xml:space="preserve"> </w:t>
            </w:r>
            <w:r w:rsidRPr="00871EDB">
              <w:t>почтовой</w:t>
            </w:r>
            <w:r w:rsidRPr="00871EDB">
              <w:rPr>
                <w:lang w:val="en-US"/>
              </w:rPr>
              <w:t xml:space="preserve"> </w:t>
            </w:r>
            <w:r w:rsidRPr="00871EDB">
              <w:t>связи</w:t>
            </w:r>
            <w:r w:rsidRPr="00871EDB">
              <w:rPr>
                <w:lang w:val="en-US"/>
              </w:rPr>
              <w:t xml:space="preserve">» (suppliersInfo/supplierInfo/legalEntityRF/otherInfo/postAdressInfo/mailFacilityName) </w:t>
            </w:r>
            <w:r w:rsidRPr="00871EDB">
              <w:t>не</w:t>
            </w:r>
            <w:r w:rsidRPr="00871EDB">
              <w:rPr>
                <w:lang w:val="en-US"/>
              </w:rPr>
              <w:t xml:space="preserve"> </w:t>
            </w:r>
            <w:r w:rsidRPr="00871EDB">
              <w:t>заполняется</w:t>
            </w:r>
            <w:r w:rsidRPr="00871EDB">
              <w:rPr>
                <w:lang w:val="en-US"/>
              </w:rPr>
              <w:t>;</w:t>
            </w:r>
          </w:p>
          <w:p w14:paraId="2E2ACD11" w14:textId="77777777" w:rsidR="0032350A" w:rsidRPr="00871EDB" w:rsidRDefault="0032350A" w:rsidP="0032350A">
            <w:pPr>
              <w:pStyle w:val="ad"/>
              <w:numPr>
                <w:ilvl w:val="0"/>
                <w:numId w:val="209"/>
              </w:numPr>
              <w:rPr>
                <w:lang w:val="en-US"/>
              </w:rPr>
            </w:pPr>
            <w:r w:rsidRPr="00871EDB">
              <w:t>поле</w:t>
            </w:r>
            <w:r w:rsidRPr="00871EDB">
              <w:rPr>
                <w:lang w:val="en-US"/>
              </w:rPr>
              <w:t xml:space="preserve"> «</w:t>
            </w:r>
            <w:r w:rsidRPr="00871EDB">
              <w:t>Номер</w:t>
            </w:r>
            <w:r w:rsidRPr="00871EDB">
              <w:rPr>
                <w:lang w:val="en-US"/>
              </w:rPr>
              <w:t xml:space="preserve"> </w:t>
            </w:r>
            <w:r w:rsidRPr="00871EDB">
              <w:t>ячейки</w:t>
            </w:r>
            <w:r w:rsidRPr="00871EDB">
              <w:rPr>
                <w:lang w:val="en-US"/>
              </w:rPr>
              <w:t xml:space="preserve"> </w:t>
            </w:r>
            <w:r w:rsidRPr="00871EDB">
              <w:t>абонементного</w:t>
            </w:r>
            <w:r w:rsidRPr="00871EDB">
              <w:rPr>
                <w:lang w:val="en-US"/>
              </w:rPr>
              <w:t xml:space="preserve"> </w:t>
            </w:r>
            <w:r w:rsidRPr="00871EDB">
              <w:t>почтового</w:t>
            </w:r>
            <w:r w:rsidRPr="00871EDB">
              <w:rPr>
                <w:lang w:val="en-US"/>
              </w:rPr>
              <w:t xml:space="preserve"> </w:t>
            </w:r>
            <w:r w:rsidRPr="00871EDB">
              <w:t>шкафа</w:t>
            </w:r>
            <w:r w:rsidRPr="00871EDB">
              <w:rPr>
                <w:lang w:val="en-US"/>
              </w:rPr>
              <w:t xml:space="preserve">» (suppliersInfo/supplierInfo/legalEntityRF/otherInfo/postAdressInfo/postBoxNumber) </w:t>
            </w:r>
            <w:r w:rsidRPr="00871EDB">
              <w:t>не</w:t>
            </w:r>
            <w:r w:rsidRPr="00871EDB">
              <w:rPr>
                <w:lang w:val="en-US"/>
              </w:rPr>
              <w:t xml:space="preserve"> </w:t>
            </w:r>
            <w:r w:rsidRPr="00871EDB">
              <w:t>заполняется</w:t>
            </w:r>
            <w:r w:rsidRPr="00871EDB">
              <w:rPr>
                <w:lang w:val="en-US"/>
              </w:rPr>
              <w:t>;</w:t>
            </w:r>
          </w:p>
          <w:p w14:paraId="3B09E2E9" w14:textId="77777777" w:rsidR="0032350A" w:rsidRPr="00871EDB" w:rsidRDefault="0032350A" w:rsidP="0032350A">
            <w:pPr>
              <w:pStyle w:val="ad"/>
              <w:numPr>
                <w:ilvl w:val="0"/>
                <w:numId w:val="209"/>
              </w:numPr>
              <w:rPr>
                <w:lang w:val="en-US"/>
              </w:rPr>
            </w:pPr>
            <w:r w:rsidRPr="00871EDB">
              <w:t>поле</w:t>
            </w:r>
            <w:r w:rsidRPr="00871EDB">
              <w:rPr>
                <w:lang w:val="en-US"/>
              </w:rPr>
              <w:t xml:space="preserve"> «</w:t>
            </w:r>
            <w:r w:rsidRPr="00871EDB">
              <w:t>Фамилия</w:t>
            </w:r>
            <w:r w:rsidRPr="00871EDB">
              <w:rPr>
                <w:lang w:val="en-US"/>
              </w:rPr>
              <w:t xml:space="preserve">» (suppliersInfo/supplierInfo/legalEntityRF/otherInfo/contactInfo/lastName) </w:t>
            </w:r>
            <w:r w:rsidRPr="00871EDB">
              <w:t>не</w:t>
            </w:r>
            <w:r w:rsidRPr="00871EDB">
              <w:rPr>
                <w:lang w:val="en-US"/>
              </w:rPr>
              <w:t xml:space="preserve"> </w:t>
            </w:r>
            <w:r w:rsidRPr="00871EDB">
              <w:t>заполняется</w:t>
            </w:r>
            <w:r w:rsidRPr="00871EDB">
              <w:rPr>
                <w:lang w:val="en-US"/>
              </w:rPr>
              <w:t>;</w:t>
            </w:r>
          </w:p>
          <w:p w14:paraId="0552E767" w14:textId="77777777" w:rsidR="0032350A" w:rsidRPr="00871EDB" w:rsidRDefault="0032350A" w:rsidP="0032350A">
            <w:pPr>
              <w:pStyle w:val="ad"/>
              <w:numPr>
                <w:ilvl w:val="0"/>
                <w:numId w:val="209"/>
              </w:numPr>
              <w:rPr>
                <w:lang w:val="en-US"/>
              </w:rPr>
            </w:pPr>
            <w:r w:rsidRPr="00871EDB">
              <w:t>поле</w:t>
            </w:r>
            <w:r w:rsidRPr="00871EDB">
              <w:rPr>
                <w:lang w:val="en-US"/>
              </w:rPr>
              <w:t xml:space="preserve"> «</w:t>
            </w:r>
            <w:r w:rsidRPr="00871EDB">
              <w:t>Имя</w:t>
            </w:r>
            <w:r w:rsidRPr="00871EDB">
              <w:rPr>
                <w:lang w:val="en-US"/>
              </w:rPr>
              <w:t xml:space="preserve">» (suppliersInfo/supplierInfo/legalEntityRF/otherInfo/contactInfo/firstName) </w:t>
            </w:r>
            <w:r w:rsidRPr="00871EDB">
              <w:t>не</w:t>
            </w:r>
            <w:r w:rsidRPr="00871EDB">
              <w:rPr>
                <w:lang w:val="en-US"/>
              </w:rPr>
              <w:t xml:space="preserve"> </w:t>
            </w:r>
            <w:r w:rsidRPr="00871EDB">
              <w:t>заполняется</w:t>
            </w:r>
            <w:r w:rsidRPr="00871EDB">
              <w:rPr>
                <w:lang w:val="en-US"/>
              </w:rPr>
              <w:t>;</w:t>
            </w:r>
          </w:p>
          <w:p w14:paraId="58841D54" w14:textId="77777777" w:rsidR="0032350A" w:rsidRPr="00871EDB" w:rsidRDefault="0032350A" w:rsidP="0032350A">
            <w:pPr>
              <w:pStyle w:val="ad"/>
              <w:numPr>
                <w:ilvl w:val="0"/>
                <w:numId w:val="209"/>
              </w:numPr>
              <w:rPr>
                <w:lang w:val="en-US"/>
              </w:rPr>
            </w:pPr>
            <w:r w:rsidRPr="00871EDB">
              <w:t>поле</w:t>
            </w:r>
            <w:r w:rsidRPr="00871EDB">
              <w:rPr>
                <w:lang w:val="en-US"/>
              </w:rPr>
              <w:t xml:space="preserve"> «Отчество» (suppliersInfo/supplierInfo/legalEntityRF/otherInfo/contactInfo/middleName) не заполняется;</w:t>
            </w:r>
          </w:p>
          <w:p w14:paraId="5F660138" w14:textId="6F5A8A31" w:rsidR="0032350A" w:rsidRPr="00F90247" w:rsidRDefault="0032350A" w:rsidP="0032350A">
            <w:pPr>
              <w:pStyle w:val="ad"/>
              <w:numPr>
                <w:ilvl w:val="0"/>
                <w:numId w:val="209"/>
              </w:numPr>
              <w:rPr>
                <w:lang w:val="en-US"/>
              </w:rPr>
            </w:pPr>
            <w:r w:rsidRPr="00F90247">
              <w:rPr>
                <w:lang w:val="en-US"/>
              </w:rPr>
              <w:t>поле «E-mail адрес контактного лица» (suppliersInfo/supplierInfo/legalEntityRF/otherInfo/contactEMail) заполняется значением поля «Адрес электронной почты» (participantInfo/filialLegalEntityRFInfo/filialInfo/email) структурированного контракта (cpElectronicContract);</w:t>
            </w:r>
          </w:p>
          <w:p w14:paraId="6749BC26" w14:textId="2CCD7B6C" w:rsidR="0032350A" w:rsidRPr="00F90247" w:rsidRDefault="0032350A" w:rsidP="0032350A">
            <w:pPr>
              <w:pStyle w:val="ad"/>
              <w:numPr>
                <w:ilvl w:val="0"/>
                <w:numId w:val="209"/>
              </w:numPr>
              <w:rPr>
                <w:lang w:val="en-US"/>
              </w:rPr>
            </w:pPr>
            <w:r w:rsidRPr="00F90247">
              <w:rPr>
                <w:lang w:val="en-US"/>
              </w:rPr>
              <w:t>поле «Телефон контактного лица» (suppliersInfo/supplierInfo/legalEntityRF/otherInfo/contactPhone) заполняется значением поля «Телефон» (participantInfo/filialLegalEntityRFInfo/filialInfo/contactPhone) структурированного контракта (cpElectronicContract);</w:t>
            </w:r>
          </w:p>
          <w:p w14:paraId="2AAF8D2C" w14:textId="2009610A" w:rsidR="0032350A" w:rsidRDefault="0032350A" w:rsidP="0032350A">
            <w:pPr>
              <w:pStyle w:val="ad"/>
              <w:numPr>
                <w:ilvl w:val="0"/>
                <w:numId w:val="209"/>
              </w:numPr>
              <w:rPr>
                <w:lang w:val="en-US"/>
              </w:rPr>
            </w:pPr>
            <w:r w:rsidRPr="001D4577">
              <w:t>поле</w:t>
            </w:r>
            <w:r w:rsidRPr="001D4577">
              <w:rPr>
                <w:lang w:val="en-US"/>
              </w:rPr>
              <w:t xml:space="preserve"> «</w:t>
            </w:r>
            <w:r w:rsidRPr="001D4577">
              <w:t>КПП</w:t>
            </w:r>
            <w:r w:rsidRPr="001D4577">
              <w:rPr>
                <w:lang w:val="en-US"/>
              </w:rPr>
              <w:t xml:space="preserve"> </w:t>
            </w:r>
            <w:r w:rsidRPr="001D4577">
              <w:t>крупнейшего</w:t>
            </w:r>
            <w:r w:rsidRPr="001D4577">
              <w:rPr>
                <w:lang w:val="en-US"/>
              </w:rPr>
              <w:t xml:space="preserve"> </w:t>
            </w:r>
            <w:r w:rsidRPr="001D4577">
              <w:t>налогоплательщика</w:t>
            </w:r>
            <w:r w:rsidRPr="001D4577">
              <w:rPr>
                <w:lang w:val="en-US"/>
              </w:rPr>
              <w:t xml:space="preserve">» (suppliersInfo/supplierInfo/legalEntityRF/otherInfo/largestTaxpayerKPP) </w:t>
            </w:r>
            <w:r w:rsidRPr="001D4577">
              <w:t>заполняется</w:t>
            </w:r>
            <w:r w:rsidRPr="001D4577">
              <w:rPr>
                <w:lang w:val="en-US"/>
              </w:rPr>
              <w:t xml:space="preserve"> </w:t>
            </w:r>
            <w:r w:rsidRPr="001D4577">
              <w:t>значением</w:t>
            </w:r>
            <w:r w:rsidRPr="001D4577">
              <w:rPr>
                <w:lang w:val="en-US"/>
              </w:rPr>
              <w:t xml:space="preserve"> </w:t>
            </w:r>
            <w:r w:rsidRPr="001D4577">
              <w:t>поля</w:t>
            </w:r>
            <w:r w:rsidRPr="001D4577">
              <w:rPr>
                <w:lang w:val="en-US"/>
              </w:rPr>
              <w:t xml:space="preserve"> «</w:t>
            </w:r>
            <w:r w:rsidRPr="001D4577">
              <w:t>КПП</w:t>
            </w:r>
            <w:r w:rsidRPr="001D4577">
              <w:rPr>
                <w:lang w:val="en-US"/>
              </w:rPr>
              <w:t xml:space="preserve"> </w:t>
            </w:r>
            <w:r w:rsidRPr="001D4577">
              <w:t>крупнейшего</w:t>
            </w:r>
            <w:r w:rsidRPr="001D4577">
              <w:rPr>
                <w:lang w:val="en-US"/>
              </w:rPr>
              <w:t xml:space="preserve"> </w:t>
            </w:r>
            <w:r w:rsidRPr="001D4577">
              <w:t>налогоплательщика</w:t>
            </w:r>
            <w:r w:rsidRPr="001D4577">
              <w:rPr>
                <w:lang w:val="en-US"/>
              </w:rPr>
              <w:t>» (participantInfo</w:t>
            </w:r>
            <w:r w:rsidRPr="00F90247">
              <w:rPr>
                <w:lang w:val="en-US"/>
              </w:rPr>
              <w:t>/filialLegalEntityRFInfo/legalEntityInfo/</w:t>
            </w:r>
            <w:r w:rsidRPr="001D4577">
              <w:rPr>
                <w:lang w:val="en-US"/>
              </w:rPr>
              <w:t xml:space="preserve">majorTaxPayerKPP) </w:t>
            </w:r>
            <w:r w:rsidRPr="001D4577">
              <w:t>структурированного</w:t>
            </w:r>
            <w:r w:rsidRPr="001D4577">
              <w:rPr>
                <w:lang w:val="en-US"/>
              </w:rPr>
              <w:t xml:space="preserve"> </w:t>
            </w:r>
            <w:r w:rsidRPr="001D4577">
              <w:t>контракта</w:t>
            </w:r>
            <w:r w:rsidRPr="001D4577">
              <w:rPr>
                <w:lang w:val="en-US"/>
              </w:rPr>
              <w:t xml:space="preserve"> (cpElectronicContract).</w:t>
            </w:r>
          </w:p>
          <w:p w14:paraId="0FA75CDA" w14:textId="77777777" w:rsidR="0032350A" w:rsidRDefault="0032350A" w:rsidP="0032350A">
            <w:pPr>
              <w:pStyle w:val="ad"/>
              <w:rPr>
                <w:lang w:val="en-US"/>
              </w:rPr>
            </w:pPr>
          </w:p>
          <w:p w14:paraId="68BDB323" w14:textId="01587B02" w:rsidR="0032350A" w:rsidRDefault="0032350A" w:rsidP="0032350A">
            <w:pPr>
              <w:pStyle w:val="ad"/>
            </w:pPr>
            <w:r>
              <w:t>Если</w:t>
            </w:r>
            <w:r w:rsidRPr="00AF19DC">
              <w:t xml:space="preserve"> </w:t>
            </w:r>
            <w:r>
              <w:t>в</w:t>
            </w:r>
            <w:r w:rsidRPr="00AF19DC">
              <w:t xml:space="preserve"> </w:t>
            </w:r>
            <w:r>
              <w:t>РЭК</w:t>
            </w:r>
            <w:r w:rsidRPr="00AF19DC">
              <w:t xml:space="preserve"> </w:t>
            </w:r>
            <w:r>
              <w:t>тип</w:t>
            </w:r>
            <w:r w:rsidRPr="00AF19DC">
              <w:t xml:space="preserve"> </w:t>
            </w:r>
            <w:r>
              <w:t>поставщика</w:t>
            </w:r>
            <w:r w:rsidRPr="00AF19DC">
              <w:t xml:space="preserve"> «</w:t>
            </w:r>
            <w:r>
              <w:t>Физическое</w:t>
            </w:r>
            <w:r w:rsidRPr="00AF19DC">
              <w:t xml:space="preserve"> </w:t>
            </w:r>
            <w:r w:rsidRPr="00DA44C3">
              <w:t>лицо</w:t>
            </w:r>
            <w:r w:rsidRPr="00AF19DC">
              <w:t xml:space="preserve"> </w:t>
            </w:r>
            <w:r w:rsidRPr="00DA44C3">
              <w:t>РФ</w:t>
            </w:r>
            <w:r w:rsidRPr="00AF19DC">
              <w:t xml:space="preserve">» </w:t>
            </w:r>
            <w:r>
              <w:t>И не установлен признак ИП</w:t>
            </w:r>
            <w:r w:rsidRPr="00AF19DC">
              <w:t xml:space="preserve">, </w:t>
            </w:r>
            <w:r>
              <w:t>то</w:t>
            </w:r>
            <w:r w:rsidRPr="00AF19DC">
              <w:t xml:space="preserve"> </w:t>
            </w:r>
            <w:r>
              <w:t>заполняется</w:t>
            </w:r>
            <w:r w:rsidRPr="00AF19DC">
              <w:t xml:space="preserve"> </w:t>
            </w:r>
            <w:r>
              <w:t>блок</w:t>
            </w:r>
            <w:r w:rsidRPr="00AF19DC">
              <w:t xml:space="preserve"> «Физическое лицо РФ» (</w:t>
            </w:r>
            <w:r w:rsidRPr="00AF19DC">
              <w:rPr>
                <w:lang w:val="en-US"/>
              </w:rPr>
              <w:t>suppliersInfo</w:t>
            </w:r>
            <w:r w:rsidRPr="00AF19DC">
              <w:t>/</w:t>
            </w:r>
            <w:r w:rsidRPr="00AF19DC">
              <w:rPr>
                <w:lang w:val="en-US"/>
              </w:rPr>
              <w:t>supplierInfo</w:t>
            </w:r>
            <w:r w:rsidRPr="00AF19DC">
              <w:t>/</w:t>
            </w:r>
            <w:r w:rsidRPr="00AF19DC">
              <w:rPr>
                <w:lang w:val="en-US"/>
              </w:rPr>
              <w:t>individualPersonRF</w:t>
            </w:r>
            <w:r w:rsidRPr="00AF19DC">
              <w:t>):</w:t>
            </w:r>
          </w:p>
          <w:p w14:paraId="3A73A2C4" w14:textId="431B41A0" w:rsidR="0032350A" w:rsidRDefault="0032350A" w:rsidP="0032350A">
            <w:pPr>
              <w:pStyle w:val="ad"/>
              <w:numPr>
                <w:ilvl w:val="0"/>
                <w:numId w:val="209"/>
              </w:numPr>
            </w:pPr>
            <w:r w:rsidRPr="00871EDB">
              <w:t>поле «</w:t>
            </w:r>
            <w:r w:rsidRPr="00AF19DC">
              <w:t>Фамилия</w:t>
            </w:r>
            <w:r w:rsidRPr="00871EDB">
              <w:t>» (</w:t>
            </w:r>
            <w:r w:rsidRPr="00AF19DC">
              <w:t>suppliersInfo/supplierInfo/individualPersonRF/lastName</w:t>
            </w:r>
            <w:r w:rsidRPr="00871EDB">
              <w:t>) заполняется значением поля «</w:t>
            </w:r>
            <w:r w:rsidRPr="00AF19DC">
              <w:t>Фамилия</w:t>
            </w:r>
            <w:r w:rsidRPr="00871EDB">
              <w:t>» (</w:t>
            </w:r>
            <w:r w:rsidRPr="00AF19DC">
              <w:t>participantInfo/individualPersonRFInfo/nameInfo/cmn:lastName</w:t>
            </w:r>
            <w:r w:rsidRPr="00871EDB">
              <w:t>) структурированного контракта (cpElectronicContract);</w:t>
            </w:r>
          </w:p>
          <w:p w14:paraId="3274052A" w14:textId="07B17FF4" w:rsidR="0032350A" w:rsidRDefault="0032350A" w:rsidP="0032350A">
            <w:pPr>
              <w:pStyle w:val="ad"/>
              <w:numPr>
                <w:ilvl w:val="0"/>
                <w:numId w:val="209"/>
              </w:numPr>
            </w:pPr>
            <w:r w:rsidRPr="00871EDB">
              <w:t>поле «</w:t>
            </w:r>
            <w:r w:rsidRPr="00AF19DC">
              <w:t>Имя</w:t>
            </w:r>
            <w:r w:rsidRPr="00871EDB">
              <w:t>» (</w:t>
            </w:r>
            <w:r w:rsidRPr="00AF19DC">
              <w:t>suppliersInfo/supplierInfo/individualPersonRF/firstName</w:t>
            </w:r>
            <w:r w:rsidRPr="00871EDB">
              <w:t>) заполняется значением поля «</w:t>
            </w:r>
            <w:r w:rsidRPr="00AF19DC">
              <w:t>Имя</w:t>
            </w:r>
            <w:r w:rsidRPr="00871EDB">
              <w:t>» (</w:t>
            </w:r>
            <w:r w:rsidRPr="00AF19DC">
              <w:t>participantInfo/individualPersonRFInfo/nameInfo/cmn:firstName</w:t>
            </w:r>
            <w:r w:rsidRPr="00871EDB">
              <w:t>) структурированного контракта (cpElectronicContract);</w:t>
            </w:r>
          </w:p>
          <w:p w14:paraId="4373721B" w14:textId="3F866B8A" w:rsidR="0032350A" w:rsidRDefault="0032350A" w:rsidP="0032350A">
            <w:pPr>
              <w:pStyle w:val="ad"/>
              <w:numPr>
                <w:ilvl w:val="0"/>
                <w:numId w:val="209"/>
              </w:numPr>
            </w:pPr>
            <w:r w:rsidRPr="00871EDB">
              <w:lastRenderedPageBreak/>
              <w:t>поле «</w:t>
            </w:r>
            <w:r w:rsidRPr="00AF19DC">
              <w:t>Отчество</w:t>
            </w:r>
            <w:r w:rsidRPr="00871EDB">
              <w:t>» (</w:t>
            </w:r>
            <w:r w:rsidRPr="00AF19DC">
              <w:t>suppliersInfo/supplierInfo/individualPersonRF/middleName</w:t>
            </w:r>
            <w:r w:rsidRPr="00871EDB">
              <w:t>) заполняется значением поля «</w:t>
            </w:r>
            <w:r w:rsidRPr="00AF19DC">
              <w:t>Отчество</w:t>
            </w:r>
            <w:r w:rsidRPr="00871EDB">
              <w:t>» (</w:t>
            </w:r>
            <w:r w:rsidRPr="00AF19DC">
              <w:t>participantInfo/individualPersonRFInfo/nameInfo/cmn:middleName</w:t>
            </w:r>
            <w:r w:rsidRPr="00871EDB">
              <w:t>) структурированного контракта (cpElectronicContract);</w:t>
            </w:r>
          </w:p>
          <w:p w14:paraId="03BD6476" w14:textId="22D853F1" w:rsidR="0032350A" w:rsidRDefault="0032350A" w:rsidP="0032350A">
            <w:pPr>
              <w:pStyle w:val="ad"/>
              <w:numPr>
                <w:ilvl w:val="0"/>
                <w:numId w:val="209"/>
              </w:numPr>
            </w:pPr>
            <w:r w:rsidRPr="00871EDB">
              <w:t>поле «</w:t>
            </w:r>
            <w:r w:rsidRPr="00AF19DC">
              <w:t>ИНН</w:t>
            </w:r>
            <w:r w:rsidRPr="00871EDB">
              <w:t>» (</w:t>
            </w:r>
            <w:r w:rsidRPr="00AF19DC">
              <w:t>suppliersInfo/supplierInfo/individualPersonRF/INN</w:t>
            </w:r>
            <w:r w:rsidRPr="00871EDB">
              <w:t>) заполняется значением поля «</w:t>
            </w:r>
            <w:r w:rsidRPr="00AF19DC">
              <w:t>ИНН</w:t>
            </w:r>
            <w:r w:rsidRPr="00871EDB">
              <w:t>» (</w:t>
            </w:r>
            <w:r w:rsidRPr="00AF19DC">
              <w:t>participantInfo/individualPersonRFInfo/INN</w:t>
            </w:r>
            <w:r w:rsidRPr="00871EDB">
              <w:t>) структурированного контракта (cpElectronicContract);</w:t>
            </w:r>
          </w:p>
          <w:p w14:paraId="1558A8C5" w14:textId="6AA2CCF0" w:rsidR="0032350A" w:rsidRDefault="0032350A" w:rsidP="0032350A">
            <w:pPr>
              <w:pStyle w:val="ad"/>
              <w:numPr>
                <w:ilvl w:val="0"/>
                <w:numId w:val="209"/>
              </w:numPr>
            </w:pPr>
            <w:r w:rsidRPr="00871EDB">
              <w:t>поле «</w:t>
            </w:r>
            <w:r w:rsidRPr="00AF19DC">
              <w:t>Дата постановки на учет в налоговом органе</w:t>
            </w:r>
            <w:r w:rsidRPr="00871EDB">
              <w:t>» (</w:t>
            </w:r>
            <w:r w:rsidRPr="00AF19DC">
              <w:t>suppliersInfo/supplierInfo/individualPersonRF/registrationDate</w:t>
            </w:r>
            <w:r w:rsidRPr="00871EDB">
              <w:t xml:space="preserve">) </w:t>
            </w:r>
            <w:r>
              <w:t xml:space="preserve">не </w:t>
            </w:r>
            <w:r w:rsidRPr="00871EDB">
              <w:t>заполняется;</w:t>
            </w:r>
          </w:p>
          <w:p w14:paraId="04DC3B5D" w14:textId="601910FA" w:rsidR="0032350A" w:rsidRDefault="0032350A" w:rsidP="0032350A">
            <w:pPr>
              <w:pStyle w:val="ad"/>
              <w:numPr>
                <w:ilvl w:val="0"/>
                <w:numId w:val="209"/>
              </w:numPr>
            </w:pPr>
            <w:r w:rsidRPr="00871EDB">
              <w:t>поле «</w:t>
            </w:r>
            <w:r w:rsidRPr="00AF19DC">
              <w:t>Статус поставщика (исполнителя, подрядчика)</w:t>
            </w:r>
            <w:r w:rsidRPr="00871EDB">
              <w:t>» (</w:t>
            </w:r>
            <w:r w:rsidRPr="00AF19DC">
              <w:t>suppliersInfo/supplierInfo/individualPersonRF/status</w:t>
            </w:r>
            <w:r w:rsidRPr="00871EDB">
              <w:t>) заполняется значением поля «</w:t>
            </w:r>
            <w:r>
              <w:t>Статус</w:t>
            </w:r>
            <w:r w:rsidRPr="00871EDB">
              <w:t>» (</w:t>
            </w:r>
            <w:r w:rsidRPr="009D7492">
              <w:t>participantInfo/status</w:t>
            </w:r>
            <w:r w:rsidRPr="00871EDB">
              <w:t>) структурированного контракта (cpElectronicContract);</w:t>
            </w:r>
          </w:p>
          <w:p w14:paraId="0EBD210B" w14:textId="13150C38" w:rsidR="0032350A" w:rsidRDefault="0032350A" w:rsidP="0032350A">
            <w:pPr>
              <w:pStyle w:val="ad"/>
              <w:numPr>
                <w:ilvl w:val="0"/>
                <w:numId w:val="209"/>
              </w:numPr>
            </w:pPr>
            <w:r w:rsidRPr="00871EDB">
              <w:t>поле «</w:t>
            </w:r>
            <w:r w:rsidRPr="00AF19DC">
              <w:t>Дата включения в Единый реестр субъектов малого и среднего предпринимательства</w:t>
            </w:r>
            <w:r w:rsidRPr="00871EDB">
              <w:t>» (</w:t>
            </w:r>
            <w:r w:rsidRPr="00AF19DC">
              <w:t>suppliersInfo/supplierInfo/individualPersonRF/ERSMSPInclusionDate</w:t>
            </w:r>
            <w:r w:rsidRPr="00871EDB">
              <w:t xml:space="preserve">) </w:t>
            </w:r>
            <w:r>
              <w:t xml:space="preserve">не </w:t>
            </w:r>
            <w:r w:rsidRPr="00871EDB">
              <w:t>заполняется;</w:t>
            </w:r>
          </w:p>
          <w:p w14:paraId="73CCEA16" w14:textId="19FB1FFF" w:rsidR="0032350A" w:rsidRPr="009D7492" w:rsidRDefault="0032350A" w:rsidP="0032350A">
            <w:pPr>
              <w:pStyle w:val="ad"/>
              <w:numPr>
                <w:ilvl w:val="0"/>
                <w:numId w:val="209"/>
              </w:numPr>
              <w:rPr>
                <w:lang w:val="en-US"/>
              </w:rPr>
            </w:pPr>
            <w:r>
              <w:t>блок</w:t>
            </w:r>
            <w:r w:rsidRPr="009D7492">
              <w:rPr>
                <w:lang w:val="en-US"/>
              </w:rPr>
              <w:t xml:space="preserve"> «</w:t>
            </w:r>
            <w:r w:rsidRPr="00AF19DC">
              <w:t>ОКТМО</w:t>
            </w:r>
            <w:r w:rsidRPr="009D7492">
              <w:rPr>
                <w:lang w:val="en-US"/>
              </w:rPr>
              <w:t xml:space="preserve">» (suppliersInfo/supplierInfo/individualPersonRF/OKTMO) </w:t>
            </w:r>
            <w:r>
              <w:t>не</w:t>
            </w:r>
            <w:r w:rsidRPr="009D7492">
              <w:rPr>
                <w:lang w:val="en-US"/>
              </w:rPr>
              <w:t xml:space="preserve"> </w:t>
            </w:r>
            <w:r w:rsidRPr="00871EDB">
              <w:t>заполняется</w:t>
            </w:r>
            <w:r w:rsidRPr="009D7492">
              <w:rPr>
                <w:lang w:val="en-US"/>
              </w:rPr>
              <w:t>;</w:t>
            </w:r>
          </w:p>
          <w:p w14:paraId="36805E38" w14:textId="6B68F59D" w:rsidR="0032350A" w:rsidRPr="009D7492" w:rsidRDefault="0032350A" w:rsidP="0032350A">
            <w:pPr>
              <w:pStyle w:val="ad"/>
              <w:numPr>
                <w:ilvl w:val="0"/>
                <w:numId w:val="209"/>
              </w:numPr>
              <w:rPr>
                <w:lang w:val="en-US"/>
              </w:rPr>
            </w:pPr>
            <w:r w:rsidRPr="00871EDB">
              <w:t>поле</w:t>
            </w:r>
            <w:r w:rsidRPr="009D7492">
              <w:rPr>
                <w:lang w:val="en-US"/>
              </w:rPr>
              <w:t xml:space="preserve"> «</w:t>
            </w:r>
            <w:r w:rsidRPr="00AF19DC">
              <w:t>Номер</w:t>
            </w:r>
            <w:r w:rsidRPr="009D7492">
              <w:rPr>
                <w:lang w:val="en-US"/>
              </w:rPr>
              <w:t xml:space="preserve"> </w:t>
            </w:r>
            <w:r w:rsidRPr="00AF19DC">
              <w:t>лицевого</w:t>
            </w:r>
            <w:r w:rsidRPr="009D7492">
              <w:rPr>
                <w:lang w:val="en-US"/>
              </w:rPr>
              <w:t xml:space="preserve"> </w:t>
            </w:r>
            <w:r w:rsidRPr="00AF19DC">
              <w:t>счета</w:t>
            </w:r>
            <w:r w:rsidRPr="009D7492">
              <w:rPr>
                <w:lang w:val="en-US"/>
              </w:rPr>
              <w:t xml:space="preserve">» (suppliersInfo/supplierInfo/individualPersonRF/personalAccount) </w:t>
            </w:r>
            <w:r w:rsidRPr="005E7734">
              <w:t>принимаем</w:t>
            </w:r>
            <w:r w:rsidRPr="005E7734">
              <w:rPr>
                <w:lang w:val="en-US"/>
              </w:rPr>
              <w:t xml:space="preserve"> </w:t>
            </w:r>
            <w:r w:rsidRPr="005E7734">
              <w:t>и</w:t>
            </w:r>
            <w:r w:rsidRPr="005E7734">
              <w:rPr>
                <w:lang w:val="en-US"/>
              </w:rPr>
              <w:t xml:space="preserve"> </w:t>
            </w:r>
            <w:r w:rsidRPr="005E7734">
              <w:t>сохраняем</w:t>
            </w:r>
            <w:r w:rsidRPr="005E7734">
              <w:rPr>
                <w:lang w:val="en-US"/>
              </w:rPr>
              <w:t xml:space="preserve"> </w:t>
            </w:r>
            <w:r w:rsidRPr="005E7734">
              <w:t>из</w:t>
            </w:r>
            <w:r w:rsidRPr="005E7734">
              <w:rPr>
                <w:lang w:val="en-US"/>
              </w:rPr>
              <w:t xml:space="preserve"> </w:t>
            </w:r>
            <w:r w:rsidRPr="005E7734">
              <w:t>пакета</w:t>
            </w:r>
            <w:r w:rsidRPr="00F95948">
              <w:rPr>
                <w:lang w:val="en-US"/>
              </w:rPr>
              <w:t>, если признак «Требуется казначейское сопровождение контракта» (bankSupportCRNewInfo/treasurySupportContractRequired) имеет значение «true»</w:t>
            </w:r>
            <w:r w:rsidRPr="00871EDB">
              <w:rPr>
                <w:lang w:val="en-US"/>
              </w:rPr>
              <w:t>;</w:t>
            </w:r>
          </w:p>
          <w:p w14:paraId="0B63532F" w14:textId="5A5D32F6" w:rsidR="0032350A" w:rsidRPr="009D7492" w:rsidRDefault="0032350A" w:rsidP="0032350A">
            <w:pPr>
              <w:pStyle w:val="ad"/>
              <w:numPr>
                <w:ilvl w:val="0"/>
                <w:numId w:val="209"/>
              </w:numPr>
              <w:rPr>
                <w:lang w:val="en-US"/>
              </w:rPr>
            </w:pPr>
            <w:r w:rsidRPr="00871EDB">
              <w:t>поле</w:t>
            </w:r>
            <w:r w:rsidRPr="009D7492">
              <w:rPr>
                <w:lang w:val="en-US"/>
              </w:rPr>
              <w:t xml:space="preserve"> «</w:t>
            </w:r>
            <w:r w:rsidRPr="00AF19DC">
              <w:t>Адрес</w:t>
            </w:r>
            <w:r w:rsidRPr="009D7492">
              <w:rPr>
                <w:lang w:val="en-US"/>
              </w:rPr>
              <w:t xml:space="preserve"> </w:t>
            </w:r>
            <w:r w:rsidRPr="00AF19DC">
              <w:t>места</w:t>
            </w:r>
            <w:r w:rsidRPr="009D7492">
              <w:rPr>
                <w:lang w:val="en-US"/>
              </w:rPr>
              <w:t xml:space="preserve"> </w:t>
            </w:r>
            <w:r w:rsidRPr="00AF19DC">
              <w:t>нахождения</w:t>
            </w:r>
            <w:r w:rsidRPr="009D7492">
              <w:rPr>
                <w:lang w:val="en-US"/>
              </w:rPr>
              <w:t xml:space="preserve">» (suppliersInfo/supplierInfo/individualPersonRF/address) </w:t>
            </w:r>
            <w:r w:rsidRPr="00871EDB">
              <w:t>заполняется</w:t>
            </w:r>
            <w:r w:rsidRPr="009D7492">
              <w:rPr>
                <w:lang w:val="en-US"/>
              </w:rPr>
              <w:t xml:space="preserve"> </w:t>
            </w:r>
            <w:r w:rsidRPr="00871EDB">
              <w:t>значением</w:t>
            </w:r>
            <w:r w:rsidRPr="009D7492">
              <w:rPr>
                <w:lang w:val="en-US"/>
              </w:rPr>
              <w:t xml:space="preserve"> </w:t>
            </w:r>
            <w:r w:rsidRPr="00871EDB">
              <w:t>поля</w:t>
            </w:r>
            <w:r w:rsidRPr="009D7492">
              <w:rPr>
                <w:lang w:val="en-US"/>
              </w:rPr>
              <w:t xml:space="preserve"> «</w:t>
            </w:r>
            <w:r w:rsidRPr="00AF19DC">
              <w:t>Адрес</w:t>
            </w:r>
            <w:r w:rsidRPr="009D7492">
              <w:rPr>
                <w:lang w:val="en-US"/>
              </w:rPr>
              <w:t xml:space="preserve"> </w:t>
            </w:r>
            <w:r w:rsidRPr="00AF19DC">
              <w:t>в</w:t>
            </w:r>
            <w:r w:rsidRPr="009D7492">
              <w:rPr>
                <w:lang w:val="en-US"/>
              </w:rPr>
              <w:t xml:space="preserve"> </w:t>
            </w:r>
            <w:r w:rsidRPr="00AF19DC">
              <w:t>пределах</w:t>
            </w:r>
            <w:r w:rsidRPr="009D7492">
              <w:rPr>
                <w:lang w:val="en-US"/>
              </w:rPr>
              <w:t xml:space="preserve"> </w:t>
            </w:r>
            <w:r w:rsidRPr="00AF19DC">
              <w:t>места</w:t>
            </w:r>
            <w:r w:rsidRPr="009D7492">
              <w:rPr>
                <w:lang w:val="en-US"/>
              </w:rPr>
              <w:t xml:space="preserve"> </w:t>
            </w:r>
            <w:r w:rsidRPr="00AF19DC">
              <w:t>нахождения</w:t>
            </w:r>
            <w:r w:rsidRPr="009D7492">
              <w:rPr>
                <w:lang w:val="en-US"/>
              </w:rPr>
              <w:t xml:space="preserve">» (participantInfo/individualPersonRFInfo/factAddress) </w:t>
            </w:r>
            <w:r w:rsidRPr="00871EDB">
              <w:t>структурированного</w:t>
            </w:r>
            <w:r w:rsidRPr="009D7492">
              <w:rPr>
                <w:lang w:val="en-US"/>
              </w:rPr>
              <w:t xml:space="preserve"> </w:t>
            </w:r>
            <w:r w:rsidRPr="00871EDB">
              <w:t>контракта</w:t>
            </w:r>
            <w:r w:rsidRPr="009D7492">
              <w:rPr>
                <w:lang w:val="en-US"/>
              </w:rPr>
              <w:t xml:space="preserve"> (cpElectronicContract);</w:t>
            </w:r>
          </w:p>
          <w:p w14:paraId="40FB32E9" w14:textId="4478DF42" w:rsidR="0032350A" w:rsidRPr="009D7492" w:rsidRDefault="0032350A" w:rsidP="0032350A">
            <w:pPr>
              <w:pStyle w:val="ad"/>
              <w:numPr>
                <w:ilvl w:val="0"/>
                <w:numId w:val="209"/>
              </w:numPr>
              <w:rPr>
                <w:lang w:val="en-US"/>
              </w:rPr>
            </w:pPr>
            <w:r w:rsidRPr="00871EDB">
              <w:t>поле</w:t>
            </w:r>
            <w:r w:rsidRPr="009D7492">
              <w:rPr>
                <w:lang w:val="en-US"/>
              </w:rPr>
              <w:t xml:space="preserve"> «</w:t>
            </w:r>
            <w:r w:rsidRPr="00AF19DC">
              <w:t>Адрес</w:t>
            </w:r>
            <w:r w:rsidRPr="009D7492">
              <w:rPr>
                <w:lang w:val="en-US"/>
              </w:rPr>
              <w:t xml:space="preserve"> </w:t>
            </w:r>
            <w:r w:rsidRPr="00AF19DC">
              <w:t>пользователя</w:t>
            </w:r>
            <w:r w:rsidRPr="009D7492">
              <w:rPr>
                <w:lang w:val="en-US"/>
              </w:rPr>
              <w:t xml:space="preserve"> </w:t>
            </w:r>
            <w:r w:rsidRPr="00AF19DC">
              <w:t>услугами</w:t>
            </w:r>
            <w:r w:rsidRPr="009D7492">
              <w:rPr>
                <w:lang w:val="en-US"/>
              </w:rPr>
              <w:t xml:space="preserve"> </w:t>
            </w:r>
            <w:r w:rsidRPr="00AF19DC">
              <w:t>почтовой</w:t>
            </w:r>
            <w:r w:rsidRPr="009D7492">
              <w:rPr>
                <w:lang w:val="en-US"/>
              </w:rPr>
              <w:t xml:space="preserve"> </w:t>
            </w:r>
            <w:r w:rsidRPr="00AF19DC">
              <w:t>связи</w:t>
            </w:r>
            <w:r w:rsidRPr="009D7492">
              <w:rPr>
                <w:lang w:val="en-US"/>
              </w:rPr>
              <w:t xml:space="preserve"> </w:t>
            </w:r>
            <w:r w:rsidRPr="00AF19DC">
              <w:t>в</w:t>
            </w:r>
            <w:r w:rsidRPr="009D7492">
              <w:rPr>
                <w:lang w:val="en-US"/>
              </w:rPr>
              <w:t xml:space="preserve"> </w:t>
            </w:r>
            <w:r w:rsidRPr="00AF19DC">
              <w:t>информационной</w:t>
            </w:r>
            <w:r w:rsidRPr="009D7492">
              <w:rPr>
                <w:lang w:val="en-US"/>
              </w:rPr>
              <w:t xml:space="preserve"> </w:t>
            </w:r>
            <w:r w:rsidRPr="00AF19DC">
              <w:t>системе</w:t>
            </w:r>
            <w:r w:rsidRPr="009D7492">
              <w:rPr>
                <w:lang w:val="en-US"/>
              </w:rPr>
              <w:t xml:space="preserve"> </w:t>
            </w:r>
            <w:r w:rsidRPr="00AF19DC">
              <w:t>организации</w:t>
            </w:r>
            <w:r w:rsidRPr="009D7492">
              <w:rPr>
                <w:lang w:val="en-US"/>
              </w:rPr>
              <w:t xml:space="preserve"> </w:t>
            </w:r>
            <w:r w:rsidRPr="00AF19DC">
              <w:t>федеральной</w:t>
            </w:r>
            <w:r w:rsidRPr="009D7492">
              <w:rPr>
                <w:lang w:val="en-US"/>
              </w:rPr>
              <w:t xml:space="preserve"> </w:t>
            </w:r>
            <w:r w:rsidRPr="00AF19DC">
              <w:t>почтовой</w:t>
            </w:r>
            <w:r w:rsidRPr="009D7492">
              <w:rPr>
                <w:lang w:val="en-US"/>
              </w:rPr>
              <w:t xml:space="preserve"> </w:t>
            </w:r>
            <w:r w:rsidRPr="00AF19DC">
              <w:t>связи</w:t>
            </w:r>
            <w:r w:rsidRPr="009D7492">
              <w:rPr>
                <w:lang w:val="en-US"/>
              </w:rPr>
              <w:t xml:space="preserve">» (suppliersInfo/supplierInfo/individualPersonRF/postAddressInfo/mailingAdress) </w:t>
            </w:r>
            <w:r w:rsidRPr="00871EDB">
              <w:t>заполняется</w:t>
            </w:r>
            <w:r w:rsidRPr="009D7492">
              <w:rPr>
                <w:lang w:val="en-US"/>
              </w:rPr>
              <w:t xml:space="preserve"> </w:t>
            </w:r>
            <w:r w:rsidRPr="00871EDB">
              <w:t>значением</w:t>
            </w:r>
            <w:r w:rsidRPr="009D7492">
              <w:rPr>
                <w:lang w:val="en-US"/>
              </w:rPr>
              <w:t xml:space="preserve"> </w:t>
            </w:r>
            <w:r w:rsidRPr="00871EDB">
              <w:t>поля</w:t>
            </w:r>
            <w:r w:rsidRPr="009D7492">
              <w:rPr>
                <w:lang w:val="en-US"/>
              </w:rPr>
              <w:t xml:space="preserve"> «</w:t>
            </w:r>
            <w:r w:rsidRPr="00AF19DC">
              <w:t>Почтовый</w:t>
            </w:r>
            <w:r w:rsidRPr="009D7492">
              <w:rPr>
                <w:lang w:val="en-US"/>
              </w:rPr>
              <w:t xml:space="preserve"> </w:t>
            </w:r>
            <w:r w:rsidRPr="00AF19DC">
              <w:t>адрес</w:t>
            </w:r>
            <w:r w:rsidRPr="009D7492">
              <w:rPr>
                <w:lang w:val="en-US"/>
              </w:rPr>
              <w:t xml:space="preserve">» (participantInfo/individualPersonRFInfo/postAddress) </w:t>
            </w:r>
            <w:r w:rsidRPr="00871EDB">
              <w:t>структурированного</w:t>
            </w:r>
            <w:r w:rsidRPr="009D7492">
              <w:rPr>
                <w:lang w:val="en-US"/>
              </w:rPr>
              <w:t xml:space="preserve"> </w:t>
            </w:r>
            <w:r w:rsidRPr="00871EDB">
              <w:t>контракта</w:t>
            </w:r>
            <w:r w:rsidRPr="009D7492">
              <w:rPr>
                <w:lang w:val="en-US"/>
              </w:rPr>
              <w:t xml:space="preserve"> (cpElectronicContract);</w:t>
            </w:r>
          </w:p>
          <w:p w14:paraId="6A652492" w14:textId="297C5849" w:rsidR="0032350A" w:rsidRPr="00D3133C" w:rsidRDefault="0032350A" w:rsidP="0032350A">
            <w:pPr>
              <w:pStyle w:val="ad"/>
              <w:numPr>
                <w:ilvl w:val="0"/>
                <w:numId w:val="209"/>
              </w:numPr>
              <w:rPr>
                <w:lang w:val="en-US"/>
              </w:rPr>
            </w:pPr>
            <w:r w:rsidRPr="00871EDB">
              <w:t>поле</w:t>
            </w:r>
            <w:r w:rsidRPr="00D3133C">
              <w:rPr>
                <w:lang w:val="en-US"/>
              </w:rPr>
              <w:t xml:space="preserve"> «</w:t>
            </w:r>
            <w:r w:rsidRPr="00AF19DC">
              <w:t>Наименование</w:t>
            </w:r>
            <w:r w:rsidRPr="00D3133C">
              <w:rPr>
                <w:lang w:val="en-US"/>
              </w:rPr>
              <w:t xml:space="preserve"> </w:t>
            </w:r>
            <w:r w:rsidRPr="00AF19DC">
              <w:t>объекта</w:t>
            </w:r>
            <w:r w:rsidRPr="00D3133C">
              <w:rPr>
                <w:lang w:val="en-US"/>
              </w:rPr>
              <w:t xml:space="preserve"> </w:t>
            </w:r>
            <w:r w:rsidRPr="00AF19DC">
              <w:t>почтовой</w:t>
            </w:r>
            <w:r w:rsidRPr="00D3133C">
              <w:rPr>
                <w:lang w:val="en-US"/>
              </w:rPr>
              <w:t xml:space="preserve"> </w:t>
            </w:r>
            <w:r w:rsidRPr="00AF19DC">
              <w:t>связи</w:t>
            </w:r>
            <w:r w:rsidRPr="00D3133C">
              <w:rPr>
                <w:lang w:val="en-US"/>
              </w:rPr>
              <w:t xml:space="preserve">» (suppliersInfo/supplierInfo/individualPersonRF/postAddressInfo/mailFacilityName) </w:t>
            </w:r>
            <w:r>
              <w:t>не</w:t>
            </w:r>
            <w:r w:rsidRPr="00D3133C">
              <w:rPr>
                <w:lang w:val="en-US"/>
              </w:rPr>
              <w:t xml:space="preserve"> </w:t>
            </w:r>
            <w:r w:rsidRPr="00871EDB">
              <w:t>заполняется</w:t>
            </w:r>
            <w:r w:rsidRPr="00D3133C">
              <w:rPr>
                <w:lang w:val="en-US"/>
              </w:rPr>
              <w:t>;</w:t>
            </w:r>
          </w:p>
          <w:p w14:paraId="22CFE94E" w14:textId="6A98831F" w:rsidR="0032350A" w:rsidRPr="00D3133C" w:rsidRDefault="0032350A" w:rsidP="0032350A">
            <w:pPr>
              <w:pStyle w:val="ad"/>
              <w:numPr>
                <w:ilvl w:val="0"/>
                <w:numId w:val="209"/>
              </w:numPr>
              <w:rPr>
                <w:lang w:val="en-US"/>
              </w:rPr>
            </w:pPr>
            <w:r w:rsidRPr="00871EDB">
              <w:t>поле</w:t>
            </w:r>
            <w:r w:rsidRPr="00D3133C">
              <w:rPr>
                <w:lang w:val="en-US"/>
              </w:rPr>
              <w:t xml:space="preserve"> «</w:t>
            </w:r>
            <w:r w:rsidRPr="00AF19DC">
              <w:t>Номер</w:t>
            </w:r>
            <w:r w:rsidRPr="00D3133C">
              <w:rPr>
                <w:lang w:val="en-US"/>
              </w:rPr>
              <w:t xml:space="preserve"> </w:t>
            </w:r>
            <w:r w:rsidRPr="00AF19DC">
              <w:t>ячейки</w:t>
            </w:r>
            <w:r w:rsidRPr="00D3133C">
              <w:rPr>
                <w:lang w:val="en-US"/>
              </w:rPr>
              <w:t xml:space="preserve"> </w:t>
            </w:r>
            <w:r w:rsidRPr="00AF19DC">
              <w:t>абонементного</w:t>
            </w:r>
            <w:r w:rsidRPr="00D3133C">
              <w:rPr>
                <w:lang w:val="en-US"/>
              </w:rPr>
              <w:t xml:space="preserve"> </w:t>
            </w:r>
            <w:r w:rsidRPr="00AF19DC">
              <w:t>почтового</w:t>
            </w:r>
            <w:r w:rsidRPr="00D3133C">
              <w:rPr>
                <w:lang w:val="en-US"/>
              </w:rPr>
              <w:t xml:space="preserve"> </w:t>
            </w:r>
            <w:r w:rsidRPr="00AF19DC">
              <w:t>шкафа</w:t>
            </w:r>
            <w:r w:rsidRPr="00D3133C">
              <w:rPr>
                <w:lang w:val="en-US"/>
              </w:rPr>
              <w:t xml:space="preserve">» (suppliersInfo/supplierInfo/individualPersonRF/postAddressInfo/postBoxNumber) </w:t>
            </w:r>
            <w:r>
              <w:t>не</w:t>
            </w:r>
            <w:r w:rsidRPr="00D3133C">
              <w:rPr>
                <w:lang w:val="en-US"/>
              </w:rPr>
              <w:t xml:space="preserve"> </w:t>
            </w:r>
            <w:r w:rsidRPr="00871EDB">
              <w:t>заполняется</w:t>
            </w:r>
            <w:r w:rsidRPr="00D3133C">
              <w:rPr>
                <w:lang w:val="en-US"/>
              </w:rPr>
              <w:t>;</w:t>
            </w:r>
          </w:p>
          <w:p w14:paraId="39F541AD" w14:textId="3365BF55" w:rsidR="0032350A" w:rsidRPr="00D3133C" w:rsidRDefault="0032350A" w:rsidP="0032350A">
            <w:pPr>
              <w:pStyle w:val="ad"/>
              <w:numPr>
                <w:ilvl w:val="0"/>
                <w:numId w:val="209"/>
              </w:numPr>
              <w:rPr>
                <w:lang w:val="en-US"/>
              </w:rPr>
            </w:pPr>
            <w:r w:rsidRPr="00871EDB">
              <w:t>поле</w:t>
            </w:r>
            <w:r w:rsidRPr="00D3133C">
              <w:rPr>
                <w:lang w:val="en-US"/>
              </w:rPr>
              <w:t xml:space="preserve"> «E-mail </w:t>
            </w:r>
            <w:r w:rsidRPr="00AF19DC">
              <w:t>адрес</w:t>
            </w:r>
            <w:r w:rsidRPr="00D3133C">
              <w:rPr>
                <w:lang w:val="en-US"/>
              </w:rPr>
              <w:t xml:space="preserve"> </w:t>
            </w:r>
            <w:r w:rsidRPr="00AF19DC">
              <w:t>контактного</w:t>
            </w:r>
            <w:r w:rsidRPr="00D3133C">
              <w:rPr>
                <w:lang w:val="en-US"/>
              </w:rPr>
              <w:t xml:space="preserve"> </w:t>
            </w:r>
            <w:r w:rsidRPr="00AF19DC">
              <w:t>лица</w:t>
            </w:r>
            <w:r w:rsidRPr="00D3133C">
              <w:rPr>
                <w:lang w:val="en-US"/>
              </w:rPr>
              <w:t xml:space="preserve">» (suppliersInfo/supplierInfo/individualPersonRF/contactEMail) </w:t>
            </w:r>
            <w:r w:rsidRPr="00871EDB">
              <w:t>заполняется</w:t>
            </w:r>
            <w:r w:rsidRPr="00D3133C">
              <w:rPr>
                <w:lang w:val="en-US"/>
              </w:rPr>
              <w:t xml:space="preserve"> </w:t>
            </w:r>
            <w:r w:rsidRPr="00871EDB">
              <w:t>значением</w:t>
            </w:r>
            <w:r w:rsidRPr="00D3133C">
              <w:rPr>
                <w:lang w:val="en-US"/>
              </w:rPr>
              <w:t xml:space="preserve"> </w:t>
            </w:r>
            <w:r w:rsidRPr="00871EDB">
              <w:t>поля</w:t>
            </w:r>
            <w:r w:rsidRPr="00D3133C">
              <w:rPr>
                <w:lang w:val="en-US"/>
              </w:rPr>
              <w:t xml:space="preserve"> «</w:t>
            </w:r>
            <w:r w:rsidRPr="009D7492">
              <w:t>Адрес</w:t>
            </w:r>
            <w:r w:rsidRPr="00D3133C">
              <w:rPr>
                <w:lang w:val="en-US"/>
              </w:rPr>
              <w:t xml:space="preserve"> </w:t>
            </w:r>
            <w:r w:rsidRPr="009D7492">
              <w:t>электронной</w:t>
            </w:r>
            <w:r w:rsidRPr="00D3133C">
              <w:rPr>
                <w:lang w:val="en-US"/>
              </w:rPr>
              <w:t xml:space="preserve"> </w:t>
            </w:r>
            <w:r w:rsidRPr="009D7492">
              <w:t>почты</w:t>
            </w:r>
            <w:r w:rsidRPr="00D3133C">
              <w:rPr>
                <w:lang w:val="en-US"/>
              </w:rPr>
              <w:t xml:space="preserve">» (participantInfo/individualPersonRFInfo/email) </w:t>
            </w:r>
            <w:r w:rsidRPr="00871EDB">
              <w:t>структурированного</w:t>
            </w:r>
            <w:r w:rsidRPr="00D3133C">
              <w:rPr>
                <w:lang w:val="en-US"/>
              </w:rPr>
              <w:t xml:space="preserve"> </w:t>
            </w:r>
            <w:r w:rsidRPr="00871EDB">
              <w:t>контракта</w:t>
            </w:r>
            <w:r w:rsidRPr="00D3133C">
              <w:rPr>
                <w:lang w:val="en-US"/>
              </w:rPr>
              <w:t xml:space="preserve"> (cpElectronicContract);</w:t>
            </w:r>
          </w:p>
          <w:p w14:paraId="215D0529" w14:textId="6169E470" w:rsidR="0032350A" w:rsidRPr="00D3133C" w:rsidRDefault="0032350A" w:rsidP="0032350A">
            <w:pPr>
              <w:pStyle w:val="ad"/>
              <w:numPr>
                <w:ilvl w:val="0"/>
                <w:numId w:val="209"/>
              </w:numPr>
              <w:rPr>
                <w:lang w:val="en-US"/>
              </w:rPr>
            </w:pPr>
            <w:r w:rsidRPr="00871EDB">
              <w:t>поле</w:t>
            </w:r>
            <w:r w:rsidRPr="00D3133C">
              <w:rPr>
                <w:lang w:val="en-US"/>
              </w:rPr>
              <w:t xml:space="preserve"> «</w:t>
            </w:r>
            <w:r w:rsidRPr="00AF19DC">
              <w:t>Телефон</w:t>
            </w:r>
            <w:r w:rsidRPr="00D3133C">
              <w:rPr>
                <w:lang w:val="en-US"/>
              </w:rPr>
              <w:t xml:space="preserve"> </w:t>
            </w:r>
            <w:r w:rsidRPr="00AF19DC">
              <w:t>контактного</w:t>
            </w:r>
            <w:r w:rsidRPr="00D3133C">
              <w:rPr>
                <w:lang w:val="en-US"/>
              </w:rPr>
              <w:t xml:space="preserve"> </w:t>
            </w:r>
            <w:r w:rsidRPr="00AF19DC">
              <w:t>лица</w:t>
            </w:r>
            <w:r w:rsidRPr="00D3133C">
              <w:rPr>
                <w:lang w:val="en-US"/>
              </w:rPr>
              <w:t xml:space="preserve">» (suppliersInfo/supplierInfo/individualPersonRF/contactPhone) </w:t>
            </w:r>
            <w:r w:rsidRPr="00871EDB">
              <w:t>заполняется</w:t>
            </w:r>
            <w:r w:rsidRPr="00D3133C">
              <w:rPr>
                <w:lang w:val="en-US"/>
              </w:rPr>
              <w:t xml:space="preserve"> </w:t>
            </w:r>
            <w:r w:rsidRPr="00871EDB">
              <w:t>значением</w:t>
            </w:r>
            <w:r w:rsidRPr="00D3133C">
              <w:rPr>
                <w:lang w:val="en-US"/>
              </w:rPr>
              <w:t xml:space="preserve"> </w:t>
            </w:r>
            <w:r w:rsidRPr="00871EDB">
              <w:t>поля</w:t>
            </w:r>
            <w:r w:rsidRPr="00D3133C">
              <w:rPr>
                <w:lang w:val="en-US"/>
              </w:rPr>
              <w:t xml:space="preserve"> «</w:t>
            </w:r>
            <w:r w:rsidRPr="009D7492">
              <w:t>Телефон</w:t>
            </w:r>
            <w:r w:rsidRPr="00D3133C">
              <w:rPr>
                <w:lang w:val="en-US"/>
              </w:rPr>
              <w:t xml:space="preserve">» (participantInfo/individualPersonRFInfo/contactPhone) </w:t>
            </w:r>
            <w:r w:rsidRPr="00871EDB">
              <w:t>структурированного</w:t>
            </w:r>
            <w:r w:rsidRPr="00D3133C">
              <w:rPr>
                <w:lang w:val="en-US"/>
              </w:rPr>
              <w:t xml:space="preserve"> </w:t>
            </w:r>
            <w:r w:rsidRPr="00871EDB">
              <w:t>контракта</w:t>
            </w:r>
            <w:r w:rsidRPr="00D3133C">
              <w:rPr>
                <w:lang w:val="en-US"/>
              </w:rPr>
              <w:t xml:space="preserve"> (cpElectronicContract);</w:t>
            </w:r>
          </w:p>
          <w:p w14:paraId="56DB63D0" w14:textId="2524FC2A" w:rsidR="0032350A" w:rsidRPr="00D3133C" w:rsidRDefault="0032350A" w:rsidP="0032350A">
            <w:pPr>
              <w:pStyle w:val="ad"/>
              <w:rPr>
                <w:lang w:val="en-US"/>
              </w:rPr>
            </w:pPr>
          </w:p>
          <w:p w14:paraId="4260DD21" w14:textId="4E7D20A6" w:rsidR="0032350A" w:rsidRPr="00B87A26" w:rsidRDefault="0032350A" w:rsidP="0032350A">
            <w:pPr>
              <w:pStyle w:val="ad"/>
            </w:pPr>
            <w:r>
              <w:t>Если</w:t>
            </w:r>
            <w:r w:rsidRPr="00AF19DC">
              <w:t xml:space="preserve"> </w:t>
            </w:r>
            <w:r>
              <w:t>в</w:t>
            </w:r>
            <w:r w:rsidRPr="00AF19DC">
              <w:t xml:space="preserve"> </w:t>
            </w:r>
            <w:r>
              <w:t>РЭК</w:t>
            </w:r>
            <w:r w:rsidRPr="00AF19DC">
              <w:t xml:space="preserve"> </w:t>
            </w:r>
            <w:r>
              <w:t>тип</w:t>
            </w:r>
            <w:r w:rsidRPr="00AF19DC">
              <w:t xml:space="preserve"> </w:t>
            </w:r>
            <w:r>
              <w:t>поставщика</w:t>
            </w:r>
            <w:r w:rsidRPr="00AF19DC">
              <w:t xml:space="preserve"> «</w:t>
            </w:r>
            <w:r>
              <w:t>Физическое</w:t>
            </w:r>
            <w:r w:rsidRPr="00AF19DC">
              <w:t xml:space="preserve"> </w:t>
            </w:r>
            <w:r w:rsidRPr="00DA44C3">
              <w:t>лицо</w:t>
            </w:r>
            <w:r w:rsidRPr="00AF19DC">
              <w:t xml:space="preserve"> </w:t>
            </w:r>
            <w:r w:rsidRPr="00DA44C3">
              <w:t>РФ</w:t>
            </w:r>
            <w:r w:rsidRPr="00AF19DC">
              <w:t xml:space="preserve">» </w:t>
            </w:r>
            <w:r>
              <w:t>И установлен признак ИП</w:t>
            </w:r>
            <w:r w:rsidRPr="00AF19DC">
              <w:t xml:space="preserve">, </w:t>
            </w:r>
            <w:r>
              <w:t>то</w:t>
            </w:r>
            <w:r w:rsidRPr="00AF19DC">
              <w:t xml:space="preserve"> </w:t>
            </w:r>
            <w:r>
              <w:t>заполняется</w:t>
            </w:r>
            <w:r w:rsidRPr="00AF19DC">
              <w:t xml:space="preserve"> </w:t>
            </w:r>
            <w:r>
              <w:t>блок</w:t>
            </w:r>
            <w:r w:rsidRPr="00AF19DC">
              <w:t xml:space="preserve"> «Физическое лицо РФ. Индивидуальный предприниматель» (</w:t>
            </w:r>
            <w:r w:rsidRPr="00AF19DC">
              <w:rPr>
                <w:lang w:val="en-US"/>
              </w:rPr>
              <w:t>suppliersInfo</w:t>
            </w:r>
            <w:r w:rsidRPr="00AF19DC">
              <w:t>/</w:t>
            </w:r>
            <w:r w:rsidRPr="00AF19DC">
              <w:rPr>
                <w:lang w:val="en-US"/>
              </w:rPr>
              <w:t>supplierInfo</w:t>
            </w:r>
            <w:r w:rsidRPr="00AF19DC">
              <w:t>/</w:t>
            </w:r>
            <w:r w:rsidRPr="00AF19DC">
              <w:rPr>
                <w:lang w:val="en-US"/>
              </w:rPr>
              <w:t>individualPersonRFIndEntr</w:t>
            </w:r>
            <w:r w:rsidRPr="00AF19DC">
              <w:t>):</w:t>
            </w:r>
            <w:r>
              <w:t xml:space="preserve"> </w:t>
            </w:r>
          </w:p>
          <w:p w14:paraId="681F176F" w14:textId="77777777" w:rsidR="0032350A" w:rsidRDefault="0032350A" w:rsidP="0032350A">
            <w:pPr>
              <w:pStyle w:val="ad"/>
            </w:pPr>
          </w:p>
          <w:p w14:paraId="6AFAD8D9" w14:textId="299AD796" w:rsidR="0032350A" w:rsidRPr="00AF19DC" w:rsidRDefault="0032350A" w:rsidP="0032350A">
            <w:pPr>
              <w:pStyle w:val="ad"/>
            </w:pPr>
            <w:r>
              <w:t>Если</w:t>
            </w:r>
            <w:r w:rsidRPr="00AF19DC">
              <w:t xml:space="preserve"> </w:t>
            </w:r>
            <w:r>
              <w:t>в</w:t>
            </w:r>
            <w:r w:rsidRPr="00AF19DC">
              <w:t xml:space="preserve"> </w:t>
            </w:r>
            <w:r>
              <w:t>РЭК</w:t>
            </w:r>
            <w:r w:rsidRPr="00AF19DC">
              <w:t xml:space="preserve"> </w:t>
            </w:r>
            <w:r>
              <w:t>тип</w:t>
            </w:r>
            <w:r w:rsidRPr="00AF19DC">
              <w:t xml:space="preserve"> </w:t>
            </w:r>
            <w:r>
              <w:t>поставщика</w:t>
            </w:r>
            <w:r w:rsidRPr="00AF19DC">
              <w:t xml:space="preserve"> «</w:t>
            </w:r>
            <w:r>
              <w:t>Физическое</w:t>
            </w:r>
            <w:r w:rsidRPr="00AF19DC">
              <w:t xml:space="preserve"> </w:t>
            </w:r>
            <w:r w:rsidRPr="00DA44C3">
              <w:t>лицо</w:t>
            </w:r>
            <w:r w:rsidRPr="00AF19DC">
              <w:t xml:space="preserve"> </w:t>
            </w:r>
            <w:r w:rsidRPr="00DA44C3">
              <w:t>РФ</w:t>
            </w:r>
            <w:r w:rsidRPr="00AF19DC">
              <w:t xml:space="preserve">» </w:t>
            </w:r>
            <w:r>
              <w:t xml:space="preserve">И </w:t>
            </w:r>
            <w:r w:rsidRPr="00373572">
              <w:t>в поле «Основание заключения контракта с единственным поставщиком»</w:t>
            </w:r>
            <w:r>
              <w:t xml:space="preserve"> (</w:t>
            </w:r>
            <w:r w:rsidRPr="00AF19DC">
              <w:t>foundation/fcsOrder/order/singleCustomer/reason/code</w:t>
            </w:r>
            <w:r>
              <w:t>)</w:t>
            </w:r>
            <w:r w:rsidRPr="00373572">
              <w:t xml:space="preserve"> </w:t>
            </w:r>
            <w:r>
              <w:t>указано</w:t>
            </w:r>
            <w:r w:rsidRPr="00373572">
              <w:t xml:space="preserve"> значение с номером «10», «13» и «17»</w:t>
            </w:r>
            <w:r>
              <w:t xml:space="preserve"> (автоматически определено из РЭК)</w:t>
            </w:r>
            <w:r w:rsidRPr="00AF19DC">
              <w:t xml:space="preserve">, </w:t>
            </w:r>
            <w:r>
              <w:t>то</w:t>
            </w:r>
            <w:r w:rsidRPr="00AF19DC">
              <w:t xml:space="preserve"> </w:t>
            </w:r>
            <w:r>
              <w:t>заполняется</w:t>
            </w:r>
            <w:r w:rsidRPr="00AF19DC">
              <w:t xml:space="preserve"> </w:t>
            </w:r>
            <w:r>
              <w:t>блок</w:t>
            </w:r>
            <w:r w:rsidRPr="00AF19DC">
              <w:t xml:space="preserve"> «Физическое лицо РФ. Индивидуальный предприниматель. Поставщик культурных ценностей» (</w:t>
            </w:r>
            <w:r w:rsidRPr="00AF19DC">
              <w:rPr>
                <w:lang w:val="en-US"/>
              </w:rPr>
              <w:t>suppliersInfo</w:t>
            </w:r>
            <w:r w:rsidRPr="00AF19DC">
              <w:t>/</w:t>
            </w:r>
            <w:r w:rsidRPr="00AF19DC">
              <w:rPr>
                <w:lang w:val="en-US"/>
              </w:rPr>
              <w:t>supplierInfo</w:t>
            </w:r>
            <w:r w:rsidRPr="00AF19DC">
              <w:t>/</w:t>
            </w:r>
            <w:r w:rsidRPr="00AF19DC">
              <w:rPr>
                <w:lang w:val="en-US"/>
              </w:rPr>
              <w:t>individualPersonRFIndEntrisCulture</w:t>
            </w:r>
            <w:r>
              <w:t xml:space="preserve">). Заполняется по аналогии с </w:t>
            </w:r>
            <w:r w:rsidRPr="00AF19DC">
              <w:t>«Физическое лицо РФ» (</w:t>
            </w:r>
            <w:r w:rsidRPr="00AF19DC">
              <w:rPr>
                <w:lang w:val="en-US"/>
              </w:rPr>
              <w:t>suppliersInfo</w:t>
            </w:r>
            <w:r w:rsidRPr="00AF19DC">
              <w:t>/</w:t>
            </w:r>
            <w:r w:rsidRPr="00AF19DC">
              <w:rPr>
                <w:lang w:val="en-US"/>
              </w:rPr>
              <w:t>supplierInfo</w:t>
            </w:r>
            <w:r w:rsidRPr="00AF19DC">
              <w:t>/</w:t>
            </w:r>
            <w:r w:rsidRPr="00AF19DC">
              <w:rPr>
                <w:lang w:val="en-US"/>
              </w:rPr>
              <w:t>individualPersonRF</w:t>
            </w:r>
            <w:r w:rsidRPr="00AF19DC">
              <w:t>)</w:t>
            </w:r>
            <w:r>
              <w:t>.</w:t>
            </w:r>
          </w:p>
          <w:p w14:paraId="4427419A" w14:textId="73C82F3B" w:rsidR="0032350A" w:rsidRDefault="0032350A" w:rsidP="0032350A">
            <w:pPr>
              <w:pStyle w:val="ad"/>
            </w:pPr>
          </w:p>
          <w:p w14:paraId="4DD6F77B" w14:textId="27025786" w:rsidR="0032350A" w:rsidRPr="00731BB6" w:rsidRDefault="0032350A" w:rsidP="0032350A">
            <w:pPr>
              <w:pStyle w:val="ad"/>
            </w:pPr>
            <w:r>
              <w:lastRenderedPageBreak/>
              <w:t>Если в РЭК тип поставщика «</w:t>
            </w:r>
            <w:r w:rsidRPr="00030C64">
              <w:t>Юридическое лицо иностранного государства</w:t>
            </w:r>
            <w:r>
              <w:t>», то заполняется блок «</w:t>
            </w:r>
            <w:r w:rsidRPr="00030C64">
              <w:t>Юридическое лицо иностранного государства</w:t>
            </w:r>
            <w:r>
              <w:t>» (</w:t>
            </w:r>
            <w:r w:rsidRPr="00DA44C3">
              <w:t>supplie</w:t>
            </w:r>
            <w:r w:rsidRPr="00731BB6">
              <w:t>rsInfo/supplierInfo/legalEntityForeignState):</w:t>
            </w:r>
          </w:p>
          <w:p w14:paraId="0DBD4FC7" w14:textId="1803E76B" w:rsidR="0032350A" w:rsidRPr="00731BB6" w:rsidRDefault="0032350A" w:rsidP="0032350A">
            <w:pPr>
              <w:pStyle w:val="ad"/>
              <w:numPr>
                <w:ilvl w:val="0"/>
                <w:numId w:val="209"/>
              </w:numPr>
            </w:pPr>
            <w:r w:rsidRPr="00731BB6">
              <w:t>поле «Полное наименование» (</w:t>
            </w:r>
            <w:r w:rsidRPr="00731BB6">
              <w:rPr>
                <w:lang w:val="en-US"/>
              </w:rPr>
              <w:t>suppliersInfo</w:t>
            </w:r>
            <w:r w:rsidRPr="00731BB6">
              <w:t>/</w:t>
            </w:r>
            <w:r w:rsidRPr="00731BB6">
              <w:rPr>
                <w:lang w:val="en-US"/>
              </w:rPr>
              <w:t>supplierInfo</w:t>
            </w:r>
            <w:r w:rsidRPr="00731BB6">
              <w:t>/</w:t>
            </w:r>
            <w:r w:rsidRPr="00731BB6">
              <w:rPr>
                <w:lang w:val="en-US"/>
              </w:rPr>
              <w:t>legalEntityForeignState</w:t>
            </w:r>
            <w:r w:rsidRPr="00731BB6">
              <w:t>/</w:t>
            </w:r>
            <w:r w:rsidRPr="00731BB6">
              <w:rPr>
                <w:lang w:val="en-US"/>
              </w:rPr>
              <w:t>fullName</w:t>
            </w:r>
            <w:r w:rsidRPr="00731BB6">
              <w:t>) заполняется значением поля «Полное наименование организации» (participantInfo/legalEntityForeignStateNotInRAFPInfo/fullName) структурированного контракта (cpElectronicContract);</w:t>
            </w:r>
          </w:p>
          <w:p w14:paraId="3D4FFE20" w14:textId="279DA90F" w:rsidR="0032350A" w:rsidRPr="00731BB6" w:rsidRDefault="0032350A" w:rsidP="0032350A">
            <w:pPr>
              <w:pStyle w:val="ad"/>
              <w:numPr>
                <w:ilvl w:val="0"/>
                <w:numId w:val="209"/>
              </w:numPr>
            </w:pPr>
            <w:r w:rsidRPr="00731BB6">
              <w:t>поле «Сокращенное наименование» (</w:t>
            </w:r>
            <w:r w:rsidRPr="00731BB6">
              <w:rPr>
                <w:lang w:val="en-US"/>
              </w:rPr>
              <w:t>suppliersInfo</w:t>
            </w:r>
            <w:r w:rsidRPr="00731BB6">
              <w:t>/</w:t>
            </w:r>
            <w:r w:rsidRPr="00731BB6">
              <w:rPr>
                <w:lang w:val="en-US"/>
              </w:rPr>
              <w:t>supplierInfo</w:t>
            </w:r>
            <w:r w:rsidRPr="00731BB6">
              <w:t>/</w:t>
            </w:r>
            <w:r w:rsidRPr="00731BB6">
              <w:rPr>
                <w:lang w:val="en-US"/>
              </w:rPr>
              <w:t>legalEntityForeignState</w:t>
            </w:r>
            <w:r w:rsidRPr="00731BB6">
              <w:t>/</w:t>
            </w:r>
            <w:r w:rsidRPr="00731BB6">
              <w:rPr>
                <w:lang w:val="en-US"/>
              </w:rPr>
              <w:t>shortName</w:t>
            </w:r>
            <w:r w:rsidRPr="00731BB6">
              <w:t>) заполняется значением поля «Сокращенное наименование организации» (participantInfo/legalEntityForeignStateNotInRAFPInfo/shortName) структурированного контракта (cpElectronicContract);</w:t>
            </w:r>
          </w:p>
          <w:p w14:paraId="0D28ECA2" w14:textId="3BFE6709" w:rsidR="0032350A" w:rsidRPr="00731BB6" w:rsidRDefault="0032350A" w:rsidP="0032350A">
            <w:pPr>
              <w:pStyle w:val="ad"/>
              <w:numPr>
                <w:ilvl w:val="0"/>
                <w:numId w:val="209"/>
              </w:numPr>
            </w:pPr>
            <w:r w:rsidRPr="00731BB6">
              <w:t>поле «Фирменное наименование» (</w:t>
            </w:r>
            <w:r w:rsidRPr="00731BB6">
              <w:rPr>
                <w:lang w:val="en-US"/>
              </w:rPr>
              <w:t>suppliersInfo</w:t>
            </w:r>
            <w:r w:rsidRPr="00731BB6">
              <w:t>/</w:t>
            </w:r>
            <w:r w:rsidRPr="00731BB6">
              <w:rPr>
                <w:lang w:val="en-US"/>
              </w:rPr>
              <w:t>supplierInfo</w:t>
            </w:r>
            <w:r w:rsidRPr="00731BB6">
              <w:t>/</w:t>
            </w:r>
            <w:r w:rsidRPr="00731BB6">
              <w:rPr>
                <w:lang w:val="en-US"/>
              </w:rPr>
              <w:t>legalEntityForeignState</w:t>
            </w:r>
            <w:r w:rsidRPr="00731BB6">
              <w:t>/</w:t>
            </w:r>
            <w:r w:rsidRPr="00731BB6">
              <w:rPr>
                <w:lang w:val="en-US"/>
              </w:rPr>
              <w:t>firmName</w:t>
            </w:r>
            <w:r w:rsidRPr="00731BB6">
              <w:t>) не заполняется;</w:t>
            </w:r>
          </w:p>
          <w:p w14:paraId="2B21E107" w14:textId="1F56DEF8" w:rsidR="0032350A" w:rsidRPr="00731BB6" w:rsidRDefault="0032350A" w:rsidP="0032350A">
            <w:pPr>
              <w:pStyle w:val="ad"/>
              <w:numPr>
                <w:ilvl w:val="0"/>
                <w:numId w:val="209"/>
              </w:numPr>
            </w:pPr>
            <w:r w:rsidRPr="00731BB6">
              <w:t>поле «Полное наименование (латинскими буквами)» (</w:t>
            </w:r>
            <w:r w:rsidRPr="00731BB6">
              <w:rPr>
                <w:lang w:val="en-US"/>
              </w:rPr>
              <w:t>suppliersInfo</w:t>
            </w:r>
            <w:r w:rsidRPr="00731BB6">
              <w:t>/</w:t>
            </w:r>
            <w:r w:rsidRPr="00731BB6">
              <w:rPr>
                <w:lang w:val="en-US"/>
              </w:rPr>
              <w:t>supplierInfo</w:t>
            </w:r>
            <w:r w:rsidRPr="00731BB6">
              <w:t>/</w:t>
            </w:r>
            <w:r w:rsidRPr="00731BB6">
              <w:rPr>
                <w:lang w:val="en-US"/>
              </w:rPr>
              <w:t>legalEntityForeignState</w:t>
            </w:r>
            <w:r w:rsidRPr="00731BB6">
              <w:t>/</w:t>
            </w:r>
            <w:r w:rsidRPr="00731BB6">
              <w:rPr>
                <w:lang w:val="en-US"/>
              </w:rPr>
              <w:t>fullNameLat</w:t>
            </w:r>
            <w:r w:rsidRPr="00731BB6">
              <w:t>) не заполняется;</w:t>
            </w:r>
          </w:p>
          <w:p w14:paraId="63907838" w14:textId="48957BA7" w:rsidR="0032350A" w:rsidRPr="00731BB6" w:rsidRDefault="0032350A" w:rsidP="0032350A">
            <w:pPr>
              <w:pStyle w:val="ad"/>
              <w:numPr>
                <w:ilvl w:val="0"/>
                <w:numId w:val="209"/>
              </w:numPr>
            </w:pPr>
            <w:r w:rsidRPr="00731BB6">
              <w:t>поле «Код статуса поставщика» (</w:t>
            </w:r>
            <w:r w:rsidRPr="00731BB6">
              <w:rPr>
                <w:lang w:val="en-US"/>
              </w:rPr>
              <w:t>suppliersInfo</w:t>
            </w:r>
            <w:r w:rsidRPr="00731BB6">
              <w:t>/</w:t>
            </w:r>
            <w:r w:rsidRPr="00731BB6">
              <w:rPr>
                <w:lang w:val="en-US"/>
              </w:rPr>
              <w:t>supplierInfo</w:t>
            </w:r>
            <w:r w:rsidRPr="00731BB6">
              <w:t>/</w:t>
            </w:r>
            <w:r w:rsidRPr="00731BB6">
              <w:rPr>
                <w:lang w:val="en-US"/>
              </w:rPr>
              <w:t>legalEntityForeignState</w:t>
            </w:r>
            <w:r w:rsidRPr="00731BB6">
              <w:t>/</w:t>
            </w:r>
            <w:r w:rsidRPr="00731BB6">
              <w:rPr>
                <w:lang w:val="en-US"/>
              </w:rPr>
              <w:t>statusInfo</w:t>
            </w:r>
            <w:r w:rsidRPr="00731BB6">
              <w:t>/</w:t>
            </w:r>
            <w:r w:rsidRPr="00731BB6">
              <w:rPr>
                <w:lang w:val="en-US"/>
              </w:rPr>
              <w:t>code</w:t>
            </w:r>
            <w:r w:rsidRPr="00731BB6">
              <w:t>) не заполняется;</w:t>
            </w:r>
          </w:p>
          <w:p w14:paraId="79B8C963" w14:textId="3E6B7B90" w:rsidR="0032350A" w:rsidRPr="00731BB6" w:rsidRDefault="0032350A" w:rsidP="0032350A">
            <w:pPr>
              <w:pStyle w:val="ad"/>
              <w:numPr>
                <w:ilvl w:val="0"/>
                <w:numId w:val="209"/>
              </w:numPr>
            </w:pPr>
            <w:r w:rsidRPr="00731BB6">
              <w:t>поле «Наименование статуса поставщика» (</w:t>
            </w:r>
            <w:r w:rsidRPr="00731BB6">
              <w:rPr>
                <w:lang w:val="en-US"/>
              </w:rPr>
              <w:t>suppliersInfo</w:t>
            </w:r>
            <w:r w:rsidRPr="00731BB6">
              <w:t>/</w:t>
            </w:r>
            <w:r w:rsidRPr="00731BB6">
              <w:rPr>
                <w:lang w:val="en-US"/>
              </w:rPr>
              <w:t>supplierInfo</w:t>
            </w:r>
            <w:r w:rsidRPr="00731BB6">
              <w:t>/</w:t>
            </w:r>
            <w:r w:rsidRPr="00731BB6">
              <w:rPr>
                <w:lang w:val="en-US"/>
              </w:rPr>
              <w:t>legalEntityForeignState</w:t>
            </w:r>
            <w:r w:rsidRPr="00731BB6">
              <w:t>/</w:t>
            </w:r>
            <w:r w:rsidRPr="00731BB6">
              <w:rPr>
                <w:lang w:val="en-US"/>
              </w:rPr>
              <w:t>statusInfo</w:t>
            </w:r>
            <w:r w:rsidRPr="00731BB6">
              <w:t>/</w:t>
            </w:r>
            <w:r w:rsidRPr="00731BB6">
              <w:rPr>
                <w:lang w:val="en-US"/>
              </w:rPr>
              <w:t>name</w:t>
            </w:r>
            <w:r w:rsidRPr="00731BB6">
              <w:t>) не заполняется;</w:t>
            </w:r>
          </w:p>
          <w:p w14:paraId="6AEDE35C" w14:textId="398AED5F" w:rsidR="0032350A" w:rsidRPr="00731BB6" w:rsidRDefault="0032350A" w:rsidP="0032350A">
            <w:pPr>
              <w:pStyle w:val="ad"/>
              <w:numPr>
                <w:ilvl w:val="0"/>
                <w:numId w:val="209"/>
              </w:numPr>
            </w:pPr>
            <w:r w:rsidRPr="00731BB6">
              <w:t>поле «Статус поставщика (исполнителя, подрядчика)» (</w:t>
            </w:r>
            <w:r w:rsidRPr="00731BB6">
              <w:rPr>
                <w:lang w:val="en-US"/>
              </w:rPr>
              <w:t>suppliersInfo</w:t>
            </w:r>
            <w:r w:rsidRPr="00731BB6">
              <w:t>/</w:t>
            </w:r>
            <w:r w:rsidRPr="00731BB6">
              <w:rPr>
                <w:lang w:val="en-US"/>
              </w:rPr>
              <w:t>supplierInfo</w:t>
            </w:r>
            <w:r w:rsidRPr="00731BB6">
              <w:t>/</w:t>
            </w:r>
            <w:r w:rsidRPr="00731BB6">
              <w:rPr>
                <w:lang w:val="en-US"/>
              </w:rPr>
              <w:t>legalEntityForeignState</w:t>
            </w:r>
            <w:r w:rsidRPr="00731BB6">
              <w:t>/</w:t>
            </w:r>
            <w:r w:rsidRPr="00731BB6">
              <w:rPr>
                <w:lang w:val="en-US"/>
              </w:rPr>
              <w:t>status</w:t>
            </w:r>
            <w:r w:rsidRPr="00731BB6">
              <w:t>) заполняется значением поля «Статус» (</w:t>
            </w:r>
            <w:r w:rsidRPr="00731BB6">
              <w:rPr>
                <w:lang w:val="en-US"/>
              </w:rPr>
              <w:t>participantInfo</w:t>
            </w:r>
            <w:r w:rsidRPr="00731BB6">
              <w:t>/</w:t>
            </w:r>
            <w:r w:rsidRPr="00731BB6">
              <w:rPr>
                <w:lang w:val="en-US"/>
              </w:rPr>
              <w:t>status</w:t>
            </w:r>
            <w:r w:rsidRPr="00731BB6">
              <w:t>) структурированного контракта (</w:t>
            </w:r>
            <w:r w:rsidRPr="00731BB6">
              <w:rPr>
                <w:lang w:val="en-US"/>
              </w:rPr>
              <w:t>cpElectronicContract</w:t>
            </w:r>
            <w:r w:rsidRPr="00731BB6">
              <w:t>);</w:t>
            </w:r>
          </w:p>
          <w:p w14:paraId="4E457688" w14:textId="4BD7B25A" w:rsidR="0032350A" w:rsidRPr="00731BB6" w:rsidRDefault="0032350A" w:rsidP="0032350A">
            <w:pPr>
              <w:pStyle w:val="ad"/>
              <w:numPr>
                <w:ilvl w:val="0"/>
                <w:numId w:val="209"/>
              </w:numPr>
            </w:pPr>
            <w:r w:rsidRPr="00731BB6">
              <w:t>поле «Код налогоплательщика в стране регистрации или его аналог» (</w:t>
            </w:r>
            <w:r w:rsidRPr="00731BB6">
              <w:rPr>
                <w:lang w:val="en-US"/>
              </w:rPr>
              <w:t>suppliersInfo</w:t>
            </w:r>
            <w:r w:rsidRPr="00731BB6">
              <w:t>/</w:t>
            </w:r>
            <w:r w:rsidRPr="00731BB6">
              <w:rPr>
                <w:lang w:val="en-US"/>
              </w:rPr>
              <w:t>supplierInfo</w:t>
            </w:r>
            <w:r w:rsidRPr="00731BB6">
              <w:t>/</w:t>
            </w:r>
            <w:r w:rsidRPr="00731BB6">
              <w:rPr>
                <w:lang w:val="en-US"/>
              </w:rPr>
              <w:t>legalEntityForeignState</w:t>
            </w:r>
            <w:r w:rsidRPr="00731BB6">
              <w:t>/</w:t>
            </w:r>
            <w:r w:rsidRPr="00731BB6">
              <w:rPr>
                <w:lang w:val="en-US"/>
              </w:rPr>
              <w:t>taxPayerCode</w:t>
            </w:r>
            <w:r w:rsidRPr="00731BB6">
              <w:t>) заполняется значением поля «Аналог идентификационного номера налогоплательщика в соответствии с законодательством иностранного государства» (</w:t>
            </w:r>
            <w:r w:rsidRPr="00731BB6">
              <w:rPr>
                <w:lang w:val="en-US"/>
              </w:rPr>
              <w:t>participantInfo</w:t>
            </w:r>
            <w:r w:rsidRPr="00731BB6">
              <w:t>/</w:t>
            </w:r>
            <w:r w:rsidRPr="00731BB6">
              <w:rPr>
                <w:lang w:val="en-US"/>
              </w:rPr>
              <w:t>legalEntityForeignStateNotInRAFPInfo</w:t>
            </w:r>
            <w:r w:rsidRPr="00731BB6">
              <w:t>/</w:t>
            </w:r>
            <w:r w:rsidRPr="00731BB6">
              <w:rPr>
                <w:lang w:val="en-US"/>
              </w:rPr>
              <w:t>taxPayerCode</w:t>
            </w:r>
            <w:r w:rsidRPr="00731BB6">
              <w:t>) структурированного контракта (</w:t>
            </w:r>
            <w:r w:rsidRPr="00731BB6">
              <w:rPr>
                <w:lang w:val="en-US"/>
              </w:rPr>
              <w:t>cpElectronicContract</w:t>
            </w:r>
            <w:r w:rsidRPr="00731BB6">
              <w:t>);</w:t>
            </w:r>
          </w:p>
          <w:p w14:paraId="37E867AE" w14:textId="7C9B545B" w:rsidR="0032350A" w:rsidRPr="00731BB6" w:rsidRDefault="0032350A" w:rsidP="0032350A">
            <w:pPr>
              <w:pStyle w:val="ad"/>
              <w:numPr>
                <w:ilvl w:val="0"/>
                <w:numId w:val="209"/>
              </w:numPr>
            </w:pPr>
            <w:r w:rsidRPr="00731BB6">
              <w:t>поле «Номер лицевого счета» (</w:t>
            </w:r>
            <w:r w:rsidRPr="00731BB6">
              <w:rPr>
                <w:lang w:val="en-US"/>
              </w:rPr>
              <w:t>suppliersInfo</w:t>
            </w:r>
            <w:r w:rsidRPr="00731BB6">
              <w:t>/</w:t>
            </w:r>
            <w:r w:rsidRPr="00731BB6">
              <w:rPr>
                <w:lang w:val="en-US"/>
              </w:rPr>
              <w:t>supplierInfo</w:t>
            </w:r>
            <w:r w:rsidRPr="00731BB6">
              <w:t>/</w:t>
            </w:r>
            <w:r w:rsidRPr="00731BB6">
              <w:rPr>
                <w:lang w:val="en-US"/>
              </w:rPr>
              <w:t>legalEntityForeignState</w:t>
            </w:r>
            <w:r w:rsidRPr="00731BB6">
              <w:t>/</w:t>
            </w:r>
            <w:r w:rsidRPr="00731BB6">
              <w:rPr>
                <w:lang w:val="en-US"/>
              </w:rPr>
              <w:t>personalAccount</w:t>
            </w:r>
            <w:r w:rsidRPr="00731BB6">
              <w:t xml:space="preserve">) </w:t>
            </w:r>
            <w:r w:rsidRPr="005E7734">
              <w:t>принимаем и сохраняем из пакета</w:t>
            </w:r>
            <w:r>
              <w:t xml:space="preserve">, </w:t>
            </w:r>
            <w:r w:rsidRPr="00F95948">
              <w:t>если признак «Требуется казначейское сопровождение контракта» (</w:t>
            </w:r>
            <w:r w:rsidRPr="00F95948">
              <w:rPr>
                <w:lang w:val="en-US"/>
              </w:rPr>
              <w:t>bankSupportCRNewInfo</w:t>
            </w:r>
            <w:r w:rsidRPr="00F95948">
              <w:t>/</w:t>
            </w:r>
            <w:r w:rsidRPr="00F95948">
              <w:rPr>
                <w:lang w:val="en-US"/>
              </w:rPr>
              <w:t>treasurySupportContractRequired</w:t>
            </w:r>
            <w:r w:rsidRPr="00F95948">
              <w:t>) имеет значение «</w:t>
            </w:r>
            <w:r w:rsidRPr="00F95948">
              <w:rPr>
                <w:lang w:val="en-US"/>
              </w:rPr>
              <w:t>true</w:t>
            </w:r>
            <w:r w:rsidRPr="00F95948">
              <w:t>»</w:t>
            </w:r>
            <w:r w:rsidRPr="005E7734">
              <w:t>;</w:t>
            </w:r>
          </w:p>
          <w:p w14:paraId="41497B53" w14:textId="64726AA8" w:rsidR="0032350A" w:rsidRPr="00731BB6" w:rsidRDefault="0032350A" w:rsidP="0032350A">
            <w:pPr>
              <w:pStyle w:val="ad"/>
              <w:numPr>
                <w:ilvl w:val="0"/>
                <w:numId w:val="209"/>
              </w:numPr>
              <w:rPr>
                <w:lang w:val="en-US"/>
              </w:rPr>
            </w:pPr>
            <w:r w:rsidRPr="00731BB6">
              <w:t>поле</w:t>
            </w:r>
            <w:r w:rsidRPr="00731BB6">
              <w:rPr>
                <w:lang w:val="en-US"/>
              </w:rPr>
              <w:t xml:space="preserve"> «</w:t>
            </w:r>
            <w:r w:rsidRPr="00731BB6">
              <w:t>ИНН</w:t>
            </w:r>
            <w:r w:rsidRPr="00731BB6">
              <w:rPr>
                <w:lang w:val="en-US"/>
              </w:rPr>
              <w:t xml:space="preserve">» (suppliersInfo/supplierInfo/legalEntityForeignState/registerInRFTaxBodies/INN) </w:t>
            </w:r>
            <w:r w:rsidRPr="00731BB6">
              <w:t>не</w:t>
            </w:r>
            <w:r w:rsidRPr="00731BB6">
              <w:rPr>
                <w:lang w:val="en-US"/>
              </w:rPr>
              <w:t xml:space="preserve"> </w:t>
            </w:r>
            <w:r w:rsidRPr="00731BB6">
              <w:t>заполняется</w:t>
            </w:r>
            <w:r w:rsidRPr="00731BB6">
              <w:rPr>
                <w:lang w:val="en-US"/>
              </w:rPr>
              <w:t>;</w:t>
            </w:r>
          </w:p>
          <w:p w14:paraId="7F8351EE" w14:textId="12793A94" w:rsidR="0032350A" w:rsidRPr="00731BB6" w:rsidRDefault="0032350A" w:rsidP="0032350A">
            <w:pPr>
              <w:pStyle w:val="ad"/>
              <w:numPr>
                <w:ilvl w:val="0"/>
                <w:numId w:val="209"/>
              </w:numPr>
              <w:rPr>
                <w:lang w:val="en-US"/>
              </w:rPr>
            </w:pPr>
            <w:r w:rsidRPr="00731BB6">
              <w:t>поле</w:t>
            </w:r>
            <w:r w:rsidRPr="00731BB6">
              <w:rPr>
                <w:lang w:val="en-US"/>
              </w:rPr>
              <w:t xml:space="preserve"> «</w:t>
            </w:r>
            <w:r w:rsidRPr="00731BB6">
              <w:t>КПП</w:t>
            </w:r>
            <w:r w:rsidRPr="00731BB6">
              <w:rPr>
                <w:lang w:val="en-US"/>
              </w:rPr>
              <w:t xml:space="preserve">» (suppliersInfo/supplierInfo/legalEntityForeignState/registerInRFTaxBodies/KPP) </w:t>
            </w:r>
            <w:r w:rsidRPr="00731BB6">
              <w:t>не</w:t>
            </w:r>
            <w:r w:rsidRPr="00731BB6">
              <w:rPr>
                <w:lang w:val="en-US"/>
              </w:rPr>
              <w:t xml:space="preserve"> </w:t>
            </w:r>
            <w:r w:rsidRPr="00731BB6">
              <w:t>заполняется</w:t>
            </w:r>
            <w:r w:rsidRPr="00731BB6">
              <w:rPr>
                <w:lang w:val="en-US"/>
              </w:rPr>
              <w:t>;</w:t>
            </w:r>
          </w:p>
          <w:p w14:paraId="5CA0A69C" w14:textId="389F21C4" w:rsidR="0032350A" w:rsidRPr="00731BB6" w:rsidRDefault="0032350A" w:rsidP="0032350A">
            <w:pPr>
              <w:pStyle w:val="ad"/>
              <w:numPr>
                <w:ilvl w:val="0"/>
                <w:numId w:val="209"/>
              </w:numPr>
              <w:rPr>
                <w:lang w:val="en-US"/>
              </w:rPr>
            </w:pPr>
            <w:r w:rsidRPr="00731BB6">
              <w:t>поле</w:t>
            </w:r>
            <w:r w:rsidRPr="00731BB6">
              <w:rPr>
                <w:lang w:val="en-US"/>
              </w:rPr>
              <w:t xml:space="preserve"> «Дата постановки на учет в налоговом органе» (suppliersInfo/supplierInfo/legalEntityForeignState/registerInRFTaxBodies/registrationDate) </w:t>
            </w:r>
            <w:r w:rsidRPr="00731BB6">
              <w:t>не</w:t>
            </w:r>
            <w:r w:rsidRPr="00731BB6">
              <w:rPr>
                <w:lang w:val="en-US"/>
              </w:rPr>
              <w:t xml:space="preserve"> </w:t>
            </w:r>
            <w:r w:rsidRPr="00731BB6">
              <w:t>заполняется</w:t>
            </w:r>
            <w:r w:rsidRPr="00731BB6">
              <w:rPr>
                <w:lang w:val="en-US"/>
              </w:rPr>
              <w:t>;</w:t>
            </w:r>
          </w:p>
          <w:p w14:paraId="030E3DE8" w14:textId="45EC1D0D" w:rsidR="0032350A" w:rsidRPr="00731BB6" w:rsidRDefault="0032350A" w:rsidP="0032350A">
            <w:pPr>
              <w:pStyle w:val="ad"/>
              <w:numPr>
                <w:ilvl w:val="0"/>
                <w:numId w:val="209"/>
              </w:numPr>
              <w:rPr>
                <w:lang w:val="en-US"/>
              </w:rPr>
            </w:pPr>
            <w:r w:rsidRPr="00731BB6">
              <w:t>поле</w:t>
            </w:r>
            <w:r w:rsidRPr="00731BB6">
              <w:rPr>
                <w:lang w:val="en-US"/>
              </w:rPr>
              <w:t xml:space="preserve"> «Цифровой код страны» (suppliersInfo/supplierInfo/legalEntityForeignState/placeOfStayInRegCountry/country/countryCode) </w:t>
            </w:r>
            <w:r w:rsidRPr="00731BB6">
              <w:t>заполняется</w:t>
            </w:r>
            <w:r w:rsidRPr="00731BB6">
              <w:rPr>
                <w:lang w:val="en-US"/>
              </w:rPr>
              <w:t xml:space="preserve"> </w:t>
            </w:r>
            <w:r w:rsidRPr="00731BB6">
              <w:t>значением</w:t>
            </w:r>
            <w:r w:rsidRPr="00731BB6">
              <w:rPr>
                <w:lang w:val="en-US"/>
              </w:rPr>
              <w:t xml:space="preserve"> </w:t>
            </w:r>
            <w:r w:rsidRPr="00731BB6">
              <w:t>поля</w:t>
            </w:r>
            <w:r w:rsidRPr="00731BB6">
              <w:rPr>
                <w:lang w:val="en-US"/>
              </w:rPr>
              <w:t xml:space="preserve"> «Цифровой код страны» (participantInfo/legalEntityForeignStateNotInRAFPInfo/countryInfo/countryCode) </w:t>
            </w:r>
            <w:r w:rsidRPr="00731BB6">
              <w:t>структурированного</w:t>
            </w:r>
            <w:r w:rsidRPr="00731BB6">
              <w:rPr>
                <w:lang w:val="en-US"/>
              </w:rPr>
              <w:t xml:space="preserve"> </w:t>
            </w:r>
            <w:r w:rsidRPr="00731BB6">
              <w:t>контракта</w:t>
            </w:r>
            <w:r w:rsidRPr="00731BB6">
              <w:rPr>
                <w:lang w:val="en-US"/>
              </w:rPr>
              <w:t xml:space="preserve"> (cpElectronicContract);</w:t>
            </w:r>
          </w:p>
          <w:p w14:paraId="636C0026" w14:textId="6C60066E" w:rsidR="0032350A" w:rsidRPr="00731BB6" w:rsidRDefault="0032350A" w:rsidP="0032350A">
            <w:pPr>
              <w:pStyle w:val="ad"/>
              <w:numPr>
                <w:ilvl w:val="0"/>
                <w:numId w:val="209"/>
              </w:numPr>
              <w:rPr>
                <w:lang w:val="en-US"/>
              </w:rPr>
            </w:pPr>
            <w:r w:rsidRPr="00731BB6">
              <w:t>поле</w:t>
            </w:r>
            <w:r w:rsidRPr="00731BB6">
              <w:rPr>
                <w:lang w:val="en-US"/>
              </w:rPr>
              <w:t xml:space="preserve"> «Полное наименование страны» (suppliersInfo/supplierInfo/legalEntityForeignState/placeOfStayInRegCountry/country/countryFullName) </w:t>
            </w:r>
            <w:r w:rsidRPr="00731BB6">
              <w:t>не</w:t>
            </w:r>
            <w:r w:rsidRPr="00731BB6">
              <w:rPr>
                <w:lang w:val="en-US"/>
              </w:rPr>
              <w:t xml:space="preserve"> </w:t>
            </w:r>
            <w:r w:rsidRPr="00731BB6">
              <w:t>заполняется</w:t>
            </w:r>
            <w:r w:rsidRPr="00731BB6">
              <w:rPr>
                <w:lang w:val="en-US"/>
              </w:rPr>
              <w:t>;</w:t>
            </w:r>
          </w:p>
          <w:p w14:paraId="2A95084E" w14:textId="67D2D05D" w:rsidR="0032350A" w:rsidRPr="00731BB6" w:rsidRDefault="0032350A" w:rsidP="0032350A">
            <w:pPr>
              <w:pStyle w:val="ad"/>
              <w:numPr>
                <w:ilvl w:val="0"/>
                <w:numId w:val="209"/>
              </w:numPr>
              <w:rPr>
                <w:lang w:val="en-US"/>
              </w:rPr>
            </w:pPr>
            <w:r w:rsidRPr="00731BB6">
              <w:t>поле</w:t>
            </w:r>
            <w:r w:rsidRPr="00731BB6">
              <w:rPr>
                <w:lang w:val="en-US"/>
              </w:rPr>
              <w:t xml:space="preserve"> «</w:t>
            </w:r>
            <w:r w:rsidRPr="00731BB6">
              <w:t>Адрес</w:t>
            </w:r>
            <w:r w:rsidRPr="00731BB6">
              <w:rPr>
                <w:lang w:val="en-US"/>
              </w:rPr>
              <w:t xml:space="preserve"> </w:t>
            </w:r>
            <w:r w:rsidRPr="00731BB6">
              <w:t>места</w:t>
            </w:r>
            <w:r w:rsidRPr="00731BB6">
              <w:rPr>
                <w:lang w:val="en-US"/>
              </w:rPr>
              <w:t xml:space="preserve"> </w:t>
            </w:r>
            <w:r w:rsidRPr="00731BB6">
              <w:t>нахождения</w:t>
            </w:r>
            <w:r w:rsidRPr="00731BB6">
              <w:rPr>
                <w:lang w:val="en-US"/>
              </w:rPr>
              <w:t xml:space="preserve">» (suppliersInfo/supplierInfo/legalEntityForeignState/address) </w:t>
            </w:r>
            <w:r w:rsidRPr="00731BB6">
              <w:t>заполняется</w:t>
            </w:r>
            <w:r w:rsidRPr="00731BB6">
              <w:rPr>
                <w:lang w:val="en-US"/>
              </w:rPr>
              <w:t xml:space="preserve"> </w:t>
            </w:r>
            <w:r w:rsidRPr="00731BB6">
              <w:t>значением</w:t>
            </w:r>
            <w:r w:rsidRPr="00731BB6">
              <w:rPr>
                <w:lang w:val="en-US"/>
              </w:rPr>
              <w:t xml:space="preserve"> </w:t>
            </w:r>
            <w:r w:rsidRPr="00731BB6">
              <w:t>поля</w:t>
            </w:r>
            <w:r w:rsidRPr="00731BB6">
              <w:rPr>
                <w:lang w:val="en-US"/>
              </w:rPr>
              <w:t xml:space="preserve"> «Адрес в пределах места нахождения» (participantInfo/legalEntityForeignStateNotInRAFPInfo/factAddress) </w:t>
            </w:r>
            <w:r w:rsidRPr="00731BB6">
              <w:t>структурированного</w:t>
            </w:r>
            <w:r w:rsidRPr="00731BB6">
              <w:rPr>
                <w:lang w:val="en-US"/>
              </w:rPr>
              <w:t xml:space="preserve"> </w:t>
            </w:r>
            <w:r w:rsidRPr="00731BB6">
              <w:t>контракта</w:t>
            </w:r>
            <w:r w:rsidRPr="00731BB6">
              <w:rPr>
                <w:lang w:val="en-US"/>
              </w:rPr>
              <w:t xml:space="preserve"> (cpElectronicContract);</w:t>
            </w:r>
          </w:p>
          <w:p w14:paraId="326C7207" w14:textId="2EB13273" w:rsidR="0032350A" w:rsidRPr="00731BB6" w:rsidRDefault="0032350A" w:rsidP="0032350A">
            <w:pPr>
              <w:pStyle w:val="ad"/>
              <w:numPr>
                <w:ilvl w:val="0"/>
                <w:numId w:val="209"/>
              </w:numPr>
              <w:rPr>
                <w:lang w:val="en-US"/>
              </w:rPr>
            </w:pPr>
            <w:r w:rsidRPr="00731BB6">
              <w:lastRenderedPageBreak/>
              <w:t>поле</w:t>
            </w:r>
            <w:r w:rsidRPr="00731BB6">
              <w:rPr>
                <w:lang w:val="en-US"/>
              </w:rPr>
              <w:t xml:space="preserve"> «Адрес пользователя услугами почтовой связи» (suppliersInfo/supplierInfo/legalEntityForeignState/placeOfStayInRegCountry/postAddress) </w:t>
            </w:r>
            <w:r w:rsidRPr="00731BB6">
              <w:t>заполняется</w:t>
            </w:r>
            <w:r w:rsidRPr="00731BB6">
              <w:rPr>
                <w:lang w:val="en-US"/>
              </w:rPr>
              <w:t xml:space="preserve"> </w:t>
            </w:r>
            <w:r w:rsidRPr="00731BB6">
              <w:t>значением</w:t>
            </w:r>
            <w:r w:rsidRPr="00731BB6">
              <w:rPr>
                <w:lang w:val="en-US"/>
              </w:rPr>
              <w:t xml:space="preserve"> </w:t>
            </w:r>
            <w:r w:rsidRPr="00731BB6">
              <w:t>поля</w:t>
            </w:r>
            <w:r w:rsidRPr="00731BB6">
              <w:rPr>
                <w:lang w:val="en-US"/>
              </w:rPr>
              <w:t xml:space="preserve"> «Почтовый адрес» (participantInfo/legalEntityForeignStateNotInRAFPInfo/postAddress) </w:t>
            </w:r>
            <w:r w:rsidRPr="00731BB6">
              <w:t>структурированного</w:t>
            </w:r>
            <w:r w:rsidRPr="00731BB6">
              <w:rPr>
                <w:lang w:val="en-US"/>
              </w:rPr>
              <w:t xml:space="preserve"> </w:t>
            </w:r>
            <w:r w:rsidRPr="00731BB6">
              <w:t>контракта</w:t>
            </w:r>
            <w:r w:rsidRPr="00731BB6">
              <w:rPr>
                <w:lang w:val="en-US"/>
              </w:rPr>
              <w:t xml:space="preserve"> (cpElectronicContract);</w:t>
            </w:r>
          </w:p>
          <w:p w14:paraId="1A2AB2D7" w14:textId="64CC6BAA" w:rsidR="0032350A" w:rsidRPr="00731BB6" w:rsidRDefault="0032350A" w:rsidP="0032350A">
            <w:pPr>
              <w:pStyle w:val="ad"/>
              <w:numPr>
                <w:ilvl w:val="0"/>
                <w:numId w:val="209"/>
              </w:numPr>
              <w:rPr>
                <w:lang w:val="en-US"/>
              </w:rPr>
            </w:pPr>
            <w:r w:rsidRPr="00731BB6">
              <w:t>поле</w:t>
            </w:r>
            <w:r w:rsidRPr="00731BB6">
              <w:rPr>
                <w:lang w:val="en-US"/>
              </w:rPr>
              <w:t xml:space="preserve"> «Электронная почта» (suppliersInfo/supplierInfo/legalEntityForeignState/placeOfStayInRegCountry/contactEMail) </w:t>
            </w:r>
            <w:r w:rsidRPr="00731BB6">
              <w:t>заполняется</w:t>
            </w:r>
            <w:r w:rsidRPr="00731BB6">
              <w:rPr>
                <w:lang w:val="en-US"/>
              </w:rPr>
              <w:t xml:space="preserve"> </w:t>
            </w:r>
            <w:r w:rsidRPr="00731BB6">
              <w:t>значением</w:t>
            </w:r>
            <w:r w:rsidRPr="00731BB6">
              <w:rPr>
                <w:lang w:val="en-US"/>
              </w:rPr>
              <w:t xml:space="preserve"> </w:t>
            </w:r>
            <w:r w:rsidRPr="00731BB6">
              <w:t>поля</w:t>
            </w:r>
            <w:r w:rsidRPr="00731BB6">
              <w:rPr>
                <w:lang w:val="en-US"/>
              </w:rPr>
              <w:t xml:space="preserve"> «Адрес электронной почты» (participantInfo/legalEntityForeignStateNotInRAFPInfo/email) </w:t>
            </w:r>
            <w:r w:rsidRPr="00731BB6">
              <w:t>структурированного</w:t>
            </w:r>
            <w:r w:rsidRPr="00731BB6">
              <w:rPr>
                <w:lang w:val="en-US"/>
              </w:rPr>
              <w:t xml:space="preserve"> </w:t>
            </w:r>
            <w:r w:rsidRPr="00731BB6">
              <w:t>контракта</w:t>
            </w:r>
            <w:r w:rsidRPr="00731BB6">
              <w:rPr>
                <w:lang w:val="en-US"/>
              </w:rPr>
              <w:t xml:space="preserve"> (cpElectronicContract);</w:t>
            </w:r>
          </w:p>
          <w:p w14:paraId="03BA0E78" w14:textId="758982BF" w:rsidR="0032350A" w:rsidRPr="00731BB6" w:rsidRDefault="0032350A" w:rsidP="0032350A">
            <w:pPr>
              <w:pStyle w:val="ad"/>
              <w:numPr>
                <w:ilvl w:val="0"/>
                <w:numId w:val="209"/>
              </w:numPr>
              <w:rPr>
                <w:lang w:val="en-US"/>
              </w:rPr>
            </w:pPr>
            <w:r w:rsidRPr="00731BB6">
              <w:t>поле</w:t>
            </w:r>
            <w:r w:rsidRPr="00731BB6">
              <w:rPr>
                <w:lang w:val="en-US"/>
              </w:rPr>
              <w:t xml:space="preserve"> «Телефон» (suppliersInfo/supplierInfo/legalEntityForeignState/placeOfStayInRegCountry/contactPhone) </w:t>
            </w:r>
            <w:r w:rsidRPr="00731BB6">
              <w:t>заполняется</w:t>
            </w:r>
            <w:r w:rsidRPr="00731BB6">
              <w:rPr>
                <w:lang w:val="en-US"/>
              </w:rPr>
              <w:t xml:space="preserve"> </w:t>
            </w:r>
            <w:r w:rsidRPr="00731BB6">
              <w:t>значением</w:t>
            </w:r>
            <w:r w:rsidRPr="00731BB6">
              <w:rPr>
                <w:lang w:val="en-US"/>
              </w:rPr>
              <w:t xml:space="preserve"> </w:t>
            </w:r>
            <w:r w:rsidRPr="00731BB6">
              <w:t>поля</w:t>
            </w:r>
            <w:r w:rsidRPr="00731BB6">
              <w:rPr>
                <w:lang w:val="en-US"/>
              </w:rPr>
              <w:t xml:space="preserve"> «Телефон» (participantInfo/legalEntityForeignStateNotInRAFPInfo/contactPhone) </w:t>
            </w:r>
            <w:r w:rsidRPr="00731BB6">
              <w:t>структурированного</w:t>
            </w:r>
            <w:r w:rsidRPr="00731BB6">
              <w:rPr>
                <w:lang w:val="en-US"/>
              </w:rPr>
              <w:t xml:space="preserve"> </w:t>
            </w:r>
            <w:r w:rsidRPr="00731BB6">
              <w:t>контракта</w:t>
            </w:r>
            <w:r w:rsidRPr="00731BB6">
              <w:rPr>
                <w:lang w:val="en-US"/>
              </w:rPr>
              <w:t xml:space="preserve"> (cpElectronicContract);</w:t>
            </w:r>
          </w:p>
          <w:p w14:paraId="49A2F652" w14:textId="6F79EBC9" w:rsidR="0032350A" w:rsidRPr="00416FB5" w:rsidRDefault="0032350A" w:rsidP="0032350A">
            <w:pPr>
              <w:pStyle w:val="ad"/>
              <w:numPr>
                <w:ilvl w:val="0"/>
                <w:numId w:val="209"/>
              </w:numPr>
            </w:pPr>
            <w:r>
              <w:t>блок</w:t>
            </w:r>
            <w:r w:rsidRPr="00416FB5">
              <w:rPr>
                <w:lang w:val="en-US"/>
              </w:rPr>
              <w:t xml:space="preserve"> «</w:t>
            </w:r>
            <w:r w:rsidRPr="00416FB5">
              <w:t>Наличие</w:t>
            </w:r>
            <w:r w:rsidRPr="00416FB5">
              <w:rPr>
                <w:lang w:val="en-US"/>
              </w:rPr>
              <w:t xml:space="preserve"> </w:t>
            </w:r>
            <w:r w:rsidRPr="00416FB5">
              <w:t>у</w:t>
            </w:r>
            <w:r w:rsidRPr="00416FB5">
              <w:rPr>
                <w:lang w:val="en-US"/>
              </w:rPr>
              <w:t xml:space="preserve"> </w:t>
            </w:r>
            <w:r w:rsidRPr="00416FB5">
              <w:t>поставщика</w:t>
            </w:r>
            <w:r w:rsidRPr="00416FB5">
              <w:rPr>
                <w:lang w:val="en-US"/>
              </w:rPr>
              <w:t xml:space="preserve"> </w:t>
            </w:r>
            <w:r w:rsidRPr="00416FB5">
              <w:t>места</w:t>
            </w:r>
            <w:r w:rsidRPr="00416FB5">
              <w:rPr>
                <w:lang w:val="en-US"/>
              </w:rPr>
              <w:t xml:space="preserve"> </w:t>
            </w:r>
            <w:r w:rsidRPr="00416FB5">
              <w:t>пребывания</w:t>
            </w:r>
            <w:r w:rsidRPr="00416FB5">
              <w:rPr>
                <w:lang w:val="en-US"/>
              </w:rPr>
              <w:t xml:space="preserve"> </w:t>
            </w:r>
            <w:r w:rsidRPr="00416FB5">
              <w:t>на</w:t>
            </w:r>
            <w:r w:rsidRPr="00416FB5">
              <w:rPr>
                <w:lang w:val="en-US"/>
              </w:rPr>
              <w:t xml:space="preserve"> </w:t>
            </w:r>
            <w:r w:rsidRPr="00416FB5">
              <w:t>территории</w:t>
            </w:r>
            <w:r w:rsidRPr="00416FB5">
              <w:rPr>
                <w:lang w:val="en-US"/>
              </w:rPr>
              <w:t xml:space="preserve"> </w:t>
            </w:r>
            <w:r w:rsidRPr="00416FB5">
              <w:t>РФ</w:t>
            </w:r>
            <w:r w:rsidRPr="00416FB5">
              <w:rPr>
                <w:lang w:val="en-US"/>
              </w:rPr>
              <w:t xml:space="preserve">» </w:t>
            </w:r>
            <w:r w:rsidRPr="00731BB6">
              <w:rPr>
                <w:lang w:val="en-US"/>
              </w:rPr>
              <w:t>(suppliersInfo/supplierInfo/legalEntityForeignState/placeOfStayInRF</w:t>
            </w:r>
            <w:r w:rsidRPr="008E146F">
              <w:rPr>
                <w:lang w:val="en-US"/>
              </w:rPr>
              <w:t>)</w:t>
            </w:r>
            <w:r w:rsidRPr="009A5B5B">
              <w:rPr>
                <w:lang w:val="en-US"/>
              </w:rPr>
              <w:t xml:space="preserve"> </w:t>
            </w:r>
            <w:r>
              <w:t>не</w:t>
            </w:r>
            <w:r w:rsidRPr="00D3133C">
              <w:rPr>
                <w:lang w:val="en-US"/>
              </w:rPr>
              <w:t xml:space="preserve"> </w:t>
            </w:r>
            <w:r w:rsidRPr="00871EDB">
              <w:t>заполняется</w:t>
            </w:r>
            <w:r w:rsidRPr="00416FB5">
              <w:rPr>
                <w:lang w:val="en-US"/>
              </w:rPr>
              <w:t xml:space="preserve">. </w:t>
            </w:r>
            <w:r w:rsidRPr="00416FB5">
              <w:t>Начиная с версии 13.3 , при приеме от ВСРЗ первичных проектов информации о контракте, в которых не заполнено поле Дата размещения текущей версии документа publishDate, или проектов информации об изменении контракта, у которых дата размещения первой версии информации о контракте больше или равна дате выхода доработки (13.3) на ПАК блок «Место пребывания на территории РФ» игнорируется при приеме</w:t>
            </w:r>
            <w:r>
              <w:t>.</w:t>
            </w:r>
          </w:p>
          <w:p w14:paraId="0E7B7D76" w14:textId="77777777" w:rsidR="0032350A" w:rsidRPr="00416FB5" w:rsidRDefault="0032350A" w:rsidP="0032350A">
            <w:pPr>
              <w:pStyle w:val="ad"/>
            </w:pPr>
          </w:p>
          <w:p w14:paraId="21527410" w14:textId="3392764D" w:rsidR="0032350A" w:rsidRPr="003D4C1C" w:rsidRDefault="0032350A" w:rsidP="0032350A">
            <w:pPr>
              <w:pStyle w:val="ad"/>
            </w:pPr>
            <w:r>
              <w:t xml:space="preserve">Если в РЭК </w:t>
            </w:r>
            <w:r w:rsidRPr="003D4C1C">
              <w:t>тип поставщика «Аккредитованный филиал или представительство иностранного юридического лица», то заполняется блок «Юридическое лицо иностранного государства» (suppliersInfo/supplierInfo/legalEntityForeignState):</w:t>
            </w:r>
          </w:p>
          <w:p w14:paraId="733B5D6E" w14:textId="4FA71383" w:rsidR="0032350A" w:rsidRPr="003D4C1C" w:rsidRDefault="0032350A" w:rsidP="0032350A">
            <w:pPr>
              <w:pStyle w:val="ad"/>
              <w:numPr>
                <w:ilvl w:val="0"/>
                <w:numId w:val="209"/>
              </w:numPr>
            </w:pPr>
            <w:r w:rsidRPr="003D4C1C">
              <w:t>поле «Полное наименование» (</w:t>
            </w:r>
            <w:r w:rsidRPr="003D4C1C">
              <w:rPr>
                <w:lang w:val="en-US"/>
              </w:rPr>
              <w:t>suppliersInfo</w:t>
            </w:r>
            <w:r w:rsidRPr="003D4C1C">
              <w:t>/</w:t>
            </w:r>
            <w:r w:rsidRPr="003D4C1C">
              <w:rPr>
                <w:lang w:val="en-US"/>
              </w:rPr>
              <w:t>supplierInfo</w:t>
            </w:r>
            <w:r w:rsidRPr="003D4C1C">
              <w:t>/</w:t>
            </w:r>
            <w:r w:rsidRPr="003D4C1C">
              <w:rPr>
                <w:lang w:val="en-US"/>
              </w:rPr>
              <w:t>legalEntityForeignState</w:t>
            </w:r>
            <w:r w:rsidRPr="003D4C1C">
              <w:t>/</w:t>
            </w:r>
            <w:r w:rsidRPr="003D4C1C">
              <w:rPr>
                <w:lang w:val="en-US"/>
              </w:rPr>
              <w:t>fullName</w:t>
            </w:r>
            <w:r w:rsidRPr="003D4C1C">
              <w:t>) заполняется значением поля «Полное наименование организации» (</w:t>
            </w:r>
            <w:r w:rsidRPr="003D4C1C">
              <w:rPr>
                <w:lang w:val="en-US"/>
              </w:rPr>
              <w:t>participantInfo</w:t>
            </w:r>
            <w:r w:rsidRPr="003D4C1C">
              <w:t>/</w:t>
            </w:r>
            <w:r w:rsidRPr="003D4C1C">
              <w:rPr>
                <w:lang w:val="en-US"/>
              </w:rPr>
              <w:t>legalEntityForeignStateInRAFPInfo</w:t>
            </w:r>
            <w:r w:rsidRPr="003D4C1C">
              <w:t>/</w:t>
            </w:r>
            <w:r w:rsidRPr="003D4C1C">
              <w:rPr>
                <w:lang w:val="en-US"/>
              </w:rPr>
              <w:t>filialLegalEntityForeignStateInfo</w:t>
            </w:r>
            <w:r w:rsidRPr="003D4C1C">
              <w:t>/fullName) структурированного контракта (cpElectronicContract);</w:t>
            </w:r>
          </w:p>
          <w:p w14:paraId="477C3A13" w14:textId="704CA083" w:rsidR="0032350A" w:rsidRPr="003D4C1C" w:rsidRDefault="0032350A" w:rsidP="0032350A">
            <w:pPr>
              <w:pStyle w:val="ad"/>
              <w:numPr>
                <w:ilvl w:val="0"/>
                <w:numId w:val="209"/>
              </w:numPr>
            </w:pPr>
            <w:r w:rsidRPr="003D4C1C">
              <w:t>поле «Сокращенное наименование» (</w:t>
            </w:r>
            <w:r w:rsidRPr="003D4C1C">
              <w:rPr>
                <w:lang w:val="en-US"/>
              </w:rPr>
              <w:t>suppliersInfo</w:t>
            </w:r>
            <w:r w:rsidRPr="003D4C1C">
              <w:t>/</w:t>
            </w:r>
            <w:r w:rsidRPr="003D4C1C">
              <w:rPr>
                <w:lang w:val="en-US"/>
              </w:rPr>
              <w:t>supplierInfo</w:t>
            </w:r>
            <w:r w:rsidRPr="003D4C1C">
              <w:t>/</w:t>
            </w:r>
            <w:r w:rsidRPr="003D4C1C">
              <w:rPr>
                <w:lang w:val="en-US"/>
              </w:rPr>
              <w:t>legalEntityForeignState</w:t>
            </w:r>
            <w:r w:rsidRPr="003D4C1C">
              <w:t>/</w:t>
            </w:r>
            <w:r w:rsidRPr="003D4C1C">
              <w:rPr>
                <w:lang w:val="en-US"/>
              </w:rPr>
              <w:t>shortName</w:t>
            </w:r>
            <w:r w:rsidRPr="003D4C1C">
              <w:t>) заполняется значением поля «Сокращенное наименование организации» (</w:t>
            </w:r>
            <w:r w:rsidRPr="003D4C1C">
              <w:rPr>
                <w:lang w:val="en-US"/>
              </w:rPr>
              <w:t>participantInfo</w:t>
            </w:r>
            <w:r w:rsidRPr="003D4C1C">
              <w:t>/</w:t>
            </w:r>
            <w:r w:rsidRPr="003D4C1C">
              <w:rPr>
                <w:lang w:val="en-US"/>
              </w:rPr>
              <w:t>legalEntityForeignStateInRAFPInfo</w:t>
            </w:r>
            <w:r w:rsidRPr="003D4C1C">
              <w:t>/</w:t>
            </w:r>
            <w:r w:rsidRPr="003D4C1C">
              <w:rPr>
                <w:lang w:val="en-US"/>
              </w:rPr>
              <w:t>filialLegalEntityForeignStateInfo</w:t>
            </w:r>
            <w:r w:rsidRPr="003D4C1C">
              <w:t>/shortName) структурированного контракта (cpElectronicContract);</w:t>
            </w:r>
          </w:p>
          <w:p w14:paraId="03CCC126" w14:textId="77777777" w:rsidR="0032350A" w:rsidRPr="003D4C1C" w:rsidRDefault="0032350A" w:rsidP="0032350A">
            <w:pPr>
              <w:pStyle w:val="ad"/>
              <w:numPr>
                <w:ilvl w:val="0"/>
                <w:numId w:val="209"/>
              </w:numPr>
            </w:pPr>
            <w:r w:rsidRPr="003D4C1C">
              <w:t>поле «Фирменное наименование» (</w:t>
            </w:r>
            <w:r w:rsidRPr="003D4C1C">
              <w:rPr>
                <w:lang w:val="en-US"/>
              </w:rPr>
              <w:t>suppliersInfo</w:t>
            </w:r>
            <w:r w:rsidRPr="003D4C1C">
              <w:t>/</w:t>
            </w:r>
            <w:r w:rsidRPr="003D4C1C">
              <w:rPr>
                <w:lang w:val="en-US"/>
              </w:rPr>
              <w:t>supplierInfo</w:t>
            </w:r>
            <w:r w:rsidRPr="003D4C1C">
              <w:t>/</w:t>
            </w:r>
            <w:r w:rsidRPr="003D4C1C">
              <w:rPr>
                <w:lang w:val="en-US"/>
              </w:rPr>
              <w:t>legalEntityForeignState</w:t>
            </w:r>
            <w:r w:rsidRPr="003D4C1C">
              <w:t>/</w:t>
            </w:r>
            <w:r w:rsidRPr="003D4C1C">
              <w:rPr>
                <w:lang w:val="en-US"/>
              </w:rPr>
              <w:t>firmName</w:t>
            </w:r>
            <w:r w:rsidRPr="003D4C1C">
              <w:t>) не заполняется;</w:t>
            </w:r>
          </w:p>
          <w:p w14:paraId="611A84E7" w14:textId="77777777" w:rsidR="0032350A" w:rsidRPr="003D4C1C" w:rsidRDefault="0032350A" w:rsidP="0032350A">
            <w:pPr>
              <w:pStyle w:val="ad"/>
              <w:numPr>
                <w:ilvl w:val="0"/>
                <w:numId w:val="209"/>
              </w:numPr>
            </w:pPr>
            <w:r w:rsidRPr="003D4C1C">
              <w:t>поле «Полное наименование (латинскими буквами)» (</w:t>
            </w:r>
            <w:r w:rsidRPr="003D4C1C">
              <w:rPr>
                <w:lang w:val="en-US"/>
              </w:rPr>
              <w:t>suppliersInfo</w:t>
            </w:r>
            <w:r w:rsidRPr="003D4C1C">
              <w:t>/</w:t>
            </w:r>
            <w:r w:rsidRPr="003D4C1C">
              <w:rPr>
                <w:lang w:val="en-US"/>
              </w:rPr>
              <w:t>supplierInfo</w:t>
            </w:r>
            <w:r w:rsidRPr="003D4C1C">
              <w:t>/</w:t>
            </w:r>
            <w:r w:rsidRPr="003D4C1C">
              <w:rPr>
                <w:lang w:val="en-US"/>
              </w:rPr>
              <w:t>legalEntityForeignState</w:t>
            </w:r>
            <w:r w:rsidRPr="003D4C1C">
              <w:t>/</w:t>
            </w:r>
            <w:r w:rsidRPr="003D4C1C">
              <w:rPr>
                <w:lang w:val="en-US"/>
              </w:rPr>
              <w:t>fullNameLat</w:t>
            </w:r>
            <w:r w:rsidRPr="003D4C1C">
              <w:t>) не заполняется;</w:t>
            </w:r>
          </w:p>
          <w:p w14:paraId="5169714D" w14:textId="77777777" w:rsidR="0032350A" w:rsidRPr="003D4C1C" w:rsidRDefault="0032350A" w:rsidP="0032350A">
            <w:pPr>
              <w:pStyle w:val="ad"/>
              <w:numPr>
                <w:ilvl w:val="0"/>
                <w:numId w:val="209"/>
              </w:numPr>
            </w:pPr>
            <w:r w:rsidRPr="003D4C1C">
              <w:t>поле «Код статуса поставщика» (</w:t>
            </w:r>
            <w:r w:rsidRPr="003D4C1C">
              <w:rPr>
                <w:lang w:val="en-US"/>
              </w:rPr>
              <w:t>suppliersInfo</w:t>
            </w:r>
            <w:r w:rsidRPr="003D4C1C">
              <w:t>/</w:t>
            </w:r>
            <w:r w:rsidRPr="003D4C1C">
              <w:rPr>
                <w:lang w:val="en-US"/>
              </w:rPr>
              <w:t>supplierInfo</w:t>
            </w:r>
            <w:r w:rsidRPr="003D4C1C">
              <w:t>/</w:t>
            </w:r>
            <w:r w:rsidRPr="003D4C1C">
              <w:rPr>
                <w:lang w:val="en-US"/>
              </w:rPr>
              <w:t>legalEntityForeignState</w:t>
            </w:r>
            <w:r w:rsidRPr="003D4C1C">
              <w:t>/</w:t>
            </w:r>
            <w:r w:rsidRPr="003D4C1C">
              <w:rPr>
                <w:lang w:val="en-US"/>
              </w:rPr>
              <w:t>statusInfo</w:t>
            </w:r>
            <w:r w:rsidRPr="003D4C1C">
              <w:t>/</w:t>
            </w:r>
            <w:r w:rsidRPr="003D4C1C">
              <w:rPr>
                <w:lang w:val="en-US"/>
              </w:rPr>
              <w:t>code</w:t>
            </w:r>
            <w:r w:rsidRPr="003D4C1C">
              <w:t>) не заполняется;</w:t>
            </w:r>
          </w:p>
          <w:p w14:paraId="552C7994" w14:textId="77777777" w:rsidR="0032350A" w:rsidRPr="003D4C1C" w:rsidRDefault="0032350A" w:rsidP="0032350A">
            <w:pPr>
              <w:pStyle w:val="ad"/>
              <w:numPr>
                <w:ilvl w:val="0"/>
                <w:numId w:val="209"/>
              </w:numPr>
            </w:pPr>
            <w:r w:rsidRPr="003D4C1C">
              <w:t>поле «Наименование статуса поставщика» (</w:t>
            </w:r>
            <w:r w:rsidRPr="003D4C1C">
              <w:rPr>
                <w:lang w:val="en-US"/>
              </w:rPr>
              <w:t>suppliersInfo</w:t>
            </w:r>
            <w:r w:rsidRPr="003D4C1C">
              <w:t>/</w:t>
            </w:r>
            <w:r w:rsidRPr="003D4C1C">
              <w:rPr>
                <w:lang w:val="en-US"/>
              </w:rPr>
              <w:t>supplierInfo</w:t>
            </w:r>
            <w:r w:rsidRPr="003D4C1C">
              <w:t>/</w:t>
            </w:r>
            <w:r w:rsidRPr="003D4C1C">
              <w:rPr>
                <w:lang w:val="en-US"/>
              </w:rPr>
              <w:t>legalEntityForeignState</w:t>
            </w:r>
            <w:r w:rsidRPr="003D4C1C">
              <w:t>/</w:t>
            </w:r>
            <w:r w:rsidRPr="003D4C1C">
              <w:rPr>
                <w:lang w:val="en-US"/>
              </w:rPr>
              <w:t>statusInfo</w:t>
            </w:r>
            <w:r w:rsidRPr="003D4C1C">
              <w:t>/</w:t>
            </w:r>
            <w:r w:rsidRPr="003D4C1C">
              <w:rPr>
                <w:lang w:val="en-US"/>
              </w:rPr>
              <w:t>name</w:t>
            </w:r>
            <w:r w:rsidRPr="003D4C1C">
              <w:t>) не заполняется;</w:t>
            </w:r>
          </w:p>
          <w:p w14:paraId="2640FE1B" w14:textId="1497BD94" w:rsidR="0032350A" w:rsidRPr="003D4C1C" w:rsidRDefault="0032350A" w:rsidP="0032350A">
            <w:pPr>
              <w:pStyle w:val="ad"/>
              <w:numPr>
                <w:ilvl w:val="0"/>
                <w:numId w:val="209"/>
              </w:numPr>
            </w:pPr>
            <w:r w:rsidRPr="003D4C1C">
              <w:t>поле «Статус поставщика (исполнителя, подрядчика)» (</w:t>
            </w:r>
            <w:r w:rsidRPr="003D4C1C">
              <w:rPr>
                <w:lang w:val="en-US"/>
              </w:rPr>
              <w:t>suppliersInfo</w:t>
            </w:r>
            <w:r w:rsidRPr="003D4C1C">
              <w:t>/</w:t>
            </w:r>
            <w:r w:rsidRPr="003D4C1C">
              <w:rPr>
                <w:lang w:val="en-US"/>
              </w:rPr>
              <w:t>supplierInfo</w:t>
            </w:r>
            <w:r w:rsidRPr="003D4C1C">
              <w:t>/</w:t>
            </w:r>
            <w:r w:rsidRPr="003D4C1C">
              <w:rPr>
                <w:lang w:val="en-US"/>
              </w:rPr>
              <w:t>legalEntityForeignState</w:t>
            </w:r>
            <w:r w:rsidRPr="003D4C1C">
              <w:t>/</w:t>
            </w:r>
            <w:r w:rsidRPr="003D4C1C">
              <w:rPr>
                <w:lang w:val="en-US"/>
              </w:rPr>
              <w:t>status</w:t>
            </w:r>
            <w:r w:rsidRPr="003D4C1C">
              <w:t>) не заполняется;</w:t>
            </w:r>
          </w:p>
          <w:p w14:paraId="26611565" w14:textId="171B3830" w:rsidR="0032350A" w:rsidRPr="003D4C1C" w:rsidRDefault="0032350A" w:rsidP="0032350A">
            <w:pPr>
              <w:pStyle w:val="ad"/>
              <w:numPr>
                <w:ilvl w:val="0"/>
                <w:numId w:val="209"/>
              </w:numPr>
            </w:pPr>
            <w:r w:rsidRPr="003D4C1C">
              <w:t>поле «Код налогоплательщика в стране регистрации или его аналог» (</w:t>
            </w:r>
            <w:r w:rsidRPr="003D4C1C">
              <w:rPr>
                <w:lang w:val="en-US"/>
              </w:rPr>
              <w:t>suppliersInfo</w:t>
            </w:r>
            <w:r w:rsidRPr="003D4C1C">
              <w:t>/</w:t>
            </w:r>
            <w:r w:rsidRPr="003D4C1C">
              <w:rPr>
                <w:lang w:val="en-US"/>
              </w:rPr>
              <w:t>supplierInfo</w:t>
            </w:r>
            <w:r w:rsidRPr="003D4C1C">
              <w:t>/</w:t>
            </w:r>
            <w:r w:rsidRPr="003D4C1C">
              <w:rPr>
                <w:lang w:val="en-US"/>
              </w:rPr>
              <w:t>legalEntityForeignState</w:t>
            </w:r>
            <w:r w:rsidRPr="003D4C1C">
              <w:t>/</w:t>
            </w:r>
            <w:r w:rsidRPr="003D4C1C">
              <w:rPr>
                <w:lang w:val="en-US"/>
              </w:rPr>
              <w:t>taxPayerCode</w:t>
            </w:r>
            <w:r w:rsidRPr="003D4C1C">
              <w:t>) не заполняется;</w:t>
            </w:r>
          </w:p>
          <w:p w14:paraId="757E9762" w14:textId="4897FE34" w:rsidR="0032350A" w:rsidRPr="003D4C1C" w:rsidRDefault="0032350A" w:rsidP="0032350A">
            <w:pPr>
              <w:pStyle w:val="ad"/>
              <w:numPr>
                <w:ilvl w:val="0"/>
                <w:numId w:val="209"/>
              </w:numPr>
            </w:pPr>
            <w:r w:rsidRPr="003D4C1C">
              <w:t>поле «Номер лицевого счета» (</w:t>
            </w:r>
            <w:r w:rsidRPr="003D4C1C">
              <w:rPr>
                <w:lang w:val="en-US"/>
              </w:rPr>
              <w:t>suppliersInfo</w:t>
            </w:r>
            <w:r w:rsidRPr="003D4C1C">
              <w:t>/</w:t>
            </w:r>
            <w:r w:rsidRPr="003D4C1C">
              <w:rPr>
                <w:lang w:val="en-US"/>
              </w:rPr>
              <w:t>supplierInfo</w:t>
            </w:r>
            <w:r w:rsidRPr="003D4C1C">
              <w:t>/</w:t>
            </w:r>
            <w:r w:rsidRPr="003D4C1C">
              <w:rPr>
                <w:lang w:val="en-US"/>
              </w:rPr>
              <w:t>legalEntityForeignState</w:t>
            </w:r>
            <w:r w:rsidRPr="003D4C1C">
              <w:t>/</w:t>
            </w:r>
            <w:r w:rsidRPr="003D4C1C">
              <w:rPr>
                <w:lang w:val="en-US"/>
              </w:rPr>
              <w:t>personalAccount</w:t>
            </w:r>
            <w:r w:rsidRPr="003D4C1C">
              <w:t xml:space="preserve">) </w:t>
            </w:r>
            <w:r w:rsidRPr="005E7734">
              <w:t>принимаем и сохраняем из пакета</w:t>
            </w:r>
            <w:r>
              <w:t xml:space="preserve">, </w:t>
            </w:r>
            <w:r w:rsidRPr="00F95948">
              <w:t>если признак «Требуется казначейское сопровождение контракта» (</w:t>
            </w:r>
            <w:r w:rsidRPr="00F95948">
              <w:rPr>
                <w:lang w:val="en-US"/>
              </w:rPr>
              <w:t>bankSupportCRNewInfo</w:t>
            </w:r>
            <w:r w:rsidRPr="00F95948">
              <w:t>/</w:t>
            </w:r>
            <w:r w:rsidRPr="00F95948">
              <w:rPr>
                <w:lang w:val="en-US"/>
              </w:rPr>
              <w:t>treasurySupportContractRequired</w:t>
            </w:r>
            <w:r w:rsidRPr="00F95948">
              <w:t>) имеет значение «</w:t>
            </w:r>
            <w:r w:rsidRPr="00F95948">
              <w:rPr>
                <w:lang w:val="en-US"/>
              </w:rPr>
              <w:t>true</w:t>
            </w:r>
            <w:r w:rsidRPr="00F95948">
              <w:t>»</w:t>
            </w:r>
            <w:r w:rsidRPr="005E7734">
              <w:t>;</w:t>
            </w:r>
          </w:p>
          <w:p w14:paraId="148286B0" w14:textId="17807E6B" w:rsidR="0032350A" w:rsidRPr="003D4C1C" w:rsidRDefault="0032350A" w:rsidP="0032350A">
            <w:pPr>
              <w:pStyle w:val="ad"/>
              <w:numPr>
                <w:ilvl w:val="0"/>
                <w:numId w:val="209"/>
              </w:numPr>
            </w:pPr>
            <w:r w:rsidRPr="003D4C1C">
              <w:t>поле «ИНН» (</w:t>
            </w:r>
            <w:r w:rsidRPr="003D4C1C">
              <w:rPr>
                <w:lang w:val="en-US"/>
              </w:rPr>
              <w:t>suppliersInfo</w:t>
            </w:r>
            <w:r w:rsidRPr="003D4C1C">
              <w:t>/</w:t>
            </w:r>
            <w:r w:rsidRPr="003D4C1C">
              <w:rPr>
                <w:lang w:val="en-US"/>
              </w:rPr>
              <w:t>supplierInfo</w:t>
            </w:r>
            <w:r w:rsidRPr="003D4C1C">
              <w:t>/</w:t>
            </w:r>
            <w:r w:rsidRPr="003D4C1C">
              <w:rPr>
                <w:lang w:val="en-US"/>
              </w:rPr>
              <w:t>legalEntityForeignState</w:t>
            </w:r>
            <w:r w:rsidRPr="003D4C1C">
              <w:t>/</w:t>
            </w:r>
            <w:r w:rsidRPr="003D4C1C">
              <w:rPr>
                <w:lang w:val="en-US"/>
              </w:rPr>
              <w:t>registerInRFTaxBodies</w:t>
            </w:r>
            <w:r w:rsidRPr="003D4C1C">
              <w:t>/</w:t>
            </w:r>
            <w:r w:rsidRPr="003D4C1C">
              <w:rPr>
                <w:lang w:val="en-US"/>
              </w:rPr>
              <w:t>INN</w:t>
            </w:r>
            <w:r w:rsidRPr="003D4C1C">
              <w:t xml:space="preserve">) заполняется значением поля «ИНН» </w:t>
            </w:r>
            <w:r w:rsidRPr="003D4C1C">
              <w:lastRenderedPageBreak/>
              <w:t>(</w:t>
            </w:r>
            <w:r w:rsidRPr="003D4C1C">
              <w:rPr>
                <w:lang w:val="en-US"/>
              </w:rPr>
              <w:t>participantInfo</w:t>
            </w:r>
            <w:r w:rsidRPr="003D4C1C">
              <w:t>/</w:t>
            </w:r>
            <w:r w:rsidRPr="003D4C1C">
              <w:rPr>
                <w:lang w:val="en-US"/>
              </w:rPr>
              <w:t>legalEntityForeignStateInRAFPInfo</w:t>
            </w:r>
            <w:r w:rsidRPr="003D4C1C">
              <w:t>/</w:t>
            </w:r>
            <w:r w:rsidRPr="003D4C1C">
              <w:rPr>
                <w:lang w:val="en-US"/>
              </w:rPr>
              <w:t>filialLegalEntityForeignStateInfo</w:t>
            </w:r>
            <w:r w:rsidRPr="003D4C1C">
              <w:t>/</w:t>
            </w:r>
            <w:r w:rsidRPr="003D4C1C">
              <w:rPr>
                <w:lang w:val="en-US"/>
              </w:rPr>
              <w:t>INN</w:t>
            </w:r>
            <w:r w:rsidRPr="003D4C1C">
              <w:t>) структурированного контракта (</w:t>
            </w:r>
            <w:r w:rsidRPr="003D4C1C">
              <w:rPr>
                <w:lang w:val="en-US"/>
              </w:rPr>
              <w:t>cpElectronicContract</w:t>
            </w:r>
            <w:r w:rsidRPr="003D4C1C">
              <w:t>);</w:t>
            </w:r>
          </w:p>
          <w:p w14:paraId="6E75B99E" w14:textId="3F010AB9" w:rsidR="0032350A" w:rsidRPr="003D4C1C" w:rsidRDefault="0032350A" w:rsidP="0032350A">
            <w:pPr>
              <w:pStyle w:val="ad"/>
              <w:numPr>
                <w:ilvl w:val="0"/>
                <w:numId w:val="209"/>
              </w:numPr>
            </w:pPr>
            <w:r w:rsidRPr="003D4C1C">
              <w:t>поле «КПП» (</w:t>
            </w:r>
            <w:r w:rsidRPr="003D4C1C">
              <w:rPr>
                <w:lang w:val="en-US"/>
              </w:rPr>
              <w:t>suppliersInfo</w:t>
            </w:r>
            <w:r w:rsidRPr="003D4C1C">
              <w:t>/</w:t>
            </w:r>
            <w:r w:rsidRPr="003D4C1C">
              <w:rPr>
                <w:lang w:val="en-US"/>
              </w:rPr>
              <w:t>supplierInfo</w:t>
            </w:r>
            <w:r w:rsidRPr="003D4C1C">
              <w:t>/</w:t>
            </w:r>
            <w:r w:rsidRPr="003D4C1C">
              <w:rPr>
                <w:lang w:val="en-US"/>
              </w:rPr>
              <w:t>legalEntityForeignState</w:t>
            </w:r>
            <w:r w:rsidRPr="003D4C1C">
              <w:t>/</w:t>
            </w:r>
            <w:r w:rsidRPr="003D4C1C">
              <w:rPr>
                <w:lang w:val="en-US"/>
              </w:rPr>
              <w:t>registerInRFTaxBodies</w:t>
            </w:r>
            <w:r w:rsidRPr="003D4C1C">
              <w:t>/</w:t>
            </w:r>
            <w:r w:rsidRPr="003D4C1C">
              <w:rPr>
                <w:lang w:val="en-US"/>
              </w:rPr>
              <w:t>KPP</w:t>
            </w:r>
            <w:r w:rsidRPr="003D4C1C">
              <w:t>) заполняется значением поля «КПП» (</w:t>
            </w:r>
            <w:r w:rsidRPr="003D4C1C">
              <w:rPr>
                <w:lang w:val="en-US"/>
              </w:rPr>
              <w:t>participantInfo</w:t>
            </w:r>
            <w:r w:rsidRPr="003D4C1C">
              <w:t>/</w:t>
            </w:r>
            <w:r w:rsidRPr="003D4C1C">
              <w:rPr>
                <w:lang w:val="en-US"/>
              </w:rPr>
              <w:t>legalEntityForeignStateInRAFPInfo</w:t>
            </w:r>
            <w:r w:rsidRPr="003D4C1C">
              <w:t>/</w:t>
            </w:r>
            <w:r w:rsidRPr="003D4C1C">
              <w:rPr>
                <w:lang w:val="en-US"/>
              </w:rPr>
              <w:t>filialLegalEntityForeignStateInfo</w:t>
            </w:r>
            <w:r w:rsidRPr="003D4C1C">
              <w:t>/</w:t>
            </w:r>
            <w:r w:rsidRPr="003D4C1C">
              <w:rPr>
                <w:lang w:val="en-US"/>
              </w:rPr>
              <w:t>KPP</w:t>
            </w:r>
            <w:r w:rsidRPr="003D4C1C">
              <w:t>) структурированного контракта (</w:t>
            </w:r>
            <w:r w:rsidRPr="003D4C1C">
              <w:rPr>
                <w:lang w:val="en-US"/>
              </w:rPr>
              <w:t>cpElectronicContract</w:t>
            </w:r>
            <w:r w:rsidRPr="003D4C1C">
              <w:t>);</w:t>
            </w:r>
          </w:p>
          <w:p w14:paraId="355EDEA1" w14:textId="77777777" w:rsidR="0032350A" w:rsidRPr="003D4C1C" w:rsidRDefault="0032350A" w:rsidP="0032350A">
            <w:pPr>
              <w:pStyle w:val="ad"/>
              <w:numPr>
                <w:ilvl w:val="0"/>
                <w:numId w:val="209"/>
              </w:numPr>
            </w:pPr>
            <w:r w:rsidRPr="003D4C1C">
              <w:t>поле «Дата постановки на учет в налоговом органе» (</w:t>
            </w:r>
            <w:r w:rsidRPr="003D4C1C">
              <w:rPr>
                <w:lang w:val="en-US"/>
              </w:rPr>
              <w:t>suppliersInfo</w:t>
            </w:r>
            <w:r w:rsidRPr="003D4C1C">
              <w:t>/</w:t>
            </w:r>
            <w:r w:rsidRPr="003D4C1C">
              <w:rPr>
                <w:lang w:val="en-US"/>
              </w:rPr>
              <w:t>supplierInfo</w:t>
            </w:r>
            <w:r w:rsidRPr="003D4C1C">
              <w:t>/</w:t>
            </w:r>
            <w:r w:rsidRPr="003D4C1C">
              <w:rPr>
                <w:lang w:val="en-US"/>
              </w:rPr>
              <w:t>legalEntityForeignState</w:t>
            </w:r>
            <w:r w:rsidRPr="003D4C1C">
              <w:t>/</w:t>
            </w:r>
            <w:r w:rsidRPr="003D4C1C">
              <w:rPr>
                <w:lang w:val="en-US"/>
              </w:rPr>
              <w:t>registerInRFTaxBodies</w:t>
            </w:r>
            <w:r w:rsidRPr="003D4C1C">
              <w:t>/</w:t>
            </w:r>
            <w:r w:rsidRPr="003D4C1C">
              <w:rPr>
                <w:lang w:val="en-US"/>
              </w:rPr>
              <w:t>registrationDate</w:t>
            </w:r>
            <w:r w:rsidRPr="003D4C1C">
              <w:t>) не заполняется;</w:t>
            </w:r>
          </w:p>
          <w:p w14:paraId="138FA6A0" w14:textId="7ADAB968" w:rsidR="0032350A" w:rsidRPr="003D4C1C" w:rsidRDefault="0032350A" w:rsidP="0032350A">
            <w:pPr>
              <w:pStyle w:val="ad"/>
              <w:numPr>
                <w:ilvl w:val="0"/>
                <w:numId w:val="209"/>
              </w:numPr>
            </w:pPr>
            <w:r w:rsidRPr="003D4C1C">
              <w:t>поле «Цифровой код страны» (</w:t>
            </w:r>
            <w:r w:rsidRPr="003D4C1C">
              <w:rPr>
                <w:lang w:val="en-US"/>
              </w:rPr>
              <w:t>suppliersInfo</w:t>
            </w:r>
            <w:r w:rsidRPr="003D4C1C">
              <w:t>/</w:t>
            </w:r>
            <w:r w:rsidRPr="003D4C1C">
              <w:rPr>
                <w:lang w:val="en-US"/>
              </w:rPr>
              <w:t>supplierInfo</w:t>
            </w:r>
            <w:r w:rsidRPr="003D4C1C">
              <w:t>/</w:t>
            </w:r>
            <w:r w:rsidRPr="003D4C1C">
              <w:rPr>
                <w:lang w:val="en-US"/>
              </w:rPr>
              <w:t>legalEntityForeignState</w:t>
            </w:r>
            <w:r w:rsidRPr="003D4C1C">
              <w:t>/</w:t>
            </w:r>
            <w:r w:rsidRPr="003D4C1C">
              <w:rPr>
                <w:lang w:val="en-US"/>
              </w:rPr>
              <w:t>placeOfStayInRegCountry</w:t>
            </w:r>
            <w:r w:rsidRPr="003D4C1C">
              <w:t>/</w:t>
            </w:r>
            <w:r w:rsidRPr="003D4C1C">
              <w:rPr>
                <w:lang w:val="en-US"/>
              </w:rPr>
              <w:t>country</w:t>
            </w:r>
            <w:r w:rsidRPr="003D4C1C">
              <w:t>/</w:t>
            </w:r>
            <w:r w:rsidRPr="003D4C1C">
              <w:rPr>
                <w:lang w:val="en-US"/>
              </w:rPr>
              <w:t>countryCode</w:t>
            </w:r>
            <w:r w:rsidRPr="003D4C1C">
              <w:t>) заполняется значением поля «Цифровой код страны» (</w:t>
            </w:r>
            <w:r w:rsidRPr="003D4C1C">
              <w:rPr>
                <w:lang w:val="en-US"/>
              </w:rPr>
              <w:t>participantInfo</w:t>
            </w:r>
            <w:r w:rsidRPr="003D4C1C">
              <w:t>/</w:t>
            </w:r>
            <w:r w:rsidRPr="003D4C1C">
              <w:rPr>
                <w:lang w:val="en-US"/>
              </w:rPr>
              <w:t>legalEntityForeignStateInRAFPInfo</w:t>
            </w:r>
            <w:r w:rsidRPr="003D4C1C">
              <w:t>/legalEntityForeignStateDataInfo/countryInfo/</w:t>
            </w:r>
            <w:r w:rsidRPr="003D4C1C">
              <w:rPr>
                <w:lang w:val="en-US"/>
              </w:rPr>
              <w:t>countryCode</w:t>
            </w:r>
            <w:r w:rsidRPr="003D4C1C">
              <w:t>) структурированного контракта (</w:t>
            </w:r>
            <w:r w:rsidRPr="003D4C1C">
              <w:rPr>
                <w:lang w:val="en-US"/>
              </w:rPr>
              <w:t>cpElectronicContract</w:t>
            </w:r>
            <w:r w:rsidRPr="003D4C1C">
              <w:t>);</w:t>
            </w:r>
          </w:p>
          <w:p w14:paraId="08F7FD54" w14:textId="77777777" w:rsidR="0032350A" w:rsidRPr="00416FB5" w:rsidRDefault="0032350A" w:rsidP="0032350A">
            <w:pPr>
              <w:pStyle w:val="ad"/>
              <w:numPr>
                <w:ilvl w:val="0"/>
                <w:numId w:val="209"/>
              </w:numPr>
            </w:pPr>
            <w:r w:rsidRPr="003D4C1C">
              <w:t>поле</w:t>
            </w:r>
            <w:r w:rsidRPr="00416FB5">
              <w:t xml:space="preserve"> «Полное наименование страны» (</w:t>
            </w:r>
            <w:r w:rsidRPr="003D4C1C">
              <w:rPr>
                <w:lang w:val="en-US"/>
              </w:rPr>
              <w:t>suppliersInfo</w:t>
            </w:r>
            <w:r w:rsidRPr="00416FB5">
              <w:t>/</w:t>
            </w:r>
            <w:r w:rsidRPr="003D4C1C">
              <w:rPr>
                <w:lang w:val="en-US"/>
              </w:rPr>
              <w:t>supplierInfo</w:t>
            </w:r>
            <w:r w:rsidRPr="00416FB5">
              <w:t>/</w:t>
            </w:r>
            <w:r w:rsidRPr="003D4C1C">
              <w:rPr>
                <w:lang w:val="en-US"/>
              </w:rPr>
              <w:t>legalEntityForeignState</w:t>
            </w:r>
            <w:r w:rsidRPr="00416FB5">
              <w:t>/</w:t>
            </w:r>
            <w:r w:rsidRPr="003D4C1C">
              <w:rPr>
                <w:lang w:val="en-US"/>
              </w:rPr>
              <w:t>placeOfStayInRegCountry</w:t>
            </w:r>
            <w:r w:rsidRPr="00416FB5">
              <w:t>/</w:t>
            </w:r>
            <w:r w:rsidRPr="003D4C1C">
              <w:rPr>
                <w:lang w:val="en-US"/>
              </w:rPr>
              <w:t>country</w:t>
            </w:r>
            <w:r w:rsidRPr="00416FB5">
              <w:t>/</w:t>
            </w:r>
            <w:r w:rsidRPr="003D4C1C">
              <w:rPr>
                <w:lang w:val="en-US"/>
              </w:rPr>
              <w:t>countryFullName</w:t>
            </w:r>
            <w:r w:rsidRPr="00416FB5">
              <w:t xml:space="preserve">) </w:t>
            </w:r>
            <w:r w:rsidRPr="003D4C1C">
              <w:t>не</w:t>
            </w:r>
            <w:r w:rsidRPr="00416FB5">
              <w:t xml:space="preserve"> </w:t>
            </w:r>
            <w:r w:rsidRPr="003D4C1C">
              <w:t>заполняется</w:t>
            </w:r>
            <w:r w:rsidRPr="00416FB5">
              <w:t>;</w:t>
            </w:r>
          </w:p>
          <w:p w14:paraId="2CBE31A5" w14:textId="29BABD67" w:rsidR="0032350A" w:rsidRPr="00416FB5" w:rsidRDefault="0032350A" w:rsidP="0032350A">
            <w:pPr>
              <w:pStyle w:val="ad"/>
              <w:numPr>
                <w:ilvl w:val="0"/>
                <w:numId w:val="209"/>
              </w:numPr>
            </w:pPr>
            <w:r w:rsidRPr="003D4C1C">
              <w:t>поле</w:t>
            </w:r>
            <w:r w:rsidRPr="00416FB5">
              <w:t xml:space="preserve"> «</w:t>
            </w:r>
            <w:r w:rsidRPr="003D4C1C">
              <w:t>Адрес</w:t>
            </w:r>
            <w:r w:rsidRPr="00416FB5">
              <w:t xml:space="preserve"> </w:t>
            </w:r>
            <w:r w:rsidRPr="003D4C1C">
              <w:t>места</w:t>
            </w:r>
            <w:r w:rsidRPr="00416FB5">
              <w:t xml:space="preserve"> </w:t>
            </w:r>
            <w:r w:rsidRPr="003D4C1C">
              <w:t>нахождения</w:t>
            </w:r>
            <w:r w:rsidRPr="00416FB5">
              <w:t>» (</w:t>
            </w:r>
            <w:r w:rsidRPr="003D4C1C">
              <w:rPr>
                <w:lang w:val="en-US"/>
              </w:rPr>
              <w:t>suppliersInfo</w:t>
            </w:r>
            <w:r w:rsidRPr="00416FB5">
              <w:t>/</w:t>
            </w:r>
            <w:r w:rsidRPr="003D4C1C">
              <w:rPr>
                <w:lang w:val="en-US"/>
              </w:rPr>
              <w:t>supplierInfo</w:t>
            </w:r>
            <w:r w:rsidRPr="00416FB5">
              <w:t>/</w:t>
            </w:r>
            <w:r w:rsidRPr="003D4C1C">
              <w:rPr>
                <w:lang w:val="en-US"/>
              </w:rPr>
              <w:t>legalEntityForeignState</w:t>
            </w:r>
            <w:r w:rsidRPr="00416FB5">
              <w:t>/</w:t>
            </w:r>
            <w:r w:rsidRPr="003D4C1C">
              <w:rPr>
                <w:lang w:val="en-US"/>
              </w:rPr>
              <w:t>address</w:t>
            </w:r>
            <w:r w:rsidRPr="00416FB5">
              <w:t xml:space="preserve">) </w:t>
            </w:r>
            <w:r w:rsidRPr="003D4C1C">
              <w:t>заполняется</w:t>
            </w:r>
            <w:r w:rsidRPr="00416FB5">
              <w:t xml:space="preserve"> </w:t>
            </w:r>
            <w:r w:rsidRPr="003D4C1C">
              <w:t>значением</w:t>
            </w:r>
            <w:r w:rsidRPr="00416FB5">
              <w:t xml:space="preserve"> </w:t>
            </w:r>
            <w:r w:rsidRPr="003D4C1C">
              <w:t>поля</w:t>
            </w:r>
            <w:r w:rsidRPr="00416FB5">
              <w:t xml:space="preserve"> «Адрес в пределах места нахождения» (</w:t>
            </w:r>
            <w:r w:rsidRPr="003D4C1C">
              <w:rPr>
                <w:lang w:val="en-US"/>
              </w:rPr>
              <w:t>participantInfo</w:t>
            </w:r>
            <w:r w:rsidRPr="00416FB5">
              <w:t>/</w:t>
            </w:r>
            <w:r w:rsidRPr="003D4C1C">
              <w:rPr>
                <w:lang w:val="en-US"/>
              </w:rPr>
              <w:t>legalEntityForeignStateInRAFPInfo</w:t>
            </w:r>
            <w:r w:rsidRPr="00416FB5">
              <w:t>/</w:t>
            </w:r>
            <w:r w:rsidRPr="003D4C1C">
              <w:rPr>
                <w:lang w:val="en-US"/>
              </w:rPr>
              <w:t>filialLegalEntityForeignStateInfo</w:t>
            </w:r>
            <w:r w:rsidRPr="00416FB5">
              <w:t>/</w:t>
            </w:r>
            <w:r w:rsidRPr="003D4C1C">
              <w:rPr>
                <w:lang w:val="en-US"/>
              </w:rPr>
              <w:t>factAddress</w:t>
            </w:r>
            <w:r w:rsidRPr="00416FB5">
              <w:t xml:space="preserve">) </w:t>
            </w:r>
            <w:r w:rsidRPr="003D4C1C">
              <w:t>структурированного</w:t>
            </w:r>
            <w:r w:rsidRPr="00416FB5">
              <w:t xml:space="preserve"> </w:t>
            </w:r>
            <w:r w:rsidRPr="003D4C1C">
              <w:t>контракта</w:t>
            </w:r>
            <w:r w:rsidRPr="00416FB5">
              <w:t xml:space="preserve"> (</w:t>
            </w:r>
            <w:r w:rsidRPr="003D4C1C">
              <w:rPr>
                <w:lang w:val="en-US"/>
              </w:rPr>
              <w:t>cpElectronicContract</w:t>
            </w:r>
            <w:r w:rsidRPr="00416FB5">
              <w:t>);</w:t>
            </w:r>
          </w:p>
          <w:p w14:paraId="17834E47" w14:textId="4F90F9E6" w:rsidR="0032350A" w:rsidRPr="00416FB5" w:rsidRDefault="0032350A" w:rsidP="0032350A">
            <w:pPr>
              <w:pStyle w:val="ad"/>
              <w:numPr>
                <w:ilvl w:val="0"/>
                <w:numId w:val="209"/>
              </w:numPr>
            </w:pPr>
            <w:r w:rsidRPr="003D4C1C">
              <w:t>поле</w:t>
            </w:r>
            <w:r w:rsidRPr="00416FB5">
              <w:t xml:space="preserve"> «Адрес пользователя услугами почтовой связи» (</w:t>
            </w:r>
            <w:r w:rsidRPr="003D4C1C">
              <w:rPr>
                <w:lang w:val="en-US"/>
              </w:rPr>
              <w:t>suppliersInfo</w:t>
            </w:r>
            <w:r w:rsidRPr="00416FB5">
              <w:t>/</w:t>
            </w:r>
            <w:r w:rsidRPr="003D4C1C">
              <w:rPr>
                <w:lang w:val="en-US"/>
              </w:rPr>
              <w:t>supplierInfo</w:t>
            </w:r>
            <w:r w:rsidRPr="00416FB5">
              <w:t>/</w:t>
            </w:r>
            <w:r w:rsidRPr="003D4C1C">
              <w:rPr>
                <w:lang w:val="en-US"/>
              </w:rPr>
              <w:t>legalEntityForeignState</w:t>
            </w:r>
            <w:r w:rsidRPr="00416FB5">
              <w:t>/</w:t>
            </w:r>
            <w:r w:rsidRPr="003D4C1C">
              <w:rPr>
                <w:lang w:val="en-US"/>
              </w:rPr>
              <w:t>placeOfStayInRegCountry</w:t>
            </w:r>
            <w:r w:rsidRPr="00416FB5">
              <w:t>/</w:t>
            </w:r>
            <w:r w:rsidRPr="003D4C1C">
              <w:rPr>
                <w:lang w:val="en-US"/>
              </w:rPr>
              <w:t>postAddress</w:t>
            </w:r>
            <w:r w:rsidRPr="00416FB5">
              <w:t xml:space="preserve">) </w:t>
            </w:r>
            <w:r w:rsidRPr="003D4C1C">
              <w:t>заполняется</w:t>
            </w:r>
            <w:r w:rsidRPr="00416FB5">
              <w:t xml:space="preserve"> </w:t>
            </w:r>
            <w:r w:rsidRPr="003D4C1C">
              <w:t>значением</w:t>
            </w:r>
            <w:r w:rsidRPr="00416FB5">
              <w:t xml:space="preserve"> </w:t>
            </w:r>
            <w:r w:rsidRPr="003D4C1C">
              <w:t>поля</w:t>
            </w:r>
            <w:r w:rsidRPr="00416FB5">
              <w:t xml:space="preserve"> «Почтовый адрес» (</w:t>
            </w:r>
            <w:r w:rsidRPr="003D4C1C">
              <w:rPr>
                <w:lang w:val="en-US"/>
              </w:rPr>
              <w:t>participantInfo</w:t>
            </w:r>
            <w:r w:rsidRPr="00416FB5">
              <w:t>/</w:t>
            </w:r>
            <w:r w:rsidRPr="003D4C1C">
              <w:rPr>
                <w:lang w:val="en-US"/>
              </w:rPr>
              <w:t>legalEntityForeignStateInRAFPInfo</w:t>
            </w:r>
            <w:r w:rsidRPr="00416FB5">
              <w:t>/</w:t>
            </w:r>
            <w:r w:rsidRPr="003D4C1C">
              <w:rPr>
                <w:lang w:val="en-US"/>
              </w:rPr>
              <w:t>filialLegalEntityForeignStateInfo</w:t>
            </w:r>
            <w:r w:rsidRPr="00416FB5">
              <w:t>/</w:t>
            </w:r>
            <w:r w:rsidRPr="003D4C1C">
              <w:rPr>
                <w:lang w:val="en-US"/>
              </w:rPr>
              <w:t>postAddress</w:t>
            </w:r>
            <w:r w:rsidRPr="00416FB5">
              <w:t xml:space="preserve">) </w:t>
            </w:r>
            <w:r w:rsidRPr="003D4C1C">
              <w:t>структурированного</w:t>
            </w:r>
            <w:r w:rsidRPr="00416FB5">
              <w:t xml:space="preserve"> </w:t>
            </w:r>
            <w:r w:rsidRPr="003D4C1C">
              <w:t>контракта</w:t>
            </w:r>
            <w:r w:rsidRPr="00416FB5">
              <w:t xml:space="preserve"> (</w:t>
            </w:r>
            <w:r w:rsidRPr="003D4C1C">
              <w:rPr>
                <w:lang w:val="en-US"/>
              </w:rPr>
              <w:t>cpElectronicContract</w:t>
            </w:r>
            <w:r w:rsidRPr="00416FB5">
              <w:t>);</w:t>
            </w:r>
          </w:p>
          <w:p w14:paraId="235EAA46" w14:textId="7EE5ECAC" w:rsidR="0032350A" w:rsidRPr="00416FB5" w:rsidRDefault="0032350A" w:rsidP="0032350A">
            <w:pPr>
              <w:pStyle w:val="ad"/>
              <w:numPr>
                <w:ilvl w:val="0"/>
                <w:numId w:val="209"/>
              </w:numPr>
            </w:pPr>
            <w:r w:rsidRPr="003D4C1C">
              <w:t>поле</w:t>
            </w:r>
            <w:r w:rsidRPr="00416FB5">
              <w:t xml:space="preserve"> «Электронная почта» (</w:t>
            </w:r>
            <w:r w:rsidRPr="003D4C1C">
              <w:rPr>
                <w:lang w:val="en-US"/>
              </w:rPr>
              <w:t>suppliersInfo</w:t>
            </w:r>
            <w:r w:rsidRPr="00416FB5">
              <w:t>/</w:t>
            </w:r>
            <w:r w:rsidRPr="003D4C1C">
              <w:rPr>
                <w:lang w:val="en-US"/>
              </w:rPr>
              <w:t>supplierInfo</w:t>
            </w:r>
            <w:r w:rsidRPr="00416FB5">
              <w:t>/</w:t>
            </w:r>
            <w:r w:rsidRPr="003D4C1C">
              <w:rPr>
                <w:lang w:val="en-US"/>
              </w:rPr>
              <w:t>legalEntityForeignState</w:t>
            </w:r>
            <w:r w:rsidRPr="00416FB5">
              <w:t>/</w:t>
            </w:r>
            <w:r w:rsidRPr="003D4C1C">
              <w:rPr>
                <w:lang w:val="en-US"/>
              </w:rPr>
              <w:t>placeOfStayInRegCountry</w:t>
            </w:r>
            <w:r w:rsidRPr="00416FB5">
              <w:t>/</w:t>
            </w:r>
            <w:r w:rsidRPr="003D4C1C">
              <w:rPr>
                <w:lang w:val="en-US"/>
              </w:rPr>
              <w:t>contactEMail</w:t>
            </w:r>
            <w:r w:rsidRPr="00416FB5">
              <w:t xml:space="preserve">) </w:t>
            </w:r>
            <w:r w:rsidRPr="003D4C1C">
              <w:t>заполняется</w:t>
            </w:r>
            <w:r w:rsidRPr="00416FB5">
              <w:t xml:space="preserve"> </w:t>
            </w:r>
            <w:r w:rsidRPr="003D4C1C">
              <w:t>значением</w:t>
            </w:r>
            <w:r w:rsidRPr="00416FB5">
              <w:t xml:space="preserve"> </w:t>
            </w:r>
            <w:r w:rsidRPr="003D4C1C">
              <w:t>поля</w:t>
            </w:r>
            <w:r w:rsidRPr="00416FB5">
              <w:t xml:space="preserve"> «Адрес электронной почты» (</w:t>
            </w:r>
            <w:r w:rsidRPr="003D4C1C">
              <w:rPr>
                <w:lang w:val="en-US"/>
              </w:rPr>
              <w:t>participantInfo</w:t>
            </w:r>
            <w:r w:rsidRPr="00416FB5">
              <w:t>/</w:t>
            </w:r>
            <w:r w:rsidRPr="003D4C1C">
              <w:rPr>
                <w:lang w:val="en-US"/>
              </w:rPr>
              <w:t>legalEntityForeignStateInRAFPInfo</w:t>
            </w:r>
            <w:r w:rsidRPr="00416FB5">
              <w:t>/</w:t>
            </w:r>
            <w:r w:rsidRPr="003D4C1C">
              <w:rPr>
                <w:lang w:val="en-US"/>
              </w:rPr>
              <w:t>filialLegalEntityForeignStateInfo</w:t>
            </w:r>
            <w:r w:rsidRPr="00416FB5">
              <w:t>/</w:t>
            </w:r>
            <w:r w:rsidRPr="003D4C1C">
              <w:rPr>
                <w:lang w:val="en-US"/>
              </w:rPr>
              <w:t>email</w:t>
            </w:r>
            <w:r w:rsidRPr="00416FB5">
              <w:t xml:space="preserve">) </w:t>
            </w:r>
            <w:r w:rsidRPr="003D4C1C">
              <w:t>структурированного</w:t>
            </w:r>
            <w:r w:rsidRPr="00416FB5">
              <w:t xml:space="preserve"> </w:t>
            </w:r>
            <w:r w:rsidRPr="003D4C1C">
              <w:t>контракта</w:t>
            </w:r>
            <w:r w:rsidRPr="00416FB5">
              <w:t xml:space="preserve"> (</w:t>
            </w:r>
            <w:r w:rsidRPr="003D4C1C">
              <w:rPr>
                <w:lang w:val="en-US"/>
              </w:rPr>
              <w:t>cpElectronicContract</w:t>
            </w:r>
            <w:r w:rsidRPr="00416FB5">
              <w:t>);</w:t>
            </w:r>
          </w:p>
          <w:p w14:paraId="01B706EA" w14:textId="2AE41330" w:rsidR="0032350A" w:rsidRPr="00416FB5" w:rsidRDefault="0032350A" w:rsidP="0032350A">
            <w:pPr>
              <w:pStyle w:val="ad"/>
              <w:numPr>
                <w:ilvl w:val="0"/>
                <w:numId w:val="209"/>
              </w:numPr>
            </w:pPr>
            <w:r w:rsidRPr="003D4C1C">
              <w:t>поле</w:t>
            </w:r>
            <w:r w:rsidRPr="00416FB5">
              <w:t xml:space="preserve"> «Телефон» (</w:t>
            </w:r>
            <w:r w:rsidRPr="003D4C1C">
              <w:rPr>
                <w:lang w:val="en-US"/>
              </w:rPr>
              <w:t>suppliersInfo</w:t>
            </w:r>
            <w:r w:rsidRPr="00416FB5">
              <w:t>/</w:t>
            </w:r>
            <w:r w:rsidRPr="003D4C1C">
              <w:rPr>
                <w:lang w:val="en-US"/>
              </w:rPr>
              <w:t>supplierInfo</w:t>
            </w:r>
            <w:r w:rsidRPr="00416FB5">
              <w:t>/</w:t>
            </w:r>
            <w:r w:rsidRPr="003D4C1C">
              <w:rPr>
                <w:lang w:val="en-US"/>
              </w:rPr>
              <w:t>legalEntityForeignState</w:t>
            </w:r>
            <w:r w:rsidRPr="00416FB5">
              <w:t>/</w:t>
            </w:r>
            <w:r w:rsidRPr="003D4C1C">
              <w:rPr>
                <w:lang w:val="en-US"/>
              </w:rPr>
              <w:t>placeOfStayInRegCountry</w:t>
            </w:r>
            <w:r w:rsidRPr="00416FB5">
              <w:t>/</w:t>
            </w:r>
            <w:r w:rsidRPr="003D4C1C">
              <w:rPr>
                <w:lang w:val="en-US"/>
              </w:rPr>
              <w:t>contactPhone</w:t>
            </w:r>
            <w:r w:rsidRPr="00416FB5">
              <w:t xml:space="preserve">) </w:t>
            </w:r>
            <w:r w:rsidRPr="003D4C1C">
              <w:t>заполняется</w:t>
            </w:r>
            <w:r w:rsidRPr="00416FB5">
              <w:t xml:space="preserve"> </w:t>
            </w:r>
            <w:r w:rsidRPr="003D4C1C">
              <w:t>значением</w:t>
            </w:r>
            <w:r w:rsidRPr="00416FB5">
              <w:t xml:space="preserve"> </w:t>
            </w:r>
            <w:r w:rsidRPr="003D4C1C">
              <w:t>поля</w:t>
            </w:r>
            <w:r w:rsidRPr="00416FB5">
              <w:t xml:space="preserve"> «Телефон» (</w:t>
            </w:r>
            <w:r w:rsidRPr="003D4C1C">
              <w:rPr>
                <w:lang w:val="en-US"/>
              </w:rPr>
              <w:t>participantInfo</w:t>
            </w:r>
            <w:r w:rsidRPr="00416FB5">
              <w:t>/</w:t>
            </w:r>
            <w:r w:rsidRPr="003D4C1C">
              <w:rPr>
                <w:lang w:val="en-US"/>
              </w:rPr>
              <w:t>legalEntityForeignStateInRAFPInfo</w:t>
            </w:r>
            <w:r w:rsidRPr="00416FB5">
              <w:t>/</w:t>
            </w:r>
            <w:r w:rsidRPr="003D4C1C">
              <w:rPr>
                <w:lang w:val="en-US"/>
              </w:rPr>
              <w:t>filialLegalEntityForeignStateInfo</w:t>
            </w:r>
            <w:r w:rsidRPr="00416FB5">
              <w:t>/</w:t>
            </w:r>
            <w:r w:rsidRPr="003D4C1C">
              <w:rPr>
                <w:lang w:val="en-US"/>
              </w:rPr>
              <w:t>contactPhone</w:t>
            </w:r>
            <w:r w:rsidRPr="00416FB5">
              <w:t xml:space="preserve">) </w:t>
            </w:r>
            <w:r w:rsidRPr="003D4C1C">
              <w:t>структурированного</w:t>
            </w:r>
            <w:r w:rsidRPr="00416FB5">
              <w:t xml:space="preserve"> </w:t>
            </w:r>
            <w:r w:rsidRPr="003D4C1C">
              <w:t>контракта</w:t>
            </w:r>
            <w:r w:rsidRPr="00416FB5">
              <w:t xml:space="preserve"> (</w:t>
            </w:r>
            <w:r w:rsidRPr="003D4C1C">
              <w:rPr>
                <w:lang w:val="en-US"/>
              </w:rPr>
              <w:t>cpElectronicContract</w:t>
            </w:r>
            <w:r w:rsidRPr="00416FB5">
              <w:t>);</w:t>
            </w:r>
          </w:p>
          <w:p w14:paraId="30570FCC" w14:textId="77777777" w:rsidR="0032350A" w:rsidRPr="00416FB5" w:rsidRDefault="0032350A" w:rsidP="0032350A">
            <w:pPr>
              <w:pStyle w:val="ad"/>
              <w:numPr>
                <w:ilvl w:val="0"/>
                <w:numId w:val="209"/>
              </w:numPr>
            </w:pPr>
            <w:r>
              <w:t>блок</w:t>
            </w:r>
            <w:r w:rsidRPr="00416FB5">
              <w:t xml:space="preserve"> «Наличие у поставщика места пребывания на территории РФ» (</w:t>
            </w:r>
            <w:r w:rsidRPr="00731BB6">
              <w:rPr>
                <w:lang w:val="en-US"/>
              </w:rPr>
              <w:t>suppliersInfo</w:t>
            </w:r>
            <w:r w:rsidRPr="00416FB5">
              <w:t>/</w:t>
            </w:r>
            <w:r w:rsidRPr="00731BB6">
              <w:rPr>
                <w:lang w:val="en-US"/>
              </w:rPr>
              <w:t>supplierInfo</w:t>
            </w:r>
            <w:r w:rsidRPr="00416FB5">
              <w:t>/</w:t>
            </w:r>
            <w:r w:rsidRPr="00731BB6">
              <w:rPr>
                <w:lang w:val="en-US"/>
              </w:rPr>
              <w:t>legalEntityForeignState</w:t>
            </w:r>
            <w:r w:rsidRPr="00416FB5">
              <w:t>/</w:t>
            </w:r>
            <w:r w:rsidRPr="00731BB6">
              <w:rPr>
                <w:lang w:val="en-US"/>
              </w:rPr>
              <w:t>placeOfStayInRF</w:t>
            </w:r>
            <w:r w:rsidRPr="00416FB5">
              <w:t xml:space="preserve">) </w:t>
            </w:r>
            <w:r>
              <w:t>не</w:t>
            </w:r>
            <w:r w:rsidRPr="00416FB5">
              <w:t xml:space="preserve"> </w:t>
            </w:r>
            <w:r w:rsidRPr="00871EDB">
              <w:t>заполняется</w:t>
            </w:r>
            <w:r w:rsidRPr="00416FB5">
              <w:t>. Начиная с версии 13.3 , при приеме от ВСРЗ первичных проектов информации о контракте, в которых не заполнено поле Дата размещения текущей версии документа publishDate, или проектов информации об изменении контракта, у которых дата размещения первой версии информации о контракте больше или равна дате выхода доработки (13.3) на ПАК блок «Место пребывания на территории РФ» игнорируется при приеме</w:t>
            </w:r>
            <w:r>
              <w:t>.</w:t>
            </w:r>
          </w:p>
          <w:p w14:paraId="59F944D2" w14:textId="77777777" w:rsidR="0032350A" w:rsidRPr="005E7734" w:rsidRDefault="0032350A" w:rsidP="0032350A">
            <w:pPr>
              <w:pStyle w:val="ad"/>
              <w:ind w:left="360"/>
            </w:pPr>
          </w:p>
          <w:p w14:paraId="3F58B06B" w14:textId="3AA17E1A" w:rsidR="0032350A" w:rsidRPr="00863478" w:rsidRDefault="0032350A" w:rsidP="0032350A">
            <w:pPr>
              <w:pStyle w:val="ad"/>
            </w:pPr>
            <w:r>
              <w:t>Если</w:t>
            </w:r>
            <w:r w:rsidRPr="00AF19DC">
              <w:t xml:space="preserve"> </w:t>
            </w:r>
            <w:r>
              <w:t>в</w:t>
            </w:r>
            <w:r w:rsidRPr="00AF19DC">
              <w:t xml:space="preserve"> </w:t>
            </w:r>
            <w:r>
              <w:t>РЭК</w:t>
            </w:r>
            <w:r w:rsidRPr="00AF19DC">
              <w:t xml:space="preserve"> </w:t>
            </w:r>
            <w:r>
              <w:t>тип</w:t>
            </w:r>
            <w:r w:rsidRPr="00AF19DC">
              <w:t xml:space="preserve"> </w:t>
            </w:r>
            <w:r>
              <w:t>поставщика</w:t>
            </w:r>
            <w:r w:rsidRPr="00AF19DC">
              <w:t xml:space="preserve"> «</w:t>
            </w:r>
            <w:r>
              <w:t>Физическое</w:t>
            </w:r>
            <w:r w:rsidRPr="00AF19DC">
              <w:t xml:space="preserve"> </w:t>
            </w:r>
            <w:r w:rsidRPr="00DA44C3">
              <w:t>лицо</w:t>
            </w:r>
            <w:r w:rsidRPr="00AF19DC">
              <w:t xml:space="preserve"> </w:t>
            </w:r>
            <w:r w:rsidRPr="003263A6">
              <w:t>иностранного государства</w:t>
            </w:r>
            <w:r w:rsidRPr="00AF19DC">
              <w:t xml:space="preserve">», </w:t>
            </w:r>
            <w:r>
              <w:t>то</w:t>
            </w:r>
            <w:r w:rsidRPr="00AF19DC">
              <w:t xml:space="preserve"> </w:t>
            </w:r>
            <w:r>
              <w:t>заполняется</w:t>
            </w:r>
            <w:r w:rsidRPr="00AF19DC">
              <w:t xml:space="preserve"> </w:t>
            </w:r>
            <w:r>
              <w:t>блок</w:t>
            </w:r>
            <w:r w:rsidRPr="00AF19DC">
              <w:t xml:space="preserve"> «Физиче</w:t>
            </w:r>
            <w:r w:rsidRPr="00863478">
              <w:t>ское лицо иностранного государства» (</w:t>
            </w:r>
            <w:r w:rsidRPr="00863478">
              <w:rPr>
                <w:lang w:val="en-US"/>
              </w:rPr>
              <w:t>suppliersInfo</w:t>
            </w:r>
            <w:r w:rsidRPr="00863478">
              <w:t>/</w:t>
            </w:r>
            <w:r w:rsidRPr="00863478">
              <w:rPr>
                <w:lang w:val="en-US"/>
              </w:rPr>
              <w:t>supplierInfo</w:t>
            </w:r>
            <w:r w:rsidRPr="00863478">
              <w:t>/</w:t>
            </w:r>
            <w:r w:rsidRPr="00863478">
              <w:rPr>
                <w:lang w:val="en-US"/>
              </w:rPr>
              <w:t>individualPersonForeignState</w:t>
            </w:r>
            <w:r w:rsidRPr="00863478">
              <w:t>):</w:t>
            </w:r>
          </w:p>
          <w:p w14:paraId="4874CA9E" w14:textId="6235D57F" w:rsidR="0032350A" w:rsidRPr="00863478" w:rsidRDefault="0032350A" w:rsidP="0032350A">
            <w:pPr>
              <w:pStyle w:val="ad"/>
              <w:numPr>
                <w:ilvl w:val="0"/>
                <w:numId w:val="209"/>
              </w:numPr>
            </w:pPr>
            <w:r w:rsidRPr="00863478">
              <w:t xml:space="preserve">поле «Фамилия» (suppliersInfo/supplierInfo/individualPersonForeignState/lastName) заполняется значением поля «Фамилия» </w:t>
            </w:r>
            <w:r w:rsidRPr="00863478">
              <w:lastRenderedPageBreak/>
              <w:t>(participantInfo/individualPersonForeignStateInfo/nameInfo/lastName) структурированного контракта (cpElectronicContract);</w:t>
            </w:r>
          </w:p>
          <w:p w14:paraId="438DEFC2" w14:textId="1A02309F" w:rsidR="0032350A" w:rsidRPr="00863478" w:rsidRDefault="0032350A" w:rsidP="0032350A">
            <w:pPr>
              <w:pStyle w:val="ad"/>
              <w:numPr>
                <w:ilvl w:val="0"/>
                <w:numId w:val="209"/>
              </w:numPr>
            </w:pPr>
            <w:r w:rsidRPr="00863478">
              <w:t>поле «Имя» (suppliersInfo/supplierInfo/individualPersonForeignState/firstName) заполняется значением поля «Имя» (participantInfo/individualPersonForeignStateInfo/nameInfo/firstName) структурированного контракта (cpElectronicContract);</w:t>
            </w:r>
          </w:p>
          <w:p w14:paraId="3733AF95" w14:textId="008D0061" w:rsidR="0032350A" w:rsidRPr="00863478" w:rsidRDefault="0032350A" w:rsidP="0032350A">
            <w:pPr>
              <w:pStyle w:val="ad"/>
              <w:numPr>
                <w:ilvl w:val="0"/>
                <w:numId w:val="209"/>
              </w:numPr>
            </w:pPr>
            <w:r w:rsidRPr="00863478">
              <w:t>поле «Отчество» (suppliersInfo/supplierInfo/individualPersonForeignState/middleName) заполняется значением поля «Отчество» (participantInfo/individualPersonForeignStateInfo/nameInfo/middleName) структурированного контракта (cpElectronicContract);</w:t>
            </w:r>
          </w:p>
          <w:p w14:paraId="3CD24A97" w14:textId="607EEF04" w:rsidR="0032350A" w:rsidRPr="00863478" w:rsidRDefault="0032350A" w:rsidP="0032350A">
            <w:pPr>
              <w:pStyle w:val="ad"/>
              <w:numPr>
                <w:ilvl w:val="0"/>
                <w:numId w:val="209"/>
              </w:numPr>
            </w:pPr>
            <w:r w:rsidRPr="00863478">
              <w:t>поле «Фамилия (латинскими буквами)» (suppliersInfo/supplierInfo/individualPersonForeignState/lastName</w:t>
            </w:r>
            <w:r w:rsidRPr="00863478">
              <w:rPr>
                <w:lang w:val="en-US"/>
              </w:rPr>
              <w:t>Lat</w:t>
            </w:r>
            <w:r w:rsidRPr="00863478">
              <w:t>) заполняется значением поля «Фамилия» (participantInfo/individualPersonForeignStateInfo/nameLatInfo/lastName) структурированного контракта (cpElectronicContract);</w:t>
            </w:r>
          </w:p>
          <w:p w14:paraId="6A845DAB" w14:textId="6901BA50" w:rsidR="0032350A" w:rsidRPr="00863478" w:rsidRDefault="0032350A" w:rsidP="0032350A">
            <w:pPr>
              <w:pStyle w:val="ad"/>
              <w:numPr>
                <w:ilvl w:val="0"/>
                <w:numId w:val="209"/>
              </w:numPr>
            </w:pPr>
            <w:r w:rsidRPr="00863478">
              <w:t>поле «Имя (латинскими буквами)» (suppliersInfo/supplierInfo/individualPersonForeignState/firstName</w:t>
            </w:r>
            <w:r w:rsidRPr="00863478">
              <w:rPr>
                <w:lang w:val="en-US"/>
              </w:rPr>
              <w:t>Lat</w:t>
            </w:r>
            <w:r w:rsidRPr="00863478">
              <w:t>) заполняется значением поля «Имя» (participantInfo/individualPersonForeignStateInfo/nameLatInfo/firstName) структурированного контракта (cpElectronicContract);</w:t>
            </w:r>
          </w:p>
          <w:p w14:paraId="730A48A7" w14:textId="594F1D2F" w:rsidR="0032350A" w:rsidRPr="00863478" w:rsidRDefault="0032350A" w:rsidP="0032350A">
            <w:pPr>
              <w:pStyle w:val="ad"/>
              <w:numPr>
                <w:ilvl w:val="0"/>
                <w:numId w:val="209"/>
              </w:numPr>
            </w:pPr>
            <w:r w:rsidRPr="00863478">
              <w:t>поле «Отчество (латинскими буквами)» (suppliersInfo/supplierInfo/individualPersonForeignState/middleName</w:t>
            </w:r>
            <w:r w:rsidRPr="00863478">
              <w:rPr>
                <w:lang w:val="en-US"/>
              </w:rPr>
              <w:t>Lat</w:t>
            </w:r>
            <w:r w:rsidRPr="00863478">
              <w:t>) заполняется значением поля «Отчество» (participantInfo/individualPersonForeignStateInfo/nameLatInfo/middleName) структурированного контракта (cpElectronicContract);</w:t>
            </w:r>
          </w:p>
          <w:p w14:paraId="64A33CF8" w14:textId="4139AA7C" w:rsidR="0032350A" w:rsidRPr="00863478" w:rsidRDefault="0032350A" w:rsidP="0032350A">
            <w:pPr>
              <w:pStyle w:val="ad"/>
              <w:numPr>
                <w:ilvl w:val="0"/>
                <w:numId w:val="209"/>
              </w:numPr>
            </w:pPr>
            <w:r w:rsidRPr="00863478">
              <w:t>поле «Код налогоплательщика в стране регистрации или его аналог» (suppliersInfo/supplierInfo/individualPersonForeignState/taxPayerCode) заполняется значением поля «Аналог идентификационного номера налогоплательщика в соответствии с законодательством иностранного государства» (participantInfo/individualPersonForeignStateInfo/taxPayerCode) структурированного контракта (cpElectronicContract);</w:t>
            </w:r>
          </w:p>
          <w:p w14:paraId="0C41C8D9" w14:textId="0077ADE8" w:rsidR="0032350A" w:rsidRPr="00863478" w:rsidRDefault="0032350A" w:rsidP="0032350A">
            <w:pPr>
              <w:pStyle w:val="ad"/>
              <w:numPr>
                <w:ilvl w:val="0"/>
                <w:numId w:val="209"/>
              </w:numPr>
            </w:pPr>
            <w:r w:rsidRPr="00863478">
              <w:t>поле «Номер лицевого счета» (suppliersInfo/supplierInfo/individualPersonForeignState/</w:t>
            </w:r>
            <w:r w:rsidRPr="00863478">
              <w:rPr>
                <w:lang w:val="en-US"/>
              </w:rPr>
              <w:t>personalAccount</w:t>
            </w:r>
            <w:r w:rsidRPr="00863478">
              <w:t xml:space="preserve">) </w:t>
            </w:r>
            <w:r w:rsidRPr="005E7734">
              <w:t>принимаем и сохраняем из пакета</w:t>
            </w:r>
            <w:r>
              <w:t xml:space="preserve">, </w:t>
            </w:r>
            <w:r w:rsidRPr="00F95948">
              <w:t>если признак «Требуется казначейское сопровождение контракта» (</w:t>
            </w:r>
            <w:r w:rsidRPr="00F95948">
              <w:rPr>
                <w:lang w:val="en-US"/>
              </w:rPr>
              <w:t>bankSupportCRNewInfo</w:t>
            </w:r>
            <w:r w:rsidRPr="00F95948">
              <w:t>/</w:t>
            </w:r>
            <w:r w:rsidRPr="00F95948">
              <w:rPr>
                <w:lang w:val="en-US"/>
              </w:rPr>
              <w:t>treasurySupportContractRequired</w:t>
            </w:r>
            <w:r w:rsidRPr="00F95948">
              <w:t>) имеет значение «</w:t>
            </w:r>
            <w:r w:rsidRPr="00F95948">
              <w:rPr>
                <w:lang w:val="en-US"/>
              </w:rPr>
              <w:t>true</w:t>
            </w:r>
            <w:r w:rsidRPr="00F95948">
              <w:t>»</w:t>
            </w:r>
            <w:r w:rsidRPr="005E7734">
              <w:t>;</w:t>
            </w:r>
          </w:p>
          <w:p w14:paraId="54E3B341" w14:textId="5AC98B15" w:rsidR="0032350A" w:rsidRPr="00863478" w:rsidRDefault="0032350A" w:rsidP="0032350A">
            <w:pPr>
              <w:pStyle w:val="ad"/>
              <w:numPr>
                <w:ilvl w:val="0"/>
                <w:numId w:val="209"/>
              </w:numPr>
            </w:pPr>
            <w:r w:rsidRPr="00863478">
              <w:t>поле «ИНН» (suppliersInfo/supplierInfo/individualPersonForeignState/registerInRFTaxBodies/INN) заполняется значением поля «ИНН» (participantInfo/individualPersonForeignStateInfo/INN) структурированного контракта (cpElectronicContract);</w:t>
            </w:r>
          </w:p>
          <w:p w14:paraId="3E60B36F" w14:textId="328FFE06" w:rsidR="0032350A" w:rsidRPr="00863478" w:rsidRDefault="0032350A" w:rsidP="0032350A">
            <w:pPr>
              <w:pStyle w:val="ad"/>
              <w:numPr>
                <w:ilvl w:val="0"/>
                <w:numId w:val="209"/>
              </w:numPr>
            </w:pPr>
            <w:r w:rsidRPr="00863478">
              <w:t>поле «Дата постановки на учет в налоговом органе» (suppliersInfo/supplierInfo/individualPersonForeignState/registerInRFTaxBodies/registrationDate) не заполняется;</w:t>
            </w:r>
          </w:p>
          <w:p w14:paraId="59110CD6" w14:textId="187CC4D6" w:rsidR="0032350A" w:rsidRPr="00863478" w:rsidRDefault="0032350A" w:rsidP="0032350A">
            <w:pPr>
              <w:pStyle w:val="ad"/>
              <w:numPr>
                <w:ilvl w:val="0"/>
                <w:numId w:val="209"/>
              </w:numPr>
            </w:pPr>
            <w:r w:rsidRPr="00863478">
              <w:t>поле «Статус поставщика (код)» (</w:t>
            </w:r>
            <w:r w:rsidRPr="00863478">
              <w:rPr>
                <w:lang w:val="en-US"/>
              </w:rPr>
              <w:t>suppliersInfo</w:t>
            </w:r>
            <w:r w:rsidRPr="00863478">
              <w:t>/</w:t>
            </w:r>
            <w:r w:rsidRPr="00863478">
              <w:rPr>
                <w:lang w:val="en-US"/>
              </w:rPr>
              <w:t>supplierInfo</w:t>
            </w:r>
            <w:r w:rsidRPr="00863478">
              <w:t>/</w:t>
            </w:r>
            <w:r w:rsidRPr="00863478">
              <w:rPr>
                <w:lang w:val="en-US"/>
              </w:rPr>
              <w:t>individualPersonForeignState</w:t>
            </w:r>
            <w:r w:rsidRPr="00863478">
              <w:t>/</w:t>
            </w:r>
            <w:r w:rsidRPr="00863478">
              <w:rPr>
                <w:lang w:val="en-US"/>
              </w:rPr>
              <w:t>registerInRFTaxBodies</w:t>
            </w:r>
            <w:r w:rsidRPr="00863478">
              <w:t>/</w:t>
            </w:r>
            <w:r w:rsidRPr="00863478">
              <w:rPr>
                <w:lang w:val="en-US"/>
              </w:rPr>
              <w:t>statusInfo</w:t>
            </w:r>
            <w:r w:rsidRPr="00863478">
              <w:t>/</w:t>
            </w:r>
            <w:r w:rsidRPr="00863478">
              <w:rPr>
                <w:lang w:val="en-US"/>
              </w:rPr>
              <w:t>code</w:t>
            </w:r>
            <w:r w:rsidRPr="00863478">
              <w:t>) заполняется значением поля «Статус» (</w:t>
            </w:r>
            <w:r w:rsidRPr="00863478">
              <w:rPr>
                <w:lang w:val="en-US"/>
              </w:rPr>
              <w:t>participantInfo</w:t>
            </w:r>
            <w:r w:rsidRPr="00863478">
              <w:t>/</w:t>
            </w:r>
            <w:r w:rsidRPr="00863478">
              <w:rPr>
                <w:lang w:val="en-US"/>
              </w:rPr>
              <w:t>status</w:t>
            </w:r>
            <w:r w:rsidRPr="00863478">
              <w:t>) структурированного контракта (</w:t>
            </w:r>
            <w:r w:rsidRPr="00863478">
              <w:rPr>
                <w:lang w:val="en-US"/>
              </w:rPr>
              <w:t>cpElectronicContract</w:t>
            </w:r>
            <w:r w:rsidRPr="00863478">
              <w:t>);</w:t>
            </w:r>
          </w:p>
          <w:p w14:paraId="1923CF86" w14:textId="1D85E496" w:rsidR="0032350A" w:rsidRPr="00863478" w:rsidRDefault="0032350A" w:rsidP="0032350A">
            <w:pPr>
              <w:pStyle w:val="ad"/>
              <w:numPr>
                <w:ilvl w:val="0"/>
                <w:numId w:val="209"/>
              </w:numPr>
              <w:rPr>
                <w:lang w:val="en-US"/>
              </w:rPr>
            </w:pPr>
            <w:r w:rsidRPr="00863478">
              <w:t>поле</w:t>
            </w:r>
            <w:r w:rsidRPr="00863478">
              <w:rPr>
                <w:lang w:val="en-US"/>
              </w:rPr>
              <w:t xml:space="preserve"> «</w:t>
            </w:r>
            <w:r w:rsidRPr="00863478">
              <w:t>Наименование</w:t>
            </w:r>
            <w:r w:rsidRPr="00863478">
              <w:rPr>
                <w:lang w:val="en-US"/>
              </w:rPr>
              <w:t xml:space="preserve"> </w:t>
            </w:r>
            <w:r w:rsidRPr="00863478">
              <w:t>статуса</w:t>
            </w:r>
            <w:r w:rsidRPr="00863478">
              <w:rPr>
                <w:lang w:val="en-US"/>
              </w:rPr>
              <w:t xml:space="preserve"> </w:t>
            </w:r>
            <w:r w:rsidRPr="00863478">
              <w:t>поставщика</w:t>
            </w:r>
            <w:r w:rsidRPr="00863478">
              <w:rPr>
                <w:lang w:val="en-US"/>
              </w:rPr>
              <w:t xml:space="preserve">» (suppliersInfo/supplierInfo/individualPersonForeignState/registerInRFTaxBodies/statusInfo/name) </w:t>
            </w:r>
            <w:r w:rsidRPr="00863478">
              <w:t>не</w:t>
            </w:r>
            <w:r w:rsidRPr="00863478">
              <w:rPr>
                <w:lang w:val="en-US"/>
              </w:rPr>
              <w:t xml:space="preserve"> </w:t>
            </w:r>
            <w:r w:rsidRPr="00863478">
              <w:t>заполняется</w:t>
            </w:r>
            <w:r w:rsidRPr="00863478">
              <w:rPr>
                <w:lang w:val="en-US"/>
              </w:rPr>
              <w:t>;</w:t>
            </w:r>
          </w:p>
          <w:p w14:paraId="1ED0759B" w14:textId="5EB29022" w:rsidR="0032350A" w:rsidRPr="00863478" w:rsidRDefault="0032350A" w:rsidP="0032350A">
            <w:pPr>
              <w:pStyle w:val="ad"/>
              <w:numPr>
                <w:ilvl w:val="0"/>
                <w:numId w:val="209"/>
              </w:numPr>
              <w:rPr>
                <w:lang w:val="en-US"/>
              </w:rPr>
            </w:pPr>
            <w:r w:rsidRPr="00863478">
              <w:t>поле</w:t>
            </w:r>
            <w:r w:rsidRPr="00863478">
              <w:rPr>
                <w:lang w:val="en-US"/>
              </w:rPr>
              <w:t xml:space="preserve"> «</w:t>
            </w:r>
            <w:r w:rsidRPr="00863478">
              <w:t>Статус</w:t>
            </w:r>
            <w:r w:rsidRPr="00863478">
              <w:rPr>
                <w:lang w:val="en-US"/>
              </w:rPr>
              <w:t xml:space="preserve"> </w:t>
            </w:r>
            <w:r w:rsidRPr="00863478">
              <w:t>поставщика</w:t>
            </w:r>
            <w:r w:rsidRPr="00863478">
              <w:rPr>
                <w:lang w:val="en-US"/>
              </w:rPr>
              <w:t xml:space="preserve"> (</w:t>
            </w:r>
            <w:r w:rsidRPr="00863478">
              <w:t>исполнителя</w:t>
            </w:r>
            <w:r w:rsidRPr="00863478">
              <w:rPr>
                <w:lang w:val="en-US"/>
              </w:rPr>
              <w:t xml:space="preserve">, </w:t>
            </w:r>
            <w:r w:rsidRPr="00863478">
              <w:t>подрядчика</w:t>
            </w:r>
            <w:r w:rsidRPr="00863478">
              <w:rPr>
                <w:lang w:val="en-US"/>
              </w:rPr>
              <w:t xml:space="preserve">)» (suppliersInfo/supplierInfo/individualPersonForeignState/registerInRFTaxBodies/status) </w:t>
            </w:r>
            <w:r w:rsidRPr="00863478">
              <w:t>не</w:t>
            </w:r>
            <w:r w:rsidRPr="00863478">
              <w:rPr>
                <w:lang w:val="en-US"/>
              </w:rPr>
              <w:t xml:space="preserve"> </w:t>
            </w:r>
            <w:r w:rsidRPr="00863478">
              <w:t>заполняется</w:t>
            </w:r>
            <w:r w:rsidRPr="00863478">
              <w:rPr>
                <w:lang w:val="en-US"/>
              </w:rPr>
              <w:t>;</w:t>
            </w:r>
          </w:p>
          <w:p w14:paraId="3E3C6B57" w14:textId="0B3CE826" w:rsidR="0032350A" w:rsidRPr="00863478" w:rsidRDefault="0032350A" w:rsidP="0032350A">
            <w:pPr>
              <w:pStyle w:val="ad"/>
              <w:numPr>
                <w:ilvl w:val="0"/>
                <w:numId w:val="209"/>
              </w:numPr>
              <w:rPr>
                <w:lang w:val="en-US"/>
              </w:rPr>
            </w:pPr>
            <w:r w:rsidRPr="00863478">
              <w:lastRenderedPageBreak/>
              <w:t>поле</w:t>
            </w:r>
            <w:r w:rsidRPr="00863478">
              <w:rPr>
                <w:lang w:val="en-US"/>
              </w:rPr>
              <w:t xml:space="preserve"> «</w:t>
            </w:r>
            <w:r w:rsidRPr="00863478">
              <w:t>Дата</w:t>
            </w:r>
            <w:r w:rsidRPr="00863478">
              <w:rPr>
                <w:lang w:val="en-US"/>
              </w:rPr>
              <w:t xml:space="preserve"> </w:t>
            </w:r>
            <w:r w:rsidRPr="00863478">
              <w:t>включения</w:t>
            </w:r>
            <w:r w:rsidRPr="00863478">
              <w:rPr>
                <w:lang w:val="en-US"/>
              </w:rPr>
              <w:t xml:space="preserve"> </w:t>
            </w:r>
            <w:r w:rsidRPr="00863478">
              <w:t>в</w:t>
            </w:r>
            <w:r w:rsidRPr="00863478">
              <w:rPr>
                <w:lang w:val="en-US"/>
              </w:rPr>
              <w:t xml:space="preserve"> </w:t>
            </w:r>
            <w:r w:rsidRPr="00863478">
              <w:t>Единый</w:t>
            </w:r>
            <w:r w:rsidRPr="00863478">
              <w:rPr>
                <w:lang w:val="en-US"/>
              </w:rPr>
              <w:t xml:space="preserve"> </w:t>
            </w:r>
            <w:r w:rsidRPr="00863478">
              <w:t>реестр</w:t>
            </w:r>
            <w:r w:rsidRPr="00863478">
              <w:rPr>
                <w:lang w:val="en-US"/>
              </w:rPr>
              <w:t xml:space="preserve"> </w:t>
            </w:r>
            <w:r w:rsidRPr="00863478">
              <w:t>субъектов</w:t>
            </w:r>
            <w:r w:rsidRPr="00863478">
              <w:rPr>
                <w:lang w:val="en-US"/>
              </w:rPr>
              <w:t xml:space="preserve"> </w:t>
            </w:r>
            <w:r w:rsidRPr="00863478">
              <w:t>малого</w:t>
            </w:r>
            <w:r w:rsidRPr="00863478">
              <w:rPr>
                <w:lang w:val="en-US"/>
              </w:rPr>
              <w:t xml:space="preserve"> </w:t>
            </w:r>
            <w:r w:rsidRPr="00863478">
              <w:t>и</w:t>
            </w:r>
            <w:r w:rsidRPr="00863478">
              <w:rPr>
                <w:lang w:val="en-US"/>
              </w:rPr>
              <w:t xml:space="preserve"> </w:t>
            </w:r>
            <w:r w:rsidRPr="00863478">
              <w:t>среднего</w:t>
            </w:r>
            <w:r w:rsidRPr="00863478">
              <w:rPr>
                <w:lang w:val="en-US"/>
              </w:rPr>
              <w:t xml:space="preserve"> </w:t>
            </w:r>
            <w:r w:rsidRPr="00863478">
              <w:t>предпринимательства</w:t>
            </w:r>
            <w:r w:rsidRPr="00863478">
              <w:rPr>
                <w:lang w:val="en-US"/>
              </w:rPr>
              <w:t xml:space="preserve">» (suppliersInfo/supplierInfo/individualPersonForeignState/registerInRFTaxBodies/ERSMSPInclusionDate) </w:t>
            </w:r>
            <w:r w:rsidRPr="00863478">
              <w:t>не</w:t>
            </w:r>
            <w:r w:rsidRPr="00863478">
              <w:rPr>
                <w:lang w:val="en-US"/>
              </w:rPr>
              <w:t xml:space="preserve"> </w:t>
            </w:r>
            <w:r w:rsidRPr="00863478">
              <w:t>заполняется</w:t>
            </w:r>
            <w:r w:rsidRPr="00863478">
              <w:rPr>
                <w:lang w:val="en-US"/>
              </w:rPr>
              <w:t>;</w:t>
            </w:r>
          </w:p>
          <w:p w14:paraId="0341F8AB" w14:textId="3A84EE28" w:rsidR="0032350A" w:rsidRPr="00863478" w:rsidRDefault="0032350A" w:rsidP="0032350A">
            <w:pPr>
              <w:pStyle w:val="ad"/>
              <w:numPr>
                <w:ilvl w:val="0"/>
                <w:numId w:val="209"/>
              </w:numPr>
              <w:rPr>
                <w:lang w:val="en-US"/>
              </w:rPr>
            </w:pPr>
            <w:r w:rsidRPr="00863478">
              <w:t>поле</w:t>
            </w:r>
            <w:r w:rsidRPr="00863478">
              <w:rPr>
                <w:lang w:val="en-US"/>
              </w:rPr>
              <w:t xml:space="preserve"> «</w:t>
            </w:r>
            <w:r w:rsidRPr="00863478">
              <w:t>Индивидуальный</w:t>
            </w:r>
            <w:r w:rsidRPr="00863478">
              <w:rPr>
                <w:lang w:val="en-US"/>
              </w:rPr>
              <w:t xml:space="preserve"> </w:t>
            </w:r>
            <w:r w:rsidRPr="00863478">
              <w:t>предприниматель</w:t>
            </w:r>
            <w:r w:rsidRPr="00863478">
              <w:rPr>
                <w:lang w:val="en-US"/>
              </w:rPr>
              <w:t xml:space="preserve">» (suppliersInfo/supplierInfo/individualPersonForeignState/registerInRFTaxBodies/isIP) </w:t>
            </w:r>
            <w:r w:rsidRPr="00863478">
              <w:t>заполняется</w:t>
            </w:r>
            <w:r w:rsidRPr="00863478">
              <w:rPr>
                <w:lang w:val="en-US"/>
              </w:rPr>
              <w:t xml:space="preserve"> </w:t>
            </w:r>
            <w:r w:rsidRPr="00863478">
              <w:t>значением</w:t>
            </w:r>
            <w:r w:rsidRPr="00863478">
              <w:rPr>
                <w:lang w:val="en-US"/>
              </w:rPr>
              <w:t xml:space="preserve"> «true», </w:t>
            </w:r>
            <w:r w:rsidRPr="00863478">
              <w:t>если</w:t>
            </w:r>
            <w:r w:rsidRPr="00863478">
              <w:rPr>
                <w:lang w:val="en-US"/>
              </w:rPr>
              <w:t xml:space="preserve"> </w:t>
            </w:r>
            <w:r w:rsidRPr="00863478">
              <w:t>заполнен</w:t>
            </w:r>
            <w:r w:rsidRPr="00863478">
              <w:rPr>
                <w:lang w:val="en-US"/>
              </w:rPr>
              <w:t xml:space="preserve"> </w:t>
            </w:r>
            <w:r w:rsidRPr="00863478">
              <w:t>блок</w:t>
            </w:r>
            <w:r w:rsidRPr="00863478">
              <w:rPr>
                <w:lang w:val="en-US"/>
              </w:rPr>
              <w:t xml:space="preserve"> «Индивидуaльный предприниматель» (participantInfo/individualPersonForeignStateInfo/IPInf) </w:t>
            </w:r>
            <w:r w:rsidRPr="00863478">
              <w:t>структурированного</w:t>
            </w:r>
            <w:r w:rsidRPr="00863478">
              <w:rPr>
                <w:lang w:val="en-US"/>
              </w:rPr>
              <w:t xml:space="preserve"> </w:t>
            </w:r>
            <w:r w:rsidRPr="00863478">
              <w:t>контракта</w:t>
            </w:r>
            <w:r w:rsidRPr="00863478">
              <w:rPr>
                <w:lang w:val="en-US"/>
              </w:rPr>
              <w:t xml:space="preserve"> (cpElectronicContract);</w:t>
            </w:r>
          </w:p>
          <w:p w14:paraId="195FDBDB" w14:textId="3B2FADCD" w:rsidR="0032350A" w:rsidRPr="00863478" w:rsidRDefault="0032350A" w:rsidP="0032350A">
            <w:pPr>
              <w:pStyle w:val="ad"/>
              <w:numPr>
                <w:ilvl w:val="0"/>
                <w:numId w:val="209"/>
              </w:numPr>
              <w:rPr>
                <w:lang w:val="en-US"/>
              </w:rPr>
            </w:pPr>
            <w:r w:rsidRPr="00863478">
              <w:t>поле</w:t>
            </w:r>
            <w:r w:rsidRPr="00863478">
              <w:rPr>
                <w:lang w:val="en-US"/>
              </w:rPr>
              <w:t xml:space="preserve"> «Цифровой код страны» (suppliersInfo/supplierInfo/individualPersonForeignState/placeOfStayInRegCountry/country/countryCode) </w:t>
            </w:r>
            <w:r w:rsidRPr="00863478">
              <w:t>заполняется</w:t>
            </w:r>
            <w:r w:rsidRPr="00863478">
              <w:rPr>
                <w:lang w:val="en-US"/>
              </w:rPr>
              <w:t xml:space="preserve"> </w:t>
            </w:r>
            <w:r w:rsidRPr="00863478">
              <w:t>значением</w:t>
            </w:r>
            <w:r w:rsidRPr="00863478">
              <w:rPr>
                <w:lang w:val="en-US"/>
              </w:rPr>
              <w:t xml:space="preserve"> </w:t>
            </w:r>
            <w:r w:rsidRPr="00863478">
              <w:t>поля</w:t>
            </w:r>
            <w:r w:rsidRPr="00863478">
              <w:rPr>
                <w:lang w:val="en-US"/>
              </w:rPr>
              <w:t xml:space="preserve"> «</w:t>
            </w:r>
            <w:r w:rsidRPr="00863478">
              <w:t>Цифровой</w:t>
            </w:r>
            <w:r w:rsidRPr="00863478">
              <w:rPr>
                <w:lang w:val="en-US"/>
              </w:rPr>
              <w:t xml:space="preserve"> </w:t>
            </w:r>
            <w:r w:rsidRPr="00863478">
              <w:t>код</w:t>
            </w:r>
            <w:r w:rsidRPr="00863478">
              <w:rPr>
                <w:lang w:val="en-US"/>
              </w:rPr>
              <w:t xml:space="preserve"> </w:t>
            </w:r>
            <w:r w:rsidRPr="00863478">
              <w:t>страны</w:t>
            </w:r>
            <w:r w:rsidRPr="00863478">
              <w:rPr>
                <w:lang w:val="en-US"/>
              </w:rPr>
              <w:t xml:space="preserve">» (participantInfo/individualPersonForeignStateInfo/countryInfo/countryCode) </w:t>
            </w:r>
            <w:r w:rsidRPr="00863478">
              <w:t>структурированного</w:t>
            </w:r>
            <w:r w:rsidRPr="00863478">
              <w:rPr>
                <w:lang w:val="en-US"/>
              </w:rPr>
              <w:t xml:space="preserve"> </w:t>
            </w:r>
            <w:r w:rsidRPr="00863478">
              <w:t>контракта</w:t>
            </w:r>
            <w:r w:rsidRPr="00863478">
              <w:rPr>
                <w:lang w:val="en-US"/>
              </w:rPr>
              <w:t xml:space="preserve"> (cpElectronicContract);</w:t>
            </w:r>
          </w:p>
          <w:p w14:paraId="2F75C34E" w14:textId="733195BB" w:rsidR="0032350A" w:rsidRPr="00863478" w:rsidRDefault="0032350A" w:rsidP="0032350A">
            <w:pPr>
              <w:pStyle w:val="ad"/>
              <w:numPr>
                <w:ilvl w:val="0"/>
                <w:numId w:val="209"/>
              </w:numPr>
              <w:rPr>
                <w:lang w:val="en-US"/>
              </w:rPr>
            </w:pPr>
            <w:r w:rsidRPr="00863478">
              <w:t>поле</w:t>
            </w:r>
            <w:r w:rsidRPr="00863478">
              <w:rPr>
                <w:lang w:val="en-US"/>
              </w:rPr>
              <w:t xml:space="preserve"> «Полное наименование страны» (suppliersInfo/supplierInfo/individualPersonForeignState/placeOfStayInRegCountry/country/countryFullName) </w:t>
            </w:r>
            <w:r w:rsidRPr="00863478">
              <w:t>не</w:t>
            </w:r>
            <w:r w:rsidRPr="00863478">
              <w:rPr>
                <w:lang w:val="en-US"/>
              </w:rPr>
              <w:t xml:space="preserve"> </w:t>
            </w:r>
            <w:r w:rsidRPr="00863478">
              <w:t>заполняется</w:t>
            </w:r>
            <w:r w:rsidRPr="00863478">
              <w:rPr>
                <w:lang w:val="en-US"/>
              </w:rPr>
              <w:t>;</w:t>
            </w:r>
          </w:p>
          <w:p w14:paraId="3D0B2D7F" w14:textId="0CCC175E" w:rsidR="0032350A" w:rsidRPr="00863478" w:rsidRDefault="0032350A" w:rsidP="0032350A">
            <w:pPr>
              <w:pStyle w:val="ad"/>
              <w:numPr>
                <w:ilvl w:val="0"/>
                <w:numId w:val="209"/>
              </w:numPr>
              <w:rPr>
                <w:lang w:val="en-US"/>
              </w:rPr>
            </w:pPr>
            <w:r w:rsidRPr="00863478">
              <w:t>поле</w:t>
            </w:r>
            <w:r w:rsidRPr="00863478">
              <w:rPr>
                <w:lang w:val="en-US"/>
              </w:rPr>
              <w:t xml:space="preserve"> «Адрес места жительства» (suppliersInfo/supplierInfo/individualPersonForeignState/placeOfStayInRegCountry/address) </w:t>
            </w:r>
            <w:r w:rsidRPr="00863478">
              <w:t>заполняется</w:t>
            </w:r>
            <w:r w:rsidRPr="00863478">
              <w:rPr>
                <w:lang w:val="en-US"/>
              </w:rPr>
              <w:t xml:space="preserve"> </w:t>
            </w:r>
            <w:r w:rsidRPr="00863478">
              <w:t>значением</w:t>
            </w:r>
            <w:r w:rsidRPr="00863478">
              <w:rPr>
                <w:lang w:val="en-US"/>
              </w:rPr>
              <w:t xml:space="preserve"> </w:t>
            </w:r>
            <w:r w:rsidRPr="00863478">
              <w:t>поля</w:t>
            </w:r>
            <w:r w:rsidRPr="00863478">
              <w:rPr>
                <w:lang w:val="en-US"/>
              </w:rPr>
              <w:t xml:space="preserve"> «Адрес места жительства» (participantInfo/individualPersonForeignStateInfo/factAddress) </w:t>
            </w:r>
            <w:r w:rsidRPr="00863478">
              <w:t>структурированного</w:t>
            </w:r>
            <w:r w:rsidRPr="00863478">
              <w:rPr>
                <w:lang w:val="en-US"/>
              </w:rPr>
              <w:t xml:space="preserve"> </w:t>
            </w:r>
            <w:r w:rsidRPr="00863478">
              <w:t>контракта</w:t>
            </w:r>
            <w:r w:rsidRPr="00863478">
              <w:rPr>
                <w:lang w:val="en-US"/>
              </w:rPr>
              <w:t xml:space="preserve"> (cpElectronicContract); </w:t>
            </w:r>
          </w:p>
          <w:p w14:paraId="6B0A0AB3" w14:textId="212B22DC" w:rsidR="0032350A" w:rsidRPr="00863478" w:rsidRDefault="0032350A" w:rsidP="0032350A">
            <w:pPr>
              <w:pStyle w:val="ad"/>
              <w:numPr>
                <w:ilvl w:val="0"/>
                <w:numId w:val="209"/>
              </w:numPr>
              <w:rPr>
                <w:lang w:val="en-US"/>
              </w:rPr>
            </w:pPr>
            <w:r w:rsidRPr="00863478">
              <w:t>поле</w:t>
            </w:r>
            <w:r w:rsidRPr="00863478">
              <w:rPr>
                <w:lang w:val="en-US"/>
              </w:rPr>
              <w:t xml:space="preserve"> «Адрес пользователя услугами почтовой связи» (suppliersInfo/supplierInfo/individualPersonForeignState/placeOfStayInRegCountry/postAddress) </w:t>
            </w:r>
            <w:r w:rsidRPr="00863478">
              <w:t>заполняется</w:t>
            </w:r>
            <w:r w:rsidRPr="00863478">
              <w:rPr>
                <w:lang w:val="en-US"/>
              </w:rPr>
              <w:t xml:space="preserve"> </w:t>
            </w:r>
            <w:r w:rsidRPr="00863478">
              <w:t>значением</w:t>
            </w:r>
            <w:r w:rsidRPr="00863478">
              <w:rPr>
                <w:lang w:val="en-US"/>
              </w:rPr>
              <w:t xml:space="preserve"> </w:t>
            </w:r>
            <w:r w:rsidRPr="00863478">
              <w:t>поля</w:t>
            </w:r>
            <w:r w:rsidRPr="00863478">
              <w:rPr>
                <w:lang w:val="en-US"/>
              </w:rPr>
              <w:t xml:space="preserve"> «Почтовый адрес» (participantInfo/individualPersonForeignStateInfo/postAddress) </w:t>
            </w:r>
            <w:r w:rsidRPr="00863478">
              <w:t>структурированного</w:t>
            </w:r>
            <w:r w:rsidRPr="00863478">
              <w:rPr>
                <w:lang w:val="en-US"/>
              </w:rPr>
              <w:t xml:space="preserve"> </w:t>
            </w:r>
            <w:r w:rsidRPr="00863478">
              <w:t>контракта</w:t>
            </w:r>
            <w:r w:rsidRPr="00863478">
              <w:rPr>
                <w:lang w:val="en-US"/>
              </w:rPr>
              <w:t xml:space="preserve"> (cpElectronicContract);</w:t>
            </w:r>
          </w:p>
          <w:p w14:paraId="439367B5" w14:textId="1003C2CB" w:rsidR="0032350A" w:rsidRPr="00863478" w:rsidRDefault="0032350A" w:rsidP="0032350A">
            <w:pPr>
              <w:pStyle w:val="ad"/>
              <w:numPr>
                <w:ilvl w:val="0"/>
                <w:numId w:val="209"/>
              </w:numPr>
              <w:rPr>
                <w:lang w:val="en-US"/>
              </w:rPr>
            </w:pPr>
            <w:r w:rsidRPr="00863478">
              <w:t>поле</w:t>
            </w:r>
            <w:r w:rsidRPr="00863478">
              <w:rPr>
                <w:lang w:val="en-US"/>
              </w:rPr>
              <w:t xml:space="preserve"> «Электронная почта» (suppliersInfo/supplierInfo/individualPersonForeignState/placeOfStayInRegCountry/contactEMail) </w:t>
            </w:r>
            <w:r w:rsidRPr="00863478">
              <w:t>заполняется</w:t>
            </w:r>
            <w:r w:rsidRPr="00863478">
              <w:rPr>
                <w:lang w:val="en-US"/>
              </w:rPr>
              <w:t xml:space="preserve"> </w:t>
            </w:r>
            <w:r w:rsidRPr="00863478">
              <w:t>значением</w:t>
            </w:r>
            <w:r w:rsidRPr="00863478">
              <w:rPr>
                <w:lang w:val="en-US"/>
              </w:rPr>
              <w:t xml:space="preserve"> </w:t>
            </w:r>
            <w:r w:rsidRPr="00863478">
              <w:t>поля</w:t>
            </w:r>
            <w:r w:rsidRPr="00863478">
              <w:rPr>
                <w:lang w:val="en-US"/>
              </w:rPr>
              <w:t xml:space="preserve"> «Адрес электронной почты» (participantInfo/individualPersonForeignStateInfo/email) </w:t>
            </w:r>
            <w:r w:rsidRPr="00863478">
              <w:t>структурированного</w:t>
            </w:r>
            <w:r w:rsidRPr="00863478">
              <w:rPr>
                <w:lang w:val="en-US"/>
              </w:rPr>
              <w:t xml:space="preserve"> </w:t>
            </w:r>
            <w:r w:rsidRPr="00863478">
              <w:t>контракта</w:t>
            </w:r>
            <w:r w:rsidRPr="00863478">
              <w:rPr>
                <w:lang w:val="en-US"/>
              </w:rPr>
              <w:t xml:space="preserve"> (cpElectronicContract);</w:t>
            </w:r>
          </w:p>
          <w:p w14:paraId="219088F8" w14:textId="34EFFD67" w:rsidR="0032350A" w:rsidRPr="00863478" w:rsidRDefault="0032350A" w:rsidP="0032350A">
            <w:pPr>
              <w:pStyle w:val="ad"/>
              <w:numPr>
                <w:ilvl w:val="0"/>
                <w:numId w:val="209"/>
              </w:numPr>
              <w:rPr>
                <w:lang w:val="en-US"/>
              </w:rPr>
            </w:pPr>
            <w:r w:rsidRPr="00863478">
              <w:t>поле</w:t>
            </w:r>
            <w:r w:rsidRPr="00863478">
              <w:rPr>
                <w:lang w:val="en-US"/>
              </w:rPr>
              <w:t xml:space="preserve"> «Телефон» (suppliersInfo/supplierInfo/individualPersonForeignState/placeOfStayInRegCountry/contactPhone) </w:t>
            </w:r>
            <w:r w:rsidRPr="00863478">
              <w:t>заполняется</w:t>
            </w:r>
            <w:r w:rsidRPr="00863478">
              <w:rPr>
                <w:lang w:val="en-US"/>
              </w:rPr>
              <w:t xml:space="preserve"> </w:t>
            </w:r>
            <w:r w:rsidRPr="00863478">
              <w:t>значением</w:t>
            </w:r>
            <w:r w:rsidRPr="00863478">
              <w:rPr>
                <w:lang w:val="en-US"/>
              </w:rPr>
              <w:t xml:space="preserve"> </w:t>
            </w:r>
            <w:r w:rsidRPr="00863478">
              <w:t>поля</w:t>
            </w:r>
            <w:r w:rsidRPr="00863478">
              <w:rPr>
                <w:lang w:val="en-US"/>
              </w:rPr>
              <w:t xml:space="preserve"> «Телефон» (participantInfo/individualPersonForeignStateInfo/contactPhone) </w:t>
            </w:r>
            <w:r w:rsidRPr="00863478">
              <w:t>структурированного</w:t>
            </w:r>
            <w:r w:rsidRPr="00863478">
              <w:rPr>
                <w:lang w:val="en-US"/>
              </w:rPr>
              <w:t xml:space="preserve"> </w:t>
            </w:r>
            <w:r w:rsidRPr="00863478">
              <w:t>контракта</w:t>
            </w:r>
            <w:r w:rsidRPr="00863478">
              <w:rPr>
                <w:lang w:val="en-US"/>
              </w:rPr>
              <w:t xml:space="preserve"> (cpElectronicContract);</w:t>
            </w:r>
          </w:p>
          <w:p w14:paraId="6C51FCA4" w14:textId="672A1BF6" w:rsidR="0032350A" w:rsidRPr="00416FB5" w:rsidRDefault="0032350A" w:rsidP="0032350A">
            <w:pPr>
              <w:pStyle w:val="ad"/>
              <w:numPr>
                <w:ilvl w:val="0"/>
                <w:numId w:val="209"/>
              </w:numPr>
            </w:pPr>
            <w:r>
              <w:t>блок</w:t>
            </w:r>
            <w:r w:rsidRPr="00416FB5">
              <w:rPr>
                <w:lang w:val="en-US"/>
              </w:rPr>
              <w:t xml:space="preserve"> «</w:t>
            </w:r>
            <w:r w:rsidRPr="00416FB5">
              <w:t>Наличие</w:t>
            </w:r>
            <w:r w:rsidRPr="00416FB5">
              <w:rPr>
                <w:lang w:val="en-US"/>
              </w:rPr>
              <w:t xml:space="preserve"> </w:t>
            </w:r>
            <w:r w:rsidRPr="00416FB5">
              <w:t>у</w:t>
            </w:r>
            <w:r w:rsidRPr="00416FB5">
              <w:rPr>
                <w:lang w:val="en-US"/>
              </w:rPr>
              <w:t xml:space="preserve"> </w:t>
            </w:r>
            <w:r w:rsidRPr="00416FB5">
              <w:t>поставщика</w:t>
            </w:r>
            <w:r w:rsidRPr="00416FB5">
              <w:rPr>
                <w:lang w:val="en-US"/>
              </w:rPr>
              <w:t xml:space="preserve"> </w:t>
            </w:r>
            <w:r w:rsidRPr="00416FB5">
              <w:t>места</w:t>
            </w:r>
            <w:r w:rsidRPr="00416FB5">
              <w:rPr>
                <w:lang w:val="en-US"/>
              </w:rPr>
              <w:t xml:space="preserve"> </w:t>
            </w:r>
            <w:r w:rsidRPr="00416FB5">
              <w:t>пребывания</w:t>
            </w:r>
            <w:r w:rsidRPr="00416FB5">
              <w:rPr>
                <w:lang w:val="en-US"/>
              </w:rPr>
              <w:t xml:space="preserve"> </w:t>
            </w:r>
            <w:r w:rsidRPr="00416FB5">
              <w:t>на</w:t>
            </w:r>
            <w:r w:rsidRPr="00416FB5">
              <w:rPr>
                <w:lang w:val="en-US"/>
              </w:rPr>
              <w:t xml:space="preserve"> </w:t>
            </w:r>
            <w:r w:rsidRPr="00416FB5">
              <w:t>территории</w:t>
            </w:r>
            <w:r w:rsidRPr="00416FB5">
              <w:rPr>
                <w:lang w:val="en-US"/>
              </w:rPr>
              <w:t xml:space="preserve"> </w:t>
            </w:r>
            <w:r w:rsidRPr="00416FB5">
              <w:t>РФ</w:t>
            </w:r>
            <w:r w:rsidRPr="00416FB5">
              <w:rPr>
                <w:lang w:val="en-US"/>
              </w:rPr>
              <w:t xml:space="preserve">» </w:t>
            </w:r>
            <w:r w:rsidRPr="00731BB6">
              <w:rPr>
                <w:lang w:val="en-US"/>
              </w:rPr>
              <w:t>(suppliersInfo/supplierInfo/</w:t>
            </w:r>
            <w:r w:rsidRPr="00863478">
              <w:rPr>
                <w:lang w:val="en-US"/>
              </w:rPr>
              <w:t>individualPersonForeignState</w:t>
            </w:r>
            <w:r w:rsidRPr="00731BB6">
              <w:rPr>
                <w:lang w:val="en-US"/>
              </w:rPr>
              <w:t>/placeOfStayInRF</w:t>
            </w:r>
            <w:r w:rsidRPr="008E146F">
              <w:rPr>
                <w:lang w:val="en-US"/>
              </w:rPr>
              <w:t>)</w:t>
            </w:r>
            <w:r w:rsidRPr="009A5B5B">
              <w:rPr>
                <w:lang w:val="en-US"/>
              </w:rPr>
              <w:t xml:space="preserve"> </w:t>
            </w:r>
            <w:r>
              <w:t>не</w:t>
            </w:r>
            <w:r w:rsidRPr="00D3133C">
              <w:rPr>
                <w:lang w:val="en-US"/>
              </w:rPr>
              <w:t xml:space="preserve"> </w:t>
            </w:r>
            <w:r w:rsidRPr="00871EDB">
              <w:t>заполняется</w:t>
            </w:r>
            <w:r w:rsidRPr="00416FB5">
              <w:rPr>
                <w:lang w:val="en-US"/>
              </w:rPr>
              <w:t xml:space="preserve">. </w:t>
            </w:r>
            <w:r w:rsidRPr="00416FB5">
              <w:t>Начиная с версии 13.3 , при приеме от ВСРЗ первичных проектов информации о контракте, в которых не заполнено поле Дата размещения текущей версии документа publishDate, или проектов информации об изменении контракта, у которых дата размещения первой версии информации о контракте больше или равна дате выхода доработки (13.3) на ПАК блок «Место пребывания на территории РФ» игнорируется при приеме</w:t>
            </w:r>
            <w:r>
              <w:t>.</w:t>
            </w:r>
          </w:p>
          <w:p w14:paraId="61C8D0EF" w14:textId="77777777" w:rsidR="0032350A" w:rsidRPr="00416FB5" w:rsidRDefault="0032350A" w:rsidP="0032350A">
            <w:pPr>
              <w:pStyle w:val="ad"/>
            </w:pPr>
          </w:p>
          <w:p w14:paraId="30AF7B39" w14:textId="11B46D4B" w:rsidR="0032350A" w:rsidRPr="00FC524F" w:rsidRDefault="0032350A" w:rsidP="0032350A">
            <w:pPr>
              <w:pStyle w:val="ad"/>
              <w:jc w:val="left"/>
            </w:pPr>
            <w:r>
              <w:t>Блок</w:t>
            </w:r>
            <w:r w:rsidRPr="00D84EF9">
              <w:rPr>
                <w:lang w:val="en-US"/>
              </w:rPr>
              <w:t xml:space="preserve"> «</w:t>
            </w:r>
            <w:r w:rsidRPr="00D84EF9">
              <w:t>Реквизиты</w:t>
            </w:r>
            <w:r w:rsidRPr="00D84EF9">
              <w:rPr>
                <w:lang w:val="en-US"/>
              </w:rPr>
              <w:t xml:space="preserve"> </w:t>
            </w:r>
            <w:r w:rsidRPr="00D84EF9">
              <w:t>счетов</w:t>
            </w:r>
            <w:r w:rsidRPr="00D84EF9">
              <w:rPr>
                <w:lang w:val="en-US"/>
              </w:rPr>
              <w:t xml:space="preserve"> </w:t>
            </w:r>
            <w:r w:rsidRPr="00D84EF9">
              <w:t>поставщика</w:t>
            </w:r>
            <w:r w:rsidRPr="00D84EF9">
              <w:rPr>
                <w:lang w:val="en-US"/>
              </w:rPr>
              <w:t>» (suppliersInfo/supplierInfo/supplierAccountsDetails)</w:t>
            </w:r>
            <w:r>
              <w:rPr>
                <w:lang w:val="en-US"/>
              </w:rPr>
              <w:t xml:space="preserve">. </w:t>
            </w:r>
            <w:r>
              <w:t>Структура блока в сведениях о контракте и в структурированном контракте идентична, блок должен полностью подтянуться в том виде, в котором он задан в РЭК. П</w:t>
            </w:r>
            <w:r w:rsidRPr="00FC524F">
              <w:t xml:space="preserve">ри этом из пакета могут быть дополнительно приняты </w:t>
            </w:r>
            <w:r>
              <w:t xml:space="preserve">и сохранены </w:t>
            </w:r>
            <w:r w:rsidRPr="00FC524F">
              <w:t xml:space="preserve">счета с типом </w:t>
            </w:r>
            <w:r>
              <w:t>«</w:t>
            </w:r>
            <w:r w:rsidRPr="00FA0829">
              <w:t>Лицевой счет в ФК</w:t>
            </w:r>
            <w:r>
              <w:t>»</w:t>
            </w:r>
            <w:r w:rsidRPr="00FC524F">
              <w:t xml:space="preserve"> (</w:t>
            </w:r>
            <w:r w:rsidRPr="00FC524F">
              <w:rPr>
                <w:lang w:val="en-US"/>
              </w:rPr>
              <w:t>accountType</w:t>
            </w:r>
            <w:r w:rsidRPr="00FC524F">
              <w:t xml:space="preserve"> = </w:t>
            </w:r>
            <w:r>
              <w:t>01. Блоки, для которых указаны другие типы, игнорируются</w:t>
            </w:r>
            <w:r w:rsidRPr="00FC524F">
              <w:t xml:space="preserve">), если </w:t>
            </w:r>
            <w:r>
              <w:t>в электронном контракте отсутствует счет, для которого одновременно выполняются следующие условия</w:t>
            </w:r>
            <w:r w:rsidRPr="00FC524F">
              <w:t>:</w:t>
            </w:r>
          </w:p>
          <w:p w14:paraId="5716F653" w14:textId="4086DE99" w:rsidR="0032350A" w:rsidRPr="00FC524F" w:rsidRDefault="0032350A" w:rsidP="0032350A">
            <w:pPr>
              <w:pStyle w:val="ad"/>
              <w:numPr>
                <w:ilvl w:val="0"/>
                <w:numId w:val="209"/>
              </w:numPr>
              <w:jc w:val="left"/>
            </w:pPr>
            <w:r>
              <w:t>тип счета</w:t>
            </w:r>
            <w:r w:rsidRPr="00FA0829">
              <w:t xml:space="preserve"> </w:t>
            </w:r>
            <w:r>
              <w:t>«</w:t>
            </w:r>
            <w:r w:rsidRPr="00FA0829">
              <w:t>Лицевой счет в ФК</w:t>
            </w:r>
            <w:r>
              <w:t>» (accountType = 01)</w:t>
            </w:r>
            <w:r w:rsidRPr="00FC524F">
              <w:t>;</w:t>
            </w:r>
          </w:p>
          <w:p w14:paraId="26F4A5F8" w14:textId="77C22033" w:rsidR="0032350A" w:rsidRDefault="0032350A" w:rsidP="0032350A">
            <w:pPr>
              <w:pStyle w:val="ad"/>
              <w:numPr>
                <w:ilvl w:val="0"/>
                <w:numId w:val="209"/>
              </w:numPr>
              <w:jc w:val="left"/>
            </w:pPr>
            <w:r w:rsidRPr="00FA0829">
              <w:t>номером лицевого счета, начина</w:t>
            </w:r>
            <w:r>
              <w:t>ется</w:t>
            </w:r>
            <w:r w:rsidRPr="00FA0829">
              <w:t xml:space="preserve"> на </w:t>
            </w:r>
            <w:r>
              <w:t>«</w:t>
            </w:r>
            <w:r w:rsidRPr="00FA0829">
              <w:t>71</w:t>
            </w:r>
            <w:r>
              <w:t>».</w:t>
            </w:r>
          </w:p>
          <w:p w14:paraId="51E627B2" w14:textId="749E0AAE" w:rsidR="0032350A" w:rsidRDefault="0032350A" w:rsidP="0032350A">
            <w:pPr>
              <w:pStyle w:val="ad"/>
              <w:rPr>
                <w:lang w:eastAsia="en-US"/>
              </w:rPr>
            </w:pPr>
            <w:r>
              <w:t xml:space="preserve">Для счетов, полученных из электронного контракта, в БД в поле </w:t>
            </w:r>
            <w:r w:rsidRPr="00862F1F">
              <w:t>ACCOUNT_INFO</w:t>
            </w:r>
            <w:r>
              <w:t>.</w:t>
            </w:r>
            <w:r>
              <w:rPr>
                <w:lang w:val="en-US" w:eastAsia="en-US"/>
              </w:rPr>
              <w:t>SID</w:t>
            </w:r>
            <w:r>
              <w:rPr>
                <w:lang w:eastAsia="en-US"/>
              </w:rPr>
              <w:t>_счета_в_РЭК должен быть сохранен идентификатор счета из РЭК, который должен быть указан в поле «</w:t>
            </w:r>
            <w:r w:rsidRPr="003C5634">
              <w:rPr>
                <w:lang w:eastAsia="en-US"/>
              </w:rPr>
              <w:t>Уникальный идентификатор счета из электронного контракта</w:t>
            </w:r>
            <w:r>
              <w:rPr>
                <w:lang w:eastAsia="en-US"/>
              </w:rPr>
              <w:t>» (</w:t>
            </w:r>
            <w:r w:rsidRPr="003C5634">
              <w:rPr>
                <w:lang w:eastAsia="en-US"/>
              </w:rPr>
              <w:t>suppliersInfo/supplierInfo/supplierAccountsDetails/supplierAccountDetails/electronicContractSid</w:t>
            </w:r>
            <w:r>
              <w:rPr>
                <w:lang w:eastAsia="en-US"/>
              </w:rPr>
              <w:t xml:space="preserve">) в </w:t>
            </w:r>
            <w:r>
              <w:rPr>
                <w:lang w:eastAsia="en-US"/>
              </w:rPr>
              <w:lastRenderedPageBreak/>
              <w:t xml:space="preserve">составе размещенного документа. </w:t>
            </w:r>
            <w:r w:rsidRPr="00085DB5">
              <w:rPr>
                <w:lang w:eastAsia="en-US"/>
              </w:rPr>
              <w:t xml:space="preserve">При приеме проекта первоначальной версии, сформированного на основании электронного контракта в структурированном виде, если установлен признак «Заполнение внешних иденти-фикаторов (externalSid) данными из структурированного электронного контракта» (isElectronicContractExternalSid), то поле </w:t>
            </w:r>
            <w:r w:rsidRPr="00CF2048">
              <w:rPr>
                <w:lang w:eastAsia="en-US"/>
              </w:rPr>
              <w:t>«</w:t>
            </w:r>
            <w:r>
              <w:rPr>
                <w:lang w:eastAsia="en-US"/>
              </w:rPr>
              <w:t>Внешний</w:t>
            </w:r>
            <w:r w:rsidRPr="00CF2048">
              <w:rPr>
                <w:lang w:eastAsia="en-US"/>
              </w:rPr>
              <w:t xml:space="preserve"> </w:t>
            </w:r>
            <w:r>
              <w:rPr>
                <w:lang w:eastAsia="en-US"/>
              </w:rPr>
              <w:t>идентификатор</w:t>
            </w:r>
            <w:r w:rsidRPr="00CF2048">
              <w:rPr>
                <w:lang w:eastAsia="en-US"/>
              </w:rPr>
              <w:t xml:space="preserve"> </w:t>
            </w:r>
            <w:r>
              <w:rPr>
                <w:lang w:eastAsia="en-US"/>
              </w:rPr>
              <w:t>платежных</w:t>
            </w:r>
            <w:r w:rsidRPr="00CF2048">
              <w:rPr>
                <w:lang w:eastAsia="en-US"/>
              </w:rPr>
              <w:t xml:space="preserve"> </w:t>
            </w:r>
            <w:r>
              <w:rPr>
                <w:lang w:eastAsia="en-US"/>
              </w:rPr>
              <w:t>реквизитов</w:t>
            </w:r>
            <w:r w:rsidRPr="00CF2048">
              <w:rPr>
                <w:lang w:eastAsia="en-US"/>
              </w:rPr>
              <w:t>» (</w:t>
            </w:r>
            <w:r w:rsidRPr="00CF2048">
              <w:rPr>
                <w:lang w:val="en-US" w:eastAsia="en-US"/>
              </w:rPr>
              <w:t>suppliersInfo</w:t>
            </w:r>
            <w:r w:rsidRPr="00CF2048">
              <w:rPr>
                <w:lang w:eastAsia="en-US"/>
              </w:rPr>
              <w:t>/</w:t>
            </w:r>
            <w:r w:rsidRPr="00CF2048">
              <w:rPr>
                <w:lang w:val="en-US" w:eastAsia="en-US"/>
              </w:rPr>
              <w:t>supplierInfo</w:t>
            </w:r>
            <w:r w:rsidRPr="00CF2048">
              <w:rPr>
                <w:lang w:eastAsia="en-US"/>
              </w:rPr>
              <w:t>/</w:t>
            </w:r>
            <w:r w:rsidRPr="00CF2048">
              <w:rPr>
                <w:lang w:val="en-US" w:eastAsia="en-US"/>
              </w:rPr>
              <w:t>supplierAccountsDetails</w:t>
            </w:r>
            <w:r w:rsidRPr="00CF2048">
              <w:rPr>
                <w:lang w:eastAsia="en-US"/>
              </w:rPr>
              <w:t>/</w:t>
            </w:r>
            <w:r w:rsidRPr="00CF2048">
              <w:rPr>
                <w:lang w:val="en-US" w:eastAsia="en-US"/>
              </w:rPr>
              <w:t>supplierAccountDetails</w:t>
            </w:r>
            <w:r w:rsidRPr="00CF2048">
              <w:rPr>
                <w:lang w:eastAsia="en-US"/>
              </w:rPr>
              <w:t>/</w:t>
            </w:r>
            <w:r w:rsidRPr="00CF2048">
              <w:rPr>
                <w:lang w:val="en-US" w:eastAsia="en-US"/>
              </w:rPr>
              <w:t>externalSid</w:t>
            </w:r>
            <w:r w:rsidRPr="00CF2048">
              <w:rPr>
                <w:lang w:eastAsia="en-US"/>
              </w:rPr>
              <w:t>) заполняется</w:t>
            </w:r>
            <w:r>
              <w:rPr>
                <w:lang w:eastAsia="en-US"/>
              </w:rPr>
              <w:t xml:space="preserve"> из поля</w:t>
            </w:r>
            <w:r w:rsidRPr="00CF2048">
              <w:rPr>
                <w:lang w:eastAsia="en-US"/>
              </w:rPr>
              <w:t xml:space="preserve"> </w:t>
            </w:r>
            <w:r>
              <w:rPr>
                <w:lang w:eastAsia="en-US"/>
              </w:rPr>
              <w:t xml:space="preserve">«Внешний </w:t>
            </w:r>
            <w:r w:rsidRPr="00CF2048">
              <w:rPr>
                <w:lang w:eastAsia="en-US"/>
              </w:rPr>
              <w:t>идентификатор</w:t>
            </w:r>
            <w:r>
              <w:rPr>
                <w:lang w:eastAsia="en-US"/>
              </w:rPr>
              <w:t xml:space="preserve"> платежных реквизитов»</w:t>
            </w:r>
            <w:r w:rsidRPr="00CF2048">
              <w:rPr>
                <w:lang w:eastAsia="en-US"/>
              </w:rPr>
              <w:t xml:space="preserve"> </w:t>
            </w:r>
            <w:r>
              <w:rPr>
                <w:lang w:eastAsia="en-US"/>
              </w:rPr>
              <w:t>(</w:t>
            </w:r>
            <w:r w:rsidRPr="00CF2048">
              <w:rPr>
                <w:lang w:eastAsia="en-US"/>
              </w:rPr>
              <w:t>participantInfo/participantAccountsDetailsInfo/protocolAccountsDetailsInfo/protocolAccountDetailsInfo/accountDetailsInfo/externalSid</w:t>
            </w:r>
            <w:r>
              <w:rPr>
                <w:lang w:eastAsia="en-US"/>
              </w:rPr>
              <w:t xml:space="preserve"> или </w:t>
            </w:r>
            <w:r w:rsidRPr="00CF2048">
              <w:rPr>
                <w:lang w:eastAsia="en-US"/>
              </w:rPr>
              <w:t>participantInfo/participantAccountsDetailsInfo/electronicContractAccountsDetailsInfo/electronicContractAccountDetailsInfo/externalSid</w:t>
            </w:r>
            <w:r>
              <w:rPr>
                <w:lang w:eastAsia="en-US"/>
              </w:rPr>
              <w:t xml:space="preserve">) </w:t>
            </w:r>
            <w:r w:rsidRPr="00CF2048">
              <w:rPr>
                <w:lang w:eastAsia="en-US"/>
              </w:rPr>
              <w:t>из структурированного контракта</w:t>
            </w:r>
            <w:r>
              <w:rPr>
                <w:lang w:eastAsia="en-US"/>
              </w:rPr>
              <w:t xml:space="preserve">. </w:t>
            </w:r>
            <w:r w:rsidRPr="00085DB5">
              <w:rPr>
                <w:lang w:eastAsia="en-US"/>
              </w:rPr>
              <w:t>Если при приеме проекта первоначальной версии, сформированного на основании электронного контракта в структурированном виде, НЕ установлен признак «Заполнение внешних идентификаторов (externalSid) данными из структурированного электронного контракта» (isElectronicContractExternalSid), то поле «</w:t>
            </w:r>
            <w:r>
              <w:rPr>
                <w:lang w:eastAsia="en-US"/>
              </w:rPr>
              <w:t>Внешний</w:t>
            </w:r>
            <w:r w:rsidRPr="00CF2048">
              <w:rPr>
                <w:lang w:eastAsia="en-US"/>
              </w:rPr>
              <w:t xml:space="preserve"> </w:t>
            </w:r>
            <w:r>
              <w:rPr>
                <w:lang w:eastAsia="en-US"/>
              </w:rPr>
              <w:t>идентификатор</w:t>
            </w:r>
            <w:r w:rsidRPr="00CF2048">
              <w:rPr>
                <w:lang w:eastAsia="en-US"/>
              </w:rPr>
              <w:t xml:space="preserve"> </w:t>
            </w:r>
            <w:r>
              <w:rPr>
                <w:lang w:eastAsia="en-US"/>
              </w:rPr>
              <w:t>платежных</w:t>
            </w:r>
            <w:r w:rsidRPr="00CF2048">
              <w:rPr>
                <w:lang w:eastAsia="en-US"/>
              </w:rPr>
              <w:t xml:space="preserve"> </w:t>
            </w:r>
            <w:r>
              <w:rPr>
                <w:lang w:eastAsia="en-US"/>
              </w:rPr>
              <w:t>реквизитов</w:t>
            </w:r>
            <w:r w:rsidRPr="00CF2048">
              <w:rPr>
                <w:lang w:eastAsia="en-US"/>
              </w:rPr>
              <w:t>» (</w:t>
            </w:r>
            <w:r w:rsidRPr="00CF2048">
              <w:rPr>
                <w:lang w:val="en-US" w:eastAsia="en-US"/>
              </w:rPr>
              <w:t>suppliersInfo</w:t>
            </w:r>
            <w:r w:rsidRPr="00CF2048">
              <w:rPr>
                <w:lang w:eastAsia="en-US"/>
              </w:rPr>
              <w:t>/</w:t>
            </w:r>
            <w:r w:rsidRPr="00CF2048">
              <w:rPr>
                <w:lang w:val="en-US" w:eastAsia="en-US"/>
              </w:rPr>
              <w:t>supplierInfo</w:t>
            </w:r>
            <w:r w:rsidRPr="00CF2048">
              <w:rPr>
                <w:lang w:eastAsia="en-US"/>
              </w:rPr>
              <w:t>/</w:t>
            </w:r>
            <w:r w:rsidRPr="00CF2048">
              <w:rPr>
                <w:lang w:val="en-US" w:eastAsia="en-US"/>
              </w:rPr>
              <w:t>supplierAccountsDetails</w:t>
            </w:r>
            <w:r w:rsidRPr="00CF2048">
              <w:rPr>
                <w:lang w:eastAsia="en-US"/>
              </w:rPr>
              <w:t>/</w:t>
            </w:r>
            <w:r w:rsidRPr="00CF2048">
              <w:rPr>
                <w:lang w:val="en-US" w:eastAsia="en-US"/>
              </w:rPr>
              <w:t>supplierAccountDetails</w:t>
            </w:r>
            <w:r w:rsidRPr="00CF2048">
              <w:rPr>
                <w:lang w:eastAsia="en-US"/>
              </w:rPr>
              <w:t>/</w:t>
            </w:r>
            <w:r w:rsidRPr="00CF2048">
              <w:rPr>
                <w:lang w:val="en-US" w:eastAsia="en-US"/>
              </w:rPr>
              <w:t>externalSid</w:t>
            </w:r>
            <w:r w:rsidRPr="00085DB5">
              <w:rPr>
                <w:lang w:eastAsia="en-US"/>
              </w:rPr>
              <w:t>) игнориру-ется при приеме и не заполняется.</w:t>
            </w:r>
          </w:p>
          <w:p w14:paraId="07E97D1C" w14:textId="42BB0FC9" w:rsidR="0032350A" w:rsidRPr="006820A5" w:rsidRDefault="0032350A" w:rsidP="0032350A">
            <w:pPr>
              <w:pStyle w:val="ad"/>
            </w:pPr>
            <w:r>
              <w:rPr>
                <w:rFonts w:eastAsiaTheme="majorEastAsia"/>
                <w:lang w:eastAsia="en-US"/>
              </w:rPr>
              <w:t xml:space="preserve">При наследовании реквизитов счетов поставщика с видом </w:t>
            </w:r>
            <w:r w:rsidRPr="00BC474E">
              <w:rPr>
                <w:rFonts w:eastAsiaTheme="majorEastAsia"/>
                <w:lang w:eastAsia="en-US"/>
              </w:rPr>
              <w:t>«Обособленное подразделение юридического лица РФ»</w:t>
            </w:r>
            <w:r>
              <w:rPr>
                <w:rFonts w:eastAsiaTheme="majorEastAsia"/>
                <w:lang w:eastAsia="en-US"/>
              </w:rPr>
              <w:t xml:space="preserve"> информация о реквизитах счетов должна быть унаследована для строки поставщика, у которого установлен признак «</w:t>
            </w:r>
            <w:r w:rsidRPr="00F6178E">
              <w:t>Является филиалом юридического лица РФ</w:t>
            </w:r>
            <w:r>
              <w:t>».</w:t>
            </w:r>
          </w:p>
          <w:p w14:paraId="1BC51D8D" w14:textId="0368C5F0" w:rsidR="0032350A" w:rsidRPr="000D3544" w:rsidRDefault="0032350A" w:rsidP="0032350A">
            <w:pPr>
              <w:pStyle w:val="ad"/>
              <w:rPr>
                <w:bCs/>
                <w:lang w:val="en-US"/>
              </w:rPr>
            </w:pPr>
            <w:r w:rsidRPr="000D3544">
              <w:rPr>
                <w:bCs/>
              </w:rPr>
              <w:t>Блок</w:t>
            </w:r>
            <w:r w:rsidRPr="000D3544">
              <w:rPr>
                <w:bCs/>
                <w:lang w:val="en-US"/>
              </w:rPr>
              <w:t xml:space="preserve"> «</w:t>
            </w:r>
            <w:r w:rsidRPr="000D3544">
              <w:rPr>
                <w:bCs/>
              </w:rPr>
              <w:t>Код</w:t>
            </w:r>
            <w:r w:rsidRPr="000D3544">
              <w:rPr>
                <w:bCs/>
                <w:lang w:val="en-US"/>
              </w:rPr>
              <w:t xml:space="preserve"> </w:t>
            </w:r>
            <w:r w:rsidRPr="000D3544">
              <w:rPr>
                <w:bCs/>
              </w:rPr>
              <w:t>поступлений</w:t>
            </w:r>
            <w:r w:rsidRPr="000D3544">
              <w:rPr>
                <w:bCs/>
                <w:lang w:val="en-US"/>
              </w:rPr>
              <w:t>» (suppliersInfo/supplierInfo/supplierAccountsDetails/supplierAccountDetails/receipt</w:t>
            </w:r>
            <w:r>
              <w:rPr>
                <w:bCs/>
                <w:lang w:val="en-US"/>
              </w:rPr>
              <w:t>C</w:t>
            </w:r>
            <w:r w:rsidRPr="000D3544">
              <w:rPr>
                <w:bCs/>
                <w:lang w:val="en-US"/>
              </w:rPr>
              <w:t>ode)</w:t>
            </w:r>
            <w:r>
              <w:rPr>
                <w:bCs/>
                <w:lang w:val="en-US"/>
              </w:rPr>
              <w:t>:</w:t>
            </w:r>
          </w:p>
          <w:p w14:paraId="740B63C4" w14:textId="2D159F40" w:rsidR="0032350A" w:rsidRPr="000D3544" w:rsidRDefault="0032350A" w:rsidP="0032350A">
            <w:pPr>
              <w:pStyle w:val="ad"/>
              <w:numPr>
                <w:ilvl w:val="0"/>
                <w:numId w:val="237"/>
              </w:numPr>
              <w:rPr>
                <w:bCs/>
                <w:lang w:val="en-US"/>
              </w:rPr>
            </w:pPr>
            <w:r w:rsidRPr="000D3544">
              <w:rPr>
                <w:bCs/>
              </w:rPr>
              <w:t>Поле</w:t>
            </w:r>
            <w:r w:rsidRPr="000D3544">
              <w:rPr>
                <w:bCs/>
                <w:lang w:val="en-US"/>
              </w:rPr>
              <w:t xml:space="preserve"> «</w:t>
            </w:r>
            <w:r w:rsidRPr="000D3544">
              <w:rPr>
                <w:bCs/>
              </w:rPr>
              <w:t>Код</w:t>
            </w:r>
            <w:r w:rsidRPr="000D3544">
              <w:rPr>
                <w:bCs/>
                <w:lang w:val="en-US"/>
              </w:rPr>
              <w:t xml:space="preserve"> </w:t>
            </w:r>
            <w:r w:rsidRPr="000D3544">
              <w:rPr>
                <w:bCs/>
              </w:rPr>
              <w:t>поступлений</w:t>
            </w:r>
            <w:r w:rsidRPr="000D3544">
              <w:rPr>
                <w:bCs/>
                <w:lang w:val="en-US"/>
              </w:rPr>
              <w:t>» (suppliersInfo/supplierInfo/supplierAccountsDetails/supplierAccountDetails/receipt</w:t>
            </w:r>
            <w:r>
              <w:rPr>
                <w:bCs/>
                <w:lang w:val="en-US"/>
              </w:rPr>
              <w:t>C</w:t>
            </w:r>
            <w:r w:rsidRPr="000D3544">
              <w:rPr>
                <w:bCs/>
                <w:lang w:val="en-US"/>
              </w:rPr>
              <w:t xml:space="preserve">ode/code) </w:t>
            </w:r>
            <w:r w:rsidRPr="000D3544">
              <w:rPr>
                <w:bCs/>
              </w:rPr>
              <w:t>заполняется</w:t>
            </w:r>
            <w:r w:rsidRPr="000D3544">
              <w:rPr>
                <w:bCs/>
                <w:lang w:val="en-US"/>
              </w:rPr>
              <w:t xml:space="preserve"> </w:t>
            </w:r>
            <w:r w:rsidRPr="000D3544">
              <w:rPr>
                <w:bCs/>
              </w:rPr>
              <w:t>значением</w:t>
            </w:r>
            <w:r w:rsidRPr="000D3544">
              <w:rPr>
                <w:bCs/>
                <w:lang w:val="en-US"/>
              </w:rPr>
              <w:t xml:space="preserve"> </w:t>
            </w:r>
            <w:r w:rsidRPr="000D3544">
              <w:rPr>
                <w:bCs/>
              </w:rPr>
              <w:t>поля</w:t>
            </w:r>
            <w:r w:rsidRPr="000D3544">
              <w:rPr>
                <w:bCs/>
                <w:lang w:val="en-US"/>
              </w:rPr>
              <w:t xml:space="preserve"> «</w:t>
            </w:r>
            <w:r w:rsidRPr="000D3544">
              <w:rPr>
                <w:bCs/>
              </w:rPr>
              <w:t>Код</w:t>
            </w:r>
            <w:r w:rsidRPr="000D3544">
              <w:rPr>
                <w:bCs/>
                <w:lang w:val="en-US"/>
              </w:rPr>
              <w:t xml:space="preserve"> </w:t>
            </w:r>
            <w:r w:rsidRPr="000D3544">
              <w:rPr>
                <w:bCs/>
              </w:rPr>
              <w:t>поступлений</w:t>
            </w:r>
            <w:r w:rsidRPr="000D3544">
              <w:rPr>
                <w:bCs/>
                <w:lang w:val="en-US"/>
              </w:rPr>
              <w:t>» (participantInfo/participantAccountsDetailsInfo/electronicContractAccountsDetailsInfo/electronicContractAccountDetailsInfo/receipt</w:t>
            </w:r>
            <w:r>
              <w:rPr>
                <w:bCs/>
                <w:lang w:val="en-US"/>
              </w:rPr>
              <w:t>C</w:t>
            </w:r>
            <w:r w:rsidRPr="000D3544">
              <w:rPr>
                <w:bCs/>
                <w:lang w:val="en-US"/>
              </w:rPr>
              <w:t xml:space="preserve">ode/code) </w:t>
            </w:r>
            <w:r w:rsidRPr="000D3544">
              <w:rPr>
                <w:bCs/>
              </w:rPr>
              <w:t>структурированного</w:t>
            </w:r>
            <w:r w:rsidRPr="000D3544">
              <w:rPr>
                <w:bCs/>
                <w:lang w:val="en-US"/>
              </w:rPr>
              <w:t xml:space="preserve"> </w:t>
            </w:r>
            <w:r w:rsidRPr="000D3544">
              <w:rPr>
                <w:bCs/>
              </w:rPr>
              <w:t>контракта</w:t>
            </w:r>
            <w:r w:rsidRPr="000D3544">
              <w:rPr>
                <w:bCs/>
                <w:lang w:val="en-US"/>
              </w:rPr>
              <w:t xml:space="preserve"> (cpElectronicContract);</w:t>
            </w:r>
          </w:p>
          <w:p w14:paraId="033ED998" w14:textId="2D859AD1" w:rsidR="0032350A" w:rsidRPr="000D3544" w:rsidRDefault="0032350A" w:rsidP="0032350A">
            <w:pPr>
              <w:pStyle w:val="ad"/>
              <w:numPr>
                <w:ilvl w:val="0"/>
                <w:numId w:val="237"/>
              </w:numPr>
              <w:rPr>
                <w:bCs/>
                <w:lang w:val="en-US"/>
              </w:rPr>
            </w:pPr>
            <w:r w:rsidRPr="000D3544">
              <w:rPr>
                <w:bCs/>
              </w:rPr>
              <w:t>Поле</w:t>
            </w:r>
            <w:r w:rsidRPr="000D3544">
              <w:rPr>
                <w:bCs/>
                <w:lang w:val="en-US"/>
              </w:rPr>
              <w:t xml:space="preserve"> «</w:t>
            </w:r>
            <w:r w:rsidRPr="000D3544">
              <w:rPr>
                <w:bCs/>
              </w:rPr>
              <w:t>Наименование</w:t>
            </w:r>
            <w:r w:rsidRPr="000D3544">
              <w:rPr>
                <w:bCs/>
                <w:lang w:val="en-US"/>
              </w:rPr>
              <w:t xml:space="preserve"> </w:t>
            </w:r>
            <w:r w:rsidRPr="000D3544">
              <w:rPr>
                <w:bCs/>
              </w:rPr>
              <w:t>поступлений</w:t>
            </w:r>
            <w:r w:rsidRPr="000D3544">
              <w:rPr>
                <w:bCs/>
                <w:lang w:val="en-US"/>
              </w:rPr>
              <w:t>» (suppliersInfo/supplierInfo/supplierAccountsDetails/supplierAccountDetails/receipt</w:t>
            </w:r>
            <w:r>
              <w:rPr>
                <w:bCs/>
                <w:lang w:val="en-US"/>
              </w:rPr>
              <w:t>C</w:t>
            </w:r>
            <w:r w:rsidRPr="000D3544">
              <w:rPr>
                <w:bCs/>
                <w:lang w:val="en-US"/>
              </w:rPr>
              <w:t xml:space="preserve">ode/name) </w:t>
            </w:r>
            <w:r w:rsidRPr="000D3544">
              <w:rPr>
                <w:bCs/>
              </w:rPr>
              <w:t>заполняется</w:t>
            </w:r>
            <w:r w:rsidRPr="000D3544">
              <w:rPr>
                <w:bCs/>
                <w:lang w:val="en-US"/>
              </w:rPr>
              <w:t xml:space="preserve"> </w:t>
            </w:r>
            <w:r w:rsidRPr="000D3544">
              <w:rPr>
                <w:bCs/>
              </w:rPr>
              <w:t>значением</w:t>
            </w:r>
            <w:r w:rsidRPr="000D3544">
              <w:rPr>
                <w:bCs/>
                <w:lang w:val="en-US"/>
              </w:rPr>
              <w:t xml:space="preserve"> </w:t>
            </w:r>
            <w:r w:rsidRPr="000D3544">
              <w:rPr>
                <w:bCs/>
              </w:rPr>
              <w:t>поля</w:t>
            </w:r>
            <w:r w:rsidRPr="000D3544">
              <w:rPr>
                <w:bCs/>
                <w:lang w:val="en-US"/>
              </w:rPr>
              <w:t xml:space="preserve"> «</w:t>
            </w:r>
            <w:r w:rsidRPr="000D3544">
              <w:rPr>
                <w:bCs/>
              </w:rPr>
              <w:t>Наименование</w:t>
            </w:r>
            <w:r w:rsidRPr="000D3544">
              <w:rPr>
                <w:bCs/>
                <w:lang w:val="en-US"/>
              </w:rPr>
              <w:t xml:space="preserve"> </w:t>
            </w:r>
            <w:r w:rsidRPr="000D3544">
              <w:rPr>
                <w:bCs/>
              </w:rPr>
              <w:t>поступлений</w:t>
            </w:r>
            <w:r w:rsidRPr="000D3544">
              <w:rPr>
                <w:bCs/>
                <w:lang w:val="en-US"/>
              </w:rPr>
              <w:t>» (participantInfo/participantAccountsDetailsInfo/electronicContractAccountsDetailsInfo/electronicContractAccountDetailsInfo/receipt</w:t>
            </w:r>
            <w:r>
              <w:rPr>
                <w:bCs/>
                <w:lang w:val="en-US"/>
              </w:rPr>
              <w:t>C</w:t>
            </w:r>
            <w:r w:rsidRPr="000D3544">
              <w:rPr>
                <w:bCs/>
                <w:lang w:val="en-US"/>
              </w:rPr>
              <w:t xml:space="preserve">ode/name) </w:t>
            </w:r>
            <w:r w:rsidRPr="000D3544">
              <w:rPr>
                <w:bCs/>
              </w:rPr>
              <w:t>структурированного</w:t>
            </w:r>
            <w:r w:rsidRPr="000D3544">
              <w:rPr>
                <w:bCs/>
                <w:lang w:val="en-US"/>
              </w:rPr>
              <w:t xml:space="preserve"> </w:t>
            </w:r>
            <w:r w:rsidRPr="000D3544">
              <w:rPr>
                <w:bCs/>
              </w:rPr>
              <w:t>контракта</w:t>
            </w:r>
            <w:r w:rsidRPr="000D3544">
              <w:rPr>
                <w:bCs/>
                <w:lang w:val="en-US"/>
              </w:rPr>
              <w:t xml:space="preserve"> (cpElectronicContract)</w:t>
            </w:r>
            <w:r>
              <w:rPr>
                <w:bCs/>
                <w:lang w:val="en-US"/>
              </w:rPr>
              <w:t>.</w:t>
            </w:r>
          </w:p>
          <w:p w14:paraId="5A33B1CF" w14:textId="3A4644CD" w:rsidR="0032350A" w:rsidRPr="0049727C" w:rsidRDefault="0032350A" w:rsidP="0032350A">
            <w:pPr>
              <w:pStyle w:val="ad"/>
              <w:jc w:val="left"/>
              <w:rPr>
                <w:lang w:val="en-US" w:eastAsia="en-US"/>
              </w:rPr>
            </w:pPr>
            <w:r>
              <w:rPr>
                <w:lang w:eastAsia="en-US"/>
              </w:rPr>
              <w:t>Поле</w:t>
            </w:r>
            <w:r w:rsidRPr="0049727C">
              <w:rPr>
                <w:lang w:val="en-US" w:eastAsia="en-US"/>
              </w:rPr>
              <w:t xml:space="preserve"> «</w:t>
            </w:r>
            <w:r w:rsidRPr="000D09C7">
              <w:rPr>
                <w:lang w:eastAsia="en-US"/>
              </w:rPr>
              <w:t>Уникальный</w:t>
            </w:r>
            <w:r w:rsidRPr="0049727C">
              <w:rPr>
                <w:lang w:val="en-US" w:eastAsia="en-US"/>
              </w:rPr>
              <w:t xml:space="preserve"> </w:t>
            </w:r>
            <w:r w:rsidRPr="000D09C7">
              <w:rPr>
                <w:lang w:eastAsia="en-US"/>
              </w:rPr>
              <w:t>идентификатор</w:t>
            </w:r>
            <w:r w:rsidRPr="0049727C">
              <w:rPr>
                <w:lang w:val="en-US" w:eastAsia="en-US"/>
              </w:rPr>
              <w:t xml:space="preserve"> </w:t>
            </w:r>
            <w:r>
              <w:rPr>
                <w:lang w:eastAsia="en-US"/>
              </w:rPr>
              <w:t>счета</w:t>
            </w:r>
            <w:r w:rsidRPr="0049727C">
              <w:rPr>
                <w:lang w:val="en-US" w:eastAsia="en-US"/>
              </w:rPr>
              <w:t xml:space="preserve"> </w:t>
            </w:r>
            <w:r>
              <w:rPr>
                <w:lang w:eastAsia="en-US"/>
              </w:rPr>
              <w:t>из</w:t>
            </w:r>
            <w:r w:rsidRPr="0049727C">
              <w:rPr>
                <w:lang w:val="en-US" w:eastAsia="en-US"/>
              </w:rPr>
              <w:t xml:space="preserve"> </w:t>
            </w:r>
            <w:r>
              <w:rPr>
                <w:lang w:eastAsia="en-US"/>
              </w:rPr>
              <w:t>электронного</w:t>
            </w:r>
            <w:r w:rsidRPr="0049727C">
              <w:rPr>
                <w:lang w:val="en-US" w:eastAsia="en-US"/>
              </w:rPr>
              <w:t xml:space="preserve"> </w:t>
            </w:r>
            <w:r>
              <w:rPr>
                <w:lang w:eastAsia="en-US"/>
              </w:rPr>
              <w:t>контракта</w:t>
            </w:r>
            <w:r w:rsidRPr="0049727C">
              <w:rPr>
                <w:lang w:val="en-US" w:eastAsia="en-US"/>
              </w:rPr>
              <w:t xml:space="preserve">» (suppliersInfo/supplierInfo/supplierAccountsDetails/supplierAccountDetails). </w:t>
            </w:r>
            <w:r w:rsidRPr="000D09C7">
              <w:rPr>
                <w:lang w:eastAsia="en-US"/>
              </w:rPr>
              <w:t>Игнорируется</w:t>
            </w:r>
            <w:r w:rsidRPr="0049727C">
              <w:rPr>
                <w:lang w:val="en-US" w:eastAsia="en-US"/>
              </w:rPr>
              <w:t xml:space="preserve"> </w:t>
            </w:r>
            <w:r w:rsidRPr="000D09C7">
              <w:rPr>
                <w:lang w:eastAsia="en-US"/>
              </w:rPr>
              <w:t>при</w:t>
            </w:r>
            <w:r w:rsidRPr="0049727C">
              <w:rPr>
                <w:lang w:val="en-US" w:eastAsia="en-US"/>
              </w:rPr>
              <w:t xml:space="preserve"> </w:t>
            </w:r>
            <w:r w:rsidRPr="000D09C7">
              <w:rPr>
                <w:lang w:eastAsia="en-US"/>
              </w:rPr>
              <w:t>приеме</w:t>
            </w:r>
            <w:r w:rsidRPr="0049727C">
              <w:rPr>
                <w:lang w:val="en-US" w:eastAsia="en-US"/>
              </w:rPr>
              <w:t xml:space="preserve">, </w:t>
            </w:r>
            <w:r w:rsidRPr="000D09C7">
              <w:rPr>
                <w:lang w:eastAsia="en-US"/>
              </w:rPr>
              <w:t>заполняется</w:t>
            </w:r>
            <w:r w:rsidRPr="0049727C">
              <w:rPr>
                <w:lang w:val="en-US" w:eastAsia="en-US"/>
              </w:rPr>
              <w:t xml:space="preserve"> </w:t>
            </w:r>
            <w:r w:rsidRPr="000D09C7">
              <w:rPr>
                <w:lang w:eastAsia="en-US"/>
              </w:rPr>
              <w:t>автоматически</w:t>
            </w:r>
            <w:r w:rsidRPr="0049727C">
              <w:rPr>
                <w:lang w:val="en-US" w:eastAsia="en-US"/>
              </w:rPr>
              <w:t xml:space="preserve"> </w:t>
            </w:r>
            <w:r w:rsidRPr="00F5023C">
              <w:rPr>
                <w:lang w:eastAsia="en-US"/>
              </w:rPr>
              <w:t>из</w:t>
            </w:r>
            <w:r w:rsidRPr="0049727C">
              <w:rPr>
                <w:lang w:val="en-US" w:eastAsia="en-US"/>
              </w:rPr>
              <w:t xml:space="preserve"> </w:t>
            </w:r>
            <w:r w:rsidRPr="00F5023C">
              <w:rPr>
                <w:lang w:eastAsia="en-US"/>
              </w:rPr>
              <w:t>поля</w:t>
            </w:r>
            <w:r w:rsidRPr="0049727C">
              <w:rPr>
                <w:lang w:val="en-US" w:eastAsia="en-US"/>
              </w:rPr>
              <w:t xml:space="preserve"> "</w:t>
            </w:r>
            <w:r>
              <w:rPr>
                <w:lang w:eastAsia="en-US"/>
              </w:rPr>
              <w:t>И</w:t>
            </w:r>
            <w:r w:rsidRPr="00F5023C">
              <w:rPr>
                <w:lang w:eastAsia="en-US"/>
              </w:rPr>
              <w:t>дентификатор</w:t>
            </w:r>
            <w:r w:rsidRPr="0049727C">
              <w:rPr>
                <w:lang w:val="en-US" w:eastAsia="en-US"/>
              </w:rPr>
              <w:t xml:space="preserve"> </w:t>
            </w:r>
            <w:r w:rsidRPr="00F5023C">
              <w:rPr>
                <w:lang w:eastAsia="en-US"/>
              </w:rPr>
              <w:t>платежных</w:t>
            </w:r>
            <w:r w:rsidRPr="0049727C">
              <w:rPr>
                <w:lang w:val="en-US" w:eastAsia="en-US"/>
              </w:rPr>
              <w:t xml:space="preserve"> </w:t>
            </w:r>
            <w:r w:rsidRPr="00F5023C">
              <w:rPr>
                <w:lang w:eastAsia="en-US"/>
              </w:rPr>
              <w:t>реквизитов</w:t>
            </w:r>
            <w:r w:rsidRPr="0049727C">
              <w:rPr>
                <w:lang w:val="en-US" w:eastAsia="en-US"/>
              </w:rPr>
              <w:t>" (participantInfo/participantAccountsDetailsInfo/protocolAccountsDetailsInfo/protocolAccountDetailsInfo/accountDetailsInfo/</w:t>
            </w:r>
            <w:r>
              <w:rPr>
                <w:lang w:val="en-US" w:eastAsia="en-US"/>
              </w:rPr>
              <w:t>s</w:t>
            </w:r>
            <w:r w:rsidRPr="0049727C">
              <w:rPr>
                <w:lang w:val="en-US" w:eastAsia="en-US"/>
              </w:rPr>
              <w:t>id или participantInfo/participantAccountsDetailsInfo/electronicContractAccountsDetailsInfo/electronicContractAccountDetailsInfo/</w:t>
            </w:r>
            <w:r>
              <w:rPr>
                <w:lang w:val="en-US" w:eastAsia="en-US"/>
              </w:rPr>
              <w:t>s</w:t>
            </w:r>
            <w:r w:rsidRPr="0049727C">
              <w:rPr>
                <w:lang w:val="en-US" w:eastAsia="en-US"/>
              </w:rPr>
              <w:t xml:space="preserve">id) </w:t>
            </w:r>
            <w:r w:rsidRPr="00F5023C">
              <w:rPr>
                <w:lang w:eastAsia="en-US"/>
              </w:rPr>
              <w:t>в</w:t>
            </w:r>
            <w:r w:rsidRPr="0049727C">
              <w:rPr>
                <w:lang w:val="en-US" w:eastAsia="en-US"/>
              </w:rPr>
              <w:t xml:space="preserve"> </w:t>
            </w:r>
            <w:r w:rsidRPr="00F5023C">
              <w:rPr>
                <w:lang w:eastAsia="en-US"/>
              </w:rPr>
              <w:t>структурированном</w:t>
            </w:r>
            <w:r w:rsidRPr="0049727C">
              <w:rPr>
                <w:lang w:val="en-US" w:eastAsia="en-US"/>
              </w:rPr>
              <w:t xml:space="preserve"> </w:t>
            </w:r>
            <w:r w:rsidRPr="00F5023C">
              <w:rPr>
                <w:lang w:eastAsia="en-US"/>
              </w:rPr>
              <w:t>электронном</w:t>
            </w:r>
            <w:r w:rsidRPr="0049727C">
              <w:rPr>
                <w:lang w:val="en-US" w:eastAsia="en-US"/>
              </w:rPr>
              <w:t xml:space="preserve"> </w:t>
            </w:r>
            <w:r w:rsidRPr="00F5023C">
              <w:rPr>
                <w:lang w:eastAsia="en-US"/>
              </w:rPr>
              <w:t>контракте</w:t>
            </w:r>
            <w:r w:rsidRPr="0049727C">
              <w:rPr>
                <w:lang w:val="en-US" w:eastAsia="en-US"/>
              </w:rPr>
              <w:t>.</w:t>
            </w:r>
          </w:p>
          <w:p w14:paraId="0C392C6B" w14:textId="7C0B9056" w:rsidR="0032350A" w:rsidRPr="0049727C" w:rsidRDefault="0032350A" w:rsidP="0032350A">
            <w:pPr>
              <w:pStyle w:val="ad"/>
              <w:jc w:val="left"/>
              <w:rPr>
                <w:lang w:val="en-US"/>
              </w:rPr>
            </w:pPr>
            <w:r>
              <w:rPr>
                <w:lang w:eastAsia="en-US"/>
              </w:rPr>
              <w:t>Поле</w:t>
            </w:r>
            <w:r w:rsidRPr="0049727C">
              <w:rPr>
                <w:lang w:val="en-US" w:eastAsia="en-US"/>
              </w:rPr>
              <w:t xml:space="preserve"> «</w:t>
            </w:r>
            <w:r w:rsidRPr="000D09C7">
              <w:rPr>
                <w:lang w:eastAsia="en-US"/>
              </w:rPr>
              <w:t>Внешний</w:t>
            </w:r>
            <w:r w:rsidRPr="0049727C">
              <w:rPr>
                <w:lang w:val="en-US" w:eastAsia="en-US"/>
              </w:rPr>
              <w:t xml:space="preserve"> </w:t>
            </w:r>
            <w:r w:rsidRPr="000D09C7">
              <w:rPr>
                <w:lang w:eastAsia="en-US"/>
              </w:rPr>
              <w:t>идентификатор</w:t>
            </w:r>
            <w:r w:rsidRPr="0049727C">
              <w:rPr>
                <w:lang w:val="en-US" w:eastAsia="en-US"/>
              </w:rPr>
              <w:t xml:space="preserve"> </w:t>
            </w:r>
            <w:r w:rsidRPr="000D09C7">
              <w:rPr>
                <w:lang w:eastAsia="en-US"/>
              </w:rPr>
              <w:t>платежных</w:t>
            </w:r>
            <w:r w:rsidRPr="0049727C">
              <w:rPr>
                <w:lang w:val="en-US" w:eastAsia="en-US"/>
              </w:rPr>
              <w:t xml:space="preserve"> </w:t>
            </w:r>
            <w:r w:rsidRPr="000D09C7">
              <w:rPr>
                <w:lang w:eastAsia="en-US"/>
              </w:rPr>
              <w:t>рек</w:t>
            </w:r>
            <w:r>
              <w:rPr>
                <w:lang w:eastAsia="en-US"/>
              </w:rPr>
              <w:t>визитов</w:t>
            </w:r>
            <w:r w:rsidRPr="0049727C">
              <w:rPr>
                <w:lang w:val="en-US" w:eastAsia="en-US"/>
              </w:rPr>
              <w:t xml:space="preserve"> </w:t>
            </w:r>
            <w:r>
              <w:rPr>
                <w:lang w:eastAsia="en-US"/>
              </w:rPr>
              <w:t>в</w:t>
            </w:r>
            <w:r w:rsidRPr="0049727C">
              <w:rPr>
                <w:lang w:val="en-US" w:eastAsia="en-US"/>
              </w:rPr>
              <w:t xml:space="preserve"> </w:t>
            </w:r>
            <w:r>
              <w:rPr>
                <w:lang w:eastAsia="en-US"/>
              </w:rPr>
              <w:t>электронном</w:t>
            </w:r>
            <w:r w:rsidRPr="0049727C">
              <w:rPr>
                <w:lang w:val="en-US" w:eastAsia="en-US"/>
              </w:rPr>
              <w:t xml:space="preserve"> </w:t>
            </w:r>
            <w:r>
              <w:rPr>
                <w:lang w:eastAsia="en-US"/>
              </w:rPr>
              <w:t>контракте</w:t>
            </w:r>
            <w:r w:rsidRPr="0049727C">
              <w:rPr>
                <w:lang w:val="en-US" w:eastAsia="en-US"/>
              </w:rPr>
              <w:t>» (suppliersInfo/supplierInfo/supplierAccountsDetails/supplierAccountDetails/electronicContractExternalSid).</w:t>
            </w:r>
            <w:r w:rsidRPr="0049727C">
              <w:rPr>
                <w:lang w:val="en-US"/>
              </w:rPr>
              <w:t xml:space="preserve"> </w:t>
            </w:r>
            <w:r w:rsidRPr="000D09C7">
              <w:rPr>
                <w:lang w:eastAsia="en-US"/>
              </w:rPr>
              <w:t>Игнорируется</w:t>
            </w:r>
            <w:r w:rsidRPr="0049727C">
              <w:rPr>
                <w:lang w:val="en-US" w:eastAsia="en-US"/>
              </w:rPr>
              <w:t xml:space="preserve"> </w:t>
            </w:r>
            <w:r w:rsidRPr="000D09C7">
              <w:rPr>
                <w:lang w:eastAsia="en-US"/>
              </w:rPr>
              <w:t>при</w:t>
            </w:r>
            <w:r w:rsidRPr="0049727C">
              <w:rPr>
                <w:lang w:val="en-US" w:eastAsia="en-US"/>
              </w:rPr>
              <w:t xml:space="preserve"> </w:t>
            </w:r>
            <w:r w:rsidRPr="000D09C7">
              <w:rPr>
                <w:lang w:eastAsia="en-US"/>
              </w:rPr>
              <w:t>приеме</w:t>
            </w:r>
            <w:r w:rsidRPr="0049727C">
              <w:rPr>
                <w:lang w:val="en-US" w:eastAsia="en-US"/>
              </w:rPr>
              <w:t xml:space="preserve">, </w:t>
            </w:r>
            <w:r w:rsidRPr="000D09C7">
              <w:rPr>
                <w:lang w:eastAsia="en-US"/>
              </w:rPr>
              <w:t>заполняется</w:t>
            </w:r>
            <w:r w:rsidRPr="0049727C">
              <w:rPr>
                <w:lang w:val="en-US" w:eastAsia="en-US"/>
              </w:rPr>
              <w:t xml:space="preserve"> </w:t>
            </w:r>
            <w:r w:rsidRPr="000D09C7">
              <w:rPr>
                <w:lang w:eastAsia="en-US"/>
              </w:rPr>
              <w:t>автоматически</w:t>
            </w:r>
            <w:r w:rsidRPr="0049727C">
              <w:rPr>
                <w:lang w:val="en-US" w:eastAsia="en-US"/>
              </w:rPr>
              <w:t xml:space="preserve"> </w:t>
            </w:r>
            <w:r w:rsidRPr="00F5023C">
              <w:rPr>
                <w:lang w:eastAsia="en-US"/>
              </w:rPr>
              <w:t>из</w:t>
            </w:r>
            <w:r w:rsidRPr="0049727C">
              <w:rPr>
                <w:lang w:val="en-US" w:eastAsia="en-US"/>
              </w:rPr>
              <w:t xml:space="preserve"> </w:t>
            </w:r>
            <w:r w:rsidRPr="00F5023C">
              <w:rPr>
                <w:lang w:eastAsia="en-US"/>
              </w:rPr>
              <w:t>поля</w:t>
            </w:r>
            <w:r w:rsidRPr="0049727C">
              <w:rPr>
                <w:lang w:val="en-US" w:eastAsia="en-US"/>
              </w:rPr>
              <w:t xml:space="preserve"> "Внешний идентификатор платежных реквизитов" (participantInfo/participantAccountsDetailsInfo/protocolAccountsDetailsInfo/protocolAccountDetailsInfo/accountDetailsInfo/externalSid или participantInfo/participantAccountsDetailsInfo/electronicContractAccountsDetailsInfo/electronicContractAccountDetailsInfo/externalSid) </w:t>
            </w:r>
            <w:r w:rsidRPr="00F5023C">
              <w:rPr>
                <w:lang w:eastAsia="en-US"/>
              </w:rPr>
              <w:t>в</w:t>
            </w:r>
            <w:r w:rsidRPr="0049727C">
              <w:rPr>
                <w:lang w:val="en-US" w:eastAsia="en-US"/>
              </w:rPr>
              <w:t xml:space="preserve"> </w:t>
            </w:r>
            <w:r w:rsidRPr="00F5023C">
              <w:rPr>
                <w:lang w:eastAsia="en-US"/>
              </w:rPr>
              <w:t>структурированном</w:t>
            </w:r>
            <w:r w:rsidRPr="0049727C">
              <w:rPr>
                <w:lang w:val="en-US" w:eastAsia="en-US"/>
              </w:rPr>
              <w:t xml:space="preserve"> </w:t>
            </w:r>
            <w:r w:rsidRPr="00F5023C">
              <w:rPr>
                <w:lang w:eastAsia="en-US"/>
              </w:rPr>
              <w:t>электронном</w:t>
            </w:r>
            <w:r w:rsidRPr="0049727C">
              <w:rPr>
                <w:lang w:val="en-US" w:eastAsia="en-US"/>
              </w:rPr>
              <w:t xml:space="preserve"> </w:t>
            </w:r>
            <w:r w:rsidRPr="00F5023C">
              <w:rPr>
                <w:lang w:eastAsia="en-US"/>
              </w:rPr>
              <w:t>контракте</w:t>
            </w:r>
            <w:r w:rsidRPr="0049727C">
              <w:rPr>
                <w:lang w:val="en-US" w:eastAsia="en-US"/>
              </w:rPr>
              <w:t>.</w:t>
            </w:r>
          </w:p>
          <w:p w14:paraId="434B6F3B" w14:textId="01D0E490" w:rsidR="0032350A" w:rsidRDefault="0032350A" w:rsidP="0032350A">
            <w:pPr>
              <w:pStyle w:val="ad"/>
              <w:rPr>
                <w:b/>
                <w:lang w:val="en-US"/>
              </w:rPr>
            </w:pPr>
          </w:p>
          <w:p w14:paraId="45DD2CB9" w14:textId="77777777" w:rsidR="0032350A" w:rsidRPr="000D3544" w:rsidRDefault="0032350A" w:rsidP="0032350A">
            <w:pPr>
              <w:pStyle w:val="ad"/>
              <w:rPr>
                <w:b/>
                <w:lang w:val="en-US"/>
              </w:rPr>
            </w:pPr>
          </w:p>
          <w:p w14:paraId="08B2EE14" w14:textId="45D6C05C" w:rsidR="0032350A" w:rsidRDefault="0032350A" w:rsidP="0032350A">
            <w:pPr>
              <w:pStyle w:val="ad"/>
            </w:pPr>
            <w:r w:rsidRPr="00871EDB">
              <w:t>При этом поле «Информация не будет</w:t>
            </w:r>
            <w:r w:rsidRPr="006013F3">
              <w:t xml:space="preserve"> размещена на официальном сайте ЕИС в соответствии с ч. 5 ст. 103 Федерального закона № 44-ФЗ</w:t>
            </w:r>
            <w:r>
              <w:t xml:space="preserve">» </w:t>
            </w:r>
            <w:r w:rsidRPr="00283226">
              <w:t>(</w:t>
            </w:r>
            <w:r w:rsidRPr="00893D29">
              <w:rPr>
                <w:lang w:val="en-US"/>
              </w:rPr>
              <w:t>suppliersInfo</w:t>
            </w:r>
            <w:r w:rsidRPr="00522074">
              <w:t>/</w:t>
            </w:r>
            <w:r w:rsidRPr="00893D29">
              <w:rPr>
                <w:lang w:val="en-US"/>
              </w:rPr>
              <w:t>supplierInfo</w:t>
            </w:r>
            <w:r>
              <w:t>/</w:t>
            </w:r>
            <w:r w:rsidRPr="00283226">
              <w:t>notPublishedOnEIS)</w:t>
            </w:r>
            <w:r w:rsidRPr="006013F3">
              <w:t xml:space="preserve"> заполняется при передаче, в случае если </w:t>
            </w:r>
            <w:r>
              <w:t xml:space="preserve">публикации сведений о контракте определяется, что </w:t>
            </w:r>
            <w:r w:rsidRPr="006013F3">
              <w:t xml:space="preserve">информация </w:t>
            </w:r>
            <w:r>
              <w:t xml:space="preserve">о поставщиках </w:t>
            </w:r>
            <w:r w:rsidRPr="006013F3">
              <w:t>не должна быть размещена в открытой части ЕИС</w:t>
            </w:r>
            <w:r>
              <w:t xml:space="preserve"> – см. доработку </w:t>
            </w:r>
            <w:r>
              <w:lastRenderedPageBreak/>
              <w:t>«</w:t>
            </w:r>
            <w:r w:rsidRPr="006013F3">
              <w:t>FCSNF-5681</w:t>
            </w:r>
            <w:r>
              <w:t xml:space="preserve"> </w:t>
            </w:r>
            <w:r w:rsidRPr="006013F3">
              <w:t>РК. Закрытие информации о поставщиках (контракт, документы о приемке) при включении сведений в реестр контрактов в части п.3-5 ч.2 ст.84 (закрытые способы)</w:t>
            </w:r>
            <w:r>
              <w:t>»</w:t>
            </w:r>
          </w:p>
          <w:p w14:paraId="5A9E60C9" w14:textId="4E1364B1" w:rsidR="0032350A" w:rsidRDefault="0032350A" w:rsidP="0032350A">
            <w:pPr>
              <w:pStyle w:val="ad"/>
            </w:pPr>
          </w:p>
          <w:p w14:paraId="14464186" w14:textId="77777777" w:rsidR="0032350A" w:rsidRDefault="0032350A" w:rsidP="0032350A">
            <w:pPr>
              <w:pStyle w:val="ad"/>
            </w:pPr>
            <w:r>
              <w:t>Поле «</w:t>
            </w:r>
            <w:r w:rsidRPr="00B6516F">
              <w:t>Номер реестровой записи в ЕРУЗ</w:t>
            </w:r>
            <w:r>
              <w:t>» (</w:t>
            </w:r>
            <w:r w:rsidRPr="00B6516F">
              <w:t>contractorRegistryNum</w:t>
            </w:r>
            <w:r>
              <w:t>)</w:t>
            </w:r>
            <w:r w:rsidRPr="00871EDB">
              <w:t xml:space="preserve"> заполняется значением поля «</w:t>
            </w:r>
            <w:r w:rsidRPr="00B6516F">
              <w:t>Номер реестровой записи в ЕРУЗ</w:t>
            </w:r>
            <w:r w:rsidRPr="00871EDB">
              <w:t>» (participantInfo/</w:t>
            </w:r>
            <w:r w:rsidRPr="00B6516F">
              <w:t>contractorRegistryNum</w:t>
            </w:r>
            <w:r w:rsidRPr="00871EDB">
              <w:t>) структурированного контракта (cpElectronicContract)</w:t>
            </w:r>
            <w:r>
              <w:t>, если в РЭК тип поставщика указан:</w:t>
            </w:r>
          </w:p>
          <w:p w14:paraId="664C6EF8" w14:textId="77777777" w:rsidR="0032350A" w:rsidRDefault="0032350A" w:rsidP="0032350A">
            <w:pPr>
              <w:pStyle w:val="ad"/>
              <w:numPr>
                <w:ilvl w:val="0"/>
                <w:numId w:val="224"/>
              </w:numPr>
            </w:pPr>
            <w:r>
              <w:t xml:space="preserve">«Физическое лицо РФ» (заполнен блок individualPersonRFInfo), </w:t>
            </w:r>
          </w:p>
          <w:p w14:paraId="1D4A1044" w14:textId="571888D0" w:rsidR="0032350A" w:rsidRDefault="0032350A" w:rsidP="0032350A">
            <w:pPr>
              <w:pStyle w:val="ad"/>
              <w:numPr>
                <w:ilvl w:val="0"/>
                <w:numId w:val="224"/>
              </w:numPr>
            </w:pPr>
            <w:r>
              <w:t xml:space="preserve">«Юридическое лицо РФ» (заполнен блок legalEntityRFInfo), </w:t>
            </w:r>
          </w:p>
          <w:p w14:paraId="3D5EB0F5" w14:textId="63456DC6" w:rsidR="0032350A" w:rsidRDefault="0032350A" w:rsidP="0032350A">
            <w:pPr>
              <w:pStyle w:val="ad"/>
              <w:numPr>
                <w:ilvl w:val="0"/>
                <w:numId w:val="224"/>
              </w:numPr>
            </w:pPr>
            <w:r>
              <w:t>«Обособленное подразделение юридического лица РФ» (filialLegalEntityRFInfo),</w:t>
            </w:r>
          </w:p>
          <w:p w14:paraId="74B77FF1" w14:textId="79913971" w:rsidR="0032350A" w:rsidRDefault="0032350A" w:rsidP="0032350A">
            <w:pPr>
              <w:pStyle w:val="ad"/>
              <w:numPr>
                <w:ilvl w:val="0"/>
                <w:numId w:val="224"/>
              </w:numPr>
            </w:pPr>
            <w:r>
              <w:t>«Юридическое лицо иностранного государства» (legalEntityForeignStateNotInRAFPInfo),</w:t>
            </w:r>
          </w:p>
          <w:p w14:paraId="3EB431B1" w14:textId="77777777" w:rsidR="0032350A" w:rsidRDefault="0032350A" w:rsidP="0032350A">
            <w:pPr>
              <w:pStyle w:val="ad"/>
              <w:numPr>
                <w:ilvl w:val="0"/>
                <w:numId w:val="224"/>
              </w:numPr>
            </w:pPr>
            <w:r>
              <w:t>«Аккредитованный филиал или представительство иностранного юридического лица» (legalEntityForeignStateInRAFPInfo),</w:t>
            </w:r>
          </w:p>
          <w:p w14:paraId="590AB470" w14:textId="087B68AF" w:rsidR="0032350A" w:rsidRPr="00871EDB" w:rsidRDefault="0032350A" w:rsidP="0032350A">
            <w:pPr>
              <w:pStyle w:val="ad"/>
            </w:pPr>
            <w:r>
              <w:t>«Физическое лицо иностранного государства» (individualPersonForeignStateInfo).</w:t>
            </w:r>
          </w:p>
          <w:p w14:paraId="307EDF41" w14:textId="40703222" w:rsidR="0032350A" w:rsidRDefault="0032350A" w:rsidP="0032350A">
            <w:pPr>
              <w:pStyle w:val="ad"/>
            </w:pPr>
            <w:r w:rsidRPr="00EC19DB">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r>
              <w:t xml:space="preserve"> (поле</w:t>
            </w:r>
            <w:r w:rsidRPr="00871EDB">
              <w:t xml:space="preserve"> «</w:t>
            </w:r>
            <w:r w:rsidRPr="00B6516F">
              <w:t>Номер реестровой записи в ЕРУЗ</w:t>
            </w:r>
            <w:r w:rsidRPr="00871EDB">
              <w:t>» (participantInfo/</w:t>
            </w:r>
            <w:r w:rsidRPr="00B6516F">
              <w:t>contractorRegistryNum</w:t>
            </w:r>
            <w:r w:rsidRPr="00871EDB">
              <w:t>)</w:t>
            </w:r>
            <w:r>
              <w:t>)</w:t>
            </w:r>
          </w:p>
          <w:p w14:paraId="52F67A12" w14:textId="1B50EAB4" w:rsidR="0032350A" w:rsidRDefault="0032350A" w:rsidP="0032350A">
            <w:pPr>
              <w:pStyle w:val="ad"/>
            </w:pPr>
          </w:p>
          <w:p w14:paraId="26884477" w14:textId="5510D560" w:rsidR="0032350A" w:rsidRDefault="0032350A" w:rsidP="0032350A">
            <w:pPr>
              <w:pStyle w:val="ad"/>
              <w:rPr>
                <w:lang w:val="uk-UA"/>
              </w:rPr>
            </w:pPr>
            <w:r w:rsidRPr="005F7809">
              <w:rPr>
                <w:lang w:val="uk-UA"/>
              </w:rPr>
              <w:t xml:space="preserve">При приеме изменений СГК, если признак "Документ на базе РЭК" установлен, то блок </w:t>
            </w:r>
            <w:r w:rsidRPr="00921749">
              <w:t>«Информация о поставщиках (подрядчиках, исполнителях)» (suppliersInfo)</w:t>
            </w:r>
            <w:r w:rsidRPr="00703EBA">
              <w:rPr>
                <w:lang w:val="uk-UA"/>
              </w:rPr>
              <w:t xml:space="preserve"> </w:t>
            </w:r>
            <w:r w:rsidRPr="005F7809">
              <w:rPr>
                <w:lang w:val="uk-UA"/>
              </w:rPr>
              <w:t>игнорируется при приеме и заполняется автоматически на основании связанного ДС</w:t>
            </w:r>
            <w:r>
              <w:rPr>
                <w:lang w:val="uk-UA"/>
              </w:rPr>
              <w:t>. Требования к за</w:t>
            </w:r>
            <w:r w:rsidRPr="005F7809">
              <w:rPr>
                <w:lang w:val="uk-UA"/>
              </w:rPr>
              <w:t>полнению при приеме изменений с типом «Изменение контракта» аналогичны требованиям при приеме проекта первоначальной версии, сформированного на основании электронного контракта в структурированном виде.</w:t>
            </w:r>
            <w:r>
              <w:rPr>
                <w:lang w:val="uk-UA"/>
              </w:rPr>
              <w:t xml:space="preserve"> </w:t>
            </w:r>
          </w:p>
          <w:p w14:paraId="683AE12D" w14:textId="07AD2CBB" w:rsidR="0032350A" w:rsidRDefault="0032350A" w:rsidP="0032350A">
            <w:pPr>
              <w:pStyle w:val="ad"/>
            </w:pPr>
            <w:r>
              <w:t>Если в РЭК тип поставщика «Юридическое лицо РФ», «Физическре лицо РФ», «</w:t>
            </w:r>
            <w:r w:rsidRPr="001D4F44">
              <w:t>Обособленное подразделение юридического лица РФ</w:t>
            </w:r>
            <w:r>
              <w:t>», «</w:t>
            </w:r>
            <w:r w:rsidRPr="001D4F44">
              <w:t>Юридическое лицо иностранного государства</w:t>
            </w:r>
            <w:r>
              <w:t>», «</w:t>
            </w:r>
            <w:r w:rsidRPr="001D4F44">
              <w:t>Аккредитованный филиал или представительство иностранного юридического лица</w:t>
            </w:r>
            <w:r>
              <w:t>», «</w:t>
            </w:r>
            <w:r w:rsidRPr="001D4F44">
              <w:t>Физическое лицо иностранного государства</w:t>
            </w:r>
            <w:r>
              <w:t xml:space="preserve">», то данные наследуются из РЭК, в других случаях сведения о поставщике принимаются из пакета в соответствии с правилами, которые описаны в </w:t>
            </w:r>
            <w:r w:rsidRPr="00DB673F">
              <w:t xml:space="preserve">подразделе «Требования к приему блока </w:t>
            </w:r>
            <w:r w:rsidRPr="00DB673F">
              <w:rPr>
                <w:bCs/>
              </w:rPr>
              <w:t>«Информация о поставщиках (подрядчиках, исполнителях)» (supplier</w:t>
            </w:r>
            <w:r w:rsidRPr="00DB673F">
              <w:rPr>
                <w:bCs/>
                <w:lang w:val="en-US"/>
              </w:rPr>
              <w:t>s</w:t>
            </w:r>
            <w:r w:rsidRPr="00DB673F">
              <w:rPr>
                <w:bCs/>
              </w:rPr>
              <w:t xml:space="preserve">Info) </w:t>
            </w:r>
            <w:r w:rsidRPr="00DB673F">
              <w:t>для случаев, когда принимается проект отличный от проекта первоначальной версии, сформированного на основании электронного контракта в структурированном виде».</w:t>
            </w:r>
          </w:p>
          <w:p w14:paraId="1999AE38" w14:textId="77777777" w:rsidR="0032350A" w:rsidRDefault="0032350A" w:rsidP="0032350A">
            <w:pPr>
              <w:pStyle w:val="ad"/>
              <w:rPr>
                <w:lang w:val="uk-UA"/>
              </w:rPr>
            </w:pPr>
          </w:p>
          <w:p w14:paraId="219170E5" w14:textId="6BD80A1F" w:rsidR="0032350A" w:rsidRDefault="0032350A" w:rsidP="0032350A">
            <w:pPr>
              <w:pStyle w:val="ad"/>
            </w:pPr>
            <w:r w:rsidRPr="00AF49BB">
              <w:rPr>
                <w:b/>
              </w:rPr>
              <w:t xml:space="preserve">Требования к приему блока </w:t>
            </w:r>
            <w:r w:rsidRPr="00635958">
              <w:rPr>
                <w:b/>
                <w:bCs/>
              </w:rPr>
              <w:t>«</w:t>
            </w:r>
            <w:r w:rsidRPr="00925A98">
              <w:rPr>
                <w:b/>
                <w:bCs/>
              </w:rPr>
              <w:t>Информация о поставщиках (подрядчиках, исполнителях)</w:t>
            </w:r>
            <w:r w:rsidRPr="00635958">
              <w:rPr>
                <w:b/>
                <w:bCs/>
              </w:rPr>
              <w:t>» (supplier</w:t>
            </w:r>
            <w:r>
              <w:rPr>
                <w:b/>
                <w:bCs/>
                <w:lang w:val="en-US"/>
              </w:rPr>
              <w:t>s</w:t>
            </w:r>
            <w:r w:rsidRPr="00635958">
              <w:rPr>
                <w:b/>
                <w:bCs/>
              </w:rPr>
              <w:t>Info)</w:t>
            </w:r>
            <w:r>
              <w:rPr>
                <w:b/>
                <w:bCs/>
              </w:rPr>
              <w:t xml:space="preserve"> </w:t>
            </w:r>
            <w:r w:rsidRPr="00AF49BB">
              <w:rPr>
                <w:b/>
              </w:rPr>
              <w:t>для случаев, когда принимается проект отличный от проекта первоначальной версии, сформированного на основании электронного контракта в структурированном виде</w:t>
            </w:r>
            <w:r>
              <w:rPr>
                <w:b/>
              </w:rPr>
              <w:t>.</w:t>
            </w:r>
          </w:p>
          <w:p w14:paraId="4167BD0F" w14:textId="77777777" w:rsidR="0032350A" w:rsidRDefault="0032350A" w:rsidP="0032350A">
            <w:pPr>
              <w:pStyle w:val="ad"/>
            </w:pPr>
          </w:p>
          <w:p w14:paraId="10D4488E" w14:textId="77777777" w:rsidR="0032350A" w:rsidRDefault="0032350A" w:rsidP="0032350A">
            <w:pPr>
              <w:pStyle w:val="ad"/>
            </w:pPr>
            <w:r>
              <w:t>Контролируется обязательность приема для сведений о контратке, базовая версия которых была размещена после выхода версии 11.1.</w:t>
            </w:r>
          </w:p>
          <w:p w14:paraId="3AF03785" w14:textId="77777777" w:rsidR="0032350A" w:rsidRDefault="0032350A" w:rsidP="0032350A">
            <w:pPr>
              <w:pStyle w:val="ad"/>
            </w:pPr>
          </w:p>
          <w:p w14:paraId="2C8EAB2E" w14:textId="77777777" w:rsidR="0032350A" w:rsidRPr="00FB7090" w:rsidRDefault="0032350A" w:rsidP="0032350A">
            <w:pPr>
              <w:pStyle w:val="ad"/>
              <w:rPr>
                <w:b/>
                <w:lang w:val="en-US"/>
              </w:rPr>
            </w:pPr>
            <w:r w:rsidRPr="00FB7090">
              <w:rPr>
                <w:b/>
              </w:rPr>
              <w:t>Блок</w:t>
            </w:r>
            <w:r w:rsidRPr="00FB7090">
              <w:rPr>
                <w:b/>
                <w:lang w:val="en-US"/>
              </w:rPr>
              <w:t xml:space="preserve"> «</w:t>
            </w:r>
            <w:r w:rsidRPr="00FB7090">
              <w:rPr>
                <w:b/>
              </w:rPr>
              <w:t>Юридическое</w:t>
            </w:r>
            <w:r w:rsidRPr="00FB7090">
              <w:rPr>
                <w:b/>
                <w:lang w:val="en-US"/>
              </w:rPr>
              <w:t xml:space="preserve"> </w:t>
            </w:r>
            <w:r w:rsidRPr="00FB7090">
              <w:rPr>
                <w:b/>
              </w:rPr>
              <w:t>лицо</w:t>
            </w:r>
            <w:r w:rsidRPr="00FB7090">
              <w:rPr>
                <w:b/>
                <w:lang w:val="en-US"/>
              </w:rPr>
              <w:t xml:space="preserve"> </w:t>
            </w:r>
            <w:r w:rsidRPr="00FB7090">
              <w:rPr>
                <w:b/>
              </w:rPr>
              <w:t>РФ</w:t>
            </w:r>
            <w:r w:rsidRPr="00FB7090">
              <w:rPr>
                <w:b/>
                <w:lang w:val="en-US"/>
              </w:rPr>
              <w:t>» (suppliersInfo/supplierInfo/legalEntityRF).</w:t>
            </w:r>
          </w:p>
          <w:p w14:paraId="7849D096" w14:textId="77777777" w:rsidR="0032350A" w:rsidRPr="00731F16" w:rsidRDefault="0032350A" w:rsidP="0032350A">
            <w:pPr>
              <w:pStyle w:val="ad"/>
              <w:rPr>
                <w:lang w:val="en-US"/>
              </w:rPr>
            </w:pPr>
          </w:p>
          <w:p w14:paraId="42D3F245" w14:textId="042ADE75" w:rsidR="0032350A" w:rsidRDefault="0032350A" w:rsidP="0032350A">
            <w:pPr>
              <w:pStyle w:val="ad"/>
            </w:pPr>
            <w:r>
              <w:t>Блок</w:t>
            </w:r>
            <w:r w:rsidRPr="0043332E">
              <w:rPr>
                <w:lang w:val="en-US"/>
              </w:rPr>
              <w:t xml:space="preserve"> «</w:t>
            </w:r>
            <w:r w:rsidRPr="002A2EF5">
              <w:t>Сведения</w:t>
            </w:r>
            <w:r w:rsidRPr="0043332E">
              <w:rPr>
                <w:lang w:val="en-US"/>
              </w:rPr>
              <w:t xml:space="preserve"> </w:t>
            </w:r>
            <w:r w:rsidRPr="002A2EF5">
              <w:t>из</w:t>
            </w:r>
            <w:r w:rsidRPr="0043332E">
              <w:rPr>
                <w:lang w:val="en-US"/>
              </w:rPr>
              <w:t xml:space="preserve"> </w:t>
            </w:r>
            <w:r w:rsidRPr="002A2EF5">
              <w:t>ЕГРЮЛ</w:t>
            </w:r>
            <w:r w:rsidRPr="0043332E">
              <w:rPr>
                <w:lang w:val="en-US"/>
              </w:rPr>
              <w:t>» (</w:t>
            </w:r>
            <w:r w:rsidRPr="00893D29">
              <w:rPr>
                <w:lang w:val="en-US"/>
              </w:rPr>
              <w:t>suppliersInfo/supplierInfo</w:t>
            </w:r>
            <w:r w:rsidRPr="0043332E">
              <w:rPr>
                <w:lang w:val="en-US"/>
              </w:rPr>
              <w:t>/legalEntityRF</w:t>
            </w:r>
            <w:r w:rsidRPr="003C15F9">
              <w:rPr>
                <w:lang w:val="en-US"/>
              </w:rPr>
              <w:t>/</w:t>
            </w:r>
            <w:r w:rsidRPr="0043332E">
              <w:rPr>
                <w:lang w:val="en-US"/>
              </w:rPr>
              <w:t xml:space="preserve">EGRULInfo). </w:t>
            </w:r>
            <w:r>
              <w:t>Заполняется</w:t>
            </w:r>
            <w:r w:rsidRPr="007328A3">
              <w:rPr>
                <w:lang w:val="en-US"/>
              </w:rPr>
              <w:t xml:space="preserve"> </w:t>
            </w:r>
            <w:r>
              <w:t>автоматически</w:t>
            </w:r>
            <w:r w:rsidRPr="007328A3">
              <w:rPr>
                <w:lang w:val="en-US"/>
              </w:rPr>
              <w:t xml:space="preserve"> </w:t>
            </w:r>
            <w:r>
              <w:t>на</w:t>
            </w:r>
            <w:r w:rsidRPr="007328A3">
              <w:rPr>
                <w:lang w:val="en-US"/>
              </w:rPr>
              <w:t xml:space="preserve"> </w:t>
            </w:r>
            <w:r>
              <w:t>основании</w:t>
            </w:r>
            <w:r w:rsidRPr="007328A3">
              <w:rPr>
                <w:lang w:val="en-US"/>
              </w:rPr>
              <w:t xml:space="preserve"> </w:t>
            </w:r>
            <w:r>
              <w:t>данных</w:t>
            </w:r>
            <w:r w:rsidRPr="007328A3">
              <w:rPr>
                <w:lang w:val="en-US"/>
              </w:rPr>
              <w:t xml:space="preserve"> </w:t>
            </w:r>
            <w:r>
              <w:t>из</w:t>
            </w:r>
            <w:r w:rsidRPr="007328A3">
              <w:rPr>
                <w:lang w:val="en-US"/>
              </w:rPr>
              <w:t xml:space="preserve"> </w:t>
            </w:r>
            <w:r>
              <w:t>ЕГРЮЛ</w:t>
            </w:r>
            <w:r w:rsidRPr="007328A3">
              <w:rPr>
                <w:lang w:val="en-US"/>
              </w:rPr>
              <w:t xml:space="preserve"> </w:t>
            </w:r>
            <w:r>
              <w:t>на</w:t>
            </w:r>
            <w:r w:rsidRPr="007328A3">
              <w:rPr>
                <w:lang w:val="en-US"/>
              </w:rPr>
              <w:t xml:space="preserve"> </w:t>
            </w:r>
            <w:r>
              <w:t>основании</w:t>
            </w:r>
            <w:r w:rsidRPr="007328A3">
              <w:rPr>
                <w:lang w:val="en-US"/>
              </w:rPr>
              <w:t xml:space="preserve"> </w:t>
            </w:r>
            <w:r>
              <w:t>кода</w:t>
            </w:r>
            <w:r w:rsidRPr="007328A3">
              <w:rPr>
                <w:lang w:val="en-US"/>
              </w:rPr>
              <w:t xml:space="preserve"> </w:t>
            </w:r>
            <w:r>
              <w:t>ИНН</w:t>
            </w:r>
            <w:r w:rsidRPr="007328A3">
              <w:rPr>
                <w:lang w:val="en-US"/>
              </w:rPr>
              <w:t xml:space="preserve"> (suppliersInfo/supplierInfo/legalEntityRF/EGRULInfo/INN) </w:t>
            </w:r>
            <w:r>
              <w:t>и</w:t>
            </w:r>
            <w:r w:rsidRPr="007328A3">
              <w:rPr>
                <w:lang w:val="en-US"/>
              </w:rPr>
              <w:t xml:space="preserve"> </w:t>
            </w:r>
            <w:r>
              <w:t>КПП</w:t>
            </w:r>
            <w:r w:rsidRPr="00AF797A">
              <w:rPr>
                <w:lang w:val="en-US"/>
              </w:rPr>
              <w:t xml:space="preserve"> </w:t>
            </w:r>
            <w:r>
              <w:rPr>
                <w:lang w:val="en-US"/>
              </w:rPr>
              <w:t>(s</w:t>
            </w:r>
            <w:r w:rsidRPr="00CD0065">
              <w:rPr>
                <w:lang w:val="en-US"/>
              </w:rPr>
              <w:t>ubContractorsSum/subContractors/</w:t>
            </w:r>
            <w:r w:rsidRPr="00176A1D">
              <w:rPr>
                <w:lang w:val="en-US"/>
              </w:rPr>
              <w:t>subContractor</w:t>
            </w:r>
            <w:r w:rsidRPr="00CD0065">
              <w:rPr>
                <w:lang w:val="en-US"/>
              </w:rPr>
              <w:t>/legalEntityRF/EGRULInfo</w:t>
            </w:r>
            <w:r w:rsidRPr="00AF797A">
              <w:rPr>
                <w:lang w:val="en-US"/>
              </w:rPr>
              <w:t>/</w:t>
            </w:r>
            <w:r>
              <w:rPr>
                <w:lang w:val="en-US"/>
              </w:rPr>
              <w:t>KPP</w:t>
            </w:r>
            <w:r w:rsidRPr="007328A3">
              <w:rPr>
                <w:lang w:val="en-US"/>
              </w:rPr>
              <w:t xml:space="preserve">. </w:t>
            </w:r>
            <w:r>
              <w:t>Допустимость приема прочих полей блока регламентируется значением настройки «Возможность редактирования сведений о поставщике, полученных из ЕГРЮЛ / ЕГРИП».</w:t>
            </w:r>
          </w:p>
          <w:p w14:paraId="58020A92" w14:textId="7F061079" w:rsidR="0032350A" w:rsidRDefault="0032350A" w:rsidP="0032350A">
            <w:pPr>
              <w:pStyle w:val="ad"/>
              <w:jc w:val="left"/>
            </w:pPr>
            <w:r>
              <w:lastRenderedPageBreak/>
              <w:t>Если значение «Нет» - все поля, кроме ИНН (</w:t>
            </w:r>
            <w:r w:rsidRPr="006E24BF">
              <w:t>suppliersInfo/supplierInfo/legalEntityRF/EGRULInfo/INN</w:t>
            </w:r>
            <w:r>
              <w:t>) и КПП</w:t>
            </w:r>
            <w:r w:rsidRPr="007328A3">
              <w:t xml:space="preserve"> (</w:t>
            </w:r>
            <w:r>
              <w:rPr>
                <w:lang w:val="en-US"/>
              </w:rPr>
              <w:t>s</w:t>
            </w:r>
            <w:r w:rsidRPr="00CD0065">
              <w:rPr>
                <w:lang w:val="en-US"/>
              </w:rPr>
              <w:t>ubContractorsSum</w:t>
            </w:r>
            <w:r w:rsidRPr="007328A3">
              <w:t>/</w:t>
            </w:r>
            <w:r w:rsidRPr="00CD0065">
              <w:rPr>
                <w:lang w:val="en-US"/>
              </w:rPr>
              <w:t>subContractors</w:t>
            </w:r>
            <w:r w:rsidRPr="007328A3">
              <w:t>/</w:t>
            </w:r>
            <w:r w:rsidRPr="00176A1D">
              <w:rPr>
                <w:lang w:val="en-US"/>
              </w:rPr>
              <w:t>subContractor</w:t>
            </w:r>
            <w:r w:rsidRPr="007328A3">
              <w:t>/</w:t>
            </w:r>
            <w:r w:rsidRPr="00CD0065">
              <w:rPr>
                <w:lang w:val="en-US"/>
              </w:rPr>
              <w:t>legalEntityRF</w:t>
            </w:r>
            <w:r w:rsidRPr="007328A3">
              <w:t>/</w:t>
            </w:r>
            <w:r w:rsidRPr="00CD0065">
              <w:rPr>
                <w:lang w:val="en-US"/>
              </w:rPr>
              <w:t>EGRULInfo</w:t>
            </w:r>
            <w:r w:rsidRPr="007328A3">
              <w:t>/</w:t>
            </w:r>
            <w:r>
              <w:rPr>
                <w:lang w:val="en-US"/>
              </w:rPr>
              <w:t>KPP</w:t>
            </w:r>
            <w:r>
              <w:t xml:space="preserve">)игнорируются при приеме и заполняются на основании справочника ЕГРЮЛ. </w:t>
            </w:r>
          </w:p>
          <w:p w14:paraId="615C6425" w14:textId="77777777" w:rsidR="0032350A" w:rsidRDefault="0032350A" w:rsidP="0032350A">
            <w:pPr>
              <w:pStyle w:val="ad"/>
            </w:pPr>
            <w:r>
              <w:t>Если значение «Да» - принимаем и сохраняем.</w:t>
            </w:r>
          </w:p>
          <w:p w14:paraId="307AC8DE" w14:textId="2EB83487" w:rsidR="0032350A" w:rsidRDefault="0032350A" w:rsidP="0032350A">
            <w:pPr>
              <w:pStyle w:val="ad"/>
            </w:pPr>
            <w:r>
              <w:t>Если значение «Можно ввести незаполненные» - принимаем только те поля, которые небыли загружены из ЕГРЮЛ. Прочие поля игнорируются при приеме.</w:t>
            </w:r>
          </w:p>
          <w:p w14:paraId="7178B5ED" w14:textId="546DD1A0" w:rsidR="0032350A" w:rsidRDefault="0032350A" w:rsidP="0032350A">
            <w:pPr>
              <w:pStyle w:val="ad"/>
            </w:pPr>
            <w:r>
              <w:t>Если значение «Можно ввести незаполненные из-за отсутствия в справочниках» - принимаем только те поля, которые отсутствуют в ЕГРЮЛ (в том числе принимаем из пакета код ОКОПФ, если справочник возвращает устаревший код, размерность которого отлична от 5 символов)</w:t>
            </w:r>
            <w:r w:rsidRPr="00731F16">
              <w:t>.</w:t>
            </w:r>
            <w:r>
              <w:t xml:space="preserve"> Поля которые присутствуют в справочнике игнорируем при приеме.</w:t>
            </w:r>
          </w:p>
          <w:p w14:paraId="1082EF88" w14:textId="77777777" w:rsidR="0032350A" w:rsidRDefault="0032350A" w:rsidP="0032350A">
            <w:pPr>
              <w:pStyle w:val="ad"/>
            </w:pPr>
          </w:p>
          <w:p w14:paraId="3EE837AA" w14:textId="146367C7" w:rsidR="0032350A" w:rsidRDefault="0032350A" w:rsidP="0032350A">
            <w:pPr>
              <w:pStyle w:val="ad"/>
            </w:pPr>
            <w:r>
              <w:t>Поле</w:t>
            </w:r>
            <w:r w:rsidRPr="00731F16">
              <w:t xml:space="preserve"> «Наименование в единственном числе» (</w:t>
            </w:r>
            <w:r w:rsidRPr="00893D29">
              <w:rPr>
                <w:lang w:val="en-US"/>
              </w:rPr>
              <w:t>suppliersInfo</w:t>
            </w:r>
            <w:r w:rsidRPr="009C1DD7">
              <w:t>/</w:t>
            </w:r>
            <w:r w:rsidRPr="00893D29">
              <w:rPr>
                <w:lang w:val="en-US"/>
              </w:rPr>
              <w:t>supplierInfo</w:t>
            </w:r>
            <w:r w:rsidRPr="00731F16">
              <w:t>/</w:t>
            </w:r>
            <w:r w:rsidRPr="00731F16">
              <w:rPr>
                <w:lang w:val="en-US"/>
              </w:rPr>
              <w:t>legalEntityRF</w:t>
            </w:r>
            <w:r w:rsidRPr="00731F16">
              <w:t>/</w:t>
            </w:r>
            <w:r w:rsidRPr="00731F16">
              <w:rPr>
                <w:lang w:val="en-US"/>
              </w:rPr>
              <w:t>EGRULInfo</w:t>
            </w:r>
            <w:r w:rsidRPr="00731F16">
              <w:t>/</w:t>
            </w:r>
            <w:r w:rsidRPr="00731F16">
              <w:rPr>
                <w:lang w:val="en-US"/>
              </w:rPr>
              <w:t>legalForm</w:t>
            </w:r>
            <w:r w:rsidRPr="00731F16">
              <w:t>/</w:t>
            </w:r>
            <w:r w:rsidRPr="00731F16">
              <w:rPr>
                <w:lang w:val="en-US"/>
              </w:rPr>
              <w:t>singularName</w:t>
            </w:r>
            <w:r w:rsidRPr="00731F16">
              <w:t>)</w:t>
            </w:r>
            <w:r>
              <w:t xml:space="preserve">. </w:t>
            </w:r>
            <w:r w:rsidRPr="00731F16">
              <w:t xml:space="preserve">Игнорируется при приеме. При передаче заполняется значением из справочника </w:t>
            </w:r>
            <w:r>
              <w:t>«</w:t>
            </w:r>
            <w:r w:rsidRPr="00731F16">
              <w:t>Общероссийский классификатор организационно-правовых форм (ОКОПФ)</w:t>
            </w:r>
            <w:r>
              <w:t>»</w:t>
            </w:r>
            <w:r w:rsidRPr="00731F16">
              <w:t xml:space="preserve"> (nsiOKOPF)</w:t>
            </w:r>
            <w:r>
              <w:t>.</w:t>
            </w:r>
          </w:p>
          <w:p w14:paraId="12C7EC46" w14:textId="56668A11" w:rsidR="0032350A" w:rsidRDefault="0032350A" w:rsidP="0032350A">
            <w:pPr>
              <w:pStyle w:val="ad"/>
            </w:pPr>
          </w:p>
          <w:p w14:paraId="36CB8565" w14:textId="317A611C" w:rsidR="0032350A" w:rsidRDefault="0032350A" w:rsidP="0032350A">
            <w:pPr>
              <w:pStyle w:val="ad"/>
            </w:pPr>
            <w:r>
              <w:t>Поле «</w:t>
            </w:r>
            <w:r w:rsidRPr="00AF11AC">
              <w:t>Фирменное наименование</w:t>
            </w:r>
            <w:r>
              <w:t>» (</w:t>
            </w:r>
            <w:r w:rsidRPr="00893D29">
              <w:rPr>
                <w:lang w:val="en-US"/>
              </w:rPr>
              <w:t>suppliersInfo</w:t>
            </w:r>
            <w:r w:rsidRPr="009C1DD7">
              <w:t>/</w:t>
            </w:r>
            <w:r w:rsidRPr="00893D29">
              <w:rPr>
                <w:lang w:val="en-US"/>
              </w:rPr>
              <w:t>supplierInfo</w:t>
            </w:r>
            <w:r w:rsidRPr="00731F16">
              <w:t>/</w:t>
            </w:r>
            <w:r w:rsidRPr="00AF11AC">
              <w:t>legalEntityRF/EGRULInfo/firmName</w:t>
            </w:r>
            <w:r>
              <w:t>) игнорируется при приеме, не заполняется при передаче.</w:t>
            </w:r>
          </w:p>
          <w:p w14:paraId="6DAC4441" w14:textId="3263E84C" w:rsidR="0032350A" w:rsidRDefault="0032350A" w:rsidP="0032350A">
            <w:pPr>
              <w:pStyle w:val="ad"/>
            </w:pPr>
          </w:p>
          <w:p w14:paraId="3DD383E0" w14:textId="1241F8A1" w:rsidR="0032350A" w:rsidRDefault="0032350A" w:rsidP="0032350A">
            <w:pPr>
              <w:pStyle w:val="ad"/>
            </w:pPr>
            <w:r>
              <w:t>Поле</w:t>
            </w:r>
            <w:r w:rsidRPr="00DB6BFA">
              <w:t xml:space="preserve"> «</w:t>
            </w:r>
            <w:r>
              <w:t>Код с</w:t>
            </w:r>
            <w:r w:rsidRPr="00DB6BFA">
              <w:t>татус</w:t>
            </w:r>
            <w:r>
              <w:t>а</w:t>
            </w:r>
            <w:r w:rsidRPr="00DB6BFA">
              <w:t xml:space="preserve"> поставщика» (</w:t>
            </w:r>
            <w:r w:rsidRPr="00DB6BFA">
              <w:rPr>
                <w:lang w:val="en-US"/>
              </w:rPr>
              <w:t>suppliersInfo</w:t>
            </w:r>
            <w:r w:rsidRPr="00DB6BFA">
              <w:t>/</w:t>
            </w:r>
            <w:r w:rsidRPr="00DB6BFA">
              <w:rPr>
                <w:lang w:val="en-US"/>
              </w:rPr>
              <w:t>supplierInfo</w:t>
            </w:r>
            <w:r w:rsidRPr="00DB6BFA">
              <w:t>/</w:t>
            </w:r>
            <w:r w:rsidRPr="00DB6BFA">
              <w:rPr>
                <w:lang w:val="en-US"/>
              </w:rPr>
              <w:t>legalEntityRF</w:t>
            </w:r>
            <w:r w:rsidRPr="00DB6BFA">
              <w:t>/</w:t>
            </w:r>
            <w:r w:rsidRPr="00DB6BFA">
              <w:rPr>
                <w:lang w:val="en-US"/>
              </w:rPr>
              <w:t>otherInfo</w:t>
            </w:r>
            <w:r w:rsidRPr="00DB6BFA">
              <w:t>/</w:t>
            </w:r>
            <w:r w:rsidRPr="00DB6BFA">
              <w:rPr>
                <w:lang w:val="en-US"/>
              </w:rPr>
              <w:t>status</w:t>
            </w:r>
            <w:r w:rsidRPr="007D6505">
              <w:t>/</w:t>
            </w:r>
            <w:r>
              <w:rPr>
                <w:lang w:val="en-US"/>
              </w:rPr>
              <w:t>code</w:t>
            </w:r>
            <w:r w:rsidRPr="00DB6BFA">
              <w:t>)</w:t>
            </w:r>
            <w:r>
              <w:t xml:space="preserve"> принимается и сохраняется (РК_ИК_0430, РК_ИК_0431).</w:t>
            </w:r>
          </w:p>
          <w:p w14:paraId="07EBE7FF" w14:textId="77777777" w:rsidR="0032350A" w:rsidRDefault="0032350A" w:rsidP="0032350A">
            <w:pPr>
              <w:pStyle w:val="ad"/>
            </w:pPr>
          </w:p>
          <w:p w14:paraId="715B1E06" w14:textId="328F80B3" w:rsidR="0032350A" w:rsidRPr="007D6505" w:rsidRDefault="0032350A" w:rsidP="0032350A">
            <w:pPr>
              <w:pStyle w:val="ad"/>
            </w:pPr>
            <w:r>
              <w:t>Поле</w:t>
            </w:r>
            <w:r w:rsidRPr="007D6505">
              <w:t xml:space="preserve"> «</w:t>
            </w:r>
            <w:r>
              <w:t>Наименование</w:t>
            </w:r>
            <w:r w:rsidRPr="007D6505">
              <w:t xml:space="preserve"> </w:t>
            </w:r>
            <w:r>
              <w:t>статуса</w:t>
            </w:r>
            <w:r w:rsidRPr="007D6505">
              <w:t xml:space="preserve"> </w:t>
            </w:r>
            <w:r>
              <w:t>поставщика</w:t>
            </w:r>
            <w:r w:rsidRPr="007D6505">
              <w:t>» (</w:t>
            </w:r>
            <w:r w:rsidRPr="00DB6BFA">
              <w:rPr>
                <w:lang w:val="en-US"/>
              </w:rPr>
              <w:t>suppliersInfo</w:t>
            </w:r>
            <w:r w:rsidRPr="007D6505">
              <w:t>/</w:t>
            </w:r>
            <w:r w:rsidRPr="00DB6BFA">
              <w:rPr>
                <w:lang w:val="en-US"/>
              </w:rPr>
              <w:t>supplierInfo</w:t>
            </w:r>
            <w:r w:rsidRPr="007D6505">
              <w:t>/</w:t>
            </w:r>
            <w:r w:rsidRPr="007D6505">
              <w:rPr>
                <w:lang w:val="en-US"/>
              </w:rPr>
              <w:t>lega</w:t>
            </w:r>
            <w:r>
              <w:rPr>
                <w:lang w:val="en-US"/>
              </w:rPr>
              <w:t>lEntityRF</w:t>
            </w:r>
            <w:r w:rsidRPr="007D6505">
              <w:t>/</w:t>
            </w:r>
            <w:r>
              <w:rPr>
                <w:lang w:val="en-US"/>
              </w:rPr>
              <w:t>otherInfo</w:t>
            </w:r>
            <w:r w:rsidRPr="007D6505">
              <w:t>/</w:t>
            </w:r>
            <w:r>
              <w:rPr>
                <w:lang w:val="en-US"/>
              </w:rPr>
              <w:t>status</w:t>
            </w:r>
            <w:r w:rsidRPr="007D6505">
              <w:t>/</w:t>
            </w:r>
            <w:r w:rsidRPr="007D6505">
              <w:rPr>
                <w:lang w:val="en-US"/>
              </w:rPr>
              <w:t>name</w:t>
            </w:r>
            <w:r w:rsidRPr="007D6505">
              <w:t>)</w:t>
            </w:r>
            <w:r>
              <w:t xml:space="preserve"> игнорируется при приеме, заполняется при передаче значением из справочника</w:t>
            </w:r>
            <w:r w:rsidRPr="007D6505">
              <w:t>.</w:t>
            </w:r>
          </w:p>
          <w:p w14:paraId="54D69048" w14:textId="1AE311C5" w:rsidR="0032350A" w:rsidRDefault="0032350A" w:rsidP="0032350A">
            <w:pPr>
              <w:pStyle w:val="ad"/>
            </w:pPr>
          </w:p>
          <w:p w14:paraId="142D6F90" w14:textId="019203D4" w:rsidR="0032350A" w:rsidRDefault="0032350A" w:rsidP="0032350A">
            <w:pPr>
              <w:pStyle w:val="ad"/>
            </w:pPr>
            <w:r>
              <w:t>Если заполнено поле «</w:t>
            </w:r>
            <w:r w:rsidRPr="00EC19DB">
              <w:t>Реестровый</w:t>
            </w:r>
            <w:r>
              <w:t xml:space="preserve"> номер процедуры доп.соглашения»</w:t>
            </w:r>
            <w:r w:rsidRPr="00EC19DB">
              <w:t xml:space="preserve"> (numberAdd)</w:t>
            </w:r>
            <w:r>
              <w:t xml:space="preserve">, то поля: </w:t>
            </w:r>
          </w:p>
          <w:p w14:paraId="02FC5A70" w14:textId="6AFC1DA5" w:rsidR="0032350A" w:rsidRPr="006F0E3D" w:rsidRDefault="0032350A" w:rsidP="0032350A">
            <w:pPr>
              <w:pStyle w:val="ad"/>
            </w:pPr>
            <w:r>
              <w:t>«Полное наименование»</w:t>
            </w:r>
            <w:r w:rsidRPr="006F0E3D">
              <w:t xml:space="preserve"> (</w:t>
            </w:r>
            <w:r w:rsidRPr="006F0E3D">
              <w:rPr>
                <w:lang w:val="en-US"/>
              </w:rPr>
              <w:t>legalEntityRF</w:t>
            </w:r>
            <w:r w:rsidRPr="006F0E3D">
              <w:t>/</w:t>
            </w:r>
            <w:r w:rsidRPr="006F0E3D">
              <w:rPr>
                <w:lang w:val="en-US"/>
              </w:rPr>
              <w:t>EGRULInfo</w:t>
            </w:r>
            <w:r w:rsidRPr="006F0E3D">
              <w:t>/</w:t>
            </w:r>
            <w:r w:rsidRPr="006F0E3D">
              <w:rPr>
                <w:lang w:val="en-US"/>
              </w:rPr>
              <w:t>fullName</w:t>
            </w:r>
            <w:r w:rsidRPr="006F0E3D">
              <w:t>)</w:t>
            </w:r>
          </w:p>
          <w:p w14:paraId="05D2114F" w14:textId="050F28EA" w:rsidR="0032350A" w:rsidRPr="00980B8A" w:rsidRDefault="0032350A" w:rsidP="0032350A">
            <w:pPr>
              <w:pStyle w:val="ad"/>
              <w:rPr>
                <w:lang w:val="en-US"/>
              </w:rPr>
            </w:pPr>
            <w:r w:rsidRPr="00980B8A">
              <w:rPr>
                <w:lang w:val="en-US"/>
              </w:rPr>
              <w:t>«</w:t>
            </w:r>
            <w:r w:rsidRPr="006F0E3D">
              <w:t>ИНН</w:t>
            </w:r>
            <w:r w:rsidRPr="00980B8A">
              <w:rPr>
                <w:lang w:val="en-US"/>
              </w:rPr>
              <w:t>» (</w:t>
            </w:r>
            <w:r w:rsidRPr="006F0E3D">
              <w:rPr>
                <w:lang w:val="en-US"/>
              </w:rPr>
              <w:t>legalEntityRF</w:t>
            </w:r>
            <w:r w:rsidRPr="00980B8A">
              <w:rPr>
                <w:lang w:val="en-US"/>
              </w:rPr>
              <w:t>/</w:t>
            </w:r>
            <w:r w:rsidRPr="006F0E3D">
              <w:rPr>
                <w:lang w:val="en-US"/>
              </w:rPr>
              <w:t>EGRULInfo</w:t>
            </w:r>
            <w:r w:rsidRPr="00980B8A">
              <w:rPr>
                <w:lang w:val="en-US"/>
              </w:rPr>
              <w:t>/</w:t>
            </w:r>
            <w:r w:rsidRPr="006F0E3D">
              <w:rPr>
                <w:lang w:val="en-US"/>
              </w:rPr>
              <w:t>INN</w:t>
            </w:r>
            <w:r w:rsidRPr="00980B8A">
              <w:rPr>
                <w:lang w:val="en-US"/>
              </w:rPr>
              <w:t>)</w:t>
            </w:r>
          </w:p>
          <w:p w14:paraId="561524CF" w14:textId="3D294CEF" w:rsidR="0032350A" w:rsidRPr="00980B8A" w:rsidRDefault="0032350A" w:rsidP="0032350A">
            <w:pPr>
              <w:pStyle w:val="ad"/>
              <w:rPr>
                <w:lang w:val="en-US"/>
              </w:rPr>
            </w:pPr>
            <w:r w:rsidRPr="00980B8A">
              <w:rPr>
                <w:lang w:val="en-US"/>
              </w:rPr>
              <w:t>«</w:t>
            </w:r>
            <w:r w:rsidRPr="006F0E3D">
              <w:t>КПП</w:t>
            </w:r>
            <w:r w:rsidRPr="00980B8A">
              <w:rPr>
                <w:lang w:val="en-US"/>
              </w:rPr>
              <w:t>» (</w:t>
            </w:r>
            <w:r w:rsidRPr="006F0E3D">
              <w:rPr>
                <w:lang w:val="en-US"/>
              </w:rPr>
              <w:t>legalEntityRF</w:t>
            </w:r>
            <w:r w:rsidRPr="00980B8A">
              <w:rPr>
                <w:lang w:val="en-US"/>
              </w:rPr>
              <w:t>/</w:t>
            </w:r>
            <w:r w:rsidRPr="006F0E3D">
              <w:rPr>
                <w:lang w:val="en-US"/>
              </w:rPr>
              <w:t>EGRULInfo</w:t>
            </w:r>
            <w:r w:rsidRPr="00980B8A">
              <w:rPr>
                <w:lang w:val="en-US"/>
              </w:rPr>
              <w:t>/</w:t>
            </w:r>
            <w:r w:rsidRPr="006F0E3D">
              <w:rPr>
                <w:lang w:val="en-US"/>
              </w:rPr>
              <w:t>KPP</w:t>
            </w:r>
            <w:r w:rsidRPr="00980B8A">
              <w:rPr>
                <w:lang w:val="en-US"/>
              </w:rPr>
              <w:t>)</w:t>
            </w:r>
          </w:p>
          <w:p w14:paraId="747942EA" w14:textId="484AAECA" w:rsidR="0032350A" w:rsidRPr="00CA4070" w:rsidRDefault="0032350A" w:rsidP="0032350A">
            <w:pPr>
              <w:pStyle w:val="ad"/>
              <w:rPr>
                <w:lang w:val="en-US"/>
              </w:rPr>
            </w:pPr>
            <w:r w:rsidRPr="00CA4070">
              <w:rPr>
                <w:lang w:val="en-US"/>
              </w:rPr>
              <w:t>«</w:t>
            </w:r>
            <w:r w:rsidRPr="00CA4070">
              <w:t>Полное</w:t>
            </w:r>
            <w:r w:rsidRPr="00CA4070">
              <w:rPr>
                <w:lang w:val="en-US"/>
              </w:rPr>
              <w:t xml:space="preserve"> </w:t>
            </w:r>
            <w:r w:rsidRPr="00CA4070">
              <w:t>наименование</w:t>
            </w:r>
            <w:r w:rsidRPr="00CA4070">
              <w:rPr>
                <w:lang w:val="en-US"/>
              </w:rPr>
              <w:t>» (legalEntityRF/legalEntityRFSubdivision/EGRULInfo/fullName)</w:t>
            </w:r>
          </w:p>
          <w:p w14:paraId="356C7F4B" w14:textId="0AB1FB36" w:rsidR="0032350A" w:rsidRPr="00CA4070" w:rsidRDefault="0032350A" w:rsidP="0032350A">
            <w:pPr>
              <w:pStyle w:val="ad"/>
              <w:rPr>
                <w:lang w:val="en-US"/>
              </w:rPr>
            </w:pPr>
            <w:r w:rsidRPr="00CA4070">
              <w:rPr>
                <w:lang w:val="en-US"/>
              </w:rPr>
              <w:t>«</w:t>
            </w:r>
            <w:r w:rsidRPr="00CA4070">
              <w:t>КПП</w:t>
            </w:r>
            <w:r w:rsidRPr="00CA4070">
              <w:rPr>
                <w:lang w:val="en-US"/>
              </w:rPr>
              <w:t>»(legalEntityRF/legalEntityRFSubdivision/EGRULInfo/KPP)</w:t>
            </w:r>
          </w:p>
          <w:p w14:paraId="747A7170" w14:textId="653C3EEA" w:rsidR="00051E76" w:rsidRDefault="00051E76" w:rsidP="0032350A">
            <w:pPr>
              <w:pStyle w:val="ad"/>
            </w:pPr>
            <w:r w:rsidRPr="00EC19DB">
              <w:t>игнориру</w:t>
            </w:r>
            <w:r>
              <w:t>ю</w:t>
            </w:r>
            <w:r w:rsidRPr="00EC19DB">
              <w:t xml:space="preserve">тся </w:t>
            </w:r>
            <w:r w:rsidR="0032350A" w:rsidRPr="00EC19DB">
              <w:t>при при</w:t>
            </w:r>
            <w:r w:rsidR="0032350A">
              <w:t xml:space="preserve">еме, </w:t>
            </w:r>
            <w:r>
              <w:t xml:space="preserve">заполняются </w:t>
            </w:r>
            <w:r w:rsidR="0032350A">
              <w:t xml:space="preserve">автоматически </w:t>
            </w:r>
            <w:r w:rsidR="0032350A" w:rsidRPr="00EC19DB">
              <w:t>на основании доп. соглашения об изменении контракта из ПЗК</w:t>
            </w:r>
          </w:p>
          <w:p w14:paraId="68B96CC9" w14:textId="3FFF22EE" w:rsidR="0032350A" w:rsidRDefault="0032350A" w:rsidP="0032350A">
            <w:pPr>
              <w:pStyle w:val="ad"/>
            </w:pPr>
          </w:p>
          <w:p w14:paraId="39EBD862" w14:textId="77777777" w:rsidR="0032350A" w:rsidRPr="006F0E3D" w:rsidRDefault="0032350A" w:rsidP="0032350A">
            <w:pPr>
              <w:pStyle w:val="ad"/>
            </w:pPr>
          </w:p>
          <w:p w14:paraId="04C3671B" w14:textId="77777777" w:rsidR="0032350A" w:rsidRPr="00FB7090" w:rsidRDefault="0032350A" w:rsidP="0032350A">
            <w:pPr>
              <w:pStyle w:val="ad"/>
              <w:rPr>
                <w:b/>
                <w:lang w:val="en-US"/>
              </w:rPr>
            </w:pPr>
            <w:r w:rsidRPr="00FB7090">
              <w:rPr>
                <w:b/>
              </w:rPr>
              <w:t>Блок</w:t>
            </w:r>
            <w:r w:rsidRPr="00FB7090">
              <w:rPr>
                <w:b/>
                <w:lang w:val="en-US"/>
              </w:rPr>
              <w:t xml:space="preserve"> «</w:t>
            </w:r>
            <w:r w:rsidRPr="00FB7090">
              <w:rPr>
                <w:b/>
              </w:rPr>
              <w:t>Филиал</w:t>
            </w:r>
            <w:r w:rsidRPr="00FB7090">
              <w:rPr>
                <w:b/>
                <w:lang w:val="en-US"/>
              </w:rPr>
              <w:t xml:space="preserve"> </w:t>
            </w:r>
            <w:r w:rsidRPr="00FB7090">
              <w:rPr>
                <w:b/>
              </w:rPr>
              <w:t>юридического</w:t>
            </w:r>
            <w:r w:rsidRPr="00FB7090">
              <w:rPr>
                <w:b/>
                <w:lang w:val="en-US"/>
              </w:rPr>
              <w:t xml:space="preserve"> </w:t>
            </w:r>
            <w:r w:rsidRPr="00FB7090">
              <w:rPr>
                <w:b/>
              </w:rPr>
              <w:t>лица</w:t>
            </w:r>
            <w:r w:rsidRPr="00FB7090">
              <w:rPr>
                <w:b/>
                <w:lang w:val="en-US"/>
              </w:rPr>
              <w:t xml:space="preserve"> </w:t>
            </w:r>
            <w:r w:rsidRPr="00FB7090">
              <w:rPr>
                <w:b/>
              </w:rPr>
              <w:t>РФ</w:t>
            </w:r>
            <w:r w:rsidRPr="00FB7090">
              <w:rPr>
                <w:b/>
                <w:lang w:val="en-US"/>
              </w:rPr>
              <w:t>» (suppliersInfo/supplierInfo/legalEntityRF/legalEntityRFSubdivision).</w:t>
            </w:r>
          </w:p>
          <w:p w14:paraId="57572317" w14:textId="0A8803AD" w:rsidR="0032350A" w:rsidRPr="007F1657" w:rsidRDefault="0032350A" w:rsidP="0032350A">
            <w:pPr>
              <w:pStyle w:val="ad"/>
              <w:rPr>
                <w:lang w:val="en-US"/>
              </w:rPr>
            </w:pPr>
            <w:r w:rsidRPr="0053367F">
              <w:t>При</w:t>
            </w:r>
            <w:r w:rsidRPr="007F1657">
              <w:rPr>
                <w:lang w:val="en-US"/>
              </w:rPr>
              <w:t xml:space="preserve"> </w:t>
            </w:r>
            <w:r w:rsidRPr="0053367F">
              <w:t>приеме</w:t>
            </w:r>
            <w:r w:rsidRPr="007F1657">
              <w:rPr>
                <w:lang w:val="en-US"/>
              </w:rPr>
              <w:t xml:space="preserve"> </w:t>
            </w:r>
            <w:r>
              <w:rPr>
                <w:lang w:val="uk-UA"/>
              </w:rPr>
              <w:t>поля</w:t>
            </w:r>
            <w:r w:rsidRPr="007F1657">
              <w:rPr>
                <w:lang w:val="en-US"/>
              </w:rPr>
              <w:t xml:space="preserve"> </w:t>
            </w:r>
            <w:r>
              <w:rPr>
                <w:lang w:val="en-US"/>
              </w:rPr>
              <w:t>“</w:t>
            </w:r>
            <w:r w:rsidRPr="007F1657">
              <w:t>Является</w:t>
            </w:r>
            <w:r w:rsidRPr="007F1657">
              <w:rPr>
                <w:lang w:val="en-US"/>
              </w:rPr>
              <w:t xml:space="preserve"> </w:t>
            </w:r>
            <w:r w:rsidRPr="007F1657">
              <w:t>филиалом</w:t>
            </w:r>
            <w:r w:rsidRPr="007F1657">
              <w:rPr>
                <w:lang w:val="en-US"/>
              </w:rPr>
              <w:t xml:space="preserve"> </w:t>
            </w:r>
            <w:r w:rsidRPr="007F1657">
              <w:t>юридического</w:t>
            </w:r>
            <w:r w:rsidRPr="007F1657">
              <w:rPr>
                <w:lang w:val="en-US"/>
              </w:rPr>
              <w:t xml:space="preserve"> </w:t>
            </w:r>
            <w:r w:rsidRPr="007F1657">
              <w:t>лица</w:t>
            </w:r>
            <w:r w:rsidRPr="007F1657">
              <w:rPr>
                <w:lang w:val="en-US"/>
              </w:rPr>
              <w:t xml:space="preserve"> </w:t>
            </w:r>
            <w:r w:rsidRPr="007F1657">
              <w:t>РФ</w:t>
            </w:r>
            <w:r>
              <w:rPr>
                <w:lang w:val="en-US"/>
              </w:rPr>
              <w:t>”</w:t>
            </w:r>
            <w:r w:rsidRPr="007F1657">
              <w:rPr>
                <w:lang w:val="en-US"/>
              </w:rPr>
              <w:t xml:space="preserve"> (</w:t>
            </w:r>
            <w:r w:rsidRPr="00893D29">
              <w:rPr>
                <w:lang w:val="en-US"/>
              </w:rPr>
              <w:t>suppliersInfo/supplierInfo</w:t>
            </w:r>
            <w:r w:rsidRPr="007F1657">
              <w:rPr>
                <w:lang w:val="en-US"/>
              </w:rPr>
              <w:t xml:space="preserve">/legalEntityRF/legalEntityRFSubdivision/isSubdivision) </w:t>
            </w:r>
            <w:r w:rsidRPr="0053367F">
              <w:t>устанавливать</w:t>
            </w:r>
            <w:r w:rsidRPr="007F1657">
              <w:rPr>
                <w:lang w:val="en-US"/>
              </w:rPr>
              <w:t xml:space="preserve"> </w:t>
            </w:r>
            <w:r w:rsidRPr="0053367F">
              <w:t>значен</w:t>
            </w:r>
            <w:r>
              <w:rPr>
                <w:lang w:val="uk-UA"/>
              </w:rPr>
              <w:t>е</w:t>
            </w:r>
            <w:r w:rsidRPr="007F1657">
              <w:rPr>
                <w:lang w:val="en-US"/>
              </w:rPr>
              <w:t xml:space="preserve"> </w:t>
            </w:r>
            <w:r w:rsidRPr="0053367F">
              <w:t>признака</w:t>
            </w:r>
            <w:r w:rsidRPr="007F1657">
              <w:rPr>
                <w:lang w:val="en-US"/>
              </w:rPr>
              <w:t xml:space="preserve"> «</w:t>
            </w:r>
            <w:r w:rsidRPr="0053367F">
              <w:t>Является</w:t>
            </w:r>
            <w:r w:rsidRPr="007F1657">
              <w:rPr>
                <w:lang w:val="en-US"/>
              </w:rPr>
              <w:t xml:space="preserve"> </w:t>
            </w:r>
            <w:r w:rsidRPr="0053367F">
              <w:t>филиалом</w:t>
            </w:r>
            <w:r w:rsidRPr="007F1657">
              <w:rPr>
                <w:lang w:val="en-US"/>
              </w:rPr>
              <w:t xml:space="preserve"> </w:t>
            </w:r>
            <w:r w:rsidRPr="0053367F">
              <w:t>Юридического</w:t>
            </w:r>
            <w:r w:rsidRPr="007F1657">
              <w:rPr>
                <w:lang w:val="en-US"/>
              </w:rPr>
              <w:t xml:space="preserve"> </w:t>
            </w:r>
            <w:r w:rsidRPr="0053367F">
              <w:t>лица</w:t>
            </w:r>
            <w:r w:rsidRPr="007F1657">
              <w:rPr>
                <w:lang w:val="en-US"/>
              </w:rPr>
              <w:t xml:space="preserve"> </w:t>
            </w:r>
            <w:r w:rsidRPr="0053367F">
              <w:t>РФ</w:t>
            </w:r>
            <w:r w:rsidRPr="007F1657">
              <w:rPr>
                <w:lang w:val="en-US"/>
              </w:rPr>
              <w:t xml:space="preserve">» </w:t>
            </w:r>
            <w:r w:rsidRPr="0053367F">
              <w:t>в</w:t>
            </w:r>
            <w:r w:rsidRPr="007F1657">
              <w:rPr>
                <w:lang w:val="en-US"/>
              </w:rPr>
              <w:t xml:space="preserve"> true.</w:t>
            </w:r>
          </w:p>
          <w:p w14:paraId="44EA109B" w14:textId="77777777" w:rsidR="0032350A" w:rsidRPr="007F1657" w:rsidRDefault="0032350A" w:rsidP="0032350A">
            <w:pPr>
              <w:pStyle w:val="ad"/>
              <w:rPr>
                <w:lang w:val="en-US"/>
              </w:rPr>
            </w:pPr>
          </w:p>
          <w:p w14:paraId="628BEFAF" w14:textId="7BBF79FA" w:rsidR="0032350A" w:rsidRDefault="0032350A" w:rsidP="0032350A">
            <w:pPr>
              <w:pStyle w:val="ad"/>
            </w:pPr>
            <w:r>
              <w:t>Блок</w:t>
            </w:r>
            <w:r w:rsidRPr="0043332E">
              <w:rPr>
                <w:lang w:val="en-US"/>
              </w:rPr>
              <w:t xml:space="preserve"> «</w:t>
            </w:r>
            <w:r w:rsidRPr="002A2EF5">
              <w:t>Сведения</w:t>
            </w:r>
            <w:r w:rsidRPr="0043332E">
              <w:rPr>
                <w:lang w:val="en-US"/>
              </w:rPr>
              <w:t xml:space="preserve"> </w:t>
            </w:r>
            <w:r w:rsidRPr="002A2EF5">
              <w:t>из</w:t>
            </w:r>
            <w:r w:rsidRPr="0043332E">
              <w:rPr>
                <w:lang w:val="en-US"/>
              </w:rPr>
              <w:t xml:space="preserve"> </w:t>
            </w:r>
            <w:r w:rsidRPr="002A2EF5">
              <w:t>ЕГРЮЛ</w:t>
            </w:r>
            <w:r w:rsidRPr="0043332E">
              <w:rPr>
                <w:lang w:val="en-US"/>
              </w:rPr>
              <w:t>» (</w:t>
            </w:r>
            <w:r w:rsidRPr="00893D29">
              <w:rPr>
                <w:lang w:val="en-US"/>
              </w:rPr>
              <w:t>suppliersInfo/supplierInfo</w:t>
            </w:r>
            <w:r w:rsidRPr="0043332E">
              <w:rPr>
                <w:lang w:val="en-US"/>
              </w:rPr>
              <w:t>/</w:t>
            </w:r>
            <w:r>
              <w:rPr>
                <w:lang w:val="en-US"/>
              </w:rPr>
              <w:t>legalEntityRFSubdivision</w:t>
            </w:r>
            <w:r w:rsidRPr="003C15F9">
              <w:rPr>
                <w:lang w:val="en-US"/>
              </w:rPr>
              <w:t>/</w:t>
            </w:r>
            <w:r w:rsidRPr="0043332E">
              <w:rPr>
                <w:lang w:val="en-US"/>
              </w:rPr>
              <w:t xml:space="preserve">EGRULInfo). </w:t>
            </w:r>
            <w:r>
              <w:t>Заполняется автоматически на основании данных филиала из ЕГРЮЛ на основании кода ИНН (</w:t>
            </w:r>
            <w:r w:rsidRPr="006E24BF">
              <w:t>suppliersInfo/supplierInfo/legalEntityRF/EGRULInfo/INN</w:t>
            </w:r>
            <w:r>
              <w:t>)</w:t>
            </w:r>
            <w:r w:rsidRPr="007F1657">
              <w:t xml:space="preserve"> юридического лица РФ и КПП и/или наименования филиала</w:t>
            </w:r>
            <w:r>
              <w:t>. Допустимость приема прочих полей блока регламентируется значением настройки «Возможность редактирования сведений о поставщике, полученных из ЕГРЮЛ / ЕГРИП».</w:t>
            </w:r>
          </w:p>
          <w:p w14:paraId="5DB91DEA" w14:textId="482AC32B" w:rsidR="0032350A" w:rsidRDefault="0032350A" w:rsidP="0032350A">
            <w:pPr>
              <w:pStyle w:val="ad"/>
              <w:jc w:val="left"/>
            </w:pPr>
            <w:r>
              <w:lastRenderedPageBreak/>
              <w:t>Если значение «Нет» - все поля, кроме ИНН (</w:t>
            </w:r>
            <w:r w:rsidRPr="006E24BF">
              <w:t>suppliersInfo/supplierInfo/legalEntityRF/EGRULInfo/INN</w:t>
            </w:r>
            <w:r>
              <w:t xml:space="preserve">) игнорируются при приеме и заполняются на основании справочника ЕГРЮЛ. </w:t>
            </w:r>
          </w:p>
          <w:p w14:paraId="21BD83E2" w14:textId="77777777" w:rsidR="0032350A" w:rsidRDefault="0032350A" w:rsidP="0032350A">
            <w:pPr>
              <w:pStyle w:val="ad"/>
            </w:pPr>
            <w:r>
              <w:t>Если значение «Да» - принимаем и сохраняем.</w:t>
            </w:r>
          </w:p>
          <w:p w14:paraId="7E7941D3" w14:textId="77777777" w:rsidR="0032350A" w:rsidRDefault="0032350A" w:rsidP="0032350A">
            <w:pPr>
              <w:pStyle w:val="ad"/>
            </w:pPr>
            <w:r>
              <w:t>Если значение «Можно ввести незаполненные» - принимаем только те поля, которые небыли загружены из ЕГРЮЛ. Прочие поля игнорируются при приеме.</w:t>
            </w:r>
          </w:p>
          <w:p w14:paraId="0CDF3BDC" w14:textId="77777777" w:rsidR="0032350A" w:rsidRDefault="0032350A" w:rsidP="0032350A">
            <w:pPr>
              <w:pStyle w:val="ad"/>
            </w:pPr>
            <w:r>
              <w:t>Если значение «Можно ввести незаполненные из-за отсутствия в справочниках» - принимаем только те поля, которые отсутствуют в ЕГРЮЛ (в том числе принимаем из пакета код ОКОПФ, если справочник возвращает устаревший код, размерность которого отлична от 5 символов)</w:t>
            </w:r>
            <w:r w:rsidRPr="00731F16">
              <w:t>.</w:t>
            </w:r>
            <w:r>
              <w:t xml:space="preserve"> Поля которые присутствуют в справочнике игнорируем при приеме.</w:t>
            </w:r>
          </w:p>
          <w:p w14:paraId="01D66A8D" w14:textId="17586984" w:rsidR="0032350A" w:rsidRPr="00EB5120" w:rsidRDefault="0032350A" w:rsidP="0032350A">
            <w:pPr>
              <w:pStyle w:val="ad"/>
              <w:rPr>
                <w:lang w:val="uk-UA"/>
              </w:rPr>
            </w:pPr>
          </w:p>
          <w:p w14:paraId="19C253C7" w14:textId="77777777" w:rsidR="0032350A" w:rsidRDefault="0032350A" w:rsidP="0032350A">
            <w:pPr>
              <w:pStyle w:val="ad"/>
            </w:pPr>
            <w:r>
              <w:t>Блок «</w:t>
            </w:r>
            <w:r w:rsidRPr="00731F16">
              <w:t>Организационно-правовая форма организации в ОКОПФ</w:t>
            </w:r>
            <w:r>
              <w:t>» (</w:t>
            </w:r>
            <w:r w:rsidRPr="00893D29">
              <w:rPr>
                <w:lang w:val="en-US"/>
              </w:rPr>
              <w:t>suppliersInfo</w:t>
            </w:r>
            <w:r w:rsidRPr="009C1DD7">
              <w:t>/</w:t>
            </w:r>
            <w:r w:rsidRPr="00893D29">
              <w:rPr>
                <w:lang w:val="en-US"/>
              </w:rPr>
              <w:t>supplierInfo</w:t>
            </w:r>
            <w:r w:rsidRPr="00731F16">
              <w:t>/</w:t>
            </w:r>
            <w:r>
              <w:t>legalEntityRFSubdivision</w:t>
            </w:r>
            <w:r w:rsidRPr="00731F16">
              <w:t>/EGRULInfo/legalForm</w:t>
            </w:r>
            <w:r>
              <w:t>). Для филиала (значение атрибута «ВидПодр» схемы локального ЕГРЮЛ равно «филиал») заполняется значением «Филиалы юридических лиц (30002)» из справочника ОКОПФ.</w:t>
            </w:r>
          </w:p>
          <w:p w14:paraId="4F14C7BF" w14:textId="77777777" w:rsidR="0032350A" w:rsidRDefault="0032350A" w:rsidP="0032350A">
            <w:pPr>
              <w:pStyle w:val="ad"/>
            </w:pPr>
            <w:r>
              <w:t>Для представительства (значение атрибута «ВидПодр» схемы локального ЕГРЮЛ равно «представительство») заполняется значением «30001 – Представительства юридических лиц» из справочника ОКОПФ.</w:t>
            </w:r>
          </w:p>
          <w:p w14:paraId="6B3FBBAE" w14:textId="2274FF36" w:rsidR="0032350A" w:rsidRPr="00731F16" w:rsidRDefault="0032350A" w:rsidP="0032350A">
            <w:pPr>
              <w:pStyle w:val="ad"/>
            </w:pPr>
            <w:r>
              <w:t>Поле</w:t>
            </w:r>
            <w:r w:rsidRPr="00731F16">
              <w:t xml:space="preserve"> «Наименование в единственном числе» (</w:t>
            </w:r>
            <w:r w:rsidRPr="00893D29">
              <w:rPr>
                <w:lang w:val="en-US"/>
              </w:rPr>
              <w:t>suppliersInfo</w:t>
            </w:r>
            <w:r w:rsidRPr="009C1DD7">
              <w:t>/</w:t>
            </w:r>
            <w:r w:rsidRPr="00893D29">
              <w:rPr>
                <w:lang w:val="en-US"/>
              </w:rPr>
              <w:t>supplierInfo</w:t>
            </w:r>
            <w:r w:rsidRPr="00731F16">
              <w:t>/</w:t>
            </w:r>
            <w:r>
              <w:rPr>
                <w:lang w:val="en-US"/>
              </w:rPr>
              <w:t>legalEntityRFSubdivision</w:t>
            </w:r>
            <w:r w:rsidRPr="00731F16">
              <w:t>/</w:t>
            </w:r>
            <w:r w:rsidRPr="00731F16">
              <w:rPr>
                <w:lang w:val="en-US"/>
              </w:rPr>
              <w:t>EGRULInfo</w:t>
            </w:r>
            <w:r w:rsidRPr="00731F16">
              <w:t>/</w:t>
            </w:r>
            <w:r w:rsidRPr="00731F16">
              <w:rPr>
                <w:lang w:val="en-US"/>
              </w:rPr>
              <w:t>legalForm</w:t>
            </w:r>
            <w:r w:rsidRPr="00731F16">
              <w:t>/</w:t>
            </w:r>
            <w:r w:rsidRPr="00731F16">
              <w:rPr>
                <w:lang w:val="en-US"/>
              </w:rPr>
              <w:t>singularName</w:t>
            </w:r>
            <w:r w:rsidRPr="00731F16">
              <w:t>)</w:t>
            </w:r>
            <w:r>
              <w:t xml:space="preserve">. </w:t>
            </w:r>
            <w:r w:rsidRPr="00731F16">
              <w:t xml:space="preserve">Игнорируется при приеме. При передаче заполняется значением из справочника </w:t>
            </w:r>
            <w:r>
              <w:t>«</w:t>
            </w:r>
            <w:r w:rsidRPr="00731F16">
              <w:t>Общероссийский классификатор организационно-правовых форм (ОКОПФ)</w:t>
            </w:r>
            <w:r>
              <w:t>»</w:t>
            </w:r>
            <w:r w:rsidRPr="00731F16">
              <w:t xml:space="preserve"> (nsiOKOPF)</w:t>
            </w:r>
            <w:r>
              <w:t>.</w:t>
            </w:r>
          </w:p>
          <w:p w14:paraId="0710057D" w14:textId="77777777" w:rsidR="0032350A" w:rsidRDefault="0032350A" w:rsidP="0032350A">
            <w:pPr>
              <w:pStyle w:val="ad"/>
            </w:pPr>
          </w:p>
          <w:p w14:paraId="0CAF48E1" w14:textId="77777777" w:rsidR="0032350A" w:rsidRDefault="0032350A" w:rsidP="0032350A">
            <w:pPr>
              <w:pStyle w:val="ad"/>
            </w:pPr>
            <w:r>
              <w:t>Блок</w:t>
            </w:r>
            <w:r w:rsidRPr="002A2EF5">
              <w:rPr>
                <w:lang w:val="en-US"/>
              </w:rPr>
              <w:t xml:space="preserve"> «</w:t>
            </w:r>
            <w:r w:rsidRPr="00E02FD5">
              <w:t>Прочие</w:t>
            </w:r>
            <w:r w:rsidRPr="002A2EF5">
              <w:rPr>
                <w:lang w:val="en-US"/>
              </w:rPr>
              <w:t xml:space="preserve"> </w:t>
            </w:r>
            <w:r w:rsidRPr="00E02FD5">
              <w:t>сведения</w:t>
            </w:r>
            <w:r w:rsidRPr="002A2EF5">
              <w:rPr>
                <w:lang w:val="en-US"/>
              </w:rPr>
              <w:t>» (</w:t>
            </w:r>
            <w:r w:rsidRPr="00893D29">
              <w:rPr>
                <w:lang w:val="en-US"/>
              </w:rPr>
              <w:t>suppliersInfo/supplierInfo</w:t>
            </w:r>
            <w:r w:rsidRPr="002A2EF5">
              <w:rPr>
                <w:lang w:val="en-US"/>
              </w:rPr>
              <w:t>/</w:t>
            </w:r>
            <w:r w:rsidRPr="00E02FD5">
              <w:rPr>
                <w:lang w:val="en-US"/>
              </w:rPr>
              <w:t>legalEntityRF</w:t>
            </w:r>
            <w:r w:rsidRPr="002A2EF5">
              <w:rPr>
                <w:lang w:val="en-US"/>
              </w:rPr>
              <w:t>/</w:t>
            </w:r>
            <w:r w:rsidRPr="00E02FD5">
              <w:rPr>
                <w:lang w:val="en-US"/>
              </w:rPr>
              <w:t>otherInfo</w:t>
            </w:r>
            <w:r w:rsidRPr="002A2EF5">
              <w:rPr>
                <w:lang w:val="en-US"/>
              </w:rPr>
              <w:t xml:space="preserve">). </w:t>
            </w:r>
            <w:r>
              <w:t>Принимаем и сохраняем из пакета.</w:t>
            </w:r>
          </w:p>
          <w:p w14:paraId="3B8BA99E" w14:textId="391B66A8" w:rsidR="0032350A" w:rsidRDefault="0032350A" w:rsidP="0032350A">
            <w:pPr>
              <w:pStyle w:val="ad"/>
            </w:pPr>
            <w:r>
              <w:t>Поле «</w:t>
            </w:r>
            <w:r w:rsidRPr="00002431">
              <w:t>Дата включения в Единый реестр субъектов малого и среднего предпринимательства</w:t>
            </w:r>
            <w:r>
              <w:t>» (</w:t>
            </w:r>
            <w:r w:rsidRPr="00002431">
              <w:t>ERSMSPInclusionDate</w:t>
            </w:r>
            <w:r>
              <w:t>)</w:t>
            </w:r>
            <w:r w:rsidRPr="00002431">
              <w:t xml:space="preserve">. Может быть указано только, если </w:t>
            </w:r>
            <w:r>
              <w:t xml:space="preserve">значение поля </w:t>
            </w:r>
            <w:r w:rsidRPr="00002431">
              <w:t xml:space="preserve">status соответствует значению </w:t>
            </w:r>
            <w:r>
              <w:t>«</w:t>
            </w:r>
            <w:r w:rsidRPr="00002431">
              <w:t>Субъект малого предпринимательства</w:t>
            </w:r>
            <w:r>
              <w:t>»</w:t>
            </w:r>
            <w:r w:rsidRPr="00002431">
              <w:t>. Игнорируется при приеме и заполняется автоматически, если найдена активная и не исключенная запись о поставщике в Реестре субъектов малого и среднего предпринимательства</w:t>
            </w:r>
            <w:r>
              <w:t>.</w:t>
            </w:r>
          </w:p>
          <w:p w14:paraId="77F6EFFB" w14:textId="457A5A4A" w:rsidR="0032350A" w:rsidRDefault="0032350A" w:rsidP="0032350A">
            <w:pPr>
              <w:pStyle w:val="ad"/>
            </w:pPr>
            <w:r>
              <w:t>Поле</w:t>
            </w:r>
            <w:r w:rsidRPr="002F34C5">
              <w:rPr>
                <w:lang w:val="en-US"/>
              </w:rPr>
              <w:t xml:space="preserve"> «</w:t>
            </w:r>
            <w:r w:rsidRPr="002F34C5">
              <w:t>Полное</w:t>
            </w:r>
            <w:r w:rsidRPr="002F34C5">
              <w:rPr>
                <w:lang w:val="en-US"/>
              </w:rPr>
              <w:t xml:space="preserve"> </w:t>
            </w:r>
            <w:r w:rsidRPr="002F34C5">
              <w:t>наименование</w:t>
            </w:r>
            <w:r w:rsidRPr="002F34C5">
              <w:rPr>
                <w:lang w:val="en-US"/>
              </w:rPr>
              <w:t>» (</w:t>
            </w:r>
            <w:r w:rsidRPr="00893D29">
              <w:rPr>
                <w:lang w:val="en-US"/>
              </w:rPr>
              <w:t>suppliersInfo/supplierInfo</w:t>
            </w:r>
            <w:r w:rsidRPr="002F34C5">
              <w:rPr>
                <w:lang w:val="en-US"/>
              </w:rPr>
              <w:t xml:space="preserve">/legalEntityRF/otherInfo/OKTMO/name). </w:t>
            </w:r>
            <w:r w:rsidRPr="002F34C5">
              <w:t xml:space="preserve">Игнорируется при приеме. При передаче заполняется значением из справочника </w:t>
            </w:r>
            <w:r>
              <w:t>«</w:t>
            </w:r>
            <w:r w:rsidRPr="002F34C5">
              <w:t>Общероссийский классификатор территорий муниципальных образований (ОКТМО)</w:t>
            </w:r>
            <w:r>
              <w:t>»</w:t>
            </w:r>
            <w:r w:rsidRPr="002F34C5">
              <w:t xml:space="preserve"> (nsiOKTMO)</w:t>
            </w:r>
            <w:r>
              <w:t>.</w:t>
            </w:r>
          </w:p>
          <w:p w14:paraId="6CD66F7F" w14:textId="013C3ED8" w:rsidR="0032350A" w:rsidRDefault="0032350A" w:rsidP="0032350A">
            <w:pPr>
              <w:pStyle w:val="ad"/>
            </w:pPr>
          </w:p>
          <w:p w14:paraId="1240A663" w14:textId="2ADBDF9E" w:rsidR="0032350A" w:rsidRDefault="0032350A" w:rsidP="0032350A">
            <w:pPr>
              <w:pStyle w:val="ad"/>
            </w:pPr>
            <w:r>
              <w:t>Поле</w:t>
            </w:r>
            <w:r w:rsidRPr="00DB6BFA">
              <w:t xml:space="preserve"> «</w:t>
            </w:r>
            <w:r>
              <w:t>Код с</w:t>
            </w:r>
            <w:r w:rsidRPr="00DB6BFA">
              <w:t>татус</w:t>
            </w:r>
            <w:r>
              <w:t>а</w:t>
            </w:r>
            <w:r w:rsidRPr="00DB6BFA">
              <w:t xml:space="preserve"> поставщика» (</w:t>
            </w:r>
            <w:r w:rsidRPr="00DB6BFA">
              <w:rPr>
                <w:lang w:val="en-US"/>
              </w:rPr>
              <w:t>suppliersInfo</w:t>
            </w:r>
            <w:r w:rsidRPr="00DB6BFA">
              <w:t>/</w:t>
            </w:r>
            <w:r w:rsidRPr="00DB6BFA">
              <w:rPr>
                <w:lang w:val="en-US"/>
              </w:rPr>
              <w:t>supplierInfo</w:t>
            </w:r>
            <w:r w:rsidRPr="00DB6BFA">
              <w:t>/</w:t>
            </w:r>
            <w:r w:rsidRPr="00DB6BFA">
              <w:rPr>
                <w:lang w:val="en-US"/>
              </w:rPr>
              <w:t>legalEntityRF</w:t>
            </w:r>
            <w:r w:rsidRPr="00DB6BFA">
              <w:t>/</w:t>
            </w:r>
            <w:r w:rsidRPr="00DB6BFA">
              <w:rPr>
                <w:lang w:val="en-US"/>
              </w:rPr>
              <w:t>otherInfo</w:t>
            </w:r>
            <w:r w:rsidRPr="00DB6BFA">
              <w:t>/</w:t>
            </w:r>
            <w:r w:rsidRPr="00DB6BFA">
              <w:rPr>
                <w:lang w:val="en-US"/>
              </w:rPr>
              <w:t>status</w:t>
            </w:r>
            <w:r w:rsidRPr="007D6505">
              <w:t>/</w:t>
            </w:r>
            <w:r>
              <w:rPr>
                <w:lang w:val="en-US"/>
              </w:rPr>
              <w:t>code</w:t>
            </w:r>
            <w:r w:rsidRPr="00DB6BFA">
              <w:t>)</w:t>
            </w:r>
            <w:r>
              <w:t xml:space="preserve"> принимается и сохраняется (РК_ИК_0430, РК_ИК_0431).</w:t>
            </w:r>
          </w:p>
          <w:p w14:paraId="501E7987" w14:textId="65B51947" w:rsidR="0032350A" w:rsidRDefault="0032350A" w:rsidP="0032350A">
            <w:pPr>
              <w:pStyle w:val="ad"/>
            </w:pPr>
          </w:p>
          <w:p w14:paraId="7F43982A" w14:textId="1B24218A" w:rsidR="0032350A" w:rsidRDefault="0032350A" w:rsidP="0032350A">
            <w:pPr>
              <w:pStyle w:val="ad"/>
            </w:pPr>
            <w:r>
              <w:t>Поле</w:t>
            </w:r>
            <w:r w:rsidRPr="007D6505">
              <w:t xml:space="preserve"> «</w:t>
            </w:r>
            <w:r>
              <w:t>Наименование</w:t>
            </w:r>
            <w:r w:rsidRPr="007D6505">
              <w:t xml:space="preserve"> </w:t>
            </w:r>
            <w:r>
              <w:t>статуса</w:t>
            </w:r>
            <w:r w:rsidRPr="007D6505">
              <w:t xml:space="preserve"> </w:t>
            </w:r>
            <w:r>
              <w:t>поставщика</w:t>
            </w:r>
            <w:r w:rsidRPr="007D6505">
              <w:t>» (</w:t>
            </w:r>
            <w:r w:rsidRPr="00DB6BFA">
              <w:rPr>
                <w:lang w:val="en-US"/>
              </w:rPr>
              <w:t>suppliersInfo</w:t>
            </w:r>
            <w:r w:rsidRPr="00DB6BFA">
              <w:t>/</w:t>
            </w:r>
            <w:r w:rsidRPr="00DB6BFA">
              <w:rPr>
                <w:lang w:val="en-US"/>
              </w:rPr>
              <w:t>supplierInfo</w:t>
            </w:r>
            <w:r w:rsidRPr="00DB6BFA">
              <w:t>/</w:t>
            </w:r>
            <w:r w:rsidRPr="00DB6BFA">
              <w:rPr>
                <w:lang w:val="en-US"/>
              </w:rPr>
              <w:t>legalEntityRF</w:t>
            </w:r>
            <w:r w:rsidRPr="00DB6BFA">
              <w:t>/</w:t>
            </w:r>
            <w:r w:rsidRPr="00DB6BFA">
              <w:rPr>
                <w:lang w:val="en-US"/>
              </w:rPr>
              <w:t>otherInfo</w:t>
            </w:r>
            <w:r w:rsidRPr="00DB6BFA">
              <w:t>/</w:t>
            </w:r>
            <w:r w:rsidRPr="00DB6BFA">
              <w:rPr>
                <w:lang w:val="en-US"/>
              </w:rPr>
              <w:t>status</w:t>
            </w:r>
            <w:r w:rsidRPr="007D6505">
              <w:t>/</w:t>
            </w:r>
            <w:r w:rsidRPr="007D6505">
              <w:rPr>
                <w:lang w:val="en-US"/>
              </w:rPr>
              <w:t>name</w:t>
            </w:r>
            <w:r w:rsidRPr="007D6505">
              <w:t>)</w:t>
            </w:r>
            <w:r>
              <w:t xml:space="preserve"> игнорируется при приеме, заполняется при передаче значением из справочника</w:t>
            </w:r>
            <w:r w:rsidRPr="007D6505">
              <w:t>.</w:t>
            </w:r>
          </w:p>
          <w:p w14:paraId="54277144" w14:textId="77777777" w:rsidR="00C214B3" w:rsidRDefault="00C214B3" w:rsidP="0032350A">
            <w:pPr>
              <w:pStyle w:val="ad"/>
            </w:pPr>
          </w:p>
          <w:p w14:paraId="668AB165" w14:textId="77777777" w:rsidR="00C214B3" w:rsidRPr="00D26BB1" w:rsidRDefault="00C214B3" w:rsidP="00C214B3">
            <w:pPr>
              <w:pStyle w:val="ad"/>
            </w:pPr>
            <w:r>
              <w:t xml:space="preserve">Если заполнено поле «Реестровый номер процедуры доп.соглашения» (numberAdd) и в ПЗК найдено юридическое лицо РФ, указанное в пакете «Юридическое лицо РФ» (suppliersInfo/supplierInfo/legalEntityRF),  и признак «Доп. соглашение на изменение в ЕИС в структуре» не установлен или  имеет значение </w:t>
            </w:r>
            <w:r>
              <w:rPr>
                <w:lang w:val="en-US"/>
              </w:rPr>
              <w:t>false</w:t>
            </w:r>
            <w:r>
              <w:t>, то блок принимается из пакета по правилам, описанным выше.</w:t>
            </w:r>
          </w:p>
          <w:p w14:paraId="558E4B03" w14:textId="77777777" w:rsidR="00C214B3" w:rsidRDefault="00C214B3" w:rsidP="0032350A">
            <w:pPr>
              <w:pStyle w:val="ad"/>
            </w:pPr>
          </w:p>
          <w:p w14:paraId="57616B5D" w14:textId="77777777" w:rsidR="0032350A" w:rsidRDefault="0032350A" w:rsidP="0032350A">
            <w:pPr>
              <w:pStyle w:val="ad"/>
            </w:pPr>
          </w:p>
          <w:p w14:paraId="4F60C04D" w14:textId="77777777" w:rsidR="0032350A" w:rsidRPr="00FB7090" w:rsidRDefault="0032350A" w:rsidP="0032350A">
            <w:pPr>
              <w:pStyle w:val="ad"/>
              <w:rPr>
                <w:b/>
              </w:rPr>
            </w:pPr>
            <w:r w:rsidRPr="00FB7090">
              <w:rPr>
                <w:b/>
              </w:rPr>
              <w:t>Блок «Физическое лицо РФ. Индивидуальный предприниматель» (</w:t>
            </w:r>
            <w:r w:rsidRPr="00FB7090">
              <w:rPr>
                <w:b/>
                <w:lang w:val="en-US"/>
              </w:rPr>
              <w:t>suppliersInfo</w:t>
            </w:r>
            <w:r w:rsidRPr="00FB7090">
              <w:rPr>
                <w:b/>
              </w:rPr>
              <w:t>/</w:t>
            </w:r>
            <w:r w:rsidRPr="00FB7090">
              <w:rPr>
                <w:b/>
                <w:lang w:val="en-US"/>
              </w:rPr>
              <w:t>supplierInfo</w:t>
            </w:r>
            <w:r w:rsidRPr="00FB7090">
              <w:rPr>
                <w:b/>
              </w:rPr>
              <w:t>/</w:t>
            </w:r>
            <w:r w:rsidRPr="00FB7090">
              <w:rPr>
                <w:b/>
                <w:lang w:val="en-US"/>
              </w:rPr>
              <w:t>individualPersonRFIndEntr</w:t>
            </w:r>
            <w:r w:rsidRPr="00FB7090">
              <w:rPr>
                <w:b/>
              </w:rPr>
              <w:t>).</w:t>
            </w:r>
          </w:p>
          <w:p w14:paraId="4DBE2AEE" w14:textId="77777777" w:rsidR="0032350A" w:rsidRPr="009E7124" w:rsidRDefault="0032350A" w:rsidP="0032350A">
            <w:pPr>
              <w:pStyle w:val="ad"/>
            </w:pPr>
          </w:p>
          <w:p w14:paraId="1381C7F4" w14:textId="77777777" w:rsidR="0032350A" w:rsidRDefault="0032350A" w:rsidP="0032350A">
            <w:pPr>
              <w:pStyle w:val="ad"/>
              <w:rPr>
                <w:lang w:val="en-US"/>
              </w:rPr>
            </w:pPr>
            <w:r>
              <w:lastRenderedPageBreak/>
              <w:t>Блок</w:t>
            </w:r>
            <w:r w:rsidRPr="00580544">
              <w:rPr>
                <w:lang w:val="en-US"/>
              </w:rPr>
              <w:t xml:space="preserve"> «</w:t>
            </w:r>
            <w:r w:rsidRPr="00580544">
              <w:t>Сведения</w:t>
            </w:r>
            <w:r w:rsidRPr="00580544">
              <w:rPr>
                <w:lang w:val="en-US"/>
              </w:rPr>
              <w:t xml:space="preserve"> </w:t>
            </w:r>
            <w:r w:rsidRPr="00580544">
              <w:t>из</w:t>
            </w:r>
            <w:r w:rsidRPr="00580544">
              <w:rPr>
                <w:lang w:val="en-US"/>
              </w:rPr>
              <w:t xml:space="preserve"> </w:t>
            </w:r>
            <w:r w:rsidRPr="00580544">
              <w:t>ЕГРИП</w:t>
            </w:r>
            <w:r w:rsidRPr="00580544">
              <w:rPr>
                <w:lang w:val="en-US"/>
              </w:rPr>
              <w:t>» (</w:t>
            </w:r>
            <w:r w:rsidRPr="00893D29">
              <w:rPr>
                <w:lang w:val="en-US"/>
              </w:rPr>
              <w:t>suppliersInfo/supplierInfo</w:t>
            </w:r>
            <w:r w:rsidRPr="009C1DD7">
              <w:rPr>
                <w:lang w:val="en-US"/>
              </w:rPr>
              <w:t>/individualPersonRFIndEntr</w:t>
            </w:r>
            <w:r w:rsidRPr="00580544">
              <w:rPr>
                <w:lang w:val="en-US"/>
              </w:rPr>
              <w:t>/EGRIPInfo).</w:t>
            </w:r>
          </w:p>
          <w:p w14:paraId="74E086CC" w14:textId="2B8E278F" w:rsidR="0032350A" w:rsidRDefault="0032350A" w:rsidP="0032350A">
            <w:pPr>
              <w:pStyle w:val="ad"/>
            </w:pPr>
            <w:r>
              <w:t>Блок заполняется автоматически на основании данных из ЕГРИП на основании кода ИНН (</w:t>
            </w:r>
            <w:r w:rsidRPr="004E74C5">
              <w:t>individualPersonRFIndEntr/EGRIPInfo/INN</w:t>
            </w:r>
            <w:r>
              <w:t>). Допустимость приема прочих полей блока регламентируется значением настройки «Возможность редактирования сведений о поставщике, полученных из ЕГРЮЛ / ЕГРИП».</w:t>
            </w:r>
          </w:p>
          <w:p w14:paraId="73B2BB66" w14:textId="469CDA16" w:rsidR="0032350A" w:rsidRDefault="0032350A" w:rsidP="0032350A">
            <w:pPr>
              <w:pStyle w:val="ad"/>
              <w:jc w:val="left"/>
            </w:pPr>
            <w:r>
              <w:t>Если значение «Нет» - все поля, кроме ИНН (</w:t>
            </w:r>
            <w:r w:rsidRPr="004E74C5">
              <w:t>individualPersonRFIndEntr/EGRIPInfo/INN</w:t>
            </w:r>
            <w:r>
              <w:t xml:space="preserve">)  игнорируются при приеме и заполняются на основании справочника ЕГРЮЛ. </w:t>
            </w:r>
          </w:p>
          <w:p w14:paraId="2ACC35C9" w14:textId="77777777" w:rsidR="0032350A" w:rsidRDefault="0032350A" w:rsidP="0032350A">
            <w:pPr>
              <w:pStyle w:val="ad"/>
            </w:pPr>
            <w:r>
              <w:t>Если значение «Да» - принимаем и сохраняем.</w:t>
            </w:r>
          </w:p>
          <w:p w14:paraId="77383210" w14:textId="77777777" w:rsidR="0032350A" w:rsidRDefault="0032350A" w:rsidP="0032350A">
            <w:pPr>
              <w:pStyle w:val="ad"/>
            </w:pPr>
            <w:r>
              <w:t>Если значение «Можно ввести незаполненные» - принимаем только те поля, которые небыли загружены из ЕГРЮЛ. Прочие поля игнорируются при приеме.</w:t>
            </w:r>
          </w:p>
          <w:p w14:paraId="41E58C0B" w14:textId="77777777" w:rsidR="0032350A" w:rsidRDefault="0032350A" w:rsidP="0032350A">
            <w:pPr>
              <w:pStyle w:val="ad"/>
            </w:pPr>
            <w:r>
              <w:t>Если значение «Можно ввести незаполненные из-за отсутствия в справочниках» - принимаем только те поля, которые отсутствуют в ЕГРЮЛ (в том числе принимаем из пакета код ОКОПФ, если справочник возвращает устаревший код, размерность которого отлична от 5 символов)</w:t>
            </w:r>
            <w:r w:rsidRPr="00731F16">
              <w:t>.</w:t>
            </w:r>
            <w:r>
              <w:t xml:space="preserve"> Поля которые присутствуют в справочнике игнорируем при приеме.</w:t>
            </w:r>
          </w:p>
          <w:p w14:paraId="7DB9892E" w14:textId="77777777" w:rsidR="0032350A" w:rsidRPr="00FD69B3" w:rsidRDefault="0032350A" w:rsidP="0032350A">
            <w:pPr>
              <w:pStyle w:val="ad"/>
            </w:pPr>
          </w:p>
          <w:p w14:paraId="51D09C0D" w14:textId="77777777" w:rsidR="0032350A" w:rsidRDefault="0032350A" w:rsidP="0032350A">
            <w:pPr>
              <w:pStyle w:val="ad"/>
            </w:pPr>
            <w:r>
              <w:t>Блок</w:t>
            </w:r>
            <w:r w:rsidRPr="002E1879">
              <w:t xml:space="preserve"> «</w:t>
            </w:r>
            <w:r w:rsidRPr="00E02FD5">
              <w:t>Прочие</w:t>
            </w:r>
            <w:r w:rsidRPr="002E1879">
              <w:t xml:space="preserve"> </w:t>
            </w:r>
            <w:r w:rsidRPr="00E02FD5">
              <w:t>сведения</w:t>
            </w:r>
            <w:r w:rsidRPr="002E1879">
              <w:t>» (</w:t>
            </w:r>
            <w:r w:rsidRPr="00893D29">
              <w:rPr>
                <w:lang w:val="en-US"/>
              </w:rPr>
              <w:t>suppliersInfo</w:t>
            </w:r>
            <w:r w:rsidRPr="002E1879">
              <w:t>/</w:t>
            </w:r>
            <w:r w:rsidRPr="00893D29">
              <w:rPr>
                <w:lang w:val="en-US"/>
              </w:rPr>
              <w:t>supplierInfo</w:t>
            </w:r>
            <w:r w:rsidRPr="002E1879">
              <w:t>/</w:t>
            </w:r>
            <w:r w:rsidRPr="009C1DD7">
              <w:rPr>
                <w:lang w:val="en-US"/>
              </w:rPr>
              <w:t>individualPersonRFIndEntr</w:t>
            </w:r>
            <w:r w:rsidRPr="002E1879">
              <w:t>/</w:t>
            </w:r>
            <w:r w:rsidRPr="00E02FD5">
              <w:rPr>
                <w:lang w:val="en-US"/>
              </w:rPr>
              <w:t>otherInfo</w:t>
            </w:r>
            <w:r w:rsidRPr="002E1879">
              <w:t xml:space="preserve">). </w:t>
            </w:r>
            <w:r>
              <w:t>Принимаем и сохраняем из пакета.</w:t>
            </w:r>
          </w:p>
          <w:p w14:paraId="4AFF7FC1" w14:textId="0978D3D0" w:rsidR="0032350A" w:rsidRDefault="0032350A" w:rsidP="0032350A">
            <w:pPr>
              <w:pStyle w:val="ad"/>
            </w:pPr>
            <w:r>
              <w:t>Поле «</w:t>
            </w:r>
            <w:r w:rsidRPr="00002431">
              <w:t>Дата включения в Единый реестр субъектов малого и среднего предпринимательства</w:t>
            </w:r>
            <w:r>
              <w:t>» (</w:t>
            </w:r>
            <w:r w:rsidRPr="00002431">
              <w:t>ERSMSPInclusionDate</w:t>
            </w:r>
            <w:r>
              <w:t>)</w:t>
            </w:r>
            <w:r w:rsidRPr="00002431">
              <w:t xml:space="preserve">. Может быть указано только, если </w:t>
            </w:r>
            <w:r>
              <w:t xml:space="preserve">значение поля </w:t>
            </w:r>
            <w:r w:rsidRPr="00002431">
              <w:t xml:space="preserve">status соответствует значению </w:t>
            </w:r>
            <w:r>
              <w:t>«</w:t>
            </w:r>
            <w:r w:rsidRPr="00002431">
              <w:t>Субъект малого предпринимательства</w:t>
            </w:r>
            <w:r>
              <w:t>»</w:t>
            </w:r>
            <w:r w:rsidRPr="00002431">
              <w:t>. Игнорируется при приеме и заполняется автоматически, если найдена активная и не исключенная запись о поставщике в Реестре субъектов малого и среднего предпринимательства</w:t>
            </w:r>
            <w:r>
              <w:t>.</w:t>
            </w:r>
          </w:p>
          <w:p w14:paraId="46D4F192" w14:textId="0CA362FA" w:rsidR="0032350A" w:rsidRDefault="0032350A" w:rsidP="0032350A">
            <w:pPr>
              <w:pStyle w:val="ad"/>
            </w:pPr>
            <w:r>
              <w:t>Поле</w:t>
            </w:r>
            <w:r w:rsidRPr="002F34C5">
              <w:rPr>
                <w:lang w:val="en-US"/>
              </w:rPr>
              <w:t xml:space="preserve"> «</w:t>
            </w:r>
            <w:r w:rsidRPr="002F34C5">
              <w:t>Полное</w:t>
            </w:r>
            <w:r w:rsidRPr="002F34C5">
              <w:rPr>
                <w:lang w:val="en-US"/>
              </w:rPr>
              <w:t xml:space="preserve"> </w:t>
            </w:r>
            <w:r w:rsidRPr="002F34C5">
              <w:t>наименование</w:t>
            </w:r>
            <w:r w:rsidRPr="002F34C5">
              <w:rPr>
                <w:lang w:val="en-US"/>
              </w:rPr>
              <w:t>» (</w:t>
            </w:r>
            <w:r w:rsidRPr="00893D29">
              <w:rPr>
                <w:lang w:val="en-US"/>
              </w:rPr>
              <w:t>suppliersInfo/supplierInfo</w:t>
            </w:r>
            <w:r w:rsidRPr="009C1DD7">
              <w:rPr>
                <w:lang w:val="en-US"/>
              </w:rPr>
              <w:t>/individualPersonRFIndEntr</w:t>
            </w:r>
            <w:r w:rsidRPr="002F34C5">
              <w:rPr>
                <w:lang w:val="en-US"/>
              </w:rPr>
              <w:t xml:space="preserve">/otherInfo/OKTMO/name). </w:t>
            </w:r>
            <w:r w:rsidRPr="002F34C5">
              <w:t xml:space="preserve">Игнорируется при приеме. При передаче заполняется значением из справочника </w:t>
            </w:r>
            <w:r>
              <w:t>«</w:t>
            </w:r>
            <w:r w:rsidRPr="002F34C5">
              <w:t>Общероссийский классификатор территорий муниципальных образований (ОКТМО)</w:t>
            </w:r>
            <w:r>
              <w:t>»</w:t>
            </w:r>
            <w:r w:rsidRPr="002F34C5">
              <w:t xml:space="preserve"> (nsiOKTMO)</w:t>
            </w:r>
            <w:r>
              <w:t>.</w:t>
            </w:r>
          </w:p>
          <w:p w14:paraId="7EB0B7DE" w14:textId="09AE5C3C" w:rsidR="0032350A" w:rsidRDefault="0032350A" w:rsidP="0032350A">
            <w:pPr>
              <w:pStyle w:val="ad"/>
            </w:pPr>
          </w:p>
          <w:p w14:paraId="01151C3A" w14:textId="04B9D704" w:rsidR="0032350A" w:rsidRDefault="0032350A" w:rsidP="0032350A">
            <w:pPr>
              <w:pStyle w:val="ad"/>
            </w:pPr>
            <w:r>
              <w:t>Поле</w:t>
            </w:r>
            <w:r w:rsidRPr="00DB6BFA">
              <w:t xml:space="preserve"> «</w:t>
            </w:r>
            <w:r>
              <w:t>Код с</w:t>
            </w:r>
            <w:r w:rsidRPr="00DB6BFA">
              <w:t>татус</w:t>
            </w:r>
            <w:r>
              <w:t>а</w:t>
            </w:r>
            <w:r w:rsidRPr="00DB6BFA">
              <w:t xml:space="preserve"> поставщика» (</w:t>
            </w:r>
            <w:r w:rsidRPr="00E021FF">
              <w:rPr>
                <w:lang w:val="en-US"/>
              </w:rPr>
              <w:t>suppliersInfo</w:t>
            </w:r>
            <w:r w:rsidRPr="00E021FF">
              <w:t>/</w:t>
            </w:r>
            <w:r w:rsidRPr="00E021FF">
              <w:rPr>
                <w:lang w:val="en-US"/>
              </w:rPr>
              <w:t>supplierInfo</w:t>
            </w:r>
            <w:r w:rsidRPr="00E021FF">
              <w:t>/</w:t>
            </w:r>
            <w:r w:rsidRPr="007D6505">
              <w:t xml:space="preserve"> </w:t>
            </w:r>
            <w:r w:rsidRPr="00E021FF">
              <w:rPr>
                <w:lang w:val="en-US"/>
              </w:rPr>
              <w:t>individualPersonRFIndEntr</w:t>
            </w:r>
            <w:r w:rsidRPr="00E021FF">
              <w:t>/</w:t>
            </w:r>
            <w:r w:rsidRPr="00E021FF">
              <w:rPr>
                <w:lang w:val="en-US"/>
              </w:rPr>
              <w:t>otherInfo</w:t>
            </w:r>
            <w:r w:rsidRPr="00E021FF">
              <w:t>/</w:t>
            </w:r>
            <w:r w:rsidRPr="00E021FF">
              <w:rPr>
                <w:lang w:val="en-US"/>
              </w:rPr>
              <w:t>status</w:t>
            </w:r>
            <w:r w:rsidRPr="007D6505">
              <w:t>/</w:t>
            </w:r>
            <w:r>
              <w:rPr>
                <w:lang w:val="en-US"/>
              </w:rPr>
              <w:t>code</w:t>
            </w:r>
            <w:r w:rsidRPr="00DB6BFA">
              <w:t>)</w:t>
            </w:r>
            <w:r>
              <w:t xml:space="preserve"> принимается и сохраняется (РК_ИК_0430).</w:t>
            </w:r>
          </w:p>
          <w:p w14:paraId="0BC6B8A6" w14:textId="718C8796" w:rsidR="0032350A" w:rsidRDefault="0032350A" w:rsidP="0032350A">
            <w:pPr>
              <w:pStyle w:val="ad"/>
            </w:pPr>
          </w:p>
          <w:p w14:paraId="373A72D0" w14:textId="7C2AD5E2" w:rsidR="0032350A" w:rsidRDefault="0032350A" w:rsidP="0032350A">
            <w:pPr>
              <w:pStyle w:val="ad"/>
            </w:pPr>
            <w:r>
              <w:t>Поле</w:t>
            </w:r>
            <w:r w:rsidRPr="007D6505">
              <w:t xml:space="preserve"> «</w:t>
            </w:r>
            <w:r>
              <w:t>Наименование</w:t>
            </w:r>
            <w:r w:rsidRPr="007D6505">
              <w:t xml:space="preserve"> </w:t>
            </w:r>
            <w:r>
              <w:t>статуса</w:t>
            </w:r>
            <w:r w:rsidRPr="007D6505">
              <w:t xml:space="preserve"> </w:t>
            </w:r>
            <w:r>
              <w:t>поставщика</w:t>
            </w:r>
            <w:r w:rsidRPr="007D6505">
              <w:t>» (</w:t>
            </w:r>
            <w:r w:rsidRPr="00E021FF">
              <w:rPr>
                <w:lang w:val="en-US"/>
              </w:rPr>
              <w:t>suppliersInfo</w:t>
            </w:r>
            <w:r w:rsidRPr="00E021FF">
              <w:t>/</w:t>
            </w:r>
            <w:r w:rsidRPr="00E021FF">
              <w:rPr>
                <w:lang w:val="en-US"/>
              </w:rPr>
              <w:t>supplierInfo</w:t>
            </w:r>
            <w:r w:rsidRPr="00E021FF">
              <w:t>/</w:t>
            </w:r>
            <w:r w:rsidRPr="00E021FF">
              <w:rPr>
                <w:lang w:val="en-US"/>
              </w:rPr>
              <w:t>individualPersonRFIndEntr</w:t>
            </w:r>
            <w:r w:rsidRPr="00E021FF">
              <w:t>/</w:t>
            </w:r>
            <w:r w:rsidRPr="007D6505">
              <w:t xml:space="preserve"> </w:t>
            </w:r>
            <w:r w:rsidRPr="00E021FF">
              <w:rPr>
                <w:lang w:val="en-US"/>
              </w:rPr>
              <w:t>otherInfo</w:t>
            </w:r>
            <w:r w:rsidRPr="00E021FF">
              <w:t>/</w:t>
            </w:r>
            <w:r w:rsidRPr="00E021FF">
              <w:rPr>
                <w:lang w:val="en-US"/>
              </w:rPr>
              <w:t>status</w:t>
            </w:r>
            <w:r w:rsidRPr="007D6505">
              <w:t>/</w:t>
            </w:r>
            <w:r w:rsidRPr="007D6505">
              <w:rPr>
                <w:lang w:val="en-US"/>
              </w:rPr>
              <w:t>name</w:t>
            </w:r>
            <w:r w:rsidRPr="007D6505">
              <w:t>)</w:t>
            </w:r>
            <w:r>
              <w:t xml:space="preserve"> игнорируется при приеме, заполняется при передаче значением из справочника</w:t>
            </w:r>
            <w:r w:rsidRPr="007D6505">
              <w:t>.</w:t>
            </w:r>
          </w:p>
          <w:p w14:paraId="72443B70" w14:textId="43787875" w:rsidR="0032350A" w:rsidRDefault="0032350A" w:rsidP="0032350A">
            <w:pPr>
              <w:pStyle w:val="ad"/>
            </w:pPr>
          </w:p>
          <w:p w14:paraId="14A3F53C" w14:textId="3CA9F723" w:rsidR="0032350A" w:rsidRDefault="0032350A" w:rsidP="0032350A">
            <w:pPr>
              <w:pStyle w:val="ad"/>
            </w:pPr>
            <w:r>
              <w:t>Если заполнено поле «</w:t>
            </w:r>
            <w:r w:rsidRPr="00EC19DB">
              <w:t>Реестровый</w:t>
            </w:r>
            <w:r>
              <w:t xml:space="preserve"> номер процедуры доп.соглашения»</w:t>
            </w:r>
            <w:r w:rsidRPr="00EC19DB">
              <w:t xml:space="preserve"> (numberAdd)</w:t>
            </w:r>
            <w:r>
              <w:t xml:space="preserve">, то поля: </w:t>
            </w:r>
          </w:p>
          <w:p w14:paraId="063470F0" w14:textId="664CDDB7" w:rsidR="0032350A" w:rsidRPr="006F0E3D" w:rsidRDefault="0032350A" w:rsidP="0032350A">
            <w:pPr>
              <w:pStyle w:val="ad"/>
              <w:rPr>
                <w:lang w:val="en-US"/>
              </w:rPr>
            </w:pPr>
            <w:r w:rsidRPr="006F0E3D">
              <w:rPr>
                <w:lang w:val="en-US"/>
              </w:rPr>
              <w:t>«</w:t>
            </w:r>
            <w:r w:rsidRPr="006F0E3D">
              <w:t>Фамилия</w:t>
            </w:r>
            <w:r w:rsidRPr="006F0E3D">
              <w:rPr>
                <w:lang w:val="en-US"/>
              </w:rPr>
              <w:t>» (individualPersonRFIndEntr/EGRIPInfo/lastName)</w:t>
            </w:r>
          </w:p>
          <w:p w14:paraId="4FB50C54" w14:textId="24CBEDBD" w:rsidR="0032350A" w:rsidRDefault="0032350A" w:rsidP="0032350A">
            <w:pPr>
              <w:pStyle w:val="ad"/>
              <w:rPr>
                <w:lang w:val="en-US"/>
              </w:rPr>
            </w:pPr>
            <w:r w:rsidRPr="006F0E3D">
              <w:rPr>
                <w:lang w:val="en-US"/>
              </w:rPr>
              <w:t>«</w:t>
            </w:r>
            <w:r w:rsidRPr="006F0E3D">
              <w:t>Имя</w:t>
            </w:r>
            <w:r w:rsidRPr="006F0E3D">
              <w:rPr>
                <w:lang w:val="en-US"/>
              </w:rPr>
              <w:t>» (individualPersonRFIndEntr/EGRIPInfo/firstName)</w:t>
            </w:r>
          </w:p>
          <w:p w14:paraId="5EB8292D" w14:textId="2D5DDFF8" w:rsidR="0032350A" w:rsidRDefault="0032350A" w:rsidP="0032350A">
            <w:pPr>
              <w:pStyle w:val="ad"/>
              <w:rPr>
                <w:lang w:val="en-US"/>
              </w:rPr>
            </w:pPr>
            <w:r w:rsidRPr="006F0E3D">
              <w:rPr>
                <w:lang w:val="en-US"/>
              </w:rPr>
              <w:t>«</w:t>
            </w:r>
            <w:r>
              <w:rPr>
                <w:lang w:val="en-US"/>
              </w:rPr>
              <w:t>Отчество</w:t>
            </w:r>
            <w:r w:rsidRPr="006F0E3D">
              <w:rPr>
                <w:lang w:val="en-US"/>
              </w:rPr>
              <w:t>» (individualPersonRFIndEntr/EGRIPInfo/middleName)</w:t>
            </w:r>
          </w:p>
          <w:p w14:paraId="52766BD8" w14:textId="71B93D4A" w:rsidR="0032350A" w:rsidRPr="006F0E3D" w:rsidRDefault="0032350A" w:rsidP="0032350A">
            <w:pPr>
              <w:pStyle w:val="ad"/>
              <w:rPr>
                <w:lang w:val="en-US"/>
              </w:rPr>
            </w:pPr>
            <w:r w:rsidRPr="006F0E3D">
              <w:rPr>
                <w:lang w:val="en-US"/>
              </w:rPr>
              <w:t>«</w:t>
            </w:r>
            <w:r>
              <w:rPr>
                <w:lang w:val="en-US"/>
              </w:rPr>
              <w:t>ИНН</w:t>
            </w:r>
            <w:r w:rsidRPr="00161C5D">
              <w:rPr>
                <w:lang w:val="en-US"/>
              </w:rPr>
              <w:t>»</w:t>
            </w:r>
            <w:r w:rsidRPr="006F0E3D">
              <w:rPr>
                <w:lang w:val="en-US"/>
              </w:rPr>
              <w:t xml:space="preserve"> (individualPersonRFIndEntr/EGRIPInfo/INN)</w:t>
            </w:r>
          </w:p>
          <w:p w14:paraId="7D2D5838" w14:textId="2FF6AE4C" w:rsidR="002E68FC" w:rsidRPr="006F0E3D" w:rsidRDefault="002E68FC" w:rsidP="0032350A">
            <w:pPr>
              <w:pStyle w:val="ad"/>
            </w:pPr>
            <w:r w:rsidRPr="00EC19DB">
              <w:t>игнориру</w:t>
            </w:r>
            <w:r>
              <w:t>ю</w:t>
            </w:r>
            <w:r w:rsidRPr="00EC19DB">
              <w:t xml:space="preserve">тся </w:t>
            </w:r>
            <w:r w:rsidR="0032350A" w:rsidRPr="00EC19DB">
              <w:t>при при</w:t>
            </w:r>
            <w:r w:rsidR="0032350A">
              <w:t xml:space="preserve">еме, </w:t>
            </w:r>
            <w:r>
              <w:t xml:space="preserve">заполняются </w:t>
            </w:r>
            <w:r w:rsidR="0032350A">
              <w:t xml:space="preserve">автоматически </w:t>
            </w:r>
            <w:r w:rsidR="0032350A" w:rsidRPr="00EC19DB">
              <w:t>на основании доп. соглашения об изменении контракта из ПЗК</w:t>
            </w:r>
          </w:p>
          <w:p w14:paraId="7FB209D9" w14:textId="77777777" w:rsidR="0032350A" w:rsidRDefault="0032350A" w:rsidP="0032350A">
            <w:pPr>
              <w:pStyle w:val="ad"/>
            </w:pPr>
          </w:p>
          <w:p w14:paraId="3EA929E1" w14:textId="77777777" w:rsidR="0032350A" w:rsidRPr="00FB7090" w:rsidRDefault="0032350A" w:rsidP="0032350A">
            <w:pPr>
              <w:pStyle w:val="ad"/>
              <w:rPr>
                <w:b/>
                <w:lang w:val="en-US"/>
              </w:rPr>
            </w:pPr>
            <w:r w:rsidRPr="00FB7090">
              <w:rPr>
                <w:b/>
              </w:rPr>
              <w:t>Блок</w:t>
            </w:r>
            <w:r w:rsidRPr="00FB7090">
              <w:rPr>
                <w:b/>
                <w:lang w:val="en-US"/>
              </w:rPr>
              <w:t xml:space="preserve"> «</w:t>
            </w:r>
            <w:r w:rsidRPr="00FB7090">
              <w:rPr>
                <w:b/>
              </w:rPr>
              <w:t>Физическое</w:t>
            </w:r>
            <w:r w:rsidRPr="00FB7090">
              <w:rPr>
                <w:b/>
                <w:lang w:val="en-US"/>
              </w:rPr>
              <w:t xml:space="preserve"> </w:t>
            </w:r>
            <w:r w:rsidRPr="00FB7090">
              <w:rPr>
                <w:b/>
              </w:rPr>
              <w:t>лицо</w:t>
            </w:r>
            <w:r w:rsidRPr="00FB7090">
              <w:rPr>
                <w:b/>
                <w:lang w:val="en-US"/>
              </w:rPr>
              <w:t xml:space="preserve"> </w:t>
            </w:r>
            <w:r w:rsidRPr="00FB7090">
              <w:rPr>
                <w:b/>
              </w:rPr>
              <w:t>РФ</w:t>
            </w:r>
            <w:r w:rsidRPr="00FB7090">
              <w:rPr>
                <w:b/>
                <w:lang w:val="en-US"/>
              </w:rPr>
              <w:t>» (suppliersInfo/supplierInfo/individualPersonRF).</w:t>
            </w:r>
          </w:p>
          <w:p w14:paraId="7AB86FAE" w14:textId="77777777" w:rsidR="0032350A" w:rsidRDefault="0032350A" w:rsidP="0032350A">
            <w:pPr>
              <w:pStyle w:val="ad"/>
              <w:rPr>
                <w:lang w:val="en-US"/>
              </w:rPr>
            </w:pPr>
          </w:p>
          <w:p w14:paraId="10A16957" w14:textId="1782F10B" w:rsidR="0032350A" w:rsidRDefault="0032350A" w:rsidP="0032350A">
            <w:pPr>
              <w:pStyle w:val="ad"/>
            </w:pPr>
            <w:r>
              <w:t>Поле «</w:t>
            </w:r>
            <w:r w:rsidRPr="00002431">
              <w:t>Дата включения в Единый реестр субъектов малого и среднего предпринимательства</w:t>
            </w:r>
            <w:r>
              <w:t>» (</w:t>
            </w:r>
            <w:r w:rsidRPr="00002431">
              <w:t>ERSMSPInclusionDate</w:t>
            </w:r>
            <w:r>
              <w:t>)</w:t>
            </w:r>
            <w:r w:rsidRPr="00002431">
              <w:t xml:space="preserve">. Может быть указано только, если </w:t>
            </w:r>
            <w:r>
              <w:t xml:space="preserve">значение поля </w:t>
            </w:r>
            <w:r w:rsidRPr="00002431">
              <w:t xml:space="preserve">status соответствует значению </w:t>
            </w:r>
            <w:r>
              <w:t>«</w:t>
            </w:r>
            <w:r w:rsidRPr="00002431">
              <w:t>Субъект малого предпринимательства</w:t>
            </w:r>
            <w:r>
              <w:t>»</w:t>
            </w:r>
            <w:r w:rsidRPr="00002431">
              <w:t>. Игнорируется при приеме и заполняется автоматически, если найдена активная и не исключенная запись о поставщике в Реестре субъектов малого и среднего предпринимательства</w:t>
            </w:r>
            <w:r>
              <w:t>.</w:t>
            </w:r>
          </w:p>
          <w:p w14:paraId="1B52DD4A" w14:textId="03CB64AA" w:rsidR="0032350A" w:rsidRDefault="0032350A" w:rsidP="0032350A">
            <w:pPr>
              <w:pStyle w:val="ad"/>
            </w:pPr>
            <w:r>
              <w:lastRenderedPageBreak/>
              <w:t>Поле</w:t>
            </w:r>
            <w:r w:rsidRPr="002F34C5">
              <w:rPr>
                <w:lang w:val="en-US"/>
              </w:rPr>
              <w:t xml:space="preserve"> «</w:t>
            </w:r>
            <w:r w:rsidRPr="002F34C5">
              <w:t>Полное</w:t>
            </w:r>
            <w:r w:rsidRPr="002F34C5">
              <w:rPr>
                <w:lang w:val="en-US"/>
              </w:rPr>
              <w:t xml:space="preserve"> </w:t>
            </w:r>
            <w:r w:rsidRPr="002F34C5">
              <w:t>наименование</w:t>
            </w:r>
            <w:r w:rsidRPr="002F34C5">
              <w:rPr>
                <w:lang w:val="en-US"/>
              </w:rPr>
              <w:t>» (</w:t>
            </w:r>
            <w:r w:rsidRPr="00893D29">
              <w:rPr>
                <w:lang w:val="en-US"/>
              </w:rPr>
              <w:t>suppliersInfo/supplierInfo</w:t>
            </w:r>
            <w:r w:rsidRPr="00FD046A">
              <w:rPr>
                <w:lang w:val="en-US"/>
              </w:rPr>
              <w:t>/individualPersonRF/OKTMO/name</w:t>
            </w:r>
            <w:r w:rsidRPr="002F34C5">
              <w:rPr>
                <w:lang w:val="en-US"/>
              </w:rPr>
              <w:t xml:space="preserve">). </w:t>
            </w:r>
            <w:r w:rsidRPr="002F34C5">
              <w:t xml:space="preserve">Игнорируется при приеме. При передаче заполняется значением из справочника </w:t>
            </w:r>
            <w:r>
              <w:t>«</w:t>
            </w:r>
            <w:r w:rsidRPr="002F34C5">
              <w:t>Общероссийский классификатор территорий муниципальных образований (ОКТМО)</w:t>
            </w:r>
            <w:r>
              <w:t>»</w:t>
            </w:r>
            <w:r w:rsidRPr="002F34C5">
              <w:t xml:space="preserve"> (nsiOKTMO)</w:t>
            </w:r>
            <w:r>
              <w:t>.</w:t>
            </w:r>
          </w:p>
          <w:p w14:paraId="5117E782" w14:textId="61DD6C0D" w:rsidR="0032350A" w:rsidRDefault="0032350A" w:rsidP="0032350A">
            <w:pPr>
              <w:pStyle w:val="ad"/>
            </w:pPr>
          </w:p>
          <w:p w14:paraId="068729FC" w14:textId="4EC7ABA9" w:rsidR="0032350A" w:rsidRDefault="0032350A" w:rsidP="0032350A">
            <w:pPr>
              <w:pStyle w:val="ad"/>
            </w:pPr>
            <w:r>
              <w:t>Блок</w:t>
            </w:r>
            <w:r w:rsidRPr="007D6505">
              <w:t xml:space="preserve"> «</w:t>
            </w:r>
            <w:r w:rsidRPr="00DB6BFA">
              <w:t>Статус</w:t>
            </w:r>
            <w:r w:rsidRPr="007D6505">
              <w:t xml:space="preserve"> </w:t>
            </w:r>
            <w:r w:rsidRPr="00DB6BFA">
              <w:t>поставщика</w:t>
            </w:r>
            <w:r w:rsidRPr="007D6505">
              <w:t>» (</w:t>
            </w:r>
            <w:r w:rsidRPr="007D6505">
              <w:rPr>
                <w:lang w:val="en-US"/>
              </w:rPr>
              <w:t>suppliersInfo</w:t>
            </w:r>
            <w:r w:rsidRPr="007D6505">
              <w:t>/</w:t>
            </w:r>
            <w:r w:rsidRPr="007D6505">
              <w:rPr>
                <w:lang w:val="en-US"/>
              </w:rPr>
              <w:t>supplierInfo</w:t>
            </w:r>
            <w:r w:rsidRPr="007D6505">
              <w:t>/</w:t>
            </w:r>
            <w:r w:rsidRPr="007D6505">
              <w:rPr>
                <w:lang w:val="en-US"/>
              </w:rPr>
              <w:t>individualPersonRF</w:t>
            </w:r>
            <w:r w:rsidRPr="007D6505">
              <w:t>/</w:t>
            </w:r>
            <w:r w:rsidRPr="007D6505">
              <w:rPr>
                <w:lang w:val="en-US"/>
              </w:rPr>
              <w:t>status</w:t>
            </w:r>
            <w:r w:rsidRPr="007D6505">
              <w:t xml:space="preserve">) </w:t>
            </w:r>
            <w:r>
              <w:t>принимается</w:t>
            </w:r>
            <w:r w:rsidRPr="007D6505">
              <w:t xml:space="preserve"> </w:t>
            </w:r>
            <w:r>
              <w:t>и</w:t>
            </w:r>
            <w:r w:rsidRPr="007D6505">
              <w:t xml:space="preserve"> </w:t>
            </w:r>
            <w:r>
              <w:t>сохраняется</w:t>
            </w:r>
            <w:r w:rsidRPr="007D6505">
              <w:t xml:space="preserve"> (</w:t>
            </w:r>
            <w:r>
              <w:t>РК</w:t>
            </w:r>
            <w:r w:rsidRPr="007D6505">
              <w:t>_</w:t>
            </w:r>
            <w:r>
              <w:t>ИК</w:t>
            </w:r>
            <w:r w:rsidRPr="007D6505">
              <w:t>_0430).</w:t>
            </w:r>
          </w:p>
          <w:p w14:paraId="5D1155F9" w14:textId="3804AD88" w:rsidR="0032350A" w:rsidRDefault="0032350A" w:rsidP="0032350A">
            <w:pPr>
              <w:pStyle w:val="ad"/>
            </w:pPr>
          </w:p>
          <w:p w14:paraId="0D400011" w14:textId="4CD1D5C0" w:rsidR="0032350A" w:rsidRDefault="0032350A" w:rsidP="0032350A">
            <w:pPr>
              <w:pStyle w:val="ad"/>
            </w:pPr>
            <w:r>
              <w:t>Если заполнено поле «</w:t>
            </w:r>
            <w:r w:rsidRPr="00EC19DB">
              <w:t>Реестровый</w:t>
            </w:r>
            <w:r>
              <w:t xml:space="preserve"> номер процедуры доп.соглашения»</w:t>
            </w:r>
            <w:r w:rsidRPr="00EC19DB">
              <w:t xml:space="preserve"> (numberAdd)</w:t>
            </w:r>
            <w:r>
              <w:t xml:space="preserve">, то поля: </w:t>
            </w:r>
          </w:p>
          <w:p w14:paraId="6B4F3A54" w14:textId="664D3F52" w:rsidR="0032350A" w:rsidRPr="006F0E3D" w:rsidRDefault="0032350A" w:rsidP="0032350A">
            <w:pPr>
              <w:pStyle w:val="ad"/>
              <w:rPr>
                <w:lang w:val="en-US"/>
              </w:rPr>
            </w:pPr>
            <w:r w:rsidRPr="006F0E3D">
              <w:rPr>
                <w:lang w:val="en-US"/>
              </w:rPr>
              <w:t>«</w:t>
            </w:r>
            <w:r w:rsidRPr="006F0E3D">
              <w:t>Фамилия</w:t>
            </w:r>
            <w:r w:rsidRPr="006F0E3D">
              <w:rPr>
                <w:lang w:val="en-US"/>
              </w:rPr>
              <w:t>» (</w:t>
            </w:r>
            <w:r w:rsidRPr="00161C5D">
              <w:rPr>
                <w:lang w:val="en-US"/>
              </w:rPr>
              <w:t>individualPersonRF/lastName</w:t>
            </w:r>
            <w:r w:rsidRPr="006F0E3D">
              <w:rPr>
                <w:lang w:val="en-US"/>
              </w:rPr>
              <w:t>)</w:t>
            </w:r>
          </w:p>
          <w:p w14:paraId="597DA485" w14:textId="7C174BEF" w:rsidR="0032350A" w:rsidRDefault="0032350A" w:rsidP="0032350A">
            <w:pPr>
              <w:pStyle w:val="ad"/>
              <w:rPr>
                <w:lang w:val="en-US"/>
              </w:rPr>
            </w:pPr>
            <w:r w:rsidRPr="006F0E3D">
              <w:rPr>
                <w:lang w:val="en-US"/>
              </w:rPr>
              <w:t>«</w:t>
            </w:r>
            <w:r w:rsidRPr="006F0E3D">
              <w:t>Имя</w:t>
            </w:r>
            <w:r w:rsidRPr="006F0E3D">
              <w:rPr>
                <w:lang w:val="en-US"/>
              </w:rPr>
              <w:t>» (</w:t>
            </w:r>
            <w:r w:rsidRPr="00161C5D">
              <w:rPr>
                <w:lang w:val="en-US"/>
              </w:rPr>
              <w:t>individualPersonRF/firstName</w:t>
            </w:r>
            <w:r w:rsidRPr="006F0E3D">
              <w:rPr>
                <w:lang w:val="en-US"/>
              </w:rPr>
              <w:t>)</w:t>
            </w:r>
          </w:p>
          <w:p w14:paraId="441D73D5" w14:textId="2E89C96B" w:rsidR="0032350A" w:rsidRDefault="0032350A" w:rsidP="0032350A">
            <w:pPr>
              <w:pStyle w:val="ad"/>
              <w:rPr>
                <w:lang w:val="en-US"/>
              </w:rPr>
            </w:pPr>
            <w:r w:rsidRPr="006F0E3D">
              <w:rPr>
                <w:lang w:val="en-US"/>
              </w:rPr>
              <w:t>«</w:t>
            </w:r>
            <w:r>
              <w:rPr>
                <w:lang w:val="en-US"/>
              </w:rPr>
              <w:t>Отчество</w:t>
            </w:r>
            <w:r w:rsidRPr="006F0E3D">
              <w:rPr>
                <w:lang w:val="en-US"/>
              </w:rPr>
              <w:t>» (</w:t>
            </w:r>
            <w:r w:rsidRPr="00161C5D">
              <w:rPr>
                <w:lang w:val="en-US"/>
              </w:rPr>
              <w:t>individualPersonRF/middleName</w:t>
            </w:r>
            <w:r w:rsidRPr="006F0E3D">
              <w:rPr>
                <w:lang w:val="en-US"/>
              </w:rPr>
              <w:t>)</w:t>
            </w:r>
          </w:p>
          <w:p w14:paraId="26AE25BB" w14:textId="50B4DB08" w:rsidR="0032350A" w:rsidRPr="006F0E3D" w:rsidRDefault="0032350A" w:rsidP="0032350A">
            <w:pPr>
              <w:pStyle w:val="ad"/>
              <w:rPr>
                <w:lang w:val="en-US"/>
              </w:rPr>
            </w:pPr>
            <w:r w:rsidRPr="006F0E3D">
              <w:rPr>
                <w:lang w:val="en-US"/>
              </w:rPr>
              <w:t>«</w:t>
            </w:r>
            <w:r>
              <w:rPr>
                <w:lang w:val="en-US"/>
              </w:rPr>
              <w:t>ИНН</w:t>
            </w:r>
            <w:r w:rsidRPr="00161C5D">
              <w:rPr>
                <w:lang w:val="en-US"/>
              </w:rPr>
              <w:t>»</w:t>
            </w:r>
            <w:r w:rsidRPr="006F0E3D">
              <w:rPr>
                <w:lang w:val="en-US"/>
              </w:rPr>
              <w:t xml:space="preserve"> (</w:t>
            </w:r>
            <w:r w:rsidRPr="00161C5D">
              <w:rPr>
                <w:lang w:val="en-US"/>
              </w:rPr>
              <w:t>individualPersonRF/INN</w:t>
            </w:r>
            <w:r w:rsidRPr="006F0E3D">
              <w:rPr>
                <w:lang w:val="en-US"/>
              </w:rPr>
              <w:t>)</w:t>
            </w:r>
          </w:p>
          <w:p w14:paraId="3792F02D" w14:textId="1899C9B7" w:rsidR="002E68FC" w:rsidRPr="006F0E3D" w:rsidRDefault="002E68FC" w:rsidP="0032350A">
            <w:pPr>
              <w:pStyle w:val="ad"/>
            </w:pPr>
            <w:r w:rsidRPr="00EC19DB">
              <w:t>игнориру</w:t>
            </w:r>
            <w:r>
              <w:t>ю</w:t>
            </w:r>
            <w:r w:rsidRPr="00EC19DB">
              <w:t xml:space="preserve">тся </w:t>
            </w:r>
            <w:r w:rsidR="0032350A" w:rsidRPr="00EC19DB">
              <w:t>при при</w:t>
            </w:r>
            <w:r w:rsidR="0032350A">
              <w:t xml:space="preserve">еме, </w:t>
            </w:r>
            <w:r>
              <w:t xml:space="preserve">заполняются </w:t>
            </w:r>
            <w:r w:rsidR="0032350A">
              <w:t xml:space="preserve">автоматически </w:t>
            </w:r>
            <w:r w:rsidR="0032350A" w:rsidRPr="00EC19DB">
              <w:t>на основании доп. соглашения об изменении контракта из ПЗК</w:t>
            </w:r>
          </w:p>
          <w:p w14:paraId="26820B41" w14:textId="77777777" w:rsidR="0032350A" w:rsidRPr="007D6505" w:rsidRDefault="0032350A" w:rsidP="0032350A">
            <w:pPr>
              <w:pStyle w:val="ad"/>
            </w:pPr>
          </w:p>
          <w:p w14:paraId="55001994" w14:textId="77777777" w:rsidR="0032350A" w:rsidRPr="007D6505" w:rsidRDefault="0032350A" w:rsidP="0032350A">
            <w:pPr>
              <w:pStyle w:val="ad"/>
            </w:pPr>
          </w:p>
          <w:p w14:paraId="7FE2175B" w14:textId="7C55ECC2" w:rsidR="0032350A" w:rsidRDefault="0032350A" w:rsidP="0032350A">
            <w:pPr>
              <w:pStyle w:val="ad"/>
              <w:rPr>
                <w:b/>
                <w:lang w:val="en-US"/>
              </w:rPr>
            </w:pPr>
            <w:r w:rsidRPr="00FB7090">
              <w:rPr>
                <w:b/>
              </w:rPr>
              <w:t>Блок «Физическое лицо РФ. Индивидуальный предприниматель. Поставщик</w:t>
            </w:r>
            <w:r w:rsidRPr="00FB7090">
              <w:rPr>
                <w:b/>
                <w:lang w:val="en-US"/>
              </w:rPr>
              <w:t xml:space="preserve"> </w:t>
            </w:r>
            <w:r w:rsidRPr="00FB7090">
              <w:rPr>
                <w:b/>
              </w:rPr>
              <w:t>культурных</w:t>
            </w:r>
            <w:r w:rsidRPr="00FB7090">
              <w:rPr>
                <w:b/>
                <w:lang w:val="en-US"/>
              </w:rPr>
              <w:t xml:space="preserve"> </w:t>
            </w:r>
            <w:r w:rsidRPr="00FB7090">
              <w:rPr>
                <w:b/>
              </w:rPr>
              <w:t>ценностей</w:t>
            </w:r>
            <w:r w:rsidRPr="00FB7090">
              <w:rPr>
                <w:b/>
                <w:lang w:val="en-US"/>
              </w:rPr>
              <w:t>» (suppliersInfo/supplierInfo/individualPersonRFIvidualEntrepreneurisCulture).</w:t>
            </w:r>
          </w:p>
          <w:p w14:paraId="0768B92E" w14:textId="3AC6F35F" w:rsidR="0032350A" w:rsidRDefault="0032350A" w:rsidP="0032350A">
            <w:pPr>
              <w:pStyle w:val="ad"/>
              <w:rPr>
                <w:b/>
                <w:lang w:val="en-US"/>
              </w:rPr>
            </w:pPr>
          </w:p>
          <w:p w14:paraId="7D734AEA" w14:textId="586D6E15" w:rsidR="0032350A" w:rsidRPr="00C974A6" w:rsidRDefault="0032350A" w:rsidP="0032350A">
            <w:pPr>
              <w:pStyle w:val="ad"/>
            </w:pPr>
            <w:r w:rsidRPr="00C974A6">
              <w:t>Блок «Физическое лицо РФ. Индивидуальный предприниматель. Поставщик культурных цен-ностей» (suppliersInfo/supplierInfo/individualPersonRFIvidualEntrepreneurisCulture)не использу-ется для контрактов, первая версия которых была размещена с даты из настройки «Дата нача-ла применения нормы по сокрытию контрактов с ед поставщиком заключенных по п. 10, 13 и 17 ч.1 ст.93 44-ФЗ»</w:t>
            </w:r>
          </w:p>
          <w:p w14:paraId="1FA70109" w14:textId="77777777" w:rsidR="0032350A" w:rsidRPr="00C974A6" w:rsidRDefault="0032350A" w:rsidP="0032350A">
            <w:pPr>
              <w:pStyle w:val="ad"/>
            </w:pPr>
          </w:p>
          <w:p w14:paraId="64DF7D3A" w14:textId="77777777" w:rsidR="0032350A" w:rsidRDefault="0032350A" w:rsidP="0032350A">
            <w:pPr>
              <w:pStyle w:val="ad"/>
              <w:rPr>
                <w:lang w:val="en-US"/>
              </w:rPr>
            </w:pPr>
            <w:r>
              <w:t>Блок</w:t>
            </w:r>
            <w:r w:rsidRPr="00580544">
              <w:rPr>
                <w:lang w:val="en-US"/>
              </w:rPr>
              <w:t xml:space="preserve"> «</w:t>
            </w:r>
            <w:r w:rsidRPr="00580544">
              <w:t>Сведения</w:t>
            </w:r>
            <w:r w:rsidRPr="00580544">
              <w:rPr>
                <w:lang w:val="en-US"/>
              </w:rPr>
              <w:t xml:space="preserve"> </w:t>
            </w:r>
            <w:r w:rsidRPr="00580544">
              <w:t>из</w:t>
            </w:r>
            <w:r w:rsidRPr="00580544">
              <w:rPr>
                <w:lang w:val="en-US"/>
              </w:rPr>
              <w:t xml:space="preserve"> </w:t>
            </w:r>
            <w:r w:rsidRPr="00580544">
              <w:t>ЕГРИП</w:t>
            </w:r>
            <w:r w:rsidRPr="00580544">
              <w:rPr>
                <w:lang w:val="en-US"/>
              </w:rPr>
              <w:t>» (</w:t>
            </w:r>
            <w:r w:rsidRPr="00893D29">
              <w:rPr>
                <w:lang w:val="en-US"/>
              </w:rPr>
              <w:t>suppliersInfo/supplierInfo</w:t>
            </w:r>
            <w:r w:rsidRPr="00580544">
              <w:rPr>
                <w:lang w:val="en-US"/>
              </w:rPr>
              <w:t>/</w:t>
            </w:r>
            <w:r w:rsidRPr="00522074">
              <w:rPr>
                <w:lang w:val="en-US"/>
              </w:rPr>
              <w:t>individualPersonRFIndEntrisCulture</w:t>
            </w:r>
            <w:r w:rsidRPr="00580544">
              <w:rPr>
                <w:lang w:val="en-US"/>
              </w:rPr>
              <w:t>/EGRIPInfo).</w:t>
            </w:r>
          </w:p>
          <w:p w14:paraId="6CD3F46E" w14:textId="0A6765B2" w:rsidR="0032350A" w:rsidRDefault="0032350A" w:rsidP="0032350A">
            <w:pPr>
              <w:pStyle w:val="ad"/>
            </w:pPr>
            <w:r>
              <w:t>Блок</w:t>
            </w:r>
            <w:r w:rsidRPr="00931D75">
              <w:rPr>
                <w:lang w:val="en-US"/>
              </w:rPr>
              <w:t xml:space="preserve"> </w:t>
            </w:r>
            <w:r>
              <w:t>заполняется</w:t>
            </w:r>
            <w:r w:rsidRPr="00931D75">
              <w:rPr>
                <w:lang w:val="en-US"/>
              </w:rPr>
              <w:t xml:space="preserve"> </w:t>
            </w:r>
            <w:r>
              <w:t>автоматически</w:t>
            </w:r>
            <w:r w:rsidRPr="00931D75">
              <w:rPr>
                <w:lang w:val="en-US"/>
              </w:rPr>
              <w:t xml:space="preserve"> </w:t>
            </w:r>
            <w:r>
              <w:t>на</w:t>
            </w:r>
            <w:r w:rsidRPr="00931D75">
              <w:rPr>
                <w:lang w:val="en-US"/>
              </w:rPr>
              <w:t xml:space="preserve"> </w:t>
            </w:r>
            <w:r>
              <w:t>основании</w:t>
            </w:r>
            <w:r w:rsidRPr="00931D75">
              <w:rPr>
                <w:lang w:val="en-US"/>
              </w:rPr>
              <w:t xml:space="preserve"> </w:t>
            </w:r>
            <w:r>
              <w:t>данных</w:t>
            </w:r>
            <w:r w:rsidRPr="00931D75">
              <w:rPr>
                <w:lang w:val="en-US"/>
              </w:rPr>
              <w:t xml:space="preserve"> </w:t>
            </w:r>
            <w:r>
              <w:t>из</w:t>
            </w:r>
            <w:r w:rsidRPr="00931D75">
              <w:rPr>
                <w:lang w:val="en-US"/>
              </w:rPr>
              <w:t xml:space="preserve"> </w:t>
            </w:r>
            <w:r>
              <w:t>ЕГРИП</w:t>
            </w:r>
            <w:r w:rsidRPr="00931D75">
              <w:rPr>
                <w:lang w:val="en-US"/>
              </w:rPr>
              <w:t xml:space="preserve"> </w:t>
            </w:r>
            <w:r>
              <w:t>на</w:t>
            </w:r>
            <w:r w:rsidRPr="00931D75">
              <w:rPr>
                <w:lang w:val="en-US"/>
              </w:rPr>
              <w:t xml:space="preserve"> </w:t>
            </w:r>
            <w:r>
              <w:t>основании</w:t>
            </w:r>
            <w:r w:rsidRPr="00931D75">
              <w:rPr>
                <w:lang w:val="en-US"/>
              </w:rPr>
              <w:t xml:space="preserve"> </w:t>
            </w:r>
            <w:r>
              <w:t>кода</w:t>
            </w:r>
            <w:r w:rsidRPr="00931D75">
              <w:rPr>
                <w:lang w:val="en-US"/>
              </w:rPr>
              <w:t xml:space="preserve"> </w:t>
            </w:r>
            <w:r>
              <w:t>ИНН</w:t>
            </w:r>
            <w:r w:rsidRPr="00931D75">
              <w:rPr>
                <w:lang w:val="en-US"/>
              </w:rPr>
              <w:t xml:space="preserve"> (suppliersInfo/supplierInfo/individualPersonRFIndEntrisCulture/EGRIPInfo/INN). </w:t>
            </w:r>
            <w:r>
              <w:t>Допустимость приема прочих полей блока регламентируется значением настройки «Возможность редактирования сведений о поставщике, полученных из ЕГРЮЛ / ЕГРИП».</w:t>
            </w:r>
          </w:p>
          <w:p w14:paraId="2BF54B44" w14:textId="2E9E49E3" w:rsidR="0032350A" w:rsidRDefault="0032350A" w:rsidP="0032350A">
            <w:pPr>
              <w:pStyle w:val="ad"/>
              <w:jc w:val="left"/>
            </w:pPr>
            <w:r>
              <w:t>Если значение «Нет» - все поля, кроме ИНН (</w:t>
            </w:r>
            <w:r w:rsidRPr="00E62CC0">
              <w:t>suppliersInfo/supplierInfo/individualPersonRFIndEntrisCulture/EGRIPInfo/INN</w:t>
            </w:r>
            <w:r>
              <w:t xml:space="preserve">)игнорируются при приеме и заполняются на основании справочника ЕГРЮЛ. </w:t>
            </w:r>
          </w:p>
          <w:p w14:paraId="7C553562" w14:textId="77777777" w:rsidR="0032350A" w:rsidRDefault="0032350A" w:rsidP="0032350A">
            <w:pPr>
              <w:pStyle w:val="ad"/>
            </w:pPr>
            <w:r>
              <w:t>Если значение «Да» - принимаем и сохраняем.</w:t>
            </w:r>
          </w:p>
          <w:p w14:paraId="6BEDEDF4" w14:textId="77777777" w:rsidR="0032350A" w:rsidRDefault="0032350A" w:rsidP="0032350A">
            <w:pPr>
              <w:pStyle w:val="ad"/>
            </w:pPr>
            <w:r>
              <w:t>Если значение «Можно ввести незаполненные» - принимаем только те поля, которые небыли загружены из ЕГРЮЛ. Прочие поля игнорируются при приеме.</w:t>
            </w:r>
          </w:p>
          <w:p w14:paraId="21CEA580" w14:textId="77777777" w:rsidR="0032350A" w:rsidRDefault="0032350A" w:rsidP="0032350A">
            <w:pPr>
              <w:pStyle w:val="ad"/>
            </w:pPr>
            <w:r>
              <w:t>Если значение «Можно ввести незаполненные из-за отсутствия в справочниках» - принимаем только те поля, которые отсутствуют в ЕГРЮЛ (в том числе принимаем из пакета код ОКОПФ, если справочник возвращает устаревший код, размерность которого отлична от 5 символов)</w:t>
            </w:r>
            <w:r w:rsidRPr="00731F16">
              <w:t>.</w:t>
            </w:r>
            <w:r>
              <w:t xml:space="preserve"> Поля которые присутствуют в справочнике игнорируем при приеме.</w:t>
            </w:r>
          </w:p>
          <w:p w14:paraId="26CD7C65" w14:textId="7C948A0C" w:rsidR="0032350A" w:rsidRDefault="0032350A" w:rsidP="0032350A">
            <w:pPr>
              <w:pStyle w:val="ad"/>
            </w:pPr>
          </w:p>
          <w:p w14:paraId="342A0443" w14:textId="77777777" w:rsidR="0032350A" w:rsidRPr="00FD69B3" w:rsidRDefault="0032350A" w:rsidP="0032350A">
            <w:pPr>
              <w:pStyle w:val="ad"/>
            </w:pPr>
          </w:p>
          <w:p w14:paraId="4AF24273" w14:textId="77777777" w:rsidR="0032350A" w:rsidRDefault="0032350A" w:rsidP="0032350A">
            <w:pPr>
              <w:pStyle w:val="ad"/>
            </w:pPr>
            <w:r>
              <w:t>Блок</w:t>
            </w:r>
            <w:r w:rsidRPr="00F6513B">
              <w:t xml:space="preserve"> «</w:t>
            </w:r>
            <w:r w:rsidRPr="00E02FD5">
              <w:t>Прочие</w:t>
            </w:r>
            <w:r w:rsidRPr="00F6513B">
              <w:t xml:space="preserve"> </w:t>
            </w:r>
            <w:r w:rsidRPr="00E02FD5">
              <w:t>сведения</w:t>
            </w:r>
            <w:r w:rsidRPr="00F6513B">
              <w:t>» (</w:t>
            </w:r>
            <w:r w:rsidRPr="00893D29">
              <w:rPr>
                <w:lang w:val="en-US"/>
              </w:rPr>
              <w:t>suppliersInfo</w:t>
            </w:r>
            <w:r w:rsidRPr="00F6513B">
              <w:t>/</w:t>
            </w:r>
            <w:r w:rsidRPr="00893D29">
              <w:rPr>
                <w:lang w:val="en-US"/>
              </w:rPr>
              <w:t>supplierInfo</w:t>
            </w:r>
            <w:r w:rsidRPr="00F6513B">
              <w:t>/</w:t>
            </w:r>
            <w:r w:rsidRPr="00522074">
              <w:rPr>
                <w:lang w:val="en-US"/>
              </w:rPr>
              <w:t>individualPersonRFIndEntrisCulture</w:t>
            </w:r>
            <w:r w:rsidRPr="00F6513B">
              <w:t>/</w:t>
            </w:r>
            <w:r w:rsidRPr="00E02FD5">
              <w:rPr>
                <w:lang w:val="en-US"/>
              </w:rPr>
              <w:t>otherInfo</w:t>
            </w:r>
            <w:r w:rsidRPr="00F6513B">
              <w:t xml:space="preserve">). </w:t>
            </w:r>
            <w:r>
              <w:t>Принимаем и сохраняем из пакета.</w:t>
            </w:r>
          </w:p>
          <w:p w14:paraId="4AEC13E3" w14:textId="61BA7162" w:rsidR="0032350A" w:rsidRDefault="0032350A" w:rsidP="0032350A">
            <w:pPr>
              <w:pStyle w:val="ad"/>
            </w:pPr>
            <w:r>
              <w:t>Поле «</w:t>
            </w:r>
            <w:r w:rsidRPr="00002431">
              <w:t>Дата включения в Единый реестр субъектов малого и среднего предпринимательства</w:t>
            </w:r>
            <w:r>
              <w:t>» (</w:t>
            </w:r>
            <w:r w:rsidRPr="00002431">
              <w:t>ERSMSPInclusionDate</w:t>
            </w:r>
            <w:r>
              <w:t>)</w:t>
            </w:r>
            <w:r w:rsidRPr="00002431">
              <w:t xml:space="preserve">. Может быть указано только, если </w:t>
            </w:r>
            <w:r>
              <w:t xml:space="preserve">значение поля </w:t>
            </w:r>
            <w:r w:rsidRPr="00002431">
              <w:t xml:space="preserve">status соответствует значению </w:t>
            </w:r>
            <w:r>
              <w:t>«</w:t>
            </w:r>
            <w:r w:rsidRPr="00002431">
              <w:t>Субъект малого предпринимательства</w:t>
            </w:r>
            <w:r>
              <w:t>»</w:t>
            </w:r>
            <w:r w:rsidRPr="00002431">
              <w:t>. Игнорируется при приеме и заполняется автоматически, если найдена активная и не исключенная запись о поставщике в Реестре субъектов малого и среднего предпринимательства</w:t>
            </w:r>
            <w:r>
              <w:t>.</w:t>
            </w:r>
          </w:p>
          <w:p w14:paraId="5DC3CAB2" w14:textId="3AABBA11" w:rsidR="0032350A" w:rsidRDefault="0032350A" w:rsidP="0032350A">
            <w:pPr>
              <w:pStyle w:val="ad"/>
            </w:pPr>
            <w:r>
              <w:lastRenderedPageBreak/>
              <w:t>Поле</w:t>
            </w:r>
            <w:r w:rsidRPr="002F34C5">
              <w:rPr>
                <w:lang w:val="en-US"/>
              </w:rPr>
              <w:t xml:space="preserve"> «</w:t>
            </w:r>
            <w:r w:rsidRPr="002F34C5">
              <w:t>Полное</w:t>
            </w:r>
            <w:r w:rsidRPr="002F34C5">
              <w:rPr>
                <w:lang w:val="en-US"/>
              </w:rPr>
              <w:t xml:space="preserve"> </w:t>
            </w:r>
            <w:r w:rsidRPr="002F34C5">
              <w:t>наименование</w:t>
            </w:r>
            <w:r w:rsidRPr="002F34C5">
              <w:rPr>
                <w:lang w:val="en-US"/>
              </w:rPr>
              <w:t>» (</w:t>
            </w:r>
            <w:r w:rsidRPr="00893D29">
              <w:rPr>
                <w:lang w:val="en-US"/>
              </w:rPr>
              <w:t>suppliersInfo/supplierInfo</w:t>
            </w:r>
            <w:r w:rsidRPr="002F34C5">
              <w:rPr>
                <w:lang w:val="en-US"/>
              </w:rPr>
              <w:t>/</w:t>
            </w:r>
            <w:r w:rsidRPr="00522074">
              <w:rPr>
                <w:lang w:val="en-US"/>
              </w:rPr>
              <w:t>individualPersonRFIndEntrisCulture</w:t>
            </w:r>
            <w:r w:rsidRPr="002F34C5">
              <w:rPr>
                <w:lang w:val="en-US"/>
              </w:rPr>
              <w:t xml:space="preserve">/otherInfo/OKTMO/name). </w:t>
            </w:r>
            <w:r w:rsidRPr="002F34C5">
              <w:t xml:space="preserve">Игнорируется при приеме. При передаче заполняется значением из справочника </w:t>
            </w:r>
            <w:r>
              <w:t>«</w:t>
            </w:r>
            <w:r w:rsidRPr="002F34C5">
              <w:t>Общероссийский классификатор территорий муниципальных образований (ОКТМО)</w:t>
            </w:r>
            <w:r>
              <w:t>»</w:t>
            </w:r>
            <w:r w:rsidRPr="002F34C5">
              <w:t xml:space="preserve"> (nsiOKTMO)</w:t>
            </w:r>
            <w:r>
              <w:t>.</w:t>
            </w:r>
          </w:p>
          <w:p w14:paraId="44E3D8E4" w14:textId="66F08748" w:rsidR="0032350A" w:rsidRDefault="0032350A" w:rsidP="0032350A">
            <w:pPr>
              <w:pStyle w:val="ad"/>
            </w:pPr>
          </w:p>
          <w:p w14:paraId="3482B1C5" w14:textId="1543A9C0" w:rsidR="0032350A" w:rsidRDefault="0032350A" w:rsidP="0032350A">
            <w:pPr>
              <w:pStyle w:val="ad"/>
            </w:pPr>
            <w:r>
              <w:t>Блок</w:t>
            </w:r>
            <w:r w:rsidRPr="00DB6BFA">
              <w:t xml:space="preserve"> «Статус поставщика» (</w:t>
            </w:r>
            <w:r w:rsidRPr="00E021FF">
              <w:t>status</w:t>
            </w:r>
            <w:r w:rsidRPr="00DB6BFA">
              <w:t>)</w:t>
            </w:r>
            <w:r>
              <w:t xml:space="preserve"> принимается и сохраняется (РК_ИК_0430).</w:t>
            </w:r>
          </w:p>
          <w:p w14:paraId="3B4409B2" w14:textId="77777777" w:rsidR="0032350A" w:rsidRPr="00FB7090" w:rsidRDefault="0032350A" w:rsidP="0032350A">
            <w:pPr>
              <w:pStyle w:val="ad"/>
              <w:rPr>
                <w:b/>
              </w:rPr>
            </w:pPr>
          </w:p>
          <w:p w14:paraId="3C34D53F" w14:textId="683A2161" w:rsidR="0032350A" w:rsidRDefault="0032350A" w:rsidP="0032350A">
            <w:pPr>
              <w:pStyle w:val="ad"/>
              <w:rPr>
                <w:b/>
              </w:rPr>
            </w:pPr>
            <w:r w:rsidRPr="00FB7090">
              <w:rPr>
                <w:b/>
              </w:rPr>
              <w:t>Блок «Физическое лицо РФ. Поставщик культурных ценностей» (</w:t>
            </w:r>
            <w:r w:rsidRPr="00FB7090">
              <w:rPr>
                <w:b/>
                <w:lang w:val="en-US"/>
              </w:rPr>
              <w:t>suppliersInfo</w:t>
            </w:r>
            <w:r w:rsidRPr="00FB7090">
              <w:rPr>
                <w:b/>
              </w:rPr>
              <w:t>/</w:t>
            </w:r>
            <w:r w:rsidRPr="00FB7090">
              <w:rPr>
                <w:b/>
                <w:lang w:val="en-US"/>
              </w:rPr>
              <w:t>supplierInfo</w:t>
            </w:r>
            <w:r w:rsidRPr="00FB7090">
              <w:rPr>
                <w:b/>
              </w:rPr>
              <w:t>/</w:t>
            </w:r>
            <w:r w:rsidRPr="00FB7090">
              <w:rPr>
                <w:b/>
                <w:lang w:val="en-US"/>
              </w:rPr>
              <w:t>individualPersonRFisCulture</w:t>
            </w:r>
            <w:r w:rsidRPr="00FB7090">
              <w:rPr>
                <w:b/>
              </w:rPr>
              <w:t>).</w:t>
            </w:r>
          </w:p>
          <w:p w14:paraId="191F70CA" w14:textId="77777777" w:rsidR="0032350A" w:rsidRDefault="0032350A" w:rsidP="0032350A">
            <w:pPr>
              <w:pStyle w:val="ad"/>
              <w:rPr>
                <w:b/>
              </w:rPr>
            </w:pPr>
          </w:p>
          <w:p w14:paraId="00055B8E" w14:textId="1FC30EE5" w:rsidR="0032350A" w:rsidRPr="00063F0B" w:rsidRDefault="0032350A" w:rsidP="0032350A">
            <w:pPr>
              <w:pStyle w:val="ad"/>
            </w:pPr>
            <w:r w:rsidRPr="00063F0B">
              <w:t>Блок «Физическое лицо РФ. Поставщик культурных ценностей» (suppli-ersInfo/supplierInfo/individualPersonRFisCulture)</w:t>
            </w:r>
            <w:r>
              <w:t xml:space="preserve"> н</w:t>
            </w:r>
            <w:r w:rsidRPr="00063F0B">
              <w:t>е используется для контрактов, первая версия которых была размещена после даты из настройки «Дата начала применения нормы по сокрытию контрактов с ед поставщиком заключенных по п. 10, 13 и 17 ч.1 ст.93 44-ФЗ»</w:t>
            </w:r>
            <w:r w:rsidRPr="00063F0B" w:rsidDel="00063F0B">
              <w:t xml:space="preserve"> </w:t>
            </w:r>
          </w:p>
          <w:p w14:paraId="51E594B9" w14:textId="77777777" w:rsidR="0032350A" w:rsidRPr="009E7124" w:rsidRDefault="0032350A" w:rsidP="0032350A">
            <w:pPr>
              <w:pStyle w:val="ad"/>
            </w:pPr>
          </w:p>
          <w:p w14:paraId="6F8757F1" w14:textId="58A2BB1B" w:rsidR="0032350A" w:rsidRDefault="0032350A" w:rsidP="0032350A">
            <w:pPr>
              <w:pStyle w:val="ad"/>
            </w:pPr>
            <w:r>
              <w:t>Поле «</w:t>
            </w:r>
            <w:r w:rsidRPr="00002431">
              <w:t>Дата включения в Единый реестр субъектов малого и среднего предпринимательства</w:t>
            </w:r>
            <w:r>
              <w:t>» (</w:t>
            </w:r>
            <w:r w:rsidRPr="00002431">
              <w:t>ERSMSPInclusionDate</w:t>
            </w:r>
            <w:r>
              <w:t>)</w:t>
            </w:r>
            <w:r w:rsidRPr="00002431">
              <w:t xml:space="preserve">. Может быть указано только, если </w:t>
            </w:r>
            <w:r>
              <w:t xml:space="preserve">значение поля </w:t>
            </w:r>
            <w:r w:rsidRPr="00002431">
              <w:t xml:space="preserve">status соответствует значению </w:t>
            </w:r>
            <w:r>
              <w:t>«</w:t>
            </w:r>
            <w:r w:rsidRPr="00002431">
              <w:t>Субъект малого предпринимательства</w:t>
            </w:r>
            <w:r>
              <w:t>»</w:t>
            </w:r>
            <w:r w:rsidRPr="00002431">
              <w:t>. Игнорируется при приеме и заполняется автоматически, если найдена активная и не исключенная запись о поставщике в Реестре субъектов малого и среднего предпринимательства</w:t>
            </w:r>
            <w:r>
              <w:t>.</w:t>
            </w:r>
          </w:p>
          <w:p w14:paraId="3645B77B" w14:textId="34FDA040" w:rsidR="0032350A" w:rsidRDefault="0032350A" w:rsidP="0032350A">
            <w:pPr>
              <w:pStyle w:val="ad"/>
            </w:pPr>
            <w:r>
              <w:t>Поле</w:t>
            </w:r>
            <w:r w:rsidRPr="002F34C5">
              <w:rPr>
                <w:lang w:val="en-US"/>
              </w:rPr>
              <w:t xml:space="preserve"> «</w:t>
            </w:r>
            <w:r w:rsidRPr="002F34C5">
              <w:t>Полное</w:t>
            </w:r>
            <w:r w:rsidRPr="002F34C5">
              <w:rPr>
                <w:lang w:val="en-US"/>
              </w:rPr>
              <w:t xml:space="preserve"> </w:t>
            </w:r>
            <w:r w:rsidRPr="002F34C5">
              <w:t>наименование</w:t>
            </w:r>
            <w:r w:rsidRPr="002F34C5">
              <w:rPr>
                <w:lang w:val="en-US"/>
              </w:rPr>
              <w:t>» (</w:t>
            </w:r>
            <w:r w:rsidRPr="00893D29">
              <w:rPr>
                <w:lang w:val="en-US"/>
              </w:rPr>
              <w:t>suppliersInfo/supplierInfo</w:t>
            </w:r>
            <w:r w:rsidRPr="00C12D49">
              <w:rPr>
                <w:lang w:val="en-US"/>
              </w:rPr>
              <w:t>/individualPersonRFisCulture/OKTMO/name</w:t>
            </w:r>
            <w:r w:rsidRPr="002F34C5">
              <w:rPr>
                <w:lang w:val="en-US"/>
              </w:rPr>
              <w:t xml:space="preserve">). </w:t>
            </w:r>
            <w:r w:rsidRPr="002F34C5">
              <w:t xml:space="preserve">Игнорируется при приеме. При передаче заполняется значением из справочника </w:t>
            </w:r>
            <w:r>
              <w:t>«</w:t>
            </w:r>
            <w:r w:rsidRPr="002F34C5">
              <w:t>Общероссийский классификатор территорий муниципальных образований (ОКТМО)</w:t>
            </w:r>
            <w:r>
              <w:t>»</w:t>
            </w:r>
            <w:r w:rsidRPr="002F34C5">
              <w:t xml:space="preserve"> (nsiOKTMO)</w:t>
            </w:r>
            <w:r>
              <w:t>.</w:t>
            </w:r>
          </w:p>
          <w:p w14:paraId="2B9CB823" w14:textId="12B4ED7C" w:rsidR="0032350A" w:rsidRDefault="0032350A" w:rsidP="0032350A">
            <w:pPr>
              <w:pStyle w:val="ad"/>
              <w:jc w:val="left"/>
            </w:pPr>
          </w:p>
          <w:p w14:paraId="6D571CA3" w14:textId="2FA4AE81" w:rsidR="0032350A" w:rsidRDefault="0032350A" w:rsidP="0032350A">
            <w:pPr>
              <w:pStyle w:val="ad"/>
            </w:pPr>
            <w:r>
              <w:t>Блок</w:t>
            </w:r>
            <w:r w:rsidRPr="00DB6BFA">
              <w:t xml:space="preserve"> «Статус поставщика» (</w:t>
            </w:r>
            <w:r w:rsidRPr="00E021FF">
              <w:t>status</w:t>
            </w:r>
            <w:r w:rsidRPr="00DB6BFA">
              <w:t>)</w:t>
            </w:r>
            <w:r>
              <w:t xml:space="preserve"> принимается и сохраняется (РК_ИК_0430).</w:t>
            </w:r>
          </w:p>
          <w:p w14:paraId="5BC769F2" w14:textId="58F085F4" w:rsidR="0032350A" w:rsidRDefault="0032350A" w:rsidP="0032350A">
            <w:pPr>
              <w:pStyle w:val="ad"/>
            </w:pPr>
          </w:p>
          <w:p w14:paraId="1E4FD4F5" w14:textId="77777777" w:rsidR="0032350A" w:rsidRDefault="0032350A" w:rsidP="0032350A">
            <w:pPr>
              <w:pStyle w:val="ad"/>
            </w:pPr>
          </w:p>
          <w:p w14:paraId="42076DBC" w14:textId="77777777" w:rsidR="0032350A" w:rsidRPr="00580544" w:rsidRDefault="0032350A" w:rsidP="0032350A">
            <w:pPr>
              <w:pStyle w:val="ad"/>
              <w:jc w:val="left"/>
            </w:pPr>
          </w:p>
          <w:p w14:paraId="556F1FB4" w14:textId="7C762525" w:rsidR="0032350A" w:rsidRPr="00FB7090" w:rsidRDefault="0032350A" w:rsidP="0032350A">
            <w:pPr>
              <w:pStyle w:val="ad"/>
              <w:jc w:val="center"/>
              <w:rPr>
                <w:b/>
              </w:rPr>
            </w:pPr>
            <w:bookmarkStart w:id="96" w:name="legalEntityForeignState"/>
            <w:r w:rsidRPr="00FB7090">
              <w:rPr>
                <w:b/>
              </w:rPr>
              <w:t>Блок «Юридическое лицо иностранного государства» (</w:t>
            </w:r>
            <w:r w:rsidRPr="00FB7090">
              <w:rPr>
                <w:b/>
                <w:lang w:val="en-US"/>
              </w:rPr>
              <w:t>suppliersInfo</w:t>
            </w:r>
            <w:r w:rsidRPr="00FB7090">
              <w:rPr>
                <w:b/>
              </w:rPr>
              <w:t>/</w:t>
            </w:r>
            <w:r w:rsidRPr="00FB7090">
              <w:rPr>
                <w:b/>
                <w:lang w:val="en-US"/>
              </w:rPr>
              <w:t>supplierInfo</w:t>
            </w:r>
            <w:r w:rsidRPr="00FB7090">
              <w:rPr>
                <w:b/>
              </w:rPr>
              <w:t>/</w:t>
            </w:r>
            <w:r w:rsidRPr="00FB7090">
              <w:rPr>
                <w:b/>
                <w:lang w:val="en-US"/>
              </w:rPr>
              <w:t>legalEntityForeignState</w:t>
            </w:r>
            <w:r w:rsidRPr="00FB7090">
              <w:rPr>
                <w:b/>
              </w:rPr>
              <w:t>)</w:t>
            </w:r>
            <w:bookmarkEnd w:id="96"/>
          </w:p>
          <w:p w14:paraId="7B90D29D" w14:textId="7C8CC72E" w:rsidR="0032350A" w:rsidRDefault="0032350A" w:rsidP="0032350A">
            <w:pPr>
              <w:pStyle w:val="ad"/>
              <w:jc w:val="left"/>
            </w:pPr>
          </w:p>
          <w:p w14:paraId="530840E5" w14:textId="6BFD28A7" w:rsidR="0032350A" w:rsidRDefault="0032350A" w:rsidP="0032350A">
            <w:pPr>
              <w:pStyle w:val="ad"/>
              <w:jc w:val="left"/>
            </w:pPr>
            <w:r>
              <w:t>Значения блока принимаются из пакета и обрабатываются аналогично блоку</w:t>
            </w:r>
          </w:p>
          <w:p w14:paraId="7EAE6BC7" w14:textId="30FBA5DE" w:rsidR="0032350A" w:rsidRDefault="0032350A" w:rsidP="0032350A">
            <w:pPr>
              <w:pStyle w:val="ad"/>
              <w:jc w:val="left"/>
              <w:rPr>
                <w:lang w:val="en-US"/>
              </w:rPr>
            </w:pPr>
            <w:r w:rsidRPr="0071714B">
              <w:rPr>
                <w:lang w:val="en-US"/>
              </w:rPr>
              <w:t>suppliers/supplier/legalEntityForeignState</w:t>
            </w:r>
            <w:r w:rsidRPr="00C63C49">
              <w:rPr>
                <w:lang w:val="en-US"/>
              </w:rPr>
              <w:t xml:space="preserve">, </w:t>
            </w:r>
            <w:r>
              <w:t>за</w:t>
            </w:r>
            <w:r w:rsidRPr="00C63C49">
              <w:rPr>
                <w:lang w:val="en-US"/>
              </w:rPr>
              <w:t xml:space="preserve"> </w:t>
            </w:r>
            <w:r>
              <w:t>исключением</w:t>
            </w:r>
            <w:r w:rsidRPr="00C63C49">
              <w:rPr>
                <w:lang w:val="en-US"/>
              </w:rPr>
              <w:t>:</w:t>
            </w:r>
          </w:p>
          <w:p w14:paraId="41171016" w14:textId="77777777" w:rsidR="0032350A" w:rsidRPr="00C63C49" w:rsidRDefault="0032350A" w:rsidP="0032350A">
            <w:pPr>
              <w:pStyle w:val="ad"/>
              <w:jc w:val="left"/>
              <w:rPr>
                <w:lang w:val="en-US"/>
              </w:rPr>
            </w:pPr>
          </w:p>
          <w:p w14:paraId="3FC22B31" w14:textId="6043CA8D" w:rsidR="0032350A" w:rsidRDefault="0032350A" w:rsidP="0032350A">
            <w:pPr>
              <w:pStyle w:val="ad"/>
              <w:jc w:val="left"/>
            </w:pPr>
            <w:r>
              <w:t>Поле</w:t>
            </w:r>
            <w:r w:rsidRPr="00C63C49">
              <w:t xml:space="preserve"> «</w:t>
            </w:r>
            <w:r>
              <w:t xml:space="preserve"> </w:t>
            </w:r>
            <w:r w:rsidRPr="00C63C49">
              <w:t>Код налогоплательщика в стране регистрации или его аналог » (</w:t>
            </w:r>
            <w:r w:rsidRPr="00C63C49">
              <w:rPr>
                <w:lang w:val="en-US"/>
              </w:rPr>
              <w:t>legalEntityForeignState</w:t>
            </w:r>
            <w:r w:rsidRPr="00C63C49">
              <w:t>/</w:t>
            </w:r>
            <w:r w:rsidRPr="00C63C49">
              <w:rPr>
                <w:lang w:val="en-US"/>
              </w:rPr>
              <w:t>taxPayerCode</w:t>
            </w:r>
            <w:r w:rsidRPr="00C63C49">
              <w:t>)</w:t>
            </w:r>
            <w:r>
              <w:t xml:space="preserve"> игнорируется при приеме, если заполнен блок «</w:t>
            </w:r>
            <w:r w:rsidRPr="00C63C49">
              <w:t>Поставщик (подрядчик, исполнитель) является аккредитованным филиалом или представительством иностранного юридического лица, включенным в Реестр аккредитованных филиалов, представительств иностранных юридических лиц</w:t>
            </w:r>
            <w:r>
              <w:t>» (</w:t>
            </w:r>
            <w:r w:rsidRPr="00C63C49">
              <w:t>legalEntityForeignState/registerInRFTaxBodies</w:t>
            </w:r>
            <w:r>
              <w:t>)</w:t>
            </w:r>
          </w:p>
          <w:p w14:paraId="23BE7EDB" w14:textId="5B3C4B4F" w:rsidR="0032350A" w:rsidRDefault="0032350A" w:rsidP="0032350A">
            <w:pPr>
              <w:pStyle w:val="ad"/>
              <w:jc w:val="left"/>
            </w:pPr>
          </w:p>
          <w:p w14:paraId="3321EA25" w14:textId="3C5A2A3A" w:rsidR="0032350A" w:rsidRDefault="0032350A" w:rsidP="0032350A">
            <w:pPr>
              <w:pStyle w:val="ad"/>
              <w:jc w:val="left"/>
            </w:pPr>
            <w:r>
              <w:t>Поле «</w:t>
            </w:r>
            <w:r w:rsidRPr="00AF11AC">
              <w:t>Фирменное наименование</w:t>
            </w:r>
            <w:r>
              <w:t>» (</w:t>
            </w:r>
            <w:r w:rsidRPr="00893D29">
              <w:rPr>
                <w:lang w:val="en-US"/>
              </w:rPr>
              <w:t>suppliersInfo</w:t>
            </w:r>
            <w:r w:rsidRPr="009C1DD7">
              <w:t>/</w:t>
            </w:r>
            <w:r w:rsidRPr="00893D29">
              <w:rPr>
                <w:lang w:val="en-US"/>
              </w:rPr>
              <w:t>supplierInfo</w:t>
            </w:r>
            <w:r w:rsidRPr="005B5C74">
              <w:t>/legalEntityForeignState/firmName</w:t>
            </w:r>
            <w:r>
              <w:t>) игнорируется при приеме, не заполняется при передаче.</w:t>
            </w:r>
          </w:p>
          <w:p w14:paraId="69A16835" w14:textId="77777777" w:rsidR="0032350A" w:rsidRDefault="0032350A" w:rsidP="0032350A">
            <w:pPr>
              <w:pStyle w:val="ad"/>
              <w:jc w:val="left"/>
            </w:pPr>
          </w:p>
          <w:p w14:paraId="680F3E45" w14:textId="5C287652" w:rsidR="0032350A" w:rsidRDefault="0032350A" w:rsidP="0032350A">
            <w:pPr>
              <w:pStyle w:val="ad"/>
            </w:pPr>
            <w:r>
              <w:t xml:space="preserve">Блок </w:t>
            </w:r>
            <w:r w:rsidRPr="00DB6BFA">
              <w:t>«Статус поставщика» (</w:t>
            </w:r>
            <w:r w:rsidRPr="00E021FF">
              <w:t>status</w:t>
            </w:r>
            <w:r w:rsidRPr="00DB6BFA">
              <w:t>)</w:t>
            </w:r>
            <w:r>
              <w:t xml:space="preserve"> принимается и сохраняется (РК_ИК_0430).</w:t>
            </w:r>
          </w:p>
          <w:p w14:paraId="28BEDE32" w14:textId="77777777" w:rsidR="0032350A" w:rsidRPr="00C63C49" w:rsidRDefault="0032350A" w:rsidP="0032350A">
            <w:pPr>
              <w:pStyle w:val="ad"/>
              <w:jc w:val="left"/>
            </w:pPr>
          </w:p>
          <w:p w14:paraId="1657CCA6" w14:textId="2C232BDF" w:rsidR="0032350A" w:rsidRDefault="0032350A" w:rsidP="0032350A">
            <w:pPr>
              <w:pStyle w:val="ad"/>
            </w:pPr>
            <w:r>
              <w:t>Если заполнено поле «</w:t>
            </w:r>
            <w:r w:rsidRPr="00EC19DB">
              <w:t>Реестровый</w:t>
            </w:r>
            <w:r>
              <w:t xml:space="preserve"> номер процедуры доп.соглашения»</w:t>
            </w:r>
            <w:r w:rsidRPr="00EC19DB">
              <w:t xml:space="preserve"> (numberAdd)</w:t>
            </w:r>
            <w:r>
              <w:t xml:space="preserve">, то поля: </w:t>
            </w:r>
          </w:p>
          <w:p w14:paraId="4152B51A" w14:textId="482D0424" w:rsidR="0032350A" w:rsidRPr="00980B8A" w:rsidRDefault="0032350A" w:rsidP="0032350A">
            <w:pPr>
              <w:pStyle w:val="ad"/>
              <w:rPr>
                <w:lang w:val="en-US"/>
              </w:rPr>
            </w:pPr>
            <w:r w:rsidRPr="00980B8A">
              <w:rPr>
                <w:lang w:val="en-US"/>
              </w:rPr>
              <w:t>«</w:t>
            </w:r>
            <w:r>
              <w:t>Полное</w:t>
            </w:r>
            <w:r w:rsidRPr="00980B8A">
              <w:rPr>
                <w:lang w:val="en-US"/>
              </w:rPr>
              <w:t xml:space="preserve"> </w:t>
            </w:r>
            <w:r>
              <w:t>наименование</w:t>
            </w:r>
            <w:r w:rsidRPr="00980B8A">
              <w:rPr>
                <w:lang w:val="en-US"/>
              </w:rPr>
              <w:t>» (</w:t>
            </w:r>
            <w:r w:rsidRPr="00161C5D">
              <w:rPr>
                <w:lang w:val="en-US"/>
              </w:rPr>
              <w:t>legalEntityForeignState</w:t>
            </w:r>
            <w:r w:rsidRPr="00980B8A">
              <w:rPr>
                <w:lang w:val="en-US"/>
              </w:rPr>
              <w:t>/</w:t>
            </w:r>
            <w:r w:rsidRPr="00161C5D">
              <w:rPr>
                <w:lang w:val="en-US"/>
              </w:rPr>
              <w:t>fullName</w:t>
            </w:r>
            <w:r w:rsidRPr="00980B8A">
              <w:rPr>
                <w:lang w:val="en-US"/>
              </w:rPr>
              <w:t>)</w:t>
            </w:r>
          </w:p>
          <w:p w14:paraId="1CFA7426" w14:textId="77C35ECA" w:rsidR="0032350A" w:rsidRPr="00161C5D" w:rsidRDefault="0032350A" w:rsidP="0032350A">
            <w:pPr>
              <w:pStyle w:val="ad"/>
              <w:rPr>
                <w:lang w:val="en-US"/>
              </w:rPr>
            </w:pPr>
            <w:r w:rsidRPr="00161C5D">
              <w:rPr>
                <w:lang w:val="en-US"/>
              </w:rPr>
              <w:t>«</w:t>
            </w:r>
            <w:r w:rsidRPr="006F0E3D">
              <w:t>ИНН</w:t>
            </w:r>
            <w:r w:rsidRPr="00161C5D">
              <w:rPr>
                <w:lang w:val="en-US"/>
              </w:rPr>
              <w:t>» (legalEntityForeignState/registerInRFTaxBodies/INN)</w:t>
            </w:r>
          </w:p>
          <w:p w14:paraId="4F469724" w14:textId="27B2B098" w:rsidR="0032350A" w:rsidRPr="00980B8A" w:rsidRDefault="0032350A" w:rsidP="0032350A">
            <w:pPr>
              <w:pStyle w:val="ad"/>
            </w:pPr>
            <w:r w:rsidRPr="00980B8A">
              <w:t>«</w:t>
            </w:r>
            <w:r w:rsidRPr="006F0E3D">
              <w:t>КПП</w:t>
            </w:r>
            <w:r w:rsidRPr="00980B8A">
              <w:t>» (</w:t>
            </w:r>
            <w:r w:rsidRPr="00161C5D">
              <w:rPr>
                <w:lang w:val="en-US"/>
              </w:rPr>
              <w:t>legalEntityForeignState</w:t>
            </w:r>
            <w:r w:rsidRPr="00980B8A">
              <w:t>/</w:t>
            </w:r>
            <w:r w:rsidRPr="00161C5D">
              <w:rPr>
                <w:lang w:val="en-US"/>
              </w:rPr>
              <w:t>registerInRFTaxBodies</w:t>
            </w:r>
            <w:r w:rsidRPr="00980B8A">
              <w:t>/</w:t>
            </w:r>
            <w:r w:rsidRPr="00161C5D">
              <w:rPr>
                <w:lang w:val="en-US"/>
              </w:rPr>
              <w:t>KPP</w:t>
            </w:r>
            <w:r w:rsidRPr="00980B8A">
              <w:t>)</w:t>
            </w:r>
          </w:p>
          <w:p w14:paraId="46E040F3" w14:textId="27B399BC" w:rsidR="002E68FC" w:rsidRPr="006F0E3D" w:rsidRDefault="002E68FC" w:rsidP="0032350A">
            <w:pPr>
              <w:pStyle w:val="ad"/>
            </w:pPr>
            <w:r w:rsidRPr="00EC19DB">
              <w:lastRenderedPageBreak/>
              <w:t>игнориру</w:t>
            </w:r>
            <w:r>
              <w:t>ю</w:t>
            </w:r>
            <w:r w:rsidRPr="00EC19DB">
              <w:t xml:space="preserve">тся </w:t>
            </w:r>
            <w:r w:rsidR="0032350A" w:rsidRPr="00EC19DB">
              <w:t>при при</w:t>
            </w:r>
            <w:r w:rsidR="0032350A">
              <w:t xml:space="preserve">еме, </w:t>
            </w:r>
            <w:r>
              <w:t xml:space="preserve">заполняются </w:t>
            </w:r>
            <w:r w:rsidR="0032350A">
              <w:t xml:space="preserve">автоматически </w:t>
            </w:r>
            <w:r w:rsidR="0032350A" w:rsidRPr="00EC19DB">
              <w:t>на основании доп. соглашения об изменении контракта из ПЗК</w:t>
            </w:r>
          </w:p>
          <w:p w14:paraId="7FA873F9" w14:textId="77777777" w:rsidR="0032350A" w:rsidRPr="00C63C49" w:rsidRDefault="0032350A" w:rsidP="0032350A">
            <w:pPr>
              <w:pStyle w:val="ad"/>
              <w:jc w:val="left"/>
            </w:pPr>
          </w:p>
          <w:p w14:paraId="23201E66" w14:textId="01124024" w:rsidR="0032350A" w:rsidRPr="00FB7090" w:rsidRDefault="0032350A" w:rsidP="0032350A">
            <w:pPr>
              <w:pStyle w:val="ad"/>
              <w:jc w:val="center"/>
              <w:rPr>
                <w:b/>
              </w:rPr>
            </w:pPr>
            <w:r>
              <w:rPr>
                <w:b/>
              </w:rPr>
              <w:t xml:space="preserve">Блок </w:t>
            </w:r>
            <w:r w:rsidRPr="00FB7090">
              <w:rPr>
                <w:b/>
              </w:rPr>
              <w:t>«Физическое лицо иностранного государства» (</w:t>
            </w:r>
            <w:r w:rsidRPr="00FB7090">
              <w:rPr>
                <w:b/>
                <w:lang w:val="en-US"/>
              </w:rPr>
              <w:t>suppliersInfo</w:t>
            </w:r>
            <w:r w:rsidRPr="00FB7090">
              <w:rPr>
                <w:b/>
              </w:rPr>
              <w:t>/</w:t>
            </w:r>
            <w:r w:rsidRPr="00FB7090">
              <w:rPr>
                <w:b/>
                <w:lang w:val="en-US"/>
              </w:rPr>
              <w:t>supplierInfo</w:t>
            </w:r>
            <w:r w:rsidRPr="00FB7090">
              <w:rPr>
                <w:b/>
              </w:rPr>
              <w:t>/</w:t>
            </w:r>
            <w:r w:rsidRPr="00FB7090">
              <w:rPr>
                <w:b/>
                <w:lang w:val="en-US"/>
              </w:rPr>
              <w:t>individualPersonForeignState</w:t>
            </w:r>
            <w:r w:rsidRPr="00FB7090">
              <w:rPr>
                <w:b/>
              </w:rPr>
              <w:t>)</w:t>
            </w:r>
          </w:p>
          <w:p w14:paraId="33346829" w14:textId="16FFDDD4" w:rsidR="0032350A" w:rsidRPr="00FB7090" w:rsidRDefault="0032350A" w:rsidP="0032350A">
            <w:pPr>
              <w:pStyle w:val="ad"/>
              <w:jc w:val="left"/>
            </w:pPr>
          </w:p>
          <w:p w14:paraId="0469A24A" w14:textId="1AB19D09" w:rsidR="0032350A" w:rsidRDefault="0032350A" w:rsidP="0032350A">
            <w:pPr>
              <w:pStyle w:val="ad"/>
              <w:jc w:val="left"/>
            </w:pPr>
            <w:r>
              <w:t>Значения блока принимаются из пакета и обрабатываются аналогично блоку</w:t>
            </w:r>
          </w:p>
          <w:p w14:paraId="6383A10F" w14:textId="3E7A5148" w:rsidR="0032350A" w:rsidRPr="00E34F2C" w:rsidRDefault="0032350A" w:rsidP="0032350A">
            <w:pPr>
              <w:pStyle w:val="ad"/>
              <w:jc w:val="left"/>
            </w:pPr>
            <w:r w:rsidRPr="0071714B">
              <w:rPr>
                <w:lang w:val="en-US"/>
              </w:rPr>
              <w:t>suppliers</w:t>
            </w:r>
            <w:r w:rsidRPr="00E34F2C">
              <w:t>/</w:t>
            </w:r>
            <w:r w:rsidRPr="0071714B">
              <w:rPr>
                <w:lang w:val="en-US"/>
              </w:rPr>
              <w:t>supplier</w:t>
            </w:r>
            <w:r w:rsidRPr="00E34F2C">
              <w:t>/</w:t>
            </w:r>
            <w:r w:rsidRPr="0071714B">
              <w:rPr>
                <w:lang w:val="en-US"/>
              </w:rPr>
              <w:t>individualPersonForeignState</w:t>
            </w:r>
          </w:p>
          <w:p w14:paraId="70EDDE7C" w14:textId="707D3E65" w:rsidR="0032350A" w:rsidRPr="00E34F2C" w:rsidRDefault="0032350A" w:rsidP="0032350A">
            <w:pPr>
              <w:pStyle w:val="ad"/>
              <w:jc w:val="left"/>
            </w:pPr>
          </w:p>
          <w:p w14:paraId="1DAC2985" w14:textId="208D8890" w:rsidR="0032350A" w:rsidRDefault="0032350A" w:rsidP="0032350A">
            <w:pPr>
              <w:pStyle w:val="ad"/>
            </w:pPr>
            <w:r>
              <w:t>Если заполнено поле «</w:t>
            </w:r>
            <w:r w:rsidRPr="00EC19DB">
              <w:t>Реестровый</w:t>
            </w:r>
            <w:r>
              <w:t xml:space="preserve"> номер процедуры доп.соглашения»</w:t>
            </w:r>
            <w:r w:rsidRPr="00EC19DB">
              <w:t xml:space="preserve"> (numberAdd)</w:t>
            </w:r>
            <w:r>
              <w:t xml:space="preserve">, то поля: </w:t>
            </w:r>
          </w:p>
          <w:p w14:paraId="70C19AB8" w14:textId="6B796E38" w:rsidR="0032350A" w:rsidRPr="006F0E3D" w:rsidRDefault="0032350A" w:rsidP="0032350A">
            <w:pPr>
              <w:pStyle w:val="ad"/>
              <w:rPr>
                <w:lang w:val="en-US"/>
              </w:rPr>
            </w:pPr>
            <w:r w:rsidRPr="006F0E3D">
              <w:rPr>
                <w:lang w:val="en-US"/>
              </w:rPr>
              <w:t>«</w:t>
            </w:r>
            <w:r w:rsidRPr="006F0E3D">
              <w:t>Фамилия</w:t>
            </w:r>
            <w:r w:rsidRPr="006F0E3D">
              <w:rPr>
                <w:lang w:val="en-US"/>
              </w:rPr>
              <w:t>» (</w:t>
            </w:r>
            <w:r w:rsidRPr="00161C5D">
              <w:rPr>
                <w:lang w:val="en-US"/>
              </w:rPr>
              <w:t>individualPersonForeignState/lastName</w:t>
            </w:r>
            <w:r w:rsidRPr="006F0E3D">
              <w:rPr>
                <w:lang w:val="en-US"/>
              </w:rPr>
              <w:t>)</w:t>
            </w:r>
          </w:p>
          <w:p w14:paraId="4E598904" w14:textId="1A790EC7" w:rsidR="0032350A" w:rsidRDefault="0032350A" w:rsidP="0032350A">
            <w:pPr>
              <w:pStyle w:val="ad"/>
              <w:rPr>
                <w:lang w:val="en-US"/>
              </w:rPr>
            </w:pPr>
            <w:r w:rsidRPr="006F0E3D">
              <w:rPr>
                <w:lang w:val="en-US"/>
              </w:rPr>
              <w:t>«</w:t>
            </w:r>
            <w:r w:rsidRPr="006F0E3D">
              <w:t>Имя</w:t>
            </w:r>
            <w:r w:rsidRPr="006F0E3D">
              <w:rPr>
                <w:lang w:val="en-US"/>
              </w:rPr>
              <w:t>» (</w:t>
            </w:r>
            <w:r w:rsidRPr="00161C5D">
              <w:rPr>
                <w:lang w:val="en-US"/>
              </w:rPr>
              <w:t>individualPersonForeignState/firstName</w:t>
            </w:r>
            <w:r w:rsidRPr="006F0E3D">
              <w:rPr>
                <w:lang w:val="en-US"/>
              </w:rPr>
              <w:t>)</w:t>
            </w:r>
          </w:p>
          <w:p w14:paraId="5BEA482D" w14:textId="3BB5DBE7" w:rsidR="0032350A" w:rsidRDefault="0032350A" w:rsidP="0032350A">
            <w:pPr>
              <w:pStyle w:val="ad"/>
              <w:rPr>
                <w:lang w:val="en-US"/>
              </w:rPr>
            </w:pPr>
            <w:r w:rsidRPr="006F0E3D">
              <w:rPr>
                <w:lang w:val="en-US"/>
              </w:rPr>
              <w:t>«</w:t>
            </w:r>
            <w:r>
              <w:rPr>
                <w:lang w:val="en-US"/>
              </w:rPr>
              <w:t>Отчество</w:t>
            </w:r>
            <w:r w:rsidRPr="006F0E3D">
              <w:rPr>
                <w:lang w:val="en-US"/>
              </w:rPr>
              <w:t>» (</w:t>
            </w:r>
            <w:r w:rsidRPr="00161C5D">
              <w:rPr>
                <w:lang w:val="en-US"/>
              </w:rPr>
              <w:t>individualPersonForeignState/middleName</w:t>
            </w:r>
            <w:r w:rsidRPr="006F0E3D">
              <w:rPr>
                <w:lang w:val="en-US"/>
              </w:rPr>
              <w:t>)</w:t>
            </w:r>
          </w:p>
          <w:p w14:paraId="72703A68" w14:textId="75ABED64" w:rsidR="0032350A" w:rsidRPr="006F0E3D" w:rsidRDefault="0032350A" w:rsidP="0032350A">
            <w:pPr>
              <w:pStyle w:val="ad"/>
              <w:rPr>
                <w:lang w:val="en-US"/>
              </w:rPr>
            </w:pPr>
            <w:r w:rsidRPr="006F0E3D">
              <w:rPr>
                <w:lang w:val="en-US"/>
              </w:rPr>
              <w:t>«</w:t>
            </w:r>
            <w:r>
              <w:rPr>
                <w:lang w:val="en-US"/>
              </w:rPr>
              <w:t>ИНН</w:t>
            </w:r>
            <w:r w:rsidRPr="00161C5D">
              <w:rPr>
                <w:lang w:val="en-US"/>
              </w:rPr>
              <w:t>»</w:t>
            </w:r>
            <w:r w:rsidRPr="006F0E3D">
              <w:rPr>
                <w:lang w:val="en-US"/>
              </w:rPr>
              <w:t xml:space="preserve"> (</w:t>
            </w:r>
            <w:r w:rsidRPr="00161C5D">
              <w:rPr>
                <w:lang w:val="en-US"/>
              </w:rPr>
              <w:t>individualPersonForeignState/registerInRFTaxBodies/INN</w:t>
            </w:r>
            <w:r w:rsidRPr="006F0E3D">
              <w:rPr>
                <w:lang w:val="en-US"/>
              </w:rPr>
              <w:t>)</w:t>
            </w:r>
          </w:p>
          <w:p w14:paraId="528A7AA5" w14:textId="2919BFFF" w:rsidR="002E68FC" w:rsidRPr="006F0E3D" w:rsidRDefault="002E68FC" w:rsidP="0032350A">
            <w:pPr>
              <w:pStyle w:val="ad"/>
            </w:pPr>
            <w:r w:rsidRPr="00EC19DB">
              <w:t>игнориру</w:t>
            </w:r>
            <w:r>
              <w:t>ю</w:t>
            </w:r>
            <w:r w:rsidRPr="00EC19DB">
              <w:t xml:space="preserve">тся </w:t>
            </w:r>
            <w:r w:rsidR="0032350A" w:rsidRPr="00EC19DB">
              <w:t>при при</w:t>
            </w:r>
            <w:r w:rsidR="0032350A">
              <w:t xml:space="preserve">еме, </w:t>
            </w:r>
            <w:r>
              <w:t xml:space="preserve">заполняются </w:t>
            </w:r>
            <w:r w:rsidR="0032350A">
              <w:t xml:space="preserve">автоматически </w:t>
            </w:r>
            <w:r w:rsidR="0032350A" w:rsidRPr="00EC19DB">
              <w:t>на основании доп. соглашения об изменении контракта из ПЗК</w:t>
            </w:r>
          </w:p>
          <w:p w14:paraId="0FCF9291" w14:textId="77777777" w:rsidR="0032350A" w:rsidRPr="00161C5D" w:rsidRDefault="0032350A" w:rsidP="0032350A">
            <w:pPr>
              <w:pStyle w:val="ad"/>
              <w:jc w:val="left"/>
            </w:pPr>
          </w:p>
          <w:p w14:paraId="223AF903" w14:textId="7CBC52A1" w:rsidR="0032350A" w:rsidRPr="00FB7090" w:rsidRDefault="0032350A" w:rsidP="0032350A">
            <w:pPr>
              <w:pStyle w:val="ad"/>
              <w:jc w:val="center"/>
              <w:rPr>
                <w:b/>
                <w:lang w:val="en-US"/>
              </w:rPr>
            </w:pPr>
            <w:r>
              <w:rPr>
                <w:b/>
              </w:rPr>
              <w:t>Блок</w:t>
            </w:r>
            <w:r w:rsidRPr="00980B8A">
              <w:rPr>
                <w:b/>
              </w:rPr>
              <w:t xml:space="preserve"> «</w:t>
            </w:r>
            <w:r w:rsidRPr="00FB7090">
              <w:rPr>
                <w:b/>
              </w:rPr>
              <w:t>Физическое</w:t>
            </w:r>
            <w:r w:rsidRPr="00980B8A">
              <w:rPr>
                <w:b/>
              </w:rPr>
              <w:t xml:space="preserve"> </w:t>
            </w:r>
            <w:r w:rsidRPr="00FB7090">
              <w:rPr>
                <w:b/>
              </w:rPr>
              <w:t>лицо</w:t>
            </w:r>
            <w:r w:rsidRPr="00980B8A">
              <w:rPr>
                <w:b/>
              </w:rPr>
              <w:t xml:space="preserve"> </w:t>
            </w:r>
            <w:r w:rsidRPr="00FB7090">
              <w:rPr>
                <w:b/>
              </w:rPr>
              <w:t>иностранного</w:t>
            </w:r>
            <w:r w:rsidRPr="00980B8A">
              <w:rPr>
                <w:b/>
              </w:rPr>
              <w:t xml:space="preserve"> </w:t>
            </w:r>
            <w:r w:rsidRPr="00FB7090">
              <w:rPr>
                <w:b/>
              </w:rPr>
              <w:t>государства</w:t>
            </w:r>
            <w:r w:rsidRPr="00980B8A">
              <w:rPr>
                <w:b/>
              </w:rPr>
              <w:t xml:space="preserve">. </w:t>
            </w:r>
            <w:r w:rsidRPr="00FB7090">
              <w:rPr>
                <w:b/>
              </w:rPr>
              <w:t>Поставщик</w:t>
            </w:r>
            <w:r w:rsidRPr="00FB7090">
              <w:rPr>
                <w:b/>
                <w:lang w:val="en-US"/>
              </w:rPr>
              <w:t xml:space="preserve"> </w:t>
            </w:r>
            <w:r w:rsidRPr="00FB7090">
              <w:rPr>
                <w:b/>
              </w:rPr>
              <w:t>культурных</w:t>
            </w:r>
            <w:r w:rsidRPr="00FB7090">
              <w:rPr>
                <w:b/>
                <w:lang w:val="en-US"/>
              </w:rPr>
              <w:t xml:space="preserve"> </w:t>
            </w:r>
            <w:r w:rsidRPr="00FB7090">
              <w:rPr>
                <w:b/>
              </w:rPr>
              <w:t>ценностей</w:t>
            </w:r>
            <w:r w:rsidRPr="00FB7090">
              <w:rPr>
                <w:b/>
                <w:lang w:val="en-US"/>
              </w:rPr>
              <w:t>» (suppliersInfo/supplierInfo/individualPersonForeignStateisCulture)</w:t>
            </w:r>
          </w:p>
          <w:p w14:paraId="4E8ACFA3" w14:textId="77777777" w:rsidR="0032350A" w:rsidRPr="00BB2EDF" w:rsidRDefault="0032350A" w:rsidP="0032350A">
            <w:pPr>
              <w:pStyle w:val="ad"/>
              <w:jc w:val="left"/>
              <w:rPr>
                <w:lang w:val="en-US"/>
              </w:rPr>
            </w:pPr>
          </w:p>
          <w:p w14:paraId="682248E2" w14:textId="77777777" w:rsidR="0032350A" w:rsidRPr="00063F0B" w:rsidRDefault="0032350A" w:rsidP="0032350A">
            <w:pPr>
              <w:pStyle w:val="ad"/>
            </w:pPr>
            <w:r w:rsidRPr="00271701">
              <w:t>Блок «Физическое лицо иностранного государства. Поставщик культурных ценностей» (</w:t>
            </w:r>
            <w:r w:rsidRPr="00271701">
              <w:rPr>
                <w:lang w:val="en-US"/>
              </w:rPr>
              <w:t>suppliersInfo</w:t>
            </w:r>
            <w:r w:rsidRPr="00271701">
              <w:t>/</w:t>
            </w:r>
            <w:r w:rsidRPr="00271701">
              <w:rPr>
                <w:lang w:val="en-US"/>
              </w:rPr>
              <w:t>supplierInfo</w:t>
            </w:r>
            <w:r w:rsidRPr="00271701">
              <w:t>/</w:t>
            </w:r>
            <w:r w:rsidRPr="00271701">
              <w:rPr>
                <w:lang w:val="en-US"/>
              </w:rPr>
              <w:t>individualPersonForeignStateisCulture</w:t>
            </w:r>
            <w:r w:rsidRPr="00271701">
              <w:t xml:space="preserve">) </w:t>
            </w:r>
            <w:r>
              <w:t>н</w:t>
            </w:r>
            <w:r w:rsidRPr="00063F0B">
              <w:t>е используется для контрактов, первая версия которых была размещена после даты из настройки «Дата начала применения нормы по сокрытию контрактов с ед поставщиком заключенных по п. 10, 13 и 17 ч.1 ст.93 44-ФЗ»</w:t>
            </w:r>
            <w:r w:rsidRPr="00063F0B" w:rsidDel="00063F0B">
              <w:t xml:space="preserve"> </w:t>
            </w:r>
          </w:p>
          <w:p w14:paraId="65E7461C" w14:textId="5C90E6BD" w:rsidR="0032350A" w:rsidRPr="00271701" w:rsidRDefault="0032350A" w:rsidP="0032350A">
            <w:pPr>
              <w:pStyle w:val="ad"/>
              <w:jc w:val="left"/>
            </w:pPr>
          </w:p>
          <w:p w14:paraId="610760B1" w14:textId="77777777" w:rsidR="0032350A" w:rsidRPr="00271701" w:rsidRDefault="0032350A" w:rsidP="0032350A">
            <w:pPr>
              <w:pStyle w:val="ad"/>
              <w:jc w:val="left"/>
            </w:pPr>
          </w:p>
          <w:p w14:paraId="154AE8DB" w14:textId="2DE5B96D" w:rsidR="0032350A" w:rsidRPr="00271701" w:rsidRDefault="0032350A" w:rsidP="0032350A">
            <w:pPr>
              <w:pStyle w:val="ad"/>
              <w:jc w:val="left"/>
            </w:pPr>
            <w:r>
              <w:t>Значения</w:t>
            </w:r>
            <w:r w:rsidRPr="00271701">
              <w:t xml:space="preserve"> </w:t>
            </w:r>
            <w:r>
              <w:t>блока</w:t>
            </w:r>
            <w:r w:rsidRPr="00271701">
              <w:t xml:space="preserve"> </w:t>
            </w:r>
            <w:r>
              <w:t>принимаются</w:t>
            </w:r>
            <w:r w:rsidRPr="00271701">
              <w:t xml:space="preserve"> </w:t>
            </w:r>
            <w:r>
              <w:t>из</w:t>
            </w:r>
            <w:r w:rsidRPr="00271701">
              <w:t xml:space="preserve"> </w:t>
            </w:r>
            <w:r>
              <w:t>пакета</w:t>
            </w:r>
            <w:r w:rsidRPr="00271701">
              <w:t xml:space="preserve"> </w:t>
            </w:r>
            <w:r>
              <w:t>и</w:t>
            </w:r>
            <w:r w:rsidRPr="00271701">
              <w:t xml:space="preserve"> </w:t>
            </w:r>
            <w:r>
              <w:t>обрабатываются</w:t>
            </w:r>
            <w:r w:rsidRPr="00271701">
              <w:t xml:space="preserve"> </w:t>
            </w:r>
            <w:r>
              <w:t>аналогично</w:t>
            </w:r>
            <w:r w:rsidRPr="00271701">
              <w:t xml:space="preserve"> </w:t>
            </w:r>
            <w:r>
              <w:t>блоку</w:t>
            </w:r>
            <w:r w:rsidRPr="00271701">
              <w:t xml:space="preserve"> </w:t>
            </w:r>
            <w:r w:rsidRPr="0071714B">
              <w:rPr>
                <w:lang w:val="en-US"/>
              </w:rPr>
              <w:t>suppliers</w:t>
            </w:r>
            <w:r w:rsidRPr="00271701">
              <w:t>/</w:t>
            </w:r>
            <w:r w:rsidRPr="0071714B">
              <w:rPr>
                <w:lang w:val="en-US"/>
              </w:rPr>
              <w:t>supplier</w:t>
            </w:r>
            <w:r w:rsidRPr="00271701">
              <w:t>/</w:t>
            </w:r>
            <w:r w:rsidRPr="0071714B">
              <w:rPr>
                <w:lang w:val="en-US"/>
              </w:rPr>
              <w:t>individualPersonForeignStateisCulture</w:t>
            </w:r>
          </w:p>
          <w:p w14:paraId="75D3E515" w14:textId="6902F0E5" w:rsidR="0032350A" w:rsidRPr="00271701" w:rsidRDefault="0032350A" w:rsidP="0032350A">
            <w:pPr>
              <w:pStyle w:val="ad"/>
              <w:jc w:val="left"/>
            </w:pPr>
          </w:p>
          <w:p w14:paraId="4B36B78C" w14:textId="007D107B" w:rsidR="0032350A" w:rsidRPr="00706300" w:rsidRDefault="0032350A" w:rsidP="0032350A">
            <w:pPr>
              <w:pStyle w:val="ad"/>
            </w:pPr>
            <w:r>
              <w:t>Блок</w:t>
            </w:r>
            <w:r w:rsidRPr="00706300">
              <w:t xml:space="preserve"> «</w:t>
            </w:r>
            <w:r w:rsidRPr="00DB6BFA">
              <w:t>Статус</w:t>
            </w:r>
            <w:r w:rsidRPr="00706300">
              <w:t xml:space="preserve"> </w:t>
            </w:r>
            <w:r w:rsidRPr="00DB6BFA">
              <w:t>поставщика</w:t>
            </w:r>
            <w:r w:rsidRPr="00706300">
              <w:t>» (</w:t>
            </w:r>
            <w:r w:rsidRPr="00E021FF">
              <w:rPr>
                <w:lang w:val="en-US"/>
              </w:rPr>
              <w:t>suppliersInfo</w:t>
            </w:r>
            <w:r w:rsidRPr="00706300">
              <w:t>/</w:t>
            </w:r>
            <w:r w:rsidRPr="00E021FF">
              <w:rPr>
                <w:lang w:val="en-US"/>
              </w:rPr>
              <w:t>supplierInfo</w:t>
            </w:r>
            <w:r w:rsidRPr="00706300">
              <w:t>/</w:t>
            </w:r>
            <w:r w:rsidRPr="00E021FF">
              <w:rPr>
                <w:lang w:val="en-US"/>
              </w:rPr>
              <w:t>individualPersonForeignStateisCulture</w:t>
            </w:r>
            <w:r w:rsidRPr="00706300">
              <w:t>/</w:t>
            </w:r>
            <w:r w:rsidRPr="00E021FF">
              <w:rPr>
                <w:lang w:val="en-US"/>
              </w:rPr>
              <w:t>registerInRFTaxBodies</w:t>
            </w:r>
            <w:r w:rsidRPr="00706300">
              <w:t>/</w:t>
            </w:r>
            <w:r w:rsidRPr="00E021FF">
              <w:rPr>
                <w:lang w:val="en-US"/>
              </w:rPr>
              <w:t>status</w:t>
            </w:r>
            <w:r w:rsidRPr="00706300">
              <w:t xml:space="preserve">) </w:t>
            </w:r>
            <w:r>
              <w:t>принимается</w:t>
            </w:r>
            <w:r w:rsidRPr="00706300">
              <w:t xml:space="preserve"> </w:t>
            </w:r>
            <w:r>
              <w:t>и</w:t>
            </w:r>
            <w:r w:rsidRPr="00706300">
              <w:t xml:space="preserve"> </w:t>
            </w:r>
            <w:r>
              <w:t>сохраняется</w:t>
            </w:r>
            <w:r w:rsidRPr="00706300">
              <w:t xml:space="preserve"> (</w:t>
            </w:r>
            <w:r>
              <w:t>РК</w:t>
            </w:r>
            <w:r w:rsidRPr="00706300">
              <w:t>_</w:t>
            </w:r>
            <w:r>
              <w:t>ИК</w:t>
            </w:r>
            <w:r w:rsidRPr="00706300">
              <w:t>_0430).</w:t>
            </w:r>
          </w:p>
          <w:p w14:paraId="77E3A4C4" w14:textId="77777777" w:rsidR="0032350A" w:rsidRPr="00706300" w:rsidRDefault="0032350A" w:rsidP="0032350A">
            <w:pPr>
              <w:pStyle w:val="ad"/>
              <w:jc w:val="left"/>
            </w:pPr>
          </w:p>
          <w:p w14:paraId="5748F816" w14:textId="00F98EFF" w:rsidR="0032350A" w:rsidRDefault="0032350A" w:rsidP="0032350A">
            <w:pPr>
              <w:pStyle w:val="ad"/>
              <w:jc w:val="left"/>
            </w:pPr>
            <w:r>
              <w:t>Поле «</w:t>
            </w:r>
            <w:r w:rsidRPr="006013F3">
              <w:t>Информация не будет размещена на официальном сайте ЕИС в соответствии с ч. 5 ст. 103 Федерального закона № 44-ФЗ</w:t>
            </w:r>
            <w:r>
              <w:t xml:space="preserve">» </w:t>
            </w:r>
            <w:r w:rsidRPr="00283226">
              <w:t>(</w:t>
            </w:r>
            <w:r w:rsidRPr="00893D29">
              <w:rPr>
                <w:lang w:val="en-US"/>
              </w:rPr>
              <w:t>suppliersInfo</w:t>
            </w:r>
            <w:r w:rsidRPr="00522074">
              <w:t>/</w:t>
            </w:r>
            <w:r w:rsidRPr="00893D29">
              <w:rPr>
                <w:lang w:val="en-US"/>
              </w:rPr>
              <w:t>supplierInfo</w:t>
            </w:r>
            <w:r>
              <w:t>/</w:t>
            </w:r>
            <w:r w:rsidRPr="00283226">
              <w:t>notPublishedOnEIS)</w:t>
            </w:r>
            <w:r>
              <w:t xml:space="preserve"> – не может быть заполнено</w:t>
            </w:r>
            <w:r w:rsidRPr="006013F3">
              <w:t xml:space="preserve"> при приеме, заполняется при передаче, в случае если </w:t>
            </w:r>
            <w:r>
              <w:t xml:space="preserve">публикации сведений о контракте определяется, что </w:t>
            </w:r>
            <w:r w:rsidRPr="006013F3">
              <w:t xml:space="preserve">информация </w:t>
            </w:r>
            <w:r>
              <w:t xml:space="preserve">о поставщиках </w:t>
            </w:r>
            <w:r w:rsidRPr="006013F3">
              <w:t>не должна быть размещена в открытой части ЕИС</w:t>
            </w:r>
            <w:r>
              <w:t xml:space="preserve"> – см. доработку «</w:t>
            </w:r>
            <w:r w:rsidRPr="006013F3">
              <w:t>FCSNF-5681</w:t>
            </w:r>
            <w:r>
              <w:t xml:space="preserve"> </w:t>
            </w:r>
            <w:r w:rsidRPr="006013F3">
              <w:t>РК. Закрытие информации о поставщиках (контракт, документы о приемке) при включении сведений в реестр контрактов в части п.3-5 ч.2 ст.84 (закрытые способы)</w:t>
            </w:r>
            <w:r>
              <w:t>»</w:t>
            </w:r>
          </w:p>
          <w:p w14:paraId="495A52F7" w14:textId="77777777" w:rsidR="0032350A" w:rsidRDefault="0032350A" w:rsidP="0032350A">
            <w:pPr>
              <w:pStyle w:val="ad"/>
              <w:jc w:val="left"/>
            </w:pPr>
          </w:p>
          <w:p w14:paraId="3662F186" w14:textId="77777777" w:rsidR="0032350A" w:rsidRDefault="0032350A" w:rsidP="0032350A">
            <w:pPr>
              <w:pStyle w:val="ad"/>
              <w:jc w:val="left"/>
            </w:pPr>
            <w:r>
              <w:t>Следующие поля игнорируются при приеме, не заполняются при передаче:</w:t>
            </w:r>
          </w:p>
          <w:p w14:paraId="18FD0858" w14:textId="3CE678D3" w:rsidR="0032350A" w:rsidRPr="00356FEF" w:rsidRDefault="0032350A" w:rsidP="0032350A">
            <w:pPr>
              <w:pStyle w:val="ad"/>
              <w:numPr>
                <w:ilvl w:val="0"/>
                <w:numId w:val="209"/>
              </w:numPr>
              <w:jc w:val="left"/>
            </w:pPr>
            <w:r w:rsidRPr="00356FEF">
              <w:t>«</w:t>
            </w:r>
            <w:r w:rsidRPr="00664284">
              <w:t>Дата</w:t>
            </w:r>
            <w:r w:rsidRPr="00356FEF">
              <w:t xml:space="preserve"> </w:t>
            </w:r>
            <w:r w:rsidRPr="00664284">
              <w:t>постановки</w:t>
            </w:r>
            <w:r w:rsidRPr="00356FEF">
              <w:t xml:space="preserve"> </w:t>
            </w:r>
            <w:r w:rsidRPr="00664284">
              <w:t>на</w:t>
            </w:r>
            <w:r w:rsidRPr="00356FEF">
              <w:t xml:space="preserve"> </w:t>
            </w:r>
            <w:r w:rsidRPr="00664284">
              <w:t>учет</w:t>
            </w:r>
            <w:r w:rsidRPr="00356FEF">
              <w:t xml:space="preserve"> </w:t>
            </w:r>
            <w:r w:rsidRPr="00664284">
              <w:t>в</w:t>
            </w:r>
            <w:r w:rsidRPr="00356FEF">
              <w:t xml:space="preserve"> </w:t>
            </w:r>
            <w:r w:rsidRPr="00664284">
              <w:t>налоговом</w:t>
            </w:r>
            <w:r w:rsidRPr="00356FEF">
              <w:t xml:space="preserve"> </w:t>
            </w:r>
            <w:r w:rsidRPr="00664284">
              <w:t>органе</w:t>
            </w:r>
            <w:r w:rsidRPr="00356FEF">
              <w:t>» (</w:t>
            </w:r>
            <w:r w:rsidRPr="00664284">
              <w:rPr>
                <w:lang w:val="en-US"/>
              </w:rPr>
              <w:t>suppliersInfo</w:t>
            </w:r>
            <w:r w:rsidRPr="00356FEF">
              <w:t>/</w:t>
            </w:r>
            <w:r w:rsidRPr="00664284">
              <w:rPr>
                <w:lang w:val="en-US"/>
              </w:rPr>
              <w:t>supplierInfo</w:t>
            </w:r>
            <w:r w:rsidRPr="00356FEF">
              <w:t>/</w:t>
            </w:r>
            <w:r w:rsidRPr="00664284">
              <w:rPr>
                <w:lang w:val="en-US"/>
              </w:rPr>
              <w:t>legalEntityRF</w:t>
            </w:r>
            <w:r w:rsidRPr="00356FEF">
              <w:t>/</w:t>
            </w:r>
            <w:r w:rsidRPr="00664284">
              <w:rPr>
                <w:lang w:val="en-US"/>
              </w:rPr>
              <w:t>EGRULInfo</w:t>
            </w:r>
            <w:r w:rsidRPr="00356FEF">
              <w:t>/</w:t>
            </w:r>
            <w:r w:rsidRPr="00664284">
              <w:rPr>
                <w:lang w:val="en-US"/>
              </w:rPr>
              <w:t>registrationDate</w:t>
            </w:r>
            <w:r w:rsidRPr="00356FEF">
              <w:t>);</w:t>
            </w:r>
          </w:p>
          <w:p w14:paraId="3E35DD0E" w14:textId="166FAC33" w:rsidR="0032350A" w:rsidRPr="00464220" w:rsidRDefault="0032350A" w:rsidP="0032350A">
            <w:pPr>
              <w:pStyle w:val="ad"/>
              <w:numPr>
                <w:ilvl w:val="0"/>
                <w:numId w:val="209"/>
              </w:numPr>
              <w:jc w:val="left"/>
            </w:pPr>
            <w:r w:rsidRPr="00464220">
              <w:t>«</w:t>
            </w:r>
            <w:r w:rsidRPr="00664284">
              <w:t>Дата</w:t>
            </w:r>
            <w:r w:rsidRPr="00464220">
              <w:t xml:space="preserve"> </w:t>
            </w:r>
            <w:r w:rsidRPr="00664284">
              <w:t>постановки</w:t>
            </w:r>
            <w:r w:rsidRPr="00464220">
              <w:t xml:space="preserve"> </w:t>
            </w:r>
            <w:r w:rsidRPr="00664284">
              <w:t>на</w:t>
            </w:r>
            <w:r w:rsidRPr="00464220">
              <w:t xml:space="preserve"> </w:t>
            </w:r>
            <w:r w:rsidRPr="00664284">
              <w:t>учет</w:t>
            </w:r>
            <w:r w:rsidRPr="00464220">
              <w:t xml:space="preserve"> </w:t>
            </w:r>
            <w:r w:rsidRPr="00664284">
              <w:t>в</w:t>
            </w:r>
            <w:r w:rsidRPr="00464220">
              <w:t xml:space="preserve"> </w:t>
            </w:r>
            <w:r w:rsidRPr="00664284">
              <w:t>налоговом</w:t>
            </w:r>
            <w:r w:rsidRPr="00464220">
              <w:t xml:space="preserve"> </w:t>
            </w:r>
            <w:r w:rsidRPr="00664284">
              <w:t>органе</w:t>
            </w:r>
            <w:r w:rsidRPr="00464220">
              <w:t>» (</w:t>
            </w:r>
            <w:r w:rsidRPr="00664284">
              <w:rPr>
                <w:lang w:val="en-US"/>
              </w:rPr>
              <w:t>suppliersInfo</w:t>
            </w:r>
            <w:r w:rsidRPr="00464220">
              <w:t>/</w:t>
            </w:r>
            <w:r w:rsidRPr="00664284">
              <w:rPr>
                <w:lang w:val="en-US"/>
              </w:rPr>
              <w:t>supplierInfo</w:t>
            </w:r>
            <w:r w:rsidRPr="00464220">
              <w:t>/</w:t>
            </w:r>
            <w:r w:rsidRPr="00664284">
              <w:rPr>
                <w:lang w:val="en-US"/>
              </w:rPr>
              <w:t>legalEntityRF</w:t>
            </w:r>
            <w:r w:rsidRPr="00464220">
              <w:t>/</w:t>
            </w:r>
            <w:r w:rsidRPr="00664284">
              <w:rPr>
                <w:lang w:val="en-US"/>
              </w:rPr>
              <w:t>legalEntityRFSubdivision</w:t>
            </w:r>
            <w:r w:rsidRPr="00464220">
              <w:t>/</w:t>
            </w:r>
            <w:r w:rsidRPr="00664284">
              <w:rPr>
                <w:lang w:val="en-US"/>
              </w:rPr>
              <w:t>EGRULInfo</w:t>
            </w:r>
            <w:r w:rsidRPr="00464220">
              <w:t>/</w:t>
            </w:r>
            <w:r w:rsidRPr="00664284">
              <w:rPr>
                <w:lang w:val="en-US"/>
              </w:rPr>
              <w:t>registrationDate</w:t>
            </w:r>
            <w:r w:rsidRPr="00464220">
              <w:t>);</w:t>
            </w:r>
          </w:p>
          <w:p w14:paraId="336E27B2" w14:textId="3E7AC2E3" w:rsidR="0032350A" w:rsidRPr="00464220" w:rsidRDefault="0032350A" w:rsidP="0032350A">
            <w:pPr>
              <w:pStyle w:val="ad"/>
              <w:numPr>
                <w:ilvl w:val="0"/>
                <w:numId w:val="209"/>
              </w:numPr>
              <w:jc w:val="left"/>
            </w:pPr>
            <w:r w:rsidRPr="00464220">
              <w:t>«</w:t>
            </w:r>
            <w:r w:rsidRPr="00664284">
              <w:t>Дата</w:t>
            </w:r>
            <w:r w:rsidRPr="00464220">
              <w:t xml:space="preserve"> </w:t>
            </w:r>
            <w:r w:rsidRPr="00664284">
              <w:t>включения</w:t>
            </w:r>
            <w:r w:rsidRPr="00464220">
              <w:t xml:space="preserve"> </w:t>
            </w:r>
            <w:r w:rsidRPr="00664284">
              <w:t>в</w:t>
            </w:r>
            <w:r w:rsidRPr="00464220">
              <w:t xml:space="preserve"> </w:t>
            </w:r>
            <w:r w:rsidRPr="00664284">
              <w:t>Единый</w:t>
            </w:r>
            <w:r w:rsidRPr="00464220">
              <w:t xml:space="preserve"> </w:t>
            </w:r>
            <w:r w:rsidRPr="00664284">
              <w:t>реестр</w:t>
            </w:r>
            <w:r w:rsidRPr="00464220">
              <w:t xml:space="preserve"> </w:t>
            </w:r>
            <w:r w:rsidRPr="00664284">
              <w:t>субъектов</w:t>
            </w:r>
            <w:r w:rsidRPr="00464220">
              <w:t xml:space="preserve"> </w:t>
            </w:r>
            <w:r w:rsidRPr="00664284">
              <w:t>малого</w:t>
            </w:r>
            <w:r w:rsidRPr="00464220">
              <w:t xml:space="preserve"> </w:t>
            </w:r>
            <w:r w:rsidRPr="00664284">
              <w:t>и</w:t>
            </w:r>
            <w:r w:rsidRPr="00464220">
              <w:t xml:space="preserve"> </w:t>
            </w:r>
            <w:r w:rsidRPr="00664284">
              <w:t>среднего</w:t>
            </w:r>
            <w:r w:rsidRPr="00464220">
              <w:t xml:space="preserve"> </w:t>
            </w:r>
            <w:r w:rsidRPr="00664284">
              <w:t>предпринимательства</w:t>
            </w:r>
            <w:r w:rsidRPr="00464220">
              <w:t>» (</w:t>
            </w:r>
            <w:r w:rsidRPr="00664284">
              <w:rPr>
                <w:lang w:val="en-US"/>
              </w:rPr>
              <w:t>suppliersInfo</w:t>
            </w:r>
            <w:r w:rsidRPr="00464220">
              <w:t>/</w:t>
            </w:r>
            <w:r w:rsidRPr="00664284">
              <w:rPr>
                <w:lang w:val="en-US"/>
              </w:rPr>
              <w:t>supplierInfo</w:t>
            </w:r>
            <w:r w:rsidRPr="00464220">
              <w:t>/</w:t>
            </w:r>
            <w:r w:rsidRPr="00664284">
              <w:rPr>
                <w:lang w:val="en-US"/>
              </w:rPr>
              <w:t>legalEntityRF</w:t>
            </w:r>
            <w:r w:rsidRPr="00464220">
              <w:t>/</w:t>
            </w:r>
            <w:r w:rsidRPr="00664284">
              <w:rPr>
                <w:lang w:val="en-US"/>
              </w:rPr>
              <w:t>otherInfo</w:t>
            </w:r>
            <w:r w:rsidRPr="00464220">
              <w:t>/</w:t>
            </w:r>
            <w:r w:rsidRPr="00664284">
              <w:rPr>
                <w:lang w:val="en-US"/>
              </w:rPr>
              <w:t>ERSMSPInclusionDate</w:t>
            </w:r>
            <w:r w:rsidRPr="00464220">
              <w:t>);</w:t>
            </w:r>
          </w:p>
          <w:p w14:paraId="23F5A7B1" w14:textId="246B512A" w:rsidR="0032350A" w:rsidRPr="00664284" w:rsidRDefault="0032350A" w:rsidP="0032350A">
            <w:pPr>
              <w:pStyle w:val="ad"/>
              <w:numPr>
                <w:ilvl w:val="0"/>
                <w:numId w:val="209"/>
              </w:numPr>
              <w:jc w:val="left"/>
              <w:rPr>
                <w:lang w:val="en-US"/>
              </w:rPr>
            </w:pPr>
            <w:r w:rsidRPr="00664284">
              <w:rPr>
                <w:lang w:val="en-US"/>
              </w:rPr>
              <w:lastRenderedPageBreak/>
              <w:t>«</w:t>
            </w:r>
            <w:r w:rsidRPr="00664284">
              <w:t>Код</w:t>
            </w:r>
            <w:r w:rsidRPr="00664284">
              <w:rPr>
                <w:lang w:val="en-US"/>
              </w:rPr>
              <w:t xml:space="preserve"> </w:t>
            </w:r>
            <w:r w:rsidRPr="00664284">
              <w:t>по</w:t>
            </w:r>
            <w:r w:rsidRPr="00664284">
              <w:rPr>
                <w:lang w:val="en-US"/>
              </w:rPr>
              <w:t xml:space="preserve"> </w:t>
            </w:r>
            <w:r w:rsidRPr="00664284">
              <w:t>ОКПО</w:t>
            </w:r>
            <w:r w:rsidRPr="00664284">
              <w:rPr>
                <w:lang w:val="en-US"/>
              </w:rPr>
              <w:t>» (suppliersInfo/supplierInfo/legalEntityRF/otherInfo/OKPO)</w:t>
            </w:r>
            <w:r>
              <w:rPr>
                <w:lang w:val="en-US"/>
              </w:rPr>
              <w:t>;</w:t>
            </w:r>
          </w:p>
          <w:p w14:paraId="222EE47B" w14:textId="5D11E5A6" w:rsidR="0032350A" w:rsidRPr="00664284" w:rsidRDefault="0032350A" w:rsidP="0032350A">
            <w:pPr>
              <w:pStyle w:val="ad"/>
              <w:numPr>
                <w:ilvl w:val="0"/>
                <w:numId w:val="209"/>
              </w:numPr>
              <w:jc w:val="left"/>
              <w:rPr>
                <w:lang w:val="en-US"/>
              </w:rPr>
            </w:pPr>
            <w:r w:rsidRPr="00664284">
              <w:rPr>
                <w:lang w:val="en-US"/>
              </w:rPr>
              <w:t>«</w:t>
            </w:r>
            <w:r w:rsidRPr="00664284">
              <w:t>ОКТМО</w:t>
            </w:r>
            <w:r w:rsidRPr="00664284">
              <w:rPr>
                <w:lang w:val="en-US"/>
              </w:rPr>
              <w:t>» (suppliersInfo/supplierInfo/legalEntityRF/otherInfo/OKTMO)</w:t>
            </w:r>
            <w:r>
              <w:rPr>
                <w:lang w:val="en-US"/>
              </w:rPr>
              <w:t>;</w:t>
            </w:r>
          </w:p>
          <w:p w14:paraId="7BFFF87B" w14:textId="6A4FC93F" w:rsidR="0032350A" w:rsidRPr="00664284" w:rsidRDefault="0032350A" w:rsidP="0032350A">
            <w:pPr>
              <w:pStyle w:val="ad"/>
              <w:numPr>
                <w:ilvl w:val="0"/>
                <w:numId w:val="209"/>
              </w:numPr>
              <w:jc w:val="left"/>
              <w:rPr>
                <w:lang w:val="en-US"/>
              </w:rPr>
            </w:pPr>
            <w:r w:rsidRPr="00664284">
              <w:rPr>
                <w:lang w:val="en-US"/>
              </w:rPr>
              <w:t>«</w:t>
            </w:r>
            <w:r w:rsidRPr="00664284">
              <w:t>Дата</w:t>
            </w:r>
            <w:r w:rsidRPr="00664284">
              <w:rPr>
                <w:lang w:val="en-US"/>
              </w:rPr>
              <w:t xml:space="preserve"> </w:t>
            </w:r>
            <w:r w:rsidRPr="00664284">
              <w:t>постановки</w:t>
            </w:r>
            <w:r w:rsidRPr="00664284">
              <w:rPr>
                <w:lang w:val="en-US"/>
              </w:rPr>
              <w:t xml:space="preserve"> </w:t>
            </w:r>
            <w:r w:rsidRPr="00664284">
              <w:t>на</w:t>
            </w:r>
            <w:r w:rsidRPr="00664284">
              <w:rPr>
                <w:lang w:val="en-US"/>
              </w:rPr>
              <w:t xml:space="preserve"> </w:t>
            </w:r>
            <w:r w:rsidRPr="00664284">
              <w:t>учет</w:t>
            </w:r>
            <w:r w:rsidRPr="00664284">
              <w:rPr>
                <w:lang w:val="en-US"/>
              </w:rPr>
              <w:t xml:space="preserve"> </w:t>
            </w:r>
            <w:r w:rsidRPr="00664284">
              <w:t>в</w:t>
            </w:r>
            <w:r w:rsidRPr="00664284">
              <w:rPr>
                <w:lang w:val="en-US"/>
              </w:rPr>
              <w:t xml:space="preserve"> </w:t>
            </w:r>
            <w:r w:rsidRPr="00664284">
              <w:t>налоговом</w:t>
            </w:r>
            <w:r w:rsidRPr="00664284">
              <w:rPr>
                <w:lang w:val="en-US"/>
              </w:rPr>
              <w:t xml:space="preserve"> </w:t>
            </w:r>
            <w:r w:rsidRPr="00664284">
              <w:t>органе</w:t>
            </w:r>
            <w:r w:rsidRPr="00664284">
              <w:rPr>
                <w:lang w:val="en-US"/>
              </w:rPr>
              <w:t>» (suppliersInfo/supplierInfo/individualPersonRFIndEntr/EGRIPInfo/registrationDate)</w:t>
            </w:r>
            <w:r>
              <w:rPr>
                <w:lang w:val="en-US"/>
              </w:rPr>
              <w:t>;</w:t>
            </w:r>
          </w:p>
          <w:p w14:paraId="25EC708F" w14:textId="5C6A280D" w:rsidR="0032350A" w:rsidRPr="00664284" w:rsidRDefault="0032350A" w:rsidP="0032350A">
            <w:pPr>
              <w:pStyle w:val="ad"/>
              <w:numPr>
                <w:ilvl w:val="0"/>
                <w:numId w:val="209"/>
              </w:numPr>
              <w:jc w:val="left"/>
              <w:rPr>
                <w:lang w:val="en-US"/>
              </w:rPr>
            </w:pPr>
            <w:r w:rsidRPr="00664284">
              <w:rPr>
                <w:lang w:val="en-US"/>
              </w:rPr>
              <w:t>«</w:t>
            </w:r>
            <w:r w:rsidRPr="00664284">
              <w:t>Дата</w:t>
            </w:r>
            <w:r w:rsidRPr="00664284">
              <w:rPr>
                <w:lang w:val="en-US"/>
              </w:rPr>
              <w:t xml:space="preserve"> </w:t>
            </w:r>
            <w:r w:rsidRPr="00664284">
              <w:t>включения</w:t>
            </w:r>
            <w:r w:rsidRPr="00664284">
              <w:rPr>
                <w:lang w:val="en-US"/>
              </w:rPr>
              <w:t xml:space="preserve"> </w:t>
            </w:r>
            <w:r w:rsidRPr="00664284">
              <w:t>в</w:t>
            </w:r>
            <w:r w:rsidRPr="00664284">
              <w:rPr>
                <w:lang w:val="en-US"/>
              </w:rPr>
              <w:t xml:space="preserve"> </w:t>
            </w:r>
            <w:r w:rsidRPr="00664284">
              <w:t>Единый</w:t>
            </w:r>
            <w:r w:rsidRPr="00664284">
              <w:rPr>
                <w:lang w:val="en-US"/>
              </w:rPr>
              <w:t xml:space="preserve"> </w:t>
            </w:r>
            <w:r w:rsidRPr="00664284">
              <w:t>реестр</w:t>
            </w:r>
            <w:r w:rsidRPr="00664284">
              <w:rPr>
                <w:lang w:val="en-US"/>
              </w:rPr>
              <w:t xml:space="preserve"> </w:t>
            </w:r>
            <w:r w:rsidRPr="00664284">
              <w:t>субъектов</w:t>
            </w:r>
            <w:r w:rsidRPr="00664284">
              <w:rPr>
                <w:lang w:val="en-US"/>
              </w:rPr>
              <w:t xml:space="preserve"> </w:t>
            </w:r>
            <w:r w:rsidRPr="00664284">
              <w:t>малого</w:t>
            </w:r>
            <w:r w:rsidRPr="00664284">
              <w:rPr>
                <w:lang w:val="en-US"/>
              </w:rPr>
              <w:t xml:space="preserve"> </w:t>
            </w:r>
            <w:r w:rsidRPr="00664284">
              <w:t>и</w:t>
            </w:r>
            <w:r w:rsidRPr="00664284">
              <w:rPr>
                <w:lang w:val="en-US"/>
              </w:rPr>
              <w:t xml:space="preserve"> </w:t>
            </w:r>
            <w:r w:rsidRPr="00664284">
              <w:t>среднего</w:t>
            </w:r>
            <w:r w:rsidRPr="00664284">
              <w:rPr>
                <w:lang w:val="en-US"/>
              </w:rPr>
              <w:t xml:space="preserve"> </w:t>
            </w:r>
            <w:r w:rsidRPr="00664284">
              <w:t>предпринимательства</w:t>
            </w:r>
            <w:r w:rsidRPr="00664284">
              <w:rPr>
                <w:lang w:val="en-US"/>
              </w:rPr>
              <w:t>» (suppliersInfo/supplierInfo/individualPersonRFIndEntr/otherInfo/ERSMSPInclusionDate);</w:t>
            </w:r>
          </w:p>
          <w:p w14:paraId="7AA6EABF" w14:textId="7E979727" w:rsidR="0032350A" w:rsidRPr="00664284" w:rsidRDefault="0032350A" w:rsidP="0032350A">
            <w:pPr>
              <w:pStyle w:val="ad"/>
              <w:numPr>
                <w:ilvl w:val="0"/>
                <w:numId w:val="209"/>
              </w:numPr>
              <w:jc w:val="left"/>
              <w:rPr>
                <w:lang w:val="en-US"/>
              </w:rPr>
            </w:pPr>
            <w:r w:rsidRPr="00664284">
              <w:rPr>
                <w:lang w:val="en-US"/>
              </w:rPr>
              <w:t>«</w:t>
            </w:r>
            <w:r w:rsidRPr="00664284">
              <w:t>ОКТМО</w:t>
            </w:r>
            <w:r w:rsidRPr="00664284">
              <w:rPr>
                <w:lang w:val="en-US"/>
              </w:rPr>
              <w:t>» (suppliersInfo/supplierInfo/individualPersonRFIndEntr/otherInfo/OKTMO)</w:t>
            </w:r>
            <w:r>
              <w:rPr>
                <w:lang w:val="en-US"/>
              </w:rPr>
              <w:t>;</w:t>
            </w:r>
          </w:p>
          <w:p w14:paraId="7088A88E" w14:textId="01321ED7" w:rsidR="0032350A" w:rsidRPr="00664284" w:rsidRDefault="0032350A" w:rsidP="0032350A">
            <w:pPr>
              <w:pStyle w:val="ad"/>
              <w:numPr>
                <w:ilvl w:val="0"/>
                <w:numId w:val="209"/>
              </w:numPr>
              <w:jc w:val="left"/>
              <w:rPr>
                <w:lang w:val="en-US"/>
              </w:rPr>
            </w:pPr>
            <w:r w:rsidRPr="00664284">
              <w:rPr>
                <w:lang w:val="en-US"/>
              </w:rPr>
              <w:t>«</w:t>
            </w:r>
            <w:r w:rsidRPr="00664284">
              <w:t>Дата</w:t>
            </w:r>
            <w:r w:rsidRPr="00664284">
              <w:rPr>
                <w:lang w:val="en-US"/>
              </w:rPr>
              <w:t xml:space="preserve"> </w:t>
            </w:r>
            <w:r w:rsidRPr="00664284">
              <w:t>постановки</w:t>
            </w:r>
            <w:r w:rsidRPr="00664284">
              <w:rPr>
                <w:lang w:val="en-US"/>
              </w:rPr>
              <w:t xml:space="preserve"> </w:t>
            </w:r>
            <w:r w:rsidRPr="00664284">
              <w:t>на</w:t>
            </w:r>
            <w:r w:rsidRPr="00664284">
              <w:rPr>
                <w:lang w:val="en-US"/>
              </w:rPr>
              <w:t xml:space="preserve"> </w:t>
            </w:r>
            <w:r w:rsidRPr="00664284">
              <w:t>учет</w:t>
            </w:r>
            <w:r w:rsidRPr="00664284">
              <w:rPr>
                <w:lang w:val="en-US"/>
              </w:rPr>
              <w:t xml:space="preserve"> </w:t>
            </w:r>
            <w:r w:rsidRPr="00664284">
              <w:t>в</w:t>
            </w:r>
            <w:r w:rsidRPr="00664284">
              <w:rPr>
                <w:lang w:val="en-US"/>
              </w:rPr>
              <w:t xml:space="preserve"> </w:t>
            </w:r>
            <w:r w:rsidRPr="00664284">
              <w:t>налоговом</w:t>
            </w:r>
            <w:r w:rsidRPr="00664284">
              <w:rPr>
                <w:lang w:val="en-US"/>
              </w:rPr>
              <w:t xml:space="preserve"> </w:t>
            </w:r>
            <w:r w:rsidRPr="00664284">
              <w:t>органе</w:t>
            </w:r>
            <w:r w:rsidRPr="00664284">
              <w:rPr>
                <w:lang w:val="en-US"/>
              </w:rPr>
              <w:t>» (suppliersInfo/supplierInfo/individualPersonRF/registrationDate)</w:t>
            </w:r>
            <w:r>
              <w:rPr>
                <w:lang w:val="en-US"/>
              </w:rPr>
              <w:t>;</w:t>
            </w:r>
          </w:p>
          <w:p w14:paraId="45B74380" w14:textId="0B9B0731" w:rsidR="0032350A" w:rsidRPr="00664284" w:rsidRDefault="0032350A" w:rsidP="0032350A">
            <w:pPr>
              <w:pStyle w:val="ad"/>
              <w:numPr>
                <w:ilvl w:val="0"/>
                <w:numId w:val="209"/>
              </w:numPr>
              <w:jc w:val="left"/>
              <w:rPr>
                <w:lang w:val="en-US"/>
              </w:rPr>
            </w:pPr>
            <w:r w:rsidRPr="00664284">
              <w:rPr>
                <w:lang w:val="en-US"/>
              </w:rPr>
              <w:t>«</w:t>
            </w:r>
            <w:r w:rsidRPr="00664284">
              <w:t>Дата</w:t>
            </w:r>
            <w:r w:rsidRPr="00664284">
              <w:rPr>
                <w:lang w:val="en-US"/>
              </w:rPr>
              <w:t xml:space="preserve"> </w:t>
            </w:r>
            <w:r w:rsidRPr="00664284">
              <w:t>включения</w:t>
            </w:r>
            <w:r w:rsidRPr="00664284">
              <w:rPr>
                <w:lang w:val="en-US"/>
              </w:rPr>
              <w:t xml:space="preserve"> </w:t>
            </w:r>
            <w:r w:rsidRPr="00664284">
              <w:t>в</w:t>
            </w:r>
            <w:r w:rsidRPr="00664284">
              <w:rPr>
                <w:lang w:val="en-US"/>
              </w:rPr>
              <w:t xml:space="preserve"> </w:t>
            </w:r>
            <w:r w:rsidRPr="00664284">
              <w:t>Единый</w:t>
            </w:r>
            <w:r w:rsidRPr="00664284">
              <w:rPr>
                <w:lang w:val="en-US"/>
              </w:rPr>
              <w:t xml:space="preserve"> </w:t>
            </w:r>
            <w:r w:rsidRPr="00664284">
              <w:t>реестр</w:t>
            </w:r>
            <w:r w:rsidRPr="00664284">
              <w:rPr>
                <w:lang w:val="en-US"/>
              </w:rPr>
              <w:t xml:space="preserve"> </w:t>
            </w:r>
            <w:r w:rsidRPr="00664284">
              <w:t>субъектов</w:t>
            </w:r>
            <w:r w:rsidRPr="00664284">
              <w:rPr>
                <w:lang w:val="en-US"/>
              </w:rPr>
              <w:t xml:space="preserve"> </w:t>
            </w:r>
            <w:r w:rsidRPr="00664284">
              <w:t>малого</w:t>
            </w:r>
            <w:r w:rsidRPr="00664284">
              <w:rPr>
                <w:lang w:val="en-US"/>
              </w:rPr>
              <w:t xml:space="preserve"> </w:t>
            </w:r>
            <w:r w:rsidRPr="00664284">
              <w:t>и</w:t>
            </w:r>
            <w:r w:rsidRPr="00664284">
              <w:rPr>
                <w:lang w:val="en-US"/>
              </w:rPr>
              <w:t xml:space="preserve"> </w:t>
            </w:r>
            <w:r w:rsidRPr="00664284">
              <w:t>среднего</w:t>
            </w:r>
            <w:r w:rsidRPr="00664284">
              <w:rPr>
                <w:lang w:val="en-US"/>
              </w:rPr>
              <w:t xml:space="preserve"> </w:t>
            </w:r>
            <w:r w:rsidRPr="00664284">
              <w:t>предпринимательства</w:t>
            </w:r>
            <w:r w:rsidRPr="00664284">
              <w:rPr>
                <w:lang w:val="en-US"/>
              </w:rPr>
              <w:t>» (suppliersInfo/supplierInfo/individualPersonRF/ERSMSPInclusionDate);</w:t>
            </w:r>
          </w:p>
          <w:p w14:paraId="22A55F57" w14:textId="390EA5C1" w:rsidR="0032350A" w:rsidRPr="00664284" w:rsidRDefault="0032350A" w:rsidP="0032350A">
            <w:pPr>
              <w:pStyle w:val="ad"/>
              <w:numPr>
                <w:ilvl w:val="0"/>
                <w:numId w:val="209"/>
              </w:numPr>
              <w:jc w:val="left"/>
              <w:rPr>
                <w:lang w:val="en-US"/>
              </w:rPr>
            </w:pPr>
            <w:r w:rsidRPr="00664284">
              <w:rPr>
                <w:lang w:val="en-US"/>
              </w:rPr>
              <w:t>«</w:t>
            </w:r>
            <w:r w:rsidRPr="00664284">
              <w:t>ОКТМО</w:t>
            </w:r>
            <w:r w:rsidRPr="00664284">
              <w:rPr>
                <w:lang w:val="en-US"/>
              </w:rPr>
              <w:t>» (suppliersInfo/supplierInfo/individualPersonRF/OKTMO)</w:t>
            </w:r>
            <w:r>
              <w:rPr>
                <w:lang w:val="en-US"/>
              </w:rPr>
              <w:t>;</w:t>
            </w:r>
          </w:p>
          <w:p w14:paraId="3D475E47" w14:textId="4BBF7175" w:rsidR="0032350A" w:rsidRPr="00664284" w:rsidRDefault="0032350A" w:rsidP="0032350A">
            <w:pPr>
              <w:pStyle w:val="ad"/>
              <w:numPr>
                <w:ilvl w:val="0"/>
                <w:numId w:val="209"/>
              </w:numPr>
              <w:jc w:val="left"/>
              <w:rPr>
                <w:lang w:val="en-US"/>
              </w:rPr>
            </w:pPr>
            <w:r w:rsidRPr="00664284">
              <w:rPr>
                <w:lang w:val="en-US"/>
              </w:rPr>
              <w:t>«</w:t>
            </w:r>
            <w:r w:rsidRPr="00664284">
              <w:t>Дата</w:t>
            </w:r>
            <w:r w:rsidRPr="00664284">
              <w:rPr>
                <w:lang w:val="en-US"/>
              </w:rPr>
              <w:t xml:space="preserve"> </w:t>
            </w:r>
            <w:r w:rsidRPr="00664284">
              <w:t>постановки</w:t>
            </w:r>
            <w:r w:rsidRPr="00664284">
              <w:rPr>
                <w:lang w:val="en-US"/>
              </w:rPr>
              <w:t xml:space="preserve"> </w:t>
            </w:r>
            <w:r w:rsidRPr="00664284">
              <w:t>на</w:t>
            </w:r>
            <w:r w:rsidRPr="00664284">
              <w:rPr>
                <w:lang w:val="en-US"/>
              </w:rPr>
              <w:t xml:space="preserve"> </w:t>
            </w:r>
            <w:r w:rsidRPr="00664284">
              <w:t>учет</w:t>
            </w:r>
            <w:r w:rsidRPr="00664284">
              <w:rPr>
                <w:lang w:val="en-US"/>
              </w:rPr>
              <w:t xml:space="preserve"> </w:t>
            </w:r>
            <w:r w:rsidRPr="00664284">
              <w:t>в</w:t>
            </w:r>
            <w:r w:rsidRPr="00664284">
              <w:rPr>
                <w:lang w:val="en-US"/>
              </w:rPr>
              <w:t xml:space="preserve"> </w:t>
            </w:r>
            <w:r w:rsidRPr="00664284">
              <w:t>налоговом</w:t>
            </w:r>
            <w:r w:rsidRPr="00664284">
              <w:rPr>
                <w:lang w:val="en-US"/>
              </w:rPr>
              <w:t xml:space="preserve"> </w:t>
            </w:r>
            <w:r w:rsidRPr="00664284">
              <w:t>органе</w:t>
            </w:r>
            <w:r w:rsidRPr="00664284">
              <w:rPr>
                <w:lang w:val="en-US"/>
              </w:rPr>
              <w:t>» (suppliersInfo/supplierInfo/individualPersonRFIndEntrisCulture/EGRIPInfo/registrationDate)</w:t>
            </w:r>
            <w:r>
              <w:rPr>
                <w:lang w:val="en-US"/>
              </w:rPr>
              <w:t>;</w:t>
            </w:r>
          </w:p>
          <w:p w14:paraId="75F8A32E" w14:textId="508DCBDF" w:rsidR="0032350A" w:rsidRPr="00B557C0" w:rsidRDefault="0032350A" w:rsidP="0032350A">
            <w:pPr>
              <w:pStyle w:val="ad"/>
              <w:numPr>
                <w:ilvl w:val="0"/>
                <w:numId w:val="209"/>
              </w:numPr>
              <w:jc w:val="left"/>
              <w:rPr>
                <w:lang w:val="en-US"/>
              </w:rPr>
            </w:pPr>
            <w:r w:rsidRPr="00B557C0">
              <w:rPr>
                <w:lang w:val="en-US"/>
              </w:rPr>
              <w:t>«</w:t>
            </w:r>
            <w:r w:rsidRPr="00B557C0">
              <w:t>Дата</w:t>
            </w:r>
            <w:r w:rsidRPr="00B557C0">
              <w:rPr>
                <w:lang w:val="en-US"/>
              </w:rPr>
              <w:t xml:space="preserve"> </w:t>
            </w:r>
            <w:r w:rsidRPr="00B557C0">
              <w:t>включения</w:t>
            </w:r>
            <w:r w:rsidRPr="00B557C0">
              <w:rPr>
                <w:lang w:val="en-US"/>
              </w:rPr>
              <w:t xml:space="preserve"> </w:t>
            </w:r>
            <w:r w:rsidRPr="00B557C0">
              <w:t>в</w:t>
            </w:r>
            <w:r w:rsidRPr="00B557C0">
              <w:rPr>
                <w:lang w:val="en-US"/>
              </w:rPr>
              <w:t xml:space="preserve"> </w:t>
            </w:r>
            <w:r w:rsidRPr="00B557C0">
              <w:t>Единый</w:t>
            </w:r>
            <w:r w:rsidRPr="00B557C0">
              <w:rPr>
                <w:lang w:val="en-US"/>
              </w:rPr>
              <w:t xml:space="preserve"> </w:t>
            </w:r>
            <w:r w:rsidRPr="00B557C0">
              <w:t>реестр</w:t>
            </w:r>
            <w:r w:rsidRPr="00B557C0">
              <w:rPr>
                <w:lang w:val="en-US"/>
              </w:rPr>
              <w:t xml:space="preserve"> </w:t>
            </w:r>
            <w:r w:rsidRPr="00B557C0">
              <w:t>субъектов</w:t>
            </w:r>
            <w:r w:rsidRPr="00B557C0">
              <w:rPr>
                <w:lang w:val="en-US"/>
              </w:rPr>
              <w:t xml:space="preserve"> </w:t>
            </w:r>
            <w:r w:rsidRPr="00B557C0">
              <w:t>малого</w:t>
            </w:r>
            <w:r w:rsidRPr="00B557C0">
              <w:rPr>
                <w:lang w:val="en-US"/>
              </w:rPr>
              <w:t xml:space="preserve"> </w:t>
            </w:r>
            <w:r w:rsidRPr="00B557C0">
              <w:t>и</w:t>
            </w:r>
            <w:r w:rsidRPr="00B557C0">
              <w:rPr>
                <w:lang w:val="en-US"/>
              </w:rPr>
              <w:t xml:space="preserve"> </w:t>
            </w:r>
            <w:r w:rsidRPr="00B557C0">
              <w:t>среднего</w:t>
            </w:r>
            <w:r w:rsidRPr="00B557C0">
              <w:rPr>
                <w:lang w:val="en-US"/>
              </w:rPr>
              <w:t xml:space="preserve"> </w:t>
            </w:r>
            <w:r w:rsidRPr="00B557C0">
              <w:t>предпринимательства</w:t>
            </w:r>
            <w:r w:rsidRPr="00B557C0">
              <w:rPr>
                <w:lang w:val="en-US"/>
              </w:rPr>
              <w:t>» (suppliersInfo/supplierInfo/individualPersonRFIndEntrisCulture/otherInfo/ERSMSPInclusionDate);</w:t>
            </w:r>
          </w:p>
          <w:p w14:paraId="5E99104C" w14:textId="7DA01B48" w:rsidR="0032350A" w:rsidRPr="00B557C0" w:rsidRDefault="0032350A" w:rsidP="0032350A">
            <w:pPr>
              <w:pStyle w:val="ad"/>
              <w:numPr>
                <w:ilvl w:val="0"/>
                <w:numId w:val="209"/>
              </w:numPr>
              <w:jc w:val="left"/>
              <w:rPr>
                <w:lang w:val="en-US"/>
              </w:rPr>
            </w:pPr>
            <w:r w:rsidRPr="00B557C0">
              <w:rPr>
                <w:lang w:val="en-US"/>
              </w:rPr>
              <w:t>«</w:t>
            </w:r>
            <w:r w:rsidRPr="00B557C0">
              <w:t>ОКТМО</w:t>
            </w:r>
            <w:r w:rsidRPr="00B557C0">
              <w:rPr>
                <w:lang w:val="en-US"/>
              </w:rPr>
              <w:t>» (suppliersInfo/supplierInfo/individualPersonRFIndEntrisCulture/otherInfo/OKTMO)</w:t>
            </w:r>
            <w:r>
              <w:rPr>
                <w:lang w:val="en-US"/>
              </w:rPr>
              <w:t>;</w:t>
            </w:r>
          </w:p>
          <w:p w14:paraId="311325BA" w14:textId="5B63BE57" w:rsidR="0032350A" w:rsidRPr="00B557C0" w:rsidRDefault="0032350A" w:rsidP="0032350A">
            <w:pPr>
              <w:pStyle w:val="ad"/>
              <w:numPr>
                <w:ilvl w:val="0"/>
                <w:numId w:val="209"/>
              </w:numPr>
              <w:jc w:val="left"/>
              <w:rPr>
                <w:lang w:val="en-US"/>
              </w:rPr>
            </w:pPr>
            <w:r w:rsidRPr="00B557C0">
              <w:rPr>
                <w:lang w:val="en-US"/>
              </w:rPr>
              <w:t>«</w:t>
            </w:r>
            <w:r w:rsidRPr="00B557C0">
              <w:t>Дата</w:t>
            </w:r>
            <w:r w:rsidRPr="00B557C0">
              <w:rPr>
                <w:lang w:val="en-US"/>
              </w:rPr>
              <w:t xml:space="preserve"> </w:t>
            </w:r>
            <w:r w:rsidRPr="00B557C0">
              <w:t>постановки</w:t>
            </w:r>
            <w:r w:rsidRPr="00B557C0">
              <w:rPr>
                <w:lang w:val="en-US"/>
              </w:rPr>
              <w:t xml:space="preserve"> </w:t>
            </w:r>
            <w:r w:rsidRPr="00B557C0">
              <w:t>на</w:t>
            </w:r>
            <w:r w:rsidRPr="00B557C0">
              <w:rPr>
                <w:lang w:val="en-US"/>
              </w:rPr>
              <w:t xml:space="preserve"> </w:t>
            </w:r>
            <w:r w:rsidRPr="00B557C0">
              <w:t>учет</w:t>
            </w:r>
            <w:r w:rsidRPr="00B557C0">
              <w:rPr>
                <w:lang w:val="en-US"/>
              </w:rPr>
              <w:t xml:space="preserve"> </w:t>
            </w:r>
            <w:r w:rsidRPr="00B557C0">
              <w:t>в</w:t>
            </w:r>
            <w:r w:rsidRPr="00B557C0">
              <w:rPr>
                <w:lang w:val="en-US"/>
              </w:rPr>
              <w:t xml:space="preserve"> </w:t>
            </w:r>
            <w:r w:rsidRPr="00B557C0">
              <w:t>налоговом</w:t>
            </w:r>
            <w:r w:rsidRPr="00B557C0">
              <w:rPr>
                <w:lang w:val="en-US"/>
              </w:rPr>
              <w:t xml:space="preserve"> </w:t>
            </w:r>
            <w:r w:rsidRPr="00B557C0">
              <w:t>органе</w:t>
            </w:r>
            <w:r w:rsidRPr="00B557C0">
              <w:rPr>
                <w:lang w:val="en-US"/>
              </w:rPr>
              <w:t>» (suppliersInfo/supplierInfo/individualPersonRFisCulture/registrationDate)</w:t>
            </w:r>
            <w:r>
              <w:rPr>
                <w:lang w:val="en-US"/>
              </w:rPr>
              <w:t>;</w:t>
            </w:r>
          </w:p>
          <w:p w14:paraId="469B1C8C" w14:textId="2F74E730" w:rsidR="0032350A" w:rsidRPr="00B557C0" w:rsidRDefault="0032350A" w:rsidP="0032350A">
            <w:pPr>
              <w:pStyle w:val="ad"/>
              <w:numPr>
                <w:ilvl w:val="0"/>
                <w:numId w:val="209"/>
              </w:numPr>
              <w:jc w:val="left"/>
              <w:rPr>
                <w:lang w:val="en-US"/>
              </w:rPr>
            </w:pPr>
            <w:r w:rsidRPr="00B557C0">
              <w:rPr>
                <w:lang w:val="en-US"/>
              </w:rPr>
              <w:t>«</w:t>
            </w:r>
            <w:r w:rsidRPr="00B557C0">
              <w:t>Дата</w:t>
            </w:r>
            <w:r w:rsidRPr="00B557C0">
              <w:rPr>
                <w:lang w:val="en-US"/>
              </w:rPr>
              <w:t xml:space="preserve"> </w:t>
            </w:r>
            <w:r w:rsidRPr="00B557C0">
              <w:t>включения</w:t>
            </w:r>
            <w:r w:rsidRPr="00B557C0">
              <w:rPr>
                <w:lang w:val="en-US"/>
              </w:rPr>
              <w:t xml:space="preserve"> </w:t>
            </w:r>
            <w:r w:rsidRPr="00B557C0">
              <w:t>в</w:t>
            </w:r>
            <w:r w:rsidRPr="00B557C0">
              <w:rPr>
                <w:lang w:val="en-US"/>
              </w:rPr>
              <w:t xml:space="preserve"> </w:t>
            </w:r>
            <w:r w:rsidRPr="00B557C0">
              <w:t>Единый</w:t>
            </w:r>
            <w:r w:rsidRPr="00B557C0">
              <w:rPr>
                <w:lang w:val="en-US"/>
              </w:rPr>
              <w:t xml:space="preserve"> </w:t>
            </w:r>
            <w:r w:rsidRPr="00B557C0">
              <w:t>реестр</w:t>
            </w:r>
            <w:r w:rsidRPr="00B557C0">
              <w:rPr>
                <w:lang w:val="en-US"/>
              </w:rPr>
              <w:t xml:space="preserve"> </w:t>
            </w:r>
            <w:r w:rsidRPr="00B557C0">
              <w:t>субъектов</w:t>
            </w:r>
            <w:r w:rsidRPr="00B557C0">
              <w:rPr>
                <w:lang w:val="en-US"/>
              </w:rPr>
              <w:t xml:space="preserve"> </w:t>
            </w:r>
            <w:r w:rsidRPr="00B557C0">
              <w:t>малого</w:t>
            </w:r>
            <w:r w:rsidRPr="00B557C0">
              <w:rPr>
                <w:lang w:val="en-US"/>
              </w:rPr>
              <w:t xml:space="preserve"> </w:t>
            </w:r>
            <w:r w:rsidRPr="00B557C0">
              <w:t>и</w:t>
            </w:r>
            <w:r w:rsidRPr="00B557C0">
              <w:rPr>
                <w:lang w:val="en-US"/>
              </w:rPr>
              <w:t xml:space="preserve"> </w:t>
            </w:r>
            <w:r w:rsidRPr="00B557C0">
              <w:t>среднего</w:t>
            </w:r>
            <w:r w:rsidRPr="00B557C0">
              <w:rPr>
                <w:lang w:val="en-US"/>
              </w:rPr>
              <w:t xml:space="preserve"> </w:t>
            </w:r>
            <w:r w:rsidRPr="00B557C0">
              <w:t>предпринимательства</w:t>
            </w:r>
            <w:r w:rsidRPr="00B557C0">
              <w:rPr>
                <w:lang w:val="en-US"/>
              </w:rPr>
              <w:t>» (suppliersInfo/supplierInfo/individualPersonRFisCulture/ERSMSPInclusionDate);</w:t>
            </w:r>
          </w:p>
          <w:p w14:paraId="47A307BE" w14:textId="5D38E533" w:rsidR="0032350A" w:rsidRPr="00B557C0" w:rsidRDefault="0032350A" w:rsidP="0032350A">
            <w:pPr>
              <w:pStyle w:val="ad"/>
              <w:numPr>
                <w:ilvl w:val="0"/>
                <w:numId w:val="209"/>
              </w:numPr>
              <w:jc w:val="left"/>
              <w:rPr>
                <w:lang w:val="en-US"/>
              </w:rPr>
            </w:pPr>
            <w:r w:rsidRPr="00B557C0">
              <w:rPr>
                <w:lang w:val="en-US"/>
              </w:rPr>
              <w:t>«</w:t>
            </w:r>
            <w:r w:rsidRPr="00B557C0">
              <w:t>ОКТМО</w:t>
            </w:r>
            <w:r w:rsidRPr="00B557C0">
              <w:rPr>
                <w:lang w:val="en-US"/>
              </w:rPr>
              <w:t>» (suppliersInfo/supplierInfo/individualPersonRFisCulture/OKTMO)</w:t>
            </w:r>
            <w:r>
              <w:rPr>
                <w:lang w:val="en-US"/>
              </w:rPr>
              <w:t>;</w:t>
            </w:r>
          </w:p>
          <w:p w14:paraId="546CD88B" w14:textId="1CE2CEFF" w:rsidR="0032350A" w:rsidRPr="00B557C0" w:rsidRDefault="0032350A" w:rsidP="0032350A">
            <w:pPr>
              <w:pStyle w:val="ad"/>
              <w:numPr>
                <w:ilvl w:val="0"/>
                <w:numId w:val="209"/>
              </w:numPr>
              <w:jc w:val="left"/>
              <w:rPr>
                <w:lang w:val="en-US"/>
              </w:rPr>
            </w:pPr>
            <w:r w:rsidRPr="00B557C0">
              <w:rPr>
                <w:lang w:val="en-US"/>
              </w:rPr>
              <w:t>«</w:t>
            </w:r>
            <w:r w:rsidRPr="00B557C0">
              <w:t>Полное</w:t>
            </w:r>
            <w:r w:rsidRPr="00B557C0">
              <w:rPr>
                <w:lang w:val="en-US"/>
              </w:rPr>
              <w:t xml:space="preserve"> </w:t>
            </w:r>
            <w:r w:rsidRPr="00B557C0">
              <w:t>наименование</w:t>
            </w:r>
            <w:r w:rsidRPr="00B557C0">
              <w:rPr>
                <w:lang w:val="en-US"/>
              </w:rPr>
              <w:t xml:space="preserve"> (</w:t>
            </w:r>
            <w:r w:rsidRPr="00B557C0">
              <w:t>латинскими</w:t>
            </w:r>
            <w:r w:rsidRPr="00B557C0">
              <w:rPr>
                <w:lang w:val="en-US"/>
              </w:rPr>
              <w:t xml:space="preserve"> </w:t>
            </w:r>
            <w:r w:rsidRPr="00B557C0">
              <w:t>буквами</w:t>
            </w:r>
            <w:r w:rsidRPr="00B557C0">
              <w:rPr>
                <w:lang w:val="en-US"/>
              </w:rPr>
              <w:t>)» (suppliersInfo/supplierInfo/legalEntityForeignState/fullNameLat)</w:t>
            </w:r>
            <w:r>
              <w:rPr>
                <w:lang w:val="en-US"/>
              </w:rPr>
              <w:t>;</w:t>
            </w:r>
          </w:p>
          <w:p w14:paraId="6EBC2223" w14:textId="7719D4BF" w:rsidR="0032350A" w:rsidRPr="00B557C0" w:rsidRDefault="0032350A" w:rsidP="0032350A">
            <w:pPr>
              <w:pStyle w:val="ad"/>
              <w:numPr>
                <w:ilvl w:val="0"/>
                <w:numId w:val="209"/>
              </w:numPr>
              <w:jc w:val="left"/>
              <w:rPr>
                <w:lang w:val="en-US"/>
              </w:rPr>
            </w:pPr>
            <w:r w:rsidRPr="00B557C0">
              <w:rPr>
                <w:lang w:val="en-US"/>
              </w:rPr>
              <w:t>«</w:t>
            </w:r>
            <w:r w:rsidRPr="00B557C0">
              <w:t>Дата</w:t>
            </w:r>
            <w:r w:rsidRPr="00B557C0">
              <w:rPr>
                <w:lang w:val="en-US"/>
              </w:rPr>
              <w:t xml:space="preserve"> </w:t>
            </w:r>
            <w:r w:rsidRPr="00B557C0">
              <w:t>постановки</w:t>
            </w:r>
            <w:r w:rsidRPr="00B557C0">
              <w:rPr>
                <w:lang w:val="en-US"/>
              </w:rPr>
              <w:t xml:space="preserve"> </w:t>
            </w:r>
            <w:r w:rsidRPr="00B557C0">
              <w:t>на</w:t>
            </w:r>
            <w:r w:rsidRPr="00B557C0">
              <w:rPr>
                <w:lang w:val="en-US"/>
              </w:rPr>
              <w:t xml:space="preserve"> </w:t>
            </w:r>
            <w:r w:rsidRPr="00B557C0">
              <w:t>учет</w:t>
            </w:r>
            <w:r w:rsidRPr="00B557C0">
              <w:rPr>
                <w:lang w:val="en-US"/>
              </w:rPr>
              <w:t xml:space="preserve"> </w:t>
            </w:r>
            <w:r w:rsidRPr="00B557C0">
              <w:t>в</w:t>
            </w:r>
            <w:r w:rsidRPr="00B557C0">
              <w:rPr>
                <w:lang w:val="en-US"/>
              </w:rPr>
              <w:t xml:space="preserve"> </w:t>
            </w:r>
            <w:r w:rsidRPr="00B557C0">
              <w:t>налоговом</w:t>
            </w:r>
            <w:r w:rsidRPr="00B557C0">
              <w:rPr>
                <w:lang w:val="en-US"/>
              </w:rPr>
              <w:t xml:space="preserve"> </w:t>
            </w:r>
            <w:r w:rsidRPr="00B557C0">
              <w:t>органе</w:t>
            </w:r>
            <w:r w:rsidRPr="00B557C0">
              <w:rPr>
                <w:lang w:val="en-US"/>
              </w:rPr>
              <w:t>» (suppliersInfo/supplierInfo/legalEntityForeignState/registerInRFTaxBodies/registrationDate)</w:t>
            </w:r>
            <w:r>
              <w:rPr>
                <w:lang w:val="en-US"/>
              </w:rPr>
              <w:t>;</w:t>
            </w:r>
          </w:p>
          <w:p w14:paraId="42768A28" w14:textId="77777777" w:rsidR="0032350A" w:rsidRPr="00B557C0" w:rsidRDefault="0032350A" w:rsidP="0032350A">
            <w:pPr>
              <w:pStyle w:val="ad"/>
              <w:numPr>
                <w:ilvl w:val="0"/>
                <w:numId w:val="209"/>
              </w:numPr>
              <w:jc w:val="left"/>
              <w:rPr>
                <w:lang w:val="en-US"/>
              </w:rPr>
            </w:pPr>
            <w:r w:rsidRPr="00B557C0">
              <w:rPr>
                <w:lang w:val="en-US"/>
              </w:rPr>
              <w:t>«</w:t>
            </w:r>
            <w:r w:rsidRPr="00B557C0">
              <w:t>ОКТМО</w:t>
            </w:r>
            <w:r w:rsidRPr="00B557C0">
              <w:rPr>
                <w:lang w:val="en-US"/>
              </w:rPr>
              <w:t>» (//element(*,zfcs_contract2015Type)/suppliersInfo/supplierInfo/legalEntityForeignState/placeOfStayInRF/OKTMO)</w:t>
            </w:r>
            <w:r>
              <w:rPr>
                <w:lang w:val="en-US"/>
              </w:rPr>
              <w:t>;</w:t>
            </w:r>
          </w:p>
          <w:p w14:paraId="589EFAAB" w14:textId="2664AAC8" w:rsidR="0032350A" w:rsidRPr="00B557C0" w:rsidRDefault="0032350A" w:rsidP="0032350A">
            <w:pPr>
              <w:pStyle w:val="ad"/>
              <w:numPr>
                <w:ilvl w:val="0"/>
                <w:numId w:val="209"/>
              </w:numPr>
              <w:jc w:val="left"/>
              <w:rPr>
                <w:lang w:val="en-US"/>
              </w:rPr>
            </w:pPr>
            <w:r w:rsidRPr="00B557C0">
              <w:rPr>
                <w:lang w:val="en-US"/>
              </w:rPr>
              <w:t>«</w:t>
            </w:r>
            <w:r w:rsidRPr="00B557C0">
              <w:t>Дата</w:t>
            </w:r>
            <w:r w:rsidRPr="00B557C0">
              <w:rPr>
                <w:lang w:val="en-US"/>
              </w:rPr>
              <w:t xml:space="preserve"> </w:t>
            </w:r>
            <w:r w:rsidRPr="00B557C0">
              <w:t>постановки</w:t>
            </w:r>
            <w:r w:rsidRPr="00B557C0">
              <w:rPr>
                <w:lang w:val="en-US"/>
              </w:rPr>
              <w:t xml:space="preserve"> </w:t>
            </w:r>
            <w:r w:rsidRPr="00B557C0">
              <w:t>на</w:t>
            </w:r>
            <w:r w:rsidRPr="00B557C0">
              <w:rPr>
                <w:lang w:val="en-US"/>
              </w:rPr>
              <w:t xml:space="preserve"> </w:t>
            </w:r>
            <w:r w:rsidRPr="00B557C0">
              <w:t>учет</w:t>
            </w:r>
            <w:r w:rsidRPr="00B557C0">
              <w:rPr>
                <w:lang w:val="en-US"/>
              </w:rPr>
              <w:t xml:space="preserve"> </w:t>
            </w:r>
            <w:r w:rsidRPr="00B557C0">
              <w:t>в</w:t>
            </w:r>
            <w:r w:rsidRPr="00B557C0">
              <w:rPr>
                <w:lang w:val="en-US"/>
              </w:rPr>
              <w:t xml:space="preserve"> </w:t>
            </w:r>
            <w:r w:rsidRPr="00B557C0">
              <w:t>налоговом</w:t>
            </w:r>
            <w:r w:rsidRPr="00B557C0">
              <w:rPr>
                <w:lang w:val="en-US"/>
              </w:rPr>
              <w:t xml:space="preserve"> </w:t>
            </w:r>
            <w:r w:rsidRPr="00B557C0">
              <w:t>органе</w:t>
            </w:r>
            <w:r w:rsidRPr="00B557C0">
              <w:rPr>
                <w:lang w:val="en-US"/>
              </w:rPr>
              <w:t>» (suppliersInfo/supplierInfo/individualPersonForeignState/registerInRFTaxBodies/registrationDate)</w:t>
            </w:r>
            <w:r>
              <w:rPr>
                <w:lang w:val="en-US"/>
              </w:rPr>
              <w:t>;</w:t>
            </w:r>
          </w:p>
          <w:p w14:paraId="66035FAA" w14:textId="229FF18F" w:rsidR="0032350A" w:rsidRPr="00B557C0" w:rsidRDefault="0032350A" w:rsidP="0032350A">
            <w:pPr>
              <w:pStyle w:val="ad"/>
              <w:numPr>
                <w:ilvl w:val="0"/>
                <w:numId w:val="209"/>
              </w:numPr>
              <w:jc w:val="left"/>
              <w:rPr>
                <w:lang w:val="en-US"/>
              </w:rPr>
            </w:pPr>
            <w:r w:rsidRPr="00B557C0">
              <w:rPr>
                <w:lang w:val="en-US"/>
              </w:rPr>
              <w:t>«</w:t>
            </w:r>
            <w:r w:rsidRPr="00B557C0">
              <w:t>Дата</w:t>
            </w:r>
            <w:r w:rsidRPr="00B557C0">
              <w:rPr>
                <w:lang w:val="en-US"/>
              </w:rPr>
              <w:t xml:space="preserve"> </w:t>
            </w:r>
            <w:r w:rsidRPr="00B557C0">
              <w:t>включения</w:t>
            </w:r>
            <w:r w:rsidRPr="00B557C0">
              <w:rPr>
                <w:lang w:val="en-US"/>
              </w:rPr>
              <w:t xml:space="preserve"> </w:t>
            </w:r>
            <w:r w:rsidRPr="00B557C0">
              <w:t>в</w:t>
            </w:r>
            <w:r w:rsidRPr="00B557C0">
              <w:rPr>
                <w:lang w:val="en-US"/>
              </w:rPr>
              <w:t xml:space="preserve"> </w:t>
            </w:r>
            <w:r w:rsidRPr="00B557C0">
              <w:t>Единый</w:t>
            </w:r>
            <w:r w:rsidRPr="00B557C0">
              <w:rPr>
                <w:lang w:val="en-US"/>
              </w:rPr>
              <w:t xml:space="preserve"> </w:t>
            </w:r>
            <w:r w:rsidRPr="00B557C0">
              <w:t>реестр</w:t>
            </w:r>
            <w:r w:rsidRPr="00B557C0">
              <w:rPr>
                <w:lang w:val="en-US"/>
              </w:rPr>
              <w:t xml:space="preserve"> </w:t>
            </w:r>
            <w:r w:rsidRPr="00B557C0">
              <w:t>субъектов</w:t>
            </w:r>
            <w:r w:rsidRPr="00B557C0">
              <w:rPr>
                <w:lang w:val="en-US"/>
              </w:rPr>
              <w:t xml:space="preserve"> </w:t>
            </w:r>
            <w:r w:rsidRPr="00B557C0">
              <w:t>малого</w:t>
            </w:r>
            <w:r w:rsidRPr="00B557C0">
              <w:rPr>
                <w:lang w:val="en-US"/>
              </w:rPr>
              <w:t xml:space="preserve"> </w:t>
            </w:r>
            <w:r w:rsidRPr="00B557C0">
              <w:t>и</w:t>
            </w:r>
            <w:r w:rsidRPr="00B557C0">
              <w:rPr>
                <w:lang w:val="en-US"/>
              </w:rPr>
              <w:t xml:space="preserve"> </w:t>
            </w:r>
            <w:r w:rsidRPr="00B557C0">
              <w:t>среднего</w:t>
            </w:r>
            <w:r w:rsidRPr="00B557C0">
              <w:rPr>
                <w:lang w:val="en-US"/>
              </w:rPr>
              <w:t xml:space="preserve"> </w:t>
            </w:r>
            <w:r w:rsidRPr="00B557C0">
              <w:t>предпринимательства</w:t>
            </w:r>
            <w:r w:rsidRPr="00B557C0">
              <w:rPr>
                <w:lang w:val="en-US"/>
              </w:rPr>
              <w:t>» (suppliersInfo/supplierInfo/individualPersonForeignState/registerInRFTaxBodies/ERSMSPInclusionDate);</w:t>
            </w:r>
          </w:p>
          <w:p w14:paraId="2A79EC07" w14:textId="7B6ACCE0" w:rsidR="0032350A" w:rsidRPr="00B557C0" w:rsidRDefault="0032350A" w:rsidP="0032350A">
            <w:pPr>
              <w:pStyle w:val="ad"/>
              <w:numPr>
                <w:ilvl w:val="0"/>
                <w:numId w:val="209"/>
              </w:numPr>
              <w:jc w:val="left"/>
              <w:rPr>
                <w:lang w:val="en-US"/>
              </w:rPr>
            </w:pPr>
            <w:r w:rsidRPr="00B557C0">
              <w:rPr>
                <w:lang w:val="en-US"/>
              </w:rPr>
              <w:t>«</w:t>
            </w:r>
            <w:r w:rsidRPr="00B557C0">
              <w:t>ОКТМО</w:t>
            </w:r>
            <w:r w:rsidRPr="00B557C0">
              <w:rPr>
                <w:lang w:val="en-US"/>
              </w:rPr>
              <w:t>» (suppliersInfo/supplierInfo/individualPersonForeignState/placeOfStayInRF/OKTMO)</w:t>
            </w:r>
            <w:r>
              <w:rPr>
                <w:lang w:val="en-US"/>
              </w:rPr>
              <w:t>;</w:t>
            </w:r>
          </w:p>
          <w:p w14:paraId="22609845" w14:textId="249D506A" w:rsidR="0032350A" w:rsidRPr="00B557C0" w:rsidRDefault="0032350A" w:rsidP="0032350A">
            <w:pPr>
              <w:pStyle w:val="ad"/>
              <w:numPr>
                <w:ilvl w:val="0"/>
                <w:numId w:val="209"/>
              </w:numPr>
              <w:jc w:val="left"/>
              <w:rPr>
                <w:lang w:val="en-US"/>
              </w:rPr>
            </w:pPr>
            <w:r w:rsidRPr="00B557C0">
              <w:rPr>
                <w:lang w:val="en-US"/>
              </w:rPr>
              <w:t>«</w:t>
            </w:r>
            <w:r w:rsidRPr="00B557C0">
              <w:t>Дата</w:t>
            </w:r>
            <w:r w:rsidRPr="00B557C0">
              <w:rPr>
                <w:lang w:val="en-US"/>
              </w:rPr>
              <w:t xml:space="preserve"> </w:t>
            </w:r>
            <w:r w:rsidRPr="00B557C0">
              <w:t>постановки</w:t>
            </w:r>
            <w:r w:rsidRPr="00B557C0">
              <w:rPr>
                <w:lang w:val="en-US"/>
              </w:rPr>
              <w:t xml:space="preserve"> </w:t>
            </w:r>
            <w:r w:rsidRPr="00B557C0">
              <w:t>на</w:t>
            </w:r>
            <w:r w:rsidRPr="00B557C0">
              <w:rPr>
                <w:lang w:val="en-US"/>
              </w:rPr>
              <w:t xml:space="preserve"> </w:t>
            </w:r>
            <w:r w:rsidRPr="00B557C0">
              <w:t>учет</w:t>
            </w:r>
            <w:r w:rsidRPr="00B557C0">
              <w:rPr>
                <w:lang w:val="en-US"/>
              </w:rPr>
              <w:t xml:space="preserve"> </w:t>
            </w:r>
            <w:r w:rsidRPr="00B557C0">
              <w:t>в</w:t>
            </w:r>
            <w:r w:rsidRPr="00B557C0">
              <w:rPr>
                <w:lang w:val="en-US"/>
              </w:rPr>
              <w:t xml:space="preserve"> </w:t>
            </w:r>
            <w:r w:rsidRPr="00B557C0">
              <w:t>налоговом</w:t>
            </w:r>
            <w:r w:rsidRPr="00B557C0">
              <w:rPr>
                <w:lang w:val="en-US"/>
              </w:rPr>
              <w:t xml:space="preserve"> </w:t>
            </w:r>
            <w:r w:rsidRPr="00B557C0">
              <w:t>органе</w:t>
            </w:r>
            <w:r w:rsidRPr="00B557C0">
              <w:rPr>
                <w:lang w:val="en-US"/>
              </w:rPr>
              <w:t>» (suppliersInfo/supplierInfo/individualPersonForeignStateisCulture/registerInRFTaxBodies/registrationDate)</w:t>
            </w:r>
            <w:r>
              <w:rPr>
                <w:lang w:val="en-US"/>
              </w:rPr>
              <w:t>;</w:t>
            </w:r>
          </w:p>
          <w:p w14:paraId="6EBE4CBB" w14:textId="007D8026" w:rsidR="0032350A" w:rsidRPr="00B557C0" w:rsidRDefault="0032350A" w:rsidP="0032350A">
            <w:pPr>
              <w:pStyle w:val="ad"/>
              <w:numPr>
                <w:ilvl w:val="0"/>
                <w:numId w:val="209"/>
              </w:numPr>
              <w:jc w:val="left"/>
              <w:rPr>
                <w:lang w:val="en-US"/>
              </w:rPr>
            </w:pPr>
            <w:r w:rsidRPr="00B557C0">
              <w:rPr>
                <w:lang w:val="en-US"/>
              </w:rPr>
              <w:t>«</w:t>
            </w:r>
            <w:r w:rsidRPr="00B557C0">
              <w:t>Дата</w:t>
            </w:r>
            <w:r w:rsidRPr="00B557C0">
              <w:rPr>
                <w:lang w:val="en-US"/>
              </w:rPr>
              <w:t xml:space="preserve"> </w:t>
            </w:r>
            <w:r w:rsidRPr="00B557C0">
              <w:t>включения</w:t>
            </w:r>
            <w:r w:rsidRPr="00B557C0">
              <w:rPr>
                <w:lang w:val="en-US"/>
              </w:rPr>
              <w:t xml:space="preserve"> </w:t>
            </w:r>
            <w:r w:rsidRPr="00B557C0">
              <w:t>в</w:t>
            </w:r>
            <w:r w:rsidRPr="00B557C0">
              <w:rPr>
                <w:lang w:val="en-US"/>
              </w:rPr>
              <w:t xml:space="preserve"> </w:t>
            </w:r>
            <w:r w:rsidRPr="00B557C0">
              <w:t>Единый</w:t>
            </w:r>
            <w:r w:rsidRPr="00B557C0">
              <w:rPr>
                <w:lang w:val="en-US"/>
              </w:rPr>
              <w:t xml:space="preserve"> </w:t>
            </w:r>
            <w:r w:rsidRPr="00B557C0">
              <w:t>реестр</w:t>
            </w:r>
            <w:r w:rsidRPr="00B557C0">
              <w:rPr>
                <w:lang w:val="en-US"/>
              </w:rPr>
              <w:t xml:space="preserve"> </w:t>
            </w:r>
            <w:r w:rsidRPr="00B557C0">
              <w:t>субъектов</w:t>
            </w:r>
            <w:r w:rsidRPr="00B557C0">
              <w:rPr>
                <w:lang w:val="en-US"/>
              </w:rPr>
              <w:t xml:space="preserve"> </w:t>
            </w:r>
            <w:r w:rsidRPr="00B557C0">
              <w:t>малого</w:t>
            </w:r>
            <w:r w:rsidRPr="00B557C0">
              <w:rPr>
                <w:lang w:val="en-US"/>
              </w:rPr>
              <w:t xml:space="preserve"> </w:t>
            </w:r>
            <w:r w:rsidRPr="00B557C0">
              <w:t>и</w:t>
            </w:r>
            <w:r w:rsidRPr="00B557C0">
              <w:rPr>
                <w:lang w:val="en-US"/>
              </w:rPr>
              <w:t xml:space="preserve"> </w:t>
            </w:r>
            <w:r w:rsidRPr="00B557C0">
              <w:t>среднего</w:t>
            </w:r>
            <w:r w:rsidRPr="00B557C0">
              <w:rPr>
                <w:lang w:val="en-US"/>
              </w:rPr>
              <w:t xml:space="preserve"> </w:t>
            </w:r>
            <w:r w:rsidRPr="00B557C0">
              <w:t>предпринимательства</w:t>
            </w:r>
            <w:r w:rsidRPr="00B557C0">
              <w:rPr>
                <w:lang w:val="en-US"/>
              </w:rPr>
              <w:t>» (suppliersInfo/supplierInfo/individualPersonForeignStateisCulture/registerInRFTaxBodies/ERSMSPInclusionDate);</w:t>
            </w:r>
          </w:p>
          <w:p w14:paraId="5999188E" w14:textId="77777777" w:rsidR="0032350A" w:rsidRDefault="0032350A" w:rsidP="0032350A">
            <w:pPr>
              <w:pStyle w:val="ad"/>
              <w:numPr>
                <w:ilvl w:val="0"/>
                <w:numId w:val="209"/>
              </w:numPr>
              <w:jc w:val="left"/>
              <w:rPr>
                <w:lang w:val="en-US"/>
              </w:rPr>
            </w:pPr>
            <w:r w:rsidRPr="00B557C0">
              <w:rPr>
                <w:lang w:val="en-US"/>
              </w:rPr>
              <w:t>«</w:t>
            </w:r>
            <w:r w:rsidRPr="00B557C0">
              <w:t>ОКТМО</w:t>
            </w:r>
            <w:r w:rsidRPr="00B557C0">
              <w:rPr>
                <w:lang w:val="en-US"/>
              </w:rPr>
              <w:t>» (suppliersInfo/supplierInfo/individualPersonForeignStateisCulture/placeOfStayInRF/OKTMO)</w:t>
            </w:r>
            <w:r>
              <w:rPr>
                <w:lang w:val="en-US"/>
              </w:rPr>
              <w:t>;</w:t>
            </w:r>
          </w:p>
          <w:p w14:paraId="2A38A3AE" w14:textId="77777777" w:rsidR="0032350A" w:rsidRDefault="0032350A" w:rsidP="0032350A">
            <w:pPr>
              <w:pStyle w:val="ad"/>
              <w:numPr>
                <w:ilvl w:val="0"/>
                <w:numId w:val="209"/>
              </w:numPr>
              <w:jc w:val="left"/>
            </w:pPr>
            <w:r w:rsidRPr="00256139">
              <w:t>«</w:t>
            </w:r>
            <w:r w:rsidRPr="00903DC1">
              <w:t>Размер</w:t>
            </w:r>
            <w:r w:rsidRPr="00256139">
              <w:t xml:space="preserve"> </w:t>
            </w:r>
            <w:r w:rsidRPr="00903DC1">
              <w:t>денежных</w:t>
            </w:r>
            <w:r w:rsidRPr="00256139">
              <w:t xml:space="preserve"> </w:t>
            </w:r>
            <w:r w:rsidRPr="00903DC1">
              <w:t>средств</w:t>
            </w:r>
            <w:r w:rsidRPr="00256139">
              <w:t xml:space="preserve">, </w:t>
            </w:r>
            <w:r w:rsidRPr="00903DC1">
              <w:t>направляемых</w:t>
            </w:r>
            <w:r w:rsidRPr="00256139">
              <w:t xml:space="preserve"> </w:t>
            </w:r>
            <w:r w:rsidRPr="00903DC1">
              <w:t>субъектам</w:t>
            </w:r>
            <w:r w:rsidRPr="00256139">
              <w:t xml:space="preserve"> </w:t>
            </w:r>
            <w:r w:rsidRPr="00903DC1">
              <w:t>малого</w:t>
            </w:r>
            <w:r w:rsidRPr="00256139">
              <w:t xml:space="preserve"> </w:t>
            </w:r>
            <w:r w:rsidRPr="00903DC1">
              <w:t>предпринимательства</w:t>
            </w:r>
            <w:r w:rsidRPr="00256139">
              <w:t xml:space="preserve">, </w:t>
            </w:r>
            <w:r w:rsidRPr="00903DC1">
              <w:t>социально</w:t>
            </w:r>
            <w:r w:rsidRPr="00256139">
              <w:t xml:space="preserve"> </w:t>
            </w:r>
            <w:r w:rsidRPr="00903DC1">
              <w:t>ориентированным</w:t>
            </w:r>
            <w:r w:rsidRPr="00256139">
              <w:t xml:space="preserve"> </w:t>
            </w:r>
            <w:r w:rsidRPr="00903DC1">
              <w:t>некоммерческим</w:t>
            </w:r>
            <w:r w:rsidRPr="00256139">
              <w:t xml:space="preserve"> </w:t>
            </w:r>
            <w:r w:rsidRPr="00903DC1">
              <w:t>организациям</w:t>
            </w:r>
            <w:r w:rsidRPr="00256139">
              <w:t>» (</w:t>
            </w:r>
            <w:r w:rsidRPr="00903DC1">
              <w:rPr>
                <w:lang w:val="en-US"/>
              </w:rPr>
              <w:t>suppliersInfo</w:t>
            </w:r>
            <w:r w:rsidRPr="00256139">
              <w:t>/</w:t>
            </w:r>
            <w:r w:rsidRPr="00903DC1">
              <w:rPr>
                <w:lang w:val="en-US"/>
              </w:rPr>
              <w:t>supplierInfo</w:t>
            </w:r>
            <w:r w:rsidRPr="00256139">
              <w:t>/</w:t>
            </w:r>
            <w:r w:rsidRPr="00903DC1">
              <w:rPr>
                <w:lang w:val="en-US"/>
              </w:rPr>
              <w:t>legalEntityRF</w:t>
            </w:r>
            <w:r w:rsidRPr="00256139">
              <w:t>/</w:t>
            </w:r>
            <w:r w:rsidRPr="00903DC1">
              <w:rPr>
                <w:lang w:val="en-US"/>
              </w:rPr>
              <w:t>otherInfo</w:t>
            </w:r>
            <w:r w:rsidRPr="00256139">
              <w:t>/</w:t>
            </w:r>
            <w:r w:rsidRPr="00903DC1">
              <w:rPr>
                <w:lang w:val="en-US"/>
              </w:rPr>
              <w:t>contractPrice</w:t>
            </w:r>
            <w:r w:rsidRPr="00256139">
              <w:t>)</w:t>
            </w:r>
            <w:r>
              <w:t>;</w:t>
            </w:r>
          </w:p>
          <w:p w14:paraId="3CD89081" w14:textId="77777777" w:rsidR="0032350A" w:rsidRPr="00931D75" w:rsidRDefault="0032350A" w:rsidP="0032350A">
            <w:pPr>
              <w:pStyle w:val="ad"/>
              <w:numPr>
                <w:ilvl w:val="0"/>
                <w:numId w:val="209"/>
              </w:numPr>
              <w:jc w:val="left"/>
              <w:rPr>
                <w:lang w:val="en-US"/>
              </w:rPr>
            </w:pPr>
            <w:r w:rsidRPr="00931D75">
              <w:rPr>
                <w:lang w:val="en-US"/>
              </w:rPr>
              <w:t>«</w:t>
            </w:r>
            <w:r w:rsidRPr="006E24BF">
              <w:t>ОГРН</w:t>
            </w:r>
            <w:r w:rsidRPr="00931D75">
              <w:rPr>
                <w:lang w:val="en-US"/>
              </w:rPr>
              <w:t>» (suppliersInfo/supplierInfo/legalEntityRF/EGRULInfo/OGRN);</w:t>
            </w:r>
          </w:p>
          <w:p w14:paraId="51B9CEA7" w14:textId="3C31F994" w:rsidR="0032350A" w:rsidRPr="00931D75" w:rsidRDefault="0032350A" w:rsidP="0032350A">
            <w:pPr>
              <w:pStyle w:val="ad"/>
              <w:numPr>
                <w:ilvl w:val="0"/>
                <w:numId w:val="209"/>
              </w:numPr>
              <w:jc w:val="left"/>
              <w:rPr>
                <w:lang w:val="en-US"/>
              </w:rPr>
            </w:pPr>
            <w:r w:rsidRPr="00931D75">
              <w:rPr>
                <w:lang w:val="en-US"/>
              </w:rPr>
              <w:t>«</w:t>
            </w:r>
            <w:r w:rsidRPr="004E74C5">
              <w:t>ОГРНИП</w:t>
            </w:r>
            <w:r w:rsidRPr="00931D75">
              <w:rPr>
                <w:lang w:val="en-US"/>
              </w:rPr>
              <w:t>» (suppliersInfo/supplierInfo/individualPersonRFIndEntr/EGRIPInfo/OGRNIP);</w:t>
            </w:r>
          </w:p>
          <w:p w14:paraId="3D03E28E" w14:textId="09855047" w:rsidR="0032350A" w:rsidRPr="00931D75" w:rsidRDefault="0032350A" w:rsidP="0032350A">
            <w:pPr>
              <w:pStyle w:val="ad"/>
              <w:numPr>
                <w:ilvl w:val="0"/>
                <w:numId w:val="209"/>
              </w:numPr>
              <w:jc w:val="left"/>
              <w:rPr>
                <w:lang w:val="en-US"/>
              </w:rPr>
            </w:pPr>
            <w:r w:rsidRPr="00931D75">
              <w:rPr>
                <w:lang w:val="en-US"/>
              </w:rPr>
              <w:lastRenderedPageBreak/>
              <w:t xml:space="preserve"> «</w:t>
            </w:r>
            <w:r w:rsidRPr="004E74C5">
              <w:t>ОГРНИП</w:t>
            </w:r>
            <w:r w:rsidRPr="00931D75">
              <w:rPr>
                <w:lang w:val="en-US"/>
              </w:rPr>
              <w:t>» (suppliersInfo/supplierInfo/individualPersonRFIndEntrisCulture/EGRIPInfo/OGRNIP);</w:t>
            </w:r>
          </w:p>
          <w:p w14:paraId="15928E95" w14:textId="59172AF1" w:rsidR="0032350A" w:rsidRPr="00931D75" w:rsidRDefault="0032350A" w:rsidP="0032350A">
            <w:pPr>
              <w:pStyle w:val="ad"/>
              <w:jc w:val="left"/>
              <w:rPr>
                <w:lang w:val="en-US"/>
              </w:rPr>
            </w:pPr>
          </w:p>
          <w:p w14:paraId="7C084CF4" w14:textId="3EFD0254" w:rsidR="0032350A" w:rsidRPr="00931D75" w:rsidRDefault="0032350A" w:rsidP="0032350A">
            <w:pPr>
              <w:pStyle w:val="ad"/>
              <w:jc w:val="left"/>
              <w:rPr>
                <w:lang w:val="en-US"/>
              </w:rPr>
            </w:pPr>
          </w:p>
          <w:p w14:paraId="0B4F23D7" w14:textId="6B2B1AD8" w:rsidR="0032350A" w:rsidRPr="00FB7090" w:rsidRDefault="0032350A" w:rsidP="0032350A">
            <w:pPr>
              <w:pStyle w:val="ad"/>
              <w:jc w:val="center"/>
              <w:rPr>
                <w:b/>
                <w:lang w:val="en-US"/>
              </w:rPr>
            </w:pPr>
            <w:r w:rsidRPr="00FB7090">
              <w:rPr>
                <w:b/>
              </w:rPr>
              <w:t>Блок</w:t>
            </w:r>
            <w:r w:rsidRPr="00FB7090">
              <w:rPr>
                <w:b/>
                <w:lang w:val="en-US"/>
              </w:rPr>
              <w:t xml:space="preserve"> «</w:t>
            </w:r>
            <w:r w:rsidRPr="00FB7090">
              <w:rPr>
                <w:b/>
              </w:rPr>
              <w:t>Реквизиты</w:t>
            </w:r>
            <w:r w:rsidRPr="00FB7090">
              <w:rPr>
                <w:b/>
                <w:lang w:val="en-US"/>
              </w:rPr>
              <w:t xml:space="preserve"> </w:t>
            </w:r>
            <w:r w:rsidRPr="00FB7090">
              <w:rPr>
                <w:b/>
              </w:rPr>
              <w:t>счета</w:t>
            </w:r>
            <w:r w:rsidRPr="00FB7090">
              <w:rPr>
                <w:b/>
                <w:lang w:val="en-US"/>
              </w:rPr>
              <w:t xml:space="preserve"> </w:t>
            </w:r>
            <w:r w:rsidRPr="00FB7090">
              <w:rPr>
                <w:b/>
              </w:rPr>
              <w:t>поставщика</w:t>
            </w:r>
            <w:r w:rsidRPr="00FB7090">
              <w:rPr>
                <w:b/>
                <w:lang w:val="en-US"/>
              </w:rPr>
              <w:t>» (suppliersInfo/supplierInfo/supplierAccountsDetails/supplierAccountDetails)</w:t>
            </w:r>
          </w:p>
          <w:p w14:paraId="11EF80B2" w14:textId="77777777" w:rsidR="0032350A" w:rsidRPr="00532F89" w:rsidRDefault="0032350A" w:rsidP="0032350A">
            <w:pPr>
              <w:pStyle w:val="ad"/>
              <w:jc w:val="left"/>
              <w:rPr>
                <w:lang w:val="en-US"/>
              </w:rPr>
            </w:pPr>
          </w:p>
          <w:p w14:paraId="2E108D0E" w14:textId="77777777" w:rsidR="0032350A" w:rsidRPr="009F3221" w:rsidRDefault="0032350A" w:rsidP="0032350A">
            <w:pPr>
              <w:pStyle w:val="ad"/>
              <w:jc w:val="left"/>
            </w:pPr>
            <w:r>
              <w:t>Значения поля «</w:t>
            </w:r>
            <w:r w:rsidRPr="00347169">
              <w:t>Уникальный идентификатор в ЕИС</w:t>
            </w:r>
            <w:r>
              <w:t xml:space="preserve">» </w:t>
            </w:r>
            <w:r w:rsidRPr="00FC0F80">
              <w:t>(</w:t>
            </w:r>
            <w:r>
              <w:rPr>
                <w:lang w:val="en-US"/>
              </w:rPr>
              <w:t>sid</w:t>
            </w:r>
            <w:r w:rsidRPr="00FC0F80">
              <w:t>)</w:t>
            </w:r>
            <w:r>
              <w:t xml:space="preserve"> при приеме первой версии сведений о контракте игнорируется, назначается в ЕИС и выгружается. При приеме изменений размещенной версии сведений о контракте, если поле заполнено, то контролируется</w:t>
            </w:r>
            <w:r w:rsidRPr="00152F40">
              <w:t>, что в предыдущей версии сведений о контракте найден</w:t>
            </w:r>
            <w:r>
              <w:t>ы</w:t>
            </w:r>
            <w:r w:rsidRPr="00152F40">
              <w:t xml:space="preserve"> </w:t>
            </w:r>
            <w:r>
              <w:t>платежные реквихиты</w:t>
            </w:r>
            <w:r w:rsidRPr="00152F40">
              <w:t xml:space="preserve"> с указанным значением sid</w:t>
            </w:r>
            <w:r>
              <w:t>, то есть данное поле</w:t>
            </w:r>
            <w:r w:rsidRPr="00152F40">
              <w:t>,</w:t>
            </w:r>
            <w:r>
              <w:t xml:space="preserve"> как и </w:t>
            </w:r>
            <w:r>
              <w:rPr>
                <w:lang w:val="en-US"/>
              </w:rPr>
              <w:t>externalSid</w:t>
            </w:r>
            <w:r w:rsidRPr="00152F40">
              <w:t>,</w:t>
            </w:r>
            <w:r>
              <w:t xml:space="preserve"> </w:t>
            </w:r>
            <w:r w:rsidRPr="00152F40">
              <w:t xml:space="preserve">используется для идентификации </w:t>
            </w:r>
            <w:r>
              <w:t>платежных реквизитов</w:t>
            </w:r>
            <w:r w:rsidRPr="00152F40">
              <w:t xml:space="preserve"> в разных версиях сведений о контракте</w:t>
            </w:r>
            <w:r>
              <w:t>. При этом, если для платежных реквизитов</w:t>
            </w:r>
            <w:r w:rsidRPr="009F3221">
              <w:t xml:space="preserve">, </w:t>
            </w:r>
            <w:r>
              <w:t xml:space="preserve">найденный по </w:t>
            </w:r>
            <w:r>
              <w:rPr>
                <w:lang w:val="en-US"/>
              </w:rPr>
              <w:t>sid</w:t>
            </w:r>
            <w:r w:rsidRPr="009F3221">
              <w:t xml:space="preserve">, </w:t>
            </w:r>
            <w:r>
              <w:t>в размещенной версии сведений о контракте</w:t>
            </w:r>
            <w:r w:rsidRPr="009F3221">
              <w:t>:</w:t>
            </w:r>
          </w:p>
          <w:p w14:paraId="4C0012E6" w14:textId="77777777" w:rsidR="0032350A" w:rsidRPr="009341DD" w:rsidRDefault="0032350A" w:rsidP="0032350A">
            <w:pPr>
              <w:pStyle w:val="ad"/>
              <w:numPr>
                <w:ilvl w:val="0"/>
                <w:numId w:val="209"/>
              </w:numPr>
              <w:jc w:val="left"/>
            </w:pPr>
            <w:r>
              <w:t xml:space="preserve">задан </w:t>
            </w:r>
            <w:r>
              <w:rPr>
                <w:lang w:val="en-US"/>
              </w:rPr>
              <w:t>externalSid</w:t>
            </w:r>
            <w:r w:rsidRPr="00D47620">
              <w:t xml:space="preserve">, </w:t>
            </w:r>
            <w:r>
              <w:t xml:space="preserve">то в принимаемой версии для данных платежных реквизитов должно быть указано то же значение </w:t>
            </w:r>
            <w:r>
              <w:rPr>
                <w:lang w:val="en-US"/>
              </w:rPr>
              <w:t>externalSid</w:t>
            </w:r>
          </w:p>
          <w:p w14:paraId="39E1DFF7" w14:textId="77777777" w:rsidR="0032350A" w:rsidRPr="009F3221" w:rsidRDefault="0032350A" w:rsidP="0032350A">
            <w:pPr>
              <w:pStyle w:val="ad"/>
              <w:numPr>
                <w:ilvl w:val="0"/>
                <w:numId w:val="209"/>
              </w:numPr>
              <w:jc w:val="left"/>
            </w:pPr>
            <w:r>
              <w:t xml:space="preserve">не задан </w:t>
            </w:r>
            <w:r w:rsidRPr="009F3221">
              <w:rPr>
                <w:lang w:val="en-US"/>
              </w:rPr>
              <w:t>externalSid</w:t>
            </w:r>
            <w:r>
              <w:t xml:space="preserve">, то в принимаемой версии допускается указание </w:t>
            </w:r>
            <w:r w:rsidRPr="009F3221">
              <w:rPr>
                <w:lang w:val="en-US"/>
              </w:rPr>
              <w:t>externalSid</w:t>
            </w:r>
            <w:r>
              <w:t>, то есть считается, что внешняя система задала для платежных реквизитов свой идентификатор.</w:t>
            </w:r>
          </w:p>
          <w:p w14:paraId="2959DB7A" w14:textId="77777777" w:rsidR="0032350A" w:rsidRPr="00A5342F" w:rsidRDefault="0032350A" w:rsidP="0032350A">
            <w:pPr>
              <w:pStyle w:val="ad"/>
              <w:jc w:val="left"/>
            </w:pPr>
          </w:p>
          <w:p w14:paraId="77459B81" w14:textId="605FD42A" w:rsidR="0032350A" w:rsidRDefault="0032350A" w:rsidP="0032350A">
            <w:pPr>
              <w:pStyle w:val="ad"/>
              <w:jc w:val="left"/>
            </w:pPr>
            <w:r>
              <w:t>Значение поля «</w:t>
            </w:r>
            <w:r w:rsidRPr="00347169">
              <w:t>Внешний идентификатор платежных реквизитов</w:t>
            </w:r>
            <w:r>
              <w:t>» (</w:t>
            </w:r>
            <w:r w:rsidRPr="008004A2">
              <w:t>externalSid</w:t>
            </w:r>
            <w:r>
              <w:t>) – при приеме берется из пришедшего документа и сохраняется в БД. При этом проверяется уникальность пришедшего значения в рамках всех платежных реквизитов, заданных в документе.</w:t>
            </w:r>
          </w:p>
          <w:p w14:paraId="446B88F1" w14:textId="77777777" w:rsidR="0032350A" w:rsidRDefault="0032350A" w:rsidP="0032350A">
            <w:pPr>
              <w:pStyle w:val="ad"/>
              <w:jc w:val="left"/>
            </w:pPr>
          </w:p>
          <w:p w14:paraId="6C7160BC" w14:textId="77777777" w:rsidR="0032350A" w:rsidRDefault="0032350A" w:rsidP="0032350A">
            <w:pPr>
              <w:pStyle w:val="ad"/>
              <w:jc w:val="left"/>
            </w:pPr>
            <w:r>
              <w:t>Поле «</w:t>
            </w:r>
            <w:r w:rsidRPr="00347169">
              <w:t>GUID платежных реквизитов</w:t>
            </w:r>
            <w:r>
              <w:t>» (</w:t>
            </w:r>
            <w:r w:rsidRPr="006D19F2">
              <w:t>guid</w:t>
            </w:r>
            <w:r>
              <w:t>) игнорируется при приеме, заполняется при выгрузке сведений о контракте. Не должен меняться от версии к версии для одного и тогоже значения «</w:t>
            </w:r>
            <w:r w:rsidRPr="00347169">
              <w:t>Уникальный идентификатор в ЕИС</w:t>
            </w:r>
            <w:r>
              <w:t xml:space="preserve">» </w:t>
            </w:r>
            <w:r w:rsidRPr="00FC0F80">
              <w:t>(</w:t>
            </w:r>
            <w:r>
              <w:rPr>
                <w:lang w:val="en-US"/>
              </w:rPr>
              <w:t>sid</w:t>
            </w:r>
            <w:r w:rsidRPr="00FC0F80">
              <w:t>)</w:t>
            </w:r>
            <w:r>
              <w:t>.</w:t>
            </w:r>
          </w:p>
          <w:p w14:paraId="54990EAC" w14:textId="77777777" w:rsidR="0032350A" w:rsidRDefault="0032350A" w:rsidP="0032350A">
            <w:pPr>
              <w:pStyle w:val="ad"/>
              <w:jc w:val="left"/>
            </w:pPr>
          </w:p>
          <w:p w14:paraId="0ED4B86D" w14:textId="1C0CD7E8" w:rsidR="0032350A" w:rsidRDefault="0032350A" w:rsidP="0032350A">
            <w:pPr>
              <w:pStyle w:val="ad"/>
              <w:jc w:val="left"/>
            </w:pPr>
            <w:r>
              <w:t>Поле</w:t>
            </w:r>
            <w:r w:rsidRPr="00662DF4">
              <w:rPr>
                <w:lang w:val="en-US"/>
              </w:rPr>
              <w:t xml:space="preserve"> «</w:t>
            </w:r>
            <w:r w:rsidRPr="00662DF4">
              <w:t>Тип</w:t>
            </w:r>
            <w:r w:rsidRPr="00662DF4">
              <w:rPr>
                <w:lang w:val="en-US"/>
              </w:rPr>
              <w:t xml:space="preserve"> </w:t>
            </w:r>
            <w:r w:rsidRPr="00662DF4">
              <w:t>лицевого</w:t>
            </w:r>
            <w:r w:rsidRPr="00662DF4">
              <w:rPr>
                <w:lang w:val="en-US"/>
              </w:rPr>
              <w:t xml:space="preserve"> </w:t>
            </w:r>
            <w:r w:rsidRPr="00662DF4">
              <w:t>счёта</w:t>
            </w:r>
            <w:r w:rsidRPr="00662DF4">
              <w:rPr>
                <w:lang w:val="en-US"/>
              </w:rPr>
              <w:t>» (</w:t>
            </w:r>
            <w:r w:rsidRPr="00532F89">
              <w:rPr>
                <w:lang w:val="en-US"/>
              </w:rPr>
              <w:t>suppliersInfo/supplierInfo/supplierAccountsDetails/supplierAccountDetails/accountType</w:t>
            </w:r>
            <w:r w:rsidRPr="00662DF4">
              <w:rPr>
                <w:lang w:val="en-US"/>
              </w:rPr>
              <w:t xml:space="preserve">). </w:t>
            </w:r>
            <w:r>
              <w:t>В составе поля при указании реквизитов поставщика допусукается указание только следующих значений (</w:t>
            </w:r>
            <w:r w:rsidRPr="00662DF4">
              <w:t>РК_ИК_040</w:t>
            </w:r>
            <w:r>
              <w:t>3):</w:t>
            </w:r>
          </w:p>
          <w:p w14:paraId="11B3DC35" w14:textId="00EF74A7" w:rsidR="0032350A" w:rsidRDefault="0032350A" w:rsidP="0032350A">
            <w:pPr>
              <w:pStyle w:val="ad"/>
              <w:numPr>
                <w:ilvl w:val="0"/>
                <w:numId w:val="209"/>
              </w:numPr>
              <w:jc w:val="left"/>
            </w:pPr>
            <w:r>
              <w:t>01 – Лицевой счет в ФК;</w:t>
            </w:r>
          </w:p>
          <w:p w14:paraId="3C138FFB" w14:textId="7D5ADDFE" w:rsidR="0032350A" w:rsidRDefault="0032350A" w:rsidP="0032350A">
            <w:pPr>
              <w:pStyle w:val="ad"/>
              <w:numPr>
                <w:ilvl w:val="0"/>
                <w:numId w:val="209"/>
              </w:numPr>
              <w:jc w:val="left"/>
            </w:pPr>
            <w:r>
              <w:t>02 – Лицевой счет в ФО;</w:t>
            </w:r>
          </w:p>
          <w:p w14:paraId="46D01BCB" w14:textId="22034EE0" w:rsidR="0032350A" w:rsidRPr="00662DF4" w:rsidRDefault="0032350A" w:rsidP="0032350A">
            <w:pPr>
              <w:pStyle w:val="ad"/>
              <w:numPr>
                <w:ilvl w:val="0"/>
                <w:numId w:val="209"/>
              </w:numPr>
              <w:jc w:val="left"/>
            </w:pPr>
            <w:r>
              <w:t>03 – Расчетный счет в банке.</w:t>
            </w:r>
          </w:p>
          <w:p w14:paraId="38C7053A" w14:textId="77777777" w:rsidR="0032350A" w:rsidRDefault="0032350A" w:rsidP="0032350A">
            <w:pPr>
              <w:pStyle w:val="ad"/>
              <w:jc w:val="left"/>
            </w:pPr>
          </w:p>
          <w:p w14:paraId="46204AAD" w14:textId="56020D2D" w:rsidR="0032350A" w:rsidRPr="00E11274" w:rsidRDefault="0032350A" w:rsidP="0032350A">
            <w:pPr>
              <w:pStyle w:val="ad"/>
              <w:jc w:val="left"/>
              <w:rPr>
                <w:lang w:val="en-US"/>
              </w:rPr>
            </w:pPr>
            <w:r>
              <w:t>Поле</w:t>
            </w:r>
            <w:r w:rsidRPr="00532F89">
              <w:rPr>
                <w:lang w:val="en-US"/>
              </w:rPr>
              <w:t xml:space="preserve"> «</w:t>
            </w:r>
            <w:r w:rsidRPr="00253A41">
              <w:t>Номер</w:t>
            </w:r>
            <w:r w:rsidRPr="00532F89">
              <w:rPr>
                <w:lang w:val="en-US"/>
              </w:rPr>
              <w:t xml:space="preserve"> </w:t>
            </w:r>
            <w:r w:rsidRPr="00253A41">
              <w:t>лицевого</w:t>
            </w:r>
            <w:r w:rsidRPr="00532F89">
              <w:rPr>
                <w:lang w:val="en-US"/>
              </w:rPr>
              <w:t xml:space="preserve"> </w:t>
            </w:r>
            <w:r w:rsidRPr="00253A41">
              <w:t>счёта</w:t>
            </w:r>
            <w:r w:rsidRPr="00532F89">
              <w:rPr>
                <w:lang w:val="en-US"/>
              </w:rPr>
              <w:t xml:space="preserve">» (suppliersInfo/supplierInfo/supplierAccountsDetails/supplierAccountDetails/personalAccountNumber). </w:t>
            </w:r>
            <w:r>
              <w:t>Если</w:t>
            </w:r>
            <w:r w:rsidRPr="00E11274">
              <w:rPr>
                <w:lang w:val="en-US"/>
              </w:rPr>
              <w:t xml:space="preserve"> </w:t>
            </w:r>
            <w:r>
              <w:t>в</w:t>
            </w:r>
            <w:r w:rsidRPr="00E11274">
              <w:rPr>
                <w:lang w:val="en-US"/>
              </w:rPr>
              <w:t xml:space="preserve"> </w:t>
            </w:r>
            <w:r>
              <w:t>поле</w:t>
            </w:r>
            <w:r w:rsidRPr="00E11274">
              <w:rPr>
                <w:lang w:val="en-US"/>
              </w:rPr>
              <w:t xml:space="preserve"> «</w:t>
            </w:r>
            <w:r w:rsidRPr="00662DF4">
              <w:t>Тип</w:t>
            </w:r>
            <w:r w:rsidRPr="00E11274">
              <w:rPr>
                <w:lang w:val="en-US"/>
              </w:rPr>
              <w:t xml:space="preserve"> </w:t>
            </w:r>
            <w:r w:rsidRPr="00662DF4">
              <w:t>лицевого</w:t>
            </w:r>
            <w:r w:rsidRPr="00E11274">
              <w:rPr>
                <w:lang w:val="en-US"/>
              </w:rPr>
              <w:t xml:space="preserve"> </w:t>
            </w:r>
            <w:r w:rsidRPr="00662DF4">
              <w:t>счёта</w:t>
            </w:r>
            <w:r w:rsidRPr="00E11274">
              <w:rPr>
                <w:lang w:val="en-US"/>
              </w:rPr>
              <w:t>» (</w:t>
            </w:r>
            <w:r w:rsidRPr="00532F89">
              <w:rPr>
                <w:lang w:val="en-US"/>
              </w:rPr>
              <w:t>suppliersInfo/supplierInfo/supplierAccountsDetails/supplierAccountDetails/</w:t>
            </w:r>
            <w:r w:rsidRPr="00662DF4">
              <w:rPr>
                <w:lang w:val="en-US"/>
              </w:rPr>
              <w:t>accountType</w:t>
            </w:r>
            <w:r w:rsidRPr="00E11274">
              <w:rPr>
                <w:lang w:val="en-US"/>
              </w:rPr>
              <w:t xml:space="preserve">) </w:t>
            </w:r>
            <w:r w:rsidRPr="00E11274">
              <w:t>задано</w:t>
            </w:r>
            <w:r w:rsidRPr="00E11274">
              <w:rPr>
                <w:lang w:val="en-US"/>
              </w:rPr>
              <w:t xml:space="preserve"> </w:t>
            </w:r>
            <w:r w:rsidRPr="00E11274">
              <w:t>значение</w:t>
            </w:r>
            <w:r w:rsidRPr="00E11274">
              <w:rPr>
                <w:lang w:val="en-US"/>
              </w:rPr>
              <w:t>:</w:t>
            </w:r>
          </w:p>
          <w:p w14:paraId="5FDDA90F" w14:textId="30312FA5" w:rsidR="0032350A" w:rsidRDefault="0032350A" w:rsidP="0032350A">
            <w:pPr>
              <w:pStyle w:val="ad"/>
              <w:numPr>
                <w:ilvl w:val="0"/>
                <w:numId w:val="209"/>
              </w:numPr>
              <w:jc w:val="left"/>
            </w:pPr>
            <w:r w:rsidRPr="00E11274">
              <w:t xml:space="preserve">«01 </w:t>
            </w:r>
            <w:r>
              <w:t>–</w:t>
            </w:r>
            <w:r w:rsidRPr="00E11274">
              <w:t xml:space="preserve"> Лицевой счет в ФК» или «02 </w:t>
            </w:r>
            <w:r>
              <w:t>–</w:t>
            </w:r>
            <w:r w:rsidRPr="00E11274">
              <w:t xml:space="preserve"> Лицевой счет в ФО»</w:t>
            </w:r>
            <w:r>
              <w:t>, то поле обязательно для заполнения</w:t>
            </w:r>
            <w:r w:rsidRPr="00E11274">
              <w:t xml:space="preserve"> (А</w:t>
            </w:r>
            <w:r w:rsidRPr="00253A41">
              <w:rPr>
                <w:lang w:val="en-US"/>
              </w:rPr>
              <w:t>PK</w:t>
            </w:r>
            <w:r w:rsidRPr="00E11274">
              <w:t>_3890_1150);</w:t>
            </w:r>
          </w:p>
          <w:p w14:paraId="55AB98F6" w14:textId="69FD98B1" w:rsidR="0032350A" w:rsidRDefault="0032350A" w:rsidP="0032350A">
            <w:pPr>
              <w:pStyle w:val="ad"/>
              <w:numPr>
                <w:ilvl w:val="0"/>
                <w:numId w:val="209"/>
              </w:numPr>
              <w:jc w:val="left"/>
            </w:pPr>
            <w:r>
              <w:t>«03 – Расчетный счет в банке», то поле не может быть заполнено (</w:t>
            </w:r>
            <w:r w:rsidRPr="00662DF4">
              <w:t>РК_ИК_040</w:t>
            </w:r>
            <w:r>
              <w:t>4).</w:t>
            </w:r>
          </w:p>
          <w:p w14:paraId="10F7E084" w14:textId="77777777" w:rsidR="0032350A" w:rsidRDefault="0032350A" w:rsidP="0032350A">
            <w:pPr>
              <w:pStyle w:val="ad"/>
              <w:jc w:val="left"/>
            </w:pPr>
          </w:p>
          <w:p w14:paraId="5054B871" w14:textId="4B7B248D" w:rsidR="0032350A" w:rsidRPr="00712AFA" w:rsidRDefault="0032350A" w:rsidP="0032350A">
            <w:pPr>
              <w:pStyle w:val="ad"/>
              <w:jc w:val="left"/>
              <w:rPr>
                <w:lang w:val="en-US"/>
              </w:rPr>
            </w:pPr>
            <w:r w:rsidRPr="00AA2FB4">
              <w:t>Блок</w:t>
            </w:r>
            <w:r w:rsidRPr="00712AFA">
              <w:rPr>
                <w:lang w:val="en-US"/>
              </w:rPr>
              <w:t xml:space="preserve"> «</w:t>
            </w:r>
            <w:r w:rsidRPr="00AA2FB4">
              <w:t>Код</w:t>
            </w:r>
            <w:r w:rsidRPr="00712AFA">
              <w:rPr>
                <w:lang w:val="en-US"/>
              </w:rPr>
              <w:t xml:space="preserve"> </w:t>
            </w:r>
            <w:r w:rsidRPr="00AA2FB4">
              <w:t>поступлений</w:t>
            </w:r>
            <w:r w:rsidRPr="00712AFA">
              <w:rPr>
                <w:lang w:val="en-US"/>
              </w:rPr>
              <w:t>» (</w:t>
            </w:r>
            <w:r w:rsidRPr="00AA2FB4">
              <w:rPr>
                <w:lang w:val="en-US"/>
              </w:rPr>
              <w:t>suppliersInfo</w:t>
            </w:r>
            <w:r w:rsidRPr="00712AFA">
              <w:rPr>
                <w:lang w:val="en-US"/>
              </w:rPr>
              <w:t>/</w:t>
            </w:r>
            <w:r w:rsidRPr="00AA2FB4">
              <w:rPr>
                <w:lang w:val="en-US"/>
              </w:rPr>
              <w:t>supplierInfo</w:t>
            </w:r>
            <w:r w:rsidRPr="00712AFA">
              <w:rPr>
                <w:lang w:val="en-US"/>
              </w:rPr>
              <w:t>/</w:t>
            </w:r>
            <w:r w:rsidRPr="00AA2FB4">
              <w:rPr>
                <w:lang w:val="en-US"/>
              </w:rPr>
              <w:t>supplierAccountsDetails</w:t>
            </w:r>
            <w:r w:rsidRPr="00712AFA">
              <w:rPr>
                <w:lang w:val="en-US"/>
              </w:rPr>
              <w:t>/</w:t>
            </w:r>
            <w:r w:rsidRPr="00AA2FB4">
              <w:rPr>
                <w:lang w:val="en-US"/>
              </w:rPr>
              <w:t>supplierAccountDetails</w:t>
            </w:r>
            <w:r w:rsidRPr="00712AFA">
              <w:rPr>
                <w:lang w:val="en-US"/>
              </w:rPr>
              <w:t>/</w:t>
            </w:r>
            <w:r w:rsidRPr="00AA2FB4">
              <w:rPr>
                <w:lang w:val="en-US"/>
              </w:rPr>
              <w:t>receipt</w:t>
            </w:r>
            <w:r>
              <w:rPr>
                <w:lang w:val="en-US"/>
              </w:rPr>
              <w:t>C</w:t>
            </w:r>
            <w:r w:rsidRPr="00AA2FB4">
              <w:rPr>
                <w:lang w:val="en-US"/>
              </w:rPr>
              <w:t>ode</w:t>
            </w:r>
            <w:r w:rsidRPr="00712AFA">
              <w:rPr>
                <w:lang w:val="en-US"/>
              </w:rPr>
              <w:t>)</w:t>
            </w:r>
          </w:p>
          <w:p w14:paraId="5D34A742" w14:textId="0D708D85" w:rsidR="0032350A" w:rsidRPr="00712AFA" w:rsidRDefault="0032350A" w:rsidP="0032350A">
            <w:pPr>
              <w:pStyle w:val="ad"/>
              <w:jc w:val="left"/>
              <w:rPr>
                <w:lang w:val="en-US"/>
              </w:rPr>
            </w:pPr>
            <w:r>
              <w:rPr>
                <w:lang w:val="en-US"/>
              </w:rPr>
              <w:t>Поле</w:t>
            </w:r>
            <w:r w:rsidRPr="00712AFA">
              <w:rPr>
                <w:lang w:val="en-US"/>
              </w:rPr>
              <w:t xml:space="preserve"> «Код поступлений» (suppliersInfo/supplierInfo/supplierAccountsDetails/supplierAccountDetails/receipt</w:t>
            </w:r>
            <w:r>
              <w:rPr>
                <w:lang w:val="en-US"/>
              </w:rPr>
              <w:t>C</w:t>
            </w:r>
            <w:r w:rsidRPr="00712AFA">
              <w:rPr>
                <w:lang w:val="en-US"/>
              </w:rPr>
              <w:t xml:space="preserve">ode/code) </w:t>
            </w:r>
            <w:r>
              <w:t>при</w:t>
            </w:r>
            <w:r w:rsidRPr="00AA2FB4">
              <w:t>нимается</w:t>
            </w:r>
            <w:r w:rsidRPr="00712AFA">
              <w:rPr>
                <w:lang w:val="en-US"/>
              </w:rPr>
              <w:t xml:space="preserve"> </w:t>
            </w:r>
            <w:r w:rsidRPr="00AA2FB4">
              <w:t>из</w:t>
            </w:r>
            <w:r w:rsidRPr="00712AFA">
              <w:rPr>
                <w:lang w:val="en-US"/>
              </w:rPr>
              <w:t xml:space="preserve"> </w:t>
            </w:r>
            <w:r w:rsidRPr="00AA2FB4">
              <w:t>пакета</w:t>
            </w:r>
            <w:r w:rsidRPr="00712AFA">
              <w:rPr>
                <w:lang w:val="en-US"/>
              </w:rPr>
              <w:t xml:space="preserve"> </w:t>
            </w:r>
            <w:r w:rsidRPr="00AA2FB4">
              <w:t>и</w:t>
            </w:r>
            <w:r w:rsidRPr="00712AFA">
              <w:rPr>
                <w:lang w:val="en-US"/>
              </w:rPr>
              <w:t xml:space="preserve"> </w:t>
            </w:r>
            <w:r w:rsidRPr="00AA2FB4">
              <w:t>со</w:t>
            </w:r>
            <w:r>
              <w:t>храняется</w:t>
            </w:r>
            <w:r w:rsidRPr="00712AFA">
              <w:rPr>
                <w:lang w:val="en-US"/>
              </w:rPr>
              <w:t xml:space="preserve">, </w:t>
            </w:r>
            <w:r>
              <w:t>если</w:t>
            </w:r>
            <w:r w:rsidRPr="00712AFA">
              <w:rPr>
                <w:lang w:val="en-US"/>
              </w:rPr>
              <w:t xml:space="preserve"> (</w:t>
            </w:r>
            <w:r>
              <w:t>через</w:t>
            </w:r>
            <w:r w:rsidRPr="00712AFA">
              <w:rPr>
                <w:lang w:val="en-US"/>
              </w:rPr>
              <w:t xml:space="preserve"> </w:t>
            </w:r>
            <w:r>
              <w:t>И</w:t>
            </w:r>
            <w:r w:rsidRPr="00712AFA">
              <w:rPr>
                <w:lang w:val="en-US"/>
              </w:rPr>
              <w:t>):</w:t>
            </w:r>
          </w:p>
          <w:p w14:paraId="48017182" w14:textId="77777777" w:rsidR="0032350A" w:rsidRDefault="0032350A" w:rsidP="0032350A">
            <w:pPr>
              <w:pStyle w:val="ad"/>
              <w:numPr>
                <w:ilvl w:val="0"/>
                <w:numId w:val="238"/>
              </w:numPr>
              <w:jc w:val="left"/>
            </w:pPr>
            <w:r>
              <w:t>организация является АУ или БУ;</w:t>
            </w:r>
          </w:p>
          <w:p w14:paraId="7A6C5C98" w14:textId="77777777" w:rsidR="0032350A" w:rsidRDefault="0032350A" w:rsidP="0032350A">
            <w:pPr>
              <w:pStyle w:val="ad"/>
              <w:numPr>
                <w:ilvl w:val="0"/>
                <w:numId w:val="238"/>
              </w:numPr>
              <w:jc w:val="left"/>
            </w:pPr>
            <w:r>
              <w:t>в поле «Тип лицевого счета» указано значение «01 – Лицевой счет ФК»;</w:t>
            </w:r>
          </w:p>
          <w:p w14:paraId="2A29214A" w14:textId="77777777" w:rsidR="0032350A" w:rsidRPr="00AA2FB4" w:rsidRDefault="0032350A" w:rsidP="0032350A">
            <w:pPr>
              <w:pStyle w:val="ad"/>
              <w:numPr>
                <w:ilvl w:val="0"/>
                <w:numId w:val="238"/>
              </w:numPr>
              <w:jc w:val="left"/>
            </w:pPr>
            <w:r>
              <w:t>в поле «Номер лицевого счета» указан лицевой счет начинающийся на «80» или «90».</w:t>
            </w:r>
          </w:p>
          <w:p w14:paraId="06EEE748" w14:textId="25F63456" w:rsidR="0032350A" w:rsidRDefault="0032350A" w:rsidP="0032350A">
            <w:pPr>
              <w:pStyle w:val="ad"/>
              <w:jc w:val="left"/>
            </w:pPr>
            <w:r>
              <w:lastRenderedPageBreak/>
              <w:t>Поле</w:t>
            </w:r>
            <w:r w:rsidRPr="00712AFA">
              <w:t xml:space="preserve"> «Наименование поступлений» (</w:t>
            </w:r>
            <w:r w:rsidRPr="00712AFA">
              <w:rPr>
                <w:lang w:val="en-US"/>
              </w:rPr>
              <w:t>suppliersInfo</w:t>
            </w:r>
            <w:r w:rsidRPr="00712AFA">
              <w:t>/</w:t>
            </w:r>
            <w:r w:rsidRPr="00712AFA">
              <w:rPr>
                <w:lang w:val="en-US"/>
              </w:rPr>
              <w:t>supplierInfo</w:t>
            </w:r>
            <w:r w:rsidRPr="00712AFA">
              <w:t>/</w:t>
            </w:r>
            <w:r w:rsidRPr="00712AFA">
              <w:rPr>
                <w:lang w:val="en-US"/>
              </w:rPr>
              <w:t>supplierAccountsDetails</w:t>
            </w:r>
            <w:r w:rsidRPr="00712AFA">
              <w:t>/</w:t>
            </w:r>
            <w:r w:rsidRPr="00712AFA">
              <w:rPr>
                <w:lang w:val="en-US"/>
              </w:rPr>
              <w:t>supplierAccountDetails</w:t>
            </w:r>
            <w:r w:rsidRPr="00712AFA">
              <w:t>/</w:t>
            </w:r>
            <w:r w:rsidRPr="00712AFA">
              <w:rPr>
                <w:lang w:val="en-US"/>
              </w:rPr>
              <w:t>receipt</w:t>
            </w:r>
            <w:r>
              <w:rPr>
                <w:lang w:val="en-US"/>
              </w:rPr>
              <w:t>C</w:t>
            </w:r>
            <w:r w:rsidRPr="00712AFA">
              <w:rPr>
                <w:lang w:val="en-US"/>
              </w:rPr>
              <w:t>ode</w:t>
            </w:r>
            <w:r w:rsidRPr="00712AFA">
              <w:t>/</w:t>
            </w:r>
            <w:r w:rsidRPr="00712AFA">
              <w:rPr>
                <w:lang w:val="en-US"/>
              </w:rPr>
              <w:t>name</w:t>
            </w:r>
            <w:r w:rsidRPr="00712AFA">
              <w:t>)</w:t>
            </w:r>
            <w:r>
              <w:t xml:space="preserve"> </w:t>
            </w:r>
            <w:r w:rsidRPr="00712AFA">
              <w:t>игнорируется при приеме и заполняется из справочника «Коды поступлений для АУ/БУ» (nsiReceiptCodes).</w:t>
            </w:r>
          </w:p>
          <w:p w14:paraId="393E9D83" w14:textId="77777777" w:rsidR="0032350A" w:rsidRPr="00712AFA" w:rsidRDefault="0032350A" w:rsidP="0032350A">
            <w:pPr>
              <w:pStyle w:val="ad"/>
              <w:jc w:val="left"/>
            </w:pPr>
          </w:p>
          <w:p w14:paraId="3C5AE01B" w14:textId="13500EA5" w:rsidR="0032350A" w:rsidRPr="00B43E28" w:rsidRDefault="0032350A" w:rsidP="0032350A">
            <w:pPr>
              <w:pStyle w:val="ad"/>
              <w:jc w:val="left"/>
            </w:pPr>
            <w:r>
              <w:t>Поле</w:t>
            </w:r>
            <w:r w:rsidRPr="0014779C">
              <w:rPr>
                <w:lang w:val="en-US"/>
              </w:rPr>
              <w:t xml:space="preserve"> «</w:t>
            </w:r>
            <w:r w:rsidRPr="0014779C">
              <w:t>Наименование</w:t>
            </w:r>
            <w:r w:rsidRPr="0014779C">
              <w:rPr>
                <w:lang w:val="en-US"/>
              </w:rPr>
              <w:t xml:space="preserve"> </w:t>
            </w:r>
            <w:r w:rsidRPr="0014779C">
              <w:t>банка</w:t>
            </w:r>
            <w:r w:rsidRPr="0014779C">
              <w:rPr>
                <w:lang w:val="en-US"/>
              </w:rPr>
              <w:t xml:space="preserve">, </w:t>
            </w:r>
            <w:r w:rsidRPr="0014779C">
              <w:t>ТОФК</w:t>
            </w:r>
            <w:r w:rsidRPr="0014779C">
              <w:rPr>
                <w:lang w:val="en-US"/>
              </w:rPr>
              <w:t>» (</w:t>
            </w:r>
            <w:r w:rsidRPr="00560237">
              <w:rPr>
                <w:lang w:val="en-US"/>
              </w:rPr>
              <w:t>suppliersInfo/supplierInfo/supplierAccountsDetails/supplierAccountDetails/creditOrgName</w:t>
            </w:r>
            <w:r w:rsidRPr="0014779C">
              <w:rPr>
                <w:lang w:val="en-US"/>
              </w:rPr>
              <w:t xml:space="preserve">). </w:t>
            </w:r>
            <w:r>
              <w:t>И</w:t>
            </w:r>
            <w:r w:rsidRPr="00B43E28">
              <w:t>гнорируется при приеме, если «Тип лицевого счета» (</w:t>
            </w:r>
            <w:r w:rsidRPr="00A5744D">
              <w:rPr>
                <w:lang w:val="en-US"/>
              </w:rPr>
              <w:t>accountType</w:t>
            </w:r>
            <w:r w:rsidRPr="00B43E28">
              <w:t>) указан "01 - Лицевой счет в ФК" или "02 - Лицевой счет в ФО", то заполняется актуальным значением из поля "Наименование участника" в справочнике БИК, у которого Тип участника перевода = 52 (ТОФК), поиск в справочнике на основании поля "БИК банка.ТОФК" (</w:t>
            </w:r>
            <w:r w:rsidRPr="00A5744D">
              <w:rPr>
                <w:lang w:val="en-US"/>
              </w:rPr>
              <w:t>suppliersInfo</w:t>
            </w:r>
            <w:r w:rsidRPr="00B43E28">
              <w:t>/</w:t>
            </w:r>
            <w:r w:rsidRPr="00A5744D">
              <w:rPr>
                <w:lang w:val="en-US"/>
              </w:rPr>
              <w:t>supplierInfo</w:t>
            </w:r>
            <w:r w:rsidRPr="00B43E28">
              <w:t>/</w:t>
            </w:r>
            <w:r w:rsidRPr="00A5744D">
              <w:rPr>
                <w:lang w:val="en-US"/>
              </w:rPr>
              <w:t>supplierAccountsDetails</w:t>
            </w:r>
            <w:r w:rsidRPr="00B43E28">
              <w:t>/</w:t>
            </w:r>
            <w:r w:rsidRPr="00A5744D">
              <w:rPr>
                <w:lang w:val="en-US"/>
              </w:rPr>
              <w:t>supplierAccountDetails</w:t>
            </w:r>
            <w:r w:rsidRPr="00B43E28">
              <w:t>/</w:t>
            </w:r>
            <w:r w:rsidRPr="00A5744D">
              <w:rPr>
                <w:lang w:val="en-US"/>
              </w:rPr>
              <w:t>bik</w:t>
            </w:r>
            <w:r w:rsidRPr="00B43E28">
              <w:t>).</w:t>
            </w:r>
          </w:p>
          <w:p w14:paraId="3AD8980D" w14:textId="32D7E5A2" w:rsidR="0032350A" w:rsidRPr="006D04EF" w:rsidRDefault="0032350A" w:rsidP="0032350A">
            <w:pPr>
              <w:pStyle w:val="ad"/>
              <w:jc w:val="left"/>
            </w:pPr>
            <w:r w:rsidRPr="00E34F2C">
              <w:t xml:space="preserve">В остальных случаях, </w:t>
            </w:r>
            <w:r w:rsidRPr="0014779C">
              <w:t>заполняется</w:t>
            </w:r>
            <w:r w:rsidRPr="00E34F2C">
              <w:t xml:space="preserve"> </w:t>
            </w:r>
            <w:r w:rsidRPr="0014779C">
              <w:t>автоматически</w:t>
            </w:r>
            <w:r w:rsidRPr="00E34F2C">
              <w:t xml:space="preserve"> </w:t>
            </w:r>
            <w:r w:rsidRPr="0014779C">
              <w:t>при</w:t>
            </w:r>
            <w:r w:rsidRPr="00E34F2C">
              <w:t xml:space="preserve"> </w:t>
            </w:r>
            <w:r w:rsidRPr="0014779C">
              <w:t>передаче</w:t>
            </w:r>
            <w:r w:rsidRPr="00E34F2C">
              <w:t xml:space="preserve"> </w:t>
            </w:r>
            <w:r w:rsidRPr="0014779C">
              <w:t>в</w:t>
            </w:r>
            <w:r w:rsidRPr="00E34F2C">
              <w:t xml:space="preserve"> </w:t>
            </w:r>
            <w:r w:rsidRPr="0014779C">
              <w:t>соответствие</w:t>
            </w:r>
            <w:r w:rsidRPr="00E34F2C">
              <w:t xml:space="preserve"> </w:t>
            </w:r>
            <w:r w:rsidRPr="0014779C">
              <w:t>с</w:t>
            </w:r>
            <w:r w:rsidRPr="00E34F2C">
              <w:t xml:space="preserve"> </w:t>
            </w:r>
            <w:r w:rsidRPr="0014779C">
              <w:t>указанным</w:t>
            </w:r>
            <w:r w:rsidRPr="00E34F2C">
              <w:t xml:space="preserve"> </w:t>
            </w:r>
            <w:r w:rsidRPr="0014779C">
              <w:t>значением</w:t>
            </w:r>
            <w:r w:rsidRPr="00E34F2C">
              <w:t xml:space="preserve"> </w:t>
            </w:r>
            <w:r w:rsidRPr="0014779C">
              <w:t>в</w:t>
            </w:r>
            <w:r w:rsidRPr="00E34F2C">
              <w:t xml:space="preserve"> </w:t>
            </w:r>
            <w:r w:rsidRPr="0014779C">
              <w:t>поле</w:t>
            </w:r>
            <w:r w:rsidRPr="00E34F2C">
              <w:t xml:space="preserve"> «</w:t>
            </w:r>
            <w:r w:rsidRPr="0014779C">
              <w:t>БИК</w:t>
            </w:r>
            <w:r w:rsidRPr="00E34F2C">
              <w:t xml:space="preserve"> </w:t>
            </w:r>
            <w:r w:rsidRPr="0014779C">
              <w:t>банка</w:t>
            </w:r>
            <w:r w:rsidRPr="00E34F2C">
              <w:t>» (</w:t>
            </w:r>
            <w:r w:rsidRPr="00560237">
              <w:rPr>
                <w:lang w:val="en-US"/>
              </w:rPr>
              <w:t>suppliersInfo</w:t>
            </w:r>
            <w:r w:rsidRPr="00E34F2C">
              <w:t>/</w:t>
            </w:r>
            <w:r w:rsidRPr="00560237">
              <w:rPr>
                <w:lang w:val="en-US"/>
              </w:rPr>
              <w:t>supplierInfo</w:t>
            </w:r>
            <w:r w:rsidRPr="00E34F2C">
              <w:t>/</w:t>
            </w:r>
            <w:r w:rsidRPr="00560237">
              <w:rPr>
                <w:lang w:val="en-US"/>
              </w:rPr>
              <w:t>supplierAccountsDetails</w:t>
            </w:r>
            <w:r w:rsidRPr="00E34F2C">
              <w:t>/</w:t>
            </w:r>
            <w:r w:rsidRPr="00560237">
              <w:rPr>
                <w:lang w:val="en-US"/>
              </w:rPr>
              <w:t>supplierAccountDetails</w:t>
            </w:r>
            <w:r w:rsidRPr="00E34F2C">
              <w:t>/</w:t>
            </w:r>
            <w:r w:rsidRPr="00560237">
              <w:rPr>
                <w:lang w:val="en-US"/>
              </w:rPr>
              <w:t>bik</w:t>
            </w:r>
            <w:r w:rsidRPr="00E34F2C">
              <w:t xml:space="preserve">). </w:t>
            </w:r>
            <w:r w:rsidRPr="006D04EF">
              <w:t xml:space="preserve">Максимально допустимое значение символов </w:t>
            </w:r>
            <w:r>
              <w:t>–</w:t>
            </w:r>
            <w:r w:rsidRPr="006D04EF">
              <w:t xml:space="preserve"> 160(см. доработка </w:t>
            </w:r>
            <w:r>
              <w:rPr>
                <w:lang w:val="en-US"/>
              </w:rPr>
              <w:t>FCSNF</w:t>
            </w:r>
            <w:r w:rsidRPr="006D04EF">
              <w:t>-19362)</w:t>
            </w:r>
          </w:p>
          <w:p w14:paraId="7B285774" w14:textId="2D4B3B2C" w:rsidR="0032350A" w:rsidRPr="006D04EF" w:rsidRDefault="0032350A" w:rsidP="0032350A">
            <w:pPr>
              <w:pStyle w:val="ad"/>
              <w:jc w:val="left"/>
            </w:pPr>
          </w:p>
          <w:p w14:paraId="2918A73D" w14:textId="77777777" w:rsidR="0032350A" w:rsidRDefault="0032350A" w:rsidP="0032350A">
            <w:pPr>
              <w:pStyle w:val="ad"/>
              <w:jc w:val="left"/>
            </w:pPr>
            <w:r>
              <w:t>Поле</w:t>
            </w:r>
            <w:r w:rsidRPr="00B76365">
              <w:t xml:space="preserve"> «</w:t>
            </w:r>
            <w:r w:rsidRPr="00476B73">
              <w:t>Реквизиты</w:t>
            </w:r>
            <w:r w:rsidRPr="00B76365">
              <w:t xml:space="preserve"> </w:t>
            </w:r>
            <w:r w:rsidRPr="00476B73">
              <w:t>банка</w:t>
            </w:r>
            <w:r w:rsidRPr="00B76365">
              <w:t xml:space="preserve"> </w:t>
            </w:r>
            <w:r w:rsidRPr="00476B73">
              <w:t>ТОФК</w:t>
            </w:r>
            <w:r w:rsidRPr="00B76365">
              <w:t xml:space="preserve">.» </w:t>
            </w:r>
            <w:r w:rsidRPr="00CA2A8C">
              <w:rPr>
                <w:lang w:val="en-US"/>
              </w:rPr>
              <w:t>(</w:t>
            </w:r>
            <w:r w:rsidRPr="00560237">
              <w:rPr>
                <w:lang w:val="en-US"/>
              </w:rPr>
              <w:t>suppliersInfo/supplierInfo/supplierAccountsDetails/supplierAccountDetails/</w:t>
            </w:r>
            <w:r w:rsidRPr="00CA2A8C">
              <w:rPr>
                <w:lang w:val="en-US"/>
              </w:rPr>
              <w:t xml:space="preserve"> detailsCreditOrg</w:t>
            </w:r>
            <w:r>
              <w:rPr>
                <w:lang w:val="en-US"/>
              </w:rPr>
              <w:t>Text</w:t>
            </w:r>
            <w:r w:rsidRPr="00CA2A8C">
              <w:rPr>
                <w:lang w:val="en-US"/>
              </w:rPr>
              <w:t xml:space="preserve">). </w:t>
            </w:r>
            <w:r w:rsidRPr="00CA2A8C">
              <w:t>Используется при формировании печатной формы</w:t>
            </w:r>
            <w:r>
              <w:t xml:space="preserve">. </w:t>
            </w:r>
            <w:r w:rsidRPr="00CA2A8C">
              <w:t xml:space="preserve">Игнорируется при приеме, </w:t>
            </w:r>
            <w:r>
              <w:t>заполняется автоматически конкатенацией значений из справочника БИК:</w:t>
            </w:r>
          </w:p>
          <w:p w14:paraId="43D7B407" w14:textId="499E58B4" w:rsidR="0032350A" w:rsidRDefault="0032350A" w:rsidP="0032350A">
            <w:pPr>
              <w:pStyle w:val="ad"/>
              <w:jc w:val="left"/>
            </w:pPr>
            <w:r>
              <w:t>- Наименование банка, обслуживающего ТОФК получателя;</w:t>
            </w:r>
          </w:p>
          <w:p w14:paraId="452258B1" w14:textId="182B1290" w:rsidR="0032350A" w:rsidRDefault="0032350A" w:rsidP="0032350A">
            <w:pPr>
              <w:pStyle w:val="ad"/>
              <w:jc w:val="left"/>
            </w:pPr>
            <w:r>
              <w:t>- Наименование банка, ТОФК;</w:t>
            </w:r>
          </w:p>
          <w:p w14:paraId="51B16A92" w14:textId="4E3187CB" w:rsidR="0032350A" w:rsidRDefault="0032350A" w:rsidP="0032350A">
            <w:pPr>
              <w:pStyle w:val="ad"/>
              <w:jc w:val="left"/>
            </w:pPr>
            <w:r>
              <w:t>- Тип населенного пункта;</w:t>
            </w:r>
          </w:p>
          <w:p w14:paraId="1E524EF0" w14:textId="5481CE44" w:rsidR="0032350A" w:rsidRDefault="0032350A" w:rsidP="0032350A">
            <w:pPr>
              <w:pStyle w:val="ad"/>
              <w:jc w:val="left"/>
            </w:pPr>
            <w:r>
              <w:t>- Наименование населенного пункта.</w:t>
            </w:r>
          </w:p>
          <w:p w14:paraId="139FC4FC" w14:textId="77777777" w:rsidR="0032350A" w:rsidRDefault="0032350A" w:rsidP="0032350A">
            <w:pPr>
              <w:pStyle w:val="ad"/>
              <w:jc w:val="left"/>
            </w:pPr>
          </w:p>
          <w:p w14:paraId="56AB163E" w14:textId="77777777" w:rsidR="0032350A" w:rsidRDefault="0032350A" w:rsidP="0032350A">
            <w:pPr>
              <w:pStyle w:val="ad"/>
              <w:jc w:val="left"/>
            </w:pPr>
            <w:r>
              <w:t>Поле "Наименование банка, обслуживающего ТОФК получателя", участвующее в конкатенации поля "Реквизиты банка.ТОФК", должно вычисляться следующим образом:</w:t>
            </w:r>
          </w:p>
          <w:p w14:paraId="7C81262E" w14:textId="77777777" w:rsidR="0032350A" w:rsidRDefault="0032350A" w:rsidP="0032350A">
            <w:pPr>
              <w:pStyle w:val="ad"/>
              <w:jc w:val="left"/>
            </w:pPr>
            <w:r>
              <w:t xml:space="preserve">1) По корреспондентскому счету (suppliersInfo/supplierInfo/supplierAccountsDetails/supplierAccountDetails/corrAccountNumber) в справочнике корр.счетов (NSI_BIC_ACCOUNT) находится БИК головной организации (NSI_BIC_ACCOUNT.ACCOUNT_CBRBIC), у которой Тип счета в соответствии с нормативом (NSI_BIC_ACCOUNT.REGULATION_ACCOUNT_TYPE) = UTRA и текущая дата входит в промежуток между датой открытия счета (NSI_BIC_ACCOUNT.DATE_IN) и датой исключения информации о счете участника (NSI_BIC_ACCOUNT.DATE_OUT). </w:t>
            </w:r>
          </w:p>
          <w:p w14:paraId="3A29D908" w14:textId="77690053" w:rsidR="0032350A" w:rsidRPr="000053AE" w:rsidRDefault="0032350A" w:rsidP="0032350A">
            <w:pPr>
              <w:pStyle w:val="ad"/>
              <w:jc w:val="left"/>
            </w:pPr>
            <w:r>
              <w:t>2) По БИК головной организации (NSI_BIC_ACCOUNT.ACCOUNT_CBRBIC) в справочнике БИК (NSI_BIC) находится "Наименование банка, обслуживающего ТОФК получателя" (NSI_BIC.NAME_P).</w:t>
            </w:r>
          </w:p>
          <w:p w14:paraId="224E0B3C" w14:textId="77777777" w:rsidR="0032350A" w:rsidRPr="000053AE" w:rsidRDefault="0032350A" w:rsidP="0032350A">
            <w:pPr>
              <w:pStyle w:val="ad"/>
              <w:jc w:val="left"/>
            </w:pPr>
          </w:p>
          <w:p w14:paraId="2711AE7A" w14:textId="7DF46FE2" w:rsidR="0032350A" w:rsidRPr="00532F89" w:rsidRDefault="0032350A" w:rsidP="0032350A">
            <w:pPr>
              <w:pStyle w:val="ad"/>
              <w:jc w:val="left"/>
              <w:rPr>
                <w:lang w:val="en-US"/>
              </w:rPr>
            </w:pPr>
            <w:r>
              <w:t>Поле</w:t>
            </w:r>
            <w:r w:rsidRPr="0014779C">
              <w:rPr>
                <w:lang w:val="en-US"/>
              </w:rPr>
              <w:t xml:space="preserve"> «</w:t>
            </w:r>
            <w:r w:rsidRPr="0014779C">
              <w:t>Номер</w:t>
            </w:r>
            <w:r w:rsidRPr="0014779C">
              <w:rPr>
                <w:lang w:val="en-US"/>
              </w:rPr>
              <w:t xml:space="preserve"> </w:t>
            </w:r>
            <w:r w:rsidRPr="0014779C">
              <w:t>банковского</w:t>
            </w:r>
            <w:r w:rsidRPr="0014779C">
              <w:rPr>
                <w:lang w:val="en-US"/>
              </w:rPr>
              <w:t xml:space="preserve"> (</w:t>
            </w:r>
            <w:r w:rsidRPr="0014779C">
              <w:t>казначейского</w:t>
            </w:r>
            <w:r w:rsidRPr="0014779C">
              <w:rPr>
                <w:lang w:val="en-US"/>
              </w:rPr>
              <w:t xml:space="preserve">) </w:t>
            </w:r>
            <w:r w:rsidRPr="0014779C">
              <w:t>счета</w:t>
            </w:r>
            <w:r w:rsidRPr="0014779C">
              <w:rPr>
                <w:lang w:val="en-US"/>
              </w:rPr>
              <w:t>» (</w:t>
            </w:r>
            <w:r w:rsidRPr="00560237">
              <w:rPr>
                <w:lang w:val="en-US"/>
              </w:rPr>
              <w:t>suppliersInfo/supplierInfo/supplierAccountsDetails/supplierAccountDetails/bankAccountNumber</w:t>
            </w:r>
            <w:r w:rsidRPr="0014779C">
              <w:rPr>
                <w:lang w:val="en-US"/>
              </w:rPr>
              <w:t xml:space="preserve">). </w:t>
            </w:r>
            <w:r>
              <w:t>Принимается</w:t>
            </w:r>
            <w:r w:rsidRPr="00532F89">
              <w:rPr>
                <w:lang w:val="en-US"/>
              </w:rPr>
              <w:t xml:space="preserve"> </w:t>
            </w:r>
            <w:r>
              <w:t>и</w:t>
            </w:r>
            <w:r w:rsidRPr="00532F89">
              <w:rPr>
                <w:lang w:val="en-US"/>
              </w:rPr>
              <w:t xml:space="preserve"> </w:t>
            </w:r>
            <w:r>
              <w:t>сохраняется</w:t>
            </w:r>
            <w:r w:rsidRPr="00532F89">
              <w:rPr>
                <w:lang w:val="en-US"/>
              </w:rPr>
              <w:t xml:space="preserve">. </w:t>
            </w:r>
            <w:r>
              <w:t>Значение</w:t>
            </w:r>
            <w:r w:rsidRPr="00532F89">
              <w:rPr>
                <w:lang w:val="en-US"/>
              </w:rPr>
              <w:t xml:space="preserve"> </w:t>
            </w:r>
            <w:r>
              <w:t>контролируется</w:t>
            </w:r>
            <w:r w:rsidRPr="00532F89">
              <w:rPr>
                <w:lang w:val="en-US"/>
              </w:rPr>
              <w:t xml:space="preserve"> </w:t>
            </w:r>
            <w:r>
              <w:t>бизнес</w:t>
            </w:r>
            <w:r w:rsidRPr="00532F89">
              <w:rPr>
                <w:lang w:val="en-US"/>
              </w:rPr>
              <w:t>-</w:t>
            </w:r>
            <w:r>
              <w:t>контролями</w:t>
            </w:r>
            <w:r w:rsidRPr="00532F89">
              <w:rPr>
                <w:lang w:val="en-US"/>
              </w:rPr>
              <w:t>.</w:t>
            </w:r>
          </w:p>
          <w:p w14:paraId="6C5F4234" w14:textId="77777777" w:rsidR="0032350A" w:rsidRPr="00532F89" w:rsidRDefault="0032350A" w:rsidP="0032350A">
            <w:pPr>
              <w:pStyle w:val="ad"/>
              <w:jc w:val="left"/>
              <w:rPr>
                <w:lang w:val="en-US"/>
              </w:rPr>
            </w:pPr>
          </w:p>
          <w:p w14:paraId="1D7BB476" w14:textId="3DDEC4F8" w:rsidR="0032350A" w:rsidRPr="00117618" w:rsidRDefault="0032350A" w:rsidP="0032350A">
            <w:pPr>
              <w:pStyle w:val="ad"/>
              <w:jc w:val="left"/>
              <w:rPr>
                <w:lang w:val="en-US"/>
              </w:rPr>
            </w:pPr>
            <w:r>
              <w:t>Поле</w:t>
            </w:r>
            <w:r w:rsidRPr="00635E83">
              <w:rPr>
                <w:lang w:val="en-US"/>
              </w:rPr>
              <w:t xml:space="preserve"> «</w:t>
            </w:r>
            <w:r w:rsidRPr="00635E83">
              <w:t>БИК</w:t>
            </w:r>
            <w:r w:rsidRPr="00635E83">
              <w:rPr>
                <w:lang w:val="en-US"/>
              </w:rPr>
              <w:t xml:space="preserve"> </w:t>
            </w:r>
            <w:r w:rsidRPr="00635E83">
              <w:t>банка</w:t>
            </w:r>
            <w:r w:rsidRPr="00635E83">
              <w:rPr>
                <w:lang w:val="en-US"/>
              </w:rPr>
              <w:t xml:space="preserve">, </w:t>
            </w:r>
            <w:r w:rsidRPr="00635E83">
              <w:t>ТОФК</w:t>
            </w:r>
            <w:r w:rsidRPr="00635E83">
              <w:rPr>
                <w:lang w:val="en-US"/>
              </w:rPr>
              <w:t>» (</w:t>
            </w:r>
            <w:r w:rsidRPr="00560237">
              <w:rPr>
                <w:lang w:val="en-US"/>
              </w:rPr>
              <w:t>suppliersInfo/supplierInfo/supplierAccountsDetails/supplierAccountDetails/bik</w:t>
            </w:r>
            <w:r w:rsidRPr="00635E83">
              <w:rPr>
                <w:lang w:val="en-US"/>
              </w:rPr>
              <w:t xml:space="preserve">). </w:t>
            </w:r>
            <w:r>
              <w:t>Принимается</w:t>
            </w:r>
            <w:r w:rsidRPr="00117618">
              <w:rPr>
                <w:lang w:val="en-US"/>
              </w:rPr>
              <w:t xml:space="preserve"> </w:t>
            </w:r>
            <w:r>
              <w:t>и</w:t>
            </w:r>
            <w:r w:rsidRPr="00117618">
              <w:rPr>
                <w:lang w:val="en-US"/>
              </w:rPr>
              <w:t xml:space="preserve"> </w:t>
            </w:r>
            <w:r>
              <w:t>сохраняется</w:t>
            </w:r>
            <w:r w:rsidRPr="00117618">
              <w:rPr>
                <w:lang w:val="en-US"/>
              </w:rPr>
              <w:t xml:space="preserve">. </w:t>
            </w:r>
            <w:r>
              <w:t>Значение</w:t>
            </w:r>
            <w:r w:rsidRPr="00117618">
              <w:rPr>
                <w:lang w:val="en-US"/>
              </w:rPr>
              <w:t xml:space="preserve"> </w:t>
            </w:r>
            <w:r>
              <w:t>контролируется</w:t>
            </w:r>
            <w:r w:rsidRPr="00117618">
              <w:rPr>
                <w:lang w:val="en-US"/>
              </w:rPr>
              <w:t xml:space="preserve"> </w:t>
            </w:r>
            <w:r>
              <w:t>бизнес</w:t>
            </w:r>
            <w:r w:rsidRPr="00117618">
              <w:rPr>
                <w:lang w:val="en-US"/>
              </w:rPr>
              <w:t>-</w:t>
            </w:r>
            <w:r>
              <w:t>контролями</w:t>
            </w:r>
            <w:r w:rsidRPr="00117618">
              <w:rPr>
                <w:lang w:val="en-US"/>
              </w:rPr>
              <w:t>.</w:t>
            </w:r>
          </w:p>
          <w:p w14:paraId="2DC6D82D" w14:textId="77777777" w:rsidR="0032350A" w:rsidRPr="00117618" w:rsidRDefault="0032350A" w:rsidP="0032350A">
            <w:pPr>
              <w:pStyle w:val="ad"/>
              <w:jc w:val="left"/>
              <w:rPr>
                <w:lang w:val="en-US"/>
              </w:rPr>
            </w:pPr>
          </w:p>
          <w:p w14:paraId="47FD8005" w14:textId="77777777" w:rsidR="0032350A" w:rsidRDefault="0032350A" w:rsidP="0032350A">
            <w:pPr>
              <w:pStyle w:val="ad"/>
              <w:jc w:val="left"/>
              <w:rPr>
                <w:lang w:val="en-US"/>
              </w:rPr>
            </w:pPr>
            <w:r>
              <w:t>Поле</w:t>
            </w:r>
            <w:r w:rsidRPr="00117618">
              <w:rPr>
                <w:lang w:val="en-US"/>
              </w:rPr>
              <w:t xml:space="preserve"> «</w:t>
            </w:r>
            <w:r w:rsidRPr="00451D1F">
              <w:t>Корреспондентский</w:t>
            </w:r>
            <w:r w:rsidRPr="00117618">
              <w:rPr>
                <w:lang w:val="en-US"/>
              </w:rPr>
              <w:t xml:space="preserve"> </w:t>
            </w:r>
            <w:r w:rsidRPr="00451D1F">
              <w:t>счет</w:t>
            </w:r>
            <w:r w:rsidRPr="00117618">
              <w:rPr>
                <w:lang w:val="en-US"/>
              </w:rPr>
              <w:t xml:space="preserve"> </w:t>
            </w:r>
            <w:r w:rsidRPr="00451D1F">
              <w:t>банка</w:t>
            </w:r>
            <w:r w:rsidRPr="00117618">
              <w:rPr>
                <w:lang w:val="en-US"/>
              </w:rPr>
              <w:t xml:space="preserve">, </w:t>
            </w:r>
            <w:r w:rsidRPr="00451D1F">
              <w:t>единый</w:t>
            </w:r>
            <w:r w:rsidRPr="00117618">
              <w:rPr>
                <w:lang w:val="en-US"/>
              </w:rPr>
              <w:t xml:space="preserve"> </w:t>
            </w:r>
            <w:r w:rsidRPr="00451D1F">
              <w:t>казначейский</w:t>
            </w:r>
            <w:r w:rsidRPr="00117618">
              <w:rPr>
                <w:lang w:val="en-US"/>
              </w:rPr>
              <w:t xml:space="preserve"> </w:t>
            </w:r>
            <w:r w:rsidRPr="00451D1F">
              <w:t>счет</w:t>
            </w:r>
            <w:r w:rsidRPr="00117618">
              <w:rPr>
                <w:lang w:val="en-US"/>
              </w:rPr>
              <w:t xml:space="preserve">» (suppliersInfo/supplierInfo/supplierAccountsDetails/supplierAccountDetails/corrAccountNumber). </w:t>
            </w:r>
            <w:r>
              <w:t>Если</w:t>
            </w:r>
            <w:r w:rsidRPr="00033797">
              <w:rPr>
                <w:lang w:val="en-US"/>
              </w:rPr>
              <w:t xml:space="preserve"> </w:t>
            </w:r>
            <w:r>
              <w:t>в</w:t>
            </w:r>
            <w:r w:rsidRPr="00E11274">
              <w:rPr>
                <w:lang w:val="en-US"/>
              </w:rPr>
              <w:t xml:space="preserve"> </w:t>
            </w:r>
            <w:r>
              <w:t>поле</w:t>
            </w:r>
            <w:r w:rsidRPr="00E11274">
              <w:rPr>
                <w:lang w:val="en-US"/>
              </w:rPr>
              <w:t xml:space="preserve"> «</w:t>
            </w:r>
            <w:r w:rsidRPr="00662DF4">
              <w:t>Тип</w:t>
            </w:r>
            <w:r w:rsidRPr="00E11274">
              <w:rPr>
                <w:lang w:val="en-US"/>
              </w:rPr>
              <w:t xml:space="preserve"> </w:t>
            </w:r>
            <w:r w:rsidRPr="00662DF4">
              <w:t>лицевого</w:t>
            </w:r>
            <w:r w:rsidRPr="00E11274">
              <w:rPr>
                <w:lang w:val="en-US"/>
              </w:rPr>
              <w:t xml:space="preserve"> </w:t>
            </w:r>
            <w:r w:rsidRPr="00662DF4">
              <w:t>счёта</w:t>
            </w:r>
            <w:r w:rsidRPr="00E11274">
              <w:rPr>
                <w:lang w:val="en-US"/>
              </w:rPr>
              <w:t>» (</w:t>
            </w:r>
            <w:r w:rsidRPr="00532F89">
              <w:rPr>
                <w:lang w:val="en-US"/>
              </w:rPr>
              <w:t>suppliersInfo/supplierInfo/supplierAccountsDetails/supplierAccountDetails/</w:t>
            </w:r>
            <w:r w:rsidRPr="00662DF4">
              <w:rPr>
                <w:lang w:val="en-US"/>
              </w:rPr>
              <w:t>accountType</w:t>
            </w:r>
            <w:r w:rsidRPr="00E11274">
              <w:rPr>
                <w:lang w:val="en-US"/>
              </w:rPr>
              <w:t xml:space="preserve">) </w:t>
            </w:r>
            <w:r w:rsidRPr="00E11274">
              <w:t>задано</w:t>
            </w:r>
            <w:r w:rsidRPr="00E11274">
              <w:rPr>
                <w:lang w:val="en-US"/>
              </w:rPr>
              <w:t xml:space="preserve"> </w:t>
            </w:r>
            <w:r w:rsidRPr="00E11274">
              <w:t>значение</w:t>
            </w:r>
            <w:r w:rsidRPr="00033797">
              <w:rPr>
                <w:lang w:val="en-US"/>
              </w:rPr>
              <w:t xml:space="preserve"> «03 – </w:t>
            </w:r>
            <w:r>
              <w:t>Расчетный</w:t>
            </w:r>
            <w:r w:rsidRPr="00033797">
              <w:rPr>
                <w:lang w:val="en-US"/>
              </w:rPr>
              <w:t xml:space="preserve"> </w:t>
            </w:r>
            <w:r>
              <w:t>счет</w:t>
            </w:r>
            <w:r w:rsidRPr="00033797">
              <w:rPr>
                <w:lang w:val="en-US"/>
              </w:rPr>
              <w:t xml:space="preserve"> </w:t>
            </w:r>
            <w:r>
              <w:t>в</w:t>
            </w:r>
            <w:r w:rsidRPr="00033797">
              <w:rPr>
                <w:lang w:val="en-US"/>
              </w:rPr>
              <w:t xml:space="preserve"> </w:t>
            </w:r>
            <w:r>
              <w:t>банке</w:t>
            </w:r>
            <w:r w:rsidRPr="00033797">
              <w:rPr>
                <w:lang w:val="en-US"/>
              </w:rPr>
              <w:t xml:space="preserve">», </w:t>
            </w:r>
            <w:r>
              <w:t>то</w:t>
            </w:r>
            <w:r w:rsidRPr="00033797">
              <w:rPr>
                <w:lang w:val="en-US"/>
              </w:rPr>
              <w:t>:</w:t>
            </w:r>
          </w:p>
          <w:p w14:paraId="0C23EF55" w14:textId="77777777" w:rsidR="0032350A" w:rsidRDefault="0032350A" w:rsidP="0032350A">
            <w:pPr>
              <w:pStyle w:val="ad"/>
              <w:numPr>
                <w:ilvl w:val="0"/>
                <w:numId w:val="263"/>
              </w:numPr>
              <w:jc w:val="left"/>
              <w:rPr>
                <w:lang w:val="en-US"/>
              </w:rPr>
            </w:pPr>
            <w:r>
              <w:t>если</w:t>
            </w:r>
            <w:r w:rsidRPr="00033797">
              <w:rPr>
                <w:lang w:val="en-US"/>
              </w:rPr>
              <w:t xml:space="preserve"> </w:t>
            </w:r>
            <w:r>
              <w:t>на</w:t>
            </w:r>
            <w:r w:rsidRPr="00033797">
              <w:rPr>
                <w:lang w:val="en-US"/>
              </w:rPr>
              <w:t xml:space="preserve"> </w:t>
            </w:r>
            <w:r>
              <w:t>основании</w:t>
            </w:r>
            <w:r w:rsidRPr="00033797">
              <w:rPr>
                <w:lang w:val="en-US"/>
              </w:rPr>
              <w:t xml:space="preserve"> </w:t>
            </w:r>
            <w:r>
              <w:t>поля</w:t>
            </w:r>
            <w:r w:rsidRPr="00033797">
              <w:rPr>
                <w:lang w:val="en-US"/>
              </w:rPr>
              <w:t xml:space="preserve"> «</w:t>
            </w:r>
            <w:r w:rsidRPr="0014779C">
              <w:t>БИК</w:t>
            </w:r>
            <w:r w:rsidRPr="00033797">
              <w:rPr>
                <w:lang w:val="en-US"/>
              </w:rPr>
              <w:t xml:space="preserve"> </w:t>
            </w:r>
            <w:r w:rsidRPr="0014779C">
              <w:t>банка</w:t>
            </w:r>
            <w:r w:rsidRPr="00033797">
              <w:rPr>
                <w:lang w:val="en-US"/>
              </w:rPr>
              <w:t>» (</w:t>
            </w:r>
            <w:r w:rsidRPr="00560237">
              <w:rPr>
                <w:lang w:val="en-US"/>
              </w:rPr>
              <w:t>suppliersInfo</w:t>
            </w:r>
            <w:r w:rsidRPr="00033797">
              <w:rPr>
                <w:lang w:val="en-US"/>
              </w:rPr>
              <w:t>/</w:t>
            </w:r>
            <w:r w:rsidRPr="00560237">
              <w:rPr>
                <w:lang w:val="en-US"/>
              </w:rPr>
              <w:t>supplierInfo</w:t>
            </w:r>
            <w:r w:rsidRPr="00033797">
              <w:rPr>
                <w:lang w:val="en-US"/>
              </w:rPr>
              <w:t>/</w:t>
            </w:r>
            <w:r w:rsidRPr="00560237">
              <w:rPr>
                <w:lang w:val="en-US"/>
              </w:rPr>
              <w:t>supplierAccountsDetails</w:t>
            </w:r>
            <w:r w:rsidRPr="00033797">
              <w:rPr>
                <w:lang w:val="en-US"/>
              </w:rPr>
              <w:t>/</w:t>
            </w:r>
            <w:r w:rsidRPr="00560237">
              <w:rPr>
                <w:lang w:val="en-US"/>
              </w:rPr>
              <w:t>supplierAccountDetails</w:t>
            </w:r>
            <w:r w:rsidRPr="00033797">
              <w:rPr>
                <w:lang w:val="en-US"/>
              </w:rPr>
              <w:t>/</w:t>
            </w:r>
            <w:r w:rsidRPr="00560237">
              <w:rPr>
                <w:lang w:val="en-US"/>
              </w:rPr>
              <w:t>bik</w:t>
            </w:r>
            <w:r w:rsidRPr="00033797">
              <w:rPr>
                <w:lang w:val="en-US"/>
              </w:rPr>
              <w:t xml:space="preserve">) </w:t>
            </w:r>
            <w:r>
              <w:t>в</w:t>
            </w:r>
            <w:r w:rsidRPr="00033797">
              <w:rPr>
                <w:lang w:val="en-US"/>
              </w:rPr>
              <w:t xml:space="preserve"> </w:t>
            </w:r>
            <w:r>
              <w:t>справочнике</w:t>
            </w:r>
            <w:r w:rsidRPr="00033797">
              <w:rPr>
                <w:lang w:val="en-US"/>
              </w:rPr>
              <w:t xml:space="preserve"> </w:t>
            </w:r>
            <w:r>
              <w:t>БИК</w:t>
            </w:r>
            <w:r w:rsidRPr="00033797">
              <w:rPr>
                <w:lang w:val="en-US"/>
              </w:rPr>
              <w:t xml:space="preserve"> </w:t>
            </w:r>
            <w:r>
              <w:t>найдено</w:t>
            </w:r>
            <w:r w:rsidRPr="00033797">
              <w:rPr>
                <w:lang w:val="en-US"/>
              </w:rPr>
              <w:t xml:space="preserve"> </w:t>
            </w:r>
            <w:r>
              <w:t>одно</w:t>
            </w:r>
            <w:r w:rsidRPr="00033797">
              <w:rPr>
                <w:lang w:val="en-US"/>
              </w:rPr>
              <w:t xml:space="preserve"> </w:t>
            </w:r>
            <w:r>
              <w:t>значение</w:t>
            </w:r>
            <w:r w:rsidRPr="00033797">
              <w:rPr>
                <w:lang w:val="en-US"/>
              </w:rPr>
              <w:t xml:space="preserve">, </w:t>
            </w:r>
            <w:r>
              <w:t>то</w:t>
            </w:r>
            <w:r w:rsidRPr="00033797">
              <w:rPr>
                <w:lang w:val="en-US"/>
              </w:rPr>
              <w:t xml:space="preserve"> </w:t>
            </w:r>
            <w:r>
              <w:lastRenderedPageBreak/>
              <w:t>игнорируется</w:t>
            </w:r>
            <w:r w:rsidRPr="00033797">
              <w:rPr>
                <w:lang w:val="en-US"/>
              </w:rPr>
              <w:t xml:space="preserve"> </w:t>
            </w:r>
            <w:r>
              <w:t>при</w:t>
            </w:r>
            <w:r w:rsidRPr="00033797">
              <w:rPr>
                <w:lang w:val="en-US"/>
              </w:rPr>
              <w:t xml:space="preserve"> </w:t>
            </w:r>
            <w:r>
              <w:t>приеме</w:t>
            </w:r>
            <w:r w:rsidRPr="00033797">
              <w:rPr>
                <w:lang w:val="en-US"/>
              </w:rPr>
              <w:t xml:space="preserve">, </w:t>
            </w:r>
            <w:r>
              <w:t>заполняется</w:t>
            </w:r>
            <w:r w:rsidRPr="00033797">
              <w:rPr>
                <w:lang w:val="en-US"/>
              </w:rPr>
              <w:t xml:space="preserve"> </w:t>
            </w:r>
            <w:r>
              <w:t>значением</w:t>
            </w:r>
            <w:r w:rsidRPr="00033797">
              <w:rPr>
                <w:lang w:val="en-US"/>
              </w:rPr>
              <w:t xml:space="preserve"> «</w:t>
            </w:r>
            <w:r>
              <w:t>Номер</w:t>
            </w:r>
            <w:r w:rsidRPr="00033797">
              <w:rPr>
                <w:lang w:val="en-US"/>
              </w:rPr>
              <w:t xml:space="preserve"> </w:t>
            </w:r>
            <w:r>
              <w:t>счета</w:t>
            </w:r>
            <w:r w:rsidRPr="00033797">
              <w:rPr>
                <w:lang w:val="en-US"/>
              </w:rPr>
              <w:t>» (</w:t>
            </w:r>
            <w:r>
              <w:rPr>
                <w:lang w:val="en-US"/>
              </w:rPr>
              <w:t>ACCOUNT</w:t>
            </w:r>
            <w:r w:rsidRPr="00033797">
              <w:rPr>
                <w:lang w:val="en-US"/>
              </w:rPr>
              <w:t xml:space="preserve">) </w:t>
            </w:r>
            <w:r>
              <w:t>из</w:t>
            </w:r>
            <w:r w:rsidRPr="00033797">
              <w:rPr>
                <w:lang w:val="en-US"/>
              </w:rPr>
              <w:t xml:space="preserve"> </w:t>
            </w:r>
            <w:r>
              <w:t>справочника</w:t>
            </w:r>
            <w:r w:rsidRPr="00033797">
              <w:rPr>
                <w:lang w:val="en-US"/>
              </w:rPr>
              <w:t xml:space="preserve"> </w:t>
            </w:r>
            <w:r>
              <w:t>БИК</w:t>
            </w:r>
            <w:r w:rsidRPr="00033797">
              <w:rPr>
                <w:lang w:val="en-US"/>
              </w:rPr>
              <w:t>;</w:t>
            </w:r>
          </w:p>
          <w:p w14:paraId="2C33CD60" w14:textId="447D54D2" w:rsidR="0032350A" w:rsidRPr="00033797" w:rsidRDefault="0032350A" w:rsidP="0032350A">
            <w:pPr>
              <w:pStyle w:val="ad"/>
              <w:numPr>
                <w:ilvl w:val="0"/>
                <w:numId w:val="263"/>
              </w:numPr>
              <w:jc w:val="left"/>
              <w:rPr>
                <w:lang w:val="en-US"/>
              </w:rPr>
            </w:pPr>
            <w:r>
              <w:t>если</w:t>
            </w:r>
            <w:r w:rsidRPr="00033797">
              <w:rPr>
                <w:lang w:val="en-US"/>
              </w:rPr>
              <w:t xml:space="preserve"> </w:t>
            </w:r>
            <w:r>
              <w:t>на</w:t>
            </w:r>
            <w:r w:rsidRPr="00033797">
              <w:rPr>
                <w:lang w:val="en-US"/>
              </w:rPr>
              <w:t xml:space="preserve"> </w:t>
            </w:r>
            <w:r>
              <w:t>основании</w:t>
            </w:r>
            <w:r w:rsidRPr="00033797">
              <w:rPr>
                <w:lang w:val="en-US"/>
              </w:rPr>
              <w:t xml:space="preserve"> </w:t>
            </w:r>
            <w:r>
              <w:t>поля</w:t>
            </w:r>
            <w:r w:rsidRPr="00033797">
              <w:rPr>
                <w:lang w:val="en-US"/>
              </w:rPr>
              <w:t xml:space="preserve"> «</w:t>
            </w:r>
            <w:r w:rsidRPr="0014779C">
              <w:t>БИК</w:t>
            </w:r>
            <w:r w:rsidRPr="00033797">
              <w:rPr>
                <w:lang w:val="en-US"/>
              </w:rPr>
              <w:t xml:space="preserve"> </w:t>
            </w:r>
            <w:r w:rsidRPr="0014779C">
              <w:t>банка</w:t>
            </w:r>
            <w:r w:rsidRPr="00033797">
              <w:rPr>
                <w:lang w:val="en-US"/>
              </w:rPr>
              <w:t>» (</w:t>
            </w:r>
            <w:r w:rsidRPr="00560237">
              <w:rPr>
                <w:lang w:val="en-US"/>
              </w:rPr>
              <w:t>suppliersInfo</w:t>
            </w:r>
            <w:r w:rsidRPr="00033797">
              <w:rPr>
                <w:lang w:val="en-US"/>
              </w:rPr>
              <w:t>/</w:t>
            </w:r>
            <w:r w:rsidRPr="00560237">
              <w:rPr>
                <w:lang w:val="en-US"/>
              </w:rPr>
              <w:t>supplierInfo</w:t>
            </w:r>
            <w:r w:rsidRPr="00033797">
              <w:rPr>
                <w:lang w:val="en-US"/>
              </w:rPr>
              <w:t>/</w:t>
            </w:r>
            <w:r w:rsidRPr="00560237">
              <w:rPr>
                <w:lang w:val="en-US"/>
              </w:rPr>
              <w:t>supplierAccountsDetails</w:t>
            </w:r>
            <w:r w:rsidRPr="00033797">
              <w:rPr>
                <w:lang w:val="en-US"/>
              </w:rPr>
              <w:t>/</w:t>
            </w:r>
            <w:r w:rsidRPr="00560237">
              <w:rPr>
                <w:lang w:val="en-US"/>
              </w:rPr>
              <w:t>supplierAccountDetails</w:t>
            </w:r>
            <w:r w:rsidRPr="00033797">
              <w:rPr>
                <w:lang w:val="en-US"/>
              </w:rPr>
              <w:t>/</w:t>
            </w:r>
            <w:r w:rsidRPr="00560237">
              <w:rPr>
                <w:lang w:val="en-US"/>
              </w:rPr>
              <w:t>bik</w:t>
            </w:r>
            <w:r w:rsidRPr="00033797">
              <w:rPr>
                <w:lang w:val="en-US"/>
              </w:rPr>
              <w:t xml:space="preserve">) </w:t>
            </w:r>
            <w:r>
              <w:t>в</w:t>
            </w:r>
            <w:r w:rsidRPr="00033797">
              <w:rPr>
                <w:lang w:val="en-US"/>
              </w:rPr>
              <w:t xml:space="preserve"> </w:t>
            </w:r>
            <w:r>
              <w:t>справочнике</w:t>
            </w:r>
            <w:r w:rsidRPr="00033797">
              <w:rPr>
                <w:lang w:val="en-US"/>
              </w:rPr>
              <w:t xml:space="preserve"> </w:t>
            </w:r>
            <w:r>
              <w:t>БИК</w:t>
            </w:r>
            <w:r w:rsidRPr="00033797">
              <w:rPr>
                <w:lang w:val="en-US"/>
              </w:rPr>
              <w:t xml:space="preserve"> </w:t>
            </w:r>
            <w:r>
              <w:t>найдено</w:t>
            </w:r>
            <w:r w:rsidRPr="00033797">
              <w:rPr>
                <w:lang w:val="en-US"/>
              </w:rPr>
              <w:t xml:space="preserve"> </w:t>
            </w:r>
            <w:r>
              <w:t>несколько</w:t>
            </w:r>
            <w:r w:rsidRPr="00033797">
              <w:rPr>
                <w:lang w:val="en-US"/>
              </w:rPr>
              <w:t xml:space="preserve"> </w:t>
            </w:r>
            <w:r>
              <w:t>значений</w:t>
            </w:r>
            <w:r w:rsidRPr="002E476C">
              <w:rPr>
                <w:lang w:val="en-US"/>
              </w:rPr>
              <w:t xml:space="preserve"> </w:t>
            </w:r>
            <w:r w:rsidRPr="00033797">
              <w:rPr>
                <w:lang w:val="en-US"/>
              </w:rPr>
              <w:t>«</w:t>
            </w:r>
            <w:r>
              <w:t>Номер</w:t>
            </w:r>
            <w:r w:rsidRPr="00033797">
              <w:rPr>
                <w:lang w:val="en-US"/>
              </w:rPr>
              <w:t xml:space="preserve"> </w:t>
            </w:r>
            <w:r>
              <w:t>счета</w:t>
            </w:r>
            <w:r w:rsidRPr="00033797">
              <w:rPr>
                <w:lang w:val="en-US"/>
              </w:rPr>
              <w:t>» (</w:t>
            </w:r>
            <w:r>
              <w:rPr>
                <w:lang w:val="en-US"/>
              </w:rPr>
              <w:t>ACCOUNT</w:t>
            </w:r>
            <w:r w:rsidRPr="00033797">
              <w:rPr>
                <w:lang w:val="en-US"/>
              </w:rPr>
              <w:t xml:space="preserve">), </w:t>
            </w:r>
            <w:r>
              <w:t>то</w:t>
            </w:r>
            <w:r w:rsidRPr="00033797">
              <w:rPr>
                <w:lang w:val="en-US"/>
              </w:rPr>
              <w:t xml:space="preserve"> </w:t>
            </w:r>
            <w:r>
              <w:t>принимается</w:t>
            </w:r>
            <w:r w:rsidRPr="00033797">
              <w:rPr>
                <w:lang w:val="en-US"/>
              </w:rPr>
              <w:t xml:space="preserve"> </w:t>
            </w:r>
            <w:r>
              <w:t>из</w:t>
            </w:r>
            <w:r w:rsidRPr="00033797">
              <w:rPr>
                <w:lang w:val="en-US"/>
              </w:rPr>
              <w:t xml:space="preserve"> </w:t>
            </w:r>
            <w:r>
              <w:t>пакета</w:t>
            </w:r>
            <w:r w:rsidRPr="002E476C">
              <w:rPr>
                <w:lang w:val="en-US"/>
              </w:rPr>
              <w:t>;</w:t>
            </w:r>
          </w:p>
          <w:p w14:paraId="5B4451FB" w14:textId="4F8D06BA" w:rsidR="0032350A" w:rsidRPr="00033797" w:rsidRDefault="0032350A" w:rsidP="0032350A">
            <w:pPr>
              <w:pStyle w:val="ad"/>
              <w:numPr>
                <w:ilvl w:val="0"/>
                <w:numId w:val="263"/>
              </w:numPr>
              <w:jc w:val="left"/>
              <w:rPr>
                <w:lang w:val="en-US"/>
              </w:rPr>
            </w:pPr>
            <w:r>
              <w:t>если</w:t>
            </w:r>
            <w:r w:rsidRPr="00033797">
              <w:rPr>
                <w:lang w:val="en-US"/>
              </w:rPr>
              <w:t xml:space="preserve"> </w:t>
            </w:r>
            <w:r>
              <w:t>на</w:t>
            </w:r>
            <w:r w:rsidRPr="00033797">
              <w:rPr>
                <w:lang w:val="en-US"/>
              </w:rPr>
              <w:t xml:space="preserve"> </w:t>
            </w:r>
            <w:r>
              <w:t>основании</w:t>
            </w:r>
            <w:r w:rsidRPr="00033797">
              <w:rPr>
                <w:lang w:val="en-US"/>
              </w:rPr>
              <w:t xml:space="preserve"> </w:t>
            </w:r>
            <w:r>
              <w:t>поля</w:t>
            </w:r>
            <w:r w:rsidRPr="00033797">
              <w:rPr>
                <w:lang w:val="en-US"/>
              </w:rPr>
              <w:t xml:space="preserve"> «</w:t>
            </w:r>
            <w:r w:rsidRPr="0014779C">
              <w:t>БИК</w:t>
            </w:r>
            <w:r w:rsidRPr="00033797">
              <w:rPr>
                <w:lang w:val="en-US"/>
              </w:rPr>
              <w:t xml:space="preserve"> </w:t>
            </w:r>
            <w:r w:rsidRPr="0014779C">
              <w:t>банка</w:t>
            </w:r>
            <w:r w:rsidRPr="00033797">
              <w:rPr>
                <w:lang w:val="en-US"/>
              </w:rPr>
              <w:t>» (</w:t>
            </w:r>
            <w:r w:rsidRPr="00560237">
              <w:rPr>
                <w:lang w:val="en-US"/>
              </w:rPr>
              <w:t>suppliersInfo</w:t>
            </w:r>
            <w:r w:rsidRPr="00033797">
              <w:rPr>
                <w:lang w:val="en-US"/>
              </w:rPr>
              <w:t>/</w:t>
            </w:r>
            <w:r w:rsidRPr="00560237">
              <w:rPr>
                <w:lang w:val="en-US"/>
              </w:rPr>
              <w:t>supplierInfo</w:t>
            </w:r>
            <w:r w:rsidRPr="00033797">
              <w:rPr>
                <w:lang w:val="en-US"/>
              </w:rPr>
              <w:t>/</w:t>
            </w:r>
            <w:r w:rsidRPr="00560237">
              <w:rPr>
                <w:lang w:val="en-US"/>
              </w:rPr>
              <w:t>supplierAccountsDetails</w:t>
            </w:r>
            <w:r w:rsidRPr="00033797">
              <w:rPr>
                <w:lang w:val="en-US"/>
              </w:rPr>
              <w:t>/</w:t>
            </w:r>
            <w:r w:rsidRPr="00560237">
              <w:rPr>
                <w:lang w:val="en-US"/>
              </w:rPr>
              <w:t>supplierAccountDetails</w:t>
            </w:r>
            <w:r w:rsidRPr="00033797">
              <w:rPr>
                <w:lang w:val="en-US"/>
              </w:rPr>
              <w:t>/</w:t>
            </w:r>
            <w:r w:rsidRPr="00560237">
              <w:rPr>
                <w:lang w:val="en-US"/>
              </w:rPr>
              <w:t>bik</w:t>
            </w:r>
            <w:r w:rsidRPr="00033797">
              <w:rPr>
                <w:lang w:val="en-US"/>
              </w:rPr>
              <w:t xml:space="preserve">) </w:t>
            </w:r>
            <w:r>
              <w:t>в</w:t>
            </w:r>
            <w:r w:rsidRPr="00033797">
              <w:rPr>
                <w:lang w:val="en-US"/>
              </w:rPr>
              <w:t xml:space="preserve"> </w:t>
            </w:r>
            <w:r>
              <w:t>справочнике</w:t>
            </w:r>
            <w:r w:rsidRPr="00033797">
              <w:rPr>
                <w:lang w:val="en-US"/>
              </w:rPr>
              <w:t xml:space="preserve"> </w:t>
            </w:r>
            <w:r>
              <w:t>БИК</w:t>
            </w:r>
            <w:r w:rsidRPr="00033797">
              <w:rPr>
                <w:lang w:val="en-US"/>
              </w:rPr>
              <w:t xml:space="preserve"> </w:t>
            </w:r>
            <w:r>
              <w:t>не</w:t>
            </w:r>
            <w:r w:rsidRPr="00033797">
              <w:rPr>
                <w:lang w:val="en-US"/>
              </w:rPr>
              <w:t xml:space="preserve"> </w:t>
            </w:r>
            <w:r>
              <w:t>найдено</w:t>
            </w:r>
            <w:r>
              <w:rPr>
                <w:lang w:val="en-US"/>
              </w:rPr>
              <w:t xml:space="preserve"> </w:t>
            </w:r>
            <w:r>
              <w:t>значений</w:t>
            </w:r>
            <w:r w:rsidRPr="00033797">
              <w:rPr>
                <w:lang w:val="en-US"/>
              </w:rPr>
              <w:t xml:space="preserve">, </w:t>
            </w:r>
            <w:r>
              <w:t>то</w:t>
            </w:r>
            <w:r w:rsidRPr="00033797">
              <w:rPr>
                <w:lang w:val="en-US"/>
              </w:rPr>
              <w:t xml:space="preserve"> </w:t>
            </w:r>
            <w:r w:rsidRPr="00A5744D">
              <w:t>поле</w:t>
            </w:r>
            <w:r w:rsidRPr="00033797">
              <w:rPr>
                <w:lang w:val="en-US"/>
              </w:rPr>
              <w:t xml:space="preserve"> </w:t>
            </w:r>
            <w:r w:rsidRPr="00A5744D">
              <w:t>не</w:t>
            </w:r>
            <w:r w:rsidRPr="00033797">
              <w:rPr>
                <w:lang w:val="en-US"/>
              </w:rPr>
              <w:t xml:space="preserve"> </w:t>
            </w:r>
            <w:r w:rsidRPr="00A5744D">
              <w:t>заполняется</w:t>
            </w:r>
            <w:r w:rsidRPr="00033797">
              <w:rPr>
                <w:lang w:val="en-US"/>
              </w:rPr>
              <w:t>.</w:t>
            </w:r>
          </w:p>
          <w:p w14:paraId="5A7FA44C" w14:textId="50C04A01" w:rsidR="0032350A" w:rsidRPr="00033797" w:rsidRDefault="0032350A" w:rsidP="0032350A">
            <w:pPr>
              <w:pStyle w:val="ad"/>
              <w:jc w:val="left"/>
            </w:pPr>
            <w:r>
              <w:t>В остальных случаях, и</w:t>
            </w:r>
            <w:r w:rsidRPr="00A5744D">
              <w:t>гнорируется</w:t>
            </w:r>
            <w:r w:rsidRPr="00033797">
              <w:t xml:space="preserve"> </w:t>
            </w:r>
            <w:r w:rsidRPr="00A5744D">
              <w:t>при</w:t>
            </w:r>
            <w:r w:rsidRPr="00033797">
              <w:t xml:space="preserve"> </w:t>
            </w:r>
            <w:r w:rsidRPr="00A5744D">
              <w:t>приеме</w:t>
            </w:r>
            <w:r w:rsidRPr="00033797">
              <w:t xml:space="preserve"> </w:t>
            </w:r>
            <w:r w:rsidRPr="00A5744D">
              <w:t>и</w:t>
            </w:r>
            <w:r w:rsidRPr="00033797">
              <w:t xml:space="preserve"> </w:t>
            </w:r>
            <w:r w:rsidRPr="00A5744D">
              <w:t>заполняется</w:t>
            </w:r>
            <w:r w:rsidRPr="00033797">
              <w:t xml:space="preserve"> </w:t>
            </w:r>
            <w:r w:rsidRPr="00A5744D">
              <w:t>значением</w:t>
            </w:r>
            <w:r w:rsidRPr="00033797">
              <w:t xml:space="preserve"> </w:t>
            </w:r>
            <w:r w:rsidRPr="00A5744D">
              <w:t>поля</w:t>
            </w:r>
            <w:r w:rsidRPr="00033797">
              <w:t xml:space="preserve"> "</w:t>
            </w:r>
            <w:r w:rsidRPr="00A5744D">
              <w:t>Номер</w:t>
            </w:r>
            <w:r w:rsidRPr="00033797">
              <w:t xml:space="preserve"> </w:t>
            </w:r>
            <w:r w:rsidRPr="00A5744D">
              <w:t>связанного</w:t>
            </w:r>
            <w:r w:rsidRPr="00033797">
              <w:t xml:space="preserve"> </w:t>
            </w:r>
            <w:r w:rsidRPr="00A5744D">
              <w:t>банковского</w:t>
            </w:r>
            <w:r w:rsidRPr="00033797">
              <w:t xml:space="preserve"> </w:t>
            </w:r>
            <w:r w:rsidRPr="00A5744D">
              <w:t>счета</w:t>
            </w:r>
            <w:r w:rsidRPr="00033797">
              <w:t>" (</w:t>
            </w:r>
            <w:r w:rsidRPr="00B43E28">
              <w:rPr>
                <w:lang w:val="en-US"/>
              </w:rPr>
              <w:t>NSI</w:t>
            </w:r>
            <w:r w:rsidRPr="00033797">
              <w:t>_</w:t>
            </w:r>
            <w:r w:rsidRPr="00B43E28">
              <w:rPr>
                <w:lang w:val="en-US"/>
              </w:rPr>
              <w:t>KRKS</w:t>
            </w:r>
            <w:r w:rsidRPr="00033797">
              <w:t>.</w:t>
            </w:r>
            <w:r w:rsidRPr="00B43E28">
              <w:rPr>
                <w:lang w:val="en-US"/>
              </w:rPr>
              <w:t>BANK</w:t>
            </w:r>
            <w:r w:rsidRPr="00033797">
              <w:t>_</w:t>
            </w:r>
            <w:r w:rsidRPr="00B43E28">
              <w:rPr>
                <w:lang w:val="en-US"/>
              </w:rPr>
              <w:t>ACC</w:t>
            </w:r>
            <w:r w:rsidRPr="00033797">
              <w:t>_</w:t>
            </w:r>
            <w:r w:rsidRPr="00B43E28">
              <w:rPr>
                <w:lang w:val="en-US"/>
              </w:rPr>
              <w:t>CODE</w:t>
            </w:r>
            <w:r w:rsidRPr="00033797">
              <w:t xml:space="preserve">) </w:t>
            </w:r>
            <w:r w:rsidRPr="00A5744D">
              <w:t>из</w:t>
            </w:r>
            <w:r w:rsidRPr="00033797">
              <w:t xml:space="preserve"> </w:t>
            </w:r>
            <w:r w:rsidRPr="00A5744D">
              <w:t>справочника</w:t>
            </w:r>
            <w:r w:rsidRPr="00033797">
              <w:t xml:space="preserve"> "</w:t>
            </w:r>
            <w:r w:rsidRPr="00A5744D">
              <w:t>Книга</w:t>
            </w:r>
            <w:r w:rsidRPr="00033797">
              <w:t xml:space="preserve"> </w:t>
            </w:r>
            <w:r w:rsidRPr="00A5744D">
              <w:t>Регистрации</w:t>
            </w:r>
            <w:r w:rsidRPr="00033797">
              <w:t xml:space="preserve"> </w:t>
            </w:r>
            <w:r w:rsidRPr="00A5744D">
              <w:t>Казначейских</w:t>
            </w:r>
            <w:r w:rsidRPr="00033797">
              <w:t xml:space="preserve"> </w:t>
            </w:r>
            <w:r w:rsidRPr="00A5744D">
              <w:t>счетов</w:t>
            </w:r>
            <w:r w:rsidRPr="00033797">
              <w:t xml:space="preserve"> (</w:t>
            </w:r>
            <w:r w:rsidRPr="00A5744D">
              <w:t>КРКС</w:t>
            </w:r>
            <w:r w:rsidRPr="00033797">
              <w:t>)" (</w:t>
            </w:r>
            <w:r w:rsidRPr="00B43E28">
              <w:rPr>
                <w:lang w:val="en-US"/>
              </w:rPr>
              <w:t>NSI</w:t>
            </w:r>
            <w:r w:rsidRPr="00033797">
              <w:t>_</w:t>
            </w:r>
            <w:r w:rsidRPr="00B43E28">
              <w:rPr>
                <w:lang w:val="en-US"/>
              </w:rPr>
              <w:t>KRKS</w:t>
            </w:r>
            <w:r w:rsidRPr="00033797">
              <w:t xml:space="preserve">), </w:t>
            </w:r>
            <w:r w:rsidRPr="00A5744D">
              <w:t>поиск</w:t>
            </w:r>
            <w:r w:rsidRPr="00033797">
              <w:t xml:space="preserve"> </w:t>
            </w:r>
            <w:r w:rsidRPr="00A5744D">
              <w:t>в</w:t>
            </w:r>
            <w:r w:rsidRPr="00033797">
              <w:t xml:space="preserve"> </w:t>
            </w:r>
            <w:r w:rsidRPr="00A5744D">
              <w:t>справочнике</w:t>
            </w:r>
            <w:r w:rsidRPr="00033797">
              <w:t xml:space="preserve"> </w:t>
            </w:r>
            <w:r w:rsidRPr="00A5744D">
              <w:t>осуществляется</w:t>
            </w:r>
            <w:r w:rsidRPr="00033797">
              <w:t xml:space="preserve"> </w:t>
            </w:r>
            <w:r w:rsidRPr="00A5744D">
              <w:t>на</w:t>
            </w:r>
            <w:r w:rsidRPr="00033797">
              <w:t xml:space="preserve"> </w:t>
            </w:r>
            <w:r w:rsidRPr="00A5744D">
              <w:t>основании</w:t>
            </w:r>
            <w:r w:rsidRPr="00033797">
              <w:t xml:space="preserve"> </w:t>
            </w:r>
            <w:r w:rsidRPr="00A5744D">
              <w:t>номера</w:t>
            </w:r>
            <w:r w:rsidRPr="00033797">
              <w:t xml:space="preserve"> </w:t>
            </w:r>
            <w:r w:rsidRPr="00A5744D">
              <w:t>казначейского</w:t>
            </w:r>
            <w:r w:rsidRPr="00033797">
              <w:t xml:space="preserve"> </w:t>
            </w:r>
            <w:r w:rsidRPr="00A5744D">
              <w:t>счета</w:t>
            </w:r>
            <w:r w:rsidRPr="00033797">
              <w:t xml:space="preserve"> (</w:t>
            </w:r>
            <w:r w:rsidRPr="00B43E28">
              <w:rPr>
                <w:lang w:val="en-US"/>
              </w:rPr>
              <w:t>suppliersInfo</w:t>
            </w:r>
            <w:r w:rsidRPr="00033797">
              <w:t>/</w:t>
            </w:r>
            <w:r w:rsidRPr="00B43E28">
              <w:rPr>
                <w:lang w:val="en-US"/>
              </w:rPr>
              <w:t>supplierInfo</w:t>
            </w:r>
            <w:r w:rsidRPr="00033797">
              <w:t>/</w:t>
            </w:r>
            <w:r w:rsidRPr="00B43E28">
              <w:rPr>
                <w:lang w:val="en-US"/>
              </w:rPr>
              <w:t>supplierAccountsDetails</w:t>
            </w:r>
            <w:r w:rsidRPr="00033797">
              <w:t>/</w:t>
            </w:r>
            <w:r w:rsidRPr="00B43E28">
              <w:rPr>
                <w:lang w:val="en-US"/>
              </w:rPr>
              <w:t>supplierAccountDetails</w:t>
            </w:r>
            <w:r w:rsidRPr="00033797">
              <w:t>/</w:t>
            </w:r>
            <w:r w:rsidRPr="00B43E28">
              <w:rPr>
                <w:lang w:val="en-US"/>
              </w:rPr>
              <w:t>bankAccountNumber</w:t>
            </w:r>
            <w:r w:rsidRPr="00033797">
              <w:t xml:space="preserve">). </w:t>
            </w:r>
            <w:r w:rsidRPr="00A5744D">
              <w:t>Если значение не найдено в справочнике, то поле не заполняется.</w:t>
            </w:r>
          </w:p>
          <w:p w14:paraId="3F8AC72D" w14:textId="26EF793F" w:rsidR="0032350A" w:rsidRPr="00B43E28" w:rsidRDefault="0032350A" w:rsidP="0032350A">
            <w:pPr>
              <w:pStyle w:val="ad"/>
              <w:jc w:val="left"/>
            </w:pPr>
          </w:p>
          <w:p w14:paraId="6191D820" w14:textId="2C07CE5F" w:rsidR="0032350A" w:rsidRPr="006548AC" w:rsidRDefault="0032350A" w:rsidP="0032350A">
            <w:pPr>
              <w:pStyle w:val="ad"/>
              <w:jc w:val="left"/>
            </w:pPr>
            <w:r>
              <w:t>Поле</w:t>
            </w:r>
            <w:r w:rsidRPr="00B43E28">
              <w:t xml:space="preserve"> «</w:t>
            </w:r>
            <w:r w:rsidRPr="000842FB">
              <w:t>Наименование</w:t>
            </w:r>
            <w:r w:rsidRPr="00B43E28">
              <w:t xml:space="preserve"> </w:t>
            </w:r>
            <w:r w:rsidRPr="000842FB">
              <w:t>контрагента</w:t>
            </w:r>
            <w:r w:rsidRPr="00B43E28">
              <w:t xml:space="preserve"> </w:t>
            </w:r>
            <w:r w:rsidRPr="000842FB">
              <w:t>для</w:t>
            </w:r>
            <w:r w:rsidRPr="00B43E28">
              <w:t xml:space="preserve"> </w:t>
            </w:r>
            <w:r w:rsidRPr="000842FB">
              <w:t>платежного</w:t>
            </w:r>
            <w:r w:rsidRPr="00B43E28">
              <w:t xml:space="preserve"> </w:t>
            </w:r>
            <w:r w:rsidRPr="000842FB">
              <w:t>поручения</w:t>
            </w:r>
            <w:r w:rsidRPr="00B43E28">
              <w:t>» (</w:t>
            </w:r>
            <w:r w:rsidRPr="00117618">
              <w:rPr>
                <w:lang w:val="en-US"/>
              </w:rPr>
              <w:t>suppliersInfo</w:t>
            </w:r>
            <w:r w:rsidRPr="00B43E28">
              <w:t>/</w:t>
            </w:r>
            <w:r w:rsidRPr="00117618">
              <w:rPr>
                <w:lang w:val="en-US"/>
              </w:rPr>
              <w:t>supplierInfo</w:t>
            </w:r>
            <w:r w:rsidRPr="00B43E28">
              <w:t>/</w:t>
            </w:r>
            <w:r w:rsidRPr="00117618">
              <w:rPr>
                <w:lang w:val="en-US"/>
              </w:rPr>
              <w:t>supplierAccountsDetails</w:t>
            </w:r>
            <w:r w:rsidRPr="00B43E28">
              <w:t>/</w:t>
            </w:r>
            <w:r w:rsidRPr="00117618">
              <w:rPr>
                <w:lang w:val="en-US"/>
              </w:rPr>
              <w:t>supplierAccountDetails</w:t>
            </w:r>
            <w:r w:rsidRPr="00B43E28">
              <w:t>/</w:t>
            </w:r>
            <w:r w:rsidRPr="000842FB">
              <w:rPr>
                <w:lang w:val="en-US"/>
              </w:rPr>
              <w:t>counterpartyName</w:t>
            </w:r>
            <w:r w:rsidRPr="00B43E28">
              <w:t xml:space="preserve">). </w:t>
            </w:r>
            <w:r>
              <w:t>Поле</w:t>
            </w:r>
            <w:r w:rsidRPr="006548AC">
              <w:t xml:space="preserve"> </w:t>
            </w:r>
            <w:r>
              <w:t>принимается</w:t>
            </w:r>
            <w:r w:rsidRPr="006548AC">
              <w:t xml:space="preserve">, </w:t>
            </w:r>
            <w:r>
              <w:t>при</w:t>
            </w:r>
            <w:r w:rsidRPr="006548AC">
              <w:t xml:space="preserve"> </w:t>
            </w:r>
            <w:r>
              <w:t>этом</w:t>
            </w:r>
            <w:r w:rsidRPr="006548AC">
              <w:t xml:space="preserve"> </w:t>
            </w:r>
            <w:r>
              <w:t>контролируется</w:t>
            </w:r>
            <w:r w:rsidRPr="006548AC">
              <w:t xml:space="preserve"> </w:t>
            </w:r>
            <w:r>
              <w:t>обязательность</w:t>
            </w:r>
            <w:r w:rsidRPr="006548AC">
              <w:t xml:space="preserve"> </w:t>
            </w:r>
            <w:r>
              <w:t>АК</w:t>
            </w:r>
            <w:r w:rsidRPr="006548AC">
              <w:t xml:space="preserve"> </w:t>
            </w:r>
            <w:r>
              <w:t>подсистемы</w:t>
            </w:r>
            <w:r w:rsidRPr="006548AC">
              <w:t>.</w:t>
            </w:r>
          </w:p>
          <w:p w14:paraId="3635826F" w14:textId="444CC6DD" w:rsidR="0032350A" w:rsidRDefault="0032350A" w:rsidP="0032350A">
            <w:pPr>
              <w:pStyle w:val="ad"/>
              <w:jc w:val="left"/>
            </w:pPr>
            <w:r>
              <w:t>Устарело. Игнорируется при приеме- передаче</w:t>
            </w:r>
            <w:r w:rsidRPr="00476B73">
              <w:t xml:space="preserve"> для контрактов, первая версия сведений о которых </w:t>
            </w:r>
            <w:r>
              <w:t>размещена</w:t>
            </w:r>
            <w:r w:rsidRPr="00476B73">
              <w:t xml:space="preserve"> после даты выхода версии 14.0 </w:t>
            </w:r>
            <w:r>
              <w:t xml:space="preserve"> (см. доработка FCSNF-19362)</w:t>
            </w:r>
          </w:p>
          <w:p w14:paraId="3DD9B185" w14:textId="77777777" w:rsidR="0032350A" w:rsidRDefault="0032350A" w:rsidP="0032350A">
            <w:pPr>
              <w:pStyle w:val="ad"/>
              <w:jc w:val="left"/>
            </w:pPr>
          </w:p>
          <w:p w14:paraId="67D4ECB3" w14:textId="1EBFA54C" w:rsidR="0032350A" w:rsidRDefault="0032350A" w:rsidP="0032350A">
            <w:pPr>
              <w:pStyle w:val="ad"/>
              <w:jc w:val="left"/>
            </w:pPr>
            <w:r>
              <w:t>Поле «Наименование контрагента для платежного поручения с размерностью 160 символов» (counterparty160Name). Контролируется</w:t>
            </w:r>
            <w:r w:rsidRPr="00503A59">
              <w:t xml:space="preserve"> </w:t>
            </w:r>
            <w:r>
              <w:t>обязательность</w:t>
            </w:r>
            <w:r w:rsidRPr="00503A59">
              <w:t xml:space="preserve"> </w:t>
            </w:r>
            <w:r>
              <w:t>АК</w:t>
            </w:r>
            <w:r w:rsidRPr="00503A59">
              <w:t xml:space="preserve"> </w:t>
            </w:r>
            <w:r>
              <w:t xml:space="preserve">подсистемы. </w:t>
            </w:r>
            <w:r w:rsidRPr="001F5FAF">
              <w:t xml:space="preserve">При этом, значание поля рассчитывается автоматически с помощью бизнесового алгоритма, и, если полученное значение НЕ превышает 160 символов, то поле игнорируется при приеме. Иначе принимается и сохраняется, </w:t>
            </w:r>
            <w:r w:rsidRPr="00476B73">
              <w:t xml:space="preserve">для контрактов, первая версия сведений о которых </w:t>
            </w:r>
            <w:r>
              <w:t>размещена</w:t>
            </w:r>
            <w:r w:rsidRPr="00476B73">
              <w:t xml:space="preserve"> после даты выхода версии 14.0</w:t>
            </w:r>
          </w:p>
          <w:p w14:paraId="436FE658" w14:textId="77777777" w:rsidR="0032350A" w:rsidRDefault="0032350A" w:rsidP="0032350A">
            <w:pPr>
              <w:pStyle w:val="ad"/>
              <w:jc w:val="left"/>
            </w:pPr>
          </w:p>
          <w:p w14:paraId="1FF68F46" w14:textId="09ED0E6E" w:rsidR="0032350A" w:rsidRDefault="0032350A" w:rsidP="0032350A">
            <w:pPr>
              <w:pStyle w:val="ad"/>
              <w:jc w:val="left"/>
            </w:pPr>
            <w:bookmarkStart w:id="97" w:name="Is_culture"/>
            <w:r w:rsidRPr="003E36FF">
              <w:t>Для поставщиков культурных ценностей</w:t>
            </w:r>
            <w:r>
              <w:t>:</w:t>
            </w:r>
          </w:p>
          <w:bookmarkEnd w:id="97"/>
          <w:p w14:paraId="390FBCF9" w14:textId="77777777" w:rsidR="0032350A" w:rsidRDefault="0032350A" w:rsidP="0032350A">
            <w:pPr>
              <w:pStyle w:val="ad"/>
              <w:jc w:val="left"/>
            </w:pPr>
            <w:r w:rsidRPr="003E36FF">
              <w:t xml:space="preserve">«Физическое лицо РФ. Индивидуальный предприниматель. Поставщик культурных ценностей» (suppliersInfo/supplierInfo/individualPersonRFIndEntrisCulture), </w:t>
            </w:r>
          </w:p>
          <w:p w14:paraId="1E7A6A5C" w14:textId="77777777" w:rsidR="0032350A" w:rsidRDefault="0032350A" w:rsidP="0032350A">
            <w:pPr>
              <w:pStyle w:val="ad"/>
              <w:jc w:val="left"/>
            </w:pPr>
            <w:r w:rsidRPr="003E36FF">
              <w:t xml:space="preserve">«Физическое лицо РФ. Поставщик культурных ценностей» (suppliersInfo/supplierInfo/individualPersonRFisCulture), </w:t>
            </w:r>
          </w:p>
          <w:p w14:paraId="49E58913" w14:textId="77777777" w:rsidR="0032350A" w:rsidRDefault="0032350A" w:rsidP="0032350A">
            <w:pPr>
              <w:pStyle w:val="ad"/>
              <w:jc w:val="left"/>
            </w:pPr>
            <w:r w:rsidRPr="003E36FF">
              <w:t xml:space="preserve">«Физическое лицо иностранного государства. Поставщик культурных ценностей» (suppliersInfo/supplierInfo/individualPersonForeignStateisCulture) </w:t>
            </w:r>
          </w:p>
          <w:p w14:paraId="376366A6" w14:textId="77777777" w:rsidR="0032350A" w:rsidRDefault="0032350A" w:rsidP="0032350A">
            <w:pPr>
              <w:pStyle w:val="ad"/>
              <w:jc w:val="left"/>
            </w:pPr>
          </w:p>
          <w:p w14:paraId="0778D7AB" w14:textId="6063D91E" w:rsidR="0032350A" w:rsidRDefault="0032350A" w:rsidP="0032350A">
            <w:pPr>
              <w:pStyle w:val="ad"/>
              <w:jc w:val="left"/>
            </w:pPr>
            <w:r>
              <w:t xml:space="preserve">значение </w:t>
            </w:r>
            <w:r w:rsidRPr="003E36FF">
              <w:t xml:space="preserve">поля </w:t>
            </w:r>
            <w:r w:rsidRPr="003D2E79">
              <w:t>counterparty160Name</w:t>
            </w:r>
            <w:r w:rsidRPr="003E36FF">
              <w:t xml:space="preserve">  всегда бере</w:t>
            </w:r>
            <w:r>
              <w:t>тся</w:t>
            </w:r>
            <w:r w:rsidRPr="003E36FF">
              <w:t xml:space="preserve"> из пакета</w:t>
            </w:r>
            <w:r>
              <w:t>.</w:t>
            </w:r>
          </w:p>
          <w:p w14:paraId="27650517" w14:textId="77777777" w:rsidR="0032350A" w:rsidRDefault="0032350A" w:rsidP="0032350A">
            <w:pPr>
              <w:pStyle w:val="ad"/>
              <w:jc w:val="left"/>
            </w:pPr>
          </w:p>
          <w:p w14:paraId="3935A064" w14:textId="55F7DC86" w:rsidR="0032350A" w:rsidRPr="005E2717" w:rsidRDefault="0032350A" w:rsidP="0032350A">
            <w:pPr>
              <w:pStyle w:val="ad"/>
              <w:jc w:val="left"/>
            </w:pPr>
            <w:r>
              <w:t>Блок</w:t>
            </w:r>
            <w:r w:rsidRPr="001F5FAF">
              <w:rPr>
                <w:lang w:val="en-US"/>
              </w:rPr>
              <w:t xml:space="preserve"> «</w:t>
            </w:r>
            <w:r w:rsidRPr="000842FB">
              <w:t>Информация</w:t>
            </w:r>
            <w:r w:rsidRPr="001F5FAF">
              <w:rPr>
                <w:lang w:val="en-US"/>
              </w:rPr>
              <w:t xml:space="preserve"> </w:t>
            </w:r>
            <w:r w:rsidRPr="000842FB">
              <w:t>об</w:t>
            </w:r>
            <w:r w:rsidRPr="001F5FAF">
              <w:rPr>
                <w:lang w:val="en-US"/>
              </w:rPr>
              <w:t xml:space="preserve"> </w:t>
            </w:r>
            <w:r w:rsidRPr="000842FB">
              <w:t>ОКТМО</w:t>
            </w:r>
            <w:r w:rsidRPr="001F5FAF">
              <w:rPr>
                <w:lang w:val="en-US"/>
              </w:rPr>
              <w:t>» (</w:t>
            </w:r>
            <w:r w:rsidRPr="00117618">
              <w:rPr>
                <w:lang w:val="en-US"/>
              </w:rPr>
              <w:t>suppliersInfo</w:t>
            </w:r>
            <w:r w:rsidRPr="001F5FAF">
              <w:rPr>
                <w:lang w:val="en-US"/>
              </w:rPr>
              <w:t>/</w:t>
            </w:r>
            <w:r w:rsidRPr="00117618">
              <w:rPr>
                <w:lang w:val="en-US"/>
              </w:rPr>
              <w:t>supplierInfo</w:t>
            </w:r>
            <w:r w:rsidRPr="001F5FAF">
              <w:rPr>
                <w:lang w:val="en-US"/>
              </w:rPr>
              <w:t>/</w:t>
            </w:r>
            <w:r w:rsidRPr="00117618">
              <w:rPr>
                <w:lang w:val="en-US"/>
              </w:rPr>
              <w:t>supplierAccount</w:t>
            </w:r>
            <w:r>
              <w:rPr>
                <w:lang w:val="en-US"/>
              </w:rPr>
              <w:t>sDetails</w:t>
            </w:r>
            <w:r w:rsidRPr="001F5FAF">
              <w:rPr>
                <w:lang w:val="en-US"/>
              </w:rPr>
              <w:t>/</w:t>
            </w:r>
            <w:r>
              <w:rPr>
                <w:lang w:val="en-US"/>
              </w:rPr>
              <w:t>supplierAccountDetails</w:t>
            </w:r>
            <w:r w:rsidRPr="001F5FAF">
              <w:rPr>
                <w:lang w:val="en-US"/>
              </w:rPr>
              <w:t>/</w:t>
            </w:r>
            <w:r w:rsidRPr="000842FB">
              <w:rPr>
                <w:lang w:val="en-US"/>
              </w:rPr>
              <w:t>OKTMOInfo</w:t>
            </w:r>
            <w:r w:rsidRPr="001F5FAF">
              <w:rPr>
                <w:lang w:val="en-US"/>
              </w:rPr>
              <w:t xml:space="preserve">). </w:t>
            </w:r>
            <w:r w:rsidRPr="00D63D17">
              <w:t>Принимается</w:t>
            </w:r>
            <w:r w:rsidRPr="005E2717">
              <w:t xml:space="preserve"> </w:t>
            </w:r>
            <w:r w:rsidRPr="00D63D17">
              <w:t>из</w:t>
            </w:r>
            <w:r w:rsidRPr="005E2717">
              <w:t xml:space="preserve"> </w:t>
            </w:r>
            <w:r w:rsidRPr="00D63D17">
              <w:t>пакета</w:t>
            </w:r>
            <w:r w:rsidRPr="005E2717">
              <w:t xml:space="preserve"> (</w:t>
            </w:r>
            <w:r w:rsidRPr="00D63D17">
              <w:t>если</w:t>
            </w:r>
            <w:r w:rsidRPr="005E2717">
              <w:t xml:space="preserve"> </w:t>
            </w:r>
            <w:r w:rsidRPr="00D63D17">
              <w:t>заполнен</w:t>
            </w:r>
            <w:r w:rsidRPr="005E2717">
              <w:t xml:space="preserve">) </w:t>
            </w:r>
            <w:r w:rsidRPr="00D63D17">
              <w:t>и</w:t>
            </w:r>
            <w:r w:rsidRPr="005E2717">
              <w:t xml:space="preserve"> </w:t>
            </w:r>
            <w:r w:rsidRPr="00D63D17">
              <w:t>сохраняется</w:t>
            </w:r>
            <w:r>
              <w:t>, при этом контролируется обязательность АК подсистемы</w:t>
            </w:r>
            <w:r w:rsidRPr="005E2717">
              <w:t>.</w:t>
            </w:r>
          </w:p>
          <w:p w14:paraId="1DC7D0DE" w14:textId="77777777" w:rsidR="0032350A" w:rsidRDefault="0032350A" w:rsidP="0032350A">
            <w:pPr>
              <w:pStyle w:val="ad"/>
              <w:jc w:val="left"/>
            </w:pPr>
            <w:r>
              <w:t>Поле</w:t>
            </w:r>
            <w:r w:rsidRPr="009B11AB">
              <w:rPr>
                <w:lang w:val="en-US"/>
              </w:rPr>
              <w:t xml:space="preserve"> «</w:t>
            </w:r>
            <w:r w:rsidRPr="000842FB">
              <w:t>КБК</w:t>
            </w:r>
            <w:r w:rsidRPr="009B11AB">
              <w:rPr>
                <w:lang w:val="en-US"/>
              </w:rPr>
              <w:t>» (</w:t>
            </w:r>
            <w:r w:rsidRPr="00117618">
              <w:rPr>
                <w:lang w:val="en-US"/>
              </w:rPr>
              <w:t>suppliersInfo</w:t>
            </w:r>
            <w:r w:rsidRPr="009B11AB">
              <w:rPr>
                <w:lang w:val="en-US"/>
              </w:rPr>
              <w:t>/</w:t>
            </w:r>
            <w:r w:rsidRPr="00117618">
              <w:rPr>
                <w:lang w:val="en-US"/>
              </w:rPr>
              <w:t>supplierInfo</w:t>
            </w:r>
            <w:r w:rsidRPr="009B11AB">
              <w:rPr>
                <w:lang w:val="en-US"/>
              </w:rPr>
              <w:t>/</w:t>
            </w:r>
            <w:r w:rsidRPr="00117618">
              <w:rPr>
                <w:lang w:val="en-US"/>
              </w:rPr>
              <w:t>supplierAccountsDetails</w:t>
            </w:r>
            <w:r w:rsidRPr="009B11AB">
              <w:rPr>
                <w:lang w:val="en-US"/>
              </w:rPr>
              <w:t>/</w:t>
            </w:r>
            <w:r w:rsidRPr="00117618">
              <w:rPr>
                <w:lang w:val="en-US"/>
              </w:rPr>
              <w:t>supplierAccountDetails</w:t>
            </w:r>
            <w:r w:rsidRPr="009B11AB">
              <w:rPr>
                <w:lang w:val="en-US"/>
              </w:rPr>
              <w:t>/</w:t>
            </w:r>
            <w:r w:rsidRPr="000842FB">
              <w:rPr>
                <w:lang w:val="en-US"/>
              </w:rPr>
              <w:t>KBK</w:t>
            </w:r>
            <w:r w:rsidRPr="009B11AB">
              <w:rPr>
                <w:lang w:val="en-US"/>
              </w:rPr>
              <w:t xml:space="preserve">). </w:t>
            </w:r>
            <w:r w:rsidRPr="00D63D17">
              <w:t>Принимается из пакета (если заполнен</w:t>
            </w:r>
            <w:r>
              <w:t>о</w:t>
            </w:r>
            <w:r w:rsidRPr="00D63D17">
              <w:t>) и сохраняется</w:t>
            </w:r>
            <w:r>
              <w:t>, при этом контролируется обязательность АК подсистемы</w:t>
            </w:r>
            <w:r w:rsidRPr="00D63D17">
              <w:t>.</w:t>
            </w:r>
          </w:p>
          <w:p w14:paraId="65F84EEC" w14:textId="77777777" w:rsidR="0032350A" w:rsidRDefault="0032350A" w:rsidP="0032350A">
            <w:pPr>
              <w:pStyle w:val="ad"/>
              <w:jc w:val="left"/>
            </w:pPr>
          </w:p>
          <w:p w14:paraId="01F89D16" w14:textId="77777777" w:rsidR="0032350A" w:rsidRPr="00635958" w:rsidRDefault="0032350A" w:rsidP="0032350A">
            <w:pPr>
              <w:pStyle w:val="ad"/>
              <w:jc w:val="center"/>
              <w:rPr>
                <w:b/>
                <w:bCs/>
              </w:rPr>
            </w:pPr>
            <w:r w:rsidRPr="00635958">
              <w:rPr>
                <w:b/>
                <w:bCs/>
              </w:rPr>
              <w:t>Блок «</w:t>
            </w:r>
            <w:r w:rsidRPr="006D792A">
              <w:rPr>
                <w:b/>
                <w:bCs/>
              </w:rPr>
              <w:t>Информация о контрагенте для оплаты третьим лицам</w:t>
            </w:r>
            <w:r>
              <w:rPr>
                <w:b/>
                <w:bCs/>
              </w:rPr>
              <w:t>»</w:t>
            </w:r>
            <w:r w:rsidRPr="006D792A">
              <w:rPr>
                <w:b/>
                <w:bCs/>
              </w:rPr>
              <w:t xml:space="preserve"> </w:t>
            </w:r>
            <w:r w:rsidRPr="00635958">
              <w:rPr>
                <w:b/>
                <w:bCs/>
              </w:rPr>
              <w:t>(</w:t>
            </w:r>
            <w:r w:rsidRPr="006D792A">
              <w:rPr>
                <w:b/>
                <w:bCs/>
              </w:rPr>
              <w:t>thirdParticipant</w:t>
            </w:r>
            <w:r>
              <w:rPr>
                <w:b/>
                <w:bCs/>
                <w:lang w:val="en-US"/>
              </w:rPr>
              <w:t>s</w:t>
            </w:r>
            <w:r w:rsidRPr="006D792A">
              <w:rPr>
                <w:b/>
                <w:bCs/>
              </w:rPr>
              <w:t>Info</w:t>
            </w:r>
            <w:r w:rsidRPr="00635958">
              <w:rPr>
                <w:b/>
                <w:bCs/>
              </w:rPr>
              <w:t>)</w:t>
            </w:r>
          </w:p>
          <w:p w14:paraId="39AF174E" w14:textId="77777777" w:rsidR="0032350A" w:rsidRPr="0071714B" w:rsidRDefault="0032350A" w:rsidP="0032350A">
            <w:pPr>
              <w:pStyle w:val="ad"/>
              <w:jc w:val="center"/>
              <w:rPr>
                <w:b/>
                <w:bCs/>
              </w:rPr>
            </w:pPr>
          </w:p>
          <w:p w14:paraId="0D1DDBAA" w14:textId="77777777" w:rsidR="0032350A" w:rsidRPr="006D792A" w:rsidRDefault="0032350A" w:rsidP="0032350A">
            <w:pPr>
              <w:pStyle w:val="ad"/>
              <w:rPr>
                <w:b/>
              </w:rPr>
            </w:pPr>
            <w:r w:rsidRPr="00AF49BB">
              <w:rPr>
                <w:b/>
              </w:rPr>
              <w:t>Требования к автоматическому заполнению</w:t>
            </w:r>
            <w:r>
              <w:rPr>
                <w:b/>
              </w:rPr>
              <w:t>/приему</w:t>
            </w:r>
            <w:r w:rsidRPr="00AF49BB">
              <w:rPr>
                <w:b/>
              </w:rPr>
              <w:t xml:space="preserve"> блока </w:t>
            </w:r>
            <w:r w:rsidRPr="00635958">
              <w:rPr>
                <w:b/>
                <w:bCs/>
              </w:rPr>
              <w:t>«</w:t>
            </w:r>
            <w:r w:rsidRPr="006D792A">
              <w:rPr>
                <w:b/>
                <w:bCs/>
              </w:rPr>
              <w:t>Информация о контрагенте для оплаты третьим лицам</w:t>
            </w:r>
            <w:r>
              <w:rPr>
                <w:b/>
                <w:bCs/>
              </w:rPr>
              <w:t>»</w:t>
            </w:r>
            <w:r w:rsidRPr="006D792A">
              <w:rPr>
                <w:b/>
                <w:bCs/>
              </w:rPr>
              <w:t xml:space="preserve"> </w:t>
            </w:r>
            <w:r w:rsidRPr="00635958">
              <w:rPr>
                <w:b/>
                <w:bCs/>
              </w:rPr>
              <w:t>(</w:t>
            </w:r>
            <w:r w:rsidRPr="006D792A">
              <w:rPr>
                <w:b/>
                <w:bCs/>
              </w:rPr>
              <w:t>thirdParticipant</w:t>
            </w:r>
            <w:r>
              <w:rPr>
                <w:b/>
                <w:bCs/>
                <w:lang w:val="en-US"/>
              </w:rPr>
              <w:t>s</w:t>
            </w:r>
            <w:r w:rsidRPr="006D792A">
              <w:rPr>
                <w:b/>
                <w:bCs/>
              </w:rPr>
              <w:t>Info</w:t>
            </w:r>
            <w:r w:rsidRPr="00635958">
              <w:rPr>
                <w:b/>
                <w:bCs/>
              </w:rPr>
              <w:t>)</w:t>
            </w:r>
            <w:r>
              <w:rPr>
                <w:b/>
                <w:bCs/>
              </w:rPr>
              <w:t xml:space="preserve"> </w:t>
            </w:r>
            <w:r w:rsidRPr="00AF49BB">
              <w:rPr>
                <w:b/>
              </w:rPr>
              <w:t>при приеме проекта первоначальной версии, сформированного на основании электронного кон</w:t>
            </w:r>
            <w:r>
              <w:rPr>
                <w:b/>
              </w:rPr>
              <w:t>тракта в структурированном виде:</w:t>
            </w:r>
          </w:p>
          <w:p w14:paraId="5BF475AC" w14:textId="26907C94" w:rsidR="0032350A" w:rsidRPr="006D792A" w:rsidRDefault="0032350A" w:rsidP="0032350A">
            <w:pPr>
              <w:pStyle w:val="ad"/>
            </w:pPr>
            <w:r>
              <w:lastRenderedPageBreak/>
              <w:t xml:space="preserve">При приеме проекта первоначальной версии, сформированного на основании электронного контракта в структурированном </w:t>
            </w:r>
            <w:r w:rsidRPr="00140C5D">
              <w:t>виде</w:t>
            </w:r>
            <w:r>
              <w:t xml:space="preserve">, блок </w:t>
            </w:r>
            <w:r w:rsidRPr="007E4F84">
              <w:rPr>
                <w:bCs/>
              </w:rPr>
              <w:t>«</w:t>
            </w:r>
            <w:r w:rsidRPr="006D792A">
              <w:rPr>
                <w:bCs/>
              </w:rPr>
              <w:t>Информация о контрагенте для оплаты третьим лицам</w:t>
            </w:r>
            <w:r w:rsidRPr="007E4F84">
              <w:rPr>
                <w:bCs/>
              </w:rPr>
              <w:t>» (</w:t>
            </w:r>
            <w:r w:rsidRPr="006D792A">
              <w:rPr>
                <w:bCs/>
              </w:rPr>
              <w:t>thirdParticipant</w:t>
            </w:r>
            <w:r>
              <w:rPr>
                <w:bCs/>
                <w:lang w:val="en-US"/>
              </w:rPr>
              <w:t>s</w:t>
            </w:r>
            <w:r w:rsidRPr="006D792A">
              <w:rPr>
                <w:bCs/>
              </w:rPr>
              <w:t>Info</w:t>
            </w:r>
            <w:r w:rsidRPr="007E4F84">
              <w:rPr>
                <w:bCs/>
              </w:rPr>
              <w:t>)</w:t>
            </w:r>
            <w:r w:rsidRPr="007E4F84">
              <w:t xml:space="preserve"> заполняется автоматически</w:t>
            </w:r>
            <w:r>
              <w:t xml:space="preserve"> из блока </w:t>
            </w:r>
            <w:r w:rsidRPr="007E4F84">
              <w:rPr>
                <w:bCs/>
              </w:rPr>
              <w:t>«</w:t>
            </w:r>
            <w:r w:rsidRPr="006D792A">
              <w:rPr>
                <w:bCs/>
              </w:rPr>
              <w:t>Информация о контрагенте для оплаты третьим лицам</w:t>
            </w:r>
            <w:r w:rsidRPr="007E4F84">
              <w:rPr>
                <w:bCs/>
              </w:rPr>
              <w:t>» (</w:t>
            </w:r>
            <w:r w:rsidRPr="006D792A">
              <w:rPr>
                <w:bCs/>
              </w:rPr>
              <w:t>thirdParticipant</w:t>
            </w:r>
            <w:r>
              <w:rPr>
                <w:bCs/>
                <w:lang w:val="en-US"/>
              </w:rPr>
              <w:t>s</w:t>
            </w:r>
            <w:r w:rsidRPr="006D792A">
              <w:rPr>
                <w:bCs/>
              </w:rPr>
              <w:t>Info</w:t>
            </w:r>
            <w:r w:rsidRPr="007E4F84">
              <w:rPr>
                <w:bCs/>
              </w:rPr>
              <w:t>)</w:t>
            </w:r>
            <w:r>
              <w:rPr>
                <w:bCs/>
              </w:rPr>
              <w:t xml:space="preserve"> </w:t>
            </w:r>
            <w:r w:rsidRPr="00863478">
              <w:t>структурированного</w:t>
            </w:r>
            <w:r w:rsidRPr="00041BF1">
              <w:t xml:space="preserve"> </w:t>
            </w:r>
            <w:r w:rsidRPr="00863478">
              <w:t>контракта</w:t>
            </w:r>
            <w:r w:rsidRPr="00041BF1">
              <w:t xml:space="preserve"> (</w:t>
            </w:r>
            <w:r w:rsidRPr="00863478">
              <w:rPr>
                <w:lang w:val="en-US"/>
              </w:rPr>
              <w:t>cpElectronicContract</w:t>
            </w:r>
            <w:r w:rsidRPr="00041BF1">
              <w:t>)</w:t>
            </w:r>
            <w:r>
              <w:t>.</w:t>
            </w:r>
          </w:p>
          <w:p w14:paraId="6096A663" w14:textId="77777777" w:rsidR="0032350A" w:rsidRDefault="0032350A" w:rsidP="0032350A">
            <w:pPr>
              <w:pStyle w:val="ad"/>
            </w:pPr>
          </w:p>
          <w:p w14:paraId="0E7A102A" w14:textId="77777777" w:rsidR="0032350A" w:rsidRDefault="0032350A" w:rsidP="0032350A">
            <w:pPr>
              <w:pStyle w:val="ad"/>
            </w:pPr>
            <w:r w:rsidRPr="00AF49BB">
              <w:rPr>
                <w:b/>
              </w:rPr>
              <w:t xml:space="preserve">Требования к приему блока </w:t>
            </w:r>
            <w:r w:rsidRPr="00635958">
              <w:rPr>
                <w:b/>
                <w:bCs/>
              </w:rPr>
              <w:t>«</w:t>
            </w:r>
            <w:r w:rsidRPr="006D792A">
              <w:rPr>
                <w:b/>
                <w:bCs/>
              </w:rPr>
              <w:t>Информация о контрагенте для оплаты третьим лицам</w:t>
            </w:r>
            <w:r>
              <w:rPr>
                <w:b/>
                <w:bCs/>
              </w:rPr>
              <w:t>»</w:t>
            </w:r>
            <w:r w:rsidRPr="006D792A">
              <w:rPr>
                <w:b/>
                <w:bCs/>
              </w:rPr>
              <w:t xml:space="preserve"> </w:t>
            </w:r>
            <w:r w:rsidRPr="00635958">
              <w:rPr>
                <w:b/>
                <w:bCs/>
              </w:rPr>
              <w:t>(</w:t>
            </w:r>
            <w:r w:rsidRPr="006D792A">
              <w:rPr>
                <w:b/>
                <w:bCs/>
              </w:rPr>
              <w:t>thirdParticipant</w:t>
            </w:r>
            <w:r>
              <w:rPr>
                <w:b/>
                <w:bCs/>
                <w:lang w:val="en-US"/>
              </w:rPr>
              <w:t>s</w:t>
            </w:r>
            <w:r w:rsidRPr="006D792A">
              <w:rPr>
                <w:b/>
                <w:bCs/>
              </w:rPr>
              <w:t>Info</w:t>
            </w:r>
            <w:r w:rsidRPr="00635958">
              <w:rPr>
                <w:b/>
                <w:bCs/>
              </w:rPr>
              <w:t>)</w:t>
            </w:r>
            <w:r>
              <w:rPr>
                <w:b/>
                <w:bCs/>
              </w:rPr>
              <w:t xml:space="preserve"> </w:t>
            </w:r>
            <w:r w:rsidRPr="00AF49BB">
              <w:rPr>
                <w:b/>
              </w:rPr>
              <w:t>для случаев, когда принимается проект отличный от проекта первоначальной версии, сформированного на основании электронного контракта в структурированном виде</w:t>
            </w:r>
            <w:r>
              <w:rPr>
                <w:b/>
              </w:rPr>
              <w:t>.</w:t>
            </w:r>
          </w:p>
          <w:p w14:paraId="7BCAD9D2" w14:textId="77777777" w:rsidR="0032350A" w:rsidRDefault="0032350A" w:rsidP="0032350A">
            <w:pPr>
              <w:pStyle w:val="ad"/>
            </w:pPr>
          </w:p>
          <w:p w14:paraId="301340D4" w14:textId="0A818745" w:rsidR="0032350A" w:rsidRDefault="0032350A" w:rsidP="0032350A">
            <w:pPr>
              <w:pStyle w:val="ad"/>
            </w:pPr>
            <w:r>
              <w:t>При приеме сведений об изменении СГК с типом «Изменение контракта» (modification/contractChange) блок игнорируется и заполняется автоматически из блока «Информация о контрагенте для оплаты третьим лицам» (thirdParticipant</w:t>
            </w:r>
            <w:r>
              <w:rPr>
                <w:lang w:val="en-US"/>
              </w:rPr>
              <w:t>s</w:t>
            </w:r>
            <w:r>
              <w:t>Info) структурированного доп. соглашения (cpElectronicContract).</w:t>
            </w:r>
          </w:p>
          <w:p w14:paraId="38DA41B7" w14:textId="582A9655" w:rsidR="0032350A" w:rsidRDefault="0032350A" w:rsidP="0032350A">
            <w:pPr>
              <w:pStyle w:val="ad"/>
            </w:pPr>
            <w:r>
              <w:t>При приеме сведений об изменении СГК с типом «Корректировка ошибок» (modification/errorCorrection) из размещенной версии СГК.</w:t>
            </w:r>
          </w:p>
          <w:p w14:paraId="4FBE4306" w14:textId="77777777" w:rsidR="0032350A" w:rsidRDefault="0032350A" w:rsidP="0032350A">
            <w:pPr>
              <w:pStyle w:val="ad"/>
            </w:pPr>
          </w:p>
          <w:p w14:paraId="511E10B9" w14:textId="77777777" w:rsidR="0032350A" w:rsidRDefault="0032350A" w:rsidP="0032350A">
            <w:pPr>
              <w:pStyle w:val="ad"/>
            </w:pPr>
            <w:r w:rsidRPr="00AF49BB">
              <w:rPr>
                <w:b/>
              </w:rPr>
              <w:t xml:space="preserve">Требования к приему блока </w:t>
            </w:r>
            <w:r w:rsidRPr="00635958">
              <w:rPr>
                <w:b/>
                <w:bCs/>
              </w:rPr>
              <w:t>«</w:t>
            </w:r>
            <w:r w:rsidRPr="006D792A">
              <w:rPr>
                <w:b/>
                <w:bCs/>
              </w:rPr>
              <w:t>Информация о контрагенте для оплаты третьим лицам</w:t>
            </w:r>
            <w:r>
              <w:rPr>
                <w:b/>
                <w:bCs/>
              </w:rPr>
              <w:t>»</w:t>
            </w:r>
            <w:r w:rsidRPr="006D792A">
              <w:rPr>
                <w:b/>
                <w:bCs/>
              </w:rPr>
              <w:t xml:space="preserve"> </w:t>
            </w:r>
            <w:r w:rsidRPr="00635958">
              <w:rPr>
                <w:b/>
                <w:bCs/>
              </w:rPr>
              <w:t>(</w:t>
            </w:r>
            <w:r w:rsidRPr="006D792A">
              <w:rPr>
                <w:b/>
                <w:bCs/>
              </w:rPr>
              <w:t>thirdParticipant</w:t>
            </w:r>
            <w:r>
              <w:rPr>
                <w:b/>
                <w:bCs/>
                <w:lang w:val="en-US"/>
              </w:rPr>
              <w:t>s</w:t>
            </w:r>
            <w:r w:rsidRPr="006D792A">
              <w:rPr>
                <w:b/>
                <w:bCs/>
              </w:rPr>
              <w:t>Info</w:t>
            </w:r>
            <w:r w:rsidRPr="00635958">
              <w:rPr>
                <w:b/>
                <w:bCs/>
              </w:rPr>
              <w:t>)</w:t>
            </w:r>
            <w:r>
              <w:rPr>
                <w:b/>
                <w:bCs/>
              </w:rPr>
              <w:t xml:space="preserve"> </w:t>
            </w:r>
            <w:r w:rsidRPr="00AF49BB">
              <w:rPr>
                <w:b/>
              </w:rPr>
              <w:t xml:space="preserve">для случаев, когда принимается проекта первоначальной версии </w:t>
            </w:r>
            <w:r>
              <w:rPr>
                <w:b/>
              </w:rPr>
              <w:t xml:space="preserve"> и </w:t>
            </w:r>
            <w:r w:rsidRPr="00AF49BB">
              <w:rPr>
                <w:b/>
              </w:rPr>
              <w:t xml:space="preserve">проект отличный от проекта первоначальной версии, сформированного </w:t>
            </w:r>
            <w:r>
              <w:rPr>
                <w:b/>
              </w:rPr>
              <w:t xml:space="preserve">НЕ </w:t>
            </w:r>
            <w:r w:rsidRPr="00AF49BB">
              <w:rPr>
                <w:b/>
              </w:rPr>
              <w:t>на основании электронного контракта в структурированном виде</w:t>
            </w:r>
            <w:r>
              <w:rPr>
                <w:b/>
              </w:rPr>
              <w:t>.</w:t>
            </w:r>
          </w:p>
          <w:p w14:paraId="09676155" w14:textId="77777777" w:rsidR="0032350A" w:rsidRDefault="0032350A" w:rsidP="0032350A">
            <w:pPr>
              <w:pStyle w:val="ad"/>
            </w:pPr>
          </w:p>
          <w:p w14:paraId="541391FC" w14:textId="77777777" w:rsidR="0032350A" w:rsidRPr="00005D70" w:rsidRDefault="0032350A" w:rsidP="0032350A">
            <w:pPr>
              <w:pStyle w:val="ad"/>
              <w:rPr>
                <w:bCs/>
              </w:rPr>
            </w:pPr>
            <w:r w:rsidRPr="00005D70">
              <w:rPr>
                <w:bCs/>
              </w:rPr>
              <w:t>Блок</w:t>
            </w:r>
            <w:r w:rsidRPr="00041BF1">
              <w:rPr>
                <w:bCs/>
              </w:rPr>
              <w:t xml:space="preserve"> «</w:t>
            </w:r>
            <w:r w:rsidRPr="00005D70">
              <w:rPr>
                <w:bCs/>
              </w:rPr>
              <w:t>Юридическое</w:t>
            </w:r>
            <w:r w:rsidRPr="00041BF1">
              <w:rPr>
                <w:bCs/>
              </w:rPr>
              <w:t xml:space="preserve"> </w:t>
            </w:r>
            <w:r w:rsidRPr="00005D70">
              <w:rPr>
                <w:bCs/>
              </w:rPr>
              <w:t>лицо</w:t>
            </w:r>
            <w:r w:rsidRPr="00041BF1">
              <w:rPr>
                <w:bCs/>
              </w:rPr>
              <w:t xml:space="preserve"> </w:t>
            </w:r>
            <w:r w:rsidRPr="00005D70">
              <w:rPr>
                <w:bCs/>
              </w:rPr>
              <w:t>РФ</w:t>
            </w:r>
            <w:r w:rsidRPr="00041BF1">
              <w:rPr>
                <w:bCs/>
              </w:rPr>
              <w:t>» (</w:t>
            </w:r>
            <w:r w:rsidRPr="00005D70">
              <w:rPr>
                <w:bCs/>
                <w:lang w:val="en-US"/>
              </w:rPr>
              <w:t>thirdParticipantInfo</w:t>
            </w:r>
            <w:r w:rsidRPr="00041BF1">
              <w:rPr>
                <w:bCs/>
              </w:rPr>
              <w:t>/</w:t>
            </w:r>
            <w:r w:rsidRPr="00005D70">
              <w:rPr>
                <w:bCs/>
                <w:lang w:val="en-US"/>
              </w:rPr>
              <w:t>legalEntityRFInfo</w:t>
            </w:r>
            <w:r w:rsidRPr="00041BF1">
              <w:rPr>
                <w:bCs/>
              </w:rPr>
              <w:t>)</w:t>
            </w:r>
            <w:r w:rsidRPr="00005D70">
              <w:rPr>
                <w:bCs/>
              </w:rPr>
              <w:t xml:space="preserve"> принимается и сохраняется. </w:t>
            </w:r>
          </w:p>
          <w:p w14:paraId="0DD445AB" w14:textId="77777777" w:rsidR="0032350A" w:rsidRPr="00005D70" w:rsidRDefault="0032350A" w:rsidP="0032350A">
            <w:pPr>
              <w:pStyle w:val="ad"/>
            </w:pPr>
          </w:p>
          <w:p w14:paraId="238171C9" w14:textId="77777777" w:rsidR="0032350A" w:rsidRPr="00005D70" w:rsidRDefault="0032350A" w:rsidP="0032350A">
            <w:pPr>
              <w:pStyle w:val="ad"/>
            </w:pPr>
            <w:r w:rsidRPr="00005D70">
              <w:t>Блок «Физическое лицо РФ» (</w:t>
            </w:r>
            <w:r w:rsidRPr="00005D70">
              <w:rPr>
                <w:lang w:val="en-US"/>
              </w:rPr>
              <w:t>thirdParticipantInfo</w:t>
            </w:r>
            <w:r w:rsidRPr="00041BF1">
              <w:t>/</w:t>
            </w:r>
            <w:r w:rsidRPr="00005D70">
              <w:rPr>
                <w:lang w:val="en-US"/>
              </w:rPr>
              <w:t>individualPersonRFInfo</w:t>
            </w:r>
            <w:r w:rsidRPr="00005D70">
              <w:t>) принимается и сохраняется.</w:t>
            </w:r>
          </w:p>
          <w:p w14:paraId="37F6FC7E" w14:textId="77777777" w:rsidR="0032350A" w:rsidRPr="009E7124" w:rsidRDefault="0032350A" w:rsidP="0032350A">
            <w:pPr>
              <w:pStyle w:val="ad"/>
            </w:pPr>
          </w:p>
          <w:p w14:paraId="19414AC3" w14:textId="77777777" w:rsidR="0032350A" w:rsidRPr="00041BF1" w:rsidRDefault="0032350A" w:rsidP="0032350A">
            <w:pPr>
              <w:pStyle w:val="ad"/>
              <w:jc w:val="center"/>
              <w:rPr>
                <w:b/>
              </w:rPr>
            </w:pPr>
            <w:r w:rsidRPr="00FB7090">
              <w:rPr>
                <w:b/>
              </w:rPr>
              <w:t>Блок</w:t>
            </w:r>
            <w:r w:rsidRPr="00041BF1">
              <w:rPr>
                <w:b/>
              </w:rPr>
              <w:t xml:space="preserve"> «</w:t>
            </w:r>
            <w:r>
              <w:t xml:space="preserve"> </w:t>
            </w:r>
            <w:r w:rsidRPr="00005D70">
              <w:rPr>
                <w:b/>
              </w:rPr>
              <w:t>Реквизиты для осуществления оплаты</w:t>
            </w:r>
            <w:r w:rsidRPr="00041BF1">
              <w:rPr>
                <w:b/>
              </w:rPr>
              <w:t>» (</w:t>
            </w:r>
            <w:r w:rsidRPr="004520CB">
              <w:rPr>
                <w:b/>
                <w:lang w:val="en-US"/>
              </w:rPr>
              <w:t>thirdParticipantsInfo</w:t>
            </w:r>
            <w:r w:rsidRPr="00041BF1">
              <w:rPr>
                <w:b/>
              </w:rPr>
              <w:t>/</w:t>
            </w:r>
            <w:r w:rsidRPr="00005D70">
              <w:rPr>
                <w:b/>
                <w:lang w:val="en-US"/>
              </w:rPr>
              <w:t>thirdParticipantInfo</w:t>
            </w:r>
            <w:r w:rsidRPr="00041BF1">
              <w:rPr>
                <w:b/>
              </w:rPr>
              <w:t>/</w:t>
            </w:r>
            <w:r w:rsidRPr="00005D70">
              <w:rPr>
                <w:b/>
                <w:lang w:val="en-US"/>
              </w:rPr>
              <w:t>thirdParticipantAccountsDetailsInfo</w:t>
            </w:r>
            <w:r w:rsidRPr="00041BF1">
              <w:rPr>
                <w:b/>
              </w:rPr>
              <w:t>/</w:t>
            </w:r>
            <w:r w:rsidRPr="00005D70">
              <w:rPr>
                <w:b/>
                <w:lang w:val="en-US"/>
              </w:rPr>
              <w:t>thirdParticipantAccountDetailsInfo</w:t>
            </w:r>
            <w:r w:rsidRPr="00041BF1">
              <w:rPr>
                <w:b/>
              </w:rPr>
              <w:t>)</w:t>
            </w:r>
          </w:p>
          <w:p w14:paraId="78DDDE46" w14:textId="77777777" w:rsidR="0032350A" w:rsidRPr="00041BF1" w:rsidRDefault="0032350A" w:rsidP="0032350A">
            <w:pPr>
              <w:pStyle w:val="ad"/>
              <w:jc w:val="left"/>
            </w:pPr>
          </w:p>
          <w:p w14:paraId="72A50F8C" w14:textId="77777777" w:rsidR="0032350A" w:rsidRPr="009F3221" w:rsidRDefault="0032350A" w:rsidP="0032350A">
            <w:pPr>
              <w:pStyle w:val="ad"/>
              <w:jc w:val="left"/>
            </w:pPr>
            <w:r>
              <w:t>Значения поля «</w:t>
            </w:r>
            <w:r w:rsidRPr="00347169">
              <w:t>Уникальный идентификатор в ЕИС</w:t>
            </w:r>
            <w:r>
              <w:t xml:space="preserve">» </w:t>
            </w:r>
            <w:r w:rsidRPr="00FC0F80">
              <w:t>(</w:t>
            </w:r>
            <w:r>
              <w:rPr>
                <w:lang w:val="en-US"/>
              </w:rPr>
              <w:t>sid</w:t>
            </w:r>
            <w:r w:rsidRPr="00FC0F80">
              <w:t>)</w:t>
            </w:r>
            <w:r>
              <w:t xml:space="preserve"> при приеме первой версии сведений о контракте игнорируется, назначается в ЕИС и выгружается. При приеме изменений размещенной версии сведений о контракте, если поле заполнено, то контролируется</w:t>
            </w:r>
            <w:r w:rsidRPr="00152F40">
              <w:t>, что в предыдущей версии сведений о контракте найден</w:t>
            </w:r>
            <w:r>
              <w:t>ы</w:t>
            </w:r>
            <w:r w:rsidRPr="00152F40">
              <w:t xml:space="preserve"> </w:t>
            </w:r>
            <w:r>
              <w:t>платежные реквихиты</w:t>
            </w:r>
            <w:r w:rsidRPr="00152F40">
              <w:t xml:space="preserve"> с указанным значением sid</w:t>
            </w:r>
            <w:r>
              <w:t>, то есть данное поле</w:t>
            </w:r>
            <w:r w:rsidRPr="00152F40">
              <w:t>,</w:t>
            </w:r>
            <w:r>
              <w:t xml:space="preserve"> как и </w:t>
            </w:r>
            <w:r>
              <w:rPr>
                <w:lang w:val="en-US"/>
              </w:rPr>
              <w:t>externalSid</w:t>
            </w:r>
            <w:r w:rsidRPr="00152F40">
              <w:t>,</w:t>
            </w:r>
            <w:r>
              <w:t xml:space="preserve"> </w:t>
            </w:r>
            <w:r w:rsidRPr="00152F40">
              <w:t xml:space="preserve">используется для идентификации </w:t>
            </w:r>
            <w:r>
              <w:t>платежных реквизитов</w:t>
            </w:r>
            <w:r w:rsidRPr="00152F40">
              <w:t xml:space="preserve"> в разных версиях сведений о контракте</w:t>
            </w:r>
            <w:r>
              <w:t>. При этом, если для платежных реквизитов</w:t>
            </w:r>
            <w:r w:rsidRPr="009F3221">
              <w:t xml:space="preserve">, </w:t>
            </w:r>
            <w:r>
              <w:t xml:space="preserve">найденный по </w:t>
            </w:r>
            <w:r>
              <w:rPr>
                <w:lang w:val="en-US"/>
              </w:rPr>
              <w:t>sid</w:t>
            </w:r>
            <w:r w:rsidRPr="009F3221">
              <w:t xml:space="preserve">, </w:t>
            </w:r>
            <w:r>
              <w:t>в размещенной версии сведений о контракте</w:t>
            </w:r>
            <w:r w:rsidRPr="009F3221">
              <w:t>:</w:t>
            </w:r>
          </w:p>
          <w:p w14:paraId="41527242" w14:textId="77777777" w:rsidR="0032350A" w:rsidRPr="009341DD" w:rsidRDefault="0032350A" w:rsidP="0032350A">
            <w:pPr>
              <w:pStyle w:val="ad"/>
              <w:numPr>
                <w:ilvl w:val="0"/>
                <w:numId w:val="209"/>
              </w:numPr>
              <w:jc w:val="left"/>
            </w:pPr>
            <w:r>
              <w:t xml:space="preserve">задан </w:t>
            </w:r>
            <w:r>
              <w:rPr>
                <w:lang w:val="en-US"/>
              </w:rPr>
              <w:t>externalSid</w:t>
            </w:r>
            <w:r w:rsidRPr="00D47620">
              <w:t xml:space="preserve">, </w:t>
            </w:r>
            <w:r>
              <w:t xml:space="preserve">то в принимаемой версии для данных платежных реквизитов должно быть указано то же значение </w:t>
            </w:r>
            <w:r>
              <w:rPr>
                <w:lang w:val="en-US"/>
              </w:rPr>
              <w:t>externalSid</w:t>
            </w:r>
          </w:p>
          <w:p w14:paraId="12F62652" w14:textId="77777777" w:rsidR="0032350A" w:rsidRPr="009F3221" w:rsidRDefault="0032350A" w:rsidP="0032350A">
            <w:pPr>
              <w:pStyle w:val="ad"/>
              <w:numPr>
                <w:ilvl w:val="0"/>
                <w:numId w:val="209"/>
              </w:numPr>
              <w:jc w:val="left"/>
            </w:pPr>
            <w:r>
              <w:t xml:space="preserve">не задан </w:t>
            </w:r>
            <w:r w:rsidRPr="009F3221">
              <w:rPr>
                <w:lang w:val="en-US"/>
              </w:rPr>
              <w:t>externalSid</w:t>
            </w:r>
            <w:r>
              <w:t xml:space="preserve">, то в принимаемой версии допускается указание </w:t>
            </w:r>
            <w:r w:rsidRPr="009F3221">
              <w:rPr>
                <w:lang w:val="en-US"/>
              </w:rPr>
              <w:t>externalSid</w:t>
            </w:r>
            <w:r>
              <w:t>, то есть считается, что внешняя система задала для платежных реквизитов свой идентификатор.</w:t>
            </w:r>
          </w:p>
          <w:p w14:paraId="0828D130" w14:textId="77777777" w:rsidR="0032350A" w:rsidRPr="00A5342F" w:rsidRDefault="0032350A" w:rsidP="0032350A">
            <w:pPr>
              <w:pStyle w:val="ad"/>
              <w:jc w:val="left"/>
            </w:pPr>
          </w:p>
          <w:p w14:paraId="20EDD729" w14:textId="77777777" w:rsidR="0032350A" w:rsidRDefault="0032350A" w:rsidP="0032350A">
            <w:pPr>
              <w:pStyle w:val="ad"/>
              <w:jc w:val="left"/>
            </w:pPr>
            <w:r>
              <w:t>Значение поля «</w:t>
            </w:r>
            <w:r w:rsidRPr="00347169">
              <w:t>Внешний идентификатор платежных реквизитов</w:t>
            </w:r>
            <w:r>
              <w:t>» (</w:t>
            </w:r>
            <w:r w:rsidRPr="008004A2">
              <w:t>externalSid</w:t>
            </w:r>
            <w:r>
              <w:t>) – при приеме берется из пришедшего документа и сохраняется в БД. При этом проверяется уникальность пришедшего значения в рамках всех платежных реквизитов, заданных в документе.</w:t>
            </w:r>
          </w:p>
          <w:p w14:paraId="5F6406A0" w14:textId="77777777" w:rsidR="0032350A" w:rsidRDefault="0032350A" w:rsidP="0032350A">
            <w:pPr>
              <w:pStyle w:val="ad"/>
              <w:jc w:val="left"/>
            </w:pPr>
          </w:p>
          <w:p w14:paraId="1B5F13F3" w14:textId="77777777" w:rsidR="0032350A" w:rsidRDefault="0032350A" w:rsidP="0032350A">
            <w:pPr>
              <w:pStyle w:val="ad"/>
              <w:jc w:val="left"/>
            </w:pPr>
            <w:r>
              <w:lastRenderedPageBreak/>
              <w:t>Поле «</w:t>
            </w:r>
            <w:r w:rsidRPr="00347169">
              <w:t>GUID платежных реквизитов</w:t>
            </w:r>
            <w:r>
              <w:t>» (</w:t>
            </w:r>
            <w:r w:rsidRPr="006D19F2">
              <w:t>guid</w:t>
            </w:r>
            <w:r>
              <w:t>) игнорируется при приеме, заполняется при выгрузке сведений о контракте. Не должен меняться от версии к версии для одного и тогоже значения «</w:t>
            </w:r>
            <w:r w:rsidRPr="00347169">
              <w:t>Уникальный идентификатор в ЕИС</w:t>
            </w:r>
            <w:r>
              <w:t xml:space="preserve">» </w:t>
            </w:r>
            <w:r w:rsidRPr="00FC0F80">
              <w:t>(</w:t>
            </w:r>
            <w:r>
              <w:rPr>
                <w:lang w:val="en-US"/>
              </w:rPr>
              <w:t>sid</w:t>
            </w:r>
            <w:r w:rsidRPr="00FC0F80">
              <w:t>)</w:t>
            </w:r>
            <w:r>
              <w:t>.</w:t>
            </w:r>
          </w:p>
          <w:p w14:paraId="298D135E" w14:textId="77777777" w:rsidR="0032350A" w:rsidRDefault="0032350A" w:rsidP="0032350A">
            <w:pPr>
              <w:pStyle w:val="ad"/>
              <w:jc w:val="left"/>
            </w:pPr>
          </w:p>
          <w:p w14:paraId="242CB892" w14:textId="77777777" w:rsidR="0032350A" w:rsidRDefault="0032350A" w:rsidP="0032350A">
            <w:pPr>
              <w:pStyle w:val="ad"/>
              <w:jc w:val="left"/>
            </w:pPr>
            <w:r>
              <w:t>Поле</w:t>
            </w:r>
            <w:r w:rsidRPr="00662DF4">
              <w:rPr>
                <w:lang w:val="en-US"/>
              </w:rPr>
              <w:t xml:space="preserve"> «</w:t>
            </w:r>
            <w:r w:rsidRPr="00662DF4">
              <w:t>Тип</w:t>
            </w:r>
            <w:r w:rsidRPr="00662DF4">
              <w:rPr>
                <w:lang w:val="en-US"/>
              </w:rPr>
              <w:t xml:space="preserve"> </w:t>
            </w:r>
            <w:r w:rsidRPr="00662DF4">
              <w:t>лицевого</w:t>
            </w:r>
            <w:r w:rsidRPr="00662DF4">
              <w:rPr>
                <w:lang w:val="en-US"/>
              </w:rPr>
              <w:t xml:space="preserve"> </w:t>
            </w:r>
            <w:r w:rsidRPr="00662DF4">
              <w:t>счёта</w:t>
            </w:r>
            <w:r w:rsidRPr="00662DF4">
              <w:rPr>
                <w:lang w:val="en-US"/>
              </w:rPr>
              <w:t>» (</w:t>
            </w:r>
            <w:r w:rsidRPr="00041BF1">
              <w:rPr>
                <w:lang w:val="en-US"/>
              </w:rPr>
              <w:t>thirdParticipant</w:t>
            </w:r>
            <w:r>
              <w:rPr>
                <w:lang w:val="en-US"/>
              </w:rPr>
              <w:t>s</w:t>
            </w:r>
            <w:r w:rsidRPr="00041BF1">
              <w:rPr>
                <w:lang w:val="en-US"/>
              </w:rPr>
              <w:t>Info/</w:t>
            </w:r>
            <w:r w:rsidRPr="00005D70">
              <w:rPr>
                <w:lang w:val="en-US"/>
              </w:rPr>
              <w:t>thirdParticipantInfo/thirdParticipantAccountsDetailsInfo/thirdParticipantAccountDetailsInfo/accountType</w:t>
            </w:r>
            <w:r w:rsidRPr="00662DF4">
              <w:rPr>
                <w:lang w:val="en-US"/>
              </w:rPr>
              <w:t xml:space="preserve">). </w:t>
            </w:r>
            <w:r>
              <w:t>В составе поля при указании реквизитов поставщика допусукается указание только следующих значений (</w:t>
            </w:r>
            <w:r w:rsidRPr="00662DF4">
              <w:t>РК_ИК_040</w:t>
            </w:r>
            <w:r>
              <w:t>3):</w:t>
            </w:r>
          </w:p>
          <w:p w14:paraId="62B16E16" w14:textId="77777777" w:rsidR="0032350A" w:rsidRDefault="0032350A" w:rsidP="0032350A">
            <w:pPr>
              <w:pStyle w:val="ad"/>
              <w:numPr>
                <w:ilvl w:val="0"/>
                <w:numId w:val="209"/>
              </w:numPr>
              <w:jc w:val="left"/>
            </w:pPr>
            <w:r>
              <w:t>01 – Лицевой счет в ФК;</w:t>
            </w:r>
          </w:p>
          <w:p w14:paraId="4BD932E9" w14:textId="77777777" w:rsidR="0032350A" w:rsidRDefault="0032350A" w:rsidP="0032350A">
            <w:pPr>
              <w:pStyle w:val="ad"/>
              <w:numPr>
                <w:ilvl w:val="0"/>
                <w:numId w:val="209"/>
              </w:numPr>
              <w:jc w:val="left"/>
            </w:pPr>
            <w:r>
              <w:t>02 – Лицевой счет в ФО;</w:t>
            </w:r>
          </w:p>
          <w:p w14:paraId="6682E437" w14:textId="77777777" w:rsidR="0032350A" w:rsidRPr="00662DF4" w:rsidRDefault="0032350A" w:rsidP="0032350A">
            <w:pPr>
              <w:pStyle w:val="ad"/>
              <w:numPr>
                <w:ilvl w:val="0"/>
                <w:numId w:val="209"/>
              </w:numPr>
              <w:jc w:val="left"/>
            </w:pPr>
            <w:r>
              <w:t>03 – Расчетный счет в банке.</w:t>
            </w:r>
          </w:p>
          <w:p w14:paraId="467A0E70" w14:textId="77777777" w:rsidR="0032350A" w:rsidRDefault="0032350A" w:rsidP="0032350A">
            <w:pPr>
              <w:pStyle w:val="ad"/>
              <w:jc w:val="left"/>
            </w:pPr>
          </w:p>
          <w:p w14:paraId="5388AD36" w14:textId="77777777" w:rsidR="0032350A" w:rsidRPr="00E11274" w:rsidRDefault="0032350A" w:rsidP="0032350A">
            <w:pPr>
              <w:pStyle w:val="ad"/>
              <w:jc w:val="left"/>
              <w:rPr>
                <w:lang w:val="en-US"/>
              </w:rPr>
            </w:pPr>
            <w:r>
              <w:t>Поле</w:t>
            </w:r>
            <w:r w:rsidRPr="00532F89">
              <w:rPr>
                <w:lang w:val="en-US"/>
              </w:rPr>
              <w:t xml:space="preserve"> «</w:t>
            </w:r>
            <w:r w:rsidRPr="00253A41">
              <w:t>Номер</w:t>
            </w:r>
            <w:r w:rsidRPr="00532F89">
              <w:rPr>
                <w:lang w:val="en-US"/>
              </w:rPr>
              <w:t xml:space="preserve"> </w:t>
            </w:r>
            <w:r w:rsidRPr="00253A41">
              <w:t>лицевого</w:t>
            </w:r>
            <w:r w:rsidRPr="00532F89">
              <w:rPr>
                <w:lang w:val="en-US"/>
              </w:rPr>
              <w:t xml:space="preserve"> </w:t>
            </w:r>
            <w:r w:rsidRPr="00253A41">
              <w:t>счёта</w:t>
            </w:r>
            <w:r w:rsidRPr="00532F89">
              <w:rPr>
                <w:lang w:val="en-US"/>
              </w:rPr>
              <w:t>» (</w:t>
            </w:r>
            <w:r w:rsidRPr="00041BF1">
              <w:rPr>
                <w:lang w:val="en-US"/>
              </w:rPr>
              <w:t>thirdParticipant</w:t>
            </w:r>
            <w:r>
              <w:rPr>
                <w:lang w:val="en-US"/>
              </w:rPr>
              <w:t>s</w:t>
            </w:r>
            <w:r w:rsidRPr="00041BF1">
              <w:rPr>
                <w:lang w:val="en-US"/>
              </w:rPr>
              <w:t>Info/</w:t>
            </w:r>
            <w:r w:rsidRPr="00005D70">
              <w:rPr>
                <w:lang w:val="en-US"/>
              </w:rPr>
              <w:t>thirdParticipantInfo/thirdParticipantAccountsDetailsInfo/thirdParticipantAccountDetailsInfo</w:t>
            </w:r>
            <w:r w:rsidRPr="00532F89">
              <w:rPr>
                <w:lang w:val="en-US"/>
              </w:rPr>
              <w:t xml:space="preserve">/personalAccountNumber). </w:t>
            </w:r>
            <w:r>
              <w:t>Если</w:t>
            </w:r>
            <w:r w:rsidRPr="00E11274">
              <w:rPr>
                <w:lang w:val="en-US"/>
              </w:rPr>
              <w:t xml:space="preserve"> </w:t>
            </w:r>
            <w:r>
              <w:t>в</w:t>
            </w:r>
            <w:r w:rsidRPr="00E11274">
              <w:rPr>
                <w:lang w:val="en-US"/>
              </w:rPr>
              <w:t xml:space="preserve"> </w:t>
            </w:r>
            <w:r>
              <w:t>поле</w:t>
            </w:r>
            <w:r w:rsidRPr="00E11274">
              <w:rPr>
                <w:lang w:val="en-US"/>
              </w:rPr>
              <w:t xml:space="preserve"> «</w:t>
            </w:r>
            <w:r w:rsidRPr="00662DF4">
              <w:t>Тип</w:t>
            </w:r>
            <w:r w:rsidRPr="00E11274">
              <w:rPr>
                <w:lang w:val="en-US"/>
              </w:rPr>
              <w:t xml:space="preserve"> </w:t>
            </w:r>
            <w:r w:rsidRPr="00662DF4">
              <w:t>лицевого</w:t>
            </w:r>
            <w:r w:rsidRPr="00E11274">
              <w:rPr>
                <w:lang w:val="en-US"/>
              </w:rPr>
              <w:t xml:space="preserve"> </w:t>
            </w:r>
            <w:r w:rsidRPr="00662DF4">
              <w:t>счёта</w:t>
            </w:r>
            <w:r w:rsidRPr="00E11274">
              <w:rPr>
                <w:lang w:val="en-US"/>
              </w:rPr>
              <w:t>» (</w:t>
            </w:r>
            <w:r w:rsidRPr="00041BF1">
              <w:rPr>
                <w:lang w:val="en-US"/>
              </w:rPr>
              <w:t>thirdParticipant</w:t>
            </w:r>
            <w:r>
              <w:rPr>
                <w:lang w:val="en-US"/>
              </w:rPr>
              <w:t>s</w:t>
            </w:r>
            <w:r w:rsidRPr="00041BF1">
              <w:rPr>
                <w:lang w:val="en-US"/>
              </w:rPr>
              <w:t>Info/</w:t>
            </w:r>
            <w:r w:rsidRPr="00005D70">
              <w:rPr>
                <w:lang w:val="en-US"/>
              </w:rPr>
              <w:t>thirdParticipantInfo/thirdParticipantAccountsDetailsInfo/thirdParticipantAccountDetailsInfo/</w:t>
            </w:r>
            <w:r w:rsidRPr="00662DF4">
              <w:rPr>
                <w:lang w:val="en-US"/>
              </w:rPr>
              <w:t>accountType</w:t>
            </w:r>
            <w:r w:rsidRPr="00E11274">
              <w:rPr>
                <w:lang w:val="en-US"/>
              </w:rPr>
              <w:t xml:space="preserve">) </w:t>
            </w:r>
            <w:r w:rsidRPr="00E11274">
              <w:t>задано</w:t>
            </w:r>
            <w:r w:rsidRPr="00E11274">
              <w:rPr>
                <w:lang w:val="en-US"/>
              </w:rPr>
              <w:t xml:space="preserve"> </w:t>
            </w:r>
            <w:r w:rsidRPr="00E11274">
              <w:t>значение</w:t>
            </w:r>
            <w:r w:rsidRPr="00E11274">
              <w:rPr>
                <w:lang w:val="en-US"/>
              </w:rPr>
              <w:t>:</w:t>
            </w:r>
          </w:p>
          <w:p w14:paraId="3D69D83E" w14:textId="77777777" w:rsidR="0032350A" w:rsidRDefault="0032350A" w:rsidP="0032350A">
            <w:pPr>
              <w:pStyle w:val="ad"/>
              <w:numPr>
                <w:ilvl w:val="0"/>
                <w:numId w:val="209"/>
              </w:numPr>
              <w:jc w:val="left"/>
            </w:pPr>
            <w:r w:rsidRPr="00E11274">
              <w:t xml:space="preserve">«01 </w:t>
            </w:r>
            <w:r>
              <w:t>–</w:t>
            </w:r>
            <w:r w:rsidRPr="00E11274">
              <w:t xml:space="preserve"> Лицевой счет в ФК» или «02 </w:t>
            </w:r>
            <w:r>
              <w:t>–</w:t>
            </w:r>
            <w:r w:rsidRPr="00E11274">
              <w:t xml:space="preserve"> Лицевой счет в ФО»</w:t>
            </w:r>
            <w:r>
              <w:t>, то поле обязательно для заполнения</w:t>
            </w:r>
            <w:r w:rsidRPr="00E11274">
              <w:t xml:space="preserve"> (А</w:t>
            </w:r>
            <w:r w:rsidRPr="00253A41">
              <w:rPr>
                <w:lang w:val="en-US"/>
              </w:rPr>
              <w:t>PK</w:t>
            </w:r>
            <w:r w:rsidRPr="00E11274">
              <w:t>_3890_1150);</w:t>
            </w:r>
          </w:p>
          <w:p w14:paraId="2099A462" w14:textId="77777777" w:rsidR="0032350A" w:rsidRDefault="0032350A" w:rsidP="0032350A">
            <w:pPr>
              <w:pStyle w:val="ad"/>
              <w:numPr>
                <w:ilvl w:val="0"/>
                <w:numId w:val="209"/>
              </w:numPr>
              <w:jc w:val="left"/>
            </w:pPr>
            <w:r>
              <w:t>«03 – Расчетный счет в банке», то поле не может быть заполнено (</w:t>
            </w:r>
            <w:r w:rsidRPr="00662DF4">
              <w:t>РК_ИК_040</w:t>
            </w:r>
            <w:r>
              <w:t>4).</w:t>
            </w:r>
          </w:p>
          <w:p w14:paraId="4143FF9F" w14:textId="77777777" w:rsidR="0032350A" w:rsidRDefault="0032350A" w:rsidP="0032350A">
            <w:pPr>
              <w:pStyle w:val="ad"/>
              <w:jc w:val="left"/>
            </w:pPr>
          </w:p>
          <w:p w14:paraId="68B23D31" w14:textId="77777777" w:rsidR="0032350A" w:rsidRPr="00712AFA" w:rsidRDefault="0032350A" w:rsidP="0032350A">
            <w:pPr>
              <w:pStyle w:val="ad"/>
              <w:jc w:val="left"/>
              <w:rPr>
                <w:lang w:val="en-US"/>
              </w:rPr>
            </w:pPr>
            <w:r w:rsidRPr="00AA2FB4">
              <w:t>Блок</w:t>
            </w:r>
            <w:r w:rsidRPr="00712AFA">
              <w:rPr>
                <w:lang w:val="en-US"/>
              </w:rPr>
              <w:t xml:space="preserve"> «</w:t>
            </w:r>
            <w:r w:rsidRPr="00AA2FB4">
              <w:t>Код</w:t>
            </w:r>
            <w:r w:rsidRPr="00712AFA">
              <w:rPr>
                <w:lang w:val="en-US"/>
              </w:rPr>
              <w:t xml:space="preserve"> </w:t>
            </w:r>
            <w:r w:rsidRPr="00AA2FB4">
              <w:t>поступлений</w:t>
            </w:r>
            <w:r w:rsidRPr="00712AFA">
              <w:rPr>
                <w:lang w:val="en-US"/>
              </w:rPr>
              <w:t>» (</w:t>
            </w:r>
            <w:r w:rsidRPr="00041BF1">
              <w:rPr>
                <w:lang w:val="en-US"/>
              </w:rPr>
              <w:t>thirdParticipant</w:t>
            </w:r>
            <w:r>
              <w:rPr>
                <w:lang w:val="en-US"/>
              </w:rPr>
              <w:t>s</w:t>
            </w:r>
            <w:r w:rsidRPr="00041BF1">
              <w:rPr>
                <w:lang w:val="en-US"/>
              </w:rPr>
              <w:t>Info/</w:t>
            </w:r>
            <w:r w:rsidRPr="00005D70">
              <w:rPr>
                <w:lang w:val="en-US"/>
              </w:rPr>
              <w:t>thirdParticipantInfo/thirdParticipantAccountsDetailsInfo/thirdParticipantAccountDetailsInfo/</w:t>
            </w:r>
            <w:r w:rsidRPr="00AA2FB4">
              <w:rPr>
                <w:lang w:val="en-US"/>
              </w:rPr>
              <w:t>receipt</w:t>
            </w:r>
            <w:r>
              <w:rPr>
                <w:lang w:val="en-US"/>
              </w:rPr>
              <w:t>C</w:t>
            </w:r>
            <w:r w:rsidRPr="00AA2FB4">
              <w:rPr>
                <w:lang w:val="en-US"/>
              </w:rPr>
              <w:t>ode</w:t>
            </w:r>
            <w:r w:rsidRPr="00712AFA">
              <w:rPr>
                <w:lang w:val="en-US"/>
              </w:rPr>
              <w:t>)</w:t>
            </w:r>
          </w:p>
          <w:p w14:paraId="18E2771E" w14:textId="77777777" w:rsidR="0032350A" w:rsidRPr="00712AFA" w:rsidRDefault="0032350A" w:rsidP="0032350A">
            <w:pPr>
              <w:pStyle w:val="ad"/>
              <w:jc w:val="left"/>
              <w:rPr>
                <w:lang w:val="en-US"/>
              </w:rPr>
            </w:pPr>
            <w:r>
              <w:rPr>
                <w:lang w:val="en-US"/>
              </w:rPr>
              <w:t>Поле</w:t>
            </w:r>
            <w:r w:rsidRPr="00712AFA">
              <w:rPr>
                <w:lang w:val="en-US"/>
              </w:rPr>
              <w:t xml:space="preserve"> «Код поступлений» (</w:t>
            </w:r>
            <w:r w:rsidRPr="00041BF1">
              <w:rPr>
                <w:lang w:val="en-US"/>
              </w:rPr>
              <w:t>thirdParticipant</w:t>
            </w:r>
            <w:r>
              <w:rPr>
                <w:lang w:val="en-US"/>
              </w:rPr>
              <w:t>s</w:t>
            </w:r>
            <w:r w:rsidRPr="00041BF1">
              <w:rPr>
                <w:lang w:val="en-US"/>
              </w:rPr>
              <w:t>Info/</w:t>
            </w:r>
            <w:r w:rsidRPr="00005D70">
              <w:rPr>
                <w:lang w:val="en-US"/>
              </w:rPr>
              <w:t>thirdParticipantInfo/thirdParticipantAccountsDetailsInfo/thirdParticipantAccountDetailsInfo/</w:t>
            </w:r>
            <w:r w:rsidRPr="00712AFA">
              <w:rPr>
                <w:lang w:val="en-US"/>
              </w:rPr>
              <w:t>receipt</w:t>
            </w:r>
            <w:r>
              <w:rPr>
                <w:lang w:val="en-US"/>
              </w:rPr>
              <w:t>C</w:t>
            </w:r>
            <w:r w:rsidRPr="00712AFA">
              <w:rPr>
                <w:lang w:val="en-US"/>
              </w:rPr>
              <w:t xml:space="preserve">ode/code) </w:t>
            </w:r>
            <w:r>
              <w:t>при</w:t>
            </w:r>
            <w:r w:rsidRPr="00AA2FB4">
              <w:t>нимается</w:t>
            </w:r>
            <w:r w:rsidRPr="00712AFA">
              <w:rPr>
                <w:lang w:val="en-US"/>
              </w:rPr>
              <w:t xml:space="preserve"> </w:t>
            </w:r>
            <w:r w:rsidRPr="00AA2FB4">
              <w:t>из</w:t>
            </w:r>
            <w:r w:rsidRPr="00712AFA">
              <w:rPr>
                <w:lang w:val="en-US"/>
              </w:rPr>
              <w:t xml:space="preserve"> </w:t>
            </w:r>
            <w:r w:rsidRPr="00AA2FB4">
              <w:t>пакета</w:t>
            </w:r>
            <w:r w:rsidRPr="00712AFA">
              <w:rPr>
                <w:lang w:val="en-US"/>
              </w:rPr>
              <w:t xml:space="preserve"> </w:t>
            </w:r>
            <w:r w:rsidRPr="00AA2FB4">
              <w:t>и</w:t>
            </w:r>
            <w:r w:rsidRPr="00712AFA">
              <w:rPr>
                <w:lang w:val="en-US"/>
              </w:rPr>
              <w:t xml:space="preserve"> </w:t>
            </w:r>
            <w:r w:rsidRPr="00AA2FB4">
              <w:t>со</w:t>
            </w:r>
            <w:r>
              <w:t>храняется</w:t>
            </w:r>
            <w:r w:rsidRPr="00712AFA">
              <w:rPr>
                <w:lang w:val="en-US"/>
              </w:rPr>
              <w:t xml:space="preserve">, </w:t>
            </w:r>
            <w:r>
              <w:t>если</w:t>
            </w:r>
            <w:r w:rsidRPr="00712AFA">
              <w:rPr>
                <w:lang w:val="en-US"/>
              </w:rPr>
              <w:t xml:space="preserve"> (</w:t>
            </w:r>
            <w:r>
              <w:t>через</w:t>
            </w:r>
            <w:r w:rsidRPr="00712AFA">
              <w:rPr>
                <w:lang w:val="en-US"/>
              </w:rPr>
              <w:t xml:space="preserve"> </w:t>
            </w:r>
            <w:r>
              <w:t>И</w:t>
            </w:r>
            <w:r w:rsidRPr="00712AFA">
              <w:rPr>
                <w:lang w:val="en-US"/>
              </w:rPr>
              <w:t>):</w:t>
            </w:r>
          </w:p>
          <w:p w14:paraId="4300661B" w14:textId="77777777" w:rsidR="0032350A" w:rsidRDefault="0032350A" w:rsidP="0032350A">
            <w:pPr>
              <w:pStyle w:val="ad"/>
              <w:numPr>
                <w:ilvl w:val="0"/>
                <w:numId w:val="238"/>
              </w:numPr>
              <w:jc w:val="left"/>
            </w:pPr>
            <w:r>
              <w:t>организация является АУ или БУ;</w:t>
            </w:r>
          </w:p>
          <w:p w14:paraId="0159FA18" w14:textId="77777777" w:rsidR="0032350A" w:rsidRDefault="0032350A" w:rsidP="0032350A">
            <w:pPr>
              <w:pStyle w:val="ad"/>
              <w:numPr>
                <w:ilvl w:val="0"/>
                <w:numId w:val="238"/>
              </w:numPr>
              <w:jc w:val="left"/>
            </w:pPr>
            <w:r>
              <w:t>в поле «Тип лицевого счета» указано значение «01 – Лицевой счет ФК»;</w:t>
            </w:r>
          </w:p>
          <w:p w14:paraId="73DC2DDA" w14:textId="77777777" w:rsidR="0032350A" w:rsidRPr="00AA2FB4" w:rsidRDefault="0032350A" w:rsidP="0032350A">
            <w:pPr>
              <w:pStyle w:val="ad"/>
              <w:numPr>
                <w:ilvl w:val="0"/>
                <w:numId w:val="238"/>
              </w:numPr>
              <w:jc w:val="left"/>
            </w:pPr>
            <w:r>
              <w:t>в поле «Номер лицевого счета» указан лицевой счет начинающийся на «80» или «90».</w:t>
            </w:r>
          </w:p>
          <w:p w14:paraId="60D7FACE" w14:textId="77777777" w:rsidR="0032350A" w:rsidRDefault="0032350A" w:rsidP="0032350A">
            <w:pPr>
              <w:pStyle w:val="ad"/>
              <w:jc w:val="left"/>
            </w:pPr>
            <w:r>
              <w:t>Поле</w:t>
            </w:r>
            <w:r w:rsidRPr="00712AFA">
              <w:t xml:space="preserve"> «Наименование поступлений» (</w:t>
            </w:r>
            <w:r w:rsidRPr="004957A5">
              <w:t>thirdParticipant</w:t>
            </w:r>
            <w:r>
              <w:rPr>
                <w:lang w:val="en-US"/>
              </w:rPr>
              <w:t>s</w:t>
            </w:r>
            <w:r w:rsidRPr="004957A5">
              <w:t>Info</w:t>
            </w:r>
            <w:r>
              <w:t>/</w:t>
            </w:r>
            <w:r w:rsidRPr="00005D70">
              <w:rPr>
                <w:lang w:val="en-US"/>
              </w:rPr>
              <w:t>thirdParticipantInfo</w:t>
            </w:r>
            <w:r w:rsidRPr="00041BF1">
              <w:t>/</w:t>
            </w:r>
            <w:r w:rsidRPr="00005D70">
              <w:rPr>
                <w:lang w:val="en-US"/>
              </w:rPr>
              <w:t>thirdParticipantAccountsDetailsInfo</w:t>
            </w:r>
            <w:r w:rsidRPr="00041BF1">
              <w:t>/</w:t>
            </w:r>
            <w:r w:rsidRPr="00005D70">
              <w:rPr>
                <w:lang w:val="en-US"/>
              </w:rPr>
              <w:t>thirdParticipantAccountDetailsInfo</w:t>
            </w:r>
            <w:r w:rsidRPr="00041BF1">
              <w:t>/</w:t>
            </w:r>
            <w:r w:rsidRPr="00712AFA">
              <w:rPr>
                <w:lang w:val="en-US"/>
              </w:rPr>
              <w:t>receipt</w:t>
            </w:r>
            <w:r>
              <w:rPr>
                <w:lang w:val="en-US"/>
              </w:rPr>
              <w:t>C</w:t>
            </w:r>
            <w:r w:rsidRPr="00712AFA">
              <w:rPr>
                <w:lang w:val="en-US"/>
              </w:rPr>
              <w:t>ode</w:t>
            </w:r>
            <w:r w:rsidRPr="00712AFA">
              <w:t>/</w:t>
            </w:r>
            <w:r w:rsidRPr="00712AFA">
              <w:rPr>
                <w:lang w:val="en-US"/>
              </w:rPr>
              <w:t>name</w:t>
            </w:r>
            <w:r w:rsidRPr="00712AFA">
              <w:t>)</w:t>
            </w:r>
            <w:r>
              <w:t xml:space="preserve"> </w:t>
            </w:r>
            <w:r w:rsidRPr="00712AFA">
              <w:t>игнорируется при приеме и заполняется из справочника «Коды поступлений для АУ/БУ» (nsiReceiptCodes).</w:t>
            </w:r>
          </w:p>
          <w:p w14:paraId="58BDAAE5" w14:textId="77777777" w:rsidR="0032350A" w:rsidRPr="00712AFA" w:rsidRDefault="0032350A" w:rsidP="0032350A">
            <w:pPr>
              <w:pStyle w:val="ad"/>
              <w:jc w:val="left"/>
            </w:pPr>
          </w:p>
          <w:p w14:paraId="7F51E8E8" w14:textId="77777777" w:rsidR="0032350A" w:rsidRPr="00041BF1" w:rsidRDefault="0032350A" w:rsidP="0032350A">
            <w:pPr>
              <w:pStyle w:val="ad"/>
              <w:jc w:val="left"/>
              <w:rPr>
                <w:lang w:val="en-US"/>
              </w:rPr>
            </w:pPr>
            <w:r>
              <w:t>Поле</w:t>
            </w:r>
            <w:r w:rsidRPr="0014779C">
              <w:rPr>
                <w:lang w:val="en-US"/>
              </w:rPr>
              <w:t xml:space="preserve"> «</w:t>
            </w:r>
            <w:r w:rsidRPr="0014779C">
              <w:t>Наименование</w:t>
            </w:r>
            <w:r w:rsidRPr="0014779C">
              <w:rPr>
                <w:lang w:val="en-US"/>
              </w:rPr>
              <w:t xml:space="preserve"> </w:t>
            </w:r>
            <w:r w:rsidRPr="0014779C">
              <w:t>банка</w:t>
            </w:r>
            <w:r w:rsidRPr="0014779C">
              <w:rPr>
                <w:lang w:val="en-US"/>
              </w:rPr>
              <w:t xml:space="preserve">, </w:t>
            </w:r>
            <w:r w:rsidRPr="0014779C">
              <w:t>ТОФК</w:t>
            </w:r>
            <w:r w:rsidRPr="0014779C">
              <w:rPr>
                <w:lang w:val="en-US"/>
              </w:rPr>
              <w:t>» (</w:t>
            </w:r>
            <w:r w:rsidRPr="00041BF1">
              <w:rPr>
                <w:lang w:val="en-US"/>
              </w:rPr>
              <w:t>thirdParticipant</w:t>
            </w:r>
            <w:r>
              <w:rPr>
                <w:lang w:val="en-US"/>
              </w:rPr>
              <w:t>s</w:t>
            </w:r>
            <w:r w:rsidRPr="00041BF1">
              <w:rPr>
                <w:lang w:val="en-US"/>
              </w:rPr>
              <w:t>Info/</w:t>
            </w:r>
            <w:r w:rsidRPr="00005D70">
              <w:rPr>
                <w:lang w:val="en-US"/>
              </w:rPr>
              <w:t>thirdParticipantInfo/thirdParticipantAccountsDetailsInfo/thirdParticipantAccountDetailsInfo/</w:t>
            </w:r>
            <w:r w:rsidRPr="00560237">
              <w:rPr>
                <w:lang w:val="en-US"/>
              </w:rPr>
              <w:t>creditOrgName</w:t>
            </w:r>
            <w:r w:rsidRPr="0014779C">
              <w:rPr>
                <w:lang w:val="en-US"/>
              </w:rPr>
              <w:t xml:space="preserve">). </w:t>
            </w:r>
            <w:r>
              <w:t>И</w:t>
            </w:r>
            <w:r w:rsidRPr="00B43E28">
              <w:t>гнорируется</w:t>
            </w:r>
            <w:r w:rsidRPr="00041BF1">
              <w:rPr>
                <w:lang w:val="en-US"/>
              </w:rPr>
              <w:t xml:space="preserve"> </w:t>
            </w:r>
            <w:r w:rsidRPr="00B43E28">
              <w:t>при</w:t>
            </w:r>
            <w:r w:rsidRPr="00041BF1">
              <w:rPr>
                <w:lang w:val="en-US"/>
              </w:rPr>
              <w:t xml:space="preserve"> </w:t>
            </w:r>
            <w:r w:rsidRPr="00B43E28">
              <w:t>приеме</w:t>
            </w:r>
            <w:r w:rsidRPr="00041BF1">
              <w:rPr>
                <w:lang w:val="en-US"/>
              </w:rPr>
              <w:t xml:space="preserve">, </w:t>
            </w:r>
            <w:r w:rsidRPr="00B43E28">
              <w:t>если</w:t>
            </w:r>
            <w:r w:rsidRPr="00041BF1">
              <w:rPr>
                <w:lang w:val="en-US"/>
              </w:rPr>
              <w:t xml:space="preserve"> «</w:t>
            </w:r>
            <w:r w:rsidRPr="00B43E28">
              <w:t>Тип</w:t>
            </w:r>
            <w:r w:rsidRPr="00041BF1">
              <w:rPr>
                <w:lang w:val="en-US"/>
              </w:rPr>
              <w:t xml:space="preserve"> </w:t>
            </w:r>
            <w:r w:rsidRPr="00B43E28">
              <w:t>лицевого</w:t>
            </w:r>
            <w:r w:rsidRPr="00041BF1">
              <w:rPr>
                <w:lang w:val="en-US"/>
              </w:rPr>
              <w:t xml:space="preserve"> </w:t>
            </w:r>
            <w:r w:rsidRPr="00B43E28">
              <w:t>счета</w:t>
            </w:r>
            <w:r w:rsidRPr="00041BF1">
              <w:rPr>
                <w:lang w:val="en-US"/>
              </w:rPr>
              <w:t>» (</w:t>
            </w:r>
            <w:r w:rsidRPr="00A5744D">
              <w:rPr>
                <w:lang w:val="en-US"/>
              </w:rPr>
              <w:t>accountType</w:t>
            </w:r>
            <w:r w:rsidRPr="00041BF1">
              <w:rPr>
                <w:lang w:val="en-US"/>
              </w:rPr>
              <w:t xml:space="preserve">) </w:t>
            </w:r>
            <w:r w:rsidRPr="00B43E28">
              <w:t>указан</w:t>
            </w:r>
            <w:r w:rsidRPr="00041BF1">
              <w:rPr>
                <w:lang w:val="en-US"/>
              </w:rPr>
              <w:t xml:space="preserve"> "01 - </w:t>
            </w:r>
            <w:r w:rsidRPr="00B43E28">
              <w:t>Лицевой</w:t>
            </w:r>
            <w:r w:rsidRPr="00041BF1">
              <w:rPr>
                <w:lang w:val="en-US"/>
              </w:rPr>
              <w:t xml:space="preserve"> </w:t>
            </w:r>
            <w:r w:rsidRPr="00B43E28">
              <w:t>счет</w:t>
            </w:r>
            <w:r w:rsidRPr="00041BF1">
              <w:rPr>
                <w:lang w:val="en-US"/>
              </w:rPr>
              <w:t xml:space="preserve"> </w:t>
            </w:r>
            <w:r w:rsidRPr="00B43E28">
              <w:t>в</w:t>
            </w:r>
            <w:r w:rsidRPr="00041BF1">
              <w:rPr>
                <w:lang w:val="en-US"/>
              </w:rPr>
              <w:t xml:space="preserve"> </w:t>
            </w:r>
            <w:r w:rsidRPr="00B43E28">
              <w:t>ФК</w:t>
            </w:r>
            <w:r w:rsidRPr="00041BF1">
              <w:rPr>
                <w:lang w:val="en-US"/>
              </w:rPr>
              <w:t xml:space="preserve">" </w:t>
            </w:r>
            <w:r w:rsidRPr="00B43E28">
              <w:t>или</w:t>
            </w:r>
            <w:r w:rsidRPr="00041BF1">
              <w:rPr>
                <w:lang w:val="en-US"/>
              </w:rPr>
              <w:t xml:space="preserve"> "02 - </w:t>
            </w:r>
            <w:r w:rsidRPr="00B43E28">
              <w:t>Лицевой</w:t>
            </w:r>
            <w:r w:rsidRPr="00041BF1">
              <w:rPr>
                <w:lang w:val="en-US"/>
              </w:rPr>
              <w:t xml:space="preserve"> </w:t>
            </w:r>
            <w:r w:rsidRPr="00B43E28">
              <w:t>счет</w:t>
            </w:r>
            <w:r w:rsidRPr="00041BF1">
              <w:rPr>
                <w:lang w:val="en-US"/>
              </w:rPr>
              <w:t xml:space="preserve"> </w:t>
            </w:r>
            <w:r w:rsidRPr="00B43E28">
              <w:t>в</w:t>
            </w:r>
            <w:r w:rsidRPr="00041BF1">
              <w:rPr>
                <w:lang w:val="en-US"/>
              </w:rPr>
              <w:t xml:space="preserve"> </w:t>
            </w:r>
            <w:r w:rsidRPr="00B43E28">
              <w:t>ФО</w:t>
            </w:r>
            <w:r w:rsidRPr="00041BF1">
              <w:rPr>
                <w:lang w:val="en-US"/>
              </w:rPr>
              <w:t xml:space="preserve">", </w:t>
            </w:r>
            <w:r w:rsidRPr="00B43E28">
              <w:t>то</w:t>
            </w:r>
            <w:r w:rsidRPr="00041BF1">
              <w:rPr>
                <w:lang w:val="en-US"/>
              </w:rPr>
              <w:t xml:space="preserve"> </w:t>
            </w:r>
            <w:r w:rsidRPr="00B43E28">
              <w:t>заполняется</w:t>
            </w:r>
            <w:r w:rsidRPr="00041BF1">
              <w:rPr>
                <w:lang w:val="en-US"/>
              </w:rPr>
              <w:t xml:space="preserve"> </w:t>
            </w:r>
            <w:r w:rsidRPr="00B43E28">
              <w:t>актуальным</w:t>
            </w:r>
            <w:r w:rsidRPr="00041BF1">
              <w:rPr>
                <w:lang w:val="en-US"/>
              </w:rPr>
              <w:t xml:space="preserve"> </w:t>
            </w:r>
            <w:r w:rsidRPr="00B43E28">
              <w:t>значением</w:t>
            </w:r>
            <w:r w:rsidRPr="00041BF1">
              <w:rPr>
                <w:lang w:val="en-US"/>
              </w:rPr>
              <w:t xml:space="preserve"> </w:t>
            </w:r>
            <w:r w:rsidRPr="00B43E28">
              <w:t>из</w:t>
            </w:r>
            <w:r w:rsidRPr="00041BF1">
              <w:rPr>
                <w:lang w:val="en-US"/>
              </w:rPr>
              <w:t xml:space="preserve"> </w:t>
            </w:r>
            <w:r w:rsidRPr="00B43E28">
              <w:t>поля</w:t>
            </w:r>
            <w:r w:rsidRPr="00041BF1">
              <w:rPr>
                <w:lang w:val="en-US"/>
              </w:rPr>
              <w:t xml:space="preserve"> "</w:t>
            </w:r>
            <w:r w:rsidRPr="00B43E28">
              <w:t>Наименование</w:t>
            </w:r>
            <w:r w:rsidRPr="00041BF1">
              <w:rPr>
                <w:lang w:val="en-US"/>
              </w:rPr>
              <w:t xml:space="preserve"> </w:t>
            </w:r>
            <w:r w:rsidRPr="00B43E28">
              <w:t>участника</w:t>
            </w:r>
            <w:r w:rsidRPr="00041BF1">
              <w:rPr>
                <w:lang w:val="en-US"/>
              </w:rPr>
              <w:t xml:space="preserve">" </w:t>
            </w:r>
            <w:r w:rsidRPr="00B43E28">
              <w:t>в</w:t>
            </w:r>
            <w:r w:rsidRPr="00041BF1">
              <w:rPr>
                <w:lang w:val="en-US"/>
              </w:rPr>
              <w:t xml:space="preserve"> </w:t>
            </w:r>
            <w:r w:rsidRPr="00B43E28">
              <w:t>справочнике</w:t>
            </w:r>
            <w:r w:rsidRPr="00041BF1">
              <w:rPr>
                <w:lang w:val="en-US"/>
              </w:rPr>
              <w:t xml:space="preserve"> </w:t>
            </w:r>
            <w:r w:rsidRPr="00B43E28">
              <w:t>БИК</w:t>
            </w:r>
            <w:r w:rsidRPr="00041BF1">
              <w:rPr>
                <w:lang w:val="en-US"/>
              </w:rPr>
              <w:t xml:space="preserve">, </w:t>
            </w:r>
            <w:r w:rsidRPr="00B43E28">
              <w:t>у</w:t>
            </w:r>
            <w:r w:rsidRPr="00041BF1">
              <w:rPr>
                <w:lang w:val="en-US"/>
              </w:rPr>
              <w:t xml:space="preserve"> </w:t>
            </w:r>
            <w:r w:rsidRPr="00B43E28">
              <w:t>которого</w:t>
            </w:r>
            <w:r w:rsidRPr="00041BF1">
              <w:rPr>
                <w:lang w:val="en-US"/>
              </w:rPr>
              <w:t xml:space="preserve"> </w:t>
            </w:r>
            <w:r w:rsidRPr="00B43E28">
              <w:t>Тип</w:t>
            </w:r>
            <w:r w:rsidRPr="00041BF1">
              <w:rPr>
                <w:lang w:val="en-US"/>
              </w:rPr>
              <w:t xml:space="preserve"> </w:t>
            </w:r>
            <w:r w:rsidRPr="00B43E28">
              <w:t>участника</w:t>
            </w:r>
            <w:r w:rsidRPr="00041BF1">
              <w:rPr>
                <w:lang w:val="en-US"/>
              </w:rPr>
              <w:t xml:space="preserve"> </w:t>
            </w:r>
            <w:r w:rsidRPr="00B43E28">
              <w:t>перевода</w:t>
            </w:r>
            <w:r w:rsidRPr="00041BF1">
              <w:rPr>
                <w:lang w:val="en-US"/>
              </w:rPr>
              <w:t xml:space="preserve"> = 52 (</w:t>
            </w:r>
            <w:r w:rsidRPr="00B43E28">
              <w:t>ТОФК</w:t>
            </w:r>
            <w:r w:rsidRPr="00041BF1">
              <w:rPr>
                <w:lang w:val="en-US"/>
              </w:rPr>
              <w:t xml:space="preserve">), </w:t>
            </w:r>
            <w:r w:rsidRPr="00B43E28">
              <w:t>поиск</w:t>
            </w:r>
            <w:r w:rsidRPr="00041BF1">
              <w:rPr>
                <w:lang w:val="en-US"/>
              </w:rPr>
              <w:t xml:space="preserve"> </w:t>
            </w:r>
            <w:r w:rsidRPr="00B43E28">
              <w:t>в</w:t>
            </w:r>
            <w:r w:rsidRPr="00041BF1">
              <w:rPr>
                <w:lang w:val="en-US"/>
              </w:rPr>
              <w:t xml:space="preserve"> </w:t>
            </w:r>
            <w:r w:rsidRPr="00B43E28">
              <w:t>справочнике</w:t>
            </w:r>
            <w:r w:rsidRPr="00041BF1">
              <w:rPr>
                <w:lang w:val="en-US"/>
              </w:rPr>
              <w:t xml:space="preserve"> </w:t>
            </w:r>
            <w:r w:rsidRPr="00B43E28">
              <w:t>на</w:t>
            </w:r>
            <w:r w:rsidRPr="00041BF1">
              <w:rPr>
                <w:lang w:val="en-US"/>
              </w:rPr>
              <w:t xml:space="preserve"> </w:t>
            </w:r>
            <w:r w:rsidRPr="00B43E28">
              <w:t>основании</w:t>
            </w:r>
            <w:r w:rsidRPr="00041BF1">
              <w:rPr>
                <w:lang w:val="en-US"/>
              </w:rPr>
              <w:t xml:space="preserve"> </w:t>
            </w:r>
            <w:r w:rsidRPr="00B43E28">
              <w:t>поля</w:t>
            </w:r>
            <w:r w:rsidRPr="00041BF1">
              <w:rPr>
                <w:lang w:val="en-US"/>
              </w:rPr>
              <w:t xml:space="preserve"> "</w:t>
            </w:r>
            <w:r w:rsidRPr="00B43E28">
              <w:t>БИК</w:t>
            </w:r>
            <w:r w:rsidRPr="00041BF1">
              <w:rPr>
                <w:lang w:val="en-US"/>
              </w:rPr>
              <w:t xml:space="preserve"> </w:t>
            </w:r>
            <w:r w:rsidRPr="00B43E28">
              <w:t>банка</w:t>
            </w:r>
            <w:r w:rsidRPr="00041BF1">
              <w:rPr>
                <w:lang w:val="en-US"/>
              </w:rPr>
              <w:t>.</w:t>
            </w:r>
            <w:r w:rsidRPr="00B43E28">
              <w:t>ТОФК</w:t>
            </w:r>
            <w:r w:rsidRPr="00041BF1">
              <w:rPr>
                <w:lang w:val="en-US"/>
              </w:rPr>
              <w:t>" (thirdParticipant</w:t>
            </w:r>
            <w:r>
              <w:rPr>
                <w:lang w:val="en-US"/>
              </w:rPr>
              <w:t>s</w:t>
            </w:r>
            <w:r w:rsidRPr="00041BF1">
              <w:rPr>
                <w:lang w:val="en-US"/>
              </w:rPr>
              <w:t>Info/</w:t>
            </w:r>
            <w:r w:rsidRPr="00005D70">
              <w:rPr>
                <w:lang w:val="en-US"/>
              </w:rPr>
              <w:t>thirdParticipantInfo/thirdParticipantAccountsDetailsInfo/thirdParticipantAccountDetailsInfo/</w:t>
            </w:r>
            <w:r w:rsidRPr="00A5744D">
              <w:rPr>
                <w:lang w:val="en-US"/>
              </w:rPr>
              <w:t>bik</w:t>
            </w:r>
            <w:r w:rsidRPr="00041BF1">
              <w:rPr>
                <w:lang w:val="en-US"/>
              </w:rPr>
              <w:t>).</w:t>
            </w:r>
          </w:p>
          <w:p w14:paraId="046104B2" w14:textId="77777777" w:rsidR="0032350A" w:rsidRPr="006D04EF" w:rsidRDefault="0032350A" w:rsidP="0032350A">
            <w:pPr>
              <w:pStyle w:val="ad"/>
              <w:jc w:val="left"/>
            </w:pPr>
            <w:r w:rsidRPr="00E34F2C">
              <w:t>В</w:t>
            </w:r>
            <w:r w:rsidRPr="00041BF1">
              <w:rPr>
                <w:lang w:val="en-US"/>
              </w:rPr>
              <w:t xml:space="preserve"> </w:t>
            </w:r>
            <w:r w:rsidRPr="00E34F2C">
              <w:t>остальных</w:t>
            </w:r>
            <w:r w:rsidRPr="00041BF1">
              <w:rPr>
                <w:lang w:val="en-US"/>
              </w:rPr>
              <w:t xml:space="preserve"> </w:t>
            </w:r>
            <w:r w:rsidRPr="00E34F2C">
              <w:t>случаях</w:t>
            </w:r>
            <w:r w:rsidRPr="00041BF1">
              <w:rPr>
                <w:lang w:val="en-US"/>
              </w:rPr>
              <w:t xml:space="preserve">, </w:t>
            </w:r>
            <w:r w:rsidRPr="0014779C">
              <w:t>заполняется</w:t>
            </w:r>
            <w:r w:rsidRPr="00041BF1">
              <w:rPr>
                <w:lang w:val="en-US"/>
              </w:rPr>
              <w:t xml:space="preserve"> </w:t>
            </w:r>
            <w:r w:rsidRPr="0014779C">
              <w:t>автоматически</w:t>
            </w:r>
            <w:r w:rsidRPr="00041BF1">
              <w:rPr>
                <w:lang w:val="en-US"/>
              </w:rPr>
              <w:t xml:space="preserve"> </w:t>
            </w:r>
            <w:r w:rsidRPr="0014779C">
              <w:t>при</w:t>
            </w:r>
            <w:r w:rsidRPr="00041BF1">
              <w:rPr>
                <w:lang w:val="en-US"/>
              </w:rPr>
              <w:t xml:space="preserve"> </w:t>
            </w:r>
            <w:r w:rsidRPr="0014779C">
              <w:t>передаче</w:t>
            </w:r>
            <w:r w:rsidRPr="00041BF1">
              <w:rPr>
                <w:lang w:val="en-US"/>
              </w:rPr>
              <w:t xml:space="preserve"> </w:t>
            </w:r>
            <w:r w:rsidRPr="0014779C">
              <w:t>в</w:t>
            </w:r>
            <w:r w:rsidRPr="00041BF1">
              <w:rPr>
                <w:lang w:val="en-US"/>
              </w:rPr>
              <w:t xml:space="preserve"> </w:t>
            </w:r>
            <w:r w:rsidRPr="0014779C">
              <w:t>соответствие</w:t>
            </w:r>
            <w:r w:rsidRPr="00041BF1">
              <w:rPr>
                <w:lang w:val="en-US"/>
              </w:rPr>
              <w:t xml:space="preserve"> </w:t>
            </w:r>
            <w:r w:rsidRPr="0014779C">
              <w:t>с</w:t>
            </w:r>
            <w:r w:rsidRPr="00041BF1">
              <w:rPr>
                <w:lang w:val="en-US"/>
              </w:rPr>
              <w:t xml:space="preserve"> </w:t>
            </w:r>
            <w:r w:rsidRPr="0014779C">
              <w:t>указанным</w:t>
            </w:r>
            <w:r w:rsidRPr="00041BF1">
              <w:rPr>
                <w:lang w:val="en-US"/>
              </w:rPr>
              <w:t xml:space="preserve"> </w:t>
            </w:r>
            <w:r w:rsidRPr="0014779C">
              <w:t>значением</w:t>
            </w:r>
            <w:r w:rsidRPr="00041BF1">
              <w:rPr>
                <w:lang w:val="en-US"/>
              </w:rPr>
              <w:t xml:space="preserve"> </w:t>
            </w:r>
            <w:r w:rsidRPr="0014779C">
              <w:t>в</w:t>
            </w:r>
            <w:r w:rsidRPr="00041BF1">
              <w:rPr>
                <w:lang w:val="en-US"/>
              </w:rPr>
              <w:t xml:space="preserve"> </w:t>
            </w:r>
            <w:r w:rsidRPr="0014779C">
              <w:t>поле</w:t>
            </w:r>
            <w:r w:rsidRPr="00041BF1">
              <w:rPr>
                <w:lang w:val="en-US"/>
              </w:rPr>
              <w:t xml:space="preserve"> «</w:t>
            </w:r>
            <w:r w:rsidRPr="0014779C">
              <w:t>БИК</w:t>
            </w:r>
            <w:r w:rsidRPr="00041BF1">
              <w:rPr>
                <w:lang w:val="en-US"/>
              </w:rPr>
              <w:t xml:space="preserve"> </w:t>
            </w:r>
            <w:r w:rsidRPr="0014779C">
              <w:t>банка</w:t>
            </w:r>
            <w:r w:rsidRPr="00041BF1">
              <w:rPr>
                <w:lang w:val="en-US"/>
              </w:rPr>
              <w:t>» (thirdParticipant</w:t>
            </w:r>
            <w:r>
              <w:rPr>
                <w:lang w:val="en-US"/>
              </w:rPr>
              <w:t>s</w:t>
            </w:r>
            <w:r w:rsidRPr="00041BF1">
              <w:rPr>
                <w:lang w:val="en-US"/>
              </w:rPr>
              <w:t>Info/</w:t>
            </w:r>
            <w:r w:rsidRPr="00005D70">
              <w:rPr>
                <w:lang w:val="en-US"/>
              </w:rPr>
              <w:t>thirdParticipantInfo/thirdParticipantAccountsDetailsInfo/thirdParticipantAccountDetailsInfo/</w:t>
            </w:r>
            <w:r w:rsidRPr="00560237">
              <w:rPr>
                <w:lang w:val="en-US"/>
              </w:rPr>
              <w:t>bik</w:t>
            </w:r>
            <w:r w:rsidRPr="00041BF1">
              <w:rPr>
                <w:lang w:val="en-US"/>
              </w:rPr>
              <w:t xml:space="preserve">). </w:t>
            </w:r>
            <w:r w:rsidRPr="006D04EF">
              <w:t xml:space="preserve">Максимально допустимое значение символов </w:t>
            </w:r>
            <w:r>
              <w:t>–</w:t>
            </w:r>
            <w:r w:rsidRPr="006D04EF">
              <w:t xml:space="preserve"> 160(см. доработка </w:t>
            </w:r>
            <w:r>
              <w:rPr>
                <w:lang w:val="en-US"/>
              </w:rPr>
              <w:t>FCSNF</w:t>
            </w:r>
            <w:r w:rsidRPr="006D04EF">
              <w:t>-19362)</w:t>
            </w:r>
          </w:p>
          <w:p w14:paraId="18FDD03F" w14:textId="77777777" w:rsidR="0032350A" w:rsidRPr="006D04EF" w:rsidRDefault="0032350A" w:rsidP="0032350A">
            <w:pPr>
              <w:pStyle w:val="ad"/>
              <w:jc w:val="left"/>
            </w:pPr>
          </w:p>
          <w:p w14:paraId="5C2AC179" w14:textId="77777777" w:rsidR="0032350A" w:rsidRDefault="0032350A" w:rsidP="0032350A">
            <w:pPr>
              <w:pStyle w:val="ad"/>
              <w:jc w:val="left"/>
            </w:pPr>
            <w:r>
              <w:t>Поле</w:t>
            </w:r>
            <w:r w:rsidRPr="00B76365">
              <w:t xml:space="preserve"> «</w:t>
            </w:r>
            <w:r w:rsidRPr="00476B73">
              <w:t>Реквизиты</w:t>
            </w:r>
            <w:r w:rsidRPr="00B76365">
              <w:t xml:space="preserve"> </w:t>
            </w:r>
            <w:r w:rsidRPr="00476B73">
              <w:t>банка</w:t>
            </w:r>
            <w:r w:rsidRPr="00B76365">
              <w:t xml:space="preserve"> </w:t>
            </w:r>
            <w:r w:rsidRPr="00476B73">
              <w:t>ТОФК</w:t>
            </w:r>
            <w:r w:rsidRPr="00B76365">
              <w:t xml:space="preserve">.» </w:t>
            </w:r>
            <w:r w:rsidRPr="00CA2A8C">
              <w:rPr>
                <w:lang w:val="en-US"/>
              </w:rPr>
              <w:t>(</w:t>
            </w:r>
            <w:r w:rsidRPr="00041BF1">
              <w:rPr>
                <w:lang w:val="en-US"/>
              </w:rPr>
              <w:t>thirdParticipant</w:t>
            </w:r>
            <w:r>
              <w:rPr>
                <w:lang w:val="en-US"/>
              </w:rPr>
              <w:t>s</w:t>
            </w:r>
            <w:r w:rsidRPr="00041BF1">
              <w:rPr>
                <w:lang w:val="en-US"/>
              </w:rPr>
              <w:t>Info/</w:t>
            </w:r>
            <w:r w:rsidRPr="00005D70">
              <w:rPr>
                <w:lang w:val="en-US"/>
              </w:rPr>
              <w:t>thirdParticipantInfo/thirdParticipantAccountsDetailsInfo/thirdParticipantAccountDetailsInfo/</w:t>
            </w:r>
            <w:r w:rsidRPr="00CA2A8C">
              <w:rPr>
                <w:lang w:val="en-US"/>
              </w:rPr>
              <w:t>detailsCreditOrg</w:t>
            </w:r>
            <w:r>
              <w:rPr>
                <w:lang w:val="en-US"/>
              </w:rPr>
              <w:t>Text</w:t>
            </w:r>
            <w:r w:rsidRPr="00CA2A8C">
              <w:rPr>
                <w:lang w:val="en-US"/>
              </w:rPr>
              <w:t xml:space="preserve">). </w:t>
            </w:r>
            <w:r w:rsidRPr="00CA2A8C">
              <w:t>Используется при формировании печатной формы</w:t>
            </w:r>
            <w:r>
              <w:t xml:space="preserve">. </w:t>
            </w:r>
            <w:r w:rsidRPr="00CA2A8C">
              <w:t xml:space="preserve">Игнорируется при приеме, </w:t>
            </w:r>
            <w:r>
              <w:t>заполняется автоматически конкатенацией значений из справочника БИК:</w:t>
            </w:r>
          </w:p>
          <w:p w14:paraId="6F4D2ED3" w14:textId="77777777" w:rsidR="0032350A" w:rsidRDefault="0032350A" w:rsidP="0032350A">
            <w:pPr>
              <w:pStyle w:val="ad"/>
              <w:jc w:val="left"/>
            </w:pPr>
            <w:r>
              <w:t>- Наименование банка, обслуживающего ТОФК получателя;</w:t>
            </w:r>
          </w:p>
          <w:p w14:paraId="7F0A35C2" w14:textId="77777777" w:rsidR="0032350A" w:rsidRDefault="0032350A" w:rsidP="0032350A">
            <w:pPr>
              <w:pStyle w:val="ad"/>
              <w:jc w:val="left"/>
            </w:pPr>
            <w:r>
              <w:t>- Наименование банка, ТОФК;</w:t>
            </w:r>
          </w:p>
          <w:p w14:paraId="45BD3CE7" w14:textId="77777777" w:rsidR="0032350A" w:rsidRDefault="0032350A" w:rsidP="0032350A">
            <w:pPr>
              <w:pStyle w:val="ad"/>
              <w:jc w:val="left"/>
            </w:pPr>
            <w:r>
              <w:lastRenderedPageBreak/>
              <w:t>- Тип населенного пункта;</w:t>
            </w:r>
          </w:p>
          <w:p w14:paraId="07D63347" w14:textId="77777777" w:rsidR="0032350A" w:rsidRDefault="0032350A" w:rsidP="0032350A">
            <w:pPr>
              <w:pStyle w:val="ad"/>
              <w:jc w:val="left"/>
            </w:pPr>
            <w:r>
              <w:t>- Наименование населенного пункта.</w:t>
            </w:r>
          </w:p>
          <w:p w14:paraId="3F79D79A" w14:textId="77777777" w:rsidR="0032350A" w:rsidRDefault="0032350A" w:rsidP="0032350A">
            <w:pPr>
              <w:pStyle w:val="ad"/>
              <w:jc w:val="left"/>
            </w:pPr>
          </w:p>
          <w:p w14:paraId="4050FA40" w14:textId="77777777" w:rsidR="0032350A" w:rsidRDefault="0032350A" w:rsidP="0032350A">
            <w:pPr>
              <w:pStyle w:val="ad"/>
              <w:jc w:val="left"/>
            </w:pPr>
            <w:r>
              <w:t>Поле "Наименование банка, обслуживающего ТОФК получателя", участвующее в конкатенации поля "Реквизиты банка.ТОФК", должно вычисляться следующим образом:</w:t>
            </w:r>
          </w:p>
          <w:p w14:paraId="7D9D31C7" w14:textId="77777777" w:rsidR="0032350A" w:rsidRDefault="0032350A" w:rsidP="0032350A">
            <w:pPr>
              <w:pStyle w:val="ad"/>
              <w:jc w:val="left"/>
            </w:pPr>
            <w:r>
              <w:t>1) По корреспондентскому счету (</w:t>
            </w:r>
            <w:r w:rsidRPr="004957A5">
              <w:t>thirdParticipant</w:t>
            </w:r>
            <w:r>
              <w:rPr>
                <w:lang w:val="en-US"/>
              </w:rPr>
              <w:t>s</w:t>
            </w:r>
            <w:r w:rsidRPr="004957A5">
              <w:t>Info</w:t>
            </w:r>
            <w:r>
              <w:t>/</w:t>
            </w:r>
            <w:r w:rsidRPr="00005D70">
              <w:rPr>
                <w:lang w:val="en-US"/>
              </w:rPr>
              <w:t>thirdParticipantInfo</w:t>
            </w:r>
            <w:r w:rsidRPr="00041BF1">
              <w:t>/</w:t>
            </w:r>
            <w:r w:rsidRPr="00005D70">
              <w:rPr>
                <w:lang w:val="en-US"/>
              </w:rPr>
              <w:t>thirdParticipantAccountsDetailsInfo</w:t>
            </w:r>
            <w:r w:rsidRPr="00041BF1">
              <w:t>/</w:t>
            </w:r>
            <w:r w:rsidRPr="00005D70">
              <w:rPr>
                <w:lang w:val="en-US"/>
              </w:rPr>
              <w:t>thirdParticipantAccountDetailsInfo</w:t>
            </w:r>
            <w:r w:rsidRPr="00041BF1">
              <w:t>/</w:t>
            </w:r>
            <w:r>
              <w:t xml:space="preserve">corrAccountNumber) в справочнике корр.счетов (NSI_BIC_ACCOUNT) находится БИК головной организации (NSI_BIC_ACCOUNT.ACCOUNT_CBRBIC), у которой Тип счета в соответствии с нормативом (NSI_BIC_ACCOUNT.REGULATION_ACCOUNT_TYPE) = UTRA и текущая дата входит в промежуток между датой открытия счета (NSI_BIC_ACCOUNT.DATE_IN) и датой исключения информации о счете участника (NSI_BIC_ACCOUNT.DATE_OUT). </w:t>
            </w:r>
          </w:p>
          <w:p w14:paraId="128B98E8" w14:textId="77777777" w:rsidR="0032350A" w:rsidRPr="000053AE" w:rsidRDefault="0032350A" w:rsidP="0032350A">
            <w:pPr>
              <w:pStyle w:val="ad"/>
              <w:jc w:val="left"/>
            </w:pPr>
            <w:r>
              <w:t>2) По БИК головной организации (NSI_BIC_ACCOUNT.ACCOUNT_CBRBIC) в справочнике БИК (NSI_BIC) находится "Наименование банка, обслуживающего ТОФК получателя" (NSI_BIC.NAME_P).</w:t>
            </w:r>
          </w:p>
          <w:p w14:paraId="1075A844" w14:textId="77777777" w:rsidR="0032350A" w:rsidRPr="000053AE" w:rsidRDefault="0032350A" w:rsidP="0032350A">
            <w:pPr>
              <w:pStyle w:val="ad"/>
              <w:jc w:val="left"/>
            </w:pPr>
          </w:p>
          <w:p w14:paraId="0CC50416" w14:textId="77777777" w:rsidR="0032350A" w:rsidRPr="00041BF1" w:rsidRDefault="0032350A" w:rsidP="0032350A">
            <w:pPr>
              <w:pStyle w:val="ad"/>
              <w:jc w:val="left"/>
            </w:pPr>
            <w:r>
              <w:t>Поле</w:t>
            </w:r>
            <w:r w:rsidRPr="00041BF1">
              <w:t xml:space="preserve"> «</w:t>
            </w:r>
            <w:r w:rsidRPr="0014779C">
              <w:t>Номер</w:t>
            </w:r>
            <w:r w:rsidRPr="00041BF1">
              <w:t xml:space="preserve"> </w:t>
            </w:r>
            <w:r w:rsidRPr="0014779C">
              <w:t>банковского</w:t>
            </w:r>
            <w:r w:rsidRPr="00041BF1">
              <w:t xml:space="preserve"> (</w:t>
            </w:r>
            <w:r w:rsidRPr="0014779C">
              <w:t>казначейского</w:t>
            </w:r>
            <w:r w:rsidRPr="00041BF1">
              <w:t xml:space="preserve">) </w:t>
            </w:r>
            <w:r w:rsidRPr="0014779C">
              <w:t>счета</w:t>
            </w:r>
            <w:r w:rsidRPr="00041BF1">
              <w:t>» (</w:t>
            </w:r>
            <w:r w:rsidRPr="004957A5">
              <w:t>thirdParticipant</w:t>
            </w:r>
            <w:r>
              <w:rPr>
                <w:lang w:val="en-US"/>
              </w:rPr>
              <w:t>s</w:t>
            </w:r>
            <w:r w:rsidRPr="004957A5">
              <w:t>Info</w:t>
            </w:r>
            <w:r>
              <w:t>/</w:t>
            </w:r>
            <w:r w:rsidRPr="00005D70">
              <w:rPr>
                <w:lang w:val="en-US"/>
              </w:rPr>
              <w:t>thirdParticipantInfo</w:t>
            </w:r>
            <w:r w:rsidRPr="00041BF1">
              <w:t>/</w:t>
            </w:r>
            <w:r w:rsidRPr="00005D70">
              <w:rPr>
                <w:lang w:val="en-US"/>
              </w:rPr>
              <w:t>thirdParticipantAccountsDetailsInfo</w:t>
            </w:r>
            <w:r w:rsidRPr="00041BF1">
              <w:t>/</w:t>
            </w:r>
            <w:r w:rsidRPr="00005D70">
              <w:rPr>
                <w:lang w:val="en-US"/>
              </w:rPr>
              <w:t>thirdParticipantAccountDetailsInfo</w:t>
            </w:r>
            <w:r w:rsidRPr="00041BF1">
              <w:t>/</w:t>
            </w:r>
            <w:r w:rsidRPr="00560237">
              <w:rPr>
                <w:lang w:val="en-US"/>
              </w:rPr>
              <w:t>bankAccountNumber</w:t>
            </w:r>
            <w:r w:rsidRPr="00041BF1">
              <w:t xml:space="preserve">). </w:t>
            </w:r>
            <w:r>
              <w:t>Принимается</w:t>
            </w:r>
            <w:r w:rsidRPr="00041BF1">
              <w:t xml:space="preserve"> </w:t>
            </w:r>
            <w:r>
              <w:t>и</w:t>
            </w:r>
            <w:r w:rsidRPr="00041BF1">
              <w:t xml:space="preserve"> </w:t>
            </w:r>
            <w:r>
              <w:t>сохраняется</w:t>
            </w:r>
            <w:r w:rsidRPr="00041BF1">
              <w:t xml:space="preserve">. </w:t>
            </w:r>
            <w:r>
              <w:t>Значение</w:t>
            </w:r>
            <w:r w:rsidRPr="00041BF1">
              <w:t xml:space="preserve"> </w:t>
            </w:r>
            <w:r>
              <w:t>контролируется</w:t>
            </w:r>
            <w:r w:rsidRPr="00041BF1">
              <w:t xml:space="preserve"> </w:t>
            </w:r>
            <w:r>
              <w:t>бизнес</w:t>
            </w:r>
            <w:r w:rsidRPr="00041BF1">
              <w:t>-</w:t>
            </w:r>
            <w:r>
              <w:t>контролями</w:t>
            </w:r>
            <w:r w:rsidRPr="00041BF1">
              <w:t>.</w:t>
            </w:r>
          </w:p>
          <w:p w14:paraId="7D3A6920" w14:textId="77777777" w:rsidR="0032350A" w:rsidRPr="00041BF1" w:rsidRDefault="0032350A" w:rsidP="0032350A">
            <w:pPr>
              <w:pStyle w:val="ad"/>
              <w:jc w:val="left"/>
            </w:pPr>
          </w:p>
          <w:p w14:paraId="44DFE61D" w14:textId="77777777" w:rsidR="0032350A" w:rsidRPr="00041BF1" w:rsidRDefault="0032350A" w:rsidP="0032350A">
            <w:pPr>
              <w:pStyle w:val="ad"/>
              <w:jc w:val="left"/>
            </w:pPr>
            <w:r>
              <w:t>Поле</w:t>
            </w:r>
            <w:r w:rsidRPr="00041BF1">
              <w:t xml:space="preserve"> «</w:t>
            </w:r>
            <w:r w:rsidRPr="00635E83">
              <w:t>БИК</w:t>
            </w:r>
            <w:r w:rsidRPr="00041BF1">
              <w:t xml:space="preserve"> </w:t>
            </w:r>
            <w:r w:rsidRPr="00635E83">
              <w:t>банка</w:t>
            </w:r>
            <w:r w:rsidRPr="00041BF1">
              <w:t xml:space="preserve">, </w:t>
            </w:r>
            <w:r w:rsidRPr="00635E83">
              <w:t>ТОФК</w:t>
            </w:r>
            <w:r w:rsidRPr="00041BF1">
              <w:t>» (</w:t>
            </w:r>
            <w:r w:rsidRPr="004957A5">
              <w:t>thirdParticipant</w:t>
            </w:r>
            <w:r>
              <w:rPr>
                <w:lang w:val="en-US"/>
              </w:rPr>
              <w:t>s</w:t>
            </w:r>
            <w:r w:rsidRPr="004957A5">
              <w:t>Info</w:t>
            </w:r>
            <w:r>
              <w:t>/</w:t>
            </w:r>
            <w:r w:rsidRPr="00005D70">
              <w:rPr>
                <w:lang w:val="en-US"/>
              </w:rPr>
              <w:t>thirdParticipantInfo</w:t>
            </w:r>
            <w:r w:rsidRPr="00041BF1">
              <w:t>/</w:t>
            </w:r>
            <w:r w:rsidRPr="00005D70">
              <w:rPr>
                <w:lang w:val="en-US"/>
              </w:rPr>
              <w:t>thirdParticipantAccountsDetailsInfo</w:t>
            </w:r>
            <w:r w:rsidRPr="00041BF1">
              <w:t>/</w:t>
            </w:r>
            <w:r w:rsidRPr="00005D70">
              <w:rPr>
                <w:lang w:val="en-US"/>
              </w:rPr>
              <w:t>thirdParticipantAccountDetailsInfo</w:t>
            </w:r>
            <w:r w:rsidRPr="00041BF1">
              <w:t>/</w:t>
            </w:r>
            <w:r w:rsidRPr="00560237">
              <w:rPr>
                <w:lang w:val="en-US"/>
              </w:rPr>
              <w:t>bik</w:t>
            </w:r>
            <w:r w:rsidRPr="00041BF1">
              <w:t xml:space="preserve">). </w:t>
            </w:r>
            <w:r>
              <w:t>Принимается</w:t>
            </w:r>
            <w:r w:rsidRPr="00041BF1">
              <w:t xml:space="preserve"> </w:t>
            </w:r>
            <w:r>
              <w:t>и</w:t>
            </w:r>
            <w:r w:rsidRPr="00041BF1">
              <w:t xml:space="preserve"> </w:t>
            </w:r>
            <w:r>
              <w:t>сохраняется</w:t>
            </w:r>
            <w:r w:rsidRPr="00041BF1">
              <w:t xml:space="preserve">. </w:t>
            </w:r>
            <w:r>
              <w:t>Значение</w:t>
            </w:r>
            <w:r w:rsidRPr="00041BF1">
              <w:t xml:space="preserve"> </w:t>
            </w:r>
            <w:r>
              <w:t>контролируется</w:t>
            </w:r>
            <w:r w:rsidRPr="00041BF1">
              <w:t xml:space="preserve"> </w:t>
            </w:r>
            <w:r>
              <w:t>бизнес</w:t>
            </w:r>
            <w:r w:rsidRPr="00041BF1">
              <w:t>-</w:t>
            </w:r>
            <w:r>
              <w:t>контролями</w:t>
            </w:r>
            <w:r w:rsidRPr="00041BF1">
              <w:t>.</w:t>
            </w:r>
          </w:p>
          <w:p w14:paraId="5C8BB92E" w14:textId="77777777" w:rsidR="0032350A" w:rsidRPr="00041BF1" w:rsidRDefault="0032350A" w:rsidP="0032350A">
            <w:pPr>
              <w:pStyle w:val="ad"/>
              <w:jc w:val="left"/>
            </w:pPr>
          </w:p>
          <w:p w14:paraId="774C00F6" w14:textId="77777777" w:rsidR="0032350A" w:rsidRPr="00041BF1" w:rsidRDefault="0032350A" w:rsidP="0032350A">
            <w:pPr>
              <w:pStyle w:val="ad"/>
              <w:jc w:val="left"/>
            </w:pPr>
            <w:r>
              <w:t>Поле</w:t>
            </w:r>
            <w:r w:rsidRPr="00041BF1">
              <w:t xml:space="preserve"> «</w:t>
            </w:r>
            <w:r w:rsidRPr="00451D1F">
              <w:t>Корреспондентский</w:t>
            </w:r>
            <w:r w:rsidRPr="00041BF1">
              <w:t xml:space="preserve"> </w:t>
            </w:r>
            <w:r w:rsidRPr="00451D1F">
              <w:t>счет</w:t>
            </w:r>
            <w:r w:rsidRPr="00041BF1">
              <w:t xml:space="preserve"> </w:t>
            </w:r>
            <w:r w:rsidRPr="00451D1F">
              <w:t>банка</w:t>
            </w:r>
            <w:r w:rsidRPr="00041BF1">
              <w:t xml:space="preserve">, </w:t>
            </w:r>
            <w:r w:rsidRPr="00451D1F">
              <w:t>единый</w:t>
            </w:r>
            <w:r w:rsidRPr="00041BF1">
              <w:t xml:space="preserve"> </w:t>
            </w:r>
            <w:r w:rsidRPr="00451D1F">
              <w:t>казначейский</w:t>
            </w:r>
            <w:r w:rsidRPr="00041BF1">
              <w:t xml:space="preserve"> </w:t>
            </w:r>
            <w:r w:rsidRPr="00451D1F">
              <w:t>счет</w:t>
            </w:r>
            <w:r w:rsidRPr="00041BF1">
              <w:t>» (</w:t>
            </w:r>
            <w:r w:rsidRPr="004957A5">
              <w:t>thirdParticipant</w:t>
            </w:r>
            <w:r>
              <w:rPr>
                <w:lang w:val="en-US"/>
              </w:rPr>
              <w:t>s</w:t>
            </w:r>
            <w:r w:rsidRPr="004957A5">
              <w:t>Info</w:t>
            </w:r>
            <w:r>
              <w:t>/</w:t>
            </w:r>
            <w:r w:rsidRPr="00005D70">
              <w:rPr>
                <w:lang w:val="en-US"/>
              </w:rPr>
              <w:t>thirdParticipantInfo</w:t>
            </w:r>
            <w:r w:rsidRPr="00041BF1">
              <w:t>/</w:t>
            </w:r>
            <w:r w:rsidRPr="00005D70">
              <w:rPr>
                <w:lang w:val="en-US"/>
              </w:rPr>
              <w:t>thirdParticipantAccountsDetailsInfo</w:t>
            </w:r>
            <w:r w:rsidRPr="00041BF1">
              <w:t>/</w:t>
            </w:r>
            <w:r w:rsidRPr="00005D70">
              <w:rPr>
                <w:lang w:val="en-US"/>
              </w:rPr>
              <w:t>thirdParticipantAccountDetailsInfo</w:t>
            </w:r>
            <w:r w:rsidRPr="00041BF1">
              <w:t>/</w:t>
            </w:r>
            <w:r w:rsidRPr="00117618">
              <w:rPr>
                <w:lang w:val="en-US"/>
              </w:rPr>
              <w:t>corrAccountNumber</w:t>
            </w:r>
            <w:r w:rsidRPr="00041BF1">
              <w:t xml:space="preserve">). </w:t>
            </w:r>
            <w:r>
              <w:t>Если</w:t>
            </w:r>
            <w:r w:rsidRPr="00041BF1">
              <w:t xml:space="preserve"> </w:t>
            </w:r>
            <w:r>
              <w:t>в</w:t>
            </w:r>
            <w:r w:rsidRPr="00041BF1">
              <w:t xml:space="preserve"> </w:t>
            </w:r>
            <w:r>
              <w:t>поле</w:t>
            </w:r>
            <w:r w:rsidRPr="00041BF1">
              <w:t xml:space="preserve"> «</w:t>
            </w:r>
            <w:r w:rsidRPr="00662DF4">
              <w:t>Тип</w:t>
            </w:r>
            <w:r w:rsidRPr="00041BF1">
              <w:t xml:space="preserve"> </w:t>
            </w:r>
            <w:r w:rsidRPr="00662DF4">
              <w:t>лицевого</w:t>
            </w:r>
            <w:r w:rsidRPr="00041BF1">
              <w:t xml:space="preserve"> </w:t>
            </w:r>
            <w:r w:rsidRPr="00662DF4">
              <w:t>счёта</w:t>
            </w:r>
            <w:r w:rsidRPr="00041BF1">
              <w:t>» (</w:t>
            </w:r>
            <w:r w:rsidRPr="004957A5">
              <w:t>thirdParticipant</w:t>
            </w:r>
            <w:r>
              <w:rPr>
                <w:lang w:val="en-US"/>
              </w:rPr>
              <w:t>s</w:t>
            </w:r>
            <w:r w:rsidRPr="004957A5">
              <w:t>Info</w:t>
            </w:r>
            <w:r>
              <w:t>/</w:t>
            </w:r>
            <w:r w:rsidRPr="00005D70">
              <w:rPr>
                <w:lang w:val="en-US"/>
              </w:rPr>
              <w:t>thirdParticipantInfo</w:t>
            </w:r>
            <w:r w:rsidRPr="00041BF1">
              <w:t>/</w:t>
            </w:r>
            <w:r w:rsidRPr="00005D70">
              <w:rPr>
                <w:lang w:val="en-US"/>
              </w:rPr>
              <w:t>thirdParticipantAccountsDetailsInfo</w:t>
            </w:r>
            <w:r w:rsidRPr="00041BF1">
              <w:t>/</w:t>
            </w:r>
            <w:r w:rsidRPr="00005D70">
              <w:rPr>
                <w:lang w:val="en-US"/>
              </w:rPr>
              <w:t>thirdParticipantAccountDetailsInfo</w:t>
            </w:r>
            <w:r w:rsidRPr="00041BF1">
              <w:t>/</w:t>
            </w:r>
            <w:r w:rsidRPr="00662DF4">
              <w:rPr>
                <w:lang w:val="en-US"/>
              </w:rPr>
              <w:t>accountType</w:t>
            </w:r>
            <w:r w:rsidRPr="00041BF1">
              <w:t xml:space="preserve">) </w:t>
            </w:r>
            <w:r w:rsidRPr="00E11274">
              <w:t>задано</w:t>
            </w:r>
            <w:r w:rsidRPr="00041BF1">
              <w:t xml:space="preserve"> </w:t>
            </w:r>
            <w:r w:rsidRPr="00E11274">
              <w:t>значение</w:t>
            </w:r>
            <w:r w:rsidRPr="00041BF1">
              <w:t xml:space="preserve"> «03 – </w:t>
            </w:r>
            <w:r>
              <w:t>Расчетный</w:t>
            </w:r>
            <w:r w:rsidRPr="00041BF1">
              <w:t xml:space="preserve"> </w:t>
            </w:r>
            <w:r>
              <w:t>счет</w:t>
            </w:r>
            <w:r w:rsidRPr="00041BF1">
              <w:t xml:space="preserve"> </w:t>
            </w:r>
            <w:r>
              <w:t>в</w:t>
            </w:r>
            <w:r w:rsidRPr="00041BF1">
              <w:t xml:space="preserve"> </w:t>
            </w:r>
            <w:r>
              <w:t>банке</w:t>
            </w:r>
            <w:r w:rsidRPr="00041BF1">
              <w:t xml:space="preserve">», </w:t>
            </w:r>
            <w:r>
              <w:t>то</w:t>
            </w:r>
            <w:r w:rsidRPr="00041BF1">
              <w:t>:</w:t>
            </w:r>
          </w:p>
          <w:p w14:paraId="39CDC2BF" w14:textId="77777777" w:rsidR="0032350A" w:rsidRPr="00041BF1" w:rsidRDefault="0032350A" w:rsidP="0032350A">
            <w:pPr>
              <w:pStyle w:val="ad"/>
              <w:numPr>
                <w:ilvl w:val="0"/>
                <w:numId w:val="263"/>
              </w:numPr>
              <w:jc w:val="left"/>
            </w:pPr>
            <w:r>
              <w:t>если</w:t>
            </w:r>
            <w:r w:rsidRPr="00041BF1">
              <w:t xml:space="preserve"> </w:t>
            </w:r>
            <w:r>
              <w:t>на</w:t>
            </w:r>
            <w:r w:rsidRPr="00041BF1">
              <w:t xml:space="preserve"> </w:t>
            </w:r>
            <w:r>
              <w:t>основании</w:t>
            </w:r>
            <w:r w:rsidRPr="00041BF1">
              <w:t xml:space="preserve"> </w:t>
            </w:r>
            <w:r>
              <w:t>поля</w:t>
            </w:r>
            <w:r w:rsidRPr="00041BF1">
              <w:t xml:space="preserve"> «</w:t>
            </w:r>
            <w:r w:rsidRPr="0014779C">
              <w:t>БИК</w:t>
            </w:r>
            <w:r w:rsidRPr="00041BF1">
              <w:t xml:space="preserve"> </w:t>
            </w:r>
            <w:r w:rsidRPr="0014779C">
              <w:t>банка</w:t>
            </w:r>
            <w:r w:rsidRPr="00041BF1">
              <w:t>» (</w:t>
            </w:r>
            <w:r w:rsidRPr="004957A5">
              <w:t>thirdParticipant</w:t>
            </w:r>
            <w:r>
              <w:rPr>
                <w:lang w:val="en-US"/>
              </w:rPr>
              <w:t>s</w:t>
            </w:r>
            <w:r w:rsidRPr="004957A5">
              <w:t>Info</w:t>
            </w:r>
            <w:r>
              <w:t>/</w:t>
            </w:r>
            <w:r w:rsidRPr="00005D70">
              <w:rPr>
                <w:lang w:val="en-US"/>
              </w:rPr>
              <w:t>thirdParticipantInfo</w:t>
            </w:r>
            <w:r w:rsidRPr="00041BF1">
              <w:t>/</w:t>
            </w:r>
            <w:r w:rsidRPr="00005D70">
              <w:rPr>
                <w:lang w:val="en-US"/>
              </w:rPr>
              <w:t>thirdParticipantAccountsDetailsInfo</w:t>
            </w:r>
            <w:r w:rsidRPr="00041BF1">
              <w:t>/</w:t>
            </w:r>
            <w:r w:rsidRPr="00005D70">
              <w:rPr>
                <w:lang w:val="en-US"/>
              </w:rPr>
              <w:t>thirdParticipantAccountDetailsInfo</w:t>
            </w:r>
            <w:r w:rsidRPr="00041BF1">
              <w:t>/</w:t>
            </w:r>
            <w:r w:rsidRPr="00560237">
              <w:rPr>
                <w:lang w:val="en-US"/>
              </w:rPr>
              <w:t>bik</w:t>
            </w:r>
            <w:r w:rsidRPr="00041BF1">
              <w:t xml:space="preserve">) </w:t>
            </w:r>
            <w:r>
              <w:t>в</w:t>
            </w:r>
            <w:r w:rsidRPr="00041BF1">
              <w:t xml:space="preserve"> </w:t>
            </w:r>
            <w:r>
              <w:t>справочнике</w:t>
            </w:r>
            <w:r w:rsidRPr="00041BF1">
              <w:t xml:space="preserve"> </w:t>
            </w:r>
            <w:r>
              <w:t>БИК</w:t>
            </w:r>
            <w:r w:rsidRPr="00041BF1">
              <w:t xml:space="preserve"> </w:t>
            </w:r>
            <w:r>
              <w:t>найдено</w:t>
            </w:r>
            <w:r w:rsidRPr="00041BF1">
              <w:t xml:space="preserve"> </w:t>
            </w:r>
            <w:r>
              <w:t>одно</w:t>
            </w:r>
            <w:r w:rsidRPr="00041BF1">
              <w:t xml:space="preserve"> </w:t>
            </w:r>
            <w:r>
              <w:t>значение</w:t>
            </w:r>
            <w:r w:rsidRPr="00041BF1">
              <w:t xml:space="preserve">, </w:t>
            </w:r>
            <w:r>
              <w:t>то</w:t>
            </w:r>
            <w:r w:rsidRPr="00041BF1">
              <w:t xml:space="preserve"> </w:t>
            </w:r>
            <w:r>
              <w:t>игнорируется</w:t>
            </w:r>
            <w:r w:rsidRPr="00041BF1">
              <w:t xml:space="preserve"> </w:t>
            </w:r>
            <w:r>
              <w:t>при</w:t>
            </w:r>
            <w:r w:rsidRPr="00041BF1">
              <w:t xml:space="preserve"> </w:t>
            </w:r>
            <w:r>
              <w:t>приеме</w:t>
            </w:r>
            <w:r w:rsidRPr="00041BF1">
              <w:t xml:space="preserve">, </w:t>
            </w:r>
            <w:r>
              <w:t>заполняется</w:t>
            </w:r>
            <w:r w:rsidRPr="00041BF1">
              <w:t xml:space="preserve"> </w:t>
            </w:r>
            <w:r>
              <w:t>значением</w:t>
            </w:r>
            <w:r w:rsidRPr="00041BF1">
              <w:t xml:space="preserve"> «</w:t>
            </w:r>
            <w:r>
              <w:t>Номер</w:t>
            </w:r>
            <w:r w:rsidRPr="00041BF1">
              <w:t xml:space="preserve"> </w:t>
            </w:r>
            <w:r>
              <w:t>счета</w:t>
            </w:r>
            <w:r w:rsidRPr="00041BF1">
              <w:t>» (</w:t>
            </w:r>
            <w:r>
              <w:rPr>
                <w:lang w:val="en-US"/>
              </w:rPr>
              <w:t>ACCOUNT</w:t>
            </w:r>
            <w:r w:rsidRPr="00041BF1">
              <w:t xml:space="preserve">) </w:t>
            </w:r>
            <w:r>
              <w:t>из</w:t>
            </w:r>
            <w:r w:rsidRPr="00041BF1">
              <w:t xml:space="preserve"> </w:t>
            </w:r>
            <w:r>
              <w:t>справочника</w:t>
            </w:r>
            <w:r w:rsidRPr="00041BF1">
              <w:t xml:space="preserve"> </w:t>
            </w:r>
            <w:r>
              <w:t>БИК</w:t>
            </w:r>
            <w:r w:rsidRPr="00041BF1">
              <w:t>;</w:t>
            </w:r>
          </w:p>
          <w:p w14:paraId="25B4EA16" w14:textId="77777777" w:rsidR="0032350A" w:rsidRPr="00041BF1" w:rsidRDefault="0032350A" w:rsidP="0032350A">
            <w:pPr>
              <w:pStyle w:val="ad"/>
              <w:numPr>
                <w:ilvl w:val="0"/>
                <w:numId w:val="263"/>
              </w:numPr>
              <w:jc w:val="left"/>
            </w:pPr>
            <w:r>
              <w:t>если</w:t>
            </w:r>
            <w:r w:rsidRPr="00041BF1">
              <w:t xml:space="preserve"> </w:t>
            </w:r>
            <w:r>
              <w:t>на</w:t>
            </w:r>
            <w:r w:rsidRPr="00041BF1">
              <w:t xml:space="preserve"> </w:t>
            </w:r>
            <w:r>
              <w:t>основании</w:t>
            </w:r>
            <w:r w:rsidRPr="00041BF1">
              <w:t xml:space="preserve"> </w:t>
            </w:r>
            <w:r>
              <w:t>поля</w:t>
            </w:r>
            <w:r w:rsidRPr="00041BF1">
              <w:t xml:space="preserve"> «</w:t>
            </w:r>
            <w:r w:rsidRPr="0014779C">
              <w:t>БИК</w:t>
            </w:r>
            <w:r w:rsidRPr="00041BF1">
              <w:t xml:space="preserve"> </w:t>
            </w:r>
            <w:r w:rsidRPr="0014779C">
              <w:t>банка</w:t>
            </w:r>
            <w:r w:rsidRPr="00041BF1">
              <w:t>» (</w:t>
            </w:r>
            <w:r w:rsidRPr="004957A5">
              <w:t>thirdParticipant</w:t>
            </w:r>
            <w:r>
              <w:rPr>
                <w:lang w:val="en-US"/>
              </w:rPr>
              <w:t>s</w:t>
            </w:r>
            <w:r w:rsidRPr="004957A5">
              <w:t>Info</w:t>
            </w:r>
            <w:r>
              <w:t>/</w:t>
            </w:r>
            <w:r w:rsidRPr="00005D70">
              <w:rPr>
                <w:lang w:val="en-US"/>
              </w:rPr>
              <w:t>thirdParticipantInfo</w:t>
            </w:r>
            <w:r w:rsidRPr="00041BF1">
              <w:t>/</w:t>
            </w:r>
            <w:r w:rsidRPr="00005D70">
              <w:rPr>
                <w:lang w:val="en-US"/>
              </w:rPr>
              <w:t>thirdParticipantAccountsDetailsInfo</w:t>
            </w:r>
            <w:r w:rsidRPr="00041BF1">
              <w:t>/</w:t>
            </w:r>
            <w:r w:rsidRPr="00005D70">
              <w:rPr>
                <w:lang w:val="en-US"/>
              </w:rPr>
              <w:t>thirdParticipantAccountDetailsInfo</w:t>
            </w:r>
            <w:r w:rsidRPr="00041BF1">
              <w:t>/</w:t>
            </w:r>
            <w:r w:rsidRPr="00560237">
              <w:rPr>
                <w:lang w:val="en-US"/>
              </w:rPr>
              <w:t>bik</w:t>
            </w:r>
            <w:r w:rsidRPr="00041BF1">
              <w:t xml:space="preserve">) </w:t>
            </w:r>
            <w:r>
              <w:t>в</w:t>
            </w:r>
            <w:r w:rsidRPr="00041BF1">
              <w:t xml:space="preserve"> </w:t>
            </w:r>
            <w:r>
              <w:t>справочнике</w:t>
            </w:r>
            <w:r w:rsidRPr="00041BF1">
              <w:t xml:space="preserve"> </w:t>
            </w:r>
            <w:r>
              <w:t>БИК</w:t>
            </w:r>
            <w:r w:rsidRPr="00041BF1">
              <w:t xml:space="preserve"> </w:t>
            </w:r>
            <w:r>
              <w:t>найдено</w:t>
            </w:r>
            <w:r w:rsidRPr="00041BF1">
              <w:t xml:space="preserve"> </w:t>
            </w:r>
            <w:r>
              <w:t>несколько</w:t>
            </w:r>
            <w:r w:rsidRPr="00041BF1">
              <w:t xml:space="preserve"> </w:t>
            </w:r>
            <w:r>
              <w:t>значений</w:t>
            </w:r>
            <w:r w:rsidRPr="00041BF1">
              <w:t xml:space="preserve"> «</w:t>
            </w:r>
            <w:r>
              <w:t>Номер</w:t>
            </w:r>
            <w:r w:rsidRPr="00041BF1">
              <w:t xml:space="preserve"> </w:t>
            </w:r>
            <w:r>
              <w:t>счета</w:t>
            </w:r>
            <w:r w:rsidRPr="00041BF1">
              <w:t>» (</w:t>
            </w:r>
            <w:r>
              <w:rPr>
                <w:lang w:val="en-US"/>
              </w:rPr>
              <w:t>ACCOUNT</w:t>
            </w:r>
            <w:r w:rsidRPr="00041BF1">
              <w:t xml:space="preserve">), </w:t>
            </w:r>
            <w:r>
              <w:t>то</w:t>
            </w:r>
            <w:r w:rsidRPr="00041BF1">
              <w:t xml:space="preserve"> </w:t>
            </w:r>
            <w:r>
              <w:t>принимается</w:t>
            </w:r>
            <w:r w:rsidRPr="00041BF1">
              <w:t xml:space="preserve"> </w:t>
            </w:r>
            <w:r>
              <w:t>из</w:t>
            </w:r>
            <w:r w:rsidRPr="00041BF1">
              <w:t xml:space="preserve"> </w:t>
            </w:r>
            <w:r>
              <w:t>пакета</w:t>
            </w:r>
            <w:r w:rsidRPr="00041BF1">
              <w:t>;</w:t>
            </w:r>
          </w:p>
          <w:p w14:paraId="28851986" w14:textId="77777777" w:rsidR="0032350A" w:rsidRPr="00041BF1" w:rsidRDefault="0032350A" w:rsidP="0032350A">
            <w:pPr>
              <w:pStyle w:val="ad"/>
              <w:numPr>
                <w:ilvl w:val="0"/>
                <w:numId w:val="263"/>
              </w:numPr>
              <w:jc w:val="left"/>
            </w:pPr>
            <w:r>
              <w:t>если</w:t>
            </w:r>
            <w:r w:rsidRPr="00041BF1">
              <w:t xml:space="preserve"> </w:t>
            </w:r>
            <w:r>
              <w:t>на</w:t>
            </w:r>
            <w:r w:rsidRPr="00041BF1">
              <w:t xml:space="preserve"> </w:t>
            </w:r>
            <w:r>
              <w:t>основании</w:t>
            </w:r>
            <w:r w:rsidRPr="00041BF1">
              <w:t xml:space="preserve"> </w:t>
            </w:r>
            <w:r>
              <w:t>поля</w:t>
            </w:r>
            <w:r w:rsidRPr="00041BF1">
              <w:t xml:space="preserve"> «</w:t>
            </w:r>
            <w:r w:rsidRPr="0014779C">
              <w:t>БИК</w:t>
            </w:r>
            <w:r w:rsidRPr="00041BF1">
              <w:t xml:space="preserve"> </w:t>
            </w:r>
            <w:r w:rsidRPr="0014779C">
              <w:t>банка</w:t>
            </w:r>
            <w:r w:rsidRPr="00041BF1">
              <w:t>» (</w:t>
            </w:r>
            <w:r w:rsidRPr="004957A5">
              <w:t>thirdParticipant</w:t>
            </w:r>
            <w:r>
              <w:rPr>
                <w:lang w:val="en-US"/>
              </w:rPr>
              <w:t>s</w:t>
            </w:r>
            <w:r w:rsidRPr="004957A5">
              <w:t>Info</w:t>
            </w:r>
            <w:r>
              <w:t>/</w:t>
            </w:r>
            <w:r w:rsidRPr="00005D70">
              <w:rPr>
                <w:lang w:val="en-US"/>
              </w:rPr>
              <w:t>thirdParticipantInfo</w:t>
            </w:r>
            <w:r w:rsidRPr="00041BF1">
              <w:t>/</w:t>
            </w:r>
            <w:r w:rsidRPr="00005D70">
              <w:rPr>
                <w:lang w:val="en-US"/>
              </w:rPr>
              <w:t>thirdParticipantAccountsDetailsInfo</w:t>
            </w:r>
            <w:r w:rsidRPr="00041BF1">
              <w:t>/</w:t>
            </w:r>
            <w:r w:rsidRPr="00005D70">
              <w:rPr>
                <w:lang w:val="en-US"/>
              </w:rPr>
              <w:t>thirdParticipantAccountDetailsInfo</w:t>
            </w:r>
            <w:r w:rsidRPr="00041BF1">
              <w:t>/</w:t>
            </w:r>
            <w:r w:rsidRPr="00560237">
              <w:rPr>
                <w:lang w:val="en-US"/>
              </w:rPr>
              <w:t>bik</w:t>
            </w:r>
            <w:r w:rsidRPr="00041BF1">
              <w:t xml:space="preserve">) </w:t>
            </w:r>
            <w:r>
              <w:t>в</w:t>
            </w:r>
            <w:r w:rsidRPr="00041BF1">
              <w:t xml:space="preserve"> </w:t>
            </w:r>
            <w:r>
              <w:t>справочнике</w:t>
            </w:r>
            <w:r w:rsidRPr="00041BF1">
              <w:t xml:space="preserve"> </w:t>
            </w:r>
            <w:r>
              <w:t>БИК</w:t>
            </w:r>
            <w:r w:rsidRPr="00041BF1">
              <w:t xml:space="preserve"> </w:t>
            </w:r>
            <w:r>
              <w:t>не</w:t>
            </w:r>
            <w:r w:rsidRPr="00041BF1">
              <w:t xml:space="preserve"> </w:t>
            </w:r>
            <w:r>
              <w:t>найдено</w:t>
            </w:r>
            <w:r w:rsidRPr="00041BF1">
              <w:t xml:space="preserve"> </w:t>
            </w:r>
            <w:r>
              <w:t>значений</w:t>
            </w:r>
            <w:r w:rsidRPr="00041BF1">
              <w:t xml:space="preserve">, </w:t>
            </w:r>
            <w:r>
              <w:t>то</w:t>
            </w:r>
            <w:r w:rsidRPr="00041BF1">
              <w:t xml:space="preserve"> </w:t>
            </w:r>
            <w:r w:rsidRPr="00A5744D">
              <w:t>поле</w:t>
            </w:r>
            <w:r w:rsidRPr="00041BF1">
              <w:t xml:space="preserve"> </w:t>
            </w:r>
            <w:r w:rsidRPr="00A5744D">
              <w:t>не</w:t>
            </w:r>
            <w:r w:rsidRPr="00041BF1">
              <w:t xml:space="preserve"> </w:t>
            </w:r>
            <w:r w:rsidRPr="00A5744D">
              <w:t>заполняется</w:t>
            </w:r>
            <w:r w:rsidRPr="00041BF1">
              <w:t>.</w:t>
            </w:r>
          </w:p>
          <w:p w14:paraId="1530E0C1" w14:textId="77777777" w:rsidR="0032350A" w:rsidRPr="00033797" w:rsidRDefault="0032350A" w:rsidP="0032350A">
            <w:pPr>
              <w:pStyle w:val="ad"/>
              <w:jc w:val="left"/>
            </w:pPr>
            <w:r>
              <w:t>В остальных случаях, и</w:t>
            </w:r>
            <w:r w:rsidRPr="00A5744D">
              <w:t>гнорируется</w:t>
            </w:r>
            <w:r w:rsidRPr="00033797">
              <w:t xml:space="preserve"> </w:t>
            </w:r>
            <w:r w:rsidRPr="00A5744D">
              <w:t>при</w:t>
            </w:r>
            <w:r w:rsidRPr="00033797">
              <w:t xml:space="preserve"> </w:t>
            </w:r>
            <w:r w:rsidRPr="00A5744D">
              <w:t>приеме</w:t>
            </w:r>
            <w:r w:rsidRPr="00033797">
              <w:t xml:space="preserve"> </w:t>
            </w:r>
            <w:r w:rsidRPr="00A5744D">
              <w:t>и</w:t>
            </w:r>
            <w:r w:rsidRPr="00033797">
              <w:t xml:space="preserve"> </w:t>
            </w:r>
            <w:r w:rsidRPr="00A5744D">
              <w:t>заполняется</w:t>
            </w:r>
            <w:r w:rsidRPr="00033797">
              <w:t xml:space="preserve"> </w:t>
            </w:r>
            <w:r w:rsidRPr="00A5744D">
              <w:t>значением</w:t>
            </w:r>
            <w:r w:rsidRPr="00033797">
              <w:t xml:space="preserve"> </w:t>
            </w:r>
            <w:r w:rsidRPr="00A5744D">
              <w:t>поля</w:t>
            </w:r>
            <w:r w:rsidRPr="00033797">
              <w:t xml:space="preserve"> "</w:t>
            </w:r>
            <w:r w:rsidRPr="00A5744D">
              <w:t>Номер</w:t>
            </w:r>
            <w:r w:rsidRPr="00033797">
              <w:t xml:space="preserve"> </w:t>
            </w:r>
            <w:r w:rsidRPr="00A5744D">
              <w:t>связанного</w:t>
            </w:r>
            <w:r w:rsidRPr="00033797">
              <w:t xml:space="preserve"> </w:t>
            </w:r>
            <w:r w:rsidRPr="00A5744D">
              <w:t>банковского</w:t>
            </w:r>
            <w:r w:rsidRPr="00033797">
              <w:t xml:space="preserve"> </w:t>
            </w:r>
            <w:r w:rsidRPr="00A5744D">
              <w:t>счета</w:t>
            </w:r>
            <w:r w:rsidRPr="00033797">
              <w:t>" (</w:t>
            </w:r>
            <w:r w:rsidRPr="00B43E28">
              <w:rPr>
                <w:lang w:val="en-US"/>
              </w:rPr>
              <w:t>NSI</w:t>
            </w:r>
            <w:r w:rsidRPr="00033797">
              <w:t>_</w:t>
            </w:r>
            <w:r w:rsidRPr="00B43E28">
              <w:rPr>
                <w:lang w:val="en-US"/>
              </w:rPr>
              <w:t>KRKS</w:t>
            </w:r>
            <w:r w:rsidRPr="00033797">
              <w:t>.</w:t>
            </w:r>
            <w:r w:rsidRPr="00B43E28">
              <w:rPr>
                <w:lang w:val="en-US"/>
              </w:rPr>
              <w:t>BANK</w:t>
            </w:r>
            <w:r w:rsidRPr="00033797">
              <w:t>_</w:t>
            </w:r>
            <w:r w:rsidRPr="00B43E28">
              <w:rPr>
                <w:lang w:val="en-US"/>
              </w:rPr>
              <w:t>ACC</w:t>
            </w:r>
            <w:r w:rsidRPr="00033797">
              <w:t>_</w:t>
            </w:r>
            <w:r w:rsidRPr="00B43E28">
              <w:rPr>
                <w:lang w:val="en-US"/>
              </w:rPr>
              <w:t>CODE</w:t>
            </w:r>
            <w:r w:rsidRPr="00033797">
              <w:t xml:space="preserve">) </w:t>
            </w:r>
            <w:r w:rsidRPr="00A5744D">
              <w:t>из</w:t>
            </w:r>
            <w:r w:rsidRPr="00033797">
              <w:t xml:space="preserve"> </w:t>
            </w:r>
            <w:r w:rsidRPr="00A5744D">
              <w:t>справочника</w:t>
            </w:r>
            <w:r w:rsidRPr="00033797">
              <w:t xml:space="preserve"> "</w:t>
            </w:r>
            <w:r w:rsidRPr="00A5744D">
              <w:t>Книга</w:t>
            </w:r>
            <w:r w:rsidRPr="00033797">
              <w:t xml:space="preserve"> </w:t>
            </w:r>
            <w:r w:rsidRPr="00A5744D">
              <w:t>Регистрации</w:t>
            </w:r>
            <w:r w:rsidRPr="00033797">
              <w:t xml:space="preserve"> </w:t>
            </w:r>
            <w:r w:rsidRPr="00A5744D">
              <w:t>Казначейских</w:t>
            </w:r>
            <w:r w:rsidRPr="00033797">
              <w:t xml:space="preserve"> </w:t>
            </w:r>
            <w:r w:rsidRPr="00A5744D">
              <w:t>счетов</w:t>
            </w:r>
            <w:r w:rsidRPr="00033797">
              <w:t xml:space="preserve"> (</w:t>
            </w:r>
            <w:r w:rsidRPr="00A5744D">
              <w:t>КРКС</w:t>
            </w:r>
            <w:r w:rsidRPr="00033797">
              <w:t>)" (</w:t>
            </w:r>
            <w:r w:rsidRPr="00B43E28">
              <w:rPr>
                <w:lang w:val="en-US"/>
              </w:rPr>
              <w:t>NSI</w:t>
            </w:r>
            <w:r w:rsidRPr="00033797">
              <w:t>_</w:t>
            </w:r>
            <w:r w:rsidRPr="00B43E28">
              <w:rPr>
                <w:lang w:val="en-US"/>
              </w:rPr>
              <w:t>KRKS</w:t>
            </w:r>
            <w:r w:rsidRPr="00033797">
              <w:t xml:space="preserve">), </w:t>
            </w:r>
            <w:r w:rsidRPr="00A5744D">
              <w:t>поиск</w:t>
            </w:r>
            <w:r w:rsidRPr="00033797">
              <w:t xml:space="preserve"> </w:t>
            </w:r>
            <w:r w:rsidRPr="00A5744D">
              <w:t>в</w:t>
            </w:r>
            <w:r w:rsidRPr="00033797">
              <w:t xml:space="preserve"> </w:t>
            </w:r>
            <w:r w:rsidRPr="00A5744D">
              <w:t>справочнике</w:t>
            </w:r>
            <w:r w:rsidRPr="00033797">
              <w:t xml:space="preserve"> </w:t>
            </w:r>
            <w:r w:rsidRPr="00A5744D">
              <w:t>осуществляется</w:t>
            </w:r>
            <w:r w:rsidRPr="00033797">
              <w:t xml:space="preserve"> </w:t>
            </w:r>
            <w:r w:rsidRPr="00A5744D">
              <w:t>на</w:t>
            </w:r>
            <w:r w:rsidRPr="00033797">
              <w:t xml:space="preserve"> </w:t>
            </w:r>
            <w:r w:rsidRPr="00A5744D">
              <w:t>основании</w:t>
            </w:r>
            <w:r w:rsidRPr="00033797">
              <w:t xml:space="preserve"> </w:t>
            </w:r>
            <w:r w:rsidRPr="00A5744D">
              <w:t>номера</w:t>
            </w:r>
            <w:r w:rsidRPr="00033797">
              <w:t xml:space="preserve"> </w:t>
            </w:r>
            <w:r w:rsidRPr="00A5744D">
              <w:t>казначейского</w:t>
            </w:r>
            <w:r w:rsidRPr="00033797">
              <w:t xml:space="preserve"> </w:t>
            </w:r>
            <w:r w:rsidRPr="00A5744D">
              <w:t>счета</w:t>
            </w:r>
            <w:r w:rsidRPr="00033797">
              <w:t xml:space="preserve"> (</w:t>
            </w:r>
            <w:r w:rsidRPr="004957A5">
              <w:t>thirdParticipant</w:t>
            </w:r>
            <w:r>
              <w:rPr>
                <w:lang w:val="en-US"/>
              </w:rPr>
              <w:t>s</w:t>
            </w:r>
            <w:r w:rsidRPr="004957A5">
              <w:t>Info</w:t>
            </w:r>
            <w:r>
              <w:t>/</w:t>
            </w:r>
            <w:r w:rsidRPr="00005D70">
              <w:rPr>
                <w:lang w:val="en-US"/>
              </w:rPr>
              <w:t>thirdParticipantInfo</w:t>
            </w:r>
            <w:r w:rsidRPr="00041BF1">
              <w:t>/</w:t>
            </w:r>
            <w:r w:rsidRPr="00005D70">
              <w:rPr>
                <w:lang w:val="en-US"/>
              </w:rPr>
              <w:t>thirdParticipantAccountsDetailsInfo</w:t>
            </w:r>
            <w:r w:rsidRPr="00041BF1">
              <w:t>/</w:t>
            </w:r>
            <w:r w:rsidRPr="00005D70">
              <w:rPr>
                <w:lang w:val="en-US"/>
              </w:rPr>
              <w:t>thirdParticipantAccountDetailsInfo</w:t>
            </w:r>
            <w:r w:rsidRPr="00041BF1">
              <w:t>/</w:t>
            </w:r>
            <w:r w:rsidRPr="00B43E28">
              <w:rPr>
                <w:lang w:val="en-US"/>
              </w:rPr>
              <w:t>bankAccountNumber</w:t>
            </w:r>
            <w:r w:rsidRPr="00033797">
              <w:t xml:space="preserve">). </w:t>
            </w:r>
            <w:r w:rsidRPr="00A5744D">
              <w:t>Если значение не найдено в справочнике, то поле не заполняется.</w:t>
            </w:r>
          </w:p>
          <w:p w14:paraId="0F2B1300" w14:textId="77777777" w:rsidR="0032350A" w:rsidRPr="00B43E28" w:rsidRDefault="0032350A" w:rsidP="0032350A">
            <w:pPr>
              <w:pStyle w:val="ad"/>
              <w:jc w:val="left"/>
            </w:pPr>
          </w:p>
          <w:p w14:paraId="02849409" w14:textId="77777777" w:rsidR="0032350A" w:rsidRDefault="0032350A" w:rsidP="0032350A">
            <w:pPr>
              <w:pStyle w:val="ad"/>
              <w:jc w:val="left"/>
            </w:pPr>
            <w:r>
              <w:lastRenderedPageBreak/>
              <w:t>Поле</w:t>
            </w:r>
            <w:r w:rsidRPr="00B43E28">
              <w:t xml:space="preserve"> «</w:t>
            </w:r>
            <w:r w:rsidRPr="000842FB">
              <w:t>Наименование</w:t>
            </w:r>
            <w:r w:rsidRPr="00B43E28">
              <w:t xml:space="preserve"> </w:t>
            </w:r>
            <w:r w:rsidRPr="000842FB">
              <w:t>контрагента</w:t>
            </w:r>
            <w:r w:rsidRPr="00B43E28">
              <w:t xml:space="preserve"> </w:t>
            </w:r>
            <w:r w:rsidRPr="000842FB">
              <w:t>для</w:t>
            </w:r>
            <w:r w:rsidRPr="00B43E28">
              <w:t xml:space="preserve"> </w:t>
            </w:r>
            <w:r w:rsidRPr="000842FB">
              <w:t>платежного</w:t>
            </w:r>
            <w:r w:rsidRPr="00B43E28">
              <w:t xml:space="preserve"> </w:t>
            </w:r>
            <w:r w:rsidRPr="000842FB">
              <w:t>поручения</w:t>
            </w:r>
            <w:r w:rsidRPr="00B43E28">
              <w:t>» (</w:t>
            </w:r>
            <w:r w:rsidRPr="004957A5">
              <w:t>thirdParticipant</w:t>
            </w:r>
            <w:r>
              <w:rPr>
                <w:lang w:val="en-US"/>
              </w:rPr>
              <w:t>s</w:t>
            </w:r>
            <w:r w:rsidRPr="004957A5">
              <w:t>Info</w:t>
            </w:r>
            <w:r>
              <w:t>/</w:t>
            </w:r>
            <w:r w:rsidRPr="00005D70">
              <w:rPr>
                <w:lang w:val="en-US"/>
              </w:rPr>
              <w:t>thirdParticipantInfo</w:t>
            </w:r>
            <w:r w:rsidRPr="00041BF1">
              <w:t>/</w:t>
            </w:r>
            <w:r w:rsidRPr="00005D70">
              <w:rPr>
                <w:lang w:val="en-US"/>
              </w:rPr>
              <w:t>thirdParticipantAccountsDetailsInfo</w:t>
            </w:r>
            <w:r w:rsidRPr="00041BF1">
              <w:t>/</w:t>
            </w:r>
            <w:r w:rsidRPr="00005D70">
              <w:rPr>
                <w:lang w:val="en-US"/>
              </w:rPr>
              <w:t>thirdParticipantAccountDetailsInfo</w:t>
            </w:r>
            <w:r w:rsidRPr="00041BF1">
              <w:t>/</w:t>
            </w:r>
            <w:r w:rsidRPr="000842FB">
              <w:rPr>
                <w:lang w:val="en-US"/>
              </w:rPr>
              <w:t>counterpartyName</w:t>
            </w:r>
            <w:r w:rsidRPr="00B43E28">
              <w:t xml:space="preserve">). </w:t>
            </w:r>
            <w:r>
              <w:t>Игнорируется при приеме, не заполняется при передаче.</w:t>
            </w:r>
          </w:p>
          <w:p w14:paraId="332FD71E" w14:textId="77777777" w:rsidR="0032350A" w:rsidRDefault="0032350A" w:rsidP="0032350A">
            <w:pPr>
              <w:pStyle w:val="ad"/>
              <w:jc w:val="left"/>
            </w:pPr>
          </w:p>
          <w:p w14:paraId="4D5C5611" w14:textId="77777777" w:rsidR="0032350A" w:rsidRDefault="0032350A" w:rsidP="0032350A">
            <w:pPr>
              <w:pStyle w:val="ad"/>
              <w:jc w:val="left"/>
            </w:pPr>
            <w:r>
              <w:t>Поле «Наименование контрагента для платежного поручения с размерностью 160 символов» (</w:t>
            </w:r>
            <w:r w:rsidRPr="004957A5">
              <w:t>thirdParticipant</w:t>
            </w:r>
            <w:r>
              <w:rPr>
                <w:lang w:val="en-US"/>
              </w:rPr>
              <w:t>s</w:t>
            </w:r>
            <w:r w:rsidRPr="004957A5">
              <w:t>Info</w:t>
            </w:r>
            <w:r>
              <w:t>/</w:t>
            </w:r>
            <w:r w:rsidRPr="00005D70">
              <w:rPr>
                <w:lang w:val="en-US"/>
              </w:rPr>
              <w:t>thirdParticipantInfo</w:t>
            </w:r>
            <w:r w:rsidRPr="00041BF1">
              <w:t>/</w:t>
            </w:r>
            <w:r w:rsidRPr="00005D70">
              <w:rPr>
                <w:lang w:val="en-US"/>
              </w:rPr>
              <w:t>thirdParticipantAccountsDetailsInfo</w:t>
            </w:r>
            <w:r w:rsidRPr="00041BF1">
              <w:t>/</w:t>
            </w:r>
            <w:r w:rsidRPr="00005D70">
              <w:rPr>
                <w:lang w:val="en-US"/>
              </w:rPr>
              <w:t>thirdParticipantAccountDetailsInfo</w:t>
            </w:r>
            <w:r w:rsidRPr="00041BF1">
              <w:t>/</w:t>
            </w:r>
            <w:r>
              <w:t>counterparty160Name). Контролируется</w:t>
            </w:r>
            <w:r w:rsidRPr="00503A59">
              <w:t xml:space="preserve"> </w:t>
            </w:r>
            <w:r>
              <w:t>обязательность</w:t>
            </w:r>
            <w:r w:rsidRPr="00503A59">
              <w:t xml:space="preserve"> </w:t>
            </w:r>
            <w:r>
              <w:t>АК</w:t>
            </w:r>
            <w:r w:rsidRPr="00503A59">
              <w:t xml:space="preserve"> </w:t>
            </w:r>
            <w:r>
              <w:t xml:space="preserve">подсистемы. </w:t>
            </w:r>
            <w:r w:rsidRPr="001F5FAF">
              <w:t xml:space="preserve">При этом, значание поля рассчитывается автоматически с помощью бизнесового алгоритма, и, если полученное значение НЕ превышает 160 символов, то поле игнорируется при приеме. Иначе принимается и сохраняется, </w:t>
            </w:r>
            <w:r w:rsidRPr="00476B73">
              <w:t xml:space="preserve">для контрактов, первая версия сведений о которых </w:t>
            </w:r>
            <w:r>
              <w:t>размещена</w:t>
            </w:r>
            <w:r w:rsidRPr="00476B73">
              <w:t xml:space="preserve"> после даты выхода версии 14.0</w:t>
            </w:r>
          </w:p>
          <w:p w14:paraId="6A5EB58C" w14:textId="77777777" w:rsidR="0032350A" w:rsidRDefault="0032350A" w:rsidP="0032350A">
            <w:pPr>
              <w:pStyle w:val="ad"/>
              <w:jc w:val="left"/>
            </w:pPr>
          </w:p>
          <w:p w14:paraId="4E67A0DD" w14:textId="77777777" w:rsidR="0032350A" w:rsidRDefault="0032350A" w:rsidP="0032350A">
            <w:pPr>
              <w:pStyle w:val="ad"/>
              <w:jc w:val="left"/>
            </w:pPr>
            <w:r>
              <w:t>Блок</w:t>
            </w:r>
            <w:r w:rsidRPr="001F5FAF">
              <w:rPr>
                <w:lang w:val="en-US"/>
              </w:rPr>
              <w:t xml:space="preserve"> «</w:t>
            </w:r>
            <w:r w:rsidRPr="000842FB">
              <w:t>Информация</w:t>
            </w:r>
            <w:r w:rsidRPr="001F5FAF">
              <w:rPr>
                <w:lang w:val="en-US"/>
              </w:rPr>
              <w:t xml:space="preserve"> </w:t>
            </w:r>
            <w:r w:rsidRPr="000842FB">
              <w:t>об</w:t>
            </w:r>
            <w:r w:rsidRPr="001F5FAF">
              <w:rPr>
                <w:lang w:val="en-US"/>
              </w:rPr>
              <w:t xml:space="preserve"> </w:t>
            </w:r>
            <w:r w:rsidRPr="000842FB">
              <w:t>ОКТМО</w:t>
            </w:r>
            <w:r w:rsidRPr="001F5FAF">
              <w:rPr>
                <w:lang w:val="en-US"/>
              </w:rPr>
              <w:t>» (</w:t>
            </w:r>
            <w:r w:rsidRPr="00041BF1">
              <w:rPr>
                <w:lang w:val="en-US"/>
              </w:rPr>
              <w:t>thirdParticipant</w:t>
            </w:r>
            <w:r>
              <w:rPr>
                <w:lang w:val="en-US"/>
              </w:rPr>
              <w:t>s</w:t>
            </w:r>
            <w:r w:rsidRPr="00041BF1">
              <w:rPr>
                <w:lang w:val="en-US"/>
              </w:rPr>
              <w:t>Info/</w:t>
            </w:r>
            <w:r w:rsidRPr="00005D70">
              <w:rPr>
                <w:lang w:val="en-US"/>
              </w:rPr>
              <w:t>thirdParticipantInfo/thirdParticipantAccountsDetailsInfo/thirdParticipantAccountDetailsInfo/</w:t>
            </w:r>
            <w:r w:rsidRPr="000842FB">
              <w:rPr>
                <w:lang w:val="en-US"/>
              </w:rPr>
              <w:t>OKTMOInfo</w:t>
            </w:r>
            <w:r w:rsidRPr="001F5FAF">
              <w:rPr>
                <w:lang w:val="en-US"/>
              </w:rPr>
              <w:t xml:space="preserve">). </w:t>
            </w:r>
            <w:r w:rsidRPr="00D63D17">
              <w:t>Принимается</w:t>
            </w:r>
            <w:r w:rsidRPr="005E2717">
              <w:t xml:space="preserve"> </w:t>
            </w:r>
            <w:r w:rsidRPr="00D63D17">
              <w:t>из</w:t>
            </w:r>
            <w:r w:rsidRPr="005E2717">
              <w:t xml:space="preserve"> </w:t>
            </w:r>
            <w:r w:rsidRPr="00D63D17">
              <w:t>пакета</w:t>
            </w:r>
            <w:r w:rsidRPr="005E2717">
              <w:t xml:space="preserve"> (</w:t>
            </w:r>
            <w:r w:rsidRPr="00D63D17">
              <w:t>если</w:t>
            </w:r>
            <w:r w:rsidRPr="005E2717">
              <w:t xml:space="preserve"> </w:t>
            </w:r>
            <w:r w:rsidRPr="00D63D17">
              <w:t>заполнен</w:t>
            </w:r>
            <w:r w:rsidRPr="005E2717">
              <w:t xml:space="preserve">) </w:t>
            </w:r>
            <w:r w:rsidRPr="00D63D17">
              <w:t>и</w:t>
            </w:r>
            <w:r w:rsidRPr="005E2717">
              <w:t xml:space="preserve"> </w:t>
            </w:r>
            <w:r w:rsidRPr="00D63D17">
              <w:t>сохраняется</w:t>
            </w:r>
            <w:r>
              <w:t>, при этом контролируется обязательность АК подсистемы</w:t>
            </w:r>
            <w:r w:rsidRPr="005E2717">
              <w:t>.</w:t>
            </w:r>
          </w:p>
          <w:p w14:paraId="7893126D" w14:textId="77777777" w:rsidR="0032350A" w:rsidRPr="005E2717" w:rsidRDefault="0032350A" w:rsidP="0032350A">
            <w:pPr>
              <w:pStyle w:val="ad"/>
              <w:jc w:val="left"/>
            </w:pPr>
          </w:p>
          <w:p w14:paraId="3D36DF20" w14:textId="77777777" w:rsidR="0032350A" w:rsidRDefault="0032350A" w:rsidP="0032350A">
            <w:pPr>
              <w:pStyle w:val="ad"/>
              <w:jc w:val="left"/>
            </w:pPr>
            <w:r>
              <w:t>Поле</w:t>
            </w:r>
            <w:r w:rsidRPr="009B11AB">
              <w:rPr>
                <w:lang w:val="en-US"/>
              </w:rPr>
              <w:t xml:space="preserve"> «</w:t>
            </w:r>
            <w:r w:rsidRPr="000842FB">
              <w:t>КБК</w:t>
            </w:r>
            <w:r w:rsidRPr="009B11AB">
              <w:rPr>
                <w:lang w:val="en-US"/>
              </w:rPr>
              <w:t>» (</w:t>
            </w:r>
            <w:r w:rsidRPr="00041BF1">
              <w:rPr>
                <w:lang w:val="en-US"/>
              </w:rPr>
              <w:t>thirdParticipant</w:t>
            </w:r>
            <w:r>
              <w:rPr>
                <w:lang w:val="en-US"/>
              </w:rPr>
              <w:t>s</w:t>
            </w:r>
            <w:r w:rsidRPr="00041BF1">
              <w:rPr>
                <w:lang w:val="en-US"/>
              </w:rPr>
              <w:t>Info/</w:t>
            </w:r>
            <w:r w:rsidRPr="00005D70">
              <w:rPr>
                <w:lang w:val="en-US"/>
              </w:rPr>
              <w:t>thirdParticipantInfo/thirdParticipantAccountsDetailsInfo/thirdParticipantAccountDetailsInfo/</w:t>
            </w:r>
            <w:r w:rsidRPr="000842FB">
              <w:rPr>
                <w:lang w:val="en-US"/>
              </w:rPr>
              <w:t>KBK</w:t>
            </w:r>
            <w:r w:rsidRPr="009B11AB">
              <w:rPr>
                <w:lang w:val="en-US"/>
              </w:rPr>
              <w:t xml:space="preserve">). </w:t>
            </w:r>
            <w:r w:rsidRPr="00D63D17">
              <w:t>Принимается из пакета (если заполнен</w:t>
            </w:r>
            <w:r>
              <w:t>о</w:t>
            </w:r>
            <w:r w:rsidRPr="00D63D17">
              <w:t>) и сохраняется</w:t>
            </w:r>
            <w:r>
              <w:t>, при этом контролируется обязательность АК подсистемы</w:t>
            </w:r>
            <w:r w:rsidRPr="00D63D17">
              <w:t>.</w:t>
            </w:r>
          </w:p>
          <w:p w14:paraId="53C1E7C1" w14:textId="15A49517" w:rsidR="0032350A" w:rsidRPr="00256139" w:rsidRDefault="0032350A" w:rsidP="0032350A">
            <w:pPr>
              <w:pStyle w:val="ad"/>
              <w:jc w:val="left"/>
            </w:pPr>
          </w:p>
        </w:tc>
      </w:tr>
      <w:tr w:rsidR="0032350A" w:rsidRPr="000E4FE8" w14:paraId="6CF43420" w14:textId="77777777" w:rsidTr="00AA184A">
        <w:trPr>
          <w:trHeight w:val="348"/>
        </w:trPr>
        <w:tc>
          <w:tcPr>
            <w:tcW w:w="841" w:type="pct"/>
            <w:gridSpan w:val="2"/>
          </w:tcPr>
          <w:p w14:paraId="1D2A6E7E" w14:textId="7B76E881" w:rsidR="0032350A" w:rsidRPr="00BA2E7C" w:rsidRDefault="0032350A" w:rsidP="0032350A">
            <w:pPr>
              <w:pStyle w:val="ad"/>
              <w:jc w:val="left"/>
              <w:rPr>
                <w:lang w:val="en-US"/>
              </w:rPr>
            </w:pPr>
            <w:r>
              <w:lastRenderedPageBreak/>
              <w:t>РК_ИК_00</w:t>
            </w:r>
            <w:r>
              <w:rPr>
                <w:lang w:val="en-US"/>
              </w:rPr>
              <w:t>29</w:t>
            </w:r>
          </w:p>
        </w:tc>
        <w:tc>
          <w:tcPr>
            <w:tcW w:w="234" w:type="pct"/>
            <w:gridSpan w:val="2"/>
          </w:tcPr>
          <w:p w14:paraId="7FDD8A7F" w14:textId="77777777" w:rsidR="0032350A" w:rsidRPr="000E4FE8" w:rsidRDefault="0032350A" w:rsidP="0032350A">
            <w:pPr>
              <w:pStyle w:val="ad"/>
              <w:jc w:val="left"/>
            </w:pPr>
          </w:p>
        </w:tc>
        <w:tc>
          <w:tcPr>
            <w:tcW w:w="1056" w:type="pct"/>
            <w:gridSpan w:val="2"/>
          </w:tcPr>
          <w:p w14:paraId="71172936" w14:textId="6F97D001" w:rsidR="0032350A" w:rsidRPr="003D49B7" w:rsidRDefault="0032350A" w:rsidP="0032350A">
            <w:pPr>
              <w:pStyle w:val="ad"/>
              <w:jc w:val="left"/>
              <w:rPr>
                <w:lang w:val="en-US"/>
              </w:rPr>
            </w:pPr>
            <w:r w:rsidRPr="003D49B7">
              <w:rPr>
                <w:lang w:val="en-US"/>
              </w:rPr>
              <w:t>«</w:t>
            </w:r>
            <w:r>
              <w:t>Код</w:t>
            </w:r>
            <w:r w:rsidRPr="003D49B7">
              <w:rPr>
                <w:lang w:val="en-US"/>
              </w:rPr>
              <w:t>» (</w:t>
            </w:r>
            <w:r>
              <w:rPr>
                <w:lang w:val="en-US"/>
              </w:rPr>
              <w:t>suppliers</w:t>
            </w:r>
            <w:r w:rsidRPr="003D49B7">
              <w:rPr>
                <w:lang w:val="en-US"/>
              </w:rPr>
              <w:t>\</w:t>
            </w:r>
            <w:r>
              <w:rPr>
                <w:lang w:val="en-US"/>
              </w:rPr>
              <w:t>supplier</w:t>
            </w:r>
            <w:r w:rsidRPr="003D49B7">
              <w:rPr>
                <w:lang w:val="en-US"/>
              </w:rPr>
              <w:t>\</w:t>
            </w:r>
            <w:r w:rsidRPr="00B23EA9">
              <w:rPr>
                <w:lang w:val="en-US"/>
              </w:rPr>
              <w:t>legalEntityRF</w:t>
            </w:r>
            <w:r w:rsidRPr="003D49B7">
              <w:rPr>
                <w:lang w:val="en-US"/>
              </w:rPr>
              <w:t>\</w:t>
            </w:r>
            <w:r>
              <w:rPr>
                <w:lang w:val="en-US"/>
              </w:rPr>
              <w:t>legalForm</w:t>
            </w:r>
            <w:r w:rsidRPr="003D49B7">
              <w:rPr>
                <w:lang w:val="en-US"/>
              </w:rPr>
              <w:t>\</w:t>
            </w:r>
            <w:r>
              <w:t>с</w:t>
            </w:r>
            <w:r>
              <w:rPr>
                <w:lang w:val="en-US"/>
              </w:rPr>
              <w:t>ode</w:t>
            </w:r>
            <w:r w:rsidRPr="003D49B7">
              <w:rPr>
                <w:lang w:val="en-US"/>
              </w:rPr>
              <w:t>)</w:t>
            </w:r>
          </w:p>
        </w:tc>
        <w:tc>
          <w:tcPr>
            <w:tcW w:w="1474" w:type="pct"/>
            <w:gridSpan w:val="3"/>
          </w:tcPr>
          <w:p w14:paraId="2094FF38" w14:textId="090843D4" w:rsidR="0032350A" w:rsidRPr="000E4FE8" w:rsidRDefault="0032350A" w:rsidP="0032350A">
            <w:pPr>
              <w:pStyle w:val="ad"/>
              <w:jc w:val="left"/>
            </w:pPr>
            <w:r>
              <w:t>Проверяем, что запись с таким кодом найдена в актуальном статусе в справочнике ОКОПФ</w:t>
            </w:r>
          </w:p>
        </w:tc>
        <w:tc>
          <w:tcPr>
            <w:tcW w:w="1395" w:type="pct"/>
            <w:gridSpan w:val="3"/>
          </w:tcPr>
          <w:p w14:paraId="0F0FD1E7" w14:textId="3E74A152" w:rsidR="0032350A" w:rsidRPr="000E4FE8" w:rsidRDefault="0032350A" w:rsidP="0032350A">
            <w:pPr>
              <w:pStyle w:val="ad"/>
              <w:jc w:val="left"/>
            </w:pPr>
            <w:r>
              <w:t>Организационно-правовой формы с кодом</w:t>
            </w:r>
            <w:r w:rsidRPr="00CC779D">
              <w:t>&lt;</w:t>
            </w:r>
            <w:r>
              <w:t>код ОКОПФ</w:t>
            </w:r>
            <w:r w:rsidRPr="00CC779D">
              <w:t>&gt;</w:t>
            </w:r>
            <w:r>
              <w:t xml:space="preserve"> не найдено в актуальном состоянии в справочнике ОКОПФ в ЕИС</w:t>
            </w:r>
          </w:p>
        </w:tc>
      </w:tr>
      <w:tr w:rsidR="0032350A" w:rsidRPr="00750C80" w14:paraId="5C00F272" w14:textId="77777777" w:rsidTr="00AA184A">
        <w:trPr>
          <w:trHeight w:val="348"/>
        </w:trPr>
        <w:tc>
          <w:tcPr>
            <w:tcW w:w="841" w:type="pct"/>
            <w:gridSpan w:val="2"/>
          </w:tcPr>
          <w:p w14:paraId="05178D90" w14:textId="14D99DDF" w:rsidR="0032350A" w:rsidRPr="008C47E3" w:rsidRDefault="0032350A" w:rsidP="0032350A">
            <w:pPr>
              <w:pStyle w:val="ad"/>
              <w:jc w:val="left"/>
              <w:rPr>
                <w:lang w:val="en-US"/>
              </w:rPr>
            </w:pPr>
            <w:r>
              <w:t>РК_ИК_00</w:t>
            </w:r>
            <w:r>
              <w:rPr>
                <w:lang w:val="en-US"/>
              </w:rPr>
              <w:t>30</w:t>
            </w:r>
          </w:p>
        </w:tc>
        <w:tc>
          <w:tcPr>
            <w:tcW w:w="234" w:type="pct"/>
            <w:gridSpan w:val="2"/>
          </w:tcPr>
          <w:p w14:paraId="739E7FBD" w14:textId="77777777" w:rsidR="0032350A" w:rsidRPr="000E4FE8" w:rsidRDefault="0032350A" w:rsidP="0032350A">
            <w:pPr>
              <w:pStyle w:val="ad"/>
              <w:jc w:val="left"/>
            </w:pPr>
          </w:p>
        </w:tc>
        <w:tc>
          <w:tcPr>
            <w:tcW w:w="1056" w:type="pct"/>
            <w:gridSpan w:val="2"/>
          </w:tcPr>
          <w:p w14:paraId="229758DE" w14:textId="2748A03C" w:rsidR="0032350A" w:rsidRPr="00D37E66" w:rsidRDefault="0032350A" w:rsidP="0032350A">
            <w:pPr>
              <w:pStyle w:val="ad"/>
              <w:jc w:val="left"/>
              <w:rPr>
                <w:lang w:val="en-US"/>
              </w:rPr>
            </w:pPr>
            <w:r w:rsidRPr="00B23EA9">
              <w:rPr>
                <w:lang w:val="en-US"/>
              </w:rPr>
              <w:t>«</w:t>
            </w:r>
            <w:r>
              <w:t>Код</w:t>
            </w:r>
            <w:r w:rsidRPr="00750C80">
              <w:rPr>
                <w:lang w:val="en-US"/>
              </w:rPr>
              <w:t xml:space="preserve"> </w:t>
            </w:r>
            <w:r>
              <w:t>по</w:t>
            </w:r>
            <w:r w:rsidRPr="00750C80">
              <w:rPr>
                <w:lang w:val="en-US"/>
              </w:rPr>
              <w:t xml:space="preserve"> </w:t>
            </w:r>
            <w:r>
              <w:t>ОКТМО</w:t>
            </w:r>
            <w:r w:rsidRPr="00B23EA9">
              <w:rPr>
                <w:lang w:val="en-US"/>
              </w:rPr>
              <w:t>» (</w:t>
            </w:r>
            <w:r>
              <w:rPr>
                <w:lang w:val="en-US"/>
              </w:rPr>
              <w:t>suppliers</w:t>
            </w:r>
            <w:r w:rsidRPr="00B23EA9">
              <w:rPr>
                <w:lang w:val="en-US"/>
              </w:rPr>
              <w:t>\</w:t>
            </w:r>
            <w:r>
              <w:rPr>
                <w:lang w:val="en-US"/>
              </w:rPr>
              <w:t>supplier</w:t>
            </w:r>
            <w:r w:rsidRPr="00B23EA9">
              <w:rPr>
                <w:lang w:val="en-US"/>
              </w:rPr>
              <w:t>\legalEntityRF\</w:t>
            </w:r>
            <w:r>
              <w:rPr>
                <w:lang w:val="en-US"/>
              </w:rPr>
              <w:t>OKTMO\code</w:t>
            </w:r>
            <w:r w:rsidRPr="00B23EA9">
              <w:rPr>
                <w:lang w:val="en-US"/>
              </w:rPr>
              <w:t>)</w:t>
            </w:r>
          </w:p>
        </w:tc>
        <w:tc>
          <w:tcPr>
            <w:tcW w:w="1474" w:type="pct"/>
            <w:gridSpan w:val="3"/>
          </w:tcPr>
          <w:p w14:paraId="23390302" w14:textId="5E1FB683" w:rsidR="0032350A" w:rsidRPr="00771797" w:rsidRDefault="0032350A" w:rsidP="0032350A">
            <w:pPr>
              <w:pStyle w:val="ad"/>
              <w:jc w:val="left"/>
            </w:pPr>
            <w:r>
              <w:t>Проверяем, что запись с таким кодом найдена в актуальном статусе в справочнике ОКТМО</w:t>
            </w:r>
          </w:p>
        </w:tc>
        <w:tc>
          <w:tcPr>
            <w:tcW w:w="1395" w:type="pct"/>
            <w:gridSpan w:val="3"/>
          </w:tcPr>
          <w:p w14:paraId="5D352CB5" w14:textId="1B5DA9EC" w:rsidR="0032350A" w:rsidRPr="00750C80" w:rsidRDefault="0032350A" w:rsidP="0032350A">
            <w:pPr>
              <w:pStyle w:val="ad"/>
              <w:jc w:val="left"/>
            </w:pPr>
            <w:r>
              <w:t>Территориально-муниципального образования с кодом</w:t>
            </w:r>
            <w:r w:rsidRPr="00CC779D">
              <w:t>&lt;</w:t>
            </w:r>
            <w:r>
              <w:t>код ОКТМО</w:t>
            </w:r>
            <w:r w:rsidRPr="00CC779D">
              <w:t>&gt;</w:t>
            </w:r>
            <w:r>
              <w:t xml:space="preserve"> не найдено в актуальном состоянии в справочнике ОКТМО в ЕИС</w:t>
            </w:r>
          </w:p>
        </w:tc>
      </w:tr>
      <w:tr w:rsidR="0032350A" w:rsidRPr="00C935D3" w14:paraId="4E875E50" w14:textId="77777777" w:rsidTr="00AA184A">
        <w:trPr>
          <w:trHeight w:val="348"/>
        </w:trPr>
        <w:tc>
          <w:tcPr>
            <w:tcW w:w="841" w:type="pct"/>
            <w:gridSpan w:val="2"/>
          </w:tcPr>
          <w:p w14:paraId="76D10282" w14:textId="01D6ED05" w:rsidR="0032350A" w:rsidRPr="008C47E3" w:rsidRDefault="0032350A" w:rsidP="0032350A">
            <w:pPr>
              <w:pStyle w:val="ad"/>
              <w:jc w:val="left"/>
              <w:rPr>
                <w:lang w:val="en-US"/>
              </w:rPr>
            </w:pPr>
            <w:r>
              <w:t>РК_ИК_00</w:t>
            </w:r>
            <w:r>
              <w:rPr>
                <w:lang w:val="en-US"/>
              </w:rPr>
              <w:t>31</w:t>
            </w:r>
          </w:p>
        </w:tc>
        <w:tc>
          <w:tcPr>
            <w:tcW w:w="234" w:type="pct"/>
            <w:gridSpan w:val="2"/>
          </w:tcPr>
          <w:p w14:paraId="4B5A247F" w14:textId="77777777" w:rsidR="0032350A" w:rsidRPr="00750C80" w:rsidRDefault="0032350A" w:rsidP="0032350A">
            <w:pPr>
              <w:pStyle w:val="ad"/>
              <w:jc w:val="left"/>
            </w:pPr>
          </w:p>
        </w:tc>
        <w:tc>
          <w:tcPr>
            <w:tcW w:w="1056" w:type="pct"/>
            <w:gridSpan w:val="2"/>
          </w:tcPr>
          <w:p w14:paraId="5C36EBEF" w14:textId="0040B252" w:rsidR="0032350A" w:rsidRPr="00D37E66" w:rsidRDefault="0032350A" w:rsidP="0032350A">
            <w:pPr>
              <w:pStyle w:val="ad"/>
              <w:jc w:val="left"/>
              <w:rPr>
                <w:lang w:val="en-US"/>
              </w:rPr>
            </w:pPr>
            <w:r w:rsidRPr="00B23EA9">
              <w:rPr>
                <w:lang w:val="en-US"/>
              </w:rPr>
              <w:t>«</w:t>
            </w:r>
            <w:r>
              <w:t>Код</w:t>
            </w:r>
            <w:r w:rsidRPr="00B23EA9">
              <w:rPr>
                <w:lang w:val="en-US"/>
              </w:rPr>
              <w:t xml:space="preserve"> страны» (</w:t>
            </w:r>
            <w:r>
              <w:rPr>
                <w:lang w:val="en-US"/>
              </w:rPr>
              <w:t>suppliers</w:t>
            </w:r>
            <w:r w:rsidRPr="00B23EA9">
              <w:rPr>
                <w:lang w:val="en-US"/>
              </w:rPr>
              <w:t>\</w:t>
            </w:r>
            <w:r>
              <w:rPr>
                <w:lang w:val="en-US"/>
              </w:rPr>
              <w:t>supplier</w:t>
            </w:r>
            <w:r w:rsidRPr="00B23EA9">
              <w:rPr>
                <w:lang w:val="en-US"/>
              </w:rPr>
              <w:t>\legalEntityForeignState\placeOfStayInRegCountry</w:t>
            </w:r>
            <w:r>
              <w:rPr>
                <w:lang w:val="en-US"/>
              </w:rPr>
              <w:t>\</w:t>
            </w:r>
            <w:r w:rsidRPr="00B23EA9">
              <w:rPr>
                <w:lang w:val="en-US"/>
              </w:rPr>
              <w:t>country</w:t>
            </w:r>
            <w:r>
              <w:rPr>
                <w:lang w:val="en-US"/>
              </w:rPr>
              <w:t>\</w:t>
            </w:r>
            <w:r w:rsidRPr="00B23EA9">
              <w:rPr>
                <w:lang w:val="en-US"/>
              </w:rPr>
              <w:t>country</w:t>
            </w:r>
            <w:r>
              <w:rPr>
                <w:lang w:val="en-US"/>
              </w:rPr>
              <w:t>Code</w:t>
            </w:r>
            <w:r w:rsidRPr="00B23EA9">
              <w:rPr>
                <w:lang w:val="en-US"/>
              </w:rPr>
              <w:t>)</w:t>
            </w:r>
          </w:p>
        </w:tc>
        <w:tc>
          <w:tcPr>
            <w:tcW w:w="1474" w:type="pct"/>
            <w:gridSpan w:val="3"/>
          </w:tcPr>
          <w:p w14:paraId="42061AD2" w14:textId="12164480" w:rsidR="0032350A" w:rsidRPr="00C935D3" w:rsidRDefault="0032350A" w:rsidP="0032350A">
            <w:pPr>
              <w:pStyle w:val="ad"/>
              <w:jc w:val="left"/>
            </w:pPr>
            <w:r>
              <w:t>Проверяем, что запись с таким кодом найдена в актуальном статусе в справочнике ОКСМ</w:t>
            </w:r>
          </w:p>
        </w:tc>
        <w:tc>
          <w:tcPr>
            <w:tcW w:w="1395" w:type="pct"/>
            <w:gridSpan w:val="3"/>
          </w:tcPr>
          <w:p w14:paraId="7F3FD2CF" w14:textId="734C821F" w:rsidR="0032350A" w:rsidRPr="00C935D3" w:rsidRDefault="0032350A" w:rsidP="0032350A">
            <w:pPr>
              <w:pStyle w:val="ad"/>
              <w:jc w:val="left"/>
            </w:pPr>
            <w:r>
              <w:t>Страны с кодом</w:t>
            </w:r>
            <w:r w:rsidRPr="00CC779D">
              <w:t>&lt;</w:t>
            </w:r>
            <w:r>
              <w:t>код ОКСМ</w:t>
            </w:r>
            <w:r w:rsidRPr="00CC779D">
              <w:t>&gt;</w:t>
            </w:r>
            <w:r>
              <w:t xml:space="preserve"> не найдено в актуальном состоянии в справочнике ОКСМ в ЕИС</w:t>
            </w:r>
          </w:p>
        </w:tc>
      </w:tr>
      <w:tr w:rsidR="0032350A" w:rsidRPr="008C47E3" w14:paraId="4931D80A" w14:textId="77777777" w:rsidTr="00AA184A">
        <w:trPr>
          <w:trHeight w:val="348"/>
        </w:trPr>
        <w:tc>
          <w:tcPr>
            <w:tcW w:w="841" w:type="pct"/>
            <w:gridSpan w:val="2"/>
          </w:tcPr>
          <w:p w14:paraId="3A39FA5B" w14:textId="6107DC6F" w:rsidR="0032350A" w:rsidRPr="008C47E3" w:rsidRDefault="0032350A" w:rsidP="0032350A">
            <w:pPr>
              <w:pStyle w:val="ad"/>
              <w:jc w:val="left"/>
              <w:rPr>
                <w:lang w:val="en-US"/>
              </w:rPr>
            </w:pPr>
            <w:r>
              <w:t>РК_ИК_00</w:t>
            </w:r>
            <w:r>
              <w:rPr>
                <w:lang w:val="en-US"/>
              </w:rPr>
              <w:t>32</w:t>
            </w:r>
          </w:p>
        </w:tc>
        <w:tc>
          <w:tcPr>
            <w:tcW w:w="234" w:type="pct"/>
            <w:gridSpan w:val="2"/>
          </w:tcPr>
          <w:p w14:paraId="5D463FFC" w14:textId="77777777" w:rsidR="0032350A" w:rsidRPr="00C935D3" w:rsidRDefault="0032350A" w:rsidP="0032350A">
            <w:pPr>
              <w:pStyle w:val="ad"/>
              <w:jc w:val="left"/>
            </w:pPr>
          </w:p>
        </w:tc>
        <w:tc>
          <w:tcPr>
            <w:tcW w:w="1056" w:type="pct"/>
            <w:gridSpan w:val="2"/>
          </w:tcPr>
          <w:p w14:paraId="6B1198F6" w14:textId="46D74C22" w:rsidR="0032350A" w:rsidRPr="00D37E66" w:rsidRDefault="0032350A" w:rsidP="0032350A">
            <w:pPr>
              <w:pStyle w:val="ad"/>
              <w:jc w:val="left"/>
              <w:rPr>
                <w:lang w:val="en-US"/>
              </w:rPr>
            </w:pPr>
            <w:r w:rsidRPr="00B23EA9">
              <w:rPr>
                <w:lang w:val="en-US"/>
              </w:rPr>
              <w:t>«</w:t>
            </w:r>
            <w:r>
              <w:t>Код</w:t>
            </w:r>
            <w:r w:rsidRPr="00FA5797">
              <w:rPr>
                <w:lang w:val="en-US"/>
              </w:rPr>
              <w:t xml:space="preserve"> </w:t>
            </w:r>
            <w:r>
              <w:t>по</w:t>
            </w:r>
            <w:r w:rsidRPr="00FA5797">
              <w:rPr>
                <w:lang w:val="en-US"/>
              </w:rPr>
              <w:t xml:space="preserve"> </w:t>
            </w:r>
            <w:r>
              <w:t>ОКТМО</w:t>
            </w:r>
            <w:r w:rsidRPr="00B23EA9">
              <w:rPr>
                <w:lang w:val="en-US"/>
              </w:rPr>
              <w:t>» (</w:t>
            </w:r>
            <w:r>
              <w:rPr>
                <w:lang w:val="en-US"/>
              </w:rPr>
              <w:t>suppliers</w:t>
            </w:r>
            <w:r w:rsidRPr="00B23EA9">
              <w:rPr>
                <w:lang w:val="en-US"/>
              </w:rPr>
              <w:t>\</w:t>
            </w:r>
            <w:r>
              <w:rPr>
                <w:lang w:val="en-US"/>
              </w:rPr>
              <w:t>supplier</w:t>
            </w:r>
            <w:r w:rsidRPr="00B23EA9">
              <w:rPr>
                <w:lang w:val="en-US"/>
              </w:rPr>
              <w:t>\legalEntityForeignState\</w:t>
            </w:r>
            <w:r w:rsidRPr="00C820F6">
              <w:rPr>
                <w:lang w:val="en-US"/>
              </w:rPr>
              <w:t>placeOfStayInRF</w:t>
            </w:r>
            <w:r>
              <w:rPr>
                <w:lang w:val="en-US"/>
              </w:rPr>
              <w:t>\OKTMO\code</w:t>
            </w:r>
            <w:r w:rsidRPr="00B23EA9">
              <w:rPr>
                <w:lang w:val="en-US"/>
              </w:rPr>
              <w:t>)</w:t>
            </w:r>
          </w:p>
        </w:tc>
        <w:tc>
          <w:tcPr>
            <w:tcW w:w="2869" w:type="pct"/>
            <w:gridSpan w:val="6"/>
          </w:tcPr>
          <w:p w14:paraId="55701DBE" w14:textId="29CA1173" w:rsidR="0032350A" w:rsidRPr="00E5241B" w:rsidRDefault="0032350A" w:rsidP="0032350A">
            <w:pPr>
              <w:pStyle w:val="ad"/>
              <w:jc w:val="left"/>
            </w:pPr>
            <w:r>
              <w:t>Аналогично РК_ИК_0030</w:t>
            </w:r>
          </w:p>
        </w:tc>
      </w:tr>
      <w:tr w:rsidR="0032350A" w:rsidRPr="00D37E66" w14:paraId="272BB01F" w14:textId="77777777" w:rsidTr="00AA184A">
        <w:trPr>
          <w:trHeight w:val="348"/>
        </w:trPr>
        <w:tc>
          <w:tcPr>
            <w:tcW w:w="841" w:type="pct"/>
            <w:gridSpan w:val="2"/>
          </w:tcPr>
          <w:p w14:paraId="1839E58E" w14:textId="78FC2012" w:rsidR="0032350A" w:rsidRPr="008C47E3" w:rsidRDefault="0032350A" w:rsidP="0032350A">
            <w:pPr>
              <w:pStyle w:val="ad"/>
              <w:jc w:val="left"/>
              <w:rPr>
                <w:lang w:val="en-US"/>
              </w:rPr>
            </w:pPr>
            <w:r>
              <w:t>РК_ИК_00</w:t>
            </w:r>
            <w:r>
              <w:rPr>
                <w:lang w:val="en-US"/>
              </w:rPr>
              <w:t>33</w:t>
            </w:r>
          </w:p>
        </w:tc>
        <w:tc>
          <w:tcPr>
            <w:tcW w:w="234" w:type="pct"/>
            <w:gridSpan w:val="2"/>
          </w:tcPr>
          <w:p w14:paraId="00283DF9" w14:textId="77777777" w:rsidR="0032350A" w:rsidRPr="008C47E3" w:rsidRDefault="0032350A" w:rsidP="0032350A">
            <w:pPr>
              <w:pStyle w:val="ad"/>
              <w:jc w:val="left"/>
            </w:pPr>
          </w:p>
        </w:tc>
        <w:tc>
          <w:tcPr>
            <w:tcW w:w="1056" w:type="pct"/>
            <w:gridSpan w:val="2"/>
          </w:tcPr>
          <w:p w14:paraId="22DE3494" w14:textId="63128990" w:rsidR="0032350A" w:rsidRPr="00D37E66" w:rsidRDefault="0032350A" w:rsidP="0032350A">
            <w:pPr>
              <w:pStyle w:val="ad"/>
              <w:jc w:val="left"/>
              <w:rPr>
                <w:lang w:val="en-US"/>
              </w:rPr>
            </w:pPr>
            <w:r w:rsidRPr="00B23EA9">
              <w:rPr>
                <w:lang w:val="en-US"/>
              </w:rPr>
              <w:t>«</w:t>
            </w:r>
            <w:r w:rsidRPr="008C47E3">
              <w:rPr>
                <w:lang w:val="en-US"/>
              </w:rPr>
              <w:t xml:space="preserve"> </w:t>
            </w:r>
            <w:r>
              <w:t>Код</w:t>
            </w:r>
            <w:r w:rsidRPr="008C47E3">
              <w:rPr>
                <w:lang w:val="en-US"/>
              </w:rPr>
              <w:t xml:space="preserve"> </w:t>
            </w:r>
            <w:r>
              <w:t>по</w:t>
            </w:r>
            <w:r w:rsidRPr="008C47E3">
              <w:rPr>
                <w:lang w:val="en-US"/>
              </w:rPr>
              <w:t xml:space="preserve"> </w:t>
            </w:r>
            <w:r>
              <w:t>ОКТМО</w:t>
            </w:r>
            <w:r w:rsidRPr="00B23EA9">
              <w:rPr>
                <w:lang w:val="en-US"/>
              </w:rPr>
              <w:t xml:space="preserve"> » (</w:t>
            </w:r>
            <w:r>
              <w:rPr>
                <w:lang w:val="en-US"/>
              </w:rPr>
              <w:t>suppliers</w:t>
            </w:r>
            <w:r w:rsidRPr="00B23EA9">
              <w:rPr>
                <w:lang w:val="en-US"/>
              </w:rPr>
              <w:t>\</w:t>
            </w:r>
            <w:r>
              <w:rPr>
                <w:lang w:val="en-US"/>
              </w:rPr>
              <w:t>sup</w:t>
            </w:r>
            <w:r>
              <w:rPr>
                <w:lang w:val="en-US"/>
              </w:rPr>
              <w:lastRenderedPageBreak/>
              <w:t>plier</w:t>
            </w:r>
            <w:r w:rsidRPr="00B23EA9">
              <w:rPr>
                <w:lang w:val="en-US"/>
              </w:rPr>
              <w:t>\</w:t>
            </w:r>
            <w:r w:rsidRPr="004D6C7E">
              <w:rPr>
                <w:lang w:val="en-US"/>
              </w:rPr>
              <w:t>individualPersonRF</w:t>
            </w:r>
            <w:r w:rsidRPr="00B23EA9">
              <w:rPr>
                <w:lang w:val="en-US"/>
              </w:rPr>
              <w:t>\</w:t>
            </w:r>
            <w:r>
              <w:rPr>
                <w:lang w:val="en-US"/>
              </w:rPr>
              <w:t>OKTMO\</w:t>
            </w:r>
            <w:r>
              <w:t>с</w:t>
            </w:r>
            <w:r>
              <w:rPr>
                <w:lang w:val="en-US"/>
              </w:rPr>
              <w:t>ode</w:t>
            </w:r>
            <w:r w:rsidRPr="00B23EA9">
              <w:rPr>
                <w:lang w:val="en-US"/>
              </w:rPr>
              <w:t>)</w:t>
            </w:r>
          </w:p>
        </w:tc>
        <w:tc>
          <w:tcPr>
            <w:tcW w:w="2869" w:type="pct"/>
            <w:gridSpan w:val="6"/>
          </w:tcPr>
          <w:p w14:paraId="5ED186C2" w14:textId="16877A0D" w:rsidR="0032350A" w:rsidRPr="00E5241B" w:rsidRDefault="0032350A" w:rsidP="0032350A">
            <w:pPr>
              <w:pStyle w:val="ad"/>
              <w:jc w:val="left"/>
            </w:pPr>
            <w:r>
              <w:lastRenderedPageBreak/>
              <w:t>Аналогично РК_ИК_0030</w:t>
            </w:r>
          </w:p>
        </w:tc>
      </w:tr>
      <w:tr w:rsidR="0032350A" w:rsidRPr="00D37E66" w14:paraId="0331B975" w14:textId="77777777" w:rsidTr="00AA184A">
        <w:trPr>
          <w:trHeight w:val="348"/>
        </w:trPr>
        <w:tc>
          <w:tcPr>
            <w:tcW w:w="841" w:type="pct"/>
            <w:gridSpan w:val="2"/>
          </w:tcPr>
          <w:p w14:paraId="4774FBDA" w14:textId="42435E36" w:rsidR="0032350A" w:rsidRPr="008C47E3" w:rsidRDefault="0032350A" w:rsidP="0032350A">
            <w:pPr>
              <w:pStyle w:val="ad"/>
              <w:jc w:val="left"/>
              <w:rPr>
                <w:lang w:val="en-US"/>
              </w:rPr>
            </w:pPr>
            <w:r>
              <w:t>РК_ИК_00</w:t>
            </w:r>
            <w:r>
              <w:rPr>
                <w:lang w:val="en-US"/>
              </w:rPr>
              <w:t>34</w:t>
            </w:r>
          </w:p>
        </w:tc>
        <w:tc>
          <w:tcPr>
            <w:tcW w:w="234" w:type="pct"/>
            <w:gridSpan w:val="2"/>
          </w:tcPr>
          <w:p w14:paraId="6DEEC32B" w14:textId="77777777" w:rsidR="0032350A" w:rsidRPr="00D37E66" w:rsidRDefault="0032350A" w:rsidP="0032350A">
            <w:pPr>
              <w:pStyle w:val="ad"/>
              <w:jc w:val="left"/>
              <w:rPr>
                <w:lang w:val="en-US"/>
              </w:rPr>
            </w:pPr>
          </w:p>
        </w:tc>
        <w:tc>
          <w:tcPr>
            <w:tcW w:w="1056" w:type="pct"/>
            <w:gridSpan w:val="2"/>
          </w:tcPr>
          <w:p w14:paraId="7BC234D0" w14:textId="4BE59491" w:rsidR="0032350A" w:rsidRPr="00D37E66" w:rsidRDefault="0032350A" w:rsidP="0032350A">
            <w:pPr>
              <w:pStyle w:val="ad"/>
              <w:jc w:val="left"/>
              <w:rPr>
                <w:lang w:val="en-US"/>
              </w:rPr>
            </w:pPr>
            <w:r w:rsidRPr="00B23EA9">
              <w:rPr>
                <w:lang w:val="en-US"/>
              </w:rPr>
              <w:t>«</w:t>
            </w:r>
            <w:r>
              <w:t>Код</w:t>
            </w:r>
            <w:r w:rsidRPr="00B23EA9">
              <w:rPr>
                <w:lang w:val="en-US"/>
              </w:rPr>
              <w:t xml:space="preserve"> страны» (</w:t>
            </w:r>
            <w:r>
              <w:rPr>
                <w:lang w:val="en-US"/>
              </w:rPr>
              <w:t>suppliers</w:t>
            </w:r>
            <w:r w:rsidRPr="00B23EA9">
              <w:rPr>
                <w:lang w:val="en-US"/>
              </w:rPr>
              <w:t>\</w:t>
            </w:r>
            <w:r>
              <w:rPr>
                <w:lang w:val="en-US"/>
              </w:rPr>
              <w:t>supplier</w:t>
            </w:r>
            <w:r w:rsidRPr="00B23EA9">
              <w:rPr>
                <w:lang w:val="en-US"/>
              </w:rPr>
              <w:t>\</w:t>
            </w:r>
            <w:r w:rsidRPr="004D6C7E">
              <w:rPr>
                <w:lang w:val="en-US"/>
              </w:rPr>
              <w:t>individualPersonForeignState</w:t>
            </w:r>
            <w:r w:rsidRPr="00B23EA9">
              <w:rPr>
                <w:lang w:val="en-US"/>
              </w:rPr>
              <w:t>\placeOfStayInRegCountry</w:t>
            </w:r>
            <w:r>
              <w:rPr>
                <w:lang w:val="en-US"/>
              </w:rPr>
              <w:t>\</w:t>
            </w:r>
            <w:r w:rsidRPr="00B23EA9">
              <w:rPr>
                <w:lang w:val="en-US"/>
              </w:rPr>
              <w:t>country</w:t>
            </w:r>
            <w:r>
              <w:rPr>
                <w:lang w:val="en-US"/>
              </w:rPr>
              <w:t>\Code</w:t>
            </w:r>
            <w:r w:rsidRPr="00B23EA9">
              <w:rPr>
                <w:lang w:val="en-US"/>
              </w:rPr>
              <w:t>)</w:t>
            </w:r>
          </w:p>
        </w:tc>
        <w:tc>
          <w:tcPr>
            <w:tcW w:w="2869" w:type="pct"/>
            <w:gridSpan w:val="6"/>
          </w:tcPr>
          <w:p w14:paraId="622010CF" w14:textId="39ADBC99" w:rsidR="0032350A" w:rsidRPr="00E5241B" w:rsidRDefault="0032350A" w:rsidP="0032350A">
            <w:pPr>
              <w:pStyle w:val="ad"/>
              <w:jc w:val="left"/>
            </w:pPr>
            <w:r>
              <w:t>Аналогично РК_ИК_0031</w:t>
            </w:r>
          </w:p>
        </w:tc>
      </w:tr>
      <w:tr w:rsidR="0032350A" w:rsidRPr="00D37E66" w14:paraId="0ADFC3F2" w14:textId="77777777" w:rsidTr="00AA184A">
        <w:trPr>
          <w:trHeight w:val="348"/>
        </w:trPr>
        <w:tc>
          <w:tcPr>
            <w:tcW w:w="841" w:type="pct"/>
            <w:gridSpan w:val="2"/>
          </w:tcPr>
          <w:p w14:paraId="25A47255" w14:textId="6FC29817" w:rsidR="0032350A" w:rsidRPr="008C47E3" w:rsidRDefault="0032350A" w:rsidP="0032350A">
            <w:pPr>
              <w:pStyle w:val="ad"/>
              <w:jc w:val="left"/>
              <w:rPr>
                <w:lang w:val="en-US"/>
              </w:rPr>
            </w:pPr>
            <w:r>
              <w:t>РК_ИК_00</w:t>
            </w:r>
            <w:r>
              <w:rPr>
                <w:lang w:val="en-US"/>
              </w:rPr>
              <w:t>35</w:t>
            </w:r>
          </w:p>
        </w:tc>
        <w:tc>
          <w:tcPr>
            <w:tcW w:w="234" w:type="pct"/>
            <w:gridSpan w:val="2"/>
          </w:tcPr>
          <w:p w14:paraId="30C2DC88" w14:textId="77777777" w:rsidR="0032350A" w:rsidRPr="00D37E66" w:rsidRDefault="0032350A" w:rsidP="0032350A">
            <w:pPr>
              <w:pStyle w:val="ad"/>
              <w:jc w:val="left"/>
              <w:rPr>
                <w:lang w:val="en-US"/>
              </w:rPr>
            </w:pPr>
          </w:p>
        </w:tc>
        <w:tc>
          <w:tcPr>
            <w:tcW w:w="1056" w:type="pct"/>
            <w:gridSpan w:val="2"/>
          </w:tcPr>
          <w:p w14:paraId="3E9319FC" w14:textId="0D0C19C6" w:rsidR="0032350A" w:rsidRPr="00D37E66" w:rsidRDefault="0032350A" w:rsidP="0032350A">
            <w:pPr>
              <w:pStyle w:val="ad"/>
              <w:jc w:val="left"/>
              <w:rPr>
                <w:lang w:val="en-US"/>
              </w:rPr>
            </w:pPr>
            <w:r w:rsidRPr="00B23EA9">
              <w:rPr>
                <w:lang w:val="en-US"/>
              </w:rPr>
              <w:t>«</w:t>
            </w:r>
            <w:r w:rsidRPr="008C47E3">
              <w:rPr>
                <w:lang w:val="en-US"/>
              </w:rPr>
              <w:t xml:space="preserve"> </w:t>
            </w:r>
            <w:r>
              <w:t>Код</w:t>
            </w:r>
            <w:r w:rsidRPr="008C47E3">
              <w:rPr>
                <w:lang w:val="en-US"/>
              </w:rPr>
              <w:t xml:space="preserve"> </w:t>
            </w:r>
            <w:r>
              <w:t>по</w:t>
            </w:r>
            <w:r w:rsidRPr="008C47E3">
              <w:rPr>
                <w:lang w:val="en-US"/>
              </w:rPr>
              <w:t xml:space="preserve"> </w:t>
            </w:r>
            <w:r>
              <w:t>ОКТМО</w:t>
            </w:r>
            <w:r w:rsidRPr="00B23EA9">
              <w:rPr>
                <w:lang w:val="en-US"/>
              </w:rPr>
              <w:t xml:space="preserve"> » (</w:t>
            </w:r>
            <w:r>
              <w:rPr>
                <w:lang w:val="en-US"/>
              </w:rPr>
              <w:t>suppliers</w:t>
            </w:r>
            <w:r w:rsidRPr="00B23EA9">
              <w:rPr>
                <w:lang w:val="en-US"/>
              </w:rPr>
              <w:t>\</w:t>
            </w:r>
            <w:r>
              <w:rPr>
                <w:lang w:val="en-US"/>
              </w:rPr>
              <w:t>supplier</w:t>
            </w:r>
            <w:r w:rsidRPr="00B23EA9">
              <w:rPr>
                <w:lang w:val="en-US"/>
              </w:rPr>
              <w:t>\</w:t>
            </w:r>
            <w:r w:rsidRPr="004D6C7E">
              <w:rPr>
                <w:lang w:val="en-US"/>
              </w:rPr>
              <w:t xml:space="preserve"> individualPersonForeignState</w:t>
            </w:r>
            <w:r w:rsidRPr="00B23EA9">
              <w:rPr>
                <w:lang w:val="en-US"/>
              </w:rPr>
              <w:t xml:space="preserve"> \</w:t>
            </w:r>
            <w:r w:rsidRPr="00C820F6">
              <w:rPr>
                <w:lang w:val="en-US"/>
              </w:rPr>
              <w:t>placeOfStayInRF</w:t>
            </w:r>
            <w:r>
              <w:rPr>
                <w:lang w:val="en-US"/>
              </w:rPr>
              <w:t>\OKTMO\code</w:t>
            </w:r>
            <w:r w:rsidRPr="00B23EA9">
              <w:rPr>
                <w:lang w:val="en-US"/>
              </w:rPr>
              <w:t>)</w:t>
            </w:r>
          </w:p>
        </w:tc>
        <w:tc>
          <w:tcPr>
            <w:tcW w:w="2869" w:type="pct"/>
            <w:gridSpan w:val="6"/>
          </w:tcPr>
          <w:p w14:paraId="5FA9A9B1" w14:textId="63E326F9" w:rsidR="0032350A" w:rsidRPr="00E5241B" w:rsidRDefault="0032350A" w:rsidP="0032350A">
            <w:pPr>
              <w:pStyle w:val="ad"/>
              <w:jc w:val="left"/>
            </w:pPr>
            <w:r>
              <w:t>Аналогично РК_ИК_0030</w:t>
            </w:r>
          </w:p>
        </w:tc>
      </w:tr>
      <w:tr w:rsidR="0032350A" w:rsidRPr="00C935D3" w14:paraId="10D4B5C5" w14:textId="77777777" w:rsidTr="00AA184A">
        <w:trPr>
          <w:trHeight w:val="348"/>
        </w:trPr>
        <w:tc>
          <w:tcPr>
            <w:tcW w:w="841" w:type="pct"/>
            <w:gridSpan w:val="2"/>
          </w:tcPr>
          <w:p w14:paraId="281E7453" w14:textId="1E919990" w:rsidR="0032350A" w:rsidRPr="008C47E3" w:rsidRDefault="0032350A" w:rsidP="0032350A">
            <w:pPr>
              <w:pStyle w:val="ad"/>
              <w:jc w:val="left"/>
              <w:rPr>
                <w:lang w:val="en-US"/>
              </w:rPr>
            </w:pPr>
            <w:r>
              <w:t>РК_ИК_0177</w:t>
            </w:r>
          </w:p>
        </w:tc>
        <w:tc>
          <w:tcPr>
            <w:tcW w:w="234" w:type="pct"/>
            <w:gridSpan w:val="2"/>
          </w:tcPr>
          <w:p w14:paraId="33615BDC" w14:textId="77777777" w:rsidR="0032350A" w:rsidRPr="00750C80" w:rsidRDefault="0032350A" w:rsidP="0032350A">
            <w:pPr>
              <w:pStyle w:val="ad"/>
              <w:jc w:val="left"/>
            </w:pPr>
          </w:p>
        </w:tc>
        <w:tc>
          <w:tcPr>
            <w:tcW w:w="1056" w:type="pct"/>
            <w:gridSpan w:val="2"/>
          </w:tcPr>
          <w:p w14:paraId="390DDA3E" w14:textId="1942F906" w:rsidR="0032350A" w:rsidRPr="00A22512" w:rsidRDefault="0032350A" w:rsidP="0032350A">
            <w:pPr>
              <w:pStyle w:val="ad"/>
              <w:jc w:val="left"/>
            </w:pPr>
            <w:r>
              <w:t>Поле «</w:t>
            </w:r>
            <w:r w:rsidRPr="006013F3">
              <w:t>Информация не будет размещена на официальном сайте ЕИС в соответствии с ч. 5 ст. 103 Федерального закона № 44-ФЗ</w:t>
            </w:r>
            <w:r>
              <w:t xml:space="preserve">» </w:t>
            </w:r>
            <w:r w:rsidRPr="00283226">
              <w:t>(</w:t>
            </w:r>
            <w:r>
              <w:rPr>
                <w:lang w:val="en-US"/>
              </w:rPr>
              <w:t>suppliers</w:t>
            </w:r>
            <w:r w:rsidRPr="00A22512">
              <w:t>\</w:t>
            </w:r>
            <w:r>
              <w:rPr>
                <w:lang w:val="en-US"/>
              </w:rPr>
              <w:t>supplier</w:t>
            </w:r>
            <w:r w:rsidRPr="00A22512">
              <w:t xml:space="preserve">\ </w:t>
            </w:r>
            <w:r w:rsidRPr="00283226">
              <w:t>notPublishedOnEIS)</w:t>
            </w:r>
          </w:p>
        </w:tc>
        <w:tc>
          <w:tcPr>
            <w:tcW w:w="1474" w:type="pct"/>
            <w:gridSpan w:val="3"/>
          </w:tcPr>
          <w:p w14:paraId="637A55C3" w14:textId="0E354955" w:rsidR="0032350A" w:rsidRPr="00C935D3" w:rsidRDefault="0032350A" w:rsidP="0032350A">
            <w:pPr>
              <w:pStyle w:val="ad"/>
              <w:jc w:val="left"/>
            </w:pPr>
            <w:r>
              <w:t>Поле «</w:t>
            </w:r>
            <w:r w:rsidRPr="006013F3">
              <w:t>Информация не будет размещена на официальном сайте ЕИС в соответствии с ч. 5 ст. 103 Федерального закона № 44-ФЗ</w:t>
            </w:r>
            <w:r>
              <w:t xml:space="preserve">» </w:t>
            </w:r>
            <w:r w:rsidRPr="00283226">
              <w:t>(</w:t>
            </w:r>
            <w:r>
              <w:rPr>
                <w:lang w:val="en-US"/>
              </w:rPr>
              <w:t>suppliers</w:t>
            </w:r>
            <w:r w:rsidRPr="00A22512">
              <w:t>\</w:t>
            </w:r>
            <w:r>
              <w:rPr>
                <w:lang w:val="en-US"/>
              </w:rPr>
              <w:t>supplier</w:t>
            </w:r>
            <w:r w:rsidRPr="00A22512">
              <w:t xml:space="preserve">\ </w:t>
            </w:r>
            <w:r w:rsidRPr="00283226">
              <w:t>notPublishedOnEIS)</w:t>
            </w:r>
            <w:r>
              <w:t xml:space="preserve"> не может быть заполнено</w:t>
            </w:r>
            <w:r w:rsidRPr="006013F3">
              <w:t xml:space="preserve"> при приеме</w:t>
            </w:r>
          </w:p>
        </w:tc>
        <w:tc>
          <w:tcPr>
            <w:tcW w:w="1395" w:type="pct"/>
            <w:gridSpan w:val="3"/>
          </w:tcPr>
          <w:p w14:paraId="6739007D" w14:textId="76FD2964" w:rsidR="0032350A" w:rsidRPr="00C935D3" w:rsidRDefault="0032350A" w:rsidP="0032350A">
            <w:pPr>
              <w:pStyle w:val="ad"/>
              <w:jc w:val="left"/>
            </w:pPr>
            <w:r>
              <w:t>Поле «</w:t>
            </w:r>
            <w:r w:rsidRPr="006013F3">
              <w:t>Информация не будет размещена на официальном сайте ЕИС в соответствии с ч. 5 ст. 103 Федерального закона № 44-ФЗ</w:t>
            </w:r>
            <w:r>
              <w:t xml:space="preserve">» </w:t>
            </w:r>
            <w:r w:rsidRPr="00283226">
              <w:t>(</w:t>
            </w:r>
            <w:r>
              <w:rPr>
                <w:lang w:val="en-US"/>
              </w:rPr>
              <w:t>suppliers</w:t>
            </w:r>
            <w:r w:rsidRPr="00A22512">
              <w:t>\</w:t>
            </w:r>
            <w:r>
              <w:rPr>
                <w:lang w:val="en-US"/>
              </w:rPr>
              <w:t>supplier</w:t>
            </w:r>
            <w:r w:rsidRPr="00A22512">
              <w:t xml:space="preserve">\ </w:t>
            </w:r>
            <w:r w:rsidRPr="00283226">
              <w:t>notPublishedOnEIS)</w:t>
            </w:r>
            <w:r>
              <w:t xml:space="preserve"> не может быть заполнено</w:t>
            </w:r>
            <w:r w:rsidRPr="006013F3">
              <w:t xml:space="preserve"> при приеме</w:t>
            </w:r>
          </w:p>
        </w:tc>
      </w:tr>
      <w:tr w:rsidR="0032350A" w:rsidRPr="00C935D3" w14:paraId="29C11A65" w14:textId="77777777" w:rsidTr="00AA184A">
        <w:trPr>
          <w:trHeight w:val="348"/>
        </w:trPr>
        <w:tc>
          <w:tcPr>
            <w:tcW w:w="841" w:type="pct"/>
            <w:gridSpan w:val="2"/>
          </w:tcPr>
          <w:p w14:paraId="521A2077" w14:textId="0F70558C" w:rsidR="0032350A" w:rsidRDefault="0032350A" w:rsidP="0032350A">
            <w:pPr>
              <w:pStyle w:val="ad"/>
              <w:jc w:val="left"/>
            </w:pPr>
            <w:r w:rsidRPr="00A64DD7">
              <w:t>РК_ИК_022</w:t>
            </w:r>
            <w:r>
              <w:t>4</w:t>
            </w:r>
          </w:p>
        </w:tc>
        <w:tc>
          <w:tcPr>
            <w:tcW w:w="234" w:type="pct"/>
            <w:gridSpan w:val="2"/>
          </w:tcPr>
          <w:p w14:paraId="4F5C4F12" w14:textId="77777777" w:rsidR="0032350A" w:rsidRPr="00750C80" w:rsidRDefault="0032350A" w:rsidP="0032350A">
            <w:pPr>
              <w:pStyle w:val="ad"/>
              <w:jc w:val="left"/>
            </w:pPr>
          </w:p>
        </w:tc>
        <w:tc>
          <w:tcPr>
            <w:tcW w:w="1056" w:type="pct"/>
            <w:gridSpan w:val="2"/>
          </w:tcPr>
          <w:p w14:paraId="23523737" w14:textId="43E937F5" w:rsidR="0032350A" w:rsidRDefault="0032350A" w:rsidP="0032350A">
            <w:pPr>
              <w:pStyle w:val="ad"/>
              <w:jc w:val="left"/>
            </w:pPr>
            <w:r>
              <w:t>«</w:t>
            </w:r>
            <w:r w:rsidRPr="00002431">
              <w:t>Дата включения в Единый реестр субъектов малого и среднего предпринимательства</w:t>
            </w:r>
            <w:r>
              <w:t>» (</w:t>
            </w:r>
            <w:r w:rsidRPr="00002431">
              <w:t>ERSMSPInclusionDate</w:t>
            </w:r>
            <w:r>
              <w:t>)</w:t>
            </w:r>
            <w:r w:rsidRPr="00002431">
              <w:t>.</w:t>
            </w:r>
          </w:p>
        </w:tc>
        <w:tc>
          <w:tcPr>
            <w:tcW w:w="1474" w:type="pct"/>
            <w:gridSpan w:val="3"/>
          </w:tcPr>
          <w:p w14:paraId="241CEC02" w14:textId="0CFA002A" w:rsidR="0032350A" w:rsidRDefault="0032350A" w:rsidP="0032350A">
            <w:pPr>
              <w:pStyle w:val="ad"/>
              <w:jc w:val="left"/>
            </w:pPr>
            <w:r>
              <w:t>Поле «</w:t>
            </w:r>
            <w:r w:rsidRPr="00002431">
              <w:t>Дата включения в Единый реестр субъектов малого и среднего предпринимательства</w:t>
            </w:r>
            <w:r>
              <w:t>» (</w:t>
            </w:r>
            <w:r w:rsidRPr="00002431">
              <w:t>ERSMSPInclusionDate</w:t>
            </w:r>
            <w:r>
              <w:t>) может быть указано т</w:t>
            </w:r>
            <w:r w:rsidRPr="00002431">
              <w:t xml:space="preserve">олько, если значение поля status соответствует значению </w:t>
            </w:r>
            <w:r>
              <w:t>«</w:t>
            </w:r>
            <w:r w:rsidRPr="00002431">
              <w:t>Субъект малого предпринимательства</w:t>
            </w:r>
            <w:r>
              <w:t>»</w:t>
            </w:r>
          </w:p>
        </w:tc>
        <w:tc>
          <w:tcPr>
            <w:tcW w:w="1395" w:type="pct"/>
            <w:gridSpan w:val="3"/>
          </w:tcPr>
          <w:p w14:paraId="0496D6F5" w14:textId="03CE3254" w:rsidR="0032350A" w:rsidRPr="001A57AF" w:rsidRDefault="0032350A" w:rsidP="0032350A">
            <w:pPr>
              <w:pStyle w:val="ad"/>
              <w:jc w:val="left"/>
            </w:pPr>
            <w:r>
              <w:t>Поле «</w:t>
            </w:r>
            <w:r w:rsidRPr="00002431">
              <w:t>Дата включения в Единый реестр субъектов малого и среднего предпринимательства</w:t>
            </w:r>
            <w:r>
              <w:t>» (</w:t>
            </w:r>
            <w:r w:rsidRPr="00002431">
              <w:t>ERSMSPInclusionDate</w:t>
            </w:r>
            <w:r>
              <w:t>) может быть указано т</w:t>
            </w:r>
            <w:r w:rsidRPr="00002431">
              <w:t xml:space="preserve">олько, если значение поля status соответствует значению </w:t>
            </w:r>
            <w:r>
              <w:t>«</w:t>
            </w:r>
            <w:r w:rsidRPr="00002431">
              <w:t>Субъект малого предпринимательства</w:t>
            </w:r>
            <w:r>
              <w:t>»</w:t>
            </w:r>
          </w:p>
        </w:tc>
      </w:tr>
      <w:tr w:rsidR="0032350A" w:rsidRPr="00635958" w14:paraId="3CD4BA53" w14:textId="77777777" w:rsidTr="00AA184A">
        <w:trPr>
          <w:trHeight w:val="348"/>
        </w:trPr>
        <w:tc>
          <w:tcPr>
            <w:tcW w:w="841" w:type="pct"/>
            <w:gridSpan w:val="2"/>
          </w:tcPr>
          <w:p w14:paraId="60C7480C" w14:textId="77777777" w:rsidR="0032350A" w:rsidRPr="00A64DD7" w:rsidRDefault="0032350A" w:rsidP="0032350A">
            <w:pPr>
              <w:pStyle w:val="ad"/>
              <w:jc w:val="left"/>
            </w:pPr>
            <w:r w:rsidRPr="00DB7868">
              <w:t>РК_ИК_031</w:t>
            </w:r>
            <w:r>
              <w:t>4</w:t>
            </w:r>
          </w:p>
        </w:tc>
        <w:tc>
          <w:tcPr>
            <w:tcW w:w="234" w:type="pct"/>
            <w:gridSpan w:val="2"/>
          </w:tcPr>
          <w:p w14:paraId="5823DD68" w14:textId="77777777" w:rsidR="0032350A" w:rsidRPr="00750C80" w:rsidRDefault="0032350A" w:rsidP="0032350A">
            <w:pPr>
              <w:pStyle w:val="ad"/>
              <w:jc w:val="left"/>
            </w:pPr>
          </w:p>
        </w:tc>
        <w:tc>
          <w:tcPr>
            <w:tcW w:w="1056" w:type="pct"/>
            <w:gridSpan w:val="2"/>
          </w:tcPr>
          <w:p w14:paraId="72F1D1F1" w14:textId="77777777" w:rsidR="0032350A" w:rsidRPr="00635958" w:rsidRDefault="0032350A" w:rsidP="0032350A">
            <w:pPr>
              <w:pStyle w:val="ad"/>
              <w:jc w:val="left"/>
              <w:rPr>
                <w:lang w:val="en-US"/>
              </w:rPr>
            </w:pPr>
            <w:r w:rsidRPr="00635958">
              <w:rPr>
                <w:lang w:val="en-US"/>
              </w:rPr>
              <w:t>«</w:t>
            </w:r>
            <w:r w:rsidRPr="00635958">
              <w:t>Поставщик</w:t>
            </w:r>
            <w:r>
              <w:t>и</w:t>
            </w:r>
            <w:r w:rsidRPr="00635958">
              <w:rPr>
                <w:lang w:val="en-US"/>
              </w:rPr>
              <w:t>» (suppliers)</w:t>
            </w:r>
          </w:p>
        </w:tc>
        <w:tc>
          <w:tcPr>
            <w:tcW w:w="1474" w:type="pct"/>
            <w:gridSpan w:val="3"/>
          </w:tcPr>
          <w:p w14:paraId="421011B9" w14:textId="77777777" w:rsidR="0032350A" w:rsidRPr="00731F16" w:rsidRDefault="0032350A" w:rsidP="0032350A">
            <w:pPr>
              <w:pStyle w:val="ad"/>
              <w:jc w:val="left"/>
            </w:pPr>
            <w:r>
              <w:t>Контроль срабатывает, если принимаемый документ не содержит проверяемый блок</w:t>
            </w:r>
          </w:p>
          <w:p w14:paraId="7D84B3C1" w14:textId="77777777" w:rsidR="0032350A" w:rsidRDefault="0032350A" w:rsidP="0032350A">
            <w:pPr>
              <w:pStyle w:val="ad"/>
              <w:jc w:val="left"/>
            </w:pPr>
            <w:r>
              <w:t>И</w:t>
            </w:r>
          </w:p>
          <w:p w14:paraId="66F0F33D" w14:textId="77777777" w:rsidR="0032350A" w:rsidRPr="00635958" w:rsidRDefault="0032350A" w:rsidP="0032350A">
            <w:pPr>
              <w:pStyle w:val="ad"/>
              <w:jc w:val="left"/>
            </w:pPr>
            <w:r>
              <w:t>первая версия сведений о контракте размещена до выхода версии 11.1</w:t>
            </w:r>
          </w:p>
        </w:tc>
        <w:tc>
          <w:tcPr>
            <w:tcW w:w="1395" w:type="pct"/>
            <w:gridSpan w:val="3"/>
          </w:tcPr>
          <w:p w14:paraId="44B05C60" w14:textId="77777777" w:rsidR="0032350A" w:rsidRPr="00635958" w:rsidRDefault="0032350A" w:rsidP="0032350A">
            <w:pPr>
              <w:pStyle w:val="ad"/>
              <w:jc w:val="left"/>
            </w:pPr>
            <w:r>
              <w:t xml:space="preserve">Для информации о контракте, первая версия которой размещена до выхода версии 11.1 должен быть указан блок </w:t>
            </w:r>
            <w:r w:rsidRPr="00635958">
              <w:t>«Поставщик</w:t>
            </w:r>
            <w:r>
              <w:t>и</w:t>
            </w:r>
            <w:r w:rsidRPr="00635958">
              <w:t>» (</w:t>
            </w:r>
            <w:r w:rsidRPr="00635958">
              <w:rPr>
                <w:lang w:val="en-US"/>
              </w:rPr>
              <w:t>suppliers</w:t>
            </w:r>
            <w:r w:rsidRPr="00635958">
              <w:t>)</w:t>
            </w:r>
          </w:p>
        </w:tc>
      </w:tr>
      <w:tr w:rsidR="0032350A" w14:paraId="4C093A01" w14:textId="77777777" w:rsidTr="00AA184A">
        <w:trPr>
          <w:trHeight w:val="348"/>
        </w:trPr>
        <w:tc>
          <w:tcPr>
            <w:tcW w:w="841" w:type="pct"/>
            <w:gridSpan w:val="2"/>
          </w:tcPr>
          <w:p w14:paraId="47FCC7C3" w14:textId="77777777" w:rsidR="0032350A" w:rsidRPr="00A64DD7" w:rsidRDefault="0032350A" w:rsidP="0032350A">
            <w:pPr>
              <w:pStyle w:val="ad"/>
              <w:jc w:val="left"/>
            </w:pPr>
            <w:r w:rsidRPr="00DB7868">
              <w:lastRenderedPageBreak/>
              <w:t>РК_ИК_031</w:t>
            </w:r>
            <w:r>
              <w:t>5</w:t>
            </w:r>
          </w:p>
        </w:tc>
        <w:tc>
          <w:tcPr>
            <w:tcW w:w="234" w:type="pct"/>
            <w:gridSpan w:val="2"/>
          </w:tcPr>
          <w:p w14:paraId="478853DD" w14:textId="77777777" w:rsidR="0032350A" w:rsidRPr="00750C80" w:rsidRDefault="0032350A" w:rsidP="0032350A">
            <w:pPr>
              <w:pStyle w:val="ad"/>
              <w:jc w:val="left"/>
            </w:pPr>
          </w:p>
        </w:tc>
        <w:tc>
          <w:tcPr>
            <w:tcW w:w="1056" w:type="pct"/>
            <w:gridSpan w:val="2"/>
          </w:tcPr>
          <w:p w14:paraId="54061ED3" w14:textId="77777777" w:rsidR="0032350A" w:rsidRPr="00635958" w:rsidRDefault="0032350A" w:rsidP="0032350A">
            <w:pPr>
              <w:pStyle w:val="ad"/>
              <w:jc w:val="left"/>
            </w:pPr>
            <w:r>
              <w:t>«</w:t>
            </w:r>
            <w:r w:rsidRPr="00925A98">
              <w:t>Информация о поставщиках (подрядчиках, исполнителях)</w:t>
            </w:r>
            <w:r>
              <w:t>» (</w:t>
            </w:r>
            <w:r w:rsidRPr="00893D29">
              <w:rPr>
                <w:lang w:val="en-US"/>
              </w:rPr>
              <w:t>suppliersInfo</w:t>
            </w:r>
            <w:r>
              <w:t>)</w:t>
            </w:r>
          </w:p>
        </w:tc>
        <w:tc>
          <w:tcPr>
            <w:tcW w:w="1474" w:type="pct"/>
            <w:gridSpan w:val="3"/>
          </w:tcPr>
          <w:p w14:paraId="09D960D1" w14:textId="77777777" w:rsidR="0032350A" w:rsidRDefault="0032350A" w:rsidP="0032350A">
            <w:pPr>
              <w:pStyle w:val="ad"/>
              <w:jc w:val="left"/>
            </w:pPr>
            <w:r>
              <w:t>Контроль срабатывает, если принимаемый документ не содержит проверяемый блок</w:t>
            </w:r>
          </w:p>
          <w:p w14:paraId="7363F56F" w14:textId="77777777" w:rsidR="0032350A" w:rsidRDefault="0032350A" w:rsidP="0032350A">
            <w:pPr>
              <w:pStyle w:val="ad"/>
              <w:jc w:val="left"/>
            </w:pPr>
            <w:r>
              <w:t>И</w:t>
            </w:r>
          </w:p>
          <w:p w14:paraId="0726FE70" w14:textId="77777777" w:rsidR="0032350A" w:rsidRDefault="0032350A" w:rsidP="0032350A">
            <w:pPr>
              <w:pStyle w:val="ad"/>
              <w:jc w:val="left"/>
            </w:pPr>
            <w:r>
              <w:t xml:space="preserve">первая версия сведений о контракте размещена после выхода версии 11.1. </w:t>
            </w:r>
          </w:p>
          <w:p w14:paraId="7DFBC35C" w14:textId="77777777" w:rsidR="0032350A" w:rsidRDefault="0032350A" w:rsidP="0032350A">
            <w:pPr>
              <w:pStyle w:val="ad"/>
              <w:jc w:val="left"/>
            </w:pPr>
          </w:p>
          <w:p w14:paraId="73E068BB" w14:textId="77777777" w:rsidR="0032350A" w:rsidRDefault="0032350A" w:rsidP="0032350A">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3C0E9580" w14:textId="77777777" w:rsidR="0032350A" w:rsidRDefault="0032350A" w:rsidP="0032350A">
            <w:pPr>
              <w:pStyle w:val="ad"/>
              <w:jc w:val="left"/>
            </w:pPr>
          </w:p>
          <w:p w14:paraId="0549C069" w14:textId="4798D2D5" w:rsidR="0032350A" w:rsidRDefault="0032350A" w:rsidP="0032350A">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 И тип поставщика в РЭК «Юридическое лицо РФ» или «Физическре лицо РФ»</w:t>
            </w:r>
          </w:p>
          <w:p w14:paraId="159B0EE0" w14:textId="6EB3D79B" w:rsidR="0032350A" w:rsidRDefault="0032350A" w:rsidP="0032350A">
            <w:pPr>
              <w:pStyle w:val="ad"/>
              <w:jc w:val="left"/>
            </w:pPr>
          </w:p>
          <w:p w14:paraId="5CCB966A" w14:textId="7345139E" w:rsidR="0032350A" w:rsidRDefault="0032350A" w:rsidP="0032350A">
            <w:pPr>
              <w:pStyle w:val="ad"/>
              <w:jc w:val="left"/>
            </w:pPr>
          </w:p>
        </w:tc>
        <w:tc>
          <w:tcPr>
            <w:tcW w:w="1395" w:type="pct"/>
            <w:gridSpan w:val="3"/>
          </w:tcPr>
          <w:p w14:paraId="09563A5A" w14:textId="77777777" w:rsidR="0032350A" w:rsidRDefault="0032350A" w:rsidP="0032350A">
            <w:pPr>
              <w:pStyle w:val="ad"/>
              <w:jc w:val="left"/>
            </w:pPr>
            <w:r>
              <w:t>Для информации о контракте, первая версия которой размещена после выхода версии 11.1 должен быть указан блок «</w:t>
            </w:r>
            <w:r w:rsidRPr="00925A98">
              <w:t>Информация о поставщиках (подрядчиках, исполнителях)</w:t>
            </w:r>
            <w:r>
              <w:t>» (</w:t>
            </w:r>
            <w:r w:rsidRPr="00635958">
              <w:t>supplier</w:t>
            </w:r>
            <w:r>
              <w:rPr>
                <w:lang w:val="en-US"/>
              </w:rPr>
              <w:t>s</w:t>
            </w:r>
            <w:r w:rsidRPr="00635958">
              <w:t>Info</w:t>
            </w:r>
            <w:r>
              <w:t>)</w:t>
            </w:r>
          </w:p>
        </w:tc>
      </w:tr>
      <w:tr w:rsidR="0032350A" w:rsidRPr="00355B60" w14:paraId="27846DB5" w14:textId="77777777" w:rsidTr="00AA184A">
        <w:trPr>
          <w:trHeight w:val="348"/>
        </w:trPr>
        <w:tc>
          <w:tcPr>
            <w:tcW w:w="841" w:type="pct"/>
            <w:gridSpan w:val="2"/>
          </w:tcPr>
          <w:p w14:paraId="743A24A5" w14:textId="77777777" w:rsidR="0032350A" w:rsidRDefault="0032350A" w:rsidP="0032350A">
            <w:pPr>
              <w:pStyle w:val="ad"/>
              <w:jc w:val="left"/>
            </w:pPr>
            <w:r w:rsidRPr="00DB7868">
              <w:t>РК_ИК_031</w:t>
            </w:r>
            <w:r>
              <w:t>6</w:t>
            </w:r>
          </w:p>
          <w:p w14:paraId="190311C1" w14:textId="78EDA6F4" w:rsidR="0032350A" w:rsidRPr="00A64DD7" w:rsidRDefault="0032350A" w:rsidP="0032350A">
            <w:pPr>
              <w:pStyle w:val="ad"/>
              <w:jc w:val="left"/>
            </w:pPr>
          </w:p>
        </w:tc>
        <w:tc>
          <w:tcPr>
            <w:tcW w:w="234" w:type="pct"/>
            <w:gridSpan w:val="2"/>
          </w:tcPr>
          <w:p w14:paraId="25CCE757" w14:textId="77777777" w:rsidR="0032350A" w:rsidRPr="00750C80" w:rsidRDefault="0032350A" w:rsidP="0032350A">
            <w:pPr>
              <w:pStyle w:val="ad"/>
              <w:jc w:val="left"/>
            </w:pPr>
          </w:p>
        </w:tc>
        <w:tc>
          <w:tcPr>
            <w:tcW w:w="1056" w:type="pct"/>
            <w:gridSpan w:val="2"/>
          </w:tcPr>
          <w:p w14:paraId="5BE94AB8" w14:textId="570713E9" w:rsidR="0032350A" w:rsidRDefault="0032350A" w:rsidP="0032350A">
            <w:pPr>
              <w:pStyle w:val="ad"/>
              <w:jc w:val="left"/>
              <w:rPr>
                <w:lang w:val="en-US"/>
              </w:rPr>
            </w:pPr>
          </w:p>
          <w:p w14:paraId="3A0A070A" w14:textId="77777777" w:rsidR="0032350A" w:rsidRDefault="0032350A" w:rsidP="0032350A">
            <w:pPr>
              <w:pStyle w:val="ad"/>
              <w:jc w:val="left"/>
              <w:rPr>
                <w:lang w:val="en-US"/>
              </w:rPr>
            </w:pPr>
            <w:r w:rsidRPr="00237A61">
              <w:rPr>
                <w:lang w:val="en-US"/>
              </w:rPr>
              <w:t>«ИНН» (suppliersInfo/supplierInfo/legalEntityRF/EGRULInfo/INN)</w:t>
            </w:r>
          </w:p>
          <w:p w14:paraId="290F91F2" w14:textId="77777777" w:rsidR="0032350A" w:rsidRDefault="0032350A" w:rsidP="0032350A">
            <w:pPr>
              <w:pStyle w:val="ad"/>
              <w:jc w:val="left"/>
              <w:rPr>
                <w:lang w:val="en-US"/>
              </w:rPr>
            </w:pPr>
            <w:r w:rsidRPr="00237A61">
              <w:rPr>
                <w:lang w:val="en-US"/>
              </w:rPr>
              <w:t>«</w:t>
            </w:r>
            <w:r>
              <w:t>КПП</w:t>
            </w:r>
            <w:r w:rsidRPr="00237A61">
              <w:rPr>
                <w:lang w:val="en-US"/>
              </w:rPr>
              <w:t>» (suppliersInfo/supplierInfo/legalEntityRF/EGRULInfo/</w:t>
            </w:r>
            <w:r>
              <w:rPr>
                <w:lang w:val="en-US"/>
              </w:rPr>
              <w:t>KPP</w:t>
            </w:r>
            <w:r w:rsidRPr="00237A61">
              <w:rPr>
                <w:lang w:val="en-US"/>
              </w:rPr>
              <w:t>)</w:t>
            </w:r>
          </w:p>
          <w:p w14:paraId="40EE4849" w14:textId="77777777" w:rsidR="00787C6A" w:rsidRPr="0090259A" w:rsidRDefault="00787C6A" w:rsidP="0032350A">
            <w:pPr>
              <w:pStyle w:val="ad"/>
              <w:jc w:val="left"/>
              <w:rPr>
                <w:lang w:val="en-US"/>
              </w:rPr>
            </w:pPr>
            <w:r>
              <w:t>ИЛИ</w:t>
            </w:r>
          </w:p>
          <w:p w14:paraId="1BFCCA6C" w14:textId="77777777" w:rsidR="00787C6A" w:rsidRPr="0090259A" w:rsidRDefault="00787C6A" w:rsidP="0032350A">
            <w:pPr>
              <w:pStyle w:val="ad"/>
              <w:jc w:val="left"/>
              <w:rPr>
                <w:lang w:val="en-US"/>
              </w:rPr>
            </w:pPr>
            <w:r w:rsidRPr="0090259A">
              <w:rPr>
                <w:lang w:val="en-US"/>
              </w:rPr>
              <w:t>«</w:t>
            </w:r>
            <w:r w:rsidRPr="00787C6A">
              <w:t>ИНН</w:t>
            </w:r>
            <w:r w:rsidRPr="0090259A">
              <w:rPr>
                <w:lang w:val="en-US"/>
              </w:rPr>
              <w:t>» (subContractorsSum/subContractors/subContractor/legalEntityRF/EGRULInfo/INN)</w:t>
            </w:r>
          </w:p>
          <w:p w14:paraId="40D3C05C" w14:textId="5F066A32" w:rsidR="00787C6A" w:rsidRPr="0090259A" w:rsidRDefault="00787C6A" w:rsidP="0032350A">
            <w:pPr>
              <w:pStyle w:val="ad"/>
              <w:jc w:val="left"/>
              <w:rPr>
                <w:lang w:val="en-US"/>
              </w:rPr>
            </w:pPr>
            <w:r w:rsidRPr="0090259A">
              <w:rPr>
                <w:lang w:val="en-US"/>
              </w:rPr>
              <w:lastRenderedPageBreak/>
              <w:t>«</w:t>
            </w:r>
            <w:r>
              <w:t>КПП</w:t>
            </w:r>
            <w:r w:rsidRPr="0090259A">
              <w:rPr>
                <w:lang w:val="en-US"/>
              </w:rPr>
              <w:t>» (subContractorsSum/subContractors/subContractor/legalEntityRF/EGRULInfo/</w:t>
            </w:r>
            <w:r>
              <w:rPr>
                <w:lang w:val="en-US"/>
              </w:rPr>
              <w:t>KPP</w:t>
            </w:r>
            <w:r w:rsidRPr="0090259A">
              <w:rPr>
                <w:lang w:val="en-US"/>
              </w:rPr>
              <w:t>)</w:t>
            </w:r>
          </w:p>
        </w:tc>
        <w:tc>
          <w:tcPr>
            <w:tcW w:w="1474" w:type="pct"/>
            <w:gridSpan w:val="3"/>
          </w:tcPr>
          <w:p w14:paraId="71C306B6" w14:textId="1A57D287" w:rsidR="0032350A" w:rsidRPr="00AB487C" w:rsidRDefault="0032350A" w:rsidP="0032350A">
            <w:pPr>
              <w:pStyle w:val="ad"/>
              <w:jc w:val="left"/>
            </w:pPr>
            <w:r w:rsidRPr="00AB487C">
              <w:lastRenderedPageBreak/>
              <w:t xml:space="preserve">Контроль срабатывает, если в ЕГРЮЛ не найдена запись с указаным кодом </w:t>
            </w:r>
            <w:r>
              <w:t>ИНН</w:t>
            </w:r>
            <w:r w:rsidRPr="00AB487C">
              <w:t xml:space="preserve"> </w:t>
            </w:r>
            <w:r>
              <w:t xml:space="preserve">и КПП </w:t>
            </w:r>
            <w:r w:rsidRPr="00AB487C">
              <w:t xml:space="preserve">или найдено более одной записи. </w:t>
            </w:r>
          </w:p>
          <w:p w14:paraId="61E5748B" w14:textId="77777777" w:rsidR="0032350A" w:rsidRPr="00AB487C" w:rsidRDefault="0032350A" w:rsidP="0032350A">
            <w:pPr>
              <w:pStyle w:val="ad"/>
              <w:jc w:val="left"/>
            </w:pPr>
          </w:p>
          <w:p w14:paraId="13A74262" w14:textId="77777777" w:rsidR="0032350A" w:rsidRPr="00AB487C" w:rsidRDefault="0032350A" w:rsidP="0032350A">
            <w:pPr>
              <w:pStyle w:val="ad"/>
              <w:jc w:val="left"/>
            </w:pPr>
            <w:r w:rsidRPr="00AB487C">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49A648FB" w14:textId="77777777" w:rsidR="0032350A" w:rsidRPr="00AB487C" w:rsidRDefault="0032350A" w:rsidP="0032350A">
            <w:pPr>
              <w:pStyle w:val="ad"/>
              <w:jc w:val="left"/>
            </w:pPr>
          </w:p>
          <w:p w14:paraId="2A04EFF4" w14:textId="58166395" w:rsidR="0032350A" w:rsidRPr="00AB487C" w:rsidRDefault="0032350A" w:rsidP="0032350A">
            <w:pPr>
              <w:pStyle w:val="ad"/>
              <w:jc w:val="left"/>
            </w:pPr>
            <w:r w:rsidRPr="00AB487C">
              <w:t xml:space="preserve">Контроль не вызывается, если при приеме изменений сведений о контракте </w:t>
            </w:r>
            <w:r w:rsidRPr="00AB487C">
              <w:lastRenderedPageBreak/>
              <w:t>признак "Документ на базе РЭК" установлен И тип поставщика в РЭК «Юридическое лицо РФ» или «Физическре лицо РФ»</w:t>
            </w:r>
          </w:p>
          <w:p w14:paraId="16875567" w14:textId="74FB0FAE" w:rsidR="0032350A" w:rsidRPr="00AB487C" w:rsidRDefault="0032350A" w:rsidP="0032350A">
            <w:pPr>
              <w:pStyle w:val="ad"/>
              <w:jc w:val="left"/>
            </w:pPr>
          </w:p>
        </w:tc>
        <w:tc>
          <w:tcPr>
            <w:tcW w:w="1395" w:type="pct"/>
            <w:gridSpan w:val="3"/>
          </w:tcPr>
          <w:p w14:paraId="60E40AEF" w14:textId="2A7047AA" w:rsidR="0032350A" w:rsidRPr="00AB487C" w:rsidRDefault="0032350A" w:rsidP="0032350A">
            <w:pPr>
              <w:pStyle w:val="ad"/>
              <w:jc w:val="left"/>
            </w:pPr>
            <w:r w:rsidRPr="00AB487C">
              <w:lastRenderedPageBreak/>
              <w:t xml:space="preserve">В ЕГРЮЛ не найдена запись с </w:t>
            </w:r>
            <w:r>
              <w:t>ИНН</w:t>
            </w:r>
            <w:r w:rsidRPr="00AB487C">
              <w:t xml:space="preserve"> &lt;значение проверяемого поля&gt;</w:t>
            </w:r>
            <w:r>
              <w:t xml:space="preserve"> и КПП</w:t>
            </w:r>
            <w:r w:rsidRPr="00237A61">
              <w:t xml:space="preserve"> &lt;значение проверяемого поля&gt;</w:t>
            </w:r>
          </w:p>
        </w:tc>
      </w:tr>
      <w:tr w:rsidR="0032350A" w:rsidRPr="00355B60" w14:paraId="0400FC85" w14:textId="77777777" w:rsidTr="00AA184A">
        <w:trPr>
          <w:trHeight w:val="348"/>
        </w:trPr>
        <w:tc>
          <w:tcPr>
            <w:tcW w:w="841" w:type="pct"/>
            <w:gridSpan w:val="2"/>
          </w:tcPr>
          <w:p w14:paraId="37F3C220" w14:textId="77777777" w:rsidR="0032350A" w:rsidRPr="0076668C" w:rsidRDefault="0032350A" w:rsidP="0032350A">
            <w:pPr>
              <w:pStyle w:val="ad"/>
              <w:jc w:val="left"/>
              <w:rPr>
                <w:strike/>
              </w:rPr>
            </w:pPr>
            <w:r w:rsidRPr="0076668C">
              <w:rPr>
                <w:strike/>
              </w:rPr>
              <w:t>РК_ИК_0320</w:t>
            </w:r>
          </w:p>
        </w:tc>
        <w:tc>
          <w:tcPr>
            <w:tcW w:w="234" w:type="pct"/>
            <w:gridSpan w:val="2"/>
          </w:tcPr>
          <w:p w14:paraId="1D6B23AA" w14:textId="77777777" w:rsidR="0032350A" w:rsidRPr="0076668C" w:rsidRDefault="0032350A" w:rsidP="0032350A">
            <w:pPr>
              <w:pStyle w:val="ad"/>
              <w:jc w:val="left"/>
              <w:rPr>
                <w:strike/>
              </w:rPr>
            </w:pPr>
          </w:p>
        </w:tc>
        <w:tc>
          <w:tcPr>
            <w:tcW w:w="1056" w:type="pct"/>
            <w:gridSpan w:val="2"/>
          </w:tcPr>
          <w:p w14:paraId="3243E2A9" w14:textId="77777777" w:rsidR="0032350A" w:rsidRPr="0076668C" w:rsidRDefault="0032350A" w:rsidP="0032350A">
            <w:pPr>
              <w:pStyle w:val="ad"/>
              <w:jc w:val="left"/>
              <w:rPr>
                <w:strike/>
                <w:lang w:val="en-US"/>
              </w:rPr>
            </w:pPr>
            <w:r w:rsidRPr="0076668C">
              <w:rPr>
                <w:strike/>
                <w:lang w:val="en-US"/>
              </w:rPr>
              <w:t>«</w:t>
            </w:r>
            <w:r w:rsidRPr="0076668C">
              <w:rPr>
                <w:strike/>
              </w:rPr>
              <w:t>Код</w:t>
            </w:r>
            <w:r w:rsidRPr="0076668C">
              <w:rPr>
                <w:strike/>
                <w:lang w:val="en-US"/>
              </w:rPr>
              <w:t xml:space="preserve"> </w:t>
            </w:r>
            <w:r w:rsidRPr="0076668C">
              <w:rPr>
                <w:strike/>
              </w:rPr>
              <w:t>по</w:t>
            </w:r>
            <w:r w:rsidRPr="0076668C">
              <w:rPr>
                <w:strike/>
                <w:lang w:val="en-US"/>
              </w:rPr>
              <w:t xml:space="preserve"> </w:t>
            </w:r>
            <w:r w:rsidRPr="0076668C">
              <w:rPr>
                <w:strike/>
              </w:rPr>
              <w:t>ОКТМО</w:t>
            </w:r>
            <w:r w:rsidRPr="0076668C">
              <w:rPr>
                <w:strike/>
                <w:lang w:val="en-US"/>
              </w:rPr>
              <w:t>» (suppliersInfo/supplierInfo/legalEntityRF/otherInfo/OKTMO/code)</w:t>
            </w:r>
          </w:p>
        </w:tc>
        <w:tc>
          <w:tcPr>
            <w:tcW w:w="1474" w:type="pct"/>
            <w:gridSpan w:val="3"/>
          </w:tcPr>
          <w:p w14:paraId="052FBEF1" w14:textId="77777777" w:rsidR="0032350A" w:rsidRPr="0076668C" w:rsidRDefault="0032350A" w:rsidP="0032350A">
            <w:pPr>
              <w:pStyle w:val="ad"/>
              <w:jc w:val="left"/>
              <w:rPr>
                <w:strike/>
              </w:rPr>
            </w:pPr>
            <w:r w:rsidRPr="0076668C">
              <w:rPr>
                <w:strike/>
              </w:rPr>
              <w:t xml:space="preserve">Проверяем, что запись с таким кодом найдена в актуальном статусе в справочнике ОКТМО. </w:t>
            </w:r>
          </w:p>
          <w:p w14:paraId="13BCDC6D" w14:textId="77777777" w:rsidR="0032350A" w:rsidRPr="0076668C" w:rsidRDefault="0032350A" w:rsidP="0032350A">
            <w:pPr>
              <w:pStyle w:val="ad"/>
              <w:jc w:val="left"/>
              <w:rPr>
                <w:strike/>
              </w:rPr>
            </w:pPr>
          </w:p>
          <w:p w14:paraId="6EB3F3CC" w14:textId="77777777" w:rsidR="0032350A" w:rsidRPr="0076668C" w:rsidRDefault="0032350A" w:rsidP="0032350A">
            <w:pPr>
              <w:pStyle w:val="ad"/>
              <w:jc w:val="left"/>
              <w:rPr>
                <w:strike/>
              </w:rPr>
            </w:pPr>
            <w:r w:rsidRPr="0076668C">
              <w:rPr>
                <w:strike/>
              </w:rPr>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03EB48B7" w14:textId="77777777" w:rsidR="0032350A" w:rsidRPr="0076668C" w:rsidRDefault="0032350A" w:rsidP="0032350A">
            <w:pPr>
              <w:pStyle w:val="ad"/>
              <w:jc w:val="left"/>
              <w:rPr>
                <w:strike/>
              </w:rPr>
            </w:pPr>
          </w:p>
          <w:p w14:paraId="587F1D3D" w14:textId="3F92C17F" w:rsidR="0032350A" w:rsidRPr="0076668C" w:rsidRDefault="0032350A" w:rsidP="0032350A">
            <w:pPr>
              <w:pStyle w:val="ad"/>
              <w:jc w:val="left"/>
              <w:rPr>
                <w:strike/>
              </w:rPr>
            </w:pPr>
            <w:r w:rsidRPr="0076668C">
              <w:rPr>
                <w:strike/>
              </w:rPr>
              <w:t>Контроль не вызывается, если при приеме изменений сведений о контракте признак "Документ на базе РЭК" установлен И тип поставщика в РЭК «Юридическое лицо РФ» или «Физическре лицо РФ»</w:t>
            </w:r>
          </w:p>
          <w:p w14:paraId="715B462F" w14:textId="29CEF720" w:rsidR="0032350A" w:rsidRPr="0076668C" w:rsidRDefault="0032350A" w:rsidP="0032350A">
            <w:pPr>
              <w:pStyle w:val="ad"/>
              <w:jc w:val="left"/>
              <w:rPr>
                <w:strike/>
              </w:rPr>
            </w:pPr>
          </w:p>
        </w:tc>
        <w:tc>
          <w:tcPr>
            <w:tcW w:w="1395" w:type="pct"/>
            <w:gridSpan w:val="3"/>
          </w:tcPr>
          <w:p w14:paraId="55A05C47" w14:textId="77777777" w:rsidR="0032350A" w:rsidRPr="0076668C" w:rsidRDefault="0032350A" w:rsidP="0032350A">
            <w:pPr>
              <w:pStyle w:val="ad"/>
              <w:jc w:val="left"/>
              <w:rPr>
                <w:strike/>
              </w:rPr>
            </w:pPr>
            <w:r w:rsidRPr="0076668C">
              <w:rPr>
                <w:strike/>
              </w:rPr>
              <w:t>Территориально-муниципального образования с кодом &lt;код ОКТМО&gt; не найдено в актуальном состоянии в справочнике ОКТМО в ЕИС</w:t>
            </w:r>
          </w:p>
        </w:tc>
      </w:tr>
      <w:tr w:rsidR="0032350A" w:rsidRPr="00355B60" w14:paraId="6F54A023" w14:textId="77777777" w:rsidTr="00AA184A">
        <w:trPr>
          <w:trHeight w:val="348"/>
        </w:trPr>
        <w:tc>
          <w:tcPr>
            <w:tcW w:w="841" w:type="pct"/>
            <w:gridSpan w:val="2"/>
          </w:tcPr>
          <w:p w14:paraId="34E41CEF" w14:textId="77777777" w:rsidR="0032350A" w:rsidRPr="0076668C" w:rsidRDefault="0032350A" w:rsidP="0032350A">
            <w:pPr>
              <w:pStyle w:val="ad"/>
              <w:jc w:val="left"/>
              <w:rPr>
                <w:strike/>
              </w:rPr>
            </w:pPr>
            <w:r w:rsidRPr="0076668C">
              <w:rPr>
                <w:strike/>
              </w:rPr>
              <w:t>РК_ИК_032</w:t>
            </w:r>
            <w:r w:rsidRPr="0076668C">
              <w:rPr>
                <w:strike/>
                <w:lang w:val="en-US"/>
              </w:rPr>
              <w:t>1</w:t>
            </w:r>
          </w:p>
        </w:tc>
        <w:tc>
          <w:tcPr>
            <w:tcW w:w="234" w:type="pct"/>
            <w:gridSpan w:val="2"/>
          </w:tcPr>
          <w:p w14:paraId="2E36D385" w14:textId="77777777" w:rsidR="0032350A" w:rsidRPr="0076668C" w:rsidRDefault="0032350A" w:rsidP="0032350A">
            <w:pPr>
              <w:pStyle w:val="ad"/>
              <w:jc w:val="left"/>
              <w:rPr>
                <w:strike/>
              </w:rPr>
            </w:pPr>
          </w:p>
        </w:tc>
        <w:tc>
          <w:tcPr>
            <w:tcW w:w="1056" w:type="pct"/>
            <w:gridSpan w:val="2"/>
          </w:tcPr>
          <w:p w14:paraId="085D4EDD" w14:textId="77777777" w:rsidR="0032350A" w:rsidRPr="0076668C" w:rsidRDefault="0032350A" w:rsidP="0032350A">
            <w:pPr>
              <w:pStyle w:val="ad"/>
              <w:jc w:val="left"/>
              <w:rPr>
                <w:strike/>
              </w:rPr>
            </w:pPr>
            <w:r w:rsidRPr="0076668C">
              <w:rPr>
                <w:strike/>
              </w:rPr>
              <w:t>«Дата включения в Единый реестр субъектов малого и среднего предпринимательства» (</w:t>
            </w:r>
            <w:r w:rsidRPr="0076668C">
              <w:rPr>
                <w:strike/>
                <w:lang w:val="en-US"/>
              </w:rPr>
              <w:t>suppliersInfo</w:t>
            </w:r>
            <w:r w:rsidRPr="0076668C">
              <w:rPr>
                <w:strike/>
              </w:rPr>
              <w:t>/</w:t>
            </w:r>
            <w:r w:rsidRPr="0076668C">
              <w:rPr>
                <w:strike/>
                <w:lang w:val="en-US"/>
              </w:rPr>
              <w:t>supplierInfo</w:t>
            </w:r>
            <w:r w:rsidRPr="0076668C">
              <w:rPr>
                <w:strike/>
              </w:rPr>
              <w:t>/</w:t>
            </w:r>
            <w:r w:rsidRPr="0076668C">
              <w:rPr>
                <w:strike/>
                <w:lang w:val="en-US"/>
              </w:rPr>
              <w:t>legalEntityRF</w:t>
            </w:r>
            <w:r w:rsidRPr="0076668C">
              <w:rPr>
                <w:strike/>
              </w:rPr>
              <w:t>/</w:t>
            </w:r>
            <w:r w:rsidRPr="0076668C">
              <w:rPr>
                <w:strike/>
                <w:lang w:val="en-US"/>
              </w:rPr>
              <w:t>otherInfo</w:t>
            </w:r>
            <w:r w:rsidRPr="0076668C">
              <w:rPr>
                <w:strike/>
              </w:rPr>
              <w:t>/</w:t>
            </w:r>
            <w:r w:rsidRPr="0076668C">
              <w:rPr>
                <w:strike/>
                <w:lang w:val="en-US"/>
              </w:rPr>
              <w:t>ERSMSPInclusionDate</w:t>
            </w:r>
            <w:r w:rsidRPr="0076668C">
              <w:rPr>
                <w:strike/>
              </w:rPr>
              <w:t>)</w:t>
            </w:r>
          </w:p>
        </w:tc>
        <w:tc>
          <w:tcPr>
            <w:tcW w:w="1474" w:type="pct"/>
            <w:gridSpan w:val="3"/>
          </w:tcPr>
          <w:p w14:paraId="7E45383E" w14:textId="39892EA3" w:rsidR="0032350A" w:rsidRPr="0076668C" w:rsidRDefault="0032350A" w:rsidP="0032350A">
            <w:pPr>
              <w:pStyle w:val="ad"/>
              <w:jc w:val="left"/>
              <w:rPr>
                <w:strike/>
              </w:rPr>
            </w:pPr>
            <w:r w:rsidRPr="0076668C">
              <w:rPr>
                <w:strike/>
              </w:rPr>
              <w:t xml:space="preserve">Поле «Дата включения в Единый реестр субъектов малого и среднего предпринимательства» (ERSMSPInclusionDate) может быть указано только, если значение поля status соответствует значению «Субъект малого предпринимательства». </w:t>
            </w:r>
          </w:p>
          <w:p w14:paraId="408B9B02" w14:textId="77777777" w:rsidR="0032350A" w:rsidRPr="0076668C" w:rsidRDefault="0032350A" w:rsidP="0032350A">
            <w:pPr>
              <w:pStyle w:val="ad"/>
              <w:jc w:val="left"/>
              <w:rPr>
                <w:strike/>
              </w:rPr>
            </w:pPr>
          </w:p>
          <w:p w14:paraId="5E68AFB1" w14:textId="77777777" w:rsidR="0032350A" w:rsidRPr="0076668C" w:rsidRDefault="0032350A" w:rsidP="0032350A">
            <w:pPr>
              <w:pStyle w:val="ad"/>
              <w:jc w:val="left"/>
              <w:rPr>
                <w:strike/>
              </w:rPr>
            </w:pPr>
            <w:r w:rsidRPr="0076668C">
              <w:rPr>
                <w:strike/>
              </w:rPr>
              <w:t xml:space="preserve">Не вызывается при приеме проекта первоначальной версии, сформированного на основании электронного контракта в структурированном виде </w:t>
            </w:r>
            <w:r w:rsidRPr="0076668C">
              <w:rPr>
                <w:strike/>
              </w:rPr>
              <w:lastRenderedPageBreak/>
              <w:t>И тип поставщика в РЭК «Юридическое лицо РФ» или «Физическре лицо РФ»</w:t>
            </w:r>
          </w:p>
          <w:p w14:paraId="05C194F4" w14:textId="77777777" w:rsidR="0032350A" w:rsidRPr="0076668C" w:rsidRDefault="0032350A" w:rsidP="0032350A">
            <w:pPr>
              <w:pStyle w:val="ad"/>
              <w:jc w:val="left"/>
              <w:rPr>
                <w:strike/>
              </w:rPr>
            </w:pPr>
          </w:p>
          <w:p w14:paraId="70327609" w14:textId="5BD8BC5B" w:rsidR="0032350A" w:rsidRPr="0076668C" w:rsidRDefault="0032350A" w:rsidP="0032350A">
            <w:pPr>
              <w:pStyle w:val="ad"/>
              <w:jc w:val="left"/>
              <w:rPr>
                <w:strike/>
              </w:rPr>
            </w:pPr>
            <w:r w:rsidRPr="0076668C">
              <w:rPr>
                <w:strike/>
              </w:rPr>
              <w:t>Контроль не вызывается, если при приеме изменений сведений о контракте признак "Документ на базе РЭК" установлен И тип поставщика в РЭК «Юридическое лицо РФ» или «Физическре лицо РФ»</w:t>
            </w:r>
          </w:p>
          <w:p w14:paraId="7EA73AF0" w14:textId="56513DED" w:rsidR="0032350A" w:rsidRPr="0076668C" w:rsidRDefault="0032350A" w:rsidP="0032350A">
            <w:pPr>
              <w:pStyle w:val="ad"/>
              <w:jc w:val="left"/>
              <w:rPr>
                <w:strike/>
              </w:rPr>
            </w:pPr>
          </w:p>
        </w:tc>
        <w:tc>
          <w:tcPr>
            <w:tcW w:w="1395" w:type="pct"/>
            <w:gridSpan w:val="3"/>
          </w:tcPr>
          <w:p w14:paraId="708D1467" w14:textId="442B26A4" w:rsidR="0032350A" w:rsidRPr="0076668C" w:rsidRDefault="0032350A" w:rsidP="0032350A">
            <w:pPr>
              <w:pStyle w:val="ad"/>
              <w:jc w:val="left"/>
              <w:rPr>
                <w:strike/>
              </w:rPr>
            </w:pPr>
            <w:r w:rsidRPr="0076668C">
              <w:rPr>
                <w:strike/>
              </w:rPr>
              <w:lastRenderedPageBreak/>
              <w:t>Поле «Дата включения в Единый реестр субъектов малого и среднего предпринимательства» (ERSMSPInclusionDate) может быть указано только, если значение поля status соответствует значению «Субъект малого предпринимательства»</w:t>
            </w:r>
          </w:p>
        </w:tc>
      </w:tr>
      <w:tr w:rsidR="0032350A" w:rsidRPr="001D3AF5" w14:paraId="285E109A" w14:textId="77777777" w:rsidTr="00AA184A">
        <w:trPr>
          <w:trHeight w:val="348"/>
        </w:trPr>
        <w:tc>
          <w:tcPr>
            <w:tcW w:w="841" w:type="pct"/>
            <w:gridSpan w:val="2"/>
          </w:tcPr>
          <w:p w14:paraId="1C904E23" w14:textId="77777777" w:rsidR="0032350A" w:rsidRPr="00DB7868" w:rsidRDefault="0032350A" w:rsidP="0032350A">
            <w:pPr>
              <w:pStyle w:val="ad"/>
              <w:jc w:val="left"/>
            </w:pPr>
            <w:r w:rsidRPr="00DB7868">
              <w:t>РК_ИК_03</w:t>
            </w:r>
            <w:r>
              <w:t>26</w:t>
            </w:r>
          </w:p>
        </w:tc>
        <w:tc>
          <w:tcPr>
            <w:tcW w:w="234" w:type="pct"/>
            <w:gridSpan w:val="2"/>
          </w:tcPr>
          <w:p w14:paraId="67124C16" w14:textId="77777777" w:rsidR="0032350A" w:rsidRPr="00355B60" w:rsidRDefault="0032350A" w:rsidP="0032350A">
            <w:pPr>
              <w:pStyle w:val="ad"/>
              <w:jc w:val="left"/>
            </w:pPr>
            <w:r w:rsidRPr="00DB7868">
              <w:t>РК_ИК_031</w:t>
            </w:r>
            <w:r>
              <w:t>6</w:t>
            </w:r>
          </w:p>
        </w:tc>
        <w:tc>
          <w:tcPr>
            <w:tcW w:w="1056" w:type="pct"/>
            <w:gridSpan w:val="2"/>
          </w:tcPr>
          <w:p w14:paraId="43FDCABF" w14:textId="77777777" w:rsidR="0032350A" w:rsidRPr="007F1657" w:rsidRDefault="0032350A" w:rsidP="0032350A">
            <w:pPr>
              <w:pStyle w:val="ad"/>
              <w:jc w:val="left"/>
              <w:rPr>
                <w:lang w:val="en-US"/>
              </w:rPr>
            </w:pPr>
            <w:r w:rsidRPr="003C15F9">
              <w:rPr>
                <w:lang w:val="en-US"/>
              </w:rPr>
              <w:t>«</w:t>
            </w:r>
            <w:r>
              <w:t>КПП</w:t>
            </w:r>
            <w:r w:rsidRPr="003C15F9">
              <w:rPr>
                <w:lang w:val="en-US"/>
              </w:rPr>
              <w:t>» (</w:t>
            </w:r>
            <w:r w:rsidRPr="00893D29">
              <w:rPr>
                <w:lang w:val="en-US"/>
              </w:rPr>
              <w:t>suppliersInfo/supplierInfo</w:t>
            </w:r>
            <w:r>
              <w:rPr>
                <w:lang w:val="en-US"/>
              </w:rPr>
              <w:t>/legalEntityRF/legalEntityRFSubdivision</w:t>
            </w:r>
            <w:r w:rsidRPr="003C15F9">
              <w:rPr>
                <w:lang w:val="en-US"/>
              </w:rPr>
              <w:t>/EGRULInfo/</w:t>
            </w:r>
            <w:r>
              <w:rPr>
                <w:lang w:val="en-US"/>
              </w:rPr>
              <w:t>KPP</w:t>
            </w:r>
            <w:r w:rsidRPr="007F1657">
              <w:rPr>
                <w:lang w:val="en-US"/>
              </w:rPr>
              <w:t>)</w:t>
            </w:r>
          </w:p>
          <w:p w14:paraId="7A57EAA8" w14:textId="77777777" w:rsidR="0032350A" w:rsidRPr="007F1657" w:rsidRDefault="0032350A" w:rsidP="0032350A">
            <w:pPr>
              <w:pStyle w:val="ad"/>
              <w:jc w:val="left"/>
              <w:rPr>
                <w:lang w:val="en-US"/>
              </w:rPr>
            </w:pPr>
            <w:r>
              <w:t>И</w:t>
            </w:r>
          </w:p>
          <w:p w14:paraId="19D2371B" w14:textId="77777777" w:rsidR="0032350A" w:rsidRPr="003C15F9" w:rsidRDefault="0032350A" w:rsidP="0032350A">
            <w:pPr>
              <w:pStyle w:val="ad"/>
              <w:jc w:val="left"/>
              <w:rPr>
                <w:lang w:val="en-US"/>
              </w:rPr>
            </w:pPr>
            <w:r w:rsidRPr="007F1657">
              <w:rPr>
                <w:lang w:val="en-US"/>
              </w:rPr>
              <w:t>«</w:t>
            </w:r>
            <w:r>
              <w:t>Полное</w:t>
            </w:r>
            <w:r w:rsidRPr="007F1657">
              <w:rPr>
                <w:lang w:val="en-US"/>
              </w:rPr>
              <w:t xml:space="preserve"> </w:t>
            </w:r>
            <w:r>
              <w:t>наименование</w:t>
            </w:r>
            <w:r w:rsidRPr="007F1657">
              <w:rPr>
                <w:lang w:val="en-US"/>
              </w:rPr>
              <w:t>» (</w:t>
            </w:r>
            <w:r w:rsidRPr="00893D29">
              <w:rPr>
                <w:lang w:val="en-US"/>
              </w:rPr>
              <w:t>suppliersInfo/supplierInfo</w:t>
            </w:r>
            <w:r>
              <w:rPr>
                <w:lang w:val="en-US"/>
              </w:rPr>
              <w:t>/legalEntityRF/legalEntityRFSubdivision</w:t>
            </w:r>
            <w:r w:rsidRPr="003C15F9">
              <w:rPr>
                <w:lang w:val="en-US"/>
              </w:rPr>
              <w:t>/EGRULInfo/</w:t>
            </w:r>
            <w:r w:rsidRPr="007F1657">
              <w:rPr>
                <w:lang w:val="en-US"/>
              </w:rPr>
              <w:t>fullName</w:t>
            </w:r>
            <w:r w:rsidRPr="003C15F9">
              <w:rPr>
                <w:lang w:val="en-US"/>
              </w:rPr>
              <w:t>)</w:t>
            </w:r>
          </w:p>
        </w:tc>
        <w:tc>
          <w:tcPr>
            <w:tcW w:w="1474" w:type="pct"/>
            <w:gridSpan w:val="3"/>
          </w:tcPr>
          <w:p w14:paraId="51A76789" w14:textId="77777777" w:rsidR="0032350A" w:rsidRDefault="0032350A" w:rsidP="0032350A">
            <w:pPr>
              <w:pStyle w:val="ad"/>
              <w:jc w:val="left"/>
            </w:pPr>
            <w:r>
              <w:t xml:space="preserve">Хотя бы одно из проверяемых полей должно быть указано, иначе срабатывает контроль. </w:t>
            </w:r>
          </w:p>
          <w:p w14:paraId="1E3BD035" w14:textId="77777777" w:rsidR="0032350A" w:rsidRDefault="0032350A" w:rsidP="0032350A">
            <w:pPr>
              <w:pStyle w:val="ad"/>
              <w:jc w:val="left"/>
            </w:pPr>
          </w:p>
          <w:p w14:paraId="7AA0FCDF" w14:textId="77777777" w:rsidR="0032350A" w:rsidRDefault="0032350A" w:rsidP="0032350A">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33C069F9" w14:textId="77777777" w:rsidR="0032350A" w:rsidRDefault="0032350A" w:rsidP="0032350A">
            <w:pPr>
              <w:pStyle w:val="ad"/>
              <w:jc w:val="left"/>
            </w:pPr>
            <w:r w:rsidRPr="00015753">
              <w:t>Контроль не вызывается, если заполнено поле "Ре-естровый номер процеду-ры доп.соглашения" (numberAdd)</w:t>
            </w:r>
          </w:p>
          <w:p w14:paraId="3DE671C0" w14:textId="77777777" w:rsidR="0032350A" w:rsidRDefault="0032350A" w:rsidP="0032350A">
            <w:pPr>
              <w:pStyle w:val="ad"/>
              <w:jc w:val="left"/>
            </w:pPr>
          </w:p>
          <w:p w14:paraId="3098B4E4" w14:textId="2B509911" w:rsidR="0032350A" w:rsidRDefault="0032350A" w:rsidP="0032350A">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 И тип поставщика в РЭК «Юридическое лицо РФ» или «Физическре лицо РФ»</w:t>
            </w:r>
          </w:p>
        </w:tc>
        <w:tc>
          <w:tcPr>
            <w:tcW w:w="1395" w:type="pct"/>
            <w:gridSpan w:val="3"/>
          </w:tcPr>
          <w:p w14:paraId="6D605D80" w14:textId="77777777" w:rsidR="0032350A" w:rsidRPr="00184FE8" w:rsidRDefault="0032350A" w:rsidP="0032350A">
            <w:pPr>
              <w:pStyle w:val="ad"/>
              <w:jc w:val="left"/>
            </w:pPr>
            <w:r>
              <w:t xml:space="preserve">Для филиала юридического лица РФ должно быть указано хотя бы одно из полей </w:t>
            </w:r>
            <w:r w:rsidRPr="00184FE8">
              <w:t>«</w:t>
            </w:r>
            <w:r>
              <w:t>КПП</w:t>
            </w:r>
            <w:r w:rsidRPr="00184FE8">
              <w:t>» (</w:t>
            </w:r>
            <w:r w:rsidRPr="00893D29">
              <w:rPr>
                <w:lang w:val="en-US"/>
              </w:rPr>
              <w:t>suppliersInfo</w:t>
            </w:r>
            <w:r w:rsidRPr="00522074">
              <w:t>/</w:t>
            </w:r>
            <w:r w:rsidRPr="00893D29">
              <w:rPr>
                <w:lang w:val="en-US"/>
              </w:rPr>
              <w:t>supplierInfo</w:t>
            </w:r>
            <w:r w:rsidRPr="00184FE8">
              <w:t>/</w:t>
            </w:r>
            <w:r>
              <w:rPr>
                <w:lang w:val="en-US"/>
              </w:rPr>
              <w:t>legalEntityRF</w:t>
            </w:r>
            <w:r w:rsidRPr="00184FE8">
              <w:t>/</w:t>
            </w:r>
            <w:r>
              <w:rPr>
                <w:lang w:val="en-US"/>
              </w:rPr>
              <w:t>legalEntityRFSubdivision</w:t>
            </w:r>
            <w:r w:rsidRPr="00184FE8">
              <w:t>/</w:t>
            </w:r>
            <w:r w:rsidRPr="003C15F9">
              <w:rPr>
                <w:lang w:val="en-US"/>
              </w:rPr>
              <w:t>EGRULInfo</w:t>
            </w:r>
            <w:r w:rsidRPr="00184FE8">
              <w:t>/</w:t>
            </w:r>
            <w:r>
              <w:rPr>
                <w:lang w:val="en-US"/>
              </w:rPr>
              <w:t>KPP</w:t>
            </w:r>
            <w:r w:rsidRPr="00184FE8">
              <w:t>)</w:t>
            </w:r>
          </w:p>
          <w:p w14:paraId="24EFED11" w14:textId="77777777" w:rsidR="0032350A" w:rsidRPr="007F1657" w:rsidRDefault="0032350A" w:rsidP="0032350A">
            <w:pPr>
              <w:pStyle w:val="ad"/>
              <w:jc w:val="left"/>
              <w:rPr>
                <w:lang w:val="en-US"/>
              </w:rPr>
            </w:pPr>
            <w:r>
              <w:t>и</w:t>
            </w:r>
          </w:p>
          <w:p w14:paraId="23665881" w14:textId="77777777" w:rsidR="0032350A" w:rsidRPr="00184FE8" w:rsidRDefault="0032350A" w:rsidP="0032350A">
            <w:pPr>
              <w:pStyle w:val="ad"/>
              <w:jc w:val="left"/>
              <w:rPr>
                <w:lang w:val="en-US"/>
              </w:rPr>
            </w:pPr>
            <w:r w:rsidRPr="007F1657">
              <w:rPr>
                <w:lang w:val="en-US"/>
              </w:rPr>
              <w:t>«</w:t>
            </w:r>
            <w:r>
              <w:t>Полное</w:t>
            </w:r>
            <w:r w:rsidRPr="007F1657">
              <w:rPr>
                <w:lang w:val="en-US"/>
              </w:rPr>
              <w:t xml:space="preserve"> </w:t>
            </w:r>
            <w:r>
              <w:t>наименование</w:t>
            </w:r>
            <w:r w:rsidRPr="007F1657">
              <w:rPr>
                <w:lang w:val="en-US"/>
              </w:rPr>
              <w:t>» (</w:t>
            </w:r>
            <w:r w:rsidRPr="00893D29">
              <w:rPr>
                <w:lang w:val="en-US"/>
              </w:rPr>
              <w:t>suppliersInfo/supplierInfo</w:t>
            </w:r>
            <w:r>
              <w:rPr>
                <w:lang w:val="en-US"/>
              </w:rPr>
              <w:t>/legalEntityRF/legalEntityRFSubdivision</w:t>
            </w:r>
            <w:r w:rsidRPr="003C15F9">
              <w:rPr>
                <w:lang w:val="en-US"/>
              </w:rPr>
              <w:t>/EGRULInfo/</w:t>
            </w:r>
            <w:r w:rsidRPr="007F1657">
              <w:rPr>
                <w:lang w:val="en-US"/>
              </w:rPr>
              <w:t>fullName</w:t>
            </w:r>
            <w:r w:rsidRPr="003C15F9">
              <w:rPr>
                <w:lang w:val="en-US"/>
              </w:rPr>
              <w:t>)</w:t>
            </w:r>
          </w:p>
        </w:tc>
      </w:tr>
      <w:tr w:rsidR="0032350A" w:rsidRPr="00207DA9" w14:paraId="509CD576" w14:textId="77777777" w:rsidTr="00AA184A">
        <w:trPr>
          <w:trHeight w:val="348"/>
        </w:trPr>
        <w:tc>
          <w:tcPr>
            <w:tcW w:w="841" w:type="pct"/>
            <w:gridSpan w:val="2"/>
          </w:tcPr>
          <w:p w14:paraId="3BAF9F37" w14:textId="77777777" w:rsidR="0032350A" w:rsidRPr="00934DB6" w:rsidRDefault="0032350A" w:rsidP="0032350A">
            <w:pPr>
              <w:pStyle w:val="ad"/>
              <w:jc w:val="left"/>
            </w:pPr>
            <w:r w:rsidRPr="00DB7868">
              <w:t>РК_ИК_03</w:t>
            </w:r>
            <w:r>
              <w:t>22</w:t>
            </w:r>
          </w:p>
        </w:tc>
        <w:tc>
          <w:tcPr>
            <w:tcW w:w="234" w:type="pct"/>
            <w:gridSpan w:val="2"/>
          </w:tcPr>
          <w:p w14:paraId="5B7BCE74" w14:textId="77777777" w:rsidR="0032350A" w:rsidRPr="00355B60" w:rsidRDefault="0032350A" w:rsidP="0032350A">
            <w:pPr>
              <w:pStyle w:val="ad"/>
              <w:jc w:val="left"/>
            </w:pPr>
            <w:r w:rsidRPr="00DB7868">
              <w:t>РК_ИК_0</w:t>
            </w:r>
            <w:r w:rsidRPr="00DB7868">
              <w:lastRenderedPageBreak/>
              <w:t>3</w:t>
            </w:r>
            <w:r>
              <w:t>26</w:t>
            </w:r>
          </w:p>
        </w:tc>
        <w:tc>
          <w:tcPr>
            <w:tcW w:w="1056" w:type="pct"/>
            <w:gridSpan w:val="2"/>
          </w:tcPr>
          <w:p w14:paraId="37AC314D" w14:textId="76EF889E" w:rsidR="0032350A" w:rsidRDefault="0032350A" w:rsidP="0032350A">
            <w:pPr>
              <w:pStyle w:val="ad"/>
              <w:jc w:val="left"/>
              <w:rPr>
                <w:lang w:val="en-US"/>
              </w:rPr>
            </w:pPr>
            <w:r w:rsidRPr="003C15F9">
              <w:rPr>
                <w:lang w:val="en-US"/>
              </w:rPr>
              <w:lastRenderedPageBreak/>
              <w:t>«</w:t>
            </w:r>
            <w:r>
              <w:t>ИНН</w:t>
            </w:r>
            <w:r w:rsidRPr="003C15F9">
              <w:rPr>
                <w:lang w:val="en-US"/>
              </w:rPr>
              <w:t>» (</w:t>
            </w:r>
            <w:r w:rsidRPr="00453EDB">
              <w:rPr>
                <w:lang w:val="en-US"/>
              </w:rPr>
              <w:t>suppliersInfo/supplierInfo/legalEntityRF/EGRULInfo/INN</w:t>
            </w:r>
            <w:r w:rsidRPr="003C15F9">
              <w:rPr>
                <w:lang w:val="en-US"/>
              </w:rPr>
              <w:t>)</w:t>
            </w:r>
          </w:p>
          <w:p w14:paraId="63EC25CC" w14:textId="77777777" w:rsidR="0032350A" w:rsidRPr="00184FE8" w:rsidRDefault="0032350A" w:rsidP="0032350A">
            <w:pPr>
              <w:pStyle w:val="ad"/>
              <w:jc w:val="left"/>
              <w:rPr>
                <w:lang w:val="en-US"/>
              </w:rPr>
            </w:pPr>
            <w:r>
              <w:t>И</w:t>
            </w:r>
          </w:p>
          <w:p w14:paraId="7572E03E" w14:textId="77777777" w:rsidR="0032350A" w:rsidRPr="007F1657" w:rsidRDefault="0032350A" w:rsidP="0032350A">
            <w:pPr>
              <w:pStyle w:val="ad"/>
              <w:jc w:val="left"/>
              <w:rPr>
                <w:lang w:val="en-US"/>
              </w:rPr>
            </w:pPr>
            <w:r w:rsidRPr="003C15F9">
              <w:rPr>
                <w:lang w:val="en-US"/>
              </w:rPr>
              <w:lastRenderedPageBreak/>
              <w:t>«</w:t>
            </w:r>
            <w:r>
              <w:t>КПП</w:t>
            </w:r>
            <w:r w:rsidRPr="003C15F9">
              <w:rPr>
                <w:lang w:val="en-US"/>
              </w:rPr>
              <w:t>» (</w:t>
            </w:r>
            <w:r w:rsidRPr="00893D29">
              <w:rPr>
                <w:lang w:val="en-US"/>
              </w:rPr>
              <w:t>suppliersInfo/supplierInfo</w:t>
            </w:r>
            <w:r>
              <w:rPr>
                <w:lang w:val="en-US"/>
              </w:rPr>
              <w:t>/legalEntityRF/legalEntityRFSubdivision</w:t>
            </w:r>
            <w:r w:rsidRPr="003C15F9">
              <w:rPr>
                <w:lang w:val="en-US"/>
              </w:rPr>
              <w:t>/EGRULInfo/</w:t>
            </w:r>
            <w:r>
              <w:rPr>
                <w:lang w:val="en-US"/>
              </w:rPr>
              <w:t>KPP</w:t>
            </w:r>
            <w:r w:rsidRPr="007F1657">
              <w:rPr>
                <w:lang w:val="en-US"/>
              </w:rPr>
              <w:t>)</w:t>
            </w:r>
          </w:p>
          <w:p w14:paraId="5311A242" w14:textId="77777777" w:rsidR="0032350A" w:rsidRPr="007F1657" w:rsidRDefault="0032350A" w:rsidP="0032350A">
            <w:pPr>
              <w:pStyle w:val="ad"/>
              <w:jc w:val="left"/>
              <w:rPr>
                <w:lang w:val="en-US"/>
              </w:rPr>
            </w:pPr>
            <w:r>
              <w:t>И</w:t>
            </w:r>
            <w:r w:rsidRPr="00343F35">
              <w:rPr>
                <w:lang w:val="en-US"/>
              </w:rPr>
              <w:t>/</w:t>
            </w:r>
            <w:r>
              <w:t>ИЛИ</w:t>
            </w:r>
          </w:p>
          <w:p w14:paraId="668AA201" w14:textId="77777777" w:rsidR="0032350A" w:rsidRPr="00934DB6" w:rsidRDefault="0032350A" w:rsidP="0032350A">
            <w:pPr>
              <w:pStyle w:val="ad"/>
              <w:jc w:val="left"/>
              <w:rPr>
                <w:lang w:val="en-US"/>
              </w:rPr>
            </w:pPr>
            <w:r w:rsidRPr="007F1657">
              <w:rPr>
                <w:lang w:val="en-US"/>
              </w:rPr>
              <w:t>«</w:t>
            </w:r>
            <w:r>
              <w:t>Полное</w:t>
            </w:r>
            <w:r w:rsidRPr="007F1657">
              <w:rPr>
                <w:lang w:val="en-US"/>
              </w:rPr>
              <w:t xml:space="preserve"> </w:t>
            </w:r>
            <w:r>
              <w:t>наименование</w:t>
            </w:r>
            <w:r w:rsidRPr="007F1657">
              <w:rPr>
                <w:lang w:val="en-US"/>
              </w:rPr>
              <w:t>» (</w:t>
            </w:r>
            <w:r w:rsidRPr="00893D29">
              <w:rPr>
                <w:lang w:val="en-US"/>
              </w:rPr>
              <w:t>suppliersInfo/supplierInfo</w:t>
            </w:r>
            <w:r>
              <w:rPr>
                <w:lang w:val="en-US"/>
              </w:rPr>
              <w:t>/legalEntityRF/legalEntityRFSubdivision</w:t>
            </w:r>
            <w:r w:rsidRPr="003C15F9">
              <w:rPr>
                <w:lang w:val="en-US"/>
              </w:rPr>
              <w:t>/EGRULInfo/</w:t>
            </w:r>
            <w:r w:rsidRPr="007F1657">
              <w:rPr>
                <w:lang w:val="en-US"/>
              </w:rPr>
              <w:t>fullName</w:t>
            </w:r>
            <w:r w:rsidRPr="003C15F9">
              <w:rPr>
                <w:lang w:val="en-US"/>
              </w:rPr>
              <w:t>)</w:t>
            </w:r>
          </w:p>
        </w:tc>
        <w:tc>
          <w:tcPr>
            <w:tcW w:w="1474" w:type="pct"/>
            <w:gridSpan w:val="3"/>
          </w:tcPr>
          <w:p w14:paraId="6F75ED02" w14:textId="42AA8C22" w:rsidR="0032350A" w:rsidRPr="0016455E" w:rsidRDefault="0032350A" w:rsidP="0032350A">
            <w:pPr>
              <w:pStyle w:val="ad"/>
              <w:jc w:val="left"/>
            </w:pPr>
            <w:r>
              <w:lastRenderedPageBreak/>
              <w:t>Контроль</w:t>
            </w:r>
            <w:r w:rsidRPr="0016455E">
              <w:t xml:space="preserve"> </w:t>
            </w:r>
            <w:r>
              <w:t>срабатывает</w:t>
            </w:r>
            <w:r w:rsidRPr="0016455E">
              <w:t xml:space="preserve">, </w:t>
            </w:r>
            <w:r>
              <w:t>если</w:t>
            </w:r>
            <w:r w:rsidRPr="0016455E">
              <w:t xml:space="preserve"> </w:t>
            </w:r>
            <w:r>
              <w:t>в</w:t>
            </w:r>
            <w:r w:rsidRPr="0016455E">
              <w:t xml:space="preserve"> </w:t>
            </w:r>
            <w:r>
              <w:t>ЕГРЮЛ</w:t>
            </w:r>
            <w:r w:rsidRPr="0016455E">
              <w:t xml:space="preserve"> </w:t>
            </w:r>
            <w:r>
              <w:t>не</w:t>
            </w:r>
            <w:r w:rsidRPr="0016455E">
              <w:t xml:space="preserve"> </w:t>
            </w:r>
            <w:r>
              <w:t>найдена</w:t>
            </w:r>
            <w:r w:rsidRPr="0016455E">
              <w:t xml:space="preserve"> </w:t>
            </w:r>
            <w:r>
              <w:t>запись</w:t>
            </w:r>
            <w:r w:rsidRPr="0016455E">
              <w:t xml:space="preserve"> </w:t>
            </w:r>
            <w:r>
              <w:t>или</w:t>
            </w:r>
            <w:r w:rsidRPr="0016455E">
              <w:t xml:space="preserve"> </w:t>
            </w:r>
            <w:r>
              <w:t>найдено</w:t>
            </w:r>
            <w:r w:rsidRPr="0016455E">
              <w:t xml:space="preserve"> </w:t>
            </w:r>
            <w:r>
              <w:t>более</w:t>
            </w:r>
            <w:r w:rsidRPr="0016455E">
              <w:t xml:space="preserve"> </w:t>
            </w:r>
            <w:r>
              <w:t>одной</w:t>
            </w:r>
            <w:r w:rsidRPr="0016455E">
              <w:t xml:space="preserve">. </w:t>
            </w:r>
            <w:r>
              <w:t>Поиск</w:t>
            </w:r>
            <w:r w:rsidRPr="0016455E">
              <w:t xml:space="preserve"> </w:t>
            </w:r>
            <w:r>
              <w:t>осуществляется</w:t>
            </w:r>
            <w:r w:rsidRPr="0016455E">
              <w:t xml:space="preserve"> </w:t>
            </w:r>
            <w:r>
              <w:t>по</w:t>
            </w:r>
            <w:r w:rsidRPr="0016455E">
              <w:t xml:space="preserve"> </w:t>
            </w:r>
            <w:r>
              <w:t>коду</w:t>
            </w:r>
            <w:r w:rsidRPr="0016455E">
              <w:t xml:space="preserve"> </w:t>
            </w:r>
            <w:r>
              <w:t>ИНН</w:t>
            </w:r>
            <w:r w:rsidRPr="0016455E">
              <w:t xml:space="preserve"> </w:t>
            </w:r>
            <w:r>
              <w:t>юридического</w:t>
            </w:r>
            <w:r w:rsidRPr="0016455E">
              <w:t xml:space="preserve"> </w:t>
            </w:r>
            <w:r>
              <w:t>лица</w:t>
            </w:r>
            <w:r w:rsidRPr="0016455E">
              <w:t xml:space="preserve"> </w:t>
            </w:r>
            <w:r w:rsidRPr="0016455E">
              <w:lastRenderedPageBreak/>
              <w:t>(</w:t>
            </w:r>
            <w:r w:rsidRPr="00453EDB">
              <w:rPr>
                <w:lang w:val="en-US"/>
              </w:rPr>
              <w:t>suppliersInfo</w:t>
            </w:r>
            <w:r w:rsidRPr="00931D75">
              <w:t>/</w:t>
            </w:r>
            <w:r w:rsidRPr="00453EDB">
              <w:rPr>
                <w:lang w:val="en-US"/>
              </w:rPr>
              <w:t>supplierInfo</w:t>
            </w:r>
            <w:r w:rsidRPr="00931D75">
              <w:t>/</w:t>
            </w:r>
            <w:r w:rsidRPr="00453EDB">
              <w:rPr>
                <w:lang w:val="en-US"/>
              </w:rPr>
              <w:t>legalEntityRF</w:t>
            </w:r>
            <w:r w:rsidRPr="00931D75">
              <w:t>/</w:t>
            </w:r>
            <w:r w:rsidRPr="00453EDB">
              <w:rPr>
                <w:lang w:val="en-US"/>
              </w:rPr>
              <w:t>EGRULInfo</w:t>
            </w:r>
            <w:r w:rsidRPr="00931D75">
              <w:t>/</w:t>
            </w:r>
            <w:r w:rsidRPr="00453EDB">
              <w:rPr>
                <w:lang w:val="en-US"/>
              </w:rPr>
              <w:t>INN</w:t>
            </w:r>
            <w:r w:rsidRPr="0016455E">
              <w:t xml:space="preserve">) </w:t>
            </w:r>
            <w:r>
              <w:t>и</w:t>
            </w:r>
            <w:r w:rsidRPr="0016455E">
              <w:t xml:space="preserve"> </w:t>
            </w:r>
            <w:r>
              <w:t>по</w:t>
            </w:r>
            <w:r w:rsidRPr="0016455E">
              <w:t xml:space="preserve"> </w:t>
            </w:r>
            <w:r>
              <w:t>одному</w:t>
            </w:r>
            <w:r w:rsidRPr="0016455E">
              <w:t xml:space="preserve"> </w:t>
            </w:r>
            <w:r>
              <w:t>или</w:t>
            </w:r>
            <w:r w:rsidRPr="0016455E">
              <w:t xml:space="preserve"> </w:t>
            </w:r>
            <w:r>
              <w:t>обоим</w:t>
            </w:r>
            <w:r w:rsidRPr="0016455E">
              <w:t xml:space="preserve"> </w:t>
            </w:r>
            <w:r>
              <w:t>полям</w:t>
            </w:r>
            <w:r w:rsidRPr="0016455E">
              <w:t xml:space="preserve"> </w:t>
            </w:r>
            <w:r>
              <w:t>филиала</w:t>
            </w:r>
            <w:r w:rsidRPr="0016455E">
              <w:t xml:space="preserve"> </w:t>
            </w:r>
            <w:r>
              <w:t>данного</w:t>
            </w:r>
            <w:r w:rsidRPr="0016455E">
              <w:t xml:space="preserve"> </w:t>
            </w:r>
            <w:r>
              <w:t>юридического</w:t>
            </w:r>
            <w:r w:rsidRPr="0016455E">
              <w:t xml:space="preserve"> </w:t>
            </w:r>
            <w:r>
              <w:t>лица</w:t>
            </w:r>
            <w:r w:rsidRPr="0016455E">
              <w:t xml:space="preserve"> «</w:t>
            </w:r>
            <w:r>
              <w:t>КПП</w:t>
            </w:r>
            <w:r w:rsidRPr="0016455E">
              <w:t>» (</w:t>
            </w:r>
            <w:r w:rsidRPr="00893D29">
              <w:rPr>
                <w:lang w:val="en-US"/>
              </w:rPr>
              <w:t>suppliersInfo</w:t>
            </w:r>
            <w:r w:rsidRPr="00522074">
              <w:t>/</w:t>
            </w:r>
            <w:r w:rsidRPr="00893D29">
              <w:rPr>
                <w:lang w:val="en-US"/>
              </w:rPr>
              <w:t>supplierInfo</w:t>
            </w:r>
            <w:r w:rsidRPr="0016455E">
              <w:t>/</w:t>
            </w:r>
            <w:r>
              <w:rPr>
                <w:lang w:val="en-US"/>
              </w:rPr>
              <w:t>legalEntityRF</w:t>
            </w:r>
            <w:r w:rsidRPr="0016455E">
              <w:t>/</w:t>
            </w:r>
            <w:r>
              <w:rPr>
                <w:lang w:val="en-US"/>
              </w:rPr>
              <w:t>legalEntityRFSubdivision</w:t>
            </w:r>
            <w:r w:rsidRPr="0016455E">
              <w:t>/</w:t>
            </w:r>
            <w:r w:rsidRPr="003C15F9">
              <w:rPr>
                <w:lang w:val="en-US"/>
              </w:rPr>
              <w:t>EGRULInfo</w:t>
            </w:r>
            <w:r w:rsidRPr="0016455E">
              <w:t>/</w:t>
            </w:r>
            <w:r>
              <w:rPr>
                <w:lang w:val="en-US"/>
              </w:rPr>
              <w:t>KPP</w:t>
            </w:r>
            <w:r w:rsidRPr="0016455E">
              <w:t>)</w:t>
            </w:r>
          </w:p>
          <w:p w14:paraId="1A124E1B" w14:textId="77777777" w:rsidR="0032350A" w:rsidRPr="007F1657" w:rsidRDefault="0032350A" w:rsidP="0032350A">
            <w:pPr>
              <w:pStyle w:val="ad"/>
              <w:jc w:val="left"/>
              <w:rPr>
                <w:lang w:val="en-US"/>
              </w:rPr>
            </w:pPr>
            <w:r>
              <w:t>И</w:t>
            </w:r>
            <w:r w:rsidRPr="00184FE8">
              <w:rPr>
                <w:lang w:val="en-US"/>
              </w:rPr>
              <w:t>/</w:t>
            </w:r>
            <w:r>
              <w:t>ИЛИ</w:t>
            </w:r>
          </w:p>
          <w:p w14:paraId="0EDC7BDC" w14:textId="67F399A1" w:rsidR="0032350A" w:rsidRPr="00A51680" w:rsidRDefault="0032350A" w:rsidP="0032350A">
            <w:pPr>
              <w:pStyle w:val="ad"/>
              <w:jc w:val="left"/>
              <w:rPr>
                <w:lang w:val="en-US"/>
              </w:rPr>
            </w:pPr>
            <w:r w:rsidRPr="007F1657">
              <w:rPr>
                <w:lang w:val="en-US"/>
              </w:rPr>
              <w:t>«</w:t>
            </w:r>
            <w:r>
              <w:t>Полное</w:t>
            </w:r>
            <w:r w:rsidRPr="007F1657">
              <w:rPr>
                <w:lang w:val="en-US"/>
              </w:rPr>
              <w:t xml:space="preserve"> </w:t>
            </w:r>
            <w:r>
              <w:t>наименование</w:t>
            </w:r>
            <w:r w:rsidRPr="007F1657">
              <w:rPr>
                <w:lang w:val="en-US"/>
              </w:rPr>
              <w:t>» (</w:t>
            </w:r>
            <w:r w:rsidRPr="00893D29">
              <w:rPr>
                <w:lang w:val="en-US"/>
              </w:rPr>
              <w:t>suppliersInfo/supplierInfo</w:t>
            </w:r>
            <w:r>
              <w:rPr>
                <w:lang w:val="en-US"/>
              </w:rPr>
              <w:t>/legalEntityRF/legalEntityRFSubdivision</w:t>
            </w:r>
            <w:r w:rsidRPr="003C15F9">
              <w:rPr>
                <w:lang w:val="en-US"/>
              </w:rPr>
              <w:t>/EGRULInfo/</w:t>
            </w:r>
            <w:r w:rsidRPr="007F1657">
              <w:rPr>
                <w:lang w:val="en-US"/>
              </w:rPr>
              <w:t>fullName</w:t>
            </w:r>
            <w:r w:rsidRPr="003C15F9">
              <w:rPr>
                <w:lang w:val="en-US"/>
              </w:rPr>
              <w:t>)</w:t>
            </w:r>
            <w:r w:rsidRPr="00A51680">
              <w:rPr>
                <w:lang w:val="en-US"/>
              </w:rPr>
              <w:t xml:space="preserve"> . </w:t>
            </w:r>
          </w:p>
          <w:p w14:paraId="3B8855D4" w14:textId="77777777" w:rsidR="0032350A" w:rsidRPr="00A51680" w:rsidRDefault="0032350A" w:rsidP="0032350A">
            <w:pPr>
              <w:pStyle w:val="ad"/>
              <w:jc w:val="left"/>
              <w:rPr>
                <w:lang w:val="en-US"/>
              </w:rPr>
            </w:pPr>
          </w:p>
          <w:p w14:paraId="7694019F" w14:textId="77777777" w:rsidR="0032350A" w:rsidRDefault="0032350A" w:rsidP="0032350A">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7192D67B" w14:textId="77777777" w:rsidR="0032350A" w:rsidRDefault="0032350A" w:rsidP="0032350A">
            <w:pPr>
              <w:pStyle w:val="ad"/>
              <w:jc w:val="left"/>
            </w:pPr>
            <w:r w:rsidRPr="00015753">
              <w:t>Контроль не вызывается, если заполнено поле "Ре-естровый номер процеду-ры доп.соглашения" (numberAdd)</w:t>
            </w:r>
          </w:p>
          <w:p w14:paraId="2DE4C9F3" w14:textId="5FD35EFB" w:rsidR="0032350A" w:rsidRDefault="0032350A" w:rsidP="0032350A">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 И тип поставщика в РЭК «Юридическое лицо РФ» или «Физическре лицо РФ»</w:t>
            </w:r>
          </w:p>
          <w:p w14:paraId="4B4B1655" w14:textId="26FA7623" w:rsidR="0032350A" w:rsidRPr="00A51680" w:rsidRDefault="0032350A" w:rsidP="0032350A">
            <w:pPr>
              <w:pStyle w:val="ad"/>
              <w:jc w:val="left"/>
            </w:pPr>
          </w:p>
        </w:tc>
        <w:tc>
          <w:tcPr>
            <w:tcW w:w="1395" w:type="pct"/>
            <w:gridSpan w:val="3"/>
          </w:tcPr>
          <w:p w14:paraId="1AA4A162" w14:textId="0AF7A8CA" w:rsidR="0032350A" w:rsidRPr="00D3133C" w:rsidRDefault="0032350A" w:rsidP="0032350A">
            <w:pPr>
              <w:pStyle w:val="ad"/>
              <w:jc w:val="left"/>
            </w:pPr>
            <w:r>
              <w:lastRenderedPageBreak/>
              <w:t>В</w:t>
            </w:r>
            <w:r w:rsidRPr="00D3133C">
              <w:t xml:space="preserve"> </w:t>
            </w:r>
            <w:r>
              <w:t>ЕГРЮЛ</w:t>
            </w:r>
            <w:r w:rsidRPr="00D3133C">
              <w:t xml:space="preserve"> </w:t>
            </w:r>
            <w:r>
              <w:t>не</w:t>
            </w:r>
            <w:r w:rsidRPr="00D3133C">
              <w:t xml:space="preserve"> </w:t>
            </w:r>
            <w:r>
              <w:t>найдена</w:t>
            </w:r>
            <w:r w:rsidRPr="00D3133C">
              <w:t xml:space="preserve"> </w:t>
            </w:r>
            <w:r>
              <w:t>запись</w:t>
            </w:r>
            <w:r w:rsidRPr="00D3133C">
              <w:t xml:space="preserve"> </w:t>
            </w:r>
            <w:r>
              <w:t>с</w:t>
            </w:r>
            <w:r w:rsidRPr="00D3133C">
              <w:t xml:space="preserve"> </w:t>
            </w:r>
            <w:r>
              <w:t>ИНН</w:t>
            </w:r>
            <w:r w:rsidRPr="00D3133C">
              <w:t xml:space="preserve"> &lt;</w:t>
            </w:r>
            <w:r>
              <w:t xml:space="preserve"> </w:t>
            </w:r>
            <w:r w:rsidRPr="00453EDB">
              <w:rPr>
                <w:lang w:val="en-US"/>
              </w:rPr>
              <w:t>suppliersInfo</w:t>
            </w:r>
            <w:r w:rsidRPr="00931D75">
              <w:t>/</w:t>
            </w:r>
            <w:r w:rsidRPr="00453EDB">
              <w:rPr>
                <w:lang w:val="en-US"/>
              </w:rPr>
              <w:t>supplierInfo</w:t>
            </w:r>
            <w:r w:rsidRPr="00931D75">
              <w:t>/</w:t>
            </w:r>
            <w:r w:rsidRPr="00453EDB">
              <w:rPr>
                <w:lang w:val="en-US"/>
              </w:rPr>
              <w:t>legalEntityRF</w:t>
            </w:r>
            <w:r w:rsidRPr="00931D75">
              <w:t>/</w:t>
            </w:r>
            <w:r w:rsidRPr="00453EDB">
              <w:rPr>
                <w:lang w:val="en-US"/>
              </w:rPr>
              <w:t>EGRULInfo</w:t>
            </w:r>
            <w:r w:rsidRPr="00931D75">
              <w:t>/</w:t>
            </w:r>
            <w:r w:rsidRPr="00453EDB">
              <w:rPr>
                <w:lang w:val="en-US"/>
              </w:rPr>
              <w:t>INN</w:t>
            </w:r>
            <w:r w:rsidRPr="00D3133C">
              <w:t xml:space="preserve">&gt; </w:t>
            </w:r>
            <w:r>
              <w:t>и</w:t>
            </w:r>
            <w:r w:rsidRPr="00D3133C">
              <w:t xml:space="preserve"> </w:t>
            </w:r>
            <w:r>
              <w:lastRenderedPageBreak/>
              <w:t>КПП</w:t>
            </w:r>
            <w:r w:rsidRPr="00D3133C">
              <w:t xml:space="preserve"> </w:t>
            </w:r>
            <w:r>
              <w:t>филиала</w:t>
            </w:r>
            <w:r w:rsidRPr="00D3133C">
              <w:t xml:space="preserve"> &lt; </w:t>
            </w:r>
            <w:r w:rsidRPr="00893D29">
              <w:rPr>
                <w:lang w:val="en-US"/>
              </w:rPr>
              <w:t>suppliersInfo</w:t>
            </w:r>
            <w:r w:rsidRPr="00D3133C">
              <w:t>/</w:t>
            </w:r>
            <w:r w:rsidRPr="00893D29">
              <w:rPr>
                <w:lang w:val="en-US"/>
              </w:rPr>
              <w:t>supplierInfo</w:t>
            </w:r>
            <w:r w:rsidRPr="00D3133C">
              <w:t>/</w:t>
            </w:r>
            <w:r>
              <w:rPr>
                <w:lang w:val="en-US"/>
              </w:rPr>
              <w:t>legalEntityRF</w:t>
            </w:r>
            <w:r w:rsidRPr="00D3133C">
              <w:t>/</w:t>
            </w:r>
            <w:r>
              <w:rPr>
                <w:lang w:val="en-US"/>
              </w:rPr>
              <w:t>legalEntityRFSubdivision</w:t>
            </w:r>
            <w:r w:rsidRPr="00D3133C">
              <w:t>/</w:t>
            </w:r>
            <w:r w:rsidRPr="003C15F9">
              <w:rPr>
                <w:lang w:val="en-US"/>
              </w:rPr>
              <w:t>EGRULInfo</w:t>
            </w:r>
            <w:r w:rsidRPr="00D3133C">
              <w:t>/</w:t>
            </w:r>
            <w:r>
              <w:rPr>
                <w:lang w:val="en-US"/>
              </w:rPr>
              <w:t>KPP</w:t>
            </w:r>
            <w:r w:rsidRPr="00D3133C">
              <w:t xml:space="preserve">&gt; </w:t>
            </w:r>
            <w:r>
              <w:t>и</w:t>
            </w:r>
            <w:r w:rsidRPr="00D3133C">
              <w:t>/</w:t>
            </w:r>
            <w:r>
              <w:t>или</w:t>
            </w:r>
            <w:r w:rsidRPr="00D3133C">
              <w:t xml:space="preserve"> </w:t>
            </w:r>
            <w:r>
              <w:t>полным</w:t>
            </w:r>
            <w:r w:rsidRPr="00D3133C">
              <w:t xml:space="preserve"> </w:t>
            </w:r>
            <w:r>
              <w:t>наименованием</w:t>
            </w:r>
            <w:r w:rsidRPr="00D3133C">
              <w:t xml:space="preserve"> </w:t>
            </w:r>
            <w:r>
              <w:t>филиала</w:t>
            </w:r>
            <w:r w:rsidRPr="00D3133C">
              <w:t xml:space="preserve"> &lt; </w:t>
            </w:r>
            <w:r w:rsidRPr="00893D29">
              <w:rPr>
                <w:lang w:val="en-US"/>
              </w:rPr>
              <w:t>suppliersInfo</w:t>
            </w:r>
            <w:r w:rsidRPr="00D3133C">
              <w:t>/</w:t>
            </w:r>
            <w:r w:rsidRPr="00893D29">
              <w:rPr>
                <w:lang w:val="en-US"/>
              </w:rPr>
              <w:t>supplierInfo</w:t>
            </w:r>
            <w:r w:rsidRPr="00D3133C">
              <w:t>/</w:t>
            </w:r>
            <w:r>
              <w:rPr>
                <w:lang w:val="en-US"/>
              </w:rPr>
              <w:t>legalEntityRF</w:t>
            </w:r>
            <w:r w:rsidRPr="00D3133C">
              <w:t>/</w:t>
            </w:r>
            <w:r>
              <w:rPr>
                <w:lang w:val="en-US"/>
              </w:rPr>
              <w:t>legalEntityRFSubdivision</w:t>
            </w:r>
            <w:r w:rsidRPr="00D3133C">
              <w:t>/</w:t>
            </w:r>
            <w:r w:rsidRPr="003C15F9">
              <w:rPr>
                <w:lang w:val="en-US"/>
              </w:rPr>
              <w:t>EGRULInfo</w:t>
            </w:r>
            <w:r w:rsidRPr="00D3133C">
              <w:t>/</w:t>
            </w:r>
            <w:r w:rsidRPr="007F1657">
              <w:rPr>
                <w:lang w:val="en-US"/>
              </w:rPr>
              <w:t>fullName</w:t>
            </w:r>
            <w:r w:rsidRPr="00D3133C">
              <w:t>&gt;</w:t>
            </w:r>
          </w:p>
          <w:p w14:paraId="38CFF2A9" w14:textId="44A18A6F" w:rsidR="0032350A" w:rsidRPr="00D3133C" w:rsidRDefault="0032350A" w:rsidP="0032350A">
            <w:pPr>
              <w:pStyle w:val="ad"/>
              <w:jc w:val="left"/>
            </w:pPr>
          </w:p>
          <w:p w14:paraId="04489001" w14:textId="76A4B414" w:rsidR="0032350A" w:rsidRPr="00D3133C" w:rsidRDefault="0032350A" w:rsidP="0032350A">
            <w:pPr>
              <w:pStyle w:val="ad"/>
              <w:jc w:val="left"/>
            </w:pPr>
            <w:r>
              <w:t>Примечание</w:t>
            </w:r>
            <w:r w:rsidRPr="00D3133C">
              <w:t xml:space="preserve"> №1: </w:t>
            </w:r>
            <w:r>
              <w:t>если</w:t>
            </w:r>
            <w:r w:rsidRPr="00D3133C">
              <w:t xml:space="preserve"> </w:t>
            </w:r>
            <w:r>
              <w:t>по</w:t>
            </w:r>
            <w:r w:rsidRPr="00D3133C">
              <w:t xml:space="preserve"> </w:t>
            </w:r>
            <w:r>
              <w:t>совокупности</w:t>
            </w:r>
            <w:r w:rsidRPr="00D3133C">
              <w:t xml:space="preserve"> </w:t>
            </w:r>
            <w:r>
              <w:t>ИНН</w:t>
            </w:r>
            <w:r w:rsidRPr="00D3133C">
              <w:t xml:space="preserve">, </w:t>
            </w:r>
            <w:r>
              <w:t>указанному</w:t>
            </w:r>
            <w:r w:rsidRPr="00D3133C">
              <w:t xml:space="preserve"> </w:t>
            </w:r>
            <w:r>
              <w:t>в</w:t>
            </w:r>
            <w:r w:rsidRPr="00D3133C">
              <w:t xml:space="preserve"> </w:t>
            </w:r>
            <w:r>
              <w:t>поле</w:t>
            </w:r>
            <w:r w:rsidRPr="00D3133C">
              <w:t xml:space="preserve"> </w:t>
            </w:r>
            <w:r w:rsidRPr="00453EDB">
              <w:rPr>
                <w:lang w:val="en-US"/>
              </w:rPr>
              <w:t>suppliersInfo</w:t>
            </w:r>
            <w:r w:rsidRPr="00931D75">
              <w:t>/</w:t>
            </w:r>
            <w:r w:rsidRPr="00453EDB">
              <w:rPr>
                <w:lang w:val="en-US"/>
              </w:rPr>
              <w:t>supplierInfo</w:t>
            </w:r>
            <w:r w:rsidRPr="00931D75">
              <w:t>/</w:t>
            </w:r>
            <w:r w:rsidRPr="00453EDB">
              <w:rPr>
                <w:lang w:val="en-US"/>
              </w:rPr>
              <w:t>legalEntityRF</w:t>
            </w:r>
            <w:r w:rsidRPr="00931D75">
              <w:t>/</w:t>
            </w:r>
            <w:r w:rsidRPr="00453EDB">
              <w:rPr>
                <w:lang w:val="en-US"/>
              </w:rPr>
              <w:t>EGRULInfo</w:t>
            </w:r>
            <w:r w:rsidRPr="00931D75">
              <w:t>/</w:t>
            </w:r>
            <w:r w:rsidRPr="00453EDB">
              <w:rPr>
                <w:lang w:val="en-US"/>
              </w:rPr>
              <w:t>INN</w:t>
            </w:r>
            <w:r w:rsidRPr="00D3133C">
              <w:t xml:space="preserve">, </w:t>
            </w:r>
            <w:r>
              <w:t>и</w:t>
            </w:r>
            <w:r w:rsidRPr="00D3133C">
              <w:t xml:space="preserve"> </w:t>
            </w:r>
            <w:r>
              <w:t>КПП</w:t>
            </w:r>
            <w:r w:rsidRPr="00D3133C">
              <w:t xml:space="preserve"> </w:t>
            </w:r>
            <w:r>
              <w:t>филиала</w:t>
            </w:r>
            <w:r w:rsidRPr="00D3133C">
              <w:t xml:space="preserve">, </w:t>
            </w:r>
            <w:r>
              <w:t>указанному</w:t>
            </w:r>
            <w:r w:rsidRPr="00D3133C">
              <w:t xml:space="preserve"> </w:t>
            </w:r>
            <w:r>
              <w:t>в</w:t>
            </w:r>
            <w:r w:rsidRPr="00D3133C">
              <w:t xml:space="preserve"> </w:t>
            </w:r>
            <w:r>
              <w:t>поле</w:t>
            </w:r>
            <w:r w:rsidRPr="00D3133C">
              <w:t xml:space="preserve"> </w:t>
            </w:r>
            <w:r w:rsidRPr="00893D29">
              <w:rPr>
                <w:lang w:val="en-US"/>
              </w:rPr>
              <w:t>suppliersInfo</w:t>
            </w:r>
            <w:r w:rsidRPr="00D3133C">
              <w:t>/</w:t>
            </w:r>
            <w:r w:rsidRPr="00893D29">
              <w:rPr>
                <w:lang w:val="en-US"/>
              </w:rPr>
              <w:t>supplierInfo</w:t>
            </w:r>
            <w:r w:rsidRPr="00D3133C">
              <w:t>/</w:t>
            </w:r>
            <w:r>
              <w:rPr>
                <w:lang w:val="en-US"/>
              </w:rPr>
              <w:t>legalEntityRF</w:t>
            </w:r>
            <w:r w:rsidRPr="00D3133C">
              <w:t>/</w:t>
            </w:r>
            <w:r>
              <w:rPr>
                <w:lang w:val="en-US"/>
              </w:rPr>
              <w:t>legalEntityRFSubdivision</w:t>
            </w:r>
            <w:r w:rsidRPr="00D3133C">
              <w:t>/</w:t>
            </w:r>
            <w:r w:rsidRPr="003C15F9">
              <w:rPr>
                <w:lang w:val="en-US"/>
              </w:rPr>
              <w:t>EGRULInfo</w:t>
            </w:r>
            <w:r w:rsidRPr="00D3133C">
              <w:t>/</w:t>
            </w:r>
            <w:r>
              <w:rPr>
                <w:lang w:val="en-US"/>
              </w:rPr>
              <w:t>KPP</w:t>
            </w:r>
            <w:r w:rsidRPr="00D3133C">
              <w:t xml:space="preserve">, </w:t>
            </w:r>
            <w:r>
              <w:t>нашли</w:t>
            </w:r>
            <w:r w:rsidRPr="00D3133C">
              <w:t xml:space="preserve"> </w:t>
            </w:r>
            <w:r>
              <w:t>только</w:t>
            </w:r>
            <w:r w:rsidRPr="00D3133C">
              <w:t xml:space="preserve"> </w:t>
            </w:r>
            <w:r>
              <w:t>одну</w:t>
            </w:r>
            <w:r w:rsidRPr="00D3133C">
              <w:t xml:space="preserve"> </w:t>
            </w:r>
            <w:r>
              <w:t>запись</w:t>
            </w:r>
            <w:r w:rsidRPr="00D3133C">
              <w:t xml:space="preserve">, </w:t>
            </w:r>
            <w:r>
              <w:t>но</w:t>
            </w:r>
            <w:r w:rsidRPr="00D3133C">
              <w:t xml:space="preserve"> </w:t>
            </w:r>
            <w:r>
              <w:t>выявлено</w:t>
            </w:r>
            <w:r w:rsidRPr="00D3133C">
              <w:t xml:space="preserve"> </w:t>
            </w:r>
            <w:r>
              <w:t>несовпадение</w:t>
            </w:r>
            <w:r w:rsidRPr="00D3133C">
              <w:t xml:space="preserve"> </w:t>
            </w:r>
            <w:r>
              <w:t>по</w:t>
            </w:r>
            <w:r w:rsidRPr="00D3133C">
              <w:t xml:space="preserve"> </w:t>
            </w:r>
            <w:r>
              <w:t>полному</w:t>
            </w:r>
            <w:r w:rsidRPr="00D3133C">
              <w:t xml:space="preserve"> </w:t>
            </w:r>
            <w:r>
              <w:t>наименованию</w:t>
            </w:r>
            <w:r w:rsidRPr="00D3133C">
              <w:t xml:space="preserve">, </w:t>
            </w:r>
            <w:r>
              <w:t>то</w:t>
            </w:r>
            <w:r w:rsidRPr="00D3133C">
              <w:t xml:space="preserve"> </w:t>
            </w:r>
            <w:r>
              <w:t>к</w:t>
            </w:r>
            <w:r w:rsidRPr="00D3133C">
              <w:t xml:space="preserve"> </w:t>
            </w:r>
            <w:r>
              <w:t>сообщению</w:t>
            </w:r>
            <w:r w:rsidRPr="00D3133C">
              <w:t xml:space="preserve"> </w:t>
            </w:r>
            <w:r>
              <w:t>об</w:t>
            </w:r>
            <w:r w:rsidRPr="00D3133C">
              <w:t xml:space="preserve"> </w:t>
            </w:r>
            <w:r>
              <w:t>ошибке</w:t>
            </w:r>
            <w:r w:rsidRPr="00D3133C">
              <w:t xml:space="preserve"> </w:t>
            </w:r>
            <w:r>
              <w:t>выше</w:t>
            </w:r>
            <w:r w:rsidRPr="00D3133C">
              <w:t xml:space="preserve"> </w:t>
            </w:r>
            <w:r>
              <w:t>добавляется</w:t>
            </w:r>
            <w:r w:rsidRPr="00D3133C">
              <w:t xml:space="preserve"> </w:t>
            </w:r>
            <w:r>
              <w:t>следующий</w:t>
            </w:r>
            <w:r w:rsidRPr="00D3133C">
              <w:t xml:space="preserve"> </w:t>
            </w:r>
            <w:r>
              <w:t>текст</w:t>
            </w:r>
            <w:r w:rsidRPr="00D3133C">
              <w:t>:</w:t>
            </w:r>
          </w:p>
          <w:p w14:paraId="1E433551" w14:textId="4815C840" w:rsidR="0032350A" w:rsidRPr="00BB2B2E" w:rsidRDefault="0032350A" w:rsidP="0032350A">
            <w:pPr>
              <w:pStyle w:val="ad"/>
              <w:jc w:val="left"/>
            </w:pPr>
            <w:r w:rsidRPr="00D3133C">
              <w:t>«</w:t>
            </w:r>
            <w:r w:rsidRPr="00AC3C3C">
              <w:t>По</w:t>
            </w:r>
            <w:r w:rsidRPr="00D3133C">
              <w:t xml:space="preserve"> </w:t>
            </w:r>
            <w:r>
              <w:t>ИНН</w:t>
            </w:r>
            <w:r w:rsidRPr="00D3133C">
              <w:t xml:space="preserve"> &lt;</w:t>
            </w:r>
            <w:r>
              <w:t xml:space="preserve"> </w:t>
            </w:r>
            <w:r w:rsidRPr="00453EDB">
              <w:rPr>
                <w:lang w:val="en-US"/>
              </w:rPr>
              <w:t>suppliersInfo</w:t>
            </w:r>
            <w:r w:rsidRPr="00931D75">
              <w:t>/</w:t>
            </w:r>
            <w:r w:rsidRPr="00453EDB">
              <w:rPr>
                <w:lang w:val="en-US"/>
              </w:rPr>
              <w:t>supplierInfo</w:t>
            </w:r>
            <w:r w:rsidRPr="00931D75">
              <w:t>/</w:t>
            </w:r>
            <w:r w:rsidRPr="00453EDB">
              <w:rPr>
                <w:lang w:val="en-US"/>
              </w:rPr>
              <w:t>legalEntityRF</w:t>
            </w:r>
            <w:r w:rsidRPr="00931D75">
              <w:t>/</w:t>
            </w:r>
            <w:r w:rsidRPr="00453EDB">
              <w:rPr>
                <w:lang w:val="en-US"/>
              </w:rPr>
              <w:t>EGRULInfo</w:t>
            </w:r>
            <w:r w:rsidRPr="00931D75">
              <w:t>/</w:t>
            </w:r>
            <w:r w:rsidRPr="00453EDB">
              <w:rPr>
                <w:lang w:val="en-US"/>
              </w:rPr>
              <w:t>INN</w:t>
            </w:r>
            <w:r w:rsidRPr="00D3133C">
              <w:t xml:space="preserve">&gt; </w:t>
            </w:r>
            <w:r w:rsidRPr="00AC3C3C">
              <w:t>и</w:t>
            </w:r>
            <w:r w:rsidRPr="00D3133C">
              <w:t xml:space="preserve"> </w:t>
            </w:r>
            <w:r w:rsidRPr="00AC3C3C">
              <w:t>КПП</w:t>
            </w:r>
            <w:r w:rsidRPr="00D3133C">
              <w:t xml:space="preserve"> &lt;</w:t>
            </w:r>
            <w:r w:rsidRPr="00893D29">
              <w:rPr>
                <w:lang w:val="en-US"/>
              </w:rPr>
              <w:t>suppliersInfo</w:t>
            </w:r>
            <w:r w:rsidRPr="00D3133C">
              <w:t>/</w:t>
            </w:r>
            <w:r w:rsidRPr="00893D29">
              <w:rPr>
                <w:lang w:val="en-US"/>
              </w:rPr>
              <w:t>supplierInfo</w:t>
            </w:r>
            <w:r w:rsidRPr="00D3133C">
              <w:t>/</w:t>
            </w:r>
            <w:r>
              <w:rPr>
                <w:lang w:val="en-US"/>
              </w:rPr>
              <w:t>legalEntityRF</w:t>
            </w:r>
            <w:r w:rsidRPr="00D3133C">
              <w:t>/</w:t>
            </w:r>
            <w:r>
              <w:rPr>
                <w:lang w:val="en-US"/>
              </w:rPr>
              <w:t>legalEntityRFSubdivision</w:t>
            </w:r>
            <w:r w:rsidRPr="00D3133C">
              <w:t>/</w:t>
            </w:r>
            <w:r w:rsidRPr="003C15F9">
              <w:rPr>
                <w:lang w:val="en-US"/>
              </w:rPr>
              <w:t>EGRULInfo</w:t>
            </w:r>
            <w:r w:rsidRPr="00D3133C">
              <w:t>/</w:t>
            </w:r>
            <w:r>
              <w:rPr>
                <w:lang w:val="en-US"/>
              </w:rPr>
              <w:t>KPP</w:t>
            </w:r>
            <w:r w:rsidRPr="00D3133C">
              <w:t xml:space="preserve">&gt; </w:t>
            </w:r>
            <w:r w:rsidRPr="00AC3C3C">
              <w:t>в</w:t>
            </w:r>
            <w:r w:rsidRPr="00D3133C">
              <w:t xml:space="preserve"> </w:t>
            </w:r>
            <w:r w:rsidRPr="00AC3C3C">
              <w:t>ЕГРЮЛ</w:t>
            </w:r>
            <w:r w:rsidRPr="00D3133C">
              <w:t xml:space="preserve"> </w:t>
            </w:r>
            <w:r w:rsidRPr="00AC3C3C">
              <w:t>найден</w:t>
            </w:r>
            <w:r w:rsidRPr="00D3133C">
              <w:t xml:space="preserve"> </w:t>
            </w:r>
            <w:r w:rsidRPr="00AC3C3C">
              <w:t>филиал</w:t>
            </w:r>
            <w:r w:rsidRPr="00D3133C">
              <w:t xml:space="preserve"> </w:t>
            </w:r>
            <w:r w:rsidRPr="00AC3C3C">
              <w:t>с</w:t>
            </w:r>
            <w:r w:rsidRPr="00D3133C">
              <w:t xml:space="preserve"> </w:t>
            </w:r>
            <w:r w:rsidRPr="00AC3C3C">
              <w:t>наименованием</w:t>
            </w:r>
            <w:r w:rsidRPr="00D3133C">
              <w:t xml:space="preserve"> &lt;</w:t>
            </w:r>
            <w:r>
              <w:t>найденное</w:t>
            </w:r>
            <w:r w:rsidRPr="00D3133C">
              <w:t xml:space="preserve"> </w:t>
            </w:r>
            <w:r>
              <w:t>в</w:t>
            </w:r>
            <w:r w:rsidRPr="00D3133C">
              <w:t xml:space="preserve"> </w:t>
            </w:r>
            <w:r>
              <w:t>ЕГРЮЛ</w:t>
            </w:r>
            <w:r w:rsidRPr="00D3133C">
              <w:t xml:space="preserve"> </w:t>
            </w:r>
            <w:r>
              <w:t>наименование</w:t>
            </w:r>
            <w:r w:rsidRPr="00D3133C">
              <w:t xml:space="preserve">&gt;. </w:t>
            </w:r>
            <w:r w:rsidRPr="00AC3C3C">
              <w:t>Просьба</w:t>
            </w:r>
            <w:r w:rsidRPr="00FF2FA2">
              <w:t xml:space="preserve"> </w:t>
            </w:r>
            <w:r w:rsidRPr="00AC3C3C">
              <w:t>указать</w:t>
            </w:r>
            <w:r w:rsidRPr="00FF2FA2">
              <w:t xml:space="preserve"> </w:t>
            </w:r>
            <w:r w:rsidRPr="00AC3C3C">
              <w:t>корректное</w:t>
            </w:r>
            <w:r w:rsidRPr="00FF2FA2">
              <w:t xml:space="preserve"> </w:t>
            </w:r>
            <w:r w:rsidRPr="00AC3C3C">
              <w:t>наименование</w:t>
            </w:r>
            <w:r w:rsidRPr="00FF2FA2">
              <w:t xml:space="preserve"> </w:t>
            </w:r>
            <w:r w:rsidRPr="00AC3C3C">
              <w:t>согласно</w:t>
            </w:r>
            <w:r w:rsidRPr="00FF2FA2">
              <w:t xml:space="preserve"> </w:t>
            </w:r>
            <w:r w:rsidRPr="00AC3C3C">
              <w:t>ЕГРЮЛ</w:t>
            </w:r>
            <w:r>
              <w:t>»</w:t>
            </w:r>
          </w:p>
          <w:p w14:paraId="5D82CC9B" w14:textId="77777777" w:rsidR="0032350A" w:rsidRPr="00FF2FA2" w:rsidRDefault="0032350A" w:rsidP="0032350A">
            <w:pPr>
              <w:pStyle w:val="ad"/>
              <w:jc w:val="left"/>
            </w:pPr>
          </w:p>
          <w:p w14:paraId="1C9D10DE" w14:textId="59CD3029" w:rsidR="0032350A" w:rsidRPr="00207DA9" w:rsidRDefault="0032350A" w:rsidP="0032350A">
            <w:pPr>
              <w:pStyle w:val="ad"/>
              <w:jc w:val="left"/>
            </w:pPr>
            <w:r>
              <w:t xml:space="preserve">Примечание №2: если одно из полей КПП или </w:t>
            </w:r>
            <w:r>
              <w:lastRenderedPageBreak/>
              <w:t xml:space="preserve">Полное наименование не задано, то выводим для него значение </w:t>
            </w:r>
            <w:r>
              <w:rPr>
                <w:lang w:val="en-US"/>
              </w:rPr>
              <w:t>null</w:t>
            </w:r>
          </w:p>
        </w:tc>
      </w:tr>
      <w:tr w:rsidR="0032350A" w14:paraId="51FD7119" w14:textId="77777777" w:rsidTr="00AA184A">
        <w:trPr>
          <w:trHeight w:val="348"/>
        </w:trPr>
        <w:tc>
          <w:tcPr>
            <w:tcW w:w="841" w:type="pct"/>
            <w:gridSpan w:val="2"/>
          </w:tcPr>
          <w:p w14:paraId="61174C58" w14:textId="1158C597" w:rsidR="0032350A" w:rsidRPr="004E74C5" w:rsidRDefault="0032350A" w:rsidP="0032350A">
            <w:pPr>
              <w:pStyle w:val="ad"/>
              <w:jc w:val="left"/>
            </w:pPr>
            <w:r w:rsidRPr="00DB7868">
              <w:lastRenderedPageBreak/>
              <w:t>РК_ИК_03</w:t>
            </w:r>
            <w:r>
              <w:t>2</w:t>
            </w:r>
            <w:r>
              <w:rPr>
                <w:lang w:val="en-US"/>
              </w:rPr>
              <w:t>8</w:t>
            </w:r>
            <w:r>
              <w:t xml:space="preserve"> </w:t>
            </w:r>
          </w:p>
        </w:tc>
        <w:tc>
          <w:tcPr>
            <w:tcW w:w="234" w:type="pct"/>
            <w:gridSpan w:val="2"/>
          </w:tcPr>
          <w:p w14:paraId="55D8BB3C" w14:textId="77777777" w:rsidR="0032350A" w:rsidRPr="00355B60" w:rsidRDefault="0032350A" w:rsidP="0032350A">
            <w:pPr>
              <w:pStyle w:val="ad"/>
              <w:jc w:val="left"/>
            </w:pPr>
          </w:p>
        </w:tc>
        <w:tc>
          <w:tcPr>
            <w:tcW w:w="1056" w:type="pct"/>
            <w:gridSpan w:val="2"/>
          </w:tcPr>
          <w:p w14:paraId="6C9EC750" w14:textId="77777777" w:rsidR="0032350A" w:rsidRDefault="0032350A" w:rsidP="0032350A">
            <w:pPr>
              <w:pStyle w:val="ad"/>
              <w:jc w:val="left"/>
              <w:rPr>
                <w:lang w:val="en-US"/>
              </w:rPr>
            </w:pPr>
            <w:r w:rsidRPr="006F6299">
              <w:rPr>
                <w:lang w:val="en-US"/>
              </w:rPr>
              <w:t>«</w:t>
            </w:r>
            <w:r>
              <w:t>ИНН</w:t>
            </w:r>
            <w:r w:rsidRPr="006F6299">
              <w:rPr>
                <w:lang w:val="en-US"/>
              </w:rPr>
              <w:t>» (suppliersInfo/supplierInfo/individualPersonRFIndEntr/EGRIPInfo/INN)</w:t>
            </w:r>
          </w:p>
          <w:p w14:paraId="7693E2E1" w14:textId="69583441" w:rsidR="00787C6A" w:rsidRPr="00E62CC0" w:rsidRDefault="00787C6A" w:rsidP="0032350A">
            <w:pPr>
              <w:pStyle w:val="ad"/>
              <w:jc w:val="left"/>
              <w:rPr>
                <w:lang w:val="en-US"/>
              </w:rPr>
            </w:pPr>
            <w:r w:rsidRPr="00787C6A">
              <w:rPr>
                <w:lang w:val="en-US"/>
              </w:rPr>
              <w:t>«ИНН» (subContractorsSum/subContractors/subContractor/individualBusinessmanRF/EGRIPInfo/INN)</w:t>
            </w:r>
          </w:p>
        </w:tc>
        <w:tc>
          <w:tcPr>
            <w:tcW w:w="1474" w:type="pct"/>
            <w:gridSpan w:val="3"/>
          </w:tcPr>
          <w:p w14:paraId="6B316140" w14:textId="0C01DD92" w:rsidR="0032350A" w:rsidRPr="00E62CC0" w:rsidRDefault="0032350A" w:rsidP="0032350A">
            <w:pPr>
              <w:pStyle w:val="ad"/>
              <w:jc w:val="left"/>
            </w:pPr>
            <w:r w:rsidRPr="00E62CC0">
              <w:t xml:space="preserve">Контроль срабатывает, если в ЕГРЮЛ не найдена запись с указаным кодом </w:t>
            </w:r>
            <w:r>
              <w:t>ИНН</w:t>
            </w:r>
            <w:r w:rsidRPr="00E62CC0">
              <w:t xml:space="preserve"> или найдено более одной записи. </w:t>
            </w:r>
          </w:p>
          <w:p w14:paraId="606CD7D3" w14:textId="77777777" w:rsidR="0032350A" w:rsidRPr="00E62CC0" w:rsidRDefault="0032350A" w:rsidP="0032350A">
            <w:pPr>
              <w:pStyle w:val="ad"/>
              <w:jc w:val="left"/>
            </w:pPr>
          </w:p>
          <w:p w14:paraId="5F69F8B7" w14:textId="77777777" w:rsidR="0032350A" w:rsidRPr="00E62CC0" w:rsidRDefault="0032350A" w:rsidP="0032350A">
            <w:pPr>
              <w:pStyle w:val="ad"/>
              <w:jc w:val="left"/>
            </w:pPr>
            <w:r w:rsidRPr="00E62CC0">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71BEA41C" w14:textId="68DFF8E3" w:rsidR="0032350A" w:rsidRPr="00E62CC0" w:rsidRDefault="0032350A" w:rsidP="0032350A">
            <w:pPr>
              <w:pStyle w:val="ad"/>
              <w:jc w:val="left"/>
            </w:pPr>
            <w:r w:rsidRPr="00E62CC0">
              <w:t>Контроль не вызывается, если при приеме изменений сведений о контракте признак "Документ на базе РЭК" установлен И тип поставщика в РЭК «Юридическое лицо РФ» или «Физическре лицо РФ»</w:t>
            </w:r>
          </w:p>
          <w:p w14:paraId="2273DC22" w14:textId="514BAE49" w:rsidR="0032350A" w:rsidRPr="00E62CC0" w:rsidRDefault="0032350A" w:rsidP="0032350A">
            <w:pPr>
              <w:pStyle w:val="ad"/>
              <w:jc w:val="left"/>
            </w:pPr>
          </w:p>
        </w:tc>
        <w:tc>
          <w:tcPr>
            <w:tcW w:w="1395" w:type="pct"/>
            <w:gridSpan w:val="3"/>
          </w:tcPr>
          <w:p w14:paraId="51D0CAB5" w14:textId="3E9DD1E7" w:rsidR="0032350A" w:rsidRPr="00E62CC0" w:rsidRDefault="0032350A" w:rsidP="0032350A">
            <w:pPr>
              <w:pStyle w:val="ad"/>
              <w:jc w:val="left"/>
            </w:pPr>
            <w:r w:rsidRPr="00E62CC0">
              <w:t xml:space="preserve">В ЕГРИП не найдена запись с </w:t>
            </w:r>
            <w:r>
              <w:t>ИНН</w:t>
            </w:r>
            <w:r w:rsidRPr="00E62CC0">
              <w:t xml:space="preserve"> &lt;значение проверяемого поля&gt;</w:t>
            </w:r>
          </w:p>
        </w:tc>
      </w:tr>
      <w:tr w:rsidR="0032350A" w14:paraId="4BACEED1" w14:textId="77777777" w:rsidTr="00AA184A">
        <w:trPr>
          <w:trHeight w:val="348"/>
        </w:trPr>
        <w:tc>
          <w:tcPr>
            <w:tcW w:w="841" w:type="pct"/>
            <w:gridSpan w:val="2"/>
          </w:tcPr>
          <w:p w14:paraId="318E805C" w14:textId="77777777" w:rsidR="0032350A" w:rsidRPr="0076668C" w:rsidRDefault="0032350A" w:rsidP="0032350A">
            <w:pPr>
              <w:pStyle w:val="ad"/>
              <w:jc w:val="left"/>
              <w:rPr>
                <w:strike/>
                <w:lang w:val="en-US"/>
              </w:rPr>
            </w:pPr>
            <w:r w:rsidRPr="0076668C">
              <w:rPr>
                <w:strike/>
              </w:rPr>
              <w:t>РК_ИК_03</w:t>
            </w:r>
            <w:r w:rsidRPr="0076668C">
              <w:rPr>
                <w:strike/>
                <w:lang w:val="en-US"/>
              </w:rPr>
              <w:t>32</w:t>
            </w:r>
          </w:p>
        </w:tc>
        <w:tc>
          <w:tcPr>
            <w:tcW w:w="234" w:type="pct"/>
            <w:gridSpan w:val="2"/>
          </w:tcPr>
          <w:p w14:paraId="42DF14BA" w14:textId="77777777" w:rsidR="0032350A" w:rsidRPr="0076668C" w:rsidRDefault="0032350A" w:rsidP="0032350A">
            <w:pPr>
              <w:pStyle w:val="ad"/>
              <w:jc w:val="left"/>
              <w:rPr>
                <w:strike/>
              </w:rPr>
            </w:pPr>
          </w:p>
        </w:tc>
        <w:tc>
          <w:tcPr>
            <w:tcW w:w="1056" w:type="pct"/>
            <w:gridSpan w:val="2"/>
          </w:tcPr>
          <w:p w14:paraId="032AEC1B" w14:textId="77777777" w:rsidR="0032350A" w:rsidRPr="0076668C" w:rsidRDefault="0032350A" w:rsidP="0032350A">
            <w:pPr>
              <w:pStyle w:val="ad"/>
              <w:jc w:val="left"/>
              <w:rPr>
                <w:strike/>
                <w:lang w:val="en-US"/>
              </w:rPr>
            </w:pPr>
            <w:r w:rsidRPr="0076668C">
              <w:rPr>
                <w:strike/>
                <w:lang w:val="en-US"/>
              </w:rPr>
              <w:t>«</w:t>
            </w:r>
            <w:r w:rsidRPr="0076668C">
              <w:rPr>
                <w:strike/>
              </w:rPr>
              <w:t>Код</w:t>
            </w:r>
            <w:r w:rsidRPr="0076668C">
              <w:rPr>
                <w:strike/>
                <w:lang w:val="en-US"/>
              </w:rPr>
              <w:t xml:space="preserve"> </w:t>
            </w:r>
            <w:r w:rsidRPr="0076668C">
              <w:rPr>
                <w:strike/>
              </w:rPr>
              <w:t>по</w:t>
            </w:r>
            <w:r w:rsidRPr="0076668C">
              <w:rPr>
                <w:strike/>
                <w:lang w:val="en-US"/>
              </w:rPr>
              <w:t xml:space="preserve"> </w:t>
            </w:r>
            <w:r w:rsidRPr="0076668C">
              <w:rPr>
                <w:strike/>
              </w:rPr>
              <w:t>ОКТМО</w:t>
            </w:r>
            <w:r w:rsidRPr="0076668C">
              <w:rPr>
                <w:strike/>
                <w:lang w:val="en-US"/>
              </w:rPr>
              <w:t>» (suppliersInfo/supplierInfo/individualPersonRFIndEntr/otherInfo/OKTMO/code)</w:t>
            </w:r>
          </w:p>
        </w:tc>
        <w:tc>
          <w:tcPr>
            <w:tcW w:w="1474" w:type="pct"/>
            <w:gridSpan w:val="3"/>
          </w:tcPr>
          <w:p w14:paraId="5B49E7DE" w14:textId="77777777" w:rsidR="0032350A" w:rsidRPr="0076668C" w:rsidRDefault="0032350A" w:rsidP="0032350A">
            <w:pPr>
              <w:pStyle w:val="ad"/>
              <w:jc w:val="left"/>
              <w:rPr>
                <w:strike/>
              </w:rPr>
            </w:pPr>
            <w:r w:rsidRPr="0076668C">
              <w:rPr>
                <w:strike/>
              </w:rPr>
              <w:t xml:space="preserve">Проверяем, что запись с таким кодом найдена в актуальном статусе в справочнике ОКТМО. </w:t>
            </w:r>
          </w:p>
          <w:p w14:paraId="3D510AB0" w14:textId="77777777" w:rsidR="0032350A" w:rsidRPr="0076668C" w:rsidRDefault="0032350A" w:rsidP="0032350A">
            <w:pPr>
              <w:pStyle w:val="ad"/>
              <w:jc w:val="left"/>
              <w:rPr>
                <w:strike/>
              </w:rPr>
            </w:pPr>
          </w:p>
          <w:p w14:paraId="39E0C4E7" w14:textId="77777777" w:rsidR="0032350A" w:rsidRPr="0076668C" w:rsidRDefault="0032350A" w:rsidP="0032350A">
            <w:pPr>
              <w:pStyle w:val="ad"/>
              <w:jc w:val="left"/>
              <w:rPr>
                <w:strike/>
              </w:rPr>
            </w:pPr>
            <w:r w:rsidRPr="0076668C">
              <w:rPr>
                <w:strike/>
              </w:rPr>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38198CE2" w14:textId="14C932C9" w:rsidR="0032350A" w:rsidRPr="0076668C" w:rsidRDefault="0032350A" w:rsidP="0032350A">
            <w:pPr>
              <w:pStyle w:val="ad"/>
              <w:jc w:val="left"/>
              <w:rPr>
                <w:strike/>
              </w:rPr>
            </w:pPr>
            <w:r w:rsidRPr="0076668C">
              <w:rPr>
                <w:strike/>
              </w:rPr>
              <w:t xml:space="preserve">Контроль не вызывается, если при приеме изменений сведений о контракте признак "Документ на базе РЭК" установлен И тип поставщика в РЭК «Юридическое лицо РФ» </w:t>
            </w:r>
            <w:r w:rsidRPr="0076668C">
              <w:rPr>
                <w:strike/>
              </w:rPr>
              <w:lastRenderedPageBreak/>
              <w:t>или «Физическре лицо РФ»</w:t>
            </w:r>
          </w:p>
          <w:p w14:paraId="20B074B1" w14:textId="4C9CE3EC" w:rsidR="0032350A" w:rsidRPr="0076668C" w:rsidRDefault="0032350A" w:rsidP="0032350A">
            <w:pPr>
              <w:pStyle w:val="ad"/>
              <w:jc w:val="left"/>
              <w:rPr>
                <w:strike/>
              </w:rPr>
            </w:pPr>
          </w:p>
        </w:tc>
        <w:tc>
          <w:tcPr>
            <w:tcW w:w="1395" w:type="pct"/>
            <w:gridSpan w:val="3"/>
          </w:tcPr>
          <w:p w14:paraId="2C797C93" w14:textId="77777777" w:rsidR="0032350A" w:rsidRDefault="0032350A" w:rsidP="0032350A">
            <w:pPr>
              <w:pStyle w:val="ad"/>
              <w:jc w:val="left"/>
            </w:pPr>
            <w:r>
              <w:lastRenderedPageBreak/>
              <w:t xml:space="preserve">Территориально-муниципального образования с кодом </w:t>
            </w:r>
            <w:r w:rsidRPr="00CC779D">
              <w:t>&lt;</w:t>
            </w:r>
            <w:r>
              <w:t>код ОКТМО</w:t>
            </w:r>
            <w:r w:rsidRPr="00CC779D">
              <w:t>&gt;</w:t>
            </w:r>
            <w:r>
              <w:t xml:space="preserve"> не найдено в актуальном состоянии в справочнике ОКТМО в ЕИС</w:t>
            </w:r>
          </w:p>
        </w:tc>
      </w:tr>
      <w:tr w:rsidR="0032350A" w14:paraId="5262568B" w14:textId="77777777" w:rsidTr="00AA184A">
        <w:trPr>
          <w:trHeight w:val="348"/>
        </w:trPr>
        <w:tc>
          <w:tcPr>
            <w:tcW w:w="841" w:type="pct"/>
            <w:gridSpan w:val="2"/>
          </w:tcPr>
          <w:p w14:paraId="4452927B" w14:textId="77777777" w:rsidR="0032350A" w:rsidRPr="0076668C" w:rsidRDefault="0032350A" w:rsidP="0032350A">
            <w:pPr>
              <w:pStyle w:val="ad"/>
              <w:jc w:val="left"/>
              <w:rPr>
                <w:strike/>
                <w:lang w:val="en-US"/>
              </w:rPr>
            </w:pPr>
            <w:r w:rsidRPr="0076668C">
              <w:rPr>
                <w:strike/>
              </w:rPr>
              <w:t>РК_ИК_03</w:t>
            </w:r>
            <w:r w:rsidRPr="0076668C">
              <w:rPr>
                <w:strike/>
                <w:lang w:val="en-US"/>
              </w:rPr>
              <w:t>33</w:t>
            </w:r>
          </w:p>
        </w:tc>
        <w:tc>
          <w:tcPr>
            <w:tcW w:w="234" w:type="pct"/>
            <w:gridSpan w:val="2"/>
          </w:tcPr>
          <w:p w14:paraId="2ECA4842" w14:textId="77777777" w:rsidR="0032350A" w:rsidRPr="0076668C" w:rsidRDefault="0032350A" w:rsidP="0032350A">
            <w:pPr>
              <w:pStyle w:val="ad"/>
              <w:jc w:val="left"/>
              <w:rPr>
                <w:strike/>
              </w:rPr>
            </w:pPr>
          </w:p>
        </w:tc>
        <w:tc>
          <w:tcPr>
            <w:tcW w:w="1056" w:type="pct"/>
            <w:gridSpan w:val="2"/>
          </w:tcPr>
          <w:p w14:paraId="2142E212" w14:textId="77777777" w:rsidR="0032350A" w:rsidRPr="0076668C" w:rsidRDefault="0032350A" w:rsidP="0032350A">
            <w:pPr>
              <w:pStyle w:val="ad"/>
              <w:jc w:val="left"/>
              <w:rPr>
                <w:strike/>
              </w:rPr>
            </w:pPr>
            <w:r w:rsidRPr="0076668C">
              <w:rPr>
                <w:strike/>
              </w:rPr>
              <w:t>«Дата включения в Единый реестр субъектов малого и среднего предпринимательства» (</w:t>
            </w:r>
            <w:r w:rsidRPr="0076668C">
              <w:rPr>
                <w:strike/>
                <w:lang w:val="en-US"/>
              </w:rPr>
              <w:t>suppliersInfo</w:t>
            </w:r>
            <w:r w:rsidRPr="0076668C">
              <w:rPr>
                <w:strike/>
              </w:rPr>
              <w:t>/</w:t>
            </w:r>
            <w:r w:rsidRPr="0076668C">
              <w:rPr>
                <w:strike/>
                <w:lang w:val="en-US"/>
              </w:rPr>
              <w:t>supplierInfo</w:t>
            </w:r>
            <w:r w:rsidRPr="0076668C">
              <w:rPr>
                <w:strike/>
              </w:rPr>
              <w:t>/</w:t>
            </w:r>
            <w:r w:rsidRPr="0076668C">
              <w:rPr>
                <w:strike/>
                <w:lang w:val="en-US"/>
              </w:rPr>
              <w:t>individualPersonRFIndEntr</w:t>
            </w:r>
            <w:r w:rsidRPr="0076668C">
              <w:rPr>
                <w:strike/>
              </w:rPr>
              <w:t>/</w:t>
            </w:r>
            <w:r w:rsidRPr="0076668C">
              <w:rPr>
                <w:strike/>
                <w:lang w:val="en-US"/>
              </w:rPr>
              <w:t>otherInfo</w:t>
            </w:r>
            <w:r w:rsidRPr="0076668C">
              <w:rPr>
                <w:strike/>
              </w:rPr>
              <w:t>/</w:t>
            </w:r>
            <w:r w:rsidRPr="0076668C">
              <w:rPr>
                <w:strike/>
                <w:lang w:val="en-US"/>
              </w:rPr>
              <w:t>ERSMSPInclusionDate</w:t>
            </w:r>
            <w:r w:rsidRPr="0076668C">
              <w:rPr>
                <w:strike/>
              </w:rPr>
              <w:t>).</w:t>
            </w:r>
          </w:p>
        </w:tc>
        <w:tc>
          <w:tcPr>
            <w:tcW w:w="1474" w:type="pct"/>
            <w:gridSpan w:val="3"/>
          </w:tcPr>
          <w:p w14:paraId="1C99DC92" w14:textId="3EEF5F45" w:rsidR="0032350A" w:rsidRPr="0076668C" w:rsidRDefault="0032350A" w:rsidP="0032350A">
            <w:pPr>
              <w:pStyle w:val="ad"/>
              <w:jc w:val="left"/>
              <w:rPr>
                <w:strike/>
              </w:rPr>
            </w:pPr>
            <w:r w:rsidRPr="0076668C">
              <w:rPr>
                <w:strike/>
              </w:rPr>
              <w:t xml:space="preserve">Поле «Дата включения в Единый реестр субъектов малого и среднего предпринимательства» (ERSMSPInclusionDate) может быть указано только, если значение поля status соответствует значению «Субъект малого предпринимательства». </w:t>
            </w:r>
          </w:p>
          <w:p w14:paraId="55AFA0A8" w14:textId="77777777" w:rsidR="0032350A" w:rsidRPr="0076668C" w:rsidRDefault="0032350A" w:rsidP="0032350A">
            <w:pPr>
              <w:pStyle w:val="ad"/>
              <w:jc w:val="left"/>
              <w:rPr>
                <w:strike/>
              </w:rPr>
            </w:pPr>
          </w:p>
          <w:p w14:paraId="77D60398" w14:textId="77777777" w:rsidR="0032350A" w:rsidRPr="0076668C" w:rsidRDefault="0032350A" w:rsidP="0032350A">
            <w:pPr>
              <w:pStyle w:val="ad"/>
              <w:jc w:val="left"/>
              <w:rPr>
                <w:strike/>
              </w:rPr>
            </w:pPr>
            <w:r w:rsidRPr="0076668C">
              <w:rPr>
                <w:strike/>
              </w:rPr>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11D16C7D" w14:textId="77777777" w:rsidR="0032350A" w:rsidRPr="0076668C" w:rsidRDefault="0032350A" w:rsidP="0032350A">
            <w:pPr>
              <w:pStyle w:val="ad"/>
              <w:jc w:val="left"/>
              <w:rPr>
                <w:strike/>
              </w:rPr>
            </w:pPr>
          </w:p>
          <w:p w14:paraId="718A000E" w14:textId="0BC5E4AE" w:rsidR="0032350A" w:rsidRPr="0076668C" w:rsidRDefault="0032350A" w:rsidP="0032350A">
            <w:pPr>
              <w:pStyle w:val="ad"/>
              <w:jc w:val="left"/>
              <w:rPr>
                <w:strike/>
              </w:rPr>
            </w:pPr>
            <w:r w:rsidRPr="0076668C">
              <w:rPr>
                <w:strike/>
              </w:rPr>
              <w:t>Контроль не вызывается, если при приеме изменений сведений о контракте признак "Документ на базе РЭК" установлен И тип поставщика в РЭК «Юридическое лицо РФ» или «Физическре лицо РФ»</w:t>
            </w:r>
          </w:p>
          <w:p w14:paraId="1DE79B11" w14:textId="1F7620B4" w:rsidR="0032350A" w:rsidRPr="0076668C" w:rsidRDefault="0032350A" w:rsidP="0032350A">
            <w:pPr>
              <w:pStyle w:val="ad"/>
              <w:jc w:val="left"/>
              <w:rPr>
                <w:strike/>
              </w:rPr>
            </w:pPr>
          </w:p>
        </w:tc>
        <w:tc>
          <w:tcPr>
            <w:tcW w:w="1395" w:type="pct"/>
            <w:gridSpan w:val="3"/>
          </w:tcPr>
          <w:p w14:paraId="59349C70" w14:textId="68045AA0" w:rsidR="0032350A" w:rsidRDefault="0032350A" w:rsidP="0032350A">
            <w:pPr>
              <w:pStyle w:val="ad"/>
              <w:jc w:val="left"/>
            </w:pPr>
            <w:r>
              <w:t>Поле «</w:t>
            </w:r>
            <w:r w:rsidRPr="00002431">
              <w:t>Дата включения в Единый реестр субъектов малого и среднего предпринимательства</w:t>
            </w:r>
            <w:r>
              <w:t>» (</w:t>
            </w:r>
            <w:r w:rsidRPr="00002431">
              <w:t>ERSMSPInclusionDate</w:t>
            </w:r>
            <w:r>
              <w:t>) может быть указано т</w:t>
            </w:r>
            <w:r w:rsidRPr="00002431">
              <w:t xml:space="preserve">олько, если значение поля status соответствует значению </w:t>
            </w:r>
            <w:r>
              <w:t>«</w:t>
            </w:r>
            <w:r w:rsidRPr="00002431">
              <w:t>Субъект малого предпринимательства</w:t>
            </w:r>
            <w:r>
              <w:t>»</w:t>
            </w:r>
          </w:p>
        </w:tc>
      </w:tr>
      <w:tr w:rsidR="0032350A" w14:paraId="6909B407" w14:textId="77777777" w:rsidTr="00AA184A">
        <w:trPr>
          <w:trHeight w:val="348"/>
        </w:trPr>
        <w:tc>
          <w:tcPr>
            <w:tcW w:w="841" w:type="pct"/>
            <w:gridSpan w:val="2"/>
          </w:tcPr>
          <w:p w14:paraId="219EF4E1" w14:textId="77777777" w:rsidR="0032350A" w:rsidRPr="0076668C" w:rsidRDefault="0032350A" w:rsidP="0032350A">
            <w:pPr>
              <w:pStyle w:val="ad"/>
              <w:jc w:val="left"/>
              <w:rPr>
                <w:strike/>
              </w:rPr>
            </w:pPr>
            <w:r w:rsidRPr="0076668C">
              <w:rPr>
                <w:strike/>
              </w:rPr>
              <w:t>РК_ИК_0348</w:t>
            </w:r>
          </w:p>
        </w:tc>
        <w:tc>
          <w:tcPr>
            <w:tcW w:w="234" w:type="pct"/>
            <w:gridSpan w:val="2"/>
          </w:tcPr>
          <w:p w14:paraId="6A25222B" w14:textId="77777777" w:rsidR="0032350A" w:rsidRPr="0076668C" w:rsidRDefault="0032350A" w:rsidP="0032350A">
            <w:pPr>
              <w:pStyle w:val="ad"/>
              <w:jc w:val="left"/>
              <w:rPr>
                <w:strike/>
              </w:rPr>
            </w:pPr>
          </w:p>
        </w:tc>
        <w:tc>
          <w:tcPr>
            <w:tcW w:w="1056" w:type="pct"/>
            <w:gridSpan w:val="2"/>
          </w:tcPr>
          <w:p w14:paraId="2D9CC1EF" w14:textId="77777777" w:rsidR="0032350A" w:rsidRPr="0076668C" w:rsidRDefault="0032350A" w:rsidP="0032350A">
            <w:pPr>
              <w:pStyle w:val="ad"/>
              <w:jc w:val="left"/>
              <w:rPr>
                <w:strike/>
              </w:rPr>
            </w:pPr>
            <w:r w:rsidRPr="0076668C">
              <w:rPr>
                <w:strike/>
              </w:rPr>
              <w:t>«Дата включения в Единый реестр субъектов малого и среднего предпринимательства» (</w:t>
            </w:r>
            <w:r w:rsidRPr="0076668C">
              <w:rPr>
                <w:strike/>
                <w:lang w:val="en-US"/>
              </w:rPr>
              <w:t>suppliersInfo</w:t>
            </w:r>
            <w:r w:rsidRPr="0076668C">
              <w:rPr>
                <w:strike/>
              </w:rPr>
              <w:t>/</w:t>
            </w:r>
            <w:r w:rsidRPr="0076668C">
              <w:rPr>
                <w:strike/>
                <w:lang w:val="en-US"/>
              </w:rPr>
              <w:t>supplierInfo</w:t>
            </w:r>
            <w:r w:rsidRPr="0076668C">
              <w:rPr>
                <w:strike/>
              </w:rPr>
              <w:t>/</w:t>
            </w:r>
            <w:r w:rsidRPr="0076668C">
              <w:rPr>
                <w:strike/>
                <w:lang w:val="en-US"/>
              </w:rPr>
              <w:t>individualPersonRF</w:t>
            </w:r>
            <w:r w:rsidRPr="0076668C">
              <w:rPr>
                <w:strike/>
              </w:rPr>
              <w:t>/</w:t>
            </w:r>
            <w:r w:rsidRPr="0076668C">
              <w:rPr>
                <w:strike/>
                <w:lang w:val="en-US"/>
              </w:rPr>
              <w:t>otherInfo</w:t>
            </w:r>
            <w:r w:rsidRPr="0076668C">
              <w:rPr>
                <w:strike/>
              </w:rPr>
              <w:t>/</w:t>
            </w:r>
            <w:r w:rsidRPr="0076668C">
              <w:rPr>
                <w:strike/>
                <w:lang w:val="en-US"/>
              </w:rPr>
              <w:t>ERSMSPInclusionDate</w:t>
            </w:r>
            <w:r w:rsidRPr="0076668C">
              <w:rPr>
                <w:strike/>
              </w:rPr>
              <w:t>).</w:t>
            </w:r>
          </w:p>
        </w:tc>
        <w:tc>
          <w:tcPr>
            <w:tcW w:w="1474" w:type="pct"/>
            <w:gridSpan w:val="3"/>
          </w:tcPr>
          <w:p w14:paraId="195A560D" w14:textId="7711B12A" w:rsidR="0032350A" w:rsidRPr="0076668C" w:rsidRDefault="0032350A" w:rsidP="0032350A">
            <w:pPr>
              <w:pStyle w:val="ad"/>
              <w:jc w:val="left"/>
              <w:rPr>
                <w:strike/>
              </w:rPr>
            </w:pPr>
            <w:r w:rsidRPr="0076668C">
              <w:rPr>
                <w:strike/>
              </w:rPr>
              <w:t xml:space="preserve">Поле «Дата включения в Единый реестр субъектов малого и среднего предпринимательства» (ERSMSPInclusionDate) может быть указано только, если значение поля status соответствует значению «Субъект малого предпринимательства». </w:t>
            </w:r>
          </w:p>
          <w:p w14:paraId="39A402C5" w14:textId="77777777" w:rsidR="0032350A" w:rsidRPr="0076668C" w:rsidRDefault="0032350A" w:rsidP="0032350A">
            <w:pPr>
              <w:pStyle w:val="ad"/>
              <w:jc w:val="left"/>
              <w:rPr>
                <w:strike/>
              </w:rPr>
            </w:pPr>
          </w:p>
          <w:p w14:paraId="12F02BAE" w14:textId="77777777" w:rsidR="0032350A" w:rsidRPr="0076668C" w:rsidRDefault="0032350A" w:rsidP="0032350A">
            <w:pPr>
              <w:pStyle w:val="ad"/>
              <w:jc w:val="left"/>
              <w:rPr>
                <w:strike/>
              </w:rPr>
            </w:pPr>
            <w:r w:rsidRPr="0076668C">
              <w:rPr>
                <w:strike/>
              </w:rPr>
              <w:t>Не вызывается при приеме проекта первоначаль</w:t>
            </w:r>
            <w:r w:rsidRPr="0076668C">
              <w:rPr>
                <w:strike/>
              </w:rPr>
              <w:lastRenderedPageBreak/>
              <w:t>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20D2356B" w14:textId="77777777" w:rsidR="0032350A" w:rsidRPr="0076668C" w:rsidRDefault="0032350A" w:rsidP="0032350A">
            <w:pPr>
              <w:pStyle w:val="ad"/>
              <w:jc w:val="left"/>
              <w:rPr>
                <w:strike/>
              </w:rPr>
            </w:pPr>
          </w:p>
          <w:p w14:paraId="2B6A9C3E" w14:textId="26DEE3D7" w:rsidR="0032350A" w:rsidRPr="0076668C" w:rsidRDefault="0032350A" w:rsidP="0032350A">
            <w:pPr>
              <w:pStyle w:val="ad"/>
              <w:jc w:val="left"/>
              <w:rPr>
                <w:strike/>
              </w:rPr>
            </w:pPr>
            <w:r w:rsidRPr="0076668C">
              <w:rPr>
                <w:strike/>
              </w:rPr>
              <w:t>Контроль не вызывается, если при приеме изменений сведений о контракте признак "Документ на базе РЭК" установлен И тип поставщика в РЭК «Юридическое лицо РФ» или «Физическре лицо РФ»</w:t>
            </w:r>
          </w:p>
          <w:p w14:paraId="71C8C064" w14:textId="71A34D1D" w:rsidR="0032350A" w:rsidRPr="0076668C" w:rsidRDefault="0032350A" w:rsidP="0032350A">
            <w:pPr>
              <w:pStyle w:val="ad"/>
              <w:jc w:val="left"/>
              <w:rPr>
                <w:strike/>
              </w:rPr>
            </w:pPr>
          </w:p>
        </w:tc>
        <w:tc>
          <w:tcPr>
            <w:tcW w:w="1395" w:type="pct"/>
            <w:gridSpan w:val="3"/>
          </w:tcPr>
          <w:p w14:paraId="3D89C2FA" w14:textId="68FF022F" w:rsidR="0032350A" w:rsidRPr="0076668C" w:rsidRDefault="0032350A" w:rsidP="0032350A">
            <w:pPr>
              <w:pStyle w:val="ad"/>
              <w:jc w:val="left"/>
              <w:rPr>
                <w:strike/>
              </w:rPr>
            </w:pPr>
            <w:r w:rsidRPr="0076668C">
              <w:rPr>
                <w:strike/>
              </w:rPr>
              <w:lastRenderedPageBreak/>
              <w:t>Поле «Дата включения в Единый реестр субъектов малого и среднего предпринимательства» (ERSMSPInclusionDate) может быть указано только, если значение поля status соответствует значению «Субъект малого предпринимательства»</w:t>
            </w:r>
          </w:p>
        </w:tc>
      </w:tr>
      <w:tr w:rsidR="0032350A" w14:paraId="025047E4" w14:textId="77777777" w:rsidTr="00AA184A">
        <w:trPr>
          <w:trHeight w:val="348"/>
        </w:trPr>
        <w:tc>
          <w:tcPr>
            <w:tcW w:w="841" w:type="pct"/>
            <w:gridSpan w:val="2"/>
          </w:tcPr>
          <w:p w14:paraId="344C6E20" w14:textId="77777777" w:rsidR="0032350A" w:rsidRPr="0076668C" w:rsidRDefault="0032350A" w:rsidP="0032350A">
            <w:pPr>
              <w:pStyle w:val="ad"/>
              <w:jc w:val="left"/>
              <w:rPr>
                <w:strike/>
              </w:rPr>
            </w:pPr>
            <w:r w:rsidRPr="0076668C">
              <w:rPr>
                <w:strike/>
              </w:rPr>
              <w:t>РК_ИК_0349</w:t>
            </w:r>
          </w:p>
        </w:tc>
        <w:tc>
          <w:tcPr>
            <w:tcW w:w="234" w:type="pct"/>
            <w:gridSpan w:val="2"/>
          </w:tcPr>
          <w:p w14:paraId="73298595" w14:textId="77777777" w:rsidR="0032350A" w:rsidRPr="0076668C" w:rsidRDefault="0032350A" w:rsidP="0032350A">
            <w:pPr>
              <w:pStyle w:val="ad"/>
              <w:jc w:val="left"/>
              <w:rPr>
                <w:strike/>
              </w:rPr>
            </w:pPr>
          </w:p>
        </w:tc>
        <w:tc>
          <w:tcPr>
            <w:tcW w:w="1056" w:type="pct"/>
            <w:gridSpan w:val="2"/>
          </w:tcPr>
          <w:p w14:paraId="1AF69BAB" w14:textId="77777777" w:rsidR="0032350A" w:rsidRPr="0076668C" w:rsidRDefault="0032350A" w:rsidP="0032350A">
            <w:pPr>
              <w:pStyle w:val="ad"/>
              <w:jc w:val="left"/>
              <w:rPr>
                <w:strike/>
                <w:lang w:val="en-US"/>
              </w:rPr>
            </w:pPr>
            <w:r w:rsidRPr="0076668C">
              <w:rPr>
                <w:strike/>
                <w:lang w:val="en-US"/>
              </w:rPr>
              <w:t>«</w:t>
            </w:r>
            <w:r w:rsidRPr="0076668C">
              <w:rPr>
                <w:strike/>
              </w:rPr>
              <w:t>Код</w:t>
            </w:r>
            <w:r w:rsidRPr="0076668C">
              <w:rPr>
                <w:strike/>
                <w:lang w:val="en-US"/>
              </w:rPr>
              <w:t xml:space="preserve"> страны» (suppliersInfo/supplierInfo/individualPersonRF/OKTMO/code)</w:t>
            </w:r>
          </w:p>
        </w:tc>
        <w:tc>
          <w:tcPr>
            <w:tcW w:w="1474" w:type="pct"/>
            <w:gridSpan w:val="3"/>
          </w:tcPr>
          <w:p w14:paraId="457F9D97" w14:textId="77777777" w:rsidR="0032350A" w:rsidRPr="0076668C" w:rsidRDefault="0032350A" w:rsidP="0032350A">
            <w:pPr>
              <w:pStyle w:val="ad"/>
              <w:jc w:val="left"/>
              <w:rPr>
                <w:strike/>
              </w:rPr>
            </w:pPr>
            <w:r w:rsidRPr="0076668C">
              <w:rPr>
                <w:strike/>
              </w:rPr>
              <w:t xml:space="preserve">Проверяем, что запись с таким кодом найдена в актуальном статусе в справочнике ОКТМО. </w:t>
            </w:r>
          </w:p>
          <w:p w14:paraId="4BCD7934" w14:textId="77777777" w:rsidR="0032350A" w:rsidRPr="0076668C" w:rsidRDefault="0032350A" w:rsidP="0032350A">
            <w:pPr>
              <w:pStyle w:val="ad"/>
              <w:jc w:val="left"/>
              <w:rPr>
                <w:strike/>
              </w:rPr>
            </w:pPr>
          </w:p>
          <w:p w14:paraId="6DC50FAF" w14:textId="77777777" w:rsidR="0032350A" w:rsidRPr="0076668C" w:rsidRDefault="0032350A" w:rsidP="0032350A">
            <w:pPr>
              <w:pStyle w:val="ad"/>
              <w:jc w:val="left"/>
              <w:rPr>
                <w:strike/>
              </w:rPr>
            </w:pPr>
            <w:r w:rsidRPr="0076668C">
              <w:rPr>
                <w:strike/>
              </w:rPr>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23D766B4" w14:textId="77777777" w:rsidR="0032350A" w:rsidRPr="0076668C" w:rsidRDefault="0032350A" w:rsidP="0032350A">
            <w:pPr>
              <w:pStyle w:val="ad"/>
              <w:jc w:val="left"/>
              <w:rPr>
                <w:strike/>
              </w:rPr>
            </w:pPr>
          </w:p>
          <w:p w14:paraId="43467C33" w14:textId="4EADE8A4" w:rsidR="0032350A" w:rsidRPr="0076668C" w:rsidRDefault="0032350A" w:rsidP="0032350A">
            <w:pPr>
              <w:pStyle w:val="ad"/>
              <w:jc w:val="left"/>
              <w:rPr>
                <w:strike/>
              </w:rPr>
            </w:pPr>
            <w:r w:rsidRPr="0076668C">
              <w:rPr>
                <w:strike/>
              </w:rPr>
              <w:t>Контроль не вызывается, если при приеме изменений сведений о контракте признак "Документ на базе РЭК" установлен И тип поставщика в РЭК «Юридическое лицо РФ» или «Физическре лицо РФ»</w:t>
            </w:r>
          </w:p>
          <w:p w14:paraId="01BEB063" w14:textId="23197CD9" w:rsidR="0032350A" w:rsidRPr="0076668C" w:rsidRDefault="0032350A" w:rsidP="0032350A">
            <w:pPr>
              <w:pStyle w:val="ad"/>
              <w:jc w:val="left"/>
              <w:rPr>
                <w:strike/>
              </w:rPr>
            </w:pPr>
          </w:p>
        </w:tc>
        <w:tc>
          <w:tcPr>
            <w:tcW w:w="1395" w:type="pct"/>
            <w:gridSpan w:val="3"/>
          </w:tcPr>
          <w:p w14:paraId="0B818176" w14:textId="77777777" w:rsidR="0032350A" w:rsidRPr="0076668C" w:rsidRDefault="0032350A" w:rsidP="0032350A">
            <w:pPr>
              <w:pStyle w:val="ad"/>
              <w:jc w:val="left"/>
              <w:rPr>
                <w:strike/>
              </w:rPr>
            </w:pPr>
            <w:r w:rsidRPr="0076668C">
              <w:rPr>
                <w:strike/>
              </w:rPr>
              <w:t>Территориально-муниципального образования с кодом &lt;код ОКТМО&gt; не найдено в актуальном состоянии в справочнике ОКТМО в ЕИС</w:t>
            </w:r>
          </w:p>
        </w:tc>
      </w:tr>
      <w:tr w:rsidR="0032350A" w14:paraId="4DDFDF87" w14:textId="77777777" w:rsidTr="00AA184A">
        <w:trPr>
          <w:trHeight w:val="348"/>
        </w:trPr>
        <w:tc>
          <w:tcPr>
            <w:tcW w:w="841" w:type="pct"/>
            <w:gridSpan w:val="2"/>
          </w:tcPr>
          <w:p w14:paraId="5CE2ACE4" w14:textId="77777777" w:rsidR="0032350A" w:rsidRPr="00001CDC" w:rsidRDefault="0032350A" w:rsidP="0032350A">
            <w:pPr>
              <w:pStyle w:val="ad"/>
              <w:jc w:val="left"/>
            </w:pPr>
            <w:r w:rsidRPr="00DB7868">
              <w:t>РК_ИК_03</w:t>
            </w:r>
            <w:r>
              <w:rPr>
                <w:lang w:val="en-US"/>
              </w:rPr>
              <w:t>3</w:t>
            </w:r>
            <w:r>
              <w:t>4</w:t>
            </w:r>
          </w:p>
        </w:tc>
        <w:tc>
          <w:tcPr>
            <w:tcW w:w="234" w:type="pct"/>
            <w:gridSpan w:val="2"/>
          </w:tcPr>
          <w:p w14:paraId="7F0F84D1" w14:textId="77777777" w:rsidR="0032350A" w:rsidRPr="00355B60" w:rsidRDefault="0032350A" w:rsidP="0032350A">
            <w:pPr>
              <w:pStyle w:val="ad"/>
              <w:jc w:val="left"/>
            </w:pPr>
          </w:p>
        </w:tc>
        <w:tc>
          <w:tcPr>
            <w:tcW w:w="1056" w:type="pct"/>
            <w:gridSpan w:val="2"/>
          </w:tcPr>
          <w:p w14:paraId="116735A6" w14:textId="28E91FC0" w:rsidR="0032350A" w:rsidRPr="00001CDC" w:rsidRDefault="0032350A" w:rsidP="0032350A">
            <w:pPr>
              <w:pStyle w:val="ad"/>
              <w:jc w:val="left"/>
              <w:rPr>
                <w:lang w:val="en-US"/>
              </w:rPr>
            </w:pPr>
            <w:r w:rsidRPr="003C15F9">
              <w:rPr>
                <w:lang w:val="en-US"/>
              </w:rPr>
              <w:t>«</w:t>
            </w:r>
            <w:r>
              <w:t>ИНН</w:t>
            </w:r>
            <w:r w:rsidRPr="003C15F9">
              <w:rPr>
                <w:lang w:val="en-US"/>
              </w:rPr>
              <w:t>» (</w:t>
            </w:r>
            <w:r w:rsidRPr="00893D29">
              <w:rPr>
                <w:lang w:val="en-US"/>
              </w:rPr>
              <w:t>suppliersInfo</w:t>
            </w:r>
            <w:r w:rsidRPr="008B3BC9">
              <w:rPr>
                <w:lang w:val="en-US"/>
              </w:rPr>
              <w:t>/</w:t>
            </w:r>
            <w:r w:rsidRPr="00893D29">
              <w:rPr>
                <w:lang w:val="en-US"/>
              </w:rPr>
              <w:t>supplierInfo</w:t>
            </w:r>
            <w:r w:rsidRPr="003C15F9">
              <w:rPr>
                <w:lang w:val="en-US"/>
              </w:rPr>
              <w:t>/</w:t>
            </w:r>
            <w:r w:rsidRPr="008B3BC9">
              <w:rPr>
                <w:lang w:val="en-US"/>
              </w:rPr>
              <w:t>individualPersonRFIndEn</w:t>
            </w:r>
            <w:r w:rsidRPr="008B3BC9">
              <w:rPr>
                <w:lang w:val="en-US"/>
              </w:rPr>
              <w:lastRenderedPageBreak/>
              <w:t>trisCulture</w:t>
            </w:r>
            <w:r w:rsidRPr="003C15F9">
              <w:rPr>
                <w:lang w:val="en-US"/>
              </w:rPr>
              <w:t>/EGR</w:t>
            </w:r>
            <w:r>
              <w:rPr>
                <w:lang w:val="en-US"/>
              </w:rPr>
              <w:t>IP</w:t>
            </w:r>
            <w:r w:rsidRPr="003C15F9">
              <w:rPr>
                <w:lang w:val="en-US"/>
              </w:rPr>
              <w:t>Info/</w:t>
            </w:r>
            <w:r>
              <w:rPr>
                <w:lang w:val="en-US"/>
              </w:rPr>
              <w:t>INN</w:t>
            </w:r>
            <w:r w:rsidRPr="003C15F9">
              <w:rPr>
                <w:lang w:val="en-US"/>
              </w:rPr>
              <w:t>)</w:t>
            </w:r>
          </w:p>
        </w:tc>
        <w:tc>
          <w:tcPr>
            <w:tcW w:w="1474" w:type="pct"/>
            <w:gridSpan w:val="3"/>
          </w:tcPr>
          <w:p w14:paraId="46B66963" w14:textId="1273DD46" w:rsidR="0032350A" w:rsidRDefault="0032350A" w:rsidP="0032350A">
            <w:pPr>
              <w:pStyle w:val="ad"/>
              <w:jc w:val="left"/>
            </w:pPr>
            <w:r>
              <w:lastRenderedPageBreak/>
              <w:t xml:space="preserve">Контроль срабатывает, если в ЕГРЮЛ не найдена запись с указаным кодом ИНН или найдено более одной записи. </w:t>
            </w:r>
          </w:p>
          <w:p w14:paraId="5EF5C657" w14:textId="77777777" w:rsidR="0032350A" w:rsidRDefault="0032350A" w:rsidP="0032350A">
            <w:pPr>
              <w:pStyle w:val="ad"/>
              <w:jc w:val="left"/>
            </w:pPr>
          </w:p>
          <w:p w14:paraId="5D99CF61" w14:textId="77777777" w:rsidR="0032350A" w:rsidRDefault="0032350A" w:rsidP="0032350A">
            <w:pPr>
              <w:pStyle w:val="ad"/>
              <w:jc w:val="left"/>
            </w:pPr>
            <w:r>
              <w:lastRenderedPageBreak/>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5EAA1BEC" w14:textId="77777777" w:rsidR="0032350A" w:rsidRDefault="0032350A" w:rsidP="0032350A">
            <w:pPr>
              <w:pStyle w:val="ad"/>
              <w:jc w:val="left"/>
            </w:pPr>
          </w:p>
          <w:p w14:paraId="72491085" w14:textId="6A04DFB0" w:rsidR="0032350A" w:rsidRDefault="0032350A" w:rsidP="0032350A">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 И тип поставщика в РЭК «Юридическое лицо РФ» или «Физическре лицо РФ»</w:t>
            </w:r>
          </w:p>
          <w:p w14:paraId="3F81CE30" w14:textId="1B747B47" w:rsidR="0032350A" w:rsidRDefault="0032350A" w:rsidP="0032350A">
            <w:pPr>
              <w:pStyle w:val="ad"/>
              <w:jc w:val="left"/>
            </w:pPr>
          </w:p>
        </w:tc>
        <w:tc>
          <w:tcPr>
            <w:tcW w:w="1395" w:type="pct"/>
            <w:gridSpan w:val="3"/>
          </w:tcPr>
          <w:p w14:paraId="71CFD9B5" w14:textId="01FC75B7" w:rsidR="0032350A" w:rsidRDefault="0032350A" w:rsidP="0032350A">
            <w:pPr>
              <w:pStyle w:val="ad"/>
              <w:jc w:val="left"/>
            </w:pPr>
            <w:r>
              <w:lastRenderedPageBreak/>
              <w:t xml:space="preserve">В ЕГРИП не найдена запись с ИНН </w:t>
            </w:r>
            <w:r w:rsidRPr="00355B60">
              <w:t>&lt;</w:t>
            </w:r>
            <w:r>
              <w:t>значение проверяемого поля</w:t>
            </w:r>
            <w:r w:rsidRPr="00355B60">
              <w:t>&gt;</w:t>
            </w:r>
          </w:p>
        </w:tc>
      </w:tr>
      <w:tr w:rsidR="0032350A" w14:paraId="015395CC" w14:textId="77777777" w:rsidTr="00AA184A">
        <w:trPr>
          <w:trHeight w:val="348"/>
        </w:trPr>
        <w:tc>
          <w:tcPr>
            <w:tcW w:w="841" w:type="pct"/>
            <w:gridSpan w:val="2"/>
          </w:tcPr>
          <w:p w14:paraId="0D98C132" w14:textId="77777777" w:rsidR="0032350A" w:rsidRPr="00DB7868" w:rsidRDefault="0032350A" w:rsidP="0032350A">
            <w:pPr>
              <w:pStyle w:val="ad"/>
              <w:jc w:val="left"/>
            </w:pPr>
            <w:r w:rsidRPr="00DB7868">
              <w:t>РК_ИК_03</w:t>
            </w:r>
            <w:r>
              <w:rPr>
                <w:lang w:val="en-US"/>
              </w:rPr>
              <w:t>3</w:t>
            </w:r>
            <w:r>
              <w:t>8</w:t>
            </w:r>
          </w:p>
        </w:tc>
        <w:tc>
          <w:tcPr>
            <w:tcW w:w="234" w:type="pct"/>
            <w:gridSpan w:val="2"/>
          </w:tcPr>
          <w:p w14:paraId="38386559" w14:textId="77777777" w:rsidR="0032350A" w:rsidRPr="00355B60" w:rsidRDefault="0032350A" w:rsidP="0032350A">
            <w:pPr>
              <w:pStyle w:val="ad"/>
              <w:jc w:val="left"/>
            </w:pPr>
          </w:p>
        </w:tc>
        <w:tc>
          <w:tcPr>
            <w:tcW w:w="1056" w:type="pct"/>
            <w:gridSpan w:val="2"/>
          </w:tcPr>
          <w:p w14:paraId="6694CB11" w14:textId="77777777" w:rsidR="0032350A" w:rsidRPr="00001CDC" w:rsidRDefault="0032350A" w:rsidP="0032350A">
            <w:pPr>
              <w:pStyle w:val="ad"/>
              <w:jc w:val="left"/>
              <w:rPr>
                <w:lang w:val="en-US"/>
              </w:rPr>
            </w:pPr>
            <w:r w:rsidRPr="00B23EA9">
              <w:rPr>
                <w:lang w:val="en-US"/>
              </w:rPr>
              <w:t>«</w:t>
            </w:r>
            <w:r>
              <w:t>Код</w:t>
            </w:r>
            <w:r w:rsidRPr="00750C80">
              <w:rPr>
                <w:lang w:val="en-US"/>
              </w:rPr>
              <w:t xml:space="preserve"> </w:t>
            </w:r>
            <w:r>
              <w:t>по</w:t>
            </w:r>
            <w:r w:rsidRPr="00750C80">
              <w:rPr>
                <w:lang w:val="en-US"/>
              </w:rPr>
              <w:t xml:space="preserve"> </w:t>
            </w:r>
            <w:r>
              <w:t>ОКТМО</w:t>
            </w:r>
            <w:r w:rsidRPr="00B23EA9">
              <w:rPr>
                <w:lang w:val="en-US"/>
              </w:rPr>
              <w:t>» (</w:t>
            </w:r>
            <w:r w:rsidRPr="00893D29">
              <w:rPr>
                <w:lang w:val="en-US"/>
              </w:rPr>
              <w:t>suppliersInfo</w:t>
            </w:r>
            <w:r w:rsidRPr="008B3BC9">
              <w:rPr>
                <w:lang w:val="en-US"/>
              </w:rPr>
              <w:t>/</w:t>
            </w:r>
            <w:r w:rsidRPr="00893D29">
              <w:rPr>
                <w:lang w:val="en-US"/>
              </w:rPr>
              <w:t>supplierInfo</w:t>
            </w:r>
            <w:r w:rsidRPr="0043332E">
              <w:rPr>
                <w:lang w:val="en-US"/>
              </w:rPr>
              <w:t>/</w:t>
            </w:r>
            <w:r w:rsidRPr="008B3BC9">
              <w:rPr>
                <w:lang w:val="en-US"/>
              </w:rPr>
              <w:t>individualPersonRFIndEntrisCulture</w:t>
            </w:r>
            <w:r w:rsidRPr="002F34C5">
              <w:rPr>
                <w:lang w:val="en-US"/>
              </w:rPr>
              <w:t>/otherInfo/OKTMO/code</w:t>
            </w:r>
            <w:r w:rsidRPr="00B23EA9">
              <w:rPr>
                <w:lang w:val="en-US"/>
              </w:rPr>
              <w:t>)</w:t>
            </w:r>
          </w:p>
        </w:tc>
        <w:tc>
          <w:tcPr>
            <w:tcW w:w="1474" w:type="pct"/>
            <w:gridSpan w:val="3"/>
          </w:tcPr>
          <w:p w14:paraId="5934FB5A" w14:textId="77777777" w:rsidR="0032350A" w:rsidRDefault="0032350A" w:rsidP="0032350A">
            <w:pPr>
              <w:pStyle w:val="ad"/>
              <w:jc w:val="left"/>
            </w:pPr>
            <w:r>
              <w:t xml:space="preserve">Проверяем, что запись с таким кодом найдена в актуальном статусе в справочнике ОКТМО. </w:t>
            </w:r>
          </w:p>
          <w:p w14:paraId="609B7F50" w14:textId="77777777" w:rsidR="0032350A" w:rsidRDefault="0032350A" w:rsidP="0032350A">
            <w:pPr>
              <w:pStyle w:val="ad"/>
              <w:jc w:val="left"/>
            </w:pPr>
          </w:p>
          <w:p w14:paraId="08E73A02" w14:textId="77777777" w:rsidR="0032350A" w:rsidRDefault="0032350A" w:rsidP="0032350A">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4C202EDF" w14:textId="77777777" w:rsidR="0032350A" w:rsidRDefault="0032350A" w:rsidP="0032350A">
            <w:pPr>
              <w:pStyle w:val="ad"/>
              <w:jc w:val="left"/>
            </w:pPr>
          </w:p>
          <w:p w14:paraId="54E4D15A" w14:textId="0744F258" w:rsidR="0032350A" w:rsidRDefault="0032350A" w:rsidP="0032350A">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 И тип поставщика в РЭК «Юридическое лицо РФ» или «Физическре лицо РФ»</w:t>
            </w:r>
          </w:p>
          <w:p w14:paraId="753F2CCE" w14:textId="60FFB06D" w:rsidR="0032350A" w:rsidRDefault="0032350A" w:rsidP="0032350A">
            <w:pPr>
              <w:pStyle w:val="ad"/>
              <w:jc w:val="left"/>
            </w:pPr>
          </w:p>
        </w:tc>
        <w:tc>
          <w:tcPr>
            <w:tcW w:w="1395" w:type="pct"/>
            <w:gridSpan w:val="3"/>
          </w:tcPr>
          <w:p w14:paraId="13A6CEAE" w14:textId="77777777" w:rsidR="0032350A" w:rsidRDefault="0032350A" w:rsidP="0032350A">
            <w:pPr>
              <w:pStyle w:val="ad"/>
              <w:jc w:val="left"/>
            </w:pPr>
            <w:r>
              <w:t xml:space="preserve">Территориально-муниципального образования с кодом </w:t>
            </w:r>
            <w:r w:rsidRPr="00CC779D">
              <w:t>&lt;</w:t>
            </w:r>
            <w:r>
              <w:t>код ОКТМО</w:t>
            </w:r>
            <w:r w:rsidRPr="00CC779D">
              <w:t>&gt;</w:t>
            </w:r>
            <w:r>
              <w:t xml:space="preserve"> не найдено в актуальном состоянии в справочнике ОКТМО в ЕИС</w:t>
            </w:r>
          </w:p>
        </w:tc>
      </w:tr>
      <w:tr w:rsidR="0032350A" w14:paraId="277BD6A7" w14:textId="77777777" w:rsidTr="00AA184A">
        <w:trPr>
          <w:trHeight w:val="348"/>
        </w:trPr>
        <w:tc>
          <w:tcPr>
            <w:tcW w:w="841" w:type="pct"/>
            <w:gridSpan w:val="2"/>
          </w:tcPr>
          <w:p w14:paraId="7EA66981" w14:textId="77777777" w:rsidR="0032350A" w:rsidRPr="0076668C" w:rsidRDefault="0032350A" w:rsidP="0032350A">
            <w:pPr>
              <w:pStyle w:val="ad"/>
              <w:jc w:val="left"/>
              <w:rPr>
                <w:strike/>
              </w:rPr>
            </w:pPr>
            <w:r w:rsidRPr="0076668C">
              <w:rPr>
                <w:strike/>
              </w:rPr>
              <w:t>РК_ИК_03</w:t>
            </w:r>
            <w:r w:rsidRPr="0076668C">
              <w:rPr>
                <w:strike/>
                <w:lang w:val="en-US"/>
              </w:rPr>
              <w:t>3</w:t>
            </w:r>
            <w:r w:rsidRPr="0076668C">
              <w:rPr>
                <w:strike/>
              </w:rPr>
              <w:t>9</w:t>
            </w:r>
          </w:p>
        </w:tc>
        <w:tc>
          <w:tcPr>
            <w:tcW w:w="234" w:type="pct"/>
            <w:gridSpan w:val="2"/>
          </w:tcPr>
          <w:p w14:paraId="512A751F" w14:textId="77777777" w:rsidR="0032350A" w:rsidRPr="0076668C" w:rsidRDefault="0032350A" w:rsidP="0032350A">
            <w:pPr>
              <w:pStyle w:val="ad"/>
              <w:jc w:val="left"/>
              <w:rPr>
                <w:strike/>
              </w:rPr>
            </w:pPr>
          </w:p>
        </w:tc>
        <w:tc>
          <w:tcPr>
            <w:tcW w:w="1056" w:type="pct"/>
            <w:gridSpan w:val="2"/>
          </w:tcPr>
          <w:p w14:paraId="64DC03FF" w14:textId="77777777" w:rsidR="0032350A" w:rsidRPr="0076668C" w:rsidRDefault="0032350A" w:rsidP="0032350A">
            <w:pPr>
              <w:pStyle w:val="ad"/>
              <w:jc w:val="left"/>
              <w:rPr>
                <w:strike/>
              </w:rPr>
            </w:pPr>
            <w:r w:rsidRPr="0076668C">
              <w:rPr>
                <w:strike/>
              </w:rPr>
              <w:t xml:space="preserve">«Дата включения в Единый реестр субъектов малого </w:t>
            </w:r>
            <w:r w:rsidRPr="0076668C">
              <w:rPr>
                <w:strike/>
              </w:rPr>
              <w:lastRenderedPageBreak/>
              <w:t>и среднего предпринимательства» (</w:t>
            </w:r>
            <w:r w:rsidRPr="0076668C">
              <w:rPr>
                <w:strike/>
                <w:lang w:val="en-US"/>
              </w:rPr>
              <w:t>suppliersInfo</w:t>
            </w:r>
            <w:r w:rsidRPr="0076668C">
              <w:rPr>
                <w:strike/>
              </w:rPr>
              <w:t>/</w:t>
            </w:r>
            <w:r w:rsidRPr="0076668C">
              <w:rPr>
                <w:strike/>
                <w:lang w:val="en-US"/>
              </w:rPr>
              <w:t>supplierInfo</w:t>
            </w:r>
            <w:r w:rsidRPr="0076668C">
              <w:rPr>
                <w:strike/>
              </w:rPr>
              <w:t>/</w:t>
            </w:r>
            <w:r w:rsidRPr="0076668C">
              <w:rPr>
                <w:strike/>
                <w:lang w:val="en-US"/>
              </w:rPr>
              <w:t>individualPersonRFIndEntrisCulture</w:t>
            </w:r>
            <w:r w:rsidRPr="0076668C">
              <w:rPr>
                <w:strike/>
              </w:rPr>
              <w:t>/</w:t>
            </w:r>
            <w:r w:rsidRPr="0076668C">
              <w:rPr>
                <w:strike/>
                <w:lang w:val="en-US"/>
              </w:rPr>
              <w:t>otherInfo</w:t>
            </w:r>
            <w:r w:rsidRPr="0076668C">
              <w:rPr>
                <w:strike/>
              </w:rPr>
              <w:t>/</w:t>
            </w:r>
            <w:r w:rsidRPr="0076668C">
              <w:rPr>
                <w:strike/>
                <w:lang w:val="en-US"/>
              </w:rPr>
              <w:t>ERSMSPInclusionDate</w:t>
            </w:r>
            <w:r w:rsidRPr="0076668C">
              <w:rPr>
                <w:strike/>
              </w:rPr>
              <w:t>).</w:t>
            </w:r>
          </w:p>
        </w:tc>
        <w:tc>
          <w:tcPr>
            <w:tcW w:w="1474" w:type="pct"/>
            <w:gridSpan w:val="3"/>
          </w:tcPr>
          <w:p w14:paraId="7A8858A6" w14:textId="18A680AA" w:rsidR="0032350A" w:rsidRPr="0076668C" w:rsidRDefault="0032350A" w:rsidP="0032350A">
            <w:pPr>
              <w:pStyle w:val="ad"/>
              <w:jc w:val="left"/>
              <w:rPr>
                <w:strike/>
              </w:rPr>
            </w:pPr>
            <w:r w:rsidRPr="0076668C">
              <w:rPr>
                <w:strike/>
              </w:rPr>
              <w:lastRenderedPageBreak/>
              <w:t xml:space="preserve">Поле «Дата включения в Единый реестр субъектов малого и среднего предпринимательства» </w:t>
            </w:r>
            <w:r w:rsidRPr="0076668C">
              <w:rPr>
                <w:strike/>
              </w:rPr>
              <w:lastRenderedPageBreak/>
              <w:t xml:space="preserve">(ERSMSPInclusionDate) может быть указано только, если значение поля status соответствует значению «Субъект малого предпринимательства». </w:t>
            </w:r>
          </w:p>
          <w:p w14:paraId="5BBDD86E" w14:textId="77777777" w:rsidR="0032350A" w:rsidRPr="0076668C" w:rsidRDefault="0032350A" w:rsidP="0032350A">
            <w:pPr>
              <w:pStyle w:val="ad"/>
              <w:jc w:val="left"/>
              <w:rPr>
                <w:strike/>
              </w:rPr>
            </w:pPr>
          </w:p>
          <w:p w14:paraId="7660E02A" w14:textId="77777777" w:rsidR="0032350A" w:rsidRPr="0076668C" w:rsidRDefault="0032350A" w:rsidP="0032350A">
            <w:pPr>
              <w:pStyle w:val="ad"/>
              <w:jc w:val="left"/>
              <w:rPr>
                <w:strike/>
              </w:rPr>
            </w:pPr>
            <w:r w:rsidRPr="0076668C">
              <w:rPr>
                <w:strike/>
              </w:rPr>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4F364D20" w14:textId="77777777" w:rsidR="0032350A" w:rsidRPr="0076668C" w:rsidRDefault="0032350A" w:rsidP="0032350A">
            <w:pPr>
              <w:pStyle w:val="ad"/>
              <w:jc w:val="left"/>
              <w:rPr>
                <w:strike/>
              </w:rPr>
            </w:pPr>
          </w:p>
          <w:p w14:paraId="010291AB" w14:textId="08290CC9" w:rsidR="0032350A" w:rsidRPr="0076668C" w:rsidRDefault="0032350A" w:rsidP="0032350A">
            <w:pPr>
              <w:pStyle w:val="ad"/>
              <w:jc w:val="left"/>
              <w:rPr>
                <w:strike/>
              </w:rPr>
            </w:pPr>
            <w:r w:rsidRPr="0076668C">
              <w:rPr>
                <w:strike/>
              </w:rPr>
              <w:t>Контроль не вызывается, если при приеме изменений сведений о контракте признак "Документ на базе РЭК" установлен И тип поставщика в РЭК «Юридическое лицо РФ» или «Физическре лицо РФ»</w:t>
            </w:r>
          </w:p>
          <w:p w14:paraId="67923064" w14:textId="321448B6" w:rsidR="0032350A" w:rsidRPr="0076668C" w:rsidRDefault="0032350A" w:rsidP="0032350A">
            <w:pPr>
              <w:pStyle w:val="ad"/>
              <w:jc w:val="left"/>
              <w:rPr>
                <w:strike/>
              </w:rPr>
            </w:pPr>
          </w:p>
        </w:tc>
        <w:tc>
          <w:tcPr>
            <w:tcW w:w="1395" w:type="pct"/>
            <w:gridSpan w:val="3"/>
          </w:tcPr>
          <w:p w14:paraId="6E57559A" w14:textId="6BBF92BD" w:rsidR="0032350A" w:rsidRPr="0076668C" w:rsidRDefault="0032350A" w:rsidP="0032350A">
            <w:pPr>
              <w:pStyle w:val="ad"/>
              <w:jc w:val="left"/>
              <w:rPr>
                <w:strike/>
              </w:rPr>
            </w:pPr>
            <w:r w:rsidRPr="0076668C">
              <w:rPr>
                <w:strike/>
              </w:rPr>
              <w:lastRenderedPageBreak/>
              <w:t xml:space="preserve">Поле «Дата включения в Единый реестр субъектов малого и среднего предпринимательства» </w:t>
            </w:r>
            <w:r w:rsidRPr="0076668C">
              <w:rPr>
                <w:strike/>
              </w:rPr>
              <w:lastRenderedPageBreak/>
              <w:t>(ERSMSPInclusionDate) может быть указано только, если значение поля status соответствует значению «Субъект малого предпринимательства»</w:t>
            </w:r>
          </w:p>
        </w:tc>
      </w:tr>
      <w:tr w:rsidR="0032350A" w14:paraId="34DD5A2B" w14:textId="77777777" w:rsidTr="00AA184A">
        <w:trPr>
          <w:trHeight w:val="348"/>
        </w:trPr>
        <w:tc>
          <w:tcPr>
            <w:tcW w:w="841" w:type="pct"/>
            <w:gridSpan w:val="2"/>
          </w:tcPr>
          <w:p w14:paraId="54E6991C" w14:textId="77777777" w:rsidR="0032350A" w:rsidRPr="0076668C" w:rsidRDefault="0032350A" w:rsidP="0032350A">
            <w:pPr>
              <w:pStyle w:val="ad"/>
              <w:jc w:val="left"/>
              <w:rPr>
                <w:strike/>
              </w:rPr>
            </w:pPr>
            <w:r w:rsidRPr="0076668C">
              <w:rPr>
                <w:strike/>
              </w:rPr>
              <w:lastRenderedPageBreak/>
              <w:t>РК_ИК_0350</w:t>
            </w:r>
          </w:p>
        </w:tc>
        <w:tc>
          <w:tcPr>
            <w:tcW w:w="234" w:type="pct"/>
            <w:gridSpan w:val="2"/>
          </w:tcPr>
          <w:p w14:paraId="2D8CBC36" w14:textId="77777777" w:rsidR="0032350A" w:rsidRPr="0076668C" w:rsidRDefault="0032350A" w:rsidP="0032350A">
            <w:pPr>
              <w:pStyle w:val="ad"/>
              <w:jc w:val="left"/>
              <w:rPr>
                <w:strike/>
              </w:rPr>
            </w:pPr>
          </w:p>
        </w:tc>
        <w:tc>
          <w:tcPr>
            <w:tcW w:w="1056" w:type="pct"/>
            <w:gridSpan w:val="2"/>
          </w:tcPr>
          <w:p w14:paraId="0B1D32D2" w14:textId="77777777" w:rsidR="0032350A" w:rsidRPr="0076668C" w:rsidRDefault="0032350A" w:rsidP="0032350A">
            <w:pPr>
              <w:pStyle w:val="ad"/>
              <w:jc w:val="left"/>
              <w:rPr>
                <w:strike/>
              </w:rPr>
            </w:pPr>
            <w:r w:rsidRPr="0076668C">
              <w:rPr>
                <w:strike/>
              </w:rPr>
              <w:t>«Дата включения в Единый реестр субъектов малого и среднего предпринимательства» (</w:t>
            </w:r>
            <w:r w:rsidRPr="0076668C">
              <w:rPr>
                <w:strike/>
                <w:lang w:val="en-US"/>
              </w:rPr>
              <w:t>suppliersInfo</w:t>
            </w:r>
            <w:r w:rsidRPr="0076668C">
              <w:rPr>
                <w:strike/>
              </w:rPr>
              <w:t>/</w:t>
            </w:r>
            <w:r w:rsidRPr="0076668C">
              <w:rPr>
                <w:strike/>
                <w:lang w:val="en-US"/>
              </w:rPr>
              <w:t>supplierInfo</w:t>
            </w:r>
            <w:r w:rsidRPr="0076668C">
              <w:rPr>
                <w:strike/>
              </w:rPr>
              <w:t>/individualPersonRFisCulture/ERSMSPInclusionDate).</w:t>
            </w:r>
          </w:p>
        </w:tc>
        <w:tc>
          <w:tcPr>
            <w:tcW w:w="1474" w:type="pct"/>
            <w:gridSpan w:val="3"/>
          </w:tcPr>
          <w:p w14:paraId="4790CEDC" w14:textId="113A1FEA" w:rsidR="0032350A" w:rsidRPr="0076668C" w:rsidRDefault="0032350A" w:rsidP="0032350A">
            <w:pPr>
              <w:pStyle w:val="ad"/>
              <w:jc w:val="left"/>
              <w:rPr>
                <w:strike/>
              </w:rPr>
            </w:pPr>
            <w:r w:rsidRPr="0076668C">
              <w:rPr>
                <w:strike/>
              </w:rPr>
              <w:t xml:space="preserve">Поле «Дата включения в Единый реестр субъектов малого и среднего предпринимательства» (ERSMSPInclusionDate) может быть указано только, если значение поля status соответствует значению «Субъект малого предпринимательства». </w:t>
            </w:r>
          </w:p>
          <w:p w14:paraId="195CBB78" w14:textId="77777777" w:rsidR="0032350A" w:rsidRPr="0076668C" w:rsidRDefault="0032350A" w:rsidP="0032350A">
            <w:pPr>
              <w:pStyle w:val="ad"/>
              <w:jc w:val="left"/>
              <w:rPr>
                <w:strike/>
              </w:rPr>
            </w:pPr>
          </w:p>
          <w:p w14:paraId="45F818BA" w14:textId="543B20B9" w:rsidR="0032350A" w:rsidRPr="0076668C" w:rsidRDefault="0032350A" w:rsidP="0032350A">
            <w:pPr>
              <w:pStyle w:val="ad"/>
              <w:jc w:val="left"/>
              <w:rPr>
                <w:strike/>
              </w:rPr>
            </w:pPr>
            <w:r w:rsidRPr="0076668C">
              <w:rPr>
                <w:strike/>
              </w:rPr>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7B633E6F" w14:textId="0C2D0151" w:rsidR="0032350A" w:rsidRPr="0076668C" w:rsidRDefault="0032350A" w:rsidP="0032350A">
            <w:pPr>
              <w:pStyle w:val="ad"/>
              <w:jc w:val="left"/>
              <w:rPr>
                <w:strike/>
              </w:rPr>
            </w:pPr>
          </w:p>
          <w:p w14:paraId="215C881A" w14:textId="554E46A7" w:rsidR="0032350A" w:rsidRPr="0076668C" w:rsidRDefault="0032350A" w:rsidP="0032350A">
            <w:pPr>
              <w:pStyle w:val="ad"/>
              <w:jc w:val="left"/>
              <w:rPr>
                <w:strike/>
              </w:rPr>
            </w:pPr>
            <w:r w:rsidRPr="0076668C">
              <w:rPr>
                <w:strike/>
              </w:rPr>
              <w:t>Контроль не вызывается, если при приеме изменений сведений о контракте признак "Документ на базе РЭК" установлен И тип поставщика в РЭК «Юридическое лицо РФ» или «Физическре лицо РФ»</w:t>
            </w:r>
          </w:p>
          <w:p w14:paraId="359848BC" w14:textId="77777777" w:rsidR="0032350A" w:rsidRPr="0076668C" w:rsidRDefault="0032350A" w:rsidP="0032350A">
            <w:pPr>
              <w:pStyle w:val="ad"/>
              <w:jc w:val="left"/>
              <w:rPr>
                <w:strike/>
              </w:rPr>
            </w:pPr>
          </w:p>
          <w:p w14:paraId="0AE7C692" w14:textId="77777777" w:rsidR="0032350A" w:rsidRPr="0076668C" w:rsidRDefault="0032350A" w:rsidP="0032350A">
            <w:pPr>
              <w:pStyle w:val="ad"/>
              <w:jc w:val="left"/>
              <w:rPr>
                <w:strike/>
              </w:rPr>
            </w:pPr>
          </w:p>
          <w:p w14:paraId="7A335589" w14:textId="3E7035B7" w:rsidR="0032350A" w:rsidRPr="0076668C" w:rsidRDefault="0032350A" w:rsidP="0032350A">
            <w:pPr>
              <w:pStyle w:val="ad"/>
              <w:jc w:val="left"/>
              <w:rPr>
                <w:strike/>
              </w:rPr>
            </w:pPr>
            <w:r w:rsidRPr="0076668C">
              <w:rPr>
                <w:strike/>
              </w:rPr>
              <w:t>Не вызывется для контрактов, первая версия которых была размещена после даты из настройки «Дата начала применения нормы по сокрытию контрактов с ед поставщиком заключенных по п. 10, 13 и 17 ч.1 ст.93 44-ФЗ»</w:t>
            </w:r>
          </w:p>
        </w:tc>
        <w:tc>
          <w:tcPr>
            <w:tcW w:w="1395" w:type="pct"/>
            <w:gridSpan w:val="3"/>
          </w:tcPr>
          <w:p w14:paraId="1E657244" w14:textId="2558B7BA" w:rsidR="0032350A" w:rsidRPr="0076668C" w:rsidRDefault="0032350A" w:rsidP="0032350A">
            <w:pPr>
              <w:pStyle w:val="ad"/>
              <w:jc w:val="left"/>
              <w:rPr>
                <w:strike/>
              </w:rPr>
            </w:pPr>
            <w:r w:rsidRPr="0076668C">
              <w:rPr>
                <w:strike/>
              </w:rPr>
              <w:lastRenderedPageBreak/>
              <w:t>Поле «Дата включения в Единый реестр субъектов малого и среднего предпринимательства» (ERSMSPInclusionDate) может быть указано только, если значение поля status соответствует значению «Субъект малого предпринимательства»</w:t>
            </w:r>
          </w:p>
        </w:tc>
      </w:tr>
      <w:tr w:rsidR="0032350A" w14:paraId="57D60352" w14:textId="77777777" w:rsidTr="00AA184A">
        <w:trPr>
          <w:trHeight w:val="348"/>
        </w:trPr>
        <w:tc>
          <w:tcPr>
            <w:tcW w:w="841" w:type="pct"/>
            <w:gridSpan w:val="2"/>
          </w:tcPr>
          <w:p w14:paraId="2AD8F7B1" w14:textId="77777777" w:rsidR="0032350A" w:rsidRPr="0076668C" w:rsidRDefault="0032350A" w:rsidP="0032350A">
            <w:pPr>
              <w:pStyle w:val="ad"/>
              <w:jc w:val="left"/>
              <w:rPr>
                <w:strike/>
              </w:rPr>
            </w:pPr>
            <w:r w:rsidRPr="0076668C">
              <w:rPr>
                <w:strike/>
              </w:rPr>
              <w:t>РК_ИК_0351</w:t>
            </w:r>
          </w:p>
        </w:tc>
        <w:tc>
          <w:tcPr>
            <w:tcW w:w="234" w:type="pct"/>
            <w:gridSpan w:val="2"/>
          </w:tcPr>
          <w:p w14:paraId="60A3137F" w14:textId="77777777" w:rsidR="0032350A" w:rsidRPr="0076668C" w:rsidRDefault="0032350A" w:rsidP="0032350A">
            <w:pPr>
              <w:pStyle w:val="ad"/>
              <w:jc w:val="left"/>
              <w:rPr>
                <w:strike/>
              </w:rPr>
            </w:pPr>
          </w:p>
        </w:tc>
        <w:tc>
          <w:tcPr>
            <w:tcW w:w="1056" w:type="pct"/>
            <w:gridSpan w:val="2"/>
          </w:tcPr>
          <w:p w14:paraId="6B2FD2F0" w14:textId="77777777" w:rsidR="0032350A" w:rsidRPr="0076668C" w:rsidRDefault="0032350A" w:rsidP="0032350A">
            <w:pPr>
              <w:pStyle w:val="ad"/>
              <w:jc w:val="left"/>
              <w:rPr>
                <w:strike/>
                <w:lang w:val="en-US"/>
              </w:rPr>
            </w:pPr>
            <w:r w:rsidRPr="0076668C">
              <w:rPr>
                <w:strike/>
                <w:lang w:val="en-US"/>
              </w:rPr>
              <w:t>«</w:t>
            </w:r>
            <w:r w:rsidRPr="0076668C">
              <w:rPr>
                <w:strike/>
              </w:rPr>
              <w:t>Код</w:t>
            </w:r>
            <w:r w:rsidRPr="0076668C">
              <w:rPr>
                <w:strike/>
                <w:lang w:val="en-US"/>
              </w:rPr>
              <w:t xml:space="preserve"> страны» (suppliersInfo/supplierInfo/individualPersonRFisCulture/OKTMO/code)</w:t>
            </w:r>
          </w:p>
        </w:tc>
        <w:tc>
          <w:tcPr>
            <w:tcW w:w="1474" w:type="pct"/>
            <w:gridSpan w:val="3"/>
          </w:tcPr>
          <w:p w14:paraId="65F645CC" w14:textId="77777777" w:rsidR="0032350A" w:rsidRPr="0076668C" w:rsidRDefault="0032350A" w:rsidP="0032350A">
            <w:pPr>
              <w:pStyle w:val="ad"/>
              <w:jc w:val="left"/>
              <w:rPr>
                <w:strike/>
              </w:rPr>
            </w:pPr>
            <w:r w:rsidRPr="0076668C">
              <w:rPr>
                <w:strike/>
              </w:rPr>
              <w:t xml:space="preserve">Проверяем, что запись с таким кодом найдена в актуальном статусе в справочнике ОКТМО. </w:t>
            </w:r>
          </w:p>
          <w:p w14:paraId="33E096CD" w14:textId="77777777" w:rsidR="0032350A" w:rsidRPr="0076668C" w:rsidRDefault="0032350A" w:rsidP="0032350A">
            <w:pPr>
              <w:pStyle w:val="ad"/>
              <w:jc w:val="left"/>
              <w:rPr>
                <w:strike/>
              </w:rPr>
            </w:pPr>
          </w:p>
          <w:p w14:paraId="2CF1128D" w14:textId="53BE4A51" w:rsidR="0032350A" w:rsidRPr="0076668C" w:rsidRDefault="0032350A" w:rsidP="0032350A">
            <w:pPr>
              <w:pStyle w:val="ad"/>
              <w:jc w:val="left"/>
              <w:rPr>
                <w:strike/>
              </w:rPr>
            </w:pPr>
            <w:r w:rsidRPr="0076668C">
              <w:rPr>
                <w:strike/>
              </w:rPr>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4635F991" w14:textId="52930DA3" w:rsidR="0032350A" w:rsidRPr="0076668C" w:rsidRDefault="0032350A" w:rsidP="0032350A">
            <w:pPr>
              <w:pStyle w:val="ad"/>
              <w:jc w:val="left"/>
              <w:rPr>
                <w:strike/>
              </w:rPr>
            </w:pPr>
          </w:p>
          <w:p w14:paraId="3F0B381F" w14:textId="12CC4EED" w:rsidR="0032350A" w:rsidRPr="0076668C" w:rsidRDefault="0032350A" w:rsidP="0032350A">
            <w:pPr>
              <w:pStyle w:val="ad"/>
              <w:jc w:val="left"/>
              <w:rPr>
                <w:strike/>
              </w:rPr>
            </w:pPr>
            <w:r w:rsidRPr="0076668C">
              <w:rPr>
                <w:strike/>
              </w:rPr>
              <w:t>Контроль не вызывается, если при приеме изменений сведений о контракте признак "Документ на базе РЭК" установлен И тип поставщика в РЭК «Юридическое лицо РФ» или «Физическре лицо РФ»</w:t>
            </w:r>
          </w:p>
          <w:p w14:paraId="6E7F0B84" w14:textId="77777777" w:rsidR="0032350A" w:rsidRPr="0076668C" w:rsidRDefault="0032350A" w:rsidP="0032350A">
            <w:pPr>
              <w:pStyle w:val="ad"/>
              <w:jc w:val="left"/>
              <w:rPr>
                <w:strike/>
              </w:rPr>
            </w:pPr>
          </w:p>
          <w:p w14:paraId="63D79EB5" w14:textId="77777777" w:rsidR="0032350A" w:rsidRPr="0076668C" w:rsidRDefault="0032350A" w:rsidP="0032350A">
            <w:pPr>
              <w:pStyle w:val="ad"/>
              <w:jc w:val="left"/>
              <w:rPr>
                <w:strike/>
              </w:rPr>
            </w:pPr>
          </w:p>
          <w:p w14:paraId="24BC3F4B" w14:textId="19AE36E9" w:rsidR="0032350A" w:rsidRPr="0076668C" w:rsidRDefault="0032350A" w:rsidP="0032350A">
            <w:pPr>
              <w:pStyle w:val="ad"/>
              <w:jc w:val="left"/>
              <w:rPr>
                <w:strike/>
              </w:rPr>
            </w:pPr>
            <w:r w:rsidRPr="0076668C">
              <w:rPr>
                <w:strike/>
              </w:rPr>
              <w:t>Не вызывется для контрактов, первая версия ко</w:t>
            </w:r>
            <w:r w:rsidRPr="0076668C">
              <w:rPr>
                <w:strike/>
              </w:rPr>
              <w:lastRenderedPageBreak/>
              <w:t>торых была размещена после даты из настройки «Дата начала применения нормы по сокрытию контрактов с ед поставщиком заключенных по п. 10, 13 и 17 ч.1 ст.93 44-ФЗ»</w:t>
            </w:r>
          </w:p>
        </w:tc>
        <w:tc>
          <w:tcPr>
            <w:tcW w:w="1395" w:type="pct"/>
            <w:gridSpan w:val="3"/>
          </w:tcPr>
          <w:p w14:paraId="64D4EEB2" w14:textId="77777777" w:rsidR="0032350A" w:rsidRPr="0076668C" w:rsidRDefault="0032350A" w:rsidP="0032350A">
            <w:pPr>
              <w:pStyle w:val="ad"/>
              <w:jc w:val="left"/>
              <w:rPr>
                <w:strike/>
              </w:rPr>
            </w:pPr>
            <w:r w:rsidRPr="0076668C">
              <w:rPr>
                <w:strike/>
              </w:rPr>
              <w:lastRenderedPageBreak/>
              <w:t>Территориально-муниципального образования с кодом &lt;код ОКТМО&gt; не найдено в актуальном состоянии в справочнике ОКТМО в ЕИС</w:t>
            </w:r>
          </w:p>
        </w:tc>
      </w:tr>
      <w:tr w:rsidR="0032350A" w14:paraId="5846CEE6" w14:textId="77777777" w:rsidTr="00AA184A">
        <w:trPr>
          <w:trHeight w:val="348"/>
        </w:trPr>
        <w:tc>
          <w:tcPr>
            <w:tcW w:w="841" w:type="pct"/>
            <w:gridSpan w:val="2"/>
          </w:tcPr>
          <w:p w14:paraId="484A46C4" w14:textId="77777777" w:rsidR="0032350A" w:rsidRPr="00E74DFF" w:rsidRDefault="0032350A" w:rsidP="0032350A">
            <w:pPr>
              <w:pStyle w:val="ad"/>
              <w:jc w:val="left"/>
            </w:pPr>
            <w:r w:rsidRPr="00DB7868">
              <w:t>РК_ИК_03</w:t>
            </w:r>
            <w:r>
              <w:t>40</w:t>
            </w:r>
          </w:p>
        </w:tc>
        <w:tc>
          <w:tcPr>
            <w:tcW w:w="234" w:type="pct"/>
            <w:gridSpan w:val="2"/>
          </w:tcPr>
          <w:p w14:paraId="6489AF35" w14:textId="77777777" w:rsidR="0032350A" w:rsidRPr="00355B60" w:rsidRDefault="0032350A" w:rsidP="0032350A">
            <w:pPr>
              <w:pStyle w:val="ad"/>
              <w:jc w:val="left"/>
            </w:pPr>
          </w:p>
        </w:tc>
        <w:tc>
          <w:tcPr>
            <w:tcW w:w="1056" w:type="pct"/>
            <w:gridSpan w:val="2"/>
          </w:tcPr>
          <w:p w14:paraId="11137493" w14:textId="77777777" w:rsidR="0032350A" w:rsidRPr="00E74DFF" w:rsidRDefault="0032350A" w:rsidP="0032350A">
            <w:pPr>
              <w:pStyle w:val="ad"/>
              <w:jc w:val="left"/>
              <w:rPr>
                <w:lang w:val="en-US"/>
              </w:rPr>
            </w:pPr>
            <w:r w:rsidRPr="00B23EA9">
              <w:rPr>
                <w:lang w:val="en-US"/>
              </w:rPr>
              <w:t>«</w:t>
            </w:r>
            <w:r>
              <w:t>Код</w:t>
            </w:r>
            <w:r w:rsidRPr="00B23EA9">
              <w:rPr>
                <w:lang w:val="en-US"/>
              </w:rPr>
              <w:t xml:space="preserve"> страны» (</w:t>
            </w:r>
            <w:r w:rsidRPr="00893D29">
              <w:rPr>
                <w:lang w:val="en-US"/>
              </w:rPr>
              <w:t>suppliersInfo</w:t>
            </w:r>
            <w:r w:rsidRPr="008B3BC9">
              <w:rPr>
                <w:lang w:val="en-US"/>
              </w:rPr>
              <w:t>/</w:t>
            </w:r>
            <w:r w:rsidRPr="00893D29">
              <w:rPr>
                <w:lang w:val="en-US"/>
              </w:rPr>
              <w:t>supplierInfo</w:t>
            </w:r>
            <w:r w:rsidRPr="00E74DFF">
              <w:rPr>
                <w:lang w:val="en-US"/>
              </w:rPr>
              <w:t>/legalEntityForeignState/placeOfStayInRegCountry/country/countryCode</w:t>
            </w:r>
            <w:r w:rsidRPr="00B23EA9">
              <w:rPr>
                <w:lang w:val="en-US"/>
              </w:rPr>
              <w:t>)</w:t>
            </w:r>
          </w:p>
        </w:tc>
        <w:tc>
          <w:tcPr>
            <w:tcW w:w="1474" w:type="pct"/>
            <w:gridSpan w:val="3"/>
          </w:tcPr>
          <w:p w14:paraId="4B7AAD69" w14:textId="77777777" w:rsidR="0032350A" w:rsidRDefault="0032350A" w:rsidP="0032350A">
            <w:pPr>
              <w:pStyle w:val="ad"/>
              <w:jc w:val="left"/>
            </w:pPr>
            <w:r>
              <w:t xml:space="preserve">Проверяем, что запись с таким кодом найдена в актуальном статусе в справочнике ОКСМ. </w:t>
            </w:r>
          </w:p>
          <w:p w14:paraId="3C5B61F2" w14:textId="77777777" w:rsidR="0032350A" w:rsidRDefault="0032350A" w:rsidP="0032350A">
            <w:pPr>
              <w:pStyle w:val="ad"/>
              <w:jc w:val="left"/>
            </w:pPr>
          </w:p>
          <w:p w14:paraId="31AD1909" w14:textId="77777777" w:rsidR="0032350A" w:rsidRDefault="0032350A" w:rsidP="0032350A">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286A1394" w14:textId="77777777" w:rsidR="0032350A" w:rsidRDefault="0032350A" w:rsidP="0032350A">
            <w:pPr>
              <w:pStyle w:val="ad"/>
              <w:jc w:val="left"/>
            </w:pPr>
          </w:p>
          <w:p w14:paraId="326BE998" w14:textId="74CFA269" w:rsidR="0032350A" w:rsidRDefault="0032350A" w:rsidP="0032350A">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 И тип поставщика в РЭК «Юридическое лицо РФ» или «Физическре лицо РФ»</w:t>
            </w:r>
          </w:p>
        </w:tc>
        <w:tc>
          <w:tcPr>
            <w:tcW w:w="1395" w:type="pct"/>
            <w:gridSpan w:val="3"/>
          </w:tcPr>
          <w:p w14:paraId="70ED3CEA" w14:textId="77777777" w:rsidR="0032350A" w:rsidRDefault="0032350A" w:rsidP="0032350A">
            <w:pPr>
              <w:pStyle w:val="ad"/>
              <w:jc w:val="left"/>
            </w:pPr>
            <w:r>
              <w:t xml:space="preserve">Страны с кодом </w:t>
            </w:r>
            <w:r w:rsidRPr="00CC779D">
              <w:t>&lt;</w:t>
            </w:r>
            <w:r>
              <w:t>код ОКСМ</w:t>
            </w:r>
            <w:r w:rsidRPr="00CC779D">
              <w:t>&gt;</w:t>
            </w:r>
            <w:r>
              <w:t xml:space="preserve"> не найдено в актуальном состоянии в справочнике ОКСМ в ЕИС</w:t>
            </w:r>
          </w:p>
        </w:tc>
      </w:tr>
      <w:tr w:rsidR="0032350A" w:rsidRPr="00E74DFF" w14:paraId="7F0D2504" w14:textId="77777777" w:rsidTr="00AA184A">
        <w:trPr>
          <w:trHeight w:val="348"/>
        </w:trPr>
        <w:tc>
          <w:tcPr>
            <w:tcW w:w="841" w:type="pct"/>
            <w:gridSpan w:val="2"/>
          </w:tcPr>
          <w:p w14:paraId="2F7C2AFE" w14:textId="77777777" w:rsidR="0032350A" w:rsidRPr="0076668C" w:rsidRDefault="0032350A" w:rsidP="0032350A">
            <w:pPr>
              <w:pStyle w:val="ad"/>
              <w:jc w:val="left"/>
              <w:rPr>
                <w:strike/>
              </w:rPr>
            </w:pPr>
            <w:r w:rsidRPr="0076668C">
              <w:rPr>
                <w:strike/>
              </w:rPr>
              <w:t>РК_ИК_0341</w:t>
            </w:r>
          </w:p>
        </w:tc>
        <w:tc>
          <w:tcPr>
            <w:tcW w:w="234" w:type="pct"/>
            <w:gridSpan w:val="2"/>
          </w:tcPr>
          <w:p w14:paraId="498A1928" w14:textId="77777777" w:rsidR="0032350A" w:rsidRPr="0076668C" w:rsidRDefault="0032350A" w:rsidP="0032350A">
            <w:pPr>
              <w:pStyle w:val="ad"/>
              <w:jc w:val="left"/>
              <w:rPr>
                <w:strike/>
              </w:rPr>
            </w:pPr>
          </w:p>
        </w:tc>
        <w:tc>
          <w:tcPr>
            <w:tcW w:w="1056" w:type="pct"/>
            <w:gridSpan w:val="2"/>
          </w:tcPr>
          <w:p w14:paraId="51F3E6ED" w14:textId="77777777" w:rsidR="0032350A" w:rsidRPr="0076668C" w:rsidRDefault="0032350A" w:rsidP="0032350A">
            <w:pPr>
              <w:pStyle w:val="ad"/>
              <w:jc w:val="left"/>
              <w:rPr>
                <w:strike/>
                <w:lang w:val="en-US"/>
              </w:rPr>
            </w:pPr>
            <w:r w:rsidRPr="0076668C">
              <w:rPr>
                <w:strike/>
                <w:lang w:val="en-US"/>
              </w:rPr>
              <w:t>«</w:t>
            </w:r>
            <w:r w:rsidRPr="0076668C">
              <w:rPr>
                <w:strike/>
              </w:rPr>
              <w:t>Код</w:t>
            </w:r>
            <w:r w:rsidRPr="0076668C">
              <w:rPr>
                <w:strike/>
                <w:lang w:val="en-US"/>
              </w:rPr>
              <w:t xml:space="preserve"> </w:t>
            </w:r>
            <w:r w:rsidRPr="0076668C">
              <w:rPr>
                <w:strike/>
              </w:rPr>
              <w:t>по</w:t>
            </w:r>
            <w:r w:rsidRPr="0076668C">
              <w:rPr>
                <w:strike/>
                <w:lang w:val="en-US"/>
              </w:rPr>
              <w:t xml:space="preserve"> </w:t>
            </w:r>
            <w:r w:rsidRPr="0076668C">
              <w:rPr>
                <w:strike/>
              </w:rPr>
              <w:t>ОКТМО</w:t>
            </w:r>
            <w:r w:rsidRPr="0076668C">
              <w:rPr>
                <w:strike/>
                <w:lang w:val="en-US"/>
              </w:rPr>
              <w:t>» (suppliersInfo/supplierInfo/legalEntityForeignState/placeOfStayInRF/OKTMO/code)</w:t>
            </w:r>
          </w:p>
        </w:tc>
        <w:tc>
          <w:tcPr>
            <w:tcW w:w="1474" w:type="pct"/>
            <w:gridSpan w:val="3"/>
          </w:tcPr>
          <w:p w14:paraId="473677B4" w14:textId="77777777" w:rsidR="0032350A" w:rsidRPr="0076668C" w:rsidRDefault="0032350A" w:rsidP="0032350A">
            <w:pPr>
              <w:pStyle w:val="ad"/>
              <w:jc w:val="left"/>
              <w:rPr>
                <w:strike/>
              </w:rPr>
            </w:pPr>
            <w:r w:rsidRPr="0076668C">
              <w:rPr>
                <w:strike/>
              </w:rPr>
              <w:t xml:space="preserve">Проверяем, что запись с таким кодом найдена в актуальном статусе в справочнике ОКТМО. </w:t>
            </w:r>
          </w:p>
          <w:p w14:paraId="0F9B0444" w14:textId="77777777" w:rsidR="0032350A" w:rsidRPr="0076668C" w:rsidRDefault="0032350A" w:rsidP="0032350A">
            <w:pPr>
              <w:pStyle w:val="ad"/>
              <w:jc w:val="left"/>
              <w:rPr>
                <w:strike/>
              </w:rPr>
            </w:pPr>
          </w:p>
          <w:p w14:paraId="25DC420F" w14:textId="77777777" w:rsidR="0032350A" w:rsidRPr="0076668C" w:rsidRDefault="0032350A" w:rsidP="0032350A">
            <w:pPr>
              <w:pStyle w:val="ad"/>
              <w:jc w:val="left"/>
              <w:rPr>
                <w:strike/>
              </w:rPr>
            </w:pPr>
            <w:r w:rsidRPr="0076668C">
              <w:rPr>
                <w:strike/>
              </w:rPr>
              <w:t>Не вызывается при приеме проекта первоначальной версии, сформированного на основании электронного контракта в структурированном виде</w:t>
            </w:r>
          </w:p>
          <w:p w14:paraId="7BDE76E3" w14:textId="77777777" w:rsidR="0032350A" w:rsidRPr="0076668C" w:rsidRDefault="0032350A" w:rsidP="0032350A">
            <w:pPr>
              <w:pStyle w:val="ad"/>
              <w:jc w:val="left"/>
              <w:rPr>
                <w:strike/>
              </w:rPr>
            </w:pPr>
          </w:p>
          <w:p w14:paraId="14EEF24F" w14:textId="2683C964" w:rsidR="0032350A" w:rsidRPr="0076668C" w:rsidRDefault="0032350A" w:rsidP="0032350A">
            <w:pPr>
              <w:pStyle w:val="ad"/>
              <w:jc w:val="left"/>
              <w:rPr>
                <w:strike/>
              </w:rPr>
            </w:pPr>
            <w:r w:rsidRPr="0076668C">
              <w:rPr>
                <w:strike/>
              </w:rPr>
              <w:t xml:space="preserve">Контроль не вызывается, если при приеме изменений сведений о контракте признак "Документ на базе РЭК" установлен </w:t>
            </w:r>
          </w:p>
        </w:tc>
        <w:tc>
          <w:tcPr>
            <w:tcW w:w="1395" w:type="pct"/>
            <w:gridSpan w:val="3"/>
          </w:tcPr>
          <w:p w14:paraId="2DD27CDE" w14:textId="77777777" w:rsidR="0032350A" w:rsidRPr="0076668C" w:rsidRDefault="0032350A" w:rsidP="0032350A">
            <w:pPr>
              <w:pStyle w:val="ad"/>
              <w:jc w:val="left"/>
              <w:rPr>
                <w:strike/>
              </w:rPr>
            </w:pPr>
            <w:r w:rsidRPr="0076668C">
              <w:rPr>
                <w:strike/>
              </w:rPr>
              <w:t>Территориально-муниципального образования с кодом &lt;код ОКТМО&gt; не найдено в актуальном состоянии в справочнике ОКТМО в ЕИС</w:t>
            </w:r>
          </w:p>
        </w:tc>
      </w:tr>
      <w:tr w:rsidR="0032350A" w:rsidRPr="00E74DFF" w14:paraId="1D5DB1BC" w14:textId="77777777" w:rsidTr="00AA184A">
        <w:trPr>
          <w:trHeight w:val="348"/>
        </w:trPr>
        <w:tc>
          <w:tcPr>
            <w:tcW w:w="841" w:type="pct"/>
            <w:gridSpan w:val="2"/>
          </w:tcPr>
          <w:p w14:paraId="2B392B4C" w14:textId="77777777" w:rsidR="0032350A" w:rsidRPr="00E74DFF" w:rsidRDefault="0032350A" w:rsidP="0032350A">
            <w:pPr>
              <w:pStyle w:val="ad"/>
              <w:jc w:val="left"/>
            </w:pPr>
            <w:r w:rsidRPr="00DB7868">
              <w:lastRenderedPageBreak/>
              <w:t>РК_ИК_03</w:t>
            </w:r>
            <w:r>
              <w:t>43</w:t>
            </w:r>
          </w:p>
        </w:tc>
        <w:tc>
          <w:tcPr>
            <w:tcW w:w="234" w:type="pct"/>
            <w:gridSpan w:val="2"/>
          </w:tcPr>
          <w:p w14:paraId="4B3ED45B" w14:textId="77777777" w:rsidR="0032350A" w:rsidRPr="00E74DFF" w:rsidRDefault="0032350A" w:rsidP="0032350A">
            <w:pPr>
              <w:pStyle w:val="ad"/>
              <w:jc w:val="left"/>
            </w:pPr>
          </w:p>
        </w:tc>
        <w:tc>
          <w:tcPr>
            <w:tcW w:w="1056" w:type="pct"/>
            <w:gridSpan w:val="2"/>
          </w:tcPr>
          <w:p w14:paraId="4465876B" w14:textId="77777777" w:rsidR="0032350A" w:rsidRPr="00E74DFF" w:rsidRDefault="0032350A" w:rsidP="0032350A">
            <w:pPr>
              <w:pStyle w:val="ad"/>
              <w:jc w:val="left"/>
              <w:rPr>
                <w:lang w:val="en-US"/>
              </w:rPr>
            </w:pPr>
            <w:r w:rsidRPr="00B23EA9">
              <w:rPr>
                <w:lang w:val="en-US"/>
              </w:rPr>
              <w:t>«</w:t>
            </w:r>
            <w:r>
              <w:t>Код</w:t>
            </w:r>
            <w:r w:rsidRPr="00B23EA9">
              <w:rPr>
                <w:lang w:val="en-US"/>
              </w:rPr>
              <w:t xml:space="preserve"> страны» (</w:t>
            </w:r>
            <w:r w:rsidRPr="00893D29">
              <w:rPr>
                <w:lang w:val="en-US"/>
              </w:rPr>
              <w:t>suppliersInfo</w:t>
            </w:r>
            <w:r w:rsidRPr="008B3BC9">
              <w:rPr>
                <w:lang w:val="en-US"/>
              </w:rPr>
              <w:t>/</w:t>
            </w:r>
            <w:r w:rsidRPr="00893D29">
              <w:rPr>
                <w:lang w:val="en-US"/>
              </w:rPr>
              <w:t>supplierInf</w:t>
            </w:r>
            <w:r>
              <w:rPr>
                <w:lang w:val="en-US"/>
              </w:rPr>
              <w:t>o</w:t>
            </w:r>
            <w:r w:rsidRPr="00E74DFF">
              <w:rPr>
                <w:lang w:val="en-US"/>
              </w:rPr>
              <w:t>/individualPersonForeignState/placeOfStayInRegCountry/country/countryCode</w:t>
            </w:r>
            <w:r w:rsidRPr="00B23EA9">
              <w:rPr>
                <w:lang w:val="en-US"/>
              </w:rPr>
              <w:t>)</w:t>
            </w:r>
          </w:p>
        </w:tc>
        <w:tc>
          <w:tcPr>
            <w:tcW w:w="1474" w:type="pct"/>
            <w:gridSpan w:val="3"/>
          </w:tcPr>
          <w:p w14:paraId="13AE478D" w14:textId="77777777" w:rsidR="0032350A" w:rsidRDefault="0032350A" w:rsidP="0032350A">
            <w:pPr>
              <w:pStyle w:val="ad"/>
              <w:jc w:val="left"/>
            </w:pPr>
            <w:r>
              <w:t xml:space="preserve">Проверяем, что запись с таким кодом найдена в актуальном статусе в справочнике ОКСМ. </w:t>
            </w:r>
          </w:p>
          <w:p w14:paraId="1FFBA445" w14:textId="77777777" w:rsidR="0032350A" w:rsidRDefault="0032350A" w:rsidP="0032350A">
            <w:pPr>
              <w:pStyle w:val="ad"/>
              <w:jc w:val="left"/>
            </w:pPr>
          </w:p>
          <w:p w14:paraId="4CB2C509" w14:textId="77777777" w:rsidR="0032350A" w:rsidRDefault="0032350A" w:rsidP="0032350A">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257FB173" w14:textId="77777777" w:rsidR="0032350A" w:rsidRDefault="0032350A" w:rsidP="0032350A">
            <w:pPr>
              <w:pStyle w:val="ad"/>
              <w:jc w:val="left"/>
            </w:pPr>
          </w:p>
          <w:p w14:paraId="0608DDFB" w14:textId="179FAB41" w:rsidR="0032350A" w:rsidRPr="00E74DFF" w:rsidRDefault="0032350A" w:rsidP="0032350A">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 И тип поставщика в РЭК «Юридическое лицо РФ» или «Физическре лицо РФ»</w:t>
            </w:r>
          </w:p>
        </w:tc>
        <w:tc>
          <w:tcPr>
            <w:tcW w:w="1395" w:type="pct"/>
            <w:gridSpan w:val="3"/>
          </w:tcPr>
          <w:p w14:paraId="1D388BF3" w14:textId="77777777" w:rsidR="0032350A" w:rsidRPr="00E74DFF" w:rsidRDefault="0032350A" w:rsidP="0032350A">
            <w:pPr>
              <w:pStyle w:val="ad"/>
              <w:jc w:val="left"/>
            </w:pPr>
            <w:r>
              <w:t xml:space="preserve">Страны с кодом </w:t>
            </w:r>
            <w:r w:rsidRPr="00CC779D">
              <w:t>&lt;</w:t>
            </w:r>
            <w:r>
              <w:t>код ОКСМ</w:t>
            </w:r>
            <w:r w:rsidRPr="00CC779D">
              <w:t>&gt;</w:t>
            </w:r>
            <w:r>
              <w:t xml:space="preserve"> не найдено в актуальном состоянии в справочнике ОКСМ в ЕИС</w:t>
            </w:r>
          </w:p>
        </w:tc>
      </w:tr>
      <w:tr w:rsidR="0032350A" w:rsidRPr="00E74DFF" w14:paraId="744B5257" w14:textId="77777777" w:rsidTr="00AA184A">
        <w:trPr>
          <w:trHeight w:val="348"/>
        </w:trPr>
        <w:tc>
          <w:tcPr>
            <w:tcW w:w="841" w:type="pct"/>
            <w:gridSpan w:val="2"/>
          </w:tcPr>
          <w:p w14:paraId="2E784593" w14:textId="77777777" w:rsidR="0032350A" w:rsidRPr="0076668C" w:rsidRDefault="0032350A" w:rsidP="0032350A">
            <w:pPr>
              <w:pStyle w:val="ad"/>
              <w:jc w:val="left"/>
              <w:rPr>
                <w:strike/>
              </w:rPr>
            </w:pPr>
            <w:r w:rsidRPr="0076668C">
              <w:rPr>
                <w:strike/>
              </w:rPr>
              <w:t>РК_ИК_0344</w:t>
            </w:r>
          </w:p>
        </w:tc>
        <w:tc>
          <w:tcPr>
            <w:tcW w:w="234" w:type="pct"/>
            <w:gridSpan w:val="2"/>
          </w:tcPr>
          <w:p w14:paraId="5711EECB" w14:textId="77777777" w:rsidR="0032350A" w:rsidRPr="0076668C" w:rsidRDefault="0032350A" w:rsidP="0032350A">
            <w:pPr>
              <w:pStyle w:val="ad"/>
              <w:jc w:val="left"/>
              <w:rPr>
                <w:strike/>
              </w:rPr>
            </w:pPr>
          </w:p>
        </w:tc>
        <w:tc>
          <w:tcPr>
            <w:tcW w:w="1056" w:type="pct"/>
            <w:gridSpan w:val="2"/>
          </w:tcPr>
          <w:p w14:paraId="6602CC24" w14:textId="77777777" w:rsidR="0032350A" w:rsidRPr="0076668C" w:rsidRDefault="0032350A" w:rsidP="0032350A">
            <w:pPr>
              <w:pStyle w:val="ad"/>
              <w:jc w:val="left"/>
              <w:rPr>
                <w:strike/>
                <w:lang w:val="en-US"/>
              </w:rPr>
            </w:pPr>
            <w:r w:rsidRPr="0076668C">
              <w:rPr>
                <w:strike/>
                <w:lang w:val="en-US"/>
              </w:rPr>
              <w:t>«</w:t>
            </w:r>
            <w:r w:rsidRPr="0076668C">
              <w:rPr>
                <w:strike/>
              </w:rPr>
              <w:t>Код</w:t>
            </w:r>
            <w:r w:rsidRPr="0076668C">
              <w:rPr>
                <w:strike/>
                <w:lang w:val="en-US"/>
              </w:rPr>
              <w:t xml:space="preserve"> </w:t>
            </w:r>
            <w:r w:rsidRPr="0076668C">
              <w:rPr>
                <w:strike/>
              </w:rPr>
              <w:t>по</w:t>
            </w:r>
            <w:r w:rsidRPr="0076668C">
              <w:rPr>
                <w:strike/>
                <w:lang w:val="en-US"/>
              </w:rPr>
              <w:t xml:space="preserve"> </w:t>
            </w:r>
            <w:r w:rsidRPr="0076668C">
              <w:rPr>
                <w:strike/>
              </w:rPr>
              <w:t>ОКТМО</w:t>
            </w:r>
            <w:r w:rsidRPr="0076668C">
              <w:rPr>
                <w:strike/>
                <w:lang w:val="en-US"/>
              </w:rPr>
              <w:t>» (suppliersInfo/supplierInfo/individualPersonForeignState/placeOfStayInRF/OKTMO/code)</w:t>
            </w:r>
          </w:p>
        </w:tc>
        <w:tc>
          <w:tcPr>
            <w:tcW w:w="1474" w:type="pct"/>
            <w:gridSpan w:val="3"/>
          </w:tcPr>
          <w:p w14:paraId="63B833E7" w14:textId="77777777" w:rsidR="0032350A" w:rsidRPr="0076668C" w:rsidRDefault="0032350A" w:rsidP="0032350A">
            <w:pPr>
              <w:pStyle w:val="ad"/>
              <w:jc w:val="left"/>
              <w:rPr>
                <w:strike/>
              </w:rPr>
            </w:pPr>
            <w:r w:rsidRPr="0076668C">
              <w:rPr>
                <w:strike/>
              </w:rPr>
              <w:t xml:space="preserve">Проверяем, что запись с таким кодом найдена в актуальном статусе в справочнике ОКТМО. </w:t>
            </w:r>
          </w:p>
          <w:p w14:paraId="2CAC0B0C" w14:textId="77777777" w:rsidR="0032350A" w:rsidRPr="0076668C" w:rsidRDefault="0032350A" w:rsidP="0032350A">
            <w:pPr>
              <w:pStyle w:val="ad"/>
              <w:jc w:val="left"/>
              <w:rPr>
                <w:strike/>
              </w:rPr>
            </w:pPr>
          </w:p>
          <w:p w14:paraId="14412E7E" w14:textId="77777777" w:rsidR="0032350A" w:rsidRPr="0076668C" w:rsidRDefault="0032350A" w:rsidP="0032350A">
            <w:pPr>
              <w:pStyle w:val="ad"/>
              <w:jc w:val="left"/>
              <w:rPr>
                <w:strike/>
              </w:rPr>
            </w:pPr>
            <w:r w:rsidRPr="0076668C">
              <w:rPr>
                <w:strike/>
              </w:rPr>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145E7E96" w14:textId="215A6B83" w:rsidR="0032350A" w:rsidRPr="0076668C" w:rsidRDefault="0032350A" w:rsidP="0032350A">
            <w:pPr>
              <w:pStyle w:val="ad"/>
              <w:jc w:val="left"/>
              <w:rPr>
                <w:strike/>
              </w:rPr>
            </w:pPr>
            <w:r w:rsidRPr="0076668C">
              <w:rPr>
                <w:strike/>
              </w:rPr>
              <w:t>Контроль не вызывается, если при приеме изменений сведений о контракте признак "Документ на базе РЭК" установлен И тип поставщика в РЭК «Юридическое лицо РФ» или «Физическре лицо РФ»</w:t>
            </w:r>
          </w:p>
        </w:tc>
        <w:tc>
          <w:tcPr>
            <w:tcW w:w="1395" w:type="pct"/>
            <w:gridSpan w:val="3"/>
          </w:tcPr>
          <w:p w14:paraId="082AFD7D" w14:textId="77777777" w:rsidR="0032350A" w:rsidRPr="0076668C" w:rsidRDefault="0032350A" w:rsidP="0032350A">
            <w:pPr>
              <w:pStyle w:val="ad"/>
              <w:jc w:val="left"/>
              <w:rPr>
                <w:strike/>
              </w:rPr>
            </w:pPr>
            <w:r w:rsidRPr="0076668C">
              <w:rPr>
                <w:strike/>
              </w:rPr>
              <w:t>Территориально-муниципального образования с кодом &lt;код ОКТМО&gt; не найдено в актуальном состоянии в справочнике ОКТМО в ЕИС</w:t>
            </w:r>
          </w:p>
        </w:tc>
      </w:tr>
      <w:tr w:rsidR="0032350A" w:rsidRPr="00E74DFF" w14:paraId="378681FC" w14:textId="77777777" w:rsidTr="00AA184A">
        <w:trPr>
          <w:trHeight w:val="348"/>
        </w:trPr>
        <w:tc>
          <w:tcPr>
            <w:tcW w:w="841" w:type="pct"/>
            <w:gridSpan w:val="2"/>
          </w:tcPr>
          <w:p w14:paraId="08A2BAB6" w14:textId="77777777" w:rsidR="0032350A" w:rsidRPr="00E74DFF" w:rsidRDefault="0032350A" w:rsidP="0032350A">
            <w:pPr>
              <w:pStyle w:val="ad"/>
              <w:jc w:val="left"/>
            </w:pPr>
            <w:r w:rsidRPr="00DB7868">
              <w:lastRenderedPageBreak/>
              <w:t>РК_ИК_03</w:t>
            </w:r>
            <w:r>
              <w:t>45</w:t>
            </w:r>
          </w:p>
        </w:tc>
        <w:tc>
          <w:tcPr>
            <w:tcW w:w="234" w:type="pct"/>
            <w:gridSpan w:val="2"/>
          </w:tcPr>
          <w:p w14:paraId="65E18931" w14:textId="77777777" w:rsidR="0032350A" w:rsidRPr="00E74DFF" w:rsidRDefault="0032350A" w:rsidP="0032350A">
            <w:pPr>
              <w:pStyle w:val="ad"/>
              <w:jc w:val="left"/>
            </w:pPr>
          </w:p>
        </w:tc>
        <w:tc>
          <w:tcPr>
            <w:tcW w:w="1056" w:type="pct"/>
            <w:gridSpan w:val="2"/>
          </w:tcPr>
          <w:p w14:paraId="18591C08" w14:textId="77777777" w:rsidR="0032350A" w:rsidRPr="006A14E0" w:rsidRDefault="0032350A" w:rsidP="0032350A">
            <w:pPr>
              <w:pStyle w:val="ad"/>
              <w:jc w:val="left"/>
              <w:rPr>
                <w:lang w:val="en-US"/>
              </w:rPr>
            </w:pPr>
            <w:r w:rsidRPr="00B23EA9">
              <w:rPr>
                <w:lang w:val="en-US"/>
              </w:rPr>
              <w:t>«</w:t>
            </w:r>
            <w:r>
              <w:t>Код</w:t>
            </w:r>
            <w:r w:rsidRPr="00B23EA9">
              <w:rPr>
                <w:lang w:val="en-US"/>
              </w:rPr>
              <w:t xml:space="preserve"> страны» (</w:t>
            </w:r>
            <w:r w:rsidRPr="00893D29">
              <w:rPr>
                <w:lang w:val="en-US"/>
              </w:rPr>
              <w:t>suppliersInfo</w:t>
            </w:r>
            <w:r w:rsidRPr="008B3BC9">
              <w:rPr>
                <w:lang w:val="en-US"/>
              </w:rPr>
              <w:t>/</w:t>
            </w:r>
            <w:r w:rsidRPr="00893D29">
              <w:rPr>
                <w:lang w:val="en-US"/>
              </w:rPr>
              <w:t>supplierInf</w:t>
            </w:r>
            <w:r>
              <w:rPr>
                <w:lang w:val="en-US"/>
              </w:rPr>
              <w:t>o</w:t>
            </w:r>
            <w:r w:rsidRPr="00E74DFF">
              <w:rPr>
                <w:lang w:val="en-US"/>
              </w:rPr>
              <w:t>/</w:t>
            </w:r>
            <w:r w:rsidRPr="006A14E0">
              <w:rPr>
                <w:lang w:val="en-US"/>
              </w:rPr>
              <w:t>individualPersonForeignStateisCulture</w:t>
            </w:r>
            <w:r w:rsidRPr="00E74DFF">
              <w:rPr>
                <w:lang w:val="en-US"/>
              </w:rPr>
              <w:t>/placeOfStayInRegCountry/country/countryCode</w:t>
            </w:r>
            <w:r w:rsidRPr="00B23EA9">
              <w:rPr>
                <w:lang w:val="en-US"/>
              </w:rPr>
              <w:t>)</w:t>
            </w:r>
          </w:p>
        </w:tc>
        <w:tc>
          <w:tcPr>
            <w:tcW w:w="1474" w:type="pct"/>
            <w:gridSpan w:val="3"/>
          </w:tcPr>
          <w:p w14:paraId="6037A1B7" w14:textId="77777777" w:rsidR="0032350A" w:rsidRDefault="0032350A" w:rsidP="0032350A">
            <w:pPr>
              <w:pStyle w:val="ad"/>
              <w:jc w:val="left"/>
            </w:pPr>
            <w:r>
              <w:t xml:space="preserve">Проверяем, что запись с таким кодом найдена в актуальном статусе в справочнике ОКСМ. </w:t>
            </w:r>
          </w:p>
          <w:p w14:paraId="5143E171" w14:textId="77777777" w:rsidR="0032350A" w:rsidRDefault="0032350A" w:rsidP="0032350A">
            <w:pPr>
              <w:pStyle w:val="ad"/>
              <w:jc w:val="left"/>
            </w:pPr>
          </w:p>
          <w:p w14:paraId="277C876B" w14:textId="1CFEB0D7" w:rsidR="0032350A" w:rsidRDefault="0032350A" w:rsidP="0032350A">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71D2F581" w14:textId="4B719C79" w:rsidR="0032350A" w:rsidRDefault="0032350A" w:rsidP="0032350A">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 И тип поставщика в РЭК «Юридическое лицо РФ» или «Физическре лицо РФ»</w:t>
            </w:r>
          </w:p>
          <w:p w14:paraId="3AC39ED6" w14:textId="77777777" w:rsidR="0032350A" w:rsidRDefault="0032350A" w:rsidP="0032350A">
            <w:pPr>
              <w:pStyle w:val="ad"/>
              <w:jc w:val="left"/>
            </w:pPr>
          </w:p>
          <w:p w14:paraId="2D9522B8" w14:textId="178D85CE" w:rsidR="0032350A" w:rsidRPr="00E74DFF" w:rsidRDefault="0032350A" w:rsidP="0032350A">
            <w:pPr>
              <w:pStyle w:val="ad"/>
              <w:jc w:val="left"/>
            </w:pPr>
            <w:r w:rsidRPr="00271701">
              <w:t>Не вызывется для кон-трактов, первая версия которых была размещена после даты из настройки «Дата начала применения нормы по сокрытию кон-трактов с ед поставщиком заключенных по п. 10, 13 и 17 ч.1 ст.93 44-ФЗ»</w:t>
            </w:r>
          </w:p>
        </w:tc>
        <w:tc>
          <w:tcPr>
            <w:tcW w:w="1395" w:type="pct"/>
            <w:gridSpan w:val="3"/>
          </w:tcPr>
          <w:p w14:paraId="4D61AF14" w14:textId="77777777" w:rsidR="0032350A" w:rsidRPr="00E74DFF" w:rsidRDefault="0032350A" w:rsidP="0032350A">
            <w:pPr>
              <w:pStyle w:val="ad"/>
              <w:jc w:val="left"/>
            </w:pPr>
            <w:r>
              <w:t xml:space="preserve">Страны с кодом </w:t>
            </w:r>
            <w:r w:rsidRPr="00CC779D">
              <w:t>&lt;</w:t>
            </w:r>
            <w:r>
              <w:t>код ОКСМ</w:t>
            </w:r>
            <w:r w:rsidRPr="00CC779D">
              <w:t>&gt;</w:t>
            </w:r>
            <w:r>
              <w:t xml:space="preserve"> не найдено в актуальном состоянии в справочнике ОКСМ в ЕИС</w:t>
            </w:r>
          </w:p>
        </w:tc>
      </w:tr>
      <w:tr w:rsidR="0032350A" w:rsidRPr="00E74DFF" w14:paraId="617BB3FB" w14:textId="77777777" w:rsidTr="00AA184A">
        <w:trPr>
          <w:trHeight w:val="348"/>
        </w:trPr>
        <w:tc>
          <w:tcPr>
            <w:tcW w:w="841" w:type="pct"/>
            <w:gridSpan w:val="2"/>
          </w:tcPr>
          <w:p w14:paraId="3E3573B8" w14:textId="77777777" w:rsidR="0032350A" w:rsidRPr="0076668C" w:rsidRDefault="0032350A" w:rsidP="0032350A">
            <w:pPr>
              <w:pStyle w:val="ad"/>
              <w:jc w:val="left"/>
              <w:rPr>
                <w:strike/>
              </w:rPr>
            </w:pPr>
            <w:r w:rsidRPr="0076668C">
              <w:rPr>
                <w:strike/>
              </w:rPr>
              <w:t>РК_ИК_0346</w:t>
            </w:r>
          </w:p>
        </w:tc>
        <w:tc>
          <w:tcPr>
            <w:tcW w:w="234" w:type="pct"/>
            <w:gridSpan w:val="2"/>
          </w:tcPr>
          <w:p w14:paraId="23A52526" w14:textId="77777777" w:rsidR="0032350A" w:rsidRPr="0076668C" w:rsidRDefault="0032350A" w:rsidP="0032350A">
            <w:pPr>
              <w:pStyle w:val="ad"/>
              <w:jc w:val="left"/>
              <w:rPr>
                <w:strike/>
              </w:rPr>
            </w:pPr>
          </w:p>
        </w:tc>
        <w:tc>
          <w:tcPr>
            <w:tcW w:w="1056" w:type="pct"/>
            <w:gridSpan w:val="2"/>
          </w:tcPr>
          <w:p w14:paraId="118EEB57" w14:textId="77777777" w:rsidR="0032350A" w:rsidRPr="0076668C" w:rsidRDefault="0032350A" w:rsidP="0032350A">
            <w:pPr>
              <w:pStyle w:val="ad"/>
              <w:jc w:val="left"/>
              <w:rPr>
                <w:strike/>
                <w:lang w:val="en-US"/>
              </w:rPr>
            </w:pPr>
            <w:r w:rsidRPr="0076668C">
              <w:rPr>
                <w:strike/>
                <w:lang w:val="en-US"/>
              </w:rPr>
              <w:t>«</w:t>
            </w:r>
            <w:r w:rsidRPr="0076668C">
              <w:rPr>
                <w:strike/>
              </w:rPr>
              <w:t>Код</w:t>
            </w:r>
            <w:r w:rsidRPr="0076668C">
              <w:rPr>
                <w:strike/>
                <w:lang w:val="en-US"/>
              </w:rPr>
              <w:t xml:space="preserve"> </w:t>
            </w:r>
            <w:r w:rsidRPr="0076668C">
              <w:rPr>
                <w:strike/>
              </w:rPr>
              <w:t>по</w:t>
            </w:r>
            <w:r w:rsidRPr="0076668C">
              <w:rPr>
                <w:strike/>
                <w:lang w:val="en-US"/>
              </w:rPr>
              <w:t xml:space="preserve"> </w:t>
            </w:r>
            <w:r w:rsidRPr="0076668C">
              <w:rPr>
                <w:strike/>
              </w:rPr>
              <w:t>ОКТМО</w:t>
            </w:r>
            <w:r w:rsidRPr="0076668C">
              <w:rPr>
                <w:strike/>
                <w:lang w:val="en-US"/>
              </w:rPr>
              <w:t>» (suppliersInfo/supplierInfo/individualPersonForeignStateisCulture/placeOfStayInRF/OKTMO/code)</w:t>
            </w:r>
          </w:p>
        </w:tc>
        <w:tc>
          <w:tcPr>
            <w:tcW w:w="1474" w:type="pct"/>
            <w:gridSpan w:val="3"/>
          </w:tcPr>
          <w:p w14:paraId="1ABA13BD" w14:textId="77777777" w:rsidR="0032350A" w:rsidRPr="0076668C" w:rsidRDefault="0032350A" w:rsidP="0032350A">
            <w:pPr>
              <w:pStyle w:val="ad"/>
              <w:jc w:val="left"/>
              <w:rPr>
                <w:strike/>
              </w:rPr>
            </w:pPr>
            <w:r w:rsidRPr="0076668C">
              <w:rPr>
                <w:strike/>
              </w:rPr>
              <w:t xml:space="preserve">Проверяем, что запись с таким кодом найдена в актуальном статусе в справочнике ОКТМО. </w:t>
            </w:r>
          </w:p>
          <w:p w14:paraId="6F940257" w14:textId="77777777" w:rsidR="0032350A" w:rsidRPr="0076668C" w:rsidRDefault="0032350A" w:rsidP="0032350A">
            <w:pPr>
              <w:pStyle w:val="ad"/>
              <w:jc w:val="left"/>
              <w:rPr>
                <w:strike/>
              </w:rPr>
            </w:pPr>
          </w:p>
          <w:p w14:paraId="062DE013" w14:textId="09D56542" w:rsidR="0032350A" w:rsidRPr="0076668C" w:rsidRDefault="0032350A" w:rsidP="0032350A">
            <w:pPr>
              <w:pStyle w:val="ad"/>
              <w:jc w:val="left"/>
              <w:rPr>
                <w:strike/>
              </w:rPr>
            </w:pPr>
            <w:r w:rsidRPr="0076668C">
              <w:rPr>
                <w:strike/>
              </w:rPr>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5A9A43E1" w14:textId="36DF3E36" w:rsidR="0032350A" w:rsidRPr="0076668C" w:rsidRDefault="0032350A" w:rsidP="0032350A">
            <w:pPr>
              <w:pStyle w:val="ad"/>
              <w:jc w:val="left"/>
              <w:rPr>
                <w:strike/>
              </w:rPr>
            </w:pPr>
            <w:r w:rsidRPr="0076668C">
              <w:rPr>
                <w:strike/>
              </w:rPr>
              <w:lastRenderedPageBreak/>
              <w:t>Контроль не вызывается, если при приеме изменений сведений о контракте признак "Документ на базе РЭК" установлен И тип поставщика в РЭК «Юридическое лицо РФ» или «Физическре лицо РФ»</w:t>
            </w:r>
          </w:p>
          <w:p w14:paraId="59AF190B" w14:textId="77777777" w:rsidR="0032350A" w:rsidRPr="0076668C" w:rsidRDefault="0032350A" w:rsidP="0032350A">
            <w:pPr>
              <w:pStyle w:val="ad"/>
              <w:jc w:val="left"/>
              <w:rPr>
                <w:strike/>
              </w:rPr>
            </w:pPr>
          </w:p>
          <w:p w14:paraId="513F8E12" w14:textId="77777777" w:rsidR="0032350A" w:rsidRPr="0076668C" w:rsidRDefault="0032350A" w:rsidP="0032350A">
            <w:pPr>
              <w:pStyle w:val="ad"/>
              <w:jc w:val="left"/>
              <w:rPr>
                <w:strike/>
              </w:rPr>
            </w:pPr>
            <w:r w:rsidRPr="0076668C">
              <w:rPr>
                <w:strike/>
              </w:rPr>
              <w:t>Не вызывется для кон-трактов, первая версия которых была размещена после даты из настройки «Дата начала применения нормы по сокрытию кон-трактов с ед поставщиком заключенных по п. 10, 13 и 17 ч.1 ст.93 44-ФЗ»</w:t>
            </w:r>
          </w:p>
          <w:p w14:paraId="32E7157D" w14:textId="2E98DC09" w:rsidR="0032350A" w:rsidRPr="0076668C" w:rsidRDefault="0032350A" w:rsidP="0032350A">
            <w:pPr>
              <w:pStyle w:val="ad"/>
              <w:jc w:val="left"/>
              <w:rPr>
                <w:strike/>
              </w:rPr>
            </w:pPr>
          </w:p>
        </w:tc>
        <w:tc>
          <w:tcPr>
            <w:tcW w:w="1395" w:type="pct"/>
            <w:gridSpan w:val="3"/>
          </w:tcPr>
          <w:p w14:paraId="66302EAE" w14:textId="77777777" w:rsidR="0032350A" w:rsidRPr="0076668C" w:rsidRDefault="0032350A" w:rsidP="0032350A">
            <w:pPr>
              <w:pStyle w:val="ad"/>
              <w:jc w:val="left"/>
              <w:rPr>
                <w:strike/>
              </w:rPr>
            </w:pPr>
            <w:r w:rsidRPr="0076668C">
              <w:rPr>
                <w:strike/>
              </w:rPr>
              <w:lastRenderedPageBreak/>
              <w:t>Территориально-муниципального образования с кодом &lt;код ОКТМО&gt; не найдено в актуальном состоянии в справочнике ОКТМО в ЕИС</w:t>
            </w:r>
          </w:p>
        </w:tc>
      </w:tr>
      <w:tr w:rsidR="0032350A" w14:paraId="5F73276C" w14:textId="77777777" w:rsidTr="00AA184A">
        <w:trPr>
          <w:trHeight w:val="348"/>
        </w:trPr>
        <w:tc>
          <w:tcPr>
            <w:tcW w:w="841" w:type="pct"/>
            <w:gridSpan w:val="2"/>
          </w:tcPr>
          <w:p w14:paraId="61B49E2A" w14:textId="77777777" w:rsidR="0032350A" w:rsidRPr="00E74DFF" w:rsidRDefault="0032350A" w:rsidP="0032350A">
            <w:pPr>
              <w:pStyle w:val="ad"/>
              <w:jc w:val="left"/>
            </w:pPr>
            <w:r w:rsidRPr="00DB7868">
              <w:t>РК_ИК_03</w:t>
            </w:r>
            <w:r>
              <w:t>47</w:t>
            </w:r>
          </w:p>
        </w:tc>
        <w:tc>
          <w:tcPr>
            <w:tcW w:w="234" w:type="pct"/>
            <w:gridSpan w:val="2"/>
          </w:tcPr>
          <w:p w14:paraId="6924A65E" w14:textId="77777777" w:rsidR="0032350A" w:rsidRPr="00E74DFF" w:rsidRDefault="0032350A" w:rsidP="0032350A">
            <w:pPr>
              <w:pStyle w:val="ad"/>
              <w:jc w:val="left"/>
            </w:pPr>
          </w:p>
        </w:tc>
        <w:tc>
          <w:tcPr>
            <w:tcW w:w="1056" w:type="pct"/>
            <w:gridSpan w:val="2"/>
          </w:tcPr>
          <w:p w14:paraId="3E0F60AE" w14:textId="77777777" w:rsidR="0032350A" w:rsidRDefault="0032350A" w:rsidP="0032350A">
            <w:pPr>
              <w:pStyle w:val="ad"/>
              <w:jc w:val="left"/>
            </w:pPr>
            <w:r>
              <w:t>Поле «</w:t>
            </w:r>
            <w:r w:rsidRPr="006013F3">
              <w:t>Информация не будет размещена на официальном сайте ЕИС в соответствии с ч. 5 ст. 103 Федерального закона № 44-ФЗ</w:t>
            </w:r>
            <w:r>
              <w:t xml:space="preserve">» </w:t>
            </w:r>
            <w:r w:rsidRPr="00283226">
              <w:t>(</w:t>
            </w:r>
            <w:r w:rsidRPr="00893D29">
              <w:rPr>
                <w:lang w:val="en-US"/>
              </w:rPr>
              <w:t>suppliersInfo</w:t>
            </w:r>
            <w:r w:rsidRPr="008B3BC9">
              <w:t>/</w:t>
            </w:r>
            <w:r w:rsidRPr="00893D29">
              <w:rPr>
                <w:lang w:val="en-US"/>
              </w:rPr>
              <w:t>supplierInf</w:t>
            </w:r>
            <w:r>
              <w:rPr>
                <w:lang w:val="en-US"/>
              </w:rPr>
              <w:t>o</w:t>
            </w:r>
            <w:r w:rsidRPr="001867AC">
              <w:t>/</w:t>
            </w:r>
            <w:r w:rsidRPr="0071714B">
              <w:rPr>
                <w:lang w:val="en-US"/>
              </w:rPr>
              <w:t>notPublishedOnEIS</w:t>
            </w:r>
            <w:r w:rsidRPr="001867AC">
              <w:t>)</w:t>
            </w:r>
          </w:p>
        </w:tc>
        <w:tc>
          <w:tcPr>
            <w:tcW w:w="1474" w:type="pct"/>
            <w:gridSpan w:val="3"/>
          </w:tcPr>
          <w:p w14:paraId="17E2D0FF" w14:textId="77777777" w:rsidR="0032350A" w:rsidRDefault="0032350A" w:rsidP="0032350A">
            <w:pPr>
              <w:pStyle w:val="ad"/>
              <w:jc w:val="left"/>
            </w:pPr>
            <w:r>
              <w:t>Поле «</w:t>
            </w:r>
            <w:r w:rsidRPr="006013F3">
              <w:t>Информация не будет размещена на официальном сайте ЕИС в соответствии с ч. 5 ст. 103 Федерального закона № 44-ФЗ</w:t>
            </w:r>
            <w:r>
              <w:t xml:space="preserve">» </w:t>
            </w:r>
            <w:r w:rsidRPr="00283226">
              <w:t>(</w:t>
            </w:r>
            <w:r w:rsidRPr="0071714B">
              <w:rPr>
                <w:lang w:val="en-US"/>
              </w:rPr>
              <w:t>supplierInfo</w:t>
            </w:r>
            <w:r w:rsidRPr="001867AC">
              <w:t>/</w:t>
            </w:r>
            <w:r w:rsidRPr="0071714B">
              <w:rPr>
                <w:lang w:val="en-US"/>
              </w:rPr>
              <w:t>notPublishedOnEIS</w:t>
            </w:r>
            <w:r w:rsidRPr="00283226">
              <w:t>)</w:t>
            </w:r>
            <w:r>
              <w:t xml:space="preserve"> не может быть заполнено</w:t>
            </w:r>
            <w:r w:rsidRPr="006013F3">
              <w:t xml:space="preserve"> при приеме</w:t>
            </w:r>
            <w:r>
              <w:t xml:space="preserve">. </w:t>
            </w:r>
          </w:p>
          <w:p w14:paraId="73788BCB" w14:textId="77777777" w:rsidR="0032350A" w:rsidRDefault="0032350A" w:rsidP="0032350A">
            <w:pPr>
              <w:pStyle w:val="ad"/>
              <w:jc w:val="left"/>
            </w:pPr>
          </w:p>
          <w:p w14:paraId="5E8A239D" w14:textId="77777777" w:rsidR="0032350A" w:rsidRDefault="0032350A" w:rsidP="0032350A">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6EFCC8B4" w14:textId="261543AB" w:rsidR="0032350A" w:rsidRDefault="0032350A" w:rsidP="0032350A">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 И тип поставщика в РЭК «Юридическое лицо РФ» или «Физическре лицо РФ»</w:t>
            </w:r>
          </w:p>
        </w:tc>
        <w:tc>
          <w:tcPr>
            <w:tcW w:w="1395" w:type="pct"/>
            <w:gridSpan w:val="3"/>
          </w:tcPr>
          <w:p w14:paraId="72AC84E5" w14:textId="321E6962" w:rsidR="0032350A" w:rsidRDefault="0032350A" w:rsidP="0032350A">
            <w:pPr>
              <w:pStyle w:val="ad"/>
              <w:jc w:val="left"/>
            </w:pPr>
            <w:r>
              <w:t>Поле «</w:t>
            </w:r>
            <w:r w:rsidRPr="006013F3">
              <w:t>Информация не будет размещена на официальном сайте ЕИС в соответствии с ч. 5 ст. 103 Федерального закона № 44-ФЗ</w:t>
            </w:r>
            <w:r>
              <w:t xml:space="preserve">» </w:t>
            </w:r>
            <w:r w:rsidRPr="00283226">
              <w:t>(</w:t>
            </w:r>
            <w:r>
              <w:rPr>
                <w:lang w:val="en-US"/>
              </w:rPr>
              <w:t>Xpath</w:t>
            </w:r>
            <w:r w:rsidRPr="00283226">
              <w:t>)</w:t>
            </w:r>
            <w:r>
              <w:t xml:space="preserve"> не может быть заполнено</w:t>
            </w:r>
            <w:r w:rsidRPr="006013F3">
              <w:t xml:space="preserve"> при приеме</w:t>
            </w:r>
          </w:p>
        </w:tc>
      </w:tr>
      <w:tr w:rsidR="0032350A" w14:paraId="030B5E75" w14:textId="77777777" w:rsidTr="00AA184A">
        <w:trPr>
          <w:trHeight w:val="348"/>
        </w:trPr>
        <w:tc>
          <w:tcPr>
            <w:tcW w:w="841" w:type="pct"/>
            <w:gridSpan w:val="2"/>
          </w:tcPr>
          <w:p w14:paraId="41AA59CF" w14:textId="76C8E439" w:rsidR="0032350A" w:rsidRPr="00DB7868" w:rsidRDefault="0032350A" w:rsidP="0032350A">
            <w:pPr>
              <w:pStyle w:val="ad"/>
              <w:jc w:val="left"/>
            </w:pPr>
            <w:r w:rsidRPr="00662DF4">
              <w:lastRenderedPageBreak/>
              <w:t>РК_ИК_040</w:t>
            </w:r>
            <w:r>
              <w:t>3</w:t>
            </w:r>
          </w:p>
        </w:tc>
        <w:tc>
          <w:tcPr>
            <w:tcW w:w="234" w:type="pct"/>
            <w:gridSpan w:val="2"/>
          </w:tcPr>
          <w:p w14:paraId="3F4427FA" w14:textId="77777777" w:rsidR="0032350A" w:rsidRPr="00E74DFF" w:rsidRDefault="0032350A" w:rsidP="0032350A">
            <w:pPr>
              <w:pStyle w:val="ad"/>
              <w:jc w:val="left"/>
            </w:pPr>
          </w:p>
        </w:tc>
        <w:tc>
          <w:tcPr>
            <w:tcW w:w="1056" w:type="pct"/>
            <w:gridSpan w:val="2"/>
          </w:tcPr>
          <w:p w14:paraId="274F47D5" w14:textId="77777777" w:rsidR="0032350A" w:rsidRDefault="0032350A" w:rsidP="0032350A">
            <w:pPr>
              <w:pStyle w:val="ad"/>
              <w:jc w:val="left"/>
              <w:rPr>
                <w:lang w:val="en-US"/>
              </w:rPr>
            </w:pPr>
            <w:r w:rsidRPr="00662DF4">
              <w:rPr>
                <w:lang w:val="en-US"/>
              </w:rPr>
              <w:t>«</w:t>
            </w:r>
            <w:r w:rsidRPr="00662DF4">
              <w:t>Тип</w:t>
            </w:r>
            <w:r w:rsidRPr="00662DF4">
              <w:rPr>
                <w:lang w:val="en-US"/>
              </w:rPr>
              <w:t xml:space="preserve"> </w:t>
            </w:r>
            <w:r w:rsidRPr="00662DF4">
              <w:t>лицевого</w:t>
            </w:r>
            <w:r w:rsidRPr="00662DF4">
              <w:rPr>
                <w:lang w:val="en-US"/>
              </w:rPr>
              <w:t xml:space="preserve"> </w:t>
            </w:r>
            <w:r w:rsidRPr="00662DF4">
              <w:t>счёта</w:t>
            </w:r>
            <w:r w:rsidRPr="00662DF4">
              <w:rPr>
                <w:lang w:val="en-US"/>
              </w:rPr>
              <w:t>» (</w:t>
            </w:r>
            <w:r w:rsidRPr="00532F89">
              <w:rPr>
                <w:lang w:val="en-US"/>
              </w:rPr>
              <w:t xml:space="preserve">suppliers/supplier/supplierAccountsDetails/supplierAccountDetails/accountType </w:t>
            </w:r>
            <w:r>
              <w:t>и</w:t>
            </w:r>
            <w:r w:rsidRPr="00532F89">
              <w:rPr>
                <w:lang w:val="en-US"/>
              </w:rPr>
              <w:t xml:space="preserve"> suppliersInfo/supplierInfo/supplierAccountsDetails/supplierAccountDetails/accountType</w:t>
            </w:r>
          </w:p>
          <w:p w14:paraId="27836F67" w14:textId="77777777" w:rsidR="0032350A" w:rsidRPr="00041BF1" w:rsidRDefault="0032350A" w:rsidP="0032350A">
            <w:pPr>
              <w:pStyle w:val="ad"/>
              <w:jc w:val="left"/>
              <w:rPr>
                <w:lang w:val="en-US"/>
              </w:rPr>
            </w:pPr>
            <w:r>
              <w:t>И</w:t>
            </w:r>
          </w:p>
          <w:p w14:paraId="34BE6A21" w14:textId="78557EA8" w:rsidR="0032350A" w:rsidRPr="00532F89" w:rsidRDefault="0032350A" w:rsidP="0032350A">
            <w:pPr>
              <w:pStyle w:val="ad"/>
              <w:jc w:val="left"/>
              <w:rPr>
                <w:lang w:val="en-US"/>
              </w:rPr>
            </w:pPr>
            <w:r w:rsidRPr="00041BF1">
              <w:rPr>
                <w:lang w:val="en-US"/>
              </w:rPr>
              <w:t>thirdParticipant</w:t>
            </w:r>
            <w:r>
              <w:rPr>
                <w:lang w:val="en-US"/>
              </w:rPr>
              <w:t>s</w:t>
            </w:r>
            <w:r w:rsidRPr="00041BF1">
              <w:rPr>
                <w:lang w:val="en-US"/>
              </w:rPr>
              <w:t>Info/thirdParticipantInfo/thirdParticipantAccountsDetailsInfo/thirdParticipantAccountDetailsInfo/</w:t>
            </w:r>
            <w:r w:rsidRPr="00532F89">
              <w:rPr>
                <w:lang w:val="en-US"/>
              </w:rPr>
              <w:t>accountType</w:t>
            </w:r>
            <w:r w:rsidRPr="00662DF4">
              <w:rPr>
                <w:lang w:val="en-US"/>
              </w:rPr>
              <w:t>)</w:t>
            </w:r>
          </w:p>
        </w:tc>
        <w:tc>
          <w:tcPr>
            <w:tcW w:w="1474" w:type="pct"/>
            <w:gridSpan w:val="3"/>
          </w:tcPr>
          <w:p w14:paraId="2B0A6447" w14:textId="77777777" w:rsidR="0032350A" w:rsidRDefault="0032350A" w:rsidP="0032350A">
            <w:pPr>
              <w:pStyle w:val="ad"/>
              <w:jc w:val="left"/>
            </w:pPr>
            <w:r>
              <w:t>Если в проверяемом поле задано значение, отличное от приведенного ниже, то срабатывает контроль:</w:t>
            </w:r>
          </w:p>
          <w:p w14:paraId="48B5C8F1" w14:textId="578D1D55" w:rsidR="0032350A" w:rsidRDefault="0032350A" w:rsidP="0032350A">
            <w:pPr>
              <w:pStyle w:val="ad"/>
              <w:numPr>
                <w:ilvl w:val="0"/>
                <w:numId w:val="74"/>
              </w:numPr>
              <w:ind w:left="440"/>
              <w:jc w:val="left"/>
            </w:pPr>
            <w:r>
              <w:t xml:space="preserve">01 – Лицевой счет в ФК; </w:t>
            </w:r>
          </w:p>
          <w:p w14:paraId="00EA9488" w14:textId="5BAB19A6" w:rsidR="0032350A" w:rsidRDefault="0032350A" w:rsidP="0032350A">
            <w:pPr>
              <w:pStyle w:val="ad"/>
              <w:numPr>
                <w:ilvl w:val="0"/>
                <w:numId w:val="74"/>
              </w:numPr>
              <w:ind w:left="440"/>
              <w:jc w:val="left"/>
            </w:pPr>
            <w:r>
              <w:t>02 – Лицевой счет в ФО;</w:t>
            </w:r>
          </w:p>
          <w:p w14:paraId="680CD126" w14:textId="4E03D1FE" w:rsidR="0032350A" w:rsidRDefault="0032350A" w:rsidP="0032350A">
            <w:pPr>
              <w:pStyle w:val="ad"/>
              <w:jc w:val="left"/>
            </w:pPr>
            <w:r>
              <w:t xml:space="preserve">03 – Расчетный счет в банке. </w:t>
            </w:r>
          </w:p>
          <w:p w14:paraId="2C8934FF" w14:textId="77777777" w:rsidR="0032350A" w:rsidRDefault="0032350A" w:rsidP="0032350A">
            <w:pPr>
              <w:pStyle w:val="ad"/>
              <w:jc w:val="left"/>
            </w:pPr>
          </w:p>
          <w:p w14:paraId="45A0FB49" w14:textId="18D1B4F1" w:rsidR="0032350A" w:rsidRDefault="0032350A" w:rsidP="0032350A">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07FA3255" w14:textId="2ECB5492" w:rsidR="0032350A" w:rsidRDefault="0032350A" w:rsidP="0032350A">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 И тип поставщика в РЭК «Юридическое лицо РФ» или «Физическре лицо РФ»</w:t>
            </w:r>
          </w:p>
        </w:tc>
        <w:tc>
          <w:tcPr>
            <w:tcW w:w="1395" w:type="pct"/>
            <w:gridSpan w:val="3"/>
          </w:tcPr>
          <w:p w14:paraId="587B169D" w14:textId="1D7C417C" w:rsidR="0032350A" w:rsidRDefault="0032350A" w:rsidP="0032350A">
            <w:pPr>
              <w:pStyle w:val="ad"/>
              <w:jc w:val="left"/>
            </w:pPr>
            <w:r>
              <w:t xml:space="preserve">Для поставщика в сведениях о реквизитах счета в поле </w:t>
            </w:r>
            <w:r w:rsidRPr="00662DF4">
              <w:t>«Тип лицевого счёта» (</w:t>
            </w:r>
            <w:r w:rsidRPr="00532F89">
              <w:rPr>
                <w:lang w:val="en-US"/>
              </w:rPr>
              <w:t>suppliers</w:t>
            </w:r>
            <w:r w:rsidRPr="00532F89">
              <w:t>/</w:t>
            </w:r>
            <w:r w:rsidRPr="00532F89">
              <w:rPr>
                <w:lang w:val="en-US"/>
              </w:rPr>
              <w:t>supplier</w:t>
            </w:r>
            <w:r w:rsidRPr="00532F89">
              <w:t>/</w:t>
            </w:r>
            <w:r w:rsidRPr="00532F89">
              <w:rPr>
                <w:lang w:val="en-US"/>
              </w:rPr>
              <w:t>supplierAccountsDetails</w:t>
            </w:r>
            <w:r w:rsidRPr="00532F89">
              <w:t>/</w:t>
            </w:r>
            <w:r w:rsidRPr="00532F89">
              <w:rPr>
                <w:lang w:val="en-US"/>
              </w:rPr>
              <w:t>supplierAccountDetails</w:t>
            </w:r>
            <w:r w:rsidRPr="00532F89">
              <w:t>/</w:t>
            </w:r>
            <w:r w:rsidRPr="00532F89">
              <w:rPr>
                <w:lang w:val="en-US"/>
              </w:rPr>
              <w:t>accountType</w:t>
            </w:r>
            <w:r w:rsidRPr="00532F89">
              <w:t xml:space="preserve"> </w:t>
            </w:r>
            <w:r>
              <w:t>и</w:t>
            </w:r>
            <w:r w:rsidRPr="00532F89">
              <w:t xml:space="preserve"> </w:t>
            </w:r>
            <w:r w:rsidRPr="00532F89">
              <w:rPr>
                <w:lang w:val="en-US"/>
              </w:rPr>
              <w:t>suppliersInfo</w:t>
            </w:r>
            <w:r w:rsidRPr="00532F89">
              <w:t>/</w:t>
            </w:r>
            <w:r w:rsidRPr="00532F89">
              <w:rPr>
                <w:lang w:val="en-US"/>
              </w:rPr>
              <w:t>supplierInfo</w:t>
            </w:r>
            <w:r w:rsidRPr="00532F89">
              <w:t>/</w:t>
            </w:r>
            <w:r w:rsidRPr="00532F89">
              <w:rPr>
                <w:lang w:val="en-US"/>
              </w:rPr>
              <w:t>supplierAccountsDetails</w:t>
            </w:r>
            <w:r w:rsidRPr="00532F89">
              <w:t>/</w:t>
            </w:r>
            <w:r w:rsidRPr="00532F89">
              <w:rPr>
                <w:lang w:val="en-US"/>
              </w:rPr>
              <w:t>supplierAccountDetails</w:t>
            </w:r>
            <w:r w:rsidRPr="00532F89">
              <w:t>/</w:t>
            </w:r>
            <w:r w:rsidRPr="00532F89">
              <w:rPr>
                <w:lang w:val="en-US"/>
              </w:rPr>
              <w:t>accountType</w:t>
            </w:r>
            <w:r>
              <w:t xml:space="preserve"> и </w:t>
            </w:r>
            <w:r w:rsidRPr="004957A5">
              <w:t>thirdParticipant</w:t>
            </w:r>
            <w:r>
              <w:rPr>
                <w:lang w:val="en-US"/>
              </w:rPr>
              <w:t>s</w:t>
            </w:r>
            <w:r w:rsidRPr="004957A5">
              <w:t>Info</w:t>
            </w:r>
            <w:r>
              <w:t>/</w:t>
            </w:r>
            <w:r w:rsidRPr="004957A5">
              <w:t>thirdParticipantInfo/thirdParticipantAccountsDetailsInfo/thirdParticipantAccountDetailsInfo/</w:t>
            </w:r>
            <w:r w:rsidRPr="00532F89">
              <w:rPr>
                <w:lang w:val="en-US"/>
              </w:rPr>
              <w:t>accountType</w:t>
            </w:r>
            <w:r w:rsidRPr="00662DF4">
              <w:t>)</w:t>
            </w:r>
            <w:r>
              <w:t xml:space="preserve"> допускается указание только следующих значений:</w:t>
            </w:r>
          </w:p>
          <w:p w14:paraId="051F7B0D" w14:textId="039BCB34" w:rsidR="0032350A" w:rsidRDefault="0032350A" w:rsidP="0032350A">
            <w:pPr>
              <w:pStyle w:val="ad"/>
              <w:jc w:val="left"/>
            </w:pPr>
            <w:r>
              <w:t xml:space="preserve">01 – Лицевой счет в ФК; </w:t>
            </w:r>
          </w:p>
          <w:p w14:paraId="23C0586C" w14:textId="0ACF39C6" w:rsidR="0032350A" w:rsidRDefault="0032350A" w:rsidP="0032350A">
            <w:pPr>
              <w:pStyle w:val="ad"/>
              <w:jc w:val="left"/>
            </w:pPr>
            <w:r>
              <w:t>02 – Лицевой счет в ФО;</w:t>
            </w:r>
          </w:p>
          <w:p w14:paraId="24699F27" w14:textId="4AE81707" w:rsidR="0032350A" w:rsidRDefault="0032350A" w:rsidP="0032350A">
            <w:pPr>
              <w:pStyle w:val="ad"/>
              <w:jc w:val="left"/>
            </w:pPr>
            <w:r>
              <w:t>03 – Расчетный счет в банке</w:t>
            </w:r>
          </w:p>
        </w:tc>
      </w:tr>
      <w:tr w:rsidR="0032350A" w:rsidRPr="001D3AF5" w14:paraId="4F3005F1" w14:textId="77777777" w:rsidTr="00AA184A">
        <w:trPr>
          <w:trHeight w:val="348"/>
        </w:trPr>
        <w:tc>
          <w:tcPr>
            <w:tcW w:w="841" w:type="pct"/>
            <w:gridSpan w:val="2"/>
          </w:tcPr>
          <w:p w14:paraId="577F5720" w14:textId="55CC10D3" w:rsidR="0032350A" w:rsidRPr="00662DF4" w:rsidRDefault="0032350A" w:rsidP="0032350A">
            <w:pPr>
              <w:pStyle w:val="ad"/>
              <w:jc w:val="left"/>
            </w:pPr>
            <w:r w:rsidRPr="00662DF4">
              <w:t>РК_ИК_040</w:t>
            </w:r>
            <w:r>
              <w:t>4</w:t>
            </w:r>
          </w:p>
        </w:tc>
        <w:tc>
          <w:tcPr>
            <w:tcW w:w="234" w:type="pct"/>
            <w:gridSpan w:val="2"/>
          </w:tcPr>
          <w:p w14:paraId="4B3E458F" w14:textId="77777777" w:rsidR="0032350A" w:rsidRPr="00E74DFF" w:rsidRDefault="0032350A" w:rsidP="0032350A">
            <w:pPr>
              <w:pStyle w:val="ad"/>
              <w:jc w:val="left"/>
            </w:pPr>
          </w:p>
        </w:tc>
        <w:tc>
          <w:tcPr>
            <w:tcW w:w="1056" w:type="pct"/>
            <w:gridSpan w:val="2"/>
          </w:tcPr>
          <w:p w14:paraId="479DAAE2" w14:textId="77777777" w:rsidR="0032350A" w:rsidRPr="00041BF1" w:rsidRDefault="0032350A" w:rsidP="0032350A">
            <w:pPr>
              <w:pStyle w:val="ad"/>
              <w:jc w:val="left"/>
              <w:rPr>
                <w:lang w:val="en-US"/>
              </w:rPr>
            </w:pPr>
            <w:r w:rsidRPr="00E63E91">
              <w:rPr>
                <w:lang w:val="en-US"/>
              </w:rPr>
              <w:t>«</w:t>
            </w:r>
            <w:r w:rsidRPr="00253A41">
              <w:t>Номер</w:t>
            </w:r>
            <w:r w:rsidRPr="00E63E91">
              <w:rPr>
                <w:lang w:val="en-US"/>
              </w:rPr>
              <w:t xml:space="preserve"> </w:t>
            </w:r>
            <w:r w:rsidRPr="00253A41">
              <w:t>лицевого</w:t>
            </w:r>
            <w:r w:rsidRPr="00E63E91">
              <w:rPr>
                <w:lang w:val="en-US"/>
              </w:rPr>
              <w:t xml:space="preserve"> </w:t>
            </w:r>
            <w:r w:rsidRPr="00253A41">
              <w:t>счёта</w:t>
            </w:r>
            <w:r w:rsidRPr="00E63E91">
              <w:rPr>
                <w:lang w:val="en-US"/>
              </w:rPr>
              <w:t>» (</w:t>
            </w:r>
            <w:r w:rsidRPr="00532F89">
              <w:rPr>
                <w:lang w:val="en-US"/>
              </w:rPr>
              <w:t xml:space="preserve">suppliers/supplier/supplierAccountsDetails/supplierAccountDetails/personalAccountNumber </w:t>
            </w:r>
            <w:r>
              <w:t>и</w:t>
            </w:r>
            <w:r w:rsidRPr="00532F89">
              <w:rPr>
                <w:lang w:val="en-US"/>
              </w:rPr>
              <w:t xml:space="preserve"> suppliersInfo/supplierInfo/supplierAccountsDetails/supplierAccountDetails/personalAccountNumber</w:t>
            </w:r>
            <w:r w:rsidRPr="00041BF1">
              <w:rPr>
                <w:lang w:val="en-US"/>
              </w:rPr>
              <w:t xml:space="preserve"> </w:t>
            </w:r>
          </w:p>
          <w:p w14:paraId="4647AFE9" w14:textId="7DAF42AC" w:rsidR="0032350A" w:rsidRPr="00041BF1" w:rsidRDefault="0032350A" w:rsidP="0032350A">
            <w:pPr>
              <w:pStyle w:val="ad"/>
              <w:jc w:val="left"/>
              <w:rPr>
                <w:lang w:val="en-US"/>
              </w:rPr>
            </w:pPr>
            <w:r>
              <w:t>И</w:t>
            </w:r>
          </w:p>
          <w:p w14:paraId="2EFF5E1C" w14:textId="47344F64" w:rsidR="0032350A" w:rsidRPr="00662DF4" w:rsidRDefault="0032350A" w:rsidP="0032350A">
            <w:pPr>
              <w:pStyle w:val="ad"/>
              <w:jc w:val="left"/>
              <w:rPr>
                <w:lang w:val="en-US"/>
              </w:rPr>
            </w:pPr>
            <w:r w:rsidRPr="00041BF1">
              <w:rPr>
                <w:lang w:val="en-US"/>
              </w:rPr>
              <w:t>thirdParticipant</w:t>
            </w:r>
            <w:r>
              <w:rPr>
                <w:lang w:val="en-US"/>
              </w:rPr>
              <w:t>s</w:t>
            </w:r>
            <w:r w:rsidRPr="00041BF1">
              <w:rPr>
                <w:lang w:val="en-US"/>
              </w:rPr>
              <w:t>Info/thirdParticipantInfo/third</w:t>
            </w:r>
            <w:r w:rsidRPr="00041BF1">
              <w:rPr>
                <w:lang w:val="en-US"/>
              </w:rPr>
              <w:lastRenderedPageBreak/>
              <w:t>ParticipantAccountsDetailsInfo/thirdParticipantAccountDetailsInfo/</w:t>
            </w:r>
            <w:r w:rsidRPr="00532F89">
              <w:rPr>
                <w:lang w:val="en-US"/>
              </w:rPr>
              <w:t>personalAccountNumber</w:t>
            </w:r>
            <w:r w:rsidRPr="00E63E91">
              <w:rPr>
                <w:lang w:val="en-US"/>
              </w:rPr>
              <w:t>)</w:t>
            </w:r>
          </w:p>
        </w:tc>
        <w:tc>
          <w:tcPr>
            <w:tcW w:w="1474" w:type="pct"/>
            <w:gridSpan w:val="3"/>
          </w:tcPr>
          <w:p w14:paraId="2F93EBF6" w14:textId="49A36C90" w:rsidR="0032350A" w:rsidRPr="00A51680" w:rsidRDefault="0032350A" w:rsidP="0032350A">
            <w:pPr>
              <w:pStyle w:val="ad"/>
              <w:jc w:val="left"/>
              <w:rPr>
                <w:lang w:val="en-US"/>
              </w:rPr>
            </w:pPr>
            <w:r>
              <w:lastRenderedPageBreak/>
              <w:t>Контроль</w:t>
            </w:r>
            <w:r w:rsidRPr="00E63E91">
              <w:rPr>
                <w:lang w:val="en-US"/>
              </w:rPr>
              <w:t xml:space="preserve"> </w:t>
            </w:r>
            <w:r>
              <w:t>срабатывает</w:t>
            </w:r>
            <w:r w:rsidRPr="00E63E91">
              <w:rPr>
                <w:lang w:val="en-US"/>
              </w:rPr>
              <w:t xml:space="preserve">, </w:t>
            </w:r>
            <w:r>
              <w:t>если</w:t>
            </w:r>
            <w:r w:rsidRPr="00E63E91">
              <w:rPr>
                <w:lang w:val="en-US"/>
              </w:rPr>
              <w:t xml:space="preserve"> </w:t>
            </w:r>
            <w:r>
              <w:t>задано</w:t>
            </w:r>
            <w:r w:rsidRPr="00E63E91">
              <w:rPr>
                <w:lang w:val="en-US"/>
              </w:rPr>
              <w:t xml:space="preserve"> </w:t>
            </w:r>
            <w:r>
              <w:t>проверяемое</w:t>
            </w:r>
            <w:r w:rsidRPr="00E63E91">
              <w:rPr>
                <w:lang w:val="en-US"/>
              </w:rPr>
              <w:t xml:space="preserve"> </w:t>
            </w:r>
            <w:r>
              <w:t>поле</w:t>
            </w:r>
            <w:r w:rsidRPr="00E63E91">
              <w:rPr>
                <w:lang w:val="en-US"/>
              </w:rPr>
              <w:t xml:space="preserve"> </w:t>
            </w:r>
            <w:r>
              <w:t>И</w:t>
            </w:r>
            <w:r w:rsidRPr="00E63E91">
              <w:rPr>
                <w:lang w:val="en-US"/>
              </w:rPr>
              <w:t xml:space="preserve"> </w:t>
            </w:r>
            <w:r>
              <w:t>в</w:t>
            </w:r>
            <w:r w:rsidRPr="00E63E91">
              <w:rPr>
                <w:lang w:val="en-US"/>
              </w:rPr>
              <w:t xml:space="preserve"> </w:t>
            </w:r>
            <w:r>
              <w:t>поле</w:t>
            </w:r>
            <w:r w:rsidRPr="00E63E91">
              <w:rPr>
                <w:lang w:val="en-US"/>
              </w:rPr>
              <w:t xml:space="preserve"> </w:t>
            </w:r>
            <w:r w:rsidRPr="00662DF4">
              <w:rPr>
                <w:lang w:val="en-US"/>
              </w:rPr>
              <w:t>«</w:t>
            </w:r>
            <w:r w:rsidRPr="00662DF4">
              <w:t>Тип</w:t>
            </w:r>
            <w:r w:rsidRPr="00662DF4">
              <w:rPr>
                <w:lang w:val="en-US"/>
              </w:rPr>
              <w:t xml:space="preserve"> </w:t>
            </w:r>
            <w:r w:rsidRPr="00662DF4">
              <w:t>лицевого</w:t>
            </w:r>
            <w:r w:rsidRPr="00662DF4">
              <w:rPr>
                <w:lang w:val="en-US"/>
              </w:rPr>
              <w:t xml:space="preserve"> </w:t>
            </w:r>
            <w:r w:rsidRPr="00662DF4">
              <w:t>счёта</w:t>
            </w:r>
            <w:r w:rsidRPr="00662DF4">
              <w:rPr>
                <w:lang w:val="en-US"/>
              </w:rPr>
              <w:t>» (</w:t>
            </w:r>
            <w:r w:rsidRPr="00532F89">
              <w:rPr>
                <w:lang w:val="en-US"/>
              </w:rPr>
              <w:t xml:space="preserve">suppliers/supplier/supplierAccountsDetails/supplierAccountDetails/accountType </w:t>
            </w:r>
            <w:r>
              <w:t>и</w:t>
            </w:r>
            <w:r w:rsidRPr="00532F89">
              <w:rPr>
                <w:lang w:val="en-US"/>
              </w:rPr>
              <w:t xml:space="preserve"> suppliersInfo/supplierInfo/supplierAccountsDetails/supplierAccountDetails/accountType</w:t>
            </w:r>
            <w:r w:rsidRPr="00041BF1">
              <w:rPr>
                <w:lang w:val="en-US"/>
              </w:rPr>
              <w:t xml:space="preserve"> </w:t>
            </w:r>
            <w:r>
              <w:t>и</w:t>
            </w:r>
            <w:r w:rsidRPr="00041BF1">
              <w:rPr>
                <w:lang w:val="en-US"/>
              </w:rPr>
              <w:t xml:space="preserve"> thirdParticipant</w:t>
            </w:r>
            <w:r>
              <w:rPr>
                <w:lang w:val="en-US"/>
              </w:rPr>
              <w:t>s</w:t>
            </w:r>
            <w:r w:rsidRPr="00041BF1">
              <w:rPr>
                <w:lang w:val="en-US"/>
              </w:rPr>
              <w:t>Info/thirdParticipantInfo/thirdParticipantAccountsDetailsInfo/thirdParticipantAccountDetailsInfo/</w:t>
            </w:r>
            <w:r w:rsidRPr="00532F89">
              <w:rPr>
                <w:lang w:val="en-US"/>
              </w:rPr>
              <w:t>personalAccountNumber</w:t>
            </w:r>
            <w:r w:rsidRPr="00662DF4">
              <w:rPr>
                <w:lang w:val="en-US"/>
              </w:rPr>
              <w:t>)</w:t>
            </w:r>
            <w:r w:rsidRPr="00E63E91">
              <w:rPr>
                <w:lang w:val="en-US"/>
              </w:rPr>
              <w:t xml:space="preserve"> </w:t>
            </w:r>
            <w:r>
              <w:t>указано</w:t>
            </w:r>
            <w:r w:rsidRPr="00E63E91">
              <w:rPr>
                <w:lang w:val="en-US"/>
              </w:rPr>
              <w:t xml:space="preserve"> </w:t>
            </w:r>
            <w:r>
              <w:t>значение</w:t>
            </w:r>
            <w:r w:rsidRPr="00532F89">
              <w:rPr>
                <w:lang w:val="en-US"/>
              </w:rPr>
              <w:t xml:space="preserve"> «03 </w:t>
            </w:r>
            <w:r>
              <w:rPr>
                <w:lang w:val="en-US"/>
              </w:rPr>
              <w:t>–</w:t>
            </w:r>
            <w:r w:rsidRPr="00532F89">
              <w:rPr>
                <w:lang w:val="en-US"/>
              </w:rPr>
              <w:t xml:space="preserve"> </w:t>
            </w:r>
            <w:r>
              <w:t>Расчетный</w:t>
            </w:r>
            <w:r w:rsidRPr="00532F89">
              <w:rPr>
                <w:lang w:val="en-US"/>
              </w:rPr>
              <w:t xml:space="preserve"> </w:t>
            </w:r>
            <w:r>
              <w:t>счет</w:t>
            </w:r>
            <w:r w:rsidRPr="00532F89">
              <w:rPr>
                <w:lang w:val="en-US"/>
              </w:rPr>
              <w:t xml:space="preserve"> </w:t>
            </w:r>
            <w:r>
              <w:t>в</w:t>
            </w:r>
            <w:r w:rsidRPr="00532F89">
              <w:rPr>
                <w:lang w:val="en-US"/>
              </w:rPr>
              <w:t xml:space="preserve"> </w:t>
            </w:r>
            <w:r>
              <w:t>банке</w:t>
            </w:r>
            <w:r w:rsidRPr="00532F89">
              <w:rPr>
                <w:lang w:val="en-US"/>
              </w:rPr>
              <w:t>»</w:t>
            </w:r>
            <w:r w:rsidRPr="00A51680">
              <w:rPr>
                <w:lang w:val="en-US"/>
              </w:rPr>
              <w:t xml:space="preserve">. </w:t>
            </w:r>
          </w:p>
          <w:p w14:paraId="58D0114C" w14:textId="77777777" w:rsidR="0032350A" w:rsidRPr="00A51680" w:rsidRDefault="0032350A" w:rsidP="0032350A">
            <w:pPr>
              <w:pStyle w:val="ad"/>
              <w:jc w:val="left"/>
              <w:rPr>
                <w:lang w:val="en-US"/>
              </w:rPr>
            </w:pPr>
          </w:p>
          <w:p w14:paraId="0C9EF74C" w14:textId="49783D87" w:rsidR="0032350A" w:rsidRDefault="0032350A" w:rsidP="0032350A">
            <w:pPr>
              <w:pStyle w:val="ad"/>
              <w:jc w:val="left"/>
            </w:pPr>
            <w:r>
              <w:lastRenderedPageBreak/>
              <w:t>Не вызывается при приеме проекта первоначальной версии, сформированного на основании электронного контракта в структурированном виде И тип поставщика в РЭК «Юридическое лицо РФ» или «Физическре лицо РФ»</w:t>
            </w:r>
          </w:p>
          <w:p w14:paraId="15CA25E0" w14:textId="5ABB9A58" w:rsidR="0032350A" w:rsidRPr="00A51680" w:rsidRDefault="0032350A" w:rsidP="0032350A">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 И тип поставщика в РЭК «Юридическое лицо РФ» или «Физическре лицо РФ»</w:t>
            </w:r>
          </w:p>
        </w:tc>
        <w:tc>
          <w:tcPr>
            <w:tcW w:w="1395" w:type="pct"/>
            <w:gridSpan w:val="3"/>
          </w:tcPr>
          <w:p w14:paraId="071BC3B7" w14:textId="55D9660F" w:rsidR="0032350A" w:rsidRPr="00532F89" w:rsidRDefault="0032350A" w:rsidP="0032350A">
            <w:pPr>
              <w:pStyle w:val="ad"/>
              <w:jc w:val="left"/>
              <w:rPr>
                <w:lang w:val="en-US"/>
              </w:rPr>
            </w:pPr>
            <w:r>
              <w:lastRenderedPageBreak/>
              <w:t>Поле</w:t>
            </w:r>
            <w:r w:rsidRPr="00532F89">
              <w:rPr>
                <w:lang w:val="en-US"/>
              </w:rPr>
              <w:t xml:space="preserve"> «</w:t>
            </w:r>
            <w:r w:rsidRPr="00253A41">
              <w:t>Номер</w:t>
            </w:r>
            <w:r w:rsidRPr="00532F89">
              <w:rPr>
                <w:lang w:val="en-US"/>
              </w:rPr>
              <w:t xml:space="preserve"> </w:t>
            </w:r>
            <w:r w:rsidRPr="00253A41">
              <w:t>лицевого</w:t>
            </w:r>
            <w:r w:rsidRPr="00532F89">
              <w:rPr>
                <w:lang w:val="en-US"/>
              </w:rPr>
              <w:t xml:space="preserve"> </w:t>
            </w:r>
            <w:r w:rsidRPr="00253A41">
              <w:t>счёта</w:t>
            </w:r>
            <w:r w:rsidRPr="00532F89">
              <w:rPr>
                <w:lang w:val="en-US"/>
              </w:rPr>
              <w:t xml:space="preserve">» (suppliers/supplier/supplierAccountsDetails/supplierAccountDetails/personalAccountNumber </w:t>
            </w:r>
            <w:r>
              <w:t>и</w:t>
            </w:r>
            <w:r w:rsidRPr="00532F89">
              <w:rPr>
                <w:lang w:val="en-US"/>
              </w:rPr>
              <w:t xml:space="preserve"> suppliersInfo/supplierInfo/supplierAccountsDetails/supplierAccountDetails/personalAccountNumber</w:t>
            </w:r>
            <w:r w:rsidRPr="00041BF1">
              <w:rPr>
                <w:lang w:val="en-US"/>
              </w:rPr>
              <w:t xml:space="preserve"> </w:t>
            </w:r>
            <w:r>
              <w:t>и</w:t>
            </w:r>
            <w:r w:rsidRPr="00041BF1">
              <w:rPr>
                <w:lang w:val="en-US"/>
              </w:rPr>
              <w:t xml:space="preserve"> thirdParticipant</w:t>
            </w:r>
            <w:r>
              <w:rPr>
                <w:lang w:val="en-US"/>
              </w:rPr>
              <w:t>s</w:t>
            </w:r>
            <w:r w:rsidRPr="00041BF1">
              <w:rPr>
                <w:lang w:val="en-US"/>
              </w:rPr>
              <w:t>Info/thirdParticipantInfo/thirdParticipantAccountsDetailsInfo/thirdParticipantAccountDetailsInfo/</w:t>
            </w:r>
            <w:r w:rsidRPr="00532F89">
              <w:rPr>
                <w:lang w:val="en-US"/>
              </w:rPr>
              <w:t xml:space="preserve">personalAccountNumber) </w:t>
            </w:r>
            <w:r>
              <w:t>не</w:t>
            </w:r>
            <w:r w:rsidRPr="00532F89">
              <w:rPr>
                <w:lang w:val="en-US"/>
              </w:rPr>
              <w:t xml:space="preserve"> </w:t>
            </w:r>
            <w:r>
              <w:t>может</w:t>
            </w:r>
            <w:r w:rsidRPr="00532F89">
              <w:rPr>
                <w:lang w:val="en-US"/>
              </w:rPr>
              <w:t xml:space="preserve"> </w:t>
            </w:r>
            <w:r>
              <w:t>быть</w:t>
            </w:r>
            <w:r w:rsidRPr="00532F89">
              <w:rPr>
                <w:lang w:val="en-US"/>
              </w:rPr>
              <w:t xml:space="preserve"> </w:t>
            </w:r>
            <w:r>
              <w:t>задано</w:t>
            </w:r>
            <w:r w:rsidRPr="00532F89">
              <w:rPr>
                <w:lang w:val="en-US"/>
              </w:rPr>
              <w:t xml:space="preserve">, </w:t>
            </w:r>
            <w:r>
              <w:t>если</w:t>
            </w:r>
            <w:r w:rsidRPr="00532F89">
              <w:rPr>
                <w:lang w:val="en-US"/>
              </w:rPr>
              <w:t xml:space="preserve"> </w:t>
            </w:r>
            <w:r>
              <w:t>в</w:t>
            </w:r>
            <w:r w:rsidRPr="00532F89">
              <w:rPr>
                <w:lang w:val="en-US"/>
              </w:rPr>
              <w:t xml:space="preserve"> </w:t>
            </w:r>
            <w:r>
              <w:t>поле</w:t>
            </w:r>
            <w:r w:rsidRPr="00532F89">
              <w:rPr>
                <w:lang w:val="en-US"/>
              </w:rPr>
              <w:t xml:space="preserve"> «</w:t>
            </w:r>
            <w:r w:rsidRPr="00662DF4">
              <w:t>Тип</w:t>
            </w:r>
            <w:r w:rsidRPr="00532F89">
              <w:rPr>
                <w:lang w:val="en-US"/>
              </w:rPr>
              <w:t xml:space="preserve"> </w:t>
            </w:r>
            <w:r w:rsidRPr="00662DF4">
              <w:t>лицевого</w:t>
            </w:r>
            <w:r w:rsidRPr="00532F89">
              <w:rPr>
                <w:lang w:val="en-US"/>
              </w:rPr>
              <w:t xml:space="preserve"> </w:t>
            </w:r>
            <w:r w:rsidRPr="00662DF4">
              <w:t>счёта</w:t>
            </w:r>
            <w:r w:rsidRPr="00532F89">
              <w:rPr>
                <w:lang w:val="en-US"/>
              </w:rPr>
              <w:t>» (suppliers/sup</w:t>
            </w:r>
            <w:r w:rsidRPr="00532F89">
              <w:rPr>
                <w:lang w:val="en-US"/>
              </w:rPr>
              <w:lastRenderedPageBreak/>
              <w:t xml:space="preserve">plier/supplierAccountsDetails/supplierAccountDetails/accountType </w:t>
            </w:r>
            <w:r>
              <w:t>и</w:t>
            </w:r>
            <w:r w:rsidRPr="00532F89">
              <w:rPr>
                <w:lang w:val="en-US"/>
              </w:rPr>
              <w:t xml:space="preserve"> suppliersInfo/supplierInfo/supplierAccountsDetails/supplierAccountDetails/accountType) </w:t>
            </w:r>
            <w:r>
              <w:t>указано</w:t>
            </w:r>
            <w:r w:rsidRPr="00532F89">
              <w:rPr>
                <w:lang w:val="en-US"/>
              </w:rPr>
              <w:t xml:space="preserve"> </w:t>
            </w:r>
            <w:r>
              <w:t>значение</w:t>
            </w:r>
            <w:r w:rsidRPr="00532F89">
              <w:rPr>
                <w:lang w:val="en-US"/>
              </w:rPr>
              <w:t xml:space="preserve"> «03 </w:t>
            </w:r>
            <w:r>
              <w:rPr>
                <w:lang w:val="en-US"/>
              </w:rPr>
              <w:t>–</w:t>
            </w:r>
            <w:r w:rsidRPr="00532F89">
              <w:rPr>
                <w:lang w:val="en-US"/>
              </w:rPr>
              <w:t xml:space="preserve"> </w:t>
            </w:r>
            <w:r>
              <w:t>Расчетный</w:t>
            </w:r>
            <w:r w:rsidRPr="00532F89">
              <w:rPr>
                <w:lang w:val="en-US"/>
              </w:rPr>
              <w:t xml:space="preserve"> </w:t>
            </w:r>
            <w:r>
              <w:t>счет</w:t>
            </w:r>
            <w:r w:rsidRPr="00532F89">
              <w:rPr>
                <w:lang w:val="en-US"/>
              </w:rPr>
              <w:t xml:space="preserve"> </w:t>
            </w:r>
            <w:r>
              <w:t>в</w:t>
            </w:r>
            <w:r w:rsidRPr="00532F89">
              <w:rPr>
                <w:lang w:val="en-US"/>
              </w:rPr>
              <w:t xml:space="preserve"> </w:t>
            </w:r>
            <w:r>
              <w:t>банке</w:t>
            </w:r>
            <w:r w:rsidRPr="00532F89">
              <w:rPr>
                <w:lang w:val="en-US"/>
              </w:rPr>
              <w:t>»</w:t>
            </w:r>
          </w:p>
        </w:tc>
      </w:tr>
      <w:tr w:rsidR="0032350A" w:rsidRPr="00DD2F73" w14:paraId="754E323B" w14:textId="77777777" w:rsidTr="00AA184A">
        <w:trPr>
          <w:trHeight w:val="348"/>
        </w:trPr>
        <w:tc>
          <w:tcPr>
            <w:tcW w:w="841" w:type="pct"/>
            <w:gridSpan w:val="2"/>
          </w:tcPr>
          <w:p w14:paraId="4BC80670" w14:textId="5D530AD0" w:rsidR="0032350A" w:rsidRPr="00662DF4" w:rsidRDefault="0032350A" w:rsidP="0032350A">
            <w:pPr>
              <w:pStyle w:val="ad"/>
              <w:jc w:val="left"/>
            </w:pPr>
            <w:r w:rsidRPr="00D153F3">
              <w:lastRenderedPageBreak/>
              <w:t>РК_ИК_04</w:t>
            </w:r>
            <w:r>
              <w:t>51</w:t>
            </w:r>
          </w:p>
        </w:tc>
        <w:tc>
          <w:tcPr>
            <w:tcW w:w="234" w:type="pct"/>
            <w:gridSpan w:val="2"/>
          </w:tcPr>
          <w:p w14:paraId="53ABD77E" w14:textId="77777777" w:rsidR="0032350A" w:rsidRPr="00E74DFF" w:rsidRDefault="0032350A" w:rsidP="0032350A">
            <w:pPr>
              <w:pStyle w:val="ad"/>
              <w:jc w:val="left"/>
            </w:pPr>
          </w:p>
        </w:tc>
        <w:tc>
          <w:tcPr>
            <w:tcW w:w="1056" w:type="pct"/>
            <w:gridSpan w:val="2"/>
          </w:tcPr>
          <w:p w14:paraId="53659B27" w14:textId="77777777" w:rsidR="0032350A" w:rsidRDefault="0032350A" w:rsidP="0032350A">
            <w:pPr>
              <w:pStyle w:val="ad"/>
              <w:jc w:val="left"/>
              <w:rPr>
                <w:lang w:val="en-US"/>
              </w:rPr>
            </w:pPr>
            <w:r w:rsidRPr="00712AFA">
              <w:rPr>
                <w:lang w:val="en-US"/>
              </w:rPr>
              <w:t>«Код поступлений» (suppliersInfo/supplierInfo/supplierAccountsDetails/supplierAccountDetails/receipt</w:t>
            </w:r>
            <w:r>
              <w:rPr>
                <w:lang w:val="en-US"/>
              </w:rPr>
              <w:t>C</w:t>
            </w:r>
            <w:r w:rsidRPr="00712AFA">
              <w:rPr>
                <w:lang w:val="en-US"/>
              </w:rPr>
              <w:t>ode/code</w:t>
            </w:r>
          </w:p>
          <w:p w14:paraId="0E94FEC6" w14:textId="7BFE0859" w:rsidR="0032350A" w:rsidRDefault="0032350A" w:rsidP="0032350A">
            <w:pPr>
              <w:pStyle w:val="ad"/>
              <w:jc w:val="left"/>
              <w:rPr>
                <w:lang w:val="en-US"/>
              </w:rPr>
            </w:pPr>
            <w:r>
              <w:t>И</w:t>
            </w:r>
            <w:r w:rsidRPr="00041BF1">
              <w:rPr>
                <w:lang w:val="en-US"/>
              </w:rPr>
              <w:br/>
              <w:t>thirdParticipant</w:t>
            </w:r>
            <w:r>
              <w:rPr>
                <w:lang w:val="en-US"/>
              </w:rPr>
              <w:t>s</w:t>
            </w:r>
            <w:r w:rsidRPr="00041BF1">
              <w:rPr>
                <w:lang w:val="en-US"/>
              </w:rPr>
              <w:t>Info/thirdParticipantInfo/thirdParticipantAccountsDetailsInfo/thirdParticipantAccountDetailsInfo/</w:t>
            </w:r>
            <w:r w:rsidRPr="00712AFA">
              <w:rPr>
                <w:lang w:val="en-US"/>
              </w:rPr>
              <w:t>receipt</w:t>
            </w:r>
            <w:r>
              <w:rPr>
                <w:lang w:val="en-US"/>
              </w:rPr>
              <w:t>C</w:t>
            </w:r>
            <w:r w:rsidRPr="00712AFA">
              <w:rPr>
                <w:lang w:val="en-US"/>
              </w:rPr>
              <w:t>ode/code)</w:t>
            </w:r>
          </w:p>
          <w:p w14:paraId="04FEA27D" w14:textId="77777777" w:rsidR="0032350A" w:rsidRDefault="0032350A" w:rsidP="0032350A">
            <w:pPr>
              <w:pStyle w:val="ad"/>
              <w:jc w:val="left"/>
              <w:rPr>
                <w:lang w:val="en-US"/>
              </w:rPr>
            </w:pPr>
          </w:p>
          <w:p w14:paraId="37AC3D7F" w14:textId="77777777" w:rsidR="0032350A" w:rsidRDefault="0032350A" w:rsidP="0032350A">
            <w:pPr>
              <w:pStyle w:val="ad"/>
              <w:jc w:val="left"/>
              <w:rPr>
                <w:lang w:val="en-US"/>
              </w:rPr>
            </w:pPr>
            <w:r w:rsidRPr="00EA0E5C">
              <w:rPr>
                <w:lang w:val="en-US"/>
              </w:rPr>
              <w:t>«</w:t>
            </w:r>
            <w:r w:rsidRPr="00E93EB6">
              <w:t>Код</w:t>
            </w:r>
            <w:r w:rsidRPr="00EA0E5C">
              <w:rPr>
                <w:lang w:val="en-US"/>
              </w:rPr>
              <w:t xml:space="preserve"> </w:t>
            </w:r>
            <w:r w:rsidRPr="00E93EB6">
              <w:t>поступлений</w:t>
            </w:r>
            <w:r w:rsidRPr="00EA0E5C">
              <w:rPr>
                <w:lang w:val="en-US"/>
              </w:rPr>
              <w:t>» (finances/financingPlan/stages/payments/receiptCode/</w:t>
            </w:r>
            <w:r w:rsidRPr="00712AFA">
              <w:rPr>
                <w:lang w:val="en-US"/>
              </w:rPr>
              <w:t>code</w:t>
            </w:r>
            <w:r w:rsidRPr="00EA0E5C">
              <w:rPr>
                <w:lang w:val="en-US"/>
              </w:rPr>
              <w:t>)</w:t>
            </w:r>
          </w:p>
          <w:p w14:paraId="65C011CB" w14:textId="77777777" w:rsidR="0032350A" w:rsidRDefault="0032350A" w:rsidP="0032350A">
            <w:pPr>
              <w:pStyle w:val="ad"/>
              <w:jc w:val="left"/>
              <w:rPr>
                <w:lang w:val="en-US"/>
              </w:rPr>
            </w:pPr>
          </w:p>
          <w:p w14:paraId="5DEDC29F" w14:textId="77777777" w:rsidR="0032350A" w:rsidRDefault="0032350A" w:rsidP="0032350A">
            <w:pPr>
              <w:pStyle w:val="ad"/>
              <w:jc w:val="left"/>
              <w:rPr>
                <w:lang w:val="en-US"/>
              </w:rPr>
            </w:pPr>
            <w:r w:rsidRPr="00EA0E5C">
              <w:rPr>
                <w:lang w:val="en-US"/>
              </w:rPr>
              <w:t>«</w:t>
            </w:r>
            <w:r w:rsidRPr="00E93EB6">
              <w:t>Код</w:t>
            </w:r>
            <w:r w:rsidRPr="00EA0E5C">
              <w:rPr>
                <w:lang w:val="en-US"/>
              </w:rPr>
              <w:t xml:space="preserve"> </w:t>
            </w:r>
            <w:r w:rsidRPr="00E93EB6">
              <w:t>поступлений</w:t>
            </w:r>
            <w:r w:rsidRPr="00EA0E5C">
              <w:rPr>
                <w:lang w:val="en-US"/>
              </w:rPr>
              <w:t>» (counterpartiesInfo/counterpartyInfo/counterpartyAccountsDetails/count</w:t>
            </w:r>
            <w:r w:rsidRPr="00EA0E5C">
              <w:rPr>
                <w:lang w:val="en-US"/>
              </w:rPr>
              <w:lastRenderedPageBreak/>
              <w:t>erpartyAccountDetails/receiptCode/code)</w:t>
            </w:r>
          </w:p>
          <w:p w14:paraId="0276F0B1" w14:textId="05504234" w:rsidR="0032350A" w:rsidRPr="00E63E91" w:rsidRDefault="0032350A" w:rsidP="0032350A">
            <w:pPr>
              <w:pStyle w:val="ad"/>
              <w:jc w:val="left"/>
              <w:rPr>
                <w:lang w:val="en-US"/>
              </w:rPr>
            </w:pPr>
            <w:r w:rsidRPr="00EA0E5C">
              <w:rPr>
                <w:lang w:val="en-US"/>
              </w:rPr>
              <w:t>«</w:t>
            </w:r>
            <w:r w:rsidRPr="00E93EB6">
              <w:t>Код</w:t>
            </w:r>
            <w:r w:rsidRPr="00EA0E5C">
              <w:rPr>
                <w:lang w:val="en-US"/>
              </w:rPr>
              <w:t xml:space="preserve"> </w:t>
            </w:r>
            <w:r w:rsidRPr="00E93EB6">
              <w:t>поступлений</w:t>
            </w:r>
            <w:r w:rsidRPr="00EA0E5C">
              <w:rPr>
                <w:lang w:val="en-US"/>
              </w:rPr>
              <w:t xml:space="preserve">» </w:t>
            </w:r>
            <w:r w:rsidRPr="0068006D">
              <w:rPr>
                <w:lang w:val="en-US"/>
              </w:rPr>
              <w:t>(</w:t>
            </w:r>
            <w:r w:rsidRPr="009F0152">
              <w:rPr>
                <w:lang w:val="en-US"/>
              </w:rPr>
              <w:t>finances/financingPlan/stages/payments/editedReceiptCode/code</w:t>
            </w:r>
            <w:r w:rsidRPr="0068006D">
              <w:rPr>
                <w:lang w:val="en-US"/>
              </w:rPr>
              <w:t>)</w:t>
            </w:r>
          </w:p>
        </w:tc>
        <w:tc>
          <w:tcPr>
            <w:tcW w:w="1474" w:type="pct"/>
            <w:gridSpan w:val="3"/>
          </w:tcPr>
          <w:p w14:paraId="27FC69B4" w14:textId="4BAF44EF" w:rsidR="0032350A" w:rsidRDefault="0032350A" w:rsidP="0032350A">
            <w:pPr>
              <w:pStyle w:val="ad"/>
              <w:jc w:val="left"/>
            </w:pPr>
            <w:r>
              <w:lastRenderedPageBreak/>
              <w:t>Проверяем, что запись с таким кодом найдена в актуальном статусе в справочнике «</w:t>
            </w:r>
            <w:r w:rsidRPr="00D153F3">
              <w:t>Коды поступлений для АУ/БУ</w:t>
            </w:r>
            <w:r>
              <w:t>»</w:t>
            </w:r>
            <w:r w:rsidRPr="00D153F3">
              <w:t xml:space="preserve"> (nsiReceiptCodes)</w:t>
            </w:r>
            <w:r>
              <w:t xml:space="preserve">. </w:t>
            </w:r>
          </w:p>
        </w:tc>
        <w:tc>
          <w:tcPr>
            <w:tcW w:w="1395" w:type="pct"/>
            <w:gridSpan w:val="3"/>
          </w:tcPr>
          <w:p w14:paraId="196FE919" w14:textId="447B7EF0" w:rsidR="0032350A" w:rsidRDefault="0032350A" w:rsidP="0032350A">
            <w:pPr>
              <w:pStyle w:val="ad"/>
              <w:jc w:val="left"/>
            </w:pPr>
            <w:r w:rsidRPr="00D153F3">
              <w:t>&lt;</w:t>
            </w:r>
            <w:r>
              <w:t>номер контроля</w:t>
            </w:r>
            <w:r w:rsidRPr="00D153F3">
              <w:t>&gt;</w:t>
            </w:r>
            <w:r>
              <w:t xml:space="preserve">: Поступления с кодом </w:t>
            </w:r>
            <w:r w:rsidRPr="00CC779D">
              <w:t>&lt;</w:t>
            </w:r>
            <w:r>
              <w:t>код поступления</w:t>
            </w:r>
            <w:r w:rsidRPr="00CC779D">
              <w:t>&gt;</w:t>
            </w:r>
            <w:r>
              <w:t xml:space="preserve"> не найдено в актуальном состоянии в справочнике «</w:t>
            </w:r>
            <w:r w:rsidRPr="00D153F3">
              <w:t>Коды поступлений для АУ/БУ</w:t>
            </w:r>
            <w:r>
              <w:t>»</w:t>
            </w:r>
            <w:r w:rsidRPr="00D153F3">
              <w:t xml:space="preserve"> </w:t>
            </w:r>
            <w:r>
              <w:t>в ЕИС</w:t>
            </w:r>
          </w:p>
        </w:tc>
      </w:tr>
      <w:tr w:rsidR="0032350A" w:rsidRPr="00DD2F73" w14:paraId="5BAA8482" w14:textId="77777777" w:rsidTr="00AA184A">
        <w:trPr>
          <w:trHeight w:val="348"/>
        </w:trPr>
        <w:tc>
          <w:tcPr>
            <w:tcW w:w="841" w:type="pct"/>
            <w:gridSpan w:val="2"/>
          </w:tcPr>
          <w:p w14:paraId="700F6B4E" w14:textId="2BA6B1EB" w:rsidR="0032350A" w:rsidRPr="00662DF4" w:rsidRDefault="0032350A" w:rsidP="0032350A">
            <w:pPr>
              <w:pStyle w:val="ad"/>
              <w:jc w:val="left"/>
            </w:pPr>
            <w:r w:rsidRPr="00D153F3">
              <w:t>РК_ИК_04</w:t>
            </w:r>
            <w:r>
              <w:t>52</w:t>
            </w:r>
          </w:p>
        </w:tc>
        <w:tc>
          <w:tcPr>
            <w:tcW w:w="234" w:type="pct"/>
            <w:gridSpan w:val="2"/>
          </w:tcPr>
          <w:p w14:paraId="1A947E75" w14:textId="77777777" w:rsidR="0032350A" w:rsidRPr="00E74DFF" w:rsidRDefault="0032350A" w:rsidP="0032350A">
            <w:pPr>
              <w:pStyle w:val="ad"/>
              <w:jc w:val="left"/>
            </w:pPr>
          </w:p>
        </w:tc>
        <w:tc>
          <w:tcPr>
            <w:tcW w:w="1056" w:type="pct"/>
            <w:gridSpan w:val="2"/>
          </w:tcPr>
          <w:p w14:paraId="02784952" w14:textId="77777777" w:rsidR="0032350A" w:rsidRDefault="0032350A" w:rsidP="0032350A">
            <w:pPr>
              <w:pStyle w:val="ad"/>
              <w:jc w:val="left"/>
              <w:rPr>
                <w:lang w:val="en-US"/>
              </w:rPr>
            </w:pPr>
            <w:r w:rsidRPr="00712AFA">
              <w:rPr>
                <w:lang w:val="en-US"/>
              </w:rPr>
              <w:t>«Код поступлений» (suppliersInfo/supplierInfo/supplierAccountsDetails/supplierAccountDetails/receipt</w:t>
            </w:r>
            <w:r>
              <w:rPr>
                <w:lang w:val="en-US"/>
              </w:rPr>
              <w:t>C</w:t>
            </w:r>
            <w:r w:rsidRPr="00712AFA">
              <w:rPr>
                <w:lang w:val="en-US"/>
              </w:rPr>
              <w:t>ode/code</w:t>
            </w:r>
          </w:p>
          <w:p w14:paraId="4DC4105E" w14:textId="5BA18D21" w:rsidR="0032350A" w:rsidRPr="00E63E91" w:rsidRDefault="0032350A" w:rsidP="0032350A">
            <w:pPr>
              <w:pStyle w:val="ad"/>
              <w:jc w:val="left"/>
              <w:rPr>
                <w:lang w:val="en-US"/>
              </w:rPr>
            </w:pPr>
            <w:r>
              <w:t>И</w:t>
            </w:r>
            <w:r w:rsidRPr="00041BF1">
              <w:rPr>
                <w:lang w:val="en-US"/>
              </w:rPr>
              <w:br/>
              <w:t>thirdParticipant</w:t>
            </w:r>
            <w:r>
              <w:rPr>
                <w:lang w:val="en-US"/>
              </w:rPr>
              <w:t>s</w:t>
            </w:r>
            <w:r w:rsidRPr="00041BF1">
              <w:rPr>
                <w:lang w:val="en-US"/>
              </w:rPr>
              <w:t>Info/thirdParticipantInfo/thirdParticipantAccountsDetailsInfo/thirdParticipantAccountDetailsInfo/</w:t>
            </w:r>
            <w:r w:rsidRPr="00712AFA">
              <w:rPr>
                <w:lang w:val="en-US"/>
              </w:rPr>
              <w:t>receipt</w:t>
            </w:r>
            <w:r>
              <w:rPr>
                <w:lang w:val="en-US"/>
              </w:rPr>
              <w:t>C</w:t>
            </w:r>
            <w:r w:rsidRPr="00712AFA">
              <w:rPr>
                <w:lang w:val="en-US"/>
              </w:rPr>
              <w:t>ode/code)</w:t>
            </w:r>
          </w:p>
        </w:tc>
        <w:tc>
          <w:tcPr>
            <w:tcW w:w="1474" w:type="pct"/>
            <w:gridSpan w:val="3"/>
          </w:tcPr>
          <w:p w14:paraId="34F3FF5B" w14:textId="77777777" w:rsidR="0032350A" w:rsidRDefault="0032350A" w:rsidP="0032350A">
            <w:pPr>
              <w:pStyle w:val="ad"/>
              <w:jc w:val="left"/>
            </w:pPr>
            <w:r>
              <w:t>Контролируется обязательность заполнения проверяемого поля, если:</w:t>
            </w:r>
            <w:r>
              <w:br/>
              <w:t>­</w:t>
            </w:r>
            <w:r>
              <w:tab/>
              <w:t>в поле «Тип лицевого счета» указано значение «01 – Лицевой счет ФК»;</w:t>
            </w:r>
          </w:p>
          <w:p w14:paraId="75B4B306" w14:textId="0F9825EF" w:rsidR="0032350A" w:rsidRDefault="0032350A" w:rsidP="0032350A">
            <w:pPr>
              <w:pStyle w:val="ad"/>
              <w:jc w:val="left"/>
            </w:pPr>
            <w:r>
              <w:t>­</w:t>
            </w:r>
            <w:r>
              <w:tab/>
              <w:t>в поле «Номер лицевого счета» указан лицевой счет начинающийся на «80» или «90».</w:t>
            </w:r>
          </w:p>
        </w:tc>
        <w:tc>
          <w:tcPr>
            <w:tcW w:w="1395" w:type="pct"/>
            <w:gridSpan w:val="3"/>
          </w:tcPr>
          <w:p w14:paraId="3044D4F5" w14:textId="5F671D90" w:rsidR="0032350A" w:rsidRDefault="0032350A" w:rsidP="0032350A">
            <w:pPr>
              <w:pStyle w:val="ad"/>
              <w:jc w:val="left"/>
            </w:pPr>
            <w:r w:rsidRPr="00CF45C4">
              <w:t>&lt;</w:t>
            </w:r>
            <w:r>
              <w:t>номер</w:t>
            </w:r>
            <w:r w:rsidRPr="00CF45C4">
              <w:t xml:space="preserve"> </w:t>
            </w:r>
            <w:r>
              <w:t>контроля</w:t>
            </w:r>
            <w:r w:rsidRPr="00CF45C4">
              <w:t xml:space="preserve">&gt;: </w:t>
            </w:r>
            <w:r>
              <w:t>Блок</w:t>
            </w:r>
            <w:r w:rsidRPr="00CF45C4">
              <w:t xml:space="preserve"> «</w:t>
            </w:r>
            <w:r>
              <w:t>Код</w:t>
            </w:r>
            <w:r w:rsidRPr="00CF45C4">
              <w:t xml:space="preserve"> </w:t>
            </w:r>
            <w:r>
              <w:t>поступления</w:t>
            </w:r>
            <w:r w:rsidRPr="00CF45C4">
              <w:t>» (</w:t>
            </w:r>
            <w:r w:rsidRPr="00CF45C4">
              <w:rPr>
                <w:lang w:val="en-US"/>
              </w:rPr>
              <w:t>suppliersInfo</w:t>
            </w:r>
            <w:r w:rsidRPr="00CF45C4">
              <w:t>/</w:t>
            </w:r>
            <w:r w:rsidRPr="00CF45C4">
              <w:rPr>
                <w:lang w:val="en-US"/>
              </w:rPr>
              <w:t>supplierInfo</w:t>
            </w:r>
            <w:r w:rsidRPr="00CF45C4">
              <w:t>/</w:t>
            </w:r>
            <w:r w:rsidRPr="00CF45C4">
              <w:rPr>
                <w:lang w:val="en-US"/>
              </w:rPr>
              <w:t>supplierAccountsDetails</w:t>
            </w:r>
            <w:r w:rsidRPr="00CF45C4">
              <w:t>/</w:t>
            </w:r>
            <w:r w:rsidRPr="00CF45C4">
              <w:rPr>
                <w:lang w:val="en-US"/>
              </w:rPr>
              <w:t>supplierAccountDetails</w:t>
            </w:r>
            <w:r w:rsidRPr="00CF45C4">
              <w:t>/</w:t>
            </w:r>
            <w:r w:rsidRPr="00CF45C4">
              <w:rPr>
                <w:lang w:val="en-US"/>
              </w:rPr>
              <w:t>receiptCode</w:t>
            </w:r>
            <w:r>
              <w:t xml:space="preserve"> и </w:t>
            </w:r>
            <w:r w:rsidRPr="004957A5">
              <w:t>thirdParticipant</w:t>
            </w:r>
            <w:r>
              <w:rPr>
                <w:lang w:val="en-US"/>
              </w:rPr>
              <w:t>s</w:t>
            </w:r>
            <w:r w:rsidRPr="004957A5">
              <w:t>Info</w:t>
            </w:r>
            <w:r>
              <w:t>/</w:t>
            </w:r>
            <w:r w:rsidRPr="004957A5">
              <w:t>thirdParticipantInfo/thirdParticipantAccountsDetailsInfo/thirdParticipantAccountDetailsInfo/</w:t>
            </w:r>
            <w:r w:rsidRPr="00712AFA">
              <w:rPr>
                <w:lang w:val="en-US"/>
              </w:rPr>
              <w:t>receipt</w:t>
            </w:r>
            <w:r>
              <w:rPr>
                <w:lang w:val="en-US"/>
              </w:rPr>
              <w:t>C</w:t>
            </w:r>
            <w:r w:rsidRPr="00712AFA">
              <w:rPr>
                <w:lang w:val="en-US"/>
              </w:rPr>
              <w:t>ode</w:t>
            </w:r>
            <w:r w:rsidRPr="00041BF1">
              <w:t>/</w:t>
            </w:r>
            <w:r w:rsidRPr="00712AFA">
              <w:rPr>
                <w:lang w:val="en-US"/>
              </w:rPr>
              <w:t>code</w:t>
            </w:r>
            <w:r w:rsidRPr="00CF45C4">
              <w:t>)</w:t>
            </w:r>
            <w:r>
              <w:t xml:space="preserve"> обязателен для организации с номером лицевого счета ФК </w:t>
            </w:r>
            <w:r w:rsidRPr="00CF45C4">
              <w:t>&lt;</w:t>
            </w:r>
            <w:r>
              <w:t>Номер лицевого счета</w:t>
            </w:r>
            <w:r w:rsidRPr="00CF45C4">
              <w:t>&gt;</w:t>
            </w:r>
            <w:r>
              <w:t>.</w:t>
            </w:r>
          </w:p>
        </w:tc>
      </w:tr>
      <w:tr w:rsidR="0032350A" w:rsidRPr="00DD2F73" w14:paraId="46346E88" w14:textId="77777777" w:rsidTr="00AA184A">
        <w:trPr>
          <w:trHeight w:val="348"/>
        </w:trPr>
        <w:tc>
          <w:tcPr>
            <w:tcW w:w="841" w:type="pct"/>
            <w:gridSpan w:val="2"/>
          </w:tcPr>
          <w:p w14:paraId="0BD1C767" w14:textId="25AE2CBE" w:rsidR="0032350A" w:rsidRPr="00EA0E5C" w:rsidRDefault="0032350A" w:rsidP="0032350A">
            <w:pPr>
              <w:pStyle w:val="ad"/>
              <w:jc w:val="left"/>
            </w:pPr>
            <w:r w:rsidRPr="00D153F3">
              <w:t>РК_ИК_04</w:t>
            </w:r>
            <w:r>
              <w:t>53</w:t>
            </w:r>
          </w:p>
        </w:tc>
        <w:tc>
          <w:tcPr>
            <w:tcW w:w="234" w:type="pct"/>
            <w:gridSpan w:val="2"/>
          </w:tcPr>
          <w:p w14:paraId="09DB6894" w14:textId="77777777" w:rsidR="0032350A" w:rsidRPr="00E74DFF" w:rsidRDefault="0032350A" w:rsidP="0032350A">
            <w:pPr>
              <w:pStyle w:val="ad"/>
              <w:jc w:val="left"/>
            </w:pPr>
          </w:p>
        </w:tc>
        <w:tc>
          <w:tcPr>
            <w:tcW w:w="1056" w:type="pct"/>
            <w:gridSpan w:val="2"/>
          </w:tcPr>
          <w:p w14:paraId="25F739F6" w14:textId="77777777" w:rsidR="0032350A" w:rsidRDefault="0032350A" w:rsidP="0032350A">
            <w:pPr>
              <w:pStyle w:val="ad"/>
              <w:jc w:val="left"/>
              <w:rPr>
                <w:lang w:val="en-US"/>
              </w:rPr>
            </w:pPr>
            <w:r w:rsidRPr="00EA0E5C">
              <w:rPr>
                <w:lang w:val="en-US"/>
              </w:rPr>
              <w:t>«</w:t>
            </w:r>
            <w:r w:rsidRPr="00E93EB6">
              <w:t>Код</w:t>
            </w:r>
            <w:r w:rsidRPr="00EA0E5C">
              <w:rPr>
                <w:lang w:val="en-US"/>
              </w:rPr>
              <w:t xml:space="preserve"> </w:t>
            </w:r>
            <w:r w:rsidRPr="00E93EB6">
              <w:t>поступлений</w:t>
            </w:r>
            <w:r w:rsidRPr="00EA0E5C">
              <w:rPr>
                <w:lang w:val="en-US"/>
              </w:rPr>
              <w:t>» (finances/financingPlan/stages/payments/receiptCode/</w:t>
            </w:r>
            <w:r w:rsidRPr="00712AFA">
              <w:rPr>
                <w:lang w:val="en-US"/>
              </w:rPr>
              <w:t>code</w:t>
            </w:r>
            <w:r w:rsidRPr="00EA0E5C">
              <w:rPr>
                <w:lang w:val="en-US"/>
              </w:rPr>
              <w:t>)</w:t>
            </w:r>
          </w:p>
          <w:p w14:paraId="4147A50C" w14:textId="77777777" w:rsidR="0032350A" w:rsidRPr="00712AFA" w:rsidRDefault="0032350A" w:rsidP="0032350A">
            <w:pPr>
              <w:pStyle w:val="ad"/>
              <w:jc w:val="left"/>
              <w:rPr>
                <w:lang w:val="en-US"/>
              </w:rPr>
            </w:pPr>
          </w:p>
        </w:tc>
        <w:tc>
          <w:tcPr>
            <w:tcW w:w="1474" w:type="pct"/>
            <w:gridSpan w:val="3"/>
          </w:tcPr>
          <w:p w14:paraId="336039E6" w14:textId="77777777" w:rsidR="0032350A" w:rsidRDefault="0032350A" w:rsidP="0032350A">
            <w:pPr>
              <w:pStyle w:val="ad"/>
              <w:jc w:val="left"/>
            </w:pPr>
            <w:r>
              <w:t>Контролируется обязательность заполнения проверяемого поля, если:</w:t>
            </w:r>
            <w:r>
              <w:br/>
              <w:t>­</w:t>
            </w:r>
            <w:r>
              <w:tab/>
              <w:t>организация является АУ или БУ;</w:t>
            </w:r>
          </w:p>
          <w:p w14:paraId="0D9A0559" w14:textId="77777777" w:rsidR="0032350A" w:rsidRDefault="0032350A" w:rsidP="0032350A">
            <w:pPr>
              <w:pStyle w:val="ad"/>
              <w:jc w:val="left"/>
            </w:pPr>
            <w:r>
              <w:t>­</w:t>
            </w:r>
            <w:r>
              <w:tab/>
              <w:t>в поле «Тип лицевого счета» указано значение «01 – Лицевой счет ФК»;</w:t>
            </w:r>
          </w:p>
          <w:p w14:paraId="68CBE42C" w14:textId="77777777" w:rsidR="0032350A" w:rsidRDefault="0032350A" w:rsidP="0032350A">
            <w:pPr>
              <w:pStyle w:val="ad"/>
              <w:jc w:val="left"/>
            </w:pPr>
            <w:r>
              <w:t>­</w:t>
            </w:r>
            <w:r>
              <w:tab/>
              <w:t>в поле «Номер лицевого счета» указан лицевой счет начинающийся на «80» или «90»;</w:t>
            </w:r>
          </w:p>
          <w:p w14:paraId="7493886F" w14:textId="70FD58B4" w:rsidR="0032350A" w:rsidRDefault="0032350A" w:rsidP="0032350A">
            <w:pPr>
              <w:pStyle w:val="ad"/>
              <w:jc w:val="left"/>
            </w:pPr>
            <w:r>
              <w:t xml:space="preserve">- контракт не формируется в структурированном виде (не указан признак </w:t>
            </w:r>
            <w:r w:rsidRPr="00A76B60">
              <w:t>isStructuredForm</w:t>
            </w:r>
            <w:r>
              <w:t>)</w:t>
            </w:r>
          </w:p>
        </w:tc>
        <w:tc>
          <w:tcPr>
            <w:tcW w:w="1395" w:type="pct"/>
            <w:gridSpan w:val="3"/>
          </w:tcPr>
          <w:p w14:paraId="4DFA6323" w14:textId="77777777" w:rsidR="0032350A" w:rsidRDefault="0032350A" w:rsidP="0032350A">
            <w:pPr>
              <w:pStyle w:val="ad"/>
              <w:jc w:val="left"/>
              <w:rPr>
                <w:lang w:val="en-US"/>
              </w:rPr>
            </w:pPr>
            <w:r w:rsidRPr="00B23D8B">
              <w:rPr>
                <w:lang w:val="en-US"/>
              </w:rPr>
              <w:t>&lt;</w:t>
            </w:r>
            <w:r>
              <w:t>номер</w:t>
            </w:r>
            <w:r w:rsidRPr="00B23D8B">
              <w:rPr>
                <w:lang w:val="en-US"/>
              </w:rPr>
              <w:t xml:space="preserve"> </w:t>
            </w:r>
            <w:r>
              <w:t>контроля</w:t>
            </w:r>
            <w:r w:rsidRPr="00B23D8B">
              <w:rPr>
                <w:lang w:val="en-US"/>
              </w:rPr>
              <w:t xml:space="preserve">&gt;: </w:t>
            </w:r>
            <w:r>
              <w:t>Блок</w:t>
            </w:r>
            <w:r w:rsidRPr="00B23D8B">
              <w:rPr>
                <w:lang w:val="en-US"/>
              </w:rPr>
              <w:t xml:space="preserve"> </w:t>
            </w:r>
            <w:r w:rsidRPr="00EA0E5C">
              <w:rPr>
                <w:lang w:val="en-US"/>
              </w:rPr>
              <w:t>«</w:t>
            </w:r>
            <w:r w:rsidRPr="00E93EB6">
              <w:t>Код</w:t>
            </w:r>
            <w:r w:rsidRPr="00EA0E5C">
              <w:rPr>
                <w:lang w:val="en-US"/>
              </w:rPr>
              <w:t xml:space="preserve"> </w:t>
            </w:r>
            <w:r w:rsidRPr="00E93EB6">
              <w:t>поступлений</w:t>
            </w:r>
            <w:r w:rsidRPr="00EA0E5C">
              <w:rPr>
                <w:lang w:val="en-US"/>
              </w:rPr>
              <w:t>» (finances/financingPlan/stages/payments/receiptCode/</w:t>
            </w:r>
            <w:r w:rsidRPr="00712AFA">
              <w:rPr>
                <w:lang w:val="en-US"/>
              </w:rPr>
              <w:t>code</w:t>
            </w:r>
            <w:r w:rsidRPr="00EA0E5C">
              <w:rPr>
                <w:lang w:val="en-US"/>
              </w:rPr>
              <w:t>)</w:t>
            </w:r>
          </w:p>
          <w:p w14:paraId="5AE60AAD" w14:textId="19BA2390" w:rsidR="0032350A" w:rsidRPr="00CF45C4" w:rsidRDefault="0032350A" w:rsidP="0032350A">
            <w:pPr>
              <w:pStyle w:val="ad"/>
              <w:jc w:val="left"/>
            </w:pPr>
            <w:r>
              <w:t xml:space="preserve">обязателен для организации с типом АУ/БУ и номером лицевого счета ФК </w:t>
            </w:r>
            <w:r w:rsidRPr="00CF45C4">
              <w:t>&lt;</w:t>
            </w:r>
            <w:r>
              <w:t>Номер лицевого счета</w:t>
            </w:r>
            <w:r w:rsidRPr="00CF45C4">
              <w:t>&gt;</w:t>
            </w:r>
            <w:r>
              <w:t xml:space="preserve"> для контрактов, сформированных не в структурированном виде.</w:t>
            </w:r>
          </w:p>
        </w:tc>
      </w:tr>
      <w:tr w:rsidR="0032350A" w:rsidRPr="00DD2F73" w14:paraId="782A4B88" w14:textId="77777777" w:rsidTr="00AA184A">
        <w:trPr>
          <w:trHeight w:val="348"/>
        </w:trPr>
        <w:tc>
          <w:tcPr>
            <w:tcW w:w="841" w:type="pct"/>
            <w:gridSpan w:val="2"/>
          </w:tcPr>
          <w:p w14:paraId="3FC2CD7B" w14:textId="4AC90A2C" w:rsidR="0032350A" w:rsidRPr="00EA0E5C" w:rsidRDefault="0032350A" w:rsidP="0032350A">
            <w:pPr>
              <w:pStyle w:val="ad"/>
              <w:jc w:val="left"/>
            </w:pPr>
            <w:r w:rsidRPr="00D153F3">
              <w:t>РК_ИК_04</w:t>
            </w:r>
            <w:r>
              <w:t>54</w:t>
            </w:r>
          </w:p>
        </w:tc>
        <w:tc>
          <w:tcPr>
            <w:tcW w:w="234" w:type="pct"/>
            <w:gridSpan w:val="2"/>
          </w:tcPr>
          <w:p w14:paraId="2F51C3D9" w14:textId="77777777" w:rsidR="0032350A" w:rsidRPr="00E74DFF" w:rsidRDefault="0032350A" w:rsidP="0032350A">
            <w:pPr>
              <w:pStyle w:val="ad"/>
              <w:jc w:val="left"/>
            </w:pPr>
          </w:p>
        </w:tc>
        <w:tc>
          <w:tcPr>
            <w:tcW w:w="1056" w:type="pct"/>
            <w:gridSpan w:val="2"/>
          </w:tcPr>
          <w:p w14:paraId="6ED31F57" w14:textId="6FFDC326" w:rsidR="0032350A" w:rsidRPr="00712AFA" w:rsidRDefault="0032350A" w:rsidP="0032350A">
            <w:pPr>
              <w:pStyle w:val="ad"/>
              <w:jc w:val="left"/>
              <w:rPr>
                <w:lang w:val="en-US"/>
              </w:rPr>
            </w:pPr>
            <w:r w:rsidRPr="00EA0E5C">
              <w:rPr>
                <w:lang w:val="en-US"/>
              </w:rPr>
              <w:t>«</w:t>
            </w:r>
            <w:r w:rsidRPr="00E93EB6">
              <w:t>Код</w:t>
            </w:r>
            <w:r w:rsidRPr="00EA0E5C">
              <w:rPr>
                <w:lang w:val="en-US"/>
              </w:rPr>
              <w:t xml:space="preserve"> </w:t>
            </w:r>
            <w:r w:rsidRPr="00E93EB6">
              <w:t>поступлений</w:t>
            </w:r>
            <w:r w:rsidRPr="00EA0E5C">
              <w:rPr>
                <w:lang w:val="en-US"/>
              </w:rPr>
              <w:t>» (counterpartiesInfo/counterpartyInfo/counterpartyAccountsDetails/count</w:t>
            </w:r>
            <w:r w:rsidRPr="00EA0E5C">
              <w:rPr>
                <w:lang w:val="en-US"/>
              </w:rPr>
              <w:lastRenderedPageBreak/>
              <w:t>erpartyAccountDetails/receiptCode/code)</w:t>
            </w:r>
          </w:p>
        </w:tc>
        <w:tc>
          <w:tcPr>
            <w:tcW w:w="1474" w:type="pct"/>
            <w:gridSpan w:val="3"/>
          </w:tcPr>
          <w:p w14:paraId="770C566D" w14:textId="77777777" w:rsidR="0032350A" w:rsidRDefault="0032350A" w:rsidP="0032350A">
            <w:pPr>
              <w:pStyle w:val="ad"/>
              <w:jc w:val="left"/>
            </w:pPr>
            <w:r>
              <w:lastRenderedPageBreak/>
              <w:t>Контролируется обязательность заполнения проверяемого поля, если:</w:t>
            </w:r>
            <w:r>
              <w:br/>
              <w:t>­</w:t>
            </w:r>
            <w:r>
              <w:tab/>
              <w:t>в поле «Тип лицевого счета» указано значение «Счет для перечисления денежных средств»;</w:t>
            </w:r>
          </w:p>
          <w:p w14:paraId="34663FB2" w14:textId="2F5C8078" w:rsidR="0032350A" w:rsidRDefault="0032350A" w:rsidP="0032350A">
            <w:pPr>
              <w:pStyle w:val="ad"/>
              <w:jc w:val="left"/>
            </w:pPr>
            <w:r>
              <w:lastRenderedPageBreak/>
              <w:t>­</w:t>
            </w:r>
            <w:r>
              <w:tab/>
              <w:t>в поле «Номер лицевого счета» указан лицевой счет начинающийся на «80» или «90».</w:t>
            </w:r>
          </w:p>
        </w:tc>
        <w:tc>
          <w:tcPr>
            <w:tcW w:w="1395" w:type="pct"/>
            <w:gridSpan w:val="3"/>
          </w:tcPr>
          <w:p w14:paraId="51A66981" w14:textId="02A219EA" w:rsidR="0032350A" w:rsidRPr="00CF45C4" w:rsidRDefault="0032350A" w:rsidP="0032350A">
            <w:pPr>
              <w:pStyle w:val="ad"/>
              <w:jc w:val="left"/>
            </w:pPr>
            <w:r w:rsidRPr="00CF45C4">
              <w:lastRenderedPageBreak/>
              <w:t>&lt;</w:t>
            </w:r>
            <w:r>
              <w:t>номер</w:t>
            </w:r>
            <w:r w:rsidRPr="00CF45C4">
              <w:t xml:space="preserve"> </w:t>
            </w:r>
            <w:r>
              <w:t>контроля</w:t>
            </w:r>
            <w:r w:rsidRPr="00CF45C4">
              <w:t xml:space="preserve">&gt;: </w:t>
            </w:r>
            <w:r>
              <w:t>Блок</w:t>
            </w:r>
            <w:r w:rsidRPr="00CF45C4">
              <w:t xml:space="preserve"> «</w:t>
            </w:r>
            <w:r w:rsidRPr="00E93EB6">
              <w:t>Код</w:t>
            </w:r>
            <w:r w:rsidRPr="00B23D8B">
              <w:t xml:space="preserve"> </w:t>
            </w:r>
            <w:r w:rsidRPr="00E93EB6">
              <w:t>поступлений</w:t>
            </w:r>
            <w:r w:rsidRPr="00B23D8B">
              <w:t>» (</w:t>
            </w:r>
            <w:r w:rsidRPr="00EA0E5C">
              <w:rPr>
                <w:lang w:val="en-US"/>
              </w:rPr>
              <w:t>counterpartiesInfo</w:t>
            </w:r>
            <w:r w:rsidRPr="00B23D8B">
              <w:t>/</w:t>
            </w:r>
            <w:r w:rsidRPr="00EA0E5C">
              <w:rPr>
                <w:lang w:val="en-US"/>
              </w:rPr>
              <w:t>counterpartyInfo</w:t>
            </w:r>
            <w:r w:rsidRPr="00B23D8B">
              <w:t>/</w:t>
            </w:r>
            <w:r w:rsidRPr="00EA0E5C">
              <w:rPr>
                <w:lang w:val="en-US"/>
              </w:rPr>
              <w:t>counterpartyAccountsDetails</w:t>
            </w:r>
            <w:r w:rsidRPr="00B23D8B">
              <w:t>/</w:t>
            </w:r>
            <w:r w:rsidRPr="00EA0E5C">
              <w:rPr>
                <w:lang w:val="en-US"/>
              </w:rPr>
              <w:t>counter</w:t>
            </w:r>
            <w:r w:rsidRPr="00EA0E5C">
              <w:rPr>
                <w:lang w:val="en-US"/>
              </w:rPr>
              <w:lastRenderedPageBreak/>
              <w:t>partyAccountDetails</w:t>
            </w:r>
            <w:r w:rsidRPr="00B23D8B">
              <w:t>/</w:t>
            </w:r>
            <w:r w:rsidRPr="00EA0E5C">
              <w:rPr>
                <w:lang w:val="en-US"/>
              </w:rPr>
              <w:t>receiptCode</w:t>
            </w:r>
            <w:r w:rsidRPr="00B23D8B">
              <w:t>/</w:t>
            </w:r>
            <w:r w:rsidRPr="00EA0E5C">
              <w:rPr>
                <w:lang w:val="en-US"/>
              </w:rPr>
              <w:t>code</w:t>
            </w:r>
            <w:r w:rsidRPr="00CF45C4">
              <w:t>)</w:t>
            </w:r>
            <w:r>
              <w:t xml:space="preserve"> обязателен для организации с номером лицевого счета </w:t>
            </w:r>
            <w:r w:rsidRPr="00CF45C4">
              <w:t>&lt;</w:t>
            </w:r>
            <w:r>
              <w:t>Номер лицевого счета</w:t>
            </w:r>
            <w:r w:rsidRPr="00CF45C4">
              <w:t>&gt;</w:t>
            </w:r>
            <w:r>
              <w:t>.</w:t>
            </w:r>
          </w:p>
        </w:tc>
      </w:tr>
      <w:tr w:rsidR="0032350A" w:rsidRPr="00C4181A" w14:paraId="4A4808C9" w14:textId="77777777" w:rsidTr="009971A6">
        <w:trPr>
          <w:trHeight w:val="348"/>
        </w:trPr>
        <w:tc>
          <w:tcPr>
            <w:tcW w:w="5000" w:type="pct"/>
            <w:gridSpan w:val="12"/>
          </w:tcPr>
          <w:p w14:paraId="268973C6" w14:textId="77777777" w:rsidR="0032350A" w:rsidRPr="00582D07" w:rsidRDefault="0032350A" w:rsidP="0032350A">
            <w:pPr>
              <w:pStyle w:val="ad"/>
              <w:jc w:val="center"/>
              <w:rPr>
                <w:b/>
              </w:rPr>
            </w:pPr>
            <w:r>
              <w:rPr>
                <w:b/>
              </w:rPr>
              <w:lastRenderedPageBreak/>
              <w:t>«</w:t>
            </w:r>
            <w:r w:rsidRPr="009971A6">
              <w:rPr>
                <w:b/>
              </w:rPr>
              <w:t>Информация</w:t>
            </w:r>
            <w:r w:rsidRPr="001160B4">
              <w:rPr>
                <w:b/>
              </w:rPr>
              <w:t xml:space="preserve"> </w:t>
            </w:r>
            <w:r w:rsidRPr="009971A6">
              <w:rPr>
                <w:b/>
              </w:rPr>
              <w:t>о</w:t>
            </w:r>
            <w:r w:rsidRPr="001160B4">
              <w:rPr>
                <w:b/>
              </w:rPr>
              <w:t xml:space="preserve"> </w:t>
            </w:r>
            <w:r w:rsidRPr="009971A6">
              <w:rPr>
                <w:b/>
              </w:rPr>
              <w:t>контрагенте</w:t>
            </w:r>
            <w:r w:rsidRPr="001160B4">
              <w:rPr>
                <w:b/>
              </w:rPr>
              <w:t xml:space="preserve"> </w:t>
            </w:r>
            <w:r w:rsidRPr="009971A6">
              <w:rPr>
                <w:b/>
              </w:rPr>
              <w:t>и</w:t>
            </w:r>
            <w:r w:rsidRPr="001160B4">
              <w:rPr>
                <w:b/>
              </w:rPr>
              <w:t xml:space="preserve"> </w:t>
            </w:r>
            <w:r w:rsidRPr="009971A6">
              <w:rPr>
                <w:b/>
              </w:rPr>
              <w:t>его</w:t>
            </w:r>
            <w:r w:rsidRPr="001160B4">
              <w:rPr>
                <w:b/>
              </w:rPr>
              <w:t xml:space="preserve"> </w:t>
            </w:r>
            <w:r w:rsidRPr="009971A6">
              <w:rPr>
                <w:b/>
              </w:rPr>
              <w:t>реквизитах</w:t>
            </w:r>
            <w:r w:rsidRPr="001160B4">
              <w:rPr>
                <w:b/>
              </w:rPr>
              <w:t xml:space="preserve"> </w:t>
            </w:r>
            <w:r w:rsidRPr="009971A6">
              <w:rPr>
                <w:b/>
              </w:rPr>
              <w:t>для</w:t>
            </w:r>
            <w:r w:rsidRPr="001160B4">
              <w:rPr>
                <w:b/>
              </w:rPr>
              <w:t xml:space="preserve"> </w:t>
            </w:r>
            <w:r w:rsidRPr="009971A6">
              <w:rPr>
                <w:b/>
              </w:rPr>
              <w:t>уплаты</w:t>
            </w:r>
            <w:r w:rsidRPr="001160B4">
              <w:rPr>
                <w:b/>
              </w:rPr>
              <w:t xml:space="preserve"> </w:t>
            </w:r>
            <w:r w:rsidRPr="009971A6">
              <w:rPr>
                <w:b/>
              </w:rPr>
              <w:t>неустоек</w:t>
            </w:r>
            <w:r w:rsidRPr="001160B4">
              <w:rPr>
                <w:b/>
              </w:rPr>
              <w:t xml:space="preserve"> (</w:t>
            </w:r>
            <w:r w:rsidRPr="009971A6">
              <w:rPr>
                <w:b/>
              </w:rPr>
              <w:t>штрафов</w:t>
            </w:r>
            <w:r w:rsidRPr="001160B4">
              <w:rPr>
                <w:b/>
              </w:rPr>
              <w:t xml:space="preserve">, </w:t>
            </w:r>
            <w:r w:rsidRPr="009971A6">
              <w:rPr>
                <w:b/>
              </w:rPr>
              <w:t>пеней</w:t>
            </w:r>
            <w:r w:rsidRPr="001160B4">
              <w:rPr>
                <w:b/>
              </w:rPr>
              <w:t xml:space="preserve">) </w:t>
            </w:r>
            <w:r w:rsidRPr="009971A6">
              <w:rPr>
                <w:b/>
              </w:rPr>
              <w:t>и</w:t>
            </w:r>
            <w:r w:rsidRPr="001160B4">
              <w:rPr>
                <w:b/>
              </w:rPr>
              <w:t xml:space="preserve"> </w:t>
            </w:r>
            <w:r w:rsidRPr="009971A6">
              <w:rPr>
                <w:b/>
              </w:rPr>
              <w:t>уплаты</w:t>
            </w:r>
            <w:r w:rsidRPr="001160B4">
              <w:rPr>
                <w:b/>
              </w:rPr>
              <w:t xml:space="preserve"> </w:t>
            </w:r>
            <w:r w:rsidRPr="009971A6">
              <w:rPr>
                <w:b/>
              </w:rPr>
              <w:t>налогов</w:t>
            </w:r>
            <w:r w:rsidRPr="001160B4">
              <w:rPr>
                <w:b/>
              </w:rPr>
              <w:t>» (</w:t>
            </w:r>
            <w:r w:rsidRPr="009971A6">
              <w:rPr>
                <w:b/>
                <w:lang w:val="en-US"/>
              </w:rPr>
              <w:t>counterpartiesInfo</w:t>
            </w:r>
            <w:r w:rsidRPr="001160B4">
              <w:rPr>
                <w:b/>
              </w:rPr>
              <w:t>/</w:t>
            </w:r>
            <w:r w:rsidRPr="009971A6">
              <w:rPr>
                <w:b/>
                <w:lang w:val="en-US"/>
              </w:rPr>
              <w:t>counterpartyInfo</w:t>
            </w:r>
            <w:r w:rsidRPr="001160B4">
              <w:rPr>
                <w:b/>
              </w:rPr>
              <w:t>)</w:t>
            </w:r>
          </w:p>
          <w:p w14:paraId="0FE7A6C9" w14:textId="77777777" w:rsidR="0032350A" w:rsidRDefault="0032350A" w:rsidP="0032350A">
            <w:pPr>
              <w:pStyle w:val="ad"/>
            </w:pPr>
            <w:r>
              <w:t>Блок «</w:t>
            </w:r>
            <w:r w:rsidRPr="001A1A86">
              <w:t>Контрагент для уплаты неустоек (штрафов, пеней)</w:t>
            </w:r>
            <w:r>
              <w:t>» (</w:t>
            </w:r>
            <w:r w:rsidRPr="001A1A86">
              <w:t>counterpartiesInfo/counterpartyInfo/payingPenaltiesInfo</w:t>
            </w:r>
            <w:r>
              <w:t>). При приеме выполняется поиск организации в справочнике организаций (</w:t>
            </w:r>
            <w:r>
              <w:rPr>
                <w:lang w:val="en-US"/>
              </w:rPr>
              <w:t>nsiOrganization</w:t>
            </w:r>
            <w:r>
              <w:t>)</w:t>
            </w:r>
            <w:r w:rsidRPr="006D7378">
              <w:t xml:space="preserve"> </w:t>
            </w:r>
            <w:r>
              <w:t xml:space="preserve">в составе контроля </w:t>
            </w:r>
            <w:r w:rsidRPr="00662DF4">
              <w:t>РК_ИК_040</w:t>
            </w:r>
            <w:r w:rsidRPr="006D7378">
              <w:t>5</w:t>
            </w:r>
            <w:r>
              <w:t>.</w:t>
            </w:r>
          </w:p>
          <w:p w14:paraId="545A9D48" w14:textId="77777777" w:rsidR="0032350A" w:rsidRDefault="0032350A" w:rsidP="0032350A">
            <w:pPr>
              <w:pStyle w:val="ad"/>
            </w:pPr>
            <w:r>
              <w:t>Следующие поля игнорируются при приеме, заполняются при приеме автоматически из справочника организаций:</w:t>
            </w:r>
          </w:p>
          <w:p w14:paraId="457CD92C" w14:textId="6D503BAE" w:rsidR="0032350A" w:rsidRDefault="0032350A" w:rsidP="0032350A">
            <w:pPr>
              <w:pStyle w:val="ad"/>
              <w:rPr>
                <w:lang w:val="en-US"/>
              </w:rPr>
            </w:pPr>
            <w:r w:rsidRPr="006D7378">
              <w:rPr>
                <w:lang w:val="en-US"/>
              </w:rPr>
              <w:t>«</w:t>
            </w:r>
            <w:r w:rsidRPr="006D7378">
              <w:t>Полное</w:t>
            </w:r>
            <w:r w:rsidRPr="006D7378">
              <w:rPr>
                <w:lang w:val="en-US"/>
              </w:rPr>
              <w:t xml:space="preserve"> </w:t>
            </w:r>
            <w:r w:rsidRPr="006D7378">
              <w:t>наименование</w:t>
            </w:r>
            <w:r w:rsidRPr="006D7378">
              <w:rPr>
                <w:lang w:val="en-US"/>
              </w:rPr>
              <w:t>» (counterpartiesInfo/counterpartyInfo/payingPenaltiesInfo/fullName)</w:t>
            </w:r>
            <w:r>
              <w:rPr>
                <w:lang w:val="en-US"/>
              </w:rPr>
              <w:t>;</w:t>
            </w:r>
          </w:p>
          <w:p w14:paraId="71574BB6" w14:textId="3B09050D" w:rsidR="0032350A" w:rsidRDefault="0032350A" w:rsidP="0032350A">
            <w:pPr>
              <w:pStyle w:val="ad"/>
              <w:rPr>
                <w:lang w:val="en-US"/>
              </w:rPr>
            </w:pPr>
            <w:r w:rsidRPr="006D7378">
              <w:rPr>
                <w:lang w:val="en-US"/>
              </w:rPr>
              <w:t>«</w:t>
            </w:r>
            <w:r w:rsidRPr="006D7378">
              <w:t>ИНН</w:t>
            </w:r>
            <w:r w:rsidRPr="006D7378">
              <w:rPr>
                <w:lang w:val="en-US"/>
              </w:rPr>
              <w:t>» (counterpartiesInfo/counterpartyInfo/payingPenaltiesInfo/inn)</w:t>
            </w:r>
            <w:r>
              <w:rPr>
                <w:lang w:val="en-US"/>
              </w:rPr>
              <w:t>;</w:t>
            </w:r>
          </w:p>
          <w:p w14:paraId="372B8CA2" w14:textId="77777777" w:rsidR="0032350A" w:rsidRDefault="0032350A" w:rsidP="0032350A">
            <w:pPr>
              <w:pStyle w:val="ad"/>
              <w:rPr>
                <w:lang w:val="en-US"/>
              </w:rPr>
            </w:pPr>
            <w:r w:rsidRPr="006D7378">
              <w:rPr>
                <w:lang w:val="en-US"/>
              </w:rPr>
              <w:t>«</w:t>
            </w:r>
            <w:r w:rsidRPr="006D7378">
              <w:t>КПП</w:t>
            </w:r>
            <w:r w:rsidRPr="006D7378">
              <w:rPr>
                <w:lang w:val="en-US"/>
              </w:rPr>
              <w:t>» (counterpartiesInfo/counterpartyInfo/payingPenaltiesInfo/kpp)</w:t>
            </w:r>
            <w:r>
              <w:rPr>
                <w:lang w:val="en-US"/>
              </w:rPr>
              <w:t>.</w:t>
            </w:r>
          </w:p>
          <w:p w14:paraId="65DCA98F" w14:textId="2F83DBC7" w:rsidR="0032350A" w:rsidRDefault="0032350A" w:rsidP="0032350A">
            <w:pPr>
              <w:pStyle w:val="ad"/>
              <w:rPr>
                <w:lang w:val="en-US"/>
              </w:rPr>
            </w:pPr>
          </w:p>
          <w:p w14:paraId="7093288C" w14:textId="2B544E5C" w:rsidR="0032350A" w:rsidRPr="00D7742F" w:rsidRDefault="0032350A" w:rsidP="0032350A">
            <w:pPr>
              <w:pStyle w:val="ad"/>
            </w:pPr>
            <w:r>
              <w:t>Блок</w:t>
            </w:r>
            <w:r w:rsidRPr="00D7742F">
              <w:rPr>
                <w:lang w:val="en-US"/>
              </w:rPr>
              <w:t xml:space="preserve"> «</w:t>
            </w:r>
            <w:r w:rsidRPr="006D7378">
              <w:t>Контрагент</w:t>
            </w:r>
            <w:r w:rsidRPr="00D7742F">
              <w:rPr>
                <w:lang w:val="en-US"/>
              </w:rPr>
              <w:t xml:space="preserve"> </w:t>
            </w:r>
            <w:r w:rsidRPr="006D7378">
              <w:t>для</w:t>
            </w:r>
            <w:r w:rsidRPr="00D7742F">
              <w:rPr>
                <w:lang w:val="en-US"/>
              </w:rPr>
              <w:t xml:space="preserve"> </w:t>
            </w:r>
            <w:r w:rsidRPr="006D7378">
              <w:t>уплаты</w:t>
            </w:r>
            <w:r w:rsidRPr="00D7742F">
              <w:rPr>
                <w:lang w:val="en-US"/>
              </w:rPr>
              <w:t xml:space="preserve"> </w:t>
            </w:r>
            <w:r w:rsidRPr="006D7378">
              <w:t>налогов</w:t>
            </w:r>
            <w:r w:rsidRPr="00D7742F">
              <w:rPr>
                <w:lang w:val="en-US"/>
              </w:rPr>
              <w:t>» (</w:t>
            </w:r>
            <w:r w:rsidRPr="006D7378">
              <w:rPr>
                <w:lang w:val="en-US"/>
              </w:rPr>
              <w:t>counterpartiesInfo</w:t>
            </w:r>
            <w:r w:rsidRPr="00D7742F">
              <w:rPr>
                <w:lang w:val="en-US"/>
              </w:rPr>
              <w:t>/</w:t>
            </w:r>
            <w:r w:rsidRPr="006D7378">
              <w:rPr>
                <w:lang w:val="en-US"/>
              </w:rPr>
              <w:t>counterpartyInfo</w:t>
            </w:r>
            <w:r w:rsidRPr="00D7742F">
              <w:rPr>
                <w:lang w:val="en-US"/>
              </w:rPr>
              <w:t>/</w:t>
            </w:r>
            <w:r w:rsidRPr="006D7378">
              <w:rPr>
                <w:lang w:val="en-US"/>
              </w:rPr>
              <w:t>payingTaxesInfo</w:t>
            </w:r>
            <w:r w:rsidRPr="00D7742F">
              <w:rPr>
                <w:lang w:val="en-US"/>
              </w:rPr>
              <w:t xml:space="preserve">). </w:t>
            </w:r>
            <w:r>
              <w:t>При приеме выполняется поиск организации в справочнике СВР (</w:t>
            </w:r>
            <w:r>
              <w:rPr>
                <w:lang w:val="en-US"/>
              </w:rPr>
              <w:t>nsiSVR</w:t>
            </w:r>
            <w:r>
              <w:t>)</w:t>
            </w:r>
            <w:r w:rsidRPr="006D7378">
              <w:t xml:space="preserve"> </w:t>
            </w:r>
            <w:r>
              <w:t xml:space="preserve">в составе контроля </w:t>
            </w:r>
            <w:r w:rsidRPr="00662DF4">
              <w:t>РК_ИК_040</w:t>
            </w:r>
            <w:r>
              <w:t>6. Поле «</w:t>
            </w:r>
            <w:r w:rsidRPr="008707D6">
              <w:t>Полное наименование</w:t>
            </w:r>
            <w:r>
              <w:t>» (</w:t>
            </w:r>
            <w:r w:rsidRPr="008707D6">
              <w:t>counterpartiesInfo/counterpartyInfo/payingTaxesInfo/fullName</w:t>
            </w:r>
            <w:r>
              <w:t>) игнорируется при приеме, заполняется автоматически из справочника СВР.</w:t>
            </w:r>
          </w:p>
          <w:p w14:paraId="4A03E0D4" w14:textId="77777777" w:rsidR="0032350A" w:rsidRDefault="0032350A" w:rsidP="0032350A">
            <w:pPr>
              <w:pStyle w:val="ad"/>
            </w:pPr>
          </w:p>
          <w:p w14:paraId="29E67FFC" w14:textId="58D6F669" w:rsidR="0032350A" w:rsidRPr="00532F89" w:rsidRDefault="0032350A" w:rsidP="0032350A">
            <w:pPr>
              <w:pStyle w:val="ad"/>
              <w:jc w:val="center"/>
              <w:rPr>
                <w:lang w:val="en-US"/>
              </w:rPr>
            </w:pPr>
            <w:r>
              <w:t>Блок</w:t>
            </w:r>
            <w:r w:rsidRPr="00532F89">
              <w:rPr>
                <w:lang w:val="en-US"/>
              </w:rPr>
              <w:t xml:space="preserve"> «</w:t>
            </w:r>
            <w:r w:rsidRPr="00300D64">
              <w:t>Реквизиты</w:t>
            </w:r>
            <w:r w:rsidRPr="00300D64">
              <w:rPr>
                <w:lang w:val="en-US"/>
              </w:rPr>
              <w:t xml:space="preserve"> </w:t>
            </w:r>
            <w:r w:rsidRPr="00300D64">
              <w:t>счета</w:t>
            </w:r>
            <w:r w:rsidRPr="00300D64">
              <w:rPr>
                <w:lang w:val="en-US"/>
              </w:rPr>
              <w:t xml:space="preserve"> </w:t>
            </w:r>
            <w:r w:rsidRPr="00300D64">
              <w:t>контрагента</w:t>
            </w:r>
            <w:r w:rsidRPr="00532F89">
              <w:rPr>
                <w:lang w:val="en-US"/>
              </w:rPr>
              <w:t>» (</w:t>
            </w:r>
            <w:r w:rsidRPr="00300D64">
              <w:rPr>
                <w:lang w:val="en-US"/>
              </w:rPr>
              <w:t>counterpartiesInfo/counterpartyInfo/counterpartyAccountsDetails/counterpartyAccountDetails</w:t>
            </w:r>
            <w:r w:rsidRPr="00532F89">
              <w:rPr>
                <w:lang w:val="en-US"/>
              </w:rPr>
              <w:t>)</w:t>
            </w:r>
          </w:p>
          <w:p w14:paraId="0AC8C0FD" w14:textId="77777777" w:rsidR="0032350A" w:rsidRPr="00532F89" w:rsidRDefault="0032350A" w:rsidP="0032350A">
            <w:pPr>
              <w:pStyle w:val="ad"/>
              <w:jc w:val="left"/>
              <w:rPr>
                <w:lang w:val="en-US"/>
              </w:rPr>
            </w:pPr>
          </w:p>
          <w:p w14:paraId="52A0669A" w14:textId="77777777" w:rsidR="0032350A" w:rsidRPr="009F3221" w:rsidRDefault="0032350A" w:rsidP="0032350A">
            <w:pPr>
              <w:pStyle w:val="ad"/>
              <w:jc w:val="left"/>
            </w:pPr>
            <w:r>
              <w:t>Значения поля «</w:t>
            </w:r>
            <w:r w:rsidRPr="00347169">
              <w:t>Уникальный идентификатор в ЕИС</w:t>
            </w:r>
            <w:r>
              <w:t xml:space="preserve">» </w:t>
            </w:r>
            <w:r w:rsidRPr="00FC0F80">
              <w:t>(</w:t>
            </w:r>
            <w:r>
              <w:rPr>
                <w:lang w:val="en-US"/>
              </w:rPr>
              <w:t>sid</w:t>
            </w:r>
            <w:r w:rsidRPr="00FC0F80">
              <w:t>)</w:t>
            </w:r>
            <w:r>
              <w:t xml:space="preserve"> при приеме первой версии сведений о контракте игнорируется, назначается в ЕИС и выгружается. При приеме изменений размещенной версии сведений о контракте, если поле заполнено, то контролируется</w:t>
            </w:r>
            <w:r w:rsidRPr="00152F40">
              <w:t>, что в предыдущей версии сведений о контракте найден</w:t>
            </w:r>
            <w:r>
              <w:t>ы</w:t>
            </w:r>
            <w:r w:rsidRPr="00152F40">
              <w:t xml:space="preserve"> </w:t>
            </w:r>
            <w:r>
              <w:t>платежные реквихиты</w:t>
            </w:r>
            <w:r w:rsidRPr="00152F40">
              <w:t xml:space="preserve"> с указанным значением sid</w:t>
            </w:r>
            <w:r>
              <w:t>, то есть данное поле</w:t>
            </w:r>
            <w:r w:rsidRPr="00152F40">
              <w:t>,</w:t>
            </w:r>
            <w:r>
              <w:t xml:space="preserve"> как и </w:t>
            </w:r>
            <w:r>
              <w:rPr>
                <w:lang w:val="en-US"/>
              </w:rPr>
              <w:t>externalSid</w:t>
            </w:r>
            <w:r w:rsidRPr="00152F40">
              <w:t>,</w:t>
            </w:r>
            <w:r>
              <w:t xml:space="preserve"> </w:t>
            </w:r>
            <w:r w:rsidRPr="00152F40">
              <w:t xml:space="preserve">используется для идентификации </w:t>
            </w:r>
            <w:r>
              <w:t>платежных реквизитов</w:t>
            </w:r>
            <w:r w:rsidRPr="00152F40">
              <w:t xml:space="preserve"> в разных версиях сведений о контракте</w:t>
            </w:r>
            <w:r>
              <w:t>. При этом, если для платежных реквизитов</w:t>
            </w:r>
            <w:r w:rsidRPr="009F3221">
              <w:t xml:space="preserve">, </w:t>
            </w:r>
            <w:r>
              <w:t xml:space="preserve">найденный по </w:t>
            </w:r>
            <w:r>
              <w:rPr>
                <w:lang w:val="en-US"/>
              </w:rPr>
              <w:t>sid</w:t>
            </w:r>
            <w:r w:rsidRPr="009F3221">
              <w:t xml:space="preserve">, </w:t>
            </w:r>
            <w:r>
              <w:t>в размещенной версии сведений о контракте</w:t>
            </w:r>
            <w:r w:rsidRPr="009F3221">
              <w:t>:</w:t>
            </w:r>
          </w:p>
          <w:p w14:paraId="6E8D00BA" w14:textId="77777777" w:rsidR="0032350A" w:rsidRPr="009341DD" w:rsidRDefault="0032350A" w:rsidP="0032350A">
            <w:pPr>
              <w:pStyle w:val="ad"/>
              <w:numPr>
                <w:ilvl w:val="0"/>
                <w:numId w:val="162"/>
              </w:numPr>
              <w:jc w:val="left"/>
            </w:pPr>
            <w:r>
              <w:t xml:space="preserve">задан </w:t>
            </w:r>
            <w:r>
              <w:rPr>
                <w:lang w:val="en-US"/>
              </w:rPr>
              <w:t>externalSid</w:t>
            </w:r>
            <w:r w:rsidRPr="00D47620">
              <w:t xml:space="preserve">, </w:t>
            </w:r>
            <w:r>
              <w:t xml:space="preserve">то в принимаемой версии для данных платежных реквизитов должно быть указано то же значение </w:t>
            </w:r>
            <w:r>
              <w:rPr>
                <w:lang w:val="en-US"/>
              </w:rPr>
              <w:t>externalSid</w:t>
            </w:r>
          </w:p>
          <w:p w14:paraId="3261D728" w14:textId="77777777" w:rsidR="0032350A" w:rsidRPr="009F3221" w:rsidRDefault="0032350A" w:rsidP="0032350A">
            <w:pPr>
              <w:pStyle w:val="ad"/>
              <w:numPr>
                <w:ilvl w:val="0"/>
                <w:numId w:val="162"/>
              </w:numPr>
              <w:jc w:val="left"/>
            </w:pPr>
            <w:r>
              <w:t xml:space="preserve">не задан </w:t>
            </w:r>
            <w:r w:rsidRPr="009F3221">
              <w:rPr>
                <w:lang w:val="en-US"/>
              </w:rPr>
              <w:t>externalSid</w:t>
            </w:r>
            <w:r>
              <w:t xml:space="preserve">, то в принимаемой версии допускается указание </w:t>
            </w:r>
            <w:r w:rsidRPr="009F3221">
              <w:rPr>
                <w:lang w:val="en-US"/>
              </w:rPr>
              <w:t>externalSid</w:t>
            </w:r>
            <w:r>
              <w:t>, то есть считается, что внешняя система задала для платежных реквизитов свой идентификатор.</w:t>
            </w:r>
          </w:p>
          <w:p w14:paraId="6E87EF79" w14:textId="77777777" w:rsidR="0032350A" w:rsidRPr="00A5342F" w:rsidRDefault="0032350A" w:rsidP="0032350A">
            <w:pPr>
              <w:pStyle w:val="ad"/>
              <w:jc w:val="left"/>
            </w:pPr>
          </w:p>
          <w:p w14:paraId="6FFADBE8" w14:textId="177E833A" w:rsidR="0032350A" w:rsidRDefault="0032350A" w:rsidP="0032350A">
            <w:pPr>
              <w:pStyle w:val="ad"/>
              <w:jc w:val="left"/>
            </w:pPr>
            <w:r>
              <w:t>Значение поля «</w:t>
            </w:r>
            <w:r w:rsidRPr="00347169">
              <w:t>Внешний идентификатор платежных реквизитов</w:t>
            </w:r>
            <w:r>
              <w:t>» (</w:t>
            </w:r>
            <w:r w:rsidRPr="008004A2">
              <w:t>externalSid</w:t>
            </w:r>
            <w:r>
              <w:t>) – при приеме берется из пришедшего документа и сохраняется в БД. При этом проверяется уникальность пришедшего значения в рамках всех платежных реквизитов, заданных в документе.</w:t>
            </w:r>
          </w:p>
          <w:p w14:paraId="05D3434E" w14:textId="77777777" w:rsidR="0032350A" w:rsidRDefault="0032350A" w:rsidP="0032350A">
            <w:pPr>
              <w:pStyle w:val="ad"/>
              <w:jc w:val="left"/>
            </w:pPr>
          </w:p>
          <w:p w14:paraId="14C9A9BB" w14:textId="77777777" w:rsidR="0032350A" w:rsidRDefault="0032350A" w:rsidP="0032350A">
            <w:pPr>
              <w:pStyle w:val="ad"/>
              <w:jc w:val="left"/>
            </w:pPr>
            <w:r>
              <w:t>Поле «</w:t>
            </w:r>
            <w:r w:rsidRPr="00347169">
              <w:t>GUID платежных реквизитов</w:t>
            </w:r>
            <w:r>
              <w:t>» (</w:t>
            </w:r>
            <w:r w:rsidRPr="006D19F2">
              <w:t>guid</w:t>
            </w:r>
            <w:r>
              <w:t>) игнорируется при приеме, заполняется при выгрузке сведений о контракте. Не должен меняться от версии к версии для одного и тогоже значения «</w:t>
            </w:r>
            <w:r w:rsidRPr="00347169">
              <w:t>Уникальный идентификатор в ЕИС</w:t>
            </w:r>
            <w:r>
              <w:t xml:space="preserve">» </w:t>
            </w:r>
            <w:r w:rsidRPr="00FC0F80">
              <w:t>(</w:t>
            </w:r>
            <w:r>
              <w:rPr>
                <w:lang w:val="en-US"/>
              </w:rPr>
              <w:t>sid</w:t>
            </w:r>
            <w:r w:rsidRPr="00FC0F80">
              <w:t>)</w:t>
            </w:r>
            <w:r>
              <w:t>.</w:t>
            </w:r>
          </w:p>
          <w:p w14:paraId="17812CB9" w14:textId="77777777" w:rsidR="0032350A" w:rsidRDefault="0032350A" w:rsidP="0032350A">
            <w:pPr>
              <w:pStyle w:val="ad"/>
              <w:jc w:val="left"/>
            </w:pPr>
          </w:p>
          <w:p w14:paraId="519D7B1D" w14:textId="4AE9C32E" w:rsidR="0032350A" w:rsidRDefault="0032350A" w:rsidP="0032350A">
            <w:pPr>
              <w:pStyle w:val="ad"/>
              <w:jc w:val="left"/>
            </w:pPr>
            <w:r>
              <w:t>Поле</w:t>
            </w:r>
            <w:r w:rsidRPr="00662DF4">
              <w:rPr>
                <w:lang w:val="en-US"/>
              </w:rPr>
              <w:t xml:space="preserve"> «</w:t>
            </w:r>
            <w:r w:rsidRPr="00662DF4">
              <w:t>Тип</w:t>
            </w:r>
            <w:r w:rsidRPr="00662DF4">
              <w:rPr>
                <w:lang w:val="en-US"/>
              </w:rPr>
              <w:t xml:space="preserve"> </w:t>
            </w:r>
            <w:r w:rsidRPr="00662DF4">
              <w:t>лицевого</w:t>
            </w:r>
            <w:r w:rsidRPr="00662DF4">
              <w:rPr>
                <w:lang w:val="en-US"/>
              </w:rPr>
              <w:t xml:space="preserve"> </w:t>
            </w:r>
            <w:r w:rsidRPr="00662DF4">
              <w:t>счёта</w:t>
            </w:r>
            <w:r w:rsidRPr="00662DF4">
              <w:rPr>
                <w:lang w:val="en-US"/>
              </w:rPr>
              <w:t>» (</w:t>
            </w:r>
            <w:r w:rsidRPr="00300D64">
              <w:rPr>
                <w:lang w:val="en-US"/>
              </w:rPr>
              <w:t>counterpartiesInfo/counterpartyInfo/counterpartyAccountsDetails/counterpartyAccountDetails/accountType</w:t>
            </w:r>
            <w:r w:rsidRPr="00662DF4">
              <w:rPr>
                <w:lang w:val="en-US"/>
              </w:rPr>
              <w:t xml:space="preserve">). </w:t>
            </w:r>
            <w:r>
              <w:t>В составе поля при указании реквизитов контрагента допусукается указание только следующих значений (</w:t>
            </w:r>
            <w:r w:rsidRPr="00662DF4">
              <w:t>РК_ИК_040</w:t>
            </w:r>
            <w:r>
              <w:t>7):</w:t>
            </w:r>
          </w:p>
          <w:p w14:paraId="2188F36F" w14:textId="41CDD8BA" w:rsidR="0032350A" w:rsidRDefault="0032350A" w:rsidP="0032350A">
            <w:pPr>
              <w:pStyle w:val="ad"/>
              <w:numPr>
                <w:ilvl w:val="0"/>
                <w:numId w:val="162"/>
              </w:numPr>
              <w:jc w:val="left"/>
            </w:pPr>
            <w:r>
              <w:lastRenderedPageBreak/>
              <w:t>«</w:t>
            </w:r>
            <w:r w:rsidRPr="00300D64">
              <w:t xml:space="preserve">05 </w:t>
            </w:r>
            <w:r>
              <w:t>–</w:t>
            </w:r>
            <w:r w:rsidRPr="00300D64">
              <w:t xml:space="preserve"> Счет для перечисления денежных средств</w:t>
            </w:r>
            <w:r>
              <w:t>», если задан блок «</w:t>
            </w:r>
            <w:r w:rsidRPr="00EF280C">
              <w:t>Контрагент для уплаты неустоек (штрафов, пеней)</w:t>
            </w:r>
            <w:r>
              <w:t>» (</w:t>
            </w:r>
            <w:r w:rsidRPr="00EF280C">
              <w:t>counterpartiesInfo/counterpartyInfo/payingPenaltiesInfo</w:t>
            </w:r>
            <w:r>
              <w:t>);</w:t>
            </w:r>
          </w:p>
          <w:p w14:paraId="0F9B10E7" w14:textId="11004186" w:rsidR="0032350A" w:rsidRPr="00662DF4" w:rsidRDefault="0032350A" w:rsidP="0032350A">
            <w:pPr>
              <w:pStyle w:val="ad"/>
              <w:numPr>
                <w:ilvl w:val="0"/>
                <w:numId w:val="162"/>
              </w:numPr>
              <w:jc w:val="left"/>
            </w:pPr>
            <w:r>
              <w:t>«</w:t>
            </w:r>
            <w:r w:rsidRPr="00300D64">
              <w:t xml:space="preserve">06 </w:t>
            </w:r>
            <w:r>
              <w:t>–</w:t>
            </w:r>
            <w:r w:rsidRPr="00300D64">
              <w:t xml:space="preserve"> Счет для уплаты налогов</w:t>
            </w:r>
            <w:r>
              <w:t>», если задан блок «</w:t>
            </w:r>
            <w:r w:rsidRPr="00EF280C">
              <w:t>Контрагент для уплаты налогов</w:t>
            </w:r>
            <w:r>
              <w:t>» (</w:t>
            </w:r>
            <w:r w:rsidRPr="00EF280C">
              <w:t>counterpartiesInfo/counterpartyInfo/payingTaxesInfo</w:t>
            </w:r>
            <w:r>
              <w:t>).</w:t>
            </w:r>
          </w:p>
          <w:p w14:paraId="4AE42357" w14:textId="77777777" w:rsidR="0032350A" w:rsidRDefault="0032350A" w:rsidP="0032350A">
            <w:pPr>
              <w:pStyle w:val="ad"/>
              <w:jc w:val="left"/>
            </w:pPr>
          </w:p>
          <w:p w14:paraId="2D2CAE01" w14:textId="5C7FD3FB" w:rsidR="0032350A" w:rsidRPr="00E11274" w:rsidRDefault="0032350A" w:rsidP="0032350A">
            <w:pPr>
              <w:pStyle w:val="ad"/>
              <w:jc w:val="left"/>
              <w:rPr>
                <w:lang w:val="en-US"/>
              </w:rPr>
            </w:pPr>
            <w:r>
              <w:t>Поле</w:t>
            </w:r>
            <w:r w:rsidRPr="00532F89">
              <w:rPr>
                <w:lang w:val="en-US"/>
              </w:rPr>
              <w:t xml:space="preserve"> «</w:t>
            </w:r>
            <w:r w:rsidRPr="00253A41">
              <w:t>Номер</w:t>
            </w:r>
            <w:r w:rsidRPr="00532F89">
              <w:rPr>
                <w:lang w:val="en-US"/>
              </w:rPr>
              <w:t xml:space="preserve"> </w:t>
            </w:r>
            <w:r w:rsidRPr="00253A41">
              <w:t>лицевого</w:t>
            </w:r>
            <w:r w:rsidRPr="00532F89">
              <w:rPr>
                <w:lang w:val="en-US"/>
              </w:rPr>
              <w:t xml:space="preserve"> </w:t>
            </w:r>
            <w:r w:rsidRPr="00253A41">
              <w:t>счёта</w:t>
            </w:r>
            <w:r w:rsidRPr="00532F89">
              <w:rPr>
                <w:lang w:val="en-US"/>
              </w:rPr>
              <w:t>» (</w:t>
            </w:r>
            <w:r w:rsidRPr="003E2770">
              <w:rPr>
                <w:lang w:val="en-US"/>
              </w:rPr>
              <w:t>counterpartiesInfo/counterpartyInfo/counterpartyAccountsDetails/counterpartyAccountDetails/personalAccountNumber</w:t>
            </w:r>
            <w:r w:rsidRPr="00532F89">
              <w:rPr>
                <w:lang w:val="en-US"/>
              </w:rPr>
              <w:t xml:space="preserve">). </w:t>
            </w:r>
            <w:r>
              <w:t>Если</w:t>
            </w:r>
            <w:r w:rsidRPr="00E11274">
              <w:rPr>
                <w:lang w:val="en-US"/>
              </w:rPr>
              <w:t xml:space="preserve"> </w:t>
            </w:r>
            <w:r>
              <w:t>в</w:t>
            </w:r>
            <w:r w:rsidRPr="00E11274">
              <w:rPr>
                <w:lang w:val="en-US"/>
              </w:rPr>
              <w:t xml:space="preserve"> </w:t>
            </w:r>
            <w:r>
              <w:t>поле</w:t>
            </w:r>
            <w:r w:rsidRPr="00E11274">
              <w:rPr>
                <w:lang w:val="en-US"/>
              </w:rPr>
              <w:t xml:space="preserve"> «</w:t>
            </w:r>
            <w:r w:rsidRPr="00662DF4">
              <w:t>Тип</w:t>
            </w:r>
            <w:r w:rsidRPr="00E11274">
              <w:rPr>
                <w:lang w:val="en-US"/>
              </w:rPr>
              <w:t xml:space="preserve"> </w:t>
            </w:r>
            <w:r w:rsidRPr="00662DF4">
              <w:t>лицевого</w:t>
            </w:r>
            <w:r w:rsidRPr="00E11274">
              <w:rPr>
                <w:lang w:val="en-US"/>
              </w:rPr>
              <w:t xml:space="preserve"> </w:t>
            </w:r>
            <w:r w:rsidRPr="00662DF4">
              <w:t>счёта</w:t>
            </w:r>
            <w:r w:rsidRPr="00E11274">
              <w:rPr>
                <w:lang w:val="en-US"/>
              </w:rPr>
              <w:t>» (</w:t>
            </w:r>
            <w:r w:rsidRPr="003E2770">
              <w:rPr>
                <w:lang w:val="en-US"/>
              </w:rPr>
              <w:t>counterpartiesInfo/counterpartyInfo/counterpartyAccountsDetails/counterpartyAccountDetails/</w:t>
            </w:r>
            <w:r w:rsidRPr="00662DF4">
              <w:rPr>
                <w:lang w:val="en-US"/>
              </w:rPr>
              <w:t>accountType</w:t>
            </w:r>
            <w:r w:rsidRPr="00E11274">
              <w:rPr>
                <w:lang w:val="en-US"/>
              </w:rPr>
              <w:t xml:space="preserve">) </w:t>
            </w:r>
            <w:r w:rsidRPr="00E11274">
              <w:t>задано</w:t>
            </w:r>
            <w:r w:rsidRPr="00E11274">
              <w:rPr>
                <w:lang w:val="en-US"/>
              </w:rPr>
              <w:t xml:space="preserve"> </w:t>
            </w:r>
            <w:r w:rsidRPr="00E11274">
              <w:t>значение</w:t>
            </w:r>
            <w:r w:rsidRPr="00E11274">
              <w:rPr>
                <w:lang w:val="en-US"/>
              </w:rPr>
              <w:t>:</w:t>
            </w:r>
          </w:p>
          <w:p w14:paraId="261C1755" w14:textId="51DE5F03" w:rsidR="0032350A" w:rsidRDefault="0032350A" w:rsidP="0032350A">
            <w:pPr>
              <w:pStyle w:val="ad"/>
              <w:numPr>
                <w:ilvl w:val="0"/>
                <w:numId w:val="162"/>
              </w:numPr>
              <w:jc w:val="left"/>
            </w:pPr>
            <w:r w:rsidRPr="00E11274">
              <w:t>«</w:t>
            </w:r>
            <w:r w:rsidRPr="00300D64">
              <w:t xml:space="preserve">05 </w:t>
            </w:r>
            <w:r>
              <w:t>–</w:t>
            </w:r>
            <w:r w:rsidRPr="00300D64">
              <w:t xml:space="preserve"> Счет для перечисления денежных средств</w:t>
            </w:r>
            <w:r w:rsidRPr="00E11274">
              <w:t>»</w:t>
            </w:r>
            <w:r>
              <w:t>, то поле необязательно для заполнения</w:t>
            </w:r>
            <w:r w:rsidRPr="00E11274">
              <w:t>;</w:t>
            </w:r>
          </w:p>
          <w:p w14:paraId="1EB7EFD9" w14:textId="5AEFCBCE" w:rsidR="0032350A" w:rsidRDefault="0032350A" w:rsidP="0032350A">
            <w:pPr>
              <w:pStyle w:val="ad"/>
              <w:numPr>
                <w:ilvl w:val="0"/>
                <w:numId w:val="162"/>
              </w:numPr>
              <w:jc w:val="left"/>
            </w:pPr>
            <w:r>
              <w:t>«</w:t>
            </w:r>
            <w:r w:rsidRPr="00300D64">
              <w:t xml:space="preserve">06 </w:t>
            </w:r>
            <w:r>
              <w:t>–</w:t>
            </w:r>
            <w:r w:rsidRPr="00300D64">
              <w:t xml:space="preserve"> Счет для уплаты налогов</w:t>
            </w:r>
            <w:r>
              <w:t>», то поле не может быть заполнено (</w:t>
            </w:r>
            <w:r w:rsidRPr="00662DF4">
              <w:t>РК_ИК_040</w:t>
            </w:r>
            <w:r w:rsidRPr="00C4181A">
              <w:t>8</w:t>
            </w:r>
            <w:r>
              <w:t>).</w:t>
            </w:r>
          </w:p>
          <w:p w14:paraId="117914C0" w14:textId="77777777" w:rsidR="0032350A" w:rsidRDefault="0032350A" w:rsidP="0032350A">
            <w:pPr>
              <w:pStyle w:val="ad"/>
              <w:jc w:val="left"/>
            </w:pPr>
          </w:p>
          <w:p w14:paraId="7A1F723E" w14:textId="77777777" w:rsidR="0032350A" w:rsidRPr="00712AFA" w:rsidRDefault="0032350A" w:rsidP="0032350A">
            <w:pPr>
              <w:pStyle w:val="ad"/>
              <w:jc w:val="left"/>
              <w:rPr>
                <w:lang w:val="en-US"/>
              </w:rPr>
            </w:pPr>
            <w:r w:rsidRPr="00AA2FB4">
              <w:t>Блок</w:t>
            </w:r>
            <w:r w:rsidRPr="00712AFA">
              <w:rPr>
                <w:lang w:val="en-US"/>
              </w:rPr>
              <w:t xml:space="preserve"> «</w:t>
            </w:r>
            <w:r w:rsidRPr="00AA2FB4">
              <w:t>Код</w:t>
            </w:r>
            <w:r w:rsidRPr="00712AFA">
              <w:rPr>
                <w:lang w:val="en-US"/>
              </w:rPr>
              <w:t xml:space="preserve"> </w:t>
            </w:r>
            <w:r w:rsidRPr="00AA2FB4">
              <w:t>поступлений</w:t>
            </w:r>
            <w:r w:rsidRPr="00712AFA">
              <w:rPr>
                <w:lang w:val="en-US"/>
              </w:rPr>
              <w:t>» (</w:t>
            </w:r>
            <w:r w:rsidRPr="00F136D5">
              <w:rPr>
                <w:lang w:val="en-US"/>
              </w:rPr>
              <w:t>counterpartiesInfo/counterpartyInfo/counterpartyAccountsDetails/counterpartyAccountDetails/receiptCode</w:t>
            </w:r>
            <w:r w:rsidRPr="00712AFA">
              <w:rPr>
                <w:lang w:val="en-US"/>
              </w:rPr>
              <w:t>)</w:t>
            </w:r>
          </w:p>
          <w:p w14:paraId="236EAD16" w14:textId="77777777" w:rsidR="0032350A" w:rsidRPr="00325BC1" w:rsidRDefault="0032350A" w:rsidP="0032350A">
            <w:pPr>
              <w:pStyle w:val="ad"/>
              <w:jc w:val="left"/>
              <w:rPr>
                <w:lang w:val="en-US"/>
              </w:rPr>
            </w:pPr>
          </w:p>
          <w:p w14:paraId="67F2E282" w14:textId="77777777" w:rsidR="0032350A" w:rsidRDefault="0032350A" w:rsidP="0032350A">
            <w:pPr>
              <w:pStyle w:val="ad"/>
              <w:jc w:val="left"/>
            </w:pPr>
            <w:r>
              <w:t xml:space="preserve">Блок принимается из пакета и заполняется при передаче в случае, если </w:t>
            </w:r>
            <w:r w:rsidRPr="00EA46CA">
              <w:t>есть действующий лицевой счет с типом «</w:t>
            </w:r>
            <w:r>
              <w:t>Счет для перечисления денежных средств</w:t>
            </w:r>
            <w:r w:rsidRPr="00EA46CA">
              <w:t>»</w:t>
            </w:r>
            <w:r>
              <w:t xml:space="preserve">, </w:t>
            </w:r>
            <w:r w:rsidRPr="00EA46CA">
              <w:t>начинающийся на «80» или «90».</w:t>
            </w:r>
          </w:p>
          <w:p w14:paraId="6BE873EF" w14:textId="4F12DDE8" w:rsidR="0032350A" w:rsidRDefault="0032350A" w:rsidP="0032350A">
            <w:pPr>
              <w:pStyle w:val="ad"/>
              <w:jc w:val="left"/>
            </w:pPr>
            <w:r>
              <w:t xml:space="preserve">При приеме проекта, </w:t>
            </w:r>
            <w:r w:rsidRPr="00691865">
              <w:t>отличн</w:t>
            </w:r>
            <w:r>
              <w:t>ого</w:t>
            </w:r>
            <w:r w:rsidRPr="00691865">
              <w:t xml:space="preserve"> от проекта первоначальной версии</w:t>
            </w:r>
            <w:r>
              <w:t xml:space="preserve"> игнорируется при приеме и заполняется </w:t>
            </w:r>
            <w:r w:rsidRPr="00691865">
              <w:t>из размещенной версии</w:t>
            </w:r>
            <w:r>
              <w:t>, в случае, если в размещенной версии не заполнен блок, то принимается из пакета</w:t>
            </w:r>
            <w:r w:rsidRPr="00691865">
              <w:t>.</w:t>
            </w:r>
          </w:p>
          <w:p w14:paraId="4FB48871" w14:textId="77777777" w:rsidR="0032350A" w:rsidRDefault="0032350A" w:rsidP="0032350A">
            <w:pPr>
              <w:pStyle w:val="ad"/>
              <w:jc w:val="left"/>
            </w:pPr>
          </w:p>
          <w:p w14:paraId="5BE33130" w14:textId="77777777" w:rsidR="0032350A" w:rsidRPr="00E93EB6" w:rsidRDefault="0032350A" w:rsidP="0032350A">
            <w:pPr>
              <w:pStyle w:val="ad"/>
              <w:jc w:val="left"/>
            </w:pPr>
            <w:r w:rsidRPr="00E93EB6">
              <w:t>Поле «Код поступлений» (</w:t>
            </w:r>
            <w:r w:rsidRPr="00F136D5">
              <w:t>counterpartiesInfo/counterpartyInfo/counterpartyAccountsDetails/counterpartyAccountDetails/receiptCode/code</w:t>
            </w:r>
            <w:r w:rsidRPr="00E93EB6">
              <w:t xml:space="preserve">) </w:t>
            </w:r>
            <w:r>
              <w:t>при</w:t>
            </w:r>
            <w:r w:rsidRPr="00AA2FB4">
              <w:t>нимается</w:t>
            </w:r>
            <w:r w:rsidRPr="00E93EB6">
              <w:t xml:space="preserve"> </w:t>
            </w:r>
            <w:r w:rsidRPr="00AA2FB4">
              <w:t>из</w:t>
            </w:r>
            <w:r w:rsidRPr="00E93EB6">
              <w:t xml:space="preserve"> </w:t>
            </w:r>
            <w:r w:rsidRPr="00AA2FB4">
              <w:t>пакета</w:t>
            </w:r>
            <w:r w:rsidRPr="00E93EB6">
              <w:t xml:space="preserve"> </w:t>
            </w:r>
            <w:r w:rsidRPr="00AA2FB4">
              <w:t>и</w:t>
            </w:r>
            <w:r w:rsidRPr="00E93EB6">
              <w:t xml:space="preserve"> </w:t>
            </w:r>
            <w:r w:rsidRPr="00AA2FB4">
              <w:t>со</w:t>
            </w:r>
            <w:r>
              <w:t>храняется</w:t>
            </w:r>
            <w:r w:rsidRPr="00E93EB6">
              <w:t xml:space="preserve">, </w:t>
            </w:r>
            <w:r>
              <w:t>если</w:t>
            </w:r>
            <w:r w:rsidRPr="00E93EB6">
              <w:t xml:space="preserve"> (</w:t>
            </w:r>
            <w:r>
              <w:t>через</w:t>
            </w:r>
            <w:r w:rsidRPr="00E93EB6">
              <w:t xml:space="preserve"> </w:t>
            </w:r>
            <w:r>
              <w:t>И</w:t>
            </w:r>
            <w:r w:rsidRPr="00E93EB6">
              <w:t>):</w:t>
            </w:r>
          </w:p>
          <w:p w14:paraId="35E2EBFC" w14:textId="77777777" w:rsidR="0032350A" w:rsidRDefault="0032350A" w:rsidP="0032350A">
            <w:pPr>
              <w:pStyle w:val="ad"/>
              <w:numPr>
                <w:ilvl w:val="0"/>
                <w:numId w:val="238"/>
              </w:numPr>
              <w:jc w:val="left"/>
            </w:pPr>
            <w:r w:rsidRPr="00E93EB6">
              <w:t xml:space="preserve">у </w:t>
            </w:r>
            <w:r>
              <w:t>организации</w:t>
            </w:r>
            <w:r w:rsidRPr="00E93EB6">
              <w:t xml:space="preserve"> есть действующий лицевой счет с типом «</w:t>
            </w:r>
            <w:r>
              <w:t>Счет для перечисления денежных средств</w:t>
            </w:r>
            <w:r w:rsidRPr="00E93EB6">
              <w:t>» и начинающийся на «80» или «90»</w:t>
            </w:r>
            <w:r>
              <w:t>.</w:t>
            </w:r>
          </w:p>
          <w:p w14:paraId="5D83EB73" w14:textId="77777777" w:rsidR="0032350A" w:rsidRDefault="0032350A" w:rsidP="0032350A">
            <w:pPr>
              <w:pStyle w:val="ad"/>
              <w:jc w:val="left"/>
            </w:pPr>
            <w:r>
              <w:t>Поле</w:t>
            </w:r>
            <w:r w:rsidRPr="00712AFA">
              <w:t xml:space="preserve"> «Наименование поступлений» (</w:t>
            </w:r>
            <w:r w:rsidRPr="00F136D5">
              <w:t>counterpartiesInfo/counterpartyInfo/counterpartyAccountsDetails/counterpartyAccountDetails/receiptCode</w:t>
            </w:r>
            <w:r>
              <w:t>/</w:t>
            </w:r>
            <w:r w:rsidRPr="00712AFA">
              <w:rPr>
                <w:lang w:val="en-US"/>
              </w:rPr>
              <w:t>name</w:t>
            </w:r>
            <w:r w:rsidRPr="00712AFA">
              <w:t>)</w:t>
            </w:r>
            <w:r>
              <w:t xml:space="preserve"> </w:t>
            </w:r>
            <w:r w:rsidRPr="00712AFA">
              <w:t>игнорируется при приеме и заполняется из справочника «Коды поступлений для АУ/БУ» (nsiReceiptCodes).</w:t>
            </w:r>
          </w:p>
          <w:p w14:paraId="1E154056" w14:textId="77777777" w:rsidR="0032350A" w:rsidRDefault="0032350A" w:rsidP="0032350A">
            <w:pPr>
              <w:pStyle w:val="ad"/>
              <w:jc w:val="left"/>
            </w:pPr>
          </w:p>
          <w:p w14:paraId="4AD48FFE" w14:textId="77777777" w:rsidR="0032350A" w:rsidRDefault="0032350A" w:rsidP="0032350A">
            <w:pPr>
              <w:pStyle w:val="ad"/>
              <w:jc w:val="left"/>
            </w:pPr>
          </w:p>
          <w:p w14:paraId="357E1170" w14:textId="3D444BB6" w:rsidR="0032350A" w:rsidRDefault="0032350A" w:rsidP="0032350A">
            <w:pPr>
              <w:pStyle w:val="ad"/>
              <w:jc w:val="left"/>
              <w:rPr>
                <w:lang w:val="en-US"/>
              </w:rPr>
            </w:pPr>
            <w:r>
              <w:t>Поле</w:t>
            </w:r>
            <w:r w:rsidRPr="0014779C">
              <w:rPr>
                <w:lang w:val="en-US"/>
              </w:rPr>
              <w:t xml:space="preserve"> «</w:t>
            </w:r>
            <w:r w:rsidRPr="0014779C">
              <w:t>Наименование</w:t>
            </w:r>
            <w:r w:rsidRPr="0014779C">
              <w:rPr>
                <w:lang w:val="en-US"/>
              </w:rPr>
              <w:t xml:space="preserve"> </w:t>
            </w:r>
            <w:r w:rsidRPr="0014779C">
              <w:t>банка</w:t>
            </w:r>
            <w:r w:rsidRPr="0014779C">
              <w:rPr>
                <w:lang w:val="en-US"/>
              </w:rPr>
              <w:t xml:space="preserve">, </w:t>
            </w:r>
            <w:r w:rsidRPr="0014779C">
              <w:t>ТОФК</w:t>
            </w:r>
            <w:r w:rsidRPr="0014779C">
              <w:rPr>
                <w:lang w:val="en-US"/>
              </w:rPr>
              <w:t>» (</w:t>
            </w:r>
            <w:r w:rsidRPr="00C4181A">
              <w:rPr>
                <w:lang w:val="en-US"/>
              </w:rPr>
              <w:t>counterpartiesInfo/counterpartyInfo/counterpartyAccountsDetails/counterpartyAccountDetails/creditOrgName</w:t>
            </w:r>
            <w:r w:rsidRPr="0014779C">
              <w:rPr>
                <w:lang w:val="en-US"/>
              </w:rPr>
              <w:t xml:space="preserve">). </w:t>
            </w:r>
            <w:r w:rsidRPr="0014779C">
              <w:t>Игнорируется</w:t>
            </w:r>
            <w:r w:rsidRPr="00560237">
              <w:rPr>
                <w:lang w:val="en-US"/>
              </w:rPr>
              <w:t xml:space="preserve"> </w:t>
            </w:r>
            <w:r w:rsidRPr="0014779C">
              <w:t>при</w:t>
            </w:r>
            <w:r w:rsidRPr="00560237">
              <w:rPr>
                <w:lang w:val="en-US"/>
              </w:rPr>
              <w:t xml:space="preserve"> </w:t>
            </w:r>
            <w:r w:rsidRPr="0014779C">
              <w:t>приеме</w:t>
            </w:r>
            <w:r w:rsidRPr="00560237">
              <w:rPr>
                <w:lang w:val="en-US"/>
              </w:rPr>
              <w:t xml:space="preserve">, </w:t>
            </w:r>
            <w:r w:rsidRPr="00E365F2">
              <w:rPr>
                <w:lang w:val="en-US"/>
              </w:rPr>
              <w:t>если «Тип лицевого счета» (accountType) указан "01 - Лицевой счет в ФК" или "02 - Лицевой счет в ФО", заполняется актуальным значением из поля "Наименование участника" в справочнике БИК, у которого Тип участника перевода = 52 (ТОФК), поиск в справочнике на основании поля "БИК банка.ТОФК" (counterpartiesInfo/counterpartyInfo/counterpartyAccountsDetails/counterpartyAccountDetails/bik).</w:t>
            </w:r>
          </w:p>
          <w:p w14:paraId="6D1DD713" w14:textId="043FF66D" w:rsidR="0032350A" w:rsidRPr="006D04EF" w:rsidRDefault="0032350A" w:rsidP="0032350A">
            <w:pPr>
              <w:pStyle w:val="ad"/>
              <w:jc w:val="left"/>
            </w:pPr>
            <w:r w:rsidRPr="00E365F2">
              <w:t>В</w:t>
            </w:r>
            <w:r w:rsidRPr="00357CF3">
              <w:rPr>
                <w:lang w:val="en-US"/>
              </w:rPr>
              <w:t xml:space="preserve"> </w:t>
            </w:r>
            <w:r w:rsidRPr="00E365F2">
              <w:t>остальных</w:t>
            </w:r>
            <w:r w:rsidRPr="00357CF3">
              <w:rPr>
                <w:lang w:val="en-US"/>
              </w:rPr>
              <w:t xml:space="preserve"> </w:t>
            </w:r>
            <w:r w:rsidRPr="00E365F2">
              <w:t>случаях</w:t>
            </w:r>
            <w:r w:rsidRPr="00357CF3">
              <w:rPr>
                <w:lang w:val="en-US"/>
              </w:rPr>
              <w:t xml:space="preserve">, </w:t>
            </w:r>
            <w:r w:rsidRPr="0014779C">
              <w:t>заполняется</w:t>
            </w:r>
            <w:r w:rsidRPr="00560237">
              <w:rPr>
                <w:lang w:val="en-US"/>
              </w:rPr>
              <w:t xml:space="preserve"> </w:t>
            </w:r>
            <w:r w:rsidRPr="0014779C">
              <w:t>автоматически</w:t>
            </w:r>
            <w:r w:rsidRPr="00560237">
              <w:rPr>
                <w:lang w:val="en-US"/>
              </w:rPr>
              <w:t xml:space="preserve"> </w:t>
            </w:r>
            <w:r w:rsidRPr="0014779C">
              <w:t>при</w:t>
            </w:r>
            <w:r w:rsidRPr="00560237">
              <w:rPr>
                <w:lang w:val="en-US"/>
              </w:rPr>
              <w:t xml:space="preserve"> </w:t>
            </w:r>
            <w:r w:rsidRPr="0014779C">
              <w:t>передаче</w:t>
            </w:r>
            <w:r w:rsidRPr="00560237">
              <w:rPr>
                <w:lang w:val="en-US"/>
              </w:rPr>
              <w:t xml:space="preserve"> </w:t>
            </w:r>
            <w:r w:rsidRPr="0014779C">
              <w:t>в</w:t>
            </w:r>
            <w:r w:rsidRPr="00560237">
              <w:rPr>
                <w:lang w:val="en-US"/>
              </w:rPr>
              <w:t xml:space="preserve"> </w:t>
            </w:r>
            <w:r w:rsidRPr="0014779C">
              <w:t>соответствие</w:t>
            </w:r>
            <w:r w:rsidRPr="00560237">
              <w:rPr>
                <w:lang w:val="en-US"/>
              </w:rPr>
              <w:t xml:space="preserve"> </w:t>
            </w:r>
            <w:r w:rsidRPr="0014779C">
              <w:t>с</w:t>
            </w:r>
            <w:r w:rsidRPr="00560237">
              <w:rPr>
                <w:lang w:val="en-US"/>
              </w:rPr>
              <w:t xml:space="preserve"> </w:t>
            </w:r>
            <w:r w:rsidRPr="0014779C">
              <w:t>указанным</w:t>
            </w:r>
            <w:r w:rsidRPr="00560237">
              <w:rPr>
                <w:lang w:val="en-US"/>
              </w:rPr>
              <w:t xml:space="preserve"> </w:t>
            </w:r>
            <w:r w:rsidRPr="0014779C">
              <w:t>значением</w:t>
            </w:r>
            <w:r w:rsidRPr="00560237">
              <w:rPr>
                <w:lang w:val="en-US"/>
              </w:rPr>
              <w:t xml:space="preserve"> </w:t>
            </w:r>
            <w:r w:rsidRPr="0014779C">
              <w:t>в</w:t>
            </w:r>
            <w:r w:rsidRPr="00560237">
              <w:rPr>
                <w:lang w:val="en-US"/>
              </w:rPr>
              <w:t xml:space="preserve"> </w:t>
            </w:r>
            <w:r w:rsidRPr="0014779C">
              <w:t>поле</w:t>
            </w:r>
            <w:r w:rsidRPr="00560237">
              <w:rPr>
                <w:lang w:val="en-US"/>
              </w:rPr>
              <w:t xml:space="preserve"> «</w:t>
            </w:r>
            <w:r w:rsidRPr="0014779C">
              <w:t>БИК</w:t>
            </w:r>
            <w:r w:rsidRPr="00560237">
              <w:rPr>
                <w:lang w:val="en-US"/>
              </w:rPr>
              <w:t xml:space="preserve"> </w:t>
            </w:r>
            <w:r w:rsidRPr="0014779C">
              <w:t>банка</w:t>
            </w:r>
            <w:r w:rsidRPr="00560237">
              <w:rPr>
                <w:lang w:val="en-US"/>
              </w:rPr>
              <w:t>» (</w:t>
            </w:r>
            <w:r w:rsidRPr="00C4181A">
              <w:rPr>
                <w:lang w:val="en-US"/>
              </w:rPr>
              <w:t>counterpartiesInfo/counterpartyInfo/counterpartyAccountsDetails/counterpartyAccountDetails/bik</w:t>
            </w:r>
            <w:r w:rsidRPr="00560237">
              <w:rPr>
                <w:lang w:val="en-US"/>
              </w:rPr>
              <w:t>).</w:t>
            </w:r>
            <w:r w:rsidRPr="00E544A3">
              <w:rPr>
                <w:lang w:val="en-US"/>
              </w:rPr>
              <w:t xml:space="preserve"> </w:t>
            </w:r>
            <w:r w:rsidRPr="006D04EF">
              <w:t xml:space="preserve">Максимально допустимое значение символов </w:t>
            </w:r>
            <w:r>
              <w:t>–</w:t>
            </w:r>
            <w:r w:rsidRPr="006D04EF">
              <w:t xml:space="preserve"> 160(см. доработка </w:t>
            </w:r>
            <w:r>
              <w:rPr>
                <w:lang w:val="en-US"/>
              </w:rPr>
              <w:t>FCSNF</w:t>
            </w:r>
            <w:r w:rsidRPr="006D04EF">
              <w:t>-19362)</w:t>
            </w:r>
          </w:p>
          <w:p w14:paraId="35E4431B" w14:textId="17A6C43B" w:rsidR="0032350A" w:rsidRPr="006D04EF" w:rsidRDefault="0032350A" w:rsidP="0032350A">
            <w:pPr>
              <w:pStyle w:val="ad"/>
              <w:jc w:val="left"/>
            </w:pPr>
          </w:p>
          <w:p w14:paraId="504C5C49" w14:textId="77777777" w:rsidR="0032350A" w:rsidRDefault="0032350A" w:rsidP="0032350A">
            <w:pPr>
              <w:pStyle w:val="ad"/>
              <w:jc w:val="left"/>
            </w:pPr>
            <w:r>
              <w:t>Поле</w:t>
            </w:r>
            <w:r w:rsidRPr="00B76365">
              <w:t xml:space="preserve"> «</w:t>
            </w:r>
            <w:r w:rsidRPr="00476B73">
              <w:t>Реквизиты</w:t>
            </w:r>
            <w:r w:rsidRPr="00B76365">
              <w:t xml:space="preserve"> </w:t>
            </w:r>
            <w:r w:rsidRPr="00476B73">
              <w:t>банка</w:t>
            </w:r>
            <w:r w:rsidRPr="00B76365">
              <w:t xml:space="preserve"> </w:t>
            </w:r>
            <w:r w:rsidRPr="00476B73">
              <w:t>ТОФК</w:t>
            </w:r>
            <w:r w:rsidRPr="00B76365">
              <w:t xml:space="preserve">.» </w:t>
            </w:r>
            <w:r w:rsidRPr="00CA2A8C">
              <w:rPr>
                <w:lang w:val="en-US"/>
              </w:rPr>
              <w:t>(</w:t>
            </w:r>
            <w:r w:rsidRPr="00C4181A">
              <w:rPr>
                <w:lang w:val="en-US"/>
              </w:rPr>
              <w:t>counterpartiesInfo/counterpartyInfo/counterpartyAccountsDetails/counterpartyAccountDetails/</w:t>
            </w:r>
            <w:r w:rsidRPr="00CA2A8C">
              <w:rPr>
                <w:lang w:val="en-US"/>
              </w:rPr>
              <w:t>detailsCreditOrg</w:t>
            </w:r>
            <w:r>
              <w:rPr>
                <w:lang w:val="en-US"/>
              </w:rPr>
              <w:t>Text</w:t>
            </w:r>
            <w:r w:rsidRPr="00CA2A8C">
              <w:rPr>
                <w:lang w:val="en-US"/>
              </w:rPr>
              <w:t xml:space="preserve">). </w:t>
            </w:r>
            <w:r w:rsidRPr="00CA2A8C">
              <w:t xml:space="preserve">Используется при формировании </w:t>
            </w:r>
            <w:r w:rsidRPr="00CA2A8C">
              <w:lastRenderedPageBreak/>
              <w:t>печатной формы</w:t>
            </w:r>
            <w:r>
              <w:t xml:space="preserve">. </w:t>
            </w:r>
            <w:r w:rsidRPr="00CA2A8C">
              <w:t xml:space="preserve">Игнорируется при приеме, заполняется автоматически </w:t>
            </w:r>
            <w:r>
              <w:t>конкатенацией значений из справочника БИК:</w:t>
            </w:r>
          </w:p>
          <w:p w14:paraId="1C7D4F63" w14:textId="77777777" w:rsidR="0032350A" w:rsidRDefault="0032350A" w:rsidP="0032350A">
            <w:pPr>
              <w:pStyle w:val="ad"/>
              <w:jc w:val="left"/>
            </w:pPr>
            <w:r>
              <w:t>- Наименование банка, обслуживающего ТОФК получателя;</w:t>
            </w:r>
          </w:p>
          <w:p w14:paraId="0E5B4DE7" w14:textId="77777777" w:rsidR="0032350A" w:rsidRDefault="0032350A" w:rsidP="0032350A">
            <w:pPr>
              <w:pStyle w:val="ad"/>
              <w:jc w:val="left"/>
            </w:pPr>
            <w:r>
              <w:t>- Наименование банка, ТОФК;</w:t>
            </w:r>
          </w:p>
          <w:p w14:paraId="5FC84E97" w14:textId="77777777" w:rsidR="0032350A" w:rsidRDefault="0032350A" w:rsidP="0032350A">
            <w:pPr>
              <w:pStyle w:val="ad"/>
              <w:jc w:val="left"/>
            </w:pPr>
            <w:r>
              <w:t>- Тип населенного пункта;</w:t>
            </w:r>
          </w:p>
          <w:p w14:paraId="227BCF20" w14:textId="77777777" w:rsidR="0032350A" w:rsidRDefault="0032350A" w:rsidP="0032350A">
            <w:pPr>
              <w:pStyle w:val="ad"/>
              <w:jc w:val="left"/>
            </w:pPr>
            <w:r>
              <w:t>- Наименование населенного пункта.</w:t>
            </w:r>
          </w:p>
          <w:p w14:paraId="02C5B10E" w14:textId="77777777" w:rsidR="0032350A" w:rsidRDefault="0032350A" w:rsidP="0032350A">
            <w:pPr>
              <w:pStyle w:val="ad"/>
              <w:jc w:val="left"/>
            </w:pPr>
          </w:p>
          <w:p w14:paraId="752622ED" w14:textId="674FECB2" w:rsidR="0032350A" w:rsidRDefault="0032350A" w:rsidP="0032350A">
            <w:pPr>
              <w:pStyle w:val="ad"/>
              <w:jc w:val="left"/>
            </w:pPr>
            <w:r>
              <w:t>Поле "Наименование банка, обслуживающего ТОФК получателя", участвующее в конкатенации поля "Реквизиты банка.ТОФК", должно вычисляться следующим образом (данные возвращает фасад):</w:t>
            </w:r>
          </w:p>
          <w:p w14:paraId="5316CAD2" w14:textId="77777777" w:rsidR="0032350A" w:rsidRDefault="0032350A" w:rsidP="0032350A">
            <w:pPr>
              <w:pStyle w:val="ad"/>
              <w:jc w:val="left"/>
            </w:pPr>
            <w:r>
              <w:t xml:space="preserve">1) По корреспондентскому счету (counterpartiesInfo/counterpartyInfo/counterpartyAccountsDetails/counterpartyAccountDetails/corrAccountNumber) в справочнике корр.счетов (NSI_BIC_ACCOUNT) находится БИК головной организации (NSI_BIC_ACCOUNT.ACCOUNT_CBRBIC), у которой Тип счета в соответствии с нормативом (NSI_BIC_ACCOUNT.REGULATION_ACCOUNT_TYPE) = UTRA и текущая дата входит в промежуток между датой открытия счета (NSI_BIC_ACCOUNT.DATE_IN) и датой исключения информации о счете участника (NSI_BIC_ACCOUNT.DATE_OUT). </w:t>
            </w:r>
          </w:p>
          <w:p w14:paraId="73C2BC22" w14:textId="46FF52E7" w:rsidR="0032350A" w:rsidRPr="009B061B" w:rsidRDefault="0032350A" w:rsidP="0032350A">
            <w:pPr>
              <w:pStyle w:val="ad"/>
              <w:jc w:val="left"/>
            </w:pPr>
            <w:r>
              <w:t>2) По БИК головной организации (NSI_BIC_ACCOUNT.ACCOUNT_CBRBIC) в справочнике БИК (NSI_BIC) находится "Наименование банка, обслуживающего ТОФК получателя" (NSI_BIC.NAME_P).</w:t>
            </w:r>
          </w:p>
          <w:p w14:paraId="2CD0DF20" w14:textId="77777777" w:rsidR="0032350A" w:rsidRPr="009B061B" w:rsidRDefault="0032350A" w:rsidP="0032350A">
            <w:pPr>
              <w:pStyle w:val="ad"/>
              <w:jc w:val="left"/>
            </w:pPr>
          </w:p>
          <w:p w14:paraId="640CA5C4" w14:textId="3F67EA97" w:rsidR="0032350A" w:rsidRPr="00532F89" w:rsidRDefault="0032350A" w:rsidP="0032350A">
            <w:pPr>
              <w:pStyle w:val="ad"/>
              <w:jc w:val="left"/>
              <w:rPr>
                <w:lang w:val="en-US"/>
              </w:rPr>
            </w:pPr>
            <w:r>
              <w:t>Поле</w:t>
            </w:r>
            <w:r w:rsidRPr="0014779C">
              <w:rPr>
                <w:lang w:val="en-US"/>
              </w:rPr>
              <w:t xml:space="preserve"> «</w:t>
            </w:r>
            <w:r w:rsidRPr="0014779C">
              <w:t>Номер</w:t>
            </w:r>
            <w:r w:rsidRPr="0014779C">
              <w:rPr>
                <w:lang w:val="en-US"/>
              </w:rPr>
              <w:t xml:space="preserve"> </w:t>
            </w:r>
            <w:r w:rsidRPr="0014779C">
              <w:t>банковского</w:t>
            </w:r>
            <w:r w:rsidRPr="0014779C">
              <w:rPr>
                <w:lang w:val="en-US"/>
              </w:rPr>
              <w:t xml:space="preserve"> (</w:t>
            </w:r>
            <w:r w:rsidRPr="0014779C">
              <w:t>казначейского</w:t>
            </w:r>
            <w:r w:rsidRPr="0014779C">
              <w:rPr>
                <w:lang w:val="en-US"/>
              </w:rPr>
              <w:t xml:space="preserve">) </w:t>
            </w:r>
            <w:r w:rsidRPr="0014779C">
              <w:t>счета</w:t>
            </w:r>
            <w:r w:rsidRPr="0014779C">
              <w:rPr>
                <w:lang w:val="en-US"/>
              </w:rPr>
              <w:t>» (</w:t>
            </w:r>
            <w:r w:rsidRPr="00C4181A">
              <w:rPr>
                <w:lang w:val="en-US"/>
              </w:rPr>
              <w:t>counterpartiesInfo/counterpartyInfo/counterpartyAccountsDetails/counterpartyAccountDetails/bankAccountNumber</w:t>
            </w:r>
            <w:r w:rsidRPr="0014779C">
              <w:rPr>
                <w:lang w:val="en-US"/>
              </w:rPr>
              <w:t xml:space="preserve">). </w:t>
            </w:r>
            <w:r>
              <w:t>Принимается</w:t>
            </w:r>
            <w:r w:rsidRPr="00532F89">
              <w:rPr>
                <w:lang w:val="en-US"/>
              </w:rPr>
              <w:t xml:space="preserve"> </w:t>
            </w:r>
            <w:r>
              <w:t>и</w:t>
            </w:r>
            <w:r w:rsidRPr="00532F89">
              <w:rPr>
                <w:lang w:val="en-US"/>
              </w:rPr>
              <w:t xml:space="preserve"> </w:t>
            </w:r>
            <w:r>
              <w:t>сохраняется</w:t>
            </w:r>
            <w:r w:rsidRPr="00532F89">
              <w:rPr>
                <w:lang w:val="en-US"/>
              </w:rPr>
              <w:t xml:space="preserve">. </w:t>
            </w:r>
            <w:r>
              <w:t>Значение</w:t>
            </w:r>
            <w:r w:rsidRPr="00532F89">
              <w:rPr>
                <w:lang w:val="en-US"/>
              </w:rPr>
              <w:t xml:space="preserve"> </w:t>
            </w:r>
            <w:r>
              <w:t>контролируется</w:t>
            </w:r>
            <w:r w:rsidRPr="00532F89">
              <w:rPr>
                <w:lang w:val="en-US"/>
              </w:rPr>
              <w:t xml:space="preserve"> </w:t>
            </w:r>
            <w:r>
              <w:t>бизнес</w:t>
            </w:r>
            <w:r w:rsidRPr="00532F89">
              <w:rPr>
                <w:lang w:val="en-US"/>
              </w:rPr>
              <w:t>-</w:t>
            </w:r>
            <w:r>
              <w:t>контролями</w:t>
            </w:r>
            <w:r w:rsidRPr="00532F89">
              <w:rPr>
                <w:lang w:val="en-US"/>
              </w:rPr>
              <w:t>.</w:t>
            </w:r>
          </w:p>
          <w:p w14:paraId="5440338F" w14:textId="77777777" w:rsidR="0032350A" w:rsidRPr="00532F89" w:rsidRDefault="0032350A" w:rsidP="0032350A">
            <w:pPr>
              <w:pStyle w:val="ad"/>
              <w:jc w:val="left"/>
              <w:rPr>
                <w:lang w:val="en-US"/>
              </w:rPr>
            </w:pPr>
          </w:p>
          <w:p w14:paraId="3E06C93E" w14:textId="0C0FE130" w:rsidR="0032350A" w:rsidRPr="00117618" w:rsidRDefault="0032350A" w:rsidP="0032350A">
            <w:pPr>
              <w:pStyle w:val="ad"/>
              <w:jc w:val="left"/>
              <w:rPr>
                <w:lang w:val="en-US"/>
              </w:rPr>
            </w:pPr>
            <w:r>
              <w:t>Поле</w:t>
            </w:r>
            <w:r w:rsidRPr="00635E83">
              <w:rPr>
                <w:lang w:val="en-US"/>
              </w:rPr>
              <w:t xml:space="preserve"> «</w:t>
            </w:r>
            <w:r w:rsidRPr="00635E83">
              <w:t>БИК</w:t>
            </w:r>
            <w:r w:rsidRPr="00635E83">
              <w:rPr>
                <w:lang w:val="en-US"/>
              </w:rPr>
              <w:t xml:space="preserve"> </w:t>
            </w:r>
            <w:r w:rsidRPr="00635E83">
              <w:t>банка</w:t>
            </w:r>
            <w:r w:rsidRPr="00635E83">
              <w:rPr>
                <w:lang w:val="en-US"/>
              </w:rPr>
              <w:t xml:space="preserve">, </w:t>
            </w:r>
            <w:r w:rsidRPr="00635E83">
              <w:t>ТОФК</w:t>
            </w:r>
            <w:r w:rsidRPr="00635E83">
              <w:rPr>
                <w:lang w:val="en-US"/>
              </w:rPr>
              <w:t>» (</w:t>
            </w:r>
            <w:r w:rsidRPr="00C4181A">
              <w:rPr>
                <w:lang w:val="en-US"/>
              </w:rPr>
              <w:t>counterpartiesInfo/counterpartyInfo/counterpartyAccountsDetails/counterpartyAccountDetails/bik</w:t>
            </w:r>
            <w:r w:rsidRPr="00635E83">
              <w:rPr>
                <w:lang w:val="en-US"/>
              </w:rPr>
              <w:t xml:space="preserve">). </w:t>
            </w:r>
            <w:r>
              <w:t>Принимается</w:t>
            </w:r>
            <w:r w:rsidRPr="00117618">
              <w:rPr>
                <w:lang w:val="en-US"/>
              </w:rPr>
              <w:t xml:space="preserve"> </w:t>
            </w:r>
            <w:r>
              <w:t>и</w:t>
            </w:r>
            <w:r w:rsidRPr="00117618">
              <w:rPr>
                <w:lang w:val="en-US"/>
              </w:rPr>
              <w:t xml:space="preserve"> </w:t>
            </w:r>
            <w:r>
              <w:t>сохраняется</w:t>
            </w:r>
            <w:r w:rsidRPr="00117618">
              <w:rPr>
                <w:lang w:val="en-US"/>
              </w:rPr>
              <w:t xml:space="preserve">. </w:t>
            </w:r>
            <w:r>
              <w:t>Значение</w:t>
            </w:r>
            <w:r w:rsidRPr="00117618">
              <w:rPr>
                <w:lang w:val="en-US"/>
              </w:rPr>
              <w:t xml:space="preserve"> </w:t>
            </w:r>
            <w:r>
              <w:t>контролируется</w:t>
            </w:r>
            <w:r w:rsidRPr="00117618">
              <w:rPr>
                <w:lang w:val="en-US"/>
              </w:rPr>
              <w:t xml:space="preserve"> </w:t>
            </w:r>
            <w:r>
              <w:t>бизнес</w:t>
            </w:r>
            <w:r w:rsidRPr="00117618">
              <w:rPr>
                <w:lang w:val="en-US"/>
              </w:rPr>
              <w:t>-</w:t>
            </w:r>
            <w:r>
              <w:t>контролями</w:t>
            </w:r>
            <w:r w:rsidRPr="00117618">
              <w:rPr>
                <w:lang w:val="en-US"/>
              </w:rPr>
              <w:t>.</w:t>
            </w:r>
          </w:p>
          <w:p w14:paraId="256336A0" w14:textId="77777777" w:rsidR="0032350A" w:rsidRPr="00117618" w:rsidRDefault="0032350A" w:rsidP="0032350A">
            <w:pPr>
              <w:pStyle w:val="ad"/>
              <w:jc w:val="left"/>
              <w:rPr>
                <w:lang w:val="en-US"/>
              </w:rPr>
            </w:pPr>
          </w:p>
          <w:p w14:paraId="59917F72" w14:textId="7EB47F02" w:rsidR="0032350A" w:rsidRDefault="0032350A" w:rsidP="0032350A">
            <w:pPr>
              <w:pStyle w:val="ad"/>
            </w:pPr>
            <w:r>
              <w:t>Поле</w:t>
            </w:r>
            <w:r w:rsidRPr="00117618">
              <w:rPr>
                <w:lang w:val="en-US"/>
              </w:rPr>
              <w:t xml:space="preserve"> «</w:t>
            </w:r>
            <w:r w:rsidRPr="00451D1F">
              <w:t>Корреспондентский</w:t>
            </w:r>
            <w:r w:rsidRPr="00117618">
              <w:rPr>
                <w:lang w:val="en-US"/>
              </w:rPr>
              <w:t xml:space="preserve"> </w:t>
            </w:r>
            <w:r w:rsidRPr="00451D1F">
              <w:t>счет</w:t>
            </w:r>
            <w:r w:rsidRPr="00117618">
              <w:rPr>
                <w:lang w:val="en-US"/>
              </w:rPr>
              <w:t xml:space="preserve"> </w:t>
            </w:r>
            <w:r w:rsidRPr="00451D1F">
              <w:t>банка</w:t>
            </w:r>
            <w:r w:rsidRPr="00117618">
              <w:rPr>
                <w:lang w:val="en-US"/>
              </w:rPr>
              <w:t xml:space="preserve">, </w:t>
            </w:r>
            <w:r w:rsidRPr="00451D1F">
              <w:t>единый</w:t>
            </w:r>
            <w:r w:rsidRPr="00117618">
              <w:rPr>
                <w:lang w:val="en-US"/>
              </w:rPr>
              <w:t xml:space="preserve"> </w:t>
            </w:r>
            <w:r w:rsidRPr="00451D1F">
              <w:t>казначейский</w:t>
            </w:r>
            <w:r w:rsidRPr="00117618">
              <w:rPr>
                <w:lang w:val="en-US"/>
              </w:rPr>
              <w:t xml:space="preserve"> </w:t>
            </w:r>
            <w:r w:rsidRPr="00451D1F">
              <w:t>счет</w:t>
            </w:r>
            <w:r w:rsidRPr="00117618">
              <w:rPr>
                <w:lang w:val="en-US"/>
              </w:rPr>
              <w:t>» (</w:t>
            </w:r>
            <w:r w:rsidRPr="00C4181A">
              <w:rPr>
                <w:lang w:val="en-US"/>
              </w:rPr>
              <w:t>counterpartiesInfo/counterpartyInfo/counterpartyAccountsDetails/counterpartyAccountDetails/corrAccountNumber</w:t>
            </w:r>
            <w:r w:rsidRPr="00117618">
              <w:rPr>
                <w:lang w:val="en-US"/>
              </w:rPr>
              <w:t xml:space="preserve">). </w:t>
            </w:r>
            <w:r>
              <w:t>Игнорируется</w:t>
            </w:r>
            <w:r w:rsidRPr="00357CF3">
              <w:rPr>
                <w:lang w:val="en-US"/>
              </w:rPr>
              <w:t xml:space="preserve"> </w:t>
            </w:r>
            <w:r>
              <w:t>при</w:t>
            </w:r>
            <w:r w:rsidRPr="00357CF3">
              <w:rPr>
                <w:lang w:val="en-US"/>
              </w:rPr>
              <w:t xml:space="preserve"> </w:t>
            </w:r>
            <w:r>
              <w:t>приеме</w:t>
            </w:r>
            <w:r w:rsidRPr="00357CF3">
              <w:rPr>
                <w:lang w:val="en-US"/>
              </w:rPr>
              <w:t xml:space="preserve"> </w:t>
            </w:r>
            <w:r>
              <w:t>и</w:t>
            </w:r>
            <w:r w:rsidRPr="00357CF3">
              <w:rPr>
                <w:lang w:val="en-US"/>
              </w:rPr>
              <w:t xml:space="preserve"> </w:t>
            </w:r>
            <w:r>
              <w:t>заполняется</w:t>
            </w:r>
            <w:r w:rsidRPr="00357CF3">
              <w:rPr>
                <w:lang w:val="en-US"/>
              </w:rPr>
              <w:t xml:space="preserve"> </w:t>
            </w:r>
            <w:r>
              <w:t>значением</w:t>
            </w:r>
            <w:r w:rsidRPr="00357CF3">
              <w:rPr>
                <w:lang w:val="en-US"/>
              </w:rPr>
              <w:t xml:space="preserve"> </w:t>
            </w:r>
            <w:r>
              <w:t>поля</w:t>
            </w:r>
            <w:r w:rsidRPr="00357CF3">
              <w:rPr>
                <w:lang w:val="en-US"/>
              </w:rPr>
              <w:t xml:space="preserve"> "</w:t>
            </w:r>
            <w:r>
              <w:t>Номер</w:t>
            </w:r>
            <w:r w:rsidRPr="00357CF3">
              <w:rPr>
                <w:lang w:val="en-US"/>
              </w:rPr>
              <w:t xml:space="preserve"> </w:t>
            </w:r>
            <w:r>
              <w:t>связанного</w:t>
            </w:r>
            <w:r w:rsidRPr="00357CF3">
              <w:rPr>
                <w:lang w:val="en-US"/>
              </w:rPr>
              <w:t xml:space="preserve"> </w:t>
            </w:r>
            <w:r>
              <w:t>банковского</w:t>
            </w:r>
            <w:r w:rsidRPr="00357CF3">
              <w:rPr>
                <w:lang w:val="en-US"/>
              </w:rPr>
              <w:t xml:space="preserve"> </w:t>
            </w:r>
            <w:r>
              <w:t>счета</w:t>
            </w:r>
            <w:r w:rsidRPr="00357CF3">
              <w:rPr>
                <w:lang w:val="en-US"/>
              </w:rPr>
              <w:t xml:space="preserve">" (NSI_KRKS.BANK_ACC_CODE) </w:t>
            </w:r>
            <w:r>
              <w:t>из</w:t>
            </w:r>
            <w:r w:rsidRPr="00357CF3">
              <w:rPr>
                <w:lang w:val="en-US"/>
              </w:rPr>
              <w:t xml:space="preserve"> </w:t>
            </w:r>
            <w:r>
              <w:t>справочника</w:t>
            </w:r>
            <w:r w:rsidRPr="00357CF3">
              <w:rPr>
                <w:lang w:val="en-US"/>
              </w:rPr>
              <w:t xml:space="preserve"> "</w:t>
            </w:r>
            <w:r>
              <w:t>Книга</w:t>
            </w:r>
            <w:r w:rsidRPr="00357CF3">
              <w:rPr>
                <w:lang w:val="en-US"/>
              </w:rPr>
              <w:t xml:space="preserve"> </w:t>
            </w:r>
            <w:r>
              <w:t>Регистрации</w:t>
            </w:r>
            <w:r w:rsidRPr="00357CF3">
              <w:rPr>
                <w:lang w:val="en-US"/>
              </w:rPr>
              <w:t xml:space="preserve"> </w:t>
            </w:r>
            <w:r>
              <w:t>Казначейских</w:t>
            </w:r>
            <w:r w:rsidRPr="00357CF3">
              <w:rPr>
                <w:lang w:val="en-US"/>
              </w:rPr>
              <w:t xml:space="preserve"> </w:t>
            </w:r>
            <w:r>
              <w:t>счетов</w:t>
            </w:r>
            <w:r w:rsidRPr="00357CF3">
              <w:rPr>
                <w:lang w:val="en-US"/>
              </w:rPr>
              <w:t xml:space="preserve"> (</w:t>
            </w:r>
            <w:r>
              <w:t>КРКС</w:t>
            </w:r>
            <w:r w:rsidRPr="00357CF3">
              <w:rPr>
                <w:lang w:val="en-US"/>
              </w:rPr>
              <w:t xml:space="preserve">)" (NSI_KRKS), </w:t>
            </w:r>
            <w:r>
              <w:t>поиск</w:t>
            </w:r>
            <w:r w:rsidRPr="00357CF3">
              <w:rPr>
                <w:lang w:val="en-US"/>
              </w:rPr>
              <w:t xml:space="preserve"> </w:t>
            </w:r>
            <w:r>
              <w:t>в</w:t>
            </w:r>
            <w:r w:rsidRPr="00357CF3">
              <w:rPr>
                <w:lang w:val="en-US"/>
              </w:rPr>
              <w:t xml:space="preserve"> </w:t>
            </w:r>
            <w:r>
              <w:t>справочнике</w:t>
            </w:r>
            <w:r w:rsidRPr="00357CF3">
              <w:rPr>
                <w:lang w:val="en-US"/>
              </w:rPr>
              <w:t xml:space="preserve"> </w:t>
            </w:r>
            <w:r>
              <w:t>осуществляется</w:t>
            </w:r>
            <w:r w:rsidRPr="00357CF3">
              <w:rPr>
                <w:lang w:val="en-US"/>
              </w:rPr>
              <w:t xml:space="preserve"> </w:t>
            </w:r>
            <w:r>
              <w:t>на</w:t>
            </w:r>
            <w:r w:rsidRPr="00357CF3">
              <w:rPr>
                <w:lang w:val="en-US"/>
              </w:rPr>
              <w:t xml:space="preserve"> </w:t>
            </w:r>
            <w:r>
              <w:t>основании</w:t>
            </w:r>
            <w:r w:rsidRPr="00357CF3">
              <w:rPr>
                <w:lang w:val="en-US"/>
              </w:rPr>
              <w:t xml:space="preserve"> </w:t>
            </w:r>
            <w:r>
              <w:t>номера</w:t>
            </w:r>
            <w:r w:rsidRPr="00357CF3">
              <w:rPr>
                <w:lang w:val="en-US"/>
              </w:rPr>
              <w:t xml:space="preserve"> </w:t>
            </w:r>
            <w:r>
              <w:t>казначейского</w:t>
            </w:r>
            <w:r w:rsidRPr="00357CF3">
              <w:rPr>
                <w:lang w:val="en-US"/>
              </w:rPr>
              <w:t xml:space="preserve"> </w:t>
            </w:r>
            <w:r>
              <w:t>счета</w:t>
            </w:r>
            <w:r w:rsidRPr="00357CF3">
              <w:rPr>
                <w:lang w:val="en-US"/>
              </w:rPr>
              <w:t xml:space="preserve"> (counterpartiesInfo/counterpartyInfo/counterpartyAccountsDetails/counterpartyAccountDetails/bankAccountNumber). </w:t>
            </w:r>
            <w:r>
              <w:t xml:space="preserve">Отбираются записи справочника, у которых значение реквизита «Дата вступления изменений в силу» (DateIn) меньше либо равно текущей дате. Среди отобранных записей искомой является запись, у которой значение реквизита «Дата вступления в силу» является максимальным (DateIn). </w:t>
            </w:r>
          </w:p>
          <w:p w14:paraId="692A97B5" w14:textId="24DF690C" w:rsidR="0032350A" w:rsidRPr="00357CF3" w:rsidRDefault="0032350A" w:rsidP="0032350A">
            <w:pPr>
              <w:pStyle w:val="ad"/>
            </w:pPr>
            <w:r>
              <w:t>Если значение не найдено в справочнике, то поле не заполняется.</w:t>
            </w:r>
          </w:p>
          <w:p w14:paraId="7199D619" w14:textId="77777777" w:rsidR="0032350A" w:rsidRPr="00357CF3" w:rsidRDefault="0032350A" w:rsidP="0032350A">
            <w:pPr>
              <w:pStyle w:val="ad"/>
            </w:pPr>
          </w:p>
          <w:p w14:paraId="2742A613" w14:textId="77777777" w:rsidR="0032350A" w:rsidRPr="006548AC" w:rsidRDefault="0032350A" w:rsidP="0032350A">
            <w:pPr>
              <w:pStyle w:val="ad"/>
              <w:jc w:val="left"/>
            </w:pPr>
            <w:r>
              <w:t>Поле</w:t>
            </w:r>
            <w:r w:rsidRPr="00357CF3">
              <w:t xml:space="preserve"> «</w:t>
            </w:r>
            <w:r w:rsidRPr="000842FB">
              <w:t>Наименование</w:t>
            </w:r>
            <w:r w:rsidRPr="00357CF3">
              <w:t xml:space="preserve"> </w:t>
            </w:r>
            <w:r w:rsidRPr="000842FB">
              <w:t>контрагента</w:t>
            </w:r>
            <w:r w:rsidRPr="00357CF3">
              <w:t xml:space="preserve"> </w:t>
            </w:r>
            <w:r w:rsidRPr="000842FB">
              <w:t>для</w:t>
            </w:r>
            <w:r w:rsidRPr="00357CF3">
              <w:t xml:space="preserve"> </w:t>
            </w:r>
            <w:r w:rsidRPr="000842FB">
              <w:t>платежного</w:t>
            </w:r>
            <w:r w:rsidRPr="00357CF3">
              <w:t xml:space="preserve"> </w:t>
            </w:r>
            <w:r w:rsidRPr="000842FB">
              <w:t>поручения</w:t>
            </w:r>
            <w:r w:rsidRPr="00357CF3">
              <w:t>» (</w:t>
            </w:r>
            <w:r w:rsidRPr="00C4181A">
              <w:rPr>
                <w:lang w:val="en-US"/>
              </w:rPr>
              <w:t>counterpartiesInfo</w:t>
            </w:r>
            <w:r w:rsidRPr="00357CF3">
              <w:t>/</w:t>
            </w:r>
            <w:r w:rsidRPr="00C4181A">
              <w:rPr>
                <w:lang w:val="en-US"/>
              </w:rPr>
              <w:t>counterpartyInfo</w:t>
            </w:r>
            <w:r w:rsidRPr="00357CF3">
              <w:t>/</w:t>
            </w:r>
            <w:r w:rsidRPr="00C4181A">
              <w:rPr>
                <w:lang w:val="en-US"/>
              </w:rPr>
              <w:t>counterpartyAccountsDetails</w:t>
            </w:r>
            <w:r w:rsidRPr="00357CF3">
              <w:t>/</w:t>
            </w:r>
            <w:r w:rsidRPr="00C4181A">
              <w:rPr>
                <w:lang w:val="en-US"/>
              </w:rPr>
              <w:t>counterpartyAccountDetails</w:t>
            </w:r>
            <w:r w:rsidRPr="00357CF3">
              <w:t>/</w:t>
            </w:r>
            <w:r w:rsidRPr="000842FB">
              <w:rPr>
                <w:lang w:val="en-US"/>
              </w:rPr>
              <w:t>counterpartyName</w:t>
            </w:r>
            <w:r w:rsidRPr="00357CF3">
              <w:t xml:space="preserve">). </w:t>
            </w:r>
            <w:r>
              <w:t>Поле</w:t>
            </w:r>
            <w:r w:rsidRPr="006548AC">
              <w:t xml:space="preserve"> </w:t>
            </w:r>
            <w:r>
              <w:t>принимается</w:t>
            </w:r>
            <w:r w:rsidRPr="006548AC">
              <w:t xml:space="preserve">, </w:t>
            </w:r>
            <w:r>
              <w:t>при</w:t>
            </w:r>
            <w:r w:rsidRPr="006548AC">
              <w:t xml:space="preserve"> </w:t>
            </w:r>
            <w:r>
              <w:t>этом</w:t>
            </w:r>
            <w:r w:rsidRPr="006548AC">
              <w:t xml:space="preserve"> </w:t>
            </w:r>
            <w:r>
              <w:t>контролируется</w:t>
            </w:r>
            <w:r w:rsidRPr="006548AC">
              <w:t xml:space="preserve"> </w:t>
            </w:r>
            <w:r>
              <w:t>обязательность</w:t>
            </w:r>
            <w:r w:rsidRPr="006548AC">
              <w:t xml:space="preserve"> </w:t>
            </w:r>
            <w:r>
              <w:t>АК</w:t>
            </w:r>
            <w:r w:rsidRPr="006548AC">
              <w:t xml:space="preserve"> </w:t>
            </w:r>
            <w:r>
              <w:t>подсистемы</w:t>
            </w:r>
            <w:r w:rsidRPr="006548AC">
              <w:t>.</w:t>
            </w:r>
          </w:p>
          <w:p w14:paraId="1A7119DF" w14:textId="18BF437B" w:rsidR="0032350A" w:rsidRDefault="0032350A" w:rsidP="0032350A">
            <w:pPr>
              <w:pStyle w:val="ad"/>
              <w:jc w:val="left"/>
            </w:pPr>
            <w:r>
              <w:t>Устарело. Игнорируется при приеме- передаче</w:t>
            </w:r>
            <w:r w:rsidRPr="00476B73">
              <w:t xml:space="preserve"> для контрактов, первая версия сведений о которых </w:t>
            </w:r>
            <w:r>
              <w:t>размещена</w:t>
            </w:r>
            <w:r w:rsidRPr="00476B73">
              <w:t xml:space="preserve"> после даты выхода версии 14.0 </w:t>
            </w:r>
            <w:r>
              <w:t xml:space="preserve"> (см. доработка FCSNF-19362)</w:t>
            </w:r>
          </w:p>
          <w:p w14:paraId="7FFA3D60" w14:textId="77777777" w:rsidR="0032350A" w:rsidRDefault="0032350A" w:rsidP="0032350A">
            <w:pPr>
              <w:pStyle w:val="ad"/>
              <w:jc w:val="left"/>
            </w:pPr>
          </w:p>
          <w:p w14:paraId="6ACE2345" w14:textId="005AD34E" w:rsidR="0032350A" w:rsidRDefault="0032350A" w:rsidP="0032350A">
            <w:pPr>
              <w:pStyle w:val="ad"/>
              <w:jc w:val="left"/>
            </w:pPr>
            <w:r>
              <w:t>Поле «Наименование контрагента для платежного поручения с размерностью 160 символов» (counterparty160Name). Контролируется</w:t>
            </w:r>
            <w:r w:rsidRPr="00503A59">
              <w:t xml:space="preserve"> </w:t>
            </w:r>
            <w:r>
              <w:t>обязательность</w:t>
            </w:r>
            <w:r w:rsidRPr="00503A59">
              <w:t xml:space="preserve"> </w:t>
            </w:r>
            <w:r>
              <w:t>АК</w:t>
            </w:r>
            <w:r w:rsidRPr="00503A59">
              <w:t xml:space="preserve"> </w:t>
            </w:r>
            <w:r>
              <w:t xml:space="preserve">подсистемы. </w:t>
            </w:r>
            <w:r w:rsidRPr="001F5FAF">
              <w:t xml:space="preserve">При этом, значание поля рассчитывается автоматически с помощью бизнесового алгоритма, и, если полученное значение НЕ превышает 160 символов, то поле игнорируется при приеме. Иначе принимается и </w:t>
            </w:r>
            <w:r w:rsidRPr="001F5FAF">
              <w:lastRenderedPageBreak/>
              <w:t xml:space="preserve">сохраняется, </w:t>
            </w:r>
            <w:r w:rsidRPr="00476B73">
              <w:t xml:space="preserve">для контрактов, первая версия сведений о которых </w:t>
            </w:r>
            <w:r>
              <w:t>размещена</w:t>
            </w:r>
            <w:r w:rsidRPr="00476B73">
              <w:t xml:space="preserve"> после даты выхода версии 14.0</w:t>
            </w:r>
          </w:p>
          <w:p w14:paraId="65BE08B5" w14:textId="77777777" w:rsidR="0032350A" w:rsidRPr="008A5242" w:rsidRDefault="0032350A" w:rsidP="0032350A">
            <w:pPr>
              <w:pStyle w:val="ad"/>
              <w:jc w:val="left"/>
            </w:pPr>
          </w:p>
          <w:p w14:paraId="21CFFCE0" w14:textId="094F8E57" w:rsidR="0032350A" w:rsidRPr="001E1BCC" w:rsidRDefault="0032350A" w:rsidP="0032350A">
            <w:pPr>
              <w:pStyle w:val="ad"/>
              <w:jc w:val="left"/>
            </w:pPr>
            <w:r>
              <w:t>Блок</w:t>
            </w:r>
            <w:r w:rsidRPr="001F5FAF">
              <w:rPr>
                <w:lang w:val="en-US"/>
              </w:rPr>
              <w:t xml:space="preserve"> «</w:t>
            </w:r>
            <w:r w:rsidRPr="000842FB">
              <w:t>Информация</w:t>
            </w:r>
            <w:r w:rsidRPr="001F5FAF">
              <w:rPr>
                <w:lang w:val="en-US"/>
              </w:rPr>
              <w:t xml:space="preserve"> </w:t>
            </w:r>
            <w:r w:rsidRPr="000842FB">
              <w:t>об</w:t>
            </w:r>
            <w:r w:rsidRPr="001F5FAF">
              <w:rPr>
                <w:lang w:val="en-US"/>
              </w:rPr>
              <w:t xml:space="preserve"> </w:t>
            </w:r>
            <w:r w:rsidRPr="000842FB">
              <w:t>ОКТМО</w:t>
            </w:r>
            <w:r w:rsidRPr="001F5FAF">
              <w:rPr>
                <w:lang w:val="en-US"/>
              </w:rPr>
              <w:t>» (</w:t>
            </w:r>
            <w:r w:rsidRPr="00C4181A">
              <w:rPr>
                <w:lang w:val="en-US"/>
              </w:rPr>
              <w:t>counterpartiesInfo</w:t>
            </w:r>
            <w:r w:rsidRPr="001F5FAF">
              <w:rPr>
                <w:lang w:val="en-US"/>
              </w:rPr>
              <w:t>/</w:t>
            </w:r>
            <w:r w:rsidRPr="00C4181A">
              <w:rPr>
                <w:lang w:val="en-US"/>
              </w:rPr>
              <w:t>counterpartyInfo</w:t>
            </w:r>
            <w:r w:rsidRPr="001F5FAF">
              <w:rPr>
                <w:lang w:val="en-US"/>
              </w:rPr>
              <w:t>/</w:t>
            </w:r>
            <w:r w:rsidRPr="00C4181A">
              <w:rPr>
                <w:lang w:val="en-US"/>
              </w:rPr>
              <w:t>counterpartyAccountsDetails</w:t>
            </w:r>
            <w:r w:rsidRPr="001F5FAF">
              <w:rPr>
                <w:lang w:val="en-US"/>
              </w:rPr>
              <w:t>/</w:t>
            </w:r>
            <w:r w:rsidRPr="00C4181A">
              <w:rPr>
                <w:lang w:val="en-US"/>
              </w:rPr>
              <w:t>counterpartyAccountDetails</w:t>
            </w:r>
            <w:r w:rsidRPr="001F5FAF">
              <w:rPr>
                <w:lang w:val="en-US"/>
              </w:rPr>
              <w:t>/</w:t>
            </w:r>
            <w:r w:rsidRPr="000842FB">
              <w:rPr>
                <w:lang w:val="en-US"/>
              </w:rPr>
              <w:t>OKTMOInfo</w:t>
            </w:r>
            <w:r w:rsidRPr="001F5FAF">
              <w:rPr>
                <w:lang w:val="en-US"/>
              </w:rPr>
              <w:t xml:space="preserve">). </w:t>
            </w:r>
            <w:r>
              <w:t>Если тип организации поставщика ЮЛ РФ, то поле принимается, при этом контролируется обязательность АК подсистемы. Поле</w:t>
            </w:r>
            <w:r w:rsidRPr="0036679A">
              <w:t xml:space="preserve"> </w:t>
            </w:r>
            <w:r>
              <w:t>принимается</w:t>
            </w:r>
            <w:r w:rsidRPr="0036679A">
              <w:t xml:space="preserve">, </w:t>
            </w:r>
            <w:r>
              <w:t>при</w:t>
            </w:r>
            <w:r w:rsidRPr="0036679A">
              <w:t xml:space="preserve"> </w:t>
            </w:r>
            <w:r>
              <w:t>этом</w:t>
            </w:r>
            <w:r w:rsidRPr="0036679A">
              <w:t xml:space="preserve"> </w:t>
            </w:r>
            <w:r>
              <w:t>контролируется</w:t>
            </w:r>
            <w:r w:rsidRPr="0036679A">
              <w:t xml:space="preserve"> </w:t>
            </w:r>
            <w:r>
              <w:t>обязательность</w:t>
            </w:r>
            <w:r w:rsidRPr="0036679A">
              <w:t xml:space="preserve"> </w:t>
            </w:r>
            <w:r>
              <w:t>АК</w:t>
            </w:r>
            <w:r w:rsidRPr="0036679A">
              <w:t xml:space="preserve"> </w:t>
            </w:r>
            <w:r>
              <w:t>подсистемы</w:t>
            </w:r>
            <w:r w:rsidRPr="0036679A">
              <w:t>.</w:t>
            </w:r>
          </w:p>
          <w:p w14:paraId="4324EA7A" w14:textId="77777777" w:rsidR="0032350A" w:rsidRPr="001E1BCC" w:rsidRDefault="0032350A" w:rsidP="0032350A">
            <w:pPr>
              <w:pStyle w:val="ad"/>
              <w:jc w:val="left"/>
            </w:pPr>
          </w:p>
          <w:p w14:paraId="673C713B" w14:textId="7A4420A2" w:rsidR="0032350A" w:rsidRDefault="0032350A" w:rsidP="0032350A">
            <w:pPr>
              <w:pStyle w:val="ad"/>
              <w:rPr>
                <w:lang w:val="en-US"/>
              </w:rPr>
            </w:pPr>
            <w:r>
              <w:t>Поле</w:t>
            </w:r>
            <w:r w:rsidRPr="00EE4074">
              <w:t xml:space="preserve"> «</w:t>
            </w:r>
            <w:r w:rsidRPr="000842FB">
              <w:t>КБК</w:t>
            </w:r>
            <w:r w:rsidRPr="00EE4074">
              <w:t>» (</w:t>
            </w:r>
            <w:r w:rsidRPr="00C4181A">
              <w:rPr>
                <w:lang w:val="en-US"/>
              </w:rPr>
              <w:t>counterpartiesInfo</w:t>
            </w:r>
            <w:r w:rsidRPr="00EE4074">
              <w:t>/</w:t>
            </w:r>
            <w:r w:rsidRPr="00C4181A">
              <w:rPr>
                <w:lang w:val="en-US"/>
              </w:rPr>
              <w:t>counterpartyInfo</w:t>
            </w:r>
            <w:r w:rsidRPr="00EE4074">
              <w:t>/</w:t>
            </w:r>
            <w:r w:rsidRPr="00C4181A">
              <w:rPr>
                <w:lang w:val="en-US"/>
              </w:rPr>
              <w:t>counterpartyAccountsDetails</w:t>
            </w:r>
            <w:r w:rsidRPr="00EE4074">
              <w:t>/</w:t>
            </w:r>
            <w:r w:rsidRPr="00C4181A">
              <w:rPr>
                <w:lang w:val="en-US"/>
              </w:rPr>
              <w:t>counterpartyAccountDetails</w:t>
            </w:r>
            <w:r w:rsidRPr="00EE4074">
              <w:t>/</w:t>
            </w:r>
            <w:r w:rsidRPr="000842FB">
              <w:rPr>
                <w:lang w:val="en-US"/>
              </w:rPr>
              <w:t>KBK</w:t>
            </w:r>
            <w:r w:rsidRPr="00EE4074">
              <w:t xml:space="preserve">). </w:t>
            </w:r>
            <w:r>
              <w:t>Поле</w:t>
            </w:r>
            <w:r w:rsidRPr="001E1BCC">
              <w:rPr>
                <w:lang w:val="en-US"/>
              </w:rPr>
              <w:t xml:space="preserve"> </w:t>
            </w:r>
            <w:r>
              <w:t>принимается</w:t>
            </w:r>
            <w:r w:rsidRPr="001E1BCC">
              <w:rPr>
                <w:lang w:val="en-US"/>
              </w:rPr>
              <w:t xml:space="preserve">, </w:t>
            </w:r>
            <w:r>
              <w:t>при</w:t>
            </w:r>
            <w:r w:rsidRPr="001E1BCC">
              <w:rPr>
                <w:lang w:val="en-US"/>
              </w:rPr>
              <w:t xml:space="preserve"> </w:t>
            </w:r>
            <w:r>
              <w:t>этом</w:t>
            </w:r>
            <w:r w:rsidRPr="001E1BCC">
              <w:rPr>
                <w:lang w:val="en-US"/>
              </w:rPr>
              <w:t xml:space="preserve"> </w:t>
            </w:r>
            <w:r>
              <w:t>контролируется</w:t>
            </w:r>
            <w:r w:rsidRPr="001E1BCC">
              <w:rPr>
                <w:lang w:val="en-US"/>
              </w:rPr>
              <w:t xml:space="preserve"> </w:t>
            </w:r>
            <w:r>
              <w:t>обязательность</w:t>
            </w:r>
            <w:r w:rsidRPr="001E1BCC">
              <w:rPr>
                <w:lang w:val="en-US"/>
              </w:rPr>
              <w:t xml:space="preserve"> </w:t>
            </w:r>
            <w:r>
              <w:t>АК</w:t>
            </w:r>
            <w:r w:rsidRPr="001E1BCC">
              <w:rPr>
                <w:lang w:val="en-US"/>
              </w:rPr>
              <w:t xml:space="preserve"> </w:t>
            </w:r>
            <w:r>
              <w:t>подсистемы</w:t>
            </w:r>
            <w:r w:rsidRPr="001E1BCC">
              <w:rPr>
                <w:lang w:val="en-US"/>
              </w:rPr>
              <w:t>.</w:t>
            </w:r>
          </w:p>
          <w:p w14:paraId="337FD62B" w14:textId="5995E9F0" w:rsidR="0032350A" w:rsidRPr="00C4181A" w:rsidRDefault="0032350A" w:rsidP="0032350A">
            <w:pPr>
              <w:pStyle w:val="ad"/>
              <w:rPr>
                <w:lang w:val="en-US"/>
              </w:rPr>
            </w:pPr>
          </w:p>
        </w:tc>
      </w:tr>
      <w:tr w:rsidR="0032350A" w:rsidRPr="001160B4" w14:paraId="0D020DE6" w14:textId="77777777" w:rsidTr="00AA184A">
        <w:trPr>
          <w:trHeight w:val="348"/>
        </w:trPr>
        <w:tc>
          <w:tcPr>
            <w:tcW w:w="841" w:type="pct"/>
            <w:gridSpan w:val="2"/>
          </w:tcPr>
          <w:p w14:paraId="3CAED831" w14:textId="6B1AFCD8" w:rsidR="0032350A" w:rsidRPr="001A1A86" w:rsidRDefault="0032350A" w:rsidP="0032350A">
            <w:pPr>
              <w:pStyle w:val="ad"/>
              <w:jc w:val="left"/>
            </w:pPr>
            <w:r w:rsidRPr="00662DF4">
              <w:lastRenderedPageBreak/>
              <w:t>РК_ИК_040</w:t>
            </w:r>
            <w:r>
              <w:rPr>
                <w:lang w:val="en-US"/>
              </w:rPr>
              <w:t>5</w:t>
            </w:r>
          </w:p>
        </w:tc>
        <w:tc>
          <w:tcPr>
            <w:tcW w:w="234" w:type="pct"/>
            <w:gridSpan w:val="2"/>
          </w:tcPr>
          <w:p w14:paraId="1AA89AE2" w14:textId="77777777" w:rsidR="0032350A" w:rsidRPr="001160B4" w:rsidRDefault="0032350A" w:rsidP="0032350A">
            <w:pPr>
              <w:pStyle w:val="ad"/>
              <w:jc w:val="left"/>
            </w:pPr>
          </w:p>
        </w:tc>
        <w:tc>
          <w:tcPr>
            <w:tcW w:w="1056" w:type="pct"/>
            <w:gridSpan w:val="2"/>
          </w:tcPr>
          <w:p w14:paraId="242D2985" w14:textId="63EBDDF9" w:rsidR="0032350A" w:rsidRPr="001160B4" w:rsidRDefault="0032350A" w:rsidP="0032350A">
            <w:pPr>
              <w:pStyle w:val="ad"/>
              <w:jc w:val="left"/>
              <w:rPr>
                <w:lang w:val="en-US"/>
              </w:rPr>
            </w:pPr>
            <w:r w:rsidRPr="001160B4">
              <w:rPr>
                <w:lang w:val="en-US"/>
              </w:rPr>
              <w:t>«</w:t>
            </w:r>
            <w:r>
              <w:t>Код</w:t>
            </w:r>
            <w:r w:rsidRPr="001160B4">
              <w:rPr>
                <w:lang w:val="en-US"/>
              </w:rPr>
              <w:t xml:space="preserve"> </w:t>
            </w:r>
            <w:r>
              <w:t>по</w:t>
            </w:r>
            <w:r w:rsidRPr="001160B4">
              <w:rPr>
                <w:lang w:val="en-US"/>
              </w:rPr>
              <w:t xml:space="preserve"> </w:t>
            </w:r>
            <w:r>
              <w:t>СПЗ</w:t>
            </w:r>
            <w:r w:rsidRPr="001160B4">
              <w:rPr>
                <w:lang w:val="en-US"/>
              </w:rPr>
              <w:t>» (counterpartiesInfo/counterpartyInfo/payingPenaltiesInfo/regNum</w:t>
            </w:r>
            <w:r>
              <w:rPr>
                <w:lang w:val="en-US"/>
              </w:rPr>
              <w:t>)</w:t>
            </w:r>
          </w:p>
          <w:p w14:paraId="739E9D58" w14:textId="77777777" w:rsidR="0032350A" w:rsidRPr="00117618" w:rsidRDefault="0032350A" w:rsidP="0032350A">
            <w:pPr>
              <w:pStyle w:val="ad"/>
              <w:jc w:val="left"/>
              <w:rPr>
                <w:lang w:val="en-US"/>
              </w:rPr>
            </w:pPr>
            <w:r>
              <w:t>или</w:t>
            </w:r>
            <w:r w:rsidRPr="00117618">
              <w:rPr>
                <w:lang w:val="en-US"/>
              </w:rPr>
              <w:t xml:space="preserve"> </w:t>
            </w:r>
          </w:p>
          <w:p w14:paraId="514A83BA" w14:textId="6977B5A2" w:rsidR="0032350A" w:rsidRPr="001160B4" w:rsidRDefault="0032350A" w:rsidP="0032350A">
            <w:pPr>
              <w:pStyle w:val="ad"/>
              <w:jc w:val="left"/>
              <w:rPr>
                <w:lang w:val="en-US"/>
              </w:rPr>
            </w:pPr>
            <w:r w:rsidRPr="001160B4">
              <w:rPr>
                <w:lang w:val="en-US"/>
              </w:rPr>
              <w:t>«</w:t>
            </w:r>
            <w:r w:rsidRPr="00EF7410">
              <w:t>Код</w:t>
            </w:r>
            <w:r w:rsidRPr="001160B4">
              <w:rPr>
                <w:lang w:val="en-US"/>
              </w:rPr>
              <w:t xml:space="preserve"> </w:t>
            </w:r>
            <w:r w:rsidRPr="00EF7410">
              <w:t>по</w:t>
            </w:r>
            <w:r w:rsidRPr="001160B4">
              <w:rPr>
                <w:lang w:val="en-US"/>
              </w:rPr>
              <w:t xml:space="preserve"> </w:t>
            </w:r>
            <w:r w:rsidRPr="00EF7410">
              <w:t>Сводному</w:t>
            </w:r>
            <w:r w:rsidRPr="001160B4">
              <w:rPr>
                <w:lang w:val="en-US"/>
              </w:rPr>
              <w:t xml:space="preserve"> </w:t>
            </w:r>
            <w:r w:rsidRPr="00EF7410">
              <w:t>Реестру</w:t>
            </w:r>
            <w:r w:rsidRPr="001160B4">
              <w:rPr>
                <w:lang w:val="en-US"/>
              </w:rPr>
              <w:t>» (counterpartiesInfo/counterpartyInfo/payingPenaltiesInfo/consRegistryNum)</w:t>
            </w:r>
          </w:p>
        </w:tc>
        <w:tc>
          <w:tcPr>
            <w:tcW w:w="1474" w:type="pct"/>
            <w:gridSpan w:val="3"/>
          </w:tcPr>
          <w:p w14:paraId="4D3FAB63" w14:textId="77777777" w:rsidR="0032350A" w:rsidRDefault="0032350A" w:rsidP="0032350A">
            <w:pPr>
              <w:pStyle w:val="ad"/>
              <w:jc w:val="left"/>
            </w:pPr>
            <w:r>
              <w:t>Для определения организации по коду СПЗ или СвР здесь и далее используем следующий алгоритм:</w:t>
            </w:r>
          </w:p>
          <w:p w14:paraId="1E9ECE0F" w14:textId="6747530D" w:rsidR="0032350A" w:rsidRDefault="0032350A" w:rsidP="0032350A">
            <w:pPr>
              <w:pStyle w:val="ad"/>
              <w:jc w:val="left"/>
            </w:pPr>
            <w:r>
              <w:t>1) В случае если у организации поле «Код по СПЗ» (</w:t>
            </w:r>
            <w:r w:rsidRPr="00692381">
              <w:rPr>
                <w:lang w:val="en-US"/>
              </w:rPr>
              <w:t>regNum</w:t>
            </w:r>
            <w:r>
              <w:t>) заполнено значением «00000000000» и заполнено поле «</w:t>
            </w:r>
            <w:r w:rsidRPr="000A0E4B">
              <w:t>Код по Сводному Реестру</w:t>
            </w:r>
            <w:r>
              <w:t>» (</w:t>
            </w:r>
            <w:r w:rsidRPr="000A0E4B">
              <w:t>consRegistryNum</w:t>
            </w:r>
            <w:r>
              <w:t>), ищем организацию в справочнике организаций по коду СвР. Если не находим, возвращаем ошибку с текстом см. п.1 правого столбца. Поиск по коду СПЗ не производим.</w:t>
            </w:r>
          </w:p>
          <w:p w14:paraId="4D53C7CD" w14:textId="2BE79197" w:rsidR="0032350A" w:rsidRDefault="0032350A" w:rsidP="0032350A">
            <w:pPr>
              <w:pStyle w:val="ad"/>
              <w:jc w:val="left"/>
            </w:pPr>
            <w:r>
              <w:t>2) В случае если у организации заполнен код «Код по СПЗ» (</w:t>
            </w:r>
            <w:r w:rsidRPr="00692381">
              <w:rPr>
                <w:lang w:val="en-US"/>
              </w:rPr>
              <w:t>regNum</w:t>
            </w:r>
            <w:r>
              <w:t xml:space="preserve">) (не нулями) и </w:t>
            </w:r>
            <w:r w:rsidRPr="000A0E4B">
              <w:t>Код по Сводному Реестру</w:t>
            </w:r>
            <w:r>
              <w:t>» (</w:t>
            </w:r>
            <w:r w:rsidRPr="000A0E4B">
              <w:t>consRegistryNum</w:t>
            </w:r>
            <w:r>
              <w:t>), ищем организацию в справочнике организаций по коду СПЗ. Значение кода СвР игнорируем. Если не находим, возвращаем ошибку с текстом см. п.2 правого столбца.</w:t>
            </w:r>
          </w:p>
          <w:p w14:paraId="2224DFB6" w14:textId="7DABE5DA" w:rsidR="0032350A" w:rsidRDefault="0032350A" w:rsidP="0032350A">
            <w:pPr>
              <w:pStyle w:val="ad"/>
              <w:jc w:val="left"/>
            </w:pPr>
            <w:r>
              <w:t>3) В случае если у организации заполнено поле «Код по СПЗ» (</w:t>
            </w:r>
            <w:r w:rsidRPr="00692381">
              <w:rPr>
                <w:lang w:val="en-US"/>
              </w:rPr>
              <w:t>regNum</w:t>
            </w:r>
            <w:r>
              <w:t>) (не нулями) и не заполнен «</w:t>
            </w:r>
            <w:r w:rsidRPr="000A0E4B">
              <w:t>Код по Сводному Реестру</w:t>
            </w:r>
            <w:r>
              <w:t>» (</w:t>
            </w:r>
            <w:r w:rsidRPr="000A0E4B">
              <w:t>consRegistryNum</w:t>
            </w:r>
            <w:r>
              <w:t xml:space="preserve">), </w:t>
            </w:r>
            <w:r>
              <w:lastRenderedPageBreak/>
              <w:t>ищем организацию в справочнике организаций по коду СПЗ. Если не находим, возвращаем ошибку с текстом см. п.2 правого столбца.</w:t>
            </w:r>
          </w:p>
          <w:p w14:paraId="7BA71398" w14:textId="77777777" w:rsidR="0032350A" w:rsidRDefault="0032350A" w:rsidP="0032350A">
            <w:pPr>
              <w:pStyle w:val="ad"/>
              <w:jc w:val="left"/>
            </w:pPr>
          </w:p>
          <w:p w14:paraId="32AC562E" w14:textId="53A79D30" w:rsidR="0032350A" w:rsidRPr="001160B4" w:rsidRDefault="0032350A" w:rsidP="0032350A">
            <w:pPr>
              <w:pStyle w:val="ad"/>
              <w:jc w:val="left"/>
            </w:pPr>
            <w:r>
              <w:t>Статус записи в справочнике организаций может быть любым.</w:t>
            </w:r>
          </w:p>
        </w:tc>
        <w:tc>
          <w:tcPr>
            <w:tcW w:w="1395" w:type="pct"/>
            <w:gridSpan w:val="3"/>
          </w:tcPr>
          <w:p w14:paraId="604614B9" w14:textId="0709EC07" w:rsidR="0032350A" w:rsidRDefault="0032350A" w:rsidP="0032350A">
            <w:pPr>
              <w:pStyle w:val="ad"/>
              <w:jc w:val="left"/>
            </w:pPr>
            <w:r>
              <w:lastRenderedPageBreak/>
              <w:t>1) Организация с к</w:t>
            </w:r>
            <w:r w:rsidRPr="003748E4">
              <w:t>од</w:t>
            </w:r>
            <w:r>
              <w:t>ом по</w:t>
            </w:r>
            <w:r w:rsidRPr="003748E4">
              <w:t xml:space="preserve"> СПЗ организации &lt;</w:t>
            </w:r>
            <w:r>
              <w:t>Код по СПЗ</w:t>
            </w:r>
            <w:r w:rsidRPr="003748E4">
              <w:t xml:space="preserve">&gt; </w:t>
            </w:r>
            <w:r>
              <w:t xml:space="preserve">указанном в тэге </w:t>
            </w:r>
            <w:r w:rsidRPr="001160B4">
              <w:rPr>
                <w:lang w:val="en-US"/>
              </w:rPr>
              <w:t>counterpartiesInfo</w:t>
            </w:r>
            <w:r w:rsidRPr="001160B4">
              <w:t>/</w:t>
            </w:r>
            <w:r w:rsidRPr="001160B4">
              <w:rPr>
                <w:lang w:val="en-US"/>
              </w:rPr>
              <w:t>counterpartyInfo</w:t>
            </w:r>
            <w:r w:rsidRPr="001160B4">
              <w:t>/</w:t>
            </w:r>
            <w:r w:rsidRPr="001160B4">
              <w:rPr>
                <w:lang w:val="en-US"/>
              </w:rPr>
              <w:t>payingPenaltiesInfo</w:t>
            </w:r>
            <w:r>
              <w:t>/</w:t>
            </w:r>
            <w:r w:rsidRPr="00692381">
              <w:rPr>
                <w:lang w:val="en-US"/>
              </w:rPr>
              <w:t>regNum</w:t>
            </w:r>
            <w:r w:rsidRPr="003748E4">
              <w:t xml:space="preserve"> отсутствует в </w:t>
            </w:r>
            <w:r>
              <w:t>справочнике организаций в ЕИС.</w:t>
            </w:r>
          </w:p>
          <w:p w14:paraId="1872F3DC" w14:textId="11BEB8B7" w:rsidR="0032350A" w:rsidRPr="001160B4" w:rsidRDefault="0032350A" w:rsidP="0032350A">
            <w:pPr>
              <w:pStyle w:val="ad"/>
              <w:jc w:val="left"/>
            </w:pPr>
            <w:r>
              <w:t>2) Организация с к</w:t>
            </w:r>
            <w:r w:rsidRPr="003748E4">
              <w:t>од</w:t>
            </w:r>
            <w:r>
              <w:t>ом по</w:t>
            </w:r>
            <w:r w:rsidRPr="003748E4">
              <w:t xml:space="preserve"> </w:t>
            </w:r>
            <w:r>
              <w:t xml:space="preserve">Сводному реестру </w:t>
            </w:r>
            <w:r w:rsidRPr="003748E4">
              <w:t>&lt;</w:t>
            </w:r>
            <w:r>
              <w:t>Код по СвР</w:t>
            </w:r>
            <w:r w:rsidRPr="003748E4">
              <w:t>&gt;</w:t>
            </w:r>
            <w:r>
              <w:t xml:space="preserve">, указанном в тэге </w:t>
            </w:r>
            <w:r w:rsidRPr="001160B4">
              <w:rPr>
                <w:lang w:val="en-US"/>
              </w:rPr>
              <w:t>counterpartiesInfo</w:t>
            </w:r>
            <w:r w:rsidRPr="001160B4">
              <w:t>/</w:t>
            </w:r>
            <w:r w:rsidRPr="001160B4">
              <w:rPr>
                <w:lang w:val="en-US"/>
              </w:rPr>
              <w:t>counterpartyInfo</w:t>
            </w:r>
            <w:r w:rsidRPr="001160B4">
              <w:t>/</w:t>
            </w:r>
            <w:r w:rsidRPr="001160B4">
              <w:rPr>
                <w:lang w:val="en-US"/>
              </w:rPr>
              <w:t>payingPenaltiesInfo</w:t>
            </w:r>
            <w:r w:rsidRPr="001160B4">
              <w:t>/</w:t>
            </w:r>
            <w:r w:rsidRPr="001160B4">
              <w:rPr>
                <w:lang w:val="en-US"/>
              </w:rPr>
              <w:t>consRegistryNum</w:t>
            </w:r>
            <w:r>
              <w:t>,</w:t>
            </w:r>
            <w:r w:rsidRPr="003748E4">
              <w:t xml:space="preserve"> отсутствует в </w:t>
            </w:r>
            <w:r>
              <w:t>справочнике организаций в ЕИС.</w:t>
            </w:r>
          </w:p>
        </w:tc>
      </w:tr>
      <w:tr w:rsidR="0032350A" w:rsidRPr="00117618" w14:paraId="7AC3947A" w14:textId="77777777" w:rsidTr="00AA184A">
        <w:trPr>
          <w:trHeight w:val="348"/>
        </w:trPr>
        <w:tc>
          <w:tcPr>
            <w:tcW w:w="841" w:type="pct"/>
            <w:gridSpan w:val="2"/>
          </w:tcPr>
          <w:p w14:paraId="2B5C5224" w14:textId="7B6ED671" w:rsidR="0032350A" w:rsidRPr="006D7378" w:rsidRDefault="0032350A" w:rsidP="0032350A">
            <w:pPr>
              <w:pStyle w:val="ad"/>
              <w:jc w:val="left"/>
            </w:pPr>
            <w:r w:rsidRPr="00662DF4">
              <w:t>РК_ИК_040</w:t>
            </w:r>
            <w:r>
              <w:t>6</w:t>
            </w:r>
          </w:p>
        </w:tc>
        <w:tc>
          <w:tcPr>
            <w:tcW w:w="234" w:type="pct"/>
            <w:gridSpan w:val="2"/>
          </w:tcPr>
          <w:p w14:paraId="0FC7F8A9" w14:textId="77777777" w:rsidR="0032350A" w:rsidRPr="001160B4" w:rsidRDefault="0032350A" w:rsidP="0032350A">
            <w:pPr>
              <w:pStyle w:val="ad"/>
              <w:jc w:val="left"/>
            </w:pPr>
          </w:p>
        </w:tc>
        <w:tc>
          <w:tcPr>
            <w:tcW w:w="1056" w:type="pct"/>
            <w:gridSpan w:val="2"/>
          </w:tcPr>
          <w:p w14:paraId="4ADC17C9" w14:textId="01545122" w:rsidR="0032350A" w:rsidRPr="00117618" w:rsidRDefault="0032350A" w:rsidP="0032350A">
            <w:pPr>
              <w:pStyle w:val="ad"/>
              <w:jc w:val="left"/>
              <w:rPr>
                <w:lang w:val="en-US"/>
              </w:rPr>
            </w:pPr>
            <w:r w:rsidRPr="00117618">
              <w:rPr>
                <w:lang w:val="en-US"/>
              </w:rPr>
              <w:t>«</w:t>
            </w:r>
            <w:r>
              <w:t>ИНН</w:t>
            </w:r>
            <w:r w:rsidRPr="00117618">
              <w:rPr>
                <w:lang w:val="en-US"/>
              </w:rPr>
              <w:t>» (counterpartiesInfo/counterpartyInfo/payingTaxesInfo/inn)</w:t>
            </w:r>
          </w:p>
          <w:p w14:paraId="059B2D1C" w14:textId="0A6E59EE" w:rsidR="0032350A" w:rsidRPr="00117618" w:rsidRDefault="0032350A" w:rsidP="0032350A">
            <w:pPr>
              <w:pStyle w:val="ad"/>
              <w:jc w:val="left"/>
              <w:rPr>
                <w:lang w:val="en-US"/>
              </w:rPr>
            </w:pPr>
            <w:r w:rsidRPr="00117618">
              <w:rPr>
                <w:lang w:val="en-US"/>
              </w:rPr>
              <w:t>«</w:t>
            </w:r>
            <w:r>
              <w:t>КПП</w:t>
            </w:r>
            <w:r w:rsidRPr="00117618">
              <w:rPr>
                <w:lang w:val="en-US"/>
              </w:rPr>
              <w:t>» (counterpartiesInfo/counterpartyInfo/payingTaxesInfo/kpp)</w:t>
            </w:r>
          </w:p>
        </w:tc>
        <w:tc>
          <w:tcPr>
            <w:tcW w:w="1474" w:type="pct"/>
            <w:gridSpan w:val="3"/>
          </w:tcPr>
          <w:p w14:paraId="2D1E4A1D" w14:textId="132EE2AE" w:rsidR="0032350A" w:rsidRPr="00117618" w:rsidRDefault="0032350A" w:rsidP="0032350A">
            <w:pPr>
              <w:pStyle w:val="ad"/>
              <w:jc w:val="left"/>
            </w:pPr>
            <w:r>
              <w:t>При приеме по совокупности значений проверямых полей проверяется наличие организации в любом состоянии в справочнике СВР (</w:t>
            </w:r>
            <w:r>
              <w:rPr>
                <w:lang w:val="en-US"/>
              </w:rPr>
              <w:t>nsiSVR</w:t>
            </w:r>
            <w:r>
              <w:t>)</w:t>
            </w:r>
          </w:p>
        </w:tc>
        <w:tc>
          <w:tcPr>
            <w:tcW w:w="1395" w:type="pct"/>
            <w:gridSpan w:val="3"/>
          </w:tcPr>
          <w:p w14:paraId="7E0E0430" w14:textId="47020771" w:rsidR="0032350A" w:rsidRPr="00EF280C" w:rsidRDefault="0032350A" w:rsidP="0032350A">
            <w:pPr>
              <w:pStyle w:val="ad"/>
              <w:jc w:val="left"/>
            </w:pPr>
            <w:r>
              <w:t xml:space="preserve">Контрагент с ИНН </w:t>
            </w:r>
            <w:r w:rsidRPr="00EF280C">
              <w:t>&lt;</w:t>
            </w:r>
            <w:r>
              <w:rPr>
                <w:lang w:val="en-US"/>
              </w:rPr>
              <w:t>inn</w:t>
            </w:r>
            <w:r w:rsidRPr="00EF280C">
              <w:t xml:space="preserve">&gt; </w:t>
            </w:r>
            <w:r>
              <w:t xml:space="preserve">и КПП </w:t>
            </w:r>
            <w:r w:rsidRPr="00EF280C">
              <w:t>&lt;</w:t>
            </w:r>
            <w:r>
              <w:rPr>
                <w:lang w:val="en-US"/>
              </w:rPr>
              <w:t>kpp</w:t>
            </w:r>
            <w:r w:rsidRPr="00EF280C">
              <w:t xml:space="preserve">&gt; </w:t>
            </w:r>
            <w:r>
              <w:t>не найден в справочнике СВР</w:t>
            </w:r>
          </w:p>
        </w:tc>
      </w:tr>
      <w:tr w:rsidR="0032350A" w:rsidRPr="00EF280C" w14:paraId="487FA064" w14:textId="77777777" w:rsidTr="00AA184A">
        <w:trPr>
          <w:trHeight w:val="348"/>
        </w:trPr>
        <w:tc>
          <w:tcPr>
            <w:tcW w:w="841" w:type="pct"/>
            <w:gridSpan w:val="2"/>
          </w:tcPr>
          <w:p w14:paraId="2C4B7B19" w14:textId="496B40A9" w:rsidR="0032350A" w:rsidRPr="00117618" w:rsidRDefault="0032350A" w:rsidP="0032350A">
            <w:pPr>
              <w:pStyle w:val="ad"/>
              <w:jc w:val="left"/>
            </w:pPr>
            <w:r w:rsidRPr="00662DF4">
              <w:t>РК_ИК_040</w:t>
            </w:r>
            <w:r>
              <w:t>7</w:t>
            </w:r>
          </w:p>
        </w:tc>
        <w:tc>
          <w:tcPr>
            <w:tcW w:w="234" w:type="pct"/>
            <w:gridSpan w:val="2"/>
          </w:tcPr>
          <w:p w14:paraId="66BE3CC1" w14:textId="77777777" w:rsidR="0032350A" w:rsidRPr="00117618" w:rsidRDefault="0032350A" w:rsidP="0032350A">
            <w:pPr>
              <w:pStyle w:val="ad"/>
              <w:jc w:val="left"/>
            </w:pPr>
          </w:p>
        </w:tc>
        <w:tc>
          <w:tcPr>
            <w:tcW w:w="1056" w:type="pct"/>
            <w:gridSpan w:val="2"/>
          </w:tcPr>
          <w:p w14:paraId="2B2DADAD" w14:textId="5810CC20" w:rsidR="0032350A" w:rsidRPr="00C541B7" w:rsidRDefault="0032350A" w:rsidP="0032350A">
            <w:pPr>
              <w:pStyle w:val="ad"/>
              <w:jc w:val="left"/>
              <w:rPr>
                <w:lang w:val="en-US"/>
              </w:rPr>
            </w:pPr>
            <w:r w:rsidRPr="00C541B7">
              <w:rPr>
                <w:lang w:val="en-US"/>
              </w:rPr>
              <w:t>«</w:t>
            </w:r>
            <w:r w:rsidRPr="00662DF4">
              <w:t>Тип</w:t>
            </w:r>
            <w:r w:rsidRPr="00C541B7">
              <w:rPr>
                <w:lang w:val="en-US"/>
              </w:rPr>
              <w:t xml:space="preserve"> </w:t>
            </w:r>
            <w:r w:rsidRPr="00662DF4">
              <w:t>лицевого</w:t>
            </w:r>
            <w:r w:rsidRPr="00C541B7">
              <w:rPr>
                <w:lang w:val="en-US"/>
              </w:rPr>
              <w:t xml:space="preserve"> </w:t>
            </w:r>
            <w:r w:rsidRPr="00662DF4">
              <w:t>счёта</w:t>
            </w:r>
            <w:r w:rsidRPr="00C541B7">
              <w:rPr>
                <w:lang w:val="en-US"/>
              </w:rPr>
              <w:t>» (counterpartiesInfo/counterpartyInfo/counterpartyAccountsDetails/counterpartyAccountDetails/accountType)</w:t>
            </w:r>
          </w:p>
        </w:tc>
        <w:tc>
          <w:tcPr>
            <w:tcW w:w="1474" w:type="pct"/>
            <w:gridSpan w:val="3"/>
          </w:tcPr>
          <w:p w14:paraId="29487032" w14:textId="76A65E1D" w:rsidR="0032350A" w:rsidRPr="00EF280C" w:rsidRDefault="0032350A" w:rsidP="0032350A">
            <w:pPr>
              <w:pStyle w:val="ad"/>
              <w:jc w:val="left"/>
            </w:pPr>
            <w:r>
              <w:t>Е</w:t>
            </w:r>
            <w:r w:rsidRPr="00EF280C">
              <w:t>сли задан блок «Контрагент для уплаты неустоек (штрафов, пеней)» (counterpartiesInfo/counterpartyInfo/payingPenaltiesInfo)</w:t>
            </w:r>
            <w:r>
              <w:t>, то контролируется, что в проверяемом поле задано значение «</w:t>
            </w:r>
            <w:r w:rsidRPr="00EF280C">
              <w:t xml:space="preserve">05 </w:t>
            </w:r>
            <w:r>
              <w:t>–</w:t>
            </w:r>
            <w:r w:rsidRPr="00EF280C">
              <w:t xml:space="preserve"> Счет для перечисления денежных средств</w:t>
            </w:r>
            <w:r>
              <w:t>».</w:t>
            </w:r>
          </w:p>
          <w:p w14:paraId="126C9F77" w14:textId="6775724C" w:rsidR="0032350A" w:rsidRPr="00EF280C" w:rsidRDefault="0032350A" w:rsidP="0032350A">
            <w:pPr>
              <w:pStyle w:val="ad"/>
              <w:jc w:val="left"/>
            </w:pPr>
            <w:r>
              <w:t>Е</w:t>
            </w:r>
            <w:r w:rsidRPr="00EF280C">
              <w:t>сли задан блок «Контрагент для уплаты налогов» (counterpartiesInfo/counterpartyInfo/payingTaxesInfo)</w:t>
            </w:r>
            <w:r>
              <w:t>, то контролируется, что в проверяемом поле задано значение «</w:t>
            </w:r>
            <w:r w:rsidRPr="00EF280C">
              <w:t xml:space="preserve">06 </w:t>
            </w:r>
            <w:r>
              <w:t>–</w:t>
            </w:r>
            <w:r w:rsidRPr="00EF280C">
              <w:t xml:space="preserve"> Счет для уплаты налогов»</w:t>
            </w:r>
          </w:p>
        </w:tc>
        <w:tc>
          <w:tcPr>
            <w:tcW w:w="1395" w:type="pct"/>
            <w:gridSpan w:val="3"/>
          </w:tcPr>
          <w:p w14:paraId="2040F0E6" w14:textId="40B0553B" w:rsidR="0032350A" w:rsidRDefault="0032350A" w:rsidP="0032350A">
            <w:pPr>
              <w:pStyle w:val="ad"/>
              <w:jc w:val="left"/>
            </w:pPr>
            <w:r>
              <w:t>В</w:t>
            </w:r>
            <w:r w:rsidRPr="00EF280C">
              <w:t xml:space="preserve"> </w:t>
            </w:r>
            <w:r>
              <w:t>поле</w:t>
            </w:r>
            <w:r w:rsidRPr="00EF280C">
              <w:t xml:space="preserve"> «</w:t>
            </w:r>
            <w:r w:rsidRPr="00662DF4">
              <w:t>Тип</w:t>
            </w:r>
            <w:r w:rsidRPr="00EF280C">
              <w:t xml:space="preserve"> </w:t>
            </w:r>
            <w:r w:rsidRPr="00662DF4">
              <w:t>лицевого</w:t>
            </w:r>
            <w:r w:rsidRPr="00EF280C">
              <w:t xml:space="preserve"> </w:t>
            </w:r>
            <w:r w:rsidRPr="00662DF4">
              <w:t>счёта</w:t>
            </w:r>
            <w:r w:rsidRPr="00EF280C">
              <w:t>» (</w:t>
            </w:r>
            <w:r w:rsidRPr="00EF280C">
              <w:rPr>
                <w:lang w:val="en-US"/>
              </w:rPr>
              <w:t>counterpartiesInfo</w:t>
            </w:r>
            <w:r w:rsidRPr="00EF280C">
              <w:t>/</w:t>
            </w:r>
            <w:r w:rsidRPr="00EF280C">
              <w:rPr>
                <w:lang w:val="en-US"/>
              </w:rPr>
              <w:t>counterpartyInfo</w:t>
            </w:r>
            <w:r w:rsidRPr="00EF280C">
              <w:t>/</w:t>
            </w:r>
            <w:r w:rsidRPr="00EF280C">
              <w:rPr>
                <w:lang w:val="en-US"/>
              </w:rPr>
              <w:t>counterpartyAccountsDetails</w:t>
            </w:r>
            <w:r w:rsidRPr="00EF280C">
              <w:t>/</w:t>
            </w:r>
            <w:r w:rsidRPr="00EF280C">
              <w:rPr>
                <w:lang w:val="en-US"/>
              </w:rPr>
              <w:t>counterpartyAccountDetails</w:t>
            </w:r>
            <w:r w:rsidRPr="00EF280C">
              <w:t>/</w:t>
            </w:r>
            <w:r w:rsidRPr="00EF280C">
              <w:rPr>
                <w:lang w:val="en-US"/>
              </w:rPr>
              <w:t>accountType</w:t>
            </w:r>
            <w:r w:rsidRPr="00EF280C">
              <w:t>)</w:t>
            </w:r>
            <w:r>
              <w:t xml:space="preserve"> может быть задано только следующее значение:</w:t>
            </w:r>
          </w:p>
          <w:p w14:paraId="47C28E9A" w14:textId="1FAEBFE1" w:rsidR="0032350A" w:rsidRPr="00EF280C" w:rsidRDefault="0032350A" w:rsidP="0032350A">
            <w:pPr>
              <w:pStyle w:val="ad"/>
              <w:jc w:val="left"/>
            </w:pPr>
            <w:r>
              <w:t>«</w:t>
            </w:r>
            <w:r w:rsidRPr="00EF280C">
              <w:t xml:space="preserve">05 </w:t>
            </w:r>
            <w:r>
              <w:t>–</w:t>
            </w:r>
            <w:r w:rsidRPr="00EF280C">
              <w:t xml:space="preserve"> Счет для перечисления денежных средств</w:t>
            </w:r>
            <w:r>
              <w:t>», е</w:t>
            </w:r>
            <w:r w:rsidRPr="00EF280C">
              <w:t>сли задан блок «Контрагент для уплаты неустоек (штрафов, пеней)» (counterpartiesInfo/counterpartyInfo/payingPenaltiesInfo);</w:t>
            </w:r>
          </w:p>
          <w:p w14:paraId="6C2E54FF" w14:textId="0E03CE4B" w:rsidR="0032350A" w:rsidRPr="00EF280C" w:rsidRDefault="0032350A" w:rsidP="0032350A">
            <w:pPr>
              <w:pStyle w:val="ad"/>
              <w:jc w:val="left"/>
            </w:pPr>
            <w:r>
              <w:t>«</w:t>
            </w:r>
            <w:r w:rsidRPr="00EF280C">
              <w:t xml:space="preserve">06 </w:t>
            </w:r>
            <w:r>
              <w:t>–</w:t>
            </w:r>
            <w:r w:rsidRPr="00EF280C">
              <w:t xml:space="preserve"> Счет для уплаты налогов»</w:t>
            </w:r>
            <w:r>
              <w:t>, е</w:t>
            </w:r>
            <w:r w:rsidRPr="00EF280C">
              <w:t>сли задан блок «Контрагент для уплаты налогов» (counterpartiesInfo/counterpartyInfo/payingTaxesInfo)</w:t>
            </w:r>
          </w:p>
        </w:tc>
      </w:tr>
      <w:tr w:rsidR="0032350A" w:rsidRPr="001D3AF5" w14:paraId="56C0ED26" w14:textId="77777777" w:rsidTr="00AA184A">
        <w:trPr>
          <w:trHeight w:val="348"/>
        </w:trPr>
        <w:tc>
          <w:tcPr>
            <w:tcW w:w="841" w:type="pct"/>
            <w:gridSpan w:val="2"/>
          </w:tcPr>
          <w:p w14:paraId="30E92B16" w14:textId="4E4EFC3C" w:rsidR="0032350A" w:rsidRPr="00C4181A" w:rsidRDefault="0032350A" w:rsidP="0032350A">
            <w:pPr>
              <w:pStyle w:val="ad"/>
              <w:jc w:val="left"/>
              <w:rPr>
                <w:lang w:val="en-US"/>
              </w:rPr>
            </w:pPr>
            <w:r w:rsidRPr="00662DF4">
              <w:t>РК_ИК_040</w:t>
            </w:r>
            <w:r>
              <w:rPr>
                <w:lang w:val="en-US"/>
              </w:rPr>
              <w:t>8</w:t>
            </w:r>
          </w:p>
        </w:tc>
        <w:tc>
          <w:tcPr>
            <w:tcW w:w="234" w:type="pct"/>
            <w:gridSpan w:val="2"/>
          </w:tcPr>
          <w:p w14:paraId="7C26C5CD" w14:textId="77777777" w:rsidR="0032350A" w:rsidRPr="00C4181A" w:rsidRDefault="0032350A" w:rsidP="0032350A">
            <w:pPr>
              <w:pStyle w:val="ad"/>
              <w:jc w:val="left"/>
              <w:rPr>
                <w:lang w:val="en-US"/>
              </w:rPr>
            </w:pPr>
          </w:p>
        </w:tc>
        <w:tc>
          <w:tcPr>
            <w:tcW w:w="1056" w:type="pct"/>
            <w:gridSpan w:val="2"/>
          </w:tcPr>
          <w:p w14:paraId="767F4F5E" w14:textId="36AD1419" w:rsidR="0032350A" w:rsidRPr="00C4181A" w:rsidRDefault="0032350A" w:rsidP="0032350A">
            <w:pPr>
              <w:pStyle w:val="ad"/>
              <w:jc w:val="left"/>
              <w:rPr>
                <w:lang w:val="en-US"/>
              </w:rPr>
            </w:pPr>
            <w:r w:rsidRPr="00532F89">
              <w:rPr>
                <w:lang w:val="en-US"/>
              </w:rPr>
              <w:t>«</w:t>
            </w:r>
            <w:r w:rsidRPr="00253A41">
              <w:t>Номер</w:t>
            </w:r>
            <w:r w:rsidRPr="00532F89">
              <w:rPr>
                <w:lang w:val="en-US"/>
              </w:rPr>
              <w:t xml:space="preserve"> </w:t>
            </w:r>
            <w:r w:rsidRPr="00253A41">
              <w:t>лицевого</w:t>
            </w:r>
            <w:r w:rsidRPr="00532F89">
              <w:rPr>
                <w:lang w:val="en-US"/>
              </w:rPr>
              <w:t xml:space="preserve"> </w:t>
            </w:r>
            <w:r w:rsidRPr="00253A41">
              <w:t>счёта</w:t>
            </w:r>
            <w:r w:rsidRPr="00532F89">
              <w:rPr>
                <w:lang w:val="en-US"/>
              </w:rPr>
              <w:t>» (</w:t>
            </w:r>
            <w:r w:rsidRPr="003E2770">
              <w:rPr>
                <w:lang w:val="en-US"/>
              </w:rPr>
              <w:t>counterpartiesInfo/counterpartyInfo/counterpartyAccountsDetails/count</w:t>
            </w:r>
            <w:r w:rsidRPr="003E2770">
              <w:rPr>
                <w:lang w:val="en-US"/>
              </w:rPr>
              <w:lastRenderedPageBreak/>
              <w:t>erpartyAccountDetails/personalAccountNumber</w:t>
            </w:r>
            <w:r w:rsidRPr="00532F89">
              <w:rPr>
                <w:lang w:val="en-US"/>
              </w:rPr>
              <w:t>)</w:t>
            </w:r>
          </w:p>
        </w:tc>
        <w:tc>
          <w:tcPr>
            <w:tcW w:w="1474" w:type="pct"/>
            <w:gridSpan w:val="3"/>
          </w:tcPr>
          <w:p w14:paraId="0D14B9C5" w14:textId="430DC586" w:rsidR="0032350A" w:rsidRPr="00C4181A" w:rsidRDefault="0032350A" w:rsidP="0032350A">
            <w:pPr>
              <w:pStyle w:val="ad"/>
              <w:jc w:val="left"/>
              <w:rPr>
                <w:lang w:val="en-US"/>
              </w:rPr>
            </w:pPr>
            <w:r>
              <w:lastRenderedPageBreak/>
              <w:t>Если</w:t>
            </w:r>
            <w:r w:rsidRPr="00E11274">
              <w:rPr>
                <w:lang w:val="en-US"/>
              </w:rPr>
              <w:t xml:space="preserve"> </w:t>
            </w:r>
            <w:r>
              <w:t>в</w:t>
            </w:r>
            <w:r w:rsidRPr="00E11274">
              <w:rPr>
                <w:lang w:val="en-US"/>
              </w:rPr>
              <w:t xml:space="preserve"> </w:t>
            </w:r>
            <w:r>
              <w:t>поле</w:t>
            </w:r>
            <w:r w:rsidRPr="00E11274">
              <w:rPr>
                <w:lang w:val="en-US"/>
              </w:rPr>
              <w:t xml:space="preserve"> «</w:t>
            </w:r>
            <w:r w:rsidRPr="00662DF4">
              <w:t>Тип</w:t>
            </w:r>
            <w:r w:rsidRPr="00E11274">
              <w:rPr>
                <w:lang w:val="en-US"/>
              </w:rPr>
              <w:t xml:space="preserve"> </w:t>
            </w:r>
            <w:r w:rsidRPr="00662DF4">
              <w:t>лицевого</w:t>
            </w:r>
            <w:r w:rsidRPr="00E11274">
              <w:rPr>
                <w:lang w:val="en-US"/>
              </w:rPr>
              <w:t xml:space="preserve"> </w:t>
            </w:r>
            <w:r w:rsidRPr="00662DF4">
              <w:t>счёта</w:t>
            </w:r>
            <w:r w:rsidRPr="00E11274">
              <w:rPr>
                <w:lang w:val="en-US"/>
              </w:rPr>
              <w:t>» (</w:t>
            </w:r>
            <w:r w:rsidRPr="003E2770">
              <w:rPr>
                <w:lang w:val="en-US"/>
              </w:rPr>
              <w:t>counterpartiesInfo/counterpartyInfo/counterpartyAccountsDetails/counterpartyAccountDetails/</w:t>
            </w:r>
            <w:r w:rsidRPr="00662DF4">
              <w:rPr>
                <w:lang w:val="en-US"/>
              </w:rPr>
              <w:t>ac</w:t>
            </w:r>
            <w:r w:rsidRPr="00662DF4">
              <w:rPr>
                <w:lang w:val="en-US"/>
              </w:rPr>
              <w:lastRenderedPageBreak/>
              <w:t>countType</w:t>
            </w:r>
            <w:r w:rsidRPr="00E11274">
              <w:rPr>
                <w:lang w:val="en-US"/>
              </w:rPr>
              <w:t xml:space="preserve">) </w:t>
            </w:r>
            <w:r w:rsidRPr="00E11274">
              <w:t>задано</w:t>
            </w:r>
            <w:r w:rsidRPr="00E11274">
              <w:rPr>
                <w:lang w:val="en-US"/>
              </w:rPr>
              <w:t xml:space="preserve"> </w:t>
            </w:r>
            <w:r w:rsidRPr="00E11274">
              <w:t>значение</w:t>
            </w:r>
            <w:r>
              <w:rPr>
                <w:lang w:val="en-US"/>
              </w:rPr>
              <w:t xml:space="preserve"> </w:t>
            </w:r>
            <w:r w:rsidRPr="00C4181A">
              <w:rPr>
                <w:lang w:val="en-US"/>
              </w:rPr>
              <w:t xml:space="preserve">«06 </w:t>
            </w:r>
            <w:r>
              <w:rPr>
                <w:lang w:val="en-US"/>
              </w:rPr>
              <w:t>–</w:t>
            </w:r>
            <w:r w:rsidRPr="00C4181A">
              <w:rPr>
                <w:lang w:val="en-US"/>
              </w:rPr>
              <w:t xml:space="preserve"> </w:t>
            </w:r>
            <w:r w:rsidRPr="00300D64">
              <w:t>Счет</w:t>
            </w:r>
            <w:r w:rsidRPr="00C4181A">
              <w:rPr>
                <w:lang w:val="en-US"/>
              </w:rPr>
              <w:t xml:space="preserve"> </w:t>
            </w:r>
            <w:r w:rsidRPr="00300D64">
              <w:t>для</w:t>
            </w:r>
            <w:r w:rsidRPr="00C4181A">
              <w:rPr>
                <w:lang w:val="en-US"/>
              </w:rPr>
              <w:t xml:space="preserve"> </w:t>
            </w:r>
            <w:r w:rsidRPr="00300D64">
              <w:t>уплаты</w:t>
            </w:r>
            <w:r w:rsidRPr="00C4181A">
              <w:rPr>
                <w:lang w:val="en-US"/>
              </w:rPr>
              <w:t xml:space="preserve"> </w:t>
            </w:r>
            <w:r w:rsidRPr="00300D64">
              <w:t>налогов</w:t>
            </w:r>
            <w:r w:rsidRPr="00C4181A">
              <w:rPr>
                <w:lang w:val="en-US"/>
              </w:rPr>
              <w:t xml:space="preserve">», </w:t>
            </w:r>
            <w:r>
              <w:t>то</w:t>
            </w:r>
            <w:r w:rsidRPr="00C4181A">
              <w:rPr>
                <w:lang w:val="en-US"/>
              </w:rPr>
              <w:t xml:space="preserve"> </w:t>
            </w:r>
            <w:r>
              <w:t>контролируется</w:t>
            </w:r>
            <w:r w:rsidRPr="00C4181A">
              <w:rPr>
                <w:lang w:val="en-US"/>
              </w:rPr>
              <w:t xml:space="preserve">, </w:t>
            </w:r>
            <w:r>
              <w:t>что</w:t>
            </w:r>
            <w:r w:rsidRPr="00C4181A">
              <w:rPr>
                <w:lang w:val="en-US"/>
              </w:rPr>
              <w:t xml:space="preserve"> </w:t>
            </w:r>
            <w:r>
              <w:t>проверяемое</w:t>
            </w:r>
            <w:r w:rsidRPr="00C4181A">
              <w:rPr>
                <w:lang w:val="en-US"/>
              </w:rPr>
              <w:t xml:space="preserve"> </w:t>
            </w:r>
            <w:r>
              <w:t>поле</w:t>
            </w:r>
            <w:r w:rsidRPr="00C4181A">
              <w:rPr>
                <w:lang w:val="en-US"/>
              </w:rPr>
              <w:t xml:space="preserve"> </w:t>
            </w:r>
            <w:r>
              <w:t>не</w:t>
            </w:r>
            <w:r w:rsidRPr="00C4181A">
              <w:rPr>
                <w:lang w:val="en-US"/>
              </w:rPr>
              <w:t xml:space="preserve"> </w:t>
            </w:r>
            <w:r>
              <w:t>задано</w:t>
            </w:r>
          </w:p>
        </w:tc>
        <w:tc>
          <w:tcPr>
            <w:tcW w:w="1395" w:type="pct"/>
            <w:gridSpan w:val="3"/>
          </w:tcPr>
          <w:p w14:paraId="6F276E57" w14:textId="025F7AF4" w:rsidR="0032350A" w:rsidRPr="00C4181A" w:rsidRDefault="0032350A" w:rsidP="0032350A">
            <w:pPr>
              <w:pStyle w:val="ad"/>
              <w:jc w:val="left"/>
              <w:rPr>
                <w:lang w:val="en-US"/>
              </w:rPr>
            </w:pPr>
            <w:r>
              <w:lastRenderedPageBreak/>
              <w:t>Поле</w:t>
            </w:r>
            <w:r w:rsidRPr="00C4181A">
              <w:rPr>
                <w:lang w:val="en-US"/>
              </w:rPr>
              <w:t xml:space="preserve"> </w:t>
            </w:r>
            <w:r w:rsidRPr="00532F89">
              <w:rPr>
                <w:lang w:val="en-US"/>
              </w:rPr>
              <w:t>«</w:t>
            </w:r>
            <w:r w:rsidRPr="00253A41">
              <w:t>Номер</w:t>
            </w:r>
            <w:r w:rsidRPr="00532F89">
              <w:rPr>
                <w:lang w:val="en-US"/>
              </w:rPr>
              <w:t xml:space="preserve"> </w:t>
            </w:r>
            <w:r w:rsidRPr="00253A41">
              <w:t>лицевого</w:t>
            </w:r>
            <w:r w:rsidRPr="00532F89">
              <w:rPr>
                <w:lang w:val="en-US"/>
              </w:rPr>
              <w:t xml:space="preserve"> </w:t>
            </w:r>
            <w:r w:rsidRPr="00253A41">
              <w:t>счёта</w:t>
            </w:r>
            <w:r w:rsidRPr="00532F89">
              <w:rPr>
                <w:lang w:val="en-US"/>
              </w:rPr>
              <w:t>» (</w:t>
            </w:r>
            <w:r w:rsidRPr="003E2770">
              <w:rPr>
                <w:lang w:val="en-US"/>
              </w:rPr>
              <w:t>counterpartiesInfo/counterpartyInfo/counterpartyAccountsDetails/counterpartyAccountDetails/personalAccountNumber</w:t>
            </w:r>
            <w:r w:rsidRPr="00532F89">
              <w:rPr>
                <w:lang w:val="en-US"/>
              </w:rPr>
              <w:t>)</w:t>
            </w:r>
            <w:r w:rsidRPr="00C4181A">
              <w:rPr>
                <w:lang w:val="en-US"/>
              </w:rPr>
              <w:t xml:space="preserve"> </w:t>
            </w:r>
            <w:r>
              <w:t>не</w:t>
            </w:r>
            <w:r w:rsidRPr="00C4181A">
              <w:rPr>
                <w:lang w:val="en-US"/>
              </w:rPr>
              <w:t xml:space="preserve"> </w:t>
            </w:r>
            <w:r>
              <w:lastRenderedPageBreak/>
              <w:t>может</w:t>
            </w:r>
            <w:r w:rsidRPr="00C4181A">
              <w:rPr>
                <w:lang w:val="en-US"/>
              </w:rPr>
              <w:t xml:space="preserve"> </w:t>
            </w:r>
            <w:r>
              <w:t>быть</w:t>
            </w:r>
            <w:r w:rsidRPr="00C4181A">
              <w:rPr>
                <w:lang w:val="en-US"/>
              </w:rPr>
              <w:t xml:space="preserve"> </w:t>
            </w:r>
            <w:r>
              <w:t>заполнено</w:t>
            </w:r>
            <w:r w:rsidRPr="00C4181A">
              <w:rPr>
                <w:lang w:val="en-US"/>
              </w:rPr>
              <w:t xml:space="preserve">, </w:t>
            </w:r>
            <w:r>
              <w:t>так</w:t>
            </w:r>
            <w:r w:rsidRPr="00C4181A">
              <w:rPr>
                <w:lang w:val="en-US"/>
              </w:rPr>
              <w:t xml:space="preserve"> </w:t>
            </w:r>
            <w:r>
              <w:t>как</w:t>
            </w:r>
            <w:r w:rsidRPr="00C4181A">
              <w:rPr>
                <w:lang w:val="en-US"/>
              </w:rPr>
              <w:t xml:space="preserve"> </w:t>
            </w:r>
            <w:r>
              <w:t>в</w:t>
            </w:r>
            <w:r w:rsidRPr="00C4181A">
              <w:rPr>
                <w:lang w:val="en-US"/>
              </w:rPr>
              <w:t xml:space="preserve"> </w:t>
            </w:r>
            <w:r>
              <w:t>поле</w:t>
            </w:r>
            <w:r w:rsidRPr="00E11274">
              <w:rPr>
                <w:lang w:val="en-US"/>
              </w:rPr>
              <w:t xml:space="preserve"> «</w:t>
            </w:r>
            <w:r w:rsidRPr="00662DF4">
              <w:t>Тип</w:t>
            </w:r>
            <w:r w:rsidRPr="00E11274">
              <w:rPr>
                <w:lang w:val="en-US"/>
              </w:rPr>
              <w:t xml:space="preserve"> </w:t>
            </w:r>
            <w:r w:rsidRPr="00662DF4">
              <w:t>лицевого</w:t>
            </w:r>
            <w:r w:rsidRPr="00E11274">
              <w:rPr>
                <w:lang w:val="en-US"/>
              </w:rPr>
              <w:t xml:space="preserve"> </w:t>
            </w:r>
            <w:r w:rsidRPr="00662DF4">
              <w:t>счёта</w:t>
            </w:r>
            <w:r w:rsidRPr="00E11274">
              <w:rPr>
                <w:lang w:val="en-US"/>
              </w:rPr>
              <w:t>» (</w:t>
            </w:r>
            <w:r w:rsidRPr="003E2770">
              <w:rPr>
                <w:lang w:val="en-US"/>
              </w:rPr>
              <w:t>counterpartiesInfo/counterpartyInfo/counterpartyAccountsDetails/counterpartyAccountDetails/</w:t>
            </w:r>
            <w:r w:rsidRPr="00662DF4">
              <w:rPr>
                <w:lang w:val="en-US"/>
              </w:rPr>
              <w:t>accountType</w:t>
            </w:r>
            <w:r w:rsidRPr="00E11274">
              <w:rPr>
                <w:lang w:val="en-US"/>
              </w:rPr>
              <w:t xml:space="preserve">) </w:t>
            </w:r>
            <w:r w:rsidRPr="00E11274">
              <w:t>задано</w:t>
            </w:r>
            <w:r w:rsidRPr="00E11274">
              <w:rPr>
                <w:lang w:val="en-US"/>
              </w:rPr>
              <w:t xml:space="preserve"> </w:t>
            </w:r>
            <w:r w:rsidRPr="00E11274">
              <w:t>значение</w:t>
            </w:r>
            <w:r>
              <w:rPr>
                <w:lang w:val="en-US"/>
              </w:rPr>
              <w:t xml:space="preserve"> </w:t>
            </w:r>
            <w:r w:rsidRPr="00C4181A">
              <w:rPr>
                <w:lang w:val="en-US"/>
              </w:rPr>
              <w:t xml:space="preserve">«06 </w:t>
            </w:r>
            <w:r>
              <w:rPr>
                <w:lang w:val="en-US"/>
              </w:rPr>
              <w:t>–</w:t>
            </w:r>
            <w:r w:rsidRPr="00C4181A">
              <w:rPr>
                <w:lang w:val="en-US"/>
              </w:rPr>
              <w:t xml:space="preserve"> </w:t>
            </w:r>
            <w:r w:rsidRPr="00300D64">
              <w:t>Счет</w:t>
            </w:r>
            <w:r w:rsidRPr="00C4181A">
              <w:rPr>
                <w:lang w:val="en-US"/>
              </w:rPr>
              <w:t xml:space="preserve"> </w:t>
            </w:r>
            <w:r w:rsidRPr="00300D64">
              <w:t>для</w:t>
            </w:r>
            <w:r w:rsidRPr="00C4181A">
              <w:rPr>
                <w:lang w:val="en-US"/>
              </w:rPr>
              <w:t xml:space="preserve"> </w:t>
            </w:r>
            <w:r w:rsidRPr="00300D64">
              <w:t>уплаты</w:t>
            </w:r>
            <w:r w:rsidRPr="00C4181A">
              <w:rPr>
                <w:lang w:val="en-US"/>
              </w:rPr>
              <w:t xml:space="preserve"> </w:t>
            </w:r>
            <w:r w:rsidRPr="00300D64">
              <w:t>налогов</w:t>
            </w:r>
            <w:r w:rsidRPr="00C4181A">
              <w:rPr>
                <w:lang w:val="en-US"/>
              </w:rPr>
              <w:t>»</w:t>
            </w:r>
          </w:p>
        </w:tc>
      </w:tr>
      <w:tr w:rsidR="0032350A" w:rsidRPr="00AF2170" w14:paraId="51D4D842" w14:textId="77777777" w:rsidTr="00F427CD">
        <w:trPr>
          <w:trHeight w:val="348"/>
        </w:trPr>
        <w:tc>
          <w:tcPr>
            <w:tcW w:w="5000" w:type="pct"/>
            <w:gridSpan w:val="12"/>
          </w:tcPr>
          <w:p w14:paraId="5BBB6FAF" w14:textId="09203F6C" w:rsidR="0032350A" w:rsidRPr="00E214CB" w:rsidRDefault="0032350A" w:rsidP="0032350A">
            <w:pPr>
              <w:pStyle w:val="ad"/>
              <w:jc w:val="center"/>
              <w:rPr>
                <w:b/>
                <w:bCs/>
              </w:rPr>
            </w:pPr>
            <w:r w:rsidRPr="00E214CB">
              <w:rPr>
                <w:b/>
                <w:bCs/>
              </w:rPr>
              <w:lastRenderedPageBreak/>
              <w:t>Блок «Описание внесения изменений» (</w:t>
            </w:r>
            <w:r w:rsidRPr="00E214CB">
              <w:rPr>
                <w:b/>
                <w:bCs/>
                <w:lang w:val="en-US"/>
              </w:rPr>
              <w:t>modification</w:t>
            </w:r>
            <w:r w:rsidRPr="00E214CB">
              <w:rPr>
                <w:b/>
                <w:bCs/>
              </w:rPr>
              <w:t>).</w:t>
            </w:r>
          </w:p>
          <w:p w14:paraId="40B86391" w14:textId="7A8AD211" w:rsidR="0032350A" w:rsidRDefault="0032350A" w:rsidP="0032350A">
            <w:pPr>
              <w:pStyle w:val="ad"/>
              <w:jc w:val="left"/>
            </w:pPr>
          </w:p>
          <w:p w14:paraId="3AA9BE2D" w14:textId="15A1A0D0" w:rsidR="0032350A" w:rsidRDefault="0032350A" w:rsidP="0032350A">
            <w:pPr>
              <w:pStyle w:val="ad"/>
              <w:jc w:val="left"/>
            </w:pPr>
            <w:r>
              <w:t>Поле</w:t>
            </w:r>
            <w:r w:rsidRPr="00480854">
              <w:t xml:space="preserve"> «Реестровый номер процедуры доп.соглашения» (</w:t>
            </w:r>
            <w:r w:rsidRPr="00480854">
              <w:rPr>
                <w:lang w:val="en-US"/>
              </w:rPr>
              <w:t>modification</w:t>
            </w:r>
            <w:r w:rsidRPr="00480854">
              <w:t>/</w:t>
            </w:r>
            <w:r w:rsidRPr="00480854">
              <w:rPr>
                <w:lang w:val="en-US"/>
              </w:rPr>
              <w:t>contractChange</w:t>
            </w:r>
            <w:r w:rsidRPr="00480854">
              <w:t>/</w:t>
            </w:r>
            <w:r w:rsidRPr="00480854">
              <w:rPr>
                <w:lang w:val="en-US"/>
              </w:rPr>
              <w:t>numberAdd</w:t>
            </w:r>
            <w:r w:rsidRPr="00480854">
              <w:t>)</w:t>
            </w:r>
            <w:r>
              <w:t>. Принимается и сохраняется после прохождения контролей РК_ИК_0462, РК_ИК_0463, РК_ИК_0464</w:t>
            </w:r>
          </w:p>
          <w:p w14:paraId="74A303D5" w14:textId="331FC286" w:rsidR="0032350A" w:rsidRDefault="0032350A" w:rsidP="0032350A">
            <w:pPr>
              <w:pStyle w:val="ad"/>
              <w:jc w:val="left"/>
            </w:pPr>
            <w:r>
              <w:t xml:space="preserve">При приеме проекта изменения контракта с заполненным полем </w:t>
            </w:r>
            <w:r w:rsidRPr="00480854">
              <w:t>«Реестровый номер процедуры доп.соглашения» (</w:t>
            </w:r>
            <w:r w:rsidRPr="00480854">
              <w:rPr>
                <w:lang w:val="en-US"/>
              </w:rPr>
              <w:t>modification</w:t>
            </w:r>
            <w:r w:rsidRPr="00480854">
              <w:t>/</w:t>
            </w:r>
            <w:r w:rsidRPr="00480854">
              <w:rPr>
                <w:lang w:val="en-US"/>
              </w:rPr>
              <w:t>contractChange</w:t>
            </w:r>
            <w:r w:rsidRPr="00480854">
              <w:t>/</w:t>
            </w:r>
            <w:r w:rsidRPr="00480854">
              <w:rPr>
                <w:lang w:val="en-US"/>
              </w:rPr>
              <w:t>numberAdd</w:t>
            </w:r>
            <w:r w:rsidRPr="00480854">
              <w:t>)</w:t>
            </w:r>
            <w:r>
              <w:t xml:space="preserve">  и не заполненным идентификатором проекта</w:t>
            </w:r>
            <w:r w:rsidRPr="00D24EB3">
              <w:t xml:space="preserve"> (id)</w:t>
            </w:r>
            <w:r>
              <w:t xml:space="preserve">,  если для размещенного контракта уже существует </w:t>
            </w:r>
            <w:r w:rsidRPr="001625D9">
              <w:t>автоматиче</w:t>
            </w:r>
            <w:r>
              <w:t xml:space="preserve">скисозданный проект изменения с указанным реестровым номером, то считаем, что это прием изменений к </w:t>
            </w:r>
            <w:r w:rsidRPr="001625D9">
              <w:t>автоматиче</w:t>
            </w:r>
            <w:r>
              <w:t>скисозданному проекту.</w:t>
            </w:r>
          </w:p>
          <w:p w14:paraId="0BECEF58" w14:textId="6FB24367" w:rsidR="0032350A" w:rsidRDefault="0032350A" w:rsidP="0032350A">
            <w:pPr>
              <w:pStyle w:val="ad"/>
              <w:jc w:val="left"/>
            </w:pPr>
          </w:p>
          <w:p w14:paraId="24D0C247" w14:textId="422EFF55" w:rsidR="0032350A" w:rsidRDefault="0032350A" w:rsidP="0032350A">
            <w:pPr>
              <w:pStyle w:val="ad"/>
              <w:jc w:val="left"/>
            </w:pPr>
            <w:r>
              <w:t xml:space="preserve">Если заполнено поле </w:t>
            </w:r>
            <w:r w:rsidRPr="00480854">
              <w:t>«Реестровый номер процедуры доп.соглашения» (</w:t>
            </w:r>
            <w:r w:rsidRPr="00480854">
              <w:rPr>
                <w:lang w:val="en-US"/>
              </w:rPr>
              <w:t>modification</w:t>
            </w:r>
            <w:r w:rsidRPr="00480854">
              <w:t>/</w:t>
            </w:r>
            <w:r w:rsidRPr="00480854">
              <w:rPr>
                <w:lang w:val="en-US"/>
              </w:rPr>
              <w:t>contractChange</w:t>
            </w:r>
            <w:r w:rsidRPr="00480854">
              <w:t>/</w:t>
            </w:r>
            <w:r w:rsidRPr="00480854">
              <w:rPr>
                <w:lang w:val="en-US"/>
              </w:rPr>
              <w:t>numberAdd</w:t>
            </w:r>
            <w:r w:rsidRPr="00480854">
              <w:t>)</w:t>
            </w:r>
            <w:r>
              <w:t>, то блоки:</w:t>
            </w:r>
          </w:p>
          <w:p w14:paraId="2006347A" w14:textId="76DB4C12" w:rsidR="0032350A" w:rsidRDefault="0032350A" w:rsidP="0032350A">
            <w:pPr>
              <w:pStyle w:val="ad"/>
              <w:numPr>
                <w:ilvl w:val="0"/>
                <w:numId w:val="253"/>
              </w:numPr>
              <w:jc w:val="left"/>
            </w:pPr>
            <w:r>
              <w:t xml:space="preserve">«Причина изменений условий контракта из справочника "Справочник: Причины изменения условий контракта" (nsiContractModificationReason)» (modification/contractChange/reason) </w:t>
            </w:r>
          </w:p>
          <w:p w14:paraId="600EF713" w14:textId="1B677F3F" w:rsidR="0032350A" w:rsidRDefault="0032350A" w:rsidP="0032350A">
            <w:pPr>
              <w:pStyle w:val="ad"/>
              <w:numPr>
                <w:ilvl w:val="0"/>
                <w:numId w:val="253"/>
              </w:numPr>
              <w:jc w:val="left"/>
            </w:pPr>
            <w:r>
              <w:t xml:space="preserve">«Документ, являющийся основанием изменений контракта из блока "Документы, являющиеся основанием изменения условий контракта" (documents) справочника "Справочник: Причины изменения условий контракта" (nsiContractModificationReason)» (modification/contractChange/document) </w:t>
            </w:r>
          </w:p>
          <w:p w14:paraId="299FFFED" w14:textId="7F0CD920" w:rsidR="0032350A" w:rsidRDefault="0032350A" w:rsidP="0032350A">
            <w:pPr>
              <w:pStyle w:val="ad"/>
              <w:jc w:val="left"/>
            </w:pPr>
            <w:r>
              <w:t xml:space="preserve">игнорируются при приеме, заполняются автоматически </w:t>
            </w:r>
            <w:r w:rsidRPr="007801E9">
              <w:t>на основании доп. соглашени</w:t>
            </w:r>
            <w:r>
              <w:t>я об изменении контракта из ПЗК</w:t>
            </w:r>
          </w:p>
          <w:p w14:paraId="347AA857" w14:textId="77777777" w:rsidR="0032350A" w:rsidRPr="00B51EBF" w:rsidRDefault="0032350A" w:rsidP="0032350A">
            <w:pPr>
              <w:pStyle w:val="ad"/>
              <w:jc w:val="left"/>
            </w:pPr>
          </w:p>
          <w:p w14:paraId="7CD08717" w14:textId="77777777" w:rsidR="0032350A" w:rsidRPr="00B51EBF" w:rsidRDefault="0032350A" w:rsidP="0032350A">
            <w:pPr>
              <w:pStyle w:val="ad"/>
              <w:jc w:val="left"/>
              <w:rPr>
                <w:lang w:val="en-US"/>
              </w:rPr>
            </w:pPr>
            <w:r>
              <w:t>Поля</w:t>
            </w:r>
            <w:r w:rsidRPr="00B51EBF">
              <w:rPr>
                <w:lang w:val="en-US"/>
              </w:rPr>
              <w:t>:</w:t>
            </w:r>
          </w:p>
          <w:p w14:paraId="66DB8041" w14:textId="0A534258" w:rsidR="0032350A" w:rsidRPr="00877F1A" w:rsidRDefault="0032350A" w:rsidP="0032350A">
            <w:pPr>
              <w:pStyle w:val="ad"/>
              <w:jc w:val="left"/>
              <w:rPr>
                <w:lang w:val="en-US"/>
              </w:rPr>
            </w:pPr>
            <w:r w:rsidRPr="003D49B7">
              <w:rPr>
                <w:lang w:val="en-US"/>
              </w:rPr>
              <w:t>«</w:t>
            </w:r>
            <w:r w:rsidRPr="00B51EBF">
              <w:t>Наименование</w:t>
            </w:r>
            <w:r w:rsidRPr="00877F1A">
              <w:rPr>
                <w:lang w:val="en-US"/>
              </w:rPr>
              <w:t xml:space="preserve"> </w:t>
            </w:r>
            <w:r w:rsidRPr="00B51EBF">
              <w:t>причины</w:t>
            </w:r>
            <w:r w:rsidRPr="003D49B7">
              <w:rPr>
                <w:lang w:val="en-US"/>
              </w:rPr>
              <w:t>» (</w:t>
            </w:r>
            <w:r w:rsidRPr="00B51EBF">
              <w:rPr>
                <w:lang w:val="en-US"/>
              </w:rPr>
              <w:t>modification</w:t>
            </w:r>
            <w:r w:rsidRPr="003D49B7">
              <w:rPr>
                <w:lang w:val="en-US"/>
              </w:rPr>
              <w:t>\</w:t>
            </w:r>
            <w:r w:rsidRPr="00F44790">
              <w:rPr>
                <w:lang w:val="en-US"/>
              </w:rPr>
              <w:t>contractChange\</w:t>
            </w:r>
            <w:r w:rsidRPr="00B51EBF">
              <w:rPr>
                <w:lang w:val="en-US"/>
              </w:rPr>
              <w:t>reason</w:t>
            </w:r>
            <w:r w:rsidRPr="003D49B7">
              <w:rPr>
                <w:lang w:val="en-US"/>
              </w:rPr>
              <w:t>\</w:t>
            </w:r>
            <w:r w:rsidRPr="00B51EBF">
              <w:rPr>
                <w:lang w:val="en-US"/>
              </w:rPr>
              <w:t>name</w:t>
            </w:r>
            <w:r w:rsidRPr="003D49B7">
              <w:rPr>
                <w:lang w:val="en-US"/>
              </w:rPr>
              <w:t>)</w:t>
            </w:r>
          </w:p>
          <w:p w14:paraId="2DA14FD8" w14:textId="1FE9C607" w:rsidR="0032350A" w:rsidRDefault="0032350A" w:rsidP="0032350A">
            <w:pPr>
              <w:pStyle w:val="ad"/>
              <w:jc w:val="left"/>
              <w:rPr>
                <w:lang w:val="en-US"/>
              </w:rPr>
            </w:pPr>
            <w:r w:rsidRPr="003D49B7">
              <w:rPr>
                <w:lang w:val="en-US"/>
              </w:rPr>
              <w:t>«</w:t>
            </w:r>
            <w:r w:rsidRPr="00B51EBF">
              <w:t>Наименование</w:t>
            </w:r>
            <w:r w:rsidRPr="00877F1A">
              <w:rPr>
                <w:lang w:val="en-US"/>
              </w:rPr>
              <w:t xml:space="preserve"> </w:t>
            </w:r>
            <w:r>
              <w:t>документа</w:t>
            </w:r>
            <w:r w:rsidRPr="003D49B7">
              <w:rPr>
                <w:lang w:val="en-US"/>
              </w:rPr>
              <w:t>» (</w:t>
            </w:r>
            <w:r w:rsidRPr="00B51EBF">
              <w:rPr>
                <w:lang w:val="en-US"/>
              </w:rPr>
              <w:t>modification</w:t>
            </w:r>
            <w:r w:rsidRPr="003D49B7">
              <w:rPr>
                <w:lang w:val="en-US"/>
              </w:rPr>
              <w:t>\</w:t>
            </w:r>
            <w:r w:rsidRPr="00F44790">
              <w:rPr>
                <w:lang w:val="en-US"/>
              </w:rPr>
              <w:t>contractChange\</w:t>
            </w:r>
            <w:r>
              <w:rPr>
                <w:lang w:val="en-US"/>
              </w:rPr>
              <w:t>document</w:t>
            </w:r>
            <w:r w:rsidRPr="003D49B7">
              <w:rPr>
                <w:lang w:val="en-US"/>
              </w:rPr>
              <w:t>\</w:t>
            </w:r>
            <w:r w:rsidRPr="00B51EBF">
              <w:rPr>
                <w:lang w:val="en-US"/>
              </w:rPr>
              <w:t>name</w:t>
            </w:r>
            <w:r w:rsidRPr="003D49B7">
              <w:rPr>
                <w:lang w:val="en-US"/>
              </w:rPr>
              <w:t>)</w:t>
            </w:r>
          </w:p>
          <w:p w14:paraId="45B7FD86" w14:textId="27D46620" w:rsidR="0032350A" w:rsidRDefault="0032350A" w:rsidP="0032350A">
            <w:pPr>
              <w:pStyle w:val="ad"/>
              <w:jc w:val="left"/>
              <w:rPr>
                <w:lang w:val="en-US"/>
              </w:rPr>
            </w:pPr>
            <w:r w:rsidRPr="003D49B7">
              <w:rPr>
                <w:lang w:val="en-US"/>
              </w:rPr>
              <w:t>«</w:t>
            </w:r>
            <w:r w:rsidRPr="00B51EBF">
              <w:t>Наименование</w:t>
            </w:r>
            <w:r w:rsidRPr="00877F1A">
              <w:rPr>
                <w:lang w:val="en-US"/>
              </w:rPr>
              <w:t xml:space="preserve"> </w:t>
            </w:r>
            <w:r>
              <w:rPr>
                <w:lang w:val="en-US"/>
              </w:rPr>
              <w:t>вал</w:t>
            </w:r>
            <w:r>
              <w:t>ю</w:t>
            </w:r>
            <w:r>
              <w:rPr>
                <w:lang w:val="en-US"/>
              </w:rPr>
              <w:t>ты</w:t>
            </w:r>
            <w:r w:rsidRPr="003D49B7">
              <w:rPr>
                <w:lang w:val="en-US"/>
              </w:rPr>
              <w:t>» (</w:t>
            </w:r>
            <w:r w:rsidRPr="00B51EBF">
              <w:rPr>
                <w:lang w:val="en-US"/>
              </w:rPr>
              <w:t>modification</w:t>
            </w:r>
            <w:r w:rsidRPr="003D49B7">
              <w:rPr>
                <w:lang w:val="en-US"/>
              </w:rPr>
              <w:t>\</w:t>
            </w:r>
            <w:r w:rsidRPr="00F44790">
              <w:rPr>
                <w:lang w:val="en-US"/>
              </w:rPr>
              <w:t>contractChange\</w:t>
            </w:r>
            <w:r w:rsidRPr="00877F1A">
              <w:rPr>
                <w:lang w:val="en-US"/>
              </w:rPr>
              <w:t>damagePayments</w:t>
            </w:r>
            <w:r w:rsidRPr="003D49B7">
              <w:rPr>
                <w:lang w:val="en-US"/>
              </w:rPr>
              <w:t>\</w:t>
            </w:r>
            <w:r>
              <w:rPr>
                <w:lang w:val="en-US"/>
              </w:rPr>
              <w:t>currency</w:t>
            </w:r>
            <w:r w:rsidRPr="00877F1A">
              <w:rPr>
                <w:lang w:val="en-US"/>
              </w:rPr>
              <w:t>\</w:t>
            </w:r>
            <w:r w:rsidRPr="00B51EBF">
              <w:rPr>
                <w:lang w:val="en-US"/>
              </w:rPr>
              <w:t>name</w:t>
            </w:r>
            <w:r w:rsidRPr="003D49B7">
              <w:rPr>
                <w:lang w:val="en-US"/>
              </w:rPr>
              <w:t>)</w:t>
            </w:r>
          </w:p>
          <w:p w14:paraId="3D79AC86" w14:textId="77777777" w:rsidR="0032350A" w:rsidRPr="003B3B5F" w:rsidRDefault="0032350A" w:rsidP="0032350A">
            <w:pPr>
              <w:pStyle w:val="ad"/>
              <w:jc w:val="left"/>
              <w:rPr>
                <w:lang w:val="en-US"/>
              </w:rPr>
            </w:pPr>
          </w:p>
          <w:p w14:paraId="7FDC6100" w14:textId="77777777" w:rsidR="0032350A" w:rsidRPr="003E216C" w:rsidRDefault="0032350A" w:rsidP="0032350A">
            <w:pPr>
              <w:pStyle w:val="ad"/>
              <w:jc w:val="left"/>
            </w:pPr>
            <w:r>
              <w:t>при приеме игнорируются, заполняются при передаче.</w:t>
            </w:r>
          </w:p>
          <w:p w14:paraId="05B83372" w14:textId="77777777" w:rsidR="0032350A" w:rsidRPr="00465323" w:rsidRDefault="0032350A" w:rsidP="0032350A">
            <w:pPr>
              <w:pStyle w:val="ad"/>
              <w:jc w:val="left"/>
            </w:pPr>
          </w:p>
          <w:p w14:paraId="5F437A26" w14:textId="73A0CD5B" w:rsidR="0032350A" w:rsidRPr="00877F1A" w:rsidRDefault="0032350A" w:rsidP="0032350A">
            <w:pPr>
              <w:pStyle w:val="ad"/>
              <w:jc w:val="left"/>
              <w:rPr>
                <w:lang w:val="en-US"/>
              </w:rPr>
            </w:pPr>
            <w:r>
              <w:t>Блоки</w:t>
            </w:r>
            <w:r w:rsidRPr="00877F1A">
              <w:rPr>
                <w:lang w:val="en-US"/>
              </w:rPr>
              <w:t>:</w:t>
            </w:r>
          </w:p>
          <w:p w14:paraId="25B7528B" w14:textId="484C0C8F" w:rsidR="0032350A" w:rsidRPr="00877F1A" w:rsidRDefault="0032350A" w:rsidP="0032350A">
            <w:pPr>
              <w:pStyle w:val="ad"/>
              <w:jc w:val="left"/>
              <w:rPr>
                <w:lang w:val="en-US"/>
              </w:rPr>
            </w:pPr>
            <w:r w:rsidRPr="00877F1A">
              <w:rPr>
                <w:lang w:val="en-US"/>
              </w:rPr>
              <w:t>«</w:t>
            </w:r>
            <w:r w:rsidRPr="00877F1A">
              <w:t>Курс</w:t>
            </w:r>
            <w:r w:rsidRPr="00877F1A">
              <w:rPr>
                <w:lang w:val="en-US"/>
              </w:rPr>
              <w:t xml:space="preserve"> </w:t>
            </w:r>
            <w:r w:rsidRPr="00877F1A">
              <w:t>валюты</w:t>
            </w:r>
            <w:r w:rsidRPr="00877F1A">
              <w:rPr>
                <w:lang w:val="en-US"/>
              </w:rPr>
              <w:t xml:space="preserve"> </w:t>
            </w:r>
            <w:r w:rsidRPr="00877F1A">
              <w:t>на</w:t>
            </w:r>
            <w:r w:rsidRPr="00877F1A">
              <w:rPr>
                <w:lang w:val="en-US"/>
              </w:rPr>
              <w:t xml:space="preserve"> </w:t>
            </w:r>
            <w:r w:rsidRPr="00877F1A">
              <w:t>дату</w:t>
            </w:r>
            <w:r w:rsidRPr="00877F1A">
              <w:rPr>
                <w:lang w:val="en-US"/>
              </w:rPr>
              <w:t xml:space="preserve"> </w:t>
            </w:r>
            <w:r w:rsidRPr="00877F1A">
              <w:t>документа</w:t>
            </w:r>
            <w:r w:rsidRPr="00877F1A">
              <w:rPr>
                <w:lang w:val="en-US"/>
              </w:rPr>
              <w:t>» (</w:t>
            </w:r>
            <w:r w:rsidRPr="00B51EBF">
              <w:rPr>
                <w:lang w:val="en-US"/>
              </w:rPr>
              <w:t>modification</w:t>
            </w:r>
            <w:r w:rsidRPr="003D49B7">
              <w:rPr>
                <w:lang w:val="en-US"/>
              </w:rPr>
              <w:t>\</w:t>
            </w:r>
            <w:r w:rsidRPr="00F44790">
              <w:rPr>
                <w:lang w:val="en-US"/>
              </w:rPr>
              <w:t>contractChange\</w:t>
            </w:r>
            <w:r w:rsidRPr="00877F1A">
              <w:rPr>
                <w:lang w:val="en-US"/>
              </w:rPr>
              <w:t>damagePayments</w:t>
            </w:r>
            <w:r>
              <w:rPr>
                <w:lang w:val="en-US"/>
              </w:rPr>
              <w:t>\currencyRate</w:t>
            </w:r>
            <w:r w:rsidRPr="00877F1A">
              <w:rPr>
                <w:lang w:val="en-US"/>
              </w:rPr>
              <w:t>)</w:t>
            </w:r>
          </w:p>
          <w:p w14:paraId="04E66EE6" w14:textId="6A59CED8" w:rsidR="0032350A" w:rsidRPr="00877F1A" w:rsidRDefault="0032350A" w:rsidP="0032350A">
            <w:pPr>
              <w:pStyle w:val="ad"/>
              <w:jc w:val="left"/>
              <w:rPr>
                <w:lang w:val="en-US"/>
              </w:rPr>
            </w:pPr>
          </w:p>
          <w:p w14:paraId="17391D36" w14:textId="77777777" w:rsidR="0032350A" w:rsidRPr="00877F1A" w:rsidRDefault="0032350A" w:rsidP="0032350A">
            <w:pPr>
              <w:pStyle w:val="ad"/>
              <w:jc w:val="left"/>
              <w:rPr>
                <w:lang w:val="en-US"/>
              </w:rPr>
            </w:pPr>
          </w:p>
          <w:p w14:paraId="77B2E991" w14:textId="0522682D" w:rsidR="0032350A" w:rsidRDefault="0032350A" w:rsidP="0032350A">
            <w:pPr>
              <w:pStyle w:val="ad"/>
              <w:jc w:val="left"/>
            </w:pPr>
            <w:r>
              <w:t>при приеме игнорируется, заполняется при передаче,</w:t>
            </w:r>
            <w:r w:rsidRPr="00447EF8">
              <w:t xml:space="preserve"> </w:t>
            </w:r>
            <w:r>
              <w:t xml:space="preserve">в случае если валюта </w:t>
            </w:r>
            <w:r w:rsidRPr="003E216C">
              <w:t>кон</w:t>
            </w:r>
            <w:r>
              <w:t>тр</w:t>
            </w:r>
            <w:r w:rsidRPr="003E216C">
              <w:t>акта</w:t>
            </w:r>
            <w:r>
              <w:t xml:space="preserve"> отлична от рублей.</w:t>
            </w:r>
          </w:p>
          <w:p w14:paraId="64B48334" w14:textId="77777777" w:rsidR="0032350A" w:rsidRDefault="0032350A" w:rsidP="0032350A">
            <w:pPr>
              <w:pStyle w:val="ad"/>
              <w:jc w:val="left"/>
            </w:pPr>
          </w:p>
          <w:p w14:paraId="43E9C2CB" w14:textId="759B4FB2" w:rsidR="00137ED7" w:rsidRPr="009B5A74" w:rsidRDefault="0032350A" w:rsidP="0032350A">
            <w:pPr>
              <w:pStyle w:val="ad"/>
              <w:jc w:val="left"/>
            </w:pPr>
            <w:r>
              <w:t>Блок</w:t>
            </w:r>
            <w:r w:rsidRPr="00F44790">
              <w:rPr>
                <w:lang w:val="en-US"/>
              </w:rPr>
              <w:t xml:space="preserve">  «</w:t>
            </w:r>
            <w:r>
              <w:t>Валюта</w:t>
            </w:r>
            <w:r w:rsidRPr="00F44790">
              <w:rPr>
                <w:lang w:val="en-US"/>
              </w:rPr>
              <w:t>» (</w:t>
            </w:r>
            <w:r w:rsidRPr="00B51EBF">
              <w:rPr>
                <w:lang w:val="en-US"/>
              </w:rPr>
              <w:t>modification</w:t>
            </w:r>
            <w:r w:rsidRPr="00F44790">
              <w:rPr>
                <w:lang w:val="en-US"/>
              </w:rPr>
              <w:t>\ contractChange\</w:t>
            </w:r>
            <w:r w:rsidRPr="00B26EFE">
              <w:rPr>
                <w:lang w:val="en-US"/>
              </w:rPr>
              <w:t>damagePayments</w:t>
            </w:r>
            <w:r w:rsidRPr="00F44790">
              <w:rPr>
                <w:lang w:val="en-US"/>
              </w:rPr>
              <w:t xml:space="preserve"> \</w:t>
            </w:r>
            <w:r>
              <w:rPr>
                <w:lang w:val="en-US"/>
              </w:rPr>
              <w:t>currency</w:t>
            </w:r>
            <w:r w:rsidRPr="00916262">
              <w:rPr>
                <w:lang w:val="en-US"/>
              </w:rPr>
              <w:t xml:space="preserve">. </w:t>
            </w:r>
            <w:r>
              <w:t>Принимается</w:t>
            </w:r>
            <w:r w:rsidRPr="009B5A74">
              <w:t xml:space="preserve"> </w:t>
            </w:r>
            <w:r>
              <w:t>и</w:t>
            </w:r>
            <w:r w:rsidRPr="009B5A74">
              <w:t xml:space="preserve"> </w:t>
            </w:r>
            <w:r>
              <w:t>сохраняется</w:t>
            </w:r>
            <w:r w:rsidRPr="009B5A74">
              <w:t xml:space="preserve"> </w:t>
            </w:r>
            <w:r>
              <w:t>из</w:t>
            </w:r>
            <w:r w:rsidRPr="009B5A74">
              <w:t xml:space="preserve"> </w:t>
            </w:r>
            <w:r>
              <w:t>пакета</w:t>
            </w:r>
          </w:p>
          <w:p w14:paraId="352DC509" w14:textId="1CFB3E2E" w:rsidR="0032350A" w:rsidRDefault="0032350A" w:rsidP="0032350A">
            <w:pPr>
              <w:pStyle w:val="ad"/>
              <w:jc w:val="left"/>
            </w:pPr>
            <w:r>
              <w:t>Блок «</w:t>
            </w:r>
            <w:r w:rsidRPr="00F44790">
              <w:t>Документы, являющиеся основанием изменения контракта</w:t>
            </w:r>
            <w:r>
              <w:t>» (</w:t>
            </w:r>
            <w:r w:rsidRPr="00F44790">
              <w:t>modification</w:t>
            </w:r>
            <w:r>
              <w:t>\</w:t>
            </w:r>
            <w:r w:rsidRPr="00F44790">
              <w:t>attachments</w:t>
            </w:r>
            <w:r>
              <w:t>): содержимое блока принимается и сохраняется</w:t>
            </w:r>
            <w:r w:rsidRPr="00F44790">
              <w:t xml:space="preserve"> </w:t>
            </w:r>
            <w:r>
              <w:t xml:space="preserve">в любом случае (независимо от того, указан ли </w:t>
            </w:r>
            <w:r>
              <w:lastRenderedPageBreak/>
              <w:t>блок «</w:t>
            </w:r>
            <w:r w:rsidRPr="00F44790">
              <w:t>Изменение контракта</w:t>
            </w:r>
            <w:r>
              <w:t>» (</w:t>
            </w:r>
            <w:r w:rsidRPr="00F44790">
              <w:t>modification</w:t>
            </w:r>
            <w:r>
              <w:t>\</w:t>
            </w:r>
            <w:r w:rsidRPr="00F44790">
              <w:t>contractChange</w:t>
            </w:r>
            <w:r>
              <w:t>) или «</w:t>
            </w:r>
            <w:r w:rsidRPr="00F44790">
              <w:t>Корректировка ошибок</w:t>
            </w:r>
            <w:r>
              <w:t>» (</w:t>
            </w:r>
            <w:r w:rsidRPr="00F44790">
              <w:t>modification</w:t>
            </w:r>
            <w:r>
              <w:t>\</w:t>
            </w:r>
            <w:r w:rsidRPr="00F44790">
              <w:t>errorCorrection</w:t>
            </w:r>
            <w:r>
              <w:t>))</w:t>
            </w:r>
          </w:p>
          <w:p w14:paraId="3F151B97" w14:textId="33B02ED5" w:rsidR="0032350A" w:rsidRDefault="0032350A" w:rsidP="0032350A">
            <w:pPr>
              <w:pStyle w:val="ad"/>
              <w:jc w:val="left"/>
            </w:pPr>
            <w:r w:rsidRPr="00AF4516">
              <w:t xml:space="preserve">Если существует связь с ДС </w:t>
            </w:r>
            <w:r>
              <w:t>об исполнении контракта(</w:t>
            </w:r>
            <w:r w:rsidRPr="00AF4516">
              <w:t>заполнено поле "Реестровый номер процедуры доп.соглашения" (</w:t>
            </w:r>
            <w:r w:rsidRPr="00480854">
              <w:rPr>
                <w:lang w:val="en-US"/>
              </w:rPr>
              <w:t>modification</w:t>
            </w:r>
            <w:r w:rsidRPr="00480854">
              <w:t>/</w:t>
            </w:r>
            <w:r w:rsidRPr="00480854">
              <w:rPr>
                <w:lang w:val="en-US"/>
              </w:rPr>
              <w:t>contractChange</w:t>
            </w:r>
            <w:r w:rsidRPr="00480854">
              <w:t>/</w:t>
            </w:r>
            <w:r w:rsidRPr="00480854">
              <w:rPr>
                <w:lang w:val="en-US"/>
              </w:rPr>
              <w:t>numberAdd</w:t>
            </w:r>
            <w:r w:rsidRPr="00AF4516">
              <w:t>)</w:t>
            </w:r>
            <w:r>
              <w:t>), то автоматически из</w:t>
            </w:r>
            <w:r w:rsidRPr="00FD4694">
              <w:t xml:space="preserve"> ПЗК</w:t>
            </w:r>
            <w:r>
              <w:t xml:space="preserve"> загружается файл</w:t>
            </w:r>
            <w:r w:rsidRPr="00FD4694">
              <w:t xml:space="preserve"> по электронному доп. Соглашению</w:t>
            </w:r>
            <w:r>
              <w:t>.</w:t>
            </w:r>
            <w:r w:rsidRPr="00FD4694">
              <w:t xml:space="preserve"> </w:t>
            </w:r>
          </w:p>
          <w:p w14:paraId="4482326A" w14:textId="1CF1231E" w:rsidR="0032350A" w:rsidRPr="00AF2170" w:rsidRDefault="0032350A" w:rsidP="0032350A">
            <w:pPr>
              <w:pStyle w:val="ad"/>
              <w:jc w:val="left"/>
            </w:pPr>
            <w:r w:rsidRPr="0062025E">
              <w:t>Если признак «Документ на базе РЭК» установлен, в блоке должен содержаться html-файл, содержащий печатную форму св</w:t>
            </w:r>
            <w:r>
              <w:t>язанного структурированного ДС (ф</w:t>
            </w:r>
            <w:r w:rsidRPr="0062025E">
              <w:t>айл должен наследоваться вместе с подписями</w:t>
            </w:r>
            <w:r>
              <w:t>).</w:t>
            </w:r>
          </w:p>
        </w:tc>
      </w:tr>
      <w:tr w:rsidR="0032350A" w:rsidRPr="000E4FE8" w14:paraId="2B5DC20C" w14:textId="77777777" w:rsidTr="00AA184A">
        <w:trPr>
          <w:trHeight w:val="348"/>
        </w:trPr>
        <w:tc>
          <w:tcPr>
            <w:tcW w:w="841" w:type="pct"/>
            <w:gridSpan w:val="2"/>
          </w:tcPr>
          <w:p w14:paraId="699D8B8A" w14:textId="33A1F984" w:rsidR="0032350A" w:rsidRPr="00DB4917" w:rsidRDefault="0032350A" w:rsidP="0032350A">
            <w:pPr>
              <w:pStyle w:val="ad"/>
              <w:jc w:val="left"/>
            </w:pPr>
            <w:r>
              <w:lastRenderedPageBreak/>
              <w:t>РК_ИК_00</w:t>
            </w:r>
            <w:r>
              <w:rPr>
                <w:lang w:val="en-US"/>
              </w:rPr>
              <w:t>36</w:t>
            </w:r>
          </w:p>
        </w:tc>
        <w:tc>
          <w:tcPr>
            <w:tcW w:w="234" w:type="pct"/>
            <w:gridSpan w:val="2"/>
          </w:tcPr>
          <w:p w14:paraId="5BFF15CE" w14:textId="77777777" w:rsidR="0032350A" w:rsidRPr="000E4FE8" w:rsidRDefault="0032350A" w:rsidP="0032350A">
            <w:pPr>
              <w:pStyle w:val="ad"/>
              <w:jc w:val="left"/>
            </w:pPr>
          </w:p>
        </w:tc>
        <w:tc>
          <w:tcPr>
            <w:tcW w:w="1056" w:type="pct"/>
            <w:gridSpan w:val="2"/>
          </w:tcPr>
          <w:p w14:paraId="24C00F63" w14:textId="692F05C2" w:rsidR="0032350A" w:rsidRDefault="0032350A" w:rsidP="0032350A">
            <w:pPr>
              <w:pStyle w:val="ad"/>
              <w:jc w:val="left"/>
              <w:rPr>
                <w:lang w:val="en-US"/>
              </w:rPr>
            </w:pPr>
            <w:r w:rsidRPr="003D49B7">
              <w:rPr>
                <w:lang w:val="en-US"/>
              </w:rPr>
              <w:t>«</w:t>
            </w:r>
            <w:r>
              <w:t>Код</w:t>
            </w:r>
            <w:r w:rsidRPr="003D49B7">
              <w:rPr>
                <w:lang w:val="en-US"/>
              </w:rPr>
              <w:t>» (</w:t>
            </w:r>
            <w:r w:rsidRPr="00B51EBF">
              <w:rPr>
                <w:lang w:val="en-US"/>
              </w:rPr>
              <w:t>modification</w:t>
            </w:r>
            <w:r w:rsidRPr="00603571">
              <w:rPr>
                <w:lang w:val="en-US"/>
              </w:rPr>
              <w:t>/contractChange</w:t>
            </w:r>
            <w:r w:rsidRPr="003D49B7">
              <w:rPr>
                <w:lang w:val="en-US"/>
              </w:rPr>
              <w:t>\</w:t>
            </w:r>
            <w:r w:rsidRPr="00B51EBF">
              <w:rPr>
                <w:lang w:val="en-US"/>
              </w:rPr>
              <w:t>reason</w:t>
            </w:r>
            <w:r w:rsidRPr="003D49B7">
              <w:rPr>
                <w:lang w:val="en-US"/>
              </w:rPr>
              <w:t>\</w:t>
            </w:r>
            <w:r>
              <w:rPr>
                <w:lang w:val="en-US"/>
              </w:rPr>
              <w:t>code</w:t>
            </w:r>
            <w:r w:rsidRPr="003D49B7">
              <w:rPr>
                <w:lang w:val="en-US"/>
              </w:rPr>
              <w:t>)</w:t>
            </w:r>
          </w:p>
          <w:p w14:paraId="63F47685" w14:textId="07E698FD" w:rsidR="0032350A" w:rsidRPr="003D49B7" w:rsidRDefault="0032350A" w:rsidP="0032350A">
            <w:pPr>
              <w:pStyle w:val="ad"/>
              <w:jc w:val="left"/>
              <w:rPr>
                <w:lang w:val="en-US"/>
              </w:rPr>
            </w:pPr>
          </w:p>
        </w:tc>
        <w:tc>
          <w:tcPr>
            <w:tcW w:w="1474" w:type="pct"/>
            <w:gridSpan w:val="3"/>
          </w:tcPr>
          <w:p w14:paraId="60BD7EF9" w14:textId="0CCA86CD" w:rsidR="0032350A" w:rsidRDefault="0032350A" w:rsidP="0032350A">
            <w:pPr>
              <w:pStyle w:val="ad"/>
              <w:jc w:val="left"/>
            </w:pPr>
            <w:r>
              <w:t>Проверяем, что причина изменения с таким кодом найдена в актуальном статусе в справочнике причин изменений условий контракта</w:t>
            </w:r>
          </w:p>
          <w:p w14:paraId="3473C1BB" w14:textId="1EBEE609" w:rsidR="0032350A" w:rsidRPr="000E4FE8" w:rsidRDefault="0032350A" w:rsidP="0032350A">
            <w:pPr>
              <w:pStyle w:val="ad"/>
              <w:jc w:val="left"/>
            </w:pPr>
            <w:r w:rsidRPr="00015753">
              <w:t>Контроль не вызывается, если заполнено поле "Ре-естровый номер процеду-ры доп.соглашения" (numberAdd)</w:t>
            </w:r>
          </w:p>
        </w:tc>
        <w:tc>
          <w:tcPr>
            <w:tcW w:w="1395" w:type="pct"/>
            <w:gridSpan w:val="3"/>
          </w:tcPr>
          <w:p w14:paraId="57DBEE9C" w14:textId="5928D2BA" w:rsidR="0032350A" w:rsidRPr="000E4FE8" w:rsidRDefault="0032350A" w:rsidP="0032350A">
            <w:pPr>
              <w:pStyle w:val="ad"/>
              <w:jc w:val="left"/>
            </w:pPr>
            <w:r>
              <w:t>Причины изменения условий контракта с кодом</w:t>
            </w:r>
            <w:r w:rsidRPr="00CC779D">
              <w:t>&lt;</w:t>
            </w:r>
            <w:r>
              <w:t xml:space="preserve">код </w:t>
            </w:r>
            <w:r w:rsidRPr="00CC779D">
              <w:t>&gt;</w:t>
            </w:r>
            <w:r>
              <w:t xml:space="preserve"> не найдено в актуальном состоянии в справочнике в ЕИС</w:t>
            </w:r>
          </w:p>
        </w:tc>
      </w:tr>
      <w:tr w:rsidR="0032350A" w:rsidRPr="000E4FE8" w14:paraId="6A177F7A" w14:textId="77777777" w:rsidTr="00AA184A">
        <w:trPr>
          <w:trHeight w:val="348"/>
        </w:trPr>
        <w:tc>
          <w:tcPr>
            <w:tcW w:w="841" w:type="pct"/>
            <w:gridSpan w:val="2"/>
          </w:tcPr>
          <w:p w14:paraId="21D21A1A" w14:textId="68C28A5B" w:rsidR="0032350A" w:rsidRPr="00B26EFE" w:rsidRDefault="0032350A" w:rsidP="0032350A">
            <w:pPr>
              <w:pStyle w:val="ad"/>
              <w:jc w:val="left"/>
            </w:pPr>
            <w:r>
              <w:t>РК_ИК_00</w:t>
            </w:r>
            <w:r>
              <w:rPr>
                <w:lang w:val="en-US"/>
              </w:rPr>
              <w:t>37</w:t>
            </w:r>
          </w:p>
        </w:tc>
        <w:tc>
          <w:tcPr>
            <w:tcW w:w="234" w:type="pct"/>
            <w:gridSpan w:val="2"/>
          </w:tcPr>
          <w:p w14:paraId="14401244" w14:textId="77777777" w:rsidR="0032350A" w:rsidRPr="000E4FE8" w:rsidRDefault="0032350A" w:rsidP="0032350A">
            <w:pPr>
              <w:pStyle w:val="ad"/>
              <w:jc w:val="left"/>
            </w:pPr>
          </w:p>
        </w:tc>
        <w:tc>
          <w:tcPr>
            <w:tcW w:w="1056" w:type="pct"/>
            <w:gridSpan w:val="2"/>
          </w:tcPr>
          <w:p w14:paraId="790984BB" w14:textId="6E88C12D" w:rsidR="0032350A" w:rsidRPr="003D49B7" w:rsidRDefault="0032350A" w:rsidP="0032350A">
            <w:pPr>
              <w:pStyle w:val="ad"/>
              <w:jc w:val="left"/>
              <w:rPr>
                <w:lang w:val="en-US"/>
              </w:rPr>
            </w:pPr>
            <w:r w:rsidRPr="003D49B7">
              <w:rPr>
                <w:lang w:val="en-US"/>
              </w:rPr>
              <w:t>«</w:t>
            </w:r>
            <w:r>
              <w:t>Код</w:t>
            </w:r>
            <w:r w:rsidRPr="003D49B7">
              <w:rPr>
                <w:lang w:val="en-US"/>
              </w:rPr>
              <w:t>» (</w:t>
            </w:r>
            <w:r w:rsidRPr="00B51EBF">
              <w:rPr>
                <w:lang w:val="en-US"/>
              </w:rPr>
              <w:t>modification</w:t>
            </w:r>
            <w:r w:rsidRPr="00603571">
              <w:rPr>
                <w:lang w:val="en-US"/>
              </w:rPr>
              <w:t>/contractChange</w:t>
            </w:r>
            <w:r w:rsidRPr="003D49B7">
              <w:rPr>
                <w:lang w:val="en-US"/>
              </w:rPr>
              <w:t>\</w:t>
            </w:r>
            <w:r>
              <w:rPr>
                <w:lang w:val="en-US"/>
              </w:rPr>
              <w:t>document</w:t>
            </w:r>
            <w:r w:rsidRPr="003D49B7">
              <w:rPr>
                <w:lang w:val="en-US"/>
              </w:rPr>
              <w:t>\</w:t>
            </w:r>
            <w:r>
              <w:rPr>
                <w:lang w:val="en-US"/>
              </w:rPr>
              <w:t>code</w:t>
            </w:r>
            <w:r w:rsidRPr="003D49B7">
              <w:rPr>
                <w:lang w:val="en-US"/>
              </w:rPr>
              <w:t>)</w:t>
            </w:r>
          </w:p>
        </w:tc>
        <w:tc>
          <w:tcPr>
            <w:tcW w:w="1474" w:type="pct"/>
            <w:gridSpan w:val="3"/>
          </w:tcPr>
          <w:p w14:paraId="7639E975" w14:textId="77777777" w:rsidR="0032350A" w:rsidRDefault="0032350A" w:rsidP="0032350A">
            <w:pPr>
              <w:pStyle w:val="ad"/>
              <w:jc w:val="left"/>
            </w:pPr>
            <w:r>
              <w:t>Проверяем, что д</w:t>
            </w:r>
            <w:r w:rsidRPr="00251B2B">
              <w:t>окумент, являющийся основанием изменений контракта</w:t>
            </w:r>
            <w:r>
              <w:t xml:space="preserve"> с таким кодом найден в актуальном статусе в справочнике д</w:t>
            </w:r>
            <w:r w:rsidRPr="00251B2B">
              <w:t>окумент</w:t>
            </w:r>
            <w:r>
              <w:t>ов, являющих</w:t>
            </w:r>
            <w:r w:rsidRPr="00251B2B">
              <w:t>ся основанием изменений контракта</w:t>
            </w:r>
          </w:p>
          <w:p w14:paraId="7D35E574" w14:textId="08368A89" w:rsidR="0032350A" w:rsidRPr="000E4FE8" w:rsidRDefault="0032350A" w:rsidP="0032350A">
            <w:pPr>
              <w:pStyle w:val="ad"/>
              <w:jc w:val="left"/>
            </w:pPr>
            <w:r w:rsidRPr="00015753">
              <w:t>Контроль не вызывается, если заполнено поле "Ре-естровый номер процеду-ры доп.соглашения" (numberAdd)</w:t>
            </w:r>
          </w:p>
        </w:tc>
        <w:tc>
          <w:tcPr>
            <w:tcW w:w="1395" w:type="pct"/>
            <w:gridSpan w:val="3"/>
          </w:tcPr>
          <w:p w14:paraId="17B08629" w14:textId="0E28FFF7" w:rsidR="0032350A" w:rsidRPr="000E4FE8" w:rsidRDefault="0032350A" w:rsidP="0032350A">
            <w:pPr>
              <w:pStyle w:val="ad"/>
              <w:jc w:val="left"/>
            </w:pPr>
            <w:r>
              <w:t>Д</w:t>
            </w:r>
            <w:r w:rsidRPr="00251B2B">
              <w:t>окумент</w:t>
            </w:r>
            <w:r>
              <w:t>а</w:t>
            </w:r>
            <w:r w:rsidRPr="00251B2B">
              <w:t>, являющ</w:t>
            </w:r>
            <w:r>
              <w:t>егося основанием изменения</w:t>
            </w:r>
            <w:r w:rsidRPr="00251B2B">
              <w:t xml:space="preserve"> контракта</w:t>
            </w:r>
            <w:r>
              <w:t xml:space="preserve"> с кодом</w:t>
            </w:r>
            <w:r w:rsidRPr="00CC779D">
              <w:t xml:space="preserve"> &lt;</w:t>
            </w:r>
            <w:r>
              <w:t xml:space="preserve">код </w:t>
            </w:r>
            <w:r w:rsidRPr="00CC779D">
              <w:t>&gt;</w:t>
            </w:r>
            <w:r>
              <w:t xml:space="preserve"> не найдено в актуальном состоянии в справочнике в ЕИС</w:t>
            </w:r>
          </w:p>
        </w:tc>
      </w:tr>
      <w:tr w:rsidR="0032350A" w:rsidRPr="000E4FE8" w14:paraId="5F361A5E" w14:textId="77777777" w:rsidTr="00AA184A">
        <w:trPr>
          <w:trHeight w:val="348"/>
        </w:trPr>
        <w:tc>
          <w:tcPr>
            <w:tcW w:w="841" w:type="pct"/>
            <w:gridSpan w:val="2"/>
          </w:tcPr>
          <w:p w14:paraId="4492F726" w14:textId="7DFA6137" w:rsidR="0032350A" w:rsidRPr="005068C3" w:rsidRDefault="0032350A" w:rsidP="0032350A">
            <w:pPr>
              <w:pStyle w:val="ad"/>
              <w:jc w:val="left"/>
            </w:pPr>
            <w:r>
              <w:t>РК_ИК_00</w:t>
            </w:r>
            <w:r>
              <w:rPr>
                <w:lang w:val="en-US"/>
              </w:rPr>
              <w:t>38</w:t>
            </w:r>
          </w:p>
        </w:tc>
        <w:tc>
          <w:tcPr>
            <w:tcW w:w="234" w:type="pct"/>
            <w:gridSpan w:val="2"/>
          </w:tcPr>
          <w:p w14:paraId="5520352F" w14:textId="6D01FE98" w:rsidR="0032350A" w:rsidRPr="000D6EC0" w:rsidRDefault="0032350A" w:rsidP="0032350A">
            <w:pPr>
              <w:pStyle w:val="ad"/>
              <w:jc w:val="left"/>
              <w:rPr>
                <w:highlight w:val="yellow"/>
              </w:rPr>
            </w:pPr>
            <w:r>
              <w:t>РК_ИК_00036</w:t>
            </w:r>
          </w:p>
        </w:tc>
        <w:tc>
          <w:tcPr>
            <w:tcW w:w="1056" w:type="pct"/>
            <w:gridSpan w:val="2"/>
          </w:tcPr>
          <w:p w14:paraId="105874E7" w14:textId="478532DE" w:rsidR="0032350A" w:rsidRPr="000E4FE8" w:rsidRDefault="0032350A" w:rsidP="0032350A">
            <w:pPr>
              <w:pStyle w:val="ad"/>
              <w:jc w:val="left"/>
              <w:rPr>
                <w:lang w:val="en-US"/>
              </w:rPr>
            </w:pPr>
            <w:r w:rsidRPr="003D49B7">
              <w:rPr>
                <w:lang w:val="en-US"/>
              </w:rPr>
              <w:t>«</w:t>
            </w:r>
            <w:r>
              <w:t>Код</w:t>
            </w:r>
            <w:r w:rsidRPr="003D49B7">
              <w:rPr>
                <w:lang w:val="en-US"/>
              </w:rPr>
              <w:t>» (</w:t>
            </w:r>
            <w:r w:rsidRPr="00B51EBF">
              <w:rPr>
                <w:lang w:val="en-US"/>
              </w:rPr>
              <w:t>modification</w:t>
            </w:r>
            <w:r w:rsidRPr="00603571">
              <w:rPr>
                <w:lang w:val="en-US"/>
              </w:rPr>
              <w:t>/contractChange</w:t>
            </w:r>
            <w:r w:rsidRPr="003D49B7">
              <w:rPr>
                <w:lang w:val="en-US"/>
              </w:rPr>
              <w:t>\</w:t>
            </w:r>
            <w:r>
              <w:rPr>
                <w:lang w:val="en-US"/>
              </w:rPr>
              <w:t>document</w:t>
            </w:r>
            <w:r w:rsidRPr="003D49B7">
              <w:rPr>
                <w:lang w:val="en-US"/>
              </w:rPr>
              <w:t>\</w:t>
            </w:r>
            <w:r>
              <w:rPr>
                <w:lang w:val="en-US"/>
              </w:rPr>
              <w:t>code</w:t>
            </w:r>
            <w:r w:rsidRPr="003D49B7">
              <w:rPr>
                <w:lang w:val="en-US"/>
              </w:rPr>
              <w:t>)</w:t>
            </w:r>
          </w:p>
        </w:tc>
        <w:tc>
          <w:tcPr>
            <w:tcW w:w="1474" w:type="pct"/>
            <w:gridSpan w:val="3"/>
          </w:tcPr>
          <w:p w14:paraId="2C898594" w14:textId="0090EF14" w:rsidR="0032350A" w:rsidRDefault="0032350A" w:rsidP="0032350A">
            <w:pPr>
              <w:pStyle w:val="ad"/>
              <w:jc w:val="left"/>
            </w:pPr>
            <w:r>
              <w:t>Проверяем, что запись справочника с таким кодом документа содержит код причины изменения, проверенный в контроле РК_ИК_00036.</w:t>
            </w:r>
          </w:p>
          <w:p w14:paraId="32D6596E" w14:textId="05BE79AA" w:rsidR="0032350A" w:rsidRPr="00ED08B5" w:rsidRDefault="0032350A" w:rsidP="0032350A">
            <w:pPr>
              <w:pStyle w:val="ad"/>
              <w:jc w:val="left"/>
            </w:pPr>
            <w:r w:rsidRPr="00015753">
              <w:t>Контроль не вызывается, если заполнено поле "Ре-естровый номер процеду-ры доп.соглашения" (numberAdd)</w:t>
            </w:r>
          </w:p>
        </w:tc>
        <w:tc>
          <w:tcPr>
            <w:tcW w:w="1395" w:type="pct"/>
            <w:gridSpan w:val="3"/>
          </w:tcPr>
          <w:p w14:paraId="6431A28E" w14:textId="0AF598A1" w:rsidR="0032350A" w:rsidRPr="00D611A5" w:rsidRDefault="0032350A" w:rsidP="0032350A">
            <w:pPr>
              <w:pStyle w:val="ad"/>
              <w:jc w:val="left"/>
            </w:pPr>
            <w:r>
              <w:t xml:space="preserve">Документ с кодом </w:t>
            </w:r>
            <w:r w:rsidRPr="003748E4">
              <w:t>&lt;</w:t>
            </w:r>
            <w:r>
              <w:t>Код документа</w:t>
            </w:r>
            <w:r w:rsidRPr="003748E4">
              <w:t>&gt;</w:t>
            </w:r>
            <w:r>
              <w:t>, я</w:t>
            </w:r>
            <w:r w:rsidRPr="00865573">
              <w:t>вляющийся основанием изменений контракта</w:t>
            </w:r>
            <w:r>
              <w:t xml:space="preserve"> должен соответствовать основанию изменения контракта с кодом </w:t>
            </w:r>
            <w:r w:rsidRPr="00D611A5">
              <w:t>&lt;</w:t>
            </w:r>
            <w:r>
              <w:t>Код основания</w:t>
            </w:r>
            <w:r w:rsidRPr="00D611A5">
              <w:t>&gt;</w:t>
            </w:r>
          </w:p>
        </w:tc>
      </w:tr>
      <w:tr w:rsidR="0032350A" w:rsidRPr="000E4FE8" w14:paraId="065E9FAF" w14:textId="77777777" w:rsidTr="00AA184A">
        <w:trPr>
          <w:trHeight w:val="348"/>
        </w:trPr>
        <w:tc>
          <w:tcPr>
            <w:tcW w:w="841" w:type="pct"/>
            <w:gridSpan w:val="2"/>
          </w:tcPr>
          <w:p w14:paraId="0120B337" w14:textId="748AF6BB" w:rsidR="0032350A" w:rsidRPr="005068C3" w:rsidRDefault="0032350A" w:rsidP="0032350A">
            <w:pPr>
              <w:pStyle w:val="ad"/>
              <w:jc w:val="left"/>
            </w:pPr>
            <w:r>
              <w:t>РК_ИК_0085</w:t>
            </w:r>
          </w:p>
        </w:tc>
        <w:tc>
          <w:tcPr>
            <w:tcW w:w="234" w:type="pct"/>
            <w:gridSpan w:val="2"/>
          </w:tcPr>
          <w:p w14:paraId="5E8800FF" w14:textId="2F5A89B5" w:rsidR="0032350A" w:rsidRPr="000D6EC0" w:rsidRDefault="0032350A" w:rsidP="0032350A">
            <w:pPr>
              <w:pStyle w:val="ad"/>
              <w:jc w:val="left"/>
              <w:rPr>
                <w:highlight w:val="yellow"/>
              </w:rPr>
            </w:pPr>
          </w:p>
        </w:tc>
        <w:tc>
          <w:tcPr>
            <w:tcW w:w="1056" w:type="pct"/>
            <w:gridSpan w:val="2"/>
          </w:tcPr>
          <w:p w14:paraId="229B2370" w14:textId="767FFD3A" w:rsidR="0032350A" w:rsidRPr="000E4FE8" w:rsidRDefault="0032350A" w:rsidP="0032350A">
            <w:pPr>
              <w:pStyle w:val="ad"/>
              <w:jc w:val="left"/>
              <w:rPr>
                <w:lang w:val="en-US"/>
              </w:rPr>
            </w:pPr>
            <w:r w:rsidRPr="003D49B7">
              <w:rPr>
                <w:lang w:val="en-US"/>
              </w:rPr>
              <w:t>«</w:t>
            </w:r>
            <w:r w:rsidRPr="0018375F">
              <w:t>Дата</w:t>
            </w:r>
            <w:r w:rsidRPr="0018375F">
              <w:rPr>
                <w:lang w:val="en-US"/>
              </w:rPr>
              <w:t xml:space="preserve"> </w:t>
            </w:r>
            <w:r w:rsidRPr="0018375F">
              <w:t>документа</w:t>
            </w:r>
            <w:r w:rsidRPr="003D49B7">
              <w:rPr>
                <w:lang w:val="en-US"/>
              </w:rPr>
              <w:t>» (</w:t>
            </w:r>
            <w:r w:rsidRPr="00B51EBF">
              <w:rPr>
                <w:lang w:val="en-US"/>
              </w:rPr>
              <w:t>modification</w:t>
            </w:r>
            <w:r w:rsidRPr="00603571">
              <w:rPr>
                <w:lang w:val="en-US"/>
              </w:rPr>
              <w:t>/contractChange</w:t>
            </w:r>
            <w:r w:rsidRPr="003D49B7">
              <w:rPr>
                <w:lang w:val="en-US"/>
              </w:rPr>
              <w:t>\</w:t>
            </w:r>
            <w:r>
              <w:rPr>
                <w:lang w:val="en-US"/>
              </w:rPr>
              <w:t>document</w:t>
            </w:r>
            <w:r w:rsidRPr="003D49B7">
              <w:rPr>
                <w:lang w:val="en-US"/>
              </w:rPr>
              <w:t>\</w:t>
            </w:r>
            <w:r>
              <w:rPr>
                <w:lang w:val="en-US"/>
              </w:rPr>
              <w:t xml:space="preserve"> document Date</w:t>
            </w:r>
            <w:r w:rsidRPr="003D49B7">
              <w:rPr>
                <w:lang w:val="en-US"/>
              </w:rPr>
              <w:t>)</w:t>
            </w:r>
          </w:p>
        </w:tc>
        <w:tc>
          <w:tcPr>
            <w:tcW w:w="1474" w:type="pct"/>
            <w:gridSpan w:val="3"/>
          </w:tcPr>
          <w:p w14:paraId="34AB34BD" w14:textId="2AA44A6E" w:rsidR="0032350A" w:rsidRPr="0018375F" w:rsidRDefault="0032350A" w:rsidP="0032350A">
            <w:pPr>
              <w:pStyle w:val="ad"/>
              <w:jc w:val="left"/>
            </w:pPr>
            <w:r>
              <w:t>Поле «</w:t>
            </w:r>
            <w:r w:rsidRPr="0018375F">
              <w:t>Дата документа</w:t>
            </w:r>
            <w:r>
              <w:t>»</w:t>
            </w:r>
            <w:r w:rsidRPr="0018375F">
              <w:t xml:space="preserve"> (</w:t>
            </w:r>
            <w:r w:rsidRPr="00B51EBF">
              <w:rPr>
                <w:lang w:val="en-US"/>
              </w:rPr>
              <w:t>modification</w:t>
            </w:r>
            <w:r w:rsidRPr="0018375F">
              <w:t>\</w:t>
            </w:r>
            <w:r>
              <w:rPr>
                <w:lang w:val="en-US"/>
              </w:rPr>
              <w:t>document</w:t>
            </w:r>
            <w:r w:rsidRPr="0018375F">
              <w:t xml:space="preserve">\ </w:t>
            </w:r>
            <w:r>
              <w:rPr>
                <w:lang w:val="en-US"/>
              </w:rPr>
              <w:t>documentDate</w:t>
            </w:r>
            <w:r w:rsidRPr="0018375F">
              <w:t>)</w:t>
            </w:r>
            <w:r>
              <w:t xml:space="preserve"> должно быть заполнено в случае приема в ЕИС изменений контракта </w:t>
            </w:r>
          </w:p>
          <w:p w14:paraId="27130137" w14:textId="3293C944" w:rsidR="0032350A" w:rsidRPr="00ED08B5" w:rsidRDefault="0032350A" w:rsidP="0032350A">
            <w:pPr>
              <w:pStyle w:val="ad"/>
              <w:jc w:val="left"/>
            </w:pPr>
            <w:r w:rsidRPr="00015753">
              <w:t>Контроль не вызывается, если заполнено поле "Ре-</w:t>
            </w:r>
            <w:r w:rsidRPr="00015753">
              <w:lastRenderedPageBreak/>
              <w:t>естровый номер процеду-ры доп.соглашения" (numberAdd)</w:t>
            </w:r>
          </w:p>
        </w:tc>
        <w:tc>
          <w:tcPr>
            <w:tcW w:w="1395" w:type="pct"/>
            <w:gridSpan w:val="3"/>
          </w:tcPr>
          <w:p w14:paraId="6D2CA17F" w14:textId="7BC818DA" w:rsidR="0032350A" w:rsidRPr="0018375F" w:rsidRDefault="0032350A" w:rsidP="0032350A">
            <w:pPr>
              <w:pStyle w:val="ad"/>
              <w:jc w:val="left"/>
            </w:pPr>
            <w:r>
              <w:lastRenderedPageBreak/>
              <w:t>Поле «</w:t>
            </w:r>
            <w:r w:rsidRPr="0018375F">
              <w:t>Дата документа</w:t>
            </w:r>
            <w:r>
              <w:t>»</w:t>
            </w:r>
            <w:r w:rsidRPr="0018375F">
              <w:t xml:space="preserve"> (</w:t>
            </w:r>
            <w:r w:rsidRPr="00B51EBF">
              <w:rPr>
                <w:lang w:val="en-US"/>
              </w:rPr>
              <w:t>modification</w:t>
            </w:r>
            <w:r w:rsidRPr="0018375F">
              <w:t>\</w:t>
            </w:r>
            <w:r>
              <w:rPr>
                <w:lang w:val="en-US"/>
              </w:rPr>
              <w:t>document</w:t>
            </w:r>
            <w:r w:rsidRPr="0018375F">
              <w:t xml:space="preserve">\ </w:t>
            </w:r>
            <w:r>
              <w:rPr>
                <w:lang w:val="en-US"/>
              </w:rPr>
              <w:t>documentDate</w:t>
            </w:r>
            <w:r w:rsidRPr="0018375F">
              <w:t>)</w:t>
            </w:r>
            <w:r>
              <w:t xml:space="preserve"> должно быть заполнено в случае приема в ЕИС изменений контракта </w:t>
            </w:r>
          </w:p>
          <w:p w14:paraId="1F226A8F" w14:textId="0232AD3D" w:rsidR="0032350A" w:rsidRPr="00D611A5" w:rsidRDefault="0032350A" w:rsidP="0032350A">
            <w:pPr>
              <w:pStyle w:val="ad"/>
              <w:jc w:val="left"/>
            </w:pPr>
          </w:p>
        </w:tc>
      </w:tr>
      <w:tr w:rsidR="0032350A" w:rsidRPr="000E4FE8" w14:paraId="584C5C33" w14:textId="77777777" w:rsidTr="00AA184A">
        <w:trPr>
          <w:trHeight w:val="348"/>
        </w:trPr>
        <w:tc>
          <w:tcPr>
            <w:tcW w:w="841" w:type="pct"/>
            <w:gridSpan w:val="2"/>
          </w:tcPr>
          <w:p w14:paraId="4FD80F53" w14:textId="51FBBC69" w:rsidR="0032350A" w:rsidRPr="005068C3" w:rsidRDefault="0032350A" w:rsidP="0032350A">
            <w:pPr>
              <w:pStyle w:val="ad"/>
              <w:jc w:val="left"/>
            </w:pPr>
            <w:r>
              <w:t>РК_ИК_00</w:t>
            </w:r>
            <w:r>
              <w:rPr>
                <w:lang w:val="en-US"/>
              </w:rPr>
              <w:t>45</w:t>
            </w:r>
          </w:p>
        </w:tc>
        <w:tc>
          <w:tcPr>
            <w:tcW w:w="234" w:type="pct"/>
            <w:gridSpan w:val="2"/>
          </w:tcPr>
          <w:p w14:paraId="2ED0D02D" w14:textId="2FCEEA97" w:rsidR="0032350A" w:rsidRPr="000D6EC0" w:rsidRDefault="0032350A" w:rsidP="0032350A">
            <w:pPr>
              <w:pStyle w:val="ad"/>
              <w:jc w:val="left"/>
              <w:rPr>
                <w:highlight w:val="yellow"/>
              </w:rPr>
            </w:pPr>
          </w:p>
        </w:tc>
        <w:tc>
          <w:tcPr>
            <w:tcW w:w="1056" w:type="pct"/>
            <w:gridSpan w:val="2"/>
          </w:tcPr>
          <w:p w14:paraId="058A93F1" w14:textId="2B6A31F1" w:rsidR="0032350A" w:rsidRDefault="0032350A" w:rsidP="0032350A">
            <w:pPr>
              <w:pStyle w:val="ad"/>
              <w:jc w:val="left"/>
            </w:pPr>
            <w:r>
              <w:t>Блок «</w:t>
            </w:r>
            <w:r w:rsidRPr="00167CFA">
              <w:t>Описание внесения изменений</w:t>
            </w:r>
            <w:r>
              <w:t>»</w:t>
            </w:r>
            <w:r w:rsidRPr="00167CFA">
              <w:t xml:space="preserve"> (</w:t>
            </w:r>
            <w:r w:rsidRPr="00B51EBF">
              <w:rPr>
                <w:lang w:val="en-US"/>
              </w:rPr>
              <w:t>modification</w:t>
            </w:r>
            <w:r w:rsidRPr="00167CFA">
              <w:t>\</w:t>
            </w:r>
            <w:r>
              <w:t>)</w:t>
            </w:r>
          </w:p>
          <w:p w14:paraId="04B77539" w14:textId="77777777" w:rsidR="0032350A" w:rsidRDefault="0032350A" w:rsidP="0032350A">
            <w:pPr>
              <w:pStyle w:val="ad"/>
              <w:jc w:val="left"/>
            </w:pPr>
          </w:p>
          <w:p w14:paraId="483A6EBF" w14:textId="40CD31CB" w:rsidR="0032350A" w:rsidRDefault="0032350A" w:rsidP="0032350A">
            <w:pPr>
              <w:pStyle w:val="ad"/>
              <w:jc w:val="left"/>
            </w:pPr>
            <w:r>
              <w:t>Поле «</w:t>
            </w:r>
            <w:r w:rsidRPr="00167CFA">
              <w:t>Номер реестровой записи</w:t>
            </w:r>
            <w:r>
              <w:t>» (</w:t>
            </w:r>
            <w:r>
              <w:rPr>
                <w:lang w:val="en-US"/>
              </w:rPr>
              <w:t>regNum</w:t>
            </w:r>
            <w:r>
              <w:t>)</w:t>
            </w:r>
          </w:p>
          <w:p w14:paraId="1BCF0CD7" w14:textId="240AAA77" w:rsidR="0032350A" w:rsidRPr="00167CFA" w:rsidRDefault="0032350A" w:rsidP="0032350A">
            <w:pPr>
              <w:pStyle w:val="ad"/>
              <w:jc w:val="left"/>
            </w:pPr>
          </w:p>
        </w:tc>
        <w:tc>
          <w:tcPr>
            <w:tcW w:w="1474" w:type="pct"/>
            <w:gridSpan w:val="3"/>
          </w:tcPr>
          <w:p w14:paraId="712C5A50" w14:textId="6ADAC6CF" w:rsidR="0032350A" w:rsidRPr="00167CFA" w:rsidRDefault="0032350A" w:rsidP="0032350A">
            <w:pPr>
              <w:pStyle w:val="ad"/>
              <w:jc w:val="left"/>
            </w:pPr>
            <w:r>
              <w:t>При внесении изменений в опубликованные сведения о контракте блок «</w:t>
            </w:r>
            <w:r w:rsidRPr="00167CFA">
              <w:t>Описание внесения изменений</w:t>
            </w:r>
            <w:r>
              <w:t>»</w:t>
            </w:r>
            <w:r w:rsidRPr="00167CFA">
              <w:t xml:space="preserve"> (</w:t>
            </w:r>
            <w:r w:rsidRPr="00B51EBF">
              <w:rPr>
                <w:lang w:val="en-US"/>
              </w:rPr>
              <w:t>modification</w:t>
            </w:r>
            <w:r>
              <w:t>)</w:t>
            </w:r>
            <w:r w:rsidRPr="00167CFA">
              <w:t xml:space="preserve"> </w:t>
            </w:r>
            <w:r>
              <w:t>может быть указан только одновременно с заполнением поля «</w:t>
            </w:r>
            <w:r w:rsidRPr="00B305C2">
              <w:t>Номер реестровой записи</w:t>
            </w:r>
            <w:r>
              <w:t>» (</w:t>
            </w:r>
            <w:r>
              <w:rPr>
                <w:lang w:val="en-US"/>
              </w:rPr>
              <w:t>regNum</w:t>
            </w:r>
            <w:r>
              <w:t>)</w:t>
            </w:r>
          </w:p>
          <w:p w14:paraId="4D919078" w14:textId="77777777" w:rsidR="0032350A" w:rsidRPr="00ED08B5" w:rsidRDefault="0032350A" w:rsidP="0032350A">
            <w:pPr>
              <w:pStyle w:val="ad"/>
              <w:jc w:val="left"/>
            </w:pPr>
          </w:p>
        </w:tc>
        <w:tc>
          <w:tcPr>
            <w:tcW w:w="1395" w:type="pct"/>
            <w:gridSpan w:val="3"/>
          </w:tcPr>
          <w:p w14:paraId="659BD4D5" w14:textId="762E1365" w:rsidR="0032350A" w:rsidRPr="00167CFA" w:rsidRDefault="0032350A" w:rsidP="0032350A">
            <w:pPr>
              <w:pStyle w:val="ad"/>
              <w:jc w:val="left"/>
            </w:pPr>
            <w:r>
              <w:t>При внесении изменений в опубликованные сведения о контракте блок «</w:t>
            </w:r>
            <w:r w:rsidRPr="00167CFA">
              <w:t>Описание внесения изменений</w:t>
            </w:r>
            <w:r>
              <w:t>»</w:t>
            </w:r>
            <w:r w:rsidRPr="00167CFA">
              <w:t xml:space="preserve"> (</w:t>
            </w:r>
            <w:r w:rsidRPr="00B51EBF">
              <w:rPr>
                <w:lang w:val="en-US"/>
              </w:rPr>
              <w:t>modification</w:t>
            </w:r>
            <w:r>
              <w:t>)</w:t>
            </w:r>
            <w:r w:rsidRPr="00167CFA">
              <w:t xml:space="preserve"> </w:t>
            </w:r>
            <w:r>
              <w:t>может быть указан только одновременно с заполнением поля «</w:t>
            </w:r>
            <w:r w:rsidRPr="00B305C2">
              <w:t>Номер реестровой записи</w:t>
            </w:r>
            <w:r>
              <w:t>» (</w:t>
            </w:r>
            <w:r>
              <w:rPr>
                <w:lang w:val="en-US"/>
              </w:rPr>
              <w:t>regNum</w:t>
            </w:r>
            <w:r>
              <w:t>)</w:t>
            </w:r>
          </w:p>
          <w:p w14:paraId="64602A87" w14:textId="09ADA4E7" w:rsidR="0032350A" w:rsidRPr="00D611A5" w:rsidRDefault="0032350A" w:rsidP="0032350A">
            <w:pPr>
              <w:pStyle w:val="ad"/>
              <w:jc w:val="left"/>
            </w:pPr>
          </w:p>
        </w:tc>
      </w:tr>
      <w:tr w:rsidR="0032350A" w:rsidRPr="000E4FE8" w14:paraId="7F4B172F" w14:textId="77777777" w:rsidTr="00AA184A">
        <w:trPr>
          <w:trHeight w:val="348"/>
        </w:trPr>
        <w:tc>
          <w:tcPr>
            <w:tcW w:w="841" w:type="pct"/>
            <w:gridSpan w:val="2"/>
          </w:tcPr>
          <w:p w14:paraId="07987370" w14:textId="1CA12B5E" w:rsidR="0032350A" w:rsidRDefault="0032350A" w:rsidP="0032350A">
            <w:pPr>
              <w:pStyle w:val="ad"/>
              <w:jc w:val="left"/>
            </w:pPr>
            <w:r>
              <w:t>РК_ИК_0504</w:t>
            </w:r>
          </w:p>
        </w:tc>
        <w:tc>
          <w:tcPr>
            <w:tcW w:w="234" w:type="pct"/>
            <w:gridSpan w:val="2"/>
          </w:tcPr>
          <w:p w14:paraId="7E91567E" w14:textId="77777777" w:rsidR="0032350A" w:rsidRPr="000D6EC0" w:rsidRDefault="0032350A" w:rsidP="0032350A">
            <w:pPr>
              <w:pStyle w:val="ad"/>
              <w:jc w:val="left"/>
              <w:rPr>
                <w:highlight w:val="yellow"/>
              </w:rPr>
            </w:pPr>
          </w:p>
        </w:tc>
        <w:tc>
          <w:tcPr>
            <w:tcW w:w="1056" w:type="pct"/>
            <w:gridSpan w:val="2"/>
          </w:tcPr>
          <w:p w14:paraId="28B01291" w14:textId="7E04C368" w:rsidR="0032350A" w:rsidRDefault="0032350A" w:rsidP="0032350A">
            <w:pPr>
              <w:pStyle w:val="ad"/>
              <w:jc w:val="left"/>
            </w:pPr>
            <w:r>
              <w:t>Поле «</w:t>
            </w:r>
            <w:r w:rsidRPr="00167CFA">
              <w:t>Номер реестровой записи</w:t>
            </w:r>
            <w:r>
              <w:t>» (</w:t>
            </w:r>
            <w:r>
              <w:rPr>
                <w:lang w:val="en-US"/>
              </w:rPr>
              <w:t>regNum</w:t>
            </w:r>
            <w:r>
              <w:t>)</w:t>
            </w:r>
          </w:p>
        </w:tc>
        <w:tc>
          <w:tcPr>
            <w:tcW w:w="1474" w:type="pct"/>
            <w:gridSpan w:val="3"/>
          </w:tcPr>
          <w:p w14:paraId="05C502A5" w14:textId="098325C1" w:rsidR="0032350A" w:rsidRDefault="0032350A" w:rsidP="0032350A">
            <w:pPr>
              <w:pStyle w:val="ad"/>
              <w:jc w:val="left"/>
            </w:pPr>
            <w:r>
              <w:t xml:space="preserve">При внесении изменений в опубликованные сведения о контракте контролируется, что в системе отсутствует действующая редакция в одном из статусов: </w:t>
            </w:r>
            <w:r w:rsidRPr="00FB4CA4">
              <w:t>«Направлено на контроль», «На контроле», «Ожидается контроль БО».</w:t>
            </w:r>
          </w:p>
        </w:tc>
        <w:tc>
          <w:tcPr>
            <w:tcW w:w="1395" w:type="pct"/>
            <w:gridSpan w:val="3"/>
          </w:tcPr>
          <w:p w14:paraId="72032FBB" w14:textId="0CECA6E8" w:rsidR="0032350A" w:rsidRPr="00FB4CA4" w:rsidRDefault="0032350A" w:rsidP="0032350A">
            <w:pPr>
              <w:pStyle w:val="ad"/>
              <w:jc w:val="left"/>
            </w:pPr>
            <w:r w:rsidRPr="0068006D">
              <w:t>&lt;</w:t>
            </w:r>
            <w:r>
              <w:t>Номер контракта</w:t>
            </w:r>
            <w:r w:rsidRPr="0068006D">
              <w:t xml:space="preserve">&gt;: Для сведений </w:t>
            </w:r>
            <w:r>
              <w:t xml:space="preserve">о контракте с идентификатором </w:t>
            </w:r>
            <w:r w:rsidRPr="0068006D">
              <w:t>&lt;</w:t>
            </w:r>
            <w:r w:rsidRPr="00FB4CA4">
              <w:rPr>
                <w:lang w:val="en-US"/>
              </w:rPr>
              <w:t>sid</w:t>
            </w:r>
            <w:r>
              <w:t xml:space="preserve"> СГК</w:t>
            </w:r>
            <w:r w:rsidRPr="0068006D">
              <w:t xml:space="preserve">&gt; есть </w:t>
            </w:r>
            <w:r>
              <w:t xml:space="preserve">действующая </w:t>
            </w:r>
            <w:r w:rsidRPr="0068006D">
              <w:t xml:space="preserve">редакция в одном из статусов: «Направлено на контроль», «На контроле», «Ожидается контроль БО». </w:t>
            </w:r>
            <w:r w:rsidRPr="00FB4CA4">
              <w:rPr>
                <w:lang w:val="en-US"/>
              </w:rPr>
              <w:t>Прием изменения в рамках этого sid невозможен.</w:t>
            </w:r>
          </w:p>
        </w:tc>
      </w:tr>
      <w:tr w:rsidR="0032350A" w:rsidRPr="000E4FE8" w14:paraId="466AA983" w14:textId="77777777" w:rsidTr="00AA184A">
        <w:trPr>
          <w:trHeight w:val="348"/>
        </w:trPr>
        <w:tc>
          <w:tcPr>
            <w:tcW w:w="841" w:type="pct"/>
            <w:gridSpan w:val="2"/>
          </w:tcPr>
          <w:p w14:paraId="2E183AC8" w14:textId="2B22B176" w:rsidR="0032350A" w:rsidRDefault="0032350A" w:rsidP="0032350A">
            <w:pPr>
              <w:pStyle w:val="ad"/>
              <w:jc w:val="left"/>
            </w:pPr>
            <w:r w:rsidRPr="001040B5">
              <w:t>РК_ИК_0462</w:t>
            </w:r>
          </w:p>
        </w:tc>
        <w:tc>
          <w:tcPr>
            <w:tcW w:w="234" w:type="pct"/>
            <w:gridSpan w:val="2"/>
          </w:tcPr>
          <w:p w14:paraId="7293CD6A" w14:textId="77777777" w:rsidR="0032350A" w:rsidRPr="000D6EC0" w:rsidRDefault="0032350A" w:rsidP="0032350A">
            <w:pPr>
              <w:pStyle w:val="ad"/>
              <w:jc w:val="left"/>
              <w:rPr>
                <w:highlight w:val="yellow"/>
              </w:rPr>
            </w:pPr>
          </w:p>
        </w:tc>
        <w:tc>
          <w:tcPr>
            <w:tcW w:w="1056" w:type="pct"/>
            <w:gridSpan w:val="2"/>
          </w:tcPr>
          <w:p w14:paraId="2B3C55A4" w14:textId="3C07410C" w:rsidR="0032350A" w:rsidRDefault="0032350A" w:rsidP="0032350A">
            <w:pPr>
              <w:pStyle w:val="ad"/>
              <w:jc w:val="left"/>
            </w:pPr>
            <w:r>
              <w:t>Поле</w:t>
            </w:r>
            <w:r w:rsidRPr="00480854">
              <w:t xml:space="preserve"> «Реестровый номер процедуры доп.соглашения» (</w:t>
            </w:r>
            <w:r w:rsidRPr="00480854">
              <w:rPr>
                <w:lang w:val="en-US"/>
              </w:rPr>
              <w:t>modification</w:t>
            </w:r>
            <w:r w:rsidRPr="00480854">
              <w:t>/</w:t>
            </w:r>
            <w:r w:rsidRPr="00480854">
              <w:rPr>
                <w:lang w:val="en-US"/>
              </w:rPr>
              <w:t>contractChange</w:t>
            </w:r>
            <w:r w:rsidRPr="00480854">
              <w:t>/</w:t>
            </w:r>
            <w:r w:rsidRPr="00480854">
              <w:rPr>
                <w:lang w:val="en-US"/>
              </w:rPr>
              <w:t>numberAdd</w:t>
            </w:r>
            <w:r w:rsidRPr="00480854">
              <w:t>)</w:t>
            </w:r>
          </w:p>
        </w:tc>
        <w:tc>
          <w:tcPr>
            <w:tcW w:w="1474" w:type="pct"/>
            <w:gridSpan w:val="3"/>
          </w:tcPr>
          <w:p w14:paraId="44AE516A" w14:textId="440D1F8A" w:rsidR="0032350A" w:rsidRDefault="0032350A" w:rsidP="0032350A">
            <w:pPr>
              <w:pStyle w:val="ad"/>
              <w:jc w:val="left"/>
            </w:pPr>
            <w:r w:rsidRPr="001040B5">
              <w:t>Если есть связанный проект ДС в РК, то при приеме контролируется, что «Реестровый номер процедуры доп.соглашения» (numberAdd) совпадает с «Реестровый номер доп.соглашения» в проекте ДС</w:t>
            </w:r>
          </w:p>
        </w:tc>
        <w:tc>
          <w:tcPr>
            <w:tcW w:w="1395" w:type="pct"/>
            <w:gridSpan w:val="3"/>
          </w:tcPr>
          <w:p w14:paraId="6E762B5E" w14:textId="37ECE19B" w:rsidR="0032350A" w:rsidRPr="001040B5" w:rsidRDefault="0032350A" w:rsidP="0032350A">
            <w:pPr>
              <w:pStyle w:val="ad"/>
              <w:jc w:val="left"/>
            </w:pPr>
            <w:r>
              <w:t xml:space="preserve">Реестровый номер доп.соглашения </w:t>
            </w:r>
            <w:r w:rsidRPr="001040B5">
              <w:t xml:space="preserve">&lt; Реестровый номер процедуры доп.соглашения &gt; </w:t>
            </w:r>
            <w:r>
              <w:t>не совпадает с реестровым номером связанного проекта доп.соглашения в РК</w:t>
            </w:r>
          </w:p>
        </w:tc>
      </w:tr>
      <w:tr w:rsidR="0032350A" w:rsidRPr="000E4FE8" w14:paraId="04577A27" w14:textId="77777777" w:rsidTr="00AA184A">
        <w:trPr>
          <w:trHeight w:val="348"/>
        </w:trPr>
        <w:tc>
          <w:tcPr>
            <w:tcW w:w="841" w:type="pct"/>
            <w:gridSpan w:val="2"/>
          </w:tcPr>
          <w:p w14:paraId="2DD4D3B5" w14:textId="43D6C9AE" w:rsidR="0032350A" w:rsidRDefault="0032350A" w:rsidP="0032350A">
            <w:pPr>
              <w:pStyle w:val="ad"/>
              <w:jc w:val="left"/>
            </w:pPr>
            <w:r w:rsidRPr="001040B5">
              <w:t>РК_ИК_046</w:t>
            </w:r>
            <w:r>
              <w:t>3</w:t>
            </w:r>
          </w:p>
        </w:tc>
        <w:tc>
          <w:tcPr>
            <w:tcW w:w="234" w:type="pct"/>
            <w:gridSpan w:val="2"/>
          </w:tcPr>
          <w:p w14:paraId="58CA944E" w14:textId="77777777" w:rsidR="0032350A" w:rsidRPr="000D6EC0" w:rsidRDefault="0032350A" w:rsidP="0032350A">
            <w:pPr>
              <w:pStyle w:val="ad"/>
              <w:jc w:val="left"/>
              <w:rPr>
                <w:highlight w:val="yellow"/>
              </w:rPr>
            </w:pPr>
          </w:p>
        </w:tc>
        <w:tc>
          <w:tcPr>
            <w:tcW w:w="1056" w:type="pct"/>
            <w:gridSpan w:val="2"/>
          </w:tcPr>
          <w:p w14:paraId="6EA84E19" w14:textId="498A76AC" w:rsidR="0032350A" w:rsidRDefault="0032350A" w:rsidP="0032350A">
            <w:pPr>
              <w:pStyle w:val="ad"/>
              <w:jc w:val="left"/>
            </w:pPr>
            <w:r>
              <w:t>Поле</w:t>
            </w:r>
            <w:r w:rsidRPr="00480854">
              <w:t xml:space="preserve"> «Реестровый номер процедуры доп.соглашения» (</w:t>
            </w:r>
            <w:r w:rsidRPr="00480854">
              <w:rPr>
                <w:lang w:val="en-US"/>
              </w:rPr>
              <w:t>modification</w:t>
            </w:r>
            <w:r w:rsidRPr="00480854">
              <w:t>/</w:t>
            </w:r>
            <w:r w:rsidRPr="00480854">
              <w:rPr>
                <w:lang w:val="en-US"/>
              </w:rPr>
              <w:t>contractChange</w:t>
            </w:r>
            <w:r w:rsidRPr="00480854">
              <w:t>/</w:t>
            </w:r>
            <w:r w:rsidRPr="00480854">
              <w:rPr>
                <w:lang w:val="en-US"/>
              </w:rPr>
              <w:t>numberAdd</w:t>
            </w:r>
            <w:r w:rsidRPr="00480854">
              <w:t>)</w:t>
            </w:r>
          </w:p>
        </w:tc>
        <w:tc>
          <w:tcPr>
            <w:tcW w:w="1474" w:type="pct"/>
            <w:gridSpan w:val="3"/>
          </w:tcPr>
          <w:p w14:paraId="49C90626" w14:textId="72F2D6B5" w:rsidR="0032350A" w:rsidRDefault="0032350A" w:rsidP="0032350A">
            <w:pPr>
              <w:pStyle w:val="ad"/>
              <w:jc w:val="left"/>
            </w:pPr>
            <w:r>
              <w:t>Если связанного проекта ДС в РК нет, то при приеме контролируется, что в ПЗК есть подписанное ДС с указанным значением «</w:t>
            </w:r>
            <w:r w:rsidRPr="00265EBE">
              <w:t>Реестровый номер процедуры доп.соглашения</w:t>
            </w:r>
            <w:r>
              <w:t>»(</w:t>
            </w:r>
            <w:r w:rsidRPr="00265EBE">
              <w:rPr>
                <w:lang w:val="en-US"/>
              </w:rPr>
              <w:t>numberAdd</w:t>
            </w:r>
            <w:r>
              <w:t>)</w:t>
            </w:r>
          </w:p>
        </w:tc>
        <w:tc>
          <w:tcPr>
            <w:tcW w:w="1395" w:type="pct"/>
            <w:gridSpan w:val="3"/>
          </w:tcPr>
          <w:p w14:paraId="3FFDBD64" w14:textId="45BFD077" w:rsidR="0032350A" w:rsidRDefault="0032350A" w:rsidP="0032350A">
            <w:pPr>
              <w:pStyle w:val="ad"/>
              <w:jc w:val="left"/>
            </w:pPr>
            <w:r>
              <w:t xml:space="preserve">Доп.соглашение с реесровым номером </w:t>
            </w:r>
            <w:r w:rsidRPr="001040B5">
              <w:t>доп.</w:t>
            </w:r>
            <w:r>
              <w:t xml:space="preserve">соглашения </w:t>
            </w:r>
            <w:r w:rsidRPr="001040B5">
              <w:t>&lt; Реестровый номер процедуры доп.соглашения &gt;</w:t>
            </w:r>
            <w:r>
              <w:t xml:space="preserve"> не найдено в ПЗК</w:t>
            </w:r>
          </w:p>
        </w:tc>
      </w:tr>
      <w:tr w:rsidR="0032350A" w:rsidRPr="000E4FE8" w14:paraId="042905AF" w14:textId="77777777" w:rsidTr="00AA184A">
        <w:trPr>
          <w:trHeight w:val="348"/>
        </w:trPr>
        <w:tc>
          <w:tcPr>
            <w:tcW w:w="841" w:type="pct"/>
            <w:gridSpan w:val="2"/>
          </w:tcPr>
          <w:p w14:paraId="17B3A29E" w14:textId="6B42A86B" w:rsidR="0032350A" w:rsidRDefault="0032350A" w:rsidP="0032350A">
            <w:pPr>
              <w:pStyle w:val="ad"/>
              <w:jc w:val="left"/>
            </w:pPr>
            <w:r w:rsidRPr="001040B5">
              <w:t>РК_ИК_046</w:t>
            </w:r>
            <w:r>
              <w:t>4</w:t>
            </w:r>
          </w:p>
        </w:tc>
        <w:tc>
          <w:tcPr>
            <w:tcW w:w="234" w:type="pct"/>
            <w:gridSpan w:val="2"/>
          </w:tcPr>
          <w:p w14:paraId="61723B19" w14:textId="77777777" w:rsidR="0032350A" w:rsidRPr="000D6EC0" w:rsidRDefault="0032350A" w:rsidP="0032350A">
            <w:pPr>
              <w:pStyle w:val="ad"/>
              <w:jc w:val="left"/>
              <w:rPr>
                <w:highlight w:val="yellow"/>
              </w:rPr>
            </w:pPr>
          </w:p>
        </w:tc>
        <w:tc>
          <w:tcPr>
            <w:tcW w:w="1056" w:type="pct"/>
            <w:gridSpan w:val="2"/>
          </w:tcPr>
          <w:p w14:paraId="765214A8" w14:textId="7C06B556" w:rsidR="0032350A" w:rsidRDefault="0032350A" w:rsidP="0032350A">
            <w:pPr>
              <w:pStyle w:val="ad"/>
              <w:jc w:val="left"/>
            </w:pPr>
            <w:r>
              <w:t>Поле</w:t>
            </w:r>
            <w:r w:rsidRPr="00480854">
              <w:t xml:space="preserve"> «Реестровый номер процедуры доп.соглашения» (</w:t>
            </w:r>
            <w:r w:rsidRPr="00480854">
              <w:rPr>
                <w:lang w:val="en-US"/>
              </w:rPr>
              <w:t>modification</w:t>
            </w:r>
            <w:r w:rsidRPr="00480854">
              <w:t>/</w:t>
            </w:r>
            <w:r w:rsidRPr="00480854">
              <w:rPr>
                <w:lang w:val="en-US"/>
              </w:rPr>
              <w:t>contractChange</w:t>
            </w:r>
            <w:r w:rsidRPr="00480854">
              <w:t>/</w:t>
            </w:r>
            <w:r w:rsidRPr="00480854">
              <w:rPr>
                <w:lang w:val="en-US"/>
              </w:rPr>
              <w:t>numberAdd</w:t>
            </w:r>
            <w:r w:rsidRPr="00480854">
              <w:t>)</w:t>
            </w:r>
          </w:p>
        </w:tc>
        <w:tc>
          <w:tcPr>
            <w:tcW w:w="1474" w:type="pct"/>
            <w:gridSpan w:val="3"/>
          </w:tcPr>
          <w:p w14:paraId="45EF646C" w14:textId="1E789F28" w:rsidR="0032350A" w:rsidRDefault="0032350A" w:rsidP="0032350A">
            <w:pPr>
              <w:pStyle w:val="ad"/>
              <w:jc w:val="left"/>
            </w:pPr>
            <w:r>
              <w:t xml:space="preserve">Если проверяемое поле заполнено, то </w:t>
            </w:r>
            <w:r w:rsidRPr="00480854">
              <w:t>Реестровый номер процедуры доп.соглашения</w:t>
            </w:r>
            <w:r>
              <w:t xml:space="preserve"> должен иметь связь с «</w:t>
            </w:r>
            <w:r w:rsidRPr="001040B5">
              <w:t>Реестровый номер проекта контракта, заключенного в электронной форме.</w:t>
            </w:r>
            <w:r>
              <w:t>» (</w:t>
            </w:r>
            <w:r w:rsidRPr="001040B5">
              <w:t>contractProjectNumber</w:t>
            </w:r>
            <w:r>
              <w:t xml:space="preserve">), </w:t>
            </w:r>
            <w:r>
              <w:lastRenderedPageBreak/>
              <w:t>указанного в блоке «</w:t>
            </w:r>
            <w:r w:rsidRPr="001040B5">
              <w:t>Основание заключения контракта</w:t>
            </w:r>
            <w:r>
              <w:t>» (</w:t>
            </w:r>
            <w:r w:rsidRPr="001040B5">
              <w:t>foundation</w:t>
            </w:r>
            <w:r>
              <w:t xml:space="preserve">) </w:t>
            </w:r>
          </w:p>
        </w:tc>
        <w:tc>
          <w:tcPr>
            <w:tcW w:w="1395" w:type="pct"/>
            <w:gridSpan w:val="3"/>
          </w:tcPr>
          <w:p w14:paraId="0BEC5296" w14:textId="384583C7" w:rsidR="0032350A" w:rsidRPr="00EB1E66" w:rsidRDefault="0032350A" w:rsidP="0032350A">
            <w:pPr>
              <w:pStyle w:val="ad"/>
              <w:jc w:val="left"/>
            </w:pPr>
            <w:r>
              <w:lastRenderedPageBreak/>
              <w:t xml:space="preserve">Реестровый номер доп.соглашения </w:t>
            </w:r>
            <w:r w:rsidRPr="001040B5">
              <w:t>&lt; Реестровый номер процедуры доп.соглашения &gt;</w:t>
            </w:r>
            <w:r>
              <w:t xml:space="preserve"> не связан с проектом контракта в ПЗК с реестровым номером </w:t>
            </w:r>
            <w:r w:rsidRPr="00EB1E66">
              <w:t>&lt;</w:t>
            </w:r>
            <w:r w:rsidRPr="001040B5">
              <w:t xml:space="preserve"> Реестро</w:t>
            </w:r>
            <w:r w:rsidRPr="001040B5">
              <w:lastRenderedPageBreak/>
              <w:t>вый номер проекта контракта, заключенного в электронной форме</w:t>
            </w:r>
            <w:r w:rsidRPr="00EB1E66">
              <w:t xml:space="preserve"> &gt;</w:t>
            </w:r>
          </w:p>
        </w:tc>
      </w:tr>
      <w:tr w:rsidR="0032350A" w:rsidRPr="000E4FE8" w14:paraId="21D1C8A5" w14:textId="77777777" w:rsidTr="00AA184A">
        <w:trPr>
          <w:trHeight w:val="348"/>
        </w:trPr>
        <w:tc>
          <w:tcPr>
            <w:tcW w:w="841" w:type="pct"/>
            <w:gridSpan w:val="2"/>
          </w:tcPr>
          <w:p w14:paraId="216A42A3" w14:textId="651D830D" w:rsidR="0032350A" w:rsidRPr="001040B5" w:rsidRDefault="0032350A" w:rsidP="0032350A">
            <w:pPr>
              <w:pStyle w:val="ad"/>
              <w:jc w:val="left"/>
            </w:pPr>
            <w:r>
              <w:lastRenderedPageBreak/>
              <w:t>РК_ИК_0508</w:t>
            </w:r>
          </w:p>
        </w:tc>
        <w:tc>
          <w:tcPr>
            <w:tcW w:w="234" w:type="pct"/>
            <w:gridSpan w:val="2"/>
          </w:tcPr>
          <w:p w14:paraId="048B1F44" w14:textId="77777777" w:rsidR="0032350A" w:rsidRPr="000D6EC0" w:rsidRDefault="0032350A" w:rsidP="0032350A">
            <w:pPr>
              <w:pStyle w:val="ad"/>
              <w:jc w:val="left"/>
              <w:rPr>
                <w:highlight w:val="yellow"/>
              </w:rPr>
            </w:pPr>
          </w:p>
        </w:tc>
        <w:tc>
          <w:tcPr>
            <w:tcW w:w="1056" w:type="pct"/>
            <w:gridSpan w:val="2"/>
          </w:tcPr>
          <w:p w14:paraId="683B3078" w14:textId="7E2E8AD8" w:rsidR="0032350A" w:rsidRDefault="0032350A" w:rsidP="0032350A">
            <w:pPr>
              <w:pStyle w:val="ad"/>
              <w:jc w:val="left"/>
            </w:pPr>
            <w:r>
              <w:t>Поле</w:t>
            </w:r>
            <w:r w:rsidRPr="00480854">
              <w:t xml:space="preserve"> «Реестровый номер процедуры доп.соглашения» (</w:t>
            </w:r>
            <w:r w:rsidRPr="00480854">
              <w:rPr>
                <w:lang w:val="en-US"/>
              </w:rPr>
              <w:t>modification</w:t>
            </w:r>
            <w:r w:rsidRPr="00480854">
              <w:t>/</w:t>
            </w:r>
            <w:r w:rsidRPr="00480854">
              <w:rPr>
                <w:lang w:val="en-US"/>
              </w:rPr>
              <w:t>contractChange</w:t>
            </w:r>
            <w:r w:rsidRPr="00480854">
              <w:t>/</w:t>
            </w:r>
            <w:r w:rsidRPr="00480854">
              <w:rPr>
                <w:lang w:val="en-US"/>
              </w:rPr>
              <w:t>numberAdd</w:t>
            </w:r>
            <w:r w:rsidRPr="00480854">
              <w:t>)</w:t>
            </w:r>
          </w:p>
        </w:tc>
        <w:tc>
          <w:tcPr>
            <w:tcW w:w="1474" w:type="pct"/>
            <w:gridSpan w:val="3"/>
          </w:tcPr>
          <w:p w14:paraId="0B3EE24A" w14:textId="6017861A" w:rsidR="0032350A" w:rsidRDefault="0032350A" w:rsidP="0032350A">
            <w:pPr>
              <w:pStyle w:val="ad"/>
              <w:jc w:val="left"/>
            </w:pPr>
            <w:r>
              <w:t>Если заполнен блок «Изменение контракта» (</w:t>
            </w:r>
            <w:r w:rsidRPr="00480854">
              <w:rPr>
                <w:lang w:val="en-US"/>
              </w:rPr>
              <w:t>modification</w:t>
            </w:r>
            <w:r w:rsidRPr="00480854">
              <w:t>/</w:t>
            </w:r>
            <w:r w:rsidRPr="00480854">
              <w:rPr>
                <w:lang w:val="en-US"/>
              </w:rPr>
              <w:t>contractChange</w:t>
            </w:r>
            <w:r>
              <w:t xml:space="preserve">), то контролируется обязательность заполнения проверяемого поля, если для текущего контракта в связанном ПЗК установлен признак «Признак обязанности формирования электронных доп. соглашений» </w:t>
            </w:r>
          </w:p>
          <w:p w14:paraId="775C2D9D" w14:textId="77777777" w:rsidR="0032350A" w:rsidRDefault="0032350A" w:rsidP="0032350A">
            <w:pPr>
              <w:pStyle w:val="ad"/>
              <w:jc w:val="left"/>
            </w:pPr>
          </w:p>
          <w:p w14:paraId="41BF5159" w14:textId="42AF8EC7" w:rsidR="0032350A" w:rsidRPr="002C077C" w:rsidRDefault="0032350A" w:rsidP="0032350A">
            <w:pPr>
              <w:pStyle w:val="ad"/>
              <w:jc w:val="left"/>
            </w:pPr>
            <w:r>
              <w:t>Контроль не вызывается, если информация о заказчике изменена относительно предыдущей версии СГК</w:t>
            </w:r>
          </w:p>
        </w:tc>
        <w:tc>
          <w:tcPr>
            <w:tcW w:w="1395" w:type="pct"/>
            <w:gridSpan w:val="3"/>
          </w:tcPr>
          <w:p w14:paraId="63A0906E" w14:textId="02FD0D51" w:rsidR="0032350A" w:rsidRDefault="0032350A" w:rsidP="0032350A">
            <w:pPr>
              <w:pStyle w:val="ad"/>
              <w:jc w:val="left"/>
            </w:pPr>
            <w:r>
              <w:t>Поле</w:t>
            </w:r>
            <w:r w:rsidRPr="00480854">
              <w:t xml:space="preserve"> «Реестровый номер процедуры доп.соглашения» (</w:t>
            </w:r>
            <w:r w:rsidRPr="00480854">
              <w:rPr>
                <w:lang w:val="en-US"/>
              </w:rPr>
              <w:t>modification</w:t>
            </w:r>
            <w:r w:rsidRPr="00480854">
              <w:t>/</w:t>
            </w:r>
            <w:r w:rsidRPr="00480854">
              <w:rPr>
                <w:lang w:val="en-US"/>
              </w:rPr>
              <w:t>contractChange</w:t>
            </w:r>
            <w:r w:rsidRPr="00480854">
              <w:t>/</w:t>
            </w:r>
            <w:r w:rsidRPr="00480854">
              <w:rPr>
                <w:lang w:val="en-US"/>
              </w:rPr>
              <w:t>numberAdd</w:t>
            </w:r>
            <w:r w:rsidRPr="00480854">
              <w:t>)</w:t>
            </w:r>
            <w:r>
              <w:t xml:space="preserve"> обязательно для заполнения, так как по данному контракту является обязательным формирования дополнительного соглашения об изменении контракта в электронной форме</w:t>
            </w:r>
          </w:p>
        </w:tc>
      </w:tr>
      <w:tr w:rsidR="0032350A" w:rsidRPr="000E4FE8" w14:paraId="6CCAB862" w14:textId="77777777" w:rsidTr="00AA184A">
        <w:trPr>
          <w:trHeight w:val="348"/>
        </w:trPr>
        <w:tc>
          <w:tcPr>
            <w:tcW w:w="841" w:type="pct"/>
            <w:gridSpan w:val="2"/>
          </w:tcPr>
          <w:p w14:paraId="4A1678A2" w14:textId="0AF385B2" w:rsidR="0032350A" w:rsidRPr="001040B5" w:rsidRDefault="0032350A" w:rsidP="0032350A">
            <w:pPr>
              <w:pStyle w:val="ad"/>
              <w:jc w:val="left"/>
            </w:pPr>
            <w:r w:rsidRPr="001040B5">
              <w:t>РК_ИК_046</w:t>
            </w:r>
            <w:r>
              <w:t>8</w:t>
            </w:r>
          </w:p>
        </w:tc>
        <w:tc>
          <w:tcPr>
            <w:tcW w:w="234" w:type="pct"/>
            <w:gridSpan w:val="2"/>
          </w:tcPr>
          <w:p w14:paraId="5B1EC2E1" w14:textId="77777777" w:rsidR="0032350A" w:rsidRPr="000D6EC0" w:rsidRDefault="0032350A" w:rsidP="0032350A">
            <w:pPr>
              <w:pStyle w:val="ad"/>
              <w:jc w:val="left"/>
              <w:rPr>
                <w:highlight w:val="yellow"/>
              </w:rPr>
            </w:pPr>
          </w:p>
        </w:tc>
        <w:tc>
          <w:tcPr>
            <w:tcW w:w="1056" w:type="pct"/>
            <w:gridSpan w:val="2"/>
          </w:tcPr>
          <w:p w14:paraId="46271E62" w14:textId="3B5CA740" w:rsidR="0032350A" w:rsidRDefault="0032350A" w:rsidP="0032350A">
            <w:pPr>
              <w:pStyle w:val="ad"/>
              <w:jc w:val="left"/>
            </w:pPr>
            <w:r w:rsidRPr="00320FAB">
              <w:t>«Причина изменений условий контракта из справочника "Справочник: Причины изме-нения условий контракта" (nsiContractModificationReason)» (modification/contractChange/reason)</w:t>
            </w:r>
          </w:p>
        </w:tc>
        <w:tc>
          <w:tcPr>
            <w:tcW w:w="1474" w:type="pct"/>
            <w:gridSpan w:val="3"/>
          </w:tcPr>
          <w:p w14:paraId="65C57DFA" w14:textId="4A92DB1D" w:rsidR="0032350A" w:rsidRDefault="0032350A" w:rsidP="0032350A">
            <w:pPr>
              <w:pStyle w:val="ad"/>
              <w:jc w:val="left"/>
            </w:pPr>
            <w:r>
              <w:t xml:space="preserve">Если поле </w:t>
            </w:r>
            <w:r w:rsidRPr="00480854">
              <w:t>«Реестровый номер процедуры доп.соглашения» (</w:t>
            </w:r>
            <w:r w:rsidRPr="00480854">
              <w:rPr>
                <w:lang w:val="en-US"/>
              </w:rPr>
              <w:t>modification</w:t>
            </w:r>
            <w:r w:rsidRPr="00480854">
              <w:t>/</w:t>
            </w:r>
            <w:r w:rsidRPr="00480854">
              <w:rPr>
                <w:lang w:val="en-US"/>
              </w:rPr>
              <w:t>contractChange</w:t>
            </w:r>
            <w:r w:rsidRPr="00480854">
              <w:t>/</w:t>
            </w:r>
            <w:r w:rsidRPr="00480854">
              <w:rPr>
                <w:lang w:val="en-US"/>
              </w:rPr>
              <w:t>numberAdd</w:t>
            </w:r>
            <w:r w:rsidRPr="00480854">
              <w:t>)</w:t>
            </w:r>
            <w:r>
              <w:t xml:space="preserve"> НЕ заполнено, то контролируется обязательность заполнения </w:t>
            </w:r>
          </w:p>
        </w:tc>
        <w:tc>
          <w:tcPr>
            <w:tcW w:w="1395" w:type="pct"/>
            <w:gridSpan w:val="3"/>
          </w:tcPr>
          <w:p w14:paraId="647EBAA2" w14:textId="61F09C92" w:rsidR="0032350A" w:rsidRDefault="0032350A" w:rsidP="0032350A">
            <w:pPr>
              <w:pStyle w:val="ad"/>
              <w:jc w:val="left"/>
            </w:pPr>
            <w:r>
              <w:t xml:space="preserve">Блок </w:t>
            </w:r>
            <w:r w:rsidRPr="00320FAB">
              <w:t>«Причина изменений условий контракта из справочника "Справочник: Причины изме-нения условий контракта" (nsiContractModificationReason)» (modification/contractChange/reason)</w:t>
            </w:r>
            <w:r>
              <w:t xml:space="preserve"> обязателен для заполнения</w:t>
            </w:r>
          </w:p>
        </w:tc>
      </w:tr>
      <w:tr w:rsidR="0032350A" w:rsidRPr="000E4FE8" w14:paraId="57185B63" w14:textId="77777777" w:rsidTr="00AA184A">
        <w:trPr>
          <w:trHeight w:val="348"/>
        </w:trPr>
        <w:tc>
          <w:tcPr>
            <w:tcW w:w="841" w:type="pct"/>
            <w:gridSpan w:val="2"/>
          </w:tcPr>
          <w:p w14:paraId="36A18EA2" w14:textId="66B3769C" w:rsidR="0032350A" w:rsidRPr="001040B5" w:rsidRDefault="0032350A" w:rsidP="0032350A">
            <w:pPr>
              <w:pStyle w:val="ad"/>
              <w:jc w:val="left"/>
            </w:pPr>
            <w:r w:rsidRPr="001040B5">
              <w:t>РК_ИК_046</w:t>
            </w:r>
            <w:r>
              <w:t>9</w:t>
            </w:r>
          </w:p>
        </w:tc>
        <w:tc>
          <w:tcPr>
            <w:tcW w:w="234" w:type="pct"/>
            <w:gridSpan w:val="2"/>
          </w:tcPr>
          <w:p w14:paraId="6EE9BACF" w14:textId="77777777" w:rsidR="0032350A" w:rsidRPr="000D6EC0" w:rsidRDefault="0032350A" w:rsidP="0032350A">
            <w:pPr>
              <w:pStyle w:val="ad"/>
              <w:jc w:val="left"/>
              <w:rPr>
                <w:highlight w:val="yellow"/>
              </w:rPr>
            </w:pPr>
          </w:p>
        </w:tc>
        <w:tc>
          <w:tcPr>
            <w:tcW w:w="1056" w:type="pct"/>
            <w:gridSpan w:val="2"/>
          </w:tcPr>
          <w:p w14:paraId="17B08EDD" w14:textId="0DDA3C41" w:rsidR="0032350A" w:rsidRDefault="0032350A" w:rsidP="0032350A">
            <w:pPr>
              <w:pStyle w:val="ad"/>
              <w:jc w:val="left"/>
            </w:pPr>
            <w:r w:rsidRPr="00320FAB">
              <w:t>«Документ, являющийся основанием изменений контракта из блока "Документы, яв-ляющиеся основанием изменения условий контракта" (documents) справочника "Спра-вочник: Причины изменения условий контракта" (nsiContractModificationReason)» (modification/contractChange/document)</w:t>
            </w:r>
          </w:p>
        </w:tc>
        <w:tc>
          <w:tcPr>
            <w:tcW w:w="1474" w:type="pct"/>
            <w:gridSpan w:val="3"/>
          </w:tcPr>
          <w:p w14:paraId="6B656AE8" w14:textId="3846D525" w:rsidR="001F2527" w:rsidRDefault="0032350A" w:rsidP="0032350A">
            <w:pPr>
              <w:pStyle w:val="ad"/>
              <w:jc w:val="left"/>
            </w:pPr>
            <w:r>
              <w:t xml:space="preserve">Если поле </w:t>
            </w:r>
            <w:r w:rsidRPr="00480854">
              <w:t>«Реестровый номер процедуры доп.соглашения» (</w:t>
            </w:r>
            <w:r w:rsidRPr="00480854">
              <w:rPr>
                <w:lang w:val="en-US"/>
              </w:rPr>
              <w:t>modification</w:t>
            </w:r>
            <w:r w:rsidRPr="00480854">
              <w:t>/</w:t>
            </w:r>
            <w:r w:rsidRPr="00480854">
              <w:rPr>
                <w:lang w:val="en-US"/>
              </w:rPr>
              <w:t>contractChange</w:t>
            </w:r>
            <w:r w:rsidRPr="00480854">
              <w:t>/</w:t>
            </w:r>
            <w:r w:rsidRPr="00480854">
              <w:rPr>
                <w:lang w:val="en-US"/>
              </w:rPr>
              <w:t>numberAdd</w:t>
            </w:r>
            <w:r w:rsidRPr="00480854">
              <w:t>)</w:t>
            </w:r>
            <w:r>
              <w:t xml:space="preserve"> НЕ заполнено, то контролируется обязательность заполнения</w:t>
            </w:r>
          </w:p>
        </w:tc>
        <w:tc>
          <w:tcPr>
            <w:tcW w:w="1395" w:type="pct"/>
            <w:gridSpan w:val="3"/>
          </w:tcPr>
          <w:p w14:paraId="2CC33015" w14:textId="0C1AD094" w:rsidR="0032350A" w:rsidRDefault="0032350A" w:rsidP="0032350A">
            <w:pPr>
              <w:pStyle w:val="ad"/>
              <w:jc w:val="left"/>
            </w:pPr>
            <w:r>
              <w:t xml:space="preserve">Блок </w:t>
            </w:r>
            <w:r w:rsidRPr="00320FAB">
              <w:t>«Документ, являющийся основанием изменений контракта из блока "Документы, яв-ляющиеся основанием изменения условий контракта" (documents) справочника "Спра-вочник: Причины изменения условий контракта" (nsiContractModificationReason)» (modification/contractChange/document)</w:t>
            </w:r>
            <w:r>
              <w:t xml:space="preserve"> обязателен для заполнения</w:t>
            </w:r>
          </w:p>
        </w:tc>
      </w:tr>
      <w:tr w:rsidR="00003556" w:rsidRPr="000E4FE8" w14:paraId="619F560B" w14:textId="77777777" w:rsidTr="00AA184A">
        <w:trPr>
          <w:trHeight w:val="348"/>
          <w:ins w:id="98" w:author="Автор"/>
        </w:trPr>
        <w:tc>
          <w:tcPr>
            <w:tcW w:w="841" w:type="pct"/>
            <w:gridSpan w:val="2"/>
          </w:tcPr>
          <w:p w14:paraId="5C8FF282" w14:textId="5D1E440F" w:rsidR="00003556" w:rsidRPr="001040B5" w:rsidRDefault="00003556" w:rsidP="00003556">
            <w:pPr>
              <w:pStyle w:val="ad"/>
              <w:jc w:val="left"/>
              <w:rPr>
                <w:ins w:id="99" w:author="Автор"/>
              </w:rPr>
            </w:pPr>
            <w:bookmarkStart w:id="100" w:name="РК_ИК_0522"/>
            <w:ins w:id="101" w:author="Автор">
              <w:r>
                <w:lastRenderedPageBreak/>
                <w:t>РК_ИК_0</w:t>
              </w:r>
              <w:r>
                <w:rPr>
                  <w:lang w:val="en-US"/>
                </w:rPr>
                <w:t>522</w:t>
              </w:r>
              <w:bookmarkEnd w:id="100"/>
            </w:ins>
          </w:p>
        </w:tc>
        <w:tc>
          <w:tcPr>
            <w:tcW w:w="234" w:type="pct"/>
            <w:gridSpan w:val="2"/>
          </w:tcPr>
          <w:p w14:paraId="19574BF5" w14:textId="77777777" w:rsidR="00003556" w:rsidRPr="000D6EC0" w:rsidRDefault="00003556" w:rsidP="00003556">
            <w:pPr>
              <w:pStyle w:val="ad"/>
              <w:jc w:val="left"/>
              <w:rPr>
                <w:ins w:id="102" w:author="Автор"/>
                <w:highlight w:val="yellow"/>
              </w:rPr>
            </w:pPr>
          </w:p>
        </w:tc>
        <w:tc>
          <w:tcPr>
            <w:tcW w:w="1056" w:type="pct"/>
            <w:gridSpan w:val="2"/>
          </w:tcPr>
          <w:p w14:paraId="4509AA9B" w14:textId="6D25CCE9" w:rsidR="00003556" w:rsidRPr="00320FAB" w:rsidRDefault="00003556" w:rsidP="00003556">
            <w:pPr>
              <w:pStyle w:val="ad"/>
              <w:jc w:val="left"/>
              <w:rPr>
                <w:ins w:id="103" w:author="Автор"/>
              </w:rPr>
            </w:pPr>
            <w:ins w:id="104" w:author="Автор">
              <w:r>
                <w:t>Поле «Реестровый номер процедуры доп.соглашения» (</w:t>
              </w:r>
              <w:r>
                <w:rPr>
                  <w:lang w:val="en-US"/>
                </w:rPr>
                <w:t>modification</w:t>
              </w:r>
              <w:r>
                <w:t>/</w:t>
              </w:r>
              <w:r>
                <w:rPr>
                  <w:lang w:val="en-US"/>
                </w:rPr>
                <w:t>contractChange</w:t>
              </w:r>
              <w:r>
                <w:t>/</w:t>
              </w:r>
              <w:r>
                <w:rPr>
                  <w:lang w:val="en-US"/>
                </w:rPr>
                <w:t>numberAdd</w:t>
              </w:r>
              <w:r>
                <w:t>)</w:t>
              </w:r>
            </w:ins>
          </w:p>
        </w:tc>
        <w:tc>
          <w:tcPr>
            <w:tcW w:w="1474" w:type="pct"/>
            <w:gridSpan w:val="3"/>
          </w:tcPr>
          <w:p w14:paraId="5E330233" w14:textId="77777777" w:rsidR="00003556" w:rsidRDefault="00003556" w:rsidP="00003556">
            <w:pPr>
              <w:pStyle w:val="ad"/>
              <w:jc w:val="left"/>
              <w:rPr>
                <w:ins w:id="105" w:author="Автор"/>
              </w:rPr>
            </w:pPr>
            <w:ins w:id="106" w:author="Автор">
              <w:r>
                <w:t xml:space="preserve">Если проверяемое поле заполнено, то контролируется что в РК нет уже размещенных изменений СГК на основании доп.соглашения с указанным реестровым номером </w:t>
              </w:r>
              <w:r>
                <w:rPr>
                  <w:lang w:val="en-US"/>
                </w:rPr>
                <w:t>numberAdd</w:t>
              </w:r>
            </w:ins>
          </w:p>
          <w:p w14:paraId="65E84C98" w14:textId="77777777" w:rsidR="00003556" w:rsidRDefault="00003556" w:rsidP="00003556">
            <w:pPr>
              <w:pStyle w:val="ad"/>
              <w:jc w:val="left"/>
              <w:rPr>
                <w:ins w:id="107" w:author="Автор"/>
              </w:rPr>
            </w:pPr>
          </w:p>
          <w:p w14:paraId="1EE2C36B" w14:textId="77777777" w:rsidR="00003556" w:rsidRDefault="00003556" w:rsidP="00003556">
            <w:pPr>
              <w:pStyle w:val="ad"/>
              <w:jc w:val="left"/>
              <w:rPr>
                <w:ins w:id="108" w:author="Автор"/>
              </w:rPr>
            </w:pPr>
          </w:p>
        </w:tc>
        <w:tc>
          <w:tcPr>
            <w:tcW w:w="1395" w:type="pct"/>
            <w:gridSpan w:val="3"/>
          </w:tcPr>
          <w:p w14:paraId="7C6FA1CE" w14:textId="1BCF5CE8" w:rsidR="00003556" w:rsidRDefault="00003556" w:rsidP="00003556">
            <w:pPr>
              <w:pStyle w:val="ad"/>
              <w:jc w:val="left"/>
              <w:rPr>
                <w:ins w:id="109" w:author="Автор"/>
              </w:rPr>
            </w:pPr>
            <w:ins w:id="110" w:author="Автор">
              <w:r>
                <w:t>В РК уже существуют размещенные изменения сведений о контракте на основании доп.соглашения с реестровым номером &lt; Реестровый номер процедуры доп.соглашения &gt;</w:t>
              </w:r>
            </w:ins>
          </w:p>
        </w:tc>
      </w:tr>
      <w:tr w:rsidR="0032350A" w:rsidRPr="00B51EBF" w14:paraId="64AB0AFD" w14:textId="77777777" w:rsidTr="00F427CD">
        <w:trPr>
          <w:trHeight w:val="348"/>
        </w:trPr>
        <w:tc>
          <w:tcPr>
            <w:tcW w:w="5000" w:type="pct"/>
            <w:gridSpan w:val="12"/>
          </w:tcPr>
          <w:p w14:paraId="7CA34B4F" w14:textId="77777777" w:rsidR="0032350A" w:rsidRDefault="0032350A" w:rsidP="0032350A">
            <w:pPr>
              <w:pStyle w:val="ad"/>
              <w:jc w:val="center"/>
              <w:rPr>
                <w:b/>
              </w:rPr>
            </w:pPr>
            <w:r>
              <w:rPr>
                <w:b/>
              </w:rPr>
              <w:t>Блок «</w:t>
            </w:r>
            <w:r w:rsidRPr="00D77045">
              <w:rPr>
                <w:b/>
              </w:rPr>
              <w:t>Дополнительная информация из классификаторов</w:t>
            </w:r>
            <w:r>
              <w:rPr>
                <w:b/>
              </w:rPr>
              <w:t>» (</w:t>
            </w:r>
            <w:r w:rsidRPr="00D77045">
              <w:rPr>
                <w:b/>
              </w:rPr>
              <w:t>addInformationFromClassifiers</w:t>
            </w:r>
            <w:r>
              <w:rPr>
                <w:b/>
              </w:rPr>
              <w:t>)</w:t>
            </w:r>
          </w:p>
          <w:p w14:paraId="1F8D0BA3" w14:textId="77777777" w:rsidR="0032350A" w:rsidRDefault="0032350A" w:rsidP="0032350A">
            <w:pPr>
              <w:pStyle w:val="ad"/>
              <w:jc w:val="left"/>
              <w:rPr>
                <w:b/>
              </w:rPr>
            </w:pPr>
          </w:p>
          <w:p w14:paraId="01044276" w14:textId="77777777" w:rsidR="0032350A" w:rsidRDefault="0032350A" w:rsidP="0032350A">
            <w:pPr>
              <w:pStyle w:val="ad"/>
              <w:jc w:val="left"/>
            </w:pPr>
            <w:r w:rsidRPr="00D77045">
              <w:t>Блок «Дополнительная информация из классификаторов» (addInformationFromClassifiers)</w:t>
            </w:r>
            <w:r>
              <w:t xml:space="preserve"> игнорируется при приеме, заполняется при передаче:</w:t>
            </w:r>
          </w:p>
          <w:p w14:paraId="1B765EF8" w14:textId="77777777" w:rsidR="0032350A" w:rsidRDefault="0032350A" w:rsidP="0032350A">
            <w:pPr>
              <w:pStyle w:val="ad"/>
              <w:jc w:val="left"/>
            </w:pPr>
          </w:p>
          <w:p w14:paraId="2726091E" w14:textId="77777777" w:rsidR="0032350A" w:rsidRPr="002F56E5" w:rsidRDefault="0032350A" w:rsidP="0032350A">
            <w:pPr>
              <w:pStyle w:val="ad"/>
              <w:numPr>
                <w:ilvl w:val="0"/>
                <w:numId w:val="277"/>
              </w:numPr>
              <w:jc w:val="left"/>
            </w:pPr>
            <w:r>
              <w:t>Блок «</w:t>
            </w:r>
            <w:r w:rsidRPr="008B0AAB">
              <w:t>Общероссийский классификатор стран мира (ОКСМ) (nsiOKSM)</w:t>
            </w:r>
            <w:r>
              <w:t>» (</w:t>
            </w:r>
            <w:r w:rsidRPr="008B0AAB">
              <w:t>addInformationFromClassifiers/country</w:t>
            </w:r>
            <w:r>
              <w:t xml:space="preserve">) заполняется автоматически уникальными </w:t>
            </w:r>
            <w:r w:rsidRPr="002F56E5">
              <w:t>значениями цифровых кодов страны (поле «Цифровой код страны» (countryCode)), указанных в блоке "Объекты закупки" (products)или унаследованных из РЭК. Поле «Полное наименование страны» (countryFullName) заполняется значением из справочника Общероссийский классификатор стран мира (ОКСМ) (nsiOKSM) на основании соответствующего кода страны.</w:t>
            </w:r>
          </w:p>
          <w:p w14:paraId="79388BA4" w14:textId="77777777" w:rsidR="0032350A" w:rsidRPr="002F56E5" w:rsidRDefault="0032350A" w:rsidP="0032350A">
            <w:pPr>
              <w:pStyle w:val="ad"/>
              <w:numPr>
                <w:ilvl w:val="0"/>
                <w:numId w:val="277"/>
              </w:numPr>
              <w:jc w:val="left"/>
            </w:pPr>
            <w:r w:rsidRPr="002F56E5">
              <w:t>Блок «Общероссийский классификатор единиц измерения (ОКЕИ)(nsiOKEI)» (addInformationFromClassifiers/OKEI) заполняется автоматически уникальными значениями кодов ОКЕИ (поле «Код» (code)), указанных в блоке "Объекты закупки" (products) или унаследованных из РЭК. Поле "Национальное условное обозначение" (nationalCode), поле "Национальное кодовое обозначение единицы измерения" (trueNationalCode), поле "Полное наименование единицы измерения" (fullName) и поле "Национальное кодовое буквенное обозначение" (nationalName) заполняются значением из справочника «Общероссийский классификатор единиц измерения (ОКЕИ)(nsiOKEI)» (addInformationFromClassifiers/OKEI) на основании соответствующего кода ОКЕИ.</w:t>
            </w:r>
          </w:p>
          <w:p w14:paraId="0951FC91" w14:textId="77777777" w:rsidR="0032350A" w:rsidRPr="002F56E5" w:rsidRDefault="0032350A" w:rsidP="0032350A">
            <w:pPr>
              <w:pStyle w:val="ad"/>
              <w:numPr>
                <w:ilvl w:val="0"/>
                <w:numId w:val="277"/>
              </w:numPr>
              <w:jc w:val="left"/>
            </w:pPr>
            <w:r w:rsidRPr="002F56E5">
              <w:t>Блок «Причины неприменения ЕИ, указанной в КТРУ при описании объекта закупки в РК (nsiKTRUNotUsingReason)» (KTRUNotUsingReason) Заполняется автоматически уникальными значениями кодов причины (поле «Код» (code)), указанных в блоке "Объекты закупки" (products) или унаследованных из РЭК. Поле «Наименование» (</w:t>
            </w:r>
            <w:r w:rsidRPr="002F56E5">
              <w:rPr>
                <w:lang w:val="en-US"/>
              </w:rPr>
              <w:t>name</w:t>
            </w:r>
            <w:r w:rsidRPr="002F56E5">
              <w:t>)  заполняются значением из справочника «Причины неприменения ЕИ, указанной в КТРУ при описании объекта закупки в РК» (nsiKTRUNotUsingReason) на основании уникального кода причины.</w:t>
            </w:r>
          </w:p>
          <w:p w14:paraId="1C5FDA60" w14:textId="77777777" w:rsidR="0032350A" w:rsidRPr="00335235" w:rsidRDefault="0032350A" w:rsidP="0032350A">
            <w:pPr>
              <w:pStyle w:val="ad"/>
              <w:numPr>
                <w:ilvl w:val="0"/>
                <w:numId w:val="277"/>
              </w:numPr>
              <w:jc w:val="left"/>
            </w:pPr>
            <w:r w:rsidRPr="00335235">
              <w:t>Блок «Сведения об упаковке» (</w:t>
            </w:r>
            <w:r w:rsidRPr="00335235">
              <w:rPr>
                <w:lang w:val="en-US"/>
              </w:rPr>
              <w:t>addInformationFromClassifiers</w:t>
            </w:r>
            <w:r w:rsidRPr="00335235">
              <w:t>/</w:t>
            </w:r>
            <w:r w:rsidRPr="00335235">
              <w:rPr>
                <w:lang w:val="en-US"/>
              </w:rPr>
              <w:t>DrugDictionary</w:t>
            </w:r>
            <w:r w:rsidRPr="00335235">
              <w:t>/</w:t>
            </w:r>
            <w:r w:rsidRPr="00335235">
              <w:rPr>
                <w:lang w:val="en-US"/>
              </w:rPr>
              <w:t>packagingInfo</w:t>
            </w:r>
            <w:r w:rsidRPr="00335235">
              <w:t xml:space="preserve">) заполняется автоматически уникальными значениями «Уникальный внешний код лекарственного препарата по справочнику "Лекарственные препараты"\MNNExternalCode» (positionTradeNameExternalCode), указанных в блоке "Объекты закупки" (products) или унаследованных из РЭК. Поле «Наименование вида первичной упаковки по справочнику "Лекарственные препараты"» (primaryPackagingName)) заполняется значением, указанным в блоке "Объекты закупки" (products) на основании уникального внешнего кода лекарственного препарата (positionTradeNameExternalCode). Поле "Количество лекарственных форм в первичной упаковке" (packaging1Quantity), поле "Количество первичных упаковок во вторичной (потребительской) упаковке" (packaging2Quantity) и поле </w:t>
            </w:r>
            <w:r w:rsidRPr="00335235">
              <w:lastRenderedPageBreak/>
              <w:t>«Количество потребительских единиц в потребительской упаковке» (sumaryPackagingQuantity) заполняются значением из справочника «Справочник: "Лекарственные препараты" (nsiFarmDrugDictionary)» на основании на основании уникального внешнего кода лекарственного препарата (positionTradeNameExternalCode).</w:t>
            </w:r>
          </w:p>
          <w:p w14:paraId="7088E748" w14:textId="3DE3B2CC" w:rsidR="0032350A" w:rsidRPr="002F56E5" w:rsidRDefault="0032350A" w:rsidP="0032350A">
            <w:pPr>
              <w:pStyle w:val="ad"/>
              <w:rPr>
                <w:b/>
              </w:rPr>
            </w:pPr>
          </w:p>
          <w:p w14:paraId="634F1905" w14:textId="77777777" w:rsidR="0032350A" w:rsidRDefault="0032350A" w:rsidP="0032350A">
            <w:pPr>
              <w:pStyle w:val="ad"/>
            </w:pPr>
          </w:p>
          <w:p w14:paraId="5079C081" w14:textId="65650BF7" w:rsidR="0032350A" w:rsidRDefault="0032350A" w:rsidP="0032350A">
            <w:pPr>
              <w:pStyle w:val="ad"/>
            </w:pPr>
            <w:r>
              <w:t>Поле</w:t>
            </w:r>
            <w:r w:rsidRPr="00B51EBF">
              <w:t xml:space="preserve"> «</w:t>
            </w:r>
            <w:r w:rsidRPr="00C23CBA">
              <w:t>Текущее состояние контр</w:t>
            </w:r>
            <w:r>
              <w:t>акта</w:t>
            </w:r>
            <w:r w:rsidRPr="00B51EBF">
              <w:t>» (</w:t>
            </w:r>
            <w:r w:rsidRPr="00FB7E7A">
              <w:rPr>
                <w:lang w:val="en-US"/>
              </w:rPr>
              <w:t>currentContractStage</w:t>
            </w:r>
            <w:r w:rsidRPr="00B51EBF">
              <w:t>)</w:t>
            </w:r>
            <w:r w:rsidRPr="00FB7E7A">
              <w:t xml:space="preserve"> </w:t>
            </w:r>
            <w:r>
              <w:t>при приеме игнорируется, заполняется при передаче.</w:t>
            </w:r>
          </w:p>
          <w:p w14:paraId="5BC6F08D" w14:textId="7A074369" w:rsidR="0032350A" w:rsidRDefault="0032350A" w:rsidP="0032350A">
            <w:pPr>
              <w:pStyle w:val="ad"/>
            </w:pPr>
          </w:p>
          <w:p w14:paraId="7B671B2E" w14:textId="2258EE51" w:rsidR="0032350A" w:rsidRDefault="0032350A" w:rsidP="0032350A">
            <w:pPr>
              <w:pStyle w:val="afffb"/>
            </w:pPr>
            <w:bookmarkStart w:id="111" w:name="FCSNF_15063_1"/>
            <w:r>
              <w:t>Поле «</w:t>
            </w:r>
            <w:r w:rsidRPr="00224FA3">
              <w:t>Контрактом предусмотрена возможность одностороннего отказа от исполнения контракта в соответствии со ст. 95 Закона 44-ФЗ</w:t>
            </w:r>
            <w:r>
              <w:t>» (</w:t>
            </w:r>
            <w:r w:rsidRPr="005B6DB9">
              <w:t>isUnilateralRefusal</w:t>
            </w:r>
            <w:r>
              <w:t>). При приеме проекта первоначальной версии, сформированного на основании электронного контракта в структурированном виде</w:t>
            </w:r>
            <w:r w:rsidRPr="009C09F6">
              <w:t>, игнорируется при приеме, заполняется автоматически из электронного контракта в структурированном виде</w:t>
            </w:r>
            <w:r>
              <w:t xml:space="preserve"> (поле «</w:t>
            </w:r>
            <w:r w:rsidRPr="00700602">
              <w:t>Предусмотрена возможность одностороннего отказа от исполнения контракта в соответствии со ст. 95 Закона № 44-ФЗ</w:t>
            </w:r>
            <w:r>
              <w:t>» (</w:t>
            </w:r>
            <w:r w:rsidRPr="00700602">
              <w:t>contractConditionsInfo/otherConditionsInfo/oneSideRejection</w:t>
            </w:r>
            <w:r>
              <w:t>))</w:t>
            </w:r>
            <w:r w:rsidRPr="009C09F6">
              <w:t>.</w:t>
            </w:r>
            <w:r>
              <w:t xml:space="preserve"> </w:t>
            </w:r>
            <w:r w:rsidRPr="00A6707E">
              <w:t xml:space="preserve">При приеме изменений СГК, если признак "Документ на базе РЭК" установлен, то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СГК (в случае, если запол-нен блок «Корректировка ошибок» (modification/errorCorrection))  </w:t>
            </w:r>
          </w:p>
          <w:p w14:paraId="181C77B9" w14:textId="77777777" w:rsidR="0032350A" w:rsidRDefault="0032350A" w:rsidP="0032350A">
            <w:pPr>
              <w:pStyle w:val="afffb"/>
            </w:pPr>
            <w:r>
              <w:t>В другом случае</w:t>
            </w:r>
          </w:p>
          <w:p w14:paraId="5A5DC5F9" w14:textId="2BBC54EA" w:rsidR="0032350A" w:rsidRDefault="0032350A" w:rsidP="0032350A">
            <w:pPr>
              <w:pStyle w:val="afffb"/>
            </w:pPr>
            <w:r>
              <w:t>принимаем и сохраняем, если связь с извещением (приглашением) отсутствует</w:t>
            </w:r>
          </w:p>
          <w:p w14:paraId="5A80C76F" w14:textId="77777777" w:rsidR="0032350A" w:rsidRDefault="0032350A" w:rsidP="0032350A">
            <w:pPr>
              <w:pStyle w:val="afffb"/>
            </w:pPr>
            <w:r>
              <w:t>ИЛИ</w:t>
            </w:r>
          </w:p>
          <w:p w14:paraId="03B20C75" w14:textId="79C02924" w:rsidR="0032350A" w:rsidRDefault="0032350A" w:rsidP="0032350A">
            <w:pPr>
              <w:pStyle w:val="ad"/>
            </w:pPr>
            <w:r>
              <w:t xml:space="preserve">есть связь с извещением (приглашением) И дата размещения первичной  версии извещения (приглашения) меньше даты выхода доработки </w:t>
            </w:r>
            <w:r w:rsidRPr="00154A81">
              <w:t>FCSNF-14745</w:t>
            </w:r>
            <w:r>
              <w:t xml:space="preserve"> на ПАК (версия 12.1). Если есть связь с извещением (приглашением) и дата размещения первичной версии равна или больше даты выхода доработки </w:t>
            </w:r>
            <w:r w:rsidRPr="00154A81">
              <w:t>FCSNF-14745</w:t>
            </w:r>
            <w:r>
              <w:t xml:space="preserve"> на ПАК (версия 12.1), то заполняется автоматически значением соответствующего признака из извещения (приглашения)</w:t>
            </w:r>
            <w:bookmarkEnd w:id="111"/>
            <w:r>
              <w:t>.</w:t>
            </w:r>
          </w:p>
          <w:p w14:paraId="03BC9ED3" w14:textId="77777777" w:rsidR="0032350A" w:rsidRDefault="0032350A" w:rsidP="0032350A">
            <w:pPr>
              <w:pStyle w:val="ad"/>
            </w:pPr>
          </w:p>
          <w:p w14:paraId="5B30BF88" w14:textId="77777777" w:rsidR="0032350A" w:rsidRDefault="0032350A" w:rsidP="0032350A">
            <w:pPr>
              <w:pStyle w:val="ad"/>
            </w:pPr>
            <w:r>
              <w:t>Поле «</w:t>
            </w:r>
            <w:r w:rsidRPr="00E44EE2">
              <w:t>Контракт недействителен</w:t>
            </w:r>
            <w:r>
              <w:t>» (</w:t>
            </w:r>
            <w:r w:rsidRPr="00E44EE2">
              <w:t>isInvalid</w:t>
            </w:r>
            <w:r>
              <w:t>) при приеме игнорируется, заполняется при передаче.</w:t>
            </w:r>
          </w:p>
          <w:p w14:paraId="4441E3CB" w14:textId="77777777" w:rsidR="0032350A" w:rsidRDefault="0032350A" w:rsidP="0032350A">
            <w:pPr>
              <w:pStyle w:val="ad"/>
            </w:pPr>
          </w:p>
          <w:p w14:paraId="4A1B6287" w14:textId="23C5C04A" w:rsidR="0032350A" w:rsidRDefault="0032350A" w:rsidP="0032350A">
            <w:pPr>
              <w:pStyle w:val="ad"/>
            </w:pPr>
            <w:r>
              <w:t>Поле «Признак «</w:t>
            </w:r>
            <w:r w:rsidRPr="003F2835">
              <w:t>Указан код объекта капитального строи</w:t>
            </w:r>
            <w:r>
              <w:t>тельства/ недвижимого имущества» (</w:t>
            </w:r>
            <w:r w:rsidRPr="00E20C2F">
              <w:t>isIncludKOKS</w:t>
            </w:r>
            <w:r>
              <w:t xml:space="preserve">). </w:t>
            </w:r>
            <w:r w:rsidRPr="00E20C2F">
              <w:t>Игнорируется при приеме, заполняется автоматически</w:t>
            </w:r>
            <w:r>
              <w:t xml:space="preserve"> значением </w:t>
            </w:r>
            <w:r>
              <w:rPr>
                <w:lang w:val="en-US"/>
              </w:rPr>
              <w:t>true</w:t>
            </w:r>
            <w:r w:rsidRPr="00E20C2F">
              <w:t xml:space="preserve">, если в блоке </w:t>
            </w:r>
            <w:r>
              <w:t>«</w:t>
            </w:r>
            <w:r w:rsidRPr="00E20C2F">
              <w:t>Финансирование</w:t>
            </w:r>
            <w:r>
              <w:t>»</w:t>
            </w:r>
            <w:r w:rsidRPr="00E20C2F">
              <w:t xml:space="preserve"> (finances) </w:t>
            </w:r>
            <w:r>
              <w:t>хотя бы на одном этапе исполнения контракта</w:t>
            </w:r>
            <w:r w:rsidRPr="00E20C2F">
              <w:t xml:space="preserve"> </w:t>
            </w:r>
            <w:r>
              <w:t xml:space="preserve"> </w:t>
            </w:r>
            <w:r w:rsidRPr="00E20C2F">
              <w:t xml:space="preserve">указан код по справочнику </w:t>
            </w:r>
            <w:r>
              <w:t>«</w:t>
            </w:r>
            <w:r w:rsidRPr="00E20C2F">
              <w:t>Классификатор объектов капитального строительства</w:t>
            </w:r>
            <w:r>
              <w:t>»</w:t>
            </w:r>
            <w:r w:rsidRPr="00E20C2F">
              <w:t xml:space="preserve"> (КОКС) (nsiKOKS)</w:t>
            </w:r>
          </w:p>
          <w:p w14:paraId="67B73671" w14:textId="77777777" w:rsidR="0032350A" w:rsidRDefault="0032350A" w:rsidP="0032350A">
            <w:pPr>
              <w:pStyle w:val="ad"/>
            </w:pPr>
          </w:p>
          <w:p w14:paraId="4E460838" w14:textId="77777777" w:rsidR="0032350A" w:rsidRDefault="0032350A" w:rsidP="0032350A">
            <w:pPr>
              <w:pStyle w:val="ad"/>
            </w:pPr>
            <w:r>
              <w:t xml:space="preserve">Поле </w:t>
            </w:r>
            <w:r w:rsidRPr="007059DC">
              <w:t>«Контракт, предусматривающий предоставление права на использование программы для электронной вычислительной машины и (или) базы данных» (useProgramRights)</w:t>
            </w:r>
            <w:r>
              <w:t xml:space="preserve"> </w:t>
            </w:r>
            <w:r w:rsidRPr="000B0243">
              <w:t>игнорируется и заполняется автоматически, в случае если контракт создан на основании извещения об осуществлении закупки (заполнен блок foundation\fcsOrder\order\notificationNumber)</w:t>
            </w:r>
            <w:r>
              <w:t>.</w:t>
            </w:r>
          </w:p>
          <w:p w14:paraId="38B5D853" w14:textId="77777777" w:rsidR="0032350A" w:rsidRDefault="0032350A" w:rsidP="0032350A">
            <w:pPr>
              <w:pStyle w:val="ad"/>
            </w:pPr>
          </w:p>
          <w:p w14:paraId="3338CC55" w14:textId="77777777" w:rsidR="0032350A" w:rsidRDefault="0032350A" w:rsidP="0032350A">
            <w:pPr>
              <w:pStyle w:val="ad"/>
            </w:pPr>
            <w:r>
              <w:t>Признак «</w:t>
            </w:r>
            <w:r w:rsidRPr="00A918FE">
              <w:t>Заполнение внешних идентификаторов (externalSid) данными из структурированного электронного контракта</w:t>
            </w:r>
            <w:r>
              <w:t>» (</w:t>
            </w:r>
            <w:r w:rsidRPr="00A918FE">
              <w:t>isElectronicContractExternalSid</w:t>
            </w:r>
            <w:r>
              <w:t>). Допустимо указание признака только для структурированного контракта, в иных случаях признак игнорируется при приеме.</w:t>
            </w:r>
          </w:p>
          <w:p w14:paraId="2503AD1A" w14:textId="77777777" w:rsidR="0032350A" w:rsidRDefault="0032350A" w:rsidP="0032350A">
            <w:pPr>
              <w:pStyle w:val="ad"/>
            </w:pPr>
            <w:r>
              <w:t xml:space="preserve">В случае, если при приеме </w:t>
            </w:r>
            <w:r w:rsidRPr="00A918FE">
              <w:t xml:space="preserve">проекта первоначальной версии, сформированного на основании электронного контракта в структурированном </w:t>
            </w:r>
            <w:r>
              <w:t>в интеграционном пакете указан признак, то внешний идентификатор (externalSid) заполняется автоматически внешним идентификатором структурированного электронного контракта в следующих блоках:</w:t>
            </w:r>
          </w:p>
          <w:p w14:paraId="19147838" w14:textId="77777777" w:rsidR="0032350A" w:rsidRPr="00A918FE" w:rsidRDefault="0032350A" w:rsidP="0032350A">
            <w:pPr>
              <w:pStyle w:val="ad"/>
              <w:numPr>
                <w:ilvl w:val="0"/>
                <w:numId w:val="259"/>
              </w:numPr>
              <w:rPr>
                <w:lang w:val="en-US"/>
              </w:rPr>
            </w:pPr>
            <w:r w:rsidRPr="00930C9D">
              <w:rPr>
                <w:lang w:val="en-US"/>
              </w:rPr>
              <w:t>«</w:t>
            </w:r>
            <w:r>
              <w:t>Реквизиты</w:t>
            </w:r>
            <w:r w:rsidRPr="00A918FE">
              <w:rPr>
                <w:lang w:val="en-US"/>
              </w:rPr>
              <w:t xml:space="preserve"> </w:t>
            </w:r>
            <w:r>
              <w:t>счета</w:t>
            </w:r>
            <w:r w:rsidRPr="00A918FE">
              <w:rPr>
                <w:lang w:val="en-US"/>
              </w:rPr>
              <w:t xml:space="preserve"> </w:t>
            </w:r>
            <w:r>
              <w:t>заказчика</w:t>
            </w:r>
            <w:r w:rsidRPr="00930C9D">
              <w:rPr>
                <w:lang w:val="en-US"/>
              </w:rPr>
              <w:t>»</w:t>
            </w:r>
            <w:r w:rsidRPr="00A918FE">
              <w:rPr>
                <w:lang w:val="en-US"/>
              </w:rPr>
              <w:t xml:space="preserve"> (customer/customerAccountsDetails/customerAccountDetails);</w:t>
            </w:r>
          </w:p>
          <w:p w14:paraId="4154B18B" w14:textId="77777777" w:rsidR="0032350A" w:rsidRPr="00A918FE" w:rsidRDefault="0032350A" w:rsidP="0032350A">
            <w:pPr>
              <w:pStyle w:val="ad"/>
              <w:numPr>
                <w:ilvl w:val="0"/>
                <w:numId w:val="259"/>
              </w:numPr>
              <w:rPr>
                <w:lang w:val="en-US"/>
              </w:rPr>
            </w:pPr>
            <w:r w:rsidRPr="00930C9D">
              <w:rPr>
                <w:lang w:val="en-US"/>
              </w:rPr>
              <w:t>«</w:t>
            </w:r>
            <w:r>
              <w:t>Реквизиты</w:t>
            </w:r>
            <w:r w:rsidRPr="00A918FE">
              <w:rPr>
                <w:lang w:val="en-US"/>
              </w:rPr>
              <w:t xml:space="preserve"> </w:t>
            </w:r>
            <w:r>
              <w:t>счета</w:t>
            </w:r>
            <w:r w:rsidRPr="00A918FE">
              <w:rPr>
                <w:lang w:val="en-US"/>
              </w:rPr>
              <w:t xml:space="preserve"> </w:t>
            </w:r>
            <w:r>
              <w:t>обособленного</w:t>
            </w:r>
            <w:r w:rsidRPr="00A918FE">
              <w:rPr>
                <w:lang w:val="en-US"/>
              </w:rPr>
              <w:t xml:space="preserve"> </w:t>
            </w:r>
            <w:r>
              <w:t>подразделения</w:t>
            </w:r>
            <w:r w:rsidRPr="00930C9D">
              <w:rPr>
                <w:lang w:val="en-US"/>
              </w:rPr>
              <w:t>»</w:t>
            </w:r>
            <w:r w:rsidRPr="00A918FE">
              <w:rPr>
                <w:lang w:val="en-US"/>
              </w:rPr>
              <w:t xml:space="preserve"> (customer/separateDepartmentAccountsDetails/separateDepartmentAccountDetails);</w:t>
            </w:r>
          </w:p>
          <w:p w14:paraId="692BF9FC" w14:textId="77777777" w:rsidR="0032350A" w:rsidRPr="00A918FE" w:rsidRDefault="0032350A" w:rsidP="0032350A">
            <w:pPr>
              <w:pStyle w:val="ad"/>
              <w:numPr>
                <w:ilvl w:val="0"/>
                <w:numId w:val="259"/>
              </w:numPr>
              <w:rPr>
                <w:lang w:val="en-US"/>
              </w:rPr>
            </w:pPr>
            <w:r w:rsidRPr="00930C9D">
              <w:rPr>
                <w:lang w:val="en-US"/>
              </w:rPr>
              <w:lastRenderedPageBreak/>
              <w:t>«</w:t>
            </w:r>
            <w:r>
              <w:t>Реквизиты</w:t>
            </w:r>
            <w:r w:rsidRPr="00A918FE">
              <w:rPr>
                <w:lang w:val="en-US"/>
              </w:rPr>
              <w:t xml:space="preserve"> </w:t>
            </w:r>
            <w:r>
              <w:t>счета</w:t>
            </w:r>
            <w:r w:rsidRPr="00A918FE">
              <w:rPr>
                <w:lang w:val="en-US"/>
              </w:rPr>
              <w:t xml:space="preserve"> </w:t>
            </w:r>
            <w:r>
              <w:t>поставщика</w:t>
            </w:r>
            <w:r w:rsidRPr="00930C9D">
              <w:rPr>
                <w:lang w:val="en-US"/>
              </w:rPr>
              <w:t>»</w:t>
            </w:r>
            <w:r w:rsidRPr="00A918FE">
              <w:rPr>
                <w:lang w:val="en-US"/>
              </w:rPr>
              <w:t xml:space="preserve"> (contract/suppliersInfo/supplierInfo/supplierAccountsDetails/supplierAccountDetails);</w:t>
            </w:r>
          </w:p>
          <w:p w14:paraId="5722263E" w14:textId="77777777" w:rsidR="0032350A" w:rsidRPr="00930C9D" w:rsidRDefault="0032350A" w:rsidP="0032350A">
            <w:pPr>
              <w:pStyle w:val="ad"/>
              <w:numPr>
                <w:ilvl w:val="0"/>
                <w:numId w:val="259"/>
              </w:numPr>
              <w:rPr>
                <w:lang w:val="en-US"/>
              </w:rPr>
            </w:pPr>
            <w:r w:rsidRPr="00930C9D">
              <w:rPr>
                <w:lang w:val="en-US"/>
              </w:rPr>
              <w:t>«</w:t>
            </w:r>
            <w:r>
              <w:t>Этапы</w:t>
            </w:r>
            <w:r w:rsidRPr="00A918FE">
              <w:rPr>
                <w:lang w:val="en-US"/>
              </w:rPr>
              <w:t xml:space="preserve"> </w:t>
            </w:r>
            <w:r>
              <w:t>исполнения</w:t>
            </w:r>
            <w:r w:rsidRPr="00A918FE">
              <w:rPr>
                <w:lang w:val="en-US"/>
              </w:rPr>
              <w:t xml:space="preserve"> </w:t>
            </w:r>
            <w:r>
              <w:t>контракта</w:t>
            </w:r>
            <w:r w:rsidRPr="00930C9D">
              <w:rPr>
                <w:lang w:val="en-US"/>
              </w:rPr>
              <w:t>»</w:t>
            </w:r>
            <w:r w:rsidRPr="00A918FE">
              <w:rPr>
                <w:lang w:val="en-US"/>
              </w:rPr>
              <w:t xml:space="preserve"> (finances/financingPlan/stages</w:t>
            </w:r>
            <w:r w:rsidRPr="00930C9D">
              <w:rPr>
                <w:lang w:val="en-US"/>
              </w:rPr>
              <w:t>);</w:t>
            </w:r>
          </w:p>
          <w:p w14:paraId="5421EF5D" w14:textId="77777777" w:rsidR="0032350A" w:rsidRPr="00930C9D" w:rsidRDefault="0032350A" w:rsidP="0032350A">
            <w:pPr>
              <w:pStyle w:val="ad"/>
              <w:numPr>
                <w:ilvl w:val="0"/>
                <w:numId w:val="259"/>
              </w:numPr>
            </w:pPr>
            <w:r w:rsidRPr="00930C9D">
              <w:t>«</w:t>
            </w:r>
            <w:r>
              <w:t>Этапы</w:t>
            </w:r>
            <w:r w:rsidRPr="00930C9D">
              <w:t xml:space="preserve"> </w:t>
            </w:r>
            <w:r>
              <w:t>исполнения</w:t>
            </w:r>
            <w:r w:rsidRPr="00930C9D">
              <w:t xml:space="preserve"> </w:t>
            </w:r>
            <w:r>
              <w:t>контракта»</w:t>
            </w:r>
            <w:r w:rsidRPr="00930C9D">
              <w:t xml:space="preserve"> </w:t>
            </w:r>
            <w:r w:rsidRPr="00A918FE">
              <w:rPr>
                <w:lang w:val="en-US"/>
              </w:rPr>
              <w:t>executionPeriod</w:t>
            </w:r>
            <w:r w:rsidRPr="00930C9D">
              <w:t>/</w:t>
            </w:r>
            <w:r w:rsidRPr="00A918FE">
              <w:rPr>
                <w:lang w:val="en-US"/>
              </w:rPr>
              <w:t>stages</w:t>
            </w:r>
            <w:r w:rsidRPr="00930C9D">
              <w:t>);</w:t>
            </w:r>
          </w:p>
          <w:p w14:paraId="34E8B0A2" w14:textId="77777777" w:rsidR="0032350A" w:rsidRDefault="0032350A" w:rsidP="0032350A">
            <w:pPr>
              <w:pStyle w:val="ad"/>
              <w:numPr>
                <w:ilvl w:val="0"/>
                <w:numId w:val="259"/>
              </w:numPr>
            </w:pPr>
            <w:r>
              <w:t>«Предмет контракта (объект закупки), НЕ имеющий соподчиненные объекты закупки (недетализированный или дочерний)» (products/product);</w:t>
            </w:r>
          </w:p>
          <w:p w14:paraId="5DCCF544" w14:textId="77777777" w:rsidR="0032350A" w:rsidRDefault="0032350A" w:rsidP="0032350A">
            <w:pPr>
              <w:pStyle w:val="ad"/>
              <w:numPr>
                <w:ilvl w:val="0"/>
                <w:numId w:val="259"/>
              </w:numPr>
            </w:pPr>
            <w:r>
              <w:t>«Предмет контракта (объект закупки), имеющий соподчиненные объекты закупки» (products/parentProduct).</w:t>
            </w:r>
          </w:p>
          <w:p w14:paraId="10173077" w14:textId="1677CA2B" w:rsidR="0032350A" w:rsidRPr="003F2835" w:rsidRDefault="0032350A" w:rsidP="0032350A">
            <w:pPr>
              <w:pStyle w:val="ad"/>
            </w:pPr>
          </w:p>
        </w:tc>
      </w:tr>
      <w:tr w:rsidR="0032350A" w:rsidRPr="009F4E26" w14:paraId="7AAEE521" w14:textId="77777777" w:rsidTr="00AA184A">
        <w:trPr>
          <w:trHeight w:val="348"/>
        </w:trPr>
        <w:tc>
          <w:tcPr>
            <w:tcW w:w="841" w:type="pct"/>
            <w:gridSpan w:val="2"/>
          </w:tcPr>
          <w:p w14:paraId="5C12DF60" w14:textId="43F95969" w:rsidR="0032350A" w:rsidRPr="00DC33CE" w:rsidRDefault="0032350A" w:rsidP="0032350A">
            <w:pPr>
              <w:pStyle w:val="ad"/>
              <w:jc w:val="left"/>
            </w:pPr>
            <w:r w:rsidRPr="00DC33CE">
              <w:lastRenderedPageBreak/>
              <w:t>РК_ИК_01</w:t>
            </w:r>
            <w:r>
              <w:t>18</w:t>
            </w:r>
          </w:p>
        </w:tc>
        <w:tc>
          <w:tcPr>
            <w:tcW w:w="234" w:type="pct"/>
            <w:gridSpan w:val="2"/>
          </w:tcPr>
          <w:p w14:paraId="5B10584A" w14:textId="4E9E1E09" w:rsidR="0032350A" w:rsidRDefault="0032350A" w:rsidP="0032350A">
            <w:pPr>
              <w:pStyle w:val="ad"/>
              <w:jc w:val="left"/>
            </w:pPr>
          </w:p>
        </w:tc>
        <w:tc>
          <w:tcPr>
            <w:tcW w:w="1056" w:type="pct"/>
            <w:gridSpan w:val="2"/>
          </w:tcPr>
          <w:p w14:paraId="1D17F6BC" w14:textId="0F7BDAA7" w:rsidR="0032350A" w:rsidRPr="006A0C3A" w:rsidRDefault="0032350A" w:rsidP="0032350A">
            <w:pPr>
              <w:pStyle w:val="ad"/>
              <w:jc w:val="left"/>
            </w:pPr>
            <w:r w:rsidRPr="00424362">
              <w:t xml:space="preserve">Идентификатор документа ЕИС </w:t>
            </w:r>
            <w:r>
              <w:t>(</w:t>
            </w:r>
            <w:r>
              <w:rPr>
                <w:lang w:val="en-US"/>
              </w:rPr>
              <w:t>id</w:t>
            </w:r>
            <w:r>
              <w:t>)</w:t>
            </w:r>
          </w:p>
        </w:tc>
        <w:tc>
          <w:tcPr>
            <w:tcW w:w="1474" w:type="pct"/>
            <w:gridSpan w:val="3"/>
          </w:tcPr>
          <w:p w14:paraId="3B615AB2" w14:textId="1E4A22C8" w:rsidR="0032350A" w:rsidRDefault="0032350A" w:rsidP="0032350A">
            <w:pPr>
              <w:pStyle w:val="ad"/>
              <w:jc w:val="left"/>
            </w:pPr>
            <w:r>
              <w:t>Если задан</w:t>
            </w:r>
            <w:r w:rsidRPr="00424362">
              <w:t xml:space="preserve"> </w:t>
            </w:r>
            <w:r>
              <w:rPr>
                <w:lang w:val="en-US"/>
              </w:rPr>
              <w:t>id</w:t>
            </w:r>
            <w:r>
              <w:t xml:space="preserve"> и документ в ЕИС находится в статусе «Направлен на контроль» или «На контроле»</w:t>
            </w:r>
            <w:r w:rsidRPr="0068006D">
              <w:t xml:space="preserve"> </w:t>
            </w:r>
            <w:r>
              <w:t>.</w:t>
            </w:r>
          </w:p>
        </w:tc>
        <w:tc>
          <w:tcPr>
            <w:tcW w:w="1395" w:type="pct"/>
            <w:gridSpan w:val="3"/>
          </w:tcPr>
          <w:p w14:paraId="20E134AF" w14:textId="44863E8A" w:rsidR="0032350A" w:rsidRDefault="0032350A" w:rsidP="0032350A">
            <w:pPr>
              <w:pStyle w:val="ad"/>
              <w:jc w:val="left"/>
            </w:pPr>
            <w:r>
              <w:t xml:space="preserve">Поскольку документ в ЕИС находится в статусе </w:t>
            </w:r>
            <w:r w:rsidRPr="00AE2600">
              <w:t>&lt;</w:t>
            </w:r>
            <w:r>
              <w:t>Наименование статуса</w:t>
            </w:r>
            <w:r w:rsidRPr="00013CCB">
              <w:t>&gt;</w:t>
            </w:r>
            <w:r>
              <w:t xml:space="preserve"> изменения документа</w:t>
            </w:r>
            <w:r w:rsidRPr="00E978AD">
              <w:t xml:space="preserve"> </w:t>
            </w:r>
            <w:r>
              <w:t xml:space="preserve">с идентификатором </w:t>
            </w:r>
            <w:r w:rsidRPr="00E978AD">
              <w:t>&lt;</w:t>
            </w:r>
            <w:r>
              <w:t>Индификатор документа</w:t>
            </w:r>
            <w:r w:rsidRPr="00E978AD">
              <w:t xml:space="preserve">&gt; </w:t>
            </w:r>
            <w:r>
              <w:t>в ЕИС не принимаются.</w:t>
            </w:r>
          </w:p>
        </w:tc>
      </w:tr>
      <w:tr w:rsidR="0032350A" w:rsidRPr="009F4E26" w14:paraId="05FF0D88"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14A45E1A" w14:textId="4A4A5DE3" w:rsidR="0032350A" w:rsidRPr="00DC33CE" w:rsidRDefault="0032350A" w:rsidP="0032350A">
            <w:pPr>
              <w:pStyle w:val="ad"/>
              <w:jc w:val="left"/>
            </w:pPr>
            <w:bookmarkStart w:id="112" w:name="РК_ИК_0120"/>
            <w:r w:rsidRPr="00DC33CE">
              <w:t>РК_ИК_01</w:t>
            </w:r>
            <w:r>
              <w:t>20</w:t>
            </w:r>
            <w:bookmarkEnd w:id="112"/>
          </w:p>
        </w:tc>
        <w:tc>
          <w:tcPr>
            <w:tcW w:w="234" w:type="pct"/>
            <w:gridSpan w:val="2"/>
            <w:tcBorders>
              <w:top w:val="single" w:sz="4" w:space="0" w:color="auto"/>
              <w:left w:val="single" w:sz="4" w:space="0" w:color="auto"/>
              <w:bottom w:val="single" w:sz="4" w:space="0" w:color="auto"/>
              <w:right w:val="single" w:sz="4" w:space="0" w:color="auto"/>
            </w:tcBorders>
          </w:tcPr>
          <w:p w14:paraId="00BAD6AD" w14:textId="77777777" w:rsidR="0032350A" w:rsidRPr="004E6985"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1ACA6C6A" w14:textId="77777777" w:rsidR="0032350A" w:rsidRPr="004E6985" w:rsidRDefault="0032350A" w:rsidP="0032350A">
            <w:pPr>
              <w:pStyle w:val="ad"/>
              <w:jc w:val="left"/>
            </w:pPr>
            <w:r w:rsidRPr="006700E9">
              <w:t>Идентификатор документа ЕИС</w:t>
            </w:r>
            <w:r w:rsidRPr="004E6985">
              <w:t xml:space="preserve"> (id)</w:t>
            </w:r>
          </w:p>
        </w:tc>
        <w:tc>
          <w:tcPr>
            <w:tcW w:w="1474" w:type="pct"/>
            <w:gridSpan w:val="3"/>
            <w:tcBorders>
              <w:top w:val="single" w:sz="4" w:space="0" w:color="auto"/>
              <w:left w:val="single" w:sz="4" w:space="0" w:color="auto"/>
              <w:bottom w:val="single" w:sz="4" w:space="0" w:color="auto"/>
              <w:right w:val="single" w:sz="4" w:space="0" w:color="auto"/>
            </w:tcBorders>
          </w:tcPr>
          <w:p w14:paraId="5E3998C8" w14:textId="77777777" w:rsidR="0032350A" w:rsidRDefault="0032350A" w:rsidP="0032350A">
            <w:pPr>
              <w:pStyle w:val="ad"/>
              <w:jc w:val="left"/>
            </w:pPr>
            <w:r>
              <w:t xml:space="preserve">Документ с идентификатором </w:t>
            </w:r>
            <w:r w:rsidRPr="004E6985">
              <w:t>i</w:t>
            </w:r>
            <w:r w:rsidRPr="001A366C">
              <w:t>d</w:t>
            </w:r>
            <w:r>
              <w:t xml:space="preserve"> </w:t>
            </w:r>
            <w:r w:rsidRPr="007941CD">
              <w:t xml:space="preserve">не должен быть </w:t>
            </w:r>
            <w:r>
              <w:t>опубликован в ЕИС</w:t>
            </w:r>
          </w:p>
          <w:p w14:paraId="7880CF99" w14:textId="12F406CF" w:rsidR="0032350A" w:rsidRDefault="0032350A" w:rsidP="0032350A">
            <w:pPr>
              <w:pStyle w:val="ad"/>
              <w:jc w:val="left"/>
            </w:pPr>
            <w:r>
              <w:t>И</w:t>
            </w:r>
          </w:p>
          <w:p w14:paraId="1A57C77C" w14:textId="36B5F763" w:rsidR="0032350A" w:rsidRDefault="0032350A" w:rsidP="0032350A">
            <w:pPr>
              <w:pStyle w:val="ad"/>
              <w:jc w:val="left"/>
            </w:pPr>
            <w:r>
              <w:t>не должен быть отмененным (</w:t>
            </w:r>
            <w:r w:rsidRPr="00361F7C">
              <w:t xml:space="preserve">статус </w:t>
            </w:r>
            <w:r>
              <w:t>документа не равен «</w:t>
            </w:r>
            <w:r w:rsidRPr="00361F7C">
              <w:t>Недействительная редакция</w:t>
            </w:r>
            <w:r>
              <w:t>»)</w:t>
            </w:r>
          </w:p>
          <w:p w14:paraId="7965CF1E" w14:textId="6F481565" w:rsidR="0032350A" w:rsidRDefault="0032350A" w:rsidP="0032350A">
            <w:pPr>
              <w:pStyle w:val="ad"/>
              <w:jc w:val="left"/>
            </w:pPr>
            <w:r>
              <w:t>И</w:t>
            </w:r>
          </w:p>
          <w:p w14:paraId="765F973B" w14:textId="77777777" w:rsidR="0032350A" w:rsidRDefault="0032350A" w:rsidP="0032350A">
            <w:pPr>
              <w:pStyle w:val="ad"/>
              <w:jc w:val="left"/>
            </w:pPr>
            <w:r>
              <w:t xml:space="preserve">не должен быть удаленным (не должен быть установлен признак </w:t>
            </w:r>
            <w:r>
              <w:rPr>
                <w:lang w:val="en-US"/>
              </w:rPr>
              <w:t>IS</w:t>
            </w:r>
            <w:r w:rsidRPr="00C41CF5">
              <w:t>_</w:t>
            </w:r>
            <w:r>
              <w:rPr>
                <w:lang w:val="en-US"/>
              </w:rPr>
              <w:t>DELETED</w:t>
            </w:r>
            <w:r w:rsidRPr="00C41CF5">
              <w:t xml:space="preserve"> = </w:t>
            </w:r>
            <w:r>
              <w:rPr>
                <w:lang w:val="en-US"/>
              </w:rPr>
              <w:t>true</w:t>
            </w:r>
            <w:r>
              <w:t>)</w:t>
            </w:r>
          </w:p>
          <w:p w14:paraId="4C399CAE" w14:textId="77777777" w:rsidR="0032350A" w:rsidRDefault="0032350A" w:rsidP="0032350A">
            <w:pPr>
              <w:pStyle w:val="ad"/>
              <w:jc w:val="left"/>
            </w:pPr>
            <w:r>
              <w:t>И</w:t>
            </w:r>
          </w:p>
          <w:p w14:paraId="1AB2537B" w14:textId="77777777" w:rsidR="00E52BBF" w:rsidRDefault="0032350A" w:rsidP="0032350A">
            <w:pPr>
              <w:pStyle w:val="ad"/>
              <w:jc w:val="left"/>
            </w:pPr>
            <w:r>
              <w:t>не должен быть отправленым на контроль (статус документа не равен «</w:t>
            </w:r>
            <w:r w:rsidRPr="00075657">
              <w:t>направлен на контроль</w:t>
            </w:r>
            <w:r>
              <w:t>»)</w:t>
            </w:r>
          </w:p>
          <w:p w14:paraId="18BD6C60" w14:textId="77777777" w:rsidR="00E52BBF" w:rsidRDefault="00E52BBF" w:rsidP="0032350A">
            <w:pPr>
              <w:pStyle w:val="ad"/>
              <w:jc w:val="left"/>
            </w:pPr>
            <w:r>
              <w:t xml:space="preserve">И </w:t>
            </w:r>
          </w:p>
          <w:p w14:paraId="754E48C3" w14:textId="250F9171" w:rsidR="0032350A" w:rsidRDefault="00E52BBF" w:rsidP="0032350A">
            <w:pPr>
              <w:pStyle w:val="ad"/>
              <w:jc w:val="left"/>
            </w:pPr>
            <w:r>
              <w:t>БО по данному документу не должно быть отправлено на контроль (статус документа не равен «Ожидается контроль БО»)</w:t>
            </w:r>
          </w:p>
          <w:p w14:paraId="614B4FF9" w14:textId="146FFCB7" w:rsidR="000330F5" w:rsidRDefault="000330F5" w:rsidP="0032350A">
            <w:pPr>
              <w:pStyle w:val="ad"/>
              <w:jc w:val="left"/>
            </w:pPr>
            <w:r>
              <w:t xml:space="preserve">И не должен быть в статусе </w:t>
            </w:r>
            <w:r w:rsidRPr="000330F5">
              <w:t>«Ожидается подготовка БО»</w:t>
            </w:r>
            <w:r>
              <w:t>.</w:t>
            </w:r>
          </w:p>
          <w:p w14:paraId="6B8E63F8" w14:textId="77777777" w:rsidR="0032350A" w:rsidRDefault="0032350A" w:rsidP="0032350A">
            <w:pPr>
              <w:pStyle w:val="ad"/>
              <w:jc w:val="left"/>
            </w:pPr>
          </w:p>
          <w:p w14:paraId="62ADCF83" w14:textId="69AFD29B" w:rsidR="0032350A" w:rsidRPr="00C65776" w:rsidRDefault="0032350A" w:rsidP="0032350A">
            <w:pPr>
              <w:pStyle w:val="ad"/>
              <w:jc w:val="left"/>
            </w:pPr>
            <w:r>
              <w:t>Контроль не вызывается на статусе «контроль не пройден»</w:t>
            </w:r>
          </w:p>
        </w:tc>
        <w:tc>
          <w:tcPr>
            <w:tcW w:w="1395" w:type="pct"/>
            <w:gridSpan w:val="3"/>
            <w:tcBorders>
              <w:top w:val="single" w:sz="4" w:space="0" w:color="auto"/>
              <w:left w:val="single" w:sz="4" w:space="0" w:color="auto"/>
              <w:bottom w:val="single" w:sz="4" w:space="0" w:color="auto"/>
              <w:right w:val="single" w:sz="4" w:space="0" w:color="auto"/>
            </w:tcBorders>
          </w:tcPr>
          <w:p w14:paraId="6533015E" w14:textId="48BEEE64" w:rsidR="0032350A" w:rsidRDefault="0032350A" w:rsidP="0032350A">
            <w:pPr>
              <w:pStyle w:val="ad"/>
              <w:jc w:val="left"/>
            </w:pPr>
            <w:r>
              <w:t xml:space="preserve">Документ с идентификатором </w:t>
            </w:r>
            <w:r w:rsidRPr="00692381">
              <w:t>&lt;</w:t>
            </w:r>
            <w:r>
              <w:t>Идентификатор документа</w:t>
            </w:r>
            <w:r w:rsidRPr="00692381">
              <w:t xml:space="preserve">&gt; </w:t>
            </w:r>
            <w:r>
              <w:t>размещен в ЕИС, отправлен на контроль или отменен,</w:t>
            </w:r>
            <w:r w:rsidRPr="00C41CF5">
              <w:t xml:space="preserve"> </w:t>
            </w:r>
            <w:r>
              <w:t>или удален</w:t>
            </w:r>
            <w:r w:rsidR="00E52BBF">
              <w:t xml:space="preserve"> или </w:t>
            </w:r>
            <w:r w:rsidR="000330F5">
              <w:t xml:space="preserve">ожидается подготовка БО или </w:t>
            </w:r>
            <w:r w:rsidR="00E52BBF">
              <w:t>БО по данному документу отправлено на контроль</w:t>
            </w:r>
            <w:r>
              <w:t xml:space="preserve"> и не может быть изменен.</w:t>
            </w:r>
          </w:p>
          <w:p w14:paraId="3F0CA2CE" w14:textId="77777777" w:rsidR="0032350A" w:rsidRPr="00295A4F" w:rsidRDefault="0032350A" w:rsidP="0032350A">
            <w:pPr>
              <w:spacing w:line="240" w:lineRule="auto"/>
              <w:ind w:firstLine="0"/>
              <w:jc w:val="left"/>
              <w:rPr>
                <w:sz w:val="24"/>
              </w:rPr>
            </w:pPr>
            <w:r w:rsidRPr="00295A4F">
              <w:rPr>
                <w:sz w:val="24"/>
              </w:rPr>
              <w:t xml:space="preserve">Атрибут id необходимо заполнять, чтобы передать из ВСРЗ в ЕИС исправления для ранее переданного, но не размещенного в ЕИС проекта сведений, </w:t>
            </w:r>
            <w:r w:rsidRPr="00295A4F">
              <w:rPr>
                <w:sz w:val="24"/>
              </w:rPr>
              <w:br/>
              <w:t>а не новый проект сведений.</w:t>
            </w:r>
          </w:p>
          <w:p w14:paraId="0D1A3895" w14:textId="77777777" w:rsidR="0032350A" w:rsidRPr="00295A4F" w:rsidRDefault="0032350A" w:rsidP="0032350A">
            <w:pPr>
              <w:spacing w:line="240" w:lineRule="auto"/>
              <w:ind w:firstLine="0"/>
              <w:jc w:val="left"/>
              <w:rPr>
                <w:sz w:val="24"/>
              </w:rPr>
            </w:pPr>
            <w:r w:rsidRPr="00295A4F">
              <w:rPr>
                <w:sz w:val="24"/>
              </w:rPr>
              <w:t>В случае отсутствия в ЕИС неразмещенных проектов сведений, для которых требуется передать изменения,</w:t>
            </w:r>
          </w:p>
          <w:p w14:paraId="40FEB1FD" w14:textId="3B67E2DF" w:rsidR="0032350A" w:rsidRPr="00854094" w:rsidRDefault="0032350A" w:rsidP="0032350A">
            <w:pPr>
              <w:spacing w:line="240" w:lineRule="auto"/>
              <w:ind w:firstLine="0"/>
              <w:jc w:val="left"/>
            </w:pPr>
            <w:r w:rsidRPr="00295A4F">
              <w:rPr>
                <w:sz w:val="24"/>
              </w:rPr>
              <w:t>Атрибут id при передаче от ВСРЗ в ЕИС нового проекта сведений заполнять не требуется</w:t>
            </w:r>
          </w:p>
        </w:tc>
      </w:tr>
      <w:tr w:rsidR="0032350A" w:rsidRPr="009F4E26" w14:paraId="00BDC109"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250E48F7" w14:textId="2A1302B4" w:rsidR="0032350A" w:rsidRPr="00DC33CE" w:rsidRDefault="0032350A" w:rsidP="0032350A">
            <w:pPr>
              <w:pStyle w:val="ad"/>
              <w:jc w:val="left"/>
            </w:pPr>
            <w:r w:rsidRPr="001B51AC">
              <w:t>РК_ИК_0391</w:t>
            </w:r>
          </w:p>
        </w:tc>
        <w:tc>
          <w:tcPr>
            <w:tcW w:w="234" w:type="pct"/>
            <w:gridSpan w:val="2"/>
            <w:tcBorders>
              <w:top w:val="single" w:sz="4" w:space="0" w:color="auto"/>
              <w:left w:val="single" w:sz="4" w:space="0" w:color="auto"/>
              <w:bottom w:val="single" w:sz="4" w:space="0" w:color="auto"/>
              <w:right w:val="single" w:sz="4" w:space="0" w:color="auto"/>
            </w:tcBorders>
          </w:tcPr>
          <w:p w14:paraId="3011FC0E" w14:textId="245A9318" w:rsidR="0032350A" w:rsidRPr="004E6985" w:rsidRDefault="0032350A" w:rsidP="0032350A">
            <w:pPr>
              <w:pStyle w:val="ad"/>
              <w:jc w:val="left"/>
            </w:pPr>
            <w:r w:rsidRPr="00DC33CE">
              <w:t>РК_</w:t>
            </w:r>
            <w:r w:rsidRPr="00DC33CE">
              <w:lastRenderedPageBreak/>
              <w:t>ИК_01</w:t>
            </w:r>
            <w:r>
              <w:t>20</w:t>
            </w:r>
          </w:p>
        </w:tc>
        <w:tc>
          <w:tcPr>
            <w:tcW w:w="1056" w:type="pct"/>
            <w:gridSpan w:val="2"/>
            <w:tcBorders>
              <w:top w:val="single" w:sz="4" w:space="0" w:color="auto"/>
              <w:left w:val="single" w:sz="4" w:space="0" w:color="auto"/>
              <w:bottom w:val="single" w:sz="4" w:space="0" w:color="auto"/>
              <w:right w:val="single" w:sz="4" w:space="0" w:color="auto"/>
            </w:tcBorders>
          </w:tcPr>
          <w:p w14:paraId="4D8CDFB2" w14:textId="77777777" w:rsidR="0032350A" w:rsidRDefault="0032350A" w:rsidP="0032350A">
            <w:pPr>
              <w:pStyle w:val="ad"/>
              <w:jc w:val="left"/>
            </w:pPr>
            <w:r w:rsidRPr="006700E9">
              <w:lastRenderedPageBreak/>
              <w:t>Идентификатор документа ЕИС</w:t>
            </w:r>
            <w:r w:rsidRPr="004E6985">
              <w:t xml:space="preserve"> (id)</w:t>
            </w:r>
          </w:p>
          <w:p w14:paraId="3CFF7423" w14:textId="1B3F2831" w:rsidR="0032350A" w:rsidRPr="00C75A5F" w:rsidRDefault="0032350A" w:rsidP="0032350A">
            <w:pPr>
              <w:pStyle w:val="ad"/>
              <w:jc w:val="left"/>
            </w:pPr>
            <w:r w:rsidRPr="00513DA8">
              <w:lastRenderedPageBreak/>
              <w:t>Внешний идентификатор документа</w:t>
            </w:r>
            <w:r w:rsidRPr="00C75A5F">
              <w:t xml:space="preserve"> (</w:t>
            </w:r>
            <w:r w:rsidRPr="00513DA8">
              <w:rPr>
                <w:lang w:val="en-US"/>
              </w:rPr>
              <w:t>externalId</w:t>
            </w:r>
            <w:r w:rsidRPr="00C75A5F">
              <w:t>)</w:t>
            </w:r>
          </w:p>
        </w:tc>
        <w:tc>
          <w:tcPr>
            <w:tcW w:w="1474" w:type="pct"/>
            <w:gridSpan w:val="3"/>
            <w:tcBorders>
              <w:top w:val="single" w:sz="4" w:space="0" w:color="auto"/>
              <w:left w:val="single" w:sz="4" w:space="0" w:color="auto"/>
              <w:bottom w:val="single" w:sz="4" w:space="0" w:color="auto"/>
              <w:right w:val="single" w:sz="4" w:space="0" w:color="auto"/>
            </w:tcBorders>
          </w:tcPr>
          <w:p w14:paraId="1309ABF3" w14:textId="78B155E5" w:rsidR="0032350A" w:rsidRDefault="0032350A" w:rsidP="0032350A">
            <w:pPr>
              <w:pStyle w:val="ad"/>
              <w:jc w:val="left"/>
            </w:pPr>
            <w:r>
              <w:lastRenderedPageBreak/>
              <w:t xml:space="preserve">Если найден проект документа с идентификатором, </w:t>
            </w:r>
            <w:r>
              <w:lastRenderedPageBreak/>
              <w:t>заданным в поле «</w:t>
            </w:r>
            <w:r w:rsidRPr="006700E9">
              <w:t>Идентификатор документа ЕИС</w:t>
            </w:r>
            <w:r>
              <w:t>» (</w:t>
            </w:r>
            <w:r w:rsidRPr="004E6985">
              <w:t>id</w:t>
            </w:r>
            <w:r>
              <w:t>), то проверяется, что в найденном проекте значение поля «</w:t>
            </w:r>
            <w:r w:rsidRPr="00513DA8">
              <w:t>Внешний идентификатор документа</w:t>
            </w:r>
            <w:r>
              <w:t>»</w:t>
            </w:r>
            <w:r w:rsidRPr="001B51AC">
              <w:t xml:space="preserve"> (</w:t>
            </w:r>
            <w:r w:rsidRPr="00513DA8">
              <w:rPr>
                <w:lang w:val="en-US"/>
              </w:rPr>
              <w:t>externalId</w:t>
            </w:r>
            <w:r w:rsidRPr="001B51AC">
              <w:t>)</w:t>
            </w:r>
            <w:r>
              <w:t xml:space="preserve"> совпадает со значением одноименного поля в принимаемом документе.</w:t>
            </w:r>
          </w:p>
          <w:p w14:paraId="2F172E65" w14:textId="3265612E" w:rsidR="0032350A" w:rsidRPr="001B51AC" w:rsidRDefault="0032350A" w:rsidP="0032350A">
            <w:pPr>
              <w:pStyle w:val="ad"/>
              <w:jc w:val="left"/>
            </w:pPr>
            <w:r>
              <w:t>При этом если в найденном проекте поле «</w:t>
            </w:r>
            <w:r w:rsidRPr="00513DA8">
              <w:t>Внешний идентификатор документа</w:t>
            </w:r>
            <w:r>
              <w:t>»</w:t>
            </w:r>
            <w:r w:rsidRPr="001B51AC">
              <w:t xml:space="preserve"> (</w:t>
            </w:r>
            <w:r w:rsidRPr="00513DA8">
              <w:rPr>
                <w:lang w:val="en-US"/>
              </w:rPr>
              <w:t>externalId</w:t>
            </w:r>
            <w:r w:rsidRPr="001B51AC">
              <w:t>)</w:t>
            </w:r>
            <w:r>
              <w:t xml:space="preserve"> не задано, а в составе принимаемого проекта задано, то контроль не выполняется</w:t>
            </w:r>
          </w:p>
        </w:tc>
        <w:tc>
          <w:tcPr>
            <w:tcW w:w="1395" w:type="pct"/>
            <w:gridSpan w:val="3"/>
            <w:tcBorders>
              <w:top w:val="single" w:sz="4" w:space="0" w:color="auto"/>
              <w:left w:val="single" w:sz="4" w:space="0" w:color="auto"/>
              <w:bottom w:val="single" w:sz="4" w:space="0" w:color="auto"/>
              <w:right w:val="single" w:sz="4" w:space="0" w:color="auto"/>
            </w:tcBorders>
          </w:tcPr>
          <w:p w14:paraId="275B9DB4" w14:textId="58930E73" w:rsidR="0032350A" w:rsidRPr="00793899" w:rsidRDefault="0032350A" w:rsidP="0032350A">
            <w:pPr>
              <w:pStyle w:val="ad"/>
            </w:pPr>
            <w:r>
              <w:lastRenderedPageBreak/>
              <w:t xml:space="preserve">Для принимаемого документа с идентификатором ЕИС </w:t>
            </w:r>
            <w:r w:rsidRPr="00793899">
              <w:t>&lt;</w:t>
            </w:r>
            <w:r>
              <w:rPr>
                <w:lang w:val="en-US"/>
              </w:rPr>
              <w:t>id</w:t>
            </w:r>
            <w:r w:rsidRPr="00793899">
              <w:t xml:space="preserve">&gt; </w:t>
            </w:r>
            <w:r>
              <w:t xml:space="preserve">внешний </w:t>
            </w:r>
            <w:r>
              <w:lastRenderedPageBreak/>
              <w:t>идентификатор документа, заданный в поле «</w:t>
            </w:r>
            <w:r w:rsidRPr="00513DA8">
              <w:t>Внешний идентификатор документа</w:t>
            </w:r>
            <w:r>
              <w:t>»</w:t>
            </w:r>
            <w:r w:rsidRPr="00793899">
              <w:t xml:space="preserve"> (</w:t>
            </w:r>
            <w:r w:rsidRPr="00513DA8">
              <w:rPr>
                <w:lang w:val="en-US"/>
              </w:rPr>
              <w:t>externalId</w:t>
            </w:r>
            <w:r w:rsidRPr="00793899">
              <w:t>)</w:t>
            </w:r>
            <w:r>
              <w:t>, не совпадает с внешним идентификатором документа, найденного по значению поля «</w:t>
            </w:r>
            <w:r w:rsidRPr="006700E9">
              <w:t>Идентификатор документа ЕИС</w:t>
            </w:r>
            <w:r>
              <w:t>» (</w:t>
            </w:r>
            <w:r w:rsidRPr="004E6985">
              <w:t>id</w:t>
            </w:r>
            <w:r>
              <w:t xml:space="preserve">) </w:t>
            </w:r>
          </w:p>
        </w:tc>
      </w:tr>
      <w:tr w:rsidR="0032350A" w:rsidRPr="009F4E26" w14:paraId="16370B9B"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272A989D" w14:textId="21297677" w:rsidR="0032350A" w:rsidRPr="00391B38" w:rsidRDefault="0032350A" w:rsidP="0032350A">
            <w:pPr>
              <w:pStyle w:val="ad"/>
              <w:jc w:val="left"/>
              <w:rPr>
                <w:rFonts w:ascii="Arial" w:hAnsi="Arial" w:cs="Arial"/>
                <w:color w:val="333333"/>
                <w:sz w:val="21"/>
                <w:szCs w:val="21"/>
                <w:shd w:val="clear" w:color="auto" w:fill="FFFFFF"/>
                <w:lang w:val="en-US"/>
              </w:rPr>
            </w:pPr>
            <w:r w:rsidRPr="00CF4D6C">
              <w:lastRenderedPageBreak/>
              <w:t>РК_ИК_0159</w:t>
            </w:r>
          </w:p>
        </w:tc>
        <w:tc>
          <w:tcPr>
            <w:tcW w:w="234" w:type="pct"/>
            <w:gridSpan w:val="2"/>
            <w:tcBorders>
              <w:top w:val="single" w:sz="4" w:space="0" w:color="auto"/>
              <w:left w:val="single" w:sz="4" w:space="0" w:color="auto"/>
              <w:bottom w:val="single" w:sz="4" w:space="0" w:color="auto"/>
              <w:right w:val="single" w:sz="4" w:space="0" w:color="auto"/>
            </w:tcBorders>
          </w:tcPr>
          <w:p w14:paraId="282D7579" w14:textId="77777777" w:rsidR="0032350A" w:rsidRPr="004E6985"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0A9D7690" w14:textId="6559EA6D" w:rsidR="0032350A" w:rsidRPr="00254B5F" w:rsidRDefault="0032350A" w:rsidP="0032350A">
            <w:pPr>
              <w:pStyle w:val="ad"/>
              <w:jc w:val="left"/>
            </w:pPr>
            <w:r w:rsidRPr="00294007">
              <w:t>Уникальный</w:t>
            </w:r>
            <w:r w:rsidRPr="00254B5F">
              <w:t xml:space="preserve"> </w:t>
            </w:r>
            <w:r w:rsidRPr="00294007">
              <w:t>идентификатор</w:t>
            </w:r>
            <w:r w:rsidRPr="00254B5F">
              <w:t xml:space="preserve"> </w:t>
            </w:r>
            <w:r w:rsidRPr="00294007">
              <w:t>контента</w:t>
            </w:r>
            <w:r w:rsidRPr="00254B5F">
              <w:t xml:space="preserve"> </w:t>
            </w:r>
            <w:r w:rsidRPr="00294007">
              <w:t>прикрепленного</w:t>
            </w:r>
            <w:r w:rsidRPr="00254B5F">
              <w:t xml:space="preserve"> </w:t>
            </w:r>
            <w:r w:rsidRPr="00294007">
              <w:t>документа</w:t>
            </w:r>
            <w:r w:rsidRPr="00254B5F">
              <w:t xml:space="preserve"> </w:t>
            </w:r>
            <w:r w:rsidRPr="00294007">
              <w:t>на</w:t>
            </w:r>
            <w:r w:rsidRPr="00254B5F">
              <w:t xml:space="preserve"> </w:t>
            </w:r>
            <w:r w:rsidRPr="00294007">
              <w:t>ЕИС</w:t>
            </w:r>
            <w:r w:rsidRPr="00254B5F">
              <w:t xml:space="preserve"> (</w:t>
            </w:r>
            <w:r w:rsidRPr="00294007">
              <w:rPr>
                <w:lang w:val="en-US"/>
              </w:rPr>
              <w:t>attachments</w:t>
            </w:r>
            <w:r w:rsidRPr="00254B5F">
              <w:t>/</w:t>
            </w:r>
            <w:r w:rsidRPr="00294007">
              <w:rPr>
                <w:lang w:val="en-US"/>
              </w:rPr>
              <w:t>attachment</w:t>
            </w:r>
            <w:r w:rsidRPr="00254B5F">
              <w:t>/</w:t>
            </w:r>
            <w:r w:rsidRPr="00294007">
              <w:rPr>
                <w:lang w:val="en-US"/>
              </w:rPr>
              <w:t>contentId</w:t>
            </w:r>
            <w:r w:rsidRPr="00254B5F">
              <w:t>)</w:t>
            </w:r>
          </w:p>
          <w:p w14:paraId="55DA1AFF" w14:textId="59E34F9E" w:rsidR="0032350A" w:rsidRPr="00F91CFE" w:rsidRDefault="0032350A" w:rsidP="0032350A">
            <w:pPr>
              <w:pStyle w:val="ad"/>
              <w:jc w:val="left"/>
              <w:rPr>
                <w:lang w:val="en-US"/>
              </w:rPr>
            </w:pPr>
            <w:r>
              <w:t>И</w:t>
            </w:r>
          </w:p>
          <w:p w14:paraId="3F4611DF" w14:textId="14390D9F" w:rsidR="0032350A" w:rsidRDefault="0032350A" w:rsidP="0032350A">
            <w:pPr>
              <w:pStyle w:val="ad"/>
              <w:jc w:val="left"/>
              <w:rPr>
                <w:lang w:val="en-US"/>
              </w:rPr>
            </w:pPr>
            <w:r w:rsidRPr="00294007">
              <w:t>Содержимое</w:t>
            </w:r>
            <w:r w:rsidRPr="00294007">
              <w:rPr>
                <w:lang w:val="en-US"/>
              </w:rPr>
              <w:t xml:space="preserve"> </w:t>
            </w:r>
            <w:r w:rsidRPr="00294007">
              <w:t>файла</w:t>
            </w:r>
            <w:r w:rsidRPr="00294007">
              <w:rPr>
                <w:lang w:val="en-US"/>
              </w:rPr>
              <w:t xml:space="preserve"> (attachments/attachment/</w:t>
            </w:r>
            <w:r>
              <w:rPr>
                <w:lang w:val="en-US"/>
              </w:rPr>
              <w:t>content</w:t>
            </w:r>
            <w:r w:rsidRPr="00294007">
              <w:rPr>
                <w:lang w:val="en-US"/>
              </w:rPr>
              <w:t>)</w:t>
            </w:r>
          </w:p>
          <w:p w14:paraId="703FEE64" w14:textId="19BD0850" w:rsidR="0032350A" w:rsidRPr="0094773E" w:rsidRDefault="0032350A" w:rsidP="0032350A">
            <w:pPr>
              <w:pStyle w:val="ad"/>
              <w:jc w:val="left"/>
              <w:rPr>
                <w:lang w:val="en-US"/>
              </w:rPr>
            </w:pPr>
            <w:r>
              <w:t>ИЛИ</w:t>
            </w:r>
          </w:p>
          <w:p w14:paraId="0CA9B3E9" w14:textId="5A952BE8" w:rsidR="0032350A" w:rsidRDefault="0032350A" w:rsidP="0032350A">
            <w:pPr>
              <w:pStyle w:val="ad"/>
              <w:jc w:val="left"/>
              <w:rPr>
                <w:lang w:val="en-US"/>
              </w:rPr>
            </w:pPr>
            <w:r w:rsidRPr="00D21149">
              <w:rPr>
                <w:lang w:val="en-US"/>
              </w:rPr>
              <w:t>scanDocuments/attachment/contentId</w:t>
            </w:r>
          </w:p>
          <w:p w14:paraId="44373BCE" w14:textId="624AD8F3" w:rsidR="0032350A" w:rsidRPr="0094773E" w:rsidRDefault="0032350A" w:rsidP="0032350A">
            <w:pPr>
              <w:pStyle w:val="ad"/>
              <w:jc w:val="left"/>
              <w:rPr>
                <w:lang w:val="en-US"/>
              </w:rPr>
            </w:pPr>
            <w:r>
              <w:t>И</w:t>
            </w:r>
          </w:p>
          <w:p w14:paraId="4E140086" w14:textId="3DCD1C15" w:rsidR="0032350A" w:rsidRPr="00AF2E3B" w:rsidRDefault="0032350A" w:rsidP="0032350A">
            <w:pPr>
              <w:pStyle w:val="ad"/>
              <w:jc w:val="left"/>
              <w:rPr>
                <w:lang w:val="en-US"/>
              </w:rPr>
            </w:pPr>
            <w:r w:rsidRPr="00D21149">
              <w:rPr>
                <w:lang w:val="en-US"/>
              </w:rPr>
              <w:t>scanDocuments/attachment/</w:t>
            </w:r>
            <w:r>
              <w:rPr>
                <w:lang w:val="en-US"/>
              </w:rPr>
              <w:t>content</w:t>
            </w:r>
          </w:p>
          <w:p w14:paraId="7064E167" w14:textId="277C8C66" w:rsidR="0032350A" w:rsidRPr="00AF2E3B" w:rsidRDefault="0032350A" w:rsidP="0032350A">
            <w:pPr>
              <w:pStyle w:val="ad"/>
              <w:jc w:val="left"/>
              <w:rPr>
                <w:lang w:val="en-US"/>
              </w:rPr>
            </w:pPr>
            <w:r>
              <w:t>ИЛИ</w:t>
            </w:r>
          </w:p>
          <w:p w14:paraId="5AEA948C" w14:textId="6DB8788E" w:rsidR="0032350A" w:rsidRDefault="0032350A" w:rsidP="0032350A">
            <w:pPr>
              <w:pStyle w:val="ad"/>
              <w:jc w:val="left"/>
              <w:rPr>
                <w:lang w:val="en-US"/>
              </w:rPr>
            </w:pPr>
            <w:r w:rsidRPr="00AF2E3B">
              <w:rPr>
                <w:lang w:val="en-US"/>
              </w:rPr>
              <w:t>medicalDocument</w:t>
            </w:r>
            <w:r w:rsidRPr="00D21149">
              <w:rPr>
                <w:lang w:val="en-US"/>
              </w:rPr>
              <w:t>/contentId</w:t>
            </w:r>
          </w:p>
          <w:p w14:paraId="745197CC" w14:textId="6B5ABCEB" w:rsidR="0032350A" w:rsidRPr="00AF2E3B" w:rsidRDefault="0032350A" w:rsidP="0032350A">
            <w:pPr>
              <w:pStyle w:val="ad"/>
              <w:jc w:val="left"/>
              <w:rPr>
                <w:lang w:val="en-US"/>
              </w:rPr>
            </w:pPr>
            <w:r>
              <w:t>И</w:t>
            </w:r>
          </w:p>
          <w:p w14:paraId="274E8C58" w14:textId="77C6FE02" w:rsidR="0032350A" w:rsidRDefault="0032350A" w:rsidP="0032350A">
            <w:pPr>
              <w:pStyle w:val="ad"/>
              <w:jc w:val="left"/>
              <w:rPr>
                <w:lang w:val="en-US"/>
              </w:rPr>
            </w:pPr>
            <w:r w:rsidRPr="00AF2E3B">
              <w:rPr>
                <w:lang w:val="en-US"/>
              </w:rPr>
              <w:t>medicalDocument</w:t>
            </w:r>
            <w:r w:rsidRPr="00D21149">
              <w:rPr>
                <w:lang w:val="en-US"/>
              </w:rPr>
              <w:t>/</w:t>
            </w:r>
            <w:r>
              <w:rPr>
                <w:lang w:val="en-US"/>
              </w:rPr>
              <w:t>content</w:t>
            </w:r>
          </w:p>
          <w:p w14:paraId="0B6AD879" w14:textId="5C4D6605" w:rsidR="0032350A" w:rsidRPr="00B8790B" w:rsidRDefault="0032350A" w:rsidP="0032350A">
            <w:pPr>
              <w:pStyle w:val="ad"/>
              <w:jc w:val="left"/>
              <w:rPr>
                <w:lang w:val="en-US"/>
              </w:rPr>
            </w:pPr>
            <w:r>
              <w:t>ИЛИ</w:t>
            </w:r>
          </w:p>
          <w:p w14:paraId="538B2B98" w14:textId="301A4FBA" w:rsidR="0032350A" w:rsidRDefault="0032350A" w:rsidP="0032350A">
            <w:pPr>
              <w:pStyle w:val="ad"/>
              <w:jc w:val="left"/>
              <w:rPr>
                <w:lang w:val="en-US"/>
              </w:rPr>
            </w:pPr>
            <w:r w:rsidRPr="00B8790B">
              <w:rPr>
                <w:lang w:val="en-US"/>
              </w:rPr>
              <w:t>modification/attachments</w:t>
            </w:r>
            <w:r w:rsidRPr="00D21149">
              <w:rPr>
                <w:lang w:val="en-US"/>
              </w:rPr>
              <w:t>/contentId</w:t>
            </w:r>
          </w:p>
          <w:p w14:paraId="1D144621" w14:textId="243F4201" w:rsidR="0032350A" w:rsidRPr="00B8790B" w:rsidRDefault="0032350A" w:rsidP="0032350A">
            <w:pPr>
              <w:pStyle w:val="ad"/>
              <w:jc w:val="left"/>
              <w:rPr>
                <w:lang w:val="en-US"/>
              </w:rPr>
            </w:pPr>
            <w:r>
              <w:t>И</w:t>
            </w:r>
          </w:p>
          <w:p w14:paraId="29966335" w14:textId="0BF52750" w:rsidR="0032350A" w:rsidRDefault="0032350A" w:rsidP="0032350A">
            <w:pPr>
              <w:pStyle w:val="ad"/>
              <w:jc w:val="left"/>
              <w:rPr>
                <w:lang w:val="en-US"/>
              </w:rPr>
            </w:pPr>
            <w:r w:rsidRPr="00B8790B">
              <w:rPr>
                <w:lang w:val="en-US"/>
              </w:rPr>
              <w:t>modification/attachments</w:t>
            </w:r>
            <w:r w:rsidRPr="00D21149">
              <w:rPr>
                <w:lang w:val="en-US"/>
              </w:rPr>
              <w:t>/</w:t>
            </w:r>
            <w:r>
              <w:rPr>
                <w:lang w:val="en-US"/>
              </w:rPr>
              <w:t>content</w:t>
            </w:r>
          </w:p>
          <w:p w14:paraId="73006827" w14:textId="20C195F5" w:rsidR="0032350A" w:rsidRPr="009C151B" w:rsidRDefault="0032350A" w:rsidP="0032350A">
            <w:pPr>
              <w:pStyle w:val="ad"/>
              <w:jc w:val="left"/>
              <w:rPr>
                <w:lang w:val="en-US"/>
              </w:rPr>
            </w:pPr>
          </w:p>
        </w:tc>
        <w:tc>
          <w:tcPr>
            <w:tcW w:w="1474" w:type="pct"/>
            <w:gridSpan w:val="3"/>
            <w:tcBorders>
              <w:top w:val="single" w:sz="4" w:space="0" w:color="auto"/>
              <w:left w:val="single" w:sz="4" w:space="0" w:color="auto"/>
              <w:bottom w:val="single" w:sz="4" w:space="0" w:color="auto"/>
              <w:right w:val="single" w:sz="4" w:space="0" w:color="auto"/>
            </w:tcBorders>
          </w:tcPr>
          <w:p w14:paraId="681CCA38" w14:textId="2FEA5E0F" w:rsidR="0032350A" w:rsidRPr="00D5495B" w:rsidRDefault="0032350A" w:rsidP="0032350A">
            <w:pPr>
              <w:pStyle w:val="ad"/>
              <w:jc w:val="left"/>
            </w:pPr>
            <w:r>
              <w:t>Должно</w:t>
            </w:r>
            <w:r w:rsidRPr="00D5495B">
              <w:t xml:space="preserve"> </w:t>
            </w:r>
            <w:r>
              <w:t>быть</w:t>
            </w:r>
            <w:r w:rsidRPr="00D5495B">
              <w:t xml:space="preserve"> </w:t>
            </w:r>
            <w:r>
              <w:t>задано</w:t>
            </w:r>
            <w:r w:rsidRPr="00D5495B">
              <w:t xml:space="preserve"> </w:t>
            </w:r>
            <w:r>
              <w:t>одно</w:t>
            </w:r>
            <w:r w:rsidRPr="00D5495B">
              <w:t xml:space="preserve"> </w:t>
            </w:r>
            <w:r>
              <w:t>из</w:t>
            </w:r>
            <w:r w:rsidRPr="00D5495B">
              <w:t xml:space="preserve"> </w:t>
            </w:r>
            <w:r>
              <w:t>полей</w:t>
            </w:r>
            <w:r w:rsidRPr="00D5495B">
              <w:t xml:space="preserve"> </w:t>
            </w:r>
            <w:r w:rsidRPr="00294007">
              <w:t>Уникальный</w:t>
            </w:r>
            <w:r w:rsidRPr="00D5495B">
              <w:t xml:space="preserve"> </w:t>
            </w:r>
            <w:r w:rsidRPr="00294007">
              <w:t>идентификатор</w:t>
            </w:r>
            <w:r w:rsidRPr="00D5495B">
              <w:t xml:space="preserve"> </w:t>
            </w:r>
            <w:r w:rsidRPr="00294007">
              <w:t>контента</w:t>
            </w:r>
            <w:r w:rsidRPr="00D5495B">
              <w:t xml:space="preserve"> </w:t>
            </w:r>
            <w:r w:rsidRPr="00294007">
              <w:t>прикрепленного</w:t>
            </w:r>
            <w:r w:rsidRPr="00D5495B">
              <w:t xml:space="preserve"> </w:t>
            </w:r>
            <w:r w:rsidRPr="00294007">
              <w:t>документа</w:t>
            </w:r>
            <w:r w:rsidRPr="00D5495B">
              <w:t xml:space="preserve"> </w:t>
            </w:r>
            <w:r w:rsidRPr="00294007">
              <w:t>на</w:t>
            </w:r>
            <w:r w:rsidRPr="00D5495B">
              <w:t xml:space="preserve"> </w:t>
            </w:r>
            <w:r w:rsidRPr="00294007">
              <w:t>ЕИС</w:t>
            </w:r>
            <w:r w:rsidRPr="00D5495B">
              <w:t xml:space="preserve"> (</w:t>
            </w:r>
            <w:r w:rsidRPr="00294007">
              <w:rPr>
                <w:lang w:val="en-US"/>
              </w:rPr>
              <w:t>attachments</w:t>
            </w:r>
            <w:r w:rsidRPr="00D5495B">
              <w:t>/</w:t>
            </w:r>
            <w:r w:rsidRPr="00294007">
              <w:rPr>
                <w:lang w:val="en-US"/>
              </w:rPr>
              <w:t>attachment</w:t>
            </w:r>
            <w:r w:rsidRPr="00D5495B">
              <w:t>/</w:t>
            </w:r>
            <w:r w:rsidRPr="00294007">
              <w:rPr>
                <w:lang w:val="en-US"/>
              </w:rPr>
              <w:t>contentId</w:t>
            </w:r>
            <w:r w:rsidRPr="00D5495B">
              <w:t>)</w:t>
            </w:r>
          </w:p>
          <w:p w14:paraId="3386AB59" w14:textId="32F0DFB4" w:rsidR="0032350A" w:rsidRPr="00F91CFE" w:rsidRDefault="0032350A" w:rsidP="0032350A">
            <w:pPr>
              <w:pStyle w:val="ad"/>
              <w:jc w:val="left"/>
              <w:rPr>
                <w:lang w:val="en-US"/>
              </w:rPr>
            </w:pPr>
            <w:r>
              <w:t>ИЛИ</w:t>
            </w:r>
          </w:p>
          <w:p w14:paraId="71A88368" w14:textId="38D8D839" w:rsidR="0032350A" w:rsidRPr="00391B38" w:rsidRDefault="0032350A" w:rsidP="0032350A">
            <w:pPr>
              <w:pStyle w:val="ad"/>
              <w:jc w:val="left"/>
              <w:rPr>
                <w:lang w:val="en-US"/>
              </w:rPr>
            </w:pPr>
            <w:r w:rsidRPr="00294007">
              <w:t>Содержимое</w:t>
            </w:r>
            <w:r w:rsidRPr="00294007">
              <w:rPr>
                <w:lang w:val="en-US"/>
              </w:rPr>
              <w:t xml:space="preserve"> </w:t>
            </w:r>
            <w:r w:rsidRPr="00294007">
              <w:t>файла</w:t>
            </w:r>
            <w:r w:rsidRPr="00294007">
              <w:rPr>
                <w:lang w:val="en-US"/>
              </w:rPr>
              <w:t xml:space="preserve"> (attachments/attachment/</w:t>
            </w:r>
            <w:r>
              <w:rPr>
                <w:lang w:val="en-US"/>
              </w:rPr>
              <w:t>content</w:t>
            </w:r>
            <w:r w:rsidRPr="00294007">
              <w:rPr>
                <w:lang w:val="en-US"/>
              </w:rPr>
              <w:t>)</w:t>
            </w:r>
          </w:p>
        </w:tc>
        <w:tc>
          <w:tcPr>
            <w:tcW w:w="1395" w:type="pct"/>
            <w:gridSpan w:val="3"/>
            <w:tcBorders>
              <w:top w:val="single" w:sz="4" w:space="0" w:color="auto"/>
              <w:left w:val="single" w:sz="4" w:space="0" w:color="auto"/>
              <w:bottom w:val="single" w:sz="4" w:space="0" w:color="auto"/>
              <w:right w:val="single" w:sz="4" w:space="0" w:color="auto"/>
            </w:tcBorders>
          </w:tcPr>
          <w:p w14:paraId="68C63047" w14:textId="1AB94899" w:rsidR="0032350A" w:rsidRDefault="0032350A" w:rsidP="0032350A">
            <w:pPr>
              <w:pStyle w:val="ad"/>
              <w:jc w:val="left"/>
            </w:pPr>
            <w:r>
              <w:t>Для прикрепленного документа должно быть указано одно из полей «</w:t>
            </w:r>
            <w:r w:rsidRPr="00294007">
              <w:t>Уникальный идентификатор контента прикрепленного документа на ЕИС</w:t>
            </w:r>
            <w:r>
              <w:t>»</w:t>
            </w:r>
            <w:r w:rsidRPr="00294007">
              <w:t xml:space="preserve"> </w:t>
            </w:r>
            <w:r>
              <w:t>(</w:t>
            </w:r>
            <w:r w:rsidRPr="00294007">
              <w:rPr>
                <w:lang w:val="en-US"/>
              </w:rPr>
              <w:t>attachments</w:t>
            </w:r>
            <w:r w:rsidRPr="00294007">
              <w:t>/</w:t>
            </w:r>
            <w:r w:rsidRPr="00294007">
              <w:rPr>
                <w:lang w:val="en-US"/>
              </w:rPr>
              <w:t>attachment</w:t>
            </w:r>
            <w:r w:rsidRPr="00294007">
              <w:t>/</w:t>
            </w:r>
            <w:r w:rsidRPr="00294007">
              <w:rPr>
                <w:lang w:val="en-US"/>
              </w:rPr>
              <w:t>contentId</w:t>
            </w:r>
            <w:r w:rsidRPr="00294007">
              <w:t>)</w:t>
            </w:r>
            <w:r>
              <w:t xml:space="preserve"> или «</w:t>
            </w:r>
            <w:r w:rsidRPr="00294007">
              <w:t>Содержимое файла</w:t>
            </w:r>
            <w:r>
              <w:t>»</w:t>
            </w:r>
            <w:r w:rsidRPr="00294007">
              <w:t xml:space="preserve"> (</w:t>
            </w:r>
            <w:r w:rsidRPr="00294007">
              <w:rPr>
                <w:lang w:val="en-US"/>
              </w:rPr>
              <w:t>attachments</w:t>
            </w:r>
            <w:r w:rsidRPr="00294007">
              <w:t>/</w:t>
            </w:r>
            <w:r w:rsidRPr="00294007">
              <w:rPr>
                <w:lang w:val="en-US"/>
              </w:rPr>
              <w:t>attachment</w:t>
            </w:r>
            <w:r w:rsidRPr="00294007">
              <w:t>/</w:t>
            </w:r>
            <w:r>
              <w:rPr>
                <w:lang w:val="en-US"/>
              </w:rPr>
              <w:t>content</w:t>
            </w:r>
            <w:r w:rsidRPr="00294007">
              <w:t>)</w:t>
            </w:r>
          </w:p>
        </w:tc>
      </w:tr>
      <w:tr w:rsidR="0032350A" w:rsidRPr="00E31374" w14:paraId="7FA4752D"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30FFBCCE" w14:textId="6C13368E" w:rsidR="0032350A" w:rsidRPr="00E31374" w:rsidRDefault="0032350A" w:rsidP="0032350A">
            <w:pPr>
              <w:pStyle w:val="ad"/>
              <w:jc w:val="left"/>
              <w:rPr>
                <w:strike/>
              </w:rPr>
            </w:pPr>
            <w:bookmarkStart w:id="113" w:name="РК_ИК_0306"/>
            <w:r w:rsidRPr="00E31374">
              <w:rPr>
                <w:strike/>
              </w:rPr>
              <w:lastRenderedPageBreak/>
              <w:t>РК_ИК_0306</w:t>
            </w:r>
            <w:bookmarkEnd w:id="113"/>
          </w:p>
        </w:tc>
        <w:tc>
          <w:tcPr>
            <w:tcW w:w="234" w:type="pct"/>
            <w:gridSpan w:val="2"/>
            <w:tcBorders>
              <w:top w:val="single" w:sz="4" w:space="0" w:color="auto"/>
              <w:left w:val="single" w:sz="4" w:space="0" w:color="auto"/>
              <w:bottom w:val="single" w:sz="4" w:space="0" w:color="auto"/>
              <w:right w:val="single" w:sz="4" w:space="0" w:color="auto"/>
            </w:tcBorders>
          </w:tcPr>
          <w:p w14:paraId="5DFAF071" w14:textId="77777777" w:rsidR="0032350A" w:rsidRPr="00E31374" w:rsidRDefault="0032350A" w:rsidP="0032350A">
            <w:pPr>
              <w:pStyle w:val="ad"/>
              <w:jc w:val="left"/>
              <w:rPr>
                <w:strike/>
              </w:rPr>
            </w:pPr>
          </w:p>
        </w:tc>
        <w:tc>
          <w:tcPr>
            <w:tcW w:w="1056" w:type="pct"/>
            <w:gridSpan w:val="2"/>
            <w:tcBorders>
              <w:top w:val="single" w:sz="4" w:space="0" w:color="auto"/>
              <w:left w:val="single" w:sz="4" w:space="0" w:color="auto"/>
              <w:bottom w:val="single" w:sz="4" w:space="0" w:color="auto"/>
              <w:right w:val="single" w:sz="4" w:space="0" w:color="auto"/>
            </w:tcBorders>
          </w:tcPr>
          <w:p w14:paraId="7EE7156F" w14:textId="4946CB82" w:rsidR="0032350A" w:rsidRPr="00E31374" w:rsidRDefault="0032350A" w:rsidP="0032350A">
            <w:pPr>
              <w:pStyle w:val="ad"/>
              <w:jc w:val="left"/>
              <w:rPr>
                <w:strike/>
              </w:rPr>
            </w:pPr>
            <w:r w:rsidRPr="00E31374">
              <w:rPr>
                <w:strike/>
              </w:rPr>
              <w:t>Код системы полученный с пакетом</w:t>
            </w:r>
          </w:p>
        </w:tc>
        <w:tc>
          <w:tcPr>
            <w:tcW w:w="1474" w:type="pct"/>
            <w:gridSpan w:val="3"/>
            <w:tcBorders>
              <w:top w:val="single" w:sz="4" w:space="0" w:color="auto"/>
              <w:left w:val="single" w:sz="4" w:space="0" w:color="auto"/>
              <w:bottom w:val="single" w:sz="4" w:space="0" w:color="auto"/>
              <w:right w:val="single" w:sz="4" w:space="0" w:color="auto"/>
            </w:tcBorders>
          </w:tcPr>
          <w:p w14:paraId="022E433B" w14:textId="3BFA08C1" w:rsidR="0032350A" w:rsidRPr="00E31374" w:rsidRDefault="0032350A" w:rsidP="0032350A">
            <w:pPr>
              <w:pStyle w:val="ad"/>
              <w:jc w:val="left"/>
              <w:rPr>
                <w:strike/>
              </w:rPr>
            </w:pPr>
            <w:r w:rsidRPr="00E31374">
              <w:rPr>
                <w:strike/>
              </w:rPr>
              <w:t>В случае, если принимается документ «</w:t>
            </w:r>
            <w:r w:rsidRPr="00E31374">
              <w:rPr>
                <w:strike/>
                <w:lang w:val="en-US"/>
              </w:rPr>
              <w:t>closed</w:t>
            </w:r>
            <w:r w:rsidRPr="00E31374">
              <w:rPr>
                <w:strike/>
              </w:rPr>
              <w:t>Contract» проверяется, что код системы полученный с пакетом содержался в РИС в актуальном состоянии.</w:t>
            </w:r>
          </w:p>
        </w:tc>
        <w:tc>
          <w:tcPr>
            <w:tcW w:w="1395" w:type="pct"/>
            <w:gridSpan w:val="3"/>
            <w:tcBorders>
              <w:top w:val="single" w:sz="4" w:space="0" w:color="auto"/>
              <w:left w:val="single" w:sz="4" w:space="0" w:color="auto"/>
              <w:bottom w:val="single" w:sz="4" w:space="0" w:color="auto"/>
              <w:right w:val="single" w:sz="4" w:space="0" w:color="auto"/>
            </w:tcBorders>
          </w:tcPr>
          <w:p w14:paraId="43D5E44F" w14:textId="022E9561" w:rsidR="0032350A" w:rsidRPr="00E31374" w:rsidRDefault="0032350A" w:rsidP="0032350A">
            <w:pPr>
              <w:pStyle w:val="ad"/>
              <w:jc w:val="left"/>
              <w:rPr>
                <w:strike/>
              </w:rPr>
            </w:pPr>
            <w:r w:rsidRPr="00E31374">
              <w:rPr>
                <w:strike/>
              </w:rPr>
              <w:t>Документ «Информация (проект информации) о заключенном контракте (не публичные данные)» (closedContract) может быть принят только от зарегистрированных в ЕИС Региональных информационных систем.</w:t>
            </w:r>
          </w:p>
        </w:tc>
      </w:tr>
      <w:tr w:rsidR="0032350A" w:rsidRPr="00E31374" w14:paraId="788F4560"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50F6F5B5" w14:textId="68235E4D" w:rsidR="0032350A" w:rsidRPr="00E31374" w:rsidRDefault="0032350A" w:rsidP="0032350A">
            <w:pPr>
              <w:pStyle w:val="ad"/>
              <w:jc w:val="left"/>
            </w:pPr>
          </w:p>
        </w:tc>
        <w:tc>
          <w:tcPr>
            <w:tcW w:w="234" w:type="pct"/>
            <w:gridSpan w:val="2"/>
            <w:tcBorders>
              <w:top w:val="single" w:sz="4" w:space="0" w:color="auto"/>
              <w:left w:val="single" w:sz="4" w:space="0" w:color="auto"/>
              <w:bottom w:val="single" w:sz="4" w:space="0" w:color="auto"/>
              <w:right w:val="single" w:sz="4" w:space="0" w:color="auto"/>
            </w:tcBorders>
          </w:tcPr>
          <w:p w14:paraId="2D3CF4D3" w14:textId="77777777" w:rsidR="0032350A" w:rsidRPr="00E31374"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168914DA" w14:textId="2FE58EFC" w:rsidR="0032350A" w:rsidRPr="00E31374" w:rsidRDefault="0032350A" w:rsidP="0032350A">
            <w:pPr>
              <w:pStyle w:val="ad"/>
              <w:jc w:val="left"/>
            </w:pPr>
          </w:p>
        </w:tc>
        <w:tc>
          <w:tcPr>
            <w:tcW w:w="1474" w:type="pct"/>
            <w:gridSpan w:val="3"/>
            <w:tcBorders>
              <w:top w:val="single" w:sz="4" w:space="0" w:color="auto"/>
              <w:left w:val="single" w:sz="4" w:space="0" w:color="auto"/>
              <w:bottom w:val="single" w:sz="4" w:space="0" w:color="auto"/>
              <w:right w:val="single" w:sz="4" w:space="0" w:color="auto"/>
            </w:tcBorders>
          </w:tcPr>
          <w:p w14:paraId="23F1ACA3" w14:textId="00868DFA" w:rsidR="0032350A" w:rsidRPr="00E31374" w:rsidRDefault="0032350A" w:rsidP="0032350A">
            <w:pPr>
              <w:pStyle w:val="ad"/>
              <w:jc w:val="left"/>
            </w:pPr>
          </w:p>
        </w:tc>
        <w:tc>
          <w:tcPr>
            <w:tcW w:w="1395" w:type="pct"/>
            <w:gridSpan w:val="3"/>
            <w:tcBorders>
              <w:top w:val="single" w:sz="4" w:space="0" w:color="auto"/>
              <w:left w:val="single" w:sz="4" w:space="0" w:color="auto"/>
              <w:bottom w:val="single" w:sz="4" w:space="0" w:color="auto"/>
              <w:right w:val="single" w:sz="4" w:space="0" w:color="auto"/>
            </w:tcBorders>
          </w:tcPr>
          <w:p w14:paraId="0978C0F6" w14:textId="45016A1D" w:rsidR="0032350A" w:rsidRPr="00E31374" w:rsidRDefault="0032350A" w:rsidP="0032350A">
            <w:pPr>
              <w:pStyle w:val="ad"/>
              <w:jc w:val="left"/>
            </w:pPr>
          </w:p>
        </w:tc>
      </w:tr>
      <w:tr w:rsidR="0032350A" w:rsidRPr="009F4E26" w14:paraId="2D922CB2"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7948D132" w14:textId="702F8262" w:rsidR="0032350A" w:rsidRPr="00C859A5" w:rsidRDefault="0032350A" w:rsidP="0032350A">
            <w:pPr>
              <w:pStyle w:val="ad"/>
              <w:jc w:val="left"/>
            </w:pPr>
            <w:r>
              <w:t>РК_ИК_0307</w:t>
            </w:r>
          </w:p>
        </w:tc>
        <w:tc>
          <w:tcPr>
            <w:tcW w:w="234" w:type="pct"/>
            <w:gridSpan w:val="2"/>
            <w:tcBorders>
              <w:top w:val="single" w:sz="4" w:space="0" w:color="auto"/>
              <w:left w:val="single" w:sz="4" w:space="0" w:color="auto"/>
              <w:bottom w:val="single" w:sz="4" w:space="0" w:color="auto"/>
              <w:right w:val="single" w:sz="4" w:space="0" w:color="auto"/>
            </w:tcBorders>
          </w:tcPr>
          <w:p w14:paraId="798E5EC6" w14:textId="57C3B888" w:rsidR="0032350A" w:rsidRPr="004E6985" w:rsidRDefault="0032350A" w:rsidP="0032350A">
            <w:pPr>
              <w:pStyle w:val="ad"/>
              <w:jc w:val="left"/>
            </w:pPr>
            <w:r w:rsidRPr="00643C13">
              <w:t>РК_ИК_0159</w:t>
            </w:r>
          </w:p>
        </w:tc>
        <w:tc>
          <w:tcPr>
            <w:tcW w:w="1056" w:type="pct"/>
            <w:gridSpan w:val="2"/>
            <w:tcBorders>
              <w:top w:val="single" w:sz="4" w:space="0" w:color="auto"/>
              <w:left w:val="single" w:sz="4" w:space="0" w:color="auto"/>
              <w:bottom w:val="single" w:sz="4" w:space="0" w:color="auto"/>
              <w:right w:val="single" w:sz="4" w:space="0" w:color="auto"/>
            </w:tcBorders>
          </w:tcPr>
          <w:p w14:paraId="0A8B2681" w14:textId="77777777" w:rsidR="0032350A" w:rsidRDefault="0032350A" w:rsidP="0032350A">
            <w:pPr>
              <w:pStyle w:val="ad"/>
              <w:jc w:val="left"/>
            </w:pPr>
            <w:r w:rsidRPr="00643C13">
              <w:t>Уникальный идентификатор контента прикрепленного документа на ЕИС</w:t>
            </w:r>
          </w:p>
          <w:p w14:paraId="65D6DC9F" w14:textId="1750E853" w:rsidR="0032350A" w:rsidRPr="00C859A5" w:rsidRDefault="0032350A" w:rsidP="0032350A">
            <w:pPr>
              <w:pStyle w:val="ad"/>
              <w:jc w:val="left"/>
            </w:pPr>
            <w:r w:rsidRPr="000D0C8D">
              <w:rPr>
                <w:lang w:val="en-US"/>
              </w:rPr>
              <w:t>(</w:t>
            </w:r>
            <w:r w:rsidRPr="00643C13">
              <w:rPr>
                <w:lang w:val="en-US"/>
              </w:rPr>
              <w:t>attachment</w:t>
            </w:r>
            <w:r w:rsidRPr="000D0C8D">
              <w:rPr>
                <w:lang w:val="en-US"/>
              </w:rPr>
              <w:t>/contentId)</w:t>
            </w:r>
          </w:p>
        </w:tc>
        <w:tc>
          <w:tcPr>
            <w:tcW w:w="1474" w:type="pct"/>
            <w:gridSpan w:val="3"/>
            <w:tcBorders>
              <w:top w:val="single" w:sz="4" w:space="0" w:color="auto"/>
              <w:left w:val="single" w:sz="4" w:space="0" w:color="auto"/>
              <w:bottom w:val="single" w:sz="4" w:space="0" w:color="auto"/>
              <w:right w:val="single" w:sz="4" w:space="0" w:color="auto"/>
            </w:tcBorders>
          </w:tcPr>
          <w:p w14:paraId="7EDAA1FD" w14:textId="15ED7A3E" w:rsidR="0032350A" w:rsidRPr="00C859A5" w:rsidRDefault="0032350A" w:rsidP="0032350A">
            <w:pPr>
              <w:pStyle w:val="ad"/>
              <w:jc w:val="left"/>
            </w:pPr>
            <w:r>
              <w:t>Если пакет содержит информацию о прикрепленных документах с указанием у</w:t>
            </w:r>
            <w:r w:rsidRPr="00AF3F2F">
              <w:t>ника</w:t>
            </w:r>
            <w:r>
              <w:t>льного</w:t>
            </w:r>
            <w:r w:rsidRPr="00AF3F2F">
              <w:t xml:space="preserve"> идентификатор</w:t>
            </w:r>
            <w:r>
              <w:t>а</w:t>
            </w:r>
            <w:r w:rsidRPr="00AF3F2F">
              <w:t xml:space="preserve"> контента прикрепленного документа </w:t>
            </w:r>
            <w:r>
              <w:t xml:space="preserve">в ЕИС, то файл с идентификатором </w:t>
            </w:r>
            <w:r w:rsidRPr="00AF3F2F">
              <w:t>contentId</w:t>
            </w:r>
            <w:r>
              <w:t xml:space="preserve"> должен пристутствовать в файловом хранилище ЕИС</w:t>
            </w:r>
          </w:p>
        </w:tc>
        <w:tc>
          <w:tcPr>
            <w:tcW w:w="1395" w:type="pct"/>
            <w:gridSpan w:val="3"/>
            <w:tcBorders>
              <w:top w:val="single" w:sz="4" w:space="0" w:color="auto"/>
              <w:left w:val="single" w:sz="4" w:space="0" w:color="auto"/>
              <w:bottom w:val="single" w:sz="4" w:space="0" w:color="auto"/>
              <w:right w:val="single" w:sz="4" w:space="0" w:color="auto"/>
            </w:tcBorders>
          </w:tcPr>
          <w:p w14:paraId="24856C22" w14:textId="527757F1" w:rsidR="0032350A" w:rsidRPr="00C859A5" w:rsidRDefault="0032350A" w:rsidP="0032350A">
            <w:pPr>
              <w:pStyle w:val="ad"/>
              <w:jc w:val="left"/>
            </w:pPr>
            <w:r w:rsidRPr="00AF3F2F">
              <w:t xml:space="preserve">Уникальный идентификатор контента прикрепленного документа </w:t>
            </w:r>
            <w:r>
              <w:t xml:space="preserve">в ЕИС </w:t>
            </w:r>
            <w:r w:rsidRPr="00B36795">
              <w:t>&lt;</w:t>
            </w:r>
            <w:r>
              <w:t>ИД документа</w:t>
            </w:r>
            <w:r w:rsidRPr="00B36795">
              <w:t>&gt;</w:t>
            </w:r>
            <w:r>
              <w:t xml:space="preserve"> документа с именем </w:t>
            </w:r>
            <w:r w:rsidRPr="00425C58">
              <w:t>&lt;</w:t>
            </w:r>
            <w:r>
              <w:t>Имя документа</w:t>
            </w:r>
            <w:r w:rsidRPr="00425C58">
              <w:t>&gt;</w:t>
            </w:r>
            <w:r>
              <w:t xml:space="preserve"> не найден в ЕИС</w:t>
            </w:r>
          </w:p>
        </w:tc>
      </w:tr>
      <w:tr w:rsidR="0032350A" w:rsidRPr="009F4E26" w14:paraId="1C3446A5"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6CA9D89E" w14:textId="7CF845A1" w:rsidR="0032350A" w:rsidRDefault="0032350A" w:rsidP="0032350A">
            <w:pPr>
              <w:pStyle w:val="ad"/>
              <w:jc w:val="left"/>
            </w:pPr>
            <w:r>
              <w:t>РК_ИК_0425</w:t>
            </w:r>
          </w:p>
        </w:tc>
        <w:tc>
          <w:tcPr>
            <w:tcW w:w="234" w:type="pct"/>
            <w:gridSpan w:val="2"/>
            <w:tcBorders>
              <w:top w:val="single" w:sz="4" w:space="0" w:color="auto"/>
              <w:left w:val="single" w:sz="4" w:space="0" w:color="auto"/>
              <w:bottom w:val="single" w:sz="4" w:space="0" w:color="auto"/>
              <w:right w:val="single" w:sz="4" w:space="0" w:color="auto"/>
            </w:tcBorders>
          </w:tcPr>
          <w:p w14:paraId="4AE812B8"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4422F748" w14:textId="5534E923" w:rsidR="0032350A" w:rsidRPr="00643C13" w:rsidRDefault="0032350A" w:rsidP="0032350A">
            <w:pPr>
              <w:pStyle w:val="ad"/>
              <w:jc w:val="left"/>
            </w:pPr>
            <w:r w:rsidRPr="00BA562E">
              <w:t>Основание заключения контракта с единственным поставщиком</w:t>
            </w:r>
            <w:r>
              <w:t xml:space="preserve"> (</w:t>
            </w:r>
            <w:r w:rsidRPr="00BA562E">
              <w:t>foundation/fcsOrder/order/singleCustomer/reason</w:t>
            </w:r>
            <w:r>
              <w:t>)</w:t>
            </w:r>
          </w:p>
        </w:tc>
        <w:tc>
          <w:tcPr>
            <w:tcW w:w="1474" w:type="pct"/>
            <w:gridSpan w:val="3"/>
            <w:tcBorders>
              <w:top w:val="single" w:sz="4" w:space="0" w:color="auto"/>
              <w:left w:val="single" w:sz="4" w:space="0" w:color="auto"/>
              <w:bottom w:val="single" w:sz="4" w:space="0" w:color="auto"/>
              <w:right w:val="single" w:sz="4" w:space="0" w:color="auto"/>
            </w:tcBorders>
          </w:tcPr>
          <w:p w14:paraId="1FAFD9C4" w14:textId="77777777" w:rsidR="0032350A" w:rsidRDefault="0032350A" w:rsidP="0032350A">
            <w:pPr>
              <w:pStyle w:val="ad"/>
              <w:jc w:val="left"/>
            </w:pPr>
            <w:r>
              <w:t>Если в принимаемом пакете заполнен блок «</w:t>
            </w:r>
            <w:r w:rsidRPr="00BA562E">
              <w:t>Закупка у единственного поставщика (извещение размещалось на ЕИС)</w:t>
            </w:r>
            <w:r>
              <w:t>» (</w:t>
            </w:r>
            <w:r w:rsidRPr="00BA562E">
              <w:t>foundation/fcsOrder/order/singleCustomer</w:t>
            </w:r>
            <w:r>
              <w:t>), то контролируется обязательность заполненения проверяемого блока</w:t>
            </w:r>
          </w:p>
          <w:p w14:paraId="3842038E" w14:textId="77777777" w:rsidR="0032350A" w:rsidRDefault="0032350A" w:rsidP="0032350A">
            <w:pPr>
              <w:pStyle w:val="ad"/>
              <w:jc w:val="left"/>
            </w:pPr>
          </w:p>
          <w:p w14:paraId="593A8543" w14:textId="77777777" w:rsidR="0032350A" w:rsidRDefault="0032350A" w:rsidP="0032350A">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32569CE2" w14:textId="77777777" w:rsidR="0032350A" w:rsidRDefault="0032350A" w:rsidP="0032350A">
            <w:pPr>
              <w:pStyle w:val="ad"/>
              <w:jc w:val="left"/>
            </w:pPr>
          </w:p>
          <w:p w14:paraId="0C756837" w14:textId="75FD3154" w:rsidR="0032350A" w:rsidRPr="00BA562E" w:rsidRDefault="0032350A" w:rsidP="0032350A">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Borders>
              <w:top w:val="single" w:sz="4" w:space="0" w:color="auto"/>
              <w:left w:val="single" w:sz="4" w:space="0" w:color="auto"/>
              <w:bottom w:val="single" w:sz="4" w:space="0" w:color="auto"/>
              <w:right w:val="single" w:sz="4" w:space="0" w:color="auto"/>
            </w:tcBorders>
          </w:tcPr>
          <w:p w14:paraId="0F2BBE68" w14:textId="2F9EBA61" w:rsidR="0032350A" w:rsidRPr="00AF3F2F" w:rsidRDefault="0032350A" w:rsidP="0032350A">
            <w:pPr>
              <w:pStyle w:val="ad"/>
              <w:jc w:val="left"/>
            </w:pPr>
            <w:r>
              <w:t>В составе блока «</w:t>
            </w:r>
            <w:r w:rsidRPr="00BA562E">
              <w:t>Закупка у единственного поставщика (извещение размещалось на ЕИС)</w:t>
            </w:r>
            <w:r>
              <w:t>» (</w:t>
            </w:r>
            <w:r w:rsidRPr="00BA562E">
              <w:t>foundation/fcsOrder/order/singleCustomer</w:t>
            </w:r>
            <w:r>
              <w:t>) должен быть заполнен блок «</w:t>
            </w:r>
            <w:r w:rsidRPr="00BA562E">
              <w:t>Основание заключения контракта с единственным поставщиком</w:t>
            </w:r>
            <w:r>
              <w:t>» (</w:t>
            </w:r>
            <w:r w:rsidRPr="00BA562E">
              <w:t>foundation/fcsOrder/order/singleCustomer/reason</w:t>
            </w:r>
            <w:r>
              <w:t>)</w:t>
            </w:r>
          </w:p>
        </w:tc>
      </w:tr>
      <w:tr w:rsidR="0032350A" w:rsidRPr="009F4E26" w14:paraId="78474C9D"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075CC30F" w14:textId="7CB02081" w:rsidR="0032350A" w:rsidRDefault="0032350A" w:rsidP="0032350A">
            <w:pPr>
              <w:pStyle w:val="ad"/>
              <w:jc w:val="left"/>
            </w:pPr>
            <w:r>
              <w:t>РК_ИК_0426</w:t>
            </w:r>
          </w:p>
        </w:tc>
        <w:tc>
          <w:tcPr>
            <w:tcW w:w="234" w:type="pct"/>
            <w:gridSpan w:val="2"/>
            <w:tcBorders>
              <w:top w:val="single" w:sz="4" w:space="0" w:color="auto"/>
              <w:left w:val="single" w:sz="4" w:space="0" w:color="auto"/>
              <w:bottom w:val="single" w:sz="4" w:space="0" w:color="auto"/>
              <w:right w:val="single" w:sz="4" w:space="0" w:color="auto"/>
            </w:tcBorders>
          </w:tcPr>
          <w:p w14:paraId="0CB3DBE9"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6B083BBB" w14:textId="298B2DFD" w:rsidR="0032350A" w:rsidRPr="00BA562E" w:rsidRDefault="0032350A" w:rsidP="0032350A">
            <w:pPr>
              <w:pStyle w:val="ad"/>
              <w:jc w:val="left"/>
            </w:pPr>
            <w:r w:rsidRPr="00993271">
              <w:t>Информация о цене контракта (priceInfo)</w:t>
            </w:r>
          </w:p>
        </w:tc>
        <w:tc>
          <w:tcPr>
            <w:tcW w:w="1474" w:type="pct"/>
            <w:gridSpan w:val="3"/>
            <w:tcBorders>
              <w:top w:val="single" w:sz="4" w:space="0" w:color="auto"/>
              <w:left w:val="single" w:sz="4" w:space="0" w:color="auto"/>
              <w:bottom w:val="single" w:sz="4" w:space="0" w:color="auto"/>
              <w:right w:val="single" w:sz="4" w:space="0" w:color="auto"/>
            </w:tcBorders>
          </w:tcPr>
          <w:p w14:paraId="5AF1CFF8" w14:textId="322D5434" w:rsidR="0032350A" w:rsidRDefault="0032350A" w:rsidP="0032350A">
            <w:pPr>
              <w:pStyle w:val="ad"/>
              <w:jc w:val="left"/>
            </w:pPr>
            <w:r>
              <w:t>Контролируется обязательность заполненения проверяемого блока</w:t>
            </w:r>
          </w:p>
          <w:p w14:paraId="09C44852" w14:textId="77777777" w:rsidR="0032350A" w:rsidRDefault="0032350A" w:rsidP="0032350A">
            <w:pPr>
              <w:pStyle w:val="ad"/>
              <w:jc w:val="left"/>
            </w:pPr>
          </w:p>
          <w:p w14:paraId="19FCE632" w14:textId="77777777" w:rsidR="0032350A" w:rsidRDefault="0032350A" w:rsidP="0032350A">
            <w:pPr>
              <w:pStyle w:val="ad"/>
              <w:jc w:val="left"/>
            </w:pPr>
            <w:r>
              <w:t>Не вызывается при приеме проекта первоначаль</w:t>
            </w:r>
            <w:r>
              <w:lastRenderedPageBreak/>
              <w:t>ной версии, сформированного на основании электронного контракта в структурированном виде</w:t>
            </w:r>
          </w:p>
          <w:p w14:paraId="7F825DB2" w14:textId="77777777" w:rsidR="0032350A" w:rsidRDefault="0032350A" w:rsidP="0032350A">
            <w:pPr>
              <w:pStyle w:val="ad"/>
              <w:jc w:val="left"/>
            </w:pPr>
          </w:p>
          <w:p w14:paraId="35E856B7" w14:textId="566AB0C7" w:rsidR="0032350A" w:rsidRDefault="0032350A" w:rsidP="0032350A">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Borders>
              <w:top w:val="single" w:sz="4" w:space="0" w:color="auto"/>
              <w:left w:val="single" w:sz="4" w:space="0" w:color="auto"/>
              <w:bottom w:val="single" w:sz="4" w:space="0" w:color="auto"/>
              <w:right w:val="single" w:sz="4" w:space="0" w:color="auto"/>
            </w:tcBorders>
          </w:tcPr>
          <w:p w14:paraId="2D5385F8" w14:textId="6D9FF1D2" w:rsidR="0032350A" w:rsidRDefault="0032350A" w:rsidP="0032350A">
            <w:pPr>
              <w:pStyle w:val="ad"/>
              <w:jc w:val="left"/>
            </w:pPr>
            <w:r>
              <w:lastRenderedPageBreak/>
              <w:t>В составе пакета должен быть заполнен блок «</w:t>
            </w:r>
            <w:r w:rsidRPr="00993271">
              <w:t>Информация о цене контракта</w:t>
            </w:r>
            <w:r>
              <w:t>»</w:t>
            </w:r>
            <w:r w:rsidRPr="00993271">
              <w:t xml:space="preserve"> (priceInfo)</w:t>
            </w:r>
          </w:p>
        </w:tc>
      </w:tr>
      <w:tr w:rsidR="0032350A" w:rsidRPr="009F4E26" w14:paraId="4E96E9E3"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00C6C244" w14:textId="0C520E80" w:rsidR="0032350A" w:rsidRDefault="0032350A" w:rsidP="0032350A">
            <w:pPr>
              <w:pStyle w:val="ad"/>
              <w:jc w:val="left"/>
            </w:pPr>
            <w:r>
              <w:t>РК_ИК_0427</w:t>
            </w:r>
          </w:p>
        </w:tc>
        <w:tc>
          <w:tcPr>
            <w:tcW w:w="234" w:type="pct"/>
            <w:gridSpan w:val="2"/>
            <w:tcBorders>
              <w:top w:val="single" w:sz="4" w:space="0" w:color="auto"/>
              <w:left w:val="single" w:sz="4" w:space="0" w:color="auto"/>
              <w:bottom w:val="single" w:sz="4" w:space="0" w:color="auto"/>
              <w:right w:val="single" w:sz="4" w:space="0" w:color="auto"/>
            </w:tcBorders>
          </w:tcPr>
          <w:p w14:paraId="64175CAE"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6F4B5EF8" w14:textId="65A280B6" w:rsidR="0032350A" w:rsidRPr="00993271" w:rsidRDefault="0032350A" w:rsidP="0032350A">
            <w:pPr>
              <w:pStyle w:val="ad"/>
              <w:jc w:val="left"/>
            </w:pPr>
            <w:r w:rsidRPr="004D0259">
              <w:t>Срок исполнения контракта (executionPeriod)</w:t>
            </w:r>
          </w:p>
        </w:tc>
        <w:tc>
          <w:tcPr>
            <w:tcW w:w="1474" w:type="pct"/>
            <w:gridSpan w:val="3"/>
            <w:tcBorders>
              <w:top w:val="single" w:sz="4" w:space="0" w:color="auto"/>
              <w:left w:val="single" w:sz="4" w:space="0" w:color="auto"/>
              <w:bottom w:val="single" w:sz="4" w:space="0" w:color="auto"/>
              <w:right w:val="single" w:sz="4" w:space="0" w:color="auto"/>
            </w:tcBorders>
          </w:tcPr>
          <w:p w14:paraId="55B66B1C" w14:textId="77777777" w:rsidR="0032350A" w:rsidRDefault="0032350A" w:rsidP="0032350A">
            <w:pPr>
              <w:pStyle w:val="ad"/>
              <w:jc w:val="left"/>
            </w:pPr>
            <w:r>
              <w:t>Контролируется обязательность заполненения проверяемого блока</w:t>
            </w:r>
          </w:p>
          <w:p w14:paraId="5238005D" w14:textId="77777777" w:rsidR="0032350A" w:rsidRDefault="0032350A" w:rsidP="0032350A">
            <w:pPr>
              <w:pStyle w:val="ad"/>
              <w:jc w:val="left"/>
            </w:pPr>
          </w:p>
          <w:p w14:paraId="679BC7B9" w14:textId="77777777" w:rsidR="0032350A" w:rsidRDefault="0032350A" w:rsidP="0032350A">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63F924E6" w14:textId="77777777" w:rsidR="0032350A" w:rsidRDefault="0032350A" w:rsidP="0032350A">
            <w:pPr>
              <w:pStyle w:val="ad"/>
              <w:jc w:val="left"/>
            </w:pPr>
          </w:p>
          <w:p w14:paraId="39873AA4" w14:textId="54A85EBC" w:rsidR="0032350A" w:rsidRDefault="0032350A" w:rsidP="0032350A">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Borders>
              <w:top w:val="single" w:sz="4" w:space="0" w:color="auto"/>
              <w:left w:val="single" w:sz="4" w:space="0" w:color="auto"/>
              <w:bottom w:val="single" w:sz="4" w:space="0" w:color="auto"/>
              <w:right w:val="single" w:sz="4" w:space="0" w:color="auto"/>
            </w:tcBorders>
          </w:tcPr>
          <w:p w14:paraId="13E18ACF" w14:textId="03F5FF64" w:rsidR="0032350A" w:rsidRDefault="0032350A" w:rsidP="0032350A">
            <w:pPr>
              <w:pStyle w:val="ad"/>
              <w:jc w:val="left"/>
            </w:pPr>
            <w:r>
              <w:t>В составе пакета должен быть заполнен блок «</w:t>
            </w:r>
            <w:r w:rsidRPr="004D0259">
              <w:t>Срок исполнения контракта</w:t>
            </w:r>
            <w:r>
              <w:t>»</w:t>
            </w:r>
            <w:r w:rsidRPr="004D0259">
              <w:t xml:space="preserve"> (executionPeriod)</w:t>
            </w:r>
          </w:p>
        </w:tc>
      </w:tr>
      <w:tr w:rsidR="0032350A" w:rsidRPr="009F4E26" w14:paraId="5A7A2B0E"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57E70D7B" w14:textId="13E272BA" w:rsidR="0032350A" w:rsidRDefault="0032350A" w:rsidP="0032350A">
            <w:pPr>
              <w:pStyle w:val="ad"/>
              <w:jc w:val="left"/>
            </w:pPr>
            <w:r>
              <w:t>РК_ИК_0428</w:t>
            </w:r>
          </w:p>
        </w:tc>
        <w:tc>
          <w:tcPr>
            <w:tcW w:w="234" w:type="pct"/>
            <w:gridSpan w:val="2"/>
            <w:tcBorders>
              <w:top w:val="single" w:sz="4" w:space="0" w:color="auto"/>
              <w:left w:val="single" w:sz="4" w:space="0" w:color="auto"/>
              <w:bottom w:val="single" w:sz="4" w:space="0" w:color="auto"/>
              <w:right w:val="single" w:sz="4" w:space="0" w:color="auto"/>
            </w:tcBorders>
          </w:tcPr>
          <w:p w14:paraId="55FD17DA"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6988DCCF" w14:textId="030165D8" w:rsidR="0032350A" w:rsidRPr="004D0259" w:rsidRDefault="0032350A" w:rsidP="0032350A">
            <w:pPr>
              <w:pStyle w:val="ad"/>
              <w:jc w:val="left"/>
            </w:pPr>
            <w:r w:rsidRPr="00995CB0">
              <w:t>Информация о требованиях к гарантийному обслуживанию товара</w:t>
            </w:r>
            <w:r>
              <w:t xml:space="preserve"> (</w:t>
            </w:r>
            <w:r w:rsidRPr="00995CB0">
              <w:t>qualityGuaranteeInfo/warrantyReqsText</w:t>
            </w:r>
            <w:r>
              <w:t>)</w:t>
            </w:r>
          </w:p>
        </w:tc>
        <w:tc>
          <w:tcPr>
            <w:tcW w:w="1474" w:type="pct"/>
            <w:gridSpan w:val="3"/>
            <w:tcBorders>
              <w:top w:val="single" w:sz="4" w:space="0" w:color="auto"/>
              <w:left w:val="single" w:sz="4" w:space="0" w:color="auto"/>
              <w:bottom w:val="single" w:sz="4" w:space="0" w:color="auto"/>
              <w:right w:val="single" w:sz="4" w:space="0" w:color="auto"/>
            </w:tcBorders>
          </w:tcPr>
          <w:p w14:paraId="60B7E31A" w14:textId="70FA5AA5" w:rsidR="0032350A" w:rsidRDefault="0032350A" w:rsidP="0032350A">
            <w:pPr>
              <w:pStyle w:val="ad"/>
              <w:jc w:val="left"/>
            </w:pPr>
            <w:r>
              <w:t>Если в принимаемом пакете заполнен блок «</w:t>
            </w:r>
            <w:r w:rsidRPr="007F7DC1">
              <w:t>Информация о гарантии качества товара, работы услуги</w:t>
            </w:r>
            <w:r>
              <w:t>» (</w:t>
            </w:r>
            <w:r w:rsidRPr="007F7DC1">
              <w:t>qualityGuaranteeInfo</w:t>
            </w:r>
            <w:r>
              <w:t>), то контролируется обязательность заполненения проверяемого блока</w:t>
            </w:r>
          </w:p>
          <w:p w14:paraId="09903E88" w14:textId="77777777" w:rsidR="0032350A" w:rsidRDefault="0032350A" w:rsidP="0032350A">
            <w:pPr>
              <w:pStyle w:val="ad"/>
              <w:jc w:val="left"/>
            </w:pPr>
          </w:p>
          <w:p w14:paraId="06C9DBBE" w14:textId="77777777" w:rsidR="0032350A" w:rsidRDefault="0032350A" w:rsidP="0032350A">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66DD6BD0" w14:textId="77777777" w:rsidR="0032350A" w:rsidRDefault="0032350A" w:rsidP="0032350A">
            <w:pPr>
              <w:pStyle w:val="ad"/>
              <w:jc w:val="left"/>
            </w:pPr>
          </w:p>
          <w:p w14:paraId="428BF081" w14:textId="3E444536" w:rsidR="0032350A" w:rsidRDefault="0032350A" w:rsidP="0032350A">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Borders>
              <w:top w:val="single" w:sz="4" w:space="0" w:color="auto"/>
              <w:left w:val="single" w:sz="4" w:space="0" w:color="auto"/>
              <w:bottom w:val="single" w:sz="4" w:space="0" w:color="auto"/>
              <w:right w:val="single" w:sz="4" w:space="0" w:color="auto"/>
            </w:tcBorders>
          </w:tcPr>
          <w:p w14:paraId="0D964FA5" w14:textId="067858B7" w:rsidR="0032350A" w:rsidRDefault="0032350A" w:rsidP="0032350A">
            <w:pPr>
              <w:pStyle w:val="ad"/>
              <w:jc w:val="left"/>
            </w:pPr>
            <w:r>
              <w:t>В составе блока «</w:t>
            </w:r>
            <w:r w:rsidRPr="007F7DC1">
              <w:t>Информация о гарантии качества товара, работы услуги</w:t>
            </w:r>
            <w:r>
              <w:t>» (</w:t>
            </w:r>
            <w:r w:rsidRPr="007F7DC1">
              <w:t>qualityGuaranteeInfo</w:t>
            </w:r>
            <w:r>
              <w:t>) должен быть заполнен блок «</w:t>
            </w:r>
            <w:r w:rsidRPr="00995CB0">
              <w:t>Информация о требованиях к гарантийному обслуживанию товара</w:t>
            </w:r>
            <w:r>
              <w:t>» (</w:t>
            </w:r>
            <w:r w:rsidRPr="00995CB0">
              <w:t>qualityGuaranteeInfo/warrantyReqsText</w:t>
            </w:r>
            <w:r>
              <w:t>)</w:t>
            </w:r>
          </w:p>
        </w:tc>
      </w:tr>
      <w:tr w:rsidR="0032350A" w:rsidRPr="009F4E26" w14:paraId="20E10D21"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4BE0F68A" w14:textId="62AF196C" w:rsidR="0032350A" w:rsidRDefault="0032350A" w:rsidP="0032350A">
            <w:pPr>
              <w:pStyle w:val="ad"/>
              <w:jc w:val="left"/>
            </w:pPr>
            <w:r>
              <w:t>РК_ИК_0429</w:t>
            </w:r>
          </w:p>
        </w:tc>
        <w:tc>
          <w:tcPr>
            <w:tcW w:w="234" w:type="pct"/>
            <w:gridSpan w:val="2"/>
            <w:tcBorders>
              <w:top w:val="single" w:sz="4" w:space="0" w:color="auto"/>
              <w:left w:val="single" w:sz="4" w:space="0" w:color="auto"/>
              <w:bottom w:val="single" w:sz="4" w:space="0" w:color="auto"/>
              <w:right w:val="single" w:sz="4" w:space="0" w:color="auto"/>
            </w:tcBorders>
          </w:tcPr>
          <w:p w14:paraId="105EE42D"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2364563C" w14:textId="09596DC2" w:rsidR="0032350A" w:rsidRPr="00995CB0" w:rsidRDefault="0032350A" w:rsidP="0032350A">
            <w:pPr>
              <w:pStyle w:val="ad"/>
              <w:jc w:val="left"/>
            </w:pPr>
            <w:r w:rsidRPr="00B21037">
              <w:t>Объекты закупки</w:t>
            </w:r>
            <w:r w:rsidRPr="004D0259">
              <w:t xml:space="preserve"> (</w:t>
            </w:r>
            <w:r w:rsidRPr="00B21037">
              <w:t>products</w:t>
            </w:r>
            <w:r w:rsidRPr="004D0259">
              <w:t>)</w:t>
            </w:r>
          </w:p>
        </w:tc>
        <w:tc>
          <w:tcPr>
            <w:tcW w:w="1474" w:type="pct"/>
            <w:gridSpan w:val="3"/>
            <w:tcBorders>
              <w:top w:val="single" w:sz="4" w:space="0" w:color="auto"/>
              <w:left w:val="single" w:sz="4" w:space="0" w:color="auto"/>
              <w:bottom w:val="single" w:sz="4" w:space="0" w:color="auto"/>
              <w:right w:val="single" w:sz="4" w:space="0" w:color="auto"/>
            </w:tcBorders>
          </w:tcPr>
          <w:p w14:paraId="5DD6C3D1" w14:textId="77777777" w:rsidR="0032350A" w:rsidRDefault="0032350A" w:rsidP="0032350A">
            <w:pPr>
              <w:pStyle w:val="ad"/>
              <w:jc w:val="left"/>
            </w:pPr>
            <w:r>
              <w:t>Контролируется обязательность заполненения проверяемого блока</w:t>
            </w:r>
          </w:p>
          <w:p w14:paraId="1323137A" w14:textId="77777777" w:rsidR="0032350A" w:rsidRDefault="0032350A" w:rsidP="0032350A">
            <w:pPr>
              <w:pStyle w:val="ad"/>
              <w:jc w:val="left"/>
            </w:pPr>
          </w:p>
          <w:p w14:paraId="0E652965" w14:textId="77777777" w:rsidR="0032350A" w:rsidRDefault="0032350A" w:rsidP="0032350A">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11A35E99" w14:textId="77777777" w:rsidR="0032350A" w:rsidRDefault="0032350A" w:rsidP="0032350A">
            <w:pPr>
              <w:pStyle w:val="ad"/>
              <w:jc w:val="left"/>
            </w:pPr>
          </w:p>
          <w:p w14:paraId="5B4D0500" w14:textId="532D929F" w:rsidR="0032350A" w:rsidRDefault="0032350A" w:rsidP="0032350A">
            <w:pPr>
              <w:pStyle w:val="ad"/>
              <w:jc w:val="left"/>
            </w:pPr>
            <w:r>
              <w:t xml:space="preserve">Контроль не вызывается, если при приеме изменений сведений о контракте признак </w:t>
            </w:r>
            <w:r w:rsidRPr="00793570">
              <w:t>"Документ на базе РЭК"</w:t>
            </w:r>
            <w:r>
              <w:t xml:space="preserve"> установлен</w:t>
            </w:r>
          </w:p>
        </w:tc>
        <w:tc>
          <w:tcPr>
            <w:tcW w:w="1395" w:type="pct"/>
            <w:gridSpan w:val="3"/>
            <w:tcBorders>
              <w:top w:val="single" w:sz="4" w:space="0" w:color="auto"/>
              <w:left w:val="single" w:sz="4" w:space="0" w:color="auto"/>
              <w:bottom w:val="single" w:sz="4" w:space="0" w:color="auto"/>
              <w:right w:val="single" w:sz="4" w:space="0" w:color="auto"/>
            </w:tcBorders>
          </w:tcPr>
          <w:p w14:paraId="34C5BC99" w14:textId="50682144" w:rsidR="0032350A" w:rsidRDefault="0032350A" w:rsidP="0032350A">
            <w:pPr>
              <w:pStyle w:val="ad"/>
              <w:jc w:val="left"/>
            </w:pPr>
            <w:r>
              <w:lastRenderedPageBreak/>
              <w:t xml:space="preserve">В составе пакета должен быть заполнен блок </w:t>
            </w:r>
            <w:r>
              <w:lastRenderedPageBreak/>
              <w:t>«</w:t>
            </w:r>
            <w:r w:rsidRPr="00B21037">
              <w:t>Объекты закупки</w:t>
            </w:r>
            <w:r>
              <w:t>»</w:t>
            </w:r>
            <w:r w:rsidRPr="004D0259">
              <w:t xml:space="preserve"> (</w:t>
            </w:r>
            <w:r w:rsidRPr="00B21037">
              <w:t>products</w:t>
            </w:r>
            <w:r w:rsidRPr="004D0259">
              <w:t>)</w:t>
            </w:r>
          </w:p>
        </w:tc>
      </w:tr>
      <w:tr w:rsidR="0032350A" w:rsidRPr="00DB6BFA" w14:paraId="401F0504"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4B945A99" w14:textId="3D213AD8" w:rsidR="0032350A" w:rsidRPr="0076668C" w:rsidRDefault="0032350A" w:rsidP="0032350A">
            <w:pPr>
              <w:pStyle w:val="ad"/>
              <w:jc w:val="left"/>
              <w:rPr>
                <w:strike/>
              </w:rPr>
            </w:pPr>
            <w:r w:rsidRPr="0076668C">
              <w:rPr>
                <w:strike/>
              </w:rPr>
              <w:lastRenderedPageBreak/>
              <w:t>РК_ИК_0430</w:t>
            </w:r>
          </w:p>
        </w:tc>
        <w:tc>
          <w:tcPr>
            <w:tcW w:w="234" w:type="pct"/>
            <w:gridSpan w:val="2"/>
            <w:tcBorders>
              <w:top w:val="single" w:sz="4" w:space="0" w:color="auto"/>
              <w:left w:val="single" w:sz="4" w:space="0" w:color="auto"/>
              <w:bottom w:val="single" w:sz="4" w:space="0" w:color="auto"/>
              <w:right w:val="single" w:sz="4" w:space="0" w:color="auto"/>
            </w:tcBorders>
          </w:tcPr>
          <w:p w14:paraId="156485A3" w14:textId="77777777" w:rsidR="0032350A" w:rsidRPr="0076668C" w:rsidRDefault="0032350A" w:rsidP="0032350A">
            <w:pPr>
              <w:pStyle w:val="ad"/>
              <w:jc w:val="left"/>
              <w:rPr>
                <w:strike/>
              </w:rPr>
            </w:pPr>
          </w:p>
        </w:tc>
        <w:tc>
          <w:tcPr>
            <w:tcW w:w="1056" w:type="pct"/>
            <w:gridSpan w:val="2"/>
            <w:tcBorders>
              <w:top w:val="single" w:sz="4" w:space="0" w:color="auto"/>
              <w:left w:val="single" w:sz="4" w:space="0" w:color="auto"/>
              <w:bottom w:val="single" w:sz="4" w:space="0" w:color="auto"/>
              <w:right w:val="single" w:sz="4" w:space="0" w:color="auto"/>
            </w:tcBorders>
          </w:tcPr>
          <w:p w14:paraId="16809DBF" w14:textId="77777777" w:rsidR="0032350A" w:rsidRPr="0076668C" w:rsidRDefault="0032350A" w:rsidP="0032350A">
            <w:pPr>
              <w:pStyle w:val="ad"/>
              <w:jc w:val="left"/>
              <w:rPr>
                <w:strike/>
                <w:lang w:val="en-US"/>
              </w:rPr>
            </w:pPr>
            <w:r w:rsidRPr="0076668C">
              <w:rPr>
                <w:strike/>
              </w:rPr>
              <w:t>Статус</w:t>
            </w:r>
            <w:r w:rsidRPr="0076668C">
              <w:rPr>
                <w:strike/>
                <w:lang w:val="en-US"/>
              </w:rPr>
              <w:t xml:space="preserve"> </w:t>
            </w:r>
            <w:r w:rsidRPr="0076668C">
              <w:rPr>
                <w:strike/>
              </w:rPr>
              <w:t>поставщика</w:t>
            </w:r>
          </w:p>
          <w:p w14:paraId="5F30569E" w14:textId="77777777" w:rsidR="0032350A" w:rsidRPr="0076668C" w:rsidRDefault="0032350A" w:rsidP="0032350A">
            <w:pPr>
              <w:pStyle w:val="ad"/>
              <w:jc w:val="left"/>
              <w:rPr>
                <w:strike/>
                <w:lang w:val="en-US"/>
              </w:rPr>
            </w:pPr>
            <w:r w:rsidRPr="0076668C">
              <w:rPr>
                <w:strike/>
                <w:lang w:val="en-US"/>
              </w:rPr>
              <w:t>(suppliersInfo/supplierInfo/legalEntityRF/otherInfo/statusInfo)</w:t>
            </w:r>
          </w:p>
          <w:p w14:paraId="5C77C802" w14:textId="77777777" w:rsidR="0032350A" w:rsidRPr="0076668C" w:rsidRDefault="0032350A" w:rsidP="0032350A">
            <w:pPr>
              <w:pStyle w:val="ad"/>
              <w:jc w:val="left"/>
              <w:rPr>
                <w:strike/>
                <w:lang w:val="en-US"/>
              </w:rPr>
            </w:pPr>
            <w:r w:rsidRPr="0076668C">
              <w:rPr>
                <w:strike/>
              </w:rPr>
              <w:t>И</w:t>
            </w:r>
          </w:p>
          <w:p w14:paraId="7A40E20B" w14:textId="77777777" w:rsidR="0032350A" w:rsidRPr="0076668C" w:rsidRDefault="0032350A" w:rsidP="0032350A">
            <w:pPr>
              <w:pStyle w:val="ad"/>
              <w:jc w:val="left"/>
              <w:rPr>
                <w:strike/>
                <w:lang w:val="en-US"/>
              </w:rPr>
            </w:pPr>
            <w:r w:rsidRPr="0076668C">
              <w:rPr>
                <w:strike/>
                <w:lang w:val="en-US"/>
              </w:rPr>
              <w:t>(suppliersInfo/supplierInfo/individualPersonRFIndEntr/otherInfo/statusInfo)</w:t>
            </w:r>
          </w:p>
          <w:p w14:paraId="262CC0BA" w14:textId="77777777" w:rsidR="0032350A" w:rsidRPr="0076668C" w:rsidRDefault="0032350A" w:rsidP="0032350A">
            <w:pPr>
              <w:pStyle w:val="ad"/>
              <w:jc w:val="left"/>
              <w:rPr>
                <w:strike/>
                <w:lang w:val="en-US"/>
              </w:rPr>
            </w:pPr>
            <w:r w:rsidRPr="0076668C">
              <w:rPr>
                <w:strike/>
              </w:rPr>
              <w:t>И</w:t>
            </w:r>
          </w:p>
          <w:p w14:paraId="1DEA5572" w14:textId="77777777" w:rsidR="0032350A" w:rsidRPr="0076668C" w:rsidRDefault="0032350A" w:rsidP="0032350A">
            <w:pPr>
              <w:pStyle w:val="ad"/>
              <w:jc w:val="left"/>
              <w:rPr>
                <w:strike/>
                <w:lang w:val="en-US"/>
              </w:rPr>
            </w:pPr>
            <w:r w:rsidRPr="0076668C">
              <w:rPr>
                <w:strike/>
                <w:lang w:val="en-US"/>
              </w:rPr>
              <w:t>(suppliersInfo/supplierInfo/individualPersonRF/statusInfo)</w:t>
            </w:r>
          </w:p>
          <w:p w14:paraId="41DCC0E5" w14:textId="77777777" w:rsidR="0032350A" w:rsidRPr="0076668C" w:rsidRDefault="0032350A" w:rsidP="0032350A">
            <w:pPr>
              <w:pStyle w:val="ad"/>
              <w:jc w:val="left"/>
              <w:rPr>
                <w:strike/>
                <w:lang w:val="en-US"/>
              </w:rPr>
            </w:pPr>
            <w:r w:rsidRPr="0076668C">
              <w:rPr>
                <w:strike/>
              </w:rPr>
              <w:t>И</w:t>
            </w:r>
          </w:p>
          <w:p w14:paraId="4CE0D9CC" w14:textId="77777777" w:rsidR="0032350A" w:rsidRPr="0076668C" w:rsidRDefault="0032350A" w:rsidP="0032350A">
            <w:pPr>
              <w:pStyle w:val="ad"/>
              <w:jc w:val="left"/>
              <w:rPr>
                <w:strike/>
                <w:lang w:val="en-US"/>
              </w:rPr>
            </w:pPr>
            <w:r w:rsidRPr="0076668C">
              <w:rPr>
                <w:strike/>
                <w:lang w:val="en-US"/>
              </w:rPr>
              <w:t>(suppliersInfo/supplierInfo/individualPersonRFIndEntrisCulture/otherInfo/statusInfo)</w:t>
            </w:r>
          </w:p>
          <w:p w14:paraId="69104152" w14:textId="77777777" w:rsidR="0032350A" w:rsidRPr="0076668C" w:rsidRDefault="0032350A" w:rsidP="0032350A">
            <w:pPr>
              <w:pStyle w:val="ad"/>
              <w:jc w:val="left"/>
              <w:rPr>
                <w:strike/>
                <w:lang w:val="en-US"/>
              </w:rPr>
            </w:pPr>
            <w:r w:rsidRPr="0076668C">
              <w:rPr>
                <w:strike/>
              </w:rPr>
              <w:t>И</w:t>
            </w:r>
          </w:p>
          <w:p w14:paraId="2FA6DB4E" w14:textId="77777777" w:rsidR="0032350A" w:rsidRPr="0076668C" w:rsidRDefault="0032350A" w:rsidP="0032350A">
            <w:pPr>
              <w:pStyle w:val="ad"/>
              <w:jc w:val="left"/>
              <w:rPr>
                <w:strike/>
                <w:lang w:val="en-US"/>
              </w:rPr>
            </w:pPr>
            <w:r w:rsidRPr="0076668C">
              <w:rPr>
                <w:strike/>
                <w:lang w:val="en-US"/>
              </w:rPr>
              <w:t>(suppliersInfo/supplierInfo/individualPersonRFisCulture/statusInfo)</w:t>
            </w:r>
          </w:p>
          <w:p w14:paraId="2F38041F" w14:textId="77777777" w:rsidR="0032350A" w:rsidRPr="0076668C" w:rsidRDefault="0032350A" w:rsidP="0032350A">
            <w:pPr>
              <w:pStyle w:val="ad"/>
              <w:jc w:val="left"/>
              <w:rPr>
                <w:strike/>
                <w:lang w:val="en-US"/>
              </w:rPr>
            </w:pPr>
            <w:r w:rsidRPr="0076668C">
              <w:rPr>
                <w:strike/>
              </w:rPr>
              <w:t>И</w:t>
            </w:r>
          </w:p>
          <w:p w14:paraId="1302E95D" w14:textId="77777777" w:rsidR="0032350A" w:rsidRPr="0076668C" w:rsidRDefault="0032350A" w:rsidP="0032350A">
            <w:pPr>
              <w:pStyle w:val="ad"/>
              <w:jc w:val="left"/>
              <w:rPr>
                <w:strike/>
                <w:lang w:val="en-US"/>
              </w:rPr>
            </w:pPr>
            <w:r w:rsidRPr="0076668C">
              <w:rPr>
                <w:strike/>
                <w:lang w:val="en-US"/>
              </w:rPr>
              <w:t>(suppliersInfo/supplierInfo/legalEntityForeignState/statusInfo)</w:t>
            </w:r>
          </w:p>
          <w:p w14:paraId="71BF4EED" w14:textId="77777777" w:rsidR="0032350A" w:rsidRPr="0076668C" w:rsidRDefault="0032350A" w:rsidP="0032350A">
            <w:pPr>
              <w:pStyle w:val="ad"/>
              <w:jc w:val="left"/>
              <w:rPr>
                <w:strike/>
                <w:lang w:val="en-US"/>
              </w:rPr>
            </w:pPr>
            <w:r w:rsidRPr="0076668C">
              <w:rPr>
                <w:strike/>
              </w:rPr>
              <w:t>И</w:t>
            </w:r>
          </w:p>
          <w:p w14:paraId="5343D880" w14:textId="77777777" w:rsidR="0032350A" w:rsidRPr="0076668C" w:rsidRDefault="0032350A" w:rsidP="0032350A">
            <w:pPr>
              <w:pStyle w:val="ad"/>
              <w:jc w:val="left"/>
              <w:rPr>
                <w:strike/>
                <w:lang w:val="en-US"/>
              </w:rPr>
            </w:pPr>
            <w:r w:rsidRPr="0076668C">
              <w:rPr>
                <w:strike/>
                <w:lang w:val="en-US"/>
              </w:rPr>
              <w:t>(suppliersInfo/supplierInfo/individualPersonFor</w:t>
            </w:r>
            <w:r w:rsidRPr="0076668C">
              <w:rPr>
                <w:strike/>
                <w:lang w:val="en-US"/>
              </w:rPr>
              <w:lastRenderedPageBreak/>
              <w:t>eignState/registerInRFTaxBodies/statusInfo)</w:t>
            </w:r>
          </w:p>
          <w:p w14:paraId="6CD590D2" w14:textId="77777777" w:rsidR="0032350A" w:rsidRPr="0076668C" w:rsidRDefault="0032350A" w:rsidP="0032350A">
            <w:pPr>
              <w:pStyle w:val="ad"/>
              <w:jc w:val="left"/>
              <w:rPr>
                <w:strike/>
                <w:lang w:val="en-US"/>
              </w:rPr>
            </w:pPr>
            <w:r w:rsidRPr="0076668C">
              <w:rPr>
                <w:strike/>
              </w:rPr>
              <w:t>И</w:t>
            </w:r>
          </w:p>
          <w:p w14:paraId="4C6780D3" w14:textId="5821BED3" w:rsidR="0032350A" w:rsidRPr="0076668C" w:rsidRDefault="0032350A" w:rsidP="0032350A">
            <w:pPr>
              <w:pStyle w:val="ad"/>
              <w:jc w:val="left"/>
              <w:rPr>
                <w:strike/>
                <w:lang w:val="en-US"/>
              </w:rPr>
            </w:pPr>
            <w:r w:rsidRPr="0076668C">
              <w:rPr>
                <w:strike/>
                <w:lang w:val="en-US"/>
              </w:rPr>
              <w:t>(suppliersInfo/supplierInfo/individualPersonForeignStateisCulture/registerInRFTaxBodies/statusInfo)</w:t>
            </w:r>
          </w:p>
        </w:tc>
        <w:tc>
          <w:tcPr>
            <w:tcW w:w="1474" w:type="pct"/>
            <w:gridSpan w:val="3"/>
            <w:tcBorders>
              <w:top w:val="single" w:sz="4" w:space="0" w:color="auto"/>
              <w:left w:val="single" w:sz="4" w:space="0" w:color="auto"/>
              <w:bottom w:val="single" w:sz="4" w:space="0" w:color="auto"/>
              <w:right w:val="single" w:sz="4" w:space="0" w:color="auto"/>
            </w:tcBorders>
          </w:tcPr>
          <w:p w14:paraId="48B3111F" w14:textId="746EA9AD" w:rsidR="0032350A" w:rsidRPr="0076668C" w:rsidRDefault="0032350A" w:rsidP="0032350A">
            <w:pPr>
              <w:pStyle w:val="ad"/>
              <w:numPr>
                <w:ilvl w:val="0"/>
                <w:numId w:val="154"/>
              </w:numPr>
              <w:jc w:val="left"/>
              <w:rPr>
                <w:strike/>
              </w:rPr>
            </w:pPr>
            <w:r w:rsidRPr="0076668C">
              <w:rPr>
                <w:strike/>
              </w:rPr>
              <w:lastRenderedPageBreak/>
              <w:t>При приеме первой версии документа:</w:t>
            </w:r>
          </w:p>
          <w:p w14:paraId="563BE6B1" w14:textId="3108DAD2" w:rsidR="0032350A" w:rsidRPr="0076668C" w:rsidRDefault="0032350A" w:rsidP="0032350A">
            <w:pPr>
              <w:pStyle w:val="ad"/>
              <w:jc w:val="left"/>
              <w:rPr>
                <w:strike/>
              </w:rPr>
            </w:pPr>
            <w:r w:rsidRPr="0076668C">
              <w:rPr>
                <w:strike/>
              </w:rPr>
              <w:t>Если поле заполнено, то проверяется наличие кода в справочнике «Наименование статуса поставщика» (ZAKUPKI_NSI.NSI_SUPPLIER_STATUS) в актуальном статусе (ошибка 1).</w:t>
            </w:r>
          </w:p>
          <w:p w14:paraId="29A75D3D" w14:textId="77777777" w:rsidR="0032350A" w:rsidRPr="0076668C" w:rsidRDefault="0032350A" w:rsidP="0032350A">
            <w:pPr>
              <w:pStyle w:val="ad"/>
              <w:jc w:val="left"/>
              <w:rPr>
                <w:strike/>
              </w:rPr>
            </w:pPr>
          </w:p>
          <w:p w14:paraId="109E9F9E" w14:textId="54704709" w:rsidR="0032350A" w:rsidRPr="0076668C" w:rsidRDefault="0032350A" w:rsidP="0032350A">
            <w:pPr>
              <w:pStyle w:val="ad"/>
              <w:numPr>
                <w:ilvl w:val="0"/>
                <w:numId w:val="154"/>
              </w:numPr>
              <w:jc w:val="left"/>
              <w:rPr>
                <w:strike/>
              </w:rPr>
            </w:pPr>
            <w:r w:rsidRPr="0076668C">
              <w:rPr>
                <w:strike/>
              </w:rPr>
              <w:t>При приеме последующих версий:</w:t>
            </w:r>
          </w:p>
          <w:p w14:paraId="30ADB651" w14:textId="77777777" w:rsidR="0032350A" w:rsidRPr="0076668C" w:rsidRDefault="0032350A" w:rsidP="0032350A">
            <w:pPr>
              <w:pStyle w:val="ad"/>
              <w:jc w:val="left"/>
              <w:rPr>
                <w:strike/>
              </w:rPr>
            </w:pPr>
            <w:r w:rsidRPr="0076668C">
              <w:rPr>
                <w:strike/>
              </w:rPr>
              <w:t>Если поле заполнено значением, отличающимся от значения в предыдущей версии документа, то проверяется наличие кода в справочнике «Наименование статуса поставщика» (ZAKUPKI_NSI.NSI_SUPPLIER_STATUS) в актуальном статусе (ошибка 2).</w:t>
            </w:r>
          </w:p>
          <w:p w14:paraId="1C6C6959" w14:textId="77777777" w:rsidR="0032350A" w:rsidRPr="0076668C" w:rsidRDefault="0032350A" w:rsidP="0032350A">
            <w:pPr>
              <w:pStyle w:val="ad"/>
              <w:jc w:val="left"/>
              <w:rPr>
                <w:strike/>
              </w:rPr>
            </w:pPr>
          </w:p>
          <w:p w14:paraId="266B6301" w14:textId="6A7BC3BE" w:rsidR="0032350A" w:rsidRPr="0076668C" w:rsidRDefault="0032350A" w:rsidP="0032350A">
            <w:pPr>
              <w:pStyle w:val="ad"/>
              <w:jc w:val="left"/>
              <w:rPr>
                <w:strike/>
              </w:rPr>
            </w:pPr>
            <w:r w:rsidRPr="0076668C">
              <w:rPr>
                <w:strike/>
              </w:rPr>
              <w:t>Не вызывается при приеме проекта первоначальной версии, сформированного на основании электронного контракта в структурированном виде</w:t>
            </w:r>
          </w:p>
          <w:p w14:paraId="29115207" w14:textId="0952ED20" w:rsidR="0032350A" w:rsidRPr="0076668C" w:rsidRDefault="0032350A" w:rsidP="0032350A">
            <w:pPr>
              <w:pStyle w:val="ad"/>
              <w:jc w:val="left"/>
              <w:rPr>
                <w:strike/>
              </w:rPr>
            </w:pPr>
          </w:p>
          <w:p w14:paraId="4D5F9A7F" w14:textId="6210A7B3" w:rsidR="0032350A" w:rsidRPr="0076668C" w:rsidRDefault="0032350A" w:rsidP="0032350A">
            <w:pPr>
              <w:pStyle w:val="ad"/>
              <w:jc w:val="left"/>
              <w:rPr>
                <w:strike/>
              </w:rPr>
            </w:pPr>
            <w:r w:rsidRPr="0076668C">
              <w:rPr>
                <w:strike/>
              </w:rPr>
              <w:t>Контроль не вызывается, если при приеме изменений сведений о контракте признак "Документ на базе РЭК" установлен</w:t>
            </w:r>
          </w:p>
          <w:p w14:paraId="00C1F003" w14:textId="77777777" w:rsidR="0032350A" w:rsidRPr="0076668C" w:rsidRDefault="0032350A" w:rsidP="0032350A">
            <w:pPr>
              <w:pStyle w:val="ad"/>
              <w:jc w:val="left"/>
              <w:rPr>
                <w:strike/>
              </w:rPr>
            </w:pPr>
          </w:p>
          <w:p w14:paraId="2B2163FB" w14:textId="41E41CB2" w:rsidR="0032350A" w:rsidRPr="0076668C" w:rsidRDefault="0032350A" w:rsidP="0032350A">
            <w:pPr>
              <w:pStyle w:val="ad"/>
              <w:jc w:val="left"/>
              <w:rPr>
                <w:strike/>
              </w:rPr>
            </w:pPr>
            <w:r w:rsidRPr="0076668C">
              <w:rPr>
                <w:strike/>
              </w:rPr>
              <w:t>Не вызывется для контрактов, первая версия которых была размещена с даты из настройки «Дата начала применения нормы по сокрытию кон-трактов с ед поставщиком заключенных по п. 10, 13 и 17 ч.1 ст.93 44-ФЗ» для блоков: «Физическое лицо РФ. Поставщик культурных ценностей» (individualPersonRFisCulture), «Физическое лицо иностранного государства. Поставщик культурных ценностей» (individualPersonForeignStateisCulture), «Физическое лицо РФ. Индивидуальный предприниматель. Поставщик культурных ценностей» (suppliersInfo/supplierInfo/individualPersonRFIvidualEntrepreneurisCulture)</w:t>
            </w:r>
          </w:p>
          <w:p w14:paraId="39C60AD9" w14:textId="318C7E22" w:rsidR="0032350A" w:rsidRPr="0076668C" w:rsidRDefault="0032350A" w:rsidP="0032350A">
            <w:pPr>
              <w:pStyle w:val="ad"/>
              <w:jc w:val="left"/>
              <w:rPr>
                <w:strike/>
              </w:rPr>
            </w:pPr>
          </w:p>
        </w:tc>
        <w:tc>
          <w:tcPr>
            <w:tcW w:w="1395" w:type="pct"/>
            <w:gridSpan w:val="3"/>
            <w:tcBorders>
              <w:top w:val="single" w:sz="4" w:space="0" w:color="auto"/>
              <w:left w:val="single" w:sz="4" w:space="0" w:color="auto"/>
              <w:bottom w:val="single" w:sz="4" w:space="0" w:color="auto"/>
              <w:right w:val="single" w:sz="4" w:space="0" w:color="auto"/>
            </w:tcBorders>
          </w:tcPr>
          <w:p w14:paraId="672FBFD0" w14:textId="72620167" w:rsidR="0032350A" w:rsidRPr="0076668C" w:rsidRDefault="0032350A" w:rsidP="0032350A">
            <w:pPr>
              <w:pStyle w:val="ad"/>
              <w:numPr>
                <w:ilvl w:val="0"/>
                <w:numId w:val="154"/>
              </w:numPr>
              <w:jc w:val="left"/>
              <w:rPr>
                <w:strike/>
              </w:rPr>
            </w:pPr>
            <w:r w:rsidRPr="0076668C">
              <w:rPr>
                <w:strike/>
              </w:rPr>
              <w:lastRenderedPageBreak/>
              <w:t>При приеме первой версии документа в поле «Статус поставщика» (</w:t>
            </w:r>
            <w:r w:rsidRPr="0076668C">
              <w:rPr>
                <w:strike/>
                <w:lang w:val="en-US"/>
              </w:rPr>
              <w:t>statusInfo</w:t>
            </w:r>
            <w:r w:rsidRPr="0076668C">
              <w:rPr>
                <w:strike/>
              </w:rPr>
              <w:t>) могут быть указаны только актуальные значения из справочника «Наименование статуса поставщика» (</w:t>
            </w:r>
            <w:r w:rsidRPr="0076668C">
              <w:rPr>
                <w:strike/>
                <w:lang w:val="en-US"/>
              </w:rPr>
              <w:t>nsiSupplierStatus</w:t>
            </w:r>
            <w:r w:rsidRPr="0076668C">
              <w:rPr>
                <w:strike/>
              </w:rPr>
              <w:t>).</w:t>
            </w:r>
          </w:p>
          <w:p w14:paraId="2DDE8720" w14:textId="77777777" w:rsidR="0032350A" w:rsidRPr="0076668C" w:rsidRDefault="0032350A" w:rsidP="0032350A">
            <w:pPr>
              <w:pStyle w:val="ad"/>
              <w:jc w:val="left"/>
              <w:rPr>
                <w:strike/>
              </w:rPr>
            </w:pPr>
          </w:p>
          <w:p w14:paraId="7D9B0BC2" w14:textId="4CF29411" w:rsidR="0032350A" w:rsidRPr="0076668C" w:rsidRDefault="0032350A" w:rsidP="0032350A">
            <w:pPr>
              <w:pStyle w:val="ad"/>
              <w:jc w:val="left"/>
              <w:rPr>
                <w:strike/>
              </w:rPr>
            </w:pPr>
            <w:r w:rsidRPr="0076668C">
              <w:rPr>
                <w:strike/>
              </w:rPr>
              <w:t>2. При приеме изменений к размещенной версии документа в поле «Статус поставщика» (</w:t>
            </w:r>
            <w:r w:rsidRPr="0076668C">
              <w:rPr>
                <w:strike/>
                <w:lang w:val="en-US"/>
              </w:rPr>
              <w:t>statusInfo</w:t>
            </w:r>
            <w:r w:rsidRPr="0076668C">
              <w:rPr>
                <w:strike/>
              </w:rPr>
              <w:t>) допускается указание значения из размещенной версии документа или актуального значения из справочника «Наименование статуса поставщика» (</w:t>
            </w:r>
            <w:r w:rsidRPr="0076668C">
              <w:rPr>
                <w:strike/>
                <w:lang w:val="en-US"/>
              </w:rPr>
              <w:t>nsiSupplierStatus</w:t>
            </w:r>
            <w:r w:rsidRPr="0076668C">
              <w:rPr>
                <w:strike/>
              </w:rPr>
              <w:t>).</w:t>
            </w:r>
          </w:p>
        </w:tc>
      </w:tr>
      <w:tr w:rsidR="0032350A" w:rsidRPr="0063432B" w14:paraId="47AC5F95"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1602D33D" w14:textId="2692E85A" w:rsidR="0032350A" w:rsidRPr="00E732AC" w:rsidRDefault="0032350A" w:rsidP="0032350A">
            <w:pPr>
              <w:pStyle w:val="ad"/>
              <w:jc w:val="left"/>
              <w:rPr>
                <w:lang w:val="en-US"/>
              </w:rPr>
            </w:pPr>
            <w:r>
              <w:t>РК_ИК_043</w:t>
            </w:r>
            <w:r>
              <w:rPr>
                <w:lang w:val="en-US"/>
              </w:rPr>
              <w:t>1</w:t>
            </w:r>
          </w:p>
        </w:tc>
        <w:tc>
          <w:tcPr>
            <w:tcW w:w="234" w:type="pct"/>
            <w:gridSpan w:val="2"/>
            <w:tcBorders>
              <w:top w:val="single" w:sz="4" w:space="0" w:color="auto"/>
              <w:left w:val="single" w:sz="4" w:space="0" w:color="auto"/>
              <w:bottom w:val="single" w:sz="4" w:space="0" w:color="auto"/>
              <w:right w:val="single" w:sz="4" w:space="0" w:color="auto"/>
            </w:tcBorders>
          </w:tcPr>
          <w:p w14:paraId="056E76EC"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2F137D9C" w14:textId="77777777" w:rsidR="0032350A" w:rsidRPr="00DB6BFA" w:rsidRDefault="0032350A" w:rsidP="0032350A">
            <w:pPr>
              <w:pStyle w:val="ad"/>
              <w:jc w:val="left"/>
              <w:rPr>
                <w:lang w:val="en-US"/>
              </w:rPr>
            </w:pPr>
            <w:r>
              <w:t>Статус</w:t>
            </w:r>
            <w:r w:rsidRPr="00DB6BFA">
              <w:rPr>
                <w:lang w:val="en-US"/>
              </w:rPr>
              <w:t xml:space="preserve"> </w:t>
            </w:r>
            <w:r>
              <w:t>поставщика</w:t>
            </w:r>
          </w:p>
          <w:p w14:paraId="79D4F234" w14:textId="19C6968D" w:rsidR="0032350A" w:rsidRPr="000A60B9" w:rsidRDefault="0032350A" w:rsidP="0032350A">
            <w:pPr>
              <w:pStyle w:val="ad"/>
              <w:jc w:val="left"/>
              <w:rPr>
                <w:lang w:val="en-US"/>
              </w:rPr>
            </w:pPr>
            <w:r w:rsidRPr="00DB6BFA">
              <w:rPr>
                <w:lang w:val="en-US"/>
              </w:rPr>
              <w:t>(suppliersInfo/supplierInfo/legalEntityRF/otherInfo/status</w:t>
            </w:r>
            <w:r>
              <w:rPr>
                <w:lang w:val="en-US"/>
              </w:rPr>
              <w:t>Info</w:t>
            </w:r>
            <w:r w:rsidRPr="00DB6BFA">
              <w:rPr>
                <w:lang w:val="en-US"/>
              </w:rPr>
              <w:t>)</w:t>
            </w:r>
          </w:p>
        </w:tc>
        <w:tc>
          <w:tcPr>
            <w:tcW w:w="1474" w:type="pct"/>
            <w:gridSpan w:val="3"/>
            <w:tcBorders>
              <w:top w:val="single" w:sz="4" w:space="0" w:color="auto"/>
              <w:left w:val="single" w:sz="4" w:space="0" w:color="auto"/>
              <w:bottom w:val="single" w:sz="4" w:space="0" w:color="auto"/>
              <w:right w:val="single" w:sz="4" w:space="0" w:color="auto"/>
            </w:tcBorders>
          </w:tcPr>
          <w:p w14:paraId="3D22935B" w14:textId="77777777" w:rsidR="0032350A" w:rsidRDefault="0032350A" w:rsidP="0032350A">
            <w:pPr>
              <w:pStyle w:val="ad"/>
              <w:jc w:val="left"/>
            </w:pPr>
            <w:r>
              <w:t>Если</w:t>
            </w:r>
            <w:r w:rsidRPr="00CE073B">
              <w:t>:</w:t>
            </w:r>
          </w:p>
          <w:p w14:paraId="685F59A9" w14:textId="77777777" w:rsidR="0032350A" w:rsidRPr="00CE073B" w:rsidRDefault="0032350A" w:rsidP="0032350A">
            <w:pPr>
              <w:pStyle w:val="ad"/>
              <w:jc w:val="left"/>
            </w:pPr>
            <w:r>
              <w:t>1. поле заполнено</w:t>
            </w:r>
            <w:r w:rsidRPr="00CE073B">
              <w:t>;</w:t>
            </w:r>
          </w:p>
          <w:p w14:paraId="6F8BC34F" w14:textId="77777777" w:rsidR="0032350A" w:rsidRPr="00CE073B" w:rsidRDefault="0032350A" w:rsidP="0032350A">
            <w:pPr>
              <w:pStyle w:val="ad"/>
              <w:jc w:val="left"/>
            </w:pPr>
            <w:r w:rsidRPr="00CE073B">
              <w:t xml:space="preserve">2. </w:t>
            </w:r>
            <w:r>
              <w:t>е</w:t>
            </w:r>
            <w:r w:rsidRPr="00CE073B">
              <w:t>сть связь с извещением о закупке;</w:t>
            </w:r>
          </w:p>
          <w:p w14:paraId="7551F202" w14:textId="389A5AF2" w:rsidR="0032350A" w:rsidRDefault="0032350A" w:rsidP="0032350A">
            <w:pPr>
              <w:pStyle w:val="ad"/>
              <w:jc w:val="left"/>
            </w:pPr>
            <w:r w:rsidRPr="00CE073B">
              <w:t xml:space="preserve">3. </w:t>
            </w:r>
            <w:r>
              <w:t>в информации о контракте (его изменении)</w:t>
            </w:r>
            <w:r w:rsidRPr="00CE073B">
              <w:t xml:space="preserve"> </w:t>
            </w:r>
            <w:r>
              <w:t xml:space="preserve">НЕ установлен </w:t>
            </w:r>
            <w:r w:rsidRPr="00F8205A">
              <w:t>признак «Закупка у субъектов малого предпринимательства и социально ориентированных некоммерческих организаций»</w:t>
            </w:r>
            <w:r w:rsidRPr="00CE073B">
              <w:t>;</w:t>
            </w:r>
          </w:p>
          <w:p w14:paraId="51F3E239" w14:textId="77777777" w:rsidR="0032350A" w:rsidRDefault="0032350A" w:rsidP="0032350A">
            <w:pPr>
              <w:pStyle w:val="ad"/>
              <w:jc w:val="left"/>
            </w:pPr>
            <w:r>
              <w:t>4. в связанном извещении НЕ установлен признак «</w:t>
            </w:r>
            <w:r w:rsidRPr="002E6BDD">
              <w:t>установлен признак «Требование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w:t>
            </w:r>
            <w:r w:rsidRPr="002E6BDD">
              <w:lastRenderedPageBreak/>
              <w:t>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соответствии с частью 5 статьи 30 Федерального закона № 44-ФЗ)»</w:t>
            </w:r>
            <w:r>
              <w:t>.</w:t>
            </w:r>
          </w:p>
          <w:p w14:paraId="584CEBE4" w14:textId="77777777" w:rsidR="0032350A" w:rsidRDefault="0032350A" w:rsidP="0032350A">
            <w:pPr>
              <w:pStyle w:val="ad"/>
              <w:jc w:val="left"/>
            </w:pPr>
          </w:p>
          <w:p w14:paraId="795CB71D" w14:textId="6E1D4A32" w:rsidR="00E5430F" w:rsidRPr="00CE073B" w:rsidRDefault="0032350A" w:rsidP="0032350A">
            <w:pPr>
              <w:pStyle w:val="ad"/>
              <w:jc w:val="left"/>
            </w:pPr>
            <w:r>
              <w:t>То контролируется, что указано значение 10 или 20.</w:t>
            </w:r>
          </w:p>
        </w:tc>
        <w:tc>
          <w:tcPr>
            <w:tcW w:w="1395" w:type="pct"/>
            <w:gridSpan w:val="3"/>
            <w:tcBorders>
              <w:top w:val="single" w:sz="4" w:space="0" w:color="auto"/>
              <w:left w:val="single" w:sz="4" w:space="0" w:color="auto"/>
              <w:bottom w:val="single" w:sz="4" w:space="0" w:color="auto"/>
              <w:right w:val="single" w:sz="4" w:space="0" w:color="auto"/>
            </w:tcBorders>
          </w:tcPr>
          <w:p w14:paraId="3DE57C1D" w14:textId="77777777" w:rsidR="0032350A" w:rsidRPr="0063432B" w:rsidRDefault="0032350A" w:rsidP="0032350A">
            <w:pPr>
              <w:pStyle w:val="ad"/>
              <w:jc w:val="left"/>
            </w:pPr>
            <w:r>
              <w:lastRenderedPageBreak/>
              <w:t>В принимаемом документе для поставщика с типом «Юридическое лицо РФ» в поле Статус</w:t>
            </w:r>
            <w:r w:rsidRPr="0063432B">
              <w:t xml:space="preserve"> </w:t>
            </w:r>
            <w:r>
              <w:t>поставщика</w:t>
            </w:r>
          </w:p>
          <w:p w14:paraId="74E9C80C" w14:textId="27D73157" w:rsidR="0032350A" w:rsidRPr="0063432B" w:rsidRDefault="0032350A" w:rsidP="0032350A">
            <w:pPr>
              <w:pStyle w:val="ad"/>
              <w:jc w:val="left"/>
            </w:pPr>
            <w:r w:rsidRPr="00DB6BFA">
              <w:rPr>
                <w:lang w:val="en-US"/>
              </w:rPr>
              <w:t>(suppliersInfo/supplierInfo/legalEntityRF/otherInfo/status</w:t>
            </w:r>
            <w:r>
              <w:rPr>
                <w:lang w:val="en-US"/>
              </w:rPr>
              <w:t>Info</w:t>
            </w:r>
            <w:r w:rsidRPr="00DB6BFA">
              <w:rPr>
                <w:lang w:val="en-US"/>
              </w:rPr>
              <w:t>)</w:t>
            </w:r>
            <w:r w:rsidRPr="0063432B">
              <w:rPr>
                <w:lang w:val="en-US"/>
              </w:rPr>
              <w:t xml:space="preserve"> </w:t>
            </w:r>
            <w:r>
              <w:t>указано</w:t>
            </w:r>
            <w:r w:rsidRPr="0063432B">
              <w:rPr>
                <w:lang w:val="en-US"/>
              </w:rPr>
              <w:t xml:space="preserve"> </w:t>
            </w:r>
            <w:r>
              <w:t>значение</w:t>
            </w:r>
            <w:r w:rsidRPr="0063432B">
              <w:rPr>
                <w:lang w:val="en-US"/>
              </w:rPr>
              <w:t xml:space="preserve"> </w:t>
            </w:r>
            <w:r>
              <w:rPr>
                <w:lang w:val="en-US"/>
              </w:rPr>
              <w:t>&lt;</w:t>
            </w:r>
            <w:r>
              <w:t>значение</w:t>
            </w:r>
            <w:r w:rsidRPr="005C3499">
              <w:rPr>
                <w:lang w:val="en-US"/>
              </w:rPr>
              <w:t xml:space="preserve"> </w:t>
            </w:r>
            <w:r>
              <w:rPr>
                <w:lang w:val="en-US"/>
              </w:rPr>
              <w:t xml:space="preserve">code&gt;. </w:t>
            </w:r>
            <w:r>
              <w:t>Ожидается, что поле не будет заполнено или будет заполнено одним из значений</w:t>
            </w:r>
            <w:r w:rsidRPr="0063432B">
              <w:t>: 10; 20.</w:t>
            </w:r>
          </w:p>
        </w:tc>
      </w:tr>
      <w:tr w:rsidR="0032350A" w:rsidRPr="0063432B" w14:paraId="12DA05FC"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13593130" w14:textId="002E7DC0" w:rsidR="0032350A" w:rsidRDefault="0032350A" w:rsidP="0032350A">
            <w:pPr>
              <w:pStyle w:val="ad"/>
              <w:jc w:val="left"/>
            </w:pPr>
            <w:r w:rsidRPr="00F642DB">
              <w:t>РК_ИК_0432</w:t>
            </w:r>
          </w:p>
        </w:tc>
        <w:tc>
          <w:tcPr>
            <w:tcW w:w="234" w:type="pct"/>
            <w:gridSpan w:val="2"/>
            <w:tcBorders>
              <w:top w:val="single" w:sz="4" w:space="0" w:color="auto"/>
              <w:left w:val="single" w:sz="4" w:space="0" w:color="auto"/>
              <w:bottom w:val="single" w:sz="4" w:space="0" w:color="auto"/>
              <w:right w:val="single" w:sz="4" w:space="0" w:color="auto"/>
            </w:tcBorders>
          </w:tcPr>
          <w:p w14:paraId="004ABA9B"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75649638" w14:textId="53C8A593" w:rsidR="0032350A" w:rsidRDefault="0032350A" w:rsidP="0032350A">
            <w:pPr>
              <w:pStyle w:val="ad"/>
              <w:jc w:val="left"/>
            </w:pPr>
            <w:r w:rsidRPr="00F642DB">
              <w:t>Информация о поставщике (подрядчике, исполнителе)</w:t>
            </w:r>
            <w:r>
              <w:t xml:space="preserve"> (</w:t>
            </w:r>
            <w:r w:rsidRPr="00F642DB">
              <w:t>suppliersInfo/supplierInfo</w:t>
            </w:r>
            <w:r>
              <w:t>)</w:t>
            </w:r>
          </w:p>
        </w:tc>
        <w:tc>
          <w:tcPr>
            <w:tcW w:w="1474" w:type="pct"/>
            <w:gridSpan w:val="3"/>
            <w:tcBorders>
              <w:top w:val="single" w:sz="4" w:space="0" w:color="auto"/>
              <w:left w:val="single" w:sz="4" w:space="0" w:color="auto"/>
              <w:bottom w:val="single" w:sz="4" w:space="0" w:color="auto"/>
              <w:right w:val="single" w:sz="4" w:space="0" w:color="auto"/>
            </w:tcBorders>
          </w:tcPr>
          <w:p w14:paraId="489C0708" w14:textId="389E2B4A" w:rsidR="0032350A" w:rsidRDefault="0032350A" w:rsidP="0032350A">
            <w:pPr>
              <w:pStyle w:val="ad"/>
              <w:jc w:val="left"/>
            </w:pPr>
            <w:r>
              <w:t xml:space="preserve">Если принимается </w:t>
            </w:r>
            <w:r w:rsidRPr="00323A28">
              <w:rPr>
                <w:b/>
              </w:rPr>
              <w:t>НЕ</w:t>
            </w:r>
            <w:r>
              <w:t xml:space="preserve"> проект</w:t>
            </w:r>
            <w:r w:rsidRPr="005E2B58">
              <w:t xml:space="preserve"> первоначальной версии, сформированного на основании электронного контракта в структурированном виде, в котором в качестве поставщика указано </w:t>
            </w:r>
            <w:r>
              <w:t>«</w:t>
            </w:r>
            <w:r w:rsidRPr="005E2B58">
              <w:t>Физическое лицо РФ</w:t>
            </w:r>
            <w:r>
              <w:t>»</w:t>
            </w:r>
            <w:r w:rsidRPr="005E2B58">
              <w:t xml:space="preserve"> (заполнен блок individualPersonRFInfo) или </w:t>
            </w:r>
            <w:r>
              <w:t>«</w:t>
            </w:r>
            <w:r w:rsidRPr="005E2B58">
              <w:t>Юридическое лицо РФ</w:t>
            </w:r>
            <w:r>
              <w:t>»</w:t>
            </w:r>
            <w:r w:rsidRPr="005E2B58">
              <w:t xml:space="preserve"> (заполнен блок legalEntityRFInfo</w:t>
            </w:r>
            <w:r>
              <w:t>,</w:t>
            </w:r>
          </w:p>
          <w:p w14:paraId="3AAE2F5F" w14:textId="77777777" w:rsidR="0032350A" w:rsidRDefault="0032350A" w:rsidP="0032350A">
            <w:pPr>
              <w:pStyle w:val="ad"/>
              <w:jc w:val="left"/>
            </w:pPr>
          </w:p>
          <w:p w14:paraId="5B3ACF12" w14:textId="2A35993C" w:rsidR="0032350A" w:rsidRDefault="0032350A" w:rsidP="0032350A">
            <w:pPr>
              <w:pStyle w:val="ad"/>
              <w:jc w:val="left"/>
            </w:pPr>
            <w:r>
              <w:t xml:space="preserve">то составе блока в </w:t>
            </w:r>
            <w:r>
              <w:rPr>
                <w:lang w:val="en-US"/>
              </w:rPr>
              <w:t>choice</w:t>
            </w:r>
            <w:r w:rsidRPr="00A66C01">
              <w:t xml:space="preserve"> </w:t>
            </w:r>
            <w:r>
              <w:t>должен быть заполнен хотя бы один из следующих блоков:</w:t>
            </w:r>
          </w:p>
          <w:p w14:paraId="59264870" w14:textId="0D6EB1F2" w:rsidR="0032350A" w:rsidRDefault="0032350A" w:rsidP="0032350A">
            <w:pPr>
              <w:pStyle w:val="ad"/>
              <w:numPr>
                <w:ilvl w:val="0"/>
                <w:numId w:val="220"/>
              </w:numPr>
              <w:ind w:left="299"/>
              <w:jc w:val="left"/>
              <w:rPr>
                <w:lang w:val="en-US"/>
              </w:rPr>
            </w:pPr>
            <w:r w:rsidRPr="00A66C01">
              <w:rPr>
                <w:lang w:val="en-US"/>
              </w:rPr>
              <w:t>«</w:t>
            </w:r>
            <w:r w:rsidRPr="00A66C01">
              <w:t>Юридическое</w:t>
            </w:r>
            <w:r w:rsidRPr="00A66C01">
              <w:rPr>
                <w:lang w:val="en-US"/>
              </w:rPr>
              <w:t xml:space="preserve"> </w:t>
            </w:r>
            <w:r w:rsidRPr="00A66C01">
              <w:t>лицо</w:t>
            </w:r>
            <w:r w:rsidRPr="00A66C01">
              <w:rPr>
                <w:lang w:val="en-US"/>
              </w:rPr>
              <w:t xml:space="preserve"> </w:t>
            </w:r>
            <w:r w:rsidRPr="00A66C01">
              <w:t>РФ</w:t>
            </w:r>
            <w:r w:rsidRPr="00A66C01">
              <w:rPr>
                <w:lang w:val="en-US"/>
              </w:rPr>
              <w:t>» (suppliersInfo/supplierInfo/legalEntityRF)</w:t>
            </w:r>
            <w:r>
              <w:rPr>
                <w:lang w:val="en-US"/>
              </w:rPr>
              <w:t>;</w:t>
            </w:r>
          </w:p>
          <w:p w14:paraId="6AAD3733" w14:textId="0496D76E" w:rsidR="0032350A" w:rsidRPr="00A66C01" w:rsidRDefault="0032350A" w:rsidP="0032350A">
            <w:pPr>
              <w:pStyle w:val="ad"/>
              <w:numPr>
                <w:ilvl w:val="0"/>
                <w:numId w:val="220"/>
              </w:numPr>
              <w:ind w:left="299"/>
              <w:jc w:val="left"/>
              <w:rPr>
                <w:lang w:val="en-US"/>
              </w:rPr>
            </w:pPr>
            <w:r w:rsidRPr="00CD06AB">
              <w:rPr>
                <w:lang w:val="en-US"/>
              </w:rPr>
              <w:t>«</w:t>
            </w:r>
            <w:r w:rsidRPr="00A66C01">
              <w:t>Физическое</w:t>
            </w:r>
            <w:r w:rsidRPr="00CD06AB">
              <w:rPr>
                <w:lang w:val="en-US"/>
              </w:rPr>
              <w:t xml:space="preserve"> </w:t>
            </w:r>
            <w:r w:rsidRPr="00A66C01">
              <w:t>лицо</w:t>
            </w:r>
            <w:r w:rsidRPr="00CD06AB">
              <w:rPr>
                <w:lang w:val="en-US"/>
              </w:rPr>
              <w:t xml:space="preserve"> </w:t>
            </w:r>
            <w:r w:rsidRPr="00A66C01">
              <w:t>РФ</w:t>
            </w:r>
            <w:r w:rsidRPr="00CD06AB">
              <w:rPr>
                <w:lang w:val="en-US"/>
              </w:rPr>
              <w:t xml:space="preserve">. </w:t>
            </w:r>
            <w:r w:rsidRPr="00A66C01">
              <w:t>Индивидуальный</w:t>
            </w:r>
            <w:r w:rsidRPr="00A66C01">
              <w:rPr>
                <w:lang w:val="en-US"/>
              </w:rPr>
              <w:t xml:space="preserve"> </w:t>
            </w:r>
            <w:r w:rsidRPr="00A66C01">
              <w:t>предприниматель</w:t>
            </w:r>
            <w:r w:rsidRPr="00A66C01">
              <w:rPr>
                <w:lang w:val="en-US"/>
              </w:rPr>
              <w:t>» (suppliersInfo/supplierInfo/individualPersonRFIndEntr);</w:t>
            </w:r>
          </w:p>
          <w:p w14:paraId="0EE9549C" w14:textId="6DD5FE62" w:rsidR="0032350A" w:rsidRDefault="0032350A" w:rsidP="0032350A">
            <w:pPr>
              <w:pStyle w:val="ad"/>
              <w:numPr>
                <w:ilvl w:val="0"/>
                <w:numId w:val="220"/>
              </w:numPr>
              <w:ind w:left="299"/>
              <w:jc w:val="left"/>
              <w:rPr>
                <w:lang w:val="en-US"/>
              </w:rPr>
            </w:pPr>
            <w:r w:rsidRPr="00A66C01">
              <w:rPr>
                <w:lang w:val="en-US"/>
              </w:rPr>
              <w:t>«Физическое лицо РФ» (suppliersInfo/supplierInfo/individualPersonRF)</w:t>
            </w:r>
            <w:r>
              <w:rPr>
                <w:lang w:val="en-US"/>
              </w:rPr>
              <w:t>;</w:t>
            </w:r>
          </w:p>
          <w:p w14:paraId="6F23586B" w14:textId="09B83133" w:rsidR="0032350A" w:rsidRPr="00A66C01" w:rsidRDefault="0032350A" w:rsidP="0032350A">
            <w:pPr>
              <w:pStyle w:val="ad"/>
              <w:numPr>
                <w:ilvl w:val="0"/>
                <w:numId w:val="220"/>
              </w:numPr>
              <w:ind w:left="299"/>
              <w:jc w:val="left"/>
              <w:rPr>
                <w:lang w:val="en-US"/>
              </w:rPr>
            </w:pPr>
            <w:r w:rsidRPr="00A66C01">
              <w:t>«Физическое лицо РФ. Индивидуальный предприниматель. Постав</w:t>
            </w:r>
            <w:r w:rsidRPr="00A66C01">
              <w:lastRenderedPageBreak/>
              <w:t>щик</w:t>
            </w:r>
            <w:r w:rsidRPr="00A66C01">
              <w:rPr>
                <w:lang w:val="en-US"/>
              </w:rPr>
              <w:t xml:space="preserve"> </w:t>
            </w:r>
            <w:r w:rsidRPr="00A66C01">
              <w:t>культурных</w:t>
            </w:r>
            <w:r w:rsidRPr="00A66C01">
              <w:rPr>
                <w:lang w:val="en-US"/>
              </w:rPr>
              <w:t xml:space="preserve"> </w:t>
            </w:r>
            <w:r w:rsidRPr="00A66C01">
              <w:t>ценностей</w:t>
            </w:r>
            <w:r w:rsidRPr="00A66C01">
              <w:rPr>
                <w:lang w:val="en-US"/>
              </w:rPr>
              <w:t>» (suppliersInfo/supplierInfo/individualPersonRFIndEntrisCulture);</w:t>
            </w:r>
          </w:p>
          <w:p w14:paraId="3EAED812" w14:textId="1E6F54C6" w:rsidR="0032350A" w:rsidRDefault="0032350A" w:rsidP="0032350A">
            <w:pPr>
              <w:pStyle w:val="ad"/>
              <w:numPr>
                <w:ilvl w:val="0"/>
                <w:numId w:val="220"/>
              </w:numPr>
              <w:ind w:left="299"/>
              <w:jc w:val="left"/>
              <w:rPr>
                <w:lang w:val="en-US"/>
              </w:rPr>
            </w:pPr>
            <w:r w:rsidRPr="00A66C01">
              <w:rPr>
                <w:lang w:val="en-US"/>
              </w:rPr>
              <w:t>«Физическое лицо РФ. Поставщик культурных ценностей» (suppliersInfo/supplierInfo/individualPersonRFisCulture)</w:t>
            </w:r>
            <w:r>
              <w:rPr>
                <w:lang w:val="en-US"/>
              </w:rPr>
              <w:t>;</w:t>
            </w:r>
          </w:p>
          <w:p w14:paraId="42D1715D" w14:textId="0846498E" w:rsidR="0032350A" w:rsidRPr="00A66C01" w:rsidRDefault="0032350A" w:rsidP="0032350A">
            <w:pPr>
              <w:pStyle w:val="ad"/>
              <w:numPr>
                <w:ilvl w:val="0"/>
                <w:numId w:val="220"/>
              </w:numPr>
              <w:ind w:left="299"/>
              <w:jc w:val="left"/>
              <w:rPr>
                <w:lang w:val="en-US"/>
              </w:rPr>
            </w:pPr>
            <w:r w:rsidRPr="00A66C01">
              <w:rPr>
                <w:lang w:val="en-US"/>
              </w:rPr>
              <w:t>«</w:t>
            </w:r>
            <w:r w:rsidRPr="00A66C01">
              <w:t>Юридическое</w:t>
            </w:r>
            <w:r w:rsidRPr="00A66C01">
              <w:rPr>
                <w:lang w:val="en-US"/>
              </w:rPr>
              <w:t xml:space="preserve"> </w:t>
            </w:r>
            <w:r w:rsidRPr="00A66C01">
              <w:t>лицо</w:t>
            </w:r>
            <w:r w:rsidRPr="00A66C01">
              <w:rPr>
                <w:lang w:val="en-US"/>
              </w:rPr>
              <w:t xml:space="preserve"> </w:t>
            </w:r>
            <w:r w:rsidRPr="00A66C01">
              <w:t>иностранного</w:t>
            </w:r>
            <w:r w:rsidRPr="00A66C01">
              <w:rPr>
                <w:lang w:val="en-US"/>
              </w:rPr>
              <w:t xml:space="preserve"> </w:t>
            </w:r>
            <w:r w:rsidRPr="00A66C01">
              <w:t>государства</w:t>
            </w:r>
            <w:r w:rsidRPr="00A66C01">
              <w:rPr>
                <w:lang w:val="en-US"/>
              </w:rPr>
              <w:t>» (suppliersInfo/supplierInfo/legalEntityForeignState);</w:t>
            </w:r>
          </w:p>
          <w:p w14:paraId="33BBC6D0" w14:textId="6147E39D" w:rsidR="0032350A" w:rsidRPr="00A66C01" w:rsidRDefault="0032350A" w:rsidP="0032350A">
            <w:pPr>
              <w:pStyle w:val="ad"/>
              <w:numPr>
                <w:ilvl w:val="0"/>
                <w:numId w:val="220"/>
              </w:numPr>
              <w:ind w:left="299"/>
              <w:jc w:val="left"/>
              <w:rPr>
                <w:lang w:val="en-US"/>
              </w:rPr>
            </w:pPr>
            <w:r w:rsidRPr="00A66C01">
              <w:rPr>
                <w:lang w:val="en-US"/>
              </w:rPr>
              <w:t>«</w:t>
            </w:r>
            <w:r w:rsidRPr="00A66C01">
              <w:t>Физическое</w:t>
            </w:r>
            <w:r w:rsidRPr="00A66C01">
              <w:rPr>
                <w:lang w:val="en-US"/>
              </w:rPr>
              <w:t xml:space="preserve"> </w:t>
            </w:r>
            <w:r w:rsidRPr="00A66C01">
              <w:t>лицо</w:t>
            </w:r>
            <w:r w:rsidRPr="00A66C01">
              <w:rPr>
                <w:lang w:val="en-US"/>
              </w:rPr>
              <w:t xml:space="preserve"> </w:t>
            </w:r>
            <w:r w:rsidRPr="00A66C01">
              <w:t>иностранного</w:t>
            </w:r>
            <w:r w:rsidRPr="00A66C01">
              <w:rPr>
                <w:lang w:val="en-US"/>
              </w:rPr>
              <w:t xml:space="preserve"> </w:t>
            </w:r>
            <w:r w:rsidRPr="00A66C01">
              <w:t>государства</w:t>
            </w:r>
            <w:r w:rsidRPr="00A66C01">
              <w:rPr>
                <w:lang w:val="en-US"/>
              </w:rPr>
              <w:t>» (suppliersInfo/supplierInfo/individualPersonForeignState);</w:t>
            </w:r>
          </w:p>
          <w:p w14:paraId="20A2380E" w14:textId="7B968C47" w:rsidR="0032350A" w:rsidRPr="00A66C01" w:rsidRDefault="0032350A" w:rsidP="0032350A">
            <w:pPr>
              <w:pStyle w:val="ad"/>
              <w:numPr>
                <w:ilvl w:val="0"/>
                <w:numId w:val="220"/>
              </w:numPr>
              <w:ind w:left="299"/>
              <w:jc w:val="left"/>
              <w:rPr>
                <w:lang w:val="en-US"/>
              </w:rPr>
            </w:pPr>
            <w:r w:rsidRPr="00A66C01">
              <w:rPr>
                <w:lang w:val="en-US"/>
              </w:rPr>
              <w:t>«</w:t>
            </w:r>
            <w:r w:rsidRPr="00A66C01">
              <w:t>Физическое</w:t>
            </w:r>
            <w:r w:rsidRPr="00A66C01">
              <w:rPr>
                <w:lang w:val="en-US"/>
              </w:rPr>
              <w:t xml:space="preserve"> </w:t>
            </w:r>
            <w:r w:rsidRPr="00A66C01">
              <w:t>лицо</w:t>
            </w:r>
            <w:r w:rsidRPr="00A66C01">
              <w:rPr>
                <w:lang w:val="en-US"/>
              </w:rPr>
              <w:t xml:space="preserve"> </w:t>
            </w:r>
            <w:r w:rsidRPr="00A66C01">
              <w:t>иностранного</w:t>
            </w:r>
            <w:r w:rsidRPr="00A66C01">
              <w:rPr>
                <w:lang w:val="en-US"/>
              </w:rPr>
              <w:t xml:space="preserve"> </w:t>
            </w:r>
            <w:r w:rsidRPr="00A66C01">
              <w:t>государства</w:t>
            </w:r>
            <w:r w:rsidRPr="00A66C01">
              <w:rPr>
                <w:lang w:val="en-US"/>
              </w:rPr>
              <w:t xml:space="preserve">. </w:t>
            </w:r>
            <w:r w:rsidRPr="00A66C01">
              <w:t>Поставщик</w:t>
            </w:r>
            <w:r w:rsidRPr="00A66C01">
              <w:rPr>
                <w:lang w:val="en-US"/>
              </w:rPr>
              <w:t xml:space="preserve"> </w:t>
            </w:r>
            <w:r w:rsidRPr="00A66C01">
              <w:t>культурных</w:t>
            </w:r>
            <w:r w:rsidRPr="00A66C01">
              <w:rPr>
                <w:lang w:val="en-US"/>
              </w:rPr>
              <w:t xml:space="preserve"> </w:t>
            </w:r>
            <w:r w:rsidRPr="00A66C01">
              <w:t>ценностей</w:t>
            </w:r>
            <w:r w:rsidRPr="00A66C01">
              <w:rPr>
                <w:lang w:val="en-US"/>
              </w:rPr>
              <w:t>» (suppliersInfo/supplierInfo/individualPersonForeignStateisCulture)</w:t>
            </w:r>
            <w:r>
              <w:rPr>
                <w:lang w:val="en-US"/>
              </w:rPr>
              <w:t>.</w:t>
            </w:r>
          </w:p>
          <w:p w14:paraId="7836E2EA" w14:textId="77777777" w:rsidR="0032350A" w:rsidRPr="00A66C01" w:rsidRDefault="0032350A" w:rsidP="0032350A">
            <w:pPr>
              <w:pStyle w:val="ad"/>
              <w:jc w:val="left"/>
              <w:rPr>
                <w:lang w:val="en-US"/>
              </w:rPr>
            </w:pPr>
          </w:p>
          <w:p w14:paraId="77B903B4" w14:textId="4792DF45" w:rsidR="00E5430F" w:rsidRDefault="0032350A" w:rsidP="0032350A">
            <w:pPr>
              <w:pStyle w:val="ad"/>
              <w:jc w:val="left"/>
            </w:pPr>
            <w:r>
              <w:t>Контроль вызывается только для контрактов, первая версия которых размещена после выхода версии ЕИС 11.1</w:t>
            </w:r>
          </w:p>
        </w:tc>
        <w:tc>
          <w:tcPr>
            <w:tcW w:w="1395" w:type="pct"/>
            <w:gridSpan w:val="3"/>
            <w:tcBorders>
              <w:top w:val="single" w:sz="4" w:space="0" w:color="auto"/>
              <w:left w:val="single" w:sz="4" w:space="0" w:color="auto"/>
              <w:bottom w:val="single" w:sz="4" w:space="0" w:color="auto"/>
              <w:right w:val="single" w:sz="4" w:space="0" w:color="auto"/>
            </w:tcBorders>
          </w:tcPr>
          <w:p w14:paraId="3B6A10EE" w14:textId="74C1670B" w:rsidR="0032350A" w:rsidRDefault="0032350A" w:rsidP="0032350A">
            <w:pPr>
              <w:pStyle w:val="ad"/>
              <w:jc w:val="left"/>
            </w:pPr>
            <w:r>
              <w:lastRenderedPageBreak/>
              <w:t>В составе блока «</w:t>
            </w:r>
            <w:r w:rsidRPr="00F642DB">
              <w:t>Информация о поставщике (подрядчике, исполнителе)</w:t>
            </w:r>
            <w:r>
              <w:t>» (</w:t>
            </w:r>
            <w:r w:rsidRPr="00F642DB">
              <w:t>suppliersInfo/supplierInfo</w:t>
            </w:r>
            <w:r>
              <w:t>) должна быть указана информация о поставщике</w:t>
            </w:r>
          </w:p>
        </w:tc>
      </w:tr>
      <w:tr w:rsidR="0032350A" w:rsidRPr="00CF4388" w14:paraId="3E75C158"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253F3361" w14:textId="71E2D57F" w:rsidR="0032350A" w:rsidRPr="00F642DB" w:rsidRDefault="0032350A" w:rsidP="0032350A">
            <w:pPr>
              <w:pStyle w:val="ad"/>
              <w:jc w:val="left"/>
            </w:pPr>
            <w:r w:rsidRPr="00CF4388">
              <w:t>РК_ИК_0446</w:t>
            </w:r>
          </w:p>
        </w:tc>
        <w:tc>
          <w:tcPr>
            <w:tcW w:w="234" w:type="pct"/>
            <w:gridSpan w:val="2"/>
            <w:tcBorders>
              <w:top w:val="single" w:sz="4" w:space="0" w:color="auto"/>
              <w:left w:val="single" w:sz="4" w:space="0" w:color="auto"/>
              <w:bottom w:val="single" w:sz="4" w:space="0" w:color="auto"/>
              <w:right w:val="single" w:sz="4" w:space="0" w:color="auto"/>
            </w:tcBorders>
          </w:tcPr>
          <w:p w14:paraId="04A2D1CE"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75577CD6" w14:textId="1D7016A6" w:rsidR="0032350A" w:rsidRPr="00CF4388" w:rsidRDefault="0032350A" w:rsidP="0032350A">
            <w:pPr>
              <w:pStyle w:val="ad"/>
              <w:jc w:val="left"/>
            </w:pPr>
            <w:r w:rsidRPr="00CF4388">
              <w:t>Позиция по торговому наименованию (ТН) лекарственного средства формируется в текстовой форме</w:t>
            </w:r>
            <w:r>
              <w:t xml:space="preserve"> (</w:t>
            </w:r>
            <w:r w:rsidRPr="00CF4388">
              <w:rPr>
                <w:lang w:val="en-US"/>
              </w:rPr>
              <w:t>products</w:t>
            </w:r>
            <w:r w:rsidRPr="00CF4388">
              <w:t>/</w:t>
            </w:r>
            <w:r w:rsidRPr="00CF4388">
              <w:rPr>
                <w:lang w:val="en-US"/>
              </w:rPr>
              <w:t>product</w:t>
            </w:r>
            <w:r w:rsidRPr="00CF4388">
              <w:t>/</w:t>
            </w:r>
            <w:r w:rsidRPr="00CF4388">
              <w:rPr>
                <w:lang w:val="en-US"/>
              </w:rPr>
              <w:t>drugPurchaseObjectInfo</w:t>
            </w:r>
            <w:r w:rsidRPr="00CF4388">
              <w:t>/</w:t>
            </w:r>
            <w:r w:rsidRPr="00CF4388">
              <w:rPr>
                <w:lang w:val="en-US"/>
              </w:rPr>
              <w:t>drugInfoUsingReferenceInfo</w:t>
            </w:r>
            <w:r w:rsidRPr="00CF4388">
              <w:t>/</w:t>
            </w:r>
            <w:r w:rsidRPr="00CF4388">
              <w:rPr>
                <w:lang w:val="en-US"/>
              </w:rPr>
              <w:t>MNNsInfo</w:t>
            </w:r>
            <w:r w:rsidRPr="00CF4388">
              <w:t>/</w:t>
            </w:r>
            <w:r w:rsidRPr="00CF4388">
              <w:rPr>
                <w:lang w:val="en-US"/>
              </w:rPr>
              <w:t>MNNInfo</w:t>
            </w:r>
            <w:r w:rsidRPr="00CF4388">
              <w:t>/</w:t>
            </w:r>
            <w:r w:rsidRPr="00CF4388">
              <w:rPr>
                <w:lang w:val="en-US"/>
              </w:rPr>
              <w:t>positionsTradeName</w:t>
            </w:r>
            <w:r w:rsidRPr="00CF4388">
              <w:t>/</w:t>
            </w:r>
            <w:r w:rsidRPr="00CF4388">
              <w:rPr>
                <w:lang w:val="en-US"/>
              </w:rPr>
              <w:t>positionTra</w:t>
            </w:r>
            <w:r w:rsidRPr="00CF4388">
              <w:rPr>
                <w:lang w:val="en-US"/>
              </w:rPr>
              <w:lastRenderedPageBreak/>
              <w:t>deName</w:t>
            </w:r>
            <w:r w:rsidRPr="00CF4388">
              <w:t>/</w:t>
            </w:r>
            <w:r w:rsidRPr="00CF4388">
              <w:rPr>
                <w:lang w:val="en-US"/>
              </w:rPr>
              <w:t>positionTradeNameUsingTextForm</w:t>
            </w:r>
            <w:r>
              <w:t>)</w:t>
            </w:r>
          </w:p>
        </w:tc>
        <w:tc>
          <w:tcPr>
            <w:tcW w:w="1474" w:type="pct"/>
            <w:gridSpan w:val="3"/>
            <w:tcBorders>
              <w:top w:val="single" w:sz="4" w:space="0" w:color="auto"/>
              <w:left w:val="single" w:sz="4" w:space="0" w:color="auto"/>
              <w:bottom w:val="single" w:sz="4" w:space="0" w:color="auto"/>
              <w:right w:val="single" w:sz="4" w:space="0" w:color="auto"/>
            </w:tcBorders>
          </w:tcPr>
          <w:p w14:paraId="0CE0470A" w14:textId="12008897" w:rsidR="0032350A" w:rsidRDefault="0032350A" w:rsidP="0032350A">
            <w:pPr>
              <w:pStyle w:val="ad"/>
              <w:jc w:val="left"/>
            </w:pPr>
            <w:r>
              <w:lastRenderedPageBreak/>
              <w:t>Если СГК формируется не на базе РЭК, то при приеме блока контролируется обязательное заполнение полей и блоков:</w:t>
            </w:r>
            <w:r>
              <w:br/>
              <w:t>- «Торговое наименование (ТН) лекарственного препарата» (drugInfoUsingReferenceInfo/MNNsInfo/MNNInfo/positionsTradeName/positionTradeName/positionTradeNameUsingTextForm/tradeInfo);</w:t>
            </w:r>
          </w:p>
          <w:p w14:paraId="1311F0A0" w14:textId="76BC2814" w:rsidR="0032350A" w:rsidRDefault="0032350A" w:rsidP="0032350A">
            <w:pPr>
              <w:pStyle w:val="ad"/>
              <w:jc w:val="left"/>
            </w:pPr>
            <w:r>
              <w:lastRenderedPageBreak/>
              <w:t>- «Номер регистрационного удостоверения лекарственного препарата»  (drugPurchaseObjectInfo/drugInfoUsingReferenceInfo/MNNsInfo/MNNInfo/positionsTradeName/positionTradeName/positionTradeNameUsingTextForm/certificateNumber);</w:t>
            </w:r>
          </w:p>
          <w:p w14:paraId="3248E120" w14:textId="2A3E932F" w:rsidR="0032350A" w:rsidRPr="00CF4388" w:rsidRDefault="0032350A" w:rsidP="0032350A">
            <w:pPr>
              <w:pStyle w:val="ad"/>
              <w:jc w:val="left"/>
              <w:rPr>
                <w:lang w:val="en-US"/>
              </w:rPr>
            </w:pPr>
            <w:r w:rsidRPr="00CF4388">
              <w:rPr>
                <w:lang w:val="en-US"/>
              </w:rPr>
              <w:t>- «</w:t>
            </w:r>
            <w:r>
              <w:t>Лекарственная</w:t>
            </w:r>
            <w:r w:rsidRPr="00CF4388">
              <w:rPr>
                <w:lang w:val="en-US"/>
              </w:rPr>
              <w:t xml:space="preserve"> </w:t>
            </w:r>
            <w:r>
              <w:t>форма</w:t>
            </w:r>
            <w:r w:rsidRPr="00CF4388">
              <w:rPr>
                <w:lang w:val="en-US"/>
              </w:rPr>
              <w:t>» (drugPurchaseObjectInfo/drugInfoUsingReferenceInfo/MNNsInfo/MNNInfo/positionsTradeName/positionTradeName/positionTradeNameUsingTextForm/dosageFormInfo);</w:t>
            </w:r>
          </w:p>
          <w:p w14:paraId="30F1488A" w14:textId="17A04063" w:rsidR="0032350A" w:rsidRPr="00CF4388" w:rsidRDefault="0032350A" w:rsidP="0032350A">
            <w:pPr>
              <w:pStyle w:val="ad"/>
              <w:jc w:val="left"/>
              <w:rPr>
                <w:lang w:val="en-US"/>
              </w:rPr>
            </w:pPr>
            <w:r w:rsidRPr="00CF4388">
              <w:rPr>
                <w:lang w:val="en-US"/>
              </w:rPr>
              <w:t>- «</w:t>
            </w:r>
            <w:r>
              <w:t>Дозировка</w:t>
            </w:r>
            <w:r w:rsidRPr="00CF4388">
              <w:rPr>
                <w:lang w:val="en-US"/>
              </w:rPr>
              <w:t>» (drugPurchaseObjectInfo/drugInfoUsingReferenceInfo/MNNsInfo/MNNInfo/positionsTradeName/positionTradeName/positionTradeNameUsingTextForm/dosageInfo);</w:t>
            </w:r>
          </w:p>
          <w:p w14:paraId="3378ADA6" w14:textId="63627955" w:rsidR="0032350A" w:rsidRPr="00CF4388" w:rsidRDefault="0032350A" w:rsidP="0032350A">
            <w:pPr>
              <w:pStyle w:val="ad"/>
              <w:jc w:val="left"/>
              <w:rPr>
                <w:lang w:val="en-US"/>
              </w:rPr>
            </w:pPr>
            <w:r w:rsidRPr="00CF4388">
              <w:rPr>
                <w:lang w:val="en-US"/>
              </w:rPr>
              <w:t>- «</w:t>
            </w:r>
            <w:r>
              <w:t>Наименование</w:t>
            </w:r>
            <w:r w:rsidRPr="00CF4388">
              <w:rPr>
                <w:lang w:val="en-US"/>
              </w:rPr>
              <w:t xml:space="preserve"> </w:t>
            </w:r>
            <w:r>
              <w:t>держателя</w:t>
            </w:r>
            <w:r w:rsidRPr="00CF4388">
              <w:rPr>
                <w:lang w:val="en-US"/>
              </w:rPr>
              <w:t xml:space="preserve"> </w:t>
            </w:r>
            <w:r>
              <w:t>или</w:t>
            </w:r>
            <w:r w:rsidRPr="00CF4388">
              <w:rPr>
                <w:lang w:val="en-US"/>
              </w:rPr>
              <w:t xml:space="preserve"> </w:t>
            </w:r>
            <w:r>
              <w:t>владельца</w:t>
            </w:r>
            <w:r w:rsidRPr="00CF4388">
              <w:rPr>
                <w:lang w:val="en-US"/>
              </w:rPr>
              <w:t xml:space="preserve"> </w:t>
            </w:r>
            <w:r>
              <w:t>регистрационного</w:t>
            </w:r>
            <w:r w:rsidRPr="00CF4388">
              <w:rPr>
                <w:lang w:val="en-US"/>
              </w:rPr>
              <w:t xml:space="preserve"> </w:t>
            </w:r>
            <w:r>
              <w:t>удостоверения</w:t>
            </w:r>
            <w:r w:rsidRPr="00CF4388">
              <w:rPr>
                <w:lang w:val="en-US"/>
              </w:rPr>
              <w:t>» (drugPurchaseObjectInfo/drugInfoUsingReferenceInfo/MNNsInfo/MNNInfo/positionsTradeName/positionTradeName/positionTradeNameUsingTextForm/certificateKeeperName);</w:t>
            </w:r>
          </w:p>
          <w:p w14:paraId="26C1B9C5" w14:textId="0FE94C25" w:rsidR="0032350A" w:rsidRPr="00CF4388" w:rsidRDefault="0032350A" w:rsidP="0032350A">
            <w:pPr>
              <w:pStyle w:val="ad"/>
              <w:jc w:val="left"/>
              <w:rPr>
                <w:lang w:val="en-US"/>
              </w:rPr>
            </w:pPr>
            <w:r w:rsidRPr="00CF4388">
              <w:rPr>
                <w:lang w:val="en-US"/>
              </w:rPr>
              <w:t>- «</w:t>
            </w:r>
            <w:r>
              <w:t>Страна</w:t>
            </w:r>
            <w:r w:rsidRPr="00CF4388">
              <w:rPr>
                <w:lang w:val="en-US"/>
              </w:rPr>
              <w:t xml:space="preserve"> </w:t>
            </w:r>
            <w:r>
              <w:t>производителя</w:t>
            </w:r>
            <w:r w:rsidRPr="00CF4388">
              <w:rPr>
                <w:lang w:val="en-US"/>
              </w:rPr>
              <w:t xml:space="preserve">. </w:t>
            </w:r>
            <w:r>
              <w:t>Ссылка</w:t>
            </w:r>
            <w:r w:rsidRPr="00CF4388">
              <w:rPr>
                <w:lang w:val="en-US"/>
              </w:rPr>
              <w:t xml:space="preserve"> </w:t>
            </w:r>
            <w:r>
              <w:t>на</w:t>
            </w:r>
            <w:r w:rsidRPr="00CF4388">
              <w:rPr>
                <w:lang w:val="en-US"/>
              </w:rPr>
              <w:t xml:space="preserve"> </w:t>
            </w:r>
            <w:r>
              <w:t>классификатор</w:t>
            </w:r>
            <w:r w:rsidRPr="00CF4388">
              <w:rPr>
                <w:lang w:val="en-US"/>
              </w:rPr>
              <w:t xml:space="preserve"> </w:t>
            </w:r>
            <w:r>
              <w:t>ОКСМ</w:t>
            </w:r>
            <w:r w:rsidRPr="00CF4388">
              <w:rPr>
                <w:lang w:val="en-US"/>
              </w:rPr>
              <w:t xml:space="preserve"> (nsiOKSM)» (drugPurchaseObjectInfo/drugInfoUsingReferenceInfo/MNNsInfo/MNNInfo/positionsTrade</w:t>
            </w:r>
            <w:r w:rsidRPr="00CF4388">
              <w:rPr>
                <w:lang w:val="en-US"/>
              </w:rPr>
              <w:lastRenderedPageBreak/>
              <w:t>Name/positionTradeName/positionTradeNameUsingTextForm/manufacturerInfo/manufacturerOKSM);</w:t>
            </w:r>
          </w:p>
          <w:p w14:paraId="71007D2D" w14:textId="48A5B074" w:rsidR="0032350A" w:rsidRPr="00CF4388" w:rsidRDefault="0032350A" w:rsidP="0032350A">
            <w:pPr>
              <w:pStyle w:val="ad"/>
              <w:jc w:val="left"/>
              <w:rPr>
                <w:lang w:val="en-US"/>
              </w:rPr>
            </w:pPr>
            <w:r w:rsidRPr="00CF4388">
              <w:rPr>
                <w:lang w:val="en-US"/>
              </w:rPr>
              <w:t>- «</w:t>
            </w:r>
            <w:r>
              <w:t>Наименование</w:t>
            </w:r>
            <w:r w:rsidRPr="00CF4388">
              <w:rPr>
                <w:lang w:val="en-US"/>
              </w:rPr>
              <w:t xml:space="preserve"> </w:t>
            </w:r>
            <w:r>
              <w:t>прозводителя</w:t>
            </w:r>
            <w:r w:rsidRPr="00CF4388">
              <w:rPr>
                <w:lang w:val="en-US"/>
              </w:rPr>
              <w:t>» (drugPurchaseObjectInfo/drugInfoUsingReferenceInfo/MNNsInfo/MNNInfo/positionsTradeName/positionTradeName/positionTradeNameUsingTextForm/manufacturerInfo/manufacturerName);</w:t>
            </w:r>
          </w:p>
          <w:p w14:paraId="352DA06D" w14:textId="374E39C2" w:rsidR="0032350A" w:rsidRPr="00CF4388" w:rsidRDefault="0032350A" w:rsidP="0032350A">
            <w:pPr>
              <w:pStyle w:val="ad"/>
              <w:jc w:val="left"/>
              <w:rPr>
                <w:lang w:val="en-US"/>
              </w:rPr>
            </w:pPr>
            <w:r w:rsidRPr="00CF4388">
              <w:rPr>
                <w:lang w:val="en-US"/>
              </w:rPr>
              <w:t>-  «</w:t>
            </w:r>
            <w:r>
              <w:t>Сведения</w:t>
            </w:r>
            <w:r w:rsidRPr="00CF4388">
              <w:rPr>
                <w:lang w:val="en-US"/>
              </w:rPr>
              <w:t xml:space="preserve"> </w:t>
            </w:r>
            <w:r>
              <w:t>о</w:t>
            </w:r>
            <w:r w:rsidRPr="00CF4388">
              <w:rPr>
                <w:lang w:val="en-US"/>
              </w:rPr>
              <w:t xml:space="preserve"> </w:t>
            </w:r>
            <w:r>
              <w:t>первичной</w:t>
            </w:r>
            <w:r w:rsidRPr="00CF4388">
              <w:rPr>
                <w:lang w:val="en-US"/>
              </w:rPr>
              <w:t xml:space="preserve"> </w:t>
            </w:r>
            <w:r>
              <w:t>упаковке</w:t>
            </w:r>
            <w:r w:rsidRPr="00CF4388">
              <w:rPr>
                <w:lang w:val="en-US"/>
              </w:rPr>
              <w:t>» (drugInfoUsingReferenceInfo/MNNsInfo/MNNInfo/positionsTradeName/positionTradeName/positionTradeNameUsingTextForm/packagingsInfo/packagingInfo/primaryPackagingInfo);</w:t>
            </w:r>
          </w:p>
          <w:p w14:paraId="327042C6" w14:textId="401B4312" w:rsidR="0032350A" w:rsidRPr="00CF4388" w:rsidRDefault="0032350A" w:rsidP="0032350A">
            <w:pPr>
              <w:pStyle w:val="ad"/>
              <w:jc w:val="left"/>
              <w:rPr>
                <w:lang w:val="en-US"/>
              </w:rPr>
            </w:pPr>
            <w:r w:rsidRPr="00CF4388">
              <w:rPr>
                <w:lang w:val="en-US"/>
              </w:rPr>
              <w:t>- «</w:t>
            </w:r>
            <w:r>
              <w:t>Количество</w:t>
            </w:r>
            <w:r w:rsidRPr="00CF4388">
              <w:rPr>
                <w:lang w:val="en-US"/>
              </w:rPr>
              <w:t xml:space="preserve"> </w:t>
            </w:r>
            <w:r>
              <w:t>лекарственных</w:t>
            </w:r>
            <w:r w:rsidRPr="00CF4388">
              <w:rPr>
                <w:lang w:val="en-US"/>
              </w:rPr>
              <w:t xml:space="preserve"> </w:t>
            </w:r>
            <w:r>
              <w:t>форм</w:t>
            </w:r>
            <w:r w:rsidRPr="00CF4388">
              <w:rPr>
                <w:lang w:val="en-US"/>
              </w:rPr>
              <w:t xml:space="preserve"> </w:t>
            </w:r>
            <w:r>
              <w:t>в</w:t>
            </w:r>
            <w:r w:rsidRPr="00CF4388">
              <w:rPr>
                <w:lang w:val="en-US"/>
              </w:rPr>
              <w:t xml:space="preserve"> </w:t>
            </w:r>
            <w:r>
              <w:t>первичной</w:t>
            </w:r>
            <w:r w:rsidRPr="00CF4388">
              <w:rPr>
                <w:lang w:val="en-US"/>
              </w:rPr>
              <w:t xml:space="preserve"> </w:t>
            </w:r>
            <w:r>
              <w:t>упаковке</w:t>
            </w:r>
            <w:r w:rsidRPr="00CF4388">
              <w:rPr>
                <w:lang w:val="en-US"/>
              </w:rPr>
              <w:t>» (drugInfoUsingReferenceInfo/MNNsInfo/MNNInfo/positionsTradeName/positionTradeName/positionTradeNameUsingTextForm/packagingsInfo/packagingInfo/packaging1Quantity);</w:t>
            </w:r>
          </w:p>
          <w:p w14:paraId="21879D52" w14:textId="77777777" w:rsidR="0032350A" w:rsidRDefault="0032350A" w:rsidP="0032350A">
            <w:pPr>
              <w:pStyle w:val="ad"/>
              <w:jc w:val="left"/>
              <w:rPr>
                <w:lang w:val="en-US"/>
              </w:rPr>
            </w:pPr>
            <w:r w:rsidRPr="00CF4388">
              <w:rPr>
                <w:lang w:val="en-US"/>
              </w:rPr>
              <w:t>- «</w:t>
            </w:r>
            <w:r>
              <w:t>Количество</w:t>
            </w:r>
            <w:r w:rsidRPr="00CF4388">
              <w:rPr>
                <w:lang w:val="en-US"/>
              </w:rPr>
              <w:t xml:space="preserve"> </w:t>
            </w:r>
            <w:r>
              <w:t>первичных</w:t>
            </w:r>
            <w:r w:rsidRPr="00CF4388">
              <w:rPr>
                <w:lang w:val="en-US"/>
              </w:rPr>
              <w:t xml:space="preserve"> </w:t>
            </w:r>
            <w:r>
              <w:t>упаковок</w:t>
            </w:r>
            <w:r w:rsidRPr="00CF4388">
              <w:rPr>
                <w:lang w:val="en-US"/>
              </w:rPr>
              <w:t xml:space="preserve"> </w:t>
            </w:r>
            <w:r>
              <w:t>во</w:t>
            </w:r>
            <w:r w:rsidRPr="00CF4388">
              <w:rPr>
                <w:lang w:val="en-US"/>
              </w:rPr>
              <w:t xml:space="preserve"> </w:t>
            </w:r>
            <w:r>
              <w:t>вторичной</w:t>
            </w:r>
            <w:r w:rsidRPr="00CF4388">
              <w:rPr>
                <w:lang w:val="en-US"/>
              </w:rPr>
              <w:t xml:space="preserve"> (</w:t>
            </w:r>
            <w:r>
              <w:t>потребительской</w:t>
            </w:r>
            <w:r w:rsidRPr="00CF4388">
              <w:rPr>
                <w:lang w:val="en-US"/>
              </w:rPr>
              <w:t xml:space="preserve">) </w:t>
            </w:r>
            <w:r>
              <w:t>упаковке</w:t>
            </w:r>
            <w:r w:rsidRPr="00CF4388">
              <w:rPr>
                <w:lang w:val="en-US"/>
              </w:rPr>
              <w:t>» (drugInfoUsingReferenceInfo/MNNsInfo/MNNInfo/positionsTradeName/positionTradeName/positionTra</w:t>
            </w:r>
            <w:r w:rsidRPr="00CF4388">
              <w:rPr>
                <w:lang w:val="en-US"/>
              </w:rPr>
              <w:lastRenderedPageBreak/>
              <w:t>deNameUsingTextForm/packagingsInfo/packagingInfo/packaging2Quantity).</w:t>
            </w:r>
          </w:p>
          <w:p w14:paraId="385D1601" w14:textId="67CC84A3" w:rsidR="0032350A" w:rsidRPr="00992253" w:rsidRDefault="0032350A" w:rsidP="0032350A">
            <w:pPr>
              <w:pStyle w:val="ad"/>
              <w:jc w:val="left"/>
              <w:rPr>
                <w:lang w:val="en-US"/>
              </w:rPr>
            </w:pPr>
          </w:p>
        </w:tc>
        <w:tc>
          <w:tcPr>
            <w:tcW w:w="1395" w:type="pct"/>
            <w:gridSpan w:val="3"/>
            <w:tcBorders>
              <w:top w:val="single" w:sz="4" w:space="0" w:color="auto"/>
              <w:left w:val="single" w:sz="4" w:space="0" w:color="auto"/>
              <w:bottom w:val="single" w:sz="4" w:space="0" w:color="auto"/>
              <w:right w:val="single" w:sz="4" w:space="0" w:color="auto"/>
            </w:tcBorders>
          </w:tcPr>
          <w:p w14:paraId="6621EC5E" w14:textId="10E1B4CE" w:rsidR="0032350A" w:rsidRPr="00CF4388" w:rsidRDefault="0032350A" w:rsidP="0032350A">
            <w:pPr>
              <w:pStyle w:val="ad"/>
              <w:jc w:val="left"/>
            </w:pPr>
            <w:r w:rsidRPr="00CF4388">
              <w:lastRenderedPageBreak/>
              <w:t>&lt;</w:t>
            </w:r>
            <w:r>
              <w:t>номер контроля</w:t>
            </w:r>
            <w:r w:rsidRPr="00CF4388">
              <w:t xml:space="preserve">&gt;: </w:t>
            </w:r>
            <w:r>
              <w:t xml:space="preserve">При формировании тогровых наименований (ТН) лекарственных средств в текстовой форме необходимо обязательное заполнение полей: </w:t>
            </w:r>
            <w:r w:rsidRPr="00CF4388">
              <w:t>&lt;</w:t>
            </w:r>
            <w:r>
              <w:t>поля/блоки через запятую</w:t>
            </w:r>
            <w:r w:rsidRPr="00CF4388">
              <w:t>&gt;</w:t>
            </w:r>
          </w:p>
        </w:tc>
      </w:tr>
      <w:tr w:rsidR="0032350A" w:rsidRPr="00CF4388" w14:paraId="676E641B"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54A5B002" w14:textId="3D9E535A" w:rsidR="0032350A" w:rsidRPr="009A7BB4" w:rsidRDefault="0032350A" w:rsidP="0032350A">
            <w:pPr>
              <w:pStyle w:val="ad"/>
              <w:jc w:val="left"/>
              <w:rPr>
                <w:lang w:val="en-US"/>
              </w:rPr>
            </w:pPr>
            <w:bookmarkStart w:id="114" w:name="РК_ИК_0450"/>
            <w:r>
              <w:lastRenderedPageBreak/>
              <w:t>РК_ИК_0450</w:t>
            </w:r>
            <w:bookmarkEnd w:id="114"/>
          </w:p>
        </w:tc>
        <w:tc>
          <w:tcPr>
            <w:tcW w:w="234" w:type="pct"/>
            <w:gridSpan w:val="2"/>
            <w:tcBorders>
              <w:top w:val="single" w:sz="4" w:space="0" w:color="auto"/>
              <w:left w:val="single" w:sz="4" w:space="0" w:color="auto"/>
              <w:bottom w:val="single" w:sz="4" w:space="0" w:color="auto"/>
              <w:right w:val="single" w:sz="4" w:space="0" w:color="auto"/>
            </w:tcBorders>
          </w:tcPr>
          <w:p w14:paraId="735E1DE8"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7CAE3DAC" w14:textId="58CC75B9" w:rsidR="0032350A" w:rsidRPr="00BA3F5E" w:rsidRDefault="0032350A" w:rsidP="0032350A">
            <w:pPr>
              <w:pStyle w:val="ad"/>
              <w:jc w:val="left"/>
            </w:pPr>
            <w:r w:rsidRPr="00BA3F5E">
              <w:t xml:space="preserve">Код товара, работы или услуги </w:t>
            </w:r>
            <w:r>
              <w:t>(</w:t>
            </w:r>
            <w:r w:rsidRPr="00606852">
              <w:t>products/product/KTRU/OKPD2</w:t>
            </w:r>
            <w:r w:rsidRPr="00BA3F5E">
              <w:t>/</w:t>
            </w:r>
            <w:r>
              <w:rPr>
                <w:lang w:val="en-US"/>
              </w:rPr>
              <w:t>code</w:t>
            </w:r>
            <w:r>
              <w:t>)</w:t>
            </w:r>
          </w:p>
        </w:tc>
        <w:tc>
          <w:tcPr>
            <w:tcW w:w="1474" w:type="pct"/>
            <w:gridSpan w:val="3"/>
            <w:tcBorders>
              <w:top w:val="single" w:sz="4" w:space="0" w:color="auto"/>
              <w:left w:val="single" w:sz="4" w:space="0" w:color="auto"/>
              <w:bottom w:val="single" w:sz="4" w:space="0" w:color="auto"/>
              <w:right w:val="single" w:sz="4" w:space="0" w:color="auto"/>
            </w:tcBorders>
          </w:tcPr>
          <w:p w14:paraId="4380DB02" w14:textId="72CB3079" w:rsidR="00E5430F" w:rsidRPr="00126103" w:rsidRDefault="0032350A" w:rsidP="0032350A">
            <w:pPr>
              <w:pStyle w:val="ad"/>
              <w:jc w:val="left"/>
            </w:pPr>
            <w:r>
              <w:t>Контролируется, что указанный в блоке «Классификация по ОКПД2» (</w:t>
            </w:r>
            <w:r w:rsidRPr="00606852">
              <w:t>products/product/KTRU/OKPD2</w:t>
            </w:r>
            <w:r>
              <w:t>) код существует для кода позиции КТРУ (</w:t>
            </w:r>
            <w:r w:rsidRPr="00606852">
              <w:t>products/product/</w:t>
            </w:r>
            <w:r w:rsidRPr="00131F40">
              <w:t>KTRU/code</w:t>
            </w:r>
            <w:r>
              <w:t xml:space="preserve">) (при этом указанный код может храниться как и в таблице KTRU_ITEM («головной» код), так и в </w:t>
            </w:r>
            <w:r w:rsidRPr="008D28D0">
              <w:t>перечне классификаторов (</w:t>
            </w:r>
            <w:r>
              <w:t>таблица KTRU_CLASSIFIERS_VALUES))</w:t>
            </w:r>
          </w:p>
        </w:tc>
        <w:tc>
          <w:tcPr>
            <w:tcW w:w="1395" w:type="pct"/>
            <w:gridSpan w:val="3"/>
            <w:tcBorders>
              <w:top w:val="single" w:sz="4" w:space="0" w:color="auto"/>
              <w:left w:val="single" w:sz="4" w:space="0" w:color="auto"/>
              <w:bottom w:val="single" w:sz="4" w:space="0" w:color="auto"/>
              <w:right w:val="single" w:sz="4" w:space="0" w:color="auto"/>
            </w:tcBorders>
          </w:tcPr>
          <w:p w14:paraId="415EA861" w14:textId="5CB88CE8" w:rsidR="0032350A" w:rsidRPr="00115C61" w:rsidRDefault="0032350A" w:rsidP="0032350A">
            <w:pPr>
              <w:pStyle w:val="ad"/>
              <w:jc w:val="left"/>
            </w:pPr>
            <w:r>
              <w:t xml:space="preserve">Товар, работа, услуга с кодом </w:t>
            </w:r>
            <w:r w:rsidRPr="00CC779D">
              <w:t>&lt;</w:t>
            </w:r>
            <w:r>
              <w:t>код ОКПД2</w:t>
            </w:r>
            <w:r w:rsidRPr="00CC779D">
              <w:t>&gt;</w:t>
            </w:r>
            <w:r>
              <w:t xml:space="preserve"> не связана с кодом позиции КТРУ</w:t>
            </w:r>
            <w:r w:rsidRPr="00115C61">
              <w:t xml:space="preserve"> &lt;</w:t>
            </w:r>
            <w:r>
              <w:t>код позиции КТРУ</w:t>
            </w:r>
            <w:r w:rsidRPr="00115C61">
              <w:t>&gt;</w:t>
            </w:r>
            <w:r>
              <w:t xml:space="preserve">. </w:t>
            </w:r>
            <w:r w:rsidRPr="00A3091D">
              <w:t>Требуется указать действующую версию КТРУ или ОКПД2 из предыдущей версии.</w:t>
            </w:r>
          </w:p>
        </w:tc>
      </w:tr>
      <w:tr w:rsidR="0032350A" w:rsidRPr="00CF4388" w14:paraId="5ACBD69B"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785B0E6F" w14:textId="4484BC43" w:rsidR="0032350A" w:rsidRDefault="0032350A" w:rsidP="0032350A">
            <w:pPr>
              <w:pStyle w:val="ad"/>
              <w:jc w:val="left"/>
            </w:pPr>
            <w:r w:rsidRPr="00AB6530">
              <w:t>РК_ИК_047</w:t>
            </w:r>
            <w:r>
              <w:t>5</w:t>
            </w:r>
          </w:p>
        </w:tc>
        <w:tc>
          <w:tcPr>
            <w:tcW w:w="234" w:type="pct"/>
            <w:gridSpan w:val="2"/>
            <w:tcBorders>
              <w:top w:val="single" w:sz="4" w:space="0" w:color="auto"/>
              <w:left w:val="single" w:sz="4" w:space="0" w:color="auto"/>
              <w:bottom w:val="single" w:sz="4" w:space="0" w:color="auto"/>
              <w:right w:val="single" w:sz="4" w:space="0" w:color="auto"/>
            </w:tcBorders>
          </w:tcPr>
          <w:p w14:paraId="5845C2F1"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075472E4" w14:textId="33371D5F" w:rsidR="0032350A" w:rsidRPr="00BA3F5E" w:rsidRDefault="0032350A" w:rsidP="0032350A">
            <w:pPr>
              <w:pStyle w:val="ad"/>
              <w:jc w:val="left"/>
            </w:pPr>
            <w:r w:rsidRPr="00AB6530">
              <w:t>«Место поставки» (contractConditionsInfo/deliveryPlaceInfo)</w:t>
            </w:r>
          </w:p>
        </w:tc>
        <w:tc>
          <w:tcPr>
            <w:tcW w:w="1474" w:type="pct"/>
            <w:gridSpan w:val="3"/>
            <w:tcBorders>
              <w:top w:val="single" w:sz="4" w:space="0" w:color="auto"/>
              <w:left w:val="single" w:sz="4" w:space="0" w:color="auto"/>
              <w:bottom w:val="single" w:sz="4" w:space="0" w:color="auto"/>
              <w:right w:val="single" w:sz="4" w:space="0" w:color="auto"/>
            </w:tcBorders>
          </w:tcPr>
          <w:p w14:paraId="646EA6D7" w14:textId="77777777" w:rsidR="0032350A" w:rsidRPr="00AB6530" w:rsidRDefault="0032350A" w:rsidP="0032350A">
            <w:pPr>
              <w:spacing w:after="160" w:line="240" w:lineRule="auto"/>
              <w:ind w:firstLine="0"/>
              <w:jc w:val="left"/>
              <w:rPr>
                <w:sz w:val="24"/>
              </w:rPr>
            </w:pPr>
            <w:r w:rsidRPr="00AB6530">
              <w:rPr>
                <w:sz w:val="24"/>
              </w:rPr>
              <w:t xml:space="preserve">1) </w:t>
            </w:r>
            <w:r w:rsidRPr="00987334">
              <w:rPr>
                <w:sz w:val="24"/>
              </w:rPr>
              <w:t xml:space="preserve">Принимается </w:t>
            </w:r>
            <w:r>
              <w:rPr>
                <w:sz w:val="24"/>
              </w:rPr>
              <w:t>проект</w:t>
            </w:r>
            <w:r w:rsidRPr="00987334">
              <w:rPr>
                <w:sz w:val="24"/>
              </w:rPr>
              <w:t xml:space="preserve">, у которого </w:t>
            </w:r>
            <w:r w:rsidRPr="00613EC0">
              <w:rPr>
                <w:sz w:val="24"/>
              </w:rPr>
              <w:t>дата формирования закупки (</w:t>
            </w:r>
            <w:r w:rsidRPr="00F93E02">
              <w:rPr>
                <w:sz w:val="24"/>
              </w:rPr>
              <w:t>ContractInfo.PurchaseFormDate</w:t>
            </w:r>
            <w:r w:rsidRPr="00613EC0">
              <w:rPr>
                <w:sz w:val="24"/>
              </w:rPr>
              <w:t>) меньше даты</w:t>
            </w:r>
            <w:r>
              <w:rPr>
                <w:sz w:val="24"/>
              </w:rPr>
              <w:t xml:space="preserve"> </w:t>
            </w:r>
            <w:r w:rsidRPr="00AB6530">
              <w:rPr>
                <w:sz w:val="24"/>
              </w:rPr>
              <w:t>в настройке консула «Дата перехода на структуру ГАР в месте поставки» И заполнен блок «Место поставки товара по ОКТМО» (deliveryPlaceInfo/byOKTMOInfo) И заполнен блок «Код ГАР» (deliveryPlaceInfo/byOKTMOInfo/GARInfo) (Ошибка 1).</w:t>
            </w:r>
          </w:p>
          <w:p w14:paraId="04038470" w14:textId="77777777" w:rsidR="0032350A" w:rsidRPr="00AB6530" w:rsidRDefault="0032350A" w:rsidP="0032350A">
            <w:pPr>
              <w:spacing w:after="160" w:line="240" w:lineRule="auto"/>
              <w:ind w:firstLine="0"/>
              <w:jc w:val="left"/>
              <w:rPr>
                <w:sz w:val="24"/>
              </w:rPr>
            </w:pPr>
            <w:r w:rsidRPr="00AB6530">
              <w:rPr>
                <w:sz w:val="24"/>
              </w:rPr>
              <w:t>ИЛИ</w:t>
            </w:r>
          </w:p>
          <w:p w14:paraId="15FC799B" w14:textId="640DE0F7" w:rsidR="0032350A" w:rsidRPr="00AB6530" w:rsidRDefault="0032350A" w:rsidP="0032350A">
            <w:pPr>
              <w:spacing w:after="160" w:line="240" w:lineRule="auto"/>
              <w:ind w:firstLine="0"/>
              <w:jc w:val="left"/>
              <w:rPr>
                <w:sz w:val="24"/>
              </w:rPr>
            </w:pPr>
            <w:r w:rsidRPr="00AB6530">
              <w:rPr>
                <w:sz w:val="24"/>
              </w:rPr>
              <w:t xml:space="preserve">2) </w:t>
            </w:r>
            <w:r w:rsidRPr="00987334">
              <w:rPr>
                <w:sz w:val="24"/>
              </w:rPr>
              <w:t xml:space="preserve">Принимается </w:t>
            </w:r>
            <w:r>
              <w:rPr>
                <w:sz w:val="24"/>
              </w:rPr>
              <w:t>проект</w:t>
            </w:r>
            <w:r w:rsidRPr="00987334">
              <w:rPr>
                <w:sz w:val="24"/>
              </w:rPr>
              <w:t xml:space="preserve">, у которого </w:t>
            </w:r>
            <w:r w:rsidRPr="00613EC0">
              <w:rPr>
                <w:sz w:val="24"/>
              </w:rPr>
              <w:t>дата формирования закупки (</w:t>
            </w:r>
            <w:r w:rsidRPr="00F93E02">
              <w:rPr>
                <w:sz w:val="24"/>
              </w:rPr>
              <w:t>ContractInfo.PurchaseFormDate</w:t>
            </w:r>
            <w:r w:rsidRPr="00613EC0">
              <w:rPr>
                <w:sz w:val="24"/>
              </w:rPr>
              <w:t>) больше или равна дате</w:t>
            </w:r>
            <w:r>
              <w:rPr>
                <w:sz w:val="24"/>
              </w:rPr>
              <w:t xml:space="preserve"> </w:t>
            </w:r>
            <w:r w:rsidRPr="00AB6530">
              <w:rPr>
                <w:sz w:val="24"/>
              </w:rPr>
              <w:t xml:space="preserve">в настройке консула «Дата перехода на структуру ГАР в месте поставки» И заполнен блок «Место поставки товара по ОКТМО» </w:t>
            </w:r>
            <w:r w:rsidRPr="00AB6530">
              <w:rPr>
                <w:sz w:val="24"/>
              </w:rPr>
              <w:lastRenderedPageBreak/>
              <w:t>(deliveryPlaceInfo/byOKTMOInfo) И НЕ заполнен блок «Код ГАР» (deliveryPlaceInfo/byOKTMOInfo/GARInfo) (Ошибка 2).</w:t>
            </w:r>
          </w:p>
          <w:p w14:paraId="11D1FCA3" w14:textId="77777777" w:rsidR="0032350A" w:rsidRDefault="0032350A" w:rsidP="0032350A">
            <w:pPr>
              <w:spacing w:after="160" w:line="240" w:lineRule="auto"/>
              <w:ind w:firstLine="0"/>
              <w:jc w:val="left"/>
              <w:rPr>
                <w:sz w:val="24"/>
              </w:rPr>
            </w:pPr>
            <w:r w:rsidRPr="00AB6530">
              <w:rPr>
                <w:sz w:val="24"/>
              </w:rPr>
              <w:t>Если одно из двух условие выполняется, то возвращается ошибка.</w:t>
            </w:r>
          </w:p>
          <w:p w14:paraId="3FD5BE13" w14:textId="77777777" w:rsidR="0032350A" w:rsidRPr="00AB6530" w:rsidRDefault="0032350A" w:rsidP="0032350A">
            <w:pPr>
              <w:pStyle w:val="ad"/>
              <w:jc w:val="left"/>
            </w:pPr>
            <w:r w:rsidRPr="00AB6530">
              <w:t>Не вызывается при приеме проекта первоначальной версии, сформированного на основании электронного контракта в структурированном виде</w:t>
            </w:r>
          </w:p>
          <w:p w14:paraId="05E9B5F9" w14:textId="77777777" w:rsidR="0032350A" w:rsidRPr="00AB6530" w:rsidRDefault="0032350A" w:rsidP="0032350A">
            <w:pPr>
              <w:pStyle w:val="ad"/>
              <w:jc w:val="left"/>
            </w:pPr>
          </w:p>
          <w:p w14:paraId="4F6E8F9A" w14:textId="73798549" w:rsidR="0032350A" w:rsidRDefault="0032350A" w:rsidP="0032350A">
            <w:pPr>
              <w:pStyle w:val="ad"/>
              <w:jc w:val="left"/>
            </w:pPr>
            <w:r w:rsidRPr="00613EC0">
              <w:t>Контроль не вызывается, если при приеме изменений сведений о контракте признак "Документ на базе РЭК" установлен</w:t>
            </w:r>
          </w:p>
          <w:p w14:paraId="78EA2628" w14:textId="77777777" w:rsidR="00683524" w:rsidRDefault="00683524" w:rsidP="0032350A">
            <w:pPr>
              <w:pStyle w:val="ad"/>
              <w:jc w:val="left"/>
            </w:pPr>
          </w:p>
          <w:p w14:paraId="4DC8586A" w14:textId="5742B99F" w:rsidR="00683524" w:rsidRDefault="00683524" w:rsidP="0032350A">
            <w:pPr>
              <w:pStyle w:val="ad"/>
              <w:jc w:val="left"/>
            </w:pPr>
            <w:r>
              <w:t xml:space="preserve">Контроль не вызывается если способ ОППИ закупки, на основании которой создается контракт, равен </w:t>
            </w:r>
            <w:r w:rsidRPr="00683524">
              <w:t>"Закупка, осуществляемая в соответствии с частью 12 статьи 93 Закона № 44-ФЗ" (EZT20)</w:t>
            </w:r>
          </w:p>
        </w:tc>
        <w:tc>
          <w:tcPr>
            <w:tcW w:w="1395" w:type="pct"/>
            <w:gridSpan w:val="3"/>
            <w:tcBorders>
              <w:top w:val="single" w:sz="4" w:space="0" w:color="auto"/>
              <w:left w:val="single" w:sz="4" w:space="0" w:color="auto"/>
              <w:bottom w:val="single" w:sz="4" w:space="0" w:color="auto"/>
              <w:right w:val="single" w:sz="4" w:space="0" w:color="auto"/>
            </w:tcBorders>
          </w:tcPr>
          <w:p w14:paraId="234F921A" w14:textId="77777777" w:rsidR="0032350A" w:rsidRPr="00AB6530" w:rsidRDefault="0032350A" w:rsidP="0032350A">
            <w:pPr>
              <w:spacing w:line="240" w:lineRule="auto"/>
              <w:ind w:firstLine="0"/>
              <w:rPr>
                <w:sz w:val="24"/>
              </w:rPr>
            </w:pPr>
            <w:r w:rsidRPr="00342667">
              <w:rPr>
                <w:sz w:val="24"/>
              </w:rPr>
              <w:lastRenderedPageBreak/>
              <w:t>&lt;</w:t>
            </w:r>
            <w:r w:rsidRPr="00AB6530">
              <w:rPr>
                <w:sz w:val="24"/>
              </w:rPr>
              <w:t>номер контроля</w:t>
            </w:r>
            <w:r w:rsidRPr="00342667">
              <w:rPr>
                <w:sz w:val="24"/>
              </w:rPr>
              <w:t>&gt;:</w:t>
            </w:r>
            <w:r w:rsidRPr="00AB6530">
              <w:rPr>
                <w:sz w:val="24"/>
              </w:rPr>
              <w:t xml:space="preserve">  </w:t>
            </w:r>
          </w:p>
          <w:p w14:paraId="3EA4AFCF" w14:textId="77777777" w:rsidR="0032350A" w:rsidRPr="00AB6530" w:rsidRDefault="0032350A" w:rsidP="0032350A">
            <w:pPr>
              <w:spacing w:line="240" w:lineRule="auto"/>
              <w:ind w:firstLine="0"/>
              <w:rPr>
                <w:sz w:val="24"/>
              </w:rPr>
            </w:pPr>
            <w:r w:rsidRPr="00AB6530">
              <w:rPr>
                <w:sz w:val="24"/>
              </w:rPr>
              <w:t xml:space="preserve">1) НЕ допускается заполнение места поставки по ОКТМО с кодом ГАР (deliveryPlaceInfo/byOKTMOInfo/GARInfo). </w:t>
            </w:r>
          </w:p>
          <w:p w14:paraId="19F4AE35" w14:textId="4EF97329" w:rsidR="0032350A" w:rsidRDefault="0032350A" w:rsidP="0032350A">
            <w:pPr>
              <w:pStyle w:val="ad"/>
              <w:jc w:val="left"/>
            </w:pPr>
            <w:r w:rsidRPr="00AB6530">
              <w:t xml:space="preserve">2) Ожидается, что в пакете для места поставки по ОКТМО будет указан код ГАР (deliveryPlaceInfo/byOKTMOInfo/GARInfo) </w:t>
            </w:r>
          </w:p>
        </w:tc>
      </w:tr>
      <w:tr w:rsidR="0032350A" w:rsidRPr="00CF4388" w14:paraId="0015889F"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2CB8AF83" w14:textId="52C3D95D" w:rsidR="0032350A" w:rsidRDefault="0032350A" w:rsidP="0032350A">
            <w:pPr>
              <w:pStyle w:val="ad"/>
              <w:jc w:val="left"/>
            </w:pPr>
            <w:r w:rsidRPr="00AB6530">
              <w:t>РК_ИК_047</w:t>
            </w:r>
            <w:r>
              <w:t>6</w:t>
            </w:r>
          </w:p>
        </w:tc>
        <w:tc>
          <w:tcPr>
            <w:tcW w:w="234" w:type="pct"/>
            <w:gridSpan w:val="2"/>
            <w:tcBorders>
              <w:top w:val="single" w:sz="4" w:space="0" w:color="auto"/>
              <w:left w:val="single" w:sz="4" w:space="0" w:color="auto"/>
              <w:bottom w:val="single" w:sz="4" w:space="0" w:color="auto"/>
              <w:right w:val="single" w:sz="4" w:space="0" w:color="auto"/>
            </w:tcBorders>
          </w:tcPr>
          <w:p w14:paraId="44320211"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4D8618F9" w14:textId="3E76AD16" w:rsidR="0032350A" w:rsidRPr="00BA3F5E" w:rsidRDefault="0032350A" w:rsidP="0032350A">
            <w:pPr>
              <w:pStyle w:val="ad"/>
              <w:jc w:val="left"/>
            </w:pPr>
            <w:r w:rsidRPr="00AB6530">
              <w:t>«Дополнительная информация об адресе» (deliveryPlaceInfo/byOKTMOInfo/deliveryPlace)</w:t>
            </w:r>
          </w:p>
        </w:tc>
        <w:tc>
          <w:tcPr>
            <w:tcW w:w="1474" w:type="pct"/>
            <w:gridSpan w:val="3"/>
            <w:tcBorders>
              <w:top w:val="single" w:sz="4" w:space="0" w:color="auto"/>
              <w:left w:val="single" w:sz="4" w:space="0" w:color="auto"/>
              <w:bottom w:val="single" w:sz="4" w:space="0" w:color="auto"/>
              <w:right w:val="single" w:sz="4" w:space="0" w:color="auto"/>
            </w:tcBorders>
          </w:tcPr>
          <w:p w14:paraId="69DAF8D6" w14:textId="77777777" w:rsidR="0032350A" w:rsidRPr="00AB6530" w:rsidRDefault="0032350A" w:rsidP="0032350A">
            <w:pPr>
              <w:spacing w:after="160" w:line="240" w:lineRule="auto"/>
              <w:ind w:firstLine="0"/>
              <w:jc w:val="left"/>
              <w:rPr>
                <w:sz w:val="24"/>
              </w:rPr>
            </w:pPr>
            <w:r w:rsidRPr="00987334">
              <w:rPr>
                <w:sz w:val="24"/>
              </w:rPr>
              <w:t xml:space="preserve">Принимается </w:t>
            </w:r>
            <w:r>
              <w:rPr>
                <w:sz w:val="24"/>
              </w:rPr>
              <w:t>проект</w:t>
            </w:r>
            <w:r w:rsidRPr="00987334">
              <w:rPr>
                <w:sz w:val="24"/>
              </w:rPr>
              <w:t xml:space="preserve">, у которого </w:t>
            </w:r>
            <w:r w:rsidRPr="00613EC0">
              <w:rPr>
                <w:sz w:val="24"/>
              </w:rPr>
              <w:t>дата формирования закупки (</w:t>
            </w:r>
            <w:r w:rsidRPr="00F93E02">
              <w:rPr>
                <w:sz w:val="24"/>
              </w:rPr>
              <w:t>ContractInfo.PurchaseFormDate</w:t>
            </w:r>
            <w:r w:rsidRPr="00613EC0">
              <w:rPr>
                <w:sz w:val="24"/>
              </w:rPr>
              <w:t>) меньше даты</w:t>
            </w:r>
            <w:r>
              <w:rPr>
                <w:sz w:val="24"/>
              </w:rPr>
              <w:t xml:space="preserve"> </w:t>
            </w:r>
            <w:r w:rsidRPr="00AB6530">
              <w:rPr>
                <w:sz w:val="24"/>
              </w:rPr>
              <w:t xml:space="preserve">в настройке консула «Дата перехода на структуру ГАР в месте поставки» </w:t>
            </w:r>
            <w:r w:rsidRPr="00AB6530">
              <w:rPr>
                <w:sz w:val="24"/>
              </w:rPr>
              <w:br/>
              <w:t xml:space="preserve">И </w:t>
            </w:r>
            <w:r w:rsidRPr="00AB6530">
              <w:rPr>
                <w:sz w:val="24"/>
              </w:rPr>
              <w:br/>
              <w:t>заполнен блок «Место поставки товара по ОКТМО» (deliveryPlaceInfo/byOKTMOInfo)</w:t>
            </w:r>
            <w:r w:rsidRPr="00AB6530">
              <w:rPr>
                <w:sz w:val="24"/>
              </w:rPr>
              <w:br/>
              <w:t xml:space="preserve">И </w:t>
            </w:r>
            <w:r w:rsidRPr="00AB6530">
              <w:rPr>
                <w:sz w:val="24"/>
              </w:rPr>
              <w:br/>
              <w:t xml:space="preserve">НЕ заполнено поле  «Дополнительная информация об адресе» </w:t>
            </w:r>
            <w:r w:rsidRPr="00AB6530">
              <w:rPr>
                <w:sz w:val="24"/>
              </w:rPr>
              <w:lastRenderedPageBreak/>
              <w:t>(deliveryPlaceInfo/byOKTMOInfo/deliveryPlace)</w:t>
            </w:r>
          </w:p>
          <w:p w14:paraId="10890D66" w14:textId="77777777" w:rsidR="0032350A" w:rsidRDefault="0032350A" w:rsidP="0032350A">
            <w:pPr>
              <w:spacing w:after="160" w:line="240" w:lineRule="auto"/>
              <w:ind w:firstLine="0"/>
              <w:jc w:val="left"/>
              <w:rPr>
                <w:sz w:val="24"/>
              </w:rPr>
            </w:pPr>
            <w:r w:rsidRPr="00AB6530">
              <w:rPr>
                <w:sz w:val="24"/>
              </w:rPr>
              <w:t>Если условие выполняется, то возвращается ошибка.</w:t>
            </w:r>
          </w:p>
          <w:p w14:paraId="74D3CBDB" w14:textId="77777777" w:rsidR="0032350A" w:rsidRPr="00AB6530" w:rsidRDefault="0032350A" w:rsidP="0032350A">
            <w:pPr>
              <w:pStyle w:val="ad"/>
              <w:jc w:val="left"/>
            </w:pPr>
            <w:r w:rsidRPr="00AB6530">
              <w:t>Не вызывается при приеме проекта первоначальной версии, сформированного на основании электронного контракта в структурированном виде</w:t>
            </w:r>
          </w:p>
          <w:p w14:paraId="7C408D89" w14:textId="77777777" w:rsidR="0032350A" w:rsidRPr="00AB6530" w:rsidRDefault="0032350A" w:rsidP="0032350A">
            <w:pPr>
              <w:pStyle w:val="ad"/>
              <w:jc w:val="left"/>
            </w:pPr>
          </w:p>
          <w:p w14:paraId="2C78D748" w14:textId="193294B4" w:rsidR="0032350A" w:rsidRDefault="0032350A" w:rsidP="0032350A">
            <w:pPr>
              <w:pStyle w:val="ad"/>
              <w:jc w:val="left"/>
            </w:pPr>
            <w:r w:rsidRPr="00613EC0">
              <w:t>Контроль не вызывается, если при приеме изменений сведений о контракте признак "Документ на базе РЭК" установлен</w:t>
            </w:r>
          </w:p>
        </w:tc>
        <w:tc>
          <w:tcPr>
            <w:tcW w:w="1395" w:type="pct"/>
            <w:gridSpan w:val="3"/>
            <w:tcBorders>
              <w:top w:val="single" w:sz="4" w:space="0" w:color="auto"/>
              <w:left w:val="single" w:sz="4" w:space="0" w:color="auto"/>
              <w:bottom w:val="single" w:sz="4" w:space="0" w:color="auto"/>
              <w:right w:val="single" w:sz="4" w:space="0" w:color="auto"/>
            </w:tcBorders>
          </w:tcPr>
          <w:p w14:paraId="5A0F63C1" w14:textId="77777777" w:rsidR="0032350A" w:rsidRPr="00AB6530" w:rsidRDefault="0032350A" w:rsidP="0032350A">
            <w:pPr>
              <w:spacing w:line="240" w:lineRule="auto"/>
              <w:ind w:firstLine="0"/>
              <w:rPr>
                <w:sz w:val="24"/>
              </w:rPr>
            </w:pPr>
            <w:r w:rsidRPr="00342667">
              <w:rPr>
                <w:sz w:val="24"/>
              </w:rPr>
              <w:lastRenderedPageBreak/>
              <w:t>&lt;</w:t>
            </w:r>
            <w:r w:rsidRPr="00AB6530">
              <w:rPr>
                <w:sz w:val="24"/>
              </w:rPr>
              <w:t>номер контроля</w:t>
            </w:r>
            <w:r w:rsidRPr="00342667">
              <w:rPr>
                <w:sz w:val="24"/>
              </w:rPr>
              <w:t>&gt;:</w:t>
            </w:r>
            <w:r w:rsidRPr="00AB6530">
              <w:rPr>
                <w:sz w:val="24"/>
              </w:rPr>
              <w:t xml:space="preserve">  </w:t>
            </w:r>
          </w:p>
          <w:p w14:paraId="1B72CE90" w14:textId="77777777" w:rsidR="0032350A" w:rsidRPr="00AB6530" w:rsidRDefault="0032350A" w:rsidP="0032350A">
            <w:pPr>
              <w:spacing w:after="160" w:line="240" w:lineRule="auto"/>
              <w:ind w:firstLine="0"/>
              <w:jc w:val="left"/>
              <w:rPr>
                <w:sz w:val="24"/>
              </w:rPr>
            </w:pPr>
            <w:r w:rsidRPr="00AB6530">
              <w:rPr>
                <w:sz w:val="24"/>
              </w:rPr>
              <w:t>Поле «Дополнительная информация об адресе» (deliveryPlaceInfo/byOKTMOInfo/deliveryPlace) обязательно для заполнения.</w:t>
            </w:r>
          </w:p>
          <w:p w14:paraId="32E7C24B" w14:textId="77777777" w:rsidR="0032350A" w:rsidRDefault="0032350A" w:rsidP="0032350A">
            <w:pPr>
              <w:pStyle w:val="ad"/>
              <w:jc w:val="left"/>
            </w:pPr>
          </w:p>
        </w:tc>
      </w:tr>
      <w:tr w:rsidR="0032350A" w:rsidRPr="00CF4388" w14:paraId="69F3A007"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16195743" w14:textId="1E6B2FEC" w:rsidR="0032350A" w:rsidRDefault="0032350A" w:rsidP="0032350A">
            <w:pPr>
              <w:pStyle w:val="ad"/>
              <w:jc w:val="left"/>
            </w:pPr>
            <w:r w:rsidRPr="00AB6530">
              <w:t>РК_ИК_047</w:t>
            </w:r>
            <w:r>
              <w:t>7</w:t>
            </w:r>
          </w:p>
        </w:tc>
        <w:tc>
          <w:tcPr>
            <w:tcW w:w="234" w:type="pct"/>
            <w:gridSpan w:val="2"/>
            <w:tcBorders>
              <w:top w:val="single" w:sz="4" w:space="0" w:color="auto"/>
              <w:left w:val="single" w:sz="4" w:space="0" w:color="auto"/>
              <w:bottom w:val="single" w:sz="4" w:space="0" w:color="auto"/>
              <w:right w:val="single" w:sz="4" w:space="0" w:color="auto"/>
            </w:tcBorders>
          </w:tcPr>
          <w:p w14:paraId="65356900"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111A40C3" w14:textId="77777777" w:rsidR="0032350A" w:rsidRDefault="0032350A" w:rsidP="0032350A">
            <w:pPr>
              <w:spacing w:line="240" w:lineRule="auto"/>
              <w:ind w:firstLine="0"/>
              <w:jc w:val="left"/>
              <w:rPr>
                <w:rFonts w:eastAsia="Calibri"/>
                <w:sz w:val="24"/>
                <w:lang w:eastAsia="en-US"/>
              </w:rPr>
            </w:pPr>
            <w:r w:rsidRPr="0036361F">
              <w:rPr>
                <w:rFonts w:eastAsia="Calibri"/>
                <w:sz w:val="24"/>
                <w:lang w:eastAsia="en-US"/>
              </w:rPr>
              <w:t xml:space="preserve">«Уникальный идентификатор места поставки товара в ЕИС» </w:t>
            </w:r>
          </w:p>
          <w:p w14:paraId="37332C04" w14:textId="77777777" w:rsidR="0032350A" w:rsidRPr="00342667" w:rsidRDefault="0032350A" w:rsidP="0032350A">
            <w:pPr>
              <w:spacing w:line="240" w:lineRule="auto"/>
              <w:ind w:firstLine="0"/>
              <w:jc w:val="left"/>
              <w:rPr>
                <w:rFonts w:eastAsia="Calibri"/>
                <w:sz w:val="24"/>
                <w:lang w:val="en-US" w:eastAsia="en-US"/>
              </w:rPr>
            </w:pPr>
            <w:r w:rsidRPr="00342667">
              <w:rPr>
                <w:rFonts w:eastAsia="Calibri"/>
                <w:sz w:val="24"/>
                <w:lang w:val="en-US" w:eastAsia="en-US"/>
              </w:rPr>
              <w:t>(deliveryPlaceInfo/byOKTMOInfo/sid)</w:t>
            </w:r>
          </w:p>
          <w:p w14:paraId="412C719D" w14:textId="77777777" w:rsidR="0032350A" w:rsidRPr="00342667" w:rsidRDefault="0032350A" w:rsidP="0032350A">
            <w:pPr>
              <w:spacing w:line="240" w:lineRule="auto"/>
              <w:ind w:firstLine="0"/>
              <w:jc w:val="left"/>
              <w:rPr>
                <w:rFonts w:eastAsia="Calibri"/>
                <w:sz w:val="24"/>
                <w:lang w:val="en-US" w:eastAsia="en-US"/>
              </w:rPr>
            </w:pPr>
            <w:r>
              <w:rPr>
                <w:rFonts w:eastAsia="Calibri"/>
                <w:sz w:val="24"/>
                <w:lang w:eastAsia="en-US"/>
              </w:rPr>
              <w:t>И</w:t>
            </w:r>
          </w:p>
          <w:p w14:paraId="610F7DE8" w14:textId="77777777" w:rsidR="0032350A" w:rsidRPr="00342667" w:rsidRDefault="0032350A" w:rsidP="0032350A">
            <w:pPr>
              <w:spacing w:line="240" w:lineRule="auto"/>
              <w:ind w:firstLine="0"/>
              <w:jc w:val="left"/>
              <w:rPr>
                <w:rFonts w:eastAsia="Calibri"/>
                <w:sz w:val="24"/>
                <w:lang w:val="en-US" w:eastAsia="en-US"/>
              </w:rPr>
            </w:pPr>
            <w:r w:rsidRPr="00342667">
              <w:rPr>
                <w:rFonts w:eastAsia="Calibri"/>
                <w:sz w:val="24"/>
                <w:lang w:val="en-US" w:eastAsia="en-US"/>
              </w:rPr>
              <w:t>(</w:t>
            </w:r>
            <w:r w:rsidRPr="00342667">
              <w:rPr>
                <w:sz w:val="24"/>
                <w:lang w:val="en-US"/>
              </w:rPr>
              <w:t>deliveryPlaceInfo/byKLADRInfo/sid</w:t>
            </w:r>
            <w:r w:rsidRPr="00342667">
              <w:rPr>
                <w:rFonts w:eastAsia="Calibri"/>
                <w:sz w:val="24"/>
                <w:lang w:val="en-US" w:eastAsia="en-US"/>
              </w:rPr>
              <w:t>)</w:t>
            </w:r>
          </w:p>
          <w:p w14:paraId="2A5E205F" w14:textId="77777777" w:rsidR="0032350A" w:rsidRPr="0036361F" w:rsidRDefault="0032350A" w:rsidP="0032350A">
            <w:pPr>
              <w:spacing w:line="240" w:lineRule="auto"/>
              <w:ind w:firstLine="0"/>
              <w:jc w:val="left"/>
              <w:rPr>
                <w:rFonts w:eastAsia="Calibri"/>
                <w:sz w:val="24"/>
                <w:lang w:eastAsia="en-US"/>
              </w:rPr>
            </w:pPr>
            <w:r w:rsidRPr="0036361F">
              <w:rPr>
                <w:rFonts w:eastAsia="Calibri"/>
                <w:sz w:val="24"/>
                <w:lang w:eastAsia="en-US"/>
              </w:rPr>
              <w:t>И</w:t>
            </w:r>
          </w:p>
          <w:p w14:paraId="780CB659" w14:textId="77777777" w:rsidR="0032350A" w:rsidRPr="0036361F" w:rsidRDefault="0032350A" w:rsidP="0032350A">
            <w:pPr>
              <w:spacing w:line="240" w:lineRule="auto"/>
              <w:ind w:firstLine="0"/>
              <w:jc w:val="left"/>
              <w:rPr>
                <w:rFonts w:eastAsia="Calibri"/>
                <w:sz w:val="24"/>
                <w:lang w:eastAsia="en-US"/>
              </w:rPr>
            </w:pPr>
            <w:r w:rsidRPr="0036361F">
              <w:rPr>
                <w:rFonts w:eastAsia="Calibri"/>
                <w:sz w:val="24"/>
                <w:lang w:eastAsia="en-US"/>
              </w:rPr>
              <w:t>(deliveryPlaceInfo/byGARInfo/sid)</w:t>
            </w:r>
          </w:p>
          <w:p w14:paraId="4D09FFAA" w14:textId="77777777" w:rsidR="0032350A" w:rsidRPr="00BA3F5E" w:rsidRDefault="0032350A" w:rsidP="0032350A">
            <w:pPr>
              <w:pStyle w:val="ad"/>
              <w:jc w:val="left"/>
            </w:pPr>
          </w:p>
        </w:tc>
        <w:tc>
          <w:tcPr>
            <w:tcW w:w="1474" w:type="pct"/>
            <w:gridSpan w:val="3"/>
            <w:tcBorders>
              <w:top w:val="single" w:sz="4" w:space="0" w:color="auto"/>
              <w:left w:val="single" w:sz="4" w:space="0" w:color="auto"/>
              <w:bottom w:val="single" w:sz="4" w:space="0" w:color="auto"/>
              <w:right w:val="single" w:sz="4" w:space="0" w:color="auto"/>
            </w:tcBorders>
          </w:tcPr>
          <w:p w14:paraId="13A1EE5C" w14:textId="6039B157" w:rsidR="00E5430F" w:rsidRDefault="0032350A" w:rsidP="0032350A">
            <w:pPr>
              <w:pStyle w:val="ad"/>
              <w:jc w:val="left"/>
            </w:pPr>
            <w:r w:rsidRPr="0036361F">
              <w:rPr>
                <w:rFonts w:eastAsia="Calibri"/>
                <w:lang w:eastAsia="en-US"/>
              </w:rPr>
              <w:t>При приеме изменений значение проверяемого поля проверяется на уникальность в рамках пришедшего документа.</w:t>
            </w:r>
          </w:p>
        </w:tc>
        <w:tc>
          <w:tcPr>
            <w:tcW w:w="1395" w:type="pct"/>
            <w:gridSpan w:val="3"/>
            <w:tcBorders>
              <w:top w:val="single" w:sz="4" w:space="0" w:color="auto"/>
              <w:left w:val="single" w:sz="4" w:space="0" w:color="auto"/>
              <w:bottom w:val="single" w:sz="4" w:space="0" w:color="auto"/>
              <w:right w:val="single" w:sz="4" w:space="0" w:color="auto"/>
            </w:tcBorders>
          </w:tcPr>
          <w:p w14:paraId="49962BB0" w14:textId="77777777" w:rsidR="0032350A" w:rsidRDefault="0032350A" w:rsidP="0032350A">
            <w:pPr>
              <w:spacing w:line="240" w:lineRule="auto"/>
              <w:ind w:firstLine="0"/>
              <w:jc w:val="left"/>
              <w:rPr>
                <w:rFonts w:eastAsia="Calibri"/>
                <w:sz w:val="24"/>
                <w:lang w:eastAsia="en-US"/>
              </w:rPr>
            </w:pPr>
            <w:r w:rsidRPr="0036361F">
              <w:rPr>
                <w:rFonts w:eastAsia="Calibri"/>
                <w:sz w:val="24"/>
                <w:lang w:eastAsia="en-US"/>
              </w:rPr>
              <w:t xml:space="preserve">В полях «Уникальный идентификатор места поставки товара в ЕИС» </w:t>
            </w:r>
          </w:p>
          <w:p w14:paraId="2116DB1A" w14:textId="77777777" w:rsidR="0032350A" w:rsidRPr="00342667" w:rsidRDefault="0032350A" w:rsidP="0032350A">
            <w:pPr>
              <w:spacing w:line="240" w:lineRule="auto"/>
              <w:ind w:firstLine="0"/>
              <w:jc w:val="left"/>
              <w:rPr>
                <w:rFonts w:eastAsia="Calibri"/>
                <w:sz w:val="24"/>
                <w:lang w:val="en-US" w:eastAsia="en-US"/>
              </w:rPr>
            </w:pPr>
            <w:r w:rsidRPr="00342667">
              <w:rPr>
                <w:rFonts w:eastAsia="Calibri"/>
                <w:sz w:val="24"/>
                <w:lang w:val="en-US" w:eastAsia="en-US"/>
              </w:rPr>
              <w:t>(deliveryPlaceInfo/byOKTMOInfo/sid)</w:t>
            </w:r>
          </w:p>
          <w:p w14:paraId="04E037F6" w14:textId="77777777" w:rsidR="0032350A" w:rsidRPr="00342667" w:rsidRDefault="0032350A" w:rsidP="0032350A">
            <w:pPr>
              <w:spacing w:line="240" w:lineRule="auto"/>
              <w:ind w:firstLine="0"/>
              <w:jc w:val="left"/>
              <w:rPr>
                <w:rFonts w:eastAsia="Calibri"/>
                <w:sz w:val="24"/>
                <w:lang w:val="en-US" w:eastAsia="en-US"/>
              </w:rPr>
            </w:pPr>
            <w:r>
              <w:rPr>
                <w:rFonts w:eastAsia="Calibri"/>
                <w:sz w:val="24"/>
                <w:lang w:eastAsia="en-US"/>
              </w:rPr>
              <w:t>И</w:t>
            </w:r>
          </w:p>
          <w:p w14:paraId="28CF7EBB" w14:textId="77777777" w:rsidR="0032350A" w:rsidRPr="00342667" w:rsidRDefault="0032350A" w:rsidP="0032350A">
            <w:pPr>
              <w:spacing w:line="240" w:lineRule="auto"/>
              <w:ind w:firstLine="0"/>
              <w:jc w:val="left"/>
              <w:rPr>
                <w:rFonts w:eastAsia="Calibri"/>
                <w:sz w:val="24"/>
                <w:lang w:val="en-US" w:eastAsia="en-US"/>
              </w:rPr>
            </w:pPr>
            <w:r w:rsidRPr="00342667">
              <w:rPr>
                <w:rFonts w:eastAsia="Calibri"/>
                <w:sz w:val="24"/>
                <w:lang w:val="en-US" w:eastAsia="en-US"/>
              </w:rPr>
              <w:t>(</w:t>
            </w:r>
            <w:r w:rsidRPr="00342667">
              <w:rPr>
                <w:sz w:val="24"/>
                <w:lang w:val="en-US"/>
              </w:rPr>
              <w:t>deliveryPlaceInfo/byKLADRInfo/sid</w:t>
            </w:r>
            <w:r w:rsidRPr="00342667">
              <w:rPr>
                <w:rFonts w:eastAsia="Calibri"/>
                <w:sz w:val="24"/>
                <w:lang w:val="en-US" w:eastAsia="en-US"/>
              </w:rPr>
              <w:t>)</w:t>
            </w:r>
          </w:p>
          <w:p w14:paraId="3B3DA5C6" w14:textId="77777777" w:rsidR="0032350A" w:rsidRPr="0036361F" w:rsidRDefault="0032350A" w:rsidP="0032350A">
            <w:pPr>
              <w:spacing w:line="240" w:lineRule="auto"/>
              <w:ind w:firstLine="0"/>
              <w:jc w:val="left"/>
              <w:rPr>
                <w:rFonts w:eastAsia="Calibri"/>
                <w:sz w:val="24"/>
                <w:lang w:eastAsia="en-US"/>
              </w:rPr>
            </w:pPr>
            <w:r w:rsidRPr="0036361F">
              <w:rPr>
                <w:rFonts w:eastAsia="Calibri"/>
                <w:sz w:val="24"/>
                <w:lang w:eastAsia="en-US"/>
              </w:rPr>
              <w:t>И</w:t>
            </w:r>
          </w:p>
          <w:p w14:paraId="470D6E9A" w14:textId="77777777" w:rsidR="0032350A" w:rsidRPr="0036361F" w:rsidRDefault="0032350A" w:rsidP="0032350A">
            <w:pPr>
              <w:spacing w:line="240" w:lineRule="auto"/>
              <w:ind w:firstLine="0"/>
              <w:jc w:val="left"/>
              <w:rPr>
                <w:rFonts w:eastAsia="Calibri"/>
                <w:sz w:val="24"/>
                <w:lang w:eastAsia="en-US"/>
              </w:rPr>
            </w:pPr>
            <w:r w:rsidRPr="0036361F">
              <w:rPr>
                <w:rFonts w:eastAsia="Calibri"/>
                <w:sz w:val="24"/>
                <w:lang w:eastAsia="en-US"/>
              </w:rPr>
              <w:t>(deliveryPlaceInfo/byGARInfo/sid)</w:t>
            </w:r>
          </w:p>
          <w:p w14:paraId="4641EB7B" w14:textId="6958E355" w:rsidR="0032350A" w:rsidRDefault="0032350A" w:rsidP="0032350A">
            <w:pPr>
              <w:pStyle w:val="ad"/>
              <w:jc w:val="left"/>
            </w:pPr>
            <w:r w:rsidRPr="0036361F">
              <w:rPr>
                <w:rFonts w:eastAsia="Calibri"/>
                <w:lang w:eastAsia="en-US"/>
              </w:rPr>
              <w:t>в рамках документа</w:t>
            </w:r>
            <w:r w:rsidRPr="0036361F" w:rsidDel="009411BB">
              <w:rPr>
                <w:rFonts w:eastAsia="Calibri"/>
                <w:lang w:eastAsia="en-US"/>
              </w:rPr>
              <w:t xml:space="preserve"> </w:t>
            </w:r>
            <w:r w:rsidRPr="0036361F">
              <w:rPr>
                <w:rFonts w:eastAsia="Calibri"/>
                <w:lang w:eastAsia="en-US"/>
              </w:rPr>
              <w:t xml:space="preserve">должны быть заданы уникальные идентификаторы. Перечень неуникальных идентификаторов: &lt;перечень неуникальных </w:t>
            </w:r>
            <w:r w:rsidRPr="0036361F">
              <w:rPr>
                <w:rFonts w:eastAsia="Calibri"/>
                <w:lang w:val="en-US" w:eastAsia="en-US"/>
              </w:rPr>
              <w:t>sid</w:t>
            </w:r>
            <w:r w:rsidRPr="0036361F">
              <w:rPr>
                <w:rFonts w:eastAsia="Calibri"/>
                <w:lang w:eastAsia="en-US"/>
              </w:rPr>
              <w:t xml:space="preserve"> через точку с запятой&gt;</w:t>
            </w:r>
          </w:p>
        </w:tc>
      </w:tr>
      <w:tr w:rsidR="0032350A" w:rsidRPr="00CF4388" w14:paraId="393E34E3"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424F1E49" w14:textId="12162878" w:rsidR="0032350A" w:rsidRDefault="0032350A" w:rsidP="0032350A">
            <w:pPr>
              <w:pStyle w:val="ad"/>
              <w:jc w:val="left"/>
            </w:pPr>
            <w:r w:rsidRPr="00AB6530">
              <w:t>РК_ИК_047</w:t>
            </w:r>
            <w:r>
              <w:t>8</w:t>
            </w:r>
          </w:p>
        </w:tc>
        <w:tc>
          <w:tcPr>
            <w:tcW w:w="234" w:type="pct"/>
            <w:gridSpan w:val="2"/>
            <w:tcBorders>
              <w:top w:val="single" w:sz="4" w:space="0" w:color="auto"/>
              <w:left w:val="single" w:sz="4" w:space="0" w:color="auto"/>
              <w:bottom w:val="single" w:sz="4" w:space="0" w:color="auto"/>
              <w:right w:val="single" w:sz="4" w:space="0" w:color="auto"/>
            </w:tcBorders>
          </w:tcPr>
          <w:p w14:paraId="7049A604"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37842185" w14:textId="77777777" w:rsidR="0032350A" w:rsidRPr="000B131A" w:rsidRDefault="0032350A" w:rsidP="0032350A">
            <w:pPr>
              <w:spacing w:line="240" w:lineRule="auto"/>
              <w:ind w:firstLine="0"/>
              <w:jc w:val="left"/>
              <w:rPr>
                <w:rFonts w:eastAsia="Calibri"/>
                <w:sz w:val="24"/>
                <w:lang w:eastAsia="en-US"/>
              </w:rPr>
            </w:pPr>
            <w:r w:rsidRPr="000B131A">
              <w:rPr>
                <w:rFonts w:eastAsia="Calibri"/>
                <w:sz w:val="24"/>
                <w:lang w:eastAsia="en-US"/>
              </w:rPr>
              <w:t xml:space="preserve">«Внешний идентификатор места поставки товара» </w:t>
            </w:r>
          </w:p>
          <w:p w14:paraId="6306B139" w14:textId="77777777" w:rsidR="0032350A" w:rsidRPr="001B1C6F" w:rsidRDefault="0032350A" w:rsidP="0032350A">
            <w:pPr>
              <w:spacing w:line="240" w:lineRule="auto"/>
              <w:ind w:firstLine="0"/>
              <w:jc w:val="left"/>
              <w:rPr>
                <w:rFonts w:eastAsia="Calibri"/>
                <w:sz w:val="24"/>
                <w:lang w:val="en-US" w:eastAsia="en-US"/>
              </w:rPr>
            </w:pPr>
            <w:r w:rsidRPr="001B1C6F">
              <w:rPr>
                <w:rFonts w:eastAsia="Calibri"/>
                <w:sz w:val="24"/>
                <w:lang w:val="en-US" w:eastAsia="en-US"/>
              </w:rPr>
              <w:t>(</w:t>
            </w:r>
            <w:r w:rsidRPr="001B1C6F">
              <w:rPr>
                <w:sz w:val="24"/>
                <w:lang w:val="en-US"/>
              </w:rPr>
              <w:t>deliveryPlaceInfo/byKLADRInfo/</w:t>
            </w:r>
            <w:r w:rsidRPr="001B1C6F">
              <w:rPr>
                <w:rFonts w:eastAsia="Calibri"/>
                <w:sz w:val="24"/>
                <w:lang w:val="en-US" w:eastAsia="en-US"/>
              </w:rPr>
              <w:t>externalSid)</w:t>
            </w:r>
          </w:p>
          <w:p w14:paraId="12C9C39B" w14:textId="77777777" w:rsidR="0032350A" w:rsidRPr="001B1C6F" w:rsidRDefault="0032350A" w:rsidP="0032350A">
            <w:pPr>
              <w:spacing w:line="240" w:lineRule="auto"/>
              <w:ind w:firstLine="0"/>
              <w:jc w:val="left"/>
              <w:rPr>
                <w:rFonts w:eastAsia="Calibri"/>
                <w:sz w:val="24"/>
                <w:lang w:val="en-US" w:eastAsia="en-US"/>
              </w:rPr>
            </w:pPr>
            <w:r w:rsidRPr="000B131A">
              <w:rPr>
                <w:rFonts w:eastAsia="Calibri"/>
                <w:sz w:val="24"/>
                <w:lang w:eastAsia="en-US"/>
              </w:rPr>
              <w:t>И</w:t>
            </w:r>
          </w:p>
          <w:p w14:paraId="6161DA5D" w14:textId="77777777" w:rsidR="0032350A" w:rsidRPr="001B1C6F" w:rsidRDefault="0032350A" w:rsidP="0032350A">
            <w:pPr>
              <w:spacing w:line="240" w:lineRule="auto"/>
              <w:ind w:firstLine="0"/>
              <w:jc w:val="left"/>
              <w:rPr>
                <w:rFonts w:eastAsia="Calibri"/>
                <w:sz w:val="24"/>
                <w:lang w:val="en-US" w:eastAsia="en-US"/>
              </w:rPr>
            </w:pPr>
            <w:r w:rsidRPr="001B1C6F">
              <w:rPr>
                <w:rFonts w:eastAsia="Calibri"/>
                <w:sz w:val="24"/>
                <w:lang w:val="en-US" w:eastAsia="en-US"/>
              </w:rPr>
              <w:t>(deliveryPlaceInfo/byGARInfo/externalSid)</w:t>
            </w:r>
          </w:p>
          <w:p w14:paraId="5472DCF1" w14:textId="77777777" w:rsidR="0032350A" w:rsidRPr="001B1C6F" w:rsidRDefault="0032350A" w:rsidP="0032350A">
            <w:pPr>
              <w:pStyle w:val="ad"/>
              <w:jc w:val="left"/>
              <w:rPr>
                <w:lang w:val="en-US"/>
              </w:rPr>
            </w:pPr>
          </w:p>
        </w:tc>
        <w:tc>
          <w:tcPr>
            <w:tcW w:w="1474" w:type="pct"/>
            <w:gridSpan w:val="3"/>
            <w:tcBorders>
              <w:top w:val="single" w:sz="4" w:space="0" w:color="auto"/>
              <w:left w:val="single" w:sz="4" w:space="0" w:color="auto"/>
              <w:bottom w:val="single" w:sz="4" w:space="0" w:color="auto"/>
              <w:right w:val="single" w:sz="4" w:space="0" w:color="auto"/>
            </w:tcBorders>
          </w:tcPr>
          <w:p w14:paraId="5592DC32" w14:textId="17C269B3" w:rsidR="00E5430F" w:rsidRPr="000B131A" w:rsidRDefault="0032350A" w:rsidP="0032350A">
            <w:pPr>
              <w:pStyle w:val="ad"/>
              <w:jc w:val="left"/>
            </w:pPr>
            <w:r w:rsidRPr="000B131A">
              <w:rPr>
                <w:rFonts w:eastAsia="Calibri"/>
                <w:lang w:eastAsia="en-US"/>
              </w:rPr>
              <w:t>При приеме первоначального проекта документа или изменений значение проверяемого поля проверяется на уникальность в рамках пришедшего документа.</w:t>
            </w:r>
          </w:p>
        </w:tc>
        <w:tc>
          <w:tcPr>
            <w:tcW w:w="1395" w:type="pct"/>
            <w:gridSpan w:val="3"/>
            <w:tcBorders>
              <w:top w:val="single" w:sz="4" w:space="0" w:color="auto"/>
              <w:left w:val="single" w:sz="4" w:space="0" w:color="auto"/>
              <w:bottom w:val="single" w:sz="4" w:space="0" w:color="auto"/>
              <w:right w:val="single" w:sz="4" w:space="0" w:color="auto"/>
            </w:tcBorders>
          </w:tcPr>
          <w:p w14:paraId="41E53712" w14:textId="77777777" w:rsidR="0032350A" w:rsidRPr="000B131A" w:rsidRDefault="0032350A" w:rsidP="0032350A">
            <w:pPr>
              <w:spacing w:line="240" w:lineRule="auto"/>
              <w:ind w:firstLine="0"/>
              <w:jc w:val="left"/>
              <w:rPr>
                <w:rFonts w:eastAsia="Calibri"/>
                <w:sz w:val="24"/>
                <w:lang w:eastAsia="en-US"/>
              </w:rPr>
            </w:pPr>
            <w:r w:rsidRPr="000B131A">
              <w:rPr>
                <w:rFonts w:eastAsia="Calibri"/>
                <w:sz w:val="24"/>
                <w:lang w:eastAsia="en-US"/>
              </w:rPr>
              <w:t xml:space="preserve">В полях «Внешний идентификатор места поставки товара» </w:t>
            </w:r>
          </w:p>
          <w:p w14:paraId="117E7C97" w14:textId="77777777" w:rsidR="0032350A" w:rsidRPr="001B1C6F" w:rsidRDefault="0032350A" w:rsidP="0032350A">
            <w:pPr>
              <w:spacing w:line="240" w:lineRule="auto"/>
              <w:ind w:firstLine="0"/>
              <w:jc w:val="left"/>
              <w:rPr>
                <w:rFonts w:eastAsia="Calibri"/>
                <w:sz w:val="24"/>
                <w:lang w:val="en-US" w:eastAsia="en-US"/>
              </w:rPr>
            </w:pPr>
            <w:r w:rsidRPr="001B1C6F">
              <w:rPr>
                <w:rFonts w:eastAsia="Calibri"/>
                <w:sz w:val="24"/>
                <w:lang w:val="en-US" w:eastAsia="en-US"/>
              </w:rPr>
              <w:t>(</w:t>
            </w:r>
            <w:r w:rsidRPr="001B1C6F">
              <w:rPr>
                <w:sz w:val="24"/>
                <w:lang w:val="en-US"/>
              </w:rPr>
              <w:t>deliveryPlaceInfo/byKLADRInfo/</w:t>
            </w:r>
            <w:r w:rsidRPr="001B1C6F">
              <w:rPr>
                <w:rFonts w:eastAsia="Calibri"/>
                <w:sz w:val="24"/>
                <w:lang w:val="en-US" w:eastAsia="en-US"/>
              </w:rPr>
              <w:t>externalSid)</w:t>
            </w:r>
          </w:p>
          <w:p w14:paraId="3C7E7889" w14:textId="77777777" w:rsidR="0032350A" w:rsidRPr="001B1C6F" w:rsidRDefault="0032350A" w:rsidP="0032350A">
            <w:pPr>
              <w:spacing w:line="240" w:lineRule="auto"/>
              <w:ind w:firstLine="0"/>
              <w:jc w:val="left"/>
              <w:rPr>
                <w:rFonts w:eastAsia="Calibri"/>
                <w:sz w:val="24"/>
                <w:lang w:val="en-US" w:eastAsia="en-US"/>
              </w:rPr>
            </w:pPr>
            <w:r w:rsidRPr="000B131A">
              <w:rPr>
                <w:rFonts w:eastAsia="Calibri"/>
                <w:sz w:val="24"/>
                <w:lang w:eastAsia="en-US"/>
              </w:rPr>
              <w:t>И</w:t>
            </w:r>
          </w:p>
          <w:p w14:paraId="5AE2E4C7" w14:textId="77777777" w:rsidR="0032350A" w:rsidRPr="001B1C6F" w:rsidRDefault="0032350A" w:rsidP="0032350A">
            <w:pPr>
              <w:spacing w:line="240" w:lineRule="auto"/>
              <w:ind w:firstLine="0"/>
              <w:jc w:val="left"/>
              <w:rPr>
                <w:rFonts w:eastAsia="Calibri"/>
                <w:sz w:val="24"/>
                <w:lang w:val="en-US" w:eastAsia="en-US"/>
              </w:rPr>
            </w:pPr>
            <w:r w:rsidRPr="001B1C6F">
              <w:rPr>
                <w:rFonts w:eastAsia="Calibri"/>
                <w:sz w:val="24"/>
                <w:lang w:val="en-US" w:eastAsia="en-US"/>
              </w:rPr>
              <w:t>(deliveryPlaceInfo/byGARInfo/externalSid)</w:t>
            </w:r>
          </w:p>
          <w:p w14:paraId="7E165169" w14:textId="4D6F8B4C" w:rsidR="0032350A" w:rsidRPr="000B131A" w:rsidRDefault="0032350A" w:rsidP="0032350A">
            <w:pPr>
              <w:pStyle w:val="ad"/>
              <w:jc w:val="left"/>
            </w:pPr>
            <w:r w:rsidRPr="000B131A">
              <w:rPr>
                <w:rFonts w:eastAsia="Calibri"/>
                <w:lang w:eastAsia="en-US"/>
              </w:rPr>
              <w:t>в рамках документа</w:t>
            </w:r>
            <w:r w:rsidRPr="000B131A" w:rsidDel="009411BB">
              <w:rPr>
                <w:rFonts w:eastAsia="Calibri"/>
                <w:lang w:eastAsia="en-US"/>
              </w:rPr>
              <w:t xml:space="preserve"> </w:t>
            </w:r>
            <w:r w:rsidRPr="000B131A">
              <w:rPr>
                <w:rFonts w:eastAsia="Calibri"/>
                <w:lang w:eastAsia="en-US"/>
              </w:rPr>
              <w:t xml:space="preserve">должны быть заданы </w:t>
            </w:r>
            <w:r w:rsidRPr="000B131A">
              <w:rPr>
                <w:rFonts w:eastAsia="Calibri"/>
                <w:lang w:eastAsia="en-US"/>
              </w:rPr>
              <w:lastRenderedPageBreak/>
              <w:t xml:space="preserve">уникальные идентификаторы. Перечень неуникальных идентификаторов: &lt;перечень неуникальных </w:t>
            </w:r>
            <w:r w:rsidRPr="000B131A">
              <w:rPr>
                <w:rFonts w:eastAsia="Calibri"/>
                <w:lang w:val="en-US" w:eastAsia="en-US"/>
              </w:rPr>
              <w:t>sid</w:t>
            </w:r>
            <w:r w:rsidRPr="000B131A">
              <w:rPr>
                <w:rFonts w:eastAsia="Calibri"/>
                <w:lang w:eastAsia="en-US"/>
              </w:rPr>
              <w:t xml:space="preserve"> через точку с запятой&gt;</w:t>
            </w:r>
          </w:p>
        </w:tc>
      </w:tr>
      <w:tr w:rsidR="0032350A" w:rsidRPr="00CF4388" w14:paraId="4401F0D3"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42C38118" w14:textId="7BF946C6" w:rsidR="0032350A" w:rsidRDefault="0032350A" w:rsidP="0032350A">
            <w:pPr>
              <w:pStyle w:val="ad"/>
              <w:jc w:val="left"/>
            </w:pPr>
            <w:r w:rsidRPr="00AB6530">
              <w:lastRenderedPageBreak/>
              <w:t>РК_ИК_047</w:t>
            </w:r>
            <w:r>
              <w:t>9</w:t>
            </w:r>
          </w:p>
        </w:tc>
        <w:tc>
          <w:tcPr>
            <w:tcW w:w="234" w:type="pct"/>
            <w:gridSpan w:val="2"/>
            <w:tcBorders>
              <w:top w:val="single" w:sz="4" w:space="0" w:color="auto"/>
              <w:left w:val="single" w:sz="4" w:space="0" w:color="auto"/>
              <w:bottom w:val="single" w:sz="4" w:space="0" w:color="auto"/>
              <w:right w:val="single" w:sz="4" w:space="0" w:color="auto"/>
            </w:tcBorders>
          </w:tcPr>
          <w:p w14:paraId="613C5F11"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251D181C" w14:textId="77777777" w:rsidR="0032350A" w:rsidRPr="00A80B5A" w:rsidRDefault="0032350A" w:rsidP="0032350A">
            <w:pPr>
              <w:spacing w:line="240" w:lineRule="auto"/>
              <w:ind w:firstLine="0"/>
              <w:jc w:val="left"/>
              <w:rPr>
                <w:rFonts w:eastAsia="Calibri"/>
                <w:sz w:val="24"/>
                <w:lang w:eastAsia="en-US"/>
              </w:rPr>
            </w:pPr>
            <w:r w:rsidRPr="00A80B5A">
              <w:rPr>
                <w:rFonts w:eastAsia="Calibri"/>
                <w:sz w:val="24"/>
                <w:lang w:eastAsia="en-US"/>
              </w:rPr>
              <w:t xml:space="preserve">«Уникальный идентификатор места поставки товара в ЕИС» </w:t>
            </w:r>
          </w:p>
          <w:p w14:paraId="6832BF83" w14:textId="77777777" w:rsidR="0032350A" w:rsidRPr="00342667" w:rsidRDefault="0032350A" w:rsidP="0032350A">
            <w:pPr>
              <w:spacing w:line="240" w:lineRule="auto"/>
              <w:ind w:firstLine="0"/>
              <w:jc w:val="left"/>
              <w:rPr>
                <w:rFonts w:eastAsia="Calibri"/>
                <w:sz w:val="24"/>
                <w:lang w:val="en-US" w:eastAsia="en-US"/>
              </w:rPr>
            </w:pPr>
            <w:r w:rsidRPr="00342667">
              <w:rPr>
                <w:rFonts w:eastAsia="Calibri"/>
                <w:sz w:val="24"/>
                <w:lang w:val="en-US" w:eastAsia="en-US"/>
              </w:rPr>
              <w:t>(deliveryPlaceInfo/byOKTMOInfo/sid)</w:t>
            </w:r>
          </w:p>
          <w:p w14:paraId="7DEA0085" w14:textId="77777777" w:rsidR="0032350A" w:rsidRPr="00342667" w:rsidRDefault="0032350A" w:rsidP="0032350A">
            <w:pPr>
              <w:spacing w:line="240" w:lineRule="auto"/>
              <w:ind w:firstLine="0"/>
              <w:jc w:val="left"/>
              <w:rPr>
                <w:rFonts w:eastAsia="Calibri"/>
                <w:sz w:val="24"/>
                <w:lang w:val="en-US" w:eastAsia="en-US"/>
              </w:rPr>
            </w:pPr>
            <w:r w:rsidRPr="00A80B5A">
              <w:rPr>
                <w:rFonts w:eastAsia="Calibri"/>
                <w:sz w:val="24"/>
                <w:lang w:eastAsia="en-US"/>
              </w:rPr>
              <w:t>И</w:t>
            </w:r>
          </w:p>
          <w:p w14:paraId="1522D8CB" w14:textId="77777777" w:rsidR="0032350A" w:rsidRPr="00342667" w:rsidRDefault="0032350A" w:rsidP="0032350A">
            <w:pPr>
              <w:spacing w:line="240" w:lineRule="auto"/>
              <w:ind w:firstLine="0"/>
              <w:jc w:val="left"/>
              <w:rPr>
                <w:rFonts w:eastAsia="Calibri"/>
                <w:sz w:val="24"/>
                <w:lang w:val="en-US" w:eastAsia="en-US"/>
              </w:rPr>
            </w:pPr>
            <w:r w:rsidRPr="00342667">
              <w:rPr>
                <w:rFonts w:eastAsia="Calibri"/>
                <w:sz w:val="24"/>
                <w:lang w:val="en-US" w:eastAsia="en-US"/>
              </w:rPr>
              <w:t>(</w:t>
            </w:r>
            <w:r w:rsidRPr="00342667">
              <w:rPr>
                <w:sz w:val="24"/>
                <w:lang w:val="en-US"/>
              </w:rPr>
              <w:t>deliveryPlaceInfo/byKLADRInfo/sid</w:t>
            </w:r>
            <w:r w:rsidRPr="00342667">
              <w:rPr>
                <w:rFonts w:eastAsia="Calibri"/>
                <w:sz w:val="24"/>
                <w:lang w:val="en-US" w:eastAsia="en-US"/>
              </w:rPr>
              <w:t>)</w:t>
            </w:r>
          </w:p>
          <w:p w14:paraId="74E39B91" w14:textId="77777777" w:rsidR="0032350A" w:rsidRPr="00A80B5A" w:rsidRDefault="0032350A" w:rsidP="0032350A">
            <w:pPr>
              <w:spacing w:line="240" w:lineRule="auto"/>
              <w:ind w:firstLine="0"/>
              <w:jc w:val="left"/>
              <w:rPr>
                <w:rFonts w:eastAsia="Calibri"/>
                <w:sz w:val="24"/>
                <w:lang w:eastAsia="en-US"/>
              </w:rPr>
            </w:pPr>
            <w:r w:rsidRPr="00A80B5A">
              <w:rPr>
                <w:rFonts w:eastAsia="Calibri"/>
                <w:sz w:val="24"/>
                <w:lang w:eastAsia="en-US"/>
              </w:rPr>
              <w:t>И</w:t>
            </w:r>
          </w:p>
          <w:p w14:paraId="5AD3EFE0" w14:textId="77777777" w:rsidR="0032350A" w:rsidRPr="00A80B5A" w:rsidRDefault="0032350A" w:rsidP="0032350A">
            <w:pPr>
              <w:spacing w:line="240" w:lineRule="auto"/>
              <w:ind w:firstLine="0"/>
              <w:jc w:val="left"/>
              <w:rPr>
                <w:rFonts w:eastAsia="Calibri"/>
                <w:sz w:val="24"/>
                <w:lang w:eastAsia="en-US"/>
              </w:rPr>
            </w:pPr>
            <w:r w:rsidRPr="00A80B5A">
              <w:rPr>
                <w:rFonts w:eastAsia="Calibri"/>
                <w:sz w:val="24"/>
                <w:lang w:eastAsia="en-US"/>
              </w:rPr>
              <w:t>(deliveryPlaceInfo/byGARInfo/sid)</w:t>
            </w:r>
          </w:p>
          <w:p w14:paraId="6417F7D9" w14:textId="77777777" w:rsidR="0032350A" w:rsidRPr="00BA3F5E" w:rsidRDefault="0032350A" w:rsidP="0032350A">
            <w:pPr>
              <w:pStyle w:val="ad"/>
              <w:jc w:val="left"/>
            </w:pPr>
          </w:p>
        </w:tc>
        <w:tc>
          <w:tcPr>
            <w:tcW w:w="1474" w:type="pct"/>
            <w:gridSpan w:val="3"/>
            <w:tcBorders>
              <w:top w:val="single" w:sz="4" w:space="0" w:color="auto"/>
              <w:left w:val="single" w:sz="4" w:space="0" w:color="auto"/>
              <w:bottom w:val="single" w:sz="4" w:space="0" w:color="auto"/>
              <w:right w:val="single" w:sz="4" w:space="0" w:color="auto"/>
            </w:tcBorders>
          </w:tcPr>
          <w:p w14:paraId="068C3686" w14:textId="16525EFB" w:rsidR="00E5430F" w:rsidRDefault="0032350A" w:rsidP="0032350A">
            <w:pPr>
              <w:pStyle w:val="ad"/>
              <w:jc w:val="left"/>
            </w:pPr>
            <w:r w:rsidRPr="00A80B5A">
              <w:t>При приеме изменений размещенной версии све-дений о контракте, если проверяемое поле задано, то проверяется, что в раз-мещенной версии сведений о контракте найдено место поставки</w:t>
            </w:r>
            <w:r w:rsidRPr="00A80B5A">
              <w:rPr>
                <w:rFonts w:eastAsia="Calibri"/>
                <w:lang w:eastAsia="en-US"/>
              </w:rPr>
              <w:t xml:space="preserve"> с идентификатором, заданным в проверяемом поле.</w:t>
            </w:r>
          </w:p>
        </w:tc>
        <w:tc>
          <w:tcPr>
            <w:tcW w:w="1395" w:type="pct"/>
            <w:gridSpan w:val="3"/>
            <w:tcBorders>
              <w:top w:val="single" w:sz="4" w:space="0" w:color="auto"/>
              <w:left w:val="single" w:sz="4" w:space="0" w:color="auto"/>
              <w:bottom w:val="single" w:sz="4" w:space="0" w:color="auto"/>
              <w:right w:val="single" w:sz="4" w:space="0" w:color="auto"/>
            </w:tcBorders>
          </w:tcPr>
          <w:p w14:paraId="4C145B5E" w14:textId="7C08E378" w:rsidR="0032350A" w:rsidRDefault="0032350A" w:rsidP="0032350A">
            <w:pPr>
              <w:pStyle w:val="ad"/>
              <w:jc w:val="left"/>
            </w:pPr>
            <w:r w:rsidRPr="00A80B5A">
              <w:t>В размещенной версии сведений о контракте не найдено место поставки с идентификатором sid &lt;значение sid места поставки&gt;</w:t>
            </w:r>
          </w:p>
        </w:tc>
      </w:tr>
      <w:tr w:rsidR="0032350A" w:rsidRPr="00CF4388" w14:paraId="14980BA7"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1980BA07" w14:textId="7C0B7EA2" w:rsidR="0032350A" w:rsidRDefault="0032350A" w:rsidP="0032350A">
            <w:pPr>
              <w:pStyle w:val="ad"/>
              <w:jc w:val="left"/>
            </w:pPr>
            <w:r w:rsidRPr="00AB6530">
              <w:t>РК_ИК_04</w:t>
            </w:r>
            <w:r>
              <w:t>80</w:t>
            </w:r>
          </w:p>
        </w:tc>
        <w:tc>
          <w:tcPr>
            <w:tcW w:w="234" w:type="pct"/>
            <w:gridSpan w:val="2"/>
            <w:tcBorders>
              <w:top w:val="single" w:sz="4" w:space="0" w:color="auto"/>
              <w:left w:val="single" w:sz="4" w:space="0" w:color="auto"/>
              <w:bottom w:val="single" w:sz="4" w:space="0" w:color="auto"/>
              <w:right w:val="single" w:sz="4" w:space="0" w:color="auto"/>
            </w:tcBorders>
          </w:tcPr>
          <w:p w14:paraId="7A6D5D2E"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6005F96C" w14:textId="77777777" w:rsidR="0032350A" w:rsidRPr="00A80B5A" w:rsidRDefault="0032350A" w:rsidP="0032350A">
            <w:pPr>
              <w:spacing w:line="240" w:lineRule="auto"/>
              <w:ind w:firstLine="0"/>
              <w:jc w:val="left"/>
              <w:rPr>
                <w:rFonts w:eastAsia="Calibri"/>
                <w:sz w:val="24"/>
                <w:lang w:eastAsia="en-US"/>
              </w:rPr>
            </w:pPr>
            <w:r w:rsidRPr="00A80B5A">
              <w:rPr>
                <w:rFonts w:eastAsia="Calibri"/>
                <w:sz w:val="24"/>
                <w:lang w:eastAsia="en-US"/>
              </w:rPr>
              <w:t xml:space="preserve">«Уникальный идентификатор места поставки товара в ЕИС» </w:t>
            </w:r>
          </w:p>
          <w:p w14:paraId="603E85B7" w14:textId="77777777" w:rsidR="0032350A" w:rsidRPr="00A80B5A" w:rsidRDefault="0032350A" w:rsidP="0032350A">
            <w:pPr>
              <w:spacing w:line="240" w:lineRule="auto"/>
              <w:ind w:firstLine="0"/>
              <w:jc w:val="left"/>
              <w:rPr>
                <w:rFonts w:eastAsia="Calibri"/>
                <w:sz w:val="24"/>
                <w:lang w:eastAsia="en-US"/>
              </w:rPr>
            </w:pPr>
            <w:r w:rsidRPr="00A80B5A">
              <w:rPr>
                <w:rFonts w:eastAsia="Calibri"/>
                <w:sz w:val="24"/>
                <w:lang w:eastAsia="en-US"/>
              </w:rPr>
              <w:t>(deliveryPlaceInfo/byOKTMOInfo/sid)</w:t>
            </w:r>
          </w:p>
          <w:p w14:paraId="599CA362" w14:textId="77777777" w:rsidR="0032350A" w:rsidRPr="00A80B5A" w:rsidRDefault="0032350A" w:rsidP="0032350A">
            <w:pPr>
              <w:spacing w:line="240" w:lineRule="auto"/>
              <w:ind w:firstLine="0"/>
              <w:jc w:val="left"/>
              <w:rPr>
                <w:rFonts w:eastAsia="Calibri"/>
                <w:sz w:val="24"/>
                <w:lang w:eastAsia="en-US"/>
              </w:rPr>
            </w:pPr>
            <w:r w:rsidRPr="00A80B5A">
              <w:rPr>
                <w:rFonts w:eastAsia="Calibri"/>
                <w:sz w:val="24"/>
                <w:lang w:eastAsia="en-US"/>
              </w:rPr>
              <w:t xml:space="preserve">«Внешний идентификатор места поставки товара» </w:t>
            </w:r>
          </w:p>
          <w:p w14:paraId="509CA838" w14:textId="6934C1A3" w:rsidR="0032350A" w:rsidRPr="00BA3F5E" w:rsidRDefault="0032350A" w:rsidP="0032350A">
            <w:pPr>
              <w:pStyle w:val="ad"/>
              <w:jc w:val="left"/>
            </w:pPr>
            <w:r w:rsidRPr="00A80B5A">
              <w:rPr>
                <w:rFonts w:eastAsia="Calibri"/>
                <w:lang w:eastAsia="en-US"/>
              </w:rPr>
              <w:t>(deliveryPlaceInfo/byOKTMOInfo/externalSid)</w:t>
            </w:r>
          </w:p>
        </w:tc>
        <w:tc>
          <w:tcPr>
            <w:tcW w:w="1474" w:type="pct"/>
            <w:gridSpan w:val="3"/>
            <w:tcBorders>
              <w:top w:val="single" w:sz="4" w:space="0" w:color="auto"/>
              <w:left w:val="single" w:sz="4" w:space="0" w:color="auto"/>
              <w:bottom w:val="single" w:sz="4" w:space="0" w:color="auto"/>
              <w:right w:val="single" w:sz="4" w:space="0" w:color="auto"/>
            </w:tcBorders>
          </w:tcPr>
          <w:p w14:paraId="27F57EA8" w14:textId="77777777" w:rsidR="0032350A" w:rsidRPr="00A80B5A" w:rsidRDefault="0032350A" w:rsidP="0032350A">
            <w:pPr>
              <w:pStyle w:val="ad"/>
              <w:jc w:val="left"/>
            </w:pPr>
            <w:r w:rsidRPr="00A80B5A">
              <w:t>При приеме изменений размещенной версии сведений о контракте, если задано поле</w:t>
            </w:r>
          </w:p>
          <w:p w14:paraId="1008B0DA" w14:textId="77777777" w:rsidR="0032350A" w:rsidRPr="00A80B5A" w:rsidRDefault="0032350A" w:rsidP="0032350A">
            <w:pPr>
              <w:pStyle w:val="ad"/>
              <w:jc w:val="left"/>
            </w:pPr>
          </w:p>
          <w:p w14:paraId="3875490D" w14:textId="77777777" w:rsidR="0032350A" w:rsidRPr="00A80B5A" w:rsidRDefault="0032350A" w:rsidP="0032350A">
            <w:pPr>
              <w:spacing w:line="240" w:lineRule="auto"/>
              <w:ind w:firstLine="0"/>
              <w:jc w:val="left"/>
              <w:rPr>
                <w:rFonts w:eastAsia="Calibri"/>
                <w:sz w:val="24"/>
                <w:lang w:eastAsia="en-US"/>
              </w:rPr>
            </w:pPr>
            <w:r w:rsidRPr="00342667">
              <w:rPr>
                <w:sz w:val="24"/>
              </w:rPr>
              <w:t>«</w:t>
            </w:r>
            <w:r w:rsidRPr="00A80B5A">
              <w:rPr>
                <w:rFonts w:eastAsia="Calibri"/>
                <w:sz w:val="24"/>
                <w:lang w:eastAsia="en-US"/>
              </w:rPr>
              <w:t xml:space="preserve">Уникальный идентификатор места поставки товара в ЕИС» </w:t>
            </w:r>
          </w:p>
          <w:p w14:paraId="068057DC" w14:textId="77777777" w:rsidR="0032350A" w:rsidRPr="00342667" w:rsidRDefault="0032350A" w:rsidP="0032350A">
            <w:pPr>
              <w:pStyle w:val="ad"/>
              <w:jc w:val="left"/>
            </w:pPr>
            <w:r w:rsidRPr="00A80B5A">
              <w:rPr>
                <w:rFonts w:eastAsia="Calibri"/>
                <w:lang w:eastAsia="en-US"/>
              </w:rPr>
              <w:t>(deliveryPlaceInfo/byOKTMOInfo/sid</w:t>
            </w:r>
            <w:r w:rsidRPr="00342667">
              <w:t>),</w:t>
            </w:r>
          </w:p>
          <w:p w14:paraId="04B74820" w14:textId="77777777" w:rsidR="0032350A" w:rsidRPr="00342667" w:rsidRDefault="0032350A" w:rsidP="0032350A">
            <w:pPr>
              <w:pStyle w:val="ad"/>
              <w:jc w:val="left"/>
            </w:pPr>
          </w:p>
          <w:p w14:paraId="0656A5C2" w14:textId="77777777" w:rsidR="0032350A" w:rsidRPr="00342667" w:rsidRDefault="0032350A" w:rsidP="0032350A">
            <w:pPr>
              <w:pStyle w:val="ad"/>
              <w:jc w:val="left"/>
            </w:pPr>
            <w:r w:rsidRPr="00A80B5A">
              <w:t>то</w:t>
            </w:r>
            <w:r w:rsidRPr="00342667">
              <w:t xml:space="preserve"> </w:t>
            </w:r>
            <w:r w:rsidRPr="00A80B5A">
              <w:t>проверяется</w:t>
            </w:r>
            <w:r w:rsidRPr="00342667">
              <w:t xml:space="preserve">, </w:t>
            </w:r>
            <w:r w:rsidRPr="00A80B5A">
              <w:t>что</w:t>
            </w:r>
            <w:r w:rsidRPr="00342667">
              <w:t xml:space="preserve"> </w:t>
            </w:r>
            <w:r w:rsidRPr="00A80B5A">
              <w:t>в</w:t>
            </w:r>
            <w:r w:rsidRPr="00342667">
              <w:t xml:space="preserve"> </w:t>
            </w:r>
            <w:r w:rsidRPr="00A80B5A">
              <w:t>поле</w:t>
            </w:r>
            <w:r w:rsidRPr="00342667">
              <w:t xml:space="preserve"> </w:t>
            </w:r>
          </w:p>
          <w:p w14:paraId="4521A472" w14:textId="77777777" w:rsidR="0032350A" w:rsidRPr="00342667" w:rsidRDefault="0032350A" w:rsidP="0032350A">
            <w:pPr>
              <w:pStyle w:val="ad"/>
              <w:jc w:val="left"/>
            </w:pPr>
          </w:p>
          <w:p w14:paraId="36AE8042" w14:textId="77777777" w:rsidR="0032350A" w:rsidRPr="00A80B5A" w:rsidRDefault="0032350A" w:rsidP="0032350A">
            <w:pPr>
              <w:spacing w:line="240" w:lineRule="auto"/>
              <w:ind w:firstLine="0"/>
              <w:jc w:val="left"/>
              <w:rPr>
                <w:rFonts w:eastAsia="Calibri"/>
                <w:sz w:val="24"/>
                <w:lang w:eastAsia="en-US"/>
              </w:rPr>
            </w:pPr>
            <w:r w:rsidRPr="00342667">
              <w:rPr>
                <w:sz w:val="24"/>
              </w:rPr>
              <w:t>«</w:t>
            </w:r>
            <w:r w:rsidRPr="00A80B5A">
              <w:rPr>
                <w:rFonts w:eastAsia="Calibri"/>
                <w:sz w:val="24"/>
                <w:lang w:eastAsia="en-US"/>
              </w:rPr>
              <w:t xml:space="preserve">Внешний идентификатор места поставки товара» </w:t>
            </w:r>
          </w:p>
          <w:p w14:paraId="5F7B2B75" w14:textId="77777777" w:rsidR="0032350A" w:rsidRPr="00342667" w:rsidRDefault="0032350A" w:rsidP="0032350A">
            <w:pPr>
              <w:pStyle w:val="ad"/>
              <w:jc w:val="left"/>
            </w:pPr>
            <w:r w:rsidRPr="00A80B5A">
              <w:rPr>
                <w:rFonts w:eastAsia="Calibri"/>
                <w:lang w:eastAsia="en-US"/>
              </w:rPr>
              <w:t>(deliveryPlaceInfo/byOKTMOInfo/externalSid</w:t>
            </w:r>
            <w:r w:rsidRPr="00342667">
              <w:t>)</w:t>
            </w:r>
          </w:p>
          <w:p w14:paraId="133F0C49" w14:textId="77777777" w:rsidR="0032350A" w:rsidRPr="00342667" w:rsidRDefault="0032350A" w:rsidP="0032350A">
            <w:pPr>
              <w:pStyle w:val="ad"/>
              <w:jc w:val="left"/>
            </w:pPr>
          </w:p>
          <w:p w14:paraId="74C70BC2" w14:textId="77777777" w:rsidR="0032350A" w:rsidRPr="00A80B5A" w:rsidRDefault="0032350A" w:rsidP="0032350A">
            <w:pPr>
              <w:pStyle w:val="ad"/>
              <w:jc w:val="left"/>
            </w:pPr>
            <w:r w:rsidRPr="00A80B5A">
              <w:t xml:space="preserve">для </w:t>
            </w:r>
            <w:r>
              <w:t>места поставки</w:t>
            </w:r>
            <w:r w:rsidRPr="00A80B5A">
              <w:t xml:space="preserve"> задано то же значение, что и в предыдущей версии сведений о контракте.</w:t>
            </w:r>
          </w:p>
          <w:p w14:paraId="24EE4596" w14:textId="11905752" w:rsidR="00E5430F" w:rsidRDefault="0032350A" w:rsidP="0032350A">
            <w:pPr>
              <w:pStyle w:val="ad"/>
              <w:jc w:val="left"/>
            </w:pPr>
            <w:r w:rsidRPr="00A80B5A">
              <w:t xml:space="preserve">Контроль не должен срабатывать, если в принимаемых сведений </w:t>
            </w:r>
            <w:r>
              <w:t>для места поставки</w:t>
            </w:r>
            <w:r w:rsidRPr="00A80B5A">
              <w:t xml:space="preserve"> задан external</w:t>
            </w:r>
            <w:r w:rsidRPr="00A80B5A">
              <w:rPr>
                <w:lang w:val="en-US"/>
              </w:rPr>
              <w:t>Si</w:t>
            </w:r>
            <w:r w:rsidRPr="00A80B5A">
              <w:t>d, а в предыдущей версии external</w:t>
            </w:r>
            <w:r w:rsidRPr="00A80B5A">
              <w:rPr>
                <w:lang w:val="en-US"/>
              </w:rPr>
              <w:t>Si</w:t>
            </w:r>
            <w:r w:rsidRPr="00A80B5A">
              <w:t>d для него не задан.</w:t>
            </w:r>
          </w:p>
        </w:tc>
        <w:tc>
          <w:tcPr>
            <w:tcW w:w="1395" w:type="pct"/>
            <w:gridSpan w:val="3"/>
            <w:tcBorders>
              <w:top w:val="single" w:sz="4" w:space="0" w:color="auto"/>
              <w:left w:val="single" w:sz="4" w:space="0" w:color="auto"/>
              <w:bottom w:val="single" w:sz="4" w:space="0" w:color="auto"/>
              <w:right w:val="single" w:sz="4" w:space="0" w:color="auto"/>
            </w:tcBorders>
          </w:tcPr>
          <w:p w14:paraId="64F8F41A" w14:textId="77777777" w:rsidR="0032350A" w:rsidRPr="000B131A" w:rsidRDefault="0032350A" w:rsidP="0032350A">
            <w:pPr>
              <w:spacing w:line="240" w:lineRule="auto"/>
              <w:ind w:firstLine="0"/>
              <w:jc w:val="left"/>
              <w:rPr>
                <w:sz w:val="24"/>
              </w:rPr>
            </w:pPr>
            <w:r w:rsidRPr="000B131A">
              <w:rPr>
                <w:sz w:val="24"/>
              </w:rPr>
              <w:t xml:space="preserve">Для места поставки с уникальным идентифи-катором в ЕИС &lt;Уни-кальный идентификатор места поставки в ЕИС&gt;, указанным в поле «Уни-кальный идентификатор места поставки товара в ЕИС» </w:t>
            </w:r>
          </w:p>
          <w:p w14:paraId="3DB96AD1" w14:textId="77777777" w:rsidR="0032350A" w:rsidRPr="000B131A" w:rsidRDefault="0032350A" w:rsidP="0032350A">
            <w:pPr>
              <w:spacing w:line="240" w:lineRule="auto"/>
              <w:ind w:firstLine="0"/>
              <w:jc w:val="left"/>
              <w:rPr>
                <w:sz w:val="24"/>
              </w:rPr>
            </w:pPr>
            <w:r w:rsidRPr="000B131A">
              <w:rPr>
                <w:sz w:val="24"/>
              </w:rPr>
              <w:t xml:space="preserve">(deliveryPlaceInfo/byOKTMOInfo/sid), в поле «Внешний идентифика-тор места поставки то-вара» </w:t>
            </w:r>
          </w:p>
          <w:p w14:paraId="63F04BC7" w14:textId="0D439C29" w:rsidR="0032350A" w:rsidRDefault="0032350A" w:rsidP="0032350A">
            <w:pPr>
              <w:pStyle w:val="ad"/>
              <w:jc w:val="left"/>
            </w:pPr>
            <w:r w:rsidRPr="000B131A">
              <w:t>(deliveryPlaceInfo/byOKTMOInfo/externalSid) должно быть задано то же значение, что и в размещенных сведениях о контракте. Ожидается значение &lt;значение ex-ternalSid из размещен-ных сведений о контрак-те&gt;</w:t>
            </w:r>
          </w:p>
        </w:tc>
      </w:tr>
      <w:tr w:rsidR="0032350A" w:rsidRPr="00CF4388" w14:paraId="078C619B"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2803D0E6" w14:textId="45EB9098" w:rsidR="0032350A" w:rsidRDefault="0032350A" w:rsidP="0032350A">
            <w:pPr>
              <w:pStyle w:val="ad"/>
              <w:jc w:val="left"/>
            </w:pPr>
            <w:r w:rsidRPr="00AB6530">
              <w:lastRenderedPageBreak/>
              <w:t>РК_ИК_04</w:t>
            </w:r>
            <w:r>
              <w:t>81</w:t>
            </w:r>
          </w:p>
        </w:tc>
        <w:tc>
          <w:tcPr>
            <w:tcW w:w="234" w:type="pct"/>
            <w:gridSpan w:val="2"/>
            <w:tcBorders>
              <w:top w:val="single" w:sz="4" w:space="0" w:color="auto"/>
              <w:left w:val="single" w:sz="4" w:space="0" w:color="auto"/>
              <w:bottom w:val="single" w:sz="4" w:space="0" w:color="auto"/>
              <w:right w:val="single" w:sz="4" w:space="0" w:color="auto"/>
            </w:tcBorders>
          </w:tcPr>
          <w:p w14:paraId="3571C91E"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0484222E" w14:textId="77777777" w:rsidR="0032350A" w:rsidRPr="003964A4" w:rsidRDefault="0032350A" w:rsidP="0032350A">
            <w:pPr>
              <w:spacing w:line="240" w:lineRule="auto"/>
              <w:ind w:firstLine="0"/>
              <w:jc w:val="left"/>
              <w:rPr>
                <w:rFonts w:eastAsia="Calibri"/>
                <w:sz w:val="24"/>
                <w:lang w:eastAsia="en-US"/>
              </w:rPr>
            </w:pPr>
            <w:r w:rsidRPr="003964A4">
              <w:rPr>
                <w:rFonts w:eastAsia="Calibri"/>
                <w:sz w:val="24"/>
                <w:lang w:eastAsia="en-US"/>
              </w:rPr>
              <w:t xml:space="preserve">«Уникальный идентификатор места поставки товара в ЕИС» </w:t>
            </w:r>
          </w:p>
          <w:p w14:paraId="5C20042B" w14:textId="77777777" w:rsidR="0032350A" w:rsidRPr="003964A4" w:rsidRDefault="0032350A" w:rsidP="0032350A">
            <w:pPr>
              <w:spacing w:line="240" w:lineRule="auto"/>
              <w:ind w:firstLine="0"/>
              <w:jc w:val="left"/>
              <w:rPr>
                <w:rFonts w:eastAsia="Calibri"/>
                <w:sz w:val="24"/>
                <w:lang w:eastAsia="en-US"/>
              </w:rPr>
            </w:pPr>
            <w:r w:rsidRPr="003964A4">
              <w:rPr>
                <w:rFonts w:eastAsia="Calibri"/>
                <w:sz w:val="24"/>
                <w:lang w:eastAsia="en-US"/>
              </w:rPr>
              <w:t>(deliveryPlaceInfo/</w:t>
            </w:r>
            <w:r w:rsidRPr="003964A4">
              <w:rPr>
                <w:sz w:val="24"/>
              </w:rPr>
              <w:t>byKLADRInfo</w:t>
            </w:r>
            <w:r w:rsidRPr="003964A4">
              <w:rPr>
                <w:rFonts w:eastAsia="Calibri"/>
                <w:sz w:val="24"/>
                <w:lang w:eastAsia="en-US"/>
              </w:rPr>
              <w:t>/sid)</w:t>
            </w:r>
          </w:p>
          <w:p w14:paraId="534CCE12" w14:textId="77777777" w:rsidR="0032350A" w:rsidRPr="003964A4" w:rsidRDefault="0032350A" w:rsidP="0032350A">
            <w:pPr>
              <w:spacing w:line="240" w:lineRule="auto"/>
              <w:ind w:firstLine="0"/>
              <w:jc w:val="left"/>
              <w:rPr>
                <w:rFonts w:eastAsia="Calibri"/>
                <w:sz w:val="24"/>
                <w:lang w:eastAsia="en-US"/>
              </w:rPr>
            </w:pPr>
            <w:r w:rsidRPr="003964A4">
              <w:rPr>
                <w:rFonts w:eastAsia="Calibri"/>
                <w:sz w:val="24"/>
                <w:lang w:eastAsia="en-US"/>
              </w:rPr>
              <w:t xml:space="preserve">«Внешний идентификатор места поставки товара» </w:t>
            </w:r>
          </w:p>
          <w:p w14:paraId="693D5B43" w14:textId="448A6A52" w:rsidR="0032350A" w:rsidRPr="00BA3F5E" w:rsidRDefault="0032350A" w:rsidP="0032350A">
            <w:pPr>
              <w:pStyle w:val="ad"/>
              <w:jc w:val="left"/>
            </w:pPr>
            <w:r w:rsidRPr="003964A4">
              <w:rPr>
                <w:rFonts w:eastAsia="Calibri"/>
                <w:lang w:eastAsia="en-US"/>
              </w:rPr>
              <w:t>(deliveryPlaceInfo/</w:t>
            </w:r>
            <w:r w:rsidRPr="003964A4">
              <w:t>byKLADRInfo</w:t>
            </w:r>
            <w:r w:rsidRPr="003964A4">
              <w:rPr>
                <w:rFonts w:eastAsia="Calibri"/>
                <w:lang w:eastAsia="en-US"/>
              </w:rPr>
              <w:t>/externalSid)</w:t>
            </w:r>
          </w:p>
        </w:tc>
        <w:tc>
          <w:tcPr>
            <w:tcW w:w="1474" w:type="pct"/>
            <w:gridSpan w:val="3"/>
            <w:tcBorders>
              <w:top w:val="single" w:sz="4" w:space="0" w:color="auto"/>
              <w:left w:val="single" w:sz="4" w:space="0" w:color="auto"/>
              <w:bottom w:val="single" w:sz="4" w:space="0" w:color="auto"/>
              <w:right w:val="single" w:sz="4" w:space="0" w:color="auto"/>
            </w:tcBorders>
          </w:tcPr>
          <w:p w14:paraId="45A44072" w14:textId="77777777" w:rsidR="0032350A" w:rsidRPr="003964A4" w:rsidRDefault="0032350A" w:rsidP="0032350A">
            <w:pPr>
              <w:pStyle w:val="ad"/>
              <w:jc w:val="left"/>
            </w:pPr>
            <w:r w:rsidRPr="003964A4">
              <w:t>При приеме изменений размещенной версии сведений о контракте, если задано поле</w:t>
            </w:r>
          </w:p>
          <w:p w14:paraId="494924FD" w14:textId="77777777" w:rsidR="0032350A" w:rsidRPr="003964A4" w:rsidRDefault="0032350A" w:rsidP="0032350A">
            <w:pPr>
              <w:pStyle w:val="ad"/>
              <w:jc w:val="left"/>
            </w:pPr>
          </w:p>
          <w:p w14:paraId="161CD401" w14:textId="77777777" w:rsidR="0032350A" w:rsidRPr="003964A4" w:rsidRDefault="0032350A" w:rsidP="0032350A">
            <w:pPr>
              <w:spacing w:line="240" w:lineRule="auto"/>
              <w:ind w:firstLine="0"/>
              <w:jc w:val="left"/>
              <w:rPr>
                <w:rFonts w:eastAsia="Calibri"/>
                <w:sz w:val="24"/>
                <w:lang w:eastAsia="en-US"/>
              </w:rPr>
            </w:pPr>
            <w:r w:rsidRPr="001B1C6F">
              <w:rPr>
                <w:sz w:val="24"/>
              </w:rPr>
              <w:t>«</w:t>
            </w:r>
            <w:r w:rsidRPr="003964A4">
              <w:rPr>
                <w:rFonts w:eastAsia="Calibri"/>
                <w:sz w:val="24"/>
                <w:lang w:eastAsia="en-US"/>
              </w:rPr>
              <w:t xml:space="preserve">Уникальный идентификатор места поставки товара в ЕИС» </w:t>
            </w:r>
          </w:p>
          <w:p w14:paraId="6AFDF8E3" w14:textId="77777777" w:rsidR="0032350A" w:rsidRPr="001B1C6F" w:rsidRDefault="0032350A" w:rsidP="0032350A">
            <w:pPr>
              <w:pStyle w:val="ad"/>
              <w:jc w:val="left"/>
            </w:pPr>
            <w:r w:rsidRPr="003964A4">
              <w:rPr>
                <w:rFonts w:eastAsia="Calibri"/>
                <w:lang w:eastAsia="en-US"/>
              </w:rPr>
              <w:t>(deliveryPlaceInfo/</w:t>
            </w:r>
            <w:r w:rsidRPr="003964A4">
              <w:t>byKLADRInfo</w:t>
            </w:r>
            <w:r w:rsidRPr="003964A4">
              <w:rPr>
                <w:rFonts w:eastAsia="Calibri"/>
                <w:lang w:eastAsia="en-US"/>
              </w:rPr>
              <w:t>/sid</w:t>
            </w:r>
            <w:r w:rsidRPr="001B1C6F">
              <w:t>),</w:t>
            </w:r>
          </w:p>
          <w:p w14:paraId="2C420418" w14:textId="77777777" w:rsidR="0032350A" w:rsidRPr="001B1C6F" w:rsidRDefault="0032350A" w:rsidP="0032350A">
            <w:pPr>
              <w:pStyle w:val="ad"/>
              <w:jc w:val="left"/>
            </w:pPr>
          </w:p>
          <w:p w14:paraId="7BA3C849" w14:textId="77777777" w:rsidR="0032350A" w:rsidRPr="001B1C6F" w:rsidRDefault="0032350A" w:rsidP="0032350A">
            <w:pPr>
              <w:pStyle w:val="ad"/>
              <w:jc w:val="left"/>
            </w:pPr>
            <w:r w:rsidRPr="003964A4">
              <w:t>то</w:t>
            </w:r>
            <w:r w:rsidRPr="001B1C6F">
              <w:t xml:space="preserve"> </w:t>
            </w:r>
            <w:r w:rsidRPr="003964A4">
              <w:t>проверяется</w:t>
            </w:r>
            <w:r w:rsidRPr="001B1C6F">
              <w:t xml:space="preserve">, </w:t>
            </w:r>
            <w:r w:rsidRPr="003964A4">
              <w:t>что</w:t>
            </w:r>
            <w:r w:rsidRPr="001B1C6F">
              <w:t xml:space="preserve"> </w:t>
            </w:r>
            <w:r w:rsidRPr="003964A4">
              <w:t>в</w:t>
            </w:r>
            <w:r w:rsidRPr="001B1C6F">
              <w:t xml:space="preserve"> </w:t>
            </w:r>
            <w:r w:rsidRPr="003964A4">
              <w:t>поле</w:t>
            </w:r>
            <w:r w:rsidRPr="001B1C6F">
              <w:t xml:space="preserve"> </w:t>
            </w:r>
          </w:p>
          <w:p w14:paraId="554781DE" w14:textId="77777777" w:rsidR="0032350A" w:rsidRPr="001B1C6F" w:rsidRDefault="0032350A" w:rsidP="0032350A">
            <w:pPr>
              <w:pStyle w:val="ad"/>
              <w:jc w:val="left"/>
            </w:pPr>
          </w:p>
          <w:p w14:paraId="334E0A79" w14:textId="77777777" w:rsidR="0032350A" w:rsidRPr="003964A4" w:rsidRDefault="0032350A" w:rsidP="0032350A">
            <w:pPr>
              <w:spacing w:line="240" w:lineRule="auto"/>
              <w:ind w:firstLine="0"/>
              <w:jc w:val="left"/>
              <w:rPr>
                <w:rFonts w:eastAsia="Calibri"/>
                <w:sz w:val="24"/>
                <w:lang w:eastAsia="en-US"/>
              </w:rPr>
            </w:pPr>
            <w:r w:rsidRPr="001B1C6F">
              <w:rPr>
                <w:sz w:val="24"/>
              </w:rPr>
              <w:t>«</w:t>
            </w:r>
            <w:r w:rsidRPr="003964A4">
              <w:rPr>
                <w:rFonts w:eastAsia="Calibri"/>
                <w:sz w:val="24"/>
                <w:lang w:eastAsia="en-US"/>
              </w:rPr>
              <w:t xml:space="preserve">Внешний идентификатор места поставки товара» </w:t>
            </w:r>
          </w:p>
          <w:p w14:paraId="53F4A237" w14:textId="77777777" w:rsidR="0032350A" w:rsidRPr="001B1C6F" w:rsidRDefault="0032350A" w:rsidP="0032350A">
            <w:pPr>
              <w:pStyle w:val="ad"/>
              <w:jc w:val="left"/>
            </w:pPr>
            <w:r w:rsidRPr="003964A4">
              <w:rPr>
                <w:rFonts w:eastAsia="Calibri"/>
                <w:lang w:eastAsia="en-US"/>
              </w:rPr>
              <w:t>(deliveryPlaceInfo/</w:t>
            </w:r>
            <w:r w:rsidRPr="003964A4">
              <w:t>byKLADRInfo</w:t>
            </w:r>
            <w:r w:rsidRPr="003964A4">
              <w:rPr>
                <w:rFonts w:eastAsia="Calibri"/>
                <w:lang w:eastAsia="en-US"/>
              </w:rPr>
              <w:t>/externalSid</w:t>
            </w:r>
            <w:r w:rsidRPr="001B1C6F">
              <w:t>)</w:t>
            </w:r>
          </w:p>
          <w:p w14:paraId="6B000526" w14:textId="77777777" w:rsidR="0032350A" w:rsidRPr="001B1C6F" w:rsidRDefault="0032350A" w:rsidP="0032350A">
            <w:pPr>
              <w:pStyle w:val="ad"/>
              <w:jc w:val="left"/>
            </w:pPr>
          </w:p>
          <w:p w14:paraId="7AD27597" w14:textId="77777777" w:rsidR="0032350A" w:rsidRPr="003964A4" w:rsidRDefault="0032350A" w:rsidP="0032350A">
            <w:pPr>
              <w:pStyle w:val="ad"/>
              <w:jc w:val="left"/>
            </w:pPr>
            <w:r w:rsidRPr="003964A4">
              <w:t>для места поставки задано то же значение, что и в предыдущей версии сведений о контракте.</w:t>
            </w:r>
          </w:p>
          <w:p w14:paraId="71E31199" w14:textId="09B6AAF1" w:rsidR="00E5430F" w:rsidRDefault="0032350A" w:rsidP="0032350A">
            <w:pPr>
              <w:pStyle w:val="ad"/>
              <w:jc w:val="left"/>
            </w:pPr>
            <w:r w:rsidRPr="003964A4">
              <w:t>Контроль не должен срабатывать, если в принимаемых сведений для места поставки задан external</w:t>
            </w:r>
            <w:r w:rsidRPr="003964A4">
              <w:rPr>
                <w:lang w:val="en-US"/>
              </w:rPr>
              <w:t>Si</w:t>
            </w:r>
            <w:r w:rsidRPr="003964A4">
              <w:t>d, а в предыдущей версии external</w:t>
            </w:r>
            <w:r w:rsidRPr="003964A4">
              <w:rPr>
                <w:lang w:val="en-US"/>
              </w:rPr>
              <w:t>Si</w:t>
            </w:r>
            <w:r w:rsidRPr="003964A4">
              <w:t>d для него не задан.</w:t>
            </w:r>
          </w:p>
        </w:tc>
        <w:tc>
          <w:tcPr>
            <w:tcW w:w="1395" w:type="pct"/>
            <w:gridSpan w:val="3"/>
            <w:tcBorders>
              <w:top w:val="single" w:sz="4" w:space="0" w:color="auto"/>
              <w:left w:val="single" w:sz="4" w:space="0" w:color="auto"/>
              <w:bottom w:val="single" w:sz="4" w:space="0" w:color="auto"/>
              <w:right w:val="single" w:sz="4" w:space="0" w:color="auto"/>
            </w:tcBorders>
          </w:tcPr>
          <w:p w14:paraId="76F02649" w14:textId="77777777" w:rsidR="0032350A" w:rsidRPr="003964A4" w:rsidRDefault="0032350A" w:rsidP="0032350A">
            <w:pPr>
              <w:spacing w:line="240" w:lineRule="auto"/>
              <w:ind w:firstLine="0"/>
              <w:jc w:val="left"/>
              <w:rPr>
                <w:sz w:val="24"/>
              </w:rPr>
            </w:pPr>
            <w:r w:rsidRPr="003964A4">
              <w:rPr>
                <w:sz w:val="24"/>
              </w:rPr>
              <w:t xml:space="preserve">Для места поставки с уникальным идентификатором в ЕИС &lt;Уникальный идентификатор места поставки в ЕИС&gt;, указанным в поле «Уникальный идентификатор места поставки товара в ЕИС» </w:t>
            </w:r>
          </w:p>
          <w:p w14:paraId="75F9C40A" w14:textId="77777777" w:rsidR="0032350A" w:rsidRPr="003964A4" w:rsidRDefault="0032350A" w:rsidP="0032350A">
            <w:pPr>
              <w:spacing w:line="240" w:lineRule="auto"/>
              <w:ind w:firstLine="0"/>
              <w:jc w:val="left"/>
              <w:rPr>
                <w:rFonts w:eastAsia="Calibri"/>
                <w:sz w:val="24"/>
                <w:lang w:eastAsia="en-US"/>
              </w:rPr>
            </w:pPr>
            <w:r w:rsidRPr="003964A4">
              <w:rPr>
                <w:sz w:val="24"/>
              </w:rPr>
              <w:t>(deliveryPlaceInfo/byKLADRInfo/sid), в поле «</w:t>
            </w:r>
            <w:r w:rsidRPr="003964A4">
              <w:rPr>
                <w:rFonts w:eastAsia="Calibri"/>
                <w:sz w:val="24"/>
                <w:lang w:eastAsia="en-US"/>
              </w:rPr>
              <w:t xml:space="preserve">Внешний идентификатор места поставки товара» </w:t>
            </w:r>
          </w:p>
          <w:p w14:paraId="2F2708E1" w14:textId="09E2A7DA" w:rsidR="0032350A" w:rsidRDefault="0032350A" w:rsidP="0032350A">
            <w:pPr>
              <w:pStyle w:val="ad"/>
              <w:jc w:val="left"/>
            </w:pPr>
            <w:r w:rsidRPr="003964A4">
              <w:rPr>
                <w:rFonts w:eastAsia="Calibri"/>
                <w:lang w:eastAsia="en-US"/>
              </w:rPr>
              <w:t>(deliveryPlaceInfo/</w:t>
            </w:r>
            <w:r w:rsidRPr="003964A4">
              <w:t>byKLADRInfo</w:t>
            </w:r>
            <w:r w:rsidRPr="003964A4">
              <w:rPr>
                <w:rFonts w:eastAsia="Calibri"/>
                <w:lang w:eastAsia="en-US"/>
              </w:rPr>
              <w:t>/externalSid</w:t>
            </w:r>
            <w:r w:rsidRPr="003964A4">
              <w:t xml:space="preserve">) должно быть задано то же значение, что и в размещенных сведениях о контракте. Ожидается значение &lt;значение </w:t>
            </w:r>
            <w:r w:rsidRPr="003964A4">
              <w:rPr>
                <w:lang w:val="en-US"/>
              </w:rPr>
              <w:t>externalSid</w:t>
            </w:r>
            <w:r w:rsidRPr="003964A4">
              <w:t xml:space="preserve"> из размещенных сведений о контракте&gt;</w:t>
            </w:r>
          </w:p>
        </w:tc>
      </w:tr>
      <w:tr w:rsidR="0032350A" w:rsidRPr="00CF4388" w14:paraId="4B46F646"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2F891DD3" w14:textId="2E701BE3" w:rsidR="0032350A" w:rsidRDefault="0032350A" w:rsidP="0032350A">
            <w:pPr>
              <w:pStyle w:val="ad"/>
              <w:jc w:val="left"/>
            </w:pPr>
            <w:r w:rsidRPr="00AB6530">
              <w:t>РК_ИК_04</w:t>
            </w:r>
            <w:r>
              <w:t>82</w:t>
            </w:r>
          </w:p>
        </w:tc>
        <w:tc>
          <w:tcPr>
            <w:tcW w:w="234" w:type="pct"/>
            <w:gridSpan w:val="2"/>
            <w:tcBorders>
              <w:top w:val="single" w:sz="4" w:space="0" w:color="auto"/>
              <w:left w:val="single" w:sz="4" w:space="0" w:color="auto"/>
              <w:bottom w:val="single" w:sz="4" w:space="0" w:color="auto"/>
              <w:right w:val="single" w:sz="4" w:space="0" w:color="auto"/>
            </w:tcBorders>
          </w:tcPr>
          <w:p w14:paraId="3A49E911"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1DEA9123" w14:textId="77777777" w:rsidR="0032350A" w:rsidRPr="00A80B5A" w:rsidRDefault="0032350A" w:rsidP="0032350A">
            <w:pPr>
              <w:spacing w:line="240" w:lineRule="auto"/>
              <w:ind w:firstLine="0"/>
              <w:jc w:val="left"/>
              <w:rPr>
                <w:rFonts w:eastAsia="Calibri"/>
                <w:sz w:val="24"/>
                <w:lang w:eastAsia="en-US"/>
              </w:rPr>
            </w:pPr>
            <w:r w:rsidRPr="00A80B5A">
              <w:rPr>
                <w:rFonts w:eastAsia="Calibri"/>
                <w:sz w:val="24"/>
                <w:lang w:eastAsia="en-US"/>
              </w:rPr>
              <w:t xml:space="preserve">«Уникальный идентификатор места поставки товара в ЕИС» </w:t>
            </w:r>
          </w:p>
          <w:p w14:paraId="4ACEA2A3" w14:textId="77777777" w:rsidR="0032350A" w:rsidRPr="00A80B5A" w:rsidRDefault="0032350A" w:rsidP="0032350A">
            <w:pPr>
              <w:spacing w:line="240" w:lineRule="auto"/>
              <w:ind w:firstLine="0"/>
              <w:jc w:val="left"/>
              <w:rPr>
                <w:rFonts w:eastAsia="Calibri"/>
                <w:sz w:val="24"/>
                <w:lang w:eastAsia="en-US"/>
              </w:rPr>
            </w:pPr>
            <w:r w:rsidRPr="00A80B5A">
              <w:rPr>
                <w:rFonts w:eastAsia="Calibri"/>
                <w:sz w:val="24"/>
                <w:lang w:eastAsia="en-US"/>
              </w:rPr>
              <w:t>(deliveryPlaceInfo/byGARInfo/sid)</w:t>
            </w:r>
          </w:p>
          <w:p w14:paraId="74422685" w14:textId="77777777" w:rsidR="0032350A" w:rsidRPr="00A80B5A" w:rsidRDefault="0032350A" w:rsidP="0032350A">
            <w:pPr>
              <w:spacing w:line="240" w:lineRule="auto"/>
              <w:ind w:firstLine="0"/>
              <w:jc w:val="left"/>
              <w:rPr>
                <w:rFonts w:eastAsia="Calibri"/>
                <w:sz w:val="24"/>
                <w:lang w:eastAsia="en-US"/>
              </w:rPr>
            </w:pPr>
            <w:r w:rsidRPr="00A80B5A">
              <w:rPr>
                <w:rFonts w:eastAsia="Calibri"/>
                <w:sz w:val="24"/>
                <w:lang w:eastAsia="en-US"/>
              </w:rPr>
              <w:t xml:space="preserve">«Внешний идентификатор места поставки товара» </w:t>
            </w:r>
          </w:p>
          <w:p w14:paraId="407EFA9B" w14:textId="28CCBE52" w:rsidR="0032350A" w:rsidRPr="00BA3F5E" w:rsidRDefault="0032350A" w:rsidP="0032350A">
            <w:pPr>
              <w:pStyle w:val="ad"/>
              <w:jc w:val="left"/>
            </w:pPr>
            <w:r w:rsidRPr="00A80B5A">
              <w:rPr>
                <w:rFonts w:eastAsia="Calibri"/>
                <w:lang w:eastAsia="en-US"/>
              </w:rPr>
              <w:t>(deliveryPlaceInfo/byGARInfo/externalSid)</w:t>
            </w:r>
          </w:p>
        </w:tc>
        <w:tc>
          <w:tcPr>
            <w:tcW w:w="1474" w:type="pct"/>
            <w:gridSpan w:val="3"/>
            <w:tcBorders>
              <w:top w:val="single" w:sz="4" w:space="0" w:color="auto"/>
              <w:left w:val="single" w:sz="4" w:space="0" w:color="auto"/>
              <w:bottom w:val="single" w:sz="4" w:space="0" w:color="auto"/>
              <w:right w:val="single" w:sz="4" w:space="0" w:color="auto"/>
            </w:tcBorders>
          </w:tcPr>
          <w:p w14:paraId="51AE08F5" w14:textId="77777777" w:rsidR="0032350A" w:rsidRPr="00A80B5A" w:rsidRDefault="0032350A" w:rsidP="0032350A">
            <w:pPr>
              <w:pStyle w:val="ad"/>
              <w:jc w:val="left"/>
            </w:pPr>
            <w:r w:rsidRPr="00A80B5A">
              <w:t>При приеме изменений размещенной версии сведений о контракте, если задано поле</w:t>
            </w:r>
          </w:p>
          <w:p w14:paraId="1C9A8F8C" w14:textId="77777777" w:rsidR="0032350A" w:rsidRPr="00A80B5A" w:rsidRDefault="0032350A" w:rsidP="0032350A">
            <w:pPr>
              <w:pStyle w:val="ad"/>
              <w:jc w:val="left"/>
            </w:pPr>
          </w:p>
          <w:p w14:paraId="7081C0F4" w14:textId="77777777" w:rsidR="0032350A" w:rsidRPr="00A80B5A" w:rsidRDefault="0032350A" w:rsidP="0032350A">
            <w:pPr>
              <w:spacing w:line="240" w:lineRule="auto"/>
              <w:ind w:firstLine="0"/>
              <w:jc w:val="left"/>
              <w:rPr>
                <w:rFonts w:eastAsia="Calibri"/>
                <w:sz w:val="24"/>
                <w:lang w:eastAsia="en-US"/>
              </w:rPr>
            </w:pPr>
            <w:r w:rsidRPr="00342667">
              <w:rPr>
                <w:sz w:val="24"/>
              </w:rPr>
              <w:t>«</w:t>
            </w:r>
            <w:r w:rsidRPr="00A80B5A">
              <w:rPr>
                <w:rFonts w:eastAsia="Calibri"/>
                <w:sz w:val="24"/>
                <w:lang w:eastAsia="en-US"/>
              </w:rPr>
              <w:t xml:space="preserve">Уникальный идентификатор места поставки товара в ЕИС» </w:t>
            </w:r>
          </w:p>
          <w:p w14:paraId="3CD43B57" w14:textId="77777777" w:rsidR="0032350A" w:rsidRPr="00342667" w:rsidRDefault="0032350A" w:rsidP="0032350A">
            <w:pPr>
              <w:pStyle w:val="ad"/>
              <w:jc w:val="left"/>
            </w:pPr>
            <w:r w:rsidRPr="00A80B5A">
              <w:rPr>
                <w:rFonts w:eastAsia="Calibri"/>
                <w:lang w:eastAsia="en-US"/>
              </w:rPr>
              <w:t>(deliveryPlaceInfo/byGARInfo/sid</w:t>
            </w:r>
            <w:r w:rsidRPr="00342667">
              <w:t>),</w:t>
            </w:r>
          </w:p>
          <w:p w14:paraId="34F54542" w14:textId="77777777" w:rsidR="0032350A" w:rsidRPr="00342667" w:rsidRDefault="0032350A" w:rsidP="0032350A">
            <w:pPr>
              <w:pStyle w:val="ad"/>
              <w:jc w:val="left"/>
            </w:pPr>
          </w:p>
          <w:p w14:paraId="406EC7D9" w14:textId="77777777" w:rsidR="0032350A" w:rsidRPr="00342667" w:rsidRDefault="0032350A" w:rsidP="0032350A">
            <w:pPr>
              <w:pStyle w:val="ad"/>
              <w:jc w:val="left"/>
            </w:pPr>
            <w:r w:rsidRPr="00A80B5A">
              <w:t>то</w:t>
            </w:r>
            <w:r w:rsidRPr="00342667">
              <w:t xml:space="preserve"> </w:t>
            </w:r>
            <w:r w:rsidRPr="00A80B5A">
              <w:t>проверяется</w:t>
            </w:r>
            <w:r w:rsidRPr="00342667">
              <w:t xml:space="preserve">, </w:t>
            </w:r>
            <w:r w:rsidRPr="00A80B5A">
              <w:t>что</w:t>
            </w:r>
            <w:r w:rsidRPr="00342667">
              <w:t xml:space="preserve"> </w:t>
            </w:r>
            <w:r w:rsidRPr="00A80B5A">
              <w:t>в</w:t>
            </w:r>
            <w:r w:rsidRPr="00342667">
              <w:t xml:space="preserve"> </w:t>
            </w:r>
            <w:r w:rsidRPr="00A80B5A">
              <w:t>поле</w:t>
            </w:r>
            <w:r w:rsidRPr="00342667">
              <w:t xml:space="preserve"> </w:t>
            </w:r>
          </w:p>
          <w:p w14:paraId="74F5A59F" w14:textId="77777777" w:rsidR="0032350A" w:rsidRPr="00342667" w:rsidRDefault="0032350A" w:rsidP="0032350A">
            <w:pPr>
              <w:pStyle w:val="ad"/>
              <w:jc w:val="left"/>
            </w:pPr>
          </w:p>
          <w:p w14:paraId="0EDFC425" w14:textId="77777777" w:rsidR="0032350A" w:rsidRPr="00A80B5A" w:rsidRDefault="0032350A" w:rsidP="0032350A">
            <w:pPr>
              <w:spacing w:line="240" w:lineRule="auto"/>
              <w:ind w:firstLine="0"/>
              <w:jc w:val="left"/>
              <w:rPr>
                <w:rFonts w:eastAsia="Calibri"/>
                <w:sz w:val="24"/>
                <w:lang w:eastAsia="en-US"/>
              </w:rPr>
            </w:pPr>
            <w:r w:rsidRPr="00342667">
              <w:rPr>
                <w:sz w:val="24"/>
              </w:rPr>
              <w:t>«</w:t>
            </w:r>
            <w:r w:rsidRPr="00A80B5A">
              <w:rPr>
                <w:rFonts w:eastAsia="Calibri"/>
                <w:sz w:val="24"/>
                <w:lang w:eastAsia="en-US"/>
              </w:rPr>
              <w:t xml:space="preserve">Внешний идентификатор места поставки товара» </w:t>
            </w:r>
          </w:p>
          <w:p w14:paraId="39746AD3" w14:textId="77777777" w:rsidR="0032350A" w:rsidRPr="00342667" w:rsidRDefault="0032350A" w:rsidP="0032350A">
            <w:pPr>
              <w:pStyle w:val="ad"/>
              <w:jc w:val="left"/>
            </w:pPr>
            <w:r w:rsidRPr="00A80B5A">
              <w:rPr>
                <w:rFonts w:eastAsia="Calibri"/>
                <w:lang w:eastAsia="en-US"/>
              </w:rPr>
              <w:t>(deliveryPlaceInfo/byGARInfo/externalSid</w:t>
            </w:r>
            <w:r w:rsidRPr="00342667">
              <w:t>)</w:t>
            </w:r>
          </w:p>
          <w:p w14:paraId="42330103" w14:textId="77777777" w:rsidR="0032350A" w:rsidRPr="00342667" w:rsidRDefault="0032350A" w:rsidP="0032350A">
            <w:pPr>
              <w:pStyle w:val="ad"/>
              <w:jc w:val="left"/>
            </w:pPr>
          </w:p>
          <w:p w14:paraId="39BA9A32" w14:textId="77777777" w:rsidR="0032350A" w:rsidRPr="00A80B5A" w:rsidRDefault="0032350A" w:rsidP="0032350A">
            <w:pPr>
              <w:pStyle w:val="ad"/>
              <w:jc w:val="left"/>
            </w:pPr>
            <w:r w:rsidRPr="00A80B5A">
              <w:t xml:space="preserve">для </w:t>
            </w:r>
            <w:r>
              <w:t>места поставки</w:t>
            </w:r>
            <w:r w:rsidRPr="00A80B5A">
              <w:t xml:space="preserve"> задано то же значение, что и в предыдущей версии сведений о контракте.</w:t>
            </w:r>
          </w:p>
          <w:p w14:paraId="6260E672" w14:textId="3426F052" w:rsidR="00E5430F" w:rsidRDefault="0032350A" w:rsidP="0032350A">
            <w:pPr>
              <w:pStyle w:val="ad"/>
              <w:jc w:val="left"/>
            </w:pPr>
            <w:r w:rsidRPr="00A80B5A">
              <w:lastRenderedPageBreak/>
              <w:t xml:space="preserve">Контроль не должен срабатывать, если в принимаемых сведений </w:t>
            </w:r>
            <w:r>
              <w:t>для места поставки</w:t>
            </w:r>
            <w:r w:rsidRPr="00A80B5A">
              <w:t xml:space="preserve"> задан external</w:t>
            </w:r>
            <w:r w:rsidRPr="00A80B5A">
              <w:rPr>
                <w:lang w:val="en-US"/>
              </w:rPr>
              <w:t>Si</w:t>
            </w:r>
            <w:r w:rsidRPr="00A80B5A">
              <w:t>d, а в предыдущей версии external</w:t>
            </w:r>
            <w:r w:rsidRPr="00A80B5A">
              <w:rPr>
                <w:lang w:val="en-US"/>
              </w:rPr>
              <w:t>Si</w:t>
            </w:r>
            <w:r w:rsidRPr="00A80B5A">
              <w:t>d для него не задан.</w:t>
            </w:r>
          </w:p>
        </w:tc>
        <w:tc>
          <w:tcPr>
            <w:tcW w:w="1395" w:type="pct"/>
            <w:gridSpan w:val="3"/>
            <w:tcBorders>
              <w:top w:val="single" w:sz="4" w:space="0" w:color="auto"/>
              <w:left w:val="single" w:sz="4" w:space="0" w:color="auto"/>
              <w:bottom w:val="single" w:sz="4" w:space="0" w:color="auto"/>
              <w:right w:val="single" w:sz="4" w:space="0" w:color="auto"/>
            </w:tcBorders>
          </w:tcPr>
          <w:p w14:paraId="71A7D1B3" w14:textId="50ADBAF5" w:rsidR="0032350A" w:rsidRPr="00A80B5A" w:rsidRDefault="0032350A" w:rsidP="0032350A">
            <w:pPr>
              <w:spacing w:line="240" w:lineRule="auto"/>
              <w:ind w:firstLine="0"/>
              <w:jc w:val="left"/>
              <w:rPr>
                <w:rFonts w:eastAsia="Calibri"/>
                <w:sz w:val="24"/>
                <w:lang w:eastAsia="en-US"/>
              </w:rPr>
            </w:pPr>
            <w:r w:rsidRPr="00A80B5A">
              <w:rPr>
                <w:sz w:val="24"/>
              </w:rPr>
              <w:lastRenderedPageBreak/>
              <w:t xml:space="preserve">Для </w:t>
            </w:r>
            <w:r>
              <w:rPr>
                <w:sz w:val="24"/>
              </w:rPr>
              <w:t>места поставки</w:t>
            </w:r>
            <w:r w:rsidRPr="00A80B5A">
              <w:rPr>
                <w:sz w:val="24"/>
              </w:rPr>
              <w:t xml:space="preserve"> с уникальным идентификатором в ЕИС &lt;Уникальный идентификатор </w:t>
            </w:r>
            <w:r>
              <w:rPr>
                <w:sz w:val="24"/>
              </w:rPr>
              <w:t>места поставки</w:t>
            </w:r>
            <w:r w:rsidRPr="00A80B5A">
              <w:rPr>
                <w:sz w:val="24"/>
              </w:rPr>
              <w:t xml:space="preserve"> в ЕИС&gt;, указанным в поле «</w:t>
            </w:r>
            <w:r w:rsidRPr="00A80B5A">
              <w:rPr>
                <w:rFonts w:eastAsia="Calibri"/>
                <w:sz w:val="24"/>
                <w:lang w:eastAsia="en-US"/>
              </w:rPr>
              <w:t xml:space="preserve">Уникальный идентификатор места поставки товара в ЕИС» </w:t>
            </w:r>
          </w:p>
          <w:p w14:paraId="4E24B2AB" w14:textId="33EA17AE" w:rsidR="0032350A" w:rsidRPr="00A80B5A" w:rsidRDefault="0032350A" w:rsidP="0032350A">
            <w:pPr>
              <w:spacing w:line="240" w:lineRule="auto"/>
              <w:ind w:firstLine="0"/>
              <w:jc w:val="left"/>
              <w:rPr>
                <w:rFonts w:eastAsia="Calibri"/>
                <w:sz w:val="24"/>
                <w:lang w:eastAsia="en-US"/>
              </w:rPr>
            </w:pPr>
            <w:r w:rsidRPr="00A80B5A">
              <w:rPr>
                <w:rFonts w:eastAsia="Calibri"/>
                <w:sz w:val="24"/>
                <w:lang w:eastAsia="en-US"/>
              </w:rPr>
              <w:t>(deliveryPlaceInfo/byGARInfo/sid</w:t>
            </w:r>
            <w:r w:rsidRPr="00A80B5A">
              <w:rPr>
                <w:sz w:val="24"/>
              </w:rPr>
              <w:t>), в поле «</w:t>
            </w:r>
            <w:r w:rsidRPr="00A80B5A">
              <w:rPr>
                <w:rFonts w:eastAsia="Calibri"/>
                <w:sz w:val="24"/>
                <w:lang w:eastAsia="en-US"/>
              </w:rPr>
              <w:t xml:space="preserve">Внешний идентификатор места поставки товара» </w:t>
            </w:r>
          </w:p>
          <w:p w14:paraId="3A7590F6" w14:textId="70E720A9" w:rsidR="0032350A" w:rsidRDefault="0032350A" w:rsidP="0032350A">
            <w:pPr>
              <w:pStyle w:val="ad"/>
              <w:jc w:val="left"/>
            </w:pPr>
            <w:r w:rsidRPr="00A80B5A">
              <w:rPr>
                <w:rFonts w:eastAsia="Calibri"/>
                <w:lang w:eastAsia="en-US"/>
              </w:rPr>
              <w:t>(deliveryPlaceInfo/byGARInfo/externalSid</w:t>
            </w:r>
            <w:r w:rsidRPr="00A80B5A">
              <w:t xml:space="preserve">) должно быть задано то же значение, что и в размещенных сведениях о контракте. Ожидается значение &lt;значение </w:t>
            </w:r>
            <w:r w:rsidRPr="00A80B5A">
              <w:rPr>
                <w:lang w:val="en-US"/>
              </w:rPr>
              <w:t>ex</w:t>
            </w:r>
            <w:r w:rsidRPr="00A80B5A">
              <w:rPr>
                <w:lang w:val="en-US"/>
              </w:rPr>
              <w:lastRenderedPageBreak/>
              <w:t>ternalSid</w:t>
            </w:r>
            <w:r w:rsidRPr="00A80B5A">
              <w:t xml:space="preserve"> из размещенных сведений о контракте&gt;</w:t>
            </w:r>
          </w:p>
        </w:tc>
      </w:tr>
      <w:tr w:rsidR="0032350A" w:rsidRPr="00CF4388" w14:paraId="5B2F2825"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214013F9" w14:textId="6DDCEBBA" w:rsidR="0032350A" w:rsidRDefault="0032350A" w:rsidP="0032350A">
            <w:pPr>
              <w:pStyle w:val="ad"/>
              <w:jc w:val="left"/>
            </w:pPr>
            <w:r w:rsidRPr="00AB6530">
              <w:lastRenderedPageBreak/>
              <w:t>РК_ИК_04</w:t>
            </w:r>
            <w:r>
              <w:t>83</w:t>
            </w:r>
          </w:p>
        </w:tc>
        <w:tc>
          <w:tcPr>
            <w:tcW w:w="234" w:type="pct"/>
            <w:gridSpan w:val="2"/>
            <w:tcBorders>
              <w:top w:val="single" w:sz="4" w:space="0" w:color="auto"/>
              <w:left w:val="single" w:sz="4" w:space="0" w:color="auto"/>
              <w:bottom w:val="single" w:sz="4" w:space="0" w:color="auto"/>
              <w:right w:val="single" w:sz="4" w:space="0" w:color="auto"/>
            </w:tcBorders>
          </w:tcPr>
          <w:p w14:paraId="324AF473"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0090B413" w14:textId="4F4C33FB" w:rsidR="0032350A" w:rsidRPr="00BA3F5E" w:rsidRDefault="0032350A" w:rsidP="0032350A">
            <w:pPr>
              <w:pStyle w:val="ad"/>
              <w:jc w:val="left"/>
            </w:pPr>
            <w:r w:rsidRPr="00613EC0">
              <w:t>«Место поставки товара, выполнения работы или оказания услуги по справочнику ГАР» (contract/deliveryPlaceInfo/byGARInfo)</w:t>
            </w:r>
          </w:p>
        </w:tc>
        <w:tc>
          <w:tcPr>
            <w:tcW w:w="1474" w:type="pct"/>
            <w:gridSpan w:val="3"/>
            <w:tcBorders>
              <w:top w:val="single" w:sz="4" w:space="0" w:color="auto"/>
              <w:left w:val="single" w:sz="4" w:space="0" w:color="auto"/>
              <w:bottom w:val="single" w:sz="4" w:space="0" w:color="auto"/>
              <w:right w:val="single" w:sz="4" w:space="0" w:color="auto"/>
            </w:tcBorders>
          </w:tcPr>
          <w:p w14:paraId="3973164D" w14:textId="77777777" w:rsidR="0032350A" w:rsidRPr="00613EC0" w:rsidRDefault="0032350A" w:rsidP="0032350A">
            <w:pPr>
              <w:spacing w:after="160" w:line="240" w:lineRule="auto"/>
              <w:ind w:firstLine="0"/>
              <w:jc w:val="left"/>
              <w:rPr>
                <w:sz w:val="24"/>
              </w:rPr>
            </w:pPr>
            <w:r w:rsidRPr="00613EC0">
              <w:rPr>
                <w:sz w:val="24"/>
              </w:rPr>
              <w:t xml:space="preserve">В принимаемом </w:t>
            </w:r>
            <w:r>
              <w:rPr>
                <w:sz w:val="24"/>
              </w:rPr>
              <w:t>пакете</w:t>
            </w:r>
            <w:r w:rsidRPr="00613EC0">
              <w:rPr>
                <w:sz w:val="24"/>
              </w:rPr>
              <w:t xml:space="preserve"> заполнен проверяемый блок </w:t>
            </w:r>
            <w:r w:rsidRPr="00613EC0">
              <w:rPr>
                <w:sz w:val="24"/>
              </w:rPr>
              <w:br/>
              <w:t>И</w:t>
            </w:r>
            <w:r w:rsidRPr="00613EC0">
              <w:rPr>
                <w:sz w:val="24"/>
              </w:rPr>
              <w:br/>
              <w:t xml:space="preserve">в поле </w:t>
            </w:r>
            <w:r w:rsidRPr="00342667">
              <w:rPr>
                <w:sz w:val="24"/>
              </w:rPr>
              <w:t>«Цифровой код страны» (</w:t>
            </w:r>
            <w:r w:rsidRPr="00613EC0">
              <w:rPr>
                <w:sz w:val="24"/>
              </w:rPr>
              <w:t>contract/deliveryPlaceInfo/byGARInfo</w:t>
            </w:r>
            <w:r w:rsidRPr="00342667">
              <w:rPr>
                <w:sz w:val="24"/>
              </w:rPr>
              <w:t>/</w:t>
            </w:r>
            <w:r w:rsidRPr="00613EC0">
              <w:rPr>
                <w:sz w:val="24"/>
                <w:lang w:val="en-US"/>
              </w:rPr>
              <w:t>countryInfo</w:t>
            </w:r>
            <w:r w:rsidRPr="00342667">
              <w:rPr>
                <w:sz w:val="24"/>
              </w:rPr>
              <w:t>/</w:t>
            </w:r>
            <w:r w:rsidRPr="00613EC0">
              <w:rPr>
                <w:sz w:val="24"/>
                <w:lang w:val="en-US"/>
              </w:rPr>
              <w:t>countryCode</w:t>
            </w:r>
            <w:r w:rsidRPr="00342667">
              <w:rPr>
                <w:sz w:val="24"/>
              </w:rPr>
              <w:t>)</w:t>
            </w:r>
            <w:r w:rsidRPr="00613EC0">
              <w:rPr>
                <w:sz w:val="24"/>
              </w:rPr>
              <w:t xml:space="preserve"> указано значение отличное от «643» (Российская Федерация) </w:t>
            </w:r>
            <w:r w:rsidRPr="00613EC0">
              <w:rPr>
                <w:sz w:val="24"/>
              </w:rPr>
              <w:br/>
              <w:t>И</w:t>
            </w:r>
            <w:r w:rsidRPr="00613EC0">
              <w:rPr>
                <w:sz w:val="24"/>
              </w:rPr>
              <w:br/>
              <w:t xml:space="preserve">не заполнено поле </w:t>
            </w:r>
            <w:r w:rsidRPr="00342667">
              <w:rPr>
                <w:sz w:val="24"/>
              </w:rPr>
              <w:t>«</w:t>
            </w:r>
            <w:r w:rsidRPr="00613EC0">
              <w:rPr>
                <w:sz w:val="24"/>
              </w:rPr>
              <w:t>Дополнительная информация об адресе</w:t>
            </w:r>
            <w:r w:rsidRPr="00342667">
              <w:rPr>
                <w:sz w:val="24"/>
              </w:rPr>
              <w:t>» (</w:t>
            </w:r>
            <w:r w:rsidRPr="00613EC0">
              <w:rPr>
                <w:sz w:val="24"/>
              </w:rPr>
              <w:t>contract/deliveryPlaceInfo/byGARInfo/deliveryPlace</w:t>
            </w:r>
            <w:r w:rsidRPr="00342667">
              <w:rPr>
                <w:sz w:val="24"/>
              </w:rPr>
              <w:t>)</w:t>
            </w:r>
            <w:r w:rsidRPr="00613EC0">
              <w:rPr>
                <w:sz w:val="24"/>
              </w:rPr>
              <w:t>.</w:t>
            </w:r>
          </w:p>
          <w:p w14:paraId="4A58FDA4" w14:textId="7F354B78" w:rsidR="00E5430F" w:rsidRDefault="0032350A" w:rsidP="0032350A">
            <w:pPr>
              <w:pStyle w:val="ad"/>
              <w:jc w:val="left"/>
            </w:pPr>
            <w:r w:rsidRPr="00613EC0">
              <w:t>Если условие выполняется, то возвращается ошибка.</w:t>
            </w:r>
          </w:p>
        </w:tc>
        <w:tc>
          <w:tcPr>
            <w:tcW w:w="1395" w:type="pct"/>
            <w:gridSpan w:val="3"/>
            <w:tcBorders>
              <w:top w:val="single" w:sz="4" w:space="0" w:color="auto"/>
              <w:left w:val="single" w:sz="4" w:space="0" w:color="auto"/>
              <w:bottom w:val="single" w:sz="4" w:space="0" w:color="auto"/>
              <w:right w:val="single" w:sz="4" w:space="0" w:color="auto"/>
            </w:tcBorders>
          </w:tcPr>
          <w:p w14:paraId="0C40722A" w14:textId="77777777" w:rsidR="0032350A" w:rsidRPr="00613EC0" w:rsidRDefault="0032350A" w:rsidP="0032350A">
            <w:pPr>
              <w:spacing w:line="240" w:lineRule="auto"/>
              <w:ind w:firstLine="0"/>
              <w:rPr>
                <w:sz w:val="24"/>
              </w:rPr>
            </w:pPr>
            <w:r w:rsidRPr="00613EC0">
              <w:rPr>
                <w:sz w:val="24"/>
              </w:rPr>
              <w:t xml:space="preserve">В принимаемом документе для мест поставки товара, выполнения работы или оказания услуги по справочнику ГАР не в РФ поле </w:t>
            </w:r>
            <w:r w:rsidRPr="00342667">
              <w:rPr>
                <w:sz w:val="24"/>
              </w:rPr>
              <w:t>«</w:t>
            </w:r>
            <w:r w:rsidRPr="00613EC0">
              <w:rPr>
                <w:sz w:val="24"/>
              </w:rPr>
              <w:t>Дополнительная информация об адресе</w:t>
            </w:r>
            <w:r w:rsidRPr="00342667">
              <w:rPr>
                <w:sz w:val="24"/>
              </w:rPr>
              <w:t>» (</w:t>
            </w:r>
            <w:r w:rsidRPr="00613EC0">
              <w:rPr>
                <w:sz w:val="24"/>
              </w:rPr>
              <w:t>contract/deliveryPlaceInfo/byGARInfo/deliveryPlace</w:t>
            </w:r>
            <w:r w:rsidRPr="00342667">
              <w:rPr>
                <w:sz w:val="24"/>
              </w:rPr>
              <w:t>)</w:t>
            </w:r>
            <w:r w:rsidRPr="00613EC0">
              <w:rPr>
                <w:sz w:val="24"/>
              </w:rPr>
              <w:t xml:space="preserve"> обязательно для заполнения.</w:t>
            </w:r>
          </w:p>
          <w:p w14:paraId="53075405" w14:textId="77777777" w:rsidR="0032350A" w:rsidRDefault="0032350A" w:rsidP="0032350A">
            <w:pPr>
              <w:pStyle w:val="ad"/>
              <w:jc w:val="left"/>
            </w:pPr>
          </w:p>
        </w:tc>
      </w:tr>
      <w:tr w:rsidR="0032350A" w:rsidRPr="00CF4388" w14:paraId="7326836C"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3B23F599" w14:textId="1F68636A" w:rsidR="0032350A" w:rsidRDefault="0032350A" w:rsidP="0032350A">
            <w:pPr>
              <w:pStyle w:val="ad"/>
              <w:jc w:val="left"/>
            </w:pPr>
            <w:r w:rsidRPr="00A14CC8">
              <w:t>РК_ИК_04</w:t>
            </w:r>
            <w:r>
              <w:t>84</w:t>
            </w:r>
          </w:p>
        </w:tc>
        <w:tc>
          <w:tcPr>
            <w:tcW w:w="234" w:type="pct"/>
            <w:gridSpan w:val="2"/>
            <w:tcBorders>
              <w:top w:val="single" w:sz="4" w:space="0" w:color="auto"/>
              <w:left w:val="single" w:sz="4" w:space="0" w:color="auto"/>
              <w:bottom w:val="single" w:sz="4" w:space="0" w:color="auto"/>
              <w:right w:val="single" w:sz="4" w:space="0" w:color="auto"/>
            </w:tcBorders>
          </w:tcPr>
          <w:p w14:paraId="6D91C678"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02BAAF28" w14:textId="77777777" w:rsidR="0032350A" w:rsidRPr="00342667" w:rsidRDefault="0032350A" w:rsidP="0032350A">
            <w:pPr>
              <w:spacing w:after="160" w:line="240" w:lineRule="auto"/>
              <w:ind w:firstLine="0"/>
              <w:jc w:val="left"/>
              <w:rPr>
                <w:sz w:val="20"/>
                <w:szCs w:val="20"/>
                <w:lang w:val="en-US"/>
              </w:rPr>
            </w:pPr>
            <w:r w:rsidRPr="00342667">
              <w:rPr>
                <w:sz w:val="20"/>
                <w:szCs w:val="20"/>
                <w:lang w:val="en-US"/>
              </w:rPr>
              <w:t>«</w:t>
            </w:r>
            <w:r w:rsidRPr="00592D7E">
              <w:rPr>
                <w:sz w:val="20"/>
                <w:szCs w:val="20"/>
                <w:lang w:val="en-US"/>
              </w:rPr>
              <w:t>GUID</w:t>
            </w:r>
            <w:r w:rsidRPr="00342667">
              <w:rPr>
                <w:sz w:val="20"/>
                <w:szCs w:val="20"/>
                <w:lang w:val="en-US"/>
              </w:rPr>
              <w:t xml:space="preserve"> </w:t>
            </w:r>
            <w:r w:rsidRPr="00592D7E">
              <w:rPr>
                <w:sz w:val="20"/>
                <w:szCs w:val="20"/>
              </w:rPr>
              <w:t>ГАР</w:t>
            </w:r>
            <w:r w:rsidRPr="00342667">
              <w:rPr>
                <w:sz w:val="20"/>
                <w:szCs w:val="20"/>
                <w:lang w:val="en-US"/>
              </w:rPr>
              <w:t>» (deliveryPlaceInfo/byOKTMOInfo/GARInfo/GARGuid)</w:t>
            </w:r>
          </w:p>
          <w:p w14:paraId="4EDE363F" w14:textId="77777777" w:rsidR="0032350A" w:rsidRPr="00342667" w:rsidRDefault="0032350A" w:rsidP="0032350A">
            <w:pPr>
              <w:spacing w:after="160" w:line="240" w:lineRule="auto"/>
              <w:ind w:firstLine="0"/>
              <w:jc w:val="left"/>
              <w:rPr>
                <w:sz w:val="20"/>
                <w:szCs w:val="20"/>
                <w:lang w:val="en-US"/>
              </w:rPr>
            </w:pPr>
            <w:r>
              <w:rPr>
                <w:sz w:val="20"/>
                <w:szCs w:val="20"/>
              </w:rPr>
              <w:t>И</w:t>
            </w:r>
          </w:p>
          <w:p w14:paraId="0C77EC46" w14:textId="3DD3E8E1" w:rsidR="0032350A" w:rsidRPr="00342667" w:rsidRDefault="0032350A" w:rsidP="0032350A">
            <w:pPr>
              <w:pStyle w:val="ad"/>
              <w:jc w:val="left"/>
              <w:rPr>
                <w:lang w:val="en-US"/>
              </w:rPr>
            </w:pPr>
            <w:r w:rsidRPr="00342667">
              <w:rPr>
                <w:sz w:val="20"/>
                <w:szCs w:val="20"/>
                <w:lang w:val="en-US"/>
              </w:rPr>
              <w:t xml:space="preserve">(deliveryPlaceInfo/byGARInfo/GARInfo/GARGuid) </w:t>
            </w:r>
          </w:p>
        </w:tc>
        <w:tc>
          <w:tcPr>
            <w:tcW w:w="1474" w:type="pct"/>
            <w:gridSpan w:val="3"/>
            <w:tcBorders>
              <w:top w:val="single" w:sz="4" w:space="0" w:color="auto"/>
              <w:left w:val="single" w:sz="4" w:space="0" w:color="auto"/>
              <w:bottom w:val="single" w:sz="4" w:space="0" w:color="auto"/>
              <w:right w:val="single" w:sz="4" w:space="0" w:color="auto"/>
            </w:tcBorders>
          </w:tcPr>
          <w:p w14:paraId="0599CFFE" w14:textId="77777777" w:rsidR="0032350A" w:rsidRDefault="0032350A" w:rsidP="0032350A">
            <w:pPr>
              <w:pStyle w:val="ad"/>
              <w:jc w:val="left"/>
            </w:pPr>
            <w:r>
              <w:t xml:space="preserve">При приеме первоначальной версии сведений о контракте проверяется, что гуид, заданный в проверяемом поле, найден в актуальном состоянии </w:t>
            </w:r>
            <w:r w:rsidRPr="00987334">
              <w:t>в справочнике "Государственный адресный ре-естр (ГАР)" (проверка через фасад ГАР)</w:t>
            </w:r>
            <w:r>
              <w:t>.</w:t>
            </w:r>
          </w:p>
          <w:p w14:paraId="78CCE4FD" w14:textId="77777777" w:rsidR="0032350A" w:rsidRDefault="0032350A" w:rsidP="0032350A">
            <w:pPr>
              <w:pStyle w:val="ad"/>
              <w:jc w:val="left"/>
            </w:pPr>
          </w:p>
          <w:p w14:paraId="6779B412" w14:textId="77777777" w:rsidR="0032350A" w:rsidRDefault="0032350A" w:rsidP="0032350A">
            <w:pPr>
              <w:pStyle w:val="ad"/>
              <w:jc w:val="left"/>
            </w:pPr>
            <w:r>
              <w:t xml:space="preserve">При приеме изменений к размещенной версии сведений о контракте проверяется, что гуид, заданный в проверяемом поле, найден в любом состоянии в </w:t>
            </w:r>
            <w:r w:rsidRPr="00987334">
              <w:t>справочнике "Государственный адресный ре-естр (ГАР)" (проверка через фасад ГАР)</w:t>
            </w:r>
            <w:r>
              <w:t>.</w:t>
            </w:r>
          </w:p>
          <w:p w14:paraId="42FE019D" w14:textId="77777777" w:rsidR="0032350A" w:rsidRDefault="0032350A" w:rsidP="0032350A">
            <w:pPr>
              <w:pStyle w:val="ad"/>
              <w:jc w:val="left"/>
            </w:pPr>
          </w:p>
          <w:p w14:paraId="2590AD2B" w14:textId="77777777" w:rsidR="0032350A" w:rsidRDefault="0032350A" w:rsidP="0032350A">
            <w:pPr>
              <w:pStyle w:val="ad"/>
              <w:jc w:val="left"/>
            </w:pPr>
            <w:r>
              <w:lastRenderedPageBreak/>
              <w:t>Не вызывается при приеме проекта первоначальной версии, сформированного на основании электронного контракта в структурированном виде</w:t>
            </w:r>
          </w:p>
          <w:p w14:paraId="3A5008E3" w14:textId="77777777" w:rsidR="0032350A" w:rsidRDefault="0032350A" w:rsidP="0032350A">
            <w:pPr>
              <w:pStyle w:val="ad"/>
              <w:jc w:val="left"/>
            </w:pPr>
          </w:p>
          <w:p w14:paraId="6FAFE483" w14:textId="3D0DB40C" w:rsidR="0032350A" w:rsidRDefault="0032350A" w:rsidP="0032350A">
            <w:pPr>
              <w:pStyle w:val="ad"/>
              <w:jc w:val="left"/>
            </w:pPr>
            <w:r w:rsidRPr="00613EC0">
              <w:t>Контроль не вызывается, если при приеме изменений сведений о контракте признак "Документ на базе РЭК" установлен</w:t>
            </w:r>
          </w:p>
        </w:tc>
        <w:tc>
          <w:tcPr>
            <w:tcW w:w="1395" w:type="pct"/>
            <w:gridSpan w:val="3"/>
            <w:tcBorders>
              <w:top w:val="single" w:sz="4" w:space="0" w:color="auto"/>
              <w:left w:val="single" w:sz="4" w:space="0" w:color="auto"/>
              <w:bottom w:val="single" w:sz="4" w:space="0" w:color="auto"/>
              <w:right w:val="single" w:sz="4" w:space="0" w:color="auto"/>
            </w:tcBorders>
          </w:tcPr>
          <w:p w14:paraId="467E13C2" w14:textId="77777777" w:rsidR="0032350A" w:rsidRDefault="0032350A" w:rsidP="0032350A">
            <w:pPr>
              <w:pStyle w:val="ad"/>
              <w:jc w:val="left"/>
            </w:pPr>
            <w:r>
              <w:rPr>
                <w:lang w:val="uk-UA"/>
              </w:rPr>
              <w:lastRenderedPageBreak/>
              <w:t xml:space="preserve">Сообщение об ошибке, в случае если контроль сработал при </w:t>
            </w:r>
            <w:r>
              <w:t>приеме первоначальной версии сведений о контракте:</w:t>
            </w:r>
          </w:p>
          <w:p w14:paraId="6DC8D749" w14:textId="77777777" w:rsidR="0032350A" w:rsidRDefault="0032350A" w:rsidP="0032350A">
            <w:pPr>
              <w:pStyle w:val="ad"/>
              <w:jc w:val="left"/>
            </w:pPr>
          </w:p>
          <w:p w14:paraId="4CF7F53E" w14:textId="77777777" w:rsidR="0032350A" w:rsidRPr="001A3239" w:rsidRDefault="0032350A" w:rsidP="0032350A">
            <w:pPr>
              <w:pStyle w:val="ad"/>
              <w:jc w:val="left"/>
            </w:pPr>
            <w:r w:rsidRPr="00987334">
              <w:t xml:space="preserve">GUID ГАР </w:t>
            </w:r>
            <w:r w:rsidRPr="001A3239">
              <w:t>&lt;</w:t>
            </w:r>
            <w:r>
              <w:t xml:space="preserve"> </w:t>
            </w:r>
            <w:r w:rsidRPr="00D817D7">
              <w:rPr>
                <w:lang w:val="uk-UA"/>
              </w:rPr>
              <w:t>GARGuid</w:t>
            </w:r>
            <w:r w:rsidRPr="00987334">
              <w:rPr>
                <w:lang w:val="uk-UA"/>
              </w:rPr>
              <w:t xml:space="preserve"> </w:t>
            </w:r>
            <w:r w:rsidRPr="001A3239">
              <w:t>&gt;</w:t>
            </w:r>
            <w:r>
              <w:t>,</w:t>
            </w:r>
            <w:r w:rsidRPr="001A3239">
              <w:t xml:space="preserve"> </w:t>
            </w:r>
            <w:r>
              <w:t>указанный в поле «GUID ГАР» (deliveryPlaceInfo/byOKTMOInfo/GARInfo/</w:t>
            </w:r>
            <w:r w:rsidRPr="00D817D7">
              <w:t>GARGuid</w:t>
            </w:r>
            <w:r>
              <w:t xml:space="preserve"> или deliveryPlaceInfo/byGARInfo/GARInfo/</w:t>
            </w:r>
            <w:r w:rsidRPr="00D817D7">
              <w:t>GARGuid</w:t>
            </w:r>
            <w:r>
              <w:rPr>
                <w:lang w:val="uk-UA"/>
              </w:rPr>
              <w:t xml:space="preserve">), не найден в актуальном состоянии в справочнике </w:t>
            </w:r>
            <w:r w:rsidRPr="00987334">
              <w:t>"Государственный адресный реестр (ГАР)"</w:t>
            </w:r>
            <w:r>
              <w:t>.</w:t>
            </w:r>
          </w:p>
          <w:p w14:paraId="5F8830C0" w14:textId="77777777" w:rsidR="0032350A" w:rsidRDefault="0032350A" w:rsidP="0032350A">
            <w:pPr>
              <w:pStyle w:val="ad"/>
              <w:jc w:val="left"/>
            </w:pPr>
          </w:p>
          <w:p w14:paraId="06C31ECE" w14:textId="77777777" w:rsidR="0032350A" w:rsidRDefault="0032350A" w:rsidP="0032350A">
            <w:pPr>
              <w:pStyle w:val="ad"/>
              <w:jc w:val="left"/>
            </w:pPr>
            <w:r>
              <w:rPr>
                <w:lang w:val="uk-UA"/>
              </w:rPr>
              <w:t xml:space="preserve">Сообщение об ошибке, в случае если контроль сработал </w:t>
            </w:r>
            <w:r>
              <w:t>приеме измене</w:t>
            </w:r>
            <w:r>
              <w:lastRenderedPageBreak/>
              <w:t>ний к размещенной версии сведений о контракте:</w:t>
            </w:r>
          </w:p>
          <w:p w14:paraId="06816B47" w14:textId="77777777" w:rsidR="0032350A" w:rsidRDefault="0032350A" w:rsidP="0032350A">
            <w:pPr>
              <w:pStyle w:val="ad"/>
              <w:jc w:val="left"/>
            </w:pPr>
          </w:p>
          <w:p w14:paraId="2DFD3D3D" w14:textId="77777777" w:rsidR="0032350A" w:rsidRPr="001A3239" w:rsidRDefault="0032350A" w:rsidP="0032350A">
            <w:pPr>
              <w:pStyle w:val="ad"/>
              <w:jc w:val="left"/>
            </w:pPr>
            <w:r w:rsidRPr="00987334">
              <w:t xml:space="preserve">GUID ГАР </w:t>
            </w:r>
            <w:r w:rsidRPr="001A3239">
              <w:t>&lt;</w:t>
            </w:r>
            <w:r>
              <w:t xml:space="preserve"> </w:t>
            </w:r>
            <w:r w:rsidRPr="00D817D7">
              <w:rPr>
                <w:lang w:val="uk-UA"/>
              </w:rPr>
              <w:t>GARGuid</w:t>
            </w:r>
            <w:r w:rsidRPr="00987334">
              <w:rPr>
                <w:lang w:val="uk-UA"/>
              </w:rPr>
              <w:t xml:space="preserve"> </w:t>
            </w:r>
            <w:r w:rsidRPr="001A3239">
              <w:t>&gt;</w:t>
            </w:r>
            <w:r>
              <w:t>,</w:t>
            </w:r>
            <w:r w:rsidRPr="001A3239">
              <w:t xml:space="preserve"> </w:t>
            </w:r>
            <w:r>
              <w:t>указанный в поле «GUID ГАР» (deliveryPlaceInfo/byOKTMOInfo/GARInfo/</w:t>
            </w:r>
            <w:r w:rsidRPr="00D817D7">
              <w:t>GARGuid</w:t>
            </w:r>
            <w:r>
              <w:t>или deliveryPlaceInfo/byGARInfo/GARInfo/</w:t>
            </w:r>
            <w:r w:rsidRPr="00D817D7">
              <w:t>GARGuid</w:t>
            </w:r>
            <w:r>
              <w:rPr>
                <w:lang w:val="uk-UA"/>
              </w:rPr>
              <w:t xml:space="preserve">), не найден в справочнике </w:t>
            </w:r>
            <w:r w:rsidRPr="00987334">
              <w:t>"Государственный адресный реестр (ГАР)"</w:t>
            </w:r>
            <w:r>
              <w:t>.</w:t>
            </w:r>
          </w:p>
          <w:p w14:paraId="49DE6070" w14:textId="77777777" w:rsidR="0032350A" w:rsidRDefault="0032350A" w:rsidP="0032350A">
            <w:pPr>
              <w:pStyle w:val="ad"/>
              <w:jc w:val="left"/>
            </w:pPr>
          </w:p>
        </w:tc>
      </w:tr>
      <w:tr w:rsidR="0032350A" w:rsidRPr="00CF4388" w14:paraId="6B012805"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278CC52A" w14:textId="67231AB5" w:rsidR="0032350A" w:rsidRDefault="0032350A" w:rsidP="0032350A">
            <w:pPr>
              <w:pStyle w:val="ad"/>
              <w:jc w:val="left"/>
            </w:pPr>
            <w:r w:rsidRPr="00A14CC8">
              <w:lastRenderedPageBreak/>
              <w:t>РК_ИК_04</w:t>
            </w:r>
            <w:r>
              <w:t>85</w:t>
            </w:r>
          </w:p>
        </w:tc>
        <w:tc>
          <w:tcPr>
            <w:tcW w:w="234" w:type="pct"/>
            <w:gridSpan w:val="2"/>
            <w:tcBorders>
              <w:top w:val="single" w:sz="4" w:space="0" w:color="auto"/>
              <w:left w:val="single" w:sz="4" w:space="0" w:color="auto"/>
              <w:bottom w:val="single" w:sz="4" w:space="0" w:color="auto"/>
              <w:right w:val="single" w:sz="4" w:space="0" w:color="auto"/>
            </w:tcBorders>
          </w:tcPr>
          <w:p w14:paraId="5E74AAB5"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48C491E2" w14:textId="77777777" w:rsidR="0032350A" w:rsidRDefault="0032350A" w:rsidP="0032350A">
            <w:pPr>
              <w:spacing w:after="160" w:line="240" w:lineRule="auto"/>
              <w:ind w:firstLine="0"/>
              <w:jc w:val="left"/>
              <w:rPr>
                <w:sz w:val="24"/>
              </w:rPr>
            </w:pPr>
            <w:r w:rsidRPr="00987334">
              <w:rPr>
                <w:sz w:val="24"/>
              </w:rPr>
              <w:t>«Место поставки» (deliveryPlaceInfo)</w:t>
            </w:r>
          </w:p>
          <w:p w14:paraId="3CC5C269" w14:textId="77777777" w:rsidR="0032350A" w:rsidRPr="00BA3F5E" w:rsidRDefault="0032350A" w:rsidP="0032350A">
            <w:pPr>
              <w:pStyle w:val="ad"/>
              <w:jc w:val="left"/>
            </w:pPr>
          </w:p>
        </w:tc>
        <w:tc>
          <w:tcPr>
            <w:tcW w:w="1474" w:type="pct"/>
            <w:gridSpan w:val="3"/>
            <w:tcBorders>
              <w:top w:val="single" w:sz="4" w:space="0" w:color="auto"/>
              <w:left w:val="single" w:sz="4" w:space="0" w:color="auto"/>
              <w:bottom w:val="single" w:sz="4" w:space="0" w:color="auto"/>
              <w:right w:val="single" w:sz="4" w:space="0" w:color="auto"/>
            </w:tcBorders>
          </w:tcPr>
          <w:p w14:paraId="381D55CE" w14:textId="77777777" w:rsidR="0032350A" w:rsidRPr="00987334" w:rsidRDefault="0032350A" w:rsidP="0032350A">
            <w:pPr>
              <w:spacing w:after="160" w:line="240" w:lineRule="auto"/>
              <w:ind w:firstLine="0"/>
              <w:jc w:val="left"/>
              <w:rPr>
                <w:sz w:val="24"/>
              </w:rPr>
            </w:pPr>
            <w:r>
              <w:rPr>
                <w:sz w:val="24"/>
              </w:rPr>
              <w:t>1)</w:t>
            </w:r>
            <w:r w:rsidRPr="00987334">
              <w:rPr>
                <w:sz w:val="24"/>
              </w:rPr>
              <w:t xml:space="preserve">Принимается </w:t>
            </w:r>
            <w:r>
              <w:rPr>
                <w:sz w:val="24"/>
              </w:rPr>
              <w:t>проект</w:t>
            </w:r>
            <w:r w:rsidRPr="00987334">
              <w:rPr>
                <w:sz w:val="24"/>
              </w:rPr>
              <w:t xml:space="preserve">, у которого </w:t>
            </w:r>
            <w:r w:rsidRPr="00613EC0">
              <w:rPr>
                <w:sz w:val="24"/>
              </w:rPr>
              <w:t>дата формирования закупки (</w:t>
            </w:r>
            <w:r w:rsidRPr="00F93E02">
              <w:rPr>
                <w:sz w:val="24"/>
              </w:rPr>
              <w:t>ContractInfo.PurchaseFormDate</w:t>
            </w:r>
            <w:r w:rsidRPr="00613EC0">
              <w:rPr>
                <w:sz w:val="24"/>
              </w:rPr>
              <w:t>) меньше даты</w:t>
            </w:r>
            <w:r w:rsidRPr="00987334">
              <w:rPr>
                <w:sz w:val="24"/>
              </w:rPr>
              <w:t xml:space="preserve"> в настройке консула «Дата перехода на структуру ГАР в месте поставки» И в пакете заполнен блок «Место поставки товара, выполнения работы или оказания услуги по справочнику ГАР» (deliveryPlaceInfo/byGARInfo). (Ошибка 1)</w:t>
            </w:r>
          </w:p>
          <w:p w14:paraId="58719D58" w14:textId="77777777" w:rsidR="0032350A" w:rsidRPr="00987334" w:rsidRDefault="0032350A" w:rsidP="0032350A">
            <w:pPr>
              <w:spacing w:after="160" w:line="240" w:lineRule="auto"/>
              <w:ind w:firstLine="0"/>
              <w:jc w:val="left"/>
              <w:rPr>
                <w:sz w:val="24"/>
              </w:rPr>
            </w:pPr>
            <w:r w:rsidRPr="00987334">
              <w:rPr>
                <w:sz w:val="24"/>
              </w:rPr>
              <w:t>ИЛИ</w:t>
            </w:r>
          </w:p>
          <w:p w14:paraId="19AE2D2F" w14:textId="77777777" w:rsidR="0032350A" w:rsidRPr="00987334" w:rsidRDefault="0032350A" w:rsidP="0032350A">
            <w:pPr>
              <w:spacing w:after="160" w:line="240" w:lineRule="auto"/>
              <w:ind w:firstLine="0"/>
              <w:jc w:val="left"/>
              <w:rPr>
                <w:sz w:val="24"/>
              </w:rPr>
            </w:pPr>
            <w:r w:rsidRPr="00987334">
              <w:rPr>
                <w:sz w:val="24"/>
              </w:rPr>
              <w:t xml:space="preserve">2) Принимается </w:t>
            </w:r>
            <w:r>
              <w:rPr>
                <w:sz w:val="24"/>
              </w:rPr>
              <w:t>проект</w:t>
            </w:r>
            <w:r w:rsidRPr="00987334">
              <w:rPr>
                <w:sz w:val="24"/>
              </w:rPr>
              <w:t xml:space="preserve">, у которого </w:t>
            </w:r>
            <w:r w:rsidRPr="00613EC0">
              <w:rPr>
                <w:sz w:val="24"/>
              </w:rPr>
              <w:t>дата формирования закупки (</w:t>
            </w:r>
            <w:r w:rsidRPr="00F93E02">
              <w:rPr>
                <w:sz w:val="24"/>
              </w:rPr>
              <w:t>ContractInfo.PurchaseFormDate</w:t>
            </w:r>
            <w:r w:rsidRPr="00613EC0">
              <w:rPr>
                <w:sz w:val="24"/>
              </w:rPr>
              <w:t>) больше или равна дате</w:t>
            </w:r>
            <w:r>
              <w:rPr>
                <w:sz w:val="24"/>
              </w:rPr>
              <w:t xml:space="preserve"> </w:t>
            </w:r>
            <w:r w:rsidRPr="00987334">
              <w:rPr>
                <w:sz w:val="24"/>
              </w:rPr>
              <w:t>в настройке консула «Дата перехода на структуру ГАР в месте поставки»  И в пакете заполнен блок «Место поставки товара, выполнения работы или оказания услуги по справочнику КЛАДР» (deliveryPlaceInfo/byKLADRInfo). (Ошибка 2)</w:t>
            </w:r>
          </w:p>
          <w:p w14:paraId="4A083359" w14:textId="77777777" w:rsidR="0032350A" w:rsidRDefault="0032350A" w:rsidP="0032350A">
            <w:pPr>
              <w:pStyle w:val="ad"/>
              <w:jc w:val="left"/>
            </w:pPr>
            <w:r w:rsidRPr="00987334">
              <w:lastRenderedPageBreak/>
              <w:t>Если одно из двух условие выполняется, то возвращается ошибка.</w:t>
            </w:r>
          </w:p>
          <w:p w14:paraId="37A6BDEA" w14:textId="77777777" w:rsidR="0032350A" w:rsidRDefault="0032350A" w:rsidP="0032350A">
            <w:pPr>
              <w:pStyle w:val="ad"/>
              <w:jc w:val="left"/>
            </w:pPr>
          </w:p>
          <w:p w14:paraId="12D09905" w14:textId="77777777" w:rsidR="0032350A" w:rsidRDefault="0032350A" w:rsidP="0032350A">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678B1494" w14:textId="77777777" w:rsidR="0032350A" w:rsidRDefault="0032350A" w:rsidP="0032350A">
            <w:pPr>
              <w:pStyle w:val="ad"/>
              <w:jc w:val="left"/>
            </w:pPr>
          </w:p>
          <w:p w14:paraId="09C01C20" w14:textId="73C58E50" w:rsidR="0032350A" w:rsidRDefault="0032350A" w:rsidP="0032350A">
            <w:pPr>
              <w:pStyle w:val="ad"/>
              <w:jc w:val="left"/>
            </w:pPr>
            <w:r w:rsidRPr="00613EC0">
              <w:t>Контроль не вызывается, если при приеме изменений сведений о контракте признак "Документ на базе РЭК" установлен</w:t>
            </w:r>
          </w:p>
        </w:tc>
        <w:tc>
          <w:tcPr>
            <w:tcW w:w="1395" w:type="pct"/>
            <w:gridSpan w:val="3"/>
            <w:tcBorders>
              <w:top w:val="single" w:sz="4" w:space="0" w:color="auto"/>
              <w:left w:val="single" w:sz="4" w:space="0" w:color="auto"/>
              <w:bottom w:val="single" w:sz="4" w:space="0" w:color="auto"/>
              <w:right w:val="single" w:sz="4" w:space="0" w:color="auto"/>
            </w:tcBorders>
          </w:tcPr>
          <w:p w14:paraId="132E44D5" w14:textId="77777777" w:rsidR="0032350A" w:rsidRPr="00987334" w:rsidRDefault="0032350A" w:rsidP="0032350A">
            <w:pPr>
              <w:spacing w:line="240" w:lineRule="auto"/>
              <w:ind w:firstLine="0"/>
              <w:rPr>
                <w:sz w:val="24"/>
              </w:rPr>
            </w:pPr>
            <w:r w:rsidRPr="00987334">
              <w:rPr>
                <w:sz w:val="24"/>
              </w:rPr>
              <w:lastRenderedPageBreak/>
              <w:t>1) НЕ допускается заполнение места поставки по ГАР. Ожидается, что в пакете будет заполнен блок «Место поставки товара, выполнения работы или оказания услуги по справочнику КЛАДР» (deliveryPlaceInfo/byKLADRInfo)</w:t>
            </w:r>
          </w:p>
          <w:p w14:paraId="71135E51" w14:textId="77777777" w:rsidR="0032350A" w:rsidRPr="00987334" w:rsidRDefault="0032350A" w:rsidP="0032350A">
            <w:pPr>
              <w:spacing w:line="240" w:lineRule="auto"/>
              <w:ind w:firstLine="0"/>
              <w:rPr>
                <w:sz w:val="24"/>
              </w:rPr>
            </w:pPr>
            <w:r w:rsidRPr="00987334">
              <w:rPr>
                <w:sz w:val="24"/>
              </w:rPr>
              <w:t>2) НЕ допускается заполнение места поставки по КЛАДРу. Ожидается, что в пакете будет заполнен блок «Место поставки товара, выполнения работы или оказания услуги по справочнику ГАР» (deliveryPlaceInfo/byGARInfo)</w:t>
            </w:r>
          </w:p>
          <w:p w14:paraId="2A03B345" w14:textId="77777777" w:rsidR="0032350A" w:rsidRDefault="0032350A" w:rsidP="0032350A">
            <w:pPr>
              <w:pStyle w:val="ad"/>
              <w:jc w:val="left"/>
            </w:pPr>
          </w:p>
        </w:tc>
      </w:tr>
      <w:tr w:rsidR="0032350A" w:rsidRPr="00CF4388" w14:paraId="27F88BE6"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26692C5F" w14:textId="0F163972" w:rsidR="0032350A" w:rsidRDefault="0032350A" w:rsidP="0032350A">
            <w:pPr>
              <w:pStyle w:val="ad"/>
              <w:jc w:val="left"/>
            </w:pPr>
            <w:r w:rsidRPr="00AB6530">
              <w:t>РК_ИК_04</w:t>
            </w:r>
            <w:r>
              <w:t>86</w:t>
            </w:r>
          </w:p>
        </w:tc>
        <w:tc>
          <w:tcPr>
            <w:tcW w:w="234" w:type="pct"/>
            <w:gridSpan w:val="2"/>
            <w:tcBorders>
              <w:top w:val="single" w:sz="4" w:space="0" w:color="auto"/>
              <w:left w:val="single" w:sz="4" w:space="0" w:color="auto"/>
              <w:bottom w:val="single" w:sz="4" w:space="0" w:color="auto"/>
              <w:right w:val="single" w:sz="4" w:space="0" w:color="auto"/>
            </w:tcBorders>
          </w:tcPr>
          <w:p w14:paraId="2BD8095C"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19EBE7E4" w14:textId="62A6932B" w:rsidR="0032350A" w:rsidRPr="00342667" w:rsidRDefault="0032350A" w:rsidP="0032350A">
            <w:pPr>
              <w:pStyle w:val="ad"/>
              <w:jc w:val="left"/>
              <w:rPr>
                <w:lang w:val="en-US"/>
              </w:rPr>
            </w:pPr>
            <w:r w:rsidRPr="00AB6530">
              <w:rPr>
                <w:lang w:val="en-US"/>
              </w:rPr>
              <w:t>«</w:t>
            </w:r>
            <w:r w:rsidRPr="00AB6530">
              <w:t>Код</w:t>
            </w:r>
            <w:r w:rsidRPr="00342667">
              <w:rPr>
                <w:lang w:val="en-US"/>
              </w:rPr>
              <w:t xml:space="preserve"> </w:t>
            </w:r>
            <w:r w:rsidRPr="00AB6530">
              <w:t>ГАР</w:t>
            </w:r>
            <w:r w:rsidRPr="00342667">
              <w:rPr>
                <w:lang w:val="en-US"/>
              </w:rPr>
              <w:t>» (deliveryPlaceInfo/byGARInfo/GARInfo</w:t>
            </w:r>
            <w:r w:rsidRPr="00AB6530">
              <w:rPr>
                <w:lang w:val="en-US"/>
              </w:rPr>
              <w:t>)</w:t>
            </w:r>
          </w:p>
        </w:tc>
        <w:tc>
          <w:tcPr>
            <w:tcW w:w="1474" w:type="pct"/>
            <w:gridSpan w:val="3"/>
            <w:tcBorders>
              <w:top w:val="single" w:sz="4" w:space="0" w:color="auto"/>
              <w:left w:val="single" w:sz="4" w:space="0" w:color="auto"/>
              <w:bottom w:val="single" w:sz="4" w:space="0" w:color="auto"/>
              <w:right w:val="single" w:sz="4" w:space="0" w:color="auto"/>
            </w:tcBorders>
          </w:tcPr>
          <w:p w14:paraId="2B68C0C6" w14:textId="77777777" w:rsidR="0032350A" w:rsidRPr="00342667" w:rsidRDefault="0032350A" w:rsidP="0032350A">
            <w:pPr>
              <w:spacing w:after="160" w:line="240" w:lineRule="auto"/>
              <w:ind w:firstLine="0"/>
              <w:jc w:val="left"/>
              <w:rPr>
                <w:sz w:val="24"/>
                <w:lang w:val="en-US"/>
              </w:rPr>
            </w:pPr>
            <w:r w:rsidRPr="00AB6530">
              <w:rPr>
                <w:sz w:val="24"/>
              </w:rPr>
              <w:t>В</w:t>
            </w:r>
            <w:r w:rsidRPr="00342667">
              <w:rPr>
                <w:sz w:val="24"/>
                <w:lang w:val="en-US"/>
              </w:rPr>
              <w:t xml:space="preserve"> </w:t>
            </w:r>
            <w:r w:rsidRPr="00AB6530">
              <w:rPr>
                <w:sz w:val="24"/>
              </w:rPr>
              <w:t>принимаемом</w:t>
            </w:r>
            <w:r w:rsidRPr="00342667">
              <w:rPr>
                <w:sz w:val="24"/>
                <w:lang w:val="en-US"/>
              </w:rPr>
              <w:t xml:space="preserve"> </w:t>
            </w:r>
            <w:r>
              <w:rPr>
                <w:sz w:val="24"/>
              </w:rPr>
              <w:t>пакете</w:t>
            </w:r>
            <w:r w:rsidRPr="00342667">
              <w:rPr>
                <w:sz w:val="24"/>
                <w:lang w:val="en-US"/>
              </w:rPr>
              <w:t xml:space="preserve"> </w:t>
            </w:r>
            <w:r>
              <w:rPr>
                <w:sz w:val="24"/>
              </w:rPr>
              <w:t>в</w:t>
            </w:r>
            <w:r w:rsidRPr="00342667">
              <w:rPr>
                <w:sz w:val="24"/>
                <w:lang w:val="en-US"/>
              </w:rPr>
              <w:t xml:space="preserve"> </w:t>
            </w:r>
            <w:r w:rsidRPr="00AB6530">
              <w:rPr>
                <w:sz w:val="24"/>
              </w:rPr>
              <w:t>поле</w:t>
            </w:r>
            <w:r w:rsidRPr="00342667">
              <w:rPr>
                <w:sz w:val="24"/>
                <w:lang w:val="en-US"/>
              </w:rPr>
              <w:t xml:space="preserve"> </w:t>
            </w:r>
            <w:r w:rsidRPr="00AB6530">
              <w:rPr>
                <w:sz w:val="24"/>
                <w:lang w:val="en-US"/>
              </w:rPr>
              <w:t>«Цифровой код страны» (</w:t>
            </w:r>
            <w:r w:rsidRPr="00342667">
              <w:rPr>
                <w:sz w:val="24"/>
                <w:lang w:val="en-US"/>
              </w:rPr>
              <w:t>deliveryPlaceInfo/byGARInfo</w:t>
            </w:r>
            <w:r w:rsidRPr="00AB6530">
              <w:rPr>
                <w:sz w:val="24"/>
                <w:lang w:val="en-US"/>
              </w:rPr>
              <w:t>/countryInfo/countryCode)</w:t>
            </w:r>
            <w:r w:rsidRPr="00342667">
              <w:rPr>
                <w:sz w:val="24"/>
                <w:lang w:val="en-US"/>
              </w:rPr>
              <w:t xml:space="preserve"> </w:t>
            </w:r>
            <w:r w:rsidRPr="00AB6530">
              <w:rPr>
                <w:sz w:val="24"/>
              </w:rPr>
              <w:t>указано</w:t>
            </w:r>
            <w:r w:rsidRPr="00342667">
              <w:rPr>
                <w:sz w:val="24"/>
                <w:lang w:val="en-US"/>
              </w:rPr>
              <w:t xml:space="preserve"> </w:t>
            </w:r>
            <w:r w:rsidRPr="00AB6530">
              <w:rPr>
                <w:sz w:val="24"/>
              </w:rPr>
              <w:t>значение</w:t>
            </w:r>
            <w:r w:rsidRPr="00342667">
              <w:rPr>
                <w:sz w:val="24"/>
                <w:lang w:val="en-US"/>
              </w:rPr>
              <w:t xml:space="preserve"> «643» (</w:t>
            </w:r>
            <w:r w:rsidRPr="00AB6530">
              <w:rPr>
                <w:sz w:val="24"/>
              </w:rPr>
              <w:t>Российская</w:t>
            </w:r>
            <w:r w:rsidRPr="00342667">
              <w:rPr>
                <w:sz w:val="24"/>
                <w:lang w:val="en-US"/>
              </w:rPr>
              <w:t xml:space="preserve"> </w:t>
            </w:r>
            <w:r w:rsidRPr="00AB6530">
              <w:rPr>
                <w:sz w:val="24"/>
              </w:rPr>
              <w:t>Федерация</w:t>
            </w:r>
            <w:r w:rsidRPr="00342667">
              <w:rPr>
                <w:sz w:val="24"/>
                <w:lang w:val="en-US"/>
              </w:rPr>
              <w:t xml:space="preserve">) </w:t>
            </w:r>
            <w:r w:rsidRPr="00342667">
              <w:rPr>
                <w:sz w:val="24"/>
                <w:lang w:val="en-US"/>
              </w:rPr>
              <w:br/>
            </w:r>
            <w:r w:rsidRPr="00AB6530">
              <w:rPr>
                <w:sz w:val="24"/>
              </w:rPr>
              <w:t>И</w:t>
            </w:r>
            <w:r w:rsidRPr="00342667">
              <w:rPr>
                <w:sz w:val="24"/>
                <w:lang w:val="en-US"/>
              </w:rPr>
              <w:br/>
            </w:r>
            <w:r w:rsidRPr="00AB6530">
              <w:rPr>
                <w:sz w:val="24"/>
              </w:rPr>
              <w:t>не</w:t>
            </w:r>
            <w:r w:rsidRPr="00342667">
              <w:rPr>
                <w:sz w:val="24"/>
                <w:lang w:val="en-US"/>
              </w:rPr>
              <w:t xml:space="preserve"> </w:t>
            </w:r>
            <w:r w:rsidRPr="00AB6530">
              <w:rPr>
                <w:sz w:val="24"/>
              </w:rPr>
              <w:t>заполнен</w:t>
            </w:r>
            <w:r w:rsidRPr="00342667">
              <w:rPr>
                <w:sz w:val="24"/>
                <w:lang w:val="en-US"/>
              </w:rPr>
              <w:t xml:space="preserve"> </w:t>
            </w:r>
            <w:r w:rsidRPr="00AB6530">
              <w:rPr>
                <w:sz w:val="24"/>
              </w:rPr>
              <w:t>блок</w:t>
            </w:r>
            <w:r w:rsidRPr="00342667">
              <w:rPr>
                <w:sz w:val="24"/>
                <w:lang w:val="en-US"/>
              </w:rPr>
              <w:t xml:space="preserve"> </w:t>
            </w:r>
            <w:r w:rsidRPr="00AB6530">
              <w:rPr>
                <w:sz w:val="24"/>
                <w:lang w:val="en-US"/>
              </w:rPr>
              <w:t>«Код ГАР» (</w:t>
            </w:r>
            <w:r w:rsidRPr="00342667">
              <w:rPr>
                <w:sz w:val="24"/>
                <w:lang w:val="en-US"/>
              </w:rPr>
              <w:t>deliveryPlaceInfo/byGARInfo/GARInfo</w:t>
            </w:r>
            <w:r w:rsidRPr="00AB6530">
              <w:rPr>
                <w:sz w:val="24"/>
                <w:lang w:val="en-US"/>
              </w:rPr>
              <w:t>)</w:t>
            </w:r>
            <w:r w:rsidRPr="00342667">
              <w:rPr>
                <w:sz w:val="24"/>
                <w:lang w:val="en-US"/>
              </w:rPr>
              <w:t>.</w:t>
            </w:r>
          </w:p>
          <w:p w14:paraId="6CB831D6" w14:textId="77777777" w:rsidR="0032350A" w:rsidRDefault="0032350A" w:rsidP="0032350A">
            <w:pPr>
              <w:spacing w:after="160" w:line="240" w:lineRule="auto"/>
              <w:ind w:firstLine="0"/>
              <w:jc w:val="left"/>
              <w:rPr>
                <w:sz w:val="24"/>
              </w:rPr>
            </w:pPr>
            <w:r w:rsidRPr="001D3AF5">
              <w:rPr>
                <w:sz w:val="24"/>
              </w:rPr>
              <w:br/>
            </w:r>
            <w:r w:rsidRPr="00AB6530">
              <w:rPr>
                <w:sz w:val="24"/>
              </w:rPr>
              <w:t>Если условие выполняется, то возвращается ошибка.</w:t>
            </w:r>
          </w:p>
          <w:p w14:paraId="715CCAA3" w14:textId="77777777" w:rsidR="0032350A" w:rsidRDefault="0032350A" w:rsidP="0032350A">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p w14:paraId="0FD6BEA3" w14:textId="77777777" w:rsidR="0032350A" w:rsidRPr="00AB6530" w:rsidRDefault="0032350A" w:rsidP="0032350A">
            <w:pPr>
              <w:pStyle w:val="ad"/>
              <w:jc w:val="left"/>
            </w:pPr>
          </w:p>
          <w:p w14:paraId="0A2BC4A9" w14:textId="447E0B0D" w:rsidR="0032350A" w:rsidRDefault="0032350A" w:rsidP="0032350A">
            <w:pPr>
              <w:pStyle w:val="ad"/>
              <w:jc w:val="left"/>
            </w:pPr>
            <w:r w:rsidRPr="00613EC0">
              <w:t>Контроль не вызывается, если при приеме изменений сведений о контракте признак "Документ на базе РЭК" установлен</w:t>
            </w:r>
          </w:p>
        </w:tc>
        <w:tc>
          <w:tcPr>
            <w:tcW w:w="1395" w:type="pct"/>
            <w:gridSpan w:val="3"/>
            <w:tcBorders>
              <w:top w:val="single" w:sz="4" w:space="0" w:color="auto"/>
              <w:left w:val="single" w:sz="4" w:space="0" w:color="auto"/>
              <w:bottom w:val="single" w:sz="4" w:space="0" w:color="auto"/>
              <w:right w:val="single" w:sz="4" w:space="0" w:color="auto"/>
            </w:tcBorders>
          </w:tcPr>
          <w:p w14:paraId="36DA9F40" w14:textId="77777777" w:rsidR="0032350A" w:rsidRPr="00AB6530" w:rsidRDefault="0032350A" w:rsidP="0032350A">
            <w:pPr>
              <w:spacing w:line="240" w:lineRule="auto"/>
              <w:ind w:firstLine="0"/>
              <w:rPr>
                <w:sz w:val="24"/>
              </w:rPr>
            </w:pPr>
            <w:r w:rsidRPr="00342667">
              <w:rPr>
                <w:sz w:val="24"/>
              </w:rPr>
              <w:t>&lt;</w:t>
            </w:r>
            <w:r w:rsidRPr="00AB6530">
              <w:rPr>
                <w:sz w:val="24"/>
              </w:rPr>
              <w:t>номер контроля</w:t>
            </w:r>
            <w:r w:rsidRPr="00342667">
              <w:rPr>
                <w:sz w:val="24"/>
              </w:rPr>
              <w:t xml:space="preserve">&gt;: </w:t>
            </w:r>
            <w:r w:rsidRPr="00AB6530">
              <w:rPr>
                <w:sz w:val="24"/>
              </w:rPr>
              <w:t xml:space="preserve"> В принимаемом документе для мест поставки товара, выполнения работы или оказания услуги по справочнику ГАР в Российской Федерации не было заполнено значение GUID ГАР. Ожидается, что поле «GUID ГАР» (deliveryPlaceInfo/byGARInfo/GARInfo/</w:t>
            </w:r>
            <w:r w:rsidRPr="00D817D7">
              <w:rPr>
                <w:sz w:val="24"/>
              </w:rPr>
              <w:t>GARGuid</w:t>
            </w:r>
            <w:r w:rsidRPr="00AB6530">
              <w:rPr>
                <w:sz w:val="24"/>
              </w:rPr>
              <w:t>) будет заполнено значением из справочника ГАР.</w:t>
            </w:r>
          </w:p>
          <w:p w14:paraId="4C244F07" w14:textId="77777777" w:rsidR="0032350A" w:rsidRDefault="0032350A" w:rsidP="0032350A">
            <w:pPr>
              <w:pStyle w:val="ad"/>
              <w:jc w:val="left"/>
            </w:pPr>
          </w:p>
        </w:tc>
      </w:tr>
      <w:tr w:rsidR="0032350A" w:rsidRPr="00CF4388" w14:paraId="635DA3EE"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2811555D" w14:textId="383D8D94" w:rsidR="0032350A" w:rsidRPr="00AB6530" w:rsidRDefault="0032350A" w:rsidP="0032350A">
            <w:pPr>
              <w:pStyle w:val="ad"/>
              <w:jc w:val="left"/>
            </w:pPr>
            <w:r>
              <w:t>РК_ИК_0510</w:t>
            </w:r>
          </w:p>
        </w:tc>
        <w:tc>
          <w:tcPr>
            <w:tcW w:w="234" w:type="pct"/>
            <w:gridSpan w:val="2"/>
            <w:tcBorders>
              <w:top w:val="single" w:sz="4" w:space="0" w:color="auto"/>
              <w:left w:val="single" w:sz="4" w:space="0" w:color="auto"/>
              <w:bottom w:val="single" w:sz="4" w:space="0" w:color="auto"/>
              <w:right w:val="single" w:sz="4" w:space="0" w:color="auto"/>
            </w:tcBorders>
          </w:tcPr>
          <w:p w14:paraId="3C04A7D1" w14:textId="77777777" w:rsidR="0032350A" w:rsidRPr="00643C13" w:rsidRDefault="0032350A" w:rsidP="0032350A">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0B0A0903" w14:textId="77777777" w:rsidR="0032350A" w:rsidRPr="00931D75" w:rsidRDefault="0032350A" w:rsidP="0032350A">
            <w:pPr>
              <w:pStyle w:val="ad"/>
              <w:jc w:val="left"/>
              <w:rPr>
                <w:lang w:val="en-US"/>
              </w:rPr>
            </w:pPr>
            <w:r w:rsidRPr="00931D75">
              <w:rPr>
                <w:lang w:val="en-US"/>
              </w:rPr>
              <w:t>«</w:t>
            </w:r>
            <w:r>
              <w:t>ИНН</w:t>
            </w:r>
            <w:r w:rsidRPr="00931D75">
              <w:rPr>
                <w:lang w:val="en-US"/>
              </w:rPr>
              <w:t>» (subContrac-torsSum/subContractors/subContractor/legalEn</w:t>
            </w:r>
            <w:r w:rsidRPr="00931D75">
              <w:rPr>
                <w:lang w:val="en-US"/>
              </w:rPr>
              <w:lastRenderedPageBreak/>
              <w:t>tityRF/EGRULInfo/</w:t>
            </w:r>
            <w:r>
              <w:rPr>
                <w:lang w:val="en-US"/>
              </w:rPr>
              <w:t>INN</w:t>
            </w:r>
            <w:r w:rsidRPr="00931D75">
              <w:rPr>
                <w:lang w:val="en-US"/>
              </w:rPr>
              <w:t>)</w:t>
            </w:r>
          </w:p>
          <w:p w14:paraId="19A6C2A6" w14:textId="03F136C3" w:rsidR="0032350A" w:rsidRPr="00931D75" w:rsidRDefault="0032350A" w:rsidP="0032350A">
            <w:pPr>
              <w:pStyle w:val="ad"/>
              <w:jc w:val="left"/>
              <w:rPr>
                <w:lang w:val="en-US"/>
              </w:rPr>
            </w:pPr>
            <w:r w:rsidRPr="00931D75">
              <w:rPr>
                <w:lang w:val="en-US"/>
              </w:rPr>
              <w:t>«</w:t>
            </w:r>
            <w:r>
              <w:t>ИНН</w:t>
            </w:r>
            <w:r w:rsidRPr="00931D75">
              <w:rPr>
                <w:lang w:val="en-US"/>
              </w:rPr>
              <w:t>» (subContrac-torsSum/subContractors/subContractor/individualBusinessmanRF/EGRIPInfo/</w:t>
            </w:r>
            <w:r>
              <w:rPr>
                <w:lang w:val="en-US"/>
              </w:rPr>
              <w:t>INN</w:t>
            </w:r>
            <w:r w:rsidRPr="00931D75">
              <w:rPr>
                <w:lang w:val="en-US"/>
              </w:rPr>
              <w:t>)</w:t>
            </w:r>
          </w:p>
        </w:tc>
        <w:tc>
          <w:tcPr>
            <w:tcW w:w="1474" w:type="pct"/>
            <w:gridSpan w:val="3"/>
            <w:tcBorders>
              <w:top w:val="single" w:sz="4" w:space="0" w:color="auto"/>
              <w:left w:val="single" w:sz="4" w:space="0" w:color="auto"/>
              <w:bottom w:val="single" w:sz="4" w:space="0" w:color="auto"/>
              <w:right w:val="single" w:sz="4" w:space="0" w:color="auto"/>
            </w:tcBorders>
          </w:tcPr>
          <w:p w14:paraId="78F50868" w14:textId="77777777" w:rsidR="0032350A" w:rsidRDefault="0032350A" w:rsidP="0032350A">
            <w:pPr>
              <w:pStyle w:val="ad"/>
              <w:jc w:val="left"/>
            </w:pPr>
            <w:r>
              <w:lastRenderedPageBreak/>
              <w:t>Если принимается первая версия</w:t>
            </w:r>
          </w:p>
          <w:p w14:paraId="024DE143" w14:textId="77777777" w:rsidR="0032350A" w:rsidRDefault="0032350A" w:rsidP="0032350A">
            <w:pPr>
              <w:pStyle w:val="ad"/>
              <w:jc w:val="left"/>
            </w:pPr>
            <w:r>
              <w:t>или</w:t>
            </w:r>
          </w:p>
          <w:p w14:paraId="2D8621A3" w14:textId="06AE88B5" w:rsidR="00283968" w:rsidRPr="00AB6530" w:rsidRDefault="0032350A" w:rsidP="0032350A">
            <w:pPr>
              <w:pStyle w:val="ad"/>
              <w:jc w:val="left"/>
            </w:pPr>
            <w:r>
              <w:t xml:space="preserve">изменение </w:t>
            </w:r>
            <w:r w:rsidRPr="002F4EF3">
              <w:t>информаци</w:t>
            </w:r>
            <w:r>
              <w:t>и</w:t>
            </w:r>
            <w:r w:rsidRPr="002F4EF3">
              <w:t xml:space="preserve"> об изменении контракта, дата </w:t>
            </w:r>
            <w:r w:rsidRPr="002F4EF3">
              <w:lastRenderedPageBreak/>
              <w:t>размещения первой версии которой равна или больше даты выхода доработки FCSNF-19792 (версия 14.0)</w:t>
            </w:r>
            <w:r>
              <w:t>, то контролируется на обязательность заполнения проверяемых полей.</w:t>
            </w:r>
          </w:p>
        </w:tc>
        <w:tc>
          <w:tcPr>
            <w:tcW w:w="1395" w:type="pct"/>
            <w:gridSpan w:val="3"/>
            <w:tcBorders>
              <w:top w:val="single" w:sz="4" w:space="0" w:color="auto"/>
              <w:left w:val="single" w:sz="4" w:space="0" w:color="auto"/>
              <w:bottom w:val="single" w:sz="4" w:space="0" w:color="auto"/>
              <w:right w:val="single" w:sz="4" w:space="0" w:color="auto"/>
            </w:tcBorders>
          </w:tcPr>
          <w:p w14:paraId="0DC5410F" w14:textId="78328A87" w:rsidR="0032350A" w:rsidRPr="00342667" w:rsidRDefault="0032350A" w:rsidP="0032350A">
            <w:pPr>
              <w:spacing w:line="240" w:lineRule="auto"/>
              <w:ind w:firstLine="0"/>
              <w:rPr>
                <w:sz w:val="24"/>
              </w:rPr>
            </w:pPr>
            <w:r w:rsidRPr="00342667">
              <w:rPr>
                <w:sz w:val="24"/>
              </w:rPr>
              <w:lastRenderedPageBreak/>
              <w:t>&lt;</w:t>
            </w:r>
            <w:r w:rsidRPr="00AB6530">
              <w:rPr>
                <w:sz w:val="24"/>
              </w:rPr>
              <w:t>номер контроля</w:t>
            </w:r>
            <w:r w:rsidRPr="00342667">
              <w:rPr>
                <w:sz w:val="24"/>
              </w:rPr>
              <w:t xml:space="preserve">&gt;: </w:t>
            </w:r>
            <w:r w:rsidRPr="00AB6530">
              <w:rPr>
                <w:sz w:val="24"/>
              </w:rPr>
              <w:t xml:space="preserve"> </w:t>
            </w:r>
            <w:r w:rsidRPr="002F4EF3">
              <w:rPr>
                <w:sz w:val="24"/>
              </w:rPr>
              <w:t xml:space="preserve">В </w:t>
            </w:r>
            <w:r>
              <w:rPr>
                <w:sz w:val="24"/>
              </w:rPr>
              <w:t>блоке «</w:t>
            </w:r>
            <w:r w:rsidRPr="002F4EF3">
              <w:rPr>
                <w:sz w:val="24"/>
              </w:rPr>
              <w:t>Информация о субподрядчиках, соисполнителях (СМП, СОНО)</w:t>
            </w:r>
            <w:r>
              <w:rPr>
                <w:sz w:val="24"/>
              </w:rPr>
              <w:t xml:space="preserve">» </w:t>
            </w:r>
            <w:r>
              <w:rPr>
                <w:sz w:val="24"/>
              </w:rPr>
              <w:lastRenderedPageBreak/>
              <w:t>(</w:t>
            </w:r>
            <w:r w:rsidRPr="002F4EF3">
              <w:rPr>
                <w:sz w:val="24"/>
              </w:rPr>
              <w:t>subContractorsSum/subContractors</w:t>
            </w:r>
            <w:r>
              <w:rPr>
                <w:sz w:val="24"/>
              </w:rPr>
              <w:t>)</w:t>
            </w:r>
            <w:r w:rsidRPr="002F4EF3">
              <w:rPr>
                <w:sz w:val="24"/>
              </w:rPr>
              <w:t xml:space="preserve"> не указан «</w:t>
            </w:r>
            <w:r>
              <w:rPr>
                <w:sz w:val="24"/>
              </w:rPr>
              <w:t>ИНН</w:t>
            </w:r>
            <w:r w:rsidRPr="002F4EF3">
              <w:rPr>
                <w:sz w:val="24"/>
              </w:rPr>
              <w:t>». Необходимо указать поле «</w:t>
            </w:r>
            <w:r>
              <w:rPr>
                <w:sz w:val="24"/>
              </w:rPr>
              <w:t>ИНН</w:t>
            </w:r>
            <w:r w:rsidRPr="002F4EF3">
              <w:rPr>
                <w:sz w:val="24"/>
              </w:rPr>
              <w:t>», чтобы сведения о субподрядчике могли быть заполнены на основании ЕГРЮЛ</w:t>
            </w:r>
            <w:r>
              <w:rPr>
                <w:sz w:val="24"/>
              </w:rPr>
              <w:t>/ЕГРИП</w:t>
            </w:r>
            <w:r w:rsidRPr="002F4EF3">
              <w:rPr>
                <w:sz w:val="24"/>
              </w:rPr>
              <w:t>.</w:t>
            </w:r>
          </w:p>
        </w:tc>
      </w:tr>
      <w:tr w:rsidR="003D2B90" w:rsidRPr="00CF4388" w14:paraId="4EC73192"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7978108F" w14:textId="01196DB8" w:rsidR="003D2B90" w:rsidRDefault="003D2B90" w:rsidP="003D2B90">
            <w:pPr>
              <w:pStyle w:val="ad"/>
              <w:jc w:val="left"/>
            </w:pPr>
            <w:r>
              <w:lastRenderedPageBreak/>
              <w:t>РК_ИК_</w:t>
            </w:r>
            <w:r w:rsidRPr="00097C9D">
              <w:t>052</w:t>
            </w:r>
            <w:r>
              <w:t>0</w:t>
            </w:r>
          </w:p>
        </w:tc>
        <w:tc>
          <w:tcPr>
            <w:tcW w:w="234" w:type="pct"/>
            <w:gridSpan w:val="2"/>
            <w:tcBorders>
              <w:top w:val="single" w:sz="4" w:space="0" w:color="auto"/>
              <w:left w:val="single" w:sz="4" w:space="0" w:color="auto"/>
              <w:bottom w:val="single" w:sz="4" w:space="0" w:color="auto"/>
              <w:right w:val="single" w:sz="4" w:space="0" w:color="auto"/>
            </w:tcBorders>
          </w:tcPr>
          <w:p w14:paraId="0E204460" w14:textId="77777777" w:rsidR="003D2B90" w:rsidRPr="00643C13" w:rsidRDefault="003D2B90" w:rsidP="003D2B90">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06EBC542" w14:textId="4792EE61" w:rsidR="003D2B90" w:rsidRPr="00931D75" w:rsidRDefault="003D2B90" w:rsidP="003D2B90">
            <w:pPr>
              <w:pStyle w:val="ad"/>
              <w:jc w:val="left"/>
              <w:rPr>
                <w:lang w:val="en-US"/>
              </w:rPr>
            </w:pPr>
            <w:r w:rsidRPr="00A15AF1">
              <w:t>Тип</w:t>
            </w:r>
            <w:r w:rsidRPr="0090259A">
              <w:rPr>
                <w:lang w:val="en-US"/>
              </w:rPr>
              <w:t xml:space="preserve"> </w:t>
            </w:r>
            <w:r w:rsidRPr="00A15AF1">
              <w:t>контракта</w:t>
            </w:r>
            <w:r w:rsidRPr="0090259A">
              <w:rPr>
                <w:lang w:val="en-US"/>
              </w:rPr>
              <w:t xml:space="preserve"> </w:t>
            </w:r>
            <w:r w:rsidRPr="00A15AF1">
              <w:t>по</w:t>
            </w:r>
            <w:r w:rsidRPr="0090259A">
              <w:rPr>
                <w:lang w:val="en-US"/>
              </w:rPr>
              <w:t xml:space="preserve"> </w:t>
            </w:r>
            <w:r w:rsidRPr="00A15AF1">
              <w:t>п</w:t>
            </w:r>
            <w:r w:rsidRPr="0090259A">
              <w:rPr>
                <w:lang w:val="en-US"/>
              </w:rPr>
              <w:t xml:space="preserve">.9 </w:t>
            </w:r>
            <w:r w:rsidRPr="00A15AF1">
              <w:t>ч</w:t>
            </w:r>
            <w:r w:rsidRPr="0090259A">
              <w:rPr>
                <w:lang w:val="en-US"/>
              </w:rPr>
              <w:t xml:space="preserve">.1 </w:t>
            </w:r>
            <w:r w:rsidRPr="00A15AF1">
              <w:t>ст</w:t>
            </w:r>
            <w:r w:rsidRPr="0090259A">
              <w:rPr>
                <w:lang w:val="en-US"/>
              </w:rPr>
              <w:t xml:space="preserve">.93 </w:t>
            </w:r>
            <w:r w:rsidRPr="00A15AF1">
              <w:t>Закона</w:t>
            </w:r>
            <w:r w:rsidRPr="0090259A">
              <w:rPr>
                <w:lang w:val="en-US"/>
              </w:rPr>
              <w:t xml:space="preserve"> № 44-</w:t>
            </w:r>
            <w:r w:rsidRPr="00A15AF1">
              <w:t>ФЗ</w:t>
            </w:r>
            <w:r w:rsidRPr="0090259A">
              <w:rPr>
                <w:lang w:val="en-US"/>
              </w:rPr>
              <w:t xml:space="preserve"> (foundation/fcsOrder/singleCustomer/contractTypeSt93Ch1P9Info)</w:t>
            </w:r>
          </w:p>
        </w:tc>
        <w:tc>
          <w:tcPr>
            <w:tcW w:w="1474" w:type="pct"/>
            <w:gridSpan w:val="3"/>
            <w:tcBorders>
              <w:top w:val="single" w:sz="4" w:space="0" w:color="auto"/>
              <w:left w:val="single" w:sz="4" w:space="0" w:color="auto"/>
              <w:bottom w:val="single" w:sz="4" w:space="0" w:color="auto"/>
              <w:right w:val="single" w:sz="4" w:space="0" w:color="auto"/>
            </w:tcBorders>
          </w:tcPr>
          <w:p w14:paraId="6ACFE477" w14:textId="77777777" w:rsidR="003D2B90" w:rsidRDefault="003D2B90" w:rsidP="003D2B90">
            <w:pPr>
              <w:pStyle w:val="ad"/>
              <w:jc w:val="left"/>
            </w:pPr>
            <w:r>
              <w:t xml:space="preserve">Если в принимаемом пакете в блоке «Основание </w:t>
            </w:r>
            <w:r w:rsidRPr="00A15AF1">
              <w:t>заключения контракта с единственным поставщиком</w:t>
            </w:r>
            <w:r>
              <w:t>»</w:t>
            </w:r>
            <w:r w:rsidRPr="00A15AF1">
              <w:t xml:space="preserve"> (foundation/fcsOrder/singleCustomer/reason</w:t>
            </w:r>
            <w:r>
              <w:t xml:space="preserve">) </w:t>
            </w:r>
            <w:r w:rsidRPr="00A15AF1">
              <w:t>указано значение, соответствующее пункту 9 части 1 статьи 93 Закона №44-ФЗ</w:t>
            </w:r>
            <w:r>
              <w:t>, то контролируется обязательность заполнения проверяемого блока.</w:t>
            </w:r>
          </w:p>
          <w:p w14:paraId="447C9DBE" w14:textId="77777777" w:rsidR="003D2B90" w:rsidRDefault="003D2B90" w:rsidP="003D2B90">
            <w:pPr>
              <w:pStyle w:val="ad"/>
              <w:jc w:val="left"/>
            </w:pPr>
          </w:p>
          <w:p w14:paraId="1DFB392A" w14:textId="3EEA95D2" w:rsidR="003D2B90" w:rsidRDefault="009F0B2B" w:rsidP="003D2B90">
            <w:pPr>
              <w:pStyle w:val="ad"/>
              <w:jc w:val="left"/>
            </w:pPr>
            <w:r>
              <w:t>Контроль вызывается, если дата заключения контракта больше или равна 01.01.2026</w:t>
            </w:r>
          </w:p>
        </w:tc>
        <w:tc>
          <w:tcPr>
            <w:tcW w:w="1395" w:type="pct"/>
            <w:gridSpan w:val="3"/>
            <w:tcBorders>
              <w:top w:val="single" w:sz="4" w:space="0" w:color="auto"/>
              <w:left w:val="single" w:sz="4" w:space="0" w:color="auto"/>
              <w:bottom w:val="single" w:sz="4" w:space="0" w:color="auto"/>
              <w:right w:val="single" w:sz="4" w:space="0" w:color="auto"/>
            </w:tcBorders>
          </w:tcPr>
          <w:p w14:paraId="49CCBEF9" w14:textId="7BBC6D3E" w:rsidR="003D2B90" w:rsidRPr="00342667" w:rsidRDefault="003D2B90" w:rsidP="003D2B90">
            <w:pPr>
              <w:spacing w:line="240" w:lineRule="auto"/>
              <w:ind w:firstLine="0"/>
              <w:rPr>
                <w:sz w:val="24"/>
              </w:rPr>
            </w:pPr>
            <w:r w:rsidRPr="00342667">
              <w:rPr>
                <w:sz w:val="24"/>
              </w:rPr>
              <w:t>&lt;</w:t>
            </w:r>
            <w:r w:rsidRPr="00AB6530">
              <w:rPr>
                <w:sz w:val="24"/>
              </w:rPr>
              <w:t>номер контроля</w:t>
            </w:r>
            <w:r w:rsidRPr="00342667">
              <w:rPr>
                <w:sz w:val="24"/>
              </w:rPr>
              <w:t xml:space="preserve">&gt;: </w:t>
            </w:r>
            <w:r w:rsidRPr="00AB6530">
              <w:rPr>
                <w:sz w:val="24"/>
              </w:rPr>
              <w:t xml:space="preserve"> </w:t>
            </w:r>
            <w:r>
              <w:rPr>
                <w:sz w:val="24"/>
              </w:rPr>
              <w:t xml:space="preserve">Для основания заключения контракта с единственным поставщиком по </w:t>
            </w:r>
            <w:r w:rsidRPr="005702E3">
              <w:rPr>
                <w:sz w:val="24"/>
              </w:rPr>
              <w:t>пункту 9 части 1 статьи 93 Закона №44-ФЗ</w:t>
            </w:r>
            <w:r w:rsidRPr="00A15AF1">
              <w:rPr>
                <w:sz w:val="24"/>
              </w:rPr>
              <w:t xml:space="preserve"> должен быть заполнен блок «</w:t>
            </w:r>
            <w:r w:rsidRPr="005702E3">
              <w:rPr>
                <w:sz w:val="24"/>
              </w:rPr>
              <w:t>Тип контракта по п.9 ч.1 ст.93 Закона № 44-ФЗ (foundation/fcsOrder/singleCustomer/contractTypeSt93Ch1P9Info</w:t>
            </w:r>
            <w:r w:rsidRPr="00A15AF1">
              <w:rPr>
                <w:sz w:val="24"/>
              </w:rPr>
              <w:t>)</w:t>
            </w:r>
          </w:p>
        </w:tc>
      </w:tr>
      <w:tr w:rsidR="003D2B90" w:rsidRPr="00CF4388" w14:paraId="7147CA30" w14:textId="77777777" w:rsidTr="00AA184A">
        <w:trPr>
          <w:trHeight w:val="348"/>
        </w:trPr>
        <w:tc>
          <w:tcPr>
            <w:tcW w:w="841" w:type="pct"/>
            <w:gridSpan w:val="2"/>
            <w:tcBorders>
              <w:top w:val="single" w:sz="4" w:space="0" w:color="auto"/>
              <w:left w:val="single" w:sz="4" w:space="0" w:color="auto"/>
              <w:bottom w:val="single" w:sz="4" w:space="0" w:color="auto"/>
              <w:right w:val="single" w:sz="4" w:space="0" w:color="auto"/>
            </w:tcBorders>
          </w:tcPr>
          <w:p w14:paraId="0861424C" w14:textId="06B7E0F5" w:rsidR="003D2B90" w:rsidRDefault="003D2B90" w:rsidP="003D2B90">
            <w:pPr>
              <w:pStyle w:val="ad"/>
              <w:jc w:val="left"/>
            </w:pPr>
            <w:r>
              <w:t>РК_ИК_</w:t>
            </w:r>
            <w:r w:rsidRPr="00097C9D">
              <w:t>0521</w:t>
            </w:r>
          </w:p>
        </w:tc>
        <w:tc>
          <w:tcPr>
            <w:tcW w:w="234" w:type="pct"/>
            <w:gridSpan w:val="2"/>
            <w:tcBorders>
              <w:top w:val="single" w:sz="4" w:space="0" w:color="auto"/>
              <w:left w:val="single" w:sz="4" w:space="0" w:color="auto"/>
              <w:bottom w:val="single" w:sz="4" w:space="0" w:color="auto"/>
              <w:right w:val="single" w:sz="4" w:space="0" w:color="auto"/>
            </w:tcBorders>
          </w:tcPr>
          <w:p w14:paraId="16391357" w14:textId="77777777" w:rsidR="003D2B90" w:rsidRPr="00643C13" w:rsidRDefault="003D2B90" w:rsidP="003D2B90">
            <w:pPr>
              <w:pStyle w:val="ad"/>
              <w:jc w:val="left"/>
            </w:pPr>
          </w:p>
        </w:tc>
        <w:tc>
          <w:tcPr>
            <w:tcW w:w="1056" w:type="pct"/>
            <w:gridSpan w:val="2"/>
            <w:tcBorders>
              <w:top w:val="single" w:sz="4" w:space="0" w:color="auto"/>
              <w:left w:val="single" w:sz="4" w:space="0" w:color="auto"/>
              <w:bottom w:val="single" w:sz="4" w:space="0" w:color="auto"/>
              <w:right w:val="single" w:sz="4" w:space="0" w:color="auto"/>
            </w:tcBorders>
          </w:tcPr>
          <w:p w14:paraId="26A79DC8" w14:textId="573DCD2D" w:rsidR="003D2B90" w:rsidRPr="00931D75" w:rsidRDefault="003D2B90" w:rsidP="003D2B90">
            <w:pPr>
              <w:pStyle w:val="ad"/>
              <w:jc w:val="left"/>
              <w:rPr>
                <w:lang w:val="en-US"/>
              </w:rPr>
            </w:pPr>
            <w:r w:rsidRPr="00A15AF1">
              <w:t>Тип</w:t>
            </w:r>
            <w:r w:rsidRPr="0090259A">
              <w:rPr>
                <w:lang w:val="en-US"/>
              </w:rPr>
              <w:t xml:space="preserve"> </w:t>
            </w:r>
            <w:r w:rsidRPr="00A15AF1">
              <w:t>контракта</w:t>
            </w:r>
            <w:r w:rsidRPr="0090259A">
              <w:rPr>
                <w:lang w:val="en-US"/>
              </w:rPr>
              <w:t xml:space="preserve"> </w:t>
            </w:r>
            <w:r w:rsidRPr="00A15AF1">
              <w:t>по</w:t>
            </w:r>
            <w:r w:rsidRPr="0090259A">
              <w:rPr>
                <w:lang w:val="en-US"/>
              </w:rPr>
              <w:t xml:space="preserve"> </w:t>
            </w:r>
            <w:r w:rsidRPr="00A15AF1">
              <w:t>п</w:t>
            </w:r>
            <w:r w:rsidRPr="0090259A">
              <w:rPr>
                <w:lang w:val="en-US"/>
              </w:rPr>
              <w:t xml:space="preserve">.9 </w:t>
            </w:r>
            <w:r w:rsidRPr="00A15AF1">
              <w:t>ч</w:t>
            </w:r>
            <w:r w:rsidRPr="0090259A">
              <w:rPr>
                <w:lang w:val="en-US"/>
              </w:rPr>
              <w:t xml:space="preserve">.1 </w:t>
            </w:r>
            <w:r w:rsidRPr="00A15AF1">
              <w:t>ст</w:t>
            </w:r>
            <w:r w:rsidRPr="0090259A">
              <w:rPr>
                <w:lang w:val="en-US"/>
              </w:rPr>
              <w:t xml:space="preserve">.93 </w:t>
            </w:r>
            <w:r w:rsidRPr="00A15AF1">
              <w:t>Закона</w:t>
            </w:r>
            <w:r w:rsidRPr="0090259A">
              <w:rPr>
                <w:lang w:val="en-US"/>
              </w:rPr>
              <w:t xml:space="preserve"> № 44-</w:t>
            </w:r>
            <w:r w:rsidRPr="00A15AF1">
              <w:t>ФЗ</w:t>
            </w:r>
            <w:r w:rsidRPr="0090259A">
              <w:rPr>
                <w:lang w:val="en-US"/>
              </w:rPr>
              <w:t xml:space="preserve"> (foundation/fcsOrder/singleCustomer/contractTypeSt93Ch1P9Info/</w:t>
            </w:r>
            <w:r>
              <w:rPr>
                <w:lang w:val="en-US"/>
              </w:rPr>
              <w:t>code</w:t>
            </w:r>
            <w:r w:rsidRPr="0090313D">
              <w:rPr>
                <w:lang w:val="en-US"/>
              </w:rPr>
              <w:t>)</w:t>
            </w:r>
          </w:p>
        </w:tc>
        <w:tc>
          <w:tcPr>
            <w:tcW w:w="1474" w:type="pct"/>
            <w:gridSpan w:val="3"/>
            <w:tcBorders>
              <w:top w:val="single" w:sz="4" w:space="0" w:color="auto"/>
              <w:left w:val="single" w:sz="4" w:space="0" w:color="auto"/>
              <w:bottom w:val="single" w:sz="4" w:space="0" w:color="auto"/>
              <w:right w:val="single" w:sz="4" w:space="0" w:color="auto"/>
            </w:tcBorders>
          </w:tcPr>
          <w:p w14:paraId="7F8C72A4" w14:textId="77777777" w:rsidR="003D2B90" w:rsidRDefault="003D2B90" w:rsidP="003D2B90">
            <w:pPr>
              <w:pStyle w:val="ad"/>
              <w:jc w:val="left"/>
            </w:pPr>
            <w:r w:rsidRPr="00097C9D">
              <w:t xml:space="preserve">Проверяется наличие в справочнике NSI_SINGLE_CUSTOMER_CNTRT_TYPE актуальной записи с таким же значением </w:t>
            </w:r>
            <w:r w:rsidRPr="00097C9D">
              <w:rPr>
                <w:lang w:val="en-US"/>
              </w:rPr>
              <w:t>code</w:t>
            </w:r>
            <w:r w:rsidRPr="00097C9D">
              <w:t>, как в проверяемом поле</w:t>
            </w:r>
          </w:p>
          <w:p w14:paraId="7049256F" w14:textId="77777777" w:rsidR="009359A4" w:rsidRDefault="009359A4" w:rsidP="003D2B90">
            <w:pPr>
              <w:pStyle w:val="ad"/>
              <w:jc w:val="left"/>
            </w:pPr>
          </w:p>
          <w:p w14:paraId="075CBA32" w14:textId="412E02F8" w:rsidR="009359A4" w:rsidRDefault="009359A4" w:rsidP="003D2B90">
            <w:pPr>
              <w:pStyle w:val="ad"/>
              <w:jc w:val="left"/>
            </w:pPr>
            <w:r>
              <w:t>Контроль вызывается, если дата заключения контракта больше или равна 01.01.2026</w:t>
            </w:r>
          </w:p>
        </w:tc>
        <w:tc>
          <w:tcPr>
            <w:tcW w:w="1395" w:type="pct"/>
            <w:gridSpan w:val="3"/>
            <w:tcBorders>
              <w:top w:val="single" w:sz="4" w:space="0" w:color="auto"/>
              <w:left w:val="single" w:sz="4" w:space="0" w:color="auto"/>
              <w:bottom w:val="single" w:sz="4" w:space="0" w:color="auto"/>
              <w:right w:val="single" w:sz="4" w:space="0" w:color="auto"/>
            </w:tcBorders>
          </w:tcPr>
          <w:p w14:paraId="0B5FB24C" w14:textId="39BF4359" w:rsidR="003D2B90" w:rsidRPr="00342667" w:rsidRDefault="003D2B90" w:rsidP="003D2B90">
            <w:pPr>
              <w:spacing w:line="240" w:lineRule="auto"/>
              <w:ind w:firstLine="0"/>
              <w:rPr>
                <w:sz w:val="24"/>
              </w:rPr>
            </w:pPr>
            <w:r w:rsidRPr="00342667">
              <w:rPr>
                <w:sz w:val="24"/>
              </w:rPr>
              <w:t>&lt;</w:t>
            </w:r>
            <w:r w:rsidRPr="00AB6530">
              <w:rPr>
                <w:sz w:val="24"/>
              </w:rPr>
              <w:t>номер контроля</w:t>
            </w:r>
            <w:r w:rsidRPr="00342667">
              <w:rPr>
                <w:sz w:val="24"/>
              </w:rPr>
              <w:t xml:space="preserve">&gt;: </w:t>
            </w:r>
            <w:r w:rsidRPr="00AB6530">
              <w:rPr>
                <w:sz w:val="24"/>
              </w:rPr>
              <w:t xml:space="preserve"> </w:t>
            </w:r>
            <w:r w:rsidRPr="00097C9D">
              <w:rPr>
                <w:sz w:val="24"/>
              </w:rPr>
              <w:t>Тип контракта по п.9 ч.1 ст.93 Закона № 44-ФЗ с кодом &lt;код типа контракта&gt; не найден в актуальном состоянии в справочнике «Типы контракта по п.9 ч.1 ст.93 Закона № 44-ФЗ» в ЕИС</w:t>
            </w:r>
          </w:p>
        </w:tc>
      </w:tr>
    </w:tbl>
    <w:p w14:paraId="7B8C377E" w14:textId="2F275EB0" w:rsidR="00523D79" w:rsidRPr="00CF4388" w:rsidRDefault="00523D79" w:rsidP="00523D79"/>
    <w:p w14:paraId="7E674E19" w14:textId="77777777" w:rsidR="00CF4D6C" w:rsidRPr="00B51EBF" w:rsidRDefault="00CF4D6C" w:rsidP="00E3197F">
      <w:pPr>
        <w:pStyle w:val="6"/>
      </w:pPr>
      <w:bookmarkStart w:id="115" w:name="_Ref207893828"/>
      <w:r>
        <w:t>«Проект изменения сведений</w:t>
      </w:r>
      <w:r w:rsidRPr="003534F0">
        <w:t xml:space="preserve"> о заключенном контракте</w:t>
      </w:r>
      <w:r>
        <w:t>» (</w:t>
      </w:r>
      <w:r w:rsidRPr="003534F0">
        <w:t>contract</w:t>
      </w:r>
      <w:r>
        <w:t xml:space="preserve"> с заполненным блоком </w:t>
      </w:r>
      <w:r w:rsidRPr="00CF4D6C">
        <w:rPr>
          <w:lang w:val="en-US"/>
        </w:rPr>
        <w:t>modification</w:t>
      </w:r>
      <w:r>
        <w:t>)</w:t>
      </w:r>
      <w:bookmarkEnd w:id="115"/>
    </w:p>
    <w:p w14:paraId="14684C99" w14:textId="77777777" w:rsidR="00CF4D6C" w:rsidRPr="00B51EBF" w:rsidRDefault="00CF4D6C" w:rsidP="00523D79"/>
    <w:p w14:paraId="4D39D2EF" w14:textId="00DDA7C2" w:rsidR="00523D79" w:rsidRPr="00B75F5A" w:rsidRDefault="00523D79" w:rsidP="00523D79">
      <w:pPr>
        <w:ind w:firstLine="0"/>
      </w:pPr>
      <w:r>
        <w:t xml:space="preserve">При приеме </w:t>
      </w:r>
      <w:r w:rsidR="00CF4D6C">
        <w:t>в ЕИС</w:t>
      </w:r>
      <w:r>
        <w:t xml:space="preserve"> пакета «Проект изменения сведений</w:t>
      </w:r>
      <w:r w:rsidRPr="003534F0">
        <w:t xml:space="preserve"> о заключенном контракте</w:t>
      </w:r>
      <w:r>
        <w:t>» (</w:t>
      </w:r>
      <w:r w:rsidRPr="003534F0">
        <w:t>contract</w:t>
      </w:r>
      <w:r>
        <w:t xml:space="preserve"> </w:t>
      </w:r>
      <w:r w:rsidR="00CF4D6C">
        <w:t xml:space="preserve">или </w:t>
      </w:r>
      <w:r w:rsidR="00CF4D6C" w:rsidRPr="00135AEA">
        <w:rPr>
          <w:lang w:val="en-US"/>
        </w:rPr>
        <w:t>closed</w:t>
      </w:r>
      <w:r w:rsidR="00CF4D6C" w:rsidRPr="00CE195A">
        <w:t>Contract</w:t>
      </w:r>
      <w:r w:rsidR="00CF4D6C" w:rsidRPr="003534F0" w:rsidDel="00A010C2">
        <w:t xml:space="preserve"> </w:t>
      </w:r>
      <w:r>
        <w:t xml:space="preserve">с заполненным блоком </w:t>
      </w:r>
      <w:r>
        <w:rPr>
          <w:lang w:val="en-US"/>
        </w:rPr>
        <w:t>modification</w:t>
      </w:r>
      <w:r>
        <w:t>)</w:t>
      </w:r>
      <w:r w:rsidR="00E85777">
        <w:t xml:space="preserve"> для опубликован</w:t>
      </w:r>
      <w:r w:rsidR="00E85777">
        <w:lastRenderedPageBreak/>
        <w:t>ного контракта</w:t>
      </w:r>
      <w:r w:rsidRPr="00B75F5A">
        <w:t xml:space="preserve"> </w:t>
      </w:r>
      <w:r>
        <w:t xml:space="preserve">должны выполняться контроли, указанные в </w:t>
      </w:r>
      <w:r>
        <w:fldChar w:fldCharType="begin"/>
      </w:r>
      <w:r>
        <w:instrText xml:space="preserve"> REF _Ref403733355 \h </w:instrText>
      </w:r>
      <w:r>
        <w:fldChar w:fldCharType="separate"/>
      </w:r>
      <w:r w:rsidR="000D538E">
        <w:t xml:space="preserve">Таблица </w:t>
      </w:r>
      <w:r w:rsidR="000D538E">
        <w:rPr>
          <w:noProof/>
        </w:rPr>
        <w:t>6</w:t>
      </w:r>
      <w:r>
        <w:fldChar w:fldCharType="end"/>
      </w:r>
      <w:r w:rsidR="00E85777">
        <w:t xml:space="preserve">. Данные контроли должны действовать </w:t>
      </w:r>
      <w:r w:rsidR="00CD2842">
        <w:t>как</w:t>
      </w:r>
      <w:r w:rsidR="00E85777">
        <w:t xml:space="preserve"> для </w:t>
      </w:r>
      <w:r w:rsidR="00CD2842">
        <w:t xml:space="preserve">изменений </w:t>
      </w:r>
      <w:r w:rsidR="00E85777">
        <w:t>«новых» контрактов (опубликованных после 01.01.2015)</w:t>
      </w:r>
      <w:r w:rsidR="00CD2842">
        <w:t xml:space="preserve"> так и для изменений «старых» контрактов (опубликованных до 01.01.2015)</w:t>
      </w:r>
      <w:r w:rsidR="00E85777">
        <w:t>.</w:t>
      </w:r>
    </w:p>
    <w:p w14:paraId="3E5E05E6" w14:textId="77777777" w:rsidR="00523D79" w:rsidRDefault="00523D79" w:rsidP="00523D79">
      <w:pPr>
        <w:ind w:firstLine="0"/>
      </w:pPr>
    </w:p>
    <w:p w14:paraId="381511AF" w14:textId="26C55D78" w:rsidR="00523D79" w:rsidRPr="00C158A3" w:rsidRDefault="00523D79" w:rsidP="00523D79">
      <w:pPr>
        <w:ind w:firstLine="0"/>
      </w:pPr>
      <w:bookmarkStart w:id="116" w:name="_Ref403733355"/>
      <w:r>
        <w:t xml:space="preserve">Таблица </w:t>
      </w:r>
      <w:r w:rsidR="008515DE">
        <w:rPr>
          <w:noProof/>
        </w:rPr>
        <w:fldChar w:fldCharType="begin"/>
      </w:r>
      <w:r w:rsidR="008515DE">
        <w:rPr>
          <w:noProof/>
        </w:rPr>
        <w:instrText xml:space="preserve"> SEQ Таблица \* ARABIC </w:instrText>
      </w:r>
      <w:r w:rsidR="008515DE">
        <w:rPr>
          <w:noProof/>
        </w:rPr>
        <w:fldChar w:fldCharType="separate"/>
      </w:r>
      <w:r w:rsidR="000A220F">
        <w:rPr>
          <w:noProof/>
        </w:rPr>
        <w:t>5</w:t>
      </w:r>
      <w:r w:rsidR="008515DE">
        <w:rPr>
          <w:noProof/>
        </w:rPr>
        <w:fldChar w:fldCharType="end"/>
      </w:r>
      <w:bookmarkEnd w:id="116"/>
      <w:r w:rsidRPr="00032D3B">
        <w:t xml:space="preserve"> – </w:t>
      </w:r>
      <w:r>
        <w:t>Интеграционные контроли,</w:t>
      </w:r>
      <w:r w:rsidRPr="00C158A3">
        <w:t xml:space="preserve"> </w:t>
      </w:r>
      <w:r>
        <w:t>выполняемые при приеме на ООС пакета «Проект изменения сведений</w:t>
      </w:r>
      <w:r w:rsidRPr="003534F0">
        <w:t xml:space="preserve"> о заключенном контракте</w:t>
      </w:r>
      <w:r>
        <w:t>» (</w:t>
      </w:r>
      <w:r w:rsidRPr="003534F0">
        <w:t>contract</w:t>
      </w:r>
      <w:r>
        <w:t xml:space="preserve"> с заполненным блоком </w:t>
      </w:r>
      <w:r>
        <w:rPr>
          <w:lang w:val="en-US"/>
        </w:rPr>
        <w:t>modification</w:t>
      </w:r>
      <w:r>
        <w:t>)</w:t>
      </w:r>
    </w:p>
    <w:tbl>
      <w:tblPr>
        <w:tblW w:w="5002"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
        <w:gridCol w:w="32"/>
        <w:gridCol w:w="1417"/>
        <w:gridCol w:w="32"/>
        <w:gridCol w:w="2094"/>
        <w:gridCol w:w="2497"/>
        <w:gridCol w:w="56"/>
        <w:gridCol w:w="2422"/>
      </w:tblGrid>
      <w:tr w:rsidR="00523D79" w14:paraId="753B11A9" w14:textId="77777777" w:rsidTr="00EF293D">
        <w:trPr>
          <w:trHeight w:val="420"/>
        </w:trPr>
        <w:tc>
          <w:tcPr>
            <w:tcW w:w="757" w:type="pct"/>
          </w:tcPr>
          <w:p w14:paraId="1B544B35" w14:textId="77777777" w:rsidR="00523D79" w:rsidRDefault="00523D79" w:rsidP="000048C7">
            <w:pPr>
              <w:pStyle w:val="ad"/>
              <w:jc w:val="left"/>
            </w:pPr>
            <w:r>
              <w:t>№ контроля</w:t>
            </w:r>
          </w:p>
        </w:tc>
        <w:tc>
          <w:tcPr>
            <w:tcW w:w="735" w:type="pct"/>
            <w:gridSpan w:val="3"/>
          </w:tcPr>
          <w:p w14:paraId="0BD5E18F" w14:textId="77777777" w:rsidR="00523D79" w:rsidRDefault="00523D79" w:rsidP="000048C7">
            <w:pPr>
              <w:pStyle w:val="ad"/>
              <w:jc w:val="left"/>
            </w:pPr>
            <w:r>
              <w:t>Зависимость</w:t>
            </w:r>
          </w:p>
        </w:tc>
        <w:tc>
          <w:tcPr>
            <w:tcW w:w="1039" w:type="pct"/>
          </w:tcPr>
          <w:p w14:paraId="273AF25C" w14:textId="77777777" w:rsidR="00523D79" w:rsidRDefault="00523D79" w:rsidP="000048C7">
            <w:pPr>
              <w:pStyle w:val="ad"/>
              <w:jc w:val="left"/>
            </w:pPr>
            <w:r>
              <w:t>Проверяемое</w:t>
            </w:r>
            <w:r w:rsidRPr="00B3492F">
              <w:t xml:space="preserve"> поле</w:t>
            </w:r>
          </w:p>
        </w:tc>
        <w:tc>
          <w:tcPr>
            <w:tcW w:w="1239" w:type="pct"/>
          </w:tcPr>
          <w:p w14:paraId="1B706ADF" w14:textId="77777777" w:rsidR="00523D79" w:rsidRDefault="00523D79" w:rsidP="000048C7">
            <w:pPr>
              <w:pStyle w:val="ad"/>
              <w:jc w:val="left"/>
            </w:pPr>
            <w:r>
              <w:t>Реализация условия на схеме</w:t>
            </w:r>
          </w:p>
        </w:tc>
        <w:tc>
          <w:tcPr>
            <w:tcW w:w="1230" w:type="pct"/>
            <w:gridSpan w:val="2"/>
          </w:tcPr>
          <w:p w14:paraId="42C0B05F" w14:textId="77777777" w:rsidR="00523D79" w:rsidRDefault="00523D79" w:rsidP="000048C7">
            <w:pPr>
              <w:pStyle w:val="ad"/>
              <w:jc w:val="left"/>
            </w:pPr>
            <w:r>
              <w:t>Возвращаемая ошибка в случае невыполнения контроля</w:t>
            </w:r>
          </w:p>
        </w:tc>
      </w:tr>
      <w:tr w:rsidR="000D6EC0" w:rsidRPr="009F4E26" w14:paraId="37092F4B" w14:textId="77777777" w:rsidTr="00926648">
        <w:trPr>
          <w:trHeight w:val="348"/>
        </w:trPr>
        <w:tc>
          <w:tcPr>
            <w:tcW w:w="5000" w:type="pct"/>
            <w:gridSpan w:val="8"/>
          </w:tcPr>
          <w:p w14:paraId="7F854731" w14:textId="4E60A7B0" w:rsidR="000D6EC0" w:rsidRPr="000D6EC0" w:rsidRDefault="000D6EC0" w:rsidP="00147F03">
            <w:pPr>
              <w:pStyle w:val="ad"/>
              <w:jc w:val="left"/>
            </w:pPr>
            <w:r>
              <w:t xml:space="preserve">Кроме указанных ниже контролей выполняются также контроли РК_ИК_0036 – РК_ИК_0039 по блоку </w:t>
            </w:r>
            <w:r>
              <w:rPr>
                <w:lang w:val="en-US"/>
              </w:rPr>
              <w:t>modification</w:t>
            </w:r>
            <w:r>
              <w:t xml:space="preserve"> из </w:t>
            </w:r>
            <w:r>
              <w:fldChar w:fldCharType="begin"/>
            </w:r>
            <w:r>
              <w:instrText xml:space="preserve"> REF _Ref403484073 \h </w:instrText>
            </w:r>
            <w:r>
              <w:fldChar w:fldCharType="separate"/>
            </w:r>
            <w:r w:rsidR="000D538E">
              <w:t xml:space="preserve">Таблица </w:t>
            </w:r>
            <w:r w:rsidR="000D538E">
              <w:rPr>
                <w:noProof/>
              </w:rPr>
              <w:t>5</w:t>
            </w:r>
            <w:r>
              <w:fldChar w:fldCharType="end"/>
            </w:r>
          </w:p>
        </w:tc>
      </w:tr>
      <w:tr w:rsidR="00EF293D" w:rsidRPr="009F4E26" w14:paraId="74C052FE" w14:textId="77777777" w:rsidTr="00926648">
        <w:trPr>
          <w:trHeight w:val="348"/>
        </w:trPr>
        <w:tc>
          <w:tcPr>
            <w:tcW w:w="5000" w:type="pct"/>
            <w:gridSpan w:val="8"/>
          </w:tcPr>
          <w:p w14:paraId="70AB3FED" w14:textId="3D22AC4E" w:rsidR="00EF293D" w:rsidRDefault="00EF293D" w:rsidP="00147F03">
            <w:pPr>
              <w:pStyle w:val="ad"/>
              <w:jc w:val="left"/>
            </w:pPr>
            <w:r>
              <w:t>Поле «</w:t>
            </w:r>
            <w:r w:rsidRPr="00EF293D">
              <w:t>Смена размещающей организации</w:t>
            </w:r>
            <w:r>
              <w:t>» (</w:t>
            </w:r>
            <w:r w:rsidRPr="00EF293D">
              <w:t>placer/placerChange</w:t>
            </w:r>
            <w:r>
              <w:t xml:space="preserve">). </w:t>
            </w:r>
            <w:r w:rsidRPr="00EF293D">
              <w:t>При приеме признака placer/placerChange для контракта должна измениться размещающая организация с соответствующим отображением контракта в ЛК</w:t>
            </w:r>
            <w:r>
              <w:t xml:space="preserve">. </w:t>
            </w:r>
            <w:r w:rsidRPr="00EF293D">
              <w:t>Контролируется обязательность заполнения при несовпадении информации об оранизации, разместившей контракт в ЕИС и в принимаемой информации о заключенном контракте</w:t>
            </w:r>
            <w:r>
              <w:t xml:space="preserve"> (</w:t>
            </w:r>
            <w:r w:rsidRPr="00CD6D55">
              <w:t>РК_ИК_026</w:t>
            </w:r>
            <w:r>
              <w:t>6)</w:t>
            </w:r>
          </w:p>
        </w:tc>
      </w:tr>
      <w:tr w:rsidR="00EF293D" w:rsidRPr="009F4E26" w14:paraId="31546107" w14:textId="77777777" w:rsidTr="00EF293D">
        <w:trPr>
          <w:trHeight w:val="348"/>
        </w:trPr>
        <w:tc>
          <w:tcPr>
            <w:tcW w:w="773" w:type="pct"/>
            <w:gridSpan w:val="2"/>
          </w:tcPr>
          <w:p w14:paraId="44B3510E" w14:textId="090B3FF2" w:rsidR="00EF293D" w:rsidRDefault="00EF293D" w:rsidP="00EF293D">
            <w:pPr>
              <w:pStyle w:val="ad"/>
              <w:jc w:val="left"/>
            </w:pPr>
            <w:r w:rsidRPr="00CD6D55">
              <w:t>РК_ИК_026</w:t>
            </w:r>
            <w:r>
              <w:t>6</w:t>
            </w:r>
          </w:p>
        </w:tc>
        <w:tc>
          <w:tcPr>
            <w:tcW w:w="703" w:type="pct"/>
          </w:tcPr>
          <w:p w14:paraId="2E396D6A" w14:textId="77777777" w:rsidR="00EF293D" w:rsidRDefault="00EF293D" w:rsidP="00EF293D">
            <w:pPr>
              <w:pStyle w:val="ad"/>
              <w:jc w:val="left"/>
            </w:pPr>
          </w:p>
        </w:tc>
        <w:tc>
          <w:tcPr>
            <w:tcW w:w="1055" w:type="pct"/>
            <w:gridSpan w:val="2"/>
          </w:tcPr>
          <w:p w14:paraId="6C27417D" w14:textId="0FA0CF9A" w:rsidR="00EF293D" w:rsidRDefault="00EF293D" w:rsidP="00EF293D">
            <w:pPr>
              <w:pStyle w:val="ad"/>
              <w:jc w:val="left"/>
            </w:pPr>
            <w:r>
              <w:t xml:space="preserve">Блок </w:t>
            </w:r>
            <w:r w:rsidRPr="002D2859">
              <w:t>«</w:t>
            </w:r>
            <w:r w:rsidRPr="00ED1CAC">
              <w:t>Информация об организации, разместившей контракт</w:t>
            </w:r>
            <w:r w:rsidRPr="002D2859">
              <w:t>» (</w:t>
            </w:r>
            <w:r>
              <w:rPr>
                <w:lang w:val="en-US"/>
              </w:rPr>
              <w:t>placer</w:t>
            </w:r>
            <w:r w:rsidRPr="002D2859">
              <w:t>)</w:t>
            </w:r>
            <w:r>
              <w:t>.</w:t>
            </w:r>
          </w:p>
        </w:tc>
        <w:tc>
          <w:tcPr>
            <w:tcW w:w="1267" w:type="pct"/>
            <w:gridSpan w:val="2"/>
          </w:tcPr>
          <w:p w14:paraId="39084B47" w14:textId="274912A0" w:rsidR="00EF293D" w:rsidRDefault="00EF293D" w:rsidP="00EF293D">
            <w:pPr>
              <w:pStyle w:val="ad"/>
              <w:jc w:val="left"/>
            </w:pPr>
            <w:r>
              <w:t>Если</w:t>
            </w:r>
            <w:r w:rsidRPr="00322920">
              <w:t xml:space="preserve"> </w:t>
            </w:r>
            <w:r>
              <w:t>в</w:t>
            </w:r>
            <w:r w:rsidRPr="00322920">
              <w:t xml:space="preserve"> </w:t>
            </w:r>
            <w:r>
              <w:t>принимаемом</w:t>
            </w:r>
            <w:r w:rsidRPr="00322920">
              <w:t xml:space="preserve"> </w:t>
            </w:r>
            <w:r>
              <w:t>пакете</w:t>
            </w:r>
            <w:r w:rsidRPr="00322920">
              <w:t xml:space="preserve"> </w:t>
            </w:r>
            <w:r w:rsidRPr="00322920">
              <w:rPr>
                <w:lang w:val="en-US"/>
              </w:rPr>
              <w:t>contract</w:t>
            </w:r>
            <w:r w:rsidRPr="00322920">
              <w:t xml:space="preserve"> </w:t>
            </w:r>
            <w:r>
              <w:t>сведения</w:t>
            </w:r>
            <w:r w:rsidRPr="00322920">
              <w:t xml:space="preserve"> </w:t>
            </w:r>
            <w:r>
              <w:t>в</w:t>
            </w:r>
            <w:r w:rsidRPr="00322920">
              <w:t xml:space="preserve"> </w:t>
            </w:r>
            <w:r>
              <w:t>блоке</w:t>
            </w:r>
            <w:r w:rsidRPr="00322920">
              <w:t xml:space="preserve"> </w:t>
            </w:r>
            <w:r w:rsidRPr="00322920">
              <w:rPr>
                <w:lang w:val="en-US"/>
              </w:rPr>
              <w:t>placer</w:t>
            </w:r>
            <w:r w:rsidRPr="00322920">
              <w:t>/</w:t>
            </w:r>
            <w:r w:rsidRPr="00322920">
              <w:rPr>
                <w:lang w:val="en-US"/>
              </w:rPr>
              <w:t>responsibleOrg</w:t>
            </w:r>
            <w:r>
              <w:t xml:space="preserve"> отличны от информации </w:t>
            </w:r>
            <w:r w:rsidRPr="00322920">
              <w:t>об организации, разместившей контракт</w:t>
            </w:r>
            <w:r>
              <w:t xml:space="preserve"> в последней версии контракта, то поле </w:t>
            </w:r>
            <w:r w:rsidRPr="00322920">
              <w:t>placer/placerChange</w:t>
            </w:r>
            <w:r>
              <w:t xml:space="preserve"> должно быть заполнено</w:t>
            </w:r>
          </w:p>
        </w:tc>
        <w:tc>
          <w:tcPr>
            <w:tcW w:w="1202" w:type="pct"/>
          </w:tcPr>
          <w:p w14:paraId="64126909" w14:textId="395C4922" w:rsidR="00EF293D" w:rsidRDefault="00EF293D" w:rsidP="00EF293D">
            <w:pPr>
              <w:pStyle w:val="ad"/>
              <w:jc w:val="left"/>
            </w:pPr>
            <w:r>
              <w:t xml:space="preserve">Информация </w:t>
            </w:r>
            <w:r w:rsidRPr="00ED1CAC">
              <w:t>об организации, разместившей контракт</w:t>
            </w:r>
            <w:r>
              <w:t xml:space="preserve"> (блок </w:t>
            </w:r>
            <w:r>
              <w:rPr>
                <w:lang w:val="en-US"/>
              </w:rPr>
              <w:t>placer</w:t>
            </w:r>
            <w:r>
              <w:t xml:space="preserve">) не совпадает с информацией </w:t>
            </w:r>
            <w:r w:rsidRPr="00ED1CAC">
              <w:t>об организации, разместившей контракт</w:t>
            </w:r>
            <w:r>
              <w:t xml:space="preserve"> в ЕИС для контракта с реестровым номером </w:t>
            </w:r>
            <w:r w:rsidRPr="00AE6B0F">
              <w:t>&lt;</w:t>
            </w:r>
            <w:r w:rsidRPr="009D5BE1">
              <w:t>Номер реестровой записи</w:t>
            </w:r>
            <w:r w:rsidRPr="00AE6B0F">
              <w:t>&gt;</w:t>
            </w:r>
          </w:p>
        </w:tc>
      </w:tr>
      <w:tr w:rsidR="00EF293D" w:rsidRPr="009F4E26" w14:paraId="4788904C" w14:textId="77777777" w:rsidTr="00926648">
        <w:trPr>
          <w:trHeight w:val="348"/>
        </w:trPr>
        <w:tc>
          <w:tcPr>
            <w:tcW w:w="5000" w:type="pct"/>
            <w:gridSpan w:val="8"/>
          </w:tcPr>
          <w:p w14:paraId="19ED815D" w14:textId="2E13A017" w:rsidR="00EF293D" w:rsidRDefault="00EF293D" w:rsidP="00EF293D">
            <w:pPr>
              <w:pStyle w:val="ad"/>
              <w:jc w:val="left"/>
            </w:pPr>
            <w:r>
              <w:t>Контроль, выполняемый для изменений «новых» контрактов (ПЕРВАЯ  версия которых опубликована после 01.01.2015)</w:t>
            </w:r>
          </w:p>
        </w:tc>
      </w:tr>
      <w:tr w:rsidR="00EF293D" w:rsidRPr="009F4E26" w14:paraId="29F2AFD2" w14:textId="77777777" w:rsidTr="00EF293D">
        <w:trPr>
          <w:trHeight w:val="348"/>
        </w:trPr>
        <w:tc>
          <w:tcPr>
            <w:tcW w:w="757" w:type="pct"/>
          </w:tcPr>
          <w:p w14:paraId="762188D6" w14:textId="1E254658" w:rsidR="00EF293D" w:rsidRDefault="00EF293D" w:rsidP="00EF293D">
            <w:pPr>
              <w:pStyle w:val="ad"/>
              <w:jc w:val="left"/>
            </w:pPr>
            <w:r>
              <w:t>РК_ИК_0040</w:t>
            </w:r>
          </w:p>
        </w:tc>
        <w:tc>
          <w:tcPr>
            <w:tcW w:w="735" w:type="pct"/>
            <w:gridSpan w:val="3"/>
          </w:tcPr>
          <w:p w14:paraId="7F8B7119" w14:textId="77777777" w:rsidR="00EF293D" w:rsidRDefault="00EF293D" w:rsidP="00EF293D">
            <w:pPr>
              <w:pStyle w:val="ad"/>
              <w:jc w:val="left"/>
            </w:pPr>
          </w:p>
        </w:tc>
        <w:tc>
          <w:tcPr>
            <w:tcW w:w="1039" w:type="pct"/>
          </w:tcPr>
          <w:p w14:paraId="237ED9EC" w14:textId="120F16BC" w:rsidR="00EF293D" w:rsidRPr="00CD2842" w:rsidRDefault="00EF293D" w:rsidP="00EF293D">
            <w:pPr>
              <w:pStyle w:val="ad"/>
              <w:jc w:val="left"/>
            </w:pPr>
            <w:r>
              <w:t>В блоке «</w:t>
            </w:r>
            <w:r w:rsidRPr="00E85777">
              <w:t>Основание заключения контракта</w:t>
            </w:r>
            <w:r>
              <w:t>» (</w:t>
            </w:r>
            <w:r w:rsidRPr="000048C7">
              <w:t xml:space="preserve">zfcs_contract2015Type\ </w:t>
            </w:r>
            <w:r>
              <w:rPr>
                <w:lang w:val="en-US"/>
              </w:rPr>
              <w:t>foundation</w:t>
            </w:r>
            <w:r>
              <w:t xml:space="preserve">) – </w:t>
            </w:r>
            <w:r>
              <w:rPr>
                <w:lang w:val="en-US"/>
              </w:rPr>
              <w:t>choice</w:t>
            </w:r>
            <w:r w:rsidRPr="00AD2475">
              <w:t xml:space="preserve"> </w:t>
            </w:r>
            <w:r>
              <w:t xml:space="preserve">между </w:t>
            </w:r>
            <w:r>
              <w:rPr>
                <w:lang w:val="en-US"/>
              </w:rPr>
              <w:t>oosOrder</w:t>
            </w:r>
            <w:r w:rsidRPr="00CD2842">
              <w:t xml:space="preserve"> </w:t>
            </w:r>
            <w:r>
              <w:t xml:space="preserve">и </w:t>
            </w:r>
            <w:r>
              <w:rPr>
                <w:lang w:val="en-US"/>
              </w:rPr>
              <w:t>fcsOrder</w:t>
            </w:r>
          </w:p>
        </w:tc>
        <w:tc>
          <w:tcPr>
            <w:tcW w:w="1239" w:type="pct"/>
          </w:tcPr>
          <w:p w14:paraId="547B06BA" w14:textId="41F15138" w:rsidR="00EF293D" w:rsidRPr="00DB7C21" w:rsidRDefault="00EF293D" w:rsidP="00EF293D">
            <w:pPr>
              <w:pStyle w:val="ad"/>
              <w:jc w:val="left"/>
            </w:pPr>
            <w:r>
              <w:t>Если в изменяемой (последней)версии в блоке «</w:t>
            </w:r>
            <w:r w:rsidRPr="00DB7C21">
              <w:t>Основание заключения контракта</w:t>
            </w:r>
            <w:r>
              <w:t>» был указан блок «</w:t>
            </w:r>
            <w:r w:rsidRPr="00DB7C21">
              <w:t>Размещение заказа по закону №94-ФЗ</w:t>
            </w:r>
            <w:r>
              <w:t>» (</w:t>
            </w:r>
            <w:r>
              <w:rPr>
                <w:lang w:val="en-US"/>
              </w:rPr>
              <w:t>oosOrder</w:t>
            </w:r>
            <w:r>
              <w:t>)</w:t>
            </w:r>
            <w:r w:rsidRPr="00DB7C21">
              <w:t xml:space="preserve"> </w:t>
            </w:r>
            <w:r>
              <w:t>то и в проекте изменения должен быть указан тот же блок; если был указан блок «</w:t>
            </w:r>
            <w:r w:rsidRPr="00DB7C21">
              <w:t>Размещение закупки по закону №44-ФЗ</w:t>
            </w:r>
            <w:r>
              <w:t xml:space="preserve">» </w:t>
            </w:r>
            <w:r>
              <w:lastRenderedPageBreak/>
              <w:t>(</w:t>
            </w:r>
            <w:r>
              <w:rPr>
                <w:lang w:val="en-US"/>
              </w:rPr>
              <w:t>fcsOrder</w:t>
            </w:r>
            <w:r>
              <w:t>)</w:t>
            </w:r>
            <w:r w:rsidRPr="00DB7C21">
              <w:t xml:space="preserve"> </w:t>
            </w:r>
            <w:r>
              <w:t>то и в проекте изменения должен быть указан тот же блок.</w:t>
            </w:r>
          </w:p>
        </w:tc>
        <w:tc>
          <w:tcPr>
            <w:tcW w:w="1230" w:type="pct"/>
            <w:gridSpan w:val="2"/>
          </w:tcPr>
          <w:p w14:paraId="0EBDFF2A" w14:textId="61C5BA64" w:rsidR="00EF293D" w:rsidRPr="00E85777" w:rsidRDefault="00EF293D" w:rsidP="00EF293D">
            <w:pPr>
              <w:pStyle w:val="ad"/>
              <w:jc w:val="left"/>
            </w:pPr>
            <w:r>
              <w:lastRenderedPageBreak/>
              <w:t>Если в изменяемой (последней)версии контракта в блоке «</w:t>
            </w:r>
            <w:r w:rsidRPr="00DB7C21">
              <w:t>Основание заключения контракта</w:t>
            </w:r>
            <w:r>
              <w:t>» был указан блок «</w:t>
            </w:r>
            <w:r w:rsidRPr="00DB7C21">
              <w:t>Размещение заказа по закону №94-ФЗ</w:t>
            </w:r>
            <w:r>
              <w:t>» (</w:t>
            </w:r>
            <w:r>
              <w:rPr>
                <w:lang w:val="en-US"/>
              </w:rPr>
              <w:t>oosOrder</w:t>
            </w:r>
            <w:r>
              <w:t>)</w:t>
            </w:r>
            <w:r w:rsidRPr="00DB7C21">
              <w:t xml:space="preserve"> </w:t>
            </w:r>
            <w:r>
              <w:t>то и в проекте изменения должен быть указан тот же блок; если был указан блок «</w:t>
            </w:r>
            <w:r w:rsidRPr="00DB7C21">
              <w:t>Размещение закупки по закону №44-ФЗ</w:t>
            </w:r>
            <w:r>
              <w:t xml:space="preserve">» </w:t>
            </w:r>
            <w:r>
              <w:lastRenderedPageBreak/>
              <w:t>(</w:t>
            </w:r>
            <w:r>
              <w:rPr>
                <w:lang w:val="en-US"/>
              </w:rPr>
              <w:t>fcsOrder</w:t>
            </w:r>
            <w:r>
              <w:t>)</w:t>
            </w:r>
            <w:r w:rsidRPr="00DB7C21">
              <w:t xml:space="preserve"> </w:t>
            </w:r>
            <w:r>
              <w:t>то и в проекте изменения должен быть указан тот же блок.</w:t>
            </w:r>
          </w:p>
        </w:tc>
      </w:tr>
      <w:tr w:rsidR="00EF293D" w:rsidRPr="009F4E26" w14:paraId="367D1404" w14:textId="77777777" w:rsidTr="00926648">
        <w:trPr>
          <w:trHeight w:val="348"/>
        </w:trPr>
        <w:tc>
          <w:tcPr>
            <w:tcW w:w="5000" w:type="pct"/>
            <w:gridSpan w:val="8"/>
          </w:tcPr>
          <w:p w14:paraId="4949FD09" w14:textId="798C817D" w:rsidR="00EF293D" w:rsidRDefault="00EF293D" w:rsidP="00EF293D">
            <w:pPr>
              <w:pStyle w:val="ad"/>
              <w:jc w:val="left"/>
            </w:pPr>
            <w:r>
              <w:lastRenderedPageBreak/>
              <w:t>Контроль, выполняемый для изменений «старых» контрактов (ПЕРВАЯ  версия которых опубликована до 01.01.2015)</w:t>
            </w:r>
          </w:p>
        </w:tc>
      </w:tr>
      <w:tr w:rsidR="00EF293D" w:rsidRPr="009F4E26" w14:paraId="143F3065" w14:textId="77777777" w:rsidTr="00EF293D">
        <w:trPr>
          <w:trHeight w:val="348"/>
        </w:trPr>
        <w:tc>
          <w:tcPr>
            <w:tcW w:w="757" w:type="pct"/>
          </w:tcPr>
          <w:p w14:paraId="7775BDCF" w14:textId="5B031D2B" w:rsidR="00EF293D" w:rsidRDefault="00EF293D" w:rsidP="00EF293D">
            <w:pPr>
              <w:pStyle w:val="ad"/>
              <w:jc w:val="left"/>
            </w:pPr>
            <w:r>
              <w:t>РК_ИК_0041</w:t>
            </w:r>
          </w:p>
        </w:tc>
        <w:tc>
          <w:tcPr>
            <w:tcW w:w="735" w:type="pct"/>
            <w:gridSpan w:val="3"/>
          </w:tcPr>
          <w:p w14:paraId="7AFF9EAA" w14:textId="77777777" w:rsidR="00EF293D" w:rsidRDefault="00EF293D" w:rsidP="00EF293D">
            <w:pPr>
              <w:pStyle w:val="ad"/>
              <w:jc w:val="left"/>
            </w:pPr>
          </w:p>
        </w:tc>
        <w:tc>
          <w:tcPr>
            <w:tcW w:w="1039" w:type="pct"/>
          </w:tcPr>
          <w:p w14:paraId="3B76D253" w14:textId="37D9D18E" w:rsidR="00EF293D" w:rsidRPr="00CD2842" w:rsidRDefault="00EF293D" w:rsidP="00EF293D">
            <w:pPr>
              <w:pStyle w:val="ad"/>
              <w:jc w:val="left"/>
            </w:pPr>
            <w:r>
              <w:t>В блоке «</w:t>
            </w:r>
            <w:r w:rsidRPr="00E85777">
              <w:t>Основание заключения контракта</w:t>
            </w:r>
            <w:r>
              <w:t>» (</w:t>
            </w:r>
            <w:r w:rsidRPr="000048C7">
              <w:t xml:space="preserve">zfcs_contract2015Type\ </w:t>
            </w:r>
            <w:r>
              <w:rPr>
                <w:lang w:val="en-US"/>
              </w:rPr>
              <w:t>foundation</w:t>
            </w:r>
            <w:r>
              <w:t xml:space="preserve">) – </w:t>
            </w:r>
            <w:r>
              <w:rPr>
                <w:lang w:val="en-US"/>
              </w:rPr>
              <w:t>choice</w:t>
            </w:r>
            <w:r w:rsidRPr="00AD2475">
              <w:t xml:space="preserve"> </w:t>
            </w:r>
            <w:r>
              <w:t xml:space="preserve">между </w:t>
            </w:r>
            <w:r>
              <w:rPr>
                <w:lang w:val="en-US"/>
              </w:rPr>
              <w:t>oosOrder</w:t>
            </w:r>
            <w:r w:rsidRPr="00CD2842">
              <w:t xml:space="preserve"> </w:t>
            </w:r>
            <w:r>
              <w:t xml:space="preserve">и </w:t>
            </w:r>
            <w:r>
              <w:rPr>
                <w:lang w:val="en-US"/>
              </w:rPr>
              <w:t>fcsOrder</w:t>
            </w:r>
          </w:p>
        </w:tc>
        <w:tc>
          <w:tcPr>
            <w:tcW w:w="1239" w:type="pct"/>
          </w:tcPr>
          <w:p w14:paraId="14CA3CBE" w14:textId="1E509F95" w:rsidR="00EF293D" w:rsidRPr="00314515" w:rsidRDefault="00EF293D" w:rsidP="00EF293D">
            <w:pPr>
              <w:pStyle w:val="ad"/>
              <w:jc w:val="left"/>
            </w:pPr>
            <w:r>
              <w:t xml:space="preserve">Если в первой версии </w:t>
            </w:r>
          </w:p>
          <w:p w14:paraId="5C247D20" w14:textId="77777777" w:rsidR="00EF293D" w:rsidRPr="009D113D" w:rsidRDefault="00EF293D" w:rsidP="00EF293D">
            <w:pPr>
              <w:pStyle w:val="ad"/>
              <w:jc w:val="left"/>
            </w:pPr>
          </w:p>
          <w:p w14:paraId="578665C6" w14:textId="2D8900E5" w:rsidR="00EF293D" w:rsidRPr="00314515" w:rsidRDefault="00EF293D" w:rsidP="00EF293D">
            <w:pPr>
              <w:pStyle w:val="ad"/>
              <w:jc w:val="left"/>
            </w:pPr>
            <w:r>
              <w:t xml:space="preserve">был </w:t>
            </w:r>
          </w:p>
          <w:p w14:paraId="1F83C866" w14:textId="462DAE02" w:rsidR="00EF293D" w:rsidRPr="009D113D" w:rsidRDefault="00EF293D" w:rsidP="00EF293D">
            <w:pPr>
              <w:pStyle w:val="ad"/>
              <w:jc w:val="left"/>
            </w:pPr>
            <w:r>
              <w:t>указан блок «</w:t>
            </w:r>
            <w:r w:rsidRPr="009D113D">
              <w:t>Заказ размещался в ФКС</w:t>
            </w:r>
            <w:r>
              <w:t>» (</w:t>
            </w:r>
            <w:r w:rsidRPr="009D113D">
              <w:rPr>
                <w:lang w:val="en-US"/>
              </w:rPr>
              <w:t>zfcs</w:t>
            </w:r>
            <w:r w:rsidRPr="009D113D">
              <w:t>_</w:t>
            </w:r>
            <w:r w:rsidRPr="009D113D">
              <w:rPr>
                <w:lang w:val="en-US"/>
              </w:rPr>
              <w:t>contractType</w:t>
            </w:r>
            <w:r>
              <w:t xml:space="preserve">\ </w:t>
            </w:r>
            <w:r w:rsidRPr="009D113D">
              <w:t>foundation</w:t>
            </w:r>
            <w:r>
              <w:t xml:space="preserve">\ </w:t>
            </w:r>
            <w:r w:rsidRPr="009D113D">
              <w:t>fcsOrder</w:t>
            </w:r>
            <w:r>
              <w:t>)</w:t>
            </w:r>
            <w:r w:rsidRPr="00DB7C21">
              <w:t xml:space="preserve"> </w:t>
            </w:r>
          </w:p>
          <w:p w14:paraId="5EFBAE3F" w14:textId="77777777" w:rsidR="00EF293D" w:rsidRPr="009D113D" w:rsidRDefault="00EF293D" w:rsidP="00EF293D">
            <w:pPr>
              <w:pStyle w:val="ad"/>
              <w:jc w:val="left"/>
            </w:pPr>
          </w:p>
          <w:p w14:paraId="07E61BDF" w14:textId="7F9A63D5" w:rsidR="00EF293D" w:rsidRPr="00314515" w:rsidRDefault="00EF293D" w:rsidP="00EF293D">
            <w:pPr>
              <w:pStyle w:val="ad"/>
              <w:jc w:val="left"/>
            </w:pPr>
            <w:r>
              <w:t>то в проекте изменения должен быть указан  блок «</w:t>
            </w:r>
            <w:r w:rsidRPr="00DB7C21">
              <w:t>Размещение закупки по закону №44-ФЗ</w:t>
            </w:r>
            <w:r>
              <w:t>» (</w:t>
            </w:r>
            <w:r w:rsidRPr="009D113D">
              <w:rPr>
                <w:lang w:val="en-US"/>
              </w:rPr>
              <w:t>zfcs</w:t>
            </w:r>
            <w:r w:rsidRPr="009D113D">
              <w:t>_</w:t>
            </w:r>
            <w:r w:rsidRPr="009D113D">
              <w:rPr>
                <w:lang w:val="en-US"/>
              </w:rPr>
              <w:t>contract</w:t>
            </w:r>
            <w:r>
              <w:t>2015</w:t>
            </w:r>
            <w:r w:rsidRPr="009D113D">
              <w:rPr>
                <w:lang w:val="en-US"/>
              </w:rPr>
              <w:t>Type</w:t>
            </w:r>
            <w:r>
              <w:t xml:space="preserve">\ </w:t>
            </w:r>
            <w:r w:rsidRPr="009D113D">
              <w:t>foundation</w:t>
            </w:r>
            <w:r>
              <w:t xml:space="preserve">\ </w:t>
            </w:r>
            <w:r w:rsidRPr="009D113D">
              <w:t>fcsOrder</w:t>
            </w:r>
            <w:r>
              <w:t>),</w:t>
            </w:r>
          </w:p>
          <w:p w14:paraId="0B56A3F6" w14:textId="77777777" w:rsidR="00EF293D" w:rsidRPr="00314515" w:rsidRDefault="00EF293D" w:rsidP="00EF293D">
            <w:pPr>
              <w:pStyle w:val="ad"/>
              <w:jc w:val="left"/>
            </w:pPr>
          </w:p>
          <w:p w14:paraId="7E75E662" w14:textId="0E6BC84A" w:rsidR="00EF293D" w:rsidRPr="00314515" w:rsidRDefault="00EF293D" w:rsidP="00EF293D">
            <w:pPr>
              <w:pStyle w:val="ad"/>
              <w:jc w:val="left"/>
            </w:pPr>
            <w:r>
              <w:t xml:space="preserve">Если был </w:t>
            </w:r>
          </w:p>
          <w:p w14:paraId="0C144766" w14:textId="09C510DF" w:rsidR="00EF293D" w:rsidRPr="009D113D" w:rsidRDefault="00EF293D" w:rsidP="00EF293D">
            <w:pPr>
              <w:pStyle w:val="ad"/>
              <w:jc w:val="left"/>
            </w:pPr>
            <w:r>
              <w:t>указан блок «</w:t>
            </w:r>
            <w:r w:rsidRPr="00056727">
              <w:t>Заказ размещался на ООС</w:t>
            </w:r>
            <w:r>
              <w:t>» (</w:t>
            </w:r>
            <w:r w:rsidRPr="009D113D">
              <w:rPr>
                <w:lang w:val="en-US"/>
              </w:rPr>
              <w:t>zfcs</w:t>
            </w:r>
            <w:r w:rsidRPr="009D113D">
              <w:t>_</w:t>
            </w:r>
            <w:r w:rsidRPr="009D113D">
              <w:rPr>
                <w:lang w:val="en-US"/>
              </w:rPr>
              <w:t>contractType</w:t>
            </w:r>
            <w:r>
              <w:t xml:space="preserve">\ </w:t>
            </w:r>
            <w:r w:rsidRPr="009D113D">
              <w:t>foundation</w:t>
            </w:r>
            <w:r>
              <w:t xml:space="preserve">\ </w:t>
            </w:r>
            <w:r>
              <w:rPr>
                <w:lang w:val="en-US"/>
              </w:rPr>
              <w:t>oos</w:t>
            </w:r>
            <w:r w:rsidRPr="009D113D">
              <w:t>Order</w:t>
            </w:r>
            <w:r>
              <w:t>)</w:t>
            </w:r>
            <w:r w:rsidRPr="00DB7C21">
              <w:t xml:space="preserve"> </w:t>
            </w:r>
          </w:p>
          <w:p w14:paraId="0103C908" w14:textId="77777777" w:rsidR="00EF293D" w:rsidRPr="009D113D" w:rsidRDefault="00EF293D" w:rsidP="00EF293D">
            <w:pPr>
              <w:pStyle w:val="ad"/>
              <w:jc w:val="left"/>
            </w:pPr>
          </w:p>
          <w:p w14:paraId="0943FB7F" w14:textId="68250138" w:rsidR="00EF293D" w:rsidRPr="00056727" w:rsidRDefault="00EF293D" w:rsidP="00EF293D">
            <w:pPr>
              <w:pStyle w:val="ad"/>
              <w:jc w:val="left"/>
            </w:pPr>
            <w:r>
              <w:t>то в проекте изменения должен быть указан  блок «</w:t>
            </w:r>
            <w:r w:rsidRPr="00056727">
              <w:t>Размещение заказа по закону №94-ФЗ</w:t>
            </w:r>
            <w:r>
              <w:t>» (</w:t>
            </w:r>
            <w:r w:rsidRPr="009D113D">
              <w:rPr>
                <w:lang w:val="en-US"/>
              </w:rPr>
              <w:t>zfcs</w:t>
            </w:r>
            <w:r w:rsidRPr="009D113D">
              <w:t>_</w:t>
            </w:r>
            <w:r w:rsidRPr="009D113D">
              <w:rPr>
                <w:lang w:val="en-US"/>
              </w:rPr>
              <w:t>contract</w:t>
            </w:r>
            <w:r>
              <w:t>2015</w:t>
            </w:r>
            <w:r w:rsidRPr="009D113D">
              <w:rPr>
                <w:lang w:val="en-US"/>
              </w:rPr>
              <w:t>Type</w:t>
            </w:r>
            <w:r>
              <w:t xml:space="preserve">\ </w:t>
            </w:r>
            <w:r w:rsidRPr="009D113D">
              <w:t>foundation</w:t>
            </w:r>
            <w:r>
              <w:t xml:space="preserve">\ </w:t>
            </w:r>
            <w:r>
              <w:rPr>
                <w:lang w:val="en-US"/>
              </w:rPr>
              <w:t>oos</w:t>
            </w:r>
            <w:r w:rsidRPr="009D113D">
              <w:t>Order</w:t>
            </w:r>
            <w:r>
              <w:t>)</w:t>
            </w:r>
          </w:p>
          <w:p w14:paraId="6EACA2BF" w14:textId="77777777" w:rsidR="00EF293D" w:rsidRPr="00465323" w:rsidRDefault="00EF293D" w:rsidP="00EF293D">
            <w:pPr>
              <w:pStyle w:val="ad"/>
              <w:jc w:val="left"/>
            </w:pPr>
          </w:p>
          <w:p w14:paraId="6FEC7EAE" w14:textId="4E91CB94" w:rsidR="00EF293D" w:rsidRPr="00056727" w:rsidRDefault="00EF293D" w:rsidP="00EF293D">
            <w:pPr>
              <w:pStyle w:val="ad"/>
              <w:jc w:val="left"/>
            </w:pPr>
            <w:r>
              <w:t xml:space="preserve">Все остальные комбинации (был </w:t>
            </w:r>
            <w:r>
              <w:rPr>
                <w:lang w:val="en-US"/>
              </w:rPr>
              <w:t>singleCustomer</w:t>
            </w:r>
            <w:r w:rsidRPr="00056727">
              <w:t xml:space="preserve"> </w:t>
            </w:r>
            <w:r>
              <w:t xml:space="preserve">стал </w:t>
            </w:r>
            <w:r>
              <w:rPr>
                <w:lang w:val="en-US"/>
              </w:rPr>
              <w:t>oosOrder</w:t>
            </w:r>
            <w:r w:rsidRPr="00056727">
              <w:t xml:space="preserve"> </w:t>
            </w:r>
            <w:r>
              <w:t>и т.д. ) считаем корректными и их пропускаем</w:t>
            </w:r>
          </w:p>
          <w:p w14:paraId="586F89A6" w14:textId="4C3DEB3A" w:rsidR="00EF293D" w:rsidRPr="00DB7C21" w:rsidRDefault="00EF293D" w:rsidP="00EF293D">
            <w:pPr>
              <w:pStyle w:val="ad"/>
              <w:jc w:val="left"/>
            </w:pPr>
          </w:p>
        </w:tc>
        <w:tc>
          <w:tcPr>
            <w:tcW w:w="1230" w:type="pct"/>
            <w:gridSpan w:val="2"/>
          </w:tcPr>
          <w:p w14:paraId="5AD06EDB" w14:textId="1606E4AF" w:rsidR="00EF293D" w:rsidRPr="00314515" w:rsidRDefault="00EF293D" w:rsidP="00EF293D">
            <w:pPr>
              <w:pStyle w:val="ad"/>
              <w:jc w:val="left"/>
            </w:pPr>
            <w:r>
              <w:t>Если в первой версии контракта</w:t>
            </w:r>
          </w:p>
          <w:p w14:paraId="41D4A9FD" w14:textId="21F8994F" w:rsidR="00EF293D" w:rsidRPr="009D113D" w:rsidRDefault="00EF293D" w:rsidP="00EF293D">
            <w:pPr>
              <w:pStyle w:val="ad"/>
              <w:jc w:val="left"/>
            </w:pPr>
            <w:r>
              <w:t>был указан блок «</w:t>
            </w:r>
            <w:r w:rsidRPr="009D113D">
              <w:t>Заказ размещался в ФКС</w:t>
            </w:r>
            <w:r>
              <w:t>» (</w:t>
            </w:r>
            <w:r w:rsidRPr="009D113D">
              <w:rPr>
                <w:lang w:val="en-US"/>
              </w:rPr>
              <w:t>zfcs</w:t>
            </w:r>
            <w:r w:rsidRPr="009D113D">
              <w:t>_</w:t>
            </w:r>
            <w:r w:rsidRPr="009D113D">
              <w:rPr>
                <w:lang w:val="en-US"/>
              </w:rPr>
              <w:t>contractType</w:t>
            </w:r>
            <w:r>
              <w:t xml:space="preserve">\ </w:t>
            </w:r>
            <w:r w:rsidRPr="009D113D">
              <w:t>foundation</w:t>
            </w:r>
            <w:r>
              <w:t xml:space="preserve">\ </w:t>
            </w:r>
            <w:r w:rsidRPr="009D113D">
              <w:t>fcsOrder</w:t>
            </w:r>
            <w:r>
              <w:t>)</w:t>
            </w:r>
            <w:r w:rsidRPr="00DB7C21">
              <w:t xml:space="preserve"> </w:t>
            </w:r>
          </w:p>
          <w:p w14:paraId="4CC5E55F" w14:textId="77777777" w:rsidR="00EF293D" w:rsidRPr="00314515" w:rsidRDefault="00EF293D" w:rsidP="00EF293D">
            <w:pPr>
              <w:pStyle w:val="ad"/>
              <w:jc w:val="left"/>
            </w:pPr>
            <w:r>
              <w:t>то в проекте изменения должен быть указан  блок «</w:t>
            </w:r>
            <w:r w:rsidRPr="00DB7C21">
              <w:t>Размещение закупки по закону №44-ФЗ</w:t>
            </w:r>
            <w:r>
              <w:t>» (</w:t>
            </w:r>
            <w:r w:rsidRPr="009D113D">
              <w:rPr>
                <w:lang w:val="en-US"/>
              </w:rPr>
              <w:t>zfcs</w:t>
            </w:r>
            <w:r w:rsidRPr="009D113D">
              <w:t>_</w:t>
            </w:r>
            <w:r w:rsidRPr="009D113D">
              <w:rPr>
                <w:lang w:val="en-US"/>
              </w:rPr>
              <w:t>contract</w:t>
            </w:r>
            <w:r>
              <w:t>2015</w:t>
            </w:r>
            <w:r w:rsidRPr="009D113D">
              <w:rPr>
                <w:lang w:val="en-US"/>
              </w:rPr>
              <w:t>Type</w:t>
            </w:r>
            <w:r>
              <w:t xml:space="preserve">\ </w:t>
            </w:r>
            <w:r w:rsidRPr="009D113D">
              <w:t>foundation</w:t>
            </w:r>
            <w:r>
              <w:t xml:space="preserve">\ </w:t>
            </w:r>
            <w:r w:rsidRPr="009D113D">
              <w:t>fcsOrder</w:t>
            </w:r>
            <w:r>
              <w:t>),</w:t>
            </w:r>
          </w:p>
          <w:p w14:paraId="353F9E06" w14:textId="375F1A7A" w:rsidR="00EF293D" w:rsidRPr="00314515" w:rsidRDefault="00EF293D" w:rsidP="00EF293D">
            <w:pPr>
              <w:pStyle w:val="ad"/>
              <w:jc w:val="left"/>
            </w:pPr>
            <w:r>
              <w:t xml:space="preserve">Если в исходной версии контракта был </w:t>
            </w:r>
          </w:p>
          <w:p w14:paraId="649E2079" w14:textId="77777777" w:rsidR="00EF293D" w:rsidRPr="009D113D" w:rsidRDefault="00EF293D" w:rsidP="00EF293D">
            <w:pPr>
              <w:pStyle w:val="ad"/>
              <w:jc w:val="left"/>
            </w:pPr>
            <w:r>
              <w:t>указан блок «</w:t>
            </w:r>
            <w:r w:rsidRPr="00056727">
              <w:t>Заказ размещался на ООС</w:t>
            </w:r>
            <w:r>
              <w:t>» (</w:t>
            </w:r>
            <w:r w:rsidRPr="009D113D">
              <w:rPr>
                <w:lang w:val="en-US"/>
              </w:rPr>
              <w:t>zfcs</w:t>
            </w:r>
            <w:r w:rsidRPr="009D113D">
              <w:t>_</w:t>
            </w:r>
            <w:r w:rsidRPr="009D113D">
              <w:rPr>
                <w:lang w:val="en-US"/>
              </w:rPr>
              <w:t>contractType</w:t>
            </w:r>
            <w:r>
              <w:t xml:space="preserve">\ </w:t>
            </w:r>
            <w:r w:rsidRPr="009D113D">
              <w:t>foundation</w:t>
            </w:r>
            <w:r>
              <w:t xml:space="preserve">\ </w:t>
            </w:r>
            <w:r>
              <w:rPr>
                <w:lang w:val="en-US"/>
              </w:rPr>
              <w:t>oos</w:t>
            </w:r>
            <w:r w:rsidRPr="009D113D">
              <w:t>Order</w:t>
            </w:r>
            <w:r>
              <w:t>)</w:t>
            </w:r>
            <w:r w:rsidRPr="00DB7C21">
              <w:t xml:space="preserve"> </w:t>
            </w:r>
          </w:p>
          <w:p w14:paraId="2E727BE4" w14:textId="77777777" w:rsidR="00EF293D" w:rsidRPr="00056727" w:rsidRDefault="00EF293D" w:rsidP="00EF293D">
            <w:pPr>
              <w:pStyle w:val="ad"/>
              <w:jc w:val="left"/>
            </w:pPr>
            <w:r>
              <w:t>то в проекте изменения должен быть указан  блок «</w:t>
            </w:r>
            <w:r w:rsidRPr="00056727">
              <w:t>Размещение заказа по закону №94-ФЗ</w:t>
            </w:r>
            <w:r>
              <w:t>» (</w:t>
            </w:r>
            <w:r w:rsidRPr="009D113D">
              <w:rPr>
                <w:lang w:val="en-US"/>
              </w:rPr>
              <w:t>zfcs</w:t>
            </w:r>
            <w:r w:rsidRPr="009D113D">
              <w:t>_</w:t>
            </w:r>
            <w:r w:rsidRPr="009D113D">
              <w:rPr>
                <w:lang w:val="en-US"/>
              </w:rPr>
              <w:t>contract</w:t>
            </w:r>
            <w:r>
              <w:t>2015</w:t>
            </w:r>
            <w:r w:rsidRPr="009D113D">
              <w:rPr>
                <w:lang w:val="en-US"/>
              </w:rPr>
              <w:t>Type</w:t>
            </w:r>
            <w:r>
              <w:t xml:space="preserve">\ </w:t>
            </w:r>
            <w:r w:rsidRPr="009D113D">
              <w:t>foundation</w:t>
            </w:r>
            <w:r>
              <w:t xml:space="preserve">\ </w:t>
            </w:r>
            <w:r>
              <w:rPr>
                <w:lang w:val="en-US"/>
              </w:rPr>
              <w:t>oos</w:t>
            </w:r>
            <w:r w:rsidRPr="009D113D">
              <w:t>Order</w:t>
            </w:r>
            <w:r>
              <w:t>)</w:t>
            </w:r>
          </w:p>
          <w:p w14:paraId="4A009ACB" w14:textId="0C854EB0" w:rsidR="00EF293D" w:rsidRPr="00E85777" w:rsidRDefault="00EF293D" w:rsidP="00EF293D">
            <w:pPr>
              <w:pStyle w:val="ad"/>
              <w:jc w:val="left"/>
            </w:pPr>
          </w:p>
        </w:tc>
      </w:tr>
      <w:tr w:rsidR="00EF293D" w:rsidRPr="009F4E26" w14:paraId="6FF57E4A" w14:textId="77777777" w:rsidTr="00EF293D">
        <w:trPr>
          <w:trHeight w:val="348"/>
        </w:trPr>
        <w:tc>
          <w:tcPr>
            <w:tcW w:w="757" w:type="pct"/>
          </w:tcPr>
          <w:p w14:paraId="4F816484" w14:textId="35B471B5" w:rsidR="00EF293D" w:rsidRPr="001A19DA" w:rsidRDefault="00EF293D" w:rsidP="00EF293D">
            <w:pPr>
              <w:pStyle w:val="ad"/>
              <w:jc w:val="left"/>
              <w:rPr>
                <w:lang w:val="en-US"/>
              </w:rPr>
            </w:pPr>
            <w:r w:rsidRPr="001A19DA">
              <w:t>РК_ИК_0086</w:t>
            </w:r>
          </w:p>
        </w:tc>
        <w:tc>
          <w:tcPr>
            <w:tcW w:w="735" w:type="pct"/>
            <w:gridSpan w:val="3"/>
          </w:tcPr>
          <w:p w14:paraId="31F9FF4F" w14:textId="77777777" w:rsidR="00EF293D" w:rsidRDefault="00EF293D" w:rsidP="00EF293D">
            <w:pPr>
              <w:pStyle w:val="ad"/>
              <w:jc w:val="left"/>
            </w:pPr>
          </w:p>
        </w:tc>
        <w:tc>
          <w:tcPr>
            <w:tcW w:w="1039" w:type="pct"/>
          </w:tcPr>
          <w:p w14:paraId="5EC44DFE" w14:textId="5C0AB69B" w:rsidR="00EF293D" w:rsidRDefault="00EF293D" w:rsidP="00EF293D">
            <w:pPr>
              <w:pStyle w:val="ad"/>
              <w:jc w:val="left"/>
            </w:pPr>
            <w:r>
              <w:t>Поле «</w:t>
            </w:r>
            <w:r w:rsidRPr="004374C3">
              <w:t xml:space="preserve">Номер </w:t>
            </w:r>
            <w:r>
              <w:t>версии» (</w:t>
            </w:r>
            <w:r>
              <w:rPr>
                <w:lang w:val="en-US"/>
              </w:rPr>
              <w:t>version</w:t>
            </w:r>
            <w:r w:rsidRPr="00E942E4">
              <w:t>Number</w:t>
            </w:r>
            <w:r>
              <w:t>)</w:t>
            </w:r>
          </w:p>
        </w:tc>
        <w:tc>
          <w:tcPr>
            <w:tcW w:w="1239" w:type="pct"/>
          </w:tcPr>
          <w:p w14:paraId="1C1317D2" w14:textId="76D39368" w:rsidR="00EF293D" w:rsidRDefault="00EF293D" w:rsidP="00EF293D">
            <w:pPr>
              <w:pStyle w:val="ad"/>
              <w:jc w:val="left"/>
            </w:pPr>
            <w:r>
              <w:t xml:space="preserve">Если документ  в ЕИС находится в статусе «Не принят на контроль» или «Контроль не пройден» изменения документа </w:t>
            </w:r>
            <w:r>
              <w:lastRenderedPageBreak/>
              <w:t>на ЕИС ожидаются с тем же номером изменения, что и номер изменения в ранее принятом документе.</w:t>
            </w:r>
          </w:p>
          <w:p w14:paraId="2BF0F060" w14:textId="238595E7" w:rsidR="00EF293D" w:rsidRDefault="00EF293D" w:rsidP="00EF293D">
            <w:pPr>
              <w:pStyle w:val="ad"/>
              <w:jc w:val="left"/>
            </w:pPr>
            <w:r>
              <w:t>При приеме такого изменения в ЕИС номер версии не меняется, номер редакции автоматически увеличивается на 1.</w:t>
            </w:r>
          </w:p>
        </w:tc>
        <w:tc>
          <w:tcPr>
            <w:tcW w:w="1230" w:type="pct"/>
            <w:gridSpan w:val="2"/>
          </w:tcPr>
          <w:p w14:paraId="55426A51" w14:textId="3087BB1D" w:rsidR="00EF293D" w:rsidRDefault="00EF293D" w:rsidP="00EF293D">
            <w:pPr>
              <w:pStyle w:val="ad"/>
              <w:jc w:val="left"/>
            </w:pPr>
            <w:r>
              <w:lastRenderedPageBreak/>
              <w:t xml:space="preserve">Поскольку документ в ЕИС находится в статусе </w:t>
            </w:r>
            <w:r w:rsidRPr="000B78BB">
              <w:t>&lt;</w:t>
            </w:r>
            <w:r>
              <w:t>Наименование статуса</w:t>
            </w:r>
            <w:r w:rsidRPr="000B78BB">
              <w:t>&gt;</w:t>
            </w:r>
            <w:r>
              <w:t xml:space="preserve">, изменения документа на ЕИС ожидаются с </w:t>
            </w:r>
            <w:r>
              <w:lastRenderedPageBreak/>
              <w:t xml:space="preserve">тем же номером версии </w:t>
            </w:r>
            <w:r w:rsidRPr="000B78BB">
              <w:t>&lt;</w:t>
            </w:r>
            <w:r>
              <w:t>Номер версии</w:t>
            </w:r>
            <w:r w:rsidRPr="000B78BB">
              <w:t>&gt;</w:t>
            </w:r>
            <w:r>
              <w:t>, что и номер версии в ранее принятом документе.</w:t>
            </w:r>
          </w:p>
        </w:tc>
      </w:tr>
      <w:tr w:rsidR="00EF293D" w:rsidRPr="009F4E26" w14:paraId="271ACB40" w14:textId="77777777" w:rsidTr="00EF293D">
        <w:trPr>
          <w:trHeight w:val="348"/>
        </w:trPr>
        <w:tc>
          <w:tcPr>
            <w:tcW w:w="757" w:type="pct"/>
          </w:tcPr>
          <w:p w14:paraId="37FAC70F" w14:textId="1C483315" w:rsidR="00EF293D" w:rsidRPr="001A19DA" w:rsidRDefault="00EF293D" w:rsidP="00EF293D">
            <w:pPr>
              <w:pStyle w:val="ad"/>
              <w:jc w:val="left"/>
              <w:rPr>
                <w:lang w:val="en-US"/>
              </w:rPr>
            </w:pPr>
            <w:r>
              <w:lastRenderedPageBreak/>
              <w:t>РК_ИК_008</w:t>
            </w:r>
            <w:r>
              <w:rPr>
                <w:lang w:val="en-US"/>
              </w:rPr>
              <w:t>7</w:t>
            </w:r>
          </w:p>
        </w:tc>
        <w:tc>
          <w:tcPr>
            <w:tcW w:w="735" w:type="pct"/>
            <w:gridSpan w:val="3"/>
          </w:tcPr>
          <w:p w14:paraId="2AB34CC3" w14:textId="77777777" w:rsidR="00EF293D" w:rsidRDefault="00EF293D" w:rsidP="00EF293D">
            <w:pPr>
              <w:pStyle w:val="ad"/>
              <w:jc w:val="left"/>
            </w:pPr>
          </w:p>
        </w:tc>
        <w:tc>
          <w:tcPr>
            <w:tcW w:w="1039" w:type="pct"/>
          </w:tcPr>
          <w:p w14:paraId="3B94A52A" w14:textId="146BFE0E" w:rsidR="00EF293D" w:rsidRDefault="00EF293D" w:rsidP="00EF293D">
            <w:pPr>
              <w:pStyle w:val="ad"/>
              <w:jc w:val="left"/>
            </w:pPr>
            <w:r>
              <w:t>Блок «</w:t>
            </w:r>
            <w:r w:rsidRPr="00C91BFA">
              <w:t>Описание внесения изменений</w:t>
            </w:r>
            <w:r>
              <w:t>» (</w:t>
            </w:r>
            <w:r w:rsidRPr="00E942E4">
              <w:t>modification</w:t>
            </w:r>
            <w:r>
              <w:t>)</w:t>
            </w:r>
          </w:p>
        </w:tc>
        <w:tc>
          <w:tcPr>
            <w:tcW w:w="1239" w:type="pct"/>
          </w:tcPr>
          <w:p w14:paraId="7530CE37" w14:textId="10EEB6FC" w:rsidR="007126EB" w:rsidRDefault="00EF293D" w:rsidP="007126EB">
            <w:pPr>
              <w:pStyle w:val="ad"/>
              <w:jc w:val="left"/>
            </w:pPr>
            <w:r>
              <w:t xml:space="preserve">Если документ в ЕИС находится в статусе «Направлен на контроль» или «На контроле» </w:t>
            </w:r>
            <w:r w:rsidR="007126EB">
              <w:t xml:space="preserve">или </w:t>
            </w:r>
            <w:r w:rsidR="007126EB" w:rsidRPr="000330F5">
              <w:t>«Ожидается подготовка БО»</w:t>
            </w:r>
            <w:r w:rsidR="007126EB">
              <w:t>.</w:t>
            </w:r>
          </w:p>
          <w:p w14:paraId="50910B4E" w14:textId="5E499233" w:rsidR="00EF293D" w:rsidRDefault="00EF293D" w:rsidP="00EF293D">
            <w:pPr>
              <w:pStyle w:val="ad"/>
              <w:jc w:val="left"/>
            </w:pPr>
            <w:r>
              <w:t xml:space="preserve">изменения </w:t>
            </w:r>
            <w:r w:rsidR="007126EB">
              <w:t xml:space="preserve">документа </w:t>
            </w:r>
            <w:r>
              <w:t>на ЕИС не принимаются.</w:t>
            </w:r>
          </w:p>
        </w:tc>
        <w:tc>
          <w:tcPr>
            <w:tcW w:w="1230" w:type="pct"/>
            <w:gridSpan w:val="2"/>
          </w:tcPr>
          <w:p w14:paraId="676BA160" w14:textId="2B277D69" w:rsidR="00EF293D" w:rsidRDefault="00EF293D" w:rsidP="00EF293D">
            <w:pPr>
              <w:pStyle w:val="ad"/>
              <w:jc w:val="left"/>
            </w:pPr>
            <w:r>
              <w:t xml:space="preserve">Поскольку документ в ЕИС находится в статусе </w:t>
            </w:r>
            <w:r w:rsidRPr="00AE2600">
              <w:t>&lt;</w:t>
            </w:r>
            <w:r>
              <w:t>Наименование статуса</w:t>
            </w:r>
            <w:r w:rsidRPr="00013CCB">
              <w:t>&gt;</w:t>
            </w:r>
            <w:r>
              <w:t xml:space="preserve"> изменения документа в ЕИС не принимаются.</w:t>
            </w:r>
          </w:p>
        </w:tc>
      </w:tr>
      <w:tr w:rsidR="005E1B09" w:rsidRPr="009F4E26" w14:paraId="13F7BA8F" w14:textId="77777777" w:rsidTr="00EF293D">
        <w:trPr>
          <w:trHeight w:val="348"/>
        </w:trPr>
        <w:tc>
          <w:tcPr>
            <w:tcW w:w="757" w:type="pct"/>
          </w:tcPr>
          <w:p w14:paraId="216B1B91" w14:textId="272080A0" w:rsidR="005E1B09" w:rsidRPr="00DC33CE" w:rsidRDefault="005E1B09" w:rsidP="005E1B09">
            <w:pPr>
              <w:pStyle w:val="ad"/>
              <w:jc w:val="left"/>
            </w:pPr>
            <w:bookmarkStart w:id="117" w:name="FCSNF_14290_1"/>
            <w:r w:rsidRPr="005E1B09">
              <w:t>РК_ИК_0366</w:t>
            </w:r>
            <w:bookmarkEnd w:id="117"/>
          </w:p>
        </w:tc>
        <w:tc>
          <w:tcPr>
            <w:tcW w:w="735" w:type="pct"/>
            <w:gridSpan w:val="3"/>
          </w:tcPr>
          <w:p w14:paraId="250D55E2" w14:textId="77777777" w:rsidR="005E1B09" w:rsidRDefault="005E1B09" w:rsidP="005E1B09">
            <w:pPr>
              <w:pStyle w:val="ad"/>
              <w:jc w:val="left"/>
            </w:pPr>
          </w:p>
        </w:tc>
        <w:tc>
          <w:tcPr>
            <w:tcW w:w="1039" w:type="pct"/>
          </w:tcPr>
          <w:p w14:paraId="0BA47F2B" w14:textId="7EC008BA" w:rsidR="005E1B09" w:rsidRPr="006A0C3A" w:rsidRDefault="005E1B09" w:rsidP="005E1B09">
            <w:pPr>
              <w:pStyle w:val="ad"/>
              <w:jc w:val="left"/>
            </w:pPr>
            <w:r w:rsidRPr="006A0C3A">
              <w:t xml:space="preserve">Номер реестровой записи </w:t>
            </w:r>
            <w:r>
              <w:t>(</w:t>
            </w:r>
            <w:r w:rsidR="00595694" w:rsidRPr="003222BA">
              <w:rPr>
                <w:lang w:val="en-US"/>
              </w:rPr>
              <w:t>regNum</w:t>
            </w:r>
            <w:r>
              <w:t>)</w:t>
            </w:r>
          </w:p>
        </w:tc>
        <w:tc>
          <w:tcPr>
            <w:tcW w:w="1239" w:type="pct"/>
          </w:tcPr>
          <w:p w14:paraId="40AF53B6" w14:textId="6E0AA25D" w:rsidR="005E1B09" w:rsidRDefault="005E1B09" w:rsidP="005E1B09">
            <w:pPr>
              <w:pStyle w:val="ad"/>
              <w:jc w:val="left"/>
            </w:pPr>
            <w:r>
              <w:t>Контракт с таким номером должен существовать в ЕИС и не быть аннулированным.</w:t>
            </w:r>
          </w:p>
        </w:tc>
        <w:tc>
          <w:tcPr>
            <w:tcW w:w="1230" w:type="pct"/>
            <w:gridSpan w:val="2"/>
          </w:tcPr>
          <w:p w14:paraId="212B44B6" w14:textId="2903B54F" w:rsidR="005E1B09" w:rsidRDefault="005E1B09" w:rsidP="005E1B09">
            <w:pPr>
              <w:pStyle w:val="ad"/>
              <w:jc w:val="left"/>
            </w:pPr>
            <w:r>
              <w:t xml:space="preserve">Контракт с номером должен </w:t>
            </w:r>
            <w:r w:rsidRPr="00874D79">
              <w:t>&lt;</w:t>
            </w:r>
            <w:r>
              <w:t>Номер контракта</w:t>
            </w:r>
            <w:r w:rsidRPr="00874D79">
              <w:t xml:space="preserve">&gt; </w:t>
            </w:r>
            <w:r>
              <w:t>существовать в ЕИС и не быть аннулированным (находиться в процессе аннулирования).</w:t>
            </w:r>
          </w:p>
        </w:tc>
      </w:tr>
      <w:tr w:rsidR="00EF293D" w:rsidRPr="009F4E26" w14:paraId="655F6707" w14:textId="77777777" w:rsidTr="00EF293D">
        <w:trPr>
          <w:trHeight w:val="348"/>
        </w:trPr>
        <w:tc>
          <w:tcPr>
            <w:tcW w:w="757" w:type="pct"/>
          </w:tcPr>
          <w:p w14:paraId="768C157A" w14:textId="151A9B42" w:rsidR="00EF293D" w:rsidRDefault="00EF293D" w:rsidP="00EF293D">
            <w:pPr>
              <w:pStyle w:val="ad"/>
              <w:jc w:val="left"/>
            </w:pPr>
            <w:r w:rsidRPr="00DC33CE">
              <w:t>РК_ИК_01</w:t>
            </w:r>
            <w:r>
              <w:t>16</w:t>
            </w:r>
          </w:p>
        </w:tc>
        <w:tc>
          <w:tcPr>
            <w:tcW w:w="735" w:type="pct"/>
            <w:gridSpan w:val="3"/>
          </w:tcPr>
          <w:p w14:paraId="7720E327" w14:textId="77777777" w:rsidR="00EF293D" w:rsidRDefault="00EF293D" w:rsidP="00EF293D">
            <w:pPr>
              <w:pStyle w:val="ad"/>
              <w:jc w:val="left"/>
            </w:pPr>
          </w:p>
        </w:tc>
        <w:tc>
          <w:tcPr>
            <w:tcW w:w="1039" w:type="pct"/>
          </w:tcPr>
          <w:p w14:paraId="43B7367F" w14:textId="637AE6B1" w:rsidR="00EF293D" w:rsidRDefault="00EF293D" w:rsidP="00EF293D">
            <w:pPr>
              <w:pStyle w:val="ad"/>
              <w:jc w:val="left"/>
            </w:pPr>
            <w:r w:rsidRPr="006A0C3A">
              <w:t xml:space="preserve">Номер реестровой записи </w:t>
            </w:r>
            <w:r>
              <w:t>(</w:t>
            </w:r>
            <w:r w:rsidR="00595694" w:rsidRPr="003222BA">
              <w:rPr>
                <w:lang w:val="en-US"/>
              </w:rPr>
              <w:t>regNum</w:t>
            </w:r>
            <w:r>
              <w:t>)</w:t>
            </w:r>
          </w:p>
        </w:tc>
        <w:tc>
          <w:tcPr>
            <w:tcW w:w="1239" w:type="pct"/>
          </w:tcPr>
          <w:p w14:paraId="2C5410AC" w14:textId="4A6F030B" w:rsidR="00EF293D" w:rsidRDefault="00EF293D" w:rsidP="00EF293D">
            <w:pPr>
              <w:pStyle w:val="ad"/>
              <w:jc w:val="left"/>
            </w:pPr>
            <w:r>
              <w:t>В случае если присылают проект изменения контракта с указанием реестрового номера контракта</w:t>
            </w:r>
            <w:r w:rsidRPr="004E26C4">
              <w:t xml:space="preserve"> (</w:t>
            </w:r>
            <w:r w:rsidR="00595694" w:rsidRPr="003222BA">
              <w:rPr>
                <w:lang w:val="en-US"/>
              </w:rPr>
              <w:t>regNum</w:t>
            </w:r>
            <w:r w:rsidRPr="004E26C4">
              <w:t>)</w:t>
            </w:r>
            <w:r>
              <w:t xml:space="preserve"> и без указания идентификатора (</w:t>
            </w:r>
            <w:r>
              <w:rPr>
                <w:lang w:val="en-US"/>
              </w:rPr>
              <w:t>id</w:t>
            </w:r>
            <w:r>
              <w:t>), то проверяем:</w:t>
            </w:r>
          </w:p>
          <w:p w14:paraId="30105068" w14:textId="77777777" w:rsidR="00EF293D" w:rsidRDefault="00EF293D" w:rsidP="00EF293D">
            <w:pPr>
              <w:pStyle w:val="ad"/>
              <w:jc w:val="left"/>
            </w:pPr>
            <w:r>
              <w:t xml:space="preserve">Для данного размещенного контракта не существует уже проект изменения контракта(в статусе </w:t>
            </w:r>
          </w:p>
          <w:p w14:paraId="7CE968EA" w14:textId="293ABE28" w:rsidR="00EF293D" w:rsidRDefault="00EF293D" w:rsidP="00EF293D">
            <w:pPr>
              <w:pStyle w:val="ad"/>
              <w:jc w:val="left"/>
            </w:pPr>
            <w:r>
              <w:t>«на подготовке»/</w:t>
            </w:r>
            <w:r w:rsidR="004E08EF">
              <w:t xml:space="preserve"> </w:t>
            </w:r>
            <w:r>
              <w:t>«на контроле» / «направлен на контроль»</w:t>
            </w:r>
            <w:r w:rsidR="00406468">
              <w:t>/ «</w:t>
            </w:r>
            <w:r w:rsidR="00406468" w:rsidRPr="00E106B9">
              <w:t>Возвращено на доработку</w:t>
            </w:r>
            <w:r w:rsidR="00406468">
              <w:t>»</w:t>
            </w:r>
            <w:r w:rsidR="0080196C">
              <w:t>/</w:t>
            </w:r>
            <w:r w:rsidR="006B09D9">
              <w:t xml:space="preserve"> </w:t>
            </w:r>
            <w:r w:rsidR="0080196C">
              <w:t>«о</w:t>
            </w:r>
            <w:r w:rsidR="0080196C" w:rsidRPr="0080196C">
              <w:t>жидается подготовка БО</w:t>
            </w:r>
            <w:r w:rsidR="0080196C">
              <w:t>»</w:t>
            </w:r>
            <w:r>
              <w:t>)? В том случае если существует, срабатывает контроль.</w:t>
            </w:r>
          </w:p>
          <w:p w14:paraId="216ACF9F" w14:textId="77777777" w:rsidR="00EF293D" w:rsidRDefault="00EF293D" w:rsidP="00EF293D">
            <w:pPr>
              <w:pStyle w:val="ad"/>
              <w:jc w:val="left"/>
            </w:pPr>
            <w:r>
              <w:t>ИЛИ</w:t>
            </w:r>
          </w:p>
          <w:p w14:paraId="19ABCEEC" w14:textId="2370AA9F" w:rsidR="00EF293D" w:rsidRDefault="00EF293D" w:rsidP="00EF293D">
            <w:pPr>
              <w:pStyle w:val="ad"/>
              <w:jc w:val="left"/>
            </w:pPr>
            <w:r>
              <w:lastRenderedPageBreak/>
              <w:t>В случае если присылают проект изменения контракта с указанием реестрового номера контракта</w:t>
            </w:r>
            <w:r w:rsidRPr="004E26C4">
              <w:t xml:space="preserve"> (</w:t>
            </w:r>
            <w:r w:rsidR="00595694" w:rsidRPr="003222BA">
              <w:rPr>
                <w:lang w:val="en-US"/>
              </w:rPr>
              <w:t>regNum</w:t>
            </w:r>
            <w:r w:rsidRPr="004E26C4">
              <w:t>)</w:t>
            </w:r>
            <w:r>
              <w:t xml:space="preserve"> и с указанным идентификатоом (</w:t>
            </w:r>
            <w:r>
              <w:rPr>
                <w:lang w:val="en-US"/>
              </w:rPr>
              <w:t>id</w:t>
            </w:r>
            <w:r>
              <w:t>), то проверяем:</w:t>
            </w:r>
          </w:p>
          <w:p w14:paraId="6F2DE423" w14:textId="77777777" w:rsidR="00EF293D" w:rsidRDefault="00EF293D" w:rsidP="00EF293D">
            <w:pPr>
              <w:pStyle w:val="ad"/>
              <w:jc w:val="left"/>
            </w:pPr>
            <w:r>
              <w:t xml:space="preserve">Если для данного размещенного контракта существует уже проект изменения контракта(в статусе </w:t>
            </w:r>
          </w:p>
          <w:p w14:paraId="4E95F997" w14:textId="4D9DC173" w:rsidR="00EF293D" w:rsidRDefault="00EF293D" w:rsidP="00EF293D">
            <w:pPr>
              <w:pStyle w:val="ad"/>
              <w:jc w:val="left"/>
            </w:pPr>
            <w:r>
              <w:t>«на подготовке»/ «на контроле» / «направлен на контроль»</w:t>
            </w:r>
            <w:r w:rsidR="00406468">
              <w:t>/ «</w:t>
            </w:r>
            <w:r w:rsidR="00406468" w:rsidRPr="00E106B9">
              <w:t>Возвращено на доработку</w:t>
            </w:r>
            <w:r w:rsidR="00406468">
              <w:t>»</w:t>
            </w:r>
            <w:r w:rsidR="0080196C">
              <w:t xml:space="preserve"> /</w:t>
            </w:r>
            <w:r w:rsidR="006B09D9">
              <w:t xml:space="preserve"> </w:t>
            </w:r>
            <w:r w:rsidR="0080196C">
              <w:t>«о</w:t>
            </w:r>
            <w:r w:rsidR="0080196C" w:rsidRPr="0080196C">
              <w:t>жидается подготовка БО</w:t>
            </w:r>
            <w:r w:rsidR="0080196C">
              <w:t>»)?</w:t>
            </w:r>
            <w:r>
              <w:t>) и идентификаторы не совпадают, то срабатывает контроль.</w:t>
            </w:r>
          </w:p>
          <w:p w14:paraId="6A94FED4" w14:textId="77777777" w:rsidR="00EF293D" w:rsidRDefault="00EF293D" w:rsidP="00EF293D">
            <w:pPr>
              <w:pStyle w:val="ad"/>
              <w:jc w:val="left"/>
            </w:pPr>
          </w:p>
          <w:p w14:paraId="6379B0E2" w14:textId="77777777" w:rsidR="00EF293D" w:rsidRDefault="00EF293D" w:rsidP="00EF293D">
            <w:pPr>
              <w:pStyle w:val="ad"/>
              <w:jc w:val="left"/>
            </w:pPr>
            <w:r>
              <w:t>Поскольку в ЕИС не может быть двух проектов изменений опубликованного документа</w:t>
            </w:r>
          </w:p>
          <w:p w14:paraId="699EC1E6" w14:textId="77777777" w:rsidR="001625D9" w:rsidRDefault="001625D9" w:rsidP="00EF293D">
            <w:pPr>
              <w:pStyle w:val="ad"/>
              <w:jc w:val="left"/>
            </w:pPr>
          </w:p>
          <w:p w14:paraId="66B26C31" w14:textId="127DE019" w:rsidR="001625D9" w:rsidRDefault="001625D9" w:rsidP="00EF293D">
            <w:pPr>
              <w:pStyle w:val="ad"/>
              <w:jc w:val="left"/>
            </w:pPr>
            <w:r>
              <w:t xml:space="preserve">Контроль не вызывается, если задано поле </w:t>
            </w:r>
            <w:r w:rsidRPr="001625D9">
              <w:t>"Реестровый номер процедуры доп.соглашения" (numberAdd)</w:t>
            </w:r>
            <w:r>
              <w:t xml:space="preserve"> И для данного размещенного контракта  уже существует </w:t>
            </w:r>
            <w:r w:rsidRPr="001625D9">
              <w:t>автоматиче</w:t>
            </w:r>
            <w:r w:rsidR="00A30416">
              <w:t>скисозданный проект изменения</w:t>
            </w:r>
            <w:r w:rsidR="00D24EB3">
              <w:t xml:space="preserve"> в РК</w:t>
            </w:r>
          </w:p>
        </w:tc>
        <w:tc>
          <w:tcPr>
            <w:tcW w:w="1230" w:type="pct"/>
            <w:gridSpan w:val="2"/>
          </w:tcPr>
          <w:p w14:paraId="65ED8DA2" w14:textId="4D18B78C" w:rsidR="00EF293D" w:rsidRDefault="00EF293D" w:rsidP="00EF293D">
            <w:pPr>
              <w:pStyle w:val="ad"/>
              <w:jc w:val="left"/>
            </w:pPr>
            <w:r>
              <w:lastRenderedPageBreak/>
              <w:t xml:space="preserve">Для размещенного контракта с реестровым номером </w:t>
            </w:r>
            <w:r w:rsidRPr="00CC5087">
              <w:t>&lt;</w:t>
            </w:r>
            <w:r>
              <w:t>Значение номера</w:t>
            </w:r>
            <w:r w:rsidRPr="00CC5087">
              <w:t>&gt;</w:t>
            </w:r>
            <w:r>
              <w:t xml:space="preserve"> уже существует проект изменения контракта с идентификатором </w:t>
            </w:r>
            <w:r w:rsidRPr="00CC5087">
              <w:t>&lt;</w:t>
            </w:r>
            <w:r>
              <w:t>Значение идентификатора</w:t>
            </w:r>
            <w:r w:rsidRPr="00A62621">
              <w:t>&gt;</w:t>
            </w:r>
            <w:r>
              <w:t xml:space="preserve"> в статусе «</w:t>
            </w:r>
            <w:r w:rsidRPr="00FE07CC">
              <w:t>&lt;</w:t>
            </w:r>
            <w:r>
              <w:t>статус проекта</w:t>
            </w:r>
            <w:r w:rsidRPr="00FE07CC">
              <w:t>&gt;</w:t>
            </w:r>
            <w:r>
              <w:t xml:space="preserve">». Для внесения изменений в существующий проект направляйте проект изменения с указанием в тэге </w:t>
            </w:r>
            <w:r>
              <w:rPr>
                <w:lang w:val="en-US"/>
              </w:rPr>
              <w:t>id</w:t>
            </w:r>
            <w:r w:rsidRPr="00FD7BCF">
              <w:t xml:space="preserve"> </w:t>
            </w:r>
            <w:r>
              <w:t>соответствующего значения идентификатора.</w:t>
            </w:r>
          </w:p>
        </w:tc>
      </w:tr>
      <w:tr w:rsidR="00EF293D" w:rsidRPr="009F4E26" w14:paraId="2A7A70BC" w14:textId="77777777" w:rsidTr="00EF293D">
        <w:trPr>
          <w:trHeight w:val="348"/>
        </w:trPr>
        <w:tc>
          <w:tcPr>
            <w:tcW w:w="757" w:type="pct"/>
          </w:tcPr>
          <w:p w14:paraId="59DFE867" w14:textId="1437D0D0" w:rsidR="00EF293D" w:rsidRPr="00DC33CE" w:rsidRDefault="00EF293D" w:rsidP="00EF293D">
            <w:pPr>
              <w:pStyle w:val="ad"/>
              <w:jc w:val="left"/>
            </w:pPr>
            <w:r w:rsidRPr="00DC33CE">
              <w:t>РК_ИК_01</w:t>
            </w:r>
            <w:r>
              <w:t>23</w:t>
            </w:r>
          </w:p>
        </w:tc>
        <w:tc>
          <w:tcPr>
            <w:tcW w:w="735" w:type="pct"/>
            <w:gridSpan w:val="3"/>
          </w:tcPr>
          <w:p w14:paraId="7DE39F57" w14:textId="77777777" w:rsidR="00EF293D" w:rsidRDefault="00EF293D" w:rsidP="00EF293D">
            <w:pPr>
              <w:pStyle w:val="ad"/>
              <w:jc w:val="left"/>
            </w:pPr>
          </w:p>
        </w:tc>
        <w:tc>
          <w:tcPr>
            <w:tcW w:w="1039" w:type="pct"/>
          </w:tcPr>
          <w:p w14:paraId="2064CA56" w14:textId="285C0BEB" w:rsidR="00EF293D" w:rsidRPr="006A0C3A" w:rsidRDefault="00EF293D" w:rsidP="00EF293D">
            <w:pPr>
              <w:pStyle w:val="ad"/>
              <w:jc w:val="left"/>
            </w:pPr>
            <w:r>
              <w:t>Блок «</w:t>
            </w:r>
            <w:r w:rsidRPr="00C91BFA">
              <w:t>Описание внесения изменений</w:t>
            </w:r>
            <w:r>
              <w:t>» (</w:t>
            </w:r>
            <w:r w:rsidRPr="00E942E4">
              <w:t>modification</w:t>
            </w:r>
            <w:r>
              <w:t>)</w:t>
            </w:r>
          </w:p>
        </w:tc>
        <w:tc>
          <w:tcPr>
            <w:tcW w:w="1239" w:type="pct"/>
          </w:tcPr>
          <w:p w14:paraId="55B3174A" w14:textId="14529726" w:rsidR="00EF293D" w:rsidRDefault="00EF293D" w:rsidP="00EF293D">
            <w:pPr>
              <w:pStyle w:val="ad"/>
              <w:jc w:val="left"/>
            </w:pPr>
            <w:r>
              <w:t>Если в ЕИС есть хотя бы одна размещенная версия, то заполнение блока Блок «</w:t>
            </w:r>
            <w:r w:rsidRPr="00C91BFA">
              <w:t>Описание внесения изменений</w:t>
            </w:r>
            <w:r>
              <w:t>» (</w:t>
            </w:r>
            <w:r w:rsidRPr="00E942E4">
              <w:t>modification</w:t>
            </w:r>
            <w:r>
              <w:t>) является обязательным</w:t>
            </w:r>
          </w:p>
        </w:tc>
        <w:tc>
          <w:tcPr>
            <w:tcW w:w="1230" w:type="pct"/>
            <w:gridSpan w:val="2"/>
          </w:tcPr>
          <w:p w14:paraId="529147C0" w14:textId="052D9891" w:rsidR="00EF293D" w:rsidRPr="00D06083" w:rsidRDefault="00EF293D" w:rsidP="00EF293D">
            <w:pPr>
              <w:pStyle w:val="ad"/>
            </w:pPr>
            <w:r>
              <w:t xml:space="preserve">Не </w:t>
            </w:r>
            <w:r w:rsidRPr="00D06083">
              <w:t xml:space="preserve">заполнено следующее обязательное поле: </w:t>
            </w:r>
            <w:r w:rsidRPr="00C91BFA">
              <w:t>Описание внесения изменений</w:t>
            </w:r>
          </w:p>
        </w:tc>
      </w:tr>
    </w:tbl>
    <w:p w14:paraId="274E2272" w14:textId="77777777" w:rsidR="00523D79" w:rsidRPr="00B51EBF" w:rsidRDefault="00523D79" w:rsidP="00EB2B96"/>
    <w:p w14:paraId="1476C4B9" w14:textId="625729D8" w:rsidR="006865EF" w:rsidRDefault="006865EF" w:rsidP="006865EF">
      <w:pPr>
        <w:ind w:firstLine="0"/>
      </w:pPr>
    </w:p>
    <w:p w14:paraId="6ADCBA31" w14:textId="2DD7610B" w:rsidR="002B1052" w:rsidRDefault="002B1052" w:rsidP="00EB4629">
      <w:pPr>
        <w:pStyle w:val="6"/>
        <w:keepNext/>
        <w:ind w:left="1860" w:hanging="1151"/>
      </w:pPr>
      <w:bookmarkStart w:id="118" w:name="_Ref69989079"/>
      <w:r>
        <w:lastRenderedPageBreak/>
        <w:t>«Информация (п</w:t>
      </w:r>
      <w:r w:rsidRPr="002B1052">
        <w:t>роект информации</w:t>
      </w:r>
      <w:r>
        <w:t>)</w:t>
      </w:r>
      <w:r w:rsidRPr="002B1052">
        <w:t xml:space="preserve"> о заключенном контракте с 01.01.2015 с уведомлением о соответствии контролируемой информации</w:t>
      </w:r>
      <w:r>
        <w:t>»</w:t>
      </w:r>
      <w:bookmarkEnd w:id="118"/>
    </w:p>
    <w:p w14:paraId="12E14B25" w14:textId="08A4F31F" w:rsidR="00EB4629" w:rsidRDefault="002B1052" w:rsidP="00EB4629">
      <w:pPr>
        <w:keepNext/>
      </w:pPr>
      <w:r w:rsidRPr="002B1052">
        <w:t>При приеме в ЕИС пакета «</w:t>
      </w:r>
      <w:r>
        <w:t>Информация (п</w:t>
      </w:r>
      <w:r w:rsidRPr="002B1052">
        <w:t>роект информации</w:t>
      </w:r>
      <w:r>
        <w:t>)</w:t>
      </w:r>
      <w:r w:rsidRPr="002B1052">
        <w:t xml:space="preserve"> о заключенном контракте с 01.01.2015 с уведомлением о соответствии контролируемой информации» (contractControlNC или closedContractControlNC</w:t>
      </w:r>
      <w:r>
        <w:t xml:space="preserve">) </w:t>
      </w:r>
      <w:r w:rsidRPr="002B1052">
        <w:t>должны выполняться контроли, указанные в</w:t>
      </w:r>
      <w:r w:rsidR="00EB4629">
        <w:t xml:space="preserve"> таблицах:</w:t>
      </w:r>
    </w:p>
    <w:p w14:paraId="3B0F9DB7" w14:textId="653E5F0B" w:rsidR="00EB4629" w:rsidRDefault="00EB4629" w:rsidP="002D0245">
      <w:pPr>
        <w:pStyle w:val="affe"/>
        <w:numPr>
          <w:ilvl w:val="0"/>
          <w:numId w:val="108"/>
        </w:numPr>
      </w:pPr>
      <w:r>
        <w:fldChar w:fldCharType="begin"/>
      </w:r>
      <w:r>
        <w:instrText xml:space="preserve"> REF _Ref69917997 \h </w:instrText>
      </w:r>
      <w:r>
        <w:fldChar w:fldCharType="separate"/>
      </w:r>
      <w:r w:rsidR="000A220F">
        <w:t xml:space="preserve">Таблица </w:t>
      </w:r>
      <w:r w:rsidR="000A220F">
        <w:rPr>
          <w:noProof/>
        </w:rPr>
        <w:t>4</w:t>
      </w:r>
      <w:r w:rsidR="000A220F" w:rsidRPr="00032D3B">
        <w:t xml:space="preserve"> – </w:t>
      </w:r>
      <w:r w:rsidR="000A220F">
        <w:t>Интеграционные контроли,</w:t>
      </w:r>
      <w:r w:rsidR="000A220F" w:rsidRPr="00C158A3">
        <w:t xml:space="preserve"> </w:t>
      </w:r>
      <w:r w:rsidR="000A220F">
        <w:t>выполняемые при приеме на ООС пакета «</w:t>
      </w:r>
      <w:r w:rsidR="000A220F" w:rsidRPr="003534F0">
        <w:t>Информация (проект информации) о заключенном контракте</w:t>
      </w:r>
      <w:r w:rsidR="000A220F">
        <w:t>» (</w:t>
      </w:r>
      <w:r w:rsidR="000A220F" w:rsidRPr="003534F0">
        <w:t>contract</w:t>
      </w:r>
      <w:r w:rsidR="000A220F">
        <w:t>2015)</w:t>
      </w:r>
      <w:r>
        <w:fldChar w:fldCharType="end"/>
      </w:r>
      <w:r>
        <w:t>;</w:t>
      </w:r>
    </w:p>
    <w:p w14:paraId="2CFD2D7A" w14:textId="54C74FF3" w:rsidR="00EB4629" w:rsidRDefault="00EB4629" w:rsidP="002D0245">
      <w:pPr>
        <w:pStyle w:val="affe"/>
        <w:numPr>
          <w:ilvl w:val="0"/>
          <w:numId w:val="108"/>
        </w:numPr>
      </w:pPr>
      <w:r>
        <w:fldChar w:fldCharType="begin"/>
      </w:r>
      <w:r>
        <w:instrText xml:space="preserve"> REF _Ref69918201 \h </w:instrText>
      </w:r>
      <w:r>
        <w:fldChar w:fldCharType="separate"/>
      </w:r>
      <w:r w:rsidR="000A220F">
        <w:t xml:space="preserve">Таблица </w:t>
      </w:r>
      <w:r w:rsidR="000A220F">
        <w:rPr>
          <w:noProof/>
        </w:rPr>
        <w:t>6</w:t>
      </w:r>
      <w:r w:rsidR="000A220F" w:rsidRPr="00032D3B">
        <w:t xml:space="preserve"> – </w:t>
      </w:r>
      <w:r w:rsidR="000A220F">
        <w:t>Интеграционные контроли,</w:t>
      </w:r>
      <w:r w:rsidR="000A220F" w:rsidRPr="00C158A3">
        <w:t xml:space="preserve"> </w:t>
      </w:r>
      <w:r w:rsidR="000A220F">
        <w:t>выполняемые при приеме в ЕИС пакета с уведомление о соответствии контролируемой информации</w:t>
      </w:r>
      <w:r>
        <w:fldChar w:fldCharType="end"/>
      </w:r>
    </w:p>
    <w:p w14:paraId="50AECB59" w14:textId="77777777" w:rsidR="00EB4629" w:rsidRDefault="00EB4629" w:rsidP="00EB4629"/>
    <w:p w14:paraId="733BD88F" w14:textId="5EB8230A" w:rsidR="002B1052" w:rsidRPr="00C158A3" w:rsidRDefault="002B1052" w:rsidP="002B1052">
      <w:pPr>
        <w:ind w:firstLine="0"/>
      </w:pPr>
      <w:bookmarkStart w:id="119" w:name="_Ref69915707"/>
      <w:bookmarkStart w:id="120" w:name="_Ref69918201"/>
      <w:r>
        <w:t xml:space="preserve">Таблица </w:t>
      </w:r>
      <w:bookmarkStart w:id="121" w:name="_Ref69915713"/>
      <w:r>
        <w:rPr>
          <w:noProof/>
        </w:rPr>
        <w:fldChar w:fldCharType="begin"/>
      </w:r>
      <w:r>
        <w:rPr>
          <w:noProof/>
        </w:rPr>
        <w:instrText xml:space="preserve"> SEQ Таблица \* ARABIC </w:instrText>
      </w:r>
      <w:r>
        <w:rPr>
          <w:noProof/>
        </w:rPr>
        <w:fldChar w:fldCharType="separate"/>
      </w:r>
      <w:r w:rsidR="000A220F">
        <w:rPr>
          <w:noProof/>
        </w:rPr>
        <w:t>6</w:t>
      </w:r>
      <w:r>
        <w:rPr>
          <w:noProof/>
        </w:rPr>
        <w:fldChar w:fldCharType="end"/>
      </w:r>
      <w:bookmarkEnd w:id="121"/>
      <w:r w:rsidRPr="00032D3B">
        <w:t xml:space="preserve"> – </w:t>
      </w:r>
      <w:r>
        <w:t>Интеграционные контроли,</w:t>
      </w:r>
      <w:r w:rsidRPr="00C158A3">
        <w:t xml:space="preserve"> </w:t>
      </w:r>
      <w:r>
        <w:t xml:space="preserve">выполняемые при приеме в ЕИС пакета </w:t>
      </w:r>
      <w:bookmarkEnd w:id="119"/>
      <w:r w:rsidR="00EB4629">
        <w:t>с уведомление о соответствии контролируемой информации</w:t>
      </w:r>
      <w:bookmarkEnd w:id="120"/>
    </w:p>
    <w:tbl>
      <w:tblPr>
        <w:tblW w:w="5002"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
        <w:gridCol w:w="32"/>
        <w:gridCol w:w="1417"/>
        <w:gridCol w:w="32"/>
        <w:gridCol w:w="2094"/>
        <w:gridCol w:w="2497"/>
        <w:gridCol w:w="56"/>
        <w:gridCol w:w="2422"/>
      </w:tblGrid>
      <w:tr w:rsidR="002B1052" w14:paraId="4C1FAE93" w14:textId="77777777" w:rsidTr="002B1052">
        <w:trPr>
          <w:trHeight w:val="420"/>
        </w:trPr>
        <w:tc>
          <w:tcPr>
            <w:tcW w:w="757" w:type="pct"/>
          </w:tcPr>
          <w:p w14:paraId="59EFD79D" w14:textId="77777777" w:rsidR="002B1052" w:rsidRDefault="002B1052" w:rsidP="002B1052">
            <w:pPr>
              <w:pStyle w:val="ad"/>
              <w:jc w:val="left"/>
            </w:pPr>
            <w:r>
              <w:t>№ контроля</w:t>
            </w:r>
          </w:p>
        </w:tc>
        <w:tc>
          <w:tcPr>
            <w:tcW w:w="735" w:type="pct"/>
            <w:gridSpan w:val="3"/>
          </w:tcPr>
          <w:p w14:paraId="612F9101" w14:textId="77777777" w:rsidR="002B1052" w:rsidRDefault="002B1052" w:rsidP="002B1052">
            <w:pPr>
              <w:pStyle w:val="ad"/>
              <w:jc w:val="left"/>
            </w:pPr>
            <w:r>
              <w:t>Зависимость</w:t>
            </w:r>
          </w:p>
        </w:tc>
        <w:tc>
          <w:tcPr>
            <w:tcW w:w="1039" w:type="pct"/>
          </w:tcPr>
          <w:p w14:paraId="78DAAD93" w14:textId="77777777" w:rsidR="002B1052" w:rsidRDefault="002B1052" w:rsidP="002B1052">
            <w:pPr>
              <w:pStyle w:val="ad"/>
              <w:jc w:val="left"/>
            </w:pPr>
            <w:r>
              <w:t>Проверяемое</w:t>
            </w:r>
            <w:r w:rsidRPr="00B3492F">
              <w:t xml:space="preserve"> поле</w:t>
            </w:r>
          </w:p>
        </w:tc>
        <w:tc>
          <w:tcPr>
            <w:tcW w:w="1239" w:type="pct"/>
          </w:tcPr>
          <w:p w14:paraId="7841D4EA" w14:textId="77777777" w:rsidR="002B1052" w:rsidRDefault="002B1052" w:rsidP="002B1052">
            <w:pPr>
              <w:pStyle w:val="ad"/>
              <w:jc w:val="left"/>
            </w:pPr>
            <w:r>
              <w:t>Реализация условия на схеме</w:t>
            </w:r>
          </w:p>
        </w:tc>
        <w:tc>
          <w:tcPr>
            <w:tcW w:w="1230" w:type="pct"/>
            <w:gridSpan w:val="2"/>
          </w:tcPr>
          <w:p w14:paraId="1092003C" w14:textId="77777777" w:rsidR="002B1052" w:rsidRDefault="002B1052" w:rsidP="002B1052">
            <w:pPr>
              <w:pStyle w:val="ad"/>
              <w:jc w:val="left"/>
            </w:pPr>
            <w:r>
              <w:t>Возвращаемая ошибка в случае невыполнения контроля</w:t>
            </w:r>
          </w:p>
        </w:tc>
      </w:tr>
      <w:tr w:rsidR="002B1052" w:rsidRPr="009F4E26" w14:paraId="1FEA86C6" w14:textId="77777777" w:rsidTr="002B1052">
        <w:trPr>
          <w:trHeight w:val="348"/>
        </w:trPr>
        <w:tc>
          <w:tcPr>
            <w:tcW w:w="5000" w:type="pct"/>
            <w:gridSpan w:val="8"/>
          </w:tcPr>
          <w:p w14:paraId="6E347FAC" w14:textId="77777777" w:rsidR="002B1052" w:rsidRDefault="002B1052" w:rsidP="002B1052">
            <w:pPr>
              <w:pStyle w:val="ad"/>
              <w:jc w:val="center"/>
              <w:rPr>
                <w:b/>
              </w:rPr>
            </w:pPr>
            <w:r>
              <w:rPr>
                <w:b/>
              </w:rPr>
              <w:t>«</w:t>
            </w:r>
            <w:r w:rsidRPr="000442F7">
              <w:rPr>
                <w:b/>
              </w:rPr>
              <w:t>Уведомление о соответствии контролируемой информации</w:t>
            </w:r>
            <w:r>
              <w:rPr>
                <w:b/>
              </w:rPr>
              <w:t>» (</w:t>
            </w:r>
            <w:r w:rsidRPr="000442F7">
              <w:rPr>
                <w:b/>
              </w:rPr>
              <w:t>control99NoticeCompliance</w:t>
            </w:r>
            <w:r>
              <w:rPr>
                <w:b/>
              </w:rPr>
              <w:t>)</w:t>
            </w:r>
          </w:p>
          <w:p w14:paraId="530A0E26" w14:textId="2D2DF5EB" w:rsidR="00BE040B" w:rsidRDefault="00BE040B" w:rsidP="002B1052">
            <w:pPr>
              <w:pStyle w:val="ad"/>
              <w:jc w:val="left"/>
            </w:pPr>
          </w:p>
          <w:p w14:paraId="6DD1A010" w14:textId="382CCCD3" w:rsidR="00BE040B" w:rsidRDefault="00BE040B" w:rsidP="00BE040B">
            <w:pPr>
              <w:pStyle w:val="ad"/>
              <w:jc w:val="left"/>
            </w:pPr>
            <w:r>
              <w:t xml:space="preserve">Содержимое блока воспринимается и обрабатывается как отдельный документ, по аналогии с уведомлением о соотвествии принимаемым от ЛК ОК. </w:t>
            </w:r>
          </w:p>
          <w:p w14:paraId="1DF67E73" w14:textId="4337AEFD" w:rsidR="00BE040B" w:rsidRDefault="00BE040B" w:rsidP="00BE040B">
            <w:pPr>
              <w:pStyle w:val="ad"/>
              <w:jc w:val="left"/>
            </w:pPr>
            <w:r>
              <w:t>При размещении документа должен сформироваться и подписаться системой подписью интеграционный XML с типом «Уведомление о соответствии контролируемой информации» (control99NoticeCompliance) сформированный по схеме fcsExport.xsd.</w:t>
            </w:r>
          </w:p>
          <w:p w14:paraId="573FFB5B" w14:textId="0413867C" w:rsidR="00BE040B" w:rsidRPr="008D02AA" w:rsidRDefault="00BE040B" w:rsidP="00BE040B">
            <w:pPr>
              <w:pStyle w:val="ad"/>
              <w:jc w:val="left"/>
            </w:pPr>
            <w:r>
              <w:t>При выгрузке уведомления о соотвествии, документ полученный в блоке «Электронный документ» control99NoticeCompliance/extPrintForm должен выгрузится в блоке «Электронный документ» extPrintForm совместоно с полученной подписью.</w:t>
            </w:r>
          </w:p>
          <w:p w14:paraId="767920C1" w14:textId="5F66F383" w:rsidR="002B1052" w:rsidRPr="000D6EC0" w:rsidRDefault="002B1052" w:rsidP="002B1052">
            <w:pPr>
              <w:pStyle w:val="ad"/>
              <w:jc w:val="left"/>
            </w:pPr>
          </w:p>
        </w:tc>
      </w:tr>
      <w:tr w:rsidR="00BE040B" w:rsidRPr="00BE040B" w14:paraId="3131E188" w14:textId="77777777" w:rsidTr="002B1052">
        <w:trPr>
          <w:trHeight w:val="348"/>
        </w:trPr>
        <w:tc>
          <w:tcPr>
            <w:tcW w:w="773" w:type="pct"/>
            <w:gridSpan w:val="2"/>
          </w:tcPr>
          <w:p w14:paraId="205B7C13" w14:textId="05BA8ABB" w:rsidR="00BE040B" w:rsidRDefault="00BE040B" w:rsidP="00BE040B">
            <w:pPr>
              <w:pStyle w:val="ad"/>
              <w:jc w:val="left"/>
            </w:pPr>
            <w:r w:rsidRPr="00CD6D55">
              <w:t>РК_ИК_</w:t>
            </w:r>
            <w:r>
              <w:t>0353</w:t>
            </w:r>
          </w:p>
        </w:tc>
        <w:tc>
          <w:tcPr>
            <w:tcW w:w="703" w:type="pct"/>
          </w:tcPr>
          <w:p w14:paraId="70B399B9" w14:textId="4A41243E" w:rsidR="00BE040B" w:rsidRDefault="00BE040B" w:rsidP="00BE040B">
            <w:pPr>
              <w:pStyle w:val="ad"/>
              <w:jc w:val="left"/>
            </w:pPr>
            <w:r>
              <w:t>-</w:t>
            </w:r>
          </w:p>
        </w:tc>
        <w:tc>
          <w:tcPr>
            <w:tcW w:w="1055" w:type="pct"/>
            <w:gridSpan w:val="2"/>
          </w:tcPr>
          <w:p w14:paraId="351D5095" w14:textId="3EE05D88" w:rsidR="00BE040B" w:rsidRPr="00BE040B" w:rsidRDefault="00BE040B" w:rsidP="00BE040B">
            <w:pPr>
              <w:pStyle w:val="ad"/>
              <w:jc w:val="left"/>
              <w:rPr>
                <w:lang w:val="en-US"/>
              </w:rPr>
            </w:pPr>
            <w:r w:rsidRPr="00123DC3">
              <w:rPr>
                <w:lang w:val="en-US"/>
              </w:rPr>
              <w:t>«</w:t>
            </w:r>
            <w:r w:rsidRPr="003B44C2">
              <w:t>Электронный</w:t>
            </w:r>
            <w:r w:rsidRPr="00123DC3">
              <w:rPr>
                <w:lang w:val="en-US"/>
              </w:rPr>
              <w:t xml:space="preserve"> </w:t>
            </w:r>
            <w:r w:rsidRPr="003B44C2">
              <w:t>документ</w:t>
            </w:r>
            <w:r w:rsidRPr="00123DC3">
              <w:rPr>
                <w:lang w:val="en-US"/>
              </w:rPr>
              <w:t>» (</w:t>
            </w:r>
            <w:r>
              <w:rPr>
                <w:lang w:val="en-US"/>
              </w:rPr>
              <w:t>control99NoticeCompliance/extPrintForm/</w:t>
            </w:r>
            <w:r w:rsidRPr="00BE040B">
              <w:rPr>
                <w:lang w:val="en-US"/>
              </w:rPr>
              <w:t>content</w:t>
            </w:r>
            <w:r w:rsidRPr="00123DC3">
              <w:rPr>
                <w:lang w:val="en-US"/>
              </w:rPr>
              <w:t>)</w:t>
            </w:r>
          </w:p>
        </w:tc>
        <w:tc>
          <w:tcPr>
            <w:tcW w:w="1267" w:type="pct"/>
            <w:gridSpan w:val="2"/>
          </w:tcPr>
          <w:p w14:paraId="40A94011" w14:textId="39E1B4DA" w:rsidR="00BE040B" w:rsidRPr="00BE040B" w:rsidRDefault="00BE040B" w:rsidP="00BE040B">
            <w:pPr>
              <w:pStyle w:val="ad"/>
              <w:jc w:val="left"/>
              <w:rPr>
                <w:lang w:val="en-US"/>
              </w:rPr>
            </w:pPr>
            <w:r>
              <w:t>Проверяется</w:t>
            </w:r>
            <w:r w:rsidRPr="00123DC3">
              <w:rPr>
                <w:lang w:val="en-US"/>
              </w:rPr>
              <w:t xml:space="preserve"> </w:t>
            </w:r>
            <w:r>
              <w:t>наличие</w:t>
            </w:r>
            <w:r w:rsidRPr="00123DC3">
              <w:rPr>
                <w:lang w:val="en-US"/>
              </w:rPr>
              <w:t xml:space="preserve"> </w:t>
            </w:r>
            <w:r>
              <w:t>блока</w:t>
            </w:r>
            <w:r w:rsidRPr="00123DC3">
              <w:rPr>
                <w:lang w:val="en-US"/>
              </w:rPr>
              <w:t xml:space="preserve"> «</w:t>
            </w:r>
            <w:r w:rsidRPr="003B44C2">
              <w:t>Электронный</w:t>
            </w:r>
            <w:r w:rsidRPr="00123DC3">
              <w:rPr>
                <w:lang w:val="en-US"/>
              </w:rPr>
              <w:t xml:space="preserve"> </w:t>
            </w:r>
            <w:r w:rsidRPr="003B44C2">
              <w:t>документ</w:t>
            </w:r>
            <w:r w:rsidRPr="00123DC3">
              <w:rPr>
                <w:lang w:val="en-US"/>
              </w:rPr>
              <w:t>» (</w:t>
            </w:r>
            <w:r>
              <w:rPr>
                <w:lang w:val="en-US"/>
              </w:rPr>
              <w:t>control99NoticeCompliance/extPrintForm/</w:t>
            </w:r>
            <w:r w:rsidRPr="00BE040B">
              <w:rPr>
                <w:lang w:val="en-US"/>
              </w:rPr>
              <w:t>content</w:t>
            </w:r>
            <w:r w:rsidRPr="00123DC3">
              <w:rPr>
                <w:lang w:val="en-US"/>
              </w:rPr>
              <w:t>)</w:t>
            </w:r>
          </w:p>
        </w:tc>
        <w:tc>
          <w:tcPr>
            <w:tcW w:w="1202" w:type="pct"/>
          </w:tcPr>
          <w:p w14:paraId="380BA125" w14:textId="4162FBA4" w:rsidR="00BE040B" w:rsidRPr="00BE040B" w:rsidRDefault="00BE040B" w:rsidP="00BE040B">
            <w:pPr>
              <w:pStyle w:val="ad"/>
              <w:jc w:val="left"/>
            </w:pPr>
            <w:r>
              <w:t>Отсутствует</w:t>
            </w:r>
            <w:r w:rsidRPr="00BE040B">
              <w:t xml:space="preserve"> </w:t>
            </w:r>
            <w:r>
              <w:t>блок</w:t>
            </w:r>
            <w:r w:rsidRPr="00BE040B">
              <w:t xml:space="preserve"> «</w:t>
            </w:r>
            <w:r w:rsidRPr="003B44C2">
              <w:t>Электронный</w:t>
            </w:r>
            <w:r w:rsidRPr="00BE040B">
              <w:t xml:space="preserve"> </w:t>
            </w:r>
            <w:r w:rsidRPr="003B44C2">
              <w:t>документ</w:t>
            </w:r>
            <w:r w:rsidRPr="00BE040B">
              <w:t>» (</w:t>
            </w:r>
            <w:r>
              <w:rPr>
                <w:lang w:val="en-US"/>
              </w:rPr>
              <w:t>control</w:t>
            </w:r>
            <w:r w:rsidRPr="00BE040B">
              <w:t>99</w:t>
            </w:r>
            <w:r>
              <w:rPr>
                <w:lang w:val="en-US"/>
              </w:rPr>
              <w:t>NoticeCompliance</w:t>
            </w:r>
            <w:r w:rsidRPr="00BE040B">
              <w:t>/</w:t>
            </w:r>
            <w:r>
              <w:rPr>
                <w:lang w:val="en-US"/>
              </w:rPr>
              <w:t>extPrintForm</w:t>
            </w:r>
            <w:r w:rsidRPr="00BE040B">
              <w:t>/</w:t>
            </w:r>
            <w:r w:rsidRPr="00BE040B">
              <w:rPr>
                <w:lang w:val="en-US"/>
              </w:rPr>
              <w:t>content</w:t>
            </w:r>
            <w:r w:rsidRPr="00BE040B">
              <w:t xml:space="preserve">), </w:t>
            </w:r>
            <w:r>
              <w:t>содержащий</w:t>
            </w:r>
            <w:r w:rsidRPr="00BE040B">
              <w:t xml:space="preserve"> </w:t>
            </w:r>
            <w:r>
              <w:t>подписанные</w:t>
            </w:r>
            <w:r w:rsidRPr="00BE040B">
              <w:t xml:space="preserve"> </w:t>
            </w:r>
            <w:r>
              <w:t>данные</w:t>
            </w:r>
          </w:p>
        </w:tc>
      </w:tr>
      <w:tr w:rsidR="00BE040B" w:rsidRPr="00BE040B" w14:paraId="1E2D5674" w14:textId="77777777" w:rsidTr="002B1052">
        <w:trPr>
          <w:trHeight w:val="348"/>
        </w:trPr>
        <w:tc>
          <w:tcPr>
            <w:tcW w:w="773" w:type="pct"/>
            <w:gridSpan w:val="2"/>
          </w:tcPr>
          <w:p w14:paraId="258C25CD" w14:textId="418C3D78" w:rsidR="00BE040B" w:rsidRPr="00CD6D55" w:rsidRDefault="00BE040B" w:rsidP="00BE040B">
            <w:pPr>
              <w:pStyle w:val="ad"/>
              <w:jc w:val="left"/>
            </w:pPr>
            <w:r w:rsidRPr="00CD6D55">
              <w:t>РК_ИК_</w:t>
            </w:r>
            <w:r>
              <w:t>0354</w:t>
            </w:r>
          </w:p>
        </w:tc>
        <w:tc>
          <w:tcPr>
            <w:tcW w:w="703" w:type="pct"/>
          </w:tcPr>
          <w:p w14:paraId="0C92E665" w14:textId="1A253A28" w:rsidR="00BE040B" w:rsidRDefault="00BE040B" w:rsidP="00BE040B">
            <w:pPr>
              <w:pStyle w:val="ad"/>
              <w:jc w:val="left"/>
            </w:pPr>
            <w:r w:rsidRPr="00CD6D55">
              <w:t>РК_ИК_</w:t>
            </w:r>
            <w:r>
              <w:t>0353</w:t>
            </w:r>
          </w:p>
        </w:tc>
        <w:tc>
          <w:tcPr>
            <w:tcW w:w="1055" w:type="pct"/>
            <w:gridSpan w:val="2"/>
          </w:tcPr>
          <w:p w14:paraId="7A9D57A7" w14:textId="27176CBE" w:rsidR="00BE040B" w:rsidRPr="00BE040B" w:rsidRDefault="00BE040B" w:rsidP="00BE040B">
            <w:pPr>
              <w:pStyle w:val="ad"/>
              <w:jc w:val="left"/>
            </w:pPr>
            <w:r>
              <w:t xml:space="preserve">Заголовок </w:t>
            </w:r>
            <w:r>
              <w:rPr>
                <w:lang w:val="en-US"/>
              </w:rPr>
              <w:t xml:space="preserve">JMS </w:t>
            </w:r>
            <w:r>
              <w:t>«</w:t>
            </w:r>
            <w:r w:rsidRPr="00840ED7">
              <w:rPr>
                <w:lang w:val="en-US"/>
              </w:rPr>
              <w:t>revise</w:t>
            </w:r>
            <w:r>
              <w:rPr>
                <w:lang w:val="en-US"/>
              </w:rPr>
              <w:t>Result</w:t>
            </w:r>
            <w:r>
              <w:t>»</w:t>
            </w:r>
          </w:p>
        </w:tc>
        <w:tc>
          <w:tcPr>
            <w:tcW w:w="1267" w:type="pct"/>
            <w:gridSpan w:val="2"/>
          </w:tcPr>
          <w:p w14:paraId="48B37875" w14:textId="77777777" w:rsidR="00BE040B" w:rsidRPr="009F3E1A" w:rsidRDefault="00BE040B" w:rsidP="00BE040B">
            <w:pPr>
              <w:pStyle w:val="ad"/>
              <w:jc w:val="left"/>
            </w:pPr>
            <w:r w:rsidRPr="009F3E1A">
              <w:t xml:space="preserve">Проверяется значение, которок пришло вместе с документом, в заголовке </w:t>
            </w:r>
            <w:r w:rsidRPr="009F3E1A">
              <w:rPr>
                <w:lang w:val="en-US"/>
              </w:rPr>
              <w:t>JMS</w:t>
            </w:r>
            <w:r w:rsidRPr="009F3E1A">
              <w:t xml:space="preserve"> «</w:t>
            </w:r>
            <w:r w:rsidRPr="009F3E1A">
              <w:rPr>
                <w:lang w:val="en-US"/>
              </w:rPr>
              <w:t>reviseResult</w:t>
            </w:r>
            <w:r w:rsidRPr="009F3E1A">
              <w:t>»,</w:t>
            </w:r>
          </w:p>
          <w:p w14:paraId="28210CA1" w14:textId="77777777" w:rsidR="00BE040B" w:rsidRPr="009F3E1A" w:rsidRDefault="00BE040B" w:rsidP="00BE040B">
            <w:pPr>
              <w:pStyle w:val="ad"/>
              <w:jc w:val="left"/>
            </w:pPr>
            <w:r w:rsidRPr="009F3E1A">
              <w:t xml:space="preserve">В случае, если в заголовке </w:t>
            </w:r>
            <w:r w:rsidRPr="009F3E1A">
              <w:rPr>
                <w:lang w:val="en-US"/>
              </w:rPr>
              <w:t>JMS</w:t>
            </w:r>
            <w:r w:rsidRPr="009F3E1A">
              <w:t xml:space="preserve"> </w:t>
            </w:r>
            <w:r w:rsidRPr="009F3E1A">
              <w:lastRenderedPageBreak/>
              <w:t>«</w:t>
            </w:r>
            <w:r w:rsidRPr="009F3E1A">
              <w:rPr>
                <w:lang w:val="en-US"/>
              </w:rPr>
              <w:t>reviseResult</w:t>
            </w:r>
            <w:r w:rsidRPr="009F3E1A">
              <w:t>» в блоке «</w:t>
            </w:r>
            <w:r w:rsidRPr="009F3E1A">
              <w:rPr>
                <w:lang w:val="en-US"/>
              </w:rPr>
              <w:t>checkControl</w:t>
            </w:r>
            <w:r w:rsidRPr="009F3E1A">
              <w:t>99» содержится блок «</w:t>
            </w:r>
            <w:r w:rsidRPr="009F3E1A">
              <w:rPr>
                <w:lang w:val="en-US"/>
              </w:rPr>
              <w:t>validationError</w:t>
            </w:r>
            <w:r w:rsidRPr="009F3E1A">
              <w:t>», то выдаётся ошибка валидации.</w:t>
            </w:r>
          </w:p>
          <w:p w14:paraId="16EE3417" w14:textId="77777777" w:rsidR="00BE040B" w:rsidRPr="009F3E1A" w:rsidRDefault="00BE040B" w:rsidP="00BE040B">
            <w:pPr>
              <w:pStyle w:val="ad"/>
              <w:jc w:val="left"/>
            </w:pPr>
            <w:r w:rsidRPr="009F3E1A">
              <w:t>Примеры заполнения заголовка в случае ошибки валидации:</w:t>
            </w:r>
          </w:p>
          <w:p w14:paraId="01388CE5" w14:textId="524141EB" w:rsidR="00BE040B" w:rsidRPr="00BE040B" w:rsidRDefault="00BE040B" w:rsidP="000D5182">
            <w:pPr>
              <w:pStyle w:val="ad"/>
              <w:jc w:val="left"/>
              <w:rPr>
                <w:lang w:val="en-US"/>
              </w:rPr>
            </w:pPr>
            <w:r w:rsidRPr="009F3E1A">
              <w:rPr>
                <w:lang w:val="en-US"/>
              </w:rPr>
              <w:t>{checkControl99: {result: “error” validationError: “</w:t>
            </w:r>
            <w:r w:rsidRPr="009F3E1A">
              <w:t>текст</w:t>
            </w:r>
            <w:r w:rsidRPr="009F3E1A">
              <w:rPr>
                <w:lang w:val="en-US"/>
              </w:rPr>
              <w:t xml:space="preserve"> </w:t>
            </w:r>
            <w:r w:rsidRPr="009F3E1A">
              <w:t>ошибки</w:t>
            </w:r>
            <w:r w:rsidRPr="009F3E1A">
              <w:rPr>
                <w:lang w:val="en-US"/>
              </w:rPr>
              <w:t xml:space="preserve"> </w:t>
            </w:r>
            <w:r w:rsidRPr="009F3E1A">
              <w:t>валидации</w:t>
            </w:r>
            <w:r w:rsidRPr="009F3E1A">
              <w:rPr>
                <w:lang w:val="en-US"/>
              </w:rPr>
              <w:t>”}}</w:t>
            </w:r>
          </w:p>
        </w:tc>
        <w:tc>
          <w:tcPr>
            <w:tcW w:w="1202" w:type="pct"/>
          </w:tcPr>
          <w:p w14:paraId="7181DDF8" w14:textId="3F18C953" w:rsidR="00BE040B" w:rsidRPr="00A65B70" w:rsidRDefault="00BE040B" w:rsidP="00BE040B">
            <w:pPr>
              <w:pStyle w:val="ad"/>
              <w:jc w:val="left"/>
            </w:pPr>
            <w:r w:rsidRPr="009F3E1A">
              <w:lastRenderedPageBreak/>
              <w:t>Не</w:t>
            </w:r>
            <w:r w:rsidRPr="000D5182">
              <w:t xml:space="preserve"> </w:t>
            </w:r>
            <w:r w:rsidRPr="009F3E1A">
              <w:t>корректное</w:t>
            </w:r>
            <w:r w:rsidRPr="000D5182">
              <w:t xml:space="preserve"> </w:t>
            </w:r>
            <w:r w:rsidRPr="009F3E1A">
              <w:t>заполнение</w:t>
            </w:r>
            <w:r w:rsidRPr="000D5182">
              <w:t xml:space="preserve"> </w:t>
            </w:r>
            <w:r w:rsidRPr="009F3E1A">
              <w:t>блока</w:t>
            </w:r>
            <w:r w:rsidRPr="000D5182">
              <w:t xml:space="preserve"> «</w:t>
            </w:r>
            <w:r w:rsidRPr="009F3E1A">
              <w:t>Электронный</w:t>
            </w:r>
            <w:r w:rsidRPr="000D5182">
              <w:t xml:space="preserve"> </w:t>
            </w:r>
            <w:r w:rsidRPr="009F3E1A">
              <w:t>документ</w:t>
            </w:r>
            <w:r w:rsidRPr="000D5182">
              <w:t>» (</w:t>
            </w:r>
            <w:r w:rsidR="000D5182">
              <w:rPr>
                <w:lang w:val="en-US"/>
              </w:rPr>
              <w:t>control</w:t>
            </w:r>
            <w:r w:rsidR="000D5182" w:rsidRPr="000D5182">
              <w:t>99</w:t>
            </w:r>
            <w:r w:rsidR="000D5182">
              <w:rPr>
                <w:lang w:val="en-US"/>
              </w:rPr>
              <w:t>NoticeCompliance</w:t>
            </w:r>
            <w:r w:rsidR="000D5182" w:rsidRPr="000D5182">
              <w:t>/</w:t>
            </w:r>
            <w:r w:rsidR="000D5182">
              <w:rPr>
                <w:lang w:val="en-US"/>
              </w:rPr>
              <w:t>extPrint</w:t>
            </w:r>
            <w:r w:rsidR="000D5182">
              <w:rPr>
                <w:lang w:val="en-US"/>
              </w:rPr>
              <w:lastRenderedPageBreak/>
              <w:t>Form</w:t>
            </w:r>
            <w:r w:rsidR="000D5182" w:rsidRPr="000D5182">
              <w:t>/</w:t>
            </w:r>
            <w:r w:rsidR="000D5182" w:rsidRPr="00BE040B">
              <w:rPr>
                <w:lang w:val="en-US"/>
              </w:rPr>
              <w:t>content</w:t>
            </w:r>
            <w:r w:rsidRPr="000D5182">
              <w:t xml:space="preserve">). </w:t>
            </w:r>
            <w:r w:rsidRPr="009F3E1A">
              <w:t>Содержимое</w:t>
            </w:r>
            <w:r w:rsidRPr="00A65B70">
              <w:t xml:space="preserve"> </w:t>
            </w:r>
            <w:r w:rsidRPr="009F3E1A">
              <w:t>блока</w:t>
            </w:r>
            <w:r w:rsidRPr="00A65B70">
              <w:t xml:space="preserve"> </w:t>
            </w:r>
            <w:r w:rsidRPr="009F3E1A">
              <w:t>должно</w:t>
            </w:r>
            <w:r w:rsidRPr="00A65B70">
              <w:t xml:space="preserve"> </w:t>
            </w:r>
            <w:r w:rsidRPr="009F3E1A">
              <w:t>являеться</w:t>
            </w:r>
            <w:r w:rsidRPr="00A65B70">
              <w:t xml:space="preserve"> </w:t>
            </w:r>
            <w:r w:rsidRPr="009F3E1A">
              <w:rPr>
                <w:lang w:val="en-US"/>
              </w:rPr>
              <w:t>xml</w:t>
            </w:r>
            <w:r w:rsidRPr="00A65B70">
              <w:t xml:space="preserve"> </w:t>
            </w:r>
            <w:r w:rsidRPr="009F3E1A">
              <w:t>файлом</w:t>
            </w:r>
            <w:r w:rsidRPr="00A65B70">
              <w:t xml:space="preserve">, </w:t>
            </w:r>
            <w:r w:rsidRPr="009F3E1A">
              <w:t>с</w:t>
            </w:r>
            <w:r w:rsidRPr="00A65B70">
              <w:t xml:space="preserve"> </w:t>
            </w:r>
            <w:r w:rsidRPr="009F3E1A">
              <w:t>типом</w:t>
            </w:r>
            <w:r w:rsidRPr="00A65B70">
              <w:t xml:space="preserve"> </w:t>
            </w:r>
            <w:r w:rsidRPr="009F3E1A">
              <w:rPr>
                <w:lang w:val="en-US"/>
              </w:rPr>
              <w:t>control</w:t>
            </w:r>
            <w:r w:rsidRPr="00A65B70">
              <w:t>99</w:t>
            </w:r>
            <w:r w:rsidRPr="009F3E1A">
              <w:rPr>
                <w:lang w:val="en-US"/>
              </w:rPr>
              <w:t>NoticeComplianceWithDoc</w:t>
            </w:r>
            <w:r w:rsidRPr="00A65B70">
              <w:t xml:space="preserve">, </w:t>
            </w:r>
            <w:r w:rsidRPr="009F3E1A">
              <w:t>сформированным</w:t>
            </w:r>
            <w:r w:rsidRPr="00A65B70">
              <w:t xml:space="preserve"> </w:t>
            </w:r>
            <w:r w:rsidRPr="009F3E1A">
              <w:t>по</w:t>
            </w:r>
            <w:r w:rsidRPr="00A65B70">
              <w:t xml:space="preserve"> </w:t>
            </w:r>
            <w:r w:rsidRPr="009F3E1A">
              <w:t>схеме</w:t>
            </w:r>
            <w:r w:rsidRPr="00A65B70">
              <w:t xml:space="preserve"> </w:t>
            </w:r>
            <w:r w:rsidRPr="009F3E1A">
              <w:rPr>
                <w:lang w:val="en-US"/>
              </w:rPr>
              <w:t>fcsPrintForm</w:t>
            </w:r>
            <w:r w:rsidRPr="00A65B70">
              <w:t>.</w:t>
            </w:r>
            <w:r w:rsidRPr="009F3E1A">
              <w:rPr>
                <w:lang w:val="en-US"/>
              </w:rPr>
              <w:t>xsd</w:t>
            </w:r>
          </w:p>
        </w:tc>
      </w:tr>
      <w:tr w:rsidR="000D5182" w:rsidRPr="000D5182" w14:paraId="58336C3E" w14:textId="77777777" w:rsidTr="002B1052">
        <w:trPr>
          <w:trHeight w:val="348"/>
        </w:trPr>
        <w:tc>
          <w:tcPr>
            <w:tcW w:w="773" w:type="pct"/>
            <w:gridSpan w:val="2"/>
          </w:tcPr>
          <w:p w14:paraId="1C2312F5" w14:textId="32DA93E5" w:rsidR="000D5182" w:rsidRPr="00CD6D55" w:rsidRDefault="000D5182" w:rsidP="000D5182">
            <w:pPr>
              <w:pStyle w:val="ad"/>
              <w:jc w:val="left"/>
            </w:pPr>
            <w:r w:rsidRPr="00CD6D55">
              <w:lastRenderedPageBreak/>
              <w:t>РК_ИК_</w:t>
            </w:r>
            <w:r>
              <w:t>0355</w:t>
            </w:r>
          </w:p>
        </w:tc>
        <w:tc>
          <w:tcPr>
            <w:tcW w:w="703" w:type="pct"/>
          </w:tcPr>
          <w:p w14:paraId="089AF1A3" w14:textId="48ECFF55" w:rsidR="000D5182" w:rsidRPr="00CD6D55" w:rsidRDefault="000D5182" w:rsidP="000D5182">
            <w:pPr>
              <w:pStyle w:val="ad"/>
              <w:jc w:val="left"/>
            </w:pPr>
            <w:r w:rsidRPr="00CD6D55">
              <w:t>РК_ИК_</w:t>
            </w:r>
            <w:r>
              <w:t>0354</w:t>
            </w:r>
          </w:p>
        </w:tc>
        <w:tc>
          <w:tcPr>
            <w:tcW w:w="1055" w:type="pct"/>
            <w:gridSpan w:val="2"/>
          </w:tcPr>
          <w:p w14:paraId="3B34A945" w14:textId="10330062" w:rsidR="000D5182" w:rsidRDefault="000D5182" w:rsidP="000D5182">
            <w:pPr>
              <w:pStyle w:val="ad"/>
              <w:jc w:val="left"/>
            </w:pPr>
            <w:r>
              <w:t xml:space="preserve">Заголовок </w:t>
            </w:r>
            <w:r>
              <w:rPr>
                <w:lang w:val="en-US"/>
              </w:rPr>
              <w:t xml:space="preserve">JMS </w:t>
            </w:r>
            <w:r>
              <w:t>«</w:t>
            </w:r>
            <w:r w:rsidRPr="00840ED7">
              <w:rPr>
                <w:lang w:val="en-US"/>
              </w:rPr>
              <w:t>revise</w:t>
            </w:r>
            <w:r>
              <w:rPr>
                <w:lang w:val="en-US"/>
              </w:rPr>
              <w:t>Result</w:t>
            </w:r>
            <w:r>
              <w:t>»</w:t>
            </w:r>
          </w:p>
        </w:tc>
        <w:tc>
          <w:tcPr>
            <w:tcW w:w="1267" w:type="pct"/>
            <w:gridSpan w:val="2"/>
          </w:tcPr>
          <w:p w14:paraId="0FE2C91C" w14:textId="77777777" w:rsidR="000D5182" w:rsidRPr="009F3E1A" w:rsidRDefault="000D5182" w:rsidP="000D5182">
            <w:pPr>
              <w:pStyle w:val="ad"/>
              <w:jc w:val="left"/>
            </w:pPr>
            <w:r w:rsidRPr="009F3E1A">
              <w:t xml:space="preserve">Проверяется значение, которок пришло вместе с документом, в заголовке </w:t>
            </w:r>
            <w:r w:rsidRPr="009F3E1A">
              <w:rPr>
                <w:lang w:val="en-US"/>
              </w:rPr>
              <w:t>JMS</w:t>
            </w:r>
            <w:r w:rsidRPr="009F3E1A">
              <w:t xml:space="preserve"> «</w:t>
            </w:r>
            <w:r w:rsidRPr="009F3E1A">
              <w:rPr>
                <w:lang w:val="en-US"/>
              </w:rPr>
              <w:t>reviseResult</w:t>
            </w:r>
            <w:r w:rsidRPr="009F3E1A">
              <w:t>»,</w:t>
            </w:r>
          </w:p>
          <w:p w14:paraId="0A49FAD6" w14:textId="77777777" w:rsidR="000D5182" w:rsidRPr="009F3E1A" w:rsidRDefault="000D5182" w:rsidP="000D5182">
            <w:pPr>
              <w:pStyle w:val="ad"/>
              <w:jc w:val="left"/>
            </w:pPr>
            <w:r w:rsidRPr="009F3E1A">
              <w:t xml:space="preserve">В случае, если в заголовке </w:t>
            </w:r>
            <w:r w:rsidRPr="009F3E1A">
              <w:rPr>
                <w:lang w:val="en-US"/>
              </w:rPr>
              <w:t>JMS</w:t>
            </w:r>
            <w:r w:rsidRPr="009F3E1A">
              <w:t xml:space="preserve"> «</w:t>
            </w:r>
            <w:r w:rsidRPr="009F3E1A">
              <w:rPr>
                <w:lang w:val="en-US"/>
              </w:rPr>
              <w:t>reviseResult</w:t>
            </w:r>
            <w:r w:rsidRPr="009F3E1A">
              <w:t>» блоке «</w:t>
            </w:r>
            <w:r w:rsidRPr="009F3E1A">
              <w:rPr>
                <w:lang w:val="en-US"/>
              </w:rPr>
              <w:t>checkControl</w:t>
            </w:r>
            <w:r w:rsidRPr="009F3E1A">
              <w:t>99» содержится коллекция «</w:t>
            </w:r>
            <w:r w:rsidRPr="009F3E1A">
              <w:rPr>
                <w:lang w:val="en-US"/>
              </w:rPr>
              <w:t>reviseViolations</w:t>
            </w:r>
            <w:r w:rsidRPr="009F3E1A">
              <w:t xml:space="preserve">», то выдаётся ошибка, с перечеслением всех элементов коллекции. </w:t>
            </w:r>
          </w:p>
          <w:p w14:paraId="5328980B" w14:textId="77777777" w:rsidR="000D5182" w:rsidRPr="009F3E1A" w:rsidRDefault="000D5182" w:rsidP="000D5182">
            <w:pPr>
              <w:pStyle w:val="ad"/>
              <w:jc w:val="left"/>
            </w:pPr>
            <w:r w:rsidRPr="009F3E1A">
              <w:t>Примеры заполнения заголовка в случае ошибки сверки:</w:t>
            </w:r>
          </w:p>
          <w:p w14:paraId="6E4E989A" w14:textId="1FEDD5C3" w:rsidR="000D5182" w:rsidRPr="009F3E1A" w:rsidRDefault="000D5182" w:rsidP="000D5182">
            <w:pPr>
              <w:pStyle w:val="ad"/>
              <w:jc w:val="left"/>
            </w:pPr>
            <w:r w:rsidRPr="009F3E1A">
              <w:t>{</w:t>
            </w:r>
            <w:r w:rsidRPr="009F3E1A">
              <w:rPr>
                <w:lang w:val="en-US"/>
              </w:rPr>
              <w:t>checkControl</w:t>
            </w:r>
            <w:r w:rsidRPr="009F3E1A">
              <w:t>99: {</w:t>
            </w:r>
            <w:r w:rsidRPr="009F3E1A">
              <w:rPr>
                <w:lang w:val="en-US"/>
              </w:rPr>
              <w:t>result</w:t>
            </w:r>
            <w:r w:rsidRPr="009F3E1A">
              <w:t>: “</w:t>
            </w:r>
            <w:r w:rsidRPr="009F3E1A">
              <w:rPr>
                <w:lang w:val="en-US"/>
              </w:rPr>
              <w:t>error</w:t>
            </w:r>
            <w:r w:rsidRPr="009F3E1A">
              <w:t xml:space="preserve">”, </w:t>
            </w:r>
            <w:r w:rsidRPr="009F3E1A">
              <w:rPr>
                <w:lang w:val="en-US"/>
              </w:rPr>
              <w:t>reviseViolations</w:t>
            </w:r>
            <w:r w:rsidRPr="009F3E1A">
              <w:t>: [”путь до элемента 1”: {</w:t>
            </w:r>
            <w:r w:rsidRPr="009F3E1A">
              <w:rPr>
                <w:lang w:val="en-US"/>
              </w:rPr>
              <w:t>value</w:t>
            </w:r>
            <w:r w:rsidRPr="009F3E1A">
              <w:t xml:space="preserve">1:”Значение в первом </w:t>
            </w:r>
            <w:r w:rsidRPr="009F3E1A">
              <w:rPr>
                <w:lang w:val="en-US"/>
              </w:rPr>
              <w:t>XML</w:t>
            </w:r>
            <w:r w:rsidRPr="009F3E1A">
              <w:t xml:space="preserve">”, </w:t>
            </w:r>
            <w:r w:rsidRPr="009F3E1A">
              <w:rPr>
                <w:lang w:val="en-US"/>
              </w:rPr>
              <w:t>value</w:t>
            </w:r>
            <w:r w:rsidRPr="009F3E1A">
              <w:t xml:space="preserve">2:”Значение </w:t>
            </w:r>
            <w:r w:rsidRPr="000946CD">
              <w:t xml:space="preserve">во втором </w:t>
            </w:r>
            <w:r w:rsidRPr="009F3E1A">
              <w:rPr>
                <w:lang w:val="en-US"/>
              </w:rPr>
              <w:t>XML</w:t>
            </w:r>
            <w:r w:rsidRPr="000946CD">
              <w:t xml:space="preserve">”}, ”путь до элемента 2”: { </w:t>
            </w:r>
            <w:r w:rsidRPr="009F3E1A">
              <w:rPr>
                <w:lang w:val="en-US"/>
              </w:rPr>
              <w:t>value</w:t>
            </w:r>
            <w:r w:rsidRPr="000946CD">
              <w:t xml:space="preserve">1:”Значение в первом </w:t>
            </w:r>
            <w:r w:rsidRPr="009F3E1A">
              <w:rPr>
                <w:lang w:val="en-US"/>
              </w:rPr>
              <w:t>XML</w:t>
            </w:r>
            <w:r w:rsidRPr="000946CD">
              <w:t xml:space="preserve">”, </w:t>
            </w:r>
            <w:r w:rsidRPr="009F3E1A">
              <w:rPr>
                <w:lang w:val="en-US"/>
              </w:rPr>
              <w:t>value</w:t>
            </w:r>
            <w:r w:rsidRPr="000946CD">
              <w:t xml:space="preserve">2:”Значение во втором </w:t>
            </w:r>
            <w:r w:rsidRPr="009F3E1A">
              <w:rPr>
                <w:lang w:val="en-US"/>
              </w:rPr>
              <w:t>XML</w:t>
            </w:r>
            <w:r w:rsidRPr="000946CD">
              <w:t>”}]}}</w:t>
            </w:r>
          </w:p>
        </w:tc>
        <w:tc>
          <w:tcPr>
            <w:tcW w:w="1202" w:type="pct"/>
          </w:tcPr>
          <w:p w14:paraId="138B61ED" w14:textId="33C34AA6" w:rsidR="000D5182" w:rsidRPr="009F3E1A" w:rsidRDefault="000D5182" w:rsidP="000D5182">
            <w:pPr>
              <w:pStyle w:val="ad"/>
              <w:jc w:val="left"/>
            </w:pPr>
            <w:r w:rsidRPr="009F3E1A">
              <w:t xml:space="preserve">Структурированные данные </w:t>
            </w:r>
            <w:r>
              <w:t>документа «</w:t>
            </w:r>
            <w:r w:rsidRPr="000D5182">
              <w:t>Уведомление о соответствии контролируемой информации</w:t>
            </w:r>
            <w:r>
              <w:t>»</w:t>
            </w:r>
            <w:r w:rsidRPr="009F3E1A">
              <w:t xml:space="preserve"> не соотвествуют подписанным данным.</w:t>
            </w:r>
          </w:p>
          <w:p w14:paraId="65388C79" w14:textId="77777777" w:rsidR="000D5182" w:rsidRPr="009F3E1A" w:rsidRDefault="000D5182" w:rsidP="000D5182">
            <w:pPr>
              <w:pStyle w:val="ad"/>
              <w:jc w:val="left"/>
            </w:pPr>
            <w:r w:rsidRPr="009F3E1A">
              <w:t>Несоотвествие касается следующих элементов &lt;для кадого несоответствующего элемента создаётся строка приведённая ниже&gt;:</w:t>
            </w:r>
          </w:p>
          <w:p w14:paraId="5841324C" w14:textId="4571F3D2" w:rsidR="000D5182" w:rsidRPr="009F3E1A" w:rsidRDefault="000D5182" w:rsidP="000D5182">
            <w:pPr>
              <w:pStyle w:val="ad"/>
              <w:jc w:val="left"/>
            </w:pPr>
            <w:r w:rsidRPr="009F3E1A">
              <w:t xml:space="preserve">&lt;путь до элемента 1&gt;: документ – &lt;Значение в </w:t>
            </w:r>
            <w:r>
              <w:t>первом</w:t>
            </w:r>
            <w:r w:rsidRPr="009F3E1A">
              <w:rPr>
                <w:lang w:val="en-US"/>
              </w:rPr>
              <w:t>XML</w:t>
            </w:r>
            <w:r w:rsidRPr="009F3E1A">
              <w:t xml:space="preserve">&gt;; </w:t>
            </w:r>
            <w:r w:rsidRPr="009F3E1A">
              <w:rPr>
                <w:lang w:val="en-US"/>
              </w:rPr>
              <w:t>extPrintForm</w:t>
            </w:r>
            <w:r w:rsidRPr="009F3E1A">
              <w:t xml:space="preserve"> – &lt;Значение в</w:t>
            </w:r>
            <w:r>
              <w:t xml:space="preserve">о втором </w:t>
            </w:r>
            <w:r>
              <w:rPr>
                <w:lang w:val="en-US"/>
              </w:rPr>
              <w:t>XML</w:t>
            </w:r>
            <w:r w:rsidRPr="009F3E1A">
              <w:t>&gt;;</w:t>
            </w:r>
          </w:p>
        </w:tc>
      </w:tr>
      <w:tr w:rsidR="000D5182" w:rsidRPr="000D5182" w14:paraId="102DDEB1" w14:textId="77777777" w:rsidTr="002B1052">
        <w:trPr>
          <w:trHeight w:val="348"/>
        </w:trPr>
        <w:tc>
          <w:tcPr>
            <w:tcW w:w="773" w:type="pct"/>
            <w:gridSpan w:val="2"/>
          </w:tcPr>
          <w:p w14:paraId="7DC6CF7A" w14:textId="7A0AC969" w:rsidR="000D5182" w:rsidRPr="00CD6D55" w:rsidRDefault="000D5182" w:rsidP="000D5182">
            <w:pPr>
              <w:pStyle w:val="ad"/>
              <w:jc w:val="left"/>
            </w:pPr>
            <w:r w:rsidRPr="00CD6D55">
              <w:t>РК_ИК_</w:t>
            </w:r>
            <w:r>
              <w:t>0356</w:t>
            </w:r>
          </w:p>
        </w:tc>
        <w:tc>
          <w:tcPr>
            <w:tcW w:w="703" w:type="pct"/>
          </w:tcPr>
          <w:p w14:paraId="4F12706F" w14:textId="5DE3E5B3" w:rsidR="000D5182" w:rsidRPr="00CD6D55" w:rsidRDefault="000D5182" w:rsidP="000D5182">
            <w:pPr>
              <w:pStyle w:val="ad"/>
              <w:jc w:val="left"/>
            </w:pPr>
            <w:r w:rsidRPr="00CD6D55">
              <w:t>РК_ИК_</w:t>
            </w:r>
            <w:r>
              <w:t>0353</w:t>
            </w:r>
          </w:p>
        </w:tc>
        <w:tc>
          <w:tcPr>
            <w:tcW w:w="1055" w:type="pct"/>
            <w:gridSpan w:val="2"/>
          </w:tcPr>
          <w:p w14:paraId="11702892" w14:textId="72416983" w:rsidR="000D5182" w:rsidRPr="000D5182" w:rsidRDefault="000D5182" w:rsidP="000D5182">
            <w:pPr>
              <w:pStyle w:val="ad"/>
              <w:jc w:val="left"/>
            </w:pPr>
            <w:r w:rsidRPr="000D5182">
              <w:t>«</w:t>
            </w:r>
            <w:r w:rsidRPr="00DF4D5E">
              <w:t>Электронная</w:t>
            </w:r>
            <w:r w:rsidRPr="000D5182">
              <w:t xml:space="preserve"> </w:t>
            </w:r>
            <w:r w:rsidRPr="00DF4D5E">
              <w:t>подпись</w:t>
            </w:r>
            <w:r w:rsidRPr="000D5182">
              <w:t xml:space="preserve"> </w:t>
            </w:r>
            <w:r w:rsidRPr="00DF4D5E">
              <w:t>электронного</w:t>
            </w:r>
            <w:r w:rsidRPr="000D5182">
              <w:t xml:space="preserve"> </w:t>
            </w:r>
            <w:r w:rsidRPr="00DF4D5E">
              <w:t>документа</w:t>
            </w:r>
            <w:r w:rsidRPr="000D5182">
              <w:t>» (</w:t>
            </w:r>
            <w:r w:rsidRPr="000D5182">
              <w:rPr>
                <w:lang w:val="en-US"/>
              </w:rPr>
              <w:t>control</w:t>
            </w:r>
            <w:r w:rsidRPr="000D5182">
              <w:t>99</w:t>
            </w:r>
            <w:r w:rsidRPr="000D5182">
              <w:rPr>
                <w:lang w:val="en-US"/>
              </w:rPr>
              <w:t>NoticeCompliance</w:t>
            </w:r>
            <w:r w:rsidRPr="000D5182">
              <w:t>/</w:t>
            </w:r>
            <w:r w:rsidRPr="000D5182">
              <w:rPr>
                <w:lang w:val="en-US"/>
              </w:rPr>
              <w:t>extPrintForm</w:t>
            </w:r>
            <w:r w:rsidRPr="000D5182">
              <w:t>/</w:t>
            </w:r>
            <w:r w:rsidRPr="000D5182">
              <w:rPr>
                <w:lang w:val="en-US"/>
              </w:rPr>
              <w:t>signature</w:t>
            </w:r>
            <w:r w:rsidRPr="000D5182">
              <w:t>)</w:t>
            </w:r>
          </w:p>
        </w:tc>
        <w:tc>
          <w:tcPr>
            <w:tcW w:w="1267" w:type="pct"/>
            <w:gridSpan w:val="2"/>
          </w:tcPr>
          <w:p w14:paraId="16D11F24" w14:textId="7D3B6345" w:rsidR="000D5182" w:rsidRPr="000D5182" w:rsidRDefault="000D5182" w:rsidP="000D5182">
            <w:pPr>
              <w:pStyle w:val="ad"/>
              <w:jc w:val="left"/>
            </w:pPr>
            <w:r>
              <w:t>Проверяется</w:t>
            </w:r>
            <w:r w:rsidRPr="000D5182">
              <w:t xml:space="preserve"> </w:t>
            </w:r>
            <w:r>
              <w:t>наличие</w:t>
            </w:r>
            <w:r w:rsidRPr="000D5182">
              <w:t xml:space="preserve"> </w:t>
            </w:r>
            <w:r>
              <w:t>блока</w:t>
            </w:r>
            <w:r w:rsidRPr="000D5182">
              <w:t xml:space="preserve"> «</w:t>
            </w:r>
            <w:r w:rsidRPr="00DF4D5E">
              <w:t>Электронная</w:t>
            </w:r>
            <w:r w:rsidRPr="000D5182">
              <w:t xml:space="preserve"> </w:t>
            </w:r>
            <w:r w:rsidRPr="00DF4D5E">
              <w:t>подпись</w:t>
            </w:r>
            <w:r w:rsidRPr="000D5182">
              <w:t xml:space="preserve"> </w:t>
            </w:r>
            <w:r w:rsidRPr="00DF4D5E">
              <w:t>электронного</w:t>
            </w:r>
            <w:r w:rsidRPr="000D5182">
              <w:t xml:space="preserve"> </w:t>
            </w:r>
            <w:r w:rsidRPr="00DF4D5E">
              <w:t>документа</w:t>
            </w:r>
            <w:r w:rsidRPr="000D5182">
              <w:t>» (</w:t>
            </w:r>
            <w:r w:rsidRPr="000D5182">
              <w:rPr>
                <w:lang w:val="en-US"/>
              </w:rPr>
              <w:t>control</w:t>
            </w:r>
            <w:r w:rsidRPr="000D5182">
              <w:t>99</w:t>
            </w:r>
            <w:r w:rsidRPr="000D5182">
              <w:rPr>
                <w:lang w:val="en-US"/>
              </w:rPr>
              <w:t>NoticeCompliance</w:t>
            </w:r>
            <w:r w:rsidRPr="000D5182">
              <w:t>/</w:t>
            </w:r>
            <w:r w:rsidRPr="000D5182">
              <w:rPr>
                <w:lang w:val="en-US"/>
              </w:rPr>
              <w:t>extPrintForm</w:t>
            </w:r>
            <w:r w:rsidRPr="000D5182">
              <w:t>/</w:t>
            </w:r>
            <w:r w:rsidRPr="000D5182">
              <w:rPr>
                <w:lang w:val="en-US"/>
              </w:rPr>
              <w:t>signature</w:t>
            </w:r>
            <w:r w:rsidRPr="000D5182">
              <w:t>)</w:t>
            </w:r>
          </w:p>
        </w:tc>
        <w:tc>
          <w:tcPr>
            <w:tcW w:w="1202" w:type="pct"/>
          </w:tcPr>
          <w:p w14:paraId="6FA46119" w14:textId="6E04510A" w:rsidR="000D5182" w:rsidRPr="000D5182" w:rsidRDefault="000D5182" w:rsidP="000D5182">
            <w:pPr>
              <w:pStyle w:val="ad"/>
              <w:jc w:val="left"/>
            </w:pPr>
            <w:r>
              <w:t>Отстутствует</w:t>
            </w:r>
            <w:r w:rsidRPr="000D5182">
              <w:t xml:space="preserve"> </w:t>
            </w:r>
            <w:r>
              <w:t>блок</w:t>
            </w:r>
            <w:r w:rsidRPr="000D5182">
              <w:t xml:space="preserve"> «</w:t>
            </w:r>
            <w:r w:rsidRPr="00DF4D5E">
              <w:t>Электронная</w:t>
            </w:r>
            <w:r w:rsidRPr="000D5182">
              <w:t xml:space="preserve"> </w:t>
            </w:r>
            <w:r w:rsidRPr="00DF4D5E">
              <w:t>подпись</w:t>
            </w:r>
            <w:r w:rsidRPr="000D5182">
              <w:t xml:space="preserve"> </w:t>
            </w:r>
            <w:r w:rsidRPr="00DF4D5E">
              <w:t>электронного</w:t>
            </w:r>
            <w:r w:rsidRPr="000D5182">
              <w:t xml:space="preserve"> </w:t>
            </w:r>
            <w:r w:rsidRPr="00DF4D5E">
              <w:t>документа</w:t>
            </w:r>
            <w:r w:rsidRPr="000D5182">
              <w:t>» (</w:t>
            </w:r>
            <w:r w:rsidRPr="000D5182">
              <w:rPr>
                <w:lang w:val="en-US"/>
              </w:rPr>
              <w:t>control</w:t>
            </w:r>
            <w:r w:rsidRPr="000D5182">
              <w:t>99</w:t>
            </w:r>
            <w:r w:rsidRPr="000D5182">
              <w:rPr>
                <w:lang w:val="en-US"/>
              </w:rPr>
              <w:t>NoticeCompliance</w:t>
            </w:r>
            <w:r w:rsidRPr="000D5182">
              <w:t>/</w:t>
            </w:r>
            <w:r w:rsidRPr="000D5182">
              <w:rPr>
                <w:lang w:val="en-US"/>
              </w:rPr>
              <w:t>extPrint</w:t>
            </w:r>
            <w:r w:rsidRPr="000D5182">
              <w:rPr>
                <w:lang w:val="en-US"/>
              </w:rPr>
              <w:lastRenderedPageBreak/>
              <w:t>Form</w:t>
            </w:r>
            <w:r w:rsidRPr="000D5182">
              <w:t>/</w:t>
            </w:r>
            <w:r w:rsidRPr="000D5182">
              <w:rPr>
                <w:lang w:val="en-US"/>
              </w:rPr>
              <w:t>signature</w:t>
            </w:r>
            <w:r w:rsidRPr="000D5182">
              <w:t xml:space="preserve">), </w:t>
            </w:r>
            <w:r>
              <w:t>содержащий</w:t>
            </w:r>
            <w:r w:rsidRPr="000D5182">
              <w:t xml:space="preserve"> </w:t>
            </w:r>
            <w:r>
              <w:t>подпись</w:t>
            </w:r>
            <w:r w:rsidRPr="000D5182">
              <w:t xml:space="preserve"> </w:t>
            </w:r>
            <w:r>
              <w:t>документа</w:t>
            </w:r>
          </w:p>
        </w:tc>
      </w:tr>
      <w:tr w:rsidR="000D5182" w:rsidRPr="000D5182" w14:paraId="45A4FC6A" w14:textId="77777777" w:rsidTr="002B1052">
        <w:trPr>
          <w:trHeight w:val="348"/>
        </w:trPr>
        <w:tc>
          <w:tcPr>
            <w:tcW w:w="773" w:type="pct"/>
            <w:gridSpan w:val="2"/>
          </w:tcPr>
          <w:p w14:paraId="55594AEE" w14:textId="4FBCBBD1" w:rsidR="000D5182" w:rsidRPr="000D5182" w:rsidRDefault="000D5182" w:rsidP="000D5182">
            <w:pPr>
              <w:pStyle w:val="ad"/>
              <w:jc w:val="left"/>
            </w:pPr>
            <w:bookmarkStart w:id="122" w:name="FCSNF_14290_5"/>
            <w:r w:rsidRPr="00CD6D55">
              <w:lastRenderedPageBreak/>
              <w:t>РК_ИК_</w:t>
            </w:r>
            <w:r>
              <w:t>0357</w:t>
            </w:r>
            <w:bookmarkEnd w:id="122"/>
          </w:p>
        </w:tc>
        <w:tc>
          <w:tcPr>
            <w:tcW w:w="703" w:type="pct"/>
          </w:tcPr>
          <w:p w14:paraId="5D9C7C67" w14:textId="2D7B19C4" w:rsidR="000D5182" w:rsidRPr="000D5182" w:rsidRDefault="000D5182" w:rsidP="000D5182">
            <w:pPr>
              <w:pStyle w:val="ad"/>
              <w:jc w:val="left"/>
            </w:pPr>
            <w:r w:rsidRPr="00CD6D55">
              <w:t>РК_ИК_</w:t>
            </w:r>
            <w:r>
              <w:t>0355</w:t>
            </w:r>
          </w:p>
        </w:tc>
        <w:tc>
          <w:tcPr>
            <w:tcW w:w="1055" w:type="pct"/>
            <w:gridSpan w:val="2"/>
          </w:tcPr>
          <w:p w14:paraId="575D637E" w14:textId="5E04B353" w:rsidR="000D5182" w:rsidRPr="000D5182" w:rsidRDefault="000D5182" w:rsidP="000D5182">
            <w:pPr>
              <w:pStyle w:val="ad"/>
              <w:jc w:val="left"/>
            </w:pPr>
            <w:r w:rsidRPr="000D5182">
              <w:t>«</w:t>
            </w:r>
            <w:r w:rsidRPr="00DF4D5E">
              <w:t>Электронная</w:t>
            </w:r>
            <w:r w:rsidRPr="000D5182">
              <w:t xml:space="preserve"> </w:t>
            </w:r>
            <w:r w:rsidRPr="00DF4D5E">
              <w:t>подпись</w:t>
            </w:r>
            <w:r w:rsidRPr="000D5182">
              <w:t xml:space="preserve"> </w:t>
            </w:r>
            <w:r w:rsidRPr="00DF4D5E">
              <w:t>электронного</w:t>
            </w:r>
            <w:r w:rsidRPr="000D5182">
              <w:t xml:space="preserve"> </w:t>
            </w:r>
            <w:r w:rsidRPr="00DF4D5E">
              <w:t>документа</w:t>
            </w:r>
            <w:r w:rsidRPr="000D5182">
              <w:t>» (</w:t>
            </w:r>
            <w:r w:rsidRPr="000D5182">
              <w:rPr>
                <w:lang w:val="en-US"/>
              </w:rPr>
              <w:t>control</w:t>
            </w:r>
            <w:r w:rsidRPr="000D5182">
              <w:t>99</w:t>
            </w:r>
            <w:r w:rsidRPr="000D5182">
              <w:rPr>
                <w:lang w:val="en-US"/>
              </w:rPr>
              <w:t>NoticeCompliance</w:t>
            </w:r>
            <w:r w:rsidRPr="000D5182">
              <w:t>/</w:t>
            </w:r>
            <w:r w:rsidRPr="000D5182">
              <w:rPr>
                <w:lang w:val="en-US"/>
              </w:rPr>
              <w:t>extPrintForm</w:t>
            </w:r>
            <w:r w:rsidRPr="000D5182">
              <w:t>/</w:t>
            </w:r>
            <w:r w:rsidRPr="000D5182">
              <w:rPr>
                <w:lang w:val="en-US"/>
              </w:rPr>
              <w:t>signature</w:t>
            </w:r>
            <w:r w:rsidRPr="000D5182">
              <w:t>)</w:t>
            </w:r>
          </w:p>
        </w:tc>
        <w:tc>
          <w:tcPr>
            <w:tcW w:w="1267" w:type="pct"/>
            <w:gridSpan w:val="2"/>
          </w:tcPr>
          <w:p w14:paraId="34BEBE14" w14:textId="5564D7CD" w:rsidR="000D5182" w:rsidRPr="000D5182" w:rsidRDefault="000D5182" w:rsidP="000D5182">
            <w:pPr>
              <w:pStyle w:val="ad"/>
              <w:jc w:val="left"/>
            </w:pPr>
            <w:r>
              <w:t xml:space="preserve">В случае, если включена настройка «Проверка подписи документов принятых по бесшовке» проверяется валидность подписи, содержащейся в блоке </w:t>
            </w:r>
            <w:r w:rsidRPr="00863B1D">
              <w:t>«</w:t>
            </w:r>
            <w:r w:rsidRPr="00DF4D5E">
              <w:t>Электронная</w:t>
            </w:r>
            <w:r w:rsidRPr="00863B1D">
              <w:t xml:space="preserve"> </w:t>
            </w:r>
            <w:r w:rsidRPr="00DF4D5E">
              <w:t>подпись</w:t>
            </w:r>
            <w:r w:rsidRPr="00863B1D">
              <w:t xml:space="preserve"> </w:t>
            </w:r>
            <w:r w:rsidRPr="00DF4D5E">
              <w:t>электронного</w:t>
            </w:r>
            <w:r w:rsidRPr="00863B1D">
              <w:t xml:space="preserve"> </w:t>
            </w:r>
            <w:r w:rsidRPr="00DF4D5E">
              <w:t>документа</w:t>
            </w:r>
            <w:r w:rsidRPr="00863B1D">
              <w:t>» (</w:t>
            </w:r>
            <w:r w:rsidRPr="000D5182">
              <w:rPr>
                <w:lang w:val="en-US"/>
              </w:rPr>
              <w:t>control</w:t>
            </w:r>
            <w:r w:rsidRPr="000D5182">
              <w:t>99</w:t>
            </w:r>
            <w:r w:rsidRPr="000D5182">
              <w:rPr>
                <w:lang w:val="en-US"/>
              </w:rPr>
              <w:t>NoticeCompliance</w:t>
            </w:r>
            <w:r w:rsidRPr="000D5182">
              <w:t>/</w:t>
            </w:r>
            <w:r w:rsidRPr="000D5182">
              <w:rPr>
                <w:lang w:val="en-US"/>
              </w:rPr>
              <w:t>extPrintForm</w:t>
            </w:r>
            <w:r w:rsidRPr="000D5182">
              <w:t>/</w:t>
            </w:r>
            <w:r w:rsidRPr="000D5182">
              <w:rPr>
                <w:lang w:val="en-US"/>
              </w:rPr>
              <w:t>signature</w:t>
            </w:r>
            <w:r w:rsidRPr="00863B1D">
              <w:t>)</w:t>
            </w:r>
          </w:p>
        </w:tc>
        <w:tc>
          <w:tcPr>
            <w:tcW w:w="1202" w:type="pct"/>
          </w:tcPr>
          <w:p w14:paraId="148ECEEC" w14:textId="68B36B97" w:rsidR="000D5182" w:rsidRPr="000D5182" w:rsidRDefault="000D5182" w:rsidP="000D5182">
            <w:pPr>
              <w:pStyle w:val="ad"/>
              <w:jc w:val="left"/>
            </w:pPr>
            <w:r>
              <w:t xml:space="preserve">Невалидна подпись, содержащаяся в блоке </w:t>
            </w:r>
            <w:r w:rsidRPr="00863B1D">
              <w:t>«</w:t>
            </w:r>
            <w:r w:rsidRPr="00DF4D5E">
              <w:t>Электронная</w:t>
            </w:r>
            <w:r w:rsidRPr="00863B1D">
              <w:t xml:space="preserve"> </w:t>
            </w:r>
            <w:r w:rsidRPr="00DF4D5E">
              <w:t>подпись</w:t>
            </w:r>
            <w:r w:rsidRPr="00863B1D">
              <w:t xml:space="preserve"> </w:t>
            </w:r>
            <w:r w:rsidRPr="00DF4D5E">
              <w:t>электронного</w:t>
            </w:r>
            <w:r w:rsidRPr="00863B1D">
              <w:t xml:space="preserve"> </w:t>
            </w:r>
            <w:r w:rsidRPr="00DF4D5E">
              <w:t>документа</w:t>
            </w:r>
            <w:r w:rsidRPr="00863B1D">
              <w:t>» (</w:t>
            </w:r>
            <w:r w:rsidRPr="000D5182">
              <w:rPr>
                <w:lang w:val="en-US"/>
              </w:rPr>
              <w:t>control</w:t>
            </w:r>
            <w:r w:rsidRPr="000D5182">
              <w:t>99</w:t>
            </w:r>
            <w:r w:rsidRPr="000D5182">
              <w:rPr>
                <w:lang w:val="en-US"/>
              </w:rPr>
              <w:t>NoticeCompliance</w:t>
            </w:r>
            <w:r w:rsidRPr="000D5182">
              <w:t>/</w:t>
            </w:r>
            <w:r w:rsidRPr="000D5182">
              <w:rPr>
                <w:lang w:val="en-US"/>
              </w:rPr>
              <w:t>extPrintForm</w:t>
            </w:r>
            <w:r w:rsidRPr="000D5182">
              <w:t>/</w:t>
            </w:r>
            <w:r w:rsidRPr="000D5182">
              <w:rPr>
                <w:lang w:val="en-US"/>
              </w:rPr>
              <w:t>signature</w:t>
            </w:r>
            <w:r w:rsidRPr="00863B1D">
              <w:t>)</w:t>
            </w:r>
          </w:p>
        </w:tc>
      </w:tr>
      <w:tr w:rsidR="000D5182" w:rsidRPr="000D5182" w14:paraId="69BEBEC4" w14:textId="77777777" w:rsidTr="002B1052">
        <w:trPr>
          <w:trHeight w:val="348"/>
        </w:trPr>
        <w:tc>
          <w:tcPr>
            <w:tcW w:w="773" w:type="pct"/>
            <w:gridSpan w:val="2"/>
          </w:tcPr>
          <w:p w14:paraId="5A9A9EA8" w14:textId="6E97302B" w:rsidR="000D5182" w:rsidRPr="000D5182" w:rsidRDefault="000D5182" w:rsidP="000D5182">
            <w:pPr>
              <w:pStyle w:val="ad"/>
              <w:jc w:val="left"/>
            </w:pPr>
            <w:r w:rsidRPr="00CD6D55">
              <w:t>РК_ИК_</w:t>
            </w:r>
            <w:r>
              <w:t>0358</w:t>
            </w:r>
          </w:p>
        </w:tc>
        <w:tc>
          <w:tcPr>
            <w:tcW w:w="703" w:type="pct"/>
          </w:tcPr>
          <w:p w14:paraId="78C58AB0" w14:textId="36C3E658" w:rsidR="000D5182" w:rsidRPr="000D5182" w:rsidRDefault="000D5182" w:rsidP="000D5182">
            <w:pPr>
              <w:pStyle w:val="ad"/>
              <w:jc w:val="left"/>
            </w:pPr>
            <w:r>
              <w:t>-</w:t>
            </w:r>
          </w:p>
        </w:tc>
        <w:tc>
          <w:tcPr>
            <w:tcW w:w="1055" w:type="pct"/>
            <w:gridSpan w:val="2"/>
          </w:tcPr>
          <w:p w14:paraId="4D668536" w14:textId="21AF0ACE" w:rsidR="000D5182" w:rsidRPr="000D5182" w:rsidRDefault="000D5182" w:rsidP="000D5182">
            <w:pPr>
              <w:pStyle w:val="ad"/>
              <w:jc w:val="left"/>
            </w:pPr>
            <w:r w:rsidRPr="000D5182">
              <w:t>«</w:t>
            </w:r>
            <w:r w:rsidRPr="00863B1D">
              <w:t>Внешний</w:t>
            </w:r>
            <w:r w:rsidRPr="000D5182">
              <w:t xml:space="preserve"> </w:t>
            </w:r>
            <w:r w:rsidRPr="00863B1D">
              <w:t>идентификатор</w:t>
            </w:r>
            <w:r w:rsidRPr="000D5182">
              <w:t xml:space="preserve"> </w:t>
            </w:r>
            <w:r w:rsidRPr="00863B1D">
              <w:t>документа</w:t>
            </w:r>
            <w:r w:rsidRPr="000D5182">
              <w:t xml:space="preserve">, </w:t>
            </w:r>
            <w:r w:rsidRPr="00863B1D">
              <w:t>направленного</w:t>
            </w:r>
            <w:r w:rsidRPr="000D5182">
              <w:t xml:space="preserve"> </w:t>
            </w:r>
            <w:r w:rsidRPr="00863B1D">
              <w:t>на</w:t>
            </w:r>
            <w:r w:rsidRPr="000D5182">
              <w:t xml:space="preserve"> </w:t>
            </w:r>
            <w:r w:rsidRPr="00863B1D">
              <w:t>контроль</w:t>
            </w:r>
            <w:r w:rsidRPr="000D5182">
              <w:t>» (</w:t>
            </w:r>
            <w:r>
              <w:rPr>
                <w:lang w:val="en-US"/>
              </w:rPr>
              <w:t>control</w:t>
            </w:r>
            <w:r w:rsidRPr="000D5182">
              <w:t>99</w:t>
            </w:r>
            <w:r>
              <w:rPr>
                <w:lang w:val="en-US"/>
              </w:rPr>
              <w:t>NoticeCompliance</w:t>
            </w:r>
            <w:r w:rsidRPr="000D5182">
              <w:t>/</w:t>
            </w:r>
            <w:r w:rsidRPr="00863B1D">
              <w:rPr>
                <w:lang w:val="en-US"/>
              </w:rPr>
              <w:t>refExternalId</w:t>
            </w:r>
            <w:r w:rsidRPr="000D5182">
              <w:t>)</w:t>
            </w:r>
          </w:p>
        </w:tc>
        <w:tc>
          <w:tcPr>
            <w:tcW w:w="1267" w:type="pct"/>
            <w:gridSpan w:val="2"/>
          </w:tcPr>
          <w:p w14:paraId="71114B72" w14:textId="2CF98CE2" w:rsidR="000D5182" w:rsidRPr="000D5182" w:rsidRDefault="000D5182" w:rsidP="000D5182">
            <w:pPr>
              <w:pStyle w:val="ad"/>
              <w:jc w:val="left"/>
            </w:pPr>
            <w:r>
              <w:t>Проверяется</w:t>
            </w:r>
            <w:r w:rsidRPr="000D5182">
              <w:t xml:space="preserve"> </w:t>
            </w:r>
            <w:r>
              <w:t>наличие</w:t>
            </w:r>
            <w:r w:rsidRPr="000D5182">
              <w:t xml:space="preserve"> </w:t>
            </w:r>
            <w:r>
              <w:t>блока</w:t>
            </w:r>
            <w:r w:rsidRPr="000D5182">
              <w:t xml:space="preserve"> «</w:t>
            </w:r>
            <w:r w:rsidRPr="00863B1D">
              <w:t>Внешний</w:t>
            </w:r>
            <w:r w:rsidRPr="000D5182">
              <w:t xml:space="preserve"> </w:t>
            </w:r>
            <w:r w:rsidRPr="00863B1D">
              <w:t>идентификатор</w:t>
            </w:r>
            <w:r w:rsidRPr="000D5182">
              <w:t xml:space="preserve"> </w:t>
            </w:r>
            <w:r w:rsidRPr="00863B1D">
              <w:t>документа</w:t>
            </w:r>
            <w:r w:rsidRPr="000D5182">
              <w:t xml:space="preserve">, </w:t>
            </w:r>
            <w:r w:rsidRPr="00863B1D">
              <w:t>направленного</w:t>
            </w:r>
            <w:r w:rsidRPr="000D5182">
              <w:t xml:space="preserve"> </w:t>
            </w:r>
            <w:r w:rsidRPr="00863B1D">
              <w:t>на</w:t>
            </w:r>
            <w:r w:rsidRPr="000D5182">
              <w:t xml:space="preserve"> </w:t>
            </w:r>
            <w:r w:rsidRPr="00863B1D">
              <w:t>контроль</w:t>
            </w:r>
            <w:r w:rsidRPr="000D5182">
              <w:t>» (</w:t>
            </w:r>
            <w:r>
              <w:rPr>
                <w:lang w:val="en-US"/>
              </w:rPr>
              <w:t>control</w:t>
            </w:r>
            <w:r w:rsidRPr="000D5182">
              <w:t>99</w:t>
            </w:r>
            <w:r>
              <w:rPr>
                <w:lang w:val="en-US"/>
              </w:rPr>
              <w:t>NoticeCompliance</w:t>
            </w:r>
            <w:r w:rsidRPr="000D5182">
              <w:t>/</w:t>
            </w:r>
            <w:r w:rsidRPr="00863B1D">
              <w:rPr>
                <w:lang w:val="en-US"/>
              </w:rPr>
              <w:t>refExternalId</w:t>
            </w:r>
            <w:r w:rsidRPr="000D5182">
              <w:t>)</w:t>
            </w:r>
          </w:p>
        </w:tc>
        <w:tc>
          <w:tcPr>
            <w:tcW w:w="1202" w:type="pct"/>
          </w:tcPr>
          <w:p w14:paraId="3F8844A8" w14:textId="245E2F7C" w:rsidR="000D5182" w:rsidRPr="000D5182" w:rsidRDefault="000D5182" w:rsidP="000D5182">
            <w:pPr>
              <w:pStyle w:val="ad"/>
              <w:jc w:val="left"/>
            </w:pPr>
            <w:r>
              <w:t>Отстутствует</w:t>
            </w:r>
            <w:r w:rsidRPr="00CB4B04">
              <w:t xml:space="preserve"> </w:t>
            </w:r>
            <w:r>
              <w:t>блок</w:t>
            </w:r>
            <w:r w:rsidRPr="00CB4B04">
              <w:t xml:space="preserve"> «</w:t>
            </w:r>
            <w:r w:rsidRPr="00863B1D">
              <w:t>Внешний</w:t>
            </w:r>
            <w:r w:rsidRPr="00CB4B04">
              <w:t xml:space="preserve"> </w:t>
            </w:r>
            <w:r w:rsidRPr="00863B1D">
              <w:t>идентификатор</w:t>
            </w:r>
            <w:r w:rsidRPr="00CB4B04">
              <w:t xml:space="preserve"> </w:t>
            </w:r>
            <w:r w:rsidRPr="00863B1D">
              <w:t>документа</w:t>
            </w:r>
            <w:r w:rsidRPr="00CB4B04">
              <w:t xml:space="preserve">, </w:t>
            </w:r>
            <w:r w:rsidRPr="00863B1D">
              <w:t>направленного</w:t>
            </w:r>
            <w:r w:rsidRPr="00CB4B04">
              <w:t xml:space="preserve"> </w:t>
            </w:r>
            <w:r w:rsidRPr="00863B1D">
              <w:t>на</w:t>
            </w:r>
            <w:r w:rsidRPr="00CB4B04">
              <w:t xml:space="preserve"> </w:t>
            </w:r>
            <w:r w:rsidRPr="00863B1D">
              <w:t>контроль</w:t>
            </w:r>
            <w:r w:rsidRPr="00CB4B04">
              <w:t>» (</w:t>
            </w:r>
            <w:r>
              <w:rPr>
                <w:lang w:val="en-US"/>
              </w:rPr>
              <w:t>control</w:t>
            </w:r>
            <w:r w:rsidRPr="00CB4B04">
              <w:t>99</w:t>
            </w:r>
            <w:r>
              <w:rPr>
                <w:lang w:val="en-US"/>
              </w:rPr>
              <w:t>NoticeCompliance</w:t>
            </w:r>
            <w:r w:rsidRPr="00CB4B04">
              <w:t>/</w:t>
            </w:r>
            <w:r w:rsidRPr="00863B1D">
              <w:rPr>
                <w:lang w:val="en-US"/>
              </w:rPr>
              <w:t>refExternalId</w:t>
            </w:r>
            <w:r w:rsidRPr="00CB4B04">
              <w:t xml:space="preserve">), </w:t>
            </w:r>
            <w:r>
              <w:t>содержащий</w:t>
            </w:r>
            <w:r w:rsidRPr="00CB4B04">
              <w:t xml:space="preserve"> </w:t>
            </w:r>
            <w:r>
              <w:t>идентификатор контролируемого документа присвоенный во внешней системе</w:t>
            </w:r>
          </w:p>
        </w:tc>
      </w:tr>
      <w:tr w:rsidR="00CF0B68" w:rsidRPr="000D5182" w14:paraId="705382DF" w14:textId="77777777" w:rsidTr="002B1052">
        <w:trPr>
          <w:trHeight w:val="348"/>
        </w:trPr>
        <w:tc>
          <w:tcPr>
            <w:tcW w:w="773" w:type="pct"/>
            <w:gridSpan w:val="2"/>
          </w:tcPr>
          <w:p w14:paraId="4A1316F0" w14:textId="36AA6E4C" w:rsidR="00CF0B68" w:rsidRPr="000D5182" w:rsidRDefault="00CF0B68" w:rsidP="00CF0B68">
            <w:pPr>
              <w:pStyle w:val="ad"/>
              <w:jc w:val="left"/>
            </w:pPr>
            <w:r w:rsidRPr="00CD6D55">
              <w:t>РК_ИК_</w:t>
            </w:r>
            <w:r>
              <w:t>0359</w:t>
            </w:r>
          </w:p>
        </w:tc>
        <w:tc>
          <w:tcPr>
            <w:tcW w:w="703" w:type="pct"/>
          </w:tcPr>
          <w:p w14:paraId="5963E235" w14:textId="2FCB792C" w:rsidR="00CF0B68" w:rsidRPr="000D5182" w:rsidRDefault="00CF0B68" w:rsidP="00CF0B68">
            <w:pPr>
              <w:pStyle w:val="ad"/>
              <w:jc w:val="left"/>
            </w:pPr>
            <w:r w:rsidRPr="00CD6D55">
              <w:t>РК_ИК_</w:t>
            </w:r>
            <w:r>
              <w:t>0358</w:t>
            </w:r>
          </w:p>
        </w:tc>
        <w:tc>
          <w:tcPr>
            <w:tcW w:w="1055" w:type="pct"/>
            <w:gridSpan w:val="2"/>
          </w:tcPr>
          <w:p w14:paraId="67E9F01B" w14:textId="4368C250" w:rsidR="00CF0B68" w:rsidRPr="000D5182" w:rsidRDefault="00CF0B68" w:rsidP="00CF0B68">
            <w:pPr>
              <w:pStyle w:val="ad"/>
              <w:jc w:val="left"/>
            </w:pPr>
            <w:r w:rsidRPr="00CB4B04">
              <w:t>«</w:t>
            </w:r>
            <w:r w:rsidRPr="00863B1D">
              <w:t>Внешний</w:t>
            </w:r>
            <w:r w:rsidRPr="00CB4B04">
              <w:t xml:space="preserve"> </w:t>
            </w:r>
            <w:r w:rsidRPr="00863B1D">
              <w:t>идентификатор</w:t>
            </w:r>
            <w:r w:rsidRPr="00CB4B04">
              <w:t xml:space="preserve"> </w:t>
            </w:r>
            <w:r w:rsidRPr="00863B1D">
              <w:t>документа</w:t>
            </w:r>
            <w:r w:rsidRPr="00CB4B04">
              <w:t xml:space="preserve">, </w:t>
            </w:r>
            <w:r w:rsidRPr="00863B1D">
              <w:t>направленного</w:t>
            </w:r>
            <w:r w:rsidRPr="00CB4B04">
              <w:t xml:space="preserve"> </w:t>
            </w:r>
            <w:r w:rsidRPr="00863B1D">
              <w:t>на</w:t>
            </w:r>
            <w:r w:rsidRPr="00CB4B04">
              <w:t xml:space="preserve"> </w:t>
            </w:r>
            <w:r w:rsidRPr="00863B1D">
              <w:t>контроль</w:t>
            </w:r>
            <w:r w:rsidRPr="00CB4B04">
              <w:t>» (</w:t>
            </w:r>
            <w:r>
              <w:rPr>
                <w:lang w:val="en-US"/>
              </w:rPr>
              <w:t>control</w:t>
            </w:r>
            <w:r w:rsidRPr="00CB4B04">
              <w:t>99</w:t>
            </w:r>
            <w:r>
              <w:rPr>
                <w:lang w:val="en-US"/>
              </w:rPr>
              <w:t>NoticeCompliance</w:t>
            </w:r>
            <w:r w:rsidRPr="00CB4B04">
              <w:t>/</w:t>
            </w:r>
            <w:r w:rsidRPr="00863B1D">
              <w:rPr>
                <w:lang w:val="en-US"/>
              </w:rPr>
              <w:t>refExternalId</w:t>
            </w:r>
            <w:r w:rsidRPr="00CB4B04">
              <w:t>)</w:t>
            </w:r>
          </w:p>
        </w:tc>
        <w:tc>
          <w:tcPr>
            <w:tcW w:w="1267" w:type="pct"/>
            <w:gridSpan w:val="2"/>
          </w:tcPr>
          <w:p w14:paraId="14AD2862" w14:textId="2E28EB35" w:rsidR="00CF0B68" w:rsidRPr="000D5182" w:rsidRDefault="00CF0B68" w:rsidP="00CF0B68">
            <w:pPr>
              <w:pStyle w:val="ad"/>
              <w:jc w:val="left"/>
            </w:pPr>
            <w:r>
              <w:t xml:space="preserve">Проверяется, что содержимое блока </w:t>
            </w:r>
            <w:r w:rsidRPr="00CB4B04">
              <w:t>«</w:t>
            </w:r>
            <w:r w:rsidRPr="00863B1D">
              <w:t>Внешний</w:t>
            </w:r>
            <w:r w:rsidRPr="00CB4B04">
              <w:t xml:space="preserve"> </w:t>
            </w:r>
            <w:r w:rsidRPr="00863B1D">
              <w:t>идентификатор</w:t>
            </w:r>
            <w:r w:rsidRPr="00CB4B04">
              <w:t xml:space="preserve"> </w:t>
            </w:r>
            <w:r w:rsidRPr="00863B1D">
              <w:t>документа</w:t>
            </w:r>
            <w:r w:rsidRPr="00CB4B04">
              <w:t xml:space="preserve">, </w:t>
            </w:r>
            <w:r w:rsidRPr="00863B1D">
              <w:t>направленного</w:t>
            </w:r>
            <w:r w:rsidRPr="00CB4B04">
              <w:t xml:space="preserve"> </w:t>
            </w:r>
            <w:r w:rsidRPr="00863B1D">
              <w:t>на</w:t>
            </w:r>
            <w:r w:rsidRPr="00CB4B04">
              <w:t xml:space="preserve"> </w:t>
            </w:r>
            <w:r w:rsidRPr="00863B1D">
              <w:t>контроль</w:t>
            </w:r>
            <w:r w:rsidRPr="00CB4B04">
              <w:t>» (</w:t>
            </w:r>
            <w:r>
              <w:rPr>
                <w:lang w:val="en-US"/>
              </w:rPr>
              <w:t>control</w:t>
            </w:r>
            <w:r w:rsidRPr="00CB4B04">
              <w:t>99</w:t>
            </w:r>
            <w:r>
              <w:rPr>
                <w:lang w:val="en-US"/>
              </w:rPr>
              <w:t>NoticeCompliance</w:t>
            </w:r>
            <w:r w:rsidRPr="00CB4B04">
              <w:t>/</w:t>
            </w:r>
            <w:r w:rsidRPr="00863B1D">
              <w:rPr>
                <w:lang w:val="en-US"/>
              </w:rPr>
              <w:t>refExternalId</w:t>
            </w:r>
            <w:r w:rsidRPr="00CB4B04">
              <w:t>)</w:t>
            </w:r>
            <w:r>
              <w:t xml:space="preserve"> совпадает с содержимым блока «Внешний идентификатор документа» (</w:t>
            </w:r>
            <w:r w:rsidRPr="00CB4B04">
              <w:t>externalId</w:t>
            </w:r>
            <w:r>
              <w:t>)</w:t>
            </w:r>
          </w:p>
        </w:tc>
        <w:tc>
          <w:tcPr>
            <w:tcW w:w="1202" w:type="pct"/>
          </w:tcPr>
          <w:p w14:paraId="51F2F2A5" w14:textId="0C687F03" w:rsidR="00CF0B68" w:rsidRPr="000D5182" w:rsidRDefault="00CF0B68" w:rsidP="00CF0B68">
            <w:pPr>
              <w:pStyle w:val="ad"/>
              <w:jc w:val="left"/>
            </w:pPr>
            <w:r>
              <w:t>Внешний идентификатор документа направленного на контроль (</w:t>
            </w:r>
            <w:r>
              <w:rPr>
                <w:lang w:val="en-US"/>
              </w:rPr>
              <w:t>control</w:t>
            </w:r>
            <w:r w:rsidRPr="00CB4B04">
              <w:t>99</w:t>
            </w:r>
            <w:r>
              <w:rPr>
                <w:lang w:val="en-US"/>
              </w:rPr>
              <w:t>NoticeCompliance</w:t>
            </w:r>
            <w:r w:rsidRPr="00CB4B04">
              <w:t>/</w:t>
            </w:r>
            <w:r w:rsidRPr="00863B1D">
              <w:rPr>
                <w:lang w:val="en-US"/>
              </w:rPr>
              <w:t>refExternalId</w:t>
            </w:r>
            <w:r>
              <w:t>) должен совпадать с внешним идентификатором проконтролированного документа (</w:t>
            </w:r>
            <w:r w:rsidRPr="00CB4B04">
              <w:t>externalId</w:t>
            </w:r>
            <w:r>
              <w:t>)</w:t>
            </w:r>
          </w:p>
        </w:tc>
      </w:tr>
      <w:tr w:rsidR="00CF0B68" w:rsidRPr="000D5182" w14:paraId="2505D83C" w14:textId="77777777" w:rsidTr="002B1052">
        <w:trPr>
          <w:trHeight w:val="348"/>
        </w:trPr>
        <w:tc>
          <w:tcPr>
            <w:tcW w:w="773" w:type="pct"/>
            <w:gridSpan w:val="2"/>
          </w:tcPr>
          <w:p w14:paraId="6B3D711E" w14:textId="49C42716" w:rsidR="00CF0B68" w:rsidRPr="000D5182" w:rsidRDefault="00CF0B68" w:rsidP="00CF0B68">
            <w:pPr>
              <w:pStyle w:val="ad"/>
              <w:jc w:val="left"/>
            </w:pPr>
            <w:r w:rsidRPr="00CD6D55">
              <w:t>РК_ИК_</w:t>
            </w:r>
            <w:r>
              <w:t>0360</w:t>
            </w:r>
          </w:p>
        </w:tc>
        <w:tc>
          <w:tcPr>
            <w:tcW w:w="703" w:type="pct"/>
          </w:tcPr>
          <w:p w14:paraId="2F298163" w14:textId="40CDEC4B" w:rsidR="00CF0B68" w:rsidRPr="000D5182" w:rsidRDefault="00CF0B68" w:rsidP="00CF0B68">
            <w:pPr>
              <w:pStyle w:val="ad"/>
              <w:jc w:val="left"/>
            </w:pPr>
            <w:r>
              <w:t>-</w:t>
            </w:r>
          </w:p>
        </w:tc>
        <w:tc>
          <w:tcPr>
            <w:tcW w:w="1055" w:type="pct"/>
            <w:gridSpan w:val="2"/>
          </w:tcPr>
          <w:p w14:paraId="6655859C" w14:textId="36515671" w:rsidR="00CF0B68" w:rsidRPr="000D5182" w:rsidRDefault="00CF0B68" w:rsidP="00CF0B68">
            <w:pPr>
              <w:pStyle w:val="ad"/>
              <w:jc w:val="left"/>
            </w:pPr>
            <w:r>
              <w:t>«</w:t>
            </w:r>
            <w:r w:rsidRPr="002F0D36">
              <w:t>Номер версии документа, направленного на контроль</w:t>
            </w:r>
            <w:r>
              <w:t xml:space="preserve">» </w:t>
            </w:r>
            <w:r w:rsidRPr="00CB4B04">
              <w:t>(</w:t>
            </w:r>
            <w:r>
              <w:rPr>
                <w:lang w:val="en-US"/>
              </w:rPr>
              <w:t>control</w:t>
            </w:r>
            <w:r w:rsidRPr="00CB4B04">
              <w:t>99</w:t>
            </w:r>
            <w:r>
              <w:rPr>
                <w:lang w:val="en-US"/>
              </w:rPr>
              <w:t>NoticeCompliance</w:t>
            </w:r>
            <w:r w:rsidRPr="00CB4B04">
              <w:t>/</w:t>
            </w:r>
            <w:r w:rsidRPr="002F0D36">
              <w:t>refVersionNumber</w:t>
            </w:r>
            <w:r w:rsidRPr="00CB4B04">
              <w:t>)</w:t>
            </w:r>
          </w:p>
        </w:tc>
        <w:tc>
          <w:tcPr>
            <w:tcW w:w="1267" w:type="pct"/>
            <w:gridSpan w:val="2"/>
          </w:tcPr>
          <w:p w14:paraId="79F398EB" w14:textId="26902D9A" w:rsidR="00CF0B68" w:rsidRPr="000D5182" w:rsidRDefault="00CF0B68" w:rsidP="00CF0B68">
            <w:pPr>
              <w:pStyle w:val="ad"/>
              <w:jc w:val="left"/>
            </w:pPr>
            <w:r>
              <w:t>Проверяется</w:t>
            </w:r>
            <w:r w:rsidRPr="009C4636">
              <w:t xml:space="preserve"> </w:t>
            </w:r>
            <w:r>
              <w:t>наличие</w:t>
            </w:r>
            <w:r w:rsidRPr="009C4636">
              <w:t xml:space="preserve"> </w:t>
            </w:r>
            <w:r>
              <w:t>блока «</w:t>
            </w:r>
            <w:r w:rsidRPr="002F0D36">
              <w:t>Номер версии документа, направленного на контроль</w:t>
            </w:r>
            <w:r>
              <w:t xml:space="preserve">» </w:t>
            </w:r>
            <w:r w:rsidRPr="00CB4B04">
              <w:t>(</w:t>
            </w:r>
            <w:r>
              <w:rPr>
                <w:lang w:val="en-US"/>
              </w:rPr>
              <w:t>control</w:t>
            </w:r>
            <w:r w:rsidRPr="00CB4B04">
              <w:t>99</w:t>
            </w:r>
            <w:r>
              <w:rPr>
                <w:lang w:val="en-US"/>
              </w:rPr>
              <w:t>NoticeCompliance</w:t>
            </w:r>
            <w:r w:rsidRPr="00CB4B04">
              <w:t>/</w:t>
            </w:r>
            <w:r w:rsidRPr="002F0D36">
              <w:t>refVersionNumber</w:t>
            </w:r>
            <w:r w:rsidRPr="00CB4B04">
              <w:t>)</w:t>
            </w:r>
          </w:p>
        </w:tc>
        <w:tc>
          <w:tcPr>
            <w:tcW w:w="1202" w:type="pct"/>
          </w:tcPr>
          <w:p w14:paraId="113E7B1E" w14:textId="23D5F987" w:rsidR="00CF0B68" w:rsidRPr="000D5182" w:rsidRDefault="00CF0B68" w:rsidP="00CF0B68">
            <w:pPr>
              <w:pStyle w:val="ad"/>
              <w:jc w:val="left"/>
            </w:pPr>
            <w:r>
              <w:t>Отсутствует блок «</w:t>
            </w:r>
            <w:r w:rsidRPr="002F0D36">
              <w:t>Номер версии документа, направленного на контроль</w:t>
            </w:r>
            <w:r>
              <w:t xml:space="preserve">» </w:t>
            </w:r>
            <w:r w:rsidRPr="00CB4B04">
              <w:t>(</w:t>
            </w:r>
            <w:r>
              <w:rPr>
                <w:lang w:val="en-US"/>
              </w:rPr>
              <w:t>control</w:t>
            </w:r>
            <w:r w:rsidRPr="00CB4B04">
              <w:t>99</w:t>
            </w:r>
            <w:r>
              <w:rPr>
                <w:lang w:val="en-US"/>
              </w:rPr>
              <w:t>NoticeCompliance</w:t>
            </w:r>
            <w:r w:rsidRPr="00CB4B04">
              <w:t>/</w:t>
            </w:r>
            <w:r w:rsidRPr="002F0D36">
              <w:t>refVersionNumber</w:t>
            </w:r>
            <w:r w:rsidRPr="00CB4B04">
              <w:t>)</w:t>
            </w:r>
            <w:r>
              <w:t>, содержащий версию контролируемого документа.</w:t>
            </w:r>
          </w:p>
        </w:tc>
      </w:tr>
      <w:tr w:rsidR="00CF0B68" w:rsidRPr="000D5182" w14:paraId="73ABB257" w14:textId="77777777" w:rsidTr="002B1052">
        <w:trPr>
          <w:trHeight w:val="348"/>
        </w:trPr>
        <w:tc>
          <w:tcPr>
            <w:tcW w:w="773" w:type="pct"/>
            <w:gridSpan w:val="2"/>
          </w:tcPr>
          <w:p w14:paraId="6B5C8FC1" w14:textId="473F2B15" w:rsidR="00CF0B68" w:rsidRPr="000D5182" w:rsidRDefault="00CF0B68" w:rsidP="00CF0B68">
            <w:pPr>
              <w:pStyle w:val="ad"/>
              <w:jc w:val="left"/>
            </w:pPr>
            <w:bookmarkStart w:id="123" w:name="FCSNF_14290_4"/>
            <w:r w:rsidRPr="00CD6D55">
              <w:lastRenderedPageBreak/>
              <w:t>РК_ИК_</w:t>
            </w:r>
            <w:r>
              <w:t>0361</w:t>
            </w:r>
            <w:bookmarkEnd w:id="123"/>
          </w:p>
        </w:tc>
        <w:tc>
          <w:tcPr>
            <w:tcW w:w="703" w:type="pct"/>
          </w:tcPr>
          <w:p w14:paraId="5903D93F" w14:textId="476DECD7" w:rsidR="00CF0B68" w:rsidRPr="000D5182" w:rsidRDefault="00CF0B68" w:rsidP="00CF0B68">
            <w:pPr>
              <w:pStyle w:val="ad"/>
              <w:jc w:val="left"/>
            </w:pPr>
            <w:r w:rsidRPr="00CD6D55">
              <w:t>РК_ИК_</w:t>
            </w:r>
            <w:r>
              <w:t>0360</w:t>
            </w:r>
          </w:p>
        </w:tc>
        <w:tc>
          <w:tcPr>
            <w:tcW w:w="1055" w:type="pct"/>
            <w:gridSpan w:val="2"/>
          </w:tcPr>
          <w:p w14:paraId="03B222BA" w14:textId="56BED644" w:rsidR="00CF0B68" w:rsidRPr="000D5182" w:rsidRDefault="00CF0B68" w:rsidP="00CF0B68">
            <w:pPr>
              <w:pStyle w:val="ad"/>
              <w:jc w:val="left"/>
            </w:pPr>
            <w:r>
              <w:t>«</w:t>
            </w:r>
            <w:r w:rsidRPr="002F0D36">
              <w:t>Номер версии документа, направленного на контроль</w:t>
            </w:r>
            <w:r>
              <w:t xml:space="preserve">» </w:t>
            </w:r>
            <w:r w:rsidRPr="00CB4B04">
              <w:t>(</w:t>
            </w:r>
            <w:r>
              <w:rPr>
                <w:lang w:val="en-US"/>
              </w:rPr>
              <w:t>control</w:t>
            </w:r>
            <w:r w:rsidRPr="00CB4B04">
              <w:t>99</w:t>
            </w:r>
            <w:r>
              <w:rPr>
                <w:lang w:val="en-US"/>
              </w:rPr>
              <w:t>NoticeCompliance</w:t>
            </w:r>
            <w:r w:rsidRPr="00CB4B04">
              <w:t>/</w:t>
            </w:r>
            <w:r w:rsidRPr="002F0D36">
              <w:t>refVersionNumber</w:t>
            </w:r>
            <w:r w:rsidRPr="00CB4B04">
              <w:t>)</w:t>
            </w:r>
          </w:p>
        </w:tc>
        <w:tc>
          <w:tcPr>
            <w:tcW w:w="1267" w:type="pct"/>
            <w:gridSpan w:val="2"/>
          </w:tcPr>
          <w:p w14:paraId="63EAEF11" w14:textId="7AF32C7B" w:rsidR="00CF0B68" w:rsidRPr="000D5182" w:rsidRDefault="00CF0B68" w:rsidP="00CF0B68">
            <w:pPr>
              <w:pStyle w:val="ad"/>
              <w:jc w:val="left"/>
            </w:pPr>
            <w:r>
              <w:t>Проверяется, что содержимое блока «</w:t>
            </w:r>
            <w:r w:rsidRPr="002F0D36">
              <w:t>Номер версии документа, направленного на контроль</w:t>
            </w:r>
            <w:r>
              <w:t xml:space="preserve">» </w:t>
            </w:r>
            <w:r w:rsidRPr="00CB4B04">
              <w:t>(</w:t>
            </w:r>
            <w:r>
              <w:rPr>
                <w:lang w:val="en-US"/>
              </w:rPr>
              <w:t>control</w:t>
            </w:r>
            <w:r w:rsidRPr="00CB4B04">
              <w:t>99</w:t>
            </w:r>
            <w:r>
              <w:rPr>
                <w:lang w:val="en-US"/>
              </w:rPr>
              <w:t>NoticeCompliance</w:t>
            </w:r>
            <w:r w:rsidRPr="00CB4B04">
              <w:t>/</w:t>
            </w:r>
            <w:r w:rsidRPr="002F0D36">
              <w:t>refVersionNumber</w:t>
            </w:r>
            <w:r w:rsidRPr="00CB4B04">
              <w:t>)</w:t>
            </w:r>
            <w:r>
              <w:t xml:space="preserve"> совпадает с содержимым блока «</w:t>
            </w:r>
            <w:r w:rsidRPr="009C4636">
              <w:t>Номер версии плана-графика закупок</w:t>
            </w:r>
            <w:r>
              <w:t>» (</w:t>
            </w:r>
            <w:r w:rsidRPr="009C4636">
              <w:t>versionNumber</w:t>
            </w:r>
            <w:r>
              <w:t>)</w:t>
            </w:r>
          </w:p>
        </w:tc>
        <w:tc>
          <w:tcPr>
            <w:tcW w:w="1202" w:type="pct"/>
          </w:tcPr>
          <w:p w14:paraId="46E2538A" w14:textId="3CEA9D7B" w:rsidR="00CF0B68" w:rsidRPr="000D5182" w:rsidRDefault="00CF0B68" w:rsidP="00CF0B68">
            <w:pPr>
              <w:pStyle w:val="ad"/>
              <w:jc w:val="left"/>
            </w:pPr>
            <w:r>
              <w:t>Номер версии документа направленного на контроль (</w:t>
            </w:r>
            <w:r>
              <w:rPr>
                <w:lang w:val="en-US"/>
              </w:rPr>
              <w:t>control</w:t>
            </w:r>
            <w:r w:rsidRPr="00CB4B04">
              <w:t>99</w:t>
            </w:r>
            <w:r>
              <w:rPr>
                <w:lang w:val="en-US"/>
              </w:rPr>
              <w:t>NoticeCompliance</w:t>
            </w:r>
            <w:r>
              <w:t>/</w:t>
            </w:r>
            <w:r w:rsidR="00097959">
              <w:rPr>
                <w:lang w:val="en-US"/>
              </w:rPr>
              <w:t>refV</w:t>
            </w:r>
            <w:r w:rsidR="00673E24" w:rsidRPr="009C4636">
              <w:t>ersionNumber</w:t>
            </w:r>
            <w:r>
              <w:t>) должен совпадать с номером версии проконтролированного документа (</w:t>
            </w:r>
            <w:r w:rsidRPr="009C4636">
              <w:t>versionNumber</w:t>
            </w:r>
            <w:r>
              <w:t>)</w:t>
            </w:r>
          </w:p>
        </w:tc>
      </w:tr>
      <w:tr w:rsidR="00E4283F" w:rsidRPr="00E4283F" w14:paraId="63094B77" w14:textId="77777777" w:rsidTr="002B1052">
        <w:trPr>
          <w:trHeight w:val="348"/>
        </w:trPr>
        <w:tc>
          <w:tcPr>
            <w:tcW w:w="773" w:type="pct"/>
            <w:gridSpan w:val="2"/>
          </w:tcPr>
          <w:p w14:paraId="57C0F2AB" w14:textId="1A4FEDF8" w:rsidR="00E4283F" w:rsidRPr="00CD6D55" w:rsidRDefault="00E4283F" w:rsidP="00CF0B68">
            <w:pPr>
              <w:pStyle w:val="ad"/>
              <w:jc w:val="left"/>
            </w:pPr>
            <w:r w:rsidRPr="00CD6D55">
              <w:t>РК_ИК_</w:t>
            </w:r>
            <w:r>
              <w:t>0362</w:t>
            </w:r>
          </w:p>
        </w:tc>
        <w:tc>
          <w:tcPr>
            <w:tcW w:w="703" w:type="pct"/>
          </w:tcPr>
          <w:p w14:paraId="202A7DBD" w14:textId="6BAA2AFF" w:rsidR="00E4283F" w:rsidRPr="00CD6D55" w:rsidRDefault="00E4283F" w:rsidP="00CF0B68">
            <w:pPr>
              <w:pStyle w:val="ad"/>
              <w:jc w:val="left"/>
            </w:pPr>
            <w:r>
              <w:t>-</w:t>
            </w:r>
          </w:p>
        </w:tc>
        <w:tc>
          <w:tcPr>
            <w:tcW w:w="1055" w:type="pct"/>
            <w:gridSpan w:val="2"/>
          </w:tcPr>
          <w:p w14:paraId="1926798E" w14:textId="29852113" w:rsidR="00E4283F" w:rsidRPr="00E4283F" w:rsidRDefault="00E4283F" w:rsidP="00E4283F">
            <w:pPr>
              <w:pStyle w:val="ad"/>
              <w:jc w:val="left"/>
              <w:rPr>
                <w:lang w:val="en-US"/>
              </w:rPr>
            </w:pPr>
            <w:r w:rsidRPr="00E4283F">
              <w:rPr>
                <w:lang w:val="en-US"/>
              </w:rPr>
              <w:t>«</w:t>
            </w:r>
            <w:r w:rsidRPr="00E4283F">
              <w:t>Список</w:t>
            </w:r>
            <w:r w:rsidRPr="00E4283F">
              <w:rPr>
                <w:lang w:val="en-US"/>
              </w:rPr>
              <w:t xml:space="preserve"> </w:t>
            </w:r>
            <w:r w:rsidRPr="00E4283F">
              <w:t>проверок</w:t>
            </w:r>
            <w:r w:rsidRPr="00E4283F">
              <w:rPr>
                <w:lang w:val="en-US"/>
              </w:rPr>
              <w:t xml:space="preserve"> </w:t>
            </w:r>
            <w:r w:rsidRPr="00E4283F">
              <w:t>по</w:t>
            </w:r>
            <w:r w:rsidRPr="00E4283F">
              <w:rPr>
                <w:lang w:val="en-US"/>
              </w:rPr>
              <w:t xml:space="preserve"> </w:t>
            </w:r>
            <w:r w:rsidRPr="00E4283F">
              <w:t>типу</w:t>
            </w:r>
            <w:r w:rsidRPr="00E4283F">
              <w:rPr>
                <w:lang w:val="en-US"/>
              </w:rPr>
              <w:t xml:space="preserve"> </w:t>
            </w:r>
            <w:r w:rsidRPr="00E4283F">
              <w:t>документа</w:t>
            </w:r>
            <w:r w:rsidRPr="00E4283F">
              <w:rPr>
                <w:lang w:val="en-US"/>
              </w:rPr>
              <w:t>» (control99NoticeCompliance/</w:t>
            </w:r>
            <w:r>
              <w:rPr>
                <w:lang w:val="en-US"/>
              </w:rPr>
              <w:t>checklists</w:t>
            </w:r>
            <w:r w:rsidRPr="00E4283F">
              <w:rPr>
                <w:lang w:val="en-US"/>
              </w:rPr>
              <w:t>)</w:t>
            </w:r>
          </w:p>
        </w:tc>
        <w:tc>
          <w:tcPr>
            <w:tcW w:w="1267" w:type="pct"/>
            <w:gridSpan w:val="2"/>
          </w:tcPr>
          <w:p w14:paraId="7411F168" w14:textId="44C81FA8" w:rsidR="00E4283F" w:rsidRPr="00BC1B41" w:rsidRDefault="00E4283F" w:rsidP="00BC1B41">
            <w:pPr>
              <w:pStyle w:val="ad"/>
              <w:jc w:val="left"/>
            </w:pPr>
            <w:r>
              <w:t xml:space="preserve">Проверяется, что все конечные элементы </w:t>
            </w:r>
            <w:r w:rsidR="00BC1B41">
              <w:t>имеют значение «</w:t>
            </w:r>
            <w:r w:rsidR="00BC1B41">
              <w:rPr>
                <w:lang w:val="en-US"/>
              </w:rPr>
              <w:t>True</w:t>
            </w:r>
            <w:r w:rsidR="00BC1B41">
              <w:t>». Исключением является элемент «</w:t>
            </w:r>
            <w:r w:rsidR="00BC1B41" w:rsidRPr="00BC1B41">
              <w:t>Наличие у проекта контракта, заключенного в соответствии с ч. 1 ст. 93 Федерального закона № 44-ФЗ и подлежащего включению в РК, результата контроля в соответствии с ч. 5 ст. 99 Федерального закона № 44-ФЗ</w:t>
            </w:r>
            <w:r w:rsidR="00BC1B41">
              <w:t>» (</w:t>
            </w:r>
            <w:r w:rsidR="00BC1B41">
              <w:rPr>
                <w:lang w:val="en-US"/>
              </w:rPr>
              <w:t>control</w:t>
            </w:r>
            <w:r w:rsidR="00BC1B41" w:rsidRPr="00CB4B04">
              <w:t>99</w:t>
            </w:r>
            <w:r w:rsidR="00BC1B41">
              <w:rPr>
                <w:lang w:val="en-US"/>
              </w:rPr>
              <w:t>NoticeCompliance</w:t>
            </w:r>
            <w:r w:rsidR="00BC1B41" w:rsidRPr="00CB4B04">
              <w:t>/</w:t>
            </w:r>
            <w:r w:rsidR="00BC1B41" w:rsidRPr="00BC1B41">
              <w:t>checklists/contractChecklist/contractProjectControl99Check/contractProjectControl99</w:t>
            </w:r>
            <w:r w:rsidR="00BC1B41">
              <w:t>), он может иметь любое значение.</w:t>
            </w:r>
          </w:p>
        </w:tc>
        <w:tc>
          <w:tcPr>
            <w:tcW w:w="1202" w:type="pct"/>
          </w:tcPr>
          <w:p w14:paraId="6F672527" w14:textId="4CFADDF7" w:rsidR="00E4283F" w:rsidRPr="00E4283F" w:rsidRDefault="00BC1B41" w:rsidP="00BC1B41">
            <w:pPr>
              <w:pStyle w:val="ad"/>
              <w:jc w:val="left"/>
            </w:pPr>
            <w:r>
              <w:t>В</w:t>
            </w:r>
            <w:r w:rsidRPr="00CB06EC">
              <w:t xml:space="preserve"> чек-листе для уведомления о соответствии не </w:t>
            </w:r>
            <w:r>
              <w:t xml:space="preserve">может быть </w:t>
            </w:r>
            <w:r w:rsidRPr="00CB06EC">
              <w:t>отрицательных результатов проверок, кроме шага «Шаг 6 «Проверка наличия результата контроля проекта контракта в соответствии с ч. 5 ст. 9</w:t>
            </w:r>
            <w:r>
              <w:t>9 Федерального закона № 44-ФЗ», по которому возможен отрицательный результат контроля</w:t>
            </w:r>
          </w:p>
        </w:tc>
      </w:tr>
      <w:tr w:rsidR="006059AF" w:rsidRPr="00E4283F" w14:paraId="63A67C35" w14:textId="77777777" w:rsidTr="002B1052">
        <w:trPr>
          <w:trHeight w:val="348"/>
        </w:trPr>
        <w:tc>
          <w:tcPr>
            <w:tcW w:w="773" w:type="pct"/>
            <w:gridSpan w:val="2"/>
          </w:tcPr>
          <w:p w14:paraId="56AEB533" w14:textId="399C77C0" w:rsidR="006059AF" w:rsidRPr="00CD6D55" w:rsidRDefault="006059AF" w:rsidP="00CF0B68">
            <w:pPr>
              <w:pStyle w:val="ad"/>
              <w:jc w:val="left"/>
            </w:pPr>
            <w:r w:rsidRPr="00CD6D55">
              <w:t>РК_ИК_</w:t>
            </w:r>
            <w:r>
              <w:t>0363</w:t>
            </w:r>
          </w:p>
        </w:tc>
        <w:tc>
          <w:tcPr>
            <w:tcW w:w="703" w:type="pct"/>
          </w:tcPr>
          <w:p w14:paraId="076A5819" w14:textId="208317ED" w:rsidR="006059AF" w:rsidRDefault="006059AF" w:rsidP="00CF0B68">
            <w:pPr>
              <w:pStyle w:val="ad"/>
              <w:jc w:val="left"/>
            </w:pPr>
            <w:r>
              <w:t>-</w:t>
            </w:r>
          </w:p>
        </w:tc>
        <w:tc>
          <w:tcPr>
            <w:tcW w:w="1055" w:type="pct"/>
            <w:gridSpan w:val="2"/>
          </w:tcPr>
          <w:p w14:paraId="15C26025" w14:textId="221618FB" w:rsidR="006059AF" w:rsidRPr="006059AF" w:rsidRDefault="006059AF" w:rsidP="00E4283F">
            <w:pPr>
              <w:pStyle w:val="ad"/>
              <w:jc w:val="left"/>
            </w:pPr>
            <w:r>
              <w:t>«</w:t>
            </w:r>
            <w:r w:rsidRPr="00BC1B41">
              <w:t>Наличие у проекта контракта, заключенного в соответствии с ч. 1 ст. 93 Федерального закона № 44-ФЗ и подлежащего включению в РК, результата контроля в соответствии с ч. 5 ст. 99 Федерального закона № 44-ФЗ</w:t>
            </w:r>
            <w:r>
              <w:t>» (</w:t>
            </w:r>
            <w:r>
              <w:rPr>
                <w:lang w:val="en-US"/>
              </w:rPr>
              <w:t>control</w:t>
            </w:r>
            <w:r w:rsidRPr="00CB4B04">
              <w:t>99</w:t>
            </w:r>
            <w:r>
              <w:rPr>
                <w:lang w:val="en-US"/>
              </w:rPr>
              <w:t>NoticeC</w:t>
            </w:r>
            <w:r>
              <w:rPr>
                <w:lang w:val="en-US"/>
              </w:rPr>
              <w:lastRenderedPageBreak/>
              <w:t>ompliance</w:t>
            </w:r>
            <w:r w:rsidRPr="00CB4B04">
              <w:t>/</w:t>
            </w:r>
            <w:r w:rsidRPr="00BC1B41">
              <w:t>checklists/contractChecklist/contractProjectControl99Check/contractProjectControl99</w:t>
            </w:r>
            <w:r>
              <w:t>)</w:t>
            </w:r>
          </w:p>
        </w:tc>
        <w:tc>
          <w:tcPr>
            <w:tcW w:w="1267" w:type="pct"/>
            <w:gridSpan w:val="2"/>
          </w:tcPr>
          <w:p w14:paraId="5CEF3399" w14:textId="2F4C4221" w:rsidR="006059AF" w:rsidRPr="006059AF" w:rsidRDefault="006059AF" w:rsidP="006059AF">
            <w:pPr>
              <w:pStyle w:val="ad"/>
              <w:jc w:val="left"/>
            </w:pPr>
            <w:r>
              <w:lastRenderedPageBreak/>
              <w:t>В случае, если элемент «</w:t>
            </w:r>
            <w:r w:rsidRPr="00BC1B41">
              <w:t>Наличие у проекта контракта, заключенного в соответствии с ч. 1 ст. 93 Федерального закона № 44-ФЗ и подлежащего включению в РК, результата контроля в соответствии с ч. 5 ст. 99 Федерального закона № 44-ФЗ</w:t>
            </w:r>
            <w:r>
              <w:t>» (</w:t>
            </w:r>
            <w:r>
              <w:rPr>
                <w:lang w:val="en-US"/>
              </w:rPr>
              <w:t>control</w:t>
            </w:r>
            <w:r w:rsidRPr="00CB4B04">
              <w:t>99</w:t>
            </w:r>
            <w:r>
              <w:rPr>
                <w:lang w:val="en-US"/>
              </w:rPr>
              <w:t>NoticeCompliance</w:t>
            </w:r>
            <w:r w:rsidRPr="00CB4B04">
              <w:t>/</w:t>
            </w:r>
            <w:r w:rsidRPr="00BC1B41">
              <w:t>checklists/con</w:t>
            </w:r>
            <w:r w:rsidRPr="00BC1B41">
              <w:lastRenderedPageBreak/>
              <w:t>tractChecklist/contractProjectControl99Check/contractProjectControl99</w:t>
            </w:r>
            <w:r>
              <w:t xml:space="preserve">) присутствует в </w:t>
            </w:r>
            <w:r>
              <w:rPr>
                <w:lang w:val="en-US"/>
              </w:rPr>
              <w:t>XML</w:t>
            </w:r>
            <w:r>
              <w:t xml:space="preserve"> и имеет значение «</w:t>
            </w:r>
            <w:r>
              <w:rPr>
                <w:lang w:val="en-US"/>
              </w:rPr>
              <w:t>False</w:t>
            </w:r>
            <w:r>
              <w:t>» про веряется наличие в пакете элемента «</w:t>
            </w:r>
            <w:r w:rsidRPr="006059AF">
              <w:t>Отметка о непрохождении проектом контракта контроля в соответствии с ч. 5 ст. 99</w:t>
            </w:r>
            <w:r>
              <w:t>» (</w:t>
            </w:r>
            <w:r w:rsidRPr="006059AF">
              <w:t>CPControl99FailureMark</w:t>
            </w:r>
            <w:r>
              <w:t>) со значением «</w:t>
            </w:r>
            <w:r>
              <w:rPr>
                <w:lang w:val="en-US"/>
              </w:rPr>
              <w:t>True</w:t>
            </w:r>
            <w:r>
              <w:t>»</w:t>
            </w:r>
          </w:p>
        </w:tc>
        <w:tc>
          <w:tcPr>
            <w:tcW w:w="1202" w:type="pct"/>
          </w:tcPr>
          <w:p w14:paraId="5F9B4B59" w14:textId="0E3DDEB4" w:rsidR="006059AF" w:rsidRDefault="006059AF" w:rsidP="00BC1B41">
            <w:pPr>
              <w:pStyle w:val="ad"/>
              <w:jc w:val="left"/>
            </w:pPr>
            <w:r>
              <w:lastRenderedPageBreak/>
              <w:t>В случае, если не пройдена проверка «</w:t>
            </w:r>
            <w:r w:rsidRPr="00BC1B41">
              <w:t>Наличие у проекта контракта, заключенного в соответствии с ч. 1 ст. 93 Федерального закона № 44-ФЗ и подлежащего включению в РК, результата контроля в соответствии с ч. 5 ст. 99 Федерального закона № 44-ФЗ</w:t>
            </w:r>
            <w:r>
              <w:t>» (</w:t>
            </w:r>
            <w:r>
              <w:rPr>
                <w:lang w:val="en-US"/>
              </w:rPr>
              <w:t>control</w:t>
            </w:r>
            <w:r w:rsidRPr="00CB4B04">
              <w:t>99</w:t>
            </w:r>
            <w:r>
              <w:rPr>
                <w:lang w:val="en-US"/>
              </w:rPr>
              <w:t>NoticeCom</w:t>
            </w:r>
            <w:r>
              <w:rPr>
                <w:lang w:val="en-US"/>
              </w:rPr>
              <w:lastRenderedPageBreak/>
              <w:t>pliance</w:t>
            </w:r>
            <w:r w:rsidRPr="00CB4B04">
              <w:t>/</w:t>
            </w:r>
            <w:r w:rsidRPr="00BC1B41">
              <w:t>checklists/contractChecklist/contractProjectControl99Check/contractProjectControl99</w:t>
            </w:r>
            <w:r>
              <w:t>) то необходимо отобразить данную информацию в элементе «</w:t>
            </w:r>
            <w:r w:rsidRPr="006059AF">
              <w:t>Отметка о непрохождении проектом контракта контроля в соответствии с ч. 5 ст. 99</w:t>
            </w:r>
            <w:r>
              <w:t>» (</w:t>
            </w:r>
            <w:r w:rsidRPr="006059AF">
              <w:t>CPControl99FailureMark</w:t>
            </w:r>
            <w:r>
              <w:t>)</w:t>
            </w:r>
          </w:p>
        </w:tc>
      </w:tr>
    </w:tbl>
    <w:p w14:paraId="757324A5" w14:textId="77777777" w:rsidR="002B1052" w:rsidRPr="00E4283F" w:rsidRDefault="002B1052" w:rsidP="002B1052"/>
    <w:p w14:paraId="44ED2D58" w14:textId="6FECCF61" w:rsidR="001F62FA" w:rsidRDefault="001F62FA" w:rsidP="001F62FA">
      <w:pPr>
        <w:pStyle w:val="6"/>
      </w:pPr>
      <w:bookmarkStart w:id="124" w:name="_Ref89087917"/>
      <w:r>
        <w:t>«</w:t>
      </w:r>
      <w:r w:rsidRPr="009A395B">
        <w:t>Информация об исполнении (исполнении обязательств по предоставленной гарантии качества, расторжении)</w:t>
      </w:r>
      <w:r>
        <w:t>»</w:t>
      </w:r>
      <w:bookmarkEnd w:id="124"/>
    </w:p>
    <w:p w14:paraId="5CF7BD56" w14:textId="77777777" w:rsidR="00952210" w:rsidRPr="00952210" w:rsidRDefault="00952210" w:rsidP="00952210"/>
    <w:p w14:paraId="5340C9E0" w14:textId="0E1E79CD" w:rsidR="00952210" w:rsidRPr="00B75F5A" w:rsidRDefault="00952210" w:rsidP="00952210">
      <w:r>
        <w:t>При приеме в ЕИС пакета «</w:t>
      </w:r>
      <w:r w:rsidRPr="00B22686">
        <w:t>Информация об исполнении (расторжении) контракта</w:t>
      </w:r>
      <w:r>
        <w:t>» (</w:t>
      </w:r>
      <w:r w:rsidRPr="003534F0">
        <w:t>contract</w:t>
      </w:r>
      <w:r w:rsidRPr="00B22686">
        <w:t>Procedure</w:t>
      </w:r>
      <w:r>
        <w:t>)</w:t>
      </w:r>
      <w:r w:rsidR="00CF4D6C">
        <w:t xml:space="preserve"> и «</w:t>
      </w:r>
      <w:r w:rsidR="00CF4D6C" w:rsidRPr="00CE195A">
        <w:t>Информация об исполнении (расторжении) контракта контракте</w:t>
      </w:r>
      <w:r w:rsidR="00CF4D6C">
        <w:t xml:space="preserve"> </w:t>
      </w:r>
      <w:r w:rsidR="00CF4D6C" w:rsidRPr="00CE195A">
        <w:t>(</w:t>
      </w:r>
      <w:r w:rsidR="00CF4D6C">
        <w:t>не публичные данные</w:t>
      </w:r>
      <w:r w:rsidR="00CF4D6C" w:rsidRPr="00CE195A">
        <w:t>)</w:t>
      </w:r>
      <w:r w:rsidR="00CF4D6C">
        <w:t>» (</w:t>
      </w:r>
      <w:r w:rsidR="00CF4D6C" w:rsidRPr="00135AEA">
        <w:rPr>
          <w:lang w:val="en-US"/>
        </w:rPr>
        <w:t>closed</w:t>
      </w:r>
      <w:r w:rsidR="00CF4D6C">
        <w:t>C</w:t>
      </w:r>
      <w:r w:rsidR="00CF4D6C" w:rsidRPr="00CE195A">
        <w:t>ontractProcedure</w:t>
      </w:r>
      <w:r w:rsidR="00CF4D6C">
        <w:t>)</w:t>
      </w:r>
      <w:r w:rsidRPr="00B75F5A">
        <w:t xml:space="preserve"> </w:t>
      </w:r>
      <w:r>
        <w:t xml:space="preserve">должны выполняться контроли, указанные в </w:t>
      </w:r>
      <w:r>
        <w:fldChar w:fldCharType="begin"/>
      </w:r>
      <w:r>
        <w:instrText xml:space="preserve"> REF _Ref403742227 \h </w:instrText>
      </w:r>
      <w:r>
        <w:fldChar w:fldCharType="separate"/>
      </w:r>
      <w:r w:rsidR="000D538E">
        <w:t xml:space="preserve">Таблица </w:t>
      </w:r>
      <w:r w:rsidR="000D538E">
        <w:rPr>
          <w:noProof/>
        </w:rPr>
        <w:t>8</w:t>
      </w:r>
      <w:r>
        <w:fldChar w:fldCharType="end"/>
      </w:r>
    </w:p>
    <w:p w14:paraId="57DAB866" w14:textId="6571D6C4" w:rsidR="002B1EC5" w:rsidRDefault="00952210" w:rsidP="00A83F42">
      <w:r>
        <w:t>Уникальность записи об исполнении определяется</w:t>
      </w:r>
      <w:r w:rsidR="002B1EC5">
        <w:t>(ИЛИ)</w:t>
      </w:r>
      <w:r w:rsidR="005F4B16">
        <w:t xml:space="preserve"> (</w:t>
      </w:r>
      <w:r w:rsidR="00A83F42">
        <w:t>если первая версия сведений о контракте для данного исполнения размещена ДО выхода версии 13.2 ЕИС</w:t>
      </w:r>
      <w:r w:rsidR="005F4B16">
        <w:t>)</w:t>
      </w:r>
      <w:r w:rsidR="002B1EC5">
        <w:t>:</w:t>
      </w:r>
    </w:p>
    <w:p w14:paraId="0605164E" w14:textId="34B22409" w:rsidR="002B1EC5" w:rsidRDefault="002B1EC5" w:rsidP="00952210">
      <w:r>
        <w:t xml:space="preserve">- </w:t>
      </w:r>
      <w:r>
        <w:tab/>
      </w:r>
      <w:r w:rsidR="00952210">
        <w:t>набором трех полей: «</w:t>
      </w:r>
      <w:r w:rsidR="00952210" w:rsidRPr="008669FC">
        <w:t>Номер реестровой записи государственного или муниципального контракта</w:t>
      </w:r>
      <w:r w:rsidR="00952210">
        <w:t>»</w:t>
      </w:r>
      <w:r w:rsidR="00952210" w:rsidRPr="0086488C">
        <w:t xml:space="preserve"> (</w:t>
      </w:r>
      <w:r w:rsidR="00595694" w:rsidRPr="0086488C">
        <w:rPr>
          <w:lang w:val="en-US"/>
        </w:rPr>
        <w:t>regNum</w:t>
      </w:r>
      <w:r w:rsidR="00952210" w:rsidRPr="0086488C">
        <w:t>)</w:t>
      </w:r>
      <w:r w:rsidR="00952210">
        <w:t>, «Дата окончания исполнения этапа контракта» (</w:t>
      </w:r>
      <w:r w:rsidR="00952210">
        <w:rPr>
          <w:lang w:val="en-US"/>
        </w:rPr>
        <w:t>executions</w:t>
      </w:r>
      <w:r>
        <w:t>/</w:t>
      </w:r>
      <w:r w:rsidR="00952210">
        <w:rPr>
          <w:lang w:val="en-US"/>
        </w:rPr>
        <w:t>stage</w:t>
      </w:r>
      <w:r>
        <w:t>/</w:t>
      </w:r>
      <w:r w:rsidRPr="002B1EC5">
        <w:t>endDate</w:t>
      </w:r>
      <w:r w:rsidR="00952210">
        <w:t>) и «</w:t>
      </w:r>
      <w:r w:rsidR="00952210" w:rsidRPr="00E50401">
        <w:t>Номер исполнения в рамках этапа</w:t>
      </w:r>
      <w:r w:rsidR="00952210">
        <w:t>»</w:t>
      </w:r>
      <w:r w:rsidR="00952210" w:rsidRPr="0086488C">
        <w:t xml:space="preserve"> </w:t>
      </w:r>
      <w:r w:rsidR="00952210">
        <w:t>(</w:t>
      </w:r>
      <w:r w:rsidR="00952210">
        <w:rPr>
          <w:lang w:val="en-US"/>
        </w:rPr>
        <w:t>executions</w:t>
      </w:r>
      <w:r>
        <w:t>/</w:t>
      </w:r>
      <w:r w:rsidR="00952210" w:rsidRPr="0086488C">
        <w:rPr>
          <w:lang w:val="en-US"/>
        </w:rPr>
        <w:t>ordinalNumber</w:t>
      </w:r>
      <w:r w:rsidR="00952210">
        <w:t>)</w:t>
      </w:r>
      <w:r>
        <w:t>;</w:t>
      </w:r>
    </w:p>
    <w:p w14:paraId="2E6653A7" w14:textId="1A51B8E9" w:rsidR="002B1EC5" w:rsidRDefault="002B1EC5" w:rsidP="002B1EC5">
      <w:r>
        <w:t xml:space="preserve">- </w:t>
      </w:r>
      <w:r>
        <w:tab/>
        <w:t>полем «</w:t>
      </w:r>
      <w:r w:rsidRPr="002B1EC5">
        <w:t>Уникальный идентификатор этапа контракта в ЕИС</w:t>
      </w:r>
      <w:r>
        <w:t>» (</w:t>
      </w:r>
      <w:r w:rsidRPr="002B1EC5">
        <w:t>executions/stage/sid</w:t>
      </w:r>
      <w:r>
        <w:t>);</w:t>
      </w:r>
    </w:p>
    <w:p w14:paraId="06273B84" w14:textId="18BDA8CD" w:rsidR="002B1EC5" w:rsidRPr="002B1EC5" w:rsidRDefault="002B1EC5" w:rsidP="002B1EC5">
      <w:r>
        <w:t xml:space="preserve">- </w:t>
      </w:r>
      <w:r>
        <w:tab/>
        <w:t>полем</w:t>
      </w:r>
      <w:r w:rsidRPr="002B1EC5">
        <w:t xml:space="preserve"> « Внешний идентификатор этапа» (</w:t>
      </w:r>
      <w:r w:rsidR="00A83F42" w:rsidRPr="002B1EC5">
        <w:t>executions</w:t>
      </w:r>
      <w:r w:rsidR="00A83F42" w:rsidRPr="00A83F42">
        <w:t>/</w:t>
      </w:r>
      <w:r w:rsidRPr="002B1EC5">
        <w:rPr>
          <w:lang w:val="en-US"/>
        </w:rPr>
        <w:t>stage</w:t>
      </w:r>
      <w:r w:rsidRPr="002B1EC5">
        <w:t>/</w:t>
      </w:r>
      <w:r w:rsidRPr="002B1EC5">
        <w:rPr>
          <w:lang w:val="en-US"/>
        </w:rPr>
        <w:t>externalSid</w:t>
      </w:r>
      <w:r w:rsidRPr="002B1EC5">
        <w:t>).</w:t>
      </w:r>
    </w:p>
    <w:p w14:paraId="2F570745" w14:textId="77777777" w:rsidR="00A83F42" w:rsidRDefault="00A83F42" w:rsidP="00952210"/>
    <w:p w14:paraId="488E0DCD" w14:textId="390034F7" w:rsidR="00A83F42" w:rsidRDefault="00A83F42" w:rsidP="00A83F42">
      <w:r>
        <w:t>Уникальность записи об исполнении определяется (если первая версия сведений о контракте для данного исполнения размещена ПОСЛЕ выхода версии 13.2 ЕИС):</w:t>
      </w:r>
    </w:p>
    <w:p w14:paraId="0CB454FB" w14:textId="54E2266A" w:rsidR="00A83F42" w:rsidRDefault="00A83F42" w:rsidP="00A83F42">
      <w:r>
        <w:lastRenderedPageBreak/>
        <w:t xml:space="preserve">- </w:t>
      </w:r>
      <w:r>
        <w:tab/>
        <w:t>набором трех полей: «</w:t>
      </w:r>
      <w:r w:rsidRPr="008669FC">
        <w:t>Номер реестровой записи государственного или муниципального контракта</w:t>
      </w:r>
      <w:r>
        <w:t>»</w:t>
      </w:r>
      <w:r w:rsidRPr="0086488C">
        <w:t xml:space="preserve"> (</w:t>
      </w:r>
      <w:r w:rsidR="00595694" w:rsidRPr="0086488C">
        <w:rPr>
          <w:lang w:val="en-US"/>
        </w:rPr>
        <w:t>regNum</w:t>
      </w:r>
      <w:r w:rsidRPr="0086488C">
        <w:t>)</w:t>
      </w:r>
      <w:r>
        <w:t>, «</w:t>
      </w:r>
      <w:r w:rsidRPr="002B1EC5">
        <w:t>Уникальный идентификатор этапа контракта в ЕИС</w:t>
      </w:r>
      <w:r>
        <w:t>» (</w:t>
      </w:r>
      <w:r w:rsidRPr="002B1EC5">
        <w:t>executions/stage/sid</w:t>
      </w:r>
      <w:r>
        <w:t xml:space="preserve">) (или </w:t>
      </w:r>
      <w:r w:rsidRPr="002B1EC5">
        <w:t>«Внешний идентификатор этапа» (executions</w:t>
      </w:r>
      <w:r w:rsidRPr="00A83F42">
        <w:t>/</w:t>
      </w:r>
      <w:r w:rsidRPr="002B1EC5">
        <w:rPr>
          <w:lang w:val="en-US"/>
        </w:rPr>
        <w:t>stage</w:t>
      </w:r>
      <w:r w:rsidRPr="002B1EC5">
        <w:t>/</w:t>
      </w:r>
      <w:r w:rsidRPr="002B1EC5">
        <w:rPr>
          <w:lang w:val="en-US"/>
        </w:rPr>
        <w:t>externalSid</w:t>
      </w:r>
      <w:r>
        <w:t>) и «</w:t>
      </w:r>
      <w:r w:rsidRPr="00E50401">
        <w:t>Номер исполнения в рамках этапа</w:t>
      </w:r>
      <w:r>
        <w:t>»</w:t>
      </w:r>
      <w:r w:rsidRPr="0086488C">
        <w:t xml:space="preserve"> </w:t>
      </w:r>
      <w:r>
        <w:t>(</w:t>
      </w:r>
      <w:r>
        <w:rPr>
          <w:lang w:val="en-US"/>
        </w:rPr>
        <w:t>executions</w:t>
      </w:r>
      <w:r>
        <w:t>/</w:t>
      </w:r>
      <w:r w:rsidRPr="0086488C">
        <w:rPr>
          <w:lang w:val="en-US"/>
        </w:rPr>
        <w:t>ordinalNumber</w:t>
      </w:r>
      <w:r>
        <w:t>);</w:t>
      </w:r>
    </w:p>
    <w:p w14:paraId="05FC9ED2" w14:textId="77777777" w:rsidR="00A83F42" w:rsidRDefault="00A83F42" w:rsidP="00952210"/>
    <w:p w14:paraId="778D8B1C" w14:textId="38BEACEC" w:rsidR="00952210" w:rsidRDefault="00952210" w:rsidP="00952210">
      <w:r>
        <w:t>С учетом этого факта должны выполняться общие контроли и правила приема документов в ЕИС, описанные в документе «</w:t>
      </w:r>
      <w:r w:rsidRPr="00C77F8B">
        <w:t>ЕИС Интеграция. Контроли и особенности приема данных</w:t>
      </w:r>
      <w:r>
        <w:t>».</w:t>
      </w:r>
    </w:p>
    <w:p w14:paraId="4B81F27F" w14:textId="0C1EB13A" w:rsidR="00952210" w:rsidRPr="00952210" w:rsidRDefault="00952210" w:rsidP="002B1EC5">
      <w:r>
        <w:t>Также в ЕИС принимаются изменения и</w:t>
      </w:r>
      <w:r w:rsidRPr="00B22686">
        <w:t>нформаци</w:t>
      </w:r>
      <w:r>
        <w:t>и</w:t>
      </w:r>
      <w:r w:rsidRPr="00B22686">
        <w:t xml:space="preserve"> об исполнении (расторжении) контракта</w:t>
      </w:r>
      <w:r>
        <w:t xml:space="preserve"> (</w:t>
      </w:r>
      <w:r>
        <w:rPr>
          <w:lang w:val="en-US"/>
        </w:rPr>
        <w:t>contractProcedure</w:t>
      </w:r>
      <w:r w:rsidRPr="004C4832">
        <w:t xml:space="preserve"> </w:t>
      </w:r>
      <w:r>
        <w:t xml:space="preserve">с заполненным полем </w:t>
      </w:r>
      <w:r w:rsidRPr="004C4832">
        <w:t>modificationReason</w:t>
      </w:r>
      <w:r>
        <w:t xml:space="preserve">). Поскольку у </w:t>
      </w:r>
      <w:r>
        <w:rPr>
          <w:lang w:val="en-US"/>
        </w:rPr>
        <w:t>contractProcedure</w:t>
      </w:r>
      <w:r w:rsidRPr="004C4832">
        <w:t xml:space="preserve"> </w:t>
      </w:r>
      <w:r>
        <w:t>нет своего собственного реестрового номера, то в таком случае при приеме в ЕИС</w:t>
      </w:r>
      <w:r w:rsidRPr="004C4832">
        <w:t xml:space="preserve"> </w:t>
      </w:r>
      <w:r>
        <w:t xml:space="preserve">в пакете обязательно указание идентификатора (поля </w:t>
      </w:r>
      <w:r>
        <w:rPr>
          <w:lang w:val="en-US"/>
        </w:rPr>
        <w:t>id</w:t>
      </w:r>
      <w:r>
        <w:t>).</w:t>
      </w:r>
    </w:p>
    <w:p w14:paraId="2BA1016E" w14:textId="77777777" w:rsidR="001F62FA" w:rsidRDefault="001F62FA" w:rsidP="006865EF">
      <w:pPr>
        <w:ind w:firstLine="0"/>
      </w:pPr>
    </w:p>
    <w:p w14:paraId="2BEC6860" w14:textId="1D431B1E" w:rsidR="009323E6" w:rsidRPr="00C158A3" w:rsidRDefault="009323E6" w:rsidP="009323E6">
      <w:pPr>
        <w:ind w:firstLine="0"/>
      </w:pPr>
      <w:bookmarkStart w:id="125" w:name="_Ref403742227"/>
      <w:bookmarkStart w:id="126" w:name="_Ref69917888"/>
      <w:r>
        <w:t xml:space="preserve">Таблица </w:t>
      </w:r>
      <w:r w:rsidR="008515DE">
        <w:rPr>
          <w:noProof/>
        </w:rPr>
        <w:fldChar w:fldCharType="begin"/>
      </w:r>
      <w:r w:rsidR="008515DE">
        <w:rPr>
          <w:noProof/>
        </w:rPr>
        <w:instrText xml:space="preserve"> SEQ Таблица \* ARABIC </w:instrText>
      </w:r>
      <w:r w:rsidR="008515DE">
        <w:rPr>
          <w:noProof/>
        </w:rPr>
        <w:fldChar w:fldCharType="separate"/>
      </w:r>
      <w:r w:rsidR="000A220F">
        <w:rPr>
          <w:noProof/>
        </w:rPr>
        <w:t>7</w:t>
      </w:r>
      <w:r w:rsidR="008515DE">
        <w:rPr>
          <w:noProof/>
        </w:rPr>
        <w:fldChar w:fldCharType="end"/>
      </w:r>
      <w:bookmarkEnd w:id="125"/>
      <w:r w:rsidRPr="00032D3B">
        <w:t xml:space="preserve"> – </w:t>
      </w:r>
      <w:r>
        <w:t>Интеграционные контроли,</w:t>
      </w:r>
      <w:r w:rsidRPr="00C158A3">
        <w:t xml:space="preserve"> </w:t>
      </w:r>
      <w:r>
        <w:t xml:space="preserve">выполняемые при приеме </w:t>
      </w:r>
      <w:r w:rsidR="00952210">
        <w:t>в</w:t>
      </w:r>
      <w:r>
        <w:t xml:space="preserve"> </w:t>
      </w:r>
      <w:r w:rsidR="00952210">
        <w:t>ЕИС</w:t>
      </w:r>
      <w:r>
        <w:t xml:space="preserve"> пакета </w:t>
      </w:r>
      <w:r w:rsidR="00B22686">
        <w:t>«</w:t>
      </w:r>
      <w:r w:rsidR="009A395B" w:rsidRPr="009A395B">
        <w:t>Информация об исполнении (исполнении обязательств по предоставленной гарантии качества, расторжении)</w:t>
      </w:r>
      <w:r w:rsidR="00B22686">
        <w:t>» (</w:t>
      </w:r>
      <w:r w:rsidR="00B22686" w:rsidRPr="003534F0">
        <w:t>contract</w:t>
      </w:r>
      <w:r w:rsidR="00B22686" w:rsidRPr="00B22686">
        <w:t>Procedure</w:t>
      </w:r>
      <w:r w:rsidR="009A395B">
        <w:t>2015</w:t>
      </w:r>
      <w:r w:rsidR="00B22686">
        <w:t>)</w:t>
      </w:r>
      <w:bookmarkEnd w:id="126"/>
    </w:p>
    <w:tbl>
      <w:tblPr>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0"/>
        <w:gridCol w:w="6"/>
        <w:gridCol w:w="77"/>
        <w:gridCol w:w="44"/>
        <w:gridCol w:w="1124"/>
        <w:gridCol w:w="12"/>
        <w:gridCol w:w="242"/>
        <w:gridCol w:w="8"/>
        <w:gridCol w:w="1642"/>
        <w:gridCol w:w="8"/>
        <w:gridCol w:w="365"/>
        <w:gridCol w:w="2693"/>
        <w:gridCol w:w="303"/>
        <w:gridCol w:w="8"/>
        <w:gridCol w:w="238"/>
        <w:gridCol w:w="1747"/>
      </w:tblGrid>
      <w:tr w:rsidR="00976787" w14:paraId="0E033AC6" w14:textId="77777777" w:rsidTr="005D57AA">
        <w:trPr>
          <w:trHeight w:val="420"/>
        </w:trPr>
        <w:tc>
          <w:tcPr>
            <w:tcW w:w="841" w:type="pct"/>
            <w:gridSpan w:val="4"/>
          </w:tcPr>
          <w:p w14:paraId="276D029E" w14:textId="77777777" w:rsidR="0090313D" w:rsidRDefault="0090313D" w:rsidP="00ED08B5">
            <w:pPr>
              <w:pStyle w:val="ad"/>
              <w:jc w:val="left"/>
            </w:pPr>
            <w:r>
              <w:t>№ контроля</w:t>
            </w:r>
          </w:p>
        </w:tc>
        <w:tc>
          <w:tcPr>
            <w:tcW w:w="557" w:type="pct"/>
          </w:tcPr>
          <w:p w14:paraId="0C24623D" w14:textId="2154721F" w:rsidR="0090313D" w:rsidRDefault="0090313D" w:rsidP="00ED08B5">
            <w:pPr>
              <w:pStyle w:val="ad"/>
              <w:jc w:val="left"/>
            </w:pPr>
            <w:r>
              <w:t>Зависимость</w:t>
            </w:r>
          </w:p>
        </w:tc>
        <w:tc>
          <w:tcPr>
            <w:tcW w:w="1129" w:type="pct"/>
            <w:gridSpan w:val="6"/>
          </w:tcPr>
          <w:p w14:paraId="1C0A35C7" w14:textId="41023126" w:rsidR="0090313D" w:rsidRDefault="0090313D" w:rsidP="00ED08B5">
            <w:pPr>
              <w:pStyle w:val="ad"/>
              <w:jc w:val="left"/>
            </w:pPr>
            <w:r>
              <w:t>Проверяемое</w:t>
            </w:r>
            <w:r w:rsidRPr="00B3492F">
              <w:t xml:space="preserve"> поле</w:t>
            </w:r>
          </w:p>
        </w:tc>
        <w:tc>
          <w:tcPr>
            <w:tcW w:w="1335" w:type="pct"/>
          </w:tcPr>
          <w:p w14:paraId="4EBDC69E" w14:textId="77777777" w:rsidR="0090313D" w:rsidRDefault="0090313D" w:rsidP="00ED08B5">
            <w:pPr>
              <w:pStyle w:val="ad"/>
              <w:jc w:val="left"/>
            </w:pPr>
            <w:r>
              <w:t>Реализация условия на схеме</w:t>
            </w:r>
          </w:p>
        </w:tc>
        <w:tc>
          <w:tcPr>
            <w:tcW w:w="1138" w:type="pct"/>
            <w:gridSpan w:val="4"/>
          </w:tcPr>
          <w:p w14:paraId="6179857F" w14:textId="77777777" w:rsidR="0090313D" w:rsidRDefault="0090313D" w:rsidP="00ED08B5">
            <w:pPr>
              <w:pStyle w:val="ad"/>
              <w:jc w:val="left"/>
            </w:pPr>
            <w:r>
              <w:t>Возвращаемая ошибка в случае невыполнения контроля</w:t>
            </w:r>
          </w:p>
        </w:tc>
      </w:tr>
      <w:tr w:rsidR="00A207B9" w:rsidRPr="009F4E26" w14:paraId="75BD3695" w14:textId="77777777" w:rsidTr="00A207B9">
        <w:trPr>
          <w:trHeight w:val="348"/>
        </w:trPr>
        <w:tc>
          <w:tcPr>
            <w:tcW w:w="5000" w:type="pct"/>
            <w:gridSpan w:val="16"/>
          </w:tcPr>
          <w:p w14:paraId="64AC595B" w14:textId="22BEA3EF" w:rsidR="00187BB7" w:rsidRPr="00FD699D" w:rsidRDefault="00187BB7" w:rsidP="00187BB7">
            <w:pPr>
              <w:pStyle w:val="ad"/>
              <w:jc w:val="left"/>
            </w:pPr>
            <w:r w:rsidRPr="00FD699D">
              <w:t>В РГК при приеме изменений проектов по полю «Идентификатор документа» (</w:t>
            </w:r>
            <w:r w:rsidRPr="00FD699D">
              <w:rPr>
                <w:lang w:val="en-US"/>
              </w:rPr>
              <w:t>id</w:t>
            </w:r>
            <w:r w:rsidRPr="00FD699D">
              <w:t>) в отличии от прочих реестров ЕИС не происходит пересохранение той же записи в БД</w:t>
            </w:r>
            <w:r>
              <w:t xml:space="preserve"> по найденному значению в столбце </w:t>
            </w:r>
            <w:r w:rsidRPr="00FD699D">
              <w:t xml:space="preserve">contract_info_id, а создается новая актуальная запись </w:t>
            </w:r>
            <w:r>
              <w:t xml:space="preserve">с тем же </w:t>
            </w:r>
            <w:r w:rsidRPr="00FD699D">
              <w:t xml:space="preserve">contract_id </w:t>
            </w:r>
            <w:r>
              <w:t xml:space="preserve">, но </w:t>
            </w:r>
            <w:r w:rsidRPr="00FD699D">
              <w:t>с новым contract_info_id</w:t>
            </w:r>
            <w:r>
              <w:t xml:space="preserve">. При этом проекту с устаревшими сведениями присваивается атрибут </w:t>
            </w:r>
            <w:r w:rsidRPr="007E6A29">
              <w:t>is_deleted = true</w:t>
            </w:r>
            <w:r>
              <w:t xml:space="preserve">. Т.о. для дальнейшего изменения неразмещенного обновленного проекта в поле </w:t>
            </w:r>
            <w:r w:rsidRPr="00FD699D">
              <w:t>id</w:t>
            </w:r>
            <w:r>
              <w:t xml:space="preserve"> необходимо указывать новый </w:t>
            </w:r>
            <w:r w:rsidRPr="00FD699D">
              <w:t>contract_info_id</w:t>
            </w:r>
            <w:r>
              <w:t xml:space="preserve"> актуальной записи в БД/выгруженного из ЕИС пакета.</w:t>
            </w:r>
          </w:p>
          <w:p w14:paraId="48724523" w14:textId="5BBC64A4" w:rsidR="00A207B9" w:rsidRDefault="00A207B9" w:rsidP="00A207B9">
            <w:pPr>
              <w:pStyle w:val="ad"/>
              <w:jc w:val="left"/>
            </w:pPr>
          </w:p>
          <w:p w14:paraId="5EC2C117" w14:textId="35883023" w:rsidR="00620A75" w:rsidRDefault="00620A75" w:rsidP="00620A75">
            <w:pPr>
              <w:pStyle w:val="ad"/>
              <w:jc w:val="center"/>
              <w:rPr>
                <w:b/>
              </w:rPr>
            </w:pPr>
            <w:r w:rsidRPr="004E696E">
              <w:rPr>
                <w:b/>
              </w:rPr>
              <w:t>Блок «</w:t>
            </w:r>
            <w:r w:rsidRPr="00620A75">
              <w:rPr>
                <w:b/>
              </w:rPr>
              <w:t>Документы, подтверждающие основания для расторжения контракта и начисления суммы возмещения фактически понесенного ущерба</w:t>
            </w:r>
            <w:r w:rsidRPr="004E696E">
              <w:rPr>
                <w:b/>
              </w:rPr>
              <w:t>» (</w:t>
            </w:r>
            <w:r w:rsidRPr="00620A75">
              <w:rPr>
                <w:b/>
              </w:rPr>
              <w:t>terminationDocuments</w:t>
            </w:r>
            <w:r w:rsidRPr="004E696E">
              <w:rPr>
                <w:b/>
              </w:rPr>
              <w:t>)</w:t>
            </w:r>
          </w:p>
          <w:p w14:paraId="44AB8435" w14:textId="02FBC8C3" w:rsidR="00D818D9" w:rsidRDefault="00D818D9" w:rsidP="00620A75">
            <w:pPr>
              <w:pStyle w:val="ad"/>
              <w:jc w:val="center"/>
              <w:rPr>
                <w:b/>
              </w:rPr>
            </w:pPr>
          </w:p>
          <w:p w14:paraId="25F5AA9E" w14:textId="77777777" w:rsidR="00D818D9" w:rsidRDefault="00D818D9" w:rsidP="00D818D9">
            <w:pPr>
              <w:pStyle w:val="ad"/>
              <w:jc w:val="left"/>
            </w:pPr>
            <w:bookmarkStart w:id="127" w:name="FCSNF_15063_2"/>
            <w:r>
              <w:t>Блок «</w:t>
            </w:r>
            <w:r w:rsidRPr="00D91BC7">
              <w:t>Документы, подтверждающие основания для расторжения контракта и начисления суммы возмещения фактически понесенного ущерба</w:t>
            </w:r>
            <w:r>
              <w:t>» (</w:t>
            </w:r>
            <w:r w:rsidRPr="00D91BC7">
              <w:t>terminationDocuments</w:t>
            </w:r>
            <w:r>
              <w:t xml:space="preserve">). Если в СВИК, размещенный в ЕИС </w:t>
            </w:r>
            <w:r w:rsidRPr="00007B34">
              <w:t xml:space="preserve">установлен признак «Документ сформирован автоматически по решению об одностороннем отказе», то </w:t>
            </w:r>
            <w:r>
              <w:t xml:space="preserve">кроме принимаемых файлов всегда при внесении изменений или редактировании должны </w:t>
            </w:r>
            <w:r w:rsidRPr="00007B34">
              <w:t>копироваться из предыдущей версии информации о расторжении контракта автоматически прикрепленные файлы об одностроннем отказе и выгружаться в составе данного блока</w:t>
            </w:r>
            <w:bookmarkEnd w:id="127"/>
            <w:r w:rsidRPr="00007B34">
              <w:t>.</w:t>
            </w:r>
          </w:p>
          <w:p w14:paraId="10519CB6" w14:textId="77777777" w:rsidR="00D818D9" w:rsidRPr="004E696E" w:rsidRDefault="00D818D9" w:rsidP="00620A75">
            <w:pPr>
              <w:pStyle w:val="ad"/>
              <w:jc w:val="center"/>
              <w:rPr>
                <w:b/>
              </w:rPr>
            </w:pPr>
          </w:p>
          <w:p w14:paraId="7076891C" w14:textId="28DA62F5" w:rsidR="00620A75" w:rsidRDefault="00AF4516" w:rsidP="00620A75">
            <w:pPr>
              <w:pStyle w:val="ad"/>
              <w:jc w:val="left"/>
            </w:pPr>
            <w:r w:rsidRPr="00AF4516">
              <w:t>Если существует связь с ДС по расторжению</w:t>
            </w:r>
            <w:r>
              <w:t xml:space="preserve"> (</w:t>
            </w:r>
            <w:r w:rsidRPr="00AF4516">
              <w:t>заполнено поле "Реестровый номер процедуры доп.соглашения" (termination/numberAdd)</w:t>
            </w:r>
            <w:r>
              <w:t>)</w:t>
            </w:r>
            <w:r w:rsidRPr="00AF4516">
              <w:t xml:space="preserve">, </w:t>
            </w:r>
            <w:r w:rsidR="0026462D" w:rsidRPr="00AF4516">
              <w:t xml:space="preserve">то автоматически </w:t>
            </w:r>
            <w:r w:rsidR="0026462D">
              <w:t>из ПЗК загружается</w:t>
            </w:r>
            <w:r w:rsidR="0026462D" w:rsidRPr="00A66753">
              <w:t xml:space="preserve"> </w:t>
            </w:r>
            <w:r w:rsidR="0026462D" w:rsidRPr="0026462D">
              <w:t>«Дополнительное соглашение о расторжении контракта»</w:t>
            </w:r>
            <w:r w:rsidR="0026462D">
              <w:t xml:space="preserve"> </w:t>
            </w:r>
            <w:r w:rsidR="0026462D" w:rsidRPr="00AF4516">
              <w:t>с подписями поставщика и заказчика</w:t>
            </w:r>
            <w:r w:rsidR="0026462D">
              <w:t>.</w:t>
            </w:r>
          </w:p>
          <w:p w14:paraId="0E404AEE" w14:textId="77777777" w:rsidR="00AF4516" w:rsidRDefault="00AF4516" w:rsidP="00620A75">
            <w:pPr>
              <w:pStyle w:val="ad"/>
              <w:jc w:val="left"/>
            </w:pPr>
          </w:p>
          <w:p w14:paraId="2A8D3920" w14:textId="69295205" w:rsidR="00CF4D6C" w:rsidRDefault="00620A75" w:rsidP="00620A75">
            <w:pPr>
              <w:pStyle w:val="ad"/>
              <w:jc w:val="left"/>
            </w:pPr>
            <w:r>
              <w:lastRenderedPageBreak/>
              <w:t>Поле «</w:t>
            </w:r>
            <w:r w:rsidRPr="007B3ECA">
              <w:t>Информация не будет размещена на официальном сайте ЕИС в соответствии с ч. 5 ст. 103 Федерального закона № 44-ФЗ</w:t>
            </w:r>
            <w:r>
              <w:t>» (</w:t>
            </w:r>
            <w:r w:rsidRPr="007B3ECA">
              <w:t>attachments</w:t>
            </w:r>
            <w:r>
              <w:t>\attachment\</w:t>
            </w:r>
            <w:r w:rsidRPr="007B3ECA">
              <w:t>notPublishedOnEIS</w:t>
            </w:r>
            <w:r>
              <w:t xml:space="preserve">) </w:t>
            </w:r>
            <w:r w:rsidR="007D646F">
              <w:t>–</w:t>
            </w:r>
            <w:r>
              <w:t xml:space="preserve"> и</w:t>
            </w:r>
            <w:r w:rsidRPr="007B3ECA">
              <w:t>гнорируется при приеме, заполняется при передаче, в случае если информация не должна быть размещена в открытой части ЕИС</w:t>
            </w:r>
          </w:p>
          <w:p w14:paraId="05F1448F" w14:textId="77777777" w:rsidR="00620A75" w:rsidRDefault="00620A75" w:rsidP="00620A75">
            <w:pPr>
              <w:pStyle w:val="ad"/>
              <w:jc w:val="left"/>
            </w:pPr>
          </w:p>
          <w:p w14:paraId="13DFCFF5" w14:textId="1A99FBD1" w:rsidR="00620A75" w:rsidRDefault="00620A75" w:rsidP="00620A75">
            <w:pPr>
              <w:pStyle w:val="ad"/>
              <w:jc w:val="center"/>
              <w:rPr>
                <w:b/>
              </w:rPr>
            </w:pPr>
            <w:r w:rsidRPr="004E696E">
              <w:rPr>
                <w:b/>
              </w:rPr>
              <w:t>Блок «</w:t>
            </w:r>
            <w:r w:rsidRPr="00620A75">
              <w:rPr>
                <w:b/>
              </w:rPr>
              <w:t>Документы, подтверждающие исполнение, оплату</w:t>
            </w:r>
            <w:r w:rsidRPr="004E696E">
              <w:rPr>
                <w:b/>
              </w:rPr>
              <w:t>» (</w:t>
            </w:r>
            <w:r w:rsidRPr="00620A75">
              <w:rPr>
                <w:b/>
              </w:rPr>
              <w:t>paymentDocuments</w:t>
            </w:r>
            <w:r w:rsidRPr="004E696E">
              <w:rPr>
                <w:b/>
              </w:rPr>
              <w:t>)</w:t>
            </w:r>
          </w:p>
          <w:p w14:paraId="205E3920" w14:textId="3822B334" w:rsidR="00713E16" w:rsidRDefault="00713E16" w:rsidP="00620A75">
            <w:pPr>
              <w:pStyle w:val="ad"/>
              <w:jc w:val="center"/>
              <w:rPr>
                <w:b/>
              </w:rPr>
            </w:pPr>
          </w:p>
          <w:p w14:paraId="2641AF67" w14:textId="40A9C805" w:rsidR="00713E16" w:rsidRPr="00713E16" w:rsidRDefault="00713E16" w:rsidP="00713E16">
            <w:pPr>
              <w:pStyle w:val="ad"/>
              <w:jc w:val="left"/>
            </w:pPr>
            <w:r w:rsidRPr="00713E16">
              <w:t>Блок «Документы, подтверждающие исполнение, оплату» (paymentDocuments)</w:t>
            </w:r>
            <w:r>
              <w:t xml:space="preserve">. </w:t>
            </w:r>
            <w:r w:rsidRPr="00713E16">
              <w:t>Если заполнено поле "Реестровый номер процедуры доп.соглашения" (termination/numberAdd), то игнорируруется при приеме, не заполняется</w:t>
            </w:r>
          </w:p>
          <w:p w14:paraId="0C39B1B7" w14:textId="77777777" w:rsidR="00620A75" w:rsidRDefault="00620A75" w:rsidP="00620A75">
            <w:pPr>
              <w:pStyle w:val="ad"/>
              <w:jc w:val="left"/>
            </w:pPr>
          </w:p>
          <w:p w14:paraId="1C636671" w14:textId="713C83B9" w:rsidR="00620A75" w:rsidRDefault="00620A75" w:rsidP="00620A75">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7B3ECA">
              <w:t>attachments</w:t>
            </w:r>
            <w:r>
              <w:t>\attachment\</w:t>
            </w:r>
            <w:r w:rsidRPr="007B3ECA">
              <w:t>notPublishedOnEIS</w:t>
            </w:r>
            <w:r>
              <w:t xml:space="preserve">) </w:t>
            </w:r>
            <w:r w:rsidR="007D646F">
              <w:t>–</w:t>
            </w:r>
            <w:r>
              <w:t xml:space="preserve"> и</w:t>
            </w:r>
            <w:r w:rsidRPr="007B3ECA">
              <w:t>гнорируется при приеме, заполняется при передаче, в случае если информация не должна быть размещена в открытой части ЕИС</w:t>
            </w:r>
          </w:p>
          <w:p w14:paraId="7F1EAEFB" w14:textId="77777777" w:rsidR="00CF4D6C" w:rsidRDefault="00CF4D6C" w:rsidP="00620A75">
            <w:pPr>
              <w:pStyle w:val="ad"/>
              <w:jc w:val="left"/>
            </w:pPr>
          </w:p>
          <w:p w14:paraId="2132FDC0" w14:textId="6662B5BC" w:rsidR="00620A75" w:rsidRPr="00620A75" w:rsidRDefault="00620A75" w:rsidP="00620A75">
            <w:pPr>
              <w:pStyle w:val="ad"/>
              <w:jc w:val="center"/>
              <w:rPr>
                <w:b/>
              </w:rPr>
            </w:pPr>
            <w:r w:rsidRPr="00620A75">
              <w:rPr>
                <w:b/>
              </w:rPr>
              <w:t>Блок «Документы, подтверждающие приемку товара» (receiptDocuments)</w:t>
            </w:r>
          </w:p>
          <w:p w14:paraId="3C3D82BF" w14:textId="77777777" w:rsidR="00620A75" w:rsidRDefault="00620A75" w:rsidP="00620A75">
            <w:pPr>
              <w:pStyle w:val="ad"/>
              <w:jc w:val="left"/>
            </w:pPr>
          </w:p>
          <w:p w14:paraId="06D37D4F" w14:textId="5EB1C9D3" w:rsidR="00713E16" w:rsidRDefault="00713E16" w:rsidP="00620A75">
            <w:pPr>
              <w:pStyle w:val="ad"/>
              <w:jc w:val="left"/>
            </w:pPr>
            <w:r w:rsidRPr="00713E16">
              <w:t>Блок «Документы, подтверждающие приемку товара» (receiptDocuments)</w:t>
            </w:r>
            <w:r>
              <w:t xml:space="preserve">. </w:t>
            </w:r>
            <w:r w:rsidRPr="00713E16">
              <w:t>Если заполнено поле "Реестровый номер процедуры доп.соглашения" (termination/numberAdd), то игнорируруется при приеме, не заполняется</w:t>
            </w:r>
          </w:p>
          <w:p w14:paraId="69844BB3" w14:textId="77777777" w:rsidR="00713E16" w:rsidRDefault="00713E16" w:rsidP="00620A75">
            <w:pPr>
              <w:pStyle w:val="ad"/>
              <w:jc w:val="left"/>
            </w:pPr>
          </w:p>
          <w:p w14:paraId="1ECDA49E" w14:textId="679F68CC" w:rsidR="00620A75" w:rsidRDefault="00620A75" w:rsidP="00620A75">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7B3ECA">
              <w:t>attachments</w:t>
            </w:r>
            <w:r>
              <w:t>\attachment\</w:t>
            </w:r>
            <w:r w:rsidRPr="007B3ECA">
              <w:t>notPublishedOnEIS</w:t>
            </w:r>
            <w:r>
              <w:t xml:space="preserve">) </w:t>
            </w:r>
            <w:r w:rsidR="007D646F">
              <w:t>–</w:t>
            </w:r>
            <w:r>
              <w:t xml:space="preserve"> и</w:t>
            </w:r>
            <w:r w:rsidRPr="007B3ECA">
              <w:t>гнорируется при приеме, заполняется при передаче, в случае если информация не должна быть размещена в открытой части ЕИС</w:t>
            </w:r>
          </w:p>
          <w:p w14:paraId="523102F6" w14:textId="77777777" w:rsidR="00620A75" w:rsidRDefault="00620A75" w:rsidP="00620A75">
            <w:pPr>
              <w:pStyle w:val="ad"/>
              <w:jc w:val="left"/>
            </w:pPr>
          </w:p>
          <w:p w14:paraId="3D4B6EBC" w14:textId="0AD10B9D" w:rsidR="00620A75" w:rsidRPr="00620A75" w:rsidRDefault="00620A75" w:rsidP="00620A75">
            <w:pPr>
              <w:pStyle w:val="ad"/>
              <w:jc w:val="center"/>
              <w:rPr>
                <w:b/>
              </w:rPr>
            </w:pPr>
            <w:r w:rsidRPr="00620A75">
              <w:rPr>
                <w:b/>
              </w:rPr>
              <w:t>Блок «Информация о стране происхождения товара» (productOriginDocuments)</w:t>
            </w:r>
          </w:p>
          <w:p w14:paraId="11E3F432" w14:textId="77777777" w:rsidR="00620A75" w:rsidRDefault="00620A75" w:rsidP="00620A75">
            <w:pPr>
              <w:pStyle w:val="ad"/>
              <w:jc w:val="left"/>
            </w:pPr>
          </w:p>
          <w:p w14:paraId="711BEA18" w14:textId="53E2DD22" w:rsidR="00620A75" w:rsidRDefault="00620A75" w:rsidP="00620A75">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7B3ECA">
              <w:t>attachments</w:t>
            </w:r>
            <w:r>
              <w:t>\attachment\</w:t>
            </w:r>
            <w:r w:rsidRPr="007B3ECA">
              <w:t>notPublishedOnEIS</w:t>
            </w:r>
            <w:r>
              <w:t xml:space="preserve">) </w:t>
            </w:r>
            <w:r w:rsidR="007D646F">
              <w:t>–</w:t>
            </w:r>
            <w:r>
              <w:t xml:space="preserve"> и</w:t>
            </w:r>
            <w:r w:rsidRPr="007B3ECA">
              <w:t>гнорируется при приеме, заполняется при передаче, в случае если информация не должна быть размещена в открытой части ЕИС</w:t>
            </w:r>
          </w:p>
          <w:p w14:paraId="13779162" w14:textId="77777777" w:rsidR="00620A75" w:rsidRDefault="00620A75" w:rsidP="00A207B9">
            <w:pPr>
              <w:pStyle w:val="ad"/>
              <w:jc w:val="left"/>
            </w:pPr>
          </w:p>
          <w:p w14:paraId="662F879B" w14:textId="77777777" w:rsidR="00A207B9" w:rsidRDefault="00A207B9" w:rsidP="00A207B9">
            <w:pPr>
              <w:pStyle w:val="ad"/>
              <w:jc w:val="left"/>
            </w:pPr>
            <w:r>
              <w:t>В случае если в принимаемом документе заполнен блок «</w:t>
            </w:r>
            <w:r w:rsidRPr="00A207B9">
              <w:t>Сведения о бюджетном обязательстве (БО)</w:t>
            </w:r>
            <w:r>
              <w:t>» (</w:t>
            </w:r>
            <w:r w:rsidRPr="00A207B9">
              <w:t>budgetObligations</w:t>
            </w:r>
            <w:r>
              <w:t>), следует его сохранять в соответствующем поле БД</w:t>
            </w:r>
          </w:p>
          <w:p w14:paraId="3B45899E" w14:textId="77777777" w:rsidR="00A207B9" w:rsidRPr="003C5509" w:rsidRDefault="00A207B9" w:rsidP="00FB3BF2">
            <w:pPr>
              <w:pStyle w:val="ad"/>
              <w:jc w:val="left"/>
            </w:pPr>
          </w:p>
        </w:tc>
      </w:tr>
      <w:tr w:rsidR="0059657E" w:rsidRPr="009F4E26" w14:paraId="6D33FC31" w14:textId="77777777" w:rsidTr="005D57AA">
        <w:trPr>
          <w:trHeight w:val="348"/>
        </w:trPr>
        <w:tc>
          <w:tcPr>
            <w:tcW w:w="841" w:type="pct"/>
            <w:gridSpan w:val="4"/>
          </w:tcPr>
          <w:p w14:paraId="07DBB310" w14:textId="75B9683C" w:rsidR="0059657E" w:rsidRPr="00187BB7" w:rsidRDefault="0059657E" w:rsidP="0059657E">
            <w:pPr>
              <w:pStyle w:val="ad"/>
              <w:jc w:val="left"/>
            </w:pPr>
            <w:r w:rsidRPr="00187BB7">
              <w:lastRenderedPageBreak/>
              <w:t>РК_ИК_026</w:t>
            </w:r>
            <w:r>
              <w:t>2</w:t>
            </w:r>
          </w:p>
        </w:tc>
        <w:tc>
          <w:tcPr>
            <w:tcW w:w="557" w:type="pct"/>
          </w:tcPr>
          <w:p w14:paraId="127131F9" w14:textId="77777777" w:rsidR="0059657E" w:rsidRDefault="0059657E" w:rsidP="0059657E">
            <w:pPr>
              <w:pStyle w:val="ad"/>
              <w:jc w:val="left"/>
            </w:pPr>
          </w:p>
        </w:tc>
        <w:tc>
          <w:tcPr>
            <w:tcW w:w="1129" w:type="pct"/>
            <w:gridSpan w:val="6"/>
          </w:tcPr>
          <w:p w14:paraId="1B96EA09" w14:textId="075E249E" w:rsidR="0059657E" w:rsidRPr="00187BB7" w:rsidRDefault="0059657E" w:rsidP="0059657E">
            <w:pPr>
              <w:pStyle w:val="ad"/>
              <w:jc w:val="left"/>
            </w:pPr>
            <w:r w:rsidRPr="00187BB7">
              <w:t>Идентификатор документа</w:t>
            </w:r>
            <w:r>
              <w:t xml:space="preserve"> (</w:t>
            </w:r>
            <w:r>
              <w:rPr>
                <w:lang w:val="en-US"/>
              </w:rPr>
              <w:t>id</w:t>
            </w:r>
            <w:r>
              <w:t>)</w:t>
            </w:r>
          </w:p>
        </w:tc>
        <w:tc>
          <w:tcPr>
            <w:tcW w:w="1335" w:type="pct"/>
          </w:tcPr>
          <w:p w14:paraId="079D272D" w14:textId="785BBD65" w:rsidR="0059657E" w:rsidRPr="00853B67" w:rsidRDefault="0059657E" w:rsidP="0059657E">
            <w:pPr>
              <w:pStyle w:val="ad"/>
              <w:jc w:val="left"/>
            </w:pPr>
            <w:r>
              <w:t xml:space="preserve">Если </w:t>
            </w:r>
            <w:r>
              <w:rPr>
                <w:lang w:val="en-US"/>
              </w:rPr>
              <w:t>id</w:t>
            </w:r>
            <w:r w:rsidRPr="00853B67">
              <w:t xml:space="preserve"> </w:t>
            </w:r>
            <w:r>
              <w:t xml:space="preserve">в принимаемом пакете задан и </w:t>
            </w:r>
            <w:r w:rsidRPr="00853B67">
              <w:t>по нему для контракта нет неудалённого исполнения</w:t>
            </w:r>
            <w:r>
              <w:t>, то срабатывает контроль.</w:t>
            </w:r>
          </w:p>
        </w:tc>
        <w:tc>
          <w:tcPr>
            <w:tcW w:w="1138" w:type="pct"/>
            <w:gridSpan w:val="4"/>
          </w:tcPr>
          <w:p w14:paraId="32F49CE6" w14:textId="121AD5DC" w:rsidR="0059657E" w:rsidRPr="00853B67" w:rsidRDefault="0059657E" w:rsidP="0059657E">
            <w:pPr>
              <w:pStyle w:val="ad"/>
              <w:jc w:val="left"/>
            </w:pPr>
            <w:r>
              <w:t xml:space="preserve">В ЕИС не найдено актуального документа </w:t>
            </w:r>
            <w:r w:rsidRPr="00853B67">
              <w:t>&lt;</w:t>
            </w:r>
            <w:r>
              <w:t>наименование документа</w:t>
            </w:r>
            <w:r w:rsidRPr="00853B67">
              <w:t>&gt;</w:t>
            </w:r>
            <w:r>
              <w:t xml:space="preserve"> с и</w:t>
            </w:r>
            <w:r w:rsidRPr="00853B67">
              <w:t>дентификатор</w:t>
            </w:r>
            <w:r>
              <w:t>ом</w:t>
            </w:r>
            <w:r w:rsidRPr="00853B67">
              <w:t xml:space="preserve"> документа ЕИС</w:t>
            </w:r>
            <w:r>
              <w:t xml:space="preserve"> (</w:t>
            </w:r>
            <w:r>
              <w:rPr>
                <w:lang w:val="en-US"/>
              </w:rPr>
              <w:t>id</w:t>
            </w:r>
            <w:r>
              <w:t xml:space="preserve">) </w:t>
            </w:r>
            <w:r w:rsidRPr="00853B67">
              <w:t>&lt;</w:t>
            </w:r>
            <w:r>
              <w:t xml:space="preserve">значение поля </w:t>
            </w:r>
            <w:r>
              <w:rPr>
                <w:lang w:val="en-US"/>
              </w:rPr>
              <w:t>id</w:t>
            </w:r>
            <w:r w:rsidRPr="00853B67">
              <w:t>&gt;</w:t>
            </w:r>
          </w:p>
        </w:tc>
      </w:tr>
      <w:tr w:rsidR="001B3F60" w:rsidRPr="009F4E26" w14:paraId="6A8442A3" w14:textId="77777777" w:rsidTr="005D57AA">
        <w:trPr>
          <w:trHeight w:val="348"/>
        </w:trPr>
        <w:tc>
          <w:tcPr>
            <w:tcW w:w="841" w:type="pct"/>
            <w:gridSpan w:val="4"/>
          </w:tcPr>
          <w:p w14:paraId="681EA6FF" w14:textId="288D03BD" w:rsidR="001B3F60" w:rsidRPr="00187BB7" w:rsidRDefault="001B3F60" w:rsidP="001B3F60">
            <w:pPr>
              <w:pStyle w:val="ad"/>
              <w:jc w:val="left"/>
            </w:pPr>
            <w:r>
              <w:t>РК_ИК_0505</w:t>
            </w:r>
          </w:p>
        </w:tc>
        <w:tc>
          <w:tcPr>
            <w:tcW w:w="557" w:type="pct"/>
          </w:tcPr>
          <w:p w14:paraId="7AF97075" w14:textId="77777777" w:rsidR="001B3F60" w:rsidRDefault="001B3F60" w:rsidP="001B3F60">
            <w:pPr>
              <w:pStyle w:val="ad"/>
              <w:jc w:val="left"/>
            </w:pPr>
          </w:p>
        </w:tc>
        <w:tc>
          <w:tcPr>
            <w:tcW w:w="1129" w:type="pct"/>
            <w:gridSpan w:val="6"/>
          </w:tcPr>
          <w:p w14:paraId="4E5C20F4" w14:textId="647D7C2C" w:rsidR="001B3F60" w:rsidRPr="00187BB7" w:rsidRDefault="001B3F60" w:rsidP="001B3F60">
            <w:pPr>
              <w:pStyle w:val="ad"/>
              <w:jc w:val="left"/>
            </w:pPr>
            <w:r>
              <w:t>Поле «</w:t>
            </w:r>
            <w:r w:rsidRPr="001B3F60">
              <w:t>Номер реестровой записи государственного или муниципального контракта</w:t>
            </w:r>
            <w:r>
              <w:t>» (</w:t>
            </w:r>
            <w:r>
              <w:rPr>
                <w:lang w:val="en-US"/>
              </w:rPr>
              <w:t>regNum</w:t>
            </w:r>
            <w:r>
              <w:t>)</w:t>
            </w:r>
          </w:p>
        </w:tc>
        <w:tc>
          <w:tcPr>
            <w:tcW w:w="1335" w:type="pct"/>
          </w:tcPr>
          <w:p w14:paraId="3F691292" w14:textId="5609302C" w:rsidR="001B3F60" w:rsidRDefault="001B3F60" w:rsidP="001B3F60">
            <w:pPr>
              <w:pStyle w:val="ad"/>
              <w:jc w:val="left"/>
            </w:pPr>
            <w:r>
              <w:t>При внесении изменений в опубликованные сведения об исполнении контролируется, что в системе отсутствует действующая ре</w:t>
            </w:r>
            <w:r>
              <w:lastRenderedPageBreak/>
              <w:t xml:space="preserve">дакция в одном из статусов: </w:t>
            </w:r>
            <w:r w:rsidRPr="00FB4CA4">
              <w:t>«Направлено на контроль», «На контроле», «Ожидается контроль БО».</w:t>
            </w:r>
          </w:p>
        </w:tc>
        <w:tc>
          <w:tcPr>
            <w:tcW w:w="1138" w:type="pct"/>
            <w:gridSpan w:val="4"/>
          </w:tcPr>
          <w:p w14:paraId="3CFA5464" w14:textId="137FF80B" w:rsidR="001B3F60" w:rsidRDefault="001B3F60" w:rsidP="001B3F60">
            <w:pPr>
              <w:pStyle w:val="ad"/>
              <w:jc w:val="left"/>
            </w:pPr>
            <w:r w:rsidRPr="0068006D">
              <w:lastRenderedPageBreak/>
              <w:t>&lt;</w:t>
            </w:r>
            <w:r>
              <w:t>Номер контракта</w:t>
            </w:r>
            <w:r w:rsidRPr="0068006D">
              <w:t xml:space="preserve">&gt;: Для сведений </w:t>
            </w:r>
            <w:r>
              <w:t xml:space="preserve">об исполнении с идентификатором </w:t>
            </w:r>
            <w:r w:rsidRPr="0068006D">
              <w:t>&lt;</w:t>
            </w:r>
            <w:r w:rsidRPr="00FB4CA4">
              <w:rPr>
                <w:lang w:val="en-US"/>
              </w:rPr>
              <w:t>sid</w:t>
            </w:r>
            <w:r>
              <w:t xml:space="preserve"> исполнения</w:t>
            </w:r>
            <w:r w:rsidRPr="0068006D">
              <w:t xml:space="preserve">&gt; есть </w:t>
            </w:r>
            <w:r>
              <w:t xml:space="preserve">действующая </w:t>
            </w:r>
            <w:r w:rsidRPr="0068006D">
              <w:t xml:space="preserve">редакция в одном </w:t>
            </w:r>
            <w:r w:rsidRPr="0068006D">
              <w:lastRenderedPageBreak/>
              <w:t xml:space="preserve">из статусов: «Направлено на контроль», «На контроле», «Ожидается контроль БО». </w:t>
            </w:r>
            <w:r w:rsidRPr="00FB4CA4">
              <w:rPr>
                <w:lang w:val="en-US"/>
              </w:rPr>
              <w:t>Прием изменения в рамках этого sid невозможен.</w:t>
            </w:r>
          </w:p>
        </w:tc>
      </w:tr>
      <w:tr w:rsidR="00095B12" w:rsidRPr="009F4E26" w14:paraId="250972C9" w14:textId="77777777" w:rsidTr="005D57AA">
        <w:trPr>
          <w:trHeight w:val="348"/>
        </w:trPr>
        <w:tc>
          <w:tcPr>
            <w:tcW w:w="841" w:type="pct"/>
            <w:gridSpan w:val="4"/>
          </w:tcPr>
          <w:p w14:paraId="4CB191DA" w14:textId="693F9B3E" w:rsidR="00095B12" w:rsidRPr="00187BB7" w:rsidRDefault="00095B12" w:rsidP="00095B12">
            <w:pPr>
              <w:pStyle w:val="ad"/>
              <w:jc w:val="left"/>
            </w:pPr>
            <w:r w:rsidRPr="001B51AC">
              <w:lastRenderedPageBreak/>
              <w:t>РК_ИК_039</w:t>
            </w:r>
            <w:r>
              <w:t>2</w:t>
            </w:r>
          </w:p>
        </w:tc>
        <w:tc>
          <w:tcPr>
            <w:tcW w:w="557" w:type="pct"/>
          </w:tcPr>
          <w:p w14:paraId="5335467D" w14:textId="77777777" w:rsidR="00095B12" w:rsidRDefault="00095B12" w:rsidP="0059657E">
            <w:pPr>
              <w:pStyle w:val="ad"/>
              <w:jc w:val="left"/>
            </w:pPr>
          </w:p>
        </w:tc>
        <w:tc>
          <w:tcPr>
            <w:tcW w:w="1129" w:type="pct"/>
            <w:gridSpan w:val="6"/>
          </w:tcPr>
          <w:p w14:paraId="16A6B0FC" w14:textId="77777777" w:rsidR="00095B12" w:rsidRDefault="00095B12" w:rsidP="00095B12">
            <w:pPr>
              <w:pStyle w:val="ad"/>
              <w:jc w:val="left"/>
            </w:pPr>
            <w:r w:rsidRPr="006700E9">
              <w:t>Идентификатор документа ЕИС</w:t>
            </w:r>
            <w:r w:rsidRPr="004E6985">
              <w:t xml:space="preserve"> (id)</w:t>
            </w:r>
          </w:p>
          <w:p w14:paraId="3DDE11A3" w14:textId="13E06D52" w:rsidR="00095B12" w:rsidRPr="00187BB7" w:rsidRDefault="00095B12" w:rsidP="00095B12">
            <w:pPr>
              <w:pStyle w:val="ad"/>
              <w:jc w:val="left"/>
            </w:pPr>
            <w:r w:rsidRPr="00513DA8">
              <w:t>Внешний идентификатор документа</w:t>
            </w:r>
            <w:r w:rsidRPr="00C75A5F">
              <w:t xml:space="preserve"> (</w:t>
            </w:r>
            <w:r w:rsidRPr="00513DA8">
              <w:rPr>
                <w:lang w:val="en-US"/>
              </w:rPr>
              <w:t>externalId</w:t>
            </w:r>
            <w:r w:rsidRPr="00C75A5F">
              <w:t>)</w:t>
            </w:r>
          </w:p>
        </w:tc>
        <w:tc>
          <w:tcPr>
            <w:tcW w:w="1335" w:type="pct"/>
          </w:tcPr>
          <w:p w14:paraId="0B576718" w14:textId="3AF36056" w:rsidR="00095B12" w:rsidRDefault="00095B12" w:rsidP="0059657E">
            <w:pPr>
              <w:pStyle w:val="ad"/>
              <w:jc w:val="left"/>
            </w:pPr>
            <w:r>
              <w:t xml:space="preserve">Контроль аналогичен контролю </w:t>
            </w:r>
            <w:r w:rsidRPr="001B51AC">
              <w:t>РК_ИК_0391</w:t>
            </w:r>
          </w:p>
        </w:tc>
        <w:tc>
          <w:tcPr>
            <w:tcW w:w="1138" w:type="pct"/>
            <w:gridSpan w:val="4"/>
          </w:tcPr>
          <w:p w14:paraId="331AC522" w14:textId="77777777" w:rsidR="00095B12" w:rsidRDefault="00095B12" w:rsidP="0059657E">
            <w:pPr>
              <w:pStyle w:val="ad"/>
              <w:jc w:val="left"/>
            </w:pPr>
          </w:p>
        </w:tc>
      </w:tr>
      <w:tr w:rsidR="0059657E" w:rsidRPr="009F4E26" w14:paraId="3938ECB8" w14:textId="77777777" w:rsidTr="005D57AA">
        <w:trPr>
          <w:trHeight w:val="348"/>
        </w:trPr>
        <w:tc>
          <w:tcPr>
            <w:tcW w:w="841" w:type="pct"/>
            <w:gridSpan w:val="4"/>
          </w:tcPr>
          <w:p w14:paraId="2CF2650B" w14:textId="0341E318" w:rsidR="0059657E" w:rsidRDefault="0059657E" w:rsidP="0059657E">
            <w:pPr>
              <w:pStyle w:val="ad"/>
              <w:jc w:val="left"/>
            </w:pPr>
            <w:r>
              <w:t>РК_ИК_0050</w:t>
            </w:r>
          </w:p>
        </w:tc>
        <w:tc>
          <w:tcPr>
            <w:tcW w:w="557" w:type="pct"/>
          </w:tcPr>
          <w:p w14:paraId="331FE96E" w14:textId="77777777" w:rsidR="0059657E" w:rsidRDefault="0059657E" w:rsidP="0059657E">
            <w:pPr>
              <w:pStyle w:val="ad"/>
              <w:jc w:val="left"/>
            </w:pPr>
          </w:p>
        </w:tc>
        <w:tc>
          <w:tcPr>
            <w:tcW w:w="1129" w:type="pct"/>
            <w:gridSpan w:val="6"/>
          </w:tcPr>
          <w:p w14:paraId="6A1B29CA" w14:textId="6AD9730F" w:rsidR="0059657E" w:rsidRDefault="0059657E" w:rsidP="0059657E">
            <w:pPr>
              <w:pStyle w:val="ad"/>
              <w:jc w:val="left"/>
            </w:pPr>
            <w:r>
              <w:t>«</w:t>
            </w:r>
            <w:r w:rsidRPr="00986E22">
              <w:t>Внешний идентификатор документа</w:t>
            </w:r>
            <w:r>
              <w:t>»</w:t>
            </w:r>
            <w:r w:rsidRPr="007158F6">
              <w:t xml:space="preserve"> </w:t>
            </w:r>
            <w:r>
              <w:t>(</w:t>
            </w:r>
            <w:r>
              <w:rPr>
                <w:lang w:val="en-US"/>
              </w:rPr>
              <w:t>externalID</w:t>
            </w:r>
            <w:r>
              <w:t>)</w:t>
            </w:r>
            <w:r w:rsidRPr="00D86BA7">
              <w:t xml:space="preserve"> </w:t>
            </w:r>
          </w:p>
        </w:tc>
        <w:tc>
          <w:tcPr>
            <w:tcW w:w="1335" w:type="pct"/>
          </w:tcPr>
          <w:p w14:paraId="5F25B4EE" w14:textId="77777777" w:rsidR="0059657E" w:rsidRDefault="0059657E" w:rsidP="0059657E">
            <w:pPr>
              <w:pStyle w:val="ad"/>
              <w:jc w:val="left"/>
            </w:pPr>
            <w:r w:rsidRPr="000162EB">
              <w:t>Контроль срабатывает только при приеме первоначального проекта документа или изменения этого проекта</w:t>
            </w:r>
            <w:r>
              <w:t xml:space="preserve">: если в интеграционном пакете отсутствуют элементы </w:t>
            </w:r>
            <w:r w:rsidRPr="00CC5D5E">
              <w:t>data/id</w:t>
            </w:r>
            <w:r>
              <w:t xml:space="preserve"> </w:t>
            </w:r>
          </w:p>
          <w:p w14:paraId="449B049F" w14:textId="55F06AC4" w:rsidR="0059657E" w:rsidRDefault="0059657E" w:rsidP="0059657E">
            <w:pPr>
              <w:pStyle w:val="ad"/>
              <w:jc w:val="left"/>
            </w:pPr>
            <w:r>
              <w:t>и data/</w:t>
            </w:r>
            <w:r>
              <w:rPr>
                <w:lang w:val="en-US"/>
              </w:rPr>
              <w:t>modificationReason</w:t>
            </w:r>
            <w:r>
              <w:t xml:space="preserve">, то значение элемента </w:t>
            </w:r>
            <w:r w:rsidRPr="001A366C">
              <w:t>externalId (</w:t>
            </w:r>
            <w:r>
              <w:t>в</w:t>
            </w:r>
            <w:r w:rsidRPr="001A366C">
              <w:t>нешний идентификатор документа)</w:t>
            </w:r>
            <w:r>
              <w:t xml:space="preserve"> проверяется на уникальность в ЕИС </w:t>
            </w:r>
            <w:r w:rsidRPr="009E2E03">
              <w:t>в рамках организации-заказчика</w:t>
            </w:r>
            <w:r>
              <w:t xml:space="preserve"> в контракте (</w:t>
            </w:r>
            <w:r w:rsidRPr="00B161B1">
              <w:rPr>
                <w:lang w:val="en-US"/>
              </w:rPr>
              <w:t>customer</w:t>
            </w:r>
            <w:r w:rsidRPr="007158F6">
              <w:t>\</w:t>
            </w:r>
            <w:r w:rsidRPr="008C71BD">
              <w:t>regNum</w:t>
            </w:r>
            <w:r>
              <w:t>)</w:t>
            </w:r>
          </w:p>
          <w:p w14:paraId="2F1F1F92" w14:textId="033CB859" w:rsidR="0059657E" w:rsidRPr="003B7E51" w:rsidRDefault="0059657E" w:rsidP="0059657E">
            <w:pPr>
              <w:pStyle w:val="ad"/>
              <w:jc w:val="left"/>
            </w:pPr>
            <w:r>
              <w:t>При этом не должны учитываться удаленные в ЕИС проекты документов.</w:t>
            </w:r>
          </w:p>
        </w:tc>
        <w:tc>
          <w:tcPr>
            <w:tcW w:w="1138" w:type="pct"/>
            <w:gridSpan w:val="4"/>
          </w:tcPr>
          <w:p w14:paraId="580B012C" w14:textId="328E2849" w:rsidR="0059657E" w:rsidRPr="009323E6" w:rsidRDefault="0059657E" w:rsidP="0059657E">
            <w:pPr>
              <w:pStyle w:val="ad"/>
              <w:jc w:val="left"/>
            </w:pPr>
            <w:r w:rsidRPr="003C5509">
              <w:t xml:space="preserve">В БД </w:t>
            </w:r>
            <w:r>
              <w:t xml:space="preserve">уже существует </w:t>
            </w:r>
            <w:r w:rsidRPr="003C5509">
              <w:t xml:space="preserve">проект </w:t>
            </w:r>
            <w:r>
              <w:t>информации об исполнении контракта</w:t>
            </w:r>
            <w:r w:rsidRPr="003C5509">
              <w:t xml:space="preserve"> с внешним идентификатором документа externalID</w:t>
            </w:r>
            <w:r w:rsidRPr="005007A9">
              <w:t xml:space="preserve"> </w:t>
            </w:r>
            <w:r w:rsidRPr="009E2E03">
              <w:t>&lt;</w:t>
            </w:r>
            <w:r>
              <w:t xml:space="preserve">значение </w:t>
            </w:r>
            <w:r>
              <w:rPr>
                <w:lang w:val="en-US"/>
              </w:rPr>
              <w:t>externalID</w:t>
            </w:r>
            <w:r w:rsidRPr="009E2E03">
              <w:t>&gt;</w:t>
            </w:r>
            <w:r>
              <w:t xml:space="preserve"> </w:t>
            </w:r>
            <w:r w:rsidRPr="003C5509">
              <w:t xml:space="preserve">и кодом организации заказчика </w:t>
            </w:r>
            <w:r>
              <w:t xml:space="preserve">в контракте </w:t>
            </w:r>
            <w:r w:rsidRPr="009323E6">
              <w:t>&lt;</w:t>
            </w:r>
            <w:r>
              <w:t>Код</w:t>
            </w:r>
            <w:r w:rsidRPr="009323E6">
              <w:t>&gt;</w:t>
            </w:r>
          </w:p>
        </w:tc>
      </w:tr>
      <w:tr w:rsidR="0006517C" w:rsidRPr="0006517C" w14:paraId="1B3C6121" w14:textId="77777777" w:rsidTr="005D57AA">
        <w:trPr>
          <w:trHeight w:val="348"/>
        </w:trPr>
        <w:tc>
          <w:tcPr>
            <w:tcW w:w="841" w:type="pct"/>
            <w:gridSpan w:val="4"/>
          </w:tcPr>
          <w:p w14:paraId="610F6AA4" w14:textId="18DA5901" w:rsidR="0006517C" w:rsidRDefault="0006517C" w:rsidP="0059657E">
            <w:pPr>
              <w:pStyle w:val="ad"/>
              <w:jc w:val="left"/>
            </w:pPr>
            <w:r w:rsidRPr="0006517C">
              <w:t>PT_IK_2</w:t>
            </w:r>
          </w:p>
        </w:tc>
        <w:tc>
          <w:tcPr>
            <w:tcW w:w="557" w:type="pct"/>
          </w:tcPr>
          <w:p w14:paraId="277AFFAE" w14:textId="77777777" w:rsidR="0006517C" w:rsidRDefault="0006517C" w:rsidP="0059657E">
            <w:pPr>
              <w:pStyle w:val="ad"/>
              <w:jc w:val="left"/>
            </w:pPr>
          </w:p>
        </w:tc>
        <w:tc>
          <w:tcPr>
            <w:tcW w:w="1129" w:type="pct"/>
            <w:gridSpan w:val="6"/>
          </w:tcPr>
          <w:p w14:paraId="34AF717B" w14:textId="78E1955B" w:rsidR="0006517C" w:rsidRDefault="0006517C" w:rsidP="0059657E">
            <w:pPr>
              <w:pStyle w:val="ad"/>
              <w:jc w:val="left"/>
            </w:pPr>
            <w:r>
              <w:t>«</w:t>
            </w:r>
            <w:r w:rsidRPr="00986E22">
              <w:t>Внешний идентификатор документа</w:t>
            </w:r>
            <w:r>
              <w:t>»</w:t>
            </w:r>
            <w:r w:rsidRPr="007158F6">
              <w:t xml:space="preserve"> </w:t>
            </w:r>
            <w:r>
              <w:t>(</w:t>
            </w:r>
            <w:r>
              <w:rPr>
                <w:lang w:val="en-US"/>
              </w:rPr>
              <w:t>externalID</w:t>
            </w:r>
            <w:r>
              <w:t>)</w:t>
            </w:r>
          </w:p>
        </w:tc>
        <w:tc>
          <w:tcPr>
            <w:tcW w:w="1335" w:type="pct"/>
          </w:tcPr>
          <w:p w14:paraId="434C64BF" w14:textId="77777777" w:rsidR="0006517C" w:rsidRDefault="0006517C" w:rsidP="0006517C">
            <w:pPr>
              <w:pStyle w:val="ad"/>
              <w:jc w:val="left"/>
            </w:pPr>
            <w:r w:rsidRPr="000162EB">
              <w:t>Контроль срабатывает только при приеме первоначального проекта документа или изменения этого проекта</w:t>
            </w:r>
            <w:r>
              <w:t xml:space="preserve">: если в интеграционном пакете отсутствуют элементы </w:t>
            </w:r>
            <w:r w:rsidRPr="00CC5D5E">
              <w:t>data/id</w:t>
            </w:r>
            <w:r>
              <w:t xml:space="preserve"> </w:t>
            </w:r>
          </w:p>
          <w:p w14:paraId="73B3F24A" w14:textId="77777777" w:rsidR="0006517C" w:rsidRDefault="0006517C" w:rsidP="0006517C">
            <w:pPr>
              <w:pStyle w:val="ad"/>
              <w:jc w:val="left"/>
            </w:pPr>
            <w:r>
              <w:t>и</w:t>
            </w:r>
            <w:r w:rsidRPr="0006517C">
              <w:t xml:space="preserve"> </w:t>
            </w:r>
            <w:r w:rsidRPr="0006517C">
              <w:rPr>
                <w:lang w:val="en-US"/>
              </w:rPr>
              <w:t>data</w:t>
            </w:r>
            <w:r w:rsidRPr="0006517C">
              <w:t>/</w:t>
            </w:r>
            <w:r>
              <w:rPr>
                <w:lang w:val="en-US"/>
              </w:rPr>
              <w:t>modificationReason</w:t>
            </w:r>
            <w:r w:rsidRPr="0006517C">
              <w:t xml:space="preserve">, </w:t>
            </w:r>
            <w:r>
              <w:t>и</w:t>
            </w:r>
            <w:r w:rsidRPr="0006517C">
              <w:t xml:space="preserve"> </w:t>
            </w:r>
            <w:r>
              <w:t>существует</w:t>
            </w:r>
            <w:r w:rsidRPr="0006517C">
              <w:t xml:space="preserve"> </w:t>
            </w:r>
            <w:r>
              <w:t xml:space="preserve">СВИК с указанным </w:t>
            </w:r>
            <w:r w:rsidRPr="0006517C">
              <w:rPr>
                <w:lang w:val="en-US"/>
              </w:rPr>
              <w:t>externalId</w:t>
            </w:r>
            <w:r>
              <w:t xml:space="preserve"> в статусе «Размещено».</w:t>
            </w:r>
          </w:p>
          <w:p w14:paraId="49A14929" w14:textId="31352764" w:rsidR="0006517C" w:rsidRPr="0006517C" w:rsidRDefault="0006517C" w:rsidP="0006517C">
            <w:pPr>
              <w:pStyle w:val="ad"/>
              <w:jc w:val="left"/>
            </w:pPr>
            <w:r>
              <w:t>Контроль не вызывается, если заполнен блок «</w:t>
            </w:r>
            <w:r w:rsidRPr="0006517C">
              <w:t xml:space="preserve">Информация о </w:t>
            </w:r>
            <w:r w:rsidRPr="0006517C">
              <w:lastRenderedPageBreak/>
              <w:t>возврате поставщиком (подрядчиком, исполнителем) переплаты по контракту</w:t>
            </w:r>
            <w:r>
              <w:t>» (</w:t>
            </w:r>
            <w:r w:rsidRPr="0006517C">
              <w:t>refundOverpaymentsInfo</w:t>
            </w:r>
            <w:r>
              <w:t>)</w:t>
            </w:r>
          </w:p>
        </w:tc>
        <w:tc>
          <w:tcPr>
            <w:tcW w:w="1138" w:type="pct"/>
            <w:gridSpan w:val="4"/>
          </w:tcPr>
          <w:p w14:paraId="4B807CB1" w14:textId="332570CC" w:rsidR="0006517C" w:rsidRPr="0006517C" w:rsidRDefault="0006517C" w:rsidP="0059657E">
            <w:pPr>
              <w:pStyle w:val="ad"/>
              <w:jc w:val="left"/>
            </w:pPr>
            <w:r w:rsidRPr="003C5509">
              <w:lastRenderedPageBreak/>
              <w:t xml:space="preserve">В БД </w:t>
            </w:r>
            <w:r>
              <w:t xml:space="preserve">уже существует </w:t>
            </w:r>
            <w:r w:rsidRPr="003C5509">
              <w:t xml:space="preserve">проект </w:t>
            </w:r>
            <w:r>
              <w:t>информации об исполнении контракта</w:t>
            </w:r>
            <w:r w:rsidRPr="003C5509">
              <w:t xml:space="preserve"> с внешним идентификатором документа externalID</w:t>
            </w:r>
            <w:r w:rsidRPr="005007A9">
              <w:t xml:space="preserve"> </w:t>
            </w:r>
            <w:r w:rsidRPr="009E2E03">
              <w:t>&lt;</w:t>
            </w:r>
            <w:r>
              <w:t xml:space="preserve">значение </w:t>
            </w:r>
            <w:r>
              <w:rPr>
                <w:lang w:val="en-US"/>
              </w:rPr>
              <w:t>externalID</w:t>
            </w:r>
            <w:r w:rsidRPr="009E2E03">
              <w:t>&gt;</w:t>
            </w:r>
            <w:r>
              <w:t xml:space="preserve"> </w:t>
            </w:r>
            <w:r w:rsidRPr="003C5509">
              <w:t xml:space="preserve">и кодом организации заказчика </w:t>
            </w:r>
            <w:r>
              <w:t xml:space="preserve">в контракте </w:t>
            </w:r>
            <w:r w:rsidRPr="009323E6">
              <w:t>&lt;</w:t>
            </w:r>
            <w:r>
              <w:t>Код</w:t>
            </w:r>
            <w:r w:rsidRPr="009323E6">
              <w:t>&gt;</w:t>
            </w:r>
          </w:p>
        </w:tc>
      </w:tr>
      <w:tr w:rsidR="00406468" w:rsidRPr="009F4E26" w14:paraId="683B0D49" w14:textId="77777777" w:rsidTr="005D57AA">
        <w:trPr>
          <w:trHeight w:val="348"/>
        </w:trPr>
        <w:tc>
          <w:tcPr>
            <w:tcW w:w="841" w:type="pct"/>
            <w:gridSpan w:val="4"/>
          </w:tcPr>
          <w:p w14:paraId="0F58D50F" w14:textId="2E33C029" w:rsidR="00406468" w:rsidRDefault="00406468" w:rsidP="00406468">
            <w:pPr>
              <w:pStyle w:val="ad"/>
              <w:jc w:val="left"/>
            </w:pPr>
            <w:r w:rsidRPr="00E54994">
              <w:t>РК_ИК_0317</w:t>
            </w:r>
          </w:p>
        </w:tc>
        <w:tc>
          <w:tcPr>
            <w:tcW w:w="557" w:type="pct"/>
          </w:tcPr>
          <w:p w14:paraId="5DF24C6E" w14:textId="77777777" w:rsidR="00406468" w:rsidRDefault="00406468" w:rsidP="00406468">
            <w:pPr>
              <w:pStyle w:val="ad"/>
              <w:jc w:val="left"/>
            </w:pPr>
          </w:p>
        </w:tc>
        <w:tc>
          <w:tcPr>
            <w:tcW w:w="1129" w:type="pct"/>
            <w:gridSpan w:val="6"/>
          </w:tcPr>
          <w:p w14:paraId="336B09B4" w14:textId="125FA6C2" w:rsidR="00406468" w:rsidRDefault="00406468" w:rsidP="00406468">
            <w:pPr>
              <w:pStyle w:val="ad"/>
              <w:jc w:val="left"/>
            </w:pPr>
            <w:r w:rsidRPr="0003592F">
              <w:t>Основание изменения (исправления) опубликованной редакции</w:t>
            </w:r>
            <w:r>
              <w:t xml:space="preserve"> (</w:t>
            </w:r>
            <w:r w:rsidRPr="0003592F">
              <w:t>modificationReason</w:t>
            </w:r>
            <w:r>
              <w:t>)</w:t>
            </w:r>
          </w:p>
        </w:tc>
        <w:tc>
          <w:tcPr>
            <w:tcW w:w="1335" w:type="pct"/>
          </w:tcPr>
          <w:p w14:paraId="2C600DE4" w14:textId="7A8D2D5A" w:rsidR="00406468" w:rsidRPr="000162EB" w:rsidRDefault="00406468" w:rsidP="00406468">
            <w:pPr>
              <w:pStyle w:val="ad"/>
              <w:jc w:val="left"/>
            </w:pPr>
            <w:r>
              <w:t>Если заполнено поле «</w:t>
            </w:r>
            <w:r w:rsidRPr="0003592F">
              <w:t>Основание изменения (исправления) опубликованной редакции</w:t>
            </w:r>
            <w:r>
              <w:t>» (</w:t>
            </w:r>
            <w:r w:rsidRPr="0003592F">
              <w:t>modificationReason</w:t>
            </w:r>
            <w:r>
              <w:t>), то должно быть заполнено поле «</w:t>
            </w:r>
            <w:r w:rsidRPr="0003592F">
              <w:t>Идентификатор документа ЕИС</w:t>
            </w:r>
            <w:r>
              <w:t>» (</w:t>
            </w:r>
            <w:r>
              <w:rPr>
                <w:lang w:val="en-US"/>
              </w:rPr>
              <w:t>id</w:t>
            </w:r>
            <w:r>
              <w:t>).</w:t>
            </w:r>
          </w:p>
        </w:tc>
        <w:tc>
          <w:tcPr>
            <w:tcW w:w="1138" w:type="pct"/>
            <w:gridSpan w:val="4"/>
          </w:tcPr>
          <w:p w14:paraId="7C01B2F3" w14:textId="1511BD79" w:rsidR="00406468" w:rsidRPr="003C5509" w:rsidRDefault="00406468" w:rsidP="00406468">
            <w:pPr>
              <w:pStyle w:val="ad"/>
              <w:jc w:val="left"/>
            </w:pPr>
            <w:r>
              <w:t>Требуется обязательное указание идентификатора (</w:t>
            </w:r>
            <w:r>
              <w:rPr>
                <w:lang w:val="en-US"/>
              </w:rPr>
              <w:t>id</w:t>
            </w:r>
            <w:r>
              <w:t>).</w:t>
            </w:r>
          </w:p>
        </w:tc>
      </w:tr>
      <w:tr w:rsidR="002A6B7A" w:rsidRPr="009F4E26" w14:paraId="36770C96" w14:textId="77777777" w:rsidTr="005D57AA">
        <w:trPr>
          <w:trHeight w:val="348"/>
        </w:trPr>
        <w:tc>
          <w:tcPr>
            <w:tcW w:w="841" w:type="pct"/>
            <w:gridSpan w:val="4"/>
          </w:tcPr>
          <w:p w14:paraId="15C4CF28" w14:textId="0BBF1F86" w:rsidR="002A6B7A" w:rsidRDefault="00224FA3" w:rsidP="0059657E">
            <w:pPr>
              <w:pStyle w:val="ad"/>
              <w:jc w:val="left"/>
            </w:pPr>
            <w:bookmarkStart w:id="128" w:name="FCSNF_15063_3"/>
            <w:r w:rsidRPr="00224FA3">
              <w:t>РК_ИК_037</w:t>
            </w:r>
            <w:r>
              <w:t>7</w:t>
            </w:r>
            <w:bookmarkEnd w:id="128"/>
          </w:p>
        </w:tc>
        <w:tc>
          <w:tcPr>
            <w:tcW w:w="557" w:type="pct"/>
          </w:tcPr>
          <w:p w14:paraId="3A4BFF75" w14:textId="77777777" w:rsidR="002A6B7A" w:rsidRDefault="002A6B7A" w:rsidP="0059657E">
            <w:pPr>
              <w:pStyle w:val="ad"/>
              <w:jc w:val="left"/>
            </w:pPr>
          </w:p>
        </w:tc>
        <w:tc>
          <w:tcPr>
            <w:tcW w:w="1129" w:type="pct"/>
            <w:gridSpan w:val="6"/>
          </w:tcPr>
          <w:p w14:paraId="31D14A79" w14:textId="77777777" w:rsidR="002A6B7A" w:rsidRDefault="002A6B7A" w:rsidP="0059657E">
            <w:pPr>
              <w:pStyle w:val="ad"/>
              <w:jc w:val="left"/>
            </w:pPr>
            <w:r w:rsidRPr="00187BB7">
              <w:t>Идентификатор документа</w:t>
            </w:r>
            <w:r>
              <w:t xml:space="preserve"> (</w:t>
            </w:r>
            <w:r>
              <w:rPr>
                <w:lang w:val="en-US"/>
              </w:rPr>
              <w:t>id</w:t>
            </w:r>
            <w:r>
              <w:t>)</w:t>
            </w:r>
          </w:p>
          <w:p w14:paraId="08EEF535" w14:textId="77777777" w:rsidR="002A6B7A" w:rsidRDefault="002A6B7A" w:rsidP="0059657E">
            <w:pPr>
              <w:pStyle w:val="ad"/>
              <w:jc w:val="left"/>
            </w:pPr>
            <w:r>
              <w:t>И</w:t>
            </w:r>
            <w:r w:rsidRPr="004142BD">
              <w:t>/</w:t>
            </w:r>
            <w:r>
              <w:t>ИЛИ</w:t>
            </w:r>
          </w:p>
          <w:p w14:paraId="109401C0" w14:textId="2253EDB8" w:rsidR="002A6B7A" w:rsidRPr="002A6B7A" w:rsidRDefault="002A6B7A" w:rsidP="0059657E">
            <w:pPr>
              <w:pStyle w:val="ad"/>
              <w:jc w:val="left"/>
            </w:pPr>
            <w:r>
              <w:t>«</w:t>
            </w:r>
            <w:r w:rsidRPr="00986E22">
              <w:t>Внешний идентификатор документа</w:t>
            </w:r>
            <w:r>
              <w:t>»</w:t>
            </w:r>
            <w:r w:rsidRPr="007158F6">
              <w:t xml:space="preserve"> </w:t>
            </w:r>
            <w:r>
              <w:t>(</w:t>
            </w:r>
            <w:r>
              <w:rPr>
                <w:lang w:val="en-US"/>
              </w:rPr>
              <w:t>externalID</w:t>
            </w:r>
            <w:r>
              <w:t>)</w:t>
            </w:r>
          </w:p>
        </w:tc>
        <w:tc>
          <w:tcPr>
            <w:tcW w:w="1335" w:type="pct"/>
          </w:tcPr>
          <w:p w14:paraId="1913D8DA" w14:textId="3D465969" w:rsidR="002A6B7A" w:rsidRPr="002A6B7A" w:rsidRDefault="002A6B7A" w:rsidP="0059657E">
            <w:pPr>
              <w:pStyle w:val="ad"/>
              <w:jc w:val="left"/>
            </w:pPr>
            <w:r>
              <w:t>Если в ЕИС найден проект сведений</w:t>
            </w:r>
            <w:r w:rsidRPr="002A6B7A">
              <w:t xml:space="preserve"> об исполнении контракта</w:t>
            </w:r>
            <w:r>
              <w:t xml:space="preserve"> соответствующий проверяемым полям, и при этом у данного СВИК признак «</w:t>
            </w:r>
            <w:r w:rsidRPr="00456C86">
              <w:t>Документ сформирован автоматически по решению об одностороннем отказе</w:t>
            </w:r>
            <w:r>
              <w:t xml:space="preserve">» установлен в значение </w:t>
            </w:r>
            <w:r>
              <w:rPr>
                <w:lang w:val="en-US"/>
              </w:rPr>
              <w:t>true</w:t>
            </w:r>
            <w:r>
              <w:t xml:space="preserve"> И СВИК не имеет размещенных версий, то срабатывает контроль</w:t>
            </w:r>
          </w:p>
        </w:tc>
        <w:tc>
          <w:tcPr>
            <w:tcW w:w="1138" w:type="pct"/>
            <w:gridSpan w:val="4"/>
          </w:tcPr>
          <w:p w14:paraId="2972DC38" w14:textId="4C6997E7" w:rsidR="002A6B7A" w:rsidRPr="003C5509" w:rsidRDefault="002A6B7A" w:rsidP="0059657E">
            <w:pPr>
              <w:pStyle w:val="ad"/>
              <w:jc w:val="left"/>
            </w:pPr>
            <w:r>
              <w:t>Не допускается прием в ЕИС редакции неразмещенного документа «</w:t>
            </w:r>
            <w:r w:rsidRPr="002A6B7A">
              <w:t>Информация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w:t>
            </w:r>
            <w:r>
              <w:t>», если д</w:t>
            </w:r>
            <w:r w:rsidRPr="002A6B7A">
              <w:t>окумент сформирован автоматически по решению об одностороннем отказе</w:t>
            </w:r>
          </w:p>
        </w:tc>
      </w:tr>
      <w:tr w:rsidR="0059657E" w:rsidRPr="009F4E26" w14:paraId="0CA2C105" w14:textId="77777777" w:rsidTr="005D57AA">
        <w:trPr>
          <w:trHeight w:val="348"/>
        </w:trPr>
        <w:tc>
          <w:tcPr>
            <w:tcW w:w="841" w:type="pct"/>
            <w:gridSpan w:val="4"/>
          </w:tcPr>
          <w:p w14:paraId="57DE32B9" w14:textId="0C11CCB0" w:rsidR="0059657E" w:rsidRPr="00AF0CA7" w:rsidRDefault="0059657E" w:rsidP="0059657E">
            <w:pPr>
              <w:pStyle w:val="ad"/>
              <w:jc w:val="left"/>
              <w:rPr>
                <w:lang w:val="en-US"/>
              </w:rPr>
            </w:pPr>
            <w:r>
              <w:t>РК_ИК_0051</w:t>
            </w:r>
          </w:p>
        </w:tc>
        <w:tc>
          <w:tcPr>
            <w:tcW w:w="557" w:type="pct"/>
          </w:tcPr>
          <w:p w14:paraId="59399F81" w14:textId="77777777" w:rsidR="0059657E" w:rsidRDefault="0059657E" w:rsidP="0059657E">
            <w:pPr>
              <w:pStyle w:val="ad"/>
              <w:jc w:val="left"/>
            </w:pPr>
          </w:p>
        </w:tc>
        <w:tc>
          <w:tcPr>
            <w:tcW w:w="1129" w:type="pct"/>
            <w:gridSpan w:val="6"/>
          </w:tcPr>
          <w:p w14:paraId="024CC1EC" w14:textId="062CE0D5" w:rsidR="0059657E" w:rsidRDefault="0059657E" w:rsidP="0059657E">
            <w:pPr>
              <w:pStyle w:val="ad"/>
              <w:jc w:val="left"/>
            </w:pPr>
            <w:r>
              <w:t>Поле «</w:t>
            </w:r>
            <w:r w:rsidRPr="008669FC">
              <w:t>Номер реестровой записи государственного или муниципального контракта</w:t>
            </w:r>
            <w:r>
              <w:t>»</w:t>
            </w:r>
            <w:r w:rsidRPr="00E47CD3">
              <w:t xml:space="preserve"> </w:t>
            </w:r>
            <w:r w:rsidR="00595694">
              <w:t>(</w:t>
            </w:r>
            <w:r w:rsidR="00595694">
              <w:rPr>
                <w:lang w:val="en-US"/>
              </w:rPr>
              <w:t>regNum</w:t>
            </w:r>
            <w:r w:rsidRPr="00E47CD3">
              <w:t>)</w:t>
            </w:r>
          </w:p>
        </w:tc>
        <w:tc>
          <w:tcPr>
            <w:tcW w:w="1335" w:type="pct"/>
          </w:tcPr>
          <w:p w14:paraId="55B81EA0" w14:textId="4B78EB53" w:rsidR="0059657E" w:rsidRPr="00692381" w:rsidRDefault="0059657E" w:rsidP="0059657E">
            <w:pPr>
              <w:pStyle w:val="ad"/>
              <w:jc w:val="left"/>
            </w:pPr>
            <w:r>
              <w:t>Контракт с таким номером должен существовать в ЕИС и не быть аннулированным.</w:t>
            </w:r>
          </w:p>
        </w:tc>
        <w:tc>
          <w:tcPr>
            <w:tcW w:w="1138" w:type="pct"/>
            <w:gridSpan w:val="4"/>
          </w:tcPr>
          <w:p w14:paraId="137BBA32" w14:textId="78E8A372" w:rsidR="0059657E" w:rsidRPr="009F4E26" w:rsidRDefault="0059657E" w:rsidP="0059657E">
            <w:pPr>
              <w:pStyle w:val="ad"/>
              <w:jc w:val="left"/>
            </w:pPr>
            <w:r>
              <w:t xml:space="preserve">Контракт с номером должен </w:t>
            </w:r>
            <w:r w:rsidRPr="00874D79">
              <w:t>&lt;</w:t>
            </w:r>
            <w:r>
              <w:t>Номер контракта</w:t>
            </w:r>
            <w:r w:rsidRPr="00874D79">
              <w:t xml:space="preserve">&gt; </w:t>
            </w:r>
            <w:r>
              <w:t>существовать в ЕИС и не быть аннулированным (находиться в процессе аннулирования).</w:t>
            </w:r>
          </w:p>
        </w:tc>
      </w:tr>
      <w:tr w:rsidR="0059657E" w:rsidRPr="009F4E26" w14:paraId="27544EF6" w14:textId="77777777" w:rsidTr="005D57AA">
        <w:trPr>
          <w:trHeight w:val="348"/>
        </w:trPr>
        <w:tc>
          <w:tcPr>
            <w:tcW w:w="841" w:type="pct"/>
            <w:gridSpan w:val="4"/>
          </w:tcPr>
          <w:p w14:paraId="29C77E4B" w14:textId="0A8749A1" w:rsidR="0059657E" w:rsidRPr="00574A63" w:rsidRDefault="0059657E" w:rsidP="0059657E">
            <w:pPr>
              <w:pStyle w:val="ad"/>
              <w:jc w:val="left"/>
              <w:rPr>
                <w:strike/>
              </w:rPr>
            </w:pPr>
            <w:r w:rsidRPr="00574A63">
              <w:rPr>
                <w:strike/>
              </w:rPr>
              <w:t>РК_ИК_0259</w:t>
            </w:r>
          </w:p>
        </w:tc>
        <w:tc>
          <w:tcPr>
            <w:tcW w:w="557" w:type="pct"/>
          </w:tcPr>
          <w:p w14:paraId="6544DD7E" w14:textId="77777777" w:rsidR="0059657E" w:rsidRDefault="0059657E" w:rsidP="0059657E">
            <w:pPr>
              <w:pStyle w:val="ad"/>
              <w:jc w:val="left"/>
            </w:pPr>
          </w:p>
        </w:tc>
        <w:tc>
          <w:tcPr>
            <w:tcW w:w="1129" w:type="pct"/>
            <w:gridSpan w:val="6"/>
          </w:tcPr>
          <w:p w14:paraId="1DF21EF4" w14:textId="542C8DB3" w:rsidR="0059657E" w:rsidRPr="00574A63" w:rsidRDefault="0059657E" w:rsidP="0059657E">
            <w:pPr>
              <w:pStyle w:val="ad"/>
              <w:jc w:val="left"/>
              <w:rPr>
                <w:strike/>
              </w:rPr>
            </w:pPr>
            <w:r w:rsidRPr="00574A63">
              <w:rPr>
                <w:strike/>
              </w:rPr>
              <w:t>Поле «Номер реестровой записи государственного или муниципального контракта» (</w:t>
            </w:r>
            <w:r w:rsidR="00595694" w:rsidRPr="00595694">
              <w:rPr>
                <w:strike/>
                <w:lang w:val="en-US"/>
              </w:rPr>
              <w:t>regNum</w:t>
            </w:r>
            <w:r w:rsidRPr="00574A63">
              <w:rPr>
                <w:strike/>
              </w:rPr>
              <w:t>)</w:t>
            </w:r>
          </w:p>
        </w:tc>
        <w:tc>
          <w:tcPr>
            <w:tcW w:w="1335" w:type="pct"/>
          </w:tcPr>
          <w:p w14:paraId="567104FD" w14:textId="184BEE1F" w:rsidR="0059657E" w:rsidRPr="00574A63" w:rsidRDefault="0059657E" w:rsidP="0059657E">
            <w:pPr>
              <w:pStyle w:val="ad"/>
              <w:jc w:val="left"/>
              <w:rPr>
                <w:strike/>
              </w:rPr>
            </w:pPr>
            <w:r w:rsidRPr="00574A63">
              <w:rPr>
                <w:strike/>
              </w:rPr>
              <w:t>Если сведения о контракте находятся на этапе «Исполнение завершено», то не допускается прием пакета contractProcedure2015.</w:t>
            </w:r>
          </w:p>
          <w:p w14:paraId="2E2A9058" w14:textId="77777777" w:rsidR="0059657E" w:rsidRPr="00574A63" w:rsidRDefault="0059657E" w:rsidP="0059657E">
            <w:pPr>
              <w:pStyle w:val="ad"/>
              <w:jc w:val="left"/>
              <w:rPr>
                <w:strike/>
              </w:rPr>
            </w:pPr>
            <w:r w:rsidRPr="00574A63">
              <w:rPr>
                <w:strike/>
              </w:rPr>
              <w:t xml:space="preserve">Контроль не должен срабытывать, если тип </w:t>
            </w:r>
            <w:r w:rsidRPr="00574A63">
              <w:rPr>
                <w:strike/>
              </w:rPr>
              <w:lastRenderedPageBreak/>
              <w:t>иполнени один из следующих:</w:t>
            </w:r>
          </w:p>
          <w:p w14:paraId="6860961A" w14:textId="77777777" w:rsidR="0059657E" w:rsidRPr="00574A63" w:rsidRDefault="0059657E" w:rsidP="002D0245">
            <w:pPr>
              <w:pStyle w:val="ad"/>
              <w:numPr>
                <w:ilvl w:val="0"/>
                <w:numId w:val="51"/>
              </w:numPr>
              <w:jc w:val="left"/>
              <w:rPr>
                <w:strike/>
              </w:rPr>
            </w:pPr>
            <w:r w:rsidRPr="00574A63">
              <w:rPr>
                <w:strike/>
              </w:rPr>
              <w:t>Информация о наступлении гарантийного случая</w:t>
            </w:r>
          </w:p>
          <w:p w14:paraId="38BA303F" w14:textId="5C101F3B" w:rsidR="0059657E" w:rsidRPr="00574A63" w:rsidRDefault="0059657E" w:rsidP="002D0245">
            <w:pPr>
              <w:pStyle w:val="ad"/>
              <w:numPr>
                <w:ilvl w:val="0"/>
                <w:numId w:val="51"/>
              </w:numPr>
              <w:jc w:val="left"/>
              <w:rPr>
                <w:strike/>
              </w:rPr>
            </w:pPr>
            <w:r w:rsidRPr="00574A63">
              <w:rPr>
                <w:strike/>
              </w:rPr>
              <w:t>Информация о признании судом контракта недействительным</w:t>
            </w:r>
          </w:p>
          <w:p w14:paraId="718AF3D2" w14:textId="1AD98A7E" w:rsidR="004319CC" w:rsidRPr="00574A63" w:rsidRDefault="004319CC" w:rsidP="002D0245">
            <w:pPr>
              <w:pStyle w:val="ad"/>
              <w:numPr>
                <w:ilvl w:val="0"/>
                <w:numId w:val="51"/>
              </w:numPr>
              <w:jc w:val="left"/>
              <w:rPr>
                <w:strike/>
              </w:rPr>
            </w:pPr>
            <w:r w:rsidRPr="00574A63">
              <w:rPr>
                <w:strike/>
              </w:rPr>
              <w:t>Информация о возврате поставщиком (подрядчиком, исполнителем) переплаты по контракту</w:t>
            </w:r>
          </w:p>
          <w:p w14:paraId="0E9E5D1C" w14:textId="77777777" w:rsidR="00093CF9" w:rsidRPr="00574A63" w:rsidRDefault="00093CF9" w:rsidP="00093CF9">
            <w:pPr>
              <w:pStyle w:val="ad"/>
              <w:ind w:left="720"/>
              <w:jc w:val="left"/>
              <w:rPr>
                <w:strike/>
              </w:rPr>
            </w:pPr>
          </w:p>
          <w:p w14:paraId="6C9A2F49" w14:textId="07E17666" w:rsidR="00093CF9" w:rsidRPr="00574A63" w:rsidRDefault="00093CF9" w:rsidP="00093CF9">
            <w:pPr>
              <w:pStyle w:val="ad"/>
              <w:jc w:val="left"/>
              <w:rPr>
                <w:strike/>
              </w:rPr>
            </w:pPr>
            <w:r w:rsidRPr="00574A63">
              <w:rPr>
                <w:strike/>
              </w:rPr>
              <w:t>Не допускается прием именно нового проекта документа contractProcedure2015. Контроль не должен выполняться при приеме изменения размещенного contractProcedure2015.</w:t>
            </w:r>
          </w:p>
        </w:tc>
        <w:tc>
          <w:tcPr>
            <w:tcW w:w="1138" w:type="pct"/>
            <w:gridSpan w:val="4"/>
          </w:tcPr>
          <w:p w14:paraId="7214E9A5" w14:textId="771EA533" w:rsidR="0059657E" w:rsidRPr="00574A63" w:rsidRDefault="0059657E" w:rsidP="0059657E">
            <w:pPr>
              <w:pStyle w:val="ad"/>
              <w:jc w:val="left"/>
              <w:rPr>
                <w:strike/>
              </w:rPr>
            </w:pPr>
            <w:r w:rsidRPr="00574A63">
              <w:rPr>
                <w:strike/>
              </w:rPr>
              <w:lastRenderedPageBreak/>
              <w:t>Для контракта на этапе «Исполнение завершено» нет возможности создавать информацию об исполнении/расторжении</w:t>
            </w:r>
          </w:p>
        </w:tc>
      </w:tr>
      <w:tr w:rsidR="00574A63" w:rsidRPr="009F4E26" w14:paraId="2D26F484" w14:textId="77777777" w:rsidTr="005D57AA">
        <w:trPr>
          <w:trHeight w:val="348"/>
        </w:trPr>
        <w:tc>
          <w:tcPr>
            <w:tcW w:w="841" w:type="pct"/>
            <w:gridSpan w:val="4"/>
          </w:tcPr>
          <w:p w14:paraId="3116DEF3" w14:textId="11E1DD18" w:rsidR="00574A63" w:rsidRPr="00C832D0" w:rsidRDefault="00574A63" w:rsidP="0059657E">
            <w:pPr>
              <w:pStyle w:val="ad"/>
              <w:jc w:val="left"/>
            </w:pPr>
            <w:r w:rsidRPr="00574A63">
              <w:t>РК_ИК_0458</w:t>
            </w:r>
          </w:p>
        </w:tc>
        <w:tc>
          <w:tcPr>
            <w:tcW w:w="557" w:type="pct"/>
          </w:tcPr>
          <w:p w14:paraId="5573DE94" w14:textId="77777777" w:rsidR="00574A63" w:rsidRDefault="00574A63" w:rsidP="0059657E">
            <w:pPr>
              <w:pStyle w:val="ad"/>
              <w:jc w:val="left"/>
            </w:pPr>
          </w:p>
        </w:tc>
        <w:tc>
          <w:tcPr>
            <w:tcW w:w="1129" w:type="pct"/>
            <w:gridSpan w:val="6"/>
          </w:tcPr>
          <w:p w14:paraId="592EA67C" w14:textId="7FD0165A" w:rsidR="00574A63" w:rsidRDefault="00574A63" w:rsidP="0059657E">
            <w:pPr>
              <w:pStyle w:val="ad"/>
              <w:jc w:val="left"/>
            </w:pPr>
            <w:r>
              <w:t>Поле «</w:t>
            </w:r>
            <w:r w:rsidRPr="008669FC">
              <w:t>Номер реестровой записи государственного или муниципального контракта</w:t>
            </w:r>
            <w:r>
              <w:t>»</w:t>
            </w:r>
            <w:r w:rsidRPr="00E47CD3">
              <w:t xml:space="preserve"> </w:t>
            </w:r>
            <w:r w:rsidR="00595694">
              <w:t>(</w:t>
            </w:r>
            <w:r w:rsidR="00595694" w:rsidRPr="00595694">
              <w:t>regNum</w:t>
            </w:r>
            <w:r w:rsidRPr="00E47CD3">
              <w:t>)</w:t>
            </w:r>
          </w:p>
        </w:tc>
        <w:tc>
          <w:tcPr>
            <w:tcW w:w="1335" w:type="pct"/>
          </w:tcPr>
          <w:p w14:paraId="6FDF5369" w14:textId="0D407CF1" w:rsidR="00574A63" w:rsidRDefault="00574A63" w:rsidP="0059657E">
            <w:pPr>
              <w:pStyle w:val="ad"/>
              <w:jc w:val="left"/>
            </w:pPr>
            <w:r>
              <w:t>Е</w:t>
            </w:r>
            <w:r w:rsidRPr="00574A63">
              <w:t xml:space="preserve">сли </w:t>
            </w:r>
            <w:r>
              <w:t xml:space="preserve">сведения о контракте находятся на этапе </w:t>
            </w:r>
            <w:r w:rsidRPr="00574A63">
              <w:t xml:space="preserve">«Исполнение завершено» или «Исполнение прекращено» с </w:t>
            </w:r>
            <w:r>
              <w:t xml:space="preserve">установленным </w:t>
            </w:r>
            <w:r w:rsidRPr="00574A63">
              <w:t xml:space="preserve">признаком о признании </w:t>
            </w:r>
            <w:r>
              <w:t xml:space="preserve">судом </w:t>
            </w:r>
            <w:r w:rsidRPr="00574A63">
              <w:t>контракта недействительным,</w:t>
            </w:r>
            <w:r>
              <w:t xml:space="preserve"> то не допускается прием пакета </w:t>
            </w:r>
            <w:r w:rsidRPr="00D65607">
              <w:t>contractProcedure2015</w:t>
            </w:r>
            <w:r>
              <w:t>.</w:t>
            </w:r>
          </w:p>
          <w:p w14:paraId="6DB5D144" w14:textId="0F94A61A" w:rsidR="00574A63" w:rsidRDefault="00574A63" w:rsidP="0059657E">
            <w:pPr>
              <w:pStyle w:val="ad"/>
              <w:jc w:val="left"/>
            </w:pPr>
            <w:r>
              <w:t xml:space="preserve">Контроль не должен выполняться при приеме изменения размещенного </w:t>
            </w:r>
            <w:r w:rsidRPr="00D65607">
              <w:t>contractProcedure2015</w:t>
            </w:r>
            <w:r>
              <w:t>.</w:t>
            </w:r>
          </w:p>
        </w:tc>
        <w:tc>
          <w:tcPr>
            <w:tcW w:w="1138" w:type="pct"/>
            <w:gridSpan w:val="4"/>
          </w:tcPr>
          <w:p w14:paraId="7329FEF5" w14:textId="1A46C625" w:rsidR="00574A63" w:rsidRPr="00C832D0" w:rsidRDefault="00574A63" w:rsidP="0059657E">
            <w:pPr>
              <w:pStyle w:val="ad"/>
              <w:jc w:val="left"/>
            </w:pPr>
            <w:r w:rsidRPr="00C832D0">
              <w:t>Для контракта на этапе «Исполнение завершено»</w:t>
            </w:r>
            <w:r>
              <w:t xml:space="preserve"> (</w:t>
            </w:r>
            <w:r w:rsidRPr="00574A63">
              <w:t>» или «Исполнение прекращено»</w:t>
            </w:r>
            <w:r>
              <w:t>)</w:t>
            </w:r>
            <w:r w:rsidRPr="00C832D0">
              <w:t xml:space="preserve"> </w:t>
            </w:r>
            <w:r w:rsidRPr="00574A63">
              <w:t xml:space="preserve">с </w:t>
            </w:r>
            <w:r>
              <w:t xml:space="preserve">установленным </w:t>
            </w:r>
            <w:r w:rsidRPr="00574A63">
              <w:t xml:space="preserve">признаком о признании </w:t>
            </w:r>
            <w:r>
              <w:t xml:space="preserve">судом </w:t>
            </w:r>
            <w:r w:rsidRPr="00574A63">
              <w:t>контракта недействительным</w:t>
            </w:r>
            <w:r w:rsidRPr="00C832D0">
              <w:t xml:space="preserve"> </w:t>
            </w:r>
            <w:r>
              <w:t xml:space="preserve"> </w:t>
            </w:r>
            <w:r w:rsidRPr="00C832D0">
              <w:t>нет возможности создавать информацию об исполнении/расторжении</w:t>
            </w:r>
          </w:p>
        </w:tc>
      </w:tr>
      <w:tr w:rsidR="0059657E" w:rsidRPr="009F4E26" w14:paraId="7B565F13" w14:textId="77777777" w:rsidTr="005D57AA">
        <w:trPr>
          <w:trHeight w:val="348"/>
        </w:trPr>
        <w:tc>
          <w:tcPr>
            <w:tcW w:w="841" w:type="pct"/>
            <w:gridSpan w:val="4"/>
          </w:tcPr>
          <w:p w14:paraId="72A755E8" w14:textId="1045284A" w:rsidR="0059657E" w:rsidRPr="00AF0CA7" w:rsidRDefault="0059657E" w:rsidP="0059657E">
            <w:pPr>
              <w:pStyle w:val="ad"/>
              <w:jc w:val="left"/>
              <w:rPr>
                <w:lang w:val="en-US"/>
              </w:rPr>
            </w:pPr>
            <w:r>
              <w:t>РК_ИК_0081</w:t>
            </w:r>
          </w:p>
        </w:tc>
        <w:tc>
          <w:tcPr>
            <w:tcW w:w="557" w:type="pct"/>
          </w:tcPr>
          <w:p w14:paraId="1897905B" w14:textId="77777777" w:rsidR="0059657E" w:rsidRDefault="0059657E" w:rsidP="0059657E">
            <w:pPr>
              <w:pStyle w:val="ad"/>
              <w:jc w:val="left"/>
            </w:pPr>
          </w:p>
        </w:tc>
        <w:tc>
          <w:tcPr>
            <w:tcW w:w="1129" w:type="pct"/>
            <w:gridSpan w:val="6"/>
          </w:tcPr>
          <w:p w14:paraId="0989BC44" w14:textId="182EFF51" w:rsidR="0059657E" w:rsidRDefault="0059657E" w:rsidP="0059657E">
            <w:pPr>
              <w:pStyle w:val="ad"/>
              <w:jc w:val="left"/>
            </w:pPr>
            <w:r>
              <w:t>Поле «</w:t>
            </w:r>
            <w:r w:rsidRPr="00C92F0C">
              <w:t>Номер редакции сведений</w:t>
            </w:r>
            <w:r>
              <w:t>»</w:t>
            </w:r>
            <w:r w:rsidRPr="00E47CD3">
              <w:t xml:space="preserve"> (</w:t>
            </w:r>
            <w:r w:rsidRPr="00C92F0C">
              <w:rPr>
                <w:lang w:val="en-US"/>
              </w:rPr>
              <w:t>versionNumber</w:t>
            </w:r>
            <w:r w:rsidRPr="00E47CD3">
              <w:t>)</w:t>
            </w:r>
          </w:p>
        </w:tc>
        <w:tc>
          <w:tcPr>
            <w:tcW w:w="1335" w:type="pct"/>
          </w:tcPr>
          <w:p w14:paraId="040841F1" w14:textId="6FB12294" w:rsidR="0059657E" w:rsidRPr="00692381" w:rsidRDefault="0059657E" w:rsidP="0059657E">
            <w:pPr>
              <w:pStyle w:val="ad"/>
              <w:jc w:val="left"/>
            </w:pPr>
            <w:r>
              <w:t xml:space="preserve">Поле должно быть указано для проекта изменения опубликованного исполнения (с заполненным полем </w:t>
            </w:r>
            <w:r>
              <w:rPr>
                <w:lang w:val="en-US"/>
              </w:rPr>
              <w:t>modifi</w:t>
            </w:r>
            <w:r>
              <w:rPr>
                <w:lang w:val="en-US"/>
              </w:rPr>
              <w:lastRenderedPageBreak/>
              <w:t>cationReason</w:t>
            </w:r>
            <w:r>
              <w:t>) и значение должно быть на единицу больше чем текущее значение версии исполнения..</w:t>
            </w:r>
          </w:p>
        </w:tc>
        <w:tc>
          <w:tcPr>
            <w:tcW w:w="1138" w:type="pct"/>
            <w:gridSpan w:val="4"/>
          </w:tcPr>
          <w:p w14:paraId="4BD667BB" w14:textId="6C892C6D" w:rsidR="0059657E" w:rsidRPr="009F4E26" w:rsidRDefault="0059657E" w:rsidP="0059657E">
            <w:pPr>
              <w:pStyle w:val="ad"/>
              <w:jc w:val="left"/>
            </w:pPr>
            <w:r w:rsidRPr="00C92F0C">
              <w:lastRenderedPageBreak/>
              <w:t xml:space="preserve">Номер </w:t>
            </w:r>
            <w:r>
              <w:t>редакции сведений об исполнении</w:t>
            </w:r>
            <w:r w:rsidRPr="00C92F0C">
              <w:t xml:space="preserve"> должен быть на единицу больше чем номер версии соответствующего </w:t>
            </w:r>
            <w:r w:rsidRPr="00C92F0C">
              <w:lastRenderedPageBreak/>
              <w:t>опубликованного документа</w:t>
            </w:r>
          </w:p>
        </w:tc>
      </w:tr>
      <w:tr w:rsidR="0059657E" w:rsidRPr="009F4E26" w14:paraId="5EB6B74F" w14:textId="77777777" w:rsidTr="00DB515C">
        <w:trPr>
          <w:trHeight w:val="348"/>
        </w:trPr>
        <w:tc>
          <w:tcPr>
            <w:tcW w:w="5000" w:type="pct"/>
            <w:gridSpan w:val="16"/>
          </w:tcPr>
          <w:p w14:paraId="3E410056" w14:textId="742336E3" w:rsidR="0059657E" w:rsidRDefault="0059657E" w:rsidP="0059657E">
            <w:pPr>
              <w:pStyle w:val="ad"/>
              <w:jc w:val="left"/>
            </w:pPr>
          </w:p>
        </w:tc>
      </w:tr>
      <w:tr w:rsidR="0059657E" w:rsidRPr="009F4E26" w14:paraId="3563EEDA" w14:textId="77777777" w:rsidTr="005D57AA">
        <w:trPr>
          <w:trHeight w:val="348"/>
        </w:trPr>
        <w:tc>
          <w:tcPr>
            <w:tcW w:w="841" w:type="pct"/>
            <w:gridSpan w:val="4"/>
          </w:tcPr>
          <w:p w14:paraId="50E6F7C9" w14:textId="7A250732" w:rsidR="0059657E" w:rsidRPr="00534BE6" w:rsidRDefault="0059657E" w:rsidP="0059657E">
            <w:pPr>
              <w:pStyle w:val="ad"/>
              <w:jc w:val="left"/>
            </w:pPr>
            <w:r>
              <w:t>РК_ИК_</w:t>
            </w:r>
            <w:r w:rsidRPr="00534BE6">
              <w:t>0073</w:t>
            </w:r>
          </w:p>
        </w:tc>
        <w:tc>
          <w:tcPr>
            <w:tcW w:w="557" w:type="pct"/>
          </w:tcPr>
          <w:p w14:paraId="47BCBCB3" w14:textId="77777777" w:rsidR="0059657E" w:rsidRDefault="0059657E" w:rsidP="0059657E">
            <w:pPr>
              <w:pStyle w:val="ad"/>
              <w:jc w:val="left"/>
            </w:pPr>
          </w:p>
        </w:tc>
        <w:tc>
          <w:tcPr>
            <w:tcW w:w="1129" w:type="pct"/>
            <w:gridSpan w:val="6"/>
          </w:tcPr>
          <w:p w14:paraId="79A4468D" w14:textId="77777777" w:rsidR="0059657E" w:rsidRDefault="0059657E" w:rsidP="0059657E">
            <w:pPr>
              <w:pStyle w:val="ad"/>
              <w:jc w:val="left"/>
            </w:pPr>
            <w:r>
              <w:t>Блок «</w:t>
            </w:r>
            <w:r w:rsidRPr="00534BE6">
              <w:t>Информация об исполнении</w:t>
            </w:r>
            <w:r>
              <w:t>» (</w:t>
            </w:r>
            <w:r w:rsidRPr="00534BE6">
              <w:t>executions</w:t>
            </w:r>
            <w:r>
              <w:t>)</w:t>
            </w:r>
          </w:p>
          <w:p w14:paraId="2E3399C4" w14:textId="77777777" w:rsidR="0059657E" w:rsidRDefault="0059657E" w:rsidP="0059657E">
            <w:pPr>
              <w:pStyle w:val="ad"/>
              <w:jc w:val="left"/>
            </w:pPr>
          </w:p>
          <w:p w14:paraId="50210F87" w14:textId="77777777" w:rsidR="0059657E" w:rsidRDefault="0059657E" w:rsidP="0059657E">
            <w:pPr>
              <w:pStyle w:val="ad"/>
              <w:jc w:val="left"/>
            </w:pPr>
            <w:r>
              <w:t>Блок «</w:t>
            </w:r>
            <w:r w:rsidRPr="00534BE6">
              <w:t>Информация о расторжении контракта</w:t>
            </w:r>
            <w:r>
              <w:t>» (</w:t>
            </w:r>
            <w:r w:rsidRPr="00534BE6">
              <w:t>termination</w:t>
            </w:r>
            <w:r>
              <w:t>)</w:t>
            </w:r>
          </w:p>
          <w:p w14:paraId="1FB1EC97" w14:textId="77777777" w:rsidR="0059657E" w:rsidRDefault="0059657E" w:rsidP="0059657E">
            <w:pPr>
              <w:pStyle w:val="ad"/>
              <w:jc w:val="left"/>
            </w:pPr>
          </w:p>
          <w:p w14:paraId="5EEE9547" w14:textId="77777777" w:rsidR="0059657E" w:rsidRDefault="0059657E" w:rsidP="0059657E">
            <w:pPr>
              <w:pStyle w:val="ad"/>
              <w:jc w:val="left"/>
            </w:pPr>
            <w:r w:rsidRPr="0083166C">
              <w:t>Блок «Информация об исполнении обязательств по предоставленной гарантии качества товаров, работ, услуг» (executionObligationGuarantee)</w:t>
            </w:r>
          </w:p>
          <w:p w14:paraId="633959E2" w14:textId="77777777" w:rsidR="0059657E" w:rsidRDefault="0059657E" w:rsidP="0059657E">
            <w:pPr>
              <w:pStyle w:val="ad"/>
              <w:jc w:val="left"/>
            </w:pPr>
          </w:p>
          <w:p w14:paraId="2378B7DC" w14:textId="77777777" w:rsidR="0059657E" w:rsidRDefault="0059657E" w:rsidP="0059657E">
            <w:pPr>
              <w:pStyle w:val="ad"/>
              <w:jc w:val="left"/>
            </w:pPr>
            <w:r>
              <w:t>Блок «</w:t>
            </w:r>
            <w:r w:rsidRPr="00AE71B4">
              <w:t>Информация о возврате поставщиком (подрядчиком, испол</w:t>
            </w:r>
            <w:r>
              <w:t>нителем) переплаты по контракту» (</w:t>
            </w:r>
            <w:r w:rsidRPr="00AE71B4">
              <w:t>refundOverpaymentsInfo</w:t>
            </w:r>
            <w:r>
              <w:t>)</w:t>
            </w:r>
          </w:p>
          <w:p w14:paraId="7FE3AEA5" w14:textId="77777777" w:rsidR="0059657E" w:rsidRDefault="0059657E" w:rsidP="0059657E">
            <w:pPr>
              <w:pStyle w:val="ad"/>
              <w:jc w:val="left"/>
            </w:pPr>
          </w:p>
          <w:p w14:paraId="1086E5B3" w14:textId="77777777" w:rsidR="0059657E" w:rsidRDefault="0059657E" w:rsidP="0059657E">
            <w:pPr>
              <w:pStyle w:val="ad"/>
              <w:jc w:val="left"/>
            </w:pPr>
            <w:r>
              <w:t>Блок «Информация о признании контракта недействительным» (contractInvalidation)</w:t>
            </w:r>
          </w:p>
          <w:p w14:paraId="0DD1175D" w14:textId="77777777" w:rsidR="0059657E" w:rsidRDefault="0059657E" w:rsidP="0059657E">
            <w:pPr>
              <w:pStyle w:val="ad"/>
              <w:jc w:val="left"/>
            </w:pPr>
            <w:r>
              <w:t>Блок «Отмена информации о признании судом контракта недействительным» (contractInvalidationCancel)</w:t>
            </w:r>
          </w:p>
          <w:p w14:paraId="2EA00156" w14:textId="13978C74" w:rsidR="005A7F7F" w:rsidRPr="00531772" w:rsidRDefault="005A7F7F" w:rsidP="0059657E">
            <w:pPr>
              <w:pStyle w:val="ad"/>
              <w:jc w:val="left"/>
            </w:pPr>
            <w:r w:rsidRPr="005A7F7F">
              <w:t>Блок «Информация о прекращении контракта (обяза-тельств по кон-</w:t>
            </w:r>
            <w:r w:rsidRPr="005A7F7F">
              <w:lastRenderedPageBreak/>
              <w:t>тракту)» (obligationsTermination)</w:t>
            </w:r>
          </w:p>
        </w:tc>
        <w:tc>
          <w:tcPr>
            <w:tcW w:w="1335" w:type="pct"/>
          </w:tcPr>
          <w:p w14:paraId="3F4F207A" w14:textId="77777777" w:rsidR="0059657E" w:rsidRDefault="0059657E" w:rsidP="0059657E">
            <w:pPr>
              <w:pStyle w:val="ad"/>
              <w:jc w:val="left"/>
            </w:pPr>
            <w:r>
              <w:lastRenderedPageBreak/>
              <w:t>В документе «</w:t>
            </w:r>
            <w:r w:rsidRPr="00534BE6">
              <w:t>Информация об исполнении (расторжении) контракта с 01.01.2015</w:t>
            </w:r>
            <w:r>
              <w:t>»</w:t>
            </w:r>
            <w:r w:rsidRPr="00534BE6">
              <w:t xml:space="preserve"> </w:t>
            </w:r>
            <w:r>
              <w:t>(с</w:t>
            </w:r>
            <w:r w:rsidRPr="00534BE6">
              <w:t>ontractProcedure</w:t>
            </w:r>
            <w:r>
              <w:t xml:space="preserve">) должен быть указан как минимум один блок </w:t>
            </w:r>
            <w:r w:rsidRPr="00534BE6">
              <w:t>Информация об исполнении</w:t>
            </w:r>
            <w:r>
              <w:t>» (</w:t>
            </w:r>
            <w:r w:rsidRPr="00534BE6">
              <w:t>executions</w:t>
            </w:r>
            <w:r>
              <w:t>) или «</w:t>
            </w:r>
            <w:r w:rsidRPr="00534BE6">
              <w:t>Информация о расторжении контракта</w:t>
            </w:r>
            <w:r>
              <w:t>» (</w:t>
            </w:r>
            <w:r w:rsidRPr="00534BE6">
              <w:t>termination</w:t>
            </w:r>
            <w:r>
              <w:t xml:space="preserve">) </w:t>
            </w:r>
            <w:r w:rsidRPr="0083166C">
              <w:t>или «Информация об исполнении обязательств по предоставленной гарантии качества товаров, работ, услуг» (executionObligationGuarantee)</w:t>
            </w:r>
            <w:r>
              <w:t xml:space="preserve"> или</w:t>
            </w:r>
          </w:p>
          <w:p w14:paraId="3BB1E75A" w14:textId="37F90429" w:rsidR="0059657E" w:rsidRDefault="0059657E" w:rsidP="0059657E">
            <w:pPr>
              <w:pStyle w:val="ad"/>
              <w:jc w:val="left"/>
            </w:pPr>
            <w:r>
              <w:t>«Информация о признании контракта недействительным» (contractInvalidation) или «Отмена информации о признании судом контракта недействительным» (contractInvalidationCancel) или только «</w:t>
            </w:r>
            <w:r w:rsidRPr="00AE71B4">
              <w:t>Информация о возврате поставщиком (подрядчиком, испол</w:t>
            </w:r>
            <w:r>
              <w:t>нителем) переплаты по контракту» (</w:t>
            </w:r>
            <w:r w:rsidRPr="00AE71B4">
              <w:t>refundOverpaymentsInfo</w:t>
            </w:r>
            <w:r>
              <w:t>)</w:t>
            </w:r>
            <w:r w:rsidR="005A7F7F">
              <w:t xml:space="preserve"> </w:t>
            </w:r>
            <w:r w:rsidR="005A7F7F" w:rsidRPr="005A7F7F">
              <w:t>или «Информация о прекращении контрак-та (обязательств по контракту)» (obligationsTermination)</w:t>
            </w:r>
          </w:p>
          <w:p w14:paraId="4B5FFFB5" w14:textId="4FC68BEC" w:rsidR="0059657E" w:rsidRPr="00A52BAB" w:rsidRDefault="0059657E" w:rsidP="0059657E">
            <w:pPr>
              <w:pStyle w:val="ad"/>
              <w:jc w:val="left"/>
            </w:pPr>
          </w:p>
        </w:tc>
        <w:tc>
          <w:tcPr>
            <w:tcW w:w="1138" w:type="pct"/>
            <w:gridSpan w:val="4"/>
          </w:tcPr>
          <w:p w14:paraId="398D0B89" w14:textId="77777777" w:rsidR="0059657E" w:rsidRDefault="0059657E" w:rsidP="0059657E">
            <w:pPr>
              <w:pStyle w:val="ad"/>
              <w:jc w:val="left"/>
            </w:pPr>
            <w:r>
              <w:t>В документе «</w:t>
            </w:r>
            <w:r w:rsidRPr="00534BE6">
              <w:t>Информация об исполнении (расторжении) контракта с 01.01.2015</w:t>
            </w:r>
            <w:r>
              <w:t>»</w:t>
            </w:r>
            <w:r w:rsidRPr="00534BE6">
              <w:t xml:space="preserve"> </w:t>
            </w:r>
            <w:r>
              <w:t>(с</w:t>
            </w:r>
            <w:r w:rsidRPr="00534BE6">
              <w:t>ontractProcedure</w:t>
            </w:r>
            <w:r>
              <w:t xml:space="preserve">) должен быть указан как минимум один блок </w:t>
            </w:r>
            <w:r w:rsidRPr="00534BE6">
              <w:t>Информация об исполнении</w:t>
            </w:r>
            <w:r>
              <w:t>» (</w:t>
            </w:r>
            <w:r w:rsidRPr="00534BE6">
              <w:t>executions</w:t>
            </w:r>
            <w:r>
              <w:t>) или «</w:t>
            </w:r>
            <w:r w:rsidRPr="00534BE6">
              <w:t>Информация о расторжении контракта</w:t>
            </w:r>
            <w:r>
              <w:t>» (</w:t>
            </w:r>
            <w:r w:rsidRPr="00534BE6">
              <w:t>termination</w:t>
            </w:r>
            <w:r w:rsidRPr="0083166C">
              <w:t>) или «Информация об исполнении обязательств по предоставленной гарантии качества товаров, работ, услуг» (executionObligationGuarantee)</w:t>
            </w:r>
            <w:r>
              <w:t xml:space="preserve"> или</w:t>
            </w:r>
          </w:p>
          <w:p w14:paraId="3CE196D3" w14:textId="40B60D63" w:rsidR="0059657E" w:rsidRPr="009F4E26" w:rsidRDefault="0059657E" w:rsidP="0059657E">
            <w:pPr>
              <w:pStyle w:val="ad"/>
              <w:jc w:val="left"/>
            </w:pPr>
            <w:r>
              <w:t>«Информация о признании контракта недействительным» (contractInvalidation) или «Отмена информации о признании судом контракта недействительным» (contractInvalidationCancel)  или только «</w:t>
            </w:r>
            <w:r w:rsidRPr="00AE71B4">
              <w:t>Информация о возврате поставщиком (подрядчиком, испол</w:t>
            </w:r>
            <w:r>
              <w:t>нителем) переплаты по контракту» (</w:t>
            </w:r>
            <w:r w:rsidRPr="00AE71B4">
              <w:t>refundOverpaymentsInfo</w:t>
            </w:r>
            <w:r>
              <w:t>)</w:t>
            </w:r>
            <w:r w:rsidR="005A7F7F">
              <w:t xml:space="preserve"> </w:t>
            </w:r>
            <w:r w:rsidR="005A7F7F" w:rsidRPr="005A7F7F">
              <w:t>или «Инфор</w:t>
            </w:r>
            <w:r w:rsidR="005A7F7F" w:rsidRPr="005A7F7F">
              <w:lastRenderedPageBreak/>
              <w:t>мация о прекращении кон-тракта (обяза-тельств по кон-тракту)» (obligationsTermination)</w:t>
            </w:r>
          </w:p>
        </w:tc>
      </w:tr>
      <w:tr w:rsidR="0059657E" w:rsidRPr="0025653D" w14:paraId="4F7FFD20" w14:textId="77777777" w:rsidTr="00964C72">
        <w:trPr>
          <w:trHeight w:val="348"/>
        </w:trPr>
        <w:tc>
          <w:tcPr>
            <w:tcW w:w="5000" w:type="pct"/>
            <w:gridSpan w:val="16"/>
          </w:tcPr>
          <w:p w14:paraId="07D29692" w14:textId="77777777" w:rsidR="0059657E" w:rsidRPr="002D3615" w:rsidRDefault="0059657E" w:rsidP="002D3615">
            <w:pPr>
              <w:pStyle w:val="ad"/>
              <w:jc w:val="center"/>
              <w:rPr>
                <w:b/>
              </w:rPr>
            </w:pPr>
            <w:r w:rsidRPr="002D3615">
              <w:rPr>
                <w:b/>
              </w:rPr>
              <w:lastRenderedPageBreak/>
              <w:t>Блок «Этап контракта» (</w:t>
            </w:r>
            <w:r w:rsidRPr="002D3615">
              <w:rPr>
                <w:b/>
                <w:lang w:val="en-US"/>
              </w:rPr>
              <w:t>executions</w:t>
            </w:r>
            <w:r w:rsidRPr="002D3615">
              <w:rPr>
                <w:b/>
              </w:rPr>
              <w:t>/</w:t>
            </w:r>
            <w:r w:rsidRPr="002D3615">
              <w:rPr>
                <w:b/>
                <w:lang w:val="en-US"/>
              </w:rPr>
              <w:t>stage</w:t>
            </w:r>
            <w:r w:rsidRPr="002D3615">
              <w:rPr>
                <w:b/>
              </w:rPr>
              <w:t>)</w:t>
            </w:r>
          </w:p>
          <w:p w14:paraId="34E7180F" w14:textId="77777777" w:rsidR="0059657E" w:rsidRPr="00964C72" w:rsidRDefault="0059657E" w:rsidP="0059657E">
            <w:pPr>
              <w:pStyle w:val="ad"/>
              <w:jc w:val="left"/>
            </w:pPr>
          </w:p>
          <w:p w14:paraId="2092DA0F" w14:textId="0981E118" w:rsidR="0059657E" w:rsidRDefault="0059657E" w:rsidP="0059657E">
            <w:pPr>
              <w:pStyle w:val="ad"/>
              <w:jc w:val="left"/>
            </w:pPr>
            <w:r>
              <w:t>Поле «</w:t>
            </w:r>
            <w:r w:rsidRPr="00964C72">
              <w:t>Уникальный идентификатор этапа контракта в ЕИС</w:t>
            </w:r>
            <w:r>
              <w:t>» (</w:t>
            </w:r>
            <w:r w:rsidRPr="00964C72">
              <w:t>executions/stage/sid</w:t>
            </w:r>
            <w:r>
              <w:t xml:space="preserve">) </w:t>
            </w:r>
            <w:r w:rsidRPr="00B44D8F">
              <w:t>При приеме контролируется</w:t>
            </w:r>
            <w:r>
              <w:t xml:space="preserve">, что указанный </w:t>
            </w:r>
            <w:r>
              <w:rPr>
                <w:lang w:val="en-US"/>
              </w:rPr>
              <w:t>sid</w:t>
            </w:r>
            <w:r w:rsidRPr="00B44D8F">
              <w:t xml:space="preserve"> </w:t>
            </w:r>
            <w:r>
              <w:t>присутствует в сведениях о контракте. См. контроль РК_ИК_0236.</w:t>
            </w:r>
          </w:p>
          <w:p w14:paraId="3CC4266D" w14:textId="77777777" w:rsidR="0059657E" w:rsidRDefault="0059657E" w:rsidP="0059657E">
            <w:pPr>
              <w:pStyle w:val="ad"/>
              <w:jc w:val="left"/>
            </w:pPr>
          </w:p>
          <w:p w14:paraId="4C02E72F" w14:textId="353F5C85" w:rsidR="0059657E" w:rsidRDefault="0059657E" w:rsidP="0059657E">
            <w:pPr>
              <w:pStyle w:val="ad"/>
              <w:jc w:val="left"/>
            </w:pPr>
            <w:r>
              <w:t>Поле «</w:t>
            </w:r>
            <w:r w:rsidRPr="00964C72">
              <w:t>Внешний идентификатор этапа</w:t>
            </w:r>
            <w:r>
              <w:t>» (</w:t>
            </w:r>
            <w:r w:rsidRPr="00964C72">
              <w:t>executions/stage/externalSid</w:t>
            </w:r>
            <w:r>
              <w:t xml:space="preserve">) </w:t>
            </w:r>
            <w:r w:rsidRPr="00B44D8F">
              <w:t>При приеме контролируется</w:t>
            </w:r>
            <w:r>
              <w:t xml:space="preserve">, что указанный </w:t>
            </w:r>
            <w:r>
              <w:rPr>
                <w:lang w:val="en-US"/>
              </w:rPr>
              <w:t>sid</w:t>
            </w:r>
            <w:r w:rsidRPr="00B44D8F">
              <w:t xml:space="preserve"> </w:t>
            </w:r>
            <w:r>
              <w:t>присутствует в сведениях о контракте. См. контроль РК_ИК_0237.</w:t>
            </w:r>
          </w:p>
          <w:p w14:paraId="5ACD2312" w14:textId="40F08791" w:rsidR="0025653D" w:rsidRDefault="0025653D" w:rsidP="0059657E">
            <w:pPr>
              <w:pStyle w:val="ad"/>
              <w:jc w:val="left"/>
            </w:pPr>
          </w:p>
          <w:p w14:paraId="668D9B04" w14:textId="4178558A" w:rsidR="0025653D" w:rsidRDefault="0025653D" w:rsidP="0059657E">
            <w:pPr>
              <w:pStyle w:val="ad"/>
              <w:jc w:val="left"/>
            </w:pPr>
            <w:r>
              <w:t>Поле</w:t>
            </w:r>
            <w:r w:rsidRPr="0025653D">
              <w:t xml:space="preserve"> «Признак закрытия исполнения по этапу» (</w:t>
            </w:r>
            <w:r w:rsidRPr="0025653D">
              <w:rPr>
                <w:lang w:val="en-US"/>
              </w:rPr>
              <w:t>executions</w:t>
            </w:r>
            <w:r w:rsidRPr="0025653D">
              <w:t>/</w:t>
            </w:r>
            <w:r w:rsidRPr="0025653D">
              <w:rPr>
                <w:lang w:val="en-US"/>
              </w:rPr>
              <w:t>finalStageExecution</w:t>
            </w:r>
            <w:r w:rsidRPr="0025653D">
              <w:t>)</w:t>
            </w:r>
            <w:r>
              <w:t xml:space="preserve">. </w:t>
            </w:r>
            <w:r w:rsidRPr="0025653D">
              <w:t xml:space="preserve">Если заполнен блок </w:t>
            </w:r>
            <w:r>
              <w:t>«</w:t>
            </w:r>
            <w:r w:rsidRPr="0025653D">
              <w:t>Информация о расторжении контракта</w:t>
            </w:r>
            <w:r>
              <w:t>»</w:t>
            </w:r>
            <w:r w:rsidRPr="0025653D">
              <w:t xml:space="preserve"> (termination), то игнорируется при приеме</w:t>
            </w:r>
            <w:r>
              <w:t>, не заполняется при передаче</w:t>
            </w:r>
            <w:r w:rsidR="0039693E">
              <w:t>.</w:t>
            </w:r>
          </w:p>
          <w:p w14:paraId="4076763C" w14:textId="1BA2B33E" w:rsidR="00C518D4" w:rsidRDefault="00C518D4" w:rsidP="0059657E">
            <w:pPr>
              <w:pStyle w:val="ad"/>
              <w:jc w:val="left"/>
            </w:pPr>
          </w:p>
          <w:p w14:paraId="4BC30406" w14:textId="3F8E6907" w:rsidR="00C518D4" w:rsidRDefault="00C518D4" w:rsidP="0059657E">
            <w:pPr>
              <w:pStyle w:val="ad"/>
              <w:jc w:val="left"/>
            </w:pPr>
          </w:p>
          <w:p w14:paraId="37DA473E" w14:textId="57343608" w:rsidR="00A44F48" w:rsidRDefault="00A44F48" w:rsidP="00A44F48">
            <w:pPr>
              <w:pStyle w:val="ad"/>
              <w:jc w:val="left"/>
            </w:pPr>
            <w:r>
              <w:t>Если первая версия сведений о контракте</w:t>
            </w:r>
            <w:r w:rsidR="001A16C9">
              <w:t>,</w:t>
            </w:r>
            <w:r w:rsidR="001A16C9" w:rsidRPr="001A16C9">
              <w:t xml:space="preserve"> </w:t>
            </w:r>
            <w:r w:rsidR="001A16C9">
              <w:t xml:space="preserve">с которым связано данное исполнение, </w:t>
            </w:r>
            <w:r>
              <w:t>размещена (опубликована) ПОСЛЕ выхода версии 13.2 ЕИС (выхода доработки «</w:t>
            </w:r>
            <w:r w:rsidRPr="00CD247C">
              <w:t>FCSNF-18101 Интеграция РК. Обязательное указание sid externalSid в этапах контракта при приеме contract и contractProcedure</w:t>
            </w:r>
            <w:r>
              <w:t>»), то:</w:t>
            </w:r>
          </w:p>
          <w:p w14:paraId="4BEBEB51" w14:textId="0909C353" w:rsidR="00A44F48" w:rsidRDefault="00A44F48" w:rsidP="00A44F48">
            <w:pPr>
              <w:pStyle w:val="ad"/>
              <w:jc w:val="left"/>
            </w:pPr>
          </w:p>
          <w:p w14:paraId="569708A3" w14:textId="4CD88711" w:rsidR="001A16C9" w:rsidRDefault="001A16C9" w:rsidP="00A44F48">
            <w:pPr>
              <w:pStyle w:val="ad"/>
              <w:jc w:val="left"/>
            </w:pPr>
            <w:r>
              <w:t>При приеме контролируется, что заполнено одно из двух полей «</w:t>
            </w:r>
            <w:r w:rsidRPr="00DE1699">
              <w:t>Уникальный идентификатор этапа контракта в ЕИС</w:t>
            </w:r>
            <w:r>
              <w:t>» (</w:t>
            </w:r>
            <w:r w:rsidRPr="001A16C9">
              <w:t>executions/stage/sid</w:t>
            </w:r>
            <w:r>
              <w:t>) или «</w:t>
            </w:r>
            <w:r w:rsidRPr="001A16C9">
              <w:t>Внешний идентификатор этапа</w:t>
            </w:r>
            <w:r>
              <w:t>» (</w:t>
            </w:r>
            <w:r w:rsidRPr="001A16C9">
              <w:t>executions/stage/externalSid</w:t>
            </w:r>
            <w:r>
              <w:t>)</w:t>
            </w:r>
            <w:r w:rsidR="00755CA1">
              <w:t xml:space="preserve"> см контроль </w:t>
            </w:r>
            <w:r w:rsidR="00755CA1">
              <w:fldChar w:fldCharType="begin"/>
            </w:r>
            <w:r w:rsidR="00755CA1">
              <w:instrText xml:space="preserve"> REF РК_ИК_0438 \h </w:instrText>
            </w:r>
            <w:r w:rsidR="00755CA1">
              <w:fldChar w:fldCharType="separate"/>
            </w:r>
            <w:r w:rsidR="00755CA1" w:rsidRPr="00A44F48">
              <w:t>РК_ИК_043</w:t>
            </w:r>
            <w:r w:rsidR="00755CA1">
              <w:t>8</w:t>
            </w:r>
            <w:r w:rsidR="00755CA1">
              <w:fldChar w:fldCharType="end"/>
            </w:r>
            <w:r w:rsidR="00755CA1">
              <w:t xml:space="preserve"> ниже. </w:t>
            </w:r>
          </w:p>
          <w:p w14:paraId="79F68BD6" w14:textId="5DDB0F26" w:rsidR="001A16C9" w:rsidRDefault="001A16C9" w:rsidP="00A44F48">
            <w:pPr>
              <w:pStyle w:val="ad"/>
              <w:jc w:val="left"/>
            </w:pPr>
          </w:p>
          <w:p w14:paraId="37E0FE7F" w14:textId="3EEB8E4E" w:rsidR="00755CA1" w:rsidRDefault="00755CA1" w:rsidP="00A44F48">
            <w:pPr>
              <w:pStyle w:val="ad"/>
              <w:jc w:val="left"/>
            </w:pPr>
            <w:r>
              <w:t>Также контролями РК_ИК_0236 или РК_ИК_0237 указанные значения проверются на присуствие этапов с такими идентификаторами в сведениях о контракте.</w:t>
            </w:r>
          </w:p>
          <w:p w14:paraId="6DBF2B69" w14:textId="59F15C9F" w:rsidR="000D0BD5" w:rsidRDefault="000D0BD5" w:rsidP="00A44F48">
            <w:pPr>
              <w:pStyle w:val="ad"/>
              <w:jc w:val="left"/>
            </w:pPr>
          </w:p>
          <w:p w14:paraId="3BB51741" w14:textId="77777777" w:rsidR="000D0BD5" w:rsidRDefault="000D0BD5" w:rsidP="00A44F48">
            <w:pPr>
              <w:pStyle w:val="ad"/>
              <w:jc w:val="left"/>
              <w:rPr>
                <w:rFonts w:eastAsiaTheme="majorEastAsia"/>
                <w:snapToGrid w:val="0"/>
                <w:color w:val="000000"/>
                <w:szCs w:val="20"/>
              </w:rPr>
            </w:pPr>
          </w:p>
          <w:p w14:paraId="1A30897F" w14:textId="3D5F6A05" w:rsidR="000D0BD5" w:rsidRDefault="000D0BD5" w:rsidP="00A44F48">
            <w:pPr>
              <w:pStyle w:val="ad"/>
              <w:jc w:val="left"/>
              <w:rPr>
                <w:rFonts w:eastAsiaTheme="majorEastAsia"/>
                <w:snapToGrid w:val="0"/>
                <w:color w:val="000000"/>
                <w:szCs w:val="20"/>
              </w:rPr>
            </w:pPr>
            <w:r w:rsidRPr="000D0BD5">
              <w:rPr>
                <w:rFonts w:eastAsiaTheme="majorEastAsia"/>
                <w:snapToGrid w:val="0"/>
                <w:color w:val="000000"/>
                <w:szCs w:val="20"/>
                <w:highlight w:val="yellow"/>
              </w:rPr>
              <w:t>Внимание!</w:t>
            </w:r>
          </w:p>
          <w:p w14:paraId="299CFD5A" w14:textId="77777777" w:rsidR="000D0BD5" w:rsidRDefault="000D0BD5" w:rsidP="00A44F48">
            <w:pPr>
              <w:pStyle w:val="ad"/>
              <w:jc w:val="left"/>
              <w:rPr>
                <w:rFonts w:eastAsiaTheme="majorEastAsia"/>
                <w:snapToGrid w:val="0"/>
                <w:color w:val="000000"/>
                <w:szCs w:val="20"/>
              </w:rPr>
            </w:pPr>
          </w:p>
          <w:p w14:paraId="55ADDFC9" w14:textId="638F6743" w:rsidR="000D0BD5" w:rsidRPr="00CD247C" w:rsidRDefault="000D0BD5" w:rsidP="00A44F48">
            <w:pPr>
              <w:pStyle w:val="ad"/>
              <w:jc w:val="left"/>
            </w:pPr>
            <w:r>
              <w:rPr>
                <w:rFonts w:eastAsiaTheme="majorEastAsia"/>
                <w:snapToGrid w:val="0"/>
                <w:color w:val="000000"/>
                <w:szCs w:val="20"/>
              </w:rPr>
              <w:t>Следует в</w:t>
            </w:r>
            <w:r w:rsidRPr="00DF03C9">
              <w:rPr>
                <w:rFonts w:eastAsiaTheme="majorEastAsia"/>
                <w:snapToGrid w:val="0"/>
                <w:color w:val="000000"/>
                <w:szCs w:val="20"/>
              </w:rPr>
              <w:t xml:space="preserve">нести изменения в выгрузку документов «Информация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 (contractProcedure) на </w:t>
            </w:r>
            <w:r w:rsidRPr="00DF03C9">
              <w:rPr>
                <w:rFonts w:eastAsiaTheme="majorEastAsia"/>
                <w:snapToGrid w:val="0"/>
                <w:color w:val="000000"/>
                <w:szCs w:val="20"/>
                <w:lang w:val="en-US"/>
              </w:rPr>
              <w:t>FTP</w:t>
            </w:r>
            <w:r w:rsidRPr="00DF03C9">
              <w:rPr>
                <w:rFonts w:eastAsiaTheme="majorEastAsia"/>
                <w:snapToGrid w:val="0"/>
                <w:color w:val="000000"/>
                <w:szCs w:val="20"/>
              </w:rPr>
              <w:t xml:space="preserve"> и передачу по протоколу </w:t>
            </w:r>
            <w:r w:rsidRPr="00DF03C9">
              <w:rPr>
                <w:rFonts w:eastAsiaTheme="majorEastAsia"/>
                <w:snapToGrid w:val="0"/>
                <w:color w:val="000000"/>
                <w:szCs w:val="20"/>
                <w:lang w:val="en-US"/>
              </w:rPr>
              <w:t>AS</w:t>
            </w:r>
            <w:r w:rsidRPr="00DF03C9">
              <w:rPr>
                <w:rFonts w:eastAsiaTheme="majorEastAsia"/>
                <w:snapToGrid w:val="0"/>
                <w:color w:val="000000"/>
                <w:szCs w:val="20"/>
              </w:rPr>
              <w:t>2 и по сервисам отдачи: следует в выгружаемых документах заполнять следующие поля и блоки: «Уникальный идентификатор этапа контракта в ЕИС» (</w:t>
            </w:r>
            <w:r w:rsidRPr="00DF03C9">
              <w:rPr>
                <w:rFonts w:eastAsiaTheme="majorEastAsia"/>
                <w:snapToGrid w:val="0"/>
                <w:color w:val="000000"/>
                <w:szCs w:val="20"/>
                <w:lang w:val="en-US"/>
              </w:rPr>
              <w:t>executions</w:t>
            </w:r>
            <w:r w:rsidRPr="00DF03C9">
              <w:rPr>
                <w:rFonts w:eastAsiaTheme="majorEastAsia"/>
                <w:snapToGrid w:val="0"/>
                <w:color w:val="000000"/>
                <w:szCs w:val="20"/>
              </w:rPr>
              <w:t>/</w:t>
            </w:r>
            <w:r w:rsidRPr="00DF03C9">
              <w:rPr>
                <w:rFonts w:eastAsiaTheme="majorEastAsia"/>
                <w:snapToGrid w:val="0"/>
                <w:color w:val="000000"/>
                <w:szCs w:val="20"/>
                <w:lang w:val="en-US"/>
              </w:rPr>
              <w:t>stage</w:t>
            </w:r>
            <w:r w:rsidRPr="00DF03C9">
              <w:rPr>
                <w:rFonts w:eastAsiaTheme="majorEastAsia"/>
                <w:snapToGrid w:val="0"/>
                <w:color w:val="000000"/>
                <w:szCs w:val="20"/>
              </w:rPr>
              <w:t>/</w:t>
            </w:r>
            <w:r w:rsidRPr="00DF03C9">
              <w:rPr>
                <w:rFonts w:eastAsiaTheme="majorEastAsia"/>
                <w:snapToGrid w:val="0"/>
                <w:color w:val="000000"/>
                <w:szCs w:val="20"/>
                <w:lang w:val="en-US"/>
              </w:rPr>
              <w:t>sid</w:t>
            </w:r>
            <w:r w:rsidRPr="00DF03C9">
              <w:rPr>
                <w:rFonts w:eastAsiaTheme="majorEastAsia"/>
                <w:snapToGrid w:val="0"/>
                <w:color w:val="000000"/>
                <w:szCs w:val="20"/>
              </w:rPr>
              <w:t>) (в обязательном порядке), «Внешний идентификатор этапа» (</w:t>
            </w:r>
            <w:r w:rsidRPr="00DF03C9">
              <w:rPr>
                <w:rFonts w:eastAsiaTheme="majorEastAsia"/>
                <w:snapToGrid w:val="0"/>
                <w:color w:val="000000"/>
                <w:szCs w:val="20"/>
                <w:lang w:val="en-US"/>
              </w:rPr>
              <w:t>executions</w:t>
            </w:r>
            <w:r w:rsidRPr="00DF03C9">
              <w:rPr>
                <w:rFonts w:eastAsiaTheme="majorEastAsia"/>
                <w:snapToGrid w:val="0"/>
                <w:color w:val="000000"/>
                <w:szCs w:val="20"/>
              </w:rPr>
              <w:t>/</w:t>
            </w:r>
            <w:r w:rsidRPr="00DF03C9">
              <w:rPr>
                <w:rFonts w:eastAsiaTheme="majorEastAsia"/>
                <w:snapToGrid w:val="0"/>
                <w:color w:val="000000"/>
                <w:szCs w:val="20"/>
                <w:lang w:val="en-US"/>
              </w:rPr>
              <w:t>stage</w:t>
            </w:r>
            <w:r w:rsidRPr="00DF03C9">
              <w:rPr>
                <w:rFonts w:eastAsiaTheme="majorEastAsia"/>
                <w:snapToGrid w:val="0"/>
                <w:color w:val="000000"/>
                <w:szCs w:val="20"/>
              </w:rPr>
              <w:t>/</w:t>
            </w:r>
            <w:r w:rsidRPr="00DF03C9">
              <w:rPr>
                <w:rFonts w:eastAsiaTheme="majorEastAsia"/>
                <w:snapToGrid w:val="0"/>
                <w:color w:val="000000"/>
                <w:szCs w:val="20"/>
                <w:lang w:val="en-US"/>
              </w:rPr>
              <w:t>externalSid</w:t>
            </w:r>
            <w:r w:rsidRPr="00DF03C9">
              <w:rPr>
                <w:rFonts w:eastAsiaTheme="majorEastAsia"/>
                <w:snapToGrid w:val="0"/>
                <w:color w:val="000000"/>
                <w:szCs w:val="20"/>
              </w:rPr>
              <w:t>) (при наличии), «Дата окончания исполнения этапа» (</w:t>
            </w:r>
            <w:r w:rsidRPr="00DF03C9">
              <w:rPr>
                <w:rFonts w:eastAsiaTheme="majorEastAsia"/>
                <w:snapToGrid w:val="0"/>
                <w:color w:val="000000"/>
                <w:szCs w:val="20"/>
                <w:lang w:val="en-US"/>
              </w:rPr>
              <w:t>executions</w:t>
            </w:r>
            <w:r w:rsidRPr="00DF03C9">
              <w:rPr>
                <w:rFonts w:eastAsiaTheme="majorEastAsia"/>
                <w:snapToGrid w:val="0"/>
                <w:color w:val="000000"/>
                <w:szCs w:val="20"/>
              </w:rPr>
              <w:t>/</w:t>
            </w:r>
            <w:r w:rsidRPr="00DF03C9">
              <w:rPr>
                <w:rFonts w:eastAsiaTheme="majorEastAsia"/>
                <w:snapToGrid w:val="0"/>
                <w:color w:val="000000"/>
                <w:szCs w:val="20"/>
                <w:lang w:val="en-US"/>
              </w:rPr>
              <w:t>stage</w:t>
            </w:r>
            <w:r w:rsidRPr="00DF03C9">
              <w:rPr>
                <w:rFonts w:eastAsiaTheme="majorEastAsia"/>
                <w:snapToGrid w:val="0"/>
                <w:color w:val="000000"/>
                <w:szCs w:val="20"/>
              </w:rPr>
              <w:t>/</w:t>
            </w:r>
            <w:r w:rsidRPr="00DF03C9">
              <w:rPr>
                <w:rFonts w:eastAsiaTheme="majorEastAsia"/>
                <w:snapToGrid w:val="0"/>
                <w:color w:val="000000"/>
                <w:szCs w:val="20"/>
                <w:lang w:val="en-US"/>
              </w:rPr>
              <w:t>endDate</w:t>
            </w:r>
            <w:r w:rsidRPr="00DF03C9">
              <w:rPr>
                <w:rFonts w:eastAsiaTheme="majorEastAsia"/>
                <w:snapToGrid w:val="0"/>
                <w:color w:val="000000"/>
                <w:szCs w:val="20"/>
              </w:rPr>
              <w:t>) (в обязательном порядке), «Этап контракта для исполнений контрактов до 01.01.2015» (</w:t>
            </w:r>
            <w:r w:rsidRPr="00DF03C9">
              <w:rPr>
                <w:rFonts w:eastAsiaTheme="majorEastAsia"/>
                <w:snapToGrid w:val="0"/>
                <w:color w:val="000000"/>
                <w:szCs w:val="20"/>
                <w:lang w:val="en-US"/>
              </w:rPr>
              <w:t>executions</w:t>
            </w:r>
            <w:r w:rsidRPr="00DF03C9">
              <w:rPr>
                <w:rFonts w:eastAsiaTheme="majorEastAsia"/>
                <w:snapToGrid w:val="0"/>
                <w:color w:val="000000"/>
                <w:szCs w:val="20"/>
              </w:rPr>
              <w:t>/</w:t>
            </w:r>
            <w:r w:rsidRPr="00DF03C9">
              <w:rPr>
                <w:rFonts w:eastAsiaTheme="majorEastAsia"/>
                <w:snapToGrid w:val="0"/>
                <w:color w:val="000000"/>
                <w:szCs w:val="20"/>
                <w:lang w:val="en-US"/>
              </w:rPr>
              <w:t>stage</w:t>
            </w:r>
            <w:r w:rsidRPr="00DF03C9">
              <w:rPr>
                <w:rFonts w:eastAsiaTheme="majorEastAsia"/>
                <w:snapToGrid w:val="0"/>
                <w:color w:val="000000"/>
                <w:szCs w:val="20"/>
              </w:rPr>
              <w:t>/</w:t>
            </w:r>
            <w:r w:rsidRPr="00DF03C9">
              <w:rPr>
                <w:rFonts w:eastAsiaTheme="majorEastAsia"/>
                <w:snapToGrid w:val="0"/>
                <w:color w:val="000000"/>
                <w:szCs w:val="20"/>
                <w:lang w:val="en-US"/>
              </w:rPr>
              <w:t>oldStage</w:t>
            </w:r>
            <w:r w:rsidRPr="00DF03C9">
              <w:rPr>
                <w:rFonts w:eastAsiaTheme="majorEastAsia"/>
                <w:snapToGrid w:val="0"/>
                <w:color w:val="000000"/>
                <w:szCs w:val="20"/>
              </w:rPr>
              <w:t>) (при наличии)</w:t>
            </w:r>
          </w:p>
          <w:p w14:paraId="6E11194B" w14:textId="77777777" w:rsidR="00C518D4" w:rsidRPr="0025653D" w:rsidRDefault="00C518D4" w:rsidP="0059657E">
            <w:pPr>
              <w:pStyle w:val="ad"/>
              <w:jc w:val="left"/>
            </w:pPr>
          </w:p>
          <w:p w14:paraId="269F7CB5" w14:textId="77777777" w:rsidR="0059657E" w:rsidRPr="0025653D" w:rsidRDefault="0059657E" w:rsidP="0059657E">
            <w:pPr>
              <w:pStyle w:val="ad"/>
              <w:jc w:val="left"/>
            </w:pPr>
          </w:p>
        </w:tc>
      </w:tr>
      <w:tr w:rsidR="00A44F48" w:rsidRPr="001D3AF5" w14:paraId="37B0539E" w14:textId="77777777" w:rsidTr="005D57AA">
        <w:trPr>
          <w:trHeight w:val="348"/>
        </w:trPr>
        <w:tc>
          <w:tcPr>
            <w:tcW w:w="841" w:type="pct"/>
            <w:gridSpan w:val="4"/>
          </w:tcPr>
          <w:p w14:paraId="3F270A3F" w14:textId="3B046D27" w:rsidR="00A44F48" w:rsidRPr="00964C72" w:rsidRDefault="00A44F48" w:rsidP="00A44F48">
            <w:pPr>
              <w:pStyle w:val="ad"/>
              <w:jc w:val="left"/>
            </w:pPr>
            <w:bookmarkStart w:id="129" w:name="РК_ИК_0438"/>
            <w:r w:rsidRPr="00A44F48">
              <w:t>РК_ИК_043</w:t>
            </w:r>
            <w:r>
              <w:t>8</w:t>
            </w:r>
            <w:bookmarkEnd w:id="129"/>
          </w:p>
        </w:tc>
        <w:tc>
          <w:tcPr>
            <w:tcW w:w="557" w:type="pct"/>
          </w:tcPr>
          <w:p w14:paraId="57C0E0F6" w14:textId="77777777" w:rsidR="00A44F48" w:rsidRDefault="00A44F48" w:rsidP="00A44F48">
            <w:pPr>
              <w:pStyle w:val="ad"/>
              <w:jc w:val="left"/>
            </w:pPr>
          </w:p>
        </w:tc>
        <w:tc>
          <w:tcPr>
            <w:tcW w:w="1129" w:type="pct"/>
            <w:gridSpan w:val="6"/>
          </w:tcPr>
          <w:p w14:paraId="63233B43" w14:textId="621EE448" w:rsidR="00A44F48" w:rsidRDefault="00A44F48" w:rsidP="00A44F48">
            <w:pPr>
              <w:pStyle w:val="ad"/>
              <w:jc w:val="left"/>
            </w:pPr>
            <w:r>
              <w:t>Набор</w:t>
            </w:r>
            <w:r w:rsidRPr="00EC73B2">
              <w:t xml:space="preserve"> </w:t>
            </w:r>
            <w:r>
              <w:t>полей</w:t>
            </w:r>
            <w:r w:rsidRPr="00EC73B2">
              <w:t xml:space="preserve"> </w:t>
            </w:r>
            <w:r>
              <w:t>«</w:t>
            </w:r>
            <w:r w:rsidRPr="008C1F8A">
              <w:t>Уникальный идентификатор этапа контракта в ЕИС</w:t>
            </w:r>
            <w:r>
              <w:t xml:space="preserve">» </w:t>
            </w:r>
            <w:r>
              <w:lastRenderedPageBreak/>
              <w:t>(</w:t>
            </w:r>
            <w:r w:rsidR="00755CA1" w:rsidRPr="001A16C9">
              <w:t>executions/stage/</w:t>
            </w:r>
            <w:r>
              <w:rPr>
                <w:lang w:val="en-US"/>
              </w:rPr>
              <w:t>s</w:t>
            </w:r>
            <w:r w:rsidRPr="009F3221">
              <w:rPr>
                <w:lang w:val="en-US"/>
              </w:rPr>
              <w:t>i</w:t>
            </w:r>
            <w:r w:rsidRPr="009F3221">
              <w:t>d</w:t>
            </w:r>
            <w:r>
              <w:t>)</w:t>
            </w:r>
          </w:p>
          <w:p w14:paraId="59A555BA" w14:textId="77777777" w:rsidR="00A44F48" w:rsidRPr="00A90221" w:rsidRDefault="00A44F48" w:rsidP="00A44F48">
            <w:pPr>
              <w:pStyle w:val="ad"/>
              <w:jc w:val="left"/>
              <w:rPr>
                <w:lang w:val="en-US"/>
              </w:rPr>
            </w:pPr>
            <w:r>
              <w:t>И</w:t>
            </w:r>
            <w:r w:rsidRPr="00A90221">
              <w:rPr>
                <w:lang w:val="en-US"/>
              </w:rPr>
              <w:t xml:space="preserve"> </w:t>
            </w:r>
          </w:p>
          <w:p w14:paraId="1D83218C" w14:textId="53F7A9EA" w:rsidR="00A44F48" w:rsidRPr="00A44F48" w:rsidRDefault="00A44F48" w:rsidP="00A44F48">
            <w:pPr>
              <w:pStyle w:val="ad"/>
              <w:jc w:val="left"/>
              <w:rPr>
                <w:lang w:val="en-US"/>
              </w:rPr>
            </w:pPr>
            <w:r w:rsidRPr="004C3D29">
              <w:rPr>
                <w:lang w:val="en-US"/>
              </w:rPr>
              <w:t>«</w:t>
            </w:r>
            <w:r w:rsidRPr="004C3D29">
              <w:t>Внешний</w:t>
            </w:r>
            <w:r w:rsidRPr="004C3D29">
              <w:rPr>
                <w:lang w:val="en-US"/>
              </w:rPr>
              <w:t xml:space="preserve"> </w:t>
            </w:r>
            <w:r w:rsidRPr="004C3D29">
              <w:t>идентификатор</w:t>
            </w:r>
            <w:r w:rsidRPr="004C3D29">
              <w:rPr>
                <w:lang w:val="en-US"/>
              </w:rPr>
              <w:t xml:space="preserve"> </w:t>
            </w:r>
            <w:r>
              <w:t>этапа</w:t>
            </w:r>
            <w:r w:rsidRPr="004C3D29">
              <w:rPr>
                <w:lang w:val="en-US"/>
              </w:rPr>
              <w:t>» (</w:t>
            </w:r>
            <w:r w:rsidR="00755CA1" w:rsidRPr="00755CA1">
              <w:rPr>
                <w:lang w:val="en-US"/>
              </w:rPr>
              <w:t>executions/stage/</w:t>
            </w:r>
            <w:r w:rsidRPr="004C3D29">
              <w:rPr>
                <w:lang w:val="en-US"/>
              </w:rPr>
              <w:t>external</w:t>
            </w:r>
            <w:r>
              <w:rPr>
                <w:lang w:val="en-US"/>
              </w:rPr>
              <w:t>Si</w:t>
            </w:r>
            <w:r w:rsidRPr="004C3D29">
              <w:rPr>
                <w:lang w:val="en-US"/>
              </w:rPr>
              <w:t>d)</w:t>
            </w:r>
          </w:p>
        </w:tc>
        <w:tc>
          <w:tcPr>
            <w:tcW w:w="1335" w:type="pct"/>
          </w:tcPr>
          <w:p w14:paraId="1B190561" w14:textId="7C3BB473" w:rsidR="00755CA1" w:rsidRDefault="00755CA1" w:rsidP="00A44F48">
            <w:pPr>
              <w:pStyle w:val="ad"/>
              <w:jc w:val="left"/>
            </w:pPr>
            <w:r>
              <w:lastRenderedPageBreak/>
              <w:t>Если первая версия сведений о контракте,</w:t>
            </w:r>
            <w:r w:rsidRPr="001A16C9">
              <w:t xml:space="preserve"> </w:t>
            </w:r>
            <w:r>
              <w:t xml:space="preserve">с которым связано данное исполнение, размещена (опубликована) </w:t>
            </w:r>
            <w:r>
              <w:lastRenderedPageBreak/>
              <w:t>ПОСЛЕ выхода версии 13.2 ЕИС,</w:t>
            </w:r>
          </w:p>
          <w:p w14:paraId="412D06E3" w14:textId="30A31A7B" w:rsidR="00755CA1" w:rsidRPr="00755CA1" w:rsidRDefault="00755CA1" w:rsidP="00A44F48">
            <w:pPr>
              <w:pStyle w:val="ad"/>
              <w:jc w:val="left"/>
            </w:pPr>
            <w:r>
              <w:t>то в</w:t>
            </w:r>
            <w:r w:rsidRPr="00755CA1">
              <w:t xml:space="preserve"> </w:t>
            </w:r>
            <w:r>
              <w:t>блоке</w:t>
            </w:r>
            <w:r w:rsidRPr="00755CA1">
              <w:t xml:space="preserve"> «Этап контракта» (</w:t>
            </w:r>
            <w:r w:rsidRPr="00755CA1">
              <w:rPr>
                <w:lang w:val="en-US"/>
              </w:rPr>
              <w:t>executions</w:t>
            </w:r>
            <w:r w:rsidRPr="00755CA1">
              <w:t>/</w:t>
            </w:r>
            <w:r w:rsidRPr="00755CA1">
              <w:rPr>
                <w:lang w:val="en-US"/>
              </w:rPr>
              <w:t>stage</w:t>
            </w:r>
            <w:r w:rsidRPr="00755CA1">
              <w:t>)</w:t>
            </w:r>
            <w:r>
              <w:t xml:space="preserve"> должно быть заполнено </w:t>
            </w:r>
          </w:p>
          <w:p w14:paraId="52510FBA" w14:textId="69CEE3C7" w:rsidR="00755CA1" w:rsidRPr="00755CA1" w:rsidRDefault="00755CA1" w:rsidP="00A44F48">
            <w:pPr>
              <w:pStyle w:val="ad"/>
              <w:jc w:val="left"/>
            </w:pPr>
            <w:r>
              <w:t>поле</w:t>
            </w:r>
          </w:p>
          <w:p w14:paraId="61B7E246" w14:textId="776E0209" w:rsidR="00A44F48" w:rsidRDefault="00A44F48" w:rsidP="00A44F48">
            <w:pPr>
              <w:pStyle w:val="ad"/>
              <w:jc w:val="left"/>
            </w:pPr>
            <w:r>
              <w:t>«</w:t>
            </w:r>
            <w:r w:rsidRPr="008C1F8A">
              <w:t>Уникальный идентификатор этапа контракта в ЕИС</w:t>
            </w:r>
            <w:r>
              <w:t>» (</w:t>
            </w:r>
            <w:r w:rsidR="00755CA1" w:rsidRPr="001A16C9">
              <w:t>executions/stage/</w:t>
            </w:r>
            <w:r w:rsidRPr="00EC73B2">
              <w:t>/</w:t>
            </w:r>
            <w:r w:rsidRPr="00EC73B2">
              <w:rPr>
                <w:lang w:val="en-US"/>
              </w:rPr>
              <w:t>stages</w:t>
            </w:r>
            <w:r w:rsidRPr="00EC73B2">
              <w:t>/</w:t>
            </w:r>
            <w:r>
              <w:rPr>
                <w:lang w:val="en-US"/>
              </w:rPr>
              <w:t>s</w:t>
            </w:r>
            <w:r w:rsidRPr="009F3221">
              <w:rPr>
                <w:lang w:val="en-US"/>
              </w:rPr>
              <w:t>i</w:t>
            </w:r>
            <w:r w:rsidRPr="009F3221">
              <w:t>d</w:t>
            </w:r>
            <w:r>
              <w:t>)</w:t>
            </w:r>
          </w:p>
          <w:p w14:paraId="66707264" w14:textId="77777777" w:rsidR="00A44F48" w:rsidRPr="00CE06F2" w:rsidRDefault="00A44F48" w:rsidP="00A44F48">
            <w:pPr>
              <w:pStyle w:val="ad"/>
              <w:jc w:val="left"/>
              <w:rPr>
                <w:lang w:val="en-US"/>
              </w:rPr>
            </w:pPr>
            <w:r>
              <w:t>ИЛИ</w:t>
            </w:r>
          </w:p>
          <w:p w14:paraId="1958A16A" w14:textId="79B162E7" w:rsidR="00A44F48" w:rsidRDefault="00A44F48" w:rsidP="00755CA1">
            <w:pPr>
              <w:pStyle w:val="ad"/>
              <w:jc w:val="left"/>
              <w:rPr>
                <w:lang w:val="en-US"/>
              </w:rPr>
            </w:pPr>
            <w:r w:rsidRPr="00CE06F2">
              <w:rPr>
                <w:lang w:val="en-US"/>
              </w:rPr>
              <w:t>«</w:t>
            </w:r>
            <w:r w:rsidRPr="004C3D29">
              <w:t>Внешний</w:t>
            </w:r>
            <w:r w:rsidRPr="00CE06F2">
              <w:rPr>
                <w:lang w:val="en-US"/>
              </w:rPr>
              <w:t xml:space="preserve"> </w:t>
            </w:r>
            <w:r w:rsidRPr="004C3D29">
              <w:t>идентификатор</w:t>
            </w:r>
            <w:r w:rsidRPr="00CE06F2">
              <w:rPr>
                <w:lang w:val="en-US"/>
              </w:rPr>
              <w:t xml:space="preserve"> </w:t>
            </w:r>
            <w:r>
              <w:t>этапа</w:t>
            </w:r>
            <w:r w:rsidRPr="00CE06F2">
              <w:rPr>
                <w:lang w:val="en-US"/>
              </w:rPr>
              <w:t>» (</w:t>
            </w:r>
            <w:r w:rsidR="00755CA1" w:rsidRPr="00CE06F2">
              <w:rPr>
                <w:lang w:val="en-US"/>
              </w:rPr>
              <w:t>executions/stage/</w:t>
            </w:r>
            <w:r w:rsidRPr="00CE06F2">
              <w:rPr>
                <w:lang w:val="en-US"/>
              </w:rPr>
              <w:t>/</w:t>
            </w:r>
            <w:r w:rsidRPr="00EC73B2">
              <w:rPr>
                <w:lang w:val="en-US"/>
              </w:rPr>
              <w:t>stages</w:t>
            </w:r>
            <w:r w:rsidRPr="00CE06F2">
              <w:rPr>
                <w:lang w:val="en-US"/>
              </w:rPr>
              <w:t>/</w:t>
            </w:r>
            <w:r w:rsidRPr="004C3D29">
              <w:rPr>
                <w:lang w:val="en-US"/>
              </w:rPr>
              <w:t>external</w:t>
            </w:r>
            <w:r>
              <w:rPr>
                <w:lang w:val="en-US"/>
              </w:rPr>
              <w:t>Si</w:t>
            </w:r>
            <w:r w:rsidRPr="004C3D29">
              <w:rPr>
                <w:lang w:val="en-US"/>
              </w:rPr>
              <w:t>d</w:t>
            </w:r>
            <w:r w:rsidRPr="00CE06F2">
              <w:rPr>
                <w:lang w:val="en-US"/>
              </w:rPr>
              <w:t>)</w:t>
            </w:r>
          </w:p>
          <w:p w14:paraId="69DAF821" w14:textId="252C4396" w:rsidR="00755CA1" w:rsidRPr="00CE06F2" w:rsidRDefault="00755CA1" w:rsidP="00A44F48">
            <w:pPr>
              <w:pStyle w:val="ad"/>
              <w:ind w:left="-62"/>
              <w:jc w:val="left"/>
              <w:rPr>
                <w:lang w:val="en-US"/>
              </w:rPr>
            </w:pPr>
          </w:p>
          <w:p w14:paraId="2E299B26" w14:textId="00040B0C" w:rsidR="00755CA1" w:rsidRDefault="00755CA1" w:rsidP="00A44F48">
            <w:pPr>
              <w:pStyle w:val="ad"/>
              <w:ind w:left="-62"/>
              <w:jc w:val="left"/>
            </w:pPr>
            <w:r>
              <w:t>Т.е. как минимум одно из полей должно быть заполнено.</w:t>
            </w:r>
          </w:p>
          <w:p w14:paraId="7E83726D" w14:textId="77777777" w:rsidR="00755CA1" w:rsidRDefault="00755CA1" w:rsidP="00A44F48">
            <w:pPr>
              <w:pStyle w:val="ad"/>
              <w:ind w:left="-62"/>
              <w:jc w:val="left"/>
            </w:pPr>
          </w:p>
          <w:p w14:paraId="4AAACC14" w14:textId="47C9EAD5" w:rsidR="001B7B4B" w:rsidRDefault="00A44F48" w:rsidP="0076668C">
            <w:pPr>
              <w:pStyle w:val="ad"/>
              <w:jc w:val="left"/>
            </w:pPr>
            <w:r>
              <w:t>Не вызывается при приеме проекта первоначальной версии, сформированного на основании электронного контракта в структурированном виде</w:t>
            </w:r>
          </w:p>
        </w:tc>
        <w:tc>
          <w:tcPr>
            <w:tcW w:w="1138" w:type="pct"/>
            <w:gridSpan w:val="4"/>
          </w:tcPr>
          <w:p w14:paraId="43DE8D40" w14:textId="77777777" w:rsidR="00755CA1" w:rsidRPr="00755CA1" w:rsidRDefault="00755CA1" w:rsidP="00755CA1">
            <w:pPr>
              <w:pStyle w:val="ad"/>
              <w:jc w:val="left"/>
            </w:pPr>
            <w:r>
              <w:lastRenderedPageBreak/>
              <w:t>в</w:t>
            </w:r>
            <w:r w:rsidRPr="00755CA1">
              <w:t xml:space="preserve"> </w:t>
            </w:r>
            <w:r>
              <w:t>блоке</w:t>
            </w:r>
            <w:r w:rsidRPr="00755CA1">
              <w:t xml:space="preserve"> «Этап контракта» (</w:t>
            </w:r>
            <w:r w:rsidRPr="00755CA1">
              <w:rPr>
                <w:lang w:val="en-US"/>
              </w:rPr>
              <w:t>executions</w:t>
            </w:r>
            <w:r w:rsidRPr="00755CA1">
              <w:t>/</w:t>
            </w:r>
            <w:r w:rsidRPr="00755CA1">
              <w:rPr>
                <w:lang w:val="en-US"/>
              </w:rPr>
              <w:t>stage</w:t>
            </w:r>
            <w:r w:rsidRPr="00755CA1">
              <w:t>)</w:t>
            </w:r>
            <w:r>
              <w:t xml:space="preserve"> должно быть заполнено </w:t>
            </w:r>
          </w:p>
          <w:p w14:paraId="4BDD9602" w14:textId="77777777" w:rsidR="00755CA1" w:rsidRPr="00755CA1" w:rsidRDefault="00755CA1" w:rsidP="00755CA1">
            <w:pPr>
              <w:pStyle w:val="ad"/>
              <w:jc w:val="left"/>
            </w:pPr>
            <w:r>
              <w:lastRenderedPageBreak/>
              <w:t>поле</w:t>
            </w:r>
          </w:p>
          <w:p w14:paraId="0ED0A8B1" w14:textId="77777777" w:rsidR="00755CA1" w:rsidRDefault="00755CA1" w:rsidP="00755CA1">
            <w:pPr>
              <w:pStyle w:val="ad"/>
              <w:jc w:val="left"/>
            </w:pPr>
            <w:r>
              <w:t>«</w:t>
            </w:r>
            <w:r w:rsidRPr="008C1F8A">
              <w:t>Уникальный идентификатор этапа контракта в ЕИС</w:t>
            </w:r>
            <w:r>
              <w:t>» (</w:t>
            </w:r>
            <w:r w:rsidRPr="001A16C9">
              <w:t>executions/stage/</w:t>
            </w:r>
            <w:r w:rsidRPr="00EC73B2">
              <w:t>/</w:t>
            </w:r>
            <w:r w:rsidRPr="00EC73B2">
              <w:rPr>
                <w:lang w:val="en-US"/>
              </w:rPr>
              <w:t>stages</w:t>
            </w:r>
            <w:r w:rsidRPr="00EC73B2">
              <w:t>/</w:t>
            </w:r>
            <w:r>
              <w:rPr>
                <w:lang w:val="en-US"/>
              </w:rPr>
              <w:t>s</w:t>
            </w:r>
            <w:r w:rsidRPr="009F3221">
              <w:rPr>
                <w:lang w:val="en-US"/>
              </w:rPr>
              <w:t>i</w:t>
            </w:r>
            <w:r w:rsidRPr="009F3221">
              <w:t>d</w:t>
            </w:r>
            <w:r>
              <w:t>)</w:t>
            </w:r>
          </w:p>
          <w:p w14:paraId="75E4393B" w14:textId="77777777" w:rsidR="00755CA1" w:rsidRPr="00755CA1" w:rsidRDefault="00755CA1" w:rsidP="00755CA1">
            <w:pPr>
              <w:pStyle w:val="ad"/>
              <w:jc w:val="left"/>
              <w:rPr>
                <w:lang w:val="en-US"/>
              </w:rPr>
            </w:pPr>
            <w:r>
              <w:t>ИЛИ</w:t>
            </w:r>
          </w:p>
          <w:p w14:paraId="4F748FB5" w14:textId="77777777" w:rsidR="00755CA1" w:rsidRDefault="00755CA1" w:rsidP="00755CA1">
            <w:pPr>
              <w:pStyle w:val="ad"/>
              <w:jc w:val="left"/>
              <w:rPr>
                <w:lang w:val="en-US"/>
              </w:rPr>
            </w:pPr>
            <w:r w:rsidRPr="00755CA1">
              <w:rPr>
                <w:lang w:val="en-US"/>
              </w:rPr>
              <w:t>«</w:t>
            </w:r>
            <w:r w:rsidRPr="004C3D29">
              <w:t>Внешний</w:t>
            </w:r>
            <w:r w:rsidRPr="00755CA1">
              <w:rPr>
                <w:lang w:val="en-US"/>
              </w:rPr>
              <w:t xml:space="preserve"> </w:t>
            </w:r>
            <w:r w:rsidRPr="004C3D29">
              <w:t>идентификатор</w:t>
            </w:r>
            <w:r w:rsidRPr="00755CA1">
              <w:rPr>
                <w:lang w:val="en-US"/>
              </w:rPr>
              <w:t xml:space="preserve"> </w:t>
            </w:r>
            <w:r>
              <w:t>этапа</w:t>
            </w:r>
            <w:r w:rsidRPr="00755CA1">
              <w:rPr>
                <w:lang w:val="en-US"/>
              </w:rPr>
              <w:t>» (executions/stage//</w:t>
            </w:r>
            <w:r w:rsidRPr="00EC73B2">
              <w:rPr>
                <w:lang w:val="en-US"/>
              </w:rPr>
              <w:t>stages</w:t>
            </w:r>
            <w:r w:rsidRPr="00755CA1">
              <w:rPr>
                <w:lang w:val="en-US"/>
              </w:rPr>
              <w:t>/</w:t>
            </w:r>
            <w:r w:rsidRPr="004C3D29">
              <w:rPr>
                <w:lang w:val="en-US"/>
              </w:rPr>
              <w:t>external</w:t>
            </w:r>
            <w:r>
              <w:rPr>
                <w:lang w:val="en-US"/>
              </w:rPr>
              <w:t>Si</w:t>
            </w:r>
            <w:r w:rsidRPr="004C3D29">
              <w:rPr>
                <w:lang w:val="en-US"/>
              </w:rPr>
              <w:t>d</w:t>
            </w:r>
            <w:r w:rsidRPr="00755CA1">
              <w:rPr>
                <w:lang w:val="en-US"/>
              </w:rPr>
              <w:t>)</w:t>
            </w:r>
          </w:p>
          <w:p w14:paraId="1563FB67" w14:textId="7BCEB40F" w:rsidR="00A44F48" w:rsidRPr="00A44F48" w:rsidRDefault="00A44F48" w:rsidP="00A44F48">
            <w:pPr>
              <w:pStyle w:val="ad"/>
              <w:jc w:val="left"/>
              <w:rPr>
                <w:lang w:val="en-US"/>
              </w:rPr>
            </w:pPr>
          </w:p>
        </w:tc>
      </w:tr>
      <w:tr w:rsidR="0059657E" w:rsidRPr="009F4E26" w14:paraId="0850221E" w14:textId="77777777" w:rsidTr="005D57AA">
        <w:trPr>
          <w:trHeight w:val="348"/>
        </w:trPr>
        <w:tc>
          <w:tcPr>
            <w:tcW w:w="841" w:type="pct"/>
            <w:gridSpan w:val="4"/>
          </w:tcPr>
          <w:p w14:paraId="0DF70B93" w14:textId="71BADB13" w:rsidR="0059657E" w:rsidRDefault="0059657E" w:rsidP="0059657E">
            <w:pPr>
              <w:pStyle w:val="ad"/>
              <w:jc w:val="left"/>
            </w:pPr>
            <w:r w:rsidRPr="00964C72">
              <w:lastRenderedPageBreak/>
              <w:t>РК_ИК_023</w:t>
            </w:r>
            <w:r>
              <w:t>6</w:t>
            </w:r>
          </w:p>
        </w:tc>
        <w:tc>
          <w:tcPr>
            <w:tcW w:w="557" w:type="pct"/>
          </w:tcPr>
          <w:p w14:paraId="5983BA2E" w14:textId="77777777" w:rsidR="0059657E" w:rsidRDefault="0059657E" w:rsidP="0059657E">
            <w:pPr>
              <w:pStyle w:val="ad"/>
              <w:jc w:val="left"/>
            </w:pPr>
          </w:p>
        </w:tc>
        <w:tc>
          <w:tcPr>
            <w:tcW w:w="1129" w:type="pct"/>
            <w:gridSpan w:val="6"/>
          </w:tcPr>
          <w:p w14:paraId="2D8A54E6" w14:textId="1028604A" w:rsidR="0059657E" w:rsidRDefault="0059657E" w:rsidP="0059657E">
            <w:pPr>
              <w:pStyle w:val="ad"/>
              <w:jc w:val="left"/>
            </w:pPr>
            <w:r>
              <w:t>«</w:t>
            </w:r>
            <w:r w:rsidRPr="00964C72">
              <w:t>Уникальный идентификатор этапа контракта в ЕИС</w:t>
            </w:r>
            <w:r>
              <w:t>» (</w:t>
            </w:r>
            <w:r w:rsidRPr="00964C72">
              <w:t>executions/stage/sid</w:t>
            </w:r>
            <w:r>
              <w:t>)</w:t>
            </w:r>
          </w:p>
        </w:tc>
        <w:tc>
          <w:tcPr>
            <w:tcW w:w="1335" w:type="pct"/>
          </w:tcPr>
          <w:p w14:paraId="2EE7BB65" w14:textId="13875A5C" w:rsidR="0059657E" w:rsidRDefault="0059657E" w:rsidP="0059657E">
            <w:pPr>
              <w:pStyle w:val="ad"/>
              <w:jc w:val="left"/>
            </w:pPr>
            <w:r>
              <w:t>Этап контракта с у</w:t>
            </w:r>
            <w:r w:rsidRPr="00964C72">
              <w:t>никальны</w:t>
            </w:r>
            <w:r>
              <w:t>м</w:t>
            </w:r>
            <w:r w:rsidRPr="00964C72">
              <w:t xml:space="preserve"> идентификатор</w:t>
            </w:r>
            <w:r>
              <w:t>ом</w:t>
            </w:r>
            <w:r w:rsidRPr="00964C72">
              <w:t xml:space="preserve"> этапа контракта в ЕИС</w:t>
            </w:r>
            <w:r>
              <w:t xml:space="preserve"> (</w:t>
            </w:r>
            <w:r w:rsidRPr="00964C72">
              <w:t>executions/stage/sid</w:t>
            </w:r>
            <w:r>
              <w:t>) должен существовать в сведениях о контракте (</w:t>
            </w:r>
            <w:r>
              <w:rPr>
                <w:lang w:val="en-US"/>
              </w:rPr>
              <w:t>contract</w:t>
            </w:r>
            <w:r>
              <w:t>), для которого присылается исполнение контракта</w:t>
            </w:r>
            <w:r w:rsidRPr="00841752">
              <w:t xml:space="preserve"> </w:t>
            </w:r>
            <w:r>
              <w:t>(</w:t>
            </w:r>
            <w:r>
              <w:rPr>
                <w:lang w:val="en-US"/>
              </w:rPr>
              <w:t>contractProcedure</w:t>
            </w:r>
            <w:r>
              <w:t>).</w:t>
            </w:r>
          </w:p>
        </w:tc>
        <w:tc>
          <w:tcPr>
            <w:tcW w:w="1138" w:type="pct"/>
            <w:gridSpan w:val="4"/>
          </w:tcPr>
          <w:p w14:paraId="0B0CE23E" w14:textId="3187C70A" w:rsidR="0059657E" w:rsidRDefault="0059657E" w:rsidP="0059657E">
            <w:pPr>
              <w:pStyle w:val="ad"/>
              <w:jc w:val="left"/>
            </w:pPr>
            <w:r>
              <w:t>Этап контракта с у</w:t>
            </w:r>
            <w:r w:rsidRPr="00964C72">
              <w:t>никальны</w:t>
            </w:r>
            <w:r>
              <w:t>м</w:t>
            </w:r>
            <w:r w:rsidRPr="00964C72">
              <w:t xml:space="preserve"> идентификатор</w:t>
            </w:r>
            <w:r>
              <w:t>ом</w:t>
            </w:r>
            <w:r w:rsidRPr="00964C72">
              <w:t xml:space="preserve"> этапа контракта в ЕИС</w:t>
            </w:r>
            <w:r>
              <w:t xml:space="preserve"> </w:t>
            </w:r>
            <w:r w:rsidRPr="00964C72">
              <w:t>&lt;executions/stage/sid</w:t>
            </w:r>
            <w:r>
              <w:t>&gt; должен существовать в сведениях о контракте (</w:t>
            </w:r>
            <w:r>
              <w:rPr>
                <w:lang w:val="en-US"/>
              </w:rPr>
              <w:t>contract</w:t>
            </w:r>
            <w:r>
              <w:t>), для которого присылается исполнение контракта</w:t>
            </w:r>
            <w:r w:rsidRPr="00841752">
              <w:t xml:space="preserve"> </w:t>
            </w:r>
            <w:r>
              <w:t>(</w:t>
            </w:r>
            <w:r>
              <w:rPr>
                <w:lang w:val="en-US"/>
              </w:rPr>
              <w:t>contractProcedure</w:t>
            </w:r>
            <w:r>
              <w:t>).</w:t>
            </w:r>
          </w:p>
        </w:tc>
      </w:tr>
      <w:tr w:rsidR="0059657E" w:rsidRPr="00964C72" w14:paraId="57BAA52A" w14:textId="77777777" w:rsidTr="005D57AA">
        <w:trPr>
          <w:trHeight w:val="348"/>
        </w:trPr>
        <w:tc>
          <w:tcPr>
            <w:tcW w:w="841" w:type="pct"/>
            <w:gridSpan w:val="4"/>
          </w:tcPr>
          <w:p w14:paraId="5417BE30" w14:textId="5E470215" w:rsidR="0059657E" w:rsidRDefault="0059657E" w:rsidP="0059657E">
            <w:pPr>
              <w:pStyle w:val="ad"/>
              <w:jc w:val="left"/>
            </w:pPr>
            <w:r w:rsidRPr="00964C72">
              <w:t>РК_ИК_023</w:t>
            </w:r>
            <w:r>
              <w:t>7</w:t>
            </w:r>
          </w:p>
        </w:tc>
        <w:tc>
          <w:tcPr>
            <w:tcW w:w="557" w:type="pct"/>
          </w:tcPr>
          <w:p w14:paraId="2DE80E22" w14:textId="77777777" w:rsidR="0059657E" w:rsidRDefault="0059657E" w:rsidP="0059657E">
            <w:pPr>
              <w:pStyle w:val="ad"/>
              <w:jc w:val="left"/>
            </w:pPr>
          </w:p>
        </w:tc>
        <w:tc>
          <w:tcPr>
            <w:tcW w:w="1129" w:type="pct"/>
            <w:gridSpan w:val="6"/>
          </w:tcPr>
          <w:p w14:paraId="3A72E7E6" w14:textId="21BB36A2" w:rsidR="0059657E" w:rsidRPr="00964C72" w:rsidRDefault="0059657E" w:rsidP="0059657E">
            <w:pPr>
              <w:pStyle w:val="ad"/>
              <w:jc w:val="left"/>
              <w:rPr>
                <w:lang w:val="en-US"/>
              </w:rPr>
            </w:pPr>
            <w:r w:rsidRPr="00964C72">
              <w:rPr>
                <w:lang w:val="en-US"/>
              </w:rPr>
              <w:t>«</w:t>
            </w:r>
            <w:r w:rsidRPr="00964C72">
              <w:t>Внешний</w:t>
            </w:r>
            <w:r w:rsidRPr="00964C72">
              <w:rPr>
                <w:lang w:val="en-US"/>
              </w:rPr>
              <w:t xml:space="preserve"> </w:t>
            </w:r>
            <w:r w:rsidRPr="00964C72">
              <w:t>идентификатор</w:t>
            </w:r>
            <w:r w:rsidRPr="00964C72">
              <w:rPr>
                <w:lang w:val="en-US"/>
              </w:rPr>
              <w:t xml:space="preserve"> </w:t>
            </w:r>
            <w:r w:rsidRPr="00964C72">
              <w:t>этапа</w:t>
            </w:r>
            <w:r w:rsidRPr="00964C72">
              <w:rPr>
                <w:lang w:val="en-US"/>
              </w:rPr>
              <w:t>» (executions/stage/externalSid)</w:t>
            </w:r>
          </w:p>
        </w:tc>
        <w:tc>
          <w:tcPr>
            <w:tcW w:w="1335" w:type="pct"/>
          </w:tcPr>
          <w:p w14:paraId="65372936" w14:textId="34E5A6FB" w:rsidR="0059657E" w:rsidRPr="00964C72" w:rsidRDefault="0059657E" w:rsidP="0059657E">
            <w:pPr>
              <w:pStyle w:val="ad"/>
              <w:jc w:val="left"/>
            </w:pPr>
            <w:r>
              <w:t>Этап контракта с внешним</w:t>
            </w:r>
            <w:r w:rsidRPr="00964C72">
              <w:t xml:space="preserve"> идентификатор</w:t>
            </w:r>
            <w:r>
              <w:t>ом</w:t>
            </w:r>
            <w:r w:rsidRPr="00964C72">
              <w:t xml:space="preserve"> этапа контракта в ЕИС</w:t>
            </w:r>
            <w:r>
              <w:t xml:space="preserve"> (</w:t>
            </w:r>
            <w:r w:rsidRPr="00964C72">
              <w:rPr>
                <w:lang w:val="en-US"/>
              </w:rPr>
              <w:t>executions</w:t>
            </w:r>
            <w:r w:rsidRPr="00964C72">
              <w:t>/</w:t>
            </w:r>
            <w:r w:rsidRPr="00964C72">
              <w:rPr>
                <w:lang w:val="en-US"/>
              </w:rPr>
              <w:t>stage</w:t>
            </w:r>
            <w:r w:rsidRPr="00964C72">
              <w:t>/</w:t>
            </w:r>
            <w:r w:rsidRPr="00964C72">
              <w:rPr>
                <w:lang w:val="en-US"/>
              </w:rPr>
              <w:t>externalSid</w:t>
            </w:r>
            <w:r>
              <w:t>) должен существовать в сведениях о контракте (</w:t>
            </w:r>
            <w:r>
              <w:rPr>
                <w:lang w:val="en-US"/>
              </w:rPr>
              <w:t>contract</w:t>
            </w:r>
            <w:r>
              <w:t>), для которого присылается исполнение контракта</w:t>
            </w:r>
            <w:r w:rsidRPr="00841752">
              <w:t xml:space="preserve"> </w:t>
            </w:r>
            <w:r>
              <w:t>(</w:t>
            </w:r>
            <w:r>
              <w:rPr>
                <w:lang w:val="en-US"/>
              </w:rPr>
              <w:t>contractProcedure</w:t>
            </w:r>
            <w:r>
              <w:t>).</w:t>
            </w:r>
          </w:p>
        </w:tc>
        <w:tc>
          <w:tcPr>
            <w:tcW w:w="1138" w:type="pct"/>
            <w:gridSpan w:val="4"/>
          </w:tcPr>
          <w:p w14:paraId="1034E179" w14:textId="69DA4513" w:rsidR="0059657E" w:rsidRPr="00964C72" w:rsidRDefault="0059657E" w:rsidP="0059657E">
            <w:pPr>
              <w:pStyle w:val="ad"/>
              <w:jc w:val="left"/>
            </w:pPr>
            <w:r>
              <w:t>Этап контракта с внешним</w:t>
            </w:r>
            <w:r w:rsidRPr="00964C72">
              <w:t xml:space="preserve"> идентификатор</w:t>
            </w:r>
            <w:r>
              <w:t>ом</w:t>
            </w:r>
            <w:r w:rsidRPr="00964C72">
              <w:t xml:space="preserve"> этапа контракта в ЕИС</w:t>
            </w:r>
            <w:r>
              <w:t xml:space="preserve"> </w:t>
            </w:r>
            <w:r w:rsidRPr="00964C72">
              <w:t xml:space="preserve">&lt; </w:t>
            </w:r>
            <w:r w:rsidRPr="00964C72">
              <w:rPr>
                <w:lang w:val="en-US"/>
              </w:rPr>
              <w:t>executions</w:t>
            </w:r>
            <w:r w:rsidRPr="00964C72">
              <w:t>/</w:t>
            </w:r>
            <w:r w:rsidRPr="00964C72">
              <w:rPr>
                <w:lang w:val="en-US"/>
              </w:rPr>
              <w:t>stage</w:t>
            </w:r>
            <w:r w:rsidRPr="00964C72">
              <w:t>/</w:t>
            </w:r>
            <w:r w:rsidRPr="00964C72">
              <w:rPr>
                <w:lang w:val="en-US"/>
              </w:rPr>
              <w:t>externalSid</w:t>
            </w:r>
            <w:r>
              <w:t>&gt; должен существовать в сведениях о контракте (</w:t>
            </w:r>
            <w:r>
              <w:rPr>
                <w:lang w:val="en-US"/>
              </w:rPr>
              <w:t>contract</w:t>
            </w:r>
            <w:r>
              <w:t xml:space="preserve">), для которого присылается </w:t>
            </w:r>
            <w:r>
              <w:lastRenderedPageBreak/>
              <w:t>исполнение контракта</w:t>
            </w:r>
            <w:r w:rsidRPr="00841752">
              <w:t xml:space="preserve"> </w:t>
            </w:r>
            <w:r>
              <w:t>(</w:t>
            </w:r>
            <w:r>
              <w:rPr>
                <w:lang w:val="en-US"/>
              </w:rPr>
              <w:t>contractProcedure</w:t>
            </w:r>
            <w:r>
              <w:t>).</w:t>
            </w:r>
          </w:p>
        </w:tc>
      </w:tr>
      <w:tr w:rsidR="0059657E" w:rsidRPr="009F4E26" w14:paraId="3DD34015" w14:textId="77777777" w:rsidTr="005D57AA">
        <w:trPr>
          <w:trHeight w:val="348"/>
        </w:trPr>
        <w:tc>
          <w:tcPr>
            <w:tcW w:w="841" w:type="pct"/>
            <w:gridSpan w:val="4"/>
          </w:tcPr>
          <w:p w14:paraId="57A7C9FD" w14:textId="5076D979" w:rsidR="0059657E" w:rsidRPr="00D67A07" w:rsidRDefault="0059657E" w:rsidP="0059657E">
            <w:pPr>
              <w:pStyle w:val="ad"/>
              <w:jc w:val="left"/>
              <w:rPr>
                <w:strike/>
                <w:lang w:val="en-US"/>
              </w:rPr>
            </w:pPr>
            <w:r w:rsidRPr="00D67A07">
              <w:rPr>
                <w:strike/>
              </w:rPr>
              <w:lastRenderedPageBreak/>
              <w:t>РК_ИК_00</w:t>
            </w:r>
            <w:r w:rsidRPr="00D67A07">
              <w:rPr>
                <w:strike/>
                <w:lang w:val="en-US"/>
              </w:rPr>
              <w:t>68</w:t>
            </w:r>
          </w:p>
        </w:tc>
        <w:tc>
          <w:tcPr>
            <w:tcW w:w="557" w:type="pct"/>
          </w:tcPr>
          <w:p w14:paraId="5AFCE4B2" w14:textId="77777777" w:rsidR="0059657E" w:rsidRPr="00D67A07" w:rsidRDefault="0059657E" w:rsidP="0059657E">
            <w:pPr>
              <w:pStyle w:val="ad"/>
              <w:jc w:val="left"/>
              <w:rPr>
                <w:strike/>
              </w:rPr>
            </w:pPr>
          </w:p>
        </w:tc>
        <w:tc>
          <w:tcPr>
            <w:tcW w:w="1129" w:type="pct"/>
            <w:gridSpan w:val="6"/>
          </w:tcPr>
          <w:p w14:paraId="4CB53D93" w14:textId="77777777" w:rsidR="0059657E" w:rsidRPr="00D67A07" w:rsidRDefault="0059657E" w:rsidP="0059657E">
            <w:pPr>
              <w:pStyle w:val="ad"/>
              <w:jc w:val="left"/>
              <w:rPr>
                <w:strike/>
              </w:rPr>
            </w:pPr>
            <w:r w:rsidRPr="00D67A07">
              <w:rPr>
                <w:strike/>
              </w:rPr>
              <w:t xml:space="preserve">Исполнение, уникально идентифицируемое набором трех полей: </w:t>
            </w:r>
          </w:p>
          <w:p w14:paraId="19887AD2" w14:textId="58A319BB" w:rsidR="0059657E" w:rsidRPr="00D67A07" w:rsidRDefault="0059657E" w:rsidP="00451456">
            <w:pPr>
              <w:pStyle w:val="ad"/>
              <w:numPr>
                <w:ilvl w:val="0"/>
                <w:numId w:val="34"/>
              </w:numPr>
              <w:jc w:val="left"/>
              <w:rPr>
                <w:strike/>
              </w:rPr>
            </w:pPr>
            <w:r w:rsidRPr="00D67A07">
              <w:rPr>
                <w:strike/>
              </w:rPr>
              <w:t>«Номер реестровой записи государственного или муниципального контракта» (</w:t>
            </w:r>
            <w:r w:rsidR="00595694" w:rsidRPr="00595694">
              <w:rPr>
                <w:strike/>
                <w:lang w:val="en-US"/>
              </w:rPr>
              <w:t>regNum</w:t>
            </w:r>
            <w:r w:rsidRPr="00D67A07">
              <w:rPr>
                <w:strike/>
              </w:rPr>
              <w:t>),</w:t>
            </w:r>
          </w:p>
          <w:p w14:paraId="3545E668" w14:textId="1100D41D" w:rsidR="0059657E" w:rsidRPr="00D67A07" w:rsidRDefault="0059657E" w:rsidP="00451456">
            <w:pPr>
              <w:pStyle w:val="ad"/>
              <w:numPr>
                <w:ilvl w:val="0"/>
                <w:numId w:val="34"/>
              </w:numPr>
              <w:jc w:val="left"/>
              <w:rPr>
                <w:strike/>
              </w:rPr>
            </w:pPr>
            <w:r w:rsidRPr="00D67A07">
              <w:rPr>
                <w:strike/>
              </w:rPr>
              <w:t xml:space="preserve"> «Дата окончания исполнения этапа контракта» (</w:t>
            </w:r>
            <w:r w:rsidRPr="00D67A07">
              <w:rPr>
                <w:strike/>
                <w:lang w:val="en-US"/>
              </w:rPr>
              <w:t>executions</w:t>
            </w:r>
            <w:r w:rsidRPr="00D67A07">
              <w:rPr>
                <w:strike/>
              </w:rPr>
              <w:t>\</w:t>
            </w:r>
            <w:r w:rsidRPr="00D67A07">
              <w:rPr>
                <w:strike/>
                <w:lang w:val="en-US"/>
              </w:rPr>
              <w:t>stage</w:t>
            </w:r>
            <w:r w:rsidRPr="00D67A07">
              <w:rPr>
                <w:strike/>
              </w:rPr>
              <w:t>)</w:t>
            </w:r>
            <w:r w:rsidR="0016383A" w:rsidRPr="00D67A07">
              <w:rPr>
                <w:strike/>
              </w:rPr>
              <w:t xml:space="preserve"> (</w:t>
            </w:r>
            <w:r w:rsidR="00530709" w:rsidRPr="00D67A07">
              <w:rPr>
                <w:strike/>
              </w:rPr>
              <w:t xml:space="preserve">Если первая версия сведений о контракте размещена ДО выхода версии 13.2 ЕИС </w:t>
            </w:r>
            <w:r w:rsidR="0016383A" w:rsidRPr="00D67A07">
              <w:rPr>
                <w:strike/>
              </w:rPr>
              <w:t xml:space="preserve"> )</w:t>
            </w:r>
            <w:r w:rsidRPr="00D67A07">
              <w:rPr>
                <w:strike/>
              </w:rPr>
              <w:t xml:space="preserve"> или «Уникальный идентификатор этапа контракта в ЕИС» (</w:t>
            </w:r>
            <w:r w:rsidRPr="00D67A07">
              <w:rPr>
                <w:strike/>
                <w:lang w:val="en-US"/>
              </w:rPr>
              <w:t>sid</w:t>
            </w:r>
            <w:r w:rsidRPr="00D67A07">
              <w:rPr>
                <w:strike/>
              </w:rPr>
              <w:t>) или «Внешний идентификатор этапа» (externalSid)</w:t>
            </w:r>
            <w:r w:rsidR="004C2E42" w:rsidRPr="00D67A07">
              <w:rPr>
                <w:strike/>
              </w:rPr>
              <w:t xml:space="preserve"> Если первая версия сведений о контракте размещена ПОСЛЕ выхода версии 13.2 ЕИС</w:t>
            </w:r>
          </w:p>
          <w:p w14:paraId="32DE6F2F" w14:textId="0F025A93" w:rsidR="0059657E" w:rsidRPr="00D67A07" w:rsidRDefault="0059657E" w:rsidP="00451456">
            <w:pPr>
              <w:pStyle w:val="ad"/>
              <w:numPr>
                <w:ilvl w:val="0"/>
                <w:numId w:val="34"/>
              </w:numPr>
              <w:jc w:val="left"/>
              <w:rPr>
                <w:strike/>
              </w:rPr>
            </w:pPr>
            <w:r w:rsidRPr="00D67A07">
              <w:rPr>
                <w:strike/>
              </w:rPr>
              <w:lastRenderedPageBreak/>
              <w:t xml:space="preserve"> «Номер исполнения в рамках этапа» (</w:t>
            </w:r>
            <w:r w:rsidRPr="00D67A07">
              <w:rPr>
                <w:strike/>
                <w:lang w:val="en-US"/>
              </w:rPr>
              <w:t>executions</w:t>
            </w:r>
            <w:r w:rsidRPr="00D67A07">
              <w:rPr>
                <w:strike/>
              </w:rPr>
              <w:t>\</w:t>
            </w:r>
            <w:r w:rsidRPr="00D67A07">
              <w:rPr>
                <w:strike/>
                <w:lang w:val="en-US"/>
              </w:rPr>
              <w:t>ordinalNumber</w:t>
            </w:r>
            <w:r w:rsidRPr="00D67A07">
              <w:rPr>
                <w:strike/>
              </w:rPr>
              <w:t>)</w:t>
            </w:r>
          </w:p>
        </w:tc>
        <w:tc>
          <w:tcPr>
            <w:tcW w:w="1335" w:type="pct"/>
          </w:tcPr>
          <w:p w14:paraId="1A5C34D8" w14:textId="008776DB" w:rsidR="0059657E" w:rsidRPr="00A52BAB" w:rsidRDefault="0059657E" w:rsidP="0059657E">
            <w:pPr>
              <w:pStyle w:val="ad"/>
              <w:jc w:val="left"/>
            </w:pPr>
            <w:r>
              <w:lastRenderedPageBreak/>
              <w:t xml:space="preserve">Недопустимо принятие исполнения по этапу контракта, по которому уже принято исполнение, в котором </w:t>
            </w:r>
            <w:r w:rsidRPr="00A52BAB">
              <w:t>пол</w:t>
            </w:r>
            <w:r>
              <w:t>е «</w:t>
            </w:r>
            <w:r w:rsidRPr="00A52BAB">
              <w:t>Признак закрытия исполнения по этапу</w:t>
            </w:r>
            <w:r>
              <w:t>» (</w:t>
            </w:r>
            <w:r>
              <w:rPr>
                <w:lang w:val="en-US"/>
              </w:rPr>
              <w:t>finalStageExecution</w:t>
            </w:r>
            <w:r>
              <w:t>)</w:t>
            </w:r>
            <w:r w:rsidRPr="00A52BAB">
              <w:t xml:space="preserve"> </w:t>
            </w:r>
            <w:r>
              <w:t xml:space="preserve">установлен в </w:t>
            </w:r>
            <w:r>
              <w:rPr>
                <w:lang w:val="en-US"/>
              </w:rPr>
              <w:t>true</w:t>
            </w:r>
          </w:p>
        </w:tc>
        <w:tc>
          <w:tcPr>
            <w:tcW w:w="1138" w:type="pct"/>
            <w:gridSpan w:val="4"/>
          </w:tcPr>
          <w:p w14:paraId="73CB3315" w14:textId="3F80F8AC" w:rsidR="0059657E" w:rsidRPr="000B5A27" w:rsidRDefault="0059657E" w:rsidP="0059657E">
            <w:pPr>
              <w:pStyle w:val="ad"/>
              <w:jc w:val="left"/>
            </w:pPr>
            <w:r>
              <w:t>Недопустимо принятие исполнения по этапу контракта</w:t>
            </w:r>
            <w:r w:rsidRPr="00A52BAB">
              <w:t xml:space="preserve"> </w:t>
            </w:r>
            <w:r>
              <w:t xml:space="preserve">с номером </w:t>
            </w:r>
            <w:r w:rsidRPr="00A52BAB">
              <w:t>&lt;</w:t>
            </w:r>
            <w:r>
              <w:t>Номер реестровой записи контракта</w:t>
            </w:r>
            <w:r w:rsidRPr="00A52BAB">
              <w:t>&gt;</w:t>
            </w:r>
            <w:r>
              <w:t xml:space="preserve">, по которому уже принято исполнение с датой окончания исполнения этапа </w:t>
            </w:r>
            <w:r w:rsidRPr="00A52BAB">
              <w:t>&lt;</w:t>
            </w:r>
            <w:r>
              <w:t>Дата окончания исполнения этапа</w:t>
            </w:r>
            <w:r w:rsidRPr="00A52BAB">
              <w:t>&gt;</w:t>
            </w:r>
            <w:r>
              <w:t xml:space="preserve"> и номером исполнения </w:t>
            </w:r>
            <w:r w:rsidRPr="00A52BAB">
              <w:t>&lt;</w:t>
            </w:r>
            <w:r>
              <w:t>Номер исполнения в рамках этапа</w:t>
            </w:r>
            <w:r w:rsidRPr="00A52BAB">
              <w:t>&gt;</w:t>
            </w:r>
            <w:r>
              <w:t xml:space="preserve">, в котором </w:t>
            </w:r>
            <w:r w:rsidRPr="00A52BAB">
              <w:t>пол</w:t>
            </w:r>
            <w:r>
              <w:t>е «</w:t>
            </w:r>
            <w:r w:rsidRPr="00A52BAB">
              <w:t>Признак закрытия исполнения по этапу</w:t>
            </w:r>
            <w:r>
              <w:t>» (</w:t>
            </w:r>
            <w:r>
              <w:rPr>
                <w:lang w:val="en-US"/>
              </w:rPr>
              <w:t>finalStageExecution</w:t>
            </w:r>
            <w:r>
              <w:t>)</w:t>
            </w:r>
            <w:r w:rsidRPr="00A52BAB">
              <w:t xml:space="preserve"> </w:t>
            </w:r>
            <w:r>
              <w:t xml:space="preserve">установлен в </w:t>
            </w:r>
            <w:r>
              <w:rPr>
                <w:lang w:val="en-US"/>
              </w:rPr>
              <w:t>true</w:t>
            </w:r>
          </w:p>
          <w:p w14:paraId="5573B0F4" w14:textId="77777777" w:rsidR="0059657E" w:rsidRPr="000B5A27" w:rsidRDefault="0059657E" w:rsidP="0059657E">
            <w:pPr>
              <w:pStyle w:val="ad"/>
              <w:jc w:val="left"/>
            </w:pPr>
          </w:p>
          <w:p w14:paraId="71E80FBF" w14:textId="6C435A1B" w:rsidR="0059657E" w:rsidRDefault="0059657E" w:rsidP="0059657E">
            <w:pPr>
              <w:pStyle w:val="ad"/>
              <w:jc w:val="left"/>
            </w:pPr>
            <w:r>
              <w:t xml:space="preserve">При идентификации этапа по </w:t>
            </w:r>
            <w:r>
              <w:rPr>
                <w:lang w:val="en-US"/>
              </w:rPr>
              <w:t>sid</w:t>
            </w:r>
            <w:r w:rsidRPr="000B5A27">
              <w:t xml:space="preserve"> </w:t>
            </w:r>
            <w:r>
              <w:t xml:space="preserve">в тексте ошибки заменить «датой окончания исполнения этапа </w:t>
            </w:r>
            <w:r w:rsidRPr="00A52BAB">
              <w:t>&lt;</w:t>
            </w:r>
            <w:r>
              <w:t>Дата окончания исполнения этапа</w:t>
            </w:r>
            <w:r w:rsidRPr="00A52BAB">
              <w:t>&gt;</w:t>
            </w:r>
            <w:r>
              <w:t xml:space="preserve">» на «уникальным идентификатором </w:t>
            </w:r>
            <w:r w:rsidRPr="000B5A27">
              <w:t>&lt;</w:t>
            </w:r>
            <w:r>
              <w:rPr>
                <w:lang w:val="en-US"/>
              </w:rPr>
              <w:t>sid</w:t>
            </w:r>
            <w:r w:rsidRPr="000B5A27">
              <w:t>&gt;</w:t>
            </w:r>
            <w:r>
              <w:t>»</w:t>
            </w:r>
          </w:p>
          <w:p w14:paraId="6EB0FBE2" w14:textId="77777777" w:rsidR="0059657E" w:rsidRDefault="0059657E" w:rsidP="0059657E">
            <w:pPr>
              <w:pStyle w:val="ad"/>
              <w:jc w:val="left"/>
            </w:pPr>
          </w:p>
          <w:p w14:paraId="5E6402FB" w14:textId="008E0615" w:rsidR="0059657E" w:rsidRPr="000B5A27" w:rsidRDefault="0059657E" w:rsidP="0059657E">
            <w:pPr>
              <w:pStyle w:val="ad"/>
              <w:jc w:val="left"/>
            </w:pPr>
            <w:r>
              <w:t xml:space="preserve">При идентификации этапа по </w:t>
            </w:r>
            <w:r w:rsidRPr="000B5A27">
              <w:t>external</w:t>
            </w:r>
            <w:r>
              <w:rPr>
                <w:lang w:val="en-US"/>
              </w:rPr>
              <w:t>Sid</w:t>
            </w:r>
            <w:r w:rsidRPr="000B5A27">
              <w:t xml:space="preserve"> </w:t>
            </w:r>
            <w:r>
              <w:t xml:space="preserve">в тексте ошибки заменить «датой окончания исполнения этапа </w:t>
            </w:r>
            <w:r w:rsidRPr="00A52BAB">
              <w:t>&lt;</w:t>
            </w:r>
            <w:r>
              <w:t>Дата окончания исполнения этапа</w:t>
            </w:r>
            <w:r w:rsidRPr="00A52BAB">
              <w:t>&gt;</w:t>
            </w:r>
            <w:r>
              <w:t xml:space="preserve">» на «внешним идентификатором </w:t>
            </w:r>
            <w:r w:rsidRPr="000B5A27">
              <w:t>&lt;external</w:t>
            </w:r>
            <w:r>
              <w:rPr>
                <w:lang w:val="en-US"/>
              </w:rPr>
              <w:t>Sid</w:t>
            </w:r>
            <w:r w:rsidRPr="000B5A27">
              <w:t>&gt;</w:t>
            </w:r>
            <w:r>
              <w:t>»</w:t>
            </w:r>
          </w:p>
        </w:tc>
      </w:tr>
      <w:tr w:rsidR="0059657E" w:rsidRPr="009F4E26" w14:paraId="0D490E4D" w14:textId="77777777" w:rsidTr="005D57AA">
        <w:trPr>
          <w:trHeight w:val="348"/>
        </w:trPr>
        <w:tc>
          <w:tcPr>
            <w:tcW w:w="841" w:type="pct"/>
            <w:gridSpan w:val="4"/>
          </w:tcPr>
          <w:p w14:paraId="34AB75A3" w14:textId="33EA8D7D" w:rsidR="0059657E" w:rsidRPr="00BA2E7C" w:rsidRDefault="0059657E" w:rsidP="0059657E">
            <w:pPr>
              <w:pStyle w:val="ad"/>
              <w:jc w:val="left"/>
              <w:rPr>
                <w:lang w:val="en-US"/>
              </w:rPr>
            </w:pPr>
            <w:r>
              <w:t>РК_ИК_005</w:t>
            </w:r>
            <w:r>
              <w:rPr>
                <w:lang w:val="en-US"/>
              </w:rPr>
              <w:t>2</w:t>
            </w:r>
          </w:p>
        </w:tc>
        <w:tc>
          <w:tcPr>
            <w:tcW w:w="557" w:type="pct"/>
          </w:tcPr>
          <w:p w14:paraId="30CCB4CC" w14:textId="77777777" w:rsidR="0059657E" w:rsidRDefault="0059657E" w:rsidP="0059657E">
            <w:pPr>
              <w:pStyle w:val="ad"/>
              <w:jc w:val="left"/>
            </w:pPr>
          </w:p>
        </w:tc>
        <w:tc>
          <w:tcPr>
            <w:tcW w:w="1129" w:type="pct"/>
            <w:gridSpan w:val="6"/>
          </w:tcPr>
          <w:p w14:paraId="2485AF77" w14:textId="6A2B69F1" w:rsidR="0059657E" w:rsidRDefault="0059657E" w:rsidP="0059657E">
            <w:pPr>
              <w:pStyle w:val="ad"/>
              <w:jc w:val="left"/>
            </w:pPr>
            <w:r>
              <w:t>Поле «</w:t>
            </w:r>
            <w:r w:rsidRPr="00841752">
              <w:t>Дата окончания исполнения этапа</w:t>
            </w:r>
            <w:r>
              <w:t>»</w:t>
            </w:r>
            <w:r w:rsidRPr="00E47CD3">
              <w:t xml:space="preserve"> (</w:t>
            </w:r>
            <w:r>
              <w:rPr>
                <w:lang w:val="en-US"/>
              </w:rPr>
              <w:t>executions</w:t>
            </w:r>
            <w:r w:rsidRPr="00841752">
              <w:t>\</w:t>
            </w:r>
            <w:r w:rsidRPr="00841752">
              <w:rPr>
                <w:lang w:val="en-US"/>
              </w:rPr>
              <w:t>stage</w:t>
            </w:r>
            <w:r w:rsidRPr="00841752">
              <w:t>\</w:t>
            </w:r>
            <w:r>
              <w:rPr>
                <w:lang w:val="en-US"/>
              </w:rPr>
              <w:t>endDate</w:t>
            </w:r>
            <w:r w:rsidRPr="00E47CD3">
              <w:t>)</w:t>
            </w:r>
            <w:r w:rsidRPr="00F816FD">
              <w:t xml:space="preserve"> </w:t>
            </w:r>
            <w:r>
              <w:t xml:space="preserve">или </w:t>
            </w:r>
          </w:p>
          <w:p w14:paraId="3840D3FF" w14:textId="143DCE1E" w:rsidR="0059657E" w:rsidRPr="00F816FD" w:rsidRDefault="0059657E" w:rsidP="0059657E">
            <w:pPr>
              <w:pStyle w:val="ad"/>
              <w:jc w:val="left"/>
            </w:pPr>
            <w:r>
              <w:t>«</w:t>
            </w:r>
            <w:r w:rsidRPr="00F816FD">
              <w:t>Этап контракта для исполнений контрактов до 01.01.201</w:t>
            </w:r>
            <w:r>
              <w:t xml:space="preserve">5» </w:t>
            </w:r>
            <w:r w:rsidRPr="00E47CD3">
              <w:t>(</w:t>
            </w:r>
            <w:r>
              <w:rPr>
                <w:lang w:val="en-US"/>
              </w:rPr>
              <w:t>executions</w:t>
            </w:r>
            <w:r w:rsidRPr="00841752">
              <w:t>\</w:t>
            </w:r>
            <w:r w:rsidRPr="00841752">
              <w:rPr>
                <w:lang w:val="en-US"/>
              </w:rPr>
              <w:t>stage</w:t>
            </w:r>
            <w:r w:rsidRPr="00841752">
              <w:t>\</w:t>
            </w:r>
            <w:r>
              <w:rPr>
                <w:lang w:val="en-US"/>
              </w:rPr>
              <w:t>oldStage</w:t>
            </w:r>
            <w:r w:rsidRPr="00E47CD3">
              <w:t>)</w:t>
            </w:r>
          </w:p>
        </w:tc>
        <w:tc>
          <w:tcPr>
            <w:tcW w:w="1335" w:type="pct"/>
          </w:tcPr>
          <w:p w14:paraId="2FC9FE40" w14:textId="77777777" w:rsidR="004C2E42" w:rsidRDefault="004C2E42" w:rsidP="004C2E42">
            <w:pPr>
              <w:pStyle w:val="ad"/>
              <w:jc w:val="left"/>
            </w:pPr>
            <w:r>
              <w:t xml:space="preserve">Контроль вызывается если </w:t>
            </w:r>
            <w:r w:rsidRPr="004C2E42">
              <w:t>первая версия сведений о контракте размещена ДО выхода версии 13.2 ЕИС</w:t>
            </w:r>
          </w:p>
          <w:p w14:paraId="7B8EC935" w14:textId="77777777" w:rsidR="004C2E42" w:rsidRDefault="004C2E42" w:rsidP="0059657E">
            <w:pPr>
              <w:pStyle w:val="ad"/>
              <w:jc w:val="left"/>
            </w:pPr>
          </w:p>
          <w:p w14:paraId="7114E025" w14:textId="79638FC1" w:rsidR="0059657E" w:rsidRPr="00987A04" w:rsidRDefault="0059657E" w:rsidP="0059657E">
            <w:pPr>
              <w:pStyle w:val="ad"/>
              <w:jc w:val="left"/>
            </w:pPr>
            <w:r>
              <w:t>Этап контракта с такой датой окончания этапа должен существовать в сведениях о контракте (</w:t>
            </w:r>
            <w:r>
              <w:rPr>
                <w:lang w:val="en-US"/>
              </w:rPr>
              <w:t>contract</w:t>
            </w:r>
            <w:r>
              <w:t>),  для которого присылается исполнение контракта</w:t>
            </w:r>
            <w:r w:rsidRPr="00841752">
              <w:t xml:space="preserve"> </w:t>
            </w:r>
            <w:r>
              <w:t>(</w:t>
            </w:r>
            <w:r>
              <w:rPr>
                <w:lang w:val="en-US"/>
              </w:rPr>
              <w:t>contractProcedure</w:t>
            </w:r>
            <w:r>
              <w:t>).</w:t>
            </w:r>
          </w:p>
          <w:p w14:paraId="2A11A7F8" w14:textId="60733ED7" w:rsidR="0059657E" w:rsidRPr="00FA5B2B" w:rsidRDefault="0059657E" w:rsidP="0059657E">
            <w:pPr>
              <w:pStyle w:val="ad"/>
              <w:jc w:val="left"/>
            </w:pPr>
            <w:r>
              <w:t xml:space="preserve">Причем если заполнено поле </w:t>
            </w:r>
            <w:r>
              <w:rPr>
                <w:lang w:val="en-US"/>
              </w:rPr>
              <w:t>endDate</w:t>
            </w:r>
            <w:r w:rsidRPr="00F816FD">
              <w:t xml:space="preserve"> </w:t>
            </w:r>
            <w:r>
              <w:t xml:space="preserve">это должен быть «новый» контракт (для которого этапы задаются датами окончания), а если заполнено поле </w:t>
            </w:r>
            <w:r>
              <w:rPr>
                <w:lang w:val="en-US"/>
              </w:rPr>
              <w:t>oldStage</w:t>
            </w:r>
            <w:r w:rsidRPr="00F816FD">
              <w:t xml:space="preserve"> – </w:t>
            </w:r>
            <w:r>
              <w:t>это должен быть «старый» контракт (для которого этапы задаются месяцем годом окончания)</w:t>
            </w:r>
          </w:p>
        </w:tc>
        <w:tc>
          <w:tcPr>
            <w:tcW w:w="1138" w:type="pct"/>
            <w:gridSpan w:val="4"/>
          </w:tcPr>
          <w:p w14:paraId="6E6636D4" w14:textId="3C0DE121" w:rsidR="0059657E" w:rsidRPr="007E5E3A" w:rsidRDefault="0059657E" w:rsidP="0059657E">
            <w:pPr>
              <w:pStyle w:val="ad"/>
              <w:jc w:val="left"/>
            </w:pPr>
            <w:r>
              <w:t xml:space="preserve">Этап контракта с такой датой окончания этапа </w:t>
            </w:r>
            <w:r w:rsidRPr="00841752">
              <w:t>&lt;</w:t>
            </w:r>
            <w:r>
              <w:t xml:space="preserve">Значение поля </w:t>
            </w:r>
            <w:r>
              <w:rPr>
                <w:lang w:val="en-US"/>
              </w:rPr>
              <w:t>endDate</w:t>
            </w:r>
            <w:r w:rsidRPr="00841752">
              <w:t>&gt;</w:t>
            </w:r>
            <w:r>
              <w:t xml:space="preserve"> (поле </w:t>
            </w:r>
            <w:r>
              <w:rPr>
                <w:lang w:val="en-US"/>
              </w:rPr>
              <w:t>executions</w:t>
            </w:r>
            <w:r w:rsidRPr="00841752">
              <w:t>\</w:t>
            </w:r>
            <w:r w:rsidRPr="00841752">
              <w:rPr>
                <w:lang w:val="en-US"/>
              </w:rPr>
              <w:t>stage</w:t>
            </w:r>
            <w:r w:rsidRPr="00841752">
              <w:t>\</w:t>
            </w:r>
            <w:r>
              <w:rPr>
                <w:lang w:val="en-US"/>
              </w:rPr>
              <w:t>endDate</w:t>
            </w:r>
            <w:r>
              <w:t>) (для сведений о контракте с 01.01.2015</w:t>
            </w:r>
            <w:r w:rsidRPr="00841752">
              <w:t>)</w:t>
            </w:r>
            <w:r>
              <w:t xml:space="preserve"> либо с таким месяцем- </w:t>
            </w:r>
            <w:r w:rsidRPr="00841752">
              <w:t>&lt;</w:t>
            </w:r>
            <w:r>
              <w:t xml:space="preserve">Значение поля </w:t>
            </w:r>
            <w:r>
              <w:rPr>
                <w:lang w:val="en-US"/>
              </w:rPr>
              <w:t>oldStage</w:t>
            </w:r>
            <w:r w:rsidRPr="007E5E3A">
              <w:t>/</w:t>
            </w:r>
            <w:r>
              <w:rPr>
                <w:lang w:val="en-US"/>
              </w:rPr>
              <w:t>month</w:t>
            </w:r>
            <w:r w:rsidRPr="00841752">
              <w:t>&gt;</w:t>
            </w:r>
            <w:r>
              <w:t xml:space="preserve"> </w:t>
            </w:r>
          </w:p>
          <w:p w14:paraId="02658FC4" w14:textId="05EC81C2" w:rsidR="0059657E" w:rsidRPr="009F4E26" w:rsidRDefault="0059657E" w:rsidP="0059657E">
            <w:pPr>
              <w:pStyle w:val="ad"/>
              <w:jc w:val="left"/>
            </w:pPr>
            <w:r>
              <w:t xml:space="preserve">и годом </w:t>
            </w:r>
            <w:r w:rsidRPr="00841752">
              <w:t>&lt;</w:t>
            </w:r>
            <w:r>
              <w:t xml:space="preserve">Значение поля </w:t>
            </w:r>
            <w:r>
              <w:rPr>
                <w:lang w:val="en-US"/>
              </w:rPr>
              <w:t>oldStage</w:t>
            </w:r>
            <w:r w:rsidRPr="007E5E3A">
              <w:t>/</w:t>
            </w:r>
            <w:r>
              <w:rPr>
                <w:lang w:val="en-US"/>
              </w:rPr>
              <w:t>month</w:t>
            </w:r>
            <w:r w:rsidRPr="00841752">
              <w:t>&gt;</w:t>
            </w:r>
            <w:r>
              <w:t xml:space="preserve">  окончания этапа (для сведений о контракте до 01.01.2015</w:t>
            </w:r>
            <w:r w:rsidRPr="00841752">
              <w:t>)</w:t>
            </w:r>
            <w:r>
              <w:t xml:space="preserve"> должен существовать в сведениях о контракте (</w:t>
            </w:r>
            <w:r>
              <w:rPr>
                <w:lang w:val="en-US"/>
              </w:rPr>
              <w:t>contract</w:t>
            </w:r>
            <w:r>
              <w:t>),  для которого присылается исполнение контракта</w:t>
            </w:r>
            <w:r w:rsidRPr="00841752">
              <w:t xml:space="preserve"> </w:t>
            </w:r>
            <w:r>
              <w:t>(</w:t>
            </w:r>
            <w:r>
              <w:rPr>
                <w:lang w:val="en-US"/>
              </w:rPr>
              <w:t>contractProcedure</w:t>
            </w:r>
            <w:r>
              <w:t>).</w:t>
            </w:r>
          </w:p>
        </w:tc>
      </w:tr>
      <w:tr w:rsidR="0059657E" w:rsidRPr="009F4E26" w14:paraId="056F1F48" w14:textId="77777777" w:rsidTr="005D57AA">
        <w:trPr>
          <w:trHeight w:val="348"/>
        </w:trPr>
        <w:tc>
          <w:tcPr>
            <w:tcW w:w="841" w:type="pct"/>
            <w:gridSpan w:val="4"/>
          </w:tcPr>
          <w:p w14:paraId="31997645" w14:textId="1F9E646C" w:rsidR="0059657E" w:rsidRPr="00CF0163" w:rsidRDefault="0059657E" w:rsidP="0059657E">
            <w:pPr>
              <w:pStyle w:val="ad"/>
              <w:jc w:val="left"/>
              <w:rPr>
                <w:lang w:val="en-US"/>
              </w:rPr>
            </w:pPr>
            <w:r>
              <w:t>РК_ИК_00</w:t>
            </w:r>
            <w:r>
              <w:rPr>
                <w:lang w:val="en-US"/>
              </w:rPr>
              <w:t>74</w:t>
            </w:r>
          </w:p>
        </w:tc>
        <w:tc>
          <w:tcPr>
            <w:tcW w:w="557" w:type="pct"/>
          </w:tcPr>
          <w:p w14:paraId="675AF5BA" w14:textId="77777777" w:rsidR="0059657E" w:rsidRDefault="0059657E" w:rsidP="0059657E">
            <w:pPr>
              <w:pStyle w:val="ad"/>
              <w:jc w:val="left"/>
            </w:pPr>
          </w:p>
        </w:tc>
        <w:tc>
          <w:tcPr>
            <w:tcW w:w="1129" w:type="pct"/>
            <w:gridSpan w:val="6"/>
          </w:tcPr>
          <w:p w14:paraId="4D96E345" w14:textId="4AE8D2BF" w:rsidR="0059657E" w:rsidRPr="00B31113" w:rsidRDefault="0059657E" w:rsidP="0059657E">
            <w:pPr>
              <w:pStyle w:val="ad"/>
              <w:jc w:val="left"/>
              <w:rPr>
                <w:lang w:val="en-US"/>
              </w:rPr>
            </w:pPr>
            <w:r>
              <w:t>Поле</w:t>
            </w:r>
            <w:r w:rsidRPr="00B31113">
              <w:rPr>
                <w:lang w:val="en-US"/>
              </w:rPr>
              <w:t xml:space="preserve"> «</w:t>
            </w:r>
            <w:r w:rsidRPr="00841752">
              <w:t>Дата</w:t>
            </w:r>
            <w:r w:rsidRPr="00B31113">
              <w:rPr>
                <w:lang w:val="en-US"/>
              </w:rPr>
              <w:t xml:space="preserve"> </w:t>
            </w:r>
            <w:r w:rsidRPr="00841752">
              <w:t>окончания</w:t>
            </w:r>
            <w:r w:rsidRPr="00B31113">
              <w:rPr>
                <w:lang w:val="en-US"/>
              </w:rPr>
              <w:t xml:space="preserve"> </w:t>
            </w:r>
            <w:r w:rsidRPr="00841752">
              <w:t>исполнения</w:t>
            </w:r>
            <w:r w:rsidRPr="00B31113">
              <w:rPr>
                <w:lang w:val="en-US"/>
              </w:rPr>
              <w:t xml:space="preserve"> </w:t>
            </w:r>
            <w:r w:rsidRPr="00841752">
              <w:t>этапа</w:t>
            </w:r>
            <w:r w:rsidRPr="00B31113">
              <w:rPr>
                <w:lang w:val="en-US"/>
              </w:rPr>
              <w:t>» (contractProcedure2015</w:t>
            </w:r>
            <w:r>
              <w:rPr>
                <w:lang w:val="en-US"/>
              </w:rPr>
              <w:t>\executions</w:t>
            </w:r>
            <w:r w:rsidRPr="00B31113">
              <w:rPr>
                <w:lang w:val="en-US"/>
              </w:rPr>
              <w:t>\</w:t>
            </w:r>
            <w:r w:rsidRPr="00841752">
              <w:rPr>
                <w:lang w:val="en-US"/>
              </w:rPr>
              <w:t>stage</w:t>
            </w:r>
            <w:r w:rsidRPr="00B31113">
              <w:rPr>
                <w:lang w:val="en-US"/>
              </w:rPr>
              <w:t>\</w:t>
            </w:r>
            <w:r>
              <w:rPr>
                <w:lang w:val="en-US"/>
              </w:rPr>
              <w:t>endDate</w:t>
            </w:r>
            <w:r w:rsidRPr="00B31113">
              <w:rPr>
                <w:lang w:val="en-US"/>
              </w:rPr>
              <w:t>)</w:t>
            </w:r>
          </w:p>
          <w:p w14:paraId="21018DC5" w14:textId="73122F6D" w:rsidR="0059657E" w:rsidRPr="00B31113" w:rsidRDefault="0059657E" w:rsidP="0059657E">
            <w:pPr>
              <w:pStyle w:val="ad"/>
              <w:jc w:val="left"/>
              <w:rPr>
                <w:lang w:val="en-US"/>
              </w:rPr>
            </w:pPr>
          </w:p>
        </w:tc>
        <w:tc>
          <w:tcPr>
            <w:tcW w:w="1335" w:type="pct"/>
          </w:tcPr>
          <w:p w14:paraId="60D48FBC" w14:textId="66904566" w:rsidR="004C2E42" w:rsidRDefault="004C2E42" w:rsidP="0059657E">
            <w:pPr>
              <w:pStyle w:val="ad"/>
              <w:jc w:val="left"/>
            </w:pPr>
            <w:r>
              <w:t xml:space="preserve">Контроль вызывается если </w:t>
            </w:r>
            <w:r w:rsidRPr="004C2E42">
              <w:t>первая версия сведений о контракте размещена ДО выхода версии 13.2 ЕИС</w:t>
            </w:r>
          </w:p>
          <w:p w14:paraId="35548563" w14:textId="77777777" w:rsidR="004C2E42" w:rsidRDefault="004C2E42" w:rsidP="0059657E">
            <w:pPr>
              <w:pStyle w:val="ad"/>
              <w:jc w:val="left"/>
            </w:pPr>
          </w:p>
          <w:p w14:paraId="4CC9990F" w14:textId="559AF923" w:rsidR="0059657E" w:rsidRDefault="0059657E" w:rsidP="0059657E">
            <w:pPr>
              <w:pStyle w:val="ad"/>
              <w:jc w:val="left"/>
            </w:pPr>
            <w:r>
              <w:t>В случае если в контракте только один этап, то д</w:t>
            </w:r>
            <w:r w:rsidRPr="00CF0163">
              <w:t>ата окончания исполнения этапа</w:t>
            </w:r>
            <w:r>
              <w:t xml:space="preserve"> в исполнении контракта </w:t>
            </w:r>
            <w:r w:rsidRPr="00CF0163">
              <w:t>(</w:t>
            </w:r>
            <w:r w:rsidRPr="00B31113">
              <w:t>contractProcedure2015</w:t>
            </w:r>
            <w:r>
              <w:t>\</w:t>
            </w:r>
            <w:r w:rsidRPr="00CF0163">
              <w:t>executionPeriod\stages\endDate)</w:t>
            </w:r>
            <w:r>
              <w:t xml:space="preserve"> должна совпадать с </w:t>
            </w:r>
            <w:r w:rsidRPr="00B31113">
              <w:t xml:space="preserve">датой окончания исполнения контракта в сведениях о контракте </w:t>
            </w:r>
            <w:r w:rsidRPr="00B31113">
              <w:lastRenderedPageBreak/>
              <w:t>(contr</w:t>
            </w:r>
            <w:r>
              <w:t>act2015</w:t>
            </w:r>
            <w:r w:rsidRPr="00B31113">
              <w:t>\executionPeriod\endDate)</w:t>
            </w:r>
          </w:p>
          <w:p w14:paraId="6D01A8E4" w14:textId="77777777" w:rsidR="0059657E" w:rsidRDefault="0059657E" w:rsidP="0059657E">
            <w:pPr>
              <w:pStyle w:val="ad"/>
              <w:jc w:val="left"/>
            </w:pPr>
          </w:p>
          <w:p w14:paraId="02902620" w14:textId="25C8E109" w:rsidR="0059657E" w:rsidRPr="00604F1A" w:rsidRDefault="0059657E" w:rsidP="0059657E">
            <w:pPr>
              <w:pStyle w:val="ad"/>
              <w:jc w:val="left"/>
            </w:pPr>
            <w:r>
              <w:t>Контроль</w:t>
            </w:r>
            <w:r w:rsidRPr="00604F1A">
              <w:t xml:space="preserve"> </w:t>
            </w:r>
            <w:r>
              <w:t>выполняется</w:t>
            </w:r>
            <w:r w:rsidRPr="00604F1A">
              <w:t xml:space="preserve">, </w:t>
            </w:r>
            <w:r>
              <w:t>если</w:t>
            </w:r>
            <w:r w:rsidRPr="00604F1A">
              <w:t xml:space="preserve"> </w:t>
            </w:r>
            <w:r>
              <w:t>в</w:t>
            </w:r>
            <w:r w:rsidRPr="00604F1A">
              <w:t xml:space="preserve"> </w:t>
            </w:r>
            <w:r>
              <w:t>чойсе</w:t>
            </w:r>
            <w:r w:rsidRPr="00604F1A">
              <w:t xml:space="preserve"> </w:t>
            </w:r>
            <w:r>
              <w:t>указано</w:t>
            </w:r>
            <w:r w:rsidRPr="00604F1A">
              <w:t xml:space="preserve"> </w:t>
            </w:r>
            <w:r>
              <w:t>поле</w:t>
            </w:r>
            <w:r w:rsidRPr="00604F1A">
              <w:t xml:space="preserve"> </w:t>
            </w:r>
            <w:r w:rsidRPr="00604F1A">
              <w:rPr>
                <w:lang w:val="en-US"/>
              </w:rPr>
              <w:t>executions</w:t>
            </w:r>
            <w:r w:rsidRPr="00604F1A">
              <w:t>/</w:t>
            </w:r>
            <w:r w:rsidRPr="00604F1A">
              <w:rPr>
                <w:lang w:val="en-US"/>
              </w:rPr>
              <w:t>stage</w:t>
            </w:r>
            <w:r w:rsidRPr="00604F1A">
              <w:t>/</w:t>
            </w:r>
            <w:r w:rsidRPr="00604F1A">
              <w:rPr>
                <w:lang w:val="en-US"/>
              </w:rPr>
              <w:t>endDate</w:t>
            </w:r>
          </w:p>
        </w:tc>
        <w:tc>
          <w:tcPr>
            <w:tcW w:w="1138" w:type="pct"/>
            <w:gridSpan w:val="4"/>
          </w:tcPr>
          <w:p w14:paraId="531FC901" w14:textId="63EA7625" w:rsidR="0059657E" w:rsidRPr="009F4E26" w:rsidRDefault="0059657E" w:rsidP="0059657E">
            <w:pPr>
              <w:pStyle w:val="ad"/>
              <w:jc w:val="left"/>
            </w:pPr>
            <w:r>
              <w:lastRenderedPageBreak/>
              <w:t>В случае если в контракте только один этап, то д</w:t>
            </w:r>
            <w:r w:rsidRPr="00CF0163">
              <w:t>ата окончания исполнения этапа</w:t>
            </w:r>
            <w:r>
              <w:t xml:space="preserve"> в исполнении контракта </w:t>
            </w:r>
            <w:r w:rsidRPr="00CF0163">
              <w:t>(</w:t>
            </w:r>
            <w:r>
              <w:t>contractProcedure2015\</w:t>
            </w:r>
            <w:r w:rsidRPr="00CF0163">
              <w:t>executionPeriod\stages\endDate)</w:t>
            </w:r>
            <w:r>
              <w:t xml:space="preserve"> должна совпадать с </w:t>
            </w:r>
            <w:r w:rsidRPr="00B31113">
              <w:t>датой окончания исполнения контракта в сведениях о контракте (contract2015</w:t>
            </w:r>
            <w:r>
              <w:t>\</w:t>
            </w:r>
            <w:r w:rsidRPr="00B31113">
              <w:t>executionPeriod\endDate)</w:t>
            </w:r>
          </w:p>
        </w:tc>
      </w:tr>
      <w:tr w:rsidR="0059657E" w:rsidRPr="009F4E26" w14:paraId="56B4BC4D" w14:textId="77777777" w:rsidTr="005D57AA">
        <w:trPr>
          <w:trHeight w:val="348"/>
        </w:trPr>
        <w:tc>
          <w:tcPr>
            <w:tcW w:w="841" w:type="pct"/>
            <w:gridSpan w:val="4"/>
          </w:tcPr>
          <w:p w14:paraId="50A81D6C" w14:textId="45953565" w:rsidR="0059657E" w:rsidRDefault="0059657E" w:rsidP="0059657E">
            <w:pPr>
              <w:pStyle w:val="ad"/>
              <w:jc w:val="left"/>
            </w:pPr>
            <w:r w:rsidRPr="00A22512">
              <w:t>РК_ИК_017</w:t>
            </w:r>
            <w:r>
              <w:t>8</w:t>
            </w:r>
          </w:p>
        </w:tc>
        <w:tc>
          <w:tcPr>
            <w:tcW w:w="557" w:type="pct"/>
          </w:tcPr>
          <w:p w14:paraId="5C7DA52E" w14:textId="77777777" w:rsidR="0059657E" w:rsidRDefault="0059657E" w:rsidP="0059657E">
            <w:pPr>
              <w:pStyle w:val="ad"/>
              <w:jc w:val="left"/>
            </w:pPr>
          </w:p>
        </w:tc>
        <w:tc>
          <w:tcPr>
            <w:tcW w:w="1129" w:type="pct"/>
            <w:gridSpan w:val="6"/>
          </w:tcPr>
          <w:p w14:paraId="5B36B398" w14:textId="34F6824E" w:rsidR="0059657E" w:rsidRDefault="0059657E" w:rsidP="0059657E">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A22512">
              <w:t>terminationDocuments</w:t>
            </w:r>
            <w:r>
              <w:t>\</w:t>
            </w:r>
            <w:r w:rsidRPr="007B3ECA">
              <w:t>attachments</w:t>
            </w:r>
            <w:r>
              <w:t>\attachment\</w:t>
            </w:r>
            <w:r w:rsidRPr="007B3ECA">
              <w:t>notPublishedOnEIS</w:t>
            </w:r>
            <w:r>
              <w:t>)</w:t>
            </w:r>
          </w:p>
        </w:tc>
        <w:tc>
          <w:tcPr>
            <w:tcW w:w="1335" w:type="pct"/>
          </w:tcPr>
          <w:p w14:paraId="5C94BEE9" w14:textId="45F23801" w:rsidR="0059657E" w:rsidRDefault="0059657E" w:rsidP="0059657E">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A22512">
              <w:t>terminationDocuments</w:t>
            </w:r>
            <w:r>
              <w:t>\</w:t>
            </w:r>
            <w:r w:rsidRPr="007B3ECA">
              <w:t>attachments</w:t>
            </w:r>
            <w:r>
              <w:t>\attachment\</w:t>
            </w:r>
            <w:r w:rsidRPr="007B3ECA">
              <w:t>notPublishedOnEIS</w:t>
            </w:r>
            <w:r>
              <w:t>) не может быть заполнено при приеме</w:t>
            </w:r>
          </w:p>
        </w:tc>
        <w:tc>
          <w:tcPr>
            <w:tcW w:w="1138" w:type="pct"/>
            <w:gridSpan w:val="4"/>
          </w:tcPr>
          <w:p w14:paraId="516CD1AD" w14:textId="1399CFFE" w:rsidR="0059657E" w:rsidRDefault="0059657E" w:rsidP="0059657E">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A22512">
              <w:t>terminationDocuments</w:t>
            </w:r>
            <w:r>
              <w:t>\</w:t>
            </w:r>
            <w:r w:rsidRPr="007B3ECA">
              <w:t>attachments</w:t>
            </w:r>
            <w:r>
              <w:t>\attachment\</w:t>
            </w:r>
            <w:r w:rsidRPr="007B3ECA">
              <w:t>notPublishedOnEIS</w:t>
            </w:r>
            <w:r>
              <w:t>) не может быть заполнено при приеме</w:t>
            </w:r>
          </w:p>
        </w:tc>
      </w:tr>
      <w:tr w:rsidR="0059657E" w:rsidRPr="009F4E26" w14:paraId="4A5E1BE7" w14:textId="77777777" w:rsidTr="005D57AA">
        <w:trPr>
          <w:trHeight w:val="348"/>
        </w:trPr>
        <w:tc>
          <w:tcPr>
            <w:tcW w:w="841" w:type="pct"/>
            <w:gridSpan w:val="4"/>
          </w:tcPr>
          <w:p w14:paraId="463FB301" w14:textId="34343AE9" w:rsidR="0059657E" w:rsidRDefault="0059657E" w:rsidP="0059657E">
            <w:pPr>
              <w:pStyle w:val="ad"/>
              <w:jc w:val="left"/>
            </w:pPr>
            <w:r w:rsidRPr="00A22512">
              <w:t>РК_ИК_017</w:t>
            </w:r>
            <w:r>
              <w:t>9</w:t>
            </w:r>
          </w:p>
        </w:tc>
        <w:tc>
          <w:tcPr>
            <w:tcW w:w="557" w:type="pct"/>
          </w:tcPr>
          <w:p w14:paraId="14C3027C" w14:textId="77777777" w:rsidR="0059657E" w:rsidRDefault="0059657E" w:rsidP="0059657E">
            <w:pPr>
              <w:pStyle w:val="ad"/>
              <w:jc w:val="left"/>
            </w:pPr>
          </w:p>
        </w:tc>
        <w:tc>
          <w:tcPr>
            <w:tcW w:w="1129" w:type="pct"/>
            <w:gridSpan w:val="6"/>
          </w:tcPr>
          <w:p w14:paraId="18430FB6" w14:textId="4EF3C1A1" w:rsidR="0059657E" w:rsidRDefault="0059657E" w:rsidP="0059657E">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A22512">
              <w:t>paymentDocuments</w:t>
            </w:r>
            <w:r>
              <w:t>\attachment\</w:t>
            </w:r>
            <w:r w:rsidRPr="007B3ECA">
              <w:t>notPublishedOnEIS</w:t>
            </w:r>
            <w:r>
              <w:t>)</w:t>
            </w:r>
          </w:p>
        </w:tc>
        <w:tc>
          <w:tcPr>
            <w:tcW w:w="1335" w:type="pct"/>
          </w:tcPr>
          <w:p w14:paraId="5FBE8997" w14:textId="6721520F" w:rsidR="0059657E" w:rsidRDefault="0059657E" w:rsidP="0059657E">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A22512">
              <w:t>paymentDocuments</w:t>
            </w:r>
            <w:r>
              <w:t>\attachment\</w:t>
            </w:r>
            <w:r w:rsidRPr="007B3ECA">
              <w:t>notPublishedOnEIS</w:t>
            </w:r>
            <w:r>
              <w:t>) не может быть заполнено при приеме</w:t>
            </w:r>
          </w:p>
        </w:tc>
        <w:tc>
          <w:tcPr>
            <w:tcW w:w="1138" w:type="pct"/>
            <w:gridSpan w:val="4"/>
          </w:tcPr>
          <w:p w14:paraId="2BB142D8" w14:textId="6602AB94" w:rsidR="0059657E" w:rsidRDefault="0059657E" w:rsidP="0059657E">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A22512">
              <w:t>paymentDocuments</w:t>
            </w:r>
            <w:r>
              <w:t>\attachment\</w:t>
            </w:r>
            <w:r w:rsidRPr="007B3ECA">
              <w:t>notPublishedOnEIS</w:t>
            </w:r>
            <w:r>
              <w:t>) не может быть заполнено при приеме</w:t>
            </w:r>
          </w:p>
        </w:tc>
      </w:tr>
      <w:tr w:rsidR="00D818D9" w:rsidRPr="009F4E26" w14:paraId="6BC2A04E" w14:textId="77777777" w:rsidTr="005D57AA">
        <w:trPr>
          <w:trHeight w:val="348"/>
        </w:trPr>
        <w:tc>
          <w:tcPr>
            <w:tcW w:w="841" w:type="pct"/>
            <w:gridSpan w:val="4"/>
          </w:tcPr>
          <w:p w14:paraId="1FA87229" w14:textId="569D3DE8" w:rsidR="00D818D9" w:rsidRDefault="00D818D9" w:rsidP="00D818D9">
            <w:pPr>
              <w:pStyle w:val="ad"/>
              <w:jc w:val="left"/>
            </w:pPr>
            <w:bookmarkStart w:id="130" w:name="FCSNF_15063_4"/>
            <w:r w:rsidRPr="00D818D9">
              <w:t>РК_ИК_03</w:t>
            </w:r>
            <w:r>
              <w:t>80</w:t>
            </w:r>
            <w:bookmarkEnd w:id="130"/>
          </w:p>
        </w:tc>
        <w:tc>
          <w:tcPr>
            <w:tcW w:w="557" w:type="pct"/>
          </w:tcPr>
          <w:p w14:paraId="1C305DCC" w14:textId="77777777" w:rsidR="00D818D9" w:rsidRDefault="00D818D9" w:rsidP="00D818D9">
            <w:pPr>
              <w:pStyle w:val="ad"/>
              <w:jc w:val="left"/>
            </w:pPr>
          </w:p>
        </w:tc>
        <w:tc>
          <w:tcPr>
            <w:tcW w:w="1129" w:type="pct"/>
            <w:gridSpan w:val="6"/>
          </w:tcPr>
          <w:p w14:paraId="068B18DB" w14:textId="0740CCCC" w:rsidR="00D818D9" w:rsidRDefault="00D818D9" w:rsidP="00D818D9">
            <w:pPr>
              <w:pStyle w:val="ad"/>
              <w:jc w:val="left"/>
            </w:pPr>
            <w:r>
              <w:t>Блок «</w:t>
            </w:r>
            <w:r w:rsidRPr="00D818D9">
              <w:t>Документы, подтверждающие приемку товара</w:t>
            </w:r>
            <w:r>
              <w:t>» (</w:t>
            </w:r>
            <w:r w:rsidRPr="00D818D9">
              <w:t>receiptDocuments</w:t>
            </w:r>
            <w:r>
              <w:t>)</w:t>
            </w:r>
          </w:p>
        </w:tc>
        <w:tc>
          <w:tcPr>
            <w:tcW w:w="1335" w:type="pct"/>
          </w:tcPr>
          <w:p w14:paraId="21453073" w14:textId="31047D3F" w:rsidR="00D818D9" w:rsidRDefault="00D818D9" w:rsidP="00D818D9">
            <w:pPr>
              <w:pStyle w:val="ad"/>
              <w:jc w:val="left"/>
            </w:pPr>
            <w:r>
              <w:t>Не допускается прием блока «</w:t>
            </w:r>
            <w:r w:rsidRPr="00D818D9">
              <w:t>Документы, подтверждающие приемку товара</w:t>
            </w:r>
            <w:r>
              <w:t>» (</w:t>
            </w:r>
            <w:r w:rsidRPr="00D818D9">
              <w:t>receiptDocuments</w:t>
            </w:r>
            <w:r>
              <w:t xml:space="preserve">), если признк </w:t>
            </w:r>
            <w:r w:rsidRPr="00533C78">
              <w:t>«Документ сформирован автоматически по решению об одностороннем отказе» установлен в значение true</w:t>
            </w:r>
          </w:p>
        </w:tc>
        <w:tc>
          <w:tcPr>
            <w:tcW w:w="1138" w:type="pct"/>
            <w:gridSpan w:val="4"/>
          </w:tcPr>
          <w:p w14:paraId="766069AA" w14:textId="0DA0C2DF" w:rsidR="00D818D9" w:rsidRDefault="00D818D9" w:rsidP="00D818D9">
            <w:pPr>
              <w:pStyle w:val="ad"/>
              <w:jc w:val="left"/>
            </w:pPr>
            <w:r>
              <w:t>Не допускается прием блока «</w:t>
            </w:r>
            <w:r w:rsidRPr="00D818D9">
              <w:t>Документы, подтверждающие приемку товара</w:t>
            </w:r>
            <w:r>
              <w:t>» (</w:t>
            </w:r>
            <w:r w:rsidRPr="00D818D9">
              <w:t>receiptDocuments</w:t>
            </w:r>
            <w:r>
              <w:t>) при наличии признака «</w:t>
            </w:r>
            <w:r w:rsidRPr="00456C86">
              <w:t>Документ сформирован автоматически по решению об одностороннем отказе</w:t>
            </w:r>
            <w:r>
              <w:t>»</w:t>
            </w:r>
          </w:p>
        </w:tc>
      </w:tr>
      <w:tr w:rsidR="00D818D9" w:rsidRPr="009F4E26" w14:paraId="0712EC20" w14:textId="77777777" w:rsidTr="005D57AA">
        <w:trPr>
          <w:trHeight w:val="348"/>
        </w:trPr>
        <w:tc>
          <w:tcPr>
            <w:tcW w:w="841" w:type="pct"/>
            <w:gridSpan w:val="4"/>
          </w:tcPr>
          <w:p w14:paraId="57D44BE7" w14:textId="3EB7FF8B" w:rsidR="00D818D9" w:rsidRDefault="00D818D9" w:rsidP="00D818D9">
            <w:pPr>
              <w:pStyle w:val="ad"/>
              <w:jc w:val="left"/>
            </w:pPr>
            <w:r>
              <w:t>РК_ИК_0180</w:t>
            </w:r>
          </w:p>
        </w:tc>
        <w:tc>
          <w:tcPr>
            <w:tcW w:w="557" w:type="pct"/>
          </w:tcPr>
          <w:p w14:paraId="0670D4CF" w14:textId="77777777" w:rsidR="00D818D9" w:rsidRDefault="00D818D9" w:rsidP="00D818D9">
            <w:pPr>
              <w:pStyle w:val="ad"/>
              <w:jc w:val="left"/>
            </w:pPr>
          </w:p>
        </w:tc>
        <w:tc>
          <w:tcPr>
            <w:tcW w:w="1129" w:type="pct"/>
            <w:gridSpan w:val="6"/>
          </w:tcPr>
          <w:p w14:paraId="31A0AE4A" w14:textId="6923C3A9" w:rsidR="00D818D9" w:rsidRDefault="00D818D9" w:rsidP="00D818D9">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xml:space="preserve">» </w:t>
            </w:r>
            <w:r>
              <w:lastRenderedPageBreak/>
              <w:t>(</w:t>
            </w:r>
            <w:r w:rsidRPr="00A22512">
              <w:t>receiptDocuments</w:t>
            </w:r>
            <w:r>
              <w:t>\ \attachment\</w:t>
            </w:r>
            <w:r w:rsidRPr="007B3ECA">
              <w:t>notPublishedOnEIS</w:t>
            </w:r>
            <w:r>
              <w:t>)</w:t>
            </w:r>
          </w:p>
        </w:tc>
        <w:tc>
          <w:tcPr>
            <w:tcW w:w="1335" w:type="pct"/>
          </w:tcPr>
          <w:p w14:paraId="7C4B2359" w14:textId="3DF0D45C" w:rsidR="00D818D9" w:rsidRDefault="00D818D9" w:rsidP="00D818D9">
            <w:pPr>
              <w:pStyle w:val="ad"/>
              <w:jc w:val="left"/>
            </w:pPr>
            <w:r>
              <w:lastRenderedPageBreak/>
              <w:t>Поле «</w:t>
            </w:r>
            <w:r w:rsidRPr="007B3ECA">
              <w:t>Информация не будет размещена на официальном сайте ЕИС в соответствии с ч. 5 ст. 103 Федерального закона № 44-ФЗ</w:t>
            </w:r>
            <w:r>
              <w:t>» (</w:t>
            </w:r>
            <w:r w:rsidRPr="00A22512">
              <w:t>receiptDocuments</w:t>
            </w:r>
            <w:r>
              <w:t>\attach</w:t>
            </w:r>
            <w:r>
              <w:lastRenderedPageBreak/>
              <w:t>ment\</w:t>
            </w:r>
            <w:r w:rsidRPr="007B3ECA">
              <w:t>notPublishedOnEIS</w:t>
            </w:r>
            <w:r>
              <w:t>) не может быть заполнено при приеме</w:t>
            </w:r>
          </w:p>
        </w:tc>
        <w:tc>
          <w:tcPr>
            <w:tcW w:w="1138" w:type="pct"/>
            <w:gridSpan w:val="4"/>
          </w:tcPr>
          <w:p w14:paraId="6997FEB2" w14:textId="48E7BF3E" w:rsidR="00D818D9" w:rsidRDefault="00D818D9" w:rsidP="00D818D9">
            <w:pPr>
              <w:pStyle w:val="ad"/>
              <w:jc w:val="left"/>
            </w:pPr>
            <w:r>
              <w:lastRenderedPageBreak/>
              <w:t>Поле «</w:t>
            </w:r>
            <w:r w:rsidRPr="007B3ECA">
              <w:t>Информация не будет размещена на официальном сайте ЕИС в соответствии с ч. 5 ст. 103 Федерального закона № 44-ФЗ</w:t>
            </w:r>
            <w:r>
              <w:t xml:space="preserve">» </w:t>
            </w:r>
            <w:r>
              <w:lastRenderedPageBreak/>
              <w:t>(</w:t>
            </w:r>
            <w:r w:rsidRPr="00A22512">
              <w:t>receiptDocuments</w:t>
            </w:r>
            <w:r>
              <w:t>\attachment\</w:t>
            </w:r>
            <w:r w:rsidRPr="007B3ECA">
              <w:t>notPublishedOnEIS</w:t>
            </w:r>
            <w:r>
              <w:t>) не может быть заполнено при приеме</w:t>
            </w:r>
          </w:p>
        </w:tc>
      </w:tr>
      <w:tr w:rsidR="00D818D9" w:rsidRPr="009F4E26" w14:paraId="55704ADE" w14:textId="77777777" w:rsidTr="005D57AA">
        <w:trPr>
          <w:trHeight w:val="348"/>
        </w:trPr>
        <w:tc>
          <w:tcPr>
            <w:tcW w:w="841" w:type="pct"/>
            <w:gridSpan w:val="4"/>
          </w:tcPr>
          <w:p w14:paraId="024DFB71" w14:textId="605F8FA6" w:rsidR="00D818D9" w:rsidRDefault="00D818D9" w:rsidP="00D818D9">
            <w:pPr>
              <w:pStyle w:val="ad"/>
              <w:jc w:val="left"/>
            </w:pPr>
            <w:r>
              <w:lastRenderedPageBreak/>
              <w:t>РК_ИК_0181</w:t>
            </w:r>
          </w:p>
        </w:tc>
        <w:tc>
          <w:tcPr>
            <w:tcW w:w="557" w:type="pct"/>
          </w:tcPr>
          <w:p w14:paraId="04B3D966" w14:textId="77777777" w:rsidR="00D818D9" w:rsidRDefault="00D818D9" w:rsidP="00D818D9">
            <w:pPr>
              <w:pStyle w:val="ad"/>
              <w:jc w:val="left"/>
            </w:pPr>
          </w:p>
        </w:tc>
        <w:tc>
          <w:tcPr>
            <w:tcW w:w="1129" w:type="pct"/>
            <w:gridSpan w:val="6"/>
          </w:tcPr>
          <w:p w14:paraId="02A7CC24" w14:textId="4AB55BFA" w:rsidR="00D818D9" w:rsidRDefault="00D818D9" w:rsidP="00D818D9">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A22512">
              <w:t>productOriginDocuments</w:t>
            </w:r>
            <w:r>
              <w:t>\attachment\</w:t>
            </w:r>
            <w:r w:rsidRPr="007B3ECA">
              <w:t>notPublishedOnEIS</w:t>
            </w:r>
            <w:r>
              <w:t>)</w:t>
            </w:r>
          </w:p>
        </w:tc>
        <w:tc>
          <w:tcPr>
            <w:tcW w:w="1335" w:type="pct"/>
          </w:tcPr>
          <w:p w14:paraId="7A4F4061" w14:textId="1ED038E7" w:rsidR="00D818D9" w:rsidRDefault="00D818D9" w:rsidP="00D818D9">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A22512">
              <w:t>productOriginDocuments</w:t>
            </w:r>
            <w:r>
              <w:t>\\attachment\</w:t>
            </w:r>
            <w:r w:rsidRPr="007B3ECA">
              <w:t>notPublishedOnEIS</w:t>
            </w:r>
            <w:r>
              <w:t>) не может быть заполнено при приеме</w:t>
            </w:r>
          </w:p>
        </w:tc>
        <w:tc>
          <w:tcPr>
            <w:tcW w:w="1138" w:type="pct"/>
            <w:gridSpan w:val="4"/>
          </w:tcPr>
          <w:p w14:paraId="4D65CCD8" w14:textId="4D798BD1" w:rsidR="00D818D9" w:rsidRDefault="00D818D9" w:rsidP="00D818D9">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A22512">
              <w:t>productOriginDocuments</w:t>
            </w:r>
            <w:r>
              <w:t>\\attachment\</w:t>
            </w:r>
            <w:r w:rsidRPr="007B3ECA">
              <w:t>notPublishedOnEIS</w:t>
            </w:r>
            <w:r>
              <w:t>) не может быть заполнено при приеме</w:t>
            </w:r>
          </w:p>
        </w:tc>
      </w:tr>
      <w:tr w:rsidR="00D818D9" w:rsidRPr="00102C3C" w14:paraId="676A578E" w14:textId="77777777" w:rsidTr="00C92F0C">
        <w:trPr>
          <w:trHeight w:val="348"/>
        </w:trPr>
        <w:tc>
          <w:tcPr>
            <w:tcW w:w="5000" w:type="pct"/>
            <w:gridSpan w:val="16"/>
          </w:tcPr>
          <w:p w14:paraId="07FA2B39" w14:textId="22E1DAE2" w:rsidR="00D818D9" w:rsidRPr="00085727" w:rsidRDefault="00D818D9" w:rsidP="00D818D9">
            <w:pPr>
              <w:pStyle w:val="ad"/>
              <w:jc w:val="center"/>
              <w:rPr>
                <w:b/>
              </w:rPr>
            </w:pPr>
            <w:r w:rsidRPr="00085727">
              <w:rPr>
                <w:b/>
              </w:rPr>
              <w:t>Блок «Детализация информации об исполнении контракта» (</w:t>
            </w:r>
            <w:r w:rsidRPr="00085727">
              <w:rPr>
                <w:b/>
                <w:lang w:val="en-US"/>
              </w:rPr>
              <w:t>executions</w:t>
            </w:r>
            <w:r w:rsidRPr="00085727">
              <w:rPr>
                <w:b/>
              </w:rPr>
              <w:t>\execution).</w:t>
            </w:r>
          </w:p>
          <w:p w14:paraId="2358E49A" w14:textId="2EA9E308" w:rsidR="00D818D9" w:rsidRDefault="00D818D9" w:rsidP="00D818D9">
            <w:pPr>
              <w:pStyle w:val="ad"/>
              <w:jc w:val="left"/>
            </w:pPr>
          </w:p>
          <w:p w14:paraId="4677865E" w14:textId="49D1347C" w:rsidR="00D818D9" w:rsidRDefault="00D818D9" w:rsidP="00D818D9">
            <w:pPr>
              <w:pStyle w:val="ad"/>
              <w:jc w:val="left"/>
            </w:pPr>
          </w:p>
          <w:p w14:paraId="686FBE6C" w14:textId="77777777" w:rsidR="00D818D9" w:rsidRPr="00085727" w:rsidRDefault="00D818D9" w:rsidP="00D818D9">
            <w:pPr>
              <w:pStyle w:val="ad"/>
              <w:jc w:val="center"/>
              <w:rPr>
                <w:b/>
                <w:lang w:val="en-US"/>
              </w:rPr>
            </w:pPr>
            <w:r w:rsidRPr="00085727">
              <w:rPr>
                <w:b/>
              </w:rPr>
              <w:t>Блок</w:t>
            </w:r>
            <w:r w:rsidRPr="00085727">
              <w:rPr>
                <w:b/>
                <w:lang w:val="en-US"/>
              </w:rPr>
              <w:t xml:space="preserve"> «</w:t>
            </w:r>
            <w:r w:rsidRPr="00085727">
              <w:rPr>
                <w:b/>
              </w:rPr>
              <w:t>Документ</w:t>
            </w:r>
            <w:r w:rsidRPr="00085727">
              <w:rPr>
                <w:b/>
                <w:lang w:val="en-US"/>
              </w:rPr>
              <w:t xml:space="preserve"> </w:t>
            </w:r>
            <w:r w:rsidRPr="00085727">
              <w:rPr>
                <w:b/>
              </w:rPr>
              <w:t>о</w:t>
            </w:r>
            <w:r w:rsidRPr="00085727">
              <w:rPr>
                <w:b/>
                <w:lang w:val="en-US"/>
              </w:rPr>
              <w:t xml:space="preserve"> </w:t>
            </w:r>
            <w:r w:rsidRPr="00085727">
              <w:rPr>
                <w:b/>
              </w:rPr>
              <w:t>приемке</w:t>
            </w:r>
            <w:r w:rsidRPr="00085727">
              <w:rPr>
                <w:b/>
                <w:lang w:val="en-US"/>
              </w:rPr>
              <w:t>» (executions\execution\</w:t>
            </w:r>
            <w:r w:rsidRPr="00085727">
              <w:rPr>
                <w:lang w:val="en-US"/>
              </w:rPr>
              <w:t xml:space="preserve"> </w:t>
            </w:r>
            <w:r w:rsidRPr="00085727">
              <w:rPr>
                <w:b/>
                <w:lang w:val="en-US"/>
              </w:rPr>
              <w:t>docAcceptance).</w:t>
            </w:r>
          </w:p>
          <w:p w14:paraId="68C1912F" w14:textId="77777777" w:rsidR="00D818D9" w:rsidRPr="00AF0A67" w:rsidRDefault="00D818D9" w:rsidP="00D818D9">
            <w:pPr>
              <w:pStyle w:val="ad"/>
              <w:jc w:val="left"/>
              <w:rPr>
                <w:lang w:val="en-US"/>
              </w:rPr>
            </w:pPr>
          </w:p>
          <w:p w14:paraId="7A7549D6" w14:textId="6FD15AB4" w:rsidR="00D818D9" w:rsidRDefault="00D818D9" w:rsidP="00D818D9">
            <w:pPr>
              <w:pStyle w:val="ad"/>
              <w:jc w:val="left"/>
            </w:pPr>
            <w:bookmarkStart w:id="131" w:name="FCSNF_14654_1"/>
            <w:r>
              <w:t>Значения</w:t>
            </w:r>
            <w:r w:rsidRPr="008B4852">
              <w:t xml:space="preserve"> </w:t>
            </w:r>
            <w:r>
              <w:t>поля</w:t>
            </w:r>
            <w:r w:rsidRPr="008B4852">
              <w:t xml:space="preserve"> «</w:t>
            </w:r>
            <w:r>
              <w:t>Идентификатор</w:t>
            </w:r>
            <w:r w:rsidRPr="008B4852">
              <w:t xml:space="preserve"> </w:t>
            </w:r>
            <w:r>
              <w:t>документа</w:t>
            </w:r>
            <w:r w:rsidRPr="008B4852">
              <w:t xml:space="preserve"> </w:t>
            </w:r>
            <w:r>
              <w:t>в</w:t>
            </w:r>
            <w:r w:rsidRPr="008B4852">
              <w:t xml:space="preserve"> </w:t>
            </w:r>
            <w:r>
              <w:t>ЕИС</w:t>
            </w:r>
            <w:r w:rsidRPr="008B4852">
              <w:t>» (</w:t>
            </w:r>
            <w:r w:rsidRPr="008B4852">
              <w:rPr>
                <w:lang w:val="en-US"/>
              </w:rPr>
              <w:t>executions</w:t>
            </w:r>
            <w:r w:rsidRPr="008B4852">
              <w:t>/</w:t>
            </w:r>
            <w:r w:rsidRPr="008B4852">
              <w:rPr>
                <w:lang w:val="en-US"/>
              </w:rPr>
              <w:t>execution</w:t>
            </w:r>
            <w:r w:rsidRPr="008B4852">
              <w:t>/</w:t>
            </w:r>
            <w:r w:rsidRPr="008B4852">
              <w:rPr>
                <w:lang w:val="en-US"/>
              </w:rPr>
              <w:t>docAcceptance</w:t>
            </w:r>
            <w:r w:rsidRPr="008B4852">
              <w:t>/</w:t>
            </w:r>
            <w:r w:rsidRPr="008B4852">
              <w:rPr>
                <w:lang w:val="en-US"/>
              </w:rPr>
              <w:t>sid</w:t>
            </w:r>
            <w:r w:rsidRPr="008B4852">
              <w:t xml:space="preserve">) </w:t>
            </w:r>
            <w:r>
              <w:t>при</w:t>
            </w:r>
            <w:r w:rsidRPr="008B4852">
              <w:t xml:space="preserve"> </w:t>
            </w:r>
            <w:r>
              <w:t>приеме</w:t>
            </w:r>
            <w:r w:rsidRPr="008B4852">
              <w:t xml:space="preserve"> </w:t>
            </w:r>
            <w:r>
              <w:t>первой</w:t>
            </w:r>
            <w:r w:rsidRPr="008B4852">
              <w:t xml:space="preserve"> </w:t>
            </w:r>
            <w:r>
              <w:t>версии</w:t>
            </w:r>
            <w:r w:rsidRPr="008B4852">
              <w:t xml:space="preserve"> </w:t>
            </w:r>
            <w:r>
              <w:t>сведений</w:t>
            </w:r>
            <w:r w:rsidRPr="008B4852">
              <w:t xml:space="preserve"> </w:t>
            </w:r>
            <w:r>
              <w:t>об исполнении</w:t>
            </w:r>
            <w:r w:rsidRPr="008B4852">
              <w:t xml:space="preserve"> </w:t>
            </w:r>
            <w:r>
              <w:t>контракта</w:t>
            </w:r>
            <w:r w:rsidRPr="008B4852">
              <w:t xml:space="preserve"> </w:t>
            </w:r>
            <w:r>
              <w:t>игнорируется</w:t>
            </w:r>
            <w:r w:rsidRPr="008B4852">
              <w:t xml:space="preserve">, </w:t>
            </w:r>
            <w:r>
              <w:t>назначается</w:t>
            </w:r>
            <w:r w:rsidRPr="008B4852">
              <w:t xml:space="preserve"> </w:t>
            </w:r>
            <w:r>
              <w:t>в</w:t>
            </w:r>
            <w:r w:rsidRPr="008B4852">
              <w:t xml:space="preserve"> </w:t>
            </w:r>
            <w:r>
              <w:t>ЕИС</w:t>
            </w:r>
            <w:r w:rsidRPr="008B4852">
              <w:t xml:space="preserve"> </w:t>
            </w:r>
            <w:r>
              <w:t>и</w:t>
            </w:r>
            <w:r w:rsidRPr="008B4852">
              <w:t xml:space="preserve"> </w:t>
            </w:r>
            <w:r>
              <w:t>выгружается</w:t>
            </w:r>
            <w:r w:rsidRPr="008B4852">
              <w:t xml:space="preserve">. </w:t>
            </w:r>
            <w:r>
              <w:t>При приеме изменений размещенной версии, если поле заполнено, то контролируется, что в предыдущей версии сведений об исполнении контракта найден документ оприемке с указанным значением sid, то есть данное поле, как и externalSid, используется для идентификации длкумента в разных версиях сведений об исполнении контракта. При этом, если для документа, найденного по sid, в размещенной версии сведений об исполнении контракта:</w:t>
            </w:r>
          </w:p>
          <w:p w14:paraId="009E8138" w14:textId="517EC0D8" w:rsidR="00D818D9" w:rsidRDefault="00D818D9" w:rsidP="00D818D9">
            <w:pPr>
              <w:pStyle w:val="ad"/>
              <w:jc w:val="left"/>
            </w:pPr>
            <w:r>
              <w:t>•</w:t>
            </w:r>
            <w:r>
              <w:tab/>
              <w:t>задан externalSid, то в принимаемой версии для данного документа о приемке должно быть указано то же значение externalSid</w:t>
            </w:r>
          </w:p>
          <w:p w14:paraId="5BCFF92A" w14:textId="2FE08A66" w:rsidR="00D818D9" w:rsidRDefault="00D818D9" w:rsidP="00D818D9">
            <w:pPr>
              <w:pStyle w:val="ad"/>
              <w:jc w:val="left"/>
            </w:pPr>
            <w:r>
              <w:t>•</w:t>
            </w:r>
            <w:r>
              <w:tab/>
              <w:t>не задан externalSid, то в принимаемой версии допускается указание externalSid, то есть считается, что внешняя система задала свой идентификатор.</w:t>
            </w:r>
          </w:p>
          <w:bookmarkEnd w:id="131"/>
          <w:p w14:paraId="79D74C97" w14:textId="6985243C" w:rsidR="00D818D9" w:rsidRDefault="00D818D9" w:rsidP="00D818D9">
            <w:pPr>
              <w:pStyle w:val="ad"/>
              <w:jc w:val="left"/>
            </w:pPr>
          </w:p>
          <w:p w14:paraId="205771DE" w14:textId="55B8159B" w:rsidR="00D818D9" w:rsidRDefault="00D818D9" w:rsidP="00D818D9">
            <w:pPr>
              <w:pStyle w:val="ad"/>
              <w:jc w:val="left"/>
            </w:pPr>
          </w:p>
          <w:p w14:paraId="1221D1D9" w14:textId="2B3B5C29" w:rsidR="00D818D9" w:rsidRPr="000F179F" w:rsidRDefault="00D818D9" w:rsidP="00D818D9">
            <w:pPr>
              <w:pStyle w:val="ad"/>
              <w:jc w:val="left"/>
            </w:pPr>
            <w:r w:rsidRPr="000F179F">
              <w:t xml:space="preserve">Внешний идентификатор </w:t>
            </w:r>
            <w:r>
              <w:rPr>
                <w:lang w:val="uk-UA"/>
              </w:rPr>
              <w:t>документа</w:t>
            </w:r>
            <w:r w:rsidRPr="000F179F">
              <w:t xml:space="preserve"> (executions</w:t>
            </w:r>
            <w:r>
              <w:rPr>
                <w:lang w:val="uk-UA"/>
              </w:rPr>
              <w:t>/</w:t>
            </w:r>
            <w:r w:rsidRPr="000F179F">
              <w:t>execution</w:t>
            </w:r>
            <w:r>
              <w:rPr>
                <w:lang w:val="uk-UA"/>
              </w:rPr>
              <w:t>/</w:t>
            </w:r>
            <w:r w:rsidRPr="000F179F">
              <w:t>docAcceptance/external</w:t>
            </w:r>
            <w:r>
              <w:rPr>
                <w:lang w:val="en-US"/>
              </w:rPr>
              <w:t>Si</w:t>
            </w:r>
            <w:r w:rsidRPr="000F179F">
              <w:t>d) – при приеме берется из пришедшего документа и сохраняется в БД</w:t>
            </w:r>
            <w:r>
              <w:rPr>
                <w:lang w:val="uk-UA"/>
              </w:rPr>
              <w:t xml:space="preserve">. </w:t>
            </w:r>
            <w:r>
              <w:t xml:space="preserve">Проверяется уникальность (см. </w:t>
            </w:r>
            <w:r w:rsidRPr="00E3066C">
              <w:t>РК_ИК_0285</w:t>
            </w:r>
            <w:r>
              <w:t>).</w:t>
            </w:r>
          </w:p>
          <w:p w14:paraId="5969575B" w14:textId="77777777" w:rsidR="00D818D9" w:rsidRPr="000F179F" w:rsidRDefault="00D818D9" w:rsidP="00D818D9">
            <w:pPr>
              <w:pStyle w:val="ad"/>
              <w:jc w:val="left"/>
            </w:pPr>
          </w:p>
          <w:p w14:paraId="152630C0" w14:textId="11A6D318" w:rsidR="00D818D9" w:rsidRPr="00085727" w:rsidRDefault="00D818D9" w:rsidP="00D818D9">
            <w:pPr>
              <w:pStyle w:val="ad"/>
              <w:jc w:val="left"/>
            </w:pPr>
            <w:r w:rsidRPr="00085727">
              <w:t>Код</w:t>
            </w:r>
            <w:r>
              <w:t xml:space="preserve"> (</w:t>
            </w:r>
            <w:r>
              <w:rPr>
                <w:lang w:val="en-US"/>
              </w:rPr>
              <w:t>code</w:t>
            </w:r>
            <w:r>
              <w:t>)</w:t>
            </w:r>
            <w:r w:rsidRPr="00085727">
              <w:t>.</w:t>
            </w:r>
            <w:r>
              <w:t xml:space="preserve"> </w:t>
            </w:r>
            <w:r w:rsidRPr="00085727">
              <w:t xml:space="preserve">Ссылка на справочник </w:t>
            </w:r>
            <w:r w:rsidR="007D646F">
              <w:t>«</w:t>
            </w:r>
            <w:r w:rsidRPr="00085727">
              <w:t>Типы документов исполнения контракта</w:t>
            </w:r>
            <w:r w:rsidR="007D646F">
              <w:t>»</w:t>
            </w:r>
          </w:p>
          <w:p w14:paraId="36364625" w14:textId="4D4FBF3E" w:rsidR="00D818D9" w:rsidRPr="00085727" w:rsidRDefault="00D818D9" w:rsidP="00D818D9">
            <w:pPr>
              <w:pStyle w:val="ad"/>
              <w:jc w:val="left"/>
            </w:pPr>
            <w:r w:rsidRPr="00085727">
              <w:t>(</w:t>
            </w:r>
            <w:r w:rsidRPr="00085727">
              <w:rPr>
                <w:lang w:val="en-US"/>
              </w:rPr>
              <w:t>nsiContractExecutionDoc</w:t>
            </w:r>
            <w:r w:rsidRPr="00085727">
              <w:t>).</w:t>
            </w:r>
            <w:r>
              <w:t xml:space="preserve"> </w:t>
            </w:r>
            <w:r w:rsidRPr="00085727">
              <w:t xml:space="preserve">При приеме контролируется, что в справочнике </w:t>
            </w:r>
            <w:r w:rsidR="007D646F">
              <w:t>«</w:t>
            </w:r>
            <w:r w:rsidRPr="00085727">
              <w:t>Типы документов исполнения контракта</w:t>
            </w:r>
            <w:r w:rsidR="007D646F">
              <w:t>»</w:t>
            </w:r>
            <w:r w:rsidRPr="00085727">
              <w:t xml:space="preserve"> (</w:t>
            </w:r>
            <w:r w:rsidRPr="00085727">
              <w:rPr>
                <w:lang w:val="en-US"/>
              </w:rPr>
              <w:t>nsiContractExecutionDoc</w:t>
            </w:r>
            <w:r w:rsidRPr="00085727">
              <w:t>)</w:t>
            </w:r>
            <w:r>
              <w:t xml:space="preserve"> </w:t>
            </w:r>
            <w:r w:rsidRPr="00085727">
              <w:t xml:space="preserve">в поле </w:t>
            </w:r>
            <w:r w:rsidRPr="00085727">
              <w:rPr>
                <w:lang w:val="en-US"/>
              </w:rPr>
              <w:t>isAcceptDoc</w:t>
            </w:r>
            <w:r w:rsidRPr="00085727">
              <w:t xml:space="preserve"> для данного кода установлено </w:t>
            </w:r>
            <w:r w:rsidRPr="00085727">
              <w:rPr>
                <w:lang w:val="en-US"/>
              </w:rPr>
              <w:t>true</w:t>
            </w:r>
            <w:r>
              <w:t xml:space="preserve"> (см. </w:t>
            </w:r>
            <w:r w:rsidRPr="00CF7D41">
              <w:t>контроль</w:t>
            </w:r>
            <w:r>
              <w:t xml:space="preserve"> </w:t>
            </w:r>
            <w:r w:rsidRPr="00A13888">
              <w:t>РК_ИК_0268</w:t>
            </w:r>
            <w:r>
              <w:t>)</w:t>
            </w:r>
          </w:p>
          <w:p w14:paraId="653F3844" w14:textId="35ABA15B" w:rsidR="00D818D9" w:rsidRPr="00085727" w:rsidRDefault="00D818D9" w:rsidP="00D818D9">
            <w:pPr>
              <w:pStyle w:val="ad"/>
              <w:jc w:val="left"/>
            </w:pPr>
          </w:p>
          <w:p w14:paraId="1459F69B" w14:textId="4FF2AE65" w:rsidR="00D818D9" w:rsidRDefault="00D818D9" w:rsidP="00D818D9">
            <w:pPr>
              <w:pStyle w:val="ad"/>
              <w:jc w:val="left"/>
            </w:pPr>
            <w:r>
              <w:t>Наименование документа</w:t>
            </w:r>
            <w:r w:rsidRPr="008D2B85">
              <w:t xml:space="preserve"> (</w:t>
            </w:r>
            <w:r>
              <w:rPr>
                <w:lang w:val="en-US"/>
              </w:rPr>
              <w:t>name</w:t>
            </w:r>
            <w:r w:rsidRPr="008D2B85">
              <w:t>)</w:t>
            </w:r>
            <w:r>
              <w:t>.</w:t>
            </w:r>
            <w:r w:rsidRPr="008D2B85">
              <w:t xml:space="preserve"> </w:t>
            </w:r>
            <w:r>
              <w:t xml:space="preserve">Игнорируется при приеме, заполняется автоматически из справочника: </w:t>
            </w:r>
            <w:r w:rsidR="007D646F">
              <w:t>«</w:t>
            </w:r>
            <w:r>
              <w:t>Типы документов исполнения контракта</w:t>
            </w:r>
            <w:r w:rsidR="007D646F">
              <w:t>»</w:t>
            </w:r>
            <w:r w:rsidRPr="008D2B85">
              <w:t xml:space="preserve"> </w:t>
            </w:r>
            <w:r>
              <w:t>(nsiContractExecutionDoc)</w:t>
            </w:r>
          </w:p>
          <w:p w14:paraId="78164F69" w14:textId="152C78FB" w:rsidR="00D818D9" w:rsidRDefault="00D818D9" w:rsidP="00D818D9">
            <w:pPr>
              <w:pStyle w:val="ad"/>
              <w:jc w:val="left"/>
            </w:pPr>
          </w:p>
          <w:p w14:paraId="6629EAAE" w14:textId="699C2D10" w:rsidR="00D818D9" w:rsidRPr="00530E3F" w:rsidRDefault="00D818D9" w:rsidP="00D818D9">
            <w:pPr>
              <w:pStyle w:val="ad"/>
              <w:jc w:val="left"/>
            </w:pPr>
            <w:r w:rsidRPr="00530E3F">
              <w:t>Дата документа</w:t>
            </w:r>
            <w:r w:rsidRPr="002D1CC4">
              <w:t xml:space="preserve"> (</w:t>
            </w:r>
            <w:r w:rsidRPr="00530E3F">
              <w:rPr>
                <w:lang w:val="en-US"/>
              </w:rPr>
              <w:t>documentDate</w:t>
            </w:r>
            <w:r w:rsidRPr="002D1CC4">
              <w:t xml:space="preserve">). </w:t>
            </w:r>
            <w:r>
              <w:t>Принимается и сохраняется в БД.</w:t>
            </w:r>
          </w:p>
          <w:p w14:paraId="02AFD917" w14:textId="77777777" w:rsidR="00D818D9" w:rsidRPr="00085727" w:rsidRDefault="00D818D9" w:rsidP="00D818D9">
            <w:pPr>
              <w:pStyle w:val="ad"/>
              <w:jc w:val="left"/>
            </w:pPr>
          </w:p>
          <w:p w14:paraId="463517F1" w14:textId="22D5648D" w:rsidR="00D818D9" w:rsidRDefault="00D818D9" w:rsidP="00D818D9">
            <w:pPr>
              <w:pStyle w:val="ad"/>
              <w:jc w:val="left"/>
            </w:pPr>
            <w:r w:rsidRPr="002D1CC4">
              <w:t>Номер документа (</w:t>
            </w:r>
            <w:r w:rsidRPr="002D1CC4">
              <w:rPr>
                <w:lang w:val="en-US"/>
              </w:rPr>
              <w:t>documentNum</w:t>
            </w:r>
            <w:r w:rsidRPr="002D1CC4">
              <w:t xml:space="preserve">). </w:t>
            </w:r>
            <w:r>
              <w:t>Принимается и сохраняется в БД.</w:t>
            </w:r>
          </w:p>
          <w:p w14:paraId="6F7F4206" w14:textId="0014C0FE" w:rsidR="00D818D9" w:rsidRDefault="00D818D9" w:rsidP="00D818D9">
            <w:pPr>
              <w:pStyle w:val="ad"/>
              <w:jc w:val="left"/>
            </w:pPr>
          </w:p>
          <w:p w14:paraId="373C7776" w14:textId="1543FB18" w:rsidR="00D818D9" w:rsidRPr="00B35021" w:rsidRDefault="00D818D9" w:rsidP="00D818D9">
            <w:pPr>
              <w:pStyle w:val="ad"/>
              <w:jc w:val="left"/>
              <w:rPr>
                <w:lang w:val="uk-UA"/>
              </w:rPr>
            </w:pPr>
            <w:r w:rsidRPr="00B35021">
              <w:rPr>
                <w:lang w:val="uk-UA"/>
              </w:rPr>
              <w:lastRenderedPageBreak/>
              <w:t>Дата и время подписания заказчиком документа о приемке товаров, работ, услуг в электронном виде</w:t>
            </w:r>
            <w:r>
              <w:rPr>
                <w:lang w:val="uk-UA"/>
              </w:rPr>
              <w:t xml:space="preserve"> (</w:t>
            </w:r>
            <w:r w:rsidRPr="00B35021">
              <w:rPr>
                <w:lang w:val="uk-UA"/>
              </w:rPr>
              <w:t>deliveryAcceptDateEDI</w:t>
            </w:r>
            <w:r>
              <w:rPr>
                <w:lang w:val="uk-UA"/>
              </w:rPr>
              <w:t xml:space="preserve">). </w:t>
            </w:r>
            <w:r w:rsidRPr="00B35021">
              <w:rPr>
                <w:lang w:val="uk-UA"/>
              </w:rPr>
              <w:t>Игнорируется при приеме. Заполняется автоматически при формировании информации из РДИК</w:t>
            </w:r>
            <w:r>
              <w:rPr>
                <w:lang w:val="uk-UA"/>
              </w:rPr>
              <w:t xml:space="preserve">. </w:t>
            </w:r>
            <w:r w:rsidRPr="00B35021">
              <w:rPr>
                <w:lang w:val="uk-UA"/>
              </w:rPr>
              <w:t>Применяется для формирования ПФ</w:t>
            </w:r>
          </w:p>
          <w:p w14:paraId="41B88817" w14:textId="2915EB5A" w:rsidR="00D818D9" w:rsidRDefault="00D818D9" w:rsidP="00D818D9">
            <w:pPr>
              <w:pStyle w:val="ad"/>
              <w:jc w:val="left"/>
            </w:pPr>
          </w:p>
          <w:p w14:paraId="48F294F1" w14:textId="0F19E9A5" w:rsidR="00D818D9" w:rsidRDefault="00D818D9" w:rsidP="00D818D9">
            <w:pPr>
              <w:pStyle w:val="ad"/>
              <w:jc w:val="left"/>
            </w:pPr>
            <w:r w:rsidRPr="002D1CC4">
              <w:t>Дата подписания заказчиком документа о приемке товаров, работ, услуг</w:t>
            </w:r>
            <w:r>
              <w:t xml:space="preserve"> (</w:t>
            </w:r>
            <w:r w:rsidRPr="002D1CC4">
              <w:t>deliveryAcceptDate</w:t>
            </w:r>
            <w:r>
              <w:t>)</w:t>
            </w:r>
            <w:r w:rsidRPr="002D1CC4">
              <w:t xml:space="preserve"> . </w:t>
            </w:r>
            <w:r>
              <w:t>Принимается и сохраняется в БД.</w:t>
            </w:r>
          </w:p>
          <w:p w14:paraId="7D70951D" w14:textId="75E65628" w:rsidR="00D818D9" w:rsidRDefault="00D818D9" w:rsidP="00D818D9">
            <w:pPr>
              <w:pStyle w:val="ad"/>
              <w:jc w:val="left"/>
            </w:pPr>
          </w:p>
          <w:p w14:paraId="20843C36" w14:textId="64DDD930" w:rsidR="00D818D9" w:rsidRDefault="00D818D9" w:rsidP="00D818D9">
            <w:pPr>
              <w:pStyle w:val="ad"/>
              <w:jc w:val="left"/>
            </w:pPr>
            <w:r w:rsidRPr="002D1CC4">
              <w:t>Стоимость исполненных поставщиком (подрядчиком, исполнителем) обязательств в валюте исполнения</w:t>
            </w:r>
            <w:r>
              <w:t xml:space="preserve"> (</w:t>
            </w:r>
            <w:r w:rsidRPr="002D1CC4">
              <w:t>fulfilmentSum</w:t>
            </w:r>
            <w:r>
              <w:t xml:space="preserve">). </w:t>
            </w:r>
            <w:r w:rsidRPr="006F0143">
              <w:t>Игнорируется при приеме. Заполняется</w:t>
            </w:r>
            <w:r w:rsidRPr="00D24297">
              <w:t xml:space="preserve"> </w:t>
            </w:r>
            <w:r w:rsidRPr="006F0143">
              <w:t>автоматически</w:t>
            </w:r>
            <w:r w:rsidRPr="00D24297">
              <w:t xml:space="preserve">, </w:t>
            </w:r>
            <w:r w:rsidRPr="006F0143">
              <w:t>как</w:t>
            </w:r>
            <w:r w:rsidRPr="00D24297">
              <w:t xml:space="preserve"> </w:t>
            </w:r>
            <w:r w:rsidRPr="006F0143">
              <w:t>как</w:t>
            </w:r>
            <w:r w:rsidRPr="00D24297">
              <w:t xml:space="preserve"> </w:t>
            </w:r>
            <w:r w:rsidRPr="006F0143">
              <w:t>сумма</w:t>
            </w:r>
            <w:r w:rsidRPr="00D24297">
              <w:t xml:space="preserve"> </w:t>
            </w:r>
            <w:r w:rsidRPr="006F0143">
              <w:t>значений</w:t>
            </w:r>
            <w:r w:rsidRPr="00D24297">
              <w:t xml:space="preserve"> </w:t>
            </w:r>
            <w:r w:rsidRPr="006F0143">
              <w:t>полей</w:t>
            </w:r>
            <w:r w:rsidRPr="00D24297">
              <w:t xml:space="preserve"> </w:t>
            </w:r>
            <w:r w:rsidRPr="002B6E6B">
              <w:rPr>
                <w:lang w:val="en-US"/>
              </w:rPr>
              <w:t>executions</w:t>
            </w:r>
            <w:r w:rsidRPr="00D24297">
              <w:t>/</w:t>
            </w:r>
            <w:r w:rsidRPr="002B6E6B">
              <w:rPr>
                <w:lang w:val="en-US"/>
              </w:rPr>
              <w:t>execution</w:t>
            </w:r>
            <w:r w:rsidRPr="00D24297">
              <w:t>/</w:t>
            </w:r>
            <w:r w:rsidRPr="002B6E6B">
              <w:rPr>
                <w:lang w:val="en-US"/>
              </w:rPr>
              <w:t>quantityContractSubjects</w:t>
            </w:r>
            <w:r w:rsidRPr="00D24297">
              <w:t>/</w:t>
            </w:r>
            <w:r w:rsidRPr="002B6E6B">
              <w:rPr>
                <w:lang w:val="en-US"/>
              </w:rPr>
              <w:t>quantityContractSubject</w:t>
            </w:r>
            <w:r w:rsidRPr="00D24297">
              <w:t>/</w:t>
            </w:r>
            <w:r w:rsidRPr="002B6E6B">
              <w:rPr>
                <w:lang w:val="en-US"/>
              </w:rPr>
              <w:t>fulfilledCost</w:t>
            </w:r>
            <w:r w:rsidRPr="00D24297">
              <w:t xml:space="preserve"> </w:t>
            </w:r>
            <w:r>
              <w:t>и</w:t>
            </w:r>
            <w:r w:rsidRPr="00D24297">
              <w:t xml:space="preserve"> </w:t>
            </w:r>
            <w:r w:rsidRPr="002B6E6B">
              <w:rPr>
                <w:lang w:val="en-US"/>
              </w:rPr>
              <w:t>executions</w:t>
            </w:r>
            <w:r w:rsidRPr="00D24297">
              <w:t>/</w:t>
            </w:r>
            <w:r w:rsidRPr="002B6E6B">
              <w:rPr>
                <w:lang w:val="en-US"/>
              </w:rPr>
              <w:t>execution</w:t>
            </w:r>
            <w:r w:rsidRPr="00D24297">
              <w:t>/</w:t>
            </w:r>
            <w:r w:rsidRPr="002B6E6B">
              <w:rPr>
                <w:lang w:val="en-US"/>
              </w:rPr>
              <w:t>quantityContractParentSubjects</w:t>
            </w:r>
            <w:r w:rsidRPr="00D24297">
              <w:t>/</w:t>
            </w:r>
            <w:r w:rsidRPr="002B6E6B">
              <w:rPr>
                <w:lang w:val="en-US"/>
              </w:rPr>
              <w:t>quantityContractParentSubject</w:t>
            </w:r>
            <w:r w:rsidRPr="00D24297">
              <w:t>/</w:t>
            </w:r>
            <w:r w:rsidRPr="002B6E6B">
              <w:rPr>
                <w:lang w:val="en-US"/>
              </w:rPr>
              <w:t>fulfilledCost</w:t>
            </w:r>
            <w:r w:rsidRPr="00D24297">
              <w:t xml:space="preserve">, </w:t>
            </w:r>
            <w:r>
              <w:t>если</w:t>
            </w:r>
            <w:r w:rsidRPr="00D24297">
              <w:t xml:space="preserve"> </w:t>
            </w:r>
            <w:r>
              <w:t>указан</w:t>
            </w:r>
            <w:r w:rsidRPr="00D24297">
              <w:t xml:space="preserve"> </w:t>
            </w:r>
            <w:r>
              <w:t>блок</w:t>
            </w:r>
            <w:r w:rsidRPr="00D24297">
              <w:t xml:space="preserve"> </w:t>
            </w:r>
            <w:r w:rsidRPr="002B6E6B">
              <w:rPr>
                <w:lang w:val="en-US"/>
              </w:rPr>
              <w:t>executions</w:t>
            </w:r>
            <w:r w:rsidRPr="00D24297">
              <w:t>/</w:t>
            </w:r>
            <w:r w:rsidRPr="002B6E6B">
              <w:rPr>
                <w:lang w:val="en-US"/>
              </w:rPr>
              <w:t>execution</w:t>
            </w:r>
            <w:r w:rsidRPr="00D24297">
              <w:t>/</w:t>
            </w:r>
            <w:r w:rsidRPr="002B6E6B">
              <w:rPr>
                <w:lang w:val="en-US"/>
              </w:rPr>
              <w:t>quantityContractSubjects</w:t>
            </w:r>
            <w:r w:rsidRPr="00D24297">
              <w:t>/</w:t>
            </w:r>
            <w:r w:rsidRPr="002B6E6B">
              <w:rPr>
                <w:lang w:val="en-US"/>
              </w:rPr>
              <w:t>quantityContractSubject</w:t>
            </w:r>
            <w:r w:rsidRPr="00D24297">
              <w:t xml:space="preserve">. </w:t>
            </w:r>
            <w:r>
              <w:t>При</w:t>
            </w:r>
            <w:r w:rsidRPr="00D24297">
              <w:t xml:space="preserve"> </w:t>
            </w:r>
            <w:r>
              <w:t>этом</w:t>
            </w:r>
            <w:r w:rsidRPr="00D24297">
              <w:t xml:space="preserve"> </w:t>
            </w:r>
            <w:r>
              <w:t>в</w:t>
            </w:r>
            <w:r w:rsidRPr="00D24297">
              <w:t xml:space="preserve"> </w:t>
            </w:r>
            <w:r>
              <w:t>расчете</w:t>
            </w:r>
            <w:r w:rsidRPr="00D24297">
              <w:t xml:space="preserve"> </w:t>
            </w:r>
            <w:r>
              <w:t>не</w:t>
            </w:r>
            <w:r w:rsidRPr="00D24297">
              <w:t xml:space="preserve"> </w:t>
            </w:r>
            <w:r>
              <w:t>должны</w:t>
            </w:r>
            <w:r w:rsidRPr="00D24297">
              <w:t xml:space="preserve"> </w:t>
            </w:r>
            <w:r>
              <w:t>участвовать</w:t>
            </w:r>
            <w:r w:rsidRPr="00D24297">
              <w:t xml:space="preserve"> «</w:t>
            </w:r>
            <w:r>
              <w:t>дочерние</w:t>
            </w:r>
            <w:r w:rsidRPr="00D24297">
              <w:t xml:space="preserve">» </w:t>
            </w:r>
            <w:r>
              <w:t>объекты</w:t>
            </w:r>
            <w:r w:rsidRPr="00D24297">
              <w:t xml:space="preserve"> </w:t>
            </w:r>
            <w:r>
              <w:t>закупки</w:t>
            </w:r>
            <w:r w:rsidRPr="00D24297">
              <w:t xml:space="preserve">, </w:t>
            </w:r>
            <w:r>
              <w:t>т</w:t>
            </w:r>
            <w:r w:rsidRPr="00D24297">
              <w:t>.</w:t>
            </w:r>
            <w:r>
              <w:t>е</w:t>
            </w:r>
            <w:r w:rsidRPr="00D24297">
              <w:t xml:space="preserve">. </w:t>
            </w:r>
            <w:r>
              <w:t>те</w:t>
            </w:r>
            <w:r w:rsidRPr="00D24297">
              <w:t xml:space="preserve">, </w:t>
            </w:r>
            <w:r>
              <w:t>для</w:t>
            </w:r>
            <w:r w:rsidRPr="00D24297">
              <w:t xml:space="preserve"> </w:t>
            </w:r>
            <w:r>
              <w:t>которых</w:t>
            </w:r>
            <w:r w:rsidRPr="00D24297">
              <w:t xml:space="preserve"> </w:t>
            </w:r>
            <w:r>
              <w:t>заполняется</w:t>
            </w:r>
            <w:r w:rsidRPr="00D24297">
              <w:t xml:space="preserve"> </w:t>
            </w:r>
            <w:r>
              <w:t>блок</w:t>
            </w:r>
            <w:r w:rsidRPr="00D24297">
              <w:t xml:space="preserve"> </w:t>
            </w:r>
            <w:r w:rsidRPr="00EC26A8">
              <w:rPr>
                <w:lang w:val="en-US"/>
              </w:rPr>
              <w:t>executions</w:t>
            </w:r>
            <w:r w:rsidRPr="00D24297">
              <w:t>/</w:t>
            </w:r>
            <w:r w:rsidRPr="00EC26A8">
              <w:rPr>
                <w:lang w:val="en-US"/>
              </w:rPr>
              <w:t>execution</w:t>
            </w:r>
            <w:r w:rsidRPr="00D24297">
              <w:t>/</w:t>
            </w:r>
            <w:r w:rsidRPr="00EC26A8">
              <w:rPr>
                <w:lang w:val="en-US"/>
              </w:rPr>
              <w:t>quantityContractSubjects</w:t>
            </w:r>
            <w:r w:rsidRPr="00D24297">
              <w:t>/</w:t>
            </w:r>
            <w:r w:rsidRPr="00EC26A8">
              <w:rPr>
                <w:lang w:val="en-US"/>
              </w:rPr>
              <w:t>quantityContractSubject</w:t>
            </w:r>
            <w:r w:rsidRPr="00D24297">
              <w:t>/</w:t>
            </w:r>
            <w:r w:rsidRPr="00EC26A8">
              <w:rPr>
                <w:lang w:val="en-US"/>
              </w:rPr>
              <w:t>parentContractSubject</w:t>
            </w:r>
            <w:r w:rsidRPr="00D24297">
              <w:t>(</w:t>
            </w:r>
            <w:r>
              <w:t>автоматически</w:t>
            </w:r>
            <w:r w:rsidRPr="00D24297">
              <w:t xml:space="preserve"> </w:t>
            </w:r>
            <w:r>
              <w:t>при</w:t>
            </w:r>
            <w:r w:rsidRPr="00D24297">
              <w:t xml:space="preserve"> </w:t>
            </w:r>
            <w:r>
              <w:t>приеме</w:t>
            </w:r>
            <w:r w:rsidRPr="00D24297">
              <w:t xml:space="preserve">). </w:t>
            </w:r>
            <w:r>
              <w:t>Е</w:t>
            </w:r>
            <w:r w:rsidRPr="00EE1B82">
              <w:t xml:space="preserve">сли в принимаемом пакете указан блок executions/execution/quantityDrugContractSubjects/quantityDrugContractSubject , то </w:t>
            </w:r>
            <w:r>
              <w:t>з</w:t>
            </w:r>
            <w:r w:rsidRPr="00EE1B82">
              <w:t xml:space="preserve">аполняется автоматически, как частное от деления значения в поле </w:t>
            </w:r>
            <w:r w:rsidR="007D646F">
              <w:t>«</w:t>
            </w:r>
            <w:r w:rsidRPr="00EE1B82">
              <w:t>Стоимость исполненных поставщиком (подрядчиком, исполнителем) обязательств в российских рублях</w:t>
            </w:r>
            <w:r w:rsidR="007D646F">
              <w:t>»</w:t>
            </w:r>
            <w:r w:rsidRPr="00EE1B82">
              <w:t xml:space="preserve"> (executions/execution/docAcceptance/fulfilmentSumRUR) на значение курса валюты в поле </w:t>
            </w:r>
            <w:r w:rsidR="007D646F">
              <w:t>«</w:t>
            </w:r>
            <w:r w:rsidRPr="00EE1B82">
              <w:t>Курс валюты по отношению к рублю</w:t>
            </w:r>
            <w:r w:rsidR="007D646F">
              <w:t>»</w:t>
            </w:r>
            <w:r w:rsidRPr="00EE1B82">
              <w:t xml:space="preserve"> (executions/execution/currencyRate/rate) с учетом единицы курса в поле </w:t>
            </w:r>
            <w:r w:rsidR="007D646F">
              <w:t>«</w:t>
            </w:r>
            <w:r w:rsidRPr="00EE1B82">
              <w:t>Курс валюты по отношению к рублю</w:t>
            </w:r>
            <w:r w:rsidR="007D646F">
              <w:t>»</w:t>
            </w:r>
            <w:r w:rsidRPr="00EE1B82">
              <w:t xml:space="preserve"> на дату подписания документа.</w:t>
            </w:r>
          </w:p>
          <w:p w14:paraId="50776266" w14:textId="77777777" w:rsidR="00D818D9" w:rsidRDefault="00D818D9" w:rsidP="00D818D9">
            <w:pPr>
              <w:pStyle w:val="ad"/>
              <w:jc w:val="left"/>
            </w:pPr>
          </w:p>
          <w:p w14:paraId="06FD73FE" w14:textId="1280C559" w:rsidR="00D818D9" w:rsidRDefault="00D818D9" w:rsidP="00D818D9">
            <w:pPr>
              <w:pStyle w:val="ad"/>
              <w:jc w:val="left"/>
            </w:pPr>
            <w:r w:rsidRPr="002D1CC4">
              <w:t>Стоимость исполненных поставщиком (подрядчиком, исполнителем) обязательств в российских рублях</w:t>
            </w:r>
            <w:r>
              <w:t xml:space="preserve"> (</w:t>
            </w:r>
            <w:r w:rsidRPr="001F0964">
              <w:rPr>
                <w:lang w:val="en-US"/>
              </w:rPr>
              <w:t>fulfilmentSummRUR</w:t>
            </w:r>
            <w:r>
              <w:t>) рассчитываются и передаются во внешней системе, в случае если валюта контракта отлична от рублей и указан блок</w:t>
            </w:r>
            <w:r w:rsidRPr="00420F4E">
              <w:t xml:space="preserve"> executions/execution/quantityContractSubjects/quantityContractSubject</w:t>
            </w:r>
            <w:r>
              <w:t>.  Е</w:t>
            </w:r>
            <w:r w:rsidRPr="00420F4E">
              <w:t xml:space="preserve">сли в принимаемом пакете указан блок executions/execution/quantityDrugContractSubjects/quantityDrugContractSubject, то </w:t>
            </w:r>
            <w:r>
              <w:t>з</w:t>
            </w:r>
            <w:r w:rsidRPr="00420F4E">
              <w:t>аполняется автоматически, как сумма значений полей executions/execution/quantityContractSubjects/quantityContractSubject/fulfilmentCostRUR.</w:t>
            </w:r>
          </w:p>
          <w:p w14:paraId="711FB182" w14:textId="508FC5FF" w:rsidR="00D818D9" w:rsidRDefault="00D818D9" w:rsidP="00D818D9">
            <w:pPr>
              <w:pStyle w:val="ad"/>
              <w:jc w:val="left"/>
            </w:pPr>
          </w:p>
          <w:p w14:paraId="2EBA5C2A" w14:textId="75B9BC3D" w:rsidR="00D818D9" w:rsidRDefault="00D818D9" w:rsidP="00D818D9">
            <w:pPr>
              <w:pStyle w:val="ad"/>
              <w:jc w:val="left"/>
            </w:pPr>
            <w:r w:rsidRPr="004244E4">
              <w:t>Документы, подтверждающие приемку товара</w:t>
            </w:r>
            <w:r>
              <w:t xml:space="preserve"> (</w:t>
            </w:r>
            <w:r w:rsidRPr="004244E4">
              <w:t>receiptDocuments</w:t>
            </w:r>
            <w:r>
              <w:t>). При приеме контролируется обязательность заполнения блока (</w:t>
            </w:r>
            <w:r w:rsidRPr="00D645B2">
              <w:rPr>
                <w:bCs/>
                <w:color w:val="000000"/>
              </w:rPr>
              <w:t>АРК_</w:t>
            </w:r>
            <w:r>
              <w:rPr>
                <w:bCs/>
                <w:color w:val="000000"/>
              </w:rPr>
              <w:t>3057</w:t>
            </w:r>
            <w:r w:rsidRPr="00D645B2">
              <w:rPr>
                <w:bCs/>
                <w:color w:val="000000"/>
              </w:rPr>
              <w:t>_093</w:t>
            </w:r>
            <w:r>
              <w:rPr>
                <w:bCs/>
                <w:color w:val="000000"/>
              </w:rPr>
              <w:t>4</w:t>
            </w:r>
            <w:r>
              <w:t xml:space="preserve">). При формировании исполнения через </w:t>
            </w:r>
            <w:r>
              <w:rPr>
                <w:lang w:val="en-US"/>
              </w:rPr>
              <w:t>GUI</w:t>
            </w:r>
            <w:r w:rsidRPr="004244E4">
              <w:t xml:space="preserve"> </w:t>
            </w:r>
            <w:r>
              <w:t>в данный блок выгружаются аттачи с вкладки «Документ о приемке поставленного товара, выполненной работы, оказанной услуги», у которых заполнено поле «Реквизиты документа о приемке», в соответствии с выбранным документом о приемке. При этом п</w:t>
            </w:r>
            <w:r w:rsidRPr="004244E4">
              <w:t>оле «Информация не будет размещена на официальном сайте ЕИС в соответствии с ч. 5 ст. 103 Федерального закона № 44-ФЗ» (attachments\attachment\notPublishedOnEIS) заполняется при передаче, в случае если информация не должна быть размещена в открытой части ЕИС</w:t>
            </w:r>
          </w:p>
          <w:p w14:paraId="7177626C" w14:textId="5EC91976" w:rsidR="00D818D9" w:rsidRDefault="00D818D9" w:rsidP="00D818D9">
            <w:pPr>
              <w:pStyle w:val="ad"/>
              <w:jc w:val="left"/>
            </w:pPr>
          </w:p>
          <w:p w14:paraId="63E2B515" w14:textId="390C640D" w:rsidR="00D818D9" w:rsidRDefault="00D818D9" w:rsidP="00D818D9">
            <w:pPr>
              <w:pStyle w:val="ad"/>
              <w:jc w:val="left"/>
            </w:pPr>
            <w:r>
              <w:t>Поле</w:t>
            </w:r>
            <w:r w:rsidRPr="003A227D">
              <w:rPr>
                <w:lang w:val="en-US"/>
              </w:rPr>
              <w:t xml:space="preserve"> «GUID </w:t>
            </w:r>
            <w:r w:rsidRPr="003A227D">
              <w:t>цепочки</w:t>
            </w:r>
            <w:r w:rsidRPr="003A227D">
              <w:rPr>
                <w:lang w:val="en-US"/>
              </w:rPr>
              <w:t xml:space="preserve"> </w:t>
            </w:r>
            <w:r w:rsidRPr="003A227D">
              <w:t>документов</w:t>
            </w:r>
            <w:r w:rsidRPr="003A227D">
              <w:rPr>
                <w:lang w:val="en-US"/>
              </w:rPr>
              <w:t xml:space="preserve">» (executions/execution/docAcceptance/guidEDI). </w:t>
            </w:r>
            <w:r w:rsidRPr="003A227D">
              <w:t>Игнорируется</w:t>
            </w:r>
            <w:r w:rsidRPr="009756D2">
              <w:t xml:space="preserve"> </w:t>
            </w:r>
            <w:r w:rsidRPr="003A227D">
              <w:t>при</w:t>
            </w:r>
            <w:r w:rsidRPr="009756D2">
              <w:t xml:space="preserve"> </w:t>
            </w:r>
            <w:r w:rsidRPr="003A227D">
              <w:t>приеме</w:t>
            </w:r>
            <w:r w:rsidRPr="009756D2">
              <w:t xml:space="preserve">. </w:t>
            </w:r>
            <w:r w:rsidRPr="003A227D">
              <w:t>Автоматически заполняется и выгружается в том случае, когда сведения об исполнении сконтракта сформированы на основании информации из РДИК</w:t>
            </w:r>
            <w:r>
              <w:t>.</w:t>
            </w:r>
          </w:p>
          <w:p w14:paraId="2B670A9C" w14:textId="640DF880" w:rsidR="00D818D9" w:rsidRDefault="00D818D9" w:rsidP="00D818D9">
            <w:pPr>
              <w:pStyle w:val="ad"/>
              <w:jc w:val="left"/>
            </w:pPr>
          </w:p>
          <w:p w14:paraId="6679F5AF" w14:textId="07067334" w:rsidR="00FF2FA2" w:rsidRDefault="00FF2FA2" w:rsidP="00FF2FA2">
            <w:pPr>
              <w:pStyle w:val="ad"/>
              <w:jc w:val="left"/>
            </w:pPr>
            <w:r>
              <w:t>Поле «</w:t>
            </w:r>
            <w:r w:rsidRPr="00FB2761">
              <w:t>Итоговая сумма оплаты поставщику (подрядчику, исполнителю) по документу о приемке в российских рублях</w:t>
            </w:r>
            <w:r>
              <w:t>» (</w:t>
            </w:r>
            <w:r w:rsidRPr="00FB2761">
              <w:t>executions/execution/docAcceptance/totalPaymentAmount</w:t>
            </w:r>
            <w:r>
              <w:t>). Игнорируется при приеме всегда. Если в составе принимаемого пакета заполнен блок «</w:t>
            </w:r>
            <w:r w:rsidRPr="00782673">
              <w:t>Размер налогов и сборов, на который должна быть уменьшена сумма, подлежащая уплате заказчиком поставщику (подрядчику, исполнителю)</w:t>
            </w:r>
            <w:r>
              <w:t>» (</w:t>
            </w:r>
            <w:r w:rsidRPr="00782673">
              <w:t>executions/execution/docAcceptance/amountsReducedByTaxesInfo</w:t>
            </w:r>
            <w:r>
              <w:t>) и/или «</w:t>
            </w:r>
            <w:r w:rsidRPr="00782673">
              <w:t>Суммы требований об уплате неустоек (штрафов, пеней), удерживаемая из суммы, подлежащей оплате поставщику (подрядчику, исполнителю)</w:t>
            </w:r>
            <w:r>
              <w:t xml:space="preserve">» </w:t>
            </w:r>
            <w:r>
              <w:lastRenderedPageBreak/>
              <w:t>(</w:t>
            </w:r>
            <w:r w:rsidRPr="00782673">
              <w:t>executions/execution/docAcceptance/holdingUnfulfilledClaimsPenaltiesSums</w:t>
            </w:r>
            <w:r>
              <w:t>), то рассчитывается автоматически при приеме, сохраняется в БД и заполняется при передаче. Правила расчета приведены в спецификации на доработку подсистемы РК «</w:t>
            </w:r>
            <w:r w:rsidRPr="00154A81">
              <w:t xml:space="preserve">FCSNF-16592 РК. Добавление доп. </w:t>
            </w:r>
            <w:r w:rsidR="007D646F" w:rsidRPr="00154A81">
              <w:t>Р</w:t>
            </w:r>
            <w:r w:rsidRPr="00154A81">
              <w:t>еквизитов в СВИК для РСКП (v1.0)</w:t>
            </w:r>
            <w:r>
              <w:t>» (Таблица 3 «Т</w:t>
            </w:r>
            <w:r w:rsidRPr="00E27684">
              <w:t>ребовани</w:t>
            </w:r>
            <w:r>
              <w:t>я</w:t>
            </w:r>
            <w:r w:rsidRPr="00E27684">
              <w:t xml:space="preserve"> к </w:t>
            </w:r>
            <w:r>
              <w:t xml:space="preserve">новым </w:t>
            </w:r>
            <w:r>
              <w:rPr>
                <w:rFonts w:eastAsiaTheme="majorEastAsia"/>
              </w:rPr>
              <w:t xml:space="preserve">элементам на вкладке </w:t>
            </w:r>
            <w:r>
              <w:t>«Исполнение контракта»», элемент 76).</w:t>
            </w:r>
          </w:p>
          <w:p w14:paraId="6FD31F33" w14:textId="77777777" w:rsidR="00FF2FA2" w:rsidRDefault="00FF2FA2" w:rsidP="00FF2FA2">
            <w:pPr>
              <w:pStyle w:val="ad"/>
              <w:jc w:val="left"/>
            </w:pPr>
          </w:p>
          <w:p w14:paraId="1160E58F" w14:textId="77777777" w:rsidR="00FF2FA2" w:rsidRDefault="00FF2FA2" w:rsidP="00FF2FA2">
            <w:pPr>
              <w:pStyle w:val="ad"/>
              <w:jc w:val="left"/>
            </w:pPr>
            <w:r>
              <w:t>Блок «</w:t>
            </w:r>
            <w:r w:rsidRPr="00C739BD">
              <w:t>Размер налогов и сборов, на который должна быть уменьшена сумма, подлежащая уплате заказчиком поставщику (подрядчику, исполнителю)</w:t>
            </w:r>
            <w:r>
              <w:t>» (</w:t>
            </w:r>
            <w:r w:rsidRPr="00C739BD">
              <w:t>executions/execution/docAcceptance/amountsReducedByTaxesInfo</w:t>
            </w:r>
            <w:r>
              <w:t>). Блок принимается только в том случае, если в последней версии сведений о контракте заполнено поле «Суммы, уплачиваемые заказчиком поставщику (подрядчику, исполнителю), будут уменьшены на размер налогов, сборов и иных обязательных платежей» (priceInfo/amountsReducedByTaxes). В других случаях игнорируется при приеме.</w:t>
            </w:r>
          </w:p>
          <w:p w14:paraId="4D536681" w14:textId="77777777" w:rsidR="00FF2FA2" w:rsidRDefault="00FF2FA2" w:rsidP="00FF2FA2">
            <w:pPr>
              <w:pStyle w:val="ad"/>
              <w:jc w:val="left"/>
            </w:pPr>
          </w:p>
          <w:p w14:paraId="13904E9D" w14:textId="77777777" w:rsidR="00FF2FA2" w:rsidRDefault="00FF2FA2" w:rsidP="00FF2FA2">
            <w:pPr>
              <w:pStyle w:val="ad"/>
              <w:jc w:val="left"/>
            </w:pPr>
            <w:r>
              <w:t>Поле</w:t>
            </w:r>
            <w:r w:rsidRPr="0036679A">
              <w:t xml:space="preserve"> «</w:t>
            </w:r>
            <w:r w:rsidRPr="00C739BD">
              <w:t>Код</w:t>
            </w:r>
            <w:r w:rsidRPr="0036679A">
              <w:t xml:space="preserve"> </w:t>
            </w:r>
            <w:r w:rsidRPr="00C739BD">
              <w:t>налога</w:t>
            </w:r>
            <w:r w:rsidRPr="0036679A">
              <w:t xml:space="preserve"> </w:t>
            </w:r>
            <w:r w:rsidRPr="00C739BD">
              <w:t>и</w:t>
            </w:r>
            <w:r w:rsidRPr="0036679A">
              <w:t xml:space="preserve"> </w:t>
            </w:r>
            <w:r w:rsidRPr="00C739BD">
              <w:t>взноса</w:t>
            </w:r>
            <w:r w:rsidRPr="0036679A">
              <w:t>» (</w:t>
            </w:r>
            <w:r w:rsidRPr="00C739BD">
              <w:rPr>
                <w:lang w:val="en-US"/>
              </w:rPr>
              <w:t>executions</w:t>
            </w:r>
            <w:r w:rsidRPr="0036679A">
              <w:t>/</w:t>
            </w:r>
            <w:r w:rsidRPr="00C739BD">
              <w:rPr>
                <w:lang w:val="en-US"/>
              </w:rPr>
              <w:t>execution</w:t>
            </w:r>
            <w:r w:rsidRPr="0036679A">
              <w:t>/</w:t>
            </w:r>
            <w:r w:rsidRPr="00C739BD">
              <w:rPr>
                <w:lang w:val="en-US"/>
              </w:rPr>
              <w:t>docAcceptance</w:t>
            </w:r>
            <w:r w:rsidRPr="0036679A">
              <w:t>/</w:t>
            </w:r>
            <w:r w:rsidRPr="00C739BD">
              <w:rPr>
                <w:lang w:val="en-US"/>
              </w:rPr>
              <w:t>amountsReducedByTaxesInfo</w:t>
            </w:r>
            <w:r w:rsidRPr="0036679A">
              <w:t>/</w:t>
            </w:r>
            <w:r w:rsidRPr="00C739BD">
              <w:rPr>
                <w:lang w:val="en-US"/>
              </w:rPr>
              <w:t>amountsReducedByTaxeInfo</w:t>
            </w:r>
            <w:r w:rsidRPr="0036679A">
              <w:t>/</w:t>
            </w:r>
            <w:r w:rsidRPr="00C739BD">
              <w:rPr>
                <w:lang w:val="en-US"/>
              </w:rPr>
              <w:t>taxeInfo</w:t>
            </w:r>
            <w:r w:rsidRPr="0036679A">
              <w:t>/</w:t>
            </w:r>
            <w:r w:rsidRPr="00C739BD">
              <w:rPr>
                <w:lang w:val="en-US"/>
              </w:rPr>
              <w:t>name</w:t>
            </w:r>
            <w:r w:rsidRPr="0036679A">
              <w:t xml:space="preserve">). </w:t>
            </w:r>
            <w:r>
              <w:t>Игнорируется при приеме, заполняется при передаче из справочника «</w:t>
            </w:r>
            <w:r w:rsidRPr="00C739BD">
              <w:t>Налоги и взносы</w:t>
            </w:r>
            <w:r>
              <w:t>»</w:t>
            </w:r>
            <w:r w:rsidRPr="00C739BD">
              <w:t xml:space="preserve"> (nsiEATaxes)</w:t>
            </w:r>
            <w:r>
              <w:t>.</w:t>
            </w:r>
          </w:p>
          <w:p w14:paraId="22249828" w14:textId="77777777" w:rsidR="00FF2FA2" w:rsidRDefault="00FF2FA2" w:rsidP="00FF2FA2">
            <w:pPr>
              <w:pStyle w:val="ad"/>
              <w:jc w:val="left"/>
            </w:pPr>
          </w:p>
          <w:p w14:paraId="70EDF611" w14:textId="77777777" w:rsidR="00FF2FA2" w:rsidRPr="00C739BD" w:rsidRDefault="00FF2FA2" w:rsidP="00FF2FA2">
            <w:pPr>
              <w:pStyle w:val="ad"/>
              <w:jc w:val="left"/>
              <w:rPr>
                <w:lang w:val="en-US"/>
              </w:rPr>
            </w:pPr>
            <w:r>
              <w:t>Поле</w:t>
            </w:r>
            <w:r w:rsidRPr="00C739BD">
              <w:rPr>
                <w:lang w:val="en-US"/>
              </w:rPr>
              <w:t xml:space="preserve"> «</w:t>
            </w:r>
            <w:r w:rsidRPr="00C739BD">
              <w:t>Информация</w:t>
            </w:r>
            <w:r w:rsidRPr="00C739BD">
              <w:rPr>
                <w:lang w:val="en-US"/>
              </w:rPr>
              <w:t xml:space="preserve"> </w:t>
            </w:r>
            <w:r w:rsidRPr="00C739BD">
              <w:t>о</w:t>
            </w:r>
            <w:r w:rsidRPr="00C739BD">
              <w:rPr>
                <w:lang w:val="en-US"/>
              </w:rPr>
              <w:t xml:space="preserve"> </w:t>
            </w:r>
            <w:r w:rsidRPr="00C739BD">
              <w:t>других</w:t>
            </w:r>
            <w:r w:rsidRPr="00C739BD">
              <w:rPr>
                <w:lang w:val="en-US"/>
              </w:rPr>
              <w:t xml:space="preserve"> </w:t>
            </w:r>
            <w:r w:rsidRPr="00C739BD">
              <w:t>налогах</w:t>
            </w:r>
            <w:r w:rsidRPr="00C739BD">
              <w:rPr>
                <w:lang w:val="en-US"/>
              </w:rPr>
              <w:t>/</w:t>
            </w:r>
            <w:r w:rsidRPr="00C739BD">
              <w:t>взносах</w:t>
            </w:r>
            <w:r w:rsidRPr="00C739BD">
              <w:rPr>
                <w:lang w:val="en-US"/>
              </w:rPr>
              <w:t xml:space="preserve">» (executions/execution/docAcceptance/amountsReducedByTaxesInfo/amountsReducedByTaxeInfo/otherTaxes). </w:t>
            </w:r>
            <w:r>
              <w:t>Поле</w:t>
            </w:r>
            <w:r w:rsidRPr="00C739BD">
              <w:rPr>
                <w:lang w:val="en-US"/>
              </w:rPr>
              <w:t xml:space="preserve"> </w:t>
            </w:r>
            <w:r>
              <w:t>принимается</w:t>
            </w:r>
            <w:r w:rsidRPr="00C739BD">
              <w:rPr>
                <w:lang w:val="en-US"/>
              </w:rPr>
              <w:t xml:space="preserve"> </w:t>
            </w:r>
            <w:r>
              <w:t>только</w:t>
            </w:r>
            <w:r w:rsidRPr="00C739BD">
              <w:rPr>
                <w:lang w:val="en-US"/>
              </w:rPr>
              <w:t xml:space="preserve"> </w:t>
            </w:r>
            <w:r>
              <w:t>в</w:t>
            </w:r>
            <w:r w:rsidRPr="00C739BD">
              <w:rPr>
                <w:lang w:val="en-US"/>
              </w:rPr>
              <w:t xml:space="preserve"> </w:t>
            </w:r>
            <w:r>
              <w:t>том</w:t>
            </w:r>
            <w:r w:rsidRPr="00C739BD">
              <w:rPr>
                <w:lang w:val="en-US"/>
              </w:rPr>
              <w:t xml:space="preserve"> </w:t>
            </w:r>
            <w:r>
              <w:t>случае</w:t>
            </w:r>
            <w:r w:rsidRPr="00C739BD">
              <w:rPr>
                <w:lang w:val="en-US"/>
              </w:rPr>
              <w:t xml:space="preserve">, </w:t>
            </w:r>
            <w:r>
              <w:t>если</w:t>
            </w:r>
            <w:r w:rsidRPr="00C739BD">
              <w:rPr>
                <w:lang w:val="en-US"/>
              </w:rPr>
              <w:t xml:space="preserve"> </w:t>
            </w:r>
            <w:r w:rsidRPr="00C739BD">
              <w:t>в</w:t>
            </w:r>
            <w:r w:rsidRPr="00C739BD">
              <w:rPr>
                <w:lang w:val="en-US"/>
              </w:rPr>
              <w:t xml:space="preserve"> </w:t>
            </w:r>
            <w:r w:rsidRPr="00C739BD">
              <w:t>поле</w:t>
            </w:r>
            <w:r w:rsidRPr="00C739BD">
              <w:rPr>
                <w:lang w:val="en-US"/>
              </w:rPr>
              <w:t xml:space="preserve"> «</w:t>
            </w:r>
            <w:r w:rsidRPr="00C739BD">
              <w:t>Код</w:t>
            </w:r>
            <w:r w:rsidRPr="00C739BD">
              <w:rPr>
                <w:lang w:val="en-US"/>
              </w:rPr>
              <w:t xml:space="preserve"> </w:t>
            </w:r>
            <w:r w:rsidRPr="00C739BD">
              <w:t>налога</w:t>
            </w:r>
            <w:r w:rsidRPr="00C739BD">
              <w:rPr>
                <w:lang w:val="en-US"/>
              </w:rPr>
              <w:t xml:space="preserve"> </w:t>
            </w:r>
            <w:r w:rsidRPr="00C739BD">
              <w:t>и</w:t>
            </w:r>
            <w:r w:rsidRPr="00C739BD">
              <w:rPr>
                <w:lang w:val="en-US"/>
              </w:rPr>
              <w:t xml:space="preserve"> </w:t>
            </w:r>
            <w:r w:rsidRPr="00C739BD">
              <w:t>взноса</w:t>
            </w:r>
            <w:r w:rsidRPr="00C739BD">
              <w:rPr>
                <w:lang w:val="en-US"/>
              </w:rPr>
              <w:t xml:space="preserve">» (executions/execution/docAcceptance/amountsReducedByTaxesInfo/amountsReducedByTaxeInfo/taxeInfo/code) </w:t>
            </w:r>
            <w:r w:rsidRPr="00C739BD">
              <w:t>указан</w:t>
            </w:r>
            <w:r w:rsidRPr="00C739BD">
              <w:rPr>
                <w:lang w:val="en-US"/>
              </w:rPr>
              <w:t xml:space="preserve"> </w:t>
            </w:r>
            <w:r w:rsidRPr="00C739BD">
              <w:t>код</w:t>
            </w:r>
            <w:r w:rsidRPr="00C739BD">
              <w:rPr>
                <w:lang w:val="en-US"/>
              </w:rPr>
              <w:t xml:space="preserve"> «5» (</w:t>
            </w:r>
            <w:r w:rsidRPr="00C739BD">
              <w:t>Другие</w:t>
            </w:r>
            <w:r w:rsidRPr="00C739BD">
              <w:rPr>
                <w:lang w:val="en-US"/>
              </w:rPr>
              <w:t xml:space="preserve"> </w:t>
            </w:r>
            <w:r w:rsidRPr="00C739BD">
              <w:t>налоги</w:t>
            </w:r>
            <w:r w:rsidRPr="00C739BD">
              <w:rPr>
                <w:lang w:val="en-US"/>
              </w:rPr>
              <w:t>/</w:t>
            </w:r>
            <w:r w:rsidRPr="00C739BD">
              <w:t>взносы</w:t>
            </w:r>
            <w:r w:rsidRPr="00C739BD">
              <w:rPr>
                <w:lang w:val="en-US"/>
              </w:rPr>
              <w:t>).</w:t>
            </w:r>
            <w:r w:rsidRPr="00BE4553">
              <w:rPr>
                <w:lang w:val="en-US"/>
              </w:rPr>
              <w:t xml:space="preserve"> </w:t>
            </w:r>
            <w:r>
              <w:t>В</w:t>
            </w:r>
            <w:r w:rsidRPr="0036679A">
              <w:rPr>
                <w:lang w:val="en-US"/>
              </w:rPr>
              <w:t xml:space="preserve"> </w:t>
            </w:r>
            <w:r>
              <w:t>других</w:t>
            </w:r>
            <w:r w:rsidRPr="0036679A">
              <w:rPr>
                <w:lang w:val="en-US"/>
              </w:rPr>
              <w:t xml:space="preserve"> </w:t>
            </w:r>
            <w:r>
              <w:t>случаях</w:t>
            </w:r>
            <w:r w:rsidRPr="0036679A">
              <w:rPr>
                <w:lang w:val="en-US"/>
              </w:rPr>
              <w:t xml:space="preserve"> </w:t>
            </w:r>
            <w:r>
              <w:t>игнорируется</w:t>
            </w:r>
            <w:r w:rsidRPr="0036679A">
              <w:rPr>
                <w:lang w:val="en-US"/>
              </w:rPr>
              <w:t xml:space="preserve"> </w:t>
            </w:r>
            <w:r>
              <w:t>при</w:t>
            </w:r>
            <w:r w:rsidRPr="0036679A">
              <w:rPr>
                <w:lang w:val="en-US"/>
              </w:rPr>
              <w:t xml:space="preserve"> </w:t>
            </w:r>
            <w:r>
              <w:t>приеме</w:t>
            </w:r>
            <w:r w:rsidRPr="0036679A">
              <w:rPr>
                <w:lang w:val="en-US"/>
              </w:rPr>
              <w:t>.</w:t>
            </w:r>
          </w:p>
          <w:p w14:paraId="7405EB93" w14:textId="77777777" w:rsidR="00FF2FA2" w:rsidRDefault="00FF2FA2" w:rsidP="00FF2FA2">
            <w:pPr>
              <w:pStyle w:val="ad"/>
              <w:jc w:val="left"/>
              <w:rPr>
                <w:lang w:val="en-US"/>
              </w:rPr>
            </w:pPr>
          </w:p>
          <w:p w14:paraId="222B5AEB" w14:textId="77777777" w:rsidR="00FF2FA2" w:rsidRPr="00C739BD" w:rsidRDefault="00FF2FA2" w:rsidP="00FF2FA2">
            <w:pPr>
              <w:pStyle w:val="ad"/>
              <w:jc w:val="left"/>
              <w:rPr>
                <w:lang w:val="en-US"/>
              </w:rPr>
            </w:pPr>
            <w:r>
              <w:t>Поле</w:t>
            </w:r>
            <w:r w:rsidRPr="00C739BD">
              <w:rPr>
                <w:lang w:val="en-US"/>
              </w:rPr>
              <w:t xml:space="preserve"> «</w:t>
            </w:r>
            <w:r w:rsidRPr="00C739BD">
              <w:t>Итого</w:t>
            </w:r>
            <w:r w:rsidRPr="00C739BD">
              <w:rPr>
                <w:lang w:val="en-US"/>
              </w:rPr>
              <w:t xml:space="preserve">, </w:t>
            </w:r>
            <w:r w:rsidRPr="00C739BD">
              <w:t>сумма</w:t>
            </w:r>
            <w:r w:rsidRPr="00C739BD">
              <w:rPr>
                <w:lang w:val="en-US"/>
              </w:rPr>
              <w:t xml:space="preserve"> </w:t>
            </w:r>
            <w:r w:rsidRPr="00C739BD">
              <w:t>налогов</w:t>
            </w:r>
            <w:r w:rsidRPr="00C739BD">
              <w:rPr>
                <w:lang w:val="en-US"/>
              </w:rPr>
              <w:t xml:space="preserve"> </w:t>
            </w:r>
            <w:r w:rsidRPr="00C739BD">
              <w:t>и</w:t>
            </w:r>
            <w:r w:rsidRPr="00C739BD">
              <w:rPr>
                <w:lang w:val="en-US"/>
              </w:rPr>
              <w:t xml:space="preserve"> </w:t>
            </w:r>
            <w:r w:rsidRPr="00C739BD">
              <w:t>взносов</w:t>
            </w:r>
            <w:r w:rsidRPr="00C739BD">
              <w:rPr>
                <w:lang w:val="en-US"/>
              </w:rPr>
              <w:t xml:space="preserve">» (executions/execution/docAcceptance/amountsReducedByTaxesInfo/total). </w:t>
            </w:r>
            <w:r>
              <w:t>Игнорируется</w:t>
            </w:r>
            <w:r w:rsidRPr="00C739BD">
              <w:rPr>
                <w:lang w:val="en-US"/>
              </w:rPr>
              <w:t xml:space="preserve"> </w:t>
            </w:r>
            <w:r>
              <w:t>при</w:t>
            </w:r>
            <w:r w:rsidRPr="00C739BD">
              <w:rPr>
                <w:lang w:val="en-US"/>
              </w:rPr>
              <w:t xml:space="preserve"> </w:t>
            </w:r>
            <w:r>
              <w:t>приеме</w:t>
            </w:r>
            <w:r w:rsidRPr="00C739BD">
              <w:rPr>
                <w:lang w:val="en-US"/>
              </w:rPr>
              <w:t xml:space="preserve">, </w:t>
            </w:r>
            <w:r>
              <w:t>рассчитывается</w:t>
            </w:r>
            <w:r w:rsidRPr="00C739BD">
              <w:rPr>
                <w:lang w:val="en-US"/>
              </w:rPr>
              <w:t xml:space="preserve"> </w:t>
            </w:r>
            <w:r>
              <w:t>автоматически</w:t>
            </w:r>
            <w:r w:rsidRPr="00C739BD">
              <w:rPr>
                <w:lang w:val="en-US"/>
              </w:rPr>
              <w:t xml:space="preserve"> </w:t>
            </w:r>
            <w:r>
              <w:t>как</w:t>
            </w:r>
            <w:r w:rsidRPr="00C739BD">
              <w:rPr>
                <w:lang w:val="en-US"/>
              </w:rPr>
              <w:t xml:space="preserve"> </w:t>
            </w:r>
            <w:r>
              <w:t>сумма</w:t>
            </w:r>
            <w:r w:rsidRPr="00C739BD">
              <w:rPr>
                <w:lang w:val="en-US"/>
              </w:rPr>
              <w:t xml:space="preserve"> </w:t>
            </w:r>
            <w:r>
              <w:t>значений</w:t>
            </w:r>
            <w:r w:rsidRPr="00C739BD">
              <w:rPr>
                <w:lang w:val="en-US"/>
              </w:rPr>
              <w:t xml:space="preserve"> </w:t>
            </w:r>
            <w:r>
              <w:t>полей</w:t>
            </w:r>
            <w:r w:rsidRPr="00C739BD">
              <w:rPr>
                <w:lang w:val="en-US"/>
              </w:rPr>
              <w:t xml:space="preserve"> «</w:t>
            </w:r>
            <w:r w:rsidRPr="00C739BD">
              <w:t>Сумма</w:t>
            </w:r>
            <w:r w:rsidRPr="00C739BD">
              <w:rPr>
                <w:lang w:val="en-US"/>
              </w:rPr>
              <w:t xml:space="preserve">» (executions/execution/docAcceptance/amountsReducedByTaxesInfo/amountsReducedByTaxeInfo/sum) </w:t>
            </w:r>
            <w:r>
              <w:t>и</w:t>
            </w:r>
            <w:r w:rsidRPr="00C739BD">
              <w:rPr>
                <w:lang w:val="en-US"/>
              </w:rPr>
              <w:t xml:space="preserve"> </w:t>
            </w:r>
            <w:r>
              <w:t>сохраняется</w:t>
            </w:r>
            <w:r w:rsidRPr="00C739BD">
              <w:rPr>
                <w:lang w:val="en-US"/>
              </w:rPr>
              <w:t xml:space="preserve"> </w:t>
            </w:r>
            <w:r>
              <w:t>в</w:t>
            </w:r>
            <w:r w:rsidRPr="00C739BD">
              <w:rPr>
                <w:lang w:val="en-US"/>
              </w:rPr>
              <w:t xml:space="preserve"> </w:t>
            </w:r>
            <w:r>
              <w:t>БД</w:t>
            </w:r>
            <w:r w:rsidRPr="00EA2764">
              <w:rPr>
                <w:lang w:val="en-US"/>
              </w:rPr>
              <w:t>.</w:t>
            </w:r>
          </w:p>
          <w:p w14:paraId="744BAE3A" w14:textId="77777777" w:rsidR="00FF2FA2" w:rsidRPr="00C739BD" w:rsidRDefault="00FF2FA2" w:rsidP="00FF2FA2">
            <w:pPr>
              <w:pStyle w:val="ad"/>
              <w:jc w:val="left"/>
              <w:rPr>
                <w:lang w:val="en-US"/>
              </w:rPr>
            </w:pPr>
          </w:p>
          <w:p w14:paraId="1667E481" w14:textId="228977D0" w:rsidR="00FF2FA2" w:rsidRDefault="00FF2FA2" w:rsidP="00FF2FA2">
            <w:pPr>
              <w:pStyle w:val="ad"/>
              <w:jc w:val="left"/>
            </w:pPr>
            <w:r>
              <w:t>Блок «</w:t>
            </w:r>
            <w:r w:rsidRPr="00BE4553">
              <w:t>Суммы требований об уплате неустоек (штрафов, пеней), удерживаемая из суммы, подлежащей оплате поставщику (подрядчику, исполнителю)</w:t>
            </w:r>
            <w:r>
              <w:t>» (</w:t>
            </w:r>
            <w:r w:rsidRPr="00BE4553">
              <w:t>executions/execution/docAcceptance/</w:t>
            </w:r>
            <w:r w:rsidRPr="00CA4EBD">
              <w:t>holdingUnfulfilledClaimsPenaltiesSumsInfo</w:t>
            </w:r>
            <w:r>
              <w:t>). Блок принимается только в том случае, если в последней версии сведений о контракте заполнено поле «</w:t>
            </w:r>
            <w:r w:rsidRPr="00BE4553">
              <w:t>Контрактом 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w:t>
            </w:r>
            <w:r>
              <w:t>»</w:t>
            </w:r>
            <w:r w:rsidRPr="00BE4553">
              <w:t xml:space="preserve"> (isWithHoldingUnfulfilledClaimsPenalties)</w:t>
            </w:r>
            <w:r>
              <w:t>. В других случаях игнорируется при приеме.</w:t>
            </w:r>
          </w:p>
          <w:p w14:paraId="0EC619E4" w14:textId="7F4ADE2F" w:rsidR="006965BF" w:rsidRDefault="006965BF" w:rsidP="00FF2FA2">
            <w:pPr>
              <w:pStyle w:val="ad"/>
              <w:jc w:val="left"/>
            </w:pPr>
          </w:p>
          <w:p w14:paraId="763A9F37" w14:textId="55E77D86" w:rsidR="006965BF" w:rsidRPr="006965BF" w:rsidRDefault="006965BF" w:rsidP="00FF2FA2">
            <w:pPr>
              <w:pStyle w:val="ad"/>
              <w:jc w:val="left"/>
            </w:pPr>
            <w:r>
              <w:t>Поле</w:t>
            </w:r>
            <w:r w:rsidRPr="006965BF">
              <w:t xml:space="preserve"> «Внешний идентификатор неустойки (штрафа, пени)» (</w:t>
            </w:r>
            <w:r w:rsidRPr="006965BF">
              <w:rPr>
                <w:lang w:val="en-US"/>
              </w:rPr>
              <w:t>executions</w:t>
            </w:r>
            <w:r w:rsidRPr="006965BF">
              <w:t>/</w:t>
            </w:r>
            <w:r w:rsidRPr="006965BF">
              <w:rPr>
                <w:lang w:val="en-US"/>
              </w:rPr>
              <w:t>execution</w:t>
            </w:r>
            <w:r w:rsidRPr="006965BF">
              <w:t>/</w:t>
            </w:r>
            <w:r w:rsidRPr="006965BF">
              <w:rPr>
                <w:lang w:val="en-US"/>
              </w:rPr>
              <w:t>docAcceptance</w:t>
            </w:r>
            <w:r w:rsidRPr="006965BF">
              <w:t>/</w:t>
            </w:r>
            <w:r w:rsidRPr="006965BF">
              <w:rPr>
                <w:lang w:val="en-US"/>
              </w:rPr>
              <w:t>holdingUnfulfilledClaimsPenaltiesSumsInfo</w:t>
            </w:r>
            <w:r w:rsidRPr="006965BF">
              <w:t>/</w:t>
            </w:r>
            <w:r w:rsidRPr="006965BF">
              <w:rPr>
                <w:lang w:val="en-US"/>
              </w:rPr>
              <w:t>holdingUnfulfilledClai</w:t>
            </w:r>
            <w:r>
              <w:rPr>
                <w:lang w:val="en-US"/>
              </w:rPr>
              <w:t>msPenaltiesSumInfo</w:t>
            </w:r>
            <w:r w:rsidRPr="006965BF">
              <w:t>/</w:t>
            </w:r>
            <w:r>
              <w:rPr>
                <w:lang w:val="en-US"/>
              </w:rPr>
              <w:t>externalSid</w:t>
            </w:r>
            <w:r w:rsidRPr="006965BF">
              <w:t xml:space="preserve">) </w:t>
            </w:r>
            <w:r>
              <w:t>игнорируется</w:t>
            </w:r>
            <w:r w:rsidRPr="006965BF">
              <w:t xml:space="preserve"> </w:t>
            </w:r>
            <w:r>
              <w:t>при</w:t>
            </w:r>
            <w:r w:rsidRPr="006965BF">
              <w:t xml:space="preserve"> </w:t>
            </w:r>
            <w:r>
              <w:t>приеме</w:t>
            </w:r>
            <w:r w:rsidRPr="006965BF">
              <w:t xml:space="preserve">, </w:t>
            </w:r>
            <w:r>
              <w:t>заполняется</w:t>
            </w:r>
            <w:r w:rsidRPr="006965BF">
              <w:t xml:space="preserve"> </w:t>
            </w:r>
            <w:r>
              <w:t>из</w:t>
            </w:r>
            <w:r w:rsidRPr="006965BF">
              <w:t xml:space="preserve"> </w:t>
            </w:r>
            <w:r>
              <w:t>БД при передаче.</w:t>
            </w:r>
          </w:p>
          <w:p w14:paraId="2AB5DF0A" w14:textId="77777777" w:rsidR="00FF2FA2" w:rsidRPr="006965BF" w:rsidRDefault="00FF2FA2" w:rsidP="00FF2FA2">
            <w:pPr>
              <w:pStyle w:val="ad"/>
              <w:jc w:val="left"/>
            </w:pPr>
          </w:p>
          <w:p w14:paraId="1E3A42A0" w14:textId="10887534" w:rsidR="00FF2FA2" w:rsidRPr="002C0E33" w:rsidRDefault="00FF2FA2" w:rsidP="00FF2FA2">
            <w:pPr>
              <w:pStyle w:val="ad"/>
              <w:jc w:val="left"/>
            </w:pPr>
            <w:r>
              <w:t>Блок</w:t>
            </w:r>
            <w:r w:rsidRPr="006C4E9C">
              <w:rPr>
                <w:lang w:val="en-US"/>
              </w:rPr>
              <w:t xml:space="preserve"> «</w:t>
            </w:r>
            <w:r w:rsidRPr="00345E44">
              <w:t>Причина</w:t>
            </w:r>
            <w:r w:rsidRPr="006C4E9C">
              <w:rPr>
                <w:lang w:val="en-US"/>
              </w:rPr>
              <w:t xml:space="preserve"> </w:t>
            </w:r>
            <w:r w:rsidRPr="00345E44">
              <w:t>начисления</w:t>
            </w:r>
            <w:r w:rsidRPr="006C4E9C">
              <w:rPr>
                <w:lang w:val="en-US"/>
              </w:rPr>
              <w:t xml:space="preserve"> </w:t>
            </w:r>
            <w:r w:rsidRPr="00345E44">
              <w:t>неустойки</w:t>
            </w:r>
            <w:r w:rsidRPr="006C4E9C">
              <w:rPr>
                <w:lang w:val="en-US"/>
              </w:rPr>
              <w:t xml:space="preserve"> (</w:t>
            </w:r>
            <w:r w:rsidRPr="00345E44">
              <w:t>штрафа</w:t>
            </w:r>
            <w:r w:rsidRPr="006C4E9C">
              <w:rPr>
                <w:lang w:val="en-US"/>
              </w:rPr>
              <w:t xml:space="preserve">, </w:t>
            </w:r>
            <w:r w:rsidRPr="00345E44">
              <w:t>пени</w:t>
            </w:r>
            <w:r w:rsidRPr="006C4E9C">
              <w:rPr>
                <w:lang w:val="en-US"/>
              </w:rPr>
              <w:t>)» (</w:t>
            </w:r>
            <w:r w:rsidRPr="00345E44">
              <w:rPr>
                <w:lang w:val="en-US"/>
              </w:rPr>
              <w:t>executions</w:t>
            </w:r>
            <w:r w:rsidRPr="006C4E9C">
              <w:rPr>
                <w:lang w:val="en-US"/>
              </w:rPr>
              <w:t>/</w:t>
            </w:r>
            <w:r w:rsidRPr="00345E44">
              <w:rPr>
                <w:lang w:val="en-US"/>
              </w:rPr>
              <w:t>execution</w:t>
            </w:r>
            <w:r w:rsidRPr="006C4E9C">
              <w:rPr>
                <w:lang w:val="en-US"/>
              </w:rPr>
              <w:t>/</w:t>
            </w:r>
            <w:r w:rsidRPr="00345E44">
              <w:rPr>
                <w:lang w:val="en-US"/>
              </w:rPr>
              <w:t>docAcceptance</w:t>
            </w:r>
            <w:r w:rsidRPr="006C4E9C">
              <w:rPr>
                <w:lang w:val="en-US"/>
              </w:rPr>
              <w:t>/</w:t>
            </w:r>
            <w:r w:rsidRPr="00345E44">
              <w:rPr>
                <w:lang w:val="en-US"/>
              </w:rPr>
              <w:t>holdingUnfulfilledClaimsPenaltiesSums</w:t>
            </w:r>
            <w:r>
              <w:rPr>
                <w:lang w:val="en-US"/>
              </w:rPr>
              <w:t>Info</w:t>
            </w:r>
            <w:r w:rsidRPr="006C4E9C">
              <w:rPr>
                <w:lang w:val="en-US"/>
              </w:rPr>
              <w:t>/</w:t>
            </w:r>
            <w:r w:rsidRPr="00345E44">
              <w:rPr>
                <w:lang w:val="en-US"/>
              </w:rPr>
              <w:t>holdingUnfulfilledClaimsPenaltiesSum</w:t>
            </w:r>
            <w:r>
              <w:rPr>
                <w:lang w:val="en-US"/>
              </w:rPr>
              <w:t>Info</w:t>
            </w:r>
            <w:r w:rsidRPr="006C4E9C">
              <w:rPr>
                <w:lang w:val="en-US"/>
              </w:rPr>
              <w:t>/</w:t>
            </w:r>
            <w:r w:rsidRPr="00345E44">
              <w:rPr>
                <w:lang w:val="en-US"/>
              </w:rPr>
              <w:t>penaltyReason</w:t>
            </w:r>
            <w:r>
              <w:rPr>
                <w:lang w:val="en-US"/>
              </w:rPr>
              <w:t>Info</w:t>
            </w:r>
            <w:r w:rsidRPr="006C4E9C">
              <w:rPr>
                <w:lang w:val="en-US"/>
              </w:rPr>
              <w:t xml:space="preserve">). </w:t>
            </w:r>
            <w:r>
              <w:t>Игнорируется при приеме всегда. Значения блока определяются автоматически, сохраняются в БД и заполняются при передаче. Правила определения значений приведены в спецификации на доработку подсистемы РК «</w:t>
            </w:r>
            <w:r w:rsidRPr="00154A81">
              <w:t xml:space="preserve">FCSNF-16592 РК. Добавление доп. </w:t>
            </w:r>
            <w:r w:rsidR="007D646F" w:rsidRPr="00154A81">
              <w:t>Р</w:t>
            </w:r>
            <w:r w:rsidRPr="00154A81">
              <w:t>еквизитов в СВИК для РСКП (v1.0)</w:t>
            </w:r>
            <w:r>
              <w:t>» (Таблица 5 «</w:t>
            </w:r>
            <w:r w:rsidRPr="00E27684">
              <w:t>Описание требований к</w:t>
            </w:r>
            <w:r>
              <w:t xml:space="preserve"> </w:t>
            </w:r>
            <w:r>
              <w:rPr>
                <w:rFonts w:eastAsiaTheme="majorEastAsia"/>
              </w:rPr>
              <w:t>модальному окну «</w:t>
            </w:r>
            <w:r w:rsidRPr="009A1CC7">
              <w:rPr>
                <w:rFonts w:eastAsiaTheme="majorEastAsia"/>
              </w:rPr>
              <w:t>Информация о неустойке (штрафе, пени)</w:t>
            </w:r>
            <w:r>
              <w:rPr>
                <w:rFonts w:eastAsiaTheme="majorEastAsia"/>
              </w:rPr>
              <w:t>»</w:t>
            </w:r>
            <w:r>
              <w:t>», элемент 6).</w:t>
            </w:r>
          </w:p>
          <w:p w14:paraId="3C1AAC3F" w14:textId="77777777" w:rsidR="00FF2FA2" w:rsidRDefault="00FF2FA2" w:rsidP="00FF2FA2">
            <w:pPr>
              <w:pStyle w:val="ad"/>
              <w:jc w:val="left"/>
            </w:pPr>
          </w:p>
          <w:p w14:paraId="664EC899" w14:textId="77777777" w:rsidR="00FF2FA2" w:rsidRDefault="00FF2FA2" w:rsidP="00FF2FA2">
            <w:pPr>
              <w:pStyle w:val="ad"/>
              <w:jc w:val="left"/>
              <w:rPr>
                <w:lang w:val="en-US"/>
              </w:rPr>
            </w:pPr>
            <w:r>
              <w:lastRenderedPageBreak/>
              <w:t>Поле</w:t>
            </w:r>
            <w:r w:rsidRPr="00EA2764">
              <w:rPr>
                <w:lang w:val="en-US"/>
              </w:rPr>
              <w:t xml:space="preserve"> «</w:t>
            </w:r>
            <w:r w:rsidRPr="00EA2764">
              <w:t>Итого</w:t>
            </w:r>
            <w:r w:rsidRPr="00EA2764">
              <w:rPr>
                <w:lang w:val="en-US"/>
              </w:rPr>
              <w:t xml:space="preserve">, </w:t>
            </w:r>
            <w:r w:rsidRPr="00EA2764">
              <w:t>сумма</w:t>
            </w:r>
            <w:r w:rsidRPr="00EA2764">
              <w:rPr>
                <w:lang w:val="en-US"/>
              </w:rPr>
              <w:t xml:space="preserve"> </w:t>
            </w:r>
            <w:r w:rsidRPr="00EA2764">
              <w:t>неустоек</w:t>
            </w:r>
            <w:r w:rsidRPr="00EA2764">
              <w:rPr>
                <w:lang w:val="en-US"/>
              </w:rPr>
              <w:t xml:space="preserve"> (</w:t>
            </w:r>
            <w:r w:rsidRPr="00EA2764">
              <w:t>штрафов</w:t>
            </w:r>
            <w:r w:rsidRPr="00EA2764">
              <w:rPr>
                <w:lang w:val="en-US"/>
              </w:rPr>
              <w:t xml:space="preserve">, </w:t>
            </w:r>
            <w:r w:rsidRPr="00EA2764">
              <w:t>пеней</w:t>
            </w:r>
            <w:r w:rsidRPr="00EA2764">
              <w:rPr>
                <w:lang w:val="en-US"/>
              </w:rPr>
              <w:t>)» (executions/execution/docAcceptance/holdingUnfulfilledClaimsPenaltiesSums</w:t>
            </w:r>
            <w:r>
              <w:rPr>
                <w:lang w:val="en-US"/>
              </w:rPr>
              <w:t>Info</w:t>
            </w:r>
            <w:r w:rsidRPr="00EA2764">
              <w:rPr>
                <w:lang w:val="en-US"/>
              </w:rPr>
              <w:t xml:space="preserve">/total). </w:t>
            </w:r>
            <w:r>
              <w:t>Игнорируется</w:t>
            </w:r>
            <w:r w:rsidRPr="00C739BD">
              <w:rPr>
                <w:lang w:val="en-US"/>
              </w:rPr>
              <w:t xml:space="preserve"> </w:t>
            </w:r>
            <w:r>
              <w:t>при</w:t>
            </w:r>
            <w:r w:rsidRPr="00C739BD">
              <w:rPr>
                <w:lang w:val="en-US"/>
              </w:rPr>
              <w:t xml:space="preserve"> </w:t>
            </w:r>
            <w:r>
              <w:t>приеме</w:t>
            </w:r>
            <w:r w:rsidRPr="00C739BD">
              <w:rPr>
                <w:lang w:val="en-US"/>
              </w:rPr>
              <w:t xml:space="preserve">, </w:t>
            </w:r>
            <w:r>
              <w:t>рассчитывается</w:t>
            </w:r>
            <w:r w:rsidRPr="00C739BD">
              <w:rPr>
                <w:lang w:val="en-US"/>
              </w:rPr>
              <w:t xml:space="preserve"> </w:t>
            </w:r>
            <w:r>
              <w:t>автоматически</w:t>
            </w:r>
            <w:r w:rsidRPr="00C739BD">
              <w:rPr>
                <w:lang w:val="en-US"/>
              </w:rPr>
              <w:t xml:space="preserve"> </w:t>
            </w:r>
            <w:r>
              <w:t>как</w:t>
            </w:r>
            <w:r w:rsidRPr="00C739BD">
              <w:rPr>
                <w:lang w:val="en-US"/>
              </w:rPr>
              <w:t xml:space="preserve"> </w:t>
            </w:r>
            <w:r>
              <w:t>сумма</w:t>
            </w:r>
            <w:r w:rsidRPr="00C739BD">
              <w:rPr>
                <w:lang w:val="en-US"/>
              </w:rPr>
              <w:t xml:space="preserve"> </w:t>
            </w:r>
            <w:r>
              <w:t>значений</w:t>
            </w:r>
            <w:r w:rsidRPr="00C739BD">
              <w:rPr>
                <w:lang w:val="en-US"/>
              </w:rPr>
              <w:t xml:space="preserve"> </w:t>
            </w:r>
            <w:r>
              <w:t>полей</w:t>
            </w:r>
            <w:r w:rsidRPr="00C739BD">
              <w:rPr>
                <w:lang w:val="en-US"/>
              </w:rPr>
              <w:t xml:space="preserve"> «</w:t>
            </w:r>
            <w:r w:rsidRPr="00EA2764">
              <w:t>Размер</w:t>
            </w:r>
            <w:r w:rsidRPr="00EA2764">
              <w:rPr>
                <w:lang w:val="en-US"/>
              </w:rPr>
              <w:t xml:space="preserve"> </w:t>
            </w:r>
            <w:r w:rsidRPr="00EA2764">
              <w:t>неустойки</w:t>
            </w:r>
            <w:r w:rsidRPr="00EA2764">
              <w:rPr>
                <w:lang w:val="en-US"/>
              </w:rPr>
              <w:t xml:space="preserve"> (</w:t>
            </w:r>
            <w:r w:rsidRPr="00EA2764">
              <w:t>штрафа</w:t>
            </w:r>
            <w:r w:rsidRPr="00EA2764">
              <w:rPr>
                <w:lang w:val="en-US"/>
              </w:rPr>
              <w:t xml:space="preserve">, </w:t>
            </w:r>
            <w:r w:rsidRPr="00EA2764">
              <w:t>пени</w:t>
            </w:r>
            <w:r w:rsidRPr="00EA2764">
              <w:rPr>
                <w:lang w:val="en-US"/>
              </w:rPr>
              <w:t xml:space="preserve">), </w:t>
            </w:r>
            <w:r w:rsidRPr="00EA2764">
              <w:t>удерживаемой</w:t>
            </w:r>
            <w:r w:rsidRPr="00EA2764">
              <w:rPr>
                <w:lang w:val="en-US"/>
              </w:rPr>
              <w:t xml:space="preserve"> </w:t>
            </w:r>
            <w:r w:rsidRPr="00EA2764">
              <w:t>из</w:t>
            </w:r>
            <w:r w:rsidRPr="00EA2764">
              <w:rPr>
                <w:lang w:val="en-US"/>
              </w:rPr>
              <w:t xml:space="preserve"> </w:t>
            </w:r>
            <w:r w:rsidRPr="00EA2764">
              <w:t>оплаты</w:t>
            </w:r>
            <w:r w:rsidRPr="00EA2764">
              <w:rPr>
                <w:lang w:val="en-US"/>
              </w:rPr>
              <w:t xml:space="preserve"> </w:t>
            </w:r>
            <w:r w:rsidRPr="00EA2764">
              <w:t>по</w:t>
            </w:r>
            <w:r w:rsidRPr="00EA2764">
              <w:rPr>
                <w:lang w:val="en-US"/>
              </w:rPr>
              <w:t xml:space="preserve"> </w:t>
            </w:r>
            <w:r w:rsidRPr="00EA2764">
              <w:t>документу</w:t>
            </w:r>
            <w:r w:rsidRPr="00C739BD">
              <w:rPr>
                <w:lang w:val="en-US"/>
              </w:rPr>
              <w:t>» (</w:t>
            </w:r>
            <w:r w:rsidRPr="00EA2764">
              <w:rPr>
                <w:lang w:val="en-US"/>
              </w:rPr>
              <w:t>executions/execution/docAcceptance/holdingUnfulfilledClaimsPenaltiesSums/holdingUnfulfilledClaimsPenaltiesSum/amount</w:t>
            </w:r>
            <w:r w:rsidRPr="00C739BD">
              <w:rPr>
                <w:lang w:val="en-US"/>
              </w:rPr>
              <w:t xml:space="preserve">) </w:t>
            </w:r>
            <w:r>
              <w:t>и</w:t>
            </w:r>
            <w:r w:rsidRPr="00C739BD">
              <w:rPr>
                <w:lang w:val="en-US"/>
              </w:rPr>
              <w:t xml:space="preserve"> </w:t>
            </w:r>
            <w:r>
              <w:t>сохраняется</w:t>
            </w:r>
            <w:r w:rsidRPr="00C739BD">
              <w:rPr>
                <w:lang w:val="en-US"/>
              </w:rPr>
              <w:t xml:space="preserve"> </w:t>
            </w:r>
            <w:r>
              <w:t>в</w:t>
            </w:r>
            <w:r w:rsidRPr="00C739BD">
              <w:rPr>
                <w:lang w:val="en-US"/>
              </w:rPr>
              <w:t xml:space="preserve"> </w:t>
            </w:r>
            <w:r>
              <w:t>БД</w:t>
            </w:r>
            <w:r w:rsidRPr="00EA2764">
              <w:rPr>
                <w:lang w:val="en-US"/>
              </w:rPr>
              <w:t>.</w:t>
            </w:r>
          </w:p>
          <w:p w14:paraId="77727C02" w14:textId="77777777" w:rsidR="00FF2FA2" w:rsidRDefault="00FF2FA2" w:rsidP="00FF2FA2">
            <w:pPr>
              <w:pStyle w:val="ad"/>
              <w:jc w:val="left"/>
              <w:rPr>
                <w:lang w:val="en-US"/>
              </w:rPr>
            </w:pPr>
          </w:p>
          <w:p w14:paraId="7E0C3E2D" w14:textId="77777777" w:rsidR="00FF2FA2" w:rsidRPr="007C05D0" w:rsidRDefault="00FF2FA2" w:rsidP="00FF2FA2">
            <w:pPr>
              <w:pStyle w:val="ad"/>
              <w:jc w:val="left"/>
            </w:pPr>
            <w:r>
              <w:t>Блок</w:t>
            </w:r>
            <w:r w:rsidRPr="007C05D0">
              <w:rPr>
                <w:lang w:val="en-US"/>
              </w:rPr>
              <w:t xml:space="preserve"> «</w:t>
            </w:r>
            <w:r w:rsidRPr="007C05D0">
              <w:t>Реквизиты</w:t>
            </w:r>
            <w:r w:rsidRPr="007C05D0">
              <w:rPr>
                <w:lang w:val="en-US"/>
              </w:rPr>
              <w:t xml:space="preserve"> </w:t>
            </w:r>
            <w:r w:rsidRPr="007C05D0">
              <w:t>счета</w:t>
            </w:r>
            <w:r w:rsidRPr="007C05D0">
              <w:rPr>
                <w:lang w:val="en-US"/>
              </w:rPr>
              <w:t xml:space="preserve"> </w:t>
            </w:r>
            <w:r w:rsidRPr="007C05D0">
              <w:t>поставщика</w:t>
            </w:r>
            <w:r w:rsidRPr="007C05D0">
              <w:rPr>
                <w:lang w:val="en-US"/>
              </w:rPr>
              <w:t>» (executions/execution/docAcceptance/supplierAccountsDetailContract</w:t>
            </w:r>
            <w:r w:rsidRPr="00CA4EBD">
              <w:rPr>
                <w:lang w:val="en-US"/>
              </w:rPr>
              <w:t>Info</w:t>
            </w:r>
            <w:r w:rsidRPr="007C05D0">
              <w:rPr>
                <w:lang w:val="en-US"/>
              </w:rPr>
              <w:t>)</w:t>
            </w:r>
            <w:r>
              <w:rPr>
                <w:lang w:val="en-US"/>
              </w:rPr>
              <w:t xml:space="preserve">. </w:t>
            </w:r>
            <w:r w:rsidRPr="007C05D0">
              <w:t>Если блок заполнен, то требуется заполнение одного из следующих полей:</w:t>
            </w:r>
          </w:p>
          <w:p w14:paraId="36BA4274" w14:textId="77777777" w:rsidR="00FF2FA2" w:rsidRPr="007C05D0" w:rsidRDefault="00FF2FA2" w:rsidP="002D0245">
            <w:pPr>
              <w:pStyle w:val="ad"/>
              <w:numPr>
                <w:ilvl w:val="0"/>
                <w:numId w:val="175"/>
              </w:numPr>
              <w:jc w:val="left"/>
            </w:pPr>
            <w:r>
              <w:t>«</w:t>
            </w:r>
            <w:r w:rsidRPr="007C05D0">
              <w:t>Уникальный идентификатор реквизитов счета поставщика из сведений о контракте</w:t>
            </w:r>
            <w:r>
              <w:t>»</w:t>
            </w:r>
            <w:r w:rsidRPr="007C05D0">
              <w:t xml:space="preserve"> (</w:t>
            </w:r>
            <w:r w:rsidRPr="007C05D0">
              <w:rPr>
                <w:lang w:val="en-US"/>
              </w:rPr>
              <w:t>executions</w:t>
            </w:r>
            <w:r w:rsidRPr="007C05D0">
              <w:t>/</w:t>
            </w:r>
            <w:r w:rsidRPr="007C05D0">
              <w:rPr>
                <w:lang w:val="en-US"/>
              </w:rPr>
              <w:t>execution</w:t>
            </w:r>
            <w:r w:rsidRPr="007C05D0">
              <w:t>/</w:t>
            </w:r>
            <w:r w:rsidRPr="007C05D0">
              <w:rPr>
                <w:lang w:val="en-US"/>
              </w:rPr>
              <w:t>docAcceptance</w:t>
            </w:r>
            <w:r w:rsidRPr="007C05D0">
              <w:t>/</w:t>
            </w:r>
            <w:r>
              <w:rPr>
                <w:lang w:val="en-US"/>
              </w:rPr>
              <w:t>supplierAccountsDetailsContrac</w:t>
            </w:r>
            <w:r w:rsidRPr="003B20B0">
              <w:rPr>
                <w:lang w:val="en-US"/>
              </w:rPr>
              <w:t>tInfo</w:t>
            </w:r>
            <w:r w:rsidRPr="007C05D0">
              <w:t>/</w:t>
            </w:r>
            <w:r w:rsidRPr="007C05D0">
              <w:rPr>
                <w:lang w:val="en-US"/>
              </w:rPr>
              <w:t>sid</w:t>
            </w:r>
            <w:r w:rsidRPr="007C05D0">
              <w:t>);</w:t>
            </w:r>
          </w:p>
          <w:p w14:paraId="22942A98" w14:textId="77777777" w:rsidR="00FF2FA2" w:rsidRDefault="00FF2FA2" w:rsidP="002D0245">
            <w:pPr>
              <w:pStyle w:val="ad"/>
              <w:numPr>
                <w:ilvl w:val="0"/>
                <w:numId w:val="175"/>
              </w:numPr>
              <w:jc w:val="left"/>
            </w:pPr>
            <w:r>
              <w:t>«</w:t>
            </w:r>
            <w:r w:rsidRPr="007C05D0">
              <w:t>Внешний идентификатор реквизитов счета поставщика из сведений о контракте</w:t>
            </w:r>
            <w:r>
              <w:t>»</w:t>
            </w:r>
            <w:r w:rsidRPr="007C05D0">
              <w:t xml:space="preserve"> (</w:t>
            </w:r>
            <w:r w:rsidRPr="007C05D0">
              <w:rPr>
                <w:lang w:val="en-US"/>
              </w:rPr>
              <w:t>executions</w:t>
            </w:r>
            <w:r w:rsidRPr="007C05D0">
              <w:t>/</w:t>
            </w:r>
            <w:r w:rsidRPr="007C05D0">
              <w:rPr>
                <w:lang w:val="en-US"/>
              </w:rPr>
              <w:t>execution</w:t>
            </w:r>
            <w:r w:rsidRPr="007C05D0">
              <w:t>/</w:t>
            </w:r>
            <w:r w:rsidRPr="007C05D0">
              <w:rPr>
                <w:lang w:val="en-US"/>
              </w:rPr>
              <w:t>docAcceptance</w:t>
            </w:r>
            <w:r w:rsidRPr="007C05D0">
              <w:t>/</w:t>
            </w:r>
            <w:r w:rsidRPr="007C05D0">
              <w:rPr>
                <w:lang w:val="en-US"/>
              </w:rPr>
              <w:t>supplierAccountsDetailsContract</w:t>
            </w:r>
            <w:r w:rsidRPr="003B20B0">
              <w:rPr>
                <w:lang w:val="en-US"/>
              </w:rPr>
              <w:t>Info</w:t>
            </w:r>
            <w:r w:rsidRPr="007C05D0">
              <w:t>/</w:t>
            </w:r>
            <w:r w:rsidRPr="007C05D0">
              <w:rPr>
                <w:lang w:val="en-US"/>
              </w:rPr>
              <w:t>externalSid</w:t>
            </w:r>
            <w:r w:rsidRPr="007C05D0">
              <w:t>).</w:t>
            </w:r>
          </w:p>
          <w:p w14:paraId="2932C384" w14:textId="77777777" w:rsidR="00FF2FA2" w:rsidRDefault="00FF2FA2" w:rsidP="00FF2FA2">
            <w:pPr>
              <w:pStyle w:val="ad"/>
              <w:jc w:val="left"/>
            </w:pPr>
            <w:r>
              <w:t>По указанным выше идентификаторам выполняем поиск реквизитов поставщика в последней версии сведений о контракте:</w:t>
            </w:r>
          </w:p>
          <w:p w14:paraId="1B835E92" w14:textId="77777777" w:rsidR="00FF2FA2" w:rsidRDefault="00FF2FA2" w:rsidP="002D0245">
            <w:pPr>
              <w:pStyle w:val="ad"/>
              <w:numPr>
                <w:ilvl w:val="0"/>
                <w:numId w:val="176"/>
              </w:numPr>
              <w:jc w:val="left"/>
            </w:pPr>
            <w:r>
              <w:t>если нашли, то при приеме найденными реквизитами заполняем блок «</w:t>
            </w:r>
            <w:r w:rsidRPr="001802DB">
              <w:t>Реквизиты счета</w:t>
            </w:r>
            <w:r>
              <w:t>» (</w:t>
            </w:r>
            <w:r w:rsidRPr="001802DB">
              <w:t>executions/execution/docAcceptance/supplierAccountsDetailContract</w:t>
            </w:r>
            <w:r w:rsidRPr="003B20B0">
              <w:rPr>
                <w:lang w:val="en-US"/>
              </w:rPr>
              <w:t>Info</w:t>
            </w:r>
            <w:r w:rsidRPr="001802DB">
              <w:t>/supplierAccountDetails</w:t>
            </w:r>
            <w:r w:rsidRPr="003B20B0">
              <w:rPr>
                <w:lang w:val="en-US"/>
              </w:rPr>
              <w:t>Info</w:t>
            </w:r>
            <w:r>
              <w:t xml:space="preserve">), который при приеме игнорируется, а также заполняем идентификаторы данных платежных реквизитов, указанных в блоке </w:t>
            </w:r>
            <w:r w:rsidRPr="00586695">
              <w:t>«</w:t>
            </w:r>
            <w:r w:rsidRPr="007C05D0">
              <w:t>Реквизиты</w:t>
            </w:r>
            <w:r w:rsidRPr="00586695">
              <w:t xml:space="preserve"> </w:t>
            </w:r>
            <w:r w:rsidRPr="007C05D0">
              <w:t>счета</w:t>
            </w:r>
            <w:r w:rsidRPr="00586695">
              <w:t xml:space="preserve"> </w:t>
            </w:r>
            <w:r w:rsidRPr="007C05D0">
              <w:t>поставщика</w:t>
            </w:r>
            <w:r w:rsidRPr="00586695">
              <w:t>» (</w:t>
            </w:r>
            <w:r w:rsidRPr="007C05D0">
              <w:rPr>
                <w:lang w:val="en-US"/>
              </w:rPr>
              <w:t>executions</w:t>
            </w:r>
            <w:r w:rsidRPr="00586695">
              <w:t>/</w:t>
            </w:r>
            <w:r w:rsidRPr="007C05D0">
              <w:rPr>
                <w:lang w:val="en-US"/>
              </w:rPr>
              <w:t>execution</w:t>
            </w:r>
            <w:r w:rsidRPr="00586695">
              <w:t>/</w:t>
            </w:r>
            <w:r w:rsidRPr="007C05D0">
              <w:rPr>
                <w:lang w:val="en-US"/>
              </w:rPr>
              <w:t>docAcceptance</w:t>
            </w:r>
            <w:r w:rsidRPr="00586695">
              <w:t>/</w:t>
            </w:r>
            <w:r w:rsidRPr="007C05D0">
              <w:rPr>
                <w:lang w:val="en-US"/>
              </w:rPr>
              <w:t>supplierAccountsDetailContract</w:t>
            </w:r>
            <w:r w:rsidRPr="00CA4EBD">
              <w:rPr>
                <w:lang w:val="en-US"/>
              </w:rPr>
              <w:t>Info</w:t>
            </w:r>
            <w:r w:rsidRPr="00586695">
              <w:t>)</w:t>
            </w:r>
            <w:r w:rsidRPr="001802DB">
              <w:t>;</w:t>
            </w:r>
          </w:p>
          <w:p w14:paraId="19CFC2AF" w14:textId="77777777" w:rsidR="00FF2FA2" w:rsidRPr="007C05D0" w:rsidRDefault="00FF2FA2" w:rsidP="002D0245">
            <w:pPr>
              <w:pStyle w:val="ad"/>
              <w:numPr>
                <w:ilvl w:val="0"/>
                <w:numId w:val="176"/>
              </w:numPr>
              <w:jc w:val="left"/>
            </w:pPr>
            <w:r>
              <w:t>если не нашли, то срабатывает соответствующий контроль.</w:t>
            </w:r>
          </w:p>
          <w:p w14:paraId="487635C3" w14:textId="77777777" w:rsidR="0015206D" w:rsidRDefault="0015206D" w:rsidP="0015206D">
            <w:pPr>
              <w:pStyle w:val="ad"/>
              <w:jc w:val="left"/>
            </w:pPr>
          </w:p>
          <w:p w14:paraId="21F66C4F" w14:textId="42476839" w:rsidR="0015206D" w:rsidRDefault="0015206D" w:rsidP="0015206D">
            <w:pPr>
              <w:pStyle w:val="ad"/>
              <w:jc w:val="left"/>
            </w:pPr>
            <w:r>
              <w:t>Блок «Информация о контрагенте для оплаты третьим лицам» (executions/execution/docAcceptance/thirdParticipantInfo). Если блок заполнен, то требуется заполнение одного из следующих полей:</w:t>
            </w:r>
          </w:p>
          <w:p w14:paraId="40D427E5" w14:textId="4F62D961" w:rsidR="0015206D" w:rsidRDefault="0015206D" w:rsidP="000242C8">
            <w:pPr>
              <w:pStyle w:val="ad"/>
              <w:numPr>
                <w:ilvl w:val="0"/>
                <w:numId w:val="281"/>
              </w:numPr>
              <w:ind w:left="731"/>
              <w:jc w:val="left"/>
            </w:pPr>
            <w:r>
              <w:t xml:space="preserve">«Уникальный идентификатор </w:t>
            </w:r>
            <w:r w:rsidR="00C5541B">
              <w:t>реквизитов для осуществления оплаты третьим лицам</w:t>
            </w:r>
            <w:r>
              <w:t>» (executions/execution/docAcceptance/thirdParticipantInfo/sid);</w:t>
            </w:r>
          </w:p>
          <w:p w14:paraId="43B63DC3" w14:textId="77899DC8" w:rsidR="0015206D" w:rsidRDefault="0015206D" w:rsidP="000242C8">
            <w:pPr>
              <w:pStyle w:val="ad"/>
              <w:numPr>
                <w:ilvl w:val="0"/>
                <w:numId w:val="281"/>
              </w:numPr>
              <w:ind w:left="731"/>
              <w:jc w:val="left"/>
            </w:pPr>
            <w:r>
              <w:t xml:space="preserve">«Внешний идентификатор </w:t>
            </w:r>
            <w:r w:rsidR="00C5541B">
              <w:t xml:space="preserve">реквизитов для осуществления оплаты </w:t>
            </w:r>
            <w:r>
              <w:t>третьим лицам» (executions/execution/docAcceptance/thirdParticipantInfo/externalSid).</w:t>
            </w:r>
          </w:p>
          <w:p w14:paraId="416C32FD" w14:textId="77777777" w:rsidR="0015206D" w:rsidRDefault="0015206D" w:rsidP="0015206D">
            <w:pPr>
              <w:pStyle w:val="ad"/>
              <w:jc w:val="left"/>
            </w:pPr>
            <w:r>
              <w:t>По указанным выше идентификаторам выполняем поиск реквизитов контрагента для оплаты третьим лицам в последней версии сведений о контракте:</w:t>
            </w:r>
          </w:p>
          <w:p w14:paraId="10C8E32D" w14:textId="6086E83F" w:rsidR="0015206D" w:rsidRDefault="0015206D" w:rsidP="000242C8">
            <w:pPr>
              <w:pStyle w:val="ad"/>
              <w:numPr>
                <w:ilvl w:val="0"/>
                <w:numId w:val="282"/>
              </w:numPr>
              <w:jc w:val="left"/>
            </w:pPr>
            <w:r>
              <w:t>если нашли, то при приеме найденными реквизитами заполняем блок «Реквизиты для осуществления оплаты» (executions/execution/docAcceptance/thirdParticipantInfo/thirdParticipantAccountDetailsInfo, который при приеме игнорируется, а также заполняются поля из сведений контракта, для юридического лица:</w:t>
            </w:r>
          </w:p>
          <w:p w14:paraId="05BFFE8E" w14:textId="3B4CD472" w:rsidR="0015206D" w:rsidRDefault="0015206D" w:rsidP="000242C8">
            <w:pPr>
              <w:pStyle w:val="ad"/>
              <w:numPr>
                <w:ilvl w:val="0"/>
                <w:numId w:val="283"/>
              </w:numPr>
              <w:ind w:firstLine="11"/>
              <w:jc w:val="left"/>
            </w:pPr>
            <w:r>
              <w:t>Поле «Полное наименование организации» (fullName);</w:t>
            </w:r>
          </w:p>
          <w:p w14:paraId="319552D2" w14:textId="0D7EE9F7" w:rsidR="0015206D" w:rsidRDefault="0015206D" w:rsidP="000242C8">
            <w:pPr>
              <w:pStyle w:val="ad"/>
              <w:numPr>
                <w:ilvl w:val="0"/>
                <w:numId w:val="283"/>
              </w:numPr>
              <w:ind w:firstLine="11"/>
              <w:jc w:val="left"/>
            </w:pPr>
            <w:r>
              <w:t>Поле «ИНН» (INN);</w:t>
            </w:r>
          </w:p>
          <w:p w14:paraId="489715D5" w14:textId="58E26652" w:rsidR="0015206D" w:rsidRDefault="0015206D" w:rsidP="000242C8">
            <w:pPr>
              <w:pStyle w:val="ad"/>
              <w:numPr>
                <w:ilvl w:val="0"/>
                <w:numId w:val="283"/>
              </w:numPr>
              <w:ind w:firstLine="11"/>
              <w:jc w:val="left"/>
            </w:pPr>
            <w:r>
              <w:t>Поле «КПП» (KPP);</w:t>
            </w:r>
          </w:p>
          <w:p w14:paraId="672D7A85" w14:textId="0E39E9D2" w:rsidR="0015206D" w:rsidRDefault="0015206D" w:rsidP="000242C8">
            <w:pPr>
              <w:pStyle w:val="ad"/>
              <w:numPr>
                <w:ilvl w:val="0"/>
                <w:numId w:val="283"/>
              </w:numPr>
              <w:ind w:firstLine="11"/>
              <w:jc w:val="left"/>
            </w:pPr>
            <w:r>
              <w:t>Поле «КПП крупнейшего налогоплательщика» (majorTaxPayerKPP);</w:t>
            </w:r>
          </w:p>
          <w:p w14:paraId="56C240F8" w14:textId="77777777" w:rsidR="0015206D" w:rsidRDefault="0015206D" w:rsidP="0015206D">
            <w:pPr>
              <w:pStyle w:val="ad"/>
              <w:ind w:left="731"/>
              <w:jc w:val="left"/>
            </w:pPr>
            <w:r>
              <w:t>для физического лица:</w:t>
            </w:r>
          </w:p>
          <w:p w14:paraId="75433F36" w14:textId="71E2A2A9" w:rsidR="0015206D" w:rsidRDefault="0015206D" w:rsidP="000242C8">
            <w:pPr>
              <w:pStyle w:val="ad"/>
              <w:numPr>
                <w:ilvl w:val="0"/>
                <w:numId w:val="284"/>
              </w:numPr>
              <w:ind w:firstLine="11"/>
              <w:jc w:val="left"/>
            </w:pPr>
            <w:r>
              <w:t>Блок «ФИО» (nameInfo)</w:t>
            </w:r>
          </w:p>
          <w:p w14:paraId="2FDCE1A5" w14:textId="2294C367" w:rsidR="0015206D" w:rsidRDefault="0015206D" w:rsidP="000242C8">
            <w:pPr>
              <w:pStyle w:val="ad"/>
              <w:numPr>
                <w:ilvl w:val="0"/>
                <w:numId w:val="284"/>
              </w:numPr>
              <w:ind w:firstLine="11"/>
              <w:jc w:val="left"/>
            </w:pPr>
            <w:r>
              <w:t>Признак «Индивидуальный предприниматель» (isIP), при наличии данных в СГК;</w:t>
            </w:r>
          </w:p>
          <w:p w14:paraId="47C9477D" w14:textId="40190668" w:rsidR="0015206D" w:rsidRDefault="0015206D" w:rsidP="000242C8">
            <w:pPr>
              <w:pStyle w:val="ad"/>
              <w:numPr>
                <w:ilvl w:val="0"/>
                <w:numId w:val="284"/>
              </w:numPr>
              <w:ind w:firstLine="11"/>
              <w:jc w:val="left"/>
            </w:pPr>
            <w:r>
              <w:t>Поле «ИНН» (INN).</w:t>
            </w:r>
          </w:p>
          <w:p w14:paraId="0FC86A5E" w14:textId="11894EF4" w:rsidR="0015206D" w:rsidRDefault="0015206D" w:rsidP="000242C8">
            <w:pPr>
              <w:pStyle w:val="ad"/>
              <w:numPr>
                <w:ilvl w:val="0"/>
                <w:numId w:val="282"/>
              </w:numPr>
              <w:jc w:val="left"/>
            </w:pPr>
            <w:r>
              <w:t>если не нашли, то срабатывает соответствующий контроль.</w:t>
            </w:r>
          </w:p>
          <w:p w14:paraId="070337CC" w14:textId="25F0C529" w:rsidR="00FF2FA2" w:rsidRDefault="00FF2FA2" w:rsidP="00D818D9">
            <w:pPr>
              <w:pStyle w:val="ad"/>
              <w:jc w:val="left"/>
            </w:pPr>
          </w:p>
          <w:p w14:paraId="20C8762F" w14:textId="5AD2897C" w:rsidR="00FF2FA2" w:rsidRPr="0015206D" w:rsidRDefault="0015206D" w:rsidP="00D818D9">
            <w:pPr>
              <w:pStyle w:val="ad"/>
              <w:jc w:val="left"/>
            </w:pPr>
            <w:r>
              <w:t xml:space="preserve">При этом допустимо заполнение либо блока </w:t>
            </w:r>
            <w:r w:rsidRPr="00675211">
              <w:t>«</w:t>
            </w:r>
            <w:r w:rsidRPr="007C05D0">
              <w:t>Реквизиты</w:t>
            </w:r>
            <w:r w:rsidRPr="00675211">
              <w:t xml:space="preserve"> </w:t>
            </w:r>
            <w:r w:rsidRPr="007C05D0">
              <w:t>счета</w:t>
            </w:r>
            <w:r w:rsidRPr="00675211">
              <w:t xml:space="preserve"> </w:t>
            </w:r>
            <w:r w:rsidRPr="007C05D0">
              <w:t>поставщика</w:t>
            </w:r>
            <w:r w:rsidRPr="00675211">
              <w:t>» (</w:t>
            </w:r>
            <w:r w:rsidRPr="007C05D0">
              <w:rPr>
                <w:lang w:val="en-US"/>
              </w:rPr>
              <w:t>executions</w:t>
            </w:r>
            <w:r w:rsidRPr="00675211">
              <w:t>/</w:t>
            </w:r>
            <w:r w:rsidRPr="007C05D0">
              <w:rPr>
                <w:lang w:val="en-US"/>
              </w:rPr>
              <w:t>execution</w:t>
            </w:r>
            <w:r w:rsidRPr="00675211">
              <w:t>/</w:t>
            </w:r>
            <w:r w:rsidRPr="007C05D0">
              <w:rPr>
                <w:lang w:val="en-US"/>
              </w:rPr>
              <w:t>docAcceptance</w:t>
            </w:r>
            <w:r w:rsidRPr="00675211">
              <w:t>/</w:t>
            </w:r>
            <w:r w:rsidRPr="007C05D0">
              <w:rPr>
                <w:lang w:val="en-US"/>
              </w:rPr>
              <w:t>supplierAccountsDetailContract</w:t>
            </w:r>
            <w:r w:rsidRPr="00CA4EBD">
              <w:rPr>
                <w:lang w:val="en-US"/>
              </w:rPr>
              <w:t>Info</w:t>
            </w:r>
            <w:r w:rsidRPr="00675211">
              <w:t>)</w:t>
            </w:r>
            <w:r>
              <w:t>, либо блока «Информация о контрагенте для оплаты третьим лицам» (executions/execution/docAcceptance/thirdParticipantInfo).</w:t>
            </w:r>
          </w:p>
          <w:p w14:paraId="5539E9A6" w14:textId="77777777" w:rsidR="0015206D" w:rsidRDefault="0015206D" w:rsidP="00D818D9">
            <w:pPr>
              <w:pStyle w:val="ad"/>
              <w:jc w:val="left"/>
            </w:pPr>
          </w:p>
          <w:p w14:paraId="45F37DE5" w14:textId="0CDC7A20" w:rsidR="00D818D9" w:rsidRDefault="00D818D9" w:rsidP="00D818D9">
            <w:pPr>
              <w:pStyle w:val="ad"/>
              <w:jc w:val="left"/>
            </w:pPr>
            <w:bookmarkStart w:id="132" w:name="FCSNF_14588_1"/>
            <w:r>
              <w:t>Поле</w:t>
            </w:r>
            <w:r w:rsidRPr="00BE3F98">
              <w:rPr>
                <w:lang w:val="en-US"/>
              </w:rPr>
              <w:t xml:space="preserve"> «</w:t>
            </w:r>
            <w:r w:rsidRPr="00BE3F98">
              <w:t>Производить</w:t>
            </w:r>
            <w:r w:rsidRPr="00BE3F98">
              <w:rPr>
                <w:lang w:val="en-US"/>
              </w:rPr>
              <w:t xml:space="preserve"> </w:t>
            </w:r>
            <w:r w:rsidRPr="00BE3F98">
              <w:t>расчет</w:t>
            </w:r>
            <w:r w:rsidRPr="00BE3F98">
              <w:rPr>
                <w:lang w:val="en-US"/>
              </w:rPr>
              <w:t xml:space="preserve"> </w:t>
            </w:r>
            <w:r w:rsidRPr="00BE3F98">
              <w:t>НДС</w:t>
            </w:r>
            <w:r w:rsidRPr="00BE3F98">
              <w:rPr>
                <w:lang w:val="en-US"/>
              </w:rPr>
              <w:t xml:space="preserve"> </w:t>
            </w:r>
            <w:r w:rsidRPr="00BE3F98">
              <w:t>в</w:t>
            </w:r>
            <w:r w:rsidRPr="00BE3F98">
              <w:rPr>
                <w:lang w:val="en-US"/>
              </w:rPr>
              <w:t xml:space="preserve"> </w:t>
            </w:r>
            <w:r w:rsidRPr="00BE3F98">
              <w:t>итоговых</w:t>
            </w:r>
            <w:r w:rsidRPr="00BE3F98">
              <w:rPr>
                <w:lang w:val="en-US"/>
              </w:rPr>
              <w:t xml:space="preserve"> </w:t>
            </w:r>
            <w:r w:rsidRPr="00BE3F98">
              <w:t>строках</w:t>
            </w:r>
            <w:r w:rsidRPr="00BE3F98">
              <w:rPr>
                <w:lang w:val="en-US"/>
              </w:rPr>
              <w:t>» (executions/execution/docAcceptance/ isCalculateVATTotals)</w:t>
            </w:r>
            <w:bookmarkEnd w:id="132"/>
            <w:r w:rsidRPr="00BE3F98">
              <w:rPr>
                <w:lang w:val="en-US"/>
              </w:rPr>
              <w:t xml:space="preserve">. </w:t>
            </w:r>
            <w:r>
              <w:t>Игнорируется при приеме. Если в поле «</w:t>
            </w:r>
            <w:r w:rsidRPr="00154B96">
              <w:t>Признак «Производить расчет НДС в итоговых строках» (</w:t>
            </w:r>
            <w:r w:rsidRPr="00BE3F98">
              <w:t>IS</w:t>
            </w:r>
            <w:r w:rsidRPr="00154B96">
              <w:t>_</w:t>
            </w:r>
            <w:r w:rsidRPr="00BE3F98">
              <w:t>INVALIDATION</w:t>
            </w:r>
            <w:r w:rsidRPr="00154B96">
              <w:t>_</w:t>
            </w:r>
            <w:r w:rsidRPr="00BE3F98">
              <w:t>ALLOWED</w:t>
            </w:r>
            <w:r w:rsidRPr="00154B96">
              <w:t>)</w:t>
            </w:r>
            <w:r>
              <w:t xml:space="preserve"> сущности </w:t>
            </w:r>
            <w:r w:rsidRPr="00BE3F98">
              <w:t>«</w:t>
            </w:r>
            <w:r>
              <w:t>Документ о приемке</w:t>
            </w:r>
            <w:r w:rsidRPr="00BE3F98">
              <w:t xml:space="preserve">» (дочерняя сущность для сущности «Исполнение контракта» (CONTRACT_FULFILLMENT) </w:t>
            </w:r>
            <w:r>
              <w:t>логической модели РК указано</w:t>
            </w:r>
            <w:r w:rsidRPr="00BE3F98">
              <w:t xml:space="preserve"> значение TRUE, то при передаче поле заполняется значением true, иначе не заполняется</w:t>
            </w:r>
            <w:r>
              <w:t>.</w:t>
            </w:r>
          </w:p>
          <w:p w14:paraId="453F032D" w14:textId="3BFF2791" w:rsidR="00D818D9" w:rsidRDefault="00D818D9" w:rsidP="00D818D9">
            <w:pPr>
              <w:pStyle w:val="ad"/>
              <w:jc w:val="left"/>
            </w:pPr>
          </w:p>
          <w:p w14:paraId="41528FF6" w14:textId="279EBBF5" w:rsidR="00D818D9" w:rsidRDefault="00D818D9" w:rsidP="00D818D9">
            <w:pPr>
              <w:pStyle w:val="ad"/>
              <w:jc w:val="left"/>
            </w:pPr>
            <w:bookmarkStart w:id="133" w:name="FCSNF_14588_2"/>
            <w:bookmarkStart w:id="134" w:name="VATRateSumsInfo"/>
            <w:r>
              <w:t>Поле</w:t>
            </w:r>
            <w:r w:rsidRPr="00BE3F98">
              <w:rPr>
                <w:lang w:val="en-US"/>
              </w:rPr>
              <w:t xml:space="preserve"> «</w:t>
            </w:r>
            <w:r w:rsidRPr="00BE3F98">
              <w:t>Суммы</w:t>
            </w:r>
            <w:r w:rsidRPr="00BE3F98">
              <w:rPr>
                <w:lang w:val="en-US"/>
              </w:rPr>
              <w:t xml:space="preserve"> </w:t>
            </w:r>
            <w:r w:rsidRPr="00BE3F98">
              <w:t>НДС</w:t>
            </w:r>
            <w:r w:rsidRPr="00BE3F98">
              <w:rPr>
                <w:lang w:val="en-US"/>
              </w:rPr>
              <w:t xml:space="preserve"> </w:t>
            </w:r>
            <w:r w:rsidRPr="00BE3F98">
              <w:t>по</w:t>
            </w:r>
            <w:r w:rsidRPr="00BE3F98">
              <w:rPr>
                <w:lang w:val="en-US"/>
              </w:rPr>
              <w:t xml:space="preserve"> </w:t>
            </w:r>
            <w:r w:rsidRPr="00BE3F98">
              <w:t>ставкам</w:t>
            </w:r>
            <w:r w:rsidRPr="00BE3F98">
              <w:rPr>
                <w:lang w:val="en-US"/>
              </w:rPr>
              <w:t>» (executions/execution/docAcceptance/</w:t>
            </w:r>
            <w:bookmarkStart w:id="135" w:name="OLE_LINK1"/>
            <w:bookmarkStart w:id="136" w:name="OLE_LINK2"/>
            <w:r w:rsidRPr="00BE3F98">
              <w:rPr>
                <w:lang w:val="en-US"/>
              </w:rPr>
              <w:t>VATRateSumsInfo</w:t>
            </w:r>
            <w:bookmarkEnd w:id="135"/>
            <w:bookmarkEnd w:id="136"/>
            <w:r w:rsidRPr="00BE3F98">
              <w:rPr>
                <w:lang w:val="en-US"/>
              </w:rPr>
              <w:t>)</w:t>
            </w:r>
            <w:bookmarkEnd w:id="133"/>
            <w:bookmarkEnd w:id="134"/>
            <w:r w:rsidRPr="00BE3F98">
              <w:rPr>
                <w:lang w:val="en-US"/>
              </w:rPr>
              <w:t xml:space="preserve">. </w:t>
            </w:r>
            <w:r w:rsidRPr="00BE3F98">
              <w:t>Игнорируется при приеме.</w:t>
            </w:r>
            <w:r>
              <w:t xml:space="preserve"> </w:t>
            </w:r>
            <w:r w:rsidRPr="00BE3F98">
              <w:t xml:space="preserve">Заполняется при передаче </w:t>
            </w:r>
            <w:r>
              <w:t xml:space="preserve">в соответствии со сведениями, указанными для формируемого исполнения в сущности «Пары ставка НДС </w:t>
            </w:r>
            <w:r w:rsidR="007D646F">
              <w:t>–</w:t>
            </w:r>
            <w:r>
              <w:t xml:space="preserve"> сумма НДС» логической модели РК.</w:t>
            </w:r>
            <w:r w:rsidR="000F33E2">
              <w:t xml:space="preserve"> При заполнении блока следует учитывать, что начиная с версии 15.0 следует заполнять не поле </w:t>
            </w:r>
            <w:r w:rsidR="000F33E2" w:rsidRPr="000F33E2">
              <w:t>VATRate</w:t>
            </w:r>
            <w:r w:rsidR="000F33E2">
              <w:t xml:space="preserve"> (объявлено устаревшим), а блок «</w:t>
            </w:r>
            <w:r w:rsidR="000F33E2" w:rsidRPr="000F33E2">
              <w:t>Ставка НДС</w:t>
            </w:r>
            <w:r w:rsidR="000F33E2">
              <w:t>» (</w:t>
            </w:r>
            <w:r w:rsidR="000F33E2" w:rsidRPr="000F33E2">
              <w:t>VATRateInfo</w:t>
            </w:r>
            <w:r w:rsidR="000F33E2">
              <w:t>).</w:t>
            </w:r>
          </w:p>
          <w:p w14:paraId="0F9D5D61" w14:textId="23140EA2" w:rsidR="001B1F2F" w:rsidRDefault="001B1F2F" w:rsidP="00D818D9">
            <w:pPr>
              <w:pStyle w:val="ad"/>
              <w:jc w:val="left"/>
            </w:pPr>
          </w:p>
          <w:p w14:paraId="53821FC3" w14:textId="77777777" w:rsidR="001B1F2F" w:rsidRPr="00BE3F98" w:rsidRDefault="001B1F2F" w:rsidP="00D818D9">
            <w:pPr>
              <w:pStyle w:val="ad"/>
              <w:jc w:val="left"/>
            </w:pPr>
          </w:p>
          <w:p w14:paraId="309856CC" w14:textId="45E41C5E" w:rsidR="00D818D9" w:rsidRPr="00BE3F98" w:rsidRDefault="00D818D9" w:rsidP="00D818D9">
            <w:pPr>
              <w:pStyle w:val="ad"/>
              <w:jc w:val="left"/>
            </w:pPr>
          </w:p>
          <w:p w14:paraId="5CEA2494" w14:textId="79039376" w:rsidR="00D818D9" w:rsidRPr="00E22D8A" w:rsidRDefault="00D818D9" w:rsidP="00D818D9">
            <w:pPr>
              <w:pStyle w:val="ad"/>
              <w:jc w:val="center"/>
              <w:rPr>
                <w:b/>
                <w:lang w:val="en-US"/>
              </w:rPr>
            </w:pPr>
            <w:r w:rsidRPr="00085727">
              <w:rPr>
                <w:b/>
              </w:rPr>
              <w:t>Блок</w:t>
            </w:r>
            <w:r w:rsidRPr="00E22D8A">
              <w:rPr>
                <w:b/>
                <w:lang w:val="en-US"/>
              </w:rPr>
              <w:t xml:space="preserve"> «</w:t>
            </w:r>
            <w:r w:rsidRPr="002C0403">
              <w:rPr>
                <w:b/>
              </w:rPr>
              <w:t>Платежный</w:t>
            </w:r>
            <w:r w:rsidRPr="00E22D8A">
              <w:rPr>
                <w:b/>
                <w:lang w:val="en-US"/>
              </w:rPr>
              <w:t xml:space="preserve"> </w:t>
            </w:r>
            <w:r w:rsidRPr="002C0403">
              <w:rPr>
                <w:b/>
              </w:rPr>
              <w:t>документ</w:t>
            </w:r>
            <w:r w:rsidRPr="00E22D8A">
              <w:rPr>
                <w:b/>
                <w:lang w:val="en-US"/>
              </w:rPr>
              <w:t>» (</w:t>
            </w:r>
            <w:r w:rsidRPr="002C0403">
              <w:rPr>
                <w:b/>
                <w:lang w:val="en-US"/>
              </w:rPr>
              <w:t>executions</w:t>
            </w:r>
            <w:r w:rsidRPr="00E22D8A">
              <w:rPr>
                <w:b/>
                <w:lang w:val="en-US"/>
              </w:rPr>
              <w:t>/</w:t>
            </w:r>
            <w:r w:rsidRPr="002C0403">
              <w:rPr>
                <w:b/>
                <w:lang w:val="en-US"/>
              </w:rPr>
              <w:t>execution</w:t>
            </w:r>
            <w:r w:rsidRPr="00E22D8A">
              <w:rPr>
                <w:b/>
                <w:lang w:val="en-US"/>
              </w:rPr>
              <w:t>/</w:t>
            </w:r>
            <w:r w:rsidRPr="002C0403">
              <w:rPr>
                <w:b/>
                <w:lang w:val="en-US"/>
              </w:rPr>
              <w:t>payDoc</w:t>
            </w:r>
            <w:r w:rsidRPr="00E22D8A">
              <w:rPr>
                <w:b/>
                <w:lang w:val="en-US"/>
              </w:rPr>
              <w:t>).</w:t>
            </w:r>
          </w:p>
          <w:p w14:paraId="1D8A1E87" w14:textId="77777777" w:rsidR="00D818D9" w:rsidRPr="00E22D8A" w:rsidRDefault="00D818D9" w:rsidP="00D818D9">
            <w:pPr>
              <w:pStyle w:val="ad"/>
              <w:jc w:val="left"/>
              <w:rPr>
                <w:lang w:val="en-US"/>
              </w:rPr>
            </w:pPr>
          </w:p>
          <w:p w14:paraId="6F4A056E" w14:textId="5355BDE1" w:rsidR="00D818D9" w:rsidRDefault="00D818D9" w:rsidP="00D818D9">
            <w:pPr>
              <w:pStyle w:val="ad"/>
              <w:jc w:val="left"/>
            </w:pPr>
            <w:bookmarkStart w:id="137" w:name="FCSNF_14654_2"/>
            <w:r>
              <w:t>Значения поля «Идентификатор документа в ЕИС» (</w:t>
            </w:r>
            <w:r w:rsidRPr="008B4852">
              <w:t>executions/execution/payDoc/sid</w:t>
            </w:r>
            <w:r>
              <w:t>) при приеме первой версии сведений об исполнении контракта игнорируется, назначается в ЕИС и выгружается. При приеме изменений размещенной версии, если поле заполнено, то контролируется, что в предыдущей версии сведений об исполнении контракта найден платежный документ с указанным значением sid, то есть данное поле, как и externalSid, используется для идентификации документа в разных версиях сведений об исполнении контракта. При этом, если для документа, найденного по sid, в размещенной версии сведений об исполнении контракта:</w:t>
            </w:r>
          </w:p>
          <w:p w14:paraId="05BF38DD" w14:textId="1B625315" w:rsidR="00D818D9" w:rsidRDefault="00D818D9" w:rsidP="00D818D9">
            <w:pPr>
              <w:pStyle w:val="ad"/>
              <w:jc w:val="left"/>
            </w:pPr>
            <w:r>
              <w:t>•</w:t>
            </w:r>
            <w:r>
              <w:tab/>
              <w:t>задан externalSid, то в принимаемой версии должно быть указано то же значение externalSid</w:t>
            </w:r>
          </w:p>
          <w:p w14:paraId="13F518FB" w14:textId="4F911153" w:rsidR="00D818D9" w:rsidRDefault="00D818D9" w:rsidP="00D818D9">
            <w:pPr>
              <w:pStyle w:val="ad"/>
              <w:jc w:val="left"/>
            </w:pPr>
            <w:r>
              <w:t>•</w:t>
            </w:r>
            <w:r>
              <w:tab/>
              <w:t>не задан externalSid, то в принимаемой версии допускается указание externalSid, то есть считается, что внешняя система задала свой идентификатор.</w:t>
            </w:r>
          </w:p>
          <w:bookmarkEnd w:id="137"/>
          <w:p w14:paraId="6A04CA4F" w14:textId="77777777" w:rsidR="00D818D9" w:rsidRDefault="00D818D9" w:rsidP="00D818D9">
            <w:pPr>
              <w:pStyle w:val="ad"/>
              <w:jc w:val="left"/>
            </w:pPr>
          </w:p>
          <w:p w14:paraId="54D21589" w14:textId="48EEFC89" w:rsidR="00D818D9" w:rsidRPr="00120935" w:rsidRDefault="00D818D9" w:rsidP="00D818D9">
            <w:pPr>
              <w:pStyle w:val="ad"/>
              <w:jc w:val="left"/>
              <w:rPr>
                <w:lang w:val="uk-UA"/>
              </w:rPr>
            </w:pPr>
            <w:r w:rsidRPr="000F179F">
              <w:t xml:space="preserve">Внешний идентификатор </w:t>
            </w:r>
            <w:r>
              <w:rPr>
                <w:lang w:val="uk-UA"/>
              </w:rPr>
              <w:t>документа</w:t>
            </w:r>
            <w:r w:rsidRPr="000F179F">
              <w:t xml:space="preserve"> (executions</w:t>
            </w:r>
            <w:r>
              <w:rPr>
                <w:lang w:val="uk-UA"/>
              </w:rPr>
              <w:t>/</w:t>
            </w:r>
            <w:r w:rsidRPr="000F179F">
              <w:t>execution</w:t>
            </w:r>
            <w:r>
              <w:rPr>
                <w:lang w:val="uk-UA"/>
              </w:rPr>
              <w:t>/</w:t>
            </w:r>
            <w:r w:rsidRPr="002C0403">
              <w:t>payDoc</w:t>
            </w:r>
            <w:r w:rsidRPr="000F179F">
              <w:t>/external</w:t>
            </w:r>
            <w:r>
              <w:rPr>
                <w:lang w:val="en-US"/>
              </w:rPr>
              <w:t>Si</w:t>
            </w:r>
            <w:r w:rsidRPr="000F179F">
              <w:t>d) – при приеме берется из пришедшего документа и сохраняется в БД</w:t>
            </w:r>
            <w:r>
              <w:rPr>
                <w:lang w:val="uk-UA"/>
              </w:rPr>
              <w:t xml:space="preserve">. </w:t>
            </w:r>
            <w:r w:rsidRPr="00120935">
              <w:rPr>
                <w:lang w:val="uk-UA"/>
              </w:rPr>
              <w:t>Проверяется уникальность (см. РК_ИК_028</w:t>
            </w:r>
            <w:r>
              <w:rPr>
                <w:lang w:val="uk-UA"/>
              </w:rPr>
              <w:t>6</w:t>
            </w:r>
            <w:r w:rsidRPr="00120935">
              <w:rPr>
                <w:lang w:val="uk-UA"/>
              </w:rPr>
              <w:t>).</w:t>
            </w:r>
          </w:p>
          <w:p w14:paraId="298DAD84" w14:textId="3B4678EB" w:rsidR="00D818D9" w:rsidRPr="00120935" w:rsidRDefault="00D818D9" w:rsidP="00D818D9">
            <w:pPr>
              <w:pStyle w:val="ad"/>
              <w:jc w:val="left"/>
              <w:rPr>
                <w:lang w:val="uk-UA"/>
              </w:rPr>
            </w:pPr>
          </w:p>
          <w:p w14:paraId="1999B2A7" w14:textId="35378772" w:rsidR="00D818D9" w:rsidRDefault="00D818D9" w:rsidP="00D818D9">
            <w:pPr>
              <w:pStyle w:val="ad"/>
              <w:jc w:val="left"/>
            </w:pPr>
            <w:r w:rsidRPr="00120935">
              <w:rPr>
                <w:lang w:val="uk-UA"/>
              </w:rPr>
              <w:t>Блок «Тип платежного документа» (</w:t>
            </w:r>
            <w:r w:rsidRPr="007A6BCC">
              <w:rPr>
                <w:lang w:val="en-US"/>
              </w:rPr>
              <w:t>executions</w:t>
            </w:r>
            <w:r w:rsidRPr="00120935">
              <w:rPr>
                <w:lang w:val="uk-UA"/>
              </w:rPr>
              <w:t>/</w:t>
            </w:r>
            <w:r w:rsidRPr="007A6BCC">
              <w:rPr>
                <w:lang w:val="en-US"/>
              </w:rPr>
              <w:t>execution</w:t>
            </w:r>
            <w:r w:rsidRPr="00120935">
              <w:rPr>
                <w:lang w:val="uk-UA"/>
              </w:rPr>
              <w:t>/</w:t>
            </w:r>
            <w:r w:rsidRPr="007A6BCC">
              <w:rPr>
                <w:lang w:val="en-US"/>
              </w:rPr>
              <w:t>payDoc</w:t>
            </w:r>
            <w:r w:rsidRPr="00120935">
              <w:rPr>
                <w:lang w:val="uk-UA"/>
              </w:rPr>
              <w:t>/</w:t>
            </w:r>
            <w:r w:rsidRPr="007A6BCC">
              <w:rPr>
                <w:lang w:val="en-US"/>
              </w:rPr>
              <w:t>payDocTypeInfo</w:t>
            </w:r>
            <w:r w:rsidRPr="00120935">
              <w:rPr>
                <w:lang w:val="uk-UA"/>
              </w:rPr>
              <w:t xml:space="preserve">). </w:t>
            </w:r>
            <w:r w:rsidRPr="007A6BCC">
              <w:t>Контролируется</w:t>
            </w:r>
            <w:r>
              <w:t xml:space="preserve"> бизнес-контролями</w:t>
            </w:r>
            <w:r w:rsidRPr="007A6BCC">
              <w:t xml:space="preserve"> обязательность и допустимость заполнения, если первая версия информации о контракте размещена после выхода версии 11.0</w:t>
            </w:r>
          </w:p>
          <w:p w14:paraId="2E53F755" w14:textId="66444654" w:rsidR="00D818D9" w:rsidRDefault="00D818D9" w:rsidP="00D818D9">
            <w:pPr>
              <w:pStyle w:val="ad"/>
              <w:jc w:val="left"/>
            </w:pPr>
          </w:p>
          <w:p w14:paraId="644AE52C" w14:textId="6AF3517D" w:rsidR="00D818D9" w:rsidRPr="000A4FE3" w:rsidRDefault="00D818D9" w:rsidP="00D818D9">
            <w:pPr>
              <w:pStyle w:val="ad"/>
              <w:jc w:val="left"/>
              <w:rPr>
                <w:lang w:val="en-US"/>
              </w:rPr>
            </w:pPr>
            <w:r>
              <w:t>Поля</w:t>
            </w:r>
          </w:p>
          <w:p w14:paraId="138A0C98" w14:textId="21B5B7F1" w:rsidR="00D818D9" w:rsidRPr="001973D6" w:rsidRDefault="00D818D9" w:rsidP="00D818D9">
            <w:pPr>
              <w:pStyle w:val="ad"/>
              <w:jc w:val="left"/>
              <w:rPr>
                <w:lang w:val="en-US"/>
              </w:rPr>
            </w:pPr>
            <w:r w:rsidRPr="001973D6">
              <w:rPr>
                <w:lang w:val="en-US"/>
              </w:rPr>
              <w:t>«</w:t>
            </w:r>
            <w:r w:rsidRPr="001973D6">
              <w:t>Наименование</w:t>
            </w:r>
            <w:r w:rsidRPr="001973D6">
              <w:rPr>
                <w:lang w:val="en-US"/>
              </w:rPr>
              <w:t xml:space="preserve"> </w:t>
            </w:r>
            <w:r w:rsidRPr="001973D6">
              <w:t>документа</w:t>
            </w:r>
            <w:r w:rsidRPr="001973D6">
              <w:rPr>
                <w:lang w:val="en-US"/>
              </w:rPr>
              <w:t>» (executions/execution/payDoc/payDocTypeInfo/docAcceptancePayDoc/payDocToDocAcceptanceCompliances/docAcceptance/name);</w:t>
            </w:r>
          </w:p>
          <w:p w14:paraId="72B277D4" w14:textId="535E6B32" w:rsidR="00D818D9" w:rsidRPr="001973D6" w:rsidRDefault="00D818D9" w:rsidP="00D818D9">
            <w:pPr>
              <w:pStyle w:val="ad"/>
              <w:jc w:val="left"/>
              <w:rPr>
                <w:lang w:val="en-US"/>
              </w:rPr>
            </w:pPr>
            <w:r w:rsidRPr="001973D6">
              <w:rPr>
                <w:lang w:val="en-US"/>
              </w:rPr>
              <w:t>«</w:t>
            </w:r>
            <w:r w:rsidRPr="001973D6">
              <w:t>Дата</w:t>
            </w:r>
            <w:r w:rsidRPr="001973D6">
              <w:rPr>
                <w:lang w:val="en-US"/>
              </w:rPr>
              <w:t xml:space="preserve"> </w:t>
            </w:r>
            <w:r w:rsidRPr="001973D6">
              <w:t>документа</w:t>
            </w:r>
            <w:r w:rsidRPr="001973D6">
              <w:rPr>
                <w:lang w:val="en-US"/>
              </w:rPr>
              <w:t>» (executions/execution/payDoc/payDocTypeInfo/docAcceptancePayDoc/payDocToDocAcceptanceCompliances/docAcceptance/documentDate);</w:t>
            </w:r>
          </w:p>
          <w:p w14:paraId="43AC05B0" w14:textId="702A4C15" w:rsidR="00D818D9" w:rsidRPr="001973D6" w:rsidRDefault="00D818D9" w:rsidP="00D818D9">
            <w:pPr>
              <w:pStyle w:val="ad"/>
              <w:jc w:val="left"/>
              <w:rPr>
                <w:lang w:val="en-US"/>
              </w:rPr>
            </w:pPr>
            <w:r w:rsidRPr="001973D6">
              <w:rPr>
                <w:lang w:val="en-US"/>
              </w:rPr>
              <w:t>«</w:t>
            </w:r>
            <w:r w:rsidRPr="001973D6">
              <w:t>Номер</w:t>
            </w:r>
            <w:r w:rsidRPr="001973D6">
              <w:rPr>
                <w:lang w:val="en-US"/>
              </w:rPr>
              <w:t xml:space="preserve"> </w:t>
            </w:r>
            <w:r w:rsidRPr="001973D6">
              <w:t>документа</w:t>
            </w:r>
            <w:r w:rsidRPr="001973D6">
              <w:rPr>
                <w:lang w:val="en-US"/>
              </w:rPr>
              <w:t>» (executions/execution/payDoc/payDocTypeInfo/docAcceptancePayDoc/payDocToDocAcceptanceCompliances/docAcceptance/documentNum)</w:t>
            </w:r>
          </w:p>
          <w:p w14:paraId="65A7D565" w14:textId="420858EE" w:rsidR="00D818D9" w:rsidRDefault="00D818D9" w:rsidP="00D818D9">
            <w:pPr>
              <w:pStyle w:val="ad"/>
              <w:jc w:val="left"/>
            </w:pPr>
            <w:r>
              <w:t>и</w:t>
            </w:r>
            <w:r w:rsidRPr="001973D6">
              <w:t>гнориру</w:t>
            </w:r>
            <w:r>
              <w:t>ю</w:t>
            </w:r>
            <w:r w:rsidRPr="001973D6">
              <w:t>тся при приеме, заполня</w:t>
            </w:r>
            <w:r>
              <w:t>ю</w:t>
            </w:r>
            <w:r w:rsidRPr="001973D6">
              <w:t>тся автоматически из информации про соответствующий документ о приемке. Добавлено для формирования печатной формы</w:t>
            </w:r>
            <w:r>
              <w:t xml:space="preserve"> и выгружаются.</w:t>
            </w:r>
          </w:p>
          <w:p w14:paraId="55487BA0" w14:textId="236383C7" w:rsidR="005E26E3" w:rsidRDefault="005E26E3" w:rsidP="00D818D9">
            <w:pPr>
              <w:pStyle w:val="ad"/>
              <w:jc w:val="left"/>
            </w:pPr>
          </w:p>
          <w:p w14:paraId="3BC338DE" w14:textId="3348B467" w:rsidR="005E26E3" w:rsidRDefault="005E26E3" w:rsidP="00D818D9">
            <w:pPr>
              <w:pStyle w:val="ad"/>
              <w:jc w:val="left"/>
            </w:pPr>
            <w:r>
              <w:t>Блок «</w:t>
            </w:r>
            <w:r w:rsidRPr="005E26E3">
              <w:t>Платежный документ для оплаты за контрагента налогов, сборов и иных обязательных платежей</w:t>
            </w:r>
            <w:r>
              <w:t>» (</w:t>
            </w:r>
            <w:r w:rsidRPr="005E26E3">
              <w:t>executions/execution/payDoc/payDocTypeInfo/counterpartyPayDoc</w:t>
            </w:r>
            <w:r>
              <w:t>). Принимается и сохраняется из пакета. Б</w:t>
            </w:r>
            <w:r w:rsidRPr="005E26E3">
              <w:t xml:space="preserve">лок может быть заполнен, если в связанном СГК признак «Суммы, </w:t>
            </w:r>
            <w:r w:rsidRPr="005E26E3">
              <w:lastRenderedPageBreak/>
              <w:t>уплачиваемые заказчиком поставщику (подрядчику, исполнителю), будут уменьшены на размер налогов, сборов и иных обязательных платежей»</w:t>
            </w:r>
            <w:r>
              <w:t xml:space="preserve"> (priceInfo/amountsReducedByTaxes)</w:t>
            </w:r>
            <w:r w:rsidRPr="005E26E3">
              <w:t xml:space="preserve"> установлен</w:t>
            </w:r>
            <w:r>
              <w:t xml:space="preserve"> (</w:t>
            </w:r>
            <w:r w:rsidR="00337B0F">
              <w:t>РК_ИК_0512</w:t>
            </w:r>
            <w:r>
              <w:t>).</w:t>
            </w:r>
          </w:p>
          <w:p w14:paraId="5F7FC9AA" w14:textId="4D116070" w:rsidR="005E26E3" w:rsidRDefault="005E26E3" w:rsidP="00D818D9">
            <w:pPr>
              <w:pStyle w:val="ad"/>
              <w:jc w:val="left"/>
            </w:pPr>
          </w:p>
          <w:p w14:paraId="2EAD7DBC" w14:textId="32E18AB0" w:rsidR="005E26E3" w:rsidRPr="007A6BCC" w:rsidRDefault="005E26E3" w:rsidP="00D818D9">
            <w:pPr>
              <w:pStyle w:val="ad"/>
              <w:jc w:val="left"/>
            </w:pPr>
            <w:r>
              <w:t>Поле «</w:t>
            </w:r>
            <w:r w:rsidRPr="005E26E3">
              <w:t>Платежный документ для оплаты по исполнительному листу (судебному решению)</w:t>
            </w:r>
            <w:r>
              <w:t>» (</w:t>
            </w:r>
            <w:r w:rsidRPr="005E26E3">
              <w:t>executions/execution/payDoc/payDocTypeInfo/courtDecisionPayDoc</w:t>
            </w:r>
            <w:r>
              <w:t>). Принимается и сохраняется из пакета.</w:t>
            </w:r>
          </w:p>
          <w:p w14:paraId="6D68A3AA" w14:textId="77777777" w:rsidR="00D818D9" w:rsidRPr="007A6BCC" w:rsidRDefault="00D818D9" w:rsidP="00D818D9">
            <w:pPr>
              <w:pStyle w:val="ad"/>
              <w:jc w:val="left"/>
            </w:pPr>
          </w:p>
          <w:p w14:paraId="3DF718F5" w14:textId="5CC4E591" w:rsidR="00D818D9" w:rsidRPr="00085727" w:rsidRDefault="00D818D9" w:rsidP="00D818D9">
            <w:pPr>
              <w:pStyle w:val="ad"/>
              <w:jc w:val="center"/>
              <w:rPr>
                <w:b/>
              </w:rPr>
            </w:pPr>
            <w:r w:rsidRPr="00085727">
              <w:rPr>
                <w:b/>
              </w:rPr>
              <w:t>Блок «Документ об исполнении контракта» (</w:t>
            </w:r>
            <w:r w:rsidRPr="00085727">
              <w:rPr>
                <w:b/>
                <w:lang w:val="en-US"/>
              </w:rPr>
              <w:t>executions</w:t>
            </w:r>
            <w:r w:rsidRPr="00085727">
              <w:rPr>
                <w:b/>
              </w:rPr>
              <w:t>\</w:t>
            </w:r>
            <w:r w:rsidRPr="00085727">
              <w:rPr>
                <w:b/>
                <w:lang w:val="en-US"/>
              </w:rPr>
              <w:t>execution</w:t>
            </w:r>
            <w:r w:rsidRPr="00085727">
              <w:rPr>
                <w:b/>
              </w:rPr>
              <w:t>\</w:t>
            </w:r>
            <w:r w:rsidRPr="00085727">
              <w:t xml:space="preserve"> </w:t>
            </w:r>
            <w:r w:rsidRPr="00085727">
              <w:rPr>
                <w:b/>
                <w:lang w:val="en-US"/>
              </w:rPr>
              <w:t>docExecution</w:t>
            </w:r>
            <w:r w:rsidRPr="00085727">
              <w:rPr>
                <w:b/>
              </w:rPr>
              <w:t>).</w:t>
            </w:r>
          </w:p>
          <w:p w14:paraId="4B8531EA" w14:textId="42F4342C" w:rsidR="00D818D9" w:rsidRDefault="00D818D9" w:rsidP="00D818D9">
            <w:pPr>
              <w:pStyle w:val="ad"/>
              <w:jc w:val="left"/>
            </w:pPr>
          </w:p>
          <w:p w14:paraId="53A372C3" w14:textId="5D804917" w:rsidR="00D818D9" w:rsidRDefault="00D818D9" w:rsidP="00D818D9">
            <w:pPr>
              <w:pStyle w:val="ad"/>
              <w:jc w:val="left"/>
            </w:pPr>
            <w:bookmarkStart w:id="138" w:name="FCSNF_14654_3"/>
            <w:r>
              <w:t>Значения поля «Идентификатор документа в ЕИС» (</w:t>
            </w:r>
            <w:r w:rsidRPr="008B4852">
              <w:t>executions/execution/docExecution/sid</w:t>
            </w:r>
            <w:r>
              <w:t>) при приеме первой версии сведений об исполнении контракта игнорируется, назначается в ЕИС и выгружается. При приеме изменений размещенной версии, если поле заполнено, то контролируется, что в предыдущей версии сведений об исполнении контракта найден документ об исполнении контракта (</w:t>
            </w:r>
            <w:r w:rsidRPr="001F37BA">
              <w:rPr>
                <w:bCs/>
                <w:lang w:val="en-US"/>
              </w:rPr>
              <w:t>docExecution</w:t>
            </w:r>
            <w:r>
              <w:t>) с указанным значением sid, то есть данное поле, как и externalSid, используется для идентификации документа в разных версиях сведений об исполнении контракта. При этом, если для документа, найденного по sid, в размещенной версии сведений об исполнении контракта:</w:t>
            </w:r>
          </w:p>
          <w:p w14:paraId="40767F4D" w14:textId="7C42A614" w:rsidR="00D818D9" w:rsidRDefault="00D818D9" w:rsidP="00D818D9">
            <w:pPr>
              <w:pStyle w:val="ad"/>
              <w:jc w:val="left"/>
            </w:pPr>
            <w:r>
              <w:t>•</w:t>
            </w:r>
            <w:r>
              <w:tab/>
              <w:t>задан externalSid, то в принимаемой версии для данного документа должно быть указано то же значение externalSid</w:t>
            </w:r>
          </w:p>
          <w:p w14:paraId="1CFE8C5C" w14:textId="6306AC89" w:rsidR="00D818D9" w:rsidRDefault="00D818D9" w:rsidP="00D818D9">
            <w:pPr>
              <w:pStyle w:val="ad"/>
              <w:jc w:val="left"/>
            </w:pPr>
            <w:r>
              <w:t>•</w:t>
            </w:r>
            <w:r>
              <w:tab/>
              <w:t>не задан externalSid, то в принимаемой версии допускается указание externalSid, то есть считается, что внешняя система задала свой идентификатор.</w:t>
            </w:r>
          </w:p>
          <w:bookmarkEnd w:id="138"/>
          <w:p w14:paraId="347BAB81" w14:textId="77777777" w:rsidR="00D818D9" w:rsidRDefault="00D818D9" w:rsidP="00D818D9">
            <w:pPr>
              <w:pStyle w:val="ad"/>
              <w:jc w:val="left"/>
            </w:pPr>
          </w:p>
          <w:p w14:paraId="076F3C3F" w14:textId="454DF5E5" w:rsidR="00D818D9" w:rsidRPr="00120935" w:rsidRDefault="00D818D9" w:rsidP="00D818D9">
            <w:pPr>
              <w:pStyle w:val="ad"/>
              <w:jc w:val="left"/>
              <w:rPr>
                <w:lang w:val="uk-UA"/>
              </w:rPr>
            </w:pPr>
            <w:r w:rsidRPr="000F179F">
              <w:t xml:space="preserve">Внешний идентификатор </w:t>
            </w:r>
            <w:r>
              <w:rPr>
                <w:lang w:val="uk-UA"/>
              </w:rPr>
              <w:t>документа</w:t>
            </w:r>
            <w:r w:rsidRPr="000F179F">
              <w:t xml:space="preserve"> (executions</w:t>
            </w:r>
            <w:r>
              <w:rPr>
                <w:lang w:val="uk-UA"/>
              </w:rPr>
              <w:t>/</w:t>
            </w:r>
            <w:r w:rsidRPr="000F179F">
              <w:t>execution</w:t>
            </w:r>
            <w:r>
              <w:rPr>
                <w:lang w:val="uk-UA"/>
              </w:rPr>
              <w:t>/</w:t>
            </w:r>
            <w:r w:rsidRPr="00A2684E">
              <w:t>docExecution</w:t>
            </w:r>
            <w:r w:rsidRPr="000F179F">
              <w:t>/external</w:t>
            </w:r>
            <w:r>
              <w:rPr>
                <w:lang w:val="en-US"/>
              </w:rPr>
              <w:t>Si</w:t>
            </w:r>
            <w:r w:rsidRPr="000F179F">
              <w:t>d) – при приеме берется из пришедшего документа и сохраняется в БД</w:t>
            </w:r>
            <w:r>
              <w:rPr>
                <w:lang w:val="uk-UA"/>
              </w:rPr>
              <w:t xml:space="preserve">. </w:t>
            </w:r>
            <w:r w:rsidRPr="00120935">
              <w:rPr>
                <w:lang w:val="uk-UA"/>
              </w:rPr>
              <w:t>Проверяется уникальность (см. РК_ИК_0287).</w:t>
            </w:r>
          </w:p>
          <w:p w14:paraId="2D826603" w14:textId="35EBA781" w:rsidR="00D818D9" w:rsidRPr="00120935" w:rsidRDefault="00D818D9" w:rsidP="00D818D9">
            <w:pPr>
              <w:pStyle w:val="ad"/>
              <w:jc w:val="left"/>
              <w:rPr>
                <w:lang w:val="uk-UA"/>
              </w:rPr>
            </w:pPr>
          </w:p>
          <w:p w14:paraId="07A94A76" w14:textId="687456C2" w:rsidR="00D818D9" w:rsidRDefault="00D818D9" w:rsidP="00D818D9">
            <w:pPr>
              <w:pStyle w:val="ad"/>
              <w:jc w:val="left"/>
            </w:pPr>
            <w:r w:rsidRPr="00120935">
              <w:rPr>
                <w:lang w:val="uk-UA"/>
              </w:rPr>
              <w:t>Блок «Соответствие платежного документа документу о приемке» (</w:t>
            </w:r>
            <w:r w:rsidRPr="007A1B84">
              <w:t>executions</w:t>
            </w:r>
            <w:r w:rsidRPr="00120935">
              <w:rPr>
                <w:lang w:val="uk-UA"/>
              </w:rPr>
              <w:t>/</w:t>
            </w:r>
            <w:r w:rsidRPr="007A1B84">
              <w:t>execution</w:t>
            </w:r>
            <w:r w:rsidRPr="00120935">
              <w:rPr>
                <w:lang w:val="uk-UA"/>
              </w:rPr>
              <w:t>/</w:t>
            </w:r>
            <w:r w:rsidRPr="007A1B84">
              <w:t>payDoc</w:t>
            </w:r>
            <w:r w:rsidRPr="00120935">
              <w:rPr>
                <w:lang w:val="uk-UA"/>
              </w:rPr>
              <w:t>/</w:t>
            </w:r>
            <w:r w:rsidRPr="007A1B84">
              <w:t>payDocTypeInfo</w:t>
            </w:r>
            <w:r w:rsidRPr="00120935">
              <w:rPr>
                <w:lang w:val="uk-UA"/>
              </w:rPr>
              <w:t>/</w:t>
            </w:r>
            <w:r w:rsidRPr="007A1B84">
              <w:t>docAcceptancePayDoc</w:t>
            </w:r>
            <w:r w:rsidRPr="00120935">
              <w:rPr>
                <w:lang w:val="uk-UA"/>
              </w:rPr>
              <w:t>/</w:t>
            </w:r>
            <w:r w:rsidRPr="007A1B84">
              <w:t>payDocToDocAcceptanceCompliances</w:t>
            </w:r>
            <w:r w:rsidRPr="00120935">
              <w:rPr>
                <w:lang w:val="uk-UA"/>
              </w:rPr>
              <w:t>/</w:t>
            </w:r>
            <w:r w:rsidRPr="007A1B84">
              <w:t>docAcceptance</w:t>
            </w:r>
            <w:r w:rsidRPr="00120935">
              <w:rPr>
                <w:lang w:val="uk-UA"/>
              </w:rPr>
              <w:t xml:space="preserve">). </w:t>
            </w:r>
            <w:r>
              <w:t>Контролируется указание хотя бы одного из полей id или externalId (</w:t>
            </w:r>
            <w:r w:rsidRPr="00893492">
              <w:t>РК_ИК_028</w:t>
            </w:r>
            <w:r>
              <w:t xml:space="preserve">8). </w:t>
            </w:r>
          </w:p>
          <w:p w14:paraId="2C85BFA1" w14:textId="6C5B61A9" w:rsidR="00D818D9" w:rsidRDefault="00D818D9" w:rsidP="00D818D9">
            <w:pPr>
              <w:pStyle w:val="ad"/>
              <w:jc w:val="left"/>
            </w:pPr>
            <w:r>
              <w:t>Контролируется наличие документа о приемке с заданным кодом в текущем проекте или в действующих размещенных информациях об исполнении (о расторжении) контракта по текущему этапу (</w:t>
            </w:r>
            <w:r w:rsidRPr="003850F7">
              <w:rPr>
                <w:color w:val="000000"/>
              </w:rPr>
              <w:t>АРК_</w:t>
            </w:r>
            <w:r>
              <w:rPr>
                <w:color w:val="000000"/>
              </w:rPr>
              <w:t>3174</w:t>
            </w:r>
            <w:r w:rsidRPr="003850F7">
              <w:rPr>
                <w:color w:val="000000"/>
              </w:rPr>
              <w:t>_0885</w:t>
            </w:r>
            <w:r>
              <w:t>).</w:t>
            </w:r>
          </w:p>
          <w:p w14:paraId="55808350" w14:textId="2D35DFE4" w:rsidR="00D818D9" w:rsidRPr="00085727" w:rsidRDefault="00D818D9" w:rsidP="00D818D9">
            <w:pPr>
              <w:pStyle w:val="ad"/>
              <w:jc w:val="left"/>
            </w:pPr>
            <w:r w:rsidRPr="00085727">
              <w:t>Код</w:t>
            </w:r>
            <w:r>
              <w:t xml:space="preserve"> (</w:t>
            </w:r>
            <w:r>
              <w:rPr>
                <w:lang w:val="en-US"/>
              </w:rPr>
              <w:t>code</w:t>
            </w:r>
            <w:r>
              <w:t>)</w:t>
            </w:r>
            <w:r w:rsidRPr="00085727">
              <w:t>.</w:t>
            </w:r>
            <w:r>
              <w:t xml:space="preserve"> </w:t>
            </w:r>
            <w:r w:rsidRPr="00085727">
              <w:t xml:space="preserve">Ссылка на справочник </w:t>
            </w:r>
            <w:r w:rsidR="007D646F">
              <w:t>«</w:t>
            </w:r>
            <w:r w:rsidRPr="00085727">
              <w:t>Типы документов исполнения контракта</w:t>
            </w:r>
            <w:r w:rsidR="007D646F">
              <w:t>»</w:t>
            </w:r>
          </w:p>
          <w:p w14:paraId="79521963" w14:textId="77777777" w:rsidR="00D818D9" w:rsidRDefault="00D818D9" w:rsidP="00D818D9">
            <w:pPr>
              <w:pStyle w:val="ad"/>
              <w:jc w:val="left"/>
            </w:pPr>
            <w:r w:rsidRPr="00085727">
              <w:t>(</w:t>
            </w:r>
            <w:r w:rsidRPr="00085727">
              <w:rPr>
                <w:lang w:val="en-US"/>
              </w:rPr>
              <w:t>nsiContractExecutionDoc</w:t>
            </w:r>
            <w:r w:rsidRPr="00085727">
              <w:t>).</w:t>
            </w:r>
            <w:r>
              <w:t xml:space="preserve"> </w:t>
            </w:r>
          </w:p>
          <w:p w14:paraId="3E3A76D2" w14:textId="1943D982" w:rsidR="00D818D9" w:rsidRPr="00085727" w:rsidRDefault="00D818D9" w:rsidP="00D818D9">
            <w:pPr>
              <w:pStyle w:val="ad"/>
              <w:jc w:val="left"/>
            </w:pPr>
            <w:r>
              <w:t xml:space="preserve">При приеме контролируется, что в справочнике </w:t>
            </w:r>
            <w:r w:rsidR="007D646F">
              <w:t>«</w:t>
            </w:r>
            <w:r>
              <w:t>Типы документов исполнения контракта</w:t>
            </w:r>
            <w:r w:rsidR="007D646F">
              <w:t>»</w:t>
            </w:r>
            <w:r>
              <w:t xml:space="preserve"> (nsiContractExecutionDoc)</w:t>
            </w:r>
            <w:r w:rsidRPr="0080511F">
              <w:t xml:space="preserve"> </w:t>
            </w:r>
            <w:r>
              <w:t xml:space="preserve">в поле isAcceptDoc для данного кода НЕ установлено true (см. </w:t>
            </w:r>
            <w:r w:rsidRPr="00CF7D41">
              <w:t>контроль</w:t>
            </w:r>
            <w:r>
              <w:t xml:space="preserve"> РК_ИК_02</w:t>
            </w:r>
            <w:r w:rsidRPr="00A13888">
              <w:t>69</w:t>
            </w:r>
            <w:r>
              <w:t>)</w:t>
            </w:r>
          </w:p>
          <w:p w14:paraId="19EC9B3D" w14:textId="10356CEE" w:rsidR="00D818D9" w:rsidRDefault="00D818D9" w:rsidP="00D818D9">
            <w:pPr>
              <w:pStyle w:val="ad"/>
              <w:jc w:val="left"/>
            </w:pPr>
            <w:r>
              <w:t>Наименование документа</w:t>
            </w:r>
            <w:r w:rsidRPr="008D2B85">
              <w:t xml:space="preserve"> (</w:t>
            </w:r>
            <w:r>
              <w:rPr>
                <w:lang w:val="en-US"/>
              </w:rPr>
              <w:t>name</w:t>
            </w:r>
            <w:r w:rsidRPr="008D2B85">
              <w:t>)</w:t>
            </w:r>
            <w:r>
              <w:t>.</w:t>
            </w:r>
            <w:r w:rsidRPr="008D2B85">
              <w:t xml:space="preserve"> </w:t>
            </w:r>
            <w:r>
              <w:t xml:space="preserve">Игнорируется при приеме, заполняется автоматически из справочника: </w:t>
            </w:r>
            <w:r w:rsidR="007D646F">
              <w:t>«</w:t>
            </w:r>
            <w:r>
              <w:t>Типы документов исполнения контракта</w:t>
            </w:r>
            <w:r w:rsidR="007D646F">
              <w:t>»</w:t>
            </w:r>
            <w:r w:rsidRPr="008D2B85">
              <w:t xml:space="preserve"> </w:t>
            </w:r>
            <w:r>
              <w:t>(nsiContractExecutionDoc)</w:t>
            </w:r>
          </w:p>
          <w:p w14:paraId="5D641632" w14:textId="77777777" w:rsidR="00D818D9" w:rsidRPr="00530E3F" w:rsidRDefault="00D818D9" w:rsidP="00D818D9">
            <w:pPr>
              <w:pStyle w:val="ad"/>
              <w:jc w:val="left"/>
            </w:pPr>
            <w:r w:rsidRPr="00530E3F">
              <w:t>Дата документа</w:t>
            </w:r>
            <w:r w:rsidRPr="002D1CC4">
              <w:t xml:space="preserve"> (</w:t>
            </w:r>
            <w:r w:rsidRPr="00530E3F">
              <w:rPr>
                <w:lang w:val="en-US"/>
              </w:rPr>
              <w:t>documentDate</w:t>
            </w:r>
            <w:r w:rsidRPr="002D1CC4">
              <w:t xml:space="preserve">). </w:t>
            </w:r>
            <w:r>
              <w:t>Принимается и сохраняется в БД.</w:t>
            </w:r>
          </w:p>
          <w:p w14:paraId="1C7BC630" w14:textId="77777777" w:rsidR="00D818D9" w:rsidRPr="00530E3F" w:rsidRDefault="00D818D9" w:rsidP="00D818D9">
            <w:pPr>
              <w:pStyle w:val="ad"/>
              <w:jc w:val="left"/>
            </w:pPr>
            <w:r w:rsidRPr="002D1CC4">
              <w:t>Номер документа (</w:t>
            </w:r>
            <w:r w:rsidRPr="002D1CC4">
              <w:rPr>
                <w:lang w:val="en-US"/>
              </w:rPr>
              <w:t>documentNum</w:t>
            </w:r>
            <w:r w:rsidRPr="002D1CC4">
              <w:t xml:space="preserve">). </w:t>
            </w:r>
            <w:r>
              <w:t>Принимается и сохраняется в БД.</w:t>
            </w:r>
          </w:p>
          <w:p w14:paraId="5F029CA4" w14:textId="2BAB69B9" w:rsidR="00D818D9" w:rsidRPr="0080511F" w:rsidRDefault="00D818D9" w:rsidP="00D818D9">
            <w:pPr>
              <w:pStyle w:val="ad"/>
              <w:jc w:val="left"/>
            </w:pPr>
            <w:r w:rsidRPr="002D1CC4">
              <w:t>Дата подписания заказчиком документа о приемке товаров, работ, услуг</w:t>
            </w:r>
            <w:r>
              <w:t xml:space="preserve"> (</w:t>
            </w:r>
            <w:r w:rsidRPr="002D1CC4">
              <w:t>deliveryAcceptDate</w:t>
            </w:r>
            <w:r>
              <w:t>)</w:t>
            </w:r>
            <w:r w:rsidRPr="002D1CC4">
              <w:t xml:space="preserve">. </w:t>
            </w:r>
            <w:r w:rsidRPr="0080511F">
              <w:t>Устарело, не применяется</w:t>
            </w:r>
            <w:r>
              <w:t>.</w:t>
            </w:r>
            <w:r w:rsidRPr="0080511F">
              <w:t xml:space="preserve"> </w:t>
            </w:r>
            <w:r>
              <w:t>Игнорируется при приеме.</w:t>
            </w:r>
          </w:p>
          <w:p w14:paraId="0240330C" w14:textId="77777777" w:rsidR="00D818D9" w:rsidRDefault="00D818D9" w:rsidP="00D818D9">
            <w:pPr>
              <w:pStyle w:val="ad"/>
              <w:jc w:val="left"/>
            </w:pPr>
          </w:p>
          <w:p w14:paraId="73F30350" w14:textId="75ADD1DE" w:rsidR="00D818D9" w:rsidRDefault="00D818D9" w:rsidP="00D818D9">
            <w:pPr>
              <w:pStyle w:val="ad"/>
              <w:jc w:val="left"/>
            </w:pPr>
            <w:r w:rsidRPr="002D1CC4">
              <w:t>Стоимость исполненных поставщиком (подрядчиком, исполнителем) обязательств в валюте исполнения</w:t>
            </w:r>
            <w:r>
              <w:t xml:space="preserve"> (</w:t>
            </w:r>
            <w:r w:rsidRPr="002D1CC4">
              <w:t>fulfilmentSum</w:t>
            </w:r>
            <w:r>
              <w:t xml:space="preserve">). </w:t>
            </w:r>
            <w:r w:rsidRPr="0080511F">
              <w:t>Устарело, не применяется</w:t>
            </w:r>
            <w:r>
              <w:t>.</w:t>
            </w:r>
            <w:r w:rsidRPr="0080511F">
              <w:t xml:space="preserve"> </w:t>
            </w:r>
            <w:r>
              <w:t>Игнорируется при приеме..</w:t>
            </w:r>
          </w:p>
          <w:p w14:paraId="4CD2F77F" w14:textId="77777777" w:rsidR="00D818D9" w:rsidRDefault="00D818D9" w:rsidP="00D818D9">
            <w:pPr>
              <w:pStyle w:val="ad"/>
              <w:jc w:val="left"/>
            </w:pPr>
          </w:p>
          <w:p w14:paraId="546D8F0A" w14:textId="72F03DF0" w:rsidR="00D818D9" w:rsidRDefault="00D818D9" w:rsidP="00D818D9">
            <w:pPr>
              <w:pStyle w:val="ad"/>
              <w:jc w:val="left"/>
            </w:pPr>
            <w:r w:rsidRPr="002D1CC4">
              <w:t>Стоимость исполненных поставщиком (подрядчиком, исполнителем) обязательств в российских рублях</w:t>
            </w:r>
            <w:r>
              <w:t xml:space="preserve"> (</w:t>
            </w:r>
            <w:r w:rsidRPr="001F0964">
              <w:rPr>
                <w:lang w:val="en-US"/>
              </w:rPr>
              <w:t>fulfilmentSummRUR</w:t>
            </w:r>
            <w:r>
              <w:t xml:space="preserve">) </w:t>
            </w:r>
            <w:r w:rsidRPr="0080511F">
              <w:t>Устарело, не применяется</w:t>
            </w:r>
            <w:r>
              <w:t>.</w:t>
            </w:r>
            <w:r w:rsidRPr="0080511F">
              <w:t xml:space="preserve"> </w:t>
            </w:r>
            <w:r>
              <w:t>Игнорируется при приеме..</w:t>
            </w:r>
          </w:p>
          <w:p w14:paraId="5872A7DA" w14:textId="77777777" w:rsidR="00D818D9" w:rsidRPr="00085727" w:rsidRDefault="00D818D9" w:rsidP="00D818D9">
            <w:pPr>
              <w:pStyle w:val="ad"/>
              <w:jc w:val="left"/>
            </w:pPr>
          </w:p>
          <w:p w14:paraId="0C200BF5" w14:textId="77777777" w:rsidR="00D818D9" w:rsidRPr="00085727" w:rsidRDefault="00D818D9" w:rsidP="00D818D9">
            <w:pPr>
              <w:pStyle w:val="ad"/>
              <w:jc w:val="left"/>
            </w:pPr>
          </w:p>
          <w:p w14:paraId="2446B8F2" w14:textId="77777777" w:rsidR="00D818D9" w:rsidRPr="0080511F" w:rsidRDefault="00D818D9" w:rsidP="00D818D9">
            <w:pPr>
              <w:pStyle w:val="ad"/>
              <w:jc w:val="left"/>
            </w:pPr>
            <w:r>
              <w:t>Поля</w:t>
            </w:r>
            <w:r w:rsidRPr="0080511F">
              <w:t>:</w:t>
            </w:r>
          </w:p>
          <w:p w14:paraId="4831DCF4" w14:textId="10A4F84A" w:rsidR="00D818D9" w:rsidRPr="0080511F" w:rsidRDefault="00D818D9" w:rsidP="00D818D9">
            <w:pPr>
              <w:pStyle w:val="ad"/>
              <w:jc w:val="left"/>
            </w:pPr>
            <w:r w:rsidRPr="0080511F">
              <w:t>«</w:t>
            </w:r>
            <w:r w:rsidRPr="00B51EBF">
              <w:t>Наименование</w:t>
            </w:r>
            <w:r w:rsidRPr="0080511F">
              <w:t xml:space="preserve"> </w:t>
            </w:r>
            <w:r>
              <w:t>документа</w:t>
            </w:r>
            <w:r w:rsidRPr="0080511F">
              <w:t>» (</w:t>
            </w:r>
            <w:r w:rsidRPr="00F06A06">
              <w:rPr>
                <w:lang w:val="en-US"/>
              </w:rPr>
              <w:t>executions</w:t>
            </w:r>
            <w:r w:rsidRPr="0080511F">
              <w:t>\</w:t>
            </w:r>
            <w:r w:rsidRPr="00A23BA5">
              <w:rPr>
                <w:lang w:val="en-US"/>
              </w:rPr>
              <w:t>execution</w:t>
            </w:r>
            <w:r w:rsidRPr="0080511F">
              <w:t>\</w:t>
            </w:r>
            <w:r>
              <w:rPr>
                <w:lang w:val="en-US"/>
              </w:rPr>
              <w:t>document</w:t>
            </w:r>
            <w:r w:rsidRPr="0080511F">
              <w:t>\</w:t>
            </w:r>
            <w:r w:rsidRPr="00B51EBF">
              <w:rPr>
                <w:lang w:val="en-US"/>
              </w:rPr>
              <w:t>name</w:t>
            </w:r>
            <w:r w:rsidRPr="0080511F">
              <w:t>)</w:t>
            </w:r>
          </w:p>
          <w:p w14:paraId="72721499" w14:textId="0CA63B12" w:rsidR="00D818D9" w:rsidRDefault="00D818D9" w:rsidP="00D818D9">
            <w:pPr>
              <w:pStyle w:val="ad"/>
              <w:jc w:val="left"/>
              <w:rPr>
                <w:lang w:val="en-US"/>
              </w:rPr>
            </w:pPr>
            <w:r w:rsidRPr="003D49B7">
              <w:rPr>
                <w:lang w:val="en-US"/>
              </w:rPr>
              <w:t>«</w:t>
            </w:r>
            <w:r w:rsidRPr="00B51EBF">
              <w:t>Наименование</w:t>
            </w:r>
            <w:r w:rsidRPr="00877F1A">
              <w:rPr>
                <w:lang w:val="en-US"/>
              </w:rPr>
              <w:t xml:space="preserve"> </w:t>
            </w:r>
            <w:r>
              <w:rPr>
                <w:lang w:val="en-US"/>
              </w:rPr>
              <w:t>вал</w:t>
            </w:r>
            <w:r>
              <w:t>ю</w:t>
            </w:r>
            <w:r>
              <w:rPr>
                <w:lang w:val="en-US"/>
              </w:rPr>
              <w:t>ты</w:t>
            </w:r>
            <w:r w:rsidRPr="003D49B7">
              <w:rPr>
                <w:lang w:val="en-US"/>
              </w:rPr>
              <w:t>» (</w:t>
            </w:r>
            <w:r w:rsidRPr="00F06A06">
              <w:rPr>
                <w:lang w:val="en-US"/>
              </w:rPr>
              <w:t>executions</w:t>
            </w:r>
            <w:r w:rsidRPr="00A23BA5">
              <w:rPr>
                <w:lang w:val="en-US"/>
              </w:rPr>
              <w:t>\execution</w:t>
            </w:r>
            <w:r w:rsidRPr="003D49B7">
              <w:rPr>
                <w:lang w:val="en-US"/>
              </w:rPr>
              <w:t>\</w:t>
            </w:r>
            <w:r>
              <w:rPr>
                <w:lang w:val="en-US"/>
              </w:rPr>
              <w:t>currency</w:t>
            </w:r>
            <w:r w:rsidRPr="00877F1A">
              <w:rPr>
                <w:lang w:val="en-US"/>
              </w:rPr>
              <w:t>\</w:t>
            </w:r>
            <w:r w:rsidRPr="00B51EBF">
              <w:rPr>
                <w:lang w:val="en-US"/>
              </w:rPr>
              <w:t>name</w:t>
            </w:r>
            <w:r w:rsidRPr="003D49B7">
              <w:rPr>
                <w:lang w:val="en-US"/>
              </w:rPr>
              <w:t>)</w:t>
            </w:r>
          </w:p>
          <w:p w14:paraId="1D8D1D42" w14:textId="1492E07E" w:rsidR="00D818D9" w:rsidRDefault="00D818D9" w:rsidP="00D818D9">
            <w:pPr>
              <w:pStyle w:val="ad"/>
              <w:jc w:val="left"/>
              <w:rPr>
                <w:lang w:val="en-US"/>
              </w:rPr>
            </w:pPr>
            <w:r w:rsidRPr="003D49B7">
              <w:rPr>
                <w:lang w:val="en-US"/>
              </w:rPr>
              <w:t>«</w:t>
            </w:r>
            <w:r w:rsidRPr="00A23BA5">
              <w:t>Полное</w:t>
            </w:r>
            <w:r w:rsidRPr="00A23BA5">
              <w:rPr>
                <w:lang w:val="en-US"/>
              </w:rPr>
              <w:t xml:space="preserve"> </w:t>
            </w:r>
            <w:r w:rsidRPr="00A23BA5">
              <w:t>наименование</w:t>
            </w:r>
            <w:r w:rsidRPr="00A23BA5">
              <w:rPr>
                <w:lang w:val="en-US"/>
              </w:rPr>
              <w:t xml:space="preserve"> </w:t>
            </w:r>
            <w:r w:rsidRPr="00A23BA5">
              <w:t>страны</w:t>
            </w:r>
            <w:r w:rsidRPr="003D49B7">
              <w:rPr>
                <w:lang w:val="en-US"/>
              </w:rPr>
              <w:t>» (</w:t>
            </w:r>
            <w:r w:rsidRPr="00F06A06">
              <w:rPr>
                <w:lang w:val="en-US"/>
              </w:rPr>
              <w:t>executions</w:t>
            </w:r>
            <w:r w:rsidRPr="00A23BA5">
              <w:rPr>
                <w:lang w:val="en-US"/>
              </w:rPr>
              <w:t>\execution</w:t>
            </w:r>
            <w:r w:rsidRPr="003D49B7">
              <w:rPr>
                <w:lang w:val="en-US"/>
              </w:rPr>
              <w:t>\</w:t>
            </w:r>
            <w:r w:rsidRPr="00A23BA5">
              <w:rPr>
                <w:lang w:val="en-US"/>
              </w:rPr>
              <w:t>productsCountries</w:t>
            </w:r>
            <w:r w:rsidRPr="00877F1A">
              <w:rPr>
                <w:lang w:val="en-US"/>
              </w:rPr>
              <w:t>\</w:t>
            </w:r>
            <w:r>
              <w:rPr>
                <w:lang w:val="en-US"/>
              </w:rPr>
              <w:t>productsCountry\country\countryFullName</w:t>
            </w:r>
            <w:r w:rsidRPr="003D49B7">
              <w:rPr>
                <w:lang w:val="en-US"/>
              </w:rPr>
              <w:t>)</w:t>
            </w:r>
          </w:p>
          <w:p w14:paraId="157ECED9" w14:textId="04D907AA" w:rsidR="00D818D9" w:rsidRDefault="00D818D9" w:rsidP="00D818D9">
            <w:pPr>
              <w:pStyle w:val="ad"/>
              <w:jc w:val="left"/>
              <w:rPr>
                <w:lang w:val="en-US"/>
              </w:rPr>
            </w:pPr>
            <w:r w:rsidRPr="003D49B7">
              <w:rPr>
                <w:lang w:val="en-US"/>
              </w:rPr>
              <w:t>«</w:t>
            </w:r>
            <w:r w:rsidRPr="00A23BA5">
              <w:t>Наименование</w:t>
            </w:r>
            <w:r w:rsidRPr="00A23BA5">
              <w:rPr>
                <w:lang w:val="en-US"/>
              </w:rPr>
              <w:t xml:space="preserve"> </w:t>
            </w:r>
            <w:r w:rsidRPr="00A23BA5">
              <w:t>товара</w:t>
            </w:r>
            <w:r w:rsidRPr="00A23BA5">
              <w:rPr>
                <w:lang w:val="en-US"/>
              </w:rPr>
              <w:t xml:space="preserve">, </w:t>
            </w:r>
            <w:r w:rsidRPr="00A23BA5">
              <w:t>работы</w:t>
            </w:r>
            <w:r w:rsidRPr="00A23BA5">
              <w:rPr>
                <w:lang w:val="en-US"/>
              </w:rPr>
              <w:t xml:space="preserve"> </w:t>
            </w:r>
            <w:r w:rsidRPr="00A23BA5">
              <w:t>или</w:t>
            </w:r>
            <w:r w:rsidRPr="00A23BA5">
              <w:rPr>
                <w:lang w:val="en-US"/>
              </w:rPr>
              <w:t xml:space="preserve"> </w:t>
            </w:r>
            <w:r w:rsidRPr="00A23BA5">
              <w:t>услуги</w:t>
            </w:r>
            <w:r w:rsidRPr="003D49B7">
              <w:rPr>
                <w:lang w:val="en-US"/>
              </w:rPr>
              <w:t>» (</w:t>
            </w:r>
            <w:r w:rsidRPr="00F06A06">
              <w:rPr>
                <w:lang w:val="en-US"/>
              </w:rPr>
              <w:t>executions</w:t>
            </w:r>
            <w:r w:rsidRPr="00A23BA5">
              <w:rPr>
                <w:lang w:val="en-US"/>
              </w:rPr>
              <w:t>\execution</w:t>
            </w:r>
            <w:r w:rsidRPr="003D49B7">
              <w:rPr>
                <w:lang w:val="en-US"/>
              </w:rPr>
              <w:t>\</w:t>
            </w:r>
            <w:r w:rsidRPr="00A23BA5">
              <w:rPr>
                <w:lang w:val="en-US"/>
              </w:rPr>
              <w:t>productsCountries</w:t>
            </w:r>
            <w:r w:rsidRPr="00877F1A">
              <w:rPr>
                <w:lang w:val="en-US"/>
              </w:rPr>
              <w:t>\</w:t>
            </w:r>
            <w:r>
              <w:rPr>
                <w:lang w:val="en-US"/>
              </w:rPr>
              <w:t>productsCountry\OKPD\name</w:t>
            </w:r>
            <w:r w:rsidRPr="003D49B7">
              <w:rPr>
                <w:lang w:val="en-US"/>
              </w:rPr>
              <w:t>)</w:t>
            </w:r>
          </w:p>
          <w:p w14:paraId="33480BE6" w14:textId="656A6765" w:rsidR="00D818D9" w:rsidRPr="0080511F" w:rsidRDefault="00D818D9" w:rsidP="00D818D9">
            <w:pPr>
              <w:pStyle w:val="ad"/>
              <w:jc w:val="left"/>
              <w:rPr>
                <w:lang w:val="en-US"/>
              </w:rPr>
            </w:pPr>
          </w:p>
          <w:p w14:paraId="61BB1039" w14:textId="77777777" w:rsidR="00D818D9" w:rsidRPr="0080511F" w:rsidRDefault="00D818D9" w:rsidP="00D818D9">
            <w:pPr>
              <w:pStyle w:val="ad"/>
              <w:jc w:val="left"/>
              <w:rPr>
                <w:lang w:val="en-US"/>
              </w:rPr>
            </w:pPr>
          </w:p>
          <w:p w14:paraId="49A82134" w14:textId="7402BC99" w:rsidR="00D818D9" w:rsidRPr="001F0964" w:rsidRDefault="00D818D9" w:rsidP="00D818D9">
            <w:pPr>
              <w:pStyle w:val="ad"/>
              <w:jc w:val="left"/>
            </w:pPr>
            <w:r>
              <w:t>при приеме игнорируются, заполняются при передаче.</w:t>
            </w:r>
            <w:r w:rsidRPr="001F0964">
              <w:t xml:space="preserve"> </w:t>
            </w:r>
            <w:r w:rsidRPr="006A2966">
              <w:t>(</w:t>
            </w:r>
            <w:r>
              <w:t xml:space="preserve">Поля </w:t>
            </w:r>
            <w:r w:rsidRPr="001F0964">
              <w:rPr>
                <w:lang w:val="en-US"/>
              </w:rPr>
              <w:t>fulfilmentSummRUR</w:t>
            </w:r>
            <w:r>
              <w:t xml:space="preserve"> рассчитываются и передаются, в случае если валюта контракта отлична от рублей</w:t>
            </w:r>
            <w:r w:rsidRPr="006A2966">
              <w:t>)</w:t>
            </w:r>
            <w:r>
              <w:t>.</w:t>
            </w:r>
          </w:p>
          <w:p w14:paraId="3D96C6F6" w14:textId="77777777" w:rsidR="00D818D9" w:rsidRPr="003E216C" w:rsidRDefault="00D818D9" w:rsidP="00D818D9">
            <w:pPr>
              <w:pStyle w:val="ad"/>
              <w:jc w:val="left"/>
            </w:pPr>
          </w:p>
          <w:p w14:paraId="520E9285" w14:textId="77777777" w:rsidR="00D818D9" w:rsidRPr="00F06A06" w:rsidRDefault="00D818D9" w:rsidP="00D818D9">
            <w:pPr>
              <w:pStyle w:val="ad"/>
              <w:jc w:val="left"/>
            </w:pPr>
          </w:p>
          <w:p w14:paraId="1417CEDD" w14:textId="77777777" w:rsidR="00D818D9" w:rsidRPr="00877F1A" w:rsidRDefault="00D818D9" w:rsidP="00D818D9">
            <w:pPr>
              <w:pStyle w:val="ad"/>
              <w:jc w:val="left"/>
              <w:rPr>
                <w:lang w:val="en-US"/>
              </w:rPr>
            </w:pPr>
            <w:r>
              <w:t>Блоки</w:t>
            </w:r>
            <w:r w:rsidRPr="00877F1A">
              <w:rPr>
                <w:lang w:val="en-US"/>
              </w:rPr>
              <w:t>:</w:t>
            </w:r>
          </w:p>
          <w:p w14:paraId="70679FE4" w14:textId="10A88A6C" w:rsidR="00D818D9" w:rsidRPr="00877F1A" w:rsidRDefault="00D818D9" w:rsidP="00D818D9">
            <w:pPr>
              <w:pStyle w:val="ad"/>
              <w:jc w:val="left"/>
              <w:rPr>
                <w:lang w:val="en-US"/>
              </w:rPr>
            </w:pPr>
            <w:r w:rsidRPr="00877F1A">
              <w:rPr>
                <w:lang w:val="en-US"/>
              </w:rPr>
              <w:t>«</w:t>
            </w:r>
            <w:r w:rsidRPr="00877F1A">
              <w:t>Курс</w:t>
            </w:r>
            <w:r w:rsidRPr="00877F1A">
              <w:rPr>
                <w:lang w:val="en-US"/>
              </w:rPr>
              <w:t xml:space="preserve"> </w:t>
            </w:r>
            <w:r w:rsidRPr="00877F1A">
              <w:t>валюты</w:t>
            </w:r>
            <w:r w:rsidRPr="00877F1A">
              <w:rPr>
                <w:lang w:val="en-US"/>
              </w:rPr>
              <w:t xml:space="preserve"> </w:t>
            </w:r>
            <w:r w:rsidRPr="00877F1A">
              <w:t>на</w:t>
            </w:r>
            <w:r w:rsidRPr="00877F1A">
              <w:rPr>
                <w:lang w:val="en-US"/>
              </w:rPr>
              <w:t xml:space="preserve"> </w:t>
            </w:r>
            <w:r w:rsidRPr="00877F1A">
              <w:t>дату</w:t>
            </w:r>
            <w:r w:rsidRPr="00877F1A">
              <w:rPr>
                <w:lang w:val="en-US"/>
              </w:rPr>
              <w:t xml:space="preserve"> </w:t>
            </w:r>
            <w:r w:rsidRPr="00877F1A">
              <w:t>документа</w:t>
            </w:r>
            <w:r w:rsidRPr="00877F1A">
              <w:rPr>
                <w:lang w:val="en-US"/>
              </w:rPr>
              <w:t>» (</w:t>
            </w:r>
            <w:r w:rsidRPr="00F06A06">
              <w:rPr>
                <w:lang w:val="en-US"/>
              </w:rPr>
              <w:t>executions</w:t>
            </w:r>
            <w:r w:rsidRPr="00A23BA5">
              <w:rPr>
                <w:lang w:val="en-US"/>
              </w:rPr>
              <w:t>\execution</w:t>
            </w:r>
            <w:r w:rsidRPr="003D49B7">
              <w:rPr>
                <w:lang w:val="en-US"/>
              </w:rPr>
              <w:t>\</w:t>
            </w:r>
            <w:r w:rsidRPr="00A23BA5">
              <w:rPr>
                <w:lang w:val="en-US"/>
              </w:rPr>
              <w:t xml:space="preserve"> currencyRate</w:t>
            </w:r>
            <w:r w:rsidRPr="00877F1A">
              <w:rPr>
                <w:lang w:val="en-US"/>
              </w:rPr>
              <w:t>)</w:t>
            </w:r>
          </w:p>
          <w:p w14:paraId="526DE317" w14:textId="124F1541" w:rsidR="00D818D9" w:rsidRPr="00BA2E7C" w:rsidRDefault="00D818D9" w:rsidP="00D818D9">
            <w:pPr>
              <w:pStyle w:val="ad"/>
              <w:jc w:val="left"/>
              <w:rPr>
                <w:lang w:val="en-US"/>
              </w:rPr>
            </w:pPr>
          </w:p>
          <w:p w14:paraId="5CADCD88" w14:textId="77777777" w:rsidR="00D818D9" w:rsidRPr="00BA2E7C" w:rsidRDefault="00D818D9" w:rsidP="00D818D9">
            <w:pPr>
              <w:pStyle w:val="ad"/>
              <w:jc w:val="left"/>
              <w:rPr>
                <w:lang w:val="en-US"/>
              </w:rPr>
            </w:pPr>
          </w:p>
          <w:p w14:paraId="18D2FEF6" w14:textId="684F9D15" w:rsidR="00D818D9" w:rsidRPr="00BA2E7C" w:rsidRDefault="00D818D9" w:rsidP="00D818D9">
            <w:pPr>
              <w:pStyle w:val="ad"/>
              <w:jc w:val="left"/>
            </w:pPr>
            <w:r>
              <w:t>при приеме игнорируется, заполняется при передаче,</w:t>
            </w:r>
            <w:r w:rsidRPr="00447EF8">
              <w:t xml:space="preserve"> </w:t>
            </w:r>
            <w:r>
              <w:t xml:space="preserve">в случае если валюта документа отлична от рублей. </w:t>
            </w:r>
            <w:r w:rsidRPr="00B321E8">
              <w:t xml:space="preserve">Если тип документа указан executions\execution\docAcceptance и валюта отлична от </w:t>
            </w:r>
            <w:r w:rsidR="007D646F">
              <w:t>«</w:t>
            </w:r>
            <w:r w:rsidRPr="00B321E8">
              <w:t>российский рубль</w:t>
            </w:r>
            <w:r w:rsidR="007D646F">
              <w:t>»</w:t>
            </w:r>
            <w:r w:rsidRPr="00B321E8">
              <w:t>, то используется курс на дату подписания документа. В остальных случаях используется курс на дату составления документа</w:t>
            </w:r>
            <w:r>
              <w:t>.</w:t>
            </w:r>
            <w:r w:rsidRPr="00B321E8" w:rsidDel="00B321E8">
              <w:t xml:space="preserve"> </w:t>
            </w:r>
          </w:p>
          <w:p w14:paraId="718BD677" w14:textId="2E17E0F8" w:rsidR="00D818D9" w:rsidRDefault="00D818D9" w:rsidP="00D818D9">
            <w:pPr>
              <w:pStyle w:val="ad"/>
              <w:jc w:val="left"/>
            </w:pPr>
            <w:r>
              <w:t>Блок</w:t>
            </w:r>
            <w:r w:rsidRPr="00BA2E7C">
              <w:t xml:space="preserve"> «</w:t>
            </w:r>
            <w:r>
              <w:t>Валюта</w:t>
            </w:r>
            <w:r w:rsidRPr="00BA2E7C">
              <w:t xml:space="preserve"> </w:t>
            </w:r>
            <w:r>
              <w:t>платежа</w:t>
            </w:r>
            <w:r w:rsidRPr="00BA2E7C">
              <w:t>» (</w:t>
            </w:r>
            <w:r w:rsidRPr="00F06A06">
              <w:rPr>
                <w:lang w:val="en-US"/>
              </w:rPr>
              <w:t>executions</w:t>
            </w:r>
            <w:r w:rsidRPr="00BA2E7C">
              <w:t>\</w:t>
            </w:r>
            <w:r w:rsidRPr="00A23BA5">
              <w:rPr>
                <w:lang w:val="en-US"/>
              </w:rPr>
              <w:t>execution</w:t>
            </w:r>
            <w:r w:rsidRPr="00BA2E7C">
              <w:t>\</w:t>
            </w:r>
            <w:r>
              <w:rPr>
                <w:lang w:val="en-US"/>
              </w:rPr>
              <w:t>currency</w:t>
            </w:r>
            <w:r w:rsidRPr="00BA2E7C">
              <w:t xml:space="preserve">\) </w:t>
            </w:r>
            <w:r>
              <w:t>игнорируется</w:t>
            </w:r>
            <w:r w:rsidRPr="00BA2E7C">
              <w:t xml:space="preserve"> </w:t>
            </w:r>
            <w:r>
              <w:t>при</w:t>
            </w:r>
            <w:r w:rsidRPr="00BA2E7C">
              <w:t xml:space="preserve"> </w:t>
            </w:r>
            <w:r>
              <w:t>приеме</w:t>
            </w:r>
            <w:r w:rsidRPr="00BA2E7C">
              <w:t xml:space="preserve">, </w:t>
            </w:r>
            <w:r>
              <w:t>автоматически</w:t>
            </w:r>
            <w:r w:rsidRPr="00BA2E7C">
              <w:t xml:space="preserve"> </w:t>
            </w:r>
            <w:r>
              <w:t>заполняется</w:t>
            </w:r>
            <w:r w:rsidRPr="00BA2E7C">
              <w:t xml:space="preserve"> </w:t>
            </w:r>
            <w:r>
              <w:t>значение</w:t>
            </w:r>
            <w:r w:rsidRPr="00BA2E7C">
              <w:t xml:space="preserve"> </w:t>
            </w:r>
            <w:r>
              <w:t>поля</w:t>
            </w:r>
            <w:r w:rsidRPr="00BA2E7C">
              <w:t xml:space="preserve"> «</w:t>
            </w:r>
            <w:r>
              <w:t>Валюта</w:t>
            </w:r>
            <w:r w:rsidRPr="00BA2E7C">
              <w:t xml:space="preserve"> </w:t>
            </w:r>
            <w:r>
              <w:t>контракта</w:t>
            </w:r>
            <w:r w:rsidRPr="00BA2E7C">
              <w:t>» (</w:t>
            </w:r>
            <w:r>
              <w:rPr>
                <w:lang w:val="en-US"/>
              </w:rPr>
              <w:t>contract</w:t>
            </w:r>
            <w:r w:rsidRPr="00BA2E7C">
              <w:t>2015/</w:t>
            </w:r>
            <w:r>
              <w:rPr>
                <w:lang w:val="en-US"/>
              </w:rPr>
              <w:t>priceInfo</w:t>
            </w:r>
            <w:r w:rsidRPr="00BA2E7C">
              <w:t>/</w:t>
            </w:r>
            <w:r>
              <w:rPr>
                <w:lang w:val="en-US"/>
              </w:rPr>
              <w:t>Currency</w:t>
            </w:r>
            <w:r w:rsidRPr="00BA2E7C">
              <w:t>)</w:t>
            </w:r>
          </w:p>
          <w:p w14:paraId="68225B1D" w14:textId="77777777" w:rsidR="00D818D9" w:rsidRDefault="00D818D9" w:rsidP="00D818D9">
            <w:pPr>
              <w:pStyle w:val="ad"/>
              <w:jc w:val="left"/>
            </w:pPr>
          </w:p>
          <w:p w14:paraId="74B75D30" w14:textId="594FF112" w:rsidR="00D818D9" w:rsidRDefault="00D818D9" w:rsidP="00D818D9">
            <w:pPr>
              <w:pStyle w:val="ad"/>
              <w:jc w:val="left"/>
            </w:pPr>
          </w:p>
          <w:p w14:paraId="397EDE18" w14:textId="1A00D9CA" w:rsidR="00D818D9" w:rsidRPr="00843DD7" w:rsidRDefault="00D818D9" w:rsidP="00D818D9">
            <w:pPr>
              <w:pStyle w:val="ad"/>
              <w:jc w:val="left"/>
            </w:pPr>
            <w:r>
              <w:t>Значение поля «</w:t>
            </w:r>
            <w:r w:rsidRPr="00102C3C">
              <w:t>Уникальный идентификатор предмета контракта в ФКС</w:t>
            </w:r>
            <w:r>
              <w:t>» (</w:t>
            </w:r>
            <w:r w:rsidRPr="00F06A06">
              <w:rPr>
                <w:lang w:val="en-US"/>
              </w:rPr>
              <w:t>executions</w:t>
            </w:r>
            <w:r w:rsidRPr="00763273">
              <w:t>\</w:t>
            </w:r>
            <w:r w:rsidRPr="00A23BA5">
              <w:rPr>
                <w:lang w:val="en-US"/>
              </w:rPr>
              <w:t>execution</w:t>
            </w:r>
            <w:r>
              <w:t xml:space="preserve">\ </w:t>
            </w:r>
            <w:r w:rsidRPr="00102C3C">
              <w:t>quantityContractSubjects</w:t>
            </w:r>
            <w:r>
              <w:t xml:space="preserve">\ </w:t>
            </w:r>
            <w:r w:rsidRPr="00102C3C">
              <w:t>quantityContractS</w:t>
            </w:r>
            <w:r>
              <w:t>ubject</w:t>
            </w:r>
            <w:r w:rsidRPr="00102C3C">
              <w:t>\</w:t>
            </w:r>
            <w:r>
              <w:rPr>
                <w:lang w:val="en-US"/>
              </w:rPr>
              <w:t>sid</w:t>
            </w:r>
            <w:r>
              <w:t>) внешние системы задают самостоятельно в сведениях о контракте.</w:t>
            </w:r>
          </w:p>
          <w:p w14:paraId="72027957" w14:textId="77777777" w:rsidR="00D818D9" w:rsidRDefault="00D818D9" w:rsidP="00D818D9">
            <w:pPr>
              <w:pStyle w:val="ad"/>
              <w:jc w:val="left"/>
            </w:pPr>
            <w:r>
              <w:t>И используют этот идентификатор для указания объемов исполнения контракта по конкретному предмету контракта.</w:t>
            </w:r>
          </w:p>
          <w:p w14:paraId="5A48152C" w14:textId="77777777" w:rsidR="00D818D9" w:rsidRDefault="00D818D9" w:rsidP="00D818D9">
            <w:pPr>
              <w:pStyle w:val="ad"/>
              <w:jc w:val="left"/>
            </w:pPr>
          </w:p>
          <w:p w14:paraId="1D4EC10B" w14:textId="77777777" w:rsidR="00D818D9" w:rsidRDefault="00D818D9" w:rsidP="00D818D9">
            <w:pPr>
              <w:pStyle w:val="ad"/>
              <w:jc w:val="left"/>
            </w:pPr>
          </w:p>
          <w:p w14:paraId="597955D8" w14:textId="77777777" w:rsidR="00D818D9" w:rsidRDefault="00D818D9" w:rsidP="00D818D9">
            <w:pPr>
              <w:pStyle w:val="ad"/>
              <w:jc w:val="left"/>
            </w:pPr>
          </w:p>
          <w:p w14:paraId="1EDF291F" w14:textId="77777777" w:rsidR="00D818D9" w:rsidRDefault="00D818D9" w:rsidP="00D818D9">
            <w:pPr>
              <w:pStyle w:val="ad"/>
              <w:jc w:val="left"/>
            </w:pPr>
            <w:r>
              <w:t>«</w:t>
            </w:r>
            <w:r w:rsidRPr="009A395B">
              <w:t>Значение НДС фактически оплаченной суммы в валюте контракта</w:t>
            </w:r>
            <w:r>
              <w:t>» (</w:t>
            </w:r>
            <w:r w:rsidRPr="009A395B">
              <w:t>paidVAT</w:t>
            </w:r>
            <w:r>
              <w:t xml:space="preserve">) – принимается и сохраняется в случае если указано в принимаемом пакете. Корректность заполнения проверяется бизнес-контролем </w:t>
            </w:r>
            <w:r w:rsidRPr="008F4B1B">
              <w:t>АРК-0000-04</w:t>
            </w:r>
            <w:r>
              <w:t xml:space="preserve">43 ( ЧТЗ см. </w:t>
            </w:r>
            <w:r w:rsidRPr="00A91E04">
              <w:t>FCSNF-3853. Доработка по приказу Минфина 12н_Исполнение контракта_(1.1)</w:t>
            </w:r>
            <w:r>
              <w:t xml:space="preserve"> </w:t>
            </w:r>
          </w:p>
          <w:p w14:paraId="72394215" w14:textId="77777777" w:rsidR="00D818D9" w:rsidRDefault="00D818D9" w:rsidP="00D818D9">
            <w:pPr>
              <w:pStyle w:val="ad"/>
              <w:jc w:val="left"/>
            </w:pPr>
          </w:p>
          <w:p w14:paraId="19A905D5" w14:textId="77777777" w:rsidR="00D818D9" w:rsidRDefault="00D818D9" w:rsidP="00D818D9">
            <w:pPr>
              <w:pStyle w:val="ad"/>
              <w:jc w:val="left"/>
            </w:pPr>
            <w:r>
              <w:t>«</w:t>
            </w:r>
            <w:r w:rsidRPr="009A395B">
              <w:t>Значение НДС фактически оплаченной суммы в рублевом эквиваленте</w:t>
            </w:r>
            <w:r>
              <w:t>» (</w:t>
            </w:r>
            <w:r w:rsidRPr="009A395B">
              <w:t>paidVATRUR</w:t>
            </w:r>
            <w:r>
              <w:t xml:space="preserve">) - </w:t>
            </w:r>
            <w:r w:rsidRPr="009A395B">
              <w:t xml:space="preserve"> </w:t>
            </w:r>
            <w:r>
              <w:t>п</w:t>
            </w:r>
            <w:r w:rsidRPr="009A395B">
              <w:t>ри приеме игнорируется, заполняется при передаче в случае если валюта контракта отлична от рублей</w:t>
            </w:r>
            <w:r>
              <w:t>.</w:t>
            </w:r>
          </w:p>
          <w:p w14:paraId="04518CEE" w14:textId="77777777" w:rsidR="00D818D9" w:rsidRDefault="00D818D9" w:rsidP="00D818D9">
            <w:pPr>
              <w:pStyle w:val="ad"/>
              <w:jc w:val="left"/>
            </w:pPr>
          </w:p>
          <w:p w14:paraId="4798440D" w14:textId="77777777" w:rsidR="00D818D9" w:rsidRDefault="00D818D9" w:rsidP="00D818D9">
            <w:pPr>
              <w:pStyle w:val="ad"/>
              <w:jc w:val="left"/>
            </w:pPr>
            <w:r w:rsidRPr="009A395B">
              <w:t>Объем поставленного товара, выполненных работ, оказанных услу</w:t>
            </w:r>
            <w:r>
              <w:t>г (</w:t>
            </w:r>
            <w:r w:rsidRPr="00C12DA9">
              <w:t>product</w:t>
            </w:r>
            <w:r>
              <w:t xml:space="preserve">) </w:t>
            </w:r>
            <w:r w:rsidRPr="00C12DA9">
              <w:t>Устарело не применяется, оставлено для обратной совместимости схем</w:t>
            </w:r>
            <w:r>
              <w:t>. Значение игнорируется при приеме</w:t>
            </w:r>
          </w:p>
          <w:p w14:paraId="37778C67" w14:textId="77777777" w:rsidR="00D818D9" w:rsidRDefault="00D818D9" w:rsidP="00D818D9">
            <w:pPr>
              <w:pStyle w:val="ad"/>
              <w:jc w:val="left"/>
            </w:pPr>
          </w:p>
          <w:p w14:paraId="0052118E" w14:textId="43A5FDCF" w:rsidR="00D818D9" w:rsidRDefault="00D818D9" w:rsidP="00D818D9">
            <w:pPr>
              <w:pStyle w:val="ad"/>
              <w:jc w:val="left"/>
            </w:pPr>
            <w:r>
              <w:t>Чойс и сиквенс между блоками «</w:t>
            </w:r>
            <w:r w:rsidRPr="00A91E04">
              <w:t>Сведения об объеме и других характеристиках поставленных товаров, выполненных работ, оказанных услуг</w:t>
            </w:r>
            <w:r>
              <w:t>» (</w:t>
            </w:r>
            <w:r w:rsidRPr="00A91E04">
              <w:t>quantityContractSubjects</w:t>
            </w:r>
            <w:r>
              <w:t>) и «</w:t>
            </w:r>
            <w:r w:rsidRPr="00A91E04">
              <w:t>Сведения об объеме и других характеристиках поставленных товаров, выполненных работ, оказанных услуг для случая, когда предметом контракта (объектом закупки) является лекарственный препарат</w:t>
            </w:r>
            <w:r>
              <w:t xml:space="preserve">» </w:t>
            </w:r>
            <w:r>
              <w:lastRenderedPageBreak/>
              <w:t>(</w:t>
            </w:r>
            <w:r w:rsidRPr="00A91E04">
              <w:t>quantityDrugContractSubjects</w:t>
            </w:r>
            <w:r>
              <w:t xml:space="preserve">) – обязательность заполнения контролируется бизнес-контролем </w:t>
            </w:r>
            <w:r w:rsidRPr="008F4B1B">
              <w:t>АРК-0000-04</w:t>
            </w:r>
            <w:r>
              <w:t xml:space="preserve">55 (ЧТЗ см. </w:t>
            </w:r>
            <w:r w:rsidRPr="00A91E04">
              <w:t>FCSNF-3853. Доработка по приказу Минфина 12н_Исполнение контракта_(1.1)</w:t>
            </w:r>
          </w:p>
          <w:p w14:paraId="54FA42AB" w14:textId="3725A788" w:rsidR="00D818D9" w:rsidRDefault="00D818D9" w:rsidP="00D818D9">
            <w:pPr>
              <w:pStyle w:val="ad"/>
              <w:jc w:val="left"/>
            </w:pPr>
          </w:p>
          <w:p w14:paraId="60453F61" w14:textId="755C2778" w:rsidR="00D818D9" w:rsidRDefault="00D818D9" w:rsidP="00D818D9">
            <w:pPr>
              <w:pStyle w:val="ad"/>
              <w:jc w:val="left"/>
            </w:pPr>
            <w:r>
              <w:t>Чойс был добавлен ошибочно и заменен сиквенсом с необязательными блоками.</w:t>
            </w:r>
          </w:p>
          <w:p w14:paraId="6B631363" w14:textId="651D51E4" w:rsidR="00D818D9" w:rsidRDefault="00D818D9" w:rsidP="00D818D9">
            <w:pPr>
              <w:pStyle w:val="ad"/>
              <w:jc w:val="left"/>
            </w:pPr>
            <w:r>
              <w:t>Т.е. в рамках одного блока «</w:t>
            </w:r>
            <w:r w:rsidRPr="00A01C45">
              <w:t>Детализация информации об исполнении контракта</w:t>
            </w:r>
            <w:r>
              <w:t>» может быть указан как блок «</w:t>
            </w:r>
            <w:r w:rsidRPr="00A01C45">
              <w:t>Сведения об объеме и других характеристиках поставленных товаров, выполненных работ, оказанных услуг</w:t>
            </w:r>
            <w:r>
              <w:t>» (</w:t>
            </w:r>
            <w:r w:rsidRPr="00A01C45">
              <w:t>quantityContractSubjects</w:t>
            </w:r>
            <w:r>
              <w:t>), так и блок «</w:t>
            </w:r>
            <w:r w:rsidRPr="00A91E04">
              <w:t>Сведения об объеме и других характеристиках поставленных товаров, выполненных работ, оказанных услуг для случая, когда предметом контракта (объектом закупки) является лекарственный препарат</w:t>
            </w:r>
            <w:r>
              <w:t>» (</w:t>
            </w:r>
            <w:r w:rsidRPr="00A01C45">
              <w:t>quantityDrugContractSubjects</w:t>
            </w:r>
            <w:r>
              <w:t xml:space="preserve">) – при этом один из блоков должен быть заполнен обязательно – ситуации с «пустым» сиквенсом быть не должно – см </w:t>
            </w:r>
            <w:r w:rsidRPr="00BC4781">
              <w:t>контроль</w:t>
            </w:r>
            <w:r>
              <w:t xml:space="preserve"> РК_ИК_0151 ниже.</w:t>
            </w:r>
          </w:p>
          <w:p w14:paraId="58A8A0C3" w14:textId="61E8C645" w:rsidR="00D818D9" w:rsidRDefault="00D818D9" w:rsidP="00D818D9">
            <w:pPr>
              <w:pStyle w:val="ad"/>
              <w:jc w:val="left"/>
            </w:pPr>
          </w:p>
          <w:p w14:paraId="53682DAB" w14:textId="77777777" w:rsidR="00D818D9" w:rsidRDefault="00D818D9" w:rsidP="00D818D9">
            <w:pPr>
              <w:pStyle w:val="ad"/>
              <w:jc w:val="left"/>
            </w:pPr>
          </w:p>
          <w:p w14:paraId="677828A9" w14:textId="694858CA" w:rsidR="00D818D9" w:rsidRDefault="00D818D9" w:rsidP="00D818D9">
            <w:pPr>
              <w:pStyle w:val="ad"/>
              <w:jc w:val="left"/>
            </w:pPr>
          </w:p>
          <w:p w14:paraId="178319C6" w14:textId="14AEDE4F" w:rsidR="00D818D9" w:rsidRPr="002F371A" w:rsidRDefault="00D818D9" w:rsidP="00D818D9">
            <w:pPr>
              <w:pStyle w:val="ad"/>
              <w:jc w:val="center"/>
              <w:rPr>
                <w:b/>
              </w:rPr>
            </w:pPr>
            <w:r w:rsidRPr="002F371A">
              <w:rPr>
                <w:b/>
              </w:rPr>
              <w:t>Блок «Сведения об объеме» (quantityContractSubject)</w:t>
            </w:r>
          </w:p>
          <w:p w14:paraId="7BC73FDA" w14:textId="77777777" w:rsidR="00D818D9" w:rsidRPr="002F371A" w:rsidRDefault="00D818D9" w:rsidP="00D818D9">
            <w:pPr>
              <w:pStyle w:val="ad"/>
              <w:jc w:val="center"/>
              <w:rPr>
                <w:b/>
              </w:rPr>
            </w:pPr>
          </w:p>
          <w:p w14:paraId="07BCBE74" w14:textId="6EF339CA" w:rsidR="00D818D9" w:rsidRDefault="00D818D9" w:rsidP="00D818D9">
            <w:pPr>
              <w:pStyle w:val="ad"/>
              <w:jc w:val="left"/>
            </w:pPr>
            <w:r>
              <w:t>Поле «</w:t>
            </w:r>
            <w:r w:rsidRPr="00B44D8F">
              <w:t>Уникальный идентификатор предмета контракта (объекта закупки) в ЕИС</w:t>
            </w:r>
            <w:r>
              <w:t>»</w:t>
            </w:r>
            <w:r w:rsidRPr="00B44D8F">
              <w:t xml:space="preserve"> (quantityContractSubjects\</w:t>
            </w:r>
            <w:r>
              <w:rPr>
                <w:lang w:val="en-US"/>
              </w:rPr>
              <w:t>quantityContractSubject</w:t>
            </w:r>
            <w:r w:rsidRPr="00B44D8F">
              <w:t>\sid). При приеме контролируется обязательность заполнения</w:t>
            </w:r>
            <w:r>
              <w:t xml:space="preserve"> (см. РК_ИК_</w:t>
            </w:r>
            <w:r w:rsidRPr="008C38C7">
              <w:t>01</w:t>
            </w:r>
            <w:r w:rsidRPr="00BB1E69">
              <w:t>21</w:t>
            </w:r>
            <w:r>
              <w:t xml:space="preserve"> ниже). Также контролируется, что указанный </w:t>
            </w:r>
            <w:r>
              <w:rPr>
                <w:lang w:val="en-US"/>
              </w:rPr>
              <w:t>sid</w:t>
            </w:r>
            <w:r w:rsidRPr="00B44D8F">
              <w:t xml:space="preserve"> </w:t>
            </w:r>
            <w:r>
              <w:t>присутствует в сведениях о контракте</w:t>
            </w:r>
            <w:r w:rsidRPr="00D24669">
              <w:t xml:space="preserve"> </w:t>
            </w:r>
            <w:r>
              <w:t>и что он НЕ является лекарственным препаратом ( см. контроль РК_ИК_005</w:t>
            </w:r>
            <w:r w:rsidRPr="007142A5">
              <w:t>4</w:t>
            </w:r>
            <w:r>
              <w:t xml:space="preserve"> ниже)</w:t>
            </w:r>
          </w:p>
          <w:p w14:paraId="6D59C9CE" w14:textId="36EC0F0E" w:rsidR="00D818D9" w:rsidRDefault="00D818D9" w:rsidP="00D818D9">
            <w:pPr>
              <w:pStyle w:val="ad"/>
              <w:jc w:val="left"/>
            </w:pPr>
          </w:p>
          <w:p w14:paraId="0B90979F" w14:textId="38C80747" w:rsidR="00D818D9" w:rsidRDefault="00D818D9" w:rsidP="00D818D9">
            <w:pPr>
              <w:pStyle w:val="ad"/>
              <w:jc w:val="left"/>
            </w:pPr>
            <w:r>
              <w:t>Поле «</w:t>
            </w:r>
            <w:r w:rsidRPr="00D24669">
              <w:t>Внешний идентификатор объекта закупки</w:t>
            </w:r>
            <w:r>
              <w:t>»</w:t>
            </w:r>
            <w:r w:rsidRPr="00B44D8F">
              <w:t xml:space="preserve"> (quantityContractSubjects\</w:t>
            </w:r>
            <w:r>
              <w:rPr>
                <w:lang w:val="en-US"/>
              </w:rPr>
              <w:t>quantityContractSubject</w:t>
            </w:r>
            <w:r w:rsidRPr="00B44D8F">
              <w:t>\</w:t>
            </w:r>
            <w:r>
              <w:t xml:space="preserve"> </w:t>
            </w:r>
            <w:r w:rsidRPr="00D24669">
              <w:t>externalSid</w:t>
            </w:r>
            <w:r w:rsidRPr="00B44D8F">
              <w:t xml:space="preserve">). При приеме </w:t>
            </w:r>
            <w:r>
              <w:t xml:space="preserve">контролируется, что указанный объект закупки с указанным </w:t>
            </w:r>
            <w:r w:rsidRPr="00D24669">
              <w:t>externalSid</w:t>
            </w:r>
            <w:r>
              <w:t xml:space="preserve"> присутствует в сведениях о контракте</w:t>
            </w:r>
            <w:r w:rsidRPr="00D24669">
              <w:t xml:space="preserve"> </w:t>
            </w:r>
            <w:r>
              <w:t>и что он НЕ является лекарственным препаратом ( см. контроль РК_ИК_0135 ниже)</w:t>
            </w:r>
          </w:p>
          <w:p w14:paraId="190A6AF3" w14:textId="1C6E03FE" w:rsidR="00D818D9" w:rsidRDefault="00D818D9" w:rsidP="00D818D9">
            <w:pPr>
              <w:pStyle w:val="ad"/>
              <w:jc w:val="left"/>
            </w:pPr>
          </w:p>
          <w:p w14:paraId="25E21EFC" w14:textId="091E405B" w:rsidR="00D818D9" w:rsidRDefault="00D818D9" w:rsidP="00D818D9">
            <w:pPr>
              <w:pStyle w:val="ad"/>
              <w:jc w:val="left"/>
            </w:pPr>
            <w:r>
              <w:t>Блок «</w:t>
            </w:r>
            <w:r w:rsidRPr="00D24669">
              <w:t>Атрибуты объекта закупки из сведений о контракте</w:t>
            </w:r>
            <w:r>
              <w:t>»</w:t>
            </w:r>
            <w:r w:rsidRPr="00B44D8F">
              <w:t xml:space="preserve"> (quantityContractSubjects\</w:t>
            </w:r>
            <w:r>
              <w:rPr>
                <w:lang w:val="en-US"/>
              </w:rPr>
              <w:t>quantityContractSubject</w:t>
            </w:r>
            <w:r w:rsidRPr="00B44D8F">
              <w:t>\</w:t>
            </w:r>
            <w:r>
              <w:t xml:space="preserve"> </w:t>
            </w:r>
            <w:r w:rsidRPr="00D24669">
              <w:t>productInfo</w:t>
            </w:r>
            <w:r w:rsidRPr="00B44D8F">
              <w:t xml:space="preserve">). При приеме </w:t>
            </w:r>
            <w:r>
              <w:t>контролируется, что указанный объект закупки с указанным в блоке атрибутами присутствует в сведениях о контракте</w:t>
            </w:r>
            <w:r w:rsidRPr="00D24669">
              <w:t xml:space="preserve"> </w:t>
            </w:r>
            <w:r>
              <w:t>и что он НЕ является лекарственным препаратом ( см. контроль РК_ИК_0136 ниже)</w:t>
            </w:r>
          </w:p>
          <w:p w14:paraId="439BE158" w14:textId="77777777" w:rsidR="00D818D9" w:rsidRDefault="00D818D9" w:rsidP="00D818D9">
            <w:pPr>
              <w:pStyle w:val="ad"/>
              <w:jc w:val="left"/>
            </w:pPr>
          </w:p>
          <w:p w14:paraId="480B94D6" w14:textId="1B223814" w:rsidR="00D818D9" w:rsidRDefault="00D818D9" w:rsidP="00D818D9">
            <w:pPr>
              <w:pStyle w:val="ad"/>
              <w:jc w:val="left"/>
            </w:pPr>
            <w:r>
              <w:t>Поле «Порядковый номер предмета контракта (объекта закупки)» (</w:t>
            </w:r>
            <w:r w:rsidRPr="007F58CF">
              <w:t>indexNum</w:t>
            </w:r>
            <w:r>
              <w:t>).</w:t>
            </w:r>
          </w:p>
          <w:p w14:paraId="032670DB" w14:textId="1FD7CBC3" w:rsidR="00D818D9" w:rsidRPr="00D34901" w:rsidRDefault="00D818D9" w:rsidP="00D818D9">
            <w:pPr>
              <w:pStyle w:val="ad"/>
              <w:jc w:val="left"/>
              <w:rPr>
                <w:lang w:val="uk-UA"/>
              </w:rPr>
            </w:pPr>
            <w:r>
              <w:t>При приеме игнорируется, заполняется при передаче, используется при формировании печатной формы.</w:t>
            </w:r>
            <w:r>
              <w:rPr>
                <w:lang w:val="uk-UA"/>
              </w:rPr>
              <w:t xml:space="preserve"> П</w:t>
            </w:r>
            <w:r w:rsidRPr="00D34901">
              <w:rPr>
                <w:lang w:val="uk-UA"/>
              </w:rPr>
              <w:t>орядковые номера строк должны не копироваться из соответствующих объектов закупки в действующей размещенной информации об исполнении (о расторжении) контракта, а присваиваться заново в порядке возрастания.</w:t>
            </w:r>
          </w:p>
          <w:p w14:paraId="6EE32EF2" w14:textId="1D05B3CF" w:rsidR="00D818D9" w:rsidRDefault="00D818D9" w:rsidP="00D818D9">
            <w:pPr>
              <w:pStyle w:val="ad"/>
              <w:jc w:val="left"/>
            </w:pPr>
          </w:p>
          <w:p w14:paraId="763F4558" w14:textId="514A15A8" w:rsidR="00D818D9" w:rsidRDefault="00D818D9" w:rsidP="00D818D9">
            <w:pPr>
              <w:pStyle w:val="ad"/>
              <w:jc w:val="left"/>
            </w:pPr>
            <w:r>
              <w:t>Блок «</w:t>
            </w:r>
            <w:r w:rsidRPr="002F371A">
              <w:t>Предметы контракта (объекты закупки</w:t>
            </w:r>
            <w:r>
              <w:t>» (</w:t>
            </w:r>
            <w:r w:rsidRPr="002F371A">
              <w:t>products</w:t>
            </w:r>
            <w:r>
              <w:t xml:space="preserve">) </w:t>
            </w:r>
            <w:r w:rsidR="007D646F">
              <w:t>–</w:t>
            </w:r>
            <w:r>
              <w:t xml:space="preserve"> </w:t>
            </w:r>
            <w:r w:rsidRPr="002F371A">
              <w:t xml:space="preserve">При приеме игнорируется, заполняется при передаче, используется при формировании печатной формы </w:t>
            </w:r>
          </w:p>
          <w:p w14:paraId="5F7DF5B9" w14:textId="77777777" w:rsidR="00D818D9" w:rsidRDefault="00D818D9" w:rsidP="00D818D9">
            <w:pPr>
              <w:pStyle w:val="ad"/>
              <w:jc w:val="left"/>
            </w:pPr>
          </w:p>
          <w:p w14:paraId="742666C8" w14:textId="768B97E0" w:rsidR="00D818D9" w:rsidRDefault="00D818D9" w:rsidP="00D818D9">
            <w:pPr>
              <w:pStyle w:val="ad"/>
              <w:jc w:val="left"/>
            </w:pPr>
            <w:r>
              <w:t>Поле «</w:t>
            </w:r>
            <w:r w:rsidRPr="00B44D8F">
              <w:t>Объем поставленных товаров, выполненных работ, оказанных услу</w:t>
            </w:r>
            <w:r>
              <w:t>г»</w:t>
            </w:r>
            <w:r w:rsidRPr="00B44D8F">
              <w:t xml:space="preserve"> (quantityContractSubjects\</w:t>
            </w:r>
            <w:r>
              <w:rPr>
                <w:lang w:val="en-US"/>
              </w:rPr>
              <w:t>quantityContractSubject</w:t>
            </w:r>
            <w:r w:rsidRPr="00B44D8F">
              <w:t>\</w:t>
            </w:r>
            <w:r>
              <w:t xml:space="preserve"> </w:t>
            </w:r>
            <w:r w:rsidRPr="00B44D8F">
              <w:t>quantity). При приеме контролируется обязательность заполнения</w:t>
            </w:r>
            <w:r>
              <w:t xml:space="preserve"> (см. РК_ИК_</w:t>
            </w:r>
            <w:r w:rsidRPr="008C38C7">
              <w:t>01</w:t>
            </w:r>
            <w:r w:rsidRPr="00BB1E69">
              <w:t xml:space="preserve">22 </w:t>
            </w:r>
            <w:r>
              <w:t>ниже).</w:t>
            </w:r>
          </w:p>
          <w:p w14:paraId="07184FB7" w14:textId="77777777" w:rsidR="00D818D9" w:rsidRDefault="00D818D9" w:rsidP="00D818D9">
            <w:pPr>
              <w:pStyle w:val="ad"/>
              <w:jc w:val="left"/>
            </w:pPr>
          </w:p>
          <w:p w14:paraId="0446E27A" w14:textId="4AB6DBA6" w:rsidR="00D818D9" w:rsidRPr="00565B31" w:rsidRDefault="00D818D9" w:rsidP="00D818D9">
            <w:pPr>
              <w:pStyle w:val="ad"/>
              <w:jc w:val="left"/>
            </w:pPr>
            <w:r>
              <w:t xml:space="preserve">Также ГУИ контролем контролируется </w:t>
            </w:r>
            <w:r w:rsidRPr="00C161ED">
              <w:t>формат</w:t>
            </w:r>
            <w:r>
              <w:t xml:space="preserve"> поля:</w:t>
            </w:r>
            <w:r w:rsidRPr="00C161ED">
              <w:t xml:space="preserve"> числовой </w:t>
            </w:r>
            <w:r>
              <w:t>(18,5)</w:t>
            </w:r>
            <w:r w:rsidRPr="00C161ED">
              <w:t xml:space="preserve"> (5 знаков после запятой</w:t>
            </w:r>
            <w:r w:rsidRPr="00565B31">
              <w:t>)</w:t>
            </w:r>
          </w:p>
          <w:p w14:paraId="5EE4A2D0" w14:textId="77777777" w:rsidR="00D818D9" w:rsidRDefault="00D818D9" w:rsidP="00D818D9">
            <w:pPr>
              <w:pStyle w:val="ad"/>
              <w:jc w:val="left"/>
            </w:pPr>
          </w:p>
          <w:p w14:paraId="1983B7B5" w14:textId="4D383912" w:rsidR="00D818D9" w:rsidRDefault="00D818D9" w:rsidP="00D818D9">
            <w:pPr>
              <w:pStyle w:val="ad"/>
              <w:jc w:val="left"/>
            </w:pPr>
          </w:p>
          <w:p w14:paraId="62C1F9AA" w14:textId="27831519" w:rsidR="00D818D9" w:rsidRDefault="00D818D9" w:rsidP="00D818D9">
            <w:pPr>
              <w:pStyle w:val="ad"/>
              <w:jc w:val="left"/>
            </w:pPr>
            <w:r>
              <w:t>Поле «</w:t>
            </w:r>
            <w:r w:rsidRPr="00D95243">
              <w:t>Номенклатура товара, работы, услуги</w:t>
            </w:r>
            <w:r>
              <w:t>» (</w:t>
            </w:r>
            <w:r w:rsidRPr="00903EE9">
              <w:t>executions/execution/quantityContractSubjects/quantityContractSubject/nomenclature</w:t>
            </w:r>
            <w:r>
              <w:t xml:space="preserve">) принимается </w:t>
            </w:r>
            <w:r>
              <w:lastRenderedPageBreak/>
              <w:t>и сохраняется, если заполнено и задан блок «</w:t>
            </w:r>
            <w:r w:rsidRPr="00D95243">
              <w:t>Документ об исполнении контракта</w:t>
            </w:r>
            <w:r>
              <w:t>» (</w:t>
            </w:r>
            <w:r w:rsidRPr="00D95243">
              <w:t>executions/execution/docExecution</w:t>
            </w:r>
            <w:r>
              <w:t>). Если поле заполнено и задан блок «</w:t>
            </w:r>
            <w:r w:rsidRPr="00D95243">
              <w:t>Платежный документ</w:t>
            </w:r>
            <w:r>
              <w:t>» (</w:t>
            </w:r>
            <w:r w:rsidRPr="00D95243">
              <w:t>executions/execution/payDoc</w:t>
            </w:r>
            <w:r>
              <w:t>), то ошибка контроля РК_ИК_0231.</w:t>
            </w:r>
          </w:p>
          <w:p w14:paraId="366C3231" w14:textId="75D14102" w:rsidR="00D818D9" w:rsidRDefault="00D818D9" w:rsidP="00D818D9">
            <w:pPr>
              <w:pStyle w:val="ad"/>
              <w:jc w:val="left"/>
            </w:pPr>
          </w:p>
          <w:p w14:paraId="77B7DFBC" w14:textId="3829A50A" w:rsidR="00D818D9" w:rsidRDefault="00D818D9" w:rsidP="00D818D9">
            <w:pPr>
              <w:pStyle w:val="ad"/>
              <w:jc w:val="left"/>
            </w:pPr>
            <w:r>
              <w:t>Блок</w:t>
            </w:r>
            <w:r w:rsidRPr="00FA647B">
              <w:rPr>
                <w:lang w:val="en-US"/>
              </w:rPr>
              <w:t xml:space="preserve"> «</w:t>
            </w:r>
            <w:r w:rsidRPr="00FA647B">
              <w:t>Страна</w:t>
            </w:r>
            <w:r w:rsidRPr="00FA647B">
              <w:rPr>
                <w:lang w:val="en-US"/>
              </w:rPr>
              <w:t xml:space="preserve"> </w:t>
            </w:r>
            <w:r w:rsidRPr="00FA647B">
              <w:t>происхождения</w:t>
            </w:r>
            <w:r w:rsidRPr="00FA647B">
              <w:rPr>
                <w:lang w:val="en-US"/>
              </w:rPr>
              <w:t xml:space="preserve"> </w:t>
            </w:r>
            <w:r w:rsidRPr="00FA647B">
              <w:t>товара</w:t>
            </w:r>
            <w:r w:rsidRPr="00FA647B">
              <w:rPr>
                <w:lang w:val="en-US"/>
              </w:rPr>
              <w:t>» (executions/execution/quantityContractSubjects/quanti</w:t>
            </w:r>
            <w:r>
              <w:rPr>
                <w:lang w:val="en-US"/>
              </w:rPr>
              <w:t>tyContractSubject/originCountry</w:t>
            </w:r>
            <w:r w:rsidRPr="00FA647B">
              <w:rPr>
                <w:lang w:val="en-US"/>
              </w:rPr>
              <w:t xml:space="preserve">). </w:t>
            </w:r>
            <w:r w:rsidRPr="001F7B20">
              <w:t>Если тип объекта закупки в сведениях о контракте (поле products/product/type) равен PRODUCT или null, то принимается значение из пакета. Иначе блок игнорируется при приеме и сведения о стране происхождения товара не заполняютс</w:t>
            </w:r>
            <w:r>
              <w:t>я.</w:t>
            </w:r>
          </w:p>
          <w:p w14:paraId="09E4B0C7" w14:textId="39A6C592" w:rsidR="00D818D9" w:rsidRDefault="00D818D9" w:rsidP="00D818D9">
            <w:pPr>
              <w:pStyle w:val="ad"/>
              <w:jc w:val="left"/>
            </w:pPr>
          </w:p>
          <w:p w14:paraId="7C3CE9AF" w14:textId="22904369" w:rsidR="00D818D9" w:rsidRPr="00D86B4C" w:rsidRDefault="00D818D9" w:rsidP="00D818D9">
            <w:pPr>
              <w:pStyle w:val="ad"/>
              <w:jc w:val="left"/>
            </w:pPr>
            <w:r>
              <w:t>Поле</w:t>
            </w:r>
            <w:r w:rsidRPr="00D47506">
              <w:rPr>
                <w:lang w:val="en-US"/>
              </w:rPr>
              <w:t xml:space="preserve"> «</w:t>
            </w:r>
            <w:r>
              <w:t>Цифровой</w:t>
            </w:r>
            <w:r w:rsidRPr="00D47506">
              <w:rPr>
                <w:lang w:val="en-US"/>
              </w:rPr>
              <w:t xml:space="preserve"> </w:t>
            </w:r>
            <w:r>
              <w:t>код</w:t>
            </w:r>
            <w:r w:rsidRPr="00D47506">
              <w:rPr>
                <w:lang w:val="en-US"/>
              </w:rPr>
              <w:t xml:space="preserve"> </w:t>
            </w:r>
            <w:r>
              <w:t>страны</w:t>
            </w:r>
            <w:r w:rsidRPr="00D47506">
              <w:rPr>
                <w:lang w:val="en-US"/>
              </w:rPr>
              <w:t>» (</w:t>
            </w:r>
            <w:r w:rsidRPr="00FA647B">
              <w:rPr>
                <w:lang w:val="en-US"/>
              </w:rPr>
              <w:t>executions</w:t>
            </w:r>
            <w:r w:rsidRPr="00D47506">
              <w:rPr>
                <w:lang w:val="en-US"/>
              </w:rPr>
              <w:t>/</w:t>
            </w:r>
            <w:r w:rsidRPr="00FA647B">
              <w:rPr>
                <w:lang w:val="en-US"/>
              </w:rPr>
              <w:t>execution</w:t>
            </w:r>
            <w:r w:rsidRPr="00D47506">
              <w:rPr>
                <w:lang w:val="en-US"/>
              </w:rPr>
              <w:t>/</w:t>
            </w:r>
            <w:r w:rsidRPr="00FA647B">
              <w:rPr>
                <w:lang w:val="en-US"/>
              </w:rPr>
              <w:t>quantityContractSubjects</w:t>
            </w:r>
            <w:r w:rsidRPr="00D47506">
              <w:rPr>
                <w:lang w:val="en-US"/>
              </w:rPr>
              <w:t>/</w:t>
            </w:r>
            <w:r w:rsidRPr="00FA647B">
              <w:rPr>
                <w:lang w:val="en-US"/>
              </w:rPr>
              <w:t>quanti</w:t>
            </w:r>
            <w:r>
              <w:rPr>
                <w:lang w:val="en-US"/>
              </w:rPr>
              <w:t>tyContractSubject</w:t>
            </w:r>
            <w:r w:rsidRPr="00D47506">
              <w:rPr>
                <w:lang w:val="en-US"/>
              </w:rPr>
              <w:t>/</w:t>
            </w:r>
            <w:r>
              <w:rPr>
                <w:lang w:val="en-US"/>
              </w:rPr>
              <w:t>originCountry</w:t>
            </w:r>
            <w:r w:rsidRPr="00D47506">
              <w:rPr>
                <w:lang w:val="en-US"/>
              </w:rPr>
              <w:t xml:space="preserve"> /</w:t>
            </w:r>
            <w:r w:rsidRPr="00D86B4C">
              <w:rPr>
                <w:lang w:val="en-US"/>
              </w:rPr>
              <w:t>countryCode</w:t>
            </w:r>
            <w:r w:rsidRPr="00D47506">
              <w:rPr>
                <w:lang w:val="en-US"/>
              </w:rPr>
              <w:t xml:space="preserve">). </w:t>
            </w:r>
            <w:r>
              <w:t>Контролируется</w:t>
            </w:r>
            <w:r w:rsidRPr="00D86B4C">
              <w:t xml:space="preserve"> </w:t>
            </w:r>
            <w:r>
              <w:t>наличие значения в справочнике «</w:t>
            </w:r>
            <w:r w:rsidRPr="00D86B4C">
              <w:t>Общероссийский классификатор стран мира (ОКСМ)</w:t>
            </w:r>
            <w:r>
              <w:t>» (</w:t>
            </w:r>
            <w:r w:rsidRPr="00D86B4C">
              <w:t>nsiOKSM</w:t>
            </w:r>
            <w:r>
              <w:t xml:space="preserve">) – контроль </w:t>
            </w:r>
            <w:r w:rsidRPr="008437B0">
              <w:t>РК_ИК_024</w:t>
            </w:r>
            <w:r>
              <w:t>8</w:t>
            </w:r>
          </w:p>
          <w:p w14:paraId="47DDC932" w14:textId="25EFEF26" w:rsidR="00D818D9" w:rsidRPr="003410BC" w:rsidRDefault="00D818D9" w:rsidP="00D818D9">
            <w:pPr>
              <w:pStyle w:val="ad"/>
              <w:jc w:val="left"/>
              <w:rPr>
                <w:lang w:val="en-US"/>
              </w:rPr>
            </w:pPr>
            <w:r>
              <w:t>Поле</w:t>
            </w:r>
            <w:r w:rsidRPr="003410BC">
              <w:rPr>
                <w:lang w:val="en-US"/>
              </w:rPr>
              <w:t xml:space="preserve"> «</w:t>
            </w:r>
            <w:r>
              <w:t>Полное</w:t>
            </w:r>
            <w:r w:rsidRPr="003410BC">
              <w:rPr>
                <w:lang w:val="en-US"/>
              </w:rPr>
              <w:t xml:space="preserve"> </w:t>
            </w:r>
            <w:r>
              <w:t>наименование</w:t>
            </w:r>
            <w:r w:rsidRPr="003410BC">
              <w:rPr>
                <w:lang w:val="en-US"/>
              </w:rPr>
              <w:t xml:space="preserve"> </w:t>
            </w:r>
            <w:r>
              <w:t>страны</w:t>
            </w:r>
            <w:r w:rsidRPr="003410BC">
              <w:rPr>
                <w:lang w:val="en-US"/>
              </w:rPr>
              <w:t>» (</w:t>
            </w:r>
            <w:r w:rsidRPr="00FA647B">
              <w:rPr>
                <w:lang w:val="en-US"/>
              </w:rPr>
              <w:t>executions</w:t>
            </w:r>
            <w:r w:rsidRPr="003410BC">
              <w:rPr>
                <w:lang w:val="en-US"/>
              </w:rPr>
              <w:t>/</w:t>
            </w:r>
            <w:r w:rsidRPr="00FA647B">
              <w:rPr>
                <w:lang w:val="en-US"/>
              </w:rPr>
              <w:t>execution</w:t>
            </w:r>
            <w:r w:rsidRPr="003410BC">
              <w:rPr>
                <w:lang w:val="en-US"/>
              </w:rPr>
              <w:t>/</w:t>
            </w:r>
            <w:r w:rsidRPr="00FA647B">
              <w:rPr>
                <w:lang w:val="en-US"/>
              </w:rPr>
              <w:t>quantityContractSubjects</w:t>
            </w:r>
            <w:r w:rsidRPr="003410BC">
              <w:rPr>
                <w:lang w:val="en-US"/>
              </w:rPr>
              <w:t>/</w:t>
            </w:r>
            <w:r w:rsidRPr="00FA647B">
              <w:rPr>
                <w:lang w:val="en-US"/>
              </w:rPr>
              <w:t>quanti</w:t>
            </w:r>
            <w:r>
              <w:rPr>
                <w:lang w:val="en-US"/>
              </w:rPr>
              <w:t>tyContractSubject</w:t>
            </w:r>
            <w:r w:rsidRPr="003410BC">
              <w:rPr>
                <w:lang w:val="en-US"/>
              </w:rPr>
              <w:t xml:space="preserve"> /</w:t>
            </w:r>
            <w:r>
              <w:rPr>
                <w:lang w:val="en-US"/>
              </w:rPr>
              <w:t>originCountry</w:t>
            </w:r>
            <w:r w:rsidRPr="003410BC">
              <w:rPr>
                <w:lang w:val="en-US"/>
              </w:rPr>
              <w:t>/</w:t>
            </w:r>
            <w:r w:rsidRPr="00D86B4C">
              <w:rPr>
                <w:lang w:val="en-US"/>
              </w:rPr>
              <w:t>countryFullName</w:t>
            </w:r>
            <w:r w:rsidRPr="003410BC">
              <w:rPr>
                <w:lang w:val="en-US"/>
              </w:rPr>
              <w:t xml:space="preserve">). </w:t>
            </w:r>
            <w:r>
              <w:t>Игнорируется</w:t>
            </w:r>
            <w:r w:rsidRPr="003410BC">
              <w:rPr>
                <w:lang w:val="en-US"/>
              </w:rPr>
              <w:t xml:space="preserve"> </w:t>
            </w:r>
            <w:r>
              <w:t>при</w:t>
            </w:r>
            <w:r w:rsidRPr="003410BC">
              <w:rPr>
                <w:lang w:val="en-US"/>
              </w:rPr>
              <w:t xml:space="preserve"> </w:t>
            </w:r>
            <w:r>
              <w:t>приеме</w:t>
            </w:r>
            <w:r w:rsidRPr="003410BC">
              <w:rPr>
                <w:lang w:val="en-US"/>
              </w:rPr>
              <w:t xml:space="preserve">. </w:t>
            </w:r>
            <w:r>
              <w:t>Заполняется</w:t>
            </w:r>
            <w:r w:rsidRPr="003410BC">
              <w:rPr>
                <w:lang w:val="en-US"/>
              </w:rPr>
              <w:t xml:space="preserve"> </w:t>
            </w:r>
            <w:r>
              <w:t>при</w:t>
            </w:r>
            <w:r w:rsidRPr="003410BC">
              <w:rPr>
                <w:lang w:val="en-US"/>
              </w:rPr>
              <w:t xml:space="preserve"> </w:t>
            </w:r>
            <w:r>
              <w:t>выгрузке</w:t>
            </w:r>
            <w:r w:rsidRPr="003410BC">
              <w:rPr>
                <w:lang w:val="en-US"/>
              </w:rPr>
              <w:t>.</w:t>
            </w:r>
          </w:p>
          <w:p w14:paraId="4DF647E8" w14:textId="2FD008F1" w:rsidR="00D818D9" w:rsidRPr="003410BC" w:rsidRDefault="00D818D9" w:rsidP="00D818D9">
            <w:pPr>
              <w:pStyle w:val="ad"/>
              <w:jc w:val="left"/>
              <w:rPr>
                <w:lang w:val="en-US"/>
              </w:rPr>
            </w:pPr>
          </w:p>
          <w:p w14:paraId="5AF3C1A4" w14:textId="77777777" w:rsidR="00D818D9" w:rsidRPr="003410BC" w:rsidRDefault="00D818D9" w:rsidP="00D818D9">
            <w:pPr>
              <w:pStyle w:val="ad"/>
              <w:jc w:val="left"/>
              <w:rPr>
                <w:lang w:val="en-US"/>
              </w:rPr>
            </w:pPr>
          </w:p>
          <w:p w14:paraId="3D98DF06" w14:textId="2111F42B" w:rsidR="00D818D9" w:rsidRPr="00FA647B" w:rsidRDefault="00D818D9" w:rsidP="00D818D9">
            <w:pPr>
              <w:pStyle w:val="ad"/>
              <w:jc w:val="left"/>
            </w:pPr>
            <w:r>
              <w:t>Блок</w:t>
            </w:r>
            <w:r w:rsidRPr="003410BC">
              <w:rPr>
                <w:lang w:val="en-US"/>
              </w:rPr>
              <w:t xml:space="preserve"> «</w:t>
            </w:r>
            <w:r w:rsidRPr="00FA647B">
              <w:t>Страна</w:t>
            </w:r>
            <w:r w:rsidRPr="003410BC">
              <w:rPr>
                <w:lang w:val="en-US"/>
              </w:rPr>
              <w:t xml:space="preserve"> </w:t>
            </w:r>
            <w:r w:rsidRPr="00FA647B">
              <w:t>р</w:t>
            </w:r>
            <w:r>
              <w:t>егистрации</w:t>
            </w:r>
            <w:r w:rsidRPr="003410BC">
              <w:rPr>
                <w:lang w:val="en-US"/>
              </w:rPr>
              <w:t xml:space="preserve"> </w:t>
            </w:r>
            <w:r>
              <w:t>производителя</w:t>
            </w:r>
            <w:r w:rsidRPr="003410BC">
              <w:rPr>
                <w:lang w:val="en-US"/>
              </w:rPr>
              <w:t xml:space="preserve"> </w:t>
            </w:r>
            <w:r>
              <w:t>товара</w:t>
            </w:r>
            <w:r w:rsidRPr="003410BC">
              <w:rPr>
                <w:lang w:val="en-US"/>
              </w:rPr>
              <w:t xml:space="preserve">» (executions/execution/quantityContractSubjects/quantityContractSubject/registrationCountry). </w:t>
            </w:r>
            <w:r w:rsidRPr="001F7B20">
              <w:t>Страна регистрации производителя товара. Контролируется недопустимость заполнения, если тип объекта закупки в сведениях о контракте</w:t>
            </w:r>
            <w:r>
              <w:t xml:space="preserve"> </w:t>
            </w:r>
            <w:r w:rsidRPr="001F7B20">
              <w:t>(поле products/product/type) не равен PRODUCT или null</w:t>
            </w:r>
            <w:r>
              <w:t>.</w:t>
            </w:r>
          </w:p>
          <w:p w14:paraId="42FE9F8C" w14:textId="29774722" w:rsidR="00D818D9" w:rsidRPr="00FA647B" w:rsidRDefault="00D818D9" w:rsidP="00D818D9">
            <w:pPr>
              <w:pStyle w:val="ad"/>
              <w:jc w:val="left"/>
            </w:pPr>
          </w:p>
          <w:p w14:paraId="128361E4" w14:textId="3E8BD1E2" w:rsidR="00D818D9" w:rsidRPr="001C7FD4" w:rsidRDefault="00D818D9" w:rsidP="00D818D9">
            <w:pPr>
              <w:pStyle w:val="ad"/>
              <w:jc w:val="left"/>
            </w:pPr>
            <w:r>
              <w:t>Поле</w:t>
            </w:r>
            <w:r w:rsidRPr="00D86B4C">
              <w:rPr>
                <w:lang w:val="en-US"/>
              </w:rPr>
              <w:t xml:space="preserve"> «</w:t>
            </w:r>
            <w:r>
              <w:t>Цифровой</w:t>
            </w:r>
            <w:r w:rsidRPr="00D86B4C">
              <w:rPr>
                <w:lang w:val="en-US"/>
              </w:rPr>
              <w:t xml:space="preserve"> </w:t>
            </w:r>
            <w:r>
              <w:t>код</w:t>
            </w:r>
            <w:r w:rsidRPr="00D86B4C">
              <w:rPr>
                <w:lang w:val="en-US"/>
              </w:rPr>
              <w:t xml:space="preserve"> </w:t>
            </w:r>
            <w:r>
              <w:t>страны</w:t>
            </w:r>
            <w:r w:rsidRPr="00D86B4C">
              <w:rPr>
                <w:lang w:val="en-US"/>
              </w:rPr>
              <w:t xml:space="preserve">» </w:t>
            </w:r>
            <w:r>
              <w:rPr>
                <w:lang w:val="en-US"/>
              </w:rPr>
              <w:t>(</w:t>
            </w:r>
            <w:r w:rsidRPr="00FA647B">
              <w:rPr>
                <w:lang w:val="en-US"/>
              </w:rPr>
              <w:t>executions/execution/quantityContractSubjects/quanti</w:t>
            </w:r>
            <w:r>
              <w:rPr>
                <w:lang w:val="en-US"/>
              </w:rPr>
              <w:t>tyContractSubject/</w:t>
            </w:r>
            <w:r w:rsidRPr="00B55E24">
              <w:rPr>
                <w:lang w:val="en-US"/>
              </w:rPr>
              <w:t xml:space="preserve"> registrationCountry</w:t>
            </w:r>
            <w:r w:rsidRPr="00D86B4C">
              <w:rPr>
                <w:lang w:val="en-US"/>
              </w:rPr>
              <w:t xml:space="preserve">/countryCode). </w:t>
            </w:r>
            <w:r>
              <w:t>Контролируется</w:t>
            </w:r>
            <w:r w:rsidRPr="00D86B4C">
              <w:t xml:space="preserve"> </w:t>
            </w:r>
            <w:r>
              <w:t>наличие значения в справочнике «</w:t>
            </w:r>
            <w:r w:rsidRPr="00D86B4C">
              <w:t>Общероссийский классификатор стран мира (ОКСМ)</w:t>
            </w:r>
            <w:r>
              <w:t>» (</w:t>
            </w:r>
            <w:r w:rsidRPr="00D86B4C">
              <w:t>nsiOKSM</w:t>
            </w:r>
            <w:r>
              <w:t xml:space="preserve">) –контроль </w:t>
            </w:r>
            <w:r w:rsidRPr="001C7FD4">
              <w:t>РК_ИК_0249</w:t>
            </w:r>
          </w:p>
          <w:p w14:paraId="554F2D96" w14:textId="61D2E0FC" w:rsidR="00D818D9" w:rsidRPr="00575F93" w:rsidRDefault="00D818D9" w:rsidP="00D818D9">
            <w:pPr>
              <w:pStyle w:val="ad"/>
              <w:jc w:val="left"/>
              <w:rPr>
                <w:lang w:val="en-US"/>
              </w:rPr>
            </w:pPr>
            <w:r>
              <w:t>Поле</w:t>
            </w:r>
            <w:r w:rsidRPr="003410BC">
              <w:rPr>
                <w:lang w:val="en-US"/>
              </w:rPr>
              <w:t xml:space="preserve"> «</w:t>
            </w:r>
            <w:r>
              <w:t>Полное</w:t>
            </w:r>
            <w:r w:rsidRPr="003410BC">
              <w:rPr>
                <w:lang w:val="en-US"/>
              </w:rPr>
              <w:t xml:space="preserve"> </w:t>
            </w:r>
            <w:r>
              <w:t>наименование</w:t>
            </w:r>
            <w:r w:rsidRPr="003410BC">
              <w:rPr>
                <w:lang w:val="en-US"/>
              </w:rPr>
              <w:t xml:space="preserve"> </w:t>
            </w:r>
            <w:r>
              <w:t>страны</w:t>
            </w:r>
            <w:r w:rsidRPr="003410BC">
              <w:rPr>
                <w:lang w:val="en-US"/>
              </w:rPr>
              <w:t>» (</w:t>
            </w:r>
            <w:r w:rsidRPr="00FA647B">
              <w:rPr>
                <w:lang w:val="en-US"/>
              </w:rPr>
              <w:t>executions</w:t>
            </w:r>
            <w:r w:rsidRPr="003410BC">
              <w:rPr>
                <w:lang w:val="en-US"/>
              </w:rPr>
              <w:t>/</w:t>
            </w:r>
            <w:r w:rsidRPr="00FA647B">
              <w:rPr>
                <w:lang w:val="en-US"/>
              </w:rPr>
              <w:t>execution</w:t>
            </w:r>
            <w:r w:rsidRPr="003410BC">
              <w:rPr>
                <w:lang w:val="en-US"/>
              </w:rPr>
              <w:t>/</w:t>
            </w:r>
            <w:r w:rsidRPr="00FA647B">
              <w:rPr>
                <w:lang w:val="en-US"/>
              </w:rPr>
              <w:t>quantityContractSubjects</w:t>
            </w:r>
            <w:r w:rsidRPr="003410BC">
              <w:rPr>
                <w:lang w:val="en-US"/>
              </w:rPr>
              <w:t>/</w:t>
            </w:r>
            <w:r w:rsidRPr="00FA647B">
              <w:rPr>
                <w:lang w:val="en-US"/>
              </w:rPr>
              <w:t>quanti</w:t>
            </w:r>
            <w:r>
              <w:rPr>
                <w:lang w:val="en-US"/>
              </w:rPr>
              <w:t>tyContractSubject</w:t>
            </w:r>
            <w:r w:rsidRPr="003410BC">
              <w:rPr>
                <w:lang w:val="en-US"/>
              </w:rPr>
              <w:t xml:space="preserve"> / </w:t>
            </w:r>
            <w:r w:rsidRPr="00B55E24">
              <w:rPr>
                <w:lang w:val="en-US"/>
              </w:rPr>
              <w:t>registrationCountry</w:t>
            </w:r>
            <w:r w:rsidRPr="003410BC">
              <w:rPr>
                <w:lang w:val="en-US"/>
              </w:rPr>
              <w:t>/</w:t>
            </w:r>
            <w:r w:rsidRPr="00D86B4C">
              <w:rPr>
                <w:lang w:val="en-US"/>
              </w:rPr>
              <w:t>countryFullName</w:t>
            </w:r>
            <w:r w:rsidRPr="003410BC">
              <w:rPr>
                <w:lang w:val="en-US"/>
              </w:rPr>
              <w:t xml:space="preserve">). </w:t>
            </w:r>
            <w:r>
              <w:t>Игнорируется</w:t>
            </w:r>
            <w:r w:rsidRPr="00575F93">
              <w:rPr>
                <w:lang w:val="en-US"/>
              </w:rPr>
              <w:t xml:space="preserve"> </w:t>
            </w:r>
            <w:r>
              <w:t>при</w:t>
            </w:r>
            <w:r w:rsidRPr="00575F93">
              <w:rPr>
                <w:lang w:val="en-US"/>
              </w:rPr>
              <w:t xml:space="preserve"> </w:t>
            </w:r>
            <w:r>
              <w:t>приеме</w:t>
            </w:r>
            <w:r w:rsidRPr="00575F93">
              <w:rPr>
                <w:lang w:val="en-US"/>
              </w:rPr>
              <w:t xml:space="preserve">. </w:t>
            </w:r>
            <w:r>
              <w:t>Заполняется</w:t>
            </w:r>
            <w:r w:rsidRPr="00575F93">
              <w:rPr>
                <w:lang w:val="en-US"/>
              </w:rPr>
              <w:t xml:space="preserve"> </w:t>
            </w:r>
            <w:r>
              <w:t>при</w:t>
            </w:r>
            <w:r w:rsidRPr="00575F93">
              <w:rPr>
                <w:lang w:val="en-US"/>
              </w:rPr>
              <w:t xml:space="preserve"> </w:t>
            </w:r>
            <w:r>
              <w:t>выгрузке</w:t>
            </w:r>
            <w:r w:rsidRPr="00575F93">
              <w:rPr>
                <w:lang w:val="en-US"/>
              </w:rPr>
              <w:t>.</w:t>
            </w:r>
          </w:p>
          <w:p w14:paraId="720DFB96" w14:textId="1D7993BE" w:rsidR="00D818D9" w:rsidRPr="00575F93" w:rsidRDefault="00D818D9" w:rsidP="00D818D9">
            <w:pPr>
              <w:pStyle w:val="ad"/>
              <w:jc w:val="left"/>
              <w:rPr>
                <w:lang w:val="en-US"/>
              </w:rPr>
            </w:pPr>
          </w:p>
          <w:p w14:paraId="151F34CD" w14:textId="132D020A" w:rsidR="00D818D9" w:rsidRPr="000C5BF1" w:rsidRDefault="00D818D9" w:rsidP="00D818D9">
            <w:pPr>
              <w:pStyle w:val="ad"/>
              <w:jc w:val="left"/>
              <w:rPr>
                <w:lang w:val="en-US"/>
              </w:rPr>
            </w:pPr>
            <w:r>
              <w:t>Поле</w:t>
            </w:r>
            <w:r w:rsidRPr="00247FF6">
              <w:rPr>
                <w:lang w:val="en-US"/>
              </w:rPr>
              <w:t xml:space="preserve"> «</w:t>
            </w:r>
            <w:r>
              <w:t>Стоимость</w:t>
            </w:r>
            <w:r w:rsidRPr="00247FF6">
              <w:rPr>
                <w:lang w:val="en-US"/>
              </w:rPr>
              <w:t xml:space="preserve"> </w:t>
            </w:r>
            <w:r>
              <w:t>исполненных</w:t>
            </w:r>
            <w:r w:rsidRPr="00247FF6">
              <w:rPr>
                <w:lang w:val="en-US"/>
              </w:rPr>
              <w:t xml:space="preserve"> </w:t>
            </w:r>
            <w:r>
              <w:t>обязательств</w:t>
            </w:r>
            <w:r w:rsidRPr="00247FF6">
              <w:rPr>
                <w:lang w:val="en-US"/>
              </w:rPr>
              <w:t xml:space="preserve">» (executions/execution/quantityContractSubjects/quantityContractSubject/fulfilledCost). </w:t>
            </w:r>
            <w:r>
              <w:t>Принимается</w:t>
            </w:r>
            <w:r w:rsidRPr="000C5BF1">
              <w:rPr>
                <w:lang w:val="en-US"/>
              </w:rPr>
              <w:t xml:space="preserve"> </w:t>
            </w:r>
            <w:r>
              <w:t>и</w:t>
            </w:r>
            <w:r w:rsidRPr="000C5BF1">
              <w:rPr>
                <w:lang w:val="en-US"/>
              </w:rPr>
              <w:t xml:space="preserve"> </w:t>
            </w:r>
            <w:r>
              <w:t>сохраняется</w:t>
            </w:r>
            <w:r w:rsidRPr="000C5BF1">
              <w:rPr>
                <w:lang w:val="en-US"/>
              </w:rPr>
              <w:t xml:space="preserve"> </w:t>
            </w:r>
            <w:r>
              <w:t>в</w:t>
            </w:r>
            <w:r w:rsidRPr="000C5BF1">
              <w:rPr>
                <w:lang w:val="en-US"/>
              </w:rPr>
              <w:t xml:space="preserve"> </w:t>
            </w:r>
            <w:r>
              <w:t>БД</w:t>
            </w:r>
            <w:r w:rsidRPr="000C5BF1">
              <w:rPr>
                <w:lang w:val="en-US"/>
              </w:rPr>
              <w:t>.</w:t>
            </w:r>
          </w:p>
          <w:p w14:paraId="075C865E" w14:textId="77777777" w:rsidR="00D818D9" w:rsidRPr="000C5BF1" w:rsidRDefault="00D818D9" w:rsidP="00D818D9">
            <w:pPr>
              <w:pStyle w:val="ad"/>
              <w:jc w:val="left"/>
              <w:rPr>
                <w:lang w:val="en-US"/>
              </w:rPr>
            </w:pPr>
          </w:p>
          <w:p w14:paraId="5C25A960" w14:textId="5DA698FC" w:rsidR="00D818D9" w:rsidRDefault="00D818D9" w:rsidP="00D818D9">
            <w:pPr>
              <w:pStyle w:val="ad"/>
              <w:jc w:val="left"/>
            </w:pPr>
            <w:r>
              <w:t>Поле</w:t>
            </w:r>
            <w:r w:rsidRPr="000C5BF1">
              <w:rPr>
                <w:lang w:val="en-US"/>
              </w:rPr>
              <w:t xml:space="preserve"> «</w:t>
            </w:r>
            <w:r>
              <w:t>Стоимость</w:t>
            </w:r>
            <w:r w:rsidRPr="000C5BF1">
              <w:rPr>
                <w:lang w:val="en-US"/>
              </w:rPr>
              <w:t xml:space="preserve"> </w:t>
            </w:r>
            <w:r>
              <w:t>исполненных</w:t>
            </w:r>
            <w:r w:rsidRPr="000C5BF1">
              <w:rPr>
                <w:lang w:val="en-US"/>
              </w:rPr>
              <w:t xml:space="preserve"> </w:t>
            </w:r>
            <w:r>
              <w:t>обязательств</w:t>
            </w:r>
            <w:r w:rsidRPr="000C5BF1">
              <w:rPr>
                <w:lang w:val="en-US"/>
              </w:rPr>
              <w:t xml:space="preserve"> </w:t>
            </w:r>
            <w:r>
              <w:t>в</w:t>
            </w:r>
            <w:r w:rsidRPr="000C5BF1">
              <w:rPr>
                <w:lang w:val="en-US"/>
              </w:rPr>
              <w:t xml:space="preserve"> </w:t>
            </w:r>
            <w:r>
              <w:t>российских</w:t>
            </w:r>
            <w:r w:rsidRPr="000C5BF1">
              <w:rPr>
                <w:lang w:val="en-US"/>
              </w:rPr>
              <w:t xml:space="preserve"> </w:t>
            </w:r>
            <w:r>
              <w:t>рублях</w:t>
            </w:r>
            <w:r w:rsidRPr="000C5BF1">
              <w:rPr>
                <w:lang w:val="en-US"/>
              </w:rPr>
              <w:t>» (</w:t>
            </w:r>
            <w:r w:rsidRPr="00247FF6">
              <w:rPr>
                <w:lang w:val="en-US"/>
              </w:rPr>
              <w:t>executions</w:t>
            </w:r>
            <w:r w:rsidRPr="000C5BF1">
              <w:rPr>
                <w:lang w:val="en-US"/>
              </w:rPr>
              <w:t>/</w:t>
            </w:r>
            <w:r w:rsidRPr="00247FF6">
              <w:rPr>
                <w:lang w:val="en-US"/>
              </w:rPr>
              <w:t>execution</w:t>
            </w:r>
            <w:r w:rsidRPr="000C5BF1">
              <w:rPr>
                <w:lang w:val="en-US"/>
              </w:rPr>
              <w:t>/</w:t>
            </w:r>
            <w:r w:rsidRPr="00247FF6">
              <w:rPr>
                <w:lang w:val="en-US"/>
              </w:rPr>
              <w:t>quantityContractSubjects</w:t>
            </w:r>
            <w:r w:rsidRPr="000C5BF1">
              <w:rPr>
                <w:lang w:val="en-US"/>
              </w:rPr>
              <w:t>/</w:t>
            </w:r>
            <w:r w:rsidRPr="00247FF6">
              <w:rPr>
                <w:lang w:val="en-US"/>
              </w:rPr>
              <w:t>quantityContractSubject</w:t>
            </w:r>
            <w:r w:rsidRPr="000C5BF1">
              <w:rPr>
                <w:lang w:val="en-US"/>
              </w:rPr>
              <w:t>/</w:t>
            </w:r>
            <w:r w:rsidRPr="00247FF6">
              <w:rPr>
                <w:lang w:val="en-US"/>
              </w:rPr>
              <w:t>fulfilmentCostRUR</w:t>
            </w:r>
            <w:r w:rsidRPr="000C5BF1">
              <w:rPr>
                <w:lang w:val="en-US"/>
              </w:rPr>
              <w:t xml:space="preserve">). </w:t>
            </w:r>
            <w:r>
              <w:t>Рассчитываются</w:t>
            </w:r>
            <w:r w:rsidRPr="00247FF6">
              <w:t xml:space="preserve"> </w:t>
            </w:r>
            <w:r>
              <w:t>и</w:t>
            </w:r>
            <w:r w:rsidRPr="00247FF6">
              <w:t xml:space="preserve"> </w:t>
            </w:r>
            <w:r>
              <w:t>передаютсяво</w:t>
            </w:r>
            <w:r w:rsidRPr="00247FF6">
              <w:t xml:space="preserve"> </w:t>
            </w:r>
            <w:r>
              <w:t>внешней</w:t>
            </w:r>
            <w:r w:rsidRPr="00247FF6">
              <w:t xml:space="preserve"> </w:t>
            </w:r>
            <w:r>
              <w:t>системе</w:t>
            </w:r>
            <w:r w:rsidRPr="00247FF6">
              <w:t xml:space="preserve">, </w:t>
            </w:r>
            <w:r>
              <w:t>в</w:t>
            </w:r>
            <w:r w:rsidRPr="00247FF6">
              <w:t xml:space="preserve"> </w:t>
            </w:r>
            <w:r>
              <w:t>случае</w:t>
            </w:r>
            <w:r w:rsidRPr="00247FF6">
              <w:t xml:space="preserve"> </w:t>
            </w:r>
            <w:r>
              <w:t>если</w:t>
            </w:r>
            <w:r w:rsidRPr="00247FF6">
              <w:t xml:space="preserve"> </w:t>
            </w:r>
            <w:r>
              <w:t>валюта</w:t>
            </w:r>
            <w:r w:rsidRPr="00247FF6">
              <w:t xml:space="preserve"> </w:t>
            </w:r>
            <w:r>
              <w:t>контракта</w:t>
            </w:r>
            <w:r w:rsidRPr="00247FF6">
              <w:t xml:space="preserve"> </w:t>
            </w:r>
            <w:r>
              <w:t>отлична</w:t>
            </w:r>
            <w:r w:rsidRPr="00247FF6">
              <w:t xml:space="preserve"> </w:t>
            </w:r>
            <w:r>
              <w:t>от</w:t>
            </w:r>
            <w:r w:rsidRPr="00247FF6">
              <w:t xml:space="preserve"> </w:t>
            </w:r>
            <w:r>
              <w:t>рублей</w:t>
            </w:r>
            <w:r w:rsidRPr="00247FF6">
              <w:t>.</w:t>
            </w:r>
          </w:p>
          <w:p w14:paraId="5B47E33F" w14:textId="50DB7653" w:rsidR="00D818D9" w:rsidRDefault="00D818D9" w:rsidP="00D818D9">
            <w:pPr>
              <w:pStyle w:val="ad"/>
              <w:jc w:val="left"/>
            </w:pPr>
          </w:p>
          <w:p w14:paraId="0E573E53" w14:textId="380D36D7" w:rsidR="00D818D9" w:rsidRDefault="00D818D9" w:rsidP="00D818D9">
            <w:pPr>
              <w:pStyle w:val="ad"/>
              <w:jc w:val="left"/>
            </w:pPr>
            <w:bookmarkStart w:id="139" w:name="FCSNF_14588_3"/>
            <w:r>
              <w:t>Поле</w:t>
            </w:r>
            <w:r w:rsidRPr="00BE3F98">
              <w:t xml:space="preserve"> «Стоимость исполненных обязательств без НДС» (</w:t>
            </w:r>
            <w:r w:rsidRPr="00BE3F98">
              <w:rPr>
                <w:lang w:val="en-US"/>
              </w:rPr>
              <w:t>executions</w:t>
            </w:r>
            <w:r w:rsidRPr="00BE3F98">
              <w:t>/</w:t>
            </w:r>
            <w:r w:rsidRPr="00BE3F98">
              <w:rPr>
                <w:lang w:val="en-US"/>
              </w:rPr>
              <w:t>execution</w:t>
            </w:r>
            <w:r w:rsidRPr="00BE3F98">
              <w:t>/</w:t>
            </w:r>
            <w:r w:rsidRPr="00BE3F98">
              <w:rPr>
                <w:lang w:val="en-US"/>
              </w:rPr>
              <w:t>quantityContractSubjects</w:t>
            </w:r>
            <w:r w:rsidRPr="00BE3F98">
              <w:t>/</w:t>
            </w:r>
            <w:r w:rsidRPr="00BE3F98">
              <w:rPr>
                <w:lang w:val="en-US"/>
              </w:rPr>
              <w:t>quantityContractSubject</w:t>
            </w:r>
            <w:r w:rsidRPr="00BE3F98">
              <w:t>/</w:t>
            </w:r>
            <w:r w:rsidRPr="00BE3F98">
              <w:rPr>
                <w:lang w:val="en-US"/>
              </w:rPr>
              <w:t>withoutVATFulfilledCost</w:t>
            </w:r>
            <w:r w:rsidRPr="00BE3F98">
              <w:t>)</w:t>
            </w:r>
            <w:bookmarkEnd w:id="139"/>
            <w:r w:rsidRPr="00BE3F98">
              <w:t>.</w:t>
            </w:r>
            <w:r>
              <w:t xml:space="preserve"> </w:t>
            </w:r>
            <w:r w:rsidRPr="00BE3F98">
              <w:t>Игнорируется при приеме.</w:t>
            </w:r>
            <w:r>
              <w:t xml:space="preserve"> При передаче заполняется значением поля «</w:t>
            </w:r>
            <w:r w:rsidRPr="00F87853">
              <w:rPr>
                <w:lang w:eastAsia="en-US"/>
              </w:rPr>
              <w:t>Стоимость исполненных обязательств без НДС для каждой позиции</w:t>
            </w:r>
            <w:r>
              <w:t>» (</w:t>
            </w:r>
            <w:r w:rsidRPr="00F87853">
              <w:rPr>
                <w:lang w:eastAsia="en-US"/>
              </w:rPr>
              <w:t>FULFILLED_COST</w:t>
            </w:r>
            <w:r w:rsidRPr="00D841A1">
              <w:rPr>
                <w:lang w:eastAsia="en-US"/>
              </w:rPr>
              <w:t>_</w:t>
            </w:r>
            <w:r>
              <w:rPr>
                <w:lang w:val="en-US" w:eastAsia="en-US"/>
              </w:rPr>
              <w:t>EX</w:t>
            </w:r>
            <w:r w:rsidRPr="00D841A1">
              <w:rPr>
                <w:lang w:eastAsia="en-US"/>
              </w:rPr>
              <w:t>_</w:t>
            </w:r>
            <w:r>
              <w:rPr>
                <w:lang w:val="en-US" w:eastAsia="en-US"/>
              </w:rPr>
              <w:t>VAT</w:t>
            </w:r>
            <w:r>
              <w:t xml:space="preserve">) сущности </w:t>
            </w:r>
            <w:r w:rsidRPr="0062416A">
              <w:rPr>
                <w:rFonts w:eastAsiaTheme="minorHAnsi"/>
                <w:lang w:eastAsia="en-US"/>
              </w:rPr>
              <w:t>«Сведения об объеме и других характеристиках поставленных товаров, выполненных работ, оказанных услуг» (CONTRACT_QUANTITY)</w:t>
            </w:r>
            <w:r>
              <w:t xml:space="preserve"> логической модели РК.</w:t>
            </w:r>
          </w:p>
          <w:p w14:paraId="6DFD957E" w14:textId="345CF63D" w:rsidR="00606080" w:rsidRDefault="00606080" w:rsidP="00D818D9">
            <w:pPr>
              <w:pStyle w:val="ad"/>
              <w:jc w:val="left"/>
            </w:pPr>
          </w:p>
          <w:p w14:paraId="2C3C281D" w14:textId="1201C776" w:rsidR="00606080" w:rsidRDefault="00606080" w:rsidP="00606080">
            <w:pPr>
              <w:pStyle w:val="ad"/>
              <w:jc w:val="left"/>
            </w:pPr>
            <w:r>
              <w:t>Поле</w:t>
            </w:r>
            <w:r w:rsidRPr="00606080">
              <w:rPr>
                <w:lang w:val="en-US"/>
              </w:rPr>
              <w:t xml:space="preserve"> «</w:t>
            </w:r>
            <w:r w:rsidRPr="00606080">
              <w:t>Возвратая</w:t>
            </w:r>
            <w:r w:rsidRPr="00606080">
              <w:rPr>
                <w:lang w:val="en-US"/>
              </w:rPr>
              <w:t xml:space="preserve"> </w:t>
            </w:r>
            <w:r w:rsidRPr="00606080">
              <w:t>позиция</w:t>
            </w:r>
            <w:r w:rsidRPr="00606080">
              <w:rPr>
                <w:lang w:val="en-US"/>
              </w:rPr>
              <w:t xml:space="preserve">» (executions/execution/quantityContractSubjects/quantityContractSubject/isReturnPosition). </w:t>
            </w:r>
            <w:r>
              <w:t>Игнорируется</w:t>
            </w:r>
            <w:r w:rsidRPr="00E23EFD">
              <w:t xml:space="preserve"> </w:t>
            </w:r>
            <w:r>
              <w:t>при</w:t>
            </w:r>
            <w:r w:rsidRPr="00E23EFD">
              <w:t xml:space="preserve"> </w:t>
            </w:r>
            <w:r>
              <w:t>приеме</w:t>
            </w:r>
            <w:r w:rsidRPr="00E23EFD">
              <w:t xml:space="preserve">. </w:t>
            </w:r>
            <w:r>
              <w:t>Заполняется при передаче из электронного акта если одновременно выполняются следующие условия:</w:t>
            </w:r>
          </w:p>
          <w:p w14:paraId="1ADBA911" w14:textId="0E0CA92A" w:rsidR="00606080" w:rsidRDefault="00606080" w:rsidP="002D0245">
            <w:pPr>
              <w:pStyle w:val="ad"/>
              <w:numPr>
                <w:ilvl w:val="0"/>
                <w:numId w:val="136"/>
              </w:numPr>
              <w:jc w:val="left"/>
            </w:pPr>
            <w:r>
              <w:t>сведения об исполнении контракта сформированы на основании информации из РДИК;</w:t>
            </w:r>
          </w:p>
          <w:p w14:paraId="6D5F588D" w14:textId="2B5703D2" w:rsidR="00606080" w:rsidRPr="00BE3F98" w:rsidRDefault="00606080" w:rsidP="002D0245">
            <w:pPr>
              <w:pStyle w:val="ad"/>
              <w:numPr>
                <w:ilvl w:val="0"/>
                <w:numId w:val="136"/>
              </w:numPr>
              <w:jc w:val="left"/>
            </w:pPr>
            <w:r>
              <w:t>в информации из РДИК для данной позиции установлен признак возравтной позиции</w:t>
            </w:r>
          </w:p>
          <w:p w14:paraId="4A097CB4" w14:textId="6901DA0F" w:rsidR="00D818D9" w:rsidRPr="00BE3F98" w:rsidRDefault="00D818D9" w:rsidP="00D818D9">
            <w:pPr>
              <w:pStyle w:val="ad"/>
              <w:jc w:val="left"/>
            </w:pPr>
          </w:p>
          <w:p w14:paraId="72949AEF" w14:textId="397855F5" w:rsidR="00D818D9" w:rsidRDefault="00D818D9" w:rsidP="00D818D9">
            <w:pPr>
              <w:pStyle w:val="ad"/>
              <w:jc w:val="left"/>
            </w:pPr>
            <w:bookmarkStart w:id="140" w:name="FCSNF_14588_4"/>
            <w:bookmarkStart w:id="141" w:name="unitPrice"/>
            <w:r>
              <w:lastRenderedPageBreak/>
              <w:t>Поле</w:t>
            </w:r>
            <w:r w:rsidRPr="00F831DC">
              <w:rPr>
                <w:lang w:val="en-US"/>
              </w:rPr>
              <w:t xml:space="preserve"> «</w:t>
            </w:r>
            <w:r w:rsidRPr="00F831DC">
              <w:t>Цена</w:t>
            </w:r>
            <w:r w:rsidRPr="00F831DC">
              <w:rPr>
                <w:lang w:val="en-US"/>
              </w:rPr>
              <w:t xml:space="preserve"> </w:t>
            </w:r>
            <w:r w:rsidRPr="00F831DC">
              <w:t>единицы</w:t>
            </w:r>
            <w:r w:rsidRPr="00F831DC">
              <w:rPr>
                <w:lang w:val="en-US"/>
              </w:rPr>
              <w:t>» (executions/execution/quantityContractSubjects/quantityContractSubject/unitPrice)</w:t>
            </w:r>
            <w:bookmarkEnd w:id="140"/>
            <w:r w:rsidRPr="00F831DC">
              <w:rPr>
                <w:lang w:val="en-US"/>
              </w:rPr>
              <w:t>.</w:t>
            </w:r>
            <w:r w:rsidRPr="00AE601F">
              <w:rPr>
                <w:lang w:val="en-US"/>
              </w:rPr>
              <w:t xml:space="preserve"> </w:t>
            </w:r>
            <w:bookmarkEnd w:id="141"/>
            <w:r>
              <w:t>Поле принимается и сохраняется в случае, если явно задано в пакете и выполняется одно из условий:</w:t>
            </w:r>
          </w:p>
          <w:p w14:paraId="2F670CFD" w14:textId="77777777" w:rsidR="0034302E" w:rsidRDefault="0034302E" w:rsidP="00D818D9">
            <w:pPr>
              <w:pStyle w:val="ad"/>
              <w:jc w:val="left"/>
            </w:pPr>
          </w:p>
          <w:p w14:paraId="4A08C679" w14:textId="678B7726" w:rsidR="00D818D9" w:rsidRDefault="00D818D9" w:rsidP="00D818D9">
            <w:pPr>
              <w:pStyle w:val="ad"/>
              <w:jc w:val="left"/>
            </w:pPr>
            <w:r>
              <w:t xml:space="preserve"> - в действующей размещенной информации о контракте (его изменении) в поле </w:t>
            </w:r>
            <w:r w:rsidR="007D646F">
              <w:t>«</w:t>
            </w:r>
            <w:r>
              <w:t>Способ указания цены контракта</w:t>
            </w:r>
            <w:r w:rsidR="007D646F">
              <w:t>»</w:t>
            </w:r>
            <w:r>
              <w:t xml:space="preserve"> (priceInfo/priceType) установлено значение </w:t>
            </w:r>
            <w:r w:rsidR="007D646F">
              <w:t>«</w:t>
            </w:r>
            <w:r>
              <w:t>MP</w:t>
            </w:r>
            <w:r w:rsidR="007D646F">
              <w:t>»</w:t>
            </w:r>
            <w:r>
              <w:t xml:space="preserve"> (Максимальное значение цены контракта) и не установлен признак </w:t>
            </w:r>
            <w:r w:rsidR="007D646F">
              <w:t>«</w:t>
            </w:r>
            <w:r>
              <w:t>Невозможно указать сведения о количестве товара, работы, услуги</w:t>
            </w:r>
            <w:r w:rsidR="007D646F">
              <w:t>»</w:t>
            </w:r>
            <w:r>
              <w:t xml:space="preserve"> (products/quantityUndefined);</w:t>
            </w:r>
          </w:p>
          <w:p w14:paraId="44E69636" w14:textId="77777777" w:rsidR="0034302E" w:rsidRDefault="0034302E" w:rsidP="00D818D9">
            <w:pPr>
              <w:pStyle w:val="ad"/>
              <w:jc w:val="left"/>
            </w:pPr>
          </w:p>
          <w:p w14:paraId="4DB2EF57" w14:textId="1F6A1CFB" w:rsidR="00D818D9" w:rsidRDefault="00D818D9" w:rsidP="00D818D9">
            <w:pPr>
              <w:pStyle w:val="ad"/>
              <w:jc w:val="left"/>
            </w:pPr>
            <w:r>
              <w:t xml:space="preserve"> - в действующей размещенной информации о контракте (его изменении) отсутствует объект закупки, добавленный в строку таблицы «Сведения об объеме и других характеристиках поставленных товаров, выполненных работ, оказанных услуг», и поле «Цена за единицу» в данной строке не заполнено (в данном случае так же контролируется обязательность заполнения).</w:t>
            </w:r>
          </w:p>
          <w:p w14:paraId="419DF49A" w14:textId="58C6A5CF" w:rsidR="00811F2C" w:rsidRDefault="007C0844" w:rsidP="00D818D9">
            <w:pPr>
              <w:pStyle w:val="ad"/>
              <w:jc w:val="left"/>
            </w:pPr>
            <w:r>
              <w:t>- в</w:t>
            </w:r>
            <w:r w:rsidRPr="007C0844">
              <w:t xml:space="preserve"> действующей размещенной информации о контракте (его изменении) в поле «Основание заключения контракта с единственным поставщиком» указано значение с кодом из списка: 20010</w:t>
            </w:r>
            <w:r w:rsidR="00811F2C" w:rsidRPr="00811F2C">
              <w:t xml:space="preserve"> </w:t>
            </w:r>
            <w:r w:rsidR="00811F2C">
              <w:t xml:space="preserve">или </w:t>
            </w:r>
            <w:r w:rsidRPr="007C0844">
              <w:t xml:space="preserve"> 20320</w:t>
            </w:r>
            <w:r w:rsidR="00811F2C">
              <w:t xml:space="preserve"> или</w:t>
            </w:r>
            <w:r w:rsidRPr="007C0844">
              <w:t xml:space="preserve"> 20060</w:t>
            </w:r>
            <w:r w:rsidR="00811F2C">
              <w:t xml:space="preserve"> или</w:t>
            </w:r>
            <w:r w:rsidRPr="007C0844">
              <w:t xml:space="preserve"> 20200</w:t>
            </w:r>
          </w:p>
          <w:p w14:paraId="7C8886ED" w14:textId="6DD50F84" w:rsidR="00811F2C" w:rsidRDefault="00811F2C" w:rsidP="00D818D9">
            <w:pPr>
              <w:pStyle w:val="ad"/>
              <w:jc w:val="left"/>
            </w:pPr>
            <w:r>
              <w:t>ИЛИ</w:t>
            </w:r>
          </w:p>
          <w:p w14:paraId="08A336DD" w14:textId="77777777" w:rsidR="00811F2C" w:rsidRDefault="00811F2C" w:rsidP="00D818D9">
            <w:pPr>
              <w:pStyle w:val="ad"/>
              <w:jc w:val="left"/>
            </w:pPr>
            <w:r>
              <w:t>(</w:t>
            </w:r>
            <w:r w:rsidR="008E5D05" w:rsidRPr="001875AB">
              <w:t>20020</w:t>
            </w:r>
            <w:r w:rsidR="008E5D05">
              <w:t xml:space="preserve"> </w:t>
            </w:r>
            <w:r>
              <w:t>И</w:t>
            </w:r>
            <w:r w:rsidR="008E5D05" w:rsidRPr="008E5D05">
              <w:t xml:space="preserve"> </w:t>
            </w:r>
          </w:p>
          <w:p w14:paraId="306A2E43" w14:textId="171E63D0" w:rsidR="007C19B1" w:rsidRPr="007C19B1" w:rsidRDefault="008E5D05" w:rsidP="00D818D9">
            <w:pPr>
              <w:pStyle w:val="ad"/>
              <w:jc w:val="left"/>
            </w:pPr>
            <w:r w:rsidRPr="008E5D05">
              <w:t xml:space="preserve">в связанной версии контракта для </w:t>
            </w:r>
            <w:r w:rsidR="00B34F6D">
              <w:t xml:space="preserve">данного </w:t>
            </w:r>
            <w:r w:rsidR="00B34F6D" w:rsidRPr="00B34F6D">
              <w:t xml:space="preserve">предмета контракта (объекта закупки) </w:t>
            </w:r>
            <w:r w:rsidRPr="008E5D05">
              <w:t xml:space="preserve">указан код ОКПД2 (включая дочерние коды) из настройки </w:t>
            </w:r>
            <w:r>
              <w:t>на консуле «</w:t>
            </w:r>
            <w:r w:rsidRPr="007F0385">
              <w:t>Коды ОКПД2, по которым предусмотрена корректировка цены за единицу при заключении контракта на основании п.1 и п.2 ч.1 ст.93 44-ФЗ» (OKPD2_PRICE_CHANGE)</w:t>
            </w:r>
            <w:r>
              <w:t>– см. доработку</w:t>
            </w:r>
            <w:r w:rsidRPr="008E5D05">
              <w:t> РК. Эл.акт по контрактам на коммуналку и на содержание МКД)</w:t>
            </w:r>
            <w:r w:rsidR="004B2652">
              <w:t xml:space="preserve"> </w:t>
            </w:r>
            <w:r w:rsidR="004B2652" w:rsidRPr="004B2652">
              <w:t>(по умолчанию 35, 36, 37, 38, 39, 81</w:t>
            </w:r>
            <w:r w:rsidR="004B2652">
              <w:t xml:space="preserve">. Т.е. коды отбираются условиями </w:t>
            </w:r>
            <w:r w:rsidR="004B2652" w:rsidRPr="004B2652">
              <w:t xml:space="preserve">where code like </w:t>
            </w:r>
            <w:r w:rsidR="007D646F">
              <w:t>’</w:t>
            </w:r>
            <w:r w:rsidR="004B2652" w:rsidRPr="004B2652">
              <w:t>35.%'</w:t>
            </w:r>
            <w:r w:rsidR="004B2652">
              <w:t xml:space="preserve"> и т.д.</w:t>
            </w:r>
            <w:r w:rsidR="004B2652" w:rsidRPr="004B2652">
              <w:t>)</w:t>
            </w:r>
            <w:r w:rsidR="00811F2C">
              <w:t>)</w:t>
            </w:r>
            <w:r w:rsidR="007C19B1" w:rsidRPr="007C19B1">
              <w:t>;</w:t>
            </w:r>
          </w:p>
          <w:p w14:paraId="4BB73F48" w14:textId="77777777" w:rsidR="0034302E" w:rsidRDefault="0034302E" w:rsidP="00D818D9">
            <w:pPr>
              <w:pStyle w:val="ad"/>
              <w:jc w:val="left"/>
            </w:pPr>
          </w:p>
          <w:p w14:paraId="1FB53DF3" w14:textId="3E58342F" w:rsidR="007C0844" w:rsidRDefault="007C19B1" w:rsidP="00D818D9">
            <w:pPr>
              <w:pStyle w:val="ad"/>
              <w:jc w:val="left"/>
            </w:pPr>
            <w:r w:rsidRPr="007C19B1">
              <w:t xml:space="preserve">- в действующей размещенной информации о контракте (его изменении) заполнено поле </w:t>
            </w:r>
            <w:r w:rsidR="00BD7F10">
              <w:t>«</w:t>
            </w:r>
            <w:r w:rsidRPr="007C19B1">
              <w:t>Информация об экономии при заключении энергосервисного контракта</w:t>
            </w:r>
            <w:r w:rsidR="00BD7F10">
              <w:t>»</w:t>
            </w:r>
            <w:r w:rsidRPr="007C19B1">
              <w:t xml:space="preserve"> (energyServiceContractInfo)</w:t>
            </w:r>
            <w:r w:rsidR="007D646F">
              <w:t>»</w:t>
            </w:r>
            <w:r w:rsidRPr="007C19B1">
              <w:t>.</w:t>
            </w:r>
          </w:p>
          <w:p w14:paraId="3AAA152B" w14:textId="77777777" w:rsidR="007C0844" w:rsidRDefault="007C0844" w:rsidP="00D818D9">
            <w:pPr>
              <w:pStyle w:val="ad"/>
              <w:jc w:val="left"/>
            </w:pPr>
          </w:p>
          <w:p w14:paraId="07175508" w14:textId="3FE42D57" w:rsidR="00D818D9" w:rsidRDefault="00D818D9" w:rsidP="00D818D9">
            <w:pPr>
              <w:pStyle w:val="ad"/>
              <w:jc w:val="left"/>
            </w:pPr>
            <w:r>
              <w:t xml:space="preserve">В остальных случаях игнорируется и заполняется значением поля </w:t>
            </w:r>
            <w:r w:rsidR="007D646F">
              <w:t>«</w:t>
            </w:r>
            <w:r>
              <w:t>Цена за единицу в валюте контракта</w:t>
            </w:r>
            <w:r w:rsidR="007D646F">
              <w:t>»</w:t>
            </w:r>
            <w:r>
              <w:t xml:space="preserve"> (products/product/price) из действующей размещенной информации о контракте (его изменении).</w:t>
            </w:r>
          </w:p>
          <w:p w14:paraId="54742593" w14:textId="6EA6C481" w:rsidR="00D818D9" w:rsidRDefault="00D818D9" w:rsidP="00D818D9">
            <w:pPr>
              <w:pStyle w:val="ad"/>
              <w:jc w:val="left"/>
            </w:pPr>
          </w:p>
          <w:p w14:paraId="0ECD6EEB" w14:textId="18AFEFF2" w:rsidR="00D818D9" w:rsidRDefault="00D818D9" w:rsidP="00D818D9">
            <w:pPr>
              <w:pStyle w:val="ad"/>
              <w:jc w:val="left"/>
            </w:pPr>
            <w:r w:rsidRPr="00F769ED">
              <w:t>Поле</w:t>
            </w:r>
            <w:r w:rsidRPr="00F769ED">
              <w:rPr>
                <w:lang w:val="en-US"/>
              </w:rPr>
              <w:t xml:space="preserve"> «</w:t>
            </w:r>
            <w:r w:rsidRPr="00F769ED">
              <w:t>Цена</w:t>
            </w:r>
            <w:r w:rsidRPr="00F769ED">
              <w:rPr>
                <w:lang w:val="en-US"/>
              </w:rPr>
              <w:t xml:space="preserve"> </w:t>
            </w:r>
            <w:r w:rsidRPr="00F769ED">
              <w:t>единицы</w:t>
            </w:r>
            <w:r w:rsidRPr="00F769ED">
              <w:rPr>
                <w:lang w:val="en-US"/>
              </w:rPr>
              <w:t xml:space="preserve"> </w:t>
            </w:r>
            <w:r w:rsidRPr="00F769ED">
              <w:t>без</w:t>
            </w:r>
            <w:r w:rsidRPr="00F769ED">
              <w:rPr>
                <w:lang w:val="en-US"/>
              </w:rPr>
              <w:t xml:space="preserve"> </w:t>
            </w:r>
            <w:r w:rsidRPr="00F769ED">
              <w:t>НДС</w:t>
            </w:r>
            <w:r w:rsidRPr="00F769ED">
              <w:rPr>
                <w:lang w:val="en-US"/>
              </w:rPr>
              <w:t xml:space="preserve">» (executions/execution/quantityContractSubjects/quantityContractSubject/withoutVATUnitPrice). </w:t>
            </w:r>
            <w:r w:rsidRPr="00F769ED">
              <w:t>Игнорируется при приеме. При передаче заполняется значением поля «</w:t>
            </w:r>
            <w:r w:rsidRPr="00F87853">
              <w:rPr>
                <w:lang w:eastAsia="en-US"/>
              </w:rPr>
              <w:t>Цена за единицу без НДС</w:t>
            </w:r>
            <w:r w:rsidRPr="00F769ED">
              <w:t>» (</w:t>
            </w:r>
            <w:r>
              <w:rPr>
                <w:lang w:val="en-US" w:eastAsia="en-US"/>
              </w:rPr>
              <w:t>UNIT</w:t>
            </w:r>
            <w:r w:rsidRPr="00F87853">
              <w:rPr>
                <w:lang w:eastAsia="en-US"/>
              </w:rPr>
              <w:t>_</w:t>
            </w:r>
            <w:r>
              <w:rPr>
                <w:lang w:val="en-US" w:eastAsia="en-US"/>
              </w:rPr>
              <w:t>PRICE</w:t>
            </w:r>
            <w:r w:rsidRPr="00F87853">
              <w:rPr>
                <w:lang w:eastAsia="en-US"/>
              </w:rPr>
              <w:t>_</w:t>
            </w:r>
            <w:r>
              <w:rPr>
                <w:lang w:val="en-US" w:eastAsia="en-US"/>
              </w:rPr>
              <w:t>EX</w:t>
            </w:r>
            <w:r>
              <w:rPr>
                <w:lang w:eastAsia="en-US"/>
              </w:rPr>
              <w:t>_</w:t>
            </w:r>
            <w:r>
              <w:rPr>
                <w:lang w:val="en-US" w:eastAsia="en-US"/>
              </w:rPr>
              <w:t>VAT</w:t>
            </w:r>
            <w:r w:rsidRPr="00F769ED">
              <w:t>) сущности «Сведения об объеме и других характеристиках поставленных товаров, выполненных работ, оказанных услуг» (CONTRACT_QUANTITY) логической модели РК.</w:t>
            </w:r>
          </w:p>
          <w:p w14:paraId="1951F21E" w14:textId="4AD49D09" w:rsidR="00D818D9" w:rsidRDefault="00D818D9" w:rsidP="00D818D9">
            <w:pPr>
              <w:pStyle w:val="ad"/>
              <w:jc w:val="left"/>
            </w:pPr>
          </w:p>
          <w:p w14:paraId="59995249" w14:textId="0A016B05" w:rsidR="00D818D9" w:rsidRDefault="00D818D9" w:rsidP="00D818D9">
            <w:pPr>
              <w:pStyle w:val="ad"/>
              <w:jc w:val="left"/>
            </w:pPr>
            <w:r>
              <w:t>Блоки</w:t>
            </w:r>
            <w:r w:rsidRPr="00647B8C">
              <w:t xml:space="preserve"> «Родительский предмет контракта (объект закупки)» (</w:t>
            </w:r>
            <w:r w:rsidRPr="00647B8C">
              <w:rPr>
                <w:lang w:val="en-US"/>
              </w:rPr>
              <w:t>executions</w:t>
            </w:r>
            <w:r w:rsidRPr="00647B8C">
              <w:t>/</w:t>
            </w:r>
            <w:r w:rsidRPr="00647B8C">
              <w:rPr>
                <w:lang w:val="en-US"/>
              </w:rPr>
              <w:t>execution</w:t>
            </w:r>
            <w:r w:rsidRPr="00647B8C">
              <w:t>/</w:t>
            </w:r>
            <w:r w:rsidRPr="00647B8C">
              <w:rPr>
                <w:lang w:val="en-US"/>
              </w:rPr>
              <w:t>quantityContractSubjects</w:t>
            </w:r>
            <w:r w:rsidRPr="00647B8C">
              <w:t>/</w:t>
            </w:r>
            <w:r w:rsidRPr="00647B8C">
              <w:rPr>
                <w:lang w:val="en-US"/>
              </w:rPr>
              <w:t>quantityContractSubject</w:t>
            </w:r>
            <w:r w:rsidRPr="00647B8C">
              <w:t>/</w:t>
            </w:r>
            <w:r w:rsidRPr="00647B8C">
              <w:rPr>
                <w:lang w:val="en-US"/>
              </w:rPr>
              <w:t>parentContractSubject</w:t>
            </w:r>
            <w:r w:rsidRPr="00647B8C">
              <w:t>)</w:t>
            </w:r>
            <w:r>
              <w:t>, «</w:t>
            </w:r>
            <w:r w:rsidRPr="003414E9">
              <w:t>Сметная единица (измеритель)</w:t>
            </w:r>
            <w:r>
              <w:t>» (</w:t>
            </w:r>
            <w:r w:rsidRPr="003414E9">
              <w:t>executions/execution/quantityContractSubjects/quantityContractSubject/commonUnitMeasurement</w:t>
            </w:r>
            <w:r>
              <w:t>) и поле «</w:t>
            </w:r>
            <w:r w:rsidRPr="003414E9">
              <w:t>Является основным средством</w:t>
            </w:r>
            <w:r>
              <w:t>» (</w:t>
            </w:r>
            <w:r w:rsidRPr="003414E9">
              <w:t>executions/execution/quantityContractSubjects/quantityContractSubject/isMainVehicle</w:t>
            </w:r>
            <w:r>
              <w:t>) игнорируются при приеме. Заполняются автоматически.</w:t>
            </w:r>
          </w:p>
          <w:p w14:paraId="73735DFA" w14:textId="2BE944BF" w:rsidR="00D818D9" w:rsidRDefault="00D818D9" w:rsidP="00D818D9">
            <w:pPr>
              <w:pStyle w:val="ad"/>
              <w:jc w:val="left"/>
            </w:pPr>
          </w:p>
          <w:p w14:paraId="2EFF0FDB" w14:textId="2C63CD01" w:rsidR="00D818D9" w:rsidRPr="00CB088D" w:rsidRDefault="00D818D9" w:rsidP="00D818D9">
            <w:pPr>
              <w:pStyle w:val="ad"/>
              <w:jc w:val="center"/>
              <w:rPr>
                <w:b/>
                <w:bCs/>
              </w:rPr>
            </w:pPr>
            <w:r w:rsidRPr="00CB088D">
              <w:rPr>
                <w:b/>
                <w:bCs/>
              </w:rPr>
              <w:t>Блок «Сведения об объеме и других характеристиках поставленных товаров, выполненных работ, оказанных услуг для родительской позиции» (executions/execution/quantityContractParentSubjects)</w:t>
            </w:r>
          </w:p>
          <w:p w14:paraId="0BBC5D69" w14:textId="54582D0B" w:rsidR="00D818D9" w:rsidRDefault="00D818D9" w:rsidP="00D818D9">
            <w:pPr>
              <w:pStyle w:val="ad"/>
              <w:jc w:val="left"/>
            </w:pPr>
          </w:p>
          <w:p w14:paraId="1B4D35C0" w14:textId="5372ADC2" w:rsidR="00D818D9" w:rsidRDefault="00D818D9" w:rsidP="00D818D9">
            <w:pPr>
              <w:pStyle w:val="ad"/>
              <w:jc w:val="left"/>
            </w:pPr>
            <w:r>
              <w:lastRenderedPageBreak/>
              <w:t>Обработка блока «</w:t>
            </w:r>
            <w:r w:rsidRPr="00CB088D">
              <w:t>Сведения об объеме и других характеристиках поставленных товаров, выполненных работ, оказанных услуг для родительской позиции</w:t>
            </w:r>
            <w:r>
              <w:t>» (</w:t>
            </w:r>
            <w:r w:rsidRPr="00CB088D">
              <w:t>executions/execution/quantityContractParentSubjects</w:t>
            </w:r>
            <w:r>
              <w:t>) идентична обработке блока «</w:t>
            </w:r>
            <w:r w:rsidRPr="00CB088D">
              <w:t>Сведения об объеме и других характеристиках поставленных товаров, выполненных работ, оказанных услуг для не детализированных или дочерних позиций</w:t>
            </w:r>
            <w:r>
              <w:t>» (</w:t>
            </w:r>
            <w:r w:rsidRPr="00CB088D">
              <w:t>executions/execution/quantityContractSubjects</w:t>
            </w:r>
            <w:r>
              <w:t>), за исключением следующих моментов:</w:t>
            </w:r>
          </w:p>
          <w:p w14:paraId="7180C251" w14:textId="73AB8B45" w:rsidR="00D818D9" w:rsidRDefault="00D818D9" w:rsidP="00D818D9">
            <w:pPr>
              <w:pStyle w:val="ad"/>
              <w:jc w:val="left"/>
            </w:pPr>
          </w:p>
          <w:p w14:paraId="170ABAFF" w14:textId="13EF138A" w:rsidR="00D818D9" w:rsidRDefault="00D818D9" w:rsidP="00D818D9">
            <w:pPr>
              <w:pStyle w:val="ad"/>
              <w:jc w:val="left"/>
            </w:pPr>
            <w:r>
              <w:t xml:space="preserve"> - данный блок не содержит и соответственно не сохраняет и не должен контролировать сведния подблоков и полей </w:t>
            </w:r>
            <w:r w:rsidRPr="00B44D8F">
              <w:t>quantity</w:t>
            </w:r>
            <w:r>
              <w:t xml:space="preserve">, </w:t>
            </w:r>
            <w:r w:rsidRPr="00903EE9">
              <w:t>nomenclature</w:t>
            </w:r>
            <w:r>
              <w:t xml:space="preserve">, </w:t>
            </w:r>
            <w:r>
              <w:rPr>
                <w:lang w:val="en-US"/>
              </w:rPr>
              <w:t>originCountry</w:t>
            </w:r>
            <w:r>
              <w:t xml:space="preserve">, </w:t>
            </w:r>
            <w:r w:rsidRPr="003410BC">
              <w:rPr>
                <w:lang w:val="en-US"/>
              </w:rPr>
              <w:t>registrationCountry</w:t>
            </w:r>
            <w:r>
              <w:t>, price;</w:t>
            </w:r>
          </w:p>
          <w:p w14:paraId="55CD5678" w14:textId="3995D3A7" w:rsidR="00D818D9" w:rsidRPr="00CB088D" w:rsidRDefault="00D818D9" w:rsidP="00D818D9">
            <w:pPr>
              <w:pStyle w:val="ad"/>
              <w:jc w:val="left"/>
            </w:pPr>
            <w:r w:rsidRPr="00A34CB6">
              <w:t xml:space="preserve">- </w:t>
            </w:r>
            <w:r>
              <w:t>поле</w:t>
            </w:r>
            <w:r w:rsidRPr="00A34CB6">
              <w:t xml:space="preserve"> «</w:t>
            </w:r>
            <w:r>
              <w:t>Стоимость</w:t>
            </w:r>
            <w:r w:rsidRPr="00A34CB6">
              <w:t xml:space="preserve"> </w:t>
            </w:r>
            <w:r>
              <w:t>исполненных</w:t>
            </w:r>
            <w:r w:rsidRPr="00A34CB6">
              <w:t xml:space="preserve"> </w:t>
            </w:r>
            <w:r>
              <w:t>обязательств</w:t>
            </w:r>
            <w:r w:rsidRPr="00A34CB6">
              <w:t>» (</w:t>
            </w:r>
            <w:r w:rsidRPr="00247FF6">
              <w:rPr>
                <w:lang w:val="en-US"/>
              </w:rPr>
              <w:t>fulfilledCost</w:t>
            </w:r>
            <w:r w:rsidRPr="00A34CB6">
              <w:t>).</w:t>
            </w:r>
            <w:r>
              <w:t xml:space="preserve"> Игнорируется при приеме и автоматически рассчитывается, </w:t>
            </w:r>
            <w:r w:rsidRPr="00AE778F">
              <w:t xml:space="preserve">как сумма значений полей </w:t>
            </w:r>
            <w:r>
              <w:t>«</w:t>
            </w:r>
            <w:r w:rsidRPr="00AE778F">
              <w:t>Стоимость исполненных обязательств» «дочерних» объектов закупки</w:t>
            </w:r>
            <w:r>
              <w:t xml:space="preserve"> </w:t>
            </w:r>
            <w:r w:rsidRPr="003422E4">
              <w:t>для родительских об</w:t>
            </w:r>
            <w:r>
              <w:t>ъ</w:t>
            </w:r>
            <w:r w:rsidRPr="003422E4">
              <w:t>ектов закупки, т.е. имеющих соподчиненные объекты закупки</w:t>
            </w:r>
            <w:r>
              <w:t>.</w:t>
            </w:r>
          </w:p>
          <w:p w14:paraId="55C4E16A" w14:textId="022016F4" w:rsidR="00D818D9" w:rsidRPr="00647B8C" w:rsidRDefault="00D818D9" w:rsidP="00D818D9">
            <w:pPr>
              <w:pStyle w:val="ad"/>
              <w:jc w:val="left"/>
            </w:pPr>
          </w:p>
          <w:p w14:paraId="5FF0AA62" w14:textId="77777777" w:rsidR="00D818D9" w:rsidRPr="00647B8C" w:rsidRDefault="00D818D9" w:rsidP="00D818D9">
            <w:pPr>
              <w:pStyle w:val="ad"/>
              <w:jc w:val="left"/>
            </w:pPr>
          </w:p>
          <w:p w14:paraId="0C23613C" w14:textId="77777777" w:rsidR="00D818D9" w:rsidRPr="00647B8C" w:rsidRDefault="00D818D9" w:rsidP="00D818D9">
            <w:pPr>
              <w:pStyle w:val="ad"/>
              <w:jc w:val="left"/>
            </w:pPr>
          </w:p>
          <w:p w14:paraId="06027D19" w14:textId="7D5F8DAF" w:rsidR="00D818D9" w:rsidRPr="002F371A" w:rsidRDefault="00D818D9" w:rsidP="00D818D9">
            <w:pPr>
              <w:pStyle w:val="ad"/>
              <w:jc w:val="center"/>
              <w:rPr>
                <w:b/>
              </w:rPr>
            </w:pPr>
            <w:r w:rsidRPr="002F371A">
              <w:rPr>
                <w:b/>
              </w:rPr>
              <w:t>Блок «Сведения об объеме» (</w:t>
            </w:r>
            <w:r w:rsidRPr="0070594F">
              <w:rPr>
                <w:b/>
              </w:rPr>
              <w:t>quantityDrugContractSubjects</w:t>
            </w:r>
            <w:r w:rsidRPr="002F371A">
              <w:rPr>
                <w:b/>
              </w:rPr>
              <w:t>)</w:t>
            </w:r>
          </w:p>
          <w:p w14:paraId="187769D6" w14:textId="1FD8D532" w:rsidR="00D818D9" w:rsidRDefault="00D818D9" w:rsidP="00D818D9">
            <w:pPr>
              <w:pStyle w:val="ad"/>
              <w:jc w:val="left"/>
            </w:pPr>
          </w:p>
          <w:p w14:paraId="1F560B47" w14:textId="406229A6" w:rsidR="00D818D9" w:rsidRDefault="00D818D9" w:rsidP="00D818D9">
            <w:pPr>
              <w:pStyle w:val="ad"/>
              <w:jc w:val="left"/>
            </w:pPr>
            <w:r>
              <w:t>Поле «</w:t>
            </w:r>
            <w:r w:rsidRPr="00B44D8F">
              <w:t>Уникальный идентификатор предмета контракта (объекта закупки) в ЕИС</w:t>
            </w:r>
            <w:r>
              <w:t>»</w:t>
            </w:r>
            <w:r w:rsidRPr="00B44D8F">
              <w:t xml:space="preserve"> (</w:t>
            </w:r>
            <w:r w:rsidRPr="001F161F">
              <w:t>quantityDrugContractSubjects \ quantityDrugContractSubjects</w:t>
            </w:r>
            <w:r w:rsidRPr="00B44D8F">
              <w:t xml:space="preserve"> \sid). При приеме</w:t>
            </w:r>
            <w:r>
              <w:t xml:space="preserve"> проверяем, что указанный </w:t>
            </w:r>
            <w:r>
              <w:rPr>
                <w:lang w:val="en-US"/>
              </w:rPr>
              <w:t>sid</w:t>
            </w:r>
            <w:r w:rsidRPr="00B44D8F">
              <w:t xml:space="preserve"> </w:t>
            </w:r>
            <w:r>
              <w:t>присутствует в сведениях о контракте и относится к лекарственным препаратам ( см. РК_ИК_</w:t>
            </w:r>
            <w:r w:rsidRPr="008C38C7">
              <w:t>01</w:t>
            </w:r>
            <w:r w:rsidRPr="005952F4">
              <w:t xml:space="preserve">23 </w:t>
            </w:r>
            <w:r>
              <w:t>ниже)</w:t>
            </w:r>
          </w:p>
          <w:p w14:paraId="27118B11" w14:textId="008FAEE2" w:rsidR="00D818D9" w:rsidRDefault="00D818D9" w:rsidP="00D818D9">
            <w:pPr>
              <w:pStyle w:val="ad"/>
              <w:jc w:val="left"/>
            </w:pPr>
          </w:p>
          <w:p w14:paraId="2334BF7D" w14:textId="731CC4CE" w:rsidR="00D818D9" w:rsidRDefault="00D818D9" w:rsidP="00D818D9">
            <w:pPr>
              <w:pStyle w:val="ad"/>
              <w:jc w:val="left"/>
            </w:pPr>
          </w:p>
          <w:p w14:paraId="5F99F769" w14:textId="27AA0A3D" w:rsidR="00D818D9" w:rsidRDefault="00D818D9" w:rsidP="00D818D9">
            <w:pPr>
              <w:pStyle w:val="ad"/>
              <w:jc w:val="left"/>
            </w:pPr>
            <w:r>
              <w:t>Поле «</w:t>
            </w:r>
            <w:r w:rsidRPr="00D24669">
              <w:t>Внешний идентификатор объекта закупки</w:t>
            </w:r>
            <w:r>
              <w:t>»</w:t>
            </w:r>
            <w:r w:rsidRPr="00B44D8F">
              <w:t xml:space="preserve"> (</w:t>
            </w:r>
            <w:r w:rsidRPr="001F161F">
              <w:t xml:space="preserve">quantityDrugContractSubjects </w:t>
            </w:r>
            <w:r w:rsidRPr="00B44D8F">
              <w:t>\</w:t>
            </w:r>
            <w:r w:rsidRPr="001F161F">
              <w:t xml:space="preserve"> quantityDrugContractSubjects </w:t>
            </w:r>
            <w:r w:rsidRPr="00B44D8F">
              <w:t>\</w:t>
            </w:r>
            <w:r>
              <w:t xml:space="preserve"> </w:t>
            </w:r>
            <w:r w:rsidRPr="00D24669">
              <w:t>externalSid</w:t>
            </w:r>
            <w:r w:rsidRPr="00B44D8F">
              <w:t xml:space="preserve">). При приеме </w:t>
            </w:r>
            <w:r>
              <w:t xml:space="preserve">контролируется, что указанный объект закупки с указанным </w:t>
            </w:r>
            <w:r w:rsidRPr="00D24669">
              <w:t>externalSid</w:t>
            </w:r>
            <w:r>
              <w:t xml:space="preserve"> присутствует в сведениях о контракте</w:t>
            </w:r>
            <w:r w:rsidRPr="00D24669">
              <w:t xml:space="preserve"> </w:t>
            </w:r>
            <w:r>
              <w:t>и что он является лекарственным препаратом ( см. контроль РК_ИК_0137 ниже)</w:t>
            </w:r>
          </w:p>
          <w:p w14:paraId="30B5528F" w14:textId="77777777" w:rsidR="00D818D9" w:rsidRDefault="00D818D9" w:rsidP="00D818D9">
            <w:pPr>
              <w:pStyle w:val="ad"/>
              <w:jc w:val="left"/>
            </w:pPr>
          </w:p>
          <w:p w14:paraId="372D0281" w14:textId="16426D34" w:rsidR="00D818D9" w:rsidRDefault="00D818D9" w:rsidP="00D818D9">
            <w:pPr>
              <w:pStyle w:val="ad"/>
              <w:jc w:val="left"/>
            </w:pPr>
            <w:r>
              <w:t>Блок «</w:t>
            </w:r>
            <w:r w:rsidRPr="00D24669">
              <w:t>Атрибуты объекта закупки из сведений о контракте</w:t>
            </w:r>
            <w:r>
              <w:t>»</w:t>
            </w:r>
            <w:r w:rsidRPr="00B44D8F">
              <w:t xml:space="preserve"> (</w:t>
            </w:r>
            <w:r w:rsidRPr="001F161F">
              <w:t xml:space="preserve">quantityDrugContractSubjects </w:t>
            </w:r>
            <w:r w:rsidRPr="00B44D8F">
              <w:t>\</w:t>
            </w:r>
            <w:r w:rsidRPr="001F161F">
              <w:t xml:space="preserve"> quantityDrugContractSubjects </w:t>
            </w:r>
            <w:r w:rsidRPr="00B44D8F">
              <w:t>\</w:t>
            </w:r>
            <w:r>
              <w:t xml:space="preserve"> </w:t>
            </w:r>
            <w:r w:rsidRPr="00D24669">
              <w:t>productInfo</w:t>
            </w:r>
            <w:r w:rsidRPr="00B44D8F">
              <w:t xml:space="preserve">). При приеме </w:t>
            </w:r>
            <w:r>
              <w:t>контролируется, что указанный объект закупки с указанным в блоке атрибутами присутствует в сведениях о контракте</w:t>
            </w:r>
            <w:r w:rsidRPr="00D24669">
              <w:t xml:space="preserve"> </w:t>
            </w:r>
            <w:r>
              <w:t>и что он является лекарственным препаратом ( см. контроль РК_ИК_0138 ниже)</w:t>
            </w:r>
          </w:p>
          <w:p w14:paraId="31B6FA2A" w14:textId="747AEC4E" w:rsidR="00D818D9" w:rsidRDefault="00D818D9" w:rsidP="00D818D9">
            <w:pPr>
              <w:pStyle w:val="ad"/>
              <w:jc w:val="left"/>
            </w:pPr>
          </w:p>
          <w:p w14:paraId="27846514" w14:textId="07890D42" w:rsidR="00D818D9" w:rsidRDefault="00D818D9" w:rsidP="00D818D9">
            <w:pPr>
              <w:pStyle w:val="ad"/>
              <w:jc w:val="left"/>
            </w:pPr>
            <w:r>
              <w:t>Блок «</w:t>
            </w:r>
            <w:r w:rsidRPr="001767C9">
              <w:t>Атрибуты объекта закупки-лекарственного препарата из сведений о контракт</w:t>
            </w:r>
            <w:r>
              <w:t>»</w:t>
            </w:r>
            <w:r w:rsidRPr="00B44D8F">
              <w:t xml:space="preserve"> (</w:t>
            </w:r>
            <w:r w:rsidRPr="001F161F">
              <w:t xml:space="preserve">quantityDrugContractSubjects </w:t>
            </w:r>
            <w:r w:rsidRPr="00B44D8F">
              <w:t>\</w:t>
            </w:r>
            <w:r w:rsidRPr="001F161F">
              <w:t xml:space="preserve"> quantityDrugContractSubjects </w:t>
            </w:r>
            <w:r w:rsidRPr="00B44D8F">
              <w:t>\</w:t>
            </w:r>
            <w:r>
              <w:t xml:space="preserve"> </w:t>
            </w:r>
            <w:r w:rsidRPr="001767C9">
              <w:t>drugProductInfo</w:t>
            </w:r>
            <w:r w:rsidRPr="00B44D8F">
              <w:t xml:space="preserve">). </w:t>
            </w:r>
            <w:r w:rsidRPr="001767C9">
              <w:t>При приеме контролируется наличие в сведениях о контракте лекарственного препарата с таким набором полей</w:t>
            </w:r>
            <w:r>
              <w:t xml:space="preserve"> ( см. контроль РК_ИК_0141 ниже)</w:t>
            </w:r>
          </w:p>
          <w:p w14:paraId="2AC850AB" w14:textId="5920BBA2" w:rsidR="00D818D9" w:rsidRDefault="00D818D9" w:rsidP="00D818D9">
            <w:pPr>
              <w:pStyle w:val="ad"/>
              <w:jc w:val="left"/>
            </w:pPr>
          </w:p>
          <w:p w14:paraId="57CB1276" w14:textId="77777777" w:rsidR="00D818D9" w:rsidRPr="00B44D8F" w:rsidRDefault="00D818D9" w:rsidP="00D818D9">
            <w:pPr>
              <w:pStyle w:val="ad"/>
              <w:jc w:val="left"/>
            </w:pPr>
          </w:p>
          <w:p w14:paraId="5C7790C4" w14:textId="7FE29FFD" w:rsidR="00D818D9" w:rsidRDefault="00D818D9" w:rsidP="00D818D9">
            <w:pPr>
              <w:pStyle w:val="ad"/>
              <w:jc w:val="left"/>
            </w:pPr>
          </w:p>
          <w:p w14:paraId="7F843E17" w14:textId="2FAC33E7" w:rsidR="00D818D9" w:rsidRDefault="00D818D9" w:rsidP="00D818D9">
            <w:pPr>
              <w:pStyle w:val="ad"/>
              <w:jc w:val="left"/>
            </w:pPr>
            <w:r>
              <w:t>Блок «</w:t>
            </w:r>
            <w:r w:rsidRPr="002F371A">
              <w:t>Предметы контракта (объекты закупки</w:t>
            </w:r>
            <w:r>
              <w:t>» (</w:t>
            </w:r>
            <w:r w:rsidRPr="002F371A">
              <w:t>products</w:t>
            </w:r>
            <w:r>
              <w:t xml:space="preserve">) </w:t>
            </w:r>
            <w:r w:rsidR="007D646F">
              <w:t>–</w:t>
            </w:r>
            <w:r>
              <w:t xml:space="preserve"> </w:t>
            </w:r>
            <w:r w:rsidRPr="002F371A">
              <w:t xml:space="preserve">При приеме игнорируется, заполняется при передаче, используется при формировании печатной формы </w:t>
            </w:r>
          </w:p>
          <w:p w14:paraId="3420B2CF" w14:textId="292E286A" w:rsidR="00D818D9" w:rsidRDefault="00D818D9" w:rsidP="00D818D9">
            <w:pPr>
              <w:pStyle w:val="ad"/>
              <w:jc w:val="left"/>
            </w:pPr>
          </w:p>
          <w:p w14:paraId="6AD13655" w14:textId="7C5001D3" w:rsidR="00D818D9" w:rsidRDefault="00D818D9" w:rsidP="00D818D9">
            <w:pPr>
              <w:pStyle w:val="ad"/>
              <w:jc w:val="left"/>
            </w:pPr>
            <w:r>
              <w:t>Поле «</w:t>
            </w:r>
            <w:r w:rsidRPr="009C66D8">
              <w:t>Объектом закупки является лекарственный препарат, который включен в реестр жизненно необходимых и важнейших лекарственных препаратов (ЖНВЛП)</w:t>
            </w:r>
            <w:r>
              <w:t>» (</w:t>
            </w:r>
            <w:r w:rsidRPr="009C66D8">
              <w:t>isZNVLP</w:t>
            </w:r>
            <w:r>
              <w:t xml:space="preserve">) </w:t>
            </w:r>
            <w:r w:rsidR="007D646F">
              <w:t>–</w:t>
            </w:r>
            <w:r>
              <w:t xml:space="preserve"> </w:t>
            </w:r>
            <w:r w:rsidRPr="009C66D8">
              <w:t xml:space="preserve">При приеме игнорируется, заполняется при передаче сведениями </w:t>
            </w:r>
            <w:r>
              <w:t xml:space="preserve">из лекарственного препарата в </w:t>
            </w:r>
            <w:r w:rsidRPr="009C66D8">
              <w:t>пр</w:t>
            </w:r>
            <w:r>
              <w:t>едмете контракта.</w:t>
            </w:r>
          </w:p>
          <w:p w14:paraId="491FFE41" w14:textId="5A37847A" w:rsidR="00D818D9" w:rsidRDefault="00D818D9" w:rsidP="00D818D9">
            <w:pPr>
              <w:pStyle w:val="ad"/>
              <w:jc w:val="left"/>
            </w:pPr>
          </w:p>
          <w:p w14:paraId="1EE23050" w14:textId="397937C8" w:rsidR="00D818D9" w:rsidRPr="006861D4" w:rsidRDefault="00D818D9" w:rsidP="00D818D9">
            <w:pPr>
              <w:pStyle w:val="ad"/>
              <w:jc w:val="left"/>
              <w:rPr>
                <w:lang w:val="en-US"/>
              </w:rPr>
            </w:pPr>
            <w:r>
              <w:lastRenderedPageBreak/>
              <w:t>Блок «</w:t>
            </w:r>
            <w:r w:rsidRPr="009C66D8">
              <w:t>Информация о ценах в случае когда объектом закупки является лекарственный пр</w:t>
            </w:r>
            <w:r>
              <w:t>епарат, который включен в ЖНВЛП»  -к</w:t>
            </w:r>
            <w:r w:rsidRPr="009C66D8">
              <w:t>онтролируется обязательность заполнения в случае если для лекарственного препарата isZNVLP = true</w:t>
            </w:r>
            <w:r>
              <w:t xml:space="preserve"> (см. РК</w:t>
            </w:r>
            <w:r w:rsidRPr="006861D4">
              <w:rPr>
                <w:lang w:val="en-US"/>
              </w:rPr>
              <w:t>_</w:t>
            </w:r>
            <w:r>
              <w:t>ИК</w:t>
            </w:r>
            <w:r w:rsidRPr="006861D4">
              <w:rPr>
                <w:lang w:val="en-US"/>
              </w:rPr>
              <w:t>_01</w:t>
            </w:r>
            <w:r>
              <w:rPr>
                <w:lang w:val="en-US"/>
              </w:rPr>
              <w:t xml:space="preserve">24 </w:t>
            </w:r>
            <w:r>
              <w:t>ниже</w:t>
            </w:r>
            <w:r w:rsidRPr="006861D4">
              <w:rPr>
                <w:lang w:val="en-US"/>
              </w:rPr>
              <w:t>)</w:t>
            </w:r>
          </w:p>
          <w:p w14:paraId="2464EA62" w14:textId="77777777" w:rsidR="00D818D9" w:rsidRPr="00EA6604" w:rsidRDefault="00D818D9" w:rsidP="00D818D9">
            <w:pPr>
              <w:pStyle w:val="ad"/>
              <w:jc w:val="left"/>
              <w:rPr>
                <w:lang w:val="en-US"/>
              </w:rPr>
            </w:pPr>
          </w:p>
          <w:p w14:paraId="7A5DBB6F" w14:textId="19F1678F" w:rsidR="00D818D9" w:rsidRDefault="00D818D9" w:rsidP="00D818D9">
            <w:pPr>
              <w:pStyle w:val="ad"/>
              <w:jc w:val="left"/>
            </w:pPr>
            <w:r>
              <w:t>Блок</w:t>
            </w:r>
            <w:r w:rsidRPr="004C34C4">
              <w:rPr>
                <w:lang w:val="en-US"/>
              </w:rPr>
              <w:t xml:space="preserve"> «</w:t>
            </w:r>
            <w:r w:rsidRPr="00FA647B">
              <w:t>Страна</w:t>
            </w:r>
            <w:r w:rsidRPr="004C34C4">
              <w:rPr>
                <w:lang w:val="en-US"/>
              </w:rPr>
              <w:t xml:space="preserve"> </w:t>
            </w:r>
            <w:r w:rsidRPr="00FA647B">
              <w:t>происхождения</w:t>
            </w:r>
            <w:r w:rsidRPr="004C34C4">
              <w:rPr>
                <w:lang w:val="en-US"/>
              </w:rPr>
              <w:t xml:space="preserve"> </w:t>
            </w:r>
            <w:r w:rsidRPr="00FA647B">
              <w:t>товара</w:t>
            </w:r>
            <w:r w:rsidRPr="004C34C4">
              <w:rPr>
                <w:lang w:val="en-US"/>
              </w:rPr>
              <w:t>» (</w:t>
            </w:r>
            <w:r w:rsidRPr="00296C47">
              <w:rPr>
                <w:lang w:val="en-US"/>
              </w:rPr>
              <w:t>executions</w:t>
            </w:r>
            <w:r w:rsidRPr="004C34C4">
              <w:rPr>
                <w:lang w:val="en-US"/>
              </w:rPr>
              <w:t>/</w:t>
            </w:r>
            <w:r w:rsidRPr="00296C47">
              <w:rPr>
                <w:lang w:val="en-US"/>
              </w:rPr>
              <w:t>execution</w:t>
            </w:r>
            <w:r w:rsidRPr="004C34C4">
              <w:rPr>
                <w:lang w:val="en-US"/>
              </w:rPr>
              <w:t>/</w:t>
            </w:r>
            <w:r w:rsidRPr="00296C47">
              <w:rPr>
                <w:lang w:val="en-US"/>
              </w:rPr>
              <w:t>quantityDrugContractSubjects</w:t>
            </w:r>
            <w:r w:rsidRPr="004C34C4">
              <w:rPr>
                <w:lang w:val="en-US"/>
              </w:rPr>
              <w:t>/</w:t>
            </w:r>
            <w:r w:rsidRPr="00296C47">
              <w:rPr>
                <w:lang w:val="en-US"/>
              </w:rPr>
              <w:t>quantityDrugContractSubject</w:t>
            </w:r>
            <w:r w:rsidRPr="004C34C4">
              <w:rPr>
                <w:lang w:val="en-US"/>
              </w:rPr>
              <w:t>/</w:t>
            </w:r>
            <w:r w:rsidRPr="00296C47">
              <w:rPr>
                <w:lang w:val="en-US"/>
              </w:rPr>
              <w:t>originCountry</w:t>
            </w:r>
            <w:r w:rsidRPr="004C34C4">
              <w:rPr>
                <w:lang w:val="en-US"/>
              </w:rPr>
              <w:t xml:space="preserve">). </w:t>
            </w:r>
            <w:r w:rsidRPr="00BD5FD3">
              <w:rPr>
                <w:lang w:val="en-US"/>
              </w:rPr>
              <w:t xml:space="preserve"> </w:t>
            </w:r>
            <w:r w:rsidRPr="001F7B20">
              <w:t xml:space="preserve">Страна происхождения товара. Заполняется автоматически на основании значения поля  «Производитель. Страна (код по ОКСМ)» соответствующего торгового наименования объекта закупки из размещенной действующей версии информации о контракте (его изменении). </w:t>
            </w:r>
          </w:p>
          <w:p w14:paraId="177CFED1" w14:textId="17A3CD6E" w:rsidR="00D818D9" w:rsidRDefault="00D818D9" w:rsidP="00D818D9">
            <w:pPr>
              <w:pStyle w:val="ad"/>
              <w:jc w:val="left"/>
            </w:pPr>
          </w:p>
          <w:p w14:paraId="020CC570" w14:textId="05BDC2CA" w:rsidR="00D818D9" w:rsidRDefault="00D818D9" w:rsidP="00D818D9">
            <w:pPr>
              <w:pStyle w:val="ad"/>
              <w:jc w:val="left"/>
            </w:pPr>
            <w:r>
              <w:t>Блок</w:t>
            </w:r>
            <w:r w:rsidRPr="001F7B20">
              <w:rPr>
                <w:lang w:val="en-US"/>
              </w:rPr>
              <w:t xml:space="preserve"> «</w:t>
            </w:r>
            <w:r w:rsidRPr="001F7B20">
              <w:t>Страна</w:t>
            </w:r>
            <w:r w:rsidRPr="001F7B20">
              <w:rPr>
                <w:lang w:val="en-US"/>
              </w:rPr>
              <w:t xml:space="preserve"> </w:t>
            </w:r>
            <w:r w:rsidRPr="001F7B20">
              <w:t>регистрации</w:t>
            </w:r>
            <w:r w:rsidRPr="001F7B20">
              <w:rPr>
                <w:lang w:val="en-US"/>
              </w:rPr>
              <w:t xml:space="preserve"> </w:t>
            </w:r>
            <w:r w:rsidRPr="001F7B20">
              <w:t>производителя</w:t>
            </w:r>
            <w:r w:rsidRPr="001F7B20">
              <w:rPr>
                <w:lang w:val="en-US"/>
              </w:rPr>
              <w:t xml:space="preserve"> </w:t>
            </w:r>
            <w:r w:rsidRPr="001F7B20">
              <w:t>товара</w:t>
            </w:r>
            <w:r w:rsidRPr="001F7B20">
              <w:rPr>
                <w:lang w:val="en-US"/>
              </w:rPr>
              <w:t xml:space="preserve">» (executions/execution/quantityDrugContractSubjects/quantityDrugContractSubject/registrationCountry). </w:t>
            </w:r>
            <w:r w:rsidRPr="001F7B20">
              <w:t xml:space="preserve">Игнорируется при приеме. Заполняется автоматически значением поля </w:t>
            </w:r>
            <w:r w:rsidR="007D646F">
              <w:t>«</w:t>
            </w:r>
            <w:r w:rsidRPr="001F7B20">
              <w:t>Производитель. Страна (код по ОКСМ)</w:t>
            </w:r>
            <w:r w:rsidR="007D646F">
              <w:t>»</w:t>
            </w:r>
            <w:r w:rsidRPr="001F7B20">
              <w:t xml:space="preserve"> соответствующего торгового наименования объекта закупки из размещенной действующей версии информации о контракте (его изменении).</w:t>
            </w:r>
          </w:p>
          <w:p w14:paraId="0B7CFEF6" w14:textId="554DE933" w:rsidR="00D818D9" w:rsidRDefault="00D818D9" w:rsidP="00D818D9">
            <w:pPr>
              <w:pStyle w:val="ad"/>
              <w:jc w:val="left"/>
            </w:pPr>
          </w:p>
          <w:p w14:paraId="28F82E75" w14:textId="7EA29E92" w:rsidR="00D818D9" w:rsidRDefault="00D818D9" w:rsidP="00D818D9">
            <w:pPr>
              <w:pStyle w:val="ad"/>
              <w:jc w:val="left"/>
            </w:pPr>
            <w:r>
              <w:t>Поле</w:t>
            </w:r>
            <w:r w:rsidRPr="00420F4E">
              <w:t xml:space="preserve"> «</w:t>
            </w:r>
            <w:r>
              <w:t>Стоимость</w:t>
            </w:r>
            <w:r w:rsidRPr="00420F4E">
              <w:t xml:space="preserve"> </w:t>
            </w:r>
            <w:r>
              <w:t>исполненных</w:t>
            </w:r>
            <w:r w:rsidRPr="00420F4E">
              <w:t xml:space="preserve"> </w:t>
            </w:r>
            <w:r>
              <w:t>обязательств</w:t>
            </w:r>
            <w:r w:rsidRPr="00420F4E">
              <w:t xml:space="preserve"> </w:t>
            </w:r>
            <w:r>
              <w:t>в</w:t>
            </w:r>
            <w:r w:rsidRPr="00420F4E">
              <w:t xml:space="preserve"> </w:t>
            </w:r>
            <w:r>
              <w:t>российских</w:t>
            </w:r>
            <w:r w:rsidRPr="00420F4E">
              <w:t xml:space="preserve"> </w:t>
            </w:r>
            <w:r>
              <w:t>рублях</w:t>
            </w:r>
            <w:r w:rsidRPr="00420F4E">
              <w:t>» (</w:t>
            </w:r>
            <w:r w:rsidRPr="00247FF6">
              <w:rPr>
                <w:lang w:val="en-US"/>
              </w:rPr>
              <w:t>executions</w:t>
            </w:r>
            <w:r w:rsidRPr="00420F4E">
              <w:t>/</w:t>
            </w:r>
            <w:r w:rsidRPr="00247FF6">
              <w:rPr>
                <w:lang w:val="en-US"/>
              </w:rPr>
              <w:t>execution</w:t>
            </w:r>
            <w:r w:rsidRPr="00420F4E">
              <w:t>/</w:t>
            </w:r>
            <w:r w:rsidRPr="00247FF6">
              <w:rPr>
                <w:lang w:val="en-US"/>
              </w:rPr>
              <w:t>quantityContractSubjects</w:t>
            </w:r>
            <w:r w:rsidRPr="00420F4E">
              <w:t>/</w:t>
            </w:r>
            <w:r w:rsidRPr="00247FF6">
              <w:rPr>
                <w:lang w:val="en-US"/>
              </w:rPr>
              <w:t>quantityContractSubject</w:t>
            </w:r>
            <w:r w:rsidRPr="00420F4E">
              <w:t>/</w:t>
            </w:r>
            <w:r w:rsidRPr="00247FF6">
              <w:rPr>
                <w:lang w:val="en-US"/>
              </w:rPr>
              <w:t>fulfilmentCostRUR</w:t>
            </w:r>
            <w:r w:rsidRPr="00420F4E">
              <w:t xml:space="preserve">). </w:t>
            </w:r>
            <w:r>
              <w:t>Принимается и сохраняется в БД</w:t>
            </w:r>
            <w:r w:rsidRPr="00247FF6">
              <w:t>.</w:t>
            </w:r>
          </w:p>
          <w:p w14:paraId="3FAA5315" w14:textId="044212D7" w:rsidR="00D818D9" w:rsidRDefault="00D818D9" w:rsidP="00D818D9">
            <w:pPr>
              <w:pStyle w:val="ad"/>
              <w:jc w:val="left"/>
            </w:pPr>
          </w:p>
          <w:p w14:paraId="75D97D25" w14:textId="03186A72" w:rsidR="00D818D9" w:rsidRDefault="00D818D9" w:rsidP="00D818D9">
            <w:pPr>
              <w:pStyle w:val="ad"/>
              <w:jc w:val="left"/>
            </w:pPr>
            <w:r>
              <w:t>Блоки</w:t>
            </w:r>
            <w:r w:rsidRPr="00647B8C">
              <w:t xml:space="preserve"> «Родительский предмет контракта (объект закупки)» (</w:t>
            </w:r>
            <w:r w:rsidRPr="003414E9">
              <w:rPr>
                <w:lang w:val="en-US"/>
              </w:rPr>
              <w:t>executions</w:t>
            </w:r>
            <w:r w:rsidRPr="003414E9">
              <w:t>/</w:t>
            </w:r>
            <w:r w:rsidRPr="003414E9">
              <w:rPr>
                <w:lang w:val="en-US"/>
              </w:rPr>
              <w:t>execution</w:t>
            </w:r>
            <w:r w:rsidRPr="003414E9">
              <w:t>/</w:t>
            </w:r>
            <w:r w:rsidRPr="003414E9">
              <w:rPr>
                <w:lang w:val="en-US"/>
              </w:rPr>
              <w:t>quantityDrugContractSubjects</w:t>
            </w:r>
            <w:r w:rsidRPr="003414E9">
              <w:t>/</w:t>
            </w:r>
            <w:r w:rsidRPr="003414E9">
              <w:rPr>
                <w:lang w:val="en-US"/>
              </w:rPr>
              <w:t>quantityDrugContractSubject</w:t>
            </w:r>
            <w:r w:rsidRPr="00647B8C">
              <w:t>/</w:t>
            </w:r>
            <w:r w:rsidRPr="00647B8C">
              <w:rPr>
                <w:lang w:val="en-US"/>
              </w:rPr>
              <w:t>parentContractSubject</w:t>
            </w:r>
            <w:r w:rsidRPr="00647B8C">
              <w:t>)</w:t>
            </w:r>
            <w:r>
              <w:t>, «</w:t>
            </w:r>
            <w:r w:rsidRPr="003414E9">
              <w:t>Сметная единица (измеритель)</w:t>
            </w:r>
            <w:r>
              <w:t>» (</w:t>
            </w:r>
            <w:r w:rsidRPr="003414E9">
              <w:rPr>
                <w:lang w:val="en-US"/>
              </w:rPr>
              <w:t>executions</w:t>
            </w:r>
            <w:r w:rsidRPr="003414E9">
              <w:t>/</w:t>
            </w:r>
            <w:r w:rsidRPr="003414E9">
              <w:rPr>
                <w:lang w:val="en-US"/>
              </w:rPr>
              <w:t>execution</w:t>
            </w:r>
            <w:r w:rsidRPr="003414E9">
              <w:t>/</w:t>
            </w:r>
            <w:r w:rsidRPr="003414E9">
              <w:rPr>
                <w:lang w:val="en-US"/>
              </w:rPr>
              <w:t>quantityDrugContractSubjects</w:t>
            </w:r>
            <w:r w:rsidRPr="003414E9">
              <w:t>/</w:t>
            </w:r>
            <w:r w:rsidRPr="003414E9">
              <w:rPr>
                <w:lang w:val="en-US"/>
              </w:rPr>
              <w:t>quantityDrugContractSubject</w:t>
            </w:r>
            <w:r w:rsidRPr="00647B8C">
              <w:t>/</w:t>
            </w:r>
            <w:r w:rsidRPr="003414E9">
              <w:t>commonUnitMeasurement</w:t>
            </w:r>
            <w:r>
              <w:t>) и поле «</w:t>
            </w:r>
            <w:r w:rsidRPr="003414E9">
              <w:t>Является основным средством</w:t>
            </w:r>
            <w:r>
              <w:t>» (</w:t>
            </w:r>
            <w:r w:rsidRPr="003414E9">
              <w:rPr>
                <w:lang w:val="en-US"/>
              </w:rPr>
              <w:t>executions</w:t>
            </w:r>
            <w:r w:rsidRPr="003414E9">
              <w:t>/</w:t>
            </w:r>
            <w:r w:rsidRPr="003414E9">
              <w:rPr>
                <w:lang w:val="en-US"/>
              </w:rPr>
              <w:t>execution</w:t>
            </w:r>
            <w:r w:rsidRPr="003414E9">
              <w:t>/</w:t>
            </w:r>
            <w:r w:rsidRPr="003414E9">
              <w:rPr>
                <w:lang w:val="en-US"/>
              </w:rPr>
              <w:t>quantityDrugContractSubjects</w:t>
            </w:r>
            <w:r w:rsidRPr="003414E9">
              <w:t>/</w:t>
            </w:r>
            <w:r w:rsidRPr="003414E9">
              <w:rPr>
                <w:lang w:val="en-US"/>
              </w:rPr>
              <w:t>quantityDrugContractSubject</w:t>
            </w:r>
            <w:r w:rsidRPr="00647B8C">
              <w:t>/</w:t>
            </w:r>
            <w:r w:rsidRPr="003414E9">
              <w:t>isMainVehicle</w:t>
            </w:r>
            <w:r>
              <w:t>) игнорируются при приеме. Заполняются автоматически.</w:t>
            </w:r>
          </w:p>
          <w:p w14:paraId="35EB6DF7" w14:textId="19FC61A5" w:rsidR="00D818D9" w:rsidRDefault="00D818D9" w:rsidP="00D818D9">
            <w:pPr>
              <w:pStyle w:val="ad"/>
            </w:pPr>
            <w:r w:rsidRPr="00E22D8A">
              <w:t>Поле «Количество поставленных лекарственных препаратов в потребительских единицах измерения» (executions\execution\quantityDrugContractSubjects\quantityDrugContractSubject\sumaryDrugQuantity). Игнорируется при приеме. Расчитывается автоматически.</w:t>
            </w:r>
          </w:p>
          <w:p w14:paraId="023AAFF7" w14:textId="77777777" w:rsidR="0028556F" w:rsidRDefault="0028556F" w:rsidP="00D818D9">
            <w:pPr>
              <w:pStyle w:val="ad"/>
            </w:pPr>
          </w:p>
          <w:p w14:paraId="51215EC5" w14:textId="6D4689AB" w:rsidR="0028556F" w:rsidRDefault="0028556F" w:rsidP="0028556F">
            <w:pPr>
              <w:pStyle w:val="ad"/>
            </w:pPr>
            <w:r w:rsidRPr="00543819">
              <w:t>Поле</w:t>
            </w:r>
            <w:r w:rsidRPr="00AE1923">
              <w:rPr>
                <w:lang w:val="en-US"/>
              </w:rPr>
              <w:t xml:space="preserve"> « </w:t>
            </w:r>
            <w:r w:rsidRPr="00543819">
              <w:t>Код</w:t>
            </w:r>
            <w:r w:rsidRPr="00AE1923">
              <w:rPr>
                <w:lang w:val="en-US"/>
              </w:rPr>
              <w:t xml:space="preserve"> </w:t>
            </w:r>
            <w:r w:rsidRPr="00543819">
              <w:t>ставки</w:t>
            </w:r>
            <w:r w:rsidRPr="00AE1923">
              <w:rPr>
                <w:lang w:val="en-US"/>
              </w:rPr>
              <w:t xml:space="preserve"> </w:t>
            </w:r>
            <w:r w:rsidRPr="00543819">
              <w:t>НДС</w:t>
            </w:r>
            <w:r w:rsidRPr="00AE1923">
              <w:rPr>
                <w:lang w:val="en-US"/>
              </w:rPr>
              <w:t>» (</w:t>
            </w:r>
            <w:r w:rsidRPr="0028556F">
              <w:rPr>
                <w:lang w:val="en-US"/>
              </w:rPr>
              <w:t>executions</w:t>
            </w:r>
            <w:r w:rsidRPr="00AE1923">
              <w:rPr>
                <w:lang w:val="en-US"/>
              </w:rPr>
              <w:t>/</w:t>
            </w:r>
            <w:r w:rsidRPr="0028556F">
              <w:rPr>
                <w:lang w:val="en-US"/>
              </w:rPr>
              <w:t>execution</w:t>
            </w:r>
            <w:r w:rsidRPr="00AE1923">
              <w:rPr>
                <w:lang w:val="en-US"/>
              </w:rPr>
              <w:t>/</w:t>
            </w:r>
            <w:r w:rsidRPr="0028556F">
              <w:rPr>
                <w:lang w:val="en-US"/>
              </w:rPr>
              <w:t>quantityDrugContractSubjects</w:t>
            </w:r>
            <w:r w:rsidRPr="00AE1923">
              <w:rPr>
                <w:lang w:val="en-US"/>
              </w:rPr>
              <w:t xml:space="preserve"> /</w:t>
            </w:r>
            <w:r w:rsidRPr="0028556F">
              <w:rPr>
                <w:lang w:val="en-US"/>
              </w:rPr>
              <w:t>quantityDrugContractSubject</w:t>
            </w:r>
            <w:r w:rsidRPr="00AE1923">
              <w:rPr>
                <w:lang w:val="en-US"/>
              </w:rPr>
              <w:t>/</w:t>
            </w:r>
            <w:r w:rsidRPr="0028556F">
              <w:rPr>
                <w:lang w:val="en-US"/>
              </w:rPr>
              <w:t>VATRateInfo</w:t>
            </w:r>
            <w:r w:rsidRPr="00AE1923">
              <w:rPr>
                <w:lang w:val="en-US"/>
              </w:rPr>
              <w:t>/</w:t>
            </w:r>
            <w:r w:rsidRPr="0028556F">
              <w:rPr>
                <w:lang w:val="en-US"/>
              </w:rPr>
              <w:t>VATCode</w:t>
            </w:r>
            <w:r w:rsidRPr="00AE1923">
              <w:rPr>
                <w:lang w:val="en-US"/>
              </w:rPr>
              <w:t xml:space="preserve">). </w:t>
            </w:r>
            <w:r>
              <w:t xml:space="preserve">Принимается, начиная с версии ЕИС 15.0. Поле VatRateInfo\VATCode контролируется на наличие в справочнике "Ставки НДС" (nsiVATList). (см. контроль </w:t>
            </w:r>
            <w:r>
              <w:fldChar w:fldCharType="begin"/>
            </w:r>
            <w:r>
              <w:instrText xml:space="preserve"> REF РК_ИК_0494 \h </w:instrText>
            </w:r>
            <w:r>
              <w:fldChar w:fldCharType="separate"/>
            </w:r>
            <w:r>
              <w:t>РК_ИК_0</w:t>
            </w:r>
            <w:r w:rsidRPr="00543819">
              <w:t>494</w:t>
            </w:r>
            <w:r>
              <w:fldChar w:fldCharType="end"/>
            </w:r>
            <w:r w:rsidRPr="00543819">
              <w:t xml:space="preserve"> </w:t>
            </w:r>
            <w:r>
              <w:t>ниже)</w:t>
            </w:r>
          </w:p>
          <w:p w14:paraId="6BF6B8C7" w14:textId="77777777" w:rsidR="0028556F" w:rsidRDefault="0028556F" w:rsidP="0028556F">
            <w:pPr>
              <w:pStyle w:val="ad"/>
            </w:pPr>
          </w:p>
          <w:p w14:paraId="083D9931" w14:textId="15F17A8A" w:rsidR="0028556F" w:rsidRDefault="0028556F" w:rsidP="0028556F">
            <w:pPr>
              <w:pStyle w:val="ad"/>
            </w:pPr>
            <w:r>
              <w:t>Поле «Наименование ставки НДС в справочнике "Ставки НДС" (nsiVATList)»</w:t>
            </w:r>
            <w:r w:rsidRPr="0028556F">
              <w:t xml:space="preserve"> (</w:t>
            </w:r>
            <w:r w:rsidRPr="0028556F">
              <w:rPr>
                <w:lang w:val="en-US"/>
              </w:rPr>
              <w:t>executions</w:t>
            </w:r>
            <w:r w:rsidRPr="0028556F">
              <w:t>/</w:t>
            </w:r>
            <w:r w:rsidRPr="0028556F">
              <w:rPr>
                <w:lang w:val="en-US"/>
              </w:rPr>
              <w:t>execution</w:t>
            </w:r>
            <w:r w:rsidRPr="0028556F">
              <w:t>/</w:t>
            </w:r>
            <w:r w:rsidRPr="0028556F">
              <w:rPr>
                <w:lang w:val="en-US"/>
              </w:rPr>
              <w:t>quantityDrugContractSubjects</w:t>
            </w:r>
            <w:r w:rsidRPr="0028556F">
              <w:t xml:space="preserve"> /</w:t>
            </w:r>
            <w:r w:rsidRPr="0028556F">
              <w:rPr>
                <w:lang w:val="en-US"/>
              </w:rPr>
              <w:t>quantityDrugContractSubject</w:t>
            </w:r>
            <w:r w:rsidRPr="0028556F">
              <w:t>/</w:t>
            </w:r>
            <w:r w:rsidRPr="0028556F">
              <w:rPr>
                <w:lang w:val="en-US"/>
              </w:rPr>
              <w:t>VATRateInfo</w:t>
            </w:r>
            <w:r w:rsidRPr="0028556F">
              <w:t>/</w:t>
            </w:r>
            <w:r w:rsidRPr="0028556F">
              <w:rPr>
                <w:lang w:val="en-US"/>
              </w:rPr>
              <w:t>VATName</w:t>
            </w:r>
            <w:r w:rsidRPr="0028556F">
              <w:t>)</w:t>
            </w:r>
            <w:r>
              <w:t xml:space="preserve"> игнорируется при приеме, при передаче заполняется значением из справочника</w:t>
            </w:r>
          </w:p>
          <w:p w14:paraId="1FDEB251" w14:textId="12071B02" w:rsidR="0028556F" w:rsidRDefault="0028556F" w:rsidP="00D818D9">
            <w:pPr>
              <w:pStyle w:val="ad"/>
            </w:pPr>
          </w:p>
          <w:p w14:paraId="35A3E29C" w14:textId="6B394E11" w:rsidR="0028556F" w:rsidRDefault="0028556F" w:rsidP="00D818D9">
            <w:pPr>
              <w:pStyle w:val="ad"/>
            </w:pPr>
          </w:p>
          <w:p w14:paraId="1074C263" w14:textId="6A520C21" w:rsidR="0028556F" w:rsidRDefault="0028556F" w:rsidP="00D818D9">
            <w:pPr>
              <w:pStyle w:val="ad"/>
            </w:pPr>
          </w:p>
          <w:p w14:paraId="68A848B8" w14:textId="1AFAA8EA" w:rsidR="0028556F" w:rsidRDefault="0028556F" w:rsidP="00D818D9">
            <w:pPr>
              <w:pStyle w:val="ad"/>
            </w:pPr>
          </w:p>
          <w:p w14:paraId="1D2EEC55" w14:textId="2C2D2BC2" w:rsidR="0028556F" w:rsidRDefault="0028556F" w:rsidP="00D818D9">
            <w:pPr>
              <w:pStyle w:val="ad"/>
            </w:pPr>
          </w:p>
          <w:p w14:paraId="5BF471C3" w14:textId="4BBD4033" w:rsidR="0028556F" w:rsidRDefault="0028556F" w:rsidP="00D818D9">
            <w:pPr>
              <w:pStyle w:val="ad"/>
            </w:pPr>
          </w:p>
          <w:p w14:paraId="3654AFC2" w14:textId="69E76709" w:rsidR="0028556F" w:rsidRDefault="0028556F" w:rsidP="00D818D9">
            <w:pPr>
              <w:pStyle w:val="ad"/>
            </w:pPr>
          </w:p>
          <w:p w14:paraId="6D68C1FF" w14:textId="66E74BE5" w:rsidR="0028556F" w:rsidRDefault="0028556F" w:rsidP="00D818D9">
            <w:pPr>
              <w:pStyle w:val="ad"/>
            </w:pPr>
          </w:p>
          <w:p w14:paraId="52577E8F" w14:textId="019F2326" w:rsidR="0028556F" w:rsidRDefault="0028556F" w:rsidP="00D818D9">
            <w:pPr>
              <w:pStyle w:val="ad"/>
            </w:pPr>
          </w:p>
          <w:p w14:paraId="51140B32" w14:textId="08FE6552" w:rsidR="0028556F" w:rsidRDefault="0028556F" w:rsidP="00D818D9">
            <w:pPr>
              <w:pStyle w:val="ad"/>
            </w:pPr>
          </w:p>
          <w:p w14:paraId="2281A5CD" w14:textId="62C266FD" w:rsidR="0028556F" w:rsidRDefault="0028556F" w:rsidP="00D818D9">
            <w:pPr>
              <w:pStyle w:val="ad"/>
            </w:pPr>
          </w:p>
          <w:p w14:paraId="56F5D69E" w14:textId="30375C04" w:rsidR="0028556F" w:rsidRDefault="0028556F" w:rsidP="00D818D9">
            <w:pPr>
              <w:pStyle w:val="ad"/>
            </w:pPr>
          </w:p>
          <w:p w14:paraId="56D1DF84" w14:textId="4C78B188" w:rsidR="0028556F" w:rsidRDefault="0028556F" w:rsidP="00D818D9">
            <w:pPr>
              <w:pStyle w:val="ad"/>
            </w:pPr>
          </w:p>
          <w:p w14:paraId="4D3F7B6F" w14:textId="176F20AD" w:rsidR="0028556F" w:rsidRDefault="0028556F" w:rsidP="00D818D9">
            <w:pPr>
              <w:pStyle w:val="ad"/>
            </w:pPr>
          </w:p>
          <w:p w14:paraId="1D454E0A" w14:textId="06CF8A29" w:rsidR="0028556F" w:rsidRDefault="0028556F" w:rsidP="00D818D9">
            <w:pPr>
              <w:pStyle w:val="ad"/>
            </w:pPr>
          </w:p>
          <w:p w14:paraId="62F40708" w14:textId="46BEAA54" w:rsidR="0028556F" w:rsidRDefault="0028556F" w:rsidP="00D818D9">
            <w:pPr>
              <w:pStyle w:val="ad"/>
            </w:pPr>
          </w:p>
          <w:p w14:paraId="1B992BFD" w14:textId="5E3949B9" w:rsidR="0028556F" w:rsidRDefault="0028556F" w:rsidP="00D818D9">
            <w:pPr>
              <w:pStyle w:val="ad"/>
            </w:pPr>
          </w:p>
          <w:p w14:paraId="56CE1C9E" w14:textId="3C2CAE25" w:rsidR="0028556F" w:rsidRDefault="0028556F" w:rsidP="00D818D9">
            <w:pPr>
              <w:pStyle w:val="ad"/>
            </w:pPr>
          </w:p>
          <w:p w14:paraId="192185A1" w14:textId="36103034" w:rsidR="0028556F" w:rsidRDefault="0028556F" w:rsidP="00D818D9">
            <w:pPr>
              <w:pStyle w:val="ad"/>
            </w:pPr>
          </w:p>
          <w:p w14:paraId="26161601" w14:textId="3856F968" w:rsidR="0028556F" w:rsidRDefault="0028556F" w:rsidP="00D818D9">
            <w:pPr>
              <w:pStyle w:val="ad"/>
            </w:pPr>
          </w:p>
          <w:p w14:paraId="7BAAEAD6" w14:textId="67000EB3" w:rsidR="0028556F" w:rsidRDefault="0028556F" w:rsidP="00D818D9">
            <w:pPr>
              <w:pStyle w:val="ad"/>
            </w:pPr>
          </w:p>
          <w:p w14:paraId="0840C5B8" w14:textId="37EDCB68" w:rsidR="0028556F" w:rsidRDefault="0028556F" w:rsidP="00D818D9">
            <w:pPr>
              <w:pStyle w:val="ad"/>
            </w:pPr>
          </w:p>
          <w:p w14:paraId="38A12B06" w14:textId="77777777" w:rsidR="0028556F" w:rsidRPr="00E22D8A" w:rsidRDefault="0028556F" w:rsidP="00D818D9">
            <w:pPr>
              <w:pStyle w:val="ad"/>
            </w:pPr>
          </w:p>
          <w:p w14:paraId="71B56610" w14:textId="77777777" w:rsidR="00D818D9" w:rsidRDefault="00D818D9" w:rsidP="00D818D9">
            <w:pPr>
              <w:pStyle w:val="ad"/>
              <w:jc w:val="left"/>
            </w:pPr>
          </w:p>
          <w:p w14:paraId="71A1CE0A" w14:textId="120D04A2" w:rsidR="00D818D9" w:rsidRPr="00843DD7" w:rsidRDefault="00D818D9" w:rsidP="00D818D9">
            <w:pPr>
              <w:pStyle w:val="ad"/>
              <w:jc w:val="left"/>
            </w:pPr>
          </w:p>
        </w:tc>
      </w:tr>
      <w:tr w:rsidR="00D818D9" w:rsidRPr="009F4E26" w14:paraId="14ABE701" w14:textId="77777777" w:rsidTr="000C099C">
        <w:trPr>
          <w:trHeight w:val="348"/>
        </w:trPr>
        <w:tc>
          <w:tcPr>
            <w:tcW w:w="819" w:type="pct"/>
            <w:gridSpan w:val="3"/>
          </w:tcPr>
          <w:p w14:paraId="1D09F79F" w14:textId="33F04F88" w:rsidR="00D818D9" w:rsidRPr="00A2684E" w:rsidRDefault="00D818D9" w:rsidP="00D818D9">
            <w:pPr>
              <w:pStyle w:val="ad"/>
              <w:jc w:val="left"/>
            </w:pPr>
            <w:r w:rsidRPr="00893492">
              <w:lastRenderedPageBreak/>
              <w:t>РК_ИК_0285</w:t>
            </w:r>
          </w:p>
        </w:tc>
        <w:tc>
          <w:tcPr>
            <w:tcW w:w="579" w:type="pct"/>
            <w:gridSpan w:val="2"/>
          </w:tcPr>
          <w:p w14:paraId="226D6169" w14:textId="77777777" w:rsidR="00D818D9" w:rsidRDefault="00D818D9" w:rsidP="00D818D9">
            <w:pPr>
              <w:pStyle w:val="ad"/>
              <w:jc w:val="left"/>
            </w:pPr>
          </w:p>
        </w:tc>
        <w:tc>
          <w:tcPr>
            <w:tcW w:w="1129" w:type="pct"/>
            <w:gridSpan w:val="6"/>
          </w:tcPr>
          <w:p w14:paraId="593EBA08" w14:textId="71DC4CD5" w:rsidR="00D818D9" w:rsidRPr="00E3066C" w:rsidRDefault="00D818D9" w:rsidP="00D818D9">
            <w:pPr>
              <w:pStyle w:val="ad"/>
              <w:jc w:val="left"/>
              <w:rPr>
                <w:lang w:val="uk-UA"/>
              </w:rPr>
            </w:pPr>
            <w:r w:rsidRPr="00E3066C">
              <w:t>Внешний</w:t>
            </w:r>
            <w:r w:rsidRPr="00E3066C">
              <w:rPr>
                <w:lang w:val="en-US"/>
              </w:rPr>
              <w:t xml:space="preserve"> </w:t>
            </w:r>
            <w:r w:rsidRPr="00E3066C">
              <w:t>идентификатор</w:t>
            </w:r>
            <w:r w:rsidRPr="00E3066C">
              <w:rPr>
                <w:lang w:val="en-US"/>
              </w:rPr>
              <w:t xml:space="preserve"> </w:t>
            </w:r>
            <w:r w:rsidRPr="00E3066C">
              <w:t>документа</w:t>
            </w:r>
            <w:r w:rsidRPr="00E3066C">
              <w:rPr>
                <w:lang w:val="en-US"/>
              </w:rPr>
              <w:t xml:space="preserve"> (executions/execution/docAcceptance/external</w:t>
            </w:r>
            <w:r>
              <w:rPr>
                <w:lang w:val="en-US"/>
              </w:rPr>
              <w:t>Si</w:t>
            </w:r>
            <w:r w:rsidRPr="00E3066C">
              <w:rPr>
                <w:lang w:val="en-US"/>
              </w:rPr>
              <w:t>d</w:t>
            </w:r>
            <w:r>
              <w:rPr>
                <w:lang w:val="uk-UA"/>
              </w:rPr>
              <w:t>)</w:t>
            </w:r>
          </w:p>
        </w:tc>
        <w:tc>
          <w:tcPr>
            <w:tcW w:w="1335" w:type="pct"/>
          </w:tcPr>
          <w:p w14:paraId="002316E4" w14:textId="78B28B02" w:rsidR="00D818D9" w:rsidRDefault="00D818D9" w:rsidP="00D818D9">
            <w:pPr>
              <w:pStyle w:val="ad"/>
              <w:jc w:val="left"/>
            </w:pPr>
            <w:r>
              <w:t xml:space="preserve">Значение элемента </w:t>
            </w:r>
            <w:r w:rsidRPr="00E3066C">
              <w:rPr>
                <w:lang w:val="en-US"/>
              </w:rPr>
              <w:t>executions</w:t>
            </w:r>
            <w:r w:rsidRPr="00893492">
              <w:t>/</w:t>
            </w:r>
            <w:r w:rsidRPr="00E3066C">
              <w:rPr>
                <w:lang w:val="en-US"/>
              </w:rPr>
              <w:t>execution</w:t>
            </w:r>
            <w:r w:rsidRPr="00893492">
              <w:t>/</w:t>
            </w:r>
            <w:r w:rsidRPr="00E3066C">
              <w:rPr>
                <w:lang w:val="en-US"/>
              </w:rPr>
              <w:t>docAcceptance</w:t>
            </w:r>
            <w:r w:rsidRPr="00893492">
              <w:t>/</w:t>
            </w:r>
            <w:r w:rsidRPr="00E3066C">
              <w:rPr>
                <w:lang w:val="en-US"/>
              </w:rPr>
              <w:t>external</w:t>
            </w:r>
            <w:r>
              <w:rPr>
                <w:lang w:val="en-US"/>
              </w:rPr>
              <w:t>Si</w:t>
            </w:r>
            <w:r w:rsidRPr="00E3066C">
              <w:rPr>
                <w:lang w:val="en-US"/>
              </w:rPr>
              <w:t>d</w:t>
            </w:r>
            <w:r>
              <w:t xml:space="preserve"> (внешний идентификатор документа) проверяется на уникальность в ЕИС в рамках организации-заказчика в контракте (customer\regNum)</w:t>
            </w:r>
          </w:p>
          <w:p w14:paraId="78FB6445" w14:textId="77777777" w:rsidR="00D818D9" w:rsidRDefault="00D818D9" w:rsidP="00D818D9">
            <w:pPr>
              <w:pStyle w:val="ad"/>
              <w:jc w:val="left"/>
            </w:pPr>
            <w:r>
              <w:t>При этом не должны учитываться удаленные в ЕИС проекты документов.</w:t>
            </w:r>
          </w:p>
          <w:p w14:paraId="1A21B9B8" w14:textId="77777777" w:rsidR="00D818D9" w:rsidRDefault="00D818D9" w:rsidP="00D818D9">
            <w:pPr>
              <w:pStyle w:val="ad"/>
              <w:jc w:val="left"/>
            </w:pPr>
          </w:p>
          <w:p w14:paraId="6BA73AF9" w14:textId="77777777" w:rsidR="00D818D9" w:rsidRDefault="00D818D9" w:rsidP="00D818D9">
            <w:pPr>
              <w:pStyle w:val="ad"/>
              <w:jc w:val="left"/>
            </w:pPr>
            <w:r>
              <w:t xml:space="preserve">При этом нужно учитывать, что проверка на уникальность выполняется как в сравнеии с записями в БД, так и в рамках пакета (все </w:t>
            </w:r>
            <w:r w:rsidRPr="00E3066C">
              <w:rPr>
                <w:lang w:val="en-US"/>
              </w:rPr>
              <w:t>external</w:t>
            </w:r>
            <w:r>
              <w:rPr>
                <w:lang w:val="en-US"/>
              </w:rPr>
              <w:t>Si</w:t>
            </w:r>
            <w:r w:rsidRPr="00E3066C">
              <w:rPr>
                <w:lang w:val="en-US"/>
              </w:rPr>
              <w:t>d</w:t>
            </w:r>
            <w:r>
              <w:t xml:space="preserve"> в пакете должны быть уникальными).</w:t>
            </w:r>
          </w:p>
          <w:p w14:paraId="5673AA48" w14:textId="3CE87577" w:rsidR="00D818D9" w:rsidRDefault="00D818D9" w:rsidP="00D818D9">
            <w:pPr>
              <w:pStyle w:val="ad"/>
              <w:jc w:val="left"/>
            </w:pPr>
            <w:r>
              <w:t xml:space="preserve">При приеме изменений/редакции так же должна выполняться проверка уникальности, но </w:t>
            </w:r>
            <w:r w:rsidRPr="004C34F7">
              <w:t xml:space="preserve">за исключением той цепочки версий исполнений которую изменяем </w:t>
            </w:r>
            <w:r>
              <w:t>данным</w:t>
            </w:r>
            <w:r w:rsidRPr="004C34F7">
              <w:t xml:space="preserve"> пакетом</w:t>
            </w:r>
            <w:r>
              <w:t>.</w:t>
            </w:r>
          </w:p>
        </w:tc>
        <w:tc>
          <w:tcPr>
            <w:tcW w:w="1138" w:type="pct"/>
            <w:gridSpan w:val="4"/>
          </w:tcPr>
          <w:p w14:paraId="2E588325" w14:textId="1459BEF6" w:rsidR="00D818D9" w:rsidRDefault="00D818D9" w:rsidP="00D818D9">
            <w:pPr>
              <w:pStyle w:val="ad"/>
              <w:jc w:val="left"/>
            </w:pPr>
            <w:r>
              <w:t>В БД уже существует документ исполнения контракта с внешним идентификатором документа external</w:t>
            </w:r>
            <w:r>
              <w:rPr>
                <w:lang w:val="en-US"/>
              </w:rPr>
              <w:t>Sid</w:t>
            </w:r>
            <w:r>
              <w:t xml:space="preserve"> &lt;значение external</w:t>
            </w:r>
            <w:r>
              <w:rPr>
                <w:lang w:val="en-US"/>
              </w:rPr>
              <w:t>Sid</w:t>
            </w:r>
            <w:r>
              <w:t>&gt; и кодом организации заказчика в контракте &lt;Код&gt;</w:t>
            </w:r>
          </w:p>
        </w:tc>
      </w:tr>
      <w:tr w:rsidR="00D818D9" w:rsidRPr="009F4E26" w14:paraId="47D56685" w14:textId="77777777" w:rsidTr="000C099C">
        <w:trPr>
          <w:trHeight w:val="348"/>
        </w:trPr>
        <w:tc>
          <w:tcPr>
            <w:tcW w:w="819" w:type="pct"/>
            <w:gridSpan w:val="3"/>
          </w:tcPr>
          <w:p w14:paraId="6B755505" w14:textId="6B676CA3" w:rsidR="00D818D9" w:rsidRPr="00893492" w:rsidRDefault="00D818D9" w:rsidP="00D818D9">
            <w:pPr>
              <w:pStyle w:val="ad"/>
              <w:jc w:val="left"/>
            </w:pPr>
            <w:bookmarkStart w:id="142" w:name="FCSNF_14654_4" w:colFirst="0" w:colLast="5"/>
            <w:r w:rsidRPr="00096FFF">
              <w:t>РК_ИК_0368</w:t>
            </w:r>
          </w:p>
        </w:tc>
        <w:tc>
          <w:tcPr>
            <w:tcW w:w="579" w:type="pct"/>
            <w:gridSpan w:val="2"/>
          </w:tcPr>
          <w:p w14:paraId="0F4B92DC" w14:textId="77777777" w:rsidR="00D818D9" w:rsidRDefault="00D818D9" w:rsidP="00D818D9">
            <w:pPr>
              <w:pStyle w:val="ad"/>
              <w:jc w:val="left"/>
            </w:pPr>
          </w:p>
        </w:tc>
        <w:tc>
          <w:tcPr>
            <w:tcW w:w="1129" w:type="pct"/>
            <w:gridSpan w:val="6"/>
          </w:tcPr>
          <w:p w14:paraId="614DC714" w14:textId="5DA27471" w:rsidR="00D818D9" w:rsidRPr="0006431D" w:rsidRDefault="00D818D9" w:rsidP="00D818D9">
            <w:pPr>
              <w:pStyle w:val="ad"/>
              <w:jc w:val="left"/>
              <w:rPr>
                <w:lang w:val="en-US"/>
              </w:rPr>
            </w:pPr>
            <w:r w:rsidRPr="0006431D">
              <w:rPr>
                <w:lang w:val="en-US"/>
              </w:rPr>
              <w:t>«</w:t>
            </w:r>
            <w:r w:rsidRPr="009F3221">
              <w:t>Уникальный</w:t>
            </w:r>
            <w:r w:rsidRPr="0006431D">
              <w:rPr>
                <w:lang w:val="en-US"/>
              </w:rPr>
              <w:t xml:space="preserve"> </w:t>
            </w:r>
            <w:r w:rsidRPr="009F3221">
              <w:t>идентификатор</w:t>
            </w:r>
            <w:r w:rsidRPr="0006431D">
              <w:rPr>
                <w:lang w:val="en-US"/>
              </w:rPr>
              <w:t xml:space="preserve"> </w:t>
            </w:r>
            <w:r w:rsidRPr="009F3221">
              <w:t>в</w:t>
            </w:r>
            <w:r w:rsidRPr="0006431D">
              <w:rPr>
                <w:lang w:val="en-US"/>
              </w:rPr>
              <w:t xml:space="preserve"> </w:t>
            </w:r>
            <w:r w:rsidRPr="009F3221">
              <w:t>ЕИС</w:t>
            </w:r>
            <w:r w:rsidRPr="0006431D">
              <w:rPr>
                <w:lang w:val="en-US"/>
              </w:rPr>
              <w:t xml:space="preserve">» </w:t>
            </w:r>
            <w:r w:rsidRPr="0006431D">
              <w:rPr>
                <w:lang w:val="en-US"/>
              </w:rPr>
              <w:lastRenderedPageBreak/>
              <w:t>(executions/execution/docAcceptance/si</w:t>
            </w:r>
            <w:r>
              <w:rPr>
                <w:lang w:val="en-US"/>
              </w:rPr>
              <w:t>d</w:t>
            </w:r>
            <w:r w:rsidRPr="0006431D">
              <w:rPr>
                <w:lang w:val="en-US"/>
              </w:rPr>
              <w:t>)</w:t>
            </w:r>
          </w:p>
        </w:tc>
        <w:tc>
          <w:tcPr>
            <w:tcW w:w="1335" w:type="pct"/>
          </w:tcPr>
          <w:p w14:paraId="7FDB3D34" w14:textId="357B830C" w:rsidR="00D818D9" w:rsidRDefault="00D818D9" w:rsidP="00D818D9">
            <w:pPr>
              <w:pStyle w:val="ad"/>
              <w:jc w:val="left"/>
            </w:pPr>
            <w:r>
              <w:lastRenderedPageBreak/>
              <w:t>При приеме изменений размещенной версии сведений</w:t>
            </w:r>
            <w:r>
              <w:rPr>
                <w:lang w:val="uk-UA"/>
              </w:rPr>
              <w:t xml:space="preserve"> об и</w:t>
            </w:r>
            <w:r>
              <w:t xml:space="preserve">сполнении контракта значение </w:t>
            </w:r>
            <w:r>
              <w:lastRenderedPageBreak/>
              <w:t xml:space="preserve">элемента </w:t>
            </w:r>
            <w:r w:rsidRPr="009F3221">
              <w:t>«Уникальный идентификатор в ЕИС» (</w:t>
            </w:r>
            <w:r w:rsidRPr="0006431D">
              <w:rPr>
                <w:lang w:val="en-US"/>
              </w:rPr>
              <w:t>executions</w:t>
            </w:r>
            <w:r w:rsidRPr="005A184C">
              <w:t>/</w:t>
            </w:r>
            <w:r w:rsidRPr="0006431D">
              <w:rPr>
                <w:lang w:val="en-US"/>
              </w:rPr>
              <w:t>execution</w:t>
            </w:r>
            <w:r w:rsidRPr="005A184C">
              <w:t>/</w:t>
            </w:r>
            <w:r w:rsidRPr="0006431D">
              <w:rPr>
                <w:lang w:val="en-US"/>
              </w:rPr>
              <w:t>docAcceptance</w:t>
            </w:r>
            <w:r w:rsidRPr="005A184C">
              <w:t>/</w:t>
            </w:r>
            <w:r w:rsidRPr="0006431D">
              <w:rPr>
                <w:lang w:val="en-US"/>
              </w:rPr>
              <w:t>si</w:t>
            </w:r>
            <w:r>
              <w:rPr>
                <w:lang w:val="en-US"/>
              </w:rPr>
              <w:t>d</w:t>
            </w:r>
            <w:r w:rsidRPr="009F3221">
              <w:t>)</w:t>
            </w:r>
            <w:r>
              <w:t xml:space="preserve"> </w:t>
            </w:r>
            <w:r w:rsidRPr="009F3221">
              <w:t>проверяется на уникальность в ЕИС в рамках пришедшего документа</w:t>
            </w:r>
          </w:p>
        </w:tc>
        <w:tc>
          <w:tcPr>
            <w:tcW w:w="1138" w:type="pct"/>
            <w:gridSpan w:val="4"/>
          </w:tcPr>
          <w:p w14:paraId="18C7E629" w14:textId="56DF56A1" w:rsidR="00D818D9" w:rsidRDefault="00D818D9" w:rsidP="00D818D9">
            <w:pPr>
              <w:pStyle w:val="ad"/>
              <w:jc w:val="left"/>
            </w:pPr>
            <w:r>
              <w:lastRenderedPageBreak/>
              <w:t>Документ</w:t>
            </w:r>
            <w:r w:rsidRPr="009F3221">
              <w:t xml:space="preserve"> с </w:t>
            </w:r>
            <w:r>
              <w:t>уникальным</w:t>
            </w:r>
            <w:r w:rsidRPr="009F3221">
              <w:t xml:space="preserve"> идентификатором </w:t>
            </w:r>
            <w:r>
              <w:t xml:space="preserve">в ЕИС </w:t>
            </w:r>
            <w:r w:rsidRPr="009F3221">
              <w:t>&lt;</w:t>
            </w:r>
            <w:r>
              <w:rPr>
                <w:lang w:val="en-US"/>
              </w:rPr>
              <w:t>xPath</w:t>
            </w:r>
            <w:r w:rsidRPr="009F3221">
              <w:t xml:space="preserve">&gt;, указанный </w:t>
            </w:r>
            <w:r w:rsidRPr="009F3221">
              <w:lastRenderedPageBreak/>
              <w:t>в поле «Уникальный идентифи</w:t>
            </w:r>
            <w:r>
              <w:t>катор в ЕИС» (</w:t>
            </w:r>
            <w:r w:rsidRPr="0006431D">
              <w:rPr>
                <w:lang w:val="en-US"/>
              </w:rPr>
              <w:t>executions</w:t>
            </w:r>
            <w:r w:rsidRPr="005A184C">
              <w:t>/</w:t>
            </w:r>
            <w:r w:rsidRPr="0006431D">
              <w:rPr>
                <w:lang w:val="en-US"/>
              </w:rPr>
              <w:t>execution</w:t>
            </w:r>
            <w:r w:rsidRPr="005A184C">
              <w:t>/</w:t>
            </w:r>
            <w:r w:rsidRPr="0006431D">
              <w:rPr>
                <w:lang w:val="en-US"/>
              </w:rPr>
              <w:t>docAcceptance</w:t>
            </w:r>
            <w:r w:rsidRPr="005A184C">
              <w:t>/</w:t>
            </w:r>
            <w:r w:rsidRPr="0006431D">
              <w:rPr>
                <w:lang w:val="en-US"/>
              </w:rPr>
              <w:t>si</w:t>
            </w:r>
            <w:r>
              <w:rPr>
                <w:lang w:val="en-US"/>
              </w:rPr>
              <w:t>d</w:t>
            </w:r>
            <w:r w:rsidRPr="009F3221">
              <w:t>), уже указан в принимаемом документе</w:t>
            </w:r>
          </w:p>
        </w:tc>
      </w:tr>
      <w:tr w:rsidR="00D818D9" w:rsidRPr="009F4E26" w14:paraId="29ED3EDD" w14:textId="77777777" w:rsidTr="000C099C">
        <w:trPr>
          <w:trHeight w:val="348"/>
        </w:trPr>
        <w:tc>
          <w:tcPr>
            <w:tcW w:w="819" w:type="pct"/>
            <w:gridSpan w:val="3"/>
          </w:tcPr>
          <w:p w14:paraId="6C5BB7D4" w14:textId="62633537" w:rsidR="00D818D9" w:rsidRPr="00893492" w:rsidRDefault="00D818D9" w:rsidP="00D818D9">
            <w:pPr>
              <w:pStyle w:val="ad"/>
              <w:jc w:val="left"/>
            </w:pPr>
            <w:bookmarkStart w:id="143" w:name="FCSNF_14654_5" w:colFirst="0" w:colLast="4"/>
            <w:r w:rsidRPr="00096FFF">
              <w:lastRenderedPageBreak/>
              <w:t>РК_ИК_036</w:t>
            </w:r>
            <w:r>
              <w:t>9</w:t>
            </w:r>
          </w:p>
        </w:tc>
        <w:tc>
          <w:tcPr>
            <w:tcW w:w="579" w:type="pct"/>
            <w:gridSpan w:val="2"/>
          </w:tcPr>
          <w:p w14:paraId="15A83E0C" w14:textId="77777777" w:rsidR="00D818D9" w:rsidRDefault="00D818D9" w:rsidP="00D818D9">
            <w:pPr>
              <w:pStyle w:val="ad"/>
              <w:jc w:val="left"/>
            </w:pPr>
          </w:p>
        </w:tc>
        <w:tc>
          <w:tcPr>
            <w:tcW w:w="1129" w:type="pct"/>
            <w:gridSpan w:val="6"/>
          </w:tcPr>
          <w:p w14:paraId="726119EA" w14:textId="2BE790F9" w:rsidR="00D818D9" w:rsidRPr="005A184C" w:rsidRDefault="00D818D9" w:rsidP="00D818D9">
            <w:pPr>
              <w:pStyle w:val="ad"/>
              <w:jc w:val="left"/>
              <w:rPr>
                <w:lang w:val="en-US"/>
              </w:rPr>
            </w:pPr>
            <w:r w:rsidRPr="005A184C">
              <w:rPr>
                <w:lang w:val="en-US"/>
              </w:rPr>
              <w:t>«</w:t>
            </w:r>
            <w:r w:rsidRPr="009F3221">
              <w:t>Уникальный</w:t>
            </w:r>
            <w:r w:rsidRPr="005A184C">
              <w:rPr>
                <w:lang w:val="en-US"/>
              </w:rPr>
              <w:t xml:space="preserve"> </w:t>
            </w:r>
            <w:r w:rsidRPr="009F3221">
              <w:t>идентификатор</w:t>
            </w:r>
            <w:r w:rsidRPr="005A184C">
              <w:rPr>
                <w:lang w:val="en-US"/>
              </w:rPr>
              <w:t xml:space="preserve"> </w:t>
            </w:r>
            <w:r w:rsidRPr="009F3221">
              <w:t>в</w:t>
            </w:r>
            <w:r w:rsidRPr="005A184C">
              <w:rPr>
                <w:lang w:val="en-US"/>
              </w:rPr>
              <w:t xml:space="preserve"> </w:t>
            </w:r>
            <w:r w:rsidRPr="009F3221">
              <w:t>ЕИС</w:t>
            </w:r>
            <w:r w:rsidRPr="005A184C">
              <w:rPr>
                <w:lang w:val="en-US"/>
              </w:rPr>
              <w:t>» (</w:t>
            </w:r>
            <w:r w:rsidRPr="0006431D">
              <w:rPr>
                <w:lang w:val="en-US"/>
              </w:rPr>
              <w:t>executions/execution/docAcceptance/si</w:t>
            </w:r>
            <w:r>
              <w:rPr>
                <w:lang w:val="en-US"/>
              </w:rPr>
              <w:t>d</w:t>
            </w:r>
            <w:r w:rsidRPr="005A184C">
              <w:rPr>
                <w:lang w:val="en-US"/>
              </w:rPr>
              <w:t>)</w:t>
            </w:r>
          </w:p>
        </w:tc>
        <w:tc>
          <w:tcPr>
            <w:tcW w:w="1335" w:type="pct"/>
          </w:tcPr>
          <w:p w14:paraId="122C11C2" w14:textId="458F5733" w:rsidR="00D818D9" w:rsidRDefault="00D818D9" w:rsidP="00D818D9">
            <w:pPr>
              <w:pStyle w:val="ad"/>
              <w:jc w:val="left"/>
            </w:pPr>
            <w:r w:rsidRPr="009F3221">
              <w:t>При приеме изменений размещенной версии сведений о</w:t>
            </w:r>
            <w:r>
              <w:t>б исполнении</w:t>
            </w:r>
            <w:r w:rsidRPr="009F3221">
              <w:t xml:space="preserve"> контракт</w:t>
            </w:r>
            <w:r>
              <w:t>а, если проверяемое поле задано, то проверяется, что в размещенной версии сведений об исполнении контракта найден документ с идентификатором, заданным в проверяемом поле</w:t>
            </w:r>
          </w:p>
        </w:tc>
        <w:tc>
          <w:tcPr>
            <w:tcW w:w="1138" w:type="pct"/>
            <w:gridSpan w:val="4"/>
          </w:tcPr>
          <w:p w14:paraId="3FB1FABF" w14:textId="40D3CF3B" w:rsidR="00D818D9" w:rsidRDefault="00D818D9" w:rsidP="00D818D9">
            <w:pPr>
              <w:pStyle w:val="ad"/>
              <w:jc w:val="left"/>
            </w:pPr>
            <w:r>
              <w:t>Документ</w:t>
            </w:r>
            <w:r w:rsidRPr="00787547">
              <w:t xml:space="preserve"> с уникальным идентификатором в ЕИС &lt;</w:t>
            </w:r>
            <w:r>
              <w:rPr>
                <w:lang w:val="en-US"/>
              </w:rPr>
              <w:t>xPath</w:t>
            </w:r>
            <w:r w:rsidRPr="00787547">
              <w:t>&gt;, указанный в поле «Уникальный идентификатор в ЕИС» (</w:t>
            </w:r>
            <w:r w:rsidRPr="0006431D">
              <w:rPr>
                <w:lang w:val="en-US"/>
              </w:rPr>
              <w:t>executions</w:t>
            </w:r>
            <w:r w:rsidRPr="00DD55C0">
              <w:t>/</w:t>
            </w:r>
            <w:r w:rsidRPr="0006431D">
              <w:rPr>
                <w:lang w:val="en-US"/>
              </w:rPr>
              <w:t>execution</w:t>
            </w:r>
            <w:r w:rsidRPr="00DD55C0">
              <w:t>/</w:t>
            </w:r>
            <w:r w:rsidRPr="0006431D">
              <w:rPr>
                <w:lang w:val="en-US"/>
              </w:rPr>
              <w:t>docAcceptance</w:t>
            </w:r>
            <w:r w:rsidRPr="00DD55C0">
              <w:t>/</w:t>
            </w:r>
            <w:r w:rsidRPr="0006431D">
              <w:rPr>
                <w:lang w:val="en-US"/>
              </w:rPr>
              <w:t>si</w:t>
            </w:r>
            <w:r>
              <w:rPr>
                <w:lang w:val="en-US"/>
              </w:rPr>
              <w:t>d</w:t>
            </w:r>
            <w:r w:rsidRPr="00787547">
              <w:t xml:space="preserve">), </w:t>
            </w:r>
            <w:r>
              <w:t>не найден в размещенной версии сведений об исполнении контракта</w:t>
            </w:r>
          </w:p>
        </w:tc>
      </w:tr>
      <w:tr w:rsidR="00D818D9" w:rsidRPr="009F4E26" w14:paraId="59100921" w14:textId="77777777" w:rsidTr="000C099C">
        <w:trPr>
          <w:trHeight w:val="348"/>
        </w:trPr>
        <w:tc>
          <w:tcPr>
            <w:tcW w:w="819" w:type="pct"/>
            <w:gridSpan w:val="3"/>
          </w:tcPr>
          <w:p w14:paraId="09E0A76E" w14:textId="2EAC35A4" w:rsidR="00D818D9" w:rsidRPr="00893492" w:rsidRDefault="00D818D9" w:rsidP="00D818D9">
            <w:pPr>
              <w:pStyle w:val="ad"/>
              <w:jc w:val="left"/>
            </w:pPr>
            <w:bookmarkStart w:id="144" w:name="FCSNF_14654_6" w:colFirst="0" w:colLast="4"/>
            <w:bookmarkEnd w:id="143"/>
            <w:r w:rsidRPr="00096FFF">
              <w:t>РК_ИК_03</w:t>
            </w:r>
            <w:r>
              <w:t>70</w:t>
            </w:r>
          </w:p>
        </w:tc>
        <w:tc>
          <w:tcPr>
            <w:tcW w:w="579" w:type="pct"/>
            <w:gridSpan w:val="2"/>
          </w:tcPr>
          <w:p w14:paraId="0A83E1DC" w14:textId="77777777" w:rsidR="00D818D9" w:rsidRDefault="00D818D9" w:rsidP="00D818D9">
            <w:pPr>
              <w:pStyle w:val="ad"/>
              <w:jc w:val="left"/>
            </w:pPr>
          </w:p>
        </w:tc>
        <w:tc>
          <w:tcPr>
            <w:tcW w:w="1129" w:type="pct"/>
            <w:gridSpan w:val="6"/>
          </w:tcPr>
          <w:p w14:paraId="6DC4CC0A" w14:textId="73995FB6" w:rsidR="00D818D9" w:rsidRPr="00BA496E" w:rsidRDefault="00D818D9" w:rsidP="00D818D9">
            <w:pPr>
              <w:pStyle w:val="ad"/>
              <w:rPr>
                <w:lang w:val="en-US"/>
              </w:rPr>
            </w:pPr>
            <w:r w:rsidRPr="00BA496E">
              <w:rPr>
                <w:lang w:val="en-US"/>
              </w:rPr>
              <w:t>«</w:t>
            </w:r>
            <w:r w:rsidRPr="00787547">
              <w:t>Уникальный</w:t>
            </w:r>
            <w:r w:rsidRPr="00BA496E">
              <w:rPr>
                <w:lang w:val="en-US"/>
              </w:rPr>
              <w:t xml:space="preserve"> </w:t>
            </w:r>
            <w:r w:rsidRPr="00787547">
              <w:t>идентификатор</w:t>
            </w:r>
            <w:r w:rsidRPr="00BA496E">
              <w:rPr>
                <w:lang w:val="en-US"/>
              </w:rPr>
              <w:t xml:space="preserve"> </w:t>
            </w:r>
            <w:r w:rsidRPr="00787547">
              <w:t>в</w:t>
            </w:r>
            <w:r w:rsidRPr="00BA496E">
              <w:rPr>
                <w:lang w:val="en-US"/>
              </w:rPr>
              <w:t xml:space="preserve"> </w:t>
            </w:r>
            <w:r w:rsidRPr="00787547">
              <w:t>ЕИС</w:t>
            </w:r>
            <w:r w:rsidRPr="00BA496E">
              <w:rPr>
                <w:lang w:val="en-US"/>
              </w:rPr>
              <w:t>» (</w:t>
            </w:r>
            <w:r w:rsidRPr="0006431D">
              <w:rPr>
                <w:lang w:val="en-US"/>
              </w:rPr>
              <w:t>executions/execution/docAcceptance/si</w:t>
            </w:r>
            <w:r>
              <w:rPr>
                <w:lang w:val="en-US"/>
              </w:rPr>
              <w:t>d</w:t>
            </w:r>
            <w:r w:rsidRPr="00BA496E">
              <w:rPr>
                <w:lang w:val="en-US"/>
              </w:rPr>
              <w:t>)</w:t>
            </w:r>
          </w:p>
          <w:p w14:paraId="007C5F8F" w14:textId="4015F2A7" w:rsidR="00D818D9" w:rsidRPr="00BA496E" w:rsidRDefault="00D818D9" w:rsidP="00D818D9">
            <w:pPr>
              <w:pStyle w:val="ad"/>
              <w:jc w:val="left"/>
              <w:rPr>
                <w:lang w:val="en-US"/>
              </w:rPr>
            </w:pPr>
            <w:r w:rsidRPr="00BA496E">
              <w:rPr>
                <w:lang w:val="en-US"/>
              </w:rPr>
              <w:t>«</w:t>
            </w:r>
            <w:r w:rsidRPr="00787547">
              <w:t>Внешний</w:t>
            </w:r>
            <w:r w:rsidRPr="00BA496E">
              <w:rPr>
                <w:lang w:val="en-US"/>
              </w:rPr>
              <w:t xml:space="preserve"> </w:t>
            </w:r>
            <w:r w:rsidRPr="00787547">
              <w:t>идентификатор</w:t>
            </w:r>
            <w:r w:rsidRPr="00BA496E">
              <w:rPr>
                <w:lang w:val="en-US"/>
              </w:rPr>
              <w:t xml:space="preserve"> </w:t>
            </w:r>
            <w:r>
              <w:t>документа</w:t>
            </w:r>
            <w:r w:rsidRPr="00BA496E">
              <w:rPr>
                <w:lang w:val="en-US"/>
              </w:rPr>
              <w:t>» (</w:t>
            </w:r>
            <w:r w:rsidRPr="0006431D">
              <w:rPr>
                <w:lang w:val="en-US"/>
              </w:rPr>
              <w:t>executions/execution/docAcceptance/</w:t>
            </w:r>
            <w:r w:rsidRPr="00BA496E">
              <w:rPr>
                <w:lang w:val="en-US"/>
              </w:rPr>
              <w:t>external</w:t>
            </w:r>
            <w:r w:rsidRPr="00787547">
              <w:rPr>
                <w:lang w:val="en-US"/>
              </w:rPr>
              <w:t>Si</w:t>
            </w:r>
            <w:r w:rsidRPr="00BA496E">
              <w:rPr>
                <w:lang w:val="en-US"/>
              </w:rPr>
              <w:t>d)</w:t>
            </w:r>
          </w:p>
        </w:tc>
        <w:tc>
          <w:tcPr>
            <w:tcW w:w="1335" w:type="pct"/>
          </w:tcPr>
          <w:p w14:paraId="43BBDA74" w14:textId="492056DA" w:rsidR="00D818D9" w:rsidRDefault="00D818D9" w:rsidP="00D818D9">
            <w:pPr>
              <w:pStyle w:val="ad"/>
              <w:jc w:val="left"/>
            </w:pPr>
            <w:r w:rsidRPr="00787547">
              <w:t>При приеме изменений размещенной версии сведений о</w:t>
            </w:r>
            <w:r>
              <w:t>б</w:t>
            </w:r>
            <w:r w:rsidRPr="00787547">
              <w:t xml:space="preserve"> </w:t>
            </w:r>
            <w:r>
              <w:t>исполнении контракта</w:t>
            </w:r>
            <w:r w:rsidRPr="00787547">
              <w:t xml:space="preserve">, </w:t>
            </w:r>
            <w:r>
              <w:t xml:space="preserve">если задано поле </w:t>
            </w:r>
            <w:r w:rsidRPr="00787547">
              <w:t>«Уникальный идентификатор в ЕИС» (</w:t>
            </w:r>
            <w:r w:rsidRPr="0006431D">
              <w:rPr>
                <w:lang w:val="en-US"/>
              </w:rPr>
              <w:t>executions</w:t>
            </w:r>
            <w:r w:rsidRPr="00BA496E">
              <w:t>/</w:t>
            </w:r>
            <w:r w:rsidRPr="0006431D">
              <w:rPr>
                <w:lang w:val="en-US"/>
              </w:rPr>
              <w:t>execution</w:t>
            </w:r>
            <w:r w:rsidRPr="00BA496E">
              <w:t>/</w:t>
            </w:r>
            <w:r w:rsidRPr="0006431D">
              <w:rPr>
                <w:lang w:val="en-US"/>
              </w:rPr>
              <w:t>docAcceptance</w:t>
            </w:r>
            <w:r w:rsidRPr="00BA496E">
              <w:t>/</w:t>
            </w:r>
            <w:r w:rsidRPr="0006431D">
              <w:rPr>
                <w:lang w:val="en-US"/>
              </w:rPr>
              <w:t>si</w:t>
            </w:r>
            <w:r>
              <w:rPr>
                <w:lang w:val="en-US"/>
              </w:rPr>
              <w:t>d</w:t>
            </w:r>
            <w:r w:rsidRPr="00787547">
              <w:t>)</w:t>
            </w:r>
            <w:r>
              <w:t xml:space="preserve">, то проверяется, </w:t>
            </w:r>
            <w:r w:rsidRPr="00787547">
              <w:t xml:space="preserve">что в </w:t>
            </w:r>
            <w:r>
              <w:t xml:space="preserve">поле </w:t>
            </w:r>
            <w:r w:rsidRPr="00787547">
              <w:t xml:space="preserve">«Внешний идентификатор </w:t>
            </w:r>
            <w:r>
              <w:t>документа</w:t>
            </w:r>
            <w:r w:rsidRPr="00787547">
              <w:t>» (</w:t>
            </w:r>
            <w:r w:rsidRPr="0006431D">
              <w:rPr>
                <w:lang w:val="en-US"/>
              </w:rPr>
              <w:t>executions</w:t>
            </w:r>
            <w:r w:rsidRPr="00BA496E">
              <w:t>/</w:t>
            </w:r>
            <w:r w:rsidRPr="0006431D">
              <w:rPr>
                <w:lang w:val="en-US"/>
              </w:rPr>
              <w:t>execution</w:t>
            </w:r>
            <w:r w:rsidRPr="00BA496E">
              <w:t>/</w:t>
            </w:r>
            <w:r w:rsidRPr="0006431D">
              <w:rPr>
                <w:lang w:val="en-US"/>
              </w:rPr>
              <w:t>docAcceptance</w:t>
            </w:r>
            <w:r w:rsidRPr="00BA496E">
              <w:t>/</w:t>
            </w:r>
            <w:r w:rsidRPr="00787547">
              <w:t>external</w:t>
            </w:r>
            <w:r w:rsidRPr="00787547">
              <w:rPr>
                <w:lang w:val="en-US"/>
              </w:rPr>
              <w:t>Si</w:t>
            </w:r>
            <w:r w:rsidRPr="00787547">
              <w:t>d)</w:t>
            </w:r>
            <w:r>
              <w:t xml:space="preserve"> для проверяемого в рамках исполнения документа, идентифицируемого в разных версиях по полю </w:t>
            </w:r>
            <w:r w:rsidRPr="00787547">
              <w:t>«Уникальный идентифи</w:t>
            </w:r>
            <w:r>
              <w:t>катор в ЕИС» (</w:t>
            </w:r>
            <w:r w:rsidRPr="0006431D">
              <w:rPr>
                <w:lang w:val="en-US"/>
              </w:rPr>
              <w:t>executions</w:t>
            </w:r>
            <w:r w:rsidRPr="008B4852">
              <w:t>/</w:t>
            </w:r>
            <w:r w:rsidRPr="0006431D">
              <w:rPr>
                <w:lang w:val="en-US"/>
              </w:rPr>
              <w:t>execution</w:t>
            </w:r>
            <w:r w:rsidRPr="008B4852">
              <w:t>/</w:t>
            </w:r>
            <w:r w:rsidRPr="0006431D">
              <w:rPr>
                <w:lang w:val="en-US"/>
              </w:rPr>
              <w:t>docAcceptance</w:t>
            </w:r>
            <w:r w:rsidRPr="008B4852">
              <w:t>/</w:t>
            </w:r>
            <w:r w:rsidRPr="0006431D">
              <w:rPr>
                <w:lang w:val="en-US"/>
              </w:rPr>
              <w:t>si</w:t>
            </w:r>
            <w:r>
              <w:rPr>
                <w:lang w:val="en-US"/>
              </w:rPr>
              <w:t>d</w:t>
            </w:r>
            <w:r w:rsidRPr="00787547">
              <w:t>)</w:t>
            </w:r>
            <w:r>
              <w:t>, задано то же значение, что и в предыдущей версии сведений об исполнении контракта.</w:t>
            </w:r>
          </w:p>
          <w:p w14:paraId="3E6AB1FD" w14:textId="7877A162" w:rsidR="00D818D9" w:rsidRDefault="00D818D9" w:rsidP="00D818D9">
            <w:pPr>
              <w:pStyle w:val="ad"/>
              <w:jc w:val="left"/>
            </w:pPr>
            <w:r>
              <w:lastRenderedPageBreak/>
              <w:t xml:space="preserve">Контроль не должен сработать, если в принимаемых сведений для проверяемого документа задан </w:t>
            </w:r>
            <w:r w:rsidRPr="00787547">
              <w:t>external</w:t>
            </w:r>
            <w:r w:rsidRPr="00787547">
              <w:rPr>
                <w:lang w:val="en-US"/>
              </w:rPr>
              <w:t>Si</w:t>
            </w:r>
            <w:r w:rsidRPr="00787547">
              <w:t>d</w:t>
            </w:r>
            <w:r>
              <w:t xml:space="preserve">, а в предыдущей версии для данного документа </w:t>
            </w:r>
            <w:r w:rsidRPr="00787547">
              <w:t>external</w:t>
            </w:r>
            <w:r w:rsidRPr="00787547">
              <w:rPr>
                <w:lang w:val="en-US"/>
              </w:rPr>
              <w:t>Si</w:t>
            </w:r>
            <w:r w:rsidRPr="00787547">
              <w:t>d</w:t>
            </w:r>
            <w:r>
              <w:t xml:space="preserve"> не задан.</w:t>
            </w:r>
          </w:p>
        </w:tc>
        <w:tc>
          <w:tcPr>
            <w:tcW w:w="1138" w:type="pct"/>
            <w:gridSpan w:val="4"/>
          </w:tcPr>
          <w:p w14:paraId="1E3B03DD" w14:textId="38784B3D" w:rsidR="00D818D9" w:rsidRDefault="00D818D9" w:rsidP="00D818D9">
            <w:pPr>
              <w:pStyle w:val="ad"/>
              <w:jc w:val="left"/>
            </w:pPr>
            <w:r>
              <w:lastRenderedPageBreak/>
              <w:t xml:space="preserve">Для документа </w:t>
            </w:r>
            <w:r w:rsidRPr="00787547">
              <w:t xml:space="preserve">с уникальным идентификатором в ЕИС </w:t>
            </w:r>
            <w:r>
              <w:t>&lt;</w:t>
            </w:r>
            <w:r w:rsidRPr="0006431D">
              <w:rPr>
                <w:lang w:val="en-US"/>
              </w:rPr>
              <w:t>executions</w:t>
            </w:r>
            <w:r w:rsidRPr="00BA496E">
              <w:t>/</w:t>
            </w:r>
            <w:r w:rsidRPr="0006431D">
              <w:rPr>
                <w:lang w:val="en-US"/>
              </w:rPr>
              <w:t>execution</w:t>
            </w:r>
            <w:r w:rsidRPr="00BA496E">
              <w:t>/</w:t>
            </w:r>
            <w:r w:rsidRPr="0006431D">
              <w:rPr>
                <w:lang w:val="en-US"/>
              </w:rPr>
              <w:t>docAcceptance</w:t>
            </w:r>
            <w:r w:rsidRPr="00BA496E">
              <w:t>/</w:t>
            </w:r>
            <w:r w:rsidRPr="0006431D">
              <w:rPr>
                <w:lang w:val="en-US"/>
              </w:rPr>
              <w:t>si</w:t>
            </w:r>
            <w:r>
              <w:rPr>
                <w:lang w:val="en-US"/>
              </w:rPr>
              <w:t>d</w:t>
            </w:r>
            <w:r w:rsidRPr="00787547">
              <w:t>&gt;</w:t>
            </w:r>
            <w:r>
              <w:t>, указанным</w:t>
            </w:r>
            <w:r w:rsidRPr="00787547">
              <w:t xml:space="preserve"> в поле «Уникальный идентифи</w:t>
            </w:r>
            <w:r>
              <w:t>катор в ЕИС» (</w:t>
            </w:r>
            <w:r w:rsidRPr="0006431D">
              <w:rPr>
                <w:lang w:val="en-US"/>
              </w:rPr>
              <w:t>executions</w:t>
            </w:r>
            <w:r w:rsidRPr="00BA496E">
              <w:t>/</w:t>
            </w:r>
            <w:r w:rsidRPr="0006431D">
              <w:rPr>
                <w:lang w:val="en-US"/>
              </w:rPr>
              <w:t>execution</w:t>
            </w:r>
            <w:r w:rsidRPr="00BA496E">
              <w:t>/</w:t>
            </w:r>
            <w:r w:rsidRPr="0006431D">
              <w:rPr>
                <w:lang w:val="en-US"/>
              </w:rPr>
              <w:t>docAcceptance</w:t>
            </w:r>
            <w:r w:rsidRPr="00BA496E">
              <w:t>/</w:t>
            </w:r>
            <w:r w:rsidRPr="0006431D">
              <w:rPr>
                <w:lang w:val="en-US"/>
              </w:rPr>
              <w:t>si</w:t>
            </w:r>
            <w:r>
              <w:rPr>
                <w:lang w:val="en-US"/>
              </w:rPr>
              <w:t>d</w:t>
            </w:r>
            <w:r w:rsidRPr="00787547">
              <w:t>),</w:t>
            </w:r>
            <w:r>
              <w:t xml:space="preserve"> в поле </w:t>
            </w:r>
            <w:r w:rsidRPr="00787547">
              <w:t xml:space="preserve">«Внешний идентификатор </w:t>
            </w:r>
            <w:r>
              <w:t>документа</w:t>
            </w:r>
            <w:r w:rsidRPr="00787547">
              <w:t>» (</w:t>
            </w:r>
            <w:r w:rsidRPr="0006431D">
              <w:rPr>
                <w:lang w:val="en-US"/>
              </w:rPr>
              <w:t>executions</w:t>
            </w:r>
            <w:r w:rsidRPr="00BA496E">
              <w:t>/</w:t>
            </w:r>
            <w:r w:rsidRPr="0006431D">
              <w:rPr>
                <w:lang w:val="en-US"/>
              </w:rPr>
              <w:t>execution</w:t>
            </w:r>
            <w:r w:rsidRPr="00BA496E">
              <w:t>/</w:t>
            </w:r>
            <w:r w:rsidRPr="0006431D">
              <w:rPr>
                <w:lang w:val="en-US"/>
              </w:rPr>
              <w:t>docAcceptance</w:t>
            </w:r>
            <w:r w:rsidRPr="00BA496E">
              <w:t>/</w:t>
            </w:r>
            <w:r w:rsidRPr="00787547">
              <w:t>external</w:t>
            </w:r>
            <w:r w:rsidRPr="00787547">
              <w:rPr>
                <w:lang w:val="en-US"/>
              </w:rPr>
              <w:t>Si</w:t>
            </w:r>
            <w:r w:rsidRPr="00787547">
              <w:t>d)</w:t>
            </w:r>
            <w:r>
              <w:t xml:space="preserve"> должно быть задано то же значение, что и в размещенных сведениях об исполнении контракта. В поле </w:t>
            </w:r>
            <w:r w:rsidRPr="00787547">
              <w:t>«Внешний идентификатор</w:t>
            </w:r>
            <w:r>
              <w:t>документа</w:t>
            </w:r>
            <w:r w:rsidRPr="00787547">
              <w:t>» (</w:t>
            </w:r>
            <w:r w:rsidRPr="0006431D">
              <w:rPr>
                <w:lang w:val="en-US"/>
              </w:rPr>
              <w:t>executions</w:t>
            </w:r>
            <w:r w:rsidRPr="00BA496E">
              <w:t>/</w:t>
            </w:r>
            <w:r w:rsidRPr="0006431D">
              <w:rPr>
                <w:lang w:val="en-US"/>
              </w:rPr>
              <w:t>execution</w:t>
            </w:r>
            <w:r w:rsidRPr="00BA496E">
              <w:t>/</w:t>
            </w:r>
            <w:r w:rsidRPr="0006431D">
              <w:rPr>
                <w:lang w:val="en-US"/>
              </w:rPr>
              <w:t>docAcceptance</w:t>
            </w:r>
            <w:r w:rsidRPr="00BA496E">
              <w:t>/</w:t>
            </w:r>
            <w:r w:rsidRPr="00787547">
              <w:t>external</w:t>
            </w:r>
            <w:r w:rsidRPr="00787547">
              <w:rPr>
                <w:lang w:val="en-US"/>
              </w:rPr>
              <w:t>Si</w:t>
            </w:r>
            <w:r w:rsidRPr="00787547">
              <w:t>d)</w:t>
            </w:r>
            <w:r>
              <w:t xml:space="preserve"> ожидается </w:t>
            </w:r>
            <w:r>
              <w:lastRenderedPageBreak/>
              <w:t xml:space="preserve">значение </w:t>
            </w:r>
            <w:r w:rsidRPr="00787547">
              <w:t>&lt;</w:t>
            </w:r>
            <w:r>
              <w:t xml:space="preserve">значение </w:t>
            </w:r>
            <w:r>
              <w:rPr>
                <w:lang w:val="en-US"/>
              </w:rPr>
              <w:t>externalSid</w:t>
            </w:r>
            <w:r>
              <w:t xml:space="preserve"> соответствующего документа</w:t>
            </w:r>
            <w:r w:rsidRPr="00787547">
              <w:t xml:space="preserve"> </w:t>
            </w:r>
            <w:r>
              <w:t>из размещенных сведений об исполнении контракта</w:t>
            </w:r>
            <w:r w:rsidRPr="00787547">
              <w:t>&gt;</w:t>
            </w:r>
          </w:p>
        </w:tc>
      </w:tr>
      <w:bookmarkEnd w:id="142"/>
      <w:bookmarkEnd w:id="144"/>
      <w:tr w:rsidR="00D818D9" w:rsidRPr="009F4E26" w14:paraId="32AB326F" w14:textId="77777777" w:rsidTr="000C099C">
        <w:trPr>
          <w:trHeight w:val="348"/>
        </w:trPr>
        <w:tc>
          <w:tcPr>
            <w:tcW w:w="819" w:type="pct"/>
            <w:gridSpan w:val="3"/>
          </w:tcPr>
          <w:p w14:paraId="77FC845D" w14:textId="381E0C40" w:rsidR="00D818D9" w:rsidRPr="00A13888" w:rsidRDefault="00D818D9" w:rsidP="00D818D9">
            <w:pPr>
              <w:pStyle w:val="ad"/>
              <w:jc w:val="left"/>
              <w:rPr>
                <w:lang w:val="en-US"/>
              </w:rPr>
            </w:pPr>
            <w:r>
              <w:lastRenderedPageBreak/>
              <w:t>РК_ИК_02</w:t>
            </w:r>
            <w:r>
              <w:rPr>
                <w:lang w:val="en-US"/>
              </w:rPr>
              <w:t>68</w:t>
            </w:r>
          </w:p>
        </w:tc>
        <w:tc>
          <w:tcPr>
            <w:tcW w:w="579" w:type="pct"/>
            <w:gridSpan w:val="2"/>
          </w:tcPr>
          <w:p w14:paraId="2D6EE39D" w14:textId="77777777" w:rsidR="00D818D9" w:rsidRDefault="00D818D9" w:rsidP="00D818D9">
            <w:pPr>
              <w:pStyle w:val="ad"/>
              <w:jc w:val="left"/>
            </w:pPr>
          </w:p>
        </w:tc>
        <w:tc>
          <w:tcPr>
            <w:tcW w:w="1129" w:type="pct"/>
            <w:gridSpan w:val="6"/>
          </w:tcPr>
          <w:p w14:paraId="121ED362" w14:textId="0C534BCA" w:rsidR="00D818D9" w:rsidRPr="00A13888" w:rsidRDefault="00D818D9" w:rsidP="00D818D9">
            <w:pPr>
              <w:pStyle w:val="ad"/>
              <w:jc w:val="left"/>
              <w:rPr>
                <w:lang w:val="en-US"/>
              </w:rPr>
            </w:pPr>
            <w:r>
              <w:t>Код</w:t>
            </w:r>
            <w:r w:rsidRPr="00A13888">
              <w:rPr>
                <w:lang w:val="en-US"/>
              </w:rPr>
              <w:t xml:space="preserve"> </w:t>
            </w:r>
            <w:r w:rsidRPr="00A74D12">
              <w:t>документа</w:t>
            </w:r>
            <w:r w:rsidRPr="00A13888">
              <w:rPr>
                <w:lang w:val="en-US"/>
              </w:rPr>
              <w:t xml:space="preserve"> </w:t>
            </w:r>
            <w:r>
              <w:t>о</w:t>
            </w:r>
            <w:r w:rsidRPr="00A13888">
              <w:rPr>
                <w:lang w:val="en-US"/>
              </w:rPr>
              <w:t xml:space="preserve"> </w:t>
            </w:r>
            <w:r>
              <w:t>приемке</w:t>
            </w:r>
          </w:p>
          <w:p w14:paraId="43A005CE" w14:textId="42FC40CF" w:rsidR="00D818D9" w:rsidRPr="00A13888" w:rsidRDefault="00D818D9" w:rsidP="00D818D9">
            <w:pPr>
              <w:pStyle w:val="ad"/>
              <w:jc w:val="left"/>
              <w:rPr>
                <w:lang w:val="en-US"/>
              </w:rPr>
            </w:pPr>
            <w:r w:rsidRPr="00A13888">
              <w:rPr>
                <w:lang w:val="en-US"/>
              </w:rPr>
              <w:t>(</w:t>
            </w:r>
            <w:r w:rsidRPr="00F06A06">
              <w:rPr>
                <w:lang w:val="en-US"/>
              </w:rPr>
              <w:t>executions</w:t>
            </w:r>
            <w:r w:rsidRPr="00A13888">
              <w:rPr>
                <w:lang w:val="en-US"/>
              </w:rPr>
              <w:t>\</w:t>
            </w:r>
            <w:r w:rsidRPr="00A23BA5">
              <w:rPr>
                <w:lang w:val="en-US"/>
              </w:rPr>
              <w:t>execution</w:t>
            </w:r>
            <w:r w:rsidRPr="00A13888">
              <w:rPr>
                <w:lang w:val="en-US"/>
              </w:rPr>
              <w:t xml:space="preserve">\ </w:t>
            </w:r>
            <w:r w:rsidRPr="000C099C">
              <w:rPr>
                <w:lang w:val="en-US"/>
              </w:rPr>
              <w:t>docAcceptance</w:t>
            </w:r>
            <w:r w:rsidRPr="00A13888">
              <w:rPr>
                <w:lang w:val="en-US"/>
              </w:rPr>
              <w:t>\</w:t>
            </w:r>
            <w:r>
              <w:t>с</w:t>
            </w:r>
            <w:r>
              <w:rPr>
                <w:lang w:val="en-US"/>
              </w:rPr>
              <w:t>ode</w:t>
            </w:r>
            <w:r w:rsidRPr="00A13888">
              <w:rPr>
                <w:lang w:val="en-US"/>
              </w:rPr>
              <w:t>)</w:t>
            </w:r>
          </w:p>
        </w:tc>
        <w:tc>
          <w:tcPr>
            <w:tcW w:w="1335" w:type="pct"/>
          </w:tcPr>
          <w:p w14:paraId="6D0B9A4E" w14:textId="1E1970C0" w:rsidR="00D818D9" w:rsidRDefault="00D818D9" w:rsidP="00D818D9">
            <w:pPr>
              <w:pStyle w:val="ad"/>
              <w:jc w:val="left"/>
            </w:pPr>
            <w:r>
              <w:t>Проверяем, что запись с таким кодом найдена в актуальном состоянии в справочнике «</w:t>
            </w:r>
            <w:r w:rsidRPr="00693BA5">
              <w:t>Типы документов исполнения контракта</w:t>
            </w:r>
            <w:r>
              <w:t>» (</w:t>
            </w:r>
            <w:r w:rsidRPr="003E787E">
              <w:t>nsiContractExecutionDo</w:t>
            </w:r>
            <w:r>
              <w:t xml:space="preserve">с) и </w:t>
            </w:r>
            <w:r w:rsidRPr="003E787E">
              <w:t xml:space="preserve">в поле isAcceptDoc для данного кода установлено </w:t>
            </w:r>
            <w:r>
              <w:t>1</w:t>
            </w:r>
          </w:p>
        </w:tc>
        <w:tc>
          <w:tcPr>
            <w:tcW w:w="1138" w:type="pct"/>
            <w:gridSpan w:val="4"/>
          </w:tcPr>
          <w:p w14:paraId="712BA6CE" w14:textId="4A4DE253" w:rsidR="00D818D9" w:rsidRPr="003748E4" w:rsidRDefault="00D818D9" w:rsidP="00D818D9">
            <w:pPr>
              <w:pStyle w:val="ad"/>
              <w:jc w:val="left"/>
            </w:pPr>
            <w:r>
              <w:t>Документ о приемке</w:t>
            </w:r>
            <w:r w:rsidRPr="003748E4">
              <w:t xml:space="preserve"> с </w:t>
            </w:r>
            <w:r>
              <w:t>кодом</w:t>
            </w:r>
            <w:r w:rsidRPr="003748E4">
              <w:t xml:space="preserve"> &lt;</w:t>
            </w:r>
            <w:r>
              <w:t>Код</w:t>
            </w:r>
            <w:r w:rsidRPr="003748E4">
              <w:t xml:space="preserve">&gt; </w:t>
            </w:r>
            <w:r>
              <w:t>должеприсутствовать в актуальном состоянии в справочнике «</w:t>
            </w:r>
            <w:r w:rsidRPr="00693BA5">
              <w:t>Типы документов исполнения контракта</w:t>
            </w:r>
            <w:r>
              <w:t>» (</w:t>
            </w:r>
            <w:r w:rsidRPr="003E787E">
              <w:t>nsiContractExecutionDo</w:t>
            </w:r>
            <w:r>
              <w:t xml:space="preserve">с) </w:t>
            </w:r>
            <w:r w:rsidRPr="003E787E">
              <w:t xml:space="preserve">в поле isAcceptDoc для данного кода </w:t>
            </w:r>
            <w:r>
              <w:t xml:space="preserve">должно быть </w:t>
            </w:r>
            <w:r w:rsidRPr="003E787E">
              <w:t>установлено true</w:t>
            </w:r>
          </w:p>
        </w:tc>
      </w:tr>
      <w:tr w:rsidR="00D818D9" w:rsidRPr="009F4E26" w14:paraId="1F96A09F" w14:textId="77777777" w:rsidTr="00503E74">
        <w:trPr>
          <w:trHeight w:val="348"/>
        </w:trPr>
        <w:tc>
          <w:tcPr>
            <w:tcW w:w="819" w:type="pct"/>
            <w:gridSpan w:val="3"/>
          </w:tcPr>
          <w:p w14:paraId="745A8A97" w14:textId="6EA46D58" w:rsidR="00D818D9" w:rsidRPr="00355B98" w:rsidRDefault="00D818D9" w:rsidP="00D818D9">
            <w:pPr>
              <w:pStyle w:val="ad"/>
              <w:jc w:val="left"/>
              <w:rPr>
                <w:lang w:val="uk-UA"/>
              </w:rPr>
            </w:pPr>
            <w:r w:rsidRPr="00893492">
              <w:t>РК_ИК_028</w:t>
            </w:r>
            <w:r>
              <w:rPr>
                <w:lang w:val="uk-UA"/>
              </w:rPr>
              <w:t>6</w:t>
            </w:r>
          </w:p>
        </w:tc>
        <w:tc>
          <w:tcPr>
            <w:tcW w:w="579" w:type="pct"/>
            <w:gridSpan w:val="2"/>
          </w:tcPr>
          <w:p w14:paraId="5083A755" w14:textId="77777777" w:rsidR="00D818D9" w:rsidRDefault="00D818D9" w:rsidP="00D818D9">
            <w:pPr>
              <w:pStyle w:val="ad"/>
              <w:jc w:val="left"/>
            </w:pPr>
          </w:p>
        </w:tc>
        <w:tc>
          <w:tcPr>
            <w:tcW w:w="1129" w:type="pct"/>
            <w:gridSpan w:val="6"/>
          </w:tcPr>
          <w:p w14:paraId="65B7580B" w14:textId="5F8AE4CF" w:rsidR="00D818D9" w:rsidRPr="00355B98" w:rsidRDefault="00D818D9" w:rsidP="00D818D9">
            <w:pPr>
              <w:pStyle w:val="ad"/>
              <w:jc w:val="left"/>
              <w:rPr>
                <w:lang w:val="en-US"/>
              </w:rPr>
            </w:pPr>
            <w:r w:rsidRPr="00E3066C">
              <w:t>Внешний</w:t>
            </w:r>
            <w:r w:rsidRPr="00E3066C">
              <w:rPr>
                <w:lang w:val="en-US"/>
              </w:rPr>
              <w:t xml:space="preserve"> </w:t>
            </w:r>
            <w:r w:rsidRPr="00E3066C">
              <w:t>идентификатор</w:t>
            </w:r>
            <w:r w:rsidRPr="00E3066C">
              <w:rPr>
                <w:lang w:val="en-US"/>
              </w:rPr>
              <w:t xml:space="preserve"> </w:t>
            </w:r>
            <w:r w:rsidRPr="00E3066C">
              <w:t>документа</w:t>
            </w:r>
            <w:r w:rsidRPr="00E3066C">
              <w:rPr>
                <w:lang w:val="en-US"/>
              </w:rPr>
              <w:t xml:space="preserve"> (executions/execution/</w:t>
            </w:r>
            <w:r w:rsidRPr="00355B98">
              <w:rPr>
                <w:lang w:val="en-US"/>
              </w:rPr>
              <w:t>payDoc</w:t>
            </w:r>
            <w:r w:rsidRPr="00E3066C">
              <w:rPr>
                <w:lang w:val="en-US"/>
              </w:rPr>
              <w:t>/external</w:t>
            </w:r>
            <w:r>
              <w:rPr>
                <w:lang w:val="en-US"/>
              </w:rPr>
              <w:t>Si</w:t>
            </w:r>
            <w:r w:rsidRPr="00E3066C">
              <w:rPr>
                <w:lang w:val="en-US"/>
              </w:rPr>
              <w:t>d</w:t>
            </w:r>
            <w:r>
              <w:rPr>
                <w:lang w:val="uk-UA"/>
              </w:rPr>
              <w:t>)</w:t>
            </w:r>
          </w:p>
        </w:tc>
        <w:tc>
          <w:tcPr>
            <w:tcW w:w="1335" w:type="pct"/>
          </w:tcPr>
          <w:p w14:paraId="0A13B6B5" w14:textId="7453BB4E" w:rsidR="00D818D9" w:rsidRDefault="00D818D9" w:rsidP="00D818D9">
            <w:pPr>
              <w:pStyle w:val="ad"/>
              <w:jc w:val="left"/>
            </w:pPr>
            <w:r>
              <w:t xml:space="preserve">Значение элемента </w:t>
            </w:r>
            <w:r w:rsidRPr="00E3066C">
              <w:rPr>
                <w:lang w:val="en-US"/>
              </w:rPr>
              <w:t>executions</w:t>
            </w:r>
            <w:r w:rsidRPr="00893492">
              <w:t>/</w:t>
            </w:r>
            <w:r w:rsidRPr="00E3066C">
              <w:rPr>
                <w:lang w:val="en-US"/>
              </w:rPr>
              <w:t>execution</w:t>
            </w:r>
            <w:r w:rsidRPr="00893492">
              <w:t>/</w:t>
            </w:r>
            <w:r w:rsidRPr="00355B98">
              <w:t xml:space="preserve"> </w:t>
            </w:r>
            <w:r w:rsidRPr="00355B98">
              <w:rPr>
                <w:lang w:val="en-US"/>
              </w:rPr>
              <w:t>payDoc</w:t>
            </w:r>
            <w:r w:rsidRPr="00893492">
              <w:t>/</w:t>
            </w:r>
            <w:r w:rsidRPr="00E3066C">
              <w:rPr>
                <w:lang w:val="en-US"/>
              </w:rPr>
              <w:t>external</w:t>
            </w:r>
            <w:r>
              <w:rPr>
                <w:lang w:val="en-US"/>
              </w:rPr>
              <w:t>Si</w:t>
            </w:r>
            <w:r w:rsidRPr="00E3066C">
              <w:rPr>
                <w:lang w:val="en-US"/>
              </w:rPr>
              <w:t>d</w:t>
            </w:r>
            <w:r>
              <w:t xml:space="preserve"> (внешний идентификатор документа) проверяется на уникальность в ЕИС в рамках организации-заказчика в контракте (customer\regNum)</w:t>
            </w:r>
          </w:p>
          <w:p w14:paraId="36DF6B35" w14:textId="77777777" w:rsidR="00D818D9" w:rsidRDefault="00D818D9" w:rsidP="00D818D9">
            <w:pPr>
              <w:pStyle w:val="ad"/>
              <w:jc w:val="left"/>
            </w:pPr>
            <w:r>
              <w:t>При этом не должны учитываться удаленные в ЕИС проекты документов.</w:t>
            </w:r>
          </w:p>
          <w:p w14:paraId="638C1380" w14:textId="77777777" w:rsidR="00D818D9" w:rsidRDefault="00D818D9" w:rsidP="00D818D9">
            <w:pPr>
              <w:pStyle w:val="ad"/>
              <w:jc w:val="left"/>
            </w:pPr>
          </w:p>
          <w:p w14:paraId="66FCC012" w14:textId="77777777" w:rsidR="00D818D9" w:rsidRDefault="00D818D9" w:rsidP="00D818D9">
            <w:pPr>
              <w:pStyle w:val="ad"/>
              <w:jc w:val="left"/>
            </w:pPr>
            <w:r>
              <w:t xml:space="preserve">При этом нужно учитывать, что проверка на уникальность выполняется как в сравнеии с записями в БД, так и в рамках пакета (все </w:t>
            </w:r>
            <w:r w:rsidRPr="00E3066C">
              <w:rPr>
                <w:lang w:val="en-US"/>
              </w:rPr>
              <w:t>external</w:t>
            </w:r>
            <w:r>
              <w:rPr>
                <w:lang w:val="en-US"/>
              </w:rPr>
              <w:t>Si</w:t>
            </w:r>
            <w:r w:rsidRPr="00E3066C">
              <w:rPr>
                <w:lang w:val="en-US"/>
              </w:rPr>
              <w:t>d</w:t>
            </w:r>
            <w:r>
              <w:t xml:space="preserve"> в пакете должны быть уникальными).</w:t>
            </w:r>
          </w:p>
          <w:p w14:paraId="45B99AFA" w14:textId="405A09DB" w:rsidR="00D818D9" w:rsidRDefault="00D818D9" w:rsidP="00D818D9">
            <w:pPr>
              <w:pStyle w:val="ad"/>
              <w:jc w:val="left"/>
            </w:pPr>
            <w:r>
              <w:t xml:space="preserve">При приеме изменений/редакции так же должна выполняться проверка уникальности, но </w:t>
            </w:r>
            <w:r w:rsidRPr="004C34F7">
              <w:t xml:space="preserve">за исключением той </w:t>
            </w:r>
            <w:r w:rsidRPr="004C34F7">
              <w:lastRenderedPageBreak/>
              <w:t>цепочки версий исполнений</w:t>
            </w:r>
            <w:r>
              <w:t>,</w:t>
            </w:r>
            <w:r w:rsidRPr="004C34F7">
              <w:t xml:space="preserve"> которую изменяем </w:t>
            </w:r>
            <w:r>
              <w:t>данным</w:t>
            </w:r>
            <w:r w:rsidRPr="004C34F7">
              <w:t xml:space="preserve"> пакетом</w:t>
            </w:r>
            <w:r>
              <w:t>.</w:t>
            </w:r>
          </w:p>
        </w:tc>
        <w:tc>
          <w:tcPr>
            <w:tcW w:w="1138" w:type="pct"/>
            <w:gridSpan w:val="4"/>
          </w:tcPr>
          <w:p w14:paraId="7C7B41C2" w14:textId="3B66AB89" w:rsidR="00D818D9" w:rsidRDefault="00D818D9" w:rsidP="00D818D9">
            <w:pPr>
              <w:pStyle w:val="ad"/>
              <w:jc w:val="left"/>
            </w:pPr>
            <w:r>
              <w:lastRenderedPageBreak/>
              <w:t>В БД уже существует документ исполнения контракта с внешним идентификатором документа external</w:t>
            </w:r>
            <w:r>
              <w:rPr>
                <w:lang w:val="en-US"/>
              </w:rPr>
              <w:t>Sid</w:t>
            </w:r>
            <w:r>
              <w:t xml:space="preserve"> &lt;значение external</w:t>
            </w:r>
            <w:r>
              <w:rPr>
                <w:lang w:val="en-US"/>
              </w:rPr>
              <w:t>Sid</w:t>
            </w:r>
            <w:r>
              <w:t>&gt; и кодом организации заказчика в контракте &lt;Код&gt;</w:t>
            </w:r>
          </w:p>
        </w:tc>
      </w:tr>
      <w:tr w:rsidR="00D818D9" w:rsidRPr="009F4E26" w14:paraId="1700FE4A" w14:textId="77777777" w:rsidTr="00503E74">
        <w:trPr>
          <w:trHeight w:val="348"/>
        </w:trPr>
        <w:tc>
          <w:tcPr>
            <w:tcW w:w="819" w:type="pct"/>
            <w:gridSpan w:val="3"/>
          </w:tcPr>
          <w:p w14:paraId="579289AB" w14:textId="0DE5D9D8" w:rsidR="00D818D9" w:rsidRPr="00893492" w:rsidRDefault="00D818D9" w:rsidP="00D818D9">
            <w:pPr>
              <w:pStyle w:val="ad"/>
              <w:jc w:val="left"/>
            </w:pPr>
            <w:bookmarkStart w:id="145" w:name="FCSNF_14654_7" w:colFirst="0" w:colLast="4"/>
            <w:r w:rsidRPr="00096FFF">
              <w:t>РК_ИК_03</w:t>
            </w:r>
            <w:r>
              <w:t>71</w:t>
            </w:r>
          </w:p>
        </w:tc>
        <w:tc>
          <w:tcPr>
            <w:tcW w:w="579" w:type="pct"/>
            <w:gridSpan w:val="2"/>
          </w:tcPr>
          <w:p w14:paraId="2BB85C8F" w14:textId="77777777" w:rsidR="00D818D9" w:rsidRDefault="00D818D9" w:rsidP="00D818D9">
            <w:pPr>
              <w:pStyle w:val="ad"/>
              <w:jc w:val="left"/>
            </w:pPr>
          </w:p>
        </w:tc>
        <w:tc>
          <w:tcPr>
            <w:tcW w:w="1129" w:type="pct"/>
            <w:gridSpan w:val="6"/>
          </w:tcPr>
          <w:p w14:paraId="5AC3A1F4" w14:textId="2B8976C3" w:rsidR="00D818D9" w:rsidRPr="00E3066C" w:rsidRDefault="00D818D9" w:rsidP="00D818D9">
            <w:pPr>
              <w:pStyle w:val="ad"/>
              <w:jc w:val="left"/>
            </w:pPr>
            <w:r w:rsidRPr="0006431D">
              <w:rPr>
                <w:lang w:val="en-US"/>
              </w:rPr>
              <w:t>«</w:t>
            </w:r>
            <w:r w:rsidRPr="009F3221">
              <w:t>Уникальный</w:t>
            </w:r>
            <w:r w:rsidRPr="0006431D">
              <w:rPr>
                <w:lang w:val="en-US"/>
              </w:rPr>
              <w:t xml:space="preserve"> </w:t>
            </w:r>
            <w:r w:rsidRPr="009F3221">
              <w:t>идентификатор</w:t>
            </w:r>
            <w:r w:rsidRPr="0006431D">
              <w:rPr>
                <w:lang w:val="en-US"/>
              </w:rPr>
              <w:t xml:space="preserve"> </w:t>
            </w:r>
            <w:r w:rsidRPr="009F3221">
              <w:t>в</w:t>
            </w:r>
            <w:r w:rsidRPr="0006431D">
              <w:rPr>
                <w:lang w:val="en-US"/>
              </w:rPr>
              <w:t xml:space="preserve"> </w:t>
            </w:r>
            <w:r w:rsidRPr="009F3221">
              <w:t>ЕИС</w:t>
            </w:r>
            <w:r w:rsidRPr="0006431D">
              <w:rPr>
                <w:lang w:val="en-US"/>
              </w:rPr>
              <w:t>» (executions/execution/</w:t>
            </w:r>
            <w:r w:rsidRPr="00E25066">
              <w:rPr>
                <w:lang w:val="en-US"/>
              </w:rPr>
              <w:t>payDoc</w:t>
            </w:r>
            <w:r w:rsidRPr="0006431D">
              <w:rPr>
                <w:lang w:val="en-US"/>
              </w:rPr>
              <w:t>/si</w:t>
            </w:r>
            <w:r>
              <w:rPr>
                <w:lang w:val="en-US"/>
              </w:rPr>
              <w:t>d</w:t>
            </w:r>
            <w:r w:rsidRPr="0006431D">
              <w:rPr>
                <w:lang w:val="en-US"/>
              </w:rPr>
              <w:t>)</w:t>
            </w:r>
          </w:p>
        </w:tc>
        <w:tc>
          <w:tcPr>
            <w:tcW w:w="1335" w:type="pct"/>
          </w:tcPr>
          <w:p w14:paraId="1E28FCD6" w14:textId="539DE67D" w:rsidR="00D818D9" w:rsidRDefault="00D818D9" w:rsidP="00D818D9">
            <w:pPr>
              <w:pStyle w:val="ad"/>
              <w:jc w:val="left"/>
            </w:pPr>
            <w:r>
              <w:t>При приеме изменений размещенной версии сведений</w:t>
            </w:r>
            <w:r>
              <w:rPr>
                <w:lang w:val="uk-UA"/>
              </w:rPr>
              <w:t xml:space="preserve"> об и</w:t>
            </w:r>
            <w:r>
              <w:t xml:space="preserve">сполнении контракта значение элемента </w:t>
            </w:r>
            <w:r w:rsidRPr="009F3221">
              <w:t>«Уникальный идентификатор в ЕИС» (</w:t>
            </w:r>
            <w:r w:rsidRPr="0006431D">
              <w:rPr>
                <w:lang w:val="en-US"/>
              </w:rPr>
              <w:t>executions</w:t>
            </w:r>
            <w:r w:rsidRPr="005A184C">
              <w:t>/</w:t>
            </w:r>
            <w:r w:rsidRPr="0006431D">
              <w:rPr>
                <w:lang w:val="en-US"/>
              </w:rPr>
              <w:t>execution</w:t>
            </w:r>
            <w:r w:rsidRPr="005A184C">
              <w:t>/</w:t>
            </w:r>
            <w:r w:rsidRPr="00E25066">
              <w:rPr>
                <w:lang w:val="en-US"/>
              </w:rPr>
              <w:t>payDoc</w:t>
            </w:r>
            <w:r w:rsidRPr="005A184C">
              <w:t>/</w:t>
            </w:r>
            <w:r w:rsidRPr="0006431D">
              <w:rPr>
                <w:lang w:val="en-US"/>
              </w:rPr>
              <w:t>si</w:t>
            </w:r>
            <w:r>
              <w:rPr>
                <w:lang w:val="en-US"/>
              </w:rPr>
              <w:t>d</w:t>
            </w:r>
            <w:r w:rsidRPr="009F3221">
              <w:t>)</w:t>
            </w:r>
            <w:r>
              <w:t xml:space="preserve"> </w:t>
            </w:r>
            <w:r w:rsidRPr="009F3221">
              <w:t>проверяется на уникальность в ЕИС в рамках пришедшего документа</w:t>
            </w:r>
          </w:p>
        </w:tc>
        <w:tc>
          <w:tcPr>
            <w:tcW w:w="1138" w:type="pct"/>
            <w:gridSpan w:val="4"/>
          </w:tcPr>
          <w:p w14:paraId="25786680" w14:textId="6BA02678" w:rsidR="00D818D9" w:rsidRDefault="00D818D9" w:rsidP="00D818D9">
            <w:pPr>
              <w:pStyle w:val="ad"/>
              <w:jc w:val="left"/>
            </w:pPr>
            <w:r>
              <w:t>Документ</w:t>
            </w:r>
            <w:r w:rsidRPr="009F3221">
              <w:t xml:space="preserve"> с </w:t>
            </w:r>
            <w:r>
              <w:t>уникальным</w:t>
            </w:r>
            <w:r w:rsidRPr="009F3221">
              <w:t xml:space="preserve"> идентификатором </w:t>
            </w:r>
            <w:r>
              <w:t xml:space="preserve">в ЕИС </w:t>
            </w:r>
            <w:r w:rsidRPr="009F3221">
              <w:t>&lt;</w:t>
            </w:r>
            <w:r>
              <w:rPr>
                <w:lang w:val="en-US"/>
              </w:rPr>
              <w:t>xPath</w:t>
            </w:r>
            <w:r w:rsidRPr="009F3221">
              <w:t>&gt;, указанный в поле «Уникальный идентифи</w:t>
            </w:r>
            <w:r>
              <w:t>катор в ЕИС» (</w:t>
            </w:r>
            <w:r w:rsidRPr="0006431D">
              <w:rPr>
                <w:lang w:val="en-US"/>
              </w:rPr>
              <w:t>executions</w:t>
            </w:r>
            <w:r w:rsidRPr="005A184C">
              <w:t>/</w:t>
            </w:r>
            <w:r w:rsidRPr="0006431D">
              <w:rPr>
                <w:lang w:val="en-US"/>
              </w:rPr>
              <w:t>execution</w:t>
            </w:r>
            <w:r w:rsidRPr="005A184C">
              <w:t>/</w:t>
            </w:r>
            <w:r w:rsidRPr="00E25066">
              <w:rPr>
                <w:lang w:val="en-US"/>
              </w:rPr>
              <w:t>payDoc</w:t>
            </w:r>
            <w:r w:rsidRPr="005A184C">
              <w:t>/</w:t>
            </w:r>
            <w:r w:rsidRPr="0006431D">
              <w:rPr>
                <w:lang w:val="en-US"/>
              </w:rPr>
              <w:t>si</w:t>
            </w:r>
            <w:r>
              <w:rPr>
                <w:lang w:val="en-US"/>
              </w:rPr>
              <w:t>d</w:t>
            </w:r>
            <w:r w:rsidRPr="009F3221">
              <w:t>), уже указан в принимаемом документе</w:t>
            </w:r>
          </w:p>
        </w:tc>
      </w:tr>
      <w:tr w:rsidR="00D818D9" w:rsidRPr="009F4E26" w14:paraId="7688DEE8" w14:textId="77777777" w:rsidTr="00503E74">
        <w:trPr>
          <w:trHeight w:val="348"/>
        </w:trPr>
        <w:tc>
          <w:tcPr>
            <w:tcW w:w="819" w:type="pct"/>
            <w:gridSpan w:val="3"/>
          </w:tcPr>
          <w:p w14:paraId="6748B4E6" w14:textId="15350C05" w:rsidR="00D818D9" w:rsidRPr="00893492" w:rsidRDefault="00D818D9" w:rsidP="00D818D9">
            <w:pPr>
              <w:pStyle w:val="ad"/>
              <w:jc w:val="left"/>
            </w:pPr>
            <w:bookmarkStart w:id="146" w:name="FCSNF_14654_8" w:colFirst="0" w:colLast="4"/>
            <w:bookmarkEnd w:id="145"/>
            <w:r w:rsidRPr="00096FFF">
              <w:t>РК_ИК_03</w:t>
            </w:r>
            <w:r>
              <w:t>72</w:t>
            </w:r>
          </w:p>
        </w:tc>
        <w:tc>
          <w:tcPr>
            <w:tcW w:w="579" w:type="pct"/>
            <w:gridSpan w:val="2"/>
          </w:tcPr>
          <w:p w14:paraId="6B50DB28" w14:textId="77777777" w:rsidR="00D818D9" w:rsidRDefault="00D818D9" w:rsidP="00D818D9">
            <w:pPr>
              <w:pStyle w:val="ad"/>
              <w:jc w:val="left"/>
            </w:pPr>
          </w:p>
        </w:tc>
        <w:tc>
          <w:tcPr>
            <w:tcW w:w="1129" w:type="pct"/>
            <w:gridSpan w:val="6"/>
          </w:tcPr>
          <w:p w14:paraId="17F47430" w14:textId="79F0BA5C" w:rsidR="00D818D9" w:rsidRPr="00E3066C" w:rsidRDefault="00D818D9" w:rsidP="00D818D9">
            <w:pPr>
              <w:pStyle w:val="ad"/>
              <w:jc w:val="left"/>
            </w:pPr>
            <w:r w:rsidRPr="005A184C">
              <w:rPr>
                <w:lang w:val="en-US"/>
              </w:rPr>
              <w:t>«</w:t>
            </w:r>
            <w:r w:rsidRPr="009F3221">
              <w:t>Уникальный</w:t>
            </w:r>
            <w:r w:rsidRPr="005A184C">
              <w:rPr>
                <w:lang w:val="en-US"/>
              </w:rPr>
              <w:t xml:space="preserve"> </w:t>
            </w:r>
            <w:r w:rsidRPr="009F3221">
              <w:t>идентификатор</w:t>
            </w:r>
            <w:r w:rsidRPr="005A184C">
              <w:rPr>
                <w:lang w:val="en-US"/>
              </w:rPr>
              <w:t xml:space="preserve"> </w:t>
            </w:r>
            <w:r w:rsidRPr="009F3221">
              <w:t>в</w:t>
            </w:r>
            <w:r w:rsidRPr="005A184C">
              <w:rPr>
                <w:lang w:val="en-US"/>
              </w:rPr>
              <w:t xml:space="preserve"> </w:t>
            </w:r>
            <w:r w:rsidRPr="009F3221">
              <w:t>ЕИС</w:t>
            </w:r>
            <w:r w:rsidRPr="005A184C">
              <w:rPr>
                <w:lang w:val="en-US"/>
              </w:rPr>
              <w:t>» (</w:t>
            </w:r>
            <w:r w:rsidRPr="0006431D">
              <w:rPr>
                <w:lang w:val="en-US"/>
              </w:rPr>
              <w:t>executions/execution/</w:t>
            </w:r>
            <w:r w:rsidRPr="00E25066">
              <w:rPr>
                <w:lang w:val="en-US"/>
              </w:rPr>
              <w:t>payDoc</w:t>
            </w:r>
            <w:r w:rsidRPr="0006431D">
              <w:rPr>
                <w:lang w:val="en-US"/>
              </w:rPr>
              <w:t>/si</w:t>
            </w:r>
            <w:r>
              <w:rPr>
                <w:lang w:val="en-US"/>
              </w:rPr>
              <w:t>d</w:t>
            </w:r>
            <w:r w:rsidRPr="005A184C">
              <w:rPr>
                <w:lang w:val="en-US"/>
              </w:rPr>
              <w:t>)</w:t>
            </w:r>
          </w:p>
        </w:tc>
        <w:tc>
          <w:tcPr>
            <w:tcW w:w="1335" w:type="pct"/>
          </w:tcPr>
          <w:p w14:paraId="181A0339" w14:textId="232A4380" w:rsidR="00D818D9" w:rsidRDefault="00D818D9" w:rsidP="00D818D9">
            <w:pPr>
              <w:pStyle w:val="ad"/>
              <w:jc w:val="left"/>
            </w:pPr>
            <w:r w:rsidRPr="009F3221">
              <w:t>При приеме изменений размещенной версии сведений о</w:t>
            </w:r>
            <w:r>
              <w:t>б исполнении</w:t>
            </w:r>
            <w:r w:rsidRPr="009F3221">
              <w:t xml:space="preserve"> контракт</w:t>
            </w:r>
            <w:r>
              <w:t>а, если проверяемое поле задано, то проверяется, что в размещенной версии сведений об исполнении контракта найден документ с идентификатором, заданным в проверяемом поле</w:t>
            </w:r>
          </w:p>
        </w:tc>
        <w:tc>
          <w:tcPr>
            <w:tcW w:w="1138" w:type="pct"/>
            <w:gridSpan w:val="4"/>
          </w:tcPr>
          <w:p w14:paraId="38FA5482" w14:textId="276C4484" w:rsidR="00D818D9" w:rsidRDefault="00D818D9" w:rsidP="00D818D9">
            <w:pPr>
              <w:pStyle w:val="ad"/>
              <w:jc w:val="left"/>
            </w:pPr>
            <w:r>
              <w:t>Документ</w:t>
            </w:r>
            <w:r w:rsidRPr="00787547">
              <w:t xml:space="preserve"> с уникальным идентификатором в ЕИС &lt;</w:t>
            </w:r>
            <w:r>
              <w:rPr>
                <w:lang w:val="en-US"/>
              </w:rPr>
              <w:t>xPath</w:t>
            </w:r>
            <w:r w:rsidRPr="00787547">
              <w:t>&gt;, указанный в поле «Уникальный идентификатор в ЕИС» (</w:t>
            </w:r>
            <w:r w:rsidRPr="0006431D">
              <w:rPr>
                <w:lang w:val="en-US"/>
              </w:rPr>
              <w:t>executions</w:t>
            </w:r>
            <w:r w:rsidRPr="00DD55C0">
              <w:t>/</w:t>
            </w:r>
            <w:r w:rsidRPr="0006431D">
              <w:rPr>
                <w:lang w:val="en-US"/>
              </w:rPr>
              <w:t>execution</w:t>
            </w:r>
            <w:r w:rsidRPr="00DD55C0">
              <w:t>/</w:t>
            </w:r>
            <w:r w:rsidRPr="00E25066">
              <w:t>payDoc</w:t>
            </w:r>
            <w:r w:rsidRPr="00DD55C0">
              <w:t>/</w:t>
            </w:r>
            <w:r w:rsidRPr="0006431D">
              <w:rPr>
                <w:lang w:val="en-US"/>
              </w:rPr>
              <w:t>si</w:t>
            </w:r>
            <w:r>
              <w:rPr>
                <w:lang w:val="en-US"/>
              </w:rPr>
              <w:t>d</w:t>
            </w:r>
            <w:r w:rsidRPr="00787547">
              <w:t xml:space="preserve">), </w:t>
            </w:r>
            <w:r>
              <w:t>не найден в размещенной версии сведений об исполнении контракта</w:t>
            </w:r>
          </w:p>
        </w:tc>
      </w:tr>
      <w:tr w:rsidR="00D818D9" w:rsidRPr="009F4E26" w14:paraId="300B6623" w14:textId="77777777" w:rsidTr="00503E74">
        <w:trPr>
          <w:trHeight w:val="348"/>
        </w:trPr>
        <w:tc>
          <w:tcPr>
            <w:tcW w:w="819" w:type="pct"/>
            <w:gridSpan w:val="3"/>
          </w:tcPr>
          <w:p w14:paraId="4501E728" w14:textId="5AEBF54F" w:rsidR="00D818D9" w:rsidRPr="00893492" w:rsidRDefault="00D818D9" w:rsidP="00D818D9">
            <w:pPr>
              <w:pStyle w:val="ad"/>
              <w:jc w:val="left"/>
            </w:pPr>
            <w:bookmarkStart w:id="147" w:name="FCSNF_14654_9" w:colFirst="0" w:colLast="4"/>
            <w:bookmarkEnd w:id="146"/>
            <w:r w:rsidRPr="00096FFF">
              <w:t>РК_ИК_03</w:t>
            </w:r>
            <w:r>
              <w:t>73</w:t>
            </w:r>
          </w:p>
        </w:tc>
        <w:tc>
          <w:tcPr>
            <w:tcW w:w="579" w:type="pct"/>
            <w:gridSpan w:val="2"/>
          </w:tcPr>
          <w:p w14:paraId="750DC22B" w14:textId="77777777" w:rsidR="00D818D9" w:rsidRDefault="00D818D9" w:rsidP="00D818D9">
            <w:pPr>
              <w:pStyle w:val="ad"/>
              <w:jc w:val="left"/>
            </w:pPr>
          </w:p>
        </w:tc>
        <w:tc>
          <w:tcPr>
            <w:tcW w:w="1129" w:type="pct"/>
            <w:gridSpan w:val="6"/>
          </w:tcPr>
          <w:p w14:paraId="7F8D4C93" w14:textId="77777777" w:rsidR="00D818D9" w:rsidRPr="00E25066" w:rsidRDefault="00D818D9" w:rsidP="00D818D9">
            <w:pPr>
              <w:pStyle w:val="ad"/>
            </w:pPr>
            <w:r w:rsidRPr="00E25066">
              <w:t>«</w:t>
            </w:r>
            <w:r w:rsidRPr="00787547">
              <w:t>Уникальный</w:t>
            </w:r>
            <w:r w:rsidRPr="00E25066">
              <w:t xml:space="preserve"> </w:t>
            </w:r>
            <w:r w:rsidRPr="00787547">
              <w:t>идентификатор</w:t>
            </w:r>
            <w:r w:rsidRPr="00E25066">
              <w:t xml:space="preserve"> </w:t>
            </w:r>
            <w:r w:rsidRPr="00787547">
              <w:t>в</w:t>
            </w:r>
            <w:r w:rsidRPr="00E25066">
              <w:t xml:space="preserve"> </w:t>
            </w:r>
            <w:r w:rsidRPr="00787547">
              <w:t>ЕИС</w:t>
            </w:r>
            <w:r w:rsidRPr="00E25066">
              <w:t>» (</w:t>
            </w:r>
            <w:r w:rsidRPr="0006431D">
              <w:rPr>
                <w:lang w:val="en-US"/>
              </w:rPr>
              <w:t>executions</w:t>
            </w:r>
            <w:r w:rsidRPr="00E25066">
              <w:t>/</w:t>
            </w:r>
            <w:r w:rsidRPr="0006431D">
              <w:rPr>
                <w:lang w:val="en-US"/>
              </w:rPr>
              <w:t>execution</w:t>
            </w:r>
            <w:r w:rsidRPr="00E25066">
              <w:t>/</w:t>
            </w:r>
            <w:r w:rsidRPr="00E25066">
              <w:rPr>
                <w:lang w:val="en-US"/>
              </w:rPr>
              <w:t>payDoc</w:t>
            </w:r>
            <w:r w:rsidRPr="00E25066">
              <w:t>/</w:t>
            </w:r>
            <w:r w:rsidRPr="0006431D">
              <w:rPr>
                <w:lang w:val="en-US"/>
              </w:rPr>
              <w:t>si</w:t>
            </w:r>
            <w:r>
              <w:rPr>
                <w:lang w:val="en-US"/>
              </w:rPr>
              <w:t>d</w:t>
            </w:r>
            <w:r w:rsidRPr="00E25066">
              <w:t>)</w:t>
            </w:r>
          </w:p>
          <w:p w14:paraId="2BDEE741" w14:textId="6ABF8E53" w:rsidR="00D818D9" w:rsidRPr="00E3066C" w:rsidRDefault="00D818D9" w:rsidP="00D818D9">
            <w:pPr>
              <w:pStyle w:val="ad"/>
              <w:jc w:val="left"/>
            </w:pPr>
            <w:r w:rsidRPr="00E25066">
              <w:t>«</w:t>
            </w:r>
            <w:r w:rsidRPr="00787547">
              <w:t>Внешний</w:t>
            </w:r>
            <w:r w:rsidRPr="00E25066">
              <w:t xml:space="preserve"> </w:t>
            </w:r>
            <w:r w:rsidRPr="00787547">
              <w:t>идентификатор</w:t>
            </w:r>
            <w:r w:rsidRPr="00E25066">
              <w:t xml:space="preserve"> </w:t>
            </w:r>
            <w:r>
              <w:t>документа</w:t>
            </w:r>
            <w:r w:rsidRPr="00E25066">
              <w:t>» (</w:t>
            </w:r>
            <w:r w:rsidRPr="0006431D">
              <w:rPr>
                <w:lang w:val="en-US"/>
              </w:rPr>
              <w:t>executions</w:t>
            </w:r>
            <w:r w:rsidRPr="00E25066">
              <w:t>/</w:t>
            </w:r>
            <w:r w:rsidRPr="0006431D">
              <w:rPr>
                <w:lang w:val="en-US"/>
              </w:rPr>
              <w:t>execution</w:t>
            </w:r>
            <w:r w:rsidRPr="00E25066">
              <w:t>/</w:t>
            </w:r>
            <w:r w:rsidRPr="00E25066">
              <w:rPr>
                <w:lang w:val="en-US"/>
              </w:rPr>
              <w:t>payDoc</w:t>
            </w:r>
            <w:r w:rsidRPr="00E25066">
              <w:t>/</w:t>
            </w:r>
            <w:r w:rsidRPr="00BA496E">
              <w:rPr>
                <w:lang w:val="en-US"/>
              </w:rPr>
              <w:t>external</w:t>
            </w:r>
            <w:r w:rsidRPr="00787547">
              <w:rPr>
                <w:lang w:val="en-US"/>
              </w:rPr>
              <w:t>Si</w:t>
            </w:r>
            <w:r w:rsidRPr="00BA496E">
              <w:rPr>
                <w:lang w:val="en-US"/>
              </w:rPr>
              <w:t>d</w:t>
            </w:r>
            <w:r w:rsidRPr="00E25066">
              <w:t>)</w:t>
            </w:r>
          </w:p>
        </w:tc>
        <w:tc>
          <w:tcPr>
            <w:tcW w:w="1335" w:type="pct"/>
          </w:tcPr>
          <w:p w14:paraId="51C3E7C8" w14:textId="4E73B419" w:rsidR="00D818D9" w:rsidRDefault="00D818D9" w:rsidP="00D818D9">
            <w:pPr>
              <w:pStyle w:val="ad"/>
              <w:jc w:val="left"/>
            </w:pPr>
            <w:r w:rsidRPr="00787547">
              <w:t>При приеме изменений размещенной версии сведений о</w:t>
            </w:r>
            <w:r>
              <w:t>б</w:t>
            </w:r>
            <w:r w:rsidRPr="00787547">
              <w:t xml:space="preserve"> </w:t>
            </w:r>
            <w:r>
              <w:t>исполнении контракта</w:t>
            </w:r>
            <w:r w:rsidRPr="00787547">
              <w:t xml:space="preserve">, </w:t>
            </w:r>
            <w:r>
              <w:t xml:space="preserve">если задано поле </w:t>
            </w:r>
            <w:r w:rsidRPr="00787547">
              <w:t>«Уникальный идентификатор в ЕИС» (</w:t>
            </w:r>
            <w:r w:rsidRPr="0006431D">
              <w:rPr>
                <w:lang w:val="en-US"/>
              </w:rPr>
              <w:t>executions</w:t>
            </w:r>
            <w:r w:rsidRPr="00BA496E">
              <w:t>/</w:t>
            </w:r>
            <w:r w:rsidRPr="0006431D">
              <w:rPr>
                <w:lang w:val="en-US"/>
              </w:rPr>
              <w:t>execution</w:t>
            </w:r>
            <w:r w:rsidRPr="00BA496E">
              <w:t>/</w:t>
            </w:r>
            <w:r w:rsidRPr="00E25066">
              <w:rPr>
                <w:lang w:val="en-US"/>
              </w:rPr>
              <w:t>payDoc</w:t>
            </w:r>
            <w:r w:rsidRPr="00BA496E">
              <w:t>/</w:t>
            </w:r>
            <w:r w:rsidRPr="0006431D">
              <w:rPr>
                <w:lang w:val="en-US"/>
              </w:rPr>
              <w:t>si</w:t>
            </w:r>
            <w:r>
              <w:rPr>
                <w:lang w:val="en-US"/>
              </w:rPr>
              <w:t>d</w:t>
            </w:r>
            <w:r w:rsidRPr="00787547">
              <w:t>)</w:t>
            </w:r>
            <w:r>
              <w:t xml:space="preserve">, то проверяется, </w:t>
            </w:r>
            <w:r w:rsidRPr="00787547">
              <w:t xml:space="preserve">что в </w:t>
            </w:r>
            <w:r>
              <w:t xml:space="preserve">поле </w:t>
            </w:r>
            <w:r w:rsidRPr="00787547">
              <w:t xml:space="preserve">«Внешний идентификатор </w:t>
            </w:r>
            <w:r>
              <w:t>документа</w:t>
            </w:r>
            <w:r w:rsidRPr="00787547">
              <w:t>» (</w:t>
            </w:r>
            <w:r w:rsidRPr="0006431D">
              <w:rPr>
                <w:lang w:val="en-US"/>
              </w:rPr>
              <w:t>executions</w:t>
            </w:r>
            <w:r w:rsidRPr="00BA496E">
              <w:t>/</w:t>
            </w:r>
            <w:r w:rsidRPr="0006431D">
              <w:rPr>
                <w:lang w:val="en-US"/>
              </w:rPr>
              <w:t>execution</w:t>
            </w:r>
            <w:r w:rsidRPr="00BA496E">
              <w:t>/</w:t>
            </w:r>
            <w:r w:rsidRPr="00E25066">
              <w:rPr>
                <w:lang w:val="en-US"/>
              </w:rPr>
              <w:t>payDoc</w:t>
            </w:r>
            <w:r w:rsidRPr="00BA496E">
              <w:t>/</w:t>
            </w:r>
            <w:r w:rsidRPr="00787547">
              <w:t>external</w:t>
            </w:r>
            <w:r w:rsidRPr="00787547">
              <w:rPr>
                <w:lang w:val="en-US"/>
              </w:rPr>
              <w:t>Si</w:t>
            </w:r>
            <w:r w:rsidRPr="00787547">
              <w:t>d)</w:t>
            </w:r>
            <w:r>
              <w:t xml:space="preserve"> для проверяемого в рамках исполнения документа, идентифицируемого в разных версиях по полю </w:t>
            </w:r>
            <w:r w:rsidRPr="00787547">
              <w:t>«Уникальный идентифи</w:t>
            </w:r>
            <w:r>
              <w:t>катор в ЕИС» (</w:t>
            </w:r>
            <w:r w:rsidRPr="0006431D">
              <w:rPr>
                <w:lang w:val="en-US"/>
              </w:rPr>
              <w:t>executions</w:t>
            </w:r>
            <w:r w:rsidRPr="00E25066">
              <w:t>/</w:t>
            </w:r>
            <w:r w:rsidRPr="0006431D">
              <w:rPr>
                <w:lang w:val="en-US"/>
              </w:rPr>
              <w:t>execution</w:t>
            </w:r>
            <w:r w:rsidRPr="00E25066">
              <w:t>/</w:t>
            </w:r>
            <w:r w:rsidRPr="00E25066">
              <w:rPr>
                <w:lang w:val="en-US"/>
              </w:rPr>
              <w:t>payDoc</w:t>
            </w:r>
            <w:r w:rsidRPr="00E25066">
              <w:t>/</w:t>
            </w:r>
            <w:r w:rsidRPr="0006431D">
              <w:rPr>
                <w:lang w:val="en-US"/>
              </w:rPr>
              <w:t>si</w:t>
            </w:r>
            <w:r>
              <w:rPr>
                <w:lang w:val="en-US"/>
              </w:rPr>
              <w:t>d</w:t>
            </w:r>
            <w:r w:rsidRPr="00787547">
              <w:t>)</w:t>
            </w:r>
            <w:r>
              <w:t xml:space="preserve">, задано то же значение, что и в предыдущей версии </w:t>
            </w:r>
            <w:r>
              <w:lastRenderedPageBreak/>
              <w:t>сведений об исполнении контракта.</w:t>
            </w:r>
          </w:p>
          <w:p w14:paraId="215A775D" w14:textId="639FD77E" w:rsidR="00D818D9" w:rsidRDefault="00D818D9" w:rsidP="00D818D9">
            <w:pPr>
              <w:pStyle w:val="ad"/>
              <w:jc w:val="left"/>
            </w:pPr>
            <w:r>
              <w:t xml:space="preserve">Контроль не должен сработать, если в принимаемых сведений для проверяемого документа задан </w:t>
            </w:r>
            <w:r w:rsidRPr="00787547">
              <w:t>external</w:t>
            </w:r>
            <w:r w:rsidRPr="00787547">
              <w:rPr>
                <w:lang w:val="en-US"/>
              </w:rPr>
              <w:t>Si</w:t>
            </w:r>
            <w:r w:rsidRPr="00787547">
              <w:t>d</w:t>
            </w:r>
            <w:r>
              <w:t xml:space="preserve">, а в предыдущей версии для данного документа </w:t>
            </w:r>
            <w:r w:rsidRPr="00787547">
              <w:t>external</w:t>
            </w:r>
            <w:r w:rsidRPr="00787547">
              <w:rPr>
                <w:lang w:val="en-US"/>
              </w:rPr>
              <w:t>Si</w:t>
            </w:r>
            <w:r w:rsidRPr="00787547">
              <w:t>d</w:t>
            </w:r>
            <w:r>
              <w:t xml:space="preserve"> не задан.</w:t>
            </w:r>
          </w:p>
        </w:tc>
        <w:tc>
          <w:tcPr>
            <w:tcW w:w="1138" w:type="pct"/>
            <w:gridSpan w:val="4"/>
          </w:tcPr>
          <w:p w14:paraId="26A200F4" w14:textId="061AF5F0" w:rsidR="00D818D9" w:rsidRDefault="00D818D9" w:rsidP="00D818D9">
            <w:pPr>
              <w:pStyle w:val="ad"/>
              <w:jc w:val="left"/>
            </w:pPr>
            <w:r>
              <w:lastRenderedPageBreak/>
              <w:t xml:space="preserve">Для документа </w:t>
            </w:r>
            <w:r w:rsidRPr="00787547">
              <w:t xml:space="preserve">с уникальным идентификатором в ЕИС </w:t>
            </w:r>
            <w:r>
              <w:t>&lt;</w:t>
            </w:r>
            <w:r w:rsidRPr="0006431D">
              <w:rPr>
                <w:lang w:val="en-US"/>
              </w:rPr>
              <w:t>executions</w:t>
            </w:r>
            <w:r w:rsidRPr="00BA496E">
              <w:t>/</w:t>
            </w:r>
            <w:r w:rsidRPr="0006431D">
              <w:rPr>
                <w:lang w:val="en-US"/>
              </w:rPr>
              <w:t>execution</w:t>
            </w:r>
            <w:r w:rsidRPr="00BA496E">
              <w:t>/</w:t>
            </w:r>
            <w:r w:rsidRPr="0006431D">
              <w:rPr>
                <w:lang w:val="en-US"/>
              </w:rPr>
              <w:t>d</w:t>
            </w:r>
            <w:r w:rsidRPr="00E25066">
              <w:rPr>
                <w:lang w:val="en-US"/>
              </w:rPr>
              <w:t>payDoc</w:t>
            </w:r>
            <w:r w:rsidRPr="00BA496E">
              <w:t>/</w:t>
            </w:r>
            <w:r w:rsidRPr="0006431D">
              <w:rPr>
                <w:lang w:val="en-US"/>
              </w:rPr>
              <w:t>si</w:t>
            </w:r>
            <w:r>
              <w:rPr>
                <w:lang w:val="en-US"/>
              </w:rPr>
              <w:t>d</w:t>
            </w:r>
            <w:r w:rsidRPr="00787547">
              <w:t>&gt;</w:t>
            </w:r>
            <w:r>
              <w:t>, указанным</w:t>
            </w:r>
            <w:r w:rsidRPr="00787547">
              <w:t xml:space="preserve"> в поле «Уникальный идентифи</w:t>
            </w:r>
            <w:r>
              <w:t>катор в ЕИС» (</w:t>
            </w:r>
            <w:r w:rsidRPr="0006431D">
              <w:rPr>
                <w:lang w:val="en-US"/>
              </w:rPr>
              <w:t>executions</w:t>
            </w:r>
            <w:r w:rsidRPr="00BA496E">
              <w:t>/</w:t>
            </w:r>
            <w:r w:rsidRPr="0006431D">
              <w:rPr>
                <w:lang w:val="en-US"/>
              </w:rPr>
              <w:t>execution</w:t>
            </w:r>
            <w:r w:rsidRPr="00BA496E">
              <w:t>/</w:t>
            </w:r>
            <w:r w:rsidRPr="00E25066">
              <w:t>payDoc</w:t>
            </w:r>
            <w:r w:rsidRPr="00BA496E">
              <w:t>/</w:t>
            </w:r>
            <w:r w:rsidRPr="0006431D">
              <w:rPr>
                <w:lang w:val="en-US"/>
              </w:rPr>
              <w:t>si</w:t>
            </w:r>
            <w:r>
              <w:rPr>
                <w:lang w:val="en-US"/>
              </w:rPr>
              <w:t>d</w:t>
            </w:r>
            <w:r w:rsidRPr="00787547">
              <w:t>),</w:t>
            </w:r>
            <w:r>
              <w:t xml:space="preserve"> в поле </w:t>
            </w:r>
            <w:r w:rsidRPr="00787547">
              <w:t xml:space="preserve">«Внешний идентификатор </w:t>
            </w:r>
            <w:r>
              <w:t>документа</w:t>
            </w:r>
            <w:r w:rsidRPr="00787547">
              <w:t>» (</w:t>
            </w:r>
            <w:r w:rsidRPr="0006431D">
              <w:rPr>
                <w:lang w:val="en-US"/>
              </w:rPr>
              <w:t>executions</w:t>
            </w:r>
            <w:r w:rsidRPr="00BA496E">
              <w:t>/</w:t>
            </w:r>
            <w:r w:rsidRPr="0006431D">
              <w:rPr>
                <w:lang w:val="en-US"/>
              </w:rPr>
              <w:t>execution</w:t>
            </w:r>
            <w:r w:rsidRPr="00BA496E">
              <w:t>/</w:t>
            </w:r>
            <w:r w:rsidRPr="00E25066">
              <w:rPr>
                <w:lang w:val="en-US"/>
              </w:rPr>
              <w:t>payDoc</w:t>
            </w:r>
            <w:r w:rsidRPr="00BA496E">
              <w:t>/</w:t>
            </w:r>
            <w:r w:rsidRPr="00787547">
              <w:t>external</w:t>
            </w:r>
            <w:r w:rsidRPr="00787547">
              <w:rPr>
                <w:lang w:val="en-US"/>
              </w:rPr>
              <w:t>Si</w:t>
            </w:r>
            <w:r w:rsidRPr="00787547">
              <w:t>d)</w:t>
            </w:r>
            <w:r>
              <w:t xml:space="preserve"> должно быть задано то же значение, что и в размещенных сведениях об исполнении контракта. В поле </w:t>
            </w:r>
            <w:r w:rsidRPr="00787547">
              <w:t>«Внешний идентификатор</w:t>
            </w:r>
            <w:r>
              <w:t>документа</w:t>
            </w:r>
            <w:r w:rsidRPr="00787547">
              <w:t xml:space="preserve">» </w:t>
            </w:r>
            <w:r w:rsidRPr="00787547">
              <w:lastRenderedPageBreak/>
              <w:t>(</w:t>
            </w:r>
            <w:r w:rsidRPr="0006431D">
              <w:rPr>
                <w:lang w:val="en-US"/>
              </w:rPr>
              <w:t>executions</w:t>
            </w:r>
            <w:r w:rsidRPr="00BA496E">
              <w:t>/</w:t>
            </w:r>
            <w:r w:rsidRPr="0006431D">
              <w:rPr>
                <w:lang w:val="en-US"/>
              </w:rPr>
              <w:t>execution</w:t>
            </w:r>
            <w:r w:rsidRPr="00BA496E">
              <w:t>/</w:t>
            </w:r>
            <w:r w:rsidRPr="00E25066">
              <w:rPr>
                <w:lang w:val="en-US"/>
              </w:rPr>
              <w:t>payDoc</w:t>
            </w:r>
            <w:r w:rsidRPr="00BA496E">
              <w:t>/</w:t>
            </w:r>
            <w:r w:rsidRPr="00787547">
              <w:t>external</w:t>
            </w:r>
            <w:r w:rsidRPr="00787547">
              <w:rPr>
                <w:lang w:val="en-US"/>
              </w:rPr>
              <w:t>Si</w:t>
            </w:r>
            <w:r w:rsidRPr="00787547">
              <w:t>d)</w:t>
            </w:r>
            <w:r>
              <w:t xml:space="preserve"> ожидается значение </w:t>
            </w:r>
            <w:r w:rsidRPr="00787547">
              <w:t>&lt;</w:t>
            </w:r>
            <w:r>
              <w:t xml:space="preserve">значение </w:t>
            </w:r>
            <w:r>
              <w:rPr>
                <w:lang w:val="en-US"/>
              </w:rPr>
              <w:t>externalSid</w:t>
            </w:r>
            <w:r>
              <w:t xml:space="preserve"> соответствующего документа</w:t>
            </w:r>
            <w:r w:rsidRPr="00787547">
              <w:t xml:space="preserve"> </w:t>
            </w:r>
            <w:r>
              <w:t>из размещенных сведений об исполнении контракта</w:t>
            </w:r>
            <w:r w:rsidRPr="00787547">
              <w:t>&gt;</w:t>
            </w:r>
          </w:p>
        </w:tc>
      </w:tr>
      <w:bookmarkEnd w:id="147"/>
      <w:tr w:rsidR="00D818D9" w:rsidRPr="001D3AF5" w14:paraId="6BC6DC7A" w14:textId="77777777" w:rsidTr="00503E74">
        <w:trPr>
          <w:trHeight w:val="348"/>
        </w:trPr>
        <w:tc>
          <w:tcPr>
            <w:tcW w:w="819" w:type="pct"/>
            <w:gridSpan w:val="3"/>
          </w:tcPr>
          <w:p w14:paraId="1579BD02" w14:textId="176DE323" w:rsidR="00D818D9" w:rsidRPr="007A6BCC" w:rsidRDefault="00D818D9" w:rsidP="00D818D9">
            <w:pPr>
              <w:pStyle w:val="ad"/>
              <w:jc w:val="left"/>
              <w:rPr>
                <w:lang w:val="uk-UA"/>
              </w:rPr>
            </w:pPr>
            <w:r w:rsidRPr="00893492">
              <w:lastRenderedPageBreak/>
              <w:t>РК_ИК_028</w:t>
            </w:r>
            <w:r>
              <w:t>8</w:t>
            </w:r>
          </w:p>
        </w:tc>
        <w:tc>
          <w:tcPr>
            <w:tcW w:w="579" w:type="pct"/>
            <w:gridSpan w:val="2"/>
          </w:tcPr>
          <w:p w14:paraId="7A54AB86" w14:textId="77777777" w:rsidR="00D818D9" w:rsidRDefault="00D818D9" w:rsidP="00D818D9">
            <w:pPr>
              <w:pStyle w:val="ad"/>
              <w:jc w:val="left"/>
            </w:pPr>
          </w:p>
        </w:tc>
        <w:tc>
          <w:tcPr>
            <w:tcW w:w="1129" w:type="pct"/>
            <w:gridSpan w:val="6"/>
          </w:tcPr>
          <w:p w14:paraId="76A87BF4" w14:textId="6B37451D" w:rsidR="00D818D9" w:rsidRPr="007A6BCC" w:rsidRDefault="00D818D9" w:rsidP="00D818D9">
            <w:pPr>
              <w:pStyle w:val="ad"/>
              <w:jc w:val="left"/>
              <w:rPr>
                <w:lang w:val="en-US"/>
              </w:rPr>
            </w:pPr>
            <w:r w:rsidRPr="007A6BCC">
              <w:t>Уникальный</w:t>
            </w:r>
            <w:r w:rsidRPr="007A6BCC">
              <w:rPr>
                <w:lang w:val="en-US"/>
              </w:rPr>
              <w:t xml:space="preserve"> </w:t>
            </w:r>
            <w:r w:rsidRPr="007A6BCC">
              <w:t>идентификатор</w:t>
            </w:r>
            <w:r w:rsidRPr="007A6BCC">
              <w:rPr>
                <w:lang w:val="en-US"/>
              </w:rPr>
              <w:t xml:space="preserve"> </w:t>
            </w:r>
            <w:r w:rsidRPr="007A6BCC">
              <w:t>в</w:t>
            </w:r>
            <w:r w:rsidRPr="007A6BCC">
              <w:rPr>
                <w:lang w:val="en-US"/>
              </w:rPr>
              <w:t xml:space="preserve"> </w:t>
            </w:r>
            <w:r w:rsidRPr="007A6BCC">
              <w:t>ЕИС</w:t>
            </w:r>
            <w:r w:rsidRPr="007A6BCC">
              <w:rPr>
                <w:lang w:val="en-US"/>
              </w:rPr>
              <w:t xml:space="preserve"> (executions/execution/payDoc/payDocTypeInfo/docAcceptancePayDoc/payDocToDocAcceptanceCompliances/docAcceptance/</w:t>
            </w:r>
            <w:r>
              <w:rPr>
                <w:lang w:val="en-US"/>
              </w:rPr>
              <w:t>s</w:t>
            </w:r>
            <w:r w:rsidRPr="007A6BCC">
              <w:rPr>
                <w:lang w:val="en-US"/>
              </w:rPr>
              <w:t>id)</w:t>
            </w:r>
          </w:p>
          <w:p w14:paraId="1D451D8E" w14:textId="233BF989" w:rsidR="00D818D9" w:rsidRPr="007A6BCC" w:rsidRDefault="00D818D9" w:rsidP="00D818D9">
            <w:pPr>
              <w:pStyle w:val="ad"/>
              <w:jc w:val="left"/>
              <w:rPr>
                <w:lang w:val="en-US"/>
              </w:rPr>
            </w:pPr>
            <w:r w:rsidRPr="007A6BCC">
              <w:t>Внешний</w:t>
            </w:r>
            <w:r w:rsidRPr="007A6BCC">
              <w:rPr>
                <w:lang w:val="en-US"/>
              </w:rPr>
              <w:t xml:space="preserve"> </w:t>
            </w:r>
            <w:r w:rsidRPr="007A6BCC">
              <w:t>идентификатор</w:t>
            </w:r>
            <w:r w:rsidRPr="007A6BCC">
              <w:rPr>
                <w:lang w:val="en-US"/>
              </w:rPr>
              <w:t xml:space="preserve"> </w:t>
            </w:r>
            <w:r w:rsidRPr="007A6BCC">
              <w:t>документа</w:t>
            </w:r>
            <w:r w:rsidRPr="007A6BCC">
              <w:rPr>
                <w:lang w:val="en-US"/>
              </w:rPr>
              <w:t xml:space="preserve"> (executions/execution/payDoc/payDocTypeInfo/docAcceptancePayDoc/payDocToDocAcceptanceCompliances/docAcceptance/external</w:t>
            </w:r>
            <w:r>
              <w:rPr>
                <w:lang w:val="en-US"/>
              </w:rPr>
              <w:t>Si</w:t>
            </w:r>
            <w:r w:rsidRPr="007A6BCC">
              <w:rPr>
                <w:lang w:val="en-US"/>
              </w:rPr>
              <w:t>d)</w:t>
            </w:r>
          </w:p>
        </w:tc>
        <w:tc>
          <w:tcPr>
            <w:tcW w:w="1335" w:type="pct"/>
          </w:tcPr>
          <w:p w14:paraId="7F8B9D62" w14:textId="3F124616" w:rsidR="00D818D9" w:rsidRPr="007A6BCC" w:rsidRDefault="00D818D9" w:rsidP="00D818D9">
            <w:pPr>
              <w:pStyle w:val="ad"/>
              <w:jc w:val="left"/>
              <w:rPr>
                <w:lang w:val="en-US"/>
              </w:rPr>
            </w:pPr>
            <w:r>
              <w:t>Хотя</w:t>
            </w:r>
            <w:r w:rsidRPr="007A6BCC">
              <w:rPr>
                <w:lang w:val="en-US"/>
              </w:rPr>
              <w:t xml:space="preserve"> </w:t>
            </w:r>
            <w:r>
              <w:t>бы</w:t>
            </w:r>
            <w:r w:rsidRPr="007A6BCC">
              <w:rPr>
                <w:lang w:val="en-US"/>
              </w:rPr>
              <w:t xml:space="preserve"> </w:t>
            </w:r>
            <w:r>
              <w:t>одно</w:t>
            </w:r>
            <w:r w:rsidRPr="007A6BCC">
              <w:rPr>
                <w:lang w:val="en-US"/>
              </w:rPr>
              <w:t xml:space="preserve"> </w:t>
            </w:r>
            <w:r>
              <w:t>из</w:t>
            </w:r>
            <w:r w:rsidRPr="007A6BCC">
              <w:rPr>
                <w:lang w:val="en-US"/>
              </w:rPr>
              <w:t xml:space="preserve"> </w:t>
            </w:r>
            <w:r>
              <w:t>полей</w:t>
            </w:r>
            <w:r w:rsidRPr="007A6BCC">
              <w:rPr>
                <w:lang w:val="en-US"/>
              </w:rPr>
              <w:t xml:space="preserve"> </w:t>
            </w:r>
            <w:r w:rsidRPr="00D927D9">
              <w:rPr>
                <w:lang w:val="en-US"/>
              </w:rPr>
              <w:t>«</w:t>
            </w:r>
            <w:r w:rsidRPr="007A6BCC">
              <w:t>Уникальный</w:t>
            </w:r>
            <w:r w:rsidRPr="007A6BCC">
              <w:rPr>
                <w:lang w:val="en-US"/>
              </w:rPr>
              <w:t xml:space="preserve"> </w:t>
            </w:r>
            <w:r w:rsidRPr="007A6BCC">
              <w:t>идентификатор</w:t>
            </w:r>
            <w:r w:rsidRPr="007A6BCC">
              <w:rPr>
                <w:lang w:val="en-US"/>
              </w:rPr>
              <w:t xml:space="preserve"> </w:t>
            </w:r>
            <w:r w:rsidRPr="007A6BCC">
              <w:t>в</w:t>
            </w:r>
            <w:r w:rsidRPr="007A6BCC">
              <w:rPr>
                <w:lang w:val="en-US"/>
              </w:rPr>
              <w:t xml:space="preserve"> </w:t>
            </w:r>
            <w:r w:rsidRPr="007A6BCC">
              <w:t>ЕИС</w:t>
            </w:r>
            <w:r w:rsidRPr="00D927D9">
              <w:rPr>
                <w:lang w:val="en-US"/>
              </w:rPr>
              <w:t>»</w:t>
            </w:r>
            <w:r w:rsidRPr="007A6BCC">
              <w:rPr>
                <w:lang w:val="en-US"/>
              </w:rPr>
              <w:t xml:space="preserve"> (executions/execution/payDoc/payDocTypeInfo/docAcceptancePayDoc/payDocToDocAcceptanceCompliances/docAcceptance/</w:t>
            </w:r>
            <w:r>
              <w:rPr>
                <w:lang w:val="en-US"/>
              </w:rPr>
              <w:t>s</w:t>
            </w:r>
            <w:r w:rsidRPr="007A6BCC">
              <w:rPr>
                <w:lang w:val="en-US"/>
              </w:rPr>
              <w:t>id)</w:t>
            </w:r>
            <w:r w:rsidRPr="00D927D9">
              <w:rPr>
                <w:lang w:val="en-US"/>
              </w:rPr>
              <w:t xml:space="preserve"> </w:t>
            </w:r>
            <w:r>
              <w:t>или</w:t>
            </w:r>
            <w:r w:rsidRPr="00D927D9">
              <w:rPr>
                <w:lang w:val="en-US"/>
              </w:rPr>
              <w:t xml:space="preserve"> «</w:t>
            </w:r>
            <w:r w:rsidRPr="007A6BCC">
              <w:t>Внешний</w:t>
            </w:r>
            <w:r w:rsidRPr="007A6BCC">
              <w:rPr>
                <w:lang w:val="en-US"/>
              </w:rPr>
              <w:t xml:space="preserve"> </w:t>
            </w:r>
            <w:r w:rsidRPr="007A6BCC">
              <w:t>идентификатор</w:t>
            </w:r>
            <w:r w:rsidRPr="007A6BCC">
              <w:rPr>
                <w:lang w:val="en-US"/>
              </w:rPr>
              <w:t xml:space="preserve"> </w:t>
            </w:r>
            <w:r w:rsidRPr="007A6BCC">
              <w:t>документа</w:t>
            </w:r>
            <w:r w:rsidRPr="00D927D9">
              <w:rPr>
                <w:lang w:val="en-US"/>
              </w:rPr>
              <w:t>»</w:t>
            </w:r>
            <w:r w:rsidRPr="007A6BCC">
              <w:rPr>
                <w:lang w:val="en-US"/>
              </w:rPr>
              <w:t xml:space="preserve"> (executions/execution/payDoc/payDocTypeInfo/docAcceptancePayDoc/payDocToDocAcceptanceCompliances/docAcceptance/external</w:t>
            </w:r>
            <w:r>
              <w:rPr>
                <w:lang w:val="en-US"/>
              </w:rPr>
              <w:t>Si</w:t>
            </w:r>
            <w:r w:rsidRPr="007A6BCC">
              <w:rPr>
                <w:lang w:val="en-US"/>
              </w:rPr>
              <w:t xml:space="preserve">d) </w:t>
            </w:r>
            <w:r>
              <w:t>должно</w:t>
            </w:r>
            <w:r w:rsidRPr="007A6BCC">
              <w:rPr>
                <w:lang w:val="en-US"/>
              </w:rPr>
              <w:t xml:space="preserve"> </w:t>
            </w:r>
            <w:r>
              <w:t>быть</w:t>
            </w:r>
            <w:r w:rsidRPr="007A6BCC">
              <w:rPr>
                <w:lang w:val="en-US"/>
              </w:rPr>
              <w:t xml:space="preserve"> </w:t>
            </w:r>
            <w:r>
              <w:t>задано</w:t>
            </w:r>
          </w:p>
        </w:tc>
        <w:tc>
          <w:tcPr>
            <w:tcW w:w="1138" w:type="pct"/>
            <w:gridSpan w:val="4"/>
          </w:tcPr>
          <w:p w14:paraId="2A21BFC6" w14:textId="5C3DC97A" w:rsidR="00D818D9" w:rsidRPr="000A4FE3" w:rsidRDefault="00D818D9" w:rsidP="00D818D9">
            <w:pPr>
              <w:pStyle w:val="ad"/>
              <w:jc w:val="left"/>
              <w:rPr>
                <w:lang w:val="en-US"/>
              </w:rPr>
            </w:pPr>
            <w:r w:rsidRPr="00D927D9">
              <w:t>Одно</w:t>
            </w:r>
            <w:r w:rsidRPr="00D927D9">
              <w:rPr>
                <w:lang w:val="en-US"/>
              </w:rPr>
              <w:t xml:space="preserve"> </w:t>
            </w:r>
            <w:r w:rsidRPr="00D927D9">
              <w:t>из</w:t>
            </w:r>
            <w:r w:rsidRPr="00D927D9">
              <w:rPr>
                <w:lang w:val="en-US"/>
              </w:rPr>
              <w:t xml:space="preserve"> </w:t>
            </w:r>
            <w:r w:rsidRPr="00D927D9">
              <w:t>полей</w:t>
            </w:r>
            <w:r w:rsidRPr="00D927D9">
              <w:rPr>
                <w:lang w:val="en-US"/>
              </w:rPr>
              <w:t xml:space="preserve"> «</w:t>
            </w:r>
            <w:r w:rsidRPr="007A6BCC">
              <w:t>Уникальный</w:t>
            </w:r>
            <w:r w:rsidRPr="007A6BCC">
              <w:rPr>
                <w:lang w:val="en-US"/>
              </w:rPr>
              <w:t xml:space="preserve"> </w:t>
            </w:r>
            <w:r w:rsidRPr="007A6BCC">
              <w:t>идентификатор</w:t>
            </w:r>
            <w:r w:rsidRPr="007A6BCC">
              <w:rPr>
                <w:lang w:val="en-US"/>
              </w:rPr>
              <w:t xml:space="preserve"> </w:t>
            </w:r>
            <w:r w:rsidRPr="007A6BCC">
              <w:t>в</w:t>
            </w:r>
            <w:r w:rsidRPr="007A6BCC">
              <w:rPr>
                <w:lang w:val="en-US"/>
              </w:rPr>
              <w:t xml:space="preserve"> </w:t>
            </w:r>
            <w:r w:rsidRPr="007A6BCC">
              <w:t>ЕИС</w:t>
            </w:r>
            <w:r w:rsidRPr="00D927D9">
              <w:rPr>
                <w:lang w:val="en-US"/>
              </w:rPr>
              <w:t>»</w:t>
            </w:r>
            <w:r w:rsidRPr="007A6BCC">
              <w:rPr>
                <w:lang w:val="en-US"/>
              </w:rPr>
              <w:t xml:space="preserve"> (executions/execution/payDoc/payDocTypeInfo/docAcceptancePayDoc/payDocToDocAcceptanceCompliances/docAcceptance/</w:t>
            </w:r>
            <w:r>
              <w:rPr>
                <w:lang w:val="en-US"/>
              </w:rPr>
              <w:t>s</w:t>
            </w:r>
            <w:r w:rsidRPr="007A6BCC">
              <w:rPr>
                <w:lang w:val="en-US"/>
              </w:rPr>
              <w:t>id)</w:t>
            </w:r>
            <w:r w:rsidRPr="00D927D9">
              <w:rPr>
                <w:lang w:val="en-US"/>
              </w:rPr>
              <w:t xml:space="preserve"> </w:t>
            </w:r>
            <w:r>
              <w:t>или</w:t>
            </w:r>
            <w:r w:rsidRPr="00D927D9">
              <w:rPr>
                <w:lang w:val="en-US"/>
              </w:rPr>
              <w:t xml:space="preserve"> «</w:t>
            </w:r>
            <w:r w:rsidRPr="007A6BCC">
              <w:t>Внешний</w:t>
            </w:r>
            <w:r w:rsidRPr="007A6BCC">
              <w:rPr>
                <w:lang w:val="en-US"/>
              </w:rPr>
              <w:t xml:space="preserve"> </w:t>
            </w:r>
            <w:r w:rsidRPr="007A6BCC">
              <w:t>идентификатор</w:t>
            </w:r>
            <w:r w:rsidRPr="007A6BCC">
              <w:rPr>
                <w:lang w:val="en-US"/>
              </w:rPr>
              <w:t xml:space="preserve"> </w:t>
            </w:r>
            <w:r w:rsidRPr="007A6BCC">
              <w:t>документа</w:t>
            </w:r>
            <w:r w:rsidRPr="00D927D9">
              <w:rPr>
                <w:lang w:val="en-US"/>
              </w:rPr>
              <w:t>»</w:t>
            </w:r>
            <w:r w:rsidRPr="007A6BCC">
              <w:rPr>
                <w:lang w:val="en-US"/>
              </w:rPr>
              <w:t xml:space="preserve"> (executions/execution/payDoc/payDocTypeInfo/docAcceptancePayDoc/payDocToDocAcceptanceCompliances/docAcceptance/external</w:t>
            </w:r>
            <w:r>
              <w:rPr>
                <w:lang w:val="en-US"/>
              </w:rPr>
              <w:t>Si</w:t>
            </w:r>
            <w:r w:rsidRPr="007A6BCC">
              <w:rPr>
                <w:lang w:val="en-US"/>
              </w:rPr>
              <w:t>d)</w:t>
            </w:r>
            <w:r w:rsidRPr="00D927D9">
              <w:rPr>
                <w:lang w:val="en-US"/>
              </w:rPr>
              <w:t xml:space="preserve"> </w:t>
            </w:r>
            <w:r w:rsidRPr="00D927D9">
              <w:t>обязательно</w:t>
            </w:r>
            <w:r w:rsidRPr="00D927D9">
              <w:rPr>
                <w:lang w:val="en-US"/>
              </w:rPr>
              <w:t xml:space="preserve"> </w:t>
            </w:r>
            <w:r w:rsidRPr="00D927D9">
              <w:t>для</w:t>
            </w:r>
            <w:r w:rsidRPr="00D927D9">
              <w:rPr>
                <w:lang w:val="en-US"/>
              </w:rPr>
              <w:t xml:space="preserve"> </w:t>
            </w:r>
            <w:r w:rsidRPr="00D927D9">
              <w:t>за</w:t>
            </w:r>
            <w:r w:rsidRPr="00D927D9">
              <w:rPr>
                <w:lang w:val="en-US"/>
              </w:rPr>
              <w:t>-</w:t>
            </w:r>
            <w:r w:rsidRPr="00D927D9">
              <w:t>полнения</w:t>
            </w:r>
          </w:p>
        </w:tc>
      </w:tr>
      <w:tr w:rsidR="00D818D9" w:rsidRPr="001D3AF5" w14:paraId="2CADDCEE" w14:textId="77777777" w:rsidTr="00503E74">
        <w:trPr>
          <w:trHeight w:val="348"/>
        </w:trPr>
        <w:tc>
          <w:tcPr>
            <w:tcW w:w="819" w:type="pct"/>
            <w:gridSpan w:val="3"/>
          </w:tcPr>
          <w:p w14:paraId="151131D6" w14:textId="1DE3C8DE" w:rsidR="00D818D9" w:rsidRPr="00DF2827" w:rsidRDefault="00D818D9" w:rsidP="00D818D9">
            <w:pPr>
              <w:pStyle w:val="ad"/>
              <w:jc w:val="left"/>
              <w:rPr>
                <w:lang w:val="en-US"/>
              </w:rPr>
            </w:pPr>
            <w:r w:rsidRPr="00893492">
              <w:t>РК_ИК_028</w:t>
            </w:r>
            <w:r>
              <w:rPr>
                <w:lang w:val="en-US"/>
              </w:rPr>
              <w:t>9</w:t>
            </w:r>
          </w:p>
        </w:tc>
        <w:tc>
          <w:tcPr>
            <w:tcW w:w="579" w:type="pct"/>
            <w:gridSpan w:val="2"/>
          </w:tcPr>
          <w:p w14:paraId="4FB1907E" w14:textId="77777777" w:rsidR="00D818D9" w:rsidRDefault="00D818D9" w:rsidP="00D818D9">
            <w:pPr>
              <w:pStyle w:val="ad"/>
              <w:jc w:val="left"/>
            </w:pPr>
          </w:p>
        </w:tc>
        <w:tc>
          <w:tcPr>
            <w:tcW w:w="1129" w:type="pct"/>
            <w:gridSpan w:val="6"/>
          </w:tcPr>
          <w:p w14:paraId="33B58795" w14:textId="4967468E" w:rsidR="00D818D9" w:rsidRPr="007A6BCC" w:rsidRDefault="00D818D9" w:rsidP="00D818D9">
            <w:pPr>
              <w:pStyle w:val="ad"/>
              <w:jc w:val="left"/>
              <w:rPr>
                <w:lang w:val="en-US"/>
              </w:rPr>
            </w:pPr>
            <w:r w:rsidRPr="007A6BCC">
              <w:t>Уникальный</w:t>
            </w:r>
            <w:r w:rsidRPr="007A6BCC">
              <w:rPr>
                <w:lang w:val="en-US"/>
              </w:rPr>
              <w:t xml:space="preserve"> </w:t>
            </w:r>
            <w:r w:rsidRPr="007A6BCC">
              <w:t>идентификатор</w:t>
            </w:r>
            <w:r w:rsidRPr="007A6BCC">
              <w:rPr>
                <w:lang w:val="en-US"/>
              </w:rPr>
              <w:t xml:space="preserve"> </w:t>
            </w:r>
            <w:r w:rsidRPr="007A6BCC">
              <w:t>в</w:t>
            </w:r>
            <w:r w:rsidRPr="007A6BCC">
              <w:rPr>
                <w:lang w:val="en-US"/>
              </w:rPr>
              <w:t xml:space="preserve"> </w:t>
            </w:r>
            <w:r w:rsidRPr="007A6BCC">
              <w:t>ЕИС</w:t>
            </w:r>
            <w:r w:rsidRPr="007A6BCC">
              <w:rPr>
                <w:lang w:val="en-US"/>
              </w:rPr>
              <w:t xml:space="preserve"> (executions/execution/payDoc/payDocTypeInfo/docAcceptancePayDoc/payDocToDocAcceptanceCompliances/docAcceptance/</w:t>
            </w:r>
            <w:r>
              <w:rPr>
                <w:lang w:val="en-US"/>
              </w:rPr>
              <w:t>s</w:t>
            </w:r>
            <w:r w:rsidRPr="007A6BCC">
              <w:rPr>
                <w:lang w:val="en-US"/>
              </w:rPr>
              <w:t>id)</w:t>
            </w:r>
          </w:p>
          <w:p w14:paraId="6A0122FD" w14:textId="747B4C5B" w:rsidR="00D818D9" w:rsidRPr="00DF2827" w:rsidRDefault="00D818D9" w:rsidP="00D818D9">
            <w:pPr>
              <w:pStyle w:val="ad"/>
              <w:jc w:val="left"/>
              <w:rPr>
                <w:lang w:val="en-US"/>
              </w:rPr>
            </w:pPr>
            <w:r w:rsidRPr="007A6BCC">
              <w:t>Внешний</w:t>
            </w:r>
            <w:r w:rsidRPr="007A6BCC">
              <w:rPr>
                <w:lang w:val="en-US"/>
              </w:rPr>
              <w:t xml:space="preserve"> </w:t>
            </w:r>
            <w:r w:rsidRPr="007A6BCC">
              <w:t>идентификатор</w:t>
            </w:r>
            <w:r w:rsidRPr="007A6BCC">
              <w:rPr>
                <w:lang w:val="en-US"/>
              </w:rPr>
              <w:t xml:space="preserve"> </w:t>
            </w:r>
            <w:r w:rsidRPr="007A6BCC">
              <w:t>документа</w:t>
            </w:r>
            <w:r w:rsidRPr="007A6BCC">
              <w:rPr>
                <w:lang w:val="en-US"/>
              </w:rPr>
              <w:t xml:space="preserve"> (executions/execution/payDoc/payDocTypeInfo/docAc</w:t>
            </w:r>
            <w:r w:rsidRPr="007A6BCC">
              <w:rPr>
                <w:lang w:val="en-US"/>
              </w:rPr>
              <w:lastRenderedPageBreak/>
              <w:t>ceptancePayDoc/payDocToDocAcceptanceCompliances/docAcceptance/external</w:t>
            </w:r>
            <w:r>
              <w:rPr>
                <w:lang w:val="en-US"/>
              </w:rPr>
              <w:t>Si</w:t>
            </w:r>
            <w:r w:rsidRPr="007A6BCC">
              <w:rPr>
                <w:lang w:val="en-US"/>
              </w:rPr>
              <w:t>d)</w:t>
            </w:r>
          </w:p>
        </w:tc>
        <w:tc>
          <w:tcPr>
            <w:tcW w:w="1335" w:type="pct"/>
          </w:tcPr>
          <w:p w14:paraId="48A82F5B" w14:textId="1130E555" w:rsidR="00D818D9" w:rsidRPr="00DF2827" w:rsidRDefault="00D818D9" w:rsidP="00D818D9">
            <w:pPr>
              <w:pStyle w:val="ad"/>
              <w:jc w:val="left"/>
              <w:rPr>
                <w:lang w:val="en-US"/>
              </w:rPr>
            </w:pPr>
            <w:r w:rsidRPr="00DF2827">
              <w:lastRenderedPageBreak/>
              <w:t>Если</w:t>
            </w:r>
            <w:r w:rsidRPr="00DF2827">
              <w:rPr>
                <w:lang w:val="en-US"/>
              </w:rPr>
              <w:t xml:space="preserve"> </w:t>
            </w:r>
            <w:r w:rsidRPr="00DF2827">
              <w:t>заданы</w:t>
            </w:r>
            <w:r w:rsidRPr="00DF2827">
              <w:rPr>
                <w:lang w:val="en-US"/>
              </w:rPr>
              <w:t xml:space="preserve"> </w:t>
            </w:r>
            <w:r w:rsidRPr="00DF2827">
              <w:t>оба</w:t>
            </w:r>
            <w:r w:rsidRPr="00DF2827">
              <w:rPr>
                <w:lang w:val="en-US"/>
              </w:rPr>
              <w:t xml:space="preserve"> </w:t>
            </w:r>
            <w:r w:rsidRPr="00DF2827">
              <w:t>поля</w:t>
            </w:r>
            <w:r w:rsidRPr="00DF2827">
              <w:rPr>
                <w:lang w:val="en-US"/>
              </w:rPr>
              <w:t xml:space="preserve"> «</w:t>
            </w:r>
            <w:r w:rsidRPr="00DF2827">
              <w:t>Уникальный</w:t>
            </w:r>
            <w:r w:rsidRPr="00DF2827">
              <w:rPr>
                <w:lang w:val="en-US"/>
              </w:rPr>
              <w:t xml:space="preserve"> </w:t>
            </w:r>
            <w:r w:rsidRPr="00DF2827">
              <w:t>идентификатор</w:t>
            </w:r>
            <w:r w:rsidRPr="00DF2827">
              <w:rPr>
                <w:lang w:val="en-US"/>
              </w:rPr>
              <w:t xml:space="preserve"> </w:t>
            </w:r>
            <w:r w:rsidRPr="00DF2827">
              <w:t>в</w:t>
            </w:r>
            <w:r w:rsidRPr="00DF2827">
              <w:rPr>
                <w:lang w:val="en-US"/>
              </w:rPr>
              <w:t xml:space="preserve"> </w:t>
            </w:r>
            <w:r w:rsidRPr="00DF2827">
              <w:t>ЕИС</w:t>
            </w:r>
            <w:r w:rsidRPr="00DF2827">
              <w:rPr>
                <w:lang w:val="en-US"/>
              </w:rPr>
              <w:t>» (execu-tions/execution/payDoc/payDocTypeInfo/docAcceptancePayDoc/payDocToDocAcceptanceCompliances/docAcceptance/</w:t>
            </w:r>
            <w:r>
              <w:rPr>
                <w:lang w:val="en-US"/>
              </w:rPr>
              <w:t>s</w:t>
            </w:r>
            <w:r w:rsidRPr="00DF2827">
              <w:rPr>
                <w:lang w:val="en-US"/>
              </w:rPr>
              <w:t xml:space="preserve">id) </w:t>
            </w:r>
            <w:r w:rsidRPr="00DF2827">
              <w:t>и</w:t>
            </w:r>
            <w:r w:rsidRPr="00DF2827">
              <w:rPr>
                <w:lang w:val="en-US"/>
              </w:rPr>
              <w:t xml:space="preserve"> «</w:t>
            </w:r>
            <w:r w:rsidRPr="00DF2827">
              <w:t>Внешний</w:t>
            </w:r>
            <w:r w:rsidRPr="00DF2827">
              <w:rPr>
                <w:lang w:val="en-US"/>
              </w:rPr>
              <w:t xml:space="preserve"> </w:t>
            </w:r>
            <w:r w:rsidRPr="00DF2827">
              <w:t>иденти</w:t>
            </w:r>
            <w:r w:rsidRPr="00DF2827">
              <w:rPr>
                <w:lang w:val="en-US"/>
              </w:rPr>
              <w:t>-</w:t>
            </w:r>
            <w:r w:rsidRPr="00DF2827">
              <w:t>фикатор</w:t>
            </w:r>
            <w:r w:rsidRPr="00DF2827">
              <w:rPr>
                <w:lang w:val="en-US"/>
              </w:rPr>
              <w:t xml:space="preserve"> </w:t>
            </w:r>
            <w:r w:rsidRPr="00DF2827">
              <w:t>документа</w:t>
            </w:r>
            <w:r w:rsidRPr="00DF2827">
              <w:rPr>
                <w:lang w:val="en-US"/>
              </w:rPr>
              <w:t>» (executions/execution/payDoc/payDocTypeInfo/docAcceptancePayDoc/payDocToDo</w:t>
            </w:r>
            <w:r w:rsidRPr="00DF2827">
              <w:rPr>
                <w:lang w:val="en-US"/>
              </w:rPr>
              <w:lastRenderedPageBreak/>
              <w:t>cAcceptanceCompliances/docAcceptance/external</w:t>
            </w:r>
            <w:r>
              <w:rPr>
                <w:lang w:val="en-US"/>
              </w:rPr>
              <w:t>Si</w:t>
            </w:r>
            <w:r w:rsidRPr="00DF2827">
              <w:rPr>
                <w:lang w:val="en-US"/>
              </w:rPr>
              <w:t xml:space="preserve">d), </w:t>
            </w:r>
            <w:r w:rsidRPr="00DF2827">
              <w:t>то</w:t>
            </w:r>
            <w:r w:rsidRPr="00DF2827">
              <w:rPr>
                <w:lang w:val="en-US"/>
              </w:rPr>
              <w:t xml:space="preserve"> </w:t>
            </w:r>
            <w:r>
              <w:t>оба</w:t>
            </w:r>
            <w:r w:rsidRPr="00DF2827">
              <w:rPr>
                <w:lang w:val="en-US"/>
              </w:rPr>
              <w:t xml:space="preserve"> </w:t>
            </w:r>
            <w:r>
              <w:t>поля</w:t>
            </w:r>
            <w:r w:rsidRPr="00DF2827">
              <w:rPr>
                <w:lang w:val="en-US"/>
              </w:rPr>
              <w:t xml:space="preserve"> </w:t>
            </w:r>
            <w:r>
              <w:t>должны</w:t>
            </w:r>
            <w:r w:rsidRPr="00DF2827">
              <w:rPr>
                <w:lang w:val="en-US"/>
              </w:rPr>
              <w:t xml:space="preserve"> </w:t>
            </w:r>
            <w:r>
              <w:t>указывать</w:t>
            </w:r>
            <w:r w:rsidRPr="00DF2827">
              <w:rPr>
                <w:lang w:val="en-US"/>
              </w:rPr>
              <w:t xml:space="preserve"> </w:t>
            </w:r>
            <w:r>
              <w:t>на</w:t>
            </w:r>
            <w:r w:rsidRPr="00DF2827">
              <w:rPr>
                <w:lang w:val="en-US"/>
              </w:rPr>
              <w:t xml:space="preserve"> </w:t>
            </w:r>
            <w:r>
              <w:t>один</w:t>
            </w:r>
            <w:r w:rsidRPr="00DF2827">
              <w:rPr>
                <w:lang w:val="en-US"/>
              </w:rPr>
              <w:t xml:space="preserve"> </w:t>
            </w:r>
            <w:r>
              <w:t>и</w:t>
            </w:r>
            <w:r w:rsidRPr="00DF2827">
              <w:rPr>
                <w:lang w:val="en-US"/>
              </w:rPr>
              <w:t xml:space="preserve"> </w:t>
            </w:r>
            <w:r>
              <w:t>тот</w:t>
            </w:r>
            <w:r w:rsidRPr="00DF2827">
              <w:rPr>
                <w:lang w:val="en-US"/>
              </w:rPr>
              <w:t xml:space="preserve"> </w:t>
            </w:r>
            <w:r>
              <w:t>же</w:t>
            </w:r>
            <w:r w:rsidRPr="00DF2827">
              <w:rPr>
                <w:lang w:val="en-US"/>
              </w:rPr>
              <w:t xml:space="preserve"> </w:t>
            </w:r>
            <w:r>
              <w:t>документ</w:t>
            </w:r>
            <w:r w:rsidRPr="00DF2827">
              <w:rPr>
                <w:lang w:val="en-US"/>
              </w:rPr>
              <w:t xml:space="preserve"> </w:t>
            </w:r>
            <w:r>
              <w:t>исполнения</w:t>
            </w:r>
            <w:r w:rsidRPr="00DF2827">
              <w:rPr>
                <w:lang w:val="en-US"/>
              </w:rPr>
              <w:t xml:space="preserve"> </w:t>
            </w:r>
            <w:r>
              <w:t>контракта</w:t>
            </w:r>
          </w:p>
        </w:tc>
        <w:tc>
          <w:tcPr>
            <w:tcW w:w="1138" w:type="pct"/>
            <w:gridSpan w:val="4"/>
          </w:tcPr>
          <w:p w14:paraId="772DA207" w14:textId="570BD5CC" w:rsidR="00D818D9" w:rsidRPr="00DF2827" w:rsidRDefault="00D818D9" w:rsidP="00D818D9">
            <w:pPr>
              <w:pStyle w:val="ad"/>
              <w:jc w:val="left"/>
              <w:rPr>
                <w:lang w:val="en-US"/>
              </w:rPr>
            </w:pPr>
            <w:r>
              <w:lastRenderedPageBreak/>
              <w:t>При</w:t>
            </w:r>
            <w:r w:rsidRPr="00DF2827">
              <w:rPr>
                <w:lang w:val="en-US"/>
              </w:rPr>
              <w:t xml:space="preserve"> </w:t>
            </w:r>
            <w:r>
              <w:t>указании</w:t>
            </w:r>
            <w:r w:rsidRPr="00DF2827">
              <w:rPr>
                <w:lang w:val="en-US"/>
              </w:rPr>
              <w:t xml:space="preserve"> </w:t>
            </w:r>
            <w:r>
              <w:t>полей</w:t>
            </w:r>
            <w:r w:rsidRPr="00DF2827">
              <w:rPr>
                <w:lang w:val="en-US"/>
              </w:rPr>
              <w:t xml:space="preserve"> «</w:t>
            </w:r>
            <w:r w:rsidRPr="00DF2827">
              <w:t>Уникальный</w:t>
            </w:r>
            <w:r w:rsidRPr="00DF2827">
              <w:rPr>
                <w:lang w:val="en-US"/>
              </w:rPr>
              <w:t xml:space="preserve"> </w:t>
            </w:r>
            <w:r w:rsidRPr="00DF2827">
              <w:t>идентификатор</w:t>
            </w:r>
            <w:r w:rsidRPr="00DF2827">
              <w:rPr>
                <w:lang w:val="en-US"/>
              </w:rPr>
              <w:t xml:space="preserve"> </w:t>
            </w:r>
            <w:r w:rsidRPr="00DF2827">
              <w:t>в</w:t>
            </w:r>
            <w:r w:rsidRPr="00DF2827">
              <w:rPr>
                <w:lang w:val="en-US"/>
              </w:rPr>
              <w:t xml:space="preserve"> </w:t>
            </w:r>
            <w:r w:rsidRPr="00DF2827">
              <w:t>ЕИС</w:t>
            </w:r>
            <w:r w:rsidRPr="00DF2827">
              <w:rPr>
                <w:lang w:val="en-US"/>
              </w:rPr>
              <w:t>» (execu-tions/execution/payDoc/payDocTypeInfo/docAcceptancePayDoc/payDocToDocAcceptanceCompliances/docAcceptance/</w:t>
            </w:r>
            <w:r>
              <w:rPr>
                <w:lang w:val="en-US"/>
              </w:rPr>
              <w:t>s</w:t>
            </w:r>
            <w:r w:rsidRPr="00DF2827">
              <w:rPr>
                <w:lang w:val="en-US"/>
              </w:rPr>
              <w:t xml:space="preserve">id) </w:t>
            </w:r>
            <w:r w:rsidRPr="00DF2827">
              <w:t>и</w:t>
            </w:r>
            <w:r w:rsidRPr="00DF2827">
              <w:rPr>
                <w:lang w:val="en-US"/>
              </w:rPr>
              <w:t xml:space="preserve"> «</w:t>
            </w:r>
            <w:r w:rsidRPr="00DF2827">
              <w:t>Внешний</w:t>
            </w:r>
            <w:r w:rsidRPr="00DF2827">
              <w:rPr>
                <w:lang w:val="en-US"/>
              </w:rPr>
              <w:t xml:space="preserve"> </w:t>
            </w:r>
            <w:r w:rsidRPr="00DF2827">
              <w:t>иденти</w:t>
            </w:r>
            <w:r w:rsidRPr="00DF2827">
              <w:rPr>
                <w:lang w:val="en-US"/>
              </w:rPr>
              <w:t>-</w:t>
            </w:r>
            <w:r w:rsidRPr="00DF2827">
              <w:t>фикатор</w:t>
            </w:r>
            <w:r w:rsidRPr="00DF2827">
              <w:rPr>
                <w:lang w:val="en-US"/>
              </w:rPr>
              <w:t xml:space="preserve"> </w:t>
            </w:r>
            <w:r w:rsidRPr="00DF2827">
              <w:t>документа</w:t>
            </w:r>
            <w:r w:rsidRPr="00DF2827">
              <w:rPr>
                <w:lang w:val="en-US"/>
              </w:rPr>
              <w:t>» (executions/execution/payDoc/payDoc</w:t>
            </w:r>
            <w:r w:rsidRPr="00DF2827">
              <w:rPr>
                <w:lang w:val="en-US"/>
              </w:rPr>
              <w:lastRenderedPageBreak/>
              <w:t>TypeInfo/docAcceptancePayDoc/payDocToDocAcceptanceCompliances/docAcceptance/external</w:t>
            </w:r>
            <w:r>
              <w:rPr>
                <w:lang w:val="en-US"/>
              </w:rPr>
              <w:t>Si</w:t>
            </w:r>
            <w:r w:rsidRPr="00DF2827">
              <w:rPr>
                <w:lang w:val="en-US"/>
              </w:rPr>
              <w:t xml:space="preserve">d) </w:t>
            </w:r>
            <w:r>
              <w:t>в</w:t>
            </w:r>
            <w:r w:rsidRPr="00DF2827">
              <w:rPr>
                <w:lang w:val="en-US"/>
              </w:rPr>
              <w:t xml:space="preserve"> </w:t>
            </w:r>
            <w:r>
              <w:t>одном</w:t>
            </w:r>
            <w:r w:rsidRPr="00DF2827">
              <w:rPr>
                <w:lang w:val="en-US"/>
              </w:rPr>
              <w:t xml:space="preserve"> </w:t>
            </w:r>
            <w:r>
              <w:t>блоке</w:t>
            </w:r>
            <w:r w:rsidRPr="00DF2827">
              <w:rPr>
                <w:lang w:val="en-US"/>
              </w:rPr>
              <w:t xml:space="preserve"> «Соответствие платежного документа документу о приемке» (docAcceptance) </w:t>
            </w:r>
            <w:r>
              <w:t>они</w:t>
            </w:r>
            <w:r w:rsidRPr="00DF2827">
              <w:rPr>
                <w:lang w:val="en-US"/>
              </w:rPr>
              <w:t xml:space="preserve"> </w:t>
            </w:r>
            <w:r>
              <w:t>должны</w:t>
            </w:r>
            <w:r w:rsidRPr="00DF2827">
              <w:rPr>
                <w:lang w:val="en-US"/>
              </w:rPr>
              <w:t xml:space="preserve"> </w:t>
            </w:r>
            <w:r>
              <w:t>ссылаться</w:t>
            </w:r>
            <w:r w:rsidRPr="00DF2827">
              <w:rPr>
                <w:lang w:val="en-US"/>
              </w:rPr>
              <w:t xml:space="preserve"> </w:t>
            </w:r>
            <w:r>
              <w:t>на</w:t>
            </w:r>
            <w:r w:rsidRPr="00DF2827">
              <w:rPr>
                <w:lang w:val="en-US"/>
              </w:rPr>
              <w:t xml:space="preserve"> </w:t>
            </w:r>
            <w:r>
              <w:t>один</w:t>
            </w:r>
            <w:r w:rsidRPr="00DF2827">
              <w:rPr>
                <w:lang w:val="en-US"/>
              </w:rPr>
              <w:t xml:space="preserve"> </w:t>
            </w:r>
            <w:r>
              <w:t>и</w:t>
            </w:r>
            <w:r w:rsidRPr="00DF2827">
              <w:rPr>
                <w:lang w:val="en-US"/>
              </w:rPr>
              <w:t xml:space="preserve"> </w:t>
            </w:r>
            <w:r>
              <w:t>тот</w:t>
            </w:r>
            <w:r w:rsidRPr="00DF2827">
              <w:rPr>
                <w:lang w:val="en-US"/>
              </w:rPr>
              <w:t xml:space="preserve"> </w:t>
            </w:r>
            <w:r>
              <w:t>же</w:t>
            </w:r>
            <w:r w:rsidRPr="00DF2827">
              <w:rPr>
                <w:lang w:val="en-US"/>
              </w:rPr>
              <w:t xml:space="preserve"> </w:t>
            </w:r>
            <w:r>
              <w:t>документ</w:t>
            </w:r>
            <w:r w:rsidRPr="00DF2827">
              <w:rPr>
                <w:lang w:val="en-US"/>
              </w:rPr>
              <w:t xml:space="preserve">. </w:t>
            </w:r>
            <w:r w:rsidRPr="00DF2827">
              <w:t>Уникальный</w:t>
            </w:r>
            <w:r w:rsidRPr="00DF2827">
              <w:rPr>
                <w:lang w:val="en-US"/>
              </w:rPr>
              <w:t xml:space="preserve"> </w:t>
            </w:r>
            <w:r w:rsidRPr="00DF2827">
              <w:t>идентификатор</w:t>
            </w:r>
            <w:r w:rsidRPr="00DF2827">
              <w:rPr>
                <w:lang w:val="en-US"/>
              </w:rPr>
              <w:t xml:space="preserve"> </w:t>
            </w:r>
            <w:r w:rsidRPr="00DF2827">
              <w:t>в</w:t>
            </w:r>
            <w:r w:rsidRPr="00DF2827">
              <w:rPr>
                <w:lang w:val="en-US"/>
              </w:rPr>
              <w:t xml:space="preserve"> </w:t>
            </w:r>
            <w:r w:rsidRPr="00DF2827">
              <w:t>ЕИС</w:t>
            </w:r>
            <w:r w:rsidRPr="00DF2827">
              <w:rPr>
                <w:lang w:val="en-US"/>
              </w:rPr>
              <w:t xml:space="preserve"> </w:t>
            </w:r>
            <w:r>
              <w:t>с</w:t>
            </w:r>
            <w:r w:rsidRPr="00DF2827">
              <w:rPr>
                <w:lang w:val="en-US"/>
              </w:rPr>
              <w:t xml:space="preserve"> </w:t>
            </w:r>
            <w:r>
              <w:t>кодом</w:t>
            </w:r>
            <w:r w:rsidRPr="00DF2827">
              <w:rPr>
                <w:lang w:val="en-US"/>
              </w:rPr>
              <w:t xml:space="preserve"> </w:t>
            </w:r>
            <w:r>
              <w:rPr>
                <w:lang w:val="en-US"/>
              </w:rPr>
              <w:t>&lt;</w:t>
            </w:r>
            <w:r>
              <w:rPr>
                <w:lang w:val="uk-UA"/>
              </w:rPr>
              <w:t xml:space="preserve">значение </w:t>
            </w:r>
            <w:r w:rsidRPr="007A6BCC">
              <w:rPr>
                <w:lang w:val="en-US"/>
              </w:rPr>
              <w:t>executions/execution/payDoc/payDocTypeInfo/docAcceptancePayDoc/payDocToDocAcceptanceCompliances/docAcceptance/</w:t>
            </w:r>
            <w:r>
              <w:rPr>
                <w:lang w:val="en-US"/>
              </w:rPr>
              <w:t>s</w:t>
            </w:r>
            <w:r w:rsidRPr="007A6BCC">
              <w:rPr>
                <w:lang w:val="en-US"/>
              </w:rPr>
              <w:t>id</w:t>
            </w:r>
            <w:r>
              <w:rPr>
                <w:lang w:val="en-US"/>
              </w:rPr>
              <w:t xml:space="preserve"> &gt;</w:t>
            </w:r>
            <w:r w:rsidRPr="00DF2827">
              <w:rPr>
                <w:lang w:val="en-US"/>
              </w:rPr>
              <w:t xml:space="preserve"> </w:t>
            </w:r>
            <w:r>
              <w:t>не</w:t>
            </w:r>
            <w:r w:rsidRPr="00DF2827">
              <w:rPr>
                <w:lang w:val="en-US"/>
              </w:rPr>
              <w:t xml:space="preserve"> </w:t>
            </w:r>
            <w:r>
              <w:t>соответствует</w:t>
            </w:r>
            <w:r w:rsidRPr="00DF2827">
              <w:rPr>
                <w:lang w:val="en-US"/>
              </w:rPr>
              <w:t xml:space="preserve"> </w:t>
            </w:r>
            <w:r>
              <w:t>в</w:t>
            </w:r>
            <w:r w:rsidRPr="007A6BCC">
              <w:t>нешни</w:t>
            </w:r>
            <w:r>
              <w:t>му</w:t>
            </w:r>
            <w:r w:rsidRPr="007A6BCC">
              <w:rPr>
                <w:lang w:val="en-US"/>
              </w:rPr>
              <w:t xml:space="preserve"> </w:t>
            </w:r>
            <w:r w:rsidRPr="007A6BCC">
              <w:t>идентификатор</w:t>
            </w:r>
            <w:r>
              <w:t>у</w:t>
            </w:r>
            <w:r w:rsidRPr="007A6BCC">
              <w:rPr>
                <w:lang w:val="en-US"/>
              </w:rPr>
              <w:t xml:space="preserve"> </w:t>
            </w:r>
            <w:r w:rsidRPr="007A6BCC">
              <w:t>документа</w:t>
            </w:r>
            <w:r w:rsidRPr="007A6BCC">
              <w:rPr>
                <w:lang w:val="en-US"/>
              </w:rPr>
              <w:t xml:space="preserve"> </w:t>
            </w:r>
            <w:r>
              <w:rPr>
                <w:lang w:val="en-US"/>
              </w:rPr>
              <w:t>&lt;</w:t>
            </w:r>
            <w:r>
              <w:t>значение</w:t>
            </w:r>
            <w:r w:rsidRPr="00DF2827">
              <w:rPr>
                <w:lang w:val="en-US"/>
              </w:rPr>
              <w:t xml:space="preserve"> </w:t>
            </w:r>
            <w:r w:rsidRPr="007A6BCC">
              <w:rPr>
                <w:lang w:val="en-US"/>
              </w:rPr>
              <w:t>executions/execution/payDoc/payDocTypeInfo/docAcceptancePayDoc/payDocToDocAcceptanceCompliances/docAcceptance/external</w:t>
            </w:r>
            <w:r>
              <w:rPr>
                <w:lang w:val="en-US"/>
              </w:rPr>
              <w:t>Si</w:t>
            </w:r>
            <w:r w:rsidRPr="007A6BCC">
              <w:rPr>
                <w:lang w:val="en-US"/>
              </w:rPr>
              <w:t>d</w:t>
            </w:r>
            <w:r>
              <w:rPr>
                <w:lang w:val="en-US"/>
              </w:rPr>
              <w:t>&gt;</w:t>
            </w:r>
          </w:p>
        </w:tc>
      </w:tr>
      <w:tr w:rsidR="00D818D9" w:rsidRPr="009F4E26" w14:paraId="1F67C6F1" w14:textId="77777777" w:rsidTr="00503E74">
        <w:trPr>
          <w:trHeight w:val="348"/>
        </w:trPr>
        <w:tc>
          <w:tcPr>
            <w:tcW w:w="819" w:type="pct"/>
            <w:gridSpan w:val="3"/>
          </w:tcPr>
          <w:p w14:paraId="02A92CE2" w14:textId="141D81CB" w:rsidR="00D818D9" w:rsidRPr="00355B98" w:rsidRDefault="00D818D9" w:rsidP="00D818D9">
            <w:pPr>
              <w:pStyle w:val="ad"/>
              <w:jc w:val="left"/>
              <w:rPr>
                <w:lang w:val="uk-UA"/>
              </w:rPr>
            </w:pPr>
            <w:r w:rsidRPr="00893492">
              <w:lastRenderedPageBreak/>
              <w:t>РК_ИК_028</w:t>
            </w:r>
            <w:r>
              <w:rPr>
                <w:lang w:val="uk-UA"/>
              </w:rPr>
              <w:t>7</w:t>
            </w:r>
          </w:p>
        </w:tc>
        <w:tc>
          <w:tcPr>
            <w:tcW w:w="579" w:type="pct"/>
            <w:gridSpan w:val="2"/>
          </w:tcPr>
          <w:p w14:paraId="2F2B98BE" w14:textId="77777777" w:rsidR="00D818D9" w:rsidRDefault="00D818D9" w:rsidP="00D818D9">
            <w:pPr>
              <w:pStyle w:val="ad"/>
              <w:jc w:val="left"/>
            </w:pPr>
          </w:p>
        </w:tc>
        <w:tc>
          <w:tcPr>
            <w:tcW w:w="1129" w:type="pct"/>
            <w:gridSpan w:val="6"/>
          </w:tcPr>
          <w:p w14:paraId="368F852C" w14:textId="5C223348" w:rsidR="00D818D9" w:rsidRPr="00355B98" w:rsidRDefault="00D818D9" w:rsidP="00D818D9">
            <w:pPr>
              <w:pStyle w:val="ad"/>
              <w:jc w:val="left"/>
              <w:rPr>
                <w:lang w:val="en-US"/>
              </w:rPr>
            </w:pPr>
            <w:r w:rsidRPr="00E3066C">
              <w:t>Внешний</w:t>
            </w:r>
            <w:r w:rsidRPr="00E3066C">
              <w:rPr>
                <w:lang w:val="en-US"/>
              </w:rPr>
              <w:t xml:space="preserve"> </w:t>
            </w:r>
            <w:r w:rsidRPr="00E3066C">
              <w:t>идентификатор</w:t>
            </w:r>
            <w:r w:rsidRPr="00E3066C">
              <w:rPr>
                <w:lang w:val="en-US"/>
              </w:rPr>
              <w:t xml:space="preserve"> </w:t>
            </w:r>
            <w:r w:rsidRPr="00E3066C">
              <w:t>документа</w:t>
            </w:r>
            <w:r w:rsidRPr="00E3066C">
              <w:rPr>
                <w:lang w:val="en-US"/>
              </w:rPr>
              <w:t xml:space="preserve"> (executions/execution/</w:t>
            </w:r>
            <w:r w:rsidRPr="00355B98">
              <w:rPr>
                <w:lang w:val="en-US"/>
              </w:rPr>
              <w:t>docExecution</w:t>
            </w:r>
            <w:r w:rsidRPr="00E3066C">
              <w:rPr>
                <w:lang w:val="en-US"/>
              </w:rPr>
              <w:t>/external</w:t>
            </w:r>
            <w:r>
              <w:rPr>
                <w:lang w:val="en-US"/>
              </w:rPr>
              <w:t>Si</w:t>
            </w:r>
            <w:r w:rsidRPr="00E3066C">
              <w:rPr>
                <w:lang w:val="en-US"/>
              </w:rPr>
              <w:t>d</w:t>
            </w:r>
            <w:r>
              <w:rPr>
                <w:lang w:val="uk-UA"/>
              </w:rPr>
              <w:t>)</w:t>
            </w:r>
          </w:p>
        </w:tc>
        <w:tc>
          <w:tcPr>
            <w:tcW w:w="1335" w:type="pct"/>
          </w:tcPr>
          <w:p w14:paraId="1F2E78D7" w14:textId="1A1F2F1E" w:rsidR="00D818D9" w:rsidRDefault="00D818D9" w:rsidP="00D818D9">
            <w:pPr>
              <w:pStyle w:val="ad"/>
              <w:jc w:val="left"/>
            </w:pPr>
            <w:r>
              <w:t xml:space="preserve">Значение элемента </w:t>
            </w:r>
            <w:r w:rsidRPr="00E3066C">
              <w:rPr>
                <w:lang w:val="en-US"/>
              </w:rPr>
              <w:t>executions</w:t>
            </w:r>
            <w:r w:rsidRPr="00893492">
              <w:t>/</w:t>
            </w:r>
            <w:r w:rsidRPr="00E3066C">
              <w:rPr>
                <w:lang w:val="en-US"/>
              </w:rPr>
              <w:t>execution</w:t>
            </w:r>
            <w:r w:rsidRPr="00893492">
              <w:t>/</w:t>
            </w:r>
            <w:r w:rsidRPr="00355B98">
              <w:rPr>
                <w:lang w:val="en-US"/>
              </w:rPr>
              <w:t>docExecution</w:t>
            </w:r>
            <w:r w:rsidRPr="00893492">
              <w:t>/</w:t>
            </w:r>
            <w:r w:rsidRPr="00E3066C">
              <w:rPr>
                <w:lang w:val="en-US"/>
              </w:rPr>
              <w:t>external</w:t>
            </w:r>
            <w:r>
              <w:rPr>
                <w:lang w:val="en-US"/>
              </w:rPr>
              <w:t>Si</w:t>
            </w:r>
            <w:r w:rsidRPr="00E3066C">
              <w:rPr>
                <w:lang w:val="en-US"/>
              </w:rPr>
              <w:t>d</w:t>
            </w:r>
            <w:r>
              <w:t xml:space="preserve"> (внешний идентификатор документа) проверяется на уникальность в ЕИС в рамках организации-заказчика в контракте (customer\regNum)</w:t>
            </w:r>
          </w:p>
          <w:p w14:paraId="75E08EFE" w14:textId="77777777" w:rsidR="00D818D9" w:rsidRDefault="00D818D9" w:rsidP="00D818D9">
            <w:pPr>
              <w:pStyle w:val="ad"/>
              <w:jc w:val="left"/>
            </w:pPr>
            <w:r>
              <w:lastRenderedPageBreak/>
              <w:t>При этом не должны учитываться удаленные в ЕИС проекты документов.</w:t>
            </w:r>
          </w:p>
          <w:p w14:paraId="5A39DC2B" w14:textId="77777777" w:rsidR="00D818D9" w:rsidRDefault="00D818D9" w:rsidP="00D818D9">
            <w:pPr>
              <w:pStyle w:val="ad"/>
              <w:jc w:val="left"/>
            </w:pPr>
          </w:p>
          <w:p w14:paraId="0A8B1057" w14:textId="77777777" w:rsidR="00D818D9" w:rsidRDefault="00D818D9" w:rsidP="00D818D9">
            <w:pPr>
              <w:pStyle w:val="ad"/>
              <w:jc w:val="left"/>
            </w:pPr>
            <w:r>
              <w:t xml:space="preserve">При этом нужно учитывать, что проверка на уникальность выполняется как в сравнеии с записями в БД, так и в рамках пакета (все </w:t>
            </w:r>
            <w:r w:rsidRPr="00E3066C">
              <w:rPr>
                <w:lang w:val="en-US"/>
              </w:rPr>
              <w:t>external</w:t>
            </w:r>
            <w:r>
              <w:rPr>
                <w:lang w:val="en-US"/>
              </w:rPr>
              <w:t>Si</w:t>
            </w:r>
            <w:r w:rsidRPr="00E3066C">
              <w:rPr>
                <w:lang w:val="en-US"/>
              </w:rPr>
              <w:t>d</w:t>
            </w:r>
            <w:r>
              <w:t xml:space="preserve"> в пакете должны быть уникальными).</w:t>
            </w:r>
          </w:p>
          <w:p w14:paraId="3AF4B2CA" w14:textId="13FEA06A" w:rsidR="00D818D9" w:rsidRDefault="00D818D9" w:rsidP="00D818D9">
            <w:pPr>
              <w:pStyle w:val="ad"/>
              <w:jc w:val="left"/>
            </w:pPr>
            <w:r>
              <w:t xml:space="preserve">При приеме изменений/редакции так же должна выполняться проверка уникальности, но </w:t>
            </w:r>
            <w:r w:rsidRPr="004C34F7">
              <w:t xml:space="preserve">за исключением той цепочки версий исполнений которую изменяем </w:t>
            </w:r>
            <w:r>
              <w:t>данным</w:t>
            </w:r>
            <w:r w:rsidRPr="004C34F7">
              <w:t xml:space="preserve"> пакетом</w:t>
            </w:r>
            <w:r>
              <w:t>.</w:t>
            </w:r>
          </w:p>
        </w:tc>
        <w:tc>
          <w:tcPr>
            <w:tcW w:w="1138" w:type="pct"/>
            <w:gridSpan w:val="4"/>
          </w:tcPr>
          <w:p w14:paraId="587BC600" w14:textId="4313D74C" w:rsidR="00D818D9" w:rsidRDefault="00D818D9" w:rsidP="00D818D9">
            <w:pPr>
              <w:pStyle w:val="ad"/>
              <w:jc w:val="left"/>
            </w:pPr>
            <w:r>
              <w:lastRenderedPageBreak/>
              <w:t>В БД уже существует документ исполнения контракта с внешним идентификатором документа external</w:t>
            </w:r>
            <w:r>
              <w:rPr>
                <w:lang w:val="en-US"/>
              </w:rPr>
              <w:t>Sid</w:t>
            </w:r>
            <w:r>
              <w:t xml:space="preserve"> &lt;значение external</w:t>
            </w:r>
            <w:r>
              <w:rPr>
                <w:lang w:val="en-US"/>
              </w:rPr>
              <w:t>Sid</w:t>
            </w:r>
            <w:r>
              <w:t>&gt; и кодом организации заказчика в контракте &lt;Код&gt;</w:t>
            </w:r>
          </w:p>
        </w:tc>
      </w:tr>
      <w:tr w:rsidR="00D818D9" w:rsidRPr="009F4E26" w14:paraId="52B63476" w14:textId="77777777" w:rsidTr="00503E74">
        <w:trPr>
          <w:trHeight w:val="348"/>
        </w:trPr>
        <w:tc>
          <w:tcPr>
            <w:tcW w:w="819" w:type="pct"/>
            <w:gridSpan w:val="3"/>
          </w:tcPr>
          <w:p w14:paraId="67C2E845" w14:textId="3618A87A" w:rsidR="00D818D9" w:rsidRDefault="00D818D9" w:rsidP="00D818D9">
            <w:pPr>
              <w:pStyle w:val="ad"/>
              <w:jc w:val="left"/>
            </w:pPr>
            <w:bookmarkStart w:id="148" w:name="FCSNF_14654_10" w:colFirst="0" w:colLast="4"/>
            <w:r w:rsidRPr="00096FFF">
              <w:t>РК_ИК_03</w:t>
            </w:r>
            <w:r>
              <w:t>74</w:t>
            </w:r>
          </w:p>
        </w:tc>
        <w:tc>
          <w:tcPr>
            <w:tcW w:w="579" w:type="pct"/>
            <w:gridSpan w:val="2"/>
          </w:tcPr>
          <w:p w14:paraId="3B558BDD" w14:textId="77777777" w:rsidR="00D818D9" w:rsidRDefault="00D818D9" w:rsidP="00D818D9">
            <w:pPr>
              <w:pStyle w:val="ad"/>
              <w:jc w:val="left"/>
            </w:pPr>
          </w:p>
        </w:tc>
        <w:tc>
          <w:tcPr>
            <w:tcW w:w="1129" w:type="pct"/>
            <w:gridSpan w:val="6"/>
          </w:tcPr>
          <w:p w14:paraId="5BE36D3B" w14:textId="0E60096D" w:rsidR="00D818D9" w:rsidRPr="00E25066" w:rsidRDefault="00D818D9" w:rsidP="00D818D9">
            <w:pPr>
              <w:pStyle w:val="ad"/>
              <w:jc w:val="left"/>
              <w:rPr>
                <w:lang w:val="en-US"/>
              </w:rPr>
            </w:pPr>
            <w:r w:rsidRPr="0006431D">
              <w:rPr>
                <w:lang w:val="en-US"/>
              </w:rPr>
              <w:t>«</w:t>
            </w:r>
            <w:r w:rsidRPr="009F3221">
              <w:t>Уникальный</w:t>
            </w:r>
            <w:r w:rsidRPr="0006431D">
              <w:rPr>
                <w:lang w:val="en-US"/>
              </w:rPr>
              <w:t xml:space="preserve"> </w:t>
            </w:r>
            <w:r w:rsidRPr="009F3221">
              <w:t>идентификатор</w:t>
            </w:r>
            <w:r w:rsidRPr="0006431D">
              <w:rPr>
                <w:lang w:val="en-US"/>
              </w:rPr>
              <w:t xml:space="preserve"> </w:t>
            </w:r>
            <w:r w:rsidRPr="009F3221">
              <w:t>в</w:t>
            </w:r>
            <w:r w:rsidRPr="0006431D">
              <w:rPr>
                <w:lang w:val="en-US"/>
              </w:rPr>
              <w:t xml:space="preserve"> </w:t>
            </w:r>
            <w:r w:rsidRPr="009F3221">
              <w:t>ЕИС</w:t>
            </w:r>
            <w:r w:rsidRPr="0006431D">
              <w:rPr>
                <w:lang w:val="en-US"/>
              </w:rPr>
              <w:t>» (executions/execution/</w:t>
            </w:r>
            <w:r w:rsidRPr="007004F5">
              <w:rPr>
                <w:lang w:val="en-US"/>
              </w:rPr>
              <w:t>docExecution</w:t>
            </w:r>
            <w:r w:rsidRPr="0006431D">
              <w:rPr>
                <w:lang w:val="en-US"/>
              </w:rPr>
              <w:t>/si</w:t>
            </w:r>
            <w:r>
              <w:rPr>
                <w:lang w:val="en-US"/>
              </w:rPr>
              <w:t>d</w:t>
            </w:r>
            <w:r w:rsidRPr="0006431D">
              <w:rPr>
                <w:lang w:val="en-US"/>
              </w:rPr>
              <w:t>)</w:t>
            </w:r>
          </w:p>
        </w:tc>
        <w:tc>
          <w:tcPr>
            <w:tcW w:w="1335" w:type="pct"/>
          </w:tcPr>
          <w:p w14:paraId="3EE2695E" w14:textId="397BDB08" w:rsidR="00D818D9" w:rsidRDefault="00D818D9" w:rsidP="00D818D9">
            <w:pPr>
              <w:pStyle w:val="ad"/>
              <w:jc w:val="left"/>
            </w:pPr>
            <w:r>
              <w:t>При приеме изменений размещенной версии сведений</w:t>
            </w:r>
            <w:r>
              <w:rPr>
                <w:lang w:val="uk-UA"/>
              </w:rPr>
              <w:t xml:space="preserve"> об и</w:t>
            </w:r>
            <w:r>
              <w:t xml:space="preserve">сполнении контракта значение элемента </w:t>
            </w:r>
            <w:r w:rsidRPr="009F3221">
              <w:t>«Уникальный идентификатор в ЕИС» (</w:t>
            </w:r>
            <w:r w:rsidRPr="0006431D">
              <w:rPr>
                <w:lang w:val="en-US"/>
              </w:rPr>
              <w:t>executions</w:t>
            </w:r>
            <w:r w:rsidRPr="005A184C">
              <w:t>/</w:t>
            </w:r>
            <w:r w:rsidRPr="0006431D">
              <w:rPr>
                <w:lang w:val="en-US"/>
              </w:rPr>
              <w:t>execution</w:t>
            </w:r>
            <w:r w:rsidRPr="005A184C">
              <w:t>/</w:t>
            </w:r>
            <w:r w:rsidRPr="007004F5">
              <w:rPr>
                <w:lang w:val="en-US"/>
              </w:rPr>
              <w:t>docExecution</w:t>
            </w:r>
            <w:r w:rsidRPr="005A184C">
              <w:t>/</w:t>
            </w:r>
            <w:r w:rsidRPr="0006431D">
              <w:rPr>
                <w:lang w:val="en-US"/>
              </w:rPr>
              <w:t>si</w:t>
            </w:r>
            <w:r>
              <w:rPr>
                <w:lang w:val="en-US"/>
              </w:rPr>
              <w:t>d</w:t>
            </w:r>
            <w:r w:rsidRPr="009F3221">
              <w:t>)</w:t>
            </w:r>
            <w:r>
              <w:t xml:space="preserve"> </w:t>
            </w:r>
            <w:r w:rsidRPr="009F3221">
              <w:t>проверяется на уникальность в ЕИС в рамках пришедшего документа</w:t>
            </w:r>
          </w:p>
        </w:tc>
        <w:tc>
          <w:tcPr>
            <w:tcW w:w="1138" w:type="pct"/>
            <w:gridSpan w:val="4"/>
          </w:tcPr>
          <w:p w14:paraId="0EF11B6F" w14:textId="5744DDED" w:rsidR="00D818D9" w:rsidRDefault="00D818D9" w:rsidP="00D818D9">
            <w:pPr>
              <w:pStyle w:val="ad"/>
              <w:jc w:val="left"/>
            </w:pPr>
            <w:r>
              <w:t>Документ</w:t>
            </w:r>
            <w:r w:rsidRPr="009F3221">
              <w:t xml:space="preserve"> с </w:t>
            </w:r>
            <w:r>
              <w:t>уникальным</w:t>
            </w:r>
            <w:r w:rsidRPr="009F3221">
              <w:t xml:space="preserve"> идентификатором </w:t>
            </w:r>
            <w:r>
              <w:t xml:space="preserve">в ЕИС </w:t>
            </w:r>
            <w:r w:rsidRPr="009F3221">
              <w:t>&lt;</w:t>
            </w:r>
            <w:r>
              <w:rPr>
                <w:lang w:val="en-US"/>
              </w:rPr>
              <w:t>xPath</w:t>
            </w:r>
            <w:r w:rsidRPr="009F3221">
              <w:t>&gt;, указанный в поле «Уникальный идентифи</w:t>
            </w:r>
            <w:r>
              <w:t>катор в ЕИС» (</w:t>
            </w:r>
            <w:r w:rsidRPr="0006431D">
              <w:rPr>
                <w:lang w:val="en-US"/>
              </w:rPr>
              <w:t>executions</w:t>
            </w:r>
            <w:r w:rsidRPr="005A184C">
              <w:t>/</w:t>
            </w:r>
            <w:r w:rsidRPr="0006431D">
              <w:rPr>
                <w:lang w:val="en-US"/>
              </w:rPr>
              <w:t>execution</w:t>
            </w:r>
            <w:r w:rsidRPr="005A184C">
              <w:t>/</w:t>
            </w:r>
            <w:r w:rsidRPr="007004F5">
              <w:rPr>
                <w:lang w:val="en-US"/>
              </w:rPr>
              <w:t>docExecution</w:t>
            </w:r>
            <w:r w:rsidRPr="005A184C">
              <w:t>/</w:t>
            </w:r>
            <w:r w:rsidRPr="0006431D">
              <w:rPr>
                <w:lang w:val="en-US"/>
              </w:rPr>
              <w:t>si</w:t>
            </w:r>
            <w:r>
              <w:rPr>
                <w:lang w:val="en-US"/>
              </w:rPr>
              <w:t>d</w:t>
            </w:r>
            <w:r w:rsidRPr="009F3221">
              <w:t>), уже указан в принимаемом документе</w:t>
            </w:r>
          </w:p>
        </w:tc>
      </w:tr>
      <w:tr w:rsidR="00D818D9" w:rsidRPr="009F4E26" w14:paraId="2BAA2F4A" w14:textId="77777777" w:rsidTr="00503E74">
        <w:trPr>
          <w:trHeight w:val="348"/>
        </w:trPr>
        <w:tc>
          <w:tcPr>
            <w:tcW w:w="819" w:type="pct"/>
            <w:gridSpan w:val="3"/>
          </w:tcPr>
          <w:p w14:paraId="33F5108C" w14:textId="43D1723E" w:rsidR="00D818D9" w:rsidRDefault="00D818D9" w:rsidP="00D818D9">
            <w:pPr>
              <w:pStyle w:val="ad"/>
              <w:jc w:val="left"/>
            </w:pPr>
            <w:bookmarkStart w:id="149" w:name="FCSNF_14654_11" w:colFirst="0" w:colLast="4"/>
            <w:bookmarkEnd w:id="148"/>
            <w:r w:rsidRPr="00096FFF">
              <w:t>РК_ИК_03</w:t>
            </w:r>
            <w:r>
              <w:t>75</w:t>
            </w:r>
          </w:p>
        </w:tc>
        <w:tc>
          <w:tcPr>
            <w:tcW w:w="579" w:type="pct"/>
            <w:gridSpan w:val="2"/>
          </w:tcPr>
          <w:p w14:paraId="5B88A226" w14:textId="77777777" w:rsidR="00D818D9" w:rsidRDefault="00D818D9" w:rsidP="00D818D9">
            <w:pPr>
              <w:pStyle w:val="ad"/>
              <w:jc w:val="left"/>
            </w:pPr>
          </w:p>
        </w:tc>
        <w:tc>
          <w:tcPr>
            <w:tcW w:w="1129" w:type="pct"/>
            <w:gridSpan w:val="6"/>
          </w:tcPr>
          <w:p w14:paraId="23C17D19" w14:textId="51446CA7" w:rsidR="00D818D9" w:rsidRPr="00E25066" w:rsidRDefault="00D818D9" w:rsidP="00D818D9">
            <w:pPr>
              <w:pStyle w:val="ad"/>
              <w:jc w:val="left"/>
              <w:rPr>
                <w:lang w:val="en-US"/>
              </w:rPr>
            </w:pPr>
            <w:r w:rsidRPr="005A184C">
              <w:rPr>
                <w:lang w:val="en-US"/>
              </w:rPr>
              <w:t>«</w:t>
            </w:r>
            <w:r w:rsidRPr="009F3221">
              <w:t>Уникальный</w:t>
            </w:r>
            <w:r w:rsidRPr="005A184C">
              <w:rPr>
                <w:lang w:val="en-US"/>
              </w:rPr>
              <w:t xml:space="preserve"> </w:t>
            </w:r>
            <w:r w:rsidRPr="009F3221">
              <w:t>идентификатор</w:t>
            </w:r>
            <w:r w:rsidRPr="005A184C">
              <w:rPr>
                <w:lang w:val="en-US"/>
              </w:rPr>
              <w:t xml:space="preserve"> </w:t>
            </w:r>
            <w:r w:rsidRPr="009F3221">
              <w:t>в</w:t>
            </w:r>
            <w:r w:rsidRPr="005A184C">
              <w:rPr>
                <w:lang w:val="en-US"/>
              </w:rPr>
              <w:t xml:space="preserve"> </w:t>
            </w:r>
            <w:r w:rsidRPr="009F3221">
              <w:t>ЕИС</w:t>
            </w:r>
            <w:r w:rsidRPr="005A184C">
              <w:rPr>
                <w:lang w:val="en-US"/>
              </w:rPr>
              <w:t>» (</w:t>
            </w:r>
            <w:r w:rsidRPr="0006431D">
              <w:rPr>
                <w:lang w:val="en-US"/>
              </w:rPr>
              <w:t>executions/execution/</w:t>
            </w:r>
            <w:r w:rsidRPr="007004F5">
              <w:rPr>
                <w:lang w:val="en-US"/>
              </w:rPr>
              <w:t>docExecution</w:t>
            </w:r>
            <w:r w:rsidRPr="0006431D">
              <w:rPr>
                <w:lang w:val="en-US"/>
              </w:rPr>
              <w:t>/si</w:t>
            </w:r>
            <w:r>
              <w:rPr>
                <w:lang w:val="en-US"/>
              </w:rPr>
              <w:t>d</w:t>
            </w:r>
            <w:r w:rsidRPr="005A184C">
              <w:rPr>
                <w:lang w:val="en-US"/>
              </w:rPr>
              <w:t>)</w:t>
            </w:r>
          </w:p>
        </w:tc>
        <w:tc>
          <w:tcPr>
            <w:tcW w:w="1335" w:type="pct"/>
          </w:tcPr>
          <w:p w14:paraId="50E8F422" w14:textId="2D5B1F7A" w:rsidR="00D818D9" w:rsidRDefault="00D818D9" w:rsidP="00D818D9">
            <w:pPr>
              <w:pStyle w:val="ad"/>
              <w:jc w:val="left"/>
            </w:pPr>
            <w:r w:rsidRPr="009F3221">
              <w:t>При приеме изменений размещенной версии сведений о</w:t>
            </w:r>
            <w:r>
              <w:t>б исполнении</w:t>
            </w:r>
            <w:r w:rsidRPr="009F3221">
              <w:t xml:space="preserve"> контракт</w:t>
            </w:r>
            <w:r>
              <w:t>а, если проверяемое поле задано, то проверяется, что в размещенной версии сведений об исполнении контракта найден документ с идентификатором, заданным в проверяемом поле</w:t>
            </w:r>
          </w:p>
        </w:tc>
        <w:tc>
          <w:tcPr>
            <w:tcW w:w="1138" w:type="pct"/>
            <w:gridSpan w:val="4"/>
          </w:tcPr>
          <w:p w14:paraId="13EAA435" w14:textId="725AEEE5" w:rsidR="00D818D9" w:rsidRDefault="00D818D9" w:rsidP="00D818D9">
            <w:pPr>
              <w:pStyle w:val="ad"/>
              <w:jc w:val="left"/>
            </w:pPr>
            <w:r>
              <w:t>Документ</w:t>
            </w:r>
            <w:r w:rsidRPr="00787547">
              <w:t xml:space="preserve"> с уникальным идентификатором в ЕИС &lt;</w:t>
            </w:r>
            <w:r>
              <w:rPr>
                <w:lang w:val="en-US"/>
              </w:rPr>
              <w:t>xPath</w:t>
            </w:r>
            <w:r w:rsidRPr="00787547">
              <w:t>&gt;, указанный в поле «Уникальный идентификатор в ЕИС» (</w:t>
            </w:r>
            <w:r w:rsidRPr="0006431D">
              <w:rPr>
                <w:lang w:val="en-US"/>
              </w:rPr>
              <w:t>executions</w:t>
            </w:r>
            <w:r w:rsidRPr="00DD55C0">
              <w:t>/</w:t>
            </w:r>
            <w:r w:rsidRPr="0006431D">
              <w:rPr>
                <w:lang w:val="en-US"/>
              </w:rPr>
              <w:t>execution</w:t>
            </w:r>
            <w:r w:rsidRPr="00DD55C0">
              <w:t>/</w:t>
            </w:r>
            <w:r w:rsidRPr="007004F5">
              <w:t>docExecution</w:t>
            </w:r>
            <w:r w:rsidRPr="00DD55C0">
              <w:t>/</w:t>
            </w:r>
            <w:r w:rsidRPr="0006431D">
              <w:rPr>
                <w:lang w:val="en-US"/>
              </w:rPr>
              <w:t>si</w:t>
            </w:r>
            <w:r>
              <w:rPr>
                <w:lang w:val="en-US"/>
              </w:rPr>
              <w:t>d</w:t>
            </w:r>
            <w:r w:rsidRPr="00787547">
              <w:t xml:space="preserve">), </w:t>
            </w:r>
            <w:r>
              <w:t>не найден в размещенной версии сведений об исполнении контракта</w:t>
            </w:r>
          </w:p>
        </w:tc>
      </w:tr>
      <w:tr w:rsidR="00D818D9" w:rsidRPr="009F4E26" w14:paraId="72148D7E" w14:textId="77777777" w:rsidTr="00503E74">
        <w:trPr>
          <w:trHeight w:val="348"/>
        </w:trPr>
        <w:tc>
          <w:tcPr>
            <w:tcW w:w="819" w:type="pct"/>
            <w:gridSpan w:val="3"/>
          </w:tcPr>
          <w:p w14:paraId="0307C2FB" w14:textId="5E5C8F9A" w:rsidR="00D818D9" w:rsidRDefault="00D818D9" w:rsidP="00D818D9">
            <w:pPr>
              <w:pStyle w:val="ad"/>
              <w:jc w:val="left"/>
            </w:pPr>
            <w:bookmarkStart w:id="150" w:name="FCSNF_14654_12" w:colFirst="0" w:colLast="4"/>
            <w:bookmarkEnd w:id="149"/>
            <w:r w:rsidRPr="00096FFF">
              <w:t>РК_ИК_03</w:t>
            </w:r>
            <w:r>
              <w:t>76</w:t>
            </w:r>
          </w:p>
        </w:tc>
        <w:tc>
          <w:tcPr>
            <w:tcW w:w="579" w:type="pct"/>
            <w:gridSpan w:val="2"/>
          </w:tcPr>
          <w:p w14:paraId="5BCFCD95" w14:textId="77777777" w:rsidR="00D818D9" w:rsidRDefault="00D818D9" w:rsidP="00D818D9">
            <w:pPr>
              <w:pStyle w:val="ad"/>
              <w:jc w:val="left"/>
            </w:pPr>
          </w:p>
        </w:tc>
        <w:tc>
          <w:tcPr>
            <w:tcW w:w="1129" w:type="pct"/>
            <w:gridSpan w:val="6"/>
          </w:tcPr>
          <w:p w14:paraId="5C079F98" w14:textId="1545D0BB" w:rsidR="00D818D9" w:rsidRPr="00E25066" w:rsidRDefault="00D818D9" w:rsidP="00D818D9">
            <w:pPr>
              <w:pStyle w:val="ad"/>
            </w:pPr>
            <w:r w:rsidRPr="00E25066">
              <w:t>«</w:t>
            </w:r>
            <w:r w:rsidRPr="00787547">
              <w:t>Уникальный</w:t>
            </w:r>
            <w:r w:rsidRPr="00E25066">
              <w:t xml:space="preserve"> </w:t>
            </w:r>
            <w:r w:rsidRPr="00787547">
              <w:t>идентификатор</w:t>
            </w:r>
            <w:r w:rsidRPr="00E25066">
              <w:t xml:space="preserve"> </w:t>
            </w:r>
            <w:r w:rsidRPr="00787547">
              <w:t>в</w:t>
            </w:r>
            <w:r w:rsidRPr="00E25066">
              <w:t xml:space="preserve"> </w:t>
            </w:r>
            <w:r w:rsidRPr="00787547">
              <w:t>ЕИС</w:t>
            </w:r>
            <w:r w:rsidRPr="00E25066">
              <w:t>» (</w:t>
            </w:r>
            <w:r w:rsidRPr="0006431D">
              <w:rPr>
                <w:lang w:val="en-US"/>
              </w:rPr>
              <w:t>executions</w:t>
            </w:r>
            <w:r w:rsidRPr="00E25066">
              <w:t>/</w:t>
            </w:r>
            <w:r w:rsidRPr="0006431D">
              <w:rPr>
                <w:lang w:val="en-US"/>
              </w:rPr>
              <w:t>execution</w:t>
            </w:r>
            <w:r w:rsidRPr="00E25066">
              <w:t>/</w:t>
            </w:r>
            <w:r w:rsidRPr="00E25066">
              <w:rPr>
                <w:lang w:val="en-US"/>
              </w:rPr>
              <w:t>payDoc</w:t>
            </w:r>
            <w:r w:rsidRPr="00E25066">
              <w:t>/</w:t>
            </w:r>
            <w:r w:rsidRPr="0006431D">
              <w:rPr>
                <w:lang w:val="en-US"/>
              </w:rPr>
              <w:t>si</w:t>
            </w:r>
            <w:r>
              <w:rPr>
                <w:lang w:val="en-US"/>
              </w:rPr>
              <w:t>d</w:t>
            </w:r>
            <w:r w:rsidRPr="00E25066">
              <w:t>)</w:t>
            </w:r>
          </w:p>
          <w:p w14:paraId="4E0EA206" w14:textId="5D6D2F48" w:rsidR="00D818D9" w:rsidRPr="008A6D29" w:rsidRDefault="00D818D9" w:rsidP="00D818D9">
            <w:pPr>
              <w:pStyle w:val="ad"/>
              <w:jc w:val="left"/>
            </w:pPr>
            <w:r w:rsidRPr="008A6D29">
              <w:lastRenderedPageBreak/>
              <w:t>«</w:t>
            </w:r>
            <w:r w:rsidRPr="00787547">
              <w:t>Внешний</w:t>
            </w:r>
            <w:r w:rsidRPr="008A6D29">
              <w:t xml:space="preserve"> </w:t>
            </w:r>
            <w:r w:rsidRPr="00787547">
              <w:t>идентификатор</w:t>
            </w:r>
            <w:r w:rsidRPr="008A6D29">
              <w:t xml:space="preserve"> </w:t>
            </w:r>
            <w:r>
              <w:t>документа</w:t>
            </w:r>
            <w:r w:rsidRPr="008A6D29">
              <w:t>» (</w:t>
            </w:r>
            <w:r w:rsidRPr="0006431D">
              <w:rPr>
                <w:lang w:val="en-US"/>
              </w:rPr>
              <w:t>executions</w:t>
            </w:r>
            <w:r w:rsidRPr="008A6D29">
              <w:t>/</w:t>
            </w:r>
            <w:r w:rsidRPr="0006431D">
              <w:rPr>
                <w:lang w:val="en-US"/>
              </w:rPr>
              <w:t>execution</w:t>
            </w:r>
            <w:r w:rsidRPr="008A6D29">
              <w:t>/</w:t>
            </w:r>
            <w:r w:rsidRPr="007004F5">
              <w:rPr>
                <w:lang w:val="en-US"/>
              </w:rPr>
              <w:t>docExecution</w:t>
            </w:r>
            <w:r w:rsidRPr="008A6D29">
              <w:t>/</w:t>
            </w:r>
            <w:r w:rsidRPr="00BA496E">
              <w:rPr>
                <w:lang w:val="en-US"/>
              </w:rPr>
              <w:t>external</w:t>
            </w:r>
            <w:r w:rsidRPr="00787547">
              <w:rPr>
                <w:lang w:val="en-US"/>
              </w:rPr>
              <w:t>Si</w:t>
            </w:r>
            <w:r w:rsidRPr="00BA496E">
              <w:rPr>
                <w:lang w:val="en-US"/>
              </w:rPr>
              <w:t>d</w:t>
            </w:r>
            <w:r w:rsidRPr="008A6D29">
              <w:t>)</w:t>
            </w:r>
          </w:p>
        </w:tc>
        <w:tc>
          <w:tcPr>
            <w:tcW w:w="1335" w:type="pct"/>
          </w:tcPr>
          <w:p w14:paraId="43DDE9C7" w14:textId="7E9FF89C" w:rsidR="00D818D9" w:rsidRDefault="00D818D9" w:rsidP="00D818D9">
            <w:pPr>
              <w:pStyle w:val="ad"/>
              <w:jc w:val="left"/>
            </w:pPr>
            <w:r w:rsidRPr="00787547">
              <w:lastRenderedPageBreak/>
              <w:t>При приеме изменений размещенной версии сведений о</w:t>
            </w:r>
            <w:r>
              <w:t>б</w:t>
            </w:r>
            <w:r w:rsidRPr="00787547">
              <w:t xml:space="preserve"> </w:t>
            </w:r>
            <w:r>
              <w:t>исполнении контракта</w:t>
            </w:r>
            <w:r w:rsidRPr="00787547">
              <w:t xml:space="preserve">, </w:t>
            </w:r>
            <w:r>
              <w:t>если за</w:t>
            </w:r>
            <w:r>
              <w:lastRenderedPageBreak/>
              <w:t xml:space="preserve">дано поле </w:t>
            </w:r>
            <w:r w:rsidRPr="00787547">
              <w:t>«Уникальный идентификатор в ЕИС» (</w:t>
            </w:r>
            <w:r w:rsidRPr="0006431D">
              <w:rPr>
                <w:lang w:val="en-US"/>
              </w:rPr>
              <w:t>executions</w:t>
            </w:r>
            <w:r w:rsidRPr="00BA496E">
              <w:t>/</w:t>
            </w:r>
            <w:r w:rsidRPr="0006431D">
              <w:rPr>
                <w:lang w:val="en-US"/>
              </w:rPr>
              <w:t>execution</w:t>
            </w:r>
            <w:r w:rsidRPr="00BA496E">
              <w:t>/</w:t>
            </w:r>
            <w:r w:rsidRPr="007004F5">
              <w:rPr>
                <w:lang w:val="en-US"/>
              </w:rPr>
              <w:t>docExecution</w:t>
            </w:r>
            <w:r w:rsidRPr="00BA496E">
              <w:t>/</w:t>
            </w:r>
            <w:r w:rsidRPr="0006431D">
              <w:rPr>
                <w:lang w:val="en-US"/>
              </w:rPr>
              <w:t>si</w:t>
            </w:r>
            <w:r>
              <w:rPr>
                <w:lang w:val="en-US"/>
              </w:rPr>
              <w:t>d</w:t>
            </w:r>
            <w:r w:rsidRPr="00787547">
              <w:t>)</w:t>
            </w:r>
            <w:r>
              <w:t xml:space="preserve">, то проверяется, </w:t>
            </w:r>
            <w:r w:rsidRPr="00787547">
              <w:t xml:space="preserve">что в </w:t>
            </w:r>
            <w:r>
              <w:t xml:space="preserve">поле </w:t>
            </w:r>
            <w:r w:rsidRPr="00787547">
              <w:t xml:space="preserve">«Внешний идентификатор </w:t>
            </w:r>
            <w:r>
              <w:t>документа</w:t>
            </w:r>
            <w:r w:rsidRPr="00787547">
              <w:t>» (</w:t>
            </w:r>
            <w:r w:rsidRPr="0006431D">
              <w:rPr>
                <w:lang w:val="en-US"/>
              </w:rPr>
              <w:t>executions</w:t>
            </w:r>
            <w:r w:rsidRPr="00BA496E">
              <w:t>/</w:t>
            </w:r>
            <w:r w:rsidRPr="0006431D">
              <w:rPr>
                <w:lang w:val="en-US"/>
              </w:rPr>
              <w:t>execution</w:t>
            </w:r>
            <w:r w:rsidRPr="00BA496E">
              <w:t>/</w:t>
            </w:r>
            <w:r w:rsidRPr="007004F5">
              <w:rPr>
                <w:lang w:val="en-US"/>
              </w:rPr>
              <w:t>docExecution</w:t>
            </w:r>
            <w:r w:rsidRPr="00BA496E">
              <w:t>/</w:t>
            </w:r>
            <w:r w:rsidRPr="00787547">
              <w:t>external</w:t>
            </w:r>
            <w:r w:rsidRPr="00787547">
              <w:rPr>
                <w:lang w:val="en-US"/>
              </w:rPr>
              <w:t>Si</w:t>
            </w:r>
            <w:r w:rsidRPr="00787547">
              <w:t>d)</w:t>
            </w:r>
            <w:r>
              <w:t xml:space="preserve"> для проверяемого в рамках исполнения документа, идентифицируемого в разных версиях по полю </w:t>
            </w:r>
            <w:r w:rsidRPr="00787547">
              <w:t>«Уникальный идентифи</w:t>
            </w:r>
            <w:r>
              <w:t>катор в ЕИС» (</w:t>
            </w:r>
            <w:r w:rsidRPr="0006431D">
              <w:rPr>
                <w:lang w:val="en-US"/>
              </w:rPr>
              <w:t>executions</w:t>
            </w:r>
            <w:r w:rsidRPr="00BA496E">
              <w:t>/</w:t>
            </w:r>
            <w:r w:rsidRPr="0006431D">
              <w:rPr>
                <w:lang w:val="en-US"/>
              </w:rPr>
              <w:t>execution</w:t>
            </w:r>
            <w:r w:rsidRPr="00BA496E">
              <w:t>/</w:t>
            </w:r>
            <w:r w:rsidRPr="007004F5">
              <w:rPr>
                <w:lang w:val="en-US"/>
              </w:rPr>
              <w:t>docExecution</w:t>
            </w:r>
            <w:r w:rsidRPr="00BA496E">
              <w:t>/</w:t>
            </w:r>
            <w:r w:rsidRPr="0006431D">
              <w:rPr>
                <w:lang w:val="en-US"/>
              </w:rPr>
              <w:t>si</w:t>
            </w:r>
            <w:r>
              <w:rPr>
                <w:lang w:val="en-US"/>
              </w:rPr>
              <w:t>d</w:t>
            </w:r>
            <w:r w:rsidRPr="00787547">
              <w:t>)</w:t>
            </w:r>
            <w:r>
              <w:t>, задано то же значение, что и в предыдущей версии сведений об исполнении контракта.</w:t>
            </w:r>
          </w:p>
          <w:p w14:paraId="226AA94E" w14:textId="627669B7" w:rsidR="00D818D9" w:rsidRDefault="00D818D9" w:rsidP="00D818D9">
            <w:pPr>
              <w:pStyle w:val="ad"/>
              <w:jc w:val="left"/>
            </w:pPr>
            <w:r>
              <w:t xml:space="preserve">Контроль не должен сработать, если в принимаемых сведений для проверяемого документа задан </w:t>
            </w:r>
            <w:r w:rsidRPr="00787547">
              <w:t>external</w:t>
            </w:r>
            <w:r w:rsidRPr="00787547">
              <w:rPr>
                <w:lang w:val="en-US"/>
              </w:rPr>
              <w:t>Si</w:t>
            </w:r>
            <w:r w:rsidRPr="00787547">
              <w:t>d</w:t>
            </w:r>
            <w:r>
              <w:t xml:space="preserve">, а в предыдущей версии для данного документа </w:t>
            </w:r>
            <w:r w:rsidRPr="00787547">
              <w:t>external</w:t>
            </w:r>
            <w:r w:rsidRPr="00787547">
              <w:rPr>
                <w:lang w:val="en-US"/>
              </w:rPr>
              <w:t>Si</w:t>
            </w:r>
            <w:r w:rsidRPr="00787547">
              <w:t>d</w:t>
            </w:r>
            <w:r>
              <w:t xml:space="preserve"> не задан.</w:t>
            </w:r>
          </w:p>
        </w:tc>
        <w:tc>
          <w:tcPr>
            <w:tcW w:w="1138" w:type="pct"/>
            <w:gridSpan w:val="4"/>
          </w:tcPr>
          <w:p w14:paraId="70EDE91A" w14:textId="56E06C5B" w:rsidR="00D818D9" w:rsidRDefault="00D818D9" w:rsidP="00D818D9">
            <w:pPr>
              <w:pStyle w:val="ad"/>
              <w:jc w:val="left"/>
            </w:pPr>
            <w:r>
              <w:lastRenderedPageBreak/>
              <w:t xml:space="preserve">Для документа </w:t>
            </w:r>
            <w:r w:rsidRPr="00787547">
              <w:t xml:space="preserve">с уникальным идентификатором в ЕИС </w:t>
            </w:r>
            <w:r>
              <w:t>&lt;</w:t>
            </w:r>
            <w:r w:rsidRPr="0006431D">
              <w:rPr>
                <w:lang w:val="en-US"/>
              </w:rPr>
              <w:t>executions</w:t>
            </w:r>
            <w:r w:rsidRPr="00BA496E">
              <w:t>/</w:t>
            </w:r>
            <w:r w:rsidRPr="0006431D">
              <w:rPr>
                <w:lang w:val="en-US"/>
              </w:rPr>
              <w:t>execution</w:t>
            </w:r>
            <w:r w:rsidRPr="00BA496E">
              <w:t>/</w:t>
            </w:r>
            <w:r w:rsidRPr="007004F5">
              <w:t>docExecution</w:t>
            </w:r>
            <w:r w:rsidRPr="00BA496E">
              <w:t>/</w:t>
            </w:r>
            <w:r w:rsidRPr="0006431D">
              <w:rPr>
                <w:lang w:val="en-US"/>
              </w:rPr>
              <w:t>si</w:t>
            </w:r>
            <w:r>
              <w:rPr>
                <w:lang w:val="en-US"/>
              </w:rPr>
              <w:t>d</w:t>
            </w:r>
            <w:r w:rsidRPr="00787547">
              <w:t>&gt;</w:t>
            </w:r>
            <w:r>
              <w:t xml:space="preserve">, </w:t>
            </w:r>
            <w:r>
              <w:lastRenderedPageBreak/>
              <w:t>указанным</w:t>
            </w:r>
            <w:r w:rsidRPr="00787547">
              <w:t xml:space="preserve"> в поле «Уникальный идентифи</w:t>
            </w:r>
            <w:r>
              <w:t>катор в ЕИС» (</w:t>
            </w:r>
            <w:r w:rsidRPr="0006431D">
              <w:rPr>
                <w:lang w:val="en-US"/>
              </w:rPr>
              <w:t>executions</w:t>
            </w:r>
            <w:r w:rsidRPr="00BA496E">
              <w:t>/</w:t>
            </w:r>
            <w:r w:rsidRPr="0006431D">
              <w:rPr>
                <w:lang w:val="en-US"/>
              </w:rPr>
              <w:t>execution</w:t>
            </w:r>
            <w:r w:rsidRPr="00BA496E">
              <w:t>/</w:t>
            </w:r>
            <w:r w:rsidRPr="007004F5">
              <w:t>docExecution</w:t>
            </w:r>
            <w:r w:rsidRPr="00BA496E">
              <w:t>/</w:t>
            </w:r>
            <w:r w:rsidRPr="0006431D">
              <w:rPr>
                <w:lang w:val="en-US"/>
              </w:rPr>
              <w:t>si</w:t>
            </w:r>
            <w:r>
              <w:rPr>
                <w:lang w:val="en-US"/>
              </w:rPr>
              <w:t>d</w:t>
            </w:r>
            <w:r w:rsidRPr="00787547">
              <w:t>),</w:t>
            </w:r>
            <w:r>
              <w:t xml:space="preserve"> в поле </w:t>
            </w:r>
            <w:r w:rsidRPr="00787547">
              <w:t xml:space="preserve">«Внешний идентификатор </w:t>
            </w:r>
            <w:r>
              <w:t>документа</w:t>
            </w:r>
            <w:r w:rsidRPr="00787547">
              <w:t>» (</w:t>
            </w:r>
            <w:r w:rsidRPr="0006431D">
              <w:rPr>
                <w:lang w:val="en-US"/>
              </w:rPr>
              <w:t>executions</w:t>
            </w:r>
            <w:r w:rsidRPr="00BA496E">
              <w:t>/</w:t>
            </w:r>
            <w:r w:rsidRPr="0006431D">
              <w:rPr>
                <w:lang w:val="en-US"/>
              </w:rPr>
              <w:t>execution</w:t>
            </w:r>
            <w:r w:rsidRPr="00BA496E">
              <w:t>/</w:t>
            </w:r>
            <w:r w:rsidRPr="007004F5">
              <w:rPr>
                <w:lang w:val="en-US"/>
              </w:rPr>
              <w:t>docExecution</w:t>
            </w:r>
            <w:r w:rsidRPr="00BA496E">
              <w:t>/</w:t>
            </w:r>
            <w:r w:rsidRPr="00787547">
              <w:t>external</w:t>
            </w:r>
            <w:r w:rsidRPr="00787547">
              <w:rPr>
                <w:lang w:val="en-US"/>
              </w:rPr>
              <w:t>Si</w:t>
            </w:r>
            <w:r w:rsidRPr="00787547">
              <w:t>d)</w:t>
            </w:r>
            <w:r>
              <w:t xml:space="preserve"> должно быть задано то же значение, что и в размещенных сведениях об исполнении контракта. В поле </w:t>
            </w:r>
            <w:r w:rsidRPr="00787547">
              <w:t>«Внешний идентификатор</w:t>
            </w:r>
            <w:r>
              <w:t>документа</w:t>
            </w:r>
            <w:r w:rsidRPr="00787547">
              <w:t>» (</w:t>
            </w:r>
            <w:r w:rsidRPr="0006431D">
              <w:rPr>
                <w:lang w:val="en-US"/>
              </w:rPr>
              <w:t>executions</w:t>
            </w:r>
            <w:r w:rsidRPr="00BA496E">
              <w:t>/</w:t>
            </w:r>
            <w:r w:rsidRPr="0006431D">
              <w:rPr>
                <w:lang w:val="en-US"/>
              </w:rPr>
              <w:t>execution</w:t>
            </w:r>
            <w:r w:rsidRPr="00BA496E">
              <w:t>/</w:t>
            </w:r>
            <w:r w:rsidRPr="007004F5">
              <w:rPr>
                <w:lang w:val="en-US"/>
              </w:rPr>
              <w:t>docExecution</w:t>
            </w:r>
            <w:r w:rsidRPr="00BA496E">
              <w:t>/</w:t>
            </w:r>
            <w:r w:rsidRPr="00787547">
              <w:t>external</w:t>
            </w:r>
            <w:r w:rsidRPr="00787547">
              <w:rPr>
                <w:lang w:val="en-US"/>
              </w:rPr>
              <w:t>Si</w:t>
            </w:r>
            <w:r w:rsidRPr="00787547">
              <w:t>d)</w:t>
            </w:r>
            <w:r>
              <w:t xml:space="preserve"> ожидается значение </w:t>
            </w:r>
            <w:r w:rsidRPr="00787547">
              <w:t>&lt;</w:t>
            </w:r>
            <w:r>
              <w:t xml:space="preserve">значение </w:t>
            </w:r>
            <w:r>
              <w:rPr>
                <w:lang w:val="en-US"/>
              </w:rPr>
              <w:t>externalSid</w:t>
            </w:r>
            <w:r>
              <w:t xml:space="preserve"> соответствующего документа</w:t>
            </w:r>
            <w:r w:rsidRPr="00787547">
              <w:t xml:space="preserve"> </w:t>
            </w:r>
            <w:r>
              <w:t>из размещенных сведений об исполнении контракта</w:t>
            </w:r>
            <w:r w:rsidRPr="00787547">
              <w:t>&gt;</w:t>
            </w:r>
          </w:p>
        </w:tc>
      </w:tr>
      <w:bookmarkEnd w:id="150"/>
      <w:tr w:rsidR="00D818D9" w:rsidRPr="009F4E26" w14:paraId="159FCDD9" w14:textId="77777777" w:rsidTr="00503E74">
        <w:trPr>
          <w:trHeight w:val="348"/>
        </w:trPr>
        <w:tc>
          <w:tcPr>
            <w:tcW w:w="819" w:type="pct"/>
            <w:gridSpan w:val="3"/>
          </w:tcPr>
          <w:p w14:paraId="07ADE45E" w14:textId="2B6867EE" w:rsidR="00D818D9" w:rsidRPr="00A13888" w:rsidRDefault="00D818D9" w:rsidP="00D818D9">
            <w:pPr>
              <w:pStyle w:val="ad"/>
              <w:jc w:val="left"/>
              <w:rPr>
                <w:lang w:val="en-US"/>
              </w:rPr>
            </w:pPr>
            <w:r>
              <w:lastRenderedPageBreak/>
              <w:t>РК_ИК_02</w:t>
            </w:r>
            <w:r>
              <w:rPr>
                <w:lang w:val="en-US"/>
              </w:rPr>
              <w:t>69</w:t>
            </w:r>
          </w:p>
        </w:tc>
        <w:tc>
          <w:tcPr>
            <w:tcW w:w="579" w:type="pct"/>
            <w:gridSpan w:val="2"/>
          </w:tcPr>
          <w:p w14:paraId="351E9B74" w14:textId="77777777" w:rsidR="00D818D9" w:rsidRDefault="00D818D9" w:rsidP="00D818D9">
            <w:pPr>
              <w:pStyle w:val="ad"/>
              <w:jc w:val="left"/>
            </w:pPr>
          </w:p>
        </w:tc>
        <w:tc>
          <w:tcPr>
            <w:tcW w:w="1129" w:type="pct"/>
            <w:gridSpan w:val="6"/>
          </w:tcPr>
          <w:p w14:paraId="723E788B" w14:textId="0F05E1F8" w:rsidR="00D818D9" w:rsidRPr="00537AB5" w:rsidRDefault="00D818D9" w:rsidP="00D818D9">
            <w:pPr>
              <w:pStyle w:val="ad"/>
              <w:jc w:val="left"/>
            </w:pPr>
            <w:r>
              <w:t>Код</w:t>
            </w:r>
            <w:r w:rsidRPr="00537AB5">
              <w:t xml:space="preserve"> </w:t>
            </w:r>
            <w:r w:rsidRPr="00A74D12">
              <w:t>документа</w:t>
            </w:r>
            <w:r w:rsidRPr="00537AB5">
              <w:t xml:space="preserve"> </w:t>
            </w:r>
            <w:r>
              <w:t>об исполнении контракта</w:t>
            </w:r>
          </w:p>
          <w:p w14:paraId="61A370AB" w14:textId="7F921413" w:rsidR="00D818D9" w:rsidRPr="00A13888" w:rsidRDefault="00D818D9" w:rsidP="00D818D9">
            <w:pPr>
              <w:pStyle w:val="ad"/>
              <w:jc w:val="left"/>
            </w:pPr>
            <w:r w:rsidRPr="00A13888">
              <w:t>(</w:t>
            </w:r>
            <w:r w:rsidRPr="00F06A06">
              <w:rPr>
                <w:lang w:val="en-US"/>
              </w:rPr>
              <w:t>executions</w:t>
            </w:r>
            <w:r w:rsidRPr="00A13888">
              <w:t>\</w:t>
            </w:r>
            <w:r w:rsidRPr="00A23BA5">
              <w:rPr>
                <w:lang w:val="en-US"/>
              </w:rPr>
              <w:t>execution</w:t>
            </w:r>
            <w:r w:rsidRPr="00A13888">
              <w:t xml:space="preserve">\ </w:t>
            </w:r>
            <w:r w:rsidRPr="00537AB5">
              <w:rPr>
                <w:lang w:val="en-US"/>
              </w:rPr>
              <w:t>docExecution</w:t>
            </w:r>
            <w:r w:rsidRPr="00A13888">
              <w:t>\</w:t>
            </w:r>
            <w:r>
              <w:t>с</w:t>
            </w:r>
            <w:r>
              <w:rPr>
                <w:lang w:val="en-US"/>
              </w:rPr>
              <w:t>ode</w:t>
            </w:r>
            <w:r w:rsidRPr="00A13888">
              <w:t>)</w:t>
            </w:r>
          </w:p>
        </w:tc>
        <w:tc>
          <w:tcPr>
            <w:tcW w:w="1335" w:type="pct"/>
          </w:tcPr>
          <w:p w14:paraId="562639D8" w14:textId="0C39DB32" w:rsidR="00D818D9" w:rsidRDefault="00D818D9" w:rsidP="00D818D9">
            <w:pPr>
              <w:pStyle w:val="ad"/>
              <w:jc w:val="left"/>
            </w:pPr>
            <w:r>
              <w:t>Проверяем, что запись с таким кодом найдена в актуальном состоянии в справочнике «</w:t>
            </w:r>
            <w:r w:rsidRPr="00693BA5">
              <w:t>Типы документов исполнения контракта</w:t>
            </w:r>
            <w:r>
              <w:t>» (</w:t>
            </w:r>
            <w:r w:rsidRPr="003E787E">
              <w:t>nsiContractExecutionDo</w:t>
            </w:r>
            <w:r>
              <w:t xml:space="preserve">с) и </w:t>
            </w:r>
            <w:r w:rsidRPr="003E787E">
              <w:t>в поле isAcceptDoc для данного кода</w:t>
            </w:r>
            <w:r>
              <w:t xml:space="preserve"> НЕ</w:t>
            </w:r>
            <w:r w:rsidRPr="003E787E">
              <w:t xml:space="preserve"> установлено </w:t>
            </w:r>
            <w:r>
              <w:t>1</w:t>
            </w:r>
          </w:p>
        </w:tc>
        <w:tc>
          <w:tcPr>
            <w:tcW w:w="1138" w:type="pct"/>
            <w:gridSpan w:val="4"/>
          </w:tcPr>
          <w:p w14:paraId="1385F8A0" w14:textId="431FCBDA" w:rsidR="00D818D9" w:rsidRPr="003748E4" w:rsidRDefault="00D818D9" w:rsidP="00D818D9">
            <w:pPr>
              <w:pStyle w:val="ad"/>
              <w:jc w:val="left"/>
            </w:pPr>
            <w:r>
              <w:t>Документ о приемке</w:t>
            </w:r>
            <w:r w:rsidRPr="003748E4">
              <w:t xml:space="preserve"> с </w:t>
            </w:r>
            <w:r>
              <w:t>кодом</w:t>
            </w:r>
            <w:r w:rsidRPr="003748E4">
              <w:t xml:space="preserve"> &lt;</w:t>
            </w:r>
            <w:r>
              <w:t>Код</w:t>
            </w:r>
            <w:r w:rsidRPr="003748E4">
              <w:t xml:space="preserve">&gt; </w:t>
            </w:r>
            <w:r>
              <w:t>должеприсутствовать в актуальном состоянии в справочнике «</w:t>
            </w:r>
            <w:r w:rsidRPr="00693BA5">
              <w:t>Типы документов исполнения контракта</w:t>
            </w:r>
            <w:r>
              <w:t>» (</w:t>
            </w:r>
            <w:r w:rsidRPr="003E787E">
              <w:t>nsiContractExecutionDo</w:t>
            </w:r>
            <w:r>
              <w:t xml:space="preserve">с) </w:t>
            </w:r>
            <w:r w:rsidRPr="003E787E">
              <w:t xml:space="preserve">в поле isAcceptDoc для данного кода </w:t>
            </w:r>
            <w:r>
              <w:t>Н</w:t>
            </w:r>
            <w:r w:rsidR="007D646F">
              <w:t>е</w:t>
            </w:r>
            <w:r>
              <w:t xml:space="preserve">должно быть </w:t>
            </w:r>
            <w:r w:rsidRPr="003E787E">
              <w:t>установлено true</w:t>
            </w:r>
          </w:p>
        </w:tc>
      </w:tr>
      <w:tr w:rsidR="00D818D9" w:rsidRPr="009F4E26" w14:paraId="0859EAF6" w14:textId="77777777" w:rsidTr="00503E74">
        <w:trPr>
          <w:trHeight w:val="348"/>
        </w:trPr>
        <w:tc>
          <w:tcPr>
            <w:tcW w:w="819" w:type="pct"/>
            <w:gridSpan w:val="3"/>
          </w:tcPr>
          <w:p w14:paraId="7A5DF83C" w14:textId="5148C9FB" w:rsidR="00D818D9" w:rsidRPr="00A13888" w:rsidRDefault="00D818D9" w:rsidP="00D818D9">
            <w:pPr>
              <w:pStyle w:val="ad"/>
              <w:jc w:val="left"/>
              <w:rPr>
                <w:lang w:val="en-US"/>
              </w:rPr>
            </w:pPr>
            <w:r>
              <w:t>РК_ИК_02</w:t>
            </w:r>
            <w:r>
              <w:rPr>
                <w:lang w:val="en-US"/>
              </w:rPr>
              <w:t>70</w:t>
            </w:r>
          </w:p>
        </w:tc>
        <w:tc>
          <w:tcPr>
            <w:tcW w:w="579" w:type="pct"/>
            <w:gridSpan w:val="2"/>
          </w:tcPr>
          <w:p w14:paraId="02091AA6" w14:textId="77777777" w:rsidR="00D818D9" w:rsidRDefault="00D818D9" w:rsidP="00D818D9">
            <w:pPr>
              <w:pStyle w:val="ad"/>
              <w:jc w:val="left"/>
            </w:pPr>
          </w:p>
        </w:tc>
        <w:tc>
          <w:tcPr>
            <w:tcW w:w="1129" w:type="pct"/>
            <w:gridSpan w:val="6"/>
          </w:tcPr>
          <w:p w14:paraId="058DDABA" w14:textId="0F2EC8D3" w:rsidR="00D818D9" w:rsidRPr="00852B79" w:rsidRDefault="00D818D9" w:rsidP="00D818D9">
            <w:pPr>
              <w:pStyle w:val="ad"/>
              <w:jc w:val="left"/>
            </w:pPr>
            <w:r>
              <w:rPr>
                <w:lang w:val="en-US"/>
              </w:rPr>
              <w:t>Choice</w:t>
            </w:r>
            <w:r w:rsidRPr="00852B79">
              <w:t xml:space="preserve"> </w:t>
            </w:r>
            <w:r>
              <w:t>между блоками:</w:t>
            </w:r>
          </w:p>
          <w:p w14:paraId="325007BB" w14:textId="6BC1D4E8" w:rsidR="00D818D9" w:rsidRDefault="00D818D9" w:rsidP="00D818D9">
            <w:pPr>
              <w:pStyle w:val="ad"/>
              <w:jc w:val="left"/>
            </w:pPr>
            <w:r>
              <w:t>«</w:t>
            </w:r>
            <w:r w:rsidRPr="00A01C45">
              <w:t xml:space="preserve">Сведения об объеме и других характеристиках поставленных товаров, </w:t>
            </w:r>
            <w:r w:rsidRPr="00A01C45">
              <w:lastRenderedPageBreak/>
              <w:t>выполненных работ, оказанных услуг</w:t>
            </w:r>
            <w:r>
              <w:t>» (</w:t>
            </w:r>
            <w:r w:rsidRPr="00A01C45">
              <w:t>executions</w:t>
            </w:r>
            <w:r>
              <w:t>\ execution\</w:t>
            </w:r>
            <w:r w:rsidRPr="00A01C45">
              <w:t>quantityContractSubjects</w:t>
            </w:r>
            <w:r>
              <w:t>);</w:t>
            </w:r>
          </w:p>
          <w:p w14:paraId="0C654807" w14:textId="4498D51B" w:rsidR="00D818D9" w:rsidRDefault="00D818D9" w:rsidP="00D818D9">
            <w:pPr>
              <w:pStyle w:val="ad"/>
              <w:jc w:val="left"/>
            </w:pPr>
            <w:r>
              <w:t>и</w:t>
            </w:r>
          </w:p>
          <w:p w14:paraId="434557F8" w14:textId="0D0701DA" w:rsidR="00D818D9" w:rsidRPr="00763273" w:rsidRDefault="00D818D9" w:rsidP="00D818D9">
            <w:pPr>
              <w:pStyle w:val="ad"/>
              <w:jc w:val="left"/>
            </w:pPr>
            <w:r>
              <w:t>«</w:t>
            </w:r>
            <w:r w:rsidRPr="00A91E04">
              <w:t>Сведения об объеме и других характеристиках поставленных товаров, выполненных работ, оказанных услуг для случая, когда предметом контракта (объектом закупки) является лекарственный препарат</w:t>
            </w:r>
            <w:r>
              <w:t>» (</w:t>
            </w:r>
            <w:r w:rsidRPr="00A01C45">
              <w:t>executions</w:t>
            </w:r>
            <w:r>
              <w:t>\ execution\</w:t>
            </w:r>
            <w:r w:rsidRPr="00A01C45">
              <w:t>quantityDrugContractSubjects</w:t>
            </w:r>
            <w:r>
              <w:t>)</w:t>
            </w:r>
          </w:p>
        </w:tc>
        <w:tc>
          <w:tcPr>
            <w:tcW w:w="1335" w:type="pct"/>
          </w:tcPr>
          <w:p w14:paraId="16485B2F" w14:textId="77777777" w:rsidR="00D818D9" w:rsidRPr="00852B79" w:rsidRDefault="00D818D9" w:rsidP="00D818D9">
            <w:pPr>
              <w:pStyle w:val="ad"/>
              <w:jc w:val="left"/>
            </w:pPr>
            <w:r>
              <w:rPr>
                <w:lang w:val="en-US"/>
              </w:rPr>
              <w:lastRenderedPageBreak/>
              <w:t>Choice</w:t>
            </w:r>
            <w:r w:rsidRPr="00852B79">
              <w:t xml:space="preserve"> </w:t>
            </w:r>
            <w:r>
              <w:t>между блоками:</w:t>
            </w:r>
          </w:p>
          <w:p w14:paraId="79BA0E28" w14:textId="77777777" w:rsidR="00D818D9" w:rsidRDefault="00D818D9" w:rsidP="00D818D9">
            <w:pPr>
              <w:pStyle w:val="ad"/>
              <w:jc w:val="left"/>
            </w:pPr>
            <w:r>
              <w:t>«</w:t>
            </w:r>
            <w:r w:rsidRPr="00A01C45">
              <w:t>Сведения об объеме и других характеристиках поставленных товаров, выполненных работ, оказанных услуг</w:t>
            </w:r>
            <w:r>
              <w:t xml:space="preserve">» </w:t>
            </w:r>
            <w:r>
              <w:lastRenderedPageBreak/>
              <w:t>(</w:t>
            </w:r>
            <w:r w:rsidRPr="00A01C45">
              <w:t>executions</w:t>
            </w:r>
            <w:r>
              <w:t>\ execution\</w:t>
            </w:r>
            <w:r w:rsidRPr="00A01C45">
              <w:t>quantityContractSubjects</w:t>
            </w:r>
            <w:r>
              <w:t>);</w:t>
            </w:r>
          </w:p>
          <w:p w14:paraId="71BE0632" w14:textId="77777777" w:rsidR="00D818D9" w:rsidRDefault="00D818D9" w:rsidP="00D818D9">
            <w:pPr>
              <w:pStyle w:val="ad"/>
              <w:jc w:val="left"/>
            </w:pPr>
            <w:r>
              <w:t>и</w:t>
            </w:r>
          </w:p>
          <w:p w14:paraId="564C9710" w14:textId="22009B23" w:rsidR="00D818D9" w:rsidRDefault="00D818D9" w:rsidP="00D818D9">
            <w:pPr>
              <w:pStyle w:val="ad"/>
              <w:jc w:val="left"/>
            </w:pPr>
            <w:r>
              <w:t>«</w:t>
            </w:r>
            <w:r w:rsidRPr="00A91E04">
              <w:t>Сведения об объеме и других характеристиках поставленных товаров, выполненных работ, оказанных услуг для случая, когда предметом контракта (объектом закупки) является лекарственный препарат</w:t>
            </w:r>
            <w:r>
              <w:t>» (</w:t>
            </w:r>
            <w:r w:rsidRPr="00A01C45">
              <w:t>executions</w:t>
            </w:r>
            <w:r>
              <w:t>\ execution\</w:t>
            </w:r>
            <w:r w:rsidRPr="00A01C45">
              <w:t>quantityDrugContractSubjects</w:t>
            </w:r>
            <w:r>
              <w:t>)</w:t>
            </w:r>
          </w:p>
          <w:p w14:paraId="7BA66F38" w14:textId="77777777" w:rsidR="00D818D9" w:rsidRDefault="00D818D9" w:rsidP="00D818D9">
            <w:pPr>
              <w:pStyle w:val="ad"/>
              <w:jc w:val="left"/>
            </w:pPr>
          </w:p>
          <w:p w14:paraId="534C3613" w14:textId="1E11A183" w:rsidR="00D818D9" w:rsidRDefault="005C2289" w:rsidP="00D818D9">
            <w:pPr>
              <w:pStyle w:val="ad"/>
              <w:jc w:val="left"/>
            </w:pPr>
            <w:hyperlink r:id="rId9" w:history="1">
              <w:r w:rsidR="007D646F" w:rsidRPr="00DB5E71">
                <w:rPr>
                  <w:rStyle w:val="af1"/>
                </w:rPr>
                <w:t>http://prntscr.com/tj3s3u</w:t>
              </w:r>
            </w:hyperlink>
          </w:p>
          <w:p w14:paraId="2DC35B02" w14:textId="77777777" w:rsidR="00D818D9" w:rsidRDefault="00D818D9" w:rsidP="00D818D9">
            <w:pPr>
              <w:pStyle w:val="ad"/>
              <w:jc w:val="left"/>
            </w:pPr>
          </w:p>
          <w:p w14:paraId="50474520" w14:textId="5D13C3C9" w:rsidR="00D818D9" w:rsidRDefault="00D818D9" w:rsidP="00D818D9">
            <w:pPr>
              <w:pStyle w:val="ad"/>
              <w:jc w:val="left"/>
            </w:pPr>
            <w:r>
              <w:t>может и должен быть заполнен ТОЛЬКО в случае если:</w:t>
            </w:r>
          </w:p>
          <w:p w14:paraId="3A8728FA" w14:textId="7E5E26E4" w:rsidR="00D818D9" w:rsidRPr="00BC4781" w:rsidRDefault="00D818D9" w:rsidP="00D818D9">
            <w:pPr>
              <w:pStyle w:val="ad"/>
              <w:jc w:val="left"/>
            </w:pPr>
            <w:r>
              <w:t xml:space="preserve">В блоке </w:t>
            </w:r>
            <w:r w:rsidR="007D646F">
              <w:t>«</w:t>
            </w:r>
            <w:r>
              <w:t>Информация об исполнении</w:t>
            </w:r>
            <w:r w:rsidR="007D646F">
              <w:t>»</w:t>
            </w:r>
            <w:r>
              <w:t xml:space="preserve"> (executions) указан блок </w:t>
            </w:r>
            <w:r w:rsidR="007D646F">
              <w:t>«</w:t>
            </w:r>
            <w:r>
              <w:t>Документ о приемке</w:t>
            </w:r>
            <w:r w:rsidR="007D646F">
              <w:t>»</w:t>
            </w:r>
            <w:r>
              <w:t xml:space="preserve"> (executions\execution\docAcceptance)</w:t>
            </w:r>
          </w:p>
        </w:tc>
        <w:tc>
          <w:tcPr>
            <w:tcW w:w="1138" w:type="pct"/>
            <w:gridSpan w:val="4"/>
          </w:tcPr>
          <w:p w14:paraId="5C4B853E" w14:textId="77777777" w:rsidR="00D818D9" w:rsidRPr="00852B79" w:rsidRDefault="00D818D9" w:rsidP="00D818D9">
            <w:pPr>
              <w:pStyle w:val="ad"/>
              <w:jc w:val="left"/>
            </w:pPr>
            <w:r>
              <w:rPr>
                <w:lang w:val="en-US"/>
              </w:rPr>
              <w:lastRenderedPageBreak/>
              <w:t>Choice</w:t>
            </w:r>
            <w:r w:rsidRPr="00852B79">
              <w:t xml:space="preserve"> </w:t>
            </w:r>
            <w:r>
              <w:t>между блоками:</w:t>
            </w:r>
          </w:p>
          <w:p w14:paraId="5843835F" w14:textId="77777777" w:rsidR="00D818D9" w:rsidRDefault="00D818D9" w:rsidP="00D818D9">
            <w:pPr>
              <w:pStyle w:val="ad"/>
              <w:jc w:val="left"/>
            </w:pPr>
            <w:r>
              <w:t>«</w:t>
            </w:r>
            <w:r w:rsidRPr="00A01C45">
              <w:t xml:space="preserve">Сведения об объеме и других характеристиках поставленных товаров, </w:t>
            </w:r>
            <w:r w:rsidRPr="00A01C45">
              <w:lastRenderedPageBreak/>
              <w:t>выполненных работ, оказанных услуг</w:t>
            </w:r>
            <w:r>
              <w:t>» (</w:t>
            </w:r>
            <w:r w:rsidRPr="00A01C45">
              <w:t>executions</w:t>
            </w:r>
            <w:r>
              <w:t>\ execution\</w:t>
            </w:r>
            <w:r w:rsidRPr="00A01C45">
              <w:t>quantityContractSubjects</w:t>
            </w:r>
            <w:r>
              <w:t>);</w:t>
            </w:r>
          </w:p>
          <w:p w14:paraId="3113CA46" w14:textId="77777777" w:rsidR="00D818D9" w:rsidRDefault="00D818D9" w:rsidP="00D818D9">
            <w:pPr>
              <w:pStyle w:val="ad"/>
              <w:jc w:val="left"/>
            </w:pPr>
            <w:r>
              <w:t>и</w:t>
            </w:r>
          </w:p>
          <w:p w14:paraId="5F43B572" w14:textId="77777777" w:rsidR="00D818D9" w:rsidRDefault="00D818D9" w:rsidP="00D818D9">
            <w:pPr>
              <w:pStyle w:val="ad"/>
              <w:jc w:val="left"/>
            </w:pPr>
            <w:r>
              <w:t>«</w:t>
            </w:r>
            <w:r w:rsidRPr="00A91E04">
              <w:t>Сведения об объеме и других характеристиках поставленных товаров, выполненных работ, оказанных услуг для случая, когда предметом контракта (объектом закупки) является лекарственный препарат</w:t>
            </w:r>
            <w:r>
              <w:t>» (</w:t>
            </w:r>
            <w:r w:rsidRPr="00A01C45">
              <w:t>executions</w:t>
            </w:r>
            <w:r>
              <w:t>\ execution\</w:t>
            </w:r>
            <w:r w:rsidRPr="00A01C45">
              <w:t>quantityDrugContractSubjects</w:t>
            </w:r>
            <w:r>
              <w:t>)</w:t>
            </w:r>
          </w:p>
          <w:p w14:paraId="62E8C79B" w14:textId="77777777" w:rsidR="00D818D9" w:rsidRDefault="00D818D9" w:rsidP="00D818D9">
            <w:pPr>
              <w:pStyle w:val="ad"/>
              <w:jc w:val="left"/>
            </w:pPr>
          </w:p>
          <w:p w14:paraId="173E6B37" w14:textId="77777777" w:rsidR="00D818D9" w:rsidRDefault="00D818D9" w:rsidP="00D818D9">
            <w:pPr>
              <w:pStyle w:val="ad"/>
              <w:jc w:val="left"/>
            </w:pPr>
            <w:r>
              <w:t>может и должен быть заполнен ТОЛЬКО в случае если:</w:t>
            </w:r>
          </w:p>
          <w:p w14:paraId="6518ED71" w14:textId="759AC91B" w:rsidR="00D818D9" w:rsidRPr="00BC4781" w:rsidRDefault="00D818D9" w:rsidP="00D818D9">
            <w:pPr>
              <w:pStyle w:val="ad"/>
              <w:jc w:val="left"/>
            </w:pPr>
            <w:r>
              <w:t xml:space="preserve">В блоке </w:t>
            </w:r>
            <w:r w:rsidR="007D646F">
              <w:t>«</w:t>
            </w:r>
            <w:r>
              <w:t>Информация об исполнении</w:t>
            </w:r>
            <w:r w:rsidR="007D646F">
              <w:t>»</w:t>
            </w:r>
            <w:r>
              <w:t xml:space="preserve"> (executions) указан блок </w:t>
            </w:r>
            <w:r w:rsidR="007D646F">
              <w:t>«</w:t>
            </w:r>
            <w:r>
              <w:t>Документ о приемке</w:t>
            </w:r>
            <w:r w:rsidR="007D646F">
              <w:t>»</w:t>
            </w:r>
            <w:r>
              <w:t xml:space="preserve"> (executions\execution\docAcceptance)</w:t>
            </w:r>
          </w:p>
        </w:tc>
      </w:tr>
      <w:tr w:rsidR="00D818D9" w:rsidRPr="009F4E26" w14:paraId="5A419B2E" w14:textId="77777777" w:rsidTr="00503E74">
        <w:trPr>
          <w:trHeight w:val="348"/>
        </w:trPr>
        <w:tc>
          <w:tcPr>
            <w:tcW w:w="819" w:type="pct"/>
            <w:gridSpan w:val="3"/>
          </w:tcPr>
          <w:p w14:paraId="7A40B946" w14:textId="763C9960" w:rsidR="00D818D9" w:rsidRDefault="00D818D9" w:rsidP="00D818D9">
            <w:pPr>
              <w:pStyle w:val="ad"/>
              <w:jc w:val="left"/>
            </w:pPr>
            <w:r w:rsidRPr="004244E4">
              <w:lastRenderedPageBreak/>
              <w:t>РК_ИК_0298</w:t>
            </w:r>
          </w:p>
        </w:tc>
        <w:tc>
          <w:tcPr>
            <w:tcW w:w="579" w:type="pct"/>
            <w:gridSpan w:val="2"/>
          </w:tcPr>
          <w:p w14:paraId="2010B57B" w14:textId="77777777" w:rsidR="00D818D9" w:rsidRDefault="00D818D9" w:rsidP="00D818D9">
            <w:pPr>
              <w:pStyle w:val="ad"/>
              <w:jc w:val="left"/>
            </w:pPr>
          </w:p>
        </w:tc>
        <w:tc>
          <w:tcPr>
            <w:tcW w:w="1129" w:type="pct"/>
            <w:gridSpan w:val="6"/>
          </w:tcPr>
          <w:p w14:paraId="3C0EFDAF" w14:textId="0BECB194" w:rsidR="00D818D9" w:rsidRPr="004244E4" w:rsidRDefault="00D818D9" w:rsidP="00D818D9">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4244E4">
              <w:t>executions/execution/docAcceptance/receiptDocuments/attachment/notPublishedOnEIS</w:t>
            </w:r>
            <w:r>
              <w:t>)</w:t>
            </w:r>
          </w:p>
        </w:tc>
        <w:tc>
          <w:tcPr>
            <w:tcW w:w="1335" w:type="pct"/>
          </w:tcPr>
          <w:p w14:paraId="2626FFC9" w14:textId="09DC0235" w:rsidR="00D818D9" w:rsidRPr="004244E4" w:rsidRDefault="00D818D9" w:rsidP="00D818D9">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4244E4">
              <w:t>executions/execution/docAcceptance/receiptDocuments/attachment/notPublishedOnEIS</w:t>
            </w:r>
            <w:r>
              <w:t>) не может быть заполнено при приеме</w:t>
            </w:r>
          </w:p>
        </w:tc>
        <w:tc>
          <w:tcPr>
            <w:tcW w:w="1138" w:type="pct"/>
            <w:gridSpan w:val="4"/>
          </w:tcPr>
          <w:p w14:paraId="412F9A5C" w14:textId="46E64E2C" w:rsidR="00D818D9" w:rsidRPr="004244E4" w:rsidRDefault="00D818D9" w:rsidP="00D818D9">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w:t>
            </w:r>
            <w:r w:rsidRPr="004244E4">
              <w:t>executions/execution/docAcceptance/receiptDocuments/attachment/notPublishedOnEIS</w:t>
            </w:r>
            <w:r>
              <w:t>) не может быть заполнено при приеме</w:t>
            </w:r>
          </w:p>
        </w:tc>
      </w:tr>
      <w:tr w:rsidR="00FF2FA2" w:rsidRPr="009F4E26" w14:paraId="667BB272" w14:textId="77777777" w:rsidTr="00503E74">
        <w:trPr>
          <w:trHeight w:val="348"/>
        </w:trPr>
        <w:tc>
          <w:tcPr>
            <w:tcW w:w="819" w:type="pct"/>
            <w:gridSpan w:val="3"/>
          </w:tcPr>
          <w:p w14:paraId="5A363A8D" w14:textId="2BE6480F" w:rsidR="00FF2FA2" w:rsidRPr="004244E4" w:rsidRDefault="00FF2FA2" w:rsidP="00FF2FA2">
            <w:pPr>
              <w:pStyle w:val="ad"/>
              <w:jc w:val="left"/>
            </w:pPr>
            <w:r w:rsidRPr="00535275">
              <w:t>РК_ИК_0419</w:t>
            </w:r>
          </w:p>
        </w:tc>
        <w:tc>
          <w:tcPr>
            <w:tcW w:w="579" w:type="pct"/>
            <w:gridSpan w:val="2"/>
          </w:tcPr>
          <w:p w14:paraId="6D710E42" w14:textId="77777777" w:rsidR="00FF2FA2" w:rsidRDefault="00FF2FA2" w:rsidP="00FF2FA2">
            <w:pPr>
              <w:pStyle w:val="ad"/>
              <w:jc w:val="left"/>
            </w:pPr>
          </w:p>
        </w:tc>
        <w:tc>
          <w:tcPr>
            <w:tcW w:w="1129" w:type="pct"/>
            <w:gridSpan w:val="6"/>
          </w:tcPr>
          <w:p w14:paraId="253CEE6B" w14:textId="3C6722DE" w:rsidR="00FF2FA2" w:rsidRPr="00FF2FA2" w:rsidRDefault="00FF2FA2" w:rsidP="00FF2FA2">
            <w:pPr>
              <w:pStyle w:val="ad"/>
              <w:jc w:val="left"/>
              <w:rPr>
                <w:lang w:val="en-US"/>
              </w:rPr>
            </w:pPr>
            <w:r w:rsidRPr="0036679A">
              <w:t>Код</w:t>
            </w:r>
            <w:r w:rsidRPr="0036679A">
              <w:rPr>
                <w:lang w:val="en-US"/>
              </w:rPr>
              <w:t xml:space="preserve"> </w:t>
            </w:r>
            <w:r w:rsidRPr="0036679A">
              <w:t>налога</w:t>
            </w:r>
            <w:r w:rsidRPr="0036679A">
              <w:rPr>
                <w:lang w:val="en-US"/>
              </w:rPr>
              <w:t xml:space="preserve"> </w:t>
            </w:r>
            <w:r w:rsidRPr="0036679A">
              <w:t>и</w:t>
            </w:r>
            <w:r w:rsidRPr="0036679A">
              <w:rPr>
                <w:lang w:val="en-US"/>
              </w:rPr>
              <w:t xml:space="preserve"> </w:t>
            </w:r>
            <w:r w:rsidRPr="0036679A">
              <w:t>взноса</w:t>
            </w:r>
            <w:r w:rsidRPr="0036679A">
              <w:rPr>
                <w:lang w:val="en-US"/>
              </w:rPr>
              <w:t xml:space="preserve"> (executions/execution/docAcceptance/amountsRe</w:t>
            </w:r>
            <w:r w:rsidRPr="0036679A">
              <w:rPr>
                <w:lang w:val="en-US"/>
              </w:rPr>
              <w:lastRenderedPageBreak/>
              <w:t>ducedByTaxesInfo/amountsReducedByTaxeInfo/taxeInfo/code)</w:t>
            </w:r>
          </w:p>
        </w:tc>
        <w:tc>
          <w:tcPr>
            <w:tcW w:w="1335" w:type="pct"/>
          </w:tcPr>
          <w:p w14:paraId="5BB17A0F" w14:textId="4E22082B" w:rsidR="00FF2FA2" w:rsidRDefault="00FF2FA2" w:rsidP="002D0245">
            <w:pPr>
              <w:pStyle w:val="ad"/>
              <w:numPr>
                <w:ilvl w:val="0"/>
                <w:numId w:val="154"/>
              </w:numPr>
              <w:jc w:val="left"/>
            </w:pPr>
            <w:r>
              <w:lastRenderedPageBreak/>
              <w:t xml:space="preserve">При приеме нулевой версии контролируется, </w:t>
            </w:r>
            <w:r>
              <w:lastRenderedPageBreak/>
              <w:t>что значение, заданное в проверяемом поле, присутствует в актуальном состоянии в справочнике «</w:t>
            </w:r>
            <w:r w:rsidRPr="0036679A">
              <w:t>Налоги и взносы</w:t>
            </w:r>
            <w:r>
              <w:t>»</w:t>
            </w:r>
            <w:r w:rsidRPr="0036679A">
              <w:t xml:space="preserve"> (nsiEATaxes)</w:t>
            </w:r>
            <w:r>
              <w:t>.</w:t>
            </w:r>
          </w:p>
          <w:p w14:paraId="42A4825E" w14:textId="77777777" w:rsidR="00FF2FA2" w:rsidRDefault="00FF2FA2" w:rsidP="00FF2FA2">
            <w:pPr>
              <w:pStyle w:val="ad"/>
              <w:jc w:val="left"/>
            </w:pPr>
          </w:p>
          <w:p w14:paraId="2D933CD7" w14:textId="3C2A1FB9" w:rsidR="00FF2FA2" w:rsidRDefault="00FF2FA2" w:rsidP="00FF2FA2">
            <w:pPr>
              <w:pStyle w:val="ad"/>
              <w:jc w:val="left"/>
            </w:pPr>
            <w:r>
              <w:t>(2) При приеме изменений к размещенным сведениям контролируется, что значение, заданное в проверяемом поле, присутствует в любом состоянии в справочнике «</w:t>
            </w:r>
            <w:r w:rsidRPr="0036679A">
              <w:t>Налоги и взносы</w:t>
            </w:r>
            <w:r>
              <w:t>»</w:t>
            </w:r>
            <w:r w:rsidRPr="0036679A">
              <w:t xml:space="preserve"> (nsiEATaxes)</w:t>
            </w:r>
            <w:r>
              <w:t>.</w:t>
            </w:r>
          </w:p>
        </w:tc>
        <w:tc>
          <w:tcPr>
            <w:tcW w:w="1138" w:type="pct"/>
            <w:gridSpan w:val="4"/>
          </w:tcPr>
          <w:p w14:paraId="370FD24D" w14:textId="77777777" w:rsidR="00FF2FA2" w:rsidRDefault="00FF2FA2" w:rsidP="00FF2FA2">
            <w:pPr>
              <w:pStyle w:val="ad"/>
              <w:jc w:val="left"/>
            </w:pPr>
            <w:r>
              <w:lastRenderedPageBreak/>
              <w:t xml:space="preserve">(1) Код налога/взноса </w:t>
            </w:r>
            <w:r w:rsidRPr="0036679A">
              <w:t>&lt;</w:t>
            </w:r>
            <w:r>
              <w:rPr>
                <w:lang w:val="en-US"/>
              </w:rPr>
              <w:t>code</w:t>
            </w:r>
            <w:r w:rsidRPr="0036679A">
              <w:t xml:space="preserve">&gt;, </w:t>
            </w:r>
            <w:r>
              <w:t>заданный в поле «</w:t>
            </w:r>
            <w:r w:rsidRPr="0036679A">
              <w:t xml:space="preserve">Код налога и </w:t>
            </w:r>
            <w:r w:rsidRPr="0036679A">
              <w:lastRenderedPageBreak/>
              <w:t>взноса</w:t>
            </w:r>
            <w:r>
              <w:t>»</w:t>
            </w:r>
            <w:r w:rsidRPr="0036679A">
              <w:t xml:space="preserve"> (</w:t>
            </w:r>
            <w:r w:rsidRPr="0036679A">
              <w:rPr>
                <w:lang w:val="en-US"/>
              </w:rPr>
              <w:t>executions</w:t>
            </w:r>
            <w:r w:rsidRPr="0036679A">
              <w:t>/</w:t>
            </w:r>
            <w:r w:rsidRPr="0036679A">
              <w:rPr>
                <w:lang w:val="en-US"/>
              </w:rPr>
              <w:t>execution</w:t>
            </w:r>
            <w:r w:rsidRPr="0036679A">
              <w:t>/</w:t>
            </w:r>
            <w:r w:rsidRPr="0036679A">
              <w:rPr>
                <w:lang w:val="en-US"/>
              </w:rPr>
              <w:t>docAcceptance</w:t>
            </w:r>
            <w:r w:rsidRPr="0036679A">
              <w:t>/</w:t>
            </w:r>
            <w:r w:rsidRPr="0036679A">
              <w:rPr>
                <w:lang w:val="en-US"/>
              </w:rPr>
              <w:t>amountsReducedByTaxesInfo</w:t>
            </w:r>
            <w:r w:rsidRPr="0036679A">
              <w:t>/</w:t>
            </w:r>
            <w:r w:rsidRPr="0036679A">
              <w:rPr>
                <w:lang w:val="en-US"/>
              </w:rPr>
              <w:t>amountsReducedByTaxeInfo</w:t>
            </w:r>
            <w:r w:rsidRPr="0036679A">
              <w:t>/</w:t>
            </w:r>
            <w:r w:rsidRPr="0036679A">
              <w:rPr>
                <w:lang w:val="en-US"/>
              </w:rPr>
              <w:t>taxeInfo</w:t>
            </w:r>
            <w:r w:rsidRPr="0036679A">
              <w:t>/</w:t>
            </w:r>
            <w:r w:rsidRPr="0036679A">
              <w:rPr>
                <w:lang w:val="en-US"/>
              </w:rPr>
              <w:t>code</w:t>
            </w:r>
            <w:r w:rsidRPr="0036679A">
              <w:t>)</w:t>
            </w:r>
            <w:r>
              <w:t>, не найден в актуальнном состоянии в справочнике «</w:t>
            </w:r>
            <w:r w:rsidRPr="0036679A">
              <w:t>Налоги и взносы</w:t>
            </w:r>
            <w:r>
              <w:t>»</w:t>
            </w:r>
            <w:r w:rsidRPr="0036679A">
              <w:t xml:space="preserve"> (nsiEATaxes)</w:t>
            </w:r>
          </w:p>
          <w:p w14:paraId="7503A27F" w14:textId="77777777" w:rsidR="00FF2FA2" w:rsidRDefault="00FF2FA2" w:rsidP="00FF2FA2">
            <w:pPr>
              <w:pStyle w:val="ad"/>
              <w:jc w:val="left"/>
            </w:pPr>
          </w:p>
          <w:p w14:paraId="0491BFE7" w14:textId="277DC9C4" w:rsidR="00FF2FA2" w:rsidRDefault="00FF2FA2" w:rsidP="00FF2FA2">
            <w:pPr>
              <w:pStyle w:val="ad"/>
              <w:jc w:val="left"/>
            </w:pPr>
            <w:r>
              <w:t xml:space="preserve">(2) Код налога/взноса </w:t>
            </w:r>
            <w:r w:rsidRPr="0036679A">
              <w:t>&lt;</w:t>
            </w:r>
            <w:r>
              <w:rPr>
                <w:lang w:val="en-US"/>
              </w:rPr>
              <w:t>code</w:t>
            </w:r>
            <w:r w:rsidRPr="0036679A">
              <w:t xml:space="preserve">&gt;, </w:t>
            </w:r>
            <w:r>
              <w:t>заданный в поле «</w:t>
            </w:r>
            <w:r w:rsidRPr="0036679A">
              <w:t>Код налога и взноса</w:t>
            </w:r>
            <w:r>
              <w:t>»</w:t>
            </w:r>
            <w:r w:rsidRPr="0036679A">
              <w:t xml:space="preserve"> (</w:t>
            </w:r>
            <w:r w:rsidRPr="0036679A">
              <w:rPr>
                <w:lang w:val="en-US"/>
              </w:rPr>
              <w:t>executions</w:t>
            </w:r>
            <w:r w:rsidRPr="0036679A">
              <w:t>/</w:t>
            </w:r>
            <w:r w:rsidRPr="0036679A">
              <w:rPr>
                <w:lang w:val="en-US"/>
              </w:rPr>
              <w:t>execution</w:t>
            </w:r>
            <w:r w:rsidRPr="0036679A">
              <w:t>/</w:t>
            </w:r>
            <w:r w:rsidRPr="0036679A">
              <w:rPr>
                <w:lang w:val="en-US"/>
              </w:rPr>
              <w:t>docAcceptance</w:t>
            </w:r>
            <w:r w:rsidRPr="0036679A">
              <w:t>/</w:t>
            </w:r>
            <w:r w:rsidRPr="0036679A">
              <w:rPr>
                <w:lang w:val="en-US"/>
              </w:rPr>
              <w:t>amountsReducedByTaxesInfo</w:t>
            </w:r>
            <w:r w:rsidRPr="0036679A">
              <w:t>/</w:t>
            </w:r>
            <w:r w:rsidRPr="0036679A">
              <w:rPr>
                <w:lang w:val="en-US"/>
              </w:rPr>
              <w:t>amountsReducedByTaxeInfo</w:t>
            </w:r>
            <w:r w:rsidRPr="0036679A">
              <w:t>/</w:t>
            </w:r>
            <w:r w:rsidRPr="0036679A">
              <w:rPr>
                <w:lang w:val="en-US"/>
              </w:rPr>
              <w:t>taxeInfo</w:t>
            </w:r>
            <w:r w:rsidRPr="0036679A">
              <w:t>/</w:t>
            </w:r>
            <w:r w:rsidRPr="0036679A">
              <w:rPr>
                <w:lang w:val="en-US"/>
              </w:rPr>
              <w:t>code</w:t>
            </w:r>
            <w:r w:rsidRPr="0036679A">
              <w:t>)</w:t>
            </w:r>
            <w:r>
              <w:t>, не найден в справочнике «</w:t>
            </w:r>
            <w:r w:rsidRPr="0036679A">
              <w:t>Налоги и взносы</w:t>
            </w:r>
            <w:r>
              <w:t>»</w:t>
            </w:r>
            <w:r w:rsidRPr="0036679A">
              <w:t xml:space="preserve"> (nsiEATaxes)</w:t>
            </w:r>
          </w:p>
        </w:tc>
      </w:tr>
      <w:tr w:rsidR="00FF2FA2" w:rsidRPr="009F4E26" w14:paraId="2A949B27" w14:textId="77777777" w:rsidTr="00503E74">
        <w:trPr>
          <w:trHeight w:val="348"/>
        </w:trPr>
        <w:tc>
          <w:tcPr>
            <w:tcW w:w="819" w:type="pct"/>
            <w:gridSpan w:val="3"/>
          </w:tcPr>
          <w:p w14:paraId="38881AA5" w14:textId="1FB21FC6" w:rsidR="00FF2FA2" w:rsidRPr="004244E4" w:rsidRDefault="00FF2FA2" w:rsidP="00FF2FA2">
            <w:pPr>
              <w:pStyle w:val="ad"/>
              <w:jc w:val="left"/>
            </w:pPr>
            <w:r w:rsidRPr="00535275">
              <w:lastRenderedPageBreak/>
              <w:t>РК_ИК_04</w:t>
            </w:r>
            <w:r>
              <w:t>20</w:t>
            </w:r>
          </w:p>
        </w:tc>
        <w:tc>
          <w:tcPr>
            <w:tcW w:w="579" w:type="pct"/>
            <w:gridSpan w:val="2"/>
          </w:tcPr>
          <w:p w14:paraId="58730089" w14:textId="77777777" w:rsidR="00FF2FA2" w:rsidRDefault="00FF2FA2" w:rsidP="00FF2FA2">
            <w:pPr>
              <w:pStyle w:val="ad"/>
              <w:jc w:val="left"/>
            </w:pPr>
          </w:p>
        </w:tc>
        <w:tc>
          <w:tcPr>
            <w:tcW w:w="1129" w:type="pct"/>
            <w:gridSpan w:val="6"/>
          </w:tcPr>
          <w:p w14:paraId="0F79B1EB" w14:textId="07A2D1BE" w:rsidR="00FF2FA2" w:rsidRDefault="00FF2FA2" w:rsidP="00FF2FA2">
            <w:pPr>
              <w:pStyle w:val="ad"/>
              <w:jc w:val="left"/>
            </w:pPr>
            <w:r w:rsidRPr="00AA3A98">
              <w:t>Уникальный идентификатор реквизитов счета поставщика из сведений о контракте</w:t>
            </w:r>
            <w:r>
              <w:t xml:space="preserve"> (</w:t>
            </w:r>
            <w:r w:rsidRPr="00AA3A98">
              <w:t>executions/execution/docAcceptance/supplierAccountsDetailContractInfo/sid</w:t>
            </w:r>
            <w:r>
              <w:t>)</w:t>
            </w:r>
          </w:p>
          <w:p w14:paraId="0C551143" w14:textId="77777777" w:rsidR="0015206D" w:rsidRDefault="0015206D" w:rsidP="00FF2FA2">
            <w:pPr>
              <w:pStyle w:val="ad"/>
              <w:jc w:val="left"/>
            </w:pPr>
          </w:p>
          <w:p w14:paraId="4AAB46AF" w14:textId="297DC521" w:rsidR="00FF2FA2" w:rsidRDefault="00E66516" w:rsidP="00FF2FA2">
            <w:pPr>
              <w:pStyle w:val="ad"/>
              <w:jc w:val="left"/>
            </w:pPr>
            <w:r w:rsidRPr="00E66516">
              <w:t xml:space="preserve">Уникальный идентификатор реквизитов для осуществления оплаты третьим лицам </w:t>
            </w:r>
            <w:r w:rsidR="0015206D">
              <w:t>(</w:t>
            </w:r>
            <w:r w:rsidR="0015206D" w:rsidRPr="0015206D">
              <w:t>executions/execution/docAcceptance/thirdParticipantInfo/sid</w:t>
            </w:r>
            <w:r w:rsidR="0015206D">
              <w:t>)</w:t>
            </w:r>
          </w:p>
          <w:p w14:paraId="3283DC2F" w14:textId="77777777" w:rsidR="0015206D" w:rsidRDefault="0015206D" w:rsidP="00FF2FA2">
            <w:pPr>
              <w:pStyle w:val="ad"/>
              <w:jc w:val="left"/>
            </w:pPr>
          </w:p>
          <w:p w14:paraId="7F75FCE0" w14:textId="77777777" w:rsidR="00FF2FA2" w:rsidRDefault="00FF2FA2" w:rsidP="00FF2FA2">
            <w:pPr>
              <w:pStyle w:val="ad"/>
              <w:jc w:val="left"/>
            </w:pPr>
            <w:r w:rsidRPr="00AA3A98">
              <w:t xml:space="preserve">Внешний идентификатор реквизитов </w:t>
            </w:r>
            <w:r w:rsidRPr="00AA3A98">
              <w:lastRenderedPageBreak/>
              <w:t>счета поставщика из сведений о контракте</w:t>
            </w:r>
            <w:r>
              <w:t xml:space="preserve"> (</w:t>
            </w:r>
            <w:r w:rsidRPr="00AA3A98">
              <w:t>executions/execution/docAcceptance/supplierAccountsDetailContractInfo/externalSid</w:t>
            </w:r>
            <w:r>
              <w:t>)</w:t>
            </w:r>
          </w:p>
          <w:p w14:paraId="14B605CC" w14:textId="77777777" w:rsidR="0015206D" w:rsidRDefault="0015206D" w:rsidP="00FF2FA2">
            <w:pPr>
              <w:pStyle w:val="ad"/>
              <w:jc w:val="left"/>
            </w:pPr>
          </w:p>
          <w:p w14:paraId="4EE86461" w14:textId="4EB11858" w:rsidR="0015206D" w:rsidRDefault="00E66516" w:rsidP="00FF2FA2">
            <w:pPr>
              <w:pStyle w:val="ad"/>
              <w:jc w:val="left"/>
            </w:pPr>
            <w:r w:rsidRPr="00E66516">
              <w:t xml:space="preserve">Внешний идентификатор реквизитов для осуществления оплаты третьим лицам </w:t>
            </w:r>
            <w:r w:rsidR="0015206D">
              <w:t>(</w:t>
            </w:r>
            <w:r w:rsidR="0015206D" w:rsidRPr="0015206D">
              <w:t>executions/execution/docAcceptance/thirdParticipantInfo/externalSid</w:t>
            </w:r>
            <w:r w:rsidR="0015206D">
              <w:t>)</w:t>
            </w:r>
          </w:p>
        </w:tc>
        <w:tc>
          <w:tcPr>
            <w:tcW w:w="1335" w:type="pct"/>
          </w:tcPr>
          <w:p w14:paraId="445FCA8F" w14:textId="3736E1A7" w:rsidR="00FF2FA2" w:rsidRDefault="00FF2FA2" w:rsidP="00FF2FA2">
            <w:pPr>
              <w:pStyle w:val="ad"/>
              <w:jc w:val="left"/>
            </w:pPr>
            <w:r>
              <w:lastRenderedPageBreak/>
              <w:t>Если заполнен блок «</w:t>
            </w:r>
            <w:r w:rsidRPr="00E1291A">
              <w:t>Реквизиты счета поставщика</w:t>
            </w:r>
            <w:r>
              <w:t>» (</w:t>
            </w:r>
            <w:r w:rsidRPr="00E1291A">
              <w:t>executions/execution/docAcceptance/supplierAccountsDetailContractInfo</w:t>
            </w:r>
            <w:r>
              <w:t>)</w:t>
            </w:r>
            <w:r w:rsidR="0015206D">
              <w:t xml:space="preserve"> ИЛИ </w:t>
            </w:r>
            <w:r w:rsidR="0015206D" w:rsidRPr="0015206D">
              <w:t>«Информация о контрагенте для оплаты третьим лицам» (executions/execution/docAcceptance/thirdParticipantInfo)</w:t>
            </w:r>
            <w:r>
              <w:t>, то провеяется наличие хотя бы одного из проверяемых полей</w:t>
            </w:r>
            <w:r w:rsidR="0015206D">
              <w:t xml:space="preserve"> </w:t>
            </w:r>
            <w:r w:rsidR="0015206D" w:rsidRPr="00AA3A98">
              <w:t>sid</w:t>
            </w:r>
            <w:r w:rsidR="0015206D">
              <w:t xml:space="preserve"> и/</w:t>
            </w:r>
            <w:r w:rsidR="00C27C7D">
              <w:t xml:space="preserve">или </w:t>
            </w:r>
            <w:r w:rsidR="00C27C7D" w:rsidRPr="0015206D">
              <w:t>externalSid</w:t>
            </w:r>
            <w:r w:rsidR="00C27C7D">
              <w:t>.</w:t>
            </w:r>
          </w:p>
        </w:tc>
        <w:tc>
          <w:tcPr>
            <w:tcW w:w="1138" w:type="pct"/>
            <w:gridSpan w:val="4"/>
          </w:tcPr>
          <w:p w14:paraId="5007E2FC" w14:textId="4C36669F" w:rsidR="00FF2FA2" w:rsidRDefault="00FF2FA2" w:rsidP="00FF2FA2">
            <w:pPr>
              <w:pStyle w:val="ad"/>
              <w:jc w:val="left"/>
            </w:pPr>
            <w:r>
              <w:t>В</w:t>
            </w:r>
            <w:r w:rsidRPr="00E1291A">
              <w:t xml:space="preserve"> </w:t>
            </w:r>
            <w:r>
              <w:t>составе</w:t>
            </w:r>
            <w:r w:rsidRPr="00E1291A">
              <w:t xml:space="preserve"> </w:t>
            </w:r>
            <w:r>
              <w:t>блока</w:t>
            </w:r>
            <w:r w:rsidRPr="00E1291A">
              <w:t xml:space="preserve"> «Реквизиты счета поставщика» (</w:t>
            </w:r>
            <w:r w:rsidRPr="00E1291A">
              <w:rPr>
                <w:lang w:val="en-US"/>
              </w:rPr>
              <w:t>executions</w:t>
            </w:r>
            <w:r w:rsidRPr="00E1291A">
              <w:t>/</w:t>
            </w:r>
            <w:r w:rsidRPr="00E1291A">
              <w:rPr>
                <w:lang w:val="en-US"/>
              </w:rPr>
              <w:t>execution</w:t>
            </w:r>
            <w:r w:rsidRPr="00E1291A">
              <w:t>/</w:t>
            </w:r>
            <w:r w:rsidRPr="00E1291A">
              <w:rPr>
                <w:lang w:val="en-US"/>
              </w:rPr>
              <w:t>docAcceptance</w:t>
            </w:r>
            <w:r w:rsidRPr="00E1291A">
              <w:t>/</w:t>
            </w:r>
            <w:r w:rsidRPr="00E1291A">
              <w:rPr>
                <w:lang w:val="en-US"/>
              </w:rPr>
              <w:t>supplierAccountsDetailContractInfo</w:t>
            </w:r>
            <w:r w:rsidRPr="00E1291A">
              <w:t>)</w:t>
            </w:r>
            <w:r w:rsidR="00C27C7D">
              <w:t>/</w:t>
            </w:r>
            <w:r w:rsidR="00C27C7D" w:rsidRPr="0015206D">
              <w:t>«Информация о контрагенте для оплаты третьим лицам» (executions/execution/docAcceptance/thirdParticipantInfo)</w:t>
            </w:r>
            <w:r w:rsidR="00C27C7D">
              <w:t xml:space="preserve"> </w:t>
            </w:r>
            <w:r>
              <w:t>должно быть заполнено хотя бы одно из следующих полей:</w:t>
            </w:r>
          </w:p>
          <w:p w14:paraId="599BC8EB" w14:textId="06257DAF" w:rsidR="00FF2FA2" w:rsidRDefault="00FF2FA2" w:rsidP="00FF2FA2">
            <w:pPr>
              <w:pStyle w:val="ad"/>
              <w:jc w:val="left"/>
            </w:pPr>
            <w:r>
              <w:t>«</w:t>
            </w:r>
            <w:r w:rsidRPr="00AA3A98">
              <w:t>Уникальный идентификатор реквизитов</w:t>
            </w:r>
            <w:r>
              <w:t>» (</w:t>
            </w:r>
            <w:r w:rsidRPr="00AA3A98">
              <w:t>sid</w:t>
            </w:r>
            <w:r>
              <w:t>)</w:t>
            </w:r>
          </w:p>
          <w:p w14:paraId="29EAAA50" w14:textId="0446D4D2" w:rsidR="00FF2FA2" w:rsidRDefault="00FF2FA2" w:rsidP="00FF2FA2">
            <w:pPr>
              <w:pStyle w:val="ad"/>
              <w:jc w:val="left"/>
            </w:pPr>
            <w:r>
              <w:lastRenderedPageBreak/>
              <w:t>«</w:t>
            </w:r>
            <w:r w:rsidRPr="00AA3A98">
              <w:t>Внешний идентификатор реквизитов</w:t>
            </w:r>
            <w:r>
              <w:t>» (</w:t>
            </w:r>
            <w:r w:rsidRPr="00AA3A98">
              <w:t>externalSid</w:t>
            </w:r>
            <w:r>
              <w:t>)</w:t>
            </w:r>
          </w:p>
        </w:tc>
      </w:tr>
      <w:tr w:rsidR="00FF2FA2" w:rsidRPr="009F4E26" w14:paraId="0FB90C44" w14:textId="77777777" w:rsidTr="00503E74">
        <w:trPr>
          <w:trHeight w:val="348"/>
        </w:trPr>
        <w:tc>
          <w:tcPr>
            <w:tcW w:w="819" w:type="pct"/>
            <w:gridSpan w:val="3"/>
          </w:tcPr>
          <w:p w14:paraId="31678F78" w14:textId="35B56B05" w:rsidR="00FF2FA2" w:rsidRPr="004244E4" w:rsidRDefault="00FF2FA2" w:rsidP="00FF2FA2">
            <w:pPr>
              <w:pStyle w:val="ad"/>
              <w:jc w:val="left"/>
            </w:pPr>
            <w:r w:rsidRPr="00535275">
              <w:lastRenderedPageBreak/>
              <w:t>РК_ИК_04</w:t>
            </w:r>
            <w:r>
              <w:t>21</w:t>
            </w:r>
          </w:p>
        </w:tc>
        <w:tc>
          <w:tcPr>
            <w:tcW w:w="579" w:type="pct"/>
            <w:gridSpan w:val="2"/>
          </w:tcPr>
          <w:p w14:paraId="6CF7C462" w14:textId="77777777" w:rsidR="00FF2FA2" w:rsidRDefault="00FF2FA2" w:rsidP="00FF2FA2">
            <w:pPr>
              <w:pStyle w:val="ad"/>
              <w:jc w:val="left"/>
            </w:pPr>
          </w:p>
        </w:tc>
        <w:tc>
          <w:tcPr>
            <w:tcW w:w="1129" w:type="pct"/>
            <w:gridSpan w:val="6"/>
          </w:tcPr>
          <w:p w14:paraId="0BD777FC" w14:textId="2C81E064" w:rsidR="00FF2FA2" w:rsidRDefault="00FF2FA2" w:rsidP="00FF2FA2">
            <w:pPr>
              <w:pStyle w:val="ad"/>
              <w:jc w:val="left"/>
            </w:pPr>
            <w:r w:rsidRPr="00AA3A98">
              <w:t>Уникальный идентификатор реквизитов счета поставщика из сведений о контракте</w:t>
            </w:r>
            <w:r>
              <w:t xml:space="preserve"> (</w:t>
            </w:r>
            <w:r w:rsidRPr="00AA3A98">
              <w:t>executions/execution/docAcceptance/supplierAccountsDetailContractInfo/sid</w:t>
            </w:r>
            <w:r>
              <w:t>)</w:t>
            </w:r>
          </w:p>
          <w:p w14:paraId="0D8A2875" w14:textId="77777777" w:rsidR="00C27C7D" w:rsidRDefault="00C27C7D" w:rsidP="00FF2FA2">
            <w:pPr>
              <w:pStyle w:val="ad"/>
              <w:jc w:val="left"/>
            </w:pPr>
          </w:p>
          <w:p w14:paraId="0A7458DE" w14:textId="204F0DA2" w:rsidR="00C27C7D" w:rsidRDefault="00E66516" w:rsidP="00C27C7D">
            <w:pPr>
              <w:pStyle w:val="ad"/>
              <w:jc w:val="left"/>
            </w:pPr>
            <w:r w:rsidRPr="00E66516">
              <w:t xml:space="preserve">Уникальный идентификатор реквизитов для осуществления оплаты третьим лицам </w:t>
            </w:r>
            <w:r w:rsidR="00C27C7D">
              <w:t>(</w:t>
            </w:r>
            <w:r w:rsidR="00C27C7D" w:rsidRPr="0015206D">
              <w:t>executions/execution/docAcceptance/thirdParticipantInfo/sid</w:t>
            </w:r>
            <w:r w:rsidR="00C27C7D">
              <w:t>)</w:t>
            </w:r>
          </w:p>
          <w:p w14:paraId="6422B7DD" w14:textId="54E3422E" w:rsidR="00FF2FA2" w:rsidRDefault="00FF2FA2" w:rsidP="00FF2FA2">
            <w:pPr>
              <w:pStyle w:val="ad"/>
              <w:jc w:val="left"/>
            </w:pPr>
          </w:p>
          <w:p w14:paraId="2D6EB076" w14:textId="77777777" w:rsidR="00C27C7D" w:rsidRDefault="00C27C7D" w:rsidP="00FF2FA2">
            <w:pPr>
              <w:pStyle w:val="ad"/>
              <w:jc w:val="left"/>
            </w:pPr>
          </w:p>
          <w:p w14:paraId="613ABACE" w14:textId="77777777" w:rsidR="00FF2FA2" w:rsidRDefault="00FF2FA2" w:rsidP="00FF2FA2">
            <w:pPr>
              <w:pStyle w:val="ad"/>
              <w:jc w:val="left"/>
            </w:pPr>
            <w:r w:rsidRPr="00AA3A98">
              <w:t>Внешний идентификатор реквизитов счета поставщика из сведений о контракте</w:t>
            </w:r>
            <w:r>
              <w:t xml:space="preserve"> (</w:t>
            </w:r>
            <w:r w:rsidRPr="00AA3A98">
              <w:t>executions/execution/docAcceptance/supplierAccountsDetailContractInfo/externalSid</w:t>
            </w:r>
            <w:r>
              <w:t>)</w:t>
            </w:r>
          </w:p>
          <w:p w14:paraId="70959735" w14:textId="77777777" w:rsidR="00C27C7D" w:rsidRDefault="00C27C7D" w:rsidP="00FF2FA2">
            <w:pPr>
              <w:pStyle w:val="ad"/>
              <w:jc w:val="left"/>
            </w:pPr>
          </w:p>
          <w:p w14:paraId="7835E2FA" w14:textId="38ABA75F" w:rsidR="00C27C7D" w:rsidRDefault="00E66516" w:rsidP="00FF2FA2">
            <w:pPr>
              <w:pStyle w:val="ad"/>
              <w:jc w:val="left"/>
            </w:pPr>
            <w:r w:rsidRPr="00E66516">
              <w:t xml:space="preserve">Внешний идентификатор реквизитов </w:t>
            </w:r>
            <w:r w:rsidRPr="00E66516">
              <w:lastRenderedPageBreak/>
              <w:t xml:space="preserve">для осуществления оплаты третьим лицам </w:t>
            </w:r>
            <w:r w:rsidR="00C27C7D">
              <w:t>(</w:t>
            </w:r>
            <w:r w:rsidR="00C27C7D" w:rsidRPr="0015206D">
              <w:t>executions/execution/docAcceptance/thirdParticipantInfo/externalSid</w:t>
            </w:r>
            <w:r w:rsidR="00C27C7D">
              <w:t>)</w:t>
            </w:r>
          </w:p>
        </w:tc>
        <w:tc>
          <w:tcPr>
            <w:tcW w:w="1335" w:type="pct"/>
          </w:tcPr>
          <w:p w14:paraId="1C6F050F" w14:textId="5B0ABEB7" w:rsidR="00FF2FA2" w:rsidRDefault="00FF2FA2" w:rsidP="00FF2FA2">
            <w:pPr>
              <w:pStyle w:val="ad"/>
              <w:jc w:val="left"/>
            </w:pPr>
            <w:r>
              <w:lastRenderedPageBreak/>
              <w:t>Если</w:t>
            </w:r>
            <w:r w:rsidRPr="002450D9">
              <w:t xml:space="preserve"> </w:t>
            </w:r>
            <w:r>
              <w:t>заполнен</w:t>
            </w:r>
            <w:r w:rsidRPr="002450D9">
              <w:t xml:space="preserve"> </w:t>
            </w:r>
            <w:r>
              <w:t>блок</w:t>
            </w:r>
            <w:r w:rsidRPr="002450D9">
              <w:t xml:space="preserve"> «</w:t>
            </w:r>
            <w:r w:rsidRPr="00E1291A">
              <w:t>Реквизиты</w:t>
            </w:r>
            <w:r w:rsidRPr="002450D9">
              <w:t xml:space="preserve"> </w:t>
            </w:r>
            <w:r w:rsidRPr="00E1291A">
              <w:t>счета</w:t>
            </w:r>
            <w:r w:rsidRPr="002450D9">
              <w:t xml:space="preserve"> </w:t>
            </w:r>
            <w:r w:rsidRPr="00E1291A">
              <w:t>поставщика</w:t>
            </w:r>
            <w:r w:rsidRPr="002450D9">
              <w:t>» (</w:t>
            </w:r>
            <w:r w:rsidRPr="002450D9">
              <w:rPr>
                <w:lang w:val="en-US"/>
              </w:rPr>
              <w:t>executions</w:t>
            </w:r>
            <w:r w:rsidRPr="002450D9">
              <w:t>/</w:t>
            </w:r>
            <w:r w:rsidRPr="002450D9">
              <w:rPr>
                <w:lang w:val="en-US"/>
              </w:rPr>
              <w:t>execution</w:t>
            </w:r>
            <w:r w:rsidRPr="002450D9">
              <w:t>/</w:t>
            </w:r>
            <w:r w:rsidRPr="002450D9">
              <w:rPr>
                <w:lang w:val="en-US"/>
              </w:rPr>
              <w:t>docAcceptance</w:t>
            </w:r>
            <w:r w:rsidRPr="002450D9">
              <w:t>/</w:t>
            </w:r>
            <w:r w:rsidRPr="002450D9">
              <w:rPr>
                <w:lang w:val="en-US"/>
              </w:rPr>
              <w:t>supplierAccountsDetailContractInfo</w:t>
            </w:r>
            <w:r w:rsidRPr="002450D9">
              <w:t>)</w:t>
            </w:r>
            <w:r w:rsidR="00C27C7D">
              <w:t xml:space="preserve"> ИЛИ </w:t>
            </w:r>
            <w:r w:rsidR="00C27C7D" w:rsidRPr="0015206D">
              <w:t>«Информация о контрагенте для оплаты третьим лицам» (executions/execution/docAcceptance/thirdParticipantInfo)</w:t>
            </w:r>
            <w:r>
              <w:t xml:space="preserve">, то по совокупности значений проверяемых полей выполняется поиск реквизитов </w:t>
            </w:r>
            <w:r w:rsidRPr="00C80C16">
              <w:rPr>
                <w:b/>
              </w:rPr>
              <w:t>поставщика</w:t>
            </w:r>
            <w:r>
              <w:t xml:space="preserve"> </w:t>
            </w:r>
            <w:r w:rsidR="00C27C7D">
              <w:t xml:space="preserve">или контрагента </w:t>
            </w:r>
            <w:r>
              <w:t>в последней размещенной версии сведений о контракте:</w:t>
            </w:r>
          </w:p>
          <w:p w14:paraId="6A21D588" w14:textId="77777777" w:rsidR="00FF2FA2" w:rsidRPr="00C80C16" w:rsidRDefault="00FF2FA2" w:rsidP="002D0245">
            <w:pPr>
              <w:pStyle w:val="ad"/>
              <w:numPr>
                <w:ilvl w:val="0"/>
                <w:numId w:val="177"/>
              </w:numPr>
              <w:ind w:left="321"/>
              <w:jc w:val="left"/>
            </w:pPr>
            <w:r>
              <w:t>если сведения найдены, то контроль считается успешно пройденным</w:t>
            </w:r>
            <w:r w:rsidRPr="00C80C16">
              <w:t>;</w:t>
            </w:r>
          </w:p>
          <w:p w14:paraId="465188EE" w14:textId="2F09AE61" w:rsidR="00FF2FA2" w:rsidRDefault="00FF2FA2" w:rsidP="00FF2FA2">
            <w:pPr>
              <w:pStyle w:val="ad"/>
              <w:jc w:val="left"/>
            </w:pPr>
            <w:r>
              <w:t>если сведения не найдены, то ошибка контроля</w:t>
            </w:r>
          </w:p>
        </w:tc>
        <w:tc>
          <w:tcPr>
            <w:tcW w:w="1138" w:type="pct"/>
            <w:gridSpan w:val="4"/>
          </w:tcPr>
          <w:p w14:paraId="40FEF2E5" w14:textId="5591AC2D" w:rsidR="00FF2FA2" w:rsidRDefault="00FF2FA2" w:rsidP="00FF2FA2">
            <w:pPr>
              <w:pStyle w:val="ad"/>
              <w:jc w:val="left"/>
            </w:pPr>
            <w:r>
              <w:t>Реквизиты поставщика</w:t>
            </w:r>
            <w:r w:rsidR="00C27C7D">
              <w:t>/контрагента для оплаты третьим лицам</w:t>
            </w:r>
            <w:r>
              <w:t xml:space="preserve"> с идентификатором/идентификаторами </w:t>
            </w:r>
            <w:r w:rsidRPr="00C80C16">
              <w:t>&lt;</w:t>
            </w:r>
            <w:r>
              <w:rPr>
                <w:lang w:val="en-US"/>
              </w:rPr>
              <w:t>sid</w:t>
            </w:r>
            <w:r w:rsidRPr="00C80C16">
              <w:t xml:space="preserve">, </w:t>
            </w:r>
            <w:r>
              <w:rPr>
                <w:lang w:val="en-US"/>
              </w:rPr>
              <w:t>externalSid</w:t>
            </w:r>
            <w:r w:rsidRPr="00C80C16">
              <w:t>&gt;</w:t>
            </w:r>
            <w:r>
              <w:t>, заданные в блоке «</w:t>
            </w:r>
            <w:r w:rsidRPr="00C80C16">
              <w:t>Реквизиты счета поставщика</w:t>
            </w:r>
            <w:r>
              <w:t>» (</w:t>
            </w:r>
            <w:r w:rsidRPr="00C80C16">
              <w:t>executions/execution/docAcceptance/supplierAccountsDetailContractInfo</w:t>
            </w:r>
            <w:r>
              <w:t>)</w:t>
            </w:r>
            <w:r w:rsidR="00C27C7D">
              <w:t>/</w:t>
            </w:r>
            <w:r w:rsidR="00C27C7D" w:rsidRPr="0015206D">
              <w:t>«Информация о контрагенте для оплаты третьим лицам» (executions/execution/docAcceptance/thirdParticipantInfo)</w:t>
            </w:r>
            <w:r>
              <w:t>, не найдены в последней версии сведений о контракте</w:t>
            </w:r>
          </w:p>
        </w:tc>
      </w:tr>
      <w:tr w:rsidR="00FF2FA2" w:rsidRPr="009F4E26" w14:paraId="64D4686B" w14:textId="77777777" w:rsidTr="00834157">
        <w:trPr>
          <w:trHeight w:val="348"/>
        </w:trPr>
        <w:tc>
          <w:tcPr>
            <w:tcW w:w="819" w:type="pct"/>
            <w:gridSpan w:val="3"/>
          </w:tcPr>
          <w:p w14:paraId="7CCD5683" w14:textId="0FCCDCF2" w:rsidR="00FF2FA2" w:rsidRPr="003C487D" w:rsidRDefault="00FF2FA2" w:rsidP="00FF2FA2">
            <w:pPr>
              <w:pStyle w:val="ad"/>
              <w:jc w:val="left"/>
            </w:pPr>
            <w:r>
              <w:t>РК_ИК_0084</w:t>
            </w:r>
          </w:p>
        </w:tc>
        <w:tc>
          <w:tcPr>
            <w:tcW w:w="579" w:type="pct"/>
            <w:gridSpan w:val="2"/>
          </w:tcPr>
          <w:p w14:paraId="6C7CDA05" w14:textId="77777777" w:rsidR="00FF2FA2" w:rsidRDefault="00FF2FA2" w:rsidP="00FF2FA2">
            <w:pPr>
              <w:pStyle w:val="ad"/>
              <w:jc w:val="left"/>
            </w:pPr>
          </w:p>
        </w:tc>
        <w:tc>
          <w:tcPr>
            <w:tcW w:w="1129" w:type="pct"/>
            <w:gridSpan w:val="6"/>
          </w:tcPr>
          <w:p w14:paraId="796048C0" w14:textId="4326B817" w:rsidR="00FF2FA2" w:rsidRPr="00763273" w:rsidRDefault="00FF2FA2" w:rsidP="00FF2FA2">
            <w:pPr>
              <w:pStyle w:val="ad"/>
              <w:jc w:val="left"/>
            </w:pPr>
            <w:r w:rsidRPr="003C487D">
              <w:t xml:space="preserve">Фактически оплачено в валюте платежа </w:t>
            </w:r>
            <w:r w:rsidRPr="00763273">
              <w:t>(</w:t>
            </w:r>
            <w:r w:rsidRPr="00F06A06">
              <w:rPr>
                <w:lang w:val="en-US"/>
              </w:rPr>
              <w:t>executions</w:t>
            </w:r>
            <w:r w:rsidRPr="00763273">
              <w:t>\</w:t>
            </w:r>
            <w:r w:rsidRPr="00A23BA5">
              <w:rPr>
                <w:lang w:val="en-US"/>
              </w:rPr>
              <w:t>execution</w:t>
            </w:r>
            <w:r w:rsidRPr="00763273">
              <w:t>\</w:t>
            </w:r>
            <w:r>
              <w:rPr>
                <w:lang w:val="en-US"/>
              </w:rPr>
              <w:t>paid</w:t>
            </w:r>
            <w:r w:rsidRPr="00763273">
              <w:t>)</w:t>
            </w:r>
          </w:p>
        </w:tc>
        <w:tc>
          <w:tcPr>
            <w:tcW w:w="1335" w:type="pct"/>
          </w:tcPr>
          <w:p w14:paraId="7DD3F2D2" w14:textId="57B384C9" w:rsidR="00FF2FA2" w:rsidRPr="003C487D" w:rsidRDefault="00FF2FA2" w:rsidP="00FF2FA2">
            <w:pPr>
              <w:pStyle w:val="ad"/>
              <w:jc w:val="left"/>
            </w:pPr>
            <w:r>
              <w:t xml:space="preserve">В случае если в информации об исполнении контракта указан платежный документ (Заполнен блок </w:t>
            </w:r>
            <w:r w:rsidRPr="00F06A06">
              <w:rPr>
                <w:lang w:val="en-US"/>
              </w:rPr>
              <w:t>executions</w:t>
            </w:r>
            <w:r w:rsidRPr="00763273">
              <w:t>\</w:t>
            </w:r>
            <w:r w:rsidRPr="00A23BA5">
              <w:rPr>
                <w:lang w:val="en-US"/>
              </w:rPr>
              <w:t>execution</w:t>
            </w:r>
            <w:r w:rsidRPr="00763273">
              <w:t>\</w:t>
            </w:r>
            <w:r>
              <w:rPr>
                <w:lang w:val="en-US"/>
              </w:rPr>
              <w:t>payDoc</w:t>
            </w:r>
            <w:r>
              <w:t>), в информации должно быть заполнено поле «</w:t>
            </w:r>
            <w:r w:rsidRPr="003C487D">
              <w:t>Фактически оплачено в валюте платежа</w:t>
            </w:r>
            <w:r>
              <w:t>»</w:t>
            </w:r>
            <w:r w:rsidRPr="003C487D">
              <w:t xml:space="preserve"> </w:t>
            </w:r>
            <w:r w:rsidRPr="00763273">
              <w:t>(</w:t>
            </w:r>
            <w:r w:rsidRPr="00F06A06">
              <w:rPr>
                <w:lang w:val="en-US"/>
              </w:rPr>
              <w:t>executions</w:t>
            </w:r>
            <w:r w:rsidRPr="00763273">
              <w:t>\</w:t>
            </w:r>
            <w:r w:rsidRPr="00A23BA5">
              <w:rPr>
                <w:lang w:val="en-US"/>
              </w:rPr>
              <w:t>execution</w:t>
            </w:r>
            <w:r w:rsidRPr="00763273">
              <w:t>\</w:t>
            </w:r>
            <w:r>
              <w:rPr>
                <w:lang w:val="en-US"/>
              </w:rPr>
              <w:t>paid</w:t>
            </w:r>
            <w:r w:rsidRPr="00763273">
              <w:t>)</w:t>
            </w:r>
          </w:p>
        </w:tc>
        <w:tc>
          <w:tcPr>
            <w:tcW w:w="1138" w:type="pct"/>
            <w:gridSpan w:val="4"/>
          </w:tcPr>
          <w:p w14:paraId="471752E8" w14:textId="74708E3A" w:rsidR="00FF2FA2" w:rsidRPr="003748E4" w:rsidRDefault="00FF2FA2" w:rsidP="00FF2FA2">
            <w:pPr>
              <w:pStyle w:val="ad"/>
              <w:jc w:val="left"/>
            </w:pPr>
            <w:r>
              <w:t xml:space="preserve">В случае если в информации об исполнении контракта указан платежный документ (Заполнен блок </w:t>
            </w:r>
            <w:r w:rsidRPr="00F06A06">
              <w:rPr>
                <w:lang w:val="en-US"/>
              </w:rPr>
              <w:t>executions</w:t>
            </w:r>
            <w:r w:rsidRPr="00763273">
              <w:t>\</w:t>
            </w:r>
            <w:r w:rsidRPr="00A23BA5">
              <w:rPr>
                <w:lang w:val="en-US"/>
              </w:rPr>
              <w:t>execution</w:t>
            </w:r>
            <w:r w:rsidRPr="00763273">
              <w:t>\</w:t>
            </w:r>
            <w:r>
              <w:rPr>
                <w:lang w:val="en-US"/>
              </w:rPr>
              <w:t>payDoc</w:t>
            </w:r>
            <w:r>
              <w:t>), в информации должно быть заполнено поле «</w:t>
            </w:r>
            <w:r w:rsidRPr="003C487D">
              <w:t>Фактически оплачено в валюте платежа</w:t>
            </w:r>
            <w:r>
              <w:t>»</w:t>
            </w:r>
            <w:r w:rsidRPr="003C487D">
              <w:t xml:space="preserve"> </w:t>
            </w:r>
            <w:r w:rsidRPr="00763273">
              <w:t>(</w:t>
            </w:r>
            <w:r w:rsidRPr="00F06A06">
              <w:rPr>
                <w:lang w:val="en-US"/>
              </w:rPr>
              <w:t>executions</w:t>
            </w:r>
            <w:r w:rsidRPr="00763273">
              <w:t>\</w:t>
            </w:r>
            <w:r w:rsidRPr="00A23BA5">
              <w:rPr>
                <w:lang w:val="en-US"/>
              </w:rPr>
              <w:t>execution</w:t>
            </w:r>
            <w:r w:rsidRPr="00763273">
              <w:t>\</w:t>
            </w:r>
            <w:r>
              <w:rPr>
                <w:lang w:val="en-US"/>
              </w:rPr>
              <w:t>paid</w:t>
            </w:r>
            <w:r w:rsidRPr="00763273">
              <w:t>)</w:t>
            </w:r>
          </w:p>
        </w:tc>
      </w:tr>
      <w:tr w:rsidR="00FF2FA2" w:rsidRPr="005E645A" w14:paraId="75EB4D80" w14:textId="77777777" w:rsidTr="00834157">
        <w:trPr>
          <w:trHeight w:val="348"/>
        </w:trPr>
        <w:tc>
          <w:tcPr>
            <w:tcW w:w="819" w:type="pct"/>
            <w:gridSpan w:val="3"/>
          </w:tcPr>
          <w:p w14:paraId="414208F3" w14:textId="6FE61E48" w:rsidR="00FF2FA2" w:rsidRDefault="00FF2FA2" w:rsidP="00FF2FA2">
            <w:pPr>
              <w:pStyle w:val="ad"/>
              <w:jc w:val="left"/>
            </w:pPr>
            <w:r w:rsidRPr="00A64DD7">
              <w:t>РК_ИК_022</w:t>
            </w:r>
            <w:r>
              <w:t>7</w:t>
            </w:r>
          </w:p>
        </w:tc>
        <w:tc>
          <w:tcPr>
            <w:tcW w:w="579" w:type="pct"/>
            <w:gridSpan w:val="2"/>
          </w:tcPr>
          <w:p w14:paraId="1D5E3962" w14:textId="77777777" w:rsidR="00FF2FA2" w:rsidRDefault="00FF2FA2" w:rsidP="00FF2FA2">
            <w:pPr>
              <w:pStyle w:val="ad"/>
              <w:jc w:val="left"/>
            </w:pPr>
          </w:p>
        </w:tc>
        <w:tc>
          <w:tcPr>
            <w:tcW w:w="1129" w:type="pct"/>
            <w:gridSpan w:val="6"/>
          </w:tcPr>
          <w:p w14:paraId="42CC15AE" w14:textId="37544CB1" w:rsidR="00FF2FA2" w:rsidRPr="003C487D" w:rsidRDefault="00FF2FA2" w:rsidP="00FF2FA2">
            <w:pPr>
              <w:pStyle w:val="ad"/>
              <w:jc w:val="left"/>
            </w:pPr>
            <w:r w:rsidRPr="003C487D">
              <w:t xml:space="preserve">Фактически оплачено в валюте платежа </w:t>
            </w:r>
            <w:r w:rsidRPr="00763273">
              <w:t>(</w:t>
            </w:r>
            <w:r w:rsidRPr="00F06A06">
              <w:rPr>
                <w:lang w:val="en-US"/>
              </w:rPr>
              <w:t>executions</w:t>
            </w:r>
            <w:r w:rsidRPr="00763273">
              <w:t>\</w:t>
            </w:r>
            <w:r w:rsidRPr="00A23BA5">
              <w:rPr>
                <w:lang w:val="en-US"/>
              </w:rPr>
              <w:t>execution</w:t>
            </w:r>
            <w:r w:rsidRPr="00763273">
              <w:t>\</w:t>
            </w:r>
            <w:r>
              <w:rPr>
                <w:lang w:val="en-US"/>
              </w:rPr>
              <w:t>paid</w:t>
            </w:r>
            <w:r w:rsidRPr="00763273">
              <w:t>)</w:t>
            </w:r>
          </w:p>
        </w:tc>
        <w:tc>
          <w:tcPr>
            <w:tcW w:w="1335" w:type="pct"/>
          </w:tcPr>
          <w:p w14:paraId="2A688D14" w14:textId="5A743BEC" w:rsidR="00FF2FA2" w:rsidRPr="005E645A" w:rsidRDefault="00FF2FA2" w:rsidP="00FF2FA2">
            <w:pPr>
              <w:pStyle w:val="ad"/>
              <w:jc w:val="left"/>
            </w:pPr>
            <w:r>
              <w:t>Поле</w:t>
            </w:r>
            <w:r w:rsidRPr="005E645A">
              <w:t xml:space="preserve"> «Фактически оплачено в валюте платежа» (</w:t>
            </w:r>
            <w:r w:rsidRPr="005E645A">
              <w:rPr>
                <w:lang w:val="en-US"/>
              </w:rPr>
              <w:t>executions</w:t>
            </w:r>
            <w:r w:rsidRPr="005E645A">
              <w:t>/</w:t>
            </w:r>
            <w:r w:rsidRPr="005E645A">
              <w:rPr>
                <w:lang w:val="en-US"/>
              </w:rPr>
              <w:t>execution</w:t>
            </w:r>
            <w:r w:rsidRPr="005E645A">
              <w:t>/</w:t>
            </w:r>
            <w:r w:rsidRPr="005E645A">
              <w:rPr>
                <w:lang w:val="en-US"/>
              </w:rPr>
              <w:t>paid</w:t>
            </w:r>
            <w:r w:rsidRPr="005E645A">
              <w:t>)</w:t>
            </w:r>
            <w:r>
              <w:t xml:space="preserve"> может быть указано только, </w:t>
            </w:r>
            <w:r w:rsidRPr="005E645A">
              <w:t xml:space="preserve">если </w:t>
            </w:r>
            <w:r>
              <w:t>тип документа</w:t>
            </w:r>
            <w:r w:rsidRPr="005E645A">
              <w:t xml:space="preserve"> имеет значение «Платежный документ»</w:t>
            </w:r>
            <w:r>
              <w:t xml:space="preserve"> (</w:t>
            </w:r>
            <w:r w:rsidRPr="005E645A">
              <w:t>executions/execution/payDoc</w:t>
            </w:r>
            <w:r>
              <w:t>)</w:t>
            </w:r>
          </w:p>
        </w:tc>
        <w:tc>
          <w:tcPr>
            <w:tcW w:w="1138" w:type="pct"/>
            <w:gridSpan w:val="4"/>
          </w:tcPr>
          <w:p w14:paraId="07F8FC14" w14:textId="7DB77DD4" w:rsidR="00FF2FA2" w:rsidRPr="005E645A" w:rsidRDefault="00FF2FA2" w:rsidP="00FF2FA2">
            <w:pPr>
              <w:pStyle w:val="ad"/>
              <w:jc w:val="left"/>
            </w:pPr>
            <w:r>
              <w:t>Поле</w:t>
            </w:r>
            <w:r w:rsidRPr="005E645A">
              <w:t xml:space="preserve"> «Фактически оплачено в валюте платежа» (</w:t>
            </w:r>
            <w:r w:rsidRPr="005E645A">
              <w:rPr>
                <w:lang w:val="en-US"/>
              </w:rPr>
              <w:t>executions</w:t>
            </w:r>
            <w:r w:rsidRPr="005E645A">
              <w:t>/</w:t>
            </w:r>
            <w:r w:rsidRPr="005E645A">
              <w:rPr>
                <w:lang w:val="en-US"/>
              </w:rPr>
              <w:t>execution</w:t>
            </w:r>
            <w:r w:rsidRPr="005E645A">
              <w:t>/</w:t>
            </w:r>
            <w:r w:rsidRPr="005E645A">
              <w:rPr>
                <w:lang w:val="en-US"/>
              </w:rPr>
              <w:t>paid</w:t>
            </w:r>
            <w:r w:rsidRPr="005E645A">
              <w:t>)</w:t>
            </w:r>
            <w:r>
              <w:t xml:space="preserve"> может быть указано только, </w:t>
            </w:r>
            <w:r w:rsidRPr="005E645A">
              <w:t xml:space="preserve">если </w:t>
            </w:r>
            <w:r>
              <w:t>тип документа</w:t>
            </w:r>
            <w:r w:rsidRPr="005E645A">
              <w:t xml:space="preserve"> имеет значение «Платежный документ»</w:t>
            </w:r>
            <w:r>
              <w:t xml:space="preserve"> (</w:t>
            </w:r>
            <w:r w:rsidRPr="005E645A">
              <w:t>executions/execution/payDoc</w:t>
            </w:r>
            <w:r>
              <w:t>)</w:t>
            </w:r>
          </w:p>
        </w:tc>
      </w:tr>
      <w:tr w:rsidR="00FF2FA2" w:rsidRPr="005E645A" w14:paraId="23E1FB7D" w14:textId="77777777" w:rsidTr="00834157">
        <w:trPr>
          <w:trHeight w:val="348"/>
        </w:trPr>
        <w:tc>
          <w:tcPr>
            <w:tcW w:w="819" w:type="pct"/>
            <w:gridSpan w:val="3"/>
          </w:tcPr>
          <w:p w14:paraId="113E0651" w14:textId="76C69050" w:rsidR="00FF2FA2" w:rsidRDefault="00FF2FA2" w:rsidP="00FF2FA2">
            <w:pPr>
              <w:pStyle w:val="ad"/>
              <w:jc w:val="left"/>
            </w:pPr>
            <w:r w:rsidRPr="00A64DD7">
              <w:t>РК_ИК_022</w:t>
            </w:r>
            <w:r>
              <w:t>8</w:t>
            </w:r>
          </w:p>
        </w:tc>
        <w:tc>
          <w:tcPr>
            <w:tcW w:w="579" w:type="pct"/>
            <w:gridSpan w:val="2"/>
          </w:tcPr>
          <w:p w14:paraId="13850A39" w14:textId="77777777" w:rsidR="00FF2FA2" w:rsidRDefault="00FF2FA2" w:rsidP="00FF2FA2">
            <w:pPr>
              <w:pStyle w:val="ad"/>
              <w:jc w:val="left"/>
            </w:pPr>
          </w:p>
        </w:tc>
        <w:tc>
          <w:tcPr>
            <w:tcW w:w="1129" w:type="pct"/>
            <w:gridSpan w:val="6"/>
          </w:tcPr>
          <w:p w14:paraId="105AB1A0" w14:textId="7F45EFB4" w:rsidR="00FF2FA2" w:rsidRDefault="00FF2FA2" w:rsidP="00FF2FA2">
            <w:pPr>
              <w:pStyle w:val="ad"/>
              <w:jc w:val="left"/>
            </w:pPr>
            <w:r w:rsidRPr="00B477B8">
              <w:t>Значение НДС фактически оплаченной суммы в валюте контракта (</w:t>
            </w:r>
            <w:r w:rsidRPr="00B477B8">
              <w:rPr>
                <w:lang w:val="en-US"/>
              </w:rPr>
              <w:t>executions</w:t>
            </w:r>
            <w:r w:rsidRPr="00B477B8">
              <w:t>/</w:t>
            </w:r>
            <w:r w:rsidRPr="00B477B8">
              <w:rPr>
                <w:lang w:val="en-US"/>
              </w:rPr>
              <w:t>execution</w:t>
            </w:r>
            <w:r w:rsidRPr="00B477B8">
              <w:t>/</w:t>
            </w:r>
            <w:r w:rsidRPr="00B477B8">
              <w:rPr>
                <w:lang w:val="en-US"/>
              </w:rPr>
              <w:t>paidVAT</w:t>
            </w:r>
            <w:r>
              <w:t>)</w:t>
            </w:r>
          </w:p>
          <w:p w14:paraId="42F250EA" w14:textId="77777777" w:rsidR="00FF2FA2" w:rsidRDefault="00FF2FA2" w:rsidP="00FF2FA2">
            <w:pPr>
              <w:pStyle w:val="ad"/>
              <w:jc w:val="left"/>
            </w:pPr>
          </w:p>
          <w:p w14:paraId="71E5FA68" w14:textId="441DB695" w:rsidR="00FF2FA2" w:rsidRPr="00B477B8" w:rsidRDefault="00FF2FA2" w:rsidP="00FF2FA2">
            <w:pPr>
              <w:pStyle w:val="ad"/>
              <w:jc w:val="left"/>
            </w:pPr>
            <w:r w:rsidRPr="00B477B8">
              <w:t>Значение НДС фактически оплаченной суммы в рублевом эквиваленте</w:t>
            </w:r>
            <w:r>
              <w:t xml:space="preserve"> (</w:t>
            </w:r>
            <w:r w:rsidRPr="00B477B8">
              <w:t>executions/execution/paidVATRUR</w:t>
            </w:r>
            <w:r>
              <w:t>)</w:t>
            </w:r>
          </w:p>
        </w:tc>
        <w:tc>
          <w:tcPr>
            <w:tcW w:w="1335" w:type="pct"/>
          </w:tcPr>
          <w:p w14:paraId="2A36C2C9" w14:textId="407A1761" w:rsidR="00FF2FA2" w:rsidRDefault="00FF2FA2" w:rsidP="00FF2FA2">
            <w:pPr>
              <w:pStyle w:val="ad"/>
              <w:jc w:val="left"/>
            </w:pPr>
            <w:r>
              <w:t>Поля</w:t>
            </w:r>
            <w:r w:rsidRPr="005E645A">
              <w:t xml:space="preserve"> </w:t>
            </w:r>
            <w:r>
              <w:t>«</w:t>
            </w:r>
            <w:r w:rsidRPr="00B477B8">
              <w:t>Значение НДС фактически оплаченной суммы в валюте контракта</w:t>
            </w:r>
            <w:r>
              <w:t>»</w:t>
            </w:r>
            <w:r w:rsidRPr="00B477B8">
              <w:t xml:space="preserve"> (</w:t>
            </w:r>
            <w:r w:rsidRPr="00B477B8">
              <w:rPr>
                <w:lang w:val="en-US"/>
              </w:rPr>
              <w:t>executions</w:t>
            </w:r>
            <w:r w:rsidRPr="00B477B8">
              <w:t>/</w:t>
            </w:r>
            <w:r w:rsidRPr="00B477B8">
              <w:rPr>
                <w:lang w:val="en-US"/>
              </w:rPr>
              <w:t>execution</w:t>
            </w:r>
            <w:r w:rsidRPr="00B477B8">
              <w:t>/</w:t>
            </w:r>
            <w:r w:rsidRPr="00B477B8">
              <w:rPr>
                <w:lang w:val="en-US"/>
              </w:rPr>
              <w:t>paidVAT</w:t>
            </w:r>
            <w:r>
              <w:t>)</w:t>
            </w:r>
          </w:p>
          <w:p w14:paraId="11DB746F" w14:textId="68D8D74F" w:rsidR="00FF2FA2" w:rsidRDefault="00FF2FA2" w:rsidP="00FF2FA2">
            <w:pPr>
              <w:pStyle w:val="ad"/>
              <w:jc w:val="left"/>
            </w:pPr>
            <w:r>
              <w:t>И</w:t>
            </w:r>
          </w:p>
          <w:p w14:paraId="1EC44F7C" w14:textId="6EC08D39" w:rsidR="00FF2FA2" w:rsidRDefault="00FF2FA2" w:rsidP="00FF2FA2">
            <w:pPr>
              <w:pStyle w:val="ad"/>
              <w:jc w:val="left"/>
            </w:pPr>
            <w:r>
              <w:t>«</w:t>
            </w:r>
            <w:r w:rsidRPr="00B477B8">
              <w:t>Значение НДС фактически оплаченной суммы в рублевом эквиваленте</w:t>
            </w:r>
            <w:r>
              <w:t>» (</w:t>
            </w:r>
            <w:r w:rsidRPr="00B477B8">
              <w:t>executions/execution/paidVATRUR</w:t>
            </w:r>
            <w:r>
              <w:t xml:space="preserve">) могут быть указаны только, </w:t>
            </w:r>
            <w:r w:rsidRPr="005E645A">
              <w:t xml:space="preserve">если </w:t>
            </w:r>
            <w:r>
              <w:t>тип документа</w:t>
            </w:r>
            <w:r w:rsidRPr="005E645A">
              <w:t xml:space="preserve"> имеет значение «Платежный документ»</w:t>
            </w:r>
            <w:r>
              <w:t xml:space="preserve"> </w:t>
            </w:r>
            <w:r>
              <w:lastRenderedPageBreak/>
              <w:t>(</w:t>
            </w:r>
            <w:r w:rsidRPr="005E645A">
              <w:t>executions/execution/payDoc</w:t>
            </w:r>
            <w:r>
              <w:t>)</w:t>
            </w:r>
          </w:p>
        </w:tc>
        <w:tc>
          <w:tcPr>
            <w:tcW w:w="1138" w:type="pct"/>
            <w:gridSpan w:val="4"/>
          </w:tcPr>
          <w:p w14:paraId="5A06EC02" w14:textId="10A80372" w:rsidR="00FF2FA2" w:rsidRDefault="00FF2FA2" w:rsidP="00FF2FA2">
            <w:pPr>
              <w:pStyle w:val="ad"/>
              <w:jc w:val="left"/>
            </w:pPr>
            <w:r>
              <w:lastRenderedPageBreak/>
              <w:t>Поля</w:t>
            </w:r>
            <w:r w:rsidRPr="005E645A">
              <w:t xml:space="preserve"> </w:t>
            </w:r>
            <w:r>
              <w:t>«</w:t>
            </w:r>
            <w:r w:rsidRPr="00B477B8">
              <w:t>Значение НДС фактически оплаченной суммы в валюте контракта</w:t>
            </w:r>
            <w:r>
              <w:t>»</w:t>
            </w:r>
            <w:r w:rsidRPr="00B477B8">
              <w:t xml:space="preserve"> (</w:t>
            </w:r>
            <w:r w:rsidRPr="00B477B8">
              <w:rPr>
                <w:lang w:val="en-US"/>
              </w:rPr>
              <w:t>executions</w:t>
            </w:r>
            <w:r w:rsidRPr="00B477B8">
              <w:t>/</w:t>
            </w:r>
            <w:r w:rsidRPr="00B477B8">
              <w:rPr>
                <w:lang w:val="en-US"/>
              </w:rPr>
              <w:t>execution</w:t>
            </w:r>
            <w:r w:rsidRPr="00B477B8">
              <w:t>/</w:t>
            </w:r>
            <w:r w:rsidRPr="00B477B8">
              <w:rPr>
                <w:lang w:val="en-US"/>
              </w:rPr>
              <w:t>paidVAT</w:t>
            </w:r>
            <w:r>
              <w:t>)</w:t>
            </w:r>
          </w:p>
          <w:p w14:paraId="5698FAFE" w14:textId="77777777" w:rsidR="00FF2FA2" w:rsidRDefault="00FF2FA2" w:rsidP="00FF2FA2">
            <w:pPr>
              <w:pStyle w:val="ad"/>
              <w:jc w:val="left"/>
            </w:pPr>
            <w:r>
              <w:t>И</w:t>
            </w:r>
          </w:p>
          <w:p w14:paraId="6C2A0A82" w14:textId="229E4AEB" w:rsidR="00FF2FA2" w:rsidRDefault="00FF2FA2" w:rsidP="00FF2FA2">
            <w:pPr>
              <w:pStyle w:val="ad"/>
              <w:jc w:val="left"/>
            </w:pPr>
            <w:r>
              <w:t>«</w:t>
            </w:r>
            <w:r w:rsidRPr="00B477B8">
              <w:t>Значение НДС фактически оплаченной суммы в рублевом эквиваленте</w:t>
            </w:r>
            <w:r>
              <w:t>» (</w:t>
            </w:r>
            <w:r w:rsidRPr="00B477B8">
              <w:t>executions/execution/paidVATRUR</w:t>
            </w:r>
            <w:r>
              <w:t xml:space="preserve">) могут быть указаны только, </w:t>
            </w:r>
            <w:r w:rsidRPr="005E645A">
              <w:t xml:space="preserve">если </w:t>
            </w:r>
            <w:r>
              <w:t>тип до</w:t>
            </w:r>
            <w:r>
              <w:lastRenderedPageBreak/>
              <w:t>кумента</w:t>
            </w:r>
            <w:r w:rsidRPr="005E645A">
              <w:t xml:space="preserve"> имеет значение «Платежный документ»</w:t>
            </w:r>
            <w:r>
              <w:t xml:space="preserve"> (</w:t>
            </w:r>
            <w:r w:rsidRPr="005E645A">
              <w:t>executions/execution/payDoc</w:t>
            </w:r>
            <w:r>
              <w:t>)</w:t>
            </w:r>
          </w:p>
        </w:tc>
      </w:tr>
      <w:tr w:rsidR="00FF2FA2" w:rsidRPr="009F4E26" w14:paraId="5059E452" w14:textId="77777777" w:rsidTr="00EF765C">
        <w:trPr>
          <w:trHeight w:val="348"/>
        </w:trPr>
        <w:tc>
          <w:tcPr>
            <w:tcW w:w="819" w:type="pct"/>
            <w:gridSpan w:val="3"/>
          </w:tcPr>
          <w:p w14:paraId="130E04C6" w14:textId="025CFB34" w:rsidR="00FF2FA2" w:rsidRPr="007142A5" w:rsidRDefault="00FF2FA2" w:rsidP="00FF2FA2">
            <w:pPr>
              <w:pStyle w:val="ad"/>
              <w:jc w:val="left"/>
            </w:pPr>
            <w:r>
              <w:lastRenderedPageBreak/>
              <w:t>РК_ИК_0151</w:t>
            </w:r>
          </w:p>
        </w:tc>
        <w:tc>
          <w:tcPr>
            <w:tcW w:w="579" w:type="pct"/>
            <w:gridSpan w:val="2"/>
          </w:tcPr>
          <w:p w14:paraId="1BD9D01C" w14:textId="77777777" w:rsidR="00FF2FA2" w:rsidRDefault="00FF2FA2" w:rsidP="00FF2FA2">
            <w:pPr>
              <w:pStyle w:val="ad"/>
              <w:jc w:val="left"/>
            </w:pPr>
          </w:p>
        </w:tc>
        <w:tc>
          <w:tcPr>
            <w:tcW w:w="1129" w:type="pct"/>
            <w:gridSpan w:val="6"/>
          </w:tcPr>
          <w:p w14:paraId="6C0F6AB2" w14:textId="34A91681" w:rsidR="00FF2FA2" w:rsidRDefault="00FF2FA2" w:rsidP="00FF2FA2">
            <w:pPr>
              <w:pStyle w:val="ad"/>
              <w:jc w:val="left"/>
            </w:pPr>
            <w:r>
              <w:t>Блок «</w:t>
            </w:r>
            <w:r w:rsidRPr="00A01C45">
              <w:t>Сведения об объеме и других характеристиках поставленных товаров, выполненных работ, оказанных услуг</w:t>
            </w:r>
            <w:r>
              <w:t>» (</w:t>
            </w:r>
            <w:r w:rsidRPr="00A01C45">
              <w:t>executions</w:t>
            </w:r>
            <w:r>
              <w:t>\ execution\</w:t>
            </w:r>
            <w:r w:rsidRPr="00A01C45">
              <w:t>quantityContractSubjects</w:t>
            </w:r>
            <w:r>
              <w:t>);</w:t>
            </w:r>
          </w:p>
          <w:p w14:paraId="0E119426" w14:textId="2E8CB3A9" w:rsidR="00FF2FA2" w:rsidRPr="00763273" w:rsidRDefault="00FF2FA2" w:rsidP="00FF2FA2">
            <w:pPr>
              <w:pStyle w:val="ad"/>
              <w:jc w:val="left"/>
            </w:pPr>
            <w:r>
              <w:t>Блок «</w:t>
            </w:r>
            <w:r w:rsidRPr="00A91E04">
              <w:t>Сведения об объеме и других характеристиках поставленных товаров, выполненных работ, оказанных услуг для случая, когда предметом контракта (объектом закупки) является лекарственный препарат</w:t>
            </w:r>
            <w:r>
              <w:t>» (</w:t>
            </w:r>
            <w:r w:rsidRPr="00A01C45">
              <w:t>executions</w:t>
            </w:r>
            <w:r>
              <w:t>\ execution\</w:t>
            </w:r>
            <w:r w:rsidRPr="00A01C45">
              <w:t>quantityDrugContractSubjects</w:t>
            </w:r>
            <w:r>
              <w:t>)</w:t>
            </w:r>
          </w:p>
        </w:tc>
        <w:tc>
          <w:tcPr>
            <w:tcW w:w="1335" w:type="pct"/>
          </w:tcPr>
          <w:p w14:paraId="520EB5A3" w14:textId="77777777" w:rsidR="00FF2FA2" w:rsidRDefault="00FF2FA2" w:rsidP="00FF2FA2">
            <w:pPr>
              <w:pStyle w:val="ad"/>
              <w:jc w:val="left"/>
            </w:pPr>
            <w:r>
              <w:t xml:space="preserve">В случае если в принимаемом пакете указан </w:t>
            </w:r>
            <w:r>
              <w:rPr>
                <w:lang w:val="en-US"/>
              </w:rPr>
              <w:t>sequence</w:t>
            </w:r>
            <w:r w:rsidRPr="00BC4781">
              <w:t xml:space="preserve"> </w:t>
            </w:r>
          </w:p>
          <w:p w14:paraId="451E207B" w14:textId="2765A099" w:rsidR="00FF2FA2" w:rsidRDefault="005C2289" w:rsidP="00FF2FA2">
            <w:pPr>
              <w:pStyle w:val="ad"/>
              <w:jc w:val="left"/>
            </w:pPr>
            <w:hyperlink r:id="rId10" w:history="1">
              <w:r w:rsidR="00FF2FA2" w:rsidRPr="0015313C">
                <w:rPr>
                  <w:rStyle w:val="af1"/>
                </w:rPr>
                <w:t>http://prntscr.com/gi4xwe</w:t>
              </w:r>
            </w:hyperlink>
          </w:p>
          <w:p w14:paraId="653C9CFA" w14:textId="77777777" w:rsidR="00FF2FA2" w:rsidRDefault="00FF2FA2" w:rsidP="00FF2FA2">
            <w:pPr>
              <w:pStyle w:val="ad"/>
              <w:jc w:val="left"/>
            </w:pPr>
          </w:p>
          <w:p w14:paraId="44618C67" w14:textId="6CA565DD" w:rsidR="00FF2FA2" w:rsidRPr="00BC4781" w:rsidRDefault="00FF2FA2" w:rsidP="00FF2FA2">
            <w:pPr>
              <w:pStyle w:val="ad"/>
              <w:jc w:val="left"/>
            </w:pPr>
            <w:r>
              <w:t xml:space="preserve">то в рамках него должен быть заполнен минимум один из блоков </w:t>
            </w:r>
            <w:r w:rsidRPr="00BC4781">
              <w:t>quantityContractSubjects</w:t>
            </w:r>
            <w:r>
              <w:t xml:space="preserve"> и</w:t>
            </w:r>
            <w:r w:rsidRPr="00BC4781">
              <w:t>/</w:t>
            </w:r>
            <w:r>
              <w:t xml:space="preserve">или </w:t>
            </w:r>
            <w:r w:rsidRPr="00BC4781">
              <w:t>quantityDrugContractSubjects</w:t>
            </w:r>
          </w:p>
        </w:tc>
        <w:tc>
          <w:tcPr>
            <w:tcW w:w="1138" w:type="pct"/>
            <w:gridSpan w:val="4"/>
          </w:tcPr>
          <w:p w14:paraId="3216CA0B" w14:textId="2D3BFB96" w:rsidR="00FF2FA2" w:rsidRDefault="00FF2FA2" w:rsidP="00FF2FA2">
            <w:pPr>
              <w:pStyle w:val="ad"/>
              <w:jc w:val="left"/>
            </w:pPr>
            <w:r>
              <w:t>Должен быть указан минимум один из блоков Блок «</w:t>
            </w:r>
            <w:r w:rsidRPr="00A01C45">
              <w:t>Сведения об объеме и других характеристиках поставленных товаров, выполненных работ, оказанных услуг</w:t>
            </w:r>
            <w:r>
              <w:t>» (</w:t>
            </w:r>
            <w:r w:rsidRPr="00A01C45">
              <w:t>executions</w:t>
            </w:r>
            <w:r>
              <w:t>\ execution\</w:t>
            </w:r>
            <w:r w:rsidRPr="00A01C45">
              <w:t>quantityContractSubjects</w:t>
            </w:r>
            <w:r>
              <w:t xml:space="preserve">) или </w:t>
            </w:r>
          </w:p>
          <w:p w14:paraId="17DFAD42" w14:textId="4DAEF135" w:rsidR="00FF2FA2" w:rsidRDefault="00FF2FA2" w:rsidP="00FF2FA2">
            <w:pPr>
              <w:pStyle w:val="ad"/>
              <w:jc w:val="left"/>
            </w:pPr>
            <w:r>
              <w:t>блок «</w:t>
            </w:r>
            <w:r w:rsidRPr="00A91E04">
              <w:t>Сведения об объеме и других характеристиках поставленных товаров, выполненных работ, оказанных услуг для случая, когда предметом контракта (объектом закупки) является лекарственный препарат</w:t>
            </w:r>
            <w:r>
              <w:t>» (</w:t>
            </w:r>
            <w:r w:rsidRPr="00A01C45">
              <w:t>executions</w:t>
            </w:r>
            <w:r>
              <w:t>\ execution\</w:t>
            </w:r>
            <w:r w:rsidRPr="00A01C45">
              <w:t>quantityDrugContractSubjects</w:t>
            </w:r>
            <w:r>
              <w:t>)</w:t>
            </w:r>
          </w:p>
          <w:p w14:paraId="6D54269A" w14:textId="29AE1EC8" w:rsidR="00FF2FA2" w:rsidRPr="00BC4781" w:rsidRDefault="00FF2FA2" w:rsidP="00FF2FA2">
            <w:pPr>
              <w:pStyle w:val="ad"/>
              <w:jc w:val="left"/>
            </w:pPr>
          </w:p>
        </w:tc>
      </w:tr>
      <w:tr w:rsidR="00FF2FA2" w:rsidRPr="009F4E26" w14:paraId="0DA10528" w14:textId="77777777" w:rsidTr="00834157">
        <w:trPr>
          <w:trHeight w:val="348"/>
        </w:trPr>
        <w:tc>
          <w:tcPr>
            <w:tcW w:w="819" w:type="pct"/>
            <w:gridSpan w:val="3"/>
          </w:tcPr>
          <w:p w14:paraId="579C4269" w14:textId="46F11028" w:rsidR="00FF2FA2" w:rsidRPr="007142A5" w:rsidRDefault="00FF2FA2" w:rsidP="00FF2FA2">
            <w:pPr>
              <w:pStyle w:val="ad"/>
              <w:jc w:val="left"/>
            </w:pPr>
            <w:r>
              <w:t>РК_ИК_005</w:t>
            </w:r>
            <w:r w:rsidRPr="007142A5">
              <w:t>4</w:t>
            </w:r>
          </w:p>
        </w:tc>
        <w:tc>
          <w:tcPr>
            <w:tcW w:w="579" w:type="pct"/>
            <w:gridSpan w:val="2"/>
          </w:tcPr>
          <w:p w14:paraId="20AC9E86" w14:textId="77777777" w:rsidR="00FF2FA2" w:rsidRDefault="00FF2FA2" w:rsidP="00FF2FA2">
            <w:pPr>
              <w:pStyle w:val="ad"/>
              <w:jc w:val="left"/>
            </w:pPr>
          </w:p>
        </w:tc>
        <w:tc>
          <w:tcPr>
            <w:tcW w:w="1129" w:type="pct"/>
            <w:gridSpan w:val="6"/>
          </w:tcPr>
          <w:p w14:paraId="4DFEE485" w14:textId="40536FB7" w:rsidR="00FF2FA2" w:rsidRPr="00763273" w:rsidRDefault="00FF2FA2" w:rsidP="00FF2FA2">
            <w:pPr>
              <w:pStyle w:val="ad"/>
              <w:jc w:val="left"/>
            </w:pPr>
            <w:r w:rsidRPr="00102C3C">
              <w:t>Уникальный идентификатор предмета контракта в ФКС</w:t>
            </w:r>
            <w:r>
              <w:t xml:space="preserve"> (</w:t>
            </w:r>
            <w:r w:rsidRPr="00F06A06">
              <w:rPr>
                <w:lang w:val="en-US"/>
              </w:rPr>
              <w:t>executions</w:t>
            </w:r>
            <w:r w:rsidRPr="00763273">
              <w:t>\</w:t>
            </w:r>
            <w:r w:rsidRPr="00A23BA5">
              <w:rPr>
                <w:lang w:val="en-US"/>
              </w:rPr>
              <w:t>execution</w:t>
            </w:r>
            <w:r>
              <w:t xml:space="preserve">\ </w:t>
            </w:r>
            <w:r w:rsidRPr="00102C3C">
              <w:t>quantityContractSubjects</w:t>
            </w:r>
            <w:r>
              <w:t xml:space="preserve">\ </w:t>
            </w:r>
            <w:r w:rsidRPr="00102C3C">
              <w:t>quantityContractS</w:t>
            </w:r>
            <w:r>
              <w:t>ubject</w:t>
            </w:r>
            <w:r w:rsidRPr="00102C3C">
              <w:t>\</w:t>
            </w:r>
            <w:r>
              <w:rPr>
                <w:lang w:val="en-US"/>
              </w:rPr>
              <w:t>sid</w:t>
            </w:r>
            <w:r>
              <w:t>)</w:t>
            </w:r>
          </w:p>
        </w:tc>
        <w:tc>
          <w:tcPr>
            <w:tcW w:w="1335" w:type="pct"/>
          </w:tcPr>
          <w:p w14:paraId="6464E722" w14:textId="77777777" w:rsidR="00FF2FA2" w:rsidRDefault="00FF2FA2" w:rsidP="00FF2FA2">
            <w:pPr>
              <w:pStyle w:val="ad"/>
              <w:jc w:val="left"/>
            </w:pPr>
            <w:r>
              <w:t xml:space="preserve">Проверяем, что предмет контракта с таким уникальным идентификатором найден среди множества </w:t>
            </w:r>
            <w:r w:rsidRPr="00102C3C">
              <w:t>идентификаторов предмета контракта, указанных в связанном контракте.</w:t>
            </w:r>
          </w:p>
          <w:p w14:paraId="61DCC09B" w14:textId="77777777" w:rsidR="00FF2FA2" w:rsidRDefault="00FF2FA2" w:rsidP="00FF2FA2">
            <w:pPr>
              <w:pStyle w:val="ad"/>
              <w:jc w:val="left"/>
            </w:pPr>
          </w:p>
          <w:p w14:paraId="7ADB5EE4" w14:textId="799DF33B" w:rsidR="00FF2FA2" w:rsidRDefault="00FF2FA2" w:rsidP="00FF2FA2">
            <w:pPr>
              <w:pStyle w:val="ad"/>
              <w:jc w:val="left"/>
            </w:pPr>
            <w:r>
              <w:t>При этом указанные предметы контракта не должны быть лекарственными препаратами (т.е. для них НЕ должен быть заполнен блок «</w:t>
            </w:r>
            <w:r w:rsidRPr="00EE0769">
              <w:t>Сведения об объекте закупки в том слу</w:t>
            </w:r>
            <w:r w:rsidRPr="00EE0769">
              <w:lastRenderedPageBreak/>
              <w:t>чае, когда объектом закупки является лекарственный препарат</w:t>
            </w:r>
            <w:r>
              <w:t>» (</w:t>
            </w:r>
            <w:r w:rsidRPr="00EE0769">
              <w:t>drugPurchaseObjectInfo</w:t>
            </w:r>
            <w:r>
              <w:t>))</w:t>
            </w:r>
          </w:p>
          <w:p w14:paraId="4691B2DC" w14:textId="415C7F45" w:rsidR="00FF2FA2" w:rsidRDefault="00FF2FA2" w:rsidP="00FF2FA2">
            <w:pPr>
              <w:pStyle w:val="ad"/>
              <w:jc w:val="left"/>
            </w:pPr>
          </w:p>
        </w:tc>
        <w:tc>
          <w:tcPr>
            <w:tcW w:w="1138" w:type="pct"/>
            <w:gridSpan w:val="4"/>
          </w:tcPr>
          <w:p w14:paraId="5E877504" w14:textId="4AF6BF57" w:rsidR="00FF2FA2" w:rsidRPr="003748E4" w:rsidRDefault="00FF2FA2" w:rsidP="00FF2FA2">
            <w:pPr>
              <w:pStyle w:val="ad"/>
              <w:jc w:val="left"/>
            </w:pPr>
            <w:r>
              <w:lastRenderedPageBreak/>
              <w:t>П</w:t>
            </w:r>
            <w:r w:rsidRPr="00102C3C">
              <w:t>олученный идентификатор предмета контракта &lt;</w:t>
            </w:r>
            <w:r>
              <w:t xml:space="preserve">Значение </w:t>
            </w:r>
            <w:r>
              <w:rPr>
                <w:lang w:val="en-US"/>
              </w:rPr>
              <w:t>sid</w:t>
            </w:r>
            <w:r w:rsidRPr="00102C3C">
              <w:t xml:space="preserve">&gt; в </w:t>
            </w:r>
            <w:r>
              <w:t>поле «</w:t>
            </w:r>
            <w:r w:rsidRPr="00102C3C">
              <w:t>Уникальный идентификатор предмета контракта</w:t>
            </w:r>
            <w:r>
              <w:t>» (</w:t>
            </w:r>
            <w:r w:rsidRPr="00F06A06">
              <w:rPr>
                <w:lang w:val="en-US"/>
              </w:rPr>
              <w:t>executions</w:t>
            </w:r>
            <w:r w:rsidRPr="00763273">
              <w:t>\</w:t>
            </w:r>
            <w:r w:rsidRPr="00A23BA5">
              <w:rPr>
                <w:lang w:val="en-US"/>
              </w:rPr>
              <w:t>execution</w:t>
            </w:r>
            <w:r>
              <w:t xml:space="preserve">\ </w:t>
            </w:r>
            <w:r w:rsidRPr="00102C3C">
              <w:t>quantityContractSubjects</w:t>
            </w:r>
            <w:r>
              <w:t xml:space="preserve">\ </w:t>
            </w:r>
            <w:r w:rsidRPr="00102C3C">
              <w:t>quantityContractS</w:t>
            </w:r>
            <w:r>
              <w:t>ubject</w:t>
            </w:r>
            <w:r w:rsidRPr="00102C3C">
              <w:t>\</w:t>
            </w:r>
            <w:r>
              <w:rPr>
                <w:lang w:val="en-US"/>
              </w:rPr>
              <w:t>sid</w:t>
            </w:r>
            <w:r>
              <w:t>)</w:t>
            </w:r>
            <w:r w:rsidRPr="00102C3C">
              <w:t xml:space="preserve"> не найден среди идентификаторов предмет</w:t>
            </w:r>
            <w:r>
              <w:t xml:space="preserve">ов </w:t>
            </w:r>
            <w:r w:rsidRPr="00102C3C">
              <w:t xml:space="preserve"> контракта</w:t>
            </w:r>
            <w:r>
              <w:t xml:space="preserve"> – не ле</w:t>
            </w:r>
            <w:r>
              <w:lastRenderedPageBreak/>
              <w:t>карственных препаратов</w:t>
            </w:r>
            <w:r w:rsidRPr="00102C3C">
              <w:t>, указанных в связанном контракте.</w:t>
            </w:r>
          </w:p>
        </w:tc>
      </w:tr>
      <w:tr w:rsidR="00FF2FA2" w:rsidRPr="009F4E26" w14:paraId="573D9FBC" w14:textId="77777777" w:rsidTr="00834157">
        <w:trPr>
          <w:trHeight w:val="348"/>
        </w:trPr>
        <w:tc>
          <w:tcPr>
            <w:tcW w:w="819" w:type="pct"/>
            <w:gridSpan w:val="3"/>
          </w:tcPr>
          <w:p w14:paraId="311C2671" w14:textId="5C631861" w:rsidR="00FF2FA2" w:rsidRPr="007142A5" w:rsidRDefault="00FF2FA2" w:rsidP="00FF2FA2">
            <w:pPr>
              <w:pStyle w:val="ad"/>
              <w:jc w:val="left"/>
            </w:pPr>
            <w:r>
              <w:lastRenderedPageBreak/>
              <w:t>РК_ИК_0135</w:t>
            </w:r>
          </w:p>
        </w:tc>
        <w:tc>
          <w:tcPr>
            <w:tcW w:w="579" w:type="pct"/>
            <w:gridSpan w:val="2"/>
          </w:tcPr>
          <w:p w14:paraId="1FFB9039" w14:textId="77777777" w:rsidR="00FF2FA2" w:rsidRDefault="00FF2FA2" w:rsidP="00FF2FA2">
            <w:pPr>
              <w:pStyle w:val="ad"/>
              <w:jc w:val="left"/>
            </w:pPr>
          </w:p>
        </w:tc>
        <w:tc>
          <w:tcPr>
            <w:tcW w:w="1129" w:type="pct"/>
            <w:gridSpan w:val="6"/>
          </w:tcPr>
          <w:p w14:paraId="10D8A603" w14:textId="352B02FC" w:rsidR="00FF2FA2" w:rsidRPr="00D24AE4" w:rsidRDefault="00FF2FA2" w:rsidP="00FF2FA2">
            <w:pPr>
              <w:pStyle w:val="ad"/>
              <w:jc w:val="left"/>
              <w:rPr>
                <w:lang w:val="en-US"/>
              </w:rPr>
            </w:pPr>
            <w:r w:rsidRPr="00D24AE4">
              <w:t>Внешний</w:t>
            </w:r>
            <w:r w:rsidRPr="00D24AE4">
              <w:rPr>
                <w:lang w:val="en-US"/>
              </w:rPr>
              <w:t xml:space="preserve"> </w:t>
            </w:r>
            <w:r w:rsidRPr="00D24AE4">
              <w:t>идентификатор</w:t>
            </w:r>
            <w:r w:rsidRPr="00D24AE4">
              <w:rPr>
                <w:lang w:val="en-US"/>
              </w:rPr>
              <w:t xml:space="preserve"> </w:t>
            </w:r>
            <w:r w:rsidRPr="00D24AE4">
              <w:t>объекта</w:t>
            </w:r>
            <w:r w:rsidRPr="00D24AE4">
              <w:rPr>
                <w:lang w:val="en-US"/>
              </w:rPr>
              <w:t xml:space="preserve"> </w:t>
            </w:r>
            <w:r w:rsidRPr="00D24AE4">
              <w:t>закупки</w:t>
            </w:r>
            <w:r w:rsidRPr="00D24AE4">
              <w:rPr>
                <w:lang w:val="en-US"/>
              </w:rPr>
              <w:t xml:space="preserve"> (</w:t>
            </w:r>
            <w:r w:rsidRPr="00F06A06">
              <w:rPr>
                <w:lang w:val="en-US"/>
              </w:rPr>
              <w:t>executions</w:t>
            </w:r>
            <w:r w:rsidRPr="00D24AE4">
              <w:rPr>
                <w:lang w:val="en-US"/>
              </w:rPr>
              <w:t>\</w:t>
            </w:r>
            <w:r w:rsidRPr="00A23BA5">
              <w:rPr>
                <w:lang w:val="en-US"/>
              </w:rPr>
              <w:t>execution</w:t>
            </w:r>
            <w:r w:rsidRPr="00D24AE4">
              <w:rPr>
                <w:lang w:val="en-US"/>
              </w:rPr>
              <w:t>\ quantityContractSubjects\ quantityContractSubject\externalSid)</w:t>
            </w:r>
          </w:p>
        </w:tc>
        <w:tc>
          <w:tcPr>
            <w:tcW w:w="1335" w:type="pct"/>
          </w:tcPr>
          <w:p w14:paraId="6265899E" w14:textId="18FD66B0" w:rsidR="00FF2FA2" w:rsidRDefault="00FF2FA2" w:rsidP="00FF2FA2">
            <w:pPr>
              <w:pStyle w:val="ad"/>
              <w:jc w:val="left"/>
            </w:pPr>
            <w:r>
              <w:t xml:space="preserve">Проверяем, что предмет контракта с таким внешним идентификатором </w:t>
            </w:r>
            <w:r w:rsidRPr="00D24AE4">
              <w:t xml:space="preserve">объекта закупки </w:t>
            </w:r>
            <w:r>
              <w:t>найден среди множества предметов</w:t>
            </w:r>
            <w:r w:rsidRPr="00102C3C">
              <w:t xml:space="preserve"> контракта, указанных в связанном контракте.</w:t>
            </w:r>
          </w:p>
          <w:p w14:paraId="6C5D6C01" w14:textId="77777777" w:rsidR="00FF2FA2" w:rsidRDefault="00FF2FA2" w:rsidP="00FF2FA2">
            <w:pPr>
              <w:pStyle w:val="ad"/>
              <w:jc w:val="left"/>
            </w:pPr>
          </w:p>
          <w:p w14:paraId="57055AFF" w14:textId="77777777" w:rsidR="00FF2FA2" w:rsidRDefault="00FF2FA2" w:rsidP="00FF2FA2">
            <w:pPr>
              <w:pStyle w:val="ad"/>
              <w:jc w:val="left"/>
            </w:pPr>
            <w:r>
              <w:t>При этом указанные предметы контракта не должны быть лекарственными препаратами (т.е. для них НЕ должен быть заполнен блок «</w:t>
            </w:r>
            <w:r w:rsidRPr="00EE0769">
              <w:t>Сведения об объекте закупки в том случае, когда объектом закупки является лекарственный препарат</w:t>
            </w:r>
            <w:r>
              <w:t>» (</w:t>
            </w:r>
            <w:r w:rsidRPr="00EE0769">
              <w:t>drugPurchaseObjectInfo</w:t>
            </w:r>
            <w:r>
              <w:t>))</w:t>
            </w:r>
          </w:p>
          <w:p w14:paraId="0380D390" w14:textId="77777777" w:rsidR="00FF2FA2" w:rsidRDefault="00FF2FA2" w:rsidP="00FF2FA2">
            <w:pPr>
              <w:pStyle w:val="ad"/>
              <w:jc w:val="left"/>
            </w:pPr>
          </w:p>
        </w:tc>
        <w:tc>
          <w:tcPr>
            <w:tcW w:w="1138" w:type="pct"/>
            <w:gridSpan w:val="4"/>
          </w:tcPr>
          <w:p w14:paraId="0040F683" w14:textId="23FC0865" w:rsidR="00FF2FA2" w:rsidRPr="003748E4" w:rsidRDefault="00FF2FA2" w:rsidP="00FF2FA2">
            <w:pPr>
              <w:pStyle w:val="ad"/>
              <w:jc w:val="left"/>
            </w:pPr>
            <w:r w:rsidRPr="00D24AE4">
              <w:t xml:space="preserve">Внешний идентификатор объекта закупки </w:t>
            </w:r>
            <w:r w:rsidRPr="00102C3C">
              <w:t>&lt;</w:t>
            </w:r>
            <w:r>
              <w:t xml:space="preserve">Значение </w:t>
            </w:r>
            <w:r w:rsidRPr="00D24AE4">
              <w:rPr>
                <w:lang w:val="en-US"/>
              </w:rPr>
              <w:t>externalSid</w:t>
            </w:r>
            <w:r w:rsidRPr="00102C3C">
              <w:t xml:space="preserve"> &gt; в </w:t>
            </w:r>
            <w:r>
              <w:t>поле «</w:t>
            </w:r>
            <w:r w:rsidRPr="00D24AE4">
              <w:t>Внешний идентификатор объекта закупки</w:t>
            </w:r>
            <w:r>
              <w:t>»</w:t>
            </w:r>
            <w:r w:rsidRPr="00D24AE4">
              <w:t xml:space="preserve"> (</w:t>
            </w:r>
            <w:r w:rsidRPr="00F06A06">
              <w:rPr>
                <w:lang w:val="en-US"/>
              </w:rPr>
              <w:t>executions</w:t>
            </w:r>
            <w:r w:rsidRPr="00D24AE4">
              <w:t>\</w:t>
            </w:r>
            <w:r w:rsidRPr="00A23BA5">
              <w:rPr>
                <w:lang w:val="en-US"/>
              </w:rPr>
              <w:t>execution</w:t>
            </w:r>
            <w:r w:rsidRPr="00D24AE4">
              <w:t xml:space="preserve">\ </w:t>
            </w:r>
            <w:r w:rsidRPr="00D24AE4">
              <w:rPr>
                <w:lang w:val="en-US"/>
              </w:rPr>
              <w:t>quantityContractSubjects</w:t>
            </w:r>
            <w:r w:rsidRPr="00D24AE4">
              <w:t xml:space="preserve">\ </w:t>
            </w:r>
            <w:r w:rsidRPr="00D24AE4">
              <w:rPr>
                <w:lang w:val="en-US"/>
              </w:rPr>
              <w:t>quantityContractSubject</w:t>
            </w:r>
            <w:r w:rsidRPr="00D24AE4">
              <w:t>\</w:t>
            </w:r>
            <w:r w:rsidRPr="00D24AE4">
              <w:rPr>
                <w:lang w:val="en-US"/>
              </w:rPr>
              <w:t>externalSid</w:t>
            </w:r>
            <w:r w:rsidRPr="00D24AE4">
              <w:t>)</w:t>
            </w:r>
            <w:r>
              <w:t xml:space="preserve"> </w:t>
            </w:r>
            <w:r w:rsidRPr="00102C3C">
              <w:t xml:space="preserve">не найден среди </w:t>
            </w:r>
            <w:r>
              <w:t>множества предметов</w:t>
            </w:r>
            <w:r w:rsidRPr="00102C3C">
              <w:t xml:space="preserve"> контракта</w:t>
            </w:r>
            <w:r>
              <w:t xml:space="preserve"> – не лекарственных препаратов</w:t>
            </w:r>
            <w:r w:rsidRPr="00102C3C">
              <w:t>, указанных в связанном контракте.</w:t>
            </w:r>
          </w:p>
        </w:tc>
      </w:tr>
      <w:tr w:rsidR="00FF2FA2" w:rsidRPr="009F4E26" w14:paraId="31E054EC" w14:textId="77777777" w:rsidTr="00834157">
        <w:trPr>
          <w:trHeight w:val="348"/>
        </w:trPr>
        <w:tc>
          <w:tcPr>
            <w:tcW w:w="819" w:type="pct"/>
            <w:gridSpan w:val="3"/>
          </w:tcPr>
          <w:p w14:paraId="2CCE6714" w14:textId="03DAE358" w:rsidR="00FF2FA2" w:rsidRPr="007142A5" w:rsidRDefault="00FF2FA2" w:rsidP="00FF2FA2">
            <w:pPr>
              <w:pStyle w:val="ad"/>
              <w:jc w:val="left"/>
            </w:pPr>
            <w:r>
              <w:t>РК_ИК_0136</w:t>
            </w:r>
          </w:p>
        </w:tc>
        <w:tc>
          <w:tcPr>
            <w:tcW w:w="579" w:type="pct"/>
            <w:gridSpan w:val="2"/>
          </w:tcPr>
          <w:p w14:paraId="05553247" w14:textId="77777777" w:rsidR="00FF2FA2" w:rsidRDefault="00FF2FA2" w:rsidP="00FF2FA2">
            <w:pPr>
              <w:pStyle w:val="ad"/>
              <w:jc w:val="left"/>
            </w:pPr>
          </w:p>
        </w:tc>
        <w:tc>
          <w:tcPr>
            <w:tcW w:w="1129" w:type="pct"/>
            <w:gridSpan w:val="6"/>
          </w:tcPr>
          <w:p w14:paraId="30767043" w14:textId="6F80F3A7" w:rsidR="00FF2FA2" w:rsidRPr="00D24AE4" w:rsidRDefault="00FF2FA2" w:rsidP="00FF2FA2">
            <w:pPr>
              <w:pStyle w:val="ad"/>
              <w:jc w:val="left"/>
              <w:rPr>
                <w:lang w:val="en-US"/>
              </w:rPr>
            </w:pPr>
            <w:r w:rsidRPr="00D24AE4">
              <w:t>Атрибуты</w:t>
            </w:r>
            <w:r w:rsidRPr="00D24AE4">
              <w:rPr>
                <w:lang w:val="en-US"/>
              </w:rPr>
              <w:t xml:space="preserve"> </w:t>
            </w:r>
            <w:r w:rsidRPr="00D24AE4">
              <w:t>объекта</w:t>
            </w:r>
            <w:r w:rsidRPr="00D24AE4">
              <w:rPr>
                <w:lang w:val="en-US"/>
              </w:rPr>
              <w:t xml:space="preserve"> </w:t>
            </w:r>
            <w:r w:rsidRPr="00D24AE4">
              <w:t>закупки</w:t>
            </w:r>
            <w:r w:rsidRPr="00D24AE4">
              <w:rPr>
                <w:lang w:val="en-US"/>
              </w:rPr>
              <w:t xml:space="preserve"> </w:t>
            </w:r>
            <w:r w:rsidRPr="00D24AE4">
              <w:t>из</w:t>
            </w:r>
            <w:r w:rsidRPr="00D24AE4">
              <w:rPr>
                <w:lang w:val="en-US"/>
              </w:rPr>
              <w:t xml:space="preserve"> </w:t>
            </w:r>
            <w:r w:rsidRPr="00D24AE4">
              <w:t>сведений</w:t>
            </w:r>
            <w:r w:rsidRPr="00D24AE4">
              <w:rPr>
                <w:lang w:val="en-US"/>
              </w:rPr>
              <w:t xml:space="preserve"> </w:t>
            </w:r>
            <w:r w:rsidRPr="00D24AE4">
              <w:t>о</w:t>
            </w:r>
            <w:r w:rsidRPr="00D24AE4">
              <w:rPr>
                <w:lang w:val="en-US"/>
              </w:rPr>
              <w:t xml:space="preserve"> </w:t>
            </w:r>
            <w:r w:rsidRPr="00D24AE4">
              <w:t>контракте</w:t>
            </w:r>
            <w:r w:rsidRPr="00D24AE4">
              <w:rPr>
                <w:lang w:val="en-US"/>
              </w:rPr>
              <w:t xml:space="preserve"> (</w:t>
            </w:r>
            <w:r w:rsidRPr="00F06A06">
              <w:rPr>
                <w:lang w:val="en-US"/>
              </w:rPr>
              <w:t>executions</w:t>
            </w:r>
            <w:r w:rsidRPr="00D24AE4">
              <w:rPr>
                <w:lang w:val="en-US"/>
              </w:rPr>
              <w:t>\</w:t>
            </w:r>
            <w:r w:rsidRPr="00A23BA5">
              <w:rPr>
                <w:lang w:val="en-US"/>
              </w:rPr>
              <w:t>execution</w:t>
            </w:r>
            <w:r w:rsidRPr="00D24AE4">
              <w:rPr>
                <w:lang w:val="en-US"/>
              </w:rPr>
              <w:t>\ quantityContractSubjects\ quantityContractSubject\productInfo)</w:t>
            </w:r>
          </w:p>
        </w:tc>
        <w:tc>
          <w:tcPr>
            <w:tcW w:w="1335" w:type="pct"/>
          </w:tcPr>
          <w:p w14:paraId="4ABD8318" w14:textId="7D339FBB" w:rsidR="00FF2FA2" w:rsidRPr="0083166C" w:rsidRDefault="00FF2FA2" w:rsidP="00FF2FA2">
            <w:pPr>
              <w:pStyle w:val="ad"/>
              <w:jc w:val="left"/>
              <w:rPr>
                <w:lang w:val="en-US"/>
              </w:rPr>
            </w:pPr>
            <w:r w:rsidRPr="0083166C">
              <w:t>Проверяем</w:t>
            </w:r>
            <w:r w:rsidRPr="0083166C">
              <w:rPr>
                <w:lang w:val="en-US"/>
              </w:rPr>
              <w:t xml:space="preserve">, </w:t>
            </w:r>
            <w:r w:rsidRPr="0083166C">
              <w:t>что</w:t>
            </w:r>
            <w:r w:rsidRPr="0083166C">
              <w:rPr>
                <w:lang w:val="en-US"/>
              </w:rPr>
              <w:t xml:space="preserve"> </w:t>
            </w:r>
            <w:r w:rsidRPr="0083166C">
              <w:t>предмет</w:t>
            </w:r>
            <w:r w:rsidRPr="0083166C">
              <w:rPr>
                <w:lang w:val="en-US"/>
              </w:rPr>
              <w:t xml:space="preserve"> </w:t>
            </w:r>
            <w:r w:rsidRPr="0083166C">
              <w:t>контракта</w:t>
            </w:r>
            <w:r w:rsidRPr="0083166C">
              <w:rPr>
                <w:lang w:val="en-US"/>
              </w:rPr>
              <w:t xml:space="preserve"> </w:t>
            </w:r>
            <w:r w:rsidRPr="0083166C">
              <w:t>с</w:t>
            </w:r>
            <w:r w:rsidRPr="0083166C">
              <w:rPr>
                <w:lang w:val="en-US"/>
              </w:rPr>
              <w:t xml:space="preserve"> </w:t>
            </w:r>
            <w:r w:rsidRPr="0083166C">
              <w:t>такими</w:t>
            </w:r>
            <w:r w:rsidRPr="0083166C">
              <w:rPr>
                <w:lang w:val="en-US"/>
              </w:rPr>
              <w:t xml:space="preserve"> </w:t>
            </w:r>
            <w:r w:rsidRPr="0083166C">
              <w:t>же</w:t>
            </w:r>
            <w:r w:rsidRPr="0083166C">
              <w:rPr>
                <w:lang w:val="en-US"/>
              </w:rPr>
              <w:t xml:space="preserve"> </w:t>
            </w:r>
            <w:r w:rsidRPr="0083166C">
              <w:t>значениями</w:t>
            </w:r>
            <w:r w:rsidRPr="0083166C">
              <w:rPr>
                <w:lang w:val="en-US"/>
              </w:rPr>
              <w:t xml:space="preserve"> </w:t>
            </w:r>
            <w:r w:rsidRPr="0083166C">
              <w:t>полей</w:t>
            </w:r>
            <w:r w:rsidRPr="0083166C">
              <w:rPr>
                <w:lang w:val="en-US"/>
              </w:rPr>
              <w:t xml:space="preserve"> productInfo\ OKPD2\code</w:t>
            </w:r>
            <w:r w:rsidRPr="0049340F">
              <w:rPr>
                <w:lang w:val="en-US"/>
              </w:rPr>
              <w:t xml:space="preserve"> </w:t>
            </w:r>
            <w:r>
              <w:t>либо</w:t>
            </w:r>
            <w:r w:rsidRPr="0049340F">
              <w:rPr>
                <w:lang w:val="en-US"/>
              </w:rPr>
              <w:t xml:space="preserve"> </w:t>
            </w:r>
            <w:r w:rsidRPr="0083166C">
              <w:rPr>
                <w:lang w:val="en-US"/>
              </w:rPr>
              <w:t>productInfo\ OKPD\code</w:t>
            </w:r>
            <w:r w:rsidRPr="0049340F">
              <w:rPr>
                <w:lang w:val="en-US"/>
              </w:rPr>
              <w:t xml:space="preserve"> </w:t>
            </w:r>
            <w:r>
              <w:t>либо</w:t>
            </w:r>
            <w:r w:rsidRPr="0049340F">
              <w:rPr>
                <w:lang w:val="en-US"/>
              </w:rPr>
              <w:t xml:space="preserve"> </w:t>
            </w:r>
            <w:r w:rsidRPr="0083166C">
              <w:rPr>
                <w:lang w:val="en-US"/>
              </w:rPr>
              <w:t xml:space="preserve">productInfo\ </w:t>
            </w:r>
            <w:r>
              <w:rPr>
                <w:lang w:val="en-US"/>
              </w:rPr>
              <w:t>KTRU</w:t>
            </w:r>
            <w:r w:rsidRPr="0083166C">
              <w:rPr>
                <w:lang w:val="en-US"/>
              </w:rPr>
              <w:t>\code, productInfo\ name, productInfo\OKEI\code, productInfo\ price, productInfo\quantity (</w:t>
            </w:r>
            <w:r w:rsidRPr="0083166C">
              <w:t>если</w:t>
            </w:r>
            <w:r w:rsidRPr="0083166C">
              <w:rPr>
                <w:lang w:val="en-US"/>
              </w:rPr>
              <w:t xml:space="preserve"> </w:t>
            </w:r>
            <w:r w:rsidRPr="0083166C">
              <w:t>указано</w:t>
            </w:r>
            <w:r w:rsidRPr="0083166C">
              <w:rPr>
                <w:lang w:val="en-US"/>
              </w:rPr>
              <w:t>), productInfo\sum (</w:t>
            </w:r>
            <w:r w:rsidRPr="0083166C">
              <w:t>если</w:t>
            </w:r>
            <w:r w:rsidRPr="0083166C">
              <w:rPr>
                <w:lang w:val="en-US"/>
              </w:rPr>
              <w:t xml:space="preserve"> </w:t>
            </w:r>
            <w:r w:rsidRPr="0083166C">
              <w:t>указано</w:t>
            </w:r>
            <w:r w:rsidRPr="0083166C">
              <w:rPr>
                <w:lang w:val="en-US"/>
              </w:rPr>
              <w:t xml:space="preserve">) </w:t>
            </w:r>
            <w:r w:rsidRPr="0083166C">
              <w:t>найден</w:t>
            </w:r>
            <w:r w:rsidRPr="0083166C">
              <w:rPr>
                <w:lang w:val="en-US"/>
              </w:rPr>
              <w:t xml:space="preserve"> </w:t>
            </w:r>
            <w:r w:rsidRPr="0083166C">
              <w:t>среди</w:t>
            </w:r>
            <w:r w:rsidRPr="0083166C">
              <w:rPr>
                <w:lang w:val="en-US"/>
              </w:rPr>
              <w:t xml:space="preserve"> </w:t>
            </w:r>
            <w:r w:rsidRPr="0083166C">
              <w:t>множества</w:t>
            </w:r>
            <w:r w:rsidRPr="0083166C">
              <w:rPr>
                <w:lang w:val="en-US"/>
              </w:rPr>
              <w:t xml:space="preserve"> </w:t>
            </w:r>
            <w:r w:rsidRPr="0083166C">
              <w:t>предметов</w:t>
            </w:r>
            <w:r w:rsidRPr="0083166C">
              <w:rPr>
                <w:lang w:val="en-US"/>
              </w:rPr>
              <w:t xml:space="preserve"> </w:t>
            </w:r>
            <w:r w:rsidRPr="0083166C">
              <w:t>контракта</w:t>
            </w:r>
            <w:r w:rsidRPr="0083166C">
              <w:rPr>
                <w:lang w:val="en-US"/>
              </w:rPr>
              <w:t xml:space="preserve">, </w:t>
            </w:r>
            <w:r w:rsidRPr="0083166C">
              <w:t>указанных</w:t>
            </w:r>
            <w:r w:rsidRPr="0083166C">
              <w:rPr>
                <w:lang w:val="en-US"/>
              </w:rPr>
              <w:t xml:space="preserve"> </w:t>
            </w:r>
            <w:r w:rsidRPr="0083166C">
              <w:t>в</w:t>
            </w:r>
            <w:r w:rsidRPr="0083166C">
              <w:rPr>
                <w:lang w:val="en-US"/>
              </w:rPr>
              <w:t xml:space="preserve"> </w:t>
            </w:r>
            <w:r w:rsidRPr="0083166C">
              <w:t>связанном</w:t>
            </w:r>
            <w:r w:rsidRPr="0083166C">
              <w:rPr>
                <w:lang w:val="en-US"/>
              </w:rPr>
              <w:t xml:space="preserve"> </w:t>
            </w:r>
            <w:r w:rsidRPr="0083166C">
              <w:t>контракте</w:t>
            </w:r>
            <w:r w:rsidRPr="0083166C">
              <w:rPr>
                <w:lang w:val="en-US"/>
              </w:rPr>
              <w:t>.</w:t>
            </w:r>
          </w:p>
          <w:p w14:paraId="635B17DE" w14:textId="7D5A48D2" w:rsidR="00FF2FA2" w:rsidRPr="0083166C" w:rsidRDefault="00FF2FA2" w:rsidP="00FF2FA2">
            <w:pPr>
              <w:pStyle w:val="ad"/>
              <w:jc w:val="left"/>
            </w:pPr>
            <w:r w:rsidRPr="0083166C">
              <w:t xml:space="preserve">Если найдено более 1 предмета в контракте, </w:t>
            </w:r>
            <w:r w:rsidRPr="0083166C">
              <w:lastRenderedPageBreak/>
              <w:t>осуществляется привязка к первому найденному.</w:t>
            </w:r>
          </w:p>
          <w:p w14:paraId="38AF8BEC" w14:textId="77777777" w:rsidR="00FF2FA2" w:rsidRPr="0083166C" w:rsidRDefault="00FF2FA2" w:rsidP="00FF2FA2">
            <w:pPr>
              <w:pStyle w:val="ad"/>
              <w:jc w:val="left"/>
            </w:pPr>
            <w:r w:rsidRPr="0083166C">
              <w:t>При этом указанные предметы контракта не должны быть лекарственными препаратами (т.е. для них НЕ должен быть заполнен блок «Сведения об объекте закупки в том случае, когда объектом закупки является лекарственный препарат» (drugPurchaseObjectInfo))</w:t>
            </w:r>
          </w:p>
          <w:p w14:paraId="4197A245" w14:textId="77777777" w:rsidR="00FF2FA2" w:rsidRPr="0083166C" w:rsidRDefault="00FF2FA2" w:rsidP="00FF2FA2">
            <w:pPr>
              <w:pStyle w:val="ad"/>
              <w:jc w:val="left"/>
            </w:pPr>
          </w:p>
        </w:tc>
        <w:tc>
          <w:tcPr>
            <w:tcW w:w="1138" w:type="pct"/>
            <w:gridSpan w:val="4"/>
          </w:tcPr>
          <w:p w14:paraId="7138FA1E" w14:textId="2B04D737" w:rsidR="00FF2FA2" w:rsidRPr="0083166C" w:rsidRDefault="00FF2FA2" w:rsidP="00FF2FA2">
            <w:pPr>
              <w:pStyle w:val="ad"/>
              <w:jc w:val="left"/>
            </w:pPr>
            <w:r w:rsidRPr="0083166C">
              <w:lastRenderedPageBreak/>
              <w:t xml:space="preserve">Предмет контракта со значениями полей </w:t>
            </w:r>
            <w:r w:rsidRPr="0083166C">
              <w:rPr>
                <w:lang w:val="en-US"/>
              </w:rPr>
              <w:t>productInfo</w:t>
            </w:r>
            <w:r w:rsidRPr="0083166C">
              <w:t>\ OKPD2\</w:t>
            </w:r>
            <w:r w:rsidRPr="0083166C">
              <w:rPr>
                <w:lang w:val="en-US"/>
              </w:rPr>
              <w:t>code</w:t>
            </w:r>
            <w:r w:rsidRPr="0083166C">
              <w:t xml:space="preserve"> &lt;Значение кода&gt;</w:t>
            </w:r>
            <w:r w:rsidRPr="004D48F2">
              <w:t xml:space="preserve"> </w:t>
            </w:r>
            <w:r>
              <w:t xml:space="preserve">либо </w:t>
            </w:r>
            <w:r w:rsidRPr="0083166C">
              <w:rPr>
                <w:lang w:val="en-US"/>
              </w:rPr>
              <w:t>productInfo</w:t>
            </w:r>
            <w:r w:rsidRPr="0083166C">
              <w:t>\ OKPD\</w:t>
            </w:r>
            <w:r w:rsidRPr="0083166C">
              <w:rPr>
                <w:lang w:val="en-US"/>
              </w:rPr>
              <w:t>code</w:t>
            </w:r>
            <w:r w:rsidRPr="0083166C">
              <w:t xml:space="preserve"> &lt;Значение кода&gt;</w:t>
            </w:r>
            <w:r>
              <w:t xml:space="preserve"> либо </w:t>
            </w:r>
            <w:r w:rsidRPr="0083166C">
              <w:rPr>
                <w:lang w:val="en-US"/>
              </w:rPr>
              <w:t>productInfo</w:t>
            </w:r>
            <w:r w:rsidRPr="0083166C">
              <w:t xml:space="preserve">\ </w:t>
            </w:r>
            <w:r>
              <w:rPr>
                <w:lang w:val="en-US"/>
              </w:rPr>
              <w:t>KTRU</w:t>
            </w:r>
            <w:r w:rsidRPr="0083166C">
              <w:t>\</w:t>
            </w:r>
            <w:r w:rsidRPr="0083166C">
              <w:rPr>
                <w:lang w:val="en-US"/>
              </w:rPr>
              <w:t>code</w:t>
            </w:r>
            <w:r w:rsidRPr="0083166C">
              <w:t xml:space="preserve"> &lt;Значение кода&gt;, </w:t>
            </w:r>
            <w:r w:rsidRPr="0083166C">
              <w:rPr>
                <w:lang w:val="en-US"/>
              </w:rPr>
              <w:t>productInfo</w:t>
            </w:r>
            <w:r w:rsidRPr="0083166C">
              <w:t xml:space="preserve">\ </w:t>
            </w:r>
            <w:r w:rsidRPr="0083166C">
              <w:rPr>
                <w:lang w:val="en-US"/>
              </w:rPr>
              <w:t>name</w:t>
            </w:r>
            <w:r w:rsidRPr="0083166C">
              <w:t xml:space="preserve"> &lt;Значение поля&gt;, </w:t>
            </w:r>
            <w:r w:rsidRPr="0083166C">
              <w:rPr>
                <w:lang w:val="en-US"/>
              </w:rPr>
              <w:t>productInfo</w:t>
            </w:r>
            <w:r w:rsidRPr="0083166C">
              <w:t>\</w:t>
            </w:r>
            <w:r w:rsidRPr="0083166C">
              <w:rPr>
                <w:lang w:val="en-US"/>
              </w:rPr>
              <w:t>OKEI</w:t>
            </w:r>
            <w:r w:rsidRPr="0083166C">
              <w:t>\</w:t>
            </w:r>
            <w:r w:rsidRPr="0083166C">
              <w:rPr>
                <w:lang w:val="en-US"/>
              </w:rPr>
              <w:t>code</w:t>
            </w:r>
            <w:r w:rsidRPr="0083166C">
              <w:t xml:space="preserve"> &lt;Значение кода&gt;, </w:t>
            </w:r>
            <w:r w:rsidRPr="0083166C">
              <w:rPr>
                <w:lang w:val="en-US"/>
              </w:rPr>
              <w:t>productInfo</w:t>
            </w:r>
            <w:r w:rsidRPr="0083166C">
              <w:t xml:space="preserve">\ </w:t>
            </w:r>
            <w:r w:rsidRPr="0083166C">
              <w:rPr>
                <w:lang w:val="en-US"/>
              </w:rPr>
              <w:t>price</w:t>
            </w:r>
            <w:r w:rsidRPr="0083166C">
              <w:t xml:space="preserve">  &lt;Значение поля&gt;, </w:t>
            </w:r>
            <w:r w:rsidRPr="0083166C">
              <w:rPr>
                <w:lang w:val="en-US"/>
              </w:rPr>
              <w:t>productInfo</w:t>
            </w:r>
            <w:r w:rsidRPr="0083166C">
              <w:t>\</w:t>
            </w:r>
            <w:r w:rsidRPr="0083166C">
              <w:rPr>
                <w:lang w:val="en-US"/>
              </w:rPr>
              <w:t>quantity</w:t>
            </w:r>
            <w:r w:rsidRPr="0083166C">
              <w:t xml:space="preserve"> &lt;Значение поля если указано&gt;, </w:t>
            </w:r>
            <w:r w:rsidRPr="0083166C">
              <w:rPr>
                <w:lang w:val="en-US"/>
              </w:rPr>
              <w:t>productInfo</w:t>
            </w:r>
            <w:r w:rsidRPr="0083166C">
              <w:t>\</w:t>
            </w:r>
            <w:r w:rsidRPr="0083166C">
              <w:rPr>
                <w:lang w:val="en-US"/>
              </w:rPr>
              <w:t>sum</w:t>
            </w:r>
            <w:r w:rsidRPr="0083166C">
              <w:t xml:space="preserve"> </w:t>
            </w:r>
            <w:r w:rsidRPr="0083166C">
              <w:lastRenderedPageBreak/>
              <w:t>(если указано) &lt;Значение поля если указано&gt;, указанных в блоке «Атрибуты объекта закупки из сведений о контракте» (</w:t>
            </w:r>
            <w:r w:rsidRPr="0083166C">
              <w:rPr>
                <w:lang w:val="en-US"/>
              </w:rPr>
              <w:t>executions</w:t>
            </w:r>
            <w:r w:rsidRPr="0083166C">
              <w:t>\</w:t>
            </w:r>
            <w:r w:rsidRPr="0083166C">
              <w:rPr>
                <w:lang w:val="en-US"/>
              </w:rPr>
              <w:t>execution</w:t>
            </w:r>
            <w:r w:rsidRPr="0083166C">
              <w:t xml:space="preserve">\ </w:t>
            </w:r>
            <w:r w:rsidRPr="0083166C">
              <w:rPr>
                <w:lang w:val="en-US"/>
              </w:rPr>
              <w:t>quantityContractSubjects</w:t>
            </w:r>
            <w:r w:rsidRPr="0083166C">
              <w:t xml:space="preserve"> \ </w:t>
            </w:r>
            <w:r w:rsidRPr="0083166C">
              <w:rPr>
                <w:lang w:val="en-US"/>
              </w:rPr>
              <w:t>quantityContractSubject</w:t>
            </w:r>
            <w:r w:rsidRPr="0083166C">
              <w:t>\</w:t>
            </w:r>
            <w:r w:rsidRPr="0083166C">
              <w:rPr>
                <w:lang w:val="en-US"/>
              </w:rPr>
              <w:t>productInfo</w:t>
            </w:r>
            <w:r w:rsidRPr="0083166C">
              <w:t>), не найден среди множества предметов контракта – не лекарственных препаратов, указанных в связанном контракте.</w:t>
            </w:r>
          </w:p>
        </w:tc>
      </w:tr>
      <w:tr w:rsidR="00FF2FA2" w:rsidRPr="009F4E26" w14:paraId="4BAE6CB8" w14:textId="77777777" w:rsidTr="00834157">
        <w:trPr>
          <w:trHeight w:val="348"/>
        </w:trPr>
        <w:tc>
          <w:tcPr>
            <w:tcW w:w="819" w:type="pct"/>
            <w:gridSpan w:val="3"/>
          </w:tcPr>
          <w:p w14:paraId="5CB4E93A" w14:textId="15B01B38" w:rsidR="00FF2FA2" w:rsidRDefault="00FF2FA2" w:rsidP="00FF2FA2">
            <w:pPr>
              <w:pStyle w:val="ad"/>
              <w:jc w:val="left"/>
            </w:pPr>
            <w:r>
              <w:lastRenderedPageBreak/>
              <w:t>РК_ИК_00</w:t>
            </w:r>
            <w:r>
              <w:rPr>
                <w:lang w:val="en-US"/>
              </w:rPr>
              <w:t>79</w:t>
            </w:r>
          </w:p>
        </w:tc>
        <w:tc>
          <w:tcPr>
            <w:tcW w:w="579" w:type="pct"/>
            <w:gridSpan w:val="2"/>
          </w:tcPr>
          <w:p w14:paraId="23643EE6" w14:textId="77777777" w:rsidR="00FF2FA2" w:rsidRDefault="00FF2FA2" w:rsidP="00FF2FA2">
            <w:pPr>
              <w:pStyle w:val="ad"/>
              <w:jc w:val="left"/>
            </w:pPr>
          </w:p>
        </w:tc>
        <w:tc>
          <w:tcPr>
            <w:tcW w:w="1129" w:type="pct"/>
            <w:gridSpan w:val="6"/>
          </w:tcPr>
          <w:p w14:paraId="57CDB573" w14:textId="462DF1DE" w:rsidR="00FF2FA2" w:rsidRPr="004F1FE3" w:rsidRDefault="00FF2FA2" w:rsidP="00FF2FA2">
            <w:pPr>
              <w:pStyle w:val="ad"/>
              <w:jc w:val="left"/>
            </w:pPr>
            <w:r w:rsidRPr="004F1FE3">
              <w:t>«Страны происхождения товара, страны производителя» (</w:t>
            </w:r>
            <w:r w:rsidRPr="00F06A06">
              <w:rPr>
                <w:lang w:val="en-US"/>
              </w:rPr>
              <w:t>executions</w:t>
            </w:r>
            <w:r w:rsidRPr="004F1FE3">
              <w:t>\</w:t>
            </w:r>
            <w:r w:rsidRPr="00A23BA5">
              <w:rPr>
                <w:lang w:val="en-US"/>
              </w:rPr>
              <w:t>execution</w:t>
            </w:r>
            <w:r w:rsidRPr="004F1FE3">
              <w:t xml:space="preserve"> \ </w:t>
            </w:r>
            <w:r w:rsidRPr="00976787">
              <w:rPr>
                <w:lang w:val="en-US"/>
              </w:rPr>
              <w:t>productsCountries</w:t>
            </w:r>
            <w:r w:rsidRPr="004F1FE3">
              <w:t xml:space="preserve"> )</w:t>
            </w:r>
          </w:p>
        </w:tc>
        <w:tc>
          <w:tcPr>
            <w:tcW w:w="1335" w:type="pct"/>
          </w:tcPr>
          <w:p w14:paraId="09B6E9F4" w14:textId="48EA3B4C" w:rsidR="00FF2FA2" w:rsidRDefault="00FF2FA2" w:rsidP="00FF2FA2">
            <w:pPr>
              <w:pStyle w:val="ad"/>
              <w:jc w:val="left"/>
            </w:pPr>
            <w:r>
              <w:t>Для расторжения (Если заполнен блок «</w:t>
            </w:r>
            <w:r w:rsidRPr="004F1FE3">
              <w:t>Информация о расторжении контракта</w:t>
            </w:r>
            <w:r>
              <w:t>» (</w:t>
            </w:r>
            <w:r w:rsidRPr="004F1FE3">
              <w:t>termination</w:t>
            </w:r>
            <w:r>
              <w:t>)) этот блок не может быть указан</w:t>
            </w:r>
          </w:p>
        </w:tc>
        <w:tc>
          <w:tcPr>
            <w:tcW w:w="1138" w:type="pct"/>
            <w:gridSpan w:val="4"/>
          </w:tcPr>
          <w:p w14:paraId="4939DBB4" w14:textId="3A7D3F1B" w:rsidR="00FF2FA2" w:rsidRPr="003748E4" w:rsidRDefault="00FF2FA2" w:rsidP="00FF2FA2">
            <w:pPr>
              <w:pStyle w:val="ad"/>
              <w:jc w:val="left"/>
            </w:pPr>
            <w:r>
              <w:t xml:space="preserve">Для расторжения блок </w:t>
            </w:r>
            <w:r w:rsidRPr="004F1FE3">
              <w:t>«Страны происхождения товара, страны производителя» (</w:t>
            </w:r>
            <w:r w:rsidRPr="00F06A06">
              <w:rPr>
                <w:lang w:val="en-US"/>
              </w:rPr>
              <w:t>executions</w:t>
            </w:r>
            <w:r w:rsidRPr="004F1FE3">
              <w:t>\</w:t>
            </w:r>
            <w:r w:rsidRPr="00A23BA5">
              <w:rPr>
                <w:lang w:val="en-US"/>
              </w:rPr>
              <w:t>execution</w:t>
            </w:r>
            <w:r w:rsidRPr="004F1FE3">
              <w:t xml:space="preserve"> \ </w:t>
            </w:r>
            <w:r w:rsidRPr="00976787">
              <w:rPr>
                <w:lang w:val="en-US"/>
              </w:rPr>
              <w:t>productsCountries</w:t>
            </w:r>
            <w:r w:rsidRPr="004F1FE3">
              <w:t xml:space="preserve"> )</w:t>
            </w:r>
            <w:r>
              <w:t xml:space="preserve"> не может быть указан</w:t>
            </w:r>
          </w:p>
        </w:tc>
      </w:tr>
      <w:tr w:rsidR="00FF2FA2" w:rsidRPr="009F4E26" w14:paraId="6C6D476C" w14:textId="77777777" w:rsidTr="00834157">
        <w:trPr>
          <w:trHeight w:val="348"/>
        </w:trPr>
        <w:tc>
          <w:tcPr>
            <w:tcW w:w="819" w:type="pct"/>
            <w:gridSpan w:val="3"/>
          </w:tcPr>
          <w:p w14:paraId="53BAA24F" w14:textId="63F7E091" w:rsidR="00FF2FA2" w:rsidRDefault="00FF2FA2" w:rsidP="00FF2FA2">
            <w:pPr>
              <w:pStyle w:val="ad"/>
              <w:jc w:val="left"/>
            </w:pPr>
            <w:r>
              <w:t>РК_ИК_00</w:t>
            </w:r>
            <w:r>
              <w:rPr>
                <w:lang w:val="en-US"/>
              </w:rPr>
              <w:t>55</w:t>
            </w:r>
          </w:p>
        </w:tc>
        <w:tc>
          <w:tcPr>
            <w:tcW w:w="579" w:type="pct"/>
            <w:gridSpan w:val="2"/>
          </w:tcPr>
          <w:p w14:paraId="39F18B5D" w14:textId="77777777" w:rsidR="00FF2FA2" w:rsidRDefault="00FF2FA2" w:rsidP="00FF2FA2">
            <w:pPr>
              <w:pStyle w:val="ad"/>
              <w:jc w:val="left"/>
            </w:pPr>
          </w:p>
        </w:tc>
        <w:tc>
          <w:tcPr>
            <w:tcW w:w="1129" w:type="pct"/>
            <w:gridSpan w:val="6"/>
          </w:tcPr>
          <w:p w14:paraId="027C4063" w14:textId="5D5A2C2F" w:rsidR="00FF2FA2" w:rsidRPr="00976787" w:rsidRDefault="00FF2FA2" w:rsidP="00FF2FA2">
            <w:pPr>
              <w:pStyle w:val="ad"/>
              <w:jc w:val="left"/>
              <w:rPr>
                <w:lang w:val="en-US"/>
              </w:rPr>
            </w:pPr>
            <w:r w:rsidRPr="00B23EA9">
              <w:rPr>
                <w:lang w:val="en-US"/>
              </w:rPr>
              <w:t>«</w:t>
            </w:r>
            <w:r>
              <w:t>Код</w:t>
            </w:r>
            <w:r w:rsidRPr="00B23EA9">
              <w:rPr>
                <w:lang w:val="en-US"/>
              </w:rPr>
              <w:t xml:space="preserve"> страны» (</w:t>
            </w:r>
            <w:r w:rsidRPr="00F06A06">
              <w:rPr>
                <w:lang w:val="en-US"/>
              </w:rPr>
              <w:t>executions</w:t>
            </w:r>
            <w:r w:rsidRPr="00976787">
              <w:rPr>
                <w:lang w:val="en-US"/>
              </w:rPr>
              <w:t>\</w:t>
            </w:r>
            <w:r w:rsidRPr="00A23BA5">
              <w:rPr>
                <w:lang w:val="en-US"/>
              </w:rPr>
              <w:t>execution</w:t>
            </w:r>
            <w:r>
              <w:rPr>
                <w:lang w:val="en-US"/>
              </w:rPr>
              <w:t xml:space="preserve"> \</w:t>
            </w:r>
            <w:r w:rsidRPr="00976787">
              <w:rPr>
                <w:lang w:val="en-US"/>
              </w:rPr>
              <w:t xml:space="preserve"> productsCountries </w:t>
            </w:r>
            <w:r>
              <w:rPr>
                <w:lang w:val="en-US"/>
              </w:rPr>
              <w:t>productsCountry\</w:t>
            </w:r>
            <w:r w:rsidRPr="00B23EA9">
              <w:rPr>
                <w:lang w:val="en-US"/>
              </w:rPr>
              <w:t>country</w:t>
            </w:r>
            <w:r>
              <w:rPr>
                <w:lang w:val="en-US"/>
              </w:rPr>
              <w:t>\</w:t>
            </w:r>
            <w:r w:rsidRPr="00B23EA9">
              <w:rPr>
                <w:lang w:val="en-US"/>
              </w:rPr>
              <w:t>country</w:t>
            </w:r>
            <w:r>
              <w:rPr>
                <w:lang w:val="en-US"/>
              </w:rPr>
              <w:t>Code</w:t>
            </w:r>
            <w:r w:rsidRPr="00B23EA9">
              <w:rPr>
                <w:lang w:val="en-US"/>
              </w:rPr>
              <w:t>)</w:t>
            </w:r>
          </w:p>
        </w:tc>
        <w:tc>
          <w:tcPr>
            <w:tcW w:w="1335" w:type="pct"/>
          </w:tcPr>
          <w:p w14:paraId="73BEC205" w14:textId="0F3F033E" w:rsidR="00FF2FA2" w:rsidRDefault="00FF2FA2" w:rsidP="00FF2FA2">
            <w:pPr>
              <w:pStyle w:val="ad"/>
              <w:jc w:val="left"/>
            </w:pPr>
            <w:r>
              <w:t>Проверяем, что запись с таким кодом найдена в актуальном статусе в справочнике ОКСМ</w:t>
            </w:r>
          </w:p>
        </w:tc>
        <w:tc>
          <w:tcPr>
            <w:tcW w:w="1138" w:type="pct"/>
            <w:gridSpan w:val="4"/>
          </w:tcPr>
          <w:p w14:paraId="78263286" w14:textId="727DA5DC" w:rsidR="00FF2FA2" w:rsidRPr="003748E4" w:rsidRDefault="00FF2FA2" w:rsidP="00FF2FA2">
            <w:pPr>
              <w:pStyle w:val="ad"/>
              <w:jc w:val="left"/>
            </w:pPr>
            <w:r>
              <w:t>Страны с кодом</w:t>
            </w:r>
            <w:r w:rsidRPr="00CC779D">
              <w:t>&lt;</w:t>
            </w:r>
            <w:r>
              <w:t>код ОКСМ</w:t>
            </w:r>
            <w:r w:rsidRPr="00CC779D">
              <w:t>&gt;</w:t>
            </w:r>
            <w:r>
              <w:t xml:space="preserve"> не найдено в актуальном состоянии в справочнике ОКСМ в ЕИС</w:t>
            </w:r>
          </w:p>
        </w:tc>
      </w:tr>
      <w:tr w:rsidR="00FF2FA2" w:rsidRPr="009F4E26" w14:paraId="67447833" w14:textId="77777777" w:rsidTr="00834157">
        <w:trPr>
          <w:trHeight w:val="348"/>
        </w:trPr>
        <w:tc>
          <w:tcPr>
            <w:tcW w:w="819" w:type="pct"/>
            <w:gridSpan w:val="3"/>
          </w:tcPr>
          <w:p w14:paraId="3759E71B" w14:textId="3AC62E2A" w:rsidR="00FF2FA2" w:rsidRDefault="00FF2FA2" w:rsidP="00FF2FA2">
            <w:pPr>
              <w:pStyle w:val="ad"/>
              <w:jc w:val="left"/>
            </w:pPr>
            <w:r>
              <w:t>РК_ИК_00</w:t>
            </w:r>
            <w:r>
              <w:rPr>
                <w:lang w:val="en-US"/>
              </w:rPr>
              <w:t>56</w:t>
            </w:r>
          </w:p>
        </w:tc>
        <w:tc>
          <w:tcPr>
            <w:tcW w:w="579" w:type="pct"/>
            <w:gridSpan w:val="2"/>
          </w:tcPr>
          <w:p w14:paraId="0F03CDCE" w14:textId="77777777" w:rsidR="00FF2FA2" w:rsidRDefault="00FF2FA2" w:rsidP="00FF2FA2">
            <w:pPr>
              <w:pStyle w:val="ad"/>
              <w:jc w:val="left"/>
            </w:pPr>
          </w:p>
        </w:tc>
        <w:tc>
          <w:tcPr>
            <w:tcW w:w="1129" w:type="pct"/>
            <w:gridSpan w:val="6"/>
          </w:tcPr>
          <w:p w14:paraId="09A4993F" w14:textId="00CECDA6" w:rsidR="00FF2FA2" w:rsidRDefault="00FF2FA2" w:rsidP="00FF2FA2">
            <w:pPr>
              <w:pStyle w:val="ad"/>
              <w:jc w:val="left"/>
            </w:pPr>
            <w:r w:rsidRPr="008955A2">
              <w:t>«</w:t>
            </w:r>
            <w:r>
              <w:t>Код</w:t>
            </w:r>
            <w:r w:rsidRPr="008955A2">
              <w:t xml:space="preserve"> </w:t>
            </w:r>
            <w:r w:rsidRPr="003B3B5F">
              <w:t>товара</w:t>
            </w:r>
            <w:r w:rsidRPr="008955A2">
              <w:t xml:space="preserve">, </w:t>
            </w:r>
            <w:r w:rsidRPr="003B3B5F">
              <w:t>работы</w:t>
            </w:r>
            <w:r w:rsidRPr="008955A2">
              <w:t xml:space="preserve"> </w:t>
            </w:r>
            <w:r w:rsidRPr="003B3B5F">
              <w:t>или</w:t>
            </w:r>
            <w:r w:rsidRPr="008955A2">
              <w:t xml:space="preserve"> </w:t>
            </w:r>
            <w:r w:rsidRPr="003B3B5F">
              <w:t>услуги</w:t>
            </w:r>
            <w:r w:rsidRPr="008955A2">
              <w:t xml:space="preserve">» </w:t>
            </w:r>
            <w:r>
              <w:t xml:space="preserve">в блоке «Классификация по ОКПД» </w:t>
            </w:r>
            <w:r w:rsidRPr="008955A2">
              <w:t>(</w:t>
            </w:r>
            <w:r w:rsidRPr="00F06A06">
              <w:rPr>
                <w:lang w:val="en-US"/>
              </w:rPr>
              <w:t>executions</w:t>
            </w:r>
            <w:r w:rsidRPr="008955A2">
              <w:t>\</w:t>
            </w:r>
            <w:r w:rsidRPr="00A23BA5">
              <w:rPr>
                <w:lang w:val="en-US"/>
              </w:rPr>
              <w:t>execution</w:t>
            </w:r>
            <w:r w:rsidRPr="008955A2">
              <w:t xml:space="preserve"> \ </w:t>
            </w:r>
            <w:r w:rsidRPr="00976787">
              <w:rPr>
                <w:lang w:val="en-US"/>
              </w:rPr>
              <w:t>productsCountries</w:t>
            </w:r>
            <w:r w:rsidRPr="008955A2">
              <w:t xml:space="preserve">\ </w:t>
            </w:r>
            <w:r>
              <w:rPr>
                <w:lang w:val="en-US"/>
              </w:rPr>
              <w:t>productsCountry</w:t>
            </w:r>
            <w:r w:rsidRPr="008955A2">
              <w:t xml:space="preserve"> </w:t>
            </w:r>
            <w:hyperlink r:id="rId11" w:history="1">
              <w:r w:rsidRPr="00BC637A">
                <w:rPr>
                  <w:rStyle w:val="af1"/>
                </w:rPr>
                <w:t>\\</w:t>
              </w:r>
              <w:r w:rsidRPr="00BC637A">
                <w:rPr>
                  <w:rStyle w:val="af1"/>
                  <w:lang w:val="en-US"/>
                </w:rPr>
                <w:t>OKPD</w:t>
              </w:r>
              <w:r w:rsidRPr="00BC637A">
                <w:rPr>
                  <w:rStyle w:val="af1"/>
                </w:rPr>
                <w:t>\</w:t>
              </w:r>
              <w:r w:rsidRPr="00BC637A">
                <w:rPr>
                  <w:rStyle w:val="af1"/>
                  <w:lang w:val="en-US"/>
                </w:rPr>
                <w:t>Code</w:t>
              </w:r>
            </w:hyperlink>
            <w:r w:rsidRPr="008955A2">
              <w:t>)</w:t>
            </w:r>
            <w:r>
              <w:t xml:space="preserve"> </w:t>
            </w:r>
          </w:p>
          <w:p w14:paraId="0A97C6A1" w14:textId="7DE98DBD" w:rsidR="00FF2FA2" w:rsidRDefault="00FF2FA2" w:rsidP="00FF2FA2">
            <w:pPr>
              <w:pStyle w:val="ad"/>
              <w:jc w:val="left"/>
            </w:pPr>
            <w:r>
              <w:t>или</w:t>
            </w:r>
          </w:p>
          <w:p w14:paraId="03EF844C" w14:textId="18B41866" w:rsidR="00FF2FA2" w:rsidRDefault="00FF2FA2" w:rsidP="00FF2FA2">
            <w:pPr>
              <w:pStyle w:val="ad"/>
              <w:jc w:val="left"/>
            </w:pPr>
            <w:r w:rsidRPr="008955A2">
              <w:t>«</w:t>
            </w:r>
            <w:r>
              <w:t>Код</w:t>
            </w:r>
            <w:r w:rsidRPr="008955A2">
              <w:t xml:space="preserve"> </w:t>
            </w:r>
            <w:r w:rsidRPr="003B3B5F">
              <w:t>товара</w:t>
            </w:r>
            <w:r w:rsidRPr="008955A2">
              <w:t xml:space="preserve">, </w:t>
            </w:r>
            <w:r w:rsidRPr="003B3B5F">
              <w:t>работы</w:t>
            </w:r>
            <w:r w:rsidRPr="008955A2">
              <w:t xml:space="preserve"> </w:t>
            </w:r>
            <w:r w:rsidRPr="003B3B5F">
              <w:t>или</w:t>
            </w:r>
            <w:r w:rsidRPr="008955A2">
              <w:t xml:space="preserve"> </w:t>
            </w:r>
            <w:r w:rsidRPr="003B3B5F">
              <w:t>услуги</w:t>
            </w:r>
            <w:r w:rsidRPr="008955A2">
              <w:t xml:space="preserve">» </w:t>
            </w:r>
            <w:r>
              <w:t xml:space="preserve">в блоке «Классификация по ОКПД2» </w:t>
            </w:r>
            <w:r w:rsidRPr="008955A2">
              <w:t>(</w:t>
            </w:r>
            <w:r w:rsidRPr="00F06A06">
              <w:rPr>
                <w:lang w:val="en-US"/>
              </w:rPr>
              <w:t>executions</w:t>
            </w:r>
            <w:r w:rsidRPr="008955A2">
              <w:t>\</w:t>
            </w:r>
            <w:r w:rsidRPr="00A23BA5">
              <w:rPr>
                <w:lang w:val="en-US"/>
              </w:rPr>
              <w:t>execution</w:t>
            </w:r>
            <w:r w:rsidRPr="008955A2">
              <w:t xml:space="preserve"> \ </w:t>
            </w:r>
            <w:r w:rsidRPr="00976787">
              <w:rPr>
                <w:lang w:val="en-US"/>
              </w:rPr>
              <w:t>productsCountries</w:t>
            </w:r>
            <w:r w:rsidRPr="008955A2">
              <w:t xml:space="preserve">\ </w:t>
            </w:r>
            <w:r>
              <w:rPr>
                <w:lang w:val="en-US"/>
              </w:rPr>
              <w:t>productsCountry</w:t>
            </w:r>
            <w:r w:rsidRPr="007051A4">
              <w:t xml:space="preserve"> </w:t>
            </w:r>
            <w:hyperlink r:id="rId12" w:history="1">
              <w:r w:rsidRPr="007051A4">
                <w:t>\\</w:t>
              </w:r>
              <w:r w:rsidRPr="00007B34">
                <w:t>OKPD</w:t>
              </w:r>
              <w:r w:rsidRPr="007051A4">
                <w:t>2\</w:t>
              </w:r>
              <w:r w:rsidRPr="00007B34">
                <w:t>Code</w:t>
              </w:r>
            </w:hyperlink>
            <w:r w:rsidRPr="007051A4">
              <w:t>)</w:t>
            </w:r>
            <w:r>
              <w:t xml:space="preserve"> </w:t>
            </w:r>
          </w:p>
          <w:p w14:paraId="7D200831" w14:textId="77777777" w:rsidR="00FF2FA2" w:rsidRDefault="00FF2FA2" w:rsidP="00FF2FA2">
            <w:pPr>
              <w:pStyle w:val="ad"/>
              <w:jc w:val="left"/>
            </w:pPr>
            <w:r>
              <w:lastRenderedPageBreak/>
              <w:t>или</w:t>
            </w:r>
          </w:p>
          <w:p w14:paraId="50E74579" w14:textId="5018B248" w:rsidR="00FF2FA2" w:rsidRDefault="00FF2FA2" w:rsidP="00FF2FA2">
            <w:pPr>
              <w:pStyle w:val="ad"/>
              <w:jc w:val="left"/>
            </w:pPr>
            <w:r w:rsidRPr="008955A2">
              <w:t>«</w:t>
            </w:r>
            <w:r w:rsidRPr="00AE747A">
              <w:t>Код товара, работы или услуги в справочнике Каталог товаров, работ, услуг (КТРУ)</w:t>
            </w:r>
            <w:r>
              <w:t xml:space="preserve">» </w:t>
            </w:r>
            <w:r w:rsidRPr="008955A2">
              <w:t>(</w:t>
            </w:r>
            <w:r w:rsidRPr="00F06A06">
              <w:rPr>
                <w:lang w:val="en-US"/>
              </w:rPr>
              <w:t>executions</w:t>
            </w:r>
            <w:r w:rsidRPr="008955A2">
              <w:t>\</w:t>
            </w:r>
            <w:r w:rsidRPr="00A23BA5">
              <w:rPr>
                <w:lang w:val="en-US"/>
              </w:rPr>
              <w:t>execution</w:t>
            </w:r>
            <w:r w:rsidRPr="008955A2">
              <w:t xml:space="preserve"> \ </w:t>
            </w:r>
            <w:r w:rsidRPr="00976787">
              <w:rPr>
                <w:lang w:val="en-US"/>
              </w:rPr>
              <w:t>productsCountries</w:t>
            </w:r>
            <w:r w:rsidRPr="008955A2">
              <w:t xml:space="preserve">\ </w:t>
            </w:r>
            <w:r>
              <w:rPr>
                <w:lang w:val="en-US"/>
              </w:rPr>
              <w:t>productsCountry</w:t>
            </w:r>
            <w:r w:rsidRPr="008955A2">
              <w:t xml:space="preserve"> </w:t>
            </w:r>
            <w:hyperlink r:id="rId13" w:history="1">
              <w:r w:rsidRPr="007051A4">
                <w:t>\\</w:t>
              </w:r>
              <w:r w:rsidRPr="00007B34">
                <w:t>KTRU</w:t>
              </w:r>
              <w:r w:rsidRPr="007051A4">
                <w:t>\</w:t>
              </w:r>
              <w:r w:rsidRPr="00007B34">
                <w:t>Code</w:t>
              </w:r>
            </w:hyperlink>
            <w:r w:rsidRPr="007051A4">
              <w:t>)</w:t>
            </w:r>
            <w:r>
              <w:t xml:space="preserve"> </w:t>
            </w:r>
          </w:p>
          <w:p w14:paraId="1FFB06E5" w14:textId="3ED8438F" w:rsidR="00FF2FA2" w:rsidRPr="008955A2" w:rsidRDefault="00FF2FA2" w:rsidP="00FF2FA2">
            <w:pPr>
              <w:pStyle w:val="ad"/>
              <w:jc w:val="left"/>
            </w:pPr>
          </w:p>
        </w:tc>
        <w:tc>
          <w:tcPr>
            <w:tcW w:w="1335" w:type="pct"/>
          </w:tcPr>
          <w:p w14:paraId="7C44355C" w14:textId="7A0DC45B" w:rsidR="00FF2FA2" w:rsidRPr="00AE747A" w:rsidRDefault="00FF2FA2" w:rsidP="00FF2FA2">
            <w:pPr>
              <w:pStyle w:val="ad"/>
              <w:jc w:val="left"/>
            </w:pPr>
            <w:r>
              <w:lastRenderedPageBreak/>
              <w:t>Проверяем, что запись с таким кодом найдена в актуальном статусе в справочнике ОКПД или ОКПД2</w:t>
            </w:r>
            <w:r w:rsidRPr="00AE747A">
              <w:t xml:space="preserve"> </w:t>
            </w:r>
            <w:r>
              <w:t>или КТРУ</w:t>
            </w:r>
          </w:p>
        </w:tc>
        <w:tc>
          <w:tcPr>
            <w:tcW w:w="1138" w:type="pct"/>
            <w:gridSpan w:val="4"/>
          </w:tcPr>
          <w:p w14:paraId="209E308A" w14:textId="3BCCC2EE" w:rsidR="00FF2FA2" w:rsidRPr="00B22B82" w:rsidRDefault="00FF2FA2" w:rsidP="00FF2FA2">
            <w:pPr>
              <w:pStyle w:val="ad"/>
              <w:jc w:val="left"/>
              <w:rPr>
                <w:lang w:val="en-US"/>
              </w:rPr>
            </w:pPr>
            <w:r>
              <w:t>Для</w:t>
            </w:r>
            <w:r w:rsidRPr="00B22B82">
              <w:rPr>
                <w:lang w:val="en-US"/>
              </w:rPr>
              <w:t xml:space="preserve"> </w:t>
            </w:r>
            <w:r>
              <w:t>блока</w:t>
            </w:r>
            <w:r w:rsidRPr="00B22B82">
              <w:rPr>
                <w:lang w:val="en-US"/>
              </w:rPr>
              <w:t xml:space="preserve"> executionObligationGuarantee\ productsCountries </w:t>
            </w:r>
            <w:r>
              <w:rPr>
                <w:lang w:val="en-US"/>
              </w:rPr>
              <w:t>productsCountry\OKPD (OKPD2</w:t>
            </w:r>
            <w:r w:rsidRPr="00B22B82">
              <w:rPr>
                <w:lang w:val="en-US"/>
              </w:rPr>
              <w:t xml:space="preserve">, </w:t>
            </w:r>
            <w:r>
              <w:rPr>
                <w:lang w:val="en-US"/>
              </w:rPr>
              <w:t>KTRU)</w:t>
            </w:r>
            <w:r w:rsidRPr="00B22B82">
              <w:rPr>
                <w:lang w:val="en-US"/>
              </w:rPr>
              <w:t>.</w:t>
            </w:r>
          </w:p>
          <w:p w14:paraId="0AFB85A7" w14:textId="1108FB52" w:rsidR="00FF2FA2" w:rsidRDefault="00FF2FA2" w:rsidP="00FF2FA2">
            <w:pPr>
              <w:pStyle w:val="ad"/>
              <w:jc w:val="left"/>
            </w:pPr>
            <w:r>
              <w:t>Товара, работы, услуги с кодом</w:t>
            </w:r>
            <w:r w:rsidRPr="00CC779D">
              <w:t>&lt;</w:t>
            </w:r>
            <w:r>
              <w:t>код ОКПД</w:t>
            </w:r>
            <w:r w:rsidRPr="00CC779D">
              <w:t>&gt;</w:t>
            </w:r>
            <w:r>
              <w:t xml:space="preserve"> не найдено в актуальном состоянии в справочнике ОКПД в ЕИС</w:t>
            </w:r>
          </w:p>
          <w:p w14:paraId="28614465" w14:textId="56AE77F9" w:rsidR="00FF2FA2" w:rsidRDefault="00FF2FA2" w:rsidP="00FF2FA2">
            <w:pPr>
              <w:pStyle w:val="ad"/>
              <w:jc w:val="left"/>
            </w:pPr>
            <w:r>
              <w:t>Или</w:t>
            </w:r>
          </w:p>
          <w:p w14:paraId="7E3D625F" w14:textId="5EEF8F54" w:rsidR="00FF2FA2" w:rsidRDefault="00FF2FA2" w:rsidP="00FF2FA2">
            <w:pPr>
              <w:pStyle w:val="ad"/>
              <w:jc w:val="left"/>
            </w:pPr>
            <w:r>
              <w:t>Товара, работы, услуги с кодом</w:t>
            </w:r>
            <w:r w:rsidRPr="00CC779D">
              <w:t>&lt;</w:t>
            </w:r>
            <w:r>
              <w:t>код ОКПД2</w:t>
            </w:r>
            <w:r w:rsidRPr="00CC779D">
              <w:t>&gt;</w:t>
            </w:r>
            <w:r>
              <w:t xml:space="preserve"> не </w:t>
            </w:r>
            <w:r>
              <w:lastRenderedPageBreak/>
              <w:t>найдено в актуальном состоянии в справочнике ОКПД2 в ЕИС</w:t>
            </w:r>
          </w:p>
          <w:p w14:paraId="2A1174EC" w14:textId="77777777" w:rsidR="00FF2FA2" w:rsidRDefault="00FF2FA2" w:rsidP="00FF2FA2">
            <w:pPr>
              <w:pStyle w:val="ad"/>
              <w:jc w:val="left"/>
            </w:pPr>
            <w:r>
              <w:t>Или</w:t>
            </w:r>
          </w:p>
          <w:p w14:paraId="7ABF54E7" w14:textId="0F07526E" w:rsidR="00FF2FA2" w:rsidRDefault="00FF2FA2" w:rsidP="00FF2FA2">
            <w:pPr>
              <w:pStyle w:val="ad"/>
              <w:jc w:val="left"/>
            </w:pPr>
            <w:r>
              <w:t>Товара, работы, услуги с кодом</w:t>
            </w:r>
            <w:r w:rsidRPr="00B22B82">
              <w:t xml:space="preserve"> </w:t>
            </w:r>
            <w:r>
              <w:t>по КТРУ</w:t>
            </w:r>
            <w:r w:rsidRPr="00CC779D">
              <w:t>&lt;</w:t>
            </w:r>
            <w:r>
              <w:t>код КТРУ</w:t>
            </w:r>
            <w:r w:rsidRPr="00CC779D">
              <w:t>&gt;</w:t>
            </w:r>
            <w:r>
              <w:t xml:space="preserve"> не найдено в актуальном состоянии в справочнике КТРУ в ЕИС</w:t>
            </w:r>
          </w:p>
          <w:p w14:paraId="5FC01723" w14:textId="6E430D9D" w:rsidR="00FF2FA2" w:rsidRPr="003748E4" w:rsidRDefault="00FF2FA2" w:rsidP="00FF2FA2">
            <w:pPr>
              <w:pStyle w:val="ad"/>
              <w:jc w:val="left"/>
            </w:pPr>
          </w:p>
        </w:tc>
      </w:tr>
      <w:tr w:rsidR="00FF2FA2" w:rsidRPr="009F4E26" w14:paraId="6D309A0B" w14:textId="77777777" w:rsidTr="00834157">
        <w:trPr>
          <w:trHeight w:val="348"/>
        </w:trPr>
        <w:tc>
          <w:tcPr>
            <w:tcW w:w="819" w:type="pct"/>
            <w:gridSpan w:val="3"/>
          </w:tcPr>
          <w:p w14:paraId="699C2166" w14:textId="3D3EA503" w:rsidR="00FF2FA2" w:rsidRPr="0083166C" w:rsidRDefault="00FF2FA2" w:rsidP="00FF2FA2">
            <w:pPr>
              <w:pStyle w:val="ad"/>
              <w:jc w:val="left"/>
              <w:rPr>
                <w:lang w:val="en-US"/>
              </w:rPr>
            </w:pPr>
            <w:r w:rsidRPr="0083166C">
              <w:lastRenderedPageBreak/>
              <w:t>РК_ИК_01</w:t>
            </w:r>
            <w:r w:rsidRPr="0083166C">
              <w:rPr>
                <w:lang w:val="en-US"/>
              </w:rPr>
              <w:t>21</w:t>
            </w:r>
          </w:p>
        </w:tc>
        <w:tc>
          <w:tcPr>
            <w:tcW w:w="579" w:type="pct"/>
            <w:gridSpan w:val="2"/>
          </w:tcPr>
          <w:p w14:paraId="25BA3E04" w14:textId="77777777" w:rsidR="00FF2FA2" w:rsidRPr="0083166C" w:rsidRDefault="00FF2FA2" w:rsidP="00FF2FA2">
            <w:pPr>
              <w:pStyle w:val="ad"/>
              <w:jc w:val="left"/>
            </w:pPr>
          </w:p>
        </w:tc>
        <w:tc>
          <w:tcPr>
            <w:tcW w:w="1129" w:type="pct"/>
            <w:gridSpan w:val="6"/>
          </w:tcPr>
          <w:p w14:paraId="1FD28DDD" w14:textId="78BEC91A" w:rsidR="00FF2FA2" w:rsidRPr="0083166C" w:rsidRDefault="00FF2FA2" w:rsidP="00FF2FA2">
            <w:pPr>
              <w:pStyle w:val="ad"/>
              <w:jc w:val="left"/>
            </w:pPr>
            <w:r w:rsidRPr="0083166C">
              <w:t xml:space="preserve"> «Уникальный идентификатор предмета контракта (объекта закупки) в ЕИС» (</w:t>
            </w:r>
            <w:r w:rsidRPr="0083166C">
              <w:rPr>
                <w:lang w:val="en-US"/>
              </w:rPr>
              <w:t>executions</w:t>
            </w:r>
            <w:r w:rsidRPr="0083166C">
              <w:t>\\</w:t>
            </w:r>
            <w:r w:rsidRPr="0083166C">
              <w:rPr>
                <w:lang w:val="en-US"/>
              </w:rPr>
              <w:t>execution</w:t>
            </w:r>
            <w:r w:rsidRPr="0083166C">
              <w:t>\\</w:t>
            </w:r>
            <w:r w:rsidRPr="0083166C">
              <w:rPr>
                <w:lang w:val="en-US"/>
              </w:rPr>
              <w:t>quantityContractSubjects</w:t>
            </w:r>
            <w:r w:rsidRPr="0083166C">
              <w:t>\\</w:t>
            </w:r>
            <w:r w:rsidRPr="0083166C">
              <w:rPr>
                <w:lang w:val="en-US"/>
              </w:rPr>
              <w:t>quantityContractSubject</w:t>
            </w:r>
            <w:r w:rsidRPr="0083166C">
              <w:t>\\</w:t>
            </w:r>
            <w:r w:rsidRPr="0083166C">
              <w:rPr>
                <w:lang w:val="en-US"/>
              </w:rPr>
              <w:t>sid</w:t>
            </w:r>
            <w:r w:rsidRPr="0083166C">
              <w:t>), «Внешний идентификатор объекта закупки» (</w:t>
            </w:r>
            <w:r w:rsidRPr="0083166C">
              <w:rPr>
                <w:lang w:val="en-US"/>
              </w:rPr>
              <w:t>executions</w:t>
            </w:r>
            <w:r w:rsidRPr="0083166C">
              <w:t>\\</w:t>
            </w:r>
            <w:r w:rsidRPr="0083166C">
              <w:rPr>
                <w:lang w:val="en-US"/>
              </w:rPr>
              <w:t>execution</w:t>
            </w:r>
            <w:r w:rsidRPr="0083166C">
              <w:t>\\</w:t>
            </w:r>
            <w:r w:rsidRPr="0083166C">
              <w:rPr>
                <w:lang w:val="en-US"/>
              </w:rPr>
              <w:t>quantityContractSubjects</w:t>
            </w:r>
            <w:r w:rsidRPr="0083166C">
              <w:t>\\</w:t>
            </w:r>
            <w:r w:rsidRPr="0083166C">
              <w:rPr>
                <w:lang w:val="en-US"/>
              </w:rPr>
              <w:t>quantityContractSubject</w:t>
            </w:r>
            <w:r w:rsidRPr="0083166C">
              <w:t>\\</w:t>
            </w:r>
            <w:r w:rsidRPr="0083166C">
              <w:rPr>
                <w:lang w:val="en-US"/>
              </w:rPr>
              <w:t>externalSid</w:t>
            </w:r>
            <w:r w:rsidRPr="0083166C">
              <w:t>) или «Атрибуты объекта закупки из сведений о контракте» (</w:t>
            </w:r>
            <w:r w:rsidRPr="0083166C">
              <w:rPr>
                <w:lang w:val="en-US"/>
              </w:rPr>
              <w:t>executions</w:t>
            </w:r>
            <w:r w:rsidRPr="0083166C">
              <w:t>\\</w:t>
            </w:r>
            <w:r w:rsidRPr="0083166C">
              <w:rPr>
                <w:lang w:val="en-US"/>
              </w:rPr>
              <w:t>execution</w:t>
            </w:r>
            <w:r w:rsidRPr="0083166C">
              <w:t>\\</w:t>
            </w:r>
            <w:r w:rsidRPr="0083166C">
              <w:rPr>
                <w:lang w:val="en-US"/>
              </w:rPr>
              <w:t>quantityContractSubjects</w:t>
            </w:r>
            <w:r w:rsidRPr="0083166C">
              <w:t>\\</w:t>
            </w:r>
            <w:r w:rsidRPr="0083166C">
              <w:rPr>
                <w:lang w:val="en-US"/>
              </w:rPr>
              <w:t>quantityContractSubject</w:t>
            </w:r>
            <w:r w:rsidRPr="0083166C">
              <w:t>\\</w:t>
            </w:r>
            <w:r w:rsidRPr="0083166C">
              <w:rPr>
                <w:lang w:val="en-US"/>
              </w:rPr>
              <w:t>productInfo</w:t>
            </w:r>
            <w:r w:rsidRPr="0083166C">
              <w:t>) обязательно для заполнения.</w:t>
            </w:r>
          </w:p>
        </w:tc>
        <w:tc>
          <w:tcPr>
            <w:tcW w:w="1335" w:type="pct"/>
          </w:tcPr>
          <w:p w14:paraId="6B992249" w14:textId="2B2C1EDD" w:rsidR="00FF2FA2" w:rsidRPr="0083166C" w:rsidRDefault="00FF2FA2" w:rsidP="00FF2FA2">
            <w:pPr>
              <w:pStyle w:val="ad"/>
              <w:jc w:val="left"/>
            </w:pPr>
            <w:r w:rsidRPr="0083166C">
              <w:t>Одно из полей «Уникальный идентификатор предмета контракта (объекта закупки) в ЕИС» (</w:t>
            </w:r>
            <w:r w:rsidRPr="0083166C">
              <w:rPr>
                <w:lang w:val="en-US"/>
              </w:rPr>
              <w:t>executions</w:t>
            </w:r>
            <w:r w:rsidRPr="0083166C">
              <w:t>\\</w:t>
            </w:r>
            <w:r w:rsidRPr="0083166C">
              <w:rPr>
                <w:lang w:val="en-US"/>
              </w:rPr>
              <w:t>execution</w:t>
            </w:r>
            <w:r w:rsidRPr="0083166C">
              <w:t>\\</w:t>
            </w:r>
            <w:r w:rsidRPr="0083166C">
              <w:rPr>
                <w:lang w:val="en-US"/>
              </w:rPr>
              <w:t>quantityContractSubjects</w:t>
            </w:r>
            <w:r w:rsidRPr="0083166C">
              <w:t>\\</w:t>
            </w:r>
            <w:r w:rsidRPr="0083166C">
              <w:rPr>
                <w:lang w:val="en-US"/>
              </w:rPr>
              <w:t>quantityContractSubject</w:t>
            </w:r>
            <w:r w:rsidRPr="0083166C">
              <w:t>\\</w:t>
            </w:r>
            <w:r w:rsidRPr="0083166C">
              <w:rPr>
                <w:lang w:val="en-US"/>
              </w:rPr>
              <w:t>sid</w:t>
            </w:r>
            <w:r w:rsidRPr="0083166C">
              <w:t>), «Внешний идентификатор объекта закупки» (</w:t>
            </w:r>
            <w:r w:rsidRPr="0083166C">
              <w:rPr>
                <w:lang w:val="en-US"/>
              </w:rPr>
              <w:t>executions</w:t>
            </w:r>
            <w:r w:rsidRPr="0083166C">
              <w:t>\\</w:t>
            </w:r>
            <w:r w:rsidRPr="0083166C">
              <w:rPr>
                <w:lang w:val="en-US"/>
              </w:rPr>
              <w:t>execution</w:t>
            </w:r>
            <w:r w:rsidRPr="0083166C">
              <w:t>\\</w:t>
            </w:r>
            <w:r w:rsidRPr="0083166C">
              <w:rPr>
                <w:lang w:val="en-US"/>
              </w:rPr>
              <w:t>quantityContractSubjects</w:t>
            </w:r>
            <w:r w:rsidRPr="0083166C">
              <w:t>\\</w:t>
            </w:r>
            <w:r w:rsidRPr="0083166C">
              <w:rPr>
                <w:lang w:val="en-US"/>
              </w:rPr>
              <w:t>quantityContractSubject</w:t>
            </w:r>
            <w:r w:rsidRPr="0083166C">
              <w:t>\\</w:t>
            </w:r>
            <w:r w:rsidRPr="0083166C">
              <w:rPr>
                <w:lang w:val="en-US"/>
              </w:rPr>
              <w:t>externalSid</w:t>
            </w:r>
            <w:r w:rsidRPr="0083166C">
              <w:t>) или «Атрибуты объекта закупки из сведений о контракте» (</w:t>
            </w:r>
            <w:r w:rsidRPr="0083166C">
              <w:rPr>
                <w:lang w:val="en-US"/>
              </w:rPr>
              <w:t>executions</w:t>
            </w:r>
            <w:r w:rsidRPr="0083166C">
              <w:t>\\</w:t>
            </w:r>
            <w:r w:rsidRPr="0083166C">
              <w:rPr>
                <w:lang w:val="en-US"/>
              </w:rPr>
              <w:t>execution</w:t>
            </w:r>
            <w:r w:rsidRPr="0083166C">
              <w:t>\\</w:t>
            </w:r>
            <w:r w:rsidRPr="0083166C">
              <w:rPr>
                <w:lang w:val="en-US"/>
              </w:rPr>
              <w:t>quantityContractSubjects</w:t>
            </w:r>
            <w:r w:rsidRPr="0083166C">
              <w:t>\\</w:t>
            </w:r>
            <w:r w:rsidRPr="0083166C">
              <w:rPr>
                <w:lang w:val="en-US"/>
              </w:rPr>
              <w:t>quantityContractSubject</w:t>
            </w:r>
            <w:r w:rsidRPr="0083166C">
              <w:t>\\</w:t>
            </w:r>
            <w:r w:rsidRPr="0083166C">
              <w:rPr>
                <w:lang w:val="en-US"/>
              </w:rPr>
              <w:t>productInfo</w:t>
            </w:r>
            <w:r w:rsidRPr="0083166C">
              <w:t>) обязательно для заполнения.</w:t>
            </w:r>
          </w:p>
        </w:tc>
        <w:tc>
          <w:tcPr>
            <w:tcW w:w="1138" w:type="pct"/>
            <w:gridSpan w:val="4"/>
          </w:tcPr>
          <w:p w14:paraId="2EC596A2" w14:textId="5107EF77" w:rsidR="00FF2FA2" w:rsidRPr="0083166C" w:rsidRDefault="00FF2FA2" w:rsidP="00FF2FA2">
            <w:pPr>
              <w:pStyle w:val="ad"/>
              <w:jc w:val="left"/>
            </w:pPr>
            <w:r w:rsidRPr="0083166C">
              <w:t>Одно из полей «Уникальный идентификатор предмета контракта (объекта закупки) в ЕИС» (</w:t>
            </w:r>
            <w:r w:rsidRPr="0083166C">
              <w:rPr>
                <w:lang w:val="en-US"/>
              </w:rPr>
              <w:t>executions</w:t>
            </w:r>
            <w:r w:rsidRPr="0083166C">
              <w:t>\\</w:t>
            </w:r>
            <w:r w:rsidRPr="0083166C">
              <w:rPr>
                <w:lang w:val="en-US"/>
              </w:rPr>
              <w:t>execution</w:t>
            </w:r>
            <w:r w:rsidRPr="0083166C">
              <w:t>\\</w:t>
            </w:r>
            <w:r w:rsidRPr="0083166C">
              <w:rPr>
                <w:lang w:val="en-US"/>
              </w:rPr>
              <w:t>quantityContractSubjects</w:t>
            </w:r>
            <w:r w:rsidRPr="0083166C">
              <w:t>\\</w:t>
            </w:r>
            <w:r w:rsidRPr="0083166C">
              <w:rPr>
                <w:lang w:val="en-US"/>
              </w:rPr>
              <w:t>quantityContractSubject</w:t>
            </w:r>
            <w:r w:rsidRPr="0083166C">
              <w:t>\\</w:t>
            </w:r>
            <w:r w:rsidRPr="0083166C">
              <w:rPr>
                <w:lang w:val="en-US"/>
              </w:rPr>
              <w:t>sid</w:t>
            </w:r>
            <w:r w:rsidRPr="0083166C">
              <w:t>), «Внешний идентификатор объекта закупки» (</w:t>
            </w:r>
            <w:r w:rsidRPr="0083166C">
              <w:rPr>
                <w:lang w:val="en-US"/>
              </w:rPr>
              <w:t>executions</w:t>
            </w:r>
            <w:r w:rsidRPr="0083166C">
              <w:t>\\</w:t>
            </w:r>
            <w:r w:rsidRPr="0083166C">
              <w:rPr>
                <w:lang w:val="en-US"/>
              </w:rPr>
              <w:t>execution</w:t>
            </w:r>
            <w:r w:rsidRPr="0083166C">
              <w:t>\\</w:t>
            </w:r>
            <w:r w:rsidRPr="0083166C">
              <w:rPr>
                <w:lang w:val="en-US"/>
              </w:rPr>
              <w:t>quantityContractSubjects</w:t>
            </w:r>
            <w:r w:rsidRPr="0083166C">
              <w:t>\\</w:t>
            </w:r>
            <w:r w:rsidRPr="0083166C">
              <w:rPr>
                <w:lang w:val="en-US"/>
              </w:rPr>
              <w:t>quantityContractSubject</w:t>
            </w:r>
            <w:r w:rsidRPr="0083166C">
              <w:t>\\</w:t>
            </w:r>
            <w:r w:rsidRPr="0083166C">
              <w:rPr>
                <w:lang w:val="en-US"/>
              </w:rPr>
              <w:t>externalSid</w:t>
            </w:r>
            <w:r w:rsidRPr="0083166C">
              <w:t>) или «Атрибуты объекта закупки из сведений о контракте» (</w:t>
            </w:r>
            <w:r w:rsidRPr="0083166C">
              <w:rPr>
                <w:lang w:val="en-US"/>
              </w:rPr>
              <w:t>executions</w:t>
            </w:r>
            <w:r w:rsidRPr="0083166C">
              <w:t>\\</w:t>
            </w:r>
            <w:r w:rsidRPr="0083166C">
              <w:rPr>
                <w:lang w:val="en-US"/>
              </w:rPr>
              <w:t>execution</w:t>
            </w:r>
            <w:r w:rsidRPr="0083166C">
              <w:t>\\</w:t>
            </w:r>
            <w:r w:rsidRPr="0083166C">
              <w:rPr>
                <w:lang w:val="en-US"/>
              </w:rPr>
              <w:t>quantityContractSubjects</w:t>
            </w:r>
            <w:r w:rsidRPr="0083166C">
              <w:t>\\</w:t>
            </w:r>
            <w:r w:rsidRPr="0083166C">
              <w:rPr>
                <w:lang w:val="en-US"/>
              </w:rPr>
              <w:t>quantityContractSubject</w:t>
            </w:r>
            <w:r w:rsidRPr="0083166C">
              <w:t>\\</w:t>
            </w:r>
            <w:r w:rsidRPr="0083166C">
              <w:rPr>
                <w:lang w:val="en-US"/>
              </w:rPr>
              <w:t>productInfo</w:t>
            </w:r>
            <w:r w:rsidRPr="0083166C">
              <w:t>) обязательно для заполнения. Необязательность поля «Уникальный идентификатор предмета контракта (объекта закупки) в ЕИС» в XSD-схеме реализована для обратной совместимости данных</w:t>
            </w:r>
          </w:p>
        </w:tc>
      </w:tr>
      <w:tr w:rsidR="00FF2FA2" w:rsidRPr="009F4E26" w14:paraId="6F5F572F" w14:textId="77777777" w:rsidTr="00834157">
        <w:trPr>
          <w:trHeight w:val="348"/>
        </w:trPr>
        <w:tc>
          <w:tcPr>
            <w:tcW w:w="819" w:type="pct"/>
            <w:gridSpan w:val="3"/>
          </w:tcPr>
          <w:p w14:paraId="6D549F84" w14:textId="06E92070" w:rsidR="00FF2FA2" w:rsidRPr="00275CD9" w:rsidRDefault="00FF2FA2" w:rsidP="00FF2FA2">
            <w:pPr>
              <w:pStyle w:val="ad"/>
              <w:jc w:val="left"/>
            </w:pPr>
            <w:r>
              <w:lastRenderedPageBreak/>
              <w:t>РК_ИК_</w:t>
            </w:r>
            <w:r w:rsidRPr="008C38C7">
              <w:t>0</w:t>
            </w:r>
            <w:r>
              <w:rPr>
                <w:lang w:val="en-US"/>
              </w:rPr>
              <w:t>122</w:t>
            </w:r>
          </w:p>
        </w:tc>
        <w:tc>
          <w:tcPr>
            <w:tcW w:w="579" w:type="pct"/>
            <w:gridSpan w:val="2"/>
          </w:tcPr>
          <w:p w14:paraId="62788024" w14:textId="77777777" w:rsidR="00FF2FA2" w:rsidRDefault="00FF2FA2" w:rsidP="00FF2FA2">
            <w:pPr>
              <w:pStyle w:val="ad"/>
              <w:jc w:val="left"/>
            </w:pPr>
          </w:p>
        </w:tc>
        <w:tc>
          <w:tcPr>
            <w:tcW w:w="1129" w:type="pct"/>
            <w:gridSpan w:val="6"/>
          </w:tcPr>
          <w:p w14:paraId="3EC4076C" w14:textId="77777777" w:rsidR="00FF2FA2" w:rsidRDefault="00FF2FA2" w:rsidP="00FF2FA2">
            <w:pPr>
              <w:pStyle w:val="ad"/>
              <w:jc w:val="left"/>
            </w:pPr>
            <w:r>
              <w:t>Поле «</w:t>
            </w:r>
            <w:r w:rsidRPr="00B44D8F">
              <w:t>Объем поставленных товаров, выполненных работ, оказанных услу</w:t>
            </w:r>
            <w:r>
              <w:t>г»</w:t>
            </w:r>
            <w:r w:rsidRPr="00B44D8F">
              <w:t xml:space="preserve"> (</w:t>
            </w:r>
            <w:r w:rsidRPr="00F06A06">
              <w:rPr>
                <w:lang w:val="en-US"/>
              </w:rPr>
              <w:t>executions</w:t>
            </w:r>
            <w:r w:rsidRPr="008955A2">
              <w:t>\</w:t>
            </w:r>
            <w:r w:rsidRPr="00A23BA5">
              <w:rPr>
                <w:lang w:val="en-US"/>
              </w:rPr>
              <w:t>execution</w:t>
            </w:r>
            <w:r w:rsidRPr="008955A2">
              <w:t>\</w:t>
            </w:r>
            <w:r w:rsidRPr="00B44D8F">
              <w:t>quantityContractSubjects\</w:t>
            </w:r>
            <w:r>
              <w:rPr>
                <w:lang w:val="en-US"/>
              </w:rPr>
              <w:t>quantityContractSubject</w:t>
            </w:r>
            <w:r w:rsidRPr="00B44D8F">
              <w:t>\</w:t>
            </w:r>
            <w:r>
              <w:t xml:space="preserve"> </w:t>
            </w:r>
            <w:r w:rsidRPr="00B44D8F">
              <w:t>quantity)</w:t>
            </w:r>
          </w:p>
          <w:p w14:paraId="0CD45C32" w14:textId="77777777" w:rsidR="00FF2FA2" w:rsidRDefault="00FF2FA2" w:rsidP="00FF2FA2">
            <w:pPr>
              <w:pStyle w:val="ad"/>
              <w:jc w:val="left"/>
              <w:rPr>
                <w:lang w:val="uk-UA"/>
              </w:rPr>
            </w:pPr>
            <w:r>
              <w:rPr>
                <w:lang w:val="uk-UA"/>
              </w:rPr>
              <w:t>ИЛИ</w:t>
            </w:r>
          </w:p>
          <w:p w14:paraId="43D8C237" w14:textId="2708DCE1" w:rsidR="00FF2FA2" w:rsidRPr="00496260" w:rsidRDefault="00FF2FA2" w:rsidP="00FF2FA2">
            <w:pPr>
              <w:pStyle w:val="ad"/>
              <w:jc w:val="left"/>
              <w:rPr>
                <w:lang w:val="uk-UA"/>
              </w:rPr>
            </w:pPr>
            <w:r>
              <w:rPr>
                <w:lang w:val="uk-UA"/>
              </w:rPr>
              <w:t>Поле «</w:t>
            </w:r>
            <w:r w:rsidRPr="00496260">
              <w:rPr>
                <w:lang w:val="uk-UA"/>
              </w:rPr>
              <w:t>Объем работы, услуги (указание объема в текстовом виде)</w:t>
            </w:r>
            <w:r>
              <w:rPr>
                <w:lang w:val="uk-UA"/>
              </w:rPr>
              <w:t>» (</w:t>
            </w:r>
            <w:r w:rsidRPr="00496260">
              <w:rPr>
                <w:lang w:val="uk-UA"/>
              </w:rPr>
              <w:t>executions/execution/quantityContractSubjects/quantityContractSubject/volumeTextForm</w:t>
            </w:r>
            <w:r>
              <w:rPr>
                <w:lang w:val="uk-UA"/>
              </w:rPr>
              <w:t>)</w:t>
            </w:r>
          </w:p>
        </w:tc>
        <w:tc>
          <w:tcPr>
            <w:tcW w:w="1335" w:type="pct"/>
          </w:tcPr>
          <w:p w14:paraId="7B29F67F" w14:textId="3A5FA6FB" w:rsidR="00FF2FA2" w:rsidRDefault="00FF2FA2" w:rsidP="00FF2FA2">
            <w:pPr>
              <w:pStyle w:val="ad"/>
              <w:jc w:val="left"/>
              <w:rPr>
                <w:lang w:val="uk-UA"/>
              </w:rPr>
            </w:pPr>
            <w:r>
              <w:rPr>
                <w:lang w:val="uk-UA"/>
              </w:rPr>
              <w:t>Одно из п</w:t>
            </w:r>
            <w:r w:rsidRPr="00496260">
              <w:rPr>
                <w:lang w:val="uk-UA"/>
              </w:rPr>
              <w:t>оле</w:t>
            </w:r>
            <w:r>
              <w:rPr>
                <w:lang w:val="uk-UA"/>
              </w:rPr>
              <w:t>й</w:t>
            </w:r>
            <w:r w:rsidRPr="00496260">
              <w:rPr>
                <w:lang w:val="uk-UA"/>
              </w:rPr>
              <w:t xml:space="preserve"> «Объем поставленных товаров, выполненных работ, оказанных услуг» (</w:t>
            </w:r>
            <w:r w:rsidRPr="00F06A06">
              <w:rPr>
                <w:lang w:val="en-US"/>
              </w:rPr>
              <w:t>executions</w:t>
            </w:r>
            <w:r w:rsidRPr="00496260">
              <w:rPr>
                <w:lang w:val="uk-UA"/>
              </w:rPr>
              <w:t>\</w:t>
            </w:r>
            <w:r w:rsidRPr="00A23BA5">
              <w:rPr>
                <w:lang w:val="en-US"/>
              </w:rPr>
              <w:t>execution</w:t>
            </w:r>
            <w:r w:rsidRPr="00496260">
              <w:rPr>
                <w:lang w:val="uk-UA"/>
              </w:rPr>
              <w:t>\</w:t>
            </w:r>
            <w:r w:rsidRPr="00496260">
              <w:rPr>
                <w:lang w:val="en-US"/>
              </w:rPr>
              <w:t>quantityContractSubjects</w:t>
            </w:r>
            <w:r w:rsidRPr="00496260">
              <w:rPr>
                <w:lang w:val="uk-UA"/>
              </w:rPr>
              <w:t>\</w:t>
            </w:r>
            <w:r>
              <w:rPr>
                <w:lang w:val="en-US"/>
              </w:rPr>
              <w:t>quantityContractSubject</w:t>
            </w:r>
            <w:r w:rsidRPr="00496260">
              <w:rPr>
                <w:lang w:val="uk-UA"/>
              </w:rPr>
              <w:t xml:space="preserve">\ </w:t>
            </w:r>
            <w:r w:rsidRPr="00496260">
              <w:rPr>
                <w:lang w:val="en-US"/>
              </w:rPr>
              <w:t>quantity</w:t>
            </w:r>
            <w:r w:rsidRPr="00496260">
              <w:rPr>
                <w:lang w:val="uk-UA"/>
              </w:rPr>
              <w:t>)</w:t>
            </w:r>
            <w:r>
              <w:rPr>
                <w:lang w:val="uk-UA"/>
              </w:rPr>
              <w:t xml:space="preserve"> ИЛИ</w:t>
            </w:r>
          </w:p>
          <w:p w14:paraId="6D9F895A" w14:textId="0AF414BC" w:rsidR="00FF2FA2" w:rsidRPr="00496260" w:rsidRDefault="00FF2FA2" w:rsidP="00FF2FA2">
            <w:pPr>
              <w:pStyle w:val="ad"/>
              <w:jc w:val="left"/>
              <w:rPr>
                <w:lang w:val="uk-UA"/>
              </w:rPr>
            </w:pPr>
            <w:r>
              <w:rPr>
                <w:lang w:val="uk-UA"/>
              </w:rPr>
              <w:t>«</w:t>
            </w:r>
            <w:r w:rsidRPr="00496260">
              <w:rPr>
                <w:lang w:val="uk-UA"/>
              </w:rPr>
              <w:t>Объем работы, услуги (указание объема в текстовом виде)</w:t>
            </w:r>
            <w:r>
              <w:rPr>
                <w:lang w:val="uk-UA"/>
              </w:rPr>
              <w:t>» (</w:t>
            </w:r>
            <w:r w:rsidRPr="00496260">
              <w:rPr>
                <w:lang w:val="uk-UA"/>
              </w:rPr>
              <w:t>executions/execution/quantityContractSubjects/quantityContractSubject/volumeTextForm</w:t>
            </w:r>
            <w:r>
              <w:rPr>
                <w:lang w:val="uk-UA"/>
              </w:rPr>
              <w:t>)</w:t>
            </w:r>
            <w:r w:rsidRPr="00496260">
              <w:rPr>
                <w:lang w:val="uk-UA"/>
              </w:rPr>
              <w:t xml:space="preserve"> обязательно для заполнения.</w:t>
            </w:r>
          </w:p>
        </w:tc>
        <w:tc>
          <w:tcPr>
            <w:tcW w:w="1138" w:type="pct"/>
            <w:gridSpan w:val="4"/>
          </w:tcPr>
          <w:p w14:paraId="650F0C0A" w14:textId="0295AB7A" w:rsidR="00FF2FA2" w:rsidRDefault="00FF2FA2" w:rsidP="00FF2FA2">
            <w:pPr>
              <w:pStyle w:val="ad"/>
              <w:jc w:val="left"/>
              <w:rPr>
                <w:lang w:val="uk-UA"/>
              </w:rPr>
            </w:pPr>
            <w:r>
              <w:rPr>
                <w:lang w:val="uk-UA"/>
              </w:rPr>
              <w:t>Одно из полей</w:t>
            </w:r>
            <w:r w:rsidRPr="00496260">
              <w:rPr>
                <w:lang w:val="uk-UA"/>
              </w:rPr>
              <w:t xml:space="preserve"> «Объем поставленных товаров, выполненных работ, оказанных услуг» (</w:t>
            </w:r>
            <w:r w:rsidRPr="00F06A06">
              <w:rPr>
                <w:lang w:val="en-US"/>
              </w:rPr>
              <w:t>executions</w:t>
            </w:r>
            <w:r w:rsidRPr="00496260">
              <w:rPr>
                <w:lang w:val="uk-UA"/>
              </w:rPr>
              <w:t>\</w:t>
            </w:r>
            <w:r w:rsidRPr="00A23BA5">
              <w:rPr>
                <w:lang w:val="en-US"/>
              </w:rPr>
              <w:t>execution</w:t>
            </w:r>
            <w:r w:rsidRPr="00496260">
              <w:rPr>
                <w:lang w:val="uk-UA"/>
              </w:rPr>
              <w:t>\</w:t>
            </w:r>
            <w:r w:rsidRPr="00B44D8F">
              <w:t>quantityContractSubjects</w:t>
            </w:r>
            <w:r w:rsidRPr="00496260">
              <w:rPr>
                <w:lang w:val="uk-UA"/>
              </w:rPr>
              <w:t>\</w:t>
            </w:r>
            <w:r>
              <w:rPr>
                <w:lang w:val="en-US"/>
              </w:rPr>
              <w:t>quantityContractSubject</w:t>
            </w:r>
            <w:r w:rsidRPr="00496260">
              <w:rPr>
                <w:lang w:val="uk-UA"/>
              </w:rPr>
              <w:t xml:space="preserve">\ </w:t>
            </w:r>
            <w:r w:rsidRPr="00B44D8F">
              <w:t>quantity</w:t>
            </w:r>
            <w:r w:rsidRPr="00496260">
              <w:rPr>
                <w:lang w:val="uk-UA"/>
              </w:rPr>
              <w:t>)</w:t>
            </w:r>
            <w:r>
              <w:rPr>
                <w:lang w:val="uk-UA"/>
              </w:rPr>
              <w:t xml:space="preserve"> или</w:t>
            </w:r>
          </w:p>
          <w:p w14:paraId="1C652594" w14:textId="0D4DCA3B" w:rsidR="00FF2FA2" w:rsidRPr="003748E4" w:rsidRDefault="00FF2FA2" w:rsidP="00FF2FA2">
            <w:pPr>
              <w:pStyle w:val="ad"/>
              <w:jc w:val="left"/>
            </w:pPr>
            <w:r>
              <w:rPr>
                <w:lang w:val="uk-UA"/>
              </w:rPr>
              <w:t>«</w:t>
            </w:r>
            <w:r w:rsidRPr="00496260">
              <w:rPr>
                <w:lang w:val="uk-UA"/>
              </w:rPr>
              <w:t>Объем работы, услуги (указание объема в текстовом виде)</w:t>
            </w:r>
            <w:r>
              <w:rPr>
                <w:lang w:val="uk-UA"/>
              </w:rPr>
              <w:t>» (</w:t>
            </w:r>
            <w:r w:rsidRPr="00496260">
              <w:rPr>
                <w:lang w:val="uk-UA"/>
              </w:rPr>
              <w:t>executions/execution/quantityContractSubjects/quantityContractSubject/volumeTextForm</w:t>
            </w:r>
            <w:r>
              <w:rPr>
                <w:lang w:val="uk-UA"/>
              </w:rPr>
              <w:t>)</w:t>
            </w:r>
            <w:r w:rsidRPr="00496260">
              <w:rPr>
                <w:lang w:val="uk-UA"/>
              </w:rPr>
              <w:t xml:space="preserve"> обязательно для заполнения. </w:t>
            </w:r>
            <w:r>
              <w:t xml:space="preserve">Необязательность в </w:t>
            </w:r>
            <w:r>
              <w:rPr>
                <w:lang w:val="en-US"/>
              </w:rPr>
              <w:t>XSD</w:t>
            </w:r>
            <w:r w:rsidRPr="008C38C7">
              <w:t>-</w:t>
            </w:r>
            <w:r>
              <w:t>схеме реализована для обратной совместимости данных</w:t>
            </w:r>
          </w:p>
        </w:tc>
      </w:tr>
      <w:tr w:rsidR="00FF2FA2" w:rsidRPr="008437B0" w14:paraId="6525CC13" w14:textId="77777777" w:rsidTr="00834157">
        <w:trPr>
          <w:trHeight w:val="348"/>
        </w:trPr>
        <w:tc>
          <w:tcPr>
            <w:tcW w:w="819" w:type="pct"/>
            <w:gridSpan w:val="3"/>
          </w:tcPr>
          <w:p w14:paraId="24719E34" w14:textId="74269F42" w:rsidR="00FF2FA2" w:rsidRDefault="00FF2FA2" w:rsidP="00FF2FA2">
            <w:pPr>
              <w:pStyle w:val="ad"/>
              <w:jc w:val="left"/>
            </w:pPr>
            <w:r w:rsidRPr="008437B0">
              <w:t>РК_ИК_024</w:t>
            </w:r>
            <w:r>
              <w:t>8</w:t>
            </w:r>
          </w:p>
        </w:tc>
        <w:tc>
          <w:tcPr>
            <w:tcW w:w="579" w:type="pct"/>
            <w:gridSpan w:val="2"/>
          </w:tcPr>
          <w:p w14:paraId="35CF045D" w14:textId="77777777" w:rsidR="00FF2FA2" w:rsidRDefault="00FF2FA2" w:rsidP="00FF2FA2">
            <w:pPr>
              <w:pStyle w:val="ad"/>
              <w:jc w:val="left"/>
            </w:pPr>
          </w:p>
        </w:tc>
        <w:tc>
          <w:tcPr>
            <w:tcW w:w="1129" w:type="pct"/>
            <w:gridSpan w:val="6"/>
          </w:tcPr>
          <w:p w14:paraId="556655E6" w14:textId="095A2646" w:rsidR="00FF2FA2" w:rsidRDefault="00FF2FA2" w:rsidP="00FF2FA2">
            <w:pPr>
              <w:pStyle w:val="ad"/>
              <w:jc w:val="left"/>
              <w:rPr>
                <w:lang w:val="en-US"/>
              </w:rPr>
            </w:pPr>
            <w:r>
              <w:t>Поле</w:t>
            </w:r>
            <w:r w:rsidRPr="00FA647B">
              <w:rPr>
                <w:lang w:val="en-US"/>
              </w:rPr>
              <w:t xml:space="preserve"> «</w:t>
            </w:r>
            <w:r w:rsidRPr="00FA647B">
              <w:t>Страна</w:t>
            </w:r>
            <w:r w:rsidRPr="00FA647B">
              <w:rPr>
                <w:lang w:val="en-US"/>
              </w:rPr>
              <w:t xml:space="preserve"> </w:t>
            </w:r>
            <w:r w:rsidRPr="00FA647B">
              <w:t>происхождения</w:t>
            </w:r>
            <w:r w:rsidRPr="00FA647B">
              <w:rPr>
                <w:lang w:val="en-US"/>
              </w:rPr>
              <w:t xml:space="preserve"> </w:t>
            </w:r>
            <w:r w:rsidRPr="00FA647B">
              <w:t>товара</w:t>
            </w:r>
            <w:r w:rsidRPr="00FA647B">
              <w:rPr>
                <w:lang w:val="en-US"/>
              </w:rPr>
              <w:t>» (executions/execution/quantityContractSubjects/quanti</w:t>
            </w:r>
            <w:r>
              <w:rPr>
                <w:lang w:val="en-US"/>
              </w:rPr>
              <w:t>tyContractSubject/originCountry</w:t>
            </w:r>
            <w:r w:rsidRPr="004C34C4">
              <w:rPr>
                <w:lang w:val="en-US"/>
              </w:rPr>
              <w:t>/</w:t>
            </w:r>
            <w:r>
              <w:rPr>
                <w:lang w:val="en-US"/>
              </w:rPr>
              <w:t>countryCode</w:t>
            </w:r>
            <w:r w:rsidRPr="004C34C4">
              <w:rPr>
                <w:lang w:val="en-US"/>
              </w:rPr>
              <w:t>/</w:t>
            </w:r>
            <w:r>
              <w:rPr>
                <w:lang w:val="en-US"/>
              </w:rPr>
              <w:t>countryCode</w:t>
            </w:r>
            <w:r w:rsidRPr="00FA647B">
              <w:rPr>
                <w:lang w:val="en-US"/>
              </w:rPr>
              <w:t>)</w:t>
            </w:r>
          </w:p>
          <w:p w14:paraId="70D70B31" w14:textId="77777777" w:rsidR="00FF2FA2" w:rsidRPr="00360A8F" w:rsidRDefault="00FF2FA2" w:rsidP="00FF2FA2">
            <w:pPr>
              <w:pStyle w:val="ad"/>
              <w:jc w:val="left"/>
              <w:rPr>
                <w:lang w:val="en-US"/>
              </w:rPr>
            </w:pPr>
            <w:r>
              <w:t>ИЛИ</w:t>
            </w:r>
          </w:p>
          <w:p w14:paraId="61E72499" w14:textId="2106F570" w:rsidR="00FF2FA2" w:rsidRPr="00296C47" w:rsidRDefault="00FF2FA2" w:rsidP="00FF2FA2">
            <w:pPr>
              <w:pStyle w:val="ad"/>
              <w:jc w:val="left"/>
              <w:rPr>
                <w:lang w:val="en-US"/>
              </w:rPr>
            </w:pPr>
            <w:r w:rsidRPr="00296C47">
              <w:rPr>
                <w:lang w:val="en-US"/>
              </w:rPr>
              <w:t>(executions/execution/quantityDrugContractSubjects/quantityDrugContractSubject/originCountry</w:t>
            </w:r>
            <w:r w:rsidRPr="004C34C4">
              <w:rPr>
                <w:lang w:val="en-US"/>
              </w:rPr>
              <w:t>/</w:t>
            </w:r>
            <w:r>
              <w:rPr>
                <w:lang w:val="en-US"/>
              </w:rPr>
              <w:t>countryCode</w:t>
            </w:r>
            <w:r w:rsidRPr="00296C47">
              <w:rPr>
                <w:lang w:val="en-US"/>
              </w:rPr>
              <w:t>)</w:t>
            </w:r>
          </w:p>
        </w:tc>
        <w:tc>
          <w:tcPr>
            <w:tcW w:w="1335" w:type="pct"/>
          </w:tcPr>
          <w:p w14:paraId="7B73DFFD" w14:textId="535B2095" w:rsidR="00FF2FA2" w:rsidRPr="008437B0" w:rsidRDefault="00FF2FA2" w:rsidP="00FF2FA2">
            <w:pPr>
              <w:pStyle w:val="ad"/>
              <w:jc w:val="left"/>
            </w:pPr>
            <w:r w:rsidRPr="00D86B4C">
              <w:t>Контролируется наличие значения в справочнике «Общероссийский классификатор стран мира (ОКСМ)» (nsiOKSM)</w:t>
            </w:r>
          </w:p>
        </w:tc>
        <w:tc>
          <w:tcPr>
            <w:tcW w:w="1138" w:type="pct"/>
            <w:gridSpan w:val="4"/>
          </w:tcPr>
          <w:p w14:paraId="2764E805" w14:textId="10B295BE" w:rsidR="00FF2FA2" w:rsidRPr="008437B0" w:rsidRDefault="00FF2FA2" w:rsidP="00FF2FA2">
            <w:pPr>
              <w:pStyle w:val="ad"/>
              <w:jc w:val="left"/>
            </w:pPr>
            <w:r>
              <w:t>Код</w:t>
            </w:r>
            <w:r w:rsidRPr="00BF2163">
              <w:t xml:space="preserve"> &lt;</w:t>
            </w:r>
            <w:r>
              <w:t>значение проверяемого поля</w:t>
            </w:r>
            <w:r w:rsidRPr="00BF2163">
              <w:t xml:space="preserve">&gt; </w:t>
            </w:r>
            <w:r>
              <w:t>указанный</w:t>
            </w:r>
            <w:r w:rsidRPr="00BF2163">
              <w:t xml:space="preserve"> </w:t>
            </w:r>
            <w:r>
              <w:t>в</w:t>
            </w:r>
            <w:r w:rsidRPr="00BF2163">
              <w:t xml:space="preserve"> </w:t>
            </w:r>
            <w:r>
              <w:t>поле</w:t>
            </w:r>
            <w:r w:rsidRPr="00BF2163">
              <w:t xml:space="preserve"> </w:t>
            </w:r>
            <w:r w:rsidRPr="004C34C4">
              <w:t>&lt;</w:t>
            </w:r>
            <w:r>
              <w:t>проверяемое поле</w:t>
            </w:r>
            <w:r w:rsidRPr="004C34C4">
              <w:t>&gt;</w:t>
            </w:r>
            <w:r>
              <w:t xml:space="preserve"> не найден в справочнике </w:t>
            </w:r>
            <w:r w:rsidRPr="00D86B4C">
              <w:t>«Общероссийский классификатор стран мира (ОКСМ)» (nsiOKSM)</w:t>
            </w:r>
          </w:p>
        </w:tc>
      </w:tr>
      <w:tr w:rsidR="00FF2FA2" w:rsidRPr="008437B0" w14:paraId="45D9C879" w14:textId="77777777" w:rsidTr="00834157">
        <w:trPr>
          <w:trHeight w:val="348"/>
        </w:trPr>
        <w:tc>
          <w:tcPr>
            <w:tcW w:w="819" w:type="pct"/>
            <w:gridSpan w:val="3"/>
          </w:tcPr>
          <w:p w14:paraId="5FD17D89" w14:textId="53C09982" w:rsidR="00FF2FA2" w:rsidRPr="008437B0" w:rsidRDefault="00FF2FA2" w:rsidP="00FF2FA2">
            <w:pPr>
              <w:pStyle w:val="ad"/>
              <w:jc w:val="left"/>
              <w:rPr>
                <w:lang w:val="en-US"/>
              </w:rPr>
            </w:pPr>
            <w:r w:rsidRPr="008437B0">
              <w:rPr>
                <w:lang w:val="en-US"/>
              </w:rPr>
              <w:t>РК_ИК_024</w:t>
            </w:r>
            <w:r>
              <w:rPr>
                <w:lang w:val="en-US"/>
              </w:rPr>
              <w:t>9</w:t>
            </w:r>
          </w:p>
        </w:tc>
        <w:tc>
          <w:tcPr>
            <w:tcW w:w="579" w:type="pct"/>
            <w:gridSpan w:val="2"/>
          </w:tcPr>
          <w:p w14:paraId="02C9DA46" w14:textId="77777777" w:rsidR="00FF2FA2" w:rsidRPr="008437B0" w:rsidRDefault="00FF2FA2" w:rsidP="00FF2FA2">
            <w:pPr>
              <w:pStyle w:val="ad"/>
              <w:jc w:val="left"/>
              <w:rPr>
                <w:lang w:val="en-US"/>
              </w:rPr>
            </w:pPr>
          </w:p>
        </w:tc>
        <w:tc>
          <w:tcPr>
            <w:tcW w:w="1129" w:type="pct"/>
            <w:gridSpan w:val="6"/>
          </w:tcPr>
          <w:p w14:paraId="14C75951" w14:textId="0AC4C314" w:rsidR="00FF2FA2" w:rsidRPr="00296C47" w:rsidRDefault="00FF2FA2" w:rsidP="00FF2FA2">
            <w:pPr>
              <w:pStyle w:val="ad"/>
              <w:jc w:val="left"/>
              <w:rPr>
                <w:lang w:val="en-US"/>
              </w:rPr>
            </w:pPr>
            <w:r>
              <w:t>Поле</w:t>
            </w:r>
            <w:r w:rsidRPr="008437B0">
              <w:rPr>
                <w:lang w:val="en-US"/>
              </w:rPr>
              <w:t xml:space="preserve"> «</w:t>
            </w:r>
            <w:r w:rsidRPr="00FA647B">
              <w:t>Страна</w:t>
            </w:r>
            <w:r w:rsidRPr="008437B0">
              <w:rPr>
                <w:lang w:val="en-US"/>
              </w:rPr>
              <w:t xml:space="preserve"> </w:t>
            </w:r>
            <w:r w:rsidRPr="00FA647B">
              <w:t>р</w:t>
            </w:r>
            <w:r>
              <w:t>егистрации</w:t>
            </w:r>
            <w:r w:rsidRPr="008437B0">
              <w:rPr>
                <w:lang w:val="en-US"/>
              </w:rPr>
              <w:t xml:space="preserve"> </w:t>
            </w:r>
            <w:r>
              <w:t>производителя</w:t>
            </w:r>
            <w:r w:rsidRPr="008437B0">
              <w:rPr>
                <w:lang w:val="en-US"/>
              </w:rPr>
              <w:t xml:space="preserve"> </w:t>
            </w:r>
            <w:r>
              <w:t>товара</w:t>
            </w:r>
            <w:r w:rsidRPr="008437B0">
              <w:rPr>
                <w:lang w:val="en-US"/>
              </w:rPr>
              <w:t>» (executions/execution/quantityContractSubjects/quanti</w:t>
            </w:r>
            <w:r w:rsidRPr="008437B0">
              <w:rPr>
                <w:lang w:val="en-US"/>
              </w:rPr>
              <w:lastRenderedPageBreak/>
              <w:t>tyContractSubject/registration</w:t>
            </w:r>
            <w:r w:rsidRPr="004C34C4">
              <w:rPr>
                <w:lang w:val="en-US"/>
              </w:rPr>
              <w:t>/</w:t>
            </w:r>
            <w:r w:rsidRPr="008437B0">
              <w:rPr>
                <w:lang w:val="en-US"/>
              </w:rPr>
              <w:t>Country</w:t>
            </w:r>
            <w:r>
              <w:rPr>
                <w:lang w:val="en-US"/>
              </w:rPr>
              <w:t xml:space="preserve"> countryCode)</w:t>
            </w:r>
          </w:p>
        </w:tc>
        <w:tc>
          <w:tcPr>
            <w:tcW w:w="1335" w:type="pct"/>
          </w:tcPr>
          <w:p w14:paraId="3EBA4082" w14:textId="5C4FE74E" w:rsidR="00FF2FA2" w:rsidRPr="008437B0" w:rsidRDefault="00FF2FA2" w:rsidP="00FF2FA2">
            <w:pPr>
              <w:pStyle w:val="ad"/>
              <w:jc w:val="left"/>
            </w:pPr>
            <w:r w:rsidRPr="00D86B4C">
              <w:lastRenderedPageBreak/>
              <w:t>Контролируется наличие значения в справочнике «Общероссийский классификатор стран мира (ОКСМ)» (nsiOKSM)</w:t>
            </w:r>
          </w:p>
        </w:tc>
        <w:tc>
          <w:tcPr>
            <w:tcW w:w="1138" w:type="pct"/>
            <w:gridSpan w:val="4"/>
          </w:tcPr>
          <w:p w14:paraId="0A49A208" w14:textId="55CF06FB" w:rsidR="00FF2FA2" w:rsidRPr="008437B0" w:rsidRDefault="00FF2FA2" w:rsidP="00FF2FA2">
            <w:pPr>
              <w:pStyle w:val="ad"/>
              <w:jc w:val="left"/>
            </w:pPr>
            <w:r>
              <w:t>Код</w:t>
            </w:r>
            <w:r w:rsidRPr="00BF2163">
              <w:t xml:space="preserve"> &lt;</w:t>
            </w:r>
            <w:r>
              <w:t>значение проверяемого поля</w:t>
            </w:r>
            <w:r w:rsidRPr="00BF2163">
              <w:t xml:space="preserve">&gt; </w:t>
            </w:r>
            <w:r>
              <w:t>указанный</w:t>
            </w:r>
            <w:r w:rsidRPr="00BF2163">
              <w:t xml:space="preserve"> </w:t>
            </w:r>
            <w:r>
              <w:t>в</w:t>
            </w:r>
            <w:r w:rsidRPr="00BF2163">
              <w:t xml:space="preserve"> </w:t>
            </w:r>
            <w:r>
              <w:t>поле</w:t>
            </w:r>
            <w:r w:rsidRPr="00BF2163">
              <w:t xml:space="preserve"> </w:t>
            </w:r>
            <w:r w:rsidRPr="004C34C4">
              <w:t>&lt;</w:t>
            </w:r>
            <w:r>
              <w:t>проверяемое поле</w:t>
            </w:r>
            <w:r w:rsidRPr="004C34C4">
              <w:t>&gt;</w:t>
            </w:r>
            <w:r>
              <w:t xml:space="preserve"> не найден в справочнике </w:t>
            </w:r>
            <w:r w:rsidRPr="00D86B4C">
              <w:t>«Об</w:t>
            </w:r>
            <w:r w:rsidRPr="00D86B4C">
              <w:lastRenderedPageBreak/>
              <w:t>щероссийский классификатор стран мира (ОКСМ)» (nsiOKSM)</w:t>
            </w:r>
          </w:p>
        </w:tc>
      </w:tr>
      <w:tr w:rsidR="00FF2FA2" w:rsidRPr="00136092" w14:paraId="1D86A678" w14:textId="77777777" w:rsidTr="00834157">
        <w:trPr>
          <w:trHeight w:val="348"/>
        </w:trPr>
        <w:tc>
          <w:tcPr>
            <w:tcW w:w="819" w:type="pct"/>
            <w:gridSpan w:val="3"/>
          </w:tcPr>
          <w:p w14:paraId="21B52650" w14:textId="5FBBC525" w:rsidR="00FF2FA2" w:rsidRPr="00D749CA" w:rsidRDefault="00FF2FA2" w:rsidP="00FF2FA2">
            <w:pPr>
              <w:pStyle w:val="ad"/>
              <w:jc w:val="left"/>
            </w:pPr>
            <w:r w:rsidRPr="00D749CA">
              <w:rPr>
                <w:lang w:val="en-US"/>
              </w:rPr>
              <w:lastRenderedPageBreak/>
              <w:t>РК_ИК_030</w:t>
            </w:r>
            <w:r>
              <w:t>2</w:t>
            </w:r>
          </w:p>
        </w:tc>
        <w:tc>
          <w:tcPr>
            <w:tcW w:w="579" w:type="pct"/>
            <w:gridSpan w:val="2"/>
          </w:tcPr>
          <w:p w14:paraId="3D8B9312" w14:textId="77777777" w:rsidR="00FF2FA2" w:rsidRPr="008437B0" w:rsidRDefault="00FF2FA2" w:rsidP="00FF2FA2">
            <w:pPr>
              <w:pStyle w:val="ad"/>
              <w:jc w:val="left"/>
              <w:rPr>
                <w:lang w:val="en-US"/>
              </w:rPr>
            </w:pPr>
          </w:p>
        </w:tc>
        <w:tc>
          <w:tcPr>
            <w:tcW w:w="1129" w:type="pct"/>
            <w:gridSpan w:val="6"/>
          </w:tcPr>
          <w:p w14:paraId="2BC73546" w14:textId="77777777" w:rsidR="00FF2FA2" w:rsidRDefault="00FF2FA2" w:rsidP="00FF2FA2">
            <w:pPr>
              <w:pStyle w:val="ad"/>
              <w:jc w:val="left"/>
              <w:rPr>
                <w:lang w:val="en-US"/>
              </w:rPr>
            </w:pPr>
            <w:r w:rsidRPr="00136092">
              <w:t>Уникальный</w:t>
            </w:r>
            <w:r w:rsidRPr="00136092">
              <w:rPr>
                <w:lang w:val="en-US"/>
              </w:rPr>
              <w:t xml:space="preserve"> </w:t>
            </w:r>
            <w:r w:rsidRPr="00136092">
              <w:t>идентификатор</w:t>
            </w:r>
            <w:r w:rsidRPr="00136092">
              <w:rPr>
                <w:lang w:val="en-US"/>
              </w:rPr>
              <w:t xml:space="preserve"> </w:t>
            </w:r>
            <w:r w:rsidRPr="00136092">
              <w:t>предмета</w:t>
            </w:r>
            <w:r w:rsidRPr="00136092">
              <w:rPr>
                <w:lang w:val="en-US"/>
              </w:rPr>
              <w:t xml:space="preserve"> </w:t>
            </w:r>
            <w:r w:rsidRPr="00136092">
              <w:t>контракта</w:t>
            </w:r>
            <w:r w:rsidRPr="00136092">
              <w:rPr>
                <w:lang w:val="en-US"/>
              </w:rPr>
              <w:t xml:space="preserve"> (</w:t>
            </w:r>
            <w:r w:rsidRPr="00136092">
              <w:t>объекта</w:t>
            </w:r>
            <w:r w:rsidRPr="00136092">
              <w:rPr>
                <w:lang w:val="en-US"/>
              </w:rPr>
              <w:t xml:space="preserve"> </w:t>
            </w:r>
            <w:r w:rsidRPr="00136092">
              <w:t>закупки</w:t>
            </w:r>
            <w:r w:rsidRPr="00136092">
              <w:rPr>
                <w:lang w:val="en-US"/>
              </w:rPr>
              <w:t xml:space="preserve">) </w:t>
            </w:r>
            <w:r w:rsidRPr="00136092">
              <w:t>в</w:t>
            </w:r>
            <w:r w:rsidRPr="00136092">
              <w:rPr>
                <w:lang w:val="en-US"/>
              </w:rPr>
              <w:t xml:space="preserve"> </w:t>
            </w:r>
            <w:r w:rsidRPr="00136092">
              <w:t>ЕИС</w:t>
            </w:r>
            <w:r w:rsidRPr="00136092">
              <w:rPr>
                <w:lang w:val="en-US"/>
              </w:rPr>
              <w:t xml:space="preserve"> (executions/execution/quantityContractSubjects/quantityContractSubject/sid)</w:t>
            </w:r>
          </w:p>
          <w:p w14:paraId="04744462" w14:textId="77777777" w:rsidR="00FF2FA2" w:rsidRPr="000C5BF1" w:rsidRDefault="00FF2FA2" w:rsidP="00FF2FA2">
            <w:pPr>
              <w:pStyle w:val="ad"/>
              <w:jc w:val="left"/>
              <w:rPr>
                <w:lang w:val="en-US"/>
              </w:rPr>
            </w:pPr>
            <w:r>
              <w:t>ИЛИ</w:t>
            </w:r>
          </w:p>
          <w:p w14:paraId="01020FE6" w14:textId="77777777" w:rsidR="00FF2FA2" w:rsidRDefault="00FF2FA2" w:rsidP="00FF2FA2">
            <w:pPr>
              <w:pStyle w:val="ad"/>
              <w:jc w:val="left"/>
              <w:rPr>
                <w:lang w:val="en-US"/>
              </w:rPr>
            </w:pPr>
            <w:r w:rsidRPr="00136092">
              <w:t>Внешний</w:t>
            </w:r>
            <w:r w:rsidRPr="00136092">
              <w:rPr>
                <w:lang w:val="en-US"/>
              </w:rPr>
              <w:t xml:space="preserve"> </w:t>
            </w:r>
            <w:r w:rsidRPr="00136092">
              <w:t>идентификатор</w:t>
            </w:r>
            <w:r w:rsidRPr="00136092">
              <w:rPr>
                <w:lang w:val="en-US"/>
              </w:rPr>
              <w:t xml:space="preserve"> </w:t>
            </w:r>
            <w:r w:rsidRPr="00136092">
              <w:t>объекта</w:t>
            </w:r>
            <w:r w:rsidRPr="00136092">
              <w:rPr>
                <w:lang w:val="en-US"/>
              </w:rPr>
              <w:t xml:space="preserve"> </w:t>
            </w:r>
            <w:r w:rsidRPr="00136092">
              <w:t>закупки</w:t>
            </w:r>
            <w:r w:rsidRPr="00136092">
              <w:rPr>
                <w:lang w:val="en-US"/>
              </w:rPr>
              <w:t xml:space="preserve"> (executions/execution/quantityContractSubjects/quantityContractSubject/externalSid)</w:t>
            </w:r>
          </w:p>
          <w:p w14:paraId="12B7B1A1" w14:textId="77777777" w:rsidR="00FF2FA2" w:rsidRPr="000C5BF1" w:rsidRDefault="00FF2FA2" w:rsidP="00FF2FA2">
            <w:pPr>
              <w:pStyle w:val="ad"/>
              <w:jc w:val="left"/>
              <w:rPr>
                <w:lang w:val="en-US"/>
              </w:rPr>
            </w:pPr>
            <w:r>
              <w:t>ИЛИ</w:t>
            </w:r>
          </w:p>
          <w:p w14:paraId="2E95E25F" w14:textId="77C9F238" w:rsidR="00FF2FA2" w:rsidRPr="00136092" w:rsidRDefault="00FF2FA2" w:rsidP="00FF2FA2">
            <w:pPr>
              <w:pStyle w:val="ad"/>
              <w:jc w:val="left"/>
              <w:rPr>
                <w:lang w:val="en-US"/>
              </w:rPr>
            </w:pPr>
            <w:r w:rsidRPr="00136092">
              <w:t>Атрибуты</w:t>
            </w:r>
            <w:r w:rsidRPr="00136092">
              <w:rPr>
                <w:lang w:val="en-US"/>
              </w:rPr>
              <w:t xml:space="preserve"> </w:t>
            </w:r>
            <w:r w:rsidRPr="00136092">
              <w:t>объекта</w:t>
            </w:r>
            <w:r w:rsidRPr="00136092">
              <w:rPr>
                <w:lang w:val="en-US"/>
              </w:rPr>
              <w:t xml:space="preserve"> </w:t>
            </w:r>
            <w:r w:rsidRPr="00136092">
              <w:t>закупки</w:t>
            </w:r>
            <w:r w:rsidRPr="00136092">
              <w:rPr>
                <w:lang w:val="en-US"/>
              </w:rPr>
              <w:t xml:space="preserve"> </w:t>
            </w:r>
            <w:r w:rsidRPr="00136092">
              <w:t>из</w:t>
            </w:r>
            <w:r w:rsidRPr="00136092">
              <w:rPr>
                <w:lang w:val="en-US"/>
              </w:rPr>
              <w:t xml:space="preserve"> </w:t>
            </w:r>
            <w:r w:rsidRPr="00136092">
              <w:t>сведений</w:t>
            </w:r>
            <w:r w:rsidRPr="00136092">
              <w:rPr>
                <w:lang w:val="en-US"/>
              </w:rPr>
              <w:t xml:space="preserve"> </w:t>
            </w:r>
            <w:r w:rsidRPr="00136092">
              <w:t>о</w:t>
            </w:r>
            <w:r w:rsidRPr="00136092">
              <w:rPr>
                <w:lang w:val="en-US"/>
              </w:rPr>
              <w:t xml:space="preserve"> </w:t>
            </w:r>
            <w:r w:rsidRPr="00136092">
              <w:t>контракте</w:t>
            </w:r>
            <w:r w:rsidRPr="00136092">
              <w:rPr>
                <w:lang w:val="en-US"/>
              </w:rPr>
              <w:t xml:space="preserve"> (executions/execution/quantityContractSubjects/quantityContractSubject/productInfo)</w:t>
            </w:r>
          </w:p>
        </w:tc>
        <w:tc>
          <w:tcPr>
            <w:tcW w:w="1335" w:type="pct"/>
          </w:tcPr>
          <w:p w14:paraId="471A1F44" w14:textId="5EF7DBEC" w:rsidR="00FF2FA2" w:rsidRPr="00DC1008" w:rsidRDefault="00FF2FA2" w:rsidP="00FF2FA2">
            <w:pPr>
              <w:pStyle w:val="ad"/>
              <w:jc w:val="left"/>
            </w:pPr>
            <w:r>
              <w:rPr>
                <w:lang w:val="uk-UA"/>
              </w:rPr>
              <w:t xml:space="preserve">Проверяем, что предмет контракта идентифицируемый через проверяемое поле не имеет </w:t>
            </w:r>
            <w:r w:rsidRPr="00DC1008">
              <w:rPr>
                <w:lang w:val="uk-UA"/>
              </w:rPr>
              <w:t>Тип объекта закупки в иерархии</w:t>
            </w:r>
            <w:r>
              <w:rPr>
                <w:lang w:val="uk-UA"/>
              </w:rPr>
              <w:t xml:space="preserve"> </w:t>
            </w:r>
            <w:r w:rsidRPr="00DC1008">
              <w:rPr>
                <w:lang w:val="uk-UA"/>
              </w:rPr>
              <w:t xml:space="preserve">P </w:t>
            </w:r>
            <w:r>
              <w:rPr>
                <w:lang w:val="uk-UA"/>
              </w:rPr>
              <w:t>–</w:t>
            </w:r>
            <w:r w:rsidRPr="00DC1008">
              <w:rPr>
                <w:lang w:val="uk-UA"/>
              </w:rPr>
              <w:t xml:space="preserve"> Родитель</w:t>
            </w:r>
            <w:r>
              <w:rPr>
                <w:lang w:val="uk-UA"/>
              </w:rPr>
              <w:t>. Иначе срабатывает контроль</w:t>
            </w:r>
          </w:p>
        </w:tc>
        <w:tc>
          <w:tcPr>
            <w:tcW w:w="1138" w:type="pct"/>
            <w:gridSpan w:val="4"/>
          </w:tcPr>
          <w:p w14:paraId="502E5BDA" w14:textId="5692832C" w:rsidR="00FF2FA2" w:rsidRPr="00136092" w:rsidRDefault="00FF2FA2" w:rsidP="00FF2FA2">
            <w:pPr>
              <w:pStyle w:val="ad"/>
              <w:jc w:val="left"/>
            </w:pPr>
            <w:r>
              <w:t>Предмет</w:t>
            </w:r>
            <w:r w:rsidRPr="00136092">
              <w:t xml:space="preserve"> </w:t>
            </w:r>
            <w:r>
              <w:t xml:space="preserve">контракта </w:t>
            </w:r>
            <w:r w:rsidRPr="00136092">
              <w:t>&lt;</w:t>
            </w:r>
            <w:r>
              <w:t>значение проверяемого поля (</w:t>
            </w:r>
            <w:r>
              <w:rPr>
                <w:lang w:val="en-US"/>
              </w:rPr>
              <w:t>xpath</w:t>
            </w:r>
            <w:r>
              <w:t>проверяемого поля)</w:t>
            </w:r>
            <w:r w:rsidRPr="00136092">
              <w:t>&gt;</w:t>
            </w:r>
            <w:r>
              <w:t xml:space="preserve"> имеет</w:t>
            </w:r>
            <w:r w:rsidRPr="00136092">
              <w:t xml:space="preserve"> </w:t>
            </w:r>
            <w:r>
              <w:t>т</w:t>
            </w:r>
            <w:r w:rsidRPr="00DC1008">
              <w:rPr>
                <w:lang w:val="uk-UA"/>
              </w:rPr>
              <w:t>ип объекта закупки в иерархии</w:t>
            </w:r>
            <w:r>
              <w:rPr>
                <w:lang w:val="uk-UA"/>
              </w:rPr>
              <w:t xml:space="preserve"> </w:t>
            </w:r>
            <w:r w:rsidRPr="00DC1008">
              <w:rPr>
                <w:lang w:val="uk-UA"/>
              </w:rPr>
              <w:t xml:space="preserve">P </w:t>
            </w:r>
            <w:r>
              <w:rPr>
                <w:lang w:val="uk-UA"/>
              </w:rPr>
              <w:t>–</w:t>
            </w:r>
            <w:r w:rsidRPr="00DC1008">
              <w:rPr>
                <w:lang w:val="uk-UA"/>
              </w:rPr>
              <w:t xml:space="preserve"> Родитель</w:t>
            </w:r>
            <w:r>
              <w:rPr>
                <w:lang w:val="uk-UA"/>
              </w:rPr>
              <w:t xml:space="preserve"> и</w:t>
            </w:r>
            <w:r>
              <w:t xml:space="preserve"> не</w:t>
            </w:r>
            <w:r w:rsidRPr="00136092">
              <w:t xml:space="preserve"> </w:t>
            </w:r>
            <w:r>
              <w:t>может</w:t>
            </w:r>
            <w:r w:rsidRPr="00136092">
              <w:t xml:space="preserve"> </w:t>
            </w:r>
            <w:r>
              <w:t xml:space="preserve">быть указан в блоке </w:t>
            </w:r>
            <w:r w:rsidRPr="00136092">
              <w:t>«</w:t>
            </w:r>
            <w:r w:rsidRPr="00DC1008">
              <w:t>Сведения</w:t>
            </w:r>
            <w:r w:rsidRPr="00136092">
              <w:t xml:space="preserve"> </w:t>
            </w:r>
            <w:r w:rsidRPr="00DC1008">
              <w:t>об</w:t>
            </w:r>
            <w:r w:rsidRPr="00136092">
              <w:t xml:space="preserve"> </w:t>
            </w:r>
            <w:r w:rsidRPr="00DC1008">
              <w:t>объеме</w:t>
            </w:r>
            <w:r w:rsidRPr="00136092">
              <w:t>» (</w:t>
            </w:r>
            <w:r w:rsidRPr="00DC1008">
              <w:rPr>
                <w:lang w:val="en-US"/>
              </w:rPr>
              <w:t>executions</w:t>
            </w:r>
            <w:r w:rsidRPr="00136092">
              <w:t>/</w:t>
            </w:r>
            <w:r w:rsidRPr="00DC1008">
              <w:rPr>
                <w:lang w:val="en-US"/>
              </w:rPr>
              <w:t>execution</w:t>
            </w:r>
            <w:r w:rsidRPr="00136092">
              <w:t>/</w:t>
            </w:r>
            <w:r w:rsidRPr="00DC1008">
              <w:rPr>
                <w:lang w:val="en-US"/>
              </w:rPr>
              <w:t>quantityContractSubjects</w:t>
            </w:r>
            <w:r w:rsidRPr="00136092">
              <w:t>/</w:t>
            </w:r>
            <w:r w:rsidRPr="00DC1008">
              <w:rPr>
                <w:lang w:val="en-US"/>
              </w:rPr>
              <w:t>quantityContractSubject</w:t>
            </w:r>
            <w:r w:rsidRPr="00136092">
              <w:t>)</w:t>
            </w:r>
          </w:p>
        </w:tc>
      </w:tr>
      <w:tr w:rsidR="00FF2FA2" w:rsidRPr="00292D52" w14:paraId="468F3EBF" w14:textId="77777777" w:rsidTr="00834157">
        <w:trPr>
          <w:trHeight w:val="348"/>
        </w:trPr>
        <w:tc>
          <w:tcPr>
            <w:tcW w:w="819" w:type="pct"/>
            <w:gridSpan w:val="3"/>
          </w:tcPr>
          <w:p w14:paraId="01151A9C" w14:textId="1F967C84" w:rsidR="00FF2FA2" w:rsidRPr="002F4DDF" w:rsidRDefault="00FF2FA2" w:rsidP="00FF2FA2">
            <w:pPr>
              <w:pStyle w:val="ad"/>
              <w:jc w:val="left"/>
              <w:rPr>
                <w:lang w:val="uk-UA"/>
              </w:rPr>
            </w:pPr>
            <w:r w:rsidRPr="00D749CA">
              <w:rPr>
                <w:lang w:val="en-US"/>
              </w:rPr>
              <w:t>РК_ИК_030</w:t>
            </w:r>
            <w:r>
              <w:t>3</w:t>
            </w:r>
          </w:p>
        </w:tc>
        <w:tc>
          <w:tcPr>
            <w:tcW w:w="579" w:type="pct"/>
            <w:gridSpan w:val="2"/>
          </w:tcPr>
          <w:p w14:paraId="21AA8A92" w14:textId="77777777" w:rsidR="00FF2FA2" w:rsidRPr="008437B0" w:rsidRDefault="00FF2FA2" w:rsidP="00FF2FA2">
            <w:pPr>
              <w:pStyle w:val="ad"/>
              <w:jc w:val="left"/>
              <w:rPr>
                <w:lang w:val="en-US"/>
              </w:rPr>
            </w:pPr>
          </w:p>
        </w:tc>
        <w:tc>
          <w:tcPr>
            <w:tcW w:w="1129" w:type="pct"/>
            <w:gridSpan w:val="6"/>
          </w:tcPr>
          <w:p w14:paraId="262B6BF4" w14:textId="3129009A" w:rsidR="00FF2FA2" w:rsidRDefault="00FF2FA2" w:rsidP="00FF2FA2">
            <w:pPr>
              <w:pStyle w:val="ad"/>
              <w:jc w:val="left"/>
              <w:rPr>
                <w:lang w:val="en-US"/>
              </w:rPr>
            </w:pPr>
            <w:r w:rsidRPr="00136092">
              <w:t>Уникальный</w:t>
            </w:r>
            <w:r w:rsidRPr="00136092">
              <w:rPr>
                <w:lang w:val="en-US"/>
              </w:rPr>
              <w:t xml:space="preserve"> </w:t>
            </w:r>
            <w:r w:rsidRPr="00136092">
              <w:t>идентификатор</w:t>
            </w:r>
            <w:r w:rsidRPr="00136092">
              <w:rPr>
                <w:lang w:val="en-US"/>
              </w:rPr>
              <w:t xml:space="preserve"> </w:t>
            </w:r>
            <w:r w:rsidRPr="00136092">
              <w:t>предмета</w:t>
            </w:r>
            <w:r w:rsidRPr="00136092">
              <w:rPr>
                <w:lang w:val="en-US"/>
              </w:rPr>
              <w:t xml:space="preserve"> </w:t>
            </w:r>
            <w:r w:rsidRPr="00136092">
              <w:t>контракта</w:t>
            </w:r>
            <w:r w:rsidRPr="00136092">
              <w:rPr>
                <w:lang w:val="en-US"/>
              </w:rPr>
              <w:t xml:space="preserve"> (</w:t>
            </w:r>
            <w:r w:rsidRPr="00136092">
              <w:t>объекта</w:t>
            </w:r>
            <w:r w:rsidRPr="00136092">
              <w:rPr>
                <w:lang w:val="en-US"/>
              </w:rPr>
              <w:t xml:space="preserve"> </w:t>
            </w:r>
            <w:r w:rsidRPr="00136092">
              <w:t>закупки</w:t>
            </w:r>
            <w:r w:rsidRPr="00136092">
              <w:rPr>
                <w:lang w:val="en-US"/>
              </w:rPr>
              <w:t xml:space="preserve">) </w:t>
            </w:r>
            <w:r w:rsidRPr="00136092">
              <w:t>в</w:t>
            </w:r>
            <w:r w:rsidRPr="00136092">
              <w:rPr>
                <w:lang w:val="en-US"/>
              </w:rPr>
              <w:t xml:space="preserve"> </w:t>
            </w:r>
            <w:r w:rsidRPr="00136092">
              <w:t>ЕИС</w:t>
            </w:r>
            <w:r w:rsidRPr="00136092">
              <w:rPr>
                <w:lang w:val="en-US"/>
              </w:rPr>
              <w:t xml:space="preserve"> (executions/execution/</w:t>
            </w:r>
            <w:r w:rsidRPr="00292D52">
              <w:rPr>
                <w:lang w:val="en-US"/>
              </w:rPr>
              <w:t>quantityContractParentSubjects</w:t>
            </w:r>
            <w:r w:rsidRPr="00136092">
              <w:rPr>
                <w:lang w:val="en-US"/>
              </w:rPr>
              <w:t>/</w:t>
            </w:r>
            <w:r w:rsidRPr="00292D52">
              <w:rPr>
                <w:lang w:val="en-US"/>
              </w:rPr>
              <w:t>quantityContractParentSubject</w:t>
            </w:r>
            <w:r w:rsidRPr="00136092">
              <w:rPr>
                <w:lang w:val="en-US"/>
              </w:rPr>
              <w:t>/sid)</w:t>
            </w:r>
          </w:p>
          <w:p w14:paraId="6AD92D61" w14:textId="77777777" w:rsidR="00FF2FA2" w:rsidRPr="00292D52" w:rsidRDefault="00FF2FA2" w:rsidP="00FF2FA2">
            <w:pPr>
              <w:pStyle w:val="ad"/>
              <w:jc w:val="left"/>
              <w:rPr>
                <w:lang w:val="en-US"/>
              </w:rPr>
            </w:pPr>
            <w:r>
              <w:t>ИЛИ</w:t>
            </w:r>
          </w:p>
          <w:p w14:paraId="28AED5DB" w14:textId="1A20F7C9" w:rsidR="00FF2FA2" w:rsidRDefault="00FF2FA2" w:rsidP="00FF2FA2">
            <w:pPr>
              <w:pStyle w:val="ad"/>
              <w:jc w:val="left"/>
              <w:rPr>
                <w:lang w:val="en-US"/>
              </w:rPr>
            </w:pPr>
            <w:r w:rsidRPr="00136092">
              <w:t>Внешний</w:t>
            </w:r>
            <w:r w:rsidRPr="00136092">
              <w:rPr>
                <w:lang w:val="en-US"/>
              </w:rPr>
              <w:t xml:space="preserve"> </w:t>
            </w:r>
            <w:r w:rsidRPr="00136092">
              <w:t>идентификатор</w:t>
            </w:r>
            <w:r w:rsidRPr="00136092">
              <w:rPr>
                <w:lang w:val="en-US"/>
              </w:rPr>
              <w:t xml:space="preserve"> </w:t>
            </w:r>
            <w:r w:rsidRPr="00136092">
              <w:t>объекта</w:t>
            </w:r>
            <w:r w:rsidRPr="00136092">
              <w:rPr>
                <w:lang w:val="en-US"/>
              </w:rPr>
              <w:t xml:space="preserve"> </w:t>
            </w:r>
            <w:r w:rsidRPr="00136092">
              <w:t>закупки</w:t>
            </w:r>
            <w:r w:rsidRPr="00136092">
              <w:rPr>
                <w:lang w:val="en-US"/>
              </w:rPr>
              <w:t xml:space="preserve"> (executions/execution/</w:t>
            </w:r>
            <w:r w:rsidRPr="00292D52">
              <w:rPr>
                <w:lang w:val="en-US"/>
              </w:rPr>
              <w:t>quantityContractParentSubjects</w:t>
            </w:r>
            <w:r w:rsidRPr="00136092">
              <w:rPr>
                <w:lang w:val="en-US"/>
              </w:rPr>
              <w:t>/</w:t>
            </w:r>
            <w:r w:rsidRPr="00292D52">
              <w:rPr>
                <w:lang w:val="en-US"/>
              </w:rPr>
              <w:t>quantityContractParentSubject</w:t>
            </w:r>
            <w:r w:rsidRPr="00136092">
              <w:rPr>
                <w:lang w:val="en-US"/>
              </w:rPr>
              <w:t>/externalSid)</w:t>
            </w:r>
          </w:p>
          <w:p w14:paraId="564EF086" w14:textId="77777777" w:rsidR="00FF2FA2" w:rsidRPr="00292D52" w:rsidRDefault="00FF2FA2" w:rsidP="00FF2FA2">
            <w:pPr>
              <w:pStyle w:val="ad"/>
              <w:jc w:val="left"/>
              <w:rPr>
                <w:lang w:val="en-US"/>
              </w:rPr>
            </w:pPr>
            <w:r>
              <w:lastRenderedPageBreak/>
              <w:t>ИЛИ</w:t>
            </w:r>
          </w:p>
          <w:p w14:paraId="2692C9D9" w14:textId="695B975B" w:rsidR="00FF2FA2" w:rsidRPr="00292D52" w:rsidRDefault="00FF2FA2" w:rsidP="00FF2FA2">
            <w:pPr>
              <w:pStyle w:val="ad"/>
              <w:jc w:val="left"/>
              <w:rPr>
                <w:lang w:val="en-US"/>
              </w:rPr>
            </w:pPr>
            <w:r w:rsidRPr="00136092">
              <w:t>Атрибуты</w:t>
            </w:r>
            <w:r w:rsidRPr="00136092">
              <w:rPr>
                <w:lang w:val="en-US"/>
              </w:rPr>
              <w:t xml:space="preserve"> </w:t>
            </w:r>
            <w:r w:rsidRPr="00136092">
              <w:t>объекта</w:t>
            </w:r>
            <w:r w:rsidRPr="00136092">
              <w:rPr>
                <w:lang w:val="en-US"/>
              </w:rPr>
              <w:t xml:space="preserve"> </w:t>
            </w:r>
            <w:r w:rsidRPr="00136092">
              <w:t>закупки</w:t>
            </w:r>
            <w:r w:rsidRPr="00136092">
              <w:rPr>
                <w:lang w:val="en-US"/>
              </w:rPr>
              <w:t xml:space="preserve"> </w:t>
            </w:r>
            <w:r w:rsidRPr="00136092">
              <w:t>из</w:t>
            </w:r>
            <w:r w:rsidRPr="00136092">
              <w:rPr>
                <w:lang w:val="en-US"/>
              </w:rPr>
              <w:t xml:space="preserve"> </w:t>
            </w:r>
            <w:r w:rsidRPr="00136092">
              <w:t>сведений</w:t>
            </w:r>
            <w:r w:rsidRPr="00136092">
              <w:rPr>
                <w:lang w:val="en-US"/>
              </w:rPr>
              <w:t xml:space="preserve"> </w:t>
            </w:r>
            <w:r w:rsidRPr="00136092">
              <w:t>о</w:t>
            </w:r>
            <w:r w:rsidRPr="00136092">
              <w:rPr>
                <w:lang w:val="en-US"/>
              </w:rPr>
              <w:t xml:space="preserve"> </w:t>
            </w:r>
            <w:r w:rsidRPr="00136092">
              <w:t>контракте</w:t>
            </w:r>
            <w:r w:rsidRPr="00136092">
              <w:rPr>
                <w:lang w:val="en-US"/>
              </w:rPr>
              <w:t xml:space="preserve"> (executions/execution/</w:t>
            </w:r>
            <w:r w:rsidRPr="00292D52">
              <w:rPr>
                <w:lang w:val="en-US"/>
              </w:rPr>
              <w:t>quantityContractParentSubjects</w:t>
            </w:r>
            <w:r w:rsidRPr="00136092">
              <w:rPr>
                <w:lang w:val="en-US"/>
              </w:rPr>
              <w:t>/</w:t>
            </w:r>
            <w:r w:rsidRPr="00292D52">
              <w:rPr>
                <w:lang w:val="en-US"/>
              </w:rPr>
              <w:t>quantityContractParentSubject</w:t>
            </w:r>
            <w:r w:rsidRPr="00136092">
              <w:rPr>
                <w:lang w:val="en-US"/>
              </w:rPr>
              <w:t>/productInfo)</w:t>
            </w:r>
          </w:p>
        </w:tc>
        <w:tc>
          <w:tcPr>
            <w:tcW w:w="1335" w:type="pct"/>
          </w:tcPr>
          <w:p w14:paraId="685661C2" w14:textId="6410936A" w:rsidR="00FF2FA2" w:rsidRDefault="00FF2FA2" w:rsidP="00FF2FA2">
            <w:pPr>
              <w:pStyle w:val="ad"/>
              <w:jc w:val="left"/>
              <w:rPr>
                <w:lang w:val="uk-UA"/>
              </w:rPr>
            </w:pPr>
            <w:r>
              <w:rPr>
                <w:lang w:val="uk-UA"/>
              </w:rPr>
              <w:lastRenderedPageBreak/>
              <w:t xml:space="preserve">Проверяем, что предмет контракта идентифицируемый через проверяемое поле имеет </w:t>
            </w:r>
            <w:r w:rsidRPr="00DC1008">
              <w:rPr>
                <w:lang w:val="uk-UA"/>
              </w:rPr>
              <w:t>Тип объекта закупки в иерархии</w:t>
            </w:r>
            <w:r>
              <w:rPr>
                <w:lang w:val="uk-UA"/>
              </w:rPr>
              <w:t xml:space="preserve"> </w:t>
            </w:r>
            <w:r w:rsidRPr="00DC1008">
              <w:rPr>
                <w:lang w:val="uk-UA"/>
              </w:rPr>
              <w:t xml:space="preserve">P </w:t>
            </w:r>
            <w:r>
              <w:rPr>
                <w:lang w:val="uk-UA"/>
              </w:rPr>
              <w:t>–</w:t>
            </w:r>
            <w:r w:rsidRPr="00DC1008">
              <w:rPr>
                <w:lang w:val="uk-UA"/>
              </w:rPr>
              <w:t xml:space="preserve"> Родитель</w:t>
            </w:r>
            <w:r>
              <w:rPr>
                <w:lang w:val="uk-UA"/>
              </w:rPr>
              <w:t>. Иначе срабатывает контроль</w:t>
            </w:r>
          </w:p>
        </w:tc>
        <w:tc>
          <w:tcPr>
            <w:tcW w:w="1138" w:type="pct"/>
            <w:gridSpan w:val="4"/>
          </w:tcPr>
          <w:p w14:paraId="54F14274" w14:textId="7894467B" w:rsidR="00FF2FA2" w:rsidRPr="00292D52" w:rsidRDefault="00FF2FA2" w:rsidP="00FF2FA2">
            <w:pPr>
              <w:pStyle w:val="ad"/>
              <w:jc w:val="left"/>
              <w:rPr>
                <w:lang w:val="uk-UA"/>
              </w:rPr>
            </w:pPr>
            <w:r w:rsidRPr="00292D52">
              <w:rPr>
                <w:lang w:val="uk-UA"/>
              </w:rPr>
              <w:t>Предмет контракта &lt;значение проверяемого поля (</w:t>
            </w:r>
            <w:r>
              <w:rPr>
                <w:lang w:val="en-US"/>
              </w:rPr>
              <w:t>xpath</w:t>
            </w:r>
            <w:r w:rsidRPr="00292D52">
              <w:rPr>
                <w:lang w:val="uk-UA"/>
              </w:rPr>
              <w:t>проверяемого поля)&gt; имеет т</w:t>
            </w:r>
            <w:r w:rsidRPr="00DC1008">
              <w:rPr>
                <w:lang w:val="uk-UA"/>
              </w:rPr>
              <w:t>ип объекта закупки в иерархии</w:t>
            </w:r>
            <w:r>
              <w:rPr>
                <w:lang w:val="uk-UA"/>
              </w:rPr>
              <w:t xml:space="preserve"> отличный от </w:t>
            </w:r>
            <w:r w:rsidRPr="00DC1008">
              <w:rPr>
                <w:lang w:val="uk-UA"/>
              </w:rPr>
              <w:t xml:space="preserve">P </w:t>
            </w:r>
            <w:r>
              <w:rPr>
                <w:lang w:val="uk-UA"/>
              </w:rPr>
              <w:t>–</w:t>
            </w:r>
            <w:r w:rsidRPr="00DC1008">
              <w:rPr>
                <w:lang w:val="uk-UA"/>
              </w:rPr>
              <w:t xml:space="preserve"> Родитель</w:t>
            </w:r>
            <w:r>
              <w:rPr>
                <w:lang w:val="uk-UA"/>
              </w:rPr>
              <w:t xml:space="preserve"> и</w:t>
            </w:r>
            <w:r w:rsidRPr="00292D52">
              <w:rPr>
                <w:lang w:val="uk-UA"/>
              </w:rPr>
              <w:t xml:space="preserve"> не может быть указан в блоке «Предмет контракта (объект закупки), имеющий соподчиненные объекты закупки» (executions/execution/quantityContractParentSubjects/quantityContractParentSubject)</w:t>
            </w:r>
          </w:p>
        </w:tc>
      </w:tr>
      <w:tr w:rsidR="00FF2FA2" w:rsidRPr="009F4E26" w14:paraId="532D5F22" w14:textId="77777777" w:rsidTr="00834157">
        <w:trPr>
          <w:trHeight w:val="348"/>
        </w:trPr>
        <w:tc>
          <w:tcPr>
            <w:tcW w:w="819" w:type="pct"/>
            <w:gridSpan w:val="3"/>
          </w:tcPr>
          <w:p w14:paraId="682AE8A3" w14:textId="6830E34C" w:rsidR="00FF2FA2" w:rsidRDefault="00FF2FA2" w:rsidP="00FF2FA2">
            <w:pPr>
              <w:pStyle w:val="ad"/>
              <w:jc w:val="left"/>
            </w:pPr>
            <w:r>
              <w:t>РК_ИК_0123</w:t>
            </w:r>
          </w:p>
        </w:tc>
        <w:tc>
          <w:tcPr>
            <w:tcW w:w="579" w:type="pct"/>
            <w:gridSpan w:val="2"/>
          </w:tcPr>
          <w:p w14:paraId="512BAB14" w14:textId="77777777" w:rsidR="00FF2FA2" w:rsidRDefault="00FF2FA2" w:rsidP="00FF2FA2">
            <w:pPr>
              <w:pStyle w:val="ad"/>
              <w:jc w:val="left"/>
            </w:pPr>
          </w:p>
        </w:tc>
        <w:tc>
          <w:tcPr>
            <w:tcW w:w="1129" w:type="pct"/>
            <w:gridSpan w:val="6"/>
          </w:tcPr>
          <w:p w14:paraId="134EED65" w14:textId="633149A6" w:rsidR="00FF2FA2" w:rsidRPr="008955A2" w:rsidRDefault="00FF2FA2" w:rsidP="00FF2FA2">
            <w:pPr>
              <w:pStyle w:val="ad"/>
              <w:jc w:val="left"/>
            </w:pPr>
            <w:r>
              <w:t>Поле «</w:t>
            </w:r>
            <w:r w:rsidRPr="00B44D8F">
              <w:t>Уникальный идентификатор предмета контракта (объекта закупки) в ЕИС</w:t>
            </w:r>
            <w:r>
              <w:t>»</w:t>
            </w:r>
            <w:r w:rsidRPr="00B44D8F">
              <w:t xml:space="preserve"> (</w:t>
            </w:r>
            <w:r w:rsidRPr="00262998">
              <w:t>quantityDrugContractSubjects</w:t>
            </w:r>
            <w:r w:rsidRPr="00B44D8F">
              <w:t>\</w:t>
            </w:r>
            <w:r>
              <w:t xml:space="preserve"> </w:t>
            </w:r>
            <w:r>
              <w:rPr>
                <w:lang w:val="en-US"/>
              </w:rPr>
              <w:t>quantityDrugContractSubject</w:t>
            </w:r>
            <w:r>
              <w:t>\sid)</w:t>
            </w:r>
          </w:p>
        </w:tc>
        <w:tc>
          <w:tcPr>
            <w:tcW w:w="1335" w:type="pct"/>
          </w:tcPr>
          <w:p w14:paraId="55F5E7F9" w14:textId="1FBEC8E0" w:rsidR="00FF2FA2" w:rsidRPr="004A3FEF" w:rsidRDefault="00FF2FA2" w:rsidP="00FF2FA2">
            <w:pPr>
              <w:pStyle w:val="ad"/>
              <w:jc w:val="left"/>
            </w:pPr>
            <w:r>
              <w:t>Проверяем, что предмет контракта с таким уникальным идентификатором найден среди множества значений элементов «</w:t>
            </w:r>
            <w:r w:rsidRPr="004A3FEF">
              <w:t>Уникальный идентификатор в ЕИС</w:t>
            </w:r>
            <w:r>
              <w:t>» (</w:t>
            </w:r>
            <w:r>
              <w:rPr>
                <w:lang w:val="en-US"/>
              </w:rPr>
              <w:t>sid</w:t>
            </w:r>
            <w:r>
              <w:t>)</w:t>
            </w:r>
            <w:r w:rsidRPr="004A3FEF">
              <w:t xml:space="preserve"> </w:t>
            </w:r>
            <w:r>
              <w:t>объектов закупки в соответствующих сведениях о контракте. Также в этих сведениях должен быть заполнен блок «</w:t>
            </w:r>
            <w:r w:rsidRPr="00EE0769">
              <w:t>Сведения об объекте закупки в том случае, когда объектом закупки является лекарственный препарат</w:t>
            </w:r>
            <w:r>
              <w:t>» (</w:t>
            </w:r>
            <w:r w:rsidRPr="00EE0769">
              <w:t>drugPurchaseObjectInfo</w:t>
            </w:r>
            <w:r>
              <w:t>)</w:t>
            </w:r>
          </w:p>
        </w:tc>
        <w:tc>
          <w:tcPr>
            <w:tcW w:w="1138" w:type="pct"/>
            <w:gridSpan w:val="4"/>
          </w:tcPr>
          <w:p w14:paraId="55D122B5" w14:textId="04C5CACC" w:rsidR="00FF2FA2" w:rsidRPr="003748E4" w:rsidRDefault="00FF2FA2" w:rsidP="00FF2FA2">
            <w:pPr>
              <w:pStyle w:val="ad"/>
              <w:jc w:val="left"/>
            </w:pPr>
            <w:r>
              <w:t>П</w:t>
            </w:r>
            <w:r w:rsidRPr="00102C3C">
              <w:t>олученный идентификатор предмета контракта &lt;</w:t>
            </w:r>
            <w:r>
              <w:t xml:space="preserve">Значение </w:t>
            </w:r>
            <w:r>
              <w:rPr>
                <w:lang w:val="en-US"/>
              </w:rPr>
              <w:t>sid</w:t>
            </w:r>
            <w:r w:rsidRPr="00102C3C">
              <w:t>&gt;</w:t>
            </w:r>
            <w:r>
              <w:t>, указанный</w:t>
            </w:r>
            <w:r w:rsidRPr="00102C3C">
              <w:t xml:space="preserve"> в </w:t>
            </w:r>
            <w:r>
              <w:t>поле «</w:t>
            </w:r>
            <w:r w:rsidRPr="00B44D8F">
              <w:t>Уникальный идентификатор предмета контракта (объекта закупки) в ЕИС</w:t>
            </w:r>
            <w:r>
              <w:t>» (</w:t>
            </w:r>
            <w:r w:rsidRPr="00F06A06">
              <w:rPr>
                <w:lang w:val="en-US"/>
              </w:rPr>
              <w:t>executions</w:t>
            </w:r>
            <w:r w:rsidRPr="00763273">
              <w:t>\</w:t>
            </w:r>
            <w:r w:rsidRPr="00A23BA5">
              <w:rPr>
                <w:lang w:val="en-US"/>
              </w:rPr>
              <w:t>execution</w:t>
            </w:r>
            <w:r>
              <w:t xml:space="preserve">\ </w:t>
            </w:r>
            <w:r w:rsidRPr="00EE0769">
              <w:t xml:space="preserve">quantityDrugContractSubjects </w:t>
            </w:r>
            <w:r>
              <w:t>\ quantityDrugContractSubject2</w:t>
            </w:r>
            <w:r w:rsidRPr="00102C3C">
              <w:t>\</w:t>
            </w:r>
            <w:r>
              <w:rPr>
                <w:lang w:val="en-US"/>
              </w:rPr>
              <w:t>sid</w:t>
            </w:r>
            <w:r>
              <w:t>)</w:t>
            </w:r>
            <w:r w:rsidRPr="00102C3C">
              <w:t xml:space="preserve"> не найден среди идентификаторов предмета контракта</w:t>
            </w:r>
            <w:r>
              <w:t xml:space="preserve"> – лекарственных препаратов (с заполненным блоком «</w:t>
            </w:r>
            <w:r w:rsidRPr="00EE0769">
              <w:t>Сведения об объекте закупки в том случае, когда объектом закупки является лекарственный препарат</w:t>
            </w:r>
            <w:r>
              <w:t>» (</w:t>
            </w:r>
            <w:r w:rsidRPr="00EE0769">
              <w:t>drugPurchaseObjectInfo</w:t>
            </w:r>
            <w:r>
              <w:t>))</w:t>
            </w:r>
            <w:r w:rsidRPr="00102C3C">
              <w:t>, указанных в связанном контракте.</w:t>
            </w:r>
          </w:p>
        </w:tc>
      </w:tr>
      <w:tr w:rsidR="00FF2FA2" w:rsidRPr="009F4E26" w14:paraId="6384DCB7" w14:textId="77777777" w:rsidTr="00834157">
        <w:trPr>
          <w:trHeight w:val="348"/>
        </w:trPr>
        <w:tc>
          <w:tcPr>
            <w:tcW w:w="819" w:type="pct"/>
            <w:gridSpan w:val="3"/>
          </w:tcPr>
          <w:p w14:paraId="0C57FAA7" w14:textId="372976A6" w:rsidR="00FF2FA2" w:rsidRDefault="00FF2FA2" w:rsidP="00FF2FA2">
            <w:pPr>
              <w:pStyle w:val="ad"/>
              <w:jc w:val="left"/>
            </w:pPr>
            <w:r>
              <w:t>РК_ИК_0137</w:t>
            </w:r>
          </w:p>
        </w:tc>
        <w:tc>
          <w:tcPr>
            <w:tcW w:w="579" w:type="pct"/>
            <w:gridSpan w:val="2"/>
          </w:tcPr>
          <w:p w14:paraId="26378840" w14:textId="77777777" w:rsidR="00FF2FA2" w:rsidRDefault="00FF2FA2" w:rsidP="00FF2FA2">
            <w:pPr>
              <w:pStyle w:val="ad"/>
              <w:jc w:val="left"/>
            </w:pPr>
          </w:p>
        </w:tc>
        <w:tc>
          <w:tcPr>
            <w:tcW w:w="1129" w:type="pct"/>
            <w:gridSpan w:val="6"/>
          </w:tcPr>
          <w:p w14:paraId="3B72BFD7" w14:textId="23CD236D" w:rsidR="00FF2FA2" w:rsidRPr="00C55DBF" w:rsidRDefault="00FF2FA2" w:rsidP="00FF2FA2">
            <w:pPr>
              <w:pStyle w:val="ad"/>
              <w:jc w:val="left"/>
              <w:rPr>
                <w:lang w:val="en-US"/>
              </w:rPr>
            </w:pPr>
            <w:r w:rsidRPr="00D24AE4">
              <w:t>Внешний</w:t>
            </w:r>
            <w:r w:rsidRPr="00D24AE4">
              <w:rPr>
                <w:lang w:val="en-US"/>
              </w:rPr>
              <w:t xml:space="preserve"> </w:t>
            </w:r>
            <w:r w:rsidRPr="00D24AE4">
              <w:t>идентификатор</w:t>
            </w:r>
            <w:r w:rsidRPr="00D24AE4">
              <w:rPr>
                <w:lang w:val="en-US"/>
              </w:rPr>
              <w:t xml:space="preserve"> </w:t>
            </w:r>
            <w:r w:rsidRPr="00D24AE4">
              <w:t>объекта</w:t>
            </w:r>
            <w:r w:rsidRPr="00D24AE4">
              <w:rPr>
                <w:lang w:val="en-US"/>
              </w:rPr>
              <w:t xml:space="preserve"> </w:t>
            </w:r>
            <w:r w:rsidRPr="00D24AE4">
              <w:t>закупки</w:t>
            </w:r>
            <w:r w:rsidRPr="00D24AE4">
              <w:rPr>
                <w:lang w:val="en-US"/>
              </w:rPr>
              <w:t xml:space="preserve"> (</w:t>
            </w:r>
            <w:r w:rsidRPr="00F06A06">
              <w:rPr>
                <w:lang w:val="en-US"/>
              </w:rPr>
              <w:t>executions</w:t>
            </w:r>
            <w:r w:rsidRPr="00D24AE4">
              <w:rPr>
                <w:lang w:val="en-US"/>
              </w:rPr>
              <w:t>\</w:t>
            </w:r>
            <w:r w:rsidRPr="00A23BA5">
              <w:rPr>
                <w:lang w:val="en-US"/>
              </w:rPr>
              <w:t>execution</w:t>
            </w:r>
            <w:r w:rsidRPr="00D24AE4">
              <w:rPr>
                <w:lang w:val="en-US"/>
              </w:rPr>
              <w:t xml:space="preserve">\ </w:t>
            </w:r>
            <w:r w:rsidRPr="00C55DBF">
              <w:rPr>
                <w:lang w:val="en-US"/>
              </w:rPr>
              <w:t>quantityDrugContractSubjects</w:t>
            </w:r>
            <w:r w:rsidRPr="00D24AE4">
              <w:rPr>
                <w:lang w:val="en-US"/>
              </w:rPr>
              <w:t xml:space="preserve">\ </w:t>
            </w:r>
            <w:r w:rsidRPr="00C55DBF">
              <w:rPr>
                <w:lang w:val="en-US"/>
              </w:rPr>
              <w:t>quantityDrugContractSubject</w:t>
            </w:r>
            <w:r w:rsidRPr="00D24AE4">
              <w:rPr>
                <w:lang w:val="en-US"/>
              </w:rPr>
              <w:t>\externalSid)</w:t>
            </w:r>
          </w:p>
        </w:tc>
        <w:tc>
          <w:tcPr>
            <w:tcW w:w="1335" w:type="pct"/>
          </w:tcPr>
          <w:p w14:paraId="74ABB813" w14:textId="77777777" w:rsidR="00FF2FA2" w:rsidRDefault="00FF2FA2" w:rsidP="00FF2FA2">
            <w:pPr>
              <w:pStyle w:val="ad"/>
              <w:jc w:val="left"/>
            </w:pPr>
            <w:r>
              <w:t xml:space="preserve">Проверяем, что предмет контракта с таким внешним идентификатором </w:t>
            </w:r>
            <w:r w:rsidRPr="00D24AE4">
              <w:t xml:space="preserve">объекта закупки </w:t>
            </w:r>
            <w:r>
              <w:t>найден среди множества предметов</w:t>
            </w:r>
            <w:r w:rsidRPr="00102C3C">
              <w:t xml:space="preserve"> контракта, указанных в связанном контракте.</w:t>
            </w:r>
          </w:p>
          <w:p w14:paraId="7AC19933" w14:textId="77777777" w:rsidR="00FF2FA2" w:rsidRDefault="00FF2FA2" w:rsidP="00FF2FA2">
            <w:pPr>
              <w:pStyle w:val="ad"/>
              <w:jc w:val="left"/>
            </w:pPr>
          </w:p>
          <w:p w14:paraId="701F33BC" w14:textId="6862F60A" w:rsidR="00FF2FA2" w:rsidRDefault="00FF2FA2" w:rsidP="00FF2FA2">
            <w:pPr>
              <w:pStyle w:val="ad"/>
              <w:jc w:val="left"/>
            </w:pPr>
            <w:r>
              <w:lastRenderedPageBreak/>
              <w:t>При этом указанные предметы контракта должны быть лекарственными препаратами (т.е. для них должен быть заполнен блок «</w:t>
            </w:r>
            <w:r w:rsidRPr="00EE0769">
              <w:t>Сведения об объекте закупки в том случае, когда объектом закупки является лекарственный препарат</w:t>
            </w:r>
            <w:r>
              <w:t>» (</w:t>
            </w:r>
            <w:r w:rsidRPr="00EE0769">
              <w:t>drugPurchaseObjectInfo</w:t>
            </w:r>
            <w:r>
              <w:t>))</w:t>
            </w:r>
          </w:p>
          <w:p w14:paraId="3C36649C" w14:textId="72341A5C" w:rsidR="00FF2FA2" w:rsidRDefault="00FF2FA2" w:rsidP="00FF2FA2">
            <w:pPr>
              <w:pStyle w:val="ad"/>
              <w:jc w:val="left"/>
            </w:pPr>
          </w:p>
        </w:tc>
        <w:tc>
          <w:tcPr>
            <w:tcW w:w="1138" w:type="pct"/>
            <w:gridSpan w:val="4"/>
          </w:tcPr>
          <w:p w14:paraId="0DBE95C8" w14:textId="6E8AA066" w:rsidR="00FF2FA2" w:rsidRPr="00107DC2" w:rsidRDefault="00FF2FA2" w:rsidP="00FF2FA2">
            <w:pPr>
              <w:pStyle w:val="ad"/>
              <w:jc w:val="left"/>
            </w:pPr>
            <w:r w:rsidRPr="00D24AE4">
              <w:lastRenderedPageBreak/>
              <w:t xml:space="preserve">Внешний идентификатор объекта закупки </w:t>
            </w:r>
            <w:r w:rsidRPr="00102C3C">
              <w:t>&lt;</w:t>
            </w:r>
            <w:r>
              <w:t xml:space="preserve">Значение </w:t>
            </w:r>
            <w:r w:rsidRPr="00D24AE4">
              <w:rPr>
                <w:lang w:val="en-US"/>
              </w:rPr>
              <w:t>externalSid</w:t>
            </w:r>
            <w:r w:rsidRPr="00102C3C">
              <w:t xml:space="preserve"> &gt; в </w:t>
            </w:r>
            <w:r>
              <w:t>поле «</w:t>
            </w:r>
            <w:r w:rsidRPr="00102C3C">
              <w:t>Уникальный идентификатор предмета контракта</w:t>
            </w:r>
            <w:r>
              <w:t xml:space="preserve">» </w:t>
            </w:r>
            <w:r w:rsidRPr="00D24AE4">
              <w:t>Внешний иденти</w:t>
            </w:r>
            <w:r w:rsidRPr="00D24AE4">
              <w:lastRenderedPageBreak/>
              <w:t>фикатор объекта закупки (</w:t>
            </w:r>
            <w:r w:rsidRPr="00F06A06">
              <w:rPr>
                <w:lang w:val="en-US"/>
              </w:rPr>
              <w:t>executions</w:t>
            </w:r>
            <w:r w:rsidRPr="00D24AE4">
              <w:t>\</w:t>
            </w:r>
            <w:r w:rsidRPr="00A23BA5">
              <w:rPr>
                <w:lang w:val="en-US"/>
              </w:rPr>
              <w:t>execution</w:t>
            </w:r>
            <w:r w:rsidRPr="00D24AE4">
              <w:t xml:space="preserve">\ </w:t>
            </w:r>
            <w:r w:rsidRPr="00C55DBF">
              <w:rPr>
                <w:lang w:val="en-US"/>
              </w:rPr>
              <w:t>quantityDrugContractSubjects</w:t>
            </w:r>
            <w:r w:rsidRPr="00D24AE4">
              <w:t xml:space="preserve">\ </w:t>
            </w:r>
            <w:r w:rsidRPr="00C55DBF">
              <w:rPr>
                <w:lang w:val="en-US"/>
              </w:rPr>
              <w:t>quantityDrugContractSubjects</w:t>
            </w:r>
            <w:r w:rsidRPr="00D24AE4">
              <w:t>\</w:t>
            </w:r>
            <w:r w:rsidRPr="00D24AE4">
              <w:rPr>
                <w:lang w:val="en-US"/>
              </w:rPr>
              <w:t>externalSid</w:t>
            </w:r>
            <w:r w:rsidRPr="00D24AE4">
              <w:t>)</w:t>
            </w:r>
            <w:r>
              <w:t xml:space="preserve"> </w:t>
            </w:r>
            <w:r w:rsidRPr="00102C3C">
              <w:t xml:space="preserve">не найден среди </w:t>
            </w:r>
            <w:r>
              <w:t>множества предметов</w:t>
            </w:r>
            <w:r w:rsidRPr="00102C3C">
              <w:t xml:space="preserve"> контракта</w:t>
            </w:r>
            <w:r>
              <w:t xml:space="preserve"> –лекарственных препаратов</w:t>
            </w:r>
            <w:r w:rsidRPr="00102C3C">
              <w:t>, указанных в связанном контракте.</w:t>
            </w:r>
          </w:p>
        </w:tc>
      </w:tr>
      <w:tr w:rsidR="00FF2FA2" w:rsidRPr="009F4E26" w14:paraId="378A160A" w14:textId="77777777" w:rsidTr="00834157">
        <w:trPr>
          <w:trHeight w:val="348"/>
        </w:trPr>
        <w:tc>
          <w:tcPr>
            <w:tcW w:w="819" w:type="pct"/>
            <w:gridSpan w:val="3"/>
          </w:tcPr>
          <w:p w14:paraId="165619A1" w14:textId="74F7C1E4" w:rsidR="00FF2FA2" w:rsidRDefault="00FF2FA2" w:rsidP="00FF2FA2">
            <w:pPr>
              <w:pStyle w:val="ad"/>
              <w:jc w:val="left"/>
            </w:pPr>
            <w:r>
              <w:lastRenderedPageBreak/>
              <w:t>РК_ИК_0138</w:t>
            </w:r>
          </w:p>
        </w:tc>
        <w:tc>
          <w:tcPr>
            <w:tcW w:w="579" w:type="pct"/>
            <w:gridSpan w:val="2"/>
          </w:tcPr>
          <w:p w14:paraId="0021EEF6" w14:textId="77777777" w:rsidR="00FF2FA2" w:rsidRDefault="00FF2FA2" w:rsidP="00FF2FA2">
            <w:pPr>
              <w:pStyle w:val="ad"/>
              <w:jc w:val="left"/>
            </w:pPr>
          </w:p>
        </w:tc>
        <w:tc>
          <w:tcPr>
            <w:tcW w:w="1129" w:type="pct"/>
            <w:gridSpan w:val="6"/>
          </w:tcPr>
          <w:p w14:paraId="30D9130F" w14:textId="09C4ECD2" w:rsidR="00FF2FA2" w:rsidRPr="00C55DBF" w:rsidRDefault="00FF2FA2" w:rsidP="00FF2FA2">
            <w:pPr>
              <w:pStyle w:val="ad"/>
              <w:jc w:val="left"/>
            </w:pPr>
            <w:r w:rsidRPr="00D24AE4">
              <w:t>Атрибуты</w:t>
            </w:r>
            <w:r w:rsidRPr="00C55DBF">
              <w:t xml:space="preserve"> </w:t>
            </w:r>
            <w:r w:rsidRPr="00D24AE4">
              <w:t>объекта</w:t>
            </w:r>
            <w:r w:rsidRPr="00C55DBF">
              <w:t xml:space="preserve"> </w:t>
            </w:r>
            <w:r w:rsidRPr="00D24AE4">
              <w:t>закупки</w:t>
            </w:r>
            <w:r w:rsidRPr="00C55DBF">
              <w:t xml:space="preserve"> </w:t>
            </w:r>
            <w:r w:rsidRPr="00D24AE4">
              <w:t>из</w:t>
            </w:r>
            <w:r w:rsidRPr="00C55DBF">
              <w:t xml:space="preserve"> </w:t>
            </w:r>
            <w:r w:rsidRPr="00D24AE4">
              <w:t>сведений</w:t>
            </w:r>
            <w:r w:rsidRPr="00C55DBF">
              <w:t xml:space="preserve"> </w:t>
            </w:r>
            <w:r w:rsidRPr="00D24AE4">
              <w:t>о</w:t>
            </w:r>
            <w:r w:rsidRPr="00C55DBF">
              <w:t xml:space="preserve"> </w:t>
            </w:r>
            <w:r w:rsidRPr="00D24AE4">
              <w:t>контракте</w:t>
            </w:r>
            <w:r w:rsidRPr="00C55DBF">
              <w:t xml:space="preserve"> (</w:t>
            </w:r>
            <w:r w:rsidRPr="00F06A06">
              <w:rPr>
                <w:lang w:val="en-US"/>
              </w:rPr>
              <w:t>executions</w:t>
            </w:r>
            <w:r w:rsidRPr="00C55DBF">
              <w:t>\</w:t>
            </w:r>
            <w:r w:rsidRPr="00A23BA5">
              <w:rPr>
                <w:lang w:val="en-US"/>
              </w:rPr>
              <w:t>execution</w:t>
            </w:r>
            <w:r w:rsidRPr="00C55DBF">
              <w:t xml:space="preserve">\ </w:t>
            </w:r>
            <w:r w:rsidRPr="00C55DBF">
              <w:rPr>
                <w:lang w:val="en-US"/>
              </w:rPr>
              <w:t>quantityDrugContractSubjects</w:t>
            </w:r>
            <w:r w:rsidRPr="00C55DBF">
              <w:t xml:space="preserve">\ </w:t>
            </w:r>
            <w:r>
              <w:rPr>
                <w:lang w:val="en-US"/>
              </w:rPr>
              <w:t>quantityDrugContractSubject</w:t>
            </w:r>
            <w:r w:rsidRPr="00C55DBF">
              <w:t>\</w:t>
            </w:r>
            <w:r w:rsidRPr="00D24AE4">
              <w:rPr>
                <w:lang w:val="en-US"/>
              </w:rPr>
              <w:t>productInfo</w:t>
            </w:r>
            <w:r w:rsidRPr="00C55DBF">
              <w:t>)</w:t>
            </w:r>
          </w:p>
        </w:tc>
        <w:tc>
          <w:tcPr>
            <w:tcW w:w="1335" w:type="pct"/>
          </w:tcPr>
          <w:p w14:paraId="2B74ADDE" w14:textId="326909F7" w:rsidR="00FF2FA2" w:rsidRPr="0083166C" w:rsidRDefault="00FF2FA2" w:rsidP="00FF2FA2">
            <w:pPr>
              <w:pStyle w:val="ad"/>
              <w:jc w:val="left"/>
            </w:pPr>
            <w:r w:rsidRPr="0083166C">
              <w:t xml:space="preserve">Проверяем, что предмет контракта с такими же значениями полей </w:t>
            </w:r>
            <w:r w:rsidRPr="0083166C">
              <w:rPr>
                <w:lang w:val="en-US"/>
              </w:rPr>
              <w:t>productInfo</w:t>
            </w:r>
            <w:r w:rsidRPr="0083166C">
              <w:t>\ OKPD2\</w:t>
            </w:r>
            <w:r w:rsidRPr="0083166C">
              <w:rPr>
                <w:lang w:val="en-US"/>
              </w:rPr>
              <w:t>code</w:t>
            </w:r>
            <w:r w:rsidRPr="00E45405">
              <w:t xml:space="preserve"> </w:t>
            </w:r>
            <w:r>
              <w:t xml:space="preserve">либо </w:t>
            </w:r>
            <w:r w:rsidRPr="0083166C">
              <w:rPr>
                <w:lang w:val="en-US"/>
              </w:rPr>
              <w:t>productInfo</w:t>
            </w:r>
            <w:r w:rsidRPr="0083166C">
              <w:t>\ OKPD\</w:t>
            </w:r>
            <w:r w:rsidRPr="0083166C">
              <w:rPr>
                <w:lang w:val="en-US"/>
              </w:rPr>
              <w:t>code</w:t>
            </w:r>
            <w:r w:rsidRPr="0083166C">
              <w:t xml:space="preserve"> &lt;Значение кода&gt;</w:t>
            </w:r>
            <w:r>
              <w:t xml:space="preserve"> либо </w:t>
            </w:r>
            <w:r w:rsidRPr="0083166C">
              <w:rPr>
                <w:lang w:val="en-US"/>
              </w:rPr>
              <w:t>productInfo</w:t>
            </w:r>
            <w:r w:rsidRPr="0083166C">
              <w:t xml:space="preserve">\ </w:t>
            </w:r>
            <w:r>
              <w:rPr>
                <w:lang w:val="en-US"/>
              </w:rPr>
              <w:t>KTRU</w:t>
            </w:r>
            <w:r w:rsidRPr="0083166C">
              <w:t>\</w:t>
            </w:r>
            <w:r w:rsidRPr="0083166C">
              <w:rPr>
                <w:lang w:val="en-US"/>
              </w:rPr>
              <w:t>code</w:t>
            </w:r>
            <w:r w:rsidRPr="0083166C">
              <w:t xml:space="preserve"> &lt;Значение кода&gt;, </w:t>
            </w:r>
            <w:r w:rsidRPr="0083166C">
              <w:rPr>
                <w:lang w:val="en-US"/>
              </w:rPr>
              <w:t>productInfo</w:t>
            </w:r>
            <w:r w:rsidRPr="0083166C">
              <w:t xml:space="preserve">\ </w:t>
            </w:r>
            <w:r w:rsidRPr="0083166C">
              <w:rPr>
                <w:lang w:val="en-US"/>
              </w:rPr>
              <w:t>name</w:t>
            </w:r>
            <w:r w:rsidRPr="0083166C">
              <w:t xml:space="preserve">, </w:t>
            </w:r>
            <w:r w:rsidRPr="0083166C">
              <w:rPr>
                <w:lang w:val="en-US"/>
              </w:rPr>
              <w:t>productInfo</w:t>
            </w:r>
            <w:r w:rsidRPr="0083166C">
              <w:t>\</w:t>
            </w:r>
            <w:r w:rsidRPr="0083166C">
              <w:rPr>
                <w:lang w:val="en-US"/>
              </w:rPr>
              <w:t>OKEI</w:t>
            </w:r>
            <w:r w:rsidRPr="0083166C">
              <w:t>\</w:t>
            </w:r>
            <w:r w:rsidRPr="0083166C">
              <w:rPr>
                <w:lang w:val="en-US"/>
              </w:rPr>
              <w:t>code</w:t>
            </w:r>
            <w:r w:rsidRPr="0083166C">
              <w:t xml:space="preserve">, </w:t>
            </w:r>
            <w:r w:rsidRPr="0083166C">
              <w:rPr>
                <w:lang w:val="en-US"/>
              </w:rPr>
              <w:t>productInfo</w:t>
            </w:r>
            <w:r w:rsidRPr="0083166C">
              <w:t xml:space="preserve">\ </w:t>
            </w:r>
            <w:r w:rsidRPr="0083166C">
              <w:rPr>
                <w:lang w:val="en-US"/>
              </w:rPr>
              <w:t>price</w:t>
            </w:r>
            <w:r w:rsidRPr="0083166C">
              <w:t xml:space="preserve">, </w:t>
            </w:r>
            <w:r w:rsidRPr="0083166C">
              <w:rPr>
                <w:lang w:val="en-US"/>
              </w:rPr>
              <w:t>productInfo</w:t>
            </w:r>
            <w:r w:rsidRPr="0083166C">
              <w:t>\</w:t>
            </w:r>
            <w:r w:rsidRPr="0083166C">
              <w:rPr>
                <w:lang w:val="en-US"/>
              </w:rPr>
              <w:t>quantity</w:t>
            </w:r>
            <w:r w:rsidRPr="0083166C">
              <w:t xml:space="preserve"> (если указано), </w:t>
            </w:r>
            <w:r w:rsidRPr="0083166C">
              <w:rPr>
                <w:lang w:val="en-US"/>
              </w:rPr>
              <w:t>productInfo</w:t>
            </w:r>
            <w:r w:rsidRPr="0083166C">
              <w:t>\</w:t>
            </w:r>
            <w:r w:rsidRPr="0083166C">
              <w:rPr>
                <w:lang w:val="en-US"/>
              </w:rPr>
              <w:t>sum</w:t>
            </w:r>
            <w:r w:rsidRPr="0083166C">
              <w:t xml:space="preserve"> (если указано)  найден среди множества предметов контракта, указанных в связанном контракте.</w:t>
            </w:r>
          </w:p>
          <w:p w14:paraId="363EF9D0" w14:textId="4AE84F7C" w:rsidR="00FF2FA2" w:rsidRPr="0083166C" w:rsidRDefault="00FF2FA2" w:rsidP="00FF2FA2">
            <w:pPr>
              <w:pStyle w:val="ad"/>
              <w:jc w:val="left"/>
            </w:pPr>
            <w:r w:rsidRPr="0083166C">
              <w:t>Если найдено более 1 предмета в контракте, осуществляется привязка к первому найденному</w:t>
            </w:r>
          </w:p>
          <w:p w14:paraId="29026413" w14:textId="0D988B31" w:rsidR="00FF2FA2" w:rsidRPr="0083166C" w:rsidRDefault="00FF2FA2" w:rsidP="00FF2FA2">
            <w:pPr>
              <w:pStyle w:val="ad"/>
              <w:jc w:val="left"/>
            </w:pPr>
            <w:r w:rsidRPr="0083166C">
              <w:t>При этом указанные предметы контракта должны быть лекарственными препаратами (т.е. для них должен быть заполнен блок «Сведения об объекте закупки в том случае, когда объектом закупки является лекарственный препарат» (drugPurchaseObjectInfo))</w:t>
            </w:r>
          </w:p>
          <w:p w14:paraId="12BCE911" w14:textId="77777777" w:rsidR="00FF2FA2" w:rsidRPr="0083166C" w:rsidRDefault="00FF2FA2" w:rsidP="00FF2FA2">
            <w:pPr>
              <w:pStyle w:val="ad"/>
              <w:jc w:val="left"/>
            </w:pPr>
          </w:p>
        </w:tc>
        <w:tc>
          <w:tcPr>
            <w:tcW w:w="1138" w:type="pct"/>
            <w:gridSpan w:val="4"/>
          </w:tcPr>
          <w:p w14:paraId="7445DF07" w14:textId="1549DE02" w:rsidR="00FF2FA2" w:rsidRPr="0083166C" w:rsidRDefault="00FF2FA2" w:rsidP="00FF2FA2">
            <w:pPr>
              <w:pStyle w:val="ad"/>
              <w:jc w:val="left"/>
            </w:pPr>
            <w:r w:rsidRPr="0083166C">
              <w:lastRenderedPageBreak/>
              <w:t xml:space="preserve">Предмет контракта со значениями полей </w:t>
            </w:r>
            <w:r w:rsidRPr="0083166C">
              <w:rPr>
                <w:lang w:val="en-US"/>
              </w:rPr>
              <w:t>productInfo</w:t>
            </w:r>
            <w:r w:rsidRPr="0083166C">
              <w:t>\ OKPD2\</w:t>
            </w:r>
            <w:r w:rsidRPr="0083166C">
              <w:rPr>
                <w:lang w:val="en-US"/>
              </w:rPr>
              <w:t>code</w:t>
            </w:r>
            <w:r w:rsidRPr="0083166C">
              <w:t xml:space="preserve"> &lt;Значение кода&gt;</w:t>
            </w:r>
            <w:r w:rsidRPr="00E45405">
              <w:t xml:space="preserve"> </w:t>
            </w:r>
            <w:r>
              <w:t xml:space="preserve">либо </w:t>
            </w:r>
            <w:r w:rsidRPr="0083166C">
              <w:rPr>
                <w:lang w:val="en-US"/>
              </w:rPr>
              <w:t>productInfo</w:t>
            </w:r>
            <w:r w:rsidRPr="0083166C">
              <w:t>\ OKPD\</w:t>
            </w:r>
            <w:r w:rsidRPr="0083166C">
              <w:rPr>
                <w:lang w:val="en-US"/>
              </w:rPr>
              <w:t>code</w:t>
            </w:r>
            <w:r w:rsidRPr="0083166C">
              <w:t xml:space="preserve"> &lt;Значение кода&gt;</w:t>
            </w:r>
            <w:r>
              <w:t xml:space="preserve"> либо </w:t>
            </w:r>
            <w:r w:rsidRPr="0083166C">
              <w:rPr>
                <w:lang w:val="en-US"/>
              </w:rPr>
              <w:t>productInfo</w:t>
            </w:r>
            <w:r w:rsidRPr="0083166C">
              <w:t xml:space="preserve">\ </w:t>
            </w:r>
            <w:r>
              <w:rPr>
                <w:lang w:val="en-US"/>
              </w:rPr>
              <w:t>KTRU</w:t>
            </w:r>
            <w:r w:rsidRPr="0083166C">
              <w:t>\</w:t>
            </w:r>
            <w:r w:rsidRPr="0083166C">
              <w:rPr>
                <w:lang w:val="en-US"/>
              </w:rPr>
              <w:t>code</w:t>
            </w:r>
            <w:r w:rsidRPr="0083166C">
              <w:t xml:space="preserve"> &lt;Значение кода&gt;, </w:t>
            </w:r>
            <w:r w:rsidRPr="0083166C">
              <w:rPr>
                <w:lang w:val="en-US"/>
              </w:rPr>
              <w:t>productInfo</w:t>
            </w:r>
            <w:r w:rsidRPr="0083166C">
              <w:t xml:space="preserve">\ </w:t>
            </w:r>
            <w:r w:rsidRPr="0083166C">
              <w:rPr>
                <w:lang w:val="en-US"/>
              </w:rPr>
              <w:t>name</w:t>
            </w:r>
            <w:r w:rsidRPr="0083166C">
              <w:t xml:space="preserve"> &lt;Значение поля&gt;, </w:t>
            </w:r>
            <w:r w:rsidRPr="0083166C">
              <w:rPr>
                <w:lang w:val="en-US"/>
              </w:rPr>
              <w:t>productInfo</w:t>
            </w:r>
            <w:r w:rsidRPr="0083166C">
              <w:t>\</w:t>
            </w:r>
            <w:r w:rsidRPr="0083166C">
              <w:rPr>
                <w:lang w:val="en-US"/>
              </w:rPr>
              <w:t>OKEI</w:t>
            </w:r>
            <w:r w:rsidRPr="0083166C">
              <w:t>\</w:t>
            </w:r>
            <w:r w:rsidRPr="0083166C">
              <w:rPr>
                <w:lang w:val="en-US"/>
              </w:rPr>
              <w:t>code</w:t>
            </w:r>
            <w:r w:rsidRPr="0083166C">
              <w:t xml:space="preserve"> &lt;Значение кода&gt;, </w:t>
            </w:r>
            <w:r w:rsidRPr="0083166C">
              <w:rPr>
                <w:lang w:val="en-US"/>
              </w:rPr>
              <w:t>productInfo</w:t>
            </w:r>
            <w:r w:rsidRPr="0083166C">
              <w:t xml:space="preserve">\ </w:t>
            </w:r>
            <w:r w:rsidRPr="0083166C">
              <w:rPr>
                <w:lang w:val="en-US"/>
              </w:rPr>
              <w:t>price</w:t>
            </w:r>
            <w:r w:rsidRPr="0083166C">
              <w:t xml:space="preserve">  &lt;Значение поля&gt;, </w:t>
            </w:r>
            <w:r w:rsidRPr="0083166C">
              <w:rPr>
                <w:lang w:val="en-US"/>
              </w:rPr>
              <w:t>productInfo</w:t>
            </w:r>
            <w:r w:rsidRPr="0083166C">
              <w:t>\</w:t>
            </w:r>
            <w:r w:rsidRPr="0083166C">
              <w:rPr>
                <w:lang w:val="en-US"/>
              </w:rPr>
              <w:t>quantity</w:t>
            </w:r>
            <w:r w:rsidRPr="0083166C">
              <w:t xml:space="preserve"> &lt;Значение поля если указано&gt;, </w:t>
            </w:r>
            <w:r w:rsidRPr="0083166C">
              <w:rPr>
                <w:lang w:val="en-US"/>
              </w:rPr>
              <w:t>productInfo</w:t>
            </w:r>
            <w:r w:rsidRPr="0083166C">
              <w:t>\</w:t>
            </w:r>
            <w:r w:rsidRPr="0083166C">
              <w:rPr>
                <w:lang w:val="en-US"/>
              </w:rPr>
              <w:t>sum</w:t>
            </w:r>
            <w:r w:rsidRPr="0083166C">
              <w:t xml:space="preserve"> (если указано) &lt;Значение поля если указано&gt;, указанных в блоке «Атрибуты объекта закупки из сведений о контракте» (</w:t>
            </w:r>
            <w:r w:rsidRPr="0083166C">
              <w:rPr>
                <w:lang w:val="en-US"/>
              </w:rPr>
              <w:t>executions</w:t>
            </w:r>
            <w:r w:rsidRPr="0083166C">
              <w:t>\</w:t>
            </w:r>
            <w:r w:rsidRPr="0083166C">
              <w:rPr>
                <w:lang w:val="en-US"/>
              </w:rPr>
              <w:t>execution</w:t>
            </w:r>
            <w:r w:rsidRPr="0083166C">
              <w:t xml:space="preserve">\ </w:t>
            </w:r>
            <w:r w:rsidRPr="0083166C">
              <w:rPr>
                <w:lang w:val="en-US"/>
              </w:rPr>
              <w:t>quantityDrugContractSubjects</w:t>
            </w:r>
            <w:r w:rsidRPr="0083166C">
              <w:t xml:space="preserve">\ </w:t>
            </w:r>
            <w:r w:rsidRPr="0083166C">
              <w:rPr>
                <w:lang w:val="en-US"/>
              </w:rPr>
              <w:t>quantityDrugContractSubjects</w:t>
            </w:r>
            <w:r w:rsidRPr="0083166C">
              <w:t>\</w:t>
            </w:r>
            <w:r w:rsidRPr="0083166C">
              <w:rPr>
                <w:lang w:val="en-US"/>
              </w:rPr>
              <w:t>productInfo</w:t>
            </w:r>
            <w:r w:rsidRPr="0083166C">
              <w:t xml:space="preserve">), не найден среди множества предметов </w:t>
            </w:r>
            <w:r w:rsidRPr="0083166C">
              <w:lastRenderedPageBreak/>
              <w:t>контракта –лекарственных препаратов, указанных в связанном контракте.</w:t>
            </w:r>
          </w:p>
        </w:tc>
      </w:tr>
      <w:tr w:rsidR="00FF2FA2" w:rsidRPr="009F4E26" w14:paraId="75AE9B4D" w14:textId="77777777" w:rsidTr="00834157">
        <w:trPr>
          <w:trHeight w:val="348"/>
        </w:trPr>
        <w:tc>
          <w:tcPr>
            <w:tcW w:w="819" w:type="pct"/>
            <w:gridSpan w:val="3"/>
          </w:tcPr>
          <w:p w14:paraId="0F5EF44F" w14:textId="3EFCB8B4" w:rsidR="00FF2FA2" w:rsidRDefault="00FF2FA2" w:rsidP="00FF2FA2">
            <w:pPr>
              <w:pStyle w:val="ad"/>
              <w:jc w:val="left"/>
            </w:pPr>
            <w:r w:rsidRPr="003402B6">
              <w:lastRenderedPageBreak/>
              <w:t>РК_ИК_0418</w:t>
            </w:r>
          </w:p>
        </w:tc>
        <w:tc>
          <w:tcPr>
            <w:tcW w:w="579" w:type="pct"/>
            <w:gridSpan w:val="2"/>
          </w:tcPr>
          <w:p w14:paraId="48CF3F69" w14:textId="77777777" w:rsidR="00FF2FA2" w:rsidRDefault="00FF2FA2" w:rsidP="00FF2FA2">
            <w:pPr>
              <w:pStyle w:val="ad"/>
              <w:jc w:val="left"/>
            </w:pPr>
          </w:p>
        </w:tc>
        <w:tc>
          <w:tcPr>
            <w:tcW w:w="1129" w:type="pct"/>
            <w:gridSpan w:val="6"/>
          </w:tcPr>
          <w:p w14:paraId="51C06846" w14:textId="2BFD70FE" w:rsidR="00FF2FA2" w:rsidRPr="00D24AE4" w:rsidRDefault="00FF2FA2" w:rsidP="00FF2FA2">
            <w:pPr>
              <w:pStyle w:val="ad"/>
              <w:jc w:val="left"/>
            </w:pPr>
            <w:r>
              <w:t>«</w:t>
            </w:r>
            <w:r w:rsidRPr="0076754C">
              <w:t>Количество поставленных потребительских упаковок</w:t>
            </w:r>
            <w:r>
              <w:t>» (</w:t>
            </w:r>
            <w:r w:rsidRPr="0076754C">
              <w:t>executions/execution/quantityDrugContractSubjects/quantityDrugContractSubject/consumerPackagesQuantity</w:t>
            </w:r>
            <w:r>
              <w:t>)</w:t>
            </w:r>
          </w:p>
        </w:tc>
        <w:tc>
          <w:tcPr>
            <w:tcW w:w="1335" w:type="pct"/>
          </w:tcPr>
          <w:p w14:paraId="41F62BFD" w14:textId="3821E732" w:rsidR="00FF2FA2" w:rsidRDefault="00FF2FA2" w:rsidP="00FF2FA2">
            <w:pPr>
              <w:pStyle w:val="ad"/>
              <w:jc w:val="left"/>
            </w:pPr>
            <w:r>
              <w:t>При приеме контролируется недопустимость указания дробного числа в проверяемом поле, то есть в поле может быть задано только целое число.</w:t>
            </w:r>
          </w:p>
          <w:p w14:paraId="5D6D2A0F" w14:textId="2EEC3D86" w:rsidR="00FF2FA2" w:rsidRPr="0083166C" w:rsidRDefault="00FF2FA2" w:rsidP="00FF2FA2">
            <w:pPr>
              <w:pStyle w:val="ad"/>
              <w:jc w:val="left"/>
            </w:pPr>
            <w:r>
              <w:t>При этом, если задано число, в котором после запятой указаны только нули, то контроль не должен сработать, а в БД необходимо сохранить только целую часть</w:t>
            </w:r>
          </w:p>
        </w:tc>
        <w:tc>
          <w:tcPr>
            <w:tcW w:w="1138" w:type="pct"/>
            <w:gridSpan w:val="4"/>
          </w:tcPr>
          <w:p w14:paraId="3FF3591E" w14:textId="22D474B8" w:rsidR="00FF2FA2" w:rsidRPr="0076754C" w:rsidRDefault="00FF2FA2" w:rsidP="00FF2FA2">
            <w:pPr>
              <w:pStyle w:val="ad"/>
              <w:jc w:val="left"/>
            </w:pPr>
            <w:r w:rsidRPr="0076754C">
              <w:t>&lt;</w:t>
            </w:r>
            <w:r>
              <w:t>номер</w:t>
            </w:r>
            <w:r w:rsidRPr="0076754C">
              <w:t xml:space="preserve"> </w:t>
            </w:r>
            <w:r>
              <w:t>контроля</w:t>
            </w:r>
            <w:r w:rsidRPr="0076754C">
              <w:t>&gt;:</w:t>
            </w:r>
            <w:r>
              <w:t xml:space="preserve"> В поле «</w:t>
            </w:r>
            <w:r w:rsidRPr="0076754C">
              <w:t>Количество поставленных потребительских упаковок</w:t>
            </w:r>
            <w:r>
              <w:t>» (</w:t>
            </w:r>
            <w:r w:rsidRPr="0076754C">
              <w:t>executions/execution/quantityDrugContractSubjects/quantityDrugContractSubject/consumerPackagesQuantity</w:t>
            </w:r>
            <w:r>
              <w:t>) может быть задано только целое число</w:t>
            </w:r>
          </w:p>
        </w:tc>
      </w:tr>
      <w:tr w:rsidR="00FF2FA2" w:rsidRPr="001D3AF5" w14:paraId="2553BCD1" w14:textId="77777777" w:rsidTr="00834157">
        <w:trPr>
          <w:trHeight w:val="348"/>
        </w:trPr>
        <w:tc>
          <w:tcPr>
            <w:tcW w:w="819" w:type="pct"/>
            <w:gridSpan w:val="3"/>
          </w:tcPr>
          <w:p w14:paraId="6F1FAE89" w14:textId="3A4929EE" w:rsidR="00FF2FA2" w:rsidRDefault="00FF2FA2" w:rsidP="00FF2FA2">
            <w:pPr>
              <w:pStyle w:val="ad"/>
              <w:jc w:val="left"/>
            </w:pPr>
            <w:bookmarkStart w:id="151" w:name="РК_ИК_0191"/>
            <w:r>
              <w:t>РК_ИК_0191</w:t>
            </w:r>
            <w:bookmarkEnd w:id="151"/>
          </w:p>
        </w:tc>
        <w:tc>
          <w:tcPr>
            <w:tcW w:w="579" w:type="pct"/>
            <w:gridSpan w:val="2"/>
          </w:tcPr>
          <w:p w14:paraId="2D77AFE3" w14:textId="77777777" w:rsidR="00FF2FA2" w:rsidRDefault="00FF2FA2" w:rsidP="00FF2FA2">
            <w:pPr>
              <w:pStyle w:val="ad"/>
              <w:jc w:val="left"/>
            </w:pPr>
          </w:p>
        </w:tc>
        <w:tc>
          <w:tcPr>
            <w:tcW w:w="1129" w:type="pct"/>
            <w:gridSpan w:val="6"/>
          </w:tcPr>
          <w:p w14:paraId="63A36384" w14:textId="76D3E087" w:rsidR="00FF2FA2" w:rsidRPr="002B6520" w:rsidRDefault="00FF2FA2" w:rsidP="00FF2FA2">
            <w:pPr>
              <w:pStyle w:val="ad"/>
              <w:jc w:val="left"/>
              <w:rPr>
                <w:lang w:val="en-US"/>
              </w:rPr>
            </w:pPr>
            <w:r w:rsidRPr="002B6520">
              <w:rPr>
                <w:lang w:val="en-US"/>
              </w:rPr>
              <w:t>«</w:t>
            </w:r>
            <w:r w:rsidRPr="002B6520">
              <w:t>Ставка</w:t>
            </w:r>
            <w:r w:rsidRPr="002B6520">
              <w:rPr>
                <w:lang w:val="en-US"/>
              </w:rPr>
              <w:t xml:space="preserve"> </w:t>
            </w:r>
            <w:r w:rsidRPr="002B6520">
              <w:t>НДС</w:t>
            </w:r>
            <w:r w:rsidR="0054358C" w:rsidRPr="002B6520" w:rsidDel="0054358C">
              <w:rPr>
                <w:lang w:val="en-US"/>
              </w:rPr>
              <w:t xml:space="preserve"> </w:t>
            </w:r>
            <w:r w:rsidRPr="002B6520">
              <w:rPr>
                <w:lang w:val="en-US"/>
              </w:rPr>
              <w:t>» (executions/execution/quantityDrugContractSubjects/quantityDrugContractSubject/</w:t>
            </w:r>
            <w:r w:rsidR="0054358C" w:rsidRPr="0054358C">
              <w:rPr>
                <w:lang w:val="en-US"/>
              </w:rPr>
              <w:t xml:space="preserve"> VATRateInfo</w:t>
            </w:r>
            <w:r w:rsidRPr="002B6520">
              <w:rPr>
                <w:lang w:val="en-US"/>
              </w:rPr>
              <w:t>)</w:t>
            </w:r>
          </w:p>
        </w:tc>
        <w:tc>
          <w:tcPr>
            <w:tcW w:w="1335" w:type="pct"/>
          </w:tcPr>
          <w:p w14:paraId="0E2DA6CF" w14:textId="7217D4F0" w:rsidR="00FF2FA2" w:rsidRPr="002B6520" w:rsidRDefault="00FF2FA2" w:rsidP="00FF2FA2">
            <w:pPr>
              <w:pStyle w:val="ad"/>
              <w:jc w:val="left"/>
              <w:rPr>
                <w:lang w:val="en-US"/>
              </w:rPr>
            </w:pPr>
            <w:r>
              <w:t>При</w:t>
            </w:r>
            <w:r w:rsidRPr="002B6520">
              <w:rPr>
                <w:lang w:val="en-US"/>
              </w:rPr>
              <w:t xml:space="preserve"> </w:t>
            </w:r>
            <w:r>
              <w:t>приёме</w:t>
            </w:r>
            <w:r w:rsidRPr="002B6520">
              <w:rPr>
                <w:lang w:val="en-US"/>
              </w:rPr>
              <w:t xml:space="preserve"> </w:t>
            </w:r>
            <w:r>
              <w:t>контролируется</w:t>
            </w:r>
            <w:r w:rsidRPr="002B6520">
              <w:rPr>
                <w:lang w:val="en-US"/>
              </w:rPr>
              <w:t xml:space="preserve"> </w:t>
            </w:r>
            <w:r>
              <w:t>обязательность</w:t>
            </w:r>
            <w:r w:rsidRPr="002B6520">
              <w:rPr>
                <w:lang w:val="en-US"/>
              </w:rPr>
              <w:t xml:space="preserve"> </w:t>
            </w:r>
            <w:r>
              <w:t>заполнения</w:t>
            </w:r>
            <w:r w:rsidRPr="002B6520">
              <w:rPr>
                <w:lang w:val="en-US"/>
              </w:rPr>
              <w:t xml:space="preserve"> </w:t>
            </w:r>
            <w:r w:rsidR="0054358C">
              <w:t>блока</w:t>
            </w:r>
            <w:r w:rsidR="0054358C" w:rsidRPr="002B6520">
              <w:rPr>
                <w:lang w:val="en-US"/>
              </w:rPr>
              <w:t xml:space="preserve"> </w:t>
            </w:r>
            <w:r w:rsidRPr="002B6520">
              <w:rPr>
                <w:lang w:val="en-US"/>
              </w:rPr>
              <w:t>«</w:t>
            </w:r>
            <w:r w:rsidRPr="002B6520">
              <w:t>Ставка</w:t>
            </w:r>
            <w:r w:rsidRPr="002B6520">
              <w:rPr>
                <w:lang w:val="en-US"/>
              </w:rPr>
              <w:t xml:space="preserve"> </w:t>
            </w:r>
            <w:r w:rsidRPr="002B6520">
              <w:t>НДС</w:t>
            </w:r>
            <w:r w:rsidR="0054358C" w:rsidRPr="002B6520" w:rsidDel="0054358C">
              <w:rPr>
                <w:lang w:val="en-US"/>
              </w:rPr>
              <w:t xml:space="preserve"> </w:t>
            </w:r>
            <w:r w:rsidRPr="002B6520">
              <w:rPr>
                <w:lang w:val="en-US"/>
              </w:rPr>
              <w:t>» (executions/execution/quantityDrugContractSubjects/quantityDrugContractSubject/</w:t>
            </w:r>
            <w:r w:rsidR="0054358C" w:rsidRPr="0054358C">
              <w:rPr>
                <w:lang w:val="en-US"/>
              </w:rPr>
              <w:t xml:space="preserve"> VATRateInfo</w:t>
            </w:r>
            <w:r w:rsidRPr="002B6520">
              <w:rPr>
                <w:lang w:val="en-US"/>
              </w:rPr>
              <w:t xml:space="preserve">) </w:t>
            </w:r>
            <w:r>
              <w:t>в</w:t>
            </w:r>
            <w:r w:rsidRPr="002B6520">
              <w:rPr>
                <w:lang w:val="en-US"/>
              </w:rPr>
              <w:t xml:space="preserve"> </w:t>
            </w:r>
            <w:r>
              <w:t>случае</w:t>
            </w:r>
            <w:r w:rsidRPr="002B6520">
              <w:rPr>
                <w:lang w:val="en-US"/>
              </w:rPr>
              <w:t xml:space="preserve">, </w:t>
            </w:r>
            <w:r>
              <w:t>если</w:t>
            </w:r>
            <w:r w:rsidRPr="002B6520">
              <w:rPr>
                <w:lang w:val="en-US"/>
              </w:rPr>
              <w:t xml:space="preserve"> </w:t>
            </w:r>
            <w:r>
              <w:t>во</w:t>
            </w:r>
            <w:r w:rsidRPr="002B6520">
              <w:rPr>
                <w:lang w:val="en-US"/>
              </w:rPr>
              <w:t xml:space="preserve"> </w:t>
            </w:r>
            <w:r>
              <w:t>входящем</w:t>
            </w:r>
            <w:r w:rsidRPr="002B6520">
              <w:rPr>
                <w:lang w:val="en-US"/>
              </w:rPr>
              <w:t xml:space="preserve"> </w:t>
            </w:r>
            <w:r>
              <w:t>пакете</w:t>
            </w:r>
            <w:r w:rsidRPr="002B6520">
              <w:rPr>
                <w:lang w:val="en-US"/>
              </w:rPr>
              <w:t xml:space="preserve"> </w:t>
            </w:r>
            <w:r>
              <w:t>заполнен</w:t>
            </w:r>
            <w:r w:rsidRPr="002B6520">
              <w:rPr>
                <w:lang w:val="en-US"/>
              </w:rPr>
              <w:t xml:space="preserve"> </w:t>
            </w:r>
            <w:r>
              <w:t>блок</w:t>
            </w:r>
            <w:r w:rsidRPr="002B6520">
              <w:rPr>
                <w:lang w:val="en-US"/>
              </w:rPr>
              <w:t xml:space="preserve"> «</w:t>
            </w:r>
            <w:r w:rsidRPr="002B6520">
              <w:t>Цена</w:t>
            </w:r>
            <w:r w:rsidRPr="002B6520">
              <w:rPr>
                <w:lang w:val="en-US"/>
              </w:rPr>
              <w:t xml:space="preserve"> </w:t>
            </w:r>
            <w:r w:rsidRPr="002B6520">
              <w:t>за</w:t>
            </w:r>
            <w:r w:rsidRPr="002B6520">
              <w:rPr>
                <w:lang w:val="en-US"/>
              </w:rPr>
              <w:t xml:space="preserve"> </w:t>
            </w:r>
            <w:r w:rsidRPr="002B6520">
              <w:t>упаковку</w:t>
            </w:r>
            <w:r w:rsidRPr="002B6520">
              <w:rPr>
                <w:lang w:val="en-US"/>
              </w:rPr>
              <w:t xml:space="preserve"> </w:t>
            </w:r>
            <w:r w:rsidRPr="002B6520">
              <w:t>с</w:t>
            </w:r>
            <w:r w:rsidRPr="002B6520">
              <w:rPr>
                <w:lang w:val="en-US"/>
              </w:rPr>
              <w:t xml:space="preserve"> </w:t>
            </w:r>
            <w:r w:rsidRPr="002B6520">
              <w:t>НДС</w:t>
            </w:r>
            <w:r w:rsidRPr="002B6520">
              <w:rPr>
                <w:lang w:val="en-US"/>
              </w:rPr>
              <w:t xml:space="preserve"> </w:t>
            </w:r>
            <w:r w:rsidRPr="002B6520">
              <w:t>в</w:t>
            </w:r>
            <w:r w:rsidRPr="002B6520">
              <w:rPr>
                <w:lang w:val="en-US"/>
              </w:rPr>
              <w:t xml:space="preserve"> </w:t>
            </w:r>
            <w:r w:rsidRPr="002B6520">
              <w:t>рублях</w:t>
            </w:r>
            <w:r w:rsidRPr="002B6520">
              <w:rPr>
                <w:lang w:val="en-US"/>
              </w:rPr>
              <w:t>» (executions/execution/quantityDrugContractSubjects/quantityDrugContractSubject/packagePrice)</w:t>
            </w:r>
          </w:p>
        </w:tc>
        <w:tc>
          <w:tcPr>
            <w:tcW w:w="1138" w:type="pct"/>
            <w:gridSpan w:val="4"/>
          </w:tcPr>
          <w:p w14:paraId="0864FD3D" w14:textId="6DD3DA21" w:rsidR="00FF2FA2" w:rsidRPr="002B6520" w:rsidRDefault="00FF2FA2" w:rsidP="00FF2FA2">
            <w:pPr>
              <w:pStyle w:val="ad"/>
              <w:jc w:val="left"/>
              <w:rPr>
                <w:lang w:val="en-US"/>
              </w:rPr>
            </w:pPr>
            <w:r w:rsidRPr="002B6520">
              <w:rPr>
                <w:lang w:val="en-US"/>
              </w:rPr>
              <w:t>&lt;</w:t>
            </w:r>
            <w:r>
              <w:t>номер</w:t>
            </w:r>
            <w:r w:rsidRPr="002B6520">
              <w:rPr>
                <w:lang w:val="en-US"/>
              </w:rPr>
              <w:t xml:space="preserve"> </w:t>
            </w:r>
            <w:r>
              <w:t>контроля</w:t>
            </w:r>
            <w:r w:rsidRPr="002B6520">
              <w:rPr>
                <w:lang w:val="en-US"/>
              </w:rPr>
              <w:t xml:space="preserve">&gt;: </w:t>
            </w:r>
            <w:r>
              <w:t>В</w:t>
            </w:r>
            <w:r w:rsidRPr="002B6520">
              <w:rPr>
                <w:lang w:val="en-US"/>
              </w:rPr>
              <w:t xml:space="preserve"> </w:t>
            </w:r>
            <w:r>
              <w:t>случае</w:t>
            </w:r>
            <w:r w:rsidRPr="002B6520">
              <w:rPr>
                <w:lang w:val="en-US"/>
              </w:rPr>
              <w:t xml:space="preserve"> </w:t>
            </w:r>
            <w:r>
              <w:t>если</w:t>
            </w:r>
            <w:r w:rsidRPr="002B6520">
              <w:rPr>
                <w:lang w:val="en-US"/>
              </w:rPr>
              <w:t xml:space="preserve"> </w:t>
            </w:r>
            <w:r>
              <w:t>существует</w:t>
            </w:r>
            <w:r w:rsidRPr="002B6520">
              <w:rPr>
                <w:lang w:val="en-US"/>
              </w:rPr>
              <w:t xml:space="preserve"> </w:t>
            </w:r>
            <w:r>
              <w:t>элемент</w:t>
            </w:r>
            <w:r w:rsidRPr="002B6520">
              <w:rPr>
                <w:lang w:val="en-US"/>
              </w:rPr>
              <w:t xml:space="preserve"> «</w:t>
            </w:r>
            <w:r w:rsidRPr="002B6520">
              <w:t>Цена</w:t>
            </w:r>
            <w:r w:rsidRPr="002B6520">
              <w:rPr>
                <w:lang w:val="en-US"/>
              </w:rPr>
              <w:t xml:space="preserve"> </w:t>
            </w:r>
            <w:r w:rsidRPr="002B6520">
              <w:t>за</w:t>
            </w:r>
            <w:r w:rsidRPr="002B6520">
              <w:rPr>
                <w:lang w:val="en-US"/>
              </w:rPr>
              <w:t xml:space="preserve"> </w:t>
            </w:r>
            <w:r w:rsidRPr="002B6520">
              <w:t>упаковку</w:t>
            </w:r>
            <w:r w:rsidRPr="002B6520">
              <w:rPr>
                <w:lang w:val="en-US"/>
              </w:rPr>
              <w:t xml:space="preserve"> </w:t>
            </w:r>
            <w:r w:rsidRPr="002B6520">
              <w:t>с</w:t>
            </w:r>
            <w:r w:rsidRPr="002B6520">
              <w:rPr>
                <w:lang w:val="en-US"/>
              </w:rPr>
              <w:t xml:space="preserve"> </w:t>
            </w:r>
            <w:r w:rsidRPr="002B6520">
              <w:t>НДС</w:t>
            </w:r>
            <w:r w:rsidRPr="002B6520">
              <w:rPr>
                <w:lang w:val="en-US"/>
              </w:rPr>
              <w:t xml:space="preserve"> </w:t>
            </w:r>
            <w:r w:rsidRPr="002B6520">
              <w:t>в</w:t>
            </w:r>
            <w:r w:rsidRPr="002B6520">
              <w:rPr>
                <w:lang w:val="en-US"/>
              </w:rPr>
              <w:t xml:space="preserve"> </w:t>
            </w:r>
            <w:r w:rsidRPr="002B6520">
              <w:t>рублях</w:t>
            </w:r>
            <w:r w:rsidRPr="002B6520">
              <w:rPr>
                <w:lang w:val="en-US"/>
              </w:rPr>
              <w:t xml:space="preserve">» (executions/execution/quantityDrugContractSubjects/quantityDrugContractSubject/packagePrice) </w:t>
            </w:r>
            <w:r>
              <w:t>необходимо</w:t>
            </w:r>
            <w:r w:rsidRPr="002B6520">
              <w:rPr>
                <w:lang w:val="en-US"/>
              </w:rPr>
              <w:t xml:space="preserve"> </w:t>
            </w:r>
            <w:r>
              <w:t>заполнение</w:t>
            </w:r>
            <w:r w:rsidRPr="002B6520">
              <w:rPr>
                <w:lang w:val="en-US"/>
              </w:rPr>
              <w:t xml:space="preserve"> </w:t>
            </w:r>
            <w:r>
              <w:t>блока</w:t>
            </w:r>
            <w:r w:rsidRPr="002B6520">
              <w:rPr>
                <w:lang w:val="en-US"/>
              </w:rPr>
              <w:t xml:space="preserve"> «</w:t>
            </w:r>
            <w:r w:rsidRPr="002B6520">
              <w:t>Ставка</w:t>
            </w:r>
            <w:r w:rsidRPr="002B6520">
              <w:rPr>
                <w:lang w:val="en-US"/>
              </w:rPr>
              <w:t xml:space="preserve"> </w:t>
            </w:r>
            <w:r w:rsidRPr="002B6520">
              <w:t>НДС</w:t>
            </w:r>
            <w:r w:rsidR="0054358C" w:rsidRPr="002B6520" w:rsidDel="0054358C">
              <w:rPr>
                <w:lang w:val="en-US"/>
              </w:rPr>
              <w:t xml:space="preserve"> </w:t>
            </w:r>
            <w:r w:rsidRPr="002B6520">
              <w:rPr>
                <w:lang w:val="en-US"/>
              </w:rPr>
              <w:t>» (executions/execution/quantityDrugContractSubjects/quantityDrugContractSubject/</w:t>
            </w:r>
            <w:r w:rsidR="0054358C" w:rsidRPr="0054358C">
              <w:rPr>
                <w:lang w:val="en-US"/>
              </w:rPr>
              <w:t xml:space="preserve"> VATRateInfo</w:t>
            </w:r>
            <w:r w:rsidRPr="002B6520">
              <w:rPr>
                <w:lang w:val="en-US"/>
              </w:rPr>
              <w:t>)</w:t>
            </w:r>
          </w:p>
        </w:tc>
      </w:tr>
      <w:tr w:rsidR="00FF2FA2" w:rsidRPr="001D3AF5" w14:paraId="6C269811" w14:textId="77777777" w:rsidTr="00834157">
        <w:trPr>
          <w:trHeight w:val="348"/>
        </w:trPr>
        <w:tc>
          <w:tcPr>
            <w:tcW w:w="819" w:type="pct"/>
            <w:gridSpan w:val="3"/>
          </w:tcPr>
          <w:p w14:paraId="63755ACA" w14:textId="5971C1BB" w:rsidR="00FF2FA2" w:rsidRDefault="00FF2FA2" w:rsidP="00FF2FA2">
            <w:pPr>
              <w:pStyle w:val="ad"/>
              <w:jc w:val="left"/>
            </w:pPr>
            <w:r>
              <w:t>РК_ИК_0192</w:t>
            </w:r>
          </w:p>
        </w:tc>
        <w:tc>
          <w:tcPr>
            <w:tcW w:w="579" w:type="pct"/>
            <w:gridSpan w:val="2"/>
          </w:tcPr>
          <w:p w14:paraId="2828DE30" w14:textId="77777777" w:rsidR="00FF2FA2" w:rsidRDefault="00FF2FA2" w:rsidP="00FF2FA2">
            <w:pPr>
              <w:pStyle w:val="ad"/>
              <w:jc w:val="left"/>
            </w:pPr>
          </w:p>
        </w:tc>
        <w:tc>
          <w:tcPr>
            <w:tcW w:w="1129" w:type="pct"/>
            <w:gridSpan w:val="6"/>
          </w:tcPr>
          <w:p w14:paraId="42E09301" w14:textId="734EE79F" w:rsidR="00FF2FA2" w:rsidRPr="002B6520" w:rsidRDefault="00FF2FA2" w:rsidP="00FF2FA2">
            <w:pPr>
              <w:pStyle w:val="ad"/>
              <w:jc w:val="left"/>
              <w:rPr>
                <w:lang w:val="en-US"/>
              </w:rPr>
            </w:pPr>
            <w:r w:rsidRPr="002B6520">
              <w:rPr>
                <w:lang w:val="en-US"/>
              </w:rPr>
              <w:t>«</w:t>
            </w:r>
            <w:r w:rsidRPr="002B6520">
              <w:t>Размер</w:t>
            </w:r>
            <w:r w:rsidRPr="002B6520">
              <w:rPr>
                <w:lang w:val="en-US"/>
              </w:rPr>
              <w:t xml:space="preserve"> </w:t>
            </w:r>
            <w:r w:rsidRPr="002B6520">
              <w:t>НДС</w:t>
            </w:r>
            <w:r w:rsidRPr="002B6520">
              <w:rPr>
                <w:lang w:val="en-US"/>
              </w:rPr>
              <w:t xml:space="preserve"> </w:t>
            </w:r>
            <w:r w:rsidRPr="002B6520">
              <w:t>в</w:t>
            </w:r>
            <w:r w:rsidRPr="002B6520">
              <w:rPr>
                <w:lang w:val="en-US"/>
              </w:rPr>
              <w:t xml:space="preserve"> </w:t>
            </w:r>
            <w:r w:rsidRPr="002B6520">
              <w:t>рублях</w:t>
            </w:r>
            <w:r w:rsidRPr="002B6520">
              <w:rPr>
                <w:lang w:val="en-US"/>
              </w:rPr>
              <w:t>» (executions/execution/quantityDrugContractSubjects/quantityDrugContractSubject/VATRUR)</w:t>
            </w:r>
          </w:p>
        </w:tc>
        <w:tc>
          <w:tcPr>
            <w:tcW w:w="1335" w:type="pct"/>
          </w:tcPr>
          <w:p w14:paraId="3C7476B7" w14:textId="19BE3581" w:rsidR="00FF2FA2" w:rsidRPr="002B6520" w:rsidRDefault="00FF2FA2" w:rsidP="00FF2FA2">
            <w:pPr>
              <w:pStyle w:val="ad"/>
              <w:jc w:val="left"/>
              <w:rPr>
                <w:lang w:val="en-US"/>
              </w:rPr>
            </w:pPr>
            <w:r>
              <w:t>При</w:t>
            </w:r>
            <w:r w:rsidRPr="002B6520">
              <w:rPr>
                <w:lang w:val="en-US"/>
              </w:rPr>
              <w:t xml:space="preserve"> </w:t>
            </w:r>
            <w:r>
              <w:t>приёме</w:t>
            </w:r>
            <w:r w:rsidRPr="002B6520">
              <w:rPr>
                <w:lang w:val="en-US"/>
              </w:rPr>
              <w:t xml:space="preserve"> </w:t>
            </w:r>
            <w:r>
              <w:t>контролируется</w:t>
            </w:r>
            <w:r w:rsidRPr="002B6520">
              <w:rPr>
                <w:lang w:val="en-US"/>
              </w:rPr>
              <w:t xml:space="preserve"> </w:t>
            </w:r>
            <w:r>
              <w:t>обязательность</w:t>
            </w:r>
            <w:r w:rsidRPr="002B6520">
              <w:rPr>
                <w:lang w:val="en-US"/>
              </w:rPr>
              <w:t xml:space="preserve"> </w:t>
            </w:r>
            <w:r>
              <w:t>заполнения</w:t>
            </w:r>
            <w:r w:rsidRPr="002B6520">
              <w:rPr>
                <w:lang w:val="en-US"/>
              </w:rPr>
              <w:t xml:space="preserve"> </w:t>
            </w:r>
            <w:r>
              <w:t>поля</w:t>
            </w:r>
            <w:r w:rsidRPr="002B6520">
              <w:rPr>
                <w:lang w:val="en-US"/>
              </w:rPr>
              <w:t xml:space="preserve"> «</w:t>
            </w:r>
            <w:r w:rsidRPr="002B6520">
              <w:t>Размер</w:t>
            </w:r>
            <w:r w:rsidRPr="002B6520">
              <w:rPr>
                <w:lang w:val="en-US"/>
              </w:rPr>
              <w:t xml:space="preserve"> </w:t>
            </w:r>
            <w:r w:rsidRPr="002B6520">
              <w:t>НДС</w:t>
            </w:r>
            <w:r w:rsidRPr="002B6520">
              <w:rPr>
                <w:lang w:val="en-US"/>
              </w:rPr>
              <w:t xml:space="preserve"> </w:t>
            </w:r>
            <w:r w:rsidRPr="002B6520">
              <w:t>в</w:t>
            </w:r>
            <w:r w:rsidRPr="002B6520">
              <w:rPr>
                <w:lang w:val="en-US"/>
              </w:rPr>
              <w:t xml:space="preserve"> </w:t>
            </w:r>
            <w:r w:rsidRPr="002B6520">
              <w:t>рублях</w:t>
            </w:r>
            <w:r w:rsidRPr="002B6520">
              <w:rPr>
                <w:lang w:val="en-US"/>
              </w:rPr>
              <w:t xml:space="preserve">» (executions/execution/quantityDrugContractSubjects/quantityDrugContractSubject/VATRUR) </w:t>
            </w:r>
            <w:r>
              <w:t>в</w:t>
            </w:r>
            <w:r w:rsidRPr="002B6520">
              <w:rPr>
                <w:lang w:val="en-US"/>
              </w:rPr>
              <w:t xml:space="preserve"> </w:t>
            </w:r>
            <w:r>
              <w:t>случае</w:t>
            </w:r>
            <w:r w:rsidRPr="002B6520">
              <w:rPr>
                <w:lang w:val="en-US"/>
              </w:rPr>
              <w:t xml:space="preserve">, </w:t>
            </w:r>
            <w:r>
              <w:t>если</w:t>
            </w:r>
            <w:r w:rsidRPr="002B6520">
              <w:rPr>
                <w:lang w:val="en-US"/>
              </w:rPr>
              <w:t xml:space="preserve"> </w:t>
            </w:r>
            <w:r>
              <w:t>во</w:t>
            </w:r>
            <w:r w:rsidRPr="002B6520">
              <w:rPr>
                <w:lang w:val="en-US"/>
              </w:rPr>
              <w:t xml:space="preserve"> </w:t>
            </w:r>
            <w:r>
              <w:t>входящем</w:t>
            </w:r>
            <w:r w:rsidRPr="002B6520">
              <w:rPr>
                <w:lang w:val="en-US"/>
              </w:rPr>
              <w:t xml:space="preserve"> </w:t>
            </w:r>
            <w:r>
              <w:t>пакете</w:t>
            </w:r>
            <w:r w:rsidRPr="002B6520">
              <w:rPr>
                <w:lang w:val="en-US"/>
              </w:rPr>
              <w:t xml:space="preserve"> </w:t>
            </w:r>
            <w:r>
              <w:t>заполнен</w:t>
            </w:r>
            <w:r w:rsidRPr="002B6520">
              <w:rPr>
                <w:lang w:val="en-US"/>
              </w:rPr>
              <w:t xml:space="preserve"> </w:t>
            </w:r>
            <w:r>
              <w:t>блок</w:t>
            </w:r>
            <w:r w:rsidRPr="002B6520">
              <w:rPr>
                <w:lang w:val="en-US"/>
              </w:rPr>
              <w:t xml:space="preserve"> </w:t>
            </w:r>
            <w:r w:rsidRPr="002B6520">
              <w:rPr>
                <w:lang w:val="en-US"/>
              </w:rPr>
              <w:lastRenderedPageBreak/>
              <w:t>«</w:t>
            </w:r>
            <w:r w:rsidRPr="002B6520">
              <w:t>Цена</w:t>
            </w:r>
            <w:r w:rsidRPr="002B6520">
              <w:rPr>
                <w:lang w:val="en-US"/>
              </w:rPr>
              <w:t xml:space="preserve"> </w:t>
            </w:r>
            <w:r w:rsidRPr="002B6520">
              <w:t>за</w:t>
            </w:r>
            <w:r w:rsidRPr="002B6520">
              <w:rPr>
                <w:lang w:val="en-US"/>
              </w:rPr>
              <w:t xml:space="preserve"> </w:t>
            </w:r>
            <w:r w:rsidRPr="002B6520">
              <w:t>упаковку</w:t>
            </w:r>
            <w:r w:rsidRPr="002B6520">
              <w:rPr>
                <w:lang w:val="en-US"/>
              </w:rPr>
              <w:t xml:space="preserve"> </w:t>
            </w:r>
            <w:r w:rsidRPr="002B6520">
              <w:t>с</w:t>
            </w:r>
            <w:r w:rsidRPr="002B6520">
              <w:rPr>
                <w:lang w:val="en-US"/>
              </w:rPr>
              <w:t xml:space="preserve"> </w:t>
            </w:r>
            <w:r w:rsidRPr="002B6520">
              <w:t>НДС</w:t>
            </w:r>
            <w:r w:rsidRPr="002B6520">
              <w:rPr>
                <w:lang w:val="en-US"/>
              </w:rPr>
              <w:t xml:space="preserve"> </w:t>
            </w:r>
            <w:r w:rsidRPr="002B6520">
              <w:t>в</w:t>
            </w:r>
            <w:r w:rsidRPr="002B6520">
              <w:rPr>
                <w:lang w:val="en-US"/>
              </w:rPr>
              <w:t xml:space="preserve"> </w:t>
            </w:r>
            <w:r w:rsidRPr="002B6520">
              <w:t>рублях</w:t>
            </w:r>
            <w:r w:rsidRPr="002B6520">
              <w:rPr>
                <w:lang w:val="en-US"/>
              </w:rPr>
              <w:t>» (executions/execution/quantityDrugContractSubjects/quantityDrugContractSubject/packagePrice)</w:t>
            </w:r>
          </w:p>
        </w:tc>
        <w:tc>
          <w:tcPr>
            <w:tcW w:w="1138" w:type="pct"/>
            <w:gridSpan w:val="4"/>
          </w:tcPr>
          <w:p w14:paraId="5AFB0CCA" w14:textId="23550D15" w:rsidR="00FF2FA2" w:rsidRPr="002B6520" w:rsidRDefault="00FF2FA2" w:rsidP="00FF2FA2">
            <w:pPr>
              <w:pStyle w:val="ad"/>
              <w:jc w:val="left"/>
              <w:rPr>
                <w:lang w:val="en-US"/>
              </w:rPr>
            </w:pPr>
            <w:r w:rsidRPr="002B6520">
              <w:rPr>
                <w:lang w:val="en-US"/>
              </w:rPr>
              <w:lastRenderedPageBreak/>
              <w:t>&lt;</w:t>
            </w:r>
            <w:r>
              <w:t>номер</w:t>
            </w:r>
            <w:r w:rsidRPr="002B6520">
              <w:rPr>
                <w:lang w:val="en-US"/>
              </w:rPr>
              <w:t xml:space="preserve"> </w:t>
            </w:r>
            <w:r>
              <w:t>контроля</w:t>
            </w:r>
            <w:r w:rsidRPr="002B6520">
              <w:rPr>
                <w:lang w:val="en-US"/>
              </w:rPr>
              <w:t xml:space="preserve">&gt;: </w:t>
            </w:r>
            <w:r>
              <w:t>В</w:t>
            </w:r>
            <w:r w:rsidRPr="002B6520">
              <w:rPr>
                <w:lang w:val="en-US"/>
              </w:rPr>
              <w:t xml:space="preserve"> </w:t>
            </w:r>
            <w:r>
              <w:t>случае</w:t>
            </w:r>
            <w:r w:rsidRPr="002B6520">
              <w:rPr>
                <w:lang w:val="en-US"/>
              </w:rPr>
              <w:t xml:space="preserve"> </w:t>
            </w:r>
            <w:r>
              <w:t>если</w:t>
            </w:r>
            <w:r w:rsidRPr="002B6520">
              <w:rPr>
                <w:lang w:val="en-US"/>
              </w:rPr>
              <w:t xml:space="preserve"> </w:t>
            </w:r>
            <w:r>
              <w:t>существует</w:t>
            </w:r>
            <w:r w:rsidRPr="002B6520">
              <w:rPr>
                <w:lang w:val="en-US"/>
              </w:rPr>
              <w:t xml:space="preserve"> </w:t>
            </w:r>
            <w:r>
              <w:t>элемент</w:t>
            </w:r>
            <w:r w:rsidRPr="002B6520">
              <w:rPr>
                <w:lang w:val="en-US"/>
              </w:rPr>
              <w:t xml:space="preserve"> «</w:t>
            </w:r>
            <w:r w:rsidRPr="002B6520">
              <w:t>Цена</w:t>
            </w:r>
            <w:r w:rsidRPr="002B6520">
              <w:rPr>
                <w:lang w:val="en-US"/>
              </w:rPr>
              <w:t xml:space="preserve"> </w:t>
            </w:r>
            <w:r w:rsidRPr="002B6520">
              <w:t>за</w:t>
            </w:r>
            <w:r w:rsidRPr="002B6520">
              <w:rPr>
                <w:lang w:val="en-US"/>
              </w:rPr>
              <w:t xml:space="preserve"> </w:t>
            </w:r>
            <w:r w:rsidRPr="002B6520">
              <w:t>упаковку</w:t>
            </w:r>
            <w:r w:rsidRPr="002B6520">
              <w:rPr>
                <w:lang w:val="en-US"/>
              </w:rPr>
              <w:t xml:space="preserve"> </w:t>
            </w:r>
            <w:r w:rsidRPr="002B6520">
              <w:t>с</w:t>
            </w:r>
            <w:r w:rsidRPr="002B6520">
              <w:rPr>
                <w:lang w:val="en-US"/>
              </w:rPr>
              <w:t xml:space="preserve"> </w:t>
            </w:r>
            <w:r w:rsidRPr="002B6520">
              <w:t>НДС</w:t>
            </w:r>
            <w:r w:rsidRPr="002B6520">
              <w:rPr>
                <w:lang w:val="en-US"/>
              </w:rPr>
              <w:t xml:space="preserve"> </w:t>
            </w:r>
            <w:r w:rsidRPr="002B6520">
              <w:t>в</w:t>
            </w:r>
            <w:r w:rsidRPr="002B6520">
              <w:rPr>
                <w:lang w:val="en-US"/>
              </w:rPr>
              <w:t xml:space="preserve"> </w:t>
            </w:r>
            <w:r w:rsidRPr="002B6520">
              <w:t>рублях</w:t>
            </w:r>
            <w:r w:rsidRPr="002B6520">
              <w:rPr>
                <w:lang w:val="en-US"/>
              </w:rPr>
              <w:t xml:space="preserve">» (executions/execution/quantityDrugContractSubjects/quantityDrugContractSubject/packagePrice) </w:t>
            </w:r>
            <w:r>
              <w:lastRenderedPageBreak/>
              <w:t>необходимо</w:t>
            </w:r>
            <w:r w:rsidRPr="002B6520">
              <w:rPr>
                <w:lang w:val="en-US"/>
              </w:rPr>
              <w:t xml:space="preserve"> </w:t>
            </w:r>
            <w:r>
              <w:t>заполнение</w:t>
            </w:r>
            <w:r w:rsidRPr="002B6520">
              <w:rPr>
                <w:lang w:val="en-US"/>
              </w:rPr>
              <w:t xml:space="preserve"> </w:t>
            </w:r>
            <w:r>
              <w:t>блока</w:t>
            </w:r>
            <w:r w:rsidRPr="002B6520">
              <w:rPr>
                <w:lang w:val="en-US"/>
              </w:rPr>
              <w:t xml:space="preserve"> «</w:t>
            </w:r>
            <w:r w:rsidRPr="002B6520">
              <w:t>Размер</w:t>
            </w:r>
            <w:r w:rsidRPr="002B6520">
              <w:rPr>
                <w:lang w:val="en-US"/>
              </w:rPr>
              <w:t xml:space="preserve"> </w:t>
            </w:r>
            <w:r w:rsidRPr="002B6520">
              <w:t>НДС</w:t>
            </w:r>
            <w:r w:rsidRPr="002B6520">
              <w:rPr>
                <w:lang w:val="en-US"/>
              </w:rPr>
              <w:t xml:space="preserve"> </w:t>
            </w:r>
            <w:r w:rsidRPr="002B6520">
              <w:t>в</w:t>
            </w:r>
            <w:r w:rsidRPr="002B6520">
              <w:rPr>
                <w:lang w:val="en-US"/>
              </w:rPr>
              <w:t xml:space="preserve"> </w:t>
            </w:r>
            <w:r w:rsidRPr="002B6520">
              <w:t>рублях</w:t>
            </w:r>
            <w:r w:rsidRPr="002B6520">
              <w:rPr>
                <w:lang w:val="en-US"/>
              </w:rPr>
              <w:t>» (executions/execution/quantityDrugContractSubjects/quantityDrugContractSubject/VATRUR)</w:t>
            </w:r>
          </w:p>
        </w:tc>
      </w:tr>
      <w:tr w:rsidR="00D47FAC" w:rsidRPr="00D47FAC" w14:paraId="2984D943" w14:textId="77777777" w:rsidTr="00834157">
        <w:trPr>
          <w:trHeight w:val="348"/>
        </w:trPr>
        <w:tc>
          <w:tcPr>
            <w:tcW w:w="819" w:type="pct"/>
            <w:gridSpan w:val="3"/>
          </w:tcPr>
          <w:p w14:paraId="0ED49CD5" w14:textId="53C20D67" w:rsidR="00D47FAC" w:rsidRPr="00D47FAC" w:rsidRDefault="00D47FAC" w:rsidP="00D47FAC">
            <w:pPr>
              <w:pStyle w:val="ad"/>
              <w:jc w:val="left"/>
              <w:rPr>
                <w:lang w:val="en-US"/>
              </w:rPr>
            </w:pPr>
            <w:bookmarkStart w:id="152" w:name="РК_ИК_0494"/>
            <w:r>
              <w:lastRenderedPageBreak/>
              <w:t>РК_ИК_0</w:t>
            </w:r>
            <w:r>
              <w:rPr>
                <w:lang w:val="en-US"/>
              </w:rPr>
              <w:t>494</w:t>
            </w:r>
            <w:bookmarkEnd w:id="152"/>
          </w:p>
        </w:tc>
        <w:tc>
          <w:tcPr>
            <w:tcW w:w="579" w:type="pct"/>
            <w:gridSpan w:val="2"/>
          </w:tcPr>
          <w:p w14:paraId="0D914144" w14:textId="77777777" w:rsidR="00D47FAC" w:rsidRDefault="00D47FAC" w:rsidP="00D47FAC">
            <w:pPr>
              <w:pStyle w:val="ad"/>
              <w:jc w:val="left"/>
            </w:pPr>
          </w:p>
        </w:tc>
        <w:tc>
          <w:tcPr>
            <w:tcW w:w="1129" w:type="pct"/>
            <w:gridSpan w:val="6"/>
          </w:tcPr>
          <w:p w14:paraId="188195C9" w14:textId="31253692" w:rsidR="00D47FAC" w:rsidRPr="002B6520" w:rsidRDefault="00D47FAC" w:rsidP="00D47FAC">
            <w:pPr>
              <w:pStyle w:val="ad"/>
              <w:jc w:val="left"/>
              <w:rPr>
                <w:lang w:val="en-US"/>
              </w:rPr>
            </w:pPr>
            <w:r w:rsidRPr="00D86B4C">
              <w:t>Поле</w:t>
            </w:r>
            <w:r w:rsidRPr="00D86B4C">
              <w:rPr>
                <w:lang w:val="en-US"/>
              </w:rPr>
              <w:t xml:space="preserve"> «</w:t>
            </w:r>
            <w:r w:rsidRPr="00523C76">
              <w:rPr>
                <w:lang w:val="en-US"/>
              </w:rPr>
              <w:t xml:space="preserve"> </w:t>
            </w:r>
            <w:r w:rsidRPr="00523C76">
              <w:t>Код</w:t>
            </w:r>
            <w:r w:rsidRPr="00523C76">
              <w:rPr>
                <w:lang w:val="en-US"/>
              </w:rPr>
              <w:t xml:space="preserve"> </w:t>
            </w:r>
            <w:r w:rsidRPr="00523C76">
              <w:t>ставки</w:t>
            </w:r>
            <w:r w:rsidRPr="00523C76">
              <w:rPr>
                <w:lang w:val="en-US"/>
              </w:rPr>
              <w:t xml:space="preserve"> </w:t>
            </w:r>
            <w:r w:rsidRPr="00523C76">
              <w:t>НДС</w:t>
            </w:r>
            <w:r w:rsidRPr="00D86B4C">
              <w:rPr>
                <w:lang w:val="en-US"/>
              </w:rPr>
              <w:t>» (</w:t>
            </w:r>
            <w:r w:rsidR="0028556F" w:rsidRPr="0028556F">
              <w:rPr>
                <w:lang w:val="en-US"/>
              </w:rPr>
              <w:t xml:space="preserve">executions </w:t>
            </w:r>
            <w:r w:rsidR="0028556F">
              <w:rPr>
                <w:lang w:val="en-US"/>
              </w:rPr>
              <w:t>/</w:t>
            </w:r>
            <w:r w:rsidR="0028556F" w:rsidRPr="0028556F">
              <w:rPr>
                <w:lang w:val="en-US"/>
              </w:rPr>
              <w:t xml:space="preserve"> execution</w:t>
            </w:r>
            <w:r w:rsidR="0028556F">
              <w:rPr>
                <w:lang w:val="en-US"/>
              </w:rPr>
              <w:t>/</w:t>
            </w:r>
            <w:r w:rsidRPr="00D47FAC">
              <w:rPr>
                <w:lang w:val="en-US"/>
              </w:rPr>
              <w:t>quantityDrugContractSubjects</w:t>
            </w:r>
            <w:r w:rsidRPr="00D86B4C">
              <w:rPr>
                <w:lang w:val="en-US"/>
              </w:rPr>
              <w:t>/</w:t>
            </w:r>
            <w:r w:rsidRPr="00D47FAC">
              <w:rPr>
                <w:lang w:val="en-US"/>
              </w:rPr>
              <w:t>quantityDrugContractSubject</w:t>
            </w:r>
            <w:r>
              <w:rPr>
                <w:lang w:val="en-US"/>
              </w:rPr>
              <w:t>/</w:t>
            </w:r>
            <w:r w:rsidRPr="00523C76">
              <w:rPr>
                <w:lang w:val="en-US"/>
              </w:rPr>
              <w:t xml:space="preserve"> VATRateInfo</w:t>
            </w:r>
            <w:r>
              <w:rPr>
                <w:lang w:val="en-US"/>
              </w:rPr>
              <w:t>/</w:t>
            </w:r>
            <w:r w:rsidRPr="00523C76">
              <w:rPr>
                <w:lang w:val="en-US"/>
              </w:rPr>
              <w:t xml:space="preserve"> VATCode</w:t>
            </w:r>
            <w:r>
              <w:rPr>
                <w:lang w:val="en-US"/>
              </w:rPr>
              <w:t>)</w:t>
            </w:r>
          </w:p>
        </w:tc>
        <w:tc>
          <w:tcPr>
            <w:tcW w:w="1335" w:type="pct"/>
          </w:tcPr>
          <w:p w14:paraId="0C78528E" w14:textId="77777777" w:rsidR="00D47FAC" w:rsidRDefault="00D47FAC" w:rsidP="00D47FAC">
            <w:pPr>
              <w:pStyle w:val="ad"/>
              <w:jc w:val="left"/>
            </w:pPr>
            <w:r>
              <w:t>1) При приеме первой версии сведений о контракте к</w:t>
            </w:r>
            <w:r w:rsidRPr="00D86B4C">
              <w:t xml:space="preserve">онтролируется наличие значения </w:t>
            </w:r>
            <w:r>
              <w:t xml:space="preserve">в актуальном состоянии </w:t>
            </w:r>
            <w:r w:rsidRPr="00D86B4C">
              <w:t xml:space="preserve">в справочнике </w:t>
            </w:r>
            <w:r>
              <w:t>«</w:t>
            </w:r>
            <w:r w:rsidRPr="00523C76">
              <w:t>Ставки НДС</w:t>
            </w:r>
            <w:r>
              <w:t>»</w:t>
            </w:r>
            <w:r w:rsidRPr="00523C76">
              <w:t xml:space="preserve"> (nsiVATList).</w:t>
            </w:r>
          </w:p>
          <w:p w14:paraId="3E5C0FD2" w14:textId="7F03CEA6" w:rsidR="00D47FAC" w:rsidRDefault="00D47FAC" w:rsidP="00D47FAC">
            <w:pPr>
              <w:pStyle w:val="ad"/>
              <w:jc w:val="left"/>
            </w:pPr>
            <w:r>
              <w:t>2) При приеме второй и последующей версии сведений о контракте к</w:t>
            </w:r>
            <w:r w:rsidRPr="00D86B4C">
              <w:t xml:space="preserve">онтролируется наличие значения </w:t>
            </w:r>
            <w:r>
              <w:t xml:space="preserve">в ЛЮБОМ состоянии </w:t>
            </w:r>
            <w:r w:rsidRPr="00D86B4C">
              <w:t xml:space="preserve">в справочнике </w:t>
            </w:r>
            <w:r>
              <w:t>«</w:t>
            </w:r>
            <w:r w:rsidRPr="00523C76">
              <w:t>Ставки НДС</w:t>
            </w:r>
            <w:r>
              <w:t>»</w:t>
            </w:r>
            <w:r w:rsidRPr="00523C76">
              <w:t xml:space="preserve"> (nsiVATList).</w:t>
            </w:r>
          </w:p>
        </w:tc>
        <w:tc>
          <w:tcPr>
            <w:tcW w:w="1138" w:type="pct"/>
            <w:gridSpan w:val="4"/>
          </w:tcPr>
          <w:p w14:paraId="6CD7AFEC" w14:textId="73C17BFB" w:rsidR="00D47FAC" w:rsidRPr="00D47FAC" w:rsidRDefault="00D47FAC" w:rsidP="00D47FAC">
            <w:pPr>
              <w:pStyle w:val="ad"/>
              <w:jc w:val="left"/>
            </w:pPr>
            <w:r>
              <w:t>Код</w:t>
            </w:r>
            <w:r w:rsidRPr="00BF2163">
              <w:t xml:space="preserve"> &lt;</w:t>
            </w:r>
            <w:r>
              <w:t>значение проверяемого поля</w:t>
            </w:r>
            <w:r w:rsidRPr="00BF2163">
              <w:t xml:space="preserve">&gt; </w:t>
            </w:r>
            <w:r>
              <w:t>указанный</w:t>
            </w:r>
            <w:r w:rsidRPr="00BF2163">
              <w:t xml:space="preserve"> </w:t>
            </w:r>
            <w:r>
              <w:t>в</w:t>
            </w:r>
            <w:r w:rsidRPr="00BF2163">
              <w:t xml:space="preserve"> </w:t>
            </w:r>
            <w:r>
              <w:t>поле</w:t>
            </w:r>
            <w:r w:rsidRPr="00BF2163">
              <w:t xml:space="preserve"> </w:t>
            </w:r>
            <w:r w:rsidR="0028556F" w:rsidRPr="0028556F">
              <w:rPr>
                <w:lang w:val="en-US"/>
              </w:rPr>
              <w:t>executions</w:t>
            </w:r>
            <w:r w:rsidR="0028556F" w:rsidRPr="0028556F">
              <w:t xml:space="preserve"> / </w:t>
            </w:r>
            <w:r w:rsidR="0028556F" w:rsidRPr="0028556F">
              <w:rPr>
                <w:lang w:val="en-US"/>
              </w:rPr>
              <w:t>execution</w:t>
            </w:r>
            <w:r w:rsidR="0028556F" w:rsidRPr="0028556F">
              <w:t>/</w:t>
            </w:r>
            <w:r w:rsidR="0028556F" w:rsidRPr="00D47FAC">
              <w:rPr>
                <w:lang w:val="en-US"/>
              </w:rPr>
              <w:t>quantityDrugContractSubjects</w:t>
            </w:r>
            <w:r w:rsidR="0028556F" w:rsidRPr="0028556F">
              <w:t>/</w:t>
            </w:r>
            <w:r w:rsidR="0028556F" w:rsidRPr="00D47FAC">
              <w:rPr>
                <w:lang w:val="en-US"/>
              </w:rPr>
              <w:t>quantityDrugContractSubject</w:t>
            </w:r>
            <w:r w:rsidR="0028556F" w:rsidRPr="0028556F">
              <w:t xml:space="preserve">/ </w:t>
            </w:r>
            <w:r w:rsidR="0028556F" w:rsidRPr="00523C76">
              <w:rPr>
                <w:lang w:val="en-US"/>
              </w:rPr>
              <w:t>VATRateInfo</w:t>
            </w:r>
            <w:r w:rsidR="0028556F" w:rsidRPr="0028556F">
              <w:t xml:space="preserve">/ </w:t>
            </w:r>
            <w:r w:rsidR="0028556F" w:rsidRPr="00523C76">
              <w:rPr>
                <w:lang w:val="en-US"/>
              </w:rPr>
              <w:t>VATCode</w:t>
            </w:r>
            <w:r w:rsidRPr="00523C76">
              <w:t>)</w:t>
            </w:r>
            <w:r>
              <w:t xml:space="preserve"> не найден в справочнике </w:t>
            </w:r>
            <w:r w:rsidRPr="00523C76">
              <w:t>Ставки НДС" (nsiVATList).</w:t>
            </w:r>
          </w:p>
        </w:tc>
      </w:tr>
      <w:tr w:rsidR="00FF2FA2" w:rsidRPr="009F4E26" w14:paraId="10715682" w14:textId="77777777" w:rsidTr="00834157">
        <w:trPr>
          <w:trHeight w:val="348"/>
        </w:trPr>
        <w:tc>
          <w:tcPr>
            <w:tcW w:w="819" w:type="pct"/>
            <w:gridSpan w:val="3"/>
          </w:tcPr>
          <w:p w14:paraId="01C6C2EE" w14:textId="37B6870E" w:rsidR="00FF2FA2" w:rsidRDefault="00FF2FA2" w:rsidP="00FF2FA2">
            <w:pPr>
              <w:pStyle w:val="ad"/>
              <w:jc w:val="left"/>
            </w:pPr>
            <w:r>
              <w:t>РК_ИК_0124</w:t>
            </w:r>
          </w:p>
        </w:tc>
        <w:tc>
          <w:tcPr>
            <w:tcW w:w="579" w:type="pct"/>
            <w:gridSpan w:val="2"/>
          </w:tcPr>
          <w:p w14:paraId="4130D04B" w14:textId="77777777" w:rsidR="00FF2FA2" w:rsidRDefault="00FF2FA2" w:rsidP="00FF2FA2">
            <w:pPr>
              <w:pStyle w:val="ad"/>
              <w:jc w:val="left"/>
            </w:pPr>
          </w:p>
        </w:tc>
        <w:tc>
          <w:tcPr>
            <w:tcW w:w="1129" w:type="pct"/>
            <w:gridSpan w:val="6"/>
          </w:tcPr>
          <w:p w14:paraId="08B3B10E" w14:textId="258B09D3" w:rsidR="00FF2FA2" w:rsidRPr="00D1189F" w:rsidRDefault="00FF2FA2" w:rsidP="00FF2FA2">
            <w:pPr>
              <w:pStyle w:val="ad"/>
              <w:jc w:val="left"/>
            </w:pPr>
            <w:r>
              <w:t>Блок «</w:t>
            </w:r>
            <w:r w:rsidRPr="009C66D8">
              <w:t>Информация о ценах в случае когда объектом закупки является лекарственный пр</w:t>
            </w:r>
            <w:r>
              <w:t>епарат, который включен в ЖНВЛП»</w:t>
            </w:r>
            <w:r w:rsidRPr="00B44D8F">
              <w:t xml:space="preserve"> (</w:t>
            </w:r>
            <w:r w:rsidRPr="00F06A06">
              <w:rPr>
                <w:lang w:val="en-US"/>
              </w:rPr>
              <w:t>executions</w:t>
            </w:r>
            <w:r w:rsidRPr="008955A2">
              <w:t>\</w:t>
            </w:r>
            <w:r w:rsidRPr="00A23BA5">
              <w:rPr>
                <w:lang w:val="en-US"/>
              </w:rPr>
              <w:t>execution</w:t>
            </w:r>
            <w:r w:rsidRPr="008955A2">
              <w:t>\</w:t>
            </w:r>
            <w:r w:rsidRPr="00D1189F">
              <w:t>quantityDrugContractSubjects\quantityDrugContractSubject\pricesZNVLPInfo</w:t>
            </w:r>
            <w:r w:rsidRPr="00B44D8F">
              <w:t>)</w:t>
            </w:r>
          </w:p>
        </w:tc>
        <w:tc>
          <w:tcPr>
            <w:tcW w:w="1335" w:type="pct"/>
          </w:tcPr>
          <w:p w14:paraId="709C2E77" w14:textId="3A5546A6" w:rsidR="00FF2FA2" w:rsidRDefault="00FF2FA2" w:rsidP="00FF2FA2">
            <w:pPr>
              <w:pStyle w:val="ad"/>
              <w:jc w:val="left"/>
            </w:pPr>
            <w:r>
              <w:t>Блок «</w:t>
            </w:r>
            <w:r w:rsidRPr="009C66D8">
              <w:t>Информация о ценах в случае когда объектом закупки является лекарственный пр</w:t>
            </w:r>
            <w:r>
              <w:t>епарат, который включен в ЖНВЛП»</w:t>
            </w:r>
            <w:r w:rsidRPr="00B44D8F">
              <w:t xml:space="preserve"> (</w:t>
            </w:r>
            <w:r w:rsidRPr="00F06A06">
              <w:rPr>
                <w:lang w:val="en-US"/>
              </w:rPr>
              <w:t>executions</w:t>
            </w:r>
            <w:r w:rsidRPr="008955A2">
              <w:t>\</w:t>
            </w:r>
            <w:r w:rsidRPr="00A23BA5">
              <w:rPr>
                <w:lang w:val="en-US"/>
              </w:rPr>
              <w:t>execution</w:t>
            </w:r>
            <w:r w:rsidRPr="008955A2">
              <w:t>\</w:t>
            </w:r>
            <w:r w:rsidRPr="00D1189F">
              <w:t>quantityDrugContractSubjects\quantityDrugContractSubject\pricesZNVLPInfo</w:t>
            </w:r>
            <w:r w:rsidRPr="00B44D8F">
              <w:t>)</w:t>
            </w:r>
            <w:r>
              <w:t xml:space="preserve"> </w:t>
            </w:r>
            <w:r w:rsidRPr="009C66D8">
              <w:t>обязател</w:t>
            </w:r>
            <w:r>
              <w:t>ен</w:t>
            </w:r>
            <w:r w:rsidRPr="00D1189F">
              <w:t xml:space="preserve"> </w:t>
            </w:r>
            <w:r>
              <w:t>для заполнения</w:t>
            </w:r>
            <w:r w:rsidRPr="009C66D8">
              <w:t xml:space="preserve"> в случае если для лекарственного препарата isZNVLP = true</w:t>
            </w:r>
          </w:p>
        </w:tc>
        <w:tc>
          <w:tcPr>
            <w:tcW w:w="1138" w:type="pct"/>
            <w:gridSpan w:val="4"/>
          </w:tcPr>
          <w:p w14:paraId="32AF76E7" w14:textId="649EC64A" w:rsidR="00FF2FA2" w:rsidRPr="00107DC2" w:rsidRDefault="00FF2FA2" w:rsidP="00FF2FA2">
            <w:pPr>
              <w:pStyle w:val="ad"/>
              <w:jc w:val="left"/>
            </w:pPr>
            <w:r>
              <w:t>Блок «</w:t>
            </w:r>
            <w:r w:rsidRPr="009C66D8">
              <w:t>Информация о ценах в случае когда объектом закупки является лекарственный пр</w:t>
            </w:r>
            <w:r>
              <w:t>епарат, который включен в ЖНВЛП»</w:t>
            </w:r>
            <w:r w:rsidRPr="00B44D8F">
              <w:t xml:space="preserve"> (</w:t>
            </w:r>
            <w:r w:rsidRPr="00F06A06">
              <w:rPr>
                <w:lang w:val="en-US"/>
              </w:rPr>
              <w:t>executions</w:t>
            </w:r>
            <w:r w:rsidRPr="008955A2">
              <w:t>\</w:t>
            </w:r>
            <w:r w:rsidRPr="00A23BA5">
              <w:rPr>
                <w:lang w:val="en-US"/>
              </w:rPr>
              <w:t>execution</w:t>
            </w:r>
            <w:r w:rsidRPr="008955A2">
              <w:t>\</w:t>
            </w:r>
            <w:r w:rsidRPr="00D1189F">
              <w:t>quantityDrugContractSubjects\quantityDrugContractSubject\pricesZNVLPInfo</w:t>
            </w:r>
            <w:r w:rsidRPr="00B44D8F">
              <w:t>)</w:t>
            </w:r>
            <w:r>
              <w:t xml:space="preserve"> указанный для уникального</w:t>
            </w:r>
            <w:r w:rsidRPr="00695473">
              <w:t xml:space="preserve"> идентификатор</w:t>
            </w:r>
            <w:r>
              <w:t>а</w:t>
            </w:r>
            <w:r w:rsidRPr="00695473">
              <w:t xml:space="preserve"> предмета контракта (объекта закупки) </w:t>
            </w:r>
            <w:r>
              <w:t xml:space="preserve">с </w:t>
            </w:r>
            <w:r>
              <w:rPr>
                <w:lang w:val="en-US"/>
              </w:rPr>
              <w:t>sid</w:t>
            </w:r>
            <w:r w:rsidRPr="00695473">
              <w:t xml:space="preserve"> = </w:t>
            </w:r>
            <w:r w:rsidRPr="00107DC2">
              <w:t>&lt;</w:t>
            </w:r>
            <w:r>
              <w:t xml:space="preserve">Значение </w:t>
            </w:r>
            <w:r>
              <w:rPr>
                <w:lang w:val="en-US"/>
              </w:rPr>
              <w:t>sid</w:t>
            </w:r>
            <w:r w:rsidRPr="00107DC2">
              <w:t>&gt;</w:t>
            </w:r>
            <w:r>
              <w:t xml:space="preserve">обязателен для заполнения, т.к. для </w:t>
            </w:r>
            <w:r w:rsidRPr="009C66D8">
              <w:t>лекарственного препарата</w:t>
            </w:r>
            <w:r>
              <w:t>, указанного в соответствующем предмете контракта,</w:t>
            </w:r>
            <w:r w:rsidRPr="009C66D8">
              <w:t xml:space="preserve"> isZNVLP = true</w:t>
            </w:r>
          </w:p>
        </w:tc>
      </w:tr>
      <w:tr w:rsidR="00FF2FA2" w:rsidRPr="00BB7308" w14:paraId="787AEED3" w14:textId="77777777" w:rsidTr="002665A1">
        <w:trPr>
          <w:trHeight w:val="348"/>
        </w:trPr>
        <w:tc>
          <w:tcPr>
            <w:tcW w:w="819" w:type="pct"/>
            <w:gridSpan w:val="3"/>
          </w:tcPr>
          <w:p w14:paraId="0B7EDC0D" w14:textId="79FC2BCE" w:rsidR="00FF2FA2" w:rsidRPr="0083166C" w:rsidRDefault="00FF2FA2" w:rsidP="00FF2FA2">
            <w:pPr>
              <w:pStyle w:val="ad"/>
              <w:jc w:val="left"/>
            </w:pPr>
            <w:r>
              <w:lastRenderedPageBreak/>
              <w:t>РК_ИК_0193</w:t>
            </w:r>
          </w:p>
        </w:tc>
        <w:tc>
          <w:tcPr>
            <w:tcW w:w="579" w:type="pct"/>
            <w:gridSpan w:val="2"/>
          </w:tcPr>
          <w:p w14:paraId="1CCC8D7B" w14:textId="00D79C98" w:rsidR="00FF2FA2" w:rsidRPr="0083166C" w:rsidRDefault="00FF2FA2" w:rsidP="00FF2FA2">
            <w:pPr>
              <w:pStyle w:val="ad"/>
              <w:jc w:val="left"/>
            </w:pPr>
            <w:r>
              <w:t>РК_ИК_0124</w:t>
            </w:r>
          </w:p>
        </w:tc>
        <w:tc>
          <w:tcPr>
            <w:tcW w:w="1129" w:type="pct"/>
            <w:gridSpan w:val="6"/>
          </w:tcPr>
          <w:p w14:paraId="6E5C6858" w14:textId="68B0648F" w:rsidR="00FF2FA2" w:rsidRPr="00BB7308" w:rsidRDefault="00FF2FA2" w:rsidP="00FF2FA2">
            <w:pPr>
              <w:pStyle w:val="ad"/>
              <w:jc w:val="left"/>
            </w:pPr>
            <w:r w:rsidRPr="00BB7308">
              <w:t>«Суммарный размер фактических оптовых надбавок в рублях» (</w:t>
            </w:r>
            <w:r w:rsidRPr="00BB7308">
              <w:rPr>
                <w:lang w:val="en-US"/>
              </w:rPr>
              <w:t>executions</w:t>
            </w:r>
            <w:r w:rsidRPr="00BB7308">
              <w:t>/</w:t>
            </w:r>
            <w:r w:rsidRPr="00BB7308">
              <w:rPr>
                <w:lang w:val="en-US"/>
              </w:rPr>
              <w:t>execution</w:t>
            </w:r>
            <w:r w:rsidRPr="00BB7308">
              <w:t>/</w:t>
            </w:r>
            <w:r w:rsidRPr="00BB7308">
              <w:rPr>
                <w:lang w:val="en-US"/>
              </w:rPr>
              <w:t>quantityDrugContractSubjects</w:t>
            </w:r>
            <w:r w:rsidRPr="00BB7308">
              <w:t>/</w:t>
            </w:r>
            <w:r w:rsidRPr="00BB7308">
              <w:rPr>
                <w:lang w:val="en-US"/>
              </w:rPr>
              <w:t>quantityDrugContractSubject</w:t>
            </w:r>
            <w:r w:rsidRPr="00BB7308">
              <w:t>/</w:t>
            </w:r>
            <w:r w:rsidRPr="00BB7308">
              <w:rPr>
                <w:lang w:val="en-US"/>
              </w:rPr>
              <w:t>pricesZNVLPInfo</w:t>
            </w:r>
            <w:r w:rsidRPr="00BB7308">
              <w:t>/</w:t>
            </w:r>
            <w:r w:rsidRPr="00BB7308">
              <w:rPr>
                <w:lang w:val="en-US"/>
              </w:rPr>
              <w:t>wholesaleAllowancesRUR</w:t>
            </w:r>
            <w:r w:rsidRPr="00BB7308">
              <w:t>)</w:t>
            </w:r>
          </w:p>
        </w:tc>
        <w:tc>
          <w:tcPr>
            <w:tcW w:w="1335" w:type="pct"/>
          </w:tcPr>
          <w:p w14:paraId="6A1BEECE" w14:textId="32B43E11" w:rsidR="00FF2FA2" w:rsidRPr="00BB7308" w:rsidRDefault="00FF2FA2" w:rsidP="00FF2FA2">
            <w:pPr>
              <w:pStyle w:val="ad"/>
              <w:jc w:val="left"/>
            </w:pPr>
            <w:r>
              <w:t>При</w:t>
            </w:r>
            <w:r w:rsidRPr="00BB7308">
              <w:t xml:space="preserve"> </w:t>
            </w:r>
            <w:r>
              <w:t>приёме</w:t>
            </w:r>
            <w:r w:rsidRPr="00BB7308">
              <w:t xml:space="preserve"> </w:t>
            </w:r>
            <w:r>
              <w:t>контролируется</w:t>
            </w:r>
            <w:r w:rsidRPr="00BB7308">
              <w:t xml:space="preserve"> </w:t>
            </w:r>
            <w:r>
              <w:t>обязательность</w:t>
            </w:r>
            <w:r w:rsidRPr="00BB7308">
              <w:t xml:space="preserve"> </w:t>
            </w:r>
            <w:r>
              <w:t>заполнения</w:t>
            </w:r>
            <w:r w:rsidRPr="00BB7308">
              <w:t xml:space="preserve"> </w:t>
            </w:r>
            <w:r>
              <w:t>поля</w:t>
            </w:r>
            <w:r w:rsidRPr="00BB7308">
              <w:t xml:space="preserve"> «Суммарный размер фактических оптовых надбавок в рублях» (</w:t>
            </w:r>
            <w:r w:rsidRPr="00BB7308">
              <w:rPr>
                <w:lang w:val="en-US"/>
              </w:rPr>
              <w:t>executions</w:t>
            </w:r>
            <w:r w:rsidRPr="00BB7308">
              <w:t>/</w:t>
            </w:r>
            <w:r w:rsidRPr="00BB7308">
              <w:rPr>
                <w:lang w:val="en-US"/>
              </w:rPr>
              <w:t>execution</w:t>
            </w:r>
            <w:r w:rsidRPr="00BB7308">
              <w:t>/</w:t>
            </w:r>
            <w:r w:rsidRPr="00BB7308">
              <w:rPr>
                <w:lang w:val="en-US"/>
              </w:rPr>
              <w:t>quantityDrugContractSubjects</w:t>
            </w:r>
            <w:r w:rsidRPr="00BB7308">
              <w:t>/</w:t>
            </w:r>
            <w:r w:rsidRPr="00BB7308">
              <w:rPr>
                <w:lang w:val="en-US"/>
              </w:rPr>
              <w:t>quantityDrugContractSubject</w:t>
            </w:r>
            <w:r w:rsidRPr="00BB7308">
              <w:t>/</w:t>
            </w:r>
            <w:r w:rsidRPr="00BB7308">
              <w:rPr>
                <w:lang w:val="en-US"/>
              </w:rPr>
              <w:t>pricesZNVLPInfo</w:t>
            </w:r>
            <w:r w:rsidRPr="00BB7308">
              <w:t>/</w:t>
            </w:r>
            <w:r w:rsidRPr="00BB7308">
              <w:rPr>
                <w:lang w:val="en-US"/>
              </w:rPr>
              <w:t>wholesaleAllowancesRUR</w:t>
            </w:r>
            <w:r w:rsidRPr="00BB7308">
              <w:t xml:space="preserve">) </w:t>
            </w:r>
            <w:r>
              <w:t>в</w:t>
            </w:r>
            <w:r w:rsidRPr="00BB7308">
              <w:t xml:space="preserve"> </w:t>
            </w:r>
            <w:r>
              <w:t>случае</w:t>
            </w:r>
            <w:r w:rsidRPr="00BB7308">
              <w:t xml:space="preserve">, </w:t>
            </w:r>
            <w:r>
              <w:t>если</w:t>
            </w:r>
            <w:r w:rsidRPr="00BB7308">
              <w:t xml:space="preserve"> </w:t>
            </w:r>
            <w:r>
              <w:t>во</w:t>
            </w:r>
            <w:r w:rsidRPr="00BB7308">
              <w:t xml:space="preserve"> </w:t>
            </w:r>
            <w:r>
              <w:t>входящем</w:t>
            </w:r>
            <w:r w:rsidRPr="00BB7308">
              <w:t xml:space="preserve"> </w:t>
            </w:r>
            <w:r>
              <w:t>пакете</w:t>
            </w:r>
            <w:r w:rsidRPr="00BB7308">
              <w:t xml:space="preserve"> </w:t>
            </w:r>
            <w:r>
              <w:t>заполнен</w:t>
            </w:r>
            <w:r w:rsidRPr="00BB7308">
              <w:t xml:space="preserve"> </w:t>
            </w:r>
            <w:r>
              <w:t>блок</w:t>
            </w:r>
            <w:r w:rsidRPr="00BB7308">
              <w:t xml:space="preserve"> «Информация о ценах в случае когда объектом закупки является лекарственный препарат, который включен в ЖНВЛП» (</w:t>
            </w:r>
            <w:r w:rsidRPr="00BB7308">
              <w:rPr>
                <w:lang w:val="en-US"/>
              </w:rPr>
              <w:t>executions</w:t>
            </w:r>
            <w:r w:rsidRPr="00BB7308">
              <w:t>/</w:t>
            </w:r>
            <w:r w:rsidRPr="00BB7308">
              <w:rPr>
                <w:lang w:val="en-US"/>
              </w:rPr>
              <w:t>execution</w:t>
            </w:r>
            <w:r w:rsidRPr="00BB7308">
              <w:t>/</w:t>
            </w:r>
            <w:r w:rsidRPr="00BB7308">
              <w:rPr>
                <w:lang w:val="en-US"/>
              </w:rPr>
              <w:t>quantityDrugContractSubjects</w:t>
            </w:r>
            <w:r w:rsidRPr="00BB7308">
              <w:t>/</w:t>
            </w:r>
            <w:r w:rsidRPr="00BB7308">
              <w:rPr>
                <w:lang w:val="en-US"/>
              </w:rPr>
              <w:t>quantityDrugContractSubject</w:t>
            </w:r>
            <w:r w:rsidRPr="00BB7308">
              <w:t>/</w:t>
            </w:r>
            <w:r w:rsidRPr="00BB7308">
              <w:rPr>
                <w:lang w:val="en-US"/>
              </w:rPr>
              <w:t>pricesZNVLPInfo</w:t>
            </w:r>
            <w:r w:rsidRPr="00BB7308">
              <w:t>)</w:t>
            </w:r>
          </w:p>
        </w:tc>
        <w:tc>
          <w:tcPr>
            <w:tcW w:w="1138" w:type="pct"/>
            <w:gridSpan w:val="4"/>
          </w:tcPr>
          <w:p w14:paraId="4CA531F9" w14:textId="655FECA7" w:rsidR="00FF2FA2" w:rsidRPr="00BB7308" w:rsidRDefault="00FF2FA2" w:rsidP="00FF2FA2">
            <w:pPr>
              <w:pStyle w:val="ad"/>
              <w:jc w:val="left"/>
            </w:pPr>
            <w:r w:rsidRPr="00BB7308">
              <w:t>&lt;</w:t>
            </w:r>
            <w:r>
              <w:t>номер</w:t>
            </w:r>
            <w:r w:rsidRPr="00BB7308">
              <w:t xml:space="preserve"> </w:t>
            </w:r>
            <w:r>
              <w:t>контроля</w:t>
            </w:r>
            <w:r w:rsidRPr="00BB7308">
              <w:t xml:space="preserve">&gt;: </w:t>
            </w:r>
            <w:r>
              <w:t>В</w:t>
            </w:r>
            <w:r w:rsidRPr="00BB7308">
              <w:t xml:space="preserve"> </w:t>
            </w:r>
            <w:r>
              <w:t>случае</w:t>
            </w:r>
            <w:r w:rsidRPr="00BB7308">
              <w:t xml:space="preserve"> </w:t>
            </w:r>
            <w:r>
              <w:t>если</w:t>
            </w:r>
            <w:r w:rsidRPr="00BB7308">
              <w:t xml:space="preserve"> </w:t>
            </w:r>
            <w:r>
              <w:t>существует</w:t>
            </w:r>
            <w:r w:rsidRPr="00BB7308">
              <w:t xml:space="preserve"> </w:t>
            </w:r>
            <w:r>
              <w:t>блок</w:t>
            </w:r>
            <w:r w:rsidRPr="00BB7308">
              <w:t xml:space="preserve"> «Информация о ценах в случае когда объектом закупки является лекарственный препарат, который включен в ЖНВЛП» (</w:t>
            </w:r>
            <w:r w:rsidRPr="00BB7308">
              <w:rPr>
                <w:lang w:val="en-US"/>
              </w:rPr>
              <w:t>executions</w:t>
            </w:r>
            <w:r w:rsidRPr="00BB7308">
              <w:t>/</w:t>
            </w:r>
            <w:r w:rsidRPr="00BB7308">
              <w:rPr>
                <w:lang w:val="en-US"/>
              </w:rPr>
              <w:t>execution</w:t>
            </w:r>
            <w:r w:rsidRPr="00BB7308">
              <w:t>/</w:t>
            </w:r>
            <w:r w:rsidRPr="00BB7308">
              <w:rPr>
                <w:lang w:val="en-US"/>
              </w:rPr>
              <w:t>quantityDrugContractSubjects</w:t>
            </w:r>
            <w:r w:rsidRPr="00BB7308">
              <w:t>/</w:t>
            </w:r>
            <w:r w:rsidRPr="00BB7308">
              <w:rPr>
                <w:lang w:val="en-US"/>
              </w:rPr>
              <w:t>quantityDrugContractSubject</w:t>
            </w:r>
            <w:r w:rsidRPr="00BB7308">
              <w:t>/</w:t>
            </w:r>
            <w:r w:rsidRPr="00BB7308">
              <w:rPr>
                <w:lang w:val="en-US"/>
              </w:rPr>
              <w:t>pricesZNVLPInfo</w:t>
            </w:r>
            <w:r w:rsidRPr="00BB7308">
              <w:t xml:space="preserve">) </w:t>
            </w:r>
            <w:r>
              <w:t>необходимо</w:t>
            </w:r>
            <w:r w:rsidRPr="00BB7308">
              <w:t xml:space="preserve"> </w:t>
            </w:r>
            <w:r>
              <w:t>заполнение</w:t>
            </w:r>
            <w:r w:rsidRPr="00BB7308">
              <w:t xml:space="preserve"> </w:t>
            </w:r>
            <w:r>
              <w:t>блока</w:t>
            </w:r>
            <w:r w:rsidRPr="00BB7308">
              <w:t xml:space="preserve"> «Суммарный размер фактических оптовых надбавок в рублях» (</w:t>
            </w:r>
            <w:r w:rsidRPr="00BB7308">
              <w:rPr>
                <w:lang w:val="en-US"/>
              </w:rPr>
              <w:t>executions</w:t>
            </w:r>
            <w:r w:rsidRPr="00BB7308">
              <w:t>/</w:t>
            </w:r>
            <w:r w:rsidRPr="00BB7308">
              <w:rPr>
                <w:lang w:val="en-US"/>
              </w:rPr>
              <w:t>execution</w:t>
            </w:r>
            <w:r w:rsidRPr="00BB7308">
              <w:t>/</w:t>
            </w:r>
            <w:r w:rsidRPr="00BB7308">
              <w:rPr>
                <w:lang w:val="en-US"/>
              </w:rPr>
              <w:t>quantityDrugContractSubjects</w:t>
            </w:r>
            <w:r w:rsidRPr="00BB7308">
              <w:t>/</w:t>
            </w:r>
            <w:r w:rsidRPr="00BB7308">
              <w:rPr>
                <w:lang w:val="en-US"/>
              </w:rPr>
              <w:t>quantityDrugContractSubject</w:t>
            </w:r>
            <w:r w:rsidRPr="00BB7308">
              <w:t>/</w:t>
            </w:r>
            <w:r w:rsidRPr="00BB7308">
              <w:rPr>
                <w:lang w:val="en-US"/>
              </w:rPr>
              <w:t>pricesZNVLPInfo</w:t>
            </w:r>
            <w:r w:rsidRPr="00BB7308">
              <w:t>/</w:t>
            </w:r>
            <w:r w:rsidRPr="00BB7308">
              <w:rPr>
                <w:lang w:val="en-US"/>
              </w:rPr>
              <w:t>wholesaleAllowancesRUR</w:t>
            </w:r>
            <w:r w:rsidRPr="00BB7308">
              <w:t>)</w:t>
            </w:r>
          </w:p>
        </w:tc>
      </w:tr>
      <w:tr w:rsidR="00FF2FA2" w:rsidRPr="00BB7308" w14:paraId="7F7D5531" w14:textId="77777777" w:rsidTr="002665A1">
        <w:trPr>
          <w:trHeight w:val="348"/>
        </w:trPr>
        <w:tc>
          <w:tcPr>
            <w:tcW w:w="819" w:type="pct"/>
            <w:gridSpan w:val="3"/>
          </w:tcPr>
          <w:p w14:paraId="1BA59834" w14:textId="1A5E6A7F" w:rsidR="00FF2FA2" w:rsidRPr="0083166C" w:rsidRDefault="00FF2FA2" w:rsidP="00FF2FA2">
            <w:pPr>
              <w:pStyle w:val="ad"/>
              <w:jc w:val="left"/>
            </w:pPr>
            <w:r>
              <w:t>РК_ИК_0194</w:t>
            </w:r>
          </w:p>
        </w:tc>
        <w:tc>
          <w:tcPr>
            <w:tcW w:w="579" w:type="pct"/>
            <w:gridSpan w:val="2"/>
          </w:tcPr>
          <w:p w14:paraId="3ACCBFA8" w14:textId="1909CB4A" w:rsidR="00FF2FA2" w:rsidRPr="0083166C" w:rsidRDefault="00FF2FA2" w:rsidP="00FF2FA2">
            <w:pPr>
              <w:pStyle w:val="ad"/>
              <w:jc w:val="left"/>
            </w:pPr>
            <w:r>
              <w:t>РК_ИК_0124</w:t>
            </w:r>
          </w:p>
        </w:tc>
        <w:tc>
          <w:tcPr>
            <w:tcW w:w="1129" w:type="pct"/>
            <w:gridSpan w:val="6"/>
          </w:tcPr>
          <w:p w14:paraId="5BE175C8" w14:textId="39B16BD8" w:rsidR="00FF2FA2" w:rsidRPr="00BB7308" w:rsidRDefault="00FF2FA2" w:rsidP="00FF2FA2">
            <w:pPr>
              <w:pStyle w:val="ad"/>
              <w:jc w:val="left"/>
            </w:pPr>
            <w:r w:rsidRPr="00BB7308">
              <w:t>«Суммарный размер фактических оптовых надбавок в процентах» (</w:t>
            </w:r>
            <w:r w:rsidRPr="00BB7308">
              <w:rPr>
                <w:lang w:val="en-US"/>
              </w:rPr>
              <w:t>executions</w:t>
            </w:r>
            <w:r w:rsidRPr="00BB7308">
              <w:t>/</w:t>
            </w:r>
            <w:r w:rsidRPr="00BB7308">
              <w:rPr>
                <w:lang w:val="en-US"/>
              </w:rPr>
              <w:t>execution</w:t>
            </w:r>
            <w:r w:rsidRPr="00BB7308">
              <w:t>/</w:t>
            </w:r>
            <w:r w:rsidRPr="00BB7308">
              <w:rPr>
                <w:lang w:val="en-US"/>
              </w:rPr>
              <w:t>quantityDrugContractSubjects</w:t>
            </w:r>
            <w:r w:rsidRPr="00BB7308">
              <w:t>/</w:t>
            </w:r>
            <w:r w:rsidRPr="00BB7308">
              <w:rPr>
                <w:lang w:val="en-US"/>
              </w:rPr>
              <w:t>quantityDrugContractSubject</w:t>
            </w:r>
            <w:r w:rsidRPr="00BB7308">
              <w:t>/</w:t>
            </w:r>
            <w:r w:rsidRPr="00BB7308">
              <w:rPr>
                <w:lang w:val="en-US"/>
              </w:rPr>
              <w:t>pricesZNVLPInfo</w:t>
            </w:r>
            <w:r w:rsidRPr="00BB7308">
              <w:t>/</w:t>
            </w:r>
            <w:r w:rsidRPr="00BB7308">
              <w:rPr>
                <w:lang w:val="en-US"/>
              </w:rPr>
              <w:t>wholesaleAllowancesInProcent</w:t>
            </w:r>
            <w:r w:rsidRPr="00BB7308">
              <w:t>)</w:t>
            </w:r>
          </w:p>
        </w:tc>
        <w:tc>
          <w:tcPr>
            <w:tcW w:w="1335" w:type="pct"/>
          </w:tcPr>
          <w:p w14:paraId="73706D1E" w14:textId="74098C10" w:rsidR="00FF2FA2" w:rsidRPr="00BB7308" w:rsidRDefault="00FF2FA2" w:rsidP="00FF2FA2">
            <w:pPr>
              <w:pStyle w:val="ad"/>
              <w:jc w:val="left"/>
            </w:pPr>
            <w:r>
              <w:t>При</w:t>
            </w:r>
            <w:r w:rsidRPr="00BB7308">
              <w:t xml:space="preserve"> </w:t>
            </w:r>
            <w:r>
              <w:t>приёме</w:t>
            </w:r>
            <w:r w:rsidRPr="00BB7308">
              <w:t xml:space="preserve"> </w:t>
            </w:r>
            <w:r>
              <w:t>контролируется</w:t>
            </w:r>
            <w:r w:rsidRPr="00BB7308">
              <w:t xml:space="preserve"> </w:t>
            </w:r>
            <w:r>
              <w:t>обязательность</w:t>
            </w:r>
            <w:r w:rsidRPr="00BB7308">
              <w:t xml:space="preserve"> </w:t>
            </w:r>
            <w:r>
              <w:t>заполнения</w:t>
            </w:r>
            <w:r w:rsidRPr="00BB7308">
              <w:t xml:space="preserve"> </w:t>
            </w:r>
            <w:r>
              <w:t>поля</w:t>
            </w:r>
            <w:r w:rsidRPr="00BB7308">
              <w:t xml:space="preserve"> «Суммарный размер фактических оптовых надбавок в процентах» (</w:t>
            </w:r>
            <w:r w:rsidRPr="00BB7308">
              <w:rPr>
                <w:lang w:val="en-US"/>
              </w:rPr>
              <w:t>executions</w:t>
            </w:r>
            <w:r w:rsidRPr="00BB7308">
              <w:t>/</w:t>
            </w:r>
            <w:r w:rsidRPr="00BB7308">
              <w:rPr>
                <w:lang w:val="en-US"/>
              </w:rPr>
              <w:t>execution</w:t>
            </w:r>
            <w:r w:rsidRPr="00BB7308">
              <w:t>/</w:t>
            </w:r>
            <w:r w:rsidRPr="00BB7308">
              <w:rPr>
                <w:lang w:val="en-US"/>
              </w:rPr>
              <w:t>quantityDrugContractSubjects</w:t>
            </w:r>
            <w:r w:rsidRPr="00BB7308">
              <w:t>/</w:t>
            </w:r>
            <w:r w:rsidRPr="00BB7308">
              <w:rPr>
                <w:lang w:val="en-US"/>
              </w:rPr>
              <w:t>quantityDrugContractSubject</w:t>
            </w:r>
            <w:r w:rsidRPr="00BB7308">
              <w:t>/</w:t>
            </w:r>
            <w:r w:rsidRPr="00BB7308">
              <w:rPr>
                <w:lang w:val="en-US"/>
              </w:rPr>
              <w:t>pricesZNVLPInfo</w:t>
            </w:r>
            <w:r w:rsidRPr="00BB7308">
              <w:t>/</w:t>
            </w:r>
            <w:r w:rsidRPr="00BB7308">
              <w:rPr>
                <w:lang w:val="en-US"/>
              </w:rPr>
              <w:t>wholesaleAllowancesInProcent</w:t>
            </w:r>
            <w:r w:rsidRPr="00BB7308">
              <w:t>)</w:t>
            </w:r>
            <w:r>
              <w:t xml:space="preserve"> в</w:t>
            </w:r>
            <w:r w:rsidRPr="00BB7308">
              <w:t xml:space="preserve"> </w:t>
            </w:r>
            <w:r>
              <w:t>случае</w:t>
            </w:r>
            <w:r w:rsidRPr="00BB7308">
              <w:t xml:space="preserve">, </w:t>
            </w:r>
            <w:r>
              <w:t>если</w:t>
            </w:r>
            <w:r w:rsidRPr="00BB7308">
              <w:t xml:space="preserve"> </w:t>
            </w:r>
            <w:r>
              <w:t>во</w:t>
            </w:r>
            <w:r w:rsidRPr="00BB7308">
              <w:t xml:space="preserve"> </w:t>
            </w:r>
            <w:r>
              <w:t>входящем</w:t>
            </w:r>
            <w:r w:rsidRPr="00BB7308">
              <w:t xml:space="preserve"> </w:t>
            </w:r>
            <w:r>
              <w:t>пакете</w:t>
            </w:r>
            <w:r w:rsidRPr="00BB7308">
              <w:t xml:space="preserve"> </w:t>
            </w:r>
            <w:r>
              <w:t>заполнен</w:t>
            </w:r>
            <w:r w:rsidRPr="00BB7308">
              <w:t xml:space="preserve"> </w:t>
            </w:r>
            <w:r>
              <w:t>блок</w:t>
            </w:r>
            <w:r w:rsidRPr="00BB7308">
              <w:t xml:space="preserve"> «Информация о ценах в случае когда объектом закупки является лекарственный препарат, который включен в ЖНВЛП» (</w:t>
            </w:r>
            <w:r w:rsidRPr="00BB7308">
              <w:rPr>
                <w:lang w:val="en-US"/>
              </w:rPr>
              <w:t>executions</w:t>
            </w:r>
            <w:r w:rsidRPr="00BB7308">
              <w:t>/</w:t>
            </w:r>
            <w:r w:rsidRPr="00BB7308">
              <w:rPr>
                <w:lang w:val="en-US"/>
              </w:rPr>
              <w:t>execution</w:t>
            </w:r>
            <w:r w:rsidRPr="00BB7308">
              <w:t>/</w:t>
            </w:r>
            <w:r w:rsidRPr="00BB7308">
              <w:rPr>
                <w:lang w:val="en-US"/>
              </w:rPr>
              <w:t>quantityDrugContractSub</w:t>
            </w:r>
            <w:r w:rsidRPr="00BB7308">
              <w:rPr>
                <w:lang w:val="en-US"/>
              </w:rPr>
              <w:lastRenderedPageBreak/>
              <w:t>jects</w:t>
            </w:r>
            <w:r w:rsidRPr="00BB7308">
              <w:t>/</w:t>
            </w:r>
            <w:r w:rsidRPr="00BB7308">
              <w:rPr>
                <w:lang w:val="en-US"/>
              </w:rPr>
              <w:t>quantityDrugContractSubject</w:t>
            </w:r>
            <w:r w:rsidRPr="00BB7308">
              <w:t>/</w:t>
            </w:r>
            <w:r w:rsidRPr="00BB7308">
              <w:rPr>
                <w:lang w:val="en-US"/>
              </w:rPr>
              <w:t>pricesZNVLPInfo</w:t>
            </w:r>
            <w:r w:rsidRPr="00BB7308">
              <w:t>)</w:t>
            </w:r>
          </w:p>
        </w:tc>
        <w:tc>
          <w:tcPr>
            <w:tcW w:w="1138" w:type="pct"/>
            <w:gridSpan w:val="4"/>
          </w:tcPr>
          <w:p w14:paraId="3B171494" w14:textId="42D22312" w:rsidR="00FF2FA2" w:rsidRPr="00BB7308" w:rsidRDefault="00FF2FA2" w:rsidP="00FF2FA2">
            <w:pPr>
              <w:pStyle w:val="ad"/>
              <w:jc w:val="left"/>
            </w:pPr>
            <w:r w:rsidRPr="00BB7308">
              <w:lastRenderedPageBreak/>
              <w:t>&lt;</w:t>
            </w:r>
            <w:r>
              <w:t>номер</w:t>
            </w:r>
            <w:r w:rsidRPr="00BB7308">
              <w:t xml:space="preserve"> </w:t>
            </w:r>
            <w:r>
              <w:t>контроля</w:t>
            </w:r>
            <w:r w:rsidRPr="00BB7308">
              <w:t xml:space="preserve">&gt;: </w:t>
            </w:r>
            <w:r>
              <w:t>В</w:t>
            </w:r>
            <w:r w:rsidRPr="00BB7308">
              <w:t xml:space="preserve"> </w:t>
            </w:r>
            <w:r>
              <w:t>случае</w:t>
            </w:r>
            <w:r w:rsidRPr="00BB7308">
              <w:t xml:space="preserve"> </w:t>
            </w:r>
            <w:r>
              <w:t>если</w:t>
            </w:r>
            <w:r w:rsidRPr="00BB7308">
              <w:t xml:space="preserve"> </w:t>
            </w:r>
            <w:r>
              <w:t>существует</w:t>
            </w:r>
            <w:r w:rsidRPr="00BB7308">
              <w:t xml:space="preserve"> </w:t>
            </w:r>
            <w:r>
              <w:t>блок</w:t>
            </w:r>
            <w:r w:rsidRPr="00BB7308">
              <w:t xml:space="preserve"> «Информация о ценах в случае когда объектом закупки является лекарственный препарат, который включен в ЖНВЛП» (</w:t>
            </w:r>
            <w:r w:rsidRPr="00BB7308">
              <w:rPr>
                <w:lang w:val="en-US"/>
              </w:rPr>
              <w:t>executions</w:t>
            </w:r>
            <w:r w:rsidRPr="00BB7308">
              <w:t>/</w:t>
            </w:r>
            <w:r w:rsidRPr="00BB7308">
              <w:rPr>
                <w:lang w:val="en-US"/>
              </w:rPr>
              <w:t>execution</w:t>
            </w:r>
            <w:r w:rsidRPr="00BB7308">
              <w:t>/</w:t>
            </w:r>
            <w:r w:rsidRPr="00BB7308">
              <w:rPr>
                <w:lang w:val="en-US"/>
              </w:rPr>
              <w:t>quantityDrugContractSubjects</w:t>
            </w:r>
            <w:r w:rsidRPr="00BB7308">
              <w:t>/</w:t>
            </w:r>
            <w:r w:rsidRPr="00BB7308">
              <w:rPr>
                <w:lang w:val="en-US"/>
              </w:rPr>
              <w:t>quantityDrugContractSubject</w:t>
            </w:r>
            <w:r w:rsidRPr="00BB7308">
              <w:t>/</w:t>
            </w:r>
            <w:r w:rsidRPr="00BB7308">
              <w:rPr>
                <w:lang w:val="en-US"/>
              </w:rPr>
              <w:t>pricesZNVLPInfo</w:t>
            </w:r>
            <w:r w:rsidRPr="00BB7308">
              <w:t xml:space="preserve">) </w:t>
            </w:r>
            <w:r>
              <w:t>необходимо</w:t>
            </w:r>
            <w:r w:rsidRPr="00BB7308">
              <w:t xml:space="preserve"> </w:t>
            </w:r>
            <w:r>
              <w:t>заполнение</w:t>
            </w:r>
            <w:r w:rsidRPr="00BB7308">
              <w:t xml:space="preserve"> </w:t>
            </w:r>
            <w:r>
              <w:t>блока</w:t>
            </w:r>
            <w:r w:rsidRPr="00BB7308">
              <w:t xml:space="preserve"> «Суммарный размер фактических оптовых надбавок в процентах» (</w:t>
            </w:r>
            <w:r w:rsidRPr="00BB7308">
              <w:rPr>
                <w:lang w:val="en-US"/>
              </w:rPr>
              <w:t>executions</w:t>
            </w:r>
            <w:r w:rsidRPr="00BB7308">
              <w:t>/</w:t>
            </w:r>
            <w:r w:rsidRPr="00BB7308">
              <w:rPr>
                <w:lang w:val="en-US"/>
              </w:rPr>
              <w:t>executio</w:t>
            </w:r>
            <w:r w:rsidRPr="00BB7308">
              <w:rPr>
                <w:lang w:val="en-US"/>
              </w:rPr>
              <w:lastRenderedPageBreak/>
              <w:t>n</w:t>
            </w:r>
            <w:r w:rsidRPr="00BB7308">
              <w:t>/</w:t>
            </w:r>
            <w:r w:rsidRPr="00BB7308">
              <w:rPr>
                <w:lang w:val="en-US"/>
              </w:rPr>
              <w:t>quantityDrugContractSubjects</w:t>
            </w:r>
            <w:r w:rsidRPr="00BB7308">
              <w:t>/</w:t>
            </w:r>
            <w:r w:rsidRPr="00BB7308">
              <w:rPr>
                <w:lang w:val="en-US"/>
              </w:rPr>
              <w:t>quantityDrugContractSubject</w:t>
            </w:r>
            <w:r w:rsidRPr="00BB7308">
              <w:t>/</w:t>
            </w:r>
            <w:r w:rsidRPr="00BB7308">
              <w:rPr>
                <w:lang w:val="en-US"/>
              </w:rPr>
              <w:t>pricesZNVLPInfo</w:t>
            </w:r>
            <w:r w:rsidRPr="00BB7308">
              <w:t>/</w:t>
            </w:r>
            <w:r w:rsidRPr="00BB7308">
              <w:rPr>
                <w:lang w:val="en-US"/>
              </w:rPr>
              <w:t>wholesaleAllowancesInProcent</w:t>
            </w:r>
            <w:r w:rsidRPr="00BB7308">
              <w:t>)</w:t>
            </w:r>
          </w:p>
        </w:tc>
      </w:tr>
      <w:tr w:rsidR="00FF2FA2" w:rsidRPr="0083166C" w14:paraId="7CD37B1A" w14:textId="77777777" w:rsidTr="002665A1">
        <w:trPr>
          <w:trHeight w:val="348"/>
        </w:trPr>
        <w:tc>
          <w:tcPr>
            <w:tcW w:w="819" w:type="pct"/>
            <w:gridSpan w:val="3"/>
          </w:tcPr>
          <w:p w14:paraId="51A05F0A" w14:textId="77777777" w:rsidR="00FF2FA2" w:rsidRPr="0083166C" w:rsidRDefault="00FF2FA2" w:rsidP="00FF2FA2">
            <w:pPr>
              <w:pStyle w:val="ad"/>
              <w:jc w:val="left"/>
            </w:pPr>
            <w:r w:rsidRPr="0083166C">
              <w:lastRenderedPageBreak/>
              <w:t>РК_ИК_01</w:t>
            </w:r>
            <w:r w:rsidRPr="0083166C">
              <w:rPr>
                <w:lang w:val="en-US"/>
              </w:rPr>
              <w:t>41</w:t>
            </w:r>
          </w:p>
        </w:tc>
        <w:tc>
          <w:tcPr>
            <w:tcW w:w="579" w:type="pct"/>
            <w:gridSpan w:val="2"/>
          </w:tcPr>
          <w:p w14:paraId="106AE8FD" w14:textId="77777777" w:rsidR="00FF2FA2" w:rsidRPr="0083166C" w:rsidRDefault="00FF2FA2" w:rsidP="00FF2FA2">
            <w:pPr>
              <w:pStyle w:val="ad"/>
              <w:jc w:val="left"/>
            </w:pPr>
          </w:p>
        </w:tc>
        <w:tc>
          <w:tcPr>
            <w:tcW w:w="1129" w:type="pct"/>
            <w:gridSpan w:val="6"/>
          </w:tcPr>
          <w:p w14:paraId="7078EA07" w14:textId="77777777" w:rsidR="00FF2FA2" w:rsidRPr="0083166C" w:rsidRDefault="00FF2FA2" w:rsidP="00FF2FA2">
            <w:pPr>
              <w:pStyle w:val="ad"/>
              <w:jc w:val="left"/>
            </w:pPr>
            <w:r w:rsidRPr="0083166C">
              <w:t>Атрибуты объекта закупки-лекарственного препарата из сведений о контракте (</w:t>
            </w:r>
            <w:r w:rsidRPr="00CB5690">
              <w:rPr>
                <w:lang w:val="en-US"/>
              </w:rPr>
              <w:t>executions</w:t>
            </w:r>
            <w:r w:rsidRPr="00CB5690">
              <w:t>/</w:t>
            </w:r>
            <w:r w:rsidRPr="00CB5690">
              <w:rPr>
                <w:lang w:val="en-US"/>
              </w:rPr>
              <w:t>execution</w:t>
            </w:r>
            <w:r w:rsidRPr="00CB5690">
              <w:t>/</w:t>
            </w:r>
            <w:r w:rsidRPr="00CB5690">
              <w:rPr>
                <w:lang w:val="en-US"/>
              </w:rPr>
              <w:t>quantityDrugContractSubjects</w:t>
            </w:r>
            <w:r w:rsidRPr="00CB5690">
              <w:t>/</w:t>
            </w:r>
            <w:r w:rsidRPr="00CB5690">
              <w:rPr>
                <w:lang w:val="en-US"/>
              </w:rPr>
              <w:t>quantityDrugContractSubject</w:t>
            </w:r>
            <w:r w:rsidRPr="00CB5690">
              <w:t>/</w:t>
            </w:r>
            <w:r w:rsidRPr="00CB5690">
              <w:rPr>
                <w:lang w:val="en-US"/>
              </w:rPr>
              <w:t>drugProductInfo</w:t>
            </w:r>
            <w:r w:rsidRPr="0083166C">
              <w:t>)</w:t>
            </w:r>
          </w:p>
        </w:tc>
        <w:tc>
          <w:tcPr>
            <w:tcW w:w="1335" w:type="pct"/>
          </w:tcPr>
          <w:p w14:paraId="7B9DAC40" w14:textId="77777777" w:rsidR="00FF2FA2" w:rsidRDefault="00FF2FA2" w:rsidP="00FF2FA2">
            <w:pPr>
              <w:pStyle w:val="ad"/>
              <w:jc w:val="left"/>
            </w:pPr>
            <w:r w:rsidRPr="0083166C">
              <w:t xml:space="preserve">В случае если в </w:t>
            </w:r>
            <w:r w:rsidRPr="0083166C">
              <w:rPr>
                <w:lang w:val="en-US"/>
              </w:rPr>
              <w:t>choice</w:t>
            </w:r>
            <w:r w:rsidRPr="0083166C">
              <w:t xml:space="preserve"> указан блок «Информация о лекарственных препаратах формируется с использованием справочной информации (не в текстовой форме)» (drugProductInfo\drugInfoUsingReferenceInfo), то проверяем, что в сведениях о контракте для данного предмета контракта (определенного на основании </w:t>
            </w:r>
            <w:r w:rsidRPr="0083166C">
              <w:rPr>
                <w:lang w:val="en-US"/>
              </w:rPr>
              <w:t>sid</w:t>
            </w:r>
            <w:r w:rsidRPr="0083166C">
              <w:t xml:space="preserve">, externalSid или </w:t>
            </w:r>
            <w:r w:rsidRPr="0083166C">
              <w:rPr>
                <w:lang w:val="en-US"/>
              </w:rPr>
              <w:t>productInfo</w:t>
            </w:r>
            <w:r w:rsidRPr="0083166C">
              <w:t xml:space="preserve"> выше = см.РК_ИК_0140) в блоке drugPurchaseObjectInfo заполнен блок drugInfoUsingReferenceInfo и в этом блоке  присутствует лекарственный препарат, у которого ТН имеет уникальный код равный значению в поле positionTradeNameExternalCode</w:t>
            </w:r>
          </w:p>
          <w:p w14:paraId="0B06585D" w14:textId="77777777" w:rsidR="00FF2FA2" w:rsidRDefault="00FF2FA2" w:rsidP="00FF2FA2">
            <w:pPr>
              <w:pStyle w:val="ad"/>
              <w:jc w:val="left"/>
            </w:pPr>
          </w:p>
          <w:p w14:paraId="69B7109E" w14:textId="4DB6CDAB" w:rsidR="00FF2FA2" w:rsidRPr="0083166C" w:rsidRDefault="00FF2FA2" w:rsidP="00FF2FA2">
            <w:pPr>
              <w:pStyle w:val="ad"/>
              <w:jc w:val="left"/>
            </w:pPr>
            <w:r>
              <w:t>При этом проверяется, что лекарственный препарат в сведениях о контракте именно выбран из справочника и не редактировался.</w:t>
            </w:r>
          </w:p>
        </w:tc>
        <w:tc>
          <w:tcPr>
            <w:tcW w:w="1138" w:type="pct"/>
            <w:gridSpan w:val="4"/>
          </w:tcPr>
          <w:p w14:paraId="2F0563D4" w14:textId="77777777" w:rsidR="00FF2FA2" w:rsidRPr="0083166C" w:rsidRDefault="00FF2FA2" w:rsidP="00FF2FA2">
            <w:pPr>
              <w:pStyle w:val="ad"/>
              <w:jc w:val="left"/>
            </w:pPr>
            <w:r w:rsidRPr="0083166C">
              <w:t xml:space="preserve">В сведениях о контракте для данного предмета контракта (определенного на основании </w:t>
            </w:r>
            <w:r w:rsidRPr="0083166C">
              <w:rPr>
                <w:lang w:val="en-US"/>
              </w:rPr>
              <w:t>sid</w:t>
            </w:r>
            <w:r w:rsidRPr="0083166C">
              <w:t xml:space="preserve">, externalSid или </w:t>
            </w:r>
            <w:r w:rsidRPr="0083166C">
              <w:rPr>
                <w:lang w:val="en-US"/>
              </w:rPr>
              <w:t>productInfo</w:t>
            </w:r>
            <w:r w:rsidRPr="0083166C">
              <w:t xml:space="preserve"> выше) в блоке «Сведения об объекте закупки в том случае, когда объектом закупки является лекарственный препарат « (drugPurchaseObjectInfo\ drugInfoUsingReferenceInfo) отсутствует лекарственный препарат, у которого торговое наименование имеет уникальный код равный значению в поле positionTradeNameExternalCode &lt;Значение кода&gt;</w:t>
            </w:r>
          </w:p>
        </w:tc>
      </w:tr>
      <w:tr w:rsidR="00FF2FA2" w:rsidRPr="0083166C" w14:paraId="07B67ADD" w14:textId="77777777" w:rsidTr="002665A1">
        <w:trPr>
          <w:trHeight w:val="348"/>
        </w:trPr>
        <w:tc>
          <w:tcPr>
            <w:tcW w:w="819" w:type="pct"/>
            <w:gridSpan w:val="3"/>
          </w:tcPr>
          <w:p w14:paraId="58269266" w14:textId="77777777" w:rsidR="00FF2FA2" w:rsidRPr="0083166C" w:rsidRDefault="00FF2FA2" w:rsidP="00FF2FA2">
            <w:pPr>
              <w:pStyle w:val="ad"/>
              <w:jc w:val="left"/>
            </w:pPr>
            <w:r w:rsidRPr="0083166C">
              <w:t>РК_ИК_01</w:t>
            </w:r>
            <w:r w:rsidRPr="0083166C">
              <w:rPr>
                <w:lang w:val="en-US"/>
              </w:rPr>
              <w:t>4</w:t>
            </w:r>
            <w:r w:rsidRPr="0083166C">
              <w:t>2</w:t>
            </w:r>
          </w:p>
        </w:tc>
        <w:tc>
          <w:tcPr>
            <w:tcW w:w="579" w:type="pct"/>
            <w:gridSpan w:val="2"/>
          </w:tcPr>
          <w:p w14:paraId="5ACB39EE" w14:textId="77777777" w:rsidR="00FF2FA2" w:rsidRPr="0083166C" w:rsidRDefault="00FF2FA2" w:rsidP="00FF2FA2">
            <w:pPr>
              <w:pStyle w:val="ad"/>
              <w:jc w:val="left"/>
            </w:pPr>
          </w:p>
        </w:tc>
        <w:tc>
          <w:tcPr>
            <w:tcW w:w="1129" w:type="pct"/>
            <w:gridSpan w:val="6"/>
          </w:tcPr>
          <w:p w14:paraId="417A485C" w14:textId="77777777" w:rsidR="00FF2FA2" w:rsidRPr="0083166C" w:rsidRDefault="00FF2FA2" w:rsidP="00FF2FA2">
            <w:pPr>
              <w:pStyle w:val="ad"/>
              <w:jc w:val="left"/>
            </w:pPr>
            <w:r w:rsidRPr="0083166C">
              <w:t>Атрибуты объекта закупки-лекарственного препарата из сведений о контракте (</w:t>
            </w:r>
            <w:r w:rsidRPr="00CB5690">
              <w:rPr>
                <w:lang w:val="en-US"/>
              </w:rPr>
              <w:t>executions</w:t>
            </w:r>
            <w:r w:rsidRPr="00CB5690">
              <w:t>/</w:t>
            </w:r>
            <w:r w:rsidRPr="00CB5690">
              <w:rPr>
                <w:lang w:val="en-US"/>
              </w:rPr>
              <w:t>executio</w:t>
            </w:r>
            <w:r w:rsidRPr="00CB5690">
              <w:rPr>
                <w:lang w:val="en-US"/>
              </w:rPr>
              <w:lastRenderedPageBreak/>
              <w:t>n</w:t>
            </w:r>
            <w:r w:rsidRPr="00CB5690">
              <w:t>/</w:t>
            </w:r>
            <w:r w:rsidRPr="00CB5690">
              <w:rPr>
                <w:lang w:val="en-US"/>
              </w:rPr>
              <w:t>quantityDrugContractSubjects</w:t>
            </w:r>
            <w:r w:rsidRPr="00CB5690">
              <w:t>/</w:t>
            </w:r>
            <w:r w:rsidRPr="00CB5690">
              <w:rPr>
                <w:lang w:val="en-US"/>
              </w:rPr>
              <w:t>quantityDrugContractSubject</w:t>
            </w:r>
            <w:r w:rsidRPr="00CB5690">
              <w:t>/</w:t>
            </w:r>
            <w:r w:rsidRPr="00CB5690">
              <w:rPr>
                <w:lang w:val="en-US"/>
              </w:rPr>
              <w:t>drugProductInfo</w:t>
            </w:r>
            <w:r w:rsidRPr="0083166C">
              <w:t>)</w:t>
            </w:r>
          </w:p>
        </w:tc>
        <w:tc>
          <w:tcPr>
            <w:tcW w:w="1335" w:type="pct"/>
          </w:tcPr>
          <w:p w14:paraId="10B04977" w14:textId="77777777" w:rsidR="00FF2FA2" w:rsidRDefault="00FF2FA2" w:rsidP="00FF2FA2">
            <w:pPr>
              <w:pStyle w:val="ad"/>
              <w:jc w:val="left"/>
            </w:pPr>
            <w:r w:rsidRPr="0083166C">
              <w:lastRenderedPageBreak/>
              <w:t xml:space="preserve">В случае если в </w:t>
            </w:r>
            <w:r w:rsidRPr="0083166C">
              <w:rPr>
                <w:lang w:val="en-US"/>
              </w:rPr>
              <w:t>choice</w:t>
            </w:r>
            <w:r w:rsidRPr="0083166C">
              <w:t xml:space="preserve"> указан блок «Информация о лекарственных препаратах формируется в текстовой форме» (drugProductInfo\drugInf</w:t>
            </w:r>
            <w:r w:rsidRPr="0083166C">
              <w:lastRenderedPageBreak/>
              <w:t xml:space="preserve">oUsingTextForm), то проверяем, что в сведениях о контракте для данного предмета контракта (определенного на основании </w:t>
            </w:r>
            <w:r w:rsidRPr="0083166C">
              <w:rPr>
                <w:lang w:val="en-US"/>
              </w:rPr>
              <w:t>sid</w:t>
            </w:r>
            <w:r w:rsidRPr="0083166C">
              <w:t xml:space="preserve">, externalSid или </w:t>
            </w:r>
            <w:r w:rsidRPr="0083166C">
              <w:rPr>
                <w:lang w:val="en-US"/>
              </w:rPr>
              <w:t>productInfo</w:t>
            </w:r>
            <w:r w:rsidRPr="0083166C">
              <w:t xml:space="preserve"> выше = см.РК_ИК_0140) в блоке drugPurchaseObjectInfo заполнен блок drugInfoUsingTextFormи в этом блоке  присутствует лекарственный препарат со следующими значениями полей MNNName, tradeName, certificateNumber, dosageFormName, dosageForm</w:t>
            </w:r>
            <w:r w:rsidRPr="0083166C">
              <w:rPr>
                <w:lang w:val="en-US"/>
              </w:rPr>
              <w:t>Value</w:t>
            </w:r>
            <w:r w:rsidRPr="0083166C">
              <w:t xml:space="preserve"> </w:t>
            </w:r>
            <w:r w:rsidRPr="0083166C">
              <w:rPr>
                <w:lang w:val="en-US"/>
              </w:rPr>
              <w:t>certificateKeeperName</w:t>
            </w:r>
            <w:r w:rsidRPr="0083166C">
              <w:t>, manufacturerOKSMCode, manufacturerName, primaryPackagingName, packaging1Quantity, packaging2Quantity</w:t>
            </w:r>
          </w:p>
          <w:p w14:paraId="35F4118E" w14:textId="77777777" w:rsidR="00FF2FA2" w:rsidRDefault="00FF2FA2" w:rsidP="00FF2FA2">
            <w:pPr>
              <w:pStyle w:val="ad"/>
              <w:jc w:val="left"/>
            </w:pPr>
          </w:p>
          <w:p w14:paraId="0B36D6A7" w14:textId="161ADE9B" w:rsidR="00FF2FA2" w:rsidRPr="0083166C" w:rsidRDefault="00FF2FA2" w:rsidP="00FF2FA2">
            <w:pPr>
              <w:pStyle w:val="ad"/>
              <w:jc w:val="left"/>
            </w:pPr>
            <w:r>
              <w:t>В</w:t>
            </w:r>
            <w:r w:rsidRPr="00A92484">
              <w:t xml:space="preserve"> случае, когда в контракте найдено более одной позиции</w:t>
            </w:r>
            <w:r>
              <w:t xml:space="preserve"> сравнение производится по каждой из найденных, если хотя бы один набор данных совпадает, то контроль срабатывать не должен.</w:t>
            </w:r>
          </w:p>
        </w:tc>
        <w:tc>
          <w:tcPr>
            <w:tcW w:w="1138" w:type="pct"/>
            <w:gridSpan w:val="4"/>
          </w:tcPr>
          <w:p w14:paraId="51D5875A" w14:textId="4E85672B" w:rsidR="00FF2FA2" w:rsidRPr="0083166C" w:rsidRDefault="00FF2FA2" w:rsidP="00FF2FA2">
            <w:pPr>
              <w:pStyle w:val="ad"/>
              <w:jc w:val="left"/>
            </w:pPr>
            <w:r w:rsidRPr="0083166C">
              <w:lastRenderedPageBreak/>
              <w:t xml:space="preserve">В сведениях о контракте для данного предмета контракта (определенного на основании </w:t>
            </w:r>
            <w:r w:rsidRPr="0083166C">
              <w:rPr>
                <w:lang w:val="en-US"/>
              </w:rPr>
              <w:t>sid</w:t>
            </w:r>
            <w:r w:rsidRPr="0083166C">
              <w:t xml:space="preserve">, externalSid или </w:t>
            </w:r>
            <w:r w:rsidRPr="0083166C">
              <w:rPr>
                <w:lang w:val="en-US"/>
              </w:rPr>
              <w:t>productInfo</w:t>
            </w:r>
            <w:r w:rsidRPr="0083166C">
              <w:t xml:space="preserve"> выше) в </w:t>
            </w:r>
            <w:r w:rsidRPr="0083166C">
              <w:lastRenderedPageBreak/>
              <w:t>блоке «Сведения об объекте закупки в том случае, когда объектом закупки является лекарственный препарат « (drugPurchaseObjectInfo\ drugInfoUsingTextForm) отсутствует лекарственный препарат со следующими значениями полей MNNName &lt;Значение поля&gt;, tradeName&lt;Значение поля&gt;,  certificateNumber, &lt;Значение поля&gt; dosageFormName &lt;Значение поля&gt;, dosageForm</w:t>
            </w:r>
            <w:r w:rsidRPr="0083166C">
              <w:rPr>
                <w:lang w:val="en-US"/>
              </w:rPr>
              <w:t>Value</w:t>
            </w:r>
            <w:r w:rsidRPr="0083166C">
              <w:t xml:space="preserve"> &lt;Значение поля&gt; </w:t>
            </w:r>
            <w:r w:rsidRPr="0083166C">
              <w:rPr>
                <w:lang w:val="en-US"/>
              </w:rPr>
              <w:t>certificateKeeperName</w:t>
            </w:r>
            <w:r w:rsidRPr="0083166C">
              <w:t xml:space="preserve"> &lt;Значение поля&gt;, manufacturerOKSMCode &lt;Значение поля&gt;, manufacturerName &lt;Значение поля&gt;, primaryPackagingName &lt;Значение поля&gt;, packaging1Quantity &lt;Значение поля&gt;, packaging2Quantity &lt;Значение поля&gt;</w:t>
            </w:r>
          </w:p>
        </w:tc>
      </w:tr>
      <w:tr w:rsidR="00FF2FA2" w:rsidRPr="007F1B92" w14:paraId="5C689294" w14:textId="77777777" w:rsidTr="002665A1">
        <w:trPr>
          <w:trHeight w:val="348"/>
        </w:trPr>
        <w:tc>
          <w:tcPr>
            <w:tcW w:w="819" w:type="pct"/>
            <w:gridSpan w:val="3"/>
          </w:tcPr>
          <w:p w14:paraId="7CDF37E8" w14:textId="088EABC2" w:rsidR="00FF2FA2" w:rsidRPr="0083166C" w:rsidRDefault="00FF2FA2" w:rsidP="00FF2FA2">
            <w:pPr>
              <w:pStyle w:val="ad"/>
              <w:jc w:val="left"/>
            </w:pPr>
            <w:r>
              <w:lastRenderedPageBreak/>
              <w:t>РК_ИК_0231</w:t>
            </w:r>
          </w:p>
        </w:tc>
        <w:tc>
          <w:tcPr>
            <w:tcW w:w="579" w:type="pct"/>
            <w:gridSpan w:val="2"/>
          </w:tcPr>
          <w:p w14:paraId="1A70C987" w14:textId="77777777" w:rsidR="00FF2FA2" w:rsidRPr="0083166C" w:rsidRDefault="00FF2FA2" w:rsidP="00FF2FA2">
            <w:pPr>
              <w:pStyle w:val="ad"/>
              <w:jc w:val="left"/>
            </w:pPr>
          </w:p>
        </w:tc>
        <w:tc>
          <w:tcPr>
            <w:tcW w:w="1129" w:type="pct"/>
            <w:gridSpan w:val="6"/>
          </w:tcPr>
          <w:p w14:paraId="73EFF876" w14:textId="07A6EA01" w:rsidR="00FF2FA2" w:rsidRPr="007F1B92" w:rsidRDefault="00FF2FA2" w:rsidP="00FF2FA2">
            <w:pPr>
              <w:pStyle w:val="ad"/>
              <w:jc w:val="left"/>
              <w:rPr>
                <w:lang w:val="en-US"/>
              </w:rPr>
            </w:pPr>
            <w:r w:rsidRPr="007F1B92">
              <w:t>Номенклатура</w:t>
            </w:r>
            <w:r w:rsidRPr="007F1B92">
              <w:rPr>
                <w:lang w:val="en-US"/>
              </w:rPr>
              <w:t xml:space="preserve"> </w:t>
            </w:r>
            <w:r w:rsidRPr="007F1B92">
              <w:t>товара</w:t>
            </w:r>
            <w:r w:rsidRPr="007F1B92">
              <w:rPr>
                <w:lang w:val="en-US"/>
              </w:rPr>
              <w:t xml:space="preserve">, </w:t>
            </w:r>
            <w:r w:rsidRPr="007F1B92">
              <w:t>работы</w:t>
            </w:r>
            <w:r w:rsidRPr="007F1B92">
              <w:rPr>
                <w:lang w:val="en-US"/>
              </w:rPr>
              <w:t xml:space="preserve">, </w:t>
            </w:r>
            <w:r w:rsidRPr="007F1B92">
              <w:t>услуги</w:t>
            </w:r>
            <w:r w:rsidRPr="007F1B92">
              <w:rPr>
                <w:lang w:val="en-US"/>
              </w:rPr>
              <w:t xml:space="preserve"> (executions/execution/quantityContractSubjects/quantityContractSubject/nomenclature)</w:t>
            </w:r>
          </w:p>
        </w:tc>
        <w:tc>
          <w:tcPr>
            <w:tcW w:w="1335" w:type="pct"/>
          </w:tcPr>
          <w:p w14:paraId="581BBE74" w14:textId="31CC60AE" w:rsidR="00FF2FA2" w:rsidRPr="007F1B92" w:rsidRDefault="00FF2FA2" w:rsidP="00FF2FA2">
            <w:pPr>
              <w:pStyle w:val="ad"/>
              <w:jc w:val="left"/>
            </w:pPr>
            <w:r>
              <w:t>Проверяемое</w:t>
            </w:r>
            <w:r w:rsidRPr="007F1B92">
              <w:t xml:space="preserve"> </w:t>
            </w:r>
            <w:r>
              <w:t>поле</w:t>
            </w:r>
            <w:r w:rsidRPr="007F1B92">
              <w:t xml:space="preserve"> </w:t>
            </w:r>
            <w:r>
              <w:t>может</w:t>
            </w:r>
            <w:r w:rsidRPr="007F1B92">
              <w:t xml:space="preserve"> </w:t>
            </w:r>
            <w:r>
              <w:t>быть</w:t>
            </w:r>
            <w:r w:rsidRPr="007F1B92">
              <w:t xml:space="preserve"> </w:t>
            </w:r>
            <w:r>
              <w:t>указано</w:t>
            </w:r>
            <w:r w:rsidRPr="007F1B92">
              <w:t xml:space="preserve"> </w:t>
            </w:r>
            <w:r>
              <w:t>только</w:t>
            </w:r>
            <w:r w:rsidRPr="007F1B92">
              <w:t xml:space="preserve">, </w:t>
            </w:r>
            <w:r w:rsidRPr="005E645A">
              <w:t>если</w:t>
            </w:r>
            <w:r w:rsidRPr="007F1B92">
              <w:t xml:space="preserve"> </w:t>
            </w:r>
            <w:r>
              <w:t>тип</w:t>
            </w:r>
            <w:r w:rsidRPr="007F1B92">
              <w:t xml:space="preserve"> </w:t>
            </w:r>
            <w:r>
              <w:t>документа</w:t>
            </w:r>
            <w:r w:rsidRPr="007F1B92">
              <w:t xml:space="preserve"> </w:t>
            </w:r>
            <w:r w:rsidRPr="005E645A">
              <w:t>имеет</w:t>
            </w:r>
            <w:r w:rsidRPr="007F1B92">
              <w:t xml:space="preserve"> </w:t>
            </w:r>
            <w:r w:rsidRPr="005E645A">
              <w:t>значение</w:t>
            </w:r>
            <w:r w:rsidRPr="007F1B92">
              <w:t xml:space="preserve"> «Документ об исполнении контракта» (</w:t>
            </w:r>
            <w:r w:rsidRPr="007F1B92">
              <w:rPr>
                <w:lang w:val="en-US"/>
              </w:rPr>
              <w:t>executions</w:t>
            </w:r>
            <w:r w:rsidRPr="007F1B92">
              <w:t>/</w:t>
            </w:r>
            <w:r w:rsidRPr="007F1B92">
              <w:rPr>
                <w:lang w:val="en-US"/>
              </w:rPr>
              <w:t>execution</w:t>
            </w:r>
            <w:r w:rsidRPr="007F1B92">
              <w:t>/</w:t>
            </w:r>
            <w:r w:rsidRPr="007F1B92">
              <w:rPr>
                <w:lang w:val="en-US"/>
              </w:rPr>
              <w:t>docExecution</w:t>
            </w:r>
            <w:r w:rsidRPr="007F1B92">
              <w:t>)</w:t>
            </w:r>
          </w:p>
        </w:tc>
        <w:tc>
          <w:tcPr>
            <w:tcW w:w="1138" w:type="pct"/>
            <w:gridSpan w:val="4"/>
          </w:tcPr>
          <w:p w14:paraId="3B663E15" w14:textId="3E62EB52" w:rsidR="00FF2FA2" w:rsidRPr="007F1B92" w:rsidRDefault="00FF2FA2" w:rsidP="00FF2FA2">
            <w:pPr>
              <w:pStyle w:val="ad"/>
              <w:jc w:val="left"/>
            </w:pPr>
            <w:r>
              <w:t>Поле</w:t>
            </w:r>
            <w:r w:rsidRPr="005E645A">
              <w:t xml:space="preserve"> «</w:t>
            </w:r>
            <w:r w:rsidRPr="007F1B92">
              <w:t>Номенклатура товара, работы, услуги</w:t>
            </w:r>
            <w:r w:rsidRPr="005E645A">
              <w:t>» (</w:t>
            </w:r>
            <w:r w:rsidRPr="007F1B92">
              <w:rPr>
                <w:lang w:val="en-US"/>
              </w:rPr>
              <w:t>executions</w:t>
            </w:r>
            <w:r w:rsidRPr="007F1B92">
              <w:t>/</w:t>
            </w:r>
            <w:r w:rsidRPr="007F1B92">
              <w:rPr>
                <w:lang w:val="en-US"/>
              </w:rPr>
              <w:t>execution</w:t>
            </w:r>
            <w:r w:rsidRPr="007F1B92">
              <w:t>/</w:t>
            </w:r>
            <w:r w:rsidRPr="007F1B92">
              <w:rPr>
                <w:lang w:val="en-US"/>
              </w:rPr>
              <w:t>quantityContractSubjects</w:t>
            </w:r>
            <w:r w:rsidRPr="007F1B92">
              <w:t>/</w:t>
            </w:r>
            <w:r w:rsidRPr="007F1B92">
              <w:rPr>
                <w:lang w:val="en-US"/>
              </w:rPr>
              <w:t>quantityContractSubject</w:t>
            </w:r>
            <w:r w:rsidRPr="007F1B92">
              <w:t>/</w:t>
            </w:r>
            <w:r w:rsidRPr="007F1B92">
              <w:rPr>
                <w:lang w:val="en-US"/>
              </w:rPr>
              <w:t>nomenclature</w:t>
            </w:r>
            <w:r w:rsidRPr="005E645A">
              <w:t>)</w:t>
            </w:r>
            <w:r>
              <w:t xml:space="preserve"> может быть указано только, </w:t>
            </w:r>
            <w:r w:rsidRPr="005E645A">
              <w:t xml:space="preserve">если </w:t>
            </w:r>
            <w:r>
              <w:t>тип документа</w:t>
            </w:r>
            <w:r w:rsidRPr="005E645A">
              <w:t xml:space="preserve"> имеет значение </w:t>
            </w:r>
            <w:r w:rsidRPr="007F1B92">
              <w:t xml:space="preserve">«Документ </w:t>
            </w:r>
            <w:r w:rsidRPr="007F1B92">
              <w:lastRenderedPageBreak/>
              <w:t>об исполнении контракта» (</w:t>
            </w:r>
            <w:r w:rsidRPr="007F1B92">
              <w:rPr>
                <w:lang w:val="en-US"/>
              </w:rPr>
              <w:t>executions</w:t>
            </w:r>
            <w:r w:rsidRPr="007F1B92">
              <w:t>/</w:t>
            </w:r>
            <w:r w:rsidRPr="007F1B92">
              <w:rPr>
                <w:lang w:val="en-US"/>
              </w:rPr>
              <w:t>execution</w:t>
            </w:r>
            <w:r w:rsidRPr="007F1B92">
              <w:t>/</w:t>
            </w:r>
            <w:r w:rsidRPr="007F1B92">
              <w:rPr>
                <w:lang w:val="en-US"/>
              </w:rPr>
              <w:t>docExecution</w:t>
            </w:r>
            <w:r w:rsidRPr="007F1B92">
              <w:t>)</w:t>
            </w:r>
          </w:p>
        </w:tc>
      </w:tr>
      <w:tr w:rsidR="00FF2FA2" w:rsidRPr="007F1B92" w14:paraId="1272AD8A" w14:textId="77777777" w:rsidTr="002665A1">
        <w:trPr>
          <w:trHeight w:val="348"/>
        </w:trPr>
        <w:tc>
          <w:tcPr>
            <w:tcW w:w="819" w:type="pct"/>
            <w:gridSpan w:val="3"/>
          </w:tcPr>
          <w:p w14:paraId="4D2E132F" w14:textId="7F2B7DE8" w:rsidR="00FF2FA2" w:rsidRPr="00533C78" w:rsidRDefault="00FF2FA2" w:rsidP="00FF2FA2">
            <w:pPr>
              <w:pStyle w:val="ad"/>
              <w:jc w:val="left"/>
              <w:rPr>
                <w:lang w:val="en-US"/>
              </w:rPr>
            </w:pPr>
            <w:bookmarkStart w:id="153" w:name="FCSNF_15063_5"/>
            <w:r w:rsidRPr="00533C78">
              <w:lastRenderedPageBreak/>
              <w:t>РК_ИК_037</w:t>
            </w:r>
            <w:r>
              <w:rPr>
                <w:lang w:val="en-US"/>
              </w:rPr>
              <w:t>9</w:t>
            </w:r>
            <w:bookmarkEnd w:id="153"/>
          </w:p>
        </w:tc>
        <w:tc>
          <w:tcPr>
            <w:tcW w:w="579" w:type="pct"/>
            <w:gridSpan w:val="2"/>
          </w:tcPr>
          <w:p w14:paraId="7BA2C0E5" w14:textId="63699363" w:rsidR="00FF2FA2" w:rsidRPr="0083166C" w:rsidRDefault="00FF2FA2" w:rsidP="00FF2FA2">
            <w:pPr>
              <w:pStyle w:val="ad"/>
              <w:jc w:val="left"/>
            </w:pPr>
            <w:r w:rsidRPr="001C0184">
              <w:t>РК_ИК_0377</w:t>
            </w:r>
          </w:p>
        </w:tc>
        <w:tc>
          <w:tcPr>
            <w:tcW w:w="1129" w:type="pct"/>
            <w:gridSpan w:val="6"/>
          </w:tcPr>
          <w:p w14:paraId="2DCF14B1" w14:textId="6783EA81" w:rsidR="00FF2FA2" w:rsidRPr="00533C78" w:rsidRDefault="00FF2FA2" w:rsidP="00FF2FA2">
            <w:pPr>
              <w:pStyle w:val="ad"/>
              <w:jc w:val="left"/>
            </w:pPr>
            <w:r>
              <w:t>«</w:t>
            </w:r>
            <w:r w:rsidRPr="00533C78">
              <w:t>Информация об исполнении</w:t>
            </w:r>
            <w:r>
              <w:t>» (</w:t>
            </w:r>
            <w:r w:rsidRPr="00533C78">
              <w:t>executions</w:t>
            </w:r>
            <w:r>
              <w:t>)</w:t>
            </w:r>
          </w:p>
        </w:tc>
        <w:tc>
          <w:tcPr>
            <w:tcW w:w="1335" w:type="pct"/>
          </w:tcPr>
          <w:p w14:paraId="7C599BBF" w14:textId="5256CEE4" w:rsidR="00FF2FA2" w:rsidRDefault="00FF2FA2" w:rsidP="00FF2FA2">
            <w:pPr>
              <w:pStyle w:val="ad"/>
              <w:jc w:val="left"/>
            </w:pPr>
            <w:r>
              <w:t>Блок «</w:t>
            </w:r>
            <w:r w:rsidRPr="00533C78">
              <w:t>Информация об исполнении</w:t>
            </w:r>
            <w:r>
              <w:t>» (</w:t>
            </w:r>
            <w:r w:rsidRPr="00533C78">
              <w:t>executions</w:t>
            </w:r>
            <w:r>
              <w:t xml:space="preserve">) не может быть задан, если </w:t>
            </w:r>
            <w:r w:rsidRPr="00533C78">
              <w:t>в размещенной версии принимаемого СВИК признак «Документ сформирован автоматически по решению об одностороннем отказе» установлен в значение true. Иначе срабатывает контроль</w:t>
            </w:r>
          </w:p>
        </w:tc>
        <w:tc>
          <w:tcPr>
            <w:tcW w:w="1138" w:type="pct"/>
            <w:gridSpan w:val="4"/>
          </w:tcPr>
          <w:p w14:paraId="14B8D93D" w14:textId="2B50E074" w:rsidR="00FF2FA2" w:rsidRDefault="00FF2FA2" w:rsidP="00FF2FA2">
            <w:pPr>
              <w:pStyle w:val="ad"/>
              <w:jc w:val="left"/>
            </w:pPr>
            <w:r>
              <w:t xml:space="preserve">Не допускается указание сведений об исполнении (блок </w:t>
            </w:r>
            <w:r w:rsidRPr="00533C78">
              <w:t>executions</w:t>
            </w:r>
            <w:r>
              <w:t>) при наличии признака «</w:t>
            </w:r>
            <w:r w:rsidRPr="00456C86">
              <w:t>Документ сформирован автоматически по решению об одностороннем отказе</w:t>
            </w:r>
            <w:r>
              <w:t>»</w:t>
            </w:r>
          </w:p>
        </w:tc>
      </w:tr>
      <w:tr w:rsidR="005E26E3" w:rsidRPr="007F1B92" w14:paraId="685F2D7D" w14:textId="77777777" w:rsidTr="002665A1">
        <w:trPr>
          <w:trHeight w:val="348"/>
        </w:trPr>
        <w:tc>
          <w:tcPr>
            <w:tcW w:w="819" w:type="pct"/>
            <w:gridSpan w:val="3"/>
          </w:tcPr>
          <w:p w14:paraId="6327DAE3" w14:textId="2A95299E" w:rsidR="005E26E3" w:rsidRPr="00533C78" w:rsidRDefault="005E26E3" w:rsidP="00FF2FA2">
            <w:pPr>
              <w:pStyle w:val="ad"/>
              <w:jc w:val="left"/>
            </w:pPr>
            <w:r>
              <w:t>РК_ИК_0512</w:t>
            </w:r>
          </w:p>
        </w:tc>
        <w:tc>
          <w:tcPr>
            <w:tcW w:w="579" w:type="pct"/>
            <w:gridSpan w:val="2"/>
          </w:tcPr>
          <w:p w14:paraId="0B051840" w14:textId="77777777" w:rsidR="005E26E3" w:rsidRPr="001C0184" w:rsidRDefault="005E26E3" w:rsidP="00FF2FA2">
            <w:pPr>
              <w:pStyle w:val="ad"/>
              <w:jc w:val="left"/>
            </w:pPr>
          </w:p>
        </w:tc>
        <w:tc>
          <w:tcPr>
            <w:tcW w:w="1129" w:type="pct"/>
            <w:gridSpan w:val="6"/>
          </w:tcPr>
          <w:p w14:paraId="5D80044C" w14:textId="5B2D96BB" w:rsidR="005E26E3" w:rsidRDefault="005E26E3" w:rsidP="00FF2FA2">
            <w:pPr>
              <w:pStyle w:val="ad"/>
              <w:jc w:val="left"/>
            </w:pPr>
            <w:r>
              <w:t>«</w:t>
            </w:r>
            <w:r w:rsidRPr="005E26E3">
              <w:t>Платежный документ для оплаты за контрагента налогов, сборов и иных обязательных платежей</w:t>
            </w:r>
            <w:r>
              <w:t>» (</w:t>
            </w:r>
            <w:r w:rsidRPr="005E26E3">
              <w:t>executions/execution/payDoc/payDocTypeInfo/counterpartyPayDoc</w:t>
            </w:r>
            <w:r>
              <w:t>)</w:t>
            </w:r>
          </w:p>
        </w:tc>
        <w:tc>
          <w:tcPr>
            <w:tcW w:w="1335" w:type="pct"/>
          </w:tcPr>
          <w:p w14:paraId="1331C888" w14:textId="207AC5DB" w:rsidR="005E26E3" w:rsidRDefault="005E26E3" w:rsidP="00FF2FA2">
            <w:pPr>
              <w:pStyle w:val="ad"/>
              <w:jc w:val="left"/>
            </w:pPr>
            <w:r>
              <w:t xml:space="preserve">Блок </w:t>
            </w:r>
            <w:r w:rsidRPr="005E26E3">
              <w:t>может быть заполнен, если в связанном СГК признак «Суммы, уплачиваемые заказчиком поставщику (подрядчику, исполнителю), будут уменьшены на размер налогов, сборов и иных обязательных платежей»</w:t>
            </w:r>
            <w:r>
              <w:t xml:space="preserve"> (priceInfo/amountsReducedByTaxes)</w:t>
            </w:r>
            <w:r w:rsidRPr="005E26E3">
              <w:t xml:space="preserve"> установлен</w:t>
            </w:r>
          </w:p>
        </w:tc>
        <w:tc>
          <w:tcPr>
            <w:tcW w:w="1138" w:type="pct"/>
            <w:gridSpan w:val="4"/>
          </w:tcPr>
          <w:p w14:paraId="77E6B29D" w14:textId="5961AF45" w:rsidR="005E26E3" w:rsidRDefault="005E26E3" w:rsidP="005E26E3">
            <w:pPr>
              <w:pStyle w:val="ad"/>
              <w:jc w:val="left"/>
            </w:pPr>
            <w:r>
              <w:t>Не допускается указание блока «</w:t>
            </w:r>
            <w:r w:rsidRPr="005E26E3">
              <w:t>Платежный документ для оплаты за контрагента налогов, сборов и иных обязательных платежей</w:t>
            </w:r>
            <w:r>
              <w:t>» (</w:t>
            </w:r>
            <w:r w:rsidRPr="005E26E3">
              <w:t>executions/execution/payDoc/payDocTypeInfo/counterpartyPayDoc</w:t>
            </w:r>
            <w:r>
              <w:t xml:space="preserve">) </w:t>
            </w:r>
          </w:p>
        </w:tc>
      </w:tr>
      <w:tr w:rsidR="00FF2FA2" w:rsidRPr="004054A6" w14:paraId="3D2454A6" w14:textId="77777777" w:rsidTr="00065009">
        <w:trPr>
          <w:trHeight w:val="348"/>
        </w:trPr>
        <w:tc>
          <w:tcPr>
            <w:tcW w:w="5000" w:type="pct"/>
            <w:gridSpan w:val="16"/>
          </w:tcPr>
          <w:p w14:paraId="35375FA6" w14:textId="086BB1F3" w:rsidR="00FF2FA2" w:rsidRPr="007F1B92" w:rsidRDefault="00FF2FA2" w:rsidP="00FF2FA2">
            <w:pPr>
              <w:pStyle w:val="ad"/>
              <w:jc w:val="left"/>
            </w:pPr>
          </w:p>
          <w:p w14:paraId="269663B6" w14:textId="6989BC3D" w:rsidR="00FF2FA2" w:rsidRPr="004425FB" w:rsidRDefault="00FF2FA2" w:rsidP="00FF2FA2">
            <w:pPr>
              <w:pStyle w:val="ad"/>
              <w:jc w:val="center"/>
              <w:rPr>
                <w:b/>
              </w:rPr>
            </w:pPr>
            <w:r w:rsidRPr="004425FB">
              <w:rPr>
                <w:b/>
              </w:rPr>
              <w:t>Блок «Страна происхождения товара, страна производителя» (productsCountry)</w:t>
            </w:r>
          </w:p>
          <w:p w14:paraId="20D3FC10" w14:textId="474002A1" w:rsidR="00FF2FA2" w:rsidRDefault="00FF2FA2" w:rsidP="00FF2FA2">
            <w:pPr>
              <w:pStyle w:val="ad"/>
              <w:jc w:val="left"/>
            </w:pPr>
          </w:p>
          <w:p w14:paraId="2CCD9D11" w14:textId="0F993F66" w:rsidR="00FF2FA2" w:rsidRPr="00FA647B" w:rsidRDefault="00FF2FA2" w:rsidP="00FF2FA2">
            <w:pPr>
              <w:pStyle w:val="ad"/>
              <w:jc w:val="left"/>
              <w:rPr>
                <w:lang w:val="en-US"/>
              </w:rPr>
            </w:pPr>
            <w:r w:rsidRPr="00FA647B">
              <w:t>Устарел, не применяется</w:t>
            </w:r>
            <w:r>
              <w:rPr>
                <w:lang w:val="en-US"/>
              </w:rPr>
              <w:t>.</w:t>
            </w:r>
          </w:p>
          <w:p w14:paraId="6B7686F5" w14:textId="758FE83F" w:rsidR="00FF2FA2" w:rsidRPr="00BD1838" w:rsidRDefault="00FF2FA2" w:rsidP="00FF2FA2">
            <w:pPr>
              <w:pStyle w:val="ad"/>
              <w:jc w:val="left"/>
            </w:pPr>
          </w:p>
        </w:tc>
      </w:tr>
      <w:tr w:rsidR="00FF2FA2" w:rsidRPr="002D2859" w14:paraId="07F57C75" w14:textId="77777777" w:rsidTr="005902BA">
        <w:trPr>
          <w:trHeight w:val="348"/>
        </w:trPr>
        <w:tc>
          <w:tcPr>
            <w:tcW w:w="5000" w:type="pct"/>
            <w:gridSpan w:val="16"/>
          </w:tcPr>
          <w:p w14:paraId="3B42B9E0" w14:textId="610F6624" w:rsidR="00FF2FA2" w:rsidRPr="005952F4" w:rsidRDefault="00FF2FA2" w:rsidP="00FF2FA2">
            <w:pPr>
              <w:pStyle w:val="ad"/>
              <w:jc w:val="center"/>
              <w:rPr>
                <w:b/>
              </w:rPr>
            </w:pPr>
            <w:r w:rsidRPr="005952F4">
              <w:rPr>
                <w:b/>
              </w:rPr>
              <w:t>Блок «Информация об исполнении обязательств по предоставленной гарантии качества товаров, работ, услуг» (</w:t>
            </w:r>
            <w:r w:rsidRPr="005952F4">
              <w:rPr>
                <w:b/>
                <w:lang w:val="en-US"/>
              </w:rPr>
              <w:t>executionObligationGuarantee</w:t>
            </w:r>
            <w:r w:rsidRPr="005952F4">
              <w:rPr>
                <w:b/>
              </w:rPr>
              <w:t>).</w:t>
            </w:r>
          </w:p>
          <w:p w14:paraId="09E1A9CF" w14:textId="0090F170" w:rsidR="00FF2FA2" w:rsidRDefault="00FF2FA2" w:rsidP="00FF2FA2">
            <w:pPr>
              <w:pStyle w:val="ad"/>
              <w:jc w:val="left"/>
            </w:pPr>
          </w:p>
          <w:p w14:paraId="538AFCA6" w14:textId="45155C38" w:rsidR="00FF2FA2" w:rsidRDefault="00FF2FA2" w:rsidP="00FF2FA2">
            <w:pPr>
              <w:pStyle w:val="ad"/>
              <w:jc w:val="left"/>
            </w:pPr>
            <w:r>
              <w:t xml:space="preserve">Блок </w:t>
            </w:r>
            <w:r w:rsidRPr="005952F4">
              <w:rPr>
                <w:b/>
              </w:rPr>
              <w:t>«</w:t>
            </w:r>
            <w:r w:rsidRPr="00F9236C">
              <w:t>Информация об исполнении обязательств по предоставленной гарантии качества товаров, работ, услуг» (</w:t>
            </w:r>
            <w:r w:rsidRPr="00F9236C">
              <w:rPr>
                <w:lang w:val="en-US"/>
              </w:rPr>
              <w:t>executionObligationGuarantee</w:t>
            </w:r>
            <w:r w:rsidRPr="00F9236C">
              <w:t>)</w:t>
            </w:r>
            <w:r>
              <w:t xml:space="preserve"> – см контроль </w:t>
            </w:r>
            <w:r w:rsidRPr="00F9236C">
              <w:t>РК_ИК_015</w:t>
            </w:r>
            <w:r>
              <w:t>4 ниже</w:t>
            </w:r>
          </w:p>
          <w:p w14:paraId="32C1382F" w14:textId="77777777" w:rsidR="00FF2FA2" w:rsidRDefault="00FF2FA2" w:rsidP="00FF2FA2">
            <w:pPr>
              <w:pStyle w:val="ad"/>
              <w:jc w:val="left"/>
            </w:pPr>
          </w:p>
          <w:p w14:paraId="030C8719" w14:textId="7E80B466" w:rsidR="00FF2FA2" w:rsidRDefault="00FF2FA2" w:rsidP="00FF2FA2">
            <w:pPr>
              <w:pStyle w:val="ad"/>
              <w:jc w:val="left"/>
            </w:pPr>
            <w:r w:rsidRPr="00F9236C">
              <w:t xml:space="preserve">1. Может </w:t>
            </w:r>
            <w:r>
              <w:t>быть указан в исполнении, только если в контракте, к которому принимается исполнение  заполнен</w:t>
            </w:r>
            <w:r w:rsidRPr="00F9236C">
              <w:t xml:space="preserve"> блок </w:t>
            </w:r>
            <w:r>
              <w:t>«</w:t>
            </w:r>
            <w:r w:rsidRPr="00F9236C">
              <w:t>Информация о гарантии качества товара, работы услуги</w:t>
            </w:r>
            <w:r>
              <w:t>» (</w:t>
            </w:r>
            <w:r w:rsidRPr="00F9236C">
              <w:t>qualityGuaranteeInfo</w:t>
            </w:r>
            <w:r>
              <w:t>)</w:t>
            </w:r>
            <w:r w:rsidRPr="00F9236C">
              <w:t>.</w:t>
            </w:r>
          </w:p>
          <w:p w14:paraId="47E22B0F" w14:textId="090FD1EA" w:rsidR="00FF2FA2" w:rsidRDefault="00FF2FA2" w:rsidP="00FF2FA2">
            <w:pPr>
              <w:pStyle w:val="ad"/>
              <w:jc w:val="left"/>
            </w:pPr>
            <w:r w:rsidRPr="00F9236C">
              <w:t xml:space="preserve">2. Может </w:t>
            </w:r>
            <w:r>
              <w:t>быть указан только в исполнении</w:t>
            </w:r>
            <w:r w:rsidRPr="00F9236C">
              <w:t xml:space="preserve"> для контракта с уже существующим размещенным исполнением.</w:t>
            </w:r>
          </w:p>
          <w:p w14:paraId="3EF4B4DB" w14:textId="77777777" w:rsidR="00FF2FA2" w:rsidRDefault="00FF2FA2" w:rsidP="00FF2FA2">
            <w:pPr>
              <w:pStyle w:val="ad"/>
              <w:jc w:val="left"/>
            </w:pPr>
          </w:p>
          <w:p w14:paraId="11E96218" w14:textId="77777777" w:rsidR="00FF2FA2" w:rsidRPr="00B51EBF" w:rsidRDefault="00FF2FA2" w:rsidP="00FF2FA2">
            <w:pPr>
              <w:pStyle w:val="ad"/>
              <w:jc w:val="left"/>
            </w:pPr>
          </w:p>
          <w:p w14:paraId="228A6C7A" w14:textId="1E6DAEDA" w:rsidR="00FF2FA2" w:rsidRDefault="00FF2FA2" w:rsidP="00FF2FA2">
            <w:pPr>
              <w:pStyle w:val="ad"/>
              <w:jc w:val="left"/>
            </w:pPr>
            <w:r>
              <w:t xml:space="preserve">Блок </w:t>
            </w:r>
            <w:r w:rsidRPr="00B51EBF">
              <w:t>«</w:t>
            </w:r>
            <w:r w:rsidRPr="008E444A">
              <w:t>Информация об исполнении обязательств по предоставленной гарантии качества товаров, работ, услуг</w:t>
            </w:r>
            <w:r w:rsidRPr="00B51EBF">
              <w:t>»</w:t>
            </w:r>
            <w:r>
              <w:t xml:space="preserve"> (executionObligationGuarantee) не может быть заполнен одновременно с блоками «</w:t>
            </w:r>
            <w:r w:rsidRPr="00F54D2E">
              <w:t>Информация об исполнении</w:t>
            </w:r>
            <w:r>
              <w:t>» (executions) и «</w:t>
            </w:r>
            <w:r w:rsidRPr="00F54D2E">
              <w:t>Информация о расторжении контракта</w:t>
            </w:r>
            <w:r>
              <w:t>» (termination) (см. РК_</w:t>
            </w:r>
            <w:r w:rsidRPr="00F54D2E">
              <w:t>ИК_</w:t>
            </w:r>
            <w:r>
              <w:t xml:space="preserve">0364 ниже) </w:t>
            </w:r>
          </w:p>
          <w:p w14:paraId="33704BA7" w14:textId="77777777" w:rsidR="00FF2FA2" w:rsidRDefault="00FF2FA2" w:rsidP="00FF2FA2">
            <w:pPr>
              <w:pStyle w:val="ad"/>
              <w:jc w:val="left"/>
            </w:pPr>
          </w:p>
          <w:p w14:paraId="53A71396" w14:textId="53A5E8E3" w:rsidR="00FF2FA2" w:rsidRDefault="00FF2FA2" w:rsidP="00FF2FA2">
            <w:pPr>
              <w:pStyle w:val="ad"/>
              <w:jc w:val="left"/>
            </w:pPr>
            <w:r>
              <w:t>Блок «</w:t>
            </w:r>
            <w:r w:rsidRPr="000A065D">
              <w:t>Информация о предоставлении  заказчиком отсрочек уплаты неустойки (штрафа, пени) и (или) осуществления списания начисленных сумм неустойки (штрафа, пени)</w:t>
            </w:r>
            <w:r>
              <w:t xml:space="preserve">» (delayWriteOffPenalties) не может быть заполнен одновременно с Блоком </w:t>
            </w:r>
            <w:r w:rsidRPr="00B51EBF">
              <w:t>«</w:t>
            </w:r>
            <w:r w:rsidRPr="008E444A">
              <w:t>Информация об исполнении обязательств по предоставленной гарантии качества товаров, работ, услуг</w:t>
            </w:r>
            <w:r w:rsidRPr="00B51EBF">
              <w:t>»</w:t>
            </w:r>
            <w:r>
              <w:t xml:space="preserve"> (executionObligationGuarantee) (см. РК_</w:t>
            </w:r>
            <w:r w:rsidRPr="00F54D2E">
              <w:t>ИК_012</w:t>
            </w:r>
            <w:r>
              <w:t>6 ниже)</w:t>
            </w:r>
          </w:p>
          <w:p w14:paraId="1AE6D5E0" w14:textId="2F39CDA2" w:rsidR="00FF2FA2" w:rsidRDefault="00FF2FA2" w:rsidP="00FF2FA2">
            <w:pPr>
              <w:pStyle w:val="ad"/>
              <w:jc w:val="left"/>
            </w:pPr>
          </w:p>
          <w:p w14:paraId="579287A2" w14:textId="0FA5A845" w:rsidR="00FF2FA2" w:rsidRDefault="00FF2FA2" w:rsidP="00FF2FA2">
            <w:pPr>
              <w:pStyle w:val="ad"/>
              <w:jc w:val="left"/>
            </w:pPr>
          </w:p>
          <w:p w14:paraId="613512C4" w14:textId="77777777" w:rsidR="00FF2FA2" w:rsidRDefault="00FF2FA2" w:rsidP="00FF2FA2">
            <w:pPr>
              <w:pStyle w:val="ad"/>
              <w:jc w:val="left"/>
            </w:pPr>
          </w:p>
          <w:p w14:paraId="74B186AE" w14:textId="48E1D17C" w:rsidR="00FF2FA2" w:rsidRPr="005952F4" w:rsidRDefault="00FF2FA2" w:rsidP="00FF2FA2">
            <w:pPr>
              <w:pStyle w:val="ad"/>
              <w:jc w:val="center"/>
              <w:rPr>
                <w:b/>
              </w:rPr>
            </w:pPr>
            <w:r w:rsidRPr="005952F4">
              <w:rPr>
                <w:b/>
              </w:rPr>
              <w:t>Документы, подтверждаюшие исполнение обязательств по предоставленной гарантии качества товаров, работ, услуг (documents)</w:t>
            </w:r>
          </w:p>
          <w:p w14:paraId="1ABC7CEB" w14:textId="2934BEF9" w:rsidR="00FF2FA2" w:rsidRDefault="00FF2FA2" w:rsidP="00FF2FA2">
            <w:pPr>
              <w:pStyle w:val="ad"/>
              <w:jc w:val="left"/>
            </w:pPr>
          </w:p>
          <w:p w14:paraId="2EAFEB8A" w14:textId="0CB45AA0" w:rsidR="00FF2FA2" w:rsidRDefault="00FF2FA2" w:rsidP="00FF2FA2">
            <w:pPr>
              <w:pStyle w:val="ad"/>
              <w:jc w:val="left"/>
            </w:pPr>
            <w:r>
              <w:t>Поле «Код» (</w:t>
            </w:r>
            <w:r>
              <w:rPr>
                <w:lang w:val="en-US"/>
              </w:rPr>
              <w:t>code</w:t>
            </w:r>
            <w:r>
              <w:t xml:space="preserve">) </w:t>
            </w:r>
            <w:r w:rsidR="007D646F">
              <w:t>–</w:t>
            </w:r>
            <w:r>
              <w:t xml:space="preserve"> Ссылка на справочник </w:t>
            </w:r>
            <w:r w:rsidR="007D646F">
              <w:t>«</w:t>
            </w:r>
            <w:r>
              <w:t>Типы документов исполнения контракта</w:t>
            </w:r>
            <w:r w:rsidR="007D646F">
              <w:t>»</w:t>
            </w:r>
          </w:p>
          <w:p w14:paraId="678F2C53" w14:textId="4C5ECC93" w:rsidR="00FF2FA2" w:rsidRDefault="00FF2FA2" w:rsidP="00FF2FA2">
            <w:pPr>
              <w:pStyle w:val="ad"/>
              <w:jc w:val="left"/>
            </w:pPr>
            <w:r>
              <w:t xml:space="preserve">(nsiContractExecutionDoc). Контролируется на обязательность заполнения и на присутствие в справочнике (см. </w:t>
            </w:r>
            <w:r w:rsidRPr="005E29E4">
              <w:t>контроль</w:t>
            </w:r>
            <w:r>
              <w:t xml:space="preserve"> </w:t>
            </w:r>
            <w:r w:rsidRPr="005E29E4">
              <w:t>РК_ИК_0143</w:t>
            </w:r>
            <w:r>
              <w:t xml:space="preserve"> ниже). Необязательно по схеме для обратной совместимости.</w:t>
            </w:r>
          </w:p>
          <w:p w14:paraId="493B7CEE" w14:textId="26C19B06" w:rsidR="00FF2FA2" w:rsidRDefault="00FF2FA2" w:rsidP="00FF2FA2">
            <w:pPr>
              <w:pStyle w:val="ad"/>
              <w:jc w:val="left"/>
            </w:pPr>
          </w:p>
          <w:p w14:paraId="3F7B55C0" w14:textId="425DD24B" w:rsidR="00FF2FA2" w:rsidRDefault="00FF2FA2" w:rsidP="00FF2FA2">
            <w:pPr>
              <w:pStyle w:val="ad"/>
              <w:jc w:val="left"/>
            </w:pPr>
            <w:r>
              <w:t>Поле «</w:t>
            </w:r>
            <w:r w:rsidRPr="00224329">
              <w:t>Наименование документа</w:t>
            </w:r>
            <w:r>
              <w:t>» (</w:t>
            </w:r>
            <w:r w:rsidRPr="00224329">
              <w:rPr>
                <w:lang w:val="en-US"/>
              </w:rPr>
              <w:t>documentName</w:t>
            </w:r>
            <w:r>
              <w:t xml:space="preserve">) </w:t>
            </w:r>
            <w:r w:rsidR="007D646F">
              <w:t>–</w:t>
            </w:r>
            <w:r>
              <w:t xml:space="preserve"> Игнорируется при приеме. Заполняется автоматически из справочника: </w:t>
            </w:r>
            <w:r w:rsidR="007D646F">
              <w:t>«</w:t>
            </w:r>
            <w:r>
              <w:t>Типы документов исполнения контракта</w:t>
            </w:r>
            <w:r w:rsidR="007D646F">
              <w:t>»</w:t>
            </w:r>
          </w:p>
          <w:p w14:paraId="6C650A86" w14:textId="3BBAB855" w:rsidR="00FF2FA2" w:rsidRDefault="00FF2FA2" w:rsidP="00FF2FA2">
            <w:pPr>
              <w:pStyle w:val="ad"/>
              <w:jc w:val="left"/>
            </w:pPr>
            <w:r>
              <w:t>(nsiContractExecutionDoc).</w:t>
            </w:r>
          </w:p>
          <w:p w14:paraId="24B4D0AF" w14:textId="77777777" w:rsidR="00FF2FA2" w:rsidRDefault="00FF2FA2" w:rsidP="00FF2FA2">
            <w:pPr>
              <w:pStyle w:val="ad"/>
              <w:jc w:val="left"/>
            </w:pPr>
          </w:p>
          <w:p w14:paraId="3B3A7B8D" w14:textId="061633EC" w:rsidR="00FF2FA2" w:rsidRPr="005952F4" w:rsidRDefault="00FF2FA2" w:rsidP="00FF2FA2">
            <w:pPr>
              <w:pStyle w:val="ad"/>
              <w:jc w:val="center"/>
              <w:rPr>
                <w:b/>
              </w:rPr>
            </w:pPr>
            <w:r w:rsidRPr="005952F4">
              <w:rPr>
                <w:b/>
              </w:rPr>
              <w:t>«Сведения о количестве» (quantityContractSubject)</w:t>
            </w:r>
          </w:p>
          <w:p w14:paraId="1DC1F860" w14:textId="38690C03" w:rsidR="00FF2FA2" w:rsidRDefault="00FF2FA2" w:rsidP="00FF2FA2">
            <w:pPr>
              <w:pStyle w:val="ad"/>
              <w:jc w:val="left"/>
            </w:pPr>
          </w:p>
          <w:p w14:paraId="65DD2DAE" w14:textId="104D7E9A" w:rsidR="00FF2FA2" w:rsidRDefault="00FF2FA2" w:rsidP="00FF2FA2">
            <w:pPr>
              <w:pStyle w:val="ad"/>
              <w:jc w:val="left"/>
            </w:pPr>
            <w:r>
              <w:t>Поле «</w:t>
            </w:r>
            <w:r w:rsidRPr="00B44D8F">
              <w:t>Уникальный идентификатор предмета контракта (объекта закупки) в ЕИС</w:t>
            </w:r>
            <w:r>
              <w:t>»</w:t>
            </w:r>
            <w:r w:rsidRPr="00B44D8F">
              <w:t xml:space="preserve"> (quantityContractSubjects\</w:t>
            </w:r>
            <w:r>
              <w:rPr>
                <w:lang w:val="en-US"/>
              </w:rPr>
              <w:t>quantityContractSubject</w:t>
            </w:r>
            <w:r w:rsidRPr="00B44D8F">
              <w:t>\sid). При приеме</w:t>
            </w:r>
            <w:r>
              <w:t xml:space="preserve"> проверяем, </w:t>
            </w:r>
            <w:r w:rsidRPr="005952F4">
              <w:t>эт</w:t>
            </w:r>
            <w:r>
              <w:t>о sid того предмета контракта, к</w:t>
            </w:r>
            <w:r w:rsidRPr="005952F4">
              <w:t xml:space="preserve">оторый был уже указан в предыдущих </w:t>
            </w:r>
            <w:r>
              <w:t xml:space="preserve">размещенных в ЕИС </w:t>
            </w:r>
            <w:r w:rsidRPr="005952F4">
              <w:t xml:space="preserve">исполнениях </w:t>
            </w:r>
            <w:r>
              <w:t>( см. РК_ИК_</w:t>
            </w:r>
            <w:r w:rsidRPr="008C38C7">
              <w:t>01</w:t>
            </w:r>
            <w:r w:rsidRPr="005952F4">
              <w:t>2</w:t>
            </w:r>
            <w:r>
              <w:t>7</w:t>
            </w:r>
            <w:r w:rsidRPr="005952F4">
              <w:t xml:space="preserve"> </w:t>
            </w:r>
            <w:r>
              <w:t>ниже)</w:t>
            </w:r>
          </w:p>
          <w:p w14:paraId="07FE857B" w14:textId="3D8E4178" w:rsidR="00FF2FA2" w:rsidRDefault="00FF2FA2" w:rsidP="00FF2FA2">
            <w:pPr>
              <w:pStyle w:val="ad"/>
              <w:jc w:val="left"/>
            </w:pPr>
          </w:p>
          <w:p w14:paraId="12EBD02D" w14:textId="6AF1BD31" w:rsidR="00FF2FA2" w:rsidRDefault="00FF2FA2" w:rsidP="00FF2FA2">
            <w:pPr>
              <w:pStyle w:val="ad"/>
              <w:jc w:val="left"/>
            </w:pPr>
            <w:r>
              <w:t>Поле «</w:t>
            </w:r>
            <w:r w:rsidRPr="00D24669">
              <w:t>Внешний идентификатор объекта закупки</w:t>
            </w:r>
            <w:r>
              <w:t>»</w:t>
            </w:r>
            <w:r w:rsidRPr="00B44D8F">
              <w:t xml:space="preserve"> (quantityContractSubjects\</w:t>
            </w:r>
            <w:r>
              <w:rPr>
                <w:lang w:val="en-US"/>
              </w:rPr>
              <w:t>quantityContractSubject</w:t>
            </w:r>
            <w:r w:rsidRPr="001F161F">
              <w:t xml:space="preserve"> </w:t>
            </w:r>
            <w:r w:rsidRPr="00B44D8F">
              <w:t>\</w:t>
            </w:r>
            <w:r>
              <w:t xml:space="preserve"> </w:t>
            </w:r>
            <w:r w:rsidRPr="00D24669">
              <w:t>externalSid</w:t>
            </w:r>
            <w:r w:rsidRPr="00B44D8F">
              <w:t xml:space="preserve">). При приеме </w:t>
            </w:r>
            <w:r>
              <w:t xml:space="preserve">контролируется, что указанный объект закупки с указанным </w:t>
            </w:r>
            <w:r w:rsidRPr="00D24669">
              <w:t>externalSid</w:t>
            </w:r>
            <w:r>
              <w:t xml:space="preserve"> присутствует </w:t>
            </w:r>
            <w:r w:rsidRPr="005952F4">
              <w:t xml:space="preserve">в предыдущих </w:t>
            </w:r>
            <w:r>
              <w:t xml:space="preserve">размещенных в ЕИС </w:t>
            </w:r>
            <w:r w:rsidRPr="005952F4">
              <w:t>исполнениях</w:t>
            </w:r>
            <w:r>
              <w:t xml:space="preserve"> ( см. </w:t>
            </w:r>
            <w:r w:rsidRPr="001767C9">
              <w:t>контроль</w:t>
            </w:r>
            <w:r>
              <w:t xml:space="preserve"> </w:t>
            </w:r>
            <w:r w:rsidRPr="0083166C">
              <w:t>РК_ИК_01</w:t>
            </w:r>
            <w:r>
              <w:t>39</w:t>
            </w:r>
            <w:r w:rsidRPr="00F4116E">
              <w:t xml:space="preserve"> </w:t>
            </w:r>
            <w:r>
              <w:t>ниже)</w:t>
            </w:r>
          </w:p>
          <w:p w14:paraId="7B9E069E" w14:textId="77777777" w:rsidR="00FF2FA2" w:rsidRDefault="00FF2FA2" w:rsidP="00FF2FA2">
            <w:pPr>
              <w:pStyle w:val="ad"/>
              <w:jc w:val="left"/>
            </w:pPr>
          </w:p>
          <w:p w14:paraId="7870C50B" w14:textId="050CC5F6" w:rsidR="00FF2FA2" w:rsidRDefault="00FF2FA2" w:rsidP="00FF2FA2">
            <w:pPr>
              <w:pStyle w:val="ad"/>
              <w:jc w:val="left"/>
            </w:pPr>
            <w:r>
              <w:t>Блок «</w:t>
            </w:r>
            <w:r w:rsidRPr="00D24669">
              <w:t>Атрибуты объекта закупки из сведений о контракте</w:t>
            </w:r>
            <w:r>
              <w:t>»</w:t>
            </w:r>
            <w:r w:rsidRPr="00B44D8F">
              <w:t xml:space="preserve"> (quantityContractSubjects\</w:t>
            </w:r>
            <w:r>
              <w:rPr>
                <w:lang w:val="en-US"/>
              </w:rPr>
              <w:t>quantityContractSubject</w:t>
            </w:r>
            <w:r w:rsidRPr="00B44D8F">
              <w:t xml:space="preserve"> \</w:t>
            </w:r>
            <w:r>
              <w:t xml:space="preserve"> </w:t>
            </w:r>
            <w:r w:rsidRPr="00D24669">
              <w:t>productInfo</w:t>
            </w:r>
            <w:r w:rsidRPr="00B44D8F">
              <w:t xml:space="preserve">). При приеме </w:t>
            </w:r>
            <w:r>
              <w:t xml:space="preserve">контролируется, что указанный объект закупки с указанным в блоке атрибутами присутствует </w:t>
            </w:r>
            <w:r w:rsidRPr="005952F4">
              <w:t xml:space="preserve">в предыдущих </w:t>
            </w:r>
            <w:r>
              <w:t xml:space="preserve">размещенных в ЕИС </w:t>
            </w:r>
            <w:r w:rsidRPr="005952F4">
              <w:t>исполнениях</w:t>
            </w:r>
            <w:r>
              <w:t xml:space="preserve"> ( см. </w:t>
            </w:r>
            <w:r w:rsidRPr="001767C9">
              <w:t>контроль</w:t>
            </w:r>
            <w:r>
              <w:t xml:space="preserve"> </w:t>
            </w:r>
            <w:r w:rsidRPr="0083166C">
              <w:t>РК_ИК_01</w:t>
            </w:r>
            <w:r>
              <w:t>40 ниже)</w:t>
            </w:r>
          </w:p>
          <w:p w14:paraId="157266BF" w14:textId="450049BA" w:rsidR="00FF2FA2" w:rsidRDefault="00FF2FA2" w:rsidP="00FF2FA2">
            <w:pPr>
              <w:pStyle w:val="ad"/>
              <w:jc w:val="left"/>
            </w:pPr>
          </w:p>
          <w:p w14:paraId="07674565" w14:textId="77777777" w:rsidR="00FF2FA2" w:rsidRDefault="00FF2FA2" w:rsidP="00FF2FA2">
            <w:pPr>
              <w:pStyle w:val="ad"/>
              <w:jc w:val="left"/>
            </w:pPr>
            <w:r>
              <w:t>Поле «Порядковый номер предмета контракта (объекта закупки)» (indexNum).</w:t>
            </w:r>
          </w:p>
          <w:p w14:paraId="3719400F" w14:textId="3A1D9F49" w:rsidR="00FF2FA2" w:rsidRPr="00D34901" w:rsidRDefault="00FF2FA2" w:rsidP="00FF2FA2">
            <w:pPr>
              <w:pStyle w:val="ad"/>
              <w:jc w:val="left"/>
              <w:rPr>
                <w:lang w:val="uk-UA"/>
              </w:rPr>
            </w:pPr>
            <w:r>
              <w:t>При приеме игнорируется, заполняется при передаче, используется при формировании печат-ной формы.</w:t>
            </w:r>
            <w:r>
              <w:rPr>
                <w:lang w:val="uk-UA"/>
              </w:rPr>
              <w:t xml:space="preserve"> П</w:t>
            </w:r>
            <w:r w:rsidRPr="00D34901">
              <w:rPr>
                <w:lang w:val="uk-UA"/>
              </w:rPr>
              <w:t>орядковые номера строк должны не копироваться из соответствующих объектов закупки в действующей размещенной информации об исполнении (о расторжении) контракта, а присваиваться заново в порядке возрастания.</w:t>
            </w:r>
          </w:p>
          <w:p w14:paraId="30FE9DD7" w14:textId="3F475D5A" w:rsidR="00FF2FA2" w:rsidRDefault="00FF2FA2" w:rsidP="00FF2FA2">
            <w:pPr>
              <w:pStyle w:val="ad"/>
              <w:jc w:val="left"/>
            </w:pPr>
          </w:p>
          <w:p w14:paraId="3D9DB0B8" w14:textId="24596AC1" w:rsidR="00FF2FA2" w:rsidRDefault="00FF2FA2" w:rsidP="00FF2FA2">
            <w:pPr>
              <w:pStyle w:val="ad"/>
              <w:jc w:val="left"/>
            </w:pPr>
            <w:r>
              <w:t>Блок «</w:t>
            </w:r>
            <w:r w:rsidRPr="002F371A">
              <w:t>Предметы контракта (объекты закупки</w:t>
            </w:r>
            <w:r>
              <w:t>» (</w:t>
            </w:r>
            <w:r w:rsidRPr="002F371A">
              <w:t>products</w:t>
            </w:r>
            <w:r>
              <w:t xml:space="preserve">) </w:t>
            </w:r>
            <w:r w:rsidR="007D646F">
              <w:t>–</w:t>
            </w:r>
            <w:r>
              <w:t xml:space="preserve"> </w:t>
            </w:r>
            <w:r w:rsidRPr="002F371A">
              <w:t xml:space="preserve">При приеме игнорируется, заполняется при передаче, используется при формировании печатной формы </w:t>
            </w:r>
          </w:p>
          <w:p w14:paraId="2FD50E01" w14:textId="6E0D5E24" w:rsidR="00FF2FA2" w:rsidRDefault="00FF2FA2" w:rsidP="00FF2FA2">
            <w:pPr>
              <w:pStyle w:val="ad"/>
              <w:jc w:val="left"/>
            </w:pPr>
          </w:p>
          <w:p w14:paraId="5AFD81B2" w14:textId="49413EDB" w:rsidR="00FF2FA2" w:rsidRDefault="00FF2FA2" w:rsidP="00FF2FA2">
            <w:pPr>
              <w:pStyle w:val="ad"/>
              <w:jc w:val="left"/>
            </w:pPr>
            <w:r>
              <w:t>Поле «</w:t>
            </w:r>
            <w:r w:rsidRPr="00F01248">
              <w:t>Невозможно указать сведения о количестве товара, работы, услуги</w:t>
            </w:r>
            <w:r>
              <w:t>» (</w:t>
            </w:r>
            <w:r w:rsidRPr="00F01248">
              <w:t>executionObligationGuarantee/documents/document/quantityContractSubjects/quantityContractSubject/quantityUndefined</w:t>
            </w:r>
            <w:r>
              <w:t xml:space="preserve">). </w:t>
            </w:r>
            <w:r w:rsidRPr="00F01248">
              <w:t xml:space="preserve">Контролируется обязательность заполнения при наличии атрибута products/quantityUndefined со значением true в связанном документе контракта с реестровым </w:t>
            </w:r>
            <w:r w:rsidRPr="00F01248">
              <w:lastRenderedPageBreak/>
              <w:t>номером regNum. Контролируется невозможность указания при отсутствии атрибута products/quantityUndefined со значением true в связанном документе контракта с реестровым номером regNum</w:t>
            </w:r>
            <w:r>
              <w:t>.</w:t>
            </w:r>
          </w:p>
          <w:p w14:paraId="490673CD" w14:textId="77777777" w:rsidR="00FF2FA2" w:rsidRDefault="00FF2FA2" w:rsidP="00FF2FA2">
            <w:pPr>
              <w:pStyle w:val="ad"/>
              <w:jc w:val="left"/>
            </w:pPr>
          </w:p>
          <w:p w14:paraId="209777BE" w14:textId="295C131D" w:rsidR="00FF2FA2" w:rsidRDefault="00FF2FA2" w:rsidP="00FF2FA2">
            <w:pPr>
              <w:pStyle w:val="ad"/>
              <w:jc w:val="left"/>
            </w:pPr>
            <w:r>
              <w:t>Поле «</w:t>
            </w:r>
            <w:r w:rsidRPr="00B44D8F">
              <w:t>Объем поставленных товаров, выполненных работ, оказанных услу</w:t>
            </w:r>
            <w:r>
              <w:t>г»</w:t>
            </w:r>
            <w:r w:rsidRPr="00B44D8F">
              <w:t xml:space="preserve"> (quantityContractSubjects\</w:t>
            </w:r>
            <w:r>
              <w:rPr>
                <w:lang w:val="en-US"/>
              </w:rPr>
              <w:t>quantityContractSubject</w:t>
            </w:r>
            <w:r w:rsidRPr="00B44D8F">
              <w:t xml:space="preserve">\quantity). При </w:t>
            </w:r>
            <w:r>
              <w:t xml:space="preserve">приеме ГУИ контролем контролируется </w:t>
            </w:r>
            <w:r w:rsidRPr="00C161ED">
              <w:t>формат</w:t>
            </w:r>
            <w:r>
              <w:t xml:space="preserve"> поля:</w:t>
            </w:r>
            <w:r w:rsidRPr="00C161ED">
              <w:t xml:space="preserve"> числовой </w:t>
            </w:r>
            <w:r>
              <w:t>(18,5)</w:t>
            </w:r>
            <w:r w:rsidRPr="00C161ED">
              <w:t xml:space="preserve"> (5 знаков после запятой</w:t>
            </w:r>
            <w:r w:rsidRPr="00565B31">
              <w:t>)</w:t>
            </w:r>
          </w:p>
          <w:p w14:paraId="4C55F855" w14:textId="1924A295" w:rsidR="00FF2FA2" w:rsidRDefault="00FF2FA2" w:rsidP="00FF2FA2">
            <w:pPr>
              <w:pStyle w:val="ad"/>
              <w:jc w:val="left"/>
            </w:pPr>
          </w:p>
          <w:p w14:paraId="2D7DEF78" w14:textId="3EA914AB" w:rsidR="00FF2FA2" w:rsidRPr="00A34CB6" w:rsidRDefault="00FF2FA2" w:rsidP="00FF2FA2">
            <w:pPr>
              <w:pStyle w:val="ad"/>
              <w:jc w:val="center"/>
              <w:rPr>
                <w:b/>
                <w:bCs/>
              </w:rPr>
            </w:pPr>
            <w:r w:rsidRPr="00A34CB6">
              <w:rPr>
                <w:b/>
                <w:bCs/>
              </w:rPr>
              <w:t>Блок «Сведения об объеме и других характеристиках поставленных товаров, выполненных работ, оказанных услуг по гарантии для родительской позиции» (executionObligationGuarantee/documents/document/quantityContractParentSubjects)</w:t>
            </w:r>
          </w:p>
          <w:p w14:paraId="38065ECF" w14:textId="67700F3A" w:rsidR="00FF2FA2" w:rsidRDefault="00FF2FA2" w:rsidP="00FF2FA2">
            <w:pPr>
              <w:pStyle w:val="ad"/>
              <w:jc w:val="left"/>
            </w:pPr>
          </w:p>
          <w:p w14:paraId="510510B7" w14:textId="21F0E92B" w:rsidR="00FF2FA2" w:rsidRDefault="00FF2FA2" w:rsidP="00FF2FA2">
            <w:pPr>
              <w:pStyle w:val="ad"/>
              <w:jc w:val="left"/>
            </w:pPr>
            <w:r>
              <w:t xml:space="preserve">О блока </w:t>
            </w:r>
            <w:r w:rsidRPr="00A34CB6">
              <w:t>«Сведения об объеме и других характеристиках поставленных товаров, выполненных работ, оказанных услуг по гарантии для родительской позиции» (executionObligationGuarantee/documents/document/quantityContractParentSubjects)</w:t>
            </w:r>
            <w:r>
              <w:t xml:space="preserve"> </w:t>
            </w:r>
            <w:r w:rsidRPr="00A34CB6">
              <w:t>идентична обработке блока «Сведения о количестве поставленных (замененных) товаров, объемов выполненных работ или оказанных услуг по гарантии для не детализированных или дочерних позиций» (executionObligationGuarantee/documents/document/quantityContractSubjects), за исключением следующих моментов:</w:t>
            </w:r>
          </w:p>
          <w:p w14:paraId="71B27440" w14:textId="6622C258" w:rsidR="00FF2FA2" w:rsidRDefault="00FF2FA2" w:rsidP="00FF2FA2">
            <w:pPr>
              <w:pStyle w:val="ad"/>
              <w:jc w:val="left"/>
            </w:pPr>
          </w:p>
          <w:p w14:paraId="5E8696FD" w14:textId="066D482A" w:rsidR="00FF2FA2" w:rsidRPr="00565B31" w:rsidRDefault="00FF2FA2" w:rsidP="00FF2FA2">
            <w:pPr>
              <w:pStyle w:val="ad"/>
              <w:jc w:val="left"/>
            </w:pPr>
            <w:r>
              <w:t xml:space="preserve">- </w:t>
            </w:r>
            <w:r w:rsidRPr="00A34CB6">
              <w:t>данный блок не содержит и соответственно не сохраняет и не должен контролировать сведния подблоков и полей quantity,</w:t>
            </w:r>
            <w:r>
              <w:t xml:space="preserve"> </w:t>
            </w:r>
            <w:r w:rsidRPr="00A34CB6">
              <w:t>volumeTextForm</w:t>
            </w:r>
            <w:r>
              <w:t>.</w:t>
            </w:r>
          </w:p>
          <w:p w14:paraId="6715318C" w14:textId="77777777" w:rsidR="00FF2FA2" w:rsidRDefault="00FF2FA2" w:rsidP="00FF2FA2">
            <w:pPr>
              <w:pStyle w:val="ad"/>
              <w:jc w:val="left"/>
            </w:pPr>
          </w:p>
          <w:p w14:paraId="18C325A1" w14:textId="77777777" w:rsidR="00FF2FA2" w:rsidRPr="000D4B2D" w:rsidRDefault="00FF2FA2" w:rsidP="00FF2FA2">
            <w:pPr>
              <w:pStyle w:val="ad"/>
              <w:jc w:val="left"/>
            </w:pPr>
          </w:p>
          <w:p w14:paraId="60671EB7" w14:textId="7E6ABC25" w:rsidR="00FF2FA2" w:rsidRPr="005952F4" w:rsidRDefault="00FF2FA2" w:rsidP="00FF2FA2">
            <w:pPr>
              <w:pStyle w:val="ad"/>
              <w:jc w:val="center"/>
              <w:rPr>
                <w:b/>
              </w:rPr>
            </w:pPr>
            <w:r w:rsidRPr="005952F4">
              <w:rPr>
                <w:b/>
              </w:rPr>
              <w:t>«</w:t>
            </w:r>
            <w:r w:rsidRPr="009D46E6">
              <w:rPr>
                <w:b/>
              </w:rPr>
              <w:t xml:space="preserve">Информация о прекращении обязательств поставщика, обеспеченных </w:t>
            </w:r>
            <w:r>
              <w:rPr>
                <w:b/>
              </w:rPr>
              <w:t>независимой</w:t>
            </w:r>
            <w:r w:rsidRPr="009D46E6">
              <w:rPr>
                <w:b/>
              </w:rPr>
              <w:t xml:space="preserve"> гарантией качества товаров, работ, услуг</w:t>
            </w:r>
            <w:r w:rsidRPr="005952F4">
              <w:rPr>
                <w:b/>
              </w:rPr>
              <w:t>» (</w:t>
            </w:r>
            <w:r w:rsidRPr="009D46E6">
              <w:rPr>
                <w:b/>
              </w:rPr>
              <w:t>bankGuaranteeTermination</w:t>
            </w:r>
            <w:r w:rsidRPr="005952F4">
              <w:rPr>
                <w:b/>
              </w:rPr>
              <w:t>)</w:t>
            </w:r>
          </w:p>
          <w:p w14:paraId="7D47E54D" w14:textId="29346143" w:rsidR="00FF2FA2" w:rsidRDefault="00FF2FA2" w:rsidP="00FF2FA2">
            <w:pPr>
              <w:pStyle w:val="ad"/>
              <w:jc w:val="left"/>
            </w:pPr>
          </w:p>
          <w:p w14:paraId="4AC72E6D" w14:textId="3DF873DB" w:rsidR="00FF2FA2" w:rsidRDefault="00FF2FA2" w:rsidP="00FF2FA2">
            <w:pPr>
              <w:pStyle w:val="ad"/>
              <w:jc w:val="left"/>
            </w:pPr>
            <w:r>
              <w:t xml:space="preserve">Поле </w:t>
            </w:r>
          </w:p>
          <w:p w14:paraId="564CEEA7" w14:textId="16DC7B6F" w:rsidR="00FF2FA2" w:rsidRDefault="00FF2FA2" w:rsidP="00FF2FA2">
            <w:pPr>
              <w:pStyle w:val="ad"/>
              <w:jc w:val="left"/>
            </w:pPr>
            <w:r>
              <w:t xml:space="preserve"> «</w:t>
            </w:r>
            <w:r w:rsidRPr="00881CF9">
              <w:t>Информация не будет размещена на официальном сайте ЕИС в соответствии с ч. 8.1 ст.</w:t>
            </w:r>
            <w:r>
              <w:t xml:space="preserve"> 45 Федерального закона № 44-ФЗ» </w:t>
            </w:r>
            <w:r w:rsidRPr="00B13E88">
              <w:t>(bankGuaranteeTermination/notPublishedOnEIS</w:t>
            </w:r>
            <w:r>
              <w:t>)</w:t>
            </w:r>
          </w:p>
          <w:p w14:paraId="606C5B73" w14:textId="77777777" w:rsidR="00FF2FA2" w:rsidRPr="00881CF9" w:rsidRDefault="00FF2FA2" w:rsidP="00FF2FA2">
            <w:pPr>
              <w:pStyle w:val="ad"/>
              <w:jc w:val="left"/>
            </w:pPr>
          </w:p>
          <w:p w14:paraId="37FD425D" w14:textId="5FC0E26F" w:rsidR="00FF2FA2" w:rsidRDefault="00FF2FA2" w:rsidP="00FF2FA2">
            <w:pPr>
              <w:pStyle w:val="ad"/>
              <w:jc w:val="left"/>
            </w:pPr>
            <w:r>
              <w:t>не может быть заполнено при приеме, заполняю</w:t>
            </w:r>
            <w:r w:rsidRPr="006013F3">
              <w:t xml:space="preserve">тся при передаче, в случае если </w:t>
            </w:r>
            <w:r>
              <w:t xml:space="preserve">публикации сведений о контракте определяется, что </w:t>
            </w:r>
            <w:r w:rsidRPr="006013F3">
              <w:t xml:space="preserve">информация </w:t>
            </w:r>
            <w:r>
              <w:t xml:space="preserve">о независимой гарантии </w:t>
            </w:r>
            <w:r w:rsidRPr="006013F3">
              <w:t>не должна быть размещена в открытой части ЕИС</w:t>
            </w:r>
            <w:r>
              <w:t xml:space="preserve"> – см. доработку «</w:t>
            </w:r>
            <w:r w:rsidRPr="00A669FE">
              <w:t>FCSNF-6099</w:t>
            </w:r>
            <w:r>
              <w:t xml:space="preserve"> </w:t>
            </w:r>
            <w:r w:rsidRPr="00A669FE">
              <w:t>РК. Сформировать параметр скрытия информации по БГ</w:t>
            </w:r>
            <w:r>
              <w:t>»</w:t>
            </w:r>
          </w:p>
          <w:p w14:paraId="5984175D" w14:textId="56637C34" w:rsidR="00FF2FA2" w:rsidRDefault="00FF2FA2" w:rsidP="00FF2FA2">
            <w:pPr>
              <w:pStyle w:val="ad"/>
              <w:jc w:val="left"/>
            </w:pPr>
          </w:p>
          <w:p w14:paraId="41A0CB8E" w14:textId="77777777" w:rsidR="00FF2FA2" w:rsidRDefault="00FF2FA2" w:rsidP="00FF2FA2">
            <w:pPr>
              <w:pStyle w:val="ad"/>
              <w:jc w:val="left"/>
            </w:pPr>
          </w:p>
          <w:p w14:paraId="20AAC4B3" w14:textId="05BB9412" w:rsidR="00FF2FA2" w:rsidRDefault="00FF2FA2" w:rsidP="00FF2FA2">
            <w:pPr>
              <w:pStyle w:val="ad"/>
              <w:jc w:val="left"/>
            </w:pPr>
            <w:r>
              <w:t>Если указанный блок заполнен в принимаемом документе, то блок заполняется для принимаемого документа «</w:t>
            </w:r>
            <w:r w:rsidRPr="009D46E6">
              <w:t>Информация об исполнении обязательств по предоставленной гарантии качества товаров, работ, услуг.</w:t>
            </w:r>
            <w:r>
              <w:t>» (</w:t>
            </w:r>
            <w:r w:rsidRPr="009D46E6">
              <w:t>executionObligationGuarantee</w:t>
            </w:r>
            <w:r>
              <w:t>). «</w:t>
            </w:r>
            <w:r w:rsidRPr="009D46E6">
              <w:t xml:space="preserve">Информация о прекращении обязательств поставщика, обеспеченных </w:t>
            </w:r>
            <w:r>
              <w:t>независимой</w:t>
            </w:r>
            <w:r w:rsidRPr="009D46E6">
              <w:t xml:space="preserve"> гарантией</w:t>
            </w:r>
            <w:r>
              <w:t>» (</w:t>
            </w:r>
            <w:r w:rsidRPr="009D46E6">
              <w:t>bankGuaranteeTermination</w:t>
            </w:r>
            <w:r>
              <w:t xml:space="preserve">) в корне документа </w:t>
            </w:r>
            <w:r w:rsidRPr="009D46E6">
              <w:t>contractProcedure2015</w:t>
            </w:r>
            <w:r>
              <w:t xml:space="preserve"> игнорируется при приеме.</w:t>
            </w:r>
          </w:p>
          <w:p w14:paraId="01E17DC5" w14:textId="74A269EE" w:rsidR="00FF2FA2" w:rsidRDefault="00FF2FA2" w:rsidP="00FF2FA2">
            <w:pPr>
              <w:pStyle w:val="ad"/>
              <w:jc w:val="left"/>
            </w:pPr>
          </w:p>
          <w:p w14:paraId="56D18688" w14:textId="1F9CE0EA" w:rsidR="00FF2FA2" w:rsidRPr="00E96496" w:rsidRDefault="00FF2FA2" w:rsidP="00FF2FA2">
            <w:pPr>
              <w:pStyle w:val="ad"/>
              <w:jc w:val="left"/>
            </w:pPr>
            <w:r w:rsidRPr="00E96496">
              <w:t>«</w:t>
            </w:r>
            <w:r w:rsidRPr="005C47CF">
              <w:t>Номер</w:t>
            </w:r>
            <w:r w:rsidRPr="00E96496">
              <w:t xml:space="preserve"> </w:t>
            </w:r>
            <w:r w:rsidRPr="005C47CF">
              <w:t>реестровой</w:t>
            </w:r>
            <w:r w:rsidRPr="00E96496">
              <w:t xml:space="preserve"> </w:t>
            </w:r>
            <w:r w:rsidRPr="005C47CF">
              <w:t>записи</w:t>
            </w:r>
            <w:r w:rsidRPr="00E96496">
              <w:t xml:space="preserve"> </w:t>
            </w:r>
            <w:r>
              <w:t>независимой</w:t>
            </w:r>
            <w:r w:rsidRPr="00E96496">
              <w:t xml:space="preserve"> </w:t>
            </w:r>
            <w:r w:rsidRPr="005C47CF">
              <w:t>гарантии</w:t>
            </w:r>
            <w:r w:rsidRPr="00E96496">
              <w:t>» (</w:t>
            </w:r>
            <w:r w:rsidRPr="00E96496">
              <w:rPr>
                <w:lang w:val="en-US"/>
              </w:rPr>
              <w:t>bankGuaranteeTermination</w:t>
            </w:r>
            <w:r w:rsidRPr="00E96496">
              <w:t>\</w:t>
            </w:r>
            <w:r w:rsidRPr="00E96496">
              <w:rPr>
                <w:lang w:val="en-US"/>
              </w:rPr>
              <w:t>regNumber</w:t>
            </w:r>
            <w:r w:rsidRPr="00E96496">
              <w:t>);</w:t>
            </w:r>
          </w:p>
          <w:p w14:paraId="3F22F7DB" w14:textId="606D34BE" w:rsidR="00FF2FA2" w:rsidRPr="00A606DF" w:rsidRDefault="00FF2FA2" w:rsidP="00FF2FA2">
            <w:pPr>
              <w:pStyle w:val="ad"/>
              <w:jc w:val="left"/>
            </w:pPr>
            <w:r>
              <w:t xml:space="preserve">при приеме игнорируется, заполняется при передаче </w:t>
            </w:r>
            <w:r w:rsidRPr="00A606DF">
              <w:t xml:space="preserve">номером реестровой записи </w:t>
            </w:r>
            <w:r>
              <w:t>независимой</w:t>
            </w:r>
            <w:r w:rsidRPr="00A606DF">
              <w:t xml:space="preserve"> гарантии, выданной в обеспечении исполнения контракта</w:t>
            </w:r>
            <w:r>
              <w:t xml:space="preserve"> в соответствующих сведениях о контракте (блок </w:t>
            </w:r>
            <w:r w:rsidRPr="00A606DF">
              <w:t>qualityGuaranteeInfo</w:t>
            </w:r>
            <w:r>
              <w:t>\</w:t>
            </w:r>
            <w:r w:rsidRPr="00A606DF">
              <w:t>execObligationsGuaranteeInfo</w:t>
            </w:r>
            <w:r>
              <w:t>\</w:t>
            </w:r>
            <w:r w:rsidRPr="00A606DF">
              <w:t>ensuringWay</w:t>
            </w:r>
            <w:r>
              <w:t>\</w:t>
            </w:r>
            <w:r w:rsidRPr="00A606DF">
              <w:t>bankGuarantee</w:t>
            </w:r>
            <w:r>
              <w:t>\</w:t>
            </w:r>
            <w:r w:rsidRPr="00A606DF">
              <w:t>regNumber</w:t>
            </w:r>
            <w:r>
              <w:t xml:space="preserve">). Если указанное поле не заполнено в сведениях о контракте, то и </w:t>
            </w:r>
            <w:r w:rsidRPr="00E96496">
              <w:rPr>
                <w:lang w:val="en-US"/>
              </w:rPr>
              <w:t>bankGuaranteeTermination</w:t>
            </w:r>
            <w:r w:rsidRPr="00E96496">
              <w:t>\</w:t>
            </w:r>
            <w:r w:rsidRPr="00E96496">
              <w:rPr>
                <w:lang w:val="en-US"/>
              </w:rPr>
              <w:t>regNumber</w:t>
            </w:r>
            <w:r>
              <w:t xml:space="preserve"> не заполняется.</w:t>
            </w:r>
          </w:p>
          <w:p w14:paraId="15C6CCAB" w14:textId="77777777" w:rsidR="00FF2FA2" w:rsidRDefault="00FF2FA2" w:rsidP="00FF2FA2">
            <w:pPr>
              <w:pStyle w:val="ad"/>
              <w:jc w:val="left"/>
            </w:pPr>
          </w:p>
          <w:p w14:paraId="0037900C" w14:textId="3DA98082" w:rsidR="00FF2FA2" w:rsidRDefault="00FF2FA2" w:rsidP="00FF2FA2">
            <w:pPr>
              <w:pStyle w:val="ad"/>
              <w:jc w:val="left"/>
            </w:pPr>
            <w:r>
              <w:lastRenderedPageBreak/>
              <w:t>«</w:t>
            </w:r>
            <w:r w:rsidRPr="007957BD">
              <w:t xml:space="preserve">Номер документа реестровой записи </w:t>
            </w:r>
            <w:r>
              <w:t>независимой</w:t>
            </w:r>
            <w:r w:rsidRPr="007957BD">
              <w:t xml:space="preserve"> гарантии</w:t>
            </w:r>
            <w:r>
              <w:t>» (</w:t>
            </w:r>
            <w:r w:rsidRPr="007957BD">
              <w:t>docNumber</w:t>
            </w:r>
            <w:r>
              <w:t xml:space="preserve">) при приеме игнорируется, заполняется при передаче </w:t>
            </w:r>
            <w:r w:rsidRPr="00A606DF">
              <w:t xml:space="preserve">номером </w:t>
            </w:r>
            <w:r>
              <w:t xml:space="preserve">документа </w:t>
            </w:r>
            <w:r w:rsidRPr="00A606DF">
              <w:t xml:space="preserve">реестровой записи </w:t>
            </w:r>
            <w:r>
              <w:t>независимой</w:t>
            </w:r>
            <w:r w:rsidRPr="00A606DF">
              <w:t xml:space="preserve"> гарантии, выданной в обеспечении исполнения контракта</w:t>
            </w:r>
            <w:r>
              <w:t xml:space="preserve"> в соответствующих сведениях о контракте (блок </w:t>
            </w:r>
            <w:r w:rsidRPr="00A606DF">
              <w:t>qualityGuaranteeInfo</w:t>
            </w:r>
            <w:r>
              <w:t>\</w:t>
            </w:r>
            <w:r w:rsidRPr="00A606DF">
              <w:t>execObligationsGuaranteeInfo</w:t>
            </w:r>
            <w:r>
              <w:t>\</w:t>
            </w:r>
            <w:r w:rsidRPr="00A606DF">
              <w:t>ensuringWay</w:t>
            </w:r>
            <w:r>
              <w:t>\</w:t>
            </w:r>
            <w:r w:rsidRPr="00A606DF">
              <w:t>bankGuarantee</w:t>
            </w:r>
            <w:r>
              <w:t xml:space="preserve">\ </w:t>
            </w:r>
            <w:r w:rsidRPr="007957BD">
              <w:t>docNumber</w:t>
            </w:r>
            <w:r>
              <w:t>).</w:t>
            </w:r>
          </w:p>
          <w:p w14:paraId="3476C34E" w14:textId="78592115" w:rsidR="00FF2FA2" w:rsidRDefault="00FF2FA2" w:rsidP="00FF2FA2">
            <w:pPr>
              <w:pStyle w:val="ad"/>
              <w:jc w:val="left"/>
            </w:pPr>
          </w:p>
          <w:p w14:paraId="0E571EB7" w14:textId="71A75DD2" w:rsidR="00FF2FA2" w:rsidRPr="00062306" w:rsidRDefault="00FF2FA2" w:rsidP="00FF2FA2">
            <w:pPr>
              <w:pStyle w:val="ad"/>
              <w:jc w:val="center"/>
              <w:rPr>
                <w:b/>
              </w:rPr>
            </w:pPr>
            <w:r w:rsidRPr="00062306">
              <w:rPr>
                <w:b/>
              </w:rPr>
              <w:t>«Страны происхождения товара, страны производителя» (productsCountries)</w:t>
            </w:r>
          </w:p>
          <w:p w14:paraId="79E0A3DC" w14:textId="5FBEE804" w:rsidR="00FF2FA2" w:rsidRDefault="00FF2FA2" w:rsidP="00FF2FA2">
            <w:pPr>
              <w:pStyle w:val="ad"/>
              <w:jc w:val="left"/>
            </w:pPr>
          </w:p>
          <w:p w14:paraId="39D7DB5D" w14:textId="04AF6568" w:rsidR="00FF2FA2" w:rsidRDefault="00FF2FA2" w:rsidP="00FF2FA2">
            <w:pPr>
              <w:pStyle w:val="ad"/>
              <w:jc w:val="left"/>
            </w:pPr>
            <w:r>
              <w:t>Если указанный блок заполнен в принимаемом документе, то блок заполняется для принимаемого документа «</w:t>
            </w:r>
            <w:r w:rsidRPr="009D46E6">
              <w:t>Информация об исполнении обязательств по предоставленной гарантии качества товаров, работ, услуг.</w:t>
            </w:r>
            <w:r>
              <w:t>» (</w:t>
            </w:r>
            <w:r w:rsidRPr="009D46E6">
              <w:t>executionObligationGuarantee</w:t>
            </w:r>
            <w:r>
              <w:t>)</w:t>
            </w:r>
          </w:p>
          <w:p w14:paraId="57D20160" w14:textId="619A4068" w:rsidR="00FF2FA2" w:rsidRDefault="00FF2FA2" w:rsidP="00FF2FA2">
            <w:pPr>
              <w:pStyle w:val="ad"/>
              <w:jc w:val="left"/>
            </w:pPr>
          </w:p>
          <w:p w14:paraId="75A5C81E" w14:textId="2D0D7972" w:rsidR="00FF2FA2" w:rsidRDefault="00FF2FA2" w:rsidP="00FF2FA2">
            <w:pPr>
              <w:pStyle w:val="ad"/>
              <w:jc w:val="left"/>
            </w:pPr>
            <w:r>
              <w:t xml:space="preserve">Правила обработки блока аналогичны правилам обработки блока </w:t>
            </w:r>
            <w:r w:rsidRPr="00062306">
              <w:t>productsCountries</w:t>
            </w:r>
            <w:r>
              <w:t xml:space="preserve"> в блоке </w:t>
            </w:r>
          </w:p>
          <w:p w14:paraId="6D39B624" w14:textId="2D4D0BEE" w:rsidR="00FF2FA2" w:rsidRDefault="00FF2FA2" w:rsidP="00FF2FA2">
            <w:pPr>
              <w:pStyle w:val="ad"/>
              <w:jc w:val="left"/>
            </w:pPr>
            <w:r>
              <w:t>«</w:t>
            </w:r>
            <w:r w:rsidRPr="00315931">
              <w:t>Информация об исполнении</w:t>
            </w:r>
            <w:r>
              <w:t>»</w:t>
            </w:r>
            <w:r w:rsidRPr="00315931">
              <w:t xml:space="preserve"> </w:t>
            </w:r>
            <w:r>
              <w:t>(</w:t>
            </w:r>
            <w:r>
              <w:rPr>
                <w:lang w:val="en-US"/>
              </w:rPr>
              <w:t>e</w:t>
            </w:r>
            <w:r w:rsidRPr="00062306">
              <w:t>xecutions</w:t>
            </w:r>
            <w:r>
              <w:t>)</w:t>
            </w:r>
          </w:p>
          <w:p w14:paraId="5A0D6B9A" w14:textId="77777777" w:rsidR="00FF2FA2" w:rsidRDefault="00FF2FA2" w:rsidP="00FF2FA2">
            <w:pPr>
              <w:pStyle w:val="ad"/>
              <w:jc w:val="left"/>
            </w:pPr>
          </w:p>
          <w:p w14:paraId="402CF2D4" w14:textId="09A05EFF" w:rsidR="00FF2FA2" w:rsidRDefault="00FF2FA2" w:rsidP="00FF2FA2">
            <w:pPr>
              <w:pStyle w:val="ad"/>
              <w:jc w:val="left"/>
            </w:pPr>
            <w:r>
              <w:t>Выполняются контроли:</w:t>
            </w:r>
          </w:p>
          <w:p w14:paraId="176C75D3" w14:textId="77777777" w:rsidR="00FF2FA2" w:rsidRDefault="00FF2FA2" w:rsidP="00FF2FA2">
            <w:pPr>
              <w:pStyle w:val="ad"/>
              <w:jc w:val="left"/>
            </w:pPr>
            <w:r>
              <w:t>РК_ИК_0055</w:t>
            </w:r>
          </w:p>
          <w:p w14:paraId="36F0EC15" w14:textId="77777777" w:rsidR="00FF2FA2" w:rsidRDefault="00FF2FA2" w:rsidP="00FF2FA2">
            <w:pPr>
              <w:pStyle w:val="ad"/>
              <w:jc w:val="left"/>
            </w:pPr>
            <w:r>
              <w:t>РК_ИК_0056</w:t>
            </w:r>
          </w:p>
          <w:p w14:paraId="140E0CC6" w14:textId="2DD6562A" w:rsidR="00FF2FA2" w:rsidRDefault="00FF2FA2" w:rsidP="00FF2FA2">
            <w:pPr>
              <w:pStyle w:val="ad"/>
              <w:jc w:val="left"/>
            </w:pPr>
            <w:r>
              <w:t>РК_ИК_0069</w:t>
            </w:r>
          </w:p>
          <w:p w14:paraId="12B44C9F" w14:textId="24C7A1B0" w:rsidR="00FF2FA2" w:rsidRDefault="00FF2FA2" w:rsidP="00FF2FA2">
            <w:pPr>
              <w:pStyle w:val="ad"/>
              <w:jc w:val="left"/>
            </w:pPr>
          </w:p>
          <w:p w14:paraId="1992AA1E" w14:textId="4A5C7024" w:rsidR="00FF2FA2" w:rsidRDefault="00FF2FA2" w:rsidP="00FF2FA2">
            <w:pPr>
              <w:pStyle w:val="ad"/>
              <w:jc w:val="left"/>
            </w:pPr>
            <w:r w:rsidRPr="00EF45A4">
              <w:t>РК_ИК_0148</w:t>
            </w:r>
          </w:p>
          <w:p w14:paraId="5746DEF5" w14:textId="4BEFF058" w:rsidR="00FF2FA2" w:rsidRDefault="00FF2FA2" w:rsidP="00FF2FA2">
            <w:pPr>
              <w:pStyle w:val="ad"/>
              <w:jc w:val="left"/>
            </w:pPr>
            <w:r w:rsidRPr="00EF45A4">
              <w:t>РК_ИК_014</w:t>
            </w:r>
            <w:r>
              <w:t>9</w:t>
            </w:r>
          </w:p>
          <w:p w14:paraId="4EE445F2" w14:textId="547D4D39" w:rsidR="00FF2FA2" w:rsidRDefault="00FF2FA2" w:rsidP="00FF2FA2">
            <w:pPr>
              <w:pStyle w:val="ad"/>
              <w:jc w:val="left"/>
            </w:pPr>
            <w:r>
              <w:t>РК_ИК_0150</w:t>
            </w:r>
          </w:p>
          <w:p w14:paraId="46424FA7" w14:textId="164EA2A3" w:rsidR="00FF2FA2" w:rsidRDefault="00FF2FA2" w:rsidP="00FF2FA2">
            <w:pPr>
              <w:pStyle w:val="ad"/>
              <w:jc w:val="left"/>
            </w:pPr>
          </w:p>
          <w:p w14:paraId="61C1F97D" w14:textId="2AB3CE06" w:rsidR="00FF2FA2" w:rsidRPr="005D19F0" w:rsidRDefault="00FF2FA2" w:rsidP="00FF2FA2">
            <w:pPr>
              <w:pStyle w:val="ad"/>
              <w:jc w:val="center"/>
              <w:rPr>
                <w:b/>
              </w:rPr>
            </w:pPr>
            <w:r w:rsidRPr="005D19F0">
              <w:rPr>
                <w:b/>
              </w:rPr>
              <w:t xml:space="preserve">«Информация об уплате по </w:t>
            </w:r>
            <w:r>
              <w:rPr>
                <w:b/>
              </w:rPr>
              <w:t>независимой</w:t>
            </w:r>
            <w:r w:rsidRPr="005D19F0">
              <w:rPr>
                <w:b/>
              </w:rPr>
              <w:t xml:space="preserve"> гарантии качества товаров, работ, услуг» (bankGuaranteePayment)</w:t>
            </w:r>
          </w:p>
          <w:p w14:paraId="384F9F88" w14:textId="51C45649" w:rsidR="00FF2FA2" w:rsidRDefault="00FF2FA2" w:rsidP="00FF2FA2">
            <w:pPr>
              <w:pStyle w:val="ad"/>
              <w:jc w:val="left"/>
            </w:pPr>
          </w:p>
          <w:p w14:paraId="580C2EB2" w14:textId="447DE232" w:rsidR="00FF2FA2" w:rsidRDefault="00FF2FA2" w:rsidP="00FF2FA2">
            <w:pPr>
              <w:pStyle w:val="ad"/>
              <w:jc w:val="left"/>
            </w:pPr>
            <w:r>
              <w:t>Поля</w:t>
            </w:r>
          </w:p>
          <w:p w14:paraId="66685347" w14:textId="4EF38B01" w:rsidR="00FF2FA2" w:rsidRDefault="00FF2FA2" w:rsidP="00FF2FA2">
            <w:pPr>
              <w:pStyle w:val="ad"/>
              <w:jc w:val="left"/>
            </w:pPr>
            <w:r>
              <w:t>«</w:t>
            </w:r>
            <w:r w:rsidRPr="00B13E88">
              <w:t xml:space="preserve">Информация о номере реестровой записи </w:t>
            </w:r>
            <w:r>
              <w:t>независимой</w:t>
            </w:r>
            <w:r w:rsidRPr="00B13E88">
              <w:t xml:space="preserve"> гарантии не будет размещена на официальном сайте ЕИС в соответствии с ч. 8.1 ст. 45 Федерального закона № 44-ФЗ</w:t>
            </w:r>
            <w:r>
              <w:t>»</w:t>
            </w:r>
            <w:r w:rsidRPr="00B13E88">
              <w:t xml:space="preserve"> (bankGuaranteePayment/regNumberNotPublishedOnEIS</w:t>
            </w:r>
            <w:r>
              <w:t>)</w:t>
            </w:r>
          </w:p>
          <w:p w14:paraId="4B4FCB38" w14:textId="660B7770" w:rsidR="00FF2FA2" w:rsidRDefault="00FF2FA2" w:rsidP="00FF2FA2">
            <w:pPr>
              <w:pStyle w:val="ad"/>
              <w:jc w:val="left"/>
            </w:pPr>
          </w:p>
          <w:p w14:paraId="60F1EBFC" w14:textId="7028827F" w:rsidR="00FF2FA2" w:rsidRDefault="00FF2FA2" w:rsidP="00FF2FA2">
            <w:pPr>
              <w:pStyle w:val="ad"/>
              <w:jc w:val="left"/>
            </w:pPr>
            <w:r>
              <w:t>«</w:t>
            </w:r>
            <w:r w:rsidRPr="00B13E88">
              <w:t xml:space="preserve">Информация о номере документа реестровой записи </w:t>
            </w:r>
            <w:r>
              <w:t>независимой</w:t>
            </w:r>
            <w:r w:rsidRPr="00B13E88">
              <w:t xml:space="preserve"> гарантии не будет размещена на официальном сайте ЕИС в соответствии с ч. 8.1 ст.</w:t>
            </w:r>
            <w:r>
              <w:t xml:space="preserve"> 45 Федерального закона № 44-ФЗ»</w:t>
            </w:r>
          </w:p>
          <w:p w14:paraId="33DDAFB8" w14:textId="3661F9FC" w:rsidR="00FF2FA2" w:rsidRDefault="00FF2FA2" w:rsidP="00FF2FA2">
            <w:pPr>
              <w:pStyle w:val="ad"/>
              <w:jc w:val="left"/>
            </w:pPr>
            <w:r w:rsidRPr="00B13E88">
              <w:t>(</w:t>
            </w:r>
            <w:r>
              <w:t>bankGuaranteePayment/</w:t>
            </w:r>
            <w:r>
              <w:rPr>
                <w:lang w:val="en-US"/>
              </w:rPr>
              <w:t>doc</w:t>
            </w:r>
            <w:r w:rsidRPr="00B13E88">
              <w:t>NumberNotPublishedOnEIS</w:t>
            </w:r>
            <w:r>
              <w:t>)</w:t>
            </w:r>
          </w:p>
          <w:p w14:paraId="42EFEA28" w14:textId="77777777" w:rsidR="00FF2FA2" w:rsidRPr="00881CF9" w:rsidRDefault="00FF2FA2" w:rsidP="00FF2FA2">
            <w:pPr>
              <w:pStyle w:val="ad"/>
              <w:jc w:val="left"/>
            </w:pPr>
          </w:p>
          <w:p w14:paraId="4F3409EC" w14:textId="5D2339DF" w:rsidR="00FF2FA2" w:rsidRDefault="00FF2FA2" w:rsidP="00FF2FA2">
            <w:pPr>
              <w:pStyle w:val="ad"/>
              <w:jc w:val="left"/>
            </w:pPr>
            <w:r>
              <w:t>не может быть заполнено при приеме, заполняю</w:t>
            </w:r>
            <w:r w:rsidRPr="006013F3">
              <w:t xml:space="preserve">тся при передаче, в случае если </w:t>
            </w:r>
            <w:r>
              <w:t xml:space="preserve">публикации сведений о контракте определяется, что </w:t>
            </w:r>
            <w:r w:rsidRPr="006013F3">
              <w:t xml:space="preserve">информация </w:t>
            </w:r>
            <w:r>
              <w:t xml:space="preserve">о независимой гарантии </w:t>
            </w:r>
            <w:r w:rsidRPr="006013F3">
              <w:t>не должна быть размещена в открытой части ЕИС</w:t>
            </w:r>
            <w:r>
              <w:t xml:space="preserve"> – см. доработку «</w:t>
            </w:r>
            <w:r w:rsidRPr="00A669FE">
              <w:t>FCSNF-6099</w:t>
            </w:r>
            <w:r>
              <w:t xml:space="preserve"> </w:t>
            </w:r>
            <w:r w:rsidRPr="00A669FE">
              <w:t>РК. Сформировать параметр скрытия информации по БГ</w:t>
            </w:r>
            <w:r>
              <w:t>»</w:t>
            </w:r>
          </w:p>
          <w:p w14:paraId="742F10D3" w14:textId="6FE4C8F2" w:rsidR="00FF2FA2" w:rsidRDefault="00FF2FA2" w:rsidP="00FF2FA2">
            <w:pPr>
              <w:pStyle w:val="ad"/>
              <w:jc w:val="left"/>
            </w:pPr>
          </w:p>
          <w:p w14:paraId="36FDEA18" w14:textId="77777777" w:rsidR="00FF2FA2" w:rsidRDefault="00FF2FA2" w:rsidP="00FF2FA2">
            <w:pPr>
              <w:pStyle w:val="ad"/>
              <w:jc w:val="left"/>
            </w:pPr>
          </w:p>
          <w:p w14:paraId="794001EF" w14:textId="2B70040B" w:rsidR="00FF2FA2" w:rsidRDefault="00FF2FA2" w:rsidP="00FF2FA2">
            <w:pPr>
              <w:pStyle w:val="ad"/>
              <w:jc w:val="left"/>
            </w:pPr>
            <w:r>
              <w:t>Если указанный блок заполнен в принимаемом документе, то блок заполняется для принимаемого документа «</w:t>
            </w:r>
            <w:r w:rsidRPr="009D46E6">
              <w:t>Информация об исполнении обязательств по предоставленной гарантии качества товаров, работ, услуг.</w:t>
            </w:r>
            <w:r>
              <w:t>» (</w:t>
            </w:r>
            <w:r w:rsidRPr="009D46E6">
              <w:t>executionObligationGuarantee</w:t>
            </w:r>
            <w:r>
              <w:t>). Блок «</w:t>
            </w:r>
            <w:r w:rsidRPr="005D19F0">
              <w:t xml:space="preserve">Информация об уплате по </w:t>
            </w:r>
            <w:r>
              <w:t>независимой</w:t>
            </w:r>
            <w:r w:rsidRPr="005D19F0">
              <w:t xml:space="preserve"> гарантии, выданной в обеспечении исполнения контракта</w:t>
            </w:r>
            <w:r>
              <w:t>» (</w:t>
            </w:r>
            <w:r w:rsidRPr="005D19F0">
              <w:t>bankGuaranteePayment</w:t>
            </w:r>
            <w:r>
              <w:t xml:space="preserve">) в корне документа </w:t>
            </w:r>
            <w:r w:rsidRPr="009D46E6">
              <w:t>contractProcedure2015</w:t>
            </w:r>
            <w:r>
              <w:t xml:space="preserve"> игнорируется при приеме.</w:t>
            </w:r>
          </w:p>
          <w:p w14:paraId="26BDB8E1" w14:textId="6B890997" w:rsidR="00FF2FA2" w:rsidRDefault="00FF2FA2" w:rsidP="00FF2FA2">
            <w:pPr>
              <w:pStyle w:val="ad"/>
              <w:jc w:val="left"/>
            </w:pPr>
          </w:p>
          <w:p w14:paraId="0341D9D9" w14:textId="44754DD0" w:rsidR="00FF2FA2" w:rsidRDefault="00FF2FA2" w:rsidP="00FF2FA2">
            <w:pPr>
              <w:pStyle w:val="ad"/>
              <w:jc w:val="left"/>
            </w:pPr>
          </w:p>
          <w:p w14:paraId="342340D3" w14:textId="0FCE881C" w:rsidR="00FF2FA2" w:rsidRDefault="00FF2FA2" w:rsidP="00FF2FA2">
            <w:pPr>
              <w:pStyle w:val="ad"/>
              <w:jc w:val="left"/>
            </w:pPr>
            <w:r>
              <w:t xml:space="preserve">Правила обработки блока аналогичны правилам обработки блока </w:t>
            </w:r>
            <w:r w:rsidRPr="00BB1E69">
              <w:t>bankGuaranteePayment</w:t>
            </w:r>
            <w:r>
              <w:t xml:space="preserve"> в блоке </w:t>
            </w:r>
          </w:p>
          <w:p w14:paraId="477AA802" w14:textId="1AD090D8" w:rsidR="00FF2FA2" w:rsidRDefault="00FF2FA2" w:rsidP="00FF2FA2">
            <w:pPr>
              <w:pStyle w:val="ad"/>
              <w:jc w:val="left"/>
            </w:pPr>
            <w:r>
              <w:lastRenderedPageBreak/>
              <w:t xml:space="preserve">«в корне документа </w:t>
            </w:r>
            <w:r w:rsidRPr="009D46E6">
              <w:t>contractProcedure2015</w:t>
            </w:r>
            <w:r>
              <w:t xml:space="preserve"> с учетом того, что речь в данном блоке идет о гарантии качества </w:t>
            </w:r>
            <w:r w:rsidRPr="009D46E6">
              <w:t>товаров, работ, услуг</w:t>
            </w:r>
          </w:p>
          <w:p w14:paraId="6B9A1652" w14:textId="3D0A3A60" w:rsidR="00FF2FA2" w:rsidRDefault="00FF2FA2" w:rsidP="00FF2FA2">
            <w:pPr>
              <w:pStyle w:val="ad"/>
              <w:jc w:val="left"/>
            </w:pPr>
          </w:p>
          <w:p w14:paraId="4C6E486B" w14:textId="389DF3AE" w:rsidR="00FF2FA2" w:rsidRDefault="00FF2FA2" w:rsidP="00FF2FA2">
            <w:pPr>
              <w:pStyle w:val="ad"/>
              <w:jc w:val="left"/>
            </w:pPr>
            <w:r>
              <w:t>Выполняются контроли РК_ИК_0128 и РК_ИК_0129 аналогичные контролям РК_ИК_0067 и РК_ИК_0077 соответственно</w:t>
            </w:r>
          </w:p>
          <w:p w14:paraId="4CA656A2" w14:textId="36CC5E7A" w:rsidR="00FF2FA2" w:rsidRDefault="00FF2FA2" w:rsidP="00FF2FA2">
            <w:pPr>
              <w:pStyle w:val="ad"/>
              <w:jc w:val="left"/>
            </w:pPr>
          </w:p>
          <w:p w14:paraId="59514396" w14:textId="5BCA2FB2" w:rsidR="00FF2FA2" w:rsidRDefault="00FF2FA2" w:rsidP="00FF2FA2">
            <w:pPr>
              <w:pStyle w:val="ad"/>
              <w:jc w:val="left"/>
            </w:pPr>
          </w:p>
          <w:p w14:paraId="7A6547B6" w14:textId="20F83090" w:rsidR="00FF2FA2" w:rsidRPr="005D19F0" w:rsidRDefault="00FF2FA2" w:rsidP="00FF2FA2">
            <w:pPr>
              <w:pStyle w:val="ad"/>
              <w:jc w:val="center"/>
              <w:rPr>
                <w:b/>
              </w:rPr>
            </w:pPr>
            <w:r w:rsidRPr="005D19F0">
              <w:rPr>
                <w:b/>
              </w:rPr>
              <w:t>«</w:t>
            </w:r>
            <w:r w:rsidRPr="0070104D">
              <w:rPr>
                <w:b/>
              </w:rPr>
              <w:t>Сведения об удержании денежных средств, перечисленных в качестве обеспечения исполнения контракта</w:t>
            </w:r>
            <w:r w:rsidRPr="005D19F0">
              <w:rPr>
                <w:b/>
              </w:rPr>
              <w:t>» (</w:t>
            </w:r>
            <w:r w:rsidRPr="0070104D">
              <w:rPr>
                <w:b/>
              </w:rPr>
              <w:t>holdCashEnforcement</w:t>
            </w:r>
            <w:r w:rsidRPr="005D19F0">
              <w:rPr>
                <w:b/>
              </w:rPr>
              <w:t>)</w:t>
            </w:r>
          </w:p>
          <w:p w14:paraId="1A7D01BD" w14:textId="77777777" w:rsidR="00FF2FA2" w:rsidRDefault="00FF2FA2" w:rsidP="00FF2FA2">
            <w:pPr>
              <w:pStyle w:val="ad"/>
              <w:jc w:val="left"/>
            </w:pPr>
          </w:p>
          <w:p w14:paraId="48B8636F" w14:textId="275A10E1" w:rsidR="00FF2FA2" w:rsidRDefault="00FF2FA2" w:rsidP="00FF2FA2">
            <w:pPr>
              <w:pStyle w:val="ad"/>
              <w:jc w:val="left"/>
            </w:pPr>
            <w:r>
              <w:t>Если указанный блок заполнен в принимаемом документе, то блок заполняется для принимаемого документа «</w:t>
            </w:r>
            <w:r w:rsidRPr="009D46E6">
              <w:t>Информация об исполнении обязательств по предоставленной гарантии качества товаров, работ, услуг.</w:t>
            </w:r>
            <w:r>
              <w:t>» (</w:t>
            </w:r>
            <w:r w:rsidRPr="009D46E6">
              <w:t>executionObligationGuarantee</w:t>
            </w:r>
            <w:r>
              <w:t>). Блок «</w:t>
            </w:r>
            <w:r w:rsidRPr="0070104D">
              <w:t>Сведения об удержании денежных средств, перечисленных в качестве обеспечения исполнения контракта</w:t>
            </w:r>
            <w:r>
              <w:t>» (</w:t>
            </w:r>
            <w:r w:rsidRPr="0070104D">
              <w:t>holdCashEnforcement</w:t>
            </w:r>
            <w:r>
              <w:t xml:space="preserve">) в корне документа </w:t>
            </w:r>
            <w:r w:rsidRPr="009D46E6">
              <w:t>contractProcedure2015</w:t>
            </w:r>
            <w:r>
              <w:t xml:space="preserve"> игнорируется при приеме.</w:t>
            </w:r>
          </w:p>
          <w:p w14:paraId="64CB86DE" w14:textId="77777777" w:rsidR="00FF2FA2" w:rsidRDefault="00FF2FA2" w:rsidP="00FF2FA2">
            <w:pPr>
              <w:pStyle w:val="ad"/>
              <w:jc w:val="left"/>
            </w:pPr>
          </w:p>
          <w:p w14:paraId="7694995A" w14:textId="5828F242" w:rsidR="00FF2FA2" w:rsidRDefault="00FF2FA2" w:rsidP="00FF2FA2">
            <w:pPr>
              <w:pStyle w:val="ad"/>
              <w:jc w:val="left"/>
            </w:pPr>
            <w:r>
              <w:t>Блок м</w:t>
            </w:r>
            <w:r w:rsidRPr="0070104D">
              <w:t xml:space="preserve">ожет быть заполнен только если в сведениях о контракте заполнен блок </w:t>
            </w:r>
            <w:r w:rsidR="007D646F">
              <w:t>«</w:t>
            </w:r>
            <w:r w:rsidRPr="0070104D">
              <w:t>Внесение денежных средств на указанный заказчиком счет</w:t>
            </w:r>
            <w:r w:rsidR="007D646F">
              <w:t>»</w:t>
            </w:r>
            <w:r w:rsidRPr="0070104D">
              <w:t xml:space="preserve"> qualityGuaranteeInfo\execObligationsGuaranteeInfo\ensuringWay\cashAccount) блока </w:t>
            </w:r>
            <w:r w:rsidR="007D646F">
              <w:t>«</w:t>
            </w:r>
            <w:r w:rsidRPr="0070104D">
              <w:t>Информация о гарантии качества товара, работы услуги</w:t>
            </w:r>
            <w:r w:rsidR="007D646F">
              <w:t>»</w:t>
            </w:r>
            <w:r w:rsidRPr="0070104D">
              <w:t xml:space="preserve"> (qualityGuaranteeInfo)</w:t>
            </w:r>
            <w:r>
              <w:t xml:space="preserve"> см. РК_ИК_0130 ниже</w:t>
            </w:r>
          </w:p>
          <w:p w14:paraId="188D659B" w14:textId="42AABE9C" w:rsidR="00FF2FA2" w:rsidRDefault="00FF2FA2" w:rsidP="00FF2FA2">
            <w:pPr>
              <w:pStyle w:val="ad"/>
              <w:jc w:val="left"/>
            </w:pPr>
          </w:p>
          <w:p w14:paraId="2B5F3DBD" w14:textId="35E2B54E" w:rsidR="00FF2FA2" w:rsidRDefault="00FF2FA2" w:rsidP="00FF2FA2">
            <w:pPr>
              <w:pStyle w:val="ad"/>
              <w:jc w:val="left"/>
            </w:pPr>
            <w:r>
              <w:t>Блок «</w:t>
            </w:r>
            <w:r w:rsidRPr="005902BA">
              <w:t>Валюта удержания</w:t>
            </w:r>
            <w:r>
              <w:t>» (</w:t>
            </w:r>
            <w:r w:rsidRPr="005902BA">
              <w:t>currency</w:t>
            </w:r>
            <w:r>
              <w:t xml:space="preserve">) </w:t>
            </w:r>
            <w:r w:rsidR="007D646F">
              <w:t>–</w:t>
            </w:r>
            <w:r>
              <w:t xml:space="preserve"> </w:t>
            </w:r>
            <w:r w:rsidRPr="005902BA">
              <w:t>Игнорируется при приеме, заполняется на основании значения поля «Валюта обеспечения исполнения обязательств» qualityGuaranteeInfo\execObligationsGuaranteeInfo\ensuringWay\cashAccount\currency) банковской гарантии качества товаров, работ, услуг заказчиком</w:t>
            </w:r>
          </w:p>
          <w:p w14:paraId="22BE0007" w14:textId="53FC7108" w:rsidR="00FF2FA2" w:rsidRDefault="00FF2FA2" w:rsidP="00FF2FA2">
            <w:pPr>
              <w:pStyle w:val="ad"/>
              <w:jc w:val="left"/>
            </w:pPr>
          </w:p>
          <w:p w14:paraId="28A9211C" w14:textId="4CF7A4A1" w:rsidR="00FF2FA2" w:rsidRDefault="00FF2FA2" w:rsidP="00FF2FA2">
            <w:pPr>
              <w:pStyle w:val="ad"/>
              <w:jc w:val="left"/>
            </w:pPr>
            <w:r>
              <w:t>Блоки</w:t>
            </w:r>
            <w:r w:rsidRPr="002D2859">
              <w:t xml:space="preserve"> «</w:t>
            </w:r>
            <w:r w:rsidRPr="007716D8">
              <w:t>Курс валюты по отношению к рублю на дату удержания средств</w:t>
            </w:r>
            <w:r w:rsidRPr="002D2859">
              <w:t>» (</w:t>
            </w:r>
            <w:r w:rsidRPr="00A04F77">
              <w:rPr>
                <w:lang w:val="en-US"/>
              </w:rPr>
              <w:t>priceInfo</w:t>
            </w:r>
            <w:r w:rsidRPr="00A04F77">
              <w:t>\</w:t>
            </w:r>
            <w:r>
              <w:rPr>
                <w:lang w:val="en-US"/>
              </w:rPr>
              <w:t>currencyRate</w:t>
            </w:r>
            <w:r w:rsidRPr="002D2859">
              <w:t>)</w:t>
            </w:r>
            <w:r>
              <w:t>, «</w:t>
            </w:r>
            <w:r w:rsidRPr="007716D8">
              <w:t>Сумма, удержанная заказчиком, в рублевом эквиваленте</w:t>
            </w:r>
            <w:r>
              <w:t>» (</w:t>
            </w:r>
            <w:r w:rsidRPr="00A04F77">
              <w:rPr>
                <w:lang w:val="en-US"/>
              </w:rPr>
              <w:t>priceInfo</w:t>
            </w:r>
            <w:r w:rsidRPr="00A04F77">
              <w:t>\</w:t>
            </w:r>
            <w:r>
              <w:rPr>
                <w:lang w:val="en-US"/>
              </w:rPr>
              <w:t>priceRUR</w:t>
            </w:r>
            <w:r>
              <w:t>)</w:t>
            </w:r>
          </w:p>
          <w:p w14:paraId="7B67F959" w14:textId="77777777" w:rsidR="00FF2FA2" w:rsidRPr="003A15F4" w:rsidRDefault="00FF2FA2" w:rsidP="00FF2FA2">
            <w:pPr>
              <w:pStyle w:val="ad"/>
              <w:jc w:val="left"/>
            </w:pPr>
          </w:p>
          <w:p w14:paraId="5ED5C4CA" w14:textId="40EAB62A" w:rsidR="00FF2FA2" w:rsidRDefault="00FF2FA2" w:rsidP="00FF2FA2">
            <w:pPr>
              <w:pStyle w:val="ad"/>
              <w:jc w:val="left"/>
            </w:pPr>
            <w:r>
              <w:t>при приеме игнорируется, заполняется при передаче,</w:t>
            </w:r>
            <w:r w:rsidRPr="00124569">
              <w:t xml:space="preserve"> </w:t>
            </w:r>
            <w:r>
              <w:t>в случае если валюта удержания отлична от рублей.</w:t>
            </w:r>
          </w:p>
          <w:p w14:paraId="16892E6E" w14:textId="77777777" w:rsidR="00FF2FA2" w:rsidRDefault="00FF2FA2" w:rsidP="00FF2FA2">
            <w:pPr>
              <w:pStyle w:val="ad"/>
              <w:jc w:val="left"/>
            </w:pPr>
          </w:p>
          <w:p w14:paraId="1498ACB6" w14:textId="77777777" w:rsidR="00FF2FA2" w:rsidRDefault="00FF2FA2" w:rsidP="00FF2FA2">
            <w:pPr>
              <w:pStyle w:val="ad"/>
              <w:jc w:val="left"/>
            </w:pPr>
          </w:p>
          <w:p w14:paraId="376DBCEC" w14:textId="182D527B" w:rsidR="00FF2FA2" w:rsidRPr="00877F1A" w:rsidRDefault="00FF2FA2" w:rsidP="00FF2FA2">
            <w:pPr>
              <w:pStyle w:val="ad"/>
              <w:jc w:val="left"/>
            </w:pPr>
          </w:p>
        </w:tc>
      </w:tr>
      <w:tr w:rsidR="00FF2FA2" w:rsidRPr="009F4E26" w14:paraId="43EFEB02" w14:textId="77777777" w:rsidTr="00834157">
        <w:trPr>
          <w:trHeight w:val="348"/>
        </w:trPr>
        <w:tc>
          <w:tcPr>
            <w:tcW w:w="819" w:type="pct"/>
            <w:gridSpan w:val="3"/>
          </w:tcPr>
          <w:p w14:paraId="6DD78438" w14:textId="527F0E39" w:rsidR="00FF2FA2" w:rsidRDefault="00FF2FA2" w:rsidP="00FF2FA2">
            <w:pPr>
              <w:pStyle w:val="ad"/>
              <w:jc w:val="left"/>
            </w:pPr>
            <w:r w:rsidRPr="00F9236C">
              <w:lastRenderedPageBreak/>
              <w:t>РК_ИК_015</w:t>
            </w:r>
            <w:r>
              <w:t>4</w:t>
            </w:r>
          </w:p>
        </w:tc>
        <w:tc>
          <w:tcPr>
            <w:tcW w:w="579" w:type="pct"/>
            <w:gridSpan w:val="2"/>
          </w:tcPr>
          <w:p w14:paraId="7FF839AC" w14:textId="77777777" w:rsidR="00FF2FA2" w:rsidRDefault="00FF2FA2" w:rsidP="00FF2FA2">
            <w:pPr>
              <w:pStyle w:val="ad"/>
              <w:jc w:val="left"/>
            </w:pPr>
          </w:p>
        </w:tc>
        <w:tc>
          <w:tcPr>
            <w:tcW w:w="1129" w:type="pct"/>
            <w:gridSpan w:val="6"/>
          </w:tcPr>
          <w:p w14:paraId="70C979E3" w14:textId="6A1784D3" w:rsidR="00FF2FA2" w:rsidRDefault="00FF2FA2" w:rsidP="00FF2FA2">
            <w:pPr>
              <w:pStyle w:val="ad"/>
              <w:jc w:val="left"/>
            </w:pPr>
            <w:r>
              <w:t xml:space="preserve">Блок </w:t>
            </w:r>
            <w:r w:rsidRPr="00B51EBF">
              <w:t>«</w:t>
            </w:r>
            <w:r w:rsidRPr="008E444A">
              <w:t>Информация об исполнении обязательств по предоставленной гарантии качества товаров, работ, услуг</w:t>
            </w:r>
            <w:r w:rsidRPr="00B51EBF">
              <w:t>»</w:t>
            </w:r>
            <w:r>
              <w:t xml:space="preserve"> (executionObligationGuarantee)</w:t>
            </w:r>
          </w:p>
        </w:tc>
        <w:tc>
          <w:tcPr>
            <w:tcW w:w="1335" w:type="pct"/>
          </w:tcPr>
          <w:p w14:paraId="0748F69F" w14:textId="6421BDF8" w:rsidR="00FF2FA2" w:rsidRDefault="00FF2FA2" w:rsidP="00FF2FA2">
            <w:pPr>
              <w:pStyle w:val="ad"/>
              <w:jc w:val="left"/>
            </w:pPr>
            <w:r>
              <w:t xml:space="preserve">Блок </w:t>
            </w:r>
            <w:r w:rsidRPr="00B51EBF">
              <w:t>«</w:t>
            </w:r>
            <w:r w:rsidRPr="008E444A">
              <w:t>Информация об исполнении обязательств по предоставленной гарантии качества товаров, работ, услуг</w:t>
            </w:r>
            <w:r w:rsidRPr="00B51EBF">
              <w:t>»</w:t>
            </w:r>
            <w:r>
              <w:t xml:space="preserve"> (executionObligationGuarantee)</w:t>
            </w:r>
          </w:p>
          <w:p w14:paraId="64384489" w14:textId="77777777" w:rsidR="00FF2FA2" w:rsidRDefault="00FF2FA2" w:rsidP="00FF2FA2">
            <w:pPr>
              <w:pStyle w:val="ad"/>
              <w:jc w:val="left"/>
            </w:pPr>
          </w:p>
          <w:p w14:paraId="362DF15B" w14:textId="5B2C7662" w:rsidR="00FF2FA2" w:rsidRDefault="00FF2FA2" w:rsidP="00FF2FA2">
            <w:pPr>
              <w:pStyle w:val="ad"/>
              <w:jc w:val="left"/>
            </w:pPr>
            <w:r w:rsidRPr="00F9236C">
              <w:t>1</w:t>
            </w:r>
            <w:r>
              <w:t>)</w:t>
            </w:r>
            <w:r w:rsidRPr="00F9236C">
              <w:t xml:space="preserve"> Может </w:t>
            </w:r>
            <w:r>
              <w:t>быть указан в исполнении, только если в контракте, к которому принимается исполнение  заполнен</w:t>
            </w:r>
            <w:r w:rsidRPr="00F9236C">
              <w:t xml:space="preserve"> блок </w:t>
            </w:r>
            <w:r>
              <w:t>«</w:t>
            </w:r>
            <w:r w:rsidRPr="00F9236C">
              <w:t xml:space="preserve">Информация о </w:t>
            </w:r>
            <w:r w:rsidRPr="00F9236C">
              <w:lastRenderedPageBreak/>
              <w:t>гарантии качества товара, работы услуги</w:t>
            </w:r>
            <w:r>
              <w:t>» (</w:t>
            </w:r>
            <w:r w:rsidRPr="00F9236C">
              <w:t>qualityGuaranteeInfo</w:t>
            </w:r>
            <w:r>
              <w:t>)</w:t>
            </w:r>
            <w:r w:rsidRPr="00F9236C">
              <w:t>.</w:t>
            </w:r>
          </w:p>
          <w:p w14:paraId="1B910C86" w14:textId="20663B65" w:rsidR="00FF2FA2" w:rsidRDefault="00FF2FA2" w:rsidP="00FF2FA2">
            <w:pPr>
              <w:pStyle w:val="ad"/>
              <w:jc w:val="left"/>
            </w:pPr>
            <w:r w:rsidRPr="00F9236C">
              <w:t>2</w:t>
            </w:r>
            <w:r>
              <w:t>)</w:t>
            </w:r>
            <w:r w:rsidRPr="00F9236C">
              <w:t xml:space="preserve"> Может </w:t>
            </w:r>
            <w:r>
              <w:t>быть указан только в исполнении</w:t>
            </w:r>
            <w:r w:rsidRPr="00F9236C">
              <w:t xml:space="preserve"> для контракта с уже существующим размещенным исполнением</w:t>
            </w:r>
            <w:r w:rsidR="00EB1F46">
              <w:t xml:space="preserve"> с типом документа «</w:t>
            </w:r>
            <w:r w:rsidR="00EB1F46" w:rsidRPr="00EB1F46">
              <w:t>Документ о приемке</w:t>
            </w:r>
            <w:r w:rsidR="00EB1F46">
              <w:t>»</w:t>
            </w:r>
          </w:p>
          <w:p w14:paraId="7C55E3C9" w14:textId="77777777" w:rsidR="00FF2FA2" w:rsidRDefault="00FF2FA2" w:rsidP="00FF2FA2">
            <w:pPr>
              <w:pStyle w:val="ad"/>
              <w:jc w:val="left"/>
            </w:pPr>
          </w:p>
        </w:tc>
        <w:tc>
          <w:tcPr>
            <w:tcW w:w="1138" w:type="pct"/>
            <w:gridSpan w:val="4"/>
          </w:tcPr>
          <w:p w14:paraId="2942D811" w14:textId="77777777" w:rsidR="00FF2FA2" w:rsidRDefault="00FF2FA2" w:rsidP="00FF2FA2">
            <w:pPr>
              <w:pStyle w:val="ad"/>
              <w:jc w:val="left"/>
            </w:pPr>
            <w:r>
              <w:lastRenderedPageBreak/>
              <w:t xml:space="preserve">Блок </w:t>
            </w:r>
            <w:r w:rsidRPr="00B51EBF">
              <w:t>«</w:t>
            </w:r>
            <w:r w:rsidRPr="008E444A">
              <w:t>Информация об исполнении обязательств по предоставленной гарантии качества товаров, работ, услуг</w:t>
            </w:r>
            <w:r w:rsidRPr="00B51EBF">
              <w:t>»</w:t>
            </w:r>
            <w:r>
              <w:t xml:space="preserve"> (executionObligationGuarantee)</w:t>
            </w:r>
          </w:p>
          <w:p w14:paraId="0467DAF2" w14:textId="77777777" w:rsidR="00FF2FA2" w:rsidRDefault="00FF2FA2" w:rsidP="00FF2FA2">
            <w:pPr>
              <w:pStyle w:val="ad"/>
              <w:jc w:val="left"/>
            </w:pPr>
          </w:p>
          <w:p w14:paraId="1F47366E" w14:textId="77777777" w:rsidR="00FF2FA2" w:rsidRDefault="00FF2FA2" w:rsidP="00FF2FA2">
            <w:pPr>
              <w:pStyle w:val="ad"/>
              <w:jc w:val="left"/>
            </w:pPr>
            <w:r w:rsidRPr="00F9236C">
              <w:t>1</w:t>
            </w:r>
            <w:r>
              <w:t>)</w:t>
            </w:r>
            <w:r w:rsidRPr="00F9236C">
              <w:t xml:space="preserve"> Может </w:t>
            </w:r>
            <w:r>
              <w:t>быть указан в исполнении, только если в контракте, к которому принимается исполнение  заполнен</w:t>
            </w:r>
            <w:r w:rsidRPr="00F9236C">
              <w:t xml:space="preserve"> блок </w:t>
            </w:r>
            <w:r>
              <w:t>«</w:t>
            </w:r>
            <w:r w:rsidRPr="00F9236C">
              <w:t xml:space="preserve">Информация </w:t>
            </w:r>
            <w:r w:rsidRPr="00F9236C">
              <w:lastRenderedPageBreak/>
              <w:t>о гарантии качества товара, работы услуги</w:t>
            </w:r>
            <w:r>
              <w:t>» (</w:t>
            </w:r>
            <w:r w:rsidRPr="00F9236C">
              <w:t>qualityGuaranteeInfo</w:t>
            </w:r>
            <w:r>
              <w:t>)</w:t>
            </w:r>
            <w:r w:rsidRPr="00F9236C">
              <w:t>.</w:t>
            </w:r>
          </w:p>
          <w:p w14:paraId="69FF81BA" w14:textId="77777777" w:rsidR="00EB1F46" w:rsidRDefault="00FF2FA2" w:rsidP="00EB1F46">
            <w:pPr>
              <w:pStyle w:val="ad"/>
              <w:jc w:val="left"/>
            </w:pPr>
            <w:r w:rsidRPr="00F9236C">
              <w:t>2</w:t>
            </w:r>
            <w:r>
              <w:t>)</w:t>
            </w:r>
            <w:r w:rsidRPr="00F9236C">
              <w:t xml:space="preserve"> Может </w:t>
            </w:r>
            <w:r>
              <w:t>быть указан только в исполнении</w:t>
            </w:r>
            <w:r w:rsidRPr="00F9236C">
              <w:t xml:space="preserve"> для контракта с уже </w:t>
            </w:r>
            <w:r w:rsidR="00EB1F46" w:rsidRPr="00F9236C">
              <w:t>существующим размещенным исполнением</w:t>
            </w:r>
            <w:r w:rsidR="00EB1F46">
              <w:t xml:space="preserve"> с типом документа «</w:t>
            </w:r>
            <w:r w:rsidR="00EB1F46" w:rsidRPr="00EB1F46">
              <w:t>Документ о приемке</w:t>
            </w:r>
            <w:r w:rsidR="00EB1F46">
              <w:t>»</w:t>
            </w:r>
          </w:p>
          <w:p w14:paraId="06108CA3" w14:textId="77777777" w:rsidR="00FF2FA2" w:rsidRDefault="00FF2FA2" w:rsidP="00FF2FA2">
            <w:pPr>
              <w:pStyle w:val="ad"/>
              <w:jc w:val="left"/>
            </w:pPr>
          </w:p>
        </w:tc>
      </w:tr>
      <w:tr w:rsidR="00FF2FA2" w:rsidRPr="009F4E26" w14:paraId="76B6D7D1" w14:textId="77777777" w:rsidTr="00834157">
        <w:trPr>
          <w:trHeight w:val="348"/>
        </w:trPr>
        <w:tc>
          <w:tcPr>
            <w:tcW w:w="819" w:type="pct"/>
            <w:gridSpan w:val="3"/>
          </w:tcPr>
          <w:p w14:paraId="466470D3" w14:textId="77777777" w:rsidR="00FF2FA2" w:rsidRDefault="00FF2FA2" w:rsidP="00FF2FA2">
            <w:pPr>
              <w:pStyle w:val="ad"/>
              <w:jc w:val="left"/>
            </w:pPr>
            <w:r>
              <w:lastRenderedPageBreak/>
              <w:t>РК_</w:t>
            </w:r>
            <w:r w:rsidRPr="00F54D2E">
              <w:t>ИК_0</w:t>
            </w:r>
            <w:r>
              <w:t>364</w:t>
            </w:r>
          </w:p>
          <w:p w14:paraId="57567C20" w14:textId="0833F2DD" w:rsidR="00FF2FA2" w:rsidRPr="00BA2E7C" w:rsidRDefault="00FF2FA2" w:rsidP="00FF2FA2">
            <w:pPr>
              <w:pStyle w:val="ad"/>
              <w:jc w:val="left"/>
              <w:rPr>
                <w:lang w:val="en-US"/>
              </w:rPr>
            </w:pPr>
          </w:p>
        </w:tc>
        <w:tc>
          <w:tcPr>
            <w:tcW w:w="579" w:type="pct"/>
            <w:gridSpan w:val="2"/>
          </w:tcPr>
          <w:p w14:paraId="2BE4AEEB" w14:textId="77777777" w:rsidR="00FF2FA2" w:rsidRDefault="00FF2FA2" w:rsidP="00FF2FA2">
            <w:pPr>
              <w:pStyle w:val="ad"/>
              <w:jc w:val="left"/>
            </w:pPr>
          </w:p>
        </w:tc>
        <w:tc>
          <w:tcPr>
            <w:tcW w:w="1129" w:type="pct"/>
            <w:gridSpan w:val="6"/>
          </w:tcPr>
          <w:p w14:paraId="38D7AE07" w14:textId="74C0643C" w:rsidR="00FF2FA2" w:rsidRPr="001A1469" w:rsidRDefault="00FF2FA2" w:rsidP="00FF2FA2">
            <w:pPr>
              <w:pStyle w:val="ad"/>
              <w:jc w:val="left"/>
            </w:pPr>
            <w:r>
              <w:t xml:space="preserve">Блок </w:t>
            </w:r>
            <w:r w:rsidRPr="00B51EBF">
              <w:t>«</w:t>
            </w:r>
            <w:r w:rsidRPr="008E444A">
              <w:t>Информация об исполнении обязательств по предоставленной гарантии качества товаров, работ, услуг</w:t>
            </w:r>
            <w:r w:rsidRPr="00B51EBF">
              <w:t>»</w:t>
            </w:r>
            <w:r>
              <w:t xml:space="preserve"> (executionObligationGuarantee) и блоками «</w:t>
            </w:r>
            <w:r w:rsidRPr="00F54D2E">
              <w:t>Информация об исполнении</w:t>
            </w:r>
            <w:r>
              <w:t>» (executions) и «</w:t>
            </w:r>
            <w:r w:rsidRPr="00F54D2E">
              <w:t>Информация о расторжении контракта</w:t>
            </w:r>
            <w:r>
              <w:t>» (termination)</w:t>
            </w:r>
          </w:p>
        </w:tc>
        <w:tc>
          <w:tcPr>
            <w:tcW w:w="1335" w:type="pct"/>
          </w:tcPr>
          <w:p w14:paraId="2A76572D" w14:textId="17E4314C" w:rsidR="00FF2FA2" w:rsidRDefault="00FF2FA2" w:rsidP="00FF2FA2">
            <w:pPr>
              <w:pStyle w:val="ad"/>
              <w:jc w:val="left"/>
            </w:pPr>
            <w:r>
              <w:t xml:space="preserve">Блок </w:t>
            </w:r>
            <w:r w:rsidRPr="00B51EBF">
              <w:t>«</w:t>
            </w:r>
            <w:r w:rsidRPr="008E444A">
              <w:t>Информация об исполнении обязательств по предоставленной гарантии качества товаров, работ, услуг</w:t>
            </w:r>
            <w:r w:rsidRPr="00B51EBF">
              <w:t>»</w:t>
            </w:r>
            <w:r>
              <w:t xml:space="preserve"> (executionObligationGuarantee) не может быть заполнен одновременно с блоками «</w:t>
            </w:r>
            <w:r w:rsidRPr="00F54D2E">
              <w:t>Информация об исполнении</w:t>
            </w:r>
            <w:r>
              <w:t>» (executions) и</w:t>
            </w:r>
            <w:r w:rsidRPr="00C16597">
              <w:t>/</w:t>
            </w:r>
            <w:r>
              <w:t>или «</w:t>
            </w:r>
            <w:r w:rsidRPr="00F54D2E">
              <w:t>Информация о расторжении контракта</w:t>
            </w:r>
            <w:r>
              <w:t>» (termination)</w:t>
            </w:r>
          </w:p>
        </w:tc>
        <w:tc>
          <w:tcPr>
            <w:tcW w:w="1138" w:type="pct"/>
            <w:gridSpan w:val="4"/>
          </w:tcPr>
          <w:p w14:paraId="18FB2B3F" w14:textId="1D49A25D" w:rsidR="00FF2FA2" w:rsidRPr="003748E4" w:rsidRDefault="00FF2FA2" w:rsidP="00FF2FA2">
            <w:pPr>
              <w:pStyle w:val="ad"/>
              <w:jc w:val="left"/>
            </w:pPr>
            <w:r>
              <w:t xml:space="preserve">Блок </w:t>
            </w:r>
            <w:r w:rsidRPr="00B51EBF">
              <w:t>«</w:t>
            </w:r>
            <w:r w:rsidRPr="008E444A">
              <w:t>Информация об исполнении обязательств по предоставленной гарантии качества товаров, работ, услуг</w:t>
            </w:r>
            <w:r w:rsidRPr="00B51EBF">
              <w:t>»</w:t>
            </w:r>
            <w:r>
              <w:t xml:space="preserve"> (executionObligationGuarantee) не может быть заполнен одновременно с блоками «</w:t>
            </w:r>
            <w:r w:rsidRPr="00F54D2E">
              <w:t>Информация об исполнении</w:t>
            </w:r>
            <w:r>
              <w:t>» (executions) и</w:t>
            </w:r>
            <w:r w:rsidRPr="00C16597">
              <w:t>/</w:t>
            </w:r>
            <w:r>
              <w:t>или «</w:t>
            </w:r>
            <w:r w:rsidRPr="00F54D2E">
              <w:t>Информация о расторжении контракта</w:t>
            </w:r>
            <w:r>
              <w:t>» (termination)</w:t>
            </w:r>
          </w:p>
        </w:tc>
      </w:tr>
      <w:tr w:rsidR="00FF2FA2" w:rsidRPr="009F4E26" w14:paraId="32982022" w14:textId="77777777" w:rsidTr="00834157">
        <w:trPr>
          <w:trHeight w:val="6086"/>
        </w:trPr>
        <w:tc>
          <w:tcPr>
            <w:tcW w:w="819" w:type="pct"/>
            <w:gridSpan w:val="3"/>
          </w:tcPr>
          <w:p w14:paraId="096E8662" w14:textId="06ACD6E2" w:rsidR="00FF2FA2" w:rsidRPr="00BA2E7C" w:rsidRDefault="00FF2FA2" w:rsidP="00FF2FA2">
            <w:pPr>
              <w:pStyle w:val="ad"/>
              <w:jc w:val="left"/>
              <w:rPr>
                <w:lang w:val="en-US"/>
              </w:rPr>
            </w:pPr>
            <w:bookmarkStart w:id="154" w:name="FCSNF_14995_1"/>
            <w:r>
              <w:lastRenderedPageBreak/>
              <w:t>РК_ИК_0126</w:t>
            </w:r>
            <w:bookmarkEnd w:id="154"/>
          </w:p>
        </w:tc>
        <w:tc>
          <w:tcPr>
            <w:tcW w:w="579" w:type="pct"/>
            <w:gridSpan w:val="2"/>
          </w:tcPr>
          <w:p w14:paraId="70261499" w14:textId="77777777" w:rsidR="00FF2FA2" w:rsidRDefault="00FF2FA2" w:rsidP="00FF2FA2">
            <w:pPr>
              <w:pStyle w:val="ad"/>
              <w:jc w:val="left"/>
            </w:pPr>
          </w:p>
        </w:tc>
        <w:tc>
          <w:tcPr>
            <w:tcW w:w="1129" w:type="pct"/>
            <w:gridSpan w:val="6"/>
          </w:tcPr>
          <w:p w14:paraId="7FF117DB" w14:textId="32FFE01A" w:rsidR="00FF2FA2" w:rsidRPr="00C16597" w:rsidRDefault="00FF2FA2" w:rsidP="00FF2FA2">
            <w:pPr>
              <w:pStyle w:val="ad"/>
              <w:jc w:val="left"/>
            </w:pPr>
            <w:r>
              <w:t xml:space="preserve">Блок </w:t>
            </w:r>
            <w:r w:rsidRPr="00B51EBF">
              <w:t>«</w:t>
            </w:r>
            <w:r w:rsidRPr="008E444A">
              <w:t>Информация об исполнении обязательств по предоставленной гарантии качества товаров, работ, услуг</w:t>
            </w:r>
            <w:r w:rsidRPr="00B51EBF">
              <w:t>»</w:t>
            </w:r>
            <w:r>
              <w:t xml:space="preserve"> (executionObligationGuarantee)</w:t>
            </w:r>
            <w:r w:rsidRPr="00C16597">
              <w:t xml:space="preserve"> </w:t>
            </w:r>
            <w:r>
              <w:t>и  блок «</w:t>
            </w:r>
            <w:r w:rsidRPr="000A065D">
              <w:t>Информация о предоставлении заказчиком отсрочек уплаты неустойки (штрафа, пени) и (или) осуществления списания начисленных сумм неустойки (штрафа, пени)</w:t>
            </w:r>
            <w:r>
              <w:t>» (delayWriteOffPenalties)</w:t>
            </w:r>
          </w:p>
        </w:tc>
        <w:tc>
          <w:tcPr>
            <w:tcW w:w="1335" w:type="pct"/>
          </w:tcPr>
          <w:p w14:paraId="5F2D2A83" w14:textId="7E83740F" w:rsidR="00FF2FA2" w:rsidRDefault="00FF2FA2" w:rsidP="00FF2FA2">
            <w:pPr>
              <w:pStyle w:val="ad"/>
              <w:jc w:val="left"/>
            </w:pPr>
            <w:r>
              <w:t xml:space="preserve">Блок </w:t>
            </w:r>
            <w:r w:rsidRPr="00B51EBF">
              <w:t>«</w:t>
            </w:r>
            <w:r w:rsidRPr="008E444A">
              <w:t>Информация об исполнении обязательств по предоставленной гарантии качества товаров, работ, услуг</w:t>
            </w:r>
            <w:r w:rsidRPr="00B51EBF">
              <w:t>»</w:t>
            </w:r>
            <w:r>
              <w:t xml:space="preserve"> (executionObligationGuarantee) не может быть заполнен одновременно с блоком «</w:t>
            </w:r>
            <w:r w:rsidRPr="000A065D">
              <w:t>Информация о предоставлении заказчиком отсрочек уплаты неустойки (штрафа, пени) и (или) осуществления списания начисленных сумм неустойки (штрафа, пени)</w:t>
            </w:r>
            <w:r>
              <w:t>» (delayWriteOffPenalties)</w:t>
            </w:r>
          </w:p>
        </w:tc>
        <w:tc>
          <w:tcPr>
            <w:tcW w:w="1138" w:type="pct"/>
            <w:gridSpan w:val="4"/>
          </w:tcPr>
          <w:p w14:paraId="62C4CA77" w14:textId="22DAD8DC" w:rsidR="00FF2FA2" w:rsidRPr="003748E4" w:rsidRDefault="00FF2FA2" w:rsidP="00FF2FA2">
            <w:pPr>
              <w:pStyle w:val="ad"/>
              <w:jc w:val="left"/>
            </w:pPr>
            <w:r>
              <w:t xml:space="preserve">Блок </w:t>
            </w:r>
            <w:r w:rsidRPr="00B51EBF">
              <w:t>«</w:t>
            </w:r>
            <w:r w:rsidRPr="008E444A">
              <w:t>Информация об исполнении обязательств по предоставленной гарантии качества товаров, работ, услуг</w:t>
            </w:r>
            <w:r w:rsidRPr="00B51EBF">
              <w:t>»</w:t>
            </w:r>
            <w:r>
              <w:t xml:space="preserve"> (executionObligationGuarantee) не может быть заполнен одновременно с блоком «</w:t>
            </w:r>
            <w:r w:rsidRPr="000A065D">
              <w:t>Информация о предоставлении  заказчиком отсрочек уплаты неустойки (штрафа, пени) и (или) осуществления списания начисленных сумм неустойки (штрафа, пени)</w:t>
            </w:r>
            <w:r>
              <w:t>» (delayWriteOffPenalties)</w:t>
            </w:r>
          </w:p>
        </w:tc>
      </w:tr>
      <w:tr w:rsidR="00FF2FA2" w:rsidRPr="00742AC9" w14:paraId="7C6909A0" w14:textId="77777777" w:rsidTr="001E3816">
        <w:trPr>
          <w:trHeight w:val="348"/>
        </w:trPr>
        <w:tc>
          <w:tcPr>
            <w:tcW w:w="819" w:type="pct"/>
            <w:gridSpan w:val="3"/>
          </w:tcPr>
          <w:p w14:paraId="4CA4548B" w14:textId="1E2424BD" w:rsidR="00FF2FA2" w:rsidRPr="00BA2E7C" w:rsidRDefault="00FF2FA2" w:rsidP="00FF2FA2">
            <w:pPr>
              <w:pStyle w:val="ad"/>
              <w:jc w:val="left"/>
              <w:rPr>
                <w:lang w:val="en-US"/>
              </w:rPr>
            </w:pPr>
            <w:r>
              <w:t>РК_</w:t>
            </w:r>
            <w:r w:rsidRPr="00F54D2E">
              <w:t>ИК_01</w:t>
            </w:r>
            <w:r>
              <w:t>43</w:t>
            </w:r>
          </w:p>
        </w:tc>
        <w:tc>
          <w:tcPr>
            <w:tcW w:w="579" w:type="pct"/>
            <w:gridSpan w:val="2"/>
          </w:tcPr>
          <w:p w14:paraId="574C3DA6" w14:textId="77777777" w:rsidR="00FF2FA2" w:rsidRDefault="00FF2FA2" w:rsidP="00FF2FA2">
            <w:pPr>
              <w:pStyle w:val="ad"/>
              <w:jc w:val="left"/>
            </w:pPr>
          </w:p>
        </w:tc>
        <w:tc>
          <w:tcPr>
            <w:tcW w:w="1129" w:type="pct"/>
            <w:gridSpan w:val="6"/>
          </w:tcPr>
          <w:p w14:paraId="22E5EB63" w14:textId="27066E88" w:rsidR="00FF2FA2" w:rsidRPr="005E29E4" w:rsidRDefault="00FF2FA2" w:rsidP="00FF2FA2">
            <w:pPr>
              <w:pStyle w:val="ad"/>
              <w:jc w:val="left"/>
              <w:rPr>
                <w:lang w:val="en-US"/>
              </w:rPr>
            </w:pPr>
            <w:r>
              <w:t>Поле</w:t>
            </w:r>
            <w:r w:rsidRPr="005E29E4">
              <w:rPr>
                <w:lang w:val="en-US"/>
              </w:rPr>
              <w:t xml:space="preserve"> «</w:t>
            </w:r>
            <w:r w:rsidRPr="005E29E4">
              <w:t>Код</w:t>
            </w:r>
            <w:r w:rsidRPr="005E29E4">
              <w:rPr>
                <w:lang w:val="en-US"/>
              </w:rPr>
              <w:t xml:space="preserve"> </w:t>
            </w:r>
            <w:r w:rsidRPr="005E29E4">
              <w:t>документа</w:t>
            </w:r>
            <w:r w:rsidRPr="005E29E4">
              <w:rPr>
                <w:lang w:val="en-US"/>
              </w:rPr>
              <w:t>» (executionObligationGuarantee\documents\document\document</w:t>
            </w:r>
            <w:r w:rsidRPr="005E29E4">
              <w:t>С</w:t>
            </w:r>
            <w:r w:rsidRPr="005E29E4">
              <w:rPr>
                <w:lang w:val="en-US"/>
              </w:rPr>
              <w:t>ode)</w:t>
            </w:r>
          </w:p>
        </w:tc>
        <w:tc>
          <w:tcPr>
            <w:tcW w:w="1335" w:type="pct"/>
          </w:tcPr>
          <w:p w14:paraId="496C212F" w14:textId="55523751" w:rsidR="00FF2FA2" w:rsidRDefault="00FF2FA2" w:rsidP="002D0245">
            <w:pPr>
              <w:pStyle w:val="ad"/>
              <w:numPr>
                <w:ilvl w:val="0"/>
                <w:numId w:val="154"/>
              </w:numPr>
              <w:jc w:val="left"/>
            </w:pPr>
            <w:r>
              <w:t>Проверяется что поле заполнено</w:t>
            </w:r>
          </w:p>
          <w:p w14:paraId="785C9B7F" w14:textId="77777777" w:rsidR="00FF2FA2" w:rsidRDefault="00FF2FA2" w:rsidP="00FF2FA2">
            <w:pPr>
              <w:pStyle w:val="ad"/>
              <w:jc w:val="left"/>
            </w:pPr>
          </w:p>
          <w:p w14:paraId="03C25840" w14:textId="739BD5BE" w:rsidR="00FF2FA2" w:rsidRDefault="00FF2FA2" w:rsidP="002D0245">
            <w:pPr>
              <w:pStyle w:val="ad"/>
              <w:numPr>
                <w:ilvl w:val="0"/>
                <w:numId w:val="154"/>
              </w:numPr>
              <w:jc w:val="left"/>
            </w:pPr>
            <w:r>
              <w:t xml:space="preserve">Проверяем что документ с таким кодом присутствует в актуальном состоянии в справочнике </w:t>
            </w:r>
            <w:r w:rsidR="007D646F">
              <w:t>«</w:t>
            </w:r>
            <w:r>
              <w:t>Типы документов исполнения контракта</w:t>
            </w:r>
            <w:r w:rsidR="007D646F">
              <w:t>»</w:t>
            </w:r>
          </w:p>
          <w:p w14:paraId="698405E3" w14:textId="51C0396F" w:rsidR="00FF2FA2" w:rsidRDefault="00FF2FA2" w:rsidP="00FF2FA2">
            <w:pPr>
              <w:pStyle w:val="ad"/>
              <w:jc w:val="left"/>
            </w:pPr>
            <w:r>
              <w:t>(nsiContractExecutionDoc)</w:t>
            </w:r>
          </w:p>
        </w:tc>
        <w:tc>
          <w:tcPr>
            <w:tcW w:w="1138" w:type="pct"/>
            <w:gridSpan w:val="4"/>
          </w:tcPr>
          <w:p w14:paraId="7CFFE8D3" w14:textId="5D7B579B" w:rsidR="00FF2FA2" w:rsidRDefault="00FF2FA2" w:rsidP="00FF2FA2">
            <w:pPr>
              <w:pStyle w:val="ad"/>
              <w:jc w:val="left"/>
            </w:pPr>
            <w:r>
              <w:t>Поле</w:t>
            </w:r>
            <w:r w:rsidRPr="00742AC9">
              <w:t xml:space="preserve"> «</w:t>
            </w:r>
            <w:r w:rsidRPr="005E29E4">
              <w:t>Код</w:t>
            </w:r>
            <w:r w:rsidRPr="00742AC9">
              <w:t xml:space="preserve"> </w:t>
            </w:r>
            <w:r w:rsidRPr="005E29E4">
              <w:t>документа</w:t>
            </w:r>
            <w:r w:rsidRPr="00742AC9">
              <w:t>» (</w:t>
            </w:r>
            <w:r w:rsidRPr="005E29E4">
              <w:rPr>
                <w:lang w:val="en-US"/>
              </w:rPr>
              <w:t>executionObligationGuarantee</w:t>
            </w:r>
            <w:r w:rsidRPr="00742AC9">
              <w:t>\</w:t>
            </w:r>
            <w:r w:rsidRPr="005E29E4">
              <w:rPr>
                <w:lang w:val="en-US"/>
              </w:rPr>
              <w:t>documents</w:t>
            </w:r>
            <w:r w:rsidRPr="00742AC9">
              <w:t>\</w:t>
            </w:r>
            <w:r w:rsidRPr="005E29E4">
              <w:rPr>
                <w:lang w:val="en-US"/>
              </w:rPr>
              <w:t>document</w:t>
            </w:r>
            <w:r w:rsidRPr="00742AC9">
              <w:t>\</w:t>
            </w:r>
            <w:r w:rsidRPr="005E29E4">
              <w:rPr>
                <w:lang w:val="en-US"/>
              </w:rPr>
              <w:t>document</w:t>
            </w:r>
            <w:r w:rsidRPr="005E29E4">
              <w:t>С</w:t>
            </w:r>
            <w:r w:rsidRPr="005E29E4">
              <w:rPr>
                <w:lang w:val="en-US"/>
              </w:rPr>
              <w:t>ode</w:t>
            </w:r>
            <w:r w:rsidRPr="00742AC9">
              <w:t>)</w:t>
            </w:r>
            <w:r>
              <w:t xml:space="preserve"> должно быть заполнено в принимаемом документе и документ с таким кодом </w:t>
            </w:r>
            <w:r w:rsidRPr="00742AC9">
              <w:t>&lt;</w:t>
            </w:r>
            <w:r>
              <w:t>Код при наличии</w:t>
            </w:r>
            <w:r w:rsidRPr="00742AC9">
              <w:t>&gt;</w:t>
            </w:r>
            <w:r>
              <w:t xml:space="preserve"> должен присутствовать в актуальном состоянии в справочнике </w:t>
            </w:r>
            <w:r w:rsidR="007D646F">
              <w:t>«</w:t>
            </w:r>
            <w:r>
              <w:t>Типы документов исполнения контракта</w:t>
            </w:r>
            <w:r w:rsidR="007D646F">
              <w:t>»</w:t>
            </w:r>
          </w:p>
          <w:p w14:paraId="08E2B5E7" w14:textId="0093EE94" w:rsidR="00FF2FA2" w:rsidRPr="00742AC9" w:rsidRDefault="00FF2FA2" w:rsidP="00FF2FA2">
            <w:pPr>
              <w:pStyle w:val="ad"/>
              <w:jc w:val="left"/>
            </w:pPr>
            <w:r>
              <w:t>(nsiContractExecutionDoc)</w:t>
            </w:r>
          </w:p>
        </w:tc>
      </w:tr>
      <w:tr w:rsidR="00FF2FA2" w:rsidRPr="009F4E26" w14:paraId="3BA5236A" w14:textId="77777777" w:rsidTr="00834157">
        <w:trPr>
          <w:trHeight w:val="348"/>
        </w:trPr>
        <w:tc>
          <w:tcPr>
            <w:tcW w:w="819" w:type="pct"/>
            <w:gridSpan w:val="3"/>
          </w:tcPr>
          <w:p w14:paraId="5B056D36" w14:textId="4775EE3A" w:rsidR="00FF2FA2" w:rsidRPr="00BA2E7C" w:rsidRDefault="00FF2FA2" w:rsidP="00FF2FA2">
            <w:pPr>
              <w:pStyle w:val="ad"/>
              <w:jc w:val="left"/>
              <w:rPr>
                <w:lang w:val="en-US"/>
              </w:rPr>
            </w:pPr>
            <w:r>
              <w:t>РК_</w:t>
            </w:r>
            <w:r w:rsidRPr="00F54D2E">
              <w:t>ИК_012</w:t>
            </w:r>
            <w:r>
              <w:t>7</w:t>
            </w:r>
          </w:p>
        </w:tc>
        <w:tc>
          <w:tcPr>
            <w:tcW w:w="579" w:type="pct"/>
            <w:gridSpan w:val="2"/>
          </w:tcPr>
          <w:p w14:paraId="7A3BA414" w14:textId="77777777" w:rsidR="00FF2FA2" w:rsidRDefault="00FF2FA2" w:rsidP="00FF2FA2">
            <w:pPr>
              <w:pStyle w:val="ad"/>
              <w:jc w:val="left"/>
            </w:pPr>
          </w:p>
        </w:tc>
        <w:tc>
          <w:tcPr>
            <w:tcW w:w="1129" w:type="pct"/>
            <w:gridSpan w:val="6"/>
          </w:tcPr>
          <w:p w14:paraId="5D128FF2" w14:textId="1E6B3299" w:rsidR="00FF2FA2" w:rsidRPr="001A1469" w:rsidRDefault="00FF2FA2" w:rsidP="00FF2FA2">
            <w:pPr>
              <w:pStyle w:val="ad"/>
              <w:jc w:val="left"/>
            </w:pPr>
            <w:r>
              <w:t>Поле «</w:t>
            </w:r>
            <w:r w:rsidRPr="00B44D8F">
              <w:t>Уникальный идентификатор предмета контракта (объекта закупки) в ЕИС</w:t>
            </w:r>
            <w:r>
              <w:t>»</w:t>
            </w:r>
            <w:r w:rsidRPr="00B44D8F">
              <w:t xml:space="preserve"> (</w:t>
            </w:r>
            <w:r w:rsidRPr="005952F4">
              <w:t>executionObligationGuarantee</w:t>
            </w:r>
            <w:r>
              <w:t>\</w:t>
            </w:r>
            <w:r w:rsidRPr="005952F4">
              <w:t>documents</w:t>
            </w:r>
            <w:r>
              <w:t>\</w:t>
            </w:r>
            <w:r w:rsidRPr="005952F4">
              <w:t>document</w:t>
            </w:r>
            <w:r>
              <w:t>\</w:t>
            </w:r>
            <w:r w:rsidRPr="005952F4">
              <w:t>quantityContractSubjects</w:t>
            </w:r>
            <w:r>
              <w:t>\</w:t>
            </w:r>
            <w:r w:rsidRPr="005952F4">
              <w:t>qua</w:t>
            </w:r>
            <w:r w:rsidRPr="005952F4">
              <w:lastRenderedPageBreak/>
              <w:t>ntityContractSubject</w:t>
            </w:r>
            <w:r>
              <w:t>\sid)</w:t>
            </w:r>
          </w:p>
        </w:tc>
        <w:tc>
          <w:tcPr>
            <w:tcW w:w="1335" w:type="pct"/>
          </w:tcPr>
          <w:p w14:paraId="2C291A58" w14:textId="155D1D9C" w:rsidR="00FF2FA2" w:rsidRDefault="00FF2FA2" w:rsidP="00FF2FA2">
            <w:pPr>
              <w:pStyle w:val="ad"/>
              <w:jc w:val="left"/>
            </w:pPr>
            <w:r>
              <w:lastRenderedPageBreak/>
              <w:t>Проверяем, что предмет контракта с таким уникальным идентификатором найден среди множества значений элементов «</w:t>
            </w:r>
            <w:r w:rsidRPr="004A3FEF">
              <w:t>Уникальный идентификатор в ЕИС</w:t>
            </w:r>
            <w:r>
              <w:t>» (</w:t>
            </w:r>
            <w:r>
              <w:rPr>
                <w:lang w:val="en-US"/>
              </w:rPr>
              <w:t>sid</w:t>
            </w:r>
            <w:r>
              <w:t>)</w:t>
            </w:r>
            <w:r w:rsidRPr="004A3FEF">
              <w:t xml:space="preserve"> </w:t>
            </w:r>
            <w:r>
              <w:t>объектов закупки в ранее разме</w:t>
            </w:r>
            <w:r>
              <w:lastRenderedPageBreak/>
              <w:t>щенных и действующих исполнениях по данному контракту. При этом не важно являлись ли предметы</w:t>
            </w:r>
            <w:r w:rsidRPr="00B44D8F">
              <w:t xml:space="preserve"> контракта (объекта закупки)</w:t>
            </w:r>
            <w:r>
              <w:t xml:space="preserve"> лекарственными препаратами или нет.</w:t>
            </w:r>
          </w:p>
        </w:tc>
        <w:tc>
          <w:tcPr>
            <w:tcW w:w="1138" w:type="pct"/>
            <w:gridSpan w:val="4"/>
          </w:tcPr>
          <w:p w14:paraId="3FE47D3B" w14:textId="6BC6018C" w:rsidR="00FF2FA2" w:rsidRPr="003748E4" w:rsidRDefault="00FF2FA2" w:rsidP="00FF2FA2">
            <w:pPr>
              <w:pStyle w:val="ad"/>
              <w:jc w:val="left"/>
            </w:pPr>
            <w:r>
              <w:lastRenderedPageBreak/>
              <w:t>П</w:t>
            </w:r>
            <w:r w:rsidRPr="00102C3C">
              <w:t>олученный идентификатор предмета контракта &lt;</w:t>
            </w:r>
            <w:r>
              <w:t xml:space="preserve">Значение </w:t>
            </w:r>
            <w:r>
              <w:rPr>
                <w:lang w:val="en-US"/>
              </w:rPr>
              <w:t>sid</w:t>
            </w:r>
            <w:r w:rsidRPr="00102C3C">
              <w:t>&gt;</w:t>
            </w:r>
            <w:r>
              <w:t>, указанный</w:t>
            </w:r>
            <w:r w:rsidRPr="00102C3C">
              <w:t xml:space="preserve"> в </w:t>
            </w:r>
            <w:r>
              <w:t>поле «</w:t>
            </w:r>
            <w:r w:rsidRPr="00B44D8F">
              <w:t>Уникальный идентификатор предмета контракта (объекта закупки) в ЕИС</w:t>
            </w:r>
            <w:r>
              <w:t>»</w:t>
            </w:r>
            <w:r w:rsidRPr="00B44D8F">
              <w:t xml:space="preserve"> </w:t>
            </w:r>
            <w:r w:rsidRPr="00B44D8F">
              <w:lastRenderedPageBreak/>
              <w:t>(</w:t>
            </w:r>
            <w:r w:rsidRPr="005952F4">
              <w:t>executionObligationGuarantee</w:t>
            </w:r>
            <w:r>
              <w:t>\</w:t>
            </w:r>
            <w:r w:rsidRPr="005952F4">
              <w:t>documents</w:t>
            </w:r>
            <w:r>
              <w:t>\</w:t>
            </w:r>
            <w:r w:rsidRPr="005952F4">
              <w:t>document</w:t>
            </w:r>
            <w:r>
              <w:t>\</w:t>
            </w:r>
            <w:r w:rsidRPr="005952F4">
              <w:t>quantityContractSubjects</w:t>
            </w:r>
            <w:r>
              <w:t>\</w:t>
            </w:r>
            <w:r w:rsidRPr="005952F4">
              <w:t>quantityContractSubject</w:t>
            </w:r>
            <w:r>
              <w:t>\sid)</w:t>
            </w:r>
            <w:r w:rsidRPr="00F4742C">
              <w:t xml:space="preserve"> </w:t>
            </w:r>
            <w:r w:rsidRPr="00102C3C">
              <w:t xml:space="preserve">не найден </w:t>
            </w:r>
            <w:r>
              <w:t>в ранее размещенных в ЕИС исполнениях по данному контракту</w:t>
            </w:r>
          </w:p>
        </w:tc>
      </w:tr>
      <w:tr w:rsidR="00FF2FA2" w:rsidRPr="009F4E26" w14:paraId="040CF954" w14:textId="77777777" w:rsidTr="00834157">
        <w:trPr>
          <w:trHeight w:val="348"/>
        </w:trPr>
        <w:tc>
          <w:tcPr>
            <w:tcW w:w="819" w:type="pct"/>
            <w:gridSpan w:val="3"/>
          </w:tcPr>
          <w:p w14:paraId="5CFCF401" w14:textId="7B6874FA" w:rsidR="00FF2FA2" w:rsidRPr="00F4742C" w:rsidRDefault="00FF2FA2" w:rsidP="00FF2FA2">
            <w:pPr>
              <w:pStyle w:val="ad"/>
              <w:jc w:val="left"/>
              <w:rPr>
                <w:lang w:val="en-US"/>
              </w:rPr>
            </w:pPr>
            <w:r>
              <w:lastRenderedPageBreak/>
              <w:t>РК_ИК_01</w:t>
            </w:r>
            <w:r>
              <w:rPr>
                <w:lang w:val="en-US"/>
              </w:rPr>
              <w:t>39</w:t>
            </w:r>
          </w:p>
        </w:tc>
        <w:tc>
          <w:tcPr>
            <w:tcW w:w="579" w:type="pct"/>
            <w:gridSpan w:val="2"/>
          </w:tcPr>
          <w:p w14:paraId="6F29BB34" w14:textId="77777777" w:rsidR="00FF2FA2" w:rsidRPr="00654429" w:rsidRDefault="00FF2FA2" w:rsidP="00FF2FA2">
            <w:pPr>
              <w:pStyle w:val="ad"/>
              <w:jc w:val="left"/>
            </w:pPr>
          </w:p>
        </w:tc>
        <w:tc>
          <w:tcPr>
            <w:tcW w:w="1129" w:type="pct"/>
            <w:gridSpan w:val="6"/>
          </w:tcPr>
          <w:p w14:paraId="2EFFA8DC" w14:textId="72F4E1E8" w:rsidR="00FF2FA2" w:rsidRPr="00F4742C" w:rsidRDefault="00FF2FA2" w:rsidP="00FF2FA2">
            <w:pPr>
              <w:pStyle w:val="ad"/>
              <w:jc w:val="left"/>
              <w:rPr>
                <w:lang w:val="en-US"/>
              </w:rPr>
            </w:pPr>
            <w:r w:rsidRPr="00D24AE4">
              <w:t>Внешний</w:t>
            </w:r>
            <w:r w:rsidRPr="00D24AE4">
              <w:rPr>
                <w:lang w:val="en-US"/>
              </w:rPr>
              <w:t xml:space="preserve"> </w:t>
            </w:r>
            <w:r w:rsidRPr="00D24AE4">
              <w:t>идентификатор</w:t>
            </w:r>
            <w:r w:rsidRPr="00D24AE4">
              <w:rPr>
                <w:lang w:val="en-US"/>
              </w:rPr>
              <w:t xml:space="preserve"> </w:t>
            </w:r>
            <w:r w:rsidRPr="00D24AE4">
              <w:t>объекта</w:t>
            </w:r>
            <w:r w:rsidRPr="00D24AE4">
              <w:rPr>
                <w:lang w:val="en-US"/>
              </w:rPr>
              <w:t xml:space="preserve"> </w:t>
            </w:r>
            <w:r w:rsidRPr="00D24AE4">
              <w:t>закупки</w:t>
            </w:r>
            <w:r w:rsidRPr="00D24AE4">
              <w:rPr>
                <w:lang w:val="en-US"/>
              </w:rPr>
              <w:t xml:space="preserve"> (</w:t>
            </w:r>
            <w:r w:rsidRPr="00F4742C">
              <w:rPr>
                <w:lang w:val="en-US"/>
              </w:rPr>
              <w:t>executionObligationGuarantee\documents\document\quantityContractSubjects\quantityContractSubject\</w:t>
            </w:r>
            <w:r w:rsidRPr="00D24AE4">
              <w:rPr>
                <w:lang w:val="en-US"/>
              </w:rPr>
              <w:t>externalSid)</w:t>
            </w:r>
          </w:p>
        </w:tc>
        <w:tc>
          <w:tcPr>
            <w:tcW w:w="1335" w:type="pct"/>
          </w:tcPr>
          <w:p w14:paraId="20FDDA36" w14:textId="15E0C624" w:rsidR="00FF2FA2" w:rsidRPr="00B72D0B" w:rsidRDefault="00FF2FA2" w:rsidP="00FF2FA2">
            <w:pPr>
              <w:pStyle w:val="ad"/>
              <w:jc w:val="left"/>
            </w:pPr>
            <w:r>
              <w:t xml:space="preserve">Проверяем, что предмет контракта с таким внешним идентификатором </w:t>
            </w:r>
            <w:r w:rsidRPr="00D24AE4">
              <w:t xml:space="preserve">объекта закупки </w:t>
            </w:r>
            <w:r>
              <w:t>найден среди множества</w:t>
            </w:r>
            <w:r w:rsidRPr="00102C3C">
              <w:t xml:space="preserve"> </w:t>
            </w:r>
            <w:r>
              <w:t>объектов закупки в ранее размещенных и действующих исполнениях по данному контракту. При этом не важно являлись ли предметы</w:t>
            </w:r>
            <w:r w:rsidRPr="00B44D8F">
              <w:t xml:space="preserve"> контракта (объекта закупки)</w:t>
            </w:r>
            <w:r>
              <w:t xml:space="preserve"> лекарственными препаратами или нет</w:t>
            </w:r>
            <w:r w:rsidRPr="00B72D0B">
              <w:t xml:space="preserve"> </w:t>
            </w:r>
          </w:p>
        </w:tc>
        <w:tc>
          <w:tcPr>
            <w:tcW w:w="1138" w:type="pct"/>
            <w:gridSpan w:val="4"/>
          </w:tcPr>
          <w:p w14:paraId="45A91EBC" w14:textId="2EF49D2E" w:rsidR="00FF2FA2" w:rsidRPr="003748E4" w:rsidRDefault="00FF2FA2" w:rsidP="00FF2FA2">
            <w:pPr>
              <w:pStyle w:val="ad"/>
              <w:jc w:val="left"/>
            </w:pPr>
            <w:r w:rsidRPr="00D24AE4">
              <w:t xml:space="preserve">Внешний идентификатор объекта закупки </w:t>
            </w:r>
            <w:r w:rsidRPr="00102C3C">
              <w:t>&lt;</w:t>
            </w:r>
            <w:r>
              <w:t xml:space="preserve">Значение </w:t>
            </w:r>
            <w:r w:rsidRPr="00D24AE4">
              <w:rPr>
                <w:lang w:val="en-US"/>
              </w:rPr>
              <w:t>externalSid</w:t>
            </w:r>
            <w:r w:rsidRPr="00102C3C">
              <w:t xml:space="preserve"> &gt; в </w:t>
            </w:r>
            <w:r>
              <w:t>поле «</w:t>
            </w:r>
            <w:r w:rsidRPr="00102C3C">
              <w:t>Уникальный идентификатор предмета контракта</w:t>
            </w:r>
            <w:r>
              <w:t xml:space="preserve">» </w:t>
            </w:r>
            <w:r w:rsidRPr="00D24AE4">
              <w:t>Внешний идентификатор объекта закупки (</w:t>
            </w:r>
            <w:r w:rsidRPr="005952F4">
              <w:t>executionObligationGuarantee</w:t>
            </w:r>
            <w:r>
              <w:t>\</w:t>
            </w:r>
            <w:r w:rsidRPr="005952F4">
              <w:t>documents</w:t>
            </w:r>
            <w:r>
              <w:t>\</w:t>
            </w:r>
            <w:r w:rsidRPr="005952F4">
              <w:t>document</w:t>
            </w:r>
            <w:r>
              <w:t>\</w:t>
            </w:r>
            <w:r w:rsidRPr="005952F4">
              <w:t>quantityContractSubjects</w:t>
            </w:r>
            <w:r>
              <w:t>\</w:t>
            </w:r>
            <w:r w:rsidRPr="005952F4">
              <w:t>quantityContractSubject</w:t>
            </w:r>
            <w:r>
              <w:t>\</w:t>
            </w:r>
            <w:r w:rsidRPr="00D24AE4">
              <w:rPr>
                <w:lang w:val="en-US"/>
              </w:rPr>
              <w:t>externalSid</w:t>
            </w:r>
            <w:r w:rsidRPr="00D24AE4">
              <w:t>)</w:t>
            </w:r>
            <w:r>
              <w:t xml:space="preserve"> </w:t>
            </w:r>
            <w:r w:rsidRPr="00102C3C">
              <w:t xml:space="preserve">не найден </w:t>
            </w:r>
            <w:r>
              <w:t>в ранее размещенных в ЕИС исполнениях по данному контракту</w:t>
            </w:r>
          </w:p>
        </w:tc>
      </w:tr>
      <w:tr w:rsidR="00FF2FA2" w:rsidRPr="009F4E26" w14:paraId="6D633B99" w14:textId="77777777" w:rsidTr="00834157">
        <w:trPr>
          <w:trHeight w:val="348"/>
        </w:trPr>
        <w:tc>
          <w:tcPr>
            <w:tcW w:w="819" w:type="pct"/>
            <w:gridSpan w:val="3"/>
          </w:tcPr>
          <w:p w14:paraId="25C6633A" w14:textId="7CA8D81A" w:rsidR="00FF2FA2" w:rsidRPr="0083166C" w:rsidRDefault="00FF2FA2" w:rsidP="00FF2FA2">
            <w:pPr>
              <w:pStyle w:val="ad"/>
              <w:jc w:val="left"/>
            </w:pPr>
            <w:r w:rsidRPr="0083166C">
              <w:t>РК_ИК_01</w:t>
            </w:r>
            <w:r w:rsidRPr="0083166C">
              <w:rPr>
                <w:lang w:val="en-US"/>
              </w:rPr>
              <w:t>40</w:t>
            </w:r>
          </w:p>
        </w:tc>
        <w:tc>
          <w:tcPr>
            <w:tcW w:w="579" w:type="pct"/>
            <w:gridSpan w:val="2"/>
          </w:tcPr>
          <w:p w14:paraId="46D95EEB" w14:textId="77777777" w:rsidR="00FF2FA2" w:rsidRPr="0083166C" w:rsidRDefault="00FF2FA2" w:rsidP="00FF2FA2">
            <w:pPr>
              <w:pStyle w:val="ad"/>
              <w:jc w:val="left"/>
            </w:pPr>
          </w:p>
        </w:tc>
        <w:tc>
          <w:tcPr>
            <w:tcW w:w="1129" w:type="pct"/>
            <w:gridSpan w:val="6"/>
          </w:tcPr>
          <w:p w14:paraId="1C1B35B7" w14:textId="244D9CE8" w:rsidR="00FF2FA2" w:rsidRPr="0083166C" w:rsidRDefault="00FF2FA2" w:rsidP="00FF2FA2">
            <w:pPr>
              <w:pStyle w:val="ad"/>
              <w:jc w:val="left"/>
              <w:rPr>
                <w:lang w:val="en-US"/>
              </w:rPr>
            </w:pPr>
            <w:r w:rsidRPr="0083166C">
              <w:t>Атрибуты</w:t>
            </w:r>
            <w:r w:rsidRPr="0083166C">
              <w:rPr>
                <w:lang w:val="en-US"/>
              </w:rPr>
              <w:t xml:space="preserve"> </w:t>
            </w:r>
            <w:r w:rsidRPr="0083166C">
              <w:t>объекта</w:t>
            </w:r>
            <w:r w:rsidRPr="0083166C">
              <w:rPr>
                <w:lang w:val="en-US"/>
              </w:rPr>
              <w:t xml:space="preserve"> </w:t>
            </w:r>
            <w:r w:rsidRPr="0083166C">
              <w:t>закупки</w:t>
            </w:r>
            <w:r w:rsidRPr="0083166C">
              <w:rPr>
                <w:lang w:val="en-US"/>
              </w:rPr>
              <w:t xml:space="preserve"> </w:t>
            </w:r>
            <w:r w:rsidRPr="0083166C">
              <w:t>из</w:t>
            </w:r>
            <w:r w:rsidRPr="0083166C">
              <w:rPr>
                <w:lang w:val="en-US"/>
              </w:rPr>
              <w:t xml:space="preserve"> </w:t>
            </w:r>
            <w:r w:rsidRPr="0083166C">
              <w:t>сведений</w:t>
            </w:r>
            <w:r w:rsidRPr="0083166C">
              <w:rPr>
                <w:lang w:val="en-US"/>
              </w:rPr>
              <w:t xml:space="preserve"> </w:t>
            </w:r>
            <w:r w:rsidRPr="0083166C">
              <w:t>о</w:t>
            </w:r>
            <w:r w:rsidRPr="0083166C">
              <w:rPr>
                <w:lang w:val="en-US"/>
              </w:rPr>
              <w:t xml:space="preserve"> </w:t>
            </w:r>
            <w:r w:rsidRPr="0083166C">
              <w:t>контракте</w:t>
            </w:r>
            <w:r w:rsidRPr="0083166C">
              <w:rPr>
                <w:lang w:val="en-US"/>
              </w:rPr>
              <w:t xml:space="preserve"> (executionObligationGuarantee\documents\document\quantityContractSubjects\quantityContractSubject\productInfo)</w:t>
            </w:r>
          </w:p>
        </w:tc>
        <w:tc>
          <w:tcPr>
            <w:tcW w:w="1335" w:type="pct"/>
          </w:tcPr>
          <w:p w14:paraId="74FF34C5" w14:textId="17EF4D8B" w:rsidR="00FF2FA2" w:rsidRPr="0083166C" w:rsidRDefault="00FF2FA2" w:rsidP="00FF2FA2">
            <w:pPr>
              <w:pStyle w:val="ad"/>
              <w:jc w:val="left"/>
              <w:rPr>
                <w:lang w:val="en-US"/>
              </w:rPr>
            </w:pPr>
            <w:r w:rsidRPr="0083166C">
              <w:t>Проверяем</w:t>
            </w:r>
            <w:r w:rsidRPr="0083166C">
              <w:rPr>
                <w:lang w:val="en-US"/>
              </w:rPr>
              <w:t xml:space="preserve">, </w:t>
            </w:r>
            <w:r w:rsidRPr="0083166C">
              <w:t>что</w:t>
            </w:r>
            <w:r w:rsidRPr="0083166C">
              <w:rPr>
                <w:lang w:val="en-US"/>
              </w:rPr>
              <w:t xml:space="preserve"> </w:t>
            </w:r>
            <w:r w:rsidRPr="0083166C">
              <w:t>предмет</w:t>
            </w:r>
            <w:r w:rsidRPr="0083166C">
              <w:rPr>
                <w:lang w:val="en-US"/>
              </w:rPr>
              <w:t xml:space="preserve"> </w:t>
            </w:r>
            <w:r w:rsidRPr="0083166C">
              <w:t>контракта</w:t>
            </w:r>
            <w:r w:rsidRPr="0083166C">
              <w:rPr>
                <w:lang w:val="en-US"/>
              </w:rPr>
              <w:t xml:space="preserve"> </w:t>
            </w:r>
            <w:r w:rsidRPr="0083166C">
              <w:t>с</w:t>
            </w:r>
            <w:r w:rsidRPr="0083166C">
              <w:rPr>
                <w:lang w:val="en-US"/>
              </w:rPr>
              <w:t xml:space="preserve"> </w:t>
            </w:r>
            <w:r w:rsidRPr="0083166C">
              <w:t>такими</w:t>
            </w:r>
            <w:r w:rsidRPr="0083166C">
              <w:rPr>
                <w:lang w:val="en-US"/>
              </w:rPr>
              <w:t xml:space="preserve"> </w:t>
            </w:r>
            <w:r w:rsidRPr="0083166C">
              <w:t>же</w:t>
            </w:r>
            <w:r w:rsidRPr="0083166C">
              <w:rPr>
                <w:lang w:val="en-US"/>
              </w:rPr>
              <w:t xml:space="preserve"> </w:t>
            </w:r>
            <w:r w:rsidRPr="0083166C">
              <w:t>значениями</w:t>
            </w:r>
            <w:r w:rsidRPr="0083166C">
              <w:rPr>
                <w:lang w:val="en-US"/>
              </w:rPr>
              <w:t xml:space="preserve"> </w:t>
            </w:r>
            <w:r w:rsidRPr="0083166C">
              <w:t>полей</w:t>
            </w:r>
            <w:r w:rsidRPr="0083166C">
              <w:rPr>
                <w:lang w:val="en-US"/>
              </w:rPr>
              <w:t xml:space="preserve"> productInfo\ OKPD2\code</w:t>
            </w:r>
            <w:r>
              <w:rPr>
                <w:lang w:val="en-US"/>
              </w:rPr>
              <w:t xml:space="preserve"> </w:t>
            </w:r>
            <w:r>
              <w:t>либо</w:t>
            </w:r>
            <w:r w:rsidRPr="009202AF">
              <w:rPr>
                <w:lang w:val="en-US"/>
              </w:rPr>
              <w:t xml:space="preserve"> </w:t>
            </w:r>
            <w:r w:rsidRPr="0083166C">
              <w:rPr>
                <w:lang w:val="en-US"/>
              </w:rPr>
              <w:t>productInfo</w:t>
            </w:r>
            <w:r w:rsidRPr="009202AF">
              <w:rPr>
                <w:lang w:val="en-US"/>
              </w:rPr>
              <w:t>\ OKPD\</w:t>
            </w:r>
            <w:r w:rsidRPr="0083166C">
              <w:rPr>
                <w:lang w:val="en-US"/>
              </w:rPr>
              <w:t>code</w:t>
            </w:r>
            <w:r w:rsidRPr="009202AF">
              <w:rPr>
                <w:lang w:val="en-US"/>
              </w:rPr>
              <w:t xml:space="preserve"> </w:t>
            </w:r>
            <w:r>
              <w:t>либо</w:t>
            </w:r>
            <w:r w:rsidRPr="009202AF">
              <w:rPr>
                <w:lang w:val="en-US"/>
              </w:rPr>
              <w:t xml:space="preserve"> </w:t>
            </w:r>
            <w:r w:rsidRPr="0083166C">
              <w:rPr>
                <w:lang w:val="en-US"/>
              </w:rPr>
              <w:t>productInfo</w:t>
            </w:r>
            <w:r w:rsidRPr="009202AF">
              <w:rPr>
                <w:lang w:val="en-US"/>
              </w:rPr>
              <w:t xml:space="preserve">\ </w:t>
            </w:r>
            <w:r>
              <w:rPr>
                <w:lang w:val="en-US"/>
              </w:rPr>
              <w:t>KTRU</w:t>
            </w:r>
            <w:r w:rsidRPr="009202AF">
              <w:rPr>
                <w:lang w:val="en-US"/>
              </w:rPr>
              <w:t>\</w:t>
            </w:r>
            <w:r w:rsidRPr="0083166C">
              <w:rPr>
                <w:lang w:val="en-US"/>
              </w:rPr>
              <w:t xml:space="preserve">code, productInfo\ name, productInfo\OKEI\code, productInfo\ price, productInfo\quantity, productInfo\sum </w:t>
            </w:r>
            <w:r w:rsidRPr="0083166C">
              <w:t>найден</w:t>
            </w:r>
            <w:r w:rsidRPr="0083166C">
              <w:rPr>
                <w:lang w:val="en-US"/>
              </w:rPr>
              <w:t xml:space="preserve"> </w:t>
            </w:r>
            <w:r w:rsidRPr="0083166C">
              <w:t>в</w:t>
            </w:r>
            <w:r w:rsidRPr="0083166C">
              <w:rPr>
                <w:lang w:val="en-US"/>
              </w:rPr>
              <w:t xml:space="preserve"> </w:t>
            </w:r>
            <w:r w:rsidRPr="0083166C">
              <w:t>ранее</w:t>
            </w:r>
            <w:r w:rsidRPr="0083166C">
              <w:rPr>
                <w:lang w:val="en-US"/>
              </w:rPr>
              <w:t xml:space="preserve"> </w:t>
            </w:r>
            <w:r w:rsidRPr="0083166C">
              <w:t>размещенных</w:t>
            </w:r>
            <w:r w:rsidRPr="0083166C">
              <w:rPr>
                <w:lang w:val="en-US"/>
              </w:rPr>
              <w:t xml:space="preserve"> </w:t>
            </w:r>
            <w:r w:rsidRPr="0083166C">
              <w:t>и</w:t>
            </w:r>
            <w:r w:rsidRPr="0083166C">
              <w:rPr>
                <w:lang w:val="en-US"/>
              </w:rPr>
              <w:t xml:space="preserve"> </w:t>
            </w:r>
            <w:r w:rsidRPr="0083166C">
              <w:t>действующих</w:t>
            </w:r>
            <w:r w:rsidRPr="0083166C">
              <w:rPr>
                <w:lang w:val="en-US"/>
              </w:rPr>
              <w:t xml:space="preserve"> </w:t>
            </w:r>
            <w:r w:rsidRPr="0083166C">
              <w:t>исполнениях</w:t>
            </w:r>
            <w:r w:rsidRPr="0083166C">
              <w:rPr>
                <w:lang w:val="en-US"/>
              </w:rPr>
              <w:t xml:space="preserve"> </w:t>
            </w:r>
            <w:r w:rsidRPr="0083166C">
              <w:t>по</w:t>
            </w:r>
            <w:r w:rsidRPr="0083166C">
              <w:rPr>
                <w:lang w:val="en-US"/>
              </w:rPr>
              <w:t xml:space="preserve"> </w:t>
            </w:r>
            <w:r w:rsidRPr="0083166C">
              <w:t>данному</w:t>
            </w:r>
            <w:r w:rsidRPr="0083166C">
              <w:rPr>
                <w:lang w:val="en-US"/>
              </w:rPr>
              <w:t xml:space="preserve"> </w:t>
            </w:r>
            <w:r w:rsidRPr="0083166C">
              <w:t>контракту</w:t>
            </w:r>
            <w:r w:rsidRPr="0083166C">
              <w:rPr>
                <w:lang w:val="en-US"/>
              </w:rPr>
              <w:t xml:space="preserve">. </w:t>
            </w:r>
          </w:p>
          <w:p w14:paraId="0E6BF10C" w14:textId="169F4E78" w:rsidR="00FF2FA2" w:rsidRPr="0083166C" w:rsidRDefault="00FF2FA2" w:rsidP="00FF2FA2">
            <w:pPr>
              <w:pStyle w:val="ad"/>
              <w:jc w:val="left"/>
            </w:pPr>
            <w:r w:rsidRPr="0083166C">
              <w:t xml:space="preserve">Если найдено более 1 предмета в контракте, </w:t>
            </w:r>
            <w:r w:rsidRPr="0083166C">
              <w:lastRenderedPageBreak/>
              <w:t>осуществляется привязка к первому найденному</w:t>
            </w:r>
          </w:p>
          <w:p w14:paraId="5AE866E0" w14:textId="6D09075A" w:rsidR="00FF2FA2" w:rsidRPr="0083166C" w:rsidRDefault="00FF2FA2" w:rsidP="00FF2FA2">
            <w:pPr>
              <w:pStyle w:val="ad"/>
              <w:jc w:val="left"/>
            </w:pPr>
            <w:r w:rsidRPr="0083166C">
              <w:t xml:space="preserve">При этом не важно являлись ли предметы контракта (объекта закупки) лекарственными препаратами или нет </w:t>
            </w:r>
          </w:p>
        </w:tc>
        <w:tc>
          <w:tcPr>
            <w:tcW w:w="1138" w:type="pct"/>
            <w:gridSpan w:val="4"/>
          </w:tcPr>
          <w:p w14:paraId="20BF7E76" w14:textId="0552061B" w:rsidR="00FF2FA2" w:rsidRPr="0083166C" w:rsidRDefault="00FF2FA2" w:rsidP="00FF2FA2">
            <w:pPr>
              <w:pStyle w:val="ad"/>
              <w:jc w:val="left"/>
            </w:pPr>
            <w:r w:rsidRPr="0083166C">
              <w:lastRenderedPageBreak/>
              <w:t xml:space="preserve">Предмет контракта со значениями полей </w:t>
            </w:r>
            <w:r w:rsidRPr="0083166C">
              <w:rPr>
                <w:lang w:val="en-US"/>
              </w:rPr>
              <w:t>productInfo</w:t>
            </w:r>
            <w:r w:rsidRPr="0083166C">
              <w:t>\ OKPD2\</w:t>
            </w:r>
            <w:r w:rsidRPr="0083166C">
              <w:rPr>
                <w:lang w:val="en-US"/>
              </w:rPr>
              <w:t>code</w:t>
            </w:r>
            <w:r w:rsidRPr="0083166C">
              <w:t xml:space="preserve"> &lt;Значение кода&gt;</w:t>
            </w:r>
            <w:r w:rsidRPr="009202AF">
              <w:t xml:space="preserve"> </w:t>
            </w:r>
            <w:r>
              <w:t xml:space="preserve">либо </w:t>
            </w:r>
            <w:r w:rsidRPr="0083166C">
              <w:rPr>
                <w:lang w:val="en-US"/>
              </w:rPr>
              <w:t>productInfo</w:t>
            </w:r>
            <w:r w:rsidRPr="0083166C">
              <w:t>\ OKPD\</w:t>
            </w:r>
            <w:r w:rsidRPr="0083166C">
              <w:rPr>
                <w:lang w:val="en-US"/>
              </w:rPr>
              <w:t>code</w:t>
            </w:r>
            <w:r w:rsidRPr="0083166C">
              <w:t xml:space="preserve"> &lt;Значение кода&gt;</w:t>
            </w:r>
            <w:r>
              <w:t xml:space="preserve"> либо </w:t>
            </w:r>
            <w:r w:rsidRPr="0083166C">
              <w:rPr>
                <w:lang w:val="en-US"/>
              </w:rPr>
              <w:t>productInfo</w:t>
            </w:r>
            <w:r w:rsidRPr="0083166C">
              <w:t xml:space="preserve">\ </w:t>
            </w:r>
            <w:r>
              <w:rPr>
                <w:lang w:val="en-US"/>
              </w:rPr>
              <w:t>KTRU</w:t>
            </w:r>
            <w:r w:rsidRPr="0083166C">
              <w:t>\</w:t>
            </w:r>
            <w:r w:rsidRPr="0083166C">
              <w:rPr>
                <w:lang w:val="en-US"/>
              </w:rPr>
              <w:t>code</w:t>
            </w:r>
            <w:r w:rsidRPr="0083166C">
              <w:t xml:space="preserve"> &lt;Значение кода&gt;, </w:t>
            </w:r>
            <w:r w:rsidRPr="0083166C">
              <w:rPr>
                <w:lang w:val="en-US"/>
              </w:rPr>
              <w:t>productInfo</w:t>
            </w:r>
            <w:r w:rsidRPr="0083166C">
              <w:t xml:space="preserve">\ </w:t>
            </w:r>
            <w:r w:rsidRPr="0083166C">
              <w:rPr>
                <w:lang w:val="en-US"/>
              </w:rPr>
              <w:t>name</w:t>
            </w:r>
            <w:r w:rsidRPr="0083166C">
              <w:t xml:space="preserve"> &lt;Значение поля&gt;, </w:t>
            </w:r>
            <w:r w:rsidRPr="0083166C">
              <w:rPr>
                <w:lang w:val="en-US"/>
              </w:rPr>
              <w:t>productInfo</w:t>
            </w:r>
            <w:r w:rsidRPr="0083166C">
              <w:t>\</w:t>
            </w:r>
            <w:r w:rsidRPr="0083166C">
              <w:rPr>
                <w:lang w:val="en-US"/>
              </w:rPr>
              <w:t>OKEI</w:t>
            </w:r>
            <w:r w:rsidRPr="0083166C">
              <w:t>\</w:t>
            </w:r>
            <w:r w:rsidRPr="0083166C">
              <w:rPr>
                <w:lang w:val="en-US"/>
              </w:rPr>
              <w:t>code</w:t>
            </w:r>
            <w:r w:rsidRPr="0083166C">
              <w:t xml:space="preserve"> &lt;Значение кода&gt;, </w:t>
            </w:r>
            <w:r w:rsidRPr="0083166C">
              <w:rPr>
                <w:lang w:val="en-US"/>
              </w:rPr>
              <w:t>productInfo</w:t>
            </w:r>
            <w:r w:rsidRPr="0083166C">
              <w:t xml:space="preserve">\ </w:t>
            </w:r>
            <w:r w:rsidRPr="0083166C">
              <w:rPr>
                <w:lang w:val="en-US"/>
              </w:rPr>
              <w:t>price</w:t>
            </w:r>
            <w:r w:rsidRPr="0083166C">
              <w:t xml:space="preserve">  &lt;Значение поля&gt;, </w:t>
            </w:r>
            <w:r w:rsidRPr="0083166C">
              <w:rPr>
                <w:lang w:val="en-US"/>
              </w:rPr>
              <w:t>productInfo</w:t>
            </w:r>
            <w:r w:rsidRPr="0083166C">
              <w:t>\</w:t>
            </w:r>
            <w:r w:rsidRPr="0083166C">
              <w:rPr>
                <w:lang w:val="en-US"/>
              </w:rPr>
              <w:t>quantity</w:t>
            </w:r>
            <w:r w:rsidRPr="0083166C">
              <w:t xml:space="preserve"> &lt;Значение поля если указано&gt;, </w:t>
            </w:r>
            <w:r w:rsidRPr="0083166C">
              <w:rPr>
                <w:lang w:val="en-US"/>
              </w:rPr>
              <w:lastRenderedPageBreak/>
              <w:t>productInfo</w:t>
            </w:r>
            <w:r w:rsidRPr="0083166C">
              <w:t>\</w:t>
            </w:r>
            <w:r w:rsidRPr="0083166C">
              <w:rPr>
                <w:lang w:val="en-US"/>
              </w:rPr>
              <w:t>sum</w:t>
            </w:r>
            <w:r w:rsidRPr="0083166C">
              <w:t xml:space="preserve"> (если указано) &lt;Значение поля если указано&gt;,указанных в блоке «Атрибуты объекта закупки из сведений о контракте» (executionObligationGuarantee\documents\document\quantityContractSubjects\quantityContractSubject\</w:t>
            </w:r>
            <w:r w:rsidRPr="0083166C">
              <w:rPr>
                <w:lang w:val="en-US"/>
              </w:rPr>
              <w:t>productInfo</w:t>
            </w:r>
            <w:r w:rsidRPr="0083166C">
              <w:t>), не найден в ранее размещенных в ЕИС исполнениях по данному контракту</w:t>
            </w:r>
          </w:p>
        </w:tc>
      </w:tr>
      <w:tr w:rsidR="00FF2FA2" w:rsidRPr="009F4E26" w14:paraId="45C4A00D" w14:textId="77777777" w:rsidTr="00834157">
        <w:trPr>
          <w:trHeight w:val="348"/>
        </w:trPr>
        <w:tc>
          <w:tcPr>
            <w:tcW w:w="819" w:type="pct"/>
            <w:gridSpan w:val="3"/>
          </w:tcPr>
          <w:p w14:paraId="6967BA5A" w14:textId="56E26818" w:rsidR="00FF2FA2" w:rsidRDefault="00FF2FA2" w:rsidP="00FF2FA2">
            <w:pPr>
              <w:pStyle w:val="ad"/>
              <w:jc w:val="left"/>
            </w:pPr>
            <w:r w:rsidRPr="0050166A">
              <w:lastRenderedPageBreak/>
              <w:t>РК_ИК_023</w:t>
            </w:r>
            <w:r>
              <w:t>3</w:t>
            </w:r>
          </w:p>
        </w:tc>
        <w:tc>
          <w:tcPr>
            <w:tcW w:w="579" w:type="pct"/>
            <w:gridSpan w:val="2"/>
          </w:tcPr>
          <w:p w14:paraId="4B64F678" w14:textId="77777777" w:rsidR="00FF2FA2" w:rsidRPr="00654429" w:rsidRDefault="00FF2FA2" w:rsidP="00FF2FA2">
            <w:pPr>
              <w:pStyle w:val="ad"/>
              <w:jc w:val="left"/>
            </w:pPr>
          </w:p>
        </w:tc>
        <w:tc>
          <w:tcPr>
            <w:tcW w:w="1129" w:type="pct"/>
            <w:gridSpan w:val="6"/>
          </w:tcPr>
          <w:p w14:paraId="7B504962" w14:textId="46C057DB" w:rsidR="00FF2FA2" w:rsidRDefault="00FF2FA2" w:rsidP="00FF2FA2">
            <w:pPr>
              <w:pStyle w:val="ad"/>
              <w:jc w:val="left"/>
            </w:pPr>
            <w:r>
              <w:t>«</w:t>
            </w:r>
            <w:r w:rsidRPr="00F01248">
              <w:t>Невозможно указать сведения о количестве товара, работы, услуги</w:t>
            </w:r>
            <w:r>
              <w:t>» (</w:t>
            </w:r>
            <w:r w:rsidRPr="00F01248">
              <w:t>executionObligationGuarantee/documents/document/quantityContractSubjects/quantityContractSubject/quantityUndefined</w:t>
            </w:r>
            <w:r>
              <w:t>)</w:t>
            </w:r>
          </w:p>
        </w:tc>
        <w:tc>
          <w:tcPr>
            <w:tcW w:w="1335" w:type="pct"/>
          </w:tcPr>
          <w:p w14:paraId="521C351A" w14:textId="5BF73F0E" w:rsidR="00FF2FA2" w:rsidRDefault="00FF2FA2" w:rsidP="00FF2FA2">
            <w:pPr>
              <w:pStyle w:val="ad"/>
              <w:jc w:val="left"/>
            </w:pPr>
            <w:r>
              <w:t>Атрибут «</w:t>
            </w:r>
            <w:r w:rsidRPr="00F01248">
              <w:t>Невозможно указать сведения о количестве товара, работы, услуги</w:t>
            </w:r>
            <w:r>
              <w:t>» (</w:t>
            </w:r>
            <w:r w:rsidRPr="00F01248">
              <w:t>executionObligationGuarantee/documents/document/quantityContractSubjects/quantityContractSubject/quantityUndefined</w:t>
            </w:r>
            <w:r>
              <w:t xml:space="preserve">) обязателен для заполнения </w:t>
            </w:r>
            <w:r w:rsidRPr="00F01248">
              <w:t>при наличии атрибута products/quantityUndefined со значением true в связанном документе контракта с реестровым номером regNum</w:t>
            </w:r>
          </w:p>
        </w:tc>
        <w:tc>
          <w:tcPr>
            <w:tcW w:w="1138" w:type="pct"/>
            <w:gridSpan w:val="4"/>
          </w:tcPr>
          <w:p w14:paraId="1F2E1411" w14:textId="373AD567" w:rsidR="00FF2FA2" w:rsidRDefault="00FF2FA2" w:rsidP="00FF2FA2">
            <w:pPr>
              <w:pStyle w:val="ad"/>
              <w:jc w:val="left"/>
            </w:pPr>
            <w:r>
              <w:t>Атрибут «</w:t>
            </w:r>
            <w:r w:rsidRPr="00F01248">
              <w:t>Невозможно указать сведения о количестве товара, работы, услуги</w:t>
            </w:r>
            <w:r>
              <w:t>» (</w:t>
            </w:r>
            <w:r w:rsidRPr="00F01248">
              <w:t>executionObligationGuarantee/documents/document/quantityContractSubjects/quantityContractSubject/quantityUndefined</w:t>
            </w:r>
            <w:r>
              <w:t xml:space="preserve">) обязателен для заполнения </w:t>
            </w:r>
            <w:r w:rsidRPr="00F01248">
              <w:t>при наличии атрибута products/quantityUndefined со значением true в связанном документе контракта с реестровым номером &lt;regNum&gt;</w:t>
            </w:r>
          </w:p>
        </w:tc>
      </w:tr>
      <w:tr w:rsidR="00FF2FA2" w:rsidRPr="009F4E26" w14:paraId="476542AD" w14:textId="77777777" w:rsidTr="00834157">
        <w:trPr>
          <w:trHeight w:val="348"/>
        </w:trPr>
        <w:tc>
          <w:tcPr>
            <w:tcW w:w="819" w:type="pct"/>
            <w:gridSpan w:val="3"/>
          </w:tcPr>
          <w:p w14:paraId="172A1607" w14:textId="671997AC" w:rsidR="00FF2FA2" w:rsidRDefault="00FF2FA2" w:rsidP="00FF2FA2">
            <w:pPr>
              <w:pStyle w:val="ad"/>
              <w:jc w:val="left"/>
            </w:pPr>
            <w:r>
              <w:t>РК_ИК_0234</w:t>
            </w:r>
          </w:p>
        </w:tc>
        <w:tc>
          <w:tcPr>
            <w:tcW w:w="579" w:type="pct"/>
            <w:gridSpan w:val="2"/>
          </w:tcPr>
          <w:p w14:paraId="449BB780" w14:textId="77777777" w:rsidR="00FF2FA2" w:rsidRPr="00654429" w:rsidRDefault="00FF2FA2" w:rsidP="00FF2FA2">
            <w:pPr>
              <w:pStyle w:val="ad"/>
              <w:jc w:val="left"/>
            </w:pPr>
          </w:p>
        </w:tc>
        <w:tc>
          <w:tcPr>
            <w:tcW w:w="1129" w:type="pct"/>
            <w:gridSpan w:val="6"/>
          </w:tcPr>
          <w:p w14:paraId="24DB82BE" w14:textId="5BDC97B8" w:rsidR="00FF2FA2" w:rsidRDefault="00FF2FA2" w:rsidP="00FF2FA2">
            <w:pPr>
              <w:pStyle w:val="ad"/>
              <w:jc w:val="left"/>
            </w:pPr>
            <w:r>
              <w:t>«</w:t>
            </w:r>
            <w:r w:rsidRPr="00F01248">
              <w:t>Невозможно указать сведения о количестве товара, работы, услуги</w:t>
            </w:r>
            <w:r>
              <w:t>» (</w:t>
            </w:r>
            <w:r w:rsidRPr="00F01248">
              <w:t>executionObligationGuarantee/documents/document/quantityContractSubjects/quantityContractSubject/quantityUndefined</w:t>
            </w:r>
            <w:r>
              <w:t>)</w:t>
            </w:r>
          </w:p>
        </w:tc>
        <w:tc>
          <w:tcPr>
            <w:tcW w:w="1335" w:type="pct"/>
          </w:tcPr>
          <w:p w14:paraId="14337351" w14:textId="38B55FCF" w:rsidR="00FF2FA2" w:rsidRDefault="00FF2FA2" w:rsidP="00FF2FA2">
            <w:pPr>
              <w:pStyle w:val="ad"/>
              <w:jc w:val="left"/>
            </w:pPr>
            <w:r>
              <w:t>Атрибут «</w:t>
            </w:r>
            <w:r w:rsidRPr="00F01248">
              <w:t>Невозможно указать сведения о количестве товара, работы, услуги</w:t>
            </w:r>
            <w:r>
              <w:t>» (</w:t>
            </w:r>
            <w:r w:rsidRPr="00F01248">
              <w:t>executionObligationGuarantee/documents/document/quantityContractSubjects/quantityContractSubject/quantityUndefined</w:t>
            </w:r>
            <w:r>
              <w:t xml:space="preserve">) не может быть задан </w:t>
            </w:r>
            <w:r w:rsidRPr="00F01248">
              <w:t xml:space="preserve">при отсутствии атрибута </w:t>
            </w:r>
            <w:r w:rsidRPr="00F01248">
              <w:lastRenderedPageBreak/>
              <w:t>products/quantityUndefined со значением true в связанном документе контракта с реестровым номером regNum</w:t>
            </w:r>
          </w:p>
        </w:tc>
        <w:tc>
          <w:tcPr>
            <w:tcW w:w="1138" w:type="pct"/>
            <w:gridSpan w:val="4"/>
          </w:tcPr>
          <w:p w14:paraId="14DB980F" w14:textId="21296C9B" w:rsidR="00FF2FA2" w:rsidRDefault="00FF2FA2" w:rsidP="00FF2FA2">
            <w:pPr>
              <w:pStyle w:val="ad"/>
              <w:jc w:val="left"/>
            </w:pPr>
            <w:r>
              <w:lastRenderedPageBreak/>
              <w:t>Атрибут «</w:t>
            </w:r>
            <w:r w:rsidRPr="00F01248">
              <w:t>Невозможно указать сведения о количестве товара, работы, услуги</w:t>
            </w:r>
            <w:r>
              <w:t>» (</w:t>
            </w:r>
            <w:r w:rsidRPr="00F01248">
              <w:t>executionObligationGuarantee/documents/document/quantityContractSubjects/quantityContractSubject/quantityUndefined</w:t>
            </w:r>
            <w:r>
              <w:t xml:space="preserve">) </w:t>
            </w:r>
            <w:r>
              <w:lastRenderedPageBreak/>
              <w:t xml:space="preserve">не может быть задан </w:t>
            </w:r>
            <w:r w:rsidRPr="00F01248">
              <w:t xml:space="preserve">при отсутствии атрибута products/quantityUndefined со значением true в связанном документе контракта с реестровым номером </w:t>
            </w:r>
            <w:r w:rsidRPr="0050166A">
              <w:t>&lt;</w:t>
            </w:r>
            <w:r w:rsidRPr="00F01248">
              <w:t>regNum&gt;</w:t>
            </w:r>
          </w:p>
        </w:tc>
      </w:tr>
      <w:tr w:rsidR="00FF2FA2" w:rsidRPr="009F4E26" w14:paraId="686C94D9" w14:textId="77777777" w:rsidTr="00834157">
        <w:trPr>
          <w:trHeight w:val="348"/>
        </w:trPr>
        <w:tc>
          <w:tcPr>
            <w:tcW w:w="819" w:type="pct"/>
            <w:gridSpan w:val="3"/>
          </w:tcPr>
          <w:p w14:paraId="44EA26AC" w14:textId="700F616E" w:rsidR="00FF2FA2" w:rsidRDefault="00FF2FA2" w:rsidP="00FF2FA2">
            <w:pPr>
              <w:pStyle w:val="ad"/>
              <w:jc w:val="left"/>
            </w:pPr>
            <w:r w:rsidRPr="00D749CA">
              <w:lastRenderedPageBreak/>
              <w:t>РК_ИК_030</w:t>
            </w:r>
            <w:r>
              <w:t>4</w:t>
            </w:r>
          </w:p>
        </w:tc>
        <w:tc>
          <w:tcPr>
            <w:tcW w:w="579" w:type="pct"/>
            <w:gridSpan w:val="2"/>
          </w:tcPr>
          <w:p w14:paraId="65DA713E" w14:textId="77777777" w:rsidR="00FF2FA2" w:rsidRPr="00654429" w:rsidRDefault="00FF2FA2" w:rsidP="00FF2FA2">
            <w:pPr>
              <w:pStyle w:val="ad"/>
              <w:jc w:val="left"/>
            </w:pPr>
          </w:p>
        </w:tc>
        <w:tc>
          <w:tcPr>
            <w:tcW w:w="1129" w:type="pct"/>
            <w:gridSpan w:val="6"/>
          </w:tcPr>
          <w:p w14:paraId="49C59292" w14:textId="2CD8C356" w:rsidR="00FF2FA2" w:rsidRPr="00A61B5F" w:rsidRDefault="00FF2FA2" w:rsidP="00FF2FA2">
            <w:pPr>
              <w:pStyle w:val="ad"/>
              <w:jc w:val="left"/>
            </w:pPr>
            <w:r w:rsidRPr="00136092">
              <w:t>Уникальный</w:t>
            </w:r>
            <w:r w:rsidRPr="00A61B5F">
              <w:t xml:space="preserve"> </w:t>
            </w:r>
            <w:r w:rsidRPr="00136092">
              <w:t>идентификатор</w:t>
            </w:r>
            <w:r w:rsidRPr="00A61B5F">
              <w:t xml:space="preserve"> </w:t>
            </w:r>
            <w:r w:rsidRPr="00136092">
              <w:t>предмета</w:t>
            </w:r>
            <w:r w:rsidRPr="00A61B5F">
              <w:t xml:space="preserve"> </w:t>
            </w:r>
            <w:r w:rsidRPr="00136092">
              <w:t>контракта</w:t>
            </w:r>
            <w:r w:rsidRPr="00A61B5F">
              <w:t xml:space="preserve"> (</w:t>
            </w:r>
            <w:r w:rsidRPr="00136092">
              <w:t>объекта</w:t>
            </w:r>
            <w:r w:rsidRPr="00A61B5F">
              <w:t xml:space="preserve"> </w:t>
            </w:r>
            <w:r w:rsidRPr="00136092">
              <w:t>закупки</w:t>
            </w:r>
            <w:r w:rsidRPr="00A61B5F">
              <w:t xml:space="preserve">) </w:t>
            </w:r>
            <w:r w:rsidRPr="00136092">
              <w:t>в</w:t>
            </w:r>
            <w:r w:rsidRPr="00A61B5F">
              <w:t xml:space="preserve"> </w:t>
            </w:r>
            <w:r w:rsidRPr="00136092">
              <w:t>ЕИС</w:t>
            </w:r>
            <w:r w:rsidRPr="00A61B5F">
              <w:t xml:space="preserve"> (</w:t>
            </w:r>
            <w:r w:rsidRPr="00480E16">
              <w:t>executionObligationGuarantee/documents/document/quantityContractSubjects/quantityContractSubject</w:t>
            </w:r>
            <w:r w:rsidRPr="00A61B5F">
              <w:t>/</w:t>
            </w:r>
            <w:r w:rsidRPr="00136092">
              <w:rPr>
                <w:lang w:val="en-US"/>
              </w:rPr>
              <w:t>sid</w:t>
            </w:r>
            <w:r w:rsidRPr="00A61B5F">
              <w:t>)</w:t>
            </w:r>
          </w:p>
          <w:p w14:paraId="3B94D9A2" w14:textId="77777777" w:rsidR="00FF2FA2" w:rsidRPr="00A61B5F" w:rsidRDefault="00FF2FA2" w:rsidP="00FF2FA2">
            <w:pPr>
              <w:pStyle w:val="ad"/>
              <w:jc w:val="left"/>
              <w:rPr>
                <w:lang w:val="en-US"/>
              </w:rPr>
            </w:pPr>
            <w:r>
              <w:t>ИЛИ</w:t>
            </w:r>
          </w:p>
          <w:p w14:paraId="586DF996" w14:textId="4975FE34" w:rsidR="00FF2FA2" w:rsidRDefault="00FF2FA2" w:rsidP="00FF2FA2">
            <w:pPr>
              <w:pStyle w:val="ad"/>
              <w:jc w:val="left"/>
              <w:rPr>
                <w:lang w:val="en-US"/>
              </w:rPr>
            </w:pPr>
            <w:r w:rsidRPr="00136092">
              <w:t>Внешний</w:t>
            </w:r>
            <w:r w:rsidRPr="00136092">
              <w:rPr>
                <w:lang w:val="en-US"/>
              </w:rPr>
              <w:t xml:space="preserve"> </w:t>
            </w:r>
            <w:r w:rsidRPr="00136092">
              <w:t>идентификатор</w:t>
            </w:r>
            <w:r w:rsidRPr="00136092">
              <w:rPr>
                <w:lang w:val="en-US"/>
              </w:rPr>
              <w:t xml:space="preserve"> </w:t>
            </w:r>
            <w:r w:rsidRPr="00136092">
              <w:t>объекта</w:t>
            </w:r>
            <w:r w:rsidRPr="00136092">
              <w:rPr>
                <w:lang w:val="en-US"/>
              </w:rPr>
              <w:t xml:space="preserve"> </w:t>
            </w:r>
            <w:r w:rsidRPr="00136092">
              <w:t>закупки</w:t>
            </w:r>
            <w:r w:rsidRPr="00136092">
              <w:rPr>
                <w:lang w:val="en-US"/>
              </w:rPr>
              <w:t xml:space="preserve"> (</w:t>
            </w:r>
            <w:r w:rsidRPr="00480E16">
              <w:rPr>
                <w:lang w:val="en-US"/>
              </w:rPr>
              <w:t>executionObligationGuarantee/documents/document/quantityContractSubjects/quantityContractSubject</w:t>
            </w:r>
            <w:r w:rsidRPr="00136092">
              <w:rPr>
                <w:lang w:val="en-US"/>
              </w:rPr>
              <w:t>/externalSid)</w:t>
            </w:r>
          </w:p>
          <w:p w14:paraId="0E0CD240" w14:textId="77777777" w:rsidR="00FF2FA2" w:rsidRPr="00A61B5F" w:rsidRDefault="00FF2FA2" w:rsidP="00FF2FA2">
            <w:pPr>
              <w:pStyle w:val="ad"/>
              <w:jc w:val="left"/>
              <w:rPr>
                <w:lang w:val="en-US"/>
              </w:rPr>
            </w:pPr>
            <w:r>
              <w:t>ИЛИ</w:t>
            </w:r>
          </w:p>
          <w:p w14:paraId="083752C9" w14:textId="07DD2235" w:rsidR="00FF2FA2" w:rsidRPr="00A61B5F" w:rsidRDefault="00FF2FA2" w:rsidP="00FF2FA2">
            <w:pPr>
              <w:pStyle w:val="ad"/>
              <w:jc w:val="left"/>
              <w:rPr>
                <w:lang w:val="en-US"/>
              </w:rPr>
            </w:pPr>
            <w:r w:rsidRPr="00136092">
              <w:t>Атрибуты</w:t>
            </w:r>
            <w:r w:rsidRPr="00136092">
              <w:rPr>
                <w:lang w:val="en-US"/>
              </w:rPr>
              <w:t xml:space="preserve"> </w:t>
            </w:r>
            <w:r w:rsidRPr="00136092">
              <w:t>объекта</w:t>
            </w:r>
            <w:r w:rsidRPr="00136092">
              <w:rPr>
                <w:lang w:val="en-US"/>
              </w:rPr>
              <w:t xml:space="preserve"> </w:t>
            </w:r>
            <w:r w:rsidRPr="00136092">
              <w:t>закупки</w:t>
            </w:r>
            <w:r w:rsidRPr="00136092">
              <w:rPr>
                <w:lang w:val="en-US"/>
              </w:rPr>
              <w:t xml:space="preserve"> </w:t>
            </w:r>
            <w:r w:rsidRPr="00136092">
              <w:t>из</w:t>
            </w:r>
            <w:r w:rsidRPr="00136092">
              <w:rPr>
                <w:lang w:val="en-US"/>
              </w:rPr>
              <w:t xml:space="preserve"> </w:t>
            </w:r>
            <w:r w:rsidRPr="00136092">
              <w:t>сведений</w:t>
            </w:r>
            <w:r w:rsidRPr="00136092">
              <w:rPr>
                <w:lang w:val="en-US"/>
              </w:rPr>
              <w:t xml:space="preserve"> </w:t>
            </w:r>
            <w:r w:rsidRPr="00136092">
              <w:t>о</w:t>
            </w:r>
            <w:r w:rsidRPr="00136092">
              <w:rPr>
                <w:lang w:val="en-US"/>
              </w:rPr>
              <w:t xml:space="preserve"> </w:t>
            </w:r>
            <w:r w:rsidRPr="00136092">
              <w:t>контракте</w:t>
            </w:r>
            <w:r w:rsidRPr="00136092">
              <w:rPr>
                <w:lang w:val="en-US"/>
              </w:rPr>
              <w:t xml:space="preserve"> (</w:t>
            </w:r>
            <w:r w:rsidRPr="00480E16">
              <w:rPr>
                <w:lang w:val="en-US"/>
              </w:rPr>
              <w:t>executionObligationGuarantee/documents/document/quantityContractSubjects/quantityContractSubject</w:t>
            </w:r>
            <w:r w:rsidRPr="00136092">
              <w:rPr>
                <w:lang w:val="en-US"/>
              </w:rPr>
              <w:t>/quantityContractSubject/productInfo)</w:t>
            </w:r>
          </w:p>
        </w:tc>
        <w:tc>
          <w:tcPr>
            <w:tcW w:w="1335" w:type="pct"/>
          </w:tcPr>
          <w:p w14:paraId="4D6F94C7" w14:textId="70A89A99" w:rsidR="00FF2FA2" w:rsidRDefault="00FF2FA2" w:rsidP="00FF2FA2">
            <w:pPr>
              <w:pStyle w:val="ad"/>
              <w:jc w:val="left"/>
            </w:pPr>
            <w:r>
              <w:rPr>
                <w:lang w:val="uk-UA"/>
              </w:rPr>
              <w:t xml:space="preserve">Проверяем, что предмет контракта идентифицируемый через проверяемое поле не имеет </w:t>
            </w:r>
            <w:r w:rsidRPr="00DC1008">
              <w:rPr>
                <w:lang w:val="uk-UA"/>
              </w:rPr>
              <w:t>Тип объекта закупки в иерархии</w:t>
            </w:r>
            <w:r>
              <w:rPr>
                <w:lang w:val="uk-UA"/>
              </w:rPr>
              <w:t xml:space="preserve"> </w:t>
            </w:r>
            <w:r w:rsidRPr="00DC1008">
              <w:rPr>
                <w:lang w:val="uk-UA"/>
              </w:rPr>
              <w:t xml:space="preserve">P </w:t>
            </w:r>
            <w:r>
              <w:rPr>
                <w:lang w:val="uk-UA"/>
              </w:rPr>
              <w:t>–</w:t>
            </w:r>
            <w:r w:rsidRPr="00DC1008">
              <w:rPr>
                <w:lang w:val="uk-UA"/>
              </w:rPr>
              <w:t xml:space="preserve"> Родитель</w:t>
            </w:r>
            <w:r>
              <w:rPr>
                <w:lang w:val="uk-UA"/>
              </w:rPr>
              <w:t>. Иначе срабатывает контроль</w:t>
            </w:r>
          </w:p>
        </w:tc>
        <w:tc>
          <w:tcPr>
            <w:tcW w:w="1138" w:type="pct"/>
            <w:gridSpan w:val="4"/>
          </w:tcPr>
          <w:p w14:paraId="4CAB7321" w14:textId="345FCA52" w:rsidR="00FF2FA2" w:rsidRDefault="00FF2FA2" w:rsidP="00FF2FA2">
            <w:pPr>
              <w:pStyle w:val="ad"/>
              <w:jc w:val="left"/>
            </w:pPr>
            <w:r>
              <w:t>Предмет</w:t>
            </w:r>
            <w:r w:rsidRPr="00136092">
              <w:t xml:space="preserve"> </w:t>
            </w:r>
            <w:r>
              <w:t xml:space="preserve">контракта </w:t>
            </w:r>
            <w:r w:rsidRPr="00136092">
              <w:t>&lt;</w:t>
            </w:r>
            <w:r>
              <w:t>значение проверяемого поля (</w:t>
            </w:r>
            <w:r>
              <w:rPr>
                <w:lang w:val="en-US"/>
              </w:rPr>
              <w:t>xpath</w:t>
            </w:r>
            <w:r>
              <w:t>проверяемого поля)</w:t>
            </w:r>
            <w:r w:rsidRPr="00136092">
              <w:t>&gt;</w:t>
            </w:r>
            <w:r>
              <w:t xml:space="preserve"> имеет</w:t>
            </w:r>
            <w:r w:rsidRPr="00136092">
              <w:t xml:space="preserve"> </w:t>
            </w:r>
            <w:r>
              <w:t>т</w:t>
            </w:r>
            <w:r w:rsidRPr="00DC1008">
              <w:rPr>
                <w:lang w:val="uk-UA"/>
              </w:rPr>
              <w:t>ип объекта закупки в иерархии</w:t>
            </w:r>
            <w:r>
              <w:rPr>
                <w:lang w:val="uk-UA"/>
              </w:rPr>
              <w:t xml:space="preserve"> </w:t>
            </w:r>
            <w:r w:rsidRPr="00DC1008">
              <w:rPr>
                <w:lang w:val="uk-UA"/>
              </w:rPr>
              <w:t xml:space="preserve">P </w:t>
            </w:r>
            <w:r>
              <w:rPr>
                <w:lang w:val="uk-UA"/>
              </w:rPr>
              <w:t>–</w:t>
            </w:r>
            <w:r w:rsidRPr="00DC1008">
              <w:rPr>
                <w:lang w:val="uk-UA"/>
              </w:rPr>
              <w:t xml:space="preserve"> Родитель</w:t>
            </w:r>
            <w:r>
              <w:rPr>
                <w:lang w:val="uk-UA"/>
              </w:rPr>
              <w:t xml:space="preserve"> и</w:t>
            </w:r>
            <w:r>
              <w:t xml:space="preserve"> не</w:t>
            </w:r>
            <w:r w:rsidRPr="00136092">
              <w:t xml:space="preserve"> </w:t>
            </w:r>
            <w:r>
              <w:t>может</w:t>
            </w:r>
            <w:r w:rsidRPr="00136092">
              <w:t xml:space="preserve"> </w:t>
            </w:r>
            <w:r>
              <w:t xml:space="preserve">быть указан в блоке </w:t>
            </w:r>
            <w:r w:rsidRPr="00136092">
              <w:t>«</w:t>
            </w:r>
            <w:r w:rsidRPr="00DC1008">
              <w:t>Сведения</w:t>
            </w:r>
            <w:r w:rsidRPr="00136092">
              <w:t xml:space="preserve"> </w:t>
            </w:r>
            <w:r w:rsidRPr="00DC1008">
              <w:t>о</w:t>
            </w:r>
            <w:r>
              <w:t xml:space="preserve"> количестве</w:t>
            </w:r>
            <w:r w:rsidRPr="00136092">
              <w:t>» (</w:t>
            </w:r>
            <w:r w:rsidRPr="00A61B5F">
              <w:rPr>
                <w:lang w:val="en-US"/>
              </w:rPr>
              <w:t>executionObligationGuarantee</w:t>
            </w:r>
            <w:r w:rsidRPr="00A61B5F">
              <w:t>/</w:t>
            </w:r>
            <w:r w:rsidRPr="00A61B5F">
              <w:rPr>
                <w:lang w:val="en-US"/>
              </w:rPr>
              <w:t>documents</w:t>
            </w:r>
            <w:r w:rsidRPr="00A61B5F">
              <w:t>/</w:t>
            </w:r>
            <w:r w:rsidRPr="00A61B5F">
              <w:rPr>
                <w:lang w:val="en-US"/>
              </w:rPr>
              <w:t>document</w:t>
            </w:r>
            <w:r w:rsidRPr="00A61B5F">
              <w:t>/</w:t>
            </w:r>
            <w:r w:rsidRPr="00A61B5F">
              <w:rPr>
                <w:lang w:val="en-US"/>
              </w:rPr>
              <w:t>quantityContractSubjects</w:t>
            </w:r>
            <w:r w:rsidRPr="00A61B5F">
              <w:t>/</w:t>
            </w:r>
            <w:r w:rsidRPr="00A61B5F">
              <w:rPr>
                <w:lang w:val="en-US"/>
              </w:rPr>
              <w:t>quantityContractSubject</w:t>
            </w:r>
            <w:r w:rsidRPr="00136092">
              <w:t>)</w:t>
            </w:r>
          </w:p>
        </w:tc>
      </w:tr>
      <w:tr w:rsidR="00FF2FA2" w:rsidRPr="009F4E26" w14:paraId="7CC8D83D" w14:textId="77777777" w:rsidTr="00834157">
        <w:trPr>
          <w:trHeight w:val="348"/>
        </w:trPr>
        <w:tc>
          <w:tcPr>
            <w:tcW w:w="819" w:type="pct"/>
            <w:gridSpan w:val="3"/>
          </w:tcPr>
          <w:p w14:paraId="490DEE95" w14:textId="3CCC75B6" w:rsidR="00FF2FA2" w:rsidRDefault="00FF2FA2" w:rsidP="00FF2FA2">
            <w:pPr>
              <w:pStyle w:val="ad"/>
              <w:jc w:val="left"/>
            </w:pPr>
            <w:r w:rsidRPr="00D749CA">
              <w:t>РК_ИК_030</w:t>
            </w:r>
            <w:r>
              <w:t>5</w:t>
            </w:r>
          </w:p>
        </w:tc>
        <w:tc>
          <w:tcPr>
            <w:tcW w:w="579" w:type="pct"/>
            <w:gridSpan w:val="2"/>
          </w:tcPr>
          <w:p w14:paraId="3686ADEF" w14:textId="77777777" w:rsidR="00FF2FA2" w:rsidRPr="00654429" w:rsidRDefault="00FF2FA2" w:rsidP="00FF2FA2">
            <w:pPr>
              <w:pStyle w:val="ad"/>
              <w:jc w:val="left"/>
            </w:pPr>
          </w:p>
        </w:tc>
        <w:tc>
          <w:tcPr>
            <w:tcW w:w="1129" w:type="pct"/>
            <w:gridSpan w:val="6"/>
          </w:tcPr>
          <w:p w14:paraId="1FA9FD14" w14:textId="48CBB897" w:rsidR="00FF2FA2" w:rsidRPr="00A61B5F" w:rsidRDefault="00FF2FA2" w:rsidP="00FF2FA2">
            <w:pPr>
              <w:pStyle w:val="ad"/>
              <w:jc w:val="left"/>
            </w:pPr>
            <w:r w:rsidRPr="00136092">
              <w:t>Уникальный</w:t>
            </w:r>
            <w:r w:rsidRPr="00A61B5F">
              <w:t xml:space="preserve"> </w:t>
            </w:r>
            <w:r w:rsidRPr="00136092">
              <w:t>идентификатор</w:t>
            </w:r>
            <w:r w:rsidRPr="00A61B5F">
              <w:t xml:space="preserve"> </w:t>
            </w:r>
            <w:r w:rsidRPr="00136092">
              <w:t>предмета</w:t>
            </w:r>
            <w:r w:rsidRPr="00A61B5F">
              <w:t xml:space="preserve"> </w:t>
            </w:r>
            <w:r w:rsidRPr="00136092">
              <w:t>контракта</w:t>
            </w:r>
            <w:r w:rsidRPr="00A61B5F">
              <w:t xml:space="preserve"> (</w:t>
            </w:r>
            <w:r w:rsidRPr="00136092">
              <w:t>объекта</w:t>
            </w:r>
            <w:r w:rsidRPr="00A61B5F">
              <w:t xml:space="preserve"> </w:t>
            </w:r>
            <w:r w:rsidRPr="00136092">
              <w:t>закупки</w:t>
            </w:r>
            <w:r w:rsidRPr="00A61B5F">
              <w:t xml:space="preserve">) </w:t>
            </w:r>
            <w:r w:rsidRPr="00136092">
              <w:t>в</w:t>
            </w:r>
            <w:r w:rsidRPr="00A61B5F">
              <w:t xml:space="preserve"> </w:t>
            </w:r>
            <w:r w:rsidRPr="00136092">
              <w:t>ЕИС</w:t>
            </w:r>
            <w:r w:rsidRPr="00A61B5F">
              <w:t xml:space="preserve"> (</w:t>
            </w:r>
            <w:r w:rsidRPr="00480E16">
              <w:rPr>
                <w:lang w:val="en-US"/>
              </w:rPr>
              <w:t>executionObligation</w:t>
            </w:r>
            <w:r w:rsidRPr="00480E16">
              <w:rPr>
                <w:lang w:val="en-US"/>
              </w:rPr>
              <w:lastRenderedPageBreak/>
              <w:t>Guarantee</w:t>
            </w:r>
            <w:r w:rsidRPr="00480E16">
              <w:t>/</w:t>
            </w:r>
            <w:r w:rsidRPr="00480E16">
              <w:rPr>
                <w:lang w:val="en-US"/>
              </w:rPr>
              <w:t>documents</w:t>
            </w:r>
            <w:r w:rsidRPr="00480E16">
              <w:t>/</w:t>
            </w:r>
            <w:r w:rsidRPr="00480E16">
              <w:rPr>
                <w:lang w:val="en-US"/>
              </w:rPr>
              <w:t>document</w:t>
            </w:r>
            <w:r w:rsidRPr="00480E16">
              <w:t>/</w:t>
            </w:r>
            <w:r w:rsidRPr="00480E16">
              <w:rPr>
                <w:lang w:val="en-US"/>
              </w:rPr>
              <w:t>quantityContractParentSubjects</w:t>
            </w:r>
            <w:r w:rsidRPr="00480E16">
              <w:t>/</w:t>
            </w:r>
            <w:r w:rsidRPr="00480E16">
              <w:rPr>
                <w:lang w:val="en-US"/>
              </w:rPr>
              <w:t>quantityContractParentSubject</w:t>
            </w:r>
            <w:r w:rsidRPr="00A61B5F">
              <w:t>/</w:t>
            </w:r>
            <w:r w:rsidRPr="00136092">
              <w:rPr>
                <w:lang w:val="en-US"/>
              </w:rPr>
              <w:t>sid</w:t>
            </w:r>
            <w:r w:rsidRPr="00A61B5F">
              <w:t>)</w:t>
            </w:r>
          </w:p>
          <w:p w14:paraId="575EBE6F" w14:textId="77777777" w:rsidR="00FF2FA2" w:rsidRPr="00292D52" w:rsidRDefault="00FF2FA2" w:rsidP="00FF2FA2">
            <w:pPr>
              <w:pStyle w:val="ad"/>
              <w:jc w:val="left"/>
              <w:rPr>
                <w:lang w:val="en-US"/>
              </w:rPr>
            </w:pPr>
            <w:r>
              <w:t>ИЛИ</w:t>
            </w:r>
          </w:p>
          <w:p w14:paraId="68BC7DD1" w14:textId="0495B674" w:rsidR="00FF2FA2" w:rsidRDefault="00FF2FA2" w:rsidP="00FF2FA2">
            <w:pPr>
              <w:pStyle w:val="ad"/>
              <w:jc w:val="left"/>
              <w:rPr>
                <w:lang w:val="en-US"/>
              </w:rPr>
            </w:pPr>
            <w:r w:rsidRPr="00136092">
              <w:t>Внешний</w:t>
            </w:r>
            <w:r w:rsidRPr="00136092">
              <w:rPr>
                <w:lang w:val="en-US"/>
              </w:rPr>
              <w:t xml:space="preserve"> </w:t>
            </w:r>
            <w:r w:rsidRPr="00136092">
              <w:t>идентификатор</w:t>
            </w:r>
            <w:r w:rsidRPr="00136092">
              <w:rPr>
                <w:lang w:val="en-US"/>
              </w:rPr>
              <w:t xml:space="preserve"> </w:t>
            </w:r>
            <w:r w:rsidRPr="00136092">
              <w:t>объекта</w:t>
            </w:r>
            <w:r w:rsidRPr="00136092">
              <w:rPr>
                <w:lang w:val="en-US"/>
              </w:rPr>
              <w:t xml:space="preserve"> </w:t>
            </w:r>
            <w:r w:rsidRPr="00136092">
              <w:t>закупки</w:t>
            </w:r>
            <w:r w:rsidRPr="00136092">
              <w:rPr>
                <w:lang w:val="en-US"/>
              </w:rPr>
              <w:t xml:space="preserve"> (</w:t>
            </w:r>
            <w:r w:rsidRPr="00480E16">
              <w:rPr>
                <w:lang w:val="en-US"/>
              </w:rPr>
              <w:t>executionObligationGuarantee/documents/document/quantityContractParentSubjects/quantityContractParentSubject</w:t>
            </w:r>
            <w:r w:rsidRPr="00136092">
              <w:rPr>
                <w:lang w:val="en-US"/>
              </w:rPr>
              <w:t>/externalSid)</w:t>
            </w:r>
          </w:p>
          <w:p w14:paraId="22339E6F" w14:textId="77777777" w:rsidR="00FF2FA2" w:rsidRPr="00292D52" w:rsidRDefault="00FF2FA2" w:rsidP="00FF2FA2">
            <w:pPr>
              <w:pStyle w:val="ad"/>
              <w:jc w:val="left"/>
              <w:rPr>
                <w:lang w:val="en-US"/>
              </w:rPr>
            </w:pPr>
            <w:r>
              <w:t>ИЛИ</w:t>
            </w:r>
          </w:p>
          <w:p w14:paraId="67CB8190" w14:textId="060CD921" w:rsidR="00FF2FA2" w:rsidRPr="00A61B5F" w:rsidRDefault="00FF2FA2" w:rsidP="00FF2FA2">
            <w:pPr>
              <w:pStyle w:val="ad"/>
              <w:jc w:val="left"/>
              <w:rPr>
                <w:lang w:val="en-US"/>
              </w:rPr>
            </w:pPr>
            <w:r w:rsidRPr="00136092">
              <w:t>Атрибуты</w:t>
            </w:r>
            <w:r w:rsidRPr="00136092">
              <w:rPr>
                <w:lang w:val="en-US"/>
              </w:rPr>
              <w:t xml:space="preserve"> </w:t>
            </w:r>
            <w:r w:rsidRPr="00136092">
              <w:t>объекта</w:t>
            </w:r>
            <w:r w:rsidRPr="00136092">
              <w:rPr>
                <w:lang w:val="en-US"/>
              </w:rPr>
              <w:t xml:space="preserve"> </w:t>
            </w:r>
            <w:r w:rsidRPr="00136092">
              <w:t>закупки</w:t>
            </w:r>
            <w:r w:rsidRPr="00136092">
              <w:rPr>
                <w:lang w:val="en-US"/>
              </w:rPr>
              <w:t xml:space="preserve"> </w:t>
            </w:r>
            <w:r w:rsidRPr="00136092">
              <w:t>из</w:t>
            </w:r>
            <w:r w:rsidRPr="00136092">
              <w:rPr>
                <w:lang w:val="en-US"/>
              </w:rPr>
              <w:t xml:space="preserve"> </w:t>
            </w:r>
            <w:r w:rsidRPr="00136092">
              <w:t>сведений</w:t>
            </w:r>
            <w:r w:rsidRPr="00136092">
              <w:rPr>
                <w:lang w:val="en-US"/>
              </w:rPr>
              <w:t xml:space="preserve"> </w:t>
            </w:r>
            <w:r w:rsidRPr="00136092">
              <w:t>о</w:t>
            </w:r>
            <w:r w:rsidRPr="00136092">
              <w:rPr>
                <w:lang w:val="en-US"/>
              </w:rPr>
              <w:t xml:space="preserve"> </w:t>
            </w:r>
            <w:r w:rsidRPr="00136092">
              <w:t>контракте</w:t>
            </w:r>
            <w:r w:rsidRPr="00136092">
              <w:rPr>
                <w:lang w:val="en-US"/>
              </w:rPr>
              <w:t xml:space="preserve"> (</w:t>
            </w:r>
            <w:r w:rsidRPr="00480E16">
              <w:rPr>
                <w:lang w:val="en-US"/>
              </w:rPr>
              <w:t>executionObligationGuarantee/documents/document/quantityContractParentSubjects/quantityContractParentSubject</w:t>
            </w:r>
            <w:r w:rsidRPr="00136092">
              <w:rPr>
                <w:lang w:val="en-US"/>
              </w:rPr>
              <w:t>/productInfo)</w:t>
            </w:r>
          </w:p>
        </w:tc>
        <w:tc>
          <w:tcPr>
            <w:tcW w:w="1335" w:type="pct"/>
          </w:tcPr>
          <w:p w14:paraId="0536660E" w14:textId="28E06AA9" w:rsidR="00FF2FA2" w:rsidRDefault="00FF2FA2" w:rsidP="00FF2FA2">
            <w:pPr>
              <w:pStyle w:val="ad"/>
              <w:jc w:val="left"/>
            </w:pPr>
            <w:r>
              <w:rPr>
                <w:lang w:val="uk-UA"/>
              </w:rPr>
              <w:lastRenderedPageBreak/>
              <w:t xml:space="preserve">Проверяем, что предмет контракта идентифицируемый через проверяемое поле имеет </w:t>
            </w:r>
            <w:r w:rsidRPr="00DC1008">
              <w:rPr>
                <w:lang w:val="uk-UA"/>
              </w:rPr>
              <w:t>Тип объекта закупки в иерархии</w:t>
            </w:r>
            <w:r>
              <w:rPr>
                <w:lang w:val="uk-UA"/>
              </w:rPr>
              <w:t xml:space="preserve"> </w:t>
            </w:r>
            <w:r w:rsidRPr="00DC1008">
              <w:rPr>
                <w:lang w:val="uk-UA"/>
              </w:rPr>
              <w:t xml:space="preserve">P </w:t>
            </w:r>
            <w:r>
              <w:rPr>
                <w:lang w:val="uk-UA"/>
              </w:rPr>
              <w:t>–</w:t>
            </w:r>
            <w:r w:rsidRPr="00DC1008">
              <w:rPr>
                <w:lang w:val="uk-UA"/>
              </w:rPr>
              <w:t xml:space="preserve"> Родитель</w:t>
            </w:r>
            <w:r>
              <w:rPr>
                <w:lang w:val="uk-UA"/>
              </w:rPr>
              <w:t xml:space="preserve">. </w:t>
            </w:r>
            <w:r>
              <w:rPr>
                <w:lang w:val="uk-UA"/>
              </w:rPr>
              <w:lastRenderedPageBreak/>
              <w:t>Иначе срабатывает контроль</w:t>
            </w:r>
          </w:p>
        </w:tc>
        <w:tc>
          <w:tcPr>
            <w:tcW w:w="1138" w:type="pct"/>
            <w:gridSpan w:val="4"/>
          </w:tcPr>
          <w:p w14:paraId="12F5DA6A" w14:textId="1F597682" w:rsidR="00FF2FA2" w:rsidRDefault="00FF2FA2" w:rsidP="00FF2FA2">
            <w:pPr>
              <w:pStyle w:val="ad"/>
              <w:jc w:val="left"/>
            </w:pPr>
            <w:r w:rsidRPr="00292D52">
              <w:rPr>
                <w:lang w:val="uk-UA"/>
              </w:rPr>
              <w:lastRenderedPageBreak/>
              <w:t>Предмет контракта &lt;значение проверяемого поля (</w:t>
            </w:r>
            <w:r>
              <w:rPr>
                <w:lang w:val="en-US"/>
              </w:rPr>
              <w:t>xpath</w:t>
            </w:r>
            <w:r w:rsidRPr="00292D52">
              <w:rPr>
                <w:lang w:val="uk-UA"/>
              </w:rPr>
              <w:t>проверяемого поля)&gt; имеет т</w:t>
            </w:r>
            <w:r w:rsidRPr="00DC1008">
              <w:rPr>
                <w:lang w:val="uk-UA"/>
              </w:rPr>
              <w:t>ип объекта закупки в иерархии</w:t>
            </w:r>
            <w:r>
              <w:rPr>
                <w:lang w:val="uk-UA"/>
              </w:rPr>
              <w:t xml:space="preserve"> отличный </w:t>
            </w:r>
            <w:r>
              <w:rPr>
                <w:lang w:val="uk-UA"/>
              </w:rPr>
              <w:lastRenderedPageBreak/>
              <w:t xml:space="preserve">от </w:t>
            </w:r>
            <w:r w:rsidRPr="00DC1008">
              <w:rPr>
                <w:lang w:val="uk-UA"/>
              </w:rPr>
              <w:t xml:space="preserve">P </w:t>
            </w:r>
            <w:r>
              <w:rPr>
                <w:lang w:val="uk-UA"/>
              </w:rPr>
              <w:t>–</w:t>
            </w:r>
            <w:r w:rsidRPr="00DC1008">
              <w:rPr>
                <w:lang w:val="uk-UA"/>
              </w:rPr>
              <w:t xml:space="preserve"> Родитель</w:t>
            </w:r>
            <w:r>
              <w:rPr>
                <w:lang w:val="uk-UA"/>
              </w:rPr>
              <w:t xml:space="preserve"> и</w:t>
            </w:r>
            <w:r w:rsidRPr="00292D52">
              <w:rPr>
                <w:lang w:val="uk-UA"/>
              </w:rPr>
              <w:t xml:space="preserve"> не может быть указан в блоке «Предмет контракта (объект закупки), имеющий соподчиненные объекты закупки» (</w:t>
            </w:r>
            <w:r w:rsidRPr="00480E16">
              <w:rPr>
                <w:lang w:val="uk-UA"/>
              </w:rPr>
              <w:t>executionObligationGuarantee/documents/document/quantityContractParentSubjects/quantityContractParentSubject</w:t>
            </w:r>
            <w:r w:rsidRPr="00292D52">
              <w:rPr>
                <w:lang w:val="uk-UA"/>
              </w:rPr>
              <w:t>)</w:t>
            </w:r>
          </w:p>
        </w:tc>
      </w:tr>
      <w:tr w:rsidR="00FF2FA2" w:rsidRPr="009F4E26" w14:paraId="0F27FC04" w14:textId="77777777" w:rsidTr="00834157">
        <w:trPr>
          <w:trHeight w:val="348"/>
        </w:trPr>
        <w:tc>
          <w:tcPr>
            <w:tcW w:w="819" w:type="pct"/>
            <w:gridSpan w:val="3"/>
          </w:tcPr>
          <w:p w14:paraId="0A81C154" w14:textId="77777777" w:rsidR="00FF2FA2" w:rsidRPr="00244F59" w:rsidRDefault="00FF2FA2" w:rsidP="00FF2FA2">
            <w:pPr>
              <w:pStyle w:val="ad"/>
              <w:jc w:val="left"/>
            </w:pPr>
            <w:r>
              <w:lastRenderedPageBreak/>
              <w:t>РК_ИК_0128</w:t>
            </w:r>
          </w:p>
        </w:tc>
        <w:tc>
          <w:tcPr>
            <w:tcW w:w="579" w:type="pct"/>
            <w:gridSpan w:val="2"/>
          </w:tcPr>
          <w:p w14:paraId="2EE26DE3" w14:textId="77777777" w:rsidR="00FF2FA2" w:rsidRPr="00654429" w:rsidRDefault="00FF2FA2" w:rsidP="00FF2FA2">
            <w:pPr>
              <w:pStyle w:val="ad"/>
              <w:jc w:val="left"/>
            </w:pPr>
          </w:p>
        </w:tc>
        <w:tc>
          <w:tcPr>
            <w:tcW w:w="1129" w:type="pct"/>
            <w:gridSpan w:val="6"/>
          </w:tcPr>
          <w:p w14:paraId="3F9E640C" w14:textId="0357E048" w:rsidR="00FF2FA2" w:rsidRPr="00B72D0B" w:rsidRDefault="00FF2FA2" w:rsidP="00FF2FA2">
            <w:pPr>
              <w:pStyle w:val="ad"/>
              <w:jc w:val="left"/>
            </w:pPr>
            <w:r>
              <w:t>«</w:t>
            </w:r>
            <w:r w:rsidRPr="00B4457A">
              <w:t>Инф</w:t>
            </w:r>
            <w:r>
              <w:t>ор</w:t>
            </w:r>
            <w:r w:rsidRPr="00B4457A">
              <w:t>мация</w:t>
            </w:r>
            <w:r w:rsidRPr="003A7C0A">
              <w:t xml:space="preserve"> об уплате по б</w:t>
            </w:r>
            <w:r>
              <w:t>независимой</w:t>
            </w:r>
            <w:r w:rsidRPr="003A7C0A">
              <w:t xml:space="preserve"> гарантии</w:t>
            </w:r>
            <w:r>
              <w:t xml:space="preserve"> качества товаров, работ, услуг</w:t>
            </w:r>
            <w:r w:rsidRPr="00B51EBF">
              <w:t>» (</w:t>
            </w:r>
            <w:r w:rsidRPr="00900CED">
              <w:t>executionObligationGuarantee</w:t>
            </w:r>
            <w:r>
              <w:t>\</w:t>
            </w:r>
            <w:r w:rsidRPr="003A7C0A">
              <w:rPr>
                <w:lang w:val="en-US"/>
              </w:rPr>
              <w:t>bankGuarantee</w:t>
            </w:r>
            <w:r>
              <w:rPr>
                <w:lang w:val="en-US"/>
              </w:rPr>
              <w:t>Payment</w:t>
            </w:r>
            <w:r w:rsidRPr="00B51EBF">
              <w:t>)</w:t>
            </w:r>
          </w:p>
        </w:tc>
        <w:tc>
          <w:tcPr>
            <w:tcW w:w="1335" w:type="pct"/>
          </w:tcPr>
          <w:p w14:paraId="3A70FE3F" w14:textId="11C80870" w:rsidR="00FF2FA2" w:rsidRPr="00B72D0B" w:rsidRDefault="00FF2FA2" w:rsidP="00FF2FA2">
            <w:pPr>
              <w:pStyle w:val="ad"/>
              <w:jc w:val="left"/>
            </w:pPr>
            <w:r>
              <w:t>Блок может быть заполнен, только в случае, если в действующей информации о контракте (</w:t>
            </w:r>
            <w:r>
              <w:rPr>
                <w:lang w:val="en-US"/>
              </w:rPr>
              <w:t>contract</w:t>
            </w:r>
            <w:r>
              <w:t>)</w:t>
            </w:r>
            <w:r w:rsidRPr="00B72D0B">
              <w:t xml:space="preserve"> </w:t>
            </w:r>
            <w:r>
              <w:t>указан блок «Независимая</w:t>
            </w:r>
            <w:r w:rsidRPr="00B72D0B">
              <w:t xml:space="preserve"> гарантия, выданная </w:t>
            </w:r>
            <w:r>
              <w:t>гарантом</w:t>
            </w:r>
            <w:r w:rsidRPr="00B72D0B">
              <w:t>ом в соответствии со статьей 45</w:t>
            </w:r>
            <w:r>
              <w:t>» (</w:t>
            </w:r>
            <w:r w:rsidRPr="00900CED">
              <w:t>qualityGuaranteeInfo</w:t>
            </w:r>
            <w:r>
              <w:t xml:space="preserve">\ </w:t>
            </w:r>
            <w:r w:rsidRPr="00900CED">
              <w:t>execObligationsGuaranteeInfo</w:t>
            </w:r>
            <w:r>
              <w:t xml:space="preserve">\ </w:t>
            </w:r>
            <w:r w:rsidRPr="00900CED">
              <w:t>ensuringWay</w:t>
            </w:r>
            <w:r>
              <w:t>\</w:t>
            </w:r>
            <w:r w:rsidRPr="00B72D0B">
              <w:t>bankGuarantee</w:t>
            </w:r>
            <w:r>
              <w:t>)</w:t>
            </w:r>
          </w:p>
        </w:tc>
        <w:tc>
          <w:tcPr>
            <w:tcW w:w="1138" w:type="pct"/>
            <w:gridSpan w:val="4"/>
          </w:tcPr>
          <w:p w14:paraId="1BD68138" w14:textId="2F8DCFE8" w:rsidR="00FF2FA2" w:rsidRPr="003748E4" w:rsidRDefault="00FF2FA2" w:rsidP="00FF2FA2">
            <w:pPr>
              <w:pStyle w:val="ad"/>
              <w:jc w:val="left"/>
            </w:pPr>
            <w:r>
              <w:t>Блок «</w:t>
            </w:r>
            <w:r w:rsidRPr="00B4457A">
              <w:t>Инф</w:t>
            </w:r>
            <w:r>
              <w:t>ор</w:t>
            </w:r>
            <w:r w:rsidRPr="00B4457A">
              <w:t>мация</w:t>
            </w:r>
            <w:r w:rsidRPr="003A7C0A">
              <w:t xml:space="preserve"> об уплате по </w:t>
            </w:r>
            <w:r>
              <w:t>независимой</w:t>
            </w:r>
            <w:r w:rsidRPr="003A7C0A">
              <w:t xml:space="preserve"> гарантии</w:t>
            </w:r>
            <w:r>
              <w:t xml:space="preserve"> качества товаров, работ, услуг</w:t>
            </w:r>
            <w:r w:rsidRPr="00B51EBF">
              <w:t>» (</w:t>
            </w:r>
            <w:r w:rsidRPr="00B72D0B">
              <w:t>contractProcedure</w:t>
            </w:r>
            <w:r>
              <w:t>\</w:t>
            </w:r>
            <w:r w:rsidRPr="00315D59">
              <w:t xml:space="preserve"> </w:t>
            </w:r>
            <w:r w:rsidRPr="00900CED">
              <w:t>executionObligationGuarantee</w:t>
            </w:r>
            <w:r>
              <w:t>\</w:t>
            </w:r>
            <w:r w:rsidRPr="003A7C0A">
              <w:rPr>
                <w:lang w:val="en-US"/>
              </w:rPr>
              <w:t>bankGuarantee</w:t>
            </w:r>
            <w:r>
              <w:rPr>
                <w:lang w:val="en-US"/>
              </w:rPr>
              <w:t>Payment</w:t>
            </w:r>
            <w:r w:rsidRPr="00B51EBF">
              <w:t>)</w:t>
            </w:r>
            <w:r>
              <w:t xml:space="preserve"> может быть заполнен, только в случае, если в действующей информации о контракте (</w:t>
            </w:r>
            <w:r>
              <w:rPr>
                <w:lang w:val="en-US"/>
              </w:rPr>
              <w:t>contract</w:t>
            </w:r>
            <w:r>
              <w:t>)</w:t>
            </w:r>
            <w:r w:rsidRPr="00B72D0B">
              <w:t xml:space="preserve"> </w:t>
            </w:r>
            <w:r>
              <w:t>указан блок «Независимая</w:t>
            </w:r>
            <w:r w:rsidRPr="00B72D0B">
              <w:t xml:space="preserve"> гарантия</w:t>
            </w:r>
            <w:r>
              <w:t xml:space="preserve"> качества товаров, работ, услуг</w:t>
            </w:r>
            <w:r w:rsidRPr="00B72D0B">
              <w:t xml:space="preserve">, выданная </w:t>
            </w:r>
            <w:r>
              <w:t>гарантом</w:t>
            </w:r>
            <w:r w:rsidRPr="00B72D0B">
              <w:t xml:space="preserve"> в соответствии со статьей 45</w:t>
            </w:r>
            <w:r>
              <w:t xml:space="preserve">» </w:t>
            </w:r>
            <w:r>
              <w:lastRenderedPageBreak/>
              <w:t>(</w:t>
            </w:r>
            <w:r>
              <w:rPr>
                <w:lang w:val="en-US"/>
              </w:rPr>
              <w:t>contract</w:t>
            </w:r>
            <w:r w:rsidRPr="00860685">
              <w:t>\</w:t>
            </w:r>
            <w:r w:rsidRPr="00B72D0B">
              <w:t>enforcement</w:t>
            </w:r>
            <w:r>
              <w:t xml:space="preserve">\ </w:t>
            </w:r>
            <w:r w:rsidRPr="00B72D0B">
              <w:t>bankGuarantee</w:t>
            </w:r>
            <w:r>
              <w:t>)</w:t>
            </w:r>
          </w:p>
        </w:tc>
      </w:tr>
      <w:tr w:rsidR="00FF2FA2" w:rsidRPr="009F4E26" w14:paraId="74040BAF" w14:textId="77777777" w:rsidTr="00834157">
        <w:trPr>
          <w:trHeight w:val="348"/>
        </w:trPr>
        <w:tc>
          <w:tcPr>
            <w:tcW w:w="819" w:type="pct"/>
            <w:gridSpan w:val="3"/>
          </w:tcPr>
          <w:p w14:paraId="12F24868" w14:textId="6700B7ED" w:rsidR="00FF2FA2" w:rsidRPr="00242F87" w:rsidRDefault="00FF2FA2" w:rsidP="00FF2FA2">
            <w:pPr>
              <w:pStyle w:val="ad"/>
              <w:jc w:val="left"/>
              <w:rPr>
                <w:lang w:val="en-US"/>
              </w:rPr>
            </w:pPr>
            <w:r>
              <w:lastRenderedPageBreak/>
              <w:t>РК_ИК_0129</w:t>
            </w:r>
          </w:p>
        </w:tc>
        <w:tc>
          <w:tcPr>
            <w:tcW w:w="579" w:type="pct"/>
            <w:gridSpan w:val="2"/>
          </w:tcPr>
          <w:p w14:paraId="73D07FF1" w14:textId="77777777" w:rsidR="00FF2FA2" w:rsidRPr="00654429" w:rsidRDefault="00FF2FA2" w:rsidP="00FF2FA2">
            <w:pPr>
              <w:pStyle w:val="ad"/>
              <w:jc w:val="left"/>
            </w:pPr>
          </w:p>
        </w:tc>
        <w:tc>
          <w:tcPr>
            <w:tcW w:w="1129" w:type="pct"/>
            <w:gridSpan w:val="6"/>
          </w:tcPr>
          <w:p w14:paraId="20C9294E" w14:textId="77777777" w:rsidR="00FF2FA2" w:rsidRPr="00B72D0B" w:rsidRDefault="00FF2FA2" w:rsidP="00FF2FA2">
            <w:pPr>
              <w:pStyle w:val="ad"/>
              <w:jc w:val="left"/>
            </w:pPr>
            <w:r>
              <w:t>«</w:t>
            </w:r>
            <w:r w:rsidRPr="00EC304A">
              <w:t>Детализация суммы, требуемой к уплате</w:t>
            </w:r>
            <w:r w:rsidRPr="00B51EBF">
              <w:t>» (</w:t>
            </w:r>
            <w:r w:rsidRPr="00EC304A">
              <w:rPr>
                <w:lang w:val="en-US"/>
              </w:rPr>
              <w:t>paymentAmountDetail</w:t>
            </w:r>
            <w:r w:rsidRPr="00B51EBF">
              <w:t>)</w:t>
            </w:r>
          </w:p>
        </w:tc>
        <w:tc>
          <w:tcPr>
            <w:tcW w:w="1335" w:type="pct"/>
          </w:tcPr>
          <w:p w14:paraId="6042466A" w14:textId="77777777" w:rsidR="00FF2FA2" w:rsidRPr="00B72D0B" w:rsidRDefault="00FF2FA2" w:rsidP="00FF2FA2">
            <w:pPr>
              <w:pStyle w:val="ad"/>
              <w:jc w:val="left"/>
            </w:pPr>
            <w:r>
              <w:t>Блок должен присутствовать и в нем должно быть заполнено хотя бы одно поле</w:t>
            </w:r>
          </w:p>
        </w:tc>
        <w:tc>
          <w:tcPr>
            <w:tcW w:w="1138" w:type="pct"/>
            <w:gridSpan w:val="4"/>
          </w:tcPr>
          <w:p w14:paraId="6994295F" w14:textId="336293EC" w:rsidR="00FF2FA2" w:rsidRPr="003748E4" w:rsidRDefault="00FF2FA2" w:rsidP="00FF2FA2">
            <w:pPr>
              <w:pStyle w:val="ad"/>
              <w:jc w:val="left"/>
            </w:pPr>
            <w:r>
              <w:t>Блок «</w:t>
            </w:r>
            <w:r w:rsidRPr="00EC304A">
              <w:t>Детализация суммы, требуемой к уплате</w:t>
            </w:r>
            <w:r>
              <w:t xml:space="preserve"> для гарантии качества товаров, работ, услуг</w:t>
            </w:r>
            <w:r w:rsidRPr="00B51EBF">
              <w:t>» (</w:t>
            </w:r>
            <w:r w:rsidRPr="00B72D0B">
              <w:t>contractProcedure</w:t>
            </w:r>
            <w:r>
              <w:t>\</w:t>
            </w:r>
            <w:r w:rsidRPr="00315D59">
              <w:t xml:space="preserve"> </w:t>
            </w:r>
            <w:r w:rsidRPr="00900CED">
              <w:t>executionObligationGuarantee</w:t>
            </w:r>
            <w:r>
              <w:t>\</w:t>
            </w:r>
            <w:r w:rsidRPr="003A7C0A">
              <w:rPr>
                <w:lang w:val="en-US"/>
              </w:rPr>
              <w:t>bankGuarantee</w:t>
            </w:r>
            <w:r>
              <w:rPr>
                <w:lang w:val="en-US"/>
              </w:rPr>
              <w:t>Payment</w:t>
            </w:r>
            <w:r>
              <w:t xml:space="preserve"> \ </w:t>
            </w:r>
            <w:r w:rsidRPr="00EC304A">
              <w:t>requirements</w:t>
            </w:r>
            <w:r>
              <w:t xml:space="preserve">\ </w:t>
            </w:r>
            <w:r w:rsidRPr="00EC304A">
              <w:t>paymentAmountDetail</w:t>
            </w:r>
            <w:r w:rsidRPr="00B51EBF">
              <w:t>)</w:t>
            </w:r>
            <w:r>
              <w:t xml:space="preserve"> должен присутствовать в принимаемом пакете и в нем должно быть заполнено хотя бы одно поле</w:t>
            </w:r>
          </w:p>
        </w:tc>
      </w:tr>
      <w:tr w:rsidR="00FF2FA2" w:rsidRPr="009F4E26" w14:paraId="30C40C10" w14:textId="77777777" w:rsidTr="00834157">
        <w:trPr>
          <w:trHeight w:val="348"/>
        </w:trPr>
        <w:tc>
          <w:tcPr>
            <w:tcW w:w="819" w:type="pct"/>
            <w:gridSpan w:val="3"/>
          </w:tcPr>
          <w:p w14:paraId="750B46C8" w14:textId="5184CB4C" w:rsidR="00FF2FA2" w:rsidRPr="00900CED" w:rsidRDefault="00FF2FA2" w:rsidP="00FF2FA2">
            <w:pPr>
              <w:pStyle w:val="ad"/>
              <w:jc w:val="left"/>
            </w:pPr>
            <w:r>
              <w:t>РК_ИК_0130</w:t>
            </w:r>
          </w:p>
        </w:tc>
        <w:tc>
          <w:tcPr>
            <w:tcW w:w="579" w:type="pct"/>
            <w:gridSpan w:val="2"/>
          </w:tcPr>
          <w:p w14:paraId="4CA7631D" w14:textId="77777777" w:rsidR="00FF2FA2" w:rsidRDefault="00FF2FA2" w:rsidP="00FF2FA2">
            <w:pPr>
              <w:pStyle w:val="ad"/>
              <w:jc w:val="left"/>
            </w:pPr>
          </w:p>
        </w:tc>
        <w:tc>
          <w:tcPr>
            <w:tcW w:w="1129" w:type="pct"/>
            <w:gridSpan w:val="6"/>
          </w:tcPr>
          <w:p w14:paraId="4C921E22" w14:textId="4C01AEBF" w:rsidR="00FF2FA2" w:rsidRPr="005902BA" w:rsidRDefault="00FF2FA2" w:rsidP="00FF2FA2">
            <w:pPr>
              <w:pStyle w:val="ad"/>
              <w:jc w:val="left"/>
            </w:pPr>
            <w:r w:rsidRPr="005902BA">
              <w:t>«Сведения об удержании денежных средств, перечисленных в качестве обеспечения исполнения контракта» (executionObligationGuarantee</w:t>
            </w:r>
            <w:r>
              <w:t>\</w:t>
            </w:r>
            <w:r w:rsidRPr="005902BA">
              <w:t>holdCashEnforcement)</w:t>
            </w:r>
          </w:p>
        </w:tc>
        <w:tc>
          <w:tcPr>
            <w:tcW w:w="1335" w:type="pct"/>
          </w:tcPr>
          <w:p w14:paraId="1C9AECF3" w14:textId="4459C667" w:rsidR="00FF2FA2" w:rsidRDefault="00FF2FA2" w:rsidP="00FF2FA2">
            <w:pPr>
              <w:pStyle w:val="ad"/>
              <w:jc w:val="left"/>
            </w:pPr>
            <w:r>
              <w:t>Блок м</w:t>
            </w:r>
            <w:r w:rsidRPr="0070104D">
              <w:t xml:space="preserve">ожет быть заполнен только если в сведениях о контракте заполнен блок </w:t>
            </w:r>
            <w:r w:rsidR="007D646F">
              <w:t>«</w:t>
            </w:r>
            <w:r w:rsidRPr="0070104D">
              <w:t>Внесение денежных средств на указанный заказчиком счет</w:t>
            </w:r>
            <w:r w:rsidR="007D646F">
              <w:t>»</w:t>
            </w:r>
            <w:r w:rsidRPr="0070104D">
              <w:t xml:space="preserve"> qualityGuaranteeInfo\execObligationsGuaranteeInfo\ensuringWay\cashAccount) блока </w:t>
            </w:r>
            <w:r w:rsidR="007D646F">
              <w:t>»</w:t>
            </w:r>
            <w:r w:rsidRPr="0070104D">
              <w:t>Информация о гарантии качества товара, работы услуги</w:t>
            </w:r>
            <w:r w:rsidR="007D646F">
              <w:t>»</w:t>
            </w:r>
            <w:r w:rsidRPr="0070104D">
              <w:t xml:space="preserve"> (qualityGuaranteeInfo)</w:t>
            </w:r>
          </w:p>
        </w:tc>
        <w:tc>
          <w:tcPr>
            <w:tcW w:w="1138" w:type="pct"/>
            <w:gridSpan w:val="4"/>
          </w:tcPr>
          <w:p w14:paraId="7E80DDA5" w14:textId="2A22589C" w:rsidR="00FF2FA2" w:rsidRPr="003748E4" w:rsidRDefault="00FF2FA2" w:rsidP="00FF2FA2">
            <w:pPr>
              <w:pStyle w:val="ad"/>
              <w:jc w:val="left"/>
            </w:pPr>
            <w:r>
              <w:t xml:space="preserve">Блок </w:t>
            </w:r>
            <w:r w:rsidRPr="005902BA">
              <w:t>«Сведения об удержании денежных средств, перечисленных в качестве обеспечения исполнения контракта» (executionObligationGuarantee</w:t>
            </w:r>
            <w:r>
              <w:t>\</w:t>
            </w:r>
            <w:r w:rsidRPr="005902BA">
              <w:t>holdCashEnforcement)</w:t>
            </w:r>
            <w:r>
              <w:t>м</w:t>
            </w:r>
            <w:r w:rsidRPr="0070104D">
              <w:t xml:space="preserve">ожет быть заполнен только если в сведениях о контракте заполнен блок </w:t>
            </w:r>
            <w:r w:rsidR="007D646F">
              <w:t>«</w:t>
            </w:r>
            <w:r w:rsidRPr="0070104D">
              <w:t>Внесение денежных средств на указанный заказчиком счет</w:t>
            </w:r>
            <w:r w:rsidR="007D646F">
              <w:t>»</w:t>
            </w:r>
            <w:r w:rsidRPr="0070104D">
              <w:t xml:space="preserve"> qualityGuaranteeInfo\execObligationsGuaranteeInfo\ensuringWay\cashAccount) блока </w:t>
            </w:r>
            <w:r w:rsidR="007D646F">
              <w:t>«</w:t>
            </w:r>
            <w:r w:rsidRPr="0070104D">
              <w:t>Информация о гарантии качества товара, работы услуги</w:t>
            </w:r>
            <w:r w:rsidR="007D646F">
              <w:t>»</w:t>
            </w:r>
            <w:r w:rsidRPr="0070104D">
              <w:t xml:space="preserve"> (qualityGuaranteeInfo)</w:t>
            </w:r>
          </w:p>
        </w:tc>
      </w:tr>
      <w:tr w:rsidR="00FF2FA2" w:rsidRPr="009F4E26" w14:paraId="51BB0B60" w14:textId="77777777" w:rsidTr="005D57AA">
        <w:trPr>
          <w:trHeight w:val="348"/>
        </w:trPr>
        <w:tc>
          <w:tcPr>
            <w:tcW w:w="841" w:type="pct"/>
            <w:gridSpan w:val="4"/>
          </w:tcPr>
          <w:p w14:paraId="6F63B261" w14:textId="4A9498CC" w:rsidR="00FF2FA2" w:rsidRDefault="00FF2FA2" w:rsidP="00FF2FA2">
            <w:pPr>
              <w:pStyle w:val="ad"/>
              <w:jc w:val="left"/>
            </w:pPr>
            <w:r>
              <w:t>РК_ИК_0182</w:t>
            </w:r>
          </w:p>
        </w:tc>
        <w:tc>
          <w:tcPr>
            <w:tcW w:w="557" w:type="pct"/>
          </w:tcPr>
          <w:p w14:paraId="5EBF2846" w14:textId="77777777" w:rsidR="00FF2FA2" w:rsidRDefault="00FF2FA2" w:rsidP="00FF2FA2">
            <w:pPr>
              <w:pStyle w:val="ad"/>
              <w:jc w:val="left"/>
            </w:pPr>
          </w:p>
        </w:tc>
        <w:tc>
          <w:tcPr>
            <w:tcW w:w="1129" w:type="pct"/>
            <w:gridSpan w:val="6"/>
          </w:tcPr>
          <w:p w14:paraId="6678FB24" w14:textId="092C0205" w:rsidR="00FF2FA2" w:rsidRDefault="00FF2FA2" w:rsidP="00FF2FA2">
            <w:pPr>
              <w:pStyle w:val="ad"/>
              <w:jc w:val="left"/>
            </w:pPr>
            <w:r>
              <w:t xml:space="preserve">Поле </w:t>
            </w:r>
            <w:r w:rsidRPr="00A22512">
              <w:t xml:space="preserve">«Информация не будет размещена на официальном </w:t>
            </w:r>
            <w:r w:rsidRPr="00A22512">
              <w:lastRenderedPageBreak/>
              <w:t>сайте ЕИС в соответствии с ч. 8.1 ст. 45 Федерального закона № 44-ФЗ» (bankGuaranteeTermination/notPublishedOnEIS)</w:t>
            </w:r>
          </w:p>
        </w:tc>
        <w:tc>
          <w:tcPr>
            <w:tcW w:w="1335" w:type="pct"/>
          </w:tcPr>
          <w:p w14:paraId="4A477BA1" w14:textId="4BED6DEA" w:rsidR="00FF2FA2" w:rsidRDefault="00FF2FA2" w:rsidP="00FF2FA2">
            <w:pPr>
              <w:pStyle w:val="ad"/>
              <w:jc w:val="left"/>
            </w:pPr>
            <w:r>
              <w:lastRenderedPageBreak/>
              <w:t xml:space="preserve">Поле </w:t>
            </w:r>
            <w:r w:rsidRPr="00A22512">
              <w:t xml:space="preserve">«Информация не будет размещена на официальном сайте ЕИС в соответствии с </w:t>
            </w:r>
            <w:r w:rsidRPr="00A22512">
              <w:lastRenderedPageBreak/>
              <w:t>ч. 8.1 ст. 45 Федерального закона № 44-ФЗ» (bankGuaranteeTermination/notPublishedOnEIS)</w:t>
            </w:r>
            <w:r>
              <w:t xml:space="preserve"> не может быть заполнено при приеме</w:t>
            </w:r>
          </w:p>
        </w:tc>
        <w:tc>
          <w:tcPr>
            <w:tcW w:w="1138" w:type="pct"/>
            <w:gridSpan w:val="4"/>
          </w:tcPr>
          <w:p w14:paraId="335EAA61" w14:textId="59E28D9C" w:rsidR="00FF2FA2" w:rsidRDefault="00FF2FA2" w:rsidP="00FF2FA2">
            <w:pPr>
              <w:pStyle w:val="ad"/>
              <w:jc w:val="left"/>
            </w:pPr>
            <w:r>
              <w:lastRenderedPageBreak/>
              <w:t xml:space="preserve">Поле </w:t>
            </w:r>
            <w:r w:rsidRPr="00A22512">
              <w:t xml:space="preserve">«Информация не будет размещена на официальном </w:t>
            </w:r>
            <w:r w:rsidRPr="00A22512">
              <w:lastRenderedPageBreak/>
              <w:t>сайте ЕИС в соответствии с ч. 8.1 ст. 45 Федерального закона № 44-ФЗ» (bankGuaranteeTermination/notPublishedOnEIS)</w:t>
            </w:r>
            <w:r>
              <w:t xml:space="preserve"> не может быть заполнено при приеме</w:t>
            </w:r>
          </w:p>
        </w:tc>
      </w:tr>
      <w:tr w:rsidR="00FF2FA2" w:rsidRPr="009F4E26" w14:paraId="60965ADD" w14:textId="77777777" w:rsidTr="005D57AA">
        <w:trPr>
          <w:trHeight w:val="348"/>
        </w:trPr>
        <w:tc>
          <w:tcPr>
            <w:tcW w:w="841" w:type="pct"/>
            <w:gridSpan w:val="4"/>
          </w:tcPr>
          <w:p w14:paraId="187F2C98" w14:textId="6F054583" w:rsidR="00FF2FA2" w:rsidRDefault="00FF2FA2" w:rsidP="00FF2FA2">
            <w:pPr>
              <w:pStyle w:val="ad"/>
              <w:jc w:val="left"/>
            </w:pPr>
            <w:r>
              <w:lastRenderedPageBreak/>
              <w:t>РК_ИК_0183</w:t>
            </w:r>
          </w:p>
        </w:tc>
        <w:tc>
          <w:tcPr>
            <w:tcW w:w="557" w:type="pct"/>
          </w:tcPr>
          <w:p w14:paraId="61DE8514" w14:textId="77777777" w:rsidR="00FF2FA2" w:rsidRDefault="00FF2FA2" w:rsidP="00FF2FA2">
            <w:pPr>
              <w:pStyle w:val="ad"/>
              <w:jc w:val="left"/>
            </w:pPr>
          </w:p>
        </w:tc>
        <w:tc>
          <w:tcPr>
            <w:tcW w:w="1129" w:type="pct"/>
            <w:gridSpan w:val="6"/>
          </w:tcPr>
          <w:p w14:paraId="30A44382" w14:textId="6E6DCAE6" w:rsidR="00FF2FA2" w:rsidRDefault="00FF2FA2" w:rsidP="00FF2FA2">
            <w:pPr>
              <w:pStyle w:val="ad"/>
              <w:jc w:val="left"/>
            </w:pPr>
            <w:r>
              <w:t xml:space="preserve">Поле </w:t>
            </w:r>
            <w:r w:rsidRPr="00A22512">
              <w:t xml:space="preserve">«Информация о номере реестровой записи </w:t>
            </w:r>
            <w:r>
              <w:t>независимой</w:t>
            </w:r>
            <w:r w:rsidRPr="00A22512">
              <w:t xml:space="preserve"> гарантии не будет размещена на официальном сайте ЕИС в соответствии с ч. 8.1 ст. 45 Федерального закона № 44-ФЗ» (bankGuaranteePayment/regNumberNotPublishedOnEIS)</w:t>
            </w:r>
          </w:p>
        </w:tc>
        <w:tc>
          <w:tcPr>
            <w:tcW w:w="1335" w:type="pct"/>
          </w:tcPr>
          <w:p w14:paraId="28BE93A4" w14:textId="050DCEAC" w:rsidR="00FF2FA2" w:rsidRDefault="00FF2FA2" w:rsidP="00FF2FA2">
            <w:pPr>
              <w:pStyle w:val="ad"/>
              <w:jc w:val="left"/>
            </w:pPr>
            <w:r>
              <w:t xml:space="preserve">Поле </w:t>
            </w:r>
            <w:r w:rsidRPr="00A22512">
              <w:t xml:space="preserve">«Информация о номере реестровой записи </w:t>
            </w:r>
            <w:r>
              <w:t>независимой</w:t>
            </w:r>
            <w:r w:rsidRPr="00A22512">
              <w:t xml:space="preserve"> гарантии не будет размещена на официальном сайте ЕИС в соответствии с ч. 8.1 ст. 45 Федерального закона № 44-ФЗ» (bankGuaranteePayment/regNumberNotPublishedOnEIS)</w:t>
            </w:r>
            <w:r>
              <w:t xml:space="preserve"> не может быть заполнено при приеме</w:t>
            </w:r>
          </w:p>
        </w:tc>
        <w:tc>
          <w:tcPr>
            <w:tcW w:w="1138" w:type="pct"/>
            <w:gridSpan w:val="4"/>
          </w:tcPr>
          <w:p w14:paraId="3232C402" w14:textId="7DBE4C5C" w:rsidR="00FF2FA2" w:rsidRDefault="00FF2FA2" w:rsidP="00FF2FA2">
            <w:pPr>
              <w:pStyle w:val="ad"/>
              <w:jc w:val="left"/>
            </w:pPr>
            <w:r>
              <w:t xml:space="preserve">Поле </w:t>
            </w:r>
            <w:r w:rsidRPr="00A22512">
              <w:t xml:space="preserve">«Информация о номере реестровой записи </w:t>
            </w:r>
            <w:r>
              <w:t>независимой</w:t>
            </w:r>
            <w:r w:rsidRPr="00A22512">
              <w:t xml:space="preserve"> гарантии не будет размещена на официальном сайте ЕИС в соответствии с ч. 8.1 ст. 45 Федерального закона № 44-ФЗ» (bankGuaranteePayment/regNumberNotPublishedOnEIS)</w:t>
            </w:r>
            <w:r>
              <w:t xml:space="preserve"> не может быть заполнено при приеме</w:t>
            </w:r>
          </w:p>
        </w:tc>
      </w:tr>
      <w:tr w:rsidR="00FF2FA2" w:rsidRPr="009F4E26" w14:paraId="664CC643" w14:textId="77777777" w:rsidTr="005D57AA">
        <w:trPr>
          <w:trHeight w:val="348"/>
        </w:trPr>
        <w:tc>
          <w:tcPr>
            <w:tcW w:w="841" w:type="pct"/>
            <w:gridSpan w:val="4"/>
          </w:tcPr>
          <w:p w14:paraId="00452752" w14:textId="2ABD0AD2" w:rsidR="00FF2FA2" w:rsidRDefault="00FF2FA2" w:rsidP="00FF2FA2">
            <w:pPr>
              <w:pStyle w:val="ad"/>
              <w:jc w:val="left"/>
            </w:pPr>
            <w:r>
              <w:t>РК_ИК_0184</w:t>
            </w:r>
          </w:p>
        </w:tc>
        <w:tc>
          <w:tcPr>
            <w:tcW w:w="557" w:type="pct"/>
          </w:tcPr>
          <w:p w14:paraId="780215FB" w14:textId="77777777" w:rsidR="00FF2FA2" w:rsidRDefault="00FF2FA2" w:rsidP="00FF2FA2">
            <w:pPr>
              <w:pStyle w:val="ad"/>
              <w:jc w:val="left"/>
            </w:pPr>
          </w:p>
        </w:tc>
        <w:tc>
          <w:tcPr>
            <w:tcW w:w="1129" w:type="pct"/>
            <w:gridSpan w:val="6"/>
          </w:tcPr>
          <w:p w14:paraId="1B34D2C7" w14:textId="08846840" w:rsidR="00FF2FA2" w:rsidRDefault="00FF2FA2" w:rsidP="00FF2FA2">
            <w:pPr>
              <w:pStyle w:val="ad"/>
              <w:jc w:val="left"/>
            </w:pPr>
            <w:r>
              <w:t>Поле «Информация о номере документа реестровой записи независимой гарантии не будет размещена на официальном сайте ЕИС в соответствии с ч. 8.1 ст. 45 Федерального закона № 44-ФЗ»</w:t>
            </w:r>
          </w:p>
          <w:p w14:paraId="031229F0" w14:textId="5486E0ED" w:rsidR="00FF2FA2" w:rsidRDefault="00FF2FA2" w:rsidP="00FF2FA2">
            <w:pPr>
              <w:pStyle w:val="ad"/>
              <w:jc w:val="left"/>
            </w:pPr>
            <w:r>
              <w:t>(bankGuaranteePayment/docNumberNotPublishedOnEIS)</w:t>
            </w:r>
          </w:p>
        </w:tc>
        <w:tc>
          <w:tcPr>
            <w:tcW w:w="1335" w:type="pct"/>
          </w:tcPr>
          <w:p w14:paraId="6F714826" w14:textId="5AA0186B" w:rsidR="00FF2FA2" w:rsidRDefault="00FF2FA2" w:rsidP="00FF2FA2">
            <w:pPr>
              <w:pStyle w:val="ad"/>
              <w:jc w:val="left"/>
            </w:pPr>
            <w:r>
              <w:t>Поле «Информация о номере документа реестровой записи независимой гарантии не будет размещена на официальном сайте ЕИС в соответствии с ч. 8.1 ст. 45 Федерального закона № 44-ФЗ»</w:t>
            </w:r>
          </w:p>
          <w:p w14:paraId="6ADF7F54" w14:textId="5526D142" w:rsidR="00FF2FA2" w:rsidRDefault="00FF2FA2" w:rsidP="00FF2FA2">
            <w:pPr>
              <w:pStyle w:val="ad"/>
              <w:jc w:val="left"/>
            </w:pPr>
            <w:r>
              <w:t>(bankGuaranteePayment/docNumberNotPublishedOnEIS) не может быть заполнено при приеме</w:t>
            </w:r>
          </w:p>
        </w:tc>
        <w:tc>
          <w:tcPr>
            <w:tcW w:w="1138" w:type="pct"/>
            <w:gridSpan w:val="4"/>
          </w:tcPr>
          <w:p w14:paraId="557DECFB" w14:textId="4AD5B16A" w:rsidR="00FF2FA2" w:rsidRDefault="00FF2FA2" w:rsidP="00FF2FA2">
            <w:pPr>
              <w:pStyle w:val="ad"/>
              <w:jc w:val="left"/>
            </w:pPr>
            <w:r>
              <w:t>Поле «Информация о номере документа реестровой записи независимой гарантии не будет размещена на официальном сайте ЕИС в соответствии с ч. 8.1 ст. 45 Федерального закона № 44-ФЗ»</w:t>
            </w:r>
          </w:p>
          <w:p w14:paraId="1B249AA1" w14:textId="5AF93A70" w:rsidR="00FF2FA2" w:rsidRDefault="00FF2FA2" w:rsidP="00FF2FA2">
            <w:pPr>
              <w:pStyle w:val="ad"/>
              <w:jc w:val="left"/>
            </w:pPr>
            <w:r>
              <w:t>(bankGuaranteePayment/docNumberNotPublishedOnEIS) не может быть заполнено при приеме</w:t>
            </w:r>
          </w:p>
        </w:tc>
      </w:tr>
      <w:tr w:rsidR="00FF2FA2" w:rsidRPr="00A36514" w14:paraId="18FF6BA3" w14:textId="77777777" w:rsidTr="00C92F0C">
        <w:trPr>
          <w:trHeight w:val="348"/>
        </w:trPr>
        <w:tc>
          <w:tcPr>
            <w:tcW w:w="5000" w:type="pct"/>
            <w:gridSpan w:val="16"/>
          </w:tcPr>
          <w:p w14:paraId="38F54E39" w14:textId="2E66155C" w:rsidR="00FF2FA2" w:rsidRPr="00B51EBF" w:rsidRDefault="00FF2FA2" w:rsidP="00FF2FA2">
            <w:pPr>
              <w:pStyle w:val="ad"/>
              <w:jc w:val="center"/>
            </w:pPr>
            <w:r>
              <w:t>Блок</w:t>
            </w:r>
            <w:r w:rsidRPr="00B51EBF">
              <w:t xml:space="preserve"> «</w:t>
            </w:r>
            <w:r w:rsidRPr="00AE6B2C">
              <w:t>Информация о расторжении контракта</w:t>
            </w:r>
            <w:r w:rsidRPr="00B51EBF">
              <w:t>» (</w:t>
            </w:r>
            <w:r>
              <w:rPr>
                <w:lang w:val="en-US"/>
              </w:rPr>
              <w:t>termination</w:t>
            </w:r>
            <w:r w:rsidRPr="00B51EBF">
              <w:t>).</w:t>
            </w:r>
          </w:p>
          <w:p w14:paraId="35C6A5A5" w14:textId="77777777" w:rsidR="00FF2FA2" w:rsidRPr="00B51EBF" w:rsidRDefault="00FF2FA2" w:rsidP="00FF2FA2">
            <w:pPr>
              <w:pStyle w:val="ad"/>
              <w:jc w:val="left"/>
            </w:pPr>
          </w:p>
          <w:p w14:paraId="4A72E4BC" w14:textId="2DD1CF38" w:rsidR="00FF2FA2" w:rsidRPr="00EA4A33" w:rsidRDefault="00FF2FA2" w:rsidP="00FF2FA2">
            <w:pPr>
              <w:pStyle w:val="ad"/>
              <w:jc w:val="left"/>
            </w:pPr>
            <w:r w:rsidRPr="00EA4A33">
              <w:t>Поле «Фактически оплачено Заказчиком в рублях» (</w:t>
            </w:r>
            <w:r>
              <w:rPr>
                <w:lang w:val="en-US"/>
              </w:rPr>
              <w:t>termination</w:t>
            </w:r>
            <w:r w:rsidRPr="00EA4A33">
              <w:t>/paid). Игнорируестя при приеме, заполняется автоматически. Заполняется на основании данных ЕИС по алгоритму заполнения этого поля на экранной форме.</w:t>
            </w:r>
          </w:p>
          <w:p w14:paraId="2A6B073A" w14:textId="77777777" w:rsidR="00FF2FA2" w:rsidRDefault="00FF2FA2" w:rsidP="00FF2FA2">
            <w:pPr>
              <w:pStyle w:val="ad"/>
              <w:jc w:val="left"/>
            </w:pPr>
          </w:p>
          <w:p w14:paraId="20CD799E" w14:textId="539230E8" w:rsidR="00FF2FA2" w:rsidRPr="00B51EBF" w:rsidRDefault="00FF2FA2" w:rsidP="00FF2FA2">
            <w:pPr>
              <w:pStyle w:val="ad"/>
              <w:jc w:val="left"/>
              <w:rPr>
                <w:lang w:val="en-US"/>
              </w:rPr>
            </w:pPr>
            <w:r>
              <w:t>Поля</w:t>
            </w:r>
            <w:r w:rsidRPr="00B51EBF">
              <w:rPr>
                <w:lang w:val="en-US"/>
              </w:rPr>
              <w:t>:</w:t>
            </w:r>
          </w:p>
          <w:p w14:paraId="05BF719A" w14:textId="6FB28675" w:rsidR="00FF2FA2" w:rsidRPr="00877F1A" w:rsidRDefault="00FF2FA2" w:rsidP="00FF2FA2">
            <w:pPr>
              <w:pStyle w:val="ad"/>
              <w:jc w:val="left"/>
              <w:rPr>
                <w:lang w:val="en-US"/>
              </w:rPr>
            </w:pPr>
            <w:r w:rsidRPr="003D49B7">
              <w:rPr>
                <w:lang w:val="en-US"/>
              </w:rPr>
              <w:t>«</w:t>
            </w:r>
            <w:r w:rsidRPr="00AE6B2C">
              <w:t>Наименование</w:t>
            </w:r>
            <w:r w:rsidRPr="00AE6B2C">
              <w:rPr>
                <w:lang w:val="en-US"/>
              </w:rPr>
              <w:t xml:space="preserve"> </w:t>
            </w:r>
            <w:r w:rsidRPr="00AE6B2C">
              <w:t>основания</w:t>
            </w:r>
            <w:r w:rsidRPr="003D49B7">
              <w:rPr>
                <w:lang w:val="en-US"/>
              </w:rPr>
              <w:t>» (</w:t>
            </w:r>
            <w:r w:rsidRPr="00AE6B2C">
              <w:rPr>
                <w:lang w:val="en-US"/>
              </w:rPr>
              <w:t>termination</w:t>
            </w:r>
            <w:r w:rsidRPr="00A23BA5">
              <w:rPr>
                <w:lang w:val="en-US"/>
              </w:rPr>
              <w:t>\</w:t>
            </w:r>
            <w:r w:rsidRPr="00AE6B2C">
              <w:rPr>
                <w:lang w:val="en-US"/>
              </w:rPr>
              <w:t>reason</w:t>
            </w:r>
            <w:r w:rsidRPr="003D49B7">
              <w:rPr>
                <w:lang w:val="en-US"/>
              </w:rPr>
              <w:t>\</w:t>
            </w:r>
            <w:r w:rsidRPr="00B51EBF">
              <w:rPr>
                <w:lang w:val="en-US"/>
              </w:rPr>
              <w:t>name</w:t>
            </w:r>
            <w:r w:rsidRPr="003D49B7">
              <w:rPr>
                <w:lang w:val="en-US"/>
              </w:rPr>
              <w:t>)</w:t>
            </w:r>
          </w:p>
          <w:p w14:paraId="1C75D433" w14:textId="283416BE" w:rsidR="00FF2FA2" w:rsidRDefault="00FF2FA2" w:rsidP="00FF2FA2">
            <w:pPr>
              <w:pStyle w:val="ad"/>
              <w:jc w:val="left"/>
              <w:rPr>
                <w:lang w:val="en-US"/>
              </w:rPr>
            </w:pPr>
            <w:r w:rsidRPr="003D49B7">
              <w:rPr>
                <w:lang w:val="en-US"/>
              </w:rPr>
              <w:t>«</w:t>
            </w:r>
            <w:r w:rsidRPr="00AE6B2C">
              <w:t>Наименование</w:t>
            </w:r>
            <w:r w:rsidRPr="00AE6B2C">
              <w:rPr>
                <w:lang w:val="en-US"/>
              </w:rPr>
              <w:t xml:space="preserve"> </w:t>
            </w:r>
            <w:r w:rsidRPr="00AE6B2C">
              <w:t>документа</w:t>
            </w:r>
            <w:r w:rsidRPr="003D49B7">
              <w:rPr>
                <w:lang w:val="en-US"/>
              </w:rPr>
              <w:t>» (</w:t>
            </w:r>
            <w:r w:rsidRPr="00AE6B2C">
              <w:rPr>
                <w:lang w:val="en-US"/>
              </w:rPr>
              <w:t>termination</w:t>
            </w:r>
            <w:r w:rsidRPr="00A23BA5">
              <w:rPr>
                <w:lang w:val="en-US"/>
              </w:rPr>
              <w:t>\</w:t>
            </w:r>
            <w:r>
              <w:rPr>
                <w:lang w:val="en-US"/>
              </w:rPr>
              <w:t>document\name</w:t>
            </w:r>
            <w:r w:rsidRPr="003D49B7">
              <w:rPr>
                <w:lang w:val="en-US"/>
              </w:rPr>
              <w:t>)</w:t>
            </w:r>
          </w:p>
          <w:p w14:paraId="1B384599" w14:textId="0A27D63F" w:rsidR="00FF2FA2" w:rsidRDefault="00FF2FA2" w:rsidP="00FF2FA2">
            <w:pPr>
              <w:pStyle w:val="ad"/>
              <w:jc w:val="left"/>
              <w:rPr>
                <w:lang w:val="en-US"/>
              </w:rPr>
            </w:pPr>
            <w:r w:rsidRPr="003D49B7">
              <w:rPr>
                <w:lang w:val="en-US"/>
              </w:rPr>
              <w:t>«</w:t>
            </w:r>
            <w:r w:rsidRPr="00AE6B2C">
              <w:t>Наименование</w:t>
            </w:r>
            <w:r w:rsidRPr="00AE6B2C">
              <w:rPr>
                <w:lang w:val="en-US"/>
              </w:rPr>
              <w:t xml:space="preserve"> </w:t>
            </w:r>
            <w:r w:rsidRPr="00AE6B2C">
              <w:t>документа</w:t>
            </w:r>
            <w:r w:rsidRPr="003D49B7">
              <w:rPr>
                <w:lang w:val="en-US"/>
              </w:rPr>
              <w:t>» (</w:t>
            </w:r>
            <w:r w:rsidRPr="00AE6B2C">
              <w:rPr>
                <w:lang w:val="en-US"/>
              </w:rPr>
              <w:t>termination</w:t>
            </w:r>
            <w:r w:rsidRPr="00A23BA5">
              <w:rPr>
                <w:lang w:val="en-US"/>
              </w:rPr>
              <w:t>\</w:t>
            </w:r>
            <w:r w:rsidRPr="00AE6B2C">
              <w:rPr>
                <w:lang w:val="en-US"/>
              </w:rPr>
              <w:t>reparations</w:t>
            </w:r>
            <w:r>
              <w:rPr>
                <w:lang w:val="en-US"/>
              </w:rPr>
              <w:t>\reparation\document\name</w:t>
            </w:r>
            <w:r w:rsidRPr="003D49B7">
              <w:rPr>
                <w:lang w:val="en-US"/>
              </w:rPr>
              <w:t>)</w:t>
            </w:r>
          </w:p>
          <w:p w14:paraId="718D6B02" w14:textId="6C1C7503" w:rsidR="00FF2FA2" w:rsidRDefault="00FF2FA2" w:rsidP="00FF2FA2">
            <w:pPr>
              <w:pStyle w:val="ad"/>
              <w:jc w:val="left"/>
              <w:rPr>
                <w:lang w:val="en-US"/>
              </w:rPr>
            </w:pPr>
            <w:r w:rsidRPr="003D49B7">
              <w:rPr>
                <w:lang w:val="en-US"/>
              </w:rPr>
              <w:t>«</w:t>
            </w:r>
            <w:r w:rsidRPr="00AE6B2C">
              <w:t>Наименование</w:t>
            </w:r>
            <w:r w:rsidRPr="00AE6B2C">
              <w:rPr>
                <w:lang w:val="en-US"/>
              </w:rPr>
              <w:t xml:space="preserve"> </w:t>
            </w:r>
            <w:r>
              <w:t>валюты</w:t>
            </w:r>
            <w:r w:rsidRPr="003D49B7">
              <w:rPr>
                <w:lang w:val="en-US"/>
              </w:rPr>
              <w:t>» (</w:t>
            </w:r>
            <w:r w:rsidRPr="00AE6B2C">
              <w:rPr>
                <w:lang w:val="en-US"/>
              </w:rPr>
              <w:t>termination</w:t>
            </w:r>
            <w:r w:rsidRPr="00A23BA5">
              <w:rPr>
                <w:lang w:val="en-US"/>
              </w:rPr>
              <w:t>\</w:t>
            </w:r>
            <w:r w:rsidRPr="00AE6B2C">
              <w:rPr>
                <w:lang w:val="en-US"/>
              </w:rPr>
              <w:t>reparations</w:t>
            </w:r>
            <w:r>
              <w:rPr>
                <w:lang w:val="en-US"/>
              </w:rPr>
              <w:t>\reparation\currency\name</w:t>
            </w:r>
            <w:r w:rsidRPr="003D49B7">
              <w:rPr>
                <w:lang w:val="en-US"/>
              </w:rPr>
              <w:t>)</w:t>
            </w:r>
          </w:p>
          <w:p w14:paraId="0D8DD11B" w14:textId="77777777" w:rsidR="00FF2FA2" w:rsidRDefault="00FF2FA2" w:rsidP="00FF2FA2">
            <w:pPr>
              <w:pStyle w:val="ad"/>
              <w:jc w:val="left"/>
              <w:rPr>
                <w:lang w:val="en-US"/>
              </w:rPr>
            </w:pPr>
          </w:p>
          <w:p w14:paraId="149BA8D7" w14:textId="77777777" w:rsidR="00FF2FA2" w:rsidRPr="003E216C" w:rsidRDefault="00FF2FA2" w:rsidP="00FF2FA2">
            <w:pPr>
              <w:pStyle w:val="ad"/>
              <w:jc w:val="left"/>
            </w:pPr>
            <w:r>
              <w:t>при приеме игнорируются, заполняются при передаче.</w:t>
            </w:r>
          </w:p>
          <w:p w14:paraId="32A90424" w14:textId="77777777" w:rsidR="00FF2FA2" w:rsidRPr="00F06A06" w:rsidRDefault="00FF2FA2" w:rsidP="00FF2FA2">
            <w:pPr>
              <w:pStyle w:val="ad"/>
              <w:jc w:val="left"/>
            </w:pPr>
          </w:p>
          <w:p w14:paraId="1910B039" w14:textId="77777777" w:rsidR="00FF2FA2" w:rsidRPr="00877F1A" w:rsidRDefault="00FF2FA2" w:rsidP="00FF2FA2">
            <w:pPr>
              <w:pStyle w:val="ad"/>
              <w:jc w:val="left"/>
              <w:rPr>
                <w:lang w:val="en-US"/>
              </w:rPr>
            </w:pPr>
            <w:r>
              <w:t>Блоки</w:t>
            </w:r>
            <w:r w:rsidRPr="00877F1A">
              <w:rPr>
                <w:lang w:val="en-US"/>
              </w:rPr>
              <w:t>:</w:t>
            </w:r>
          </w:p>
          <w:p w14:paraId="304537B3" w14:textId="22C06DD1" w:rsidR="00FF2FA2" w:rsidRPr="00877F1A" w:rsidRDefault="00FF2FA2" w:rsidP="00FF2FA2">
            <w:pPr>
              <w:pStyle w:val="ad"/>
              <w:jc w:val="left"/>
              <w:rPr>
                <w:lang w:val="en-US"/>
              </w:rPr>
            </w:pPr>
            <w:r w:rsidRPr="00877F1A">
              <w:rPr>
                <w:lang w:val="en-US"/>
              </w:rPr>
              <w:t>«</w:t>
            </w:r>
            <w:r w:rsidRPr="00877F1A">
              <w:t>Курс</w:t>
            </w:r>
            <w:r w:rsidRPr="00877F1A">
              <w:rPr>
                <w:lang w:val="en-US"/>
              </w:rPr>
              <w:t xml:space="preserve"> </w:t>
            </w:r>
            <w:r w:rsidRPr="00877F1A">
              <w:t>валюты</w:t>
            </w:r>
            <w:r w:rsidRPr="00877F1A">
              <w:rPr>
                <w:lang w:val="en-US"/>
              </w:rPr>
              <w:t xml:space="preserve"> </w:t>
            </w:r>
            <w:r w:rsidRPr="00877F1A">
              <w:t>на</w:t>
            </w:r>
            <w:r w:rsidRPr="00877F1A">
              <w:rPr>
                <w:lang w:val="en-US"/>
              </w:rPr>
              <w:t xml:space="preserve"> </w:t>
            </w:r>
            <w:r w:rsidRPr="00877F1A">
              <w:t>дату</w:t>
            </w:r>
            <w:r w:rsidRPr="00877F1A">
              <w:rPr>
                <w:lang w:val="en-US"/>
              </w:rPr>
              <w:t xml:space="preserve"> </w:t>
            </w:r>
            <w:r w:rsidRPr="00877F1A">
              <w:t>документа</w:t>
            </w:r>
            <w:r w:rsidRPr="00877F1A">
              <w:rPr>
                <w:lang w:val="en-US"/>
              </w:rPr>
              <w:t>» (</w:t>
            </w:r>
            <w:r w:rsidRPr="00AE6B2C">
              <w:rPr>
                <w:lang w:val="en-US"/>
              </w:rPr>
              <w:t>termination</w:t>
            </w:r>
            <w:r w:rsidRPr="00A23BA5">
              <w:rPr>
                <w:lang w:val="en-US"/>
              </w:rPr>
              <w:t>\</w:t>
            </w:r>
            <w:r w:rsidRPr="00AE6B2C">
              <w:rPr>
                <w:lang w:val="en-US"/>
              </w:rPr>
              <w:t>reparations</w:t>
            </w:r>
            <w:r>
              <w:rPr>
                <w:lang w:val="en-US"/>
              </w:rPr>
              <w:t>\reparation\</w:t>
            </w:r>
            <w:r w:rsidRPr="00A23BA5">
              <w:rPr>
                <w:lang w:val="en-US"/>
              </w:rPr>
              <w:t>currencyRate</w:t>
            </w:r>
            <w:r w:rsidRPr="00877F1A">
              <w:rPr>
                <w:lang w:val="en-US"/>
              </w:rPr>
              <w:t>)</w:t>
            </w:r>
          </w:p>
          <w:p w14:paraId="6A76A252" w14:textId="1F5A414D" w:rsidR="00FF2FA2" w:rsidRPr="001A1469" w:rsidRDefault="00FF2FA2" w:rsidP="00FF2FA2">
            <w:pPr>
              <w:pStyle w:val="ad"/>
              <w:jc w:val="left"/>
              <w:rPr>
                <w:lang w:val="en-US"/>
              </w:rPr>
            </w:pPr>
          </w:p>
          <w:p w14:paraId="643E0AE3" w14:textId="77777777" w:rsidR="00FF2FA2" w:rsidRPr="001A1469" w:rsidRDefault="00FF2FA2" w:rsidP="00FF2FA2">
            <w:pPr>
              <w:pStyle w:val="ad"/>
              <w:jc w:val="left"/>
              <w:rPr>
                <w:lang w:val="en-US"/>
              </w:rPr>
            </w:pPr>
          </w:p>
          <w:p w14:paraId="3B34A445" w14:textId="21EABE47" w:rsidR="00FF2FA2" w:rsidRDefault="00FF2FA2" w:rsidP="00FF2FA2">
            <w:pPr>
              <w:pStyle w:val="ad"/>
              <w:jc w:val="left"/>
            </w:pPr>
            <w:r>
              <w:t>при приеме игнорируется, заполняется при передаче,</w:t>
            </w:r>
            <w:r w:rsidRPr="00447EF8">
              <w:t xml:space="preserve"> </w:t>
            </w:r>
            <w:r>
              <w:t>в случае если сумма возмещения отлична от рублей.</w:t>
            </w:r>
          </w:p>
          <w:p w14:paraId="45925DCB" w14:textId="1B2510D6" w:rsidR="00FF2FA2" w:rsidRDefault="00FF2FA2" w:rsidP="00FF2FA2">
            <w:pPr>
              <w:pStyle w:val="ad"/>
              <w:jc w:val="left"/>
            </w:pPr>
          </w:p>
          <w:p w14:paraId="78039E48" w14:textId="180458E0" w:rsidR="00FF2FA2" w:rsidRDefault="00FF2FA2" w:rsidP="00FF2FA2">
            <w:pPr>
              <w:pStyle w:val="ad"/>
              <w:jc w:val="left"/>
            </w:pPr>
            <w:bookmarkStart w:id="155" w:name="FCSNF_15063_6"/>
            <w:r>
              <w:t>Блоки и поля:</w:t>
            </w:r>
          </w:p>
          <w:p w14:paraId="79D25772" w14:textId="7F5A3A57" w:rsidR="00FF2FA2" w:rsidRDefault="00FF2FA2" w:rsidP="00FF2FA2">
            <w:pPr>
              <w:pStyle w:val="ad"/>
              <w:jc w:val="left"/>
            </w:pPr>
            <w:r>
              <w:t>«</w:t>
            </w:r>
            <w:r w:rsidRPr="00295C10">
              <w:t>Основание расторжения  контракта</w:t>
            </w:r>
            <w:r>
              <w:t>»</w:t>
            </w:r>
            <w:r w:rsidRPr="00295C10">
              <w:t xml:space="preserve"> (termination/reason)</w:t>
            </w:r>
            <w:r>
              <w:t>;</w:t>
            </w:r>
          </w:p>
          <w:p w14:paraId="437D18F6" w14:textId="71F42E18" w:rsidR="00FF2FA2" w:rsidRDefault="00FF2FA2" w:rsidP="00FF2FA2">
            <w:pPr>
              <w:pStyle w:val="ad"/>
              <w:jc w:val="left"/>
            </w:pPr>
            <w:r>
              <w:t>«</w:t>
            </w:r>
            <w:r w:rsidRPr="00DB4FE0">
              <w:t>Документ, являющийся основанием расторжения контракта</w:t>
            </w:r>
            <w:r>
              <w:t>» (</w:t>
            </w:r>
            <w:r w:rsidRPr="00DB4FE0">
              <w:t>termination/docTermination</w:t>
            </w:r>
            <w:r>
              <w:t>);</w:t>
            </w:r>
          </w:p>
          <w:p w14:paraId="75BFA0B6" w14:textId="05B00027" w:rsidR="00FF2FA2" w:rsidRDefault="00FF2FA2" w:rsidP="00FF2FA2">
            <w:pPr>
              <w:pStyle w:val="ad"/>
              <w:jc w:val="left"/>
            </w:pPr>
            <w:r>
              <w:t>«</w:t>
            </w:r>
            <w:r w:rsidRPr="00DB4FE0">
              <w:t>Причина расторжения контракта и реквизиты документа основания</w:t>
            </w:r>
            <w:r>
              <w:t xml:space="preserve">» </w:t>
            </w:r>
            <w:r w:rsidRPr="00DB4FE0">
              <w:t>(termination/reasonInfo)</w:t>
            </w:r>
            <w:r>
              <w:t>;</w:t>
            </w:r>
          </w:p>
          <w:p w14:paraId="4C029156" w14:textId="10604AB6" w:rsidR="00FF2FA2" w:rsidRDefault="00FF2FA2" w:rsidP="00FF2FA2">
            <w:pPr>
              <w:pStyle w:val="ad"/>
              <w:jc w:val="left"/>
            </w:pPr>
            <w:r>
              <w:t>«</w:t>
            </w:r>
            <w:r w:rsidRPr="0061758A">
              <w:t>Дата уведомления или вступления в силу судебного решения</w:t>
            </w:r>
            <w:r>
              <w:t>» (</w:t>
            </w:r>
            <w:r w:rsidRPr="0061758A">
              <w:t>termination/decisionDate</w:t>
            </w:r>
            <w:r>
              <w:t>);</w:t>
            </w:r>
          </w:p>
          <w:p w14:paraId="591EEA34" w14:textId="56B1B404" w:rsidR="00FF2FA2" w:rsidRPr="00CA5626" w:rsidRDefault="00FF2FA2" w:rsidP="00FF2FA2">
            <w:pPr>
              <w:pStyle w:val="ad"/>
              <w:jc w:val="left"/>
              <w:rPr>
                <w:lang w:val="en-US"/>
              </w:rPr>
            </w:pPr>
            <w:r w:rsidRPr="00CA5626">
              <w:rPr>
                <w:lang w:val="en-US"/>
              </w:rPr>
              <w:t>«</w:t>
            </w:r>
            <w:r w:rsidRPr="00CA5626">
              <w:t>Дата</w:t>
            </w:r>
            <w:r w:rsidRPr="00CA5626">
              <w:rPr>
                <w:lang w:val="en-US"/>
              </w:rPr>
              <w:t xml:space="preserve"> </w:t>
            </w:r>
            <w:r w:rsidRPr="00CA5626">
              <w:t>расторжения</w:t>
            </w:r>
            <w:r w:rsidRPr="00CA5626">
              <w:rPr>
                <w:lang w:val="en-US"/>
              </w:rPr>
              <w:t xml:space="preserve"> </w:t>
            </w:r>
            <w:r w:rsidRPr="00CA5626">
              <w:t>контракта</w:t>
            </w:r>
            <w:r w:rsidRPr="00CA5626">
              <w:rPr>
                <w:lang w:val="en-US"/>
              </w:rPr>
              <w:t>» (termination/terminationDate);</w:t>
            </w:r>
          </w:p>
          <w:p w14:paraId="38FF38DF" w14:textId="77777777" w:rsidR="00FF2FA2" w:rsidRPr="00CA5626" w:rsidRDefault="00FF2FA2" w:rsidP="00FF2FA2">
            <w:pPr>
              <w:pStyle w:val="ad"/>
              <w:jc w:val="left"/>
              <w:rPr>
                <w:lang w:val="en-US"/>
              </w:rPr>
            </w:pPr>
          </w:p>
          <w:p w14:paraId="471E1D4C" w14:textId="19C96C05" w:rsidR="00FF2FA2" w:rsidRDefault="00FF2FA2" w:rsidP="00FF2FA2">
            <w:pPr>
              <w:pStyle w:val="ad"/>
              <w:jc w:val="left"/>
            </w:pPr>
            <w:r>
              <w:t>и</w:t>
            </w:r>
            <w:r w:rsidRPr="00295C10">
              <w:t xml:space="preserve">гнорируется при наличии признака </w:t>
            </w:r>
            <w:r>
              <w:t>«</w:t>
            </w:r>
            <w:r w:rsidRPr="00295C10">
              <w:t>Документ сформирован автоматически по решению об одностороннем отказе</w:t>
            </w:r>
            <w:r>
              <w:t>» в размещенной версии СВИК</w:t>
            </w:r>
            <w:r w:rsidRPr="00295C10">
              <w:t>. Заполняется автоматически</w:t>
            </w:r>
            <w:r>
              <w:t xml:space="preserve"> наследуя значения из первоначальной версии СВИК(которая была сформированны</w:t>
            </w:r>
            <w:r w:rsidRPr="00295C10">
              <w:t xml:space="preserve"> на основании решения об одностороннем отказе</w:t>
            </w:r>
            <w:r>
              <w:t xml:space="preserve"> из РДИК</w:t>
            </w:r>
            <w:bookmarkEnd w:id="155"/>
            <w:r>
              <w:t>).</w:t>
            </w:r>
          </w:p>
          <w:p w14:paraId="5F41CADD" w14:textId="0517FE94" w:rsidR="00156EC3" w:rsidRDefault="00156EC3" w:rsidP="00FF2FA2">
            <w:pPr>
              <w:pStyle w:val="ad"/>
              <w:jc w:val="left"/>
            </w:pPr>
          </w:p>
          <w:p w14:paraId="048E2CDD" w14:textId="22C9400A" w:rsidR="00156EC3" w:rsidRDefault="00102CAE" w:rsidP="00FF2FA2">
            <w:pPr>
              <w:pStyle w:val="ad"/>
              <w:jc w:val="left"/>
            </w:pPr>
            <w:r>
              <w:t>Поле «</w:t>
            </w:r>
            <w:r w:rsidR="002D272C" w:rsidRPr="002D272C">
              <w:t>Реестровый номер процедуры заключенного контракта</w:t>
            </w:r>
            <w:r>
              <w:t xml:space="preserve">» </w:t>
            </w:r>
            <w:r w:rsidR="002D272C">
              <w:t>(</w:t>
            </w:r>
            <w:r w:rsidR="002D272C" w:rsidRPr="002D272C">
              <w:t>termination/number</w:t>
            </w:r>
            <w:r>
              <w:t>)</w:t>
            </w:r>
            <w:r w:rsidR="002D272C">
              <w:t xml:space="preserve">. Принимается после прохождения контроля </w:t>
            </w:r>
            <w:r w:rsidR="00715148" w:rsidRPr="00A13C9F">
              <w:t>РК_ИК_0459</w:t>
            </w:r>
          </w:p>
          <w:p w14:paraId="308431CE" w14:textId="11ABBEDE" w:rsidR="002D272C" w:rsidRDefault="002D272C" w:rsidP="00FF2FA2">
            <w:pPr>
              <w:pStyle w:val="ad"/>
              <w:jc w:val="left"/>
            </w:pPr>
          </w:p>
          <w:p w14:paraId="158A73FB" w14:textId="17AB2967" w:rsidR="002D272C" w:rsidRPr="00715148" w:rsidRDefault="002D272C" w:rsidP="002D272C">
            <w:pPr>
              <w:pStyle w:val="ad"/>
              <w:jc w:val="left"/>
            </w:pPr>
            <w:r>
              <w:t>Поле «</w:t>
            </w:r>
            <w:r w:rsidRPr="002D272C">
              <w:t>Реестровый номер процедуры доп.соглашения</w:t>
            </w:r>
            <w:r>
              <w:t>» (</w:t>
            </w:r>
            <w:r w:rsidRPr="002D272C">
              <w:t>termination/numberAdd</w:t>
            </w:r>
            <w:r>
              <w:t>). Принимается и сохраняется после прохождения</w:t>
            </w:r>
            <w:r w:rsidR="00715148">
              <w:t xml:space="preserve"> контролей РК_ИК_0460 и РК_ИК_</w:t>
            </w:r>
            <w:r w:rsidR="00715148" w:rsidRPr="00715148">
              <w:t>0461</w:t>
            </w:r>
          </w:p>
          <w:p w14:paraId="7B902C30" w14:textId="77777777" w:rsidR="002D272C" w:rsidRDefault="002D272C" w:rsidP="002D272C">
            <w:pPr>
              <w:pStyle w:val="ad"/>
              <w:jc w:val="left"/>
            </w:pPr>
          </w:p>
          <w:p w14:paraId="04C61295" w14:textId="144BF53D" w:rsidR="002D272C" w:rsidRDefault="002D272C" w:rsidP="00FF2FA2">
            <w:pPr>
              <w:pStyle w:val="ad"/>
              <w:jc w:val="left"/>
            </w:pPr>
            <w:r>
              <w:t xml:space="preserve">Если в принимаемом пакете </w:t>
            </w:r>
            <w:r w:rsidR="00AB0169">
              <w:t xml:space="preserve">для первоначальной версии СВИК </w:t>
            </w:r>
            <w:r>
              <w:t>заполнено поле «</w:t>
            </w:r>
            <w:r w:rsidRPr="002D272C">
              <w:t>Реестровый номер процедуры доп.соглашения</w:t>
            </w:r>
            <w:r>
              <w:t>» (</w:t>
            </w:r>
            <w:r w:rsidRPr="002D272C">
              <w:t>termination/numberAdd</w:t>
            </w:r>
            <w:r>
              <w:t>), то:</w:t>
            </w:r>
          </w:p>
          <w:p w14:paraId="0898BCCB" w14:textId="3DB3035C" w:rsidR="002D272C" w:rsidRDefault="002D272C" w:rsidP="00FF2FA2">
            <w:pPr>
              <w:pStyle w:val="ad"/>
              <w:jc w:val="left"/>
            </w:pPr>
          </w:p>
          <w:p w14:paraId="17BE46AF" w14:textId="77777777" w:rsidR="002D272C" w:rsidRDefault="002D272C" w:rsidP="002D0245">
            <w:pPr>
              <w:pStyle w:val="ad"/>
              <w:numPr>
                <w:ilvl w:val="0"/>
                <w:numId w:val="177"/>
              </w:numPr>
              <w:ind w:left="316" w:hanging="263"/>
              <w:jc w:val="left"/>
            </w:pPr>
            <w:r>
              <w:t>Поле «</w:t>
            </w:r>
            <w:r w:rsidRPr="002D272C">
              <w:t>Дата расторжения контракта.</w:t>
            </w:r>
            <w:r>
              <w:t>» (</w:t>
            </w:r>
            <w:r w:rsidRPr="00CA5626">
              <w:rPr>
                <w:lang w:val="en-US"/>
              </w:rPr>
              <w:t>termination</w:t>
            </w:r>
            <w:r w:rsidRPr="002D272C">
              <w:t>/</w:t>
            </w:r>
            <w:r w:rsidRPr="00CA5626">
              <w:rPr>
                <w:lang w:val="en-US"/>
              </w:rPr>
              <w:t>terminationDate</w:t>
            </w:r>
            <w:r>
              <w:t>) игнорируется при приеме, заполняется автоматически значением:</w:t>
            </w:r>
          </w:p>
          <w:p w14:paraId="79AA6B62" w14:textId="1DA1FE8B" w:rsidR="002D272C" w:rsidRDefault="002D272C" w:rsidP="00796A48">
            <w:pPr>
              <w:pStyle w:val="ad"/>
              <w:numPr>
                <w:ilvl w:val="0"/>
                <w:numId w:val="249"/>
              </w:numPr>
              <w:ind w:left="1450"/>
              <w:jc w:val="left"/>
            </w:pPr>
            <w:r>
              <w:t>Если в ДС о расторжении для поля «Дата расторжения контракта» установлен признак «С даты подписания» - датой подписания заказчиком ДС о расторжении в ПЗК;</w:t>
            </w:r>
          </w:p>
          <w:p w14:paraId="1794A3DC" w14:textId="0CC36E04" w:rsidR="002D272C" w:rsidRDefault="002D272C" w:rsidP="00796A48">
            <w:pPr>
              <w:pStyle w:val="ad"/>
              <w:numPr>
                <w:ilvl w:val="0"/>
                <w:numId w:val="249"/>
              </w:numPr>
              <w:ind w:left="1450"/>
              <w:jc w:val="left"/>
            </w:pPr>
            <w:r>
              <w:t>ИНАЧЕ – значением в поле «Дата расторжения контракта» в ПЗК.</w:t>
            </w:r>
          </w:p>
          <w:p w14:paraId="2536F8C1" w14:textId="0E36BAE9" w:rsidR="0066373E" w:rsidRDefault="002D272C" w:rsidP="002D0245">
            <w:pPr>
              <w:pStyle w:val="ad"/>
              <w:numPr>
                <w:ilvl w:val="0"/>
                <w:numId w:val="177"/>
              </w:numPr>
              <w:ind w:left="457"/>
              <w:jc w:val="left"/>
            </w:pPr>
            <w:r>
              <w:t xml:space="preserve">Поле </w:t>
            </w:r>
            <w:r w:rsidR="0066373E">
              <w:t>«</w:t>
            </w:r>
            <w:r w:rsidR="0066373E" w:rsidRPr="00DB4FE0">
              <w:t>Причина расторжения контракта и реквизиты документа основания</w:t>
            </w:r>
            <w:r w:rsidR="0066373E">
              <w:t xml:space="preserve">» </w:t>
            </w:r>
            <w:r w:rsidR="0066373E" w:rsidRPr="00DB4FE0">
              <w:t>(termination/reasonInfo)</w:t>
            </w:r>
            <w:r w:rsidR="0066373E">
              <w:t xml:space="preserve"> игнорируется при приеме, заполняется автоматически значением </w:t>
            </w:r>
            <w:r w:rsidR="0066373E" w:rsidRPr="0066373E">
              <w:t>«Причина расторжения контракта» ДС о расторжении.</w:t>
            </w:r>
          </w:p>
          <w:p w14:paraId="73AE4E88" w14:textId="53DF8C57" w:rsidR="0066373E" w:rsidRDefault="0066373E" w:rsidP="002D0245">
            <w:pPr>
              <w:pStyle w:val="ad"/>
              <w:numPr>
                <w:ilvl w:val="0"/>
                <w:numId w:val="177"/>
              </w:numPr>
              <w:ind w:left="457"/>
              <w:jc w:val="left"/>
            </w:pPr>
            <w:r>
              <w:t>Блок «Основание расторжения</w:t>
            </w:r>
            <w:r w:rsidRPr="00295C10">
              <w:t xml:space="preserve"> контракта</w:t>
            </w:r>
            <w:r>
              <w:t>»</w:t>
            </w:r>
            <w:r w:rsidRPr="00295C10">
              <w:t xml:space="preserve"> (termination/reason)</w:t>
            </w:r>
            <w:r>
              <w:t xml:space="preserve"> игнорируется при приеме, заполняется автоматически значением </w:t>
            </w:r>
            <w:r w:rsidRPr="0066373E">
              <w:t>«Соглашение сторон» из справочника «Основания расторжения контракта»</w:t>
            </w:r>
            <w:r>
              <w:t>.</w:t>
            </w:r>
          </w:p>
          <w:p w14:paraId="4217BDCC" w14:textId="4E6861CB" w:rsidR="0066373E" w:rsidRDefault="0066373E" w:rsidP="002D0245">
            <w:pPr>
              <w:pStyle w:val="ad"/>
              <w:numPr>
                <w:ilvl w:val="0"/>
                <w:numId w:val="177"/>
              </w:numPr>
              <w:ind w:left="457"/>
              <w:jc w:val="left"/>
            </w:pPr>
            <w:r>
              <w:t>Блок «</w:t>
            </w:r>
            <w:r w:rsidRPr="00DB4FE0">
              <w:t>Документ, являющийся основанием расторжения контракта</w:t>
            </w:r>
            <w:r>
              <w:t>» (</w:t>
            </w:r>
            <w:r w:rsidRPr="00DB4FE0">
              <w:t>termination/docTermination</w:t>
            </w:r>
            <w:r>
              <w:t>) игнорируется при приеме. Поля:</w:t>
            </w:r>
          </w:p>
          <w:p w14:paraId="52FE505D" w14:textId="6BB45F53" w:rsidR="0066373E" w:rsidRPr="0066373E" w:rsidRDefault="0066373E" w:rsidP="00796A48">
            <w:pPr>
              <w:pStyle w:val="ad"/>
              <w:numPr>
                <w:ilvl w:val="0"/>
                <w:numId w:val="250"/>
              </w:numPr>
              <w:ind w:left="1450" w:hanging="425"/>
              <w:jc w:val="left"/>
            </w:pPr>
            <w:r w:rsidRPr="0066373E">
              <w:t>«Код» (</w:t>
            </w:r>
            <w:r w:rsidRPr="00AE6B2C">
              <w:rPr>
                <w:lang w:val="en-US"/>
              </w:rPr>
              <w:t>termination</w:t>
            </w:r>
            <w:r w:rsidRPr="0066373E">
              <w:t>\</w:t>
            </w:r>
            <w:r>
              <w:rPr>
                <w:lang w:val="en-US"/>
              </w:rPr>
              <w:t>document</w:t>
            </w:r>
            <w:r w:rsidRPr="0066373E">
              <w:t>\</w:t>
            </w:r>
            <w:r>
              <w:t xml:space="preserve"> </w:t>
            </w:r>
            <w:r w:rsidRPr="0066373E">
              <w:rPr>
                <w:lang w:val="en-US"/>
              </w:rPr>
              <w:t>code</w:t>
            </w:r>
            <w:r w:rsidRPr="0066373E">
              <w:t>)</w:t>
            </w:r>
            <w:r>
              <w:t xml:space="preserve"> заполняется автоматически соответствующим кодом для значения </w:t>
            </w:r>
            <w:r w:rsidRPr="0066373E">
              <w:t>«Дополнительное соглашение к контракту» из справочника «Документы, являющиеся основанием расторжения контракта»</w:t>
            </w:r>
            <w:r>
              <w:t>;</w:t>
            </w:r>
          </w:p>
          <w:p w14:paraId="015DF08E" w14:textId="76DFC26D" w:rsidR="0066373E" w:rsidRPr="0066373E" w:rsidRDefault="0066373E" w:rsidP="00796A48">
            <w:pPr>
              <w:pStyle w:val="ad"/>
              <w:numPr>
                <w:ilvl w:val="0"/>
                <w:numId w:val="250"/>
              </w:numPr>
              <w:ind w:left="1450" w:hanging="425"/>
              <w:jc w:val="left"/>
            </w:pPr>
            <w:r w:rsidRPr="0066373E">
              <w:lastRenderedPageBreak/>
              <w:t>«</w:t>
            </w:r>
            <w:r w:rsidRPr="00AE6B2C">
              <w:t>Наименование</w:t>
            </w:r>
            <w:r w:rsidRPr="0066373E">
              <w:t xml:space="preserve"> </w:t>
            </w:r>
            <w:r w:rsidRPr="00AE6B2C">
              <w:t>документа</w:t>
            </w:r>
            <w:r w:rsidRPr="0066373E">
              <w:t>» (</w:t>
            </w:r>
            <w:r w:rsidRPr="00AE6B2C">
              <w:rPr>
                <w:lang w:val="en-US"/>
              </w:rPr>
              <w:t>termination</w:t>
            </w:r>
            <w:r w:rsidRPr="0066373E">
              <w:t>\</w:t>
            </w:r>
            <w:r>
              <w:rPr>
                <w:lang w:val="en-US"/>
              </w:rPr>
              <w:t>document</w:t>
            </w:r>
            <w:r w:rsidRPr="0066373E">
              <w:t>\</w:t>
            </w:r>
            <w:r>
              <w:rPr>
                <w:lang w:val="en-US"/>
              </w:rPr>
              <w:t>name</w:t>
            </w:r>
            <w:r w:rsidRPr="0066373E">
              <w:t>) заполняется автоматически значением «Дополнительное соглашение к контракту» из справочника «Документы, являющиеся основанием расторжения контракта»</w:t>
            </w:r>
            <w:r w:rsidR="00255B0B">
              <w:t>;</w:t>
            </w:r>
          </w:p>
          <w:p w14:paraId="0BE2393A" w14:textId="4EE4DE7A" w:rsidR="0066373E" w:rsidRPr="00A36514" w:rsidRDefault="0066373E" w:rsidP="00796A48">
            <w:pPr>
              <w:pStyle w:val="ad"/>
              <w:numPr>
                <w:ilvl w:val="0"/>
                <w:numId w:val="250"/>
              </w:numPr>
              <w:ind w:left="1450" w:hanging="425"/>
              <w:jc w:val="left"/>
            </w:pPr>
            <w:r w:rsidRPr="00A36514">
              <w:t>«</w:t>
            </w:r>
            <w:r w:rsidR="00255B0B" w:rsidRPr="00255B0B">
              <w:t>Дата</w:t>
            </w:r>
            <w:r w:rsidR="00255B0B" w:rsidRPr="00A36514">
              <w:t xml:space="preserve"> </w:t>
            </w:r>
            <w:r w:rsidR="00255B0B" w:rsidRPr="00255B0B">
              <w:t>документа</w:t>
            </w:r>
            <w:r w:rsidRPr="00A36514">
              <w:t>» (</w:t>
            </w:r>
            <w:r w:rsidRPr="00AE6B2C">
              <w:rPr>
                <w:lang w:val="en-US"/>
              </w:rPr>
              <w:t>termination</w:t>
            </w:r>
            <w:r w:rsidRPr="00A36514">
              <w:t>\</w:t>
            </w:r>
            <w:r>
              <w:rPr>
                <w:lang w:val="en-US"/>
              </w:rPr>
              <w:t>document</w:t>
            </w:r>
            <w:r w:rsidRPr="00A36514">
              <w:t>\</w:t>
            </w:r>
            <w:r w:rsidR="00255B0B" w:rsidRPr="00255B0B">
              <w:rPr>
                <w:lang w:val="en-US"/>
              </w:rPr>
              <w:t>documentDate</w:t>
            </w:r>
            <w:r w:rsidRPr="00A36514">
              <w:t>)</w:t>
            </w:r>
            <w:r w:rsidR="00A36514" w:rsidRPr="00A36514">
              <w:t xml:space="preserve"> заполняется автоматически значением значением даты подписа</w:t>
            </w:r>
            <w:r w:rsidR="00A36514">
              <w:t>ния заказчиком ДС о расторжении;</w:t>
            </w:r>
          </w:p>
          <w:p w14:paraId="00BA1E0C" w14:textId="7177CB4B" w:rsidR="0066373E" w:rsidRPr="00A36514" w:rsidRDefault="0066373E" w:rsidP="00796A48">
            <w:pPr>
              <w:pStyle w:val="ad"/>
              <w:numPr>
                <w:ilvl w:val="0"/>
                <w:numId w:val="250"/>
              </w:numPr>
              <w:ind w:left="1450" w:hanging="425"/>
              <w:jc w:val="left"/>
            </w:pPr>
            <w:r w:rsidRPr="00A36514">
              <w:t>«</w:t>
            </w:r>
            <w:r w:rsidR="00A36514" w:rsidRPr="00A36514">
              <w:t>Номер документа</w:t>
            </w:r>
            <w:r w:rsidRPr="00A36514">
              <w:t>» (</w:t>
            </w:r>
            <w:r w:rsidRPr="00AE6B2C">
              <w:rPr>
                <w:lang w:val="en-US"/>
              </w:rPr>
              <w:t>termination</w:t>
            </w:r>
            <w:r w:rsidRPr="00A36514">
              <w:t>\</w:t>
            </w:r>
            <w:r>
              <w:rPr>
                <w:lang w:val="en-US"/>
              </w:rPr>
              <w:t>document</w:t>
            </w:r>
            <w:r w:rsidRPr="00A36514">
              <w:t>\</w:t>
            </w:r>
            <w:r w:rsidR="00A36514" w:rsidRPr="00A36514">
              <w:rPr>
                <w:lang w:val="en-US"/>
              </w:rPr>
              <w:t>documentNum</w:t>
            </w:r>
            <w:r w:rsidRPr="00A36514">
              <w:t>)</w:t>
            </w:r>
            <w:r w:rsidR="00A36514" w:rsidRPr="00A36514">
              <w:t xml:space="preserve"> заполняется автоматически значением номера</w:t>
            </w:r>
            <w:r w:rsidR="00A36514">
              <w:t>, присвоенного ДС о расторжении;</w:t>
            </w:r>
          </w:p>
          <w:p w14:paraId="6CFDEEAA" w14:textId="603F7773" w:rsidR="0066373E" w:rsidRPr="00A36514" w:rsidRDefault="00A36514" w:rsidP="002D0245">
            <w:pPr>
              <w:pStyle w:val="ad"/>
              <w:numPr>
                <w:ilvl w:val="0"/>
                <w:numId w:val="177"/>
              </w:numPr>
              <w:ind w:left="457"/>
              <w:jc w:val="left"/>
            </w:pPr>
            <w:r>
              <w:t>Поле «</w:t>
            </w:r>
            <w:r w:rsidRPr="00A36514">
              <w:t>Дата уведомления или всту</w:t>
            </w:r>
            <w:r>
              <w:t>пления в силу судебного решения» (</w:t>
            </w:r>
            <w:r w:rsidRPr="00A36514">
              <w:t>termination/decisionDate</w:t>
            </w:r>
            <w:r>
              <w:t>) игнорируется при приеме, не заполняется при передаче.</w:t>
            </w:r>
          </w:p>
          <w:p w14:paraId="5E85ADA1" w14:textId="77777777" w:rsidR="0066373E" w:rsidRPr="00A36514" w:rsidRDefault="0066373E" w:rsidP="0066373E">
            <w:pPr>
              <w:pStyle w:val="ad"/>
              <w:jc w:val="left"/>
            </w:pPr>
          </w:p>
          <w:p w14:paraId="64AD3284" w14:textId="283F406C" w:rsidR="0066373E" w:rsidRPr="00A36514" w:rsidRDefault="00A36514" w:rsidP="005F131D">
            <w:pPr>
              <w:pStyle w:val="ad"/>
              <w:jc w:val="left"/>
            </w:pPr>
            <w:r>
              <w:t xml:space="preserve">Если в принимаемом документе </w:t>
            </w:r>
            <w:r w:rsidR="005F131D">
              <w:t>поле «</w:t>
            </w:r>
            <w:r w:rsidR="005F131D" w:rsidRPr="002D272C">
              <w:t>Реестровый номер процедуры доп.соглашения</w:t>
            </w:r>
            <w:r w:rsidR="005F131D">
              <w:t>» (</w:t>
            </w:r>
            <w:r w:rsidR="005F131D" w:rsidRPr="002D272C">
              <w:t>termination/numberAdd</w:t>
            </w:r>
            <w:r w:rsidR="005F131D">
              <w:t>) не заполнено, но значение блока «Основание расторжения</w:t>
            </w:r>
            <w:r w:rsidR="005F131D" w:rsidRPr="00295C10">
              <w:t xml:space="preserve"> контракта</w:t>
            </w:r>
            <w:r w:rsidR="005F131D">
              <w:t>»</w:t>
            </w:r>
            <w:r w:rsidR="005F131D" w:rsidRPr="00295C10">
              <w:t xml:space="preserve"> (termination/reason)</w:t>
            </w:r>
            <w:r w:rsidR="005F131D">
              <w:t xml:space="preserve"> равно </w:t>
            </w:r>
            <w:r w:rsidR="005F131D" w:rsidRPr="0066373E">
              <w:t>«Соглашение сторон»</w:t>
            </w:r>
            <w:r w:rsidR="005F131D">
              <w:t>, то для связанного СГК, для которого есть связанная версия контракта в ПЗК проверяется наличие ДС о расторжении в ПЗК, для которого отсутсвует связанный СВИК. Если такой ДС найден, то автоматически заполняется поле «</w:t>
            </w:r>
            <w:r w:rsidR="005F131D" w:rsidRPr="002D272C">
              <w:t>Реестровый номер процедуры доп.соглашения</w:t>
            </w:r>
            <w:r w:rsidR="005F131D">
              <w:t>» (</w:t>
            </w:r>
            <w:r w:rsidR="005F131D" w:rsidRPr="002D272C">
              <w:t>termination/numberAdd</w:t>
            </w:r>
            <w:r w:rsidR="005F131D">
              <w:t xml:space="preserve">) и проводится заполнение блока </w:t>
            </w:r>
            <w:r w:rsidR="005F131D" w:rsidRPr="005F131D">
              <w:t>«Информация о расто</w:t>
            </w:r>
            <w:r w:rsidR="005F131D">
              <w:t>ржении контракта» (termination) согласно требованиям в случае заполненного поля «</w:t>
            </w:r>
            <w:r w:rsidR="005F131D" w:rsidRPr="002D272C">
              <w:t>Реестровый номер процедуры доп.соглашения</w:t>
            </w:r>
            <w:r w:rsidR="005F131D">
              <w:t>» (</w:t>
            </w:r>
            <w:r w:rsidR="005F131D" w:rsidRPr="002D272C">
              <w:t>termination/numberAdd</w:t>
            </w:r>
            <w:r w:rsidR="005F131D">
              <w:t>).</w:t>
            </w:r>
          </w:p>
          <w:p w14:paraId="406038F7" w14:textId="3D804204" w:rsidR="002D272C" w:rsidRPr="00A36514" w:rsidRDefault="002D272C" w:rsidP="002D272C">
            <w:pPr>
              <w:pStyle w:val="ad"/>
              <w:jc w:val="left"/>
            </w:pPr>
          </w:p>
          <w:p w14:paraId="683C02B1" w14:textId="0DC3EA8A" w:rsidR="00AB0169" w:rsidRDefault="00AB0169" w:rsidP="00FF2FA2">
            <w:pPr>
              <w:pStyle w:val="ad"/>
              <w:jc w:val="left"/>
            </w:pPr>
            <w:r>
              <w:t>Значение полей и блоков:</w:t>
            </w:r>
          </w:p>
          <w:p w14:paraId="2B0B2181" w14:textId="77777777" w:rsidR="00AB0169" w:rsidRDefault="00AB0169" w:rsidP="00AB0169">
            <w:pPr>
              <w:pStyle w:val="ad"/>
              <w:jc w:val="left"/>
            </w:pPr>
            <w:r>
              <w:t>«Основание расторжения  контракта» (termination/reason);</w:t>
            </w:r>
          </w:p>
          <w:p w14:paraId="65111094" w14:textId="77777777" w:rsidR="00AB0169" w:rsidRDefault="00AB0169" w:rsidP="00AB0169">
            <w:pPr>
              <w:pStyle w:val="ad"/>
              <w:jc w:val="left"/>
            </w:pPr>
            <w:r>
              <w:t>«Документ, являющийся основанием расторжения контракта» (termination/docTermination);</w:t>
            </w:r>
          </w:p>
          <w:p w14:paraId="5AB5D8E1" w14:textId="77777777" w:rsidR="00AB0169" w:rsidRDefault="00AB0169" w:rsidP="00AB0169">
            <w:pPr>
              <w:pStyle w:val="ad"/>
              <w:jc w:val="left"/>
            </w:pPr>
            <w:r>
              <w:t>«Причина расторжения контракта и реквизиты документа основания» (termination/reasonInfo);</w:t>
            </w:r>
          </w:p>
          <w:p w14:paraId="0D4E04C9" w14:textId="77777777" w:rsidR="00AB0169" w:rsidRDefault="00AB0169" w:rsidP="00AB0169">
            <w:pPr>
              <w:pStyle w:val="ad"/>
              <w:jc w:val="left"/>
            </w:pPr>
            <w:r>
              <w:t>«Дата уведомления или вступления в силу судебного решения» (termination/decisionDate);</w:t>
            </w:r>
          </w:p>
          <w:p w14:paraId="3BB33B24" w14:textId="77777777" w:rsidR="00AB0169" w:rsidRPr="00480854" w:rsidRDefault="00AB0169" w:rsidP="00AB0169">
            <w:pPr>
              <w:pStyle w:val="ad"/>
              <w:jc w:val="left"/>
              <w:rPr>
                <w:lang w:val="en-US"/>
              </w:rPr>
            </w:pPr>
            <w:r w:rsidRPr="00480854">
              <w:rPr>
                <w:lang w:val="en-US"/>
              </w:rPr>
              <w:t>«</w:t>
            </w:r>
            <w:r>
              <w:t>Дата</w:t>
            </w:r>
            <w:r w:rsidRPr="00480854">
              <w:rPr>
                <w:lang w:val="en-US"/>
              </w:rPr>
              <w:t xml:space="preserve"> </w:t>
            </w:r>
            <w:r>
              <w:t>расторжения</w:t>
            </w:r>
            <w:r w:rsidRPr="00480854">
              <w:rPr>
                <w:lang w:val="en-US"/>
              </w:rPr>
              <w:t xml:space="preserve"> </w:t>
            </w:r>
            <w:r>
              <w:t>контракта</w:t>
            </w:r>
            <w:r w:rsidRPr="00480854">
              <w:rPr>
                <w:lang w:val="en-US"/>
              </w:rPr>
              <w:t>» (termination/terminationDate);</w:t>
            </w:r>
          </w:p>
          <w:p w14:paraId="6D8EC3EE" w14:textId="0CE8A678" w:rsidR="00FF2FA2" w:rsidRPr="00A36514" w:rsidRDefault="00AB0169" w:rsidP="00AB0169">
            <w:pPr>
              <w:pStyle w:val="ad"/>
              <w:jc w:val="left"/>
            </w:pPr>
            <w:r>
              <w:t>в случае заполненного поля «</w:t>
            </w:r>
            <w:r w:rsidRPr="002D272C">
              <w:t>Реестровый номер процедуры доп.соглашения</w:t>
            </w:r>
            <w:r>
              <w:t>» (</w:t>
            </w:r>
            <w:r w:rsidRPr="002D272C">
              <w:t>termination/numberAdd</w:t>
            </w:r>
            <w:r>
              <w:t>) п</w:t>
            </w:r>
            <w:r w:rsidRPr="00AB0169">
              <w:t xml:space="preserve">ри внесении изменений в размещенную версию информации о расторжении контракта </w:t>
            </w:r>
            <w:r>
              <w:t>заполняю</w:t>
            </w:r>
            <w:r w:rsidRPr="00AB0169">
              <w:t>тся из предыдущей версии информации о расторжении контракта.</w:t>
            </w:r>
          </w:p>
        </w:tc>
      </w:tr>
      <w:tr w:rsidR="00FF2FA2" w:rsidRPr="009F4E26" w14:paraId="24BA55E8" w14:textId="77777777" w:rsidTr="00834157">
        <w:trPr>
          <w:trHeight w:val="348"/>
        </w:trPr>
        <w:tc>
          <w:tcPr>
            <w:tcW w:w="819" w:type="pct"/>
            <w:gridSpan w:val="3"/>
          </w:tcPr>
          <w:p w14:paraId="23A27959" w14:textId="3C237C39" w:rsidR="00FF2FA2" w:rsidRPr="004603D6" w:rsidRDefault="00FF2FA2" w:rsidP="00FF2FA2">
            <w:pPr>
              <w:pStyle w:val="ad"/>
              <w:jc w:val="left"/>
              <w:rPr>
                <w:lang w:val="uk-UA"/>
              </w:rPr>
            </w:pPr>
            <w:r w:rsidRPr="00952C1D">
              <w:lastRenderedPageBreak/>
              <w:t>РК_ИК_035</w:t>
            </w:r>
            <w:r>
              <w:t>2</w:t>
            </w:r>
          </w:p>
        </w:tc>
        <w:tc>
          <w:tcPr>
            <w:tcW w:w="579" w:type="pct"/>
            <w:gridSpan w:val="2"/>
          </w:tcPr>
          <w:p w14:paraId="2B16058E" w14:textId="77777777" w:rsidR="00FF2FA2" w:rsidRDefault="00FF2FA2" w:rsidP="00FF2FA2">
            <w:pPr>
              <w:pStyle w:val="ad"/>
              <w:jc w:val="left"/>
            </w:pPr>
          </w:p>
        </w:tc>
        <w:tc>
          <w:tcPr>
            <w:tcW w:w="1129" w:type="pct"/>
            <w:gridSpan w:val="6"/>
          </w:tcPr>
          <w:p w14:paraId="06DFD13C" w14:textId="3DCB0978" w:rsidR="00FF2FA2" w:rsidRPr="00952C1D" w:rsidRDefault="00FF2FA2" w:rsidP="00FF2FA2">
            <w:pPr>
              <w:pStyle w:val="ad"/>
              <w:jc w:val="left"/>
            </w:pPr>
            <w:r w:rsidRPr="00952C1D">
              <w:t xml:space="preserve">Информация о расторжении контракта </w:t>
            </w:r>
            <w:r>
              <w:t>(</w:t>
            </w:r>
            <w:r w:rsidRPr="00952C1D">
              <w:rPr>
                <w:lang w:val="en-US"/>
              </w:rPr>
              <w:t>termination</w:t>
            </w:r>
            <w:r w:rsidRPr="00952C1D">
              <w:t>)</w:t>
            </w:r>
          </w:p>
        </w:tc>
        <w:tc>
          <w:tcPr>
            <w:tcW w:w="1335" w:type="pct"/>
          </w:tcPr>
          <w:p w14:paraId="536AAA8F" w14:textId="77691124" w:rsidR="00FF2FA2" w:rsidRDefault="00FF2FA2" w:rsidP="00FF2FA2">
            <w:pPr>
              <w:pStyle w:val="ad"/>
              <w:jc w:val="left"/>
            </w:pPr>
            <w:r>
              <w:t>Если в пакете задан проверяемый блок</w:t>
            </w:r>
            <w:r w:rsidRPr="00952C1D">
              <w:t xml:space="preserve"> (</w:t>
            </w:r>
            <w:r>
              <w:t>т.е.</w:t>
            </w:r>
            <w:r w:rsidRPr="00952C1D">
              <w:t xml:space="preserve"> procedureType='С')</w:t>
            </w:r>
            <w:r>
              <w:t xml:space="preserve"> и</w:t>
            </w:r>
            <w:r w:rsidRPr="00952C1D">
              <w:t xml:space="preserve"> если по контракту уже существуют такие сведения, а пакет не является изменением этих сведений</w:t>
            </w:r>
            <w:r>
              <w:t>, то срабатывает контроль</w:t>
            </w:r>
          </w:p>
        </w:tc>
        <w:tc>
          <w:tcPr>
            <w:tcW w:w="1138" w:type="pct"/>
            <w:gridSpan w:val="4"/>
          </w:tcPr>
          <w:p w14:paraId="3E1E1FE4" w14:textId="680FACB4" w:rsidR="00FF2FA2" w:rsidRPr="003748E4" w:rsidRDefault="00FF2FA2" w:rsidP="00FF2FA2">
            <w:pPr>
              <w:pStyle w:val="ad"/>
              <w:jc w:val="left"/>
            </w:pPr>
            <w:r w:rsidRPr="00952C1D">
              <w:t>В БД уже существует расторжение с такими же реестровым номером</w:t>
            </w:r>
          </w:p>
        </w:tc>
      </w:tr>
      <w:tr w:rsidR="00FF2FA2" w:rsidRPr="009F4E26" w14:paraId="22CF083B" w14:textId="77777777" w:rsidTr="00834157">
        <w:trPr>
          <w:trHeight w:val="348"/>
        </w:trPr>
        <w:tc>
          <w:tcPr>
            <w:tcW w:w="819" w:type="pct"/>
            <w:gridSpan w:val="3"/>
          </w:tcPr>
          <w:p w14:paraId="357B3BE2" w14:textId="6487D893" w:rsidR="00FF2FA2" w:rsidRPr="00BA2E7C" w:rsidRDefault="00FF2FA2" w:rsidP="00FF2FA2">
            <w:pPr>
              <w:pStyle w:val="ad"/>
              <w:jc w:val="left"/>
              <w:rPr>
                <w:lang w:val="en-US"/>
              </w:rPr>
            </w:pPr>
            <w:r>
              <w:t>РК_ИК_005</w:t>
            </w:r>
            <w:r>
              <w:rPr>
                <w:lang w:val="en-US"/>
              </w:rPr>
              <w:t>7</w:t>
            </w:r>
          </w:p>
        </w:tc>
        <w:tc>
          <w:tcPr>
            <w:tcW w:w="579" w:type="pct"/>
            <w:gridSpan w:val="2"/>
          </w:tcPr>
          <w:p w14:paraId="53B52511" w14:textId="77777777" w:rsidR="00FF2FA2" w:rsidRDefault="00FF2FA2" w:rsidP="00FF2FA2">
            <w:pPr>
              <w:pStyle w:val="ad"/>
              <w:jc w:val="left"/>
            </w:pPr>
          </w:p>
        </w:tc>
        <w:tc>
          <w:tcPr>
            <w:tcW w:w="1129" w:type="pct"/>
            <w:gridSpan w:val="6"/>
          </w:tcPr>
          <w:p w14:paraId="567F284F" w14:textId="59028A19" w:rsidR="00FF2FA2" w:rsidRDefault="00FF2FA2" w:rsidP="00FF2FA2">
            <w:pPr>
              <w:pStyle w:val="ad"/>
              <w:jc w:val="left"/>
            </w:pPr>
            <w:r>
              <w:t>Код основания расторжения контракта</w:t>
            </w:r>
          </w:p>
          <w:p w14:paraId="675BE074" w14:textId="06B2A0E7" w:rsidR="00FF2FA2" w:rsidRPr="001A1469" w:rsidRDefault="00FF2FA2" w:rsidP="00FF2FA2">
            <w:pPr>
              <w:pStyle w:val="ad"/>
              <w:jc w:val="left"/>
            </w:pPr>
            <w:r w:rsidRPr="001A1469">
              <w:t>(</w:t>
            </w:r>
            <w:r w:rsidRPr="001A1469">
              <w:rPr>
                <w:lang w:val="en-US"/>
              </w:rPr>
              <w:t>termination</w:t>
            </w:r>
            <w:r>
              <w:t>\</w:t>
            </w:r>
            <w:r w:rsidRPr="001A1469">
              <w:t>reason</w:t>
            </w:r>
            <w:r>
              <w:t>\с</w:t>
            </w:r>
            <w:r>
              <w:rPr>
                <w:lang w:val="en-US"/>
              </w:rPr>
              <w:t>ode</w:t>
            </w:r>
            <w:r w:rsidRPr="001A1469">
              <w:t>)</w:t>
            </w:r>
          </w:p>
        </w:tc>
        <w:tc>
          <w:tcPr>
            <w:tcW w:w="1335" w:type="pct"/>
          </w:tcPr>
          <w:p w14:paraId="30E09DC7" w14:textId="15CAB2B0" w:rsidR="00FF2FA2" w:rsidRPr="00465323" w:rsidRDefault="00FF2FA2" w:rsidP="00FF2FA2">
            <w:pPr>
              <w:pStyle w:val="ad"/>
              <w:jc w:val="left"/>
            </w:pPr>
            <w:r>
              <w:t xml:space="preserve">Проверяем, что запись с таким кодом найдена в актуальном состоянии </w:t>
            </w:r>
            <w:r w:rsidRPr="006737F6">
              <w:br/>
            </w:r>
            <w:r>
              <w:t>в справочнике «</w:t>
            </w:r>
            <w:r w:rsidRPr="002C7324">
              <w:t>Основания расторжения контракта</w:t>
            </w:r>
            <w:r>
              <w:t xml:space="preserve">» </w:t>
            </w:r>
          </w:p>
          <w:p w14:paraId="4ABEB5D4" w14:textId="1041C5BF" w:rsidR="00FF2FA2" w:rsidRDefault="00FF2FA2" w:rsidP="00FF2FA2">
            <w:pPr>
              <w:pStyle w:val="ad"/>
              <w:jc w:val="left"/>
            </w:pPr>
          </w:p>
        </w:tc>
        <w:tc>
          <w:tcPr>
            <w:tcW w:w="1138" w:type="pct"/>
            <w:gridSpan w:val="4"/>
          </w:tcPr>
          <w:p w14:paraId="1152713E" w14:textId="5C338C25" w:rsidR="00FF2FA2" w:rsidRPr="003748E4" w:rsidRDefault="00FF2FA2" w:rsidP="00FF2FA2">
            <w:pPr>
              <w:pStyle w:val="ad"/>
              <w:jc w:val="left"/>
            </w:pPr>
            <w:r w:rsidRPr="003748E4">
              <w:t xml:space="preserve">Основание </w:t>
            </w:r>
            <w:r>
              <w:t>расторжения контракта</w:t>
            </w:r>
            <w:r w:rsidRPr="003748E4">
              <w:t xml:space="preserve"> с </w:t>
            </w:r>
            <w:r>
              <w:t>кодом</w:t>
            </w:r>
            <w:r w:rsidRPr="003748E4">
              <w:t xml:space="preserve"> &lt;</w:t>
            </w:r>
            <w:r>
              <w:t>Код</w:t>
            </w:r>
            <w:r w:rsidRPr="003748E4">
              <w:t xml:space="preserve">&gt; отсутствует в </w:t>
            </w:r>
            <w:r>
              <w:t>актуальном состоянии в справочнике в ЕИС</w:t>
            </w:r>
          </w:p>
        </w:tc>
      </w:tr>
      <w:tr w:rsidR="00FF2FA2" w:rsidRPr="009F4E26" w14:paraId="666C7BC9" w14:textId="77777777" w:rsidTr="00834157">
        <w:trPr>
          <w:trHeight w:val="348"/>
        </w:trPr>
        <w:tc>
          <w:tcPr>
            <w:tcW w:w="819" w:type="pct"/>
            <w:gridSpan w:val="3"/>
          </w:tcPr>
          <w:p w14:paraId="6F0C0F87" w14:textId="464BDE3E" w:rsidR="00FF2FA2" w:rsidRPr="00BA2E7C" w:rsidRDefault="00FF2FA2" w:rsidP="00FF2FA2">
            <w:pPr>
              <w:pStyle w:val="ad"/>
              <w:jc w:val="left"/>
              <w:rPr>
                <w:lang w:val="en-US"/>
              </w:rPr>
            </w:pPr>
            <w:r>
              <w:t>РК_ИК_005</w:t>
            </w:r>
            <w:r>
              <w:rPr>
                <w:lang w:val="en-US"/>
              </w:rPr>
              <w:t>8</w:t>
            </w:r>
          </w:p>
        </w:tc>
        <w:tc>
          <w:tcPr>
            <w:tcW w:w="579" w:type="pct"/>
            <w:gridSpan w:val="2"/>
          </w:tcPr>
          <w:p w14:paraId="3CBC91D9" w14:textId="77777777" w:rsidR="00FF2FA2" w:rsidRDefault="00FF2FA2" w:rsidP="00FF2FA2">
            <w:pPr>
              <w:pStyle w:val="ad"/>
              <w:jc w:val="left"/>
            </w:pPr>
          </w:p>
        </w:tc>
        <w:tc>
          <w:tcPr>
            <w:tcW w:w="1129" w:type="pct"/>
            <w:gridSpan w:val="6"/>
          </w:tcPr>
          <w:p w14:paraId="29340993" w14:textId="106D3B4E" w:rsidR="00FF2FA2" w:rsidRPr="00763273" w:rsidRDefault="00FF2FA2" w:rsidP="00FF2FA2">
            <w:pPr>
              <w:pStyle w:val="ad"/>
              <w:jc w:val="left"/>
            </w:pPr>
            <w:r>
              <w:t xml:space="preserve">Код </w:t>
            </w:r>
            <w:r w:rsidRPr="00A74D12">
              <w:t>документа</w:t>
            </w:r>
            <w:r w:rsidRPr="00752527">
              <w:t>, являющ</w:t>
            </w:r>
            <w:r>
              <w:t>его</w:t>
            </w:r>
            <w:r w:rsidRPr="00752527">
              <w:t>ся основанием расторжения контракта</w:t>
            </w:r>
          </w:p>
          <w:p w14:paraId="4C601AC7" w14:textId="1C35C608" w:rsidR="00FF2FA2" w:rsidRPr="00763273" w:rsidRDefault="00FF2FA2" w:rsidP="00FF2FA2">
            <w:pPr>
              <w:pStyle w:val="ad"/>
              <w:jc w:val="left"/>
            </w:pPr>
            <w:r w:rsidRPr="00763273">
              <w:t>(</w:t>
            </w:r>
            <w:r>
              <w:rPr>
                <w:lang w:val="en-US"/>
              </w:rPr>
              <w:t>termnation</w:t>
            </w:r>
            <w:r w:rsidRPr="00763273">
              <w:t>\</w:t>
            </w:r>
            <w:r>
              <w:rPr>
                <w:lang w:val="en-US"/>
              </w:rPr>
              <w:t>docTermination</w:t>
            </w:r>
            <w:r w:rsidRPr="00763273">
              <w:t>\</w:t>
            </w:r>
            <w:r>
              <w:t>с</w:t>
            </w:r>
            <w:r>
              <w:rPr>
                <w:lang w:val="en-US"/>
              </w:rPr>
              <w:t>ode</w:t>
            </w:r>
            <w:r w:rsidRPr="00763273">
              <w:t>)</w:t>
            </w:r>
          </w:p>
        </w:tc>
        <w:tc>
          <w:tcPr>
            <w:tcW w:w="1335" w:type="pct"/>
          </w:tcPr>
          <w:p w14:paraId="1DF01DFC" w14:textId="5D8196B9" w:rsidR="00FF2FA2" w:rsidRDefault="00FF2FA2" w:rsidP="00FF2FA2">
            <w:pPr>
              <w:pStyle w:val="ad"/>
              <w:jc w:val="left"/>
            </w:pPr>
            <w:r>
              <w:t>Проверяем, что запись с таким кодом найдена в актуальном состоянии в справочнике «Доку</w:t>
            </w:r>
            <w:r>
              <w:lastRenderedPageBreak/>
              <w:t>менты, являющиеся основанием расторжения контракта»</w:t>
            </w:r>
          </w:p>
        </w:tc>
        <w:tc>
          <w:tcPr>
            <w:tcW w:w="1138" w:type="pct"/>
            <w:gridSpan w:val="4"/>
          </w:tcPr>
          <w:p w14:paraId="1FBB1049" w14:textId="170B859E" w:rsidR="00FF2FA2" w:rsidRPr="003748E4" w:rsidRDefault="00FF2FA2" w:rsidP="00FF2FA2">
            <w:pPr>
              <w:pStyle w:val="ad"/>
              <w:jc w:val="left"/>
            </w:pPr>
            <w:r>
              <w:lastRenderedPageBreak/>
              <w:t>Документ,</w:t>
            </w:r>
            <w:r w:rsidRPr="00752527">
              <w:t xml:space="preserve"> являющийся основанием расторжения контракта</w:t>
            </w:r>
            <w:r w:rsidRPr="003748E4">
              <w:t xml:space="preserve"> с </w:t>
            </w:r>
            <w:r>
              <w:t>кодом</w:t>
            </w:r>
            <w:r w:rsidRPr="003748E4">
              <w:t xml:space="preserve"> &lt;</w:t>
            </w:r>
            <w:r>
              <w:t>Код</w:t>
            </w:r>
            <w:r w:rsidRPr="003748E4">
              <w:t xml:space="preserve">&gt; отсутствует </w:t>
            </w:r>
            <w:r w:rsidRPr="003748E4">
              <w:lastRenderedPageBreak/>
              <w:t xml:space="preserve">в </w:t>
            </w:r>
            <w:r>
              <w:t>справочнике в ЕИС</w:t>
            </w:r>
          </w:p>
        </w:tc>
      </w:tr>
      <w:tr w:rsidR="00FF2FA2" w:rsidRPr="000E4FE8" w14:paraId="0AE64B34" w14:textId="77777777" w:rsidTr="00834157">
        <w:trPr>
          <w:trHeight w:val="348"/>
        </w:trPr>
        <w:tc>
          <w:tcPr>
            <w:tcW w:w="841" w:type="pct"/>
            <w:gridSpan w:val="4"/>
          </w:tcPr>
          <w:p w14:paraId="7F806F65" w14:textId="2B8B8C7C" w:rsidR="00FF2FA2" w:rsidRPr="00BA2E7C" w:rsidRDefault="00FF2FA2" w:rsidP="00FF2FA2">
            <w:pPr>
              <w:pStyle w:val="ad"/>
              <w:jc w:val="left"/>
              <w:rPr>
                <w:lang w:val="en-US"/>
              </w:rPr>
            </w:pPr>
            <w:r>
              <w:lastRenderedPageBreak/>
              <w:t>РК_ИК_00</w:t>
            </w:r>
            <w:r>
              <w:rPr>
                <w:lang w:val="en-US"/>
              </w:rPr>
              <w:t>59</w:t>
            </w:r>
          </w:p>
        </w:tc>
        <w:tc>
          <w:tcPr>
            <w:tcW w:w="563" w:type="pct"/>
            <w:gridSpan w:val="2"/>
          </w:tcPr>
          <w:p w14:paraId="7D3E803B" w14:textId="13C8080E" w:rsidR="00FF2FA2" w:rsidRPr="00244F59" w:rsidRDefault="00FF2FA2" w:rsidP="00FF2FA2">
            <w:pPr>
              <w:pStyle w:val="ad"/>
              <w:jc w:val="left"/>
              <w:rPr>
                <w:highlight w:val="yellow"/>
              </w:rPr>
            </w:pPr>
            <w:r>
              <w:t>РК_ИК_000</w:t>
            </w:r>
            <w:r>
              <w:rPr>
                <w:lang w:val="en-US"/>
              </w:rPr>
              <w:t>5</w:t>
            </w:r>
            <w:r>
              <w:t>7</w:t>
            </w:r>
          </w:p>
        </w:tc>
        <w:tc>
          <w:tcPr>
            <w:tcW w:w="1123" w:type="pct"/>
            <w:gridSpan w:val="5"/>
          </w:tcPr>
          <w:p w14:paraId="61CA5217" w14:textId="77777777" w:rsidR="00FF2FA2" w:rsidRPr="00763273" w:rsidRDefault="00FF2FA2" w:rsidP="00FF2FA2">
            <w:pPr>
              <w:pStyle w:val="ad"/>
              <w:jc w:val="left"/>
            </w:pPr>
            <w:r>
              <w:t xml:space="preserve">Код </w:t>
            </w:r>
            <w:r w:rsidRPr="00A74D12">
              <w:t>документа</w:t>
            </w:r>
            <w:r w:rsidRPr="00752527">
              <w:t>, являющ</w:t>
            </w:r>
            <w:r>
              <w:t>его</w:t>
            </w:r>
            <w:r w:rsidRPr="00752527">
              <w:t>ся основанием расторжения контракта</w:t>
            </w:r>
          </w:p>
          <w:p w14:paraId="29BC2389" w14:textId="55FAEE4E" w:rsidR="00FF2FA2" w:rsidRPr="000E4FE8" w:rsidRDefault="00FF2FA2" w:rsidP="00FF2FA2">
            <w:pPr>
              <w:pStyle w:val="ad"/>
              <w:jc w:val="left"/>
              <w:rPr>
                <w:lang w:val="en-US"/>
              </w:rPr>
            </w:pPr>
            <w:r w:rsidRPr="00763273">
              <w:t>(</w:t>
            </w:r>
            <w:r>
              <w:rPr>
                <w:lang w:val="en-US"/>
              </w:rPr>
              <w:t>termnation</w:t>
            </w:r>
            <w:r w:rsidRPr="00763273">
              <w:t>\</w:t>
            </w:r>
            <w:r>
              <w:rPr>
                <w:lang w:val="en-US"/>
              </w:rPr>
              <w:t>docTermination</w:t>
            </w:r>
            <w:r w:rsidRPr="00763273">
              <w:t>\</w:t>
            </w:r>
            <w:r>
              <w:t>с</w:t>
            </w:r>
            <w:r>
              <w:rPr>
                <w:lang w:val="en-US"/>
              </w:rPr>
              <w:t>ode</w:t>
            </w:r>
            <w:r w:rsidRPr="00763273">
              <w:t>)</w:t>
            </w:r>
          </w:p>
        </w:tc>
        <w:tc>
          <w:tcPr>
            <w:tcW w:w="1607" w:type="pct"/>
            <w:gridSpan w:val="4"/>
          </w:tcPr>
          <w:p w14:paraId="31ABF6D1" w14:textId="7BE9CBA3" w:rsidR="00FF2FA2" w:rsidRDefault="00FF2FA2" w:rsidP="00FF2FA2">
            <w:pPr>
              <w:pStyle w:val="ad"/>
              <w:jc w:val="left"/>
            </w:pPr>
            <w:r>
              <w:t>Проверяем, что запись справочника с таким кодом документа содержит код основания расторжения,  проверенный в контроле РК_ИК_00057.</w:t>
            </w:r>
          </w:p>
          <w:p w14:paraId="2D2884AC" w14:textId="77777777" w:rsidR="00FF2FA2" w:rsidRPr="00ED08B5" w:rsidRDefault="00FF2FA2" w:rsidP="00FF2FA2">
            <w:pPr>
              <w:pStyle w:val="ad"/>
              <w:jc w:val="left"/>
            </w:pPr>
          </w:p>
        </w:tc>
        <w:tc>
          <w:tcPr>
            <w:tcW w:w="866" w:type="pct"/>
          </w:tcPr>
          <w:p w14:paraId="06767EAC" w14:textId="639541D0" w:rsidR="00FF2FA2" w:rsidRPr="00D611A5" w:rsidRDefault="00FF2FA2" w:rsidP="00FF2FA2">
            <w:pPr>
              <w:pStyle w:val="ad"/>
              <w:jc w:val="left"/>
            </w:pPr>
            <w:r>
              <w:t xml:space="preserve">Документ с кодом </w:t>
            </w:r>
            <w:r w:rsidRPr="003748E4">
              <w:t>&lt;</w:t>
            </w:r>
            <w:r>
              <w:t>Код документа</w:t>
            </w:r>
            <w:r w:rsidRPr="003748E4">
              <w:t>&gt;</w:t>
            </w:r>
            <w:r>
              <w:t xml:space="preserve">, являющийся основанием расторжения </w:t>
            </w:r>
            <w:r w:rsidRPr="00865573">
              <w:t>контракта</w:t>
            </w:r>
            <w:r>
              <w:t xml:space="preserve"> должен соответствовать основанию расторжения контракта с кодом </w:t>
            </w:r>
            <w:r w:rsidRPr="00D611A5">
              <w:t>&lt;</w:t>
            </w:r>
            <w:r>
              <w:t>Код основания</w:t>
            </w:r>
            <w:r w:rsidRPr="00D611A5">
              <w:t>&gt;</w:t>
            </w:r>
          </w:p>
        </w:tc>
      </w:tr>
      <w:tr w:rsidR="00FF2FA2" w:rsidRPr="009F4E26" w14:paraId="0A4D54E9" w14:textId="77777777" w:rsidTr="00834157">
        <w:trPr>
          <w:trHeight w:val="348"/>
        </w:trPr>
        <w:tc>
          <w:tcPr>
            <w:tcW w:w="819" w:type="pct"/>
            <w:gridSpan w:val="3"/>
          </w:tcPr>
          <w:p w14:paraId="330C969C" w14:textId="6799D0A8" w:rsidR="00FF2FA2" w:rsidRPr="00BA2E7C" w:rsidRDefault="00FF2FA2" w:rsidP="00FF2FA2">
            <w:pPr>
              <w:pStyle w:val="ad"/>
              <w:jc w:val="left"/>
              <w:rPr>
                <w:lang w:val="en-US"/>
              </w:rPr>
            </w:pPr>
            <w:r>
              <w:t>РК_ИК_00</w:t>
            </w:r>
            <w:r>
              <w:rPr>
                <w:lang w:val="en-US"/>
              </w:rPr>
              <w:t>60</w:t>
            </w:r>
          </w:p>
        </w:tc>
        <w:tc>
          <w:tcPr>
            <w:tcW w:w="579" w:type="pct"/>
            <w:gridSpan w:val="2"/>
          </w:tcPr>
          <w:p w14:paraId="04FAAC00" w14:textId="77777777" w:rsidR="00FF2FA2" w:rsidRDefault="00FF2FA2" w:rsidP="00FF2FA2">
            <w:pPr>
              <w:pStyle w:val="ad"/>
              <w:jc w:val="left"/>
            </w:pPr>
          </w:p>
        </w:tc>
        <w:tc>
          <w:tcPr>
            <w:tcW w:w="1129" w:type="pct"/>
            <w:gridSpan w:val="6"/>
          </w:tcPr>
          <w:p w14:paraId="1FA540DD" w14:textId="247A0CA5" w:rsidR="00FF2FA2" w:rsidRPr="00763273" w:rsidRDefault="00FF2FA2" w:rsidP="00FF2FA2">
            <w:pPr>
              <w:pStyle w:val="ad"/>
              <w:jc w:val="left"/>
            </w:pPr>
            <w:r>
              <w:t>Код документа, являющегося основание для начисления суммы возмещения фактически понесенного ущерба</w:t>
            </w:r>
          </w:p>
          <w:p w14:paraId="21B60EFE" w14:textId="551EE048" w:rsidR="00FF2FA2" w:rsidRPr="00420E8A" w:rsidRDefault="00FF2FA2" w:rsidP="00FF2FA2">
            <w:pPr>
              <w:pStyle w:val="ad"/>
              <w:jc w:val="left"/>
              <w:rPr>
                <w:lang w:val="en-US"/>
              </w:rPr>
            </w:pPr>
            <w:r w:rsidRPr="00420E8A">
              <w:rPr>
                <w:lang w:val="en-US"/>
              </w:rPr>
              <w:t>(</w:t>
            </w:r>
            <w:r>
              <w:rPr>
                <w:lang w:val="en-US"/>
              </w:rPr>
              <w:t>termnation</w:t>
            </w:r>
            <w:r w:rsidRPr="00420E8A">
              <w:rPr>
                <w:lang w:val="en-US"/>
              </w:rPr>
              <w:t xml:space="preserve">\ </w:t>
            </w:r>
            <w:r w:rsidRPr="00265EF6">
              <w:rPr>
                <w:lang w:val="en-US"/>
              </w:rPr>
              <w:t xml:space="preserve">reparations </w:t>
            </w:r>
            <w:r w:rsidRPr="00420E8A">
              <w:rPr>
                <w:lang w:val="en-US"/>
              </w:rPr>
              <w:t>\ reparation\ foundationDoc</w:t>
            </w:r>
            <w:r>
              <w:rPr>
                <w:lang w:val="en-US"/>
              </w:rPr>
              <w:t>\</w:t>
            </w:r>
            <w:r>
              <w:t>с</w:t>
            </w:r>
            <w:r>
              <w:rPr>
                <w:lang w:val="en-US"/>
              </w:rPr>
              <w:t>ode</w:t>
            </w:r>
            <w:r w:rsidRPr="00420E8A">
              <w:rPr>
                <w:lang w:val="en-US"/>
              </w:rPr>
              <w:t>)</w:t>
            </w:r>
          </w:p>
        </w:tc>
        <w:tc>
          <w:tcPr>
            <w:tcW w:w="1335" w:type="pct"/>
          </w:tcPr>
          <w:p w14:paraId="6069DC4C" w14:textId="2F538162" w:rsidR="00FF2FA2" w:rsidRDefault="00FF2FA2" w:rsidP="00FF2FA2">
            <w:pPr>
              <w:pStyle w:val="ad"/>
              <w:jc w:val="left"/>
            </w:pPr>
            <w:r>
              <w:t>Проверяем, что запись с таким кодом найдена в актуальном состоянии в справочнике «Документы, являющиеся основание для начисления суммы возмещения фактически понесенного ущерба»</w:t>
            </w:r>
          </w:p>
        </w:tc>
        <w:tc>
          <w:tcPr>
            <w:tcW w:w="1138" w:type="pct"/>
            <w:gridSpan w:val="4"/>
          </w:tcPr>
          <w:p w14:paraId="58352806" w14:textId="3476D24E" w:rsidR="00FF2FA2" w:rsidRPr="003748E4" w:rsidRDefault="00FF2FA2" w:rsidP="00FF2FA2">
            <w:pPr>
              <w:pStyle w:val="ad"/>
              <w:jc w:val="left"/>
            </w:pPr>
            <w:r>
              <w:t>Документы, являющиеся основание для начисления суммы возмещения фактически понесенного ущерба</w:t>
            </w:r>
            <w:r w:rsidRPr="003748E4">
              <w:t xml:space="preserve"> с </w:t>
            </w:r>
            <w:r>
              <w:t>кодом</w:t>
            </w:r>
            <w:r w:rsidRPr="003748E4">
              <w:t xml:space="preserve"> &lt;</w:t>
            </w:r>
            <w:r>
              <w:t>Код</w:t>
            </w:r>
            <w:r w:rsidRPr="003748E4">
              <w:t xml:space="preserve">&gt; отсутствует в </w:t>
            </w:r>
            <w:r>
              <w:t>справочнике в ЕИС</w:t>
            </w:r>
          </w:p>
        </w:tc>
      </w:tr>
      <w:tr w:rsidR="00FF2FA2" w:rsidRPr="009F4E26" w14:paraId="1521975E" w14:textId="77777777" w:rsidTr="00834157">
        <w:trPr>
          <w:trHeight w:val="348"/>
        </w:trPr>
        <w:tc>
          <w:tcPr>
            <w:tcW w:w="819" w:type="pct"/>
            <w:gridSpan w:val="3"/>
          </w:tcPr>
          <w:p w14:paraId="101DCDD6" w14:textId="0A984CB8" w:rsidR="00FF2FA2" w:rsidRPr="00BA2E7C" w:rsidRDefault="00FF2FA2" w:rsidP="00FF2FA2">
            <w:pPr>
              <w:pStyle w:val="ad"/>
              <w:jc w:val="left"/>
              <w:rPr>
                <w:lang w:val="en-US"/>
              </w:rPr>
            </w:pPr>
            <w:r>
              <w:t>РК_ИК_00</w:t>
            </w:r>
            <w:r>
              <w:rPr>
                <w:lang w:val="en-US"/>
              </w:rPr>
              <w:t>72</w:t>
            </w:r>
          </w:p>
        </w:tc>
        <w:tc>
          <w:tcPr>
            <w:tcW w:w="579" w:type="pct"/>
            <w:gridSpan w:val="2"/>
          </w:tcPr>
          <w:p w14:paraId="626E4436" w14:textId="77777777" w:rsidR="00FF2FA2" w:rsidRDefault="00FF2FA2" w:rsidP="00FF2FA2">
            <w:pPr>
              <w:pStyle w:val="ad"/>
              <w:jc w:val="left"/>
            </w:pPr>
          </w:p>
        </w:tc>
        <w:tc>
          <w:tcPr>
            <w:tcW w:w="1129" w:type="pct"/>
            <w:gridSpan w:val="6"/>
          </w:tcPr>
          <w:p w14:paraId="3B3BB1AC" w14:textId="77777777" w:rsidR="00FF2FA2" w:rsidRPr="00763273" w:rsidRDefault="00FF2FA2" w:rsidP="00FF2FA2">
            <w:pPr>
              <w:pStyle w:val="ad"/>
              <w:jc w:val="left"/>
            </w:pPr>
            <w:r>
              <w:t>Код документа, являющегося основание для начисления суммы возмещения фактически понесенного ущерба</w:t>
            </w:r>
          </w:p>
          <w:p w14:paraId="7C1BD618" w14:textId="77777777" w:rsidR="00FF2FA2" w:rsidRPr="00420E8A" w:rsidRDefault="00FF2FA2" w:rsidP="00FF2FA2">
            <w:pPr>
              <w:pStyle w:val="ad"/>
              <w:jc w:val="left"/>
              <w:rPr>
                <w:lang w:val="en-US"/>
              </w:rPr>
            </w:pPr>
            <w:r w:rsidRPr="00420E8A">
              <w:rPr>
                <w:lang w:val="en-US"/>
              </w:rPr>
              <w:t>(</w:t>
            </w:r>
            <w:r>
              <w:rPr>
                <w:lang w:val="en-US"/>
              </w:rPr>
              <w:t>termnation</w:t>
            </w:r>
            <w:r w:rsidRPr="00420E8A">
              <w:rPr>
                <w:lang w:val="en-US"/>
              </w:rPr>
              <w:t xml:space="preserve">\ </w:t>
            </w:r>
            <w:r w:rsidRPr="00265EF6">
              <w:rPr>
                <w:lang w:val="en-US"/>
              </w:rPr>
              <w:t xml:space="preserve">reparations </w:t>
            </w:r>
            <w:r w:rsidRPr="00420E8A">
              <w:rPr>
                <w:lang w:val="en-US"/>
              </w:rPr>
              <w:t>\ reparation\ foundationDoc</w:t>
            </w:r>
            <w:r>
              <w:rPr>
                <w:lang w:val="en-US"/>
              </w:rPr>
              <w:t>\</w:t>
            </w:r>
            <w:r>
              <w:t>с</w:t>
            </w:r>
            <w:r>
              <w:rPr>
                <w:lang w:val="en-US"/>
              </w:rPr>
              <w:t>ode</w:t>
            </w:r>
            <w:r w:rsidRPr="00420E8A">
              <w:rPr>
                <w:lang w:val="en-US"/>
              </w:rPr>
              <w:t>)</w:t>
            </w:r>
          </w:p>
        </w:tc>
        <w:tc>
          <w:tcPr>
            <w:tcW w:w="1335" w:type="pct"/>
          </w:tcPr>
          <w:p w14:paraId="52F142EA" w14:textId="01EEEC18" w:rsidR="00FF2FA2" w:rsidRDefault="00FF2FA2" w:rsidP="00FF2FA2">
            <w:pPr>
              <w:pStyle w:val="ad"/>
              <w:jc w:val="left"/>
            </w:pPr>
            <w:r>
              <w:t xml:space="preserve">Проверяем, что запись справочника с таким кодом документа соответствует коду основания расторжения контракта (поле </w:t>
            </w:r>
            <w:r>
              <w:rPr>
                <w:lang w:val="en-US"/>
              </w:rPr>
              <w:t>termination</w:t>
            </w:r>
            <w:r w:rsidRPr="00420E8A">
              <w:t>\</w:t>
            </w:r>
            <w:r>
              <w:rPr>
                <w:lang w:val="en-US"/>
              </w:rPr>
              <w:t>reason</w:t>
            </w:r>
            <w:r w:rsidRPr="00420E8A">
              <w:t>\</w:t>
            </w:r>
            <w:r>
              <w:rPr>
                <w:lang w:val="en-US"/>
              </w:rPr>
              <w:t>code</w:t>
            </w:r>
            <w:r>
              <w:t>)</w:t>
            </w:r>
          </w:p>
        </w:tc>
        <w:tc>
          <w:tcPr>
            <w:tcW w:w="1138" w:type="pct"/>
            <w:gridSpan w:val="4"/>
          </w:tcPr>
          <w:p w14:paraId="4BB209CF" w14:textId="19CBE86E" w:rsidR="00FF2FA2" w:rsidRPr="00763273" w:rsidRDefault="00FF2FA2" w:rsidP="00FF2FA2">
            <w:pPr>
              <w:pStyle w:val="ad"/>
              <w:jc w:val="left"/>
            </w:pPr>
            <w:r>
              <w:t>Документ, являющийся основанием для начисления суммы возмещения фактически понесенного ущерба</w:t>
            </w:r>
          </w:p>
          <w:p w14:paraId="0CA0EFF1" w14:textId="619AC3E7" w:rsidR="00FF2FA2" w:rsidRPr="003748E4" w:rsidRDefault="00FF2FA2" w:rsidP="00FF2FA2">
            <w:pPr>
              <w:pStyle w:val="ad"/>
              <w:jc w:val="left"/>
            </w:pPr>
            <w:r w:rsidRPr="002F5C72">
              <w:t>(</w:t>
            </w:r>
            <w:r>
              <w:rPr>
                <w:lang w:val="en-US"/>
              </w:rPr>
              <w:t>termnation</w:t>
            </w:r>
            <w:r w:rsidRPr="002F5C72">
              <w:t xml:space="preserve">\ </w:t>
            </w:r>
            <w:r w:rsidRPr="00265EF6">
              <w:rPr>
                <w:lang w:val="en-US"/>
              </w:rPr>
              <w:t>reparations</w:t>
            </w:r>
            <w:r w:rsidRPr="002F5C72">
              <w:t xml:space="preserve"> \ </w:t>
            </w:r>
            <w:r w:rsidRPr="00420E8A">
              <w:rPr>
                <w:lang w:val="en-US"/>
              </w:rPr>
              <w:t>reparation</w:t>
            </w:r>
            <w:r w:rsidRPr="002F5C72">
              <w:t xml:space="preserve">\ </w:t>
            </w:r>
            <w:r w:rsidRPr="00420E8A">
              <w:rPr>
                <w:lang w:val="en-US"/>
              </w:rPr>
              <w:t>foundationDoc</w:t>
            </w:r>
            <w:r w:rsidRPr="002F5C72">
              <w:t>\</w:t>
            </w:r>
            <w:r>
              <w:t>с</w:t>
            </w:r>
            <w:r>
              <w:rPr>
                <w:lang w:val="en-US"/>
              </w:rPr>
              <w:t>ode</w:t>
            </w:r>
            <w:r w:rsidRPr="002F5C72">
              <w:t>)</w:t>
            </w:r>
            <w:r>
              <w:t xml:space="preserve"> с кодом </w:t>
            </w:r>
            <w:r w:rsidRPr="003748E4">
              <w:t>&lt;</w:t>
            </w:r>
            <w:r>
              <w:t>Код документа</w:t>
            </w:r>
            <w:r w:rsidRPr="003748E4">
              <w:t xml:space="preserve">&gt; </w:t>
            </w:r>
            <w:r>
              <w:t xml:space="preserve">должен соответствовать основанию расторжения контракта с кодом </w:t>
            </w:r>
            <w:r w:rsidRPr="00D611A5">
              <w:t>&lt;</w:t>
            </w:r>
            <w:r>
              <w:t>Код основания</w:t>
            </w:r>
            <w:r w:rsidRPr="00D611A5">
              <w:t>&gt;</w:t>
            </w:r>
          </w:p>
        </w:tc>
      </w:tr>
      <w:tr w:rsidR="00FF2FA2" w:rsidRPr="009F4E26" w14:paraId="2E82699D" w14:textId="77777777" w:rsidTr="00834157">
        <w:trPr>
          <w:trHeight w:val="348"/>
        </w:trPr>
        <w:tc>
          <w:tcPr>
            <w:tcW w:w="819" w:type="pct"/>
            <w:gridSpan w:val="3"/>
          </w:tcPr>
          <w:p w14:paraId="37FB5588" w14:textId="3378D7B6" w:rsidR="00FF2FA2" w:rsidRDefault="00FF2FA2" w:rsidP="00FF2FA2">
            <w:pPr>
              <w:pStyle w:val="ad"/>
              <w:jc w:val="left"/>
            </w:pPr>
            <w:r>
              <w:t>РК_ИК_00</w:t>
            </w:r>
            <w:r>
              <w:rPr>
                <w:lang w:val="en-US"/>
              </w:rPr>
              <w:t>61</w:t>
            </w:r>
          </w:p>
        </w:tc>
        <w:tc>
          <w:tcPr>
            <w:tcW w:w="579" w:type="pct"/>
            <w:gridSpan w:val="2"/>
          </w:tcPr>
          <w:p w14:paraId="400D1640" w14:textId="77777777" w:rsidR="00FF2FA2" w:rsidRDefault="00FF2FA2" w:rsidP="00FF2FA2">
            <w:pPr>
              <w:pStyle w:val="ad"/>
              <w:jc w:val="left"/>
            </w:pPr>
          </w:p>
        </w:tc>
        <w:tc>
          <w:tcPr>
            <w:tcW w:w="1129" w:type="pct"/>
            <w:gridSpan w:val="6"/>
          </w:tcPr>
          <w:p w14:paraId="511B78E7" w14:textId="6F0942FC" w:rsidR="00FF2FA2" w:rsidRPr="003B4F2E" w:rsidRDefault="00FF2FA2" w:rsidP="00FF2FA2">
            <w:pPr>
              <w:pStyle w:val="ad"/>
              <w:jc w:val="left"/>
              <w:rPr>
                <w:lang w:val="en-US"/>
              </w:rPr>
            </w:pPr>
            <w:r>
              <w:t>Поле</w:t>
            </w:r>
            <w:r w:rsidRPr="003B4F2E">
              <w:rPr>
                <w:lang w:val="en-US"/>
              </w:rPr>
              <w:t xml:space="preserve"> «</w:t>
            </w:r>
            <w:r>
              <w:t>Код</w:t>
            </w:r>
            <w:r w:rsidRPr="003B4F2E">
              <w:rPr>
                <w:lang w:val="en-US"/>
              </w:rPr>
              <w:t xml:space="preserve"> </w:t>
            </w:r>
            <w:r>
              <w:t>валюты</w:t>
            </w:r>
            <w:r w:rsidRPr="003B4F2E">
              <w:rPr>
                <w:lang w:val="en-US"/>
              </w:rPr>
              <w:t>» (</w:t>
            </w:r>
            <w:r>
              <w:rPr>
                <w:lang w:val="en-US"/>
              </w:rPr>
              <w:t>termnation</w:t>
            </w:r>
            <w:r w:rsidRPr="003B4F2E">
              <w:rPr>
                <w:lang w:val="en-US"/>
              </w:rPr>
              <w:t xml:space="preserve">\ </w:t>
            </w:r>
            <w:r w:rsidRPr="00265EF6">
              <w:rPr>
                <w:lang w:val="en-US"/>
              </w:rPr>
              <w:t xml:space="preserve">reparations </w:t>
            </w:r>
            <w:r w:rsidRPr="003B4F2E">
              <w:rPr>
                <w:lang w:val="en-US"/>
              </w:rPr>
              <w:t>\ reparation</w:t>
            </w:r>
            <w:r>
              <w:rPr>
                <w:lang w:val="en-US"/>
              </w:rPr>
              <w:t>\currency\</w:t>
            </w:r>
            <w:r w:rsidRPr="003B4F2E">
              <w:rPr>
                <w:lang w:val="en-US"/>
              </w:rPr>
              <w:t>code)</w:t>
            </w:r>
          </w:p>
        </w:tc>
        <w:tc>
          <w:tcPr>
            <w:tcW w:w="1335" w:type="pct"/>
          </w:tcPr>
          <w:p w14:paraId="25FA2616" w14:textId="38BE8F5B" w:rsidR="00FF2FA2" w:rsidRDefault="00FF2FA2" w:rsidP="00FF2FA2">
            <w:pPr>
              <w:pStyle w:val="ad"/>
              <w:jc w:val="left"/>
            </w:pPr>
            <w:r>
              <w:t>Проверяется код валюты</w:t>
            </w:r>
            <w:r w:rsidRPr="007158F6">
              <w:t xml:space="preserve"> </w:t>
            </w:r>
            <w:r w:rsidRPr="00C51A25">
              <w:t xml:space="preserve"> </w:t>
            </w:r>
            <w:r>
              <w:t>на присутствие в актуальном состоянии в справочнике «</w:t>
            </w:r>
            <w:r w:rsidRPr="00A67258">
              <w:t>Список валют, курс на которые устанавливается ЦБ РФ</w:t>
            </w:r>
            <w:r>
              <w:t xml:space="preserve">» на ООС. При этом считается, что валюта с кодом </w:t>
            </w:r>
            <w:r>
              <w:rPr>
                <w:lang w:val="en-US"/>
              </w:rPr>
              <w:t>RUB</w:t>
            </w:r>
            <w:r w:rsidRPr="00C95149">
              <w:t xml:space="preserve"> (</w:t>
            </w:r>
            <w:r>
              <w:t>Россий</w:t>
            </w:r>
            <w:r>
              <w:lastRenderedPageBreak/>
              <w:t>ский рубль</w:t>
            </w:r>
            <w:r w:rsidRPr="00C95149">
              <w:t xml:space="preserve">) </w:t>
            </w:r>
            <w:r>
              <w:t>присутствует в этом списке (т.е. для нее контроль не выполняется).</w:t>
            </w:r>
          </w:p>
        </w:tc>
        <w:tc>
          <w:tcPr>
            <w:tcW w:w="1138" w:type="pct"/>
            <w:gridSpan w:val="4"/>
          </w:tcPr>
          <w:p w14:paraId="0893F09D" w14:textId="4D6EB89A" w:rsidR="00FF2FA2" w:rsidRPr="003748E4" w:rsidRDefault="00FF2FA2" w:rsidP="00FF2FA2">
            <w:pPr>
              <w:pStyle w:val="ad"/>
              <w:jc w:val="left"/>
            </w:pPr>
            <w:r>
              <w:lastRenderedPageBreak/>
              <w:t xml:space="preserve">Валюта с кодом </w:t>
            </w:r>
            <w:r w:rsidRPr="00C51A25">
              <w:t>&lt;</w:t>
            </w:r>
            <w:r>
              <w:t>значение кода</w:t>
            </w:r>
            <w:r w:rsidRPr="00C51A25">
              <w:t>&gt;</w:t>
            </w:r>
            <w:r>
              <w:t xml:space="preserve"> не найдена в актуальном состоянии в справочнике «</w:t>
            </w:r>
            <w:r w:rsidRPr="00A67258">
              <w:t>Список валют, курс на которые устанавливается ЦБ РФ</w:t>
            </w:r>
            <w:r>
              <w:t>» в ЕИС</w:t>
            </w:r>
          </w:p>
        </w:tc>
      </w:tr>
      <w:tr w:rsidR="00FF2FA2" w:rsidRPr="009F4E26" w14:paraId="1E95827E" w14:textId="77777777" w:rsidTr="00834157">
        <w:trPr>
          <w:trHeight w:val="348"/>
        </w:trPr>
        <w:tc>
          <w:tcPr>
            <w:tcW w:w="819" w:type="pct"/>
            <w:gridSpan w:val="3"/>
          </w:tcPr>
          <w:p w14:paraId="6AF2A48B" w14:textId="1855B2F2" w:rsidR="00FF2FA2" w:rsidRDefault="00FF2FA2" w:rsidP="00FF2FA2">
            <w:pPr>
              <w:pStyle w:val="ad"/>
              <w:jc w:val="left"/>
            </w:pPr>
            <w:r>
              <w:t>РК_ИК_0062</w:t>
            </w:r>
          </w:p>
        </w:tc>
        <w:tc>
          <w:tcPr>
            <w:tcW w:w="579" w:type="pct"/>
            <w:gridSpan w:val="2"/>
          </w:tcPr>
          <w:p w14:paraId="799F4721" w14:textId="77777777" w:rsidR="00FF2FA2" w:rsidRDefault="00FF2FA2" w:rsidP="00FF2FA2">
            <w:pPr>
              <w:pStyle w:val="ad"/>
              <w:jc w:val="left"/>
            </w:pPr>
          </w:p>
        </w:tc>
        <w:tc>
          <w:tcPr>
            <w:tcW w:w="1129" w:type="pct"/>
            <w:gridSpan w:val="6"/>
          </w:tcPr>
          <w:p w14:paraId="6E78A6B6" w14:textId="5B442BBB" w:rsidR="00FF2FA2" w:rsidRPr="003B4F2E" w:rsidRDefault="00FF2FA2" w:rsidP="00FF2FA2">
            <w:pPr>
              <w:pStyle w:val="ad"/>
              <w:jc w:val="left"/>
              <w:rPr>
                <w:lang w:val="en-US"/>
              </w:rPr>
            </w:pPr>
            <w:r>
              <w:t>Поле</w:t>
            </w:r>
            <w:r w:rsidRPr="00EF0592">
              <w:rPr>
                <w:lang w:val="en-US"/>
              </w:rPr>
              <w:t xml:space="preserve"> «</w:t>
            </w:r>
            <w:r>
              <w:t>Код</w:t>
            </w:r>
            <w:r w:rsidRPr="00EF0592">
              <w:rPr>
                <w:lang w:val="en-US"/>
              </w:rPr>
              <w:t xml:space="preserve"> </w:t>
            </w:r>
            <w:r>
              <w:t>валюты</w:t>
            </w:r>
            <w:r w:rsidRPr="00EF0592">
              <w:rPr>
                <w:lang w:val="en-US"/>
              </w:rPr>
              <w:t xml:space="preserve">» </w:t>
            </w:r>
            <w:r w:rsidRPr="003B4F2E">
              <w:rPr>
                <w:lang w:val="en-US"/>
              </w:rPr>
              <w:t>(</w:t>
            </w:r>
            <w:r>
              <w:rPr>
                <w:lang w:val="en-US"/>
              </w:rPr>
              <w:t>termnation</w:t>
            </w:r>
            <w:r w:rsidRPr="003B4F2E">
              <w:rPr>
                <w:lang w:val="en-US"/>
              </w:rPr>
              <w:t xml:space="preserve">\ </w:t>
            </w:r>
            <w:r w:rsidRPr="00265EF6">
              <w:rPr>
                <w:lang w:val="en-US"/>
              </w:rPr>
              <w:t xml:space="preserve">reparations </w:t>
            </w:r>
            <w:r w:rsidRPr="003B4F2E">
              <w:rPr>
                <w:lang w:val="en-US"/>
              </w:rPr>
              <w:t>\ reparation</w:t>
            </w:r>
            <w:r>
              <w:rPr>
                <w:lang w:val="en-US"/>
              </w:rPr>
              <w:t>\currency\</w:t>
            </w:r>
            <w:r w:rsidRPr="003B4F2E">
              <w:rPr>
                <w:lang w:val="en-US"/>
              </w:rPr>
              <w:t>code)</w:t>
            </w:r>
          </w:p>
        </w:tc>
        <w:tc>
          <w:tcPr>
            <w:tcW w:w="1335" w:type="pct"/>
          </w:tcPr>
          <w:p w14:paraId="4BFB3068" w14:textId="114819D3" w:rsidR="00FF2FA2" w:rsidRPr="00742D5E" w:rsidRDefault="00FF2FA2" w:rsidP="00FF2FA2">
            <w:pPr>
              <w:pStyle w:val="ad"/>
              <w:jc w:val="left"/>
            </w:pPr>
            <w:r>
              <w:t>Если в поле «Валюта контракта»</w:t>
            </w:r>
            <w:r w:rsidRPr="00FC0F80">
              <w:t xml:space="preserve"> </w:t>
            </w:r>
            <w:r>
              <w:t>(</w:t>
            </w:r>
            <w:r>
              <w:rPr>
                <w:lang w:val="en-US"/>
              </w:rPr>
              <w:t>priceInfo</w:t>
            </w:r>
            <w:r w:rsidRPr="00FC0F80">
              <w:t>\</w:t>
            </w:r>
            <w:r>
              <w:rPr>
                <w:lang w:val="en-US"/>
              </w:rPr>
              <w:t>currency</w:t>
            </w:r>
            <w:r w:rsidRPr="00886E2D">
              <w:t>\</w:t>
            </w:r>
            <w:r>
              <w:rPr>
                <w:lang w:val="en-US"/>
              </w:rPr>
              <w:t>code</w:t>
            </w:r>
            <w:r>
              <w:t xml:space="preserve">) выбрано значение </w:t>
            </w:r>
            <w:r>
              <w:rPr>
                <w:lang w:val="en-US"/>
              </w:rPr>
              <w:t>RUB</w:t>
            </w:r>
            <w:r w:rsidRPr="00886E2D">
              <w:t xml:space="preserve"> (</w:t>
            </w:r>
            <w:r>
              <w:t>«Российский рубль»</w:t>
            </w:r>
            <w:r w:rsidRPr="00886E2D">
              <w:t>)</w:t>
            </w:r>
            <w:r>
              <w:t xml:space="preserve">, то поле должно заполняться значением </w:t>
            </w:r>
            <w:r>
              <w:rPr>
                <w:lang w:val="en-US"/>
              </w:rPr>
              <w:t>RUB</w:t>
            </w:r>
            <w:r w:rsidRPr="00886E2D">
              <w:t xml:space="preserve"> (</w:t>
            </w:r>
            <w:r>
              <w:t>«Российский рубль»</w:t>
            </w:r>
            <w:r w:rsidRPr="00886E2D">
              <w:t>)</w:t>
            </w:r>
            <w:r>
              <w:t>.</w:t>
            </w:r>
          </w:p>
          <w:p w14:paraId="7E7CE29D" w14:textId="77777777" w:rsidR="00FF2FA2" w:rsidRDefault="00FF2FA2" w:rsidP="00FF2FA2">
            <w:pPr>
              <w:pStyle w:val="ad"/>
              <w:jc w:val="left"/>
            </w:pPr>
          </w:p>
          <w:p w14:paraId="25A07959" w14:textId="03E48656" w:rsidR="00FF2FA2" w:rsidRDefault="00FF2FA2" w:rsidP="00FF2FA2">
            <w:pPr>
              <w:pStyle w:val="ad"/>
              <w:jc w:val="left"/>
            </w:pPr>
            <w:r>
              <w:t>Если в поле «Валюта контракта»</w:t>
            </w:r>
            <w:r w:rsidRPr="00FC0F80">
              <w:t xml:space="preserve"> </w:t>
            </w:r>
            <w:r>
              <w:t>(</w:t>
            </w:r>
            <w:r>
              <w:rPr>
                <w:lang w:val="en-US"/>
              </w:rPr>
              <w:t>priceInfo</w:t>
            </w:r>
            <w:r w:rsidRPr="00FC0F80">
              <w:t>\</w:t>
            </w:r>
            <w:r>
              <w:rPr>
                <w:lang w:val="en-US"/>
              </w:rPr>
              <w:t>currency</w:t>
            </w:r>
            <w:r w:rsidRPr="00886E2D">
              <w:t>\</w:t>
            </w:r>
            <w:r>
              <w:rPr>
                <w:lang w:val="en-US"/>
              </w:rPr>
              <w:t>code</w:t>
            </w:r>
            <w:r>
              <w:t xml:space="preserve">) выбрано значение отличное от </w:t>
            </w:r>
            <w:r>
              <w:rPr>
                <w:lang w:val="en-US"/>
              </w:rPr>
              <w:t>RUB</w:t>
            </w:r>
            <w:r w:rsidRPr="00886E2D">
              <w:t xml:space="preserve"> (</w:t>
            </w:r>
            <w:r>
              <w:t>«Российский рубль»</w:t>
            </w:r>
            <w:r w:rsidRPr="00886E2D">
              <w:t>)</w:t>
            </w:r>
            <w:r>
              <w:t>, то в поле можно указать ту же валюту, что и в поле «Валюта контракта»</w:t>
            </w:r>
            <w:r w:rsidRPr="00FC0F80">
              <w:t xml:space="preserve"> </w:t>
            </w:r>
            <w:r>
              <w:t>(</w:t>
            </w:r>
            <w:r>
              <w:rPr>
                <w:lang w:val="en-US"/>
              </w:rPr>
              <w:t>priceInfo</w:t>
            </w:r>
            <w:r w:rsidRPr="00FC0F80">
              <w:t>\</w:t>
            </w:r>
            <w:r>
              <w:rPr>
                <w:lang w:val="en-US"/>
              </w:rPr>
              <w:t>currency</w:t>
            </w:r>
            <w:r w:rsidRPr="00886E2D">
              <w:t>\</w:t>
            </w:r>
            <w:r>
              <w:rPr>
                <w:lang w:val="en-US"/>
              </w:rPr>
              <w:t>code</w:t>
            </w:r>
            <w:r>
              <w:t xml:space="preserve">) или </w:t>
            </w:r>
            <w:r>
              <w:rPr>
                <w:lang w:val="en-US"/>
              </w:rPr>
              <w:t>RUB</w:t>
            </w:r>
            <w:r w:rsidRPr="00886E2D">
              <w:t xml:space="preserve"> (</w:t>
            </w:r>
            <w:r>
              <w:t>«Российский рубль»</w:t>
            </w:r>
            <w:r w:rsidRPr="00886E2D">
              <w:t>)</w:t>
            </w:r>
            <w:r>
              <w:t>.</w:t>
            </w:r>
          </w:p>
        </w:tc>
        <w:tc>
          <w:tcPr>
            <w:tcW w:w="1138" w:type="pct"/>
            <w:gridSpan w:val="4"/>
          </w:tcPr>
          <w:p w14:paraId="049A0F58" w14:textId="6133EB55" w:rsidR="00FF2FA2" w:rsidRPr="00742D5E" w:rsidRDefault="00FF2FA2" w:rsidP="00FF2FA2">
            <w:pPr>
              <w:pStyle w:val="ad"/>
              <w:jc w:val="left"/>
            </w:pPr>
            <w:r>
              <w:t>Если в поле «Валюта контракта»</w:t>
            </w:r>
            <w:r w:rsidRPr="00FC0F80">
              <w:t xml:space="preserve"> </w:t>
            </w:r>
            <w:r>
              <w:t>(</w:t>
            </w:r>
            <w:r>
              <w:rPr>
                <w:lang w:val="en-US"/>
              </w:rPr>
              <w:t>priceInfo</w:t>
            </w:r>
            <w:r w:rsidRPr="00FC0F80">
              <w:t>\</w:t>
            </w:r>
            <w:r>
              <w:rPr>
                <w:lang w:val="en-US"/>
              </w:rPr>
              <w:t>currency</w:t>
            </w:r>
            <w:r w:rsidRPr="00886E2D">
              <w:t>\</w:t>
            </w:r>
            <w:r>
              <w:rPr>
                <w:lang w:val="en-US"/>
              </w:rPr>
              <w:t>code</w:t>
            </w:r>
            <w:r>
              <w:t xml:space="preserve">) выбрано значение </w:t>
            </w:r>
            <w:r>
              <w:rPr>
                <w:lang w:val="en-US"/>
              </w:rPr>
              <w:t>RUB</w:t>
            </w:r>
            <w:r w:rsidRPr="00886E2D">
              <w:t xml:space="preserve"> (</w:t>
            </w:r>
            <w:r>
              <w:t>«Российский рубль»</w:t>
            </w:r>
            <w:r w:rsidRPr="00886E2D">
              <w:t>)</w:t>
            </w:r>
            <w:r>
              <w:t xml:space="preserve">, то поле </w:t>
            </w:r>
            <w:r w:rsidRPr="00FC0F80">
              <w:t>«</w:t>
            </w:r>
            <w:r>
              <w:t>Код</w:t>
            </w:r>
            <w:r w:rsidRPr="00FC0F80">
              <w:t xml:space="preserve"> </w:t>
            </w:r>
            <w:r>
              <w:t>валюты</w:t>
            </w:r>
            <w:r w:rsidRPr="00FC0F80">
              <w:t>» (</w:t>
            </w:r>
            <w:r>
              <w:rPr>
                <w:lang w:val="en-US"/>
              </w:rPr>
              <w:t>termnation</w:t>
            </w:r>
            <w:r w:rsidRPr="00501C4D">
              <w:t xml:space="preserve">\ </w:t>
            </w:r>
            <w:r w:rsidRPr="00265EF6">
              <w:rPr>
                <w:lang w:val="en-US"/>
              </w:rPr>
              <w:t>reparations</w:t>
            </w:r>
            <w:r w:rsidRPr="00501C4D">
              <w:t xml:space="preserve"> \ </w:t>
            </w:r>
            <w:r w:rsidRPr="003B4F2E">
              <w:rPr>
                <w:lang w:val="en-US"/>
              </w:rPr>
              <w:t>reparation</w:t>
            </w:r>
            <w:r w:rsidRPr="00501C4D">
              <w:t>\</w:t>
            </w:r>
            <w:r>
              <w:rPr>
                <w:lang w:val="en-US"/>
              </w:rPr>
              <w:t>currency</w:t>
            </w:r>
            <w:r w:rsidRPr="00501C4D">
              <w:t>\</w:t>
            </w:r>
            <w:r w:rsidRPr="003B4F2E">
              <w:rPr>
                <w:lang w:val="en-US"/>
              </w:rPr>
              <w:t>code</w:t>
            </w:r>
            <w:r w:rsidRPr="00FC0F80">
              <w:t>)</w:t>
            </w:r>
            <w:r>
              <w:t xml:space="preserve"> должно заполняться значением </w:t>
            </w:r>
            <w:r>
              <w:rPr>
                <w:lang w:val="en-US"/>
              </w:rPr>
              <w:t>RUB</w:t>
            </w:r>
            <w:r w:rsidRPr="00886E2D">
              <w:t xml:space="preserve"> (</w:t>
            </w:r>
            <w:r>
              <w:t>«Российский рубль»</w:t>
            </w:r>
            <w:r w:rsidRPr="00886E2D">
              <w:t>)</w:t>
            </w:r>
            <w:r>
              <w:t>.</w:t>
            </w:r>
          </w:p>
          <w:p w14:paraId="185C0E19" w14:textId="7AE6E416" w:rsidR="00FF2FA2" w:rsidRPr="003748E4" w:rsidRDefault="00FF2FA2" w:rsidP="00FF2FA2">
            <w:pPr>
              <w:pStyle w:val="ad"/>
              <w:jc w:val="left"/>
            </w:pPr>
            <w:r>
              <w:t>Если в поле «Валюта контракта»</w:t>
            </w:r>
            <w:r w:rsidRPr="00FC0F80">
              <w:t xml:space="preserve"> </w:t>
            </w:r>
            <w:r>
              <w:t>(</w:t>
            </w:r>
            <w:r>
              <w:rPr>
                <w:lang w:val="en-US"/>
              </w:rPr>
              <w:t>priceInfo</w:t>
            </w:r>
            <w:r w:rsidRPr="00FC0F80">
              <w:t>\</w:t>
            </w:r>
            <w:r>
              <w:rPr>
                <w:lang w:val="en-US"/>
              </w:rPr>
              <w:t>currency</w:t>
            </w:r>
            <w:r w:rsidRPr="00886E2D">
              <w:t>\</w:t>
            </w:r>
            <w:r>
              <w:rPr>
                <w:lang w:val="en-US"/>
              </w:rPr>
              <w:t>code</w:t>
            </w:r>
            <w:r>
              <w:t xml:space="preserve">) выбрано значение отличное от </w:t>
            </w:r>
            <w:r>
              <w:rPr>
                <w:lang w:val="en-US"/>
              </w:rPr>
              <w:t>RUB</w:t>
            </w:r>
            <w:r w:rsidRPr="00886E2D">
              <w:t xml:space="preserve"> (</w:t>
            </w:r>
            <w:r>
              <w:t>«Российский рубль»</w:t>
            </w:r>
            <w:r w:rsidRPr="00886E2D">
              <w:t>)</w:t>
            </w:r>
            <w:r>
              <w:t xml:space="preserve">, то в поле </w:t>
            </w:r>
            <w:r w:rsidRPr="00FC0F80">
              <w:t>«</w:t>
            </w:r>
            <w:r>
              <w:t>Код</w:t>
            </w:r>
            <w:r w:rsidRPr="00FC0F80">
              <w:t xml:space="preserve"> </w:t>
            </w:r>
            <w:r>
              <w:t>валюты</w:t>
            </w:r>
            <w:r w:rsidRPr="00FC0F80">
              <w:t>» (</w:t>
            </w:r>
            <w:r>
              <w:rPr>
                <w:lang w:val="en-US"/>
              </w:rPr>
              <w:t>termnation</w:t>
            </w:r>
            <w:r w:rsidRPr="00501C4D">
              <w:t xml:space="preserve">\ </w:t>
            </w:r>
            <w:r w:rsidRPr="00265EF6">
              <w:rPr>
                <w:lang w:val="en-US"/>
              </w:rPr>
              <w:t>reparations</w:t>
            </w:r>
            <w:r w:rsidRPr="00501C4D">
              <w:t xml:space="preserve"> \ </w:t>
            </w:r>
            <w:r w:rsidRPr="003B4F2E">
              <w:rPr>
                <w:lang w:val="en-US"/>
              </w:rPr>
              <w:t>reparation</w:t>
            </w:r>
            <w:r w:rsidRPr="00501C4D">
              <w:t>\</w:t>
            </w:r>
            <w:r>
              <w:rPr>
                <w:lang w:val="en-US"/>
              </w:rPr>
              <w:t>currency</w:t>
            </w:r>
            <w:r w:rsidRPr="00501C4D">
              <w:t>\</w:t>
            </w:r>
            <w:r w:rsidRPr="003B4F2E">
              <w:rPr>
                <w:lang w:val="en-US"/>
              </w:rPr>
              <w:t>code</w:t>
            </w:r>
            <w:r w:rsidRPr="00FC0F80">
              <w:t>)</w:t>
            </w:r>
            <w:r>
              <w:t xml:space="preserve"> можно указать ту же валюту, что и в поле «Валюта контракта»</w:t>
            </w:r>
            <w:r w:rsidRPr="00FC0F80">
              <w:t xml:space="preserve"> </w:t>
            </w:r>
            <w:r>
              <w:t>(</w:t>
            </w:r>
            <w:r>
              <w:rPr>
                <w:lang w:val="en-US"/>
              </w:rPr>
              <w:t>priceInfo</w:t>
            </w:r>
            <w:r w:rsidRPr="00FC0F80">
              <w:t>\</w:t>
            </w:r>
            <w:r>
              <w:rPr>
                <w:lang w:val="en-US"/>
              </w:rPr>
              <w:t>currency</w:t>
            </w:r>
            <w:r>
              <w:t xml:space="preserve">) или </w:t>
            </w:r>
            <w:r>
              <w:rPr>
                <w:lang w:val="en-US"/>
              </w:rPr>
              <w:t>RUB</w:t>
            </w:r>
            <w:r w:rsidRPr="00886E2D">
              <w:t xml:space="preserve"> (</w:t>
            </w:r>
            <w:r>
              <w:t>«Российский рубль»</w:t>
            </w:r>
            <w:r w:rsidRPr="00886E2D">
              <w:t>)</w:t>
            </w:r>
            <w:r>
              <w:t>.</w:t>
            </w:r>
          </w:p>
        </w:tc>
      </w:tr>
      <w:tr w:rsidR="00FF2FA2" w:rsidRPr="004142BD" w14:paraId="70C5F839" w14:textId="77777777" w:rsidTr="00834157">
        <w:trPr>
          <w:trHeight w:val="348"/>
        </w:trPr>
        <w:tc>
          <w:tcPr>
            <w:tcW w:w="819" w:type="pct"/>
            <w:gridSpan w:val="3"/>
          </w:tcPr>
          <w:p w14:paraId="6D39582F" w14:textId="0A888C47" w:rsidR="00FF2FA2" w:rsidRPr="001C0184" w:rsidRDefault="00FF2FA2" w:rsidP="00FF2FA2">
            <w:pPr>
              <w:pStyle w:val="ad"/>
              <w:jc w:val="left"/>
              <w:rPr>
                <w:lang w:val="en-US"/>
              </w:rPr>
            </w:pPr>
            <w:bookmarkStart w:id="156" w:name="FCSNF_15063_7"/>
            <w:r w:rsidRPr="001C0184">
              <w:t>РК_ИК_037</w:t>
            </w:r>
            <w:r>
              <w:rPr>
                <w:lang w:val="en-US"/>
              </w:rPr>
              <w:t>8</w:t>
            </w:r>
            <w:bookmarkEnd w:id="156"/>
          </w:p>
        </w:tc>
        <w:tc>
          <w:tcPr>
            <w:tcW w:w="579" w:type="pct"/>
            <w:gridSpan w:val="2"/>
          </w:tcPr>
          <w:p w14:paraId="4BF902E7" w14:textId="15E6D871" w:rsidR="00FF2FA2" w:rsidRDefault="00FF2FA2" w:rsidP="00FF2FA2">
            <w:pPr>
              <w:pStyle w:val="ad"/>
              <w:jc w:val="left"/>
            </w:pPr>
            <w:r w:rsidRPr="001C0184">
              <w:t>РК_ИК_0377</w:t>
            </w:r>
          </w:p>
        </w:tc>
        <w:tc>
          <w:tcPr>
            <w:tcW w:w="1129" w:type="pct"/>
            <w:gridSpan w:val="6"/>
          </w:tcPr>
          <w:p w14:paraId="2AF12D43" w14:textId="006A6C79" w:rsidR="00FF2FA2" w:rsidRPr="004142BD" w:rsidRDefault="00FF2FA2" w:rsidP="00FF2FA2">
            <w:pPr>
              <w:pStyle w:val="ad"/>
              <w:jc w:val="left"/>
            </w:pPr>
            <w:r w:rsidRPr="004142BD">
              <w:t>«Информация о расторжении контракта» (</w:t>
            </w:r>
            <w:r w:rsidRPr="004142BD">
              <w:rPr>
                <w:lang w:val="en-US"/>
              </w:rPr>
              <w:t>termination</w:t>
            </w:r>
            <w:r w:rsidRPr="004142BD">
              <w:t>)</w:t>
            </w:r>
          </w:p>
        </w:tc>
        <w:tc>
          <w:tcPr>
            <w:tcW w:w="1335" w:type="pct"/>
          </w:tcPr>
          <w:p w14:paraId="016238E9" w14:textId="1FF50670" w:rsidR="00FF2FA2" w:rsidRPr="00224FA3" w:rsidRDefault="00FF2FA2" w:rsidP="00FF2FA2">
            <w:pPr>
              <w:pStyle w:val="ad"/>
              <w:jc w:val="left"/>
            </w:pPr>
            <w:r>
              <w:t xml:space="preserve">Блок </w:t>
            </w:r>
            <w:r w:rsidRPr="004142BD">
              <w:t>«Информация о расторжении контракта» (</w:t>
            </w:r>
            <w:r w:rsidRPr="004142BD">
              <w:rPr>
                <w:lang w:val="en-US"/>
              </w:rPr>
              <w:t>termination</w:t>
            </w:r>
            <w:r w:rsidRPr="004142BD">
              <w:t>)</w:t>
            </w:r>
            <w:r>
              <w:t xml:space="preserve"> обязательно должен быть задан, если в размещенной версии принимаемого СВИК признак «</w:t>
            </w:r>
            <w:r w:rsidRPr="00456C86">
              <w:t>Документ сформирован автоматически по решению об одностороннем отказе</w:t>
            </w:r>
            <w:r>
              <w:t xml:space="preserve">» установлен в значение </w:t>
            </w:r>
            <w:r>
              <w:rPr>
                <w:lang w:val="en-US"/>
              </w:rPr>
              <w:t>true</w:t>
            </w:r>
            <w:r>
              <w:rPr>
                <w:lang w:val="uk-UA"/>
              </w:rPr>
              <w:t xml:space="preserve">. </w:t>
            </w:r>
            <w:r>
              <w:t>Иначе срабатывает контроль</w:t>
            </w:r>
          </w:p>
        </w:tc>
        <w:tc>
          <w:tcPr>
            <w:tcW w:w="1138" w:type="pct"/>
            <w:gridSpan w:val="4"/>
          </w:tcPr>
          <w:p w14:paraId="302E06C1" w14:textId="3E74712D" w:rsidR="00FF2FA2" w:rsidRPr="001C0184" w:rsidRDefault="00FF2FA2" w:rsidP="00FF2FA2">
            <w:pPr>
              <w:pStyle w:val="ad"/>
              <w:jc w:val="left"/>
            </w:pPr>
            <w:r>
              <w:t>Тип сведений об исполнении контракта при наличии признака «</w:t>
            </w:r>
            <w:r w:rsidRPr="00456C86">
              <w:t>Документ сформирован автоматически по решению об одностороннем отказе</w:t>
            </w:r>
            <w:r>
              <w:t>» должен соответствовать «</w:t>
            </w:r>
            <w:r w:rsidRPr="004142BD">
              <w:t>Информация о расторжении контракта</w:t>
            </w:r>
            <w:r>
              <w:t xml:space="preserve">» (блок </w:t>
            </w:r>
            <w:r w:rsidRPr="004142BD">
              <w:rPr>
                <w:lang w:val="en-US"/>
              </w:rPr>
              <w:t>termination</w:t>
            </w:r>
            <w:r>
              <w:t>)</w:t>
            </w:r>
          </w:p>
        </w:tc>
      </w:tr>
      <w:tr w:rsidR="00FF2FA2" w:rsidRPr="004142BD" w14:paraId="28DC6030" w14:textId="77777777" w:rsidTr="00834157">
        <w:trPr>
          <w:trHeight w:val="348"/>
        </w:trPr>
        <w:tc>
          <w:tcPr>
            <w:tcW w:w="819" w:type="pct"/>
            <w:gridSpan w:val="3"/>
          </w:tcPr>
          <w:p w14:paraId="70CDB5D2" w14:textId="7C49BED7" w:rsidR="00FF2FA2" w:rsidRPr="001C0184" w:rsidRDefault="00FF2FA2" w:rsidP="00FF2FA2">
            <w:pPr>
              <w:pStyle w:val="ad"/>
              <w:jc w:val="left"/>
            </w:pPr>
            <w:bookmarkStart w:id="157" w:name="FCSNF_15063_8"/>
            <w:r w:rsidRPr="001C0184">
              <w:lastRenderedPageBreak/>
              <w:t>РК_ИК_03</w:t>
            </w:r>
            <w:r>
              <w:t>81</w:t>
            </w:r>
            <w:bookmarkEnd w:id="157"/>
          </w:p>
        </w:tc>
        <w:tc>
          <w:tcPr>
            <w:tcW w:w="579" w:type="pct"/>
            <w:gridSpan w:val="2"/>
          </w:tcPr>
          <w:p w14:paraId="1EC524AA" w14:textId="77777777" w:rsidR="00FF2FA2" w:rsidRPr="001C0184" w:rsidRDefault="00FF2FA2" w:rsidP="00FF2FA2">
            <w:pPr>
              <w:pStyle w:val="ad"/>
              <w:jc w:val="left"/>
            </w:pPr>
          </w:p>
        </w:tc>
        <w:tc>
          <w:tcPr>
            <w:tcW w:w="1129" w:type="pct"/>
            <w:gridSpan w:val="6"/>
          </w:tcPr>
          <w:p w14:paraId="6D0E4C61" w14:textId="77777777" w:rsidR="00FF2FA2" w:rsidRDefault="00FF2FA2" w:rsidP="00FF2FA2">
            <w:pPr>
              <w:pStyle w:val="ad"/>
              <w:jc w:val="left"/>
            </w:pPr>
            <w:r>
              <w:t>«</w:t>
            </w:r>
            <w:r w:rsidRPr="00295C10">
              <w:t>Основание расторжения  контракта</w:t>
            </w:r>
            <w:r>
              <w:t xml:space="preserve">» </w:t>
            </w:r>
            <w:r w:rsidRPr="00295C10">
              <w:t>(termination/reason)</w:t>
            </w:r>
          </w:p>
          <w:p w14:paraId="7D6E7760" w14:textId="2EF14B5B" w:rsidR="00FF2FA2" w:rsidRDefault="00FF2FA2" w:rsidP="00FF2FA2">
            <w:pPr>
              <w:pStyle w:val="ad"/>
              <w:jc w:val="left"/>
            </w:pPr>
            <w:r>
              <w:t>«</w:t>
            </w:r>
            <w:r w:rsidRPr="00DB4FE0">
              <w:t>Документ, являющийся основанием расторжения контракта</w:t>
            </w:r>
            <w:r>
              <w:t>» (</w:t>
            </w:r>
            <w:r w:rsidRPr="00DB4FE0">
              <w:t>termination/docTermination</w:t>
            </w:r>
            <w:r>
              <w:t>)</w:t>
            </w:r>
          </w:p>
          <w:p w14:paraId="7962EC99" w14:textId="77777777" w:rsidR="00FF2FA2" w:rsidRDefault="00FF2FA2" w:rsidP="00FF2FA2">
            <w:pPr>
              <w:pStyle w:val="ad"/>
              <w:jc w:val="left"/>
            </w:pPr>
            <w:r>
              <w:t>«</w:t>
            </w:r>
            <w:r w:rsidRPr="00DB4FE0">
              <w:t>Причина расторжения контракта и реквизиты документа основания</w:t>
            </w:r>
            <w:r>
              <w:t xml:space="preserve">» </w:t>
            </w:r>
            <w:r w:rsidRPr="00DB4FE0">
              <w:t>(termination/reasonInfo)</w:t>
            </w:r>
          </w:p>
          <w:p w14:paraId="0C1C4C7A" w14:textId="720191E9" w:rsidR="00FF2FA2" w:rsidRPr="00CA5626" w:rsidRDefault="00FF2FA2" w:rsidP="00FF2FA2">
            <w:pPr>
              <w:pStyle w:val="ad"/>
              <w:jc w:val="left"/>
              <w:rPr>
                <w:lang w:val="en-US"/>
              </w:rPr>
            </w:pPr>
            <w:r w:rsidRPr="00CA5626">
              <w:rPr>
                <w:lang w:val="en-US"/>
              </w:rPr>
              <w:t>«</w:t>
            </w:r>
            <w:r w:rsidRPr="00CA5626">
              <w:t>Дата</w:t>
            </w:r>
            <w:r w:rsidRPr="00CA5626">
              <w:rPr>
                <w:lang w:val="en-US"/>
              </w:rPr>
              <w:t xml:space="preserve"> </w:t>
            </w:r>
            <w:r w:rsidRPr="00CA5626">
              <w:t>расторжения</w:t>
            </w:r>
            <w:r w:rsidRPr="00CA5626">
              <w:rPr>
                <w:lang w:val="en-US"/>
              </w:rPr>
              <w:t xml:space="preserve"> </w:t>
            </w:r>
            <w:r w:rsidRPr="00CA5626">
              <w:t>контракта</w:t>
            </w:r>
            <w:r w:rsidRPr="00CA5626">
              <w:rPr>
                <w:lang w:val="en-US"/>
              </w:rPr>
              <w:t>» (termination/terminationDate)</w:t>
            </w:r>
          </w:p>
        </w:tc>
        <w:tc>
          <w:tcPr>
            <w:tcW w:w="1335" w:type="pct"/>
          </w:tcPr>
          <w:p w14:paraId="24DA9E35" w14:textId="77777777" w:rsidR="00FF2FA2" w:rsidRPr="00480854" w:rsidRDefault="00FF2FA2" w:rsidP="00FF2FA2">
            <w:pPr>
              <w:pStyle w:val="ad"/>
              <w:jc w:val="left"/>
            </w:pPr>
            <w:r>
              <w:t>Контролируется обязательность заполнения всех проверяемых полей и блоков, если признак «</w:t>
            </w:r>
            <w:r w:rsidRPr="00456C86">
              <w:t>Документ сформирован автоматически по решению об одностороннем отказе</w:t>
            </w:r>
            <w:r>
              <w:t xml:space="preserve">» в размещенной версии СВИК не установлен или имеет значение </w:t>
            </w:r>
            <w:r>
              <w:rPr>
                <w:lang w:val="en-US"/>
              </w:rPr>
              <w:t>false</w:t>
            </w:r>
          </w:p>
          <w:p w14:paraId="34AE9912" w14:textId="4774A69E" w:rsidR="00CC2395" w:rsidRPr="00CC2395" w:rsidRDefault="00CC2395" w:rsidP="00FF2FA2">
            <w:pPr>
              <w:pStyle w:val="ad"/>
              <w:jc w:val="left"/>
            </w:pPr>
            <w:r>
              <w:t xml:space="preserve">Контроль не вызывается, если заполнено поле </w:t>
            </w:r>
            <w:r w:rsidRPr="00CC2395">
              <w:t>«Реестровый номер процедуры доп.соглашения» (termination/numberAdd)</w:t>
            </w:r>
          </w:p>
        </w:tc>
        <w:tc>
          <w:tcPr>
            <w:tcW w:w="1138" w:type="pct"/>
            <w:gridSpan w:val="4"/>
          </w:tcPr>
          <w:p w14:paraId="29331C96" w14:textId="2FC9097B" w:rsidR="00FF2FA2" w:rsidRPr="00295C10" w:rsidRDefault="00FF2FA2" w:rsidP="00FF2FA2">
            <w:pPr>
              <w:pStyle w:val="ad"/>
              <w:jc w:val="left"/>
              <w:rPr>
                <w:lang w:val="uk-UA"/>
              </w:rPr>
            </w:pPr>
            <w:r>
              <w:t xml:space="preserve">Не заполнены следующие обязательные поля: </w:t>
            </w:r>
            <w:r w:rsidRPr="00295C10">
              <w:t>&lt;</w:t>
            </w:r>
            <w:r>
              <w:t xml:space="preserve">перечень незаполненных полей через , </w:t>
            </w:r>
            <w:r w:rsidRPr="00295C10">
              <w:t>&gt;</w:t>
            </w:r>
          </w:p>
        </w:tc>
      </w:tr>
      <w:tr w:rsidR="00CC2395" w:rsidRPr="004142BD" w14:paraId="03618011" w14:textId="77777777" w:rsidTr="00834157">
        <w:trPr>
          <w:trHeight w:val="348"/>
        </w:trPr>
        <w:tc>
          <w:tcPr>
            <w:tcW w:w="819" w:type="pct"/>
            <w:gridSpan w:val="3"/>
          </w:tcPr>
          <w:p w14:paraId="65FA91EF" w14:textId="5F7052D5" w:rsidR="00CC2395" w:rsidRPr="001C0184" w:rsidRDefault="00A13C9F" w:rsidP="00FF2FA2">
            <w:pPr>
              <w:pStyle w:val="ad"/>
              <w:jc w:val="left"/>
            </w:pPr>
            <w:r w:rsidRPr="00A13C9F">
              <w:t>РК_ИК_0459</w:t>
            </w:r>
          </w:p>
        </w:tc>
        <w:tc>
          <w:tcPr>
            <w:tcW w:w="579" w:type="pct"/>
            <w:gridSpan w:val="2"/>
          </w:tcPr>
          <w:p w14:paraId="58BD64C6" w14:textId="77777777" w:rsidR="00CC2395" w:rsidRPr="001C0184" w:rsidRDefault="00CC2395" w:rsidP="00FF2FA2">
            <w:pPr>
              <w:pStyle w:val="ad"/>
              <w:jc w:val="left"/>
            </w:pPr>
          </w:p>
        </w:tc>
        <w:tc>
          <w:tcPr>
            <w:tcW w:w="1129" w:type="pct"/>
            <w:gridSpan w:val="6"/>
          </w:tcPr>
          <w:p w14:paraId="74CFEFCB" w14:textId="77DDD6D8" w:rsidR="00CC2395" w:rsidRDefault="00A13C9F" w:rsidP="00FF2FA2">
            <w:pPr>
              <w:pStyle w:val="ad"/>
              <w:jc w:val="left"/>
            </w:pPr>
            <w:r>
              <w:t>«</w:t>
            </w:r>
            <w:r w:rsidRPr="002D272C">
              <w:t>Реестровый номер процедуры заключенного контракта</w:t>
            </w:r>
            <w:r>
              <w:t>» (</w:t>
            </w:r>
            <w:r w:rsidRPr="002D272C">
              <w:t>termination/number</w:t>
            </w:r>
            <w:r>
              <w:t>)</w:t>
            </w:r>
          </w:p>
        </w:tc>
        <w:tc>
          <w:tcPr>
            <w:tcW w:w="1335" w:type="pct"/>
          </w:tcPr>
          <w:p w14:paraId="682F4637" w14:textId="688BC5C1" w:rsidR="00CC2395" w:rsidRDefault="00A13C9F" w:rsidP="00A13C9F">
            <w:pPr>
              <w:pStyle w:val="ad"/>
              <w:jc w:val="left"/>
            </w:pPr>
            <w:r>
              <w:t>Если проверяемое поле заполнено, то контролируется, что для связанного СГК есть связанная версия контракта в ПЗК с таким реестровым номером</w:t>
            </w:r>
          </w:p>
        </w:tc>
        <w:tc>
          <w:tcPr>
            <w:tcW w:w="1138" w:type="pct"/>
            <w:gridSpan w:val="4"/>
          </w:tcPr>
          <w:p w14:paraId="78A59567" w14:textId="694F2EFF" w:rsidR="00CC2395" w:rsidRPr="001750A2" w:rsidRDefault="001750A2" w:rsidP="00FF2FA2">
            <w:pPr>
              <w:pStyle w:val="ad"/>
              <w:jc w:val="left"/>
            </w:pPr>
            <w:r>
              <w:t xml:space="preserve">Процедура </w:t>
            </w:r>
            <w:r w:rsidRPr="002D272C">
              <w:t>заключенного контракта</w:t>
            </w:r>
            <w:r>
              <w:t xml:space="preserve"> с реестровым номером </w:t>
            </w:r>
            <w:r w:rsidRPr="001750A2">
              <w:t>&lt;</w:t>
            </w:r>
            <w:r w:rsidRPr="002D272C">
              <w:t xml:space="preserve"> Реестровый номер процедуры заключенного контракта</w:t>
            </w:r>
            <w:r w:rsidRPr="001750A2">
              <w:t xml:space="preserve"> &gt; </w:t>
            </w:r>
            <w:r>
              <w:t>не найдена для связанного контракта</w:t>
            </w:r>
          </w:p>
        </w:tc>
      </w:tr>
      <w:tr w:rsidR="00CC2395" w:rsidRPr="004142BD" w14:paraId="20D222BF" w14:textId="77777777" w:rsidTr="00834157">
        <w:trPr>
          <w:trHeight w:val="348"/>
        </w:trPr>
        <w:tc>
          <w:tcPr>
            <w:tcW w:w="819" w:type="pct"/>
            <w:gridSpan w:val="3"/>
          </w:tcPr>
          <w:p w14:paraId="45F6FBD4" w14:textId="3AD41A81" w:rsidR="00CC2395" w:rsidRPr="001C0184" w:rsidRDefault="00A13C9F" w:rsidP="00FF2FA2">
            <w:pPr>
              <w:pStyle w:val="ad"/>
              <w:jc w:val="left"/>
            </w:pPr>
            <w:r>
              <w:t>РК_ИК_0460</w:t>
            </w:r>
          </w:p>
        </w:tc>
        <w:tc>
          <w:tcPr>
            <w:tcW w:w="579" w:type="pct"/>
            <w:gridSpan w:val="2"/>
          </w:tcPr>
          <w:p w14:paraId="2F27DA4B" w14:textId="77777777" w:rsidR="00CC2395" w:rsidRPr="001C0184" w:rsidRDefault="00CC2395" w:rsidP="00FF2FA2">
            <w:pPr>
              <w:pStyle w:val="ad"/>
              <w:jc w:val="left"/>
            </w:pPr>
          </w:p>
        </w:tc>
        <w:tc>
          <w:tcPr>
            <w:tcW w:w="1129" w:type="pct"/>
            <w:gridSpan w:val="6"/>
          </w:tcPr>
          <w:p w14:paraId="26EE46C4" w14:textId="6782A0B0" w:rsidR="00CC2395" w:rsidRDefault="00A13C9F" w:rsidP="00FF2FA2">
            <w:pPr>
              <w:pStyle w:val="ad"/>
              <w:jc w:val="left"/>
            </w:pPr>
            <w:r w:rsidRPr="00A13C9F">
              <w:t>«Реестровый номер процедуры доп.соглашения» (termination/numberAdd)</w:t>
            </w:r>
          </w:p>
        </w:tc>
        <w:tc>
          <w:tcPr>
            <w:tcW w:w="1335" w:type="pct"/>
          </w:tcPr>
          <w:p w14:paraId="1E1D86AD" w14:textId="18274B23" w:rsidR="00CC2395" w:rsidRDefault="00A13C9F" w:rsidP="00A13C9F">
            <w:pPr>
              <w:pStyle w:val="ad"/>
              <w:jc w:val="left"/>
            </w:pPr>
            <w:r>
              <w:t>Если проверяемое поле заполнено, то контролируется, что для связанного СГК, для которого есть связанная версия контракта в ПЗК есть ДС о расторжении с таким реестровым номером</w:t>
            </w:r>
          </w:p>
        </w:tc>
        <w:tc>
          <w:tcPr>
            <w:tcW w:w="1138" w:type="pct"/>
            <w:gridSpan w:val="4"/>
          </w:tcPr>
          <w:p w14:paraId="6DC45A89" w14:textId="3307F321" w:rsidR="00CC2395" w:rsidRPr="002701F9" w:rsidRDefault="002701F9" w:rsidP="001750A2">
            <w:pPr>
              <w:pStyle w:val="ad"/>
              <w:jc w:val="left"/>
            </w:pPr>
            <w:r>
              <w:t xml:space="preserve">Доп. Соглашение с реестровым номером </w:t>
            </w:r>
            <w:r w:rsidRPr="002701F9">
              <w:t>&lt;</w:t>
            </w:r>
            <w:r w:rsidRPr="00A13C9F">
              <w:t xml:space="preserve"> Реестровый номер процедуры доп.соглашения</w:t>
            </w:r>
            <w:r w:rsidRPr="002701F9">
              <w:t xml:space="preserve"> &gt; </w:t>
            </w:r>
            <w:r>
              <w:t>не найден</w:t>
            </w:r>
            <w:r w:rsidR="001750A2">
              <w:t>о для связанного контракта</w:t>
            </w:r>
          </w:p>
        </w:tc>
      </w:tr>
      <w:tr w:rsidR="00715148" w:rsidRPr="004142BD" w14:paraId="616BF6DB" w14:textId="77777777" w:rsidTr="00834157">
        <w:trPr>
          <w:trHeight w:val="348"/>
        </w:trPr>
        <w:tc>
          <w:tcPr>
            <w:tcW w:w="819" w:type="pct"/>
            <w:gridSpan w:val="3"/>
          </w:tcPr>
          <w:p w14:paraId="3564A00B" w14:textId="28F2C50B" w:rsidR="00715148" w:rsidRDefault="00715148" w:rsidP="00715148">
            <w:pPr>
              <w:pStyle w:val="ad"/>
              <w:jc w:val="left"/>
            </w:pPr>
            <w:r>
              <w:t>РК_ИК_0461</w:t>
            </w:r>
          </w:p>
        </w:tc>
        <w:tc>
          <w:tcPr>
            <w:tcW w:w="579" w:type="pct"/>
            <w:gridSpan w:val="2"/>
          </w:tcPr>
          <w:p w14:paraId="705CA394" w14:textId="77777777" w:rsidR="00715148" w:rsidRPr="001C0184" w:rsidRDefault="00715148" w:rsidP="00715148">
            <w:pPr>
              <w:pStyle w:val="ad"/>
              <w:jc w:val="left"/>
            </w:pPr>
          </w:p>
        </w:tc>
        <w:tc>
          <w:tcPr>
            <w:tcW w:w="1129" w:type="pct"/>
            <w:gridSpan w:val="6"/>
          </w:tcPr>
          <w:p w14:paraId="2CFC5FF3" w14:textId="047DEEAC" w:rsidR="00715148" w:rsidRPr="00A13C9F" w:rsidRDefault="00715148" w:rsidP="00715148">
            <w:pPr>
              <w:pStyle w:val="ad"/>
              <w:jc w:val="left"/>
            </w:pPr>
            <w:r w:rsidRPr="00A13C9F">
              <w:t>«Реестровый номер процедуры доп.соглашения» (termination/numberAdd)</w:t>
            </w:r>
          </w:p>
        </w:tc>
        <w:tc>
          <w:tcPr>
            <w:tcW w:w="1335" w:type="pct"/>
          </w:tcPr>
          <w:p w14:paraId="68F9B86E" w14:textId="6E39EE62" w:rsidR="00715148" w:rsidRDefault="00715148" w:rsidP="00715148">
            <w:pPr>
              <w:pStyle w:val="ad"/>
              <w:jc w:val="left"/>
            </w:pPr>
            <w:r>
              <w:t>Если проверяемое поле заполнено, то проверяется, что доп. соглашение о расторжении имеет связь с контрактом в ПЗК с реестровым номером, указанным в поле «</w:t>
            </w:r>
            <w:r w:rsidRPr="002D272C">
              <w:t>Реестровый номер процедуры заключенного контракта</w:t>
            </w:r>
            <w:r>
              <w:t>» (</w:t>
            </w:r>
            <w:r w:rsidRPr="002D272C">
              <w:t>termination/number</w:t>
            </w:r>
            <w:r>
              <w:t>)</w:t>
            </w:r>
            <w:r w:rsidRPr="00655BAF">
              <w:t xml:space="preserve"> </w:t>
            </w:r>
            <w:r w:rsidRPr="00715148">
              <w:t xml:space="preserve">контроль вызывается, если поле «Реестровый </w:t>
            </w:r>
            <w:r w:rsidRPr="00715148">
              <w:lastRenderedPageBreak/>
              <w:t>номер процедуры заключенного контракта» (termination/number) заполнено)</w:t>
            </w:r>
          </w:p>
        </w:tc>
        <w:tc>
          <w:tcPr>
            <w:tcW w:w="1138" w:type="pct"/>
            <w:gridSpan w:val="4"/>
          </w:tcPr>
          <w:p w14:paraId="4F2534EB" w14:textId="3F7B24C1" w:rsidR="00715148" w:rsidRDefault="00715148" w:rsidP="00715148">
            <w:pPr>
              <w:pStyle w:val="ad"/>
              <w:jc w:val="left"/>
            </w:pPr>
            <w:r>
              <w:lastRenderedPageBreak/>
              <w:t xml:space="preserve">Доп. Соглашение с реестровым номером </w:t>
            </w:r>
            <w:r w:rsidRPr="002701F9">
              <w:t>&lt;</w:t>
            </w:r>
            <w:r w:rsidRPr="00A13C9F">
              <w:t xml:space="preserve"> Реестровый номер процедуры доп.соглашения</w:t>
            </w:r>
            <w:r w:rsidRPr="002701F9">
              <w:t xml:space="preserve"> &gt;</w:t>
            </w:r>
            <w:r>
              <w:t xml:space="preserve"> не связано с процедурой </w:t>
            </w:r>
            <w:r w:rsidRPr="002D272C">
              <w:t>заключенного контракта</w:t>
            </w:r>
            <w:r>
              <w:t xml:space="preserve"> с реестровым номером </w:t>
            </w:r>
            <w:r w:rsidRPr="001750A2">
              <w:t>&lt;</w:t>
            </w:r>
            <w:r w:rsidRPr="002D272C">
              <w:t xml:space="preserve"> Реестровый номер процедуры заключенного контракта</w:t>
            </w:r>
            <w:r w:rsidRPr="001750A2">
              <w:t xml:space="preserve"> &gt;</w:t>
            </w:r>
          </w:p>
        </w:tc>
      </w:tr>
      <w:tr w:rsidR="001E564C" w:rsidRPr="004142BD" w14:paraId="63B625FB" w14:textId="77777777" w:rsidTr="001E564C">
        <w:trPr>
          <w:trHeight w:val="348"/>
        </w:trPr>
        <w:tc>
          <w:tcPr>
            <w:tcW w:w="5000" w:type="pct"/>
            <w:gridSpan w:val="16"/>
          </w:tcPr>
          <w:p w14:paraId="0877AC69" w14:textId="77777777" w:rsidR="001E564C" w:rsidRDefault="001E564C" w:rsidP="001E564C">
            <w:pPr>
              <w:pStyle w:val="ad"/>
              <w:jc w:val="center"/>
              <w:rPr>
                <w:b/>
              </w:rPr>
            </w:pPr>
            <w:r>
              <w:rPr>
                <w:b/>
              </w:rPr>
              <w:t>Блок «</w:t>
            </w:r>
            <w:r w:rsidRPr="00614C57">
              <w:rPr>
                <w:b/>
              </w:rPr>
              <w:t>Информация о прекращении контракта (обязательств по контракту)</w:t>
            </w:r>
            <w:r>
              <w:rPr>
                <w:b/>
              </w:rPr>
              <w:t>» (</w:t>
            </w:r>
            <w:r w:rsidRPr="00614C57">
              <w:rPr>
                <w:b/>
              </w:rPr>
              <w:t>obligationsTermination</w:t>
            </w:r>
            <w:r>
              <w:rPr>
                <w:b/>
              </w:rPr>
              <w:t>)</w:t>
            </w:r>
          </w:p>
          <w:p w14:paraId="721DF79B" w14:textId="77777777" w:rsidR="001E564C" w:rsidRDefault="001E564C" w:rsidP="001E564C">
            <w:pPr>
              <w:pStyle w:val="ad"/>
              <w:jc w:val="left"/>
            </w:pPr>
            <w:r>
              <w:t>Поле</w:t>
            </w:r>
            <w:r w:rsidRPr="00614C57">
              <w:t xml:space="preserve"> «Причина прекращения обязательств (контракта)» (</w:t>
            </w:r>
            <w:r w:rsidRPr="00614C57">
              <w:rPr>
                <w:lang w:val="en-US"/>
              </w:rPr>
              <w:t>obligationsTermination</w:t>
            </w:r>
            <w:r w:rsidRPr="00614C57">
              <w:t>/</w:t>
            </w:r>
            <w:r w:rsidRPr="00614C57">
              <w:rPr>
                <w:lang w:val="en-US"/>
              </w:rPr>
              <w:t>reason</w:t>
            </w:r>
            <w:r w:rsidRPr="00614C57">
              <w:t>)</w:t>
            </w:r>
            <w:r>
              <w:t>. Принимается и сохраняется из пакета. Допустимые значения:</w:t>
            </w:r>
          </w:p>
          <w:p w14:paraId="02B0EFBF" w14:textId="77777777" w:rsidR="001E564C" w:rsidRDefault="001E564C" w:rsidP="001E564C">
            <w:pPr>
              <w:pStyle w:val="ad"/>
              <w:jc w:val="left"/>
            </w:pPr>
          </w:p>
          <w:p w14:paraId="58EA1E5E" w14:textId="77777777" w:rsidR="001E564C" w:rsidRDefault="001E564C" w:rsidP="001E564C">
            <w:pPr>
              <w:pStyle w:val="ad"/>
              <w:jc w:val="left"/>
            </w:pPr>
            <w:r>
              <w:t>1 - Окончание срока действия контракта;</w:t>
            </w:r>
          </w:p>
          <w:p w14:paraId="289BEDE5" w14:textId="77777777" w:rsidR="001E564C" w:rsidRDefault="001E564C" w:rsidP="001E564C">
            <w:pPr>
              <w:pStyle w:val="ad"/>
              <w:jc w:val="left"/>
            </w:pPr>
            <w:r>
              <w:t>2 - Ликвидация юридического лица, являющегося заказчиком;</w:t>
            </w:r>
          </w:p>
          <w:p w14:paraId="01022A56" w14:textId="77777777" w:rsidR="001E564C" w:rsidRDefault="001E564C" w:rsidP="001E564C">
            <w:pPr>
              <w:pStyle w:val="ad"/>
              <w:jc w:val="left"/>
            </w:pPr>
            <w:r>
              <w:t>3 - Ликвидация юридического лица, являющегося поставщиком (подрядчиком, исполнителем);</w:t>
            </w:r>
          </w:p>
          <w:p w14:paraId="4B1EC4F0" w14:textId="77777777" w:rsidR="001E564C" w:rsidRPr="00614C57" w:rsidRDefault="001E564C" w:rsidP="001E564C">
            <w:pPr>
              <w:pStyle w:val="ad"/>
              <w:jc w:val="left"/>
            </w:pPr>
            <w:r>
              <w:t>4 - Смерть гражданина, являющегося поставщиком (подрядчиком, исполнителем)</w:t>
            </w:r>
          </w:p>
          <w:p w14:paraId="7675FEA8" w14:textId="77777777" w:rsidR="001E564C" w:rsidRDefault="001E564C" w:rsidP="001E564C">
            <w:pPr>
              <w:pStyle w:val="ad"/>
              <w:jc w:val="left"/>
            </w:pPr>
          </w:p>
          <w:p w14:paraId="27B765AC" w14:textId="4A191C35" w:rsidR="001E564C" w:rsidRDefault="001E564C" w:rsidP="001E564C">
            <w:pPr>
              <w:pStyle w:val="ad"/>
              <w:jc w:val="left"/>
            </w:pPr>
            <w:r w:rsidRPr="00614C57">
              <w:t>При приеме контролируется недоп</w:t>
            </w:r>
            <w:r>
              <w:t>устимость указания значения 2 («</w:t>
            </w:r>
            <w:r w:rsidRPr="00614C57">
              <w:t>Ликвидация юридическо</w:t>
            </w:r>
            <w:r>
              <w:t>го лица, являющегося заказчиком»</w:t>
            </w:r>
            <w:r w:rsidRPr="00614C57">
              <w:t>)</w:t>
            </w:r>
            <w:r>
              <w:t xml:space="preserve"> (</w:t>
            </w:r>
            <w:r w:rsidR="00EF34F6" w:rsidRPr="007B7C85">
              <w:t>РК_ИК_0506</w:t>
            </w:r>
            <w:r>
              <w:t>)</w:t>
            </w:r>
          </w:p>
          <w:p w14:paraId="41C44E07" w14:textId="171B8E55" w:rsidR="001E564C" w:rsidRDefault="001E564C" w:rsidP="001E564C">
            <w:pPr>
              <w:pStyle w:val="ad"/>
              <w:jc w:val="left"/>
            </w:pPr>
            <w:r>
              <w:t>Значение 3 («Ликвидация юридического лица, являющегося поставщиком (подрядчиком, исполнителем)» может быть указано, если</w:t>
            </w:r>
            <w:r w:rsidRPr="00614C57">
              <w:t xml:space="preserve"> существует хотя бы одна запись в связанном СГК, в которой выбран вид поставщика: «Юридическое лицо иностранного государства»</w:t>
            </w:r>
            <w:r w:rsidR="00EF34F6">
              <w:t xml:space="preserve"> (РК_ИК_0507)</w:t>
            </w:r>
            <w:r>
              <w:t>.</w:t>
            </w:r>
          </w:p>
          <w:p w14:paraId="22F23484" w14:textId="6DAAA7C4" w:rsidR="001E564C" w:rsidRDefault="001E564C" w:rsidP="001E564C">
            <w:pPr>
              <w:pStyle w:val="ad"/>
              <w:jc w:val="left"/>
            </w:pPr>
            <w:r>
              <w:t xml:space="preserve">Значение 4 («Смерть гражданина, являющегося поставщиком (подрядчиком, исполнителем)» может быть указано, если </w:t>
            </w:r>
            <w:r w:rsidRPr="007B0A11">
              <w:t>в связанном СГК указан поставщик</w:t>
            </w:r>
            <w:r>
              <w:t xml:space="preserve"> «</w:t>
            </w:r>
            <w:r w:rsidRPr="007B0A11">
              <w:t>Физическое лицо РФ</w:t>
            </w:r>
            <w:r>
              <w:t>» или «</w:t>
            </w:r>
            <w:r w:rsidRPr="007B0A11">
              <w:t>Физическое лицо иностранного государства</w:t>
            </w:r>
            <w:r w:rsidR="00EF34F6">
              <w:t>» (РК_ИК_0507).</w:t>
            </w:r>
          </w:p>
          <w:p w14:paraId="40D57ADA" w14:textId="77777777" w:rsidR="001E564C" w:rsidRDefault="001E564C" w:rsidP="001E564C">
            <w:pPr>
              <w:pStyle w:val="ad"/>
              <w:jc w:val="left"/>
            </w:pPr>
          </w:p>
          <w:p w14:paraId="58D6E14C" w14:textId="77777777" w:rsidR="001E564C" w:rsidRDefault="001E564C" w:rsidP="001E564C">
            <w:pPr>
              <w:pStyle w:val="ad"/>
              <w:jc w:val="left"/>
            </w:pPr>
            <w:r>
              <w:t>Поле</w:t>
            </w:r>
            <w:r w:rsidRPr="007B0A11">
              <w:t xml:space="preserve"> «Дата прекращения контракта (обязательств по контракту)» (</w:t>
            </w:r>
            <w:r w:rsidRPr="007B0A11">
              <w:rPr>
                <w:lang w:val="en-US"/>
              </w:rPr>
              <w:t>obligationsTermination</w:t>
            </w:r>
            <w:r w:rsidRPr="007B0A11">
              <w:t>/</w:t>
            </w:r>
            <w:r w:rsidRPr="007B0A11">
              <w:rPr>
                <w:lang w:val="en-US"/>
              </w:rPr>
              <w:t>terminationDate</w:t>
            </w:r>
            <w:r w:rsidRPr="007B0A11">
              <w:t>)</w:t>
            </w:r>
            <w:r>
              <w:t xml:space="preserve"> принимается из пакета.</w:t>
            </w:r>
          </w:p>
          <w:p w14:paraId="468E1439" w14:textId="77777777" w:rsidR="001E564C" w:rsidRDefault="001E564C" w:rsidP="001E564C">
            <w:pPr>
              <w:pStyle w:val="ad"/>
              <w:jc w:val="left"/>
            </w:pPr>
          </w:p>
          <w:p w14:paraId="53AAB2F6" w14:textId="77777777" w:rsidR="001E564C" w:rsidRDefault="001E564C" w:rsidP="001E564C">
            <w:pPr>
              <w:pStyle w:val="ad"/>
              <w:jc w:val="left"/>
            </w:pPr>
            <w:r>
              <w:t>Поле</w:t>
            </w:r>
            <w:r w:rsidRPr="007B0A11">
              <w:t xml:space="preserve"> «Дополнительная информация» (</w:t>
            </w:r>
            <w:r w:rsidRPr="007B0A11">
              <w:rPr>
                <w:lang w:val="en-US"/>
              </w:rPr>
              <w:t>obligationsTermination</w:t>
            </w:r>
            <w:r w:rsidRPr="007B0A11">
              <w:t>/</w:t>
            </w:r>
            <w:r w:rsidRPr="007B0A11">
              <w:rPr>
                <w:lang w:val="en-US"/>
              </w:rPr>
              <w:t>addInformation</w:t>
            </w:r>
            <w:r w:rsidRPr="007B0A11">
              <w:t>)</w:t>
            </w:r>
            <w:r>
              <w:t xml:space="preserve"> принимается из пакета.</w:t>
            </w:r>
          </w:p>
          <w:p w14:paraId="56A0628E" w14:textId="77777777" w:rsidR="001E564C" w:rsidRDefault="001E564C" w:rsidP="001E564C">
            <w:pPr>
              <w:pStyle w:val="ad"/>
              <w:jc w:val="left"/>
            </w:pPr>
          </w:p>
          <w:p w14:paraId="61F1BD99" w14:textId="77777777" w:rsidR="001E564C" w:rsidRDefault="001E564C" w:rsidP="001E564C">
            <w:pPr>
              <w:pStyle w:val="ad"/>
              <w:jc w:val="left"/>
            </w:pPr>
            <w:r>
              <w:t>Блок</w:t>
            </w:r>
            <w:r w:rsidRPr="007B0A11">
              <w:t xml:space="preserve"> «Документ, подтверждающий прекращение обязательств» (</w:t>
            </w:r>
            <w:r w:rsidRPr="007B0A11">
              <w:rPr>
                <w:lang w:val="en-US"/>
              </w:rPr>
              <w:t>obligationsTermination</w:t>
            </w:r>
            <w:r w:rsidRPr="007B0A11">
              <w:t>/</w:t>
            </w:r>
            <w:r w:rsidRPr="007B0A11">
              <w:rPr>
                <w:lang w:val="en-US"/>
              </w:rPr>
              <w:t>docTermination</w:t>
            </w:r>
            <w:r w:rsidRPr="007B0A11">
              <w:t>)</w:t>
            </w:r>
            <w:r>
              <w:t xml:space="preserve">. </w:t>
            </w:r>
            <w:r w:rsidRPr="007B0A11">
              <w:t>Принимается и сохраняется, если в поле "Причина" (obligationsTerminati</w:t>
            </w:r>
            <w:r>
              <w:t>on/reason) не указано значение 4</w:t>
            </w:r>
            <w:r w:rsidRPr="007B0A11">
              <w:t xml:space="preserve"> - «Смерть поставщика (подрядчика, исполнителя), являющегося физическим лицом»</w:t>
            </w:r>
            <w:r>
              <w:t>.</w:t>
            </w:r>
          </w:p>
          <w:p w14:paraId="12037286" w14:textId="77777777" w:rsidR="001E564C" w:rsidRDefault="001E564C" w:rsidP="001E564C">
            <w:pPr>
              <w:pStyle w:val="ad"/>
              <w:jc w:val="left"/>
            </w:pPr>
          </w:p>
          <w:p w14:paraId="294D2D49" w14:textId="77777777" w:rsidR="001E564C" w:rsidRDefault="001E564C" w:rsidP="001E564C">
            <w:pPr>
              <w:pStyle w:val="ad"/>
              <w:jc w:val="left"/>
            </w:pPr>
            <w:r>
              <w:t>Блок «</w:t>
            </w:r>
            <w:r w:rsidRPr="007B0A11">
              <w:t>Документ, подтверждающий смерть гражданина, являющегося поставщиком (подрядчиком, исполнителем)</w:t>
            </w:r>
            <w:r>
              <w:t>» (</w:t>
            </w:r>
            <w:r w:rsidRPr="007B0A11">
              <w:t>obligationsTermination/docTerminationSupplierDeath</w:t>
            </w:r>
            <w:r>
              <w:t xml:space="preserve">). </w:t>
            </w:r>
            <w:r w:rsidRPr="007B0A11">
              <w:t>Принимается и сохраняется, если в поле "Причина" (obligationsTermination/reason) указано значение 4 - «Смерть поставщика (подрядчика, исполнителя), являющегося физическим лицом»</w:t>
            </w:r>
            <w:r>
              <w:t>. Данный блок и прикрепленные документы в рамках этого блока не отображаются на Официальном сайте ЕИС.</w:t>
            </w:r>
          </w:p>
          <w:p w14:paraId="10CF229D" w14:textId="77777777" w:rsidR="001E564C" w:rsidRDefault="001E564C" w:rsidP="001E564C">
            <w:pPr>
              <w:pStyle w:val="ad"/>
              <w:jc w:val="left"/>
            </w:pPr>
            <w:r>
              <w:t>Документы, загружаемые в этот блок, помещаются в закрытое файловое хранилище ЕИС вне зависимости от признака сокрытия контракта.</w:t>
            </w:r>
          </w:p>
          <w:p w14:paraId="4EE5DF59" w14:textId="77777777" w:rsidR="001E564C" w:rsidRDefault="001E564C" w:rsidP="00715148">
            <w:pPr>
              <w:pStyle w:val="ad"/>
              <w:jc w:val="left"/>
            </w:pPr>
          </w:p>
        </w:tc>
      </w:tr>
      <w:tr w:rsidR="001E564C" w:rsidRPr="004142BD" w14:paraId="6472A16F" w14:textId="77777777" w:rsidTr="00834157">
        <w:trPr>
          <w:trHeight w:val="348"/>
        </w:trPr>
        <w:tc>
          <w:tcPr>
            <w:tcW w:w="819" w:type="pct"/>
            <w:gridSpan w:val="3"/>
          </w:tcPr>
          <w:p w14:paraId="04C7934D" w14:textId="5D6E6EE7" w:rsidR="001E564C" w:rsidRDefault="007B7C85" w:rsidP="00715148">
            <w:pPr>
              <w:pStyle w:val="ad"/>
              <w:jc w:val="left"/>
            </w:pPr>
            <w:r w:rsidRPr="007B7C85">
              <w:t>РК_ИК_0506</w:t>
            </w:r>
          </w:p>
        </w:tc>
        <w:tc>
          <w:tcPr>
            <w:tcW w:w="579" w:type="pct"/>
            <w:gridSpan w:val="2"/>
          </w:tcPr>
          <w:p w14:paraId="776AACC3" w14:textId="77777777" w:rsidR="001E564C" w:rsidRPr="001C0184" w:rsidRDefault="001E564C" w:rsidP="00715148">
            <w:pPr>
              <w:pStyle w:val="ad"/>
              <w:jc w:val="left"/>
            </w:pPr>
          </w:p>
        </w:tc>
        <w:tc>
          <w:tcPr>
            <w:tcW w:w="1129" w:type="pct"/>
            <w:gridSpan w:val="6"/>
          </w:tcPr>
          <w:p w14:paraId="5272B318" w14:textId="51FB28CA" w:rsidR="001E564C" w:rsidRPr="00A13C9F" w:rsidRDefault="007B7C85" w:rsidP="00715148">
            <w:pPr>
              <w:pStyle w:val="ad"/>
              <w:jc w:val="left"/>
            </w:pPr>
            <w:r w:rsidRPr="007B7C85">
              <w:t>«Причина прекращения обязательств (контракта)» (obligationsTermination/reason)</w:t>
            </w:r>
          </w:p>
        </w:tc>
        <w:tc>
          <w:tcPr>
            <w:tcW w:w="1335" w:type="pct"/>
          </w:tcPr>
          <w:p w14:paraId="154D7C1C" w14:textId="3C34CD21" w:rsidR="001E564C" w:rsidRDefault="00C4597B" w:rsidP="00715148">
            <w:pPr>
              <w:pStyle w:val="ad"/>
              <w:jc w:val="left"/>
            </w:pPr>
            <w:r>
              <w:t xml:space="preserve">Контролируется </w:t>
            </w:r>
            <w:r w:rsidRPr="00614C57">
              <w:t>недоп</w:t>
            </w:r>
            <w:r>
              <w:t>устимость указания значения 2 («</w:t>
            </w:r>
            <w:r w:rsidRPr="00614C57">
              <w:t>Ликвидация юридическо</w:t>
            </w:r>
            <w:r>
              <w:t>го лица, являющегося заказчиком»</w:t>
            </w:r>
            <w:r w:rsidRPr="00614C57">
              <w:t>)</w:t>
            </w:r>
          </w:p>
        </w:tc>
        <w:tc>
          <w:tcPr>
            <w:tcW w:w="1138" w:type="pct"/>
            <w:gridSpan w:val="4"/>
          </w:tcPr>
          <w:p w14:paraId="589EF039" w14:textId="0CE760C0" w:rsidR="001E564C" w:rsidRDefault="00C4597B" w:rsidP="00715148">
            <w:pPr>
              <w:pStyle w:val="ad"/>
              <w:jc w:val="left"/>
            </w:pPr>
            <w:r w:rsidRPr="007B7C85">
              <w:t>Причина прекращения обязательств (контракта)</w:t>
            </w:r>
            <w:r>
              <w:t xml:space="preserve"> 2 «</w:t>
            </w:r>
            <w:r w:rsidRPr="00614C57">
              <w:t>Ликвидация юридическо</w:t>
            </w:r>
            <w:r>
              <w:t>го лица, являющегося заказчиком» не может быть указана</w:t>
            </w:r>
          </w:p>
        </w:tc>
      </w:tr>
      <w:tr w:rsidR="00C4597B" w:rsidRPr="004142BD" w14:paraId="16078274" w14:textId="77777777" w:rsidTr="00834157">
        <w:trPr>
          <w:trHeight w:val="348"/>
        </w:trPr>
        <w:tc>
          <w:tcPr>
            <w:tcW w:w="819" w:type="pct"/>
            <w:gridSpan w:val="3"/>
          </w:tcPr>
          <w:p w14:paraId="592A1A45" w14:textId="3CA108E9" w:rsidR="00C4597B" w:rsidRPr="007B7C85" w:rsidRDefault="00C4597B" w:rsidP="00C4597B">
            <w:pPr>
              <w:pStyle w:val="ad"/>
              <w:jc w:val="left"/>
            </w:pPr>
            <w:r w:rsidRPr="007B7C85">
              <w:lastRenderedPageBreak/>
              <w:t>РК_ИК_050</w:t>
            </w:r>
            <w:r w:rsidR="00637BAF">
              <w:t>7</w:t>
            </w:r>
          </w:p>
        </w:tc>
        <w:tc>
          <w:tcPr>
            <w:tcW w:w="579" w:type="pct"/>
            <w:gridSpan w:val="2"/>
          </w:tcPr>
          <w:p w14:paraId="3F3EB470" w14:textId="77777777" w:rsidR="00C4597B" w:rsidRPr="001C0184" w:rsidRDefault="00C4597B" w:rsidP="00C4597B">
            <w:pPr>
              <w:pStyle w:val="ad"/>
              <w:jc w:val="left"/>
            </w:pPr>
          </w:p>
        </w:tc>
        <w:tc>
          <w:tcPr>
            <w:tcW w:w="1129" w:type="pct"/>
            <w:gridSpan w:val="6"/>
          </w:tcPr>
          <w:p w14:paraId="639D11B0" w14:textId="2AB864F7" w:rsidR="00C4597B" w:rsidRPr="007B7C85" w:rsidRDefault="00C4597B" w:rsidP="00C4597B">
            <w:pPr>
              <w:pStyle w:val="ad"/>
              <w:jc w:val="left"/>
            </w:pPr>
            <w:r w:rsidRPr="007B7C85">
              <w:t>«Причина прекращения обязательств (контракта)» (obligationsTermination/reason)</w:t>
            </w:r>
          </w:p>
        </w:tc>
        <w:tc>
          <w:tcPr>
            <w:tcW w:w="1335" w:type="pct"/>
          </w:tcPr>
          <w:p w14:paraId="78E80696" w14:textId="0E0A8348" w:rsidR="00C4597B" w:rsidRDefault="00C4597B" w:rsidP="00637BAF">
            <w:pPr>
              <w:pStyle w:val="ad"/>
              <w:jc w:val="left"/>
            </w:pPr>
            <w:r>
              <w:t xml:space="preserve">1. </w:t>
            </w:r>
            <w:r w:rsidR="00637BAF">
              <w:t xml:space="preserve">В поле </w:t>
            </w:r>
            <w:r w:rsidR="00637BAF" w:rsidRPr="007B7C85">
              <w:t>«Причина прекращения обязательств (контракта)» (obligationsTermination/reason)</w:t>
            </w:r>
            <w:r w:rsidR="00637BAF">
              <w:t xml:space="preserve"> может быть указано з</w:t>
            </w:r>
            <w:r w:rsidR="00654C99" w:rsidRPr="00654C99">
              <w:t>начение 3 («Ликвидация юридического лица, являющего</w:t>
            </w:r>
            <w:r w:rsidR="00637BAF">
              <w:t>ся поставщиком (подрядчиком, ис</w:t>
            </w:r>
            <w:r w:rsidR="00654C99" w:rsidRPr="00654C99">
              <w:t>полнителем)», если существует хотя бы одна запись в связанном СГК, в которой выбран вид поставщика: «Юридическое лицо иностранного государства»</w:t>
            </w:r>
            <w:r w:rsidR="00637BAF">
              <w:t xml:space="preserve"> (возвращаемая ошибка 1)</w:t>
            </w:r>
          </w:p>
          <w:p w14:paraId="1BBC8773" w14:textId="11BA4CC6" w:rsidR="00637BAF" w:rsidRDefault="00637BAF" w:rsidP="00637BAF">
            <w:pPr>
              <w:pStyle w:val="ad"/>
              <w:jc w:val="left"/>
            </w:pPr>
            <w:r>
              <w:t xml:space="preserve">2. В поле </w:t>
            </w:r>
            <w:r w:rsidRPr="007B7C85">
              <w:t>«Причина прекращения обязательств (контракта)» (obligationsTermination/reason)</w:t>
            </w:r>
            <w:r>
              <w:t xml:space="preserve"> может быть указано з</w:t>
            </w:r>
            <w:r w:rsidRPr="00654C99">
              <w:t>начение</w:t>
            </w:r>
            <w:r>
              <w:t xml:space="preserve"> </w:t>
            </w:r>
            <w:r w:rsidRPr="00637BAF">
              <w:t>4 («Смерть гражданина, являющегося поставщиком (подрядчиком, исполнителем)»</w:t>
            </w:r>
            <w:r>
              <w:t>)</w:t>
            </w:r>
            <w:r w:rsidRPr="00637BAF">
              <w:t>, если в связанном СГК указан поставщик «Физическое лицо РФ» или «Физиче-ское лицо иностранного государства»</w:t>
            </w:r>
            <w:r>
              <w:t xml:space="preserve"> (возвращаемая ошибка 2)</w:t>
            </w:r>
          </w:p>
        </w:tc>
        <w:tc>
          <w:tcPr>
            <w:tcW w:w="1138" w:type="pct"/>
            <w:gridSpan w:val="4"/>
          </w:tcPr>
          <w:p w14:paraId="4BA151A3" w14:textId="05C0C95A" w:rsidR="00C4597B" w:rsidRDefault="00637BAF" w:rsidP="00637BAF">
            <w:pPr>
              <w:pStyle w:val="ad"/>
              <w:jc w:val="left"/>
            </w:pPr>
            <w:r>
              <w:t>1.</w:t>
            </w:r>
            <w:r w:rsidRPr="007B7C85">
              <w:t xml:space="preserve"> Причина прекращения обязательств (контракта)</w:t>
            </w:r>
            <w:r w:rsidRPr="00654C99">
              <w:t xml:space="preserve"> 3 («Ликвидация юридического лица, являющего</w:t>
            </w:r>
            <w:r>
              <w:t>ся поставщиком (подрядчиком, ис</w:t>
            </w:r>
            <w:r w:rsidRPr="00654C99">
              <w:t>полнителем)»</w:t>
            </w:r>
            <w:r>
              <w:t xml:space="preserve"> не может быть указана, т. к. </w:t>
            </w:r>
            <w:r w:rsidRPr="00654C99">
              <w:t>в связанном СГК</w:t>
            </w:r>
            <w:r>
              <w:t xml:space="preserve"> нет ни одного поставщика с типом</w:t>
            </w:r>
            <w:r w:rsidRPr="00654C99">
              <w:t xml:space="preserve"> «Юридическое лицо иностранного государства»</w:t>
            </w:r>
          </w:p>
          <w:p w14:paraId="2AA4F995" w14:textId="6D172EFE" w:rsidR="00637BAF" w:rsidRPr="007B7C85" w:rsidRDefault="00637BAF" w:rsidP="00637BAF">
            <w:pPr>
              <w:pStyle w:val="ad"/>
              <w:jc w:val="left"/>
            </w:pPr>
            <w:r>
              <w:t>2.</w:t>
            </w:r>
            <w:r w:rsidRPr="007B7C85">
              <w:t xml:space="preserve"> Причина прекращения обязательств (контракта)</w:t>
            </w:r>
            <w:r>
              <w:t xml:space="preserve"> </w:t>
            </w:r>
            <w:r w:rsidRPr="00637BAF">
              <w:t>4 («Смерть гражданина, являющегося поставщиком (подрядчиком, исполнителем)»</w:t>
            </w:r>
            <w:r>
              <w:t xml:space="preserve">) не может быть указана, т. к. </w:t>
            </w:r>
            <w:r w:rsidRPr="00654C99">
              <w:t>в связанном СГК</w:t>
            </w:r>
            <w:r>
              <w:t xml:space="preserve"> нет поставщика с типом </w:t>
            </w:r>
            <w:r w:rsidRPr="00637BAF">
              <w:t>«Физическое лицо РФ» или «Физиче-ское лицо иностранного государства»</w:t>
            </w:r>
          </w:p>
        </w:tc>
      </w:tr>
      <w:tr w:rsidR="005A7F7F" w:rsidRPr="004142BD" w14:paraId="0BAB3C60" w14:textId="77777777" w:rsidTr="00834157">
        <w:trPr>
          <w:trHeight w:val="348"/>
        </w:trPr>
        <w:tc>
          <w:tcPr>
            <w:tcW w:w="819" w:type="pct"/>
            <w:gridSpan w:val="3"/>
          </w:tcPr>
          <w:p w14:paraId="5727C74D" w14:textId="37D3F94B" w:rsidR="005A7F7F" w:rsidRPr="007B7C85" w:rsidRDefault="005A7F7F" w:rsidP="005A7F7F">
            <w:pPr>
              <w:pStyle w:val="ad"/>
              <w:jc w:val="left"/>
            </w:pPr>
            <w:r>
              <w:t>РК_ИК_0514</w:t>
            </w:r>
          </w:p>
        </w:tc>
        <w:tc>
          <w:tcPr>
            <w:tcW w:w="579" w:type="pct"/>
            <w:gridSpan w:val="2"/>
          </w:tcPr>
          <w:p w14:paraId="2C15AA51" w14:textId="77777777" w:rsidR="005A7F7F" w:rsidRPr="001C0184" w:rsidRDefault="005A7F7F" w:rsidP="005A7F7F">
            <w:pPr>
              <w:pStyle w:val="ad"/>
              <w:jc w:val="left"/>
            </w:pPr>
          </w:p>
        </w:tc>
        <w:tc>
          <w:tcPr>
            <w:tcW w:w="1129" w:type="pct"/>
            <w:gridSpan w:val="6"/>
          </w:tcPr>
          <w:p w14:paraId="5633BAFE" w14:textId="5A0F8650" w:rsidR="005A7F7F" w:rsidRPr="007B7C85" w:rsidRDefault="005A7F7F" w:rsidP="005A7F7F">
            <w:pPr>
              <w:pStyle w:val="ad"/>
              <w:jc w:val="left"/>
            </w:pPr>
            <w:r w:rsidRPr="00260A7A">
              <w:t>«Информация о прекращении контракта (обязательств по контракту)» (obligationsTermination)</w:t>
            </w:r>
          </w:p>
        </w:tc>
        <w:tc>
          <w:tcPr>
            <w:tcW w:w="1335" w:type="pct"/>
          </w:tcPr>
          <w:p w14:paraId="19998CC0" w14:textId="20A0A3A0" w:rsidR="005A7F7F" w:rsidRDefault="005A7F7F" w:rsidP="005A7F7F">
            <w:pPr>
              <w:pStyle w:val="ad"/>
              <w:jc w:val="left"/>
            </w:pPr>
            <w:r>
              <w:t>Если в пакете задан проверяемый блок и</w:t>
            </w:r>
            <w:r w:rsidRPr="00952C1D">
              <w:t xml:space="preserve"> если по контракту уже существуют такие сведения, а пакет не является изменением этих сведений</w:t>
            </w:r>
            <w:r>
              <w:t>, то срабатывает контроль</w:t>
            </w:r>
          </w:p>
        </w:tc>
        <w:tc>
          <w:tcPr>
            <w:tcW w:w="1138" w:type="pct"/>
            <w:gridSpan w:val="4"/>
          </w:tcPr>
          <w:p w14:paraId="32B9597F" w14:textId="4DB1EE91" w:rsidR="005A7F7F" w:rsidRDefault="005A7F7F" w:rsidP="005A7F7F">
            <w:pPr>
              <w:pStyle w:val="ad"/>
              <w:jc w:val="left"/>
            </w:pPr>
            <w:r w:rsidRPr="00952C1D">
              <w:t xml:space="preserve">В БД уже существует </w:t>
            </w:r>
            <w:r>
              <w:t>и</w:t>
            </w:r>
            <w:r w:rsidRPr="00260A7A">
              <w:t>нформация о прекращении контракта</w:t>
            </w:r>
            <w:r w:rsidRPr="00952C1D">
              <w:t xml:space="preserve"> с такими же реестровым номером</w:t>
            </w:r>
          </w:p>
        </w:tc>
      </w:tr>
      <w:tr w:rsidR="005A7F7F" w:rsidRPr="002E08E3" w14:paraId="794ECA76" w14:textId="77777777" w:rsidTr="00AE71B4">
        <w:trPr>
          <w:trHeight w:val="348"/>
        </w:trPr>
        <w:tc>
          <w:tcPr>
            <w:tcW w:w="5000" w:type="pct"/>
            <w:gridSpan w:val="16"/>
          </w:tcPr>
          <w:p w14:paraId="6FCB8B5D" w14:textId="77777777" w:rsidR="005A7F7F" w:rsidRDefault="005A7F7F" w:rsidP="005A7F7F">
            <w:pPr>
              <w:pStyle w:val="ad"/>
              <w:jc w:val="left"/>
            </w:pPr>
          </w:p>
          <w:p w14:paraId="31108CEB" w14:textId="77777777" w:rsidR="005A7F7F" w:rsidRPr="007B0A11" w:rsidRDefault="005A7F7F" w:rsidP="005A7F7F">
            <w:pPr>
              <w:pStyle w:val="ad"/>
              <w:jc w:val="center"/>
              <w:rPr>
                <w:b/>
              </w:rPr>
            </w:pPr>
          </w:p>
          <w:p w14:paraId="73FAB992" w14:textId="3E788845" w:rsidR="005A7F7F" w:rsidRDefault="005A7F7F" w:rsidP="005A7F7F">
            <w:pPr>
              <w:pStyle w:val="ad"/>
              <w:jc w:val="center"/>
              <w:rPr>
                <w:b/>
              </w:rPr>
            </w:pPr>
            <w:r w:rsidRPr="004F2BE8">
              <w:rPr>
                <w:b/>
              </w:rPr>
              <w:t>Блок «Информация о возврате поставщиком (подрядчиком, исполнителем) переплаты по контракту»(refundOverpaymentsInfo)</w:t>
            </w:r>
          </w:p>
          <w:p w14:paraId="79AD52C0" w14:textId="4C50E364" w:rsidR="005A7F7F" w:rsidRDefault="005A7F7F" w:rsidP="005A7F7F">
            <w:pPr>
              <w:pStyle w:val="ad"/>
            </w:pPr>
            <w:r>
              <w:t>Блоки:</w:t>
            </w:r>
          </w:p>
          <w:p w14:paraId="6D179CF8" w14:textId="792C1031" w:rsidR="005A7F7F" w:rsidRDefault="005A7F7F" w:rsidP="005A7F7F">
            <w:pPr>
              <w:pStyle w:val="ad"/>
            </w:pPr>
          </w:p>
          <w:p w14:paraId="2A762B87" w14:textId="6F84AB0D" w:rsidR="005A7F7F" w:rsidRDefault="005A7F7F" w:rsidP="005A7F7F">
            <w:pPr>
              <w:pStyle w:val="ad"/>
            </w:pPr>
            <w:r>
              <w:t>«</w:t>
            </w:r>
            <w:r w:rsidRPr="00053A13">
              <w:t>Информация об исполнении</w:t>
            </w:r>
            <w:r>
              <w:t>» (</w:t>
            </w:r>
            <w:r w:rsidRPr="00053A13">
              <w:t>executions</w:t>
            </w:r>
            <w:r>
              <w:t xml:space="preserve">) </w:t>
            </w:r>
          </w:p>
          <w:p w14:paraId="4FA30C9B" w14:textId="6DB20FFC" w:rsidR="005A7F7F" w:rsidRDefault="005A7F7F" w:rsidP="005A7F7F">
            <w:pPr>
              <w:pStyle w:val="ad"/>
            </w:pPr>
          </w:p>
          <w:p w14:paraId="631C3600" w14:textId="35ECA412" w:rsidR="005A7F7F" w:rsidRDefault="005A7F7F" w:rsidP="005A7F7F">
            <w:pPr>
              <w:pStyle w:val="ad"/>
            </w:pPr>
            <w:r>
              <w:lastRenderedPageBreak/>
              <w:t>«</w:t>
            </w:r>
            <w:r w:rsidRPr="00053A13">
              <w:t>Информация об исполнении обязательств по предоставленной гарантии качества товаров, работ, услуг</w:t>
            </w:r>
            <w:r>
              <w:t>» (</w:t>
            </w:r>
            <w:r w:rsidRPr="00053A13">
              <w:t>executionObligationGuarantee</w:t>
            </w:r>
            <w:r>
              <w:t>)</w:t>
            </w:r>
          </w:p>
          <w:p w14:paraId="525F20E7" w14:textId="5D82E600" w:rsidR="005A7F7F" w:rsidRDefault="005A7F7F" w:rsidP="005A7F7F">
            <w:pPr>
              <w:pStyle w:val="ad"/>
            </w:pPr>
          </w:p>
          <w:p w14:paraId="01BE7B53" w14:textId="12D25728" w:rsidR="005A7F7F" w:rsidRDefault="005A7F7F" w:rsidP="005A7F7F">
            <w:pPr>
              <w:pStyle w:val="ad"/>
            </w:pPr>
            <w:r>
              <w:t>«</w:t>
            </w:r>
            <w:r w:rsidRPr="00053A13">
              <w:t>Информация о расторжении контракта</w:t>
            </w:r>
            <w:r>
              <w:t>» (</w:t>
            </w:r>
            <w:r w:rsidRPr="00053A13">
              <w:t>termination</w:t>
            </w:r>
            <w:r>
              <w:t>)</w:t>
            </w:r>
          </w:p>
          <w:p w14:paraId="2A665F24" w14:textId="48AA9307" w:rsidR="005A7F7F" w:rsidRDefault="005A7F7F" w:rsidP="005A7F7F">
            <w:pPr>
              <w:pStyle w:val="ad"/>
            </w:pPr>
          </w:p>
          <w:p w14:paraId="52D76189" w14:textId="0304029B" w:rsidR="005A7F7F" w:rsidRDefault="005A7F7F" w:rsidP="005A7F7F">
            <w:pPr>
              <w:pStyle w:val="ad"/>
            </w:pPr>
            <w:r>
              <w:t>«</w:t>
            </w:r>
            <w:r w:rsidRPr="00053A13">
              <w:t xml:space="preserve">Информация о прекращении обязательств поставщика, обеспеченных </w:t>
            </w:r>
            <w:r>
              <w:t>независимой</w:t>
            </w:r>
            <w:r w:rsidRPr="00053A13">
              <w:t xml:space="preserve"> гарантией</w:t>
            </w:r>
            <w:r>
              <w:t>» (</w:t>
            </w:r>
            <w:r w:rsidRPr="00053A13">
              <w:t>bankGuaranteeTermination</w:t>
            </w:r>
            <w:r>
              <w:t>)</w:t>
            </w:r>
          </w:p>
          <w:p w14:paraId="2FE6139A" w14:textId="36EBB8E2" w:rsidR="005A7F7F" w:rsidRDefault="005A7F7F" w:rsidP="005A7F7F">
            <w:pPr>
              <w:pStyle w:val="ad"/>
            </w:pPr>
          </w:p>
          <w:p w14:paraId="0C208514" w14:textId="2ACE2C2D" w:rsidR="005A7F7F" w:rsidRDefault="005A7F7F" w:rsidP="005A7F7F">
            <w:pPr>
              <w:pStyle w:val="ad"/>
            </w:pPr>
            <w:r>
              <w:t>«</w:t>
            </w:r>
            <w:r w:rsidRPr="00053A13">
              <w:t>Информация о неустойках (штрафах, пени)</w:t>
            </w:r>
            <w:r>
              <w:t>» (</w:t>
            </w:r>
            <w:r w:rsidRPr="00053A13">
              <w:t>penalties</w:t>
            </w:r>
            <w:r>
              <w:t>)</w:t>
            </w:r>
          </w:p>
          <w:p w14:paraId="42817F82" w14:textId="75CAE0A3" w:rsidR="005A7F7F" w:rsidRDefault="005A7F7F" w:rsidP="005A7F7F">
            <w:pPr>
              <w:pStyle w:val="ad"/>
            </w:pPr>
          </w:p>
          <w:p w14:paraId="0318B572" w14:textId="5C8E4D20" w:rsidR="005A7F7F" w:rsidRDefault="005A7F7F" w:rsidP="005A7F7F">
            <w:pPr>
              <w:pStyle w:val="ad"/>
            </w:pPr>
            <w:r>
              <w:t>«</w:t>
            </w:r>
            <w:r w:rsidRPr="00053A13">
              <w:t>Информация о предоставлении заказчиком отсрочек уплаты неустойки (штрафа, пени) и (или) осуществления списания начисленных сумм неустойки (штрафа, пени)</w:t>
            </w:r>
            <w:r>
              <w:t>» (</w:t>
            </w:r>
            <w:r w:rsidRPr="00053A13">
              <w:t>delayWriteOffPenalties</w:t>
            </w:r>
            <w:r>
              <w:t>)</w:t>
            </w:r>
          </w:p>
          <w:p w14:paraId="4EA35273" w14:textId="5CC77DDF" w:rsidR="005A7F7F" w:rsidRDefault="005A7F7F" w:rsidP="005A7F7F">
            <w:pPr>
              <w:pStyle w:val="ad"/>
            </w:pPr>
          </w:p>
          <w:p w14:paraId="6C34C84C" w14:textId="4BE4B8A5" w:rsidR="005A7F7F" w:rsidRDefault="005A7F7F" w:rsidP="005A7F7F">
            <w:pPr>
              <w:pStyle w:val="ad"/>
            </w:pPr>
            <w:r>
              <w:t>«</w:t>
            </w:r>
            <w:r w:rsidRPr="00053A13">
              <w:t xml:space="preserve">Информация об уплате по </w:t>
            </w:r>
            <w:r>
              <w:t>независимой</w:t>
            </w:r>
            <w:r w:rsidRPr="00053A13">
              <w:t xml:space="preserve"> гарантии, выданной в обеспечении исполнения контракта</w:t>
            </w:r>
            <w:r>
              <w:t>» (</w:t>
            </w:r>
            <w:r w:rsidRPr="00053A13">
              <w:t>bankGuaranteePayment</w:t>
            </w:r>
            <w:r>
              <w:t>)</w:t>
            </w:r>
          </w:p>
          <w:p w14:paraId="3FB15DD3" w14:textId="29B6C649" w:rsidR="005A7F7F" w:rsidRDefault="005A7F7F" w:rsidP="005A7F7F">
            <w:pPr>
              <w:pStyle w:val="ad"/>
            </w:pPr>
          </w:p>
          <w:p w14:paraId="63E1A194" w14:textId="08E02692" w:rsidR="005A7F7F" w:rsidRDefault="005A7F7F" w:rsidP="005A7F7F">
            <w:pPr>
              <w:pStyle w:val="ad"/>
            </w:pPr>
            <w:r>
              <w:t>«</w:t>
            </w:r>
            <w:r w:rsidRPr="00053A13">
              <w:t>Сведения об удержании денежных средств, перечисленных в качестве обеспечения исполнения контракта</w:t>
            </w:r>
            <w:r>
              <w:t>» (</w:t>
            </w:r>
            <w:r w:rsidRPr="0004040E">
              <w:t>holdCashEnforcement</w:t>
            </w:r>
            <w:r>
              <w:t>)</w:t>
            </w:r>
          </w:p>
          <w:p w14:paraId="09949721" w14:textId="35595661" w:rsidR="005A7F7F" w:rsidRDefault="005A7F7F" w:rsidP="005A7F7F">
            <w:pPr>
              <w:pStyle w:val="ad"/>
            </w:pPr>
          </w:p>
          <w:p w14:paraId="3CDEEA43" w14:textId="62F14E98" w:rsidR="005A7F7F" w:rsidRDefault="005A7F7F" w:rsidP="005A7F7F">
            <w:pPr>
              <w:pStyle w:val="ad"/>
            </w:pPr>
            <w:r>
              <w:t>«</w:t>
            </w:r>
            <w:r w:rsidRPr="00053A13">
              <w:t>Документы, подтверждающие основания для расторжения контракта и начисления суммы возмещения фактически понесенного ущерба</w:t>
            </w:r>
            <w:r>
              <w:t>» (</w:t>
            </w:r>
            <w:r w:rsidRPr="0004040E">
              <w:t>terminationDocuments</w:t>
            </w:r>
            <w:r>
              <w:t>)</w:t>
            </w:r>
          </w:p>
          <w:p w14:paraId="5E60FD20" w14:textId="51196609" w:rsidR="005A7F7F" w:rsidRDefault="005A7F7F" w:rsidP="005A7F7F">
            <w:pPr>
              <w:pStyle w:val="ad"/>
            </w:pPr>
          </w:p>
          <w:p w14:paraId="566C551D" w14:textId="060C6BAB" w:rsidR="005A7F7F" w:rsidRDefault="005A7F7F" w:rsidP="005A7F7F">
            <w:pPr>
              <w:pStyle w:val="ad"/>
            </w:pPr>
            <w:r>
              <w:t>«</w:t>
            </w:r>
            <w:r w:rsidRPr="0004040E">
              <w:t>Документы, подтверждающие исполнение, оплату</w:t>
            </w:r>
            <w:r>
              <w:t>» (</w:t>
            </w:r>
            <w:r w:rsidRPr="0004040E">
              <w:t>paymentDocuments</w:t>
            </w:r>
            <w:r>
              <w:t>)</w:t>
            </w:r>
          </w:p>
          <w:p w14:paraId="4E589E31" w14:textId="1DC2A5CC" w:rsidR="005A7F7F" w:rsidRDefault="005A7F7F" w:rsidP="005A7F7F">
            <w:pPr>
              <w:pStyle w:val="ad"/>
            </w:pPr>
          </w:p>
          <w:p w14:paraId="3A2C01F0" w14:textId="2E383347" w:rsidR="005A7F7F" w:rsidRDefault="005A7F7F" w:rsidP="005A7F7F">
            <w:pPr>
              <w:pStyle w:val="ad"/>
            </w:pPr>
            <w:r>
              <w:t>«</w:t>
            </w:r>
            <w:r w:rsidRPr="0004040E">
              <w:t>Документы, подтверждающие приемку товара</w:t>
            </w:r>
            <w:r>
              <w:t>» (</w:t>
            </w:r>
            <w:r w:rsidRPr="0004040E">
              <w:t>receiptDocuments</w:t>
            </w:r>
            <w:r>
              <w:t>)</w:t>
            </w:r>
          </w:p>
          <w:p w14:paraId="3D13FE90" w14:textId="624017C1" w:rsidR="005A7F7F" w:rsidRDefault="005A7F7F" w:rsidP="005A7F7F">
            <w:pPr>
              <w:pStyle w:val="ad"/>
            </w:pPr>
          </w:p>
          <w:p w14:paraId="4FDC3E40" w14:textId="58762B2C" w:rsidR="005A7F7F" w:rsidRDefault="005A7F7F" w:rsidP="005A7F7F">
            <w:pPr>
              <w:pStyle w:val="ad"/>
            </w:pPr>
            <w:r>
              <w:t>«</w:t>
            </w:r>
            <w:r w:rsidRPr="0004040E">
              <w:t>Информация о стране происхождения товара</w:t>
            </w:r>
            <w:r>
              <w:t>» (</w:t>
            </w:r>
            <w:r w:rsidRPr="0004040E">
              <w:t>productOriginDocuments</w:t>
            </w:r>
            <w:r>
              <w:t>)</w:t>
            </w:r>
          </w:p>
          <w:p w14:paraId="486321D5" w14:textId="134F95CA" w:rsidR="005A7F7F" w:rsidRDefault="005A7F7F" w:rsidP="005A7F7F">
            <w:pPr>
              <w:pStyle w:val="ad"/>
            </w:pPr>
          </w:p>
          <w:p w14:paraId="6F3229E4" w14:textId="3449DE0D" w:rsidR="005A7F7F" w:rsidRDefault="005A7F7F" w:rsidP="005A7F7F">
            <w:pPr>
              <w:pStyle w:val="ad"/>
              <w:tabs>
                <w:tab w:val="left" w:pos="5085"/>
              </w:tabs>
            </w:pPr>
            <w:r>
              <w:t>«</w:t>
            </w:r>
            <w:r w:rsidRPr="0004040E">
              <w:t>Сведения о бюджетном обязательстве (БО)</w:t>
            </w:r>
            <w:r>
              <w:t>» (</w:t>
            </w:r>
            <w:r w:rsidRPr="0004040E">
              <w:t>budgetObligations</w:t>
            </w:r>
            <w:r>
              <w:t>)</w:t>
            </w:r>
          </w:p>
          <w:p w14:paraId="10D8751D" w14:textId="7D73AA22" w:rsidR="005A7F7F" w:rsidRDefault="005A7F7F" w:rsidP="005A7F7F">
            <w:pPr>
              <w:pStyle w:val="ad"/>
              <w:tabs>
                <w:tab w:val="left" w:pos="5085"/>
              </w:tabs>
            </w:pPr>
          </w:p>
          <w:p w14:paraId="5952DDC6" w14:textId="2CC51E2E" w:rsidR="005A7F7F" w:rsidRDefault="005A7F7F" w:rsidP="005A7F7F">
            <w:pPr>
              <w:pStyle w:val="ad"/>
              <w:tabs>
                <w:tab w:val="left" w:pos="5085"/>
              </w:tabs>
            </w:pPr>
            <w:r>
              <w:t>«</w:t>
            </w:r>
            <w:r w:rsidRPr="002E5D4D">
              <w:t>Классификация по ОКПД2/ОКВЭД2</w:t>
            </w:r>
            <w:r>
              <w:t>» (</w:t>
            </w:r>
            <w:r w:rsidRPr="002E5D4D">
              <w:t>okpd2okved2</w:t>
            </w:r>
            <w:r>
              <w:t>)</w:t>
            </w:r>
          </w:p>
          <w:p w14:paraId="21239CD6" w14:textId="056C99F2" w:rsidR="005A7F7F" w:rsidRDefault="005A7F7F" w:rsidP="005A7F7F">
            <w:pPr>
              <w:pStyle w:val="ad"/>
              <w:tabs>
                <w:tab w:val="left" w:pos="5085"/>
              </w:tabs>
            </w:pPr>
          </w:p>
          <w:p w14:paraId="33DFC8BE" w14:textId="73902101" w:rsidR="005A7F7F" w:rsidRPr="002E5D4D" w:rsidRDefault="005A7F7F" w:rsidP="005A7F7F">
            <w:pPr>
              <w:pStyle w:val="ad"/>
            </w:pPr>
            <w:r>
              <w:t xml:space="preserve">игнорируются при приеме, если заполнен блок </w:t>
            </w:r>
            <w:r w:rsidRPr="002E5D4D">
              <w:t>«Информация о возврате поставщиком (подрядчиком, исполнителем) переплаты по контракту»</w:t>
            </w:r>
            <w:r>
              <w:t xml:space="preserve"> </w:t>
            </w:r>
            <w:r w:rsidRPr="002E5D4D">
              <w:t>(refundOverpaymentsInfo)</w:t>
            </w:r>
          </w:p>
          <w:p w14:paraId="4B0650FD" w14:textId="77777777" w:rsidR="005A7F7F" w:rsidRDefault="005A7F7F" w:rsidP="005A7F7F">
            <w:pPr>
              <w:pStyle w:val="ad"/>
            </w:pPr>
          </w:p>
          <w:p w14:paraId="59694389" w14:textId="01EB78BA" w:rsidR="005A7F7F" w:rsidRDefault="005A7F7F" w:rsidP="005A7F7F">
            <w:pPr>
              <w:pStyle w:val="ad"/>
            </w:pPr>
            <w:r>
              <w:t>Поля:</w:t>
            </w:r>
          </w:p>
          <w:p w14:paraId="40E46C0B" w14:textId="77777777" w:rsidR="005A7F7F" w:rsidRDefault="005A7F7F" w:rsidP="005A7F7F">
            <w:pPr>
              <w:pStyle w:val="ad"/>
            </w:pPr>
          </w:p>
          <w:p w14:paraId="632163AB" w14:textId="77777777" w:rsidR="005A7F7F" w:rsidRDefault="005A7F7F" w:rsidP="005A7F7F">
            <w:pPr>
              <w:pStyle w:val="ad"/>
            </w:pPr>
            <w:r>
              <w:t>«</w:t>
            </w:r>
            <w:r w:rsidRPr="002E08E3">
              <w:t>Размер излишне уплаченной заказчиком суммы оплаты контракта в российских рублях</w:t>
            </w:r>
            <w:r>
              <w:t>» (</w:t>
            </w:r>
            <w:r w:rsidRPr="002E08E3">
              <w:t>refundOverpaymentsInfo/amountOverpaidsInfo/amountOverpaidInfo/amountOverpaidSumRUR</w:t>
            </w:r>
            <w:r>
              <w:t>)</w:t>
            </w:r>
          </w:p>
          <w:p w14:paraId="7D6F743B" w14:textId="77777777" w:rsidR="005A7F7F" w:rsidRDefault="005A7F7F" w:rsidP="005A7F7F">
            <w:pPr>
              <w:pStyle w:val="ad"/>
            </w:pPr>
          </w:p>
          <w:p w14:paraId="44A4646F" w14:textId="77777777" w:rsidR="005A7F7F" w:rsidRDefault="005A7F7F" w:rsidP="005A7F7F">
            <w:pPr>
              <w:pStyle w:val="ad"/>
            </w:pPr>
            <w:r>
              <w:t>«</w:t>
            </w:r>
            <w:r w:rsidRPr="002E08E3">
              <w:t>Размер возвращенной заказчику излишне уплаченной заказчиком суммы оплаты контракта в российских рублях</w:t>
            </w:r>
            <w:r>
              <w:t>» (</w:t>
            </w:r>
            <w:r w:rsidRPr="002E08E3">
              <w:t>amountRefundsInfo/amountRefundInfo/amountRefundSumRUR</w:t>
            </w:r>
            <w:r>
              <w:t>)</w:t>
            </w:r>
          </w:p>
          <w:p w14:paraId="4C8D0C28" w14:textId="77777777" w:rsidR="005A7F7F" w:rsidRDefault="005A7F7F" w:rsidP="005A7F7F">
            <w:pPr>
              <w:pStyle w:val="ad"/>
            </w:pPr>
          </w:p>
          <w:p w14:paraId="6608563A" w14:textId="77777777" w:rsidR="005A7F7F" w:rsidRDefault="005A7F7F" w:rsidP="005A7F7F">
            <w:pPr>
              <w:pStyle w:val="ad"/>
            </w:pPr>
            <w:r>
              <w:t>игнорируются при приеме, заполняются при передаче, если валюта контракта отлична от рублей</w:t>
            </w:r>
          </w:p>
          <w:p w14:paraId="7501B673" w14:textId="77777777" w:rsidR="005A7F7F" w:rsidRDefault="005A7F7F" w:rsidP="005A7F7F">
            <w:pPr>
              <w:pStyle w:val="ad"/>
            </w:pPr>
          </w:p>
          <w:p w14:paraId="3159498A" w14:textId="118A361D" w:rsidR="005A7F7F" w:rsidRDefault="005A7F7F" w:rsidP="005A7F7F">
            <w:pPr>
              <w:pStyle w:val="ad"/>
            </w:pPr>
            <w:r>
              <w:t>Блоки:</w:t>
            </w:r>
          </w:p>
          <w:p w14:paraId="64389A7A" w14:textId="1C42526B" w:rsidR="005A7F7F" w:rsidRDefault="005A7F7F" w:rsidP="005A7F7F">
            <w:pPr>
              <w:pStyle w:val="ad"/>
            </w:pPr>
          </w:p>
          <w:p w14:paraId="376098DB" w14:textId="2FC12E38" w:rsidR="005A7F7F" w:rsidRPr="003D335C" w:rsidRDefault="005A7F7F" w:rsidP="005A7F7F">
            <w:pPr>
              <w:pStyle w:val="ad"/>
            </w:pPr>
            <w:r>
              <w:t>«</w:t>
            </w:r>
            <w:r w:rsidRPr="002E08E3">
              <w:t>Курс валюты (на дату переплаты) по отношению к рублю</w:t>
            </w:r>
            <w:r>
              <w:t xml:space="preserve">» </w:t>
            </w:r>
            <w:r w:rsidRPr="003D335C">
              <w:t>(</w:t>
            </w:r>
            <w:r w:rsidRPr="002E08E3">
              <w:rPr>
                <w:lang w:val="en-US"/>
              </w:rPr>
              <w:t>refundOverpaymentsInfo</w:t>
            </w:r>
            <w:r w:rsidRPr="003D335C">
              <w:t>/</w:t>
            </w:r>
            <w:r w:rsidRPr="002E08E3">
              <w:rPr>
                <w:lang w:val="en-US"/>
              </w:rPr>
              <w:t>amountOverpaidsInfo</w:t>
            </w:r>
            <w:r w:rsidRPr="003D335C">
              <w:t>/</w:t>
            </w:r>
            <w:r w:rsidRPr="002E08E3">
              <w:rPr>
                <w:lang w:val="en-US"/>
              </w:rPr>
              <w:t>amountOverpaidInfo</w:t>
            </w:r>
            <w:r w:rsidRPr="003D335C">
              <w:t>/</w:t>
            </w:r>
            <w:r w:rsidRPr="002E08E3">
              <w:rPr>
                <w:lang w:val="en-US"/>
              </w:rPr>
              <w:t>currencyRate</w:t>
            </w:r>
            <w:r w:rsidRPr="003D335C">
              <w:t>)</w:t>
            </w:r>
          </w:p>
          <w:p w14:paraId="24152D80" w14:textId="77777777" w:rsidR="005A7F7F" w:rsidRPr="003D335C" w:rsidRDefault="005A7F7F" w:rsidP="005A7F7F">
            <w:pPr>
              <w:pStyle w:val="ad"/>
            </w:pPr>
          </w:p>
          <w:p w14:paraId="76DF9348" w14:textId="094DE98B" w:rsidR="005A7F7F" w:rsidRPr="003D335C" w:rsidRDefault="005A7F7F" w:rsidP="005A7F7F">
            <w:pPr>
              <w:pStyle w:val="ad"/>
            </w:pPr>
            <w:r>
              <w:lastRenderedPageBreak/>
              <w:t>«</w:t>
            </w:r>
            <w:r w:rsidRPr="002E08E3">
              <w:t>Курс валюты (на дату возврата) по отношению к рублю</w:t>
            </w:r>
            <w:r>
              <w:t xml:space="preserve">» </w:t>
            </w:r>
            <w:r w:rsidRPr="003D335C">
              <w:t>(</w:t>
            </w:r>
            <w:r w:rsidRPr="002E08E3">
              <w:rPr>
                <w:lang w:val="en-US"/>
              </w:rPr>
              <w:t>refundOverpaymentsInfo</w:t>
            </w:r>
            <w:r w:rsidRPr="003D335C">
              <w:t>/</w:t>
            </w:r>
            <w:r w:rsidRPr="002E08E3">
              <w:rPr>
                <w:lang w:val="en-US"/>
              </w:rPr>
              <w:t>amountRefundsInfo</w:t>
            </w:r>
            <w:r w:rsidRPr="003D335C">
              <w:t>/</w:t>
            </w:r>
            <w:r w:rsidRPr="002E08E3">
              <w:rPr>
                <w:lang w:val="en-US"/>
              </w:rPr>
              <w:t>amountRefundInfo</w:t>
            </w:r>
            <w:r w:rsidRPr="003D335C">
              <w:t>/</w:t>
            </w:r>
            <w:r w:rsidRPr="002E08E3">
              <w:rPr>
                <w:lang w:val="en-US"/>
              </w:rPr>
              <w:t>currencyRate</w:t>
            </w:r>
            <w:r w:rsidRPr="003D335C">
              <w:t>)</w:t>
            </w:r>
          </w:p>
          <w:p w14:paraId="23A40B6A" w14:textId="77777777" w:rsidR="005A7F7F" w:rsidRPr="003D335C" w:rsidRDefault="005A7F7F" w:rsidP="005A7F7F">
            <w:pPr>
              <w:pStyle w:val="ad"/>
            </w:pPr>
          </w:p>
          <w:p w14:paraId="4E1CEE1C" w14:textId="77777777" w:rsidR="005A7F7F" w:rsidRDefault="005A7F7F" w:rsidP="005A7F7F">
            <w:pPr>
              <w:pStyle w:val="ad"/>
            </w:pPr>
            <w:r>
              <w:t>игнорируются при приеме, заполняются при передаче, если валюта контракта отлична от рублей</w:t>
            </w:r>
          </w:p>
          <w:p w14:paraId="29F00DD1" w14:textId="5D16C8A9" w:rsidR="005A7F7F" w:rsidRPr="002E08E3" w:rsidRDefault="005A7F7F" w:rsidP="005A7F7F">
            <w:pPr>
              <w:pStyle w:val="ad"/>
            </w:pPr>
          </w:p>
        </w:tc>
      </w:tr>
      <w:tr w:rsidR="005A7F7F" w:rsidRPr="009F4E26" w14:paraId="1B071BC3" w14:textId="77777777" w:rsidTr="00834157">
        <w:trPr>
          <w:trHeight w:val="348"/>
        </w:trPr>
        <w:tc>
          <w:tcPr>
            <w:tcW w:w="819" w:type="pct"/>
            <w:gridSpan w:val="3"/>
          </w:tcPr>
          <w:p w14:paraId="278CEDD6" w14:textId="20FE2F79" w:rsidR="005A7F7F" w:rsidRPr="00693217" w:rsidRDefault="005A7F7F" w:rsidP="005A7F7F">
            <w:pPr>
              <w:pStyle w:val="ad"/>
              <w:jc w:val="left"/>
            </w:pPr>
            <w:r>
              <w:lastRenderedPageBreak/>
              <w:t>РК_ИК_</w:t>
            </w:r>
            <w:r>
              <w:rPr>
                <w:lang w:val="en-US"/>
              </w:rPr>
              <w:t>02</w:t>
            </w:r>
            <w:r>
              <w:t>12</w:t>
            </w:r>
          </w:p>
        </w:tc>
        <w:tc>
          <w:tcPr>
            <w:tcW w:w="579" w:type="pct"/>
            <w:gridSpan w:val="2"/>
          </w:tcPr>
          <w:p w14:paraId="648D040E" w14:textId="77777777" w:rsidR="005A7F7F" w:rsidRDefault="005A7F7F" w:rsidP="005A7F7F">
            <w:pPr>
              <w:pStyle w:val="ad"/>
              <w:jc w:val="left"/>
            </w:pPr>
          </w:p>
        </w:tc>
        <w:tc>
          <w:tcPr>
            <w:tcW w:w="1129" w:type="pct"/>
            <w:gridSpan w:val="6"/>
          </w:tcPr>
          <w:p w14:paraId="10E17AB6" w14:textId="6DF0EF87" w:rsidR="005A7F7F" w:rsidRDefault="005A7F7F" w:rsidP="005A7F7F">
            <w:pPr>
              <w:pStyle w:val="ad"/>
              <w:jc w:val="left"/>
            </w:pPr>
            <w:r>
              <w:t>Поле «</w:t>
            </w:r>
            <w:r w:rsidRPr="008669FC">
              <w:t>Номер реестровой записи государственного или муниципального контракта</w:t>
            </w:r>
            <w:r>
              <w:t>»</w:t>
            </w:r>
            <w:r w:rsidRPr="00E47CD3">
              <w:t xml:space="preserve"> (</w:t>
            </w:r>
            <w:r>
              <w:rPr>
                <w:lang w:val="en-US"/>
              </w:rPr>
              <w:t>regNum</w:t>
            </w:r>
            <w:r w:rsidRPr="00E47CD3">
              <w:t>)</w:t>
            </w:r>
            <w:r>
              <w:t>, блок «</w:t>
            </w:r>
            <w:r w:rsidRPr="000808A7">
              <w:t>Информация о возврате поставщиком (подрядчиком, исполнителем) переплаты по контракту</w:t>
            </w:r>
            <w:r>
              <w:t>» (</w:t>
            </w:r>
            <w:r w:rsidRPr="000808A7">
              <w:t>refundOverpaymentsInfo</w:t>
            </w:r>
            <w:r>
              <w:t>)</w:t>
            </w:r>
          </w:p>
        </w:tc>
        <w:tc>
          <w:tcPr>
            <w:tcW w:w="1335" w:type="pct"/>
          </w:tcPr>
          <w:p w14:paraId="0A01D6F8" w14:textId="77777777" w:rsidR="005A7F7F" w:rsidRDefault="005A7F7F" w:rsidP="005A7F7F">
            <w:pPr>
              <w:pStyle w:val="ad"/>
              <w:jc w:val="left"/>
            </w:pPr>
            <w:r>
              <w:t>Если заполнен блок</w:t>
            </w:r>
          </w:p>
          <w:p w14:paraId="03A09B93" w14:textId="189CF342" w:rsidR="005A7F7F" w:rsidRDefault="005A7F7F" w:rsidP="005A7F7F">
            <w:pPr>
              <w:pStyle w:val="ad"/>
              <w:jc w:val="left"/>
            </w:pPr>
            <w:r>
              <w:t>«</w:t>
            </w:r>
            <w:r w:rsidRPr="000808A7">
              <w:t>Информация о возврате поставщиком (подрядчиком, исполнителем) переплаты по контракту</w:t>
            </w:r>
            <w:r>
              <w:t>» (</w:t>
            </w:r>
            <w:r w:rsidRPr="000808A7">
              <w:t>refundOverpaymentsInfo</w:t>
            </w:r>
            <w:r>
              <w:t xml:space="preserve">), то проверяется, что </w:t>
            </w:r>
          </w:p>
          <w:p w14:paraId="6A9D47E4" w14:textId="5AA77B0B" w:rsidR="005A7F7F" w:rsidRDefault="005A7F7F" w:rsidP="005A7F7F">
            <w:pPr>
              <w:pStyle w:val="ad"/>
              <w:jc w:val="left"/>
            </w:pPr>
            <w:r>
              <w:t>размещенные сведения о контракте с номером, указанным в поле «</w:t>
            </w:r>
            <w:r w:rsidRPr="008669FC">
              <w:t>Номер реестровой записи государственного или муниципального контракта</w:t>
            </w:r>
            <w:r>
              <w:t>»</w:t>
            </w:r>
            <w:r w:rsidRPr="00E47CD3">
              <w:t xml:space="preserve"> (</w:t>
            </w:r>
            <w:r>
              <w:rPr>
                <w:lang w:val="en-US"/>
              </w:rPr>
              <w:t>regNum</w:t>
            </w:r>
            <w:r w:rsidRPr="00E47CD3">
              <w:t>)</w:t>
            </w:r>
            <w:r>
              <w:t>:</w:t>
            </w:r>
          </w:p>
          <w:p w14:paraId="6F33306C" w14:textId="415FFBE8" w:rsidR="005A7F7F" w:rsidRDefault="005A7F7F" w:rsidP="005A7F7F">
            <w:pPr>
              <w:pStyle w:val="ad"/>
              <w:jc w:val="left"/>
            </w:pPr>
            <w:r>
              <w:t>Находятся в статусе «Исполнение» ИЛИ «Исполнение завершено» ИЛИ «Исполнение прекращено»</w:t>
            </w:r>
          </w:p>
          <w:p w14:paraId="41265D16" w14:textId="2E053698" w:rsidR="005A7F7F" w:rsidRDefault="005A7F7F" w:rsidP="005A7F7F">
            <w:pPr>
              <w:pStyle w:val="ad"/>
              <w:jc w:val="left"/>
            </w:pPr>
            <w:r>
              <w:t>И е</w:t>
            </w:r>
            <w:r w:rsidRPr="004F2BE8">
              <w:t>сть размещенные сведения об исполнении/расторжении контракта, содержащие</w:t>
            </w:r>
            <w:r>
              <w:t xml:space="preserve"> сведения о платежных документах, то есть х</w:t>
            </w:r>
            <w:r w:rsidRPr="004F2BE8">
              <w:t xml:space="preserve">отя бы в одном из таких документов заполнен блок </w:t>
            </w:r>
            <w:r>
              <w:t>«</w:t>
            </w:r>
            <w:r w:rsidRPr="004F2BE8">
              <w:t>Платежный документ</w:t>
            </w:r>
            <w:r>
              <w:t>»</w:t>
            </w:r>
            <w:r w:rsidRPr="004F2BE8">
              <w:t xml:space="preserve"> (executions/execution/payDoc))</w:t>
            </w:r>
          </w:p>
          <w:p w14:paraId="5D28B3AC" w14:textId="3C7F55D4" w:rsidR="005A7F7F" w:rsidRDefault="005A7F7F" w:rsidP="005A7F7F">
            <w:pPr>
              <w:pStyle w:val="ad"/>
              <w:jc w:val="left"/>
            </w:pPr>
          </w:p>
          <w:p w14:paraId="7C0C6913" w14:textId="1829CCBD" w:rsidR="005A7F7F" w:rsidRDefault="005A7F7F" w:rsidP="005A7F7F">
            <w:pPr>
              <w:pStyle w:val="ad"/>
              <w:jc w:val="left"/>
            </w:pPr>
            <w:r>
              <w:t>Примечание:</w:t>
            </w:r>
          </w:p>
          <w:p w14:paraId="352D41A1" w14:textId="0BBC7128" w:rsidR="005A7F7F" w:rsidRDefault="005A7F7F" w:rsidP="005A7F7F">
            <w:pPr>
              <w:pStyle w:val="ad"/>
              <w:jc w:val="left"/>
            </w:pPr>
            <w:r>
              <w:t xml:space="preserve">Контроль аналогичен перым двум пунктам требований к формированию документа «Информация о возврате поставщиком (подрядчиком, исполнителем) переплаты по контракту» в ГУИ, указанным в </w:t>
            </w:r>
            <w:r w:rsidRPr="00154A81">
              <w:t>спецификации</w:t>
            </w:r>
            <w:r>
              <w:t xml:space="preserve"> версии 1.0 по доработке </w:t>
            </w:r>
            <w:r w:rsidRPr="00154A81">
              <w:rPr>
                <w:lang w:val="en-US"/>
              </w:rPr>
              <w:t>FCSNF</w:t>
            </w:r>
            <w:r w:rsidRPr="00154A81">
              <w:t>-7427</w:t>
            </w:r>
            <w:r w:rsidRPr="000808A7">
              <w:t xml:space="preserve"> </w:t>
            </w:r>
            <w:r>
              <w:t xml:space="preserve">в разделе </w:t>
            </w:r>
            <w:r>
              <w:lastRenderedPageBreak/>
              <w:t>3.2 после фразы «</w:t>
            </w:r>
            <w:r w:rsidRPr="001E1F95">
              <w:t>может быть сформирована при выполнении следующих условий</w:t>
            </w:r>
            <w:r>
              <w:t>»</w:t>
            </w:r>
          </w:p>
        </w:tc>
        <w:tc>
          <w:tcPr>
            <w:tcW w:w="1138" w:type="pct"/>
            <w:gridSpan w:val="4"/>
          </w:tcPr>
          <w:p w14:paraId="419DF2E1" w14:textId="41BA696C" w:rsidR="005A7F7F" w:rsidRDefault="005A7F7F" w:rsidP="005A7F7F">
            <w:pPr>
              <w:pStyle w:val="ad"/>
              <w:jc w:val="left"/>
            </w:pPr>
            <w:r>
              <w:lastRenderedPageBreak/>
              <w:t xml:space="preserve">Контракт с номером </w:t>
            </w:r>
            <w:r w:rsidRPr="001E1F95">
              <w:t>&lt;</w:t>
            </w:r>
            <w:r>
              <w:t xml:space="preserve">Номер реестровой записи </w:t>
            </w:r>
            <w:r w:rsidRPr="008669FC">
              <w:t>государственного или муниципального контракта</w:t>
            </w:r>
            <w:r>
              <w:t>&gt; должен находиться на этапе «Исполнение» или «Исполнение завершено» или «Исполнение прекращено»</w:t>
            </w:r>
          </w:p>
          <w:p w14:paraId="10915B89" w14:textId="1A2604AE" w:rsidR="005A7F7F" w:rsidRDefault="005A7F7F" w:rsidP="005A7F7F">
            <w:pPr>
              <w:pStyle w:val="ad"/>
              <w:jc w:val="left"/>
            </w:pPr>
            <w:r>
              <w:t>и по нему есть размещенные сведения об исполнении (о расторжении) контракта, содержащие сведения о платежных документах</w:t>
            </w:r>
          </w:p>
          <w:p w14:paraId="243B8918" w14:textId="4D9F77E4" w:rsidR="005A7F7F" w:rsidRPr="00DF7C0A" w:rsidRDefault="005A7F7F" w:rsidP="005A7F7F">
            <w:pPr>
              <w:pStyle w:val="ad"/>
              <w:ind w:left="318"/>
              <w:jc w:val="left"/>
            </w:pPr>
          </w:p>
        </w:tc>
      </w:tr>
      <w:tr w:rsidR="005A7F7F" w:rsidRPr="00F01B6E" w14:paraId="06DF0C43" w14:textId="77777777" w:rsidTr="00834157">
        <w:trPr>
          <w:trHeight w:val="348"/>
        </w:trPr>
        <w:tc>
          <w:tcPr>
            <w:tcW w:w="819" w:type="pct"/>
            <w:gridSpan w:val="3"/>
          </w:tcPr>
          <w:p w14:paraId="01B3E218" w14:textId="12431840" w:rsidR="005A7F7F" w:rsidRPr="00F01B6E" w:rsidRDefault="005A7F7F" w:rsidP="005A7F7F">
            <w:pPr>
              <w:pStyle w:val="ad"/>
              <w:jc w:val="left"/>
              <w:rPr>
                <w:strike/>
              </w:rPr>
            </w:pPr>
            <w:r w:rsidRPr="00F01B6E">
              <w:rPr>
                <w:strike/>
              </w:rPr>
              <w:t>РК_ИК_</w:t>
            </w:r>
            <w:r w:rsidRPr="00F01B6E">
              <w:rPr>
                <w:strike/>
                <w:lang w:val="en-US"/>
              </w:rPr>
              <w:t>02</w:t>
            </w:r>
            <w:r w:rsidRPr="00F01B6E">
              <w:rPr>
                <w:strike/>
              </w:rPr>
              <w:t>13</w:t>
            </w:r>
          </w:p>
        </w:tc>
        <w:tc>
          <w:tcPr>
            <w:tcW w:w="579" w:type="pct"/>
            <w:gridSpan w:val="2"/>
          </w:tcPr>
          <w:p w14:paraId="6CF557A8" w14:textId="77777777" w:rsidR="005A7F7F" w:rsidRPr="00F01B6E" w:rsidRDefault="005A7F7F" w:rsidP="005A7F7F">
            <w:pPr>
              <w:pStyle w:val="ad"/>
              <w:jc w:val="left"/>
              <w:rPr>
                <w:strike/>
              </w:rPr>
            </w:pPr>
          </w:p>
        </w:tc>
        <w:tc>
          <w:tcPr>
            <w:tcW w:w="1129" w:type="pct"/>
            <w:gridSpan w:val="6"/>
          </w:tcPr>
          <w:p w14:paraId="1B30B6EE" w14:textId="2AF80E72" w:rsidR="005A7F7F" w:rsidRPr="00F01B6E" w:rsidRDefault="005A7F7F" w:rsidP="005A7F7F">
            <w:pPr>
              <w:pStyle w:val="ad"/>
              <w:jc w:val="left"/>
              <w:rPr>
                <w:strike/>
              </w:rPr>
            </w:pPr>
            <w:r w:rsidRPr="00F01B6E">
              <w:rPr>
                <w:strike/>
              </w:rPr>
              <w:t>Поле «Номер реестровой записи государственного или муниципального контракта» (</w:t>
            </w:r>
            <w:r w:rsidRPr="00595694">
              <w:rPr>
                <w:strike/>
                <w:lang w:val="en-US"/>
              </w:rPr>
              <w:t>regNum</w:t>
            </w:r>
            <w:r w:rsidRPr="00F01B6E">
              <w:rPr>
                <w:strike/>
              </w:rPr>
              <w:t>), блок «Информация о возврате поставщиком (подрядчиком, исполнителем) переплаты по контракту» (refundOverpaymentsInfo)</w:t>
            </w:r>
          </w:p>
        </w:tc>
        <w:tc>
          <w:tcPr>
            <w:tcW w:w="1335" w:type="pct"/>
          </w:tcPr>
          <w:p w14:paraId="47179C7D" w14:textId="771A6C20" w:rsidR="005A7F7F" w:rsidRPr="00F01B6E" w:rsidRDefault="005A7F7F" w:rsidP="005A7F7F">
            <w:pPr>
              <w:pStyle w:val="ad"/>
              <w:jc w:val="left"/>
              <w:rPr>
                <w:strike/>
              </w:rPr>
            </w:pPr>
            <w:r w:rsidRPr="00F01B6E">
              <w:rPr>
                <w:strike/>
              </w:rPr>
              <w:t>Если заполнен блок</w:t>
            </w:r>
          </w:p>
          <w:p w14:paraId="36E68C6C" w14:textId="77C12B5A" w:rsidR="005A7F7F" w:rsidRPr="00F01B6E" w:rsidRDefault="005A7F7F" w:rsidP="005A7F7F">
            <w:pPr>
              <w:pStyle w:val="ad"/>
              <w:jc w:val="left"/>
              <w:rPr>
                <w:strike/>
              </w:rPr>
            </w:pPr>
            <w:r w:rsidRPr="00F01B6E">
              <w:rPr>
                <w:strike/>
              </w:rPr>
              <w:t>«Информация о возврате поставщиком (подрядчиком, исполнителем) переплаты по контракту» (refundOverpaymentsInfo), то проверяется, что разность суммы полей «Размер возвращенной заказчику излишне уплаченной заказчиком суммы оплаты контракта в валюте контракта» (refundOverpaymentsInfo/refundOverpaymentInfo/amountRefundsInfo/amountRefundInfo/amountRefundSum) И суммы полей «Фактически оплачено в валюте платежа» (executions/execution/paid) в документах об исполнении/расторжении с контракта, указанным в поле «Номер реестровой записи государственного или муниципального контракта» (</w:t>
            </w:r>
            <w:r w:rsidRPr="00595694">
              <w:rPr>
                <w:strike/>
                <w:lang w:val="en-US"/>
              </w:rPr>
              <w:t>regNum</w:t>
            </w:r>
            <w:r w:rsidRPr="00F01B6E">
              <w:rPr>
                <w:strike/>
              </w:rPr>
              <w:t>), в которых заполнен блок «Платежный документ» (executions/execution/payDoc) больше 0</w:t>
            </w:r>
          </w:p>
        </w:tc>
        <w:tc>
          <w:tcPr>
            <w:tcW w:w="1138" w:type="pct"/>
            <w:gridSpan w:val="4"/>
          </w:tcPr>
          <w:p w14:paraId="45A5DB68" w14:textId="2706C46A" w:rsidR="005A7F7F" w:rsidRPr="00F01B6E" w:rsidRDefault="005A7F7F" w:rsidP="005A7F7F">
            <w:pPr>
              <w:pStyle w:val="ad"/>
              <w:jc w:val="left"/>
              <w:rPr>
                <w:strike/>
              </w:rPr>
            </w:pPr>
            <w:r w:rsidRPr="00F01B6E">
              <w:rPr>
                <w:strike/>
              </w:rPr>
              <w:t>Сумма по всем платежным документам за вычетом ранее возвращенной переплаты должна быть больше 0</w:t>
            </w:r>
          </w:p>
        </w:tc>
      </w:tr>
      <w:tr w:rsidR="005A7F7F" w:rsidRPr="009F4E26" w14:paraId="4672B019" w14:textId="77777777" w:rsidTr="00834157">
        <w:trPr>
          <w:trHeight w:val="348"/>
        </w:trPr>
        <w:tc>
          <w:tcPr>
            <w:tcW w:w="819" w:type="pct"/>
            <w:gridSpan w:val="3"/>
          </w:tcPr>
          <w:p w14:paraId="05707D20" w14:textId="2298FDA8" w:rsidR="005A7F7F" w:rsidRDefault="005A7F7F" w:rsidP="005A7F7F">
            <w:pPr>
              <w:pStyle w:val="ad"/>
              <w:jc w:val="left"/>
            </w:pPr>
            <w:r>
              <w:t>РК_ИК_</w:t>
            </w:r>
            <w:r>
              <w:rPr>
                <w:lang w:val="en-US"/>
              </w:rPr>
              <w:t>02</w:t>
            </w:r>
            <w:r>
              <w:t>14</w:t>
            </w:r>
          </w:p>
        </w:tc>
        <w:tc>
          <w:tcPr>
            <w:tcW w:w="579" w:type="pct"/>
            <w:gridSpan w:val="2"/>
          </w:tcPr>
          <w:p w14:paraId="477CF0DE" w14:textId="77777777" w:rsidR="005A7F7F" w:rsidRDefault="005A7F7F" w:rsidP="005A7F7F">
            <w:pPr>
              <w:pStyle w:val="ad"/>
              <w:jc w:val="left"/>
            </w:pPr>
          </w:p>
        </w:tc>
        <w:tc>
          <w:tcPr>
            <w:tcW w:w="1129" w:type="pct"/>
            <w:gridSpan w:val="6"/>
          </w:tcPr>
          <w:p w14:paraId="1F314FFD" w14:textId="0820D009" w:rsidR="005A7F7F" w:rsidRDefault="005A7F7F" w:rsidP="005A7F7F">
            <w:pPr>
              <w:pStyle w:val="ad"/>
              <w:jc w:val="left"/>
            </w:pPr>
            <w:r>
              <w:t>Блок «</w:t>
            </w:r>
            <w:r w:rsidRPr="000808A7">
              <w:t>Информация о возврате поставщиком (подрядчиком, исполнителем) переплаты по контракту</w:t>
            </w:r>
            <w:r>
              <w:t>» (</w:t>
            </w:r>
            <w:r w:rsidRPr="000808A7">
              <w:t>refundOverpaymentsInfo</w:t>
            </w:r>
            <w:r>
              <w:t>)</w:t>
            </w:r>
          </w:p>
        </w:tc>
        <w:tc>
          <w:tcPr>
            <w:tcW w:w="1335" w:type="pct"/>
          </w:tcPr>
          <w:p w14:paraId="14DFF8BE" w14:textId="77777777" w:rsidR="005A7F7F" w:rsidRDefault="005A7F7F" w:rsidP="005A7F7F">
            <w:pPr>
              <w:pStyle w:val="ad"/>
              <w:jc w:val="left"/>
            </w:pPr>
            <w:r>
              <w:t>Если заполнен блок</w:t>
            </w:r>
          </w:p>
          <w:p w14:paraId="41D6607F" w14:textId="3614FD1C" w:rsidR="005A7F7F" w:rsidRDefault="005A7F7F" w:rsidP="005A7F7F">
            <w:pPr>
              <w:pStyle w:val="ad"/>
              <w:jc w:val="left"/>
            </w:pPr>
            <w:r>
              <w:t>«</w:t>
            </w:r>
            <w:r w:rsidRPr="000808A7">
              <w:t>Информация о возврате поставщиком (подрядчиком, исполнителем) переплаты по контракту</w:t>
            </w:r>
            <w:r>
              <w:t>» (</w:t>
            </w:r>
            <w:r w:rsidRPr="000808A7">
              <w:t>refundOverpaymentsInfo</w:t>
            </w:r>
            <w:r>
              <w:t>), то контролируется заполнение блоков «</w:t>
            </w:r>
            <w:r w:rsidRPr="0013490F">
              <w:t>Реквизиты докумен</w:t>
            </w:r>
            <w:r w:rsidRPr="0013490F">
              <w:lastRenderedPageBreak/>
              <w:t>тов, являющихся основанием для возврата заказчику излишне уплаченной суммы оплаты контракта</w:t>
            </w:r>
            <w:r>
              <w:t>» (</w:t>
            </w:r>
            <w:r w:rsidRPr="0013490F">
              <w:t>refundOverpaymentsInfo/refundOverpaymentInfo/foundationRefundDocsInfo</w:t>
            </w:r>
            <w:r>
              <w:t>) + «</w:t>
            </w:r>
            <w:r w:rsidRPr="0013490F">
              <w:t>Размеры излишне уплаченной заказчиком суммы оплаты контракта</w:t>
            </w:r>
            <w:r>
              <w:t>» (</w:t>
            </w:r>
            <w:r w:rsidRPr="0013490F">
              <w:t>refundOverpaymentsInfo/refundOverpaymentInfo/amountOverpaidsInfo</w:t>
            </w:r>
            <w:r>
              <w:t>) и / или «</w:t>
            </w:r>
            <w:r w:rsidRPr="0013490F">
              <w:t>Размеры возвращенной заказчику излишне уплаченной заказчиком суммы оплаты контракта</w:t>
            </w:r>
            <w:r>
              <w:t xml:space="preserve">» </w:t>
            </w:r>
            <w:r w:rsidRPr="0013490F">
              <w:t>refundOverpaymentsInfo/refundOverpaymentInfo/amountRefundsInfo</w:t>
            </w:r>
            <w:r>
              <w:t>)</w:t>
            </w:r>
          </w:p>
        </w:tc>
        <w:tc>
          <w:tcPr>
            <w:tcW w:w="1138" w:type="pct"/>
            <w:gridSpan w:val="4"/>
          </w:tcPr>
          <w:p w14:paraId="5840BBD5" w14:textId="69AD447C" w:rsidR="005A7F7F" w:rsidRPr="00215EBE" w:rsidRDefault="005A7F7F" w:rsidP="005A7F7F">
            <w:pPr>
              <w:pStyle w:val="ad"/>
              <w:jc w:val="left"/>
            </w:pPr>
            <w:r>
              <w:lastRenderedPageBreak/>
              <w:t>В блоке «</w:t>
            </w:r>
            <w:r w:rsidRPr="0013490F">
              <w:t>Информация о возврате поставщиком (подрядчиком, исполнителем) переплаты по контракту</w:t>
            </w:r>
            <w:r>
              <w:t>» (</w:t>
            </w:r>
            <w:r w:rsidRPr="0013490F">
              <w:t>refundOverpaymentsInfo/refundOverpaymentInfo</w:t>
            </w:r>
            <w:r>
              <w:t>) должны быть заполнены блоки «</w:t>
            </w:r>
            <w:r w:rsidRPr="0013490F">
              <w:t xml:space="preserve">Реквизиты </w:t>
            </w:r>
            <w:r w:rsidRPr="0013490F">
              <w:lastRenderedPageBreak/>
              <w:t>документов, являющихся основанием для возврата заказчику излишне уплаченной суммы оплаты контракта</w:t>
            </w:r>
            <w:r>
              <w:t>» (</w:t>
            </w:r>
            <w:r w:rsidRPr="0013490F">
              <w:t>refundOverpaymentsInfo/refundOverpaymentInfo/foundationRefundDocsInfo</w:t>
            </w:r>
            <w:r>
              <w:t>) + «</w:t>
            </w:r>
            <w:r w:rsidRPr="0013490F">
              <w:t>Размеры излишне уплаченной заказчиком суммы оплаты контракта</w:t>
            </w:r>
            <w:r>
              <w:t>» (</w:t>
            </w:r>
            <w:r w:rsidRPr="0013490F">
              <w:t>refundOverpaymentsInfo/refundOverpaymentInfo/amountOverpaidsInfo</w:t>
            </w:r>
            <w:r>
              <w:t>) и / или «</w:t>
            </w:r>
            <w:r w:rsidRPr="0013490F">
              <w:t>Размеры возвращенной заказчику излишне уплаченной заказчиком суммы оплаты контракта</w:t>
            </w:r>
            <w:r>
              <w:t xml:space="preserve">» </w:t>
            </w:r>
            <w:r w:rsidRPr="0013490F">
              <w:t>refundOverpaymentsInfo/refundOverpaymentInfo/amountRefundsInfo</w:t>
            </w:r>
            <w:r>
              <w:t>)</w:t>
            </w:r>
          </w:p>
        </w:tc>
      </w:tr>
      <w:tr w:rsidR="005A7F7F" w:rsidRPr="002D2859" w14:paraId="5CD4DB64" w14:textId="77777777" w:rsidTr="00C92F0C">
        <w:trPr>
          <w:trHeight w:val="348"/>
        </w:trPr>
        <w:tc>
          <w:tcPr>
            <w:tcW w:w="5000" w:type="pct"/>
            <w:gridSpan w:val="16"/>
          </w:tcPr>
          <w:p w14:paraId="5EEABFF6" w14:textId="4E46DC29" w:rsidR="005A7F7F" w:rsidRDefault="005A7F7F" w:rsidP="005A7F7F">
            <w:pPr>
              <w:pStyle w:val="ad"/>
              <w:jc w:val="center"/>
              <w:rPr>
                <w:b/>
              </w:rPr>
            </w:pPr>
            <w:r w:rsidRPr="00EA4A33">
              <w:rPr>
                <w:b/>
              </w:rPr>
              <w:lastRenderedPageBreak/>
              <w:t>«Информация о признании контракта недействительным» (contractInvalidation)</w:t>
            </w:r>
          </w:p>
          <w:p w14:paraId="0F78E425" w14:textId="77777777" w:rsidR="005A7F7F" w:rsidRDefault="005A7F7F" w:rsidP="005A7F7F">
            <w:pPr>
              <w:pStyle w:val="ad"/>
              <w:jc w:val="left"/>
            </w:pPr>
          </w:p>
          <w:p w14:paraId="6ED32B5D" w14:textId="77777777" w:rsidR="005A7F7F" w:rsidRDefault="005A7F7F" w:rsidP="005A7F7F">
            <w:pPr>
              <w:pStyle w:val="ad"/>
              <w:jc w:val="left"/>
            </w:pPr>
            <w:r>
              <w:t>Поле</w:t>
            </w:r>
            <w:r w:rsidRPr="00EA4A33">
              <w:t xml:space="preserve"> «Фактически оплачено Заказчиком в рублях» (</w:t>
            </w:r>
            <w:r w:rsidRPr="00EA4A33">
              <w:rPr>
                <w:lang w:val="en-US"/>
              </w:rPr>
              <w:t>contractInvalidation</w:t>
            </w:r>
            <w:r w:rsidRPr="00EA4A33">
              <w:t>/</w:t>
            </w:r>
            <w:r w:rsidRPr="00EA4A33">
              <w:rPr>
                <w:lang w:val="en-US"/>
              </w:rPr>
              <w:t>paid</w:t>
            </w:r>
            <w:r w:rsidRPr="00EA4A33">
              <w:t>). Игнорируестя при приеме, заполняется автоматически</w:t>
            </w:r>
            <w:r>
              <w:t>. З</w:t>
            </w:r>
            <w:r w:rsidRPr="00EA4A33">
              <w:t>аполня</w:t>
            </w:r>
            <w:r>
              <w:t>ется</w:t>
            </w:r>
            <w:r w:rsidRPr="00EA4A33">
              <w:t xml:space="preserve"> на основании данных ЕИС по алгоритму заполнения этого поля на экранной форме.</w:t>
            </w:r>
          </w:p>
          <w:p w14:paraId="36337750" w14:textId="77777777" w:rsidR="005A7F7F" w:rsidRDefault="005A7F7F" w:rsidP="005A7F7F">
            <w:pPr>
              <w:pStyle w:val="ad"/>
              <w:jc w:val="left"/>
            </w:pPr>
          </w:p>
          <w:p w14:paraId="6F74FA85" w14:textId="53E72A7B" w:rsidR="005A7F7F" w:rsidRDefault="005A7F7F" w:rsidP="005A7F7F">
            <w:pPr>
              <w:pStyle w:val="ad"/>
              <w:jc w:val="left"/>
            </w:pPr>
            <w:r>
              <w:t>Блок</w:t>
            </w:r>
            <w:r w:rsidRPr="0048594E">
              <w:t xml:space="preserve"> «Основание расторжения  контракта» (</w:t>
            </w:r>
            <w:r w:rsidRPr="0048594E">
              <w:rPr>
                <w:lang w:val="en-US"/>
              </w:rPr>
              <w:t>contractInvalidation</w:t>
            </w:r>
            <w:r w:rsidRPr="0048594E">
              <w:t>/</w:t>
            </w:r>
            <w:r w:rsidRPr="0048594E">
              <w:rPr>
                <w:lang w:val="en-US"/>
              </w:rPr>
              <w:t>invalidationReason</w:t>
            </w:r>
            <w:r w:rsidRPr="0048594E">
              <w:t>)</w:t>
            </w:r>
            <w:r>
              <w:t xml:space="preserve">. </w:t>
            </w:r>
            <w:r w:rsidRPr="0048594E">
              <w:t xml:space="preserve">Ссылка на справочник </w:t>
            </w:r>
            <w:r>
              <w:t>«</w:t>
            </w:r>
            <w:r w:rsidRPr="0048594E">
              <w:t>Основания расторжения контракта</w:t>
            </w:r>
            <w:r>
              <w:t>»</w:t>
            </w:r>
            <w:r w:rsidRPr="0048594E">
              <w:t xml:space="preserve"> (nsiContractTerminationReason). Игнорируется при приеме, заполняется автоматически значением </w:t>
            </w:r>
            <w:r>
              <w:t>«</w:t>
            </w:r>
            <w:r w:rsidRPr="0048594E">
              <w:t>Судебный акт</w:t>
            </w:r>
            <w:r>
              <w:t>».</w:t>
            </w:r>
          </w:p>
          <w:p w14:paraId="75BBC4F0" w14:textId="77777777" w:rsidR="005A7F7F" w:rsidRDefault="005A7F7F" w:rsidP="005A7F7F">
            <w:pPr>
              <w:pStyle w:val="ad"/>
              <w:jc w:val="left"/>
            </w:pPr>
          </w:p>
          <w:p w14:paraId="3F7F1882" w14:textId="4C84CA78" w:rsidR="005A7F7F" w:rsidRDefault="005A7F7F" w:rsidP="005A7F7F">
            <w:pPr>
              <w:pStyle w:val="ad"/>
              <w:jc w:val="left"/>
            </w:pPr>
            <w:r>
              <w:t>Блок «</w:t>
            </w:r>
            <w:r w:rsidRPr="0048594E">
              <w:t>Документ, являющийся основанием расторжения контракта</w:t>
            </w:r>
            <w:r>
              <w:t>» (</w:t>
            </w:r>
            <w:r w:rsidRPr="0048594E">
              <w:t>contractInvalidation/invalidationReasonDocument</w:t>
            </w:r>
            <w:r>
              <w:t xml:space="preserve">). </w:t>
            </w:r>
            <w:r w:rsidRPr="0048594E">
              <w:t xml:space="preserve">Ссылка на блок </w:t>
            </w:r>
            <w:r>
              <w:t>«</w:t>
            </w:r>
            <w:r w:rsidRPr="0048594E">
              <w:t>Документы, являющиеся основанием расторжения контракта</w:t>
            </w:r>
            <w:r>
              <w:t>»</w:t>
            </w:r>
            <w:r w:rsidRPr="0048594E">
              <w:t xml:space="preserve">(documents) справочника </w:t>
            </w:r>
            <w:r>
              <w:t>«</w:t>
            </w:r>
            <w:r w:rsidRPr="0048594E">
              <w:t>Основания расторжения контракта</w:t>
            </w:r>
            <w:r>
              <w:t>»</w:t>
            </w:r>
            <w:r w:rsidRPr="0048594E">
              <w:t xml:space="preserve"> (nsiContractTerminationReason)</w:t>
            </w:r>
          </w:p>
          <w:p w14:paraId="09DC0DAB" w14:textId="77777777" w:rsidR="005A7F7F" w:rsidRDefault="005A7F7F" w:rsidP="005A7F7F">
            <w:pPr>
              <w:pStyle w:val="ad"/>
              <w:jc w:val="left"/>
            </w:pPr>
          </w:p>
          <w:p w14:paraId="5A0515D0" w14:textId="5AB8617D" w:rsidR="005A7F7F" w:rsidRDefault="005A7F7F" w:rsidP="005A7F7F">
            <w:pPr>
              <w:pStyle w:val="ad"/>
              <w:jc w:val="left"/>
            </w:pPr>
            <w:r>
              <w:t>Поле</w:t>
            </w:r>
            <w:r w:rsidRPr="0048594E">
              <w:rPr>
                <w:lang w:val="en-US"/>
              </w:rPr>
              <w:t xml:space="preserve"> «</w:t>
            </w:r>
            <w:r>
              <w:t>Код</w:t>
            </w:r>
            <w:r w:rsidRPr="0048594E">
              <w:rPr>
                <w:lang w:val="en-US"/>
              </w:rPr>
              <w:t xml:space="preserve">» (contractInvalidation/invalidationReasonDocument/code). </w:t>
            </w:r>
            <w:r w:rsidRPr="0048594E">
              <w:t xml:space="preserve">Игнорируется при приеме, заполняется автоматически кодом, соответствующим значению </w:t>
            </w:r>
            <w:r>
              <w:t>«</w:t>
            </w:r>
            <w:r w:rsidRPr="0048594E">
              <w:t>Судебный акт</w:t>
            </w:r>
            <w:r>
              <w:t>».</w:t>
            </w:r>
          </w:p>
          <w:p w14:paraId="1022AB5A" w14:textId="77777777" w:rsidR="005A7F7F" w:rsidRDefault="005A7F7F" w:rsidP="005A7F7F">
            <w:pPr>
              <w:pStyle w:val="ad"/>
              <w:jc w:val="left"/>
            </w:pPr>
          </w:p>
          <w:p w14:paraId="1D14468F" w14:textId="61113BC5" w:rsidR="005A7F7F" w:rsidRDefault="005A7F7F" w:rsidP="005A7F7F">
            <w:pPr>
              <w:pStyle w:val="ad"/>
              <w:jc w:val="left"/>
            </w:pPr>
            <w:r>
              <w:t>Поле</w:t>
            </w:r>
            <w:r w:rsidRPr="0048594E">
              <w:rPr>
                <w:lang w:val="en-US"/>
              </w:rPr>
              <w:t xml:space="preserve"> «</w:t>
            </w:r>
            <w:r w:rsidRPr="0048594E">
              <w:t>Наименование</w:t>
            </w:r>
            <w:r w:rsidRPr="0048594E">
              <w:rPr>
                <w:lang w:val="en-US"/>
              </w:rPr>
              <w:t xml:space="preserve"> </w:t>
            </w:r>
            <w:r w:rsidRPr="0048594E">
              <w:t>документа</w:t>
            </w:r>
            <w:r w:rsidRPr="0048594E">
              <w:rPr>
                <w:lang w:val="en-US"/>
              </w:rPr>
              <w:t xml:space="preserve">» (contractInvalidation/invalidationReasonDocument/name). </w:t>
            </w:r>
            <w:r w:rsidRPr="009C151B">
              <w:t xml:space="preserve">Игнорируется при приеме, заполняется автоматически значением </w:t>
            </w:r>
            <w:r>
              <w:t>«</w:t>
            </w:r>
            <w:r w:rsidRPr="009C151B">
              <w:t>Судебный акт</w:t>
            </w:r>
            <w:r>
              <w:t>».</w:t>
            </w:r>
          </w:p>
          <w:p w14:paraId="2DE38B88" w14:textId="77777777" w:rsidR="005A7F7F" w:rsidRDefault="005A7F7F" w:rsidP="005A7F7F">
            <w:pPr>
              <w:pStyle w:val="ad"/>
              <w:jc w:val="left"/>
            </w:pPr>
          </w:p>
          <w:p w14:paraId="0D6CA0FF" w14:textId="6D2EEBA0" w:rsidR="005A7F7F" w:rsidRDefault="005A7F7F" w:rsidP="005A7F7F">
            <w:pPr>
              <w:pStyle w:val="ad"/>
              <w:jc w:val="left"/>
            </w:pPr>
            <w:r>
              <w:t>Поле «</w:t>
            </w:r>
            <w:r w:rsidRPr="007B3ECA">
              <w:t>Информация не будет размещена на официальном сайте ЕИС в соответствии с ч. 5 ст. 103 Федерального закона № 44-ФЗ</w:t>
            </w:r>
            <w:r>
              <w:t xml:space="preserve">» </w:t>
            </w:r>
            <w:r>
              <w:lastRenderedPageBreak/>
              <w:t>(</w:t>
            </w:r>
            <w:r w:rsidRPr="009C151B">
              <w:t>contractInvalidation/invalidationDocuments/attachment/notPublishedOnEIS</w:t>
            </w:r>
            <w:r>
              <w:t>) – и</w:t>
            </w:r>
            <w:r w:rsidRPr="007B3ECA">
              <w:t>гнорируется при приеме, заполняется при передаче, в случае если информация не должна быть размещена в открытой части ЕИС</w:t>
            </w:r>
          </w:p>
          <w:p w14:paraId="1B692025" w14:textId="77777777" w:rsidR="005A7F7F" w:rsidRDefault="005A7F7F" w:rsidP="005A7F7F">
            <w:pPr>
              <w:pStyle w:val="ad"/>
              <w:jc w:val="left"/>
            </w:pPr>
          </w:p>
          <w:p w14:paraId="2B02E630" w14:textId="77777777" w:rsidR="005A7F7F" w:rsidRDefault="005A7F7F" w:rsidP="005A7F7F">
            <w:pPr>
              <w:pStyle w:val="ad"/>
              <w:jc w:val="left"/>
            </w:pPr>
          </w:p>
          <w:p w14:paraId="29458280" w14:textId="77777777" w:rsidR="005A7F7F" w:rsidRDefault="005A7F7F" w:rsidP="005A7F7F">
            <w:pPr>
              <w:pStyle w:val="ad"/>
              <w:jc w:val="left"/>
            </w:pPr>
          </w:p>
          <w:p w14:paraId="6AAC31C7" w14:textId="77777777" w:rsidR="005A7F7F" w:rsidRDefault="005A7F7F" w:rsidP="005A7F7F">
            <w:pPr>
              <w:pStyle w:val="ad"/>
              <w:jc w:val="center"/>
              <w:rPr>
                <w:b/>
              </w:rPr>
            </w:pPr>
            <w:r w:rsidRPr="000D4B2D">
              <w:rPr>
                <w:b/>
              </w:rPr>
              <w:t>«Отмена информации о признании судом контракта недействительным» (contractInvalidationCancel)</w:t>
            </w:r>
          </w:p>
          <w:p w14:paraId="6AFE91DB" w14:textId="77777777" w:rsidR="005A7F7F" w:rsidRDefault="005A7F7F" w:rsidP="005A7F7F">
            <w:pPr>
              <w:pStyle w:val="ad"/>
              <w:jc w:val="center"/>
              <w:rPr>
                <w:b/>
              </w:rPr>
            </w:pPr>
          </w:p>
          <w:p w14:paraId="432E7459" w14:textId="77777777" w:rsidR="005A7F7F" w:rsidRDefault="005A7F7F" w:rsidP="005A7F7F">
            <w:pPr>
              <w:pStyle w:val="ad"/>
            </w:pPr>
            <w:r>
              <w:t>Все поля блока принимаем и сохраняем.</w:t>
            </w:r>
          </w:p>
          <w:p w14:paraId="7D6D153E" w14:textId="3C124B04" w:rsidR="005A7F7F" w:rsidRDefault="005A7F7F" w:rsidP="005A7F7F">
            <w:pPr>
              <w:pStyle w:val="ad"/>
            </w:pPr>
            <w:r>
              <w:t>Поле «</w:t>
            </w:r>
            <w:r w:rsidRPr="007B3ECA">
              <w:t>Информация не будет размещена на официальном сайте ЕИС в соответствии с ч. 5 ст. 103 Федерального закона № 44-ФЗ</w:t>
            </w:r>
            <w:r>
              <w:t>» (</w:t>
            </w:r>
            <w:r w:rsidRPr="009C151B">
              <w:t>contractInvalidationCancel/receiptDocuments/attachment/notPublishedOnEIS</w:t>
            </w:r>
            <w:r>
              <w:t>) – и</w:t>
            </w:r>
            <w:r w:rsidRPr="007B3ECA">
              <w:t>гнорируется при приеме, заполняется при передаче, в случае если информация не должна быть размещена в открытой части ЕИС</w:t>
            </w:r>
          </w:p>
        </w:tc>
      </w:tr>
      <w:tr w:rsidR="005A7F7F" w:rsidRPr="002D2859" w14:paraId="680EC14A" w14:textId="77777777" w:rsidTr="00C92F0C">
        <w:trPr>
          <w:trHeight w:val="348"/>
        </w:trPr>
        <w:tc>
          <w:tcPr>
            <w:tcW w:w="5000" w:type="pct"/>
            <w:gridSpan w:val="16"/>
          </w:tcPr>
          <w:p w14:paraId="2FCCE0C0" w14:textId="208C5E99" w:rsidR="005A7F7F" w:rsidRDefault="005A7F7F" w:rsidP="005A7F7F">
            <w:pPr>
              <w:pStyle w:val="ad"/>
              <w:jc w:val="center"/>
            </w:pPr>
            <w:r>
              <w:lastRenderedPageBreak/>
              <w:t>Блок</w:t>
            </w:r>
            <w:r w:rsidRPr="002D2859">
              <w:t xml:space="preserve"> «</w:t>
            </w:r>
            <w:r w:rsidRPr="00E96496">
              <w:t xml:space="preserve">Информация о прекращении обязательств поставщика, обеспеченных </w:t>
            </w:r>
            <w:r>
              <w:t>независимой</w:t>
            </w:r>
            <w:r w:rsidRPr="00E96496">
              <w:t xml:space="preserve"> гарантией</w:t>
            </w:r>
            <w:r w:rsidRPr="002D2859">
              <w:t>» (</w:t>
            </w:r>
            <w:r w:rsidRPr="00E96496">
              <w:rPr>
                <w:lang w:val="en-US"/>
              </w:rPr>
              <w:t>bankGuaranteeTermination</w:t>
            </w:r>
            <w:r w:rsidRPr="002D2859">
              <w:t>)</w:t>
            </w:r>
            <w:r>
              <w:t>.</w:t>
            </w:r>
          </w:p>
          <w:p w14:paraId="61D70176" w14:textId="77777777" w:rsidR="005A7F7F" w:rsidRPr="003A15F4" w:rsidRDefault="005A7F7F" w:rsidP="005A7F7F">
            <w:pPr>
              <w:pStyle w:val="ad"/>
              <w:jc w:val="left"/>
            </w:pPr>
          </w:p>
          <w:p w14:paraId="105FF24C" w14:textId="77777777" w:rsidR="005A7F7F" w:rsidRPr="00E96496" w:rsidRDefault="005A7F7F" w:rsidP="005A7F7F">
            <w:pPr>
              <w:pStyle w:val="ad"/>
              <w:jc w:val="left"/>
            </w:pPr>
            <w:r>
              <w:t>Поля</w:t>
            </w:r>
            <w:r w:rsidRPr="00E96496">
              <w:t>:</w:t>
            </w:r>
          </w:p>
          <w:p w14:paraId="4BDF0CB3" w14:textId="14E98073" w:rsidR="005A7F7F" w:rsidRPr="00E96496" w:rsidRDefault="005A7F7F" w:rsidP="005A7F7F">
            <w:pPr>
              <w:pStyle w:val="ad"/>
              <w:jc w:val="left"/>
            </w:pPr>
            <w:r w:rsidRPr="00E96496">
              <w:t>«</w:t>
            </w:r>
            <w:r w:rsidRPr="005C47CF">
              <w:t>Номер</w:t>
            </w:r>
            <w:r w:rsidRPr="00E96496">
              <w:t xml:space="preserve"> </w:t>
            </w:r>
            <w:r w:rsidRPr="005C47CF">
              <w:t>реестровой</w:t>
            </w:r>
            <w:r w:rsidRPr="00E96496">
              <w:t xml:space="preserve"> </w:t>
            </w:r>
            <w:r w:rsidRPr="005C47CF">
              <w:t>записи</w:t>
            </w:r>
            <w:r w:rsidRPr="00E96496">
              <w:t xml:space="preserve"> </w:t>
            </w:r>
            <w:r>
              <w:t>независимой</w:t>
            </w:r>
            <w:r w:rsidRPr="00E96496">
              <w:t xml:space="preserve"> </w:t>
            </w:r>
            <w:r w:rsidRPr="005C47CF">
              <w:t>гарантии</w:t>
            </w:r>
            <w:r w:rsidRPr="00E96496">
              <w:t>» (</w:t>
            </w:r>
            <w:r w:rsidRPr="00E96496">
              <w:rPr>
                <w:lang w:val="en-US"/>
              </w:rPr>
              <w:t>bankGuaranteeTermination</w:t>
            </w:r>
            <w:r w:rsidRPr="00E96496">
              <w:t>\</w:t>
            </w:r>
            <w:r w:rsidRPr="00E96496">
              <w:rPr>
                <w:lang w:val="en-US"/>
              </w:rPr>
              <w:t>regNumber</w:t>
            </w:r>
            <w:r w:rsidRPr="00E96496">
              <w:t>);</w:t>
            </w:r>
          </w:p>
          <w:p w14:paraId="76B80075" w14:textId="5CF16F40" w:rsidR="005A7F7F" w:rsidRDefault="005A7F7F" w:rsidP="005A7F7F">
            <w:pPr>
              <w:pStyle w:val="ad"/>
              <w:jc w:val="left"/>
            </w:pPr>
            <w:r w:rsidRPr="009F5472">
              <w:t xml:space="preserve">Принимается и сохраняется, если в действующей размещенной версии информации о контракте (его изменении) на вкладке «Общая информация» установлен признак «Контракт жизненного цикла» (contractLifeCycle) и заполнены оба блока enforcement/bankGuarantee и subsequentMaintenanceEnforcement/bankGuarantee. В прочих случаях </w:t>
            </w:r>
            <w:r>
              <w:t xml:space="preserve">при приеме игнорируются, заполняется при передаче </w:t>
            </w:r>
            <w:r w:rsidRPr="00A606DF">
              <w:t xml:space="preserve">номером реестровой записи </w:t>
            </w:r>
            <w:r>
              <w:t>независимой</w:t>
            </w:r>
            <w:r w:rsidRPr="00A606DF">
              <w:t xml:space="preserve"> гарантии, выданной в обеспечении исполнения контракта</w:t>
            </w:r>
            <w:r>
              <w:t xml:space="preserve"> в соответствующих сведениях о контракте (блок </w:t>
            </w:r>
            <w:r w:rsidRPr="00A606DF">
              <w:t>enforcement</w:t>
            </w:r>
            <w:r>
              <w:t>\</w:t>
            </w:r>
            <w:r w:rsidRPr="00A606DF">
              <w:t>bankGuarantee</w:t>
            </w:r>
            <w:r>
              <w:t>).</w:t>
            </w:r>
          </w:p>
          <w:p w14:paraId="087AA0E0" w14:textId="77777777" w:rsidR="005A7F7F" w:rsidRDefault="005A7F7F" w:rsidP="005A7F7F">
            <w:pPr>
              <w:pStyle w:val="ad"/>
              <w:jc w:val="left"/>
            </w:pPr>
          </w:p>
          <w:p w14:paraId="637A5B55" w14:textId="77777777" w:rsidR="005A7F7F" w:rsidRPr="007E7491" w:rsidRDefault="005A7F7F" w:rsidP="005A7F7F">
            <w:pPr>
              <w:pStyle w:val="ad"/>
              <w:jc w:val="left"/>
            </w:pPr>
          </w:p>
        </w:tc>
      </w:tr>
      <w:tr w:rsidR="005A7F7F" w:rsidRPr="000E4FE8" w14:paraId="3902DD91" w14:textId="77777777" w:rsidTr="00C52CA2">
        <w:trPr>
          <w:trHeight w:val="348"/>
        </w:trPr>
        <w:tc>
          <w:tcPr>
            <w:tcW w:w="778" w:type="pct"/>
          </w:tcPr>
          <w:p w14:paraId="191A25ED" w14:textId="349BD47E" w:rsidR="005A7F7F" w:rsidRPr="00BA2E7C" w:rsidRDefault="005A7F7F" w:rsidP="005A7F7F">
            <w:pPr>
              <w:pStyle w:val="ad"/>
              <w:jc w:val="left"/>
              <w:rPr>
                <w:lang w:val="en-US"/>
              </w:rPr>
            </w:pPr>
            <w:r w:rsidRPr="00111814">
              <w:t>РК_ИК_0076</w:t>
            </w:r>
          </w:p>
        </w:tc>
        <w:tc>
          <w:tcPr>
            <w:tcW w:w="746" w:type="pct"/>
            <w:gridSpan w:val="6"/>
          </w:tcPr>
          <w:p w14:paraId="1B2DBA1C" w14:textId="77777777" w:rsidR="005A7F7F" w:rsidRPr="000E4FE8" w:rsidRDefault="005A7F7F" w:rsidP="005A7F7F">
            <w:pPr>
              <w:pStyle w:val="ad"/>
              <w:jc w:val="left"/>
            </w:pPr>
          </w:p>
        </w:tc>
        <w:tc>
          <w:tcPr>
            <w:tcW w:w="818" w:type="pct"/>
            <w:gridSpan w:val="2"/>
          </w:tcPr>
          <w:p w14:paraId="444982D0" w14:textId="3545E249" w:rsidR="005A7F7F" w:rsidRPr="00586DC6" w:rsidRDefault="005A7F7F" w:rsidP="005A7F7F">
            <w:pPr>
              <w:pStyle w:val="ad"/>
              <w:jc w:val="left"/>
            </w:pPr>
            <w:r>
              <w:t>Блок</w:t>
            </w:r>
            <w:r w:rsidRPr="002D2859">
              <w:t xml:space="preserve"> «</w:t>
            </w:r>
            <w:r w:rsidRPr="00E96496">
              <w:t xml:space="preserve">Информация о прекращении обязательств поставщика, обеспеченных </w:t>
            </w:r>
            <w:r>
              <w:t>независимой</w:t>
            </w:r>
            <w:r w:rsidRPr="00E96496">
              <w:t xml:space="preserve"> гарантией</w:t>
            </w:r>
            <w:r w:rsidRPr="002D2859">
              <w:t>» (</w:t>
            </w:r>
            <w:r w:rsidRPr="00E96496">
              <w:rPr>
                <w:lang w:val="en-US"/>
              </w:rPr>
              <w:t>bankGuaranteeTermination</w:t>
            </w:r>
            <w:r w:rsidRPr="002D2859">
              <w:t>)</w:t>
            </w:r>
          </w:p>
        </w:tc>
        <w:tc>
          <w:tcPr>
            <w:tcW w:w="1670" w:type="pct"/>
            <w:gridSpan w:val="4"/>
          </w:tcPr>
          <w:p w14:paraId="532C39B5" w14:textId="5506E3E8" w:rsidR="005A7F7F" w:rsidRDefault="005A7F7F" w:rsidP="005A7F7F">
            <w:pPr>
              <w:pStyle w:val="ad"/>
              <w:jc w:val="left"/>
            </w:pPr>
            <w:r>
              <w:t xml:space="preserve">Блок </w:t>
            </w:r>
            <w:r w:rsidRPr="002D2859">
              <w:t>«</w:t>
            </w:r>
            <w:r w:rsidRPr="00E96496">
              <w:t xml:space="preserve">Информация о прекращении обязательств поставщика, обеспеченных </w:t>
            </w:r>
            <w:r>
              <w:t>независимой</w:t>
            </w:r>
            <w:r w:rsidRPr="00E96496">
              <w:t xml:space="preserve"> гарантией</w:t>
            </w:r>
            <w:r w:rsidRPr="002D2859">
              <w:t>» (</w:t>
            </w:r>
            <w:r w:rsidRPr="00E96496">
              <w:rPr>
                <w:lang w:val="en-US"/>
              </w:rPr>
              <w:t>bankGuaranteeTermination</w:t>
            </w:r>
            <w:r w:rsidRPr="002D2859">
              <w:t>)</w:t>
            </w:r>
            <w:r>
              <w:t xml:space="preserve"> может присутствовать в сведениях об исполнении</w:t>
            </w:r>
            <w:r w:rsidRPr="00A079DD">
              <w:t>/</w:t>
            </w:r>
            <w:r>
              <w:t xml:space="preserve">расторжении только в случае, если </w:t>
            </w:r>
          </w:p>
          <w:p w14:paraId="6252F00E" w14:textId="04622FE0" w:rsidR="005A7F7F" w:rsidRPr="005C47CF" w:rsidRDefault="005A7F7F" w:rsidP="005A7F7F">
            <w:pPr>
              <w:pStyle w:val="ad"/>
              <w:jc w:val="left"/>
            </w:pPr>
            <w:r>
              <w:t xml:space="preserve">в действующей информации о контракте была введена информация о независимой гарантии (заполнен блок </w:t>
            </w:r>
            <w:r w:rsidRPr="005C47CF">
              <w:t>enforcement</w:t>
            </w:r>
            <w:r>
              <w:t xml:space="preserve">\ </w:t>
            </w:r>
            <w:r w:rsidRPr="005C47CF">
              <w:t>bankGuarantee</w:t>
            </w:r>
            <w:r>
              <w:t xml:space="preserve">) или блок </w:t>
            </w:r>
            <w:r w:rsidRPr="009F5472">
              <w:t xml:space="preserve">«Внести сведения об обеспечении исполнения контракта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w:t>
            </w:r>
            <w:r w:rsidRPr="009F5472">
              <w:lastRenderedPageBreak/>
              <w:t xml:space="preserve">капитального строительства или товара» </w:t>
            </w:r>
            <w:r>
              <w:t xml:space="preserve"> </w:t>
            </w:r>
            <w:r w:rsidRPr="009F5472">
              <w:t>(subsequentMaintenanceEnforcement)</w:t>
            </w:r>
          </w:p>
        </w:tc>
        <w:tc>
          <w:tcPr>
            <w:tcW w:w="988" w:type="pct"/>
            <w:gridSpan w:val="3"/>
          </w:tcPr>
          <w:p w14:paraId="325A4C78" w14:textId="45D349C4" w:rsidR="005A7F7F" w:rsidRDefault="005A7F7F" w:rsidP="005A7F7F">
            <w:pPr>
              <w:pStyle w:val="ad"/>
              <w:jc w:val="left"/>
            </w:pPr>
            <w:r>
              <w:lastRenderedPageBreak/>
              <w:t xml:space="preserve">Блок </w:t>
            </w:r>
            <w:r w:rsidRPr="002D2859">
              <w:t>«</w:t>
            </w:r>
            <w:r w:rsidRPr="00E96496">
              <w:t xml:space="preserve">Информация о прекращении обязательств поставщика, обеспеченных </w:t>
            </w:r>
            <w:r>
              <w:t>независимой</w:t>
            </w:r>
            <w:r w:rsidRPr="00E96496">
              <w:t xml:space="preserve"> гарантией</w:t>
            </w:r>
            <w:r w:rsidRPr="002D2859">
              <w:t>» (</w:t>
            </w:r>
            <w:r w:rsidRPr="00E96496">
              <w:rPr>
                <w:lang w:val="en-US"/>
              </w:rPr>
              <w:t>bankGuaranteeTermination</w:t>
            </w:r>
            <w:r w:rsidRPr="002D2859">
              <w:t>)</w:t>
            </w:r>
            <w:r>
              <w:t xml:space="preserve"> может присутствовать в сведениях об исполнении</w:t>
            </w:r>
            <w:r w:rsidRPr="00A079DD">
              <w:t>/</w:t>
            </w:r>
            <w:r>
              <w:t xml:space="preserve">расторжении только в случае ,если </w:t>
            </w:r>
          </w:p>
          <w:p w14:paraId="1C886E79" w14:textId="55C1B02E" w:rsidR="005A7F7F" w:rsidRPr="000E4FE8" w:rsidRDefault="005A7F7F" w:rsidP="005A7F7F">
            <w:pPr>
              <w:pStyle w:val="ad"/>
              <w:jc w:val="left"/>
            </w:pPr>
            <w:r>
              <w:t xml:space="preserve">в действующей информации о контракте была введена информация о независимой гарантии (заполнен блок </w:t>
            </w:r>
            <w:r w:rsidRPr="005C47CF">
              <w:lastRenderedPageBreak/>
              <w:t>enforcement</w:t>
            </w:r>
            <w:r>
              <w:t xml:space="preserve">\ </w:t>
            </w:r>
            <w:r w:rsidRPr="005C47CF">
              <w:t>bankGuarantee</w:t>
            </w:r>
            <w:r>
              <w:t xml:space="preserve"> или заполнен блок </w:t>
            </w:r>
            <w:r w:rsidRPr="009F5472">
              <w:t>subsequentMaintenanceEnforcement</w:t>
            </w:r>
            <w:r>
              <w:t>).</w:t>
            </w:r>
          </w:p>
        </w:tc>
      </w:tr>
      <w:tr w:rsidR="005A7F7F" w:rsidRPr="000E4FE8" w14:paraId="2890F382" w14:textId="77777777" w:rsidTr="00C52CA2">
        <w:trPr>
          <w:trHeight w:val="348"/>
        </w:trPr>
        <w:tc>
          <w:tcPr>
            <w:tcW w:w="778" w:type="pct"/>
          </w:tcPr>
          <w:p w14:paraId="037470DC" w14:textId="6FAB564B" w:rsidR="005A7F7F" w:rsidRPr="00111814" w:rsidRDefault="005A7F7F" w:rsidP="005A7F7F">
            <w:pPr>
              <w:pStyle w:val="ad"/>
              <w:jc w:val="left"/>
            </w:pPr>
            <w:r w:rsidRPr="00475C84">
              <w:lastRenderedPageBreak/>
              <w:t>РК_ИК_029</w:t>
            </w:r>
            <w:r>
              <w:t>4</w:t>
            </w:r>
          </w:p>
        </w:tc>
        <w:tc>
          <w:tcPr>
            <w:tcW w:w="746" w:type="pct"/>
            <w:gridSpan w:val="6"/>
          </w:tcPr>
          <w:p w14:paraId="251A5F98" w14:textId="5362DC1F" w:rsidR="005A7F7F" w:rsidRPr="000E4FE8" w:rsidRDefault="005A7F7F" w:rsidP="005A7F7F">
            <w:pPr>
              <w:pStyle w:val="ad"/>
              <w:jc w:val="left"/>
            </w:pPr>
            <w:r w:rsidRPr="00111814">
              <w:t>РК_ИК_0076</w:t>
            </w:r>
          </w:p>
        </w:tc>
        <w:tc>
          <w:tcPr>
            <w:tcW w:w="818" w:type="pct"/>
            <w:gridSpan w:val="2"/>
          </w:tcPr>
          <w:p w14:paraId="7FD2227B" w14:textId="0290B599" w:rsidR="005A7F7F" w:rsidRDefault="005A7F7F" w:rsidP="005A7F7F">
            <w:pPr>
              <w:pStyle w:val="ad"/>
              <w:jc w:val="left"/>
            </w:pPr>
            <w:r>
              <w:t>Блок</w:t>
            </w:r>
            <w:r w:rsidRPr="002D2859">
              <w:t xml:space="preserve"> «</w:t>
            </w:r>
            <w:r w:rsidRPr="00E96496">
              <w:t xml:space="preserve">Информация о прекращении обязательств поставщика, обеспеченных </w:t>
            </w:r>
            <w:r>
              <w:t>независимой</w:t>
            </w:r>
            <w:r w:rsidRPr="00E96496">
              <w:t xml:space="preserve"> гарантией</w:t>
            </w:r>
            <w:r w:rsidRPr="002D2859">
              <w:t>» (</w:t>
            </w:r>
            <w:r w:rsidRPr="00E96496">
              <w:rPr>
                <w:lang w:val="en-US"/>
              </w:rPr>
              <w:t>bankGuaranteeTermination</w:t>
            </w:r>
            <w:r w:rsidRPr="002D2859">
              <w:t>)</w:t>
            </w:r>
          </w:p>
        </w:tc>
        <w:tc>
          <w:tcPr>
            <w:tcW w:w="1670" w:type="pct"/>
            <w:gridSpan w:val="4"/>
          </w:tcPr>
          <w:p w14:paraId="3B81C7D6" w14:textId="04935CBE" w:rsidR="005A7F7F" w:rsidRDefault="005A7F7F" w:rsidP="005A7F7F">
            <w:pPr>
              <w:pStyle w:val="ad"/>
              <w:jc w:val="left"/>
            </w:pPr>
            <w:r>
              <w:t>Если в пакете не задан блок «</w:t>
            </w:r>
            <w:r w:rsidRPr="00475C84">
              <w:t>Информация о расторжении контракта</w:t>
            </w:r>
            <w:r>
              <w:t>» (</w:t>
            </w:r>
            <w:r w:rsidRPr="00475C84">
              <w:t>termination</w:t>
            </w:r>
            <w:r>
              <w:t xml:space="preserve">), то может быть задан только один блок </w:t>
            </w:r>
            <w:r w:rsidRPr="002D2859">
              <w:t>«</w:t>
            </w:r>
            <w:r w:rsidRPr="00E96496">
              <w:t xml:space="preserve">Информация о прекращении обязательств поставщика, обеспеченных </w:t>
            </w:r>
            <w:r>
              <w:t>независимой</w:t>
            </w:r>
            <w:r w:rsidRPr="00E96496">
              <w:t xml:space="preserve"> гарантией</w:t>
            </w:r>
            <w:r w:rsidRPr="002D2859">
              <w:t>» (</w:t>
            </w:r>
            <w:r w:rsidRPr="00E96496">
              <w:rPr>
                <w:lang w:val="en-US"/>
              </w:rPr>
              <w:t>bankGuaranteeTermination</w:t>
            </w:r>
            <w:r w:rsidRPr="002D2859">
              <w:t>)</w:t>
            </w:r>
          </w:p>
        </w:tc>
        <w:tc>
          <w:tcPr>
            <w:tcW w:w="988" w:type="pct"/>
            <w:gridSpan w:val="3"/>
          </w:tcPr>
          <w:p w14:paraId="7CDC4005" w14:textId="0F52B2B7" w:rsidR="005A7F7F" w:rsidRDefault="005A7F7F" w:rsidP="005A7F7F">
            <w:pPr>
              <w:pStyle w:val="ad"/>
              <w:jc w:val="left"/>
            </w:pPr>
            <w:r w:rsidRPr="0069625F">
              <w:t>Допускается указание более одного блока «Информация о пре-кращении обяз</w:t>
            </w:r>
            <w:r>
              <w:t>а</w:t>
            </w:r>
            <w:r w:rsidRPr="0069625F">
              <w:t xml:space="preserve">тельств поставщика, обеспеченных </w:t>
            </w:r>
            <w:r>
              <w:t>независимой</w:t>
            </w:r>
            <w:r w:rsidRPr="0069625F">
              <w:t xml:space="preserve"> гарантией» (bankGuaranteeTermination)</w:t>
            </w:r>
            <w:r>
              <w:t xml:space="preserve"> </w:t>
            </w:r>
            <w:r w:rsidRPr="0069625F">
              <w:t xml:space="preserve">только при наличии блока </w:t>
            </w:r>
            <w:r>
              <w:t>«</w:t>
            </w:r>
            <w:r w:rsidRPr="0069625F">
              <w:t>Информация о расторжении контракта</w:t>
            </w:r>
            <w:r>
              <w:t>»</w:t>
            </w:r>
            <w:r w:rsidRPr="0069625F">
              <w:t xml:space="preserve"> (termination)</w:t>
            </w:r>
          </w:p>
        </w:tc>
      </w:tr>
      <w:tr w:rsidR="005A7F7F" w:rsidRPr="00CE3578" w14:paraId="543EA727" w14:textId="77777777" w:rsidTr="00C92F0C">
        <w:trPr>
          <w:trHeight w:val="348"/>
        </w:trPr>
        <w:tc>
          <w:tcPr>
            <w:tcW w:w="5000" w:type="pct"/>
            <w:gridSpan w:val="16"/>
          </w:tcPr>
          <w:p w14:paraId="02CF2688" w14:textId="2A51F8AB" w:rsidR="005A7F7F" w:rsidRPr="00B51EBF" w:rsidRDefault="005A7F7F" w:rsidP="005A7F7F">
            <w:pPr>
              <w:pStyle w:val="ad"/>
              <w:jc w:val="center"/>
            </w:pPr>
            <w:r>
              <w:t>Блок</w:t>
            </w:r>
            <w:r w:rsidRPr="00B51EBF">
              <w:t xml:space="preserve"> «</w:t>
            </w:r>
            <w:r w:rsidRPr="00864FAA">
              <w:t>Информация о неустойках (штрафах, пени)</w:t>
            </w:r>
            <w:r w:rsidRPr="00B51EBF">
              <w:t>» (</w:t>
            </w:r>
            <w:r w:rsidRPr="00864FAA">
              <w:rPr>
                <w:lang w:val="en-US"/>
              </w:rPr>
              <w:t>penalties</w:t>
            </w:r>
            <w:r w:rsidRPr="00B51EBF">
              <w:t>).</w:t>
            </w:r>
          </w:p>
          <w:p w14:paraId="6005D219" w14:textId="77777777" w:rsidR="005A7F7F" w:rsidRPr="00B51EBF" w:rsidRDefault="005A7F7F" w:rsidP="005A7F7F">
            <w:pPr>
              <w:pStyle w:val="ad"/>
              <w:jc w:val="left"/>
            </w:pPr>
          </w:p>
          <w:p w14:paraId="3FA65AE2" w14:textId="494F3AE2" w:rsidR="005A7F7F" w:rsidRDefault="005A7F7F" w:rsidP="005A7F7F">
            <w:pPr>
              <w:pStyle w:val="ad"/>
              <w:jc w:val="left"/>
            </w:pPr>
            <w:r w:rsidRPr="00713E16">
              <w:t>Блок «Информация о неустойках (штрафах, пени)» (penalties).</w:t>
            </w:r>
            <w:r>
              <w:t xml:space="preserve"> </w:t>
            </w:r>
            <w:r w:rsidRPr="00713E16">
              <w:t>Если заполнен блок "Информация о расторжении контракта. " (termination), то игнорируется при приеме, не заполняется при передаче (для сведений об исполнении контракта, первая версия которых размещена после выхода версии 14.3)</w:t>
            </w:r>
          </w:p>
          <w:p w14:paraId="531586FB" w14:textId="77777777" w:rsidR="005A7F7F" w:rsidRDefault="005A7F7F" w:rsidP="005A7F7F">
            <w:pPr>
              <w:pStyle w:val="ad"/>
              <w:jc w:val="left"/>
            </w:pPr>
          </w:p>
          <w:p w14:paraId="5A59E6BE" w14:textId="43B35D77" w:rsidR="005A7F7F" w:rsidRPr="00B51EBF" w:rsidRDefault="005A7F7F" w:rsidP="005A7F7F">
            <w:pPr>
              <w:pStyle w:val="ad"/>
              <w:jc w:val="left"/>
              <w:rPr>
                <w:lang w:val="en-US"/>
              </w:rPr>
            </w:pPr>
            <w:r>
              <w:t>Поля</w:t>
            </w:r>
            <w:r w:rsidRPr="00B51EBF">
              <w:rPr>
                <w:lang w:val="en-US"/>
              </w:rPr>
              <w:t>:</w:t>
            </w:r>
          </w:p>
          <w:p w14:paraId="45F5F9D0" w14:textId="55878CE1" w:rsidR="005A7F7F" w:rsidRPr="00877F1A" w:rsidRDefault="005A7F7F" w:rsidP="005A7F7F">
            <w:pPr>
              <w:pStyle w:val="ad"/>
              <w:jc w:val="left"/>
              <w:rPr>
                <w:lang w:val="en-US"/>
              </w:rPr>
            </w:pPr>
            <w:r w:rsidRPr="003D49B7">
              <w:rPr>
                <w:lang w:val="en-US"/>
              </w:rPr>
              <w:t>«</w:t>
            </w:r>
            <w:r w:rsidRPr="00AE6B2C">
              <w:t>Наименование</w:t>
            </w:r>
            <w:r w:rsidRPr="00AE6B2C">
              <w:rPr>
                <w:lang w:val="en-US"/>
              </w:rPr>
              <w:t xml:space="preserve"> </w:t>
            </w:r>
            <w:r>
              <w:t>причины</w:t>
            </w:r>
            <w:r w:rsidRPr="003D49B7">
              <w:rPr>
                <w:lang w:val="en-US"/>
              </w:rPr>
              <w:t>» (</w:t>
            </w:r>
            <w:r w:rsidRPr="00B97851">
              <w:rPr>
                <w:lang w:val="en-US"/>
              </w:rPr>
              <w:t>penalties</w:t>
            </w:r>
            <w:r w:rsidRPr="00A23BA5">
              <w:rPr>
                <w:lang w:val="en-US"/>
              </w:rPr>
              <w:t>\</w:t>
            </w:r>
            <w:r w:rsidRPr="00B97851">
              <w:rPr>
                <w:lang w:val="en-US"/>
              </w:rPr>
              <w:t>penaltyAccrual</w:t>
            </w:r>
            <w:r>
              <w:rPr>
                <w:lang w:val="en-US"/>
              </w:rPr>
              <w:t>\reason</w:t>
            </w:r>
            <w:r w:rsidRPr="003D49B7">
              <w:rPr>
                <w:lang w:val="en-US"/>
              </w:rPr>
              <w:t>\</w:t>
            </w:r>
            <w:r w:rsidRPr="00B51EBF">
              <w:rPr>
                <w:lang w:val="en-US"/>
              </w:rPr>
              <w:t>name</w:t>
            </w:r>
            <w:r w:rsidRPr="003D49B7">
              <w:rPr>
                <w:lang w:val="en-US"/>
              </w:rPr>
              <w:t>)</w:t>
            </w:r>
          </w:p>
          <w:p w14:paraId="6161396E" w14:textId="211FC137" w:rsidR="005A7F7F" w:rsidRPr="00877F1A" w:rsidRDefault="005A7F7F" w:rsidP="005A7F7F">
            <w:pPr>
              <w:pStyle w:val="ad"/>
              <w:jc w:val="left"/>
              <w:rPr>
                <w:lang w:val="en-US"/>
              </w:rPr>
            </w:pPr>
            <w:r w:rsidRPr="003D49B7">
              <w:rPr>
                <w:lang w:val="en-US"/>
              </w:rPr>
              <w:t>«</w:t>
            </w:r>
            <w:r w:rsidRPr="00AE6B2C">
              <w:t>Наименование</w:t>
            </w:r>
            <w:r w:rsidRPr="00AE6B2C">
              <w:rPr>
                <w:lang w:val="en-US"/>
              </w:rPr>
              <w:t xml:space="preserve"> </w:t>
            </w:r>
            <w:r>
              <w:t>валюты</w:t>
            </w:r>
            <w:r w:rsidRPr="003D49B7">
              <w:rPr>
                <w:lang w:val="en-US"/>
              </w:rPr>
              <w:t>» (</w:t>
            </w:r>
            <w:r w:rsidRPr="00B97851">
              <w:rPr>
                <w:lang w:val="en-US"/>
              </w:rPr>
              <w:t>penalties</w:t>
            </w:r>
            <w:r w:rsidRPr="00A23BA5">
              <w:rPr>
                <w:lang w:val="en-US"/>
              </w:rPr>
              <w:t>\</w:t>
            </w:r>
            <w:r w:rsidRPr="00B97851">
              <w:rPr>
                <w:lang w:val="en-US"/>
              </w:rPr>
              <w:t>penaltyAccrual</w:t>
            </w:r>
            <w:r>
              <w:rPr>
                <w:lang w:val="en-US"/>
              </w:rPr>
              <w:t>\currency</w:t>
            </w:r>
            <w:r w:rsidRPr="003D49B7">
              <w:rPr>
                <w:lang w:val="en-US"/>
              </w:rPr>
              <w:t>\</w:t>
            </w:r>
            <w:r w:rsidRPr="00B51EBF">
              <w:rPr>
                <w:lang w:val="en-US"/>
              </w:rPr>
              <w:t>name</w:t>
            </w:r>
            <w:r w:rsidRPr="003D49B7">
              <w:rPr>
                <w:lang w:val="en-US"/>
              </w:rPr>
              <w:t>)</w:t>
            </w:r>
          </w:p>
          <w:p w14:paraId="535A7572" w14:textId="25623596" w:rsidR="005A7F7F" w:rsidRPr="003E216C" w:rsidRDefault="005A7F7F" w:rsidP="005A7F7F">
            <w:pPr>
              <w:pStyle w:val="ad"/>
              <w:jc w:val="left"/>
            </w:pPr>
            <w:r>
              <w:t>при приеме игнорируются, заполняются при передаче.</w:t>
            </w:r>
          </w:p>
          <w:p w14:paraId="50588143" w14:textId="77777777" w:rsidR="005A7F7F" w:rsidRPr="00F06A06" w:rsidRDefault="005A7F7F" w:rsidP="005A7F7F">
            <w:pPr>
              <w:pStyle w:val="ad"/>
              <w:jc w:val="left"/>
            </w:pPr>
          </w:p>
          <w:p w14:paraId="6E63C1ED" w14:textId="77777777" w:rsidR="005A7F7F" w:rsidRPr="00465323" w:rsidRDefault="005A7F7F" w:rsidP="005A7F7F">
            <w:pPr>
              <w:pStyle w:val="ad"/>
              <w:jc w:val="left"/>
            </w:pPr>
            <w:r>
              <w:t>Блоки</w:t>
            </w:r>
            <w:r w:rsidRPr="00465323">
              <w:t>:</w:t>
            </w:r>
          </w:p>
          <w:p w14:paraId="04139218" w14:textId="1B33E669" w:rsidR="005A7F7F" w:rsidRPr="00465323" w:rsidRDefault="005A7F7F" w:rsidP="005A7F7F">
            <w:pPr>
              <w:pStyle w:val="ad"/>
              <w:jc w:val="left"/>
            </w:pPr>
            <w:r w:rsidRPr="00465323">
              <w:t>«</w:t>
            </w:r>
            <w:r w:rsidRPr="00C50E01">
              <w:t>Курс</w:t>
            </w:r>
            <w:r w:rsidRPr="00465323">
              <w:t xml:space="preserve"> </w:t>
            </w:r>
            <w:r w:rsidRPr="00C50E01">
              <w:t>валюты</w:t>
            </w:r>
            <w:r w:rsidRPr="00465323">
              <w:t xml:space="preserve"> </w:t>
            </w:r>
            <w:r w:rsidRPr="00C50E01">
              <w:t>на</w:t>
            </w:r>
            <w:r w:rsidRPr="00465323">
              <w:t xml:space="preserve"> </w:t>
            </w:r>
            <w:r w:rsidRPr="00C50E01">
              <w:t>дату</w:t>
            </w:r>
            <w:r w:rsidRPr="00465323">
              <w:t xml:space="preserve"> </w:t>
            </w:r>
            <w:r w:rsidRPr="00C50E01">
              <w:t>начисления</w:t>
            </w:r>
            <w:r w:rsidRPr="00465323">
              <w:t xml:space="preserve"> </w:t>
            </w:r>
            <w:r w:rsidRPr="00C50E01">
              <w:t>неустойки</w:t>
            </w:r>
            <w:r w:rsidRPr="00465323">
              <w:t>» (</w:t>
            </w:r>
            <w:r w:rsidRPr="00B97851">
              <w:rPr>
                <w:lang w:val="en-US"/>
              </w:rPr>
              <w:t>penalties</w:t>
            </w:r>
            <w:r w:rsidRPr="00465323">
              <w:t>\</w:t>
            </w:r>
            <w:r w:rsidRPr="00B97851">
              <w:rPr>
                <w:lang w:val="en-US"/>
              </w:rPr>
              <w:t>penaltyAccrual</w:t>
            </w:r>
            <w:r w:rsidRPr="00465323">
              <w:t>\</w:t>
            </w:r>
            <w:r w:rsidRPr="00A23BA5">
              <w:rPr>
                <w:lang w:val="en-US"/>
              </w:rPr>
              <w:t>currencyRate</w:t>
            </w:r>
            <w:r w:rsidRPr="00465323">
              <w:t>)</w:t>
            </w:r>
          </w:p>
          <w:p w14:paraId="7DD852E5" w14:textId="68D8AC47" w:rsidR="005A7F7F" w:rsidRPr="00465323" w:rsidRDefault="005A7F7F" w:rsidP="005A7F7F">
            <w:pPr>
              <w:pStyle w:val="ad"/>
              <w:jc w:val="left"/>
            </w:pPr>
            <w:r w:rsidRPr="00465323">
              <w:t>«</w:t>
            </w:r>
            <w:r w:rsidRPr="00C50E01">
              <w:t>Размер</w:t>
            </w:r>
            <w:r w:rsidRPr="00465323">
              <w:t xml:space="preserve"> </w:t>
            </w:r>
            <w:r w:rsidRPr="00C50E01">
              <w:t>начисленной</w:t>
            </w:r>
            <w:r w:rsidRPr="00465323">
              <w:t xml:space="preserve"> </w:t>
            </w:r>
            <w:r w:rsidRPr="00C50E01">
              <w:t>неустойки</w:t>
            </w:r>
            <w:r w:rsidRPr="00465323">
              <w:t xml:space="preserve"> </w:t>
            </w:r>
            <w:r w:rsidRPr="00C50E01">
              <w:t>в</w:t>
            </w:r>
            <w:r w:rsidRPr="00465323">
              <w:t xml:space="preserve"> </w:t>
            </w:r>
            <w:r w:rsidRPr="00C50E01">
              <w:t>рублевом</w:t>
            </w:r>
            <w:r w:rsidRPr="00465323">
              <w:t xml:space="preserve"> </w:t>
            </w:r>
            <w:r w:rsidRPr="00C50E01">
              <w:t>эквиваленте</w:t>
            </w:r>
            <w:r w:rsidRPr="00465323">
              <w:t>» (</w:t>
            </w:r>
            <w:r w:rsidRPr="00B97851">
              <w:rPr>
                <w:lang w:val="en-US"/>
              </w:rPr>
              <w:t>penalties</w:t>
            </w:r>
            <w:r w:rsidRPr="00465323">
              <w:t>\</w:t>
            </w:r>
            <w:r w:rsidRPr="00B97851">
              <w:rPr>
                <w:lang w:val="en-US"/>
              </w:rPr>
              <w:t>penaltyAccrual</w:t>
            </w:r>
            <w:r w:rsidRPr="00465323">
              <w:t xml:space="preserve"> \</w:t>
            </w:r>
            <w:r>
              <w:rPr>
                <w:lang w:val="en-US"/>
              </w:rPr>
              <w:t>accrualAmount</w:t>
            </w:r>
            <w:r w:rsidRPr="00877F1A">
              <w:rPr>
                <w:lang w:val="en-US"/>
              </w:rPr>
              <w:t>RUR</w:t>
            </w:r>
            <w:r w:rsidRPr="00465323">
              <w:t>)</w:t>
            </w:r>
          </w:p>
          <w:p w14:paraId="1D207B13" w14:textId="08C110A8" w:rsidR="005A7F7F" w:rsidRPr="00465323" w:rsidRDefault="005A7F7F" w:rsidP="005A7F7F">
            <w:pPr>
              <w:pStyle w:val="ad"/>
              <w:jc w:val="left"/>
            </w:pPr>
            <w:r w:rsidRPr="00465323">
              <w:t>«</w:t>
            </w:r>
            <w:r w:rsidRPr="00B02CC7">
              <w:t>Курс</w:t>
            </w:r>
            <w:r w:rsidRPr="00465323">
              <w:t xml:space="preserve"> </w:t>
            </w:r>
            <w:r w:rsidRPr="00B02CC7">
              <w:t>валюты</w:t>
            </w:r>
            <w:r w:rsidRPr="00465323">
              <w:t xml:space="preserve"> </w:t>
            </w:r>
            <w:r w:rsidRPr="00B02CC7">
              <w:t>по</w:t>
            </w:r>
            <w:r w:rsidRPr="00465323">
              <w:t xml:space="preserve"> </w:t>
            </w:r>
            <w:r w:rsidRPr="00B02CC7">
              <w:t>отношению</w:t>
            </w:r>
            <w:r w:rsidRPr="00465323">
              <w:t xml:space="preserve"> </w:t>
            </w:r>
            <w:r w:rsidRPr="00B02CC7">
              <w:t>к</w:t>
            </w:r>
            <w:r w:rsidRPr="00465323">
              <w:t xml:space="preserve"> </w:t>
            </w:r>
            <w:r w:rsidRPr="00B02CC7">
              <w:t>рублю</w:t>
            </w:r>
            <w:r w:rsidRPr="00465323">
              <w:t xml:space="preserve"> </w:t>
            </w:r>
            <w:r w:rsidRPr="00B02CC7">
              <w:t>на</w:t>
            </w:r>
            <w:r w:rsidRPr="00465323">
              <w:t xml:space="preserve"> </w:t>
            </w:r>
            <w:r w:rsidRPr="00B02CC7">
              <w:t>дату</w:t>
            </w:r>
            <w:r w:rsidRPr="00465323">
              <w:t xml:space="preserve"> </w:t>
            </w:r>
            <w:r w:rsidRPr="00B02CC7">
              <w:t>документа</w:t>
            </w:r>
            <w:r w:rsidRPr="00465323">
              <w:t>» (</w:t>
            </w:r>
            <w:r w:rsidRPr="00B97851">
              <w:rPr>
                <w:lang w:val="en-US"/>
              </w:rPr>
              <w:t>penalties</w:t>
            </w:r>
            <w:r w:rsidRPr="00465323">
              <w:t>\</w:t>
            </w:r>
            <w:r w:rsidRPr="00B97851">
              <w:rPr>
                <w:lang w:val="en-US"/>
              </w:rPr>
              <w:t>penaltyAccrual</w:t>
            </w:r>
            <w:r w:rsidRPr="00465323">
              <w:t>\</w:t>
            </w:r>
            <w:r w:rsidRPr="00B02CC7">
              <w:rPr>
                <w:lang w:val="en-US"/>
              </w:rPr>
              <w:t>payments</w:t>
            </w:r>
            <w:r w:rsidRPr="00465323">
              <w:t>\</w:t>
            </w:r>
            <w:r>
              <w:rPr>
                <w:lang w:val="en-US"/>
              </w:rPr>
              <w:t>payment</w:t>
            </w:r>
            <w:r w:rsidRPr="00465323">
              <w:t>\</w:t>
            </w:r>
            <w:r w:rsidRPr="00A23BA5">
              <w:rPr>
                <w:lang w:val="en-US"/>
              </w:rPr>
              <w:t>currencyRate</w:t>
            </w:r>
            <w:r w:rsidRPr="00465323">
              <w:t>)</w:t>
            </w:r>
          </w:p>
          <w:p w14:paraId="021E5336" w14:textId="0E62E7D7" w:rsidR="005A7F7F" w:rsidRPr="00C50E01" w:rsidRDefault="005A7F7F" w:rsidP="005A7F7F">
            <w:pPr>
              <w:pStyle w:val="ad"/>
              <w:jc w:val="left"/>
              <w:rPr>
                <w:lang w:val="en-US"/>
              </w:rPr>
            </w:pPr>
            <w:r w:rsidRPr="00C50E01">
              <w:rPr>
                <w:lang w:val="en-US"/>
              </w:rPr>
              <w:t>«</w:t>
            </w:r>
            <w:r w:rsidRPr="00B02CC7">
              <w:t>Сумма</w:t>
            </w:r>
            <w:r w:rsidRPr="00B02CC7">
              <w:rPr>
                <w:lang w:val="en-US"/>
              </w:rPr>
              <w:t xml:space="preserve"> </w:t>
            </w:r>
            <w:r w:rsidRPr="00B02CC7">
              <w:t>в</w:t>
            </w:r>
            <w:r w:rsidRPr="00B02CC7">
              <w:rPr>
                <w:lang w:val="en-US"/>
              </w:rPr>
              <w:t xml:space="preserve"> </w:t>
            </w:r>
            <w:r w:rsidRPr="00B02CC7">
              <w:t>рублевом</w:t>
            </w:r>
            <w:r w:rsidRPr="00B02CC7">
              <w:rPr>
                <w:lang w:val="en-US"/>
              </w:rPr>
              <w:t xml:space="preserve"> </w:t>
            </w:r>
            <w:r w:rsidRPr="00B02CC7">
              <w:t>эквиваленте</w:t>
            </w:r>
            <w:r w:rsidRPr="00C50E01">
              <w:rPr>
                <w:lang w:val="en-US"/>
              </w:rPr>
              <w:t>» (</w:t>
            </w:r>
            <w:r w:rsidRPr="00B97851">
              <w:rPr>
                <w:lang w:val="en-US"/>
              </w:rPr>
              <w:t>penalties</w:t>
            </w:r>
            <w:r w:rsidRPr="00C50E01">
              <w:rPr>
                <w:lang w:val="en-US"/>
              </w:rPr>
              <w:t>\</w:t>
            </w:r>
            <w:r w:rsidRPr="00B97851">
              <w:rPr>
                <w:lang w:val="en-US"/>
              </w:rPr>
              <w:t>penaltyAccrual</w:t>
            </w:r>
            <w:r w:rsidRPr="00C50E01">
              <w:rPr>
                <w:lang w:val="en-US"/>
              </w:rPr>
              <w:t xml:space="preserve"> \</w:t>
            </w:r>
            <w:r w:rsidRPr="00B02CC7">
              <w:rPr>
                <w:lang w:val="en-US"/>
              </w:rPr>
              <w:t xml:space="preserve"> payments\</w:t>
            </w:r>
            <w:r>
              <w:rPr>
                <w:lang w:val="en-US"/>
              </w:rPr>
              <w:t>payment</w:t>
            </w:r>
            <w:r w:rsidRPr="00A22AE7">
              <w:rPr>
                <w:lang w:val="en-US"/>
              </w:rPr>
              <w:t>\</w:t>
            </w:r>
            <w:r>
              <w:rPr>
                <w:lang w:val="en-US"/>
              </w:rPr>
              <w:t>accrualAmount</w:t>
            </w:r>
            <w:r w:rsidRPr="00877F1A">
              <w:rPr>
                <w:lang w:val="en-US"/>
              </w:rPr>
              <w:t>RUR</w:t>
            </w:r>
            <w:r w:rsidRPr="00C50E01">
              <w:rPr>
                <w:lang w:val="en-US"/>
              </w:rPr>
              <w:t>)</w:t>
            </w:r>
          </w:p>
          <w:p w14:paraId="68656D16" w14:textId="77777777" w:rsidR="005A7F7F" w:rsidRPr="00B862FE" w:rsidRDefault="005A7F7F" w:rsidP="005A7F7F">
            <w:pPr>
              <w:pStyle w:val="ad"/>
              <w:jc w:val="left"/>
              <w:rPr>
                <w:lang w:val="en-US"/>
              </w:rPr>
            </w:pPr>
          </w:p>
          <w:p w14:paraId="790B7D91" w14:textId="56EFBF27" w:rsidR="005A7F7F" w:rsidRPr="00A22AE7" w:rsidRDefault="005A7F7F" w:rsidP="005A7F7F">
            <w:pPr>
              <w:pStyle w:val="ad"/>
              <w:jc w:val="left"/>
            </w:pPr>
            <w:r w:rsidRPr="00A22AE7">
              <w:t>«Курс валюты по отношению к рублю на дату возврата неустойки» (</w:t>
            </w:r>
            <w:r w:rsidRPr="00B97851">
              <w:rPr>
                <w:lang w:val="en-US"/>
              </w:rPr>
              <w:t>penalties</w:t>
            </w:r>
            <w:r w:rsidRPr="00A22AE7">
              <w:t>\</w:t>
            </w:r>
            <w:r w:rsidRPr="00A22AE7">
              <w:rPr>
                <w:lang w:val="en-US"/>
              </w:rPr>
              <w:t>penaltyReturn</w:t>
            </w:r>
            <w:r w:rsidRPr="00A22AE7">
              <w:t>\</w:t>
            </w:r>
            <w:r w:rsidRPr="00A23BA5">
              <w:rPr>
                <w:lang w:val="en-US"/>
              </w:rPr>
              <w:t>currencyRate</w:t>
            </w:r>
            <w:r w:rsidRPr="00A22AE7">
              <w:t>)</w:t>
            </w:r>
          </w:p>
          <w:p w14:paraId="48DD2F1E" w14:textId="4221183F" w:rsidR="005A7F7F" w:rsidRPr="00A22AE7" w:rsidRDefault="005A7F7F" w:rsidP="005A7F7F">
            <w:pPr>
              <w:pStyle w:val="ad"/>
              <w:jc w:val="left"/>
            </w:pPr>
            <w:r w:rsidRPr="00A22AE7">
              <w:t>«Размер  излишне уплаченной (взасканной) неустойки в рублевом эквиваленте» (</w:t>
            </w:r>
            <w:r w:rsidRPr="00B97851">
              <w:rPr>
                <w:lang w:val="en-US"/>
              </w:rPr>
              <w:t>penalties</w:t>
            </w:r>
            <w:r w:rsidRPr="00A22AE7">
              <w:t>\</w:t>
            </w:r>
            <w:r w:rsidRPr="00A22AE7">
              <w:rPr>
                <w:lang w:val="en-US"/>
              </w:rPr>
              <w:t>penaltyReturn</w:t>
            </w:r>
            <w:r w:rsidRPr="00A22AE7">
              <w:t>\</w:t>
            </w:r>
            <w:r>
              <w:rPr>
                <w:lang w:val="en-US"/>
              </w:rPr>
              <w:t>accrualAmount</w:t>
            </w:r>
            <w:r w:rsidRPr="00877F1A">
              <w:rPr>
                <w:lang w:val="en-US"/>
              </w:rPr>
              <w:t>RUR</w:t>
            </w:r>
            <w:r w:rsidRPr="00A22AE7">
              <w:t>)</w:t>
            </w:r>
          </w:p>
          <w:p w14:paraId="516C83E6" w14:textId="2AE53253" w:rsidR="005A7F7F" w:rsidRPr="00B862FE" w:rsidRDefault="005A7F7F" w:rsidP="005A7F7F">
            <w:pPr>
              <w:pStyle w:val="ad"/>
              <w:jc w:val="left"/>
            </w:pPr>
            <w:r w:rsidRPr="00B862FE">
              <w:lastRenderedPageBreak/>
              <w:t>«</w:t>
            </w:r>
            <w:r w:rsidRPr="00B02CC7">
              <w:t>Курс</w:t>
            </w:r>
            <w:r w:rsidRPr="00B862FE">
              <w:t xml:space="preserve"> </w:t>
            </w:r>
            <w:r w:rsidRPr="00B02CC7">
              <w:t>валюты</w:t>
            </w:r>
            <w:r w:rsidRPr="00B862FE">
              <w:t xml:space="preserve"> </w:t>
            </w:r>
            <w:r w:rsidRPr="00B02CC7">
              <w:t>по</w:t>
            </w:r>
            <w:r w:rsidRPr="00B862FE">
              <w:t xml:space="preserve"> </w:t>
            </w:r>
            <w:r w:rsidRPr="00B02CC7">
              <w:t>отношению</w:t>
            </w:r>
            <w:r w:rsidRPr="00B862FE">
              <w:t xml:space="preserve"> </w:t>
            </w:r>
            <w:r w:rsidRPr="00B02CC7">
              <w:t>к</w:t>
            </w:r>
            <w:r w:rsidRPr="00B862FE">
              <w:t xml:space="preserve"> </w:t>
            </w:r>
            <w:r w:rsidRPr="00B02CC7">
              <w:t>рублю</w:t>
            </w:r>
            <w:r w:rsidRPr="00B862FE">
              <w:t xml:space="preserve"> </w:t>
            </w:r>
            <w:r w:rsidRPr="00B02CC7">
              <w:t>на</w:t>
            </w:r>
            <w:r w:rsidRPr="00B862FE">
              <w:t xml:space="preserve"> </w:t>
            </w:r>
            <w:r w:rsidRPr="00B02CC7">
              <w:t>дату</w:t>
            </w:r>
            <w:r w:rsidRPr="00B862FE">
              <w:t xml:space="preserve"> </w:t>
            </w:r>
            <w:r w:rsidRPr="00B02CC7">
              <w:t>документа</w:t>
            </w:r>
            <w:r w:rsidRPr="00B862FE">
              <w:t>» (</w:t>
            </w:r>
            <w:r w:rsidRPr="00B97851">
              <w:rPr>
                <w:lang w:val="en-US"/>
              </w:rPr>
              <w:t>penalties</w:t>
            </w:r>
            <w:r w:rsidRPr="00B862FE">
              <w:t xml:space="preserve">\ </w:t>
            </w:r>
            <w:r w:rsidRPr="00A22AE7">
              <w:rPr>
                <w:lang w:val="en-US"/>
              </w:rPr>
              <w:t>penaltyReturn</w:t>
            </w:r>
            <w:r w:rsidRPr="00B862FE">
              <w:t xml:space="preserve"> \</w:t>
            </w:r>
            <w:r w:rsidRPr="00B02CC7">
              <w:rPr>
                <w:lang w:val="en-US"/>
              </w:rPr>
              <w:t>payments</w:t>
            </w:r>
            <w:r w:rsidRPr="00B862FE">
              <w:t>\</w:t>
            </w:r>
            <w:r>
              <w:rPr>
                <w:lang w:val="en-US"/>
              </w:rPr>
              <w:t>payment</w:t>
            </w:r>
            <w:r w:rsidRPr="00B862FE">
              <w:t>\</w:t>
            </w:r>
            <w:r w:rsidRPr="00A23BA5">
              <w:rPr>
                <w:lang w:val="en-US"/>
              </w:rPr>
              <w:t>currencyRate</w:t>
            </w:r>
            <w:r w:rsidRPr="00B862FE">
              <w:t>)</w:t>
            </w:r>
          </w:p>
          <w:p w14:paraId="4B0CDCDB" w14:textId="7F9AF050" w:rsidR="005A7F7F" w:rsidRPr="00C50E01" w:rsidRDefault="005A7F7F" w:rsidP="005A7F7F">
            <w:pPr>
              <w:pStyle w:val="ad"/>
              <w:jc w:val="left"/>
              <w:rPr>
                <w:lang w:val="en-US"/>
              </w:rPr>
            </w:pPr>
            <w:r w:rsidRPr="00C50E01">
              <w:rPr>
                <w:lang w:val="en-US"/>
              </w:rPr>
              <w:t>«</w:t>
            </w:r>
            <w:r w:rsidRPr="00B02CC7">
              <w:t>Сумма</w:t>
            </w:r>
            <w:r w:rsidRPr="00B02CC7">
              <w:rPr>
                <w:lang w:val="en-US"/>
              </w:rPr>
              <w:t xml:space="preserve"> </w:t>
            </w:r>
            <w:r w:rsidRPr="00B02CC7">
              <w:t>в</w:t>
            </w:r>
            <w:r w:rsidRPr="00B02CC7">
              <w:rPr>
                <w:lang w:val="en-US"/>
              </w:rPr>
              <w:t xml:space="preserve"> </w:t>
            </w:r>
            <w:r w:rsidRPr="00B02CC7">
              <w:t>рублевом</w:t>
            </w:r>
            <w:r w:rsidRPr="00B02CC7">
              <w:rPr>
                <w:lang w:val="en-US"/>
              </w:rPr>
              <w:t xml:space="preserve"> </w:t>
            </w:r>
            <w:r w:rsidRPr="00B02CC7">
              <w:t>эквиваленте</w:t>
            </w:r>
            <w:r w:rsidRPr="00C50E01">
              <w:rPr>
                <w:lang w:val="en-US"/>
              </w:rPr>
              <w:t>» (</w:t>
            </w:r>
            <w:r w:rsidRPr="00B97851">
              <w:rPr>
                <w:lang w:val="en-US"/>
              </w:rPr>
              <w:t>penalties</w:t>
            </w:r>
            <w:r w:rsidRPr="00C50E01">
              <w:rPr>
                <w:lang w:val="en-US"/>
              </w:rPr>
              <w:t>\</w:t>
            </w:r>
            <w:r w:rsidRPr="00A22AE7">
              <w:rPr>
                <w:lang w:val="en-US"/>
              </w:rPr>
              <w:t xml:space="preserve"> penaltyReturn</w:t>
            </w:r>
            <w:r w:rsidRPr="00C50E01">
              <w:rPr>
                <w:lang w:val="en-US"/>
              </w:rPr>
              <w:t xml:space="preserve"> \</w:t>
            </w:r>
            <w:r w:rsidRPr="00B02CC7">
              <w:rPr>
                <w:lang w:val="en-US"/>
              </w:rPr>
              <w:t xml:space="preserve"> payments\</w:t>
            </w:r>
            <w:r>
              <w:rPr>
                <w:lang w:val="en-US"/>
              </w:rPr>
              <w:t>payment</w:t>
            </w:r>
            <w:r w:rsidRPr="00A22AE7">
              <w:rPr>
                <w:lang w:val="en-US"/>
              </w:rPr>
              <w:t>\</w:t>
            </w:r>
            <w:r>
              <w:rPr>
                <w:lang w:val="en-US"/>
              </w:rPr>
              <w:t>accrualAmount</w:t>
            </w:r>
            <w:r w:rsidRPr="00877F1A">
              <w:rPr>
                <w:lang w:val="en-US"/>
              </w:rPr>
              <w:t>RUR</w:t>
            </w:r>
            <w:r w:rsidRPr="00C50E01">
              <w:rPr>
                <w:lang w:val="en-US"/>
              </w:rPr>
              <w:t>)</w:t>
            </w:r>
          </w:p>
          <w:p w14:paraId="517E0D17" w14:textId="77777777" w:rsidR="005A7F7F" w:rsidRPr="00B862FE" w:rsidRDefault="005A7F7F" w:rsidP="005A7F7F">
            <w:pPr>
              <w:pStyle w:val="ad"/>
              <w:jc w:val="left"/>
              <w:rPr>
                <w:lang w:val="en-US"/>
              </w:rPr>
            </w:pPr>
          </w:p>
          <w:p w14:paraId="6BC91B12" w14:textId="77777777" w:rsidR="005A7F7F" w:rsidRPr="00B862FE" w:rsidRDefault="005A7F7F" w:rsidP="005A7F7F">
            <w:pPr>
              <w:pStyle w:val="ad"/>
              <w:jc w:val="left"/>
              <w:rPr>
                <w:lang w:val="en-US"/>
              </w:rPr>
            </w:pPr>
          </w:p>
          <w:p w14:paraId="3186F0F2" w14:textId="47E55F65" w:rsidR="005A7F7F" w:rsidRDefault="005A7F7F" w:rsidP="005A7F7F">
            <w:pPr>
              <w:pStyle w:val="ad"/>
              <w:jc w:val="left"/>
            </w:pPr>
            <w:r>
              <w:t>при приеме игнорируется, заполняется при передаче,</w:t>
            </w:r>
            <w:r w:rsidRPr="00447EF8">
              <w:t xml:space="preserve"> </w:t>
            </w:r>
            <w:r>
              <w:t xml:space="preserve">в случае если сумма </w:t>
            </w:r>
            <w:r w:rsidRPr="00C50E01">
              <w:t>неу</w:t>
            </w:r>
            <w:r>
              <w:t>с</w:t>
            </w:r>
            <w:r w:rsidRPr="00C50E01">
              <w:t>тойки</w:t>
            </w:r>
            <w:r>
              <w:t xml:space="preserve"> отлична от рублей.</w:t>
            </w:r>
          </w:p>
          <w:p w14:paraId="749BAAFE" w14:textId="77777777" w:rsidR="005A7F7F" w:rsidRDefault="005A7F7F" w:rsidP="005A7F7F">
            <w:pPr>
              <w:pStyle w:val="ad"/>
              <w:jc w:val="left"/>
            </w:pPr>
          </w:p>
          <w:p w14:paraId="5F5BE7E4" w14:textId="63DBF236" w:rsidR="005A7F7F" w:rsidRDefault="005A7F7F" w:rsidP="005A7F7F">
            <w:pPr>
              <w:pStyle w:val="ad"/>
              <w:jc w:val="left"/>
            </w:pPr>
            <w:r>
              <w:t xml:space="preserve">Поля </w:t>
            </w:r>
          </w:p>
          <w:p w14:paraId="5E14AE8A" w14:textId="77777777" w:rsidR="005A7F7F" w:rsidRPr="00BA2E7C" w:rsidRDefault="005A7F7F" w:rsidP="005A7F7F">
            <w:pPr>
              <w:pStyle w:val="ad"/>
              <w:jc w:val="left"/>
            </w:pPr>
            <w:r w:rsidRPr="00BA2E7C">
              <w:t>«</w:t>
            </w:r>
            <w:r w:rsidRPr="00A22AE7">
              <w:t>Итого</w:t>
            </w:r>
            <w:r w:rsidRPr="00BA2E7C">
              <w:t xml:space="preserve"> </w:t>
            </w:r>
            <w:r w:rsidRPr="00A22AE7">
              <w:t>оплачено</w:t>
            </w:r>
            <w:r w:rsidRPr="00BA2E7C">
              <w:t xml:space="preserve"> </w:t>
            </w:r>
            <w:r w:rsidRPr="00A22AE7">
              <w:t>неустойки</w:t>
            </w:r>
            <w:r w:rsidRPr="00BA2E7C">
              <w:t xml:space="preserve"> </w:t>
            </w:r>
            <w:r w:rsidRPr="00A22AE7">
              <w:t>в</w:t>
            </w:r>
            <w:r w:rsidRPr="00BA2E7C">
              <w:t xml:space="preserve"> </w:t>
            </w:r>
            <w:r w:rsidRPr="00A22AE7">
              <w:t>рублевом</w:t>
            </w:r>
            <w:r w:rsidRPr="00BA2E7C">
              <w:t xml:space="preserve"> </w:t>
            </w:r>
            <w:r w:rsidRPr="00A22AE7">
              <w:t>эквиваленте</w:t>
            </w:r>
            <w:r w:rsidRPr="00BA2E7C">
              <w:t>» (</w:t>
            </w:r>
            <w:r w:rsidRPr="00B97851">
              <w:rPr>
                <w:lang w:val="en-US"/>
              </w:rPr>
              <w:t>penalties</w:t>
            </w:r>
            <w:r w:rsidRPr="00BA2E7C">
              <w:t>\</w:t>
            </w:r>
            <w:r w:rsidRPr="00B97851">
              <w:rPr>
                <w:lang w:val="en-US"/>
              </w:rPr>
              <w:t>penaltyAccrual</w:t>
            </w:r>
            <w:r w:rsidRPr="00BA2E7C">
              <w:t xml:space="preserve"> \ </w:t>
            </w:r>
            <w:r w:rsidRPr="00B02CC7">
              <w:rPr>
                <w:lang w:val="en-US"/>
              </w:rPr>
              <w:t>payments</w:t>
            </w:r>
            <w:r w:rsidRPr="00BA2E7C">
              <w:t>\</w:t>
            </w:r>
            <w:r>
              <w:rPr>
                <w:lang w:val="en-US"/>
              </w:rPr>
              <w:t>payment</w:t>
            </w:r>
            <w:r w:rsidRPr="00BA2E7C">
              <w:t>\</w:t>
            </w:r>
            <w:r w:rsidRPr="00A22AE7">
              <w:rPr>
                <w:lang w:val="en-US"/>
              </w:rPr>
              <w:t>totalAmountRUR</w:t>
            </w:r>
            <w:r w:rsidRPr="00BA2E7C">
              <w:t>)</w:t>
            </w:r>
          </w:p>
          <w:p w14:paraId="53A440EF" w14:textId="77777777" w:rsidR="005A7F7F" w:rsidRPr="00BA2E7C" w:rsidRDefault="005A7F7F" w:rsidP="005A7F7F">
            <w:pPr>
              <w:pStyle w:val="ad"/>
              <w:jc w:val="left"/>
            </w:pPr>
            <w:r w:rsidRPr="00BA2E7C">
              <w:t>«</w:t>
            </w:r>
            <w:r w:rsidRPr="00B862FE">
              <w:t>Итого</w:t>
            </w:r>
            <w:r w:rsidRPr="00BA2E7C">
              <w:t xml:space="preserve"> </w:t>
            </w:r>
            <w:r w:rsidRPr="00B862FE">
              <w:t>возвращено</w:t>
            </w:r>
            <w:r w:rsidRPr="00BA2E7C">
              <w:t xml:space="preserve"> </w:t>
            </w:r>
            <w:r w:rsidRPr="00B862FE">
              <w:t>плательщику</w:t>
            </w:r>
            <w:r w:rsidRPr="00BA2E7C">
              <w:t xml:space="preserve"> </w:t>
            </w:r>
            <w:r w:rsidRPr="00B862FE">
              <w:t>неустойки</w:t>
            </w:r>
            <w:r w:rsidRPr="00BA2E7C">
              <w:t xml:space="preserve"> </w:t>
            </w:r>
            <w:r w:rsidRPr="00B862FE">
              <w:t>в</w:t>
            </w:r>
            <w:r w:rsidRPr="00BA2E7C">
              <w:t xml:space="preserve"> </w:t>
            </w:r>
            <w:r w:rsidRPr="00B862FE">
              <w:t>рублевом</w:t>
            </w:r>
            <w:r w:rsidRPr="00BA2E7C">
              <w:t xml:space="preserve"> </w:t>
            </w:r>
            <w:r w:rsidRPr="00B862FE">
              <w:t>эквиваленте</w:t>
            </w:r>
            <w:r w:rsidRPr="00BA2E7C">
              <w:t xml:space="preserve"> (</w:t>
            </w:r>
            <w:r w:rsidRPr="00B97851">
              <w:rPr>
                <w:lang w:val="en-US"/>
              </w:rPr>
              <w:t>penalties</w:t>
            </w:r>
            <w:r w:rsidRPr="00BA2E7C">
              <w:t xml:space="preserve">\ </w:t>
            </w:r>
            <w:r w:rsidRPr="00A22AE7">
              <w:rPr>
                <w:lang w:val="en-US"/>
              </w:rPr>
              <w:t>penaltyReturn</w:t>
            </w:r>
            <w:r w:rsidRPr="00BA2E7C">
              <w:t xml:space="preserve"> \ </w:t>
            </w:r>
            <w:r w:rsidRPr="00B02CC7">
              <w:rPr>
                <w:lang w:val="en-US"/>
              </w:rPr>
              <w:t>payments</w:t>
            </w:r>
            <w:r w:rsidRPr="00BA2E7C">
              <w:t>\</w:t>
            </w:r>
            <w:r>
              <w:rPr>
                <w:lang w:val="en-US"/>
              </w:rPr>
              <w:t>payment</w:t>
            </w:r>
            <w:r w:rsidRPr="00BA2E7C">
              <w:t>\</w:t>
            </w:r>
            <w:r w:rsidRPr="00A22AE7">
              <w:rPr>
                <w:lang w:val="en-US"/>
              </w:rPr>
              <w:t>totalAmountRUR</w:t>
            </w:r>
            <w:r w:rsidRPr="00BA2E7C">
              <w:t>)</w:t>
            </w:r>
          </w:p>
          <w:p w14:paraId="12FBB9D4" w14:textId="77777777" w:rsidR="005A7F7F" w:rsidRDefault="005A7F7F" w:rsidP="005A7F7F">
            <w:pPr>
              <w:pStyle w:val="ad"/>
              <w:jc w:val="left"/>
            </w:pPr>
          </w:p>
          <w:p w14:paraId="07E80066" w14:textId="3FA0E532" w:rsidR="005A7F7F" w:rsidRPr="00CE3578" w:rsidRDefault="005A7F7F" w:rsidP="005A7F7F">
            <w:pPr>
              <w:pStyle w:val="ad"/>
              <w:jc w:val="left"/>
            </w:pPr>
            <w:r>
              <w:t>При приеме игнорируются, рассчитываются автоматически согласно правилам для ГУИ.</w:t>
            </w:r>
          </w:p>
          <w:p w14:paraId="20D631BB" w14:textId="77777777" w:rsidR="005A7F7F" w:rsidRPr="00CE3578" w:rsidRDefault="005A7F7F" w:rsidP="005A7F7F">
            <w:pPr>
              <w:pStyle w:val="ad"/>
              <w:jc w:val="left"/>
            </w:pPr>
          </w:p>
        </w:tc>
      </w:tr>
      <w:tr w:rsidR="005A7F7F" w:rsidRPr="009F4E26" w14:paraId="44EB0A06" w14:textId="77777777" w:rsidTr="00834157">
        <w:trPr>
          <w:trHeight w:val="348"/>
        </w:trPr>
        <w:tc>
          <w:tcPr>
            <w:tcW w:w="819" w:type="pct"/>
            <w:gridSpan w:val="3"/>
          </w:tcPr>
          <w:p w14:paraId="66036144" w14:textId="5EC90842" w:rsidR="005A7F7F" w:rsidRPr="00244F59" w:rsidRDefault="005A7F7F" w:rsidP="005A7F7F">
            <w:pPr>
              <w:pStyle w:val="ad"/>
              <w:jc w:val="left"/>
            </w:pPr>
            <w:r>
              <w:lastRenderedPageBreak/>
              <w:t>РК_ИК_0063</w:t>
            </w:r>
          </w:p>
        </w:tc>
        <w:tc>
          <w:tcPr>
            <w:tcW w:w="579" w:type="pct"/>
            <w:gridSpan w:val="2"/>
          </w:tcPr>
          <w:p w14:paraId="2AB750C3" w14:textId="77777777" w:rsidR="005A7F7F" w:rsidRDefault="005A7F7F" w:rsidP="005A7F7F">
            <w:pPr>
              <w:pStyle w:val="ad"/>
              <w:jc w:val="left"/>
            </w:pPr>
          </w:p>
        </w:tc>
        <w:tc>
          <w:tcPr>
            <w:tcW w:w="1129" w:type="pct"/>
            <w:gridSpan w:val="6"/>
          </w:tcPr>
          <w:p w14:paraId="43173890" w14:textId="47ABC8EE" w:rsidR="005A7F7F" w:rsidRPr="001A1469" w:rsidRDefault="005A7F7F" w:rsidP="005A7F7F">
            <w:pPr>
              <w:pStyle w:val="ad"/>
              <w:jc w:val="left"/>
            </w:pPr>
            <w:r>
              <w:t xml:space="preserve">Код </w:t>
            </w:r>
            <w:r w:rsidRPr="0046541A">
              <w:t>Причина начисления неустойки (штрафа, пени)</w:t>
            </w:r>
            <w:r>
              <w:t xml:space="preserve"> </w:t>
            </w:r>
            <w:r w:rsidRPr="008253F8">
              <w:t>(</w:t>
            </w:r>
            <w:r w:rsidRPr="00B97851">
              <w:rPr>
                <w:lang w:val="en-US"/>
              </w:rPr>
              <w:t>penalties</w:t>
            </w:r>
            <w:r w:rsidRPr="008253F8">
              <w:t>\</w:t>
            </w:r>
            <w:r w:rsidRPr="00B97851">
              <w:rPr>
                <w:lang w:val="en-US"/>
              </w:rPr>
              <w:t>penaltyAccrual</w:t>
            </w:r>
            <w:r w:rsidRPr="008253F8">
              <w:t>\</w:t>
            </w:r>
            <w:r>
              <w:rPr>
                <w:lang w:val="en-US"/>
              </w:rPr>
              <w:t>reason</w:t>
            </w:r>
            <w:r w:rsidRPr="008253F8">
              <w:t>\</w:t>
            </w:r>
            <w:r>
              <w:t>с</w:t>
            </w:r>
            <w:r>
              <w:rPr>
                <w:lang w:val="en-US"/>
              </w:rPr>
              <w:t>ode</w:t>
            </w:r>
            <w:r w:rsidRPr="008253F8">
              <w:t>)</w:t>
            </w:r>
          </w:p>
        </w:tc>
        <w:tc>
          <w:tcPr>
            <w:tcW w:w="1335" w:type="pct"/>
          </w:tcPr>
          <w:p w14:paraId="6CE1C241" w14:textId="2E8E1BEB" w:rsidR="005A7F7F" w:rsidRPr="0046541A" w:rsidRDefault="005A7F7F" w:rsidP="005A7F7F">
            <w:pPr>
              <w:pStyle w:val="ad"/>
              <w:jc w:val="left"/>
            </w:pPr>
            <w:r>
              <w:t xml:space="preserve">Проверяем, что запись с таким кодом найдена в актуальном состоянии </w:t>
            </w:r>
            <w:r w:rsidRPr="006737F6">
              <w:br/>
            </w:r>
            <w:r>
              <w:t xml:space="preserve">в справочнике «Причины начисления неустоек (штрафов, пеней)» </w:t>
            </w:r>
          </w:p>
          <w:p w14:paraId="0315065B" w14:textId="145C15C4" w:rsidR="005A7F7F" w:rsidRDefault="005A7F7F" w:rsidP="005A7F7F">
            <w:pPr>
              <w:pStyle w:val="ad"/>
              <w:jc w:val="left"/>
            </w:pPr>
          </w:p>
        </w:tc>
        <w:tc>
          <w:tcPr>
            <w:tcW w:w="1138" w:type="pct"/>
            <w:gridSpan w:val="4"/>
          </w:tcPr>
          <w:p w14:paraId="58A173F9" w14:textId="1DD92572" w:rsidR="005A7F7F" w:rsidRPr="003748E4" w:rsidRDefault="005A7F7F" w:rsidP="005A7F7F">
            <w:pPr>
              <w:pStyle w:val="ad"/>
              <w:jc w:val="left"/>
            </w:pPr>
            <w:r>
              <w:t>Причина начисления неустоек (штрафов, пеней)</w:t>
            </w:r>
            <w:r w:rsidRPr="003748E4">
              <w:t xml:space="preserve"> с </w:t>
            </w:r>
            <w:r>
              <w:t>кодом</w:t>
            </w:r>
            <w:r w:rsidRPr="003748E4">
              <w:t xml:space="preserve"> &lt;</w:t>
            </w:r>
            <w:r>
              <w:t>Код</w:t>
            </w:r>
            <w:r w:rsidRPr="003748E4">
              <w:t xml:space="preserve">&gt; отсутствует в </w:t>
            </w:r>
            <w:r>
              <w:t>актуальном состоянии в справочнике в ЕИС</w:t>
            </w:r>
          </w:p>
        </w:tc>
      </w:tr>
      <w:tr w:rsidR="005A7F7F" w:rsidRPr="009F4E26" w14:paraId="1C9EF9F4" w14:textId="77777777" w:rsidTr="00834157">
        <w:trPr>
          <w:trHeight w:val="348"/>
        </w:trPr>
        <w:tc>
          <w:tcPr>
            <w:tcW w:w="819" w:type="pct"/>
            <w:gridSpan w:val="3"/>
          </w:tcPr>
          <w:p w14:paraId="746C242D" w14:textId="2549C5EA" w:rsidR="005A7F7F" w:rsidRPr="00244F59" w:rsidRDefault="005A7F7F" w:rsidP="005A7F7F">
            <w:pPr>
              <w:pStyle w:val="ad"/>
              <w:jc w:val="left"/>
            </w:pPr>
            <w:r>
              <w:t>РК_ИК_0064</w:t>
            </w:r>
          </w:p>
        </w:tc>
        <w:tc>
          <w:tcPr>
            <w:tcW w:w="579" w:type="pct"/>
            <w:gridSpan w:val="2"/>
          </w:tcPr>
          <w:p w14:paraId="73B4C702" w14:textId="5426CB03" w:rsidR="005A7F7F" w:rsidRDefault="005A7F7F" w:rsidP="005A7F7F">
            <w:pPr>
              <w:pStyle w:val="ad"/>
              <w:jc w:val="left"/>
            </w:pPr>
          </w:p>
        </w:tc>
        <w:tc>
          <w:tcPr>
            <w:tcW w:w="1129" w:type="pct"/>
            <w:gridSpan w:val="6"/>
          </w:tcPr>
          <w:p w14:paraId="794390E2" w14:textId="10EE1898" w:rsidR="005A7F7F" w:rsidRDefault="005A7F7F" w:rsidP="005A7F7F">
            <w:pPr>
              <w:pStyle w:val="ad"/>
              <w:jc w:val="left"/>
            </w:pPr>
            <w:r>
              <w:t>Код причины</w:t>
            </w:r>
            <w:r w:rsidRPr="0046541A">
              <w:t xml:space="preserve"> начисления неустойки (штрафа, пени)</w:t>
            </w:r>
            <w:r>
              <w:t xml:space="preserve"> </w:t>
            </w:r>
            <w:r w:rsidRPr="008253F8">
              <w:t>(</w:t>
            </w:r>
            <w:r w:rsidRPr="00B97851">
              <w:rPr>
                <w:lang w:val="en-US"/>
              </w:rPr>
              <w:t>penalties</w:t>
            </w:r>
            <w:r w:rsidRPr="008253F8">
              <w:t>\</w:t>
            </w:r>
            <w:r w:rsidRPr="00B97851">
              <w:rPr>
                <w:lang w:val="en-US"/>
              </w:rPr>
              <w:t>penaltyAccrual</w:t>
            </w:r>
            <w:r w:rsidRPr="008253F8">
              <w:t>\</w:t>
            </w:r>
            <w:r>
              <w:rPr>
                <w:lang w:val="en-US"/>
              </w:rPr>
              <w:t>reason</w:t>
            </w:r>
            <w:r w:rsidRPr="008253F8">
              <w:t>\</w:t>
            </w:r>
            <w:r>
              <w:t>с</w:t>
            </w:r>
            <w:r>
              <w:rPr>
                <w:lang w:val="en-US"/>
              </w:rPr>
              <w:t>ode</w:t>
            </w:r>
            <w:r w:rsidRPr="008253F8">
              <w:t>)</w:t>
            </w:r>
          </w:p>
        </w:tc>
        <w:tc>
          <w:tcPr>
            <w:tcW w:w="1335" w:type="pct"/>
          </w:tcPr>
          <w:p w14:paraId="0660A659" w14:textId="60EF3A7D" w:rsidR="005A7F7F" w:rsidRDefault="005A7F7F" w:rsidP="005A7F7F">
            <w:pPr>
              <w:pStyle w:val="ad"/>
              <w:jc w:val="left"/>
            </w:pPr>
            <w:r>
              <w:t xml:space="preserve">Проверяем, что запись справочника с таким кодом причины содержит соответствующий тип взыскания (Штраф, Пеня), указанный в поле «Тип взыскания» </w:t>
            </w:r>
            <w:r w:rsidRPr="00FB065E">
              <w:t>(</w:t>
            </w:r>
            <w:r>
              <w:rPr>
                <w:lang w:val="en-US"/>
              </w:rPr>
              <w:t>penaltyType</w:t>
            </w:r>
            <w:r w:rsidRPr="00FB065E">
              <w:t>)</w:t>
            </w:r>
            <w:r>
              <w:t xml:space="preserve"> .</w:t>
            </w:r>
          </w:p>
          <w:p w14:paraId="301A235E" w14:textId="77777777" w:rsidR="005A7F7F" w:rsidRDefault="005A7F7F" w:rsidP="005A7F7F">
            <w:pPr>
              <w:pStyle w:val="ad"/>
              <w:jc w:val="left"/>
            </w:pPr>
          </w:p>
        </w:tc>
        <w:tc>
          <w:tcPr>
            <w:tcW w:w="1138" w:type="pct"/>
            <w:gridSpan w:val="4"/>
          </w:tcPr>
          <w:p w14:paraId="75CB8AF6" w14:textId="11EA1990" w:rsidR="005A7F7F" w:rsidRDefault="005A7F7F" w:rsidP="005A7F7F">
            <w:pPr>
              <w:pStyle w:val="ad"/>
              <w:jc w:val="left"/>
            </w:pPr>
            <w:r>
              <w:t xml:space="preserve">Причина начисления неустойки с кодом </w:t>
            </w:r>
            <w:r w:rsidRPr="00FB065E">
              <w:t>&lt;</w:t>
            </w:r>
            <w:r>
              <w:t>Код причины</w:t>
            </w:r>
            <w:r w:rsidRPr="00FB065E">
              <w:t xml:space="preserve">&gt; </w:t>
            </w:r>
            <w:r>
              <w:t xml:space="preserve">должен соответствовать типу взыскания (Штраф, Пеня), указанному в поле «Тип взыскания» </w:t>
            </w:r>
            <w:r w:rsidRPr="00FB065E">
              <w:t>(</w:t>
            </w:r>
            <w:r>
              <w:rPr>
                <w:lang w:val="en-US"/>
              </w:rPr>
              <w:t>penaltyType</w:t>
            </w:r>
            <w:r w:rsidRPr="00FB065E">
              <w:t>)</w:t>
            </w:r>
            <w:r>
              <w:t xml:space="preserve"> .</w:t>
            </w:r>
          </w:p>
        </w:tc>
      </w:tr>
      <w:tr w:rsidR="005A7F7F" w:rsidRPr="009F4E26" w14:paraId="7674C9D8" w14:textId="77777777" w:rsidTr="00834157">
        <w:trPr>
          <w:trHeight w:val="348"/>
        </w:trPr>
        <w:tc>
          <w:tcPr>
            <w:tcW w:w="819" w:type="pct"/>
            <w:gridSpan w:val="3"/>
          </w:tcPr>
          <w:p w14:paraId="7D4CA6EA" w14:textId="4C21D9E1" w:rsidR="005A7F7F" w:rsidRPr="00244F59" w:rsidRDefault="005A7F7F" w:rsidP="005A7F7F">
            <w:pPr>
              <w:pStyle w:val="ad"/>
              <w:jc w:val="left"/>
            </w:pPr>
            <w:r>
              <w:t>РК_ИК_0065</w:t>
            </w:r>
          </w:p>
        </w:tc>
        <w:tc>
          <w:tcPr>
            <w:tcW w:w="579" w:type="pct"/>
            <w:gridSpan w:val="2"/>
          </w:tcPr>
          <w:p w14:paraId="00AC6A61" w14:textId="77777777" w:rsidR="005A7F7F" w:rsidRDefault="005A7F7F" w:rsidP="005A7F7F">
            <w:pPr>
              <w:pStyle w:val="ad"/>
              <w:jc w:val="left"/>
            </w:pPr>
          </w:p>
        </w:tc>
        <w:tc>
          <w:tcPr>
            <w:tcW w:w="1129" w:type="pct"/>
            <w:gridSpan w:val="6"/>
          </w:tcPr>
          <w:p w14:paraId="7179B904" w14:textId="6DE1E735" w:rsidR="005A7F7F" w:rsidRPr="003B4F2E" w:rsidRDefault="005A7F7F" w:rsidP="005A7F7F">
            <w:pPr>
              <w:pStyle w:val="ad"/>
              <w:jc w:val="left"/>
              <w:rPr>
                <w:lang w:val="en-US"/>
              </w:rPr>
            </w:pPr>
            <w:r>
              <w:t>Поле</w:t>
            </w:r>
            <w:r w:rsidRPr="003B4F2E">
              <w:rPr>
                <w:lang w:val="en-US"/>
              </w:rPr>
              <w:t xml:space="preserve"> «</w:t>
            </w:r>
            <w:r>
              <w:t>Код</w:t>
            </w:r>
            <w:r w:rsidRPr="003B4F2E">
              <w:rPr>
                <w:lang w:val="en-US"/>
              </w:rPr>
              <w:t xml:space="preserve"> </w:t>
            </w:r>
            <w:r>
              <w:t>валюты</w:t>
            </w:r>
            <w:r w:rsidRPr="003B4F2E">
              <w:rPr>
                <w:lang w:val="en-US"/>
              </w:rPr>
              <w:t xml:space="preserve">» </w:t>
            </w:r>
            <w:r w:rsidRPr="003D49B7">
              <w:rPr>
                <w:lang w:val="en-US"/>
              </w:rPr>
              <w:t>(</w:t>
            </w:r>
            <w:r w:rsidRPr="00B97851">
              <w:rPr>
                <w:lang w:val="en-US"/>
              </w:rPr>
              <w:t>penalties</w:t>
            </w:r>
            <w:r w:rsidRPr="00A23BA5">
              <w:rPr>
                <w:lang w:val="en-US"/>
              </w:rPr>
              <w:t>\</w:t>
            </w:r>
            <w:r w:rsidRPr="00B97851">
              <w:rPr>
                <w:lang w:val="en-US"/>
              </w:rPr>
              <w:t>penaltyAccrual</w:t>
            </w:r>
            <w:r>
              <w:rPr>
                <w:lang w:val="en-US"/>
              </w:rPr>
              <w:t>\currency</w:t>
            </w:r>
            <w:r w:rsidRPr="003D49B7">
              <w:rPr>
                <w:lang w:val="en-US"/>
              </w:rPr>
              <w:t>\</w:t>
            </w:r>
            <w:r>
              <w:rPr>
                <w:lang w:val="en-US"/>
              </w:rPr>
              <w:t>code</w:t>
            </w:r>
            <w:r w:rsidRPr="003D49B7">
              <w:rPr>
                <w:lang w:val="en-US"/>
              </w:rPr>
              <w:t>)</w:t>
            </w:r>
          </w:p>
        </w:tc>
        <w:tc>
          <w:tcPr>
            <w:tcW w:w="1335" w:type="pct"/>
          </w:tcPr>
          <w:p w14:paraId="65BBCDFB" w14:textId="4F762717" w:rsidR="005A7F7F" w:rsidRDefault="005A7F7F" w:rsidP="005A7F7F">
            <w:pPr>
              <w:pStyle w:val="ad"/>
              <w:jc w:val="left"/>
            </w:pPr>
            <w:r>
              <w:t>Проверяется код валюты</w:t>
            </w:r>
            <w:r w:rsidRPr="007158F6">
              <w:t xml:space="preserve"> </w:t>
            </w:r>
            <w:r w:rsidRPr="00C51A25">
              <w:t xml:space="preserve"> </w:t>
            </w:r>
            <w:r>
              <w:t>на присутствие в актуальном состоянии в справочнике «</w:t>
            </w:r>
            <w:r w:rsidRPr="00A67258">
              <w:t>Список валют, курс на которые устанавливается ЦБ РФ</w:t>
            </w:r>
            <w:r>
              <w:t xml:space="preserve">» на ООС. При этом считается, что валюта с кодом </w:t>
            </w:r>
            <w:r>
              <w:rPr>
                <w:lang w:val="en-US"/>
              </w:rPr>
              <w:t>RUB</w:t>
            </w:r>
            <w:r w:rsidRPr="00C95149">
              <w:t xml:space="preserve"> (</w:t>
            </w:r>
            <w:r>
              <w:t>Российский рубль</w:t>
            </w:r>
            <w:r w:rsidRPr="00C95149">
              <w:t xml:space="preserve">) </w:t>
            </w:r>
            <w:r>
              <w:t>присутствует в этом списке (т.е. для нее контроль не выполняется).</w:t>
            </w:r>
          </w:p>
        </w:tc>
        <w:tc>
          <w:tcPr>
            <w:tcW w:w="1138" w:type="pct"/>
            <w:gridSpan w:val="4"/>
          </w:tcPr>
          <w:p w14:paraId="70DA0167" w14:textId="2E7E3DDD" w:rsidR="005A7F7F" w:rsidRPr="003748E4" w:rsidRDefault="005A7F7F" w:rsidP="005A7F7F">
            <w:pPr>
              <w:pStyle w:val="ad"/>
              <w:jc w:val="left"/>
            </w:pPr>
            <w:r>
              <w:t xml:space="preserve">Валюта с кодом </w:t>
            </w:r>
            <w:r w:rsidRPr="00C51A25">
              <w:t>&lt;</w:t>
            </w:r>
            <w:r>
              <w:t>значение кода</w:t>
            </w:r>
            <w:r w:rsidRPr="00C51A25">
              <w:t>&gt;</w:t>
            </w:r>
            <w:r>
              <w:t xml:space="preserve"> не найдена в актуальном состоянии в справочнике «</w:t>
            </w:r>
            <w:r w:rsidRPr="00A67258">
              <w:t>Список валют, курс на которые устанавливается ЦБ РФ</w:t>
            </w:r>
            <w:r>
              <w:t>» в ЕИС</w:t>
            </w:r>
          </w:p>
        </w:tc>
      </w:tr>
      <w:tr w:rsidR="005A7F7F" w:rsidRPr="009F4E26" w14:paraId="146D8295" w14:textId="77777777" w:rsidTr="00834157">
        <w:trPr>
          <w:trHeight w:val="348"/>
        </w:trPr>
        <w:tc>
          <w:tcPr>
            <w:tcW w:w="819" w:type="pct"/>
            <w:gridSpan w:val="3"/>
          </w:tcPr>
          <w:p w14:paraId="7F815D91" w14:textId="12334CB9" w:rsidR="005A7F7F" w:rsidRPr="00244F59" w:rsidRDefault="005A7F7F" w:rsidP="005A7F7F">
            <w:pPr>
              <w:pStyle w:val="ad"/>
              <w:jc w:val="left"/>
            </w:pPr>
            <w:r>
              <w:t>РК_ИК_0066</w:t>
            </w:r>
          </w:p>
        </w:tc>
        <w:tc>
          <w:tcPr>
            <w:tcW w:w="579" w:type="pct"/>
            <w:gridSpan w:val="2"/>
          </w:tcPr>
          <w:p w14:paraId="20EF7472" w14:textId="77777777" w:rsidR="005A7F7F" w:rsidRDefault="005A7F7F" w:rsidP="005A7F7F">
            <w:pPr>
              <w:pStyle w:val="ad"/>
              <w:jc w:val="left"/>
            </w:pPr>
          </w:p>
        </w:tc>
        <w:tc>
          <w:tcPr>
            <w:tcW w:w="1129" w:type="pct"/>
            <w:gridSpan w:val="6"/>
          </w:tcPr>
          <w:p w14:paraId="1D52FB21" w14:textId="1FFAF10A" w:rsidR="005A7F7F" w:rsidRPr="003B4F2E" w:rsidRDefault="005A7F7F" w:rsidP="005A7F7F">
            <w:pPr>
              <w:pStyle w:val="ad"/>
              <w:jc w:val="left"/>
              <w:rPr>
                <w:lang w:val="en-US"/>
              </w:rPr>
            </w:pPr>
            <w:r>
              <w:t>Поле</w:t>
            </w:r>
            <w:r w:rsidRPr="00EF0592">
              <w:rPr>
                <w:lang w:val="en-US"/>
              </w:rPr>
              <w:t xml:space="preserve"> «</w:t>
            </w:r>
            <w:r>
              <w:t>Код</w:t>
            </w:r>
            <w:r w:rsidRPr="00EF0592">
              <w:rPr>
                <w:lang w:val="en-US"/>
              </w:rPr>
              <w:t xml:space="preserve"> </w:t>
            </w:r>
            <w:r>
              <w:t>валюты</w:t>
            </w:r>
            <w:r w:rsidRPr="00EF0592">
              <w:rPr>
                <w:lang w:val="en-US"/>
              </w:rPr>
              <w:t xml:space="preserve">» </w:t>
            </w:r>
            <w:r w:rsidRPr="003B4F2E">
              <w:rPr>
                <w:lang w:val="en-US"/>
              </w:rPr>
              <w:t>(</w:t>
            </w:r>
            <w:r w:rsidRPr="00B97851">
              <w:rPr>
                <w:lang w:val="en-US"/>
              </w:rPr>
              <w:t>penalties</w:t>
            </w:r>
            <w:r w:rsidRPr="00A23BA5">
              <w:rPr>
                <w:lang w:val="en-US"/>
              </w:rPr>
              <w:t>\</w:t>
            </w:r>
            <w:r w:rsidRPr="00B97851">
              <w:rPr>
                <w:lang w:val="en-US"/>
              </w:rPr>
              <w:t>penaltyAccrual</w:t>
            </w:r>
            <w:r>
              <w:rPr>
                <w:lang w:val="en-US"/>
              </w:rPr>
              <w:t>\currency</w:t>
            </w:r>
            <w:r w:rsidRPr="003D49B7">
              <w:rPr>
                <w:lang w:val="en-US"/>
              </w:rPr>
              <w:t>\</w:t>
            </w:r>
            <w:r>
              <w:rPr>
                <w:lang w:val="en-US"/>
              </w:rPr>
              <w:t>code</w:t>
            </w:r>
            <w:r w:rsidRPr="003B4F2E">
              <w:rPr>
                <w:lang w:val="en-US"/>
              </w:rPr>
              <w:t>)</w:t>
            </w:r>
          </w:p>
        </w:tc>
        <w:tc>
          <w:tcPr>
            <w:tcW w:w="1335" w:type="pct"/>
          </w:tcPr>
          <w:p w14:paraId="6C8F06B2" w14:textId="19B7186D" w:rsidR="005A7F7F" w:rsidRPr="00742D5E" w:rsidRDefault="005A7F7F" w:rsidP="005A7F7F">
            <w:pPr>
              <w:pStyle w:val="ad"/>
              <w:jc w:val="left"/>
            </w:pPr>
            <w:r>
              <w:t>Если в поле «Валюта контракта»</w:t>
            </w:r>
            <w:r w:rsidRPr="00FC0F80">
              <w:t xml:space="preserve"> </w:t>
            </w:r>
            <w:r>
              <w:t>(</w:t>
            </w:r>
            <w:r>
              <w:rPr>
                <w:lang w:val="en-US"/>
              </w:rPr>
              <w:t>priceInfo</w:t>
            </w:r>
            <w:r w:rsidRPr="00FC0F80">
              <w:t>\</w:t>
            </w:r>
            <w:r>
              <w:rPr>
                <w:lang w:val="en-US"/>
              </w:rPr>
              <w:t>currency</w:t>
            </w:r>
            <w:r w:rsidRPr="007C4949">
              <w:t>\</w:t>
            </w:r>
            <w:r>
              <w:rPr>
                <w:lang w:val="en-US"/>
              </w:rPr>
              <w:t>code</w:t>
            </w:r>
            <w:r>
              <w:t xml:space="preserve">) выбрано значение </w:t>
            </w:r>
            <w:r>
              <w:rPr>
                <w:lang w:val="en-US"/>
              </w:rPr>
              <w:t>RUB</w:t>
            </w:r>
            <w:r w:rsidRPr="007C4949">
              <w:t xml:space="preserve"> </w:t>
            </w:r>
            <w:r w:rsidRPr="007C4949">
              <w:lastRenderedPageBreak/>
              <w:t>(</w:t>
            </w:r>
            <w:r>
              <w:t>«Российский рубль»</w:t>
            </w:r>
            <w:r w:rsidRPr="007C4949">
              <w:t>)</w:t>
            </w:r>
            <w:r>
              <w:t xml:space="preserve">, то поле должно заполняться значением </w:t>
            </w:r>
            <w:r>
              <w:rPr>
                <w:lang w:val="en-US"/>
              </w:rPr>
              <w:t>RUB</w:t>
            </w:r>
            <w:r w:rsidRPr="001A5015">
              <w:t xml:space="preserve"> (</w:t>
            </w:r>
            <w:r>
              <w:t>«Российский рубль»</w:t>
            </w:r>
            <w:r w:rsidRPr="001A5015">
              <w:t>)</w:t>
            </w:r>
            <w:r>
              <w:t>.</w:t>
            </w:r>
          </w:p>
          <w:p w14:paraId="4600D014" w14:textId="77777777" w:rsidR="005A7F7F" w:rsidRDefault="005A7F7F" w:rsidP="005A7F7F">
            <w:pPr>
              <w:pStyle w:val="ad"/>
              <w:jc w:val="left"/>
            </w:pPr>
          </w:p>
          <w:p w14:paraId="1378DFEE" w14:textId="0A4BFD7E" w:rsidR="005A7F7F" w:rsidRDefault="005A7F7F" w:rsidP="005A7F7F">
            <w:pPr>
              <w:pStyle w:val="ad"/>
              <w:jc w:val="left"/>
            </w:pPr>
            <w:r>
              <w:t>Если в поле «Валюта контракта»</w:t>
            </w:r>
            <w:r w:rsidRPr="00FC0F80">
              <w:t xml:space="preserve"> </w:t>
            </w:r>
            <w:r>
              <w:t>(</w:t>
            </w:r>
            <w:r>
              <w:rPr>
                <w:lang w:val="en-US"/>
              </w:rPr>
              <w:t>priceInfo</w:t>
            </w:r>
            <w:r w:rsidRPr="00FC0F80">
              <w:t>\</w:t>
            </w:r>
            <w:r>
              <w:rPr>
                <w:lang w:val="en-US"/>
              </w:rPr>
              <w:t>currency</w:t>
            </w:r>
            <w:r w:rsidRPr="007C4949">
              <w:t>\</w:t>
            </w:r>
            <w:r>
              <w:rPr>
                <w:lang w:val="en-US"/>
              </w:rPr>
              <w:t>code</w:t>
            </w:r>
            <w:r>
              <w:t xml:space="preserve">) выбрано значение отличное от </w:t>
            </w:r>
            <w:r>
              <w:rPr>
                <w:lang w:val="en-US"/>
              </w:rPr>
              <w:t>RUB</w:t>
            </w:r>
            <w:r w:rsidRPr="001A5015">
              <w:t xml:space="preserve"> (</w:t>
            </w:r>
            <w:r>
              <w:t>«Российский рубль»</w:t>
            </w:r>
            <w:r w:rsidRPr="001A5015">
              <w:t>)</w:t>
            </w:r>
            <w:r>
              <w:t>, то в поле можно указать ту же валюту, что и в поле «Валюта контракта»</w:t>
            </w:r>
            <w:r w:rsidRPr="00FC0F80">
              <w:t xml:space="preserve"> </w:t>
            </w:r>
            <w:r>
              <w:t>(</w:t>
            </w:r>
            <w:r>
              <w:rPr>
                <w:lang w:val="en-US"/>
              </w:rPr>
              <w:t>priceInfo</w:t>
            </w:r>
            <w:r w:rsidRPr="00FC0F80">
              <w:t>\</w:t>
            </w:r>
            <w:r>
              <w:rPr>
                <w:lang w:val="en-US"/>
              </w:rPr>
              <w:t>currency</w:t>
            </w:r>
            <w:r w:rsidRPr="007C4949">
              <w:t>\</w:t>
            </w:r>
            <w:r>
              <w:rPr>
                <w:lang w:val="en-US"/>
              </w:rPr>
              <w:t>code</w:t>
            </w:r>
            <w:r>
              <w:t xml:space="preserve">) или </w:t>
            </w:r>
            <w:r>
              <w:rPr>
                <w:lang w:val="en-US"/>
              </w:rPr>
              <w:t>RUB</w:t>
            </w:r>
            <w:r w:rsidRPr="001A5015">
              <w:t xml:space="preserve"> (</w:t>
            </w:r>
            <w:r>
              <w:t>«Российский рубль»</w:t>
            </w:r>
            <w:r w:rsidRPr="001A5015">
              <w:t>)</w:t>
            </w:r>
            <w:r>
              <w:t>.</w:t>
            </w:r>
          </w:p>
        </w:tc>
        <w:tc>
          <w:tcPr>
            <w:tcW w:w="1138" w:type="pct"/>
            <w:gridSpan w:val="4"/>
          </w:tcPr>
          <w:p w14:paraId="081F9ACC" w14:textId="7EB232FD" w:rsidR="005A7F7F" w:rsidRPr="00742D5E" w:rsidRDefault="005A7F7F" w:rsidP="005A7F7F">
            <w:pPr>
              <w:pStyle w:val="ad"/>
              <w:jc w:val="left"/>
            </w:pPr>
            <w:r>
              <w:lastRenderedPageBreak/>
              <w:t>Если в поле «Валюта контракта»</w:t>
            </w:r>
            <w:r w:rsidRPr="00FC0F80">
              <w:t xml:space="preserve"> </w:t>
            </w:r>
            <w:r>
              <w:t>(</w:t>
            </w:r>
            <w:r>
              <w:rPr>
                <w:lang w:val="en-US"/>
              </w:rPr>
              <w:t>priceInfo</w:t>
            </w:r>
            <w:r w:rsidRPr="00FC0F80">
              <w:t>\</w:t>
            </w:r>
            <w:r>
              <w:rPr>
                <w:lang w:val="en-US"/>
              </w:rPr>
              <w:t>currency</w:t>
            </w:r>
            <w:r w:rsidRPr="007C4949">
              <w:t>\</w:t>
            </w:r>
            <w:r>
              <w:rPr>
                <w:lang w:val="en-US"/>
              </w:rPr>
              <w:t>c</w:t>
            </w:r>
            <w:r>
              <w:rPr>
                <w:lang w:val="en-US"/>
              </w:rPr>
              <w:lastRenderedPageBreak/>
              <w:t>ode</w:t>
            </w:r>
            <w:r>
              <w:t xml:space="preserve">) выбрано значение </w:t>
            </w:r>
            <w:r>
              <w:rPr>
                <w:lang w:val="en-US"/>
              </w:rPr>
              <w:t>RUB</w:t>
            </w:r>
            <w:r w:rsidRPr="007C4949">
              <w:t xml:space="preserve"> (</w:t>
            </w:r>
            <w:r>
              <w:t>«Российский рубль»</w:t>
            </w:r>
            <w:r w:rsidRPr="007C4949">
              <w:t>)</w:t>
            </w:r>
            <w:r>
              <w:t xml:space="preserve">, то поле </w:t>
            </w:r>
            <w:r w:rsidRPr="00FC0F80">
              <w:t>«</w:t>
            </w:r>
            <w:r>
              <w:t>Код</w:t>
            </w:r>
            <w:r w:rsidRPr="00FC0F80">
              <w:t xml:space="preserve"> </w:t>
            </w:r>
            <w:r>
              <w:t>валюты</w:t>
            </w:r>
            <w:r w:rsidRPr="00FC0F80">
              <w:t>» (</w:t>
            </w:r>
            <w:r w:rsidRPr="00B97851">
              <w:rPr>
                <w:lang w:val="en-US"/>
              </w:rPr>
              <w:t>penalties</w:t>
            </w:r>
            <w:r w:rsidRPr="00CE3578">
              <w:t>\</w:t>
            </w:r>
            <w:r w:rsidRPr="00B97851">
              <w:rPr>
                <w:lang w:val="en-US"/>
              </w:rPr>
              <w:t>penaltyAccrual</w:t>
            </w:r>
            <w:r w:rsidRPr="00CE3578">
              <w:t>\</w:t>
            </w:r>
            <w:r>
              <w:rPr>
                <w:lang w:val="en-US"/>
              </w:rPr>
              <w:t>currency</w:t>
            </w:r>
            <w:r w:rsidRPr="00CE3578">
              <w:t>\</w:t>
            </w:r>
            <w:r>
              <w:rPr>
                <w:lang w:val="en-US"/>
              </w:rPr>
              <w:t>code</w:t>
            </w:r>
            <w:r w:rsidRPr="00FC0F80">
              <w:t>)</w:t>
            </w:r>
            <w:r>
              <w:t xml:space="preserve"> должно заполняться значением </w:t>
            </w:r>
            <w:r>
              <w:rPr>
                <w:lang w:val="en-US"/>
              </w:rPr>
              <w:t>RUB</w:t>
            </w:r>
            <w:r w:rsidRPr="006D6B14">
              <w:t xml:space="preserve"> (</w:t>
            </w:r>
            <w:r>
              <w:t>«Российский рубль»</w:t>
            </w:r>
            <w:r w:rsidRPr="006D6B14">
              <w:t>)</w:t>
            </w:r>
            <w:r>
              <w:t>.</w:t>
            </w:r>
          </w:p>
          <w:p w14:paraId="1F33771E" w14:textId="6CAE524A" w:rsidR="005A7F7F" w:rsidRPr="003748E4" w:rsidRDefault="005A7F7F" w:rsidP="005A7F7F">
            <w:pPr>
              <w:pStyle w:val="ad"/>
              <w:jc w:val="left"/>
            </w:pPr>
            <w:r>
              <w:t>Если в поле «Валюта контракта»</w:t>
            </w:r>
            <w:r w:rsidRPr="00FC0F80">
              <w:t xml:space="preserve"> </w:t>
            </w:r>
            <w:r>
              <w:t>(</w:t>
            </w:r>
            <w:r>
              <w:rPr>
                <w:lang w:val="en-US"/>
              </w:rPr>
              <w:t>priceInfo</w:t>
            </w:r>
            <w:r w:rsidRPr="00FC0F80">
              <w:t>\</w:t>
            </w:r>
            <w:r>
              <w:rPr>
                <w:lang w:val="en-US"/>
              </w:rPr>
              <w:t>currency</w:t>
            </w:r>
            <w:r w:rsidRPr="007C4949">
              <w:t>\</w:t>
            </w:r>
            <w:r>
              <w:rPr>
                <w:lang w:val="en-US"/>
              </w:rPr>
              <w:t>code</w:t>
            </w:r>
            <w:r>
              <w:t xml:space="preserve">) выбрано значение отличное от </w:t>
            </w:r>
            <w:r>
              <w:rPr>
                <w:lang w:val="en-US"/>
              </w:rPr>
              <w:t>RUB</w:t>
            </w:r>
            <w:r w:rsidRPr="007C4949">
              <w:t xml:space="preserve"> (</w:t>
            </w:r>
            <w:r>
              <w:t>«Российский рубль»</w:t>
            </w:r>
            <w:r w:rsidRPr="007C4949">
              <w:t xml:space="preserve"> )</w:t>
            </w:r>
            <w:r>
              <w:t xml:space="preserve">, то в поле </w:t>
            </w:r>
            <w:r w:rsidRPr="00FC0F80">
              <w:t>«</w:t>
            </w:r>
            <w:r>
              <w:t>Код</w:t>
            </w:r>
            <w:r w:rsidRPr="00FC0F80">
              <w:t xml:space="preserve"> </w:t>
            </w:r>
            <w:r>
              <w:t>валюты</w:t>
            </w:r>
            <w:r w:rsidRPr="00FC0F80">
              <w:t>» (</w:t>
            </w:r>
            <w:r w:rsidRPr="00B97851">
              <w:rPr>
                <w:lang w:val="en-US"/>
              </w:rPr>
              <w:t>penalties</w:t>
            </w:r>
            <w:r w:rsidRPr="00AC2867">
              <w:t>\</w:t>
            </w:r>
            <w:r w:rsidRPr="00B97851">
              <w:rPr>
                <w:lang w:val="en-US"/>
              </w:rPr>
              <w:t>penaltyAccrual</w:t>
            </w:r>
            <w:r w:rsidRPr="00AC2867">
              <w:t>\</w:t>
            </w:r>
            <w:r>
              <w:rPr>
                <w:lang w:val="en-US"/>
              </w:rPr>
              <w:t>currency</w:t>
            </w:r>
            <w:r w:rsidRPr="00AC2867">
              <w:t>\</w:t>
            </w:r>
            <w:r>
              <w:rPr>
                <w:lang w:val="en-US"/>
              </w:rPr>
              <w:t>code</w:t>
            </w:r>
            <w:r w:rsidRPr="00FC0F80">
              <w:t>)</w:t>
            </w:r>
            <w:r>
              <w:t xml:space="preserve"> можно указать ту же валюту, что и в поле «Валюта контракта»</w:t>
            </w:r>
            <w:r w:rsidRPr="00FC0F80">
              <w:t xml:space="preserve"> </w:t>
            </w:r>
            <w:r>
              <w:t>(</w:t>
            </w:r>
            <w:r>
              <w:rPr>
                <w:lang w:val="en-US"/>
              </w:rPr>
              <w:t>priceInfo</w:t>
            </w:r>
            <w:r w:rsidRPr="00FC0F80">
              <w:t>\</w:t>
            </w:r>
            <w:r>
              <w:rPr>
                <w:lang w:val="en-US"/>
              </w:rPr>
              <w:t>currency</w:t>
            </w:r>
            <w:r w:rsidRPr="007C4949">
              <w:t>\</w:t>
            </w:r>
            <w:r>
              <w:rPr>
                <w:lang w:val="en-US"/>
              </w:rPr>
              <w:t>code</w:t>
            </w:r>
            <w:r>
              <w:t xml:space="preserve">) или </w:t>
            </w:r>
            <w:r>
              <w:rPr>
                <w:lang w:val="en-US"/>
              </w:rPr>
              <w:t>RUB</w:t>
            </w:r>
            <w:r w:rsidRPr="007C4949">
              <w:t xml:space="preserve"> (</w:t>
            </w:r>
            <w:r>
              <w:t>«Российский рубль»</w:t>
            </w:r>
            <w:r w:rsidRPr="007C4949">
              <w:t>)</w:t>
            </w:r>
            <w:r>
              <w:t>.</w:t>
            </w:r>
          </w:p>
        </w:tc>
      </w:tr>
      <w:tr w:rsidR="005A7F7F" w:rsidRPr="00654429" w14:paraId="622C9B87" w14:textId="77777777" w:rsidTr="00C92F0C">
        <w:trPr>
          <w:trHeight w:val="348"/>
        </w:trPr>
        <w:tc>
          <w:tcPr>
            <w:tcW w:w="5000" w:type="pct"/>
            <w:gridSpan w:val="16"/>
          </w:tcPr>
          <w:p w14:paraId="03A058A8" w14:textId="59CC97F5" w:rsidR="005A7F7F" w:rsidRPr="00057CB1" w:rsidRDefault="005A7F7F" w:rsidP="005A7F7F">
            <w:pPr>
              <w:pStyle w:val="ad"/>
              <w:jc w:val="center"/>
              <w:rPr>
                <w:b/>
              </w:rPr>
            </w:pPr>
            <w:r w:rsidRPr="00057CB1">
              <w:rPr>
                <w:b/>
              </w:rPr>
              <w:lastRenderedPageBreak/>
              <w:t>Блок «Информация о предоставлении  заказчиком отсрочек уплаты неустойки (штрафа, пени) и (или) осуществления списания начисленных сумм неустойки (штрафа, пени)» (</w:t>
            </w:r>
            <w:r w:rsidRPr="00057CB1">
              <w:rPr>
                <w:b/>
                <w:lang w:val="en-US"/>
              </w:rPr>
              <w:t>delayWriteOffPenalties</w:t>
            </w:r>
            <w:r w:rsidRPr="00057CB1">
              <w:rPr>
                <w:b/>
              </w:rPr>
              <w:t>).</w:t>
            </w:r>
          </w:p>
          <w:p w14:paraId="3975C759" w14:textId="77777777" w:rsidR="005A7F7F" w:rsidRPr="00B51EBF" w:rsidRDefault="005A7F7F" w:rsidP="005A7F7F">
            <w:pPr>
              <w:pStyle w:val="ad"/>
              <w:jc w:val="left"/>
            </w:pPr>
          </w:p>
          <w:p w14:paraId="60B9B184" w14:textId="154170CB" w:rsidR="005A7F7F" w:rsidRDefault="005A7F7F" w:rsidP="005A7F7F">
            <w:pPr>
              <w:pStyle w:val="ad"/>
              <w:jc w:val="left"/>
            </w:pPr>
            <w:r>
              <w:t xml:space="preserve">Блок </w:t>
            </w:r>
            <w:r w:rsidRPr="002701F9">
              <w:t>«Информация о предоставлении  заказчиком отсрочек уплаты неустойки (штрафа, пени) и (или) осуществления списания начисленных сумм неустойки (штрафа, пени)» (delay-WriteOffPenalties)</w:t>
            </w:r>
            <w:r>
              <w:t>. Е</w:t>
            </w:r>
            <w:r w:rsidRPr="002701F9">
              <w:t>сли заполнен блок "Информация о расторжении контракта. " (termination), то игнорируется при при</w:t>
            </w:r>
            <w:r>
              <w:t>еме, не заполняется при передаче</w:t>
            </w:r>
            <w:r w:rsidRPr="002701F9">
              <w:t xml:space="preserve"> (для сведений об исполнении контракта, первая версия которых размещена после выхода версии 14.3)</w:t>
            </w:r>
            <w:r>
              <w:t>.</w:t>
            </w:r>
          </w:p>
          <w:p w14:paraId="6E1D9955" w14:textId="77777777" w:rsidR="005A7F7F" w:rsidRDefault="005A7F7F" w:rsidP="005A7F7F">
            <w:pPr>
              <w:pStyle w:val="ad"/>
              <w:jc w:val="left"/>
            </w:pPr>
          </w:p>
          <w:p w14:paraId="766D8283" w14:textId="1FF75250" w:rsidR="005A7F7F" w:rsidRPr="00DF2505" w:rsidRDefault="005A7F7F" w:rsidP="005A7F7F">
            <w:pPr>
              <w:pStyle w:val="ad"/>
              <w:jc w:val="left"/>
            </w:pPr>
            <w:r>
              <w:t>Поля</w:t>
            </w:r>
            <w:r w:rsidRPr="00DF2505">
              <w:t>:</w:t>
            </w:r>
          </w:p>
          <w:p w14:paraId="6234CBFB" w14:textId="2A96E01E" w:rsidR="005A7F7F" w:rsidRPr="001921F6" w:rsidRDefault="005A7F7F" w:rsidP="005A7F7F">
            <w:pPr>
              <w:pStyle w:val="ad"/>
              <w:jc w:val="left"/>
            </w:pPr>
            <w:r w:rsidRPr="001921F6">
              <w:t>«Отношение общей суммы неуплаченных неустоек (штрафов, пеней) к цене контракта (в процентах)» (</w:t>
            </w:r>
            <w:r w:rsidRPr="001921F6">
              <w:rPr>
                <w:lang w:val="en-US"/>
              </w:rPr>
              <w:t>delayPenaltiesInProcent</w:t>
            </w:r>
            <w:r>
              <w:t>);</w:t>
            </w:r>
          </w:p>
          <w:p w14:paraId="1E8247B5" w14:textId="00721A4E" w:rsidR="005A7F7F" w:rsidRPr="00EE45C8" w:rsidRDefault="005A7F7F" w:rsidP="005A7F7F">
            <w:pPr>
              <w:pStyle w:val="ad"/>
              <w:jc w:val="left"/>
              <w:rPr>
                <w:lang w:val="en-US"/>
              </w:rPr>
            </w:pPr>
            <w:r w:rsidRPr="00EE45C8">
              <w:rPr>
                <w:lang w:val="en-US"/>
              </w:rPr>
              <w:t>«</w:t>
            </w:r>
            <w:r>
              <w:t>Наименование</w:t>
            </w:r>
            <w:r w:rsidRPr="00EE45C8">
              <w:rPr>
                <w:lang w:val="en-US"/>
              </w:rPr>
              <w:t xml:space="preserve"> </w:t>
            </w:r>
            <w:r>
              <w:t>валюты</w:t>
            </w:r>
            <w:r w:rsidRPr="00EE45C8">
              <w:rPr>
                <w:lang w:val="en-US"/>
              </w:rPr>
              <w:t>» (delayPenalties\currency</w:t>
            </w:r>
            <w:r>
              <w:rPr>
                <w:lang w:val="en-US"/>
              </w:rPr>
              <w:t>\name</w:t>
            </w:r>
            <w:r w:rsidRPr="00EE45C8">
              <w:rPr>
                <w:lang w:val="en-US"/>
              </w:rPr>
              <w:t>)</w:t>
            </w:r>
          </w:p>
          <w:p w14:paraId="5874E453" w14:textId="4F24C920" w:rsidR="005A7F7F" w:rsidRPr="00EE45C8" w:rsidRDefault="005A7F7F" w:rsidP="005A7F7F">
            <w:pPr>
              <w:pStyle w:val="ad"/>
              <w:jc w:val="left"/>
              <w:rPr>
                <w:lang w:val="en-US"/>
              </w:rPr>
            </w:pPr>
            <w:r w:rsidRPr="00EE45C8">
              <w:rPr>
                <w:lang w:val="en-US"/>
              </w:rPr>
              <w:t>«</w:t>
            </w:r>
            <w:r>
              <w:t>Наименование</w:t>
            </w:r>
            <w:r w:rsidRPr="00EE45C8">
              <w:rPr>
                <w:lang w:val="en-US"/>
              </w:rPr>
              <w:t xml:space="preserve"> </w:t>
            </w:r>
            <w:r>
              <w:t>валюты</w:t>
            </w:r>
            <w:r w:rsidRPr="00EE45C8">
              <w:rPr>
                <w:lang w:val="en-US"/>
              </w:rPr>
              <w:t>» (writeOffPenalties\currency</w:t>
            </w:r>
            <w:r>
              <w:rPr>
                <w:lang w:val="en-US"/>
              </w:rPr>
              <w:t>\name</w:t>
            </w:r>
            <w:r w:rsidRPr="00EE45C8">
              <w:rPr>
                <w:lang w:val="en-US"/>
              </w:rPr>
              <w:t>)</w:t>
            </w:r>
          </w:p>
          <w:p w14:paraId="31041BC5" w14:textId="77777777" w:rsidR="005A7F7F" w:rsidRPr="00EE45C8" w:rsidRDefault="005A7F7F" w:rsidP="005A7F7F">
            <w:pPr>
              <w:pStyle w:val="ad"/>
              <w:jc w:val="left"/>
              <w:rPr>
                <w:lang w:val="en-US"/>
              </w:rPr>
            </w:pPr>
          </w:p>
          <w:p w14:paraId="0705B756" w14:textId="77777777" w:rsidR="005A7F7F" w:rsidRDefault="005A7F7F" w:rsidP="005A7F7F">
            <w:pPr>
              <w:pStyle w:val="ad"/>
              <w:jc w:val="left"/>
            </w:pPr>
            <w:r>
              <w:t>при приеме игнорируются, заполняются при передаче.</w:t>
            </w:r>
          </w:p>
          <w:p w14:paraId="3E606C6A" w14:textId="77777777" w:rsidR="005A7F7F" w:rsidRPr="00DF2505" w:rsidRDefault="005A7F7F" w:rsidP="005A7F7F">
            <w:pPr>
              <w:pStyle w:val="ad"/>
              <w:jc w:val="left"/>
            </w:pPr>
          </w:p>
          <w:p w14:paraId="65167DA8" w14:textId="43245A7F" w:rsidR="005A7F7F" w:rsidRPr="00EE45C8" w:rsidRDefault="005A7F7F" w:rsidP="005A7F7F">
            <w:pPr>
              <w:pStyle w:val="ad"/>
              <w:jc w:val="left"/>
            </w:pPr>
            <w:r>
              <w:t>Поля:</w:t>
            </w:r>
          </w:p>
          <w:p w14:paraId="75B54212" w14:textId="5144B986" w:rsidR="005A7F7F" w:rsidRPr="003A7C0A" w:rsidRDefault="005A7F7F" w:rsidP="005A7F7F">
            <w:pPr>
              <w:pStyle w:val="ad"/>
              <w:jc w:val="left"/>
            </w:pPr>
            <w:r w:rsidRPr="003A7C0A">
              <w:t>«</w:t>
            </w:r>
            <w:r w:rsidRPr="00EE45C8">
              <w:t>Курс валюты по отношению к рублю на дату предоставления отсрочки</w:t>
            </w:r>
            <w:r w:rsidRPr="003A7C0A">
              <w:t>» (</w:t>
            </w:r>
            <w:r w:rsidRPr="00EE45C8">
              <w:rPr>
                <w:lang w:val="en-US"/>
              </w:rPr>
              <w:t>delayPenalties</w:t>
            </w:r>
            <w:r w:rsidRPr="00EE45C8">
              <w:t xml:space="preserve"> </w:t>
            </w:r>
            <w:r w:rsidRPr="00465323">
              <w:t xml:space="preserve">\ </w:t>
            </w:r>
            <w:r w:rsidRPr="00A23BA5">
              <w:rPr>
                <w:lang w:val="en-US"/>
              </w:rPr>
              <w:t>currencyRate</w:t>
            </w:r>
            <w:r w:rsidRPr="003A7C0A">
              <w:t>)</w:t>
            </w:r>
            <w:r>
              <w:t>;</w:t>
            </w:r>
          </w:p>
          <w:p w14:paraId="3CB180AE" w14:textId="72480360" w:rsidR="005A7F7F" w:rsidRPr="003A7C0A" w:rsidRDefault="005A7F7F" w:rsidP="005A7F7F">
            <w:pPr>
              <w:pStyle w:val="ad"/>
              <w:jc w:val="left"/>
            </w:pPr>
            <w:r w:rsidRPr="003A7C0A">
              <w:t>«</w:t>
            </w:r>
            <w:r w:rsidRPr="00EE45C8">
              <w:t>Курс валюты по отношению к рублю на дату предоставления отсрочки</w:t>
            </w:r>
            <w:r w:rsidRPr="003A7C0A">
              <w:t>» (</w:t>
            </w:r>
            <w:r w:rsidRPr="00EE45C8">
              <w:rPr>
                <w:lang w:val="en-US"/>
              </w:rPr>
              <w:t>writeOffPenalties</w:t>
            </w:r>
            <w:r w:rsidRPr="00EE45C8">
              <w:t xml:space="preserve"> </w:t>
            </w:r>
            <w:r w:rsidRPr="00465323">
              <w:t xml:space="preserve">\ </w:t>
            </w:r>
            <w:r w:rsidRPr="00A23BA5">
              <w:rPr>
                <w:lang w:val="en-US"/>
              </w:rPr>
              <w:t>currencyRate</w:t>
            </w:r>
            <w:r w:rsidRPr="003A7C0A">
              <w:t>)</w:t>
            </w:r>
            <w:r>
              <w:t>;</w:t>
            </w:r>
          </w:p>
          <w:p w14:paraId="45B4A181" w14:textId="782CD764" w:rsidR="005A7F7F" w:rsidRPr="00B4457A" w:rsidRDefault="005A7F7F" w:rsidP="005A7F7F">
            <w:pPr>
              <w:pStyle w:val="ad"/>
              <w:jc w:val="left"/>
            </w:pPr>
            <w:r w:rsidRPr="00B4457A">
              <w:lastRenderedPageBreak/>
              <w:t xml:space="preserve"> «</w:t>
            </w:r>
            <w:r w:rsidRPr="00EE45C8">
              <w:t>Сумма неустойки (штрафа, пени), по которой предоставлена отсрочка,  в рублевом эквиваленте</w:t>
            </w:r>
            <w:r w:rsidRPr="00B4457A">
              <w:t>» (</w:t>
            </w:r>
            <w:r w:rsidRPr="00EE45C8">
              <w:rPr>
                <w:lang w:val="en-US"/>
              </w:rPr>
              <w:t>delayPenalties</w:t>
            </w:r>
            <w:r w:rsidRPr="00EE45C8">
              <w:t xml:space="preserve"> </w:t>
            </w:r>
            <w:r w:rsidRPr="00465323">
              <w:t>\</w:t>
            </w:r>
            <w:r>
              <w:t xml:space="preserve"> </w:t>
            </w:r>
            <w:r w:rsidRPr="00EE45C8">
              <w:t>delayAmountRUR</w:t>
            </w:r>
            <w:r w:rsidRPr="00B4457A">
              <w:t>)</w:t>
            </w:r>
            <w:r>
              <w:t>;</w:t>
            </w:r>
          </w:p>
          <w:p w14:paraId="6245BC0E" w14:textId="3FB3BA78" w:rsidR="005A7F7F" w:rsidRPr="00B4457A" w:rsidRDefault="005A7F7F" w:rsidP="005A7F7F">
            <w:pPr>
              <w:pStyle w:val="ad"/>
              <w:jc w:val="left"/>
            </w:pPr>
            <w:r w:rsidRPr="00B4457A">
              <w:t>«</w:t>
            </w:r>
            <w:r w:rsidRPr="00EE45C8">
              <w:t>Сумма неустойки (штрафа, пени), по которой осуществлено списание,  в рублевом эквиваленте</w:t>
            </w:r>
            <w:r w:rsidRPr="00B4457A">
              <w:t>» (</w:t>
            </w:r>
            <w:r w:rsidRPr="00EE45C8">
              <w:rPr>
                <w:lang w:val="en-US"/>
              </w:rPr>
              <w:t>writeOffPenalties</w:t>
            </w:r>
            <w:r w:rsidRPr="00EE45C8">
              <w:t xml:space="preserve"> </w:t>
            </w:r>
            <w:r w:rsidRPr="00465323">
              <w:t>\</w:t>
            </w:r>
            <w:r>
              <w:t xml:space="preserve"> </w:t>
            </w:r>
            <w:r w:rsidRPr="00EE45C8">
              <w:t>writeOffAmountRUR</w:t>
            </w:r>
            <w:r w:rsidRPr="00B4457A">
              <w:t>)</w:t>
            </w:r>
            <w:r>
              <w:t>.</w:t>
            </w:r>
          </w:p>
          <w:p w14:paraId="2223E6BF" w14:textId="77777777" w:rsidR="005A7F7F" w:rsidRPr="00465323" w:rsidRDefault="005A7F7F" w:rsidP="005A7F7F">
            <w:pPr>
              <w:pStyle w:val="ad"/>
              <w:jc w:val="left"/>
            </w:pPr>
          </w:p>
          <w:p w14:paraId="5657EC2D" w14:textId="081DF638" w:rsidR="005A7F7F" w:rsidRDefault="005A7F7F" w:rsidP="005A7F7F">
            <w:pPr>
              <w:pStyle w:val="ad"/>
              <w:jc w:val="left"/>
            </w:pPr>
            <w:r>
              <w:t>При приеме игнорируется</w:t>
            </w:r>
            <w:r w:rsidRPr="00CF4CAB">
              <w:t xml:space="preserve"> </w:t>
            </w:r>
            <w:r>
              <w:t>независимо от валюты неустойки, заполняется при передаче,</w:t>
            </w:r>
            <w:r w:rsidRPr="00447EF8">
              <w:t xml:space="preserve"> </w:t>
            </w:r>
            <w:r>
              <w:t xml:space="preserve">в случае если валюта </w:t>
            </w:r>
            <w:r w:rsidRPr="00C50E01">
              <w:t>неу</w:t>
            </w:r>
            <w:r>
              <w:t>с</w:t>
            </w:r>
            <w:r w:rsidRPr="00C50E01">
              <w:t>тойки</w:t>
            </w:r>
            <w:r>
              <w:t xml:space="preserve"> отлична от рублей.</w:t>
            </w:r>
          </w:p>
          <w:p w14:paraId="7B2DD24A" w14:textId="77777777" w:rsidR="005A7F7F" w:rsidRDefault="005A7F7F" w:rsidP="005A7F7F">
            <w:pPr>
              <w:pStyle w:val="ad"/>
              <w:jc w:val="left"/>
            </w:pPr>
          </w:p>
          <w:p w14:paraId="27E957CC" w14:textId="09DDC343" w:rsidR="005A7F7F" w:rsidRPr="00465323" w:rsidRDefault="005A7F7F" w:rsidP="005A7F7F">
            <w:pPr>
              <w:pStyle w:val="ad"/>
              <w:jc w:val="left"/>
            </w:pPr>
            <w:r>
              <w:t>Значение поля «</w:t>
            </w:r>
            <w:r w:rsidRPr="00EC304A">
              <w:t>Общая сумма неуплаченных неустоек (штрафов, пеней) в российских рублях</w:t>
            </w:r>
            <w:r>
              <w:t>»</w:t>
            </w:r>
            <w:r w:rsidRPr="00EC304A">
              <w:t xml:space="preserve"> (delayWriteOffPenalties\totalAmount)</w:t>
            </w:r>
            <w:r>
              <w:t xml:space="preserve"> игнорируется при приеме и передаче.</w:t>
            </w:r>
          </w:p>
          <w:p w14:paraId="3C32FF1C" w14:textId="77777777" w:rsidR="005A7F7F" w:rsidRDefault="005A7F7F" w:rsidP="005A7F7F">
            <w:pPr>
              <w:pStyle w:val="ad"/>
              <w:jc w:val="left"/>
            </w:pPr>
          </w:p>
          <w:p w14:paraId="0E610CC1" w14:textId="0D7C5FC1" w:rsidR="005A7F7F" w:rsidRPr="00465323" w:rsidRDefault="005A7F7F" w:rsidP="005A7F7F">
            <w:pPr>
              <w:pStyle w:val="ad"/>
              <w:jc w:val="left"/>
            </w:pPr>
            <w:r>
              <w:t>Значение поля «</w:t>
            </w:r>
            <w:r w:rsidRPr="00EC304A">
              <w:t>Отношение общей суммы неуплаченных неустоек (штрафов, пеней) к цене контракта (в процентах)</w:t>
            </w:r>
            <w:r>
              <w:t>»</w:t>
            </w:r>
            <w:r w:rsidRPr="00EC304A">
              <w:t xml:space="preserve"> (delayWriteOffPenalties\</w:t>
            </w:r>
            <w:r>
              <w:t xml:space="preserve"> </w:t>
            </w:r>
            <w:r w:rsidRPr="00EC304A">
              <w:t>delayPenaltiesInProcent)</w:t>
            </w:r>
            <w:r>
              <w:t xml:space="preserve"> игнорируется при приеме и передаче.</w:t>
            </w:r>
          </w:p>
          <w:p w14:paraId="142BF727" w14:textId="77777777" w:rsidR="005A7F7F" w:rsidRDefault="005A7F7F" w:rsidP="005A7F7F">
            <w:pPr>
              <w:pStyle w:val="ad"/>
              <w:jc w:val="left"/>
            </w:pPr>
          </w:p>
          <w:p w14:paraId="5DA89F4C" w14:textId="20A837D9" w:rsidR="005A7F7F" w:rsidRPr="00465323" w:rsidRDefault="005A7F7F" w:rsidP="005A7F7F">
            <w:pPr>
              <w:pStyle w:val="ad"/>
              <w:jc w:val="left"/>
            </w:pPr>
            <w:r>
              <w:t>Значение поля «</w:t>
            </w:r>
            <w:r w:rsidRPr="00EC304A">
              <w:t>Срок отсрочки уплаты неустойки (штрафа, пени</w:t>
            </w:r>
            <w:r>
              <w:t>»</w:t>
            </w:r>
            <w:r w:rsidRPr="00EC304A">
              <w:t xml:space="preserve"> (delayWriteOffPenalties\delayPenalties\delayPeriod)</w:t>
            </w:r>
            <w:r>
              <w:t xml:space="preserve"> игнорируется при приеме и передаче.</w:t>
            </w:r>
          </w:p>
          <w:p w14:paraId="15B86287" w14:textId="38F53CB2" w:rsidR="005A7F7F" w:rsidRDefault="005A7F7F" w:rsidP="005A7F7F">
            <w:pPr>
              <w:pStyle w:val="ad"/>
              <w:jc w:val="left"/>
            </w:pPr>
          </w:p>
          <w:p w14:paraId="33265700" w14:textId="37359F99" w:rsidR="005A7F7F" w:rsidRDefault="005A7F7F" w:rsidP="005A7F7F">
            <w:pPr>
              <w:pStyle w:val="ad"/>
              <w:jc w:val="center"/>
              <w:rPr>
                <w:b/>
              </w:rPr>
            </w:pPr>
            <w:r w:rsidRPr="00B6725F">
              <w:rPr>
                <w:b/>
              </w:rPr>
              <w:t>«Информация об осуществлении списания сумм неустойки (штрафа, пени)»</w:t>
            </w:r>
            <w:r>
              <w:rPr>
                <w:b/>
              </w:rPr>
              <w:t xml:space="preserve"> (</w:t>
            </w:r>
            <w:r w:rsidRPr="00B6725F">
              <w:rPr>
                <w:b/>
              </w:rPr>
              <w:t>delayWriteOffPenalties</w:t>
            </w:r>
            <w:r>
              <w:rPr>
                <w:b/>
              </w:rPr>
              <w:t>\</w:t>
            </w:r>
            <w:r w:rsidRPr="00B6725F">
              <w:rPr>
                <w:b/>
              </w:rPr>
              <w:t>writeOffPenalties</w:t>
            </w:r>
            <w:r>
              <w:rPr>
                <w:b/>
              </w:rPr>
              <w:t>)</w:t>
            </w:r>
          </w:p>
          <w:p w14:paraId="1F3893B7" w14:textId="588792DE" w:rsidR="005A7F7F" w:rsidRDefault="005A7F7F" w:rsidP="005A7F7F">
            <w:pPr>
              <w:pStyle w:val="ad"/>
              <w:jc w:val="center"/>
              <w:rPr>
                <w:b/>
              </w:rPr>
            </w:pPr>
          </w:p>
          <w:p w14:paraId="641A421C" w14:textId="5E6728DA" w:rsidR="005A7F7F" w:rsidRPr="00B6725F" w:rsidRDefault="005A7F7F" w:rsidP="005A7F7F">
            <w:pPr>
              <w:pStyle w:val="ad"/>
            </w:pPr>
          </w:p>
          <w:p w14:paraId="369716A0" w14:textId="5F654539" w:rsidR="005A7F7F" w:rsidRPr="00545DF1" w:rsidRDefault="005A7F7F" w:rsidP="005A7F7F">
            <w:pPr>
              <w:pStyle w:val="ad"/>
            </w:pPr>
            <w:r w:rsidRPr="00B6725F">
              <w:t>Блок «Основания списания неустойки (штрафа, пени)»</w:t>
            </w:r>
            <w:r>
              <w:t xml:space="preserve"> (</w:t>
            </w:r>
            <w:r w:rsidRPr="00B6725F">
              <w:t>writeOffPenalties</w:t>
            </w:r>
            <w:r w:rsidRPr="00545DF1">
              <w:t>\</w:t>
            </w:r>
            <w:r w:rsidRPr="00B6725F">
              <w:t>writeOffPenaltyReasons</w:t>
            </w:r>
            <w:r>
              <w:t>)</w:t>
            </w:r>
            <w:r w:rsidRPr="00B6725F">
              <w:t xml:space="preserve"> обязателен </w:t>
            </w:r>
            <w:r>
              <w:t>для заполнения в случае заполнения блока «</w:t>
            </w:r>
            <w:r w:rsidRPr="00B6725F">
              <w:t>Информация об осуществлении списания сумм неустойки (штрафа, пени)</w:t>
            </w:r>
            <w:r>
              <w:t>» (</w:t>
            </w:r>
            <w:r w:rsidRPr="00B6725F">
              <w:t>writeOffPenalties</w:t>
            </w:r>
            <w:r>
              <w:t xml:space="preserve">) ( см. контроль </w:t>
            </w:r>
            <w:r>
              <w:fldChar w:fldCharType="begin"/>
            </w:r>
            <w:r>
              <w:instrText xml:space="preserve"> REF РК_ИК_0383 \h </w:instrText>
            </w:r>
            <w:r>
              <w:fldChar w:fldCharType="separate"/>
            </w:r>
            <w:r>
              <w:t>РК_ИК_</w:t>
            </w:r>
            <w:r w:rsidRPr="00B6725F">
              <w:t>0383</w:t>
            </w:r>
            <w:r>
              <w:fldChar w:fldCharType="end"/>
            </w:r>
            <w:r>
              <w:t>)</w:t>
            </w:r>
          </w:p>
          <w:p w14:paraId="4DAA1F18" w14:textId="5419487C" w:rsidR="005A7F7F" w:rsidRDefault="005A7F7F" w:rsidP="005A7F7F">
            <w:pPr>
              <w:pStyle w:val="ad"/>
              <w:jc w:val="left"/>
            </w:pPr>
            <w:r>
              <w:t xml:space="preserve">При приеме проверяется наличие значения поля </w:t>
            </w:r>
            <w:r w:rsidRPr="00B6725F">
              <w:t>writeOffPenaltyReasons</w:t>
            </w:r>
            <w:r>
              <w:t>\</w:t>
            </w:r>
            <w:r w:rsidRPr="00B6725F">
              <w:t>code</w:t>
            </w:r>
            <w:r>
              <w:t xml:space="preserve"> в справочнике «</w:t>
            </w:r>
            <w:r w:rsidRPr="00B6725F">
              <w:t>Справочник: Основания списания неустоек (штрафов, пеней) для реестра контрактов (РК)</w:t>
            </w:r>
            <w:r>
              <w:t>»</w:t>
            </w:r>
            <w:r w:rsidRPr="00B6725F">
              <w:t xml:space="preserve"> (nsiWriteOffPenaltyReasons). </w:t>
            </w:r>
            <w:r>
              <w:t xml:space="preserve">( см. контроль </w:t>
            </w:r>
            <w:r>
              <w:fldChar w:fldCharType="begin"/>
            </w:r>
            <w:r>
              <w:instrText xml:space="preserve"> REF РК_ИК_0384 \h </w:instrText>
            </w:r>
            <w:r>
              <w:fldChar w:fldCharType="separate"/>
            </w:r>
            <w:r>
              <w:t>РК_ИК_</w:t>
            </w:r>
            <w:r w:rsidRPr="00B6725F">
              <w:t>038</w:t>
            </w:r>
            <w:r>
              <w:rPr>
                <w:lang w:val="en-US"/>
              </w:rPr>
              <w:t>4</w:t>
            </w:r>
            <w:r>
              <w:fldChar w:fldCharType="end"/>
            </w:r>
            <w:r>
              <w:fldChar w:fldCharType="begin"/>
            </w:r>
            <w:r>
              <w:instrText xml:space="preserve"> REF РК_ИК_0384 \h </w:instrText>
            </w:r>
            <w:r>
              <w:fldChar w:fldCharType="end"/>
            </w:r>
            <w:r>
              <w:fldChar w:fldCharType="begin"/>
            </w:r>
            <w:r>
              <w:instrText xml:space="preserve"> REF РК_ИК_0384 \h </w:instrText>
            </w:r>
            <w:r>
              <w:fldChar w:fldCharType="end"/>
            </w:r>
            <w:r>
              <w:fldChar w:fldCharType="begin"/>
            </w:r>
            <w:r>
              <w:instrText xml:space="preserve"> REF РК_ИК_0384 \h </w:instrText>
            </w:r>
            <w:r>
              <w:fldChar w:fldCharType="end"/>
            </w:r>
            <w:r>
              <w:fldChar w:fldCharType="begin"/>
            </w:r>
            <w:r>
              <w:instrText xml:space="preserve"> REF РК_ИК_0384 \h </w:instrText>
            </w:r>
            <w:r>
              <w:fldChar w:fldCharType="end"/>
            </w:r>
            <w:r>
              <w:fldChar w:fldCharType="begin"/>
            </w:r>
            <w:r>
              <w:instrText xml:space="preserve"> REF РК_ИК_0384 \h </w:instrText>
            </w:r>
            <w:r>
              <w:fldChar w:fldCharType="end"/>
            </w:r>
            <w:r>
              <w:fldChar w:fldCharType="begin"/>
            </w:r>
            <w:r>
              <w:instrText xml:space="preserve"> REF РК_ИК_0384 \h </w:instrText>
            </w:r>
            <w:r>
              <w:fldChar w:fldCharType="end"/>
            </w:r>
            <w:r>
              <w:t>)</w:t>
            </w:r>
          </w:p>
          <w:p w14:paraId="68FE93A9" w14:textId="77777777" w:rsidR="005A7F7F" w:rsidRPr="003E216C" w:rsidRDefault="005A7F7F" w:rsidP="005A7F7F">
            <w:pPr>
              <w:pStyle w:val="ad"/>
              <w:jc w:val="left"/>
            </w:pPr>
          </w:p>
          <w:p w14:paraId="2973FFE4" w14:textId="77777777" w:rsidR="005A7F7F" w:rsidRPr="00654429" w:rsidRDefault="005A7F7F" w:rsidP="005A7F7F">
            <w:pPr>
              <w:pStyle w:val="ad"/>
              <w:jc w:val="left"/>
            </w:pPr>
          </w:p>
        </w:tc>
      </w:tr>
      <w:tr w:rsidR="005A7F7F" w:rsidRPr="000E4FE8" w14:paraId="191C2B3F" w14:textId="77777777" w:rsidTr="00C52CA2">
        <w:trPr>
          <w:trHeight w:val="348"/>
        </w:trPr>
        <w:tc>
          <w:tcPr>
            <w:tcW w:w="781" w:type="pct"/>
            <w:gridSpan w:val="2"/>
          </w:tcPr>
          <w:p w14:paraId="18F2A916" w14:textId="3A39E37F" w:rsidR="005A7F7F" w:rsidRPr="00BA2E7C" w:rsidRDefault="005A7F7F" w:rsidP="005A7F7F">
            <w:pPr>
              <w:pStyle w:val="ad"/>
              <w:jc w:val="left"/>
              <w:rPr>
                <w:lang w:val="en-US"/>
              </w:rPr>
            </w:pPr>
            <w:r>
              <w:lastRenderedPageBreak/>
              <w:t>РК_ИК_00</w:t>
            </w:r>
            <w:r>
              <w:rPr>
                <w:lang w:val="en-US"/>
              </w:rPr>
              <w:t>80</w:t>
            </w:r>
          </w:p>
        </w:tc>
        <w:tc>
          <w:tcPr>
            <w:tcW w:w="747" w:type="pct"/>
            <w:gridSpan w:val="6"/>
          </w:tcPr>
          <w:p w14:paraId="304D6B4A" w14:textId="77777777" w:rsidR="005A7F7F" w:rsidRPr="000E4FE8" w:rsidRDefault="005A7F7F" w:rsidP="005A7F7F">
            <w:pPr>
              <w:pStyle w:val="ad"/>
              <w:jc w:val="left"/>
            </w:pPr>
          </w:p>
        </w:tc>
        <w:tc>
          <w:tcPr>
            <w:tcW w:w="818" w:type="pct"/>
            <w:gridSpan w:val="2"/>
          </w:tcPr>
          <w:p w14:paraId="046632DB" w14:textId="4B03A725" w:rsidR="005A7F7F" w:rsidRPr="00C92F0C" w:rsidRDefault="005A7F7F" w:rsidP="005A7F7F">
            <w:pPr>
              <w:pStyle w:val="ad"/>
              <w:jc w:val="left"/>
              <w:rPr>
                <w:lang w:val="en-US"/>
              </w:rPr>
            </w:pPr>
            <w:r>
              <w:t>Поле</w:t>
            </w:r>
            <w:r w:rsidRPr="00A04F77">
              <w:rPr>
                <w:lang w:val="en-US"/>
              </w:rPr>
              <w:t xml:space="preserve"> «</w:t>
            </w:r>
            <w:r>
              <w:t>Код</w:t>
            </w:r>
            <w:r w:rsidRPr="00A04F77">
              <w:rPr>
                <w:lang w:val="en-US"/>
              </w:rPr>
              <w:t xml:space="preserve"> </w:t>
            </w:r>
            <w:r>
              <w:t>валюты</w:t>
            </w:r>
            <w:r w:rsidRPr="00A04F77">
              <w:rPr>
                <w:lang w:val="en-US"/>
              </w:rPr>
              <w:t>» (</w:t>
            </w:r>
            <w:r w:rsidRPr="00C92F0C">
              <w:rPr>
                <w:lang w:val="en-US"/>
              </w:rPr>
              <w:t>delayWriteOffPenalties</w:t>
            </w:r>
            <w:r>
              <w:rPr>
                <w:lang w:val="en-US"/>
              </w:rPr>
              <w:t>\</w:t>
            </w:r>
            <w:r w:rsidRPr="00C92F0C">
              <w:rPr>
                <w:lang w:val="en-US"/>
              </w:rPr>
              <w:t>delayPenalties</w:t>
            </w:r>
            <w:r w:rsidRPr="00A04F77">
              <w:rPr>
                <w:lang w:val="en-US"/>
              </w:rPr>
              <w:t>\</w:t>
            </w:r>
            <w:r>
              <w:rPr>
                <w:lang w:val="en-US"/>
              </w:rPr>
              <w:t xml:space="preserve">currency\ </w:t>
            </w:r>
            <w:r w:rsidRPr="00A04F77">
              <w:rPr>
                <w:lang w:val="en-US"/>
              </w:rPr>
              <w:t>code)</w:t>
            </w:r>
            <w:r w:rsidRPr="00C92F0C">
              <w:rPr>
                <w:lang w:val="en-US"/>
              </w:rPr>
              <w:t>;</w:t>
            </w:r>
          </w:p>
          <w:p w14:paraId="23E2B342" w14:textId="77777777" w:rsidR="005A7F7F" w:rsidRPr="00C92F0C" w:rsidRDefault="005A7F7F" w:rsidP="005A7F7F">
            <w:pPr>
              <w:pStyle w:val="ad"/>
              <w:jc w:val="left"/>
              <w:rPr>
                <w:lang w:val="en-US"/>
              </w:rPr>
            </w:pPr>
          </w:p>
          <w:p w14:paraId="2519B580" w14:textId="6D60567C" w:rsidR="005A7F7F" w:rsidRPr="00C92F0C" w:rsidRDefault="005A7F7F" w:rsidP="005A7F7F">
            <w:pPr>
              <w:pStyle w:val="ad"/>
              <w:jc w:val="left"/>
              <w:rPr>
                <w:lang w:val="en-US"/>
              </w:rPr>
            </w:pPr>
            <w:r>
              <w:t>Поле</w:t>
            </w:r>
            <w:r w:rsidRPr="00A04F77">
              <w:rPr>
                <w:lang w:val="en-US"/>
              </w:rPr>
              <w:t xml:space="preserve"> «</w:t>
            </w:r>
            <w:r>
              <w:t>Код</w:t>
            </w:r>
            <w:r w:rsidRPr="00A04F77">
              <w:rPr>
                <w:lang w:val="en-US"/>
              </w:rPr>
              <w:t xml:space="preserve"> </w:t>
            </w:r>
            <w:r>
              <w:t>валюты</w:t>
            </w:r>
            <w:r w:rsidRPr="00A04F77">
              <w:rPr>
                <w:lang w:val="en-US"/>
              </w:rPr>
              <w:t>» (</w:t>
            </w:r>
            <w:r w:rsidRPr="00C92F0C">
              <w:rPr>
                <w:lang w:val="en-US"/>
              </w:rPr>
              <w:t>writeOffPenaltiess</w:t>
            </w:r>
            <w:r>
              <w:rPr>
                <w:lang w:val="en-US"/>
              </w:rPr>
              <w:t>\</w:t>
            </w:r>
            <w:r w:rsidRPr="00C92F0C">
              <w:rPr>
                <w:lang w:val="en-US"/>
              </w:rPr>
              <w:t>delayPenalties</w:t>
            </w:r>
            <w:r w:rsidRPr="00A04F77">
              <w:rPr>
                <w:lang w:val="en-US"/>
              </w:rPr>
              <w:t>\</w:t>
            </w:r>
            <w:r>
              <w:rPr>
                <w:lang w:val="en-US"/>
              </w:rPr>
              <w:t xml:space="preserve">currency\ </w:t>
            </w:r>
            <w:r w:rsidRPr="00A04F77">
              <w:rPr>
                <w:lang w:val="en-US"/>
              </w:rPr>
              <w:t>code)</w:t>
            </w:r>
          </w:p>
        </w:tc>
        <w:tc>
          <w:tcPr>
            <w:tcW w:w="1670" w:type="pct"/>
            <w:gridSpan w:val="4"/>
          </w:tcPr>
          <w:p w14:paraId="6654AB24" w14:textId="77777777" w:rsidR="005A7F7F" w:rsidRPr="00C95149" w:rsidRDefault="005A7F7F" w:rsidP="005A7F7F">
            <w:pPr>
              <w:pStyle w:val="ad"/>
              <w:jc w:val="left"/>
            </w:pPr>
            <w:r>
              <w:t>Проверяется код валюты</w:t>
            </w:r>
            <w:r w:rsidRPr="007158F6">
              <w:t xml:space="preserve"> </w:t>
            </w:r>
            <w:r w:rsidRPr="00C51A25">
              <w:t xml:space="preserve"> </w:t>
            </w:r>
            <w:r>
              <w:t>на присутствие в актуальном состоянии в справочнике «</w:t>
            </w:r>
            <w:r w:rsidRPr="00A67258">
              <w:t>Список валют, курс на которые устанавливается ЦБ РФ</w:t>
            </w:r>
            <w:r>
              <w:t>» на ООС.</w:t>
            </w:r>
            <w:r w:rsidRPr="00C95149">
              <w:t xml:space="preserve"> </w:t>
            </w:r>
            <w:r>
              <w:t xml:space="preserve">При этом считается, что валюта с кодом </w:t>
            </w:r>
            <w:r>
              <w:rPr>
                <w:lang w:val="en-US"/>
              </w:rPr>
              <w:t>RUB</w:t>
            </w:r>
            <w:r w:rsidRPr="00C95149">
              <w:t xml:space="preserve"> (</w:t>
            </w:r>
            <w:r>
              <w:t>Российский рубль</w:t>
            </w:r>
            <w:r w:rsidRPr="00C95149">
              <w:t xml:space="preserve">) </w:t>
            </w:r>
            <w:r>
              <w:t>присутствует в этом списке (т.е. для нее контроль не выполняется).</w:t>
            </w:r>
          </w:p>
        </w:tc>
        <w:tc>
          <w:tcPr>
            <w:tcW w:w="984" w:type="pct"/>
            <w:gridSpan w:val="2"/>
          </w:tcPr>
          <w:p w14:paraId="59367465" w14:textId="3C180AA5" w:rsidR="005A7F7F" w:rsidRPr="000E4FE8" w:rsidRDefault="005A7F7F" w:rsidP="005A7F7F">
            <w:pPr>
              <w:pStyle w:val="ad"/>
              <w:jc w:val="left"/>
            </w:pPr>
            <w:r>
              <w:t xml:space="preserve">Валюта с кодом </w:t>
            </w:r>
            <w:r w:rsidRPr="00C51A25">
              <w:t>&lt;</w:t>
            </w:r>
            <w:r>
              <w:t>значение кода</w:t>
            </w:r>
            <w:r w:rsidRPr="00C51A25">
              <w:t>&gt;</w:t>
            </w:r>
            <w:r>
              <w:t xml:space="preserve"> не найдена в актуальном состоянии в справочнике «</w:t>
            </w:r>
            <w:r w:rsidRPr="00A67258">
              <w:t>Список валют, курс на которые устанавливается ЦБ РФ</w:t>
            </w:r>
            <w:r>
              <w:t>» в ЕИС</w:t>
            </w:r>
          </w:p>
        </w:tc>
      </w:tr>
      <w:tr w:rsidR="005A7F7F" w:rsidRPr="000E4FE8" w14:paraId="2FDB96C1" w14:textId="77777777" w:rsidTr="004F5859">
        <w:trPr>
          <w:trHeight w:val="348"/>
        </w:trPr>
        <w:tc>
          <w:tcPr>
            <w:tcW w:w="781" w:type="pct"/>
            <w:gridSpan w:val="2"/>
          </w:tcPr>
          <w:p w14:paraId="108D5D7A" w14:textId="0F6341CE" w:rsidR="005A7F7F" w:rsidRPr="00BA2E7C" w:rsidRDefault="005A7F7F" w:rsidP="005A7F7F">
            <w:pPr>
              <w:pStyle w:val="ad"/>
              <w:jc w:val="left"/>
              <w:rPr>
                <w:lang w:val="en-US"/>
              </w:rPr>
            </w:pPr>
            <w:bookmarkStart w:id="158" w:name="РК_ИК_0383"/>
            <w:r>
              <w:t>РК_ИК_</w:t>
            </w:r>
            <w:r w:rsidRPr="00B6725F">
              <w:t>0383</w:t>
            </w:r>
            <w:bookmarkEnd w:id="158"/>
          </w:p>
        </w:tc>
        <w:tc>
          <w:tcPr>
            <w:tcW w:w="747" w:type="pct"/>
            <w:gridSpan w:val="6"/>
          </w:tcPr>
          <w:p w14:paraId="1A47BB6F" w14:textId="77777777" w:rsidR="005A7F7F" w:rsidRPr="000E4FE8" w:rsidRDefault="005A7F7F" w:rsidP="005A7F7F">
            <w:pPr>
              <w:pStyle w:val="ad"/>
              <w:jc w:val="left"/>
            </w:pPr>
          </w:p>
        </w:tc>
        <w:tc>
          <w:tcPr>
            <w:tcW w:w="818" w:type="pct"/>
            <w:gridSpan w:val="2"/>
          </w:tcPr>
          <w:p w14:paraId="13344A3E" w14:textId="7C4CC34F" w:rsidR="005A7F7F" w:rsidRPr="00545DF1" w:rsidRDefault="005A7F7F" w:rsidP="005A7F7F">
            <w:pPr>
              <w:pStyle w:val="ad"/>
              <w:jc w:val="left"/>
            </w:pPr>
            <w:r w:rsidRPr="00B6725F">
              <w:t>Блок «Основания списания неустойки (штрафа, пени)»</w:t>
            </w:r>
            <w:r>
              <w:t xml:space="preserve"> </w:t>
            </w:r>
            <w:r>
              <w:lastRenderedPageBreak/>
              <w:t>(</w:t>
            </w:r>
            <w:r w:rsidRPr="00B6725F">
              <w:t>writeOffPenalties</w:t>
            </w:r>
            <w:r w:rsidRPr="00545DF1">
              <w:t>\</w:t>
            </w:r>
            <w:r w:rsidRPr="00B6725F">
              <w:t>writeOffPenaltyReasons</w:t>
            </w:r>
            <w:r>
              <w:t>)</w:t>
            </w:r>
          </w:p>
        </w:tc>
        <w:tc>
          <w:tcPr>
            <w:tcW w:w="1670" w:type="pct"/>
            <w:gridSpan w:val="4"/>
          </w:tcPr>
          <w:p w14:paraId="5810E432" w14:textId="0E7FA6B5" w:rsidR="005A7F7F" w:rsidRPr="00C95149" w:rsidRDefault="005A7F7F" w:rsidP="005A7F7F">
            <w:pPr>
              <w:pStyle w:val="ad"/>
              <w:jc w:val="left"/>
            </w:pPr>
            <w:r w:rsidRPr="00B6725F">
              <w:lastRenderedPageBreak/>
              <w:t>Блок «Основания списания неустойки (штрафа, пени)»</w:t>
            </w:r>
            <w:r>
              <w:t xml:space="preserve"> (</w:t>
            </w:r>
            <w:r w:rsidRPr="00B6725F">
              <w:t>writeOffPenalties</w:t>
            </w:r>
            <w:r w:rsidRPr="00545DF1">
              <w:t>\</w:t>
            </w:r>
            <w:r w:rsidRPr="00B6725F">
              <w:t>writeOffPenaltyReasons</w:t>
            </w:r>
            <w:r>
              <w:t>)</w:t>
            </w:r>
            <w:r w:rsidRPr="00B6725F">
              <w:t xml:space="preserve"> обязателен </w:t>
            </w:r>
            <w:r>
              <w:t xml:space="preserve">для заполнения в случае заполнения </w:t>
            </w:r>
            <w:r>
              <w:lastRenderedPageBreak/>
              <w:t>блока «</w:t>
            </w:r>
            <w:r w:rsidRPr="00B6725F">
              <w:t>Информация об осуществлении списания сумм неустойки (штрафа, пени)</w:t>
            </w:r>
            <w:r>
              <w:t>» (</w:t>
            </w:r>
            <w:r w:rsidRPr="00B6725F">
              <w:t>writeOffPenalties</w:t>
            </w:r>
            <w:r>
              <w:t>)</w:t>
            </w:r>
          </w:p>
        </w:tc>
        <w:tc>
          <w:tcPr>
            <w:tcW w:w="984" w:type="pct"/>
            <w:gridSpan w:val="2"/>
          </w:tcPr>
          <w:p w14:paraId="1B0F2A6F" w14:textId="0F2122C4" w:rsidR="005A7F7F" w:rsidRPr="000E4FE8" w:rsidRDefault="005A7F7F" w:rsidP="005A7F7F">
            <w:pPr>
              <w:pStyle w:val="ad"/>
              <w:jc w:val="left"/>
            </w:pPr>
            <w:r w:rsidRPr="00B6725F">
              <w:lastRenderedPageBreak/>
              <w:t>Блок «Основания списания неустойки (штрафа, пени)»</w:t>
            </w:r>
            <w:r>
              <w:t xml:space="preserve"> (</w:t>
            </w:r>
            <w:r w:rsidRPr="00B6725F">
              <w:t>writeOffPenalties</w:t>
            </w:r>
            <w:r w:rsidRPr="00545DF1">
              <w:t>\</w:t>
            </w:r>
            <w:r w:rsidRPr="00B6725F">
              <w:t>writeOffPenalty</w:t>
            </w:r>
            <w:r w:rsidRPr="00B6725F">
              <w:lastRenderedPageBreak/>
              <w:t>Reasons</w:t>
            </w:r>
            <w:r>
              <w:t>)</w:t>
            </w:r>
            <w:r w:rsidRPr="00B6725F">
              <w:t xml:space="preserve"> обязателен </w:t>
            </w:r>
            <w:r>
              <w:t>для заполнения в случае заполнения блока «</w:t>
            </w:r>
            <w:r w:rsidRPr="00B6725F">
              <w:t>Информация об осуществлении списания сумм неустойки (штрафа, пени)</w:t>
            </w:r>
            <w:r>
              <w:t>» (</w:t>
            </w:r>
            <w:r w:rsidRPr="00B6725F">
              <w:t>writeOffPenalties</w:t>
            </w:r>
            <w:r>
              <w:t>)</w:t>
            </w:r>
          </w:p>
        </w:tc>
      </w:tr>
      <w:tr w:rsidR="005A7F7F" w:rsidRPr="000E4FE8" w14:paraId="5A7F17A0" w14:textId="77777777" w:rsidTr="004F5859">
        <w:trPr>
          <w:trHeight w:val="348"/>
        </w:trPr>
        <w:tc>
          <w:tcPr>
            <w:tcW w:w="781" w:type="pct"/>
            <w:gridSpan w:val="2"/>
          </w:tcPr>
          <w:p w14:paraId="5444C5A9" w14:textId="49046E64" w:rsidR="005A7F7F" w:rsidRPr="00B6725F" w:rsidRDefault="005A7F7F" w:rsidP="005A7F7F">
            <w:pPr>
              <w:pStyle w:val="ad"/>
              <w:jc w:val="left"/>
              <w:rPr>
                <w:lang w:val="en-US"/>
              </w:rPr>
            </w:pPr>
            <w:bookmarkStart w:id="159" w:name="РК_ИК_0384"/>
            <w:r>
              <w:lastRenderedPageBreak/>
              <w:t>РК_ИК_</w:t>
            </w:r>
            <w:r w:rsidRPr="00B6725F">
              <w:t>038</w:t>
            </w:r>
            <w:r>
              <w:rPr>
                <w:lang w:val="en-US"/>
              </w:rPr>
              <w:t>4</w:t>
            </w:r>
            <w:bookmarkEnd w:id="159"/>
          </w:p>
        </w:tc>
        <w:tc>
          <w:tcPr>
            <w:tcW w:w="747" w:type="pct"/>
            <w:gridSpan w:val="6"/>
          </w:tcPr>
          <w:p w14:paraId="6D5FC559" w14:textId="77777777" w:rsidR="005A7F7F" w:rsidRPr="000E4FE8" w:rsidRDefault="005A7F7F" w:rsidP="005A7F7F">
            <w:pPr>
              <w:pStyle w:val="ad"/>
              <w:jc w:val="left"/>
            </w:pPr>
          </w:p>
        </w:tc>
        <w:tc>
          <w:tcPr>
            <w:tcW w:w="818" w:type="pct"/>
            <w:gridSpan w:val="2"/>
          </w:tcPr>
          <w:p w14:paraId="0D62B6C9" w14:textId="53449114" w:rsidR="005A7F7F" w:rsidRPr="00545DF1" w:rsidRDefault="005A7F7F" w:rsidP="005A7F7F">
            <w:pPr>
              <w:pStyle w:val="ad"/>
              <w:jc w:val="left"/>
            </w:pPr>
            <w:r>
              <w:t>Поле</w:t>
            </w:r>
            <w:r w:rsidRPr="00545DF1">
              <w:t xml:space="preserve"> «</w:t>
            </w:r>
            <w:r>
              <w:t>Код</w:t>
            </w:r>
            <w:r w:rsidRPr="00545DF1">
              <w:t xml:space="preserve"> </w:t>
            </w:r>
            <w:r>
              <w:t>о</w:t>
            </w:r>
            <w:r w:rsidRPr="00545DF1">
              <w:t>снования списания неустойки (штрафа, пени)» (writeOffPenaltyReasons</w:t>
            </w:r>
            <w:r>
              <w:t xml:space="preserve">\ </w:t>
            </w:r>
            <w:r w:rsidRPr="00545DF1">
              <w:t>code);</w:t>
            </w:r>
          </w:p>
          <w:p w14:paraId="0E22E930" w14:textId="4F0938C6" w:rsidR="005A7F7F" w:rsidRPr="00AE05DF" w:rsidRDefault="005A7F7F" w:rsidP="005A7F7F">
            <w:pPr>
              <w:pStyle w:val="ad"/>
              <w:jc w:val="left"/>
            </w:pPr>
          </w:p>
        </w:tc>
        <w:tc>
          <w:tcPr>
            <w:tcW w:w="1670" w:type="pct"/>
            <w:gridSpan w:val="4"/>
          </w:tcPr>
          <w:p w14:paraId="6C5881AB" w14:textId="50C6A76D" w:rsidR="005A7F7F" w:rsidRPr="00C95149" w:rsidRDefault="005A7F7F" w:rsidP="005A7F7F">
            <w:pPr>
              <w:pStyle w:val="ad"/>
              <w:jc w:val="left"/>
            </w:pPr>
            <w:r>
              <w:t>Проверяется код</w:t>
            </w:r>
            <w:r w:rsidRPr="00545DF1">
              <w:t xml:space="preserve"> </w:t>
            </w:r>
            <w:r>
              <w:t>о</w:t>
            </w:r>
            <w:r w:rsidRPr="00545DF1">
              <w:t>снования списания неустойки (штрафа, пени</w:t>
            </w:r>
            <w:r>
              <w:t xml:space="preserve"> в актуальном состоянии в справочнике «</w:t>
            </w:r>
            <w:r w:rsidRPr="00545DF1">
              <w:t>Справочник: Основания списания неустоек (штрафов, пеней) для реестра контрактов (РК)</w:t>
            </w:r>
            <w:r>
              <w:t>»</w:t>
            </w:r>
            <w:r w:rsidRPr="00545DF1">
              <w:t xml:space="preserve"> (nsiWriteOffPenaltyReasons)</w:t>
            </w:r>
          </w:p>
        </w:tc>
        <w:tc>
          <w:tcPr>
            <w:tcW w:w="984" w:type="pct"/>
            <w:gridSpan w:val="2"/>
          </w:tcPr>
          <w:p w14:paraId="1A7375E8" w14:textId="6C307376" w:rsidR="005A7F7F" w:rsidRPr="000E4FE8" w:rsidRDefault="005A7F7F" w:rsidP="005A7F7F">
            <w:pPr>
              <w:pStyle w:val="ad"/>
              <w:jc w:val="left"/>
            </w:pPr>
            <w:r>
              <w:t>О</w:t>
            </w:r>
            <w:r w:rsidRPr="00545DF1">
              <w:t>сновани</w:t>
            </w:r>
            <w:r>
              <w:t>е</w:t>
            </w:r>
            <w:r w:rsidRPr="00545DF1">
              <w:t xml:space="preserve"> списания неустойки (штрафа, пени</w:t>
            </w:r>
            <w:r>
              <w:t xml:space="preserve"> с кодом </w:t>
            </w:r>
            <w:r w:rsidRPr="00C51A25">
              <w:t>&lt;</w:t>
            </w:r>
            <w:r>
              <w:t>значение кода</w:t>
            </w:r>
            <w:r w:rsidRPr="00C51A25">
              <w:t>&gt;</w:t>
            </w:r>
            <w:r>
              <w:t xml:space="preserve"> не найдено в актуальном состоянии в справочнике «</w:t>
            </w:r>
            <w:r w:rsidRPr="00545DF1">
              <w:t>Справочник: Основания списания неустоек (штрафов, пеней) для реестра контрактов (РК)</w:t>
            </w:r>
            <w:r>
              <w:t>»</w:t>
            </w:r>
            <w:r w:rsidRPr="00545DF1">
              <w:t xml:space="preserve"> (nsiWriteOffPenaltyReasons)</w:t>
            </w:r>
            <w:r>
              <w:t xml:space="preserve"> в ЕИС</w:t>
            </w:r>
          </w:p>
        </w:tc>
      </w:tr>
      <w:tr w:rsidR="005A7F7F" w:rsidRPr="00654429" w14:paraId="31DDFDD6" w14:textId="77777777" w:rsidTr="00C92F0C">
        <w:trPr>
          <w:trHeight w:val="348"/>
        </w:trPr>
        <w:tc>
          <w:tcPr>
            <w:tcW w:w="5000" w:type="pct"/>
            <w:gridSpan w:val="16"/>
          </w:tcPr>
          <w:p w14:paraId="14549BC6" w14:textId="1B9B5669" w:rsidR="005A7F7F" w:rsidRPr="00057CB1" w:rsidRDefault="005A7F7F" w:rsidP="005A7F7F">
            <w:pPr>
              <w:pStyle w:val="ad"/>
              <w:jc w:val="center"/>
              <w:rPr>
                <w:b/>
              </w:rPr>
            </w:pPr>
            <w:r w:rsidRPr="00057CB1">
              <w:rPr>
                <w:b/>
              </w:rPr>
              <w:t>Блок «Информация об уплате по независимой гарантии» (</w:t>
            </w:r>
            <w:r w:rsidRPr="00057CB1">
              <w:rPr>
                <w:b/>
                <w:lang w:val="en-US"/>
              </w:rPr>
              <w:t>bankGuaranteePayment</w:t>
            </w:r>
            <w:r w:rsidRPr="00057CB1">
              <w:rPr>
                <w:b/>
              </w:rPr>
              <w:t>).</w:t>
            </w:r>
          </w:p>
          <w:p w14:paraId="0CE8A724" w14:textId="77777777" w:rsidR="005A7F7F" w:rsidRPr="00B51EBF" w:rsidRDefault="005A7F7F" w:rsidP="005A7F7F">
            <w:pPr>
              <w:pStyle w:val="ad"/>
              <w:jc w:val="left"/>
            </w:pPr>
          </w:p>
          <w:p w14:paraId="2E553690" w14:textId="263C39A2" w:rsidR="005A7F7F" w:rsidRDefault="005A7F7F" w:rsidP="005A7F7F">
            <w:pPr>
              <w:pStyle w:val="ad"/>
              <w:jc w:val="left"/>
            </w:pPr>
            <w:r w:rsidRPr="00713E16">
              <w:t>Блок «Информация об уплате по независимой гарантии» (bankGuaranteePayment</w:t>
            </w:r>
            <w:r>
              <w:t xml:space="preserve">). </w:t>
            </w:r>
            <w:r w:rsidRPr="00713E16">
              <w:t>Если заполнен блок "Информация о расторжении контракта. " (termination), то игнорируется при приеме, не заполняется при передаче (для сведений об исполнении контракта, первая версия которых размещена после выхода версии 14.3)</w:t>
            </w:r>
          </w:p>
          <w:p w14:paraId="6F7BBE89" w14:textId="5AAEB46E" w:rsidR="005A7F7F" w:rsidRDefault="005A7F7F" w:rsidP="005A7F7F">
            <w:pPr>
              <w:pStyle w:val="ad"/>
              <w:jc w:val="left"/>
            </w:pPr>
            <w:r w:rsidRPr="00F032F6">
              <w:t>Если заполнен блок «Информация о прекращении контракта (обязательств по контракту)» (obligationsTermination), то игнорируется при приеме, не заполняется при передаче</w:t>
            </w:r>
          </w:p>
          <w:p w14:paraId="42EBE56E" w14:textId="77777777" w:rsidR="005A7F7F" w:rsidRDefault="005A7F7F" w:rsidP="005A7F7F">
            <w:pPr>
              <w:pStyle w:val="ad"/>
              <w:jc w:val="left"/>
            </w:pPr>
          </w:p>
          <w:p w14:paraId="5460C9FF" w14:textId="612426A8" w:rsidR="005A7F7F" w:rsidRPr="00B51EBF" w:rsidRDefault="005A7F7F" w:rsidP="005A7F7F">
            <w:pPr>
              <w:pStyle w:val="ad"/>
              <w:jc w:val="left"/>
              <w:rPr>
                <w:lang w:val="en-US"/>
              </w:rPr>
            </w:pPr>
            <w:r>
              <w:t>Поля</w:t>
            </w:r>
            <w:r w:rsidRPr="00B51EBF">
              <w:rPr>
                <w:lang w:val="en-US"/>
              </w:rPr>
              <w:t>:</w:t>
            </w:r>
          </w:p>
          <w:p w14:paraId="34594A1B" w14:textId="01DDB105" w:rsidR="005A7F7F" w:rsidRPr="00877F1A" w:rsidRDefault="005A7F7F" w:rsidP="005A7F7F">
            <w:pPr>
              <w:pStyle w:val="ad"/>
              <w:jc w:val="left"/>
              <w:rPr>
                <w:lang w:val="en-US"/>
              </w:rPr>
            </w:pPr>
            <w:r w:rsidRPr="003D49B7">
              <w:rPr>
                <w:lang w:val="en-US"/>
              </w:rPr>
              <w:t>«</w:t>
            </w:r>
            <w:r w:rsidRPr="00AE6B2C">
              <w:t>Наименование</w:t>
            </w:r>
            <w:r w:rsidRPr="00AE6B2C">
              <w:rPr>
                <w:lang w:val="en-US"/>
              </w:rPr>
              <w:t xml:space="preserve"> </w:t>
            </w:r>
            <w:r>
              <w:t>валюты</w:t>
            </w:r>
            <w:r w:rsidRPr="003D49B7">
              <w:rPr>
                <w:lang w:val="en-US"/>
              </w:rPr>
              <w:t>» (</w:t>
            </w:r>
            <w:r w:rsidRPr="003A7C0A">
              <w:rPr>
                <w:lang w:val="en-US"/>
              </w:rPr>
              <w:t>bankGuarantee</w:t>
            </w:r>
            <w:r>
              <w:rPr>
                <w:lang w:val="en-US"/>
              </w:rPr>
              <w:t>Payment</w:t>
            </w:r>
            <w:r w:rsidRPr="00A23BA5">
              <w:rPr>
                <w:lang w:val="en-US"/>
              </w:rPr>
              <w:t>\</w:t>
            </w:r>
            <w:r w:rsidRPr="003A7C0A">
              <w:rPr>
                <w:lang w:val="en-US"/>
              </w:rPr>
              <w:t>paid\</w:t>
            </w:r>
            <w:r>
              <w:rPr>
                <w:lang w:val="en-US"/>
              </w:rPr>
              <w:t>currency</w:t>
            </w:r>
            <w:r w:rsidRPr="003D49B7">
              <w:rPr>
                <w:lang w:val="en-US"/>
              </w:rPr>
              <w:t>\</w:t>
            </w:r>
            <w:r w:rsidRPr="00B51EBF">
              <w:rPr>
                <w:lang w:val="en-US"/>
              </w:rPr>
              <w:t>name</w:t>
            </w:r>
            <w:r w:rsidRPr="003D49B7">
              <w:rPr>
                <w:lang w:val="en-US"/>
              </w:rPr>
              <w:t>)</w:t>
            </w:r>
          </w:p>
          <w:p w14:paraId="7F8934FF" w14:textId="77777777" w:rsidR="005A7F7F" w:rsidRPr="003A7C0A" w:rsidRDefault="005A7F7F" w:rsidP="005A7F7F">
            <w:pPr>
              <w:pStyle w:val="ad"/>
              <w:jc w:val="left"/>
              <w:rPr>
                <w:lang w:val="en-US"/>
              </w:rPr>
            </w:pPr>
          </w:p>
          <w:p w14:paraId="34CA715D" w14:textId="77777777" w:rsidR="005A7F7F" w:rsidRPr="003E216C" w:rsidRDefault="005A7F7F" w:rsidP="005A7F7F">
            <w:pPr>
              <w:pStyle w:val="ad"/>
              <w:jc w:val="left"/>
            </w:pPr>
            <w:r>
              <w:t>при приеме игнорируются, заполняются при передаче.</w:t>
            </w:r>
          </w:p>
          <w:p w14:paraId="556BC16B" w14:textId="77777777" w:rsidR="005A7F7F" w:rsidRPr="00F06A06" w:rsidRDefault="005A7F7F" w:rsidP="005A7F7F">
            <w:pPr>
              <w:pStyle w:val="ad"/>
              <w:jc w:val="left"/>
            </w:pPr>
          </w:p>
          <w:p w14:paraId="21E80E66" w14:textId="6623B120" w:rsidR="005A7F7F" w:rsidRPr="00465323" w:rsidRDefault="005A7F7F" w:rsidP="005A7F7F">
            <w:pPr>
              <w:pStyle w:val="ad"/>
              <w:jc w:val="left"/>
              <w:rPr>
                <w:lang w:val="en-US"/>
              </w:rPr>
            </w:pPr>
            <w:r>
              <w:t>Блок</w:t>
            </w:r>
            <w:r w:rsidRPr="00465323">
              <w:rPr>
                <w:lang w:val="en-US"/>
              </w:rPr>
              <w:t>:</w:t>
            </w:r>
          </w:p>
          <w:p w14:paraId="7B5BE370" w14:textId="348835ED" w:rsidR="005A7F7F" w:rsidRPr="003A7C0A" w:rsidRDefault="005A7F7F" w:rsidP="005A7F7F">
            <w:pPr>
              <w:pStyle w:val="ad"/>
              <w:jc w:val="left"/>
              <w:rPr>
                <w:lang w:val="en-US"/>
              </w:rPr>
            </w:pPr>
            <w:r w:rsidRPr="003A7C0A">
              <w:rPr>
                <w:lang w:val="en-US"/>
              </w:rPr>
              <w:t>«</w:t>
            </w:r>
            <w:r>
              <w:t>Валюта</w:t>
            </w:r>
            <w:r w:rsidRPr="003A7C0A">
              <w:rPr>
                <w:lang w:val="en-US"/>
              </w:rPr>
              <w:t xml:space="preserve"> </w:t>
            </w:r>
            <w:r>
              <w:t>независимой</w:t>
            </w:r>
            <w:r w:rsidRPr="003A7C0A">
              <w:rPr>
                <w:lang w:val="en-US"/>
              </w:rPr>
              <w:t xml:space="preserve"> </w:t>
            </w:r>
            <w:r>
              <w:t>гарантии</w:t>
            </w:r>
            <w:r w:rsidRPr="003A7C0A">
              <w:rPr>
                <w:lang w:val="en-US"/>
              </w:rPr>
              <w:t>» (bankGuarantee</w:t>
            </w:r>
            <w:r>
              <w:rPr>
                <w:lang w:val="en-US"/>
              </w:rPr>
              <w:t>Payment</w:t>
            </w:r>
            <w:r w:rsidRPr="003A7C0A">
              <w:rPr>
                <w:lang w:val="en-US"/>
              </w:rPr>
              <w:t>\ requirements\</w:t>
            </w:r>
            <w:r>
              <w:rPr>
                <w:lang w:val="en-US"/>
              </w:rPr>
              <w:t>currency</w:t>
            </w:r>
            <w:r w:rsidRPr="003A7C0A">
              <w:rPr>
                <w:lang w:val="en-US"/>
              </w:rPr>
              <w:t>)</w:t>
            </w:r>
          </w:p>
          <w:p w14:paraId="4F14D297" w14:textId="6CDFBD80" w:rsidR="005A7F7F" w:rsidRPr="00C157A4" w:rsidRDefault="005A7F7F" w:rsidP="005A7F7F">
            <w:pPr>
              <w:pStyle w:val="ad"/>
              <w:jc w:val="left"/>
            </w:pPr>
            <w:r>
              <w:t>при приеме игнорируется, заполняется при передаче</w:t>
            </w:r>
          </w:p>
          <w:p w14:paraId="5E75BEC0" w14:textId="77777777" w:rsidR="005A7F7F" w:rsidRPr="00C157A4" w:rsidRDefault="005A7F7F" w:rsidP="005A7F7F">
            <w:pPr>
              <w:pStyle w:val="ad"/>
              <w:jc w:val="left"/>
            </w:pPr>
          </w:p>
          <w:p w14:paraId="7E2FE5CD" w14:textId="44DBBF7F" w:rsidR="005A7F7F" w:rsidRPr="003A7C0A" w:rsidRDefault="005A7F7F" w:rsidP="005A7F7F">
            <w:pPr>
              <w:pStyle w:val="ad"/>
              <w:jc w:val="left"/>
            </w:pPr>
            <w:r>
              <w:t>Блоки</w:t>
            </w:r>
            <w:r w:rsidRPr="003A7C0A">
              <w:t>:</w:t>
            </w:r>
          </w:p>
          <w:p w14:paraId="399AAEC7" w14:textId="77777777" w:rsidR="005A7F7F" w:rsidRPr="00465323" w:rsidRDefault="005A7F7F" w:rsidP="005A7F7F">
            <w:pPr>
              <w:pStyle w:val="ad"/>
              <w:jc w:val="left"/>
            </w:pPr>
          </w:p>
          <w:p w14:paraId="5E7D2171" w14:textId="1EBE7AF3" w:rsidR="005A7F7F" w:rsidRPr="003A7C0A" w:rsidRDefault="005A7F7F" w:rsidP="005A7F7F">
            <w:pPr>
              <w:pStyle w:val="ad"/>
              <w:jc w:val="left"/>
            </w:pPr>
            <w:r w:rsidRPr="003A7C0A">
              <w:lastRenderedPageBreak/>
              <w:t>«</w:t>
            </w:r>
            <w:r w:rsidRPr="00465323">
              <w:t>Курс валюты по отношению к рублю на дату предъявления требваний</w:t>
            </w:r>
            <w:r w:rsidRPr="003A7C0A">
              <w:t>» (</w:t>
            </w:r>
            <w:r w:rsidRPr="003A7C0A">
              <w:rPr>
                <w:lang w:val="en-US"/>
              </w:rPr>
              <w:t>bankGuarantee</w:t>
            </w:r>
            <w:r>
              <w:rPr>
                <w:lang w:val="en-US"/>
              </w:rPr>
              <w:t>Payment</w:t>
            </w:r>
            <w:r w:rsidRPr="00465323">
              <w:t xml:space="preserve">\ </w:t>
            </w:r>
            <w:r w:rsidRPr="003A7C0A">
              <w:rPr>
                <w:lang w:val="en-US"/>
              </w:rPr>
              <w:t>requirements</w:t>
            </w:r>
            <w:r w:rsidRPr="003A7C0A">
              <w:t>\</w:t>
            </w:r>
            <w:r w:rsidRPr="00A23BA5">
              <w:rPr>
                <w:lang w:val="en-US"/>
              </w:rPr>
              <w:t>currencyRate</w:t>
            </w:r>
            <w:r w:rsidRPr="003A7C0A">
              <w:t>)</w:t>
            </w:r>
          </w:p>
          <w:p w14:paraId="0178C359" w14:textId="1341EA82" w:rsidR="005A7F7F" w:rsidRPr="00B4457A" w:rsidRDefault="005A7F7F" w:rsidP="005A7F7F">
            <w:pPr>
              <w:pStyle w:val="ad"/>
              <w:jc w:val="left"/>
            </w:pPr>
            <w:r w:rsidRPr="00B4457A">
              <w:t>«</w:t>
            </w:r>
            <w:r w:rsidRPr="00465323">
              <w:t>Сумма</w:t>
            </w:r>
            <w:r w:rsidRPr="00B4457A">
              <w:t xml:space="preserve">, </w:t>
            </w:r>
            <w:r w:rsidRPr="00465323">
              <w:t>требуемая</w:t>
            </w:r>
            <w:r w:rsidRPr="00B4457A">
              <w:t xml:space="preserve"> </w:t>
            </w:r>
            <w:r w:rsidRPr="00465323">
              <w:t>к</w:t>
            </w:r>
            <w:r w:rsidRPr="00B4457A">
              <w:t xml:space="preserve"> </w:t>
            </w:r>
            <w:r w:rsidRPr="00465323">
              <w:t>уплате</w:t>
            </w:r>
            <w:r w:rsidRPr="00B4457A">
              <w:t xml:space="preserve">, </w:t>
            </w:r>
            <w:r w:rsidRPr="00465323">
              <w:t>в</w:t>
            </w:r>
            <w:r w:rsidRPr="00B4457A">
              <w:t xml:space="preserve"> </w:t>
            </w:r>
            <w:r w:rsidRPr="00465323">
              <w:t>рублевом</w:t>
            </w:r>
            <w:r w:rsidRPr="00B4457A">
              <w:t xml:space="preserve"> </w:t>
            </w:r>
            <w:r w:rsidRPr="00465323">
              <w:t>эквиваленте</w:t>
            </w:r>
            <w:r w:rsidRPr="00B4457A">
              <w:t>» (</w:t>
            </w:r>
            <w:r w:rsidRPr="003A7C0A">
              <w:rPr>
                <w:lang w:val="en-US"/>
              </w:rPr>
              <w:t>bankGuarantee</w:t>
            </w:r>
            <w:r>
              <w:rPr>
                <w:lang w:val="en-US"/>
              </w:rPr>
              <w:t>Payment</w:t>
            </w:r>
            <w:r w:rsidRPr="00B4457A">
              <w:t xml:space="preserve">\ </w:t>
            </w:r>
            <w:r w:rsidRPr="003A7C0A">
              <w:rPr>
                <w:lang w:val="en-US"/>
              </w:rPr>
              <w:t>requirements</w:t>
            </w:r>
            <w:r w:rsidRPr="00B4457A">
              <w:t xml:space="preserve"> \ </w:t>
            </w:r>
            <w:r w:rsidRPr="00465323">
              <w:rPr>
                <w:lang w:val="en-US"/>
              </w:rPr>
              <w:t>paymentAmountRUR</w:t>
            </w:r>
            <w:r w:rsidRPr="00B4457A">
              <w:t>)</w:t>
            </w:r>
          </w:p>
          <w:p w14:paraId="651E66F0" w14:textId="77777777" w:rsidR="005A7F7F" w:rsidRPr="00B4457A" w:rsidRDefault="005A7F7F" w:rsidP="005A7F7F">
            <w:pPr>
              <w:pStyle w:val="ad"/>
              <w:jc w:val="left"/>
            </w:pPr>
          </w:p>
          <w:p w14:paraId="73B515EA" w14:textId="0CBD11C0" w:rsidR="005A7F7F" w:rsidRPr="00465323" w:rsidRDefault="005A7F7F" w:rsidP="005A7F7F">
            <w:pPr>
              <w:pStyle w:val="ad"/>
              <w:jc w:val="left"/>
            </w:pPr>
            <w:r w:rsidRPr="00465323">
              <w:t>«Курс валюты по отношению к рублю на дату платежного документа» (</w:t>
            </w:r>
            <w:r w:rsidRPr="003A7C0A">
              <w:rPr>
                <w:lang w:val="en-US"/>
              </w:rPr>
              <w:t>bankGuarantee</w:t>
            </w:r>
            <w:r>
              <w:rPr>
                <w:lang w:val="en-US"/>
              </w:rPr>
              <w:t>Payment</w:t>
            </w:r>
            <w:r w:rsidRPr="00465323">
              <w:t xml:space="preserve">\ </w:t>
            </w:r>
            <w:r>
              <w:rPr>
                <w:lang w:val="en-US"/>
              </w:rPr>
              <w:t>paid</w:t>
            </w:r>
            <w:r w:rsidRPr="00465323">
              <w:t>\</w:t>
            </w:r>
            <w:r w:rsidRPr="00A23BA5">
              <w:rPr>
                <w:lang w:val="en-US"/>
              </w:rPr>
              <w:t>currencyRate</w:t>
            </w:r>
            <w:r w:rsidRPr="00465323">
              <w:t>)</w:t>
            </w:r>
          </w:p>
          <w:p w14:paraId="5BD41EF9" w14:textId="77777777" w:rsidR="005A7F7F" w:rsidRPr="00465323" w:rsidRDefault="005A7F7F" w:rsidP="005A7F7F">
            <w:pPr>
              <w:pStyle w:val="ad"/>
              <w:jc w:val="left"/>
            </w:pPr>
          </w:p>
          <w:p w14:paraId="5A60022B" w14:textId="77777777" w:rsidR="005A7F7F" w:rsidRPr="00465323" w:rsidRDefault="005A7F7F" w:rsidP="005A7F7F">
            <w:pPr>
              <w:pStyle w:val="ad"/>
              <w:jc w:val="left"/>
            </w:pPr>
          </w:p>
          <w:p w14:paraId="30400490" w14:textId="4C5EB2AA" w:rsidR="005A7F7F" w:rsidRPr="00465323" w:rsidRDefault="005A7F7F" w:rsidP="005A7F7F">
            <w:pPr>
              <w:pStyle w:val="ad"/>
              <w:jc w:val="left"/>
            </w:pPr>
            <w:r>
              <w:t>при приеме игнорируется</w:t>
            </w:r>
            <w:r w:rsidRPr="00CF4CAB">
              <w:t xml:space="preserve"> </w:t>
            </w:r>
            <w:r>
              <w:t>независимо от валюты неустойки, заполняется при передаче,</w:t>
            </w:r>
            <w:r w:rsidRPr="00447EF8">
              <w:t xml:space="preserve"> </w:t>
            </w:r>
            <w:r>
              <w:t xml:space="preserve">в случае если валюта </w:t>
            </w:r>
            <w:r w:rsidRPr="00C50E01">
              <w:t>неу</w:t>
            </w:r>
            <w:r>
              <w:t>с</w:t>
            </w:r>
            <w:r w:rsidRPr="00C50E01">
              <w:t>тойки</w:t>
            </w:r>
            <w:r>
              <w:t xml:space="preserve"> отлична от рублей.</w:t>
            </w:r>
          </w:p>
          <w:p w14:paraId="2C5FC479" w14:textId="77777777" w:rsidR="005A7F7F" w:rsidRPr="006A78C8" w:rsidRDefault="005A7F7F" w:rsidP="005A7F7F">
            <w:pPr>
              <w:pStyle w:val="ad"/>
              <w:jc w:val="left"/>
            </w:pPr>
          </w:p>
          <w:p w14:paraId="3286ED7B" w14:textId="6889A3FE" w:rsidR="005A7F7F" w:rsidRDefault="005A7F7F" w:rsidP="005A7F7F">
            <w:pPr>
              <w:pStyle w:val="ad"/>
              <w:jc w:val="left"/>
            </w:pPr>
            <w:r>
              <w:t>Значение поля «</w:t>
            </w:r>
            <w:r w:rsidRPr="000538DF">
              <w:t xml:space="preserve">Сумма, требуемая к уплате, в валюте </w:t>
            </w:r>
            <w:r>
              <w:t>независимой</w:t>
            </w:r>
            <w:r w:rsidRPr="000538DF">
              <w:t xml:space="preserve"> гарантии</w:t>
            </w:r>
            <w:r>
              <w:t>» (</w:t>
            </w:r>
            <w:r w:rsidRPr="003A7C0A">
              <w:rPr>
                <w:lang w:val="en-US"/>
              </w:rPr>
              <w:t>bankGuarantee</w:t>
            </w:r>
            <w:r>
              <w:rPr>
                <w:lang w:val="en-US"/>
              </w:rPr>
              <w:t>Payment</w:t>
            </w:r>
            <w:r w:rsidRPr="00465323">
              <w:t xml:space="preserve">\ </w:t>
            </w:r>
            <w:r w:rsidRPr="00EC304A">
              <w:rPr>
                <w:lang w:val="en-US"/>
              </w:rPr>
              <w:t>requirements</w:t>
            </w:r>
            <w:r w:rsidRPr="00465323">
              <w:t>\</w:t>
            </w:r>
            <w:r w:rsidRPr="00EC304A">
              <w:rPr>
                <w:lang w:val="en-US"/>
              </w:rPr>
              <w:t>paymentAmount</w:t>
            </w:r>
            <w:r w:rsidRPr="00465323">
              <w:t>)</w:t>
            </w:r>
            <w:r>
              <w:t xml:space="preserve"> при загрузке игнорируется, заполняется суммой значений полей из блока «</w:t>
            </w:r>
            <w:r w:rsidRPr="00EC304A">
              <w:t>Детализация суммы, требуемой к уплате</w:t>
            </w:r>
            <w:r>
              <w:t>» (</w:t>
            </w:r>
            <w:r w:rsidRPr="00EC304A">
              <w:t>paymentAmountDetail</w:t>
            </w:r>
            <w:r>
              <w:t>). При этом контролируется, что хотя бы одно значение в этом блоке задано (см. контроль РК_ИК_0068  ниже).</w:t>
            </w:r>
          </w:p>
          <w:p w14:paraId="29003000" w14:textId="03653622" w:rsidR="005A7F7F" w:rsidRPr="000538DF" w:rsidRDefault="005A7F7F" w:rsidP="005A7F7F">
            <w:pPr>
              <w:pStyle w:val="ad"/>
              <w:jc w:val="left"/>
            </w:pPr>
            <w:r>
              <w:t>При выгрузке заполняется как поле «</w:t>
            </w:r>
            <w:r w:rsidRPr="000538DF">
              <w:t xml:space="preserve">Сумма, требуемая к уплате, в валюте </w:t>
            </w:r>
            <w:r>
              <w:t>независимой</w:t>
            </w:r>
            <w:r w:rsidRPr="000538DF">
              <w:t xml:space="preserve"> гарантии</w:t>
            </w:r>
            <w:r>
              <w:t>», так и блок «</w:t>
            </w:r>
            <w:r w:rsidRPr="00EC304A">
              <w:t>Детализация суммы, требуемой к уплате</w:t>
            </w:r>
            <w:r>
              <w:t>».</w:t>
            </w:r>
          </w:p>
          <w:p w14:paraId="7D51681D" w14:textId="77777777" w:rsidR="005A7F7F" w:rsidRPr="000538DF" w:rsidRDefault="005A7F7F" w:rsidP="005A7F7F">
            <w:pPr>
              <w:pStyle w:val="ad"/>
              <w:jc w:val="left"/>
            </w:pPr>
          </w:p>
          <w:p w14:paraId="7101259A" w14:textId="35E73519" w:rsidR="005A7F7F" w:rsidRDefault="005A7F7F" w:rsidP="005A7F7F">
            <w:pPr>
              <w:pStyle w:val="ad"/>
              <w:jc w:val="left"/>
            </w:pPr>
            <w:r>
              <w:t>Поле «</w:t>
            </w:r>
            <w:r w:rsidRPr="00055BED">
              <w:t xml:space="preserve">Номер реестровой записи </w:t>
            </w:r>
            <w:r>
              <w:t>независимой</w:t>
            </w:r>
            <w:r w:rsidRPr="00055BED">
              <w:t xml:space="preserve"> гарантии</w:t>
            </w:r>
            <w:r>
              <w:t>» (</w:t>
            </w:r>
            <w:r w:rsidRPr="003A7C0A">
              <w:rPr>
                <w:lang w:val="en-US"/>
              </w:rPr>
              <w:t>bankGuarantee</w:t>
            </w:r>
            <w:r>
              <w:rPr>
                <w:lang w:val="en-US"/>
              </w:rPr>
              <w:t>Payment</w:t>
            </w:r>
            <w:r>
              <w:t>\</w:t>
            </w:r>
            <w:r w:rsidRPr="00055BED">
              <w:t>regNumber</w:t>
            </w:r>
            <w:r>
              <w:t xml:space="preserve">) </w:t>
            </w:r>
            <w:r w:rsidRPr="009A1694">
              <w:t>Принимается и сохраняется, если в действующей размещенной версии информации о контракте (его изменении) установлен признак «Контракт жизненного цикла» (contractLifeCycle) и заполнены оба блока enforcement/bankGuarantee и subsequentMaintenanceEnforcement/bankGuarantee. В прочих случаях</w:t>
            </w:r>
            <w:r>
              <w:t xml:space="preserve"> игнорируется при загрузке и заполняется  на основании значения поля «Номер реестровой записи реестра независимых гарантий» в действующей независимой гарантии.</w:t>
            </w:r>
          </w:p>
          <w:p w14:paraId="64641600" w14:textId="77777777" w:rsidR="005A7F7F" w:rsidRDefault="005A7F7F" w:rsidP="005A7F7F">
            <w:pPr>
              <w:pStyle w:val="ad"/>
              <w:jc w:val="left"/>
            </w:pPr>
          </w:p>
          <w:p w14:paraId="6EACD9B6" w14:textId="34EE377D" w:rsidR="005A7F7F" w:rsidRPr="00654429" w:rsidRDefault="005A7F7F" w:rsidP="005A7F7F">
            <w:pPr>
              <w:pStyle w:val="ad"/>
              <w:jc w:val="left"/>
            </w:pPr>
            <w:r>
              <w:t>Блок</w:t>
            </w:r>
            <w:r w:rsidRPr="00654429">
              <w:t xml:space="preserve"> «</w:t>
            </w:r>
            <w:r>
              <w:t>Валюта платежа</w:t>
            </w:r>
            <w:r w:rsidRPr="00654429">
              <w:t>» (</w:t>
            </w:r>
            <w:r w:rsidRPr="003A7C0A">
              <w:rPr>
                <w:lang w:val="en-US"/>
              </w:rPr>
              <w:t>bankGuarantee</w:t>
            </w:r>
            <w:r>
              <w:rPr>
                <w:lang w:val="en-US"/>
              </w:rPr>
              <w:t>Payment</w:t>
            </w:r>
            <w:r w:rsidRPr="00654429">
              <w:t>\</w:t>
            </w:r>
            <w:r w:rsidRPr="003A7C0A">
              <w:rPr>
                <w:lang w:val="en-US"/>
              </w:rPr>
              <w:t>paid</w:t>
            </w:r>
            <w:r w:rsidRPr="00654429">
              <w:t>\</w:t>
            </w:r>
            <w:r>
              <w:rPr>
                <w:lang w:val="en-US"/>
              </w:rPr>
              <w:t>currency</w:t>
            </w:r>
            <w:r w:rsidRPr="00654429">
              <w:t>\</w:t>
            </w:r>
            <w:r>
              <w:rPr>
                <w:lang w:val="en-US"/>
              </w:rPr>
              <w:t>code</w:t>
            </w:r>
            <w:r>
              <w:t xml:space="preserve"> при приеме игнорируется, автоматически заполняется значением блока «Валюта обеспечения исполнения контракта» в сведениях о контракте (</w:t>
            </w:r>
            <w:r>
              <w:rPr>
                <w:lang w:val="en-US"/>
              </w:rPr>
              <w:t>contract</w:t>
            </w:r>
            <w:r w:rsidRPr="001D3F19">
              <w:t>\</w:t>
            </w:r>
            <w:r>
              <w:t xml:space="preserve"> </w:t>
            </w:r>
            <w:r w:rsidRPr="001D3F19">
              <w:t>enforcement\cashAccount\</w:t>
            </w:r>
            <w:r>
              <w:t xml:space="preserve"> </w:t>
            </w:r>
            <w:r w:rsidRPr="001D3F19">
              <w:t>currency</w:t>
            </w:r>
            <w:r>
              <w:t>).</w:t>
            </w:r>
          </w:p>
          <w:p w14:paraId="22FBD318" w14:textId="77777777" w:rsidR="005A7F7F" w:rsidRPr="00654429" w:rsidRDefault="005A7F7F" w:rsidP="005A7F7F">
            <w:pPr>
              <w:pStyle w:val="ad"/>
              <w:jc w:val="left"/>
            </w:pPr>
          </w:p>
        </w:tc>
      </w:tr>
      <w:tr w:rsidR="005A7F7F" w:rsidRPr="009F4E26" w14:paraId="1D382C88" w14:textId="77777777" w:rsidTr="00834157">
        <w:trPr>
          <w:trHeight w:val="348"/>
        </w:trPr>
        <w:tc>
          <w:tcPr>
            <w:tcW w:w="819" w:type="pct"/>
            <w:gridSpan w:val="3"/>
          </w:tcPr>
          <w:p w14:paraId="0903834A" w14:textId="552A1FCA" w:rsidR="005A7F7F" w:rsidRPr="00244F59" w:rsidRDefault="005A7F7F" w:rsidP="005A7F7F">
            <w:pPr>
              <w:pStyle w:val="ad"/>
              <w:jc w:val="left"/>
            </w:pPr>
            <w:r>
              <w:lastRenderedPageBreak/>
              <w:t>РК_ИК_0067</w:t>
            </w:r>
          </w:p>
        </w:tc>
        <w:tc>
          <w:tcPr>
            <w:tcW w:w="579" w:type="pct"/>
            <w:gridSpan w:val="2"/>
          </w:tcPr>
          <w:p w14:paraId="66D06660" w14:textId="77777777" w:rsidR="005A7F7F" w:rsidRPr="00654429" w:rsidRDefault="005A7F7F" w:rsidP="005A7F7F">
            <w:pPr>
              <w:pStyle w:val="ad"/>
              <w:jc w:val="left"/>
            </w:pPr>
          </w:p>
        </w:tc>
        <w:tc>
          <w:tcPr>
            <w:tcW w:w="1129" w:type="pct"/>
            <w:gridSpan w:val="6"/>
          </w:tcPr>
          <w:p w14:paraId="63F46F6D" w14:textId="01ECD548" w:rsidR="005A7F7F" w:rsidRPr="00B72D0B" w:rsidRDefault="005A7F7F" w:rsidP="005A7F7F">
            <w:pPr>
              <w:pStyle w:val="ad"/>
              <w:jc w:val="left"/>
            </w:pPr>
            <w:r>
              <w:t>«</w:t>
            </w:r>
            <w:r w:rsidRPr="00B4457A">
              <w:t>Инф</w:t>
            </w:r>
            <w:r>
              <w:t>ор</w:t>
            </w:r>
            <w:r w:rsidRPr="00B4457A">
              <w:t>мация</w:t>
            </w:r>
            <w:r w:rsidRPr="003A7C0A">
              <w:t xml:space="preserve"> об уплате по </w:t>
            </w:r>
            <w:r>
              <w:t>независимой</w:t>
            </w:r>
            <w:r w:rsidRPr="003A7C0A">
              <w:t xml:space="preserve"> гарантии</w:t>
            </w:r>
            <w:r w:rsidRPr="00B51EBF">
              <w:t>» (</w:t>
            </w:r>
            <w:r w:rsidRPr="003A7C0A">
              <w:rPr>
                <w:lang w:val="en-US"/>
              </w:rPr>
              <w:t>bankGuarantee</w:t>
            </w:r>
            <w:r>
              <w:rPr>
                <w:lang w:val="en-US"/>
              </w:rPr>
              <w:t>Payment</w:t>
            </w:r>
            <w:r w:rsidRPr="00B51EBF">
              <w:t>)</w:t>
            </w:r>
          </w:p>
        </w:tc>
        <w:tc>
          <w:tcPr>
            <w:tcW w:w="1335" w:type="pct"/>
          </w:tcPr>
          <w:p w14:paraId="3363A0C9" w14:textId="33B53DF4" w:rsidR="005A7F7F" w:rsidRPr="00B72D0B" w:rsidRDefault="005A7F7F" w:rsidP="005A7F7F">
            <w:pPr>
              <w:pStyle w:val="ad"/>
              <w:jc w:val="left"/>
            </w:pPr>
            <w:r>
              <w:t>Блок может быть заполнен, только в случае, если в действующей информации о контракте (</w:t>
            </w:r>
            <w:r>
              <w:rPr>
                <w:lang w:val="en-US"/>
              </w:rPr>
              <w:t>contract</w:t>
            </w:r>
            <w:r>
              <w:t>)</w:t>
            </w:r>
            <w:r w:rsidRPr="00B72D0B">
              <w:t xml:space="preserve"> </w:t>
            </w:r>
            <w:r>
              <w:t>указан блок «Независимая</w:t>
            </w:r>
            <w:r w:rsidRPr="00B72D0B">
              <w:t xml:space="preserve"> гарантия, выданная </w:t>
            </w:r>
            <w:r>
              <w:t>гарантом</w:t>
            </w:r>
            <w:r w:rsidRPr="00B72D0B">
              <w:t>ом в соответствии со статьей 45</w:t>
            </w:r>
            <w:r>
              <w:t>» (</w:t>
            </w:r>
            <w:r w:rsidRPr="00B72D0B">
              <w:t>enforcement</w:t>
            </w:r>
            <w:r>
              <w:t xml:space="preserve">\ </w:t>
            </w:r>
            <w:r w:rsidRPr="00B72D0B">
              <w:t>bankGuarantee</w:t>
            </w:r>
            <w:r>
              <w:t xml:space="preserve">) или блок </w:t>
            </w:r>
            <w:r w:rsidRPr="009F5472">
              <w:t>«Внести сведения об обеспечении исполнения контракта по последующему обслуживанию, эксплуатации (при наличии) в течение срока службы, ре</w:t>
            </w:r>
            <w:r w:rsidRPr="009F5472">
              <w:lastRenderedPageBreak/>
              <w:t xml:space="preserve">монту и (или) утилизации поставленного товара или созданного в результате выполнения работы объекта капитального строительства или товара» </w:t>
            </w:r>
            <w:r>
              <w:t xml:space="preserve"> </w:t>
            </w:r>
            <w:r w:rsidRPr="009F5472">
              <w:t>(subsequentMaintenanceEnforcement)</w:t>
            </w:r>
          </w:p>
        </w:tc>
        <w:tc>
          <w:tcPr>
            <w:tcW w:w="1138" w:type="pct"/>
            <w:gridSpan w:val="4"/>
          </w:tcPr>
          <w:p w14:paraId="101BFFFC" w14:textId="55BFCCB9" w:rsidR="005A7F7F" w:rsidRPr="003748E4" w:rsidRDefault="005A7F7F" w:rsidP="005A7F7F">
            <w:pPr>
              <w:pStyle w:val="ad"/>
              <w:jc w:val="left"/>
            </w:pPr>
            <w:r>
              <w:lastRenderedPageBreak/>
              <w:t>Блок «</w:t>
            </w:r>
            <w:r w:rsidRPr="00B4457A">
              <w:t>Инф</w:t>
            </w:r>
            <w:r>
              <w:t>ор</w:t>
            </w:r>
            <w:r w:rsidRPr="00B4457A">
              <w:t>мация</w:t>
            </w:r>
            <w:r w:rsidRPr="003A7C0A">
              <w:t xml:space="preserve"> об уплате по </w:t>
            </w:r>
            <w:r>
              <w:t>независимой</w:t>
            </w:r>
            <w:r w:rsidRPr="003A7C0A">
              <w:t xml:space="preserve"> гарантии</w:t>
            </w:r>
            <w:r w:rsidRPr="00B51EBF">
              <w:t>» (</w:t>
            </w:r>
            <w:r w:rsidRPr="00B72D0B">
              <w:t>contractProcedure</w:t>
            </w:r>
            <w:r>
              <w:t>\</w:t>
            </w:r>
            <w:r w:rsidRPr="00315D59">
              <w:t xml:space="preserve"> </w:t>
            </w:r>
            <w:r w:rsidRPr="003A7C0A">
              <w:rPr>
                <w:lang w:val="en-US"/>
              </w:rPr>
              <w:t>bankGuarantee</w:t>
            </w:r>
            <w:r>
              <w:rPr>
                <w:lang w:val="en-US"/>
              </w:rPr>
              <w:t>Payment</w:t>
            </w:r>
            <w:r w:rsidRPr="00B51EBF">
              <w:t>)</w:t>
            </w:r>
            <w:r>
              <w:t xml:space="preserve"> может быть заполнен, только в случае, если в действующей информации о контракте (</w:t>
            </w:r>
            <w:r>
              <w:rPr>
                <w:lang w:val="en-US"/>
              </w:rPr>
              <w:t>contract</w:t>
            </w:r>
            <w:r>
              <w:t>)</w:t>
            </w:r>
            <w:r w:rsidRPr="00B72D0B">
              <w:t xml:space="preserve"> </w:t>
            </w:r>
            <w:r>
              <w:t>указан блок «Независимая</w:t>
            </w:r>
            <w:r w:rsidRPr="00B72D0B">
              <w:t xml:space="preserve"> гарантия, выданная </w:t>
            </w:r>
            <w:r>
              <w:t>гарантом</w:t>
            </w:r>
            <w:r w:rsidRPr="00B72D0B">
              <w:t xml:space="preserve"> в соответствии со статьей 45</w:t>
            </w:r>
            <w:r>
              <w:t>» (</w:t>
            </w:r>
            <w:r>
              <w:rPr>
                <w:lang w:val="en-US"/>
              </w:rPr>
              <w:t>contract</w:t>
            </w:r>
            <w:r w:rsidRPr="00860685">
              <w:t>\</w:t>
            </w:r>
            <w:r w:rsidRPr="00B72D0B">
              <w:t>enforcement</w:t>
            </w:r>
            <w:r>
              <w:t xml:space="preserve">\ </w:t>
            </w:r>
            <w:r w:rsidRPr="00B72D0B">
              <w:t>bankGuarantee</w:t>
            </w:r>
            <w:r>
              <w:t xml:space="preserve">) или блок </w:t>
            </w:r>
            <w:r w:rsidRPr="009F5472">
              <w:t xml:space="preserve">«Внести </w:t>
            </w:r>
            <w:r w:rsidRPr="009F5472">
              <w:lastRenderedPageBreak/>
              <w:t xml:space="preserve">сведения об обеспечении исполнения контракта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 </w:t>
            </w:r>
            <w:r>
              <w:t xml:space="preserve"> </w:t>
            </w:r>
            <w:r w:rsidRPr="009F5472">
              <w:t>(subsequentMaintenanceEnforcement)</w:t>
            </w:r>
          </w:p>
        </w:tc>
      </w:tr>
      <w:tr w:rsidR="005A7F7F" w:rsidRPr="009F4E26" w14:paraId="538A3200" w14:textId="77777777" w:rsidTr="00834157">
        <w:trPr>
          <w:trHeight w:val="348"/>
        </w:trPr>
        <w:tc>
          <w:tcPr>
            <w:tcW w:w="819" w:type="pct"/>
            <w:gridSpan w:val="3"/>
          </w:tcPr>
          <w:p w14:paraId="11C66893" w14:textId="11FCF9A8" w:rsidR="005A7F7F" w:rsidRPr="00242F87" w:rsidRDefault="005A7F7F" w:rsidP="005A7F7F">
            <w:pPr>
              <w:pStyle w:val="ad"/>
              <w:jc w:val="left"/>
              <w:rPr>
                <w:lang w:val="en-US"/>
              </w:rPr>
            </w:pPr>
            <w:r>
              <w:lastRenderedPageBreak/>
              <w:t>РК_ИК_00</w:t>
            </w:r>
            <w:r>
              <w:rPr>
                <w:lang w:val="en-US"/>
              </w:rPr>
              <w:t>77</w:t>
            </w:r>
          </w:p>
        </w:tc>
        <w:tc>
          <w:tcPr>
            <w:tcW w:w="579" w:type="pct"/>
            <w:gridSpan w:val="2"/>
          </w:tcPr>
          <w:p w14:paraId="03A68DF9" w14:textId="77777777" w:rsidR="005A7F7F" w:rsidRPr="00654429" w:rsidRDefault="005A7F7F" w:rsidP="005A7F7F">
            <w:pPr>
              <w:pStyle w:val="ad"/>
              <w:jc w:val="left"/>
            </w:pPr>
          </w:p>
        </w:tc>
        <w:tc>
          <w:tcPr>
            <w:tcW w:w="1129" w:type="pct"/>
            <w:gridSpan w:val="6"/>
          </w:tcPr>
          <w:p w14:paraId="27A13046" w14:textId="4AB067E9" w:rsidR="005A7F7F" w:rsidRPr="00B72D0B" w:rsidRDefault="005A7F7F" w:rsidP="005A7F7F">
            <w:pPr>
              <w:pStyle w:val="ad"/>
              <w:jc w:val="left"/>
            </w:pPr>
            <w:r>
              <w:t>«</w:t>
            </w:r>
            <w:r w:rsidRPr="00EC304A">
              <w:t>Детализация суммы, требуемой к уплате</w:t>
            </w:r>
            <w:r w:rsidRPr="00B51EBF">
              <w:t>» (</w:t>
            </w:r>
            <w:r w:rsidRPr="00EC304A">
              <w:rPr>
                <w:lang w:val="en-US"/>
              </w:rPr>
              <w:t>paymentAmountDetail</w:t>
            </w:r>
            <w:r w:rsidRPr="00B51EBF">
              <w:t>)</w:t>
            </w:r>
          </w:p>
        </w:tc>
        <w:tc>
          <w:tcPr>
            <w:tcW w:w="1335" w:type="pct"/>
          </w:tcPr>
          <w:p w14:paraId="6DC5A45A" w14:textId="6F1E7631" w:rsidR="005A7F7F" w:rsidRPr="00B72D0B" w:rsidRDefault="005A7F7F" w:rsidP="005A7F7F">
            <w:pPr>
              <w:pStyle w:val="ad"/>
              <w:jc w:val="left"/>
            </w:pPr>
            <w:r>
              <w:t>Блок должен присутствовать и в нем должно быть заполнено хотя бы одно поле</w:t>
            </w:r>
          </w:p>
        </w:tc>
        <w:tc>
          <w:tcPr>
            <w:tcW w:w="1138" w:type="pct"/>
            <w:gridSpan w:val="4"/>
          </w:tcPr>
          <w:p w14:paraId="523EF001" w14:textId="18A09FA2" w:rsidR="005A7F7F" w:rsidRPr="003748E4" w:rsidRDefault="005A7F7F" w:rsidP="005A7F7F">
            <w:pPr>
              <w:pStyle w:val="ad"/>
              <w:jc w:val="left"/>
            </w:pPr>
            <w:r>
              <w:t>Блок «</w:t>
            </w:r>
            <w:r w:rsidRPr="00EC304A">
              <w:t>Детализация суммы, требуемой к уплате</w:t>
            </w:r>
            <w:r w:rsidRPr="00B51EBF">
              <w:t>» (</w:t>
            </w:r>
            <w:r w:rsidRPr="00B72D0B">
              <w:t>contractProcedure</w:t>
            </w:r>
            <w:r>
              <w:t>\</w:t>
            </w:r>
            <w:r w:rsidRPr="00315D59">
              <w:t xml:space="preserve"> </w:t>
            </w:r>
            <w:r w:rsidRPr="003A7C0A">
              <w:rPr>
                <w:lang w:val="en-US"/>
              </w:rPr>
              <w:t>bankGuarantee</w:t>
            </w:r>
            <w:r>
              <w:rPr>
                <w:lang w:val="en-US"/>
              </w:rPr>
              <w:t>Payment</w:t>
            </w:r>
            <w:r>
              <w:t xml:space="preserve">\ </w:t>
            </w:r>
            <w:r w:rsidRPr="00EC304A">
              <w:t>requirements</w:t>
            </w:r>
            <w:r>
              <w:t xml:space="preserve">\ </w:t>
            </w:r>
            <w:r w:rsidRPr="00EC304A">
              <w:t>paymentAmountDetail</w:t>
            </w:r>
            <w:r w:rsidRPr="00B51EBF">
              <w:t>)</w:t>
            </w:r>
            <w:r>
              <w:t xml:space="preserve"> должен присутствовать в принимаемом пакете и в нем должно быть заполнено хотя бы одно поле</w:t>
            </w:r>
          </w:p>
        </w:tc>
      </w:tr>
      <w:tr w:rsidR="005A7F7F" w:rsidRPr="00654429" w14:paraId="69FAE8D1" w14:textId="77777777" w:rsidTr="00EC2D3A">
        <w:trPr>
          <w:trHeight w:val="348"/>
        </w:trPr>
        <w:tc>
          <w:tcPr>
            <w:tcW w:w="5000" w:type="pct"/>
            <w:gridSpan w:val="16"/>
          </w:tcPr>
          <w:p w14:paraId="1C82664F" w14:textId="049D236D" w:rsidR="005A7F7F" w:rsidRPr="004037CF" w:rsidRDefault="005A7F7F" w:rsidP="005A7F7F">
            <w:pPr>
              <w:pStyle w:val="ad"/>
              <w:jc w:val="center"/>
              <w:rPr>
                <w:b/>
              </w:rPr>
            </w:pPr>
            <w:r w:rsidRPr="004037CF">
              <w:rPr>
                <w:b/>
              </w:rPr>
              <w:t>Блок «Сведения об удержании денежных средств, перечисленных в качестве обеспечения исполнения контракта» (</w:t>
            </w:r>
            <w:r w:rsidRPr="004037CF">
              <w:rPr>
                <w:b/>
                <w:lang w:val="en-US"/>
              </w:rPr>
              <w:t>holdCashEnforcement</w:t>
            </w:r>
            <w:r w:rsidRPr="004037CF">
              <w:rPr>
                <w:b/>
              </w:rPr>
              <w:t>).</w:t>
            </w:r>
          </w:p>
          <w:p w14:paraId="519BB818" w14:textId="7A601B0B" w:rsidR="005A7F7F" w:rsidRDefault="005A7F7F" w:rsidP="005A7F7F">
            <w:pPr>
              <w:pStyle w:val="ad"/>
              <w:jc w:val="left"/>
            </w:pPr>
          </w:p>
          <w:p w14:paraId="04C0A016" w14:textId="1411AF77" w:rsidR="005A7F7F" w:rsidRDefault="005A7F7F" w:rsidP="005A7F7F">
            <w:pPr>
              <w:pStyle w:val="ad"/>
              <w:jc w:val="left"/>
            </w:pPr>
            <w:r w:rsidRPr="00713E16">
              <w:t>Блок «Сведения об удержании денежных средств, перечисленных в качестве обеспече-ния исполнения контракта» (holdCashEnforcement</w:t>
            </w:r>
            <w:r>
              <w:t xml:space="preserve">). </w:t>
            </w:r>
            <w:r w:rsidRPr="00713E16">
              <w:t>Если заполнен блок "Информация о расторжении контракта. " (termination), то игнорируется при приеме, не заполняется при передаче (для сведений об исполнении контракта, первая версия которых размещена после выхода версии 14.3)</w:t>
            </w:r>
          </w:p>
          <w:p w14:paraId="6B4FEDEB" w14:textId="672213CD" w:rsidR="005A7F7F" w:rsidRDefault="005A7F7F" w:rsidP="005A7F7F">
            <w:pPr>
              <w:pStyle w:val="ad"/>
              <w:jc w:val="left"/>
            </w:pPr>
          </w:p>
          <w:p w14:paraId="215E7DF6" w14:textId="46470E33" w:rsidR="005A7F7F" w:rsidRDefault="005A7F7F" w:rsidP="005A7F7F">
            <w:pPr>
              <w:pStyle w:val="ad"/>
              <w:jc w:val="left"/>
            </w:pPr>
            <w:r w:rsidRPr="00F032F6">
              <w:t>Если заполнен блок «Информация о прекращении контракта (обязательств по контракту)» (obligationsTermination), то игнорируется при приеме, не заполняется при передаче</w:t>
            </w:r>
          </w:p>
          <w:p w14:paraId="5FFC0ED2" w14:textId="77777777" w:rsidR="005A7F7F" w:rsidRDefault="005A7F7F" w:rsidP="005A7F7F">
            <w:pPr>
              <w:pStyle w:val="ad"/>
              <w:jc w:val="left"/>
            </w:pPr>
          </w:p>
          <w:p w14:paraId="53FA7F17" w14:textId="295D8B95" w:rsidR="005A7F7F" w:rsidRPr="00B51EBF" w:rsidRDefault="005A7F7F" w:rsidP="005A7F7F">
            <w:pPr>
              <w:pStyle w:val="ad"/>
              <w:jc w:val="left"/>
            </w:pPr>
            <w:r w:rsidRPr="004037CF">
              <w:t xml:space="preserve">Может быть заполнен только если в сведениях о контракте заполнен блок </w:t>
            </w:r>
            <w:r>
              <w:t>«</w:t>
            </w:r>
            <w:r w:rsidRPr="004037CF">
              <w:t>Внесение денежных средств на указанный заказчиком счет</w:t>
            </w:r>
            <w:r>
              <w:t>»</w:t>
            </w:r>
            <w:r w:rsidRPr="004037CF">
              <w:t xml:space="preserve"> (enforcement\cashAccount) в блоке </w:t>
            </w:r>
            <w:r>
              <w:t>«</w:t>
            </w:r>
            <w:r w:rsidRPr="004037CF">
              <w:t>Обеспечение исполнения контракта</w:t>
            </w:r>
            <w:r>
              <w:t>»</w:t>
            </w:r>
            <w:r w:rsidRPr="004037CF">
              <w:t xml:space="preserve"> (enforcement). Игнорируется при приеме документа </w:t>
            </w:r>
            <w:r>
              <w:t>«</w:t>
            </w:r>
            <w:r w:rsidRPr="004037CF">
              <w:t>Информация об исполнении обязательств по предоставленной гарантии качества товаров, работ, услуг</w:t>
            </w:r>
            <w:r>
              <w:t>»</w:t>
            </w:r>
          </w:p>
          <w:p w14:paraId="3A5BACA4" w14:textId="77777777" w:rsidR="005A7F7F" w:rsidRPr="00654429" w:rsidRDefault="005A7F7F" w:rsidP="005A7F7F">
            <w:pPr>
              <w:pStyle w:val="ad"/>
              <w:jc w:val="left"/>
            </w:pPr>
          </w:p>
        </w:tc>
      </w:tr>
      <w:tr w:rsidR="005A7F7F" w:rsidRPr="009F4E26" w14:paraId="0D22135A" w14:textId="77777777" w:rsidTr="00834157">
        <w:trPr>
          <w:trHeight w:val="348"/>
        </w:trPr>
        <w:tc>
          <w:tcPr>
            <w:tcW w:w="819" w:type="pct"/>
            <w:gridSpan w:val="3"/>
          </w:tcPr>
          <w:p w14:paraId="04DDBDF4" w14:textId="0CE61636" w:rsidR="005A7F7F" w:rsidRPr="0046541A" w:rsidRDefault="005A7F7F" w:rsidP="005A7F7F">
            <w:pPr>
              <w:pStyle w:val="ad"/>
              <w:jc w:val="left"/>
            </w:pPr>
            <w:r>
              <w:t>РК_ИК_0131</w:t>
            </w:r>
          </w:p>
        </w:tc>
        <w:tc>
          <w:tcPr>
            <w:tcW w:w="579" w:type="pct"/>
            <w:gridSpan w:val="2"/>
          </w:tcPr>
          <w:p w14:paraId="49CCFAC1" w14:textId="77777777" w:rsidR="005A7F7F" w:rsidRDefault="005A7F7F" w:rsidP="005A7F7F">
            <w:pPr>
              <w:pStyle w:val="ad"/>
              <w:jc w:val="left"/>
            </w:pPr>
          </w:p>
        </w:tc>
        <w:tc>
          <w:tcPr>
            <w:tcW w:w="1129" w:type="pct"/>
            <w:gridSpan w:val="6"/>
          </w:tcPr>
          <w:p w14:paraId="57BC9208" w14:textId="0BD44790" w:rsidR="005A7F7F" w:rsidRPr="004037CF" w:rsidRDefault="005A7F7F" w:rsidP="005A7F7F">
            <w:pPr>
              <w:pStyle w:val="ad"/>
            </w:pPr>
            <w:r w:rsidRPr="004037CF">
              <w:t>Блок «Сведения об удержании денежных средств, пере</w:t>
            </w:r>
            <w:r w:rsidRPr="004037CF">
              <w:lastRenderedPageBreak/>
              <w:t>численных в качестве обеспечения исполнения контракта» (</w:t>
            </w:r>
            <w:r w:rsidRPr="004037CF">
              <w:rPr>
                <w:lang w:val="en-US"/>
              </w:rPr>
              <w:t>holdCashEnforcement</w:t>
            </w:r>
            <w:r w:rsidRPr="004037CF">
              <w:t>)</w:t>
            </w:r>
          </w:p>
        </w:tc>
        <w:tc>
          <w:tcPr>
            <w:tcW w:w="1335" w:type="pct"/>
          </w:tcPr>
          <w:p w14:paraId="783B2787" w14:textId="2B6E159A" w:rsidR="005A7F7F" w:rsidRDefault="005A7F7F" w:rsidP="005A7F7F">
            <w:pPr>
              <w:pStyle w:val="ad"/>
              <w:jc w:val="left"/>
            </w:pPr>
            <w:r w:rsidRPr="004037CF">
              <w:lastRenderedPageBreak/>
              <w:t>Блок «Сведения об удержании денежных средств, перечислен</w:t>
            </w:r>
            <w:r w:rsidRPr="004037CF">
              <w:lastRenderedPageBreak/>
              <w:t>ных в качестве обеспечения исполнения контракта» (</w:t>
            </w:r>
            <w:r w:rsidRPr="004037CF">
              <w:rPr>
                <w:lang w:val="en-US"/>
              </w:rPr>
              <w:t>holdCashEnforcement</w:t>
            </w:r>
            <w:r w:rsidRPr="004037CF">
              <w:t>)</w:t>
            </w:r>
            <w:r>
              <w:t xml:space="preserve"> м</w:t>
            </w:r>
            <w:r w:rsidRPr="004037CF">
              <w:t xml:space="preserve">ожет быть заполнен только если в сведениях о контракте заполнен блок </w:t>
            </w:r>
            <w:r>
              <w:t>«</w:t>
            </w:r>
            <w:r w:rsidRPr="004037CF">
              <w:t>Внесение денежных средств на указанный заказчиком счет</w:t>
            </w:r>
            <w:r>
              <w:t>»</w:t>
            </w:r>
            <w:r w:rsidRPr="004037CF">
              <w:t xml:space="preserve"> (enforcement\cashAccount) в блоке </w:t>
            </w:r>
            <w:r>
              <w:t>»</w:t>
            </w:r>
            <w:r w:rsidRPr="004037CF">
              <w:t>Обеспечение исполнения контракта</w:t>
            </w:r>
            <w:r>
              <w:t>»</w:t>
            </w:r>
            <w:r w:rsidRPr="004037CF">
              <w:t xml:space="preserve"> (enforcement)</w:t>
            </w:r>
          </w:p>
        </w:tc>
        <w:tc>
          <w:tcPr>
            <w:tcW w:w="1138" w:type="pct"/>
            <w:gridSpan w:val="4"/>
          </w:tcPr>
          <w:p w14:paraId="10685218" w14:textId="3D9B7606" w:rsidR="005A7F7F" w:rsidRPr="003748E4" w:rsidRDefault="005A7F7F" w:rsidP="005A7F7F">
            <w:pPr>
              <w:pStyle w:val="ad"/>
              <w:jc w:val="left"/>
            </w:pPr>
            <w:r w:rsidRPr="004037CF">
              <w:lastRenderedPageBreak/>
              <w:t>Блок «Сведения об удержании денежных средств, пере</w:t>
            </w:r>
            <w:r w:rsidRPr="004037CF">
              <w:lastRenderedPageBreak/>
              <w:t>численных в качестве обеспечения исполнения контракта» (</w:t>
            </w:r>
            <w:r w:rsidRPr="004037CF">
              <w:rPr>
                <w:lang w:val="en-US"/>
              </w:rPr>
              <w:t>holdCashEnforcement</w:t>
            </w:r>
            <w:r w:rsidRPr="004037CF">
              <w:t>)</w:t>
            </w:r>
            <w:r>
              <w:t xml:space="preserve"> м</w:t>
            </w:r>
            <w:r w:rsidRPr="004037CF">
              <w:t xml:space="preserve">ожет быть заполнен только если в сведениях о контракте заполнен блок </w:t>
            </w:r>
            <w:r>
              <w:t>«</w:t>
            </w:r>
            <w:r w:rsidRPr="004037CF">
              <w:t>Внесение денежных средств на указанный заказчиком счет</w:t>
            </w:r>
            <w:r>
              <w:t>»</w:t>
            </w:r>
            <w:r w:rsidRPr="004037CF">
              <w:t xml:space="preserve"> (enforcement\cashAccount) в блоке </w:t>
            </w:r>
            <w:r>
              <w:t>»</w:t>
            </w:r>
            <w:r w:rsidRPr="004037CF">
              <w:t>Обеспечение исполнения контракта</w:t>
            </w:r>
            <w:r>
              <w:t>»</w:t>
            </w:r>
            <w:r w:rsidRPr="004037CF">
              <w:t xml:space="preserve"> (enforcement)</w:t>
            </w:r>
          </w:p>
        </w:tc>
      </w:tr>
      <w:tr w:rsidR="005A7F7F" w:rsidRPr="00B51EBF" w14:paraId="5C734354" w14:textId="77777777" w:rsidTr="00C92F0C">
        <w:trPr>
          <w:trHeight w:val="348"/>
        </w:trPr>
        <w:tc>
          <w:tcPr>
            <w:tcW w:w="5000" w:type="pct"/>
            <w:gridSpan w:val="16"/>
          </w:tcPr>
          <w:p w14:paraId="7B67E96F" w14:textId="77777777" w:rsidR="005A7F7F" w:rsidRPr="00B51EBF" w:rsidRDefault="005A7F7F" w:rsidP="005A7F7F">
            <w:pPr>
              <w:pStyle w:val="ad"/>
            </w:pPr>
            <w:r>
              <w:lastRenderedPageBreak/>
              <w:t xml:space="preserve">Поле </w:t>
            </w:r>
            <w:r w:rsidRPr="00B51EBF">
              <w:t xml:space="preserve"> «</w:t>
            </w:r>
            <w:r w:rsidRPr="00C23CBA">
              <w:t>Текущее состояние контр</w:t>
            </w:r>
            <w:r>
              <w:t>акта</w:t>
            </w:r>
            <w:r w:rsidRPr="00B51EBF">
              <w:t>» (</w:t>
            </w:r>
            <w:r w:rsidRPr="00FB7E7A">
              <w:rPr>
                <w:lang w:val="en-US"/>
              </w:rPr>
              <w:t>currentContractStage</w:t>
            </w:r>
            <w:r w:rsidRPr="00B51EBF">
              <w:t>)</w:t>
            </w:r>
            <w:r w:rsidRPr="00FB7E7A">
              <w:t xml:space="preserve"> </w:t>
            </w:r>
            <w:r>
              <w:t>при приеме игнорируется, заполняется при передаче.</w:t>
            </w:r>
          </w:p>
        </w:tc>
      </w:tr>
      <w:tr w:rsidR="005A7F7F" w:rsidRPr="009F4E26" w14:paraId="63AA6E3A" w14:textId="344847C7" w:rsidTr="00834157">
        <w:trPr>
          <w:trHeight w:val="348"/>
        </w:trPr>
        <w:tc>
          <w:tcPr>
            <w:tcW w:w="819" w:type="pct"/>
            <w:gridSpan w:val="3"/>
          </w:tcPr>
          <w:p w14:paraId="2086BEF4" w14:textId="269E97D0" w:rsidR="005A7F7F" w:rsidRPr="0046541A" w:rsidRDefault="005A7F7F" w:rsidP="005A7F7F">
            <w:pPr>
              <w:pStyle w:val="ad"/>
              <w:jc w:val="left"/>
            </w:pPr>
          </w:p>
        </w:tc>
        <w:tc>
          <w:tcPr>
            <w:tcW w:w="579" w:type="pct"/>
            <w:gridSpan w:val="2"/>
          </w:tcPr>
          <w:p w14:paraId="6C585654" w14:textId="329A6B15" w:rsidR="005A7F7F" w:rsidRDefault="005A7F7F" w:rsidP="005A7F7F">
            <w:pPr>
              <w:pStyle w:val="ad"/>
              <w:jc w:val="left"/>
            </w:pPr>
          </w:p>
        </w:tc>
        <w:tc>
          <w:tcPr>
            <w:tcW w:w="1129" w:type="pct"/>
            <w:gridSpan w:val="6"/>
          </w:tcPr>
          <w:p w14:paraId="13F4BD7E" w14:textId="034E02E8" w:rsidR="005A7F7F" w:rsidRPr="004037CF" w:rsidRDefault="005A7F7F" w:rsidP="005A7F7F">
            <w:pPr>
              <w:pStyle w:val="ad"/>
            </w:pPr>
          </w:p>
        </w:tc>
        <w:tc>
          <w:tcPr>
            <w:tcW w:w="1335" w:type="pct"/>
          </w:tcPr>
          <w:p w14:paraId="2F1650AF" w14:textId="0D326B40" w:rsidR="005A7F7F" w:rsidRDefault="005A7F7F" w:rsidP="005A7F7F">
            <w:pPr>
              <w:pStyle w:val="ad"/>
              <w:jc w:val="left"/>
            </w:pPr>
          </w:p>
        </w:tc>
        <w:tc>
          <w:tcPr>
            <w:tcW w:w="1138" w:type="pct"/>
            <w:gridSpan w:val="4"/>
          </w:tcPr>
          <w:p w14:paraId="06220F1D" w14:textId="73C19E82" w:rsidR="005A7F7F" w:rsidRPr="003748E4" w:rsidRDefault="005A7F7F" w:rsidP="005A7F7F">
            <w:pPr>
              <w:pStyle w:val="ad"/>
              <w:jc w:val="left"/>
            </w:pPr>
          </w:p>
        </w:tc>
      </w:tr>
      <w:tr w:rsidR="005A7F7F" w:rsidRPr="009F4E26" w14:paraId="33ECC37E" w14:textId="77777777" w:rsidTr="00834157">
        <w:trPr>
          <w:trHeight w:val="348"/>
        </w:trPr>
        <w:tc>
          <w:tcPr>
            <w:tcW w:w="819" w:type="pct"/>
            <w:gridSpan w:val="3"/>
          </w:tcPr>
          <w:p w14:paraId="6C443509" w14:textId="2C7ED7AA" w:rsidR="005A7F7F" w:rsidRPr="0046541A" w:rsidRDefault="005A7F7F" w:rsidP="005A7F7F">
            <w:pPr>
              <w:pStyle w:val="ad"/>
              <w:jc w:val="left"/>
            </w:pPr>
            <w:r w:rsidRPr="00DC33CE">
              <w:t>РК_ИК_01</w:t>
            </w:r>
            <w:r>
              <w:t>19</w:t>
            </w:r>
          </w:p>
        </w:tc>
        <w:tc>
          <w:tcPr>
            <w:tcW w:w="579" w:type="pct"/>
            <w:gridSpan w:val="2"/>
          </w:tcPr>
          <w:p w14:paraId="0FB380B3" w14:textId="77777777" w:rsidR="005A7F7F" w:rsidRDefault="005A7F7F" w:rsidP="005A7F7F">
            <w:pPr>
              <w:pStyle w:val="ad"/>
              <w:jc w:val="left"/>
            </w:pPr>
          </w:p>
        </w:tc>
        <w:tc>
          <w:tcPr>
            <w:tcW w:w="1129" w:type="pct"/>
            <w:gridSpan w:val="6"/>
          </w:tcPr>
          <w:p w14:paraId="745D1230" w14:textId="1924580C" w:rsidR="005A7F7F" w:rsidRPr="004037CF" w:rsidRDefault="005A7F7F" w:rsidP="005A7F7F">
            <w:pPr>
              <w:pStyle w:val="ad"/>
            </w:pPr>
            <w:r w:rsidRPr="006700E9">
              <w:t>Идентификатор документа ЕИС</w:t>
            </w:r>
            <w:r>
              <w:rPr>
                <w:lang w:val="en-US"/>
              </w:rPr>
              <w:t xml:space="preserve"> (id)</w:t>
            </w:r>
          </w:p>
        </w:tc>
        <w:tc>
          <w:tcPr>
            <w:tcW w:w="1335" w:type="pct"/>
          </w:tcPr>
          <w:p w14:paraId="318FC05D" w14:textId="22527C2F" w:rsidR="005A7F7F" w:rsidRDefault="005A7F7F" w:rsidP="005A7F7F">
            <w:pPr>
              <w:pStyle w:val="ad"/>
              <w:jc w:val="left"/>
            </w:pPr>
            <w:r>
              <w:t xml:space="preserve">Документ с идентификатором </w:t>
            </w:r>
            <w:r>
              <w:rPr>
                <w:lang w:val="en-US"/>
              </w:rPr>
              <w:t>i</w:t>
            </w:r>
            <w:r w:rsidRPr="001A366C">
              <w:t>d</w:t>
            </w:r>
            <w:r>
              <w:t xml:space="preserve"> </w:t>
            </w:r>
            <w:r w:rsidRPr="007941CD">
              <w:t xml:space="preserve">не должен быть </w:t>
            </w:r>
            <w:r>
              <w:t>отмененным (</w:t>
            </w:r>
            <w:r w:rsidRPr="00361F7C">
              <w:t xml:space="preserve">статус </w:t>
            </w:r>
            <w:r>
              <w:t>документа не равен «</w:t>
            </w:r>
            <w:r w:rsidRPr="00361F7C">
              <w:t>Недействительная редакция</w:t>
            </w:r>
            <w:r>
              <w:t>»).</w:t>
            </w:r>
          </w:p>
        </w:tc>
        <w:tc>
          <w:tcPr>
            <w:tcW w:w="1138" w:type="pct"/>
            <w:gridSpan w:val="4"/>
          </w:tcPr>
          <w:p w14:paraId="72D36C40" w14:textId="5172D6EA" w:rsidR="005A7F7F" w:rsidRPr="003748E4" w:rsidRDefault="005A7F7F" w:rsidP="005A7F7F">
            <w:pPr>
              <w:pStyle w:val="ad"/>
              <w:jc w:val="left"/>
            </w:pPr>
            <w:r>
              <w:t xml:space="preserve">Документ с идентификатором </w:t>
            </w:r>
            <w:r w:rsidRPr="00692381">
              <w:t>&lt;</w:t>
            </w:r>
            <w:r>
              <w:t>Идентификатор документа</w:t>
            </w:r>
            <w:r w:rsidRPr="00692381">
              <w:t xml:space="preserve">&gt; </w:t>
            </w:r>
            <w:r>
              <w:t>отменен и не может быть изменен.</w:t>
            </w:r>
          </w:p>
        </w:tc>
      </w:tr>
      <w:tr w:rsidR="005A7F7F" w:rsidRPr="009F4E26" w14:paraId="1F95D15F" w14:textId="77777777" w:rsidTr="00834157">
        <w:trPr>
          <w:trHeight w:val="348"/>
        </w:trPr>
        <w:tc>
          <w:tcPr>
            <w:tcW w:w="819" w:type="pct"/>
            <w:gridSpan w:val="3"/>
          </w:tcPr>
          <w:p w14:paraId="31F04AAF" w14:textId="76AFE251" w:rsidR="005A7F7F" w:rsidRPr="0046541A" w:rsidRDefault="005A7F7F" w:rsidP="005A7F7F">
            <w:pPr>
              <w:pStyle w:val="ad"/>
              <w:jc w:val="left"/>
            </w:pPr>
            <w:bookmarkStart w:id="160" w:name="РК_ИК_0132"/>
            <w:r w:rsidRPr="00DC33CE">
              <w:t>РК_ИК_0</w:t>
            </w:r>
            <w:r>
              <w:t>132</w:t>
            </w:r>
            <w:bookmarkEnd w:id="160"/>
          </w:p>
        </w:tc>
        <w:tc>
          <w:tcPr>
            <w:tcW w:w="579" w:type="pct"/>
            <w:gridSpan w:val="2"/>
          </w:tcPr>
          <w:p w14:paraId="6A6DE42D" w14:textId="77777777" w:rsidR="005A7F7F" w:rsidRDefault="005A7F7F" w:rsidP="005A7F7F">
            <w:pPr>
              <w:pStyle w:val="ad"/>
              <w:jc w:val="left"/>
            </w:pPr>
          </w:p>
        </w:tc>
        <w:tc>
          <w:tcPr>
            <w:tcW w:w="1129" w:type="pct"/>
            <w:gridSpan w:val="6"/>
          </w:tcPr>
          <w:p w14:paraId="14D792ED" w14:textId="765AF7F2" w:rsidR="005A7F7F" w:rsidRPr="004037CF" w:rsidRDefault="005A7F7F" w:rsidP="005A7F7F">
            <w:pPr>
              <w:pStyle w:val="ad"/>
            </w:pPr>
            <w:r w:rsidRPr="006A0C3A">
              <w:t xml:space="preserve">Номер реестровой записи </w:t>
            </w:r>
            <w:r>
              <w:t>(</w:t>
            </w:r>
            <w:r w:rsidRPr="003222BA">
              <w:rPr>
                <w:lang w:val="en-US"/>
              </w:rPr>
              <w:t>regNum</w:t>
            </w:r>
            <w:r>
              <w:t>)</w:t>
            </w:r>
          </w:p>
        </w:tc>
        <w:tc>
          <w:tcPr>
            <w:tcW w:w="1335" w:type="pct"/>
          </w:tcPr>
          <w:p w14:paraId="4A1009CF" w14:textId="77777777" w:rsidR="005A7F7F" w:rsidRDefault="005A7F7F" w:rsidP="005A7F7F">
            <w:pPr>
              <w:pStyle w:val="ad"/>
              <w:jc w:val="left"/>
            </w:pPr>
            <w:r>
              <w:t>В случае если присылают проект информации об исполнении (расторжении) контракта без указания идентификатора (</w:t>
            </w:r>
            <w:r>
              <w:rPr>
                <w:lang w:val="en-US"/>
              </w:rPr>
              <w:t>id</w:t>
            </w:r>
            <w:r>
              <w:t>), то проверяем:</w:t>
            </w:r>
          </w:p>
          <w:p w14:paraId="645536C5" w14:textId="77777777" w:rsidR="005A7F7F" w:rsidRDefault="005A7F7F" w:rsidP="005A7F7F">
            <w:pPr>
              <w:pStyle w:val="ad"/>
              <w:jc w:val="left"/>
            </w:pPr>
            <w:r>
              <w:t xml:space="preserve">Для данного размещенного контракта не существует уже проект Информации о исполнении (расторжении) контракта (в статусе </w:t>
            </w:r>
          </w:p>
          <w:p w14:paraId="342304F9" w14:textId="0985CE24" w:rsidR="005A7F7F" w:rsidRDefault="005A7F7F" w:rsidP="005A7F7F">
            <w:pPr>
              <w:pStyle w:val="ad"/>
              <w:jc w:val="left"/>
            </w:pPr>
            <w:r>
              <w:t>«на подготовке» В том случае если существует, срабатывает контроль.</w:t>
            </w:r>
          </w:p>
          <w:p w14:paraId="3E82A364" w14:textId="77777777" w:rsidR="005A7F7F" w:rsidRDefault="005A7F7F" w:rsidP="005A7F7F">
            <w:pPr>
              <w:pStyle w:val="ad"/>
              <w:jc w:val="left"/>
            </w:pPr>
            <w:r>
              <w:t>ИЛИ</w:t>
            </w:r>
          </w:p>
          <w:p w14:paraId="34C3127D" w14:textId="1DB12FFD" w:rsidR="005A7F7F" w:rsidRDefault="005A7F7F" w:rsidP="005A7F7F">
            <w:pPr>
              <w:pStyle w:val="ad"/>
              <w:jc w:val="left"/>
            </w:pPr>
            <w:r>
              <w:t xml:space="preserve">В случае если присылают проект информации об исполнении(расторжении) с указанным </w:t>
            </w:r>
            <w:r>
              <w:lastRenderedPageBreak/>
              <w:t>идентификатором (</w:t>
            </w:r>
            <w:r>
              <w:rPr>
                <w:lang w:val="en-US"/>
              </w:rPr>
              <w:t>id</w:t>
            </w:r>
            <w:r>
              <w:t>), то проверяем:</w:t>
            </w:r>
          </w:p>
          <w:p w14:paraId="3AA9131D" w14:textId="77777777" w:rsidR="005A7F7F" w:rsidRDefault="005A7F7F" w:rsidP="005A7F7F">
            <w:pPr>
              <w:pStyle w:val="ad"/>
              <w:jc w:val="left"/>
            </w:pPr>
            <w:r>
              <w:t xml:space="preserve">Если для данного размещенного контракта существует уже проект информации об исполнении (расторжении) контракта (в статусе </w:t>
            </w:r>
          </w:p>
          <w:p w14:paraId="034F00E0" w14:textId="15808E3A" w:rsidR="005A7F7F" w:rsidRDefault="005A7F7F" w:rsidP="005A7F7F">
            <w:pPr>
              <w:pStyle w:val="ad"/>
              <w:jc w:val="left"/>
            </w:pPr>
            <w:r>
              <w:t>«на подготовке») и идентификаторы не совпадают, то срабатывает контроль.</w:t>
            </w:r>
          </w:p>
          <w:p w14:paraId="08E153D7" w14:textId="77777777" w:rsidR="005A7F7F" w:rsidRDefault="005A7F7F" w:rsidP="005A7F7F">
            <w:pPr>
              <w:pStyle w:val="ad"/>
              <w:jc w:val="left"/>
            </w:pPr>
          </w:p>
          <w:p w14:paraId="6302B4ED" w14:textId="77777777" w:rsidR="005A7F7F" w:rsidRDefault="005A7F7F" w:rsidP="005A7F7F">
            <w:pPr>
              <w:pStyle w:val="ad"/>
              <w:jc w:val="left"/>
            </w:pPr>
            <w:r>
              <w:t>Поскольку в ЕИС не может быть двух проектов изменений опубликованного документа</w:t>
            </w:r>
          </w:p>
          <w:p w14:paraId="4052BB96" w14:textId="77777777" w:rsidR="005A7F7F" w:rsidRDefault="005A7F7F" w:rsidP="005A7F7F">
            <w:pPr>
              <w:pStyle w:val="ad"/>
              <w:jc w:val="left"/>
            </w:pPr>
          </w:p>
          <w:p w14:paraId="12B2B39B" w14:textId="77777777" w:rsidR="005A7F7F" w:rsidRDefault="005A7F7F" w:rsidP="005A7F7F">
            <w:pPr>
              <w:pStyle w:val="ad"/>
              <w:jc w:val="left"/>
            </w:pPr>
            <w:r>
              <w:t>Исполнение в рамках данного контроля (и вообще) определяется сочетанием значений полей:</w:t>
            </w:r>
          </w:p>
          <w:p w14:paraId="6CA0F9E1" w14:textId="77777777" w:rsidR="005A7F7F" w:rsidRDefault="005A7F7F" w:rsidP="005A7F7F">
            <w:pPr>
              <w:pStyle w:val="ad"/>
              <w:jc w:val="left"/>
            </w:pPr>
          </w:p>
          <w:p w14:paraId="769F0BE5" w14:textId="77777777" w:rsidR="005A7F7F" w:rsidRDefault="005A7F7F" w:rsidP="005A7F7F">
            <w:pPr>
              <w:pStyle w:val="ad"/>
              <w:jc w:val="left"/>
            </w:pPr>
            <w:r>
              <w:t xml:space="preserve">1) </w:t>
            </w:r>
            <w:r w:rsidRPr="00EF765C">
              <w:t>Номер реестровой записи государственного или муниципального контракта</w:t>
            </w:r>
            <w:r>
              <w:t xml:space="preserve"> (</w:t>
            </w:r>
            <w:r w:rsidRPr="00EF765C">
              <w:t>regNum</w:t>
            </w:r>
            <w:r>
              <w:t>)</w:t>
            </w:r>
          </w:p>
          <w:p w14:paraId="4E984468" w14:textId="0856E925" w:rsidR="005A7F7F" w:rsidRDefault="005A7F7F" w:rsidP="005A7F7F">
            <w:pPr>
              <w:pStyle w:val="ad"/>
              <w:jc w:val="left"/>
            </w:pPr>
            <w:r w:rsidRPr="00EF765C">
              <w:t xml:space="preserve">2) Дата окончания исполнения этапа </w:t>
            </w:r>
            <w:r>
              <w:t>(</w:t>
            </w:r>
            <w:r w:rsidRPr="00EF765C">
              <w:rPr>
                <w:lang w:val="en-US"/>
              </w:rPr>
              <w:t>executions</w:t>
            </w:r>
            <w:r w:rsidRPr="00EF765C">
              <w:t>/</w:t>
            </w:r>
            <w:r w:rsidRPr="00EF765C">
              <w:rPr>
                <w:lang w:val="en-US"/>
              </w:rPr>
              <w:t>stage</w:t>
            </w:r>
            <w:r w:rsidRPr="00EF765C">
              <w:t>/</w:t>
            </w:r>
            <w:r w:rsidRPr="00EF765C">
              <w:rPr>
                <w:lang w:val="en-US"/>
              </w:rPr>
              <w:t>endDate</w:t>
            </w:r>
            <w:r w:rsidRPr="00EF765C">
              <w:t>)</w:t>
            </w:r>
            <w:r>
              <w:t xml:space="preserve"> (</w:t>
            </w:r>
            <w:r w:rsidRPr="004C2E42">
              <w:t>Если первая версия сведений о контракте размещена ДО выхода версии 13.2 ЕИС</w:t>
            </w:r>
            <w:r>
              <w:t>)</w:t>
            </w:r>
          </w:p>
          <w:p w14:paraId="093AF11C" w14:textId="5AE84643" w:rsidR="005A7F7F" w:rsidRDefault="005A7F7F" w:rsidP="005A7F7F">
            <w:pPr>
              <w:pStyle w:val="ad"/>
              <w:jc w:val="left"/>
            </w:pPr>
            <w:r>
              <w:t>ЛИБО</w:t>
            </w:r>
          </w:p>
          <w:p w14:paraId="1BDC5EFE" w14:textId="3E6C3DAD" w:rsidR="005A7F7F" w:rsidRPr="004C2E42" w:rsidRDefault="005A7F7F" w:rsidP="005A7F7F">
            <w:pPr>
              <w:pStyle w:val="ad"/>
              <w:jc w:val="left"/>
            </w:pPr>
            <w:r>
              <w:t xml:space="preserve">Полями </w:t>
            </w:r>
            <w:r>
              <w:rPr>
                <w:lang w:val="en-US"/>
              </w:rPr>
              <w:t>sid</w:t>
            </w:r>
            <w:r w:rsidRPr="004C2E42">
              <w:t>/</w:t>
            </w:r>
            <w:r>
              <w:rPr>
                <w:lang w:val="en-US"/>
              </w:rPr>
              <w:t>exteranlSid</w:t>
            </w:r>
            <w:r>
              <w:t xml:space="preserve"> (</w:t>
            </w:r>
            <w:r w:rsidRPr="004C2E42">
              <w:t xml:space="preserve">Если первая версия сведений о контракте размещена </w:t>
            </w:r>
            <w:r>
              <w:t>ПОСЛЕ</w:t>
            </w:r>
            <w:r w:rsidRPr="004C2E42">
              <w:t xml:space="preserve"> выхода версии 13.2 ЕИС</w:t>
            </w:r>
            <w:r>
              <w:t>)</w:t>
            </w:r>
          </w:p>
          <w:p w14:paraId="3AB47E3A" w14:textId="28E5158D" w:rsidR="005A7F7F" w:rsidRDefault="005A7F7F" w:rsidP="005A7F7F">
            <w:pPr>
              <w:pStyle w:val="ad"/>
              <w:numPr>
                <w:ilvl w:val="0"/>
                <w:numId w:val="154"/>
              </w:numPr>
              <w:jc w:val="left"/>
            </w:pPr>
            <w:r w:rsidRPr="00EF765C">
              <w:t>Номер исполнения в рамках этапа</w:t>
            </w:r>
            <w:r>
              <w:t xml:space="preserve"> (</w:t>
            </w:r>
            <w:r w:rsidRPr="00EF765C">
              <w:rPr>
                <w:lang w:val="en-US"/>
              </w:rPr>
              <w:t>executions</w:t>
            </w:r>
            <w:r w:rsidRPr="00EF765C">
              <w:t>/</w:t>
            </w:r>
            <w:r w:rsidRPr="00EF765C">
              <w:rPr>
                <w:lang w:val="en-US"/>
              </w:rPr>
              <w:t>stage</w:t>
            </w:r>
            <w:r w:rsidRPr="00EF765C">
              <w:t>/</w:t>
            </w:r>
            <w:r w:rsidRPr="00EF765C">
              <w:rPr>
                <w:lang w:val="en-US"/>
              </w:rPr>
              <w:t>ordinalNumber</w:t>
            </w:r>
            <w:r w:rsidRPr="00EF765C">
              <w:t>)</w:t>
            </w:r>
            <w:r>
              <w:t xml:space="preserve"> (учитывать только </w:t>
            </w:r>
            <w:r>
              <w:rPr>
                <w:rFonts w:ascii="Arial" w:hAnsi="Arial" w:cs="Arial"/>
                <w:color w:val="333333"/>
                <w:sz w:val="21"/>
                <w:szCs w:val="21"/>
                <w:shd w:val="clear" w:color="auto" w:fill="FFFFFF"/>
              </w:rPr>
              <w:t xml:space="preserve">последнюю редакцию для документов в </w:t>
            </w:r>
            <w:r>
              <w:rPr>
                <w:rFonts w:ascii="Arial" w:hAnsi="Arial" w:cs="Arial"/>
                <w:color w:val="333333"/>
                <w:sz w:val="21"/>
                <w:szCs w:val="21"/>
                <w:shd w:val="clear" w:color="auto" w:fill="FFFFFF"/>
              </w:rPr>
              <w:lastRenderedPageBreak/>
              <w:t>статусе «контроль не пройден»</w:t>
            </w:r>
            <w:r>
              <w:t>)</w:t>
            </w:r>
          </w:p>
          <w:p w14:paraId="7DF6FAED" w14:textId="77777777" w:rsidR="005A7F7F" w:rsidRDefault="005A7F7F" w:rsidP="005A7F7F">
            <w:pPr>
              <w:pStyle w:val="ad"/>
              <w:jc w:val="left"/>
            </w:pPr>
          </w:p>
          <w:p w14:paraId="219FBABE" w14:textId="368F578A" w:rsidR="005A7F7F" w:rsidRDefault="005A7F7F" w:rsidP="005A7F7F">
            <w:pPr>
              <w:pStyle w:val="ad"/>
              <w:jc w:val="left"/>
            </w:pPr>
            <w:r>
              <w:t xml:space="preserve">Контроль выполняется если тип </w:t>
            </w:r>
            <w:r>
              <w:rPr>
                <w:lang w:val="en-US"/>
              </w:rPr>
              <w:t>contractProcedure</w:t>
            </w:r>
            <w:r>
              <w:rPr>
                <w:lang w:val="uk-UA"/>
              </w:rPr>
              <w:t xml:space="preserve"> один из перечня:</w:t>
            </w:r>
            <w:r>
              <w:t xml:space="preserve"> </w:t>
            </w:r>
            <w:r w:rsidRPr="00FB01C6">
              <w:t>информаци</w:t>
            </w:r>
            <w:r>
              <w:rPr>
                <w:lang w:val="uk-UA"/>
              </w:rPr>
              <w:t>я</w:t>
            </w:r>
            <w:r w:rsidRPr="00FB01C6">
              <w:t xml:space="preserve"> о расторжении и недействительности контракта, а также на информаци</w:t>
            </w:r>
            <w:r>
              <w:rPr>
                <w:lang w:val="uk-UA"/>
              </w:rPr>
              <w:t>я</w:t>
            </w:r>
            <w:r w:rsidRPr="00FB01C6">
              <w:t xml:space="preserve"> о возврате поставщиком (подрядчиком, исполнителем) переплаты по контракту</w:t>
            </w:r>
            <w:r>
              <w:t xml:space="preserve">, </w:t>
            </w:r>
            <w:r w:rsidRPr="005A7F7F">
              <w:t>информация о прекра-щении контракта (обя-зательств по контрак-ту)</w:t>
            </w:r>
          </w:p>
          <w:p w14:paraId="26D55175" w14:textId="5EA62F69" w:rsidR="005A7F7F" w:rsidRDefault="005A7F7F" w:rsidP="005A7F7F">
            <w:pPr>
              <w:pStyle w:val="ad"/>
              <w:jc w:val="left"/>
              <w:rPr>
                <w:lang w:val="uk-UA"/>
              </w:rPr>
            </w:pPr>
            <w:r>
              <w:rPr>
                <w:lang w:val="uk-UA"/>
              </w:rPr>
              <w:t>ИЛИ</w:t>
            </w:r>
          </w:p>
          <w:p w14:paraId="4DA3E7C7" w14:textId="77777777" w:rsidR="005A7F7F" w:rsidRDefault="005A7F7F" w:rsidP="005A7F7F">
            <w:pPr>
              <w:pStyle w:val="ad"/>
              <w:jc w:val="left"/>
              <w:rPr>
                <w:lang w:val="uk-UA"/>
              </w:rPr>
            </w:pPr>
          </w:p>
          <w:p w14:paraId="3A351F83" w14:textId="2306AA6D" w:rsidR="005A7F7F" w:rsidRDefault="005A7F7F" w:rsidP="005A7F7F">
            <w:pPr>
              <w:pStyle w:val="ad"/>
              <w:jc w:val="left"/>
            </w:pPr>
            <w:r>
              <w:t xml:space="preserve">При проверке </w:t>
            </w:r>
            <w:r w:rsidRPr="00494C69">
              <w:t>не должны учитываться</w:t>
            </w:r>
            <w:r>
              <w:t>:</w:t>
            </w:r>
            <w:r w:rsidRPr="00494C69">
              <w:t xml:space="preserve"> </w:t>
            </w:r>
          </w:p>
          <w:p w14:paraId="149B6921" w14:textId="29DE4254" w:rsidR="005A7F7F" w:rsidRDefault="005A7F7F" w:rsidP="005A7F7F">
            <w:pPr>
              <w:pStyle w:val="ad"/>
              <w:jc w:val="left"/>
            </w:pPr>
            <w:r>
              <w:t>1) П</w:t>
            </w:r>
            <w:r w:rsidRPr="00494C69">
              <w:t>роекты</w:t>
            </w:r>
            <w:r>
              <w:t>,</w:t>
            </w:r>
            <w:r w:rsidRPr="00494C69">
              <w:t xml:space="preserve"> сформированные на основании УПД, УКД (</w:t>
            </w:r>
            <w:r>
              <w:t xml:space="preserve">т.е. для которых признак </w:t>
            </w:r>
            <w:r w:rsidRPr="00494C69">
              <w:t>IS_EDI_BASED=1)</w:t>
            </w:r>
            <w:r>
              <w:t xml:space="preserve">; </w:t>
            </w:r>
          </w:p>
          <w:p w14:paraId="54CAEC9B" w14:textId="4EA34EDB" w:rsidR="005A7F7F" w:rsidRDefault="005A7F7F" w:rsidP="005A7F7F">
            <w:pPr>
              <w:pStyle w:val="ad"/>
              <w:jc w:val="left"/>
            </w:pPr>
            <w:r>
              <w:t xml:space="preserve">2) Проекты, сформированные на основании данных об исполненном платеже из АСФК/ПУР (т.е. для которых признак </w:t>
            </w:r>
            <w:r>
              <w:rPr>
                <w:lang w:val="en-US"/>
              </w:rPr>
              <w:t>IS</w:t>
            </w:r>
            <w:r w:rsidRPr="00AE361D">
              <w:t>_</w:t>
            </w:r>
            <w:r>
              <w:rPr>
                <w:lang w:val="en-US"/>
              </w:rPr>
              <w:t>PUR</w:t>
            </w:r>
            <w:r w:rsidRPr="00AE361D">
              <w:t>_</w:t>
            </w:r>
            <w:r>
              <w:rPr>
                <w:lang w:val="en-US"/>
              </w:rPr>
              <w:t>BASE</w:t>
            </w:r>
            <w:r w:rsidRPr="00AE361D">
              <w:t>=1</w:t>
            </w:r>
            <w:r>
              <w:t>);</w:t>
            </w:r>
          </w:p>
          <w:p w14:paraId="2D2C5C40" w14:textId="5E464EA5" w:rsidR="005A7F7F" w:rsidRPr="00767FFE" w:rsidRDefault="005A7F7F" w:rsidP="005A7F7F">
            <w:pPr>
              <w:pStyle w:val="ad"/>
              <w:jc w:val="left"/>
              <w:rPr>
                <w:lang w:val="uk-UA"/>
              </w:rPr>
            </w:pPr>
            <w:r w:rsidRPr="007673BC">
              <w:t xml:space="preserve">3) </w:t>
            </w:r>
            <w:r>
              <w:t>П</w:t>
            </w:r>
            <w:r w:rsidRPr="007673BC">
              <w:t>роект</w:t>
            </w:r>
            <w:r>
              <w:t>ы</w:t>
            </w:r>
            <w:r w:rsidRPr="007673BC">
              <w:t xml:space="preserve"> информации о расторжении контракта, с установленным признаком «Документ сформирован автоматически по решению об одностороннем отказе»</w:t>
            </w:r>
            <w:r>
              <w:t xml:space="preserve"> (см. доработку </w:t>
            </w:r>
            <w:r w:rsidRPr="00154A81">
              <w:t>FCSNF-16804</w:t>
            </w:r>
            <w:r>
              <w:t>)</w:t>
            </w:r>
          </w:p>
        </w:tc>
        <w:tc>
          <w:tcPr>
            <w:tcW w:w="1138" w:type="pct"/>
            <w:gridSpan w:val="4"/>
          </w:tcPr>
          <w:p w14:paraId="19DBC809" w14:textId="66315F2A" w:rsidR="005A7F7F" w:rsidRPr="003748E4" w:rsidRDefault="005A7F7F" w:rsidP="005A7F7F">
            <w:pPr>
              <w:pStyle w:val="ad"/>
              <w:jc w:val="left"/>
            </w:pPr>
            <w:r>
              <w:lastRenderedPageBreak/>
              <w:t xml:space="preserve">Для размещенного контракта с реестровым номером </w:t>
            </w:r>
            <w:r w:rsidRPr="00CC5087">
              <w:t>&lt;</w:t>
            </w:r>
            <w:r>
              <w:t>Значение номера</w:t>
            </w:r>
            <w:r w:rsidRPr="00CC5087">
              <w:t>&gt;</w:t>
            </w:r>
            <w:r>
              <w:t xml:space="preserve"> уже существует не размещенный проект информации об исполнении (расторжении) контракта с идентификатором </w:t>
            </w:r>
            <w:r w:rsidRPr="00CC5087">
              <w:t>&lt;</w:t>
            </w:r>
            <w:r>
              <w:t>Значение идентификатора</w:t>
            </w:r>
            <w:r w:rsidRPr="00A62621">
              <w:t>&gt;</w:t>
            </w:r>
            <w:r>
              <w:t xml:space="preserve"> в статусе «</w:t>
            </w:r>
            <w:r w:rsidRPr="00FE07CC">
              <w:t>&lt;</w:t>
            </w:r>
            <w:r>
              <w:t>статус проекта</w:t>
            </w:r>
            <w:r w:rsidRPr="00FE07CC">
              <w:t>&gt;</w:t>
            </w:r>
            <w:r>
              <w:t xml:space="preserve">». Для внесения изменений в существующий проект направляйте проект изменения с указанием в тэге </w:t>
            </w:r>
            <w:r>
              <w:rPr>
                <w:lang w:val="en-US"/>
              </w:rPr>
              <w:t>id</w:t>
            </w:r>
            <w:r w:rsidRPr="00FD7BCF">
              <w:t xml:space="preserve"> </w:t>
            </w:r>
            <w:r>
              <w:t>соответствующего значения идентификатора.</w:t>
            </w:r>
          </w:p>
        </w:tc>
      </w:tr>
      <w:tr w:rsidR="005A7F7F" w:rsidRPr="009F4E26" w14:paraId="751A3259" w14:textId="77777777" w:rsidTr="00CF4D6C">
        <w:trPr>
          <w:trHeight w:val="348"/>
        </w:trPr>
        <w:tc>
          <w:tcPr>
            <w:tcW w:w="819" w:type="pct"/>
            <w:gridSpan w:val="3"/>
          </w:tcPr>
          <w:p w14:paraId="5F296EDA" w14:textId="1326CB6B" w:rsidR="005A7F7F" w:rsidRPr="00C859A5" w:rsidRDefault="005A7F7F" w:rsidP="005A7F7F">
            <w:pPr>
              <w:pStyle w:val="ad"/>
              <w:jc w:val="left"/>
            </w:pPr>
            <w:r w:rsidRPr="00643C13">
              <w:lastRenderedPageBreak/>
              <w:t>РК_ИК_</w:t>
            </w:r>
            <w:r>
              <w:t>0308</w:t>
            </w:r>
          </w:p>
        </w:tc>
        <w:tc>
          <w:tcPr>
            <w:tcW w:w="579" w:type="pct"/>
            <w:gridSpan w:val="2"/>
          </w:tcPr>
          <w:p w14:paraId="538E8A8B" w14:textId="77777777" w:rsidR="005A7F7F" w:rsidRDefault="005A7F7F" w:rsidP="005A7F7F">
            <w:pPr>
              <w:pStyle w:val="ad"/>
              <w:jc w:val="left"/>
            </w:pPr>
          </w:p>
        </w:tc>
        <w:tc>
          <w:tcPr>
            <w:tcW w:w="1129" w:type="pct"/>
            <w:gridSpan w:val="6"/>
          </w:tcPr>
          <w:p w14:paraId="1E65DF2C" w14:textId="77777777" w:rsidR="005A7F7F" w:rsidRDefault="005A7F7F" w:rsidP="005A7F7F">
            <w:pPr>
              <w:pStyle w:val="ad"/>
              <w:jc w:val="left"/>
            </w:pPr>
            <w:r w:rsidRPr="00294007">
              <w:t xml:space="preserve">Уникальный идентификатор контента прикрепленного документа на ЕИС </w:t>
            </w:r>
            <w:r>
              <w:t>(</w:t>
            </w:r>
            <w:r w:rsidRPr="00294007">
              <w:rPr>
                <w:lang w:val="en-US"/>
              </w:rPr>
              <w:t>attachment</w:t>
            </w:r>
            <w:r w:rsidRPr="00294007">
              <w:t>/</w:t>
            </w:r>
            <w:r w:rsidRPr="00294007">
              <w:rPr>
                <w:lang w:val="en-US"/>
              </w:rPr>
              <w:t>contentId</w:t>
            </w:r>
            <w:r w:rsidRPr="00294007">
              <w:t>)</w:t>
            </w:r>
          </w:p>
          <w:p w14:paraId="452F6B4F" w14:textId="77777777" w:rsidR="005A7F7F" w:rsidRPr="00D5495B" w:rsidRDefault="005A7F7F" w:rsidP="005A7F7F">
            <w:pPr>
              <w:pStyle w:val="ad"/>
              <w:jc w:val="left"/>
              <w:rPr>
                <w:lang w:val="en-US"/>
              </w:rPr>
            </w:pPr>
            <w:r>
              <w:t>И</w:t>
            </w:r>
          </w:p>
          <w:p w14:paraId="4E6C91F8" w14:textId="77777777" w:rsidR="005A7F7F" w:rsidRPr="008038AB" w:rsidRDefault="005A7F7F" w:rsidP="005A7F7F">
            <w:pPr>
              <w:pStyle w:val="ad"/>
              <w:jc w:val="left"/>
              <w:rPr>
                <w:lang w:val="en-US"/>
              </w:rPr>
            </w:pPr>
            <w:r w:rsidRPr="00294007">
              <w:lastRenderedPageBreak/>
              <w:t>Содержимое</w:t>
            </w:r>
            <w:r w:rsidRPr="00294007">
              <w:rPr>
                <w:lang w:val="en-US"/>
              </w:rPr>
              <w:t xml:space="preserve"> </w:t>
            </w:r>
            <w:r w:rsidRPr="00294007">
              <w:t>файла</w:t>
            </w:r>
            <w:r w:rsidRPr="00294007">
              <w:rPr>
                <w:lang w:val="en-US"/>
              </w:rPr>
              <w:t xml:space="preserve"> (attachment/</w:t>
            </w:r>
            <w:r>
              <w:rPr>
                <w:lang w:val="en-US"/>
              </w:rPr>
              <w:t>content</w:t>
            </w:r>
            <w:r w:rsidRPr="00294007">
              <w:rPr>
                <w:lang w:val="en-US"/>
              </w:rPr>
              <w:t>)</w:t>
            </w:r>
          </w:p>
        </w:tc>
        <w:tc>
          <w:tcPr>
            <w:tcW w:w="1335" w:type="pct"/>
          </w:tcPr>
          <w:p w14:paraId="3628BC19" w14:textId="452B42CB" w:rsidR="005A7F7F" w:rsidRDefault="005A7F7F" w:rsidP="005A7F7F">
            <w:pPr>
              <w:pStyle w:val="ad"/>
              <w:jc w:val="left"/>
            </w:pPr>
            <w:r>
              <w:lastRenderedPageBreak/>
              <w:t>Должно быть задано одно из полей «</w:t>
            </w:r>
            <w:r w:rsidRPr="00294007">
              <w:t>Уникальный идентификатор контента прикрепленного документа на ЕИС</w:t>
            </w:r>
            <w:r>
              <w:t>»</w:t>
            </w:r>
            <w:r w:rsidRPr="00294007">
              <w:t xml:space="preserve"> </w:t>
            </w:r>
            <w:r>
              <w:t>(</w:t>
            </w:r>
            <w:r w:rsidRPr="00294007">
              <w:rPr>
                <w:lang w:val="en-US"/>
              </w:rPr>
              <w:t>attachment</w:t>
            </w:r>
            <w:r w:rsidRPr="00294007">
              <w:t>/</w:t>
            </w:r>
            <w:r w:rsidRPr="00294007">
              <w:rPr>
                <w:lang w:val="en-US"/>
              </w:rPr>
              <w:t>contentId</w:t>
            </w:r>
            <w:r w:rsidRPr="00294007">
              <w:t>)</w:t>
            </w:r>
          </w:p>
          <w:p w14:paraId="53C4DF3A" w14:textId="77777777" w:rsidR="005A7F7F" w:rsidRPr="008038AB" w:rsidRDefault="005A7F7F" w:rsidP="005A7F7F">
            <w:pPr>
              <w:pStyle w:val="ad"/>
              <w:jc w:val="left"/>
            </w:pPr>
            <w:r>
              <w:t>ИЛИ</w:t>
            </w:r>
          </w:p>
          <w:p w14:paraId="42B48D3C" w14:textId="65690431" w:rsidR="005A7F7F" w:rsidRDefault="005A7F7F" w:rsidP="005A7F7F">
            <w:pPr>
              <w:pStyle w:val="ad"/>
              <w:jc w:val="left"/>
            </w:pPr>
            <w:r>
              <w:lastRenderedPageBreak/>
              <w:t>«</w:t>
            </w:r>
            <w:r w:rsidRPr="00294007">
              <w:t>Содержимое</w:t>
            </w:r>
            <w:r w:rsidRPr="009E6B56">
              <w:t xml:space="preserve"> </w:t>
            </w:r>
            <w:r w:rsidRPr="00294007">
              <w:t>файла</w:t>
            </w:r>
            <w:r>
              <w:t>»</w:t>
            </w:r>
            <w:r w:rsidRPr="009E6B56">
              <w:t xml:space="preserve"> (</w:t>
            </w:r>
            <w:r w:rsidRPr="00294007">
              <w:rPr>
                <w:lang w:val="en-US"/>
              </w:rPr>
              <w:t>attachment</w:t>
            </w:r>
            <w:r w:rsidRPr="009E6B56">
              <w:t>/</w:t>
            </w:r>
            <w:r>
              <w:rPr>
                <w:lang w:val="en-US"/>
              </w:rPr>
              <w:t>content</w:t>
            </w:r>
            <w:r w:rsidRPr="009E6B56">
              <w:t>)</w:t>
            </w:r>
            <w:r>
              <w:t>;</w:t>
            </w:r>
          </w:p>
          <w:p w14:paraId="77EE3753" w14:textId="1F13DDCF" w:rsidR="005A7F7F" w:rsidRPr="00C859A5" w:rsidRDefault="005A7F7F" w:rsidP="005A7F7F">
            <w:pPr>
              <w:pStyle w:val="ad"/>
              <w:jc w:val="left"/>
            </w:pPr>
          </w:p>
        </w:tc>
        <w:tc>
          <w:tcPr>
            <w:tcW w:w="1138" w:type="pct"/>
            <w:gridSpan w:val="4"/>
          </w:tcPr>
          <w:p w14:paraId="08CD569A" w14:textId="359DBD03" w:rsidR="005A7F7F" w:rsidRDefault="005A7F7F" w:rsidP="005A7F7F">
            <w:pPr>
              <w:pStyle w:val="ad"/>
              <w:jc w:val="left"/>
            </w:pPr>
            <w:r>
              <w:lastRenderedPageBreak/>
              <w:t>Для прикрепленного документа должно быть указано одно из полей «</w:t>
            </w:r>
            <w:r w:rsidRPr="00294007">
              <w:t>Уникальный идентификатор контента прикрепленного документа на ЕИС</w:t>
            </w:r>
            <w:r>
              <w:t>»</w:t>
            </w:r>
            <w:r w:rsidRPr="00294007">
              <w:t xml:space="preserve"> </w:t>
            </w:r>
            <w:r>
              <w:lastRenderedPageBreak/>
              <w:t>(</w:t>
            </w:r>
            <w:r w:rsidRPr="008038AB">
              <w:rPr>
                <w:lang w:val="en-US"/>
              </w:rPr>
              <w:t>attachments</w:t>
            </w:r>
            <w:r w:rsidRPr="00294007">
              <w:t>/</w:t>
            </w:r>
            <w:r w:rsidRPr="008038AB">
              <w:rPr>
                <w:lang w:val="en-US"/>
              </w:rPr>
              <w:t>attachment</w:t>
            </w:r>
            <w:r w:rsidRPr="00294007">
              <w:t>/</w:t>
            </w:r>
            <w:r w:rsidRPr="008038AB">
              <w:rPr>
                <w:lang w:val="en-US"/>
              </w:rPr>
              <w:t>contentId</w:t>
            </w:r>
            <w:r w:rsidRPr="00294007">
              <w:t>)</w:t>
            </w:r>
            <w:r>
              <w:t xml:space="preserve"> или «</w:t>
            </w:r>
            <w:r w:rsidRPr="00294007">
              <w:t>Содержимое файла</w:t>
            </w:r>
            <w:r>
              <w:t>»</w:t>
            </w:r>
            <w:r w:rsidRPr="00294007">
              <w:t xml:space="preserve"> (</w:t>
            </w:r>
            <w:r w:rsidRPr="008038AB">
              <w:rPr>
                <w:lang w:val="en-US"/>
              </w:rPr>
              <w:t>attachments</w:t>
            </w:r>
            <w:r w:rsidRPr="00294007">
              <w:t>/</w:t>
            </w:r>
            <w:r w:rsidRPr="008038AB">
              <w:rPr>
                <w:lang w:val="en-US"/>
              </w:rPr>
              <w:t>attachment</w:t>
            </w:r>
            <w:r w:rsidRPr="00294007">
              <w:t>/</w:t>
            </w:r>
            <w:r w:rsidRPr="008038AB">
              <w:rPr>
                <w:lang w:val="en-US"/>
              </w:rPr>
              <w:t>content</w:t>
            </w:r>
            <w:r w:rsidRPr="00294007">
              <w:t>)</w:t>
            </w:r>
          </w:p>
          <w:p w14:paraId="488017B4" w14:textId="05F796AB" w:rsidR="005A7F7F" w:rsidRPr="00C859A5" w:rsidRDefault="005A7F7F" w:rsidP="005A7F7F">
            <w:pPr>
              <w:pStyle w:val="ad"/>
              <w:jc w:val="left"/>
            </w:pPr>
          </w:p>
        </w:tc>
      </w:tr>
      <w:tr w:rsidR="005A7F7F" w:rsidRPr="009F4E26" w14:paraId="7901551C" w14:textId="77777777" w:rsidTr="00CF4D6C">
        <w:trPr>
          <w:trHeight w:val="348"/>
        </w:trPr>
        <w:tc>
          <w:tcPr>
            <w:tcW w:w="819" w:type="pct"/>
            <w:gridSpan w:val="3"/>
          </w:tcPr>
          <w:p w14:paraId="60331D9C" w14:textId="18BFC6E9" w:rsidR="005A7F7F" w:rsidRPr="00BF669C" w:rsidRDefault="005A7F7F" w:rsidP="005A7F7F">
            <w:pPr>
              <w:pStyle w:val="ad"/>
              <w:jc w:val="left"/>
              <w:rPr>
                <w:strike/>
              </w:rPr>
            </w:pPr>
            <w:bookmarkStart w:id="161" w:name="РК_ИК_0309"/>
            <w:r w:rsidRPr="00BF669C">
              <w:rPr>
                <w:strike/>
              </w:rPr>
              <w:lastRenderedPageBreak/>
              <w:t>РК_ИК_0309</w:t>
            </w:r>
            <w:bookmarkEnd w:id="161"/>
          </w:p>
        </w:tc>
        <w:tc>
          <w:tcPr>
            <w:tcW w:w="579" w:type="pct"/>
            <w:gridSpan w:val="2"/>
          </w:tcPr>
          <w:p w14:paraId="2403D067" w14:textId="77777777" w:rsidR="005A7F7F" w:rsidRPr="00BF669C" w:rsidRDefault="005A7F7F" w:rsidP="005A7F7F">
            <w:pPr>
              <w:pStyle w:val="ad"/>
              <w:jc w:val="left"/>
              <w:rPr>
                <w:strike/>
              </w:rPr>
            </w:pPr>
          </w:p>
        </w:tc>
        <w:tc>
          <w:tcPr>
            <w:tcW w:w="1129" w:type="pct"/>
            <w:gridSpan w:val="6"/>
          </w:tcPr>
          <w:p w14:paraId="415EB405" w14:textId="5E93E2C8" w:rsidR="005A7F7F" w:rsidRPr="00BF669C" w:rsidRDefault="005A7F7F" w:rsidP="005A7F7F">
            <w:pPr>
              <w:pStyle w:val="ad"/>
              <w:rPr>
                <w:strike/>
              </w:rPr>
            </w:pPr>
            <w:r w:rsidRPr="00BF669C">
              <w:rPr>
                <w:strike/>
              </w:rPr>
              <w:t>Код системы полученный с пакетом</w:t>
            </w:r>
          </w:p>
        </w:tc>
        <w:tc>
          <w:tcPr>
            <w:tcW w:w="1335" w:type="pct"/>
          </w:tcPr>
          <w:p w14:paraId="692CEAEC" w14:textId="6A700585" w:rsidR="005A7F7F" w:rsidRPr="00BF669C" w:rsidRDefault="005A7F7F" w:rsidP="005A7F7F">
            <w:pPr>
              <w:pStyle w:val="ad"/>
              <w:jc w:val="left"/>
              <w:rPr>
                <w:strike/>
              </w:rPr>
            </w:pPr>
            <w:r w:rsidRPr="00BF669C">
              <w:rPr>
                <w:strike/>
              </w:rPr>
              <w:t>В случае, если принимается документ «</w:t>
            </w:r>
            <w:r w:rsidRPr="00BF669C">
              <w:rPr>
                <w:strike/>
                <w:lang w:val="en-US"/>
              </w:rPr>
              <w:t>closed</w:t>
            </w:r>
            <w:r w:rsidRPr="00BF669C">
              <w:rPr>
                <w:strike/>
              </w:rPr>
              <w:t>ContractProcedure» проверяется, что код системы полученный с пакетом содержался в РИС в актуальном состоянии.</w:t>
            </w:r>
          </w:p>
        </w:tc>
        <w:tc>
          <w:tcPr>
            <w:tcW w:w="1138" w:type="pct"/>
            <w:gridSpan w:val="4"/>
          </w:tcPr>
          <w:p w14:paraId="7B3D4808" w14:textId="6690AA9D" w:rsidR="005A7F7F" w:rsidRPr="00BF669C" w:rsidRDefault="005A7F7F" w:rsidP="005A7F7F">
            <w:pPr>
              <w:pStyle w:val="ad"/>
              <w:jc w:val="left"/>
              <w:rPr>
                <w:strike/>
              </w:rPr>
            </w:pPr>
            <w:r w:rsidRPr="00BF669C">
              <w:rPr>
                <w:strike/>
              </w:rPr>
              <w:t>Документ «Информация об исполнении (расторжении) контракта контракте (не публичные данные)» (</w:t>
            </w:r>
            <w:r w:rsidRPr="00BF669C">
              <w:rPr>
                <w:strike/>
                <w:lang w:val="en-US"/>
              </w:rPr>
              <w:t>closed</w:t>
            </w:r>
            <w:r w:rsidRPr="00BF669C">
              <w:rPr>
                <w:strike/>
              </w:rPr>
              <w:t>ContractProcedure) может быть принят только от зарегистрированных в ЕИС Региональных информационных систем.</w:t>
            </w:r>
          </w:p>
        </w:tc>
      </w:tr>
      <w:tr w:rsidR="005A7F7F" w:rsidRPr="009F4E26" w14:paraId="739E4D45" w14:textId="77777777" w:rsidTr="00CF4D6C">
        <w:trPr>
          <w:trHeight w:val="348"/>
        </w:trPr>
        <w:tc>
          <w:tcPr>
            <w:tcW w:w="819" w:type="pct"/>
            <w:gridSpan w:val="3"/>
          </w:tcPr>
          <w:p w14:paraId="029E9700" w14:textId="7C75408F" w:rsidR="005A7F7F" w:rsidRPr="00C859A5" w:rsidRDefault="005A7F7F" w:rsidP="005A7F7F">
            <w:pPr>
              <w:pStyle w:val="ad"/>
              <w:jc w:val="left"/>
            </w:pPr>
            <w:r>
              <w:t>РК_ИК_0310</w:t>
            </w:r>
          </w:p>
        </w:tc>
        <w:tc>
          <w:tcPr>
            <w:tcW w:w="579" w:type="pct"/>
            <w:gridSpan w:val="2"/>
          </w:tcPr>
          <w:p w14:paraId="19139E70" w14:textId="3A45440C" w:rsidR="005A7F7F" w:rsidRDefault="005A7F7F" w:rsidP="005A7F7F">
            <w:pPr>
              <w:pStyle w:val="ad"/>
              <w:jc w:val="left"/>
            </w:pPr>
            <w:r w:rsidRPr="00D35677">
              <w:t>РК_ИК_030</w:t>
            </w:r>
            <w:r>
              <w:t>8</w:t>
            </w:r>
          </w:p>
        </w:tc>
        <w:tc>
          <w:tcPr>
            <w:tcW w:w="1129" w:type="pct"/>
            <w:gridSpan w:val="6"/>
          </w:tcPr>
          <w:p w14:paraId="20B1F473" w14:textId="77777777" w:rsidR="005A7F7F" w:rsidRDefault="005A7F7F" w:rsidP="005A7F7F">
            <w:pPr>
              <w:pStyle w:val="ad"/>
              <w:jc w:val="left"/>
            </w:pPr>
            <w:r w:rsidRPr="00643C13">
              <w:t>Уникальный идентификатор контента прикрепленного документа на ЕИС</w:t>
            </w:r>
          </w:p>
          <w:p w14:paraId="65FBAE60" w14:textId="77777777" w:rsidR="005A7F7F" w:rsidRPr="00C859A5" w:rsidRDefault="005A7F7F" w:rsidP="005A7F7F">
            <w:pPr>
              <w:pStyle w:val="ad"/>
              <w:jc w:val="left"/>
            </w:pPr>
            <w:r w:rsidRPr="000D0C8D">
              <w:rPr>
                <w:lang w:val="en-US"/>
              </w:rPr>
              <w:t>(</w:t>
            </w:r>
            <w:r w:rsidRPr="00643C13">
              <w:rPr>
                <w:lang w:val="en-US"/>
              </w:rPr>
              <w:t>attachment</w:t>
            </w:r>
            <w:r w:rsidRPr="000D0C8D">
              <w:rPr>
                <w:lang w:val="en-US"/>
              </w:rPr>
              <w:t>/contentId)</w:t>
            </w:r>
          </w:p>
        </w:tc>
        <w:tc>
          <w:tcPr>
            <w:tcW w:w="1335" w:type="pct"/>
          </w:tcPr>
          <w:p w14:paraId="035D8779" w14:textId="77777777" w:rsidR="005A7F7F" w:rsidRPr="00C859A5" w:rsidRDefault="005A7F7F" w:rsidP="005A7F7F">
            <w:pPr>
              <w:pStyle w:val="ad"/>
              <w:jc w:val="left"/>
            </w:pPr>
            <w:r>
              <w:t>Если пакет содержит информацию о прикрепленных документах с указанием у</w:t>
            </w:r>
            <w:r w:rsidRPr="00AF3F2F">
              <w:t>ника</w:t>
            </w:r>
            <w:r>
              <w:t>льного</w:t>
            </w:r>
            <w:r w:rsidRPr="00AF3F2F">
              <w:t xml:space="preserve"> идентификатор</w:t>
            </w:r>
            <w:r>
              <w:t>а</w:t>
            </w:r>
            <w:r w:rsidRPr="00AF3F2F">
              <w:t xml:space="preserve"> контента прикрепленного документа </w:t>
            </w:r>
            <w:r>
              <w:t xml:space="preserve">в ЕИС, то файл с идентификатором </w:t>
            </w:r>
            <w:r w:rsidRPr="00AF3F2F">
              <w:t>contentId</w:t>
            </w:r>
            <w:r>
              <w:t xml:space="preserve"> должен пристутствовать в файловом хранилище ЕИС</w:t>
            </w:r>
          </w:p>
        </w:tc>
        <w:tc>
          <w:tcPr>
            <w:tcW w:w="1138" w:type="pct"/>
            <w:gridSpan w:val="4"/>
          </w:tcPr>
          <w:p w14:paraId="3622E454" w14:textId="77777777" w:rsidR="005A7F7F" w:rsidRPr="00C859A5" w:rsidRDefault="005A7F7F" w:rsidP="005A7F7F">
            <w:pPr>
              <w:pStyle w:val="ad"/>
              <w:jc w:val="left"/>
            </w:pPr>
            <w:r w:rsidRPr="00AF3F2F">
              <w:t xml:space="preserve">Уникальный идентификатор контента прикрепленного документа </w:t>
            </w:r>
            <w:r>
              <w:t xml:space="preserve">в ЕИС </w:t>
            </w:r>
            <w:r w:rsidRPr="00B36795">
              <w:t>&lt;</w:t>
            </w:r>
            <w:r>
              <w:t>ИД документа</w:t>
            </w:r>
            <w:r w:rsidRPr="00B36795">
              <w:t>&gt;</w:t>
            </w:r>
            <w:r>
              <w:t xml:space="preserve"> документа с именем </w:t>
            </w:r>
            <w:r w:rsidRPr="00425C58">
              <w:t>&lt;</w:t>
            </w:r>
            <w:r>
              <w:t>Имя документа</w:t>
            </w:r>
            <w:r w:rsidRPr="00425C58">
              <w:t>&gt;</w:t>
            </w:r>
            <w:r>
              <w:t xml:space="preserve"> не найден в ЕИС</w:t>
            </w:r>
          </w:p>
        </w:tc>
      </w:tr>
      <w:tr w:rsidR="005A7F7F" w:rsidRPr="009F4E26" w14:paraId="725E91D8" w14:textId="77777777" w:rsidTr="00867619">
        <w:trPr>
          <w:trHeight w:val="348"/>
        </w:trPr>
        <w:tc>
          <w:tcPr>
            <w:tcW w:w="5000" w:type="pct"/>
            <w:gridSpan w:val="16"/>
          </w:tcPr>
          <w:p w14:paraId="057F4AB0" w14:textId="53B97B0E" w:rsidR="005A7F7F" w:rsidRDefault="005A7F7F" w:rsidP="005A7F7F">
            <w:pPr>
              <w:pStyle w:val="ad"/>
              <w:jc w:val="left"/>
            </w:pPr>
            <w:r>
              <w:t>Поле «</w:t>
            </w:r>
            <w:r w:rsidRPr="00867619">
              <w:t>Документ сформирован на основании УПД, УКД</w:t>
            </w:r>
            <w:r>
              <w:t>»</w:t>
            </w:r>
            <w:r w:rsidRPr="00867619">
              <w:t xml:space="preserve"> (isEDIBased)</w:t>
            </w:r>
            <w:r>
              <w:t xml:space="preserve">. Игнорируется при приеме, выгружается из ЕИС, если признак </w:t>
            </w:r>
            <w:r w:rsidRPr="00867619">
              <w:t>IS_EDI_BASED=1</w:t>
            </w:r>
            <w:r>
              <w:t>.</w:t>
            </w:r>
          </w:p>
          <w:p w14:paraId="30222B22" w14:textId="77777777" w:rsidR="005A7F7F" w:rsidRDefault="005A7F7F" w:rsidP="005A7F7F">
            <w:pPr>
              <w:pStyle w:val="ad"/>
              <w:jc w:val="left"/>
            </w:pPr>
            <w:bookmarkStart w:id="162" w:name="FCSNF_14268_1"/>
            <w:r>
              <w:t>Поле «</w:t>
            </w:r>
            <w:r w:rsidRPr="00F4153B">
              <w:t>Документ сформирован на основании платежного документа, полученного из ПУР/АСФК</w:t>
            </w:r>
            <w:r>
              <w:t>» (</w:t>
            </w:r>
            <w:r w:rsidRPr="00F4153B">
              <w:t>isPURorASFKBased</w:t>
            </w:r>
            <w:r>
              <w:t>)</w:t>
            </w:r>
            <w:bookmarkEnd w:id="162"/>
            <w:r>
              <w:t xml:space="preserve">. </w:t>
            </w:r>
            <w:r w:rsidRPr="00F4153B">
              <w:t xml:space="preserve">Игнорируется при приеме, выгружается из ЕИС, если признак </w:t>
            </w:r>
            <w:r>
              <w:rPr>
                <w:lang w:val="en-US" w:eastAsia="en-US"/>
              </w:rPr>
              <w:t>IS</w:t>
            </w:r>
            <w:r w:rsidRPr="00D8431D">
              <w:rPr>
                <w:lang w:eastAsia="en-US"/>
              </w:rPr>
              <w:t>_</w:t>
            </w:r>
            <w:r>
              <w:rPr>
                <w:lang w:val="en-US" w:eastAsia="en-US"/>
              </w:rPr>
              <w:t>PUR</w:t>
            </w:r>
            <w:r w:rsidRPr="00C50FAA">
              <w:rPr>
                <w:lang w:eastAsia="en-US"/>
              </w:rPr>
              <w:t>_</w:t>
            </w:r>
            <w:r>
              <w:rPr>
                <w:lang w:val="en-US" w:eastAsia="en-US"/>
              </w:rPr>
              <w:t>BASED</w:t>
            </w:r>
            <w:r w:rsidRPr="00F4153B">
              <w:t>=1</w:t>
            </w:r>
            <w:r>
              <w:t>.</w:t>
            </w:r>
          </w:p>
          <w:p w14:paraId="323D8BD0" w14:textId="77777777" w:rsidR="005A7F7F" w:rsidRDefault="005A7F7F" w:rsidP="005A7F7F">
            <w:pPr>
              <w:pStyle w:val="ad"/>
              <w:jc w:val="left"/>
            </w:pPr>
          </w:p>
          <w:p w14:paraId="4B5982FB" w14:textId="77777777" w:rsidR="005A7F7F" w:rsidRDefault="005A7F7F" w:rsidP="005A7F7F">
            <w:pPr>
              <w:pStyle w:val="ad"/>
              <w:jc w:val="left"/>
            </w:pPr>
            <w:bookmarkStart w:id="163" w:name="FCSNF_15063_9"/>
            <w:r>
              <w:t>Поле «</w:t>
            </w:r>
            <w:r w:rsidRPr="008975B0">
              <w:t>Документ сформирован автоматически по решению об одностороннем отказе</w:t>
            </w:r>
            <w:r>
              <w:t>» (</w:t>
            </w:r>
            <w:r w:rsidRPr="008975B0">
              <w:t>isUnilateralRefusalAuto</w:t>
            </w:r>
            <w:r>
              <w:t xml:space="preserve">). </w:t>
            </w:r>
            <w:r w:rsidRPr="008975B0">
              <w:t>Игнорируется при приеме. Заполняется автоматически</w:t>
            </w:r>
            <w:r>
              <w:t xml:space="preserve"> на основании одноименного признака и выгружается</w:t>
            </w:r>
            <w:bookmarkEnd w:id="163"/>
            <w:r>
              <w:t>.</w:t>
            </w:r>
          </w:p>
          <w:p w14:paraId="5D57A2EB" w14:textId="77777777" w:rsidR="005A7F7F" w:rsidRDefault="005A7F7F" w:rsidP="005A7F7F">
            <w:pPr>
              <w:pStyle w:val="ad"/>
              <w:jc w:val="left"/>
            </w:pPr>
          </w:p>
          <w:p w14:paraId="097897A7" w14:textId="2A8FB71A" w:rsidR="005A7F7F" w:rsidRPr="00F4153B" w:rsidRDefault="005A7F7F" w:rsidP="005A7F7F">
            <w:pPr>
              <w:pStyle w:val="ad"/>
              <w:jc w:val="left"/>
            </w:pPr>
            <w:r>
              <w:t>Поле «Признак «</w:t>
            </w:r>
            <w:r w:rsidRPr="00E22D3A">
              <w:t>Указан код объекта капитального строи</w:t>
            </w:r>
            <w:r>
              <w:t>тельства/ недвижимого имущества</w:t>
            </w:r>
            <w:r w:rsidRPr="00E22D3A">
              <w:t>.</w:t>
            </w:r>
            <w:r>
              <w:t>» (</w:t>
            </w:r>
            <w:r w:rsidRPr="00E22D3A">
              <w:t>isIncludKOKS</w:t>
            </w:r>
            <w:r>
              <w:t xml:space="preserve">). </w:t>
            </w:r>
            <w:r w:rsidRPr="00E20C2F">
              <w:t>Игнорируется при приеме, заполняется автоматически</w:t>
            </w:r>
            <w:r>
              <w:t xml:space="preserve"> значением </w:t>
            </w:r>
            <w:r>
              <w:rPr>
                <w:lang w:val="en-US"/>
              </w:rPr>
              <w:t>true</w:t>
            </w:r>
            <w:r w:rsidRPr="00E20C2F">
              <w:t xml:space="preserve">, если в </w:t>
            </w:r>
            <w:r>
              <w:t xml:space="preserve">связанном контракие в </w:t>
            </w:r>
            <w:r w:rsidRPr="00E20C2F">
              <w:t xml:space="preserve">блоке </w:t>
            </w:r>
            <w:r>
              <w:t>«</w:t>
            </w:r>
            <w:r w:rsidRPr="00E20C2F">
              <w:t>Финансирование</w:t>
            </w:r>
            <w:r>
              <w:t>»</w:t>
            </w:r>
            <w:r w:rsidRPr="00E20C2F">
              <w:t xml:space="preserve"> (finances) </w:t>
            </w:r>
            <w:r>
              <w:t>хотя бы на одном этапе исполнения контракта</w:t>
            </w:r>
            <w:r w:rsidRPr="00E20C2F">
              <w:t xml:space="preserve"> </w:t>
            </w:r>
            <w:r>
              <w:t xml:space="preserve"> </w:t>
            </w:r>
            <w:r w:rsidRPr="00E20C2F">
              <w:t xml:space="preserve">указан код по справочнику </w:t>
            </w:r>
            <w:r>
              <w:t>«</w:t>
            </w:r>
            <w:r w:rsidRPr="00E20C2F">
              <w:t>Классификатор объектов капитального строительства</w:t>
            </w:r>
            <w:r>
              <w:t>»</w:t>
            </w:r>
            <w:r w:rsidRPr="00E20C2F">
              <w:t xml:space="preserve"> (КОКС) (nsiKOKS)</w:t>
            </w:r>
          </w:p>
        </w:tc>
      </w:tr>
    </w:tbl>
    <w:p w14:paraId="5D132B82" w14:textId="3AFDAC92" w:rsidR="009323E6" w:rsidRDefault="009323E6" w:rsidP="0070182A"/>
    <w:p w14:paraId="30D24185" w14:textId="484F8A20" w:rsidR="00CF4D6C" w:rsidRDefault="00CF4D6C" w:rsidP="00CF4D6C">
      <w:pPr>
        <w:pStyle w:val="6"/>
      </w:pPr>
      <w:r>
        <w:lastRenderedPageBreak/>
        <w:t>«Проект изменений инфор</w:t>
      </w:r>
      <w:r w:rsidR="004E43AD">
        <w:t>м</w:t>
      </w:r>
      <w:r>
        <w:t>ации об исполнении (расторжении) контракта» (</w:t>
      </w:r>
      <w:r w:rsidRPr="003534F0">
        <w:t>contract</w:t>
      </w:r>
      <w:r w:rsidRPr="00B22686">
        <w:t>Procedure</w:t>
      </w:r>
      <w:r>
        <w:t xml:space="preserve"> с заполненным блоком </w:t>
      </w:r>
      <w:r>
        <w:rPr>
          <w:lang w:val="en-US"/>
        </w:rPr>
        <w:t>modification</w:t>
      </w:r>
      <w:r>
        <w:t>)</w:t>
      </w:r>
    </w:p>
    <w:p w14:paraId="493C0A95" w14:textId="77777777" w:rsidR="00CF4D6C" w:rsidRDefault="00CF4D6C" w:rsidP="0070182A"/>
    <w:p w14:paraId="28AE6993" w14:textId="217BFC48" w:rsidR="006C2D5C" w:rsidRPr="00C158A3" w:rsidRDefault="006C2D5C" w:rsidP="006C2D5C">
      <w:pPr>
        <w:ind w:firstLine="0"/>
      </w:pPr>
      <w:r>
        <w:t xml:space="preserve">Таблица </w:t>
      </w:r>
      <w:r w:rsidR="008515DE">
        <w:rPr>
          <w:noProof/>
        </w:rPr>
        <w:fldChar w:fldCharType="begin"/>
      </w:r>
      <w:r w:rsidR="008515DE">
        <w:rPr>
          <w:noProof/>
        </w:rPr>
        <w:instrText xml:space="preserve"> SEQ Таблица \* ARABIC </w:instrText>
      </w:r>
      <w:r w:rsidR="008515DE">
        <w:rPr>
          <w:noProof/>
        </w:rPr>
        <w:fldChar w:fldCharType="separate"/>
      </w:r>
      <w:r w:rsidR="000A220F">
        <w:rPr>
          <w:noProof/>
        </w:rPr>
        <w:t>8</w:t>
      </w:r>
      <w:r w:rsidR="008515DE">
        <w:rPr>
          <w:noProof/>
        </w:rPr>
        <w:fldChar w:fldCharType="end"/>
      </w:r>
      <w:r w:rsidRPr="00032D3B">
        <w:t xml:space="preserve"> – </w:t>
      </w:r>
      <w:r>
        <w:t>Интеграционные контроли,</w:t>
      </w:r>
      <w:r w:rsidRPr="00C158A3">
        <w:t xml:space="preserve"> </w:t>
      </w:r>
      <w:r>
        <w:t xml:space="preserve">выполняемые при приеме </w:t>
      </w:r>
      <w:r w:rsidR="009B5AC9">
        <w:t>в</w:t>
      </w:r>
      <w:r>
        <w:t xml:space="preserve"> </w:t>
      </w:r>
      <w:r w:rsidR="009B5AC9">
        <w:t>ЕИС</w:t>
      </w:r>
      <w:r>
        <w:t xml:space="preserve"> изменений докумена «</w:t>
      </w:r>
      <w:r w:rsidRPr="00B22686">
        <w:t>Информация об исполнении (расторжении) контракта</w:t>
      </w:r>
      <w:r>
        <w:t>» (</w:t>
      </w:r>
      <w:r w:rsidRPr="003534F0">
        <w:t>contract</w:t>
      </w:r>
      <w:r w:rsidRPr="00B22686">
        <w:t>Procedure</w:t>
      </w:r>
      <w:r w:rsidR="00C716D8">
        <w:t xml:space="preserve"> или </w:t>
      </w:r>
      <w:r w:rsidR="00C716D8" w:rsidRPr="00135AEA">
        <w:rPr>
          <w:lang w:val="en-US"/>
        </w:rPr>
        <w:t>closed</w:t>
      </w:r>
      <w:r w:rsidR="00C716D8">
        <w:t>C</w:t>
      </w:r>
      <w:r w:rsidR="00C716D8" w:rsidRPr="00CE195A">
        <w:t>ontractProcedure</w:t>
      </w:r>
      <w:r>
        <w:t>)</w:t>
      </w:r>
    </w:p>
    <w:tbl>
      <w:tblPr>
        <w:tblW w:w="5009"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3"/>
        <w:gridCol w:w="1142"/>
        <w:gridCol w:w="2740"/>
        <w:gridCol w:w="2718"/>
        <w:gridCol w:w="1856"/>
      </w:tblGrid>
      <w:tr w:rsidR="006C2D5C" w14:paraId="7C2A16BB" w14:textId="77777777" w:rsidTr="006C2D5C">
        <w:trPr>
          <w:trHeight w:val="420"/>
        </w:trPr>
        <w:tc>
          <w:tcPr>
            <w:tcW w:w="809" w:type="pct"/>
          </w:tcPr>
          <w:p w14:paraId="4614E9D8" w14:textId="77777777" w:rsidR="006C2D5C" w:rsidRDefault="006C2D5C" w:rsidP="006C2D5C">
            <w:pPr>
              <w:pStyle w:val="ad"/>
              <w:jc w:val="left"/>
            </w:pPr>
            <w:r>
              <w:t>№ контроля</w:t>
            </w:r>
          </w:p>
        </w:tc>
        <w:tc>
          <w:tcPr>
            <w:tcW w:w="566" w:type="pct"/>
          </w:tcPr>
          <w:p w14:paraId="2B5BDB36" w14:textId="77777777" w:rsidR="006C2D5C" w:rsidRDefault="006C2D5C" w:rsidP="006C2D5C">
            <w:pPr>
              <w:pStyle w:val="ad"/>
              <w:jc w:val="left"/>
            </w:pPr>
            <w:r>
              <w:t>Зависимость</w:t>
            </w:r>
          </w:p>
        </w:tc>
        <w:tc>
          <w:tcPr>
            <w:tcW w:w="1358" w:type="pct"/>
          </w:tcPr>
          <w:p w14:paraId="7DF574FD" w14:textId="77777777" w:rsidR="006C2D5C" w:rsidRDefault="006C2D5C" w:rsidP="006C2D5C">
            <w:pPr>
              <w:pStyle w:val="ad"/>
              <w:jc w:val="left"/>
            </w:pPr>
            <w:r>
              <w:t>Проверяемое</w:t>
            </w:r>
            <w:r w:rsidRPr="00B3492F">
              <w:t xml:space="preserve"> поле</w:t>
            </w:r>
          </w:p>
        </w:tc>
        <w:tc>
          <w:tcPr>
            <w:tcW w:w="1347" w:type="pct"/>
          </w:tcPr>
          <w:p w14:paraId="4C960DF6" w14:textId="77777777" w:rsidR="006C2D5C" w:rsidRDefault="006C2D5C" w:rsidP="006C2D5C">
            <w:pPr>
              <w:pStyle w:val="ad"/>
              <w:jc w:val="left"/>
            </w:pPr>
            <w:r>
              <w:t>Реализация условия на схеме</w:t>
            </w:r>
          </w:p>
        </w:tc>
        <w:tc>
          <w:tcPr>
            <w:tcW w:w="920" w:type="pct"/>
          </w:tcPr>
          <w:p w14:paraId="33A2808B" w14:textId="77777777" w:rsidR="006C2D5C" w:rsidRDefault="006C2D5C" w:rsidP="006C2D5C">
            <w:pPr>
              <w:pStyle w:val="ad"/>
              <w:jc w:val="left"/>
            </w:pPr>
            <w:r>
              <w:t>Возвращаемая ошибка в случае невыполнения контроля</w:t>
            </w:r>
          </w:p>
        </w:tc>
      </w:tr>
      <w:tr w:rsidR="006C2D5C" w:rsidRPr="009F4E26" w14:paraId="17706BDA" w14:textId="77777777" w:rsidTr="006C2D5C">
        <w:trPr>
          <w:trHeight w:val="348"/>
        </w:trPr>
        <w:tc>
          <w:tcPr>
            <w:tcW w:w="809" w:type="pct"/>
          </w:tcPr>
          <w:p w14:paraId="0CF9D5A7" w14:textId="19F0B7D9" w:rsidR="006C2D5C" w:rsidRDefault="006C2D5C" w:rsidP="006C2D5C">
            <w:pPr>
              <w:pStyle w:val="ad"/>
              <w:jc w:val="left"/>
            </w:pPr>
            <w:r w:rsidRPr="001A19DA">
              <w:t>РК_ИК_008</w:t>
            </w:r>
            <w:r>
              <w:t>8</w:t>
            </w:r>
          </w:p>
        </w:tc>
        <w:tc>
          <w:tcPr>
            <w:tcW w:w="566" w:type="pct"/>
          </w:tcPr>
          <w:p w14:paraId="67862854" w14:textId="77777777" w:rsidR="006C2D5C" w:rsidRDefault="006C2D5C" w:rsidP="006C2D5C">
            <w:pPr>
              <w:pStyle w:val="ad"/>
              <w:jc w:val="left"/>
            </w:pPr>
          </w:p>
        </w:tc>
        <w:tc>
          <w:tcPr>
            <w:tcW w:w="1358" w:type="pct"/>
          </w:tcPr>
          <w:p w14:paraId="20C6155B" w14:textId="5BD3F953" w:rsidR="006C2D5C" w:rsidRDefault="006C2D5C" w:rsidP="006C2D5C">
            <w:pPr>
              <w:pStyle w:val="ad"/>
              <w:jc w:val="left"/>
            </w:pPr>
            <w:r>
              <w:t>Поле «</w:t>
            </w:r>
            <w:r w:rsidRPr="004374C3">
              <w:t xml:space="preserve">Номер </w:t>
            </w:r>
            <w:r>
              <w:t>версии» (</w:t>
            </w:r>
            <w:r>
              <w:rPr>
                <w:lang w:val="en-US"/>
              </w:rPr>
              <w:t>version</w:t>
            </w:r>
            <w:r w:rsidRPr="00E942E4">
              <w:t>Number</w:t>
            </w:r>
            <w:r>
              <w:t>)</w:t>
            </w:r>
          </w:p>
        </w:tc>
        <w:tc>
          <w:tcPr>
            <w:tcW w:w="1347" w:type="pct"/>
          </w:tcPr>
          <w:p w14:paraId="6E10D4B8" w14:textId="487AB1F7" w:rsidR="006C2D5C" w:rsidRDefault="006C2D5C" w:rsidP="006C2D5C">
            <w:pPr>
              <w:pStyle w:val="ad"/>
              <w:jc w:val="left"/>
            </w:pPr>
            <w:r>
              <w:t>Если документ в ЕИС находится в статусе «Не принят на контроль» или «Контроль не пройден» изменения документа на ЕИС ожидаются с тем же номером изменения, что и номер изменения в ранее принятом документе.</w:t>
            </w:r>
          </w:p>
          <w:p w14:paraId="6A2DFAAE" w14:textId="16BD8272" w:rsidR="006C2D5C" w:rsidRPr="003B7E51" w:rsidRDefault="006C2D5C" w:rsidP="006C2D5C">
            <w:pPr>
              <w:pStyle w:val="ad"/>
              <w:jc w:val="left"/>
            </w:pPr>
            <w:r>
              <w:t>При приеме такого изменения в ЕИС номер версии не меняется, номер редакции автоматически увеличивается на 1.</w:t>
            </w:r>
          </w:p>
        </w:tc>
        <w:tc>
          <w:tcPr>
            <w:tcW w:w="920" w:type="pct"/>
          </w:tcPr>
          <w:p w14:paraId="00F6CF04" w14:textId="7F41FC98" w:rsidR="006C2D5C" w:rsidRPr="009323E6" w:rsidRDefault="006C2D5C" w:rsidP="006C2D5C">
            <w:pPr>
              <w:pStyle w:val="ad"/>
              <w:jc w:val="left"/>
            </w:pPr>
            <w:r>
              <w:t xml:space="preserve">Поскольку документ в ЕИС находится в статусе </w:t>
            </w:r>
            <w:r w:rsidRPr="000B78BB">
              <w:t>&lt;</w:t>
            </w:r>
            <w:r>
              <w:t>Наименование статуса</w:t>
            </w:r>
            <w:r w:rsidRPr="000B78BB">
              <w:t>&gt;</w:t>
            </w:r>
            <w:r>
              <w:t xml:space="preserve">, изменения документа на ЕИС ожидаются с тем же номером версии </w:t>
            </w:r>
            <w:r w:rsidRPr="000B78BB">
              <w:t>&lt;</w:t>
            </w:r>
            <w:r>
              <w:t>Номер версии</w:t>
            </w:r>
            <w:r w:rsidRPr="000B78BB">
              <w:t>&gt;</w:t>
            </w:r>
            <w:r>
              <w:t>, что и номер версии в ранее принятом документе.</w:t>
            </w:r>
          </w:p>
        </w:tc>
      </w:tr>
      <w:tr w:rsidR="006C2D5C" w:rsidRPr="009F4E26" w14:paraId="6ABCB941" w14:textId="77777777" w:rsidTr="006C2D5C">
        <w:trPr>
          <w:trHeight w:val="348"/>
        </w:trPr>
        <w:tc>
          <w:tcPr>
            <w:tcW w:w="809" w:type="pct"/>
          </w:tcPr>
          <w:p w14:paraId="75B6F3A6" w14:textId="529F84F4" w:rsidR="006C2D5C" w:rsidRPr="006C2D5C" w:rsidRDefault="006C2D5C" w:rsidP="006C2D5C">
            <w:pPr>
              <w:pStyle w:val="ad"/>
              <w:jc w:val="left"/>
            </w:pPr>
            <w:r>
              <w:t>РК_ИК_0089</w:t>
            </w:r>
          </w:p>
        </w:tc>
        <w:tc>
          <w:tcPr>
            <w:tcW w:w="566" w:type="pct"/>
          </w:tcPr>
          <w:p w14:paraId="06AE20EB" w14:textId="77777777" w:rsidR="006C2D5C" w:rsidRDefault="006C2D5C" w:rsidP="006C2D5C">
            <w:pPr>
              <w:pStyle w:val="ad"/>
              <w:jc w:val="left"/>
            </w:pPr>
          </w:p>
        </w:tc>
        <w:tc>
          <w:tcPr>
            <w:tcW w:w="1358" w:type="pct"/>
          </w:tcPr>
          <w:p w14:paraId="6131835A" w14:textId="69CC6712" w:rsidR="006C2D5C" w:rsidRDefault="006C2D5C" w:rsidP="006C2D5C">
            <w:pPr>
              <w:pStyle w:val="ad"/>
              <w:jc w:val="left"/>
            </w:pPr>
            <w:r>
              <w:t>Блок «</w:t>
            </w:r>
            <w:r w:rsidRPr="00C91BFA">
              <w:t>Описание внесения изменений</w:t>
            </w:r>
            <w:r>
              <w:t>» (</w:t>
            </w:r>
            <w:r w:rsidRPr="00E942E4">
              <w:t>modification</w:t>
            </w:r>
            <w:r>
              <w:t>)</w:t>
            </w:r>
          </w:p>
        </w:tc>
        <w:tc>
          <w:tcPr>
            <w:tcW w:w="1347" w:type="pct"/>
          </w:tcPr>
          <w:p w14:paraId="43AA2590" w14:textId="1490DE2E" w:rsidR="006C2D5C" w:rsidRPr="003B7E51" w:rsidRDefault="006C2D5C" w:rsidP="00E978AD">
            <w:pPr>
              <w:pStyle w:val="ad"/>
              <w:jc w:val="left"/>
            </w:pPr>
            <w:r>
              <w:t xml:space="preserve">Если документ в ЕИС находится в статусе «Направлен на контроль» или «На контроле» изменения </w:t>
            </w:r>
            <w:r w:rsidR="00E978AD">
              <w:t xml:space="preserve">документа (Номер версии </w:t>
            </w:r>
            <w:r w:rsidR="00E978AD" w:rsidRPr="00E978AD">
              <w:t>&gt;1)</w:t>
            </w:r>
            <w:r w:rsidR="00E978AD">
              <w:t xml:space="preserve"> в</w:t>
            </w:r>
            <w:r>
              <w:t xml:space="preserve"> ЕИС не принимаются.</w:t>
            </w:r>
          </w:p>
        </w:tc>
        <w:tc>
          <w:tcPr>
            <w:tcW w:w="920" w:type="pct"/>
          </w:tcPr>
          <w:p w14:paraId="716FD7F5" w14:textId="260A263A" w:rsidR="006C2D5C" w:rsidRPr="009323E6" w:rsidRDefault="006C2D5C" w:rsidP="006C2D5C">
            <w:pPr>
              <w:pStyle w:val="ad"/>
              <w:jc w:val="left"/>
            </w:pPr>
            <w:r>
              <w:t xml:space="preserve">Поскольку документ в ЕИС находится в статусе </w:t>
            </w:r>
            <w:r w:rsidRPr="00AE2600">
              <w:t>&lt;</w:t>
            </w:r>
            <w:r>
              <w:t>Наименование статуса</w:t>
            </w:r>
            <w:r w:rsidRPr="00013CCB">
              <w:t>&gt;</w:t>
            </w:r>
            <w:r>
              <w:t xml:space="preserve"> изменения документа</w:t>
            </w:r>
            <w:r w:rsidR="00E978AD" w:rsidRPr="00E978AD">
              <w:t xml:space="preserve"> </w:t>
            </w:r>
            <w:r w:rsidR="00E978AD">
              <w:t>с номером версии</w:t>
            </w:r>
            <w:r>
              <w:t xml:space="preserve"> </w:t>
            </w:r>
            <w:r w:rsidR="00E978AD" w:rsidRPr="00E978AD">
              <w:t>&lt;</w:t>
            </w:r>
            <w:r w:rsidR="00E978AD">
              <w:t>Номер версии</w:t>
            </w:r>
            <w:r w:rsidR="00E978AD" w:rsidRPr="00E978AD">
              <w:t xml:space="preserve">&gt; </w:t>
            </w:r>
            <w:r>
              <w:t>в ЕИС не принимаются.</w:t>
            </w:r>
          </w:p>
        </w:tc>
      </w:tr>
      <w:tr w:rsidR="00721430" w:rsidRPr="009F4E26" w14:paraId="7186D9A5" w14:textId="77777777" w:rsidTr="006C2D5C">
        <w:trPr>
          <w:trHeight w:val="348"/>
        </w:trPr>
        <w:tc>
          <w:tcPr>
            <w:tcW w:w="809" w:type="pct"/>
          </w:tcPr>
          <w:p w14:paraId="3C59E983" w14:textId="10A37268" w:rsidR="00721430" w:rsidRDefault="00721430" w:rsidP="00721430">
            <w:pPr>
              <w:pStyle w:val="ad"/>
              <w:jc w:val="left"/>
            </w:pPr>
            <w:bookmarkStart w:id="164" w:name="РК_ИК_0133"/>
            <w:r w:rsidRPr="00DC33CE">
              <w:t>РК_ИК_01</w:t>
            </w:r>
            <w:r>
              <w:t>33</w:t>
            </w:r>
            <w:bookmarkEnd w:id="164"/>
          </w:p>
        </w:tc>
        <w:tc>
          <w:tcPr>
            <w:tcW w:w="566" w:type="pct"/>
          </w:tcPr>
          <w:p w14:paraId="60601EA1" w14:textId="77777777" w:rsidR="00721430" w:rsidRDefault="00721430" w:rsidP="00721430">
            <w:pPr>
              <w:pStyle w:val="ad"/>
              <w:jc w:val="left"/>
            </w:pPr>
          </w:p>
        </w:tc>
        <w:tc>
          <w:tcPr>
            <w:tcW w:w="1358" w:type="pct"/>
          </w:tcPr>
          <w:p w14:paraId="6283F0BC" w14:textId="684BADA8" w:rsidR="00721430" w:rsidRDefault="00721430" w:rsidP="00721430">
            <w:pPr>
              <w:pStyle w:val="ad"/>
              <w:jc w:val="left"/>
            </w:pPr>
            <w:r w:rsidRPr="006A0C3A">
              <w:t xml:space="preserve">Номер реестровой записи </w:t>
            </w:r>
            <w:r>
              <w:t>(</w:t>
            </w:r>
            <w:r w:rsidR="00595694" w:rsidRPr="003222BA">
              <w:rPr>
                <w:lang w:val="en-US"/>
              </w:rPr>
              <w:t>regNum</w:t>
            </w:r>
            <w:r>
              <w:t>)</w:t>
            </w:r>
          </w:p>
        </w:tc>
        <w:tc>
          <w:tcPr>
            <w:tcW w:w="1347" w:type="pct"/>
          </w:tcPr>
          <w:p w14:paraId="790B584E" w14:textId="62FCCDC2" w:rsidR="00721430" w:rsidRDefault="00721430" w:rsidP="00721430">
            <w:pPr>
              <w:pStyle w:val="ad"/>
              <w:jc w:val="left"/>
            </w:pPr>
            <w:r>
              <w:t>В случае если присылают проект изм</w:t>
            </w:r>
            <w:r w:rsidR="00B40CE4">
              <w:t>е</w:t>
            </w:r>
            <w:r>
              <w:t>нения информации об исполнении (расторжении) контракта без указания идентификатора (</w:t>
            </w:r>
            <w:r>
              <w:rPr>
                <w:lang w:val="en-US"/>
              </w:rPr>
              <w:t>id</w:t>
            </w:r>
            <w:r>
              <w:t>), то проверяем:</w:t>
            </w:r>
          </w:p>
          <w:p w14:paraId="4347A59E" w14:textId="176E8696" w:rsidR="00721430" w:rsidRDefault="00721430" w:rsidP="00721430">
            <w:pPr>
              <w:pStyle w:val="ad"/>
              <w:jc w:val="left"/>
            </w:pPr>
            <w:r>
              <w:t>Для данной размещенной Информации об ис</w:t>
            </w:r>
            <w:r>
              <w:lastRenderedPageBreak/>
              <w:t>полнении (расторжении) контракта не существует уже проект изм</w:t>
            </w:r>
            <w:r w:rsidR="00B40CE4">
              <w:t>е</w:t>
            </w:r>
            <w:r>
              <w:t xml:space="preserve">нения (в статусе </w:t>
            </w:r>
          </w:p>
          <w:p w14:paraId="2EA96CDA" w14:textId="65EAE0C1" w:rsidR="00721430" w:rsidRDefault="00721430" w:rsidP="00721430">
            <w:pPr>
              <w:pStyle w:val="ad"/>
              <w:jc w:val="left"/>
            </w:pPr>
            <w:r>
              <w:t>«на подготовке»)? В том случае если существует, срабатывает контроль.</w:t>
            </w:r>
          </w:p>
          <w:p w14:paraId="34C1A17E" w14:textId="77777777" w:rsidR="00721430" w:rsidRDefault="00721430" w:rsidP="00721430">
            <w:pPr>
              <w:pStyle w:val="ad"/>
              <w:jc w:val="left"/>
            </w:pPr>
            <w:r>
              <w:t>ИЛИ</w:t>
            </w:r>
          </w:p>
          <w:p w14:paraId="035D1E64" w14:textId="77777777" w:rsidR="00721430" w:rsidRDefault="00721430" w:rsidP="00721430">
            <w:pPr>
              <w:pStyle w:val="ad"/>
              <w:jc w:val="left"/>
            </w:pPr>
            <w:r>
              <w:t>В случае если присылают проект изменения информации об исполнении (расторжении) с указанным идентификатоом (</w:t>
            </w:r>
            <w:r>
              <w:rPr>
                <w:lang w:val="en-US"/>
              </w:rPr>
              <w:t>id</w:t>
            </w:r>
            <w:r>
              <w:t>), то проверяем:</w:t>
            </w:r>
          </w:p>
          <w:p w14:paraId="26639DF9" w14:textId="77777777" w:rsidR="00721430" w:rsidRDefault="00721430" w:rsidP="00721430">
            <w:pPr>
              <w:pStyle w:val="ad"/>
              <w:jc w:val="left"/>
            </w:pPr>
            <w:r>
              <w:t xml:space="preserve">Если для данной размещеннй информации об исполнении (расторжении) контракта существует уже проект изменения (в статусе </w:t>
            </w:r>
          </w:p>
          <w:p w14:paraId="56B02369" w14:textId="7EBD2BF1" w:rsidR="00721430" w:rsidRDefault="00721430" w:rsidP="00721430">
            <w:pPr>
              <w:pStyle w:val="ad"/>
              <w:jc w:val="left"/>
            </w:pPr>
            <w:r>
              <w:t>«на подготовке») и идентификаторы не совпадают, то срабатывает контроль.</w:t>
            </w:r>
          </w:p>
          <w:p w14:paraId="3E4B57B3" w14:textId="77777777" w:rsidR="00721430" w:rsidRDefault="00721430" w:rsidP="00721430">
            <w:pPr>
              <w:pStyle w:val="ad"/>
              <w:jc w:val="left"/>
            </w:pPr>
          </w:p>
          <w:p w14:paraId="03D16BD4" w14:textId="77777777" w:rsidR="00721430" w:rsidRDefault="00721430" w:rsidP="00721430">
            <w:pPr>
              <w:pStyle w:val="ad"/>
              <w:jc w:val="left"/>
            </w:pPr>
            <w:r>
              <w:t>Поскольку в ЕИС не может быть двух проектов изменений опубликованного документа</w:t>
            </w:r>
          </w:p>
          <w:p w14:paraId="02CE621B" w14:textId="77777777" w:rsidR="00767FFE" w:rsidRDefault="00767FFE" w:rsidP="00721430">
            <w:pPr>
              <w:pStyle w:val="ad"/>
              <w:jc w:val="left"/>
            </w:pPr>
          </w:p>
          <w:p w14:paraId="4296656C" w14:textId="58EB7BFB" w:rsidR="00767FFE" w:rsidRDefault="00767FFE" w:rsidP="00767FFE">
            <w:pPr>
              <w:pStyle w:val="ad"/>
              <w:jc w:val="left"/>
            </w:pPr>
            <w:r>
              <w:t xml:space="preserve">Контроль выполняется если тип </w:t>
            </w:r>
            <w:r>
              <w:rPr>
                <w:lang w:val="en-US"/>
              </w:rPr>
              <w:t>contractProcedure</w:t>
            </w:r>
            <w:r>
              <w:rPr>
                <w:lang w:val="uk-UA"/>
              </w:rPr>
              <w:t xml:space="preserve"> один из перечня:</w:t>
            </w:r>
            <w:r>
              <w:t xml:space="preserve"> </w:t>
            </w:r>
            <w:r w:rsidRPr="00FB01C6">
              <w:t>информаци</w:t>
            </w:r>
            <w:r>
              <w:rPr>
                <w:lang w:val="uk-UA"/>
              </w:rPr>
              <w:t>я</w:t>
            </w:r>
            <w:r w:rsidRPr="00FB01C6">
              <w:t xml:space="preserve"> о расторжении и недействительности контракта, а также на информаци</w:t>
            </w:r>
            <w:r>
              <w:rPr>
                <w:lang w:val="uk-UA"/>
              </w:rPr>
              <w:t>я</w:t>
            </w:r>
            <w:r w:rsidRPr="00FB01C6">
              <w:t xml:space="preserve"> о возврате поставщиком (подрядчиком, исполнителем) переплаты по контракту</w:t>
            </w:r>
            <w:r w:rsidR="005A7F7F">
              <w:t xml:space="preserve">, </w:t>
            </w:r>
            <w:r w:rsidR="005A7F7F" w:rsidRPr="005A7F7F">
              <w:t>информация о прекра-щении контракта (обя-зательств по контракту)</w:t>
            </w:r>
          </w:p>
          <w:p w14:paraId="7AB74BDD" w14:textId="3A559834" w:rsidR="00767FFE" w:rsidRDefault="00767FFE" w:rsidP="00767FFE">
            <w:pPr>
              <w:pStyle w:val="ad"/>
              <w:jc w:val="left"/>
            </w:pPr>
          </w:p>
        </w:tc>
        <w:tc>
          <w:tcPr>
            <w:tcW w:w="920" w:type="pct"/>
          </w:tcPr>
          <w:p w14:paraId="64E648E1" w14:textId="4C233119" w:rsidR="00721430" w:rsidRDefault="00721430" w:rsidP="00721430">
            <w:pPr>
              <w:pStyle w:val="ad"/>
              <w:jc w:val="left"/>
            </w:pPr>
            <w:r>
              <w:lastRenderedPageBreak/>
              <w:t xml:space="preserve">Для размещенного контракта с реестровым номером </w:t>
            </w:r>
            <w:r w:rsidRPr="00CC5087">
              <w:t>&lt;</w:t>
            </w:r>
            <w:r>
              <w:t>Значение номера</w:t>
            </w:r>
            <w:r w:rsidRPr="00CC5087">
              <w:t>&gt;</w:t>
            </w:r>
            <w:r>
              <w:t xml:space="preserve"> уже существует проект изменения информации об испол</w:t>
            </w:r>
            <w:r>
              <w:lastRenderedPageBreak/>
              <w:t xml:space="preserve">нении (расторжении) контракта с идентификатором </w:t>
            </w:r>
            <w:r w:rsidRPr="00CC5087">
              <w:t>&lt;</w:t>
            </w:r>
            <w:r>
              <w:t>Значение идентификатора</w:t>
            </w:r>
            <w:r w:rsidRPr="00A62621">
              <w:t>&gt;</w:t>
            </w:r>
            <w:r>
              <w:t xml:space="preserve"> в статусе «</w:t>
            </w:r>
            <w:r w:rsidRPr="00FE07CC">
              <w:t>&lt;</w:t>
            </w:r>
            <w:r>
              <w:t>статус проекта</w:t>
            </w:r>
            <w:r w:rsidRPr="00FE07CC">
              <w:t>&gt;</w:t>
            </w:r>
            <w:r>
              <w:t xml:space="preserve">». Для внесения изменений в существующий проект направляйте проект изменения с указанием в тэге </w:t>
            </w:r>
            <w:r>
              <w:rPr>
                <w:lang w:val="en-US"/>
              </w:rPr>
              <w:t>id</w:t>
            </w:r>
            <w:r w:rsidRPr="00FD7BCF">
              <w:t xml:space="preserve"> </w:t>
            </w:r>
            <w:r>
              <w:t>соответствующего значения идентификатора.</w:t>
            </w:r>
          </w:p>
        </w:tc>
      </w:tr>
      <w:tr w:rsidR="00272176" w:rsidRPr="009F4E26" w14:paraId="5EDF83F4" w14:textId="77777777" w:rsidTr="006C2D5C">
        <w:trPr>
          <w:trHeight w:val="348"/>
        </w:trPr>
        <w:tc>
          <w:tcPr>
            <w:tcW w:w="809" w:type="pct"/>
          </w:tcPr>
          <w:p w14:paraId="09369632" w14:textId="30029B2A" w:rsidR="00272176" w:rsidRPr="00272176" w:rsidRDefault="00272176" w:rsidP="00721430">
            <w:pPr>
              <w:pStyle w:val="ad"/>
              <w:jc w:val="left"/>
              <w:rPr>
                <w:lang w:val="uk-UA"/>
              </w:rPr>
            </w:pPr>
            <w:r w:rsidRPr="00272176">
              <w:lastRenderedPageBreak/>
              <w:t>РК_ИК_02</w:t>
            </w:r>
            <w:r>
              <w:rPr>
                <w:lang w:val="uk-UA"/>
              </w:rPr>
              <w:t>80</w:t>
            </w:r>
          </w:p>
        </w:tc>
        <w:tc>
          <w:tcPr>
            <w:tcW w:w="566" w:type="pct"/>
          </w:tcPr>
          <w:p w14:paraId="0E2CC406" w14:textId="77777777" w:rsidR="00272176" w:rsidRDefault="00272176" w:rsidP="00721430">
            <w:pPr>
              <w:pStyle w:val="ad"/>
              <w:jc w:val="left"/>
            </w:pPr>
          </w:p>
        </w:tc>
        <w:tc>
          <w:tcPr>
            <w:tcW w:w="1358" w:type="pct"/>
          </w:tcPr>
          <w:p w14:paraId="6668D512" w14:textId="256A20B1" w:rsidR="00272176" w:rsidRPr="006A0C3A" w:rsidRDefault="0099398C" w:rsidP="00721430">
            <w:pPr>
              <w:pStyle w:val="ad"/>
              <w:jc w:val="left"/>
            </w:pPr>
            <w:r>
              <w:t>Блок «</w:t>
            </w:r>
            <w:r w:rsidRPr="00C91BFA">
              <w:t>Описание внесения изменений</w:t>
            </w:r>
            <w:r>
              <w:t>» (</w:t>
            </w:r>
            <w:r w:rsidRPr="0099398C">
              <w:t>modificationReason</w:t>
            </w:r>
            <w:r>
              <w:t>)</w:t>
            </w:r>
          </w:p>
        </w:tc>
        <w:tc>
          <w:tcPr>
            <w:tcW w:w="1347" w:type="pct"/>
          </w:tcPr>
          <w:p w14:paraId="5EC30AE6" w14:textId="6863B1EA" w:rsidR="00272176" w:rsidRDefault="0099398C" w:rsidP="00721430">
            <w:pPr>
              <w:pStyle w:val="ad"/>
              <w:jc w:val="left"/>
            </w:pPr>
            <w:r>
              <w:t xml:space="preserve">Не допускается прием </w:t>
            </w:r>
            <w:r w:rsidRPr="00C91BFA">
              <w:t>изменений</w:t>
            </w:r>
            <w:r>
              <w:t xml:space="preserve"> для документа «</w:t>
            </w:r>
            <w:r w:rsidRPr="0099398C">
              <w:t xml:space="preserve">Информация об исполнении (исполнении обязательств по </w:t>
            </w:r>
            <w:r w:rsidRPr="0099398C">
              <w:lastRenderedPageBreak/>
              <w:t>предоставленной гарантии качества, расторжении, возврата переплаты по контракту, признании контракта недействительным) контракта с 01.01.2015</w:t>
            </w:r>
            <w:r>
              <w:t>» с типом «Информация об исполнении контракта», созданных на основании УПД (</w:t>
            </w:r>
            <w:r>
              <w:rPr>
                <w:lang w:val="en-US"/>
              </w:rPr>
              <w:t>IS</w:t>
            </w:r>
            <w:r w:rsidRPr="0099398C">
              <w:t>_</w:t>
            </w:r>
            <w:r>
              <w:rPr>
                <w:lang w:val="en-US"/>
              </w:rPr>
              <w:t>EDI</w:t>
            </w:r>
            <w:r w:rsidRPr="0099398C">
              <w:t>_</w:t>
            </w:r>
            <w:r>
              <w:rPr>
                <w:lang w:val="en-US"/>
              </w:rPr>
              <w:t>BASED</w:t>
            </w:r>
            <w:r w:rsidRPr="0099398C">
              <w:t>=1</w:t>
            </w:r>
            <w:r>
              <w:t>)</w:t>
            </w:r>
          </w:p>
        </w:tc>
        <w:tc>
          <w:tcPr>
            <w:tcW w:w="920" w:type="pct"/>
          </w:tcPr>
          <w:p w14:paraId="7B8600F4" w14:textId="57A0B860" w:rsidR="00272176" w:rsidRDefault="0099398C" w:rsidP="00721430">
            <w:pPr>
              <w:pStyle w:val="ad"/>
              <w:jc w:val="left"/>
            </w:pPr>
            <w:r>
              <w:lastRenderedPageBreak/>
              <w:t xml:space="preserve">Не допускается прием </w:t>
            </w:r>
            <w:r w:rsidRPr="00C91BFA">
              <w:t>изменений</w:t>
            </w:r>
            <w:r>
              <w:t xml:space="preserve"> для документа «</w:t>
            </w:r>
            <w:r w:rsidRPr="0099398C">
              <w:t>Инфор</w:t>
            </w:r>
            <w:r w:rsidRPr="0099398C">
              <w:lastRenderedPageBreak/>
              <w:t>мация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w:t>
            </w:r>
            <w:r>
              <w:t xml:space="preserve">» с типом «Информация об исполнении контракта», </w:t>
            </w:r>
            <w:r w:rsidRPr="0099398C">
              <w:t>сформирован</w:t>
            </w:r>
            <w:r w:rsidR="00D82FEE">
              <w:t>ого</w:t>
            </w:r>
            <w:r w:rsidRPr="0099398C">
              <w:t xml:space="preserve"> на основании документа о приемке в подсистеме Электронное актирование</w:t>
            </w:r>
          </w:p>
        </w:tc>
      </w:tr>
      <w:tr w:rsidR="007E6B9B" w:rsidRPr="009F4E26" w14:paraId="58FB2477" w14:textId="77777777" w:rsidTr="006C2D5C">
        <w:trPr>
          <w:trHeight w:val="348"/>
        </w:trPr>
        <w:tc>
          <w:tcPr>
            <w:tcW w:w="809" w:type="pct"/>
          </w:tcPr>
          <w:p w14:paraId="61C1750B" w14:textId="6EBE84CD" w:rsidR="007E6B9B" w:rsidRPr="00272176" w:rsidRDefault="007E6B9B" w:rsidP="007E6B9B">
            <w:pPr>
              <w:pStyle w:val="ad"/>
              <w:jc w:val="left"/>
            </w:pPr>
            <w:bookmarkStart w:id="165" w:name="РК_ИК_0367"/>
            <w:r w:rsidRPr="007E6B9B">
              <w:lastRenderedPageBreak/>
              <w:t>РК_ИК_0</w:t>
            </w:r>
            <w:r>
              <w:t>367</w:t>
            </w:r>
            <w:bookmarkEnd w:id="165"/>
          </w:p>
        </w:tc>
        <w:tc>
          <w:tcPr>
            <w:tcW w:w="566" w:type="pct"/>
          </w:tcPr>
          <w:p w14:paraId="55B408C7" w14:textId="77777777" w:rsidR="007E6B9B" w:rsidRDefault="007E6B9B" w:rsidP="00721430">
            <w:pPr>
              <w:pStyle w:val="ad"/>
              <w:jc w:val="left"/>
            </w:pPr>
          </w:p>
        </w:tc>
        <w:tc>
          <w:tcPr>
            <w:tcW w:w="1358" w:type="pct"/>
          </w:tcPr>
          <w:p w14:paraId="76C195B4" w14:textId="41DB73ED" w:rsidR="007E6B9B" w:rsidRDefault="007E6B9B" w:rsidP="00721430">
            <w:pPr>
              <w:pStyle w:val="ad"/>
              <w:jc w:val="left"/>
            </w:pPr>
            <w:r w:rsidRPr="007E6B9B">
              <w:t>Блок «Описание внесения изменений» (modificationReason)</w:t>
            </w:r>
          </w:p>
        </w:tc>
        <w:tc>
          <w:tcPr>
            <w:tcW w:w="1347" w:type="pct"/>
          </w:tcPr>
          <w:p w14:paraId="7B990B4E" w14:textId="0A59123B" w:rsidR="007E6B9B" w:rsidRDefault="007E6B9B" w:rsidP="00721430">
            <w:pPr>
              <w:pStyle w:val="ad"/>
              <w:jc w:val="left"/>
            </w:pPr>
            <w:r w:rsidRPr="007E6B9B">
              <w:t xml:space="preserve">Не допускается прием изменений для документа «Информация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 с типом «Информация об </w:t>
            </w:r>
            <w:r>
              <w:t>исполнении контракта», созданного</w:t>
            </w:r>
            <w:r w:rsidRPr="007E6B9B">
              <w:t xml:space="preserve"> на основании платежного документа, полученного из ПУР/АСФК (</w:t>
            </w:r>
            <w:r w:rsidRPr="007E6B9B">
              <w:rPr>
                <w:lang w:val="en-US"/>
              </w:rPr>
              <w:t>IS</w:t>
            </w:r>
            <w:r w:rsidRPr="007E6B9B">
              <w:t>_</w:t>
            </w:r>
            <w:r w:rsidRPr="007E6B9B">
              <w:rPr>
                <w:lang w:val="en-US"/>
              </w:rPr>
              <w:t>PUR</w:t>
            </w:r>
            <w:r w:rsidRPr="007E6B9B">
              <w:t>_</w:t>
            </w:r>
            <w:r w:rsidRPr="007E6B9B">
              <w:rPr>
                <w:lang w:val="en-US"/>
              </w:rPr>
              <w:t>BASED</w:t>
            </w:r>
            <w:r w:rsidRPr="007E6B9B">
              <w:t xml:space="preserve"> =1)</w:t>
            </w:r>
          </w:p>
        </w:tc>
        <w:tc>
          <w:tcPr>
            <w:tcW w:w="920" w:type="pct"/>
          </w:tcPr>
          <w:p w14:paraId="3953A559" w14:textId="714213BC" w:rsidR="007E6B9B" w:rsidRDefault="007E6B9B" w:rsidP="00721430">
            <w:pPr>
              <w:pStyle w:val="ad"/>
              <w:jc w:val="left"/>
            </w:pPr>
            <w:r w:rsidRPr="007E6B9B">
              <w:t xml:space="preserve">Не допускается прием изменений для документа «Информация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 с типом «Информация об исполнении контракта», сформированого на </w:t>
            </w:r>
            <w:r w:rsidRPr="007E6B9B">
              <w:lastRenderedPageBreak/>
              <w:t>основании платежного документа, полученного из ПУР/АСФК</w:t>
            </w:r>
          </w:p>
        </w:tc>
      </w:tr>
      <w:tr w:rsidR="00C038FE" w:rsidRPr="009F4E26" w14:paraId="0D40B3A8" w14:textId="77777777" w:rsidTr="006C2D5C">
        <w:trPr>
          <w:trHeight w:val="348"/>
        </w:trPr>
        <w:tc>
          <w:tcPr>
            <w:tcW w:w="809" w:type="pct"/>
          </w:tcPr>
          <w:p w14:paraId="4C490713" w14:textId="299946AD" w:rsidR="00C038FE" w:rsidRPr="007E6B9B" w:rsidRDefault="001953F8" w:rsidP="007E6B9B">
            <w:pPr>
              <w:pStyle w:val="ad"/>
              <w:jc w:val="left"/>
            </w:pPr>
            <w:bookmarkStart w:id="166" w:name="РК_ИК_0424"/>
            <w:r w:rsidRPr="001953F8">
              <w:lastRenderedPageBreak/>
              <w:t>РК_ИК_0424</w:t>
            </w:r>
            <w:bookmarkEnd w:id="166"/>
          </w:p>
        </w:tc>
        <w:tc>
          <w:tcPr>
            <w:tcW w:w="566" w:type="pct"/>
          </w:tcPr>
          <w:p w14:paraId="28A14AB5" w14:textId="77777777" w:rsidR="00C038FE" w:rsidRDefault="00C038FE" w:rsidP="00721430">
            <w:pPr>
              <w:pStyle w:val="ad"/>
              <w:jc w:val="left"/>
            </w:pPr>
          </w:p>
        </w:tc>
        <w:tc>
          <w:tcPr>
            <w:tcW w:w="1358" w:type="pct"/>
          </w:tcPr>
          <w:p w14:paraId="39452F09" w14:textId="66404961" w:rsidR="00B40CE4" w:rsidRPr="001953F8" w:rsidRDefault="001953F8" w:rsidP="00721430">
            <w:pPr>
              <w:pStyle w:val="ad"/>
              <w:jc w:val="left"/>
            </w:pPr>
            <w:r>
              <w:t xml:space="preserve">Поле </w:t>
            </w:r>
            <w:r w:rsidR="00B40CE4">
              <w:t>«</w:t>
            </w:r>
            <w:r w:rsidR="00B40CE4" w:rsidRPr="00B40CE4">
              <w:t>Идентификатор документа ЕИС</w:t>
            </w:r>
            <w:r w:rsidR="00B40CE4">
              <w:t>» (</w:t>
            </w:r>
            <w:r w:rsidR="00B40CE4" w:rsidRPr="00B40CE4">
              <w:t>id</w:t>
            </w:r>
            <w:r w:rsidR="00B40CE4">
              <w:t>)</w:t>
            </w:r>
          </w:p>
          <w:p w14:paraId="4EBBBD52" w14:textId="3AE37A08" w:rsidR="00C038FE" w:rsidRPr="007E6B9B" w:rsidRDefault="001953F8" w:rsidP="00721430">
            <w:pPr>
              <w:pStyle w:val="ad"/>
              <w:jc w:val="left"/>
            </w:pPr>
            <w:r>
              <w:t>Поле</w:t>
            </w:r>
            <w:r w:rsidR="00C038FE" w:rsidRPr="007E6B9B">
              <w:t xml:space="preserve"> </w:t>
            </w:r>
            <w:r w:rsidRPr="007E6B9B">
              <w:t>«Описание внесения изменений» (modificationReason)</w:t>
            </w:r>
          </w:p>
        </w:tc>
        <w:tc>
          <w:tcPr>
            <w:tcW w:w="1347" w:type="pct"/>
          </w:tcPr>
          <w:p w14:paraId="135ADC24" w14:textId="7586786E" w:rsidR="00C038FE" w:rsidRPr="001953F8" w:rsidRDefault="00B40CE4" w:rsidP="00721430">
            <w:pPr>
              <w:pStyle w:val="ad"/>
              <w:jc w:val="left"/>
            </w:pPr>
            <w:r>
              <w:t xml:space="preserve">При приеме документа </w:t>
            </w:r>
            <w:r w:rsidRPr="007E6B9B">
              <w:t>«Информация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w:t>
            </w:r>
            <w:r>
              <w:t xml:space="preserve"> </w:t>
            </w:r>
            <w:r w:rsidR="001953F8">
              <w:t>(</w:t>
            </w:r>
            <w:r w:rsidR="001953F8" w:rsidRPr="001953F8">
              <w:t>contractProcedure2015</w:t>
            </w:r>
            <w:r w:rsidR="001953F8">
              <w:t>) в случае если в принимаемом документе заполнено поле «</w:t>
            </w:r>
            <w:r w:rsidR="001953F8" w:rsidRPr="001953F8">
              <w:t>Идентификатор документа ЕИС</w:t>
            </w:r>
            <w:r w:rsidR="001953F8">
              <w:t>» (</w:t>
            </w:r>
            <w:r w:rsidR="001953F8" w:rsidRPr="001953F8">
              <w:t>id</w:t>
            </w:r>
            <w:r w:rsidR="001953F8">
              <w:t xml:space="preserve">) и в РК найдено опубликованное исполнение с таким </w:t>
            </w:r>
            <w:r w:rsidR="001953F8">
              <w:rPr>
                <w:lang w:val="en-US"/>
              </w:rPr>
              <w:t>id</w:t>
            </w:r>
            <w:r w:rsidR="001953F8">
              <w:t>,</w:t>
            </w:r>
            <w:r w:rsidR="001953F8" w:rsidRPr="001953F8">
              <w:t xml:space="preserve"> </w:t>
            </w:r>
            <w:r w:rsidR="001953F8">
              <w:t xml:space="preserve">в принимаемом пакете должно быть заполнено поле </w:t>
            </w:r>
            <w:r w:rsidR="001953F8" w:rsidRPr="007E6B9B">
              <w:t>«Описание внесения изменений» (modificationReason)</w:t>
            </w:r>
          </w:p>
        </w:tc>
        <w:tc>
          <w:tcPr>
            <w:tcW w:w="920" w:type="pct"/>
          </w:tcPr>
          <w:p w14:paraId="1FBC1364" w14:textId="43CD6AE2" w:rsidR="00C038FE" w:rsidRPr="007E6B9B" w:rsidRDefault="001953F8" w:rsidP="00721430">
            <w:pPr>
              <w:pStyle w:val="ad"/>
              <w:jc w:val="left"/>
            </w:pPr>
            <w:r>
              <w:t xml:space="preserve">При приеме документа </w:t>
            </w:r>
            <w:r w:rsidRPr="007E6B9B">
              <w:t>«Информация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w:t>
            </w:r>
            <w:r>
              <w:t xml:space="preserve"> (</w:t>
            </w:r>
            <w:r w:rsidRPr="001953F8">
              <w:t>contractProcedure2015</w:t>
            </w:r>
            <w:r>
              <w:t>) в случае если в принимаемом документе заполнено поле «</w:t>
            </w:r>
            <w:r w:rsidRPr="001953F8">
              <w:t>Идентификатор документа ЕИС</w:t>
            </w:r>
            <w:r>
              <w:t>» (</w:t>
            </w:r>
            <w:r w:rsidRPr="001953F8">
              <w:t>id</w:t>
            </w:r>
            <w:r>
              <w:t xml:space="preserve">) и в РК найдено опубликованное исполнение с таким </w:t>
            </w:r>
            <w:r>
              <w:rPr>
                <w:lang w:val="en-US"/>
              </w:rPr>
              <w:t>id</w:t>
            </w:r>
            <w:r>
              <w:t>,</w:t>
            </w:r>
            <w:r w:rsidRPr="001953F8">
              <w:t xml:space="preserve"> </w:t>
            </w:r>
            <w:r>
              <w:t xml:space="preserve">в принимаемом пакете должно быть заполнено поле </w:t>
            </w:r>
            <w:r w:rsidRPr="007E6B9B">
              <w:t>«Описание внесения изменений» (modificationReason)</w:t>
            </w:r>
          </w:p>
        </w:tc>
      </w:tr>
    </w:tbl>
    <w:p w14:paraId="38808D26" w14:textId="77777777" w:rsidR="006C2D5C" w:rsidRDefault="006C2D5C" w:rsidP="0070182A"/>
    <w:p w14:paraId="39BCFB95" w14:textId="4566BC2E" w:rsidR="00CF0B68" w:rsidRDefault="00CF0B68" w:rsidP="00CF0B68">
      <w:pPr>
        <w:pStyle w:val="6"/>
      </w:pPr>
      <w:bookmarkStart w:id="167" w:name="_Ref69989093"/>
      <w:r>
        <w:t>«Информация (п</w:t>
      </w:r>
      <w:r w:rsidRPr="00CF0B68">
        <w:t>роект информации</w:t>
      </w:r>
      <w:r>
        <w:t>)</w:t>
      </w:r>
      <w:r w:rsidRPr="00CF0B68">
        <w:t xml:space="preserve"> об исполнении (исполнении обязательств по предоставленной гарантии качества, расторжении, </w:t>
      </w:r>
      <w:r w:rsidRPr="00CF0B68">
        <w:lastRenderedPageBreak/>
        <w:t>возврата переплаты по контракту, признании контракта недействительным) контракта с 01.01.2015 с уведомлением о соответствии контролируемой информации</w:t>
      </w:r>
      <w:r>
        <w:t>»</w:t>
      </w:r>
      <w:bookmarkEnd w:id="167"/>
    </w:p>
    <w:p w14:paraId="5C42C0C9" w14:textId="77777777" w:rsidR="00CF0B68" w:rsidRDefault="00CF0B68" w:rsidP="00CF0B68">
      <w:r>
        <w:t>При приёме документов с типами</w:t>
      </w:r>
    </w:p>
    <w:p w14:paraId="7874E488" w14:textId="793465DE" w:rsidR="00CF0B68" w:rsidRDefault="00CF0B68" w:rsidP="002D0245">
      <w:pPr>
        <w:pStyle w:val="affe"/>
        <w:numPr>
          <w:ilvl w:val="0"/>
          <w:numId w:val="107"/>
        </w:numPr>
      </w:pPr>
      <w:r>
        <w:t>«Информация (п</w:t>
      </w:r>
      <w:r w:rsidRPr="00CF0B68">
        <w:t>роект информации</w:t>
      </w:r>
      <w:r>
        <w:t>)</w:t>
      </w:r>
      <w:r w:rsidRPr="00CF0B68">
        <w:t xml:space="preserve">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 с уведомлением о соответствии контролируемой информации</w:t>
      </w:r>
      <w:r>
        <w:t>» (</w:t>
      </w:r>
      <w:r w:rsidRPr="00CF0B68">
        <w:t>contractProcedureControlNC</w:t>
      </w:r>
      <w:r>
        <w:t>)</w:t>
      </w:r>
    </w:p>
    <w:p w14:paraId="2D80C6F1" w14:textId="4BC77FF0" w:rsidR="00CF0B68" w:rsidRDefault="00CF0B68" w:rsidP="002D0245">
      <w:pPr>
        <w:pStyle w:val="affe"/>
        <w:numPr>
          <w:ilvl w:val="0"/>
          <w:numId w:val="107"/>
        </w:numPr>
      </w:pPr>
      <w:r>
        <w:t>«Информация (п</w:t>
      </w:r>
      <w:r w:rsidRPr="00CF0B68">
        <w:t>роект информации</w:t>
      </w:r>
      <w:r>
        <w:t>)</w:t>
      </w:r>
      <w:r w:rsidRPr="00CF0B68">
        <w:t xml:space="preserve">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 с уведомлением о соответствии контролируемой информации</w:t>
      </w:r>
      <w:r>
        <w:t>» (не публичные данные) (</w:t>
      </w:r>
      <w:r w:rsidRPr="00CF0B68">
        <w:t>c</w:t>
      </w:r>
      <w:r w:rsidRPr="00CF0B68">
        <w:rPr>
          <w:lang w:val="en-US"/>
        </w:rPr>
        <w:t>losedC</w:t>
      </w:r>
      <w:r w:rsidRPr="00CF0B68">
        <w:t>ontractProcedureControlNC</w:t>
      </w:r>
      <w:r>
        <w:t>)</w:t>
      </w:r>
    </w:p>
    <w:p w14:paraId="6EE75EFF" w14:textId="77777777" w:rsidR="00EB4629" w:rsidRDefault="00EB4629" w:rsidP="00CF0B68"/>
    <w:p w14:paraId="3F83EA70" w14:textId="3622C4DF" w:rsidR="00CF0B68" w:rsidRDefault="00EB4629" w:rsidP="00CF0B68">
      <w:r>
        <w:t>н</w:t>
      </w:r>
      <w:r w:rsidR="00CF0B68">
        <w:t>еобходимо провести контроли, описанные в следующих таблицах:</w:t>
      </w:r>
    </w:p>
    <w:p w14:paraId="3AEE8E13" w14:textId="27AB3280" w:rsidR="00CF0B68" w:rsidRDefault="00CF0B68" w:rsidP="002D0245">
      <w:pPr>
        <w:pStyle w:val="affe"/>
        <w:numPr>
          <w:ilvl w:val="0"/>
          <w:numId w:val="107"/>
        </w:numPr>
      </w:pPr>
      <w:r>
        <w:fldChar w:fldCharType="begin"/>
      </w:r>
      <w:r>
        <w:instrText xml:space="preserve"> REF _Ref69917888 \h </w:instrText>
      </w:r>
      <w:r>
        <w:fldChar w:fldCharType="separate"/>
      </w:r>
      <w:r w:rsidR="000A220F">
        <w:t xml:space="preserve">Таблица </w:t>
      </w:r>
      <w:r w:rsidR="000A220F">
        <w:rPr>
          <w:noProof/>
        </w:rPr>
        <w:t>7</w:t>
      </w:r>
      <w:r w:rsidR="000A220F" w:rsidRPr="00032D3B">
        <w:t xml:space="preserve"> – </w:t>
      </w:r>
      <w:r w:rsidR="000A220F">
        <w:t>Интеграционные контроли,</w:t>
      </w:r>
      <w:r w:rsidR="000A220F" w:rsidRPr="00C158A3">
        <w:t xml:space="preserve"> </w:t>
      </w:r>
      <w:r w:rsidR="000A220F">
        <w:t>выполняемые при приеме в ЕИС пакета «</w:t>
      </w:r>
      <w:r w:rsidR="000A220F" w:rsidRPr="009A395B">
        <w:t>Информация об исполнении (исполнении обязательств по предоставленной гарантии качества, расторжении)</w:t>
      </w:r>
      <w:r w:rsidR="000A220F">
        <w:t>» (</w:t>
      </w:r>
      <w:r w:rsidR="000A220F" w:rsidRPr="003534F0">
        <w:t>contract</w:t>
      </w:r>
      <w:r w:rsidR="000A220F" w:rsidRPr="00B22686">
        <w:t>Procedure</w:t>
      </w:r>
      <w:r w:rsidR="000A220F">
        <w:t>2015)</w:t>
      </w:r>
      <w:r>
        <w:fldChar w:fldCharType="end"/>
      </w:r>
      <w:r>
        <w:t>;</w:t>
      </w:r>
    </w:p>
    <w:p w14:paraId="3B9F1C4D" w14:textId="60C6D5EF" w:rsidR="00EB4629" w:rsidRDefault="00EB4629" w:rsidP="002D0245">
      <w:pPr>
        <w:pStyle w:val="affe"/>
        <w:numPr>
          <w:ilvl w:val="0"/>
          <w:numId w:val="107"/>
        </w:numPr>
      </w:pPr>
      <w:r>
        <w:fldChar w:fldCharType="begin"/>
      </w:r>
      <w:r>
        <w:instrText xml:space="preserve"> REF _Ref69918201 \h </w:instrText>
      </w:r>
      <w:r>
        <w:fldChar w:fldCharType="separate"/>
      </w:r>
      <w:r w:rsidR="000A220F">
        <w:t xml:space="preserve">Таблица </w:t>
      </w:r>
      <w:r w:rsidR="000A220F">
        <w:rPr>
          <w:noProof/>
        </w:rPr>
        <w:t>6</w:t>
      </w:r>
      <w:r w:rsidR="000A220F" w:rsidRPr="00032D3B">
        <w:t xml:space="preserve"> – </w:t>
      </w:r>
      <w:r w:rsidR="000A220F">
        <w:t>Интеграционные контроли,</w:t>
      </w:r>
      <w:r w:rsidR="000A220F" w:rsidRPr="00C158A3">
        <w:t xml:space="preserve"> </w:t>
      </w:r>
      <w:r w:rsidR="000A220F">
        <w:t>выполняемые при приеме в ЕИС пакета с уведомление о соответствии контролируемой информации</w:t>
      </w:r>
      <w:r>
        <w:fldChar w:fldCharType="end"/>
      </w:r>
    </w:p>
    <w:p w14:paraId="0E731898" w14:textId="754CC17F" w:rsidR="00CF0B68" w:rsidRDefault="00CF0B68" w:rsidP="00EB4629">
      <w:r>
        <w:fldChar w:fldCharType="begin"/>
      </w:r>
      <w:r>
        <w:instrText xml:space="preserve"> REF _Ref403742227 \h </w:instrText>
      </w:r>
      <w:r>
        <w:fldChar w:fldCharType="separate"/>
      </w:r>
      <w:r w:rsidR="000D538E">
        <w:t xml:space="preserve">Таблица </w:t>
      </w:r>
      <w:r w:rsidR="000D538E">
        <w:rPr>
          <w:noProof/>
        </w:rPr>
        <w:t>8</w:t>
      </w:r>
      <w:r>
        <w:fldChar w:fldCharType="end"/>
      </w:r>
    </w:p>
    <w:p w14:paraId="6EAEC83E" w14:textId="6042A9B1" w:rsidR="009B5AC9" w:rsidRDefault="009B5AC9" w:rsidP="009B5AC9">
      <w:pPr>
        <w:pStyle w:val="6"/>
      </w:pPr>
      <w:r w:rsidRPr="004C068A">
        <w:t>«</w:t>
      </w:r>
      <w:r w:rsidRPr="009B5AC9">
        <w:t>Сведения об отмене информации об исполнении (расторжении) контракта</w:t>
      </w:r>
      <w:r>
        <w:t>»</w:t>
      </w:r>
      <w:r w:rsidR="00C716D8">
        <w:t xml:space="preserve"> (</w:t>
      </w:r>
      <w:r w:rsidR="00C716D8" w:rsidRPr="00135AEA">
        <w:rPr>
          <w:lang w:val="en-US"/>
        </w:rPr>
        <w:t>c</w:t>
      </w:r>
      <w:r w:rsidR="00C716D8" w:rsidRPr="00CE195A">
        <w:t>ontractProcedureCancel</w:t>
      </w:r>
      <w:r w:rsidR="00C716D8">
        <w:t>)</w:t>
      </w:r>
    </w:p>
    <w:p w14:paraId="734D11BF" w14:textId="77777777" w:rsidR="009B5AC9" w:rsidRDefault="009B5AC9" w:rsidP="0070182A"/>
    <w:p w14:paraId="36B3BEE0" w14:textId="0A5F7021" w:rsidR="006C2D5C" w:rsidRDefault="004C068A" w:rsidP="0070182A">
      <w:r w:rsidRPr="004C068A">
        <w:t xml:space="preserve">Таблица </w:t>
      </w:r>
      <w:r w:rsidR="00CF0B68">
        <w:t>8</w:t>
      </w:r>
      <w:r w:rsidRPr="004C068A">
        <w:t xml:space="preserve"> – Интеграционные контроли, выполняемые при приеме </w:t>
      </w:r>
      <w:r w:rsidR="009B5AC9">
        <w:t>в</w:t>
      </w:r>
      <w:r w:rsidRPr="004C068A">
        <w:t xml:space="preserve"> </w:t>
      </w:r>
      <w:r w:rsidR="009B5AC9">
        <w:t>ЕИС</w:t>
      </w:r>
      <w:r w:rsidRPr="004C068A">
        <w:t xml:space="preserve"> пакета «</w:t>
      </w:r>
      <w:r w:rsidR="009B5AC9" w:rsidRPr="009B5AC9">
        <w:t>Сведения об отмене информации об исполнении (расторжении) контракта</w:t>
      </w:r>
      <w:r>
        <w:t>»</w:t>
      </w:r>
      <w:r w:rsidRPr="004C068A">
        <w:t xml:space="preserve"> (contractProcedureCancel)</w:t>
      </w:r>
      <w:r w:rsidR="00C716D8">
        <w:t xml:space="preserve"> или </w:t>
      </w:r>
      <w:r w:rsidR="00C716D8" w:rsidRPr="004C068A">
        <w:t>«</w:t>
      </w:r>
      <w:r w:rsidR="00C716D8" w:rsidRPr="009B5AC9">
        <w:t>Сведения об отмене информации об исполнении (расторжении) контракта</w:t>
      </w:r>
      <w:r w:rsidR="00C716D8">
        <w:t xml:space="preserve">» </w:t>
      </w:r>
      <w:r w:rsidR="00C716D8" w:rsidRPr="00CE195A">
        <w:t>(</w:t>
      </w:r>
      <w:r w:rsidR="00C716D8">
        <w:t>не публичные данные</w:t>
      </w:r>
      <w:r w:rsidR="00C716D8" w:rsidRPr="00CE195A">
        <w:t>)</w:t>
      </w:r>
      <w:r w:rsidR="00C716D8">
        <w:t>» (</w:t>
      </w:r>
      <w:r w:rsidR="00C716D8" w:rsidRPr="00135AEA">
        <w:rPr>
          <w:lang w:val="en-US"/>
        </w:rPr>
        <w:t>closed</w:t>
      </w:r>
      <w:r w:rsidR="00C716D8">
        <w:t>C</w:t>
      </w:r>
      <w:r w:rsidR="00C716D8" w:rsidRPr="00CE195A">
        <w:t>ontractProcedureCancel</w:t>
      </w:r>
      <w:r w:rsidR="00C716D8">
        <w:t>)</w:t>
      </w:r>
    </w:p>
    <w:tbl>
      <w:tblPr>
        <w:tblW w:w="5009"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3"/>
        <w:gridCol w:w="1142"/>
        <w:gridCol w:w="2740"/>
        <w:gridCol w:w="2718"/>
        <w:gridCol w:w="1856"/>
      </w:tblGrid>
      <w:tr w:rsidR="004C068A" w14:paraId="2DF8BC72" w14:textId="77777777" w:rsidTr="00472FDF">
        <w:trPr>
          <w:trHeight w:val="420"/>
        </w:trPr>
        <w:tc>
          <w:tcPr>
            <w:tcW w:w="809" w:type="pct"/>
          </w:tcPr>
          <w:p w14:paraId="6DBFF061" w14:textId="77777777" w:rsidR="004C068A" w:rsidRDefault="004C068A" w:rsidP="00472FDF">
            <w:pPr>
              <w:pStyle w:val="ad"/>
              <w:jc w:val="left"/>
            </w:pPr>
            <w:r>
              <w:t>№ контроля</w:t>
            </w:r>
          </w:p>
        </w:tc>
        <w:tc>
          <w:tcPr>
            <w:tcW w:w="566" w:type="pct"/>
          </w:tcPr>
          <w:p w14:paraId="7775B2D8" w14:textId="77777777" w:rsidR="004C068A" w:rsidRDefault="004C068A" w:rsidP="00472FDF">
            <w:pPr>
              <w:pStyle w:val="ad"/>
              <w:jc w:val="left"/>
            </w:pPr>
            <w:r>
              <w:t>Зависимость</w:t>
            </w:r>
          </w:p>
        </w:tc>
        <w:tc>
          <w:tcPr>
            <w:tcW w:w="1358" w:type="pct"/>
          </w:tcPr>
          <w:p w14:paraId="795B012D" w14:textId="77777777" w:rsidR="004C068A" w:rsidRDefault="004C068A" w:rsidP="00472FDF">
            <w:pPr>
              <w:pStyle w:val="ad"/>
              <w:jc w:val="left"/>
            </w:pPr>
            <w:r>
              <w:t>Проверяемое</w:t>
            </w:r>
            <w:r w:rsidRPr="00B3492F">
              <w:t xml:space="preserve"> поле</w:t>
            </w:r>
          </w:p>
        </w:tc>
        <w:tc>
          <w:tcPr>
            <w:tcW w:w="1347" w:type="pct"/>
          </w:tcPr>
          <w:p w14:paraId="33490D2A" w14:textId="77777777" w:rsidR="004C068A" w:rsidRDefault="004C068A" w:rsidP="00472FDF">
            <w:pPr>
              <w:pStyle w:val="ad"/>
              <w:jc w:val="left"/>
            </w:pPr>
            <w:r>
              <w:t>Реализация условия на схеме</w:t>
            </w:r>
          </w:p>
        </w:tc>
        <w:tc>
          <w:tcPr>
            <w:tcW w:w="920" w:type="pct"/>
          </w:tcPr>
          <w:p w14:paraId="148ADACE" w14:textId="77777777" w:rsidR="004C068A" w:rsidRDefault="004C068A" w:rsidP="00472FDF">
            <w:pPr>
              <w:pStyle w:val="ad"/>
              <w:jc w:val="left"/>
            </w:pPr>
            <w:r>
              <w:t>Возвращаемая ошибка в случае невыполнения контроля</w:t>
            </w:r>
          </w:p>
        </w:tc>
      </w:tr>
      <w:tr w:rsidR="00945494" w:rsidRPr="009F4E26" w14:paraId="08ECB027" w14:textId="77777777" w:rsidTr="00945494">
        <w:trPr>
          <w:trHeight w:val="348"/>
        </w:trPr>
        <w:tc>
          <w:tcPr>
            <w:tcW w:w="5000" w:type="pct"/>
            <w:gridSpan w:val="5"/>
          </w:tcPr>
          <w:p w14:paraId="7A548AA0" w14:textId="77777777" w:rsidR="00945494" w:rsidRDefault="00945494" w:rsidP="00945494">
            <w:pPr>
              <w:pStyle w:val="ad"/>
              <w:jc w:val="center"/>
            </w:pPr>
            <w:r>
              <w:t>Блок «Информация об организации, разместившей контракт» (placer).</w:t>
            </w:r>
          </w:p>
          <w:p w14:paraId="18571F8D" w14:textId="77777777" w:rsidR="00945494" w:rsidRDefault="00945494" w:rsidP="00945494">
            <w:pPr>
              <w:pStyle w:val="ad"/>
              <w:jc w:val="left"/>
            </w:pPr>
          </w:p>
          <w:p w14:paraId="61622EC6" w14:textId="51854799" w:rsidR="00945494" w:rsidRDefault="00945494" w:rsidP="00945494">
            <w:pPr>
              <w:pStyle w:val="ad"/>
              <w:jc w:val="left"/>
            </w:pPr>
            <w:r>
              <w:lastRenderedPageBreak/>
              <w:t>В случае если описанные ниже контроли будут успешно пройдены, то контракт должен будет отобразиться на ГУИ в ЛК организации, указанной в блоке «Информация об организации, разместившей контракт» (placer).</w:t>
            </w:r>
          </w:p>
          <w:p w14:paraId="0EA957DF" w14:textId="77777777" w:rsidR="00945494" w:rsidRDefault="00945494" w:rsidP="00945494">
            <w:pPr>
              <w:pStyle w:val="ad"/>
              <w:jc w:val="left"/>
            </w:pPr>
          </w:p>
          <w:p w14:paraId="62D36225" w14:textId="77777777" w:rsidR="00945494" w:rsidRDefault="00945494" w:rsidP="00945494">
            <w:pPr>
              <w:pStyle w:val="ad"/>
              <w:jc w:val="left"/>
            </w:pPr>
            <w:r>
              <w:t xml:space="preserve">Поле </w:t>
            </w:r>
            <w:r w:rsidRPr="00945494">
              <w:t>«</w:t>
            </w:r>
            <w:r>
              <w:t>Полное</w:t>
            </w:r>
            <w:r w:rsidRPr="00945494">
              <w:t xml:space="preserve"> </w:t>
            </w:r>
            <w:r>
              <w:t>наименование</w:t>
            </w:r>
            <w:r w:rsidRPr="00945494">
              <w:t>» (</w:t>
            </w:r>
            <w:r w:rsidRPr="00945494">
              <w:rPr>
                <w:lang w:val="en-US"/>
              </w:rPr>
              <w:t>placer</w:t>
            </w:r>
            <w:r w:rsidRPr="00945494">
              <w:t>\</w:t>
            </w:r>
            <w:r w:rsidRPr="00945494">
              <w:rPr>
                <w:lang w:val="en-US"/>
              </w:rPr>
              <w:t>responsibleOrg</w:t>
            </w:r>
            <w:r w:rsidRPr="00945494">
              <w:t>\</w:t>
            </w:r>
            <w:r>
              <w:rPr>
                <w:lang w:val="en-US"/>
              </w:rPr>
              <w:t>fullName</w:t>
            </w:r>
            <w:r w:rsidRPr="00945494">
              <w:t xml:space="preserve">). </w:t>
            </w:r>
            <w:r>
              <w:t>При приеме игнорируются, заполняются при передаче.</w:t>
            </w:r>
          </w:p>
          <w:p w14:paraId="550CFDE1" w14:textId="77777777" w:rsidR="00DE0435" w:rsidRDefault="00DE0435" w:rsidP="00945494">
            <w:pPr>
              <w:pStyle w:val="ad"/>
              <w:jc w:val="left"/>
            </w:pPr>
          </w:p>
          <w:p w14:paraId="3DD3FF0F" w14:textId="2577B102" w:rsidR="00DE0435" w:rsidRDefault="00DE0435" w:rsidP="00945494">
            <w:pPr>
              <w:pStyle w:val="ad"/>
              <w:jc w:val="left"/>
            </w:pPr>
            <w:r>
              <w:t>Поле «Признак «</w:t>
            </w:r>
            <w:r w:rsidRPr="00E22D3A">
              <w:t>Указан код объекта капитального строи</w:t>
            </w:r>
            <w:r>
              <w:t>тельства/ недвижимого имущества</w:t>
            </w:r>
            <w:r w:rsidRPr="00E22D3A">
              <w:t>.</w:t>
            </w:r>
            <w:r>
              <w:t>» (</w:t>
            </w:r>
            <w:r w:rsidRPr="00E22D3A">
              <w:t>isIncludKOKS</w:t>
            </w:r>
            <w:r>
              <w:t xml:space="preserve">). </w:t>
            </w:r>
            <w:r w:rsidRPr="00E20C2F">
              <w:t>Игнорируется при приеме, заполняется автоматически</w:t>
            </w:r>
            <w:r>
              <w:t xml:space="preserve"> значением </w:t>
            </w:r>
            <w:r>
              <w:rPr>
                <w:lang w:val="en-US"/>
              </w:rPr>
              <w:t>true</w:t>
            </w:r>
            <w:r w:rsidRPr="00E20C2F">
              <w:t xml:space="preserve">, если в </w:t>
            </w:r>
            <w:r>
              <w:t xml:space="preserve">связанном контракте в </w:t>
            </w:r>
            <w:r w:rsidRPr="00E20C2F">
              <w:t xml:space="preserve">блоке </w:t>
            </w:r>
            <w:r w:rsidR="007D646F">
              <w:t>«</w:t>
            </w:r>
            <w:r w:rsidRPr="00E20C2F">
              <w:t>Финансирование</w:t>
            </w:r>
            <w:r w:rsidR="007D646F">
              <w:t>»</w:t>
            </w:r>
            <w:r w:rsidRPr="00E20C2F">
              <w:t xml:space="preserve"> (finances) </w:t>
            </w:r>
            <w:r>
              <w:t>хотя бы на одном этапе исполнения контракта</w:t>
            </w:r>
            <w:r w:rsidRPr="00E20C2F">
              <w:t xml:space="preserve"> </w:t>
            </w:r>
            <w:r>
              <w:t xml:space="preserve"> </w:t>
            </w:r>
            <w:r w:rsidRPr="00E20C2F">
              <w:t xml:space="preserve">указан код по справочнику </w:t>
            </w:r>
            <w:r w:rsidR="007D646F">
              <w:t>«</w:t>
            </w:r>
            <w:r w:rsidRPr="00E20C2F">
              <w:t>Классификатор объектов капитального строительства</w:t>
            </w:r>
            <w:r w:rsidR="007D646F">
              <w:t>»</w:t>
            </w:r>
            <w:r w:rsidRPr="00E20C2F">
              <w:t xml:space="preserve"> (КОКС) (nsiKOKS)</w:t>
            </w:r>
          </w:p>
        </w:tc>
      </w:tr>
      <w:tr w:rsidR="003422E7" w:rsidRPr="009F4E26" w14:paraId="127F0B0C" w14:textId="77777777" w:rsidTr="00472FDF">
        <w:trPr>
          <w:trHeight w:val="348"/>
        </w:trPr>
        <w:tc>
          <w:tcPr>
            <w:tcW w:w="809" w:type="pct"/>
          </w:tcPr>
          <w:p w14:paraId="3A623050" w14:textId="1EE7043F" w:rsidR="003422E7" w:rsidRDefault="003422E7" w:rsidP="003422E7">
            <w:pPr>
              <w:pStyle w:val="ad"/>
              <w:jc w:val="left"/>
            </w:pPr>
            <w:r w:rsidRPr="003422E7">
              <w:lastRenderedPageBreak/>
              <w:t>РК_ИК_025</w:t>
            </w:r>
            <w:r>
              <w:t>4</w:t>
            </w:r>
          </w:p>
        </w:tc>
        <w:tc>
          <w:tcPr>
            <w:tcW w:w="566" w:type="pct"/>
          </w:tcPr>
          <w:p w14:paraId="63E4512A" w14:textId="77777777" w:rsidR="003422E7" w:rsidRDefault="003422E7" w:rsidP="003422E7">
            <w:pPr>
              <w:pStyle w:val="ad"/>
              <w:jc w:val="left"/>
            </w:pPr>
          </w:p>
        </w:tc>
        <w:tc>
          <w:tcPr>
            <w:tcW w:w="1358" w:type="pct"/>
          </w:tcPr>
          <w:p w14:paraId="490AABDF" w14:textId="6F314998" w:rsidR="003422E7" w:rsidRDefault="003422E7" w:rsidP="003422E7">
            <w:pPr>
              <w:pStyle w:val="ad"/>
              <w:jc w:val="left"/>
            </w:pPr>
            <w:r w:rsidRPr="004C068A">
              <w:t>Идентификатор отменяемой информации об исполнении (расторжении) контракта</w:t>
            </w:r>
            <w:r>
              <w:t xml:space="preserve"> (</w:t>
            </w:r>
            <w:r w:rsidRPr="004C068A">
              <w:t>cancelledProcedureId</w:t>
            </w:r>
            <w:r>
              <w:t>)</w:t>
            </w:r>
          </w:p>
        </w:tc>
        <w:tc>
          <w:tcPr>
            <w:tcW w:w="1347" w:type="pct"/>
          </w:tcPr>
          <w:p w14:paraId="294301E4" w14:textId="0C230F9E" w:rsidR="003422E7" w:rsidRPr="003B7E51" w:rsidRDefault="003422E7" w:rsidP="003422E7">
            <w:pPr>
              <w:pStyle w:val="ad"/>
              <w:jc w:val="left"/>
            </w:pPr>
            <w:r>
              <w:t>Блок «</w:t>
            </w:r>
            <w:r w:rsidRPr="004C068A">
              <w:t>Отмена информации о признании судом контракта недействительным</w:t>
            </w:r>
            <w:r>
              <w:t>» (</w:t>
            </w:r>
            <w:r w:rsidRPr="004C068A">
              <w:t>contractInvalidationCancel</w:t>
            </w:r>
            <w:r>
              <w:t xml:space="preserve">) обязательн для заполнения и может быть указан только, если тип сведений </w:t>
            </w:r>
            <w:r w:rsidRPr="004C068A">
              <w:t>информации об исполнении (расторжении) контракта</w:t>
            </w:r>
            <w:r>
              <w:t xml:space="preserve">, найденый по </w:t>
            </w:r>
            <w:r w:rsidRPr="004C068A">
              <w:t>cancelledProcedureId</w:t>
            </w:r>
            <w:r>
              <w:t xml:space="preserve"> «</w:t>
            </w:r>
            <w:r w:rsidRPr="004C068A">
              <w:t>Информация о признании контракта недействительным</w:t>
            </w:r>
            <w:r>
              <w:t>» (</w:t>
            </w:r>
            <w:r w:rsidRPr="004C068A">
              <w:t>contractInvalidation</w:t>
            </w:r>
            <w:r>
              <w:t>)</w:t>
            </w:r>
          </w:p>
        </w:tc>
        <w:tc>
          <w:tcPr>
            <w:tcW w:w="920" w:type="pct"/>
          </w:tcPr>
          <w:p w14:paraId="0AAC63D8" w14:textId="68A8C973" w:rsidR="003422E7" w:rsidRPr="009323E6" w:rsidRDefault="003422E7" w:rsidP="003422E7">
            <w:pPr>
              <w:pStyle w:val="ad"/>
              <w:jc w:val="left"/>
            </w:pPr>
            <w:r>
              <w:t>Блок «</w:t>
            </w:r>
            <w:r w:rsidRPr="004C068A">
              <w:t>Отмена информации о признании судом контракта недействительным</w:t>
            </w:r>
            <w:r>
              <w:t>» (</w:t>
            </w:r>
            <w:r w:rsidRPr="004C068A">
              <w:t>contractInvalidationCancel</w:t>
            </w:r>
            <w:r>
              <w:t xml:space="preserve">) обязательн для заполнения и может быть указан только, если тип сведений </w:t>
            </w:r>
            <w:r w:rsidRPr="004C068A">
              <w:t>информации об исполнении (расторжении) контракта</w:t>
            </w:r>
            <w:r>
              <w:t xml:space="preserve">, найденый по </w:t>
            </w:r>
            <w:r w:rsidRPr="004C068A">
              <w:t>cancelledProcedureId</w:t>
            </w:r>
            <w:r>
              <w:t xml:space="preserve"> «</w:t>
            </w:r>
            <w:r w:rsidRPr="004C068A">
              <w:t>Информация о признании контракта недействительным</w:t>
            </w:r>
            <w:r>
              <w:t>» (</w:t>
            </w:r>
            <w:r w:rsidRPr="004C068A">
              <w:t>contractInvalidation</w:t>
            </w:r>
            <w:r>
              <w:t>)</w:t>
            </w:r>
          </w:p>
        </w:tc>
      </w:tr>
      <w:tr w:rsidR="00945494" w:rsidRPr="009F4E26" w14:paraId="54A300A8" w14:textId="77777777" w:rsidTr="00472FDF">
        <w:trPr>
          <w:trHeight w:val="348"/>
        </w:trPr>
        <w:tc>
          <w:tcPr>
            <w:tcW w:w="809" w:type="pct"/>
          </w:tcPr>
          <w:p w14:paraId="36E86478" w14:textId="5C32188E" w:rsidR="00945494" w:rsidRDefault="00945494" w:rsidP="00945494">
            <w:pPr>
              <w:pStyle w:val="ad"/>
              <w:jc w:val="left"/>
            </w:pPr>
            <w:r w:rsidRPr="00945494">
              <w:t>РК_ИК_0255</w:t>
            </w:r>
          </w:p>
        </w:tc>
        <w:tc>
          <w:tcPr>
            <w:tcW w:w="566" w:type="pct"/>
          </w:tcPr>
          <w:p w14:paraId="0C633340" w14:textId="77777777" w:rsidR="00945494" w:rsidRDefault="00945494" w:rsidP="00945494">
            <w:pPr>
              <w:pStyle w:val="ad"/>
              <w:jc w:val="left"/>
            </w:pPr>
          </w:p>
        </w:tc>
        <w:tc>
          <w:tcPr>
            <w:tcW w:w="1358" w:type="pct"/>
          </w:tcPr>
          <w:p w14:paraId="54B1E80E" w14:textId="4087A305" w:rsidR="00945494" w:rsidRDefault="00945494" w:rsidP="00945494">
            <w:pPr>
              <w:pStyle w:val="ad"/>
              <w:jc w:val="left"/>
            </w:pPr>
            <w:r>
              <w:t>Блок</w:t>
            </w:r>
            <w:r w:rsidRPr="00945494">
              <w:t xml:space="preserve"> «Информация об организации, разме-стившей контракт» (placer)</w:t>
            </w:r>
          </w:p>
        </w:tc>
        <w:tc>
          <w:tcPr>
            <w:tcW w:w="1347" w:type="pct"/>
          </w:tcPr>
          <w:p w14:paraId="482037B4" w14:textId="11263380" w:rsidR="00945494" w:rsidRDefault="00945494" w:rsidP="00945494">
            <w:pPr>
              <w:pStyle w:val="ad"/>
              <w:jc w:val="left"/>
            </w:pPr>
            <w:r>
              <w:t xml:space="preserve">Блок </w:t>
            </w:r>
            <w:r w:rsidRPr="00945494">
              <w:t>«Информация об организации, разме-стившей контракт» (placer)</w:t>
            </w:r>
            <w:r>
              <w:t xml:space="preserve"> обязательно должен быть заполнен.</w:t>
            </w:r>
          </w:p>
        </w:tc>
        <w:tc>
          <w:tcPr>
            <w:tcW w:w="920" w:type="pct"/>
          </w:tcPr>
          <w:p w14:paraId="1705CD55" w14:textId="09A4ED42" w:rsidR="00945494" w:rsidRPr="00945494" w:rsidRDefault="00945494" w:rsidP="00945494">
            <w:pPr>
              <w:pStyle w:val="ad"/>
              <w:jc w:val="left"/>
            </w:pPr>
            <w:r>
              <w:t>Блок</w:t>
            </w:r>
            <w:r w:rsidRPr="00945494">
              <w:t xml:space="preserve"> «Информация об организации, разме-стившей контракт» (placer)</w:t>
            </w:r>
            <w:r>
              <w:t xml:space="preserve"> обязателен для заполнения</w:t>
            </w:r>
          </w:p>
        </w:tc>
      </w:tr>
      <w:tr w:rsidR="00945494" w:rsidRPr="009F4E26" w14:paraId="08D07F0C" w14:textId="77777777" w:rsidTr="00472FDF">
        <w:trPr>
          <w:trHeight w:val="348"/>
        </w:trPr>
        <w:tc>
          <w:tcPr>
            <w:tcW w:w="809" w:type="pct"/>
          </w:tcPr>
          <w:p w14:paraId="2794B840" w14:textId="7C85844F" w:rsidR="00945494" w:rsidRPr="003422E7" w:rsidRDefault="00945494" w:rsidP="00945494">
            <w:pPr>
              <w:pStyle w:val="ad"/>
              <w:jc w:val="left"/>
            </w:pPr>
            <w:r w:rsidRPr="00945494">
              <w:t>РК_ИК_025</w:t>
            </w:r>
            <w:r>
              <w:t>6</w:t>
            </w:r>
          </w:p>
        </w:tc>
        <w:tc>
          <w:tcPr>
            <w:tcW w:w="566" w:type="pct"/>
          </w:tcPr>
          <w:p w14:paraId="0F6D2C2C" w14:textId="77777777" w:rsidR="00945494" w:rsidRDefault="00945494" w:rsidP="00945494">
            <w:pPr>
              <w:pStyle w:val="ad"/>
              <w:jc w:val="left"/>
            </w:pPr>
          </w:p>
        </w:tc>
        <w:tc>
          <w:tcPr>
            <w:tcW w:w="1358" w:type="pct"/>
          </w:tcPr>
          <w:p w14:paraId="71D910CB" w14:textId="77777777" w:rsidR="00945494" w:rsidRDefault="00945494" w:rsidP="00945494">
            <w:pPr>
              <w:pStyle w:val="ad"/>
              <w:jc w:val="left"/>
            </w:pPr>
            <w:r>
              <w:t>«Код по СПЗ»</w:t>
            </w:r>
            <w:r w:rsidRPr="007158F6">
              <w:t xml:space="preserve"> </w:t>
            </w:r>
            <w:r>
              <w:t>(</w:t>
            </w:r>
            <w:r>
              <w:rPr>
                <w:lang w:val="en-US"/>
              </w:rPr>
              <w:t>placer</w:t>
            </w:r>
            <w:r w:rsidRPr="007158F6">
              <w:t>\</w:t>
            </w:r>
            <w:r w:rsidRPr="008C71BD">
              <w:t>regNum</w:t>
            </w:r>
            <w:r>
              <w:t>)</w:t>
            </w:r>
            <w:r w:rsidRPr="00D86BA7">
              <w:t xml:space="preserve"> </w:t>
            </w:r>
          </w:p>
          <w:p w14:paraId="2F663E7F" w14:textId="77777777" w:rsidR="00945494" w:rsidRDefault="00945494" w:rsidP="00945494">
            <w:pPr>
              <w:pStyle w:val="ad"/>
              <w:jc w:val="left"/>
            </w:pPr>
            <w:r>
              <w:t xml:space="preserve">или </w:t>
            </w:r>
          </w:p>
          <w:p w14:paraId="007866A2" w14:textId="77777777" w:rsidR="00945494" w:rsidRDefault="00945494" w:rsidP="00945494">
            <w:pPr>
              <w:pStyle w:val="ad"/>
              <w:jc w:val="left"/>
            </w:pPr>
            <w:r>
              <w:lastRenderedPageBreak/>
              <w:t>«</w:t>
            </w:r>
            <w:r w:rsidRPr="00EF7410">
              <w:t>Код по Сводному Реестру</w:t>
            </w:r>
            <w:r>
              <w:t>»</w:t>
            </w:r>
            <w:r w:rsidRPr="007158F6">
              <w:t xml:space="preserve"> </w:t>
            </w:r>
            <w:r>
              <w:t>(</w:t>
            </w:r>
            <w:r>
              <w:rPr>
                <w:lang w:val="en-US"/>
              </w:rPr>
              <w:t>placer</w:t>
            </w:r>
            <w:r w:rsidRPr="00013A9A">
              <w:t xml:space="preserve"> \</w:t>
            </w:r>
            <w:r w:rsidRPr="00EF7410">
              <w:rPr>
                <w:lang w:val="en-US"/>
              </w:rPr>
              <w:t>consRegistryNum</w:t>
            </w:r>
            <w:r>
              <w:t>)</w:t>
            </w:r>
            <w:r w:rsidRPr="00D86BA7">
              <w:t xml:space="preserve"> </w:t>
            </w:r>
          </w:p>
          <w:p w14:paraId="2605F5D2" w14:textId="77777777" w:rsidR="00945494" w:rsidRDefault="00945494" w:rsidP="00945494">
            <w:pPr>
              <w:pStyle w:val="ad"/>
              <w:jc w:val="left"/>
            </w:pPr>
          </w:p>
          <w:p w14:paraId="6A443AF2" w14:textId="4DB45022" w:rsidR="00945494" w:rsidRPr="004C068A" w:rsidRDefault="00945494" w:rsidP="00945494">
            <w:pPr>
              <w:pStyle w:val="ad"/>
              <w:jc w:val="left"/>
            </w:pPr>
            <w:r>
              <w:t>блока «</w:t>
            </w:r>
            <w:r w:rsidRPr="00ED1CAC">
              <w:t>Информация об организации, разместившей контракт</w:t>
            </w:r>
            <w:r w:rsidRPr="002D2859">
              <w:t>» (</w:t>
            </w:r>
            <w:r>
              <w:rPr>
                <w:lang w:val="en-US"/>
              </w:rPr>
              <w:t>placer</w:t>
            </w:r>
            <w:r w:rsidRPr="002D2859">
              <w:t>)</w:t>
            </w:r>
            <w:r>
              <w:t>.</w:t>
            </w:r>
          </w:p>
        </w:tc>
        <w:tc>
          <w:tcPr>
            <w:tcW w:w="1347" w:type="pct"/>
          </w:tcPr>
          <w:p w14:paraId="1972FB56" w14:textId="77777777" w:rsidR="00945494" w:rsidRDefault="00945494" w:rsidP="00945494">
            <w:pPr>
              <w:pStyle w:val="ad"/>
              <w:jc w:val="left"/>
            </w:pPr>
            <w:r>
              <w:lastRenderedPageBreak/>
              <w:t xml:space="preserve">То же в случае если для соответствующих организаций указаны коды СвР, Алгоритм определения – см. </w:t>
            </w:r>
            <w:r>
              <w:lastRenderedPageBreak/>
              <w:t>РК_ИК_001</w:t>
            </w:r>
            <w:r w:rsidRPr="00013A9A">
              <w:t>4</w:t>
            </w:r>
            <w:r>
              <w:t>. В зависимости от того код по СПЗ или по СвР указан во входящем пакете, выводится 1) или 2) сообщения (см. следующий столбец)</w:t>
            </w:r>
          </w:p>
          <w:p w14:paraId="6B20DF44" w14:textId="77777777" w:rsidR="00945494" w:rsidRDefault="00945494" w:rsidP="00945494">
            <w:pPr>
              <w:pStyle w:val="ad"/>
              <w:jc w:val="left"/>
            </w:pPr>
          </w:p>
          <w:p w14:paraId="56964123" w14:textId="413BC521" w:rsidR="00945494" w:rsidRDefault="00945494" w:rsidP="009B5AC9">
            <w:pPr>
              <w:pStyle w:val="ad"/>
              <w:jc w:val="left"/>
            </w:pPr>
            <w:r>
              <w:t xml:space="preserve">Статус записи в справочнике организаций должен быть </w:t>
            </w:r>
            <w:r w:rsidRPr="0083166C">
              <w:t>актуальным</w:t>
            </w:r>
          </w:p>
        </w:tc>
        <w:tc>
          <w:tcPr>
            <w:tcW w:w="920" w:type="pct"/>
          </w:tcPr>
          <w:p w14:paraId="5B280CA2" w14:textId="77777777" w:rsidR="00945494" w:rsidRDefault="00945494" w:rsidP="00945494">
            <w:pPr>
              <w:pStyle w:val="ad"/>
              <w:jc w:val="left"/>
            </w:pPr>
            <w:r>
              <w:lastRenderedPageBreak/>
              <w:t>1) Организация с к</w:t>
            </w:r>
            <w:r w:rsidRPr="003748E4">
              <w:t>од</w:t>
            </w:r>
            <w:r>
              <w:t>ом по</w:t>
            </w:r>
            <w:r w:rsidRPr="003748E4">
              <w:t xml:space="preserve"> СПЗ организации &lt;</w:t>
            </w:r>
            <w:r>
              <w:t xml:space="preserve"> Код по СПЗ</w:t>
            </w:r>
            <w:r w:rsidRPr="003748E4">
              <w:t xml:space="preserve">&gt; </w:t>
            </w:r>
            <w:r>
              <w:t xml:space="preserve">указанном в </w:t>
            </w:r>
            <w:r>
              <w:lastRenderedPageBreak/>
              <w:t xml:space="preserve">тэге </w:t>
            </w:r>
            <w:r>
              <w:rPr>
                <w:lang w:val="en-US"/>
              </w:rPr>
              <w:t>placer</w:t>
            </w:r>
            <w:r w:rsidRPr="00013A9A">
              <w:t>\</w:t>
            </w:r>
            <w:r w:rsidRPr="00EF7410">
              <w:rPr>
                <w:lang w:val="en-US"/>
              </w:rPr>
              <w:t>regNum</w:t>
            </w:r>
            <w:r w:rsidRPr="003748E4">
              <w:t xml:space="preserve"> отсутствует в </w:t>
            </w:r>
            <w:r>
              <w:t>справочнике организаций в ЕИС.</w:t>
            </w:r>
          </w:p>
          <w:p w14:paraId="5D4DB2C8" w14:textId="2A798FA6" w:rsidR="00945494" w:rsidRDefault="00945494" w:rsidP="00945494">
            <w:pPr>
              <w:pStyle w:val="ad"/>
              <w:jc w:val="left"/>
            </w:pPr>
            <w:r>
              <w:t>2) Организация с к</w:t>
            </w:r>
            <w:r w:rsidRPr="003748E4">
              <w:t>од</w:t>
            </w:r>
            <w:r>
              <w:t>ом по</w:t>
            </w:r>
            <w:r w:rsidRPr="003748E4">
              <w:t xml:space="preserve"> </w:t>
            </w:r>
            <w:r>
              <w:t xml:space="preserve">Сводному реестру </w:t>
            </w:r>
            <w:r w:rsidRPr="003748E4">
              <w:t>&lt;</w:t>
            </w:r>
            <w:r>
              <w:t xml:space="preserve"> Код по СвР</w:t>
            </w:r>
            <w:r w:rsidRPr="003748E4">
              <w:t>&gt;</w:t>
            </w:r>
            <w:r>
              <w:t xml:space="preserve">, указанном в тэге </w:t>
            </w:r>
            <w:r>
              <w:rPr>
                <w:lang w:val="en-US"/>
              </w:rPr>
              <w:t>placer</w:t>
            </w:r>
            <w:r>
              <w:t>\</w:t>
            </w:r>
            <w:r w:rsidRPr="00EF7410">
              <w:rPr>
                <w:lang w:val="en-US"/>
              </w:rPr>
              <w:t>consRegistryNum</w:t>
            </w:r>
            <w:r>
              <w:t>,</w:t>
            </w:r>
            <w:r w:rsidRPr="003748E4">
              <w:t xml:space="preserve"> отсутствует в </w:t>
            </w:r>
            <w:r>
              <w:t>справочнике организаций в ЕИС.</w:t>
            </w:r>
          </w:p>
        </w:tc>
      </w:tr>
      <w:tr w:rsidR="00945494" w:rsidRPr="009F4E26" w14:paraId="6680D58A" w14:textId="77777777" w:rsidTr="00472FDF">
        <w:trPr>
          <w:trHeight w:val="348"/>
        </w:trPr>
        <w:tc>
          <w:tcPr>
            <w:tcW w:w="809" w:type="pct"/>
          </w:tcPr>
          <w:p w14:paraId="4254E375" w14:textId="3438E48E" w:rsidR="00945494" w:rsidRPr="003422E7" w:rsidRDefault="00945494" w:rsidP="00945494">
            <w:pPr>
              <w:pStyle w:val="ad"/>
              <w:jc w:val="left"/>
            </w:pPr>
            <w:r w:rsidRPr="00945494">
              <w:lastRenderedPageBreak/>
              <w:t>РК_ИК_025</w:t>
            </w:r>
            <w:r>
              <w:t>7</w:t>
            </w:r>
          </w:p>
        </w:tc>
        <w:tc>
          <w:tcPr>
            <w:tcW w:w="566" w:type="pct"/>
          </w:tcPr>
          <w:p w14:paraId="4DA6CB55" w14:textId="77777777" w:rsidR="00945494" w:rsidRDefault="00945494" w:rsidP="00945494">
            <w:pPr>
              <w:pStyle w:val="ad"/>
              <w:jc w:val="left"/>
            </w:pPr>
          </w:p>
        </w:tc>
        <w:tc>
          <w:tcPr>
            <w:tcW w:w="1358" w:type="pct"/>
          </w:tcPr>
          <w:p w14:paraId="58EBC72F" w14:textId="77777777" w:rsidR="00945494" w:rsidRDefault="00945494" w:rsidP="00945494">
            <w:pPr>
              <w:pStyle w:val="ad"/>
              <w:jc w:val="left"/>
            </w:pPr>
            <w:r>
              <w:t xml:space="preserve">Блок </w:t>
            </w:r>
            <w:r w:rsidRPr="002D2859">
              <w:t>«</w:t>
            </w:r>
            <w:r w:rsidRPr="00ED1CAC">
              <w:t>Информация об организации, разместившей контракт</w:t>
            </w:r>
            <w:r w:rsidRPr="002D2859">
              <w:t>» (</w:t>
            </w:r>
            <w:r>
              <w:rPr>
                <w:lang w:val="en-US"/>
              </w:rPr>
              <w:t>placer</w:t>
            </w:r>
            <w:r w:rsidRPr="002D2859">
              <w:t>)</w:t>
            </w:r>
            <w:r>
              <w:t>.</w:t>
            </w:r>
          </w:p>
          <w:p w14:paraId="12D34ED4" w14:textId="6845365B" w:rsidR="00945494" w:rsidRPr="004C068A" w:rsidRDefault="00945494" w:rsidP="00945494">
            <w:pPr>
              <w:pStyle w:val="ad"/>
              <w:jc w:val="left"/>
            </w:pPr>
            <w:r>
              <w:t>Контроль должен выполняться только для альтернативной интеграции.</w:t>
            </w:r>
          </w:p>
        </w:tc>
        <w:tc>
          <w:tcPr>
            <w:tcW w:w="1347" w:type="pct"/>
          </w:tcPr>
          <w:p w14:paraId="335FEC79" w14:textId="3035ED59" w:rsidR="00945494" w:rsidRPr="00E6418F" w:rsidRDefault="00945494" w:rsidP="00945494">
            <w:pPr>
              <w:pStyle w:val="ad"/>
              <w:jc w:val="left"/>
            </w:pPr>
            <w:r>
              <w:t xml:space="preserve">У организации, указанной в блоке </w:t>
            </w:r>
            <w:r>
              <w:rPr>
                <w:lang w:val="en-US"/>
              </w:rPr>
              <w:t>placer</w:t>
            </w:r>
            <w:r w:rsidRPr="00E6418F">
              <w:t xml:space="preserve"> </w:t>
            </w:r>
            <w:r>
              <w:t xml:space="preserve">и организации, определенной на основании логина-пароля пользователя (см. п. </w:t>
            </w:r>
            <w:r w:rsidRPr="00793EE1">
              <w:t>п.</w:t>
            </w:r>
            <w:r>
              <w:t xml:space="preserve"> </w:t>
            </w:r>
            <w:r>
              <w:fldChar w:fldCharType="begin"/>
            </w:r>
            <w:r>
              <w:instrText xml:space="preserve"> REF _Ref403642488 \n \h  \* MERGEFORMAT </w:instrText>
            </w:r>
            <w:r>
              <w:fldChar w:fldCharType="separate"/>
            </w:r>
            <w:r w:rsidR="000D538E">
              <w:t>3.6.1.4</w:t>
            </w:r>
            <w:r>
              <w:fldChar w:fldCharType="end"/>
            </w:r>
            <w:r>
              <w:t>) должны совпадать коды СПЗ и полномочия.</w:t>
            </w:r>
          </w:p>
          <w:p w14:paraId="01FFA2AC" w14:textId="77777777" w:rsidR="00945494" w:rsidRDefault="00945494" w:rsidP="00945494">
            <w:pPr>
              <w:pStyle w:val="ad"/>
              <w:jc w:val="left"/>
            </w:pPr>
          </w:p>
          <w:p w14:paraId="12D6F069" w14:textId="77777777" w:rsidR="00945494" w:rsidRDefault="00945494" w:rsidP="00945494">
            <w:pPr>
              <w:pStyle w:val="ad"/>
              <w:jc w:val="left"/>
            </w:pPr>
            <w:r>
              <w:t>То же в случае если для соответствующих организаций указаны коды СвР, Алгоритм определения – см. РК_ИК_001</w:t>
            </w:r>
            <w:r w:rsidRPr="00013A9A">
              <w:t>4</w:t>
            </w:r>
            <w:r>
              <w:t>. В зависимости от того код по СПЗ или по СвР указан во входящем пакете, выводится 1) или 2) сообщения (см. следующий столбец)</w:t>
            </w:r>
          </w:p>
          <w:p w14:paraId="4F83D16A" w14:textId="77777777" w:rsidR="00945494" w:rsidRDefault="00945494" w:rsidP="00945494">
            <w:pPr>
              <w:pStyle w:val="ad"/>
              <w:jc w:val="left"/>
            </w:pPr>
          </w:p>
        </w:tc>
        <w:tc>
          <w:tcPr>
            <w:tcW w:w="920" w:type="pct"/>
          </w:tcPr>
          <w:p w14:paraId="5AD1AA7C" w14:textId="73A84EC2" w:rsidR="00945494" w:rsidRDefault="00945494" w:rsidP="00945494">
            <w:pPr>
              <w:pStyle w:val="ad"/>
              <w:jc w:val="left"/>
            </w:pPr>
            <w:r>
              <w:t xml:space="preserve">1) </w:t>
            </w:r>
            <w:r w:rsidR="00AC0DCD">
              <w:t>П</w:t>
            </w:r>
            <w:r>
              <w:t>олномочия, указанные в блоке</w:t>
            </w:r>
            <w:r w:rsidR="00AC0DCD">
              <w:t xml:space="preserve"> «</w:t>
            </w:r>
            <w:r w:rsidR="00AC0DCD" w:rsidRPr="00E6418F">
              <w:t>Информация об организации, разместившей контракт</w:t>
            </w:r>
            <w:r w:rsidR="00AC0DCD">
              <w:t>» (</w:t>
            </w:r>
            <w:r w:rsidR="00AC0DCD">
              <w:rPr>
                <w:lang w:val="en-US"/>
              </w:rPr>
              <w:t>placer</w:t>
            </w:r>
            <w:r w:rsidR="00AC0DCD">
              <w:t>)</w:t>
            </w:r>
            <w:r>
              <w:t xml:space="preserve"> должны совпадать с кодом СПЗ и полномочиями организации, определенной по логину пользователя </w:t>
            </w:r>
            <w:r w:rsidRPr="00CC0E9D">
              <w:t>&lt;</w:t>
            </w:r>
            <w:r>
              <w:t>логин пользователя</w:t>
            </w:r>
            <w:r w:rsidRPr="00CC0E9D">
              <w:t>&gt;</w:t>
            </w:r>
            <w:r>
              <w:t xml:space="preserve">, загружающего пакет. </w:t>
            </w:r>
          </w:p>
          <w:p w14:paraId="0F05A468" w14:textId="0E257C02" w:rsidR="00945494" w:rsidRDefault="00945494" w:rsidP="00AC0DCD">
            <w:pPr>
              <w:pStyle w:val="ad"/>
              <w:jc w:val="left"/>
            </w:pPr>
            <w:r>
              <w:t xml:space="preserve">2) </w:t>
            </w:r>
            <w:r w:rsidR="00AC0DCD">
              <w:t>У</w:t>
            </w:r>
            <w:r>
              <w:t>казанные в блоке</w:t>
            </w:r>
            <w:r w:rsidR="00AC0DCD">
              <w:t xml:space="preserve"> </w:t>
            </w:r>
            <w:r w:rsidR="00AC0DCD" w:rsidRPr="00AC0DCD">
              <w:t>«Информация об организации, разместившей контракт» (placer)</w:t>
            </w:r>
            <w:r>
              <w:t xml:space="preserve"> должны совпадать с кодом по Сводному реестру и полномочиями организации, определенной по логину пользователя </w:t>
            </w:r>
            <w:r w:rsidRPr="00CC0E9D">
              <w:t>&lt;</w:t>
            </w:r>
            <w:r>
              <w:t>логин пользователя</w:t>
            </w:r>
            <w:r w:rsidRPr="00CC0E9D">
              <w:t>&gt;</w:t>
            </w:r>
            <w:r>
              <w:t xml:space="preserve">, </w:t>
            </w:r>
            <w:r>
              <w:lastRenderedPageBreak/>
              <w:t>загружающего пакет.</w:t>
            </w:r>
          </w:p>
        </w:tc>
      </w:tr>
      <w:tr w:rsidR="00945494" w:rsidRPr="009F4E26" w14:paraId="72C5B83C" w14:textId="77777777" w:rsidTr="00472FDF">
        <w:trPr>
          <w:trHeight w:val="348"/>
        </w:trPr>
        <w:tc>
          <w:tcPr>
            <w:tcW w:w="809" w:type="pct"/>
          </w:tcPr>
          <w:p w14:paraId="0A8E94E4" w14:textId="54E6180D" w:rsidR="00945494" w:rsidRPr="003422E7" w:rsidRDefault="00945494" w:rsidP="00945494">
            <w:pPr>
              <w:pStyle w:val="ad"/>
              <w:jc w:val="left"/>
            </w:pPr>
            <w:r w:rsidRPr="00945494">
              <w:lastRenderedPageBreak/>
              <w:t>РК_ИК_025</w:t>
            </w:r>
            <w:r>
              <w:t>8</w:t>
            </w:r>
          </w:p>
        </w:tc>
        <w:tc>
          <w:tcPr>
            <w:tcW w:w="566" w:type="pct"/>
          </w:tcPr>
          <w:p w14:paraId="1AF29DD0" w14:textId="77777777" w:rsidR="00945494" w:rsidRDefault="00945494" w:rsidP="00945494">
            <w:pPr>
              <w:pStyle w:val="ad"/>
              <w:jc w:val="left"/>
            </w:pPr>
          </w:p>
        </w:tc>
        <w:tc>
          <w:tcPr>
            <w:tcW w:w="1358" w:type="pct"/>
          </w:tcPr>
          <w:p w14:paraId="689CE3C4" w14:textId="5659C72E" w:rsidR="00945494" w:rsidRPr="004C068A" w:rsidRDefault="00945494" w:rsidP="00945494">
            <w:pPr>
              <w:pStyle w:val="ad"/>
              <w:jc w:val="left"/>
            </w:pPr>
            <w:r>
              <w:t xml:space="preserve">Блок </w:t>
            </w:r>
            <w:r w:rsidRPr="002D2859">
              <w:t>«</w:t>
            </w:r>
            <w:r w:rsidRPr="00ED1CAC">
              <w:t>Информация об организации, разместившей контракт</w:t>
            </w:r>
            <w:r w:rsidRPr="002D2859">
              <w:t>» (</w:t>
            </w:r>
            <w:r>
              <w:rPr>
                <w:lang w:val="en-US"/>
              </w:rPr>
              <w:t>placer</w:t>
            </w:r>
            <w:r w:rsidRPr="002D2859">
              <w:t>)</w:t>
            </w:r>
            <w:r>
              <w:t>. Контроль должен выполняться и для базовой и для альтернативной интеграции.</w:t>
            </w:r>
          </w:p>
        </w:tc>
        <w:tc>
          <w:tcPr>
            <w:tcW w:w="1347" w:type="pct"/>
          </w:tcPr>
          <w:p w14:paraId="65DAC0AD" w14:textId="68CB39AD" w:rsidR="00945494" w:rsidRDefault="004C3E7C" w:rsidP="00711AA7">
            <w:pPr>
              <w:pStyle w:val="ad"/>
              <w:jc w:val="left"/>
            </w:pPr>
            <w:r>
              <w:t>Код по СПЗ/СВР и роль организации</w:t>
            </w:r>
            <w:r w:rsidR="00042632">
              <w:t xml:space="preserve"> (</w:t>
            </w:r>
            <w:r w:rsidR="00042632" w:rsidRPr="00042632">
              <w:t>responsibleRole</w:t>
            </w:r>
            <w:r w:rsidR="00042632">
              <w:t>)</w:t>
            </w:r>
            <w:r>
              <w:t xml:space="preserve">, указанной в блоке </w:t>
            </w:r>
            <w:r w:rsidRPr="002D2859">
              <w:t>«</w:t>
            </w:r>
            <w:r w:rsidRPr="00ED1CAC">
              <w:t>Информация об организации, разместившей контракт</w:t>
            </w:r>
            <w:r w:rsidRPr="002D2859">
              <w:t>» (</w:t>
            </w:r>
            <w:r>
              <w:rPr>
                <w:lang w:val="en-US"/>
              </w:rPr>
              <w:t>placer</w:t>
            </w:r>
            <w:r w:rsidRPr="002D2859">
              <w:t>)</w:t>
            </w:r>
            <w:r>
              <w:t xml:space="preserve"> должен </w:t>
            </w:r>
            <w:r w:rsidRPr="004C3E7C">
              <w:t>совпадает</w:t>
            </w:r>
            <w:r>
              <w:t>ь</w:t>
            </w:r>
            <w:r w:rsidRPr="004C3E7C">
              <w:t xml:space="preserve"> с организацией из бл</w:t>
            </w:r>
            <w:r>
              <w:t xml:space="preserve">ока placer сведений о контракте </w:t>
            </w:r>
            <w:r w:rsidRPr="004C3E7C">
              <w:t>(contract2015)</w:t>
            </w:r>
            <w:r>
              <w:t xml:space="preserve">. </w:t>
            </w:r>
            <w:r w:rsidR="00042632">
              <w:t xml:space="preserve">Если в сведениях о контракте отсутствуют сведения из блока placer, то сравнение необходимо проводить с организацией, указанной в блоке </w:t>
            </w:r>
            <w:r w:rsidR="00042632" w:rsidRPr="00A13C06">
              <w:t>customer</w:t>
            </w:r>
            <w:r w:rsidR="00042632">
              <w:t xml:space="preserve"> сведений о контракте </w:t>
            </w:r>
            <w:r w:rsidR="00042632" w:rsidRPr="004C3E7C">
              <w:t>(contract2015)</w:t>
            </w:r>
            <w:r w:rsidR="00042632">
              <w:t>.</w:t>
            </w:r>
          </w:p>
        </w:tc>
        <w:tc>
          <w:tcPr>
            <w:tcW w:w="920" w:type="pct"/>
          </w:tcPr>
          <w:p w14:paraId="141E8AF6" w14:textId="0DD4BB63" w:rsidR="00945494" w:rsidRPr="003E419E" w:rsidRDefault="00711AA7" w:rsidP="003E419E">
            <w:pPr>
              <w:pStyle w:val="ad"/>
              <w:jc w:val="left"/>
              <w:rPr>
                <w:lang w:val="uk-UA"/>
              </w:rPr>
            </w:pPr>
            <w:r>
              <w:rPr>
                <w:lang w:val="uk-UA"/>
              </w:rPr>
              <w:t xml:space="preserve">Организация, указанная в блоке </w:t>
            </w:r>
            <w:r w:rsidRPr="002D2859">
              <w:t>«</w:t>
            </w:r>
            <w:r w:rsidRPr="00ED1CAC">
              <w:t>Информация об организации, разместившей контракт</w:t>
            </w:r>
            <w:r w:rsidRPr="002D2859">
              <w:t>» (</w:t>
            </w:r>
            <w:r>
              <w:rPr>
                <w:lang w:val="en-US"/>
              </w:rPr>
              <w:t>placer</w:t>
            </w:r>
            <w:r w:rsidRPr="002D2859">
              <w:t>)</w:t>
            </w:r>
            <w:r>
              <w:rPr>
                <w:lang w:val="uk-UA"/>
              </w:rPr>
              <w:t xml:space="preserve"> должна совпадать с</w:t>
            </w:r>
            <w:r w:rsidRPr="004C3E7C">
              <w:t xml:space="preserve"> организацией из бл</w:t>
            </w:r>
            <w:r>
              <w:t>ока placer</w:t>
            </w:r>
            <w:r w:rsidR="003E419E">
              <w:rPr>
                <w:lang w:val="uk-UA"/>
              </w:rPr>
              <w:t xml:space="preserve"> или из блока </w:t>
            </w:r>
            <w:r w:rsidR="003E419E" w:rsidRPr="00A13C06">
              <w:t>customer</w:t>
            </w:r>
            <w:r w:rsidR="003E419E">
              <w:rPr>
                <w:lang w:val="uk-UA"/>
              </w:rPr>
              <w:t xml:space="preserve"> (в случае отсутствия блока </w:t>
            </w:r>
            <w:r w:rsidR="003E419E">
              <w:rPr>
                <w:lang w:val="en-US"/>
              </w:rPr>
              <w:t>placer</w:t>
            </w:r>
            <w:r w:rsidR="003E419E">
              <w:rPr>
                <w:lang w:val="uk-UA"/>
              </w:rPr>
              <w:t>)</w:t>
            </w:r>
            <w:r>
              <w:t xml:space="preserve"> сведений о контракте </w:t>
            </w:r>
            <w:r w:rsidRPr="004C3E7C">
              <w:t>(contract2015)</w:t>
            </w:r>
          </w:p>
        </w:tc>
      </w:tr>
      <w:tr w:rsidR="006A21F2" w:rsidRPr="009F4E26" w14:paraId="77CDB3A4" w14:textId="77777777" w:rsidTr="00472FDF">
        <w:trPr>
          <w:trHeight w:val="348"/>
        </w:trPr>
        <w:tc>
          <w:tcPr>
            <w:tcW w:w="809" w:type="pct"/>
          </w:tcPr>
          <w:p w14:paraId="61B6C905" w14:textId="269BBE3A" w:rsidR="006A21F2" w:rsidRPr="00945494" w:rsidRDefault="006A21F2" w:rsidP="006A21F2">
            <w:pPr>
              <w:pStyle w:val="ad"/>
              <w:jc w:val="left"/>
            </w:pPr>
            <w:r w:rsidRPr="00F6585A">
              <w:t>РК_ИК_045</w:t>
            </w:r>
            <w:r>
              <w:t>7</w:t>
            </w:r>
          </w:p>
        </w:tc>
        <w:tc>
          <w:tcPr>
            <w:tcW w:w="566" w:type="pct"/>
          </w:tcPr>
          <w:p w14:paraId="3C4AAC38" w14:textId="77777777" w:rsidR="006A21F2" w:rsidRDefault="006A21F2" w:rsidP="006A21F2">
            <w:pPr>
              <w:pStyle w:val="ad"/>
              <w:jc w:val="left"/>
            </w:pPr>
          </w:p>
        </w:tc>
        <w:tc>
          <w:tcPr>
            <w:tcW w:w="1358" w:type="pct"/>
          </w:tcPr>
          <w:p w14:paraId="17BDAD4C" w14:textId="5A7F0A68" w:rsidR="006A21F2" w:rsidRDefault="006A21F2" w:rsidP="006A21F2">
            <w:pPr>
              <w:pStyle w:val="ad"/>
              <w:jc w:val="left"/>
            </w:pPr>
            <w:r>
              <w:t xml:space="preserve">Блок </w:t>
            </w:r>
            <w:r w:rsidRPr="002D2859">
              <w:t>«</w:t>
            </w:r>
            <w:r w:rsidRPr="00ED1CAC">
              <w:t>Информация об организации, разместившей контракт</w:t>
            </w:r>
            <w:r w:rsidRPr="002D2859">
              <w:t>» (</w:t>
            </w:r>
            <w:r>
              <w:rPr>
                <w:lang w:val="en-US"/>
              </w:rPr>
              <w:t>placer</w:t>
            </w:r>
            <w:r w:rsidRPr="002D2859">
              <w:t>)</w:t>
            </w:r>
          </w:p>
        </w:tc>
        <w:tc>
          <w:tcPr>
            <w:tcW w:w="1347" w:type="pct"/>
          </w:tcPr>
          <w:p w14:paraId="62AE04FD" w14:textId="5D8AC145" w:rsidR="006A21F2" w:rsidRDefault="006A21F2" w:rsidP="006A21F2">
            <w:pPr>
              <w:pStyle w:val="ad"/>
              <w:jc w:val="left"/>
            </w:pPr>
            <w:r>
              <w:t xml:space="preserve">Если заполнен блок </w:t>
            </w:r>
            <w:r w:rsidRPr="002D2859">
              <w:t>«</w:t>
            </w:r>
            <w:r w:rsidRPr="00ED1CAC">
              <w:t>Информация об организации, разместившей контракт</w:t>
            </w:r>
            <w:r w:rsidRPr="002D2859">
              <w:t>» (</w:t>
            </w:r>
            <w:r>
              <w:rPr>
                <w:lang w:val="en-US"/>
              </w:rPr>
              <w:t>placer</w:t>
            </w:r>
            <w:r w:rsidRPr="002D2859">
              <w:t>)</w:t>
            </w:r>
            <w:r>
              <w:t>, то контролируется (через ИЛИ):</w:t>
            </w:r>
            <w:r>
              <w:br/>
              <w:t>1. код СПЗ организации, разместившей контракт (</w:t>
            </w:r>
            <w:r w:rsidRPr="002C5978">
              <w:t>placer/responsibleOrg/regNum</w:t>
            </w:r>
            <w:r>
              <w:t xml:space="preserve">) есть в перечне </w:t>
            </w:r>
            <w:r w:rsidRPr="002C5978">
              <w:t>СПЗ организаций-правопредшественников согласно ЕГРЮЛ полученных от ППА</w:t>
            </w:r>
            <w:r w:rsidR="00CD48DD">
              <w:t xml:space="preserve"> или есть </w:t>
            </w:r>
            <w:r w:rsidR="00CD48DD" w:rsidRPr="00871DBB">
              <w:t>в служебной таблице для ведения перечня документов правопредшествеенников</w:t>
            </w:r>
            <w:r w:rsidR="00CD48DD" w:rsidRPr="00FE5D5C">
              <w:t xml:space="preserve"> </w:t>
            </w:r>
            <w:r w:rsidR="00CD48DD">
              <w:t xml:space="preserve">для которых не указан </w:t>
            </w:r>
            <w:r w:rsidR="00CD48DD" w:rsidRPr="00871DBB">
              <w:t>реестровый номер контракта</w:t>
            </w:r>
            <w:r w:rsidRPr="002C5978">
              <w:t xml:space="preserve"> (</w:t>
            </w:r>
            <w:r w:rsidRPr="00871DBB">
              <w:t>см.доработку в части ППА FCSNF-21441</w:t>
            </w:r>
            <w:r w:rsidRPr="002C5978">
              <w:rPr>
                <w:rStyle w:val="af1"/>
                <w:color w:val="auto"/>
                <w:u w:val="none"/>
                <w:shd w:val="clear" w:color="auto" w:fill="FFFFFF"/>
              </w:rPr>
              <w:t xml:space="preserve">) </w:t>
            </w:r>
            <w:r>
              <w:rPr>
                <w:rStyle w:val="af1"/>
                <w:color w:val="auto"/>
                <w:u w:val="none"/>
                <w:shd w:val="clear" w:color="auto" w:fill="FFFFFF"/>
              </w:rPr>
              <w:t>И</w:t>
            </w:r>
            <w:r w:rsidRPr="002C5978">
              <w:rPr>
                <w:rStyle w:val="af1"/>
                <w:color w:val="auto"/>
                <w:u w:val="none"/>
                <w:shd w:val="clear" w:color="auto" w:fill="FFFFFF"/>
              </w:rPr>
              <w:t xml:space="preserve"> документ сформирован по открытому типу </w:t>
            </w:r>
            <w:r w:rsidRPr="002C5978">
              <w:t xml:space="preserve">документ </w:t>
            </w:r>
            <w:r w:rsidRPr="00C859A5">
              <w:t>«</w:t>
            </w:r>
            <w:r w:rsidRPr="00135AEA">
              <w:rPr>
                <w:lang w:val="en-US"/>
              </w:rPr>
              <w:t>c</w:t>
            </w:r>
            <w:r w:rsidRPr="00CE195A">
              <w:t>ontract</w:t>
            </w:r>
            <w:r w:rsidRPr="00C859A5">
              <w:t>»</w:t>
            </w:r>
            <w:r>
              <w:t xml:space="preserve"> (условие 1)</w:t>
            </w:r>
            <w:r>
              <w:br/>
              <w:t>ИЛИ</w:t>
            </w:r>
            <w:r>
              <w:br/>
              <w:t xml:space="preserve">2. </w:t>
            </w:r>
            <w:r w:rsidRPr="00871DBB">
              <w:t xml:space="preserve">реестровый номер </w:t>
            </w:r>
            <w:r w:rsidRPr="00871DBB">
              <w:lastRenderedPageBreak/>
              <w:t>контракта</w:t>
            </w:r>
            <w:r>
              <w:t xml:space="preserve"> (</w:t>
            </w:r>
            <w:r>
              <w:rPr>
                <w:lang w:val="en-US"/>
              </w:rPr>
              <w:t>regNum</w:t>
            </w:r>
            <w:r>
              <w:t>)</w:t>
            </w:r>
            <w:r w:rsidRPr="00871DBB">
              <w:t xml:space="preserve"> есть в служебной таблице для ведения перечня документов правопредшествеенников</w:t>
            </w:r>
            <w:r w:rsidR="00CD48DD">
              <w:t>, для которых указан реестровый номер кон</w:t>
            </w:r>
            <w:r w:rsidR="00CD48DD" w:rsidRPr="00A74BE5">
              <w:t>тракта</w:t>
            </w:r>
            <w:r w:rsidRPr="00871DBB">
              <w:t xml:space="preserve"> (см.доработку в части ППА FCSNF-21441)</w:t>
            </w:r>
            <w:r>
              <w:t xml:space="preserve"> (условие 2)</w:t>
            </w:r>
            <w:r w:rsidRPr="00871DBB">
              <w:t>.</w:t>
            </w:r>
          </w:p>
        </w:tc>
        <w:tc>
          <w:tcPr>
            <w:tcW w:w="920" w:type="pct"/>
          </w:tcPr>
          <w:p w14:paraId="7D35F9DC" w14:textId="77777777" w:rsidR="006A21F2" w:rsidRDefault="006A21F2" w:rsidP="006A21F2">
            <w:pPr>
              <w:pStyle w:val="ad"/>
              <w:jc w:val="left"/>
            </w:pPr>
            <w:r w:rsidRPr="00711DF1">
              <w:lastRenderedPageBreak/>
              <w:t>&lt;</w:t>
            </w:r>
            <w:r>
              <w:t>номер контроля</w:t>
            </w:r>
            <w:r w:rsidRPr="00711DF1">
              <w:t>&gt;:</w:t>
            </w:r>
            <w:r>
              <w:t xml:space="preserve"> (условие 1) Организация с к</w:t>
            </w:r>
            <w:r w:rsidRPr="003748E4">
              <w:t>од</w:t>
            </w:r>
            <w:r>
              <w:t>ом по</w:t>
            </w:r>
            <w:r w:rsidRPr="003748E4">
              <w:t xml:space="preserve"> СПЗ организации &lt;</w:t>
            </w:r>
            <w:r>
              <w:t xml:space="preserve"> Код по СПЗ</w:t>
            </w:r>
            <w:r w:rsidRPr="003748E4">
              <w:t xml:space="preserve">&gt; </w:t>
            </w:r>
            <w:r>
              <w:t xml:space="preserve">указанном в тэге </w:t>
            </w:r>
            <w:r>
              <w:rPr>
                <w:lang w:val="en-US"/>
              </w:rPr>
              <w:t>placer</w:t>
            </w:r>
            <w:r w:rsidRPr="00013A9A">
              <w:t>\</w:t>
            </w:r>
            <w:r w:rsidRPr="00EF7410">
              <w:rPr>
                <w:lang w:val="en-US"/>
              </w:rPr>
              <w:t>regNum</w:t>
            </w:r>
            <w:r w:rsidRPr="003748E4">
              <w:t xml:space="preserve"> отсутствует</w:t>
            </w:r>
            <w:r>
              <w:t xml:space="preserve"> в перечне </w:t>
            </w:r>
            <w:r w:rsidRPr="002C5978">
              <w:t>СПЗ организаций-правопредшественников согласно ЕГРЮЛ</w:t>
            </w:r>
            <w:r>
              <w:t xml:space="preserve"> или документ сформирован не  по </w:t>
            </w:r>
            <w:r w:rsidRPr="002C5978">
              <w:rPr>
                <w:rStyle w:val="af1"/>
                <w:color w:val="auto"/>
                <w:u w:val="none"/>
                <w:shd w:val="clear" w:color="auto" w:fill="FFFFFF"/>
              </w:rPr>
              <w:t xml:space="preserve">открытому типу </w:t>
            </w:r>
            <w:r w:rsidRPr="002C5978">
              <w:t xml:space="preserve">документ </w:t>
            </w:r>
            <w:r w:rsidRPr="00C859A5">
              <w:t>«</w:t>
            </w:r>
            <w:r w:rsidRPr="00135AEA">
              <w:rPr>
                <w:lang w:val="en-US"/>
              </w:rPr>
              <w:t>c</w:t>
            </w:r>
            <w:r w:rsidRPr="00CE195A">
              <w:t>ontract</w:t>
            </w:r>
            <w:r w:rsidRPr="00C859A5">
              <w:t>»</w:t>
            </w:r>
            <w:r>
              <w:t>.</w:t>
            </w:r>
          </w:p>
          <w:p w14:paraId="49024995" w14:textId="1ABF5CF1" w:rsidR="006A21F2" w:rsidRDefault="006A21F2" w:rsidP="006A21F2">
            <w:pPr>
              <w:pStyle w:val="ad"/>
              <w:jc w:val="left"/>
              <w:rPr>
                <w:lang w:val="uk-UA"/>
              </w:rPr>
            </w:pPr>
            <w:r>
              <w:t xml:space="preserve">(условие 2) Контракт с реестровым номером </w:t>
            </w:r>
            <w:r w:rsidRPr="004C3D29">
              <w:t>&lt;regNum&gt;</w:t>
            </w:r>
            <w:r>
              <w:t xml:space="preserve"> не входит в </w:t>
            </w:r>
            <w:r w:rsidRPr="00F6585A">
              <w:t>перечень контрактов, по ко</w:t>
            </w:r>
            <w:r w:rsidRPr="00F6585A">
              <w:lastRenderedPageBreak/>
              <w:t>торым были переданы полномочия</w:t>
            </w:r>
            <w:r>
              <w:t>.</w:t>
            </w:r>
          </w:p>
        </w:tc>
      </w:tr>
      <w:tr w:rsidR="00377CB4" w:rsidRPr="009F4E26" w14:paraId="3D972D14" w14:textId="77777777" w:rsidTr="00472FDF">
        <w:trPr>
          <w:trHeight w:val="348"/>
        </w:trPr>
        <w:tc>
          <w:tcPr>
            <w:tcW w:w="809" w:type="pct"/>
          </w:tcPr>
          <w:p w14:paraId="1E9CBA50" w14:textId="46E06A01" w:rsidR="00377CB4" w:rsidRPr="00F6585A" w:rsidRDefault="00D21A9D" w:rsidP="00377CB4">
            <w:pPr>
              <w:pStyle w:val="ad"/>
              <w:jc w:val="left"/>
            </w:pPr>
            <w:r>
              <w:lastRenderedPageBreak/>
              <w:t>РК_ИК_0490</w:t>
            </w:r>
          </w:p>
        </w:tc>
        <w:tc>
          <w:tcPr>
            <w:tcW w:w="566" w:type="pct"/>
          </w:tcPr>
          <w:p w14:paraId="7DA46228" w14:textId="77777777" w:rsidR="00377CB4" w:rsidRDefault="00377CB4" w:rsidP="00377CB4">
            <w:pPr>
              <w:pStyle w:val="ad"/>
              <w:jc w:val="left"/>
            </w:pPr>
          </w:p>
        </w:tc>
        <w:tc>
          <w:tcPr>
            <w:tcW w:w="1358" w:type="pct"/>
          </w:tcPr>
          <w:p w14:paraId="2656833B" w14:textId="1DC11B8B" w:rsidR="00377CB4" w:rsidRDefault="00377CB4" w:rsidP="00377CB4">
            <w:pPr>
              <w:pStyle w:val="ad"/>
              <w:jc w:val="left"/>
            </w:pPr>
            <w:r w:rsidRPr="00B802B2">
              <w:t>«Роль организации, разместившей контракт» (</w:t>
            </w:r>
            <w:r w:rsidRPr="00B802B2">
              <w:rPr>
                <w:lang w:val="en-US"/>
              </w:rPr>
              <w:t>placer</w:t>
            </w:r>
            <w:r w:rsidRPr="00B802B2">
              <w:t>/</w:t>
            </w:r>
            <w:r w:rsidRPr="00B802B2">
              <w:rPr>
                <w:lang w:val="en-US"/>
              </w:rPr>
              <w:t>responsibleRole</w:t>
            </w:r>
            <w:r w:rsidRPr="00B802B2">
              <w:t>)</w:t>
            </w:r>
          </w:p>
        </w:tc>
        <w:tc>
          <w:tcPr>
            <w:tcW w:w="1347" w:type="pct"/>
          </w:tcPr>
          <w:p w14:paraId="144A6835" w14:textId="77777777" w:rsidR="00377CB4" w:rsidRPr="00377CB4" w:rsidRDefault="00377CB4" w:rsidP="00377CB4">
            <w:pPr>
              <w:pStyle w:val="ad"/>
            </w:pPr>
            <w:r w:rsidRPr="00377CB4">
              <w:t>Контролируется, что в поле «Роль организации, разместившей проект контракта» (p</w:t>
            </w:r>
            <w:r w:rsidRPr="00377CB4">
              <w:rPr>
                <w:lang w:val="en-US"/>
              </w:rPr>
              <w:t>lacer</w:t>
            </w:r>
            <w:r w:rsidRPr="00377CB4">
              <w:t>/responsibleRole) не указано полномочие CN (Заказчик, осуществляющий закупки в соответствии с частью 4.1 статьи 15 Федерального закона № 44-ФЗ)</w:t>
            </w:r>
          </w:p>
          <w:p w14:paraId="058C8263" w14:textId="77777777" w:rsidR="00377CB4" w:rsidRPr="00377CB4" w:rsidRDefault="00377CB4" w:rsidP="00377CB4">
            <w:pPr>
              <w:pStyle w:val="ad"/>
            </w:pPr>
          </w:p>
          <w:p w14:paraId="5FF53B15" w14:textId="7A72CE3A" w:rsidR="00377CB4" w:rsidRDefault="00377CB4" w:rsidP="00377CB4">
            <w:pPr>
              <w:pStyle w:val="ad"/>
              <w:jc w:val="left"/>
            </w:pPr>
            <w:r w:rsidRPr="00377CB4">
              <w:t>Контроль вызывается, начиная с версии 15.0</w:t>
            </w:r>
          </w:p>
        </w:tc>
        <w:tc>
          <w:tcPr>
            <w:tcW w:w="920" w:type="pct"/>
          </w:tcPr>
          <w:p w14:paraId="5DE88DDD" w14:textId="215E851A" w:rsidR="00377CB4" w:rsidRPr="00711DF1" w:rsidRDefault="00377CB4" w:rsidP="00377CB4">
            <w:pPr>
              <w:pStyle w:val="ad"/>
              <w:jc w:val="left"/>
            </w:pPr>
            <w:r w:rsidRPr="00377CB4">
              <w:t>Значение «CN» (Заказчик, осуществляющий закупки в соответствии с частью 4.1 статьи 15 Федерального закона № 44-ФЗ) в поле «Роль организации, разместившей проект контракта» (</w:t>
            </w:r>
            <w:r w:rsidRPr="00377CB4">
              <w:rPr>
                <w:lang w:val="en-US"/>
              </w:rPr>
              <w:t>placerInfo</w:t>
            </w:r>
            <w:r w:rsidRPr="00377CB4">
              <w:t>/</w:t>
            </w:r>
            <w:r w:rsidRPr="00377CB4">
              <w:rPr>
                <w:lang w:val="en-US"/>
              </w:rPr>
              <w:t>responsibleRole</w:t>
            </w:r>
            <w:r w:rsidRPr="00377CB4">
              <w:t>)  не может быть указано</w:t>
            </w:r>
          </w:p>
        </w:tc>
      </w:tr>
      <w:tr w:rsidR="00377CB4" w14:paraId="29DBF633" w14:textId="77777777" w:rsidTr="00D151C9">
        <w:trPr>
          <w:trHeight w:val="348"/>
        </w:trPr>
        <w:tc>
          <w:tcPr>
            <w:tcW w:w="809" w:type="pct"/>
          </w:tcPr>
          <w:p w14:paraId="137F59EB" w14:textId="25844B88" w:rsidR="00377CB4" w:rsidRPr="00060B37" w:rsidRDefault="00377CB4" w:rsidP="00377CB4">
            <w:pPr>
              <w:pStyle w:val="ad"/>
              <w:jc w:val="left"/>
              <w:rPr>
                <w:strike/>
              </w:rPr>
            </w:pPr>
            <w:bookmarkStart w:id="168" w:name="РК_ИК_0313"/>
            <w:r w:rsidRPr="00060B37">
              <w:rPr>
                <w:strike/>
              </w:rPr>
              <w:t>РК_ИК_0313</w:t>
            </w:r>
            <w:bookmarkEnd w:id="168"/>
          </w:p>
        </w:tc>
        <w:tc>
          <w:tcPr>
            <w:tcW w:w="566" w:type="pct"/>
          </w:tcPr>
          <w:p w14:paraId="17A9355C" w14:textId="77777777" w:rsidR="00377CB4" w:rsidRPr="00060B37" w:rsidRDefault="00377CB4" w:rsidP="00377CB4">
            <w:pPr>
              <w:pStyle w:val="ad"/>
              <w:jc w:val="left"/>
              <w:rPr>
                <w:strike/>
              </w:rPr>
            </w:pPr>
          </w:p>
        </w:tc>
        <w:tc>
          <w:tcPr>
            <w:tcW w:w="1358" w:type="pct"/>
          </w:tcPr>
          <w:p w14:paraId="5170CB9C" w14:textId="5F526650" w:rsidR="00377CB4" w:rsidRPr="00060B37" w:rsidRDefault="00377CB4" w:rsidP="00377CB4">
            <w:pPr>
              <w:pStyle w:val="ad"/>
              <w:jc w:val="left"/>
              <w:rPr>
                <w:strike/>
              </w:rPr>
            </w:pPr>
            <w:r w:rsidRPr="00060B37">
              <w:rPr>
                <w:strike/>
              </w:rPr>
              <w:t>Код системы полученный с пакетом</w:t>
            </w:r>
          </w:p>
        </w:tc>
        <w:tc>
          <w:tcPr>
            <w:tcW w:w="1347" w:type="pct"/>
          </w:tcPr>
          <w:p w14:paraId="6F3FFA8F" w14:textId="772BF6F5" w:rsidR="00377CB4" w:rsidRPr="00060B37" w:rsidRDefault="00377CB4" w:rsidP="00377CB4">
            <w:pPr>
              <w:pStyle w:val="ad"/>
              <w:jc w:val="left"/>
              <w:rPr>
                <w:strike/>
              </w:rPr>
            </w:pPr>
            <w:r w:rsidRPr="00060B37">
              <w:rPr>
                <w:strike/>
              </w:rPr>
              <w:t>В случае, если принимается документ «</w:t>
            </w:r>
            <w:r w:rsidRPr="00060B37">
              <w:rPr>
                <w:strike/>
                <w:lang w:val="en-US"/>
              </w:rPr>
              <w:t>closed</w:t>
            </w:r>
            <w:r w:rsidRPr="00060B37">
              <w:rPr>
                <w:strike/>
              </w:rPr>
              <w:t>ContractProcedureCancel» проверяется, что код системы полученный с пакетом содержался в РИС в актуальном состоянии.</w:t>
            </w:r>
          </w:p>
        </w:tc>
        <w:tc>
          <w:tcPr>
            <w:tcW w:w="920" w:type="pct"/>
          </w:tcPr>
          <w:p w14:paraId="047C2675" w14:textId="6CAE046B" w:rsidR="00377CB4" w:rsidRPr="00060B37" w:rsidRDefault="00377CB4" w:rsidP="00377CB4">
            <w:pPr>
              <w:pStyle w:val="ad"/>
              <w:jc w:val="left"/>
              <w:rPr>
                <w:strike/>
              </w:rPr>
            </w:pPr>
            <w:r w:rsidRPr="00060B37">
              <w:rPr>
                <w:strike/>
              </w:rPr>
              <w:t>Документ «Информация об исполнении (расторжении) контракта контракте (не публичные данные)» (</w:t>
            </w:r>
            <w:r w:rsidRPr="00060B37">
              <w:rPr>
                <w:strike/>
                <w:lang w:val="en-US"/>
              </w:rPr>
              <w:t>closed</w:t>
            </w:r>
            <w:r w:rsidRPr="00060B37">
              <w:rPr>
                <w:strike/>
              </w:rPr>
              <w:t>ContractProcedureCancel) может быть принят только от зарегестрированных в ЕИС Региональных информационных систем.</w:t>
            </w:r>
          </w:p>
        </w:tc>
      </w:tr>
      <w:tr w:rsidR="00377CB4" w14:paraId="6366C43B" w14:textId="77777777" w:rsidTr="00D151C9">
        <w:trPr>
          <w:trHeight w:val="348"/>
        </w:trPr>
        <w:tc>
          <w:tcPr>
            <w:tcW w:w="809" w:type="pct"/>
          </w:tcPr>
          <w:p w14:paraId="34DAE052" w14:textId="68FEF274" w:rsidR="00377CB4" w:rsidRPr="00C859A5" w:rsidRDefault="00377CB4" w:rsidP="00377CB4">
            <w:pPr>
              <w:pStyle w:val="ad"/>
              <w:jc w:val="left"/>
            </w:pPr>
            <w:r w:rsidRPr="00625F44">
              <w:t>РК_ИК_038</w:t>
            </w:r>
            <w:r>
              <w:t>9</w:t>
            </w:r>
          </w:p>
        </w:tc>
        <w:tc>
          <w:tcPr>
            <w:tcW w:w="566" w:type="pct"/>
          </w:tcPr>
          <w:p w14:paraId="4BDC746B" w14:textId="77777777" w:rsidR="00377CB4" w:rsidRDefault="00377CB4" w:rsidP="00377CB4">
            <w:pPr>
              <w:pStyle w:val="ad"/>
              <w:jc w:val="left"/>
            </w:pPr>
          </w:p>
        </w:tc>
        <w:tc>
          <w:tcPr>
            <w:tcW w:w="1358" w:type="pct"/>
          </w:tcPr>
          <w:p w14:paraId="636B0369" w14:textId="3555DA51" w:rsidR="00377CB4" w:rsidRPr="00C859A5" w:rsidRDefault="00377CB4" w:rsidP="00377CB4">
            <w:pPr>
              <w:pStyle w:val="ad"/>
              <w:jc w:val="left"/>
            </w:pPr>
            <w:r>
              <w:rPr>
                <w:lang w:val="en-US"/>
              </w:rPr>
              <w:t>IS</w:t>
            </w:r>
            <w:r w:rsidRPr="0099398C">
              <w:t>_</w:t>
            </w:r>
            <w:r>
              <w:rPr>
                <w:lang w:val="en-US"/>
              </w:rPr>
              <w:t>EDI</w:t>
            </w:r>
            <w:r w:rsidRPr="0099398C">
              <w:t>_</w:t>
            </w:r>
            <w:r>
              <w:rPr>
                <w:lang w:val="en-US"/>
              </w:rPr>
              <w:t>BASED</w:t>
            </w:r>
          </w:p>
        </w:tc>
        <w:tc>
          <w:tcPr>
            <w:tcW w:w="1347" w:type="pct"/>
          </w:tcPr>
          <w:p w14:paraId="1B6ECB7B" w14:textId="476A37C5" w:rsidR="00377CB4" w:rsidRPr="00C859A5" w:rsidRDefault="00377CB4" w:rsidP="00377CB4">
            <w:pPr>
              <w:pStyle w:val="ad"/>
              <w:jc w:val="left"/>
            </w:pPr>
            <w:r>
              <w:t>Не допускается прием отмены для документа «</w:t>
            </w:r>
            <w:r w:rsidRPr="0099398C">
              <w:t>Информация об исполнении (исполнении обязательств по предостав</w:t>
            </w:r>
            <w:r w:rsidRPr="0099398C">
              <w:lastRenderedPageBreak/>
              <w:t>ленной гарантии качества, расторжении, возврата переплаты по контракту, признании контракта недействительным) контракта с 01.01.2015</w:t>
            </w:r>
            <w:r>
              <w:t>» с типом «Информация об исполнении контракта», созданных на основании УПД/УКД (</w:t>
            </w:r>
            <w:r>
              <w:rPr>
                <w:lang w:val="en-US"/>
              </w:rPr>
              <w:t>IS</w:t>
            </w:r>
            <w:r w:rsidRPr="0099398C">
              <w:t>_</w:t>
            </w:r>
            <w:r>
              <w:rPr>
                <w:lang w:val="en-US"/>
              </w:rPr>
              <w:t>EDI</w:t>
            </w:r>
            <w:r w:rsidRPr="0099398C">
              <w:t>_</w:t>
            </w:r>
            <w:r>
              <w:rPr>
                <w:lang w:val="en-US"/>
              </w:rPr>
              <w:t>BASED</w:t>
            </w:r>
            <w:r w:rsidRPr="0099398C">
              <w:t>=1</w:t>
            </w:r>
            <w:r>
              <w:t>)</w:t>
            </w:r>
          </w:p>
        </w:tc>
        <w:tc>
          <w:tcPr>
            <w:tcW w:w="920" w:type="pct"/>
          </w:tcPr>
          <w:p w14:paraId="0480FC96" w14:textId="320EA5D1" w:rsidR="00377CB4" w:rsidRPr="00C859A5" w:rsidRDefault="00377CB4" w:rsidP="00377CB4">
            <w:pPr>
              <w:pStyle w:val="ad"/>
              <w:jc w:val="left"/>
            </w:pPr>
            <w:r>
              <w:lastRenderedPageBreak/>
              <w:t>Не допускается прием отмены для документа «</w:t>
            </w:r>
            <w:r w:rsidRPr="0099398C">
              <w:t xml:space="preserve">Информация об исполнении (исполнении </w:t>
            </w:r>
            <w:r w:rsidRPr="0099398C">
              <w:lastRenderedPageBreak/>
              <w:t>обязательств по предоставленной гарантии качества, расторжении, возврата переплаты по контракту, признании контракта недействительным) контракта с 01.01.2015</w:t>
            </w:r>
            <w:r>
              <w:t xml:space="preserve">» с типом «Информация об исполнении контракта», </w:t>
            </w:r>
            <w:r w:rsidRPr="0099398C">
              <w:t>сформирован</w:t>
            </w:r>
            <w:r>
              <w:t>ного</w:t>
            </w:r>
            <w:r w:rsidRPr="0099398C">
              <w:t xml:space="preserve"> на основании документа о приемке в подсистеме Электронное актирование</w:t>
            </w:r>
          </w:p>
        </w:tc>
      </w:tr>
      <w:tr w:rsidR="000014D2" w14:paraId="11F99B3F" w14:textId="77777777" w:rsidTr="00D151C9">
        <w:trPr>
          <w:trHeight w:val="348"/>
        </w:trPr>
        <w:tc>
          <w:tcPr>
            <w:tcW w:w="809" w:type="pct"/>
          </w:tcPr>
          <w:p w14:paraId="02F8DA64" w14:textId="0715B532" w:rsidR="000014D2" w:rsidRPr="00625F44" w:rsidRDefault="000014D2" w:rsidP="00377CB4">
            <w:pPr>
              <w:pStyle w:val="ad"/>
              <w:jc w:val="left"/>
            </w:pPr>
            <w:bookmarkStart w:id="169" w:name="РК_ИК_0500"/>
            <w:r>
              <w:lastRenderedPageBreak/>
              <w:t>РК_ИК_0500</w:t>
            </w:r>
            <w:bookmarkEnd w:id="169"/>
          </w:p>
        </w:tc>
        <w:tc>
          <w:tcPr>
            <w:tcW w:w="566" w:type="pct"/>
          </w:tcPr>
          <w:p w14:paraId="1FDEED92" w14:textId="77777777" w:rsidR="000014D2" w:rsidRDefault="000014D2" w:rsidP="00377CB4">
            <w:pPr>
              <w:pStyle w:val="ad"/>
              <w:jc w:val="left"/>
            </w:pPr>
          </w:p>
        </w:tc>
        <w:tc>
          <w:tcPr>
            <w:tcW w:w="1358" w:type="pct"/>
          </w:tcPr>
          <w:p w14:paraId="464CB935" w14:textId="1966D599" w:rsidR="000014D2" w:rsidRPr="00E2761D" w:rsidRDefault="00E2761D" w:rsidP="00377CB4">
            <w:pPr>
              <w:pStyle w:val="ad"/>
              <w:jc w:val="left"/>
            </w:pPr>
            <w:r w:rsidRPr="004C068A">
              <w:t>Идентификатор отменяемой информации об исполнении (расторжении) контракта</w:t>
            </w:r>
            <w:r>
              <w:t xml:space="preserve"> (</w:t>
            </w:r>
            <w:r w:rsidRPr="004C068A">
              <w:t>cancelledProcedureId</w:t>
            </w:r>
            <w:r>
              <w:t>)</w:t>
            </w:r>
          </w:p>
        </w:tc>
        <w:tc>
          <w:tcPr>
            <w:tcW w:w="1347" w:type="pct"/>
          </w:tcPr>
          <w:p w14:paraId="07E9FBE0" w14:textId="278CCE44" w:rsidR="000014D2" w:rsidRDefault="00E2761D" w:rsidP="00FF3C72">
            <w:pPr>
              <w:pStyle w:val="ad"/>
              <w:jc w:val="left"/>
            </w:pPr>
            <w:r>
              <w:t xml:space="preserve">Не допускается прием сведений об отмене </w:t>
            </w:r>
            <w:r w:rsidRPr="00E2761D">
              <w:t>информации об исполнении (расторжении) контракта</w:t>
            </w:r>
            <w:r>
              <w:t>, если для</w:t>
            </w:r>
            <w:r w:rsidR="00FF3C72">
              <w:t xml:space="preserve"> отменяемого документа «И</w:t>
            </w:r>
            <w:r w:rsidRPr="004C068A">
              <w:t>нформации об исполнении (расторжении) контракта</w:t>
            </w:r>
            <w:r w:rsidR="00D479DA">
              <w:t>»</w:t>
            </w:r>
            <w:r>
              <w:t>, найден</w:t>
            </w:r>
            <w:r w:rsidR="00D479DA">
              <w:t>н</w:t>
            </w:r>
            <w:r>
              <w:t xml:space="preserve">ого по </w:t>
            </w:r>
            <w:r w:rsidRPr="004C068A">
              <w:t>cancelledProcedureId</w:t>
            </w:r>
            <w:r>
              <w:t>, есть проект изменений</w:t>
            </w:r>
          </w:p>
          <w:p w14:paraId="0869F575" w14:textId="4FBFF21F" w:rsidR="00FF3C72" w:rsidRDefault="00FF3C72" w:rsidP="00FF3C72">
            <w:pPr>
              <w:pStyle w:val="ad"/>
              <w:jc w:val="left"/>
            </w:pPr>
          </w:p>
        </w:tc>
        <w:tc>
          <w:tcPr>
            <w:tcW w:w="920" w:type="pct"/>
          </w:tcPr>
          <w:p w14:paraId="63FA3CC1" w14:textId="72912B8B" w:rsidR="000014D2" w:rsidRDefault="00FF3C72" w:rsidP="00377CB4">
            <w:pPr>
              <w:pStyle w:val="ad"/>
              <w:jc w:val="left"/>
            </w:pPr>
            <w:r>
              <w:t xml:space="preserve">Не допускается прием отмены </w:t>
            </w:r>
            <w:r w:rsidRPr="009B5AC9">
              <w:t>информации об исполнении (расторжении) контракта</w:t>
            </w:r>
            <w:r>
              <w:t>, если для отменяемого документа «И</w:t>
            </w:r>
            <w:r w:rsidRPr="004C068A">
              <w:t>нформации об исполнении (расторжении) контракта</w:t>
            </w:r>
            <w:r w:rsidR="00D479DA">
              <w:t>», найденного</w:t>
            </w:r>
            <w:r>
              <w:t xml:space="preserve"> по </w:t>
            </w:r>
            <w:r w:rsidRPr="004C068A">
              <w:t>cancelledProcedureId</w:t>
            </w:r>
            <w:r>
              <w:t>, есть проект изменений</w:t>
            </w:r>
          </w:p>
        </w:tc>
      </w:tr>
    </w:tbl>
    <w:p w14:paraId="22B58A1A" w14:textId="45C03F3C" w:rsidR="002E6EA9" w:rsidRPr="00B51EBF" w:rsidRDefault="002E6EA9" w:rsidP="002E6EA9">
      <w:pPr>
        <w:pStyle w:val="6"/>
      </w:pPr>
      <w:bookmarkStart w:id="170" w:name="_Ref211857037"/>
      <w:r>
        <w:t>«</w:t>
      </w:r>
      <w:r w:rsidRPr="002E6EA9">
        <w:t>Корректировка информации о заключенном контракте</w:t>
      </w:r>
      <w:r>
        <w:t>» (</w:t>
      </w:r>
      <w:r w:rsidRPr="002E6EA9">
        <w:t>contractCorrection</w:t>
      </w:r>
      <w:r>
        <w:t>)</w:t>
      </w:r>
      <w:bookmarkEnd w:id="170"/>
    </w:p>
    <w:p w14:paraId="297FBDEB" w14:textId="77777777" w:rsidR="002E6EA9" w:rsidRPr="00B51EBF" w:rsidRDefault="002E6EA9" w:rsidP="002E6EA9"/>
    <w:p w14:paraId="1B821116" w14:textId="77777777" w:rsidR="004E5821" w:rsidRDefault="004E5821" w:rsidP="004E5821">
      <w:pPr>
        <w:ind w:firstLine="0"/>
      </w:pPr>
      <w:r>
        <w:t>При приеме в ЕИС пакета «</w:t>
      </w:r>
      <w:r w:rsidRPr="002E6EA9">
        <w:t>Корректировка информации о заключенном контракте</w:t>
      </w:r>
      <w:r>
        <w:t>» (</w:t>
      </w:r>
      <w:r w:rsidRPr="002E6EA9">
        <w:t>contractCorrection</w:t>
      </w:r>
      <w:r>
        <w:t>) для опубликованного контракта</w:t>
      </w:r>
      <w:r w:rsidRPr="00B75F5A">
        <w:t xml:space="preserve"> </w:t>
      </w:r>
      <w:r>
        <w:t xml:space="preserve">должны выполняться контроли: </w:t>
      </w:r>
      <w:r w:rsidRPr="00041AE7">
        <w:t xml:space="preserve">РК_ИК_0014, </w:t>
      </w:r>
      <w:r w:rsidRPr="009C61BA">
        <w:t>РК_ИК_0015, РК_ИК_0016, РК_ИК_0017,</w:t>
      </w:r>
      <w:r>
        <w:t xml:space="preserve"> </w:t>
      </w:r>
      <w:r w:rsidRPr="00041AE7">
        <w:t xml:space="preserve">РК_ИК_0042, РК_ИК_0082, РК_ИК_0086, РК_ИК_0116, РК_ИК_0118, </w:t>
      </w:r>
      <w:r w:rsidRPr="009C61BA">
        <w:t>РК_ИК_0265,</w:t>
      </w:r>
      <w:r>
        <w:t xml:space="preserve"> </w:t>
      </w:r>
      <w:r w:rsidRPr="00041AE7">
        <w:t xml:space="preserve">РК_ИК_0366, РК_ИК_0391, РК_ИК_0401, РК_ИК_0402, РК_ИК_0405, </w:t>
      </w:r>
      <w:r w:rsidRPr="00041AE7">
        <w:lastRenderedPageBreak/>
        <w:t xml:space="preserve">РК_ИК_0406, РК_ИК_0407, РК_ИК_0408, РК_ИК_0409, РК_ИК_0410, РК_ИК_0411, РК_ИК_0412, РК_ИК_0417, РК_ИК_0422, РК_ИК_0451, РК_ИК_0454, </w:t>
      </w:r>
      <w:r>
        <w:t xml:space="preserve"> </w:t>
      </w:r>
      <w:r w:rsidRPr="009C61BA">
        <w:t>РК_ИК_0455, РК_ИК_0489</w:t>
      </w:r>
      <w:r>
        <w:t xml:space="preserve">, </w:t>
      </w:r>
      <w:r w:rsidRPr="00041AE7">
        <w:t>РК_ИК_0504</w:t>
      </w:r>
      <w:r>
        <w:t xml:space="preserve"> и контроли, указанные ниже.</w:t>
      </w:r>
    </w:p>
    <w:p w14:paraId="72F70D4D" w14:textId="77777777" w:rsidR="004E5821" w:rsidRPr="00B75F5A" w:rsidRDefault="004E5821" w:rsidP="004E5821">
      <w:pPr>
        <w:ind w:firstLine="0"/>
      </w:pPr>
      <w:r>
        <w:t xml:space="preserve">После приема реквизитов счета Заказчика или счетов Контрагента для уплаты налогов </w:t>
      </w:r>
      <w:r w:rsidRPr="001302F1">
        <w:t xml:space="preserve">неустоек (штрафов, пени) </w:t>
      </w:r>
      <w:r>
        <w:t>из документа «</w:t>
      </w:r>
      <w:r w:rsidRPr="002E6EA9">
        <w:t>Корректировка информации о заключенном контракте</w:t>
      </w:r>
      <w:r>
        <w:t>» (</w:t>
      </w:r>
      <w:r w:rsidRPr="002E6EA9">
        <w:t>contractCorrection</w:t>
      </w:r>
      <w:r>
        <w:t>) СГК не должен направляться в ЛК ОК.</w:t>
      </w:r>
    </w:p>
    <w:p w14:paraId="0AC64880" w14:textId="77777777" w:rsidR="004E5821" w:rsidRDefault="004E5821" w:rsidP="004E5821">
      <w:pPr>
        <w:ind w:firstLine="0"/>
      </w:pPr>
    </w:p>
    <w:p w14:paraId="73D7FDFC" w14:textId="77777777" w:rsidR="004E5821" w:rsidRPr="00C158A3" w:rsidRDefault="004E5821" w:rsidP="004E5821">
      <w:pPr>
        <w:ind w:firstLine="0"/>
      </w:pPr>
      <w:r>
        <w:t xml:space="preserve">Таблица </w:t>
      </w:r>
      <w:r>
        <w:rPr>
          <w:noProof/>
        </w:rPr>
        <w:fldChar w:fldCharType="begin"/>
      </w:r>
      <w:r>
        <w:rPr>
          <w:noProof/>
        </w:rPr>
        <w:instrText xml:space="preserve"> SEQ Таблица \* ARABIC </w:instrText>
      </w:r>
      <w:r>
        <w:rPr>
          <w:noProof/>
        </w:rPr>
        <w:fldChar w:fldCharType="separate"/>
      </w:r>
      <w:r>
        <w:rPr>
          <w:noProof/>
        </w:rPr>
        <w:t>9</w:t>
      </w:r>
      <w:r>
        <w:rPr>
          <w:noProof/>
        </w:rPr>
        <w:fldChar w:fldCharType="end"/>
      </w:r>
      <w:r w:rsidRPr="00032D3B">
        <w:t xml:space="preserve"> – </w:t>
      </w:r>
      <w:r>
        <w:t>Интеграционные контроли,</w:t>
      </w:r>
      <w:r w:rsidRPr="00C158A3">
        <w:t xml:space="preserve"> </w:t>
      </w:r>
      <w:r>
        <w:t>выполняемые при приеме пакета «</w:t>
      </w:r>
      <w:r w:rsidRPr="002E6EA9">
        <w:t>Корректировка информации о заключенном контракте</w:t>
      </w:r>
      <w:r>
        <w:t>» (</w:t>
      </w:r>
      <w:r w:rsidRPr="002E6EA9">
        <w:t>contractCorrection</w:t>
      </w:r>
      <w:r>
        <w:t>)</w:t>
      </w:r>
    </w:p>
    <w:tbl>
      <w:tblPr>
        <w:tblW w:w="5002"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
        <w:gridCol w:w="1481"/>
        <w:gridCol w:w="2094"/>
        <w:gridCol w:w="2497"/>
        <w:gridCol w:w="2478"/>
      </w:tblGrid>
      <w:tr w:rsidR="004E5821" w14:paraId="0B32B7B0" w14:textId="77777777" w:rsidTr="00B93CDC">
        <w:trPr>
          <w:trHeight w:val="420"/>
        </w:trPr>
        <w:tc>
          <w:tcPr>
            <w:tcW w:w="757" w:type="pct"/>
          </w:tcPr>
          <w:p w14:paraId="4037A22F" w14:textId="77777777" w:rsidR="004E5821" w:rsidRDefault="004E5821" w:rsidP="00B93CDC">
            <w:pPr>
              <w:pStyle w:val="ad"/>
              <w:jc w:val="left"/>
            </w:pPr>
            <w:r>
              <w:t>№ контроля</w:t>
            </w:r>
          </w:p>
        </w:tc>
        <w:tc>
          <w:tcPr>
            <w:tcW w:w="735" w:type="pct"/>
          </w:tcPr>
          <w:p w14:paraId="3155C5CF" w14:textId="77777777" w:rsidR="004E5821" w:rsidRDefault="004E5821" w:rsidP="00B93CDC">
            <w:pPr>
              <w:pStyle w:val="ad"/>
              <w:jc w:val="left"/>
            </w:pPr>
            <w:r>
              <w:t>Зависимость</w:t>
            </w:r>
          </w:p>
        </w:tc>
        <w:tc>
          <w:tcPr>
            <w:tcW w:w="1039" w:type="pct"/>
          </w:tcPr>
          <w:p w14:paraId="42925CC8" w14:textId="77777777" w:rsidR="004E5821" w:rsidRDefault="004E5821" w:rsidP="00B93CDC">
            <w:pPr>
              <w:pStyle w:val="ad"/>
              <w:jc w:val="left"/>
            </w:pPr>
            <w:r>
              <w:t>Проверяемое</w:t>
            </w:r>
            <w:r w:rsidRPr="00B3492F">
              <w:t xml:space="preserve"> поле</w:t>
            </w:r>
          </w:p>
        </w:tc>
        <w:tc>
          <w:tcPr>
            <w:tcW w:w="1239" w:type="pct"/>
          </w:tcPr>
          <w:p w14:paraId="03FE428C" w14:textId="77777777" w:rsidR="004E5821" w:rsidRDefault="004E5821" w:rsidP="00B93CDC">
            <w:pPr>
              <w:pStyle w:val="ad"/>
              <w:jc w:val="left"/>
            </w:pPr>
            <w:r>
              <w:t>Реализация условия на схеме</w:t>
            </w:r>
          </w:p>
        </w:tc>
        <w:tc>
          <w:tcPr>
            <w:tcW w:w="1230" w:type="pct"/>
          </w:tcPr>
          <w:p w14:paraId="4C4B98D3" w14:textId="77777777" w:rsidR="004E5821" w:rsidRDefault="004E5821" w:rsidP="00B93CDC">
            <w:pPr>
              <w:pStyle w:val="ad"/>
              <w:jc w:val="left"/>
            </w:pPr>
            <w:r>
              <w:t>Возвращаемая ошибка в случае невыполнения контроля</w:t>
            </w:r>
          </w:p>
        </w:tc>
      </w:tr>
      <w:tr w:rsidR="004E5821" w:rsidRPr="009F4E26" w14:paraId="346AB361" w14:textId="77777777" w:rsidTr="00B93CDC">
        <w:trPr>
          <w:trHeight w:val="348"/>
        </w:trPr>
        <w:tc>
          <w:tcPr>
            <w:tcW w:w="5000" w:type="pct"/>
            <w:gridSpan w:val="5"/>
          </w:tcPr>
          <w:p w14:paraId="33BD9708" w14:textId="77777777" w:rsidR="004E5821" w:rsidRDefault="004E5821" w:rsidP="00B93CDC">
            <w:pPr>
              <w:pStyle w:val="ad"/>
              <w:jc w:val="left"/>
            </w:pPr>
          </w:p>
          <w:p w14:paraId="0B57DB50" w14:textId="77777777" w:rsidR="004E5821" w:rsidRDefault="004E5821" w:rsidP="00B93CDC">
            <w:pPr>
              <w:pStyle w:val="ad"/>
              <w:jc w:val="left"/>
            </w:pPr>
            <w:r>
              <w:t>Поле «</w:t>
            </w:r>
            <w:r w:rsidRPr="001302F1">
              <w:t>Номер изменения</w:t>
            </w:r>
            <w:r>
              <w:t>» (</w:t>
            </w:r>
            <w:r w:rsidRPr="001302F1">
              <w:t>versionNumber</w:t>
            </w:r>
            <w:r>
              <w:t>) принимается из пакета.</w:t>
            </w:r>
          </w:p>
          <w:p w14:paraId="44853187" w14:textId="77777777" w:rsidR="004E5821" w:rsidRDefault="004E5821" w:rsidP="00B93CDC">
            <w:pPr>
              <w:pStyle w:val="ad"/>
              <w:jc w:val="left"/>
            </w:pPr>
          </w:p>
          <w:p w14:paraId="44C9DAFD" w14:textId="77777777" w:rsidR="004E5821" w:rsidRDefault="004E5821" w:rsidP="00B93CDC">
            <w:pPr>
              <w:pStyle w:val="ad"/>
              <w:jc w:val="left"/>
            </w:pPr>
            <w:r w:rsidRPr="00272090">
              <w:t xml:space="preserve">Блок «Реквизиты счетов заказчика» (customer/customerAccountsDetails) и Реквизиты счетов обособленного подразделения (customer/separateDepartmentAccountsDetails) и «Реквизиты счета контрагента» (counterpartiesInfo/counterpartyInfo/cmn:counterpartyAccountsDetails) принимаются по правилам приема изменений документа «Информация (проект информации) о заключенном контракте» (contract2015) с типом «Корректировка ошибок» (раздел </w:t>
            </w:r>
            <w:r w:rsidRPr="00272090">
              <w:fldChar w:fldCharType="begin"/>
            </w:r>
            <w:r w:rsidRPr="00272090">
              <w:instrText xml:space="preserve"> REF _Ref101450680 \r \h </w:instrText>
            </w:r>
            <w:r>
              <w:instrText xml:space="preserve"> \* MERGEFORMAT </w:instrText>
            </w:r>
            <w:r w:rsidRPr="00272090">
              <w:fldChar w:fldCharType="separate"/>
            </w:r>
            <w:r w:rsidRPr="00272090">
              <w:t>3.5.1.4.4.1</w:t>
            </w:r>
            <w:r w:rsidRPr="00272090">
              <w:fldChar w:fldCharType="end"/>
            </w:r>
            <w:r w:rsidRPr="00272090">
              <w:t>).</w:t>
            </w:r>
          </w:p>
          <w:p w14:paraId="0EE2F8AD" w14:textId="77777777" w:rsidR="004E5821" w:rsidRDefault="004E5821" w:rsidP="00B93CDC">
            <w:pPr>
              <w:pStyle w:val="ad"/>
              <w:jc w:val="left"/>
            </w:pPr>
          </w:p>
        </w:tc>
      </w:tr>
      <w:tr w:rsidR="004E5821" w14:paraId="1D5AA841" w14:textId="77777777" w:rsidTr="00B93CDC">
        <w:trPr>
          <w:trHeight w:val="420"/>
        </w:trPr>
        <w:tc>
          <w:tcPr>
            <w:tcW w:w="757" w:type="pct"/>
          </w:tcPr>
          <w:p w14:paraId="7C70625B" w14:textId="77777777" w:rsidR="004E5821" w:rsidRPr="001B3B36" w:rsidRDefault="004E5821" w:rsidP="00B93CDC">
            <w:pPr>
              <w:pStyle w:val="ad"/>
              <w:jc w:val="left"/>
            </w:pPr>
            <w:r w:rsidRPr="001B3B36">
              <w:t>РК_ИК_0519</w:t>
            </w:r>
          </w:p>
        </w:tc>
        <w:tc>
          <w:tcPr>
            <w:tcW w:w="735" w:type="pct"/>
          </w:tcPr>
          <w:p w14:paraId="7E7A4041" w14:textId="77777777" w:rsidR="004E5821" w:rsidRPr="00BA4A75" w:rsidRDefault="004E5821" w:rsidP="00B93CDC">
            <w:pPr>
              <w:pStyle w:val="ad"/>
              <w:jc w:val="left"/>
              <w:rPr>
                <w:lang w:val="en-US"/>
              </w:rPr>
            </w:pPr>
          </w:p>
        </w:tc>
        <w:tc>
          <w:tcPr>
            <w:tcW w:w="1039" w:type="pct"/>
          </w:tcPr>
          <w:p w14:paraId="32FFFFEA" w14:textId="77777777" w:rsidR="004E5821" w:rsidRPr="00272090" w:rsidRDefault="004E5821" w:rsidP="00B93CDC">
            <w:pPr>
              <w:pStyle w:val="ad"/>
              <w:jc w:val="left"/>
            </w:pPr>
            <w:r w:rsidRPr="00272090">
              <w:t>Номер реестровой записи (</w:t>
            </w:r>
            <w:r w:rsidRPr="00272090">
              <w:rPr>
                <w:lang w:val="en-US"/>
              </w:rPr>
              <w:t>regNum</w:t>
            </w:r>
            <w:r w:rsidRPr="00272090">
              <w:t>)</w:t>
            </w:r>
          </w:p>
        </w:tc>
        <w:tc>
          <w:tcPr>
            <w:tcW w:w="1239" w:type="pct"/>
          </w:tcPr>
          <w:p w14:paraId="2209890E" w14:textId="77777777" w:rsidR="004E5821" w:rsidRPr="00272090" w:rsidRDefault="004E5821" w:rsidP="00B93CDC">
            <w:pPr>
              <w:pStyle w:val="ad"/>
              <w:jc w:val="left"/>
            </w:pPr>
            <w:r>
              <w:t>У к</w:t>
            </w:r>
            <w:r w:rsidRPr="00272090">
              <w:t>онтракт</w:t>
            </w:r>
            <w:r>
              <w:t>а</w:t>
            </w:r>
            <w:r w:rsidRPr="00272090">
              <w:t xml:space="preserve"> с таким номером должен </w:t>
            </w:r>
            <w:r>
              <w:t xml:space="preserve">отсутствовать </w:t>
            </w:r>
            <w:r w:rsidRPr="001B3B36">
              <w:t xml:space="preserve">признак </w:t>
            </w:r>
            <w:r>
              <w:t>«Признак обязанности формирования электронных доп. соглашений».</w:t>
            </w:r>
          </w:p>
        </w:tc>
        <w:tc>
          <w:tcPr>
            <w:tcW w:w="1230" w:type="pct"/>
          </w:tcPr>
          <w:p w14:paraId="62DB97C7" w14:textId="77777777" w:rsidR="004E5821" w:rsidRPr="00272090" w:rsidRDefault="004E5821" w:rsidP="00B93CDC">
            <w:pPr>
              <w:pStyle w:val="ad"/>
              <w:jc w:val="left"/>
            </w:pPr>
            <w:r>
              <w:t>Не допускается корректировка к</w:t>
            </w:r>
            <w:r w:rsidRPr="00272090">
              <w:t>онтракт с номером &lt; Номер реестровой записи &gt;</w:t>
            </w:r>
            <w:r>
              <w:t xml:space="preserve"> с признаком «Признак обязанности формирования электронных доп. соглашений».</w:t>
            </w:r>
          </w:p>
        </w:tc>
      </w:tr>
    </w:tbl>
    <w:p w14:paraId="5EC84940" w14:textId="77777777" w:rsidR="004C068A" w:rsidRDefault="004C068A" w:rsidP="0070182A"/>
    <w:p w14:paraId="33E3EA22" w14:textId="77777777" w:rsidR="00EF600F" w:rsidRDefault="00F91CA7" w:rsidP="007B0C33">
      <w:pPr>
        <w:pStyle w:val="3"/>
      </w:pPr>
      <w:bookmarkStart w:id="171" w:name="_Toc369627491"/>
      <w:bookmarkStart w:id="172" w:name="_Toc369629668"/>
      <w:bookmarkStart w:id="173" w:name="_Toc369632451"/>
      <w:bookmarkStart w:id="174" w:name="_Toc369633961"/>
      <w:bookmarkStart w:id="175" w:name="_Toc369634063"/>
      <w:bookmarkStart w:id="176" w:name="_Toc369684131"/>
      <w:bookmarkStart w:id="177" w:name="_Toc369684202"/>
      <w:bookmarkStart w:id="178" w:name="_Toc369684275"/>
      <w:bookmarkStart w:id="179" w:name="_Toc369685074"/>
      <w:bookmarkStart w:id="180" w:name="_Toc369695912"/>
      <w:bookmarkStart w:id="181" w:name="_Toc369713489"/>
      <w:bookmarkStart w:id="182" w:name="_Toc369738403"/>
      <w:bookmarkStart w:id="183" w:name="_Toc83126000"/>
      <w:bookmarkEnd w:id="171"/>
      <w:bookmarkEnd w:id="172"/>
      <w:bookmarkEnd w:id="173"/>
      <w:bookmarkEnd w:id="174"/>
      <w:bookmarkEnd w:id="175"/>
      <w:bookmarkEnd w:id="176"/>
      <w:bookmarkEnd w:id="177"/>
      <w:bookmarkEnd w:id="178"/>
      <w:bookmarkEnd w:id="179"/>
      <w:bookmarkEnd w:id="180"/>
      <w:bookmarkEnd w:id="181"/>
      <w:r w:rsidRPr="00CB5E11">
        <w:t xml:space="preserve">Требования к развитию подсистемы </w:t>
      </w:r>
      <w:r w:rsidR="009F41BC">
        <w:t>НСИ</w:t>
      </w:r>
      <w:bookmarkEnd w:id="182"/>
      <w:bookmarkEnd w:id="183"/>
    </w:p>
    <w:p w14:paraId="33E3EA23" w14:textId="77777777" w:rsidR="00B536F8" w:rsidRDefault="00B536F8" w:rsidP="00B536F8"/>
    <w:p w14:paraId="0691DFDB" w14:textId="22D81BA1" w:rsidR="001A7729" w:rsidRDefault="001A7729" w:rsidP="001A7729">
      <w:r w:rsidRPr="00CB5E11">
        <w:t xml:space="preserve">Требования </w:t>
      </w:r>
      <w:r>
        <w:t>не предъявляются.</w:t>
      </w:r>
    </w:p>
    <w:p w14:paraId="57A8A7C2" w14:textId="684910B6" w:rsidR="00D9794F" w:rsidRDefault="00D9794F" w:rsidP="001A7729"/>
    <w:p w14:paraId="32AEB8DF" w14:textId="36C4BA93" w:rsidR="00D9794F" w:rsidRDefault="00D9794F" w:rsidP="00D9794F">
      <w:pPr>
        <w:pStyle w:val="3"/>
      </w:pPr>
      <w:bookmarkStart w:id="184" w:name="_Ref131527413"/>
      <w:r w:rsidRPr="00D9794F">
        <w:t>Требование к доработке подсистемы в части взаимодействия с хранилищем документов (ХД</w:t>
      </w:r>
      <w:r>
        <w:t>)</w:t>
      </w:r>
      <w:bookmarkEnd w:id="184"/>
    </w:p>
    <w:p w14:paraId="55BDE88C" w14:textId="496344D7" w:rsidR="00D9794F" w:rsidRPr="00D716C2" w:rsidRDefault="00D9794F" w:rsidP="00D9794F">
      <w:r>
        <w:t xml:space="preserve">В рамках доработки </w:t>
      </w:r>
      <w:r w:rsidRPr="00D9794F">
        <w:t>FCSNF-18231</w:t>
      </w:r>
      <w:r>
        <w:t xml:space="preserve"> (</w:t>
      </w:r>
      <w:r w:rsidRPr="00A80F49">
        <w:t xml:space="preserve">Передача </w:t>
      </w:r>
      <w:r>
        <w:t>размещенных в ЕИС документов РК</w:t>
      </w:r>
      <w:r w:rsidRPr="00A80F49">
        <w:t xml:space="preserve"> в ХД для сервисов отдачи</w:t>
      </w:r>
      <w:r>
        <w:t>) требуется обеспечить сохранение размещаемых документов в хранилище документов (ХД).</w:t>
      </w:r>
    </w:p>
    <w:p w14:paraId="718F35DF" w14:textId="77777777" w:rsidR="00D9794F" w:rsidRPr="000F5514" w:rsidRDefault="00D9794F" w:rsidP="00D9794F">
      <w:r w:rsidRPr="002F5993">
        <w:rPr>
          <w:b/>
        </w:rPr>
        <w:lastRenderedPageBreak/>
        <w:t>Внимание</w:t>
      </w:r>
      <w:r>
        <w:t>: в рамках данной доработки не исключаем хранение документов и их подписей в виде контентов в самой подсистеме, то есть совместно с хранением в виде контентов требуется хранить ссылки на документы и их подписи в ХД. Требование по сохранению документов в ХД должно выполняться при включенной настройке «Необходимость сохранения документов в ХД», значение по умолчанию которой «</w:t>
      </w:r>
      <w:r>
        <w:rPr>
          <w:lang w:val="en-US"/>
        </w:rPr>
        <w:t>true</w:t>
      </w:r>
      <w:r>
        <w:t>»</w:t>
      </w:r>
      <w:r w:rsidRPr="000F5514">
        <w:t>.</w:t>
      </w:r>
    </w:p>
    <w:p w14:paraId="1E12A540" w14:textId="77777777" w:rsidR="00D9794F" w:rsidRDefault="00D9794F" w:rsidP="00D9794F">
      <w:r>
        <w:t>Сохранению в ХД подлежат все размещаемые в подсистеме документы. Для каждого документа должны быть сохранены:</w:t>
      </w:r>
    </w:p>
    <w:p w14:paraId="4C5A37D4" w14:textId="77777777" w:rsidR="00D9794F" w:rsidRPr="00067F64" w:rsidRDefault="00D9794F" w:rsidP="002D0245">
      <w:pPr>
        <w:pStyle w:val="affe"/>
        <w:numPr>
          <w:ilvl w:val="0"/>
          <w:numId w:val="214"/>
        </w:numPr>
      </w:pPr>
      <w:r>
        <w:t xml:space="preserve">интеграционный </w:t>
      </w:r>
      <w:r>
        <w:rPr>
          <w:lang w:val="en-US"/>
        </w:rPr>
        <w:t>XML;</w:t>
      </w:r>
    </w:p>
    <w:p w14:paraId="3C1CA6F8" w14:textId="77777777" w:rsidR="00D9794F" w:rsidRPr="00067F64" w:rsidRDefault="00D9794F" w:rsidP="002D0245">
      <w:pPr>
        <w:pStyle w:val="affe"/>
        <w:numPr>
          <w:ilvl w:val="0"/>
          <w:numId w:val="214"/>
        </w:numPr>
      </w:pPr>
      <w:r>
        <w:t xml:space="preserve">подпись интеграционного </w:t>
      </w:r>
      <w:r>
        <w:rPr>
          <w:lang w:val="en-US"/>
        </w:rPr>
        <w:t>XML;</w:t>
      </w:r>
    </w:p>
    <w:p w14:paraId="323E4199" w14:textId="77777777" w:rsidR="00D9794F" w:rsidRPr="00067F64" w:rsidRDefault="00D9794F" w:rsidP="002D0245">
      <w:pPr>
        <w:pStyle w:val="affe"/>
        <w:numPr>
          <w:ilvl w:val="0"/>
          <w:numId w:val="214"/>
        </w:numPr>
      </w:pPr>
      <w:r>
        <w:rPr>
          <w:lang w:val="en-US"/>
        </w:rPr>
        <w:t xml:space="preserve">XML </w:t>
      </w:r>
      <w:r>
        <w:t>ПФ</w:t>
      </w:r>
      <w:r>
        <w:rPr>
          <w:lang w:val="en-US"/>
        </w:rPr>
        <w:t>;</w:t>
      </w:r>
    </w:p>
    <w:p w14:paraId="19676BB1" w14:textId="701DF47C" w:rsidR="00D9794F" w:rsidRDefault="00D9794F" w:rsidP="002D0245">
      <w:pPr>
        <w:pStyle w:val="affe"/>
        <w:numPr>
          <w:ilvl w:val="0"/>
          <w:numId w:val="214"/>
        </w:numPr>
      </w:pPr>
      <w:r>
        <w:t xml:space="preserve">подпись </w:t>
      </w:r>
      <w:r>
        <w:rPr>
          <w:lang w:val="en-US"/>
        </w:rPr>
        <w:t>XML</w:t>
      </w:r>
      <w:r w:rsidRPr="00067F64">
        <w:t xml:space="preserve"> </w:t>
      </w:r>
      <w:r>
        <w:t>ПФ</w:t>
      </w:r>
      <w:r w:rsidR="00685B31">
        <w:t>;</w:t>
      </w:r>
    </w:p>
    <w:p w14:paraId="48392432" w14:textId="0B46549C" w:rsidR="00296CB5" w:rsidRDefault="00296CB5" w:rsidP="002D0245">
      <w:pPr>
        <w:pStyle w:val="affe"/>
        <w:numPr>
          <w:ilvl w:val="0"/>
          <w:numId w:val="214"/>
        </w:numPr>
      </w:pPr>
      <w:r>
        <w:t>подписи вложений;</w:t>
      </w:r>
    </w:p>
    <w:p w14:paraId="6C645F4E" w14:textId="2F2AFCA0" w:rsidR="00685B31" w:rsidRDefault="00685B31" w:rsidP="002D0245">
      <w:pPr>
        <w:pStyle w:val="affe"/>
        <w:numPr>
          <w:ilvl w:val="0"/>
          <w:numId w:val="214"/>
        </w:numPr>
      </w:pPr>
      <w:r w:rsidRPr="00685B31">
        <w:t>контенты (документов, полученных из внешних систем, подтверждений, журналов и т.д.), которые до момента выхода доработки FCSNF-21269</w:t>
      </w:r>
      <w:r>
        <w:t xml:space="preserve"> </w:t>
      </w:r>
      <w:r w:rsidRPr="00685B31">
        <w:t>хранились в БД в blob.</w:t>
      </w:r>
    </w:p>
    <w:p w14:paraId="5A0D5219" w14:textId="6CEAD335" w:rsidR="00982DE8" w:rsidRDefault="00982DE8" w:rsidP="00982DE8">
      <w:r>
        <w:t>Сохранению в ХД также подлежат документы</w:t>
      </w:r>
      <w:r w:rsidRPr="00982DE8">
        <w:t>:</w:t>
      </w:r>
    </w:p>
    <w:p w14:paraId="214A0667" w14:textId="2FE464FA" w:rsidR="00982DE8" w:rsidRDefault="00982DE8" w:rsidP="002D0245">
      <w:pPr>
        <w:pStyle w:val="affe"/>
        <w:numPr>
          <w:ilvl w:val="0"/>
          <w:numId w:val="96"/>
        </w:numPr>
      </w:pPr>
      <w:r>
        <w:t>«</w:t>
      </w:r>
      <w:r w:rsidRPr="00CE195A">
        <w:t>Квитанция о доступности формирования документов электронного актирования по контракту контракте</w:t>
      </w:r>
      <w:r>
        <w:t xml:space="preserve"> </w:t>
      </w:r>
      <w:r w:rsidRPr="00CE195A">
        <w:t>(</w:t>
      </w:r>
      <w:r>
        <w:t>не публичные данные</w:t>
      </w:r>
      <w:r w:rsidRPr="00CE195A">
        <w:t>)</w:t>
      </w:r>
      <w:r>
        <w:t>» (</w:t>
      </w:r>
      <w:r w:rsidRPr="00135AEA">
        <w:rPr>
          <w:lang w:val="en-US"/>
        </w:rPr>
        <w:t>closed</w:t>
      </w:r>
      <w:r>
        <w:t>C</w:t>
      </w:r>
      <w:r w:rsidRPr="00CE195A">
        <w:t>ontractAvailableForElAct</w:t>
      </w:r>
      <w:r>
        <w:t>);</w:t>
      </w:r>
    </w:p>
    <w:p w14:paraId="68029034" w14:textId="0CF1CFED" w:rsidR="00982DE8" w:rsidRPr="007F3084" w:rsidRDefault="00982DE8" w:rsidP="002D0245">
      <w:pPr>
        <w:pStyle w:val="affe"/>
        <w:numPr>
          <w:ilvl w:val="0"/>
          <w:numId w:val="96"/>
        </w:numPr>
        <w:rPr>
          <w:lang w:val="uk-UA"/>
        </w:rPr>
      </w:pPr>
      <w:r w:rsidRPr="00816426">
        <w:rPr>
          <w:lang w:val="uk-UA"/>
        </w:rPr>
        <w:t>«Квитанция о доступности формирования документов электронного актирования по контракту» (contractAvailableForElAct)</w:t>
      </w:r>
      <w:r w:rsidR="007F3084" w:rsidRPr="007F3084">
        <w:t>;</w:t>
      </w:r>
    </w:p>
    <w:p w14:paraId="322A15E2" w14:textId="7296DDD6" w:rsidR="007F3084" w:rsidRDefault="007F3084" w:rsidP="007F3084">
      <w:pPr>
        <w:ind w:left="1069" w:firstLine="0"/>
      </w:pPr>
      <w:r>
        <w:t>данные квитанции сохраняются в ХД в одной транзакции с размещением (подписанием) контракта, но переводятся в статус «Размещено» после технической паузы в 30 минут.</w:t>
      </w:r>
    </w:p>
    <w:p w14:paraId="7E43A7AF" w14:textId="77777777" w:rsidR="008A10E5" w:rsidRDefault="008A10E5" w:rsidP="008A10E5">
      <w:r>
        <w:t>Сохранению в ХД также подлежат документы</w:t>
      </w:r>
      <w:r w:rsidRPr="00982DE8">
        <w:t>:</w:t>
      </w:r>
    </w:p>
    <w:p w14:paraId="20C93E19" w14:textId="5FD6294E" w:rsidR="008A10E5" w:rsidRPr="007F3084" w:rsidRDefault="008A10E5" w:rsidP="000242C8">
      <w:pPr>
        <w:pStyle w:val="affe"/>
        <w:numPr>
          <w:ilvl w:val="0"/>
          <w:numId w:val="280"/>
        </w:numPr>
      </w:pPr>
      <w:r>
        <w:t>«</w:t>
      </w:r>
      <w:r w:rsidRPr="009B5762">
        <w:t>Универсальная выжимка, направляемая на контроль в орган контроля согласно приказу Минфина России от 30.10.2020 N 258н и ПП РФ от 6 августа 2020 г. N 119</w:t>
      </w:r>
      <w:r>
        <w:t>» (</w:t>
      </w:r>
      <w:r w:rsidRPr="009B5762">
        <w:t>control99UniversalExtract</w:t>
      </w:r>
      <w:r>
        <w:t>)</w:t>
      </w:r>
      <w:r w:rsidRPr="009B5762">
        <w:t xml:space="preserve">; </w:t>
      </w:r>
      <w:r>
        <w:t xml:space="preserve">интеграционный </w:t>
      </w:r>
      <w:r w:rsidRPr="009B5762">
        <w:rPr>
          <w:lang w:val="en-US"/>
        </w:rPr>
        <w:t>xml</w:t>
      </w:r>
      <w:r w:rsidRPr="009B5762">
        <w:t xml:space="preserve"> </w:t>
      </w:r>
      <w:r>
        <w:t xml:space="preserve">по схеме </w:t>
      </w:r>
      <w:r w:rsidRPr="009B5762">
        <w:rPr>
          <w:lang w:val="en-US"/>
        </w:rPr>
        <w:t>fcsExport</w:t>
      </w:r>
      <w:r w:rsidRPr="009B5762">
        <w:t>.</w:t>
      </w:r>
      <w:r>
        <w:rPr>
          <w:lang w:val="en-US"/>
        </w:rPr>
        <w:t>xsd</w:t>
      </w:r>
      <w:r w:rsidRPr="009B5762">
        <w:t xml:space="preserve"> </w:t>
      </w:r>
      <w:r>
        <w:t>сохраняется</w:t>
      </w:r>
      <w:r w:rsidRPr="009B5762">
        <w:t xml:space="preserve"> </w:t>
      </w:r>
      <w:r>
        <w:t xml:space="preserve">в модуль </w:t>
      </w:r>
      <w:r w:rsidRPr="009B5762">
        <w:rPr>
          <w:lang w:val="en-US"/>
        </w:rPr>
        <w:t>FCS</w:t>
      </w:r>
      <w:r w:rsidRPr="009B5762">
        <w:t xml:space="preserve"> </w:t>
      </w:r>
      <w:r>
        <w:t xml:space="preserve">с указанием </w:t>
      </w:r>
      <w:r w:rsidRPr="009B5762">
        <w:rPr>
          <w:lang w:val="en-US"/>
        </w:rPr>
        <w:t>docKind</w:t>
      </w:r>
      <w:r w:rsidRPr="009B5762">
        <w:t xml:space="preserve"> = </w:t>
      </w:r>
      <w:r w:rsidRPr="009B5762">
        <w:rPr>
          <w:lang w:val="en-US"/>
        </w:rPr>
        <w:t>PRIMARY</w:t>
      </w:r>
      <w:r w:rsidRPr="009B5762">
        <w:t xml:space="preserve">; </w:t>
      </w:r>
      <w:r>
        <w:t xml:space="preserve">интеграционный </w:t>
      </w:r>
      <w:r w:rsidRPr="009B5762">
        <w:rPr>
          <w:lang w:val="en-US"/>
        </w:rPr>
        <w:t>xml</w:t>
      </w:r>
      <w:r w:rsidRPr="009B5762">
        <w:t xml:space="preserve"> </w:t>
      </w:r>
      <w:r>
        <w:t xml:space="preserve">для внутренней интеграции по схеме </w:t>
      </w:r>
      <w:r w:rsidRPr="009B5762">
        <w:rPr>
          <w:lang w:val="en-US"/>
        </w:rPr>
        <w:t>fcsInternal</w:t>
      </w:r>
      <w:r>
        <w:t>.</w:t>
      </w:r>
      <w:r w:rsidRPr="009B5762">
        <w:rPr>
          <w:lang w:val="en-US"/>
        </w:rPr>
        <w:t>xsd</w:t>
      </w:r>
      <w:r w:rsidRPr="009B5762">
        <w:t xml:space="preserve"> </w:t>
      </w:r>
      <w:r>
        <w:t>сохраняется</w:t>
      </w:r>
      <w:r w:rsidRPr="009B5762">
        <w:t xml:space="preserve"> </w:t>
      </w:r>
      <w:r>
        <w:t xml:space="preserve">в модуль </w:t>
      </w:r>
      <w:r w:rsidRPr="009B5762">
        <w:rPr>
          <w:lang w:val="en-US"/>
        </w:rPr>
        <w:t>FCS</w:t>
      </w:r>
      <w:r>
        <w:t xml:space="preserve"> с указанием </w:t>
      </w:r>
      <w:r w:rsidRPr="009B5762">
        <w:rPr>
          <w:lang w:val="en-US"/>
        </w:rPr>
        <w:t>docKind</w:t>
      </w:r>
      <w:r w:rsidRPr="009B5762">
        <w:t xml:space="preserve"> = </w:t>
      </w:r>
      <w:r w:rsidRPr="009B5762">
        <w:rPr>
          <w:lang w:val="en-US"/>
        </w:rPr>
        <w:t>ADDITIONAL</w:t>
      </w:r>
    </w:p>
    <w:p w14:paraId="07B58C52" w14:textId="1775E7CB" w:rsidR="00982DE8" w:rsidRPr="00982DE8" w:rsidRDefault="00982DE8" w:rsidP="00982DE8"/>
    <w:p w14:paraId="6E684110" w14:textId="77777777" w:rsidR="00D9794F" w:rsidRDefault="00D9794F" w:rsidP="00D9794F">
      <w:r>
        <w:lastRenderedPageBreak/>
        <w:t>Для сохранения документов в ХД вызывается метод «Д</w:t>
      </w:r>
      <w:r w:rsidRPr="00466CCD">
        <w:t>обавление коллеции документов в ХД</w:t>
      </w:r>
      <w:r>
        <w:t>» (</w:t>
      </w:r>
      <w:r w:rsidRPr="00466CCD">
        <w:t>createSetDoc</w:t>
      </w:r>
      <w:r>
        <w:t>)</w:t>
      </w:r>
      <w:r w:rsidRPr="00466CCD">
        <w:t xml:space="preserve"> </w:t>
      </w:r>
      <w:r>
        <w:t xml:space="preserve">сервиса, описание которого приведено в </w:t>
      </w:r>
      <w:r w:rsidRPr="00437B14">
        <w:t>doc-store-load.wsdl</w:t>
      </w:r>
      <w:r>
        <w:t>.</w:t>
      </w:r>
    </w:p>
    <w:p w14:paraId="3094F561" w14:textId="77777777" w:rsidR="00D9794F" w:rsidRDefault="00D9794F" w:rsidP="00D9794F">
      <w:r>
        <w:t>Правила заполнения полей запроса приведены ниже.</w:t>
      </w:r>
    </w:p>
    <w:tbl>
      <w:tblPr>
        <w:tblStyle w:val="af8"/>
        <w:tblW w:w="0" w:type="auto"/>
        <w:tblLook w:val="04A0" w:firstRow="1" w:lastRow="0" w:firstColumn="1" w:lastColumn="0" w:noHBand="0" w:noVBand="1"/>
      </w:tblPr>
      <w:tblGrid>
        <w:gridCol w:w="5539"/>
        <w:gridCol w:w="4532"/>
      </w:tblGrid>
      <w:tr w:rsidR="00D9794F" w:rsidRPr="0097560B" w14:paraId="75C2CFAA" w14:textId="77777777" w:rsidTr="00D9794F">
        <w:tc>
          <w:tcPr>
            <w:tcW w:w="7067" w:type="dxa"/>
            <w:shd w:val="clear" w:color="auto" w:fill="D9D9D9" w:themeFill="background1" w:themeFillShade="D9"/>
          </w:tcPr>
          <w:p w14:paraId="5D9659BC" w14:textId="77777777" w:rsidR="00D9794F" w:rsidRPr="0097560B" w:rsidRDefault="00D9794F" w:rsidP="00D9794F">
            <w:pPr>
              <w:keepNext/>
              <w:ind w:firstLine="0"/>
              <w:jc w:val="center"/>
              <w:rPr>
                <w:b/>
                <w:sz w:val="24"/>
              </w:rPr>
            </w:pPr>
            <w:r w:rsidRPr="0097560B">
              <w:rPr>
                <w:b/>
                <w:sz w:val="24"/>
              </w:rPr>
              <w:t>Заполняемое поле</w:t>
            </w:r>
          </w:p>
        </w:tc>
        <w:tc>
          <w:tcPr>
            <w:tcW w:w="7068" w:type="dxa"/>
            <w:shd w:val="clear" w:color="auto" w:fill="D9D9D9" w:themeFill="background1" w:themeFillShade="D9"/>
          </w:tcPr>
          <w:p w14:paraId="6BFD76C8" w14:textId="77777777" w:rsidR="00D9794F" w:rsidRPr="0097560B" w:rsidRDefault="00D9794F" w:rsidP="00D9794F">
            <w:pPr>
              <w:ind w:firstLine="0"/>
              <w:jc w:val="center"/>
              <w:rPr>
                <w:b/>
                <w:sz w:val="24"/>
              </w:rPr>
            </w:pPr>
            <w:r w:rsidRPr="0097560B">
              <w:rPr>
                <w:b/>
                <w:sz w:val="24"/>
              </w:rPr>
              <w:t>Правла заполнения</w:t>
            </w:r>
          </w:p>
        </w:tc>
      </w:tr>
      <w:tr w:rsidR="00D9794F" w:rsidRPr="0097560B" w14:paraId="642ED60C" w14:textId="77777777" w:rsidTr="00D9794F">
        <w:tc>
          <w:tcPr>
            <w:tcW w:w="14135" w:type="dxa"/>
            <w:gridSpan w:val="2"/>
          </w:tcPr>
          <w:p w14:paraId="4DA59415" w14:textId="77777777" w:rsidR="00D9794F" w:rsidRPr="0097560B" w:rsidRDefault="00D9794F" w:rsidP="00D9794F">
            <w:pPr>
              <w:ind w:firstLine="0"/>
              <w:jc w:val="center"/>
              <w:rPr>
                <w:sz w:val="24"/>
              </w:rPr>
            </w:pPr>
            <w:r>
              <w:rPr>
                <w:sz w:val="24"/>
              </w:rPr>
              <w:t>Для каждого документа, который поделжит сохранению в ХД, создается блок «</w:t>
            </w:r>
            <w:r w:rsidRPr="000145EF">
              <w:rPr>
                <w:sz w:val="24"/>
              </w:rPr>
              <w:t>Документ для добавления в ХД</w:t>
            </w:r>
            <w:r>
              <w:rPr>
                <w:sz w:val="24"/>
              </w:rPr>
              <w:t>» (</w:t>
            </w:r>
            <w:r w:rsidRPr="000145EF">
              <w:rPr>
                <w:sz w:val="24"/>
              </w:rPr>
              <w:t>docInfo</w:t>
            </w:r>
            <w:r>
              <w:rPr>
                <w:sz w:val="24"/>
              </w:rPr>
              <w:t>), правила заполнения которого приведены ниже</w:t>
            </w:r>
          </w:p>
        </w:tc>
      </w:tr>
      <w:tr w:rsidR="00D9794F" w:rsidRPr="0097560B" w14:paraId="41A27F4E" w14:textId="77777777" w:rsidTr="00D9794F">
        <w:tc>
          <w:tcPr>
            <w:tcW w:w="7067" w:type="dxa"/>
          </w:tcPr>
          <w:p w14:paraId="73D68431" w14:textId="77777777" w:rsidR="00D9794F" w:rsidRPr="0097560B" w:rsidRDefault="00D9794F" w:rsidP="00D9794F">
            <w:pPr>
              <w:ind w:firstLine="0"/>
              <w:rPr>
                <w:sz w:val="24"/>
              </w:rPr>
            </w:pPr>
            <w:r w:rsidRPr="002747D4">
              <w:rPr>
                <w:sz w:val="24"/>
              </w:rPr>
              <w:t>uuid</w:t>
            </w:r>
          </w:p>
        </w:tc>
        <w:tc>
          <w:tcPr>
            <w:tcW w:w="7068" w:type="dxa"/>
          </w:tcPr>
          <w:p w14:paraId="079A32FB" w14:textId="77777777" w:rsidR="00D9794F" w:rsidRPr="00F2518D" w:rsidRDefault="00D9794F" w:rsidP="00D9794F">
            <w:pPr>
              <w:ind w:firstLine="0"/>
              <w:rPr>
                <w:sz w:val="24"/>
              </w:rPr>
            </w:pPr>
            <w:r>
              <w:rPr>
                <w:sz w:val="24"/>
              </w:rPr>
              <w:t xml:space="preserve">Для каждого передаваемого документа генерируется </w:t>
            </w:r>
            <w:r>
              <w:rPr>
                <w:sz w:val="24"/>
                <w:lang w:val="en-US"/>
              </w:rPr>
              <w:t>GUID</w:t>
            </w:r>
            <w:r w:rsidRPr="00F2518D">
              <w:rPr>
                <w:sz w:val="24"/>
              </w:rPr>
              <w:t xml:space="preserve">, </w:t>
            </w:r>
            <w:r>
              <w:rPr>
                <w:sz w:val="24"/>
              </w:rPr>
              <w:t>который необходим для связи между переданным в ХД контентом и полученным в ответе идентификатором документа из ХД</w:t>
            </w:r>
          </w:p>
        </w:tc>
      </w:tr>
      <w:tr w:rsidR="00D9794F" w:rsidRPr="0097560B" w14:paraId="4D2DDC53" w14:textId="77777777" w:rsidTr="00D9794F">
        <w:tc>
          <w:tcPr>
            <w:tcW w:w="7067" w:type="dxa"/>
          </w:tcPr>
          <w:p w14:paraId="11FAAF0D" w14:textId="77777777" w:rsidR="00D9794F" w:rsidRPr="0097560B" w:rsidRDefault="00D9794F" w:rsidP="00D9794F">
            <w:pPr>
              <w:ind w:firstLine="0"/>
              <w:rPr>
                <w:sz w:val="24"/>
              </w:rPr>
            </w:pPr>
            <w:r w:rsidRPr="002747D4">
              <w:rPr>
                <w:sz w:val="24"/>
              </w:rPr>
              <w:t>docKind</w:t>
            </w:r>
          </w:p>
        </w:tc>
        <w:tc>
          <w:tcPr>
            <w:tcW w:w="7068" w:type="dxa"/>
          </w:tcPr>
          <w:p w14:paraId="591A45C9" w14:textId="77777777" w:rsidR="00D9794F" w:rsidRDefault="00D9794F" w:rsidP="00D9794F">
            <w:pPr>
              <w:ind w:firstLine="0"/>
              <w:rPr>
                <w:sz w:val="24"/>
              </w:rPr>
            </w:pPr>
            <w:r>
              <w:rPr>
                <w:sz w:val="24"/>
              </w:rPr>
              <w:t>Заполняется типом передаваемого документа:</w:t>
            </w:r>
          </w:p>
          <w:p w14:paraId="5FF41579" w14:textId="77777777" w:rsidR="00D9794F" w:rsidRPr="00892B87" w:rsidRDefault="00D9794F" w:rsidP="00D9794F">
            <w:pPr>
              <w:ind w:firstLine="0"/>
              <w:rPr>
                <w:sz w:val="24"/>
              </w:rPr>
            </w:pPr>
            <w:r>
              <w:rPr>
                <w:sz w:val="24"/>
              </w:rPr>
              <w:t xml:space="preserve">при указании интеграционного </w:t>
            </w:r>
            <w:r>
              <w:rPr>
                <w:sz w:val="24"/>
                <w:lang w:val="en-US"/>
              </w:rPr>
              <w:t>XML</w:t>
            </w:r>
            <w:r w:rsidRPr="00E50BA1">
              <w:rPr>
                <w:sz w:val="24"/>
              </w:rPr>
              <w:t xml:space="preserve"> </w:t>
            </w:r>
            <w:r>
              <w:rPr>
                <w:sz w:val="24"/>
              </w:rPr>
              <w:t xml:space="preserve">указывается значение </w:t>
            </w:r>
            <w:r>
              <w:rPr>
                <w:sz w:val="24"/>
                <w:lang w:val="en-US"/>
              </w:rPr>
              <w:t>PRIMARY</w:t>
            </w:r>
          </w:p>
          <w:p w14:paraId="31E89A8D" w14:textId="77777777" w:rsidR="00D9794F" w:rsidRPr="00892B87" w:rsidRDefault="00D9794F" w:rsidP="00D9794F">
            <w:pPr>
              <w:ind w:firstLine="0"/>
              <w:rPr>
                <w:sz w:val="24"/>
              </w:rPr>
            </w:pPr>
            <w:r>
              <w:rPr>
                <w:sz w:val="24"/>
              </w:rPr>
              <w:t xml:space="preserve">при указании подписи интеграционного </w:t>
            </w:r>
            <w:r>
              <w:rPr>
                <w:sz w:val="24"/>
                <w:lang w:val="en-US"/>
              </w:rPr>
              <w:t>XML</w:t>
            </w:r>
            <w:r w:rsidRPr="004954C0">
              <w:rPr>
                <w:sz w:val="24"/>
              </w:rPr>
              <w:t xml:space="preserve"> </w:t>
            </w:r>
            <w:r>
              <w:rPr>
                <w:sz w:val="24"/>
              </w:rPr>
              <w:t xml:space="preserve">или </w:t>
            </w:r>
            <w:r>
              <w:rPr>
                <w:sz w:val="24"/>
                <w:lang w:val="en-US"/>
              </w:rPr>
              <w:t>XML</w:t>
            </w:r>
            <w:r w:rsidRPr="004954C0">
              <w:rPr>
                <w:sz w:val="24"/>
              </w:rPr>
              <w:t xml:space="preserve"> </w:t>
            </w:r>
            <w:r>
              <w:rPr>
                <w:sz w:val="24"/>
              </w:rPr>
              <w:t xml:space="preserve">ПФ указывается значение </w:t>
            </w:r>
            <w:r>
              <w:rPr>
                <w:sz w:val="24"/>
                <w:lang w:val="en-US"/>
              </w:rPr>
              <w:t>SIGNATURE</w:t>
            </w:r>
          </w:p>
          <w:p w14:paraId="437DD3A9" w14:textId="77777777" w:rsidR="00D9794F" w:rsidRPr="00E50BA1" w:rsidRDefault="00D9794F" w:rsidP="00D9794F">
            <w:pPr>
              <w:ind w:firstLine="0"/>
              <w:rPr>
                <w:sz w:val="24"/>
              </w:rPr>
            </w:pPr>
            <w:r>
              <w:rPr>
                <w:sz w:val="24"/>
              </w:rPr>
              <w:t xml:space="preserve">при указании </w:t>
            </w:r>
            <w:r>
              <w:rPr>
                <w:sz w:val="24"/>
                <w:lang w:val="en-US"/>
              </w:rPr>
              <w:t>XML</w:t>
            </w:r>
            <w:r w:rsidRPr="00E50BA1">
              <w:rPr>
                <w:sz w:val="24"/>
              </w:rPr>
              <w:t xml:space="preserve"> </w:t>
            </w:r>
            <w:r>
              <w:rPr>
                <w:sz w:val="24"/>
              </w:rPr>
              <w:t xml:space="preserve">ПФ указывается значение </w:t>
            </w:r>
            <w:r>
              <w:rPr>
                <w:sz w:val="24"/>
                <w:lang w:val="en-US"/>
              </w:rPr>
              <w:t>ADDITIONAL</w:t>
            </w:r>
          </w:p>
        </w:tc>
      </w:tr>
      <w:tr w:rsidR="00D9794F" w:rsidRPr="0097560B" w14:paraId="478716BF" w14:textId="77777777" w:rsidTr="00D9794F">
        <w:tc>
          <w:tcPr>
            <w:tcW w:w="7067" w:type="dxa"/>
          </w:tcPr>
          <w:p w14:paraId="736A4580" w14:textId="77777777" w:rsidR="00D9794F" w:rsidRPr="0097560B" w:rsidRDefault="00D9794F" w:rsidP="00D9794F">
            <w:pPr>
              <w:ind w:firstLine="0"/>
              <w:rPr>
                <w:sz w:val="24"/>
              </w:rPr>
            </w:pPr>
            <w:r w:rsidRPr="002747D4">
              <w:rPr>
                <w:sz w:val="24"/>
              </w:rPr>
              <w:t>content</w:t>
            </w:r>
          </w:p>
        </w:tc>
        <w:tc>
          <w:tcPr>
            <w:tcW w:w="7068" w:type="dxa"/>
          </w:tcPr>
          <w:p w14:paraId="4EF9282D" w14:textId="77777777" w:rsidR="00D9794F" w:rsidRPr="00A11693" w:rsidRDefault="00D9794F" w:rsidP="00D9794F">
            <w:pPr>
              <w:ind w:firstLine="0"/>
              <w:rPr>
                <w:sz w:val="24"/>
              </w:rPr>
            </w:pPr>
            <w:r>
              <w:rPr>
                <w:sz w:val="24"/>
              </w:rPr>
              <w:t xml:space="preserve">В поле указывается закодированное в </w:t>
            </w:r>
            <w:r>
              <w:rPr>
                <w:sz w:val="24"/>
                <w:lang w:val="en-US"/>
              </w:rPr>
              <w:t>base</w:t>
            </w:r>
            <w:r w:rsidRPr="00A11693">
              <w:rPr>
                <w:sz w:val="24"/>
              </w:rPr>
              <w:t xml:space="preserve">64 </w:t>
            </w:r>
            <w:r>
              <w:rPr>
                <w:sz w:val="24"/>
              </w:rPr>
              <w:t>содержимое документа/подписи</w:t>
            </w:r>
          </w:p>
        </w:tc>
      </w:tr>
      <w:tr w:rsidR="00D9794F" w:rsidRPr="0097560B" w14:paraId="74F6E2FC" w14:textId="77777777" w:rsidTr="00D9794F">
        <w:tc>
          <w:tcPr>
            <w:tcW w:w="7067" w:type="dxa"/>
          </w:tcPr>
          <w:p w14:paraId="24807368" w14:textId="77777777" w:rsidR="00D9794F" w:rsidRPr="002747D4" w:rsidRDefault="00D9794F" w:rsidP="00D9794F">
            <w:pPr>
              <w:ind w:firstLine="0"/>
              <w:rPr>
                <w:sz w:val="24"/>
              </w:rPr>
            </w:pPr>
            <w:r w:rsidRPr="002747D4">
              <w:rPr>
                <w:sz w:val="24"/>
              </w:rPr>
              <w:t>isHidden</w:t>
            </w:r>
          </w:p>
        </w:tc>
        <w:tc>
          <w:tcPr>
            <w:tcW w:w="7068" w:type="dxa"/>
          </w:tcPr>
          <w:p w14:paraId="6ED82456" w14:textId="77777777" w:rsidR="00D9794F" w:rsidRPr="00C40776" w:rsidRDefault="00D9794F" w:rsidP="00D9794F">
            <w:pPr>
              <w:ind w:firstLine="0"/>
              <w:rPr>
                <w:sz w:val="24"/>
              </w:rPr>
            </w:pPr>
            <w:r>
              <w:rPr>
                <w:sz w:val="24"/>
              </w:rPr>
              <w:t>В поле указывается признак сокрытости передаваемого документа/подписи</w:t>
            </w:r>
            <w:r w:rsidRPr="00C40776">
              <w:rPr>
                <w:sz w:val="24"/>
              </w:rPr>
              <w:t xml:space="preserve"> (</w:t>
            </w:r>
            <w:r>
              <w:rPr>
                <w:sz w:val="24"/>
              </w:rPr>
              <w:t>подпись считается сокрытой, если она сформирована к сокрытому документу</w:t>
            </w:r>
            <w:r w:rsidRPr="00C40776">
              <w:rPr>
                <w:sz w:val="24"/>
              </w:rPr>
              <w:t>)</w:t>
            </w:r>
            <w:r>
              <w:rPr>
                <w:sz w:val="24"/>
              </w:rPr>
              <w:t>.</w:t>
            </w:r>
          </w:p>
        </w:tc>
      </w:tr>
      <w:tr w:rsidR="00D9794F" w:rsidRPr="0097560B" w14:paraId="3F68D30C" w14:textId="77777777" w:rsidTr="00D9794F">
        <w:tc>
          <w:tcPr>
            <w:tcW w:w="14135" w:type="dxa"/>
            <w:gridSpan w:val="2"/>
          </w:tcPr>
          <w:p w14:paraId="3E6EE58B" w14:textId="77777777" w:rsidR="00D9794F" w:rsidRPr="0097560B" w:rsidRDefault="00D9794F" w:rsidP="00D9794F">
            <w:pPr>
              <w:ind w:firstLine="0"/>
              <w:jc w:val="center"/>
              <w:rPr>
                <w:sz w:val="24"/>
              </w:rPr>
            </w:pPr>
            <w:r>
              <w:rPr>
                <w:sz w:val="24"/>
              </w:rPr>
              <w:t xml:space="preserve">Блок </w:t>
            </w:r>
            <w:r w:rsidRPr="002747D4">
              <w:rPr>
                <w:sz w:val="24"/>
              </w:rPr>
              <w:t>docInfo/parametersInfo/primaryDocInfo</w:t>
            </w:r>
            <w:r>
              <w:rPr>
                <w:sz w:val="24"/>
              </w:rPr>
              <w:t xml:space="preserve"> заполняется при указании интеграционного </w:t>
            </w:r>
            <w:r>
              <w:rPr>
                <w:sz w:val="24"/>
                <w:lang w:val="en-US"/>
              </w:rPr>
              <w:t>XML</w:t>
            </w:r>
          </w:p>
        </w:tc>
      </w:tr>
      <w:tr w:rsidR="00D9794F" w:rsidRPr="008171AD" w14:paraId="00B36708" w14:textId="77777777" w:rsidTr="00D9794F">
        <w:tc>
          <w:tcPr>
            <w:tcW w:w="7067" w:type="dxa"/>
          </w:tcPr>
          <w:p w14:paraId="33754D20" w14:textId="77777777" w:rsidR="00D9794F" w:rsidRPr="008171AD" w:rsidRDefault="00D9794F" w:rsidP="00D9794F">
            <w:pPr>
              <w:ind w:firstLine="0"/>
              <w:rPr>
                <w:sz w:val="24"/>
                <w:lang w:val="en-US"/>
              </w:rPr>
            </w:pPr>
            <w:r w:rsidRPr="008171AD">
              <w:rPr>
                <w:sz w:val="24"/>
                <w:lang w:val="en-US"/>
              </w:rPr>
              <w:t>docInfo/parametersInfo/primaryDocInfo/status</w:t>
            </w:r>
          </w:p>
        </w:tc>
        <w:tc>
          <w:tcPr>
            <w:tcW w:w="7068" w:type="dxa"/>
          </w:tcPr>
          <w:p w14:paraId="361C8F54" w14:textId="77777777" w:rsidR="00D9794F" w:rsidRPr="008171AD" w:rsidRDefault="00D9794F" w:rsidP="00D9794F">
            <w:pPr>
              <w:ind w:firstLine="0"/>
              <w:rPr>
                <w:sz w:val="24"/>
              </w:rPr>
            </w:pPr>
            <w:r>
              <w:rPr>
                <w:sz w:val="24"/>
              </w:rPr>
              <w:t>Заполняется значением «</w:t>
            </w:r>
            <w:r>
              <w:rPr>
                <w:sz w:val="24"/>
                <w:lang w:val="en-US"/>
              </w:rPr>
              <w:t>PROJECT</w:t>
            </w:r>
            <w:r>
              <w:rPr>
                <w:sz w:val="24"/>
              </w:rPr>
              <w:t>»</w:t>
            </w:r>
          </w:p>
        </w:tc>
      </w:tr>
      <w:tr w:rsidR="00D9794F" w:rsidRPr="008171AD" w14:paraId="48E9A9DA" w14:textId="77777777" w:rsidTr="00D9794F">
        <w:tc>
          <w:tcPr>
            <w:tcW w:w="7067" w:type="dxa"/>
          </w:tcPr>
          <w:p w14:paraId="7D844564" w14:textId="77777777" w:rsidR="00D9794F" w:rsidRPr="008171AD" w:rsidRDefault="00D9794F" w:rsidP="00D9794F">
            <w:pPr>
              <w:ind w:firstLine="0"/>
              <w:rPr>
                <w:sz w:val="24"/>
                <w:lang w:val="en-US"/>
              </w:rPr>
            </w:pPr>
            <w:r w:rsidRPr="008171AD">
              <w:rPr>
                <w:sz w:val="24"/>
                <w:lang w:val="en-US"/>
              </w:rPr>
              <w:t>docInfo/parametersInfo/primaryDocInfo/isNeedTransformation</w:t>
            </w:r>
          </w:p>
        </w:tc>
        <w:tc>
          <w:tcPr>
            <w:tcW w:w="7068" w:type="dxa"/>
          </w:tcPr>
          <w:p w14:paraId="566702F7" w14:textId="77777777" w:rsidR="00D9794F" w:rsidRPr="008171AD" w:rsidRDefault="00D9794F" w:rsidP="00D9794F">
            <w:pPr>
              <w:ind w:firstLine="0"/>
              <w:rPr>
                <w:sz w:val="24"/>
                <w:lang w:val="en-US"/>
              </w:rPr>
            </w:pPr>
            <w:r>
              <w:rPr>
                <w:sz w:val="24"/>
              </w:rPr>
              <w:t>Заполняется значением «</w:t>
            </w:r>
            <w:r>
              <w:rPr>
                <w:sz w:val="24"/>
                <w:lang w:val="en-US"/>
              </w:rPr>
              <w:t>FALSE</w:t>
            </w:r>
            <w:r>
              <w:rPr>
                <w:sz w:val="24"/>
              </w:rPr>
              <w:t>»</w:t>
            </w:r>
          </w:p>
        </w:tc>
      </w:tr>
      <w:tr w:rsidR="00D9794F" w:rsidRPr="008171AD" w14:paraId="152E45D5" w14:textId="77777777" w:rsidTr="00D9794F">
        <w:tc>
          <w:tcPr>
            <w:tcW w:w="14135" w:type="dxa"/>
            <w:gridSpan w:val="2"/>
          </w:tcPr>
          <w:p w14:paraId="4725EE28" w14:textId="77777777" w:rsidR="00D9794F" w:rsidRPr="007D447B" w:rsidRDefault="00D9794F" w:rsidP="00D9794F">
            <w:pPr>
              <w:ind w:firstLine="0"/>
              <w:jc w:val="center"/>
              <w:rPr>
                <w:sz w:val="24"/>
              </w:rPr>
            </w:pPr>
            <w:r>
              <w:rPr>
                <w:sz w:val="24"/>
              </w:rPr>
              <w:t>Блок</w:t>
            </w:r>
            <w:r w:rsidRPr="007D447B">
              <w:rPr>
                <w:sz w:val="24"/>
              </w:rPr>
              <w:t xml:space="preserve"> </w:t>
            </w:r>
            <w:r w:rsidRPr="008171AD">
              <w:rPr>
                <w:sz w:val="24"/>
                <w:lang w:val="en-US"/>
              </w:rPr>
              <w:t>docInfo</w:t>
            </w:r>
            <w:r w:rsidRPr="007D447B">
              <w:rPr>
                <w:sz w:val="24"/>
              </w:rPr>
              <w:t>/</w:t>
            </w:r>
            <w:r w:rsidRPr="008171AD">
              <w:rPr>
                <w:sz w:val="24"/>
                <w:lang w:val="en-US"/>
              </w:rPr>
              <w:t>parametersInfo</w:t>
            </w:r>
            <w:r w:rsidRPr="007D447B">
              <w:rPr>
                <w:sz w:val="24"/>
              </w:rPr>
              <w:t>/</w:t>
            </w:r>
            <w:r w:rsidRPr="008171AD">
              <w:rPr>
                <w:sz w:val="24"/>
                <w:lang w:val="en-US"/>
              </w:rPr>
              <w:t>signatureInfo</w:t>
            </w:r>
            <w:r w:rsidRPr="007D447B">
              <w:rPr>
                <w:sz w:val="24"/>
              </w:rPr>
              <w:t xml:space="preserve"> </w:t>
            </w:r>
            <w:r>
              <w:rPr>
                <w:sz w:val="24"/>
              </w:rPr>
              <w:t>заполняется</w:t>
            </w:r>
            <w:r w:rsidRPr="007D447B">
              <w:rPr>
                <w:sz w:val="24"/>
              </w:rPr>
              <w:t xml:space="preserve"> </w:t>
            </w:r>
            <w:r>
              <w:rPr>
                <w:sz w:val="24"/>
              </w:rPr>
              <w:t>при</w:t>
            </w:r>
            <w:r w:rsidRPr="007D447B">
              <w:rPr>
                <w:sz w:val="24"/>
              </w:rPr>
              <w:t xml:space="preserve"> </w:t>
            </w:r>
            <w:r>
              <w:rPr>
                <w:sz w:val="24"/>
              </w:rPr>
              <w:t>указании</w:t>
            </w:r>
            <w:r w:rsidRPr="007D447B">
              <w:rPr>
                <w:sz w:val="24"/>
              </w:rPr>
              <w:t xml:space="preserve"> </w:t>
            </w:r>
            <w:r>
              <w:rPr>
                <w:sz w:val="24"/>
              </w:rPr>
              <w:t>подписи</w:t>
            </w:r>
            <w:r w:rsidRPr="007D447B">
              <w:rPr>
                <w:sz w:val="24"/>
              </w:rPr>
              <w:t xml:space="preserve"> </w:t>
            </w:r>
            <w:r>
              <w:rPr>
                <w:sz w:val="24"/>
              </w:rPr>
              <w:t>интеграционного</w:t>
            </w:r>
            <w:r w:rsidRPr="007D447B">
              <w:rPr>
                <w:sz w:val="24"/>
              </w:rPr>
              <w:t xml:space="preserve"> </w:t>
            </w:r>
            <w:r>
              <w:rPr>
                <w:sz w:val="24"/>
                <w:lang w:val="en-US"/>
              </w:rPr>
              <w:t>XML</w:t>
            </w:r>
            <w:r w:rsidRPr="007D447B">
              <w:rPr>
                <w:sz w:val="24"/>
              </w:rPr>
              <w:t xml:space="preserve"> </w:t>
            </w:r>
            <w:r>
              <w:rPr>
                <w:sz w:val="24"/>
              </w:rPr>
              <w:t>или</w:t>
            </w:r>
            <w:r w:rsidRPr="007D447B">
              <w:rPr>
                <w:sz w:val="24"/>
              </w:rPr>
              <w:t xml:space="preserve"> </w:t>
            </w:r>
            <w:r>
              <w:rPr>
                <w:sz w:val="24"/>
                <w:lang w:val="en-US"/>
              </w:rPr>
              <w:t>XML</w:t>
            </w:r>
            <w:r w:rsidRPr="007D447B">
              <w:rPr>
                <w:sz w:val="24"/>
              </w:rPr>
              <w:t xml:space="preserve"> </w:t>
            </w:r>
            <w:r>
              <w:rPr>
                <w:sz w:val="24"/>
              </w:rPr>
              <w:t>ПФ</w:t>
            </w:r>
          </w:p>
        </w:tc>
      </w:tr>
      <w:tr w:rsidR="00D9794F" w:rsidRPr="00441651" w14:paraId="20D07B9F" w14:textId="77777777" w:rsidTr="00D9794F">
        <w:tc>
          <w:tcPr>
            <w:tcW w:w="7067" w:type="dxa"/>
          </w:tcPr>
          <w:p w14:paraId="2B39B2EE" w14:textId="77777777" w:rsidR="00D9794F" w:rsidRPr="008171AD" w:rsidRDefault="00D9794F" w:rsidP="00D9794F">
            <w:pPr>
              <w:ind w:firstLine="0"/>
              <w:rPr>
                <w:sz w:val="24"/>
                <w:lang w:val="en-US"/>
              </w:rPr>
            </w:pPr>
            <w:r w:rsidRPr="00441651">
              <w:rPr>
                <w:sz w:val="24"/>
                <w:lang w:val="en-US"/>
              </w:rPr>
              <w:t>docInfo/parametersInfo/signatureInfo/signatureType</w:t>
            </w:r>
          </w:p>
        </w:tc>
        <w:tc>
          <w:tcPr>
            <w:tcW w:w="7068" w:type="dxa"/>
          </w:tcPr>
          <w:p w14:paraId="5F9210ED" w14:textId="77777777" w:rsidR="00D9794F" w:rsidRDefault="00D9794F" w:rsidP="00D9794F">
            <w:pPr>
              <w:ind w:firstLine="0"/>
              <w:rPr>
                <w:sz w:val="24"/>
              </w:rPr>
            </w:pPr>
            <w:r>
              <w:rPr>
                <w:sz w:val="24"/>
              </w:rPr>
              <w:t>Заполняется типом подписи:</w:t>
            </w:r>
          </w:p>
          <w:p w14:paraId="01A04458" w14:textId="77777777" w:rsidR="00D9794F" w:rsidRPr="00441651" w:rsidRDefault="00D9794F" w:rsidP="002D0245">
            <w:pPr>
              <w:pStyle w:val="affe"/>
              <w:numPr>
                <w:ilvl w:val="0"/>
                <w:numId w:val="215"/>
              </w:numPr>
              <w:ind w:left="328"/>
              <w:rPr>
                <w:sz w:val="24"/>
              </w:rPr>
            </w:pPr>
            <w:r w:rsidRPr="00441651">
              <w:rPr>
                <w:sz w:val="24"/>
              </w:rPr>
              <w:t>если подпись наложена пользователем, то указывается значение «</w:t>
            </w:r>
            <w:r w:rsidRPr="00441651">
              <w:rPr>
                <w:sz w:val="24"/>
                <w:lang w:val="en-US"/>
              </w:rPr>
              <w:t>user</w:t>
            </w:r>
            <w:r w:rsidRPr="00441651">
              <w:rPr>
                <w:sz w:val="24"/>
              </w:rPr>
              <w:t>»</w:t>
            </w:r>
          </w:p>
          <w:p w14:paraId="7C6A9B30" w14:textId="77777777" w:rsidR="00D9794F" w:rsidRPr="00441651" w:rsidRDefault="00D9794F" w:rsidP="002D0245">
            <w:pPr>
              <w:pStyle w:val="affe"/>
              <w:numPr>
                <w:ilvl w:val="0"/>
                <w:numId w:val="215"/>
              </w:numPr>
              <w:ind w:left="328"/>
              <w:rPr>
                <w:sz w:val="24"/>
              </w:rPr>
            </w:pPr>
            <w:r w:rsidRPr="00441651">
              <w:rPr>
                <w:sz w:val="24"/>
              </w:rPr>
              <w:t>если подпись наложена системой, то указывается значение «</w:t>
            </w:r>
            <w:r w:rsidRPr="00441651">
              <w:rPr>
                <w:sz w:val="24"/>
                <w:lang w:val="en-US"/>
              </w:rPr>
              <w:t>system</w:t>
            </w:r>
            <w:r w:rsidRPr="00441651">
              <w:rPr>
                <w:sz w:val="24"/>
              </w:rPr>
              <w:t>»</w:t>
            </w:r>
          </w:p>
        </w:tc>
      </w:tr>
      <w:tr w:rsidR="00D9794F" w:rsidRPr="00441651" w14:paraId="0F4E9462" w14:textId="77777777" w:rsidTr="00D9794F">
        <w:tc>
          <w:tcPr>
            <w:tcW w:w="7067" w:type="dxa"/>
          </w:tcPr>
          <w:p w14:paraId="79235973" w14:textId="77777777" w:rsidR="00D9794F" w:rsidRPr="008171AD" w:rsidRDefault="00D9794F" w:rsidP="00D9794F">
            <w:pPr>
              <w:ind w:firstLine="0"/>
              <w:rPr>
                <w:sz w:val="24"/>
                <w:lang w:val="en-US"/>
              </w:rPr>
            </w:pPr>
            <w:r w:rsidRPr="00441651">
              <w:rPr>
                <w:sz w:val="24"/>
                <w:lang w:val="en-US"/>
              </w:rPr>
              <w:t>docInfo/parametersInfo/signatureInfo/requestUuid</w:t>
            </w:r>
          </w:p>
        </w:tc>
        <w:tc>
          <w:tcPr>
            <w:tcW w:w="7068" w:type="dxa"/>
          </w:tcPr>
          <w:p w14:paraId="5C2B970C" w14:textId="77777777" w:rsidR="00D9794F" w:rsidRPr="00441651" w:rsidRDefault="00D9794F" w:rsidP="00D9794F">
            <w:pPr>
              <w:ind w:firstLine="0"/>
              <w:rPr>
                <w:sz w:val="24"/>
              </w:rPr>
            </w:pPr>
            <w:r>
              <w:rPr>
                <w:sz w:val="24"/>
              </w:rPr>
              <w:t>Подпись и подписываемые данные передаются в составе одного запроса. Следова</w:t>
            </w:r>
            <w:r>
              <w:rPr>
                <w:sz w:val="24"/>
              </w:rPr>
              <w:lastRenderedPageBreak/>
              <w:t xml:space="preserve">тельно, в составе данного поля необходимо указать </w:t>
            </w:r>
            <w:r w:rsidRPr="00441651">
              <w:rPr>
                <w:sz w:val="24"/>
              </w:rPr>
              <w:t>uuid</w:t>
            </w:r>
            <w:r>
              <w:rPr>
                <w:sz w:val="24"/>
              </w:rPr>
              <w:t xml:space="preserve"> элемента коллекции, в которой передается содержимое подписанных данных</w:t>
            </w:r>
          </w:p>
        </w:tc>
      </w:tr>
      <w:tr w:rsidR="00D9794F" w:rsidRPr="0097560B" w14:paraId="7A5188EC" w14:textId="77777777" w:rsidTr="00D9794F">
        <w:tc>
          <w:tcPr>
            <w:tcW w:w="14135" w:type="dxa"/>
            <w:gridSpan w:val="2"/>
          </w:tcPr>
          <w:p w14:paraId="549F3217" w14:textId="77777777" w:rsidR="00D9794F" w:rsidRPr="0097560B" w:rsidRDefault="00D9794F" w:rsidP="00D9794F">
            <w:pPr>
              <w:ind w:firstLine="0"/>
              <w:jc w:val="center"/>
              <w:rPr>
                <w:sz w:val="24"/>
              </w:rPr>
            </w:pPr>
            <w:r>
              <w:rPr>
                <w:sz w:val="24"/>
              </w:rPr>
              <w:lastRenderedPageBreak/>
              <w:t xml:space="preserve">Блок </w:t>
            </w:r>
            <w:r w:rsidRPr="002747D4">
              <w:rPr>
                <w:sz w:val="24"/>
              </w:rPr>
              <w:t>docInfo/parametersInfo/addDocInfo</w:t>
            </w:r>
            <w:r>
              <w:rPr>
                <w:sz w:val="24"/>
              </w:rPr>
              <w:t xml:space="preserve"> заполняется при указании XML ПФ</w:t>
            </w:r>
          </w:p>
        </w:tc>
      </w:tr>
      <w:tr w:rsidR="00D9794F" w:rsidRPr="0097560B" w14:paraId="59D7ED44" w14:textId="77777777" w:rsidTr="00D9794F">
        <w:tc>
          <w:tcPr>
            <w:tcW w:w="7067" w:type="dxa"/>
          </w:tcPr>
          <w:p w14:paraId="24FECD82" w14:textId="77777777" w:rsidR="00D9794F" w:rsidRPr="002747D4" w:rsidRDefault="00D9794F" w:rsidP="00D9794F">
            <w:pPr>
              <w:ind w:firstLine="0"/>
              <w:rPr>
                <w:sz w:val="24"/>
              </w:rPr>
            </w:pPr>
            <w:r w:rsidRPr="00C36229">
              <w:rPr>
                <w:sz w:val="24"/>
              </w:rPr>
              <w:t>docInfo/parametersInfo/addDocInfo</w:t>
            </w:r>
          </w:p>
        </w:tc>
        <w:tc>
          <w:tcPr>
            <w:tcW w:w="7068" w:type="dxa"/>
          </w:tcPr>
          <w:p w14:paraId="5E1EACCC" w14:textId="77777777" w:rsidR="00D9794F" w:rsidRPr="0097560B" w:rsidRDefault="00D9794F" w:rsidP="00D9794F">
            <w:pPr>
              <w:ind w:firstLine="0"/>
              <w:rPr>
                <w:sz w:val="24"/>
              </w:rPr>
            </w:pPr>
            <w:r>
              <w:rPr>
                <w:sz w:val="24"/>
              </w:rPr>
              <w:t>Заполняется значением «</w:t>
            </w:r>
            <w:r>
              <w:rPr>
                <w:sz w:val="24"/>
                <w:lang w:val="en-US"/>
              </w:rPr>
              <w:t>PROJECT</w:t>
            </w:r>
            <w:r>
              <w:rPr>
                <w:sz w:val="24"/>
              </w:rPr>
              <w:t>»</w:t>
            </w:r>
          </w:p>
        </w:tc>
      </w:tr>
    </w:tbl>
    <w:p w14:paraId="4BB63DC4" w14:textId="77777777" w:rsidR="00D9794F" w:rsidRDefault="00D9794F" w:rsidP="00D9794F"/>
    <w:p w14:paraId="296C6FE8" w14:textId="77777777" w:rsidR="00D9794F" w:rsidRDefault="00D9794F" w:rsidP="00D9794F">
      <w:r>
        <w:t>По результатам приема от ХД ответа, который формируется по элементу «</w:t>
      </w:r>
      <w:r w:rsidRPr="00444AE9">
        <w:t>Результат добавления коллекции документов в ХД</w:t>
      </w:r>
      <w:r>
        <w:t>» (</w:t>
      </w:r>
      <w:r w:rsidRPr="00444AE9">
        <w:t>createSetDocResponse</w:t>
      </w:r>
      <w:r>
        <w:t xml:space="preserve">) схемы </w:t>
      </w:r>
      <w:r w:rsidRPr="00437B14">
        <w:t>docStoreLoad-ws-api.xsd</w:t>
      </w:r>
      <w:r>
        <w:t>:</w:t>
      </w:r>
    </w:p>
    <w:p w14:paraId="400DD9BE" w14:textId="77777777" w:rsidR="00D9794F" w:rsidRDefault="00D9794F" w:rsidP="002D0245">
      <w:pPr>
        <w:pStyle w:val="affe"/>
        <w:numPr>
          <w:ilvl w:val="0"/>
          <w:numId w:val="216"/>
        </w:numPr>
      </w:pPr>
      <w:r>
        <w:t>если статус вызова сервиса успешный (в поле «</w:t>
      </w:r>
      <w:r w:rsidRPr="00677D82">
        <w:t>Статус выполнения вызова сервиса</w:t>
      </w:r>
      <w:r>
        <w:t>» (</w:t>
      </w:r>
      <w:r w:rsidRPr="007A6E06">
        <w:t>status</w:t>
      </w:r>
      <w:r w:rsidRPr="00537DED">
        <w:rPr>
          <w:lang w:val="en-US"/>
        </w:rPr>
        <w:t>Info</w:t>
      </w:r>
      <w:r w:rsidRPr="007A6E06">
        <w:t>/status</w:t>
      </w:r>
      <w:r>
        <w:t>)</w:t>
      </w:r>
      <w:r w:rsidRPr="007A6E06">
        <w:t xml:space="preserve"> </w:t>
      </w:r>
      <w:r>
        <w:t>указано значение 0) и в поле «</w:t>
      </w:r>
      <w:r w:rsidRPr="008504AD">
        <w:t>Идентификатор сохраненного документа из ХД</w:t>
      </w:r>
      <w:r>
        <w:t>» (</w:t>
      </w:r>
      <w:r w:rsidRPr="008504AD">
        <w:t>docCreateResultInfo/</w:t>
      </w:r>
      <w:r w:rsidRPr="00677D82">
        <w:t>dsUuid</w:t>
      </w:r>
      <w:r>
        <w:t>) для каждого переданного в ХД документа получен и</w:t>
      </w:r>
      <w:r w:rsidRPr="00677D82">
        <w:t>дентификатор сохраненных данных из ХД</w:t>
      </w:r>
      <w:r>
        <w:t>, то:</w:t>
      </w:r>
    </w:p>
    <w:p w14:paraId="6E672C48" w14:textId="77777777" w:rsidR="00D9794F" w:rsidRDefault="00D9794F" w:rsidP="002D0245">
      <w:pPr>
        <w:pStyle w:val="affe"/>
        <w:numPr>
          <w:ilvl w:val="1"/>
          <w:numId w:val="216"/>
        </w:numPr>
      </w:pPr>
      <w:r>
        <w:t xml:space="preserve">идентификаторы сохраненных в ХД интеграционных </w:t>
      </w:r>
      <w:r>
        <w:rPr>
          <w:lang w:val="en-US"/>
        </w:rPr>
        <w:t>XML</w:t>
      </w:r>
      <w:r>
        <w:t>-документов</w:t>
      </w:r>
      <w:r w:rsidRPr="007D223B">
        <w:t xml:space="preserve"> </w:t>
      </w:r>
      <w:r>
        <w:t xml:space="preserve">сохраняются в поле </w:t>
      </w:r>
      <w:r w:rsidRPr="007D223B">
        <w:t>PRINT_FORM</w:t>
      </w:r>
      <w:r>
        <w:t>.</w:t>
      </w:r>
      <w:r w:rsidRPr="007D223B">
        <w:t>CONTENT_INTEGRATION_DS_UID</w:t>
      </w:r>
      <w:r>
        <w:t xml:space="preserve"> (новое поле, которое требуется добавить в физическую модель) записей, в которые в текущей реализации сохраняется ссылка на контент, содержащийся в </w:t>
      </w:r>
      <w:r>
        <w:rPr>
          <w:lang w:val="en-US"/>
        </w:rPr>
        <w:t>PRINT</w:t>
      </w:r>
      <w:r w:rsidRPr="007D223B">
        <w:t>_</w:t>
      </w:r>
      <w:r>
        <w:rPr>
          <w:lang w:val="en-US"/>
        </w:rPr>
        <w:t>FORM</w:t>
      </w:r>
      <w:r w:rsidRPr="007D223B">
        <w:t>_</w:t>
      </w:r>
      <w:r>
        <w:rPr>
          <w:lang w:val="en-US"/>
        </w:rPr>
        <w:t>CONTENT</w:t>
      </w:r>
      <w:r w:rsidRPr="007D223B">
        <w:t>;</w:t>
      </w:r>
    </w:p>
    <w:p w14:paraId="071AB355" w14:textId="77777777" w:rsidR="00D9794F" w:rsidRPr="007D223B" w:rsidRDefault="00D9794F" w:rsidP="002D0245">
      <w:pPr>
        <w:pStyle w:val="affe"/>
        <w:numPr>
          <w:ilvl w:val="1"/>
          <w:numId w:val="216"/>
        </w:numPr>
      </w:pPr>
      <w:r>
        <w:t xml:space="preserve">идентификатор сохраненного в ХД </w:t>
      </w:r>
      <w:r>
        <w:rPr>
          <w:lang w:val="en-US"/>
        </w:rPr>
        <w:t>XML</w:t>
      </w:r>
      <w:r>
        <w:t>-документа</w:t>
      </w:r>
      <w:r w:rsidRPr="007D223B">
        <w:t xml:space="preserve"> </w:t>
      </w:r>
      <w:r>
        <w:t xml:space="preserve">с ПФ сохраняется в поле </w:t>
      </w:r>
      <w:r w:rsidRPr="007D223B">
        <w:t>PRINT_FORM</w:t>
      </w:r>
      <w:r>
        <w:t>.CONTENT_</w:t>
      </w:r>
      <w:r w:rsidRPr="007D223B">
        <w:t>DS_UID</w:t>
      </w:r>
      <w:r>
        <w:t xml:space="preserve"> (новое поле, которое требуется добавить в физическую модель) записи, в которую в текущей реализации сохраняется ссылка на контент, содержащийся в </w:t>
      </w:r>
      <w:r>
        <w:rPr>
          <w:lang w:val="en-US"/>
        </w:rPr>
        <w:t>PRINT</w:t>
      </w:r>
      <w:r w:rsidRPr="007D223B">
        <w:t>_</w:t>
      </w:r>
      <w:r>
        <w:rPr>
          <w:lang w:val="en-US"/>
        </w:rPr>
        <w:t>FORM</w:t>
      </w:r>
      <w:r w:rsidRPr="007D223B">
        <w:t>_</w:t>
      </w:r>
      <w:r>
        <w:rPr>
          <w:lang w:val="en-US"/>
        </w:rPr>
        <w:t>CONTENT</w:t>
      </w:r>
      <w:r w:rsidRPr="007D223B">
        <w:t>;</w:t>
      </w:r>
    </w:p>
    <w:p w14:paraId="265E6A05" w14:textId="77777777" w:rsidR="00D9794F" w:rsidRDefault="00D9794F" w:rsidP="002D0245">
      <w:pPr>
        <w:pStyle w:val="affe"/>
        <w:numPr>
          <w:ilvl w:val="1"/>
          <w:numId w:val="216"/>
        </w:numPr>
      </w:pPr>
      <w:r>
        <w:t xml:space="preserve">идентификаторы сохраненных в ХД подписей сохраняются в поле </w:t>
      </w:r>
      <w:r w:rsidRPr="00A20BF9">
        <w:t>CRYPTO_SIGN</w:t>
      </w:r>
      <w:r>
        <w:t>.</w:t>
      </w:r>
      <w:r w:rsidRPr="00A20BF9">
        <w:t>SIGN</w:t>
      </w:r>
      <w:r w:rsidRPr="007D223B">
        <w:t>_DS_UID</w:t>
      </w:r>
      <w:r>
        <w:t xml:space="preserve"> (новое поле, которое требуется добавить в физическую модель) записей, в которые в текущей реализации сохраняется контент подписи</w:t>
      </w:r>
      <w:r w:rsidRPr="007D223B">
        <w:t>;</w:t>
      </w:r>
    </w:p>
    <w:p w14:paraId="0F1606C1" w14:textId="77777777" w:rsidR="00D9794F" w:rsidRDefault="00D9794F" w:rsidP="002D0245">
      <w:pPr>
        <w:pStyle w:val="affe"/>
        <w:numPr>
          <w:ilvl w:val="0"/>
          <w:numId w:val="216"/>
        </w:numPr>
      </w:pPr>
      <w:r>
        <w:t>если от сервиса получена ошибка (в поле «</w:t>
      </w:r>
      <w:r w:rsidRPr="00677D82">
        <w:t>Статус выполнения вызова сервиса</w:t>
      </w:r>
      <w:r>
        <w:t>» (</w:t>
      </w:r>
      <w:r w:rsidRPr="007A6E06">
        <w:t>status</w:t>
      </w:r>
      <w:r>
        <w:rPr>
          <w:lang w:val="en-US"/>
        </w:rPr>
        <w:t>Info</w:t>
      </w:r>
      <w:r w:rsidRPr="007A6E06">
        <w:t>/status</w:t>
      </w:r>
      <w:r>
        <w:t>)</w:t>
      </w:r>
      <w:r w:rsidRPr="007A6E06">
        <w:t xml:space="preserve"> </w:t>
      </w:r>
      <w:r>
        <w:t>указано значение, отличное от 0) или поле «</w:t>
      </w:r>
      <w:r w:rsidRPr="008504AD">
        <w:t>Идентификатор сохраненного документа из ХД</w:t>
      </w:r>
      <w:r>
        <w:t>» (</w:t>
      </w:r>
      <w:r w:rsidRPr="008504AD">
        <w:t>docCreateResultInfo/</w:t>
      </w:r>
      <w:r w:rsidRPr="00677D82">
        <w:t>dsUuid</w:t>
      </w:r>
      <w:r>
        <w:t>) не получено для каждого переданного в ХД документа, то транзакция размещения откатывается.</w:t>
      </w:r>
    </w:p>
    <w:p w14:paraId="5B0DD1C9" w14:textId="77777777" w:rsidR="00D9794F" w:rsidRDefault="00D9794F" w:rsidP="00D9794F"/>
    <w:p w14:paraId="4FCB50B4" w14:textId="77777777" w:rsidR="00987E0E" w:rsidRDefault="00987E0E" w:rsidP="00987E0E">
      <w:r>
        <w:lastRenderedPageBreak/>
        <w:t>Сохранение документов в ХД должно осуществляться в одной транзакции с размещением (подписанием) документа в подсистеме</w:t>
      </w:r>
      <w:r w:rsidRPr="003156B3">
        <w:t>.</w:t>
      </w:r>
      <w:r>
        <w:t xml:space="preserve"> То есть если не удалось сохранить документы в ХД, то транзакция размещения в подсистеме должна откатываться. При этом предлагается, что в одной транзакции с размещением (подписанием) документы будут сохранены в ХД в статусе «Проект», а после успешного выполнения транзакции будут переведены в статус «Размещено».</w:t>
      </w:r>
    </w:p>
    <w:p w14:paraId="298B3B2A" w14:textId="48868B8E" w:rsidR="00987E0E" w:rsidRDefault="00987E0E" w:rsidP="00987E0E">
      <w:r>
        <w:t>После успешного выполнения транзакции размещения документа, необходимо в ХД перевести  интеграционны</w:t>
      </w:r>
      <w:r w:rsidR="009D383D">
        <w:t>й</w:t>
      </w:r>
      <w:r>
        <w:t xml:space="preserve"> </w:t>
      </w:r>
      <w:r w:rsidRPr="00556A14">
        <w:t>XML</w:t>
      </w:r>
      <w:r w:rsidRPr="00A0174B">
        <w:t xml:space="preserve"> </w:t>
      </w:r>
      <w:r>
        <w:t xml:space="preserve">и </w:t>
      </w:r>
      <w:r w:rsidRPr="00556A14">
        <w:t>XML</w:t>
      </w:r>
      <w:r w:rsidRPr="00A0174B">
        <w:t xml:space="preserve"> </w:t>
      </w:r>
      <w:r>
        <w:t>ПФ в статус «Размещено». Для этого  для каждого документа</w:t>
      </w:r>
      <w:r w:rsidR="009D383D">
        <w:t xml:space="preserve"> в сервисе </w:t>
      </w:r>
      <w:r w:rsidR="009D383D" w:rsidRPr="00437B14">
        <w:t>doc-store-load</w:t>
      </w:r>
      <w:r w:rsidR="009D383D">
        <w:t xml:space="preserve"> асинхронно</w:t>
      </w:r>
      <w:r>
        <w:t xml:space="preserve"> </w:t>
      </w:r>
      <w:r w:rsidR="009D383D">
        <w:t>вызывается</w:t>
      </w:r>
      <w:r>
        <w:t xml:space="preserve"> метод «П</w:t>
      </w:r>
      <w:r w:rsidRPr="0039375B">
        <w:t xml:space="preserve">еревод документа в статус </w:t>
      </w:r>
      <w:r>
        <w:t>«</w:t>
      </w:r>
      <w:r w:rsidRPr="0039375B">
        <w:t>Размещено</w:t>
      </w:r>
      <w:r>
        <w:t>»» (</w:t>
      </w:r>
      <w:r w:rsidRPr="00A244FF">
        <w:t>publishRequest</w:t>
      </w:r>
      <w:r>
        <w:t>)</w:t>
      </w:r>
      <w:r w:rsidR="009D383D">
        <w:t>. В случае неудачи публикации операция повторяется (до 1</w:t>
      </w:r>
      <w:r w:rsidR="009D383D" w:rsidRPr="00AB2393">
        <w:t>3</w:t>
      </w:r>
      <w:r w:rsidR="009D383D">
        <w:t xml:space="preserve"> раз) через увеличивающиеся промежутки времени</w:t>
      </w:r>
      <w:r w:rsidR="009D383D" w:rsidRPr="008049E4">
        <w:t xml:space="preserve"> (</w:t>
      </w:r>
      <w:r w:rsidR="009D383D">
        <w:t>в минутах</w:t>
      </w:r>
      <w:r w:rsidR="009D383D" w:rsidRPr="008049E4">
        <w:t>): 0,25; 0,5; 1; 2; 4; 8; 16; 32; 64; 128; 256; 512; 1024</w:t>
      </w:r>
      <w:r w:rsidR="009D383D">
        <w:t>.</w:t>
      </w:r>
    </w:p>
    <w:p w14:paraId="7306FF6A" w14:textId="77777777" w:rsidR="00815090" w:rsidRDefault="00815090" w:rsidP="00815090">
      <w:pPr>
        <w:pStyle w:val="3"/>
      </w:pPr>
      <w:bookmarkStart w:id="185" w:name="_Ref195039340"/>
      <w:r w:rsidRPr="00D9794F">
        <w:t>Требовани</w:t>
      </w:r>
      <w:r>
        <w:t>е к фасадному методу для поиска СГК по параметрам</w:t>
      </w:r>
      <w:bookmarkEnd w:id="185"/>
    </w:p>
    <w:p w14:paraId="6E81779F" w14:textId="77777777" w:rsidR="00815090" w:rsidRPr="00510089" w:rsidRDefault="00815090" w:rsidP="00815090">
      <w:pPr>
        <w:pStyle w:val="4"/>
        <w:rPr>
          <w:b/>
        </w:rPr>
      </w:pPr>
      <w:r w:rsidRPr="00510089">
        <w:rPr>
          <w:b/>
        </w:rPr>
        <w:t>Предпосылки создания в Р</w:t>
      </w:r>
      <w:r>
        <w:rPr>
          <w:b/>
        </w:rPr>
        <w:t>К</w:t>
      </w:r>
      <w:r w:rsidRPr="00510089">
        <w:rPr>
          <w:b/>
        </w:rPr>
        <w:t xml:space="preserve"> </w:t>
      </w:r>
      <w:r>
        <w:rPr>
          <w:b/>
        </w:rPr>
        <w:t>метода</w:t>
      </w:r>
      <w:r w:rsidRPr="00510089">
        <w:rPr>
          <w:b/>
        </w:rPr>
        <w:t xml:space="preserve"> для </w:t>
      </w:r>
      <w:r>
        <w:rPr>
          <w:b/>
        </w:rPr>
        <w:t>поиска</w:t>
      </w:r>
      <w:r w:rsidRPr="00510089">
        <w:rPr>
          <w:b/>
        </w:rPr>
        <w:t xml:space="preserve"> </w:t>
      </w:r>
      <w:r>
        <w:rPr>
          <w:b/>
        </w:rPr>
        <w:t>СГК</w:t>
      </w:r>
      <w:r w:rsidRPr="00510089">
        <w:rPr>
          <w:b/>
        </w:rPr>
        <w:t xml:space="preserve"> по</w:t>
      </w:r>
      <w:r>
        <w:rPr>
          <w:b/>
        </w:rPr>
        <w:t xml:space="preserve"> параметрам</w:t>
      </w:r>
    </w:p>
    <w:p w14:paraId="77D7012D" w14:textId="36F69ACA" w:rsidR="00815090" w:rsidRDefault="00815090" w:rsidP="00815090">
      <w:r>
        <w:t>Доработка реализуется, в рамках которого появилась необходимость реализовать в сервисе отдачи документов (интеграционная шина ХД) метод, возвращающий СГК по расширенному перечню параметров. Необходимые параметры не планировалось и не планируется выносить в поисковые индексы ХД. Было принято решение реализовать для внешней системы (</w:t>
      </w:r>
      <w:r w:rsidRPr="00031EF5">
        <w:t>Министерство цифрового развития, связи и массовых коммуникаций Российской Федерации</w:t>
      </w:r>
      <w:r>
        <w:t>) отдельный метод в сервисе отдачи документов, через который будет возможен поиск по необходимым параметрам.</w:t>
      </w:r>
    </w:p>
    <w:p w14:paraId="0E550347" w14:textId="77777777" w:rsidR="00815090" w:rsidRDefault="00815090" w:rsidP="00815090">
      <w:r>
        <w:t xml:space="preserve">При этом, поиск СГК будет выполняться в ЗЧ подсистемы РК. В связи </w:t>
      </w:r>
      <w:r w:rsidRPr="00254C95">
        <w:t xml:space="preserve">с этим, в РК реализуется </w:t>
      </w:r>
      <w:r>
        <w:rPr>
          <w:lang w:val="en-US"/>
        </w:rPr>
        <w:t>REST</w:t>
      </w:r>
      <w:r w:rsidRPr="009E171C">
        <w:t xml:space="preserve"> </w:t>
      </w:r>
      <w:r>
        <w:t xml:space="preserve">сервис </w:t>
      </w:r>
      <w:r w:rsidRPr="00254C95">
        <w:t xml:space="preserve">для для поиска </w:t>
      </w:r>
      <w:r>
        <w:t>СГК</w:t>
      </w:r>
      <w:r w:rsidRPr="00254C95">
        <w:t xml:space="preserve"> по параметрам</w:t>
      </w:r>
      <w:r>
        <w:t xml:space="preserve"> (</w:t>
      </w:r>
      <w:r w:rsidRPr="00AF7670">
        <w:t>FCSNF-25087</w:t>
      </w:r>
      <w:r>
        <w:t>)</w:t>
      </w:r>
      <w:r w:rsidRPr="00254C95">
        <w:t>.</w:t>
      </w:r>
    </w:p>
    <w:p w14:paraId="6E6B6BDE" w14:textId="77777777" w:rsidR="00815090" w:rsidRPr="00510089" w:rsidRDefault="00815090" w:rsidP="00815090">
      <w:pPr>
        <w:pStyle w:val="4"/>
        <w:rPr>
          <w:b/>
        </w:rPr>
      </w:pPr>
      <w:r w:rsidRPr="00254C95">
        <w:rPr>
          <w:b/>
        </w:rPr>
        <w:t xml:space="preserve">Требования к </w:t>
      </w:r>
      <w:r>
        <w:rPr>
          <w:b/>
        </w:rPr>
        <w:t>методу</w:t>
      </w:r>
      <w:r w:rsidRPr="00254C95">
        <w:rPr>
          <w:b/>
        </w:rPr>
        <w:t xml:space="preserve"> </w:t>
      </w:r>
      <w:r>
        <w:rPr>
          <w:b/>
        </w:rPr>
        <w:t>поиска</w:t>
      </w:r>
      <w:r w:rsidRPr="00254C95">
        <w:rPr>
          <w:b/>
        </w:rPr>
        <w:t xml:space="preserve"> </w:t>
      </w:r>
      <w:r>
        <w:rPr>
          <w:b/>
        </w:rPr>
        <w:t>СГК по параметрам</w:t>
      </w:r>
    </w:p>
    <w:p w14:paraId="2A1622E1" w14:textId="77777777" w:rsidR="00815090" w:rsidRDefault="00815090" w:rsidP="00815090">
      <w:r>
        <w:t xml:space="preserve">В РК необходимо реализовать сервис, который принимает на входе </w:t>
      </w:r>
      <w:r>
        <w:rPr>
          <w:lang w:val="en-US"/>
        </w:rPr>
        <w:t>JSON</w:t>
      </w:r>
      <w:r w:rsidRPr="009E171C">
        <w:t xml:space="preserve"> </w:t>
      </w:r>
      <w:r>
        <w:rPr>
          <w:lang w:val="en-US"/>
        </w:rPr>
        <w:t>c</w:t>
      </w:r>
      <w:r>
        <w:t xml:space="preserve"> параметрами</w:t>
      </w:r>
      <w:r w:rsidRPr="00254C95">
        <w:t>:</w:t>
      </w:r>
    </w:p>
    <w:p w14:paraId="2E44D5B3" w14:textId="77777777" w:rsidR="00815090" w:rsidRDefault="00815090" w:rsidP="00796A48">
      <w:pPr>
        <w:pStyle w:val="affe"/>
        <w:numPr>
          <w:ilvl w:val="0"/>
          <w:numId w:val="271"/>
        </w:numPr>
      </w:pPr>
      <w:r>
        <w:t xml:space="preserve">начало периода поиска </w:t>
      </w:r>
      <w:r w:rsidRPr="00F84DB1">
        <w:rPr>
          <w:b/>
          <w:bCs/>
        </w:rPr>
        <w:t>dateFrom</w:t>
      </w:r>
      <w:r w:rsidRPr="00D9370A">
        <w:t xml:space="preserve"> </w:t>
      </w:r>
      <w:r w:rsidRPr="00F84DB1">
        <w:t>(</w:t>
      </w:r>
      <w:r>
        <w:t>включительно</w:t>
      </w:r>
      <w:r w:rsidRPr="00F84DB1">
        <w:t>)</w:t>
      </w:r>
    </w:p>
    <w:p w14:paraId="21C70434" w14:textId="77777777" w:rsidR="00815090" w:rsidRDefault="00815090" w:rsidP="00796A48">
      <w:pPr>
        <w:pStyle w:val="affe"/>
        <w:numPr>
          <w:ilvl w:val="0"/>
          <w:numId w:val="271"/>
        </w:numPr>
      </w:pPr>
      <w:r>
        <w:t xml:space="preserve">конец периода поиска </w:t>
      </w:r>
      <w:r w:rsidRPr="00F84DB1">
        <w:rPr>
          <w:b/>
          <w:bCs/>
        </w:rPr>
        <w:t>dateTo</w:t>
      </w:r>
      <w:r w:rsidRPr="00D9370A">
        <w:t xml:space="preserve"> (</w:t>
      </w:r>
      <w:r>
        <w:t>не включительно</w:t>
      </w:r>
      <w:r w:rsidRPr="00D9370A">
        <w:t>)</w:t>
      </w:r>
    </w:p>
    <w:p w14:paraId="6AF90000" w14:textId="77777777" w:rsidR="00815090" w:rsidRDefault="00815090" w:rsidP="00796A48">
      <w:pPr>
        <w:pStyle w:val="affe"/>
        <w:numPr>
          <w:ilvl w:val="0"/>
          <w:numId w:val="271"/>
        </w:numPr>
      </w:pPr>
      <w:r>
        <w:t>тип ФЗ</w:t>
      </w:r>
      <w:r w:rsidRPr="00F84DB1">
        <w:t xml:space="preserve"> </w:t>
      </w:r>
      <w:r w:rsidRPr="00F84DB1">
        <w:rPr>
          <w:b/>
          <w:bCs/>
        </w:rPr>
        <w:t>fzType</w:t>
      </w:r>
      <w:r>
        <w:t xml:space="preserve"> (возможные значения</w:t>
      </w:r>
      <w:r w:rsidRPr="00D9370A">
        <w:t>: 44</w:t>
      </w:r>
      <w:r w:rsidRPr="00F84DB1">
        <w:rPr>
          <w:lang w:val="en-US"/>
        </w:rPr>
        <w:t>fz</w:t>
      </w:r>
      <w:r w:rsidRPr="00D9370A">
        <w:t>, 94</w:t>
      </w:r>
      <w:r w:rsidRPr="00F84DB1">
        <w:rPr>
          <w:lang w:val="en-US"/>
        </w:rPr>
        <w:t>fz</w:t>
      </w:r>
      <w:r>
        <w:t>)</w:t>
      </w:r>
    </w:p>
    <w:p w14:paraId="6D81FA48" w14:textId="77777777" w:rsidR="00815090" w:rsidRPr="000C0DDA" w:rsidRDefault="00815090" w:rsidP="00815090">
      <w:pPr>
        <w:ind w:left="1069" w:firstLine="0"/>
      </w:pPr>
      <w:r>
        <w:t>коллекции (в запросе может быть получена только одна коллекция из указанных ниже)</w:t>
      </w:r>
      <w:r w:rsidRPr="000C0DDA">
        <w:t>:</w:t>
      </w:r>
    </w:p>
    <w:p w14:paraId="2E6B86C8" w14:textId="77777777" w:rsidR="00815090" w:rsidRDefault="00815090" w:rsidP="00796A48">
      <w:pPr>
        <w:pStyle w:val="affe"/>
        <w:numPr>
          <w:ilvl w:val="0"/>
          <w:numId w:val="271"/>
        </w:numPr>
      </w:pPr>
      <w:r>
        <w:t xml:space="preserve">коллекция заказчиков </w:t>
      </w:r>
      <w:r w:rsidRPr="00345155">
        <w:rPr>
          <w:b/>
          <w:bCs/>
        </w:rPr>
        <w:t>inn_pok</w:t>
      </w:r>
      <w:r>
        <w:t xml:space="preserve"> ИНН + КПП (где ИНН-обязательный</w:t>
      </w:r>
      <w:r w:rsidRPr="00DA07E5">
        <w:t xml:space="preserve">; </w:t>
      </w:r>
      <w:r>
        <w:t>КПП - необязательный)</w:t>
      </w:r>
    </w:p>
    <w:p w14:paraId="6E1E6C69" w14:textId="77777777" w:rsidR="00815090" w:rsidRDefault="00815090" w:rsidP="00796A48">
      <w:pPr>
        <w:pStyle w:val="affe"/>
        <w:numPr>
          <w:ilvl w:val="0"/>
          <w:numId w:val="271"/>
        </w:numPr>
      </w:pPr>
      <w:r>
        <w:lastRenderedPageBreak/>
        <w:t xml:space="preserve">коллекция поставщиков </w:t>
      </w:r>
      <w:r w:rsidRPr="00345155">
        <w:rPr>
          <w:b/>
          <w:bCs/>
        </w:rPr>
        <w:t>inn_pr</w:t>
      </w:r>
      <w:r>
        <w:t xml:space="preserve"> ИНН + КПП (где ИНН-обязательный</w:t>
      </w:r>
      <w:r w:rsidRPr="00DA07E5">
        <w:t xml:space="preserve">; </w:t>
      </w:r>
      <w:r>
        <w:t>КПП - необязательный)</w:t>
      </w:r>
    </w:p>
    <w:p w14:paraId="2031FC78" w14:textId="77777777" w:rsidR="00815090" w:rsidRDefault="00815090" w:rsidP="00796A48">
      <w:pPr>
        <w:pStyle w:val="affe"/>
        <w:numPr>
          <w:ilvl w:val="0"/>
          <w:numId w:val="271"/>
        </w:numPr>
      </w:pPr>
      <w:r>
        <w:t>коллекция</w:t>
      </w:r>
      <w:r w:rsidRPr="00B23E05">
        <w:t xml:space="preserve"> </w:t>
      </w:r>
      <w:r>
        <w:t xml:space="preserve">строковых значений ИКЗ </w:t>
      </w:r>
      <w:r w:rsidRPr="00345155">
        <w:rPr>
          <w:b/>
          <w:bCs/>
        </w:rPr>
        <w:t>ikz</w:t>
      </w:r>
      <w:r>
        <w:t xml:space="preserve"> (идентификационный код закупки)</w:t>
      </w:r>
    </w:p>
    <w:p w14:paraId="38AF590B" w14:textId="77777777" w:rsidR="00815090" w:rsidRDefault="00815090" w:rsidP="00796A48">
      <w:pPr>
        <w:pStyle w:val="affe"/>
        <w:numPr>
          <w:ilvl w:val="0"/>
          <w:numId w:val="271"/>
        </w:numPr>
      </w:pPr>
      <w:r>
        <w:t xml:space="preserve">коллекция строковых значений КБК </w:t>
      </w:r>
      <w:r w:rsidRPr="00F84DB1">
        <w:rPr>
          <w:b/>
          <w:bCs/>
          <w:lang w:val="en-US"/>
        </w:rPr>
        <w:t>kbk</w:t>
      </w:r>
      <w:r>
        <w:t xml:space="preserve"> (код бюджетной классификации)</w:t>
      </w:r>
    </w:p>
    <w:p w14:paraId="39F7BF7B" w14:textId="77777777" w:rsidR="00815090" w:rsidRDefault="00815090" w:rsidP="00796A48">
      <w:pPr>
        <w:pStyle w:val="affe"/>
        <w:numPr>
          <w:ilvl w:val="0"/>
          <w:numId w:val="271"/>
        </w:numPr>
      </w:pPr>
      <w:r>
        <w:t>коллекция строковых значений ОКПД2</w:t>
      </w:r>
      <w:r w:rsidRPr="00F84DB1">
        <w:t xml:space="preserve"> </w:t>
      </w:r>
      <w:r w:rsidRPr="00F84DB1">
        <w:rPr>
          <w:b/>
          <w:bCs/>
          <w:lang w:val="en-US"/>
        </w:rPr>
        <w:t>okpd2</w:t>
      </w:r>
    </w:p>
    <w:p w14:paraId="7079AC45" w14:textId="77777777" w:rsidR="00815090" w:rsidRDefault="00815090" w:rsidP="00815090">
      <w:pPr>
        <w:rPr>
          <w:lang w:val="en-US"/>
        </w:rPr>
      </w:pPr>
      <w:r>
        <w:t>и возвращает в ответе</w:t>
      </w:r>
      <w:r>
        <w:rPr>
          <w:lang w:val="en-US"/>
        </w:rPr>
        <w:t>:</w:t>
      </w:r>
    </w:p>
    <w:p w14:paraId="06D2C410" w14:textId="77777777" w:rsidR="00815090" w:rsidRDefault="00815090" w:rsidP="00796A48">
      <w:pPr>
        <w:pStyle w:val="affe"/>
        <w:numPr>
          <w:ilvl w:val="0"/>
          <w:numId w:val="272"/>
        </w:numPr>
      </w:pPr>
      <w:r>
        <w:rPr>
          <w:lang w:val="en-US"/>
        </w:rPr>
        <w:t xml:space="preserve">http </w:t>
      </w:r>
      <w:r>
        <w:t>статус-код</w:t>
      </w:r>
    </w:p>
    <w:p w14:paraId="5EB849FD" w14:textId="77777777" w:rsidR="00815090" w:rsidRDefault="00815090" w:rsidP="00815090">
      <w:pPr>
        <w:pStyle w:val="affe"/>
        <w:ind w:left="1429" w:firstLine="0"/>
        <w:rPr>
          <w:lang w:val="en-US"/>
        </w:rPr>
      </w:pPr>
      <w:r>
        <w:t>возможные коды</w:t>
      </w:r>
      <w:r>
        <w:rPr>
          <w:lang w:val="en-US"/>
        </w:rPr>
        <w:t>:</w:t>
      </w:r>
    </w:p>
    <w:p w14:paraId="5EFB673E" w14:textId="77777777" w:rsidR="00815090" w:rsidRDefault="00815090" w:rsidP="00815090">
      <w:pPr>
        <w:pStyle w:val="affe"/>
        <w:ind w:left="1429" w:firstLine="0"/>
      </w:pPr>
      <w:r w:rsidRPr="00345155">
        <w:t xml:space="preserve">200 – </w:t>
      </w:r>
      <w:r>
        <w:t>ОК</w:t>
      </w:r>
    </w:p>
    <w:p w14:paraId="6DB4AAC9" w14:textId="77777777" w:rsidR="00815090" w:rsidRDefault="00815090" w:rsidP="00815090">
      <w:pPr>
        <w:pStyle w:val="affe"/>
        <w:ind w:left="1429" w:firstLine="0"/>
      </w:pPr>
      <w:r>
        <w:t>408 – превышено максимальное время поиска по запросу</w:t>
      </w:r>
    </w:p>
    <w:p w14:paraId="4708C520" w14:textId="77777777" w:rsidR="00815090" w:rsidRPr="00345155" w:rsidRDefault="00815090" w:rsidP="00815090">
      <w:pPr>
        <w:pStyle w:val="affe"/>
        <w:ind w:left="1429" w:firstLine="0"/>
      </w:pPr>
      <w:r>
        <w:t>500 – непредвиденная ошибка в ходе обработки</w:t>
      </w:r>
    </w:p>
    <w:p w14:paraId="367F29E1" w14:textId="77777777" w:rsidR="00815090" w:rsidRDefault="00815090" w:rsidP="00796A48">
      <w:pPr>
        <w:pStyle w:val="affe"/>
        <w:numPr>
          <w:ilvl w:val="0"/>
          <w:numId w:val="272"/>
        </w:numPr>
      </w:pPr>
      <w:r>
        <w:t>количество найденных СГК (</w:t>
      </w:r>
      <w:r w:rsidRPr="00345155">
        <w:t>recordsNumber</w:t>
      </w:r>
      <w:r>
        <w:t>)</w:t>
      </w:r>
    </w:p>
    <w:p w14:paraId="47765AA1" w14:textId="77777777" w:rsidR="00815090" w:rsidRPr="00C11715" w:rsidRDefault="00815090" w:rsidP="00796A48">
      <w:pPr>
        <w:pStyle w:val="affe"/>
        <w:numPr>
          <w:ilvl w:val="0"/>
          <w:numId w:val="272"/>
        </w:numPr>
      </w:pPr>
      <w:r>
        <w:t>массив парных значений (</w:t>
      </w:r>
      <w:r w:rsidRPr="00345155">
        <w:t>regNumToGuids</w:t>
      </w:r>
      <w:r>
        <w:t>)</w:t>
      </w:r>
      <w:r w:rsidRPr="00C11715">
        <w:t>:</w:t>
      </w:r>
    </w:p>
    <w:p w14:paraId="227FADAE" w14:textId="77777777" w:rsidR="00815090" w:rsidRDefault="00815090" w:rsidP="00796A48">
      <w:pPr>
        <w:pStyle w:val="affe"/>
        <w:numPr>
          <w:ilvl w:val="0"/>
          <w:numId w:val="273"/>
        </w:numPr>
      </w:pPr>
      <w:r>
        <w:t>р</w:t>
      </w:r>
      <w:r w:rsidRPr="00C11715">
        <w:t xml:space="preserve">еестровый номер </w:t>
      </w:r>
      <w:r>
        <w:t>СГК (</w:t>
      </w:r>
      <w:r w:rsidRPr="00345155">
        <w:t>regNum</w:t>
      </w:r>
      <w:r>
        <w:t>)</w:t>
      </w:r>
    </w:p>
    <w:p w14:paraId="1736A1DD" w14:textId="77777777" w:rsidR="00815090" w:rsidRPr="00C11715" w:rsidRDefault="00815090" w:rsidP="00796A48">
      <w:pPr>
        <w:pStyle w:val="affe"/>
        <w:numPr>
          <w:ilvl w:val="0"/>
          <w:numId w:val="273"/>
        </w:numPr>
      </w:pPr>
      <w:r w:rsidRPr="00C11715">
        <w:rPr>
          <w:szCs w:val="28"/>
          <w:lang w:val="en-US"/>
        </w:rPr>
        <w:t>GUID</w:t>
      </w:r>
      <w:r w:rsidRPr="00C11715">
        <w:rPr>
          <w:szCs w:val="28"/>
        </w:rPr>
        <w:t xml:space="preserve"> последней версии СГК в ХД</w:t>
      </w:r>
      <w:r>
        <w:rPr>
          <w:szCs w:val="28"/>
        </w:rPr>
        <w:t xml:space="preserve"> (</w:t>
      </w:r>
      <w:r w:rsidRPr="00345155">
        <w:rPr>
          <w:szCs w:val="28"/>
        </w:rPr>
        <w:t>guid</w:t>
      </w:r>
      <w:r>
        <w:rPr>
          <w:szCs w:val="28"/>
        </w:rPr>
        <w:t>)</w:t>
      </w:r>
    </w:p>
    <w:p w14:paraId="25EC50DC" w14:textId="77777777" w:rsidR="00815090" w:rsidRDefault="00815090" w:rsidP="00815090">
      <w:pPr>
        <w:ind w:firstLine="0"/>
      </w:pPr>
      <w:r>
        <w:t xml:space="preserve">Пример 1 подготовленного </w:t>
      </w:r>
      <w:r>
        <w:rPr>
          <w:lang w:val="en-US"/>
        </w:rPr>
        <w:t>JSON</w:t>
      </w:r>
      <w:r w:rsidRPr="009656B9">
        <w:t xml:space="preserve"> </w:t>
      </w:r>
      <w:r>
        <w:t>для запроса</w:t>
      </w:r>
      <w:r w:rsidRPr="009656B9">
        <w:t>:</w:t>
      </w:r>
    </w:p>
    <w:p w14:paraId="75E6DCE3"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w:t>
      </w:r>
    </w:p>
    <w:p w14:paraId="34B4EFEB"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 xml:space="preserve">    "dateFrom": "2016-01-01T00:00:00+03:00",</w:t>
      </w:r>
    </w:p>
    <w:p w14:paraId="1C64E32A"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 xml:space="preserve">    "dateTo": "2025-02-28T00:00:00+03:00",</w:t>
      </w:r>
    </w:p>
    <w:p w14:paraId="656B7F19"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 xml:space="preserve">    "fzType": "223fz",</w:t>
      </w:r>
    </w:p>
    <w:p w14:paraId="67F7CECD"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 xml:space="preserve">    "inn_pr":</w:t>
      </w:r>
    </w:p>
    <w:p w14:paraId="28C57DD1"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 xml:space="preserve">    [</w:t>
      </w:r>
    </w:p>
    <w:p w14:paraId="3B78919E"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 xml:space="preserve">        {</w:t>
      </w:r>
    </w:p>
    <w:p w14:paraId="1B773A4F"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 xml:space="preserve">            "inn": "4444444463",</w:t>
      </w:r>
    </w:p>
    <w:p w14:paraId="4804AF5B"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 xml:space="preserve">            "kpp": "444444463"</w:t>
      </w:r>
    </w:p>
    <w:p w14:paraId="76C81AE9"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 xml:space="preserve">        },</w:t>
      </w:r>
    </w:p>
    <w:p w14:paraId="75BD4936"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 xml:space="preserve">        {</w:t>
      </w:r>
    </w:p>
    <w:p w14:paraId="79AEA476"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 xml:space="preserve">            "inn": "1484514341"</w:t>
      </w:r>
    </w:p>
    <w:p w14:paraId="3BE828D8" w14:textId="77777777" w:rsidR="00815090" w:rsidRPr="00815090"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rPr>
      </w:pPr>
      <w:r w:rsidRPr="009656B9">
        <w:rPr>
          <w:rFonts w:ascii="Courier New" w:hAnsi="Courier New" w:cs="Courier New"/>
          <w:color w:val="000000"/>
          <w:sz w:val="20"/>
          <w:szCs w:val="20"/>
          <w:lang w:val="en-US"/>
        </w:rPr>
        <w:t xml:space="preserve">        </w:t>
      </w:r>
      <w:r w:rsidRPr="00815090">
        <w:rPr>
          <w:rFonts w:ascii="Courier New" w:hAnsi="Courier New" w:cs="Courier New"/>
          <w:color w:val="000000"/>
          <w:sz w:val="20"/>
          <w:szCs w:val="20"/>
        </w:rPr>
        <w:t>}</w:t>
      </w:r>
    </w:p>
    <w:p w14:paraId="5473C88D" w14:textId="77777777" w:rsidR="00815090" w:rsidRPr="00815090"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rPr>
      </w:pPr>
      <w:r w:rsidRPr="00815090">
        <w:rPr>
          <w:rFonts w:ascii="Courier New" w:hAnsi="Courier New" w:cs="Courier New"/>
          <w:color w:val="000000"/>
          <w:sz w:val="20"/>
          <w:szCs w:val="20"/>
        </w:rPr>
        <w:t xml:space="preserve">    ]</w:t>
      </w:r>
    </w:p>
    <w:p w14:paraId="78E19A24" w14:textId="77777777" w:rsidR="00815090" w:rsidRPr="00815090"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rPr>
      </w:pPr>
      <w:r w:rsidRPr="00815090">
        <w:rPr>
          <w:rFonts w:ascii="Courier New" w:hAnsi="Courier New" w:cs="Courier New"/>
          <w:color w:val="000000"/>
          <w:sz w:val="20"/>
          <w:szCs w:val="20"/>
        </w:rPr>
        <w:t>}</w:t>
      </w:r>
    </w:p>
    <w:p w14:paraId="01E35DE1" w14:textId="77777777" w:rsidR="00815090" w:rsidRDefault="00815090" w:rsidP="00815090">
      <w:pPr>
        <w:ind w:firstLine="0"/>
      </w:pPr>
      <w:r>
        <w:t xml:space="preserve">Пример 2 подготовленного </w:t>
      </w:r>
      <w:r>
        <w:rPr>
          <w:lang w:val="en-US"/>
        </w:rPr>
        <w:t>JSON</w:t>
      </w:r>
      <w:r w:rsidRPr="009656B9">
        <w:t xml:space="preserve"> </w:t>
      </w:r>
      <w:r>
        <w:t>для запроса</w:t>
      </w:r>
      <w:r w:rsidRPr="009656B9">
        <w:t>:</w:t>
      </w:r>
    </w:p>
    <w:p w14:paraId="0A952B87"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w:t>
      </w:r>
    </w:p>
    <w:p w14:paraId="17B382A9"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 xml:space="preserve">    "dateFrom": "2016-01-01T00:00:00+03:00",</w:t>
      </w:r>
    </w:p>
    <w:p w14:paraId="5CA842BC"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 xml:space="preserve">    "dateTo": "2025-02-28T00:00:00+03:00",</w:t>
      </w:r>
    </w:p>
    <w:p w14:paraId="3E14FD7A"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 xml:space="preserve">    "fzType": "223fz",</w:t>
      </w:r>
    </w:p>
    <w:p w14:paraId="464D04F1" w14:textId="77777777" w:rsidR="00815090" w:rsidRPr="00815090"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rPr>
      </w:pPr>
      <w:r w:rsidRPr="009656B9">
        <w:rPr>
          <w:rFonts w:ascii="Courier New" w:hAnsi="Courier New" w:cs="Courier New"/>
          <w:color w:val="000000"/>
          <w:sz w:val="20"/>
          <w:szCs w:val="20"/>
          <w:lang w:val="en-US"/>
        </w:rPr>
        <w:t xml:space="preserve">    </w:t>
      </w:r>
      <w:r w:rsidRPr="00815090">
        <w:rPr>
          <w:rFonts w:ascii="Courier New" w:hAnsi="Courier New" w:cs="Courier New"/>
          <w:color w:val="000000"/>
          <w:sz w:val="20"/>
          <w:szCs w:val="20"/>
        </w:rPr>
        <w:t>"</w:t>
      </w:r>
      <w:r w:rsidRPr="009656B9">
        <w:rPr>
          <w:rFonts w:ascii="Courier New" w:hAnsi="Courier New" w:cs="Courier New"/>
          <w:color w:val="000000"/>
          <w:sz w:val="20"/>
          <w:szCs w:val="20"/>
          <w:lang w:val="en-US"/>
        </w:rPr>
        <w:t>okpd</w:t>
      </w:r>
      <w:r w:rsidRPr="00815090">
        <w:rPr>
          <w:rFonts w:ascii="Courier New" w:hAnsi="Courier New" w:cs="Courier New"/>
          <w:color w:val="000000"/>
          <w:sz w:val="20"/>
          <w:szCs w:val="20"/>
        </w:rPr>
        <w:t>2": [</w:t>
      </w:r>
    </w:p>
    <w:p w14:paraId="13C3604E" w14:textId="77777777" w:rsidR="00815090" w:rsidRPr="00815090"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rPr>
      </w:pPr>
      <w:r w:rsidRPr="00815090">
        <w:rPr>
          <w:rFonts w:ascii="Courier New" w:hAnsi="Courier New" w:cs="Courier New"/>
          <w:color w:val="000000"/>
          <w:sz w:val="20"/>
          <w:szCs w:val="20"/>
        </w:rPr>
        <w:t xml:space="preserve">        "1001",</w:t>
      </w:r>
    </w:p>
    <w:p w14:paraId="49524024" w14:textId="77777777" w:rsidR="00815090" w:rsidRPr="00815090"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rPr>
      </w:pPr>
      <w:r w:rsidRPr="00815090">
        <w:rPr>
          <w:rFonts w:ascii="Courier New" w:hAnsi="Courier New" w:cs="Courier New"/>
          <w:color w:val="000000"/>
          <w:sz w:val="20"/>
          <w:szCs w:val="20"/>
        </w:rPr>
        <w:t xml:space="preserve">        "1002",</w:t>
      </w:r>
    </w:p>
    <w:p w14:paraId="73737A92" w14:textId="77777777" w:rsidR="00815090" w:rsidRPr="00815090"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rPr>
      </w:pPr>
      <w:r w:rsidRPr="00815090">
        <w:rPr>
          <w:rFonts w:ascii="Courier New" w:hAnsi="Courier New" w:cs="Courier New"/>
          <w:color w:val="000000"/>
          <w:sz w:val="20"/>
          <w:szCs w:val="20"/>
        </w:rPr>
        <w:t xml:space="preserve">        "1003",</w:t>
      </w:r>
    </w:p>
    <w:p w14:paraId="3032168C" w14:textId="77777777" w:rsidR="00815090" w:rsidRPr="00815090"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rPr>
      </w:pPr>
      <w:r w:rsidRPr="00815090">
        <w:rPr>
          <w:rFonts w:ascii="Courier New" w:hAnsi="Courier New" w:cs="Courier New"/>
          <w:color w:val="000000"/>
          <w:sz w:val="20"/>
          <w:szCs w:val="20"/>
        </w:rPr>
        <w:t xml:space="preserve">        "1003"</w:t>
      </w:r>
    </w:p>
    <w:p w14:paraId="0C97B4BB" w14:textId="77777777" w:rsidR="00815090" w:rsidRPr="00815090"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rPr>
      </w:pPr>
      <w:r w:rsidRPr="00815090">
        <w:rPr>
          <w:rFonts w:ascii="Courier New" w:hAnsi="Courier New" w:cs="Courier New"/>
          <w:color w:val="000000"/>
          <w:sz w:val="20"/>
          <w:szCs w:val="20"/>
        </w:rPr>
        <w:t xml:space="preserve">    ]</w:t>
      </w:r>
    </w:p>
    <w:p w14:paraId="32FD226E" w14:textId="77777777" w:rsidR="00815090" w:rsidRPr="00815090"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rPr>
      </w:pPr>
      <w:r w:rsidRPr="00815090">
        <w:rPr>
          <w:rFonts w:ascii="Courier New" w:hAnsi="Courier New" w:cs="Courier New"/>
          <w:color w:val="000000"/>
          <w:sz w:val="20"/>
          <w:szCs w:val="20"/>
        </w:rPr>
        <w:t>}</w:t>
      </w:r>
    </w:p>
    <w:p w14:paraId="341EAE27" w14:textId="77777777" w:rsidR="00815090" w:rsidRPr="009656B9" w:rsidRDefault="00815090" w:rsidP="00815090">
      <w:pPr>
        <w:ind w:firstLine="0"/>
      </w:pPr>
    </w:p>
    <w:p w14:paraId="180BDFFE" w14:textId="77777777" w:rsidR="00815090" w:rsidRPr="009656B9" w:rsidRDefault="00815090" w:rsidP="00815090">
      <w:pPr>
        <w:ind w:firstLine="0"/>
      </w:pPr>
      <w:r>
        <w:t xml:space="preserve">Пример </w:t>
      </w:r>
      <w:r>
        <w:rPr>
          <w:lang w:val="en-US"/>
        </w:rPr>
        <w:t>JSON</w:t>
      </w:r>
      <w:r w:rsidRPr="009656B9">
        <w:t xml:space="preserve"> </w:t>
      </w:r>
      <w:r>
        <w:t>в ответе сервиса</w:t>
      </w:r>
      <w:r w:rsidRPr="009656B9">
        <w:t>:</w:t>
      </w:r>
    </w:p>
    <w:p w14:paraId="1A9CD43D"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lastRenderedPageBreak/>
        <w:t>{</w:t>
      </w:r>
    </w:p>
    <w:p w14:paraId="0D86EE26"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 xml:space="preserve">    "recordsNumber": 2,</w:t>
      </w:r>
    </w:p>
    <w:p w14:paraId="0C6ACDF2"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 xml:space="preserve">    "regNumToGuids": [</w:t>
      </w:r>
    </w:p>
    <w:p w14:paraId="786B81D8"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 xml:space="preserve">        {</w:t>
      </w:r>
    </w:p>
    <w:p w14:paraId="4F613FDE"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 xml:space="preserve">            "regNum": "1466444832225000002",</w:t>
      </w:r>
    </w:p>
    <w:p w14:paraId="60DBFFFD" w14:textId="77777777" w:rsidR="00815090" w:rsidRPr="009656B9"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 xml:space="preserve">            "guid": "01944A791DED71858D47C3093D749CDA"</w:t>
      </w:r>
    </w:p>
    <w:p w14:paraId="72F86CAA" w14:textId="77777777" w:rsidR="00815090" w:rsidRPr="00815090"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9656B9">
        <w:rPr>
          <w:rFonts w:ascii="Courier New" w:hAnsi="Courier New" w:cs="Courier New"/>
          <w:color w:val="000000"/>
          <w:sz w:val="20"/>
          <w:szCs w:val="20"/>
          <w:lang w:val="en-US"/>
        </w:rPr>
        <w:t xml:space="preserve">        </w:t>
      </w:r>
      <w:r w:rsidRPr="00815090">
        <w:rPr>
          <w:rFonts w:ascii="Courier New" w:hAnsi="Courier New" w:cs="Courier New"/>
          <w:color w:val="000000"/>
          <w:sz w:val="20"/>
          <w:szCs w:val="20"/>
          <w:lang w:val="en-US"/>
        </w:rPr>
        <w:t>},</w:t>
      </w:r>
    </w:p>
    <w:p w14:paraId="3F6DBB35" w14:textId="77777777" w:rsidR="00815090" w:rsidRPr="00815090"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815090">
        <w:rPr>
          <w:rFonts w:ascii="Courier New" w:hAnsi="Courier New" w:cs="Courier New"/>
          <w:color w:val="000000"/>
          <w:sz w:val="20"/>
          <w:szCs w:val="20"/>
          <w:lang w:val="en-US"/>
        </w:rPr>
        <w:t xml:space="preserve">        {</w:t>
      </w:r>
    </w:p>
    <w:p w14:paraId="6FB3A70F" w14:textId="77777777" w:rsidR="00815090" w:rsidRPr="00815090"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815090">
        <w:rPr>
          <w:rFonts w:ascii="Courier New" w:hAnsi="Courier New" w:cs="Courier New"/>
          <w:color w:val="000000"/>
          <w:sz w:val="20"/>
          <w:szCs w:val="20"/>
          <w:lang w:val="en-US"/>
        </w:rPr>
        <w:t xml:space="preserve">            "regNum": "1466444832224001068",</w:t>
      </w:r>
    </w:p>
    <w:p w14:paraId="5A1CDD3D" w14:textId="77777777" w:rsidR="00815090" w:rsidRPr="00815090"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815090">
        <w:rPr>
          <w:rFonts w:ascii="Courier New" w:hAnsi="Courier New" w:cs="Courier New"/>
          <w:color w:val="000000"/>
          <w:sz w:val="20"/>
          <w:szCs w:val="20"/>
          <w:lang w:val="en-US"/>
        </w:rPr>
        <w:t xml:space="preserve">            "guid": "01944AB513677DF9A2649241E150F8D3"</w:t>
      </w:r>
    </w:p>
    <w:p w14:paraId="2060517E" w14:textId="77777777" w:rsidR="00815090"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815090">
        <w:rPr>
          <w:rFonts w:ascii="Courier New" w:hAnsi="Courier New" w:cs="Courier New"/>
          <w:color w:val="000000"/>
          <w:sz w:val="20"/>
          <w:szCs w:val="20"/>
          <w:lang w:val="en-US"/>
        </w:rPr>
        <w:t xml:space="preserve">        </w:t>
      </w:r>
      <w:r>
        <w:rPr>
          <w:rFonts w:ascii="Courier New" w:hAnsi="Courier New" w:cs="Courier New"/>
          <w:color w:val="000000"/>
          <w:sz w:val="20"/>
          <w:szCs w:val="20"/>
          <w:lang w:val="en-US"/>
        </w:rPr>
        <w:t>}</w:t>
      </w:r>
    </w:p>
    <w:p w14:paraId="2A230A91" w14:textId="77777777" w:rsidR="00815090" w:rsidRPr="00815090" w:rsidRDefault="00815090" w:rsidP="00815090">
      <w:pPr>
        <w:pStyle w:val="HTML"/>
        <w:rPr>
          <w:rFonts w:ascii="Courier New" w:hAnsi="Courier New" w:cs="Courier New"/>
          <w:color w:val="000000"/>
          <w:lang w:val="en-US"/>
        </w:rPr>
      </w:pPr>
      <w:r>
        <w:rPr>
          <w:rFonts w:ascii="Courier New" w:hAnsi="Courier New" w:cs="Courier New"/>
          <w:color w:val="000000"/>
          <w:lang w:val="en-US"/>
        </w:rPr>
        <w:t>]</w:t>
      </w:r>
      <w:r w:rsidRPr="00815090">
        <w:rPr>
          <w:rFonts w:ascii="Courier New" w:hAnsi="Courier New" w:cs="Courier New"/>
          <w:color w:val="000000"/>
          <w:lang w:val="en-US"/>
        </w:rPr>
        <w:t>,</w:t>
      </w:r>
    </w:p>
    <w:p w14:paraId="1D593492" w14:textId="77777777" w:rsidR="00815090" w:rsidRPr="00815090"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815090">
        <w:rPr>
          <w:rFonts w:ascii="Courier New" w:hAnsi="Courier New" w:cs="Courier New"/>
          <w:color w:val="000000"/>
          <w:sz w:val="20"/>
          <w:szCs w:val="20"/>
          <w:lang w:val="en-US"/>
        </w:rPr>
        <w:t xml:space="preserve">    "error": null</w:t>
      </w:r>
    </w:p>
    <w:p w14:paraId="02427AFE" w14:textId="77777777" w:rsidR="00815090" w:rsidRPr="00815090" w:rsidRDefault="00815090" w:rsidP="00815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en-US"/>
        </w:rPr>
      </w:pPr>
      <w:r w:rsidRPr="00815090">
        <w:rPr>
          <w:rFonts w:ascii="Courier New" w:hAnsi="Courier New" w:cs="Courier New"/>
          <w:color w:val="000000"/>
          <w:sz w:val="20"/>
          <w:szCs w:val="20"/>
          <w:lang w:val="en-US"/>
        </w:rPr>
        <w:t>}</w:t>
      </w:r>
    </w:p>
    <w:p w14:paraId="4B750D5B" w14:textId="77777777" w:rsidR="00815090" w:rsidRDefault="00815090" w:rsidP="00815090">
      <w:r>
        <w:t>Особенности реализации метода</w:t>
      </w:r>
      <w:r w:rsidRPr="00C11715">
        <w:t>:</w:t>
      </w:r>
    </w:p>
    <w:p w14:paraId="648E46E8" w14:textId="77777777" w:rsidR="00815090" w:rsidRDefault="00815090" w:rsidP="00796A48">
      <w:pPr>
        <w:pStyle w:val="affe"/>
        <w:numPr>
          <w:ilvl w:val="0"/>
          <w:numId w:val="274"/>
        </w:numPr>
      </w:pPr>
      <w:r>
        <w:t xml:space="preserve">Выполняется поиск размещенных и публичных СГК (в т.ч. СГК, для которых </w:t>
      </w:r>
      <w:r w:rsidRPr="00AF7670">
        <w:t>установлен признак признания недействительным по решению суда</w:t>
      </w:r>
      <w:r>
        <w:t>).</w:t>
      </w:r>
    </w:p>
    <w:p w14:paraId="414323DF" w14:textId="77777777" w:rsidR="00815090" w:rsidRDefault="00815090" w:rsidP="00796A48">
      <w:pPr>
        <w:pStyle w:val="affe"/>
        <w:numPr>
          <w:ilvl w:val="0"/>
          <w:numId w:val="274"/>
        </w:numPr>
      </w:pPr>
      <w:r>
        <w:t>Поиск выполняется по дате публикации в ЕИС версии СГК.</w:t>
      </w:r>
    </w:p>
    <w:p w14:paraId="47C409F0" w14:textId="77777777" w:rsidR="00815090" w:rsidRDefault="00815090" w:rsidP="00796A48">
      <w:pPr>
        <w:pStyle w:val="affe"/>
        <w:numPr>
          <w:ilvl w:val="0"/>
          <w:numId w:val="274"/>
        </w:numPr>
      </w:pPr>
      <w:r>
        <w:t>Поиск выполняется только среди последних версий СГК (необходима оптимизация поиска в связи с данной особенностью).</w:t>
      </w:r>
    </w:p>
    <w:p w14:paraId="46BE138E" w14:textId="77777777" w:rsidR="00815090" w:rsidRDefault="00815090" w:rsidP="00815090"/>
    <w:p w14:paraId="0501007D" w14:textId="77777777" w:rsidR="00815090" w:rsidRPr="000118A8" w:rsidRDefault="00815090" w:rsidP="00815090">
      <w:pPr>
        <w:ind w:left="709" w:firstLine="0"/>
      </w:pPr>
      <w:r>
        <w:t>Особенности ответа метода</w:t>
      </w:r>
      <w:r w:rsidRPr="000118A8">
        <w:t>:</w:t>
      </w:r>
    </w:p>
    <w:p w14:paraId="127C5CFB" w14:textId="77777777" w:rsidR="00815090" w:rsidRDefault="00815090" w:rsidP="00796A48">
      <w:pPr>
        <w:pStyle w:val="affe"/>
        <w:numPr>
          <w:ilvl w:val="0"/>
          <w:numId w:val="275"/>
        </w:numPr>
      </w:pPr>
      <w:r>
        <w:t>Необходимо выделить отдельные статус-коды для случаев</w:t>
      </w:r>
      <w:r w:rsidRPr="0054382F">
        <w:t>:</w:t>
      </w:r>
    </w:p>
    <w:p w14:paraId="4807CB0C" w14:textId="77777777" w:rsidR="00815090" w:rsidRDefault="00815090" w:rsidP="00796A48">
      <w:pPr>
        <w:pStyle w:val="affe"/>
        <w:numPr>
          <w:ilvl w:val="0"/>
          <w:numId w:val="276"/>
        </w:numPr>
      </w:pPr>
      <w:r>
        <w:t>успешно</w:t>
      </w:r>
      <w:r>
        <w:rPr>
          <w:lang w:val="en-US"/>
        </w:rPr>
        <w:t>;</w:t>
      </w:r>
    </w:p>
    <w:p w14:paraId="6E05583C" w14:textId="77777777" w:rsidR="00815090" w:rsidRDefault="00815090" w:rsidP="00796A48">
      <w:pPr>
        <w:pStyle w:val="affe"/>
        <w:numPr>
          <w:ilvl w:val="0"/>
          <w:numId w:val="276"/>
        </w:numPr>
      </w:pPr>
      <w:r>
        <w:t>непредвиденная ошибка при выполнении</w:t>
      </w:r>
      <w:r>
        <w:rPr>
          <w:lang w:val="en-US"/>
        </w:rPr>
        <w:t>;</w:t>
      </w:r>
    </w:p>
    <w:p w14:paraId="5E16DD92" w14:textId="77777777" w:rsidR="00815090" w:rsidRPr="0054382F" w:rsidRDefault="00815090" w:rsidP="00796A48">
      <w:pPr>
        <w:pStyle w:val="affe"/>
        <w:numPr>
          <w:ilvl w:val="0"/>
          <w:numId w:val="276"/>
        </w:numPr>
      </w:pPr>
      <w:r>
        <w:t>ошибка таймаута.</w:t>
      </w:r>
    </w:p>
    <w:p w14:paraId="4DF960E5" w14:textId="6AF077F3" w:rsidR="00815090" w:rsidRPr="000526E7" w:rsidRDefault="00815090" w:rsidP="00796A48">
      <w:pPr>
        <w:pStyle w:val="affe"/>
        <w:numPr>
          <w:ilvl w:val="0"/>
          <w:numId w:val="275"/>
        </w:numPr>
      </w:pPr>
      <w:r w:rsidRPr="000118A8">
        <w:t>Если поиск СГК не выполнился за 2 минуты, то метод завершает работу с ошибкой таймаута.</w:t>
      </w:r>
    </w:p>
    <w:p w14:paraId="33E3EB58" w14:textId="77777777" w:rsidR="003E0A6E" w:rsidRPr="00CB5E11" w:rsidRDefault="003E0A6E" w:rsidP="007B0C33">
      <w:pPr>
        <w:pStyle w:val="2"/>
      </w:pPr>
      <w:bookmarkStart w:id="186" w:name="_Toc369738405"/>
      <w:bookmarkStart w:id="187" w:name="_Toc83126001"/>
      <w:r w:rsidRPr="00CB5E11">
        <w:t>Требования к видам обеспечения</w:t>
      </w:r>
      <w:bookmarkEnd w:id="186"/>
      <w:bookmarkEnd w:id="187"/>
    </w:p>
    <w:p w14:paraId="33E3EB59" w14:textId="77777777" w:rsidR="003E0A6E" w:rsidRPr="00CB5E11" w:rsidRDefault="003E0A6E" w:rsidP="00FC0F21">
      <w:r w:rsidRPr="00CB5E11">
        <w:t>Данное развитие системы не предъявляет новые или дополнительные требования к видам обеспечения системы.</w:t>
      </w:r>
    </w:p>
    <w:p w14:paraId="33E3EB5A" w14:textId="77777777" w:rsidR="0003208D" w:rsidRDefault="0003208D" w:rsidP="007B0C33"/>
    <w:p w14:paraId="33E3EB5B" w14:textId="77777777" w:rsidR="003E0A6E" w:rsidRPr="00CB5E11" w:rsidRDefault="003E0A6E" w:rsidP="007B0C33">
      <w:pPr>
        <w:pStyle w:val="1"/>
      </w:pPr>
      <w:bookmarkStart w:id="188" w:name="_Toc367970914"/>
      <w:bookmarkStart w:id="189" w:name="_Toc367971027"/>
      <w:bookmarkStart w:id="190" w:name="_Toc367971140"/>
      <w:bookmarkStart w:id="191" w:name="_Toc367971946"/>
      <w:bookmarkStart w:id="192" w:name="_Toc367972724"/>
      <w:bookmarkStart w:id="193" w:name="_Toc367970915"/>
      <w:bookmarkStart w:id="194" w:name="_Toc367971028"/>
      <w:bookmarkStart w:id="195" w:name="_Toc367971141"/>
      <w:bookmarkStart w:id="196" w:name="_Toc367971947"/>
      <w:bookmarkStart w:id="197" w:name="_Toc367972725"/>
      <w:bookmarkStart w:id="198" w:name="_Toc369738406"/>
      <w:bookmarkStart w:id="199" w:name="_Toc83126002"/>
      <w:bookmarkEnd w:id="188"/>
      <w:bookmarkEnd w:id="189"/>
      <w:bookmarkEnd w:id="190"/>
      <w:bookmarkEnd w:id="191"/>
      <w:bookmarkEnd w:id="192"/>
      <w:bookmarkEnd w:id="193"/>
      <w:bookmarkEnd w:id="194"/>
      <w:bookmarkEnd w:id="195"/>
      <w:bookmarkEnd w:id="196"/>
      <w:bookmarkEnd w:id="197"/>
      <w:r w:rsidRPr="00CB5E11">
        <w:lastRenderedPageBreak/>
        <w:t>Состав и содержание работ по развитию системы</w:t>
      </w:r>
      <w:bookmarkEnd w:id="198"/>
      <w:bookmarkEnd w:id="199"/>
    </w:p>
    <w:p w14:paraId="33E3EB5C" w14:textId="667380C9" w:rsidR="00F91CA7" w:rsidRPr="00CB5E11" w:rsidRDefault="00F91CA7" w:rsidP="00FC0F21">
      <w:r w:rsidRPr="00CB5E11">
        <w:t>Работы по данному техническому заданию входят в</w:t>
      </w:r>
      <w:r w:rsidR="00FC0F21">
        <w:t xml:space="preserve"> 1</w:t>
      </w:r>
      <w:r w:rsidRPr="00CB5E11">
        <w:t xml:space="preserve"> этап развития ООС</w:t>
      </w:r>
      <w:r w:rsidR="00805704">
        <w:t>,</w:t>
      </w:r>
      <w:r w:rsidRPr="00CB5E11">
        <w:t xml:space="preserve"> определенный Контрактом.</w:t>
      </w:r>
    </w:p>
    <w:p w14:paraId="33E3EB5D" w14:textId="77777777" w:rsidR="003E0A6E" w:rsidRPr="00CB5E11" w:rsidRDefault="003E0A6E" w:rsidP="007B0C33">
      <w:r w:rsidRPr="00CB5E11">
        <w:t xml:space="preserve">В состав работ по развитию системы </w:t>
      </w:r>
      <w:r w:rsidR="003D2962" w:rsidRPr="00CB5E11">
        <w:t xml:space="preserve">в рамках настоящего технического задания </w:t>
      </w:r>
      <w:r w:rsidRPr="00CB5E11">
        <w:t>входит:</w:t>
      </w:r>
    </w:p>
    <w:p w14:paraId="33E3EB5E" w14:textId="77777777" w:rsidR="003E0A6E" w:rsidRPr="00010D76" w:rsidRDefault="003E0A6E" w:rsidP="00F9717A">
      <w:pPr>
        <w:pStyle w:val="1-"/>
      </w:pPr>
      <w:r w:rsidRPr="00010D76">
        <w:t>Разработка настоящего технического задания;</w:t>
      </w:r>
    </w:p>
    <w:p w14:paraId="33E3EB5F" w14:textId="002DA0B9" w:rsidR="003E0A6E" w:rsidRPr="00465D55" w:rsidRDefault="003E0A6E" w:rsidP="00F9717A">
      <w:pPr>
        <w:pStyle w:val="1-"/>
      </w:pPr>
      <w:r w:rsidRPr="00010D76">
        <w:t xml:space="preserve">Внесение изменений в подсистему </w:t>
      </w:r>
      <w:r w:rsidR="00465D55">
        <w:t>интеграции с внешними системами;</w:t>
      </w:r>
    </w:p>
    <w:p w14:paraId="33E3EB61" w14:textId="54DF484A" w:rsidR="003E0A6E" w:rsidRPr="00010D76" w:rsidRDefault="003E0A6E" w:rsidP="00F9717A">
      <w:pPr>
        <w:pStyle w:val="1-"/>
      </w:pPr>
      <w:r w:rsidRPr="00010D76">
        <w:t>Внесение изменений в Руководство пользователя;</w:t>
      </w:r>
    </w:p>
    <w:p w14:paraId="33E3EB62" w14:textId="77777777" w:rsidR="003E0A6E" w:rsidRPr="00010D76" w:rsidRDefault="003E0A6E" w:rsidP="00F9717A">
      <w:pPr>
        <w:pStyle w:val="1-"/>
      </w:pPr>
      <w:r w:rsidRPr="00010D76">
        <w:t>Создание программы и методики испытаний;</w:t>
      </w:r>
    </w:p>
    <w:p w14:paraId="33E3EB63" w14:textId="77777777" w:rsidR="003E0A6E" w:rsidRPr="00010D76" w:rsidRDefault="003E0A6E" w:rsidP="00F9717A">
      <w:pPr>
        <w:pStyle w:val="1-"/>
      </w:pPr>
      <w:r w:rsidRPr="00010D76">
        <w:t>Сдача выполненных работ Заказчику.</w:t>
      </w:r>
    </w:p>
    <w:p w14:paraId="33E3EB64" w14:textId="77777777" w:rsidR="00C8333B" w:rsidRPr="00CB5E11" w:rsidRDefault="00C8333B" w:rsidP="007B0C33">
      <w:pPr>
        <w:pStyle w:val="1"/>
      </w:pPr>
      <w:bookmarkStart w:id="200" w:name="_Toc369738407"/>
      <w:bookmarkStart w:id="201" w:name="_Toc83126003"/>
      <w:r w:rsidRPr="00CB5E11">
        <w:lastRenderedPageBreak/>
        <w:t>Требования к документированию</w:t>
      </w:r>
      <w:bookmarkEnd w:id="200"/>
      <w:bookmarkEnd w:id="201"/>
    </w:p>
    <w:p w14:paraId="33E3EB76" w14:textId="4911B334" w:rsidR="00F91CA7" w:rsidRPr="00CB5E11" w:rsidRDefault="00F54C72" w:rsidP="007B0C33">
      <w:r>
        <w:t>Не предъявляются</w:t>
      </w:r>
      <w:r w:rsidR="00F91CA7" w:rsidRPr="00CB5E11">
        <w:t>.</w:t>
      </w:r>
    </w:p>
    <w:p w14:paraId="33E3EB77" w14:textId="77777777" w:rsidR="008871AC" w:rsidRPr="00CB5E11" w:rsidRDefault="008871AC" w:rsidP="007B0C33"/>
    <w:p w14:paraId="33E3EB78" w14:textId="77777777" w:rsidR="00166008" w:rsidRPr="00CB5E11" w:rsidRDefault="00166008" w:rsidP="007B0C33">
      <w:pPr>
        <w:pStyle w:val="af4"/>
        <w:rPr>
          <w:b/>
        </w:rPr>
        <w:sectPr w:rsidR="00166008" w:rsidRPr="00CB5E11" w:rsidSect="00C32186">
          <w:headerReference w:type="default" r:id="rId14"/>
          <w:pgSz w:w="11906" w:h="16838" w:code="9"/>
          <w:pgMar w:top="1559" w:right="567" w:bottom="1134" w:left="1258" w:header="357" w:footer="0" w:gutter="0"/>
          <w:cols w:space="708"/>
          <w:docGrid w:linePitch="381"/>
        </w:sectPr>
      </w:pPr>
    </w:p>
    <w:p w14:paraId="33E3EB79" w14:textId="77777777" w:rsidR="00C36CC0" w:rsidRPr="00CB5E11" w:rsidRDefault="00C36CC0" w:rsidP="008C56F5">
      <w:pPr>
        <w:pStyle w:val="1"/>
        <w:numPr>
          <w:ilvl w:val="0"/>
          <w:numId w:val="0"/>
        </w:numPr>
        <w:ind w:left="709"/>
        <w:jc w:val="center"/>
      </w:pPr>
      <w:bookmarkStart w:id="202" w:name="_Toc83126004"/>
      <w:r w:rsidRPr="00CB5E11">
        <w:lastRenderedPageBreak/>
        <w:t>Лист регистрации изменений</w:t>
      </w:r>
      <w:bookmarkEnd w:id="2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1134"/>
        <w:gridCol w:w="1275"/>
        <w:gridCol w:w="6095"/>
      </w:tblGrid>
      <w:tr w:rsidR="001D3AF5" w:rsidRPr="00273CF9" w14:paraId="33E3EB7E" w14:textId="77777777" w:rsidTr="00D51541">
        <w:trPr>
          <w:tblHeader/>
        </w:trPr>
        <w:tc>
          <w:tcPr>
            <w:tcW w:w="562" w:type="dxa"/>
            <w:shd w:val="clear" w:color="auto" w:fill="FFFFFF" w:themeFill="background1" w:themeFillTint="99"/>
            <w:vAlign w:val="center"/>
          </w:tcPr>
          <w:p w14:paraId="33E3EB7A" w14:textId="57B014C0" w:rsidR="001D3AF5" w:rsidRPr="00273CF9" w:rsidRDefault="001D3AF5" w:rsidP="00EB21CC">
            <w:pPr>
              <w:pStyle w:val="af3"/>
              <w:rPr>
                <w:sz w:val="18"/>
                <w:szCs w:val="18"/>
              </w:rPr>
            </w:pPr>
            <w:r w:rsidRPr="00273CF9">
              <w:rPr>
                <w:sz w:val="18"/>
                <w:szCs w:val="18"/>
              </w:rPr>
              <w:t xml:space="preserve">№ версии </w:t>
            </w:r>
          </w:p>
        </w:tc>
        <w:tc>
          <w:tcPr>
            <w:tcW w:w="1134" w:type="dxa"/>
            <w:shd w:val="clear" w:color="auto" w:fill="FFFFFF" w:themeFill="background1" w:themeFillTint="99"/>
            <w:vAlign w:val="center"/>
          </w:tcPr>
          <w:p w14:paraId="33E3EB7B" w14:textId="77777777" w:rsidR="001D3AF5" w:rsidRPr="00273CF9" w:rsidRDefault="001D3AF5" w:rsidP="007B0C33">
            <w:pPr>
              <w:pStyle w:val="af3"/>
              <w:rPr>
                <w:sz w:val="18"/>
                <w:szCs w:val="18"/>
              </w:rPr>
            </w:pPr>
            <w:r w:rsidRPr="00273CF9">
              <w:rPr>
                <w:sz w:val="18"/>
                <w:szCs w:val="18"/>
              </w:rPr>
              <w:t>Дата изменения</w:t>
            </w:r>
          </w:p>
        </w:tc>
        <w:tc>
          <w:tcPr>
            <w:tcW w:w="1275" w:type="dxa"/>
            <w:shd w:val="clear" w:color="auto" w:fill="FFFFFF" w:themeFill="background1" w:themeFillTint="99"/>
            <w:vAlign w:val="center"/>
          </w:tcPr>
          <w:p w14:paraId="7F0E6051" w14:textId="153B5296" w:rsidR="001D3AF5" w:rsidRPr="00273CF9" w:rsidRDefault="001D3AF5" w:rsidP="00EB21CC">
            <w:pPr>
              <w:pStyle w:val="af3"/>
              <w:rPr>
                <w:sz w:val="18"/>
                <w:szCs w:val="18"/>
                <w:lang w:val="en-US"/>
              </w:rPr>
            </w:pPr>
            <w:r w:rsidRPr="00273CF9">
              <w:rPr>
                <w:sz w:val="18"/>
                <w:szCs w:val="18"/>
              </w:rPr>
              <w:t>Задача</w:t>
            </w:r>
          </w:p>
        </w:tc>
        <w:tc>
          <w:tcPr>
            <w:tcW w:w="6095" w:type="dxa"/>
            <w:shd w:val="clear" w:color="auto" w:fill="FFFFFF" w:themeFill="background1" w:themeFillTint="99"/>
            <w:vAlign w:val="center"/>
          </w:tcPr>
          <w:p w14:paraId="33E3EB7D" w14:textId="18653E29" w:rsidR="001D3AF5" w:rsidRPr="00273CF9" w:rsidRDefault="001D3AF5" w:rsidP="00EB21CC">
            <w:pPr>
              <w:pStyle w:val="af3"/>
              <w:rPr>
                <w:sz w:val="18"/>
                <w:szCs w:val="18"/>
              </w:rPr>
            </w:pPr>
            <w:r w:rsidRPr="00273CF9">
              <w:rPr>
                <w:sz w:val="18"/>
                <w:szCs w:val="18"/>
              </w:rPr>
              <w:t>Описание изменений</w:t>
            </w:r>
          </w:p>
        </w:tc>
      </w:tr>
      <w:tr w:rsidR="001D3AF5" w:rsidRPr="00273CF9" w14:paraId="33E3EB83" w14:textId="77777777" w:rsidTr="00D51541">
        <w:tc>
          <w:tcPr>
            <w:tcW w:w="562" w:type="dxa"/>
          </w:tcPr>
          <w:p w14:paraId="33E3EB7F" w14:textId="1089EF8F" w:rsidR="001D3AF5" w:rsidRPr="00273CF9" w:rsidRDefault="001D3AF5" w:rsidP="002A09B6">
            <w:pPr>
              <w:pStyle w:val="ad"/>
              <w:rPr>
                <w:sz w:val="18"/>
                <w:szCs w:val="18"/>
              </w:rPr>
            </w:pPr>
            <w:r w:rsidRPr="00273CF9">
              <w:rPr>
                <w:sz w:val="18"/>
                <w:szCs w:val="18"/>
              </w:rPr>
              <w:t>1.0</w:t>
            </w:r>
          </w:p>
        </w:tc>
        <w:tc>
          <w:tcPr>
            <w:tcW w:w="1134" w:type="dxa"/>
          </w:tcPr>
          <w:p w14:paraId="33E3EB80" w14:textId="780A01EE" w:rsidR="001D3AF5" w:rsidRPr="00273CF9" w:rsidRDefault="001D3AF5" w:rsidP="00701E72">
            <w:pPr>
              <w:pStyle w:val="ad"/>
              <w:rPr>
                <w:sz w:val="18"/>
                <w:szCs w:val="18"/>
              </w:rPr>
            </w:pPr>
            <w:r w:rsidRPr="00273CF9">
              <w:rPr>
                <w:sz w:val="18"/>
                <w:szCs w:val="18"/>
                <w:lang w:val="en-US"/>
              </w:rPr>
              <w:t>28</w:t>
            </w:r>
            <w:r w:rsidRPr="00273CF9">
              <w:rPr>
                <w:sz w:val="18"/>
                <w:szCs w:val="18"/>
              </w:rPr>
              <w:t>.</w:t>
            </w:r>
            <w:r w:rsidRPr="00273CF9">
              <w:rPr>
                <w:sz w:val="18"/>
                <w:szCs w:val="18"/>
                <w:lang w:val="en-US"/>
              </w:rPr>
              <w:t>11</w:t>
            </w:r>
            <w:r w:rsidRPr="00273CF9">
              <w:rPr>
                <w:sz w:val="18"/>
                <w:szCs w:val="18"/>
              </w:rPr>
              <w:t>.2014</w:t>
            </w:r>
          </w:p>
        </w:tc>
        <w:tc>
          <w:tcPr>
            <w:tcW w:w="1275" w:type="dxa"/>
          </w:tcPr>
          <w:p w14:paraId="2AD0899F" w14:textId="77777777" w:rsidR="001D3AF5" w:rsidRPr="00273CF9" w:rsidRDefault="001D3AF5" w:rsidP="00727EFD">
            <w:pPr>
              <w:pStyle w:val="ad"/>
              <w:rPr>
                <w:sz w:val="18"/>
                <w:szCs w:val="18"/>
              </w:rPr>
            </w:pPr>
          </w:p>
        </w:tc>
        <w:tc>
          <w:tcPr>
            <w:tcW w:w="6095" w:type="dxa"/>
          </w:tcPr>
          <w:p w14:paraId="33E3EB82" w14:textId="6591F0D2" w:rsidR="001D3AF5" w:rsidRPr="00273CF9" w:rsidRDefault="001D3AF5" w:rsidP="00727EFD">
            <w:pPr>
              <w:pStyle w:val="ad"/>
              <w:rPr>
                <w:sz w:val="18"/>
                <w:szCs w:val="18"/>
              </w:rPr>
            </w:pPr>
            <w:r w:rsidRPr="00273CF9">
              <w:rPr>
                <w:sz w:val="18"/>
                <w:szCs w:val="18"/>
              </w:rPr>
              <w:t xml:space="preserve">Первоначальная версия </w:t>
            </w:r>
          </w:p>
        </w:tc>
      </w:tr>
      <w:tr w:rsidR="001D3AF5" w:rsidRPr="00273CF9" w14:paraId="00A6CC36" w14:textId="77777777" w:rsidTr="00D51541">
        <w:tc>
          <w:tcPr>
            <w:tcW w:w="562" w:type="dxa"/>
          </w:tcPr>
          <w:p w14:paraId="3D2738C1" w14:textId="04964FCD" w:rsidR="001D3AF5" w:rsidRPr="00273CF9" w:rsidRDefault="001D3AF5" w:rsidP="002A09B6">
            <w:pPr>
              <w:pStyle w:val="ad"/>
              <w:rPr>
                <w:sz w:val="18"/>
                <w:szCs w:val="18"/>
                <w:lang w:val="en-US"/>
              </w:rPr>
            </w:pPr>
            <w:r w:rsidRPr="00273CF9">
              <w:rPr>
                <w:sz w:val="18"/>
                <w:szCs w:val="18"/>
                <w:lang w:val="en-US"/>
              </w:rPr>
              <w:t>1.2</w:t>
            </w:r>
          </w:p>
        </w:tc>
        <w:tc>
          <w:tcPr>
            <w:tcW w:w="1134" w:type="dxa"/>
          </w:tcPr>
          <w:p w14:paraId="24B927D8" w14:textId="15800CE5" w:rsidR="001D3AF5" w:rsidRPr="00273CF9" w:rsidRDefault="001D3AF5" w:rsidP="00701E72">
            <w:pPr>
              <w:pStyle w:val="ad"/>
              <w:rPr>
                <w:sz w:val="18"/>
                <w:szCs w:val="18"/>
                <w:lang w:val="en-US"/>
              </w:rPr>
            </w:pPr>
            <w:r w:rsidRPr="00273CF9">
              <w:rPr>
                <w:sz w:val="18"/>
                <w:szCs w:val="18"/>
                <w:lang w:val="en-US"/>
              </w:rPr>
              <w:t>05.12.2014</w:t>
            </w:r>
          </w:p>
        </w:tc>
        <w:tc>
          <w:tcPr>
            <w:tcW w:w="1275" w:type="dxa"/>
          </w:tcPr>
          <w:p w14:paraId="32BD72DA" w14:textId="77777777" w:rsidR="001D3AF5" w:rsidRPr="00273CF9" w:rsidRDefault="001D3AF5" w:rsidP="00727EFD">
            <w:pPr>
              <w:pStyle w:val="ad"/>
              <w:rPr>
                <w:sz w:val="18"/>
                <w:szCs w:val="18"/>
              </w:rPr>
            </w:pPr>
          </w:p>
        </w:tc>
        <w:tc>
          <w:tcPr>
            <w:tcW w:w="6095" w:type="dxa"/>
          </w:tcPr>
          <w:p w14:paraId="4FA4CF05" w14:textId="1D3C70BB" w:rsidR="001D3AF5" w:rsidRPr="00273CF9" w:rsidRDefault="001D3AF5" w:rsidP="00727EFD">
            <w:pPr>
              <w:pStyle w:val="ad"/>
              <w:rPr>
                <w:sz w:val="18"/>
                <w:szCs w:val="18"/>
              </w:rPr>
            </w:pPr>
            <w:r w:rsidRPr="00273CF9">
              <w:rPr>
                <w:sz w:val="18"/>
                <w:szCs w:val="18"/>
              </w:rPr>
              <w:t>Исправлены ошибки и неточности, поправлена нумерация контролей</w:t>
            </w:r>
          </w:p>
        </w:tc>
      </w:tr>
      <w:tr w:rsidR="001D3AF5" w:rsidRPr="00273CF9" w14:paraId="2E7410DD" w14:textId="77777777" w:rsidTr="00D51541">
        <w:tc>
          <w:tcPr>
            <w:tcW w:w="562" w:type="dxa"/>
          </w:tcPr>
          <w:p w14:paraId="3F73C742" w14:textId="7D839004" w:rsidR="001D3AF5" w:rsidRPr="00273CF9" w:rsidRDefault="001D3AF5" w:rsidP="002A09B6">
            <w:pPr>
              <w:pStyle w:val="ad"/>
              <w:rPr>
                <w:sz w:val="18"/>
                <w:szCs w:val="18"/>
              </w:rPr>
            </w:pPr>
            <w:r w:rsidRPr="00273CF9">
              <w:rPr>
                <w:sz w:val="18"/>
                <w:szCs w:val="18"/>
              </w:rPr>
              <w:t>1.4</w:t>
            </w:r>
          </w:p>
        </w:tc>
        <w:tc>
          <w:tcPr>
            <w:tcW w:w="1134" w:type="dxa"/>
          </w:tcPr>
          <w:p w14:paraId="57AFFD6D" w14:textId="6F6093B7" w:rsidR="001D3AF5" w:rsidRPr="00273CF9" w:rsidRDefault="001D3AF5" w:rsidP="00701E72">
            <w:pPr>
              <w:pStyle w:val="ad"/>
              <w:rPr>
                <w:sz w:val="18"/>
                <w:szCs w:val="18"/>
              </w:rPr>
            </w:pPr>
            <w:r w:rsidRPr="00273CF9">
              <w:rPr>
                <w:sz w:val="18"/>
                <w:szCs w:val="18"/>
              </w:rPr>
              <w:t>18.12.2014</w:t>
            </w:r>
          </w:p>
        </w:tc>
        <w:tc>
          <w:tcPr>
            <w:tcW w:w="1275" w:type="dxa"/>
          </w:tcPr>
          <w:p w14:paraId="7C5DF389" w14:textId="77777777" w:rsidR="001D3AF5" w:rsidRPr="00273CF9" w:rsidRDefault="001D3AF5" w:rsidP="008B41F6">
            <w:pPr>
              <w:pStyle w:val="ad"/>
              <w:rPr>
                <w:sz w:val="18"/>
                <w:szCs w:val="18"/>
              </w:rPr>
            </w:pPr>
          </w:p>
        </w:tc>
        <w:tc>
          <w:tcPr>
            <w:tcW w:w="6095" w:type="dxa"/>
          </w:tcPr>
          <w:p w14:paraId="08BC2BEB" w14:textId="28EBE286" w:rsidR="001D3AF5" w:rsidRPr="00273CF9" w:rsidRDefault="001D3AF5" w:rsidP="008B41F6">
            <w:pPr>
              <w:pStyle w:val="ad"/>
              <w:rPr>
                <w:sz w:val="18"/>
                <w:szCs w:val="18"/>
              </w:rPr>
            </w:pPr>
            <w:r w:rsidRPr="00273CF9">
              <w:rPr>
                <w:sz w:val="18"/>
                <w:szCs w:val="18"/>
              </w:rPr>
              <w:t>1) Подправлены контроли РК_ИК_0040 и РК_ИК_0041 согласно замечанию разработчика</w:t>
            </w:r>
          </w:p>
          <w:p w14:paraId="093965CA" w14:textId="77777777" w:rsidR="001D3AF5" w:rsidRPr="00273CF9" w:rsidRDefault="001D3AF5" w:rsidP="001B31DD">
            <w:pPr>
              <w:pStyle w:val="ad"/>
              <w:rPr>
                <w:sz w:val="18"/>
                <w:szCs w:val="18"/>
              </w:rPr>
            </w:pPr>
            <w:r w:rsidRPr="00273CF9">
              <w:rPr>
                <w:sz w:val="18"/>
                <w:szCs w:val="18"/>
              </w:rPr>
              <w:t xml:space="preserve">2) Поправлен контроль РК_ИК_0022 – не требуется проверки поля </w:t>
            </w:r>
            <w:r w:rsidRPr="00273CF9">
              <w:rPr>
                <w:sz w:val="18"/>
                <w:szCs w:val="18"/>
                <w:lang w:val="en-US"/>
              </w:rPr>
              <w:t>opf</w:t>
            </w:r>
            <w:r w:rsidRPr="00273CF9">
              <w:rPr>
                <w:sz w:val="18"/>
                <w:szCs w:val="18"/>
              </w:rPr>
              <w:t>_</w:t>
            </w:r>
            <w:r w:rsidRPr="00273CF9">
              <w:rPr>
                <w:sz w:val="18"/>
                <w:szCs w:val="18"/>
                <w:lang w:val="en-US"/>
              </w:rPr>
              <w:t>id</w:t>
            </w:r>
            <w:r w:rsidRPr="00273CF9">
              <w:rPr>
                <w:sz w:val="18"/>
                <w:szCs w:val="18"/>
              </w:rPr>
              <w:t xml:space="preserve"> (ссылки на «старый» справочник ОКОПФ) у заказчика</w:t>
            </w:r>
          </w:p>
          <w:p w14:paraId="4951E2B7" w14:textId="77777777" w:rsidR="001D3AF5" w:rsidRPr="00273CF9" w:rsidRDefault="001D3AF5" w:rsidP="0080467B">
            <w:pPr>
              <w:pStyle w:val="ad"/>
              <w:rPr>
                <w:sz w:val="18"/>
                <w:szCs w:val="18"/>
              </w:rPr>
            </w:pPr>
            <w:r w:rsidRPr="00273CF9">
              <w:rPr>
                <w:sz w:val="18"/>
                <w:szCs w:val="18"/>
              </w:rPr>
              <w:t>3) Поправлена опечатка в контроле РК_ИК_0029</w:t>
            </w:r>
          </w:p>
          <w:p w14:paraId="54ADE697" w14:textId="2CC9BBEF" w:rsidR="001D3AF5" w:rsidRPr="00273CF9" w:rsidRDefault="001D3AF5" w:rsidP="000B655C">
            <w:pPr>
              <w:pStyle w:val="ad"/>
              <w:rPr>
                <w:sz w:val="18"/>
                <w:szCs w:val="18"/>
              </w:rPr>
            </w:pPr>
            <w:r w:rsidRPr="00273CF9">
              <w:rPr>
                <w:sz w:val="18"/>
                <w:szCs w:val="18"/>
              </w:rPr>
              <w:t xml:space="preserve">4) Добавлены формальные требования доработки приема и выгрузки по базовой и альтернативной интеграции, выгшрузки на </w:t>
            </w:r>
            <w:r w:rsidRPr="00273CF9">
              <w:rPr>
                <w:sz w:val="18"/>
                <w:szCs w:val="18"/>
                <w:lang w:val="en-US"/>
              </w:rPr>
              <w:t>FTP</w:t>
            </w:r>
            <w:r w:rsidRPr="00273CF9">
              <w:rPr>
                <w:sz w:val="18"/>
                <w:szCs w:val="18"/>
              </w:rPr>
              <w:t xml:space="preserve"> и выгрузки для АС ФК в соответствии с новыми схемами РК.</w:t>
            </w:r>
          </w:p>
        </w:tc>
      </w:tr>
      <w:tr w:rsidR="001D3AF5" w:rsidRPr="00273CF9" w14:paraId="30F7B608" w14:textId="77777777" w:rsidTr="00D51541">
        <w:tc>
          <w:tcPr>
            <w:tcW w:w="562" w:type="dxa"/>
          </w:tcPr>
          <w:p w14:paraId="6B3D9126" w14:textId="63E0BAB4" w:rsidR="001D3AF5" w:rsidRPr="00273CF9" w:rsidRDefault="001D3AF5" w:rsidP="002A09B6">
            <w:pPr>
              <w:pStyle w:val="ad"/>
              <w:rPr>
                <w:sz w:val="18"/>
                <w:szCs w:val="18"/>
              </w:rPr>
            </w:pPr>
            <w:r w:rsidRPr="00273CF9">
              <w:rPr>
                <w:sz w:val="18"/>
                <w:szCs w:val="18"/>
                <w:lang w:val="en-US"/>
              </w:rPr>
              <w:t>1.</w:t>
            </w:r>
            <w:r w:rsidRPr="00273CF9">
              <w:rPr>
                <w:sz w:val="18"/>
                <w:szCs w:val="18"/>
              </w:rPr>
              <w:t>5</w:t>
            </w:r>
          </w:p>
        </w:tc>
        <w:tc>
          <w:tcPr>
            <w:tcW w:w="1134" w:type="dxa"/>
          </w:tcPr>
          <w:p w14:paraId="33F65EC9" w14:textId="32634D72" w:rsidR="001D3AF5" w:rsidRPr="00273CF9" w:rsidRDefault="001D3AF5" w:rsidP="00701E72">
            <w:pPr>
              <w:pStyle w:val="ad"/>
              <w:rPr>
                <w:sz w:val="18"/>
                <w:szCs w:val="18"/>
                <w:lang w:val="en-US"/>
              </w:rPr>
            </w:pPr>
            <w:r w:rsidRPr="00273CF9">
              <w:rPr>
                <w:sz w:val="18"/>
                <w:szCs w:val="18"/>
                <w:lang w:val="en-US"/>
              </w:rPr>
              <w:t>23.12.2014</w:t>
            </w:r>
          </w:p>
        </w:tc>
        <w:tc>
          <w:tcPr>
            <w:tcW w:w="1275" w:type="dxa"/>
          </w:tcPr>
          <w:p w14:paraId="3F2A9D10" w14:textId="77777777" w:rsidR="001D3AF5" w:rsidRPr="00273CF9" w:rsidRDefault="001D3AF5" w:rsidP="007C4949">
            <w:pPr>
              <w:pStyle w:val="ad"/>
              <w:rPr>
                <w:sz w:val="18"/>
                <w:szCs w:val="18"/>
              </w:rPr>
            </w:pPr>
          </w:p>
        </w:tc>
        <w:tc>
          <w:tcPr>
            <w:tcW w:w="6095" w:type="dxa"/>
          </w:tcPr>
          <w:p w14:paraId="6217E724" w14:textId="3B54CC33" w:rsidR="001D3AF5" w:rsidRPr="00273CF9" w:rsidRDefault="001D3AF5" w:rsidP="007C4949">
            <w:pPr>
              <w:pStyle w:val="ad"/>
              <w:rPr>
                <w:sz w:val="18"/>
                <w:szCs w:val="18"/>
              </w:rPr>
            </w:pPr>
            <w:r w:rsidRPr="00273CF9">
              <w:rPr>
                <w:sz w:val="18"/>
                <w:szCs w:val="18"/>
              </w:rPr>
              <w:t>1) Уточнены условия и сообщение в контролях РК_ИК_0025, РК_ИК_0062, РК_ИК_0066</w:t>
            </w:r>
          </w:p>
          <w:p w14:paraId="2DEFCFF2" w14:textId="29435B3E" w:rsidR="001D3AF5" w:rsidRPr="00273CF9" w:rsidRDefault="001D3AF5" w:rsidP="00A823C7">
            <w:pPr>
              <w:pStyle w:val="ad"/>
              <w:rPr>
                <w:sz w:val="18"/>
                <w:szCs w:val="18"/>
              </w:rPr>
            </w:pPr>
            <w:r w:rsidRPr="00273CF9">
              <w:rPr>
                <w:sz w:val="18"/>
                <w:szCs w:val="18"/>
              </w:rPr>
              <w:t>2) В контролях на присутствие валют в справочнике «Список валют, курс на которые устанавливается ЦБ РФ»:</w:t>
            </w:r>
          </w:p>
          <w:p w14:paraId="60BCF41A" w14:textId="77777777" w:rsidR="001D3AF5" w:rsidRPr="00273CF9" w:rsidRDefault="001D3AF5" w:rsidP="00A823C7">
            <w:pPr>
              <w:pStyle w:val="ad"/>
              <w:rPr>
                <w:sz w:val="18"/>
                <w:szCs w:val="18"/>
              </w:rPr>
            </w:pPr>
            <w:r w:rsidRPr="00273CF9">
              <w:rPr>
                <w:sz w:val="18"/>
                <w:szCs w:val="18"/>
              </w:rPr>
              <w:t>РК_ИК_0024</w:t>
            </w:r>
          </w:p>
          <w:p w14:paraId="4BED8693" w14:textId="77777777" w:rsidR="001D3AF5" w:rsidRPr="00273CF9" w:rsidRDefault="001D3AF5" w:rsidP="00A823C7">
            <w:pPr>
              <w:pStyle w:val="ad"/>
              <w:rPr>
                <w:sz w:val="18"/>
                <w:szCs w:val="18"/>
              </w:rPr>
            </w:pPr>
            <w:r w:rsidRPr="00273CF9">
              <w:rPr>
                <w:sz w:val="18"/>
                <w:szCs w:val="18"/>
              </w:rPr>
              <w:t>РК_ИК_0026</w:t>
            </w:r>
          </w:p>
          <w:p w14:paraId="72509C47" w14:textId="77777777" w:rsidR="001D3AF5" w:rsidRPr="00273CF9" w:rsidRDefault="001D3AF5" w:rsidP="00A823C7">
            <w:pPr>
              <w:pStyle w:val="ad"/>
              <w:rPr>
                <w:sz w:val="18"/>
                <w:szCs w:val="18"/>
              </w:rPr>
            </w:pPr>
            <w:r w:rsidRPr="00273CF9">
              <w:rPr>
                <w:sz w:val="18"/>
                <w:szCs w:val="18"/>
              </w:rPr>
              <w:t>РК_ИК_0039</w:t>
            </w:r>
          </w:p>
          <w:p w14:paraId="181010AC" w14:textId="77777777" w:rsidR="001D3AF5" w:rsidRPr="00273CF9" w:rsidRDefault="001D3AF5" w:rsidP="00A823C7">
            <w:pPr>
              <w:pStyle w:val="ad"/>
              <w:rPr>
                <w:sz w:val="18"/>
                <w:szCs w:val="18"/>
              </w:rPr>
            </w:pPr>
            <w:r w:rsidRPr="00273CF9">
              <w:rPr>
                <w:sz w:val="18"/>
                <w:szCs w:val="18"/>
              </w:rPr>
              <w:t>РК_ИК_0065</w:t>
            </w:r>
          </w:p>
          <w:p w14:paraId="171854DA" w14:textId="77777777" w:rsidR="001D3AF5" w:rsidRPr="00273CF9" w:rsidRDefault="001D3AF5" w:rsidP="00A823C7">
            <w:pPr>
              <w:pStyle w:val="ad"/>
              <w:rPr>
                <w:sz w:val="18"/>
                <w:szCs w:val="18"/>
              </w:rPr>
            </w:pPr>
            <w:r w:rsidRPr="00273CF9">
              <w:rPr>
                <w:sz w:val="18"/>
                <w:szCs w:val="18"/>
              </w:rPr>
              <w:t>уточнено, что при указании рубля контроли срабатывать не должны.</w:t>
            </w:r>
          </w:p>
          <w:p w14:paraId="3FC8990E" w14:textId="0DA48D66" w:rsidR="001D3AF5" w:rsidRPr="00273CF9" w:rsidRDefault="001D3AF5" w:rsidP="00145D14">
            <w:pPr>
              <w:pStyle w:val="ad"/>
              <w:rPr>
                <w:sz w:val="18"/>
                <w:szCs w:val="18"/>
              </w:rPr>
            </w:pPr>
            <w:r w:rsidRPr="00273CF9">
              <w:rPr>
                <w:sz w:val="18"/>
                <w:szCs w:val="18"/>
              </w:rPr>
              <w:t xml:space="preserve">3) Изменены условия срабатывания и сообщения контролей на значения </w:t>
            </w:r>
            <w:r w:rsidRPr="00273CF9">
              <w:rPr>
                <w:sz w:val="18"/>
                <w:szCs w:val="18"/>
                <w:lang w:val="en-US"/>
              </w:rPr>
              <w:t>externalID</w:t>
            </w:r>
            <w:r w:rsidRPr="00273CF9">
              <w:rPr>
                <w:sz w:val="18"/>
                <w:szCs w:val="18"/>
              </w:rPr>
              <w:t xml:space="preserve"> при приеме </w:t>
            </w:r>
            <w:r w:rsidRPr="00273CF9">
              <w:rPr>
                <w:sz w:val="18"/>
                <w:szCs w:val="18"/>
                <w:lang w:val="en-US"/>
              </w:rPr>
              <w:t>contract</w:t>
            </w:r>
            <w:r w:rsidRPr="00273CF9">
              <w:rPr>
                <w:sz w:val="18"/>
                <w:szCs w:val="18"/>
              </w:rPr>
              <w:t xml:space="preserve"> и </w:t>
            </w:r>
            <w:r w:rsidRPr="00273CF9">
              <w:rPr>
                <w:sz w:val="18"/>
                <w:szCs w:val="18"/>
                <w:lang w:val="en-US"/>
              </w:rPr>
              <w:t>contractProcedure</w:t>
            </w:r>
            <w:r w:rsidRPr="00273CF9">
              <w:rPr>
                <w:sz w:val="18"/>
                <w:szCs w:val="18"/>
              </w:rPr>
              <w:t>: РК_ИК_0001 и РК_ИК_0050 – контроли приведены в соответствие аналогичным контролям ПРИЗа.</w:t>
            </w:r>
          </w:p>
          <w:p w14:paraId="459D9C1B" w14:textId="7497DCF7" w:rsidR="001D3AF5" w:rsidRPr="00273CF9" w:rsidRDefault="001D3AF5" w:rsidP="00145D14">
            <w:pPr>
              <w:pStyle w:val="ad"/>
              <w:rPr>
                <w:sz w:val="18"/>
                <w:szCs w:val="18"/>
              </w:rPr>
            </w:pPr>
            <w:r w:rsidRPr="00273CF9">
              <w:rPr>
                <w:sz w:val="18"/>
                <w:szCs w:val="18"/>
              </w:rPr>
              <w:t>4) В контролях РК_ИК_0057, РК_ИК_0058, РК_ИК_0059 исправлены опечатки</w:t>
            </w:r>
          </w:p>
          <w:p w14:paraId="33EF7261" w14:textId="77777777" w:rsidR="001D3AF5" w:rsidRPr="00273CF9" w:rsidRDefault="001D3AF5" w:rsidP="00E77634">
            <w:pPr>
              <w:pStyle w:val="ad"/>
              <w:rPr>
                <w:sz w:val="18"/>
                <w:szCs w:val="18"/>
              </w:rPr>
            </w:pPr>
            <w:r w:rsidRPr="00273CF9">
              <w:rPr>
                <w:sz w:val="18"/>
                <w:szCs w:val="18"/>
              </w:rPr>
              <w:t>5) Исправлен контроль РК_ИК_0023</w:t>
            </w:r>
          </w:p>
          <w:p w14:paraId="0104DCD5" w14:textId="2DF66B0D" w:rsidR="001D3AF5" w:rsidRPr="00273CF9" w:rsidRDefault="001D3AF5" w:rsidP="00E77634">
            <w:pPr>
              <w:pStyle w:val="ad"/>
              <w:rPr>
                <w:sz w:val="18"/>
                <w:szCs w:val="18"/>
              </w:rPr>
            </w:pPr>
            <w:r w:rsidRPr="00273CF9">
              <w:rPr>
                <w:sz w:val="18"/>
                <w:szCs w:val="18"/>
              </w:rPr>
              <w:t>FCS-27579</w:t>
            </w:r>
          </w:p>
          <w:p w14:paraId="281461C6" w14:textId="0424D9D2" w:rsidR="001D3AF5" w:rsidRPr="00273CF9" w:rsidRDefault="001D3AF5" w:rsidP="00145D14">
            <w:pPr>
              <w:pStyle w:val="ad"/>
              <w:rPr>
                <w:sz w:val="18"/>
                <w:szCs w:val="18"/>
              </w:rPr>
            </w:pPr>
          </w:p>
        </w:tc>
      </w:tr>
      <w:tr w:rsidR="001D3AF5" w:rsidRPr="00273CF9" w14:paraId="7A518127" w14:textId="77777777" w:rsidTr="00D51541">
        <w:tc>
          <w:tcPr>
            <w:tcW w:w="562" w:type="dxa"/>
          </w:tcPr>
          <w:p w14:paraId="63B56119" w14:textId="2DD35A8A" w:rsidR="001D3AF5" w:rsidRPr="00273CF9" w:rsidRDefault="001D3AF5" w:rsidP="002A09B6">
            <w:pPr>
              <w:pStyle w:val="ad"/>
              <w:rPr>
                <w:sz w:val="18"/>
                <w:szCs w:val="18"/>
                <w:lang w:val="en-US"/>
              </w:rPr>
            </w:pPr>
            <w:r w:rsidRPr="00273CF9">
              <w:rPr>
                <w:sz w:val="18"/>
                <w:szCs w:val="18"/>
                <w:lang w:val="en-US"/>
              </w:rPr>
              <w:t>1.6</w:t>
            </w:r>
          </w:p>
        </w:tc>
        <w:tc>
          <w:tcPr>
            <w:tcW w:w="1134" w:type="dxa"/>
          </w:tcPr>
          <w:p w14:paraId="405AE4AF" w14:textId="39936082" w:rsidR="001D3AF5" w:rsidRPr="00273CF9" w:rsidRDefault="001D3AF5" w:rsidP="00701E72">
            <w:pPr>
              <w:pStyle w:val="ad"/>
              <w:rPr>
                <w:sz w:val="18"/>
                <w:szCs w:val="18"/>
                <w:lang w:val="en-US"/>
              </w:rPr>
            </w:pPr>
            <w:r w:rsidRPr="00273CF9">
              <w:rPr>
                <w:sz w:val="18"/>
                <w:szCs w:val="18"/>
                <w:lang w:val="en-US"/>
              </w:rPr>
              <w:t>16.01.2015</w:t>
            </w:r>
          </w:p>
        </w:tc>
        <w:tc>
          <w:tcPr>
            <w:tcW w:w="1275" w:type="dxa"/>
          </w:tcPr>
          <w:p w14:paraId="66480ABE" w14:textId="77777777" w:rsidR="001D3AF5" w:rsidRPr="00273CF9" w:rsidRDefault="001D3AF5" w:rsidP="00205508">
            <w:pPr>
              <w:pStyle w:val="ad"/>
              <w:rPr>
                <w:b/>
                <w:sz w:val="18"/>
                <w:szCs w:val="18"/>
              </w:rPr>
            </w:pPr>
          </w:p>
        </w:tc>
        <w:tc>
          <w:tcPr>
            <w:tcW w:w="6095" w:type="dxa"/>
          </w:tcPr>
          <w:p w14:paraId="2F24BCC0" w14:textId="60D8552A" w:rsidR="001D3AF5" w:rsidRPr="00273CF9" w:rsidRDefault="001D3AF5" w:rsidP="00205508">
            <w:pPr>
              <w:pStyle w:val="ad"/>
              <w:rPr>
                <w:b/>
                <w:sz w:val="18"/>
                <w:szCs w:val="18"/>
              </w:rPr>
            </w:pPr>
            <w:r w:rsidRPr="00273CF9">
              <w:rPr>
                <w:b/>
                <w:sz w:val="18"/>
                <w:szCs w:val="18"/>
              </w:rPr>
              <w:t>Контроли:</w:t>
            </w:r>
          </w:p>
          <w:p w14:paraId="2F69DCC1" w14:textId="77777777" w:rsidR="001D3AF5" w:rsidRPr="00273CF9" w:rsidRDefault="001D3AF5" w:rsidP="00205508">
            <w:pPr>
              <w:pStyle w:val="ad"/>
              <w:rPr>
                <w:sz w:val="18"/>
                <w:szCs w:val="18"/>
              </w:rPr>
            </w:pPr>
          </w:p>
          <w:p w14:paraId="6080EB10" w14:textId="0342214E" w:rsidR="001D3AF5" w:rsidRPr="00273CF9" w:rsidRDefault="001D3AF5" w:rsidP="00205508">
            <w:pPr>
              <w:pStyle w:val="ad"/>
              <w:rPr>
                <w:sz w:val="18"/>
                <w:szCs w:val="18"/>
              </w:rPr>
            </w:pPr>
            <w:r w:rsidRPr="00273CF9">
              <w:rPr>
                <w:sz w:val="18"/>
                <w:szCs w:val="18"/>
              </w:rPr>
              <w:t xml:space="preserve">1) Добавлен контроль РК_ИК_0042 </w:t>
            </w:r>
            <w:r>
              <w:rPr>
                <w:sz w:val="18"/>
                <w:szCs w:val="18"/>
              </w:rPr>
              <w:t>–</w:t>
            </w:r>
            <w:r w:rsidRPr="00273CF9">
              <w:rPr>
                <w:sz w:val="18"/>
                <w:szCs w:val="18"/>
              </w:rPr>
              <w:t xml:space="preserve"> если не указан блок placer, то организация пользователя, логин-пароль которого указан при отправке пакета, должна совпадать с организацией из блока customer.</w:t>
            </w:r>
          </w:p>
          <w:p w14:paraId="2C7904D8" w14:textId="340E4AB1" w:rsidR="001D3AF5" w:rsidRPr="00273CF9" w:rsidRDefault="001D3AF5" w:rsidP="00205508">
            <w:pPr>
              <w:pStyle w:val="ad"/>
              <w:rPr>
                <w:sz w:val="18"/>
                <w:szCs w:val="18"/>
              </w:rPr>
            </w:pPr>
            <w:r w:rsidRPr="00273CF9">
              <w:rPr>
                <w:sz w:val="18"/>
                <w:szCs w:val="18"/>
              </w:rPr>
              <w:t>2) Удален избыточный контроль РК_ИК_0039</w:t>
            </w:r>
          </w:p>
          <w:p w14:paraId="19F2E541" w14:textId="427308F9" w:rsidR="001D3AF5" w:rsidRPr="00273CF9" w:rsidRDefault="001D3AF5" w:rsidP="00205508">
            <w:pPr>
              <w:pStyle w:val="ad"/>
              <w:rPr>
                <w:sz w:val="18"/>
                <w:szCs w:val="18"/>
              </w:rPr>
            </w:pPr>
            <w:r w:rsidRPr="00273CF9">
              <w:rPr>
                <w:sz w:val="18"/>
                <w:szCs w:val="18"/>
              </w:rPr>
              <w:t>3) Поправлена ошибка при описании контролей блока «Информация об уплате по банковской гарантии» (</w:t>
            </w:r>
            <w:r w:rsidRPr="00273CF9">
              <w:rPr>
                <w:sz w:val="18"/>
                <w:szCs w:val="18"/>
                <w:lang w:val="en-US"/>
              </w:rPr>
              <w:t>bankGuaranteePayment</w:t>
            </w:r>
            <w:r w:rsidRPr="00273CF9">
              <w:rPr>
                <w:sz w:val="18"/>
                <w:szCs w:val="18"/>
              </w:rPr>
              <w:t xml:space="preserve">) – в ЧТЗ было устаревшее название </w:t>
            </w:r>
            <w:r w:rsidRPr="00273CF9">
              <w:rPr>
                <w:sz w:val="18"/>
                <w:szCs w:val="18"/>
                <w:lang w:val="en-US"/>
              </w:rPr>
              <w:t>bankGuaranteeRequirement</w:t>
            </w:r>
          </w:p>
          <w:p w14:paraId="12B8AC7D" w14:textId="643A5603" w:rsidR="001D3AF5" w:rsidRPr="00273CF9" w:rsidRDefault="001D3AF5" w:rsidP="00205508">
            <w:pPr>
              <w:pStyle w:val="ad"/>
              <w:rPr>
                <w:sz w:val="18"/>
                <w:szCs w:val="18"/>
              </w:rPr>
            </w:pPr>
            <w:r w:rsidRPr="00273CF9">
              <w:rPr>
                <w:sz w:val="18"/>
                <w:szCs w:val="18"/>
              </w:rPr>
              <w:t>4) Добавлены контроли РК_ИК_0043 и РК_ИК_0044 – проверка присутствия лота с указанным номером в закупке.</w:t>
            </w:r>
          </w:p>
          <w:p w14:paraId="2BCF6600" w14:textId="1B044F0E" w:rsidR="001D3AF5" w:rsidRPr="00273CF9" w:rsidRDefault="001D3AF5" w:rsidP="00205508">
            <w:pPr>
              <w:pStyle w:val="ad"/>
              <w:rPr>
                <w:sz w:val="18"/>
                <w:szCs w:val="18"/>
              </w:rPr>
            </w:pPr>
            <w:r w:rsidRPr="00273CF9">
              <w:rPr>
                <w:sz w:val="18"/>
                <w:szCs w:val="18"/>
              </w:rPr>
              <w:t xml:space="preserve">5) Добавлен контроль РК_ИК_0045 – обязательность одновременного указания блока </w:t>
            </w:r>
            <w:r w:rsidRPr="00273CF9">
              <w:rPr>
                <w:sz w:val="18"/>
                <w:szCs w:val="18"/>
                <w:lang w:val="en-US"/>
              </w:rPr>
              <w:t>modification</w:t>
            </w:r>
            <w:r w:rsidRPr="00273CF9">
              <w:rPr>
                <w:sz w:val="18"/>
                <w:szCs w:val="18"/>
              </w:rPr>
              <w:t xml:space="preserve"> и заполнения поля </w:t>
            </w:r>
            <w:r>
              <w:rPr>
                <w:sz w:val="18"/>
                <w:szCs w:val="18"/>
                <w:lang w:val="en-US"/>
              </w:rPr>
              <w:pgNum/>
            </w:r>
            <w:r>
              <w:rPr>
                <w:sz w:val="18"/>
                <w:szCs w:val="18"/>
                <w:lang w:val="en-US"/>
              </w:rPr>
              <w:t>ubcon</w:t>
            </w:r>
            <w:r w:rsidRPr="00273CF9">
              <w:rPr>
                <w:sz w:val="18"/>
                <w:szCs w:val="18"/>
              </w:rPr>
              <w:t xml:space="preserve"> </w:t>
            </w:r>
          </w:p>
          <w:p w14:paraId="01388DF2" w14:textId="0F599BE4" w:rsidR="001D3AF5" w:rsidRPr="00273CF9" w:rsidRDefault="001D3AF5" w:rsidP="00205508">
            <w:pPr>
              <w:pStyle w:val="ad"/>
              <w:rPr>
                <w:sz w:val="18"/>
                <w:szCs w:val="18"/>
              </w:rPr>
            </w:pPr>
            <w:r w:rsidRPr="00273CF9">
              <w:rPr>
                <w:sz w:val="18"/>
                <w:szCs w:val="18"/>
              </w:rPr>
              <w:t xml:space="preserve">6) Добавлен контроль РК_ИК_0068 </w:t>
            </w:r>
            <w:r>
              <w:rPr>
                <w:sz w:val="18"/>
                <w:szCs w:val="18"/>
              </w:rPr>
              <w:t>–</w:t>
            </w:r>
            <w:r w:rsidRPr="00273CF9">
              <w:rPr>
                <w:sz w:val="18"/>
                <w:szCs w:val="18"/>
              </w:rPr>
              <w:t xml:space="preserve"> не принимаем исполнение по ЭТАПУ контракта, по которому принято исполнение с finalStageExecution = true</w:t>
            </w:r>
          </w:p>
          <w:p w14:paraId="729C9C8F" w14:textId="7BBE2F19" w:rsidR="001D3AF5" w:rsidRPr="00273CF9" w:rsidRDefault="001D3AF5" w:rsidP="00205508">
            <w:pPr>
              <w:pStyle w:val="ad"/>
              <w:rPr>
                <w:sz w:val="18"/>
                <w:szCs w:val="18"/>
              </w:rPr>
            </w:pPr>
            <w:r w:rsidRPr="00273CF9">
              <w:rPr>
                <w:sz w:val="18"/>
                <w:szCs w:val="18"/>
              </w:rPr>
              <w:t xml:space="preserve">7) Добавлен контроль РК_ИК_0069 </w:t>
            </w:r>
            <w:r>
              <w:rPr>
                <w:sz w:val="18"/>
                <w:szCs w:val="18"/>
              </w:rPr>
              <w:t>–</w:t>
            </w:r>
            <w:r w:rsidRPr="00273CF9">
              <w:rPr>
                <w:sz w:val="18"/>
                <w:szCs w:val="18"/>
              </w:rPr>
              <w:t xml:space="preserve"> код ОКПД из productCounties в исполнении должны быть в контракте</w:t>
            </w:r>
          </w:p>
          <w:p w14:paraId="1676CCB8" w14:textId="548B899E" w:rsidR="001D3AF5" w:rsidRPr="00273CF9" w:rsidRDefault="001D3AF5" w:rsidP="00205508">
            <w:pPr>
              <w:pStyle w:val="ad"/>
              <w:rPr>
                <w:sz w:val="18"/>
                <w:szCs w:val="18"/>
              </w:rPr>
            </w:pPr>
            <w:r w:rsidRPr="00273CF9">
              <w:rPr>
                <w:sz w:val="18"/>
                <w:szCs w:val="18"/>
              </w:rPr>
              <w:t>8) Добавлены контроли РК_ИК_0070, РК_ИК_0071 что в объекте закупки в contractProcedure должен быть заполнен quantity и sum</w:t>
            </w:r>
          </w:p>
          <w:p w14:paraId="3ED3B4C3" w14:textId="5C7DEAF3" w:rsidR="001D3AF5" w:rsidRPr="00273CF9" w:rsidRDefault="001D3AF5" w:rsidP="00205508">
            <w:pPr>
              <w:pStyle w:val="ad"/>
              <w:rPr>
                <w:sz w:val="18"/>
                <w:szCs w:val="18"/>
              </w:rPr>
            </w:pPr>
            <w:r w:rsidRPr="00273CF9">
              <w:rPr>
                <w:sz w:val="18"/>
                <w:szCs w:val="18"/>
              </w:rPr>
              <w:t>9) Добавлен контроль РК_ИК_0046 – проверяем номер БГ на существование опубликованной БГ с таким номером</w:t>
            </w:r>
          </w:p>
          <w:p w14:paraId="72385597" w14:textId="2E828187" w:rsidR="001D3AF5" w:rsidRPr="00273CF9" w:rsidRDefault="001D3AF5" w:rsidP="00205508">
            <w:pPr>
              <w:pStyle w:val="ad"/>
              <w:rPr>
                <w:sz w:val="18"/>
                <w:szCs w:val="18"/>
                <w:lang w:val="en-US"/>
              </w:rPr>
            </w:pPr>
            <w:r w:rsidRPr="00273CF9">
              <w:rPr>
                <w:sz w:val="18"/>
                <w:szCs w:val="18"/>
                <w:lang w:val="en-US"/>
              </w:rPr>
              <w:t xml:space="preserve">10) </w:t>
            </w:r>
            <w:r w:rsidRPr="00273CF9">
              <w:rPr>
                <w:sz w:val="18"/>
                <w:szCs w:val="18"/>
              </w:rPr>
              <w:t>Добавлен</w:t>
            </w:r>
            <w:r w:rsidRPr="00273CF9">
              <w:rPr>
                <w:sz w:val="18"/>
                <w:szCs w:val="18"/>
                <w:lang w:val="en-US"/>
              </w:rPr>
              <w:t xml:space="preserve"> </w:t>
            </w:r>
            <w:r w:rsidRPr="00273CF9">
              <w:rPr>
                <w:sz w:val="18"/>
                <w:szCs w:val="18"/>
              </w:rPr>
              <w:t>контроль</w:t>
            </w:r>
            <w:r w:rsidRPr="00273CF9">
              <w:rPr>
                <w:sz w:val="18"/>
                <w:szCs w:val="18"/>
                <w:lang w:val="en-US"/>
              </w:rPr>
              <w:t xml:space="preserve"> </w:t>
            </w:r>
            <w:r w:rsidRPr="00273CF9">
              <w:rPr>
                <w:sz w:val="18"/>
                <w:szCs w:val="18"/>
              </w:rPr>
              <w:t>РК</w:t>
            </w:r>
            <w:r w:rsidRPr="00273CF9">
              <w:rPr>
                <w:sz w:val="18"/>
                <w:szCs w:val="18"/>
                <w:lang w:val="en-US"/>
              </w:rPr>
              <w:t>_</w:t>
            </w:r>
            <w:r w:rsidRPr="00273CF9">
              <w:rPr>
                <w:sz w:val="18"/>
                <w:szCs w:val="18"/>
              </w:rPr>
              <w:t>ИК</w:t>
            </w:r>
            <w:r w:rsidRPr="00273CF9">
              <w:rPr>
                <w:sz w:val="18"/>
                <w:szCs w:val="18"/>
                <w:lang w:val="en-US"/>
              </w:rPr>
              <w:t xml:space="preserve">_0072 – </w:t>
            </w:r>
            <w:r w:rsidRPr="00273CF9">
              <w:rPr>
                <w:sz w:val="18"/>
                <w:szCs w:val="18"/>
              </w:rPr>
              <w:t>проверяем</w:t>
            </w:r>
            <w:r w:rsidRPr="00273CF9">
              <w:rPr>
                <w:sz w:val="18"/>
                <w:szCs w:val="18"/>
                <w:lang w:val="en-US"/>
              </w:rPr>
              <w:t xml:space="preserve"> </w:t>
            </w:r>
            <w:r w:rsidRPr="00273CF9">
              <w:rPr>
                <w:sz w:val="18"/>
                <w:szCs w:val="18"/>
              </w:rPr>
              <w:t>соответствие</w:t>
            </w:r>
            <w:r w:rsidRPr="00273CF9">
              <w:rPr>
                <w:sz w:val="18"/>
                <w:szCs w:val="18"/>
                <w:lang w:val="en-US"/>
              </w:rPr>
              <w:t xml:space="preserve"> zfcs_contractProcedure2015Type/termination/reparations/reparation/foundationDoc </w:t>
            </w:r>
            <w:r w:rsidRPr="00273CF9">
              <w:rPr>
                <w:sz w:val="18"/>
                <w:szCs w:val="18"/>
              </w:rPr>
              <w:t>и</w:t>
            </w:r>
            <w:r w:rsidRPr="00273CF9">
              <w:rPr>
                <w:sz w:val="18"/>
                <w:szCs w:val="18"/>
                <w:lang w:val="en-US"/>
              </w:rPr>
              <w:t xml:space="preserve"> zfcs_contractProcedure2015Type/termination/reason</w:t>
            </w:r>
          </w:p>
          <w:p w14:paraId="2A31198C" w14:textId="77777777" w:rsidR="001D3AF5" w:rsidRPr="00273CF9" w:rsidRDefault="001D3AF5" w:rsidP="00205508">
            <w:pPr>
              <w:pStyle w:val="ad"/>
              <w:rPr>
                <w:sz w:val="18"/>
                <w:szCs w:val="18"/>
                <w:lang w:val="en-US"/>
              </w:rPr>
            </w:pPr>
          </w:p>
          <w:p w14:paraId="2803F722" w14:textId="4A21D7E7" w:rsidR="001D3AF5" w:rsidRPr="00273CF9" w:rsidRDefault="001D3AF5" w:rsidP="002D0245">
            <w:pPr>
              <w:pStyle w:val="ad"/>
              <w:numPr>
                <w:ilvl w:val="0"/>
                <w:numId w:val="154"/>
              </w:numPr>
              <w:rPr>
                <w:sz w:val="18"/>
                <w:szCs w:val="18"/>
                <w:lang w:val="en-US"/>
              </w:rPr>
            </w:pPr>
            <w:r w:rsidRPr="00273CF9">
              <w:rPr>
                <w:sz w:val="18"/>
                <w:szCs w:val="18"/>
              </w:rPr>
              <w:t>Добавлен</w:t>
            </w:r>
            <w:r w:rsidRPr="00273CF9">
              <w:rPr>
                <w:sz w:val="18"/>
                <w:szCs w:val="18"/>
                <w:lang w:val="en-US"/>
              </w:rPr>
              <w:t xml:space="preserve"> </w:t>
            </w:r>
            <w:r w:rsidRPr="00273CF9">
              <w:rPr>
                <w:sz w:val="18"/>
                <w:szCs w:val="18"/>
              </w:rPr>
              <w:t>контроль</w:t>
            </w:r>
            <w:r w:rsidRPr="00273CF9">
              <w:rPr>
                <w:sz w:val="18"/>
                <w:szCs w:val="18"/>
                <w:lang w:val="en-US"/>
              </w:rPr>
              <w:t xml:space="preserve"> </w:t>
            </w:r>
            <w:r w:rsidRPr="00273CF9">
              <w:rPr>
                <w:sz w:val="18"/>
                <w:szCs w:val="18"/>
              </w:rPr>
              <w:t>РК</w:t>
            </w:r>
            <w:r w:rsidRPr="00273CF9">
              <w:rPr>
                <w:sz w:val="18"/>
                <w:szCs w:val="18"/>
                <w:lang w:val="en-US"/>
              </w:rPr>
              <w:t>_</w:t>
            </w:r>
            <w:r w:rsidRPr="00273CF9">
              <w:rPr>
                <w:sz w:val="18"/>
                <w:szCs w:val="18"/>
              </w:rPr>
              <w:t>ИК</w:t>
            </w:r>
            <w:r w:rsidRPr="00273CF9">
              <w:rPr>
                <w:sz w:val="18"/>
                <w:szCs w:val="18"/>
                <w:lang w:val="en-US"/>
              </w:rPr>
              <w:t xml:space="preserve">_0047 – </w:t>
            </w:r>
            <w:r w:rsidRPr="00273CF9">
              <w:rPr>
                <w:sz w:val="18"/>
                <w:szCs w:val="18"/>
              </w:rPr>
              <w:t>проверяем</w:t>
            </w:r>
            <w:r w:rsidRPr="00273CF9">
              <w:rPr>
                <w:sz w:val="18"/>
                <w:szCs w:val="18"/>
                <w:lang w:val="en-US"/>
              </w:rPr>
              <w:t xml:space="preserve"> </w:t>
            </w:r>
            <w:r w:rsidRPr="00273CF9">
              <w:rPr>
                <w:sz w:val="18"/>
                <w:szCs w:val="18"/>
              </w:rPr>
              <w:t>код</w:t>
            </w:r>
            <w:r w:rsidRPr="00273CF9">
              <w:rPr>
                <w:sz w:val="18"/>
                <w:szCs w:val="18"/>
                <w:lang w:val="en-US"/>
              </w:rPr>
              <w:t xml:space="preserve"> </w:t>
            </w:r>
            <w:r w:rsidRPr="00273CF9">
              <w:rPr>
                <w:sz w:val="18"/>
                <w:szCs w:val="18"/>
              </w:rPr>
              <w:t>документа</w:t>
            </w:r>
            <w:r w:rsidRPr="00273CF9">
              <w:rPr>
                <w:sz w:val="18"/>
                <w:szCs w:val="18"/>
                <w:lang w:val="en-US"/>
              </w:rPr>
              <w:t xml:space="preserve"> foundation\fcsOrder\notOosOrder\document</w:t>
            </w:r>
            <w:r w:rsidRPr="00273CF9" w:rsidDel="00F00891">
              <w:rPr>
                <w:sz w:val="18"/>
                <w:szCs w:val="18"/>
                <w:lang w:val="en-US"/>
              </w:rPr>
              <w:t xml:space="preserve"> </w:t>
            </w:r>
            <w:r w:rsidRPr="00273CF9">
              <w:rPr>
                <w:sz w:val="18"/>
                <w:szCs w:val="18"/>
                <w:lang w:val="en-US"/>
              </w:rPr>
              <w:t xml:space="preserve">\code </w:t>
            </w:r>
            <w:r w:rsidRPr="00273CF9">
              <w:rPr>
                <w:sz w:val="18"/>
                <w:szCs w:val="18"/>
              </w:rPr>
              <w:t>на</w:t>
            </w:r>
            <w:r w:rsidRPr="00273CF9">
              <w:rPr>
                <w:sz w:val="18"/>
                <w:szCs w:val="18"/>
                <w:lang w:val="en-US"/>
              </w:rPr>
              <w:t xml:space="preserve"> </w:t>
            </w:r>
            <w:r w:rsidRPr="00273CF9">
              <w:rPr>
                <w:sz w:val="18"/>
                <w:szCs w:val="18"/>
              </w:rPr>
              <w:t>соответствию</w:t>
            </w:r>
            <w:r w:rsidRPr="00273CF9">
              <w:rPr>
                <w:sz w:val="18"/>
                <w:szCs w:val="18"/>
                <w:lang w:val="en-US"/>
              </w:rPr>
              <w:t xml:space="preserve"> </w:t>
            </w:r>
            <w:r w:rsidRPr="00273CF9">
              <w:rPr>
                <w:sz w:val="18"/>
                <w:szCs w:val="18"/>
              </w:rPr>
              <w:t>способу</w:t>
            </w:r>
            <w:r w:rsidRPr="00273CF9">
              <w:rPr>
                <w:sz w:val="18"/>
                <w:szCs w:val="18"/>
                <w:lang w:val="en-US"/>
              </w:rPr>
              <w:t xml:space="preserve"> </w:t>
            </w:r>
            <w:r w:rsidRPr="00273CF9">
              <w:rPr>
                <w:sz w:val="18"/>
                <w:szCs w:val="18"/>
              </w:rPr>
              <w:t>определения</w:t>
            </w:r>
            <w:r w:rsidRPr="00273CF9">
              <w:rPr>
                <w:sz w:val="18"/>
                <w:szCs w:val="18"/>
                <w:lang w:val="en-US"/>
              </w:rPr>
              <w:t xml:space="preserve"> </w:t>
            </w:r>
            <w:r w:rsidRPr="00273CF9">
              <w:rPr>
                <w:sz w:val="18"/>
                <w:szCs w:val="18"/>
              </w:rPr>
              <w:t>поставщика</w:t>
            </w:r>
            <w:r w:rsidRPr="00273CF9">
              <w:rPr>
                <w:sz w:val="18"/>
                <w:szCs w:val="18"/>
                <w:lang w:val="en-US"/>
              </w:rPr>
              <w:t xml:space="preserve"> </w:t>
            </w:r>
            <w:r w:rsidRPr="00273CF9">
              <w:rPr>
                <w:sz w:val="18"/>
                <w:szCs w:val="18"/>
              </w:rPr>
              <w:t>в</w:t>
            </w:r>
            <w:r w:rsidRPr="00273CF9">
              <w:rPr>
                <w:sz w:val="18"/>
                <w:szCs w:val="18"/>
                <w:lang w:val="en-US"/>
              </w:rPr>
              <w:t xml:space="preserve"> </w:t>
            </w:r>
            <w:r w:rsidRPr="00273CF9">
              <w:rPr>
                <w:sz w:val="18"/>
                <w:szCs w:val="18"/>
              </w:rPr>
              <w:t>поле</w:t>
            </w:r>
            <w:r w:rsidRPr="00273CF9">
              <w:rPr>
                <w:sz w:val="18"/>
                <w:szCs w:val="18"/>
                <w:lang w:val="en-US"/>
              </w:rPr>
              <w:t xml:space="preserve"> foundation\fcsOrder\notOosOrder\ placing.</w:t>
            </w:r>
          </w:p>
          <w:p w14:paraId="1BCB7760" w14:textId="77777777" w:rsidR="001D3AF5" w:rsidRPr="00273CF9" w:rsidRDefault="001D3AF5" w:rsidP="00205508">
            <w:pPr>
              <w:pStyle w:val="ad"/>
              <w:rPr>
                <w:sz w:val="18"/>
                <w:szCs w:val="18"/>
                <w:lang w:val="en-US"/>
              </w:rPr>
            </w:pPr>
          </w:p>
          <w:p w14:paraId="67AF656E" w14:textId="28745E77" w:rsidR="001D3AF5" w:rsidRPr="00273CF9" w:rsidRDefault="001D3AF5" w:rsidP="00205508">
            <w:pPr>
              <w:pStyle w:val="ad"/>
              <w:rPr>
                <w:sz w:val="18"/>
                <w:szCs w:val="18"/>
              </w:rPr>
            </w:pPr>
            <w:r w:rsidRPr="00273CF9">
              <w:rPr>
                <w:sz w:val="18"/>
                <w:szCs w:val="18"/>
              </w:rPr>
              <w:t xml:space="preserve">12) Добавлен контроль РК_ИК_0073 – проверяем что в исполнении контракта указан как минимум один блок executions или termination. </w:t>
            </w:r>
          </w:p>
          <w:p w14:paraId="3B2C9451" w14:textId="77777777" w:rsidR="001D3AF5" w:rsidRPr="00273CF9" w:rsidRDefault="001D3AF5" w:rsidP="00205508">
            <w:pPr>
              <w:pStyle w:val="ad"/>
              <w:rPr>
                <w:sz w:val="18"/>
                <w:szCs w:val="18"/>
              </w:rPr>
            </w:pPr>
          </w:p>
          <w:p w14:paraId="3842AD69" w14:textId="65B09F9D" w:rsidR="001D3AF5" w:rsidRPr="00273CF9" w:rsidRDefault="001D3AF5" w:rsidP="00205508">
            <w:pPr>
              <w:pStyle w:val="ad"/>
              <w:rPr>
                <w:b/>
                <w:sz w:val="18"/>
                <w:szCs w:val="18"/>
              </w:rPr>
            </w:pPr>
            <w:r w:rsidRPr="00273CF9">
              <w:rPr>
                <w:b/>
                <w:sz w:val="18"/>
                <w:szCs w:val="18"/>
              </w:rPr>
              <w:t>Выгрузка справочников:</w:t>
            </w:r>
          </w:p>
          <w:p w14:paraId="43E83A34" w14:textId="77777777" w:rsidR="001D3AF5" w:rsidRPr="00273CF9" w:rsidRDefault="001D3AF5" w:rsidP="00205508">
            <w:pPr>
              <w:pStyle w:val="ad"/>
              <w:rPr>
                <w:sz w:val="18"/>
                <w:szCs w:val="18"/>
              </w:rPr>
            </w:pPr>
          </w:p>
          <w:p w14:paraId="63FC1B68" w14:textId="4A100735" w:rsidR="001D3AF5" w:rsidRPr="00273CF9" w:rsidRDefault="001D3AF5" w:rsidP="002D0245">
            <w:pPr>
              <w:pStyle w:val="ad"/>
              <w:numPr>
                <w:ilvl w:val="0"/>
                <w:numId w:val="154"/>
              </w:numPr>
              <w:rPr>
                <w:sz w:val="18"/>
                <w:szCs w:val="18"/>
              </w:rPr>
            </w:pPr>
            <w:r w:rsidRPr="00273CF9">
              <w:rPr>
                <w:sz w:val="18"/>
                <w:szCs w:val="18"/>
              </w:rPr>
              <w:t>Добавлен пункт 3.6.1.3.4 Изменения в выгрузке справочников в версии 5.1 по доработке Доработать схемы и контроли РК в версии 5.1»</w:t>
            </w:r>
          </w:p>
          <w:p w14:paraId="3BFA64CD" w14:textId="77777777" w:rsidR="001D3AF5" w:rsidRPr="00273CF9" w:rsidRDefault="001D3AF5" w:rsidP="00205508">
            <w:pPr>
              <w:pStyle w:val="ad"/>
              <w:rPr>
                <w:sz w:val="18"/>
                <w:szCs w:val="18"/>
              </w:rPr>
            </w:pPr>
          </w:p>
          <w:p w14:paraId="2ADF324F" w14:textId="765DD46E" w:rsidR="001D3AF5" w:rsidRPr="00273CF9" w:rsidRDefault="001D3AF5" w:rsidP="00205508">
            <w:pPr>
              <w:pStyle w:val="ad"/>
              <w:rPr>
                <w:b/>
                <w:sz w:val="18"/>
                <w:szCs w:val="18"/>
              </w:rPr>
            </w:pPr>
            <w:r w:rsidRPr="00273CF9">
              <w:rPr>
                <w:b/>
                <w:sz w:val="18"/>
                <w:szCs w:val="18"/>
              </w:rPr>
              <w:t>Прочие изменения в приеме-передаче сведений о контракте:</w:t>
            </w:r>
          </w:p>
          <w:p w14:paraId="58C41B72" w14:textId="77777777" w:rsidR="001D3AF5" w:rsidRPr="00273CF9" w:rsidRDefault="001D3AF5" w:rsidP="00205508">
            <w:pPr>
              <w:pStyle w:val="ad"/>
              <w:rPr>
                <w:sz w:val="18"/>
                <w:szCs w:val="18"/>
              </w:rPr>
            </w:pPr>
          </w:p>
          <w:p w14:paraId="59B45B04" w14:textId="603E48E3" w:rsidR="001D3AF5" w:rsidRPr="00273CF9" w:rsidRDefault="001D3AF5" w:rsidP="002D0245">
            <w:pPr>
              <w:pStyle w:val="ad"/>
              <w:numPr>
                <w:ilvl w:val="0"/>
                <w:numId w:val="154"/>
              </w:numPr>
              <w:rPr>
                <w:sz w:val="18"/>
                <w:szCs w:val="18"/>
              </w:rPr>
            </w:pPr>
            <w:r w:rsidRPr="00273CF9">
              <w:rPr>
                <w:sz w:val="18"/>
                <w:szCs w:val="18"/>
              </w:rPr>
              <w:t>Добавлен пункт 3.6.1.3.5 Изменения в выгрузке и приеме по базовой и альтернативной организации в версии 5.1 по доработке Доработать схемы и контроли РК в версии 5.1»</w:t>
            </w:r>
          </w:p>
          <w:p w14:paraId="4239E717" w14:textId="77777777" w:rsidR="001D3AF5" w:rsidRPr="00273CF9" w:rsidRDefault="001D3AF5" w:rsidP="00205508">
            <w:pPr>
              <w:pStyle w:val="ad"/>
              <w:rPr>
                <w:sz w:val="18"/>
                <w:szCs w:val="18"/>
              </w:rPr>
            </w:pPr>
          </w:p>
          <w:p w14:paraId="00593BA3" w14:textId="47A624C3" w:rsidR="001D3AF5" w:rsidRPr="00273CF9" w:rsidRDefault="001D3AF5" w:rsidP="00205508">
            <w:pPr>
              <w:pStyle w:val="ad"/>
              <w:rPr>
                <w:sz w:val="18"/>
                <w:szCs w:val="18"/>
              </w:rPr>
            </w:pPr>
          </w:p>
        </w:tc>
      </w:tr>
      <w:tr w:rsidR="001D3AF5" w:rsidRPr="00273CF9" w14:paraId="1ABAF95B" w14:textId="77777777" w:rsidTr="00D51541">
        <w:tc>
          <w:tcPr>
            <w:tcW w:w="562" w:type="dxa"/>
          </w:tcPr>
          <w:p w14:paraId="3649BED5" w14:textId="2A395731" w:rsidR="001D3AF5" w:rsidRPr="00273CF9" w:rsidRDefault="001D3AF5" w:rsidP="002A09B6">
            <w:pPr>
              <w:pStyle w:val="ad"/>
              <w:rPr>
                <w:sz w:val="18"/>
                <w:szCs w:val="18"/>
              </w:rPr>
            </w:pPr>
            <w:r w:rsidRPr="00273CF9">
              <w:rPr>
                <w:sz w:val="18"/>
                <w:szCs w:val="18"/>
              </w:rPr>
              <w:lastRenderedPageBreak/>
              <w:t>1.8</w:t>
            </w:r>
          </w:p>
        </w:tc>
        <w:tc>
          <w:tcPr>
            <w:tcW w:w="1134" w:type="dxa"/>
          </w:tcPr>
          <w:p w14:paraId="462AC766" w14:textId="380378C2" w:rsidR="001D3AF5" w:rsidRPr="00273CF9" w:rsidRDefault="001D3AF5" w:rsidP="00701E72">
            <w:pPr>
              <w:pStyle w:val="ad"/>
              <w:rPr>
                <w:sz w:val="18"/>
                <w:szCs w:val="18"/>
              </w:rPr>
            </w:pPr>
            <w:r w:rsidRPr="00273CF9">
              <w:rPr>
                <w:sz w:val="18"/>
                <w:szCs w:val="18"/>
              </w:rPr>
              <w:t>02.02.105</w:t>
            </w:r>
          </w:p>
        </w:tc>
        <w:tc>
          <w:tcPr>
            <w:tcW w:w="1275" w:type="dxa"/>
          </w:tcPr>
          <w:p w14:paraId="0F9670BA" w14:textId="77777777" w:rsidR="001D3AF5" w:rsidRPr="00273CF9" w:rsidRDefault="001D3AF5" w:rsidP="00205508">
            <w:pPr>
              <w:pStyle w:val="ad"/>
              <w:rPr>
                <w:b/>
                <w:sz w:val="18"/>
                <w:szCs w:val="18"/>
              </w:rPr>
            </w:pPr>
          </w:p>
        </w:tc>
        <w:tc>
          <w:tcPr>
            <w:tcW w:w="6095" w:type="dxa"/>
          </w:tcPr>
          <w:p w14:paraId="13655B42" w14:textId="74D0F6BC" w:rsidR="001D3AF5" w:rsidRPr="00273CF9" w:rsidRDefault="001D3AF5" w:rsidP="00205508">
            <w:pPr>
              <w:pStyle w:val="ad"/>
              <w:rPr>
                <w:b/>
                <w:sz w:val="18"/>
                <w:szCs w:val="18"/>
              </w:rPr>
            </w:pPr>
            <w:r w:rsidRPr="00273CF9">
              <w:rPr>
                <w:b/>
                <w:sz w:val="18"/>
                <w:szCs w:val="18"/>
              </w:rPr>
              <w:t>Исправлена ошибка:</w:t>
            </w:r>
          </w:p>
          <w:p w14:paraId="44375B6B" w14:textId="4EF3AC98" w:rsidR="001D3AF5" w:rsidRPr="00273CF9" w:rsidRDefault="001D3AF5" w:rsidP="00AD060D">
            <w:pPr>
              <w:pStyle w:val="ad"/>
              <w:rPr>
                <w:b/>
                <w:sz w:val="18"/>
                <w:szCs w:val="18"/>
              </w:rPr>
            </w:pPr>
            <w:r w:rsidRPr="00273CF9">
              <w:rPr>
                <w:b/>
                <w:sz w:val="18"/>
                <w:szCs w:val="18"/>
              </w:rPr>
              <w:t xml:space="preserve">Удалены контроли </w:t>
            </w:r>
            <w:r w:rsidRPr="00273CF9">
              <w:rPr>
                <w:sz w:val="18"/>
                <w:szCs w:val="18"/>
              </w:rPr>
              <w:t xml:space="preserve">РК_ИК_0070, РК_ИК_0071 </w:t>
            </w:r>
          </w:p>
        </w:tc>
      </w:tr>
      <w:tr w:rsidR="001D3AF5" w:rsidRPr="00273CF9" w14:paraId="61F7C74D" w14:textId="77777777" w:rsidTr="00D51541">
        <w:tc>
          <w:tcPr>
            <w:tcW w:w="562" w:type="dxa"/>
          </w:tcPr>
          <w:p w14:paraId="762BD10D" w14:textId="79A5C3CA" w:rsidR="001D3AF5" w:rsidRPr="00273CF9" w:rsidRDefault="001D3AF5" w:rsidP="002A09B6">
            <w:pPr>
              <w:pStyle w:val="ad"/>
              <w:rPr>
                <w:sz w:val="18"/>
                <w:szCs w:val="18"/>
              </w:rPr>
            </w:pPr>
            <w:r w:rsidRPr="00273CF9">
              <w:rPr>
                <w:sz w:val="18"/>
                <w:szCs w:val="18"/>
              </w:rPr>
              <w:t>1.9</w:t>
            </w:r>
          </w:p>
        </w:tc>
        <w:tc>
          <w:tcPr>
            <w:tcW w:w="1134" w:type="dxa"/>
          </w:tcPr>
          <w:p w14:paraId="09FFE759" w14:textId="680BFDF5" w:rsidR="001D3AF5" w:rsidRPr="00273CF9" w:rsidRDefault="001D3AF5" w:rsidP="00701E72">
            <w:pPr>
              <w:pStyle w:val="ad"/>
              <w:rPr>
                <w:sz w:val="18"/>
                <w:szCs w:val="18"/>
              </w:rPr>
            </w:pPr>
            <w:r w:rsidRPr="00273CF9">
              <w:rPr>
                <w:sz w:val="18"/>
                <w:szCs w:val="18"/>
              </w:rPr>
              <w:t>19.02.2015</w:t>
            </w:r>
          </w:p>
        </w:tc>
        <w:tc>
          <w:tcPr>
            <w:tcW w:w="1275" w:type="dxa"/>
          </w:tcPr>
          <w:p w14:paraId="5E2C60DB" w14:textId="77777777" w:rsidR="001D3AF5" w:rsidRPr="00273CF9" w:rsidRDefault="001D3AF5" w:rsidP="00205508">
            <w:pPr>
              <w:pStyle w:val="ad"/>
              <w:rPr>
                <w:sz w:val="18"/>
                <w:szCs w:val="18"/>
              </w:rPr>
            </w:pPr>
          </w:p>
        </w:tc>
        <w:tc>
          <w:tcPr>
            <w:tcW w:w="6095" w:type="dxa"/>
          </w:tcPr>
          <w:p w14:paraId="4B240AD4" w14:textId="4732B204" w:rsidR="001D3AF5" w:rsidRPr="00273CF9" w:rsidRDefault="001D3AF5" w:rsidP="002D0245">
            <w:pPr>
              <w:pStyle w:val="ad"/>
              <w:numPr>
                <w:ilvl w:val="0"/>
                <w:numId w:val="154"/>
              </w:numPr>
              <w:rPr>
                <w:sz w:val="18"/>
                <w:szCs w:val="18"/>
              </w:rPr>
            </w:pPr>
            <w:r w:rsidRPr="00273CF9">
              <w:rPr>
                <w:sz w:val="18"/>
                <w:szCs w:val="18"/>
              </w:rPr>
              <w:t>Удален контроль РК_ИК_0022</w:t>
            </w:r>
          </w:p>
          <w:p w14:paraId="66B43989" w14:textId="46CE90FE" w:rsidR="001D3AF5" w:rsidRPr="00273CF9" w:rsidRDefault="001D3AF5" w:rsidP="00205508">
            <w:pPr>
              <w:pStyle w:val="ad"/>
              <w:rPr>
                <w:sz w:val="18"/>
                <w:szCs w:val="18"/>
              </w:rPr>
            </w:pPr>
            <w:r w:rsidRPr="00273CF9">
              <w:rPr>
                <w:sz w:val="18"/>
                <w:szCs w:val="18"/>
              </w:rPr>
              <w:t>Согласно доработке ГУИ FCS-29742</w:t>
            </w:r>
          </w:p>
          <w:p w14:paraId="3CABD057" w14:textId="3DE3EC33" w:rsidR="001D3AF5" w:rsidRPr="00273CF9" w:rsidRDefault="001D3AF5" w:rsidP="00205508">
            <w:pPr>
              <w:pStyle w:val="ad"/>
              <w:rPr>
                <w:sz w:val="18"/>
                <w:szCs w:val="18"/>
              </w:rPr>
            </w:pPr>
            <w:r w:rsidRPr="00273CF9">
              <w:rPr>
                <w:sz w:val="18"/>
                <w:szCs w:val="18"/>
              </w:rPr>
              <w:t>Вошло в ХФ 5.0.10</w:t>
            </w:r>
          </w:p>
          <w:p w14:paraId="30FDD971" w14:textId="3C5498D0" w:rsidR="001D3AF5" w:rsidRPr="00273CF9" w:rsidRDefault="001D3AF5" w:rsidP="00C834AB">
            <w:pPr>
              <w:pStyle w:val="ad"/>
              <w:rPr>
                <w:sz w:val="18"/>
                <w:szCs w:val="18"/>
              </w:rPr>
            </w:pPr>
            <w:r w:rsidRPr="00273CF9">
              <w:rPr>
                <w:sz w:val="18"/>
                <w:szCs w:val="18"/>
              </w:rPr>
              <w:t>2) Прекратить выгрузку справочника «Справочник типов документов, являющихся основанием для начисления суммы возмещения фактически понесенного ущерба» (nsiContractReparationDoc).</w:t>
            </w:r>
          </w:p>
          <w:p w14:paraId="701B4A21" w14:textId="18B7A354" w:rsidR="001D3AF5" w:rsidRPr="00273CF9" w:rsidRDefault="001D3AF5" w:rsidP="00032A29">
            <w:pPr>
              <w:pStyle w:val="ad"/>
              <w:rPr>
                <w:b/>
                <w:sz w:val="18"/>
                <w:szCs w:val="18"/>
              </w:rPr>
            </w:pPr>
            <w:r w:rsidRPr="00273CF9">
              <w:rPr>
                <w:sz w:val="18"/>
                <w:szCs w:val="18"/>
              </w:rPr>
              <w:t>3) Добавлены требования о приеме-передаче блока «Платежный документ» в исполнении контракта (</w:t>
            </w:r>
            <w:r w:rsidRPr="00273CF9">
              <w:rPr>
                <w:sz w:val="18"/>
                <w:szCs w:val="18"/>
                <w:lang w:val="en-US"/>
              </w:rPr>
              <w:t>executions</w:t>
            </w:r>
            <w:r w:rsidRPr="00273CF9">
              <w:rPr>
                <w:sz w:val="18"/>
                <w:szCs w:val="18"/>
              </w:rPr>
              <w:t>).</w:t>
            </w:r>
          </w:p>
        </w:tc>
      </w:tr>
      <w:tr w:rsidR="001D3AF5" w:rsidRPr="00273CF9" w14:paraId="48D7655F" w14:textId="77777777" w:rsidTr="00D51541">
        <w:tc>
          <w:tcPr>
            <w:tcW w:w="562" w:type="dxa"/>
          </w:tcPr>
          <w:p w14:paraId="03601289" w14:textId="28FE8495" w:rsidR="001D3AF5" w:rsidRPr="00273CF9" w:rsidRDefault="001D3AF5" w:rsidP="002A09B6">
            <w:pPr>
              <w:pStyle w:val="ad"/>
              <w:rPr>
                <w:sz w:val="18"/>
                <w:szCs w:val="18"/>
              </w:rPr>
            </w:pPr>
            <w:r w:rsidRPr="00273CF9">
              <w:rPr>
                <w:sz w:val="18"/>
                <w:szCs w:val="18"/>
              </w:rPr>
              <w:t>1.10</w:t>
            </w:r>
          </w:p>
        </w:tc>
        <w:tc>
          <w:tcPr>
            <w:tcW w:w="1134" w:type="dxa"/>
          </w:tcPr>
          <w:p w14:paraId="17B3D3DC" w14:textId="473103B2" w:rsidR="001D3AF5" w:rsidRPr="00273CF9" w:rsidRDefault="001D3AF5" w:rsidP="00701E72">
            <w:pPr>
              <w:pStyle w:val="ad"/>
              <w:rPr>
                <w:sz w:val="18"/>
                <w:szCs w:val="18"/>
              </w:rPr>
            </w:pPr>
            <w:r w:rsidRPr="00273CF9">
              <w:rPr>
                <w:sz w:val="18"/>
                <w:szCs w:val="18"/>
              </w:rPr>
              <w:t>07.05.2015</w:t>
            </w:r>
          </w:p>
        </w:tc>
        <w:tc>
          <w:tcPr>
            <w:tcW w:w="1275" w:type="dxa"/>
          </w:tcPr>
          <w:p w14:paraId="171FCA78" w14:textId="03E7D2F8" w:rsidR="001D3AF5" w:rsidRPr="00273CF9" w:rsidRDefault="001D3AF5" w:rsidP="00B31113">
            <w:pPr>
              <w:pStyle w:val="ad"/>
              <w:rPr>
                <w:sz w:val="18"/>
                <w:szCs w:val="18"/>
              </w:rPr>
            </w:pPr>
          </w:p>
        </w:tc>
        <w:tc>
          <w:tcPr>
            <w:tcW w:w="6095" w:type="dxa"/>
          </w:tcPr>
          <w:p w14:paraId="016F82BE" w14:textId="678C943D" w:rsidR="001D3AF5" w:rsidRPr="00273CF9" w:rsidRDefault="001D3AF5" w:rsidP="00B31113">
            <w:pPr>
              <w:pStyle w:val="ad"/>
              <w:rPr>
                <w:sz w:val="18"/>
                <w:szCs w:val="18"/>
              </w:rPr>
            </w:pPr>
            <w:r w:rsidRPr="00273CF9">
              <w:rPr>
                <w:sz w:val="18"/>
                <w:szCs w:val="18"/>
              </w:rPr>
              <w:t>1) Добавлен контроль РК_ИК_0074</w:t>
            </w:r>
          </w:p>
          <w:p w14:paraId="4AFF9388" w14:textId="77777777" w:rsidR="001D3AF5" w:rsidRPr="00273CF9" w:rsidRDefault="001D3AF5" w:rsidP="00B31113">
            <w:pPr>
              <w:pStyle w:val="ad"/>
              <w:rPr>
                <w:sz w:val="18"/>
                <w:szCs w:val="18"/>
              </w:rPr>
            </w:pPr>
            <w:r w:rsidRPr="00273CF9">
              <w:rPr>
                <w:sz w:val="18"/>
                <w:szCs w:val="18"/>
              </w:rPr>
              <w:t xml:space="preserve">2) Внесено уточнение по поводу приема изменения </w:t>
            </w:r>
            <w:r w:rsidRPr="00273CF9">
              <w:rPr>
                <w:sz w:val="18"/>
                <w:szCs w:val="18"/>
                <w:lang w:val="en-US"/>
              </w:rPr>
              <w:t>contractProcedure</w:t>
            </w:r>
            <w:r w:rsidRPr="00273CF9">
              <w:rPr>
                <w:sz w:val="18"/>
                <w:szCs w:val="18"/>
              </w:rPr>
              <w:t xml:space="preserve"> с обязательным указанием </w:t>
            </w:r>
            <w:r w:rsidRPr="00273CF9">
              <w:rPr>
                <w:sz w:val="18"/>
                <w:szCs w:val="18"/>
                <w:lang w:val="en-US"/>
              </w:rPr>
              <w:t>id</w:t>
            </w:r>
          </w:p>
          <w:p w14:paraId="7596D10B" w14:textId="77777777" w:rsidR="001D3AF5" w:rsidRPr="00273CF9" w:rsidRDefault="001D3AF5" w:rsidP="00872BC1">
            <w:pPr>
              <w:pStyle w:val="ad"/>
              <w:rPr>
                <w:sz w:val="18"/>
                <w:szCs w:val="18"/>
              </w:rPr>
            </w:pPr>
            <w:r w:rsidRPr="00273CF9">
              <w:rPr>
                <w:sz w:val="18"/>
                <w:szCs w:val="18"/>
              </w:rPr>
              <w:t xml:space="preserve">3) Убрано требование выгрузки по </w:t>
            </w:r>
            <w:r w:rsidRPr="00273CF9">
              <w:rPr>
                <w:sz w:val="18"/>
                <w:szCs w:val="18"/>
                <w:lang w:val="en-US"/>
              </w:rPr>
              <w:t>AS</w:t>
            </w:r>
            <w:r w:rsidRPr="00273CF9">
              <w:rPr>
                <w:sz w:val="18"/>
                <w:szCs w:val="18"/>
              </w:rPr>
              <w:t>2 справочников РК.</w:t>
            </w:r>
          </w:p>
          <w:p w14:paraId="6AFD27B6" w14:textId="2B146B49" w:rsidR="001D3AF5" w:rsidRPr="00273CF9" w:rsidRDefault="001D3AF5" w:rsidP="00872BC1">
            <w:pPr>
              <w:pStyle w:val="ad"/>
              <w:rPr>
                <w:sz w:val="18"/>
                <w:szCs w:val="18"/>
              </w:rPr>
            </w:pPr>
            <w:r w:rsidRPr="00273CF9">
              <w:rPr>
                <w:sz w:val="18"/>
                <w:szCs w:val="18"/>
              </w:rPr>
              <w:t>4) Добавлено описание контролей для добавленного блока «Информация о возвращении банковской гарантии или уведомление об освобождении от обязательств по банковской гарантии» (</w:t>
            </w:r>
            <w:r w:rsidRPr="00273CF9">
              <w:rPr>
                <w:sz w:val="18"/>
                <w:szCs w:val="18"/>
                <w:lang w:val="en-US"/>
              </w:rPr>
              <w:t>guaranteeReturns</w:t>
            </w:r>
            <w:r w:rsidRPr="00273CF9">
              <w:rPr>
                <w:sz w:val="18"/>
                <w:szCs w:val="18"/>
              </w:rPr>
              <w:t>).</w:t>
            </w:r>
          </w:p>
          <w:p w14:paraId="4964A77C" w14:textId="68078E5E" w:rsidR="001D3AF5" w:rsidRPr="00273CF9" w:rsidRDefault="001D3AF5" w:rsidP="00872BC1">
            <w:pPr>
              <w:pStyle w:val="ad"/>
              <w:rPr>
                <w:sz w:val="18"/>
                <w:szCs w:val="18"/>
              </w:rPr>
            </w:pPr>
            <w:r w:rsidRPr="00273CF9">
              <w:rPr>
                <w:sz w:val="18"/>
                <w:szCs w:val="18"/>
              </w:rPr>
              <w:t>5) Добавлено описание контролей для добавленного блока «Информация о прекращении обязательств поставщика, обеспеченных банковской гарантией» (bankGuaranteeTermination).</w:t>
            </w:r>
          </w:p>
          <w:p w14:paraId="0F3D9705" w14:textId="42447FEC" w:rsidR="001D3AF5" w:rsidRPr="00273CF9" w:rsidRDefault="001D3AF5" w:rsidP="00872BC1">
            <w:pPr>
              <w:pStyle w:val="ad"/>
              <w:rPr>
                <w:sz w:val="18"/>
                <w:szCs w:val="18"/>
              </w:rPr>
            </w:pPr>
            <w:r w:rsidRPr="00273CF9">
              <w:rPr>
                <w:sz w:val="18"/>
                <w:szCs w:val="18"/>
              </w:rPr>
              <w:t>6) Добавлено описание контролей для блока Блок «Информация о предоставлении в 2015 году заказчиком отсрочек уплаты неустойки (штрафа, пени) и (или) осуществления списания начисленных сумм неустойки (штрафа, пени)» (delayWriteOffPenalties).</w:t>
            </w:r>
          </w:p>
        </w:tc>
      </w:tr>
      <w:tr w:rsidR="001D3AF5" w:rsidRPr="001D3AF5" w14:paraId="59887575" w14:textId="77777777" w:rsidTr="00D51541">
        <w:tc>
          <w:tcPr>
            <w:tcW w:w="562" w:type="dxa"/>
          </w:tcPr>
          <w:p w14:paraId="358B2847" w14:textId="630EFC4B" w:rsidR="001D3AF5" w:rsidRPr="00273CF9" w:rsidRDefault="001D3AF5" w:rsidP="002A09B6">
            <w:pPr>
              <w:pStyle w:val="ad"/>
              <w:rPr>
                <w:sz w:val="18"/>
                <w:szCs w:val="18"/>
              </w:rPr>
            </w:pPr>
            <w:r w:rsidRPr="00273CF9">
              <w:rPr>
                <w:sz w:val="18"/>
                <w:szCs w:val="18"/>
              </w:rPr>
              <w:t>1.11</w:t>
            </w:r>
          </w:p>
        </w:tc>
        <w:tc>
          <w:tcPr>
            <w:tcW w:w="1134" w:type="dxa"/>
          </w:tcPr>
          <w:p w14:paraId="3694ED22" w14:textId="50F1AD93" w:rsidR="001D3AF5" w:rsidRPr="00273CF9" w:rsidRDefault="001D3AF5" w:rsidP="00701E72">
            <w:pPr>
              <w:pStyle w:val="ad"/>
              <w:rPr>
                <w:sz w:val="18"/>
                <w:szCs w:val="18"/>
              </w:rPr>
            </w:pPr>
            <w:r w:rsidRPr="00273CF9">
              <w:rPr>
                <w:sz w:val="18"/>
                <w:szCs w:val="18"/>
              </w:rPr>
              <w:t>01.06.2015</w:t>
            </w:r>
          </w:p>
        </w:tc>
        <w:tc>
          <w:tcPr>
            <w:tcW w:w="1275" w:type="dxa"/>
          </w:tcPr>
          <w:p w14:paraId="5B129C84" w14:textId="1FE3274B" w:rsidR="001D3AF5" w:rsidRPr="00273CF9" w:rsidRDefault="001D3AF5" w:rsidP="00B31113">
            <w:pPr>
              <w:pStyle w:val="ad"/>
              <w:rPr>
                <w:sz w:val="18"/>
                <w:szCs w:val="18"/>
                <w:lang w:val="en-US"/>
              </w:rPr>
            </w:pPr>
            <w:r w:rsidRPr="00273CF9">
              <w:rPr>
                <w:sz w:val="18"/>
                <w:szCs w:val="18"/>
              </w:rPr>
              <w:t>FCS-31914</w:t>
            </w:r>
            <w:r w:rsidRPr="00273CF9">
              <w:rPr>
                <w:sz w:val="18"/>
                <w:szCs w:val="18"/>
                <w:lang w:val="en-US"/>
              </w:rPr>
              <w:t xml:space="preserve"> </w:t>
            </w:r>
          </w:p>
        </w:tc>
        <w:tc>
          <w:tcPr>
            <w:tcW w:w="6095" w:type="dxa"/>
          </w:tcPr>
          <w:p w14:paraId="235E6A85" w14:textId="39A71D0F" w:rsidR="001D3AF5" w:rsidRPr="00273CF9" w:rsidRDefault="001D3AF5" w:rsidP="00B31113">
            <w:pPr>
              <w:pStyle w:val="ad"/>
              <w:rPr>
                <w:sz w:val="18"/>
                <w:szCs w:val="18"/>
              </w:rPr>
            </w:pPr>
            <w:r w:rsidRPr="00273CF9">
              <w:rPr>
                <w:sz w:val="18"/>
                <w:szCs w:val="18"/>
              </w:rPr>
              <w:t xml:space="preserve">Изменена логика заполнения и обработки полей </w:t>
            </w:r>
            <w:r w:rsidRPr="00273CF9">
              <w:rPr>
                <w:sz w:val="18"/>
                <w:szCs w:val="18"/>
                <w:lang w:val="en-US"/>
              </w:rPr>
              <w:t>sid</w:t>
            </w:r>
            <w:r w:rsidRPr="00273CF9">
              <w:rPr>
                <w:sz w:val="18"/>
                <w:szCs w:val="18"/>
              </w:rPr>
              <w:t>.</w:t>
            </w:r>
          </w:p>
          <w:p w14:paraId="08C02D8F" w14:textId="70F7FFE7" w:rsidR="001D3AF5" w:rsidRPr="00273CF9" w:rsidRDefault="001D3AF5" w:rsidP="00B31113">
            <w:pPr>
              <w:pStyle w:val="ad"/>
              <w:rPr>
                <w:color w:val="333333"/>
                <w:sz w:val="18"/>
                <w:szCs w:val="18"/>
                <w:lang w:val="en-US"/>
              </w:rPr>
            </w:pPr>
            <w:r w:rsidRPr="00273CF9">
              <w:rPr>
                <w:color w:val="333333"/>
                <w:sz w:val="18"/>
                <w:szCs w:val="18"/>
              </w:rPr>
              <w:t>Тэги</w:t>
            </w:r>
            <w:r w:rsidRPr="00273CF9">
              <w:rPr>
                <w:color w:val="333333"/>
                <w:sz w:val="18"/>
                <w:szCs w:val="18"/>
                <w:lang w:val="en-US"/>
              </w:rPr>
              <w:t>:</w:t>
            </w:r>
          </w:p>
          <w:p w14:paraId="5D225267" w14:textId="20A1B75F" w:rsidR="001D3AF5" w:rsidRPr="00273CF9" w:rsidRDefault="001D3AF5" w:rsidP="00B31113">
            <w:pPr>
              <w:pStyle w:val="ad"/>
              <w:rPr>
                <w:color w:val="333333"/>
                <w:sz w:val="18"/>
                <w:szCs w:val="18"/>
                <w:lang w:val="en-US"/>
              </w:rPr>
            </w:pPr>
            <w:r w:rsidRPr="00273CF9">
              <w:rPr>
                <w:color w:val="333333"/>
                <w:sz w:val="18"/>
                <w:szCs w:val="18"/>
                <w:lang w:val="en-US"/>
              </w:rPr>
              <w:t xml:space="preserve">zfcs_contract2015Type\products\product\sid </w:t>
            </w:r>
            <w:r w:rsidRPr="00273CF9">
              <w:rPr>
                <w:color w:val="333333"/>
                <w:sz w:val="18"/>
                <w:szCs w:val="18"/>
              </w:rPr>
              <w:t>и</w:t>
            </w:r>
            <w:r w:rsidRPr="00273CF9">
              <w:rPr>
                <w:color w:val="333333"/>
                <w:sz w:val="18"/>
                <w:szCs w:val="18"/>
                <w:lang w:val="en-US"/>
              </w:rPr>
              <w:t xml:space="preserve"> </w:t>
            </w:r>
          </w:p>
          <w:p w14:paraId="37EB50D3" w14:textId="7A6E8B19" w:rsidR="001D3AF5" w:rsidRPr="00273CF9" w:rsidRDefault="001D3AF5" w:rsidP="00D51541">
            <w:pPr>
              <w:pStyle w:val="ad"/>
              <w:rPr>
                <w:sz w:val="18"/>
                <w:szCs w:val="18"/>
                <w:lang w:val="en-US"/>
              </w:rPr>
            </w:pPr>
            <w:r w:rsidRPr="00273CF9">
              <w:rPr>
                <w:color w:val="333333"/>
                <w:sz w:val="18"/>
                <w:szCs w:val="18"/>
                <w:lang w:val="en-US"/>
              </w:rPr>
              <w:t>zfcs_contractProcedure2015Type\executions\execution\quantityContractSubjects\quantityContractSubject\sid</w:t>
            </w:r>
          </w:p>
        </w:tc>
      </w:tr>
      <w:tr w:rsidR="001D3AF5" w:rsidRPr="00273CF9" w14:paraId="04A42093" w14:textId="77777777" w:rsidTr="00D51541">
        <w:tc>
          <w:tcPr>
            <w:tcW w:w="562" w:type="dxa"/>
          </w:tcPr>
          <w:p w14:paraId="199CC40F" w14:textId="10D6D4B2" w:rsidR="001D3AF5" w:rsidRPr="00273CF9" w:rsidRDefault="001D3AF5" w:rsidP="002A09B6">
            <w:pPr>
              <w:pStyle w:val="ad"/>
              <w:rPr>
                <w:sz w:val="18"/>
                <w:szCs w:val="18"/>
                <w:lang w:val="en-US"/>
              </w:rPr>
            </w:pPr>
            <w:r w:rsidRPr="00273CF9">
              <w:rPr>
                <w:sz w:val="18"/>
                <w:szCs w:val="18"/>
                <w:lang w:val="en-US"/>
              </w:rPr>
              <w:t>1.13</w:t>
            </w:r>
          </w:p>
        </w:tc>
        <w:tc>
          <w:tcPr>
            <w:tcW w:w="1134" w:type="dxa"/>
          </w:tcPr>
          <w:p w14:paraId="2E1A2ABF" w14:textId="523738C8" w:rsidR="001D3AF5" w:rsidRPr="00273CF9" w:rsidRDefault="001D3AF5" w:rsidP="00111814">
            <w:pPr>
              <w:pStyle w:val="ad"/>
              <w:rPr>
                <w:sz w:val="18"/>
                <w:szCs w:val="18"/>
                <w:lang w:val="en-US"/>
              </w:rPr>
            </w:pPr>
            <w:r w:rsidRPr="00273CF9">
              <w:rPr>
                <w:sz w:val="18"/>
                <w:szCs w:val="18"/>
                <w:lang w:val="en-US"/>
              </w:rPr>
              <w:t>15.06.2015</w:t>
            </w:r>
          </w:p>
        </w:tc>
        <w:tc>
          <w:tcPr>
            <w:tcW w:w="1275" w:type="dxa"/>
          </w:tcPr>
          <w:p w14:paraId="754EC164" w14:textId="582373EC" w:rsidR="001D3AF5" w:rsidRPr="00273CF9" w:rsidRDefault="001D3AF5" w:rsidP="00B31113">
            <w:pPr>
              <w:pStyle w:val="ad"/>
              <w:rPr>
                <w:sz w:val="18"/>
                <w:szCs w:val="18"/>
              </w:rPr>
            </w:pPr>
            <w:r w:rsidRPr="00273CF9">
              <w:rPr>
                <w:sz w:val="18"/>
                <w:szCs w:val="18"/>
              </w:rPr>
              <w:t>FCS-32503</w:t>
            </w:r>
          </w:p>
        </w:tc>
        <w:tc>
          <w:tcPr>
            <w:tcW w:w="6095" w:type="dxa"/>
          </w:tcPr>
          <w:p w14:paraId="404384A8" w14:textId="547460C3" w:rsidR="001D3AF5" w:rsidRPr="00273CF9" w:rsidRDefault="001D3AF5" w:rsidP="00B31113">
            <w:pPr>
              <w:pStyle w:val="ad"/>
              <w:rPr>
                <w:sz w:val="18"/>
                <w:szCs w:val="18"/>
              </w:rPr>
            </w:pPr>
            <w:r w:rsidRPr="00273CF9">
              <w:rPr>
                <w:sz w:val="18"/>
                <w:szCs w:val="18"/>
              </w:rPr>
              <w:t>1) Изменено условие в контроле РК_ИК_0075</w:t>
            </w:r>
          </w:p>
          <w:p w14:paraId="7AF42E60" w14:textId="30A28ADF" w:rsidR="001D3AF5" w:rsidRPr="00273CF9" w:rsidRDefault="001D3AF5" w:rsidP="00B31113">
            <w:pPr>
              <w:pStyle w:val="ad"/>
              <w:rPr>
                <w:sz w:val="18"/>
                <w:szCs w:val="18"/>
              </w:rPr>
            </w:pPr>
            <w:r w:rsidRPr="00273CF9">
              <w:rPr>
                <w:sz w:val="18"/>
                <w:szCs w:val="18"/>
              </w:rPr>
              <w:t>2) Один из задублированных номеров контроля РК_ИК_0068 переименован РК_ИК_0076</w:t>
            </w:r>
          </w:p>
        </w:tc>
      </w:tr>
      <w:tr w:rsidR="001D3AF5" w:rsidRPr="00273CF9" w14:paraId="70FEDBD9" w14:textId="77777777" w:rsidTr="00D51541">
        <w:tc>
          <w:tcPr>
            <w:tcW w:w="562" w:type="dxa"/>
          </w:tcPr>
          <w:p w14:paraId="0316114B" w14:textId="7C450FC3" w:rsidR="001D3AF5" w:rsidRPr="00273CF9" w:rsidRDefault="001D3AF5" w:rsidP="002A09B6">
            <w:pPr>
              <w:pStyle w:val="ad"/>
              <w:rPr>
                <w:sz w:val="18"/>
                <w:szCs w:val="18"/>
              </w:rPr>
            </w:pPr>
            <w:r w:rsidRPr="00273CF9">
              <w:rPr>
                <w:sz w:val="18"/>
                <w:szCs w:val="18"/>
              </w:rPr>
              <w:t>1.14</w:t>
            </w:r>
          </w:p>
        </w:tc>
        <w:tc>
          <w:tcPr>
            <w:tcW w:w="1134" w:type="dxa"/>
          </w:tcPr>
          <w:p w14:paraId="00A20DC4" w14:textId="77777777" w:rsidR="001D3AF5" w:rsidRPr="00273CF9" w:rsidRDefault="001D3AF5" w:rsidP="00111814">
            <w:pPr>
              <w:pStyle w:val="ad"/>
              <w:rPr>
                <w:sz w:val="18"/>
                <w:szCs w:val="18"/>
                <w:lang w:val="en-US"/>
              </w:rPr>
            </w:pPr>
          </w:p>
        </w:tc>
        <w:tc>
          <w:tcPr>
            <w:tcW w:w="1275" w:type="dxa"/>
          </w:tcPr>
          <w:p w14:paraId="59B5CBC6" w14:textId="4FCC87BD" w:rsidR="001D3AF5" w:rsidRPr="00273CF9" w:rsidRDefault="001D3AF5" w:rsidP="00DF2850">
            <w:pPr>
              <w:pStyle w:val="ad"/>
              <w:rPr>
                <w:sz w:val="18"/>
                <w:szCs w:val="18"/>
                <w:lang w:val="en-US"/>
              </w:rPr>
            </w:pPr>
            <w:r w:rsidRPr="00273CF9">
              <w:rPr>
                <w:sz w:val="18"/>
                <w:szCs w:val="18"/>
              </w:rPr>
              <w:t>FCS-32436</w:t>
            </w:r>
            <w:r w:rsidRPr="00273CF9">
              <w:rPr>
                <w:sz w:val="18"/>
                <w:szCs w:val="18"/>
                <w:lang w:val="en-US"/>
              </w:rPr>
              <w:t xml:space="preserve"> </w:t>
            </w:r>
          </w:p>
        </w:tc>
        <w:tc>
          <w:tcPr>
            <w:tcW w:w="6095" w:type="dxa"/>
          </w:tcPr>
          <w:p w14:paraId="6E9DAC16" w14:textId="7EE4145F" w:rsidR="001D3AF5" w:rsidRPr="00273CF9" w:rsidRDefault="001D3AF5" w:rsidP="002D0245">
            <w:pPr>
              <w:pStyle w:val="ad"/>
              <w:numPr>
                <w:ilvl w:val="0"/>
                <w:numId w:val="154"/>
              </w:numPr>
              <w:rPr>
                <w:sz w:val="18"/>
                <w:szCs w:val="18"/>
              </w:rPr>
            </w:pPr>
            <w:r w:rsidRPr="00273CF9">
              <w:rPr>
                <w:sz w:val="18"/>
                <w:szCs w:val="18"/>
              </w:rPr>
              <w:t>Изменено условие контроля</w:t>
            </w:r>
          </w:p>
          <w:p w14:paraId="04F954DF" w14:textId="77777777" w:rsidR="001D3AF5" w:rsidRPr="00273CF9" w:rsidRDefault="001D3AF5" w:rsidP="00DF2850">
            <w:pPr>
              <w:pStyle w:val="ad"/>
              <w:rPr>
                <w:sz w:val="18"/>
                <w:szCs w:val="18"/>
              </w:rPr>
            </w:pPr>
            <w:r w:rsidRPr="00273CF9">
              <w:rPr>
                <w:sz w:val="18"/>
                <w:szCs w:val="18"/>
              </w:rPr>
              <w:t>РК_ИК_0075</w:t>
            </w:r>
          </w:p>
          <w:p w14:paraId="0E80746B" w14:textId="5654FB58" w:rsidR="001D3AF5" w:rsidRPr="00273CF9" w:rsidRDefault="001D3AF5" w:rsidP="00DF2850">
            <w:pPr>
              <w:pStyle w:val="ad"/>
              <w:rPr>
                <w:sz w:val="18"/>
                <w:szCs w:val="18"/>
              </w:rPr>
            </w:pPr>
            <w:r w:rsidRPr="00273CF9">
              <w:rPr>
                <w:sz w:val="18"/>
                <w:szCs w:val="18"/>
              </w:rPr>
              <w:t>FCS-32436</w:t>
            </w:r>
          </w:p>
        </w:tc>
      </w:tr>
      <w:tr w:rsidR="001D3AF5" w:rsidRPr="00273CF9" w14:paraId="7E12CEB0" w14:textId="77777777" w:rsidTr="00D51541">
        <w:tc>
          <w:tcPr>
            <w:tcW w:w="562" w:type="dxa"/>
          </w:tcPr>
          <w:p w14:paraId="698FC61B" w14:textId="32902D00" w:rsidR="001D3AF5" w:rsidRPr="00273CF9" w:rsidRDefault="001D3AF5" w:rsidP="002A09B6">
            <w:pPr>
              <w:pStyle w:val="ad"/>
              <w:rPr>
                <w:sz w:val="18"/>
                <w:szCs w:val="18"/>
              </w:rPr>
            </w:pPr>
            <w:r w:rsidRPr="00273CF9">
              <w:rPr>
                <w:sz w:val="18"/>
                <w:szCs w:val="18"/>
              </w:rPr>
              <w:t>1.15</w:t>
            </w:r>
          </w:p>
        </w:tc>
        <w:tc>
          <w:tcPr>
            <w:tcW w:w="1134" w:type="dxa"/>
          </w:tcPr>
          <w:p w14:paraId="4BAFDFC9" w14:textId="2C76183F" w:rsidR="001D3AF5" w:rsidRPr="00273CF9" w:rsidRDefault="001D3AF5" w:rsidP="00111814">
            <w:pPr>
              <w:pStyle w:val="ad"/>
              <w:rPr>
                <w:sz w:val="18"/>
                <w:szCs w:val="18"/>
              </w:rPr>
            </w:pPr>
            <w:r w:rsidRPr="00273CF9">
              <w:rPr>
                <w:sz w:val="18"/>
                <w:szCs w:val="18"/>
              </w:rPr>
              <w:t>06.10.2015</w:t>
            </w:r>
          </w:p>
        </w:tc>
        <w:tc>
          <w:tcPr>
            <w:tcW w:w="1275" w:type="dxa"/>
          </w:tcPr>
          <w:p w14:paraId="65FB9F78" w14:textId="3E3594BC" w:rsidR="001D3AF5" w:rsidRPr="00273CF9" w:rsidRDefault="001D3AF5" w:rsidP="00374C24">
            <w:pPr>
              <w:pStyle w:val="ad"/>
              <w:rPr>
                <w:sz w:val="18"/>
                <w:szCs w:val="18"/>
              </w:rPr>
            </w:pPr>
          </w:p>
        </w:tc>
        <w:tc>
          <w:tcPr>
            <w:tcW w:w="6095" w:type="dxa"/>
          </w:tcPr>
          <w:p w14:paraId="018C4A80" w14:textId="63F1617B" w:rsidR="001D3AF5" w:rsidRPr="00273CF9" w:rsidRDefault="001D3AF5" w:rsidP="00374C24">
            <w:pPr>
              <w:pStyle w:val="ad"/>
              <w:rPr>
                <w:sz w:val="18"/>
                <w:szCs w:val="18"/>
              </w:rPr>
            </w:pPr>
            <w:r w:rsidRPr="00273CF9">
              <w:rPr>
                <w:sz w:val="18"/>
                <w:szCs w:val="18"/>
              </w:rPr>
              <w:t>Внесены изменения в режиме правки и добавлен контроль РК_ИК_0068 по доработке  Изменения в приказ 136н от 31.08.2015</w:t>
            </w:r>
          </w:p>
        </w:tc>
      </w:tr>
      <w:tr w:rsidR="001D3AF5" w:rsidRPr="00273CF9" w14:paraId="5B92C36A" w14:textId="77777777" w:rsidTr="00D51541">
        <w:tc>
          <w:tcPr>
            <w:tcW w:w="562" w:type="dxa"/>
          </w:tcPr>
          <w:p w14:paraId="7A7D5933" w14:textId="1E0E36A0" w:rsidR="001D3AF5" w:rsidRPr="00273CF9" w:rsidRDefault="001D3AF5" w:rsidP="002A09B6">
            <w:pPr>
              <w:pStyle w:val="ad"/>
              <w:rPr>
                <w:sz w:val="18"/>
                <w:szCs w:val="18"/>
              </w:rPr>
            </w:pPr>
            <w:r w:rsidRPr="00273CF9">
              <w:rPr>
                <w:sz w:val="18"/>
                <w:szCs w:val="18"/>
              </w:rPr>
              <w:t>1.16</w:t>
            </w:r>
          </w:p>
        </w:tc>
        <w:tc>
          <w:tcPr>
            <w:tcW w:w="1134" w:type="dxa"/>
          </w:tcPr>
          <w:p w14:paraId="35D3FBAE" w14:textId="22524DED" w:rsidR="001D3AF5" w:rsidRPr="00273CF9" w:rsidRDefault="001D3AF5" w:rsidP="00111814">
            <w:pPr>
              <w:pStyle w:val="ad"/>
              <w:rPr>
                <w:sz w:val="18"/>
                <w:szCs w:val="18"/>
              </w:rPr>
            </w:pPr>
            <w:r w:rsidRPr="00273CF9">
              <w:rPr>
                <w:sz w:val="18"/>
                <w:szCs w:val="18"/>
              </w:rPr>
              <w:t>09.11.2015</w:t>
            </w:r>
          </w:p>
        </w:tc>
        <w:tc>
          <w:tcPr>
            <w:tcW w:w="1275" w:type="dxa"/>
          </w:tcPr>
          <w:p w14:paraId="04C15530" w14:textId="77777777" w:rsidR="001D3AF5" w:rsidRPr="00273CF9" w:rsidRDefault="001D3AF5" w:rsidP="00D51541">
            <w:pPr>
              <w:pStyle w:val="ad"/>
              <w:rPr>
                <w:sz w:val="18"/>
                <w:szCs w:val="18"/>
              </w:rPr>
            </w:pPr>
            <w:r w:rsidRPr="00273CF9">
              <w:rPr>
                <w:sz w:val="18"/>
                <w:szCs w:val="18"/>
              </w:rPr>
              <w:t>FCSNF-1985</w:t>
            </w:r>
          </w:p>
          <w:p w14:paraId="021AFDE7" w14:textId="77777777" w:rsidR="001D3AF5" w:rsidRPr="00273CF9" w:rsidRDefault="001D3AF5" w:rsidP="00DF2850">
            <w:pPr>
              <w:pStyle w:val="ad"/>
              <w:rPr>
                <w:sz w:val="18"/>
                <w:szCs w:val="18"/>
              </w:rPr>
            </w:pPr>
          </w:p>
        </w:tc>
        <w:tc>
          <w:tcPr>
            <w:tcW w:w="6095" w:type="dxa"/>
          </w:tcPr>
          <w:p w14:paraId="13398137" w14:textId="4285C32A" w:rsidR="001D3AF5" w:rsidRPr="00273CF9" w:rsidRDefault="001D3AF5" w:rsidP="00DF2850">
            <w:pPr>
              <w:pStyle w:val="ad"/>
              <w:rPr>
                <w:sz w:val="18"/>
                <w:szCs w:val="18"/>
              </w:rPr>
            </w:pPr>
            <w:r w:rsidRPr="00273CF9">
              <w:rPr>
                <w:sz w:val="18"/>
                <w:szCs w:val="18"/>
              </w:rPr>
              <w:t>1) Добавлен контроль РК_ИК_0078</w:t>
            </w:r>
          </w:p>
          <w:p w14:paraId="455150BA" w14:textId="45A43C57" w:rsidR="001D3AF5" w:rsidRPr="00273CF9" w:rsidRDefault="001D3AF5" w:rsidP="00DF2850">
            <w:pPr>
              <w:pStyle w:val="ad"/>
              <w:rPr>
                <w:sz w:val="18"/>
                <w:szCs w:val="18"/>
              </w:rPr>
            </w:pPr>
            <w:r w:rsidRPr="00273CF9">
              <w:rPr>
                <w:sz w:val="18"/>
                <w:szCs w:val="18"/>
              </w:rPr>
              <w:t>2) Модифицирован контроль РК_ИК_0069</w:t>
            </w:r>
          </w:p>
        </w:tc>
      </w:tr>
      <w:tr w:rsidR="001D3AF5" w:rsidRPr="00273CF9" w14:paraId="1A0AF373" w14:textId="77777777" w:rsidTr="00D51541">
        <w:tc>
          <w:tcPr>
            <w:tcW w:w="562" w:type="dxa"/>
          </w:tcPr>
          <w:p w14:paraId="5A5C5CA7" w14:textId="51290D96" w:rsidR="001D3AF5" w:rsidRPr="00273CF9" w:rsidRDefault="001D3AF5" w:rsidP="002A09B6">
            <w:pPr>
              <w:pStyle w:val="ad"/>
              <w:rPr>
                <w:sz w:val="18"/>
                <w:szCs w:val="18"/>
              </w:rPr>
            </w:pPr>
            <w:r w:rsidRPr="00273CF9">
              <w:rPr>
                <w:sz w:val="18"/>
                <w:szCs w:val="18"/>
              </w:rPr>
              <w:t>1.18</w:t>
            </w:r>
          </w:p>
        </w:tc>
        <w:tc>
          <w:tcPr>
            <w:tcW w:w="1134" w:type="dxa"/>
          </w:tcPr>
          <w:p w14:paraId="245B4A09" w14:textId="75FB08C4" w:rsidR="001D3AF5" w:rsidRPr="00273CF9" w:rsidRDefault="001D3AF5" w:rsidP="00111814">
            <w:pPr>
              <w:pStyle w:val="ad"/>
              <w:rPr>
                <w:sz w:val="18"/>
                <w:szCs w:val="18"/>
              </w:rPr>
            </w:pPr>
            <w:r w:rsidRPr="00273CF9">
              <w:rPr>
                <w:sz w:val="18"/>
                <w:szCs w:val="18"/>
              </w:rPr>
              <w:t>10.11.2015</w:t>
            </w:r>
          </w:p>
        </w:tc>
        <w:tc>
          <w:tcPr>
            <w:tcW w:w="1275" w:type="dxa"/>
          </w:tcPr>
          <w:p w14:paraId="59E71F5E" w14:textId="77777777" w:rsidR="001D3AF5" w:rsidRPr="00273CF9" w:rsidRDefault="001D3AF5" w:rsidP="00DF2850">
            <w:pPr>
              <w:pStyle w:val="ad"/>
              <w:rPr>
                <w:sz w:val="18"/>
                <w:szCs w:val="18"/>
              </w:rPr>
            </w:pPr>
          </w:p>
        </w:tc>
        <w:tc>
          <w:tcPr>
            <w:tcW w:w="6095" w:type="dxa"/>
          </w:tcPr>
          <w:p w14:paraId="30E9F28E" w14:textId="608B451C" w:rsidR="001D3AF5" w:rsidRPr="00273CF9" w:rsidRDefault="001D3AF5" w:rsidP="00DF2850">
            <w:pPr>
              <w:pStyle w:val="ad"/>
              <w:rPr>
                <w:sz w:val="18"/>
                <w:szCs w:val="18"/>
              </w:rPr>
            </w:pPr>
            <w:r w:rsidRPr="00273CF9">
              <w:rPr>
                <w:sz w:val="18"/>
                <w:szCs w:val="18"/>
              </w:rPr>
              <w:t>Внесены изменения в РК_ИК_0056 и РК_ИК_0027 – учтен вариант проверки справочника ОКПД2</w:t>
            </w:r>
          </w:p>
        </w:tc>
      </w:tr>
      <w:tr w:rsidR="001D3AF5" w:rsidRPr="00273CF9" w14:paraId="2CF1E56C" w14:textId="77777777" w:rsidTr="00D51541">
        <w:tc>
          <w:tcPr>
            <w:tcW w:w="562" w:type="dxa"/>
          </w:tcPr>
          <w:p w14:paraId="0D36A85C" w14:textId="6AE56341" w:rsidR="001D3AF5" w:rsidRPr="00273CF9" w:rsidRDefault="001D3AF5" w:rsidP="002A09B6">
            <w:pPr>
              <w:pStyle w:val="ad"/>
              <w:rPr>
                <w:sz w:val="18"/>
                <w:szCs w:val="18"/>
              </w:rPr>
            </w:pPr>
            <w:r w:rsidRPr="00273CF9">
              <w:rPr>
                <w:sz w:val="18"/>
                <w:szCs w:val="18"/>
              </w:rPr>
              <w:t>1.19</w:t>
            </w:r>
          </w:p>
        </w:tc>
        <w:tc>
          <w:tcPr>
            <w:tcW w:w="1134" w:type="dxa"/>
          </w:tcPr>
          <w:p w14:paraId="04E59131" w14:textId="7A389DD1" w:rsidR="001D3AF5" w:rsidRPr="00273CF9" w:rsidRDefault="001D3AF5" w:rsidP="00111814">
            <w:pPr>
              <w:pStyle w:val="ad"/>
              <w:rPr>
                <w:sz w:val="18"/>
                <w:szCs w:val="18"/>
              </w:rPr>
            </w:pPr>
            <w:r w:rsidRPr="00273CF9">
              <w:rPr>
                <w:sz w:val="18"/>
                <w:szCs w:val="18"/>
              </w:rPr>
              <w:t>13.01.2016</w:t>
            </w:r>
          </w:p>
        </w:tc>
        <w:tc>
          <w:tcPr>
            <w:tcW w:w="1275" w:type="dxa"/>
          </w:tcPr>
          <w:p w14:paraId="224DE854" w14:textId="76EF0EE2" w:rsidR="001D3AF5" w:rsidRPr="00273CF9" w:rsidRDefault="001D3AF5" w:rsidP="00D51541">
            <w:pPr>
              <w:pStyle w:val="ad"/>
              <w:rPr>
                <w:rStyle w:val="af1"/>
                <w:sz w:val="18"/>
                <w:szCs w:val="18"/>
              </w:rPr>
            </w:pPr>
            <w:r w:rsidRPr="00273CF9">
              <w:rPr>
                <w:sz w:val="18"/>
                <w:szCs w:val="18"/>
              </w:rPr>
              <w:t>FCSNF-2438</w:t>
            </w:r>
          </w:p>
          <w:p w14:paraId="4F2B8A6C" w14:textId="3FDEF44F" w:rsidR="001D3AF5" w:rsidRPr="00273CF9" w:rsidRDefault="001D3AF5" w:rsidP="00D51541">
            <w:pPr>
              <w:pStyle w:val="ad"/>
              <w:rPr>
                <w:sz w:val="18"/>
                <w:szCs w:val="18"/>
              </w:rPr>
            </w:pPr>
            <w:r w:rsidRPr="00273CF9">
              <w:rPr>
                <w:sz w:val="18"/>
                <w:szCs w:val="18"/>
              </w:rPr>
              <w:t>FCS-38715</w:t>
            </w:r>
          </w:p>
        </w:tc>
        <w:tc>
          <w:tcPr>
            <w:tcW w:w="6095" w:type="dxa"/>
          </w:tcPr>
          <w:p w14:paraId="76BFBB97" w14:textId="12AB42BA" w:rsidR="001D3AF5" w:rsidRPr="00273CF9" w:rsidRDefault="001D3AF5" w:rsidP="00DF2850">
            <w:pPr>
              <w:pStyle w:val="ad"/>
              <w:rPr>
                <w:sz w:val="18"/>
                <w:szCs w:val="18"/>
              </w:rPr>
            </w:pPr>
            <w:r w:rsidRPr="00273CF9">
              <w:rPr>
                <w:sz w:val="18"/>
                <w:szCs w:val="18"/>
              </w:rPr>
              <w:t>1) Внесены изменения в контроль РК_ИК_0078 – изменена логика обработки ОКПД и ОКПД2</w:t>
            </w:r>
          </w:p>
          <w:p w14:paraId="6BDD8987" w14:textId="611C2660" w:rsidR="001D3AF5" w:rsidRPr="00273CF9" w:rsidRDefault="001D3AF5" w:rsidP="00DF2850">
            <w:pPr>
              <w:pStyle w:val="ad"/>
              <w:rPr>
                <w:sz w:val="18"/>
                <w:szCs w:val="18"/>
              </w:rPr>
            </w:pPr>
            <w:r w:rsidRPr="00273CF9">
              <w:rPr>
                <w:sz w:val="18"/>
                <w:szCs w:val="18"/>
              </w:rPr>
              <w:t>2) Внесены изменения в РК_ИК_0069 – контроль не должен выполняться для исполнений по контрактам с ОКДП</w:t>
            </w:r>
          </w:p>
        </w:tc>
      </w:tr>
      <w:tr w:rsidR="001D3AF5" w:rsidRPr="00273CF9" w14:paraId="478273F7" w14:textId="77777777" w:rsidTr="00D51541">
        <w:tc>
          <w:tcPr>
            <w:tcW w:w="562" w:type="dxa"/>
          </w:tcPr>
          <w:p w14:paraId="52454B95" w14:textId="497470FE" w:rsidR="001D3AF5" w:rsidRPr="00273CF9" w:rsidRDefault="001D3AF5" w:rsidP="002A09B6">
            <w:pPr>
              <w:pStyle w:val="ad"/>
              <w:rPr>
                <w:sz w:val="18"/>
                <w:szCs w:val="18"/>
                <w:lang w:val="en-US"/>
              </w:rPr>
            </w:pPr>
            <w:r w:rsidRPr="00273CF9">
              <w:rPr>
                <w:sz w:val="18"/>
                <w:szCs w:val="18"/>
                <w:lang w:val="en-US"/>
              </w:rPr>
              <w:t>2.0</w:t>
            </w:r>
          </w:p>
        </w:tc>
        <w:tc>
          <w:tcPr>
            <w:tcW w:w="1134" w:type="dxa"/>
          </w:tcPr>
          <w:p w14:paraId="477175A9" w14:textId="7C791699" w:rsidR="001D3AF5" w:rsidRPr="00273CF9" w:rsidRDefault="001D3AF5" w:rsidP="00111814">
            <w:pPr>
              <w:pStyle w:val="ad"/>
              <w:rPr>
                <w:sz w:val="18"/>
                <w:szCs w:val="18"/>
              </w:rPr>
            </w:pPr>
            <w:r w:rsidRPr="00273CF9">
              <w:rPr>
                <w:sz w:val="18"/>
                <w:szCs w:val="18"/>
              </w:rPr>
              <w:t>15.02.2016</w:t>
            </w:r>
          </w:p>
        </w:tc>
        <w:tc>
          <w:tcPr>
            <w:tcW w:w="1275" w:type="dxa"/>
          </w:tcPr>
          <w:p w14:paraId="7D24393E" w14:textId="6956E4B5" w:rsidR="001D3AF5" w:rsidRPr="00273CF9" w:rsidRDefault="001D3AF5" w:rsidP="00D51541">
            <w:pPr>
              <w:pStyle w:val="ad"/>
              <w:rPr>
                <w:sz w:val="18"/>
                <w:szCs w:val="18"/>
                <w:lang w:val="en-US"/>
              </w:rPr>
            </w:pPr>
            <w:r w:rsidRPr="00273CF9">
              <w:rPr>
                <w:sz w:val="18"/>
                <w:szCs w:val="18"/>
                <w:lang w:val="en-US"/>
              </w:rPr>
              <w:t>FCS-33877</w:t>
            </w:r>
          </w:p>
          <w:p w14:paraId="22C46033" w14:textId="636D80E0" w:rsidR="001D3AF5" w:rsidRPr="00273CF9" w:rsidRDefault="001D3AF5" w:rsidP="00D51541">
            <w:pPr>
              <w:pStyle w:val="ad"/>
              <w:rPr>
                <w:sz w:val="18"/>
                <w:szCs w:val="18"/>
                <w:lang w:val="en-US"/>
              </w:rPr>
            </w:pPr>
            <w:r w:rsidRPr="00273CF9">
              <w:rPr>
                <w:sz w:val="18"/>
                <w:szCs w:val="18"/>
                <w:lang w:val="en-US"/>
              </w:rPr>
              <w:t>FCS-39553</w:t>
            </w:r>
          </w:p>
          <w:p w14:paraId="2722067A" w14:textId="48E2BC6B" w:rsidR="001D3AF5" w:rsidRPr="00273CF9" w:rsidRDefault="001D3AF5" w:rsidP="00D51541">
            <w:pPr>
              <w:pStyle w:val="ad"/>
              <w:rPr>
                <w:sz w:val="18"/>
                <w:szCs w:val="18"/>
                <w:lang w:val="en-US"/>
              </w:rPr>
            </w:pPr>
            <w:r w:rsidRPr="00273CF9">
              <w:rPr>
                <w:sz w:val="18"/>
                <w:szCs w:val="18"/>
                <w:lang w:val="en-US"/>
              </w:rPr>
              <w:t>FCS-39585</w:t>
            </w:r>
          </w:p>
          <w:p w14:paraId="71F6BF31" w14:textId="201DD823" w:rsidR="001D3AF5" w:rsidRPr="00273CF9" w:rsidRDefault="001D3AF5" w:rsidP="00D51541">
            <w:pPr>
              <w:pStyle w:val="ad"/>
              <w:rPr>
                <w:sz w:val="18"/>
                <w:szCs w:val="18"/>
                <w:lang w:val="en-US"/>
              </w:rPr>
            </w:pPr>
            <w:r w:rsidRPr="00273CF9">
              <w:rPr>
                <w:sz w:val="18"/>
                <w:szCs w:val="18"/>
                <w:lang w:val="en-US"/>
              </w:rPr>
              <w:t>FCS-31346</w:t>
            </w:r>
          </w:p>
          <w:p w14:paraId="0A7BAD20" w14:textId="05C444F0" w:rsidR="001D3AF5" w:rsidRPr="00273CF9" w:rsidRDefault="001D3AF5" w:rsidP="00DF2850">
            <w:pPr>
              <w:pStyle w:val="ad"/>
              <w:rPr>
                <w:sz w:val="18"/>
                <w:szCs w:val="18"/>
                <w:lang w:val="en-US"/>
              </w:rPr>
            </w:pPr>
            <w:r w:rsidRPr="00273CF9">
              <w:rPr>
                <w:sz w:val="18"/>
                <w:szCs w:val="18"/>
                <w:lang w:val="en-US"/>
              </w:rPr>
              <w:lastRenderedPageBreak/>
              <w:t xml:space="preserve">FCS-33879 </w:t>
            </w:r>
          </w:p>
        </w:tc>
        <w:tc>
          <w:tcPr>
            <w:tcW w:w="6095" w:type="dxa"/>
          </w:tcPr>
          <w:p w14:paraId="38E057ED" w14:textId="546A3B8F" w:rsidR="001D3AF5" w:rsidRPr="00273CF9" w:rsidRDefault="001D3AF5" w:rsidP="00DF2850">
            <w:pPr>
              <w:pStyle w:val="ad"/>
              <w:rPr>
                <w:sz w:val="18"/>
                <w:szCs w:val="18"/>
              </w:rPr>
            </w:pPr>
            <w:r w:rsidRPr="00273CF9">
              <w:rPr>
                <w:sz w:val="18"/>
                <w:szCs w:val="18"/>
              </w:rPr>
              <w:lastRenderedPageBreak/>
              <w:t xml:space="preserve">1) Добавлен контроль РК_ИК_0079 </w:t>
            </w:r>
          </w:p>
          <w:p w14:paraId="4BDEC42C" w14:textId="3C6AEE34" w:rsidR="001D3AF5" w:rsidRPr="00273CF9" w:rsidRDefault="001D3AF5" w:rsidP="00DF2850">
            <w:pPr>
              <w:pStyle w:val="ad"/>
              <w:rPr>
                <w:sz w:val="18"/>
                <w:szCs w:val="18"/>
              </w:rPr>
            </w:pPr>
            <w:r w:rsidRPr="00273CF9">
              <w:rPr>
                <w:sz w:val="18"/>
                <w:szCs w:val="18"/>
              </w:rPr>
              <w:t>2) Добавлен контроль РК_ИК_0080</w:t>
            </w:r>
          </w:p>
          <w:p w14:paraId="12B6B5E4" w14:textId="4A053BDA" w:rsidR="001D3AF5" w:rsidRPr="00273CF9" w:rsidRDefault="001D3AF5" w:rsidP="00DF2850">
            <w:pPr>
              <w:pStyle w:val="ad"/>
              <w:rPr>
                <w:sz w:val="18"/>
                <w:szCs w:val="18"/>
              </w:rPr>
            </w:pPr>
            <w:r w:rsidRPr="00273CF9">
              <w:rPr>
                <w:sz w:val="18"/>
                <w:szCs w:val="18"/>
              </w:rPr>
              <w:t>3) Добавлены контроли РК_ИК_0081, РК_ИК_0082</w:t>
            </w:r>
          </w:p>
          <w:p w14:paraId="6D41278A" w14:textId="4BCBC3EB" w:rsidR="001D3AF5" w:rsidRPr="00273CF9" w:rsidRDefault="001D3AF5" w:rsidP="00DF2850">
            <w:pPr>
              <w:pStyle w:val="ad"/>
              <w:rPr>
                <w:sz w:val="18"/>
                <w:szCs w:val="18"/>
              </w:rPr>
            </w:pPr>
            <w:r w:rsidRPr="00273CF9">
              <w:rPr>
                <w:sz w:val="18"/>
                <w:szCs w:val="18"/>
              </w:rPr>
              <w:t>4) Добавлен контроль РК_ИК_0083</w:t>
            </w:r>
          </w:p>
          <w:p w14:paraId="48462EE9" w14:textId="756A7B3F" w:rsidR="001D3AF5" w:rsidRPr="00273CF9" w:rsidRDefault="001D3AF5" w:rsidP="00D27B8E">
            <w:pPr>
              <w:pStyle w:val="ad"/>
              <w:rPr>
                <w:sz w:val="18"/>
                <w:szCs w:val="18"/>
              </w:rPr>
            </w:pPr>
            <w:r w:rsidRPr="00273CF9">
              <w:rPr>
                <w:sz w:val="18"/>
                <w:szCs w:val="18"/>
              </w:rPr>
              <w:lastRenderedPageBreak/>
              <w:t>5)Добавлен контроль РК_ИК_0084</w:t>
            </w:r>
          </w:p>
        </w:tc>
      </w:tr>
      <w:tr w:rsidR="001D3AF5" w:rsidRPr="001D3AF5" w14:paraId="5B12BCDC" w14:textId="77777777" w:rsidTr="00D51541">
        <w:tc>
          <w:tcPr>
            <w:tcW w:w="562" w:type="dxa"/>
          </w:tcPr>
          <w:p w14:paraId="1A49B421" w14:textId="78E42301" w:rsidR="001D3AF5" w:rsidRPr="00273CF9" w:rsidRDefault="001D3AF5" w:rsidP="002A09B6">
            <w:pPr>
              <w:pStyle w:val="ad"/>
              <w:rPr>
                <w:sz w:val="18"/>
                <w:szCs w:val="18"/>
              </w:rPr>
            </w:pPr>
            <w:r w:rsidRPr="00273CF9">
              <w:rPr>
                <w:sz w:val="18"/>
                <w:szCs w:val="18"/>
              </w:rPr>
              <w:lastRenderedPageBreak/>
              <w:t>2.1</w:t>
            </w:r>
          </w:p>
        </w:tc>
        <w:tc>
          <w:tcPr>
            <w:tcW w:w="1134" w:type="dxa"/>
          </w:tcPr>
          <w:p w14:paraId="18900D23" w14:textId="631FCA75" w:rsidR="001D3AF5" w:rsidRPr="00273CF9" w:rsidRDefault="001D3AF5" w:rsidP="00111814">
            <w:pPr>
              <w:pStyle w:val="ad"/>
              <w:rPr>
                <w:sz w:val="18"/>
                <w:szCs w:val="18"/>
              </w:rPr>
            </w:pPr>
            <w:r w:rsidRPr="00273CF9">
              <w:rPr>
                <w:sz w:val="18"/>
                <w:szCs w:val="18"/>
              </w:rPr>
              <w:t>21.03.2016</w:t>
            </w:r>
          </w:p>
        </w:tc>
        <w:tc>
          <w:tcPr>
            <w:tcW w:w="1275" w:type="dxa"/>
          </w:tcPr>
          <w:p w14:paraId="2824D795" w14:textId="5E3AF2FB" w:rsidR="001D3AF5" w:rsidRPr="00273CF9" w:rsidRDefault="001D3AF5" w:rsidP="00DF2850">
            <w:pPr>
              <w:pStyle w:val="ad"/>
              <w:rPr>
                <w:sz w:val="18"/>
                <w:szCs w:val="18"/>
                <w:lang w:val="en-US"/>
              </w:rPr>
            </w:pPr>
            <w:r w:rsidRPr="00273CF9">
              <w:rPr>
                <w:sz w:val="18"/>
                <w:szCs w:val="18"/>
              </w:rPr>
              <w:t>FCS-40684</w:t>
            </w:r>
            <w:r w:rsidRPr="00273CF9">
              <w:rPr>
                <w:sz w:val="18"/>
                <w:szCs w:val="18"/>
                <w:lang w:val="en-US"/>
              </w:rPr>
              <w:t xml:space="preserve"> </w:t>
            </w:r>
          </w:p>
        </w:tc>
        <w:tc>
          <w:tcPr>
            <w:tcW w:w="6095" w:type="dxa"/>
          </w:tcPr>
          <w:p w14:paraId="742C1AF2" w14:textId="38A8E487" w:rsidR="001D3AF5" w:rsidRPr="00273CF9" w:rsidRDefault="001D3AF5" w:rsidP="00DF2850">
            <w:pPr>
              <w:pStyle w:val="ad"/>
              <w:rPr>
                <w:sz w:val="18"/>
                <w:szCs w:val="18"/>
                <w:lang w:val="en-US"/>
              </w:rPr>
            </w:pPr>
            <w:r w:rsidRPr="00273CF9">
              <w:rPr>
                <w:sz w:val="18"/>
                <w:szCs w:val="18"/>
                <w:lang w:val="en-US"/>
              </w:rPr>
              <w:t xml:space="preserve">1) </w:t>
            </w:r>
            <w:r w:rsidRPr="00273CF9">
              <w:rPr>
                <w:sz w:val="18"/>
                <w:szCs w:val="18"/>
              </w:rPr>
              <w:t>Уточнен</w:t>
            </w:r>
            <w:r w:rsidRPr="00273CF9">
              <w:rPr>
                <w:sz w:val="18"/>
                <w:szCs w:val="18"/>
                <w:lang w:val="en-US"/>
              </w:rPr>
              <w:t xml:space="preserve"> </w:t>
            </w:r>
            <w:r w:rsidRPr="00273CF9">
              <w:rPr>
                <w:sz w:val="18"/>
                <w:szCs w:val="18"/>
              </w:rPr>
              <w:t>алгоритм</w:t>
            </w:r>
            <w:r w:rsidRPr="00273CF9">
              <w:rPr>
                <w:sz w:val="18"/>
                <w:szCs w:val="18"/>
                <w:lang w:val="en-US"/>
              </w:rPr>
              <w:t xml:space="preserve"> </w:t>
            </w:r>
            <w:r w:rsidRPr="00273CF9">
              <w:rPr>
                <w:sz w:val="18"/>
                <w:szCs w:val="18"/>
              </w:rPr>
              <w:t>расчета</w:t>
            </w:r>
            <w:r w:rsidRPr="00273CF9">
              <w:rPr>
                <w:sz w:val="18"/>
                <w:szCs w:val="18"/>
                <w:lang w:val="en-US"/>
              </w:rPr>
              <w:t xml:space="preserve"> </w:t>
            </w:r>
            <w:r w:rsidRPr="00273CF9">
              <w:rPr>
                <w:sz w:val="18"/>
                <w:szCs w:val="18"/>
              </w:rPr>
              <w:t>поля</w:t>
            </w:r>
            <w:r w:rsidRPr="00273CF9">
              <w:rPr>
                <w:sz w:val="18"/>
                <w:szCs w:val="18"/>
                <w:lang w:val="en-US"/>
              </w:rPr>
              <w:t xml:space="preserve"> «</w:t>
            </w:r>
            <w:r w:rsidRPr="00273CF9">
              <w:rPr>
                <w:sz w:val="18"/>
                <w:szCs w:val="18"/>
              </w:rPr>
              <w:t>Уровень</w:t>
            </w:r>
            <w:r w:rsidRPr="00273CF9">
              <w:rPr>
                <w:sz w:val="18"/>
                <w:szCs w:val="18"/>
                <w:lang w:val="en-US"/>
              </w:rPr>
              <w:t xml:space="preserve"> </w:t>
            </w:r>
            <w:r w:rsidRPr="00273CF9">
              <w:rPr>
                <w:sz w:val="18"/>
                <w:szCs w:val="18"/>
              </w:rPr>
              <w:t>бюджета</w:t>
            </w:r>
            <w:r w:rsidRPr="00273CF9">
              <w:rPr>
                <w:sz w:val="18"/>
                <w:szCs w:val="18"/>
                <w:lang w:val="en-US"/>
              </w:rPr>
              <w:t>» (finances\budgetFunds\budget\budgetLevel)</w:t>
            </w:r>
          </w:p>
        </w:tc>
      </w:tr>
      <w:tr w:rsidR="001D3AF5" w:rsidRPr="00273CF9" w14:paraId="13ECF071" w14:textId="77777777" w:rsidTr="00D51541">
        <w:tc>
          <w:tcPr>
            <w:tcW w:w="562" w:type="dxa"/>
          </w:tcPr>
          <w:p w14:paraId="6D134CEA" w14:textId="4242EC24" w:rsidR="001D3AF5" w:rsidRPr="00273CF9" w:rsidRDefault="001D3AF5" w:rsidP="002A09B6">
            <w:pPr>
              <w:pStyle w:val="ad"/>
              <w:rPr>
                <w:sz w:val="18"/>
                <w:szCs w:val="18"/>
              </w:rPr>
            </w:pPr>
            <w:r w:rsidRPr="00273CF9">
              <w:rPr>
                <w:sz w:val="18"/>
                <w:szCs w:val="18"/>
              </w:rPr>
              <w:t>2.3</w:t>
            </w:r>
          </w:p>
        </w:tc>
        <w:tc>
          <w:tcPr>
            <w:tcW w:w="1134" w:type="dxa"/>
          </w:tcPr>
          <w:p w14:paraId="187A9C81" w14:textId="28A47BDD" w:rsidR="001D3AF5" w:rsidRPr="00273CF9" w:rsidRDefault="001D3AF5" w:rsidP="00111814">
            <w:pPr>
              <w:pStyle w:val="ad"/>
              <w:rPr>
                <w:sz w:val="18"/>
                <w:szCs w:val="18"/>
                <w:lang w:val="en-US"/>
              </w:rPr>
            </w:pPr>
            <w:r w:rsidRPr="00273CF9">
              <w:rPr>
                <w:sz w:val="18"/>
                <w:szCs w:val="18"/>
                <w:lang w:val="en-US"/>
              </w:rPr>
              <w:t>12/05</w:t>
            </w:r>
          </w:p>
        </w:tc>
        <w:tc>
          <w:tcPr>
            <w:tcW w:w="1275" w:type="dxa"/>
          </w:tcPr>
          <w:p w14:paraId="4D134903" w14:textId="0A97227E" w:rsidR="001D3AF5" w:rsidRPr="00273CF9" w:rsidRDefault="001D3AF5" w:rsidP="00DF2850">
            <w:pPr>
              <w:pStyle w:val="ad"/>
              <w:rPr>
                <w:sz w:val="18"/>
                <w:szCs w:val="18"/>
              </w:rPr>
            </w:pPr>
            <w:r w:rsidRPr="00273CF9">
              <w:rPr>
                <w:sz w:val="18"/>
                <w:szCs w:val="18"/>
              </w:rPr>
              <w:t>FCSNF-2805</w:t>
            </w:r>
          </w:p>
        </w:tc>
        <w:tc>
          <w:tcPr>
            <w:tcW w:w="6095" w:type="dxa"/>
          </w:tcPr>
          <w:p w14:paraId="59FB2CA7" w14:textId="355D705C" w:rsidR="001D3AF5" w:rsidRPr="00273CF9" w:rsidRDefault="001D3AF5" w:rsidP="00DF2850">
            <w:pPr>
              <w:pStyle w:val="ad"/>
              <w:rPr>
                <w:sz w:val="18"/>
                <w:szCs w:val="18"/>
              </w:rPr>
            </w:pPr>
            <w:r w:rsidRPr="00273CF9">
              <w:rPr>
                <w:sz w:val="18"/>
                <w:szCs w:val="18"/>
              </w:rPr>
              <w:t xml:space="preserve">Добавлено описание ручного заполнения поля </w:t>
            </w:r>
            <w:r w:rsidRPr="00273CF9">
              <w:rPr>
                <w:sz w:val="18"/>
                <w:szCs w:val="18"/>
                <w:lang w:val="en-US"/>
              </w:rPr>
              <w:t>placing</w:t>
            </w:r>
            <w:r w:rsidRPr="00273CF9">
              <w:rPr>
                <w:sz w:val="18"/>
                <w:szCs w:val="18"/>
              </w:rPr>
              <w:t xml:space="preserve"> в случае если заполнен блок </w:t>
            </w:r>
            <w:r w:rsidRPr="00273CF9">
              <w:rPr>
                <w:sz w:val="18"/>
                <w:szCs w:val="18"/>
                <w:lang w:val="en-US"/>
              </w:rPr>
              <w:t>singleCustomer</w:t>
            </w:r>
          </w:p>
        </w:tc>
      </w:tr>
      <w:tr w:rsidR="001D3AF5" w:rsidRPr="00273CF9" w14:paraId="0A4CFA65" w14:textId="77777777" w:rsidTr="00D51541">
        <w:tc>
          <w:tcPr>
            <w:tcW w:w="562" w:type="dxa"/>
          </w:tcPr>
          <w:p w14:paraId="261ACEC2" w14:textId="462E9A3B" w:rsidR="001D3AF5" w:rsidRPr="00273CF9" w:rsidRDefault="001D3AF5" w:rsidP="002A09B6">
            <w:pPr>
              <w:pStyle w:val="ad"/>
              <w:rPr>
                <w:sz w:val="18"/>
                <w:szCs w:val="18"/>
              </w:rPr>
            </w:pPr>
            <w:r w:rsidRPr="00273CF9">
              <w:rPr>
                <w:sz w:val="18"/>
                <w:szCs w:val="18"/>
              </w:rPr>
              <w:t>2.4</w:t>
            </w:r>
          </w:p>
        </w:tc>
        <w:tc>
          <w:tcPr>
            <w:tcW w:w="1134" w:type="dxa"/>
          </w:tcPr>
          <w:p w14:paraId="6D7AC097" w14:textId="70C59A3C" w:rsidR="001D3AF5" w:rsidRPr="00273CF9" w:rsidRDefault="001D3AF5" w:rsidP="00111814">
            <w:pPr>
              <w:pStyle w:val="ad"/>
              <w:rPr>
                <w:sz w:val="18"/>
                <w:szCs w:val="18"/>
              </w:rPr>
            </w:pPr>
            <w:r w:rsidRPr="00273CF9">
              <w:rPr>
                <w:sz w:val="18"/>
                <w:szCs w:val="18"/>
              </w:rPr>
              <w:t>19.07.2016</w:t>
            </w:r>
          </w:p>
        </w:tc>
        <w:tc>
          <w:tcPr>
            <w:tcW w:w="1275" w:type="dxa"/>
          </w:tcPr>
          <w:p w14:paraId="1FE92E0D" w14:textId="77777777" w:rsidR="001D3AF5" w:rsidRPr="00273CF9" w:rsidRDefault="001D3AF5" w:rsidP="001D3AF5">
            <w:pPr>
              <w:pStyle w:val="ad"/>
              <w:rPr>
                <w:sz w:val="18"/>
                <w:szCs w:val="18"/>
              </w:rPr>
            </w:pPr>
          </w:p>
        </w:tc>
        <w:tc>
          <w:tcPr>
            <w:tcW w:w="6095" w:type="dxa"/>
          </w:tcPr>
          <w:p w14:paraId="49703FA5" w14:textId="7F0ACCF2" w:rsidR="001D3AF5" w:rsidRPr="00273CF9" w:rsidRDefault="001D3AF5" w:rsidP="0018375F">
            <w:pPr>
              <w:pStyle w:val="ad"/>
              <w:rPr>
                <w:sz w:val="18"/>
                <w:szCs w:val="18"/>
              </w:rPr>
            </w:pPr>
            <w:r w:rsidRPr="00273CF9">
              <w:rPr>
                <w:sz w:val="18"/>
                <w:szCs w:val="18"/>
              </w:rPr>
              <w:t>1) Добавлен контроль РК_ИК_0085</w:t>
            </w:r>
          </w:p>
          <w:p w14:paraId="13C86810" w14:textId="6D6A000F" w:rsidR="001D3AF5" w:rsidRPr="00273CF9" w:rsidRDefault="001D3AF5" w:rsidP="0018375F">
            <w:pPr>
              <w:pStyle w:val="ad"/>
              <w:rPr>
                <w:sz w:val="18"/>
                <w:szCs w:val="18"/>
              </w:rPr>
            </w:pPr>
            <w:r w:rsidRPr="00273CF9">
              <w:rPr>
                <w:sz w:val="18"/>
                <w:szCs w:val="18"/>
              </w:rPr>
              <w:t>2) Добавлено правило обработки добавленного блока «Уникальный идентификатор товара, работы услуги в ЕИС» (</w:t>
            </w:r>
            <w:r w:rsidRPr="00273CF9">
              <w:rPr>
                <w:sz w:val="18"/>
                <w:szCs w:val="18"/>
                <w:lang w:val="en-US"/>
              </w:rPr>
              <w:t>executions</w:t>
            </w:r>
            <w:r w:rsidRPr="00273CF9">
              <w:rPr>
                <w:sz w:val="18"/>
                <w:szCs w:val="18"/>
              </w:rPr>
              <w:t xml:space="preserve">\ </w:t>
            </w:r>
            <w:r w:rsidRPr="00273CF9">
              <w:rPr>
                <w:sz w:val="18"/>
                <w:szCs w:val="18"/>
                <w:lang w:val="en-US"/>
              </w:rPr>
              <w:t>productsCountries</w:t>
            </w:r>
            <w:r w:rsidRPr="00273CF9">
              <w:rPr>
                <w:sz w:val="18"/>
                <w:szCs w:val="18"/>
              </w:rPr>
              <w:t xml:space="preserve">\ </w:t>
            </w:r>
            <w:r w:rsidRPr="00273CF9">
              <w:rPr>
                <w:sz w:val="18"/>
                <w:szCs w:val="18"/>
                <w:lang w:val="en-US"/>
              </w:rPr>
              <w:t>productsCountry</w:t>
            </w:r>
            <w:r w:rsidRPr="00273CF9">
              <w:rPr>
                <w:sz w:val="18"/>
                <w:szCs w:val="18"/>
              </w:rPr>
              <w:t>\</w:t>
            </w:r>
            <w:r w:rsidRPr="00273CF9">
              <w:rPr>
                <w:sz w:val="18"/>
                <w:szCs w:val="18"/>
                <w:lang w:val="en-US"/>
              </w:rPr>
              <w:t>sid</w:t>
            </w:r>
            <w:r w:rsidRPr="00273CF9">
              <w:rPr>
                <w:sz w:val="18"/>
                <w:szCs w:val="18"/>
              </w:rPr>
              <w:t>)</w:t>
            </w:r>
          </w:p>
        </w:tc>
      </w:tr>
      <w:tr w:rsidR="001D3AF5" w:rsidRPr="00273CF9" w14:paraId="6AF3FB0B" w14:textId="77777777" w:rsidTr="00D51541">
        <w:tc>
          <w:tcPr>
            <w:tcW w:w="562" w:type="dxa"/>
          </w:tcPr>
          <w:p w14:paraId="085FED11" w14:textId="7243EA13" w:rsidR="001D3AF5" w:rsidRPr="00273CF9" w:rsidRDefault="001D3AF5" w:rsidP="002A09B6">
            <w:pPr>
              <w:pStyle w:val="ad"/>
              <w:rPr>
                <w:sz w:val="18"/>
                <w:szCs w:val="18"/>
              </w:rPr>
            </w:pPr>
            <w:r w:rsidRPr="00273CF9">
              <w:rPr>
                <w:sz w:val="18"/>
                <w:szCs w:val="18"/>
                <w:lang w:val="en-US"/>
              </w:rPr>
              <w:t>2</w:t>
            </w:r>
            <w:r w:rsidRPr="00273CF9">
              <w:rPr>
                <w:sz w:val="18"/>
                <w:szCs w:val="18"/>
              </w:rPr>
              <w:t>.5</w:t>
            </w:r>
          </w:p>
        </w:tc>
        <w:tc>
          <w:tcPr>
            <w:tcW w:w="1134" w:type="dxa"/>
          </w:tcPr>
          <w:p w14:paraId="63166311" w14:textId="2E422A21" w:rsidR="001D3AF5" w:rsidRPr="00273CF9" w:rsidRDefault="001D3AF5" w:rsidP="00111814">
            <w:pPr>
              <w:pStyle w:val="ad"/>
              <w:rPr>
                <w:sz w:val="18"/>
                <w:szCs w:val="18"/>
              </w:rPr>
            </w:pPr>
            <w:r w:rsidRPr="00273CF9">
              <w:rPr>
                <w:sz w:val="18"/>
                <w:szCs w:val="18"/>
              </w:rPr>
              <w:t>26.09.2016</w:t>
            </w:r>
          </w:p>
        </w:tc>
        <w:tc>
          <w:tcPr>
            <w:tcW w:w="1275" w:type="dxa"/>
          </w:tcPr>
          <w:p w14:paraId="237D5D8C" w14:textId="32F5DBD2" w:rsidR="001D3AF5" w:rsidRPr="00273CF9" w:rsidRDefault="001D3AF5" w:rsidP="006729AC">
            <w:pPr>
              <w:pStyle w:val="ad"/>
              <w:jc w:val="left"/>
              <w:rPr>
                <w:sz w:val="18"/>
                <w:szCs w:val="18"/>
              </w:rPr>
            </w:pPr>
            <w:r w:rsidRPr="00273CF9">
              <w:rPr>
                <w:sz w:val="18"/>
                <w:szCs w:val="18"/>
              </w:rPr>
              <w:t>FCSNF-3076</w:t>
            </w:r>
          </w:p>
        </w:tc>
        <w:tc>
          <w:tcPr>
            <w:tcW w:w="6095" w:type="dxa"/>
          </w:tcPr>
          <w:p w14:paraId="1E1168A4" w14:textId="0EEE8750" w:rsidR="001D3AF5" w:rsidRPr="00273CF9" w:rsidRDefault="001D3AF5" w:rsidP="002D0245">
            <w:pPr>
              <w:pStyle w:val="ad"/>
              <w:numPr>
                <w:ilvl w:val="0"/>
                <w:numId w:val="154"/>
              </w:numPr>
              <w:jc w:val="left"/>
              <w:rPr>
                <w:sz w:val="18"/>
                <w:szCs w:val="18"/>
              </w:rPr>
            </w:pPr>
            <w:r w:rsidRPr="00273CF9">
              <w:rPr>
                <w:sz w:val="18"/>
                <w:szCs w:val="18"/>
              </w:rPr>
              <w:t>В режиме правки внесены изменения в контроли с целью учета возможности передачи кода СвР организации:</w:t>
            </w:r>
          </w:p>
          <w:p w14:paraId="1265161F" w14:textId="77777777" w:rsidR="001D3AF5" w:rsidRPr="00273CF9" w:rsidRDefault="001D3AF5" w:rsidP="00DA494E">
            <w:pPr>
              <w:pStyle w:val="ad"/>
              <w:jc w:val="left"/>
              <w:rPr>
                <w:sz w:val="18"/>
                <w:szCs w:val="18"/>
              </w:rPr>
            </w:pPr>
            <w:r w:rsidRPr="00273CF9">
              <w:rPr>
                <w:sz w:val="18"/>
                <w:szCs w:val="18"/>
              </w:rPr>
              <w:t>РК_ИК_0001</w:t>
            </w:r>
          </w:p>
          <w:p w14:paraId="4B0E5E9B" w14:textId="77777777" w:rsidR="001D3AF5" w:rsidRPr="00273CF9" w:rsidRDefault="001D3AF5" w:rsidP="00DA494E">
            <w:pPr>
              <w:pStyle w:val="ad"/>
              <w:jc w:val="left"/>
              <w:rPr>
                <w:sz w:val="18"/>
                <w:szCs w:val="18"/>
              </w:rPr>
            </w:pPr>
            <w:r w:rsidRPr="00273CF9">
              <w:rPr>
                <w:sz w:val="18"/>
                <w:szCs w:val="18"/>
              </w:rPr>
              <w:t>РК_ИК_0014</w:t>
            </w:r>
          </w:p>
          <w:p w14:paraId="015034C2" w14:textId="77777777" w:rsidR="001D3AF5" w:rsidRPr="00273CF9" w:rsidRDefault="001D3AF5" w:rsidP="00DA494E">
            <w:pPr>
              <w:pStyle w:val="ad"/>
              <w:jc w:val="left"/>
              <w:rPr>
                <w:sz w:val="18"/>
                <w:szCs w:val="18"/>
              </w:rPr>
            </w:pPr>
            <w:r w:rsidRPr="00273CF9">
              <w:rPr>
                <w:sz w:val="18"/>
                <w:szCs w:val="18"/>
              </w:rPr>
              <w:t>РК_ИК_0016</w:t>
            </w:r>
          </w:p>
          <w:p w14:paraId="7D049EC9" w14:textId="77777777" w:rsidR="001D3AF5" w:rsidRPr="00273CF9" w:rsidRDefault="001D3AF5" w:rsidP="00DA494E">
            <w:pPr>
              <w:pStyle w:val="ad"/>
              <w:jc w:val="left"/>
              <w:rPr>
                <w:sz w:val="18"/>
                <w:szCs w:val="18"/>
              </w:rPr>
            </w:pPr>
            <w:r w:rsidRPr="00273CF9">
              <w:rPr>
                <w:sz w:val="18"/>
                <w:szCs w:val="18"/>
              </w:rPr>
              <w:t>РК_ИК_0017</w:t>
            </w:r>
          </w:p>
          <w:p w14:paraId="52078B35" w14:textId="77777777" w:rsidR="001D3AF5" w:rsidRPr="00273CF9" w:rsidRDefault="001D3AF5" w:rsidP="00DA494E">
            <w:pPr>
              <w:pStyle w:val="ad"/>
              <w:rPr>
                <w:sz w:val="18"/>
                <w:szCs w:val="18"/>
              </w:rPr>
            </w:pPr>
            <w:r w:rsidRPr="00273CF9">
              <w:rPr>
                <w:sz w:val="18"/>
                <w:szCs w:val="18"/>
              </w:rPr>
              <w:t>РК_ИК_0042</w:t>
            </w:r>
          </w:p>
          <w:p w14:paraId="06744B5F" w14:textId="77777777" w:rsidR="001D3AF5" w:rsidRPr="00273CF9" w:rsidRDefault="001D3AF5" w:rsidP="00DA494E">
            <w:pPr>
              <w:pStyle w:val="ad"/>
              <w:rPr>
                <w:sz w:val="18"/>
                <w:szCs w:val="18"/>
              </w:rPr>
            </w:pPr>
          </w:p>
          <w:p w14:paraId="69A7F1CB" w14:textId="2EC2C191" w:rsidR="001D3AF5" w:rsidRPr="00273CF9" w:rsidRDefault="001D3AF5" w:rsidP="00DA494E">
            <w:pPr>
              <w:pStyle w:val="ad"/>
              <w:rPr>
                <w:sz w:val="18"/>
                <w:szCs w:val="18"/>
              </w:rPr>
            </w:pPr>
            <w:r w:rsidRPr="00273CF9">
              <w:rPr>
                <w:sz w:val="18"/>
                <w:szCs w:val="18"/>
              </w:rPr>
              <w:t>2) В режиме правки в текстакх контролей ООС заменен на ЕИС</w:t>
            </w:r>
          </w:p>
        </w:tc>
      </w:tr>
      <w:tr w:rsidR="001D3AF5" w:rsidRPr="00273CF9" w14:paraId="0060F756" w14:textId="77777777" w:rsidTr="00D51541">
        <w:tc>
          <w:tcPr>
            <w:tcW w:w="562" w:type="dxa"/>
          </w:tcPr>
          <w:p w14:paraId="4479DFD5" w14:textId="5530B152" w:rsidR="001D3AF5" w:rsidRPr="00273CF9" w:rsidRDefault="001D3AF5" w:rsidP="002A09B6">
            <w:pPr>
              <w:pStyle w:val="ad"/>
              <w:rPr>
                <w:sz w:val="18"/>
                <w:szCs w:val="18"/>
              </w:rPr>
            </w:pPr>
            <w:r w:rsidRPr="00273CF9">
              <w:rPr>
                <w:sz w:val="18"/>
                <w:szCs w:val="18"/>
              </w:rPr>
              <w:t>2.6</w:t>
            </w:r>
          </w:p>
        </w:tc>
        <w:tc>
          <w:tcPr>
            <w:tcW w:w="1134" w:type="dxa"/>
          </w:tcPr>
          <w:p w14:paraId="128CC932" w14:textId="480F78CC" w:rsidR="001D3AF5" w:rsidRPr="00273CF9" w:rsidRDefault="001D3AF5" w:rsidP="00111814">
            <w:pPr>
              <w:pStyle w:val="ad"/>
              <w:rPr>
                <w:sz w:val="18"/>
                <w:szCs w:val="18"/>
              </w:rPr>
            </w:pPr>
            <w:r w:rsidRPr="00273CF9">
              <w:rPr>
                <w:sz w:val="18"/>
                <w:szCs w:val="18"/>
              </w:rPr>
              <w:t>20.11.16</w:t>
            </w:r>
          </w:p>
        </w:tc>
        <w:tc>
          <w:tcPr>
            <w:tcW w:w="1275" w:type="dxa"/>
          </w:tcPr>
          <w:p w14:paraId="44F327E5" w14:textId="260347A6" w:rsidR="001D3AF5" w:rsidRPr="00273CF9" w:rsidRDefault="001D3AF5" w:rsidP="006729AC">
            <w:pPr>
              <w:pStyle w:val="ad"/>
              <w:jc w:val="left"/>
              <w:rPr>
                <w:sz w:val="18"/>
                <w:szCs w:val="18"/>
              </w:rPr>
            </w:pPr>
            <w:r w:rsidRPr="00273CF9">
              <w:rPr>
                <w:sz w:val="18"/>
                <w:szCs w:val="18"/>
              </w:rPr>
              <w:t>FCSNF-3351</w:t>
            </w:r>
          </w:p>
        </w:tc>
        <w:tc>
          <w:tcPr>
            <w:tcW w:w="6095" w:type="dxa"/>
          </w:tcPr>
          <w:p w14:paraId="698A796B" w14:textId="4B249338" w:rsidR="001D3AF5" w:rsidRPr="00273CF9" w:rsidRDefault="001D3AF5" w:rsidP="006729AC">
            <w:pPr>
              <w:pStyle w:val="ad"/>
              <w:jc w:val="left"/>
              <w:rPr>
                <w:sz w:val="18"/>
                <w:szCs w:val="18"/>
              </w:rPr>
            </w:pPr>
            <w:r w:rsidRPr="00273CF9">
              <w:rPr>
                <w:sz w:val="18"/>
                <w:szCs w:val="18"/>
              </w:rPr>
              <w:t>1) Добавлены контроли РК_ИК_0086, РК_ИК_0087, РК_ИК_0088, РК_ИК_0089</w:t>
            </w:r>
          </w:p>
        </w:tc>
      </w:tr>
      <w:tr w:rsidR="001D3AF5" w:rsidRPr="00273CF9" w14:paraId="3DB767AD" w14:textId="77777777" w:rsidTr="00D51541">
        <w:tc>
          <w:tcPr>
            <w:tcW w:w="562" w:type="dxa"/>
          </w:tcPr>
          <w:p w14:paraId="6CC1BD5C" w14:textId="40112240" w:rsidR="001D3AF5" w:rsidRPr="00273CF9" w:rsidRDefault="001D3AF5" w:rsidP="002A09B6">
            <w:pPr>
              <w:pStyle w:val="ad"/>
              <w:rPr>
                <w:sz w:val="18"/>
                <w:szCs w:val="18"/>
                <w:lang w:val="en-US"/>
              </w:rPr>
            </w:pPr>
            <w:r w:rsidRPr="00273CF9">
              <w:rPr>
                <w:sz w:val="18"/>
                <w:szCs w:val="18"/>
                <w:lang w:val="en-US"/>
              </w:rPr>
              <w:t>2.7</w:t>
            </w:r>
          </w:p>
        </w:tc>
        <w:tc>
          <w:tcPr>
            <w:tcW w:w="1134" w:type="dxa"/>
          </w:tcPr>
          <w:p w14:paraId="5F8A6669" w14:textId="1AAA4A96" w:rsidR="001D3AF5" w:rsidRPr="00273CF9" w:rsidRDefault="001D3AF5" w:rsidP="00111814">
            <w:pPr>
              <w:pStyle w:val="ad"/>
              <w:rPr>
                <w:sz w:val="18"/>
                <w:szCs w:val="18"/>
              </w:rPr>
            </w:pPr>
            <w:r w:rsidRPr="00273CF9">
              <w:rPr>
                <w:sz w:val="18"/>
                <w:szCs w:val="18"/>
                <w:lang w:val="en-US"/>
              </w:rPr>
              <w:t>01</w:t>
            </w:r>
            <w:r w:rsidRPr="00273CF9">
              <w:rPr>
                <w:sz w:val="18"/>
                <w:szCs w:val="18"/>
              </w:rPr>
              <w:t>.12.16</w:t>
            </w:r>
          </w:p>
        </w:tc>
        <w:tc>
          <w:tcPr>
            <w:tcW w:w="1275" w:type="dxa"/>
          </w:tcPr>
          <w:p w14:paraId="3D2A2CDA" w14:textId="5841C622" w:rsidR="001D3AF5" w:rsidRPr="00273CF9" w:rsidRDefault="001D3AF5" w:rsidP="006729AC">
            <w:pPr>
              <w:pStyle w:val="ad"/>
              <w:jc w:val="left"/>
              <w:rPr>
                <w:sz w:val="18"/>
                <w:szCs w:val="18"/>
              </w:rPr>
            </w:pPr>
            <w:r w:rsidRPr="00273CF9">
              <w:rPr>
                <w:sz w:val="18"/>
                <w:szCs w:val="18"/>
              </w:rPr>
              <w:t>FCSNF-3376</w:t>
            </w:r>
          </w:p>
        </w:tc>
        <w:tc>
          <w:tcPr>
            <w:tcW w:w="6095" w:type="dxa"/>
          </w:tcPr>
          <w:p w14:paraId="034A586F" w14:textId="6FC9B2D8" w:rsidR="001D3AF5" w:rsidRPr="00273CF9" w:rsidRDefault="001D3AF5" w:rsidP="002D0245">
            <w:pPr>
              <w:pStyle w:val="ad"/>
              <w:numPr>
                <w:ilvl w:val="0"/>
                <w:numId w:val="154"/>
              </w:numPr>
              <w:jc w:val="left"/>
              <w:rPr>
                <w:sz w:val="18"/>
                <w:szCs w:val="18"/>
              </w:rPr>
            </w:pPr>
            <w:r w:rsidRPr="00273CF9">
              <w:rPr>
                <w:sz w:val="18"/>
                <w:szCs w:val="18"/>
              </w:rPr>
              <w:t>Описаны правила приема и обработки добавленного полей:</w:t>
            </w:r>
          </w:p>
          <w:p w14:paraId="726EE4A0" w14:textId="77777777" w:rsidR="001D3AF5" w:rsidRPr="00273CF9" w:rsidRDefault="001D3AF5" w:rsidP="005D493A">
            <w:pPr>
              <w:pStyle w:val="ad"/>
              <w:jc w:val="left"/>
              <w:rPr>
                <w:sz w:val="18"/>
                <w:szCs w:val="18"/>
              </w:rPr>
            </w:pPr>
          </w:p>
          <w:p w14:paraId="372C9C00" w14:textId="30BBB30F" w:rsidR="001D3AF5" w:rsidRPr="00273CF9" w:rsidRDefault="001D3AF5" w:rsidP="005D493A">
            <w:pPr>
              <w:pStyle w:val="ad"/>
              <w:jc w:val="left"/>
              <w:rPr>
                <w:sz w:val="18"/>
                <w:szCs w:val="18"/>
                <w:lang w:val="en-US"/>
              </w:rPr>
            </w:pPr>
            <w:r w:rsidRPr="00273CF9">
              <w:rPr>
                <w:sz w:val="18"/>
                <w:szCs w:val="18"/>
              </w:rPr>
              <w:t xml:space="preserve"> </w:t>
            </w:r>
            <w:r w:rsidRPr="00273CF9">
              <w:rPr>
                <w:sz w:val="18"/>
                <w:szCs w:val="18"/>
                <w:lang w:val="en-US"/>
              </w:rPr>
              <w:t xml:space="preserve">- </w:t>
            </w:r>
            <w:r>
              <w:rPr>
                <w:sz w:val="18"/>
                <w:szCs w:val="18"/>
                <w:lang w:val="en-US"/>
              </w:rPr>
              <w:t>“</w:t>
            </w:r>
            <w:r w:rsidRPr="00273CF9">
              <w:rPr>
                <w:sz w:val="18"/>
                <w:szCs w:val="18"/>
              </w:rPr>
              <w:t>Идентификационный</w:t>
            </w:r>
            <w:r w:rsidRPr="00273CF9">
              <w:rPr>
                <w:sz w:val="18"/>
                <w:szCs w:val="18"/>
                <w:lang w:val="en-US"/>
              </w:rPr>
              <w:t xml:space="preserve"> </w:t>
            </w:r>
            <w:r w:rsidRPr="00273CF9">
              <w:rPr>
                <w:sz w:val="18"/>
                <w:szCs w:val="18"/>
              </w:rPr>
              <w:t>код</w:t>
            </w:r>
            <w:r w:rsidRPr="00273CF9">
              <w:rPr>
                <w:sz w:val="18"/>
                <w:szCs w:val="18"/>
                <w:lang w:val="en-US"/>
              </w:rPr>
              <w:t xml:space="preserve"> </w:t>
            </w:r>
            <w:r w:rsidRPr="00273CF9">
              <w:rPr>
                <w:sz w:val="18"/>
                <w:szCs w:val="18"/>
              </w:rPr>
              <w:t>закупки</w:t>
            </w:r>
            <w:r>
              <w:rPr>
                <w:sz w:val="18"/>
                <w:szCs w:val="18"/>
                <w:lang w:val="en-US"/>
              </w:rPr>
              <w:t>”</w:t>
            </w:r>
            <w:r w:rsidRPr="00273CF9">
              <w:rPr>
                <w:sz w:val="18"/>
                <w:szCs w:val="18"/>
                <w:lang w:val="en-US"/>
              </w:rPr>
              <w:t xml:space="preserve"> (foundation\fcsOrder\order\purchaseCode)</w:t>
            </w:r>
          </w:p>
          <w:p w14:paraId="4569785A" w14:textId="10662D58" w:rsidR="001D3AF5" w:rsidRPr="00273CF9" w:rsidRDefault="001D3AF5" w:rsidP="005D493A">
            <w:pPr>
              <w:pStyle w:val="ad"/>
              <w:jc w:val="left"/>
              <w:rPr>
                <w:sz w:val="18"/>
                <w:szCs w:val="18"/>
                <w:lang w:val="en-US"/>
              </w:rPr>
            </w:pPr>
            <w:r w:rsidRPr="00273CF9">
              <w:rPr>
                <w:sz w:val="18"/>
                <w:szCs w:val="18"/>
                <w:lang w:val="en-US"/>
              </w:rPr>
              <w:t xml:space="preserve"> - </w:t>
            </w:r>
            <w:r>
              <w:rPr>
                <w:sz w:val="18"/>
                <w:szCs w:val="18"/>
                <w:lang w:val="en-US"/>
              </w:rPr>
              <w:t>“</w:t>
            </w:r>
            <w:r w:rsidRPr="00273CF9">
              <w:rPr>
                <w:sz w:val="18"/>
                <w:szCs w:val="18"/>
              </w:rPr>
              <w:t>Идентификационный</w:t>
            </w:r>
            <w:r w:rsidRPr="00273CF9">
              <w:rPr>
                <w:sz w:val="18"/>
                <w:szCs w:val="18"/>
                <w:lang w:val="en-US"/>
              </w:rPr>
              <w:t xml:space="preserve"> </w:t>
            </w:r>
            <w:r w:rsidRPr="00273CF9">
              <w:rPr>
                <w:sz w:val="18"/>
                <w:szCs w:val="18"/>
              </w:rPr>
              <w:t>код</w:t>
            </w:r>
            <w:r w:rsidRPr="00273CF9">
              <w:rPr>
                <w:sz w:val="18"/>
                <w:szCs w:val="18"/>
                <w:lang w:val="en-US"/>
              </w:rPr>
              <w:t xml:space="preserve"> </w:t>
            </w:r>
            <w:r w:rsidRPr="00273CF9">
              <w:rPr>
                <w:sz w:val="18"/>
                <w:szCs w:val="18"/>
              </w:rPr>
              <w:t>закупки</w:t>
            </w:r>
            <w:r>
              <w:rPr>
                <w:sz w:val="18"/>
                <w:szCs w:val="18"/>
                <w:lang w:val="en-US"/>
              </w:rPr>
              <w:t>”</w:t>
            </w:r>
            <w:r w:rsidRPr="00273CF9">
              <w:rPr>
                <w:sz w:val="18"/>
                <w:szCs w:val="18"/>
                <w:lang w:val="en-US"/>
              </w:rPr>
              <w:t xml:space="preserve"> (foundationsingleCustomer\purchaseCode)</w:t>
            </w:r>
          </w:p>
          <w:p w14:paraId="30C61497" w14:textId="2D73158B" w:rsidR="001D3AF5" w:rsidRPr="00273CF9" w:rsidRDefault="001D3AF5" w:rsidP="005D493A">
            <w:pPr>
              <w:pStyle w:val="ad"/>
              <w:jc w:val="left"/>
              <w:rPr>
                <w:sz w:val="18"/>
                <w:szCs w:val="18"/>
              </w:rPr>
            </w:pPr>
            <w:r w:rsidRPr="00273CF9">
              <w:rPr>
                <w:sz w:val="18"/>
                <w:szCs w:val="18"/>
                <w:lang w:val="en-US"/>
              </w:rPr>
              <w:t xml:space="preserve"> </w:t>
            </w:r>
            <w:r w:rsidRPr="00273CF9">
              <w:rPr>
                <w:sz w:val="18"/>
                <w:szCs w:val="18"/>
              </w:rPr>
              <w:t xml:space="preserve">- </w:t>
            </w:r>
            <w:r>
              <w:rPr>
                <w:sz w:val="18"/>
                <w:szCs w:val="18"/>
              </w:rPr>
              <w:t>«</w:t>
            </w:r>
            <w:r w:rsidRPr="00273CF9">
              <w:rPr>
                <w:sz w:val="18"/>
                <w:szCs w:val="18"/>
              </w:rPr>
              <w:t>Идентификационный код закупки</w:t>
            </w:r>
            <w:r>
              <w:rPr>
                <w:sz w:val="18"/>
                <w:szCs w:val="18"/>
              </w:rPr>
              <w:t>»</w:t>
            </w:r>
            <w:r w:rsidRPr="00273CF9">
              <w:rPr>
                <w:sz w:val="18"/>
                <w:szCs w:val="18"/>
              </w:rPr>
              <w:t xml:space="preserve"> (notOosOrder\purchaseCode)</w:t>
            </w:r>
          </w:p>
          <w:p w14:paraId="3A10B567" w14:textId="77777777" w:rsidR="001D3AF5" w:rsidRPr="00273CF9" w:rsidRDefault="001D3AF5" w:rsidP="005D493A">
            <w:pPr>
              <w:pStyle w:val="ad"/>
              <w:jc w:val="left"/>
              <w:rPr>
                <w:sz w:val="18"/>
                <w:szCs w:val="18"/>
              </w:rPr>
            </w:pPr>
          </w:p>
          <w:p w14:paraId="7EB34051" w14:textId="331139E6" w:rsidR="001D3AF5" w:rsidRPr="00273CF9" w:rsidRDefault="001D3AF5" w:rsidP="005D493A">
            <w:pPr>
              <w:pStyle w:val="ad"/>
              <w:jc w:val="left"/>
              <w:rPr>
                <w:sz w:val="18"/>
                <w:szCs w:val="18"/>
              </w:rPr>
            </w:pPr>
            <w:r w:rsidRPr="00273CF9">
              <w:rPr>
                <w:sz w:val="18"/>
                <w:szCs w:val="18"/>
              </w:rPr>
              <w:t>2)  Описаны правила обработки добавленного поля «Уровень бюджета фонда» (</w:t>
            </w:r>
            <w:r w:rsidRPr="00273CF9">
              <w:rPr>
                <w:sz w:val="18"/>
                <w:szCs w:val="18"/>
                <w:lang w:val="en-US"/>
              </w:rPr>
              <w:t>finances</w:t>
            </w:r>
            <w:r w:rsidRPr="00273CF9">
              <w:rPr>
                <w:sz w:val="18"/>
                <w:szCs w:val="18"/>
              </w:rPr>
              <w:t>\</w:t>
            </w:r>
            <w:r w:rsidRPr="00273CF9">
              <w:rPr>
                <w:sz w:val="18"/>
                <w:szCs w:val="18"/>
                <w:lang w:val="en-US"/>
              </w:rPr>
              <w:t>budgetFunds</w:t>
            </w:r>
            <w:r w:rsidRPr="00273CF9">
              <w:rPr>
                <w:sz w:val="18"/>
                <w:szCs w:val="18"/>
              </w:rPr>
              <w:t>\</w:t>
            </w:r>
            <w:r w:rsidRPr="00273CF9">
              <w:rPr>
                <w:sz w:val="18"/>
                <w:szCs w:val="18"/>
                <w:lang w:val="en-US"/>
              </w:rPr>
              <w:t>budget</w:t>
            </w:r>
            <w:r w:rsidRPr="00273CF9">
              <w:rPr>
                <w:sz w:val="18"/>
                <w:szCs w:val="18"/>
              </w:rPr>
              <w:t>\</w:t>
            </w:r>
            <w:r w:rsidRPr="00273CF9">
              <w:rPr>
                <w:sz w:val="18"/>
                <w:szCs w:val="18"/>
                <w:lang w:val="en-US"/>
              </w:rPr>
              <w:t>budgetLevel</w:t>
            </w:r>
            <w:r w:rsidRPr="00273CF9">
              <w:rPr>
                <w:sz w:val="18"/>
                <w:szCs w:val="18"/>
              </w:rPr>
              <w:t>)</w:t>
            </w:r>
          </w:p>
        </w:tc>
      </w:tr>
      <w:tr w:rsidR="001D3AF5" w:rsidRPr="00273CF9" w14:paraId="2CF07EAF" w14:textId="77777777" w:rsidTr="00D51541">
        <w:tc>
          <w:tcPr>
            <w:tcW w:w="562" w:type="dxa"/>
          </w:tcPr>
          <w:p w14:paraId="5BA23384" w14:textId="05449F55" w:rsidR="001D3AF5" w:rsidRPr="00273CF9" w:rsidRDefault="001D3AF5" w:rsidP="002A09B6">
            <w:pPr>
              <w:pStyle w:val="ad"/>
              <w:rPr>
                <w:sz w:val="18"/>
                <w:szCs w:val="18"/>
              </w:rPr>
            </w:pPr>
            <w:r w:rsidRPr="00273CF9">
              <w:rPr>
                <w:sz w:val="18"/>
                <w:szCs w:val="18"/>
                <w:lang w:val="en-US"/>
              </w:rPr>
              <w:t>2</w:t>
            </w:r>
            <w:r w:rsidRPr="00273CF9">
              <w:rPr>
                <w:sz w:val="18"/>
                <w:szCs w:val="18"/>
              </w:rPr>
              <w:t>.8</w:t>
            </w:r>
          </w:p>
        </w:tc>
        <w:tc>
          <w:tcPr>
            <w:tcW w:w="1134" w:type="dxa"/>
          </w:tcPr>
          <w:p w14:paraId="789F3A3F" w14:textId="34A12917" w:rsidR="001D3AF5" w:rsidRPr="00273CF9" w:rsidRDefault="001D3AF5" w:rsidP="00111814">
            <w:pPr>
              <w:pStyle w:val="ad"/>
              <w:rPr>
                <w:sz w:val="18"/>
                <w:szCs w:val="18"/>
              </w:rPr>
            </w:pPr>
            <w:r w:rsidRPr="00273CF9">
              <w:rPr>
                <w:sz w:val="18"/>
                <w:szCs w:val="18"/>
              </w:rPr>
              <w:t>02.02.17</w:t>
            </w:r>
          </w:p>
        </w:tc>
        <w:tc>
          <w:tcPr>
            <w:tcW w:w="1275" w:type="dxa"/>
          </w:tcPr>
          <w:p w14:paraId="3897CBD2" w14:textId="62767950" w:rsidR="001D3AF5" w:rsidRPr="00273CF9" w:rsidRDefault="001D3AF5" w:rsidP="006729AC">
            <w:pPr>
              <w:pStyle w:val="ad"/>
              <w:jc w:val="left"/>
              <w:rPr>
                <w:sz w:val="18"/>
                <w:szCs w:val="18"/>
                <w:lang w:val="en-US"/>
              </w:rPr>
            </w:pPr>
            <w:r w:rsidRPr="00273CF9">
              <w:rPr>
                <w:sz w:val="18"/>
                <w:szCs w:val="18"/>
                <w:lang w:val="en-US"/>
              </w:rPr>
              <w:t>FCSNF</w:t>
            </w:r>
            <w:r w:rsidRPr="00273CF9">
              <w:rPr>
                <w:sz w:val="18"/>
                <w:szCs w:val="18"/>
              </w:rPr>
              <w:t>-3541</w:t>
            </w:r>
          </w:p>
        </w:tc>
        <w:tc>
          <w:tcPr>
            <w:tcW w:w="6095" w:type="dxa"/>
          </w:tcPr>
          <w:p w14:paraId="7DC6D8A4" w14:textId="330E5076" w:rsidR="001D3AF5" w:rsidRPr="00273CF9" w:rsidRDefault="001D3AF5" w:rsidP="002D0245">
            <w:pPr>
              <w:pStyle w:val="ad"/>
              <w:numPr>
                <w:ilvl w:val="0"/>
                <w:numId w:val="154"/>
              </w:numPr>
              <w:jc w:val="left"/>
              <w:rPr>
                <w:sz w:val="18"/>
                <w:szCs w:val="18"/>
              </w:rPr>
            </w:pPr>
            <w:r w:rsidRPr="00273CF9">
              <w:rPr>
                <w:sz w:val="18"/>
                <w:szCs w:val="18"/>
              </w:rPr>
              <w:t xml:space="preserve">При загрузке документа </w:t>
            </w:r>
            <w:r w:rsidRPr="00273CF9">
              <w:rPr>
                <w:sz w:val="18"/>
                <w:szCs w:val="18"/>
                <w:lang w:val="en-US"/>
              </w:rPr>
              <w:t>contract</w:t>
            </w:r>
            <w:r w:rsidRPr="00273CF9">
              <w:rPr>
                <w:sz w:val="18"/>
                <w:szCs w:val="18"/>
              </w:rPr>
              <w:t xml:space="preserve">2015 и </w:t>
            </w:r>
            <w:r w:rsidRPr="00273CF9">
              <w:rPr>
                <w:sz w:val="18"/>
                <w:szCs w:val="18"/>
                <w:lang w:val="en-US"/>
              </w:rPr>
              <w:t>contractProcedure</w:t>
            </w:r>
            <w:r w:rsidRPr="00273CF9">
              <w:rPr>
                <w:sz w:val="18"/>
                <w:szCs w:val="18"/>
              </w:rPr>
              <w:t>2015 следует реализовать загрузку блока «Сведения о бюджетном обязательстве (БО)» (budgetObligations)</w:t>
            </w:r>
          </w:p>
          <w:p w14:paraId="5071F800" w14:textId="77777777" w:rsidR="001D3AF5" w:rsidRPr="00273CF9" w:rsidRDefault="001D3AF5" w:rsidP="006729AC">
            <w:pPr>
              <w:pStyle w:val="ad"/>
              <w:jc w:val="left"/>
              <w:rPr>
                <w:sz w:val="18"/>
                <w:szCs w:val="18"/>
              </w:rPr>
            </w:pPr>
          </w:p>
          <w:p w14:paraId="293C35F9" w14:textId="473185F9" w:rsidR="001D3AF5" w:rsidRPr="00273CF9" w:rsidRDefault="001D3AF5" w:rsidP="002D0245">
            <w:pPr>
              <w:pStyle w:val="ad"/>
              <w:numPr>
                <w:ilvl w:val="0"/>
                <w:numId w:val="154"/>
              </w:numPr>
              <w:jc w:val="left"/>
              <w:rPr>
                <w:sz w:val="18"/>
                <w:szCs w:val="18"/>
              </w:rPr>
            </w:pPr>
            <w:r w:rsidRPr="00273CF9">
              <w:rPr>
                <w:sz w:val="18"/>
                <w:szCs w:val="18"/>
              </w:rPr>
              <w:t xml:space="preserve">Добавлено описание правил загрузки полей блока «Блок «Сведения об объекте закупки в том случае, когда объектом закупки является лекарственный препарат» (drugPurchaseObjectInfo)». Добавлены контроли </w:t>
            </w:r>
          </w:p>
          <w:p w14:paraId="16FC4409" w14:textId="5ECA9A5C" w:rsidR="001D3AF5" w:rsidRPr="00273CF9" w:rsidRDefault="001D3AF5" w:rsidP="006729AC">
            <w:pPr>
              <w:pStyle w:val="ad"/>
              <w:jc w:val="left"/>
              <w:rPr>
                <w:sz w:val="18"/>
                <w:szCs w:val="18"/>
              </w:rPr>
            </w:pPr>
            <w:r w:rsidRPr="00273CF9">
              <w:rPr>
                <w:sz w:val="18"/>
                <w:szCs w:val="18"/>
              </w:rPr>
              <w:t>РК_ИК_0090</w:t>
            </w:r>
          </w:p>
          <w:p w14:paraId="0AC17787" w14:textId="211B7D87" w:rsidR="001D3AF5" w:rsidRPr="00273CF9" w:rsidRDefault="001D3AF5" w:rsidP="006729AC">
            <w:pPr>
              <w:pStyle w:val="ad"/>
              <w:jc w:val="left"/>
              <w:rPr>
                <w:sz w:val="18"/>
                <w:szCs w:val="18"/>
              </w:rPr>
            </w:pPr>
            <w:r w:rsidRPr="00273CF9">
              <w:rPr>
                <w:sz w:val="18"/>
                <w:szCs w:val="18"/>
              </w:rPr>
              <w:t>РК_ИК_0091</w:t>
            </w:r>
          </w:p>
          <w:p w14:paraId="49759895" w14:textId="10F2686D" w:rsidR="001D3AF5" w:rsidRPr="00273CF9" w:rsidRDefault="001D3AF5" w:rsidP="006729AC">
            <w:pPr>
              <w:pStyle w:val="ad"/>
              <w:jc w:val="left"/>
              <w:rPr>
                <w:sz w:val="18"/>
                <w:szCs w:val="18"/>
              </w:rPr>
            </w:pPr>
            <w:r w:rsidRPr="00273CF9">
              <w:rPr>
                <w:sz w:val="18"/>
                <w:szCs w:val="18"/>
              </w:rPr>
              <w:t>РК_ИК_0092</w:t>
            </w:r>
          </w:p>
          <w:p w14:paraId="79D83770" w14:textId="4715064A" w:rsidR="001D3AF5" w:rsidRPr="00273CF9" w:rsidRDefault="001D3AF5" w:rsidP="006729AC">
            <w:pPr>
              <w:pStyle w:val="ad"/>
              <w:jc w:val="left"/>
              <w:rPr>
                <w:sz w:val="18"/>
                <w:szCs w:val="18"/>
              </w:rPr>
            </w:pPr>
            <w:r w:rsidRPr="00273CF9">
              <w:rPr>
                <w:sz w:val="18"/>
                <w:szCs w:val="18"/>
              </w:rPr>
              <w:t>РК_ИК_0093</w:t>
            </w:r>
          </w:p>
          <w:p w14:paraId="7241F0F1" w14:textId="45A46093" w:rsidR="001D3AF5" w:rsidRPr="00273CF9" w:rsidRDefault="001D3AF5" w:rsidP="006729AC">
            <w:pPr>
              <w:pStyle w:val="ad"/>
              <w:jc w:val="left"/>
              <w:rPr>
                <w:sz w:val="18"/>
                <w:szCs w:val="18"/>
              </w:rPr>
            </w:pPr>
            <w:r w:rsidRPr="00273CF9">
              <w:rPr>
                <w:sz w:val="18"/>
                <w:szCs w:val="18"/>
              </w:rPr>
              <w:t>РК_ИК_0094</w:t>
            </w:r>
          </w:p>
          <w:p w14:paraId="5074D3DC" w14:textId="0910606C" w:rsidR="001D3AF5" w:rsidRPr="00273CF9" w:rsidRDefault="001D3AF5" w:rsidP="006729AC">
            <w:pPr>
              <w:pStyle w:val="ad"/>
              <w:jc w:val="left"/>
              <w:rPr>
                <w:sz w:val="18"/>
                <w:szCs w:val="18"/>
              </w:rPr>
            </w:pPr>
            <w:r w:rsidRPr="00273CF9">
              <w:rPr>
                <w:sz w:val="18"/>
                <w:szCs w:val="18"/>
              </w:rPr>
              <w:t>РК_ИК_00</w:t>
            </w:r>
            <w:r w:rsidRPr="00273CF9">
              <w:rPr>
                <w:sz w:val="18"/>
                <w:szCs w:val="18"/>
                <w:lang w:val="en-US"/>
              </w:rPr>
              <w:t>95</w:t>
            </w:r>
          </w:p>
        </w:tc>
      </w:tr>
      <w:tr w:rsidR="001D3AF5" w:rsidRPr="00273CF9" w14:paraId="58674FAB" w14:textId="77777777" w:rsidTr="00D51541">
        <w:tc>
          <w:tcPr>
            <w:tcW w:w="562" w:type="dxa"/>
          </w:tcPr>
          <w:p w14:paraId="1A145283" w14:textId="510988DE" w:rsidR="001D3AF5" w:rsidRPr="00273CF9" w:rsidRDefault="001D3AF5" w:rsidP="002A09B6">
            <w:pPr>
              <w:pStyle w:val="ad"/>
              <w:rPr>
                <w:sz w:val="18"/>
                <w:szCs w:val="18"/>
              </w:rPr>
            </w:pPr>
            <w:r w:rsidRPr="00273CF9">
              <w:rPr>
                <w:sz w:val="18"/>
                <w:szCs w:val="18"/>
              </w:rPr>
              <w:t>2.9</w:t>
            </w:r>
          </w:p>
        </w:tc>
        <w:tc>
          <w:tcPr>
            <w:tcW w:w="1134" w:type="dxa"/>
          </w:tcPr>
          <w:p w14:paraId="18AE310D" w14:textId="75D47B05" w:rsidR="001D3AF5" w:rsidRPr="00273CF9" w:rsidRDefault="001D3AF5" w:rsidP="00111814">
            <w:pPr>
              <w:pStyle w:val="ad"/>
              <w:rPr>
                <w:sz w:val="18"/>
                <w:szCs w:val="18"/>
              </w:rPr>
            </w:pPr>
            <w:r w:rsidRPr="00273CF9">
              <w:rPr>
                <w:sz w:val="18"/>
                <w:szCs w:val="18"/>
              </w:rPr>
              <w:t>02.05.2017</w:t>
            </w:r>
          </w:p>
        </w:tc>
        <w:tc>
          <w:tcPr>
            <w:tcW w:w="1275" w:type="dxa"/>
          </w:tcPr>
          <w:p w14:paraId="049B62B2" w14:textId="114A4D4B" w:rsidR="001D3AF5" w:rsidRPr="00273CF9" w:rsidRDefault="001D3AF5" w:rsidP="006729AC">
            <w:pPr>
              <w:pStyle w:val="ad"/>
              <w:jc w:val="left"/>
              <w:rPr>
                <w:sz w:val="18"/>
                <w:szCs w:val="18"/>
              </w:rPr>
            </w:pPr>
            <w:r w:rsidRPr="00273CF9">
              <w:rPr>
                <w:sz w:val="18"/>
                <w:szCs w:val="18"/>
              </w:rPr>
              <w:t>FCSNF-4027</w:t>
            </w:r>
          </w:p>
        </w:tc>
        <w:tc>
          <w:tcPr>
            <w:tcW w:w="6095" w:type="dxa"/>
          </w:tcPr>
          <w:p w14:paraId="282CC3FC" w14:textId="4EEC5DFA" w:rsidR="001D3AF5" w:rsidRPr="00273CF9" w:rsidRDefault="001D3AF5" w:rsidP="0028066F">
            <w:pPr>
              <w:pStyle w:val="ad"/>
              <w:jc w:val="left"/>
              <w:rPr>
                <w:sz w:val="18"/>
                <w:szCs w:val="18"/>
              </w:rPr>
            </w:pPr>
            <w:r w:rsidRPr="00273CF9">
              <w:rPr>
                <w:sz w:val="18"/>
                <w:szCs w:val="18"/>
              </w:rPr>
              <w:t>Изменено описание алгоритма приема-передаче сведений о контракте для учета значения настройки возможности ввода информации о лекарственном препарате текстом. Переработан контроль РК_ИК_0090</w:t>
            </w:r>
          </w:p>
        </w:tc>
      </w:tr>
      <w:tr w:rsidR="001D3AF5" w:rsidRPr="00273CF9" w14:paraId="5372D228" w14:textId="77777777" w:rsidTr="00D51541">
        <w:tc>
          <w:tcPr>
            <w:tcW w:w="562" w:type="dxa"/>
          </w:tcPr>
          <w:p w14:paraId="6347E012" w14:textId="333E961D" w:rsidR="001D3AF5" w:rsidRPr="00273CF9" w:rsidRDefault="001D3AF5" w:rsidP="002A09B6">
            <w:pPr>
              <w:pStyle w:val="ad"/>
              <w:rPr>
                <w:sz w:val="18"/>
                <w:szCs w:val="18"/>
              </w:rPr>
            </w:pPr>
            <w:r w:rsidRPr="00273CF9">
              <w:rPr>
                <w:sz w:val="18"/>
                <w:szCs w:val="18"/>
              </w:rPr>
              <w:t>2.10</w:t>
            </w:r>
          </w:p>
        </w:tc>
        <w:tc>
          <w:tcPr>
            <w:tcW w:w="1134" w:type="dxa"/>
          </w:tcPr>
          <w:p w14:paraId="576BFE5C" w14:textId="3DA4D772" w:rsidR="001D3AF5" w:rsidRPr="00273CF9" w:rsidRDefault="001D3AF5" w:rsidP="007157D8">
            <w:pPr>
              <w:pStyle w:val="ad"/>
              <w:rPr>
                <w:sz w:val="18"/>
                <w:szCs w:val="18"/>
              </w:rPr>
            </w:pPr>
            <w:r w:rsidRPr="00273CF9">
              <w:rPr>
                <w:sz w:val="18"/>
                <w:szCs w:val="18"/>
              </w:rPr>
              <w:t>19.05.2017</w:t>
            </w:r>
          </w:p>
        </w:tc>
        <w:tc>
          <w:tcPr>
            <w:tcW w:w="1275" w:type="dxa"/>
          </w:tcPr>
          <w:p w14:paraId="46332F25" w14:textId="77777777" w:rsidR="001D3AF5" w:rsidRPr="00273CF9" w:rsidRDefault="001D3AF5" w:rsidP="00DD50DC">
            <w:pPr>
              <w:pStyle w:val="ad"/>
              <w:jc w:val="left"/>
              <w:rPr>
                <w:sz w:val="18"/>
                <w:szCs w:val="18"/>
              </w:rPr>
            </w:pPr>
          </w:p>
        </w:tc>
        <w:tc>
          <w:tcPr>
            <w:tcW w:w="6095" w:type="dxa"/>
          </w:tcPr>
          <w:p w14:paraId="5B05FB31" w14:textId="51ED89C2" w:rsidR="001D3AF5" w:rsidRPr="00273CF9" w:rsidRDefault="001D3AF5" w:rsidP="002D0245">
            <w:pPr>
              <w:pStyle w:val="ad"/>
              <w:numPr>
                <w:ilvl w:val="0"/>
                <w:numId w:val="154"/>
              </w:numPr>
              <w:jc w:val="left"/>
              <w:rPr>
                <w:sz w:val="18"/>
                <w:szCs w:val="18"/>
              </w:rPr>
            </w:pPr>
            <w:r w:rsidRPr="00273CF9">
              <w:rPr>
                <w:sz w:val="18"/>
                <w:szCs w:val="18"/>
              </w:rPr>
              <w:t xml:space="preserve">Внесены изменения в описание алгоритмов обработки полей </w:t>
            </w:r>
          </w:p>
          <w:p w14:paraId="0F827207" w14:textId="77777777" w:rsidR="001D3AF5" w:rsidRPr="00273CF9" w:rsidRDefault="001D3AF5" w:rsidP="00DD50DC">
            <w:pPr>
              <w:pStyle w:val="ad"/>
              <w:jc w:val="left"/>
              <w:rPr>
                <w:sz w:val="18"/>
                <w:szCs w:val="18"/>
              </w:rPr>
            </w:pPr>
          </w:p>
          <w:p w14:paraId="1A5D2740" w14:textId="24507B38" w:rsidR="001D3AF5" w:rsidRPr="00273CF9" w:rsidRDefault="001D3AF5" w:rsidP="00DD50DC">
            <w:pPr>
              <w:pStyle w:val="ad"/>
              <w:jc w:val="left"/>
              <w:rPr>
                <w:sz w:val="18"/>
                <w:szCs w:val="18"/>
              </w:rPr>
            </w:pPr>
            <w:r>
              <w:rPr>
                <w:sz w:val="18"/>
                <w:szCs w:val="18"/>
              </w:rPr>
              <w:t>«</w:t>
            </w:r>
            <w:r w:rsidRPr="00273CF9">
              <w:rPr>
                <w:sz w:val="18"/>
                <w:szCs w:val="18"/>
              </w:rPr>
              <w:t xml:space="preserve">Уникальный внешний код МНН по справочнику </w:t>
            </w:r>
            <w:r>
              <w:rPr>
                <w:sz w:val="18"/>
                <w:szCs w:val="18"/>
              </w:rPr>
              <w:t>«</w:t>
            </w:r>
            <w:r w:rsidRPr="00273CF9">
              <w:rPr>
                <w:sz w:val="18"/>
                <w:szCs w:val="18"/>
              </w:rPr>
              <w:t>Лекарственные препараты</w:t>
            </w:r>
            <w:r>
              <w:rPr>
                <w:sz w:val="18"/>
                <w:szCs w:val="18"/>
              </w:rPr>
              <w:t>»</w:t>
            </w:r>
            <w:r w:rsidRPr="00273CF9">
              <w:rPr>
                <w:sz w:val="18"/>
                <w:szCs w:val="18"/>
              </w:rPr>
              <w:t xml:space="preserve"> (MNNInfo\MNNExternalCode);</w:t>
            </w:r>
          </w:p>
          <w:p w14:paraId="6C9050C3" w14:textId="77777777" w:rsidR="001D3AF5" w:rsidRPr="00273CF9" w:rsidRDefault="001D3AF5" w:rsidP="00DD50DC">
            <w:pPr>
              <w:pStyle w:val="ad"/>
              <w:jc w:val="left"/>
              <w:rPr>
                <w:sz w:val="18"/>
                <w:szCs w:val="18"/>
              </w:rPr>
            </w:pPr>
          </w:p>
          <w:p w14:paraId="538DEDD8" w14:textId="0952B07B" w:rsidR="001D3AF5" w:rsidRPr="00273CF9" w:rsidRDefault="001D3AF5" w:rsidP="00DD50DC">
            <w:pPr>
              <w:pStyle w:val="ad"/>
              <w:jc w:val="left"/>
              <w:rPr>
                <w:sz w:val="18"/>
                <w:szCs w:val="18"/>
              </w:rPr>
            </w:pPr>
            <w:r>
              <w:rPr>
                <w:sz w:val="18"/>
                <w:szCs w:val="18"/>
              </w:rPr>
              <w:t>«</w:t>
            </w:r>
            <w:r w:rsidRPr="00273CF9">
              <w:rPr>
                <w:sz w:val="18"/>
                <w:szCs w:val="18"/>
              </w:rPr>
              <w:t xml:space="preserve">Уникальный внешний код лекарственного препарата по справочнику </w:t>
            </w:r>
            <w:r>
              <w:rPr>
                <w:sz w:val="18"/>
                <w:szCs w:val="18"/>
              </w:rPr>
              <w:t>«</w:t>
            </w:r>
            <w:r w:rsidRPr="00273CF9">
              <w:rPr>
                <w:sz w:val="18"/>
                <w:szCs w:val="18"/>
              </w:rPr>
              <w:t>Лекарственные препараты</w:t>
            </w:r>
            <w:r>
              <w:rPr>
                <w:sz w:val="18"/>
                <w:szCs w:val="18"/>
              </w:rPr>
              <w:t>»</w:t>
            </w:r>
            <w:r w:rsidRPr="00273CF9">
              <w:rPr>
                <w:sz w:val="18"/>
                <w:szCs w:val="18"/>
              </w:rPr>
              <w:t xml:space="preserve"> (positionsTradeName\positionTradeName\positionTradeNameExternalCode);</w:t>
            </w:r>
          </w:p>
          <w:p w14:paraId="682C9621" w14:textId="77777777" w:rsidR="001D3AF5" w:rsidRPr="00273CF9" w:rsidRDefault="001D3AF5" w:rsidP="00DD50DC">
            <w:pPr>
              <w:pStyle w:val="ad"/>
              <w:jc w:val="left"/>
              <w:rPr>
                <w:sz w:val="18"/>
                <w:szCs w:val="18"/>
                <w:lang w:val="en-US"/>
              </w:rPr>
            </w:pPr>
            <w:r w:rsidRPr="00273CF9">
              <w:rPr>
                <w:sz w:val="18"/>
                <w:szCs w:val="18"/>
                <w:lang w:val="en-US"/>
              </w:rPr>
              <w:t>«</w:t>
            </w:r>
            <w:r w:rsidRPr="00273CF9">
              <w:rPr>
                <w:sz w:val="18"/>
                <w:szCs w:val="18"/>
              </w:rPr>
              <w:t>Наименование</w:t>
            </w:r>
            <w:r w:rsidRPr="00273CF9">
              <w:rPr>
                <w:sz w:val="18"/>
                <w:szCs w:val="18"/>
                <w:lang w:val="en-US"/>
              </w:rPr>
              <w:t xml:space="preserve"> </w:t>
            </w:r>
            <w:r w:rsidRPr="00273CF9">
              <w:rPr>
                <w:sz w:val="18"/>
                <w:szCs w:val="18"/>
              </w:rPr>
              <w:t>вида</w:t>
            </w:r>
            <w:r w:rsidRPr="00273CF9">
              <w:rPr>
                <w:sz w:val="18"/>
                <w:szCs w:val="18"/>
                <w:lang w:val="en-US"/>
              </w:rPr>
              <w:t xml:space="preserve"> </w:t>
            </w:r>
            <w:r w:rsidRPr="00273CF9">
              <w:rPr>
                <w:sz w:val="18"/>
                <w:szCs w:val="18"/>
              </w:rPr>
              <w:t>первичной</w:t>
            </w:r>
            <w:r w:rsidRPr="00273CF9">
              <w:rPr>
                <w:sz w:val="18"/>
                <w:szCs w:val="18"/>
                <w:lang w:val="en-US"/>
              </w:rPr>
              <w:t xml:space="preserve"> </w:t>
            </w:r>
            <w:r w:rsidRPr="00273CF9">
              <w:rPr>
                <w:sz w:val="18"/>
                <w:szCs w:val="18"/>
              </w:rPr>
              <w:t>упаковки</w:t>
            </w:r>
            <w:r w:rsidRPr="00273CF9">
              <w:rPr>
                <w:sz w:val="18"/>
                <w:szCs w:val="18"/>
                <w:lang w:val="en-US"/>
              </w:rPr>
              <w:t>» (positionsTradeName\positionTradeName\primaryPackagingInfo\primaryPackagingName) (primaryPackagingInfo\primaryPackagingName)</w:t>
            </w:r>
          </w:p>
          <w:p w14:paraId="361A6974" w14:textId="6D2EFD77" w:rsidR="001D3AF5" w:rsidRPr="00273CF9" w:rsidRDefault="001D3AF5" w:rsidP="00DD50DC">
            <w:pPr>
              <w:pStyle w:val="ad"/>
              <w:jc w:val="left"/>
              <w:rPr>
                <w:sz w:val="18"/>
                <w:szCs w:val="18"/>
                <w:lang w:val="en-US"/>
              </w:rPr>
            </w:pPr>
          </w:p>
          <w:p w14:paraId="4E603177" w14:textId="44491CCD" w:rsidR="001D3AF5" w:rsidRPr="00273CF9" w:rsidRDefault="001D3AF5" w:rsidP="002D0245">
            <w:pPr>
              <w:pStyle w:val="ad"/>
              <w:numPr>
                <w:ilvl w:val="0"/>
                <w:numId w:val="154"/>
              </w:numPr>
              <w:jc w:val="left"/>
              <w:rPr>
                <w:sz w:val="18"/>
                <w:szCs w:val="18"/>
              </w:rPr>
            </w:pPr>
            <w:r w:rsidRPr="00273CF9">
              <w:rPr>
                <w:sz w:val="18"/>
                <w:szCs w:val="18"/>
              </w:rPr>
              <w:t>Добавлены требования выгрузки значения полей:</w:t>
            </w:r>
          </w:p>
          <w:p w14:paraId="20C562A7" w14:textId="3FB3C690" w:rsidR="001D3AF5" w:rsidRPr="00273CF9" w:rsidRDefault="001D3AF5" w:rsidP="00DD50DC">
            <w:pPr>
              <w:pStyle w:val="ad"/>
              <w:jc w:val="left"/>
              <w:rPr>
                <w:sz w:val="18"/>
                <w:szCs w:val="18"/>
              </w:rPr>
            </w:pPr>
          </w:p>
          <w:p w14:paraId="6ED54898" w14:textId="6A41D08A" w:rsidR="001D3AF5" w:rsidRPr="00273CF9" w:rsidRDefault="001D3AF5" w:rsidP="00DD50DC">
            <w:pPr>
              <w:pStyle w:val="ad"/>
              <w:jc w:val="left"/>
              <w:rPr>
                <w:sz w:val="18"/>
                <w:szCs w:val="18"/>
              </w:rPr>
            </w:pPr>
            <w:r>
              <w:rPr>
                <w:sz w:val="18"/>
                <w:szCs w:val="18"/>
              </w:rPr>
              <w:t>«</w:t>
            </w:r>
            <w:r w:rsidRPr="00273CF9">
              <w:rPr>
                <w:sz w:val="18"/>
                <w:szCs w:val="18"/>
              </w:rPr>
              <w:t>Уникальный код МНН</w:t>
            </w:r>
            <w:r>
              <w:rPr>
                <w:sz w:val="18"/>
                <w:szCs w:val="18"/>
              </w:rPr>
              <w:t>»</w:t>
            </w:r>
            <w:r w:rsidRPr="00273CF9">
              <w:rPr>
                <w:sz w:val="18"/>
                <w:szCs w:val="18"/>
              </w:rPr>
              <w:t xml:space="preserve"> (drugInfoUsingReferenceInfo\MNNInfo\MNNDrugCode)</w:t>
            </w:r>
          </w:p>
          <w:p w14:paraId="4A541356" w14:textId="1532E730" w:rsidR="001D3AF5" w:rsidRPr="00273CF9" w:rsidRDefault="001D3AF5" w:rsidP="00DD50DC">
            <w:pPr>
              <w:pStyle w:val="ad"/>
              <w:jc w:val="left"/>
              <w:rPr>
                <w:sz w:val="18"/>
                <w:szCs w:val="18"/>
              </w:rPr>
            </w:pPr>
          </w:p>
          <w:p w14:paraId="5CDBDA07" w14:textId="27EEFDC1" w:rsidR="001D3AF5" w:rsidRPr="00273CF9" w:rsidRDefault="001D3AF5" w:rsidP="00DD50DC">
            <w:pPr>
              <w:pStyle w:val="ad"/>
              <w:jc w:val="left"/>
              <w:rPr>
                <w:sz w:val="18"/>
                <w:szCs w:val="18"/>
              </w:rPr>
            </w:pPr>
            <w:r>
              <w:rPr>
                <w:sz w:val="18"/>
                <w:szCs w:val="18"/>
              </w:rPr>
              <w:t>«</w:t>
            </w:r>
            <w:r w:rsidRPr="00273CF9">
              <w:rPr>
                <w:sz w:val="18"/>
                <w:szCs w:val="18"/>
              </w:rPr>
              <w:t xml:space="preserve">Код лекарственного препарата по справочнику </w:t>
            </w:r>
            <w:r>
              <w:rPr>
                <w:sz w:val="18"/>
                <w:szCs w:val="18"/>
              </w:rPr>
              <w:t>«</w:t>
            </w:r>
            <w:r w:rsidRPr="00273CF9">
              <w:rPr>
                <w:sz w:val="18"/>
                <w:szCs w:val="18"/>
              </w:rPr>
              <w:t>Лекарственные препараты</w:t>
            </w:r>
            <w:r>
              <w:rPr>
                <w:sz w:val="18"/>
                <w:szCs w:val="18"/>
              </w:rPr>
              <w:t>»</w:t>
            </w:r>
            <w:r w:rsidRPr="00273CF9">
              <w:rPr>
                <w:sz w:val="18"/>
                <w:szCs w:val="18"/>
              </w:rPr>
              <w:t xml:space="preserve"> (drugInfoUsingReferenceInfo\positionsTradeName\positionTradeName\drugCode)</w:t>
            </w:r>
          </w:p>
          <w:p w14:paraId="7E16E671" w14:textId="77777777" w:rsidR="001D3AF5" w:rsidRPr="00273CF9" w:rsidRDefault="001D3AF5" w:rsidP="00DD50DC">
            <w:pPr>
              <w:pStyle w:val="ad"/>
              <w:jc w:val="left"/>
              <w:rPr>
                <w:sz w:val="18"/>
                <w:szCs w:val="18"/>
              </w:rPr>
            </w:pPr>
          </w:p>
          <w:p w14:paraId="3EBE9E70" w14:textId="1689940E" w:rsidR="001D3AF5" w:rsidRPr="00273CF9" w:rsidRDefault="001D3AF5" w:rsidP="002D0245">
            <w:pPr>
              <w:pStyle w:val="ad"/>
              <w:numPr>
                <w:ilvl w:val="0"/>
                <w:numId w:val="154"/>
              </w:numPr>
              <w:jc w:val="left"/>
              <w:rPr>
                <w:sz w:val="18"/>
                <w:szCs w:val="18"/>
              </w:rPr>
            </w:pPr>
            <w:r w:rsidRPr="00273CF9">
              <w:rPr>
                <w:sz w:val="18"/>
                <w:szCs w:val="18"/>
              </w:rPr>
              <w:t>Удалены требования выгрузки полей</w:t>
            </w:r>
          </w:p>
          <w:p w14:paraId="6D261CB0" w14:textId="67B27BD9" w:rsidR="001D3AF5" w:rsidRPr="00273CF9" w:rsidRDefault="001D3AF5" w:rsidP="00DD50DC">
            <w:pPr>
              <w:pStyle w:val="ad"/>
              <w:jc w:val="left"/>
              <w:rPr>
                <w:sz w:val="18"/>
                <w:szCs w:val="18"/>
              </w:rPr>
            </w:pPr>
          </w:p>
          <w:p w14:paraId="4F5EB670" w14:textId="55668FB4" w:rsidR="001D3AF5" w:rsidRPr="00D119F9" w:rsidRDefault="001D3AF5" w:rsidP="00872AC2">
            <w:pPr>
              <w:pStyle w:val="ad"/>
              <w:jc w:val="left"/>
              <w:rPr>
                <w:sz w:val="18"/>
                <w:szCs w:val="18"/>
                <w:lang w:val="en-US"/>
              </w:rPr>
            </w:pPr>
            <w:r w:rsidRPr="00D119F9">
              <w:rPr>
                <w:sz w:val="18"/>
                <w:szCs w:val="18"/>
                <w:lang w:val="en-US"/>
              </w:rPr>
              <w:t>«</w:t>
            </w:r>
            <w:r w:rsidRPr="00273CF9">
              <w:rPr>
                <w:sz w:val="18"/>
                <w:szCs w:val="18"/>
              </w:rPr>
              <w:t>Код</w:t>
            </w:r>
            <w:r w:rsidRPr="00D119F9">
              <w:rPr>
                <w:sz w:val="18"/>
                <w:szCs w:val="18"/>
                <w:lang w:val="en-US"/>
              </w:rPr>
              <w:t xml:space="preserve"> </w:t>
            </w:r>
            <w:r w:rsidRPr="00273CF9">
              <w:rPr>
                <w:sz w:val="18"/>
                <w:szCs w:val="18"/>
              </w:rPr>
              <w:t>торгового</w:t>
            </w:r>
            <w:r w:rsidRPr="00D119F9">
              <w:rPr>
                <w:sz w:val="18"/>
                <w:szCs w:val="18"/>
                <w:lang w:val="en-US"/>
              </w:rPr>
              <w:t xml:space="preserve"> </w:t>
            </w:r>
            <w:r w:rsidRPr="00273CF9">
              <w:rPr>
                <w:sz w:val="18"/>
                <w:szCs w:val="18"/>
              </w:rPr>
              <w:t>наименования</w:t>
            </w:r>
            <w:r w:rsidRPr="00D119F9">
              <w:rPr>
                <w:sz w:val="18"/>
                <w:szCs w:val="18"/>
                <w:lang w:val="en-US"/>
              </w:rPr>
              <w:t>» (</w:t>
            </w:r>
            <w:r w:rsidRPr="00273CF9">
              <w:rPr>
                <w:sz w:val="18"/>
                <w:szCs w:val="18"/>
                <w:lang w:val="en-US"/>
              </w:rPr>
              <w:t>drugInfoUsingReferenceInfo</w:t>
            </w:r>
            <w:r w:rsidRPr="00D119F9">
              <w:rPr>
                <w:sz w:val="18"/>
                <w:szCs w:val="18"/>
                <w:lang w:val="en-US"/>
              </w:rPr>
              <w:t>\</w:t>
            </w:r>
            <w:r w:rsidRPr="00273CF9">
              <w:rPr>
                <w:sz w:val="18"/>
                <w:szCs w:val="18"/>
                <w:lang w:val="en-US"/>
              </w:rPr>
              <w:t>positionsTradeName</w:t>
            </w:r>
            <w:r w:rsidRPr="00D119F9">
              <w:rPr>
                <w:sz w:val="18"/>
                <w:szCs w:val="18"/>
                <w:lang w:val="en-US"/>
              </w:rPr>
              <w:t>\</w:t>
            </w:r>
            <w:r w:rsidRPr="00273CF9">
              <w:rPr>
                <w:sz w:val="18"/>
                <w:szCs w:val="18"/>
                <w:lang w:val="en-US"/>
              </w:rPr>
              <w:t>positionTradeName</w:t>
            </w:r>
            <w:r w:rsidRPr="00D119F9">
              <w:rPr>
                <w:sz w:val="18"/>
                <w:szCs w:val="18"/>
                <w:lang w:val="en-US"/>
              </w:rPr>
              <w:t>\</w:t>
            </w:r>
            <w:r w:rsidRPr="00273CF9">
              <w:rPr>
                <w:sz w:val="18"/>
                <w:szCs w:val="18"/>
                <w:lang w:val="en-US"/>
              </w:rPr>
              <w:t>tradeInfo</w:t>
            </w:r>
            <w:r w:rsidRPr="00D119F9">
              <w:rPr>
                <w:sz w:val="18"/>
                <w:szCs w:val="18"/>
                <w:lang w:val="en-US"/>
              </w:rPr>
              <w:t>\</w:t>
            </w:r>
            <w:r w:rsidRPr="00273CF9">
              <w:rPr>
                <w:sz w:val="18"/>
                <w:szCs w:val="18"/>
                <w:lang w:val="en-US"/>
              </w:rPr>
              <w:t>tradeCode</w:t>
            </w:r>
            <w:r w:rsidRPr="00D119F9">
              <w:rPr>
                <w:sz w:val="18"/>
                <w:szCs w:val="18"/>
                <w:lang w:val="en-US"/>
              </w:rPr>
              <w:t>)</w:t>
            </w:r>
          </w:p>
          <w:p w14:paraId="7F89BBBA" w14:textId="59124A6E" w:rsidR="001D3AF5" w:rsidRPr="00273CF9" w:rsidRDefault="001D3AF5" w:rsidP="00872AC2">
            <w:pPr>
              <w:pStyle w:val="ad"/>
              <w:jc w:val="left"/>
              <w:rPr>
                <w:sz w:val="18"/>
                <w:szCs w:val="18"/>
                <w:lang w:val="en-US"/>
              </w:rPr>
            </w:pPr>
            <w:r>
              <w:rPr>
                <w:sz w:val="18"/>
                <w:szCs w:val="18"/>
                <w:lang w:val="en-US"/>
              </w:rPr>
              <w:t>“</w:t>
            </w:r>
            <w:r w:rsidRPr="00273CF9">
              <w:rPr>
                <w:sz w:val="18"/>
                <w:szCs w:val="18"/>
                <w:lang w:val="en-US"/>
              </w:rPr>
              <w:t>Код лекарственной формы</w:t>
            </w:r>
            <w:r>
              <w:rPr>
                <w:sz w:val="18"/>
                <w:szCs w:val="18"/>
                <w:lang w:val="en-US"/>
              </w:rPr>
              <w:t>”</w:t>
            </w:r>
            <w:r w:rsidRPr="00273CF9">
              <w:rPr>
                <w:sz w:val="18"/>
                <w:szCs w:val="18"/>
                <w:lang w:val="en-US"/>
              </w:rPr>
              <w:t xml:space="preserve"> (drugInfoUsingReferenceInfo\positionsTradeName\positionTradeName\dosageFormInfo\dosageFormCode)</w:t>
            </w:r>
          </w:p>
          <w:p w14:paraId="45462C64" w14:textId="7ACD6A87" w:rsidR="001D3AF5" w:rsidRPr="00273CF9" w:rsidRDefault="001D3AF5" w:rsidP="00872AC2">
            <w:pPr>
              <w:pStyle w:val="ad"/>
              <w:jc w:val="left"/>
              <w:rPr>
                <w:sz w:val="18"/>
                <w:szCs w:val="18"/>
                <w:lang w:val="en-US"/>
              </w:rPr>
            </w:pPr>
            <w:r>
              <w:rPr>
                <w:sz w:val="18"/>
                <w:szCs w:val="18"/>
                <w:lang w:val="en-US"/>
              </w:rPr>
              <w:t>“</w:t>
            </w:r>
            <w:r w:rsidRPr="00273CF9">
              <w:rPr>
                <w:sz w:val="18"/>
                <w:szCs w:val="18"/>
                <w:lang w:val="en-US"/>
              </w:rPr>
              <w:t xml:space="preserve">Код дозировки по справочнику  </w:t>
            </w:r>
            <w:r>
              <w:rPr>
                <w:sz w:val="18"/>
                <w:szCs w:val="18"/>
                <w:lang w:val="en-US"/>
              </w:rPr>
              <w:t>“</w:t>
            </w:r>
            <w:r w:rsidRPr="00273CF9">
              <w:rPr>
                <w:sz w:val="18"/>
                <w:szCs w:val="18"/>
                <w:lang w:val="en-US"/>
              </w:rPr>
              <w:t>Дозировки</w:t>
            </w:r>
            <w:r>
              <w:rPr>
                <w:sz w:val="18"/>
                <w:szCs w:val="18"/>
                <w:lang w:val="en-US"/>
              </w:rPr>
              <w:t>””</w:t>
            </w:r>
            <w:r w:rsidRPr="00273CF9">
              <w:rPr>
                <w:sz w:val="18"/>
                <w:szCs w:val="18"/>
                <w:lang w:val="en-US"/>
              </w:rPr>
              <w:t xml:space="preserve"> (drugInfoUsingReferenceInfo\positionsTradeName\positionTradeName\dosageInfo\dosageCode)</w:t>
            </w:r>
          </w:p>
          <w:p w14:paraId="0B74517B" w14:textId="77777777" w:rsidR="001D3AF5" w:rsidRPr="00273CF9" w:rsidRDefault="001D3AF5" w:rsidP="00DD50DC">
            <w:pPr>
              <w:pStyle w:val="ad"/>
              <w:jc w:val="left"/>
              <w:rPr>
                <w:sz w:val="18"/>
                <w:szCs w:val="18"/>
                <w:lang w:val="en-US"/>
              </w:rPr>
            </w:pPr>
          </w:p>
          <w:p w14:paraId="2E4C5AE9" w14:textId="357CC317" w:rsidR="001D3AF5" w:rsidRPr="00273CF9" w:rsidRDefault="001D3AF5" w:rsidP="002D0245">
            <w:pPr>
              <w:pStyle w:val="ad"/>
              <w:numPr>
                <w:ilvl w:val="0"/>
                <w:numId w:val="154"/>
              </w:numPr>
              <w:jc w:val="left"/>
              <w:rPr>
                <w:sz w:val="18"/>
                <w:szCs w:val="18"/>
              </w:rPr>
            </w:pPr>
            <w:r w:rsidRPr="00273CF9">
              <w:rPr>
                <w:sz w:val="18"/>
                <w:szCs w:val="18"/>
              </w:rPr>
              <w:t>Изменены условия и текст контролей</w:t>
            </w:r>
          </w:p>
          <w:p w14:paraId="42487955" w14:textId="77777777" w:rsidR="001D3AF5" w:rsidRPr="00273CF9" w:rsidRDefault="001D3AF5" w:rsidP="00DD50DC">
            <w:pPr>
              <w:pStyle w:val="ad"/>
              <w:jc w:val="left"/>
              <w:rPr>
                <w:sz w:val="18"/>
                <w:szCs w:val="18"/>
              </w:rPr>
            </w:pPr>
          </w:p>
          <w:p w14:paraId="71637FCD" w14:textId="77777777" w:rsidR="001D3AF5" w:rsidRPr="00273CF9" w:rsidRDefault="001D3AF5" w:rsidP="00DD50DC">
            <w:pPr>
              <w:pStyle w:val="ad"/>
              <w:jc w:val="left"/>
              <w:rPr>
                <w:sz w:val="18"/>
                <w:szCs w:val="18"/>
              </w:rPr>
            </w:pPr>
            <w:r w:rsidRPr="00273CF9">
              <w:rPr>
                <w:sz w:val="18"/>
                <w:szCs w:val="18"/>
              </w:rPr>
              <w:t>РК_ИК_0091</w:t>
            </w:r>
          </w:p>
          <w:p w14:paraId="33B053CE" w14:textId="77777777" w:rsidR="001D3AF5" w:rsidRPr="00273CF9" w:rsidRDefault="001D3AF5" w:rsidP="00DD50DC">
            <w:pPr>
              <w:pStyle w:val="ad"/>
              <w:jc w:val="left"/>
              <w:rPr>
                <w:sz w:val="18"/>
                <w:szCs w:val="18"/>
              </w:rPr>
            </w:pPr>
            <w:r w:rsidRPr="00273CF9">
              <w:rPr>
                <w:sz w:val="18"/>
                <w:szCs w:val="18"/>
              </w:rPr>
              <w:t xml:space="preserve">РК_ИК_0092 </w:t>
            </w:r>
          </w:p>
          <w:p w14:paraId="4A7707CB" w14:textId="23310E24" w:rsidR="001D3AF5" w:rsidRPr="00273CF9" w:rsidRDefault="001D3AF5" w:rsidP="00DD50DC">
            <w:pPr>
              <w:pStyle w:val="ad"/>
              <w:jc w:val="left"/>
              <w:rPr>
                <w:sz w:val="18"/>
                <w:szCs w:val="18"/>
              </w:rPr>
            </w:pPr>
            <w:r w:rsidRPr="00273CF9">
              <w:rPr>
                <w:sz w:val="18"/>
                <w:szCs w:val="18"/>
              </w:rPr>
              <w:t>РК_ИК_0093</w:t>
            </w:r>
          </w:p>
        </w:tc>
      </w:tr>
      <w:tr w:rsidR="001D3AF5" w:rsidRPr="00273CF9" w14:paraId="61B908ED" w14:textId="77777777" w:rsidTr="00D51541">
        <w:tc>
          <w:tcPr>
            <w:tcW w:w="562" w:type="dxa"/>
          </w:tcPr>
          <w:p w14:paraId="10FC78F8" w14:textId="046F1678" w:rsidR="001D3AF5" w:rsidRPr="00273CF9" w:rsidRDefault="001D3AF5" w:rsidP="002A09B6">
            <w:pPr>
              <w:pStyle w:val="ad"/>
              <w:rPr>
                <w:sz w:val="18"/>
                <w:szCs w:val="18"/>
              </w:rPr>
            </w:pPr>
            <w:r w:rsidRPr="00273CF9">
              <w:rPr>
                <w:sz w:val="18"/>
                <w:szCs w:val="18"/>
                <w:lang w:val="en-US"/>
              </w:rPr>
              <w:lastRenderedPageBreak/>
              <w:t>2.</w:t>
            </w:r>
            <w:r w:rsidRPr="00273CF9">
              <w:rPr>
                <w:sz w:val="18"/>
                <w:szCs w:val="18"/>
              </w:rPr>
              <w:t>11</w:t>
            </w:r>
          </w:p>
        </w:tc>
        <w:tc>
          <w:tcPr>
            <w:tcW w:w="1134" w:type="dxa"/>
          </w:tcPr>
          <w:p w14:paraId="40B987DA" w14:textId="7D42868C" w:rsidR="001D3AF5" w:rsidRPr="00273CF9" w:rsidRDefault="001D3AF5" w:rsidP="007157D8">
            <w:pPr>
              <w:pStyle w:val="ad"/>
              <w:rPr>
                <w:sz w:val="18"/>
                <w:szCs w:val="18"/>
              </w:rPr>
            </w:pPr>
            <w:r w:rsidRPr="00273CF9">
              <w:rPr>
                <w:sz w:val="18"/>
                <w:szCs w:val="18"/>
              </w:rPr>
              <w:t>22.05.17</w:t>
            </w:r>
          </w:p>
        </w:tc>
        <w:tc>
          <w:tcPr>
            <w:tcW w:w="1275" w:type="dxa"/>
          </w:tcPr>
          <w:p w14:paraId="23094674" w14:textId="77777777" w:rsidR="001D3AF5" w:rsidRPr="00273CF9" w:rsidRDefault="001D3AF5" w:rsidP="008B28A0">
            <w:pPr>
              <w:pStyle w:val="ad"/>
              <w:jc w:val="left"/>
              <w:rPr>
                <w:sz w:val="18"/>
                <w:szCs w:val="18"/>
              </w:rPr>
            </w:pPr>
          </w:p>
        </w:tc>
        <w:tc>
          <w:tcPr>
            <w:tcW w:w="6095" w:type="dxa"/>
          </w:tcPr>
          <w:p w14:paraId="404993D4" w14:textId="34A46D7E" w:rsidR="001D3AF5" w:rsidRPr="00273CF9" w:rsidRDefault="001D3AF5" w:rsidP="008B28A0">
            <w:pPr>
              <w:pStyle w:val="ad"/>
              <w:jc w:val="left"/>
              <w:rPr>
                <w:sz w:val="18"/>
                <w:szCs w:val="18"/>
              </w:rPr>
            </w:pPr>
            <w:r w:rsidRPr="00273CF9">
              <w:rPr>
                <w:sz w:val="18"/>
                <w:szCs w:val="18"/>
              </w:rPr>
              <w:t>1) Изменен алгоритм приема поля «Признак включения в реестр жизненно необходимых и важнейших лекарственных препаратов (ЖНВЛП)» (isZNVLP)</w:t>
            </w:r>
          </w:p>
        </w:tc>
      </w:tr>
      <w:tr w:rsidR="001D3AF5" w:rsidRPr="00273CF9" w14:paraId="1E65CD19" w14:textId="77777777" w:rsidTr="00D51541">
        <w:tc>
          <w:tcPr>
            <w:tcW w:w="562" w:type="dxa"/>
          </w:tcPr>
          <w:p w14:paraId="31A3D577" w14:textId="5083BFE7" w:rsidR="001D3AF5" w:rsidRPr="00273CF9" w:rsidRDefault="001D3AF5" w:rsidP="00B4129E">
            <w:pPr>
              <w:pStyle w:val="ad"/>
              <w:rPr>
                <w:sz w:val="18"/>
                <w:szCs w:val="18"/>
                <w:lang w:val="en-US"/>
              </w:rPr>
            </w:pPr>
            <w:r w:rsidRPr="00273CF9">
              <w:rPr>
                <w:sz w:val="18"/>
                <w:szCs w:val="18"/>
                <w:lang w:val="en-US"/>
              </w:rPr>
              <w:t>2</w:t>
            </w:r>
            <w:r w:rsidRPr="00273CF9">
              <w:rPr>
                <w:sz w:val="18"/>
                <w:szCs w:val="18"/>
              </w:rPr>
              <w:t>.</w:t>
            </w:r>
            <w:r w:rsidRPr="00273CF9">
              <w:rPr>
                <w:sz w:val="18"/>
                <w:szCs w:val="18"/>
                <w:lang w:val="en-US"/>
              </w:rPr>
              <w:t>12</w:t>
            </w:r>
          </w:p>
        </w:tc>
        <w:tc>
          <w:tcPr>
            <w:tcW w:w="1134" w:type="dxa"/>
          </w:tcPr>
          <w:p w14:paraId="75410AAC" w14:textId="69DF7F51" w:rsidR="001D3AF5" w:rsidRPr="00273CF9" w:rsidRDefault="001D3AF5" w:rsidP="00B4129E">
            <w:pPr>
              <w:pStyle w:val="ad"/>
              <w:rPr>
                <w:sz w:val="18"/>
                <w:szCs w:val="18"/>
                <w:lang w:val="en-US"/>
              </w:rPr>
            </w:pPr>
            <w:r w:rsidRPr="00273CF9">
              <w:rPr>
                <w:sz w:val="18"/>
                <w:szCs w:val="18"/>
                <w:lang w:val="en-US"/>
              </w:rPr>
              <w:t>26.05</w:t>
            </w:r>
            <w:r w:rsidRPr="00273CF9">
              <w:rPr>
                <w:sz w:val="18"/>
                <w:szCs w:val="18"/>
              </w:rPr>
              <w:t>.</w:t>
            </w:r>
            <w:r w:rsidRPr="00273CF9">
              <w:rPr>
                <w:sz w:val="18"/>
                <w:szCs w:val="18"/>
                <w:lang w:val="en-US"/>
              </w:rPr>
              <w:t>17</w:t>
            </w:r>
          </w:p>
        </w:tc>
        <w:tc>
          <w:tcPr>
            <w:tcW w:w="1275" w:type="dxa"/>
          </w:tcPr>
          <w:p w14:paraId="03C6B7D0" w14:textId="2C9834A0" w:rsidR="001D3AF5" w:rsidRPr="00273CF9" w:rsidRDefault="001D3AF5" w:rsidP="008B28A0">
            <w:pPr>
              <w:pStyle w:val="ad"/>
              <w:jc w:val="left"/>
              <w:rPr>
                <w:sz w:val="18"/>
                <w:szCs w:val="18"/>
              </w:rPr>
            </w:pPr>
            <w:r w:rsidRPr="00273CF9">
              <w:rPr>
                <w:sz w:val="18"/>
                <w:szCs w:val="18"/>
              </w:rPr>
              <w:t>FCSNF-4069</w:t>
            </w:r>
          </w:p>
        </w:tc>
        <w:tc>
          <w:tcPr>
            <w:tcW w:w="6095" w:type="dxa"/>
          </w:tcPr>
          <w:p w14:paraId="79692154" w14:textId="310F6F04" w:rsidR="001D3AF5" w:rsidRPr="00273CF9" w:rsidRDefault="001D3AF5" w:rsidP="008B28A0">
            <w:pPr>
              <w:pStyle w:val="ad"/>
              <w:jc w:val="left"/>
              <w:rPr>
                <w:sz w:val="18"/>
                <w:szCs w:val="18"/>
              </w:rPr>
            </w:pPr>
            <w:r w:rsidRPr="00273CF9">
              <w:rPr>
                <w:sz w:val="18"/>
                <w:szCs w:val="18"/>
              </w:rPr>
              <w:t>Добавлено описание приема полей в добавленных блоков:</w:t>
            </w:r>
          </w:p>
          <w:p w14:paraId="30C44460" w14:textId="77777777" w:rsidR="001D3AF5" w:rsidRPr="00273CF9" w:rsidRDefault="001D3AF5" w:rsidP="008B28A0">
            <w:pPr>
              <w:pStyle w:val="ad"/>
              <w:jc w:val="left"/>
              <w:rPr>
                <w:sz w:val="18"/>
                <w:szCs w:val="18"/>
              </w:rPr>
            </w:pPr>
          </w:p>
          <w:p w14:paraId="5FACD98F" w14:textId="77777777" w:rsidR="001D3AF5" w:rsidRPr="00273CF9" w:rsidRDefault="001D3AF5" w:rsidP="00032990">
            <w:pPr>
              <w:pStyle w:val="ad"/>
              <w:jc w:val="left"/>
              <w:rPr>
                <w:sz w:val="18"/>
                <w:szCs w:val="18"/>
              </w:rPr>
            </w:pPr>
            <w:r w:rsidRPr="00273CF9">
              <w:rPr>
                <w:sz w:val="18"/>
                <w:szCs w:val="18"/>
              </w:rPr>
              <w:t>Блок «Предусмотрена выплата аванса» (advancePaymentSum)</w:t>
            </w:r>
          </w:p>
          <w:p w14:paraId="3213C087" w14:textId="77777777" w:rsidR="001D3AF5" w:rsidRPr="00273CF9" w:rsidRDefault="001D3AF5" w:rsidP="00032990">
            <w:pPr>
              <w:pStyle w:val="ad"/>
              <w:jc w:val="left"/>
              <w:rPr>
                <w:sz w:val="18"/>
                <w:szCs w:val="18"/>
              </w:rPr>
            </w:pPr>
            <w:r w:rsidRPr="00273CF9">
              <w:rPr>
                <w:sz w:val="18"/>
                <w:szCs w:val="18"/>
              </w:rPr>
              <w:t>Блок «Информация о гарантии качества товара, работы услуги» (qualityGuaranteeInfo)</w:t>
            </w:r>
          </w:p>
          <w:p w14:paraId="017041B0" w14:textId="77777777" w:rsidR="001D3AF5" w:rsidRPr="00273CF9" w:rsidRDefault="001D3AF5" w:rsidP="00032990">
            <w:pPr>
              <w:pStyle w:val="ad"/>
              <w:jc w:val="left"/>
              <w:rPr>
                <w:sz w:val="18"/>
                <w:szCs w:val="18"/>
              </w:rPr>
            </w:pPr>
            <w:r w:rsidRPr="00273CF9">
              <w:rPr>
                <w:sz w:val="18"/>
                <w:szCs w:val="18"/>
              </w:rPr>
              <w:t>Блок «Обеспечение исполнения обязательств по предоставленной гарантии качества товаров, работ, услуг» (execObligationsGuaranteeInfo)</w:t>
            </w:r>
          </w:p>
          <w:p w14:paraId="45F5BC09" w14:textId="0AEB4974" w:rsidR="001D3AF5" w:rsidRPr="00273CF9" w:rsidRDefault="001D3AF5" w:rsidP="00032990">
            <w:pPr>
              <w:pStyle w:val="ad"/>
              <w:jc w:val="left"/>
              <w:rPr>
                <w:sz w:val="18"/>
                <w:szCs w:val="18"/>
              </w:rPr>
            </w:pPr>
          </w:p>
          <w:p w14:paraId="7F6D931F" w14:textId="39ACD406" w:rsidR="001D3AF5" w:rsidRPr="00273CF9" w:rsidRDefault="001D3AF5" w:rsidP="00032990">
            <w:pPr>
              <w:pStyle w:val="ad"/>
              <w:jc w:val="left"/>
              <w:rPr>
                <w:sz w:val="18"/>
                <w:szCs w:val="18"/>
              </w:rPr>
            </w:pPr>
            <w:r w:rsidRPr="00273CF9">
              <w:rPr>
                <w:sz w:val="18"/>
                <w:szCs w:val="18"/>
              </w:rPr>
              <w:t>Добавлены контроли:</w:t>
            </w:r>
          </w:p>
          <w:p w14:paraId="129D44C2" w14:textId="77777777" w:rsidR="001D3AF5" w:rsidRPr="00273CF9" w:rsidRDefault="001D3AF5" w:rsidP="00032990">
            <w:pPr>
              <w:pStyle w:val="ad"/>
              <w:jc w:val="left"/>
              <w:rPr>
                <w:sz w:val="18"/>
                <w:szCs w:val="18"/>
              </w:rPr>
            </w:pPr>
            <w:r w:rsidRPr="00273CF9">
              <w:rPr>
                <w:sz w:val="18"/>
                <w:szCs w:val="18"/>
              </w:rPr>
              <w:t>РК_ИК_0096</w:t>
            </w:r>
          </w:p>
          <w:p w14:paraId="36638544" w14:textId="77777777" w:rsidR="001D3AF5" w:rsidRPr="00273CF9" w:rsidRDefault="001D3AF5" w:rsidP="00032990">
            <w:pPr>
              <w:pStyle w:val="ad"/>
              <w:jc w:val="left"/>
              <w:rPr>
                <w:sz w:val="18"/>
                <w:szCs w:val="18"/>
              </w:rPr>
            </w:pPr>
            <w:r w:rsidRPr="00273CF9">
              <w:rPr>
                <w:sz w:val="18"/>
                <w:szCs w:val="18"/>
              </w:rPr>
              <w:t>РК_ИК_0097</w:t>
            </w:r>
          </w:p>
          <w:p w14:paraId="22FC63C9" w14:textId="77777777" w:rsidR="001D3AF5" w:rsidRPr="00273CF9" w:rsidRDefault="001D3AF5" w:rsidP="00032990">
            <w:pPr>
              <w:pStyle w:val="ad"/>
              <w:jc w:val="left"/>
              <w:rPr>
                <w:sz w:val="18"/>
                <w:szCs w:val="18"/>
              </w:rPr>
            </w:pPr>
            <w:r w:rsidRPr="00273CF9">
              <w:rPr>
                <w:sz w:val="18"/>
                <w:szCs w:val="18"/>
              </w:rPr>
              <w:t>РК_ИК_0098</w:t>
            </w:r>
          </w:p>
          <w:p w14:paraId="478CE6F1" w14:textId="77777777" w:rsidR="001D3AF5" w:rsidRPr="00273CF9" w:rsidRDefault="001D3AF5" w:rsidP="00032990">
            <w:pPr>
              <w:pStyle w:val="ad"/>
              <w:jc w:val="left"/>
              <w:rPr>
                <w:sz w:val="18"/>
                <w:szCs w:val="18"/>
              </w:rPr>
            </w:pPr>
            <w:r w:rsidRPr="00273CF9">
              <w:rPr>
                <w:sz w:val="18"/>
                <w:szCs w:val="18"/>
              </w:rPr>
              <w:t>РК_ИК_0099</w:t>
            </w:r>
          </w:p>
          <w:p w14:paraId="4ECDF603" w14:textId="77777777" w:rsidR="001D3AF5" w:rsidRPr="00273CF9" w:rsidRDefault="001D3AF5" w:rsidP="00032990">
            <w:pPr>
              <w:pStyle w:val="ad"/>
              <w:jc w:val="left"/>
              <w:rPr>
                <w:sz w:val="18"/>
                <w:szCs w:val="18"/>
              </w:rPr>
            </w:pPr>
            <w:r w:rsidRPr="00273CF9">
              <w:rPr>
                <w:sz w:val="18"/>
                <w:szCs w:val="18"/>
              </w:rPr>
              <w:t>РК_ИК_0100</w:t>
            </w:r>
          </w:p>
          <w:p w14:paraId="4267AD07" w14:textId="01CDE3E0" w:rsidR="001D3AF5" w:rsidRPr="00273CF9" w:rsidRDefault="001D3AF5" w:rsidP="00032990">
            <w:pPr>
              <w:pStyle w:val="ad"/>
              <w:jc w:val="left"/>
              <w:rPr>
                <w:sz w:val="18"/>
                <w:szCs w:val="18"/>
              </w:rPr>
            </w:pPr>
            <w:r w:rsidRPr="00273CF9">
              <w:rPr>
                <w:sz w:val="18"/>
                <w:szCs w:val="18"/>
              </w:rPr>
              <w:t>РК_ИК_0101</w:t>
            </w:r>
          </w:p>
        </w:tc>
      </w:tr>
      <w:tr w:rsidR="001D3AF5" w:rsidRPr="001D3AF5" w14:paraId="15D0AFA8" w14:textId="77777777" w:rsidTr="00D51541">
        <w:tc>
          <w:tcPr>
            <w:tcW w:w="562" w:type="dxa"/>
          </w:tcPr>
          <w:p w14:paraId="4F3AA9BF" w14:textId="0A418275" w:rsidR="001D3AF5" w:rsidRPr="00273CF9" w:rsidRDefault="001D3AF5" w:rsidP="00B4129E">
            <w:pPr>
              <w:pStyle w:val="ad"/>
              <w:rPr>
                <w:sz w:val="18"/>
                <w:szCs w:val="18"/>
              </w:rPr>
            </w:pPr>
            <w:r w:rsidRPr="00273CF9">
              <w:rPr>
                <w:sz w:val="18"/>
                <w:szCs w:val="18"/>
              </w:rPr>
              <w:t>2.13</w:t>
            </w:r>
          </w:p>
        </w:tc>
        <w:tc>
          <w:tcPr>
            <w:tcW w:w="1134" w:type="dxa"/>
          </w:tcPr>
          <w:p w14:paraId="188ED144" w14:textId="506A0EE4" w:rsidR="001D3AF5" w:rsidRPr="00273CF9" w:rsidRDefault="001D3AF5" w:rsidP="00B4129E">
            <w:pPr>
              <w:pStyle w:val="ad"/>
              <w:rPr>
                <w:sz w:val="18"/>
                <w:szCs w:val="18"/>
              </w:rPr>
            </w:pPr>
            <w:r w:rsidRPr="00273CF9">
              <w:rPr>
                <w:sz w:val="18"/>
                <w:szCs w:val="18"/>
              </w:rPr>
              <w:t>29.05.17</w:t>
            </w:r>
          </w:p>
        </w:tc>
        <w:tc>
          <w:tcPr>
            <w:tcW w:w="1275" w:type="dxa"/>
          </w:tcPr>
          <w:p w14:paraId="315E8D22" w14:textId="594F7ECC" w:rsidR="001D3AF5" w:rsidRPr="00273CF9" w:rsidRDefault="001D3AF5" w:rsidP="004A65D5">
            <w:pPr>
              <w:pStyle w:val="ad"/>
              <w:jc w:val="left"/>
              <w:rPr>
                <w:sz w:val="18"/>
                <w:szCs w:val="18"/>
              </w:rPr>
            </w:pPr>
            <w:r w:rsidRPr="00273CF9">
              <w:rPr>
                <w:sz w:val="18"/>
                <w:szCs w:val="18"/>
              </w:rPr>
              <w:t>FCSNF-4104</w:t>
            </w:r>
          </w:p>
        </w:tc>
        <w:tc>
          <w:tcPr>
            <w:tcW w:w="6095" w:type="dxa"/>
          </w:tcPr>
          <w:p w14:paraId="0D4E8BD5" w14:textId="5A3F95E9" w:rsidR="001D3AF5" w:rsidRPr="00273CF9" w:rsidRDefault="001D3AF5" w:rsidP="004A65D5">
            <w:pPr>
              <w:pStyle w:val="ad"/>
              <w:jc w:val="left"/>
              <w:rPr>
                <w:sz w:val="18"/>
                <w:szCs w:val="18"/>
              </w:rPr>
            </w:pPr>
            <w:r w:rsidRPr="00273CF9">
              <w:rPr>
                <w:sz w:val="18"/>
                <w:szCs w:val="18"/>
              </w:rPr>
              <w:t xml:space="preserve">Добавлены контроли РК_ИК_0103 и РК_ИК_0102 для обработки значений полей </w:t>
            </w:r>
          </w:p>
          <w:p w14:paraId="315CEFBD" w14:textId="5FAB58A2" w:rsidR="001D3AF5" w:rsidRPr="00273CF9" w:rsidRDefault="001D3AF5" w:rsidP="004A65D5">
            <w:pPr>
              <w:pStyle w:val="ad"/>
              <w:jc w:val="left"/>
              <w:rPr>
                <w:sz w:val="18"/>
                <w:szCs w:val="18"/>
                <w:lang w:val="en-US"/>
              </w:rPr>
            </w:pPr>
            <w:r w:rsidRPr="00273CF9">
              <w:rPr>
                <w:sz w:val="18"/>
                <w:szCs w:val="18"/>
                <w:lang w:val="en-US"/>
              </w:rPr>
              <w:t>«</w:t>
            </w:r>
            <w:r w:rsidRPr="00273CF9">
              <w:rPr>
                <w:sz w:val="18"/>
                <w:szCs w:val="18"/>
              </w:rPr>
              <w:t>Код</w:t>
            </w:r>
            <w:r w:rsidRPr="00273CF9">
              <w:rPr>
                <w:sz w:val="18"/>
                <w:szCs w:val="18"/>
                <w:lang w:val="en-US"/>
              </w:rPr>
              <w:t xml:space="preserve"> </w:t>
            </w:r>
            <w:r w:rsidRPr="00273CF9">
              <w:rPr>
                <w:sz w:val="18"/>
                <w:szCs w:val="18"/>
              </w:rPr>
              <w:t>вида</w:t>
            </w:r>
            <w:r w:rsidRPr="00273CF9">
              <w:rPr>
                <w:sz w:val="18"/>
                <w:szCs w:val="18"/>
                <w:lang w:val="en-US"/>
              </w:rPr>
              <w:t xml:space="preserve"> </w:t>
            </w:r>
            <w:r w:rsidRPr="00273CF9">
              <w:rPr>
                <w:sz w:val="18"/>
                <w:szCs w:val="18"/>
              </w:rPr>
              <w:t>расходов</w:t>
            </w:r>
            <w:r w:rsidRPr="00273CF9">
              <w:rPr>
                <w:sz w:val="18"/>
                <w:szCs w:val="18"/>
                <w:lang w:val="en-US"/>
              </w:rPr>
              <w:t>» (finances\budgetFunds\stages\payments\KVR)</w:t>
            </w:r>
          </w:p>
          <w:p w14:paraId="5565F1C9" w14:textId="77777777" w:rsidR="001D3AF5" w:rsidRPr="00273CF9" w:rsidRDefault="001D3AF5" w:rsidP="004A65D5">
            <w:pPr>
              <w:pStyle w:val="ad"/>
              <w:jc w:val="left"/>
              <w:rPr>
                <w:sz w:val="18"/>
                <w:szCs w:val="18"/>
                <w:lang w:val="en-US"/>
              </w:rPr>
            </w:pPr>
            <w:r w:rsidRPr="00273CF9">
              <w:rPr>
                <w:sz w:val="18"/>
                <w:szCs w:val="18"/>
                <w:lang w:val="en-US"/>
              </w:rPr>
              <w:t xml:space="preserve">« </w:t>
            </w:r>
            <w:r w:rsidRPr="00273CF9">
              <w:rPr>
                <w:sz w:val="18"/>
                <w:szCs w:val="18"/>
              </w:rPr>
              <w:t>Не</w:t>
            </w:r>
            <w:r w:rsidRPr="00273CF9">
              <w:rPr>
                <w:sz w:val="18"/>
                <w:szCs w:val="18"/>
                <w:lang w:val="en-US"/>
              </w:rPr>
              <w:t xml:space="preserve"> </w:t>
            </w:r>
            <w:r w:rsidRPr="00273CF9">
              <w:rPr>
                <w:sz w:val="18"/>
                <w:szCs w:val="18"/>
              </w:rPr>
              <w:t>указано</w:t>
            </w:r>
            <w:r w:rsidRPr="00273CF9">
              <w:rPr>
                <w:sz w:val="18"/>
                <w:szCs w:val="18"/>
                <w:lang w:val="en-US"/>
              </w:rPr>
              <w:t>» (finances\extrabudgetFunds\stages\payments\notSpecified)</w:t>
            </w:r>
          </w:p>
          <w:p w14:paraId="01C24B55" w14:textId="77777777" w:rsidR="001D3AF5" w:rsidRPr="00273CF9" w:rsidRDefault="001D3AF5" w:rsidP="008B28A0">
            <w:pPr>
              <w:pStyle w:val="ad"/>
              <w:jc w:val="left"/>
              <w:rPr>
                <w:sz w:val="18"/>
                <w:szCs w:val="18"/>
                <w:lang w:val="en-US"/>
              </w:rPr>
            </w:pPr>
          </w:p>
        </w:tc>
      </w:tr>
      <w:tr w:rsidR="001D3AF5" w:rsidRPr="00273CF9" w14:paraId="583936F9" w14:textId="77777777" w:rsidTr="00D51541">
        <w:tc>
          <w:tcPr>
            <w:tcW w:w="562" w:type="dxa"/>
          </w:tcPr>
          <w:p w14:paraId="08B37C63" w14:textId="25FED02A" w:rsidR="001D3AF5" w:rsidRPr="00273CF9" w:rsidRDefault="001D3AF5" w:rsidP="00B4129E">
            <w:pPr>
              <w:pStyle w:val="ad"/>
              <w:rPr>
                <w:sz w:val="18"/>
                <w:szCs w:val="18"/>
              </w:rPr>
            </w:pPr>
            <w:r w:rsidRPr="00273CF9">
              <w:rPr>
                <w:sz w:val="18"/>
                <w:szCs w:val="18"/>
              </w:rPr>
              <w:t>2.14</w:t>
            </w:r>
          </w:p>
        </w:tc>
        <w:tc>
          <w:tcPr>
            <w:tcW w:w="1134" w:type="dxa"/>
          </w:tcPr>
          <w:p w14:paraId="68B7AA32" w14:textId="3B84AFB4" w:rsidR="001D3AF5" w:rsidRPr="00273CF9" w:rsidRDefault="001D3AF5" w:rsidP="00B4129E">
            <w:pPr>
              <w:pStyle w:val="ad"/>
              <w:rPr>
                <w:sz w:val="18"/>
                <w:szCs w:val="18"/>
              </w:rPr>
            </w:pPr>
            <w:r w:rsidRPr="00273CF9">
              <w:rPr>
                <w:sz w:val="18"/>
                <w:szCs w:val="18"/>
              </w:rPr>
              <w:t>19.06.17</w:t>
            </w:r>
          </w:p>
        </w:tc>
        <w:tc>
          <w:tcPr>
            <w:tcW w:w="1275" w:type="dxa"/>
          </w:tcPr>
          <w:p w14:paraId="5FC0BE20" w14:textId="0BD0D240" w:rsidR="001D3AF5" w:rsidRPr="00273CF9" w:rsidRDefault="001D3AF5" w:rsidP="004A65D5">
            <w:pPr>
              <w:pStyle w:val="ad"/>
              <w:jc w:val="left"/>
              <w:rPr>
                <w:sz w:val="18"/>
                <w:szCs w:val="18"/>
              </w:rPr>
            </w:pPr>
            <w:r w:rsidRPr="00273CF9">
              <w:rPr>
                <w:sz w:val="18"/>
                <w:szCs w:val="18"/>
              </w:rPr>
              <w:t>FCSNF-3390</w:t>
            </w:r>
          </w:p>
        </w:tc>
        <w:tc>
          <w:tcPr>
            <w:tcW w:w="6095" w:type="dxa"/>
          </w:tcPr>
          <w:p w14:paraId="3B974CC0" w14:textId="36DA8548" w:rsidR="001D3AF5" w:rsidRPr="00273CF9" w:rsidRDefault="001D3AF5" w:rsidP="00F75744">
            <w:pPr>
              <w:pStyle w:val="ad"/>
              <w:jc w:val="left"/>
              <w:rPr>
                <w:sz w:val="18"/>
                <w:szCs w:val="18"/>
              </w:rPr>
            </w:pPr>
            <w:r w:rsidRPr="00273CF9">
              <w:rPr>
                <w:sz w:val="18"/>
                <w:szCs w:val="18"/>
              </w:rPr>
              <w:t>Добавлено описание для блока «Сведения о связи с позицией плана-графика» (tenderPlanInfo)</w:t>
            </w:r>
          </w:p>
          <w:p w14:paraId="52149236" w14:textId="77777777" w:rsidR="001D3AF5" w:rsidRPr="00273CF9" w:rsidRDefault="001D3AF5" w:rsidP="00F75744">
            <w:pPr>
              <w:pStyle w:val="ad"/>
              <w:jc w:val="left"/>
              <w:rPr>
                <w:sz w:val="18"/>
                <w:szCs w:val="18"/>
              </w:rPr>
            </w:pPr>
            <w:r w:rsidRPr="00273CF9">
              <w:rPr>
                <w:sz w:val="18"/>
                <w:szCs w:val="18"/>
              </w:rPr>
              <w:t>Добавлены контроли</w:t>
            </w:r>
          </w:p>
          <w:p w14:paraId="04BBCD9F" w14:textId="77777777" w:rsidR="001D3AF5" w:rsidRPr="00273CF9" w:rsidRDefault="001D3AF5" w:rsidP="00F75744">
            <w:pPr>
              <w:pStyle w:val="ad"/>
              <w:jc w:val="left"/>
              <w:rPr>
                <w:sz w:val="18"/>
                <w:szCs w:val="18"/>
              </w:rPr>
            </w:pPr>
            <w:r w:rsidRPr="00273CF9">
              <w:rPr>
                <w:sz w:val="18"/>
                <w:szCs w:val="18"/>
              </w:rPr>
              <w:t>РК_ИК_0104</w:t>
            </w:r>
          </w:p>
          <w:p w14:paraId="3E2DC48B" w14:textId="77777777" w:rsidR="001D3AF5" w:rsidRPr="00273CF9" w:rsidRDefault="001D3AF5" w:rsidP="00F75744">
            <w:pPr>
              <w:pStyle w:val="ad"/>
              <w:jc w:val="left"/>
              <w:rPr>
                <w:sz w:val="18"/>
                <w:szCs w:val="18"/>
              </w:rPr>
            </w:pPr>
            <w:r w:rsidRPr="00273CF9">
              <w:rPr>
                <w:sz w:val="18"/>
                <w:szCs w:val="18"/>
              </w:rPr>
              <w:t>РК_ИК_0105</w:t>
            </w:r>
          </w:p>
          <w:p w14:paraId="6DD084A9" w14:textId="77777777" w:rsidR="001D3AF5" w:rsidRPr="00273CF9" w:rsidRDefault="001D3AF5" w:rsidP="00F75744">
            <w:pPr>
              <w:pStyle w:val="ad"/>
              <w:jc w:val="left"/>
              <w:rPr>
                <w:sz w:val="18"/>
                <w:szCs w:val="18"/>
              </w:rPr>
            </w:pPr>
            <w:r w:rsidRPr="00273CF9">
              <w:rPr>
                <w:sz w:val="18"/>
                <w:szCs w:val="18"/>
              </w:rPr>
              <w:t>РК_ИК_0106</w:t>
            </w:r>
          </w:p>
          <w:p w14:paraId="0DFC2726" w14:textId="77777777" w:rsidR="001D3AF5" w:rsidRPr="00273CF9" w:rsidRDefault="001D3AF5" w:rsidP="00F75744">
            <w:pPr>
              <w:pStyle w:val="ad"/>
              <w:jc w:val="left"/>
              <w:rPr>
                <w:sz w:val="18"/>
                <w:szCs w:val="18"/>
              </w:rPr>
            </w:pPr>
            <w:r w:rsidRPr="00273CF9">
              <w:rPr>
                <w:sz w:val="18"/>
                <w:szCs w:val="18"/>
              </w:rPr>
              <w:t>РК_ИК_0107</w:t>
            </w:r>
          </w:p>
          <w:p w14:paraId="710605DA" w14:textId="77777777" w:rsidR="001D3AF5" w:rsidRPr="00273CF9" w:rsidRDefault="001D3AF5" w:rsidP="00F75744">
            <w:pPr>
              <w:pStyle w:val="ad"/>
              <w:jc w:val="left"/>
              <w:rPr>
                <w:sz w:val="18"/>
                <w:szCs w:val="18"/>
              </w:rPr>
            </w:pPr>
            <w:r w:rsidRPr="00273CF9">
              <w:rPr>
                <w:sz w:val="18"/>
                <w:szCs w:val="18"/>
              </w:rPr>
              <w:t>РК_ИК_0108</w:t>
            </w:r>
          </w:p>
          <w:p w14:paraId="26F63527" w14:textId="77777777" w:rsidR="001D3AF5" w:rsidRPr="00273CF9" w:rsidRDefault="001D3AF5" w:rsidP="00F75744">
            <w:pPr>
              <w:pStyle w:val="ad"/>
              <w:jc w:val="left"/>
              <w:rPr>
                <w:sz w:val="18"/>
                <w:szCs w:val="18"/>
              </w:rPr>
            </w:pPr>
            <w:r w:rsidRPr="00273CF9">
              <w:rPr>
                <w:sz w:val="18"/>
                <w:szCs w:val="18"/>
              </w:rPr>
              <w:t>РК_ИК_0109</w:t>
            </w:r>
          </w:p>
          <w:p w14:paraId="256F3B0D" w14:textId="77777777" w:rsidR="001D3AF5" w:rsidRPr="00273CF9" w:rsidRDefault="001D3AF5" w:rsidP="00F75744">
            <w:pPr>
              <w:pStyle w:val="ad"/>
              <w:jc w:val="left"/>
              <w:rPr>
                <w:sz w:val="18"/>
                <w:szCs w:val="18"/>
              </w:rPr>
            </w:pPr>
            <w:r w:rsidRPr="00273CF9">
              <w:rPr>
                <w:sz w:val="18"/>
                <w:szCs w:val="18"/>
              </w:rPr>
              <w:t>РК_ИК_0110</w:t>
            </w:r>
          </w:p>
          <w:p w14:paraId="403AF6B4" w14:textId="77777777" w:rsidR="001D3AF5" w:rsidRPr="00273CF9" w:rsidRDefault="001D3AF5" w:rsidP="00F75744">
            <w:pPr>
              <w:pStyle w:val="ad"/>
              <w:jc w:val="left"/>
              <w:rPr>
                <w:sz w:val="18"/>
                <w:szCs w:val="18"/>
              </w:rPr>
            </w:pPr>
            <w:r w:rsidRPr="00273CF9">
              <w:rPr>
                <w:sz w:val="18"/>
                <w:szCs w:val="18"/>
              </w:rPr>
              <w:t>РК_ИК_0111</w:t>
            </w:r>
          </w:p>
          <w:p w14:paraId="4D8E37E4" w14:textId="4DD73359" w:rsidR="001D3AF5" w:rsidRPr="00273CF9" w:rsidRDefault="001D3AF5" w:rsidP="00F75744">
            <w:pPr>
              <w:pStyle w:val="ad"/>
              <w:jc w:val="left"/>
              <w:rPr>
                <w:sz w:val="18"/>
                <w:szCs w:val="18"/>
              </w:rPr>
            </w:pPr>
            <w:r w:rsidRPr="00273CF9">
              <w:rPr>
                <w:sz w:val="18"/>
                <w:szCs w:val="18"/>
              </w:rPr>
              <w:t>РК_ИК_0112</w:t>
            </w:r>
          </w:p>
          <w:p w14:paraId="3DC32BC4" w14:textId="77777777" w:rsidR="001D3AF5" w:rsidRPr="00273CF9" w:rsidRDefault="001D3AF5" w:rsidP="00F75744">
            <w:pPr>
              <w:pStyle w:val="ad"/>
              <w:jc w:val="left"/>
              <w:rPr>
                <w:sz w:val="18"/>
                <w:szCs w:val="18"/>
              </w:rPr>
            </w:pPr>
            <w:r w:rsidRPr="00273CF9">
              <w:rPr>
                <w:sz w:val="18"/>
                <w:szCs w:val="18"/>
              </w:rPr>
              <w:t>РК_ИК_0113</w:t>
            </w:r>
          </w:p>
          <w:p w14:paraId="6495552C" w14:textId="420BD180" w:rsidR="001D3AF5" w:rsidRPr="00273CF9" w:rsidRDefault="001D3AF5" w:rsidP="00EB18DB">
            <w:pPr>
              <w:pStyle w:val="ad"/>
              <w:jc w:val="left"/>
              <w:rPr>
                <w:sz w:val="18"/>
                <w:szCs w:val="18"/>
              </w:rPr>
            </w:pPr>
            <w:r w:rsidRPr="00273CF9">
              <w:rPr>
                <w:sz w:val="18"/>
                <w:szCs w:val="18"/>
              </w:rPr>
              <w:t>РК_ИК_0114</w:t>
            </w:r>
          </w:p>
          <w:p w14:paraId="41CBCD19" w14:textId="77777777" w:rsidR="001D3AF5" w:rsidRPr="00273CF9" w:rsidRDefault="001D3AF5" w:rsidP="00EB18DB">
            <w:pPr>
              <w:pStyle w:val="ad"/>
              <w:jc w:val="left"/>
              <w:rPr>
                <w:sz w:val="18"/>
                <w:szCs w:val="18"/>
              </w:rPr>
            </w:pPr>
            <w:r w:rsidRPr="00273CF9">
              <w:rPr>
                <w:sz w:val="18"/>
                <w:szCs w:val="18"/>
              </w:rPr>
              <w:t>РК_ИК_0115</w:t>
            </w:r>
          </w:p>
          <w:p w14:paraId="3C7E43DE" w14:textId="77777777" w:rsidR="001D3AF5" w:rsidRPr="00273CF9" w:rsidRDefault="001D3AF5" w:rsidP="00EB18DB">
            <w:pPr>
              <w:pStyle w:val="ad"/>
              <w:jc w:val="left"/>
              <w:rPr>
                <w:sz w:val="18"/>
                <w:szCs w:val="18"/>
              </w:rPr>
            </w:pPr>
          </w:p>
          <w:p w14:paraId="526E5B3A" w14:textId="77777777" w:rsidR="001D3AF5" w:rsidRPr="00273CF9" w:rsidRDefault="001D3AF5" w:rsidP="00A3785C">
            <w:pPr>
              <w:pStyle w:val="ad"/>
              <w:jc w:val="left"/>
              <w:rPr>
                <w:sz w:val="18"/>
                <w:szCs w:val="18"/>
              </w:rPr>
            </w:pPr>
            <w:r w:rsidRPr="00273CF9">
              <w:rPr>
                <w:sz w:val="18"/>
                <w:szCs w:val="18"/>
              </w:rPr>
              <w:t>FCSNF-4223 РК. Добавить контроль на обязательность загрузки редакции сведений к непрошедшим контроль</w:t>
            </w:r>
          </w:p>
          <w:p w14:paraId="30C94775" w14:textId="6EAEA1B3" w:rsidR="001D3AF5" w:rsidRPr="00273CF9" w:rsidRDefault="001D3AF5" w:rsidP="00A3785C">
            <w:pPr>
              <w:pStyle w:val="ad"/>
              <w:jc w:val="left"/>
              <w:rPr>
                <w:sz w:val="18"/>
                <w:szCs w:val="18"/>
              </w:rPr>
            </w:pPr>
            <w:r w:rsidRPr="00273CF9">
              <w:rPr>
                <w:sz w:val="18"/>
                <w:szCs w:val="18"/>
              </w:rPr>
              <w:t>Добавлен контроль РК_ИК_0116</w:t>
            </w:r>
          </w:p>
          <w:p w14:paraId="6DF3CC83" w14:textId="77777777" w:rsidR="001D3AF5" w:rsidRPr="00273CF9" w:rsidRDefault="001D3AF5" w:rsidP="00A3785C">
            <w:pPr>
              <w:pStyle w:val="ad"/>
              <w:jc w:val="left"/>
              <w:rPr>
                <w:sz w:val="18"/>
                <w:szCs w:val="18"/>
              </w:rPr>
            </w:pPr>
          </w:p>
          <w:p w14:paraId="3CF9A36B" w14:textId="6312E50F" w:rsidR="001D3AF5" w:rsidRPr="00273CF9" w:rsidRDefault="001D3AF5" w:rsidP="00A3785C">
            <w:pPr>
              <w:pStyle w:val="ad"/>
              <w:jc w:val="left"/>
              <w:rPr>
                <w:sz w:val="18"/>
                <w:szCs w:val="18"/>
              </w:rPr>
            </w:pPr>
            <w:r w:rsidRPr="00273CF9">
              <w:rPr>
                <w:sz w:val="18"/>
                <w:szCs w:val="18"/>
                <w:lang w:val="en-US"/>
              </w:rPr>
              <w:t>FCSNF</w:t>
            </w:r>
            <w:r w:rsidRPr="00273CF9">
              <w:rPr>
                <w:sz w:val="18"/>
                <w:szCs w:val="18"/>
              </w:rPr>
              <w:t>-3716</w:t>
            </w:r>
          </w:p>
          <w:p w14:paraId="791BA227" w14:textId="77777777" w:rsidR="001D3AF5" w:rsidRPr="00273CF9" w:rsidRDefault="001D3AF5" w:rsidP="00EB18DB">
            <w:pPr>
              <w:pStyle w:val="ad"/>
              <w:jc w:val="left"/>
              <w:rPr>
                <w:sz w:val="18"/>
                <w:szCs w:val="18"/>
              </w:rPr>
            </w:pPr>
            <w:r w:rsidRPr="00273CF9">
              <w:rPr>
                <w:sz w:val="18"/>
                <w:szCs w:val="18"/>
              </w:rPr>
              <w:lastRenderedPageBreak/>
              <w:t>Изменен РК_ИК_0116 (добавлен статус «на контроле»)</w:t>
            </w:r>
          </w:p>
          <w:p w14:paraId="167B2D44" w14:textId="77777777" w:rsidR="001D3AF5" w:rsidRPr="00273CF9" w:rsidRDefault="001D3AF5" w:rsidP="00EB18DB">
            <w:pPr>
              <w:pStyle w:val="ad"/>
              <w:jc w:val="left"/>
              <w:rPr>
                <w:sz w:val="18"/>
                <w:szCs w:val="18"/>
              </w:rPr>
            </w:pPr>
            <w:r w:rsidRPr="00273CF9">
              <w:rPr>
                <w:sz w:val="18"/>
                <w:szCs w:val="18"/>
              </w:rPr>
              <w:t>Добавлены контроли:</w:t>
            </w:r>
          </w:p>
          <w:p w14:paraId="0508DE69" w14:textId="77777777" w:rsidR="001D3AF5" w:rsidRPr="00273CF9" w:rsidRDefault="001D3AF5" w:rsidP="00EB18DB">
            <w:pPr>
              <w:pStyle w:val="ad"/>
              <w:jc w:val="left"/>
              <w:rPr>
                <w:sz w:val="18"/>
                <w:szCs w:val="18"/>
              </w:rPr>
            </w:pPr>
            <w:r w:rsidRPr="00273CF9">
              <w:rPr>
                <w:sz w:val="18"/>
                <w:szCs w:val="18"/>
              </w:rPr>
              <w:t>РК_ИК_0118</w:t>
            </w:r>
          </w:p>
          <w:p w14:paraId="5FB23279" w14:textId="77777777" w:rsidR="001D3AF5" w:rsidRPr="00273CF9" w:rsidRDefault="001D3AF5" w:rsidP="00B16DF8">
            <w:pPr>
              <w:pStyle w:val="ad"/>
              <w:jc w:val="left"/>
              <w:rPr>
                <w:sz w:val="18"/>
                <w:szCs w:val="18"/>
              </w:rPr>
            </w:pPr>
            <w:r w:rsidRPr="00273CF9">
              <w:rPr>
                <w:sz w:val="18"/>
                <w:szCs w:val="18"/>
              </w:rPr>
              <w:t>РК_ИК_0120</w:t>
            </w:r>
          </w:p>
          <w:p w14:paraId="5247359B" w14:textId="77777777" w:rsidR="001D3AF5" w:rsidRPr="00273CF9" w:rsidRDefault="001D3AF5" w:rsidP="00B16DF8">
            <w:pPr>
              <w:pStyle w:val="ad"/>
              <w:jc w:val="left"/>
              <w:rPr>
                <w:sz w:val="18"/>
                <w:szCs w:val="18"/>
              </w:rPr>
            </w:pPr>
          </w:p>
          <w:p w14:paraId="1A715FE8" w14:textId="77777777" w:rsidR="001D3AF5" w:rsidRPr="00273CF9" w:rsidRDefault="001D3AF5" w:rsidP="00B16DF8">
            <w:pPr>
              <w:pStyle w:val="ad"/>
              <w:jc w:val="left"/>
              <w:rPr>
                <w:sz w:val="18"/>
                <w:szCs w:val="18"/>
              </w:rPr>
            </w:pPr>
            <w:r w:rsidRPr="00273CF9">
              <w:rPr>
                <w:sz w:val="18"/>
                <w:szCs w:val="18"/>
              </w:rPr>
              <w:t>FCSNF-3892 Доработки интеграции РК на версию 7.2</w:t>
            </w:r>
          </w:p>
          <w:p w14:paraId="6C5FDEC7" w14:textId="77777777" w:rsidR="001D3AF5" w:rsidRPr="00273CF9" w:rsidRDefault="001D3AF5" w:rsidP="004A5090">
            <w:pPr>
              <w:pStyle w:val="ad"/>
              <w:jc w:val="left"/>
              <w:rPr>
                <w:sz w:val="18"/>
                <w:szCs w:val="18"/>
              </w:rPr>
            </w:pPr>
          </w:p>
          <w:p w14:paraId="01382D5F" w14:textId="38749AB5" w:rsidR="001D3AF5" w:rsidRPr="00273CF9" w:rsidRDefault="001D3AF5" w:rsidP="004A5090">
            <w:pPr>
              <w:pStyle w:val="ad"/>
              <w:jc w:val="left"/>
              <w:rPr>
                <w:sz w:val="18"/>
                <w:szCs w:val="18"/>
              </w:rPr>
            </w:pPr>
            <w:r w:rsidRPr="00273CF9">
              <w:rPr>
                <w:sz w:val="18"/>
                <w:szCs w:val="18"/>
              </w:rPr>
              <w:t>Добавлен контроль РК_ИК_0123</w:t>
            </w:r>
          </w:p>
          <w:p w14:paraId="361D9EE8" w14:textId="77777777" w:rsidR="001D3AF5" w:rsidRPr="00273CF9" w:rsidRDefault="001D3AF5" w:rsidP="004A5090">
            <w:pPr>
              <w:pStyle w:val="ad"/>
              <w:jc w:val="left"/>
              <w:rPr>
                <w:sz w:val="18"/>
                <w:szCs w:val="18"/>
              </w:rPr>
            </w:pPr>
          </w:p>
          <w:p w14:paraId="42637691" w14:textId="77777777" w:rsidR="001D3AF5" w:rsidRPr="00273CF9" w:rsidRDefault="001D3AF5" w:rsidP="00B6185B">
            <w:pPr>
              <w:pStyle w:val="ad"/>
              <w:rPr>
                <w:sz w:val="18"/>
                <w:szCs w:val="18"/>
              </w:rPr>
            </w:pPr>
            <w:r w:rsidRPr="00273CF9">
              <w:rPr>
                <w:sz w:val="18"/>
                <w:szCs w:val="18"/>
              </w:rPr>
              <w:t xml:space="preserve">Отменен контроль </w:t>
            </w:r>
            <w:r w:rsidRPr="00273CF9">
              <w:rPr>
                <w:rStyle w:val="apple-converted-space"/>
                <w:sz w:val="18"/>
                <w:szCs w:val="18"/>
              </w:rPr>
              <w:t> </w:t>
            </w:r>
            <w:r w:rsidRPr="00273CF9">
              <w:rPr>
                <w:sz w:val="18"/>
                <w:szCs w:val="18"/>
              </w:rPr>
              <w:t>РК_ИК_0094</w:t>
            </w:r>
          </w:p>
          <w:p w14:paraId="7CC87B81" w14:textId="77777777" w:rsidR="001D3AF5" w:rsidRPr="00273CF9" w:rsidRDefault="001D3AF5" w:rsidP="00B6185B">
            <w:pPr>
              <w:pStyle w:val="ad"/>
              <w:rPr>
                <w:sz w:val="18"/>
                <w:szCs w:val="18"/>
              </w:rPr>
            </w:pPr>
          </w:p>
          <w:p w14:paraId="4B8CF062" w14:textId="77777777" w:rsidR="001D3AF5" w:rsidRPr="00273CF9" w:rsidRDefault="001D3AF5" w:rsidP="008007FE">
            <w:pPr>
              <w:pStyle w:val="ad"/>
              <w:jc w:val="left"/>
              <w:rPr>
                <w:sz w:val="18"/>
                <w:szCs w:val="18"/>
              </w:rPr>
            </w:pPr>
            <w:r w:rsidRPr="00273CF9">
              <w:rPr>
                <w:sz w:val="18"/>
                <w:szCs w:val="18"/>
              </w:rPr>
              <w:t xml:space="preserve">Изменено описание блока </w:t>
            </w:r>
          </w:p>
          <w:p w14:paraId="78EEC414" w14:textId="77777777" w:rsidR="001D3AF5" w:rsidRPr="00273CF9" w:rsidRDefault="001D3AF5" w:rsidP="008007FE">
            <w:pPr>
              <w:pStyle w:val="ad"/>
              <w:rPr>
                <w:sz w:val="18"/>
                <w:szCs w:val="18"/>
              </w:rPr>
            </w:pPr>
            <w:r w:rsidRPr="00273CF9">
              <w:rPr>
                <w:sz w:val="18"/>
                <w:szCs w:val="18"/>
              </w:rPr>
              <w:t>Информация о лекарственных препаратах формируется с использованием справочной информации (не в текстовой форме) (drugInfoUsingReferenceInfo)</w:t>
            </w:r>
          </w:p>
          <w:p w14:paraId="51C5E75F" w14:textId="77777777" w:rsidR="001D3AF5" w:rsidRPr="00273CF9" w:rsidRDefault="001D3AF5" w:rsidP="00B6185B">
            <w:pPr>
              <w:pStyle w:val="ad"/>
              <w:rPr>
                <w:sz w:val="18"/>
                <w:szCs w:val="18"/>
              </w:rPr>
            </w:pPr>
          </w:p>
          <w:p w14:paraId="75131F71" w14:textId="77777777" w:rsidR="001D3AF5" w:rsidRPr="00273CF9" w:rsidRDefault="001D3AF5" w:rsidP="00B6185B">
            <w:pPr>
              <w:pStyle w:val="ad"/>
              <w:rPr>
                <w:sz w:val="18"/>
                <w:szCs w:val="18"/>
              </w:rPr>
            </w:pPr>
            <w:r w:rsidRPr="00273CF9">
              <w:rPr>
                <w:sz w:val="18"/>
                <w:szCs w:val="18"/>
              </w:rPr>
              <w:t>Добавлен контроль РК_ИК_0124 и РК_ИК_0125</w:t>
            </w:r>
          </w:p>
          <w:p w14:paraId="3944D97A" w14:textId="77777777" w:rsidR="001D3AF5" w:rsidRPr="00273CF9" w:rsidRDefault="001D3AF5" w:rsidP="00B6185B">
            <w:pPr>
              <w:pStyle w:val="ad"/>
              <w:rPr>
                <w:sz w:val="18"/>
                <w:szCs w:val="18"/>
              </w:rPr>
            </w:pPr>
          </w:p>
          <w:p w14:paraId="21580267" w14:textId="477F15D1" w:rsidR="001D3AF5" w:rsidRPr="00273CF9" w:rsidRDefault="001D3AF5" w:rsidP="00B6185B">
            <w:pPr>
              <w:pStyle w:val="ad"/>
              <w:rPr>
                <w:sz w:val="18"/>
                <w:szCs w:val="18"/>
              </w:rPr>
            </w:pPr>
            <w:r w:rsidRPr="00273CF9">
              <w:rPr>
                <w:sz w:val="18"/>
                <w:szCs w:val="18"/>
              </w:rPr>
              <w:t>Дополнено описание блока Блок «Поставщики» (</w:t>
            </w:r>
            <w:r w:rsidRPr="00273CF9">
              <w:rPr>
                <w:sz w:val="18"/>
                <w:szCs w:val="18"/>
                <w:lang w:val="en-US"/>
              </w:rPr>
              <w:t>suppliers</w:t>
            </w:r>
            <w:r w:rsidRPr="00273CF9">
              <w:rPr>
                <w:sz w:val="18"/>
                <w:szCs w:val="18"/>
              </w:rPr>
              <w:t>).</w:t>
            </w:r>
          </w:p>
          <w:p w14:paraId="79AA25D0" w14:textId="77777777" w:rsidR="001D3AF5" w:rsidRPr="00273CF9" w:rsidRDefault="001D3AF5" w:rsidP="00B6185B">
            <w:pPr>
              <w:pStyle w:val="ad"/>
              <w:rPr>
                <w:sz w:val="18"/>
                <w:szCs w:val="18"/>
              </w:rPr>
            </w:pPr>
          </w:p>
          <w:p w14:paraId="1BB4EC53" w14:textId="77777777" w:rsidR="001D3AF5" w:rsidRPr="00273CF9" w:rsidRDefault="001D3AF5" w:rsidP="00B6185B">
            <w:pPr>
              <w:pStyle w:val="ad"/>
              <w:rPr>
                <w:sz w:val="18"/>
                <w:szCs w:val="18"/>
              </w:rPr>
            </w:pPr>
            <w:r w:rsidRPr="00273CF9">
              <w:rPr>
                <w:sz w:val="18"/>
                <w:szCs w:val="18"/>
              </w:rPr>
              <w:t>Добавлено описание обработки поля Комплектность упаковки (completeness)</w:t>
            </w:r>
          </w:p>
          <w:p w14:paraId="06DAE28E" w14:textId="77777777" w:rsidR="001D3AF5" w:rsidRPr="00273CF9" w:rsidRDefault="001D3AF5" w:rsidP="00B6185B">
            <w:pPr>
              <w:pStyle w:val="ad"/>
              <w:rPr>
                <w:sz w:val="18"/>
                <w:szCs w:val="18"/>
              </w:rPr>
            </w:pPr>
          </w:p>
          <w:p w14:paraId="281F7788" w14:textId="4D59512C" w:rsidR="001D3AF5" w:rsidRPr="00273CF9" w:rsidRDefault="001D3AF5" w:rsidP="00B6185B">
            <w:pPr>
              <w:pStyle w:val="ad"/>
              <w:rPr>
                <w:sz w:val="18"/>
                <w:szCs w:val="18"/>
              </w:rPr>
            </w:pPr>
            <w:r w:rsidRPr="00273CF9">
              <w:rPr>
                <w:sz w:val="18"/>
                <w:szCs w:val="18"/>
              </w:rPr>
              <w:t>Добавлено описание обработки полей Количество лекарственных форм в первичной упаковке (packaging1Quantity)</w:t>
            </w:r>
          </w:p>
          <w:p w14:paraId="5A396A68" w14:textId="5E8142CB" w:rsidR="001D3AF5" w:rsidRPr="00273CF9" w:rsidRDefault="001D3AF5" w:rsidP="00B6185B">
            <w:pPr>
              <w:pStyle w:val="ad"/>
              <w:rPr>
                <w:sz w:val="18"/>
                <w:szCs w:val="18"/>
              </w:rPr>
            </w:pPr>
            <w:r w:rsidRPr="00273CF9">
              <w:rPr>
                <w:sz w:val="18"/>
                <w:szCs w:val="18"/>
              </w:rPr>
              <w:t>И</w:t>
            </w:r>
          </w:p>
          <w:p w14:paraId="1DCCE350" w14:textId="147BCC23" w:rsidR="001D3AF5" w:rsidRPr="00273CF9" w:rsidRDefault="001D3AF5" w:rsidP="00B6185B">
            <w:pPr>
              <w:pStyle w:val="ad"/>
              <w:rPr>
                <w:sz w:val="18"/>
                <w:szCs w:val="18"/>
              </w:rPr>
            </w:pPr>
            <w:r w:rsidRPr="00273CF9">
              <w:rPr>
                <w:sz w:val="18"/>
                <w:szCs w:val="18"/>
              </w:rPr>
              <w:t>Количество первичных упаковок во вторичной (потребительской) упаковке. (packaging2Quantity)</w:t>
            </w:r>
          </w:p>
        </w:tc>
      </w:tr>
      <w:tr w:rsidR="001D3AF5" w:rsidRPr="00273CF9" w14:paraId="7969426D" w14:textId="77777777" w:rsidTr="00D51541">
        <w:tc>
          <w:tcPr>
            <w:tcW w:w="562" w:type="dxa"/>
          </w:tcPr>
          <w:p w14:paraId="34E1E729" w14:textId="00B46E9C" w:rsidR="001D3AF5" w:rsidRPr="00273CF9" w:rsidRDefault="001D3AF5" w:rsidP="00EC2D3A">
            <w:pPr>
              <w:pStyle w:val="ad"/>
              <w:rPr>
                <w:sz w:val="18"/>
                <w:szCs w:val="18"/>
              </w:rPr>
            </w:pPr>
            <w:r w:rsidRPr="00273CF9">
              <w:rPr>
                <w:sz w:val="18"/>
                <w:szCs w:val="18"/>
              </w:rPr>
              <w:lastRenderedPageBreak/>
              <w:t>2.15</w:t>
            </w:r>
          </w:p>
        </w:tc>
        <w:tc>
          <w:tcPr>
            <w:tcW w:w="1134" w:type="dxa"/>
          </w:tcPr>
          <w:p w14:paraId="596DD9FF" w14:textId="79978617" w:rsidR="001D3AF5" w:rsidRPr="00273CF9" w:rsidRDefault="001D3AF5" w:rsidP="00EC2D3A">
            <w:pPr>
              <w:pStyle w:val="ad"/>
              <w:rPr>
                <w:sz w:val="18"/>
                <w:szCs w:val="18"/>
                <w:lang w:val="en-US"/>
              </w:rPr>
            </w:pPr>
            <w:r w:rsidRPr="00273CF9">
              <w:rPr>
                <w:sz w:val="18"/>
                <w:szCs w:val="18"/>
                <w:lang w:val="en-US"/>
              </w:rPr>
              <w:t>07.07.2017</w:t>
            </w:r>
          </w:p>
        </w:tc>
        <w:tc>
          <w:tcPr>
            <w:tcW w:w="1275" w:type="dxa"/>
          </w:tcPr>
          <w:p w14:paraId="4DE56BC7" w14:textId="53A4843F" w:rsidR="001D3AF5" w:rsidRPr="00273CF9" w:rsidRDefault="001D3AF5" w:rsidP="00EC2D3A">
            <w:pPr>
              <w:pStyle w:val="ad"/>
              <w:jc w:val="left"/>
              <w:rPr>
                <w:sz w:val="18"/>
                <w:szCs w:val="18"/>
                <w:lang w:val="en-US"/>
              </w:rPr>
            </w:pPr>
            <w:r w:rsidRPr="00273CF9">
              <w:rPr>
                <w:sz w:val="18"/>
                <w:szCs w:val="18"/>
                <w:lang w:val="en-US"/>
              </w:rPr>
              <w:t>FCSNF</w:t>
            </w:r>
            <w:r w:rsidRPr="00273CF9">
              <w:rPr>
                <w:sz w:val="18"/>
                <w:szCs w:val="18"/>
              </w:rPr>
              <w:t>-4328</w:t>
            </w:r>
          </w:p>
        </w:tc>
        <w:tc>
          <w:tcPr>
            <w:tcW w:w="6095" w:type="dxa"/>
          </w:tcPr>
          <w:p w14:paraId="1B434EE5" w14:textId="77777777" w:rsidR="001D3AF5" w:rsidRPr="00273CF9" w:rsidRDefault="001D3AF5" w:rsidP="00EC2D3A">
            <w:pPr>
              <w:pStyle w:val="ad"/>
              <w:jc w:val="left"/>
              <w:rPr>
                <w:sz w:val="18"/>
                <w:szCs w:val="18"/>
              </w:rPr>
            </w:pPr>
            <w:r w:rsidRPr="00273CF9">
              <w:rPr>
                <w:sz w:val="18"/>
                <w:szCs w:val="18"/>
              </w:rPr>
              <w:t>Добавлены контроли:</w:t>
            </w:r>
          </w:p>
          <w:p w14:paraId="003664B6" w14:textId="3023D0ED" w:rsidR="001D3AF5" w:rsidRPr="00273CF9" w:rsidRDefault="001D3AF5" w:rsidP="00EC2D3A">
            <w:pPr>
              <w:pStyle w:val="ad"/>
              <w:jc w:val="left"/>
              <w:rPr>
                <w:sz w:val="18"/>
                <w:szCs w:val="18"/>
              </w:rPr>
            </w:pPr>
            <w:r w:rsidRPr="00273CF9">
              <w:rPr>
                <w:sz w:val="18"/>
                <w:szCs w:val="18"/>
              </w:rPr>
              <w:t>РК_ИК_0132</w:t>
            </w:r>
          </w:p>
          <w:p w14:paraId="41C25277" w14:textId="5CEC8418" w:rsidR="001D3AF5" w:rsidRPr="00273CF9" w:rsidRDefault="001D3AF5" w:rsidP="00EC2D3A">
            <w:pPr>
              <w:pStyle w:val="ad"/>
              <w:jc w:val="left"/>
              <w:rPr>
                <w:sz w:val="18"/>
                <w:szCs w:val="18"/>
              </w:rPr>
            </w:pPr>
            <w:r w:rsidRPr="00273CF9">
              <w:rPr>
                <w:sz w:val="18"/>
                <w:szCs w:val="18"/>
              </w:rPr>
              <w:t>РК_ИК_0133</w:t>
            </w:r>
          </w:p>
          <w:p w14:paraId="56E2697C" w14:textId="77777777" w:rsidR="001D3AF5" w:rsidRPr="00273CF9" w:rsidRDefault="001D3AF5" w:rsidP="00EC2D3A">
            <w:pPr>
              <w:pStyle w:val="ad"/>
              <w:jc w:val="left"/>
              <w:rPr>
                <w:sz w:val="18"/>
                <w:szCs w:val="18"/>
              </w:rPr>
            </w:pPr>
            <w:r w:rsidRPr="00273CF9">
              <w:rPr>
                <w:sz w:val="18"/>
                <w:szCs w:val="18"/>
              </w:rPr>
              <w:t>РК_ИК_0117</w:t>
            </w:r>
          </w:p>
          <w:p w14:paraId="7F1F9377" w14:textId="46F5A27F" w:rsidR="001D3AF5" w:rsidRPr="00273CF9" w:rsidRDefault="001D3AF5" w:rsidP="00EC2D3A">
            <w:pPr>
              <w:pStyle w:val="ad"/>
              <w:jc w:val="left"/>
              <w:rPr>
                <w:sz w:val="18"/>
                <w:szCs w:val="18"/>
              </w:rPr>
            </w:pPr>
            <w:r w:rsidRPr="00273CF9">
              <w:rPr>
                <w:sz w:val="18"/>
                <w:szCs w:val="18"/>
              </w:rPr>
              <w:t>РК_ИК_0119</w:t>
            </w:r>
          </w:p>
        </w:tc>
      </w:tr>
      <w:tr w:rsidR="001D3AF5" w:rsidRPr="00273CF9" w14:paraId="11959DA1" w14:textId="77777777" w:rsidTr="00D51541">
        <w:tc>
          <w:tcPr>
            <w:tcW w:w="562" w:type="dxa"/>
          </w:tcPr>
          <w:p w14:paraId="0A8F3EB9" w14:textId="2B3C4550" w:rsidR="001D3AF5" w:rsidRPr="00273CF9" w:rsidRDefault="001D3AF5" w:rsidP="00B4129E">
            <w:pPr>
              <w:pStyle w:val="ad"/>
              <w:rPr>
                <w:sz w:val="18"/>
                <w:szCs w:val="18"/>
                <w:lang w:val="en-US"/>
              </w:rPr>
            </w:pPr>
            <w:r w:rsidRPr="00273CF9">
              <w:rPr>
                <w:sz w:val="18"/>
                <w:szCs w:val="18"/>
                <w:lang w:val="en-US"/>
              </w:rPr>
              <w:t>2.16</w:t>
            </w:r>
          </w:p>
        </w:tc>
        <w:tc>
          <w:tcPr>
            <w:tcW w:w="1134" w:type="dxa"/>
          </w:tcPr>
          <w:p w14:paraId="3466032B" w14:textId="4B7F8E52" w:rsidR="001D3AF5" w:rsidRPr="00273CF9" w:rsidRDefault="001D3AF5" w:rsidP="00763035">
            <w:pPr>
              <w:pStyle w:val="ad"/>
              <w:rPr>
                <w:sz w:val="18"/>
                <w:szCs w:val="18"/>
                <w:lang w:val="en-US"/>
              </w:rPr>
            </w:pPr>
            <w:r w:rsidRPr="00273CF9">
              <w:rPr>
                <w:sz w:val="18"/>
                <w:szCs w:val="18"/>
                <w:lang w:val="en-US"/>
              </w:rPr>
              <w:t>17.07.2017</w:t>
            </w:r>
          </w:p>
        </w:tc>
        <w:tc>
          <w:tcPr>
            <w:tcW w:w="1275" w:type="dxa"/>
          </w:tcPr>
          <w:p w14:paraId="2EE3E445" w14:textId="77777777" w:rsidR="001D3AF5" w:rsidRPr="00273CF9" w:rsidRDefault="001D3AF5" w:rsidP="0039694A">
            <w:pPr>
              <w:pStyle w:val="ad"/>
              <w:jc w:val="left"/>
              <w:rPr>
                <w:sz w:val="18"/>
                <w:szCs w:val="18"/>
              </w:rPr>
            </w:pPr>
          </w:p>
        </w:tc>
        <w:tc>
          <w:tcPr>
            <w:tcW w:w="6095" w:type="dxa"/>
          </w:tcPr>
          <w:p w14:paraId="259EE4DB" w14:textId="0E55218D" w:rsidR="001D3AF5" w:rsidRPr="00273CF9" w:rsidRDefault="001D3AF5" w:rsidP="002D0245">
            <w:pPr>
              <w:pStyle w:val="ad"/>
              <w:numPr>
                <w:ilvl w:val="0"/>
                <w:numId w:val="154"/>
              </w:numPr>
              <w:jc w:val="left"/>
              <w:rPr>
                <w:sz w:val="18"/>
                <w:szCs w:val="18"/>
              </w:rPr>
            </w:pPr>
            <w:r w:rsidRPr="00273CF9">
              <w:rPr>
                <w:sz w:val="18"/>
                <w:szCs w:val="18"/>
              </w:rPr>
              <w:t>Дополнено алгоритмы приема полей блока «Детализация информации об исполнении контракта» (executions\execution).</w:t>
            </w:r>
          </w:p>
          <w:p w14:paraId="316A546F" w14:textId="77777777" w:rsidR="001D3AF5" w:rsidRPr="00273CF9" w:rsidRDefault="001D3AF5" w:rsidP="0039694A">
            <w:pPr>
              <w:pStyle w:val="ad"/>
              <w:jc w:val="left"/>
              <w:rPr>
                <w:sz w:val="18"/>
                <w:szCs w:val="18"/>
              </w:rPr>
            </w:pPr>
            <w:r w:rsidRPr="00273CF9">
              <w:rPr>
                <w:sz w:val="18"/>
                <w:szCs w:val="18"/>
              </w:rPr>
              <w:t xml:space="preserve">   Добавлены контроли РК_ИК_0121, РК_ИК_0122, РК_ИК_0123, РК_ИК_0124</w:t>
            </w:r>
          </w:p>
          <w:p w14:paraId="4A66E2D2" w14:textId="77777777" w:rsidR="001D3AF5" w:rsidRPr="00273CF9" w:rsidRDefault="001D3AF5" w:rsidP="0039694A">
            <w:pPr>
              <w:pStyle w:val="ad"/>
              <w:jc w:val="left"/>
              <w:rPr>
                <w:sz w:val="18"/>
                <w:szCs w:val="18"/>
              </w:rPr>
            </w:pPr>
            <w:r w:rsidRPr="00273CF9">
              <w:rPr>
                <w:sz w:val="18"/>
                <w:szCs w:val="18"/>
              </w:rPr>
              <w:t xml:space="preserve">   внесены изменения в РК_ИК_0054</w:t>
            </w:r>
          </w:p>
          <w:p w14:paraId="0EA24103" w14:textId="77777777" w:rsidR="001D3AF5" w:rsidRPr="00273CF9" w:rsidRDefault="001D3AF5" w:rsidP="0039694A">
            <w:pPr>
              <w:pStyle w:val="ad"/>
              <w:jc w:val="left"/>
              <w:rPr>
                <w:sz w:val="18"/>
                <w:szCs w:val="18"/>
              </w:rPr>
            </w:pPr>
          </w:p>
          <w:p w14:paraId="2BFA604D" w14:textId="72F4C9AE" w:rsidR="001D3AF5" w:rsidRPr="00273CF9" w:rsidRDefault="001D3AF5" w:rsidP="002D0245">
            <w:pPr>
              <w:pStyle w:val="ad"/>
              <w:numPr>
                <w:ilvl w:val="0"/>
                <w:numId w:val="154"/>
              </w:numPr>
              <w:jc w:val="left"/>
              <w:rPr>
                <w:sz w:val="18"/>
                <w:szCs w:val="18"/>
              </w:rPr>
            </w:pPr>
            <w:r w:rsidRPr="00273CF9">
              <w:rPr>
                <w:sz w:val="18"/>
                <w:szCs w:val="18"/>
              </w:rPr>
              <w:t>Добавлен алгоритм приема полей блока «Информация об исполнении обязательств по предоставленной гарантии качества товаров, работ, услуг» (executionObligationGuarantee).</w:t>
            </w:r>
          </w:p>
          <w:p w14:paraId="3F4D3F18" w14:textId="77777777" w:rsidR="001D3AF5" w:rsidRPr="00273CF9" w:rsidRDefault="001D3AF5" w:rsidP="0039694A">
            <w:pPr>
              <w:pStyle w:val="ad"/>
              <w:jc w:val="left"/>
              <w:rPr>
                <w:sz w:val="18"/>
                <w:szCs w:val="18"/>
              </w:rPr>
            </w:pPr>
          </w:p>
          <w:p w14:paraId="117A47E3" w14:textId="77777777" w:rsidR="001D3AF5" w:rsidRPr="00273CF9" w:rsidRDefault="001D3AF5" w:rsidP="0039694A">
            <w:pPr>
              <w:pStyle w:val="ad"/>
              <w:jc w:val="left"/>
              <w:rPr>
                <w:sz w:val="18"/>
                <w:szCs w:val="18"/>
              </w:rPr>
            </w:pPr>
            <w:r w:rsidRPr="00273CF9">
              <w:rPr>
                <w:sz w:val="18"/>
                <w:szCs w:val="18"/>
              </w:rPr>
              <w:t xml:space="preserve">   Добавлены контроли РК_ИК_0125, РК_ИК_0126, РК_ИК_0127, РК_ИК_0128 и РК_ИК_0129, РК_ИК_0130  </w:t>
            </w:r>
          </w:p>
          <w:p w14:paraId="1B248843" w14:textId="77777777" w:rsidR="001D3AF5" w:rsidRPr="00273CF9" w:rsidRDefault="001D3AF5" w:rsidP="0039694A">
            <w:pPr>
              <w:pStyle w:val="ad"/>
              <w:jc w:val="left"/>
              <w:rPr>
                <w:sz w:val="18"/>
                <w:szCs w:val="18"/>
              </w:rPr>
            </w:pPr>
          </w:p>
          <w:p w14:paraId="638C400A" w14:textId="33E9FF8A" w:rsidR="001D3AF5" w:rsidRPr="00273CF9" w:rsidRDefault="001D3AF5" w:rsidP="002D0245">
            <w:pPr>
              <w:pStyle w:val="ad"/>
              <w:numPr>
                <w:ilvl w:val="0"/>
                <w:numId w:val="154"/>
              </w:numPr>
              <w:jc w:val="left"/>
              <w:rPr>
                <w:sz w:val="18"/>
                <w:szCs w:val="18"/>
              </w:rPr>
            </w:pPr>
            <w:r w:rsidRPr="00273CF9">
              <w:rPr>
                <w:sz w:val="18"/>
                <w:szCs w:val="18"/>
              </w:rPr>
              <w:t>Добавлен алгоритм приема полей блока «Сведения об удержании денежных средств, перечисленных в качестве обеспечения исполнения контракта» (holdCashEnforcement).</w:t>
            </w:r>
          </w:p>
          <w:p w14:paraId="7E1F4B38" w14:textId="5BD1FB35" w:rsidR="001D3AF5" w:rsidRPr="00273CF9" w:rsidRDefault="001D3AF5" w:rsidP="0039694A">
            <w:pPr>
              <w:pStyle w:val="ad"/>
              <w:jc w:val="left"/>
              <w:rPr>
                <w:sz w:val="18"/>
                <w:szCs w:val="18"/>
              </w:rPr>
            </w:pPr>
            <w:r w:rsidRPr="00273CF9">
              <w:rPr>
                <w:sz w:val="18"/>
                <w:szCs w:val="18"/>
              </w:rPr>
              <w:t>Добавлен контроль РК_ИК_0131</w:t>
            </w:r>
          </w:p>
        </w:tc>
      </w:tr>
      <w:tr w:rsidR="001D3AF5" w:rsidRPr="00273CF9" w14:paraId="199AB649" w14:textId="77777777" w:rsidTr="00D51541">
        <w:tc>
          <w:tcPr>
            <w:tcW w:w="562" w:type="dxa"/>
          </w:tcPr>
          <w:p w14:paraId="4E26C121" w14:textId="4564531D" w:rsidR="001D3AF5" w:rsidRPr="00273CF9" w:rsidRDefault="001D3AF5" w:rsidP="00EC2D3A">
            <w:pPr>
              <w:pStyle w:val="ad"/>
              <w:rPr>
                <w:sz w:val="18"/>
                <w:szCs w:val="18"/>
              </w:rPr>
            </w:pPr>
            <w:r w:rsidRPr="00273CF9">
              <w:rPr>
                <w:sz w:val="18"/>
                <w:szCs w:val="18"/>
              </w:rPr>
              <w:t>2.17</w:t>
            </w:r>
          </w:p>
        </w:tc>
        <w:tc>
          <w:tcPr>
            <w:tcW w:w="1134" w:type="dxa"/>
          </w:tcPr>
          <w:p w14:paraId="3FCBDC77" w14:textId="176359FF" w:rsidR="001D3AF5" w:rsidRPr="00273CF9" w:rsidRDefault="001D3AF5" w:rsidP="00763035">
            <w:pPr>
              <w:pStyle w:val="ad"/>
              <w:rPr>
                <w:sz w:val="18"/>
                <w:szCs w:val="18"/>
              </w:rPr>
            </w:pPr>
            <w:r w:rsidRPr="00273CF9">
              <w:rPr>
                <w:sz w:val="18"/>
                <w:szCs w:val="18"/>
              </w:rPr>
              <w:t>24.07.2017</w:t>
            </w:r>
          </w:p>
        </w:tc>
        <w:tc>
          <w:tcPr>
            <w:tcW w:w="1275" w:type="dxa"/>
          </w:tcPr>
          <w:p w14:paraId="0FD00C07" w14:textId="77777777" w:rsidR="001D3AF5" w:rsidRPr="00273CF9" w:rsidRDefault="001D3AF5" w:rsidP="0084469C">
            <w:pPr>
              <w:pStyle w:val="ad"/>
              <w:jc w:val="left"/>
              <w:rPr>
                <w:sz w:val="18"/>
                <w:szCs w:val="18"/>
              </w:rPr>
            </w:pPr>
          </w:p>
        </w:tc>
        <w:tc>
          <w:tcPr>
            <w:tcW w:w="6095" w:type="dxa"/>
          </w:tcPr>
          <w:p w14:paraId="19AF0E71" w14:textId="32FD1731" w:rsidR="001D3AF5" w:rsidRPr="00273CF9" w:rsidRDefault="001D3AF5" w:rsidP="002D0245">
            <w:pPr>
              <w:pStyle w:val="ad"/>
              <w:numPr>
                <w:ilvl w:val="0"/>
                <w:numId w:val="154"/>
              </w:numPr>
              <w:jc w:val="left"/>
              <w:rPr>
                <w:sz w:val="18"/>
                <w:szCs w:val="18"/>
              </w:rPr>
            </w:pPr>
            <w:r w:rsidRPr="00273CF9">
              <w:rPr>
                <w:sz w:val="18"/>
                <w:szCs w:val="18"/>
              </w:rPr>
              <w:t>Описан прием поля externalSid. Добавлен контроль РК_ИК_0134</w:t>
            </w:r>
          </w:p>
          <w:p w14:paraId="6BC9B946" w14:textId="77777777" w:rsidR="001D3AF5" w:rsidRPr="00273CF9" w:rsidRDefault="001D3AF5" w:rsidP="0084469C">
            <w:pPr>
              <w:pStyle w:val="ad"/>
              <w:jc w:val="left"/>
              <w:rPr>
                <w:sz w:val="18"/>
                <w:szCs w:val="18"/>
              </w:rPr>
            </w:pPr>
          </w:p>
          <w:p w14:paraId="34D5A36C" w14:textId="326F8646" w:rsidR="001D3AF5" w:rsidRPr="00273CF9" w:rsidRDefault="001D3AF5" w:rsidP="002D0245">
            <w:pPr>
              <w:pStyle w:val="ad"/>
              <w:numPr>
                <w:ilvl w:val="0"/>
                <w:numId w:val="154"/>
              </w:numPr>
              <w:jc w:val="left"/>
              <w:rPr>
                <w:sz w:val="18"/>
                <w:szCs w:val="18"/>
              </w:rPr>
            </w:pPr>
            <w:r w:rsidRPr="00273CF9">
              <w:rPr>
                <w:sz w:val="18"/>
                <w:szCs w:val="18"/>
              </w:rPr>
              <w:t xml:space="preserve">Описан прием полей </w:t>
            </w:r>
          </w:p>
          <w:p w14:paraId="02EB3CC8" w14:textId="77777777" w:rsidR="001D3AF5" w:rsidRPr="00273CF9" w:rsidRDefault="001D3AF5" w:rsidP="0084469C">
            <w:pPr>
              <w:pStyle w:val="ad"/>
              <w:jc w:val="left"/>
              <w:rPr>
                <w:sz w:val="18"/>
                <w:szCs w:val="18"/>
              </w:rPr>
            </w:pPr>
            <w:r w:rsidRPr="00273CF9">
              <w:rPr>
                <w:sz w:val="18"/>
                <w:szCs w:val="18"/>
              </w:rPr>
              <w:t xml:space="preserve">   «Внешний идентификатор объекта закупки» (quantityContractSubjects\quantityContractSubject\ externalSid)</w:t>
            </w:r>
          </w:p>
          <w:p w14:paraId="15877044" w14:textId="77777777" w:rsidR="001D3AF5" w:rsidRPr="00273CF9" w:rsidRDefault="001D3AF5" w:rsidP="0084469C">
            <w:pPr>
              <w:pStyle w:val="ad"/>
              <w:jc w:val="left"/>
              <w:rPr>
                <w:sz w:val="18"/>
                <w:szCs w:val="18"/>
              </w:rPr>
            </w:pPr>
            <w:r w:rsidRPr="00273CF9">
              <w:rPr>
                <w:sz w:val="18"/>
                <w:szCs w:val="18"/>
              </w:rPr>
              <w:t xml:space="preserve">   «Атрибуты объекта закупки из сведений о контракте» (quantityContractSubjects\quantityContractSubject\ productInfo)</w:t>
            </w:r>
          </w:p>
          <w:p w14:paraId="07EAAF9C" w14:textId="77777777" w:rsidR="001D3AF5" w:rsidRPr="00273CF9" w:rsidRDefault="001D3AF5" w:rsidP="0084469C">
            <w:pPr>
              <w:pStyle w:val="ad"/>
              <w:jc w:val="left"/>
              <w:rPr>
                <w:sz w:val="18"/>
                <w:szCs w:val="18"/>
              </w:rPr>
            </w:pPr>
          </w:p>
          <w:p w14:paraId="515FA20D" w14:textId="77777777" w:rsidR="001D3AF5" w:rsidRPr="00273CF9" w:rsidRDefault="001D3AF5" w:rsidP="0084469C">
            <w:pPr>
              <w:pStyle w:val="ad"/>
              <w:jc w:val="left"/>
              <w:rPr>
                <w:sz w:val="18"/>
                <w:szCs w:val="18"/>
              </w:rPr>
            </w:pPr>
            <w:r w:rsidRPr="00273CF9">
              <w:rPr>
                <w:sz w:val="18"/>
                <w:szCs w:val="18"/>
              </w:rPr>
              <w:t xml:space="preserve"> Добавлены контроли  РК_ИК_0135, РК_ИК_0136</w:t>
            </w:r>
          </w:p>
          <w:p w14:paraId="5CD8B745" w14:textId="77777777" w:rsidR="001D3AF5" w:rsidRPr="00273CF9" w:rsidRDefault="001D3AF5" w:rsidP="0084469C">
            <w:pPr>
              <w:pStyle w:val="ad"/>
              <w:jc w:val="left"/>
              <w:rPr>
                <w:sz w:val="18"/>
                <w:szCs w:val="18"/>
              </w:rPr>
            </w:pPr>
          </w:p>
          <w:p w14:paraId="00FBB726" w14:textId="7B7EEC3D" w:rsidR="001D3AF5" w:rsidRPr="00273CF9" w:rsidRDefault="001D3AF5" w:rsidP="002D0245">
            <w:pPr>
              <w:pStyle w:val="ad"/>
              <w:numPr>
                <w:ilvl w:val="0"/>
                <w:numId w:val="154"/>
              </w:numPr>
              <w:jc w:val="left"/>
              <w:rPr>
                <w:sz w:val="18"/>
                <w:szCs w:val="18"/>
              </w:rPr>
            </w:pPr>
            <w:r w:rsidRPr="00273CF9">
              <w:rPr>
                <w:sz w:val="18"/>
                <w:szCs w:val="18"/>
              </w:rPr>
              <w:t xml:space="preserve">Описан прием полей </w:t>
            </w:r>
          </w:p>
          <w:p w14:paraId="53ADE18E" w14:textId="77777777" w:rsidR="001D3AF5" w:rsidRPr="00273CF9" w:rsidRDefault="001D3AF5" w:rsidP="0084469C">
            <w:pPr>
              <w:pStyle w:val="ad"/>
              <w:jc w:val="left"/>
              <w:rPr>
                <w:sz w:val="18"/>
                <w:szCs w:val="18"/>
              </w:rPr>
            </w:pPr>
            <w:r w:rsidRPr="00273CF9">
              <w:rPr>
                <w:sz w:val="18"/>
                <w:szCs w:val="18"/>
              </w:rPr>
              <w:t xml:space="preserve">   «Внешний идентификатор объекта закупки» (quantityDrugContractSubjects\ quantityDrugContractSubject\externalSid)</w:t>
            </w:r>
          </w:p>
          <w:p w14:paraId="50B2D9A1" w14:textId="77777777" w:rsidR="001D3AF5" w:rsidRPr="00273CF9" w:rsidRDefault="001D3AF5" w:rsidP="0084469C">
            <w:pPr>
              <w:pStyle w:val="ad"/>
              <w:jc w:val="left"/>
              <w:rPr>
                <w:sz w:val="18"/>
                <w:szCs w:val="18"/>
              </w:rPr>
            </w:pPr>
            <w:r w:rsidRPr="00273CF9">
              <w:rPr>
                <w:sz w:val="18"/>
                <w:szCs w:val="18"/>
              </w:rPr>
              <w:lastRenderedPageBreak/>
              <w:t xml:space="preserve">   «Атрибуты объекта закупки из сведений о контракте» (executions\execution\ quantityDrugContractSubjects\quantityDrugContractSubject\productInfo)</w:t>
            </w:r>
          </w:p>
          <w:p w14:paraId="7853E102" w14:textId="77777777" w:rsidR="001D3AF5" w:rsidRPr="00273CF9" w:rsidRDefault="001D3AF5" w:rsidP="0084469C">
            <w:pPr>
              <w:pStyle w:val="ad"/>
              <w:jc w:val="left"/>
              <w:rPr>
                <w:sz w:val="18"/>
                <w:szCs w:val="18"/>
              </w:rPr>
            </w:pPr>
          </w:p>
          <w:p w14:paraId="3E9C9F5E" w14:textId="44EBFCAB" w:rsidR="001D3AF5" w:rsidRPr="00273CF9" w:rsidRDefault="001D3AF5" w:rsidP="0084469C">
            <w:pPr>
              <w:pStyle w:val="ad"/>
              <w:jc w:val="left"/>
              <w:rPr>
                <w:sz w:val="18"/>
                <w:szCs w:val="18"/>
              </w:rPr>
            </w:pPr>
            <w:r w:rsidRPr="00273CF9">
              <w:rPr>
                <w:sz w:val="18"/>
                <w:szCs w:val="18"/>
              </w:rPr>
              <w:t xml:space="preserve"> Добавлены контроли  РК_ИК_0137, РК_ИК_0138</w:t>
            </w:r>
          </w:p>
        </w:tc>
      </w:tr>
      <w:tr w:rsidR="001D3AF5" w:rsidRPr="00273CF9" w14:paraId="680D0889" w14:textId="77777777" w:rsidTr="00D51541">
        <w:tc>
          <w:tcPr>
            <w:tcW w:w="562" w:type="dxa"/>
          </w:tcPr>
          <w:p w14:paraId="46FE7EE7" w14:textId="4B1EA727" w:rsidR="001D3AF5" w:rsidRPr="00273CF9" w:rsidRDefault="001D3AF5" w:rsidP="00EC2D3A">
            <w:pPr>
              <w:pStyle w:val="ad"/>
              <w:rPr>
                <w:sz w:val="18"/>
                <w:szCs w:val="18"/>
              </w:rPr>
            </w:pPr>
            <w:r w:rsidRPr="00273CF9">
              <w:rPr>
                <w:sz w:val="18"/>
                <w:szCs w:val="18"/>
              </w:rPr>
              <w:lastRenderedPageBreak/>
              <w:t>2.18</w:t>
            </w:r>
          </w:p>
        </w:tc>
        <w:tc>
          <w:tcPr>
            <w:tcW w:w="1134" w:type="dxa"/>
          </w:tcPr>
          <w:p w14:paraId="2C574C98" w14:textId="0462B93C" w:rsidR="001D3AF5" w:rsidRPr="00273CF9" w:rsidRDefault="001D3AF5" w:rsidP="00763035">
            <w:pPr>
              <w:pStyle w:val="ad"/>
              <w:rPr>
                <w:sz w:val="18"/>
                <w:szCs w:val="18"/>
              </w:rPr>
            </w:pPr>
            <w:r w:rsidRPr="00273CF9">
              <w:rPr>
                <w:sz w:val="18"/>
                <w:szCs w:val="18"/>
              </w:rPr>
              <w:t>26.07.2017</w:t>
            </w:r>
          </w:p>
        </w:tc>
        <w:tc>
          <w:tcPr>
            <w:tcW w:w="1275" w:type="dxa"/>
          </w:tcPr>
          <w:p w14:paraId="6F1850A0" w14:textId="77777777" w:rsidR="001D3AF5" w:rsidRPr="00273CF9" w:rsidRDefault="001D3AF5" w:rsidP="0084469C">
            <w:pPr>
              <w:pStyle w:val="ad"/>
              <w:jc w:val="left"/>
              <w:rPr>
                <w:sz w:val="18"/>
                <w:szCs w:val="18"/>
              </w:rPr>
            </w:pPr>
          </w:p>
        </w:tc>
        <w:tc>
          <w:tcPr>
            <w:tcW w:w="6095" w:type="dxa"/>
          </w:tcPr>
          <w:p w14:paraId="19EC6651" w14:textId="3B6A10EE" w:rsidR="001D3AF5" w:rsidRPr="00273CF9" w:rsidRDefault="001D3AF5" w:rsidP="0084469C">
            <w:pPr>
              <w:pStyle w:val="ad"/>
              <w:jc w:val="left"/>
              <w:rPr>
                <w:sz w:val="18"/>
                <w:szCs w:val="18"/>
              </w:rPr>
            </w:pPr>
            <w:r w:rsidRPr="00273CF9">
              <w:rPr>
                <w:sz w:val="18"/>
                <w:szCs w:val="18"/>
              </w:rPr>
              <w:t>Добавлены контроли</w:t>
            </w:r>
          </w:p>
          <w:p w14:paraId="33E79D20" w14:textId="77777777" w:rsidR="001D3AF5" w:rsidRPr="00273CF9" w:rsidRDefault="001D3AF5" w:rsidP="0084469C">
            <w:pPr>
              <w:pStyle w:val="ad"/>
              <w:jc w:val="left"/>
              <w:rPr>
                <w:sz w:val="18"/>
                <w:szCs w:val="18"/>
              </w:rPr>
            </w:pPr>
          </w:p>
          <w:p w14:paraId="6C8CA55E" w14:textId="36D8100C" w:rsidR="001D3AF5" w:rsidRPr="00273CF9" w:rsidRDefault="001D3AF5" w:rsidP="0084469C">
            <w:pPr>
              <w:pStyle w:val="ad"/>
              <w:jc w:val="left"/>
              <w:rPr>
                <w:sz w:val="18"/>
                <w:szCs w:val="18"/>
              </w:rPr>
            </w:pPr>
            <w:r w:rsidRPr="00273CF9">
              <w:rPr>
                <w:sz w:val="18"/>
                <w:szCs w:val="18"/>
              </w:rPr>
              <w:t>РК_ИК_0139</w:t>
            </w:r>
          </w:p>
          <w:p w14:paraId="37202A8C" w14:textId="5DAEA10B" w:rsidR="001D3AF5" w:rsidRPr="00273CF9" w:rsidRDefault="001D3AF5" w:rsidP="0084469C">
            <w:pPr>
              <w:pStyle w:val="ad"/>
              <w:jc w:val="left"/>
              <w:rPr>
                <w:sz w:val="18"/>
                <w:szCs w:val="18"/>
              </w:rPr>
            </w:pPr>
            <w:r w:rsidRPr="00273CF9">
              <w:rPr>
                <w:sz w:val="18"/>
                <w:szCs w:val="18"/>
              </w:rPr>
              <w:t>РК_ИК_0140</w:t>
            </w:r>
          </w:p>
        </w:tc>
      </w:tr>
      <w:tr w:rsidR="001D3AF5" w:rsidRPr="00273CF9" w14:paraId="38BE571E" w14:textId="77777777" w:rsidTr="00D51541">
        <w:tc>
          <w:tcPr>
            <w:tcW w:w="562" w:type="dxa"/>
          </w:tcPr>
          <w:p w14:paraId="1F9CA2E5" w14:textId="4569C344" w:rsidR="001D3AF5" w:rsidRPr="00273CF9" w:rsidRDefault="001D3AF5" w:rsidP="00EC2D3A">
            <w:pPr>
              <w:pStyle w:val="ad"/>
              <w:rPr>
                <w:sz w:val="18"/>
                <w:szCs w:val="18"/>
              </w:rPr>
            </w:pPr>
            <w:r w:rsidRPr="00273CF9">
              <w:rPr>
                <w:sz w:val="18"/>
                <w:szCs w:val="18"/>
              </w:rPr>
              <w:t>2.19</w:t>
            </w:r>
          </w:p>
        </w:tc>
        <w:tc>
          <w:tcPr>
            <w:tcW w:w="1134" w:type="dxa"/>
          </w:tcPr>
          <w:p w14:paraId="5721EE40" w14:textId="27972E4B" w:rsidR="001D3AF5" w:rsidRPr="00273CF9" w:rsidRDefault="001D3AF5" w:rsidP="00763035">
            <w:pPr>
              <w:pStyle w:val="ad"/>
              <w:rPr>
                <w:sz w:val="18"/>
                <w:szCs w:val="18"/>
              </w:rPr>
            </w:pPr>
            <w:r w:rsidRPr="00273CF9">
              <w:rPr>
                <w:sz w:val="18"/>
                <w:szCs w:val="18"/>
              </w:rPr>
              <w:t>31.07.2107</w:t>
            </w:r>
          </w:p>
        </w:tc>
        <w:tc>
          <w:tcPr>
            <w:tcW w:w="1275" w:type="dxa"/>
          </w:tcPr>
          <w:p w14:paraId="512451C3" w14:textId="77777777" w:rsidR="001D3AF5" w:rsidRPr="00273CF9" w:rsidRDefault="001D3AF5" w:rsidP="00110C64">
            <w:pPr>
              <w:pStyle w:val="ad"/>
              <w:jc w:val="left"/>
              <w:rPr>
                <w:sz w:val="18"/>
                <w:szCs w:val="18"/>
              </w:rPr>
            </w:pPr>
          </w:p>
        </w:tc>
        <w:tc>
          <w:tcPr>
            <w:tcW w:w="6095" w:type="dxa"/>
          </w:tcPr>
          <w:p w14:paraId="2CC7008B" w14:textId="7B107991" w:rsidR="001D3AF5" w:rsidRPr="00273CF9" w:rsidRDefault="001D3AF5" w:rsidP="002D0245">
            <w:pPr>
              <w:pStyle w:val="ad"/>
              <w:numPr>
                <w:ilvl w:val="0"/>
                <w:numId w:val="154"/>
              </w:numPr>
              <w:jc w:val="left"/>
              <w:rPr>
                <w:sz w:val="18"/>
                <w:szCs w:val="18"/>
              </w:rPr>
            </w:pPr>
            <w:r w:rsidRPr="00273CF9">
              <w:rPr>
                <w:sz w:val="18"/>
                <w:szCs w:val="18"/>
              </w:rPr>
              <w:t xml:space="preserve">Внесены измнения в контроль РК_ИК_0136, РК_ИК_0138, РК_ИК_0140 </w:t>
            </w:r>
            <w:r>
              <w:rPr>
                <w:sz w:val="18"/>
                <w:szCs w:val="18"/>
              </w:rPr>
              <w:t>–</w:t>
            </w:r>
            <w:r w:rsidRPr="00273CF9">
              <w:rPr>
                <w:sz w:val="18"/>
                <w:szCs w:val="18"/>
              </w:rPr>
              <w:t xml:space="preserve"> учет полей quantity и sum в блоке productInfo</w:t>
            </w:r>
          </w:p>
          <w:p w14:paraId="696C917C" w14:textId="77777777" w:rsidR="001D3AF5" w:rsidRPr="00273CF9" w:rsidRDefault="001D3AF5" w:rsidP="00110C64">
            <w:pPr>
              <w:pStyle w:val="ad"/>
              <w:jc w:val="left"/>
              <w:rPr>
                <w:sz w:val="18"/>
                <w:szCs w:val="18"/>
              </w:rPr>
            </w:pPr>
          </w:p>
          <w:p w14:paraId="05163CB5" w14:textId="77777777" w:rsidR="001D3AF5" w:rsidRPr="00273CF9" w:rsidRDefault="001D3AF5" w:rsidP="00110C64">
            <w:pPr>
              <w:pStyle w:val="ad"/>
              <w:jc w:val="left"/>
              <w:rPr>
                <w:sz w:val="18"/>
                <w:szCs w:val="18"/>
              </w:rPr>
            </w:pPr>
            <w:r w:rsidRPr="00273CF9">
              <w:rPr>
                <w:sz w:val="18"/>
                <w:szCs w:val="18"/>
              </w:rPr>
              <w:t>А также уточнено, что если найдено более 1 предмета в контракте, осуществляется привязка к первому найденному</w:t>
            </w:r>
          </w:p>
          <w:p w14:paraId="4123AC7E" w14:textId="77777777" w:rsidR="001D3AF5" w:rsidRPr="00273CF9" w:rsidRDefault="001D3AF5" w:rsidP="00110C64">
            <w:pPr>
              <w:pStyle w:val="ad"/>
              <w:jc w:val="left"/>
              <w:rPr>
                <w:sz w:val="18"/>
                <w:szCs w:val="18"/>
              </w:rPr>
            </w:pPr>
          </w:p>
          <w:p w14:paraId="2970492D" w14:textId="2B6D61F0" w:rsidR="001D3AF5" w:rsidRPr="00273CF9" w:rsidRDefault="001D3AF5" w:rsidP="002D0245">
            <w:pPr>
              <w:pStyle w:val="ad"/>
              <w:numPr>
                <w:ilvl w:val="0"/>
                <w:numId w:val="154"/>
              </w:numPr>
              <w:jc w:val="left"/>
              <w:rPr>
                <w:sz w:val="18"/>
                <w:szCs w:val="18"/>
              </w:rPr>
            </w:pPr>
            <w:r w:rsidRPr="00273CF9">
              <w:rPr>
                <w:sz w:val="18"/>
                <w:szCs w:val="18"/>
              </w:rPr>
              <w:t xml:space="preserve">Добавлены контроли РК_ИК_0141 и РК_ИК_0142 </w:t>
            </w:r>
            <w:r>
              <w:rPr>
                <w:sz w:val="18"/>
                <w:szCs w:val="18"/>
              </w:rPr>
              <w:t>–</w:t>
            </w:r>
            <w:r w:rsidRPr="00273CF9">
              <w:rPr>
                <w:sz w:val="18"/>
                <w:szCs w:val="18"/>
              </w:rPr>
              <w:t xml:space="preserve"> привязка в исполнениях к лекарству в контрактах по справочнику или по значению полей, заполненных вручную</w:t>
            </w:r>
          </w:p>
          <w:p w14:paraId="44AA4B08" w14:textId="77777777" w:rsidR="001D3AF5" w:rsidRPr="00273CF9" w:rsidRDefault="001D3AF5" w:rsidP="00110C64">
            <w:pPr>
              <w:pStyle w:val="ad"/>
              <w:jc w:val="left"/>
              <w:rPr>
                <w:sz w:val="18"/>
                <w:szCs w:val="18"/>
              </w:rPr>
            </w:pPr>
          </w:p>
          <w:p w14:paraId="529BA965" w14:textId="5B6FF73C" w:rsidR="001D3AF5" w:rsidRPr="00273CF9" w:rsidRDefault="001D3AF5" w:rsidP="00C500DA">
            <w:pPr>
              <w:pStyle w:val="ad"/>
              <w:jc w:val="left"/>
              <w:rPr>
                <w:sz w:val="18"/>
                <w:szCs w:val="18"/>
              </w:rPr>
            </w:pPr>
            <w:r w:rsidRPr="00273CF9">
              <w:rPr>
                <w:sz w:val="18"/>
                <w:szCs w:val="18"/>
              </w:rPr>
              <w:t>3) Отредактирован контроль РК_ИК_0073 – учет блока «Информация об исполнении обязательств по предоставленной гарантии качества товаров, работ, услуг.» (executionObligationGuarantee)</w:t>
            </w:r>
          </w:p>
        </w:tc>
      </w:tr>
      <w:tr w:rsidR="001D3AF5" w:rsidRPr="00273CF9" w14:paraId="49973CEC" w14:textId="77777777" w:rsidTr="00D51541">
        <w:tc>
          <w:tcPr>
            <w:tcW w:w="562" w:type="dxa"/>
          </w:tcPr>
          <w:p w14:paraId="4A7A8A66" w14:textId="03B9DAF8" w:rsidR="001D3AF5" w:rsidRPr="00273CF9" w:rsidRDefault="001D3AF5" w:rsidP="00EC2D3A">
            <w:pPr>
              <w:pStyle w:val="ad"/>
              <w:rPr>
                <w:sz w:val="18"/>
                <w:szCs w:val="18"/>
              </w:rPr>
            </w:pPr>
            <w:r w:rsidRPr="00273CF9">
              <w:rPr>
                <w:sz w:val="18"/>
                <w:szCs w:val="18"/>
              </w:rPr>
              <w:t>2.20</w:t>
            </w:r>
          </w:p>
        </w:tc>
        <w:tc>
          <w:tcPr>
            <w:tcW w:w="1134" w:type="dxa"/>
          </w:tcPr>
          <w:p w14:paraId="5A1C5108" w14:textId="2467A587" w:rsidR="001D3AF5" w:rsidRPr="00273CF9" w:rsidRDefault="001D3AF5" w:rsidP="00763035">
            <w:pPr>
              <w:pStyle w:val="ad"/>
              <w:rPr>
                <w:sz w:val="18"/>
                <w:szCs w:val="18"/>
              </w:rPr>
            </w:pPr>
            <w:r w:rsidRPr="00273CF9">
              <w:rPr>
                <w:sz w:val="18"/>
                <w:szCs w:val="18"/>
              </w:rPr>
              <w:t>17.08.17</w:t>
            </w:r>
          </w:p>
        </w:tc>
        <w:tc>
          <w:tcPr>
            <w:tcW w:w="1275" w:type="dxa"/>
          </w:tcPr>
          <w:p w14:paraId="2EB94D5F" w14:textId="77777777" w:rsidR="001D3AF5" w:rsidRPr="00273CF9" w:rsidRDefault="001D3AF5" w:rsidP="00834157">
            <w:pPr>
              <w:pStyle w:val="ad"/>
              <w:jc w:val="left"/>
              <w:rPr>
                <w:sz w:val="18"/>
                <w:szCs w:val="18"/>
              </w:rPr>
            </w:pPr>
          </w:p>
        </w:tc>
        <w:tc>
          <w:tcPr>
            <w:tcW w:w="6095" w:type="dxa"/>
          </w:tcPr>
          <w:p w14:paraId="536F18D0" w14:textId="79618F09" w:rsidR="001D3AF5" w:rsidRPr="00273CF9" w:rsidRDefault="001D3AF5" w:rsidP="00834157">
            <w:pPr>
              <w:pStyle w:val="ad"/>
              <w:jc w:val="left"/>
              <w:rPr>
                <w:sz w:val="18"/>
                <w:szCs w:val="18"/>
              </w:rPr>
            </w:pPr>
            <w:r w:rsidRPr="00273CF9">
              <w:rPr>
                <w:sz w:val="18"/>
                <w:szCs w:val="18"/>
              </w:rPr>
              <w:t>1) Исправлено условие и текст контроля РК_ИК_0134 -  в соответствии с действующим функционалом</w:t>
            </w:r>
          </w:p>
          <w:p w14:paraId="1D4DB7F7" w14:textId="30473480" w:rsidR="001D3AF5" w:rsidRPr="00273CF9" w:rsidRDefault="001D3AF5" w:rsidP="008B6865">
            <w:pPr>
              <w:pStyle w:val="ad"/>
              <w:jc w:val="left"/>
              <w:rPr>
                <w:sz w:val="18"/>
                <w:szCs w:val="18"/>
                <w:highlight w:val="yellow"/>
              </w:rPr>
            </w:pPr>
            <w:r w:rsidRPr="00273CF9">
              <w:rPr>
                <w:sz w:val="18"/>
                <w:szCs w:val="18"/>
              </w:rPr>
              <w:t>2) Исправлено условие и текст контроля РК_ИК_0121</w:t>
            </w:r>
          </w:p>
        </w:tc>
      </w:tr>
      <w:tr w:rsidR="001D3AF5" w:rsidRPr="00273CF9" w14:paraId="2E50A50C" w14:textId="77777777" w:rsidTr="00D51541">
        <w:tc>
          <w:tcPr>
            <w:tcW w:w="562" w:type="dxa"/>
          </w:tcPr>
          <w:p w14:paraId="14B0A3A3" w14:textId="1CEE0555" w:rsidR="001D3AF5" w:rsidRPr="00273CF9" w:rsidRDefault="001D3AF5" w:rsidP="00EC2D3A">
            <w:pPr>
              <w:pStyle w:val="ad"/>
              <w:rPr>
                <w:sz w:val="18"/>
                <w:szCs w:val="18"/>
              </w:rPr>
            </w:pPr>
            <w:r w:rsidRPr="00273CF9">
              <w:rPr>
                <w:sz w:val="18"/>
                <w:szCs w:val="18"/>
              </w:rPr>
              <w:t>2.21</w:t>
            </w:r>
          </w:p>
        </w:tc>
        <w:tc>
          <w:tcPr>
            <w:tcW w:w="1134" w:type="dxa"/>
          </w:tcPr>
          <w:p w14:paraId="57826793" w14:textId="6A0396B5" w:rsidR="001D3AF5" w:rsidRPr="00273CF9" w:rsidRDefault="001D3AF5" w:rsidP="00763035">
            <w:pPr>
              <w:pStyle w:val="ad"/>
              <w:rPr>
                <w:sz w:val="18"/>
                <w:szCs w:val="18"/>
              </w:rPr>
            </w:pPr>
            <w:r w:rsidRPr="00273CF9">
              <w:rPr>
                <w:sz w:val="18"/>
                <w:szCs w:val="18"/>
              </w:rPr>
              <w:t>06.09.17</w:t>
            </w:r>
          </w:p>
        </w:tc>
        <w:tc>
          <w:tcPr>
            <w:tcW w:w="1275" w:type="dxa"/>
          </w:tcPr>
          <w:p w14:paraId="695DC36F" w14:textId="2508ADC7" w:rsidR="001D3AF5" w:rsidRPr="00273CF9" w:rsidRDefault="001D3AF5" w:rsidP="00315307">
            <w:pPr>
              <w:pStyle w:val="ad"/>
              <w:jc w:val="left"/>
              <w:rPr>
                <w:sz w:val="18"/>
                <w:szCs w:val="18"/>
              </w:rPr>
            </w:pPr>
            <w:r w:rsidRPr="00273CF9">
              <w:rPr>
                <w:sz w:val="18"/>
                <w:szCs w:val="18"/>
              </w:rPr>
              <w:t>FCSNF-4152</w:t>
            </w:r>
          </w:p>
        </w:tc>
        <w:tc>
          <w:tcPr>
            <w:tcW w:w="6095" w:type="dxa"/>
          </w:tcPr>
          <w:p w14:paraId="3AE6E6AA" w14:textId="1E52F6E0" w:rsidR="001D3AF5" w:rsidRPr="00273CF9" w:rsidRDefault="001D3AF5" w:rsidP="002D0245">
            <w:pPr>
              <w:pStyle w:val="ad"/>
              <w:numPr>
                <w:ilvl w:val="0"/>
                <w:numId w:val="154"/>
              </w:numPr>
              <w:jc w:val="left"/>
              <w:rPr>
                <w:sz w:val="18"/>
                <w:szCs w:val="18"/>
              </w:rPr>
            </w:pPr>
            <w:r w:rsidRPr="00273CF9">
              <w:rPr>
                <w:sz w:val="18"/>
                <w:szCs w:val="18"/>
              </w:rPr>
              <w:t>Добавлено требование выгрузки полного наименования единицы измерения в составе блока products\product\OKEI</w:t>
            </w:r>
          </w:p>
          <w:p w14:paraId="472BCBF1" w14:textId="77777777" w:rsidR="001D3AF5" w:rsidRPr="00273CF9" w:rsidRDefault="001D3AF5" w:rsidP="00F9236C">
            <w:pPr>
              <w:pStyle w:val="ad"/>
              <w:jc w:val="left"/>
              <w:rPr>
                <w:sz w:val="18"/>
                <w:szCs w:val="18"/>
              </w:rPr>
            </w:pPr>
          </w:p>
          <w:p w14:paraId="763BC1A0" w14:textId="5AE33344" w:rsidR="001D3AF5" w:rsidRPr="00273CF9" w:rsidRDefault="001D3AF5" w:rsidP="002D0245">
            <w:pPr>
              <w:pStyle w:val="ad"/>
              <w:numPr>
                <w:ilvl w:val="0"/>
                <w:numId w:val="154"/>
              </w:numPr>
              <w:jc w:val="left"/>
              <w:rPr>
                <w:sz w:val="18"/>
                <w:szCs w:val="18"/>
              </w:rPr>
            </w:pPr>
            <w:r w:rsidRPr="00273CF9">
              <w:rPr>
                <w:sz w:val="18"/>
                <w:szCs w:val="18"/>
              </w:rPr>
              <w:t xml:space="preserve">Добавлены правила обработки полей </w:t>
            </w:r>
            <w:r>
              <w:rPr>
                <w:sz w:val="18"/>
                <w:szCs w:val="18"/>
              </w:rPr>
              <w:t>«</w:t>
            </w:r>
            <w:r w:rsidRPr="00273CF9">
              <w:rPr>
                <w:sz w:val="18"/>
                <w:szCs w:val="18"/>
              </w:rPr>
              <w:t>Код документа</w:t>
            </w:r>
            <w:r>
              <w:rPr>
                <w:sz w:val="18"/>
                <w:szCs w:val="18"/>
              </w:rPr>
              <w:t>»</w:t>
            </w:r>
            <w:r w:rsidRPr="00273CF9">
              <w:rPr>
                <w:sz w:val="18"/>
                <w:szCs w:val="18"/>
              </w:rPr>
              <w:t xml:space="preserve"> (executionObligationGuarantee\documents\document\documentСode) и </w:t>
            </w:r>
            <w:r>
              <w:rPr>
                <w:sz w:val="18"/>
                <w:szCs w:val="18"/>
              </w:rPr>
              <w:t>«</w:t>
            </w:r>
            <w:r w:rsidRPr="00273CF9">
              <w:rPr>
                <w:sz w:val="18"/>
                <w:szCs w:val="18"/>
              </w:rPr>
              <w:t>Наименование документа</w:t>
            </w:r>
            <w:r>
              <w:rPr>
                <w:sz w:val="18"/>
                <w:szCs w:val="18"/>
              </w:rPr>
              <w:t>»</w:t>
            </w:r>
            <w:r w:rsidRPr="00273CF9">
              <w:rPr>
                <w:sz w:val="18"/>
                <w:szCs w:val="18"/>
              </w:rPr>
              <w:t xml:space="preserve"> (executionObligationGuarantee\documents\document\documentName)  и контроль РК_ИК_0143</w:t>
            </w:r>
          </w:p>
          <w:p w14:paraId="6D801899" w14:textId="77777777" w:rsidR="001D3AF5" w:rsidRPr="00273CF9" w:rsidRDefault="001D3AF5" w:rsidP="00F9236C">
            <w:pPr>
              <w:pStyle w:val="ad"/>
              <w:jc w:val="left"/>
              <w:rPr>
                <w:sz w:val="18"/>
                <w:szCs w:val="18"/>
              </w:rPr>
            </w:pPr>
          </w:p>
          <w:p w14:paraId="663CA0FD" w14:textId="6C0AF6AA" w:rsidR="001D3AF5" w:rsidRPr="00273CF9" w:rsidRDefault="001D3AF5" w:rsidP="002D0245">
            <w:pPr>
              <w:pStyle w:val="ad"/>
              <w:numPr>
                <w:ilvl w:val="0"/>
                <w:numId w:val="154"/>
              </w:numPr>
              <w:jc w:val="left"/>
              <w:rPr>
                <w:sz w:val="18"/>
                <w:szCs w:val="18"/>
              </w:rPr>
            </w:pPr>
            <w:r w:rsidRPr="00273CF9">
              <w:rPr>
                <w:sz w:val="18"/>
                <w:szCs w:val="18"/>
              </w:rPr>
              <w:t xml:space="preserve">Добавлено описание загрузки блока </w:t>
            </w:r>
            <w:r>
              <w:rPr>
                <w:sz w:val="18"/>
                <w:szCs w:val="18"/>
              </w:rPr>
              <w:t>«</w:t>
            </w:r>
            <w:r w:rsidRPr="00273CF9">
              <w:rPr>
                <w:sz w:val="18"/>
                <w:szCs w:val="18"/>
              </w:rPr>
              <w:t>Объем привлечения к исполнению контракта субподрядчиков</w:t>
            </w:r>
            <w:r>
              <w:rPr>
                <w:sz w:val="18"/>
                <w:szCs w:val="18"/>
              </w:rPr>
              <w:t>»</w:t>
            </w:r>
            <w:r w:rsidRPr="00273CF9">
              <w:rPr>
                <w:sz w:val="18"/>
                <w:szCs w:val="18"/>
              </w:rPr>
              <w:t xml:space="preserve"> (subContractorsSum) в исполнении контракта и контроли РК_ИК_0144,РК_ИК_0145, РК_ИК_0146</w:t>
            </w:r>
          </w:p>
          <w:p w14:paraId="3EF8EA0B" w14:textId="77777777" w:rsidR="001D3AF5" w:rsidRPr="00273CF9" w:rsidRDefault="001D3AF5" w:rsidP="00F9236C">
            <w:pPr>
              <w:pStyle w:val="ad"/>
              <w:jc w:val="left"/>
              <w:rPr>
                <w:sz w:val="18"/>
                <w:szCs w:val="18"/>
              </w:rPr>
            </w:pPr>
          </w:p>
          <w:p w14:paraId="6E37838E" w14:textId="7BA5CA18" w:rsidR="001D3AF5" w:rsidRPr="00273CF9" w:rsidRDefault="001D3AF5" w:rsidP="002D0245">
            <w:pPr>
              <w:pStyle w:val="ad"/>
              <w:numPr>
                <w:ilvl w:val="0"/>
                <w:numId w:val="154"/>
              </w:numPr>
              <w:jc w:val="left"/>
              <w:rPr>
                <w:sz w:val="18"/>
                <w:szCs w:val="18"/>
              </w:rPr>
            </w:pPr>
            <w:r w:rsidRPr="00273CF9">
              <w:rPr>
                <w:sz w:val="18"/>
                <w:szCs w:val="18"/>
              </w:rPr>
              <w:t>Добавлено описание приема блока products\product\KTRU иконтроль РК_ИК_0147</w:t>
            </w:r>
          </w:p>
          <w:p w14:paraId="62BEDD70" w14:textId="77777777" w:rsidR="001D3AF5" w:rsidRPr="00273CF9" w:rsidRDefault="001D3AF5" w:rsidP="00F9236C">
            <w:pPr>
              <w:pStyle w:val="ad"/>
              <w:jc w:val="left"/>
              <w:rPr>
                <w:sz w:val="18"/>
                <w:szCs w:val="18"/>
              </w:rPr>
            </w:pPr>
          </w:p>
          <w:p w14:paraId="4F41FF75" w14:textId="1928F512" w:rsidR="001D3AF5" w:rsidRPr="00273CF9" w:rsidRDefault="001D3AF5" w:rsidP="002D0245">
            <w:pPr>
              <w:pStyle w:val="ad"/>
              <w:numPr>
                <w:ilvl w:val="0"/>
                <w:numId w:val="154"/>
              </w:numPr>
              <w:jc w:val="left"/>
              <w:rPr>
                <w:sz w:val="18"/>
                <w:szCs w:val="18"/>
              </w:rPr>
            </w:pPr>
            <w:r w:rsidRPr="00273CF9">
              <w:rPr>
                <w:sz w:val="18"/>
                <w:szCs w:val="18"/>
              </w:rPr>
              <w:t xml:space="preserve">Внесены изменения в контроль РК_ИК_0136 РК_ИК_0138 </w:t>
            </w:r>
            <w:r>
              <w:rPr>
                <w:sz w:val="18"/>
                <w:szCs w:val="18"/>
              </w:rPr>
              <w:t>–</w:t>
            </w:r>
            <w:r w:rsidRPr="00273CF9">
              <w:rPr>
                <w:sz w:val="18"/>
                <w:szCs w:val="18"/>
              </w:rPr>
              <w:t xml:space="preserve"> учет блоков OKPD и KTRU при поиске объекта закупки (предмета контракта) в исполнении</w:t>
            </w:r>
          </w:p>
          <w:p w14:paraId="31F20951" w14:textId="77777777" w:rsidR="001D3AF5" w:rsidRPr="00273CF9" w:rsidRDefault="001D3AF5" w:rsidP="00F9236C">
            <w:pPr>
              <w:pStyle w:val="ad"/>
              <w:jc w:val="left"/>
              <w:rPr>
                <w:sz w:val="18"/>
                <w:szCs w:val="18"/>
              </w:rPr>
            </w:pPr>
          </w:p>
          <w:p w14:paraId="2D5C2BCA" w14:textId="534E618B" w:rsidR="001D3AF5" w:rsidRPr="00273CF9" w:rsidRDefault="001D3AF5" w:rsidP="002D0245">
            <w:pPr>
              <w:pStyle w:val="ad"/>
              <w:numPr>
                <w:ilvl w:val="0"/>
                <w:numId w:val="154"/>
              </w:numPr>
              <w:jc w:val="left"/>
              <w:rPr>
                <w:sz w:val="18"/>
                <w:szCs w:val="18"/>
              </w:rPr>
            </w:pPr>
            <w:r w:rsidRPr="00273CF9">
              <w:rPr>
                <w:sz w:val="18"/>
                <w:szCs w:val="18"/>
              </w:rPr>
              <w:t>Внесены изменения в контроль РК_ИК_0140  - учет блоков OKPD и KTRU при поиске объекта закупки (предмета контракта) в Информация об исполнении обязательств по предоставленной гарантии качества товаров, работ, услуг</w:t>
            </w:r>
          </w:p>
          <w:p w14:paraId="4408A32C" w14:textId="77777777" w:rsidR="001D3AF5" w:rsidRPr="00273CF9" w:rsidRDefault="001D3AF5" w:rsidP="00F9236C">
            <w:pPr>
              <w:pStyle w:val="ad"/>
              <w:jc w:val="left"/>
              <w:rPr>
                <w:sz w:val="18"/>
                <w:szCs w:val="18"/>
              </w:rPr>
            </w:pPr>
          </w:p>
          <w:p w14:paraId="1A68B111" w14:textId="0D6BA688" w:rsidR="001D3AF5" w:rsidRPr="00273CF9" w:rsidRDefault="001D3AF5" w:rsidP="002D0245">
            <w:pPr>
              <w:pStyle w:val="ad"/>
              <w:numPr>
                <w:ilvl w:val="0"/>
                <w:numId w:val="154"/>
              </w:numPr>
              <w:jc w:val="left"/>
              <w:rPr>
                <w:sz w:val="18"/>
                <w:szCs w:val="18"/>
              </w:rPr>
            </w:pPr>
            <w:r w:rsidRPr="00273CF9">
              <w:rPr>
                <w:sz w:val="18"/>
                <w:szCs w:val="18"/>
              </w:rPr>
              <w:t xml:space="preserve">Внесены изменения в алгоритм приема блока </w:t>
            </w:r>
            <w:r>
              <w:rPr>
                <w:sz w:val="18"/>
                <w:szCs w:val="18"/>
              </w:rPr>
              <w:t>«</w:t>
            </w:r>
            <w:r w:rsidRPr="00273CF9">
              <w:rPr>
                <w:sz w:val="18"/>
                <w:szCs w:val="18"/>
              </w:rPr>
              <w:t>Страны происхождения товара, страны производителя</w:t>
            </w:r>
            <w:r>
              <w:rPr>
                <w:sz w:val="18"/>
                <w:szCs w:val="18"/>
              </w:rPr>
              <w:t>»</w:t>
            </w:r>
            <w:r w:rsidRPr="00273CF9">
              <w:rPr>
                <w:sz w:val="18"/>
                <w:szCs w:val="18"/>
              </w:rPr>
              <w:t xml:space="preserve"> (executions\productsCountries) </w:t>
            </w:r>
            <w:r>
              <w:rPr>
                <w:sz w:val="18"/>
                <w:szCs w:val="18"/>
              </w:rPr>
              <w:t>–</w:t>
            </w:r>
            <w:r w:rsidRPr="00273CF9">
              <w:rPr>
                <w:sz w:val="18"/>
                <w:szCs w:val="18"/>
              </w:rPr>
              <w:t xml:space="preserve"> учет externalSid, OKPD и KTRU</w:t>
            </w:r>
          </w:p>
          <w:p w14:paraId="3D5DAA19" w14:textId="77777777" w:rsidR="001D3AF5" w:rsidRPr="00273CF9" w:rsidRDefault="001D3AF5" w:rsidP="00F9236C">
            <w:pPr>
              <w:pStyle w:val="ad"/>
              <w:jc w:val="left"/>
              <w:rPr>
                <w:sz w:val="18"/>
                <w:szCs w:val="18"/>
              </w:rPr>
            </w:pPr>
            <w:r w:rsidRPr="00273CF9">
              <w:rPr>
                <w:sz w:val="18"/>
                <w:szCs w:val="18"/>
              </w:rPr>
              <w:t xml:space="preserve">   добавлены контроли РК_ИК_0148,РК_ИК_0149,РК_ИК_0150, внесены изменения в контроль РК_ИК_0069</w:t>
            </w:r>
          </w:p>
          <w:p w14:paraId="4D536184" w14:textId="77777777" w:rsidR="001D3AF5" w:rsidRPr="00273CF9" w:rsidRDefault="001D3AF5" w:rsidP="00F9236C">
            <w:pPr>
              <w:pStyle w:val="ad"/>
              <w:jc w:val="left"/>
              <w:rPr>
                <w:sz w:val="18"/>
                <w:szCs w:val="18"/>
              </w:rPr>
            </w:pPr>
          </w:p>
          <w:p w14:paraId="12D0D607" w14:textId="0AF9419D" w:rsidR="001D3AF5" w:rsidRPr="00273CF9" w:rsidRDefault="001D3AF5" w:rsidP="002D0245">
            <w:pPr>
              <w:pStyle w:val="ad"/>
              <w:numPr>
                <w:ilvl w:val="0"/>
                <w:numId w:val="154"/>
              </w:numPr>
              <w:jc w:val="left"/>
              <w:rPr>
                <w:sz w:val="18"/>
                <w:szCs w:val="18"/>
              </w:rPr>
            </w:pPr>
            <w:r w:rsidRPr="00273CF9">
              <w:rPr>
                <w:sz w:val="18"/>
                <w:szCs w:val="18"/>
              </w:rPr>
              <w:t xml:space="preserve">Внесены изменения в алгоритм приема блока </w:t>
            </w:r>
            <w:r>
              <w:rPr>
                <w:sz w:val="18"/>
                <w:szCs w:val="18"/>
              </w:rPr>
              <w:t>«</w:t>
            </w:r>
            <w:r w:rsidRPr="00273CF9">
              <w:rPr>
                <w:sz w:val="18"/>
                <w:szCs w:val="18"/>
              </w:rPr>
              <w:t>Страны происхождения товара, страны производителя</w:t>
            </w:r>
            <w:r>
              <w:rPr>
                <w:sz w:val="18"/>
                <w:szCs w:val="18"/>
              </w:rPr>
              <w:t>»</w:t>
            </w:r>
            <w:r w:rsidRPr="00273CF9">
              <w:rPr>
                <w:sz w:val="18"/>
                <w:szCs w:val="18"/>
              </w:rPr>
              <w:t xml:space="preserve"> (executionObligationGuarantee\productsCountries) </w:t>
            </w:r>
            <w:r>
              <w:rPr>
                <w:sz w:val="18"/>
                <w:szCs w:val="18"/>
              </w:rPr>
              <w:t>–</w:t>
            </w:r>
            <w:r w:rsidRPr="00273CF9">
              <w:rPr>
                <w:sz w:val="18"/>
                <w:szCs w:val="18"/>
              </w:rPr>
              <w:t xml:space="preserve"> учет externalSid, OKPD и KTRU</w:t>
            </w:r>
          </w:p>
          <w:p w14:paraId="70AF928C" w14:textId="77777777" w:rsidR="001D3AF5" w:rsidRPr="00273CF9" w:rsidRDefault="001D3AF5" w:rsidP="00F9236C">
            <w:pPr>
              <w:pStyle w:val="ad"/>
              <w:jc w:val="left"/>
              <w:rPr>
                <w:sz w:val="18"/>
                <w:szCs w:val="18"/>
              </w:rPr>
            </w:pPr>
          </w:p>
          <w:p w14:paraId="1A95F40E" w14:textId="785A5C7C" w:rsidR="001D3AF5" w:rsidRPr="00273CF9" w:rsidRDefault="001D3AF5" w:rsidP="002D0245">
            <w:pPr>
              <w:pStyle w:val="ad"/>
              <w:numPr>
                <w:ilvl w:val="0"/>
                <w:numId w:val="154"/>
              </w:numPr>
              <w:jc w:val="left"/>
              <w:rPr>
                <w:sz w:val="18"/>
                <w:szCs w:val="18"/>
              </w:rPr>
            </w:pPr>
            <w:r w:rsidRPr="00273CF9">
              <w:rPr>
                <w:sz w:val="18"/>
                <w:szCs w:val="18"/>
              </w:rPr>
              <w:lastRenderedPageBreak/>
              <w:t xml:space="preserve">Описано правило обработки поля «Количество поставляемого товара, объёма выполняемых работ, оказываемых услуг» (products\ product\quantity) </w:t>
            </w:r>
            <w:r>
              <w:rPr>
                <w:sz w:val="18"/>
                <w:szCs w:val="18"/>
              </w:rPr>
              <w:t>–</w:t>
            </w:r>
            <w:r w:rsidRPr="00273CF9">
              <w:rPr>
                <w:sz w:val="18"/>
                <w:szCs w:val="18"/>
              </w:rPr>
              <w:t xml:space="preserve"> обрезание дробной части до 5 знаков после запятой</w:t>
            </w:r>
          </w:p>
          <w:p w14:paraId="05C085D8" w14:textId="77777777" w:rsidR="001D3AF5" w:rsidRPr="00273CF9" w:rsidRDefault="001D3AF5" w:rsidP="00F9236C">
            <w:pPr>
              <w:pStyle w:val="ad"/>
              <w:jc w:val="left"/>
              <w:rPr>
                <w:sz w:val="18"/>
                <w:szCs w:val="18"/>
              </w:rPr>
            </w:pPr>
          </w:p>
          <w:p w14:paraId="45DB7141" w14:textId="7D6C52ED" w:rsidR="001D3AF5" w:rsidRPr="00273CF9" w:rsidRDefault="001D3AF5" w:rsidP="002D0245">
            <w:pPr>
              <w:pStyle w:val="ad"/>
              <w:numPr>
                <w:ilvl w:val="0"/>
                <w:numId w:val="154"/>
              </w:numPr>
              <w:jc w:val="left"/>
              <w:rPr>
                <w:sz w:val="18"/>
                <w:szCs w:val="18"/>
              </w:rPr>
            </w:pPr>
            <w:r w:rsidRPr="00273CF9">
              <w:rPr>
                <w:sz w:val="18"/>
                <w:szCs w:val="18"/>
              </w:rPr>
              <w:t xml:space="preserve">Добавлен контроль РК_ИК_0151 </w:t>
            </w:r>
            <w:r>
              <w:rPr>
                <w:sz w:val="18"/>
                <w:szCs w:val="18"/>
              </w:rPr>
              <w:t>–</w:t>
            </w:r>
            <w:r w:rsidRPr="00273CF9">
              <w:rPr>
                <w:sz w:val="18"/>
                <w:szCs w:val="18"/>
              </w:rPr>
              <w:t xml:space="preserve"> обязательность заполнения как минимум одного из блоков executions\execution\quantityContractSubjects и/или executions\execution\quantityDrugContractSubjects</w:t>
            </w:r>
          </w:p>
          <w:p w14:paraId="0E94B6E3" w14:textId="77777777" w:rsidR="001D3AF5" w:rsidRPr="00273CF9" w:rsidRDefault="001D3AF5" w:rsidP="00F9236C">
            <w:pPr>
              <w:pStyle w:val="ad"/>
              <w:jc w:val="left"/>
              <w:rPr>
                <w:sz w:val="18"/>
                <w:szCs w:val="18"/>
              </w:rPr>
            </w:pPr>
          </w:p>
          <w:p w14:paraId="7A38E7FF" w14:textId="3FB64AEE" w:rsidR="001D3AF5" w:rsidRPr="00273CF9" w:rsidRDefault="001D3AF5" w:rsidP="002D0245">
            <w:pPr>
              <w:pStyle w:val="ad"/>
              <w:numPr>
                <w:ilvl w:val="0"/>
                <w:numId w:val="154"/>
              </w:numPr>
              <w:jc w:val="left"/>
              <w:rPr>
                <w:sz w:val="18"/>
                <w:szCs w:val="18"/>
              </w:rPr>
            </w:pPr>
            <w:r w:rsidRPr="00273CF9">
              <w:rPr>
                <w:sz w:val="18"/>
                <w:szCs w:val="18"/>
              </w:rPr>
              <w:t>В контроли РК_ИК_0103 и РК_ИК_0102 добавлены коды ОКОПФ 65141, 65142, 65143</w:t>
            </w:r>
          </w:p>
          <w:p w14:paraId="7429110D" w14:textId="77777777" w:rsidR="001D3AF5" w:rsidRPr="00273CF9" w:rsidRDefault="001D3AF5" w:rsidP="00F9236C">
            <w:pPr>
              <w:pStyle w:val="ad"/>
              <w:jc w:val="left"/>
              <w:rPr>
                <w:sz w:val="18"/>
                <w:szCs w:val="18"/>
              </w:rPr>
            </w:pPr>
          </w:p>
          <w:p w14:paraId="668023D2" w14:textId="7DDF02FD" w:rsidR="001D3AF5" w:rsidRPr="00273CF9" w:rsidRDefault="001D3AF5" w:rsidP="00F9236C">
            <w:pPr>
              <w:pStyle w:val="ad"/>
              <w:jc w:val="left"/>
              <w:rPr>
                <w:sz w:val="18"/>
                <w:szCs w:val="18"/>
              </w:rPr>
            </w:pPr>
            <w:r w:rsidRPr="00273CF9">
              <w:rPr>
                <w:sz w:val="18"/>
                <w:szCs w:val="18"/>
              </w:rPr>
              <w:t xml:space="preserve">12) Добавлен контроль РК_ИК_0152 </w:t>
            </w:r>
            <w:r>
              <w:rPr>
                <w:sz w:val="18"/>
                <w:szCs w:val="18"/>
              </w:rPr>
              <w:t>–</w:t>
            </w:r>
            <w:r w:rsidRPr="00273CF9">
              <w:rPr>
                <w:sz w:val="18"/>
                <w:szCs w:val="18"/>
              </w:rPr>
              <w:t xml:space="preserve"> по факту уже существующий в коде </w:t>
            </w:r>
            <w:r>
              <w:rPr>
                <w:sz w:val="18"/>
                <w:szCs w:val="18"/>
              </w:rPr>
              <w:t>–</w:t>
            </w:r>
            <w:r w:rsidRPr="00273CF9">
              <w:rPr>
                <w:sz w:val="18"/>
                <w:szCs w:val="18"/>
              </w:rPr>
              <w:t xml:space="preserve"> проверка принадлжности бюджета организации-заказчику</w:t>
            </w:r>
          </w:p>
          <w:p w14:paraId="5CEB121E" w14:textId="77777777" w:rsidR="001D3AF5" w:rsidRPr="00273CF9" w:rsidRDefault="001D3AF5" w:rsidP="00F9236C">
            <w:pPr>
              <w:pStyle w:val="ad"/>
              <w:jc w:val="left"/>
              <w:rPr>
                <w:sz w:val="18"/>
                <w:szCs w:val="18"/>
              </w:rPr>
            </w:pPr>
          </w:p>
          <w:p w14:paraId="4122F924" w14:textId="6F82A5C2" w:rsidR="001D3AF5" w:rsidRPr="00273CF9" w:rsidRDefault="001D3AF5" w:rsidP="00F9236C">
            <w:pPr>
              <w:pStyle w:val="ad"/>
              <w:jc w:val="left"/>
              <w:rPr>
                <w:sz w:val="18"/>
                <w:szCs w:val="18"/>
              </w:rPr>
            </w:pPr>
            <w:r w:rsidRPr="00273CF9">
              <w:rPr>
                <w:sz w:val="18"/>
                <w:szCs w:val="18"/>
              </w:rPr>
              <w:t xml:space="preserve">13) Добавлен контроль РК_ИК_0153 </w:t>
            </w:r>
            <w:r>
              <w:rPr>
                <w:sz w:val="18"/>
                <w:szCs w:val="18"/>
              </w:rPr>
              <w:t>–</w:t>
            </w:r>
            <w:r w:rsidRPr="00273CF9">
              <w:rPr>
                <w:sz w:val="18"/>
                <w:szCs w:val="18"/>
              </w:rPr>
              <w:t xml:space="preserve"> обязательность блока drugInfoUsingTextForm\MNNsInfo\MNNInfo\positionsTradeName\positionTradeName\dosageInfo\dosageOKEI в contract2015</w:t>
            </w:r>
          </w:p>
          <w:p w14:paraId="75BCB7A9" w14:textId="77777777" w:rsidR="001D3AF5" w:rsidRPr="00273CF9" w:rsidRDefault="001D3AF5" w:rsidP="00F9236C">
            <w:pPr>
              <w:pStyle w:val="ad"/>
              <w:jc w:val="left"/>
              <w:rPr>
                <w:sz w:val="18"/>
                <w:szCs w:val="18"/>
              </w:rPr>
            </w:pPr>
          </w:p>
          <w:p w14:paraId="5046136E" w14:textId="6AB04664" w:rsidR="001D3AF5" w:rsidRPr="00273CF9" w:rsidRDefault="001D3AF5" w:rsidP="00F9236C">
            <w:pPr>
              <w:pStyle w:val="ad"/>
              <w:jc w:val="left"/>
              <w:rPr>
                <w:sz w:val="18"/>
                <w:szCs w:val="18"/>
              </w:rPr>
            </w:pPr>
            <w:r w:rsidRPr="00273CF9">
              <w:rPr>
                <w:sz w:val="18"/>
                <w:szCs w:val="18"/>
              </w:rPr>
              <w:t xml:space="preserve">14) Добавлен контроль РК_ИК_0154 </w:t>
            </w:r>
            <w:r>
              <w:rPr>
                <w:sz w:val="18"/>
                <w:szCs w:val="18"/>
              </w:rPr>
              <w:t>–</w:t>
            </w:r>
            <w:r w:rsidRPr="00273CF9">
              <w:rPr>
                <w:sz w:val="18"/>
                <w:szCs w:val="18"/>
              </w:rPr>
              <w:t xml:space="preserve"> условия заполнения блок </w:t>
            </w:r>
            <w:r>
              <w:rPr>
                <w:sz w:val="18"/>
                <w:szCs w:val="18"/>
              </w:rPr>
              <w:t>«</w:t>
            </w:r>
            <w:r w:rsidRPr="00273CF9">
              <w:rPr>
                <w:sz w:val="18"/>
                <w:szCs w:val="18"/>
              </w:rPr>
              <w:t>Информация о гарантии качества товара, работы услуги</w:t>
            </w:r>
            <w:r>
              <w:rPr>
                <w:sz w:val="18"/>
                <w:szCs w:val="18"/>
              </w:rPr>
              <w:t>»</w:t>
            </w:r>
            <w:r w:rsidRPr="00273CF9">
              <w:rPr>
                <w:sz w:val="18"/>
                <w:szCs w:val="18"/>
              </w:rPr>
              <w:t xml:space="preserve"> (qualityGuaranteeInfo) в contractProcedure2015</w:t>
            </w:r>
          </w:p>
          <w:p w14:paraId="7A47C4AA" w14:textId="20DCF8B1" w:rsidR="001D3AF5" w:rsidRPr="00273CF9" w:rsidRDefault="001D3AF5" w:rsidP="00834157">
            <w:pPr>
              <w:pStyle w:val="ad"/>
              <w:jc w:val="left"/>
              <w:rPr>
                <w:sz w:val="18"/>
                <w:szCs w:val="18"/>
              </w:rPr>
            </w:pPr>
          </w:p>
        </w:tc>
      </w:tr>
      <w:tr w:rsidR="001D3AF5" w:rsidRPr="00273CF9" w14:paraId="5E8E012C" w14:textId="77777777" w:rsidTr="00D51541">
        <w:tc>
          <w:tcPr>
            <w:tcW w:w="562" w:type="dxa"/>
          </w:tcPr>
          <w:p w14:paraId="205CDBBB" w14:textId="565B050A" w:rsidR="001D3AF5" w:rsidRPr="00273CF9" w:rsidRDefault="001D3AF5" w:rsidP="00EC2D3A">
            <w:pPr>
              <w:pStyle w:val="ad"/>
              <w:rPr>
                <w:sz w:val="18"/>
                <w:szCs w:val="18"/>
              </w:rPr>
            </w:pPr>
            <w:r w:rsidRPr="00273CF9">
              <w:rPr>
                <w:sz w:val="18"/>
                <w:szCs w:val="18"/>
              </w:rPr>
              <w:lastRenderedPageBreak/>
              <w:t>2.22</w:t>
            </w:r>
          </w:p>
        </w:tc>
        <w:tc>
          <w:tcPr>
            <w:tcW w:w="1134" w:type="dxa"/>
          </w:tcPr>
          <w:p w14:paraId="2566615D" w14:textId="7E07B5C6" w:rsidR="001D3AF5" w:rsidRPr="00273CF9" w:rsidRDefault="001D3AF5" w:rsidP="00763035">
            <w:pPr>
              <w:pStyle w:val="ad"/>
              <w:rPr>
                <w:sz w:val="18"/>
                <w:szCs w:val="18"/>
              </w:rPr>
            </w:pPr>
            <w:r w:rsidRPr="00273CF9">
              <w:rPr>
                <w:sz w:val="18"/>
                <w:szCs w:val="18"/>
              </w:rPr>
              <w:t>28.09.2017</w:t>
            </w:r>
          </w:p>
        </w:tc>
        <w:tc>
          <w:tcPr>
            <w:tcW w:w="1275" w:type="dxa"/>
          </w:tcPr>
          <w:p w14:paraId="49D6D51D" w14:textId="77777777" w:rsidR="001D3AF5" w:rsidRPr="00273CF9" w:rsidRDefault="001D3AF5" w:rsidP="00A82BA0">
            <w:pPr>
              <w:pStyle w:val="ad"/>
              <w:jc w:val="left"/>
              <w:rPr>
                <w:sz w:val="18"/>
                <w:szCs w:val="18"/>
              </w:rPr>
            </w:pPr>
          </w:p>
        </w:tc>
        <w:tc>
          <w:tcPr>
            <w:tcW w:w="6095" w:type="dxa"/>
          </w:tcPr>
          <w:p w14:paraId="3B87A9E8" w14:textId="07894897" w:rsidR="001D3AF5" w:rsidRPr="00273CF9" w:rsidRDefault="001D3AF5" w:rsidP="00A82BA0">
            <w:pPr>
              <w:pStyle w:val="ad"/>
              <w:jc w:val="left"/>
              <w:rPr>
                <w:sz w:val="18"/>
                <w:szCs w:val="18"/>
              </w:rPr>
            </w:pPr>
            <w:r w:rsidRPr="00273CF9">
              <w:rPr>
                <w:sz w:val="18"/>
                <w:szCs w:val="18"/>
              </w:rPr>
              <w:t xml:space="preserve">1) Внесены изменения в РК_ИК_0078 </w:t>
            </w:r>
            <w:r>
              <w:rPr>
                <w:sz w:val="18"/>
                <w:szCs w:val="18"/>
              </w:rPr>
              <w:t>–</w:t>
            </w:r>
            <w:r w:rsidRPr="00273CF9">
              <w:rPr>
                <w:sz w:val="18"/>
                <w:szCs w:val="18"/>
              </w:rPr>
              <w:t xml:space="preserve"> учет КТРУ</w:t>
            </w:r>
          </w:p>
        </w:tc>
      </w:tr>
      <w:tr w:rsidR="001D3AF5" w:rsidRPr="00273CF9" w14:paraId="05E6C8BD" w14:textId="77777777" w:rsidTr="00D51541">
        <w:tc>
          <w:tcPr>
            <w:tcW w:w="562" w:type="dxa"/>
          </w:tcPr>
          <w:p w14:paraId="07799073" w14:textId="5E712494" w:rsidR="001D3AF5" w:rsidRPr="00273CF9" w:rsidRDefault="001D3AF5" w:rsidP="00F922F5">
            <w:pPr>
              <w:pStyle w:val="ad"/>
              <w:rPr>
                <w:sz w:val="18"/>
                <w:szCs w:val="18"/>
                <w:lang w:val="en-US"/>
              </w:rPr>
            </w:pPr>
            <w:r w:rsidRPr="00273CF9">
              <w:rPr>
                <w:sz w:val="18"/>
                <w:szCs w:val="18"/>
                <w:lang w:val="en-US"/>
              </w:rPr>
              <w:t>2.23</w:t>
            </w:r>
          </w:p>
        </w:tc>
        <w:tc>
          <w:tcPr>
            <w:tcW w:w="1134" w:type="dxa"/>
          </w:tcPr>
          <w:p w14:paraId="5DA730CA" w14:textId="0E204B7B" w:rsidR="001D3AF5" w:rsidRPr="00273CF9" w:rsidRDefault="001D3AF5" w:rsidP="00F922F5">
            <w:pPr>
              <w:pStyle w:val="ad"/>
              <w:rPr>
                <w:sz w:val="18"/>
                <w:szCs w:val="18"/>
              </w:rPr>
            </w:pPr>
            <w:r w:rsidRPr="00273CF9">
              <w:rPr>
                <w:sz w:val="18"/>
                <w:szCs w:val="18"/>
                <w:lang w:val="en-US"/>
              </w:rPr>
              <w:t>5</w:t>
            </w:r>
            <w:r w:rsidRPr="00273CF9">
              <w:rPr>
                <w:sz w:val="18"/>
                <w:szCs w:val="18"/>
              </w:rPr>
              <w:t>.</w:t>
            </w:r>
            <w:r w:rsidRPr="00273CF9">
              <w:rPr>
                <w:sz w:val="18"/>
                <w:szCs w:val="18"/>
                <w:lang w:val="en-US"/>
              </w:rPr>
              <w:t>10</w:t>
            </w:r>
            <w:r w:rsidRPr="00273CF9">
              <w:rPr>
                <w:sz w:val="18"/>
                <w:szCs w:val="18"/>
              </w:rPr>
              <w:t>.17</w:t>
            </w:r>
          </w:p>
        </w:tc>
        <w:tc>
          <w:tcPr>
            <w:tcW w:w="1275" w:type="dxa"/>
          </w:tcPr>
          <w:p w14:paraId="05081351" w14:textId="77777777" w:rsidR="001D3AF5" w:rsidRPr="00273CF9" w:rsidRDefault="001D3AF5" w:rsidP="00F922F5">
            <w:pPr>
              <w:pStyle w:val="ad"/>
              <w:jc w:val="left"/>
              <w:rPr>
                <w:sz w:val="18"/>
                <w:szCs w:val="18"/>
              </w:rPr>
            </w:pPr>
            <w:r w:rsidRPr="00273CF9">
              <w:rPr>
                <w:sz w:val="18"/>
                <w:szCs w:val="18"/>
              </w:rPr>
              <w:t>FCSNF-4749</w:t>
            </w:r>
          </w:p>
          <w:p w14:paraId="7E4A14D2" w14:textId="45AC64FE" w:rsidR="001D3AF5" w:rsidRPr="00273CF9" w:rsidRDefault="001D3AF5" w:rsidP="00424987">
            <w:pPr>
              <w:pStyle w:val="ad"/>
              <w:jc w:val="left"/>
              <w:rPr>
                <w:sz w:val="18"/>
                <w:szCs w:val="18"/>
              </w:rPr>
            </w:pPr>
            <w:r w:rsidRPr="00273CF9">
              <w:rPr>
                <w:sz w:val="18"/>
                <w:szCs w:val="18"/>
              </w:rPr>
              <w:t>FCS-65220</w:t>
            </w:r>
          </w:p>
        </w:tc>
        <w:tc>
          <w:tcPr>
            <w:tcW w:w="6095" w:type="dxa"/>
          </w:tcPr>
          <w:p w14:paraId="0DDD8219" w14:textId="77777777" w:rsidR="001D3AF5" w:rsidRPr="00273CF9" w:rsidRDefault="001D3AF5" w:rsidP="00A73B2C">
            <w:pPr>
              <w:pStyle w:val="ad"/>
              <w:jc w:val="left"/>
              <w:rPr>
                <w:sz w:val="18"/>
                <w:szCs w:val="18"/>
              </w:rPr>
            </w:pPr>
            <w:r w:rsidRPr="00273CF9">
              <w:rPr>
                <w:sz w:val="18"/>
                <w:szCs w:val="18"/>
              </w:rPr>
              <w:t>1) Уточнены требования к формату поля Объем поставленных товаров, выполненных работ, оказанных услуг» (//element(*,zfcs_contractProcedure2015Type)/executions/execution/quantityContractSubjects/quantityContractSubject/quantity)</w:t>
            </w:r>
          </w:p>
          <w:p w14:paraId="05D4A2E5" w14:textId="77777777" w:rsidR="001D3AF5" w:rsidRPr="00273CF9" w:rsidRDefault="001D3AF5" w:rsidP="00A73B2C">
            <w:pPr>
              <w:pStyle w:val="ad"/>
              <w:jc w:val="left"/>
              <w:rPr>
                <w:sz w:val="18"/>
                <w:szCs w:val="18"/>
              </w:rPr>
            </w:pPr>
            <w:r w:rsidRPr="00273CF9">
              <w:rPr>
                <w:sz w:val="18"/>
                <w:szCs w:val="18"/>
              </w:rPr>
              <w:t xml:space="preserve">   - числовой (18,5) (5 знаков после запятой)</w:t>
            </w:r>
          </w:p>
          <w:p w14:paraId="4979EC4E" w14:textId="77777777" w:rsidR="001D3AF5" w:rsidRPr="00273CF9" w:rsidRDefault="001D3AF5" w:rsidP="00A73B2C">
            <w:pPr>
              <w:pStyle w:val="ad"/>
              <w:jc w:val="left"/>
              <w:rPr>
                <w:sz w:val="18"/>
                <w:szCs w:val="18"/>
              </w:rPr>
            </w:pPr>
          </w:p>
          <w:p w14:paraId="656B4041" w14:textId="77777777" w:rsidR="001D3AF5" w:rsidRPr="00273CF9" w:rsidRDefault="001D3AF5" w:rsidP="00A73B2C">
            <w:pPr>
              <w:pStyle w:val="ad"/>
              <w:jc w:val="left"/>
              <w:rPr>
                <w:sz w:val="18"/>
                <w:szCs w:val="18"/>
              </w:rPr>
            </w:pPr>
            <w:r w:rsidRPr="00273CF9">
              <w:rPr>
                <w:sz w:val="18"/>
                <w:szCs w:val="18"/>
              </w:rPr>
              <w:t>2) Уточнены требования к формату поля Объем поставленных товаров, выполненных работ, оказанных услуг» (//element(*,zfcs_contractProcedure2015Type)/executionObligationGuarantee/documents/document/quantityContractSubjects/quantityContractSubject/quantity)</w:t>
            </w:r>
          </w:p>
          <w:p w14:paraId="03DF5121" w14:textId="77777777" w:rsidR="001D3AF5" w:rsidRPr="00273CF9" w:rsidRDefault="001D3AF5" w:rsidP="00A73B2C">
            <w:pPr>
              <w:pStyle w:val="ad"/>
              <w:jc w:val="left"/>
              <w:rPr>
                <w:sz w:val="18"/>
                <w:szCs w:val="18"/>
              </w:rPr>
            </w:pPr>
            <w:r w:rsidRPr="00273CF9">
              <w:rPr>
                <w:sz w:val="18"/>
                <w:szCs w:val="18"/>
              </w:rPr>
              <w:t xml:space="preserve">   - числовой (18,5) (5 знаков после запятой)</w:t>
            </w:r>
          </w:p>
          <w:p w14:paraId="01AE931A" w14:textId="31817AAC" w:rsidR="001D3AF5" w:rsidRPr="00273CF9" w:rsidRDefault="001D3AF5" w:rsidP="00A73B2C">
            <w:pPr>
              <w:pStyle w:val="ad"/>
              <w:jc w:val="left"/>
              <w:rPr>
                <w:sz w:val="18"/>
                <w:szCs w:val="18"/>
              </w:rPr>
            </w:pPr>
          </w:p>
          <w:p w14:paraId="2B415F03" w14:textId="64E4EC8C" w:rsidR="001D3AF5" w:rsidRPr="00273CF9" w:rsidRDefault="001D3AF5" w:rsidP="00424987">
            <w:pPr>
              <w:pStyle w:val="ad"/>
              <w:jc w:val="left"/>
              <w:rPr>
                <w:sz w:val="18"/>
                <w:szCs w:val="18"/>
              </w:rPr>
            </w:pPr>
            <w:r w:rsidRPr="00273CF9">
              <w:rPr>
                <w:sz w:val="18"/>
                <w:szCs w:val="18"/>
              </w:rPr>
              <w:t>3) Отключен контроль РК_ИК_0114</w:t>
            </w:r>
          </w:p>
        </w:tc>
      </w:tr>
      <w:tr w:rsidR="001D3AF5" w:rsidRPr="00273CF9" w14:paraId="4D6C71A9" w14:textId="77777777" w:rsidTr="00D51541">
        <w:tc>
          <w:tcPr>
            <w:tcW w:w="562" w:type="dxa"/>
          </w:tcPr>
          <w:p w14:paraId="058FA764" w14:textId="08605CE5" w:rsidR="001D3AF5" w:rsidRPr="00273CF9" w:rsidRDefault="001D3AF5" w:rsidP="00F922F5">
            <w:pPr>
              <w:pStyle w:val="ad"/>
              <w:rPr>
                <w:sz w:val="18"/>
                <w:szCs w:val="18"/>
              </w:rPr>
            </w:pPr>
            <w:r w:rsidRPr="00273CF9">
              <w:rPr>
                <w:sz w:val="18"/>
                <w:szCs w:val="18"/>
              </w:rPr>
              <w:t>2.24</w:t>
            </w:r>
          </w:p>
        </w:tc>
        <w:tc>
          <w:tcPr>
            <w:tcW w:w="1134" w:type="dxa"/>
          </w:tcPr>
          <w:p w14:paraId="731566A4" w14:textId="0B323FE2" w:rsidR="001D3AF5" w:rsidRPr="00273CF9" w:rsidRDefault="001D3AF5" w:rsidP="00F922F5">
            <w:pPr>
              <w:pStyle w:val="ad"/>
              <w:rPr>
                <w:sz w:val="18"/>
                <w:szCs w:val="18"/>
              </w:rPr>
            </w:pPr>
            <w:r w:rsidRPr="00273CF9">
              <w:rPr>
                <w:sz w:val="18"/>
                <w:szCs w:val="18"/>
              </w:rPr>
              <w:t>13.10.17</w:t>
            </w:r>
          </w:p>
        </w:tc>
        <w:tc>
          <w:tcPr>
            <w:tcW w:w="1275" w:type="dxa"/>
          </w:tcPr>
          <w:p w14:paraId="55956718" w14:textId="2399F7C4" w:rsidR="001D3AF5" w:rsidRPr="00273CF9" w:rsidRDefault="001D3AF5" w:rsidP="00424987">
            <w:pPr>
              <w:pStyle w:val="ad"/>
              <w:jc w:val="left"/>
              <w:rPr>
                <w:sz w:val="18"/>
                <w:szCs w:val="18"/>
              </w:rPr>
            </w:pPr>
            <w:r w:rsidRPr="00273CF9">
              <w:rPr>
                <w:sz w:val="18"/>
                <w:szCs w:val="18"/>
              </w:rPr>
              <w:t>FCS-64110</w:t>
            </w:r>
          </w:p>
        </w:tc>
        <w:tc>
          <w:tcPr>
            <w:tcW w:w="6095" w:type="dxa"/>
          </w:tcPr>
          <w:p w14:paraId="4ACA4957" w14:textId="0FE1926D" w:rsidR="001D3AF5" w:rsidRPr="00273CF9" w:rsidRDefault="001D3AF5" w:rsidP="00F922F5">
            <w:pPr>
              <w:pStyle w:val="ad"/>
              <w:jc w:val="left"/>
              <w:rPr>
                <w:sz w:val="18"/>
                <w:szCs w:val="18"/>
              </w:rPr>
            </w:pPr>
            <w:r w:rsidRPr="00273CF9">
              <w:rPr>
                <w:sz w:val="18"/>
                <w:szCs w:val="18"/>
              </w:rPr>
              <w:t>Уточнено условие контроля РК_ИК_0132 – исполнение определяется сочетанием полей regNum, executions\</w:t>
            </w:r>
            <w:r w:rsidRPr="00273CF9">
              <w:rPr>
                <w:sz w:val="18"/>
                <w:szCs w:val="18"/>
                <w:lang w:val="en-US"/>
              </w:rPr>
              <w:t>stage</w:t>
            </w:r>
            <w:r w:rsidRPr="00273CF9">
              <w:rPr>
                <w:sz w:val="18"/>
                <w:szCs w:val="18"/>
              </w:rPr>
              <w:t>\endDate executions\ordinalNumber</w:t>
            </w:r>
          </w:p>
        </w:tc>
      </w:tr>
      <w:tr w:rsidR="001D3AF5" w:rsidRPr="00273CF9" w14:paraId="07F1A261" w14:textId="77777777" w:rsidTr="00D51541">
        <w:tc>
          <w:tcPr>
            <w:tcW w:w="562" w:type="dxa"/>
          </w:tcPr>
          <w:p w14:paraId="65804B8F" w14:textId="6AE976C8" w:rsidR="001D3AF5" w:rsidRPr="00273CF9" w:rsidRDefault="001D3AF5" w:rsidP="00F922F5">
            <w:pPr>
              <w:pStyle w:val="ad"/>
              <w:rPr>
                <w:sz w:val="18"/>
                <w:szCs w:val="18"/>
              </w:rPr>
            </w:pPr>
            <w:r w:rsidRPr="00273CF9">
              <w:rPr>
                <w:sz w:val="18"/>
                <w:szCs w:val="18"/>
              </w:rPr>
              <w:t>2.25</w:t>
            </w:r>
          </w:p>
        </w:tc>
        <w:tc>
          <w:tcPr>
            <w:tcW w:w="1134" w:type="dxa"/>
          </w:tcPr>
          <w:p w14:paraId="05DFA61D" w14:textId="5BDC3CD4" w:rsidR="001D3AF5" w:rsidRPr="00273CF9" w:rsidRDefault="001D3AF5" w:rsidP="00F922F5">
            <w:pPr>
              <w:pStyle w:val="ad"/>
              <w:rPr>
                <w:sz w:val="18"/>
                <w:szCs w:val="18"/>
              </w:rPr>
            </w:pPr>
            <w:r w:rsidRPr="00273CF9">
              <w:rPr>
                <w:sz w:val="18"/>
                <w:szCs w:val="18"/>
              </w:rPr>
              <w:t>19.10.17</w:t>
            </w:r>
          </w:p>
        </w:tc>
        <w:tc>
          <w:tcPr>
            <w:tcW w:w="1275" w:type="dxa"/>
          </w:tcPr>
          <w:p w14:paraId="399FC5C7" w14:textId="77777777" w:rsidR="001D3AF5" w:rsidRPr="00273CF9" w:rsidRDefault="001D3AF5" w:rsidP="007718F1">
            <w:pPr>
              <w:pStyle w:val="ad"/>
              <w:jc w:val="left"/>
              <w:rPr>
                <w:sz w:val="18"/>
                <w:szCs w:val="18"/>
              </w:rPr>
            </w:pPr>
          </w:p>
        </w:tc>
        <w:tc>
          <w:tcPr>
            <w:tcW w:w="6095" w:type="dxa"/>
          </w:tcPr>
          <w:p w14:paraId="0A8769C7" w14:textId="3B5B27B4" w:rsidR="001D3AF5" w:rsidRPr="00273CF9" w:rsidRDefault="001D3AF5" w:rsidP="00F922F5">
            <w:pPr>
              <w:pStyle w:val="ad"/>
              <w:jc w:val="left"/>
              <w:rPr>
                <w:sz w:val="18"/>
                <w:szCs w:val="18"/>
              </w:rPr>
            </w:pPr>
            <w:r w:rsidRPr="00273CF9">
              <w:rPr>
                <w:sz w:val="18"/>
                <w:szCs w:val="18"/>
              </w:rPr>
              <w:t>Описан алгоритм обработки поля «Наименование товара , работы, услуги» (</w:t>
            </w:r>
            <w:r w:rsidRPr="00273CF9">
              <w:rPr>
                <w:sz w:val="18"/>
                <w:szCs w:val="18"/>
                <w:lang w:val="en-US"/>
              </w:rPr>
              <w:t>products</w:t>
            </w:r>
            <w:r w:rsidRPr="00273CF9">
              <w:rPr>
                <w:sz w:val="18"/>
                <w:szCs w:val="18"/>
              </w:rPr>
              <w:t>/</w:t>
            </w:r>
            <w:r w:rsidRPr="00273CF9">
              <w:rPr>
                <w:sz w:val="18"/>
                <w:szCs w:val="18"/>
                <w:lang w:val="en-US"/>
              </w:rPr>
              <w:t>product</w:t>
            </w:r>
            <w:r w:rsidRPr="00273CF9">
              <w:rPr>
                <w:sz w:val="18"/>
                <w:szCs w:val="18"/>
              </w:rPr>
              <w:t>/</w:t>
            </w:r>
            <w:r w:rsidRPr="00273CF9">
              <w:rPr>
                <w:sz w:val="18"/>
                <w:szCs w:val="18"/>
                <w:lang w:val="en-US"/>
              </w:rPr>
              <w:t>name</w:t>
            </w:r>
            <w:r w:rsidRPr="00273CF9">
              <w:rPr>
                <w:sz w:val="18"/>
                <w:szCs w:val="18"/>
              </w:rPr>
              <w:t xml:space="preserve">). </w:t>
            </w:r>
          </w:p>
        </w:tc>
      </w:tr>
      <w:tr w:rsidR="001D3AF5" w:rsidRPr="00273CF9" w14:paraId="5FD27165" w14:textId="77777777" w:rsidTr="00D51541">
        <w:tc>
          <w:tcPr>
            <w:tcW w:w="562" w:type="dxa"/>
          </w:tcPr>
          <w:p w14:paraId="755BA593" w14:textId="18C21C1F" w:rsidR="001D3AF5" w:rsidRPr="00273CF9" w:rsidRDefault="001D3AF5" w:rsidP="007447AA">
            <w:pPr>
              <w:pStyle w:val="ad"/>
              <w:rPr>
                <w:sz w:val="18"/>
                <w:szCs w:val="18"/>
                <w:lang w:val="en-US"/>
              </w:rPr>
            </w:pPr>
            <w:r w:rsidRPr="00273CF9">
              <w:rPr>
                <w:sz w:val="18"/>
                <w:szCs w:val="18"/>
                <w:lang w:val="en-US"/>
              </w:rPr>
              <w:t>2.26</w:t>
            </w:r>
          </w:p>
        </w:tc>
        <w:tc>
          <w:tcPr>
            <w:tcW w:w="1134" w:type="dxa"/>
          </w:tcPr>
          <w:p w14:paraId="57EBF83B" w14:textId="364F3C19" w:rsidR="001D3AF5" w:rsidRPr="00273CF9" w:rsidRDefault="001D3AF5" w:rsidP="00F922F5">
            <w:pPr>
              <w:pStyle w:val="ad"/>
              <w:rPr>
                <w:sz w:val="18"/>
                <w:szCs w:val="18"/>
                <w:lang w:val="en-US"/>
              </w:rPr>
            </w:pPr>
            <w:r w:rsidRPr="00273CF9">
              <w:rPr>
                <w:sz w:val="18"/>
                <w:szCs w:val="18"/>
                <w:lang w:val="en-US"/>
              </w:rPr>
              <w:t>16.11.2017</w:t>
            </w:r>
          </w:p>
        </w:tc>
        <w:tc>
          <w:tcPr>
            <w:tcW w:w="1275" w:type="dxa"/>
          </w:tcPr>
          <w:p w14:paraId="7AD52BDA" w14:textId="165F0BBE" w:rsidR="001D3AF5" w:rsidRPr="00273CF9" w:rsidRDefault="001D3AF5" w:rsidP="007447AA">
            <w:pPr>
              <w:pStyle w:val="ad"/>
              <w:jc w:val="left"/>
              <w:rPr>
                <w:sz w:val="18"/>
                <w:szCs w:val="18"/>
              </w:rPr>
            </w:pPr>
            <w:r w:rsidRPr="00273CF9">
              <w:rPr>
                <w:sz w:val="18"/>
                <w:szCs w:val="18"/>
              </w:rPr>
              <w:t>FCSNF-4959</w:t>
            </w:r>
          </w:p>
        </w:tc>
        <w:tc>
          <w:tcPr>
            <w:tcW w:w="6095" w:type="dxa"/>
          </w:tcPr>
          <w:p w14:paraId="390312DC" w14:textId="38B28FAA" w:rsidR="001D3AF5" w:rsidRPr="00273CF9" w:rsidRDefault="001D3AF5" w:rsidP="002D0245">
            <w:pPr>
              <w:pStyle w:val="ad"/>
              <w:numPr>
                <w:ilvl w:val="0"/>
                <w:numId w:val="154"/>
              </w:numPr>
              <w:jc w:val="left"/>
              <w:rPr>
                <w:sz w:val="18"/>
                <w:szCs w:val="18"/>
              </w:rPr>
            </w:pPr>
            <w:r w:rsidRPr="00273CF9">
              <w:rPr>
                <w:sz w:val="18"/>
                <w:szCs w:val="18"/>
              </w:rPr>
              <w:t>Добавлен алгоритм обработки блока «Единица измерения» (products\ product\OKEI)</w:t>
            </w:r>
          </w:p>
          <w:p w14:paraId="45F761E8" w14:textId="77777777" w:rsidR="001D3AF5" w:rsidRPr="00273CF9" w:rsidRDefault="001D3AF5" w:rsidP="007447AA">
            <w:pPr>
              <w:pStyle w:val="ad"/>
              <w:jc w:val="left"/>
              <w:rPr>
                <w:sz w:val="18"/>
                <w:szCs w:val="18"/>
              </w:rPr>
            </w:pPr>
          </w:p>
          <w:p w14:paraId="3E73CEE8" w14:textId="77777777" w:rsidR="001D3AF5" w:rsidRPr="00273CF9" w:rsidRDefault="001D3AF5" w:rsidP="007447AA">
            <w:pPr>
              <w:pStyle w:val="ad"/>
              <w:jc w:val="left"/>
              <w:rPr>
                <w:sz w:val="18"/>
                <w:szCs w:val="18"/>
              </w:rPr>
            </w:pPr>
            <w:r w:rsidRPr="00273CF9">
              <w:rPr>
                <w:sz w:val="18"/>
                <w:szCs w:val="18"/>
              </w:rPr>
              <w:t xml:space="preserve">   - удален контроль РК_ИК_0028</w:t>
            </w:r>
          </w:p>
          <w:p w14:paraId="6FEFDBDC" w14:textId="7BD57B03" w:rsidR="001D3AF5" w:rsidRPr="00273CF9" w:rsidRDefault="001D3AF5" w:rsidP="007447AA">
            <w:pPr>
              <w:pStyle w:val="ad"/>
              <w:jc w:val="left"/>
              <w:rPr>
                <w:sz w:val="18"/>
                <w:szCs w:val="18"/>
              </w:rPr>
            </w:pPr>
            <w:r w:rsidRPr="00273CF9">
              <w:rPr>
                <w:sz w:val="18"/>
                <w:szCs w:val="18"/>
              </w:rPr>
              <w:t xml:space="preserve">   - добавлены контроли РК_ИК_0155, РК_ИК_0156</w:t>
            </w:r>
          </w:p>
        </w:tc>
      </w:tr>
      <w:tr w:rsidR="001D3AF5" w:rsidRPr="00273CF9" w14:paraId="54492FF7" w14:textId="77777777" w:rsidTr="00D51541">
        <w:tc>
          <w:tcPr>
            <w:tcW w:w="562" w:type="dxa"/>
          </w:tcPr>
          <w:p w14:paraId="565BFE51" w14:textId="47F19B6A" w:rsidR="001D3AF5" w:rsidRPr="00273CF9" w:rsidRDefault="001D3AF5" w:rsidP="007447AA">
            <w:pPr>
              <w:pStyle w:val="ad"/>
              <w:rPr>
                <w:sz w:val="18"/>
                <w:szCs w:val="18"/>
                <w:lang w:val="en-US"/>
              </w:rPr>
            </w:pPr>
            <w:r w:rsidRPr="00273CF9">
              <w:rPr>
                <w:sz w:val="18"/>
                <w:szCs w:val="18"/>
                <w:lang w:val="en-US"/>
              </w:rPr>
              <w:t>2.27</w:t>
            </w:r>
          </w:p>
        </w:tc>
        <w:tc>
          <w:tcPr>
            <w:tcW w:w="1134" w:type="dxa"/>
          </w:tcPr>
          <w:p w14:paraId="22383ED9" w14:textId="3FAEBC66" w:rsidR="001D3AF5" w:rsidRPr="00273CF9" w:rsidRDefault="001D3AF5" w:rsidP="00F922F5">
            <w:pPr>
              <w:pStyle w:val="ad"/>
              <w:rPr>
                <w:sz w:val="18"/>
                <w:szCs w:val="18"/>
                <w:lang w:val="en-US"/>
              </w:rPr>
            </w:pPr>
            <w:r w:rsidRPr="00273CF9">
              <w:rPr>
                <w:sz w:val="18"/>
                <w:szCs w:val="18"/>
                <w:lang w:val="en-US"/>
              </w:rPr>
              <w:t>29.11.2017</w:t>
            </w:r>
          </w:p>
        </w:tc>
        <w:tc>
          <w:tcPr>
            <w:tcW w:w="1275" w:type="dxa"/>
          </w:tcPr>
          <w:p w14:paraId="3C43B64A" w14:textId="77777777" w:rsidR="001D3AF5" w:rsidRPr="00273CF9" w:rsidRDefault="001D3AF5" w:rsidP="007447AA">
            <w:pPr>
              <w:pStyle w:val="ad"/>
              <w:jc w:val="left"/>
              <w:rPr>
                <w:sz w:val="18"/>
                <w:szCs w:val="18"/>
              </w:rPr>
            </w:pPr>
            <w:r w:rsidRPr="00273CF9">
              <w:rPr>
                <w:sz w:val="18"/>
                <w:szCs w:val="18"/>
                <w:lang w:val="en-US"/>
              </w:rPr>
              <w:t>FCSNF</w:t>
            </w:r>
            <w:r w:rsidRPr="00273CF9">
              <w:rPr>
                <w:sz w:val="18"/>
                <w:szCs w:val="18"/>
              </w:rPr>
              <w:t>-5051</w:t>
            </w:r>
          </w:p>
          <w:p w14:paraId="5E5B97C7" w14:textId="244A677F" w:rsidR="001D3AF5" w:rsidRPr="00273CF9" w:rsidRDefault="001D3AF5" w:rsidP="007447AA">
            <w:pPr>
              <w:pStyle w:val="ad"/>
              <w:jc w:val="left"/>
              <w:rPr>
                <w:sz w:val="18"/>
                <w:szCs w:val="18"/>
              </w:rPr>
            </w:pPr>
            <w:r w:rsidRPr="00273CF9">
              <w:rPr>
                <w:sz w:val="18"/>
                <w:szCs w:val="18"/>
              </w:rPr>
              <w:t xml:space="preserve">FCS-68336 </w:t>
            </w:r>
          </w:p>
          <w:p w14:paraId="26F9D669" w14:textId="7128239A" w:rsidR="001D3AF5" w:rsidRPr="00273CF9" w:rsidRDefault="001D3AF5" w:rsidP="007447AA">
            <w:pPr>
              <w:pStyle w:val="ad"/>
              <w:jc w:val="left"/>
              <w:rPr>
                <w:sz w:val="18"/>
                <w:szCs w:val="18"/>
                <w:lang w:val="en-US"/>
              </w:rPr>
            </w:pPr>
            <w:r w:rsidRPr="00273CF9">
              <w:rPr>
                <w:sz w:val="18"/>
                <w:szCs w:val="18"/>
              </w:rPr>
              <w:t>FCS-67090</w:t>
            </w:r>
            <w:r w:rsidRPr="00273CF9">
              <w:rPr>
                <w:sz w:val="18"/>
                <w:szCs w:val="18"/>
                <w:lang w:val="en-US"/>
              </w:rPr>
              <w:t xml:space="preserve"> </w:t>
            </w:r>
          </w:p>
        </w:tc>
        <w:tc>
          <w:tcPr>
            <w:tcW w:w="6095" w:type="dxa"/>
          </w:tcPr>
          <w:p w14:paraId="09F25392" w14:textId="2D45850D" w:rsidR="001D3AF5" w:rsidRPr="00273CF9" w:rsidRDefault="001D3AF5" w:rsidP="00C90F9A">
            <w:pPr>
              <w:pStyle w:val="ad"/>
              <w:jc w:val="left"/>
              <w:rPr>
                <w:sz w:val="18"/>
                <w:szCs w:val="18"/>
              </w:rPr>
            </w:pPr>
            <w:r w:rsidRPr="00273CF9">
              <w:rPr>
                <w:sz w:val="18"/>
                <w:szCs w:val="18"/>
              </w:rPr>
              <w:t>1) Отключен контроль РК_ИК_0144</w:t>
            </w:r>
          </w:p>
          <w:p w14:paraId="1B8520FF" w14:textId="353E3930" w:rsidR="001D3AF5" w:rsidRPr="00273CF9" w:rsidRDefault="001D3AF5" w:rsidP="00C90F9A">
            <w:pPr>
              <w:pStyle w:val="ad"/>
              <w:jc w:val="left"/>
              <w:rPr>
                <w:sz w:val="18"/>
                <w:szCs w:val="18"/>
              </w:rPr>
            </w:pPr>
            <w:r w:rsidRPr="00273CF9">
              <w:rPr>
                <w:sz w:val="18"/>
                <w:szCs w:val="18"/>
              </w:rPr>
              <w:t xml:space="preserve">2) Изменено поведение при приеме sid </w:t>
            </w:r>
            <w:r>
              <w:rPr>
                <w:sz w:val="18"/>
                <w:szCs w:val="18"/>
              </w:rPr>
              <w:t>–</w:t>
            </w:r>
            <w:r w:rsidRPr="00273CF9">
              <w:rPr>
                <w:sz w:val="18"/>
                <w:szCs w:val="18"/>
              </w:rPr>
              <w:t xml:space="preserve"> при приеме sid должен игнорироваться, назначаться в ЕИС.</w:t>
            </w:r>
          </w:p>
          <w:p w14:paraId="572C29B7" w14:textId="59EF7CE4" w:rsidR="001D3AF5" w:rsidRPr="00273CF9" w:rsidRDefault="001D3AF5" w:rsidP="007447AA">
            <w:pPr>
              <w:pStyle w:val="ad"/>
              <w:jc w:val="left"/>
              <w:rPr>
                <w:sz w:val="18"/>
                <w:szCs w:val="18"/>
              </w:rPr>
            </w:pPr>
            <w:r w:rsidRPr="00273CF9">
              <w:rPr>
                <w:sz w:val="18"/>
                <w:szCs w:val="18"/>
              </w:rPr>
              <w:t>3) Изменен контроль РК_ИК_0078 убраны условие №2 и №3</w:t>
            </w:r>
          </w:p>
        </w:tc>
      </w:tr>
      <w:tr w:rsidR="001D3AF5" w:rsidRPr="00273CF9" w14:paraId="3ECB62FC" w14:textId="77777777" w:rsidTr="00D51541">
        <w:tc>
          <w:tcPr>
            <w:tcW w:w="562" w:type="dxa"/>
          </w:tcPr>
          <w:p w14:paraId="3D1B3FC4" w14:textId="2EDE75A1" w:rsidR="001D3AF5" w:rsidRPr="00273CF9" w:rsidRDefault="001D3AF5" w:rsidP="007447AA">
            <w:pPr>
              <w:pStyle w:val="ad"/>
              <w:rPr>
                <w:sz w:val="18"/>
                <w:szCs w:val="18"/>
              </w:rPr>
            </w:pPr>
            <w:r w:rsidRPr="00273CF9">
              <w:rPr>
                <w:sz w:val="18"/>
                <w:szCs w:val="18"/>
              </w:rPr>
              <w:t>2.28</w:t>
            </w:r>
          </w:p>
        </w:tc>
        <w:tc>
          <w:tcPr>
            <w:tcW w:w="1134" w:type="dxa"/>
          </w:tcPr>
          <w:p w14:paraId="596A0590" w14:textId="73D74034" w:rsidR="001D3AF5" w:rsidRPr="00273CF9" w:rsidRDefault="001D3AF5" w:rsidP="0031318D">
            <w:pPr>
              <w:pStyle w:val="ad"/>
              <w:rPr>
                <w:sz w:val="18"/>
                <w:szCs w:val="18"/>
                <w:lang w:val="en-US"/>
              </w:rPr>
            </w:pPr>
            <w:r w:rsidRPr="00273CF9">
              <w:rPr>
                <w:sz w:val="18"/>
                <w:szCs w:val="18"/>
              </w:rPr>
              <w:t>11.01.201</w:t>
            </w:r>
            <w:r w:rsidRPr="00273CF9">
              <w:rPr>
                <w:sz w:val="18"/>
                <w:szCs w:val="18"/>
                <w:lang w:val="en-US"/>
              </w:rPr>
              <w:t>8</w:t>
            </w:r>
          </w:p>
        </w:tc>
        <w:tc>
          <w:tcPr>
            <w:tcW w:w="1275" w:type="dxa"/>
          </w:tcPr>
          <w:p w14:paraId="66A0C155" w14:textId="15D08BA3" w:rsidR="001D3AF5" w:rsidRPr="00273CF9" w:rsidRDefault="001D3AF5" w:rsidP="007447AA">
            <w:pPr>
              <w:pStyle w:val="ad"/>
              <w:jc w:val="left"/>
              <w:rPr>
                <w:sz w:val="18"/>
                <w:szCs w:val="18"/>
              </w:rPr>
            </w:pPr>
            <w:r w:rsidRPr="00273CF9">
              <w:rPr>
                <w:sz w:val="18"/>
                <w:szCs w:val="18"/>
              </w:rPr>
              <w:t>FCSNF-5226</w:t>
            </w:r>
          </w:p>
        </w:tc>
        <w:tc>
          <w:tcPr>
            <w:tcW w:w="6095" w:type="dxa"/>
          </w:tcPr>
          <w:p w14:paraId="76F1E4B6" w14:textId="77777777" w:rsidR="001D3AF5" w:rsidRPr="00273CF9" w:rsidRDefault="001D3AF5" w:rsidP="007447AA">
            <w:pPr>
              <w:pStyle w:val="ad"/>
              <w:jc w:val="left"/>
              <w:rPr>
                <w:sz w:val="18"/>
                <w:szCs w:val="18"/>
              </w:rPr>
            </w:pPr>
            <w:r w:rsidRPr="00273CF9">
              <w:rPr>
                <w:sz w:val="18"/>
                <w:szCs w:val="18"/>
              </w:rPr>
              <w:t>Изменены контроли</w:t>
            </w:r>
          </w:p>
          <w:p w14:paraId="432BDE81" w14:textId="38E0124E" w:rsidR="001D3AF5" w:rsidRPr="00273CF9" w:rsidRDefault="001D3AF5" w:rsidP="007447AA">
            <w:pPr>
              <w:pStyle w:val="ad"/>
              <w:jc w:val="left"/>
              <w:rPr>
                <w:sz w:val="18"/>
                <w:szCs w:val="18"/>
              </w:rPr>
            </w:pPr>
            <w:r w:rsidRPr="00273CF9">
              <w:rPr>
                <w:sz w:val="18"/>
                <w:szCs w:val="18"/>
              </w:rPr>
              <w:t>РК_ИК_0132</w:t>
            </w:r>
          </w:p>
          <w:p w14:paraId="072AFB4D" w14:textId="16F77EF5" w:rsidR="001D3AF5" w:rsidRPr="00273CF9" w:rsidRDefault="001D3AF5" w:rsidP="007447AA">
            <w:pPr>
              <w:pStyle w:val="ad"/>
              <w:jc w:val="left"/>
              <w:rPr>
                <w:sz w:val="18"/>
                <w:szCs w:val="18"/>
              </w:rPr>
            </w:pPr>
            <w:r w:rsidRPr="00273CF9">
              <w:rPr>
                <w:sz w:val="18"/>
                <w:szCs w:val="18"/>
              </w:rPr>
              <w:t>РК_ИК_0078</w:t>
            </w:r>
          </w:p>
          <w:p w14:paraId="318E6774" w14:textId="51D02AA3" w:rsidR="001D3AF5" w:rsidRPr="00273CF9" w:rsidRDefault="001D3AF5" w:rsidP="008D718D">
            <w:pPr>
              <w:pStyle w:val="ad"/>
              <w:jc w:val="left"/>
              <w:rPr>
                <w:sz w:val="18"/>
                <w:szCs w:val="18"/>
              </w:rPr>
            </w:pPr>
            <w:r w:rsidRPr="00273CF9">
              <w:rPr>
                <w:sz w:val="18"/>
                <w:szCs w:val="18"/>
              </w:rPr>
              <w:t>РК_ИК_0141</w:t>
            </w:r>
          </w:p>
          <w:p w14:paraId="3A0089A7" w14:textId="6D373637" w:rsidR="001D3AF5" w:rsidRPr="00273CF9" w:rsidRDefault="001D3AF5" w:rsidP="008D718D">
            <w:pPr>
              <w:pStyle w:val="ad"/>
              <w:jc w:val="left"/>
              <w:rPr>
                <w:sz w:val="18"/>
                <w:szCs w:val="18"/>
              </w:rPr>
            </w:pPr>
            <w:r w:rsidRPr="00273CF9">
              <w:rPr>
                <w:sz w:val="18"/>
                <w:szCs w:val="18"/>
              </w:rPr>
              <w:t>РК_ИК_0142</w:t>
            </w:r>
          </w:p>
          <w:p w14:paraId="2FCE4982" w14:textId="77777777" w:rsidR="001D3AF5" w:rsidRPr="00273CF9" w:rsidRDefault="001D3AF5" w:rsidP="007447AA">
            <w:pPr>
              <w:pStyle w:val="ad"/>
              <w:jc w:val="left"/>
              <w:rPr>
                <w:sz w:val="18"/>
                <w:szCs w:val="18"/>
              </w:rPr>
            </w:pPr>
          </w:p>
          <w:p w14:paraId="7E4EB735" w14:textId="77777777" w:rsidR="001D3AF5" w:rsidRPr="00273CF9" w:rsidRDefault="001D3AF5" w:rsidP="007447AA">
            <w:pPr>
              <w:pStyle w:val="ad"/>
              <w:jc w:val="left"/>
              <w:rPr>
                <w:sz w:val="18"/>
                <w:szCs w:val="18"/>
              </w:rPr>
            </w:pPr>
            <w:r w:rsidRPr="00273CF9">
              <w:rPr>
                <w:sz w:val="18"/>
                <w:szCs w:val="18"/>
              </w:rPr>
              <w:t>Добавлены контроли:</w:t>
            </w:r>
          </w:p>
          <w:p w14:paraId="49899950" w14:textId="48930E7D" w:rsidR="001D3AF5" w:rsidRPr="00273CF9" w:rsidRDefault="001D3AF5" w:rsidP="007447AA">
            <w:pPr>
              <w:pStyle w:val="ad"/>
              <w:jc w:val="left"/>
              <w:rPr>
                <w:sz w:val="18"/>
                <w:szCs w:val="18"/>
              </w:rPr>
            </w:pPr>
            <w:r w:rsidRPr="00273CF9">
              <w:rPr>
                <w:sz w:val="18"/>
                <w:szCs w:val="18"/>
              </w:rPr>
              <w:t>РК_ИК_0159</w:t>
            </w:r>
          </w:p>
        </w:tc>
      </w:tr>
      <w:tr w:rsidR="001D3AF5" w:rsidRPr="00273CF9" w14:paraId="763CD12B" w14:textId="77777777" w:rsidTr="00D51541">
        <w:tc>
          <w:tcPr>
            <w:tcW w:w="562" w:type="dxa"/>
          </w:tcPr>
          <w:p w14:paraId="6C457A8C" w14:textId="711E9F40" w:rsidR="001D3AF5" w:rsidRPr="00273CF9" w:rsidRDefault="001D3AF5" w:rsidP="0031318D">
            <w:pPr>
              <w:pStyle w:val="ad"/>
              <w:rPr>
                <w:sz w:val="18"/>
                <w:szCs w:val="18"/>
                <w:lang w:val="en-US"/>
              </w:rPr>
            </w:pPr>
            <w:r w:rsidRPr="00273CF9">
              <w:rPr>
                <w:sz w:val="18"/>
                <w:szCs w:val="18"/>
                <w:lang w:val="en-US"/>
              </w:rPr>
              <w:t>2.29</w:t>
            </w:r>
          </w:p>
        </w:tc>
        <w:tc>
          <w:tcPr>
            <w:tcW w:w="1134" w:type="dxa"/>
          </w:tcPr>
          <w:p w14:paraId="407B4EA3" w14:textId="569BAC5F" w:rsidR="001D3AF5" w:rsidRPr="00273CF9" w:rsidRDefault="001D3AF5" w:rsidP="0031318D">
            <w:pPr>
              <w:pStyle w:val="ad"/>
              <w:rPr>
                <w:sz w:val="18"/>
                <w:szCs w:val="18"/>
                <w:lang w:val="en-US"/>
              </w:rPr>
            </w:pPr>
            <w:r w:rsidRPr="00273CF9">
              <w:rPr>
                <w:sz w:val="18"/>
                <w:szCs w:val="18"/>
                <w:lang w:val="en-US"/>
              </w:rPr>
              <w:t>24</w:t>
            </w:r>
            <w:r w:rsidRPr="00273CF9">
              <w:rPr>
                <w:sz w:val="18"/>
                <w:szCs w:val="18"/>
              </w:rPr>
              <w:t>.01.201</w:t>
            </w:r>
            <w:r w:rsidRPr="00273CF9">
              <w:rPr>
                <w:sz w:val="18"/>
                <w:szCs w:val="18"/>
                <w:lang w:val="en-US"/>
              </w:rPr>
              <w:t>8</w:t>
            </w:r>
          </w:p>
        </w:tc>
        <w:tc>
          <w:tcPr>
            <w:tcW w:w="1275" w:type="dxa"/>
          </w:tcPr>
          <w:p w14:paraId="0620D555" w14:textId="259B87F4" w:rsidR="001D3AF5" w:rsidRPr="00273CF9" w:rsidRDefault="001D3AF5" w:rsidP="0031318D">
            <w:pPr>
              <w:pStyle w:val="ad"/>
              <w:jc w:val="left"/>
              <w:rPr>
                <w:sz w:val="18"/>
                <w:szCs w:val="18"/>
              </w:rPr>
            </w:pPr>
            <w:r w:rsidRPr="00273CF9">
              <w:rPr>
                <w:sz w:val="18"/>
                <w:szCs w:val="18"/>
              </w:rPr>
              <w:t>FCSNF-5282</w:t>
            </w:r>
          </w:p>
        </w:tc>
        <w:tc>
          <w:tcPr>
            <w:tcW w:w="6095" w:type="dxa"/>
          </w:tcPr>
          <w:p w14:paraId="33740721" w14:textId="77777777" w:rsidR="001D3AF5" w:rsidRPr="00273CF9" w:rsidRDefault="001D3AF5" w:rsidP="0031318D">
            <w:pPr>
              <w:pStyle w:val="ad"/>
              <w:jc w:val="left"/>
              <w:rPr>
                <w:sz w:val="18"/>
                <w:szCs w:val="18"/>
              </w:rPr>
            </w:pPr>
            <w:r w:rsidRPr="00273CF9">
              <w:rPr>
                <w:sz w:val="18"/>
                <w:szCs w:val="18"/>
              </w:rPr>
              <w:t>Добавлено описание правил приема блоков</w:t>
            </w:r>
          </w:p>
          <w:p w14:paraId="0754EF73" w14:textId="2BC3E593" w:rsidR="001D3AF5" w:rsidRPr="00273CF9" w:rsidRDefault="001D3AF5" w:rsidP="0031318D">
            <w:pPr>
              <w:pStyle w:val="ad"/>
              <w:jc w:val="left"/>
              <w:rPr>
                <w:sz w:val="18"/>
                <w:szCs w:val="18"/>
              </w:rPr>
            </w:pPr>
            <w:r w:rsidRPr="00273CF9">
              <w:rPr>
                <w:sz w:val="18"/>
                <w:szCs w:val="18"/>
              </w:rPr>
              <w:t xml:space="preserve">- </w:t>
            </w:r>
            <w:r>
              <w:rPr>
                <w:sz w:val="18"/>
                <w:szCs w:val="18"/>
              </w:rPr>
              <w:t>«</w:t>
            </w:r>
            <w:r w:rsidRPr="00273CF9">
              <w:rPr>
                <w:sz w:val="18"/>
                <w:szCs w:val="18"/>
              </w:rPr>
              <w:t>Количество лекарственного препарата задано в единицах</w:t>
            </w:r>
            <w:r>
              <w:rPr>
                <w:sz w:val="18"/>
                <w:szCs w:val="18"/>
              </w:rPr>
              <w:t>»</w:t>
            </w:r>
            <w:r w:rsidRPr="00273CF9">
              <w:rPr>
                <w:sz w:val="18"/>
                <w:szCs w:val="18"/>
              </w:rPr>
              <w:t xml:space="preserve"> (drugInfoUsingReferenceInfo/quantityUnitType)</w:t>
            </w:r>
          </w:p>
          <w:p w14:paraId="593F8E24" w14:textId="7BBCE98E" w:rsidR="001D3AF5" w:rsidRPr="00273CF9" w:rsidRDefault="001D3AF5" w:rsidP="0031318D">
            <w:pPr>
              <w:pStyle w:val="ad"/>
              <w:jc w:val="left"/>
              <w:rPr>
                <w:sz w:val="18"/>
                <w:szCs w:val="18"/>
              </w:rPr>
            </w:pPr>
            <w:r w:rsidRPr="00273CF9">
              <w:rPr>
                <w:sz w:val="18"/>
                <w:szCs w:val="18"/>
              </w:rPr>
              <w:lastRenderedPageBreak/>
              <w:t xml:space="preserve">- </w:t>
            </w:r>
            <w:r>
              <w:rPr>
                <w:sz w:val="18"/>
                <w:szCs w:val="18"/>
              </w:rPr>
              <w:t>«</w:t>
            </w:r>
            <w:r w:rsidRPr="00273CF9">
              <w:rPr>
                <w:sz w:val="18"/>
                <w:szCs w:val="18"/>
              </w:rPr>
              <w:t>Количество лекарственного препарата задано в единицах</w:t>
            </w:r>
            <w:r>
              <w:rPr>
                <w:sz w:val="18"/>
                <w:szCs w:val="18"/>
              </w:rPr>
              <w:t>»</w:t>
            </w:r>
            <w:r w:rsidRPr="00273CF9">
              <w:rPr>
                <w:sz w:val="18"/>
                <w:szCs w:val="18"/>
              </w:rPr>
              <w:t xml:space="preserve"> (drugInfoUsingTextForm/quantityUnitType)</w:t>
            </w:r>
          </w:p>
        </w:tc>
      </w:tr>
      <w:tr w:rsidR="001D3AF5" w:rsidRPr="00273CF9" w14:paraId="716EE64B" w14:textId="77777777" w:rsidTr="00D51541">
        <w:tc>
          <w:tcPr>
            <w:tcW w:w="562" w:type="dxa"/>
          </w:tcPr>
          <w:p w14:paraId="0AD708F0" w14:textId="6531E4CE" w:rsidR="001D3AF5" w:rsidRPr="00273CF9" w:rsidRDefault="001D3AF5" w:rsidP="0094773E">
            <w:pPr>
              <w:pStyle w:val="ad"/>
              <w:rPr>
                <w:sz w:val="18"/>
                <w:szCs w:val="18"/>
                <w:lang w:val="en-US"/>
              </w:rPr>
            </w:pPr>
            <w:r w:rsidRPr="00273CF9">
              <w:rPr>
                <w:sz w:val="18"/>
                <w:szCs w:val="18"/>
                <w:lang w:val="en-US"/>
              </w:rPr>
              <w:lastRenderedPageBreak/>
              <w:t>2.30</w:t>
            </w:r>
          </w:p>
        </w:tc>
        <w:tc>
          <w:tcPr>
            <w:tcW w:w="1134" w:type="dxa"/>
          </w:tcPr>
          <w:p w14:paraId="767E8E77" w14:textId="247C207A" w:rsidR="001D3AF5" w:rsidRPr="00273CF9" w:rsidRDefault="001D3AF5" w:rsidP="0094773E">
            <w:pPr>
              <w:pStyle w:val="ad"/>
              <w:rPr>
                <w:sz w:val="18"/>
                <w:szCs w:val="18"/>
                <w:lang w:val="en-US"/>
              </w:rPr>
            </w:pPr>
            <w:r w:rsidRPr="00273CF9">
              <w:rPr>
                <w:sz w:val="18"/>
                <w:szCs w:val="18"/>
                <w:lang w:val="en-US"/>
              </w:rPr>
              <w:t>02</w:t>
            </w:r>
            <w:r w:rsidRPr="00273CF9">
              <w:rPr>
                <w:sz w:val="18"/>
                <w:szCs w:val="18"/>
              </w:rPr>
              <w:t>.</w:t>
            </w:r>
            <w:r w:rsidRPr="00273CF9">
              <w:rPr>
                <w:sz w:val="18"/>
                <w:szCs w:val="18"/>
                <w:lang w:val="en-US"/>
              </w:rPr>
              <w:t>03</w:t>
            </w:r>
            <w:r w:rsidRPr="00273CF9">
              <w:rPr>
                <w:sz w:val="18"/>
                <w:szCs w:val="18"/>
              </w:rPr>
              <w:t>.</w:t>
            </w:r>
            <w:r w:rsidRPr="00273CF9">
              <w:rPr>
                <w:sz w:val="18"/>
                <w:szCs w:val="18"/>
                <w:lang w:val="en-US"/>
              </w:rPr>
              <w:t>2018</w:t>
            </w:r>
          </w:p>
        </w:tc>
        <w:tc>
          <w:tcPr>
            <w:tcW w:w="1275" w:type="dxa"/>
          </w:tcPr>
          <w:p w14:paraId="5C70377D" w14:textId="77777777" w:rsidR="001D3AF5" w:rsidRPr="00273CF9" w:rsidRDefault="001D3AF5" w:rsidP="0094773E">
            <w:pPr>
              <w:pStyle w:val="ad"/>
              <w:jc w:val="left"/>
              <w:rPr>
                <w:sz w:val="18"/>
                <w:szCs w:val="18"/>
              </w:rPr>
            </w:pPr>
            <w:r w:rsidRPr="00273CF9">
              <w:rPr>
                <w:sz w:val="18"/>
                <w:szCs w:val="18"/>
              </w:rPr>
              <w:t>FCSNF-4749</w:t>
            </w:r>
          </w:p>
          <w:p w14:paraId="0C2D96C4" w14:textId="661C299B" w:rsidR="001D3AF5" w:rsidRPr="00273CF9" w:rsidRDefault="001D3AF5" w:rsidP="00424987">
            <w:pPr>
              <w:pStyle w:val="ad"/>
              <w:jc w:val="left"/>
              <w:rPr>
                <w:rStyle w:val="af1"/>
                <w:sz w:val="18"/>
                <w:szCs w:val="18"/>
              </w:rPr>
            </w:pPr>
            <w:r w:rsidRPr="00273CF9">
              <w:rPr>
                <w:sz w:val="18"/>
                <w:szCs w:val="18"/>
              </w:rPr>
              <w:t>FCS-65220</w:t>
            </w:r>
          </w:p>
          <w:p w14:paraId="31E0C327" w14:textId="630AAFFF" w:rsidR="001D3AF5" w:rsidRPr="00273CF9" w:rsidRDefault="001D3AF5" w:rsidP="00424987">
            <w:pPr>
              <w:pStyle w:val="ad"/>
              <w:jc w:val="left"/>
              <w:rPr>
                <w:sz w:val="18"/>
                <w:szCs w:val="18"/>
              </w:rPr>
            </w:pPr>
            <w:r w:rsidRPr="00273CF9">
              <w:rPr>
                <w:sz w:val="18"/>
                <w:szCs w:val="18"/>
              </w:rPr>
              <w:t>FCS-64110</w:t>
            </w:r>
          </w:p>
        </w:tc>
        <w:tc>
          <w:tcPr>
            <w:tcW w:w="6095" w:type="dxa"/>
          </w:tcPr>
          <w:p w14:paraId="2DD710A8" w14:textId="143949F0" w:rsidR="001D3AF5" w:rsidRPr="00273CF9" w:rsidRDefault="001D3AF5" w:rsidP="0094773E">
            <w:pPr>
              <w:pStyle w:val="ad"/>
              <w:jc w:val="left"/>
              <w:rPr>
                <w:sz w:val="18"/>
                <w:szCs w:val="18"/>
              </w:rPr>
            </w:pPr>
            <w:r w:rsidRPr="00273CF9">
              <w:rPr>
                <w:sz w:val="18"/>
                <w:szCs w:val="18"/>
              </w:rPr>
              <w:t>Доработки, не относящиеся к КТРУ:</w:t>
            </w:r>
          </w:p>
          <w:p w14:paraId="46F248CE" w14:textId="77777777" w:rsidR="001D3AF5" w:rsidRPr="00273CF9" w:rsidRDefault="001D3AF5" w:rsidP="0094773E">
            <w:pPr>
              <w:pStyle w:val="ad"/>
              <w:jc w:val="left"/>
              <w:rPr>
                <w:sz w:val="18"/>
                <w:szCs w:val="18"/>
              </w:rPr>
            </w:pPr>
          </w:p>
          <w:p w14:paraId="7C4DDBCA" w14:textId="491E5A4D" w:rsidR="001D3AF5" w:rsidRPr="00273CF9" w:rsidRDefault="001D3AF5" w:rsidP="0094773E">
            <w:pPr>
              <w:pStyle w:val="ad"/>
              <w:jc w:val="left"/>
              <w:rPr>
                <w:sz w:val="18"/>
                <w:szCs w:val="18"/>
              </w:rPr>
            </w:pPr>
            <w:r w:rsidRPr="00273CF9">
              <w:rPr>
                <w:sz w:val="18"/>
                <w:szCs w:val="18"/>
              </w:rPr>
              <w:t>1) Уточнены требования к формату поля «Объем поставленных товаров, выполненных работ, оказанных услуг» (//element(*,zfcs_contractProcedure2015Type)/executions/execution/quantityContractSubjects/quantityContractSubject/quantity)</w:t>
            </w:r>
          </w:p>
          <w:p w14:paraId="51F5DB07" w14:textId="77777777" w:rsidR="001D3AF5" w:rsidRPr="00273CF9" w:rsidRDefault="001D3AF5" w:rsidP="0094773E">
            <w:pPr>
              <w:pStyle w:val="ad"/>
              <w:jc w:val="left"/>
              <w:rPr>
                <w:sz w:val="18"/>
                <w:szCs w:val="18"/>
              </w:rPr>
            </w:pPr>
            <w:r w:rsidRPr="00273CF9">
              <w:rPr>
                <w:sz w:val="18"/>
                <w:szCs w:val="18"/>
              </w:rPr>
              <w:t xml:space="preserve">   - числовой (18,5) (5 знаков после запятой)</w:t>
            </w:r>
          </w:p>
          <w:p w14:paraId="5FE0851E" w14:textId="77777777" w:rsidR="001D3AF5" w:rsidRPr="00273CF9" w:rsidRDefault="001D3AF5" w:rsidP="0094773E">
            <w:pPr>
              <w:pStyle w:val="ad"/>
              <w:jc w:val="left"/>
              <w:rPr>
                <w:sz w:val="18"/>
                <w:szCs w:val="18"/>
              </w:rPr>
            </w:pPr>
          </w:p>
          <w:p w14:paraId="435FA71D" w14:textId="77777777" w:rsidR="001D3AF5" w:rsidRPr="00273CF9" w:rsidRDefault="001D3AF5" w:rsidP="0094773E">
            <w:pPr>
              <w:pStyle w:val="ad"/>
              <w:jc w:val="left"/>
              <w:rPr>
                <w:sz w:val="18"/>
                <w:szCs w:val="18"/>
              </w:rPr>
            </w:pPr>
            <w:r w:rsidRPr="00273CF9">
              <w:rPr>
                <w:sz w:val="18"/>
                <w:szCs w:val="18"/>
              </w:rPr>
              <w:t>2) Уточнены требования к формату поля Объем поставленных товаров, выполненных работ, оказанных услуг» (//element(*,zfcs_contractProcedure2015Type)/executionObligationGuarantee/documents/document/quantityContractSubjects/quantityContractSubject/quantity)</w:t>
            </w:r>
          </w:p>
          <w:p w14:paraId="479AEDDC" w14:textId="77777777" w:rsidR="001D3AF5" w:rsidRPr="00273CF9" w:rsidRDefault="001D3AF5" w:rsidP="0094773E">
            <w:pPr>
              <w:pStyle w:val="ad"/>
              <w:jc w:val="left"/>
              <w:rPr>
                <w:sz w:val="18"/>
                <w:szCs w:val="18"/>
              </w:rPr>
            </w:pPr>
            <w:r w:rsidRPr="00273CF9">
              <w:rPr>
                <w:sz w:val="18"/>
                <w:szCs w:val="18"/>
              </w:rPr>
              <w:t xml:space="preserve">   - числовой (18,5) (5 знаков после запятой)</w:t>
            </w:r>
          </w:p>
          <w:p w14:paraId="1DA3E119" w14:textId="77777777" w:rsidR="001D3AF5" w:rsidRPr="00273CF9" w:rsidRDefault="001D3AF5" w:rsidP="0094773E">
            <w:pPr>
              <w:pStyle w:val="ad"/>
              <w:jc w:val="left"/>
              <w:rPr>
                <w:sz w:val="18"/>
                <w:szCs w:val="18"/>
              </w:rPr>
            </w:pPr>
          </w:p>
          <w:p w14:paraId="32FF3D32" w14:textId="1958E466" w:rsidR="001D3AF5" w:rsidRPr="00273CF9" w:rsidRDefault="001D3AF5" w:rsidP="002D0245">
            <w:pPr>
              <w:pStyle w:val="ad"/>
              <w:numPr>
                <w:ilvl w:val="0"/>
                <w:numId w:val="154"/>
              </w:numPr>
              <w:jc w:val="left"/>
              <w:rPr>
                <w:sz w:val="18"/>
                <w:szCs w:val="18"/>
              </w:rPr>
            </w:pPr>
            <w:r w:rsidRPr="00273CF9">
              <w:rPr>
                <w:sz w:val="18"/>
                <w:szCs w:val="18"/>
              </w:rPr>
              <w:t>Отключен контроль РК_ИК_0114</w:t>
            </w:r>
          </w:p>
          <w:p w14:paraId="059D891D" w14:textId="7C11FDA4" w:rsidR="001D3AF5" w:rsidRPr="00273CF9" w:rsidRDefault="001D3AF5" w:rsidP="0094773E">
            <w:pPr>
              <w:pStyle w:val="ad"/>
              <w:jc w:val="left"/>
              <w:rPr>
                <w:rStyle w:val="af1"/>
                <w:sz w:val="18"/>
                <w:szCs w:val="18"/>
              </w:rPr>
            </w:pPr>
          </w:p>
          <w:p w14:paraId="593C7224" w14:textId="023EE19E" w:rsidR="001D3AF5" w:rsidRPr="00273CF9" w:rsidRDefault="001D3AF5" w:rsidP="002D0245">
            <w:pPr>
              <w:pStyle w:val="ad"/>
              <w:numPr>
                <w:ilvl w:val="0"/>
                <w:numId w:val="154"/>
              </w:numPr>
              <w:jc w:val="left"/>
              <w:rPr>
                <w:sz w:val="18"/>
                <w:szCs w:val="18"/>
              </w:rPr>
            </w:pPr>
            <w:r w:rsidRPr="00273CF9">
              <w:rPr>
                <w:sz w:val="18"/>
                <w:szCs w:val="18"/>
              </w:rPr>
              <w:t>Уточнено условие контроля РК_ИК_0132 – исполнение определяется сочетанием полей regNum, executions\</w:t>
            </w:r>
            <w:r w:rsidRPr="00273CF9">
              <w:rPr>
                <w:sz w:val="18"/>
                <w:szCs w:val="18"/>
                <w:lang w:val="en-US"/>
              </w:rPr>
              <w:t>stage</w:t>
            </w:r>
            <w:r w:rsidRPr="00273CF9">
              <w:rPr>
                <w:sz w:val="18"/>
                <w:szCs w:val="18"/>
              </w:rPr>
              <w:t>\endDate executions\ordinalNumber</w:t>
            </w:r>
          </w:p>
          <w:p w14:paraId="2BD356C0" w14:textId="445257D7" w:rsidR="001D3AF5" w:rsidRPr="00273CF9" w:rsidRDefault="001D3AF5" w:rsidP="0094773E">
            <w:pPr>
              <w:pStyle w:val="ad"/>
              <w:jc w:val="left"/>
              <w:rPr>
                <w:sz w:val="18"/>
                <w:szCs w:val="18"/>
              </w:rPr>
            </w:pPr>
          </w:p>
          <w:p w14:paraId="3F55679E" w14:textId="41622598" w:rsidR="001D3AF5" w:rsidRPr="00273CF9" w:rsidRDefault="001D3AF5" w:rsidP="002D0245">
            <w:pPr>
              <w:pStyle w:val="ad"/>
              <w:numPr>
                <w:ilvl w:val="0"/>
                <w:numId w:val="154"/>
              </w:numPr>
              <w:jc w:val="left"/>
              <w:rPr>
                <w:sz w:val="18"/>
                <w:szCs w:val="18"/>
              </w:rPr>
            </w:pPr>
            <w:r w:rsidRPr="00273CF9">
              <w:rPr>
                <w:sz w:val="18"/>
                <w:szCs w:val="18"/>
              </w:rPr>
              <w:t>Добавлено описание загрузки Choice между блоками OKPD/OKPD2/KTRU в блоке «Объект закупки» (//element(*,zfcs_contract2015Type)/products/product)</w:t>
            </w:r>
          </w:p>
          <w:p w14:paraId="4A74F84E" w14:textId="77777777" w:rsidR="001D3AF5" w:rsidRPr="00273CF9" w:rsidRDefault="001D3AF5" w:rsidP="000C39EC">
            <w:pPr>
              <w:pStyle w:val="ad"/>
              <w:jc w:val="left"/>
              <w:rPr>
                <w:sz w:val="18"/>
                <w:szCs w:val="18"/>
              </w:rPr>
            </w:pPr>
            <w:r w:rsidRPr="00273CF9">
              <w:rPr>
                <w:sz w:val="18"/>
                <w:szCs w:val="18"/>
              </w:rPr>
              <w:t>и контроль РК_ИК_0160</w:t>
            </w:r>
          </w:p>
          <w:p w14:paraId="0466B55C" w14:textId="77777777" w:rsidR="001D3AF5" w:rsidRPr="00273CF9" w:rsidRDefault="001D3AF5" w:rsidP="000C39EC">
            <w:pPr>
              <w:pStyle w:val="ad"/>
              <w:jc w:val="left"/>
              <w:rPr>
                <w:sz w:val="18"/>
                <w:szCs w:val="18"/>
              </w:rPr>
            </w:pPr>
          </w:p>
          <w:p w14:paraId="734848E9" w14:textId="2461137E" w:rsidR="001D3AF5" w:rsidRPr="00273CF9" w:rsidRDefault="001D3AF5" w:rsidP="002D0245">
            <w:pPr>
              <w:pStyle w:val="ad"/>
              <w:numPr>
                <w:ilvl w:val="0"/>
                <w:numId w:val="154"/>
              </w:numPr>
              <w:jc w:val="left"/>
              <w:rPr>
                <w:sz w:val="18"/>
                <w:szCs w:val="18"/>
              </w:rPr>
            </w:pPr>
            <w:r w:rsidRPr="00273CF9">
              <w:rPr>
                <w:sz w:val="18"/>
                <w:szCs w:val="18"/>
              </w:rPr>
              <w:t xml:space="preserve">Добавлен контроль РК_ИК_0161 </w:t>
            </w:r>
            <w:r>
              <w:rPr>
                <w:sz w:val="18"/>
                <w:szCs w:val="18"/>
              </w:rPr>
              <w:t>–</w:t>
            </w:r>
            <w:r w:rsidRPr="00273CF9">
              <w:rPr>
                <w:sz w:val="18"/>
                <w:szCs w:val="18"/>
              </w:rPr>
              <w:t xml:space="preserve"> позиция КТРУ не должна быть укрупненной</w:t>
            </w:r>
          </w:p>
          <w:p w14:paraId="3721FF37" w14:textId="77777777" w:rsidR="001D3AF5" w:rsidRPr="00273CF9" w:rsidRDefault="001D3AF5" w:rsidP="000C39EC">
            <w:pPr>
              <w:pStyle w:val="ad"/>
              <w:jc w:val="left"/>
              <w:rPr>
                <w:sz w:val="18"/>
                <w:szCs w:val="18"/>
              </w:rPr>
            </w:pPr>
          </w:p>
          <w:p w14:paraId="2E48C277" w14:textId="3B358E3C" w:rsidR="001D3AF5" w:rsidRPr="00273CF9" w:rsidRDefault="001D3AF5" w:rsidP="002D0245">
            <w:pPr>
              <w:pStyle w:val="ad"/>
              <w:numPr>
                <w:ilvl w:val="0"/>
                <w:numId w:val="154"/>
              </w:numPr>
              <w:jc w:val="left"/>
              <w:rPr>
                <w:sz w:val="18"/>
                <w:szCs w:val="18"/>
              </w:rPr>
            </w:pPr>
            <w:r w:rsidRPr="00273CF9">
              <w:rPr>
                <w:sz w:val="18"/>
                <w:szCs w:val="18"/>
              </w:rPr>
              <w:t>Переформулированы правила разбора блока «Единица измерения» (//element(*,zfcs_contract2015Type)/products/product)</w:t>
            </w:r>
          </w:p>
          <w:p w14:paraId="38590EC5" w14:textId="77777777" w:rsidR="001D3AF5" w:rsidRPr="00273CF9" w:rsidRDefault="001D3AF5" w:rsidP="000C39EC">
            <w:pPr>
              <w:pStyle w:val="ad"/>
              <w:jc w:val="left"/>
              <w:rPr>
                <w:sz w:val="18"/>
                <w:szCs w:val="18"/>
              </w:rPr>
            </w:pPr>
            <w:r w:rsidRPr="00273CF9">
              <w:rPr>
                <w:sz w:val="18"/>
                <w:szCs w:val="18"/>
              </w:rPr>
              <w:t>/OKEI)</w:t>
            </w:r>
          </w:p>
          <w:p w14:paraId="4B98769B" w14:textId="77777777" w:rsidR="001D3AF5" w:rsidRPr="00273CF9" w:rsidRDefault="001D3AF5" w:rsidP="000C39EC">
            <w:pPr>
              <w:pStyle w:val="ad"/>
              <w:jc w:val="left"/>
              <w:rPr>
                <w:sz w:val="18"/>
                <w:szCs w:val="18"/>
              </w:rPr>
            </w:pPr>
          </w:p>
          <w:p w14:paraId="730DBF40" w14:textId="4B6AFA12" w:rsidR="001D3AF5" w:rsidRPr="00273CF9" w:rsidRDefault="001D3AF5" w:rsidP="0094773E">
            <w:pPr>
              <w:pStyle w:val="ad"/>
              <w:jc w:val="left"/>
              <w:rPr>
                <w:sz w:val="18"/>
                <w:szCs w:val="18"/>
              </w:rPr>
            </w:pPr>
            <w:r w:rsidRPr="00273CF9">
              <w:rPr>
                <w:sz w:val="18"/>
                <w:szCs w:val="18"/>
              </w:rPr>
              <w:t>8) Переформулирован контроль РК_ИК_0156 – обязательность указания блока блока «Единица измерения» (//element(*,zfcs_contract2015Type)/products/product)/OKEI) если заполнена классификация по КТРУ</w:t>
            </w:r>
          </w:p>
        </w:tc>
      </w:tr>
      <w:tr w:rsidR="001D3AF5" w:rsidRPr="00273CF9" w14:paraId="0C14F0B1" w14:textId="77777777" w:rsidTr="00D51541">
        <w:tc>
          <w:tcPr>
            <w:tcW w:w="562" w:type="dxa"/>
          </w:tcPr>
          <w:p w14:paraId="0B8B7F34" w14:textId="466850E5" w:rsidR="001D3AF5" w:rsidRPr="00273CF9" w:rsidRDefault="001D3AF5" w:rsidP="00B30AA0">
            <w:pPr>
              <w:pStyle w:val="ad"/>
              <w:rPr>
                <w:sz w:val="18"/>
                <w:szCs w:val="18"/>
              </w:rPr>
            </w:pPr>
            <w:r w:rsidRPr="00273CF9">
              <w:rPr>
                <w:sz w:val="18"/>
                <w:szCs w:val="18"/>
                <w:lang w:val="en-US"/>
              </w:rPr>
              <w:t>2.31</w:t>
            </w:r>
          </w:p>
        </w:tc>
        <w:tc>
          <w:tcPr>
            <w:tcW w:w="1134" w:type="dxa"/>
          </w:tcPr>
          <w:p w14:paraId="019BB3A7" w14:textId="613C0F5C" w:rsidR="001D3AF5" w:rsidRPr="00273CF9" w:rsidRDefault="001D3AF5" w:rsidP="00B30AA0">
            <w:pPr>
              <w:pStyle w:val="ad"/>
              <w:rPr>
                <w:sz w:val="18"/>
                <w:szCs w:val="18"/>
              </w:rPr>
            </w:pPr>
            <w:r w:rsidRPr="00273CF9">
              <w:rPr>
                <w:sz w:val="18"/>
                <w:szCs w:val="18"/>
                <w:lang w:val="en-US"/>
              </w:rPr>
              <w:t>02</w:t>
            </w:r>
            <w:r w:rsidRPr="00273CF9">
              <w:rPr>
                <w:sz w:val="18"/>
                <w:szCs w:val="18"/>
              </w:rPr>
              <w:t>.</w:t>
            </w:r>
            <w:r w:rsidRPr="00273CF9">
              <w:rPr>
                <w:sz w:val="18"/>
                <w:szCs w:val="18"/>
                <w:lang w:val="en-US"/>
              </w:rPr>
              <w:t>03</w:t>
            </w:r>
            <w:r w:rsidRPr="00273CF9">
              <w:rPr>
                <w:sz w:val="18"/>
                <w:szCs w:val="18"/>
              </w:rPr>
              <w:t>.</w:t>
            </w:r>
            <w:r w:rsidRPr="00273CF9">
              <w:rPr>
                <w:sz w:val="18"/>
                <w:szCs w:val="18"/>
                <w:lang w:val="en-US"/>
              </w:rPr>
              <w:t>2018</w:t>
            </w:r>
          </w:p>
        </w:tc>
        <w:tc>
          <w:tcPr>
            <w:tcW w:w="1275" w:type="dxa"/>
          </w:tcPr>
          <w:p w14:paraId="4EADF825" w14:textId="4ABBD8CF" w:rsidR="001D3AF5" w:rsidRPr="00273CF9" w:rsidRDefault="001D3AF5" w:rsidP="006B079B">
            <w:pPr>
              <w:pStyle w:val="ad"/>
              <w:jc w:val="left"/>
              <w:rPr>
                <w:sz w:val="18"/>
                <w:szCs w:val="18"/>
              </w:rPr>
            </w:pPr>
            <w:r w:rsidRPr="00273CF9">
              <w:rPr>
                <w:sz w:val="18"/>
                <w:szCs w:val="18"/>
              </w:rPr>
              <w:t>FCS-77251</w:t>
            </w:r>
          </w:p>
        </w:tc>
        <w:tc>
          <w:tcPr>
            <w:tcW w:w="6095" w:type="dxa"/>
          </w:tcPr>
          <w:p w14:paraId="017F4F61" w14:textId="2BF12A71" w:rsidR="001D3AF5" w:rsidRPr="00273CF9" w:rsidRDefault="001D3AF5" w:rsidP="00B30AA0">
            <w:pPr>
              <w:pStyle w:val="ad"/>
              <w:jc w:val="left"/>
              <w:rPr>
                <w:sz w:val="18"/>
                <w:szCs w:val="18"/>
              </w:rPr>
            </w:pPr>
            <w:r w:rsidRPr="00273CF9">
              <w:rPr>
                <w:sz w:val="18"/>
                <w:szCs w:val="18"/>
              </w:rPr>
              <w:t>1) Уточнен контроль РК_ИК_0090</w:t>
            </w:r>
          </w:p>
        </w:tc>
      </w:tr>
      <w:tr w:rsidR="001D3AF5" w:rsidRPr="00273CF9" w14:paraId="7712E838" w14:textId="77777777" w:rsidTr="00D51541">
        <w:tc>
          <w:tcPr>
            <w:tcW w:w="562" w:type="dxa"/>
          </w:tcPr>
          <w:p w14:paraId="71F983A0" w14:textId="7A9A6C32" w:rsidR="001D3AF5" w:rsidRPr="00273CF9" w:rsidRDefault="001D3AF5" w:rsidP="0031318D">
            <w:pPr>
              <w:pStyle w:val="ad"/>
              <w:rPr>
                <w:sz w:val="18"/>
                <w:szCs w:val="18"/>
                <w:lang w:val="en-US"/>
              </w:rPr>
            </w:pPr>
            <w:r w:rsidRPr="00273CF9">
              <w:rPr>
                <w:sz w:val="18"/>
                <w:szCs w:val="18"/>
                <w:lang w:val="en-US"/>
              </w:rPr>
              <w:t>2.32</w:t>
            </w:r>
          </w:p>
        </w:tc>
        <w:tc>
          <w:tcPr>
            <w:tcW w:w="1134" w:type="dxa"/>
          </w:tcPr>
          <w:p w14:paraId="0C3B7E26" w14:textId="758E5B28" w:rsidR="001D3AF5" w:rsidRPr="00273CF9" w:rsidRDefault="001D3AF5" w:rsidP="0031318D">
            <w:pPr>
              <w:pStyle w:val="ad"/>
              <w:rPr>
                <w:sz w:val="18"/>
                <w:szCs w:val="18"/>
                <w:lang w:val="en-US"/>
              </w:rPr>
            </w:pPr>
            <w:r w:rsidRPr="00273CF9">
              <w:rPr>
                <w:sz w:val="18"/>
                <w:szCs w:val="18"/>
                <w:lang w:val="en-US"/>
              </w:rPr>
              <w:t>21.05.2018</w:t>
            </w:r>
          </w:p>
        </w:tc>
        <w:tc>
          <w:tcPr>
            <w:tcW w:w="1275" w:type="dxa"/>
          </w:tcPr>
          <w:p w14:paraId="6E25BA47" w14:textId="63993969" w:rsidR="001D3AF5" w:rsidRPr="00273CF9" w:rsidRDefault="001D3AF5" w:rsidP="0031318D">
            <w:pPr>
              <w:pStyle w:val="ad"/>
              <w:jc w:val="left"/>
              <w:rPr>
                <w:sz w:val="18"/>
                <w:szCs w:val="18"/>
              </w:rPr>
            </w:pPr>
            <w:r w:rsidRPr="00273CF9">
              <w:rPr>
                <w:sz w:val="18"/>
                <w:szCs w:val="18"/>
              </w:rPr>
              <w:t>FCSNF-5765</w:t>
            </w:r>
          </w:p>
        </w:tc>
        <w:tc>
          <w:tcPr>
            <w:tcW w:w="6095" w:type="dxa"/>
          </w:tcPr>
          <w:p w14:paraId="61242C15" w14:textId="4795D984" w:rsidR="001D3AF5" w:rsidRPr="00273CF9" w:rsidRDefault="001D3AF5" w:rsidP="002D0245">
            <w:pPr>
              <w:pStyle w:val="ad"/>
              <w:numPr>
                <w:ilvl w:val="0"/>
                <w:numId w:val="154"/>
              </w:numPr>
              <w:jc w:val="left"/>
              <w:rPr>
                <w:sz w:val="18"/>
                <w:szCs w:val="18"/>
              </w:rPr>
            </w:pPr>
            <w:r w:rsidRPr="00273CF9">
              <w:rPr>
                <w:sz w:val="18"/>
                <w:szCs w:val="18"/>
              </w:rPr>
              <w:t xml:space="preserve">В режиме правки скорректированы алгоритмы приема в блоке </w:t>
            </w:r>
            <w:r>
              <w:rPr>
                <w:sz w:val="18"/>
                <w:szCs w:val="18"/>
              </w:rPr>
              <w:t>«</w:t>
            </w:r>
            <w:r w:rsidRPr="00273CF9">
              <w:rPr>
                <w:sz w:val="18"/>
                <w:szCs w:val="18"/>
              </w:rPr>
              <w:t>Сведения об объекте закупки в том случае, когда объектом закупки является лекарственный препарат</w:t>
            </w:r>
            <w:r>
              <w:rPr>
                <w:sz w:val="18"/>
                <w:szCs w:val="18"/>
              </w:rPr>
              <w:t>»</w:t>
            </w:r>
            <w:r w:rsidRPr="00273CF9">
              <w:rPr>
                <w:sz w:val="18"/>
                <w:szCs w:val="18"/>
              </w:rPr>
              <w:t xml:space="preserve"> (drugPurchaseObjectInfo)</w:t>
            </w:r>
          </w:p>
          <w:p w14:paraId="43BBF9AB" w14:textId="77777777" w:rsidR="001D3AF5" w:rsidRPr="00273CF9" w:rsidRDefault="001D3AF5" w:rsidP="00DA5858">
            <w:pPr>
              <w:pStyle w:val="ad"/>
              <w:jc w:val="left"/>
              <w:rPr>
                <w:sz w:val="18"/>
                <w:szCs w:val="18"/>
              </w:rPr>
            </w:pPr>
          </w:p>
          <w:p w14:paraId="1D65FF5F" w14:textId="5AC66781" w:rsidR="001D3AF5" w:rsidRPr="00273CF9" w:rsidRDefault="001D3AF5" w:rsidP="002D0245">
            <w:pPr>
              <w:pStyle w:val="ad"/>
              <w:numPr>
                <w:ilvl w:val="0"/>
                <w:numId w:val="154"/>
              </w:numPr>
              <w:jc w:val="left"/>
              <w:rPr>
                <w:sz w:val="18"/>
                <w:szCs w:val="18"/>
              </w:rPr>
            </w:pPr>
            <w:r w:rsidRPr="00273CF9">
              <w:rPr>
                <w:sz w:val="18"/>
                <w:szCs w:val="18"/>
              </w:rPr>
              <w:t>Переработан контроль РК_ИК_0090, добавлен контроль РК_ИК_0162</w:t>
            </w:r>
          </w:p>
          <w:p w14:paraId="6D02A8B7" w14:textId="77777777" w:rsidR="001D3AF5" w:rsidRPr="00273CF9" w:rsidRDefault="001D3AF5" w:rsidP="00DA5858">
            <w:pPr>
              <w:pStyle w:val="ad"/>
              <w:jc w:val="left"/>
              <w:rPr>
                <w:sz w:val="18"/>
                <w:szCs w:val="18"/>
              </w:rPr>
            </w:pPr>
          </w:p>
          <w:p w14:paraId="3629A7B0" w14:textId="3651952F" w:rsidR="001D3AF5" w:rsidRPr="00273CF9" w:rsidRDefault="001D3AF5" w:rsidP="00DA5858">
            <w:pPr>
              <w:pStyle w:val="ad"/>
              <w:jc w:val="left"/>
              <w:rPr>
                <w:sz w:val="18"/>
                <w:szCs w:val="18"/>
              </w:rPr>
            </w:pPr>
            <w:r w:rsidRPr="00273CF9">
              <w:rPr>
                <w:sz w:val="18"/>
                <w:szCs w:val="18"/>
              </w:rPr>
              <w:t xml:space="preserve">3) Переформулирован контроль РК_ИК_0092 </w:t>
            </w:r>
          </w:p>
        </w:tc>
      </w:tr>
      <w:tr w:rsidR="001D3AF5" w:rsidRPr="00273CF9" w14:paraId="6DEF6F81" w14:textId="77777777" w:rsidTr="00D51541">
        <w:tc>
          <w:tcPr>
            <w:tcW w:w="562" w:type="dxa"/>
          </w:tcPr>
          <w:p w14:paraId="3E646D0F" w14:textId="3670EE1B" w:rsidR="001D3AF5" w:rsidRPr="00273CF9" w:rsidRDefault="001D3AF5" w:rsidP="00BE4FC3">
            <w:pPr>
              <w:pStyle w:val="ad"/>
              <w:rPr>
                <w:sz w:val="18"/>
                <w:szCs w:val="18"/>
              </w:rPr>
            </w:pPr>
            <w:r w:rsidRPr="00273CF9">
              <w:rPr>
                <w:sz w:val="18"/>
                <w:szCs w:val="18"/>
              </w:rPr>
              <w:t>2.33</w:t>
            </w:r>
          </w:p>
        </w:tc>
        <w:tc>
          <w:tcPr>
            <w:tcW w:w="1134" w:type="dxa"/>
          </w:tcPr>
          <w:p w14:paraId="2DB8A3AE" w14:textId="272447C1" w:rsidR="001D3AF5" w:rsidRPr="00273CF9" w:rsidRDefault="001D3AF5" w:rsidP="00BE4FC3">
            <w:pPr>
              <w:pStyle w:val="ad"/>
              <w:rPr>
                <w:sz w:val="18"/>
                <w:szCs w:val="18"/>
                <w:lang w:val="en-US"/>
              </w:rPr>
            </w:pPr>
            <w:r w:rsidRPr="00273CF9">
              <w:rPr>
                <w:sz w:val="18"/>
                <w:szCs w:val="18"/>
              </w:rPr>
              <w:t>23.05.2017</w:t>
            </w:r>
          </w:p>
        </w:tc>
        <w:tc>
          <w:tcPr>
            <w:tcW w:w="1275" w:type="dxa"/>
          </w:tcPr>
          <w:p w14:paraId="0EE417CC" w14:textId="34B69448" w:rsidR="001D3AF5" w:rsidRPr="00273CF9" w:rsidRDefault="001D3AF5" w:rsidP="00BE4FC3">
            <w:pPr>
              <w:pStyle w:val="ad"/>
              <w:jc w:val="left"/>
              <w:rPr>
                <w:sz w:val="18"/>
                <w:szCs w:val="18"/>
              </w:rPr>
            </w:pPr>
            <w:r w:rsidRPr="00273CF9">
              <w:rPr>
                <w:sz w:val="18"/>
                <w:szCs w:val="18"/>
              </w:rPr>
              <w:t>FCSNF-6011</w:t>
            </w:r>
          </w:p>
        </w:tc>
        <w:tc>
          <w:tcPr>
            <w:tcW w:w="6095" w:type="dxa"/>
          </w:tcPr>
          <w:p w14:paraId="392A7D37" w14:textId="087DB5CE" w:rsidR="001D3AF5" w:rsidRPr="00273CF9" w:rsidRDefault="001D3AF5" w:rsidP="002D0245">
            <w:pPr>
              <w:pStyle w:val="ad"/>
              <w:numPr>
                <w:ilvl w:val="0"/>
                <w:numId w:val="154"/>
              </w:numPr>
              <w:jc w:val="left"/>
              <w:rPr>
                <w:sz w:val="18"/>
                <w:szCs w:val="18"/>
              </w:rPr>
            </w:pPr>
            <w:r w:rsidRPr="00273CF9">
              <w:rPr>
                <w:sz w:val="18"/>
                <w:szCs w:val="18"/>
              </w:rPr>
              <w:t>Внесены изменения в контроли РК_ИК_0091, РК_ИК_0092, РК_ИК_0095, РК_ИК_0027, РК_ИК_0155, РК_ИК_0156</w:t>
            </w:r>
          </w:p>
          <w:p w14:paraId="2E126E8A" w14:textId="77777777" w:rsidR="001D3AF5" w:rsidRPr="00273CF9" w:rsidRDefault="001D3AF5" w:rsidP="00BE4FC3">
            <w:pPr>
              <w:pStyle w:val="ad"/>
              <w:jc w:val="left"/>
              <w:rPr>
                <w:sz w:val="18"/>
                <w:szCs w:val="18"/>
              </w:rPr>
            </w:pPr>
          </w:p>
          <w:p w14:paraId="14276985" w14:textId="77777777" w:rsidR="001D3AF5" w:rsidRPr="00273CF9" w:rsidRDefault="001D3AF5" w:rsidP="00BE4FC3">
            <w:pPr>
              <w:pStyle w:val="ad"/>
              <w:jc w:val="left"/>
              <w:rPr>
                <w:sz w:val="18"/>
                <w:szCs w:val="18"/>
              </w:rPr>
            </w:pPr>
            <w:r w:rsidRPr="00273CF9">
              <w:rPr>
                <w:sz w:val="18"/>
                <w:szCs w:val="18"/>
              </w:rPr>
              <w:t xml:space="preserve">Если сведения о контракте новые, то, то проверяем присутствие элемента в справочнике в актуальном состоянии </w:t>
            </w:r>
          </w:p>
          <w:p w14:paraId="30125F0A" w14:textId="2ECB52F4" w:rsidR="001D3AF5" w:rsidRPr="00273CF9" w:rsidRDefault="001D3AF5" w:rsidP="00BE4FC3">
            <w:pPr>
              <w:pStyle w:val="ad"/>
              <w:jc w:val="left"/>
              <w:rPr>
                <w:sz w:val="18"/>
                <w:szCs w:val="18"/>
              </w:rPr>
            </w:pPr>
            <w:r w:rsidRPr="00273CF9">
              <w:rPr>
                <w:sz w:val="18"/>
                <w:szCs w:val="18"/>
              </w:rPr>
              <w:t>иначе если изменение существующих сведений о контракте, проверяем присутствие элемента в справочнике в любом состоянии</w:t>
            </w:r>
          </w:p>
          <w:p w14:paraId="493A2D23" w14:textId="5432FE04" w:rsidR="001D3AF5" w:rsidRPr="00273CF9" w:rsidRDefault="001D3AF5" w:rsidP="00BE4FC3">
            <w:pPr>
              <w:pStyle w:val="ad"/>
              <w:jc w:val="left"/>
              <w:rPr>
                <w:sz w:val="18"/>
                <w:szCs w:val="18"/>
              </w:rPr>
            </w:pPr>
          </w:p>
          <w:p w14:paraId="0F0C824D" w14:textId="1F455EB4" w:rsidR="001D3AF5" w:rsidRPr="00273CF9" w:rsidRDefault="001D3AF5" w:rsidP="00BE4FC3">
            <w:pPr>
              <w:pStyle w:val="ad"/>
              <w:jc w:val="left"/>
              <w:rPr>
                <w:sz w:val="18"/>
                <w:szCs w:val="18"/>
              </w:rPr>
            </w:pPr>
            <w:r w:rsidRPr="00273CF9">
              <w:rPr>
                <w:sz w:val="18"/>
                <w:szCs w:val="18"/>
              </w:rPr>
              <w:t>2)Удален контроль РК_ИК_0095 как устаревший</w:t>
            </w:r>
          </w:p>
        </w:tc>
      </w:tr>
      <w:tr w:rsidR="001D3AF5" w:rsidRPr="001D3AF5" w14:paraId="2C7FFA8C" w14:textId="77777777" w:rsidTr="00D51541">
        <w:trPr>
          <w:trHeight w:val="64"/>
        </w:trPr>
        <w:tc>
          <w:tcPr>
            <w:tcW w:w="562" w:type="dxa"/>
          </w:tcPr>
          <w:p w14:paraId="19EA834C" w14:textId="1735669C" w:rsidR="001D3AF5" w:rsidRPr="00273CF9" w:rsidRDefault="001D3AF5" w:rsidP="0031318D">
            <w:pPr>
              <w:pStyle w:val="ad"/>
              <w:rPr>
                <w:sz w:val="18"/>
                <w:szCs w:val="18"/>
              </w:rPr>
            </w:pPr>
            <w:r w:rsidRPr="00273CF9">
              <w:rPr>
                <w:sz w:val="18"/>
                <w:szCs w:val="18"/>
                <w:lang w:val="en-US"/>
              </w:rPr>
              <w:t>2</w:t>
            </w:r>
            <w:r w:rsidRPr="00273CF9">
              <w:rPr>
                <w:sz w:val="18"/>
                <w:szCs w:val="18"/>
              </w:rPr>
              <w:t>.34</w:t>
            </w:r>
          </w:p>
        </w:tc>
        <w:tc>
          <w:tcPr>
            <w:tcW w:w="1134" w:type="dxa"/>
          </w:tcPr>
          <w:p w14:paraId="54BBB13B" w14:textId="71605C1F" w:rsidR="001D3AF5" w:rsidRPr="00273CF9" w:rsidRDefault="001D3AF5" w:rsidP="0031318D">
            <w:pPr>
              <w:pStyle w:val="ad"/>
              <w:rPr>
                <w:sz w:val="18"/>
                <w:szCs w:val="18"/>
              </w:rPr>
            </w:pPr>
            <w:r w:rsidRPr="00273CF9">
              <w:rPr>
                <w:sz w:val="18"/>
                <w:szCs w:val="18"/>
              </w:rPr>
              <w:t>30.05.2018</w:t>
            </w:r>
          </w:p>
        </w:tc>
        <w:tc>
          <w:tcPr>
            <w:tcW w:w="1275" w:type="dxa"/>
          </w:tcPr>
          <w:p w14:paraId="27553335" w14:textId="435E4A85" w:rsidR="001D3AF5" w:rsidRPr="00273CF9" w:rsidRDefault="001D3AF5" w:rsidP="0031318D">
            <w:pPr>
              <w:pStyle w:val="ad"/>
              <w:jc w:val="left"/>
              <w:rPr>
                <w:sz w:val="18"/>
                <w:szCs w:val="18"/>
              </w:rPr>
            </w:pPr>
            <w:r w:rsidRPr="00273CF9">
              <w:rPr>
                <w:sz w:val="18"/>
                <w:szCs w:val="18"/>
              </w:rPr>
              <w:t>FCSNF-5723</w:t>
            </w:r>
          </w:p>
        </w:tc>
        <w:tc>
          <w:tcPr>
            <w:tcW w:w="6095" w:type="dxa"/>
          </w:tcPr>
          <w:p w14:paraId="53FD6336" w14:textId="59B44F90" w:rsidR="001D3AF5" w:rsidRPr="00273CF9" w:rsidRDefault="001D3AF5" w:rsidP="002D0245">
            <w:pPr>
              <w:pStyle w:val="ad"/>
              <w:numPr>
                <w:ilvl w:val="0"/>
                <w:numId w:val="154"/>
              </w:numPr>
              <w:jc w:val="left"/>
              <w:rPr>
                <w:sz w:val="18"/>
                <w:szCs w:val="18"/>
              </w:rPr>
            </w:pPr>
            <w:r w:rsidRPr="00273CF9">
              <w:rPr>
                <w:sz w:val="18"/>
                <w:szCs w:val="18"/>
              </w:rPr>
              <w:t xml:space="preserve">Добавлено описание приема блока «Основание применения закрытого способа определения поставщика (подрядчика, исполнителя)» (closedMethodOfReason) </w:t>
            </w:r>
          </w:p>
          <w:p w14:paraId="3AD3FAF7" w14:textId="77777777" w:rsidR="001D3AF5" w:rsidRPr="00273CF9" w:rsidRDefault="001D3AF5" w:rsidP="00620A75">
            <w:pPr>
              <w:pStyle w:val="ad"/>
              <w:jc w:val="left"/>
              <w:rPr>
                <w:sz w:val="18"/>
                <w:szCs w:val="18"/>
              </w:rPr>
            </w:pPr>
          </w:p>
          <w:p w14:paraId="714FA23B" w14:textId="755D3C33" w:rsidR="001D3AF5" w:rsidRPr="00273CF9" w:rsidRDefault="001D3AF5" w:rsidP="002D0245">
            <w:pPr>
              <w:pStyle w:val="ad"/>
              <w:numPr>
                <w:ilvl w:val="0"/>
                <w:numId w:val="154"/>
              </w:numPr>
              <w:jc w:val="left"/>
              <w:rPr>
                <w:sz w:val="18"/>
                <w:szCs w:val="18"/>
              </w:rPr>
            </w:pPr>
            <w:r w:rsidRPr="00273CF9">
              <w:rPr>
                <w:sz w:val="18"/>
                <w:szCs w:val="18"/>
              </w:rPr>
              <w:t>Добавлен контроль РК_ИК_0163</w:t>
            </w:r>
          </w:p>
          <w:p w14:paraId="170F9CBC" w14:textId="77777777" w:rsidR="001D3AF5" w:rsidRPr="00273CF9" w:rsidRDefault="001D3AF5" w:rsidP="00620A75">
            <w:pPr>
              <w:pStyle w:val="ad"/>
              <w:jc w:val="left"/>
              <w:rPr>
                <w:sz w:val="18"/>
                <w:szCs w:val="18"/>
              </w:rPr>
            </w:pPr>
          </w:p>
          <w:p w14:paraId="4CFC8FF8" w14:textId="30AA526F" w:rsidR="001D3AF5" w:rsidRPr="00273CF9" w:rsidRDefault="001D3AF5" w:rsidP="002D0245">
            <w:pPr>
              <w:pStyle w:val="ad"/>
              <w:numPr>
                <w:ilvl w:val="0"/>
                <w:numId w:val="154"/>
              </w:numPr>
              <w:jc w:val="left"/>
              <w:rPr>
                <w:sz w:val="18"/>
                <w:szCs w:val="18"/>
              </w:rPr>
            </w:pPr>
            <w:r w:rsidRPr="00273CF9">
              <w:rPr>
                <w:sz w:val="18"/>
                <w:szCs w:val="18"/>
              </w:rPr>
              <w:lastRenderedPageBreak/>
              <w:t xml:space="preserve">Добавлено требования запрета приема поля </w:t>
            </w:r>
            <w:r>
              <w:rPr>
                <w:sz w:val="18"/>
                <w:szCs w:val="18"/>
              </w:rPr>
              <w:t>«</w:t>
            </w:r>
            <w:r w:rsidRPr="00273CF9">
              <w:rPr>
                <w:sz w:val="18"/>
                <w:szCs w:val="18"/>
              </w:rPr>
              <w:t>Информация не будет размещена на официальном сайте ЕИС в соответствии с ч. 5 ст. 103 Федерального закона № 44-ФЗ</w:t>
            </w:r>
            <w:r>
              <w:rPr>
                <w:sz w:val="18"/>
                <w:szCs w:val="18"/>
              </w:rPr>
              <w:t>»</w:t>
            </w:r>
            <w:r w:rsidRPr="00273CF9">
              <w:rPr>
                <w:sz w:val="18"/>
                <w:szCs w:val="18"/>
              </w:rPr>
              <w:t xml:space="preserve"> (notPublishedOnEIS) </w:t>
            </w:r>
          </w:p>
          <w:p w14:paraId="102BF55D" w14:textId="77777777" w:rsidR="001D3AF5" w:rsidRPr="00273CF9" w:rsidRDefault="001D3AF5" w:rsidP="00620A75">
            <w:pPr>
              <w:pStyle w:val="ad"/>
              <w:jc w:val="left"/>
              <w:rPr>
                <w:sz w:val="18"/>
                <w:szCs w:val="18"/>
              </w:rPr>
            </w:pPr>
            <w:r w:rsidRPr="00273CF9">
              <w:rPr>
                <w:sz w:val="18"/>
                <w:szCs w:val="18"/>
              </w:rPr>
              <w:t xml:space="preserve">   при приеме в рамках сведений о контракте</w:t>
            </w:r>
          </w:p>
          <w:p w14:paraId="0170A337" w14:textId="77777777" w:rsidR="001D3AF5" w:rsidRPr="00273CF9" w:rsidRDefault="001D3AF5" w:rsidP="00620A75">
            <w:pPr>
              <w:pStyle w:val="ad"/>
              <w:jc w:val="left"/>
              <w:rPr>
                <w:sz w:val="18"/>
                <w:szCs w:val="18"/>
              </w:rPr>
            </w:pPr>
            <w:r w:rsidRPr="00273CF9">
              <w:rPr>
                <w:sz w:val="18"/>
                <w:szCs w:val="18"/>
              </w:rPr>
              <w:t xml:space="preserve">   - сведений о субподрядчике</w:t>
            </w:r>
          </w:p>
          <w:p w14:paraId="593231D2" w14:textId="77777777" w:rsidR="001D3AF5" w:rsidRPr="00273CF9" w:rsidRDefault="001D3AF5" w:rsidP="00620A75">
            <w:pPr>
              <w:pStyle w:val="ad"/>
              <w:jc w:val="left"/>
              <w:rPr>
                <w:sz w:val="18"/>
                <w:szCs w:val="18"/>
              </w:rPr>
            </w:pPr>
            <w:r w:rsidRPr="00273CF9">
              <w:rPr>
                <w:sz w:val="18"/>
                <w:szCs w:val="18"/>
              </w:rPr>
              <w:t xml:space="preserve">   - сведений о поставщиках</w:t>
            </w:r>
          </w:p>
          <w:p w14:paraId="75AE3202" w14:textId="77777777" w:rsidR="001D3AF5" w:rsidRPr="00273CF9" w:rsidRDefault="001D3AF5" w:rsidP="00620A75">
            <w:pPr>
              <w:pStyle w:val="ad"/>
              <w:jc w:val="left"/>
              <w:rPr>
                <w:sz w:val="18"/>
                <w:szCs w:val="18"/>
                <w:lang w:val="en-US"/>
              </w:rPr>
            </w:pPr>
            <w:r w:rsidRPr="00273CF9">
              <w:rPr>
                <w:sz w:val="18"/>
                <w:szCs w:val="18"/>
              </w:rPr>
              <w:t xml:space="preserve">   </w:t>
            </w:r>
            <w:r w:rsidRPr="00273CF9">
              <w:rPr>
                <w:sz w:val="18"/>
                <w:szCs w:val="18"/>
                <w:lang w:val="en-US"/>
              </w:rPr>
              <w:t xml:space="preserve">- </w:t>
            </w:r>
            <w:r w:rsidRPr="00273CF9">
              <w:rPr>
                <w:sz w:val="18"/>
                <w:szCs w:val="18"/>
              </w:rPr>
              <w:t>документов</w:t>
            </w:r>
            <w:r w:rsidRPr="00273CF9">
              <w:rPr>
                <w:sz w:val="18"/>
                <w:szCs w:val="18"/>
                <w:lang w:val="en-US"/>
              </w:rPr>
              <w:t xml:space="preserve"> </w:t>
            </w:r>
            <w:r w:rsidRPr="00273CF9">
              <w:rPr>
                <w:sz w:val="18"/>
                <w:szCs w:val="18"/>
              </w:rPr>
              <w:t>в</w:t>
            </w:r>
            <w:r w:rsidRPr="00273CF9">
              <w:rPr>
                <w:sz w:val="18"/>
                <w:szCs w:val="18"/>
                <w:lang w:val="en-US"/>
              </w:rPr>
              <w:t xml:space="preserve"> </w:t>
            </w:r>
            <w:r w:rsidRPr="00273CF9">
              <w:rPr>
                <w:sz w:val="18"/>
                <w:szCs w:val="18"/>
              </w:rPr>
              <w:t>блоках</w:t>
            </w:r>
            <w:r w:rsidRPr="00273CF9">
              <w:rPr>
                <w:sz w:val="18"/>
                <w:szCs w:val="18"/>
                <w:lang w:val="en-US"/>
              </w:rPr>
              <w:t xml:space="preserve"> foundation/fcsOrder/singleCustomer/attachments, scanDocuments/attachment, medicalDocuments/attachment, singleSupplierP25Part1St93Documents/attachment, attachments/attachment, </w:t>
            </w:r>
          </w:p>
          <w:p w14:paraId="36C17189" w14:textId="77777777" w:rsidR="001D3AF5" w:rsidRPr="00273CF9" w:rsidRDefault="001D3AF5" w:rsidP="00620A75">
            <w:pPr>
              <w:pStyle w:val="ad"/>
              <w:jc w:val="left"/>
              <w:rPr>
                <w:sz w:val="18"/>
                <w:szCs w:val="18"/>
                <w:lang w:val="en-US"/>
              </w:rPr>
            </w:pPr>
          </w:p>
          <w:p w14:paraId="362D6385" w14:textId="3101C42F" w:rsidR="001D3AF5" w:rsidRPr="00273CF9" w:rsidRDefault="001D3AF5" w:rsidP="002D0245">
            <w:pPr>
              <w:pStyle w:val="ad"/>
              <w:numPr>
                <w:ilvl w:val="0"/>
                <w:numId w:val="154"/>
              </w:numPr>
              <w:jc w:val="left"/>
              <w:rPr>
                <w:sz w:val="18"/>
                <w:szCs w:val="18"/>
              </w:rPr>
            </w:pPr>
            <w:r w:rsidRPr="00273CF9">
              <w:rPr>
                <w:sz w:val="18"/>
                <w:szCs w:val="18"/>
              </w:rPr>
              <w:t xml:space="preserve">Добавлено требования запрета приема поля </w:t>
            </w:r>
            <w:r>
              <w:rPr>
                <w:sz w:val="18"/>
                <w:szCs w:val="18"/>
              </w:rPr>
              <w:t>«</w:t>
            </w:r>
            <w:r w:rsidRPr="00273CF9">
              <w:rPr>
                <w:sz w:val="18"/>
                <w:szCs w:val="18"/>
              </w:rPr>
              <w:t>Информация не будет размещена на официальном сайте ЕИС в соответствии с ч. 5 ст. 103 Федерального закона № 44-ФЗ</w:t>
            </w:r>
            <w:r>
              <w:rPr>
                <w:sz w:val="18"/>
                <w:szCs w:val="18"/>
              </w:rPr>
              <w:t>»</w:t>
            </w:r>
            <w:r w:rsidRPr="00273CF9">
              <w:rPr>
                <w:sz w:val="18"/>
                <w:szCs w:val="18"/>
              </w:rPr>
              <w:t xml:space="preserve"> (notPublishedOnEIS) </w:t>
            </w:r>
          </w:p>
          <w:p w14:paraId="064FBB7D" w14:textId="77777777" w:rsidR="001D3AF5" w:rsidRPr="00273CF9" w:rsidRDefault="001D3AF5" w:rsidP="00620A75">
            <w:pPr>
              <w:pStyle w:val="ad"/>
              <w:jc w:val="left"/>
              <w:rPr>
                <w:sz w:val="18"/>
                <w:szCs w:val="18"/>
              </w:rPr>
            </w:pPr>
            <w:r w:rsidRPr="00273CF9">
              <w:rPr>
                <w:sz w:val="18"/>
                <w:szCs w:val="18"/>
              </w:rPr>
              <w:t xml:space="preserve">   при приеме в рамках сведений об исполнении контракта</w:t>
            </w:r>
          </w:p>
          <w:p w14:paraId="54ADD98E" w14:textId="250B4D5E" w:rsidR="001D3AF5" w:rsidRPr="00273CF9" w:rsidRDefault="001D3AF5" w:rsidP="00FF6D84">
            <w:pPr>
              <w:pStyle w:val="ad"/>
              <w:jc w:val="left"/>
              <w:rPr>
                <w:sz w:val="18"/>
                <w:szCs w:val="18"/>
                <w:lang w:val="en-US"/>
              </w:rPr>
            </w:pPr>
            <w:r w:rsidRPr="00273CF9">
              <w:rPr>
                <w:sz w:val="18"/>
                <w:szCs w:val="18"/>
              </w:rPr>
              <w:t xml:space="preserve">   </w:t>
            </w:r>
            <w:r w:rsidRPr="00273CF9">
              <w:rPr>
                <w:sz w:val="18"/>
                <w:szCs w:val="18"/>
                <w:lang w:val="en-US"/>
              </w:rPr>
              <w:t xml:space="preserve">- </w:t>
            </w:r>
            <w:r w:rsidRPr="00273CF9">
              <w:rPr>
                <w:sz w:val="18"/>
                <w:szCs w:val="18"/>
              </w:rPr>
              <w:t>документов</w:t>
            </w:r>
            <w:r w:rsidRPr="00273CF9">
              <w:rPr>
                <w:sz w:val="18"/>
                <w:szCs w:val="18"/>
                <w:lang w:val="en-US"/>
              </w:rPr>
              <w:t xml:space="preserve"> </w:t>
            </w:r>
            <w:r w:rsidRPr="00273CF9">
              <w:rPr>
                <w:sz w:val="18"/>
                <w:szCs w:val="18"/>
              </w:rPr>
              <w:t>в</w:t>
            </w:r>
            <w:r w:rsidRPr="00273CF9">
              <w:rPr>
                <w:sz w:val="18"/>
                <w:szCs w:val="18"/>
                <w:lang w:val="en-US"/>
              </w:rPr>
              <w:t xml:space="preserve"> </w:t>
            </w:r>
            <w:r w:rsidRPr="00273CF9">
              <w:rPr>
                <w:sz w:val="18"/>
                <w:szCs w:val="18"/>
              </w:rPr>
              <w:t>блоках</w:t>
            </w:r>
            <w:r w:rsidRPr="00273CF9">
              <w:rPr>
                <w:sz w:val="18"/>
                <w:szCs w:val="18"/>
                <w:lang w:val="en-US"/>
              </w:rPr>
              <w:t xml:space="preserve"> terminationDocuments/attachment, paymentDocuments/attachment, receiptDocuments/attachment, productOriginDocuments/attachment</w:t>
            </w:r>
          </w:p>
        </w:tc>
      </w:tr>
      <w:tr w:rsidR="001D3AF5" w:rsidRPr="00273CF9" w14:paraId="7A72B2D8" w14:textId="77777777" w:rsidTr="00D51541">
        <w:trPr>
          <w:trHeight w:val="64"/>
        </w:trPr>
        <w:tc>
          <w:tcPr>
            <w:tcW w:w="562" w:type="dxa"/>
          </w:tcPr>
          <w:p w14:paraId="76853D53" w14:textId="1D006107" w:rsidR="001D3AF5" w:rsidRPr="00273CF9" w:rsidRDefault="001D3AF5" w:rsidP="0031318D">
            <w:pPr>
              <w:pStyle w:val="ad"/>
              <w:rPr>
                <w:sz w:val="18"/>
                <w:szCs w:val="18"/>
                <w:lang w:val="en-US"/>
              </w:rPr>
            </w:pPr>
            <w:r w:rsidRPr="00273CF9">
              <w:rPr>
                <w:sz w:val="18"/>
                <w:szCs w:val="18"/>
                <w:lang w:val="en-US"/>
              </w:rPr>
              <w:lastRenderedPageBreak/>
              <w:t>2.35</w:t>
            </w:r>
          </w:p>
        </w:tc>
        <w:tc>
          <w:tcPr>
            <w:tcW w:w="1134" w:type="dxa"/>
          </w:tcPr>
          <w:p w14:paraId="708EA1BE" w14:textId="10531D36" w:rsidR="001D3AF5" w:rsidRPr="00273CF9" w:rsidRDefault="001D3AF5" w:rsidP="0031318D">
            <w:pPr>
              <w:pStyle w:val="ad"/>
              <w:rPr>
                <w:sz w:val="18"/>
                <w:szCs w:val="18"/>
              </w:rPr>
            </w:pPr>
            <w:r w:rsidRPr="00273CF9">
              <w:rPr>
                <w:sz w:val="18"/>
                <w:szCs w:val="18"/>
                <w:lang w:val="en-US"/>
              </w:rPr>
              <w:t>05</w:t>
            </w:r>
            <w:r w:rsidRPr="00273CF9">
              <w:rPr>
                <w:sz w:val="18"/>
                <w:szCs w:val="18"/>
              </w:rPr>
              <w:t>.</w:t>
            </w:r>
            <w:r w:rsidRPr="00273CF9">
              <w:rPr>
                <w:sz w:val="18"/>
                <w:szCs w:val="18"/>
                <w:lang w:val="en-US"/>
              </w:rPr>
              <w:t>06.20</w:t>
            </w:r>
            <w:r w:rsidRPr="00273CF9">
              <w:rPr>
                <w:sz w:val="18"/>
                <w:szCs w:val="18"/>
              </w:rPr>
              <w:t>18</w:t>
            </w:r>
          </w:p>
        </w:tc>
        <w:tc>
          <w:tcPr>
            <w:tcW w:w="1275" w:type="dxa"/>
          </w:tcPr>
          <w:p w14:paraId="590505AA" w14:textId="3BA1FF3C" w:rsidR="001D3AF5" w:rsidRPr="00273CF9" w:rsidRDefault="001D3AF5" w:rsidP="0031318D">
            <w:pPr>
              <w:pStyle w:val="ad"/>
              <w:jc w:val="left"/>
              <w:rPr>
                <w:sz w:val="18"/>
                <w:szCs w:val="18"/>
                <w:lang w:val="en-US"/>
              </w:rPr>
            </w:pPr>
            <w:r w:rsidRPr="00273CF9">
              <w:rPr>
                <w:sz w:val="18"/>
                <w:szCs w:val="18"/>
                <w:lang w:val="en-US"/>
              </w:rPr>
              <w:t>FCSNF</w:t>
            </w:r>
            <w:r w:rsidRPr="00273CF9">
              <w:rPr>
                <w:sz w:val="18"/>
                <w:szCs w:val="18"/>
              </w:rPr>
              <w:t>-5752</w:t>
            </w:r>
          </w:p>
        </w:tc>
        <w:tc>
          <w:tcPr>
            <w:tcW w:w="6095" w:type="dxa"/>
          </w:tcPr>
          <w:p w14:paraId="73D9F23C" w14:textId="0B7D1B29" w:rsidR="001D3AF5" w:rsidRPr="00273CF9" w:rsidRDefault="001D3AF5" w:rsidP="002D0245">
            <w:pPr>
              <w:pStyle w:val="ad"/>
              <w:numPr>
                <w:ilvl w:val="0"/>
                <w:numId w:val="154"/>
              </w:numPr>
              <w:jc w:val="left"/>
              <w:rPr>
                <w:sz w:val="18"/>
                <w:szCs w:val="18"/>
              </w:rPr>
            </w:pPr>
            <w:r w:rsidRPr="00273CF9">
              <w:rPr>
                <w:sz w:val="18"/>
                <w:szCs w:val="18"/>
              </w:rPr>
              <w:t xml:space="preserve">В режиме правки добавлено описание приема-передачи полей </w:t>
            </w:r>
            <w:r>
              <w:rPr>
                <w:sz w:val="18"/>
                <w:szCs w:val="18"/>
              </w:rPr>
              <w:t>«</w:t>
            </w:r>
            <w:r w:rsidRPr="00273CF9">
              <w:rPr>
                <w:sz w:val="18"/>
                <w:szCs w:val="18"/>
              </w:rPr>
              <w:t>Информация не будет размещена на официальном сайте ЕИС в соответствии с ч. 8.1 ст. 45 Федерального закона № 44-ФЗ</w:t>
            </w:r>
            <w:r>
              <w:rPr>
                <w:sz w:val="18"/>
                <w:szCs w:val="18"/>
              </w:rPr>
              <w:t>»</w:t>
            </w:r>
            <w:r w:rsidRPr="00273CF9">
              <w:rPr>
                <w:sz w:val="18"/>
                <w:szCs w:val="18"/>
              </w:rPr>
              <w:t xml:space="preserve"> (notPublishedOnEIS) </w:t>
            </w:r>
          </w:p>
          <w:p w14:paraId="255DD39D" w14:textId="29EC9341" w:rsidR="001D3AF5" w:rsidRPr="00273CF9" w:rsidRDefault="001D3AF5" w:rsidP="00C47A32">
            <w:pPr>
              <w:pStyle w:val="ad"/>
              <w:jc w:val="left"/>
              <w:rPr>
                <w:sz w:val="18"/>
                <w:szCs w:val="18"/>
              </w:rPr>
            </w:pPr>
            <w:r w:rsidRPr="00273CF9">
              <w:rPr>
                <w:sz w:val="18"/>
                <w:szCs w:val="18"/>
              </w:rPr>
              <w:t>в различных блоках сведений о контракте и сведений об исполнении контракта</w:t>
            </w:r>
          </w:p>
          <w:p w14:paraId="0407D95C" w14:textId="77777777" w:rsidR="001D3AF5" w:rsidRPr="00273CF9" w:rsidRDefault="001D3AF5" w:rsidP="0031318D">
            <w:pPr>
              <w:pStyle w:val="ad"/>
              <w:jc w:val="left"/>
              <w:rPr>
                <w:sz w:val="18"/>
                <w:szCs w:val="18"/>
              </w:rPr>
            </w:pPr>
          </w:p>
          <w:p w14:paraId="36359C72" w14:textId="132309AF" w:rsidR="001D3AF5" w:rsidRPr="00273CF9" w:rsidRDefault="001D3AF5" w:rsidP="0031318D">
            <w:pPr>
              <w:pStyle w:val="ad"/>
              <w:jc w:val="left"/>
              <w:rPr>
                <w:sz w:val="18"/>
                <w:szCs w:val="18"/>
              </w:rPr>
            </w:pPr>
            <w:r w:rsidRPr="00273CF9">
              <w:rPr>
                <w:sz w:val="18"/>
                <w:szCs w:val="18"/>
              </w:rPr>
              <w:t>Добавлены контроли</w:t>
            </w:r>
          </w:p>
          <w:p w14:paraId="7D1DF242" w14:textId="77777777" w:rsidR="001D3AF5" w:rsidRPr="00273CF9" w:rsidRDefault="001D3AF5" w:rsidP="005D57AA">
            <w:pPr>
              <w:pStyle w:val="ad"/>
              <w:jc w:val="left"/>
              <w:rPr>
                <w:sz w:val="18"/>
                <w:szCs w:val="18"/>
              </w:rPr>
            </w:pPr>
            <w:r w:rsidRPr="00273CF9">
              <w:rPr>
                <w:sz w:val="18"/>
                <w:szCs w:val="18"/>
              </w:rPr>
              <w:t>РК_ИК_0164</w:t>
            </w:r>
          </w:p>
          <w:p w14:paraId="00E3CDE2" w14:textId="77777777" w:rsidR="001D3AF5" w:rsidRPr="00273CF9" w:rsidRDefault="001D3AF5" w:rsidP="005D57AA">
            <w:pPr>
              <w:pStyle w:val="ad"/>
              <w:jc w:val="left"/>
              <w:rPr>
                <w:sz w:val="18"/>
                <w:szCs w:val="18"/>
              </w:rPr>
            </w:pPr>
            <w:r w:rsidRPr="00273CF9">
              <w:rPr>
                <w:sz w:val="18"/>
                <w:szCs w:val="18"/>
              </w:rPr>
              <w:t>РК_ИК_0165</w:t>
            </w:r>
          </w:p>
          <w:p w14:paraId="3E5E0CFA" w14:textId="77777777" w:rsidR="001D3AF5" w:rsidRPr="00273CF9" w:rsidRDefault="001D3AF5" w:rsidP="005D57AA">
            <w:pPr>
              <w:pStyle w:val="ad"/>
              <w:jc w:val="left"/>
              <w:rPr>
                <w:sz w:val="18"/>
                <w:szCs w:val="18"/>
              </w:rPr>
            </w:pPr>
            <w:r w:rsidRPr="00273CF9">
              <w:rPr>
                <w:sz w:val="18"/>
                <w:szCs w:val="18"/>
              </w:rPr>
              <w:t>РК_ИК_0166</w:t>
            </w:r>
          </w:p>
          <w:p w14:paraId="39249D4D" w14:textId="77777777" w:rsidR="001D3AF5" w:rsidRPr="00273CF9" w:rsidRDefault="001D3AF5" w:rsidP="005D57AA">
            <w:pPr>
              <w:pStyle w:val="ad"/>
              <w:jc w:val="left"/>
              <w:rPr>
                <w:sz w:val="18"/>
                <w:szCs w:val="18"/>
              </w:rPr>
            </w:pPr>
            <w:r w:rsidRPr="00273CF9">
              <w:rPr>
                <w:sz w:val="18"/>
                <w:szCs w:val="18"/>
              </w:rPr>
              <w:t>РК_ИК_0167</w:t>
            </w:r>
          </w:p>
          <w:p w14:paraId="1984E332" w14:textId="77777777" w:rsidR="001D3AF5" w:rsidRPr="00273CF9" w:rsidRDefault="001D3AF5" w:rsidP="005D57AA">
            <w:pPr>
              <w:pStyle w:val="ad"/>
              <w:jc w:val="left"/>
              <w:rPr>
                <w:sz w:val="18"/>
                <w:szCs w:val="18"/>
              </w:rPr>
            </w:pPr>
            <w:r w:rsidRPr="00273CF9">
              <w:rPr>
                <w:sz w:val="18"/>
                <w:szCs w:val="18"/>
              </w:rPr>
              <w:t>РК_ИК_0168</w:t>
            </w:r>
          </w:p>
          <w:p w14:paraId="742CBC0C" w14:textId="77777777" w:rsidR="001D3AF5" w:rsidRPr="00273CF9" w:rsidRDefault="001D3AF5" w:rsidP="005D57AA">
            <w:pPr>
              <w:pStyle w:val="ad"/>
              <w:jc w:val="left"/>
              <w:rPr>
                <w:sz w:val="18"/>
                <w:szCs w:val="18"/>
              </w:rPr>
            </w:pPr>
            <w:r w:rsidRPr="00273CF9">
              <w:rPr>
                <w:sz w:val="18"/>
                <w:szCs w:val="18"/>
              </w:rPr>
              <w:t>РК_ИК_0169</w:t>
            </w:r>
          </w:p>
          <w:p w14:paraId="21FE51EC" w14:textId="77777777" w:rsidR="001D3AF5" w:rsidRPr="00273CF9" w:rsidRDefault="001D3AF5" w:rsidP="005D57AA">
            <w:pPr>
              <w:pStyle w:val="ad"/>
              <w:jc w:val="left"/>
              <w:rPr>
                <w:sz w:val="18"/>
                <w:szCs w:val="18"/>
              </w:rPr>
            </w:pPr>
            <w:r w:rsidRPr="00273CF9">
              <w:rPr>
                <w:sz w:val="18"/>
                <w:szCs w:val="18"/>
              </w:rPr>
              <w:t>РК_ИК_0170</w:t>
            </w:r>
          </w:p>
          <w:p w14:paraId="34999C7B" w14:textId="77777777" w:rsidR="001D3AF5" w:rsidRPr="00273CF9" w:rsidRDefault="001D3AF5" w:rsidP="005D57AA">
            <w:pPr>
              <w:pStyle w:val="ad"/>
              <w:jc w:val="left"/>
              <w:rPr>
                <w:sz w:val="18"/>
                <w:szCs w:val="18"/>
              </w:rPr>
            </w:pPr>
            <w:r w:rsidRPr="00273CF9">
              <w:rPr>
                <w:sz w:val="18"/>
                <w:szCs w:val="18"/>
              </w:rPr>
              <w:t>РК_ИК_0171</w:t>
            </w:r>
          </w:p>
          <w:p w14:paraId="0414FB0C" w14:textId="77777777" w:rsidR="001D3AF5" w:rsidRPr="00273CF9" w:rsidRDefault="001D3AF5" w:rsidP="005D57AA">
            <w:pPr>
              <w:pStyle w:val="ad"/>
              <w:jc w:val="left"/>
              <w:rPr>
                <w:sz w:val="18"/>
                <w:szCs w:val="18"/>
              </w:rPr>
            </w:pPr>
            <w:r w:rsidRPr="00273CF9">
              <w:rPr>
                <w:sz w:val="18"/>
                <w:szCs w:val="18"/>
              </w:rPr>
              <w:t>РК_ИК_0172</w:t>
            </w:r>
          </w:p>
          <w:p w14:paraId="0AB77493" w14:textId="77777777" w:rsidR="001D3AF5" w:rsidRPr="00273CF9" w:rsidRDefault="001D3AF5" w:rsidP="005D57AA">
            <w:pPr>
              <w:pStyle w:val="ad"/>
              <w:jc w:val="left"/>
              <w:rPr>
                <w:sz w:val="18"/>
                <w:szCs w:val="18"/>
              </w:rPr>
            </w:pPr>
            <w:r w:rsidRPr="00273CF9">
              <w:rPr>
                <w:sz w:val="18"/>
                <w:szCs w:val="18"/>
              </w:rPr>
              <w:t>РК_ИК_0173</w:t>
            </w:r>
          </w:p>
          <w:p w14:paraId="3AFFF3DC" w14:textId="77777777" w:rsidR="001D3AF5" w:rsidRPr="00273CF9" w:rsidRDefault="001D3AF5" w:rsidP="005D57AA">
            <w:pPr>
              <w:pStyle w:val="ad"/>
              <w:jc w:val="left"/>
              <w:rPr>
                <w:sz w:val="18"/>
                <w:szCs w:val="18"/>
              </w:rPr>
            </w:pPr>
            <w:r w:rsidRPr="00273CF9">
              <w:rPr>
                <w:sz w:val="18"/>
                <w:szCs w:val="18"/>
              </w:rPr>
              <w:t>РК_ИК_0174</w:t>
            </w:r>
          </w:p>
          <w:p w14:paraId="083B0B34" w14:textId="77777777" w:rsidR="001D3AF5" w:rsidRPr="00273CF9" w:rsidRDefault="001D3AF5" w:rsidP="005D57AA">
            <w:pPr>
              <w:pStyle w:val="ad"/>
              <w:jc w:val="left"/>
              <w:rPr>
                <w:sz w:val="18"/>
                <w:szCs w:val="18"/>
              </w:rPr>
            </w:pPr>
            <w:r w:rsidRPr="00273CF9">
              <w:rPr>
                <w:sz w:val="18"/>
                <w:szCs w:val="18"/>
              </w:rPr>
              <w:t>РК_ИК_0175</w:t>
            </w:r>
          </w:p>
          <w:p w14:paraId="5C2979EB" w14:textId="77777777" w:rsidR="001D3AF5" w:rsidRPr="00273CF9" w:rsidRDefault="001D3AF5" w:rsidP="005D57AA">
            <w:pPr>
              <w:pStyle w:val="ad"/>
              <w:jc w:val="left"/>
              <w:rPr>
                <w:sz w:val="18"/>
                <w:szCs w:val="18"/>
              </w:rPr>
            </w:pPr>
            <w:r w:rsidRPr="00273CF9">
              <w:rPr>
                <w:sz w:val="18"/>
                <w:szCs w:val="18"/>
              </w:rPr>
              <w:t>РК_ИК_0176</w:t>
            </w:r>
          </w:p>
          <w:p w14:paraId="62715AB5" w14:textId="77777777" w:rsidR="001D3AF5" w:rsidRPr="00273CF9" w:rsidRDefault="001D3AF5" w:rsidP="005D57AA">
            <w:pPr>
              <w:pStyle w:val="ad"/>
              <w:jc w:val="left"/>
              <w:rPr>
                <w:sz w:val="18"/>
                <w:szCs w:val="18"/>
              </w:rPr>
            </w:pPr>
            <w:r w:rsidRPr="00273CF9">
              <w:rPr>
                <w:sz w:val="18"/>
                <w:szCs w:val="18"/>
              </w:rPr>
              <w:t>РК_ИК_0177</w:t>
            </w:r>
          </w:p>
          <w:p w14:paraId="097DC778" w14:textId="77777777" w:rsidR="001D3AF5" w:rsidRPr="00273CF9" w:rsidRDefault="001D3AF5" w:rsidP="005D57AA">
            <w:pPr>
              <w:pStyle w:val="ad"/>
              <w:jc w:val="left"/>
              <w:rPr>
                <w:sz w:val="18"/>
                <w:szCs w:val="18"/>
              </w:rPr>
            </w:pPr>
            <w:r w:rsidRPr="00273CF9">
              <w:rPr>
                <w:sz w:val="18"/>
                <w:szCs w:val="18"/>
              </w:rPr>
              <w:t>РК_ИК_0178</w:t>
            </w:r>
          </w:p>
          <w:p w14:paraId="395A0755" w14:textId="77777777" w:rsidR="001D3AF5" w:rsidRPr="00273CF9" w:rsidRDefault="001D3AF5" w:rsidP="005D57AA">
            <w:pPr>
              <w:pStyle w:val="ad"/>
              <w:jc w:val="left"/>
              <w:rPr>
                <w:sz w:val="18"/>
                <w:szCs w:val="18"/>
              </w:rPr>
            </w:pPr>
            <w:r w:rsidRPr="00273CF9">
              <w:rPr>
                <w:sz w:val="18"/>
                <w:szCs w:val="18"/>
              </w:rPr>
              <w:t>РК_ИК_0179</w:t>
            </w:r>
          </w:p>
          <w:p w14:paraId="4DD81F52" w14:textId="77777777" w:rsidR="001D3AF5" w:rsidRPr="00273CF9" w:rsidRDefault="001D3AF5" w:rsidP="005D57AA">
            <w:pPr>
              <w:pStyle w:val="ad"/>
              <w:jc w:val="left"/>
              <w:rPr>
                <w:sz w:val="18"/>
                <w:szCs w:val="18"/>
              </w:rPr>
            </w:pPr>
            <w:r w:rsidRPr="00273CF9">
              <w:rPr>
                <w:sz w:val="18"/>
                <w:szCs w:val="18"/>
              </w:rPr>
              <w:t>РК_ИК_0180</w:t>
            </w:r>
          </w:p>
          <w:p w14:paraId="773665A7" w14:textId="77777777" w:rsidR="001D3AF5" w:rsidRPr="00273CF9" w:rsidRDefault="001D3AF5" w:rsidP="005D57AA">
            <w:pPr>
              <w:pStyle w:val="ad"/>
              <w:jc w:val="left"/>
              <w:rPr>
                <w:sz w:val="18"/>
                <w:szCs w:val="18"/>
              </w:rPr>
            </w:pPr>
            <w:r w:rsidRPr="00273CF9">
              <w:rPr>
                <w:sz w:val="18"/>
                <w:szCs w:val="18"/>
              </w:rPr>
              <w:t>РК_ИК_0181</w:t>
            </w:r>
          </w:p>
          <w:p w14:paraId="36DB9DC8" w14:textId="77777777" w:rsidR="001D3AF5" w:rsidRPr="00273CF9" w:rsidRDefault="001D3AF5" w:rsidP="005D57AA">
            <w:pPr>
              <w:pStyle w:val="ad"/>
              <w:jc w:val="left"/>
              <w:rPr>
                <w:sz w:val="18"/>
                <w:szCs w:val="18"/>
              </w:rPr>
            </w:pPr>
            <w:r w:rsidRPr="00273CF9">
              <w:rPr>
                <w:sz w:val="18"/>
                <w:szCs w:val="18"/>
              </w:rPr>
              <w:t>РК_ИК_0182</w:t>
            </w:r>
          </w:p>
          <w:p w14:paraId="2240D20E" w14:textId="77777777" w:rsidR="001D3AF5" w:rsidRPr="00273CF9" w:rsidRDefault="001D3AF5" w:rsidP="005D57AA">
            <w:pPr>
              <w:pStyle w:val="ad"/>
              <w:jc w:val="left"/>
              <w:rPr>
                <w:sz w:val="18"/>
                <w:szCs w:val="18"/>
              </w:rPr>
            </w:pPr>
            <w:r w:rsidRPr="00273CF9">
              <w:rPr>
                <w:sz w:val="18"/>
                <w:szCs w:val="18"/>
              </w:rPr>
              <w:t>РК_ИК_0183</w:t>
            </w:r>
          </w:p>
          <w:p w14:paraId="6DB95805" w14:textId="34FAD1D3" w:rsidR="001D3AF5" w:rsidRPr="00273CF9" w:rsidRDefault="001D3AF5" w:rsidP="0031318D">
            <w:pPr>
              <w:pStyle w:val="ad"/>
              <w:jc w:val="left"/>
              <w:rPr>
                <w:sz w:val="18"/>
                <w:szCs w:val="18"/>
              </w:rPr>
            </w:pPr>
            <w:r w:rsidRPr="00273CF9">
              <w:rPr>
                <w:sz w:val="18"/>
                <w:szCs w:val="18"/>
              </w:rPr>
              <w:t>РК_ИК_0184</w:t>
            </w:r>
          </w:p>
        </w:tc>
      </w:tr>
      <w:tr w:rsidR="001D3AF5" w:rsidRPr="00273CF9" w14:paraId="75047D20" w14:textId="77777777" w:rsidTr="00D51541">
        <w:trPr>
          <w:trHeight w:val="64"/>
        </w:trPr>
        <w:tc>
          <w:tcPr>
            <w:tcW w:w="562" w:type="dxa"/>
          </w:tcPr>
          <w:p w14:paraId="7F07F2C3" w14:textId="2C4521D7" w:rsidR="001D3AF5" w:rsidRPr="00273CF9" w:rsidRDefault="001D3AF5" w:rsidP="000F2B92">
            <w:pPr>
              <w:pStyle w:val="ad"/>
              <w:rPr>
                <w:sz w:val="18"/>
                <w:szCs w:val="18"/>
              </w:rPr>
            </w:pPr>
            <w:r w:rsidRPr="00273CF9">
              <w:rPr>
                <w:sz w:val="18"/>
                <w:szCs w:val="18"/>
                <w:lang w:val="en-US"/>
              </w:rPr>
              <w:t>2.3</w:t>
            </w:r>
            <w:r w:rsidRPr="00273CF9">
              <w:rPr>
                <w:sz w:val="18"/>
                <w:szCs w:val="18"/>
              </w:rPr>
              <w:t>6</w:t>
            </w:r>
          </w:p>
        </w:tc>
        <w:tc>
          <w:tcPr>
            <w:tcW w:w="1134" w:type="dxa"/>
          </w:tcPr>
          <w:p w14:paraId="6EF91182" w14:textId="188A5358" w:rsidR="001D3AF5" w:rsidRPr="00273CF9" w:rsidRDefault="001D3AF5" w:rsidP="000F2B92">
            <w:pPr>
              <w:pStyle w:val="ad"/>
              <w:rPr>
                <w:sz w:val="18"/>
                <w:szCs w:val="18"/>
                <w:lang w:val="en-US"/>
              </w:rPr>
            </w:pPr>
            <w:r w:rsidRPr="00273CF9">
              <w:rPr>
                <w:sz w:val="18"/>
                <w:szCs w:val="18"/>
                <w:lang w:val="en-US"/>
              </w:rPr>
              <w:t>0</w:t>
            </w:r>
            <w:r w:rsidRPr="00273CF9">
              <w:rPr>
                <w:sz w:val="18"/>
                <w:szCs w:val="18"/>
              </w:rPr>
              <w:t>3.</w:t>
            </w:r>
            <w:r w:rsidRPr="00273CF9">
              <w:rPr>
                <w:sz w:val="18"/>
                <w:szCs w:val="18"/>
                <w:lang w:val="en-US"/>
              </w:rPr>
              <w:t>0</w:t>
            </w:r>
            <w:r w:rsidRPr="00273CF9">
              <w:rPr>
                <w:sz w:val="18"/>
                <w:szCs w:val="18"/>
              </w:rPr>
              <w:t>7</w:t>
            </w:r>
            <w:r w:rsidRPr="00273CF9">
              <w:rPr>
                <w:sz w:val="18"/>
                <w:szCs w:val="18"/>
                <w:lang w:val="en-US"/>
              </w:rPr>
              <w:t>.20</w:t>
            </w:r>
            <w:r w:rsidRPr="00273CF9">
              <w:rPr>
                <w:sz w:val="18"/>
                <w:szCs w:val="18"/>
              </w:rPr>
              <w:t>18</w:t>
            </w:r>
          </w:p>
        </w:tc>
        <w:tc>
          <w:tcPr>
            <w:tcW w:w="1275" w:type="dxa"/>
          </w:tcPr>
          <w:p w14:paraId="7C8838D0" w14:textId="77777777" w:rsidR="001D3AF5" w:rsidRPr="00273CF9" w:rsidRDefault="001D3AF5" w:rsidP="000F2B92">
            <w:pPr>
              <w:pStyle w:val="ad"/>
              <w:jc w:val="left"/>
              <w:rPr>
                <w:sz w:val="18"/>
                <w:szCs w:val="18"/>
              </w:rPr>
            </w:pPr>
          </w:p>
        </w:tc>
        <w:tc>
          <w:tcPr>
            <w:tcW w:w="6095" w:type="dxa"/>
          </w:tcPr>
          <w:p w14:paraId="4841356D" w14:textId="30B72160" w:rsidR="001D3AF5" w:rsidRPr="00273CF9" w:rsidRDefault="001D3AF5" w:rsidP="000F2B92">
            <w:pPr>
              <w:pStyle w:val="ad"/>
              <w:jc w:val="left"/>
              <w:rPr>
                <w:sz w:val="18"/>
                <w:szCs w:val="18"/>
              </w:rPr>
            </w:pPr>
            <w:r w:rsidRPr="00273CF9">
              <w:rPr>
                <w:sz w:val="18"/>
                <w:szCs w:val="18"/>
              </w:rPr>
              <w:t>Добавлены контроли:</w:t>
            </w:r>
          </w:p>
          <w:p w14:paraId="3569BA53" w14:textId="7FF699FE" w:rsidR="001D3AF5" w:rsidRPr="00273CF9" w:rsidRDefault="001D3AF5" w:rsidP="000F2B92">
            <w:pPr>
              <w:pStyle w:val="ad"/>
              <w:jc w:val="left"/>
              <w:rPr>
                <w:sz w:val="18"/>
                <w:szCs w:val="18"/>
              </w:rPr>
            </w:pPr>
            <w:r w:rsidRPr="00273CF9">
              <w:rPr>
                <w:sz w:val="18"/>
                <w:szCs w:val="18"/>
              </w:rPr>
              <w:t>РК_ИК_0185</w:t>
            </w:r>
          </w:p>
          <w:p w14:paraId="762B450A" w14:textId="3E741884" w:rsidR="001D3AF5" w:rsidRPr="00273CF9" w:rsidRDefault="001D3AF5" w:rsidP="000F2B92">
            <w:pPr>
              <w:pStyle w:val="ad"/>
              <w:jc w:val="left"/>
              <w:rPr>
                <w:sz w:val="18"/>
                <w:szCs w:val="18"/>
              </w:rPr>
            </w:pPr>
            <w:r w:rsidRPr="00273CF9">
              <w:rPr>
                <w:sz w:val="18"/>
                <w:szCs w:val="18"/>
              </w:rPr>
              <w:t>РК_ИК_0186</w:t>
            </w:r>
          </w:p>
        </w:tc>
      </w:tr>
      <w:tr w:rsidR="001D3AF5" w:rsidRPr="00273CF9" w14:paraId="22FD9057" w14:textId="77777777" w:rsidTr="00D51541">
        <w:trPr>
          <w:trHeight w:val="64"/>
        </w:trPr>
        <w:tc>
          <w:tcPr>
            <w:tcW w:w="562" w:type="dxa"/>
          </w:tcPr>
          <w:p w14:paraId="10BA6A27" w14:textId="3D02273C" w:rsidR="001D3AF5" w:rsidRPr="00273CF9" w:rsidRDefault="001D3AF5" w:rsidP="000F2B92">
            <w:pPr>
              <w:pStyle w:val="ad"/>
              <w:rPr>
                <w:sz w:val="18"/>
                <w:szCs w:val="18"/>
              </w:rPr>
            </w:pPr>
            <w:r w:rsidRPr="00273CF9">
              <w:rPr>
                <w:sz w:val="18"/>
                <w:szCs w:val="18"/>
              </w:rPr>
              <w:t>2.37</w:t>
            </w:r>
          </w:p>
        </w:tc>
        <w:tc>
          <w:tcPr>
            <w:tcW w:w="1134" w:type="dxa"/>
          </w:tcPr>
          <w:p w14:paraId="5A8710CA" w14:textId="10A83B45" w:rsidR="001D3AF5" w:rsidRPr="00273CF9" w:rsidRDefault="001D3AF5" w:rsidP="000F2B92">
            <w:pPr>
              <w:pStyle w:val="ad"/>
              <w:rPr>
                <w:sz w:val="18"/>
                <w:szCs w:val="18"/>
              </w:rPr>
            </w:pPr>
            <w:r w:rsidRPr="00273CF9">
              <w:rPr>
                <w:sz w:val="18"/>
                <w:szCs w:val="18"/>
              </w:rPr>
              <w:t>11.07.2018</w:t>
            </w:r>
          </w:p>
        </w:tc>
        <w:tc>
          <w:tcPr>
            <w:tcW w:w="1275" w:type="dxa"/>
          </w:tcPr>
          <w:p w14:paraId="26A20205" w14:textId="007A52E8" w:rsidR="001D3AF5" w:rsidRPr="00273CF9" w:rsidRDefault="001D3AF5" w:rsidP="006B079B">
            <w:pPr>
              <w:pStyle w:val="ad"/>
              <w:jc w:val="left"/>
              <w:rPr>
                <w:sz w:val="18"/>
                <w:szCs w:val="18"/>
              </w:rPr>
            </w:pPr>
            <w:r w:rsidRPr="00273CF9">
              <w:rPr>
                <w:sz w:val="18"/>
                <w:szCs w:val="18"/>
              </w:rPr>
              <w:t>FCSNF-5956</w:t>
            </w:r>
          </w:p>
        </w:tc>
        <w:tc>
          <w:tcPr>
            <w:tcW w:w="6095" w:type="dxa"/>
          </w:tcPr>
          <w:p w14:paraId="2C01C1CB" w14:textId="10F874B5" w:rsidR="001D3AF5" w:rsidRPr="00273CF9" w:rsidRDefault="001D3AF5" w:rsidP="00451456">
            <w:pPr>
              <w:pStyle w:val="ad"/>
              <w:numPr>
                <w:ilvl w:val="0"/>
                <w:numId w:val="14"/>
              </w:numPr>
              <w:jc w:val="left"/>
              <w:rPr>
                <w:sz w:val="18"/>
                <w:szCs w:val="18"/>
              </w:rPr>
            </w:pPr>
            <w:r w:rsidRPr="00273CF9">
              <w:rPr>
                <w:sz w:val="18"/>
                <w:szCs w:val="18"/>
              </w:rPr>
              <w:t>Добавлены следующие контроли:</w:t>
            </w:r>
          </w:p>
          <w:p w14:paraId="122D1FFD" w14:textId="15FCF232" w:rsidR="001D3AF5" w:rsidRPr="00273CF9" w:rsidRDefault="001D3AF5" w:rsidP="00451456">
            <w:pPr>
              <w:pStyle w:val="ad"/>
              <w:numPr>
                <w:ilvl w:val="1"/>
                <w:numId w:val="14"/>
              </w:numPr>
              <w:jc w:val="left"/>
              <w:rPr>
                <w:sz w:val="18"/>
                <w:szCs w:val="18"/>
              </w:rPr>
            </w:pPr>
            <w:r w:rsidRPr="00273CF9">
              <w:rPr>
                <w:sz w:val="18"/>
                <w:szCs w:val="18"/>
              </w:rPr>
              <w:t>РК_ИК_0187;</w:t>
            </w:r>
          </w:p>
          <w:p w14:paraId="6830F297" w14:textId="20132ABA" w:rsidR="001D3AF5" w:rsidRPr="00273CF9" w:rsidRDefault="001D3AF5" w:rsidP="00451456">
            <w:pPr>
              <w:pStyle w:val="ad"/>
              <w:numPr>
                <w:ilvl w:val="1"/>
                <w:numId w:val="14"/>
              </w:numPr>
              <w:jc w:val="left"/>
              <w:rPr>
                <w:sz w:val="18"/>
                <w:szCs w:val="18"/>
              </w:rPr>
            </w:pPr>
            <w:r w:rsidRPr="00273CF9">
              <w:rPr>
                <w:sz w:val="18"/>
                <w:szCs w:val="18"/>
              </w:rPr>
              <w:t>РК_ИК_0188;</w:t>
            </w:r>
          </w:p>
          <w:p w14:paraId="38D78836" w14:textId="19F24D45" w:rsidR="001D3AF5" w:rsidRPr="00273CF9" w:rsidRDefault="001D3AF5" w:rsidP="00451456">
            <w:pPr>
              <w:pStyle w:val="ad"/>
              <w:numPr>
                <w:ilvl w:val="1"/>
                <w:numId w:val="14"/>
              </w:numPr>
              <w:jc w:val="left"/>
              <w:rPr>
                <w:sz w:val="18"/>
                <w:szCs w:val="18"/>
              </w:rPr>
            </w:pPr>
            <w:r w:rsidRPr="00273CF9">
              <w:rPr>
                <w:sz w:val="18"/>
                <w:szCs w:val="18"/>
              </w:rPr>
              <w:t>РК_ИК_0189;</w:t>
            </w:r>
          </w:p>
          <w:p w14:paraId="1D9973D6" w14:textId="799CF622" w:rsidR="001D3AF5" w:rsidRPr="00273CF9" w:rsidRDefault="001D3AF5" w:rsidP="00451456">
            <w:pPr>
              <w:pStyle w:val="ad"/>
              <w:numPr>
                <w:ilvl w:val="1"/>
                <w:numId w:val="14"/>
              </w:numPr>
              <w:jc w:val="left"/>
              <w:rPr>
                <w:sz w:val="18"/>
                <w:szCs w:val="18"/>
              </w:rPr>
            </w:pPr>
            <w:r w:rsidRPr="00273CF9">
              <w:rPr>
                <w:sz w:val="18"/>
                <w:szCs w:val="18"/>
              </w:rPr>
              <w:t>РК_ИК_0190</w:t>
            </w:r>
          </w:p>
        </w:tc>
      </w:tr>
      <w:tr w:rsidR="001D3AF5" w:rsidRPr="00273CF9" w14:paraId="51298796" w14:textId="77777777" w:rsidTr="00D51541">
        <w:trPr>
          <w:trHeight w:val="64"/>
        </w:trPr>
        <w:tc>
          <w:tcPr>
            <w:tcW w:w="562" w:type="dxa"/>
          </w:tcPr>
          <w:p w14:paraId="610FF3CB" w14:textId="6281C21C" w:rsidR="001D3AF5" w:rsidRPr="00273CF9" w:rsidRDefault="001D3AF5" w:rsidP="000F2B92">
            <w:pPr>
              <w:pStyle w:val="ad"/>
              <w:rPr>
                <w:sz w:val="18"/>
                <w:szCs w:val="18"/>
              </w:rPr>
            </w:pPr>
            <w:r w:rsidRPr="00273CF9">
              <w:rPr>
                <w:sz w:val="18"/>
                <w:szCs w:val="18"/>
              </w:rPr>
              <w:t>2.38</w:t>
            </w:r>
          </w:p>
        </w:tc>
        <w:tc>
          <w:tcPr>
            <w:tcW w:w="1134" w:type="dxa"/>
          </w:tcPr>
          <w:p w14:paraId="3C088D7C" w14:textId="5B4F50A4" w:rsidR="001D3AF5" w:rsidRPr="00273CF9" w:rsidRDefault="001D3AF5" w:rsidP="000F2B92">
            <w:pPr>
              <w:pStyle w:val="ad"/>
              <w:rPr>
                <w:sz w:val="18"/>
                <w:szCs w:val="18"/>
              </w:rPr>
            </w:pPr>
            <w:r w:rsidRPr="00273CF9">
              <w:rPr>
                <w:sz w:val="18"/>
                <w:szCs w:val="18"/>
              </w:rPr>
              <w:t>13.07.2018</w:t>
            </w:r>
          </w:p>
        </w:tc>
        <w:tc>
          <w:tcPr>
            <w:tcW w:w="1275" w:type="dxa"/>
          </w:tcPr>
          <w:p w14:paraId="458CA356" w14:textId="6095C474" w:rsidR="001D3AF5" w:rsidRPr="00273CF9" w:rsidRDefault="001D3AF5" w:rsidP="001C0E1D">
            <w:pPr>
              <w:pStyle w:val="ad"/>
              <w:jc w:val="left"/>
              <w:rPr>
                <w:rStyle w:val="af1"/>
                <w:color w:val="333333"/>
                <w:sz w:val="21"/>
                <w:szCs w:val="21"/>
                <w:u w:val="none"/>
              </w:rPr>
            </w:pPr>
            <w:r w:rsidRPr="00273CF9">
              <w:rPr>
                <w:sz w:val="18"/>
                <w:szCs w:val="18"/>
              </w:rPr>
              <w:t>FCSNF-5959</w:t>
            </w:r>
          </w:p>
        </w:tc>
        <w:tc>
          <w:tcPr>
            <w:tcW w:w="6095" w:type="dxa"/>
          </w:tcPr>
          <w:p w14:paraId="6EC63089" w14:textId="77777777" w:rsidR="001D3AF5" w:rsidRPr="00273CF9" w:rsidRDefault="001D3AF5" w:rsidP="00451456">
            <w:pPr>
              <w:pStyle w:val="ad"/>
              <w:numPr>
                <w:ilvl w:val="0"/>
                <w:numId w:val="15"/>
              </w:numPr>
              <w:jc w:val="left"/>
              <w:rPr>
                <w:sz w:val="18"/>
                <w:szCs w:val="18"/>
              </w:rPr>
            </w:pPr>
            <w:r w:rsidRPr="00273CF9">
              <w:rPr>
                <w:sz w:val="18"/>
                <w:szCs w:val="18"/>
              </w:rPr>
              <w:t>Добавлены следующие контроли:</w:t>
            </w:r>
          </w:p>
          <w:p w14:paraId="00303BAC" w14:textId="0C3F9F9E" w:rsidR="001D3AF5" w:rsidRPr="00273CF9" w:rsidRDefault="001D3AF5" w:rsidP="00451456">
            <w:pPr>
              <w:pStyle w:val="ad"/>
              <w:numPr>
                <w:ilvl w:val="1"/>
                <w:numId w:val="15"/>
              </w:numPr>
              <w:jc w:val="left"/>
              <w:rPr>
                <w:sz w:val="18"/>
                <w:szCs w:val="18"/>
              </w:rPr>
            </w:pPr>
            <w:r w:rsidRPr="00273CF9">
              <w:rPr>
                <w:sz w:val="18"/>
                <w:szCs w:val="18"/>
              </w:rPr>
              <w:t>РК_ИК_0191;</w:t>
            </w:r>
          </w:p>
          <w:p w14:paraId="1B33666A" w14:textId="77777777" w:rsidR="001D3AF5" w:rsidRPr="00273CF9" w:rsidRDefault="001D3AF5" w:rsidP="00451456">
            <w:pPr>
              <w:pStyle w:val="ad"/>
              <w:numPr>
                <w:ilvl w:val="1"/>
                <w:numId w:val="15"/>
              </w:numPr>
              <w:jc w:val="left"/>
              <w:rPr>
                <w:sz w:val="18"/>
                <w:szCs w:val="18"/>
              </w:rPr>
            </w:pPr>
            <w:r w:rsidRPr="00273CF9">
              <w:rPr>
                <w:sz w:val="18"/>
                <w:szCs w:val="18"/>
              </w:rPr>
              <w:t>РК_ИК_0192;</w:t>
            </w:r>
          </w:p>
          <w:p w14:paraId="135ECBEA" w14:textId="4FB5C18A" w:rsidR="001D3AF5" w:rsidRPr="00273CF9" w:rsidRDefault="001D3AF5" w:rsidP="00451456">
            <w:pPr>
              <w:pStyle w:val="ad"/>
              <w:numPr>
                <w:ilvl w:val="1"/>
                <w:numId w:val="15"/>
              </w:numPr>
              <w:jc w:val="left"/>
              <w:rPr>
                <w:sz w:val="18"/>
                <w:szCs w:val="18"/>
              </w:rPr>
            </w:pPr>
            <w:r w:rsidRPr="00273CF9">
              <w:rPr>
                <w:sz w:val="18"/>
                <w:szCs w:val="18"/>
              </w:rPr>
              <w:t>РК_ИК_0193;</w:t>
            </w:r>
          </w:p>
          <w:p w14:paraId="3F62ECF7" w14:textId="36C19CBC" w:rsidR="001D3AF5" w:rsidRPr="00273CF9" w:rsidRDefault="001D3AF5" w:rsidP="00451456">
            <w:pPr>
              <w:pStyle w:val="ad"/>
              <w:numPr>
                <w:ilvl w:val="1"/>
                <w:numId w:val="15"/>
              </w:numPr>
              <w:jc w:val="left"/>
              <w:rPr>
                <w:sz w:val="18"/>
                <w:szCs w:val="18"/>
              </w:rPr>
            </w:pPr>
            <w:r w:rsidRPr="00273CF9">
              <w:rPr>
                <w:sz w:val="18"/>
                <w:szCs w:val="18"/>
              </w:rPr>
              <w:t>РК_ИК_0194</w:t>
            </w:r>
          </w:p>
        </w:tc>
      </w:tr>
      <w:tr w:rsidR="001D3AF5" w:rsidRPr="00273CF9" w14:paraId="74A7D522" w14:textId="77777777" w:rsidTr="00D51541">
        <w:trPr>
          <w:trHeight w:val="64"/>
        </w:trPr>
        <w:tc>
          <w:tcPr>
            <w:tcW w:w="562" w:type="dxa"/>
          </w:tcPr>
          <w:p w14:paraId="5DDD442C" w14:textId="3E356B3A" w:rsidR="001D3AF5" w:rsidRPr="00273CF9" w:rsidRDefault="001D3AF5" w:rsidP="000F2B92">
            <w:pPr>
              <w:pStyle w:val="ad"/>
              <w:rPr>
                <w:sz w:val="18"/>
                <w:szCs w:val="18"/>
              </w:rPr>
            </w:pPr>
            <w:r w:rsidRPr="00273CF9">
              <w:rPr>
                <w:sz w:val="18"/>
                <w:szCs w:val="18"/>
              </w:rPr>
              <w:t>2.39</w:t>
            </w:r>
          </w:p>
        </w:tc>
        <w:tc>
          <w:tcPr>
            <w:tcW w:w="1134" w:type="dxa"/>
          </w:tcPr>
          <w:p w14:paraId="0C8D3C9B" w14:textId="77725909" w:rsidR="001D3AF5" w:rsidRPr="00273CF9" w:rsidRDefault="001D3AF5" w:rsidP="000F2B92">
            <w:pPr>
              <w:pStyle w:val="ad"/>
              <w:rPr>
                <w:sz w:val="18"/>
                <w:szCs w:val="18"/>
              </w:rPr>
            </w:pPr>
            <w:r w:rsidRPr="00273CF9">
              <w:rPr>
                <w:sz w:val="18"/>
                <w:szCs w:val="18"/>
              </w:rPr>
              <w:t>17.07.2018</w:t>
            </w:r>
          </w:p>
        </w:tc>
        <w:tc>
          <w:tcPr>
            <w:tcW w:w="1275" w:type="dxa"/>
          </w:tcPr>
          <w:p w14:paraId="309EC54E" w14:textId="350E6FAB" w:rsidR="001D3AF5" w:rsidRPr="00273CF9" w:rsidRDefault="001D3AF5" w:rsidP="001C0E1D">
            <w:pPr>
              <w:pStyle w:val="ad"/>
              <w:jc w:val="left"/>
              <w:rPr>
                <w:rStyle w:val="af1"/>
                <w:sz w:val="18"/>
                <w:szCs w:val="18"/>
              </w:rPr>
            </w:pPr>
            <w:r w:rsidRPr="00273CF9">
              <w:rPr>
                <w:sz w:val="18"/>
                <w:szCs w:val="18"/>
              </w:rPr>
              <w:t>FCSNF-6421</w:t>
            </w:r>
          </w:p>
        </w:tc>
        <w:tc>
          <w:tcPr>
            <w:tcW w:w="6095" w:type="dxa"/>
          </w:tcPr>
          <w:p w14:paraId="1FDCBA0D" w14:textId="77777777" w:rsidR="001D3AF5" w:rsidRPr="00273CF9" w:rsidRDefault="001D3AF5" w:rsidP="00035D1B">
            <w:pPr>
              <w:pStyle w:val="ad"/>
              <w:jc w:val="left"/>
              <w:rPr>
                <w:sz w:val="18"/>
                <w:szCs w:val="18"/>
              </w:rPr>
            </w:pPr>
            <w:r w:rsidRPr="00273CF9">
              <w:rPr>
                <w:sz w:val="18"/>
                <w:szCs w:val="18"/>
              </w:rPr>
              <w:t>FCSNF-6421 Отключение контролей на актуальность МНН, ТН и прочих лекарств в РПГ, ПРИЗ, РК</w:t>
            </w:r>
          </w:p>
          <w:p w14:paraId="71DA3E31" w14:textId="77777777" w:rsidR="001D3AF5" w:rsidRPr="00273CF9" w:rsidRDefault="001D3AF5" w:rsidP="00035D1B">
            <w:pPr>
              <w:pStyle w:val="ad"/>
              <w:jc w:val="left"/>
              <w:rPr>
                <w:sz w:val="18"/>
                <w:szCs w:val="18"/>
              </w:rPr>
            </w:pPr>
          </w:p>
          <w:p w14:paraId="5C90C3DA" w14:textId="5987A20D" w:rsidR="001D3AF5" w:rsidRPr="00273CF9" w:rsidRDefault="001D3AF5" w:rsidP="002D0245">
            <w:pPr>
              <w:pStyle w:val="ad"/>
              <w:numPr>
                <w:ilvl w:val="0"/>
                <w:numId w:val="154"/>
              </w:numPr>
              <w:jc w:val="left"/>
              <w:rPr>
                <w:sz w:val="18"/>
                <w:szCs w:val="18"/>
              </w:rPr>
            </w:pPr>
            <w:r w:rsidRPr="00273CF9">
              <w:rPr>
                <w:sz w:val="18"/>
                <w:szCs w:val="18"/>
              </w:rPr>
              <w:t>Внесены изменение в контроли РК_ИК_0091, РК_ИК_0092, РК_ИК_0093</w:t>
            </w:r>
          </w:p>
          <w:p w14:paraId="56040E5C" w14:textId="7CF4DAA6" w:rsidR="001D3AF5" w:rsidRPr="00273CF9" w:rsidRDefault="001D3AF5" w:rsidP="00035D1B">
            <w:pPr>
              <w:pStyle w:val="ad"/>
              <w:jc w:val="left"/>
              <w:rPr>
                <w:sz w:val="18"/>
                <w:szCs w:val="18"/>
              </w:rPr>
            </w:pPr>
            <w:r w:rsidRPr="00273CF9">
              <w:rPr>
                <w:sz w:val="18"/>
                <w:szCs w:val="18"/>
              </w:rPr>
              <w:lastRenderedPageBreak/>
              <w:t>Значения справочника не проверяется на актуальность</w:t>
            </w:r>
          </w:p>
        </w:tc>
      </w:tr>
      <w:tr w:rsidR="001D3AF5" w:rsidRPr="00273CF9" w14:paraId="0312C29A" w14:textId="77777777" w:rsidTr="00D51541">
        <w:trPr>
          <w:trHeight w:val="64"/>
        </w:trPr>
        <w:tc>
          <w:tcPr>
            <w:tcW w:w="562" w:type="dxa"/>
          </w:tcPr>
          <w:p w14:paraId="11AC1F59" w14:textId="62994BED" w:rsidR="001D3AF5" w:rsidRPr="00273CF9" w:rsidRDefault="001D3AF5" w:rsidP="008A12D6">
            <w:pPr>
              <w:pStyle w:val="ad"/>
              <w:rPr>
                <w:sz w:val="18"/>
                <w:szCs w:val="18"/>
              </w:rPr>
            </w:pPr>
            <w:r w:rsidRPr="00273CF9">
              <w:rPr>
                <w:sz w:val="18"/>
                <w:szCs w:val="18"/>
              </w:rPr>
              <w:lastRenderedPageBreak/>
              <w:t>2.40</w:t>
            </w:r>
          </w:p>
        </w:tc>
        <w:tc>
          <w:tcPr>
            <w:tcW w:w="1134" w:type="dxa"/>
          </w:tcPr>
          <w:p w14:paraId="133B4E02" w14:textId="6A9422AE" w:rsidR="001D3AF5" w:rsidRPr="00273CF9" w:rsidRDefault="001D3AF5" w:rsidP="008A12D6">
            <w:pPr>
              <w:pStyle w:val="ad"/>
              <w:rPr>
                <w:sz w:val="18"/>
                <w:szCs w:val="18"/>
              </w:rPr>
            </w:pPr>
            <w:r w:rsidRPr="00273CF9">
              <w:rPr>
                <w:sz w:val="18"/>
                <w:szCs w:val="18"/>
              </w:rPr>
              <w:t>20.07.2018</w:t>
            </w:r>
          </w:p>
        </w:tc>
        <w:tc>
          <w:tcPr>
            <w:tcW w:w="1275" w:type="dxa"/>
          </w:tcPr>
          <w:p w14:paraId="74F04CA6" w14:textId="18C718FE" w:rsidR="001D3AF5" w:rsidRPr="00273CF9" w:rsidRDefault="001D3AF5" w:rsidP="008A12D6">
            <w:pPr>
              <w:pStyle w:val="ad"/>
              <w:jc w:val="left"/>
              <w:rPr>
                <w:sz w:val="18"/>
                <w:szCs w:val="18"/>
              </w:rPr>
            </w:pPr>
            <w:r w:rsidRPr="00273CF9">
              <w:rPr>
                <w:sz w:val="18"/>
                <w:szCs w:val="18"/>
              </w:rPr>
              <w:t>FCSNF-5956</w:t>
            </w:r>
          </w:p>
        </w:tc>
        <w:tc>
          <w:tcPr>
            <w:tcW w:w="6095" w:type="dxa"/>
          </w:tcPr>
          <w:p w14:paraId="21C69B38" w14:textId="77777777" w:rsidR="001D3AF5" w:rsidRPr="00273CF9" w:rsidRDefault="001D3AF5" w:rsidP="00451456">
            <w:pPr>
              <w:pStyle w:val="ad"/>
              <w:numPr>
                <w:ilvl w:val="0"/>
                <w:numId w:val="16"/>
              </w:numPr>
              <w:jc w:val="left"/>
              <w:rPr>
                <w:sz w:val="18"/>
                <w:szCs w:val="18"/>
              </w:rPr>
            </w:pPr>
            <w:r w:rsidRPr="00273CF9">
              <w:rPr>
                <w:sz w:val="18"/>
                <w:szCs w:val="18"/>
              </w:rPr>
              <w:t>Удалены контроли:</w:t>
            </w:r>
          </w:p>
          <w:p w14:paraId="5B3D895C" w14:textId="77777777" w:rsidR="001D3AF5" w:rsidRPr="00273CF9" w:rsidRDefault="001D3AF5" w:rsidP="00451456">
            <w:pPr>
              <w:pStyle w:val="ad"/>
              <w:numPr>
                <w:ilvl w:val="1"/>
                <w:numId w:val="16"/>
              </w:numPr>
              <w:jc w:val="left"/>
              <w:rPr>
                <w:sz w:val="18"/>
                <w:szCs w:val="18"/>
              </w:rPr>
            </w:pPr>
            <w:r w:rsidRPr="00273CF9">
              <w:rPr>
                <w:sz w:val="18"/>
                <w:szCs w:val="18"/>
              </w:rPr>
              <w:t>РК_ИК_0187;</w:t>
            </w:r>
          </w:p>
          <w:p w14:paraId="62CB7C57" w14:textId="77777777" w:rsidR="001D3AF5" w:rsidRPr="00273CF9" w:rsidRDefault="001D3AF5" w:rsidP="00451456">
            <w:pPr>
              <w:pStyle w:val="ad"/>
              <w:numPr>
                <w:ilvl w:val="1"/>
                <w:numId w:val="16"/>
              </w:numPr>
              <w:jc w:val="left"/>
              <w:rPr>
                <w:sz w:val="18"/>
                <w:szCs w:val="18"/>
              </w:rPr>
            </w:pPr>
            <w:r w:rsidRPr="00273CF9">
              <w:rPr>
                <w:sz w:val="18"/>
                <w:szCs w:val="18"/>
              </w:rPr>
              <w:t>РК_ИК_0188;</w:t>
            </w:r>
          </w:p>
          <w:p w14:paraId="336E015A" w14:textId="77777777" w:rsidR="001D3AF5" w:rsidRPr="00273CF9" w:rsidRDefault="001D3AF5" w:rsidP="00451456">
            <w:pPr>
              <w:pStyle w:val="ad"/>
              <w:numPr>
                <w:ilvl w:val="1"/>
                <w:numId w:val="16"/>
              </w:numPr>
              <w:jc w:val="left"/>
              <w:rPr>
                <w:sz w:val="18"/>
                <w:szCs w:val="18"/>
              </w:rPr>
            </w:pPr>
            <w:r w:rsidRPr="00273CF9">
              <w:rPr>
                <w:sz w:val="18"/>
                <w:szCs w:val="18"/>
              </w:rPr>
              <w:t>РК_ИК_0189</w:t>
            </w:r>
          </w:p>
          <w:p w14:paraId="41B976E3" w14:textId="1E36BB2E" w:rsidR="001D3AF5" w:rsidRPr="00273CF9" w:rsidRDefault="001D3AF5" w:rsidP="00451456">
            <w:pPr>
              <w:pStyle w:val="ad"/>
              <w:numPr>
                <w:ilvl w:val="0"/>
                <w:numId w:val="16"/>
              </w:numPr>
              <w:jc w:val="left"/>
              <w:rPr>
                <w:sz w:val="18"/>
                <w:szCs w:val="18"/>
              </w:rPr>
            </w:pPr>
            <w:r w:rsidRPr="00273CF9">
              <w:rPr>
                <w:sz w:val="18"/>
                <w:szCs w:val="18"/>
              </w:rPr>
              <w:t>Добавлено требование невыгрузки блоков «Информация, указываемая при ручном изменении лекарственного препарата» drugChangeInfo</w:t>
            </w:r>
          </w:p>
        </w:tc>
      </w:tr>
      <w:tr w:rsidR="001D3AF5" w:rsidRPr="00273CF9" w14:paraId="51216BC5" w14:textId="77777777" w:rsidTr="00D51541">
        <w:trPr>
          <w:trHeight w:val="64"/>
        </w:trPr>
        <w:tc>
          <w:tcPr>
            <w:tcW w:w="562" w:type="dxa"/>
          </w:tcPr>
          <w:p w14:paraId="0F5EFF22" w14:textId="23CD4FB7" w:rsidR="001D3AF5" w:rsidRPr="00273CF9" w:rsidRDefault="001D3AF5" w:rsidP="008A12D6">
            <w:pPr>
              <w:pStyle w:val="ad"/>
              <w:rPr>
                <w:sz w:val="18"/>
                <w:szCs w:val="18"/>
              </w:rPr>
            </w:pPr>
            <w:r w:rsidRPr="00273CF9">
              <w:rPr>
                <w:sz w:val="18"/>
                <w:szCs w:val="18"/>
              </w:rPr>
              <w:t>2.41</w:t>
            </w:r>
          </w:p>
        </w:tc>
        <w:tc>
          <w:tcPr>
            <w:tcW w:w="1134" w:type="dxa"/>
          </w:tcPr>
          <w:p w14:paraId="4A6E7B6A" w14:textId="2D93BE57" w:rsidR="001D3AF5" w:rsidRPr="00273CF9" w:rsidRDefault="001D3AF5" w:rsidP="008A12D6">
            <w:pPr>
              <w:pStyle w:val="ad"/>
              <w:rPr>
                <w:sz w:val="18"/>
                <w:szCs w:val="18"/>
              </w:rPr>
            </w:pPr>
            <w:r w:rsidRPr="00273CF9">
              <w:rPr>
                <w:sz w:val="18"/>
                <w:szCs w:val="18"/>
              </w:rPr>
              <w:t>25.07.2018</w:t>
            </w:r>
          </w:p>
        </w:tc>
        <w:tc>
          <w:tcPr>
            <w:tcW w:w="1275" w:type="dxa"/>
          </w:tcPr>
          <w:p w14:paraId="00BD92F6" w14:textId="32EFF243" w:rsidR="001D3AF5" w:rsidRPr="00273CF9" w:rsidRDefault="001D3AF5" w:rsidP="008A12D6">
            <w:pPr>
              <w:pStyle w:val="ad"/>
              <w:jc w:val="left"/>
              <w:rPr>
                <w:sz w:val="18"/>
                <w:szCs w:val="18"/>
              </w:rPr>
            </w:pPr>
            <w:r w:rsidRPr="00273CF9">
              <w:rPr>
                <w:sz w:val="18"/>
                <w:szCs w:val="18"/>
              </w:rPr>
              <w:t>FCSNF-6441</w:t>
            </w:r>
          </w:p>
        </w:tc>
        <w:tc>
          <w:tcPr>
            <w:tcW w:w="6095" w:type="dxa"/>
          </w:tcPr>
          <w:p w14:paraId="03BBA7CF" w14:textId="07E8BB7D" w:rsidR="001D3AF5" w:rsidRPr="00273CF9" w:rsidRDefault="001D3AF5" w:rsidP="00142554">
            <w:pPr>
              <w:pStyle w:val="ad"/>
              <w:jc w:val="left"/>
              <w:rPr>
                <w:sz w:val="18"/>
                <w:szCs w:val="18"/>
              </w:rPr>
            </w:pPr>
            <w:r w:rsidRPr="00273CF9">
              <w:rPr>
                <w:sz w:val="18"/>
                <w:szCs w:val="18"/>
              </w:rPr>
              <w:t>Добавлено описание приема блока  «Срок, на который предоставляется гарантия» (providedPeriod) с добавленным чойсом «Срок в текстовом формате» (otherPeriodText)</w:t>
            </w:r>
          </w:p>
        </w:tc>
      </w:tr>
      <w:tr w:rsidR="001D3AF5" w:rsidRPr="00273CF9" w14:paraId="63C49876" w14:textId="77777777" w:rsidTr="00D51541">
        <w:trPr>
          <w:trHeight w:val="64"/>
        </w:trPr>
        <w:tc>
          <w:tcPr>
            <w:tcW w:w="562" w:type="dxa"/>
          </w:tcPr>
          <w:p w14:paraId="6DD884F8" w14:textId="26E605B8" w:rsidR="001D3AF5" w:rsidRPr="00273CF9" w:rsidRDefault="001D3AF5" w:rsidP="00C24456">
            <w:pPr>
              <w:pStyle w:val="ad"/>
              <w:rPr>
                <w:sz w:val="18"/>
                <w:szCs w:val="18"/>
              </w:rPr>
            </w:pPr>
            <w:r w:rsidRPr="00273CF9">
              <w:rPr>
                <w:sz w:val="18"/>
                <w:szCs w:val="18"/>
              </w:rPr>
              <w:t>2.42</w:t>
            </w:r>
          </w:p>
        </w:tc>
        <w:tc>
          <w:tcPr>
            <w:tcW w:w="1134" w:type="dxa"/>
          </w:tcPr>
          <w:p w14:paraId="26720845" w14:textId="013AAFF3" w:rsidR="001D3AF5" w:rsidRPr="00273CF9" w:rsidRDefault="001D3AF5" w:rsidP="00C24456">
            <w:pPr>
              <w:pStyle w:val="ad"/>
              <w:rPr>
                <w:sz w:val="18"/>
                <w:szCs w:val="18"/>
              </w:rPr>
            </w:pPr>
            <w:r w:rsidRPr="00273CF9">
              <w:rPr>
                <w:sz w:val="18"/>
                <w:szCs w:val="18"/>
              </w:rPr>
              <w:t>26.07.2018</w:t>
            </w:r>
          </w:p>
        </w:tc>
        <w:tc>
          <w:tcPr>
            <w:tcW w:w="1275" w:type="dxa"/>
          </w:tcPr>
          <w:p w14:paraId="37A5B690" w14:textId="565FEB26" w:rsidR="001D3AF5" w:rsidRPr="00273CF9" w:rsidRDefault="001D3AF5" w:rsidP="00C24456">
            <w:pPr>
              <w:pStyle w:val="ad"/>
              <w:jc w:val="left"/>
              <w:rPr>
                <w:sz w:val="18"/>
                <w:szCs w:val="18"/>
              </w:rPr>
            </w:pPr>
            <w:r w:rsidRPr="00273CF9">
              <w:rPr>
                <w:sz w:val="18"/>
                <w:szCs w:val="18"/>
              </w:rPr>
              <w:t>FCSNF-5963</w:t>
            </w:r>
          </w:p>
        </w:tc>
        <w:tc>
          <w:tcPr>
            <w:tcW w:w="6095" w:type="dxa"/>
          </w:tcPr>
          <w:p w14:paraId="22343777" w14:textId="4360A25E" w:rsidR="001D3AF5" w:rsidRPr="00273CF9" w:rsidRDefault="001D3AF5" w:rsidP="002D0245">
            <w:pPr>
              <w:pStyle w:val="ad"/>
              <w:numPr>
                <w:ilvl w:val="0"/>
                <w:numId w:val="154"/>
              </w:numPr>
              <w:jc w:val="left"/>
              <w:rPr>
                <w:sz w:val="18"/>
                <w:szCs w:val="18"/>
              </w:rPr>
            </w:pPr>
            <w:r w:rsidRPr="00273CF9">
              <w:rPr>
                <w:sz w:val="18"/>
                <w:szCs w:val="18"/>
              </w:rPr>
              <w:t>Добавлено описание приема блока «Цена за право заключения контракта» (rightToConcludeContractPriceInfo)</w:t>
            </w:r>
          </w:p>
          <w:p w14:paraId="48408521" w14:textId="77777777" w:rsidR="001D3AF5" w:rsidRPr="00273CF9" w:rsidRDefault="001D3AF5" w:rsidP="00C24456">
            <w:pPr>
              <w:pStyle w:val="ad"/>
              <w:jc w:val="left"/>
              <w:rPr>
                <w:sz w:val="18"/>
                <w:szCs w:val="18"/>
              </w:rPr>
            </w:pPr>
          </w:p>
          <w:p w14:paraId="6E4025F7" w14:textId="77777777" w:rsidR="001D3AF5" w:rsidRPr="00273CF9" w:rsidRDefault="001D3AF5" w:rsidP="00C24456">
            <w:pPr>
              <w:pStyle w:val="ad"/>
              <w:jc w:val="left"/>
              <w:rPr>
                <w:sz w:val="18"/>
                <w:szCs w:val="18"/>
              </w:rPr>
            </w:pPr>
            <w:r w:rsidRPr="00273CF9">
              <w:rPr>
                <w:sz w:val="18"/>
                <w:szCs w:val="18"/>
              </w:rPr>
              <w:t>Добавлен контроль РК_ИК_0195</w:t>
            </w:r>
          </w:p>
          <w:p w14:paraId="2DFD72E9" w14:textId="77777777" w:rsidR="001D3AF5" w:rsidRPr="00273CF9" w:rsidRDefault="001D3AF5" w:rsidP="00C24456">
            <w:pPr>
              <w:pStyle w:val="ad"/>
              <w:jc w:val="left"/>
              <w:rPr>
                <w:sz w:val="18"/>
                <w:szCs w:val="18"/>
              </w:rPr>
            </w:pPr>
          </w:p>
          <w:p w14:paraId="6B59815C" w14:textId="6F2E29FC" w:rsidR="001D3AF5" w:rsidRPr="00273CF9" w:rsidRDefault="001D3AF5" w:rsidP="00C24456">
            <w:pPr>
              <w:pStyle w:val="ad"/>
              <w:jc w:val="left"/>
              <w:rPr>
                <w:sz w:val="18"/>
                <w:szCs w:val="18"/>
              </w:rPr>
            </w:pPr>
            <w:r w:rsidRPr="00273CF9">
              <w:rPr>
                <w:sz w:val="18"/>
                <w:szCs w:val="18"/>
              </w:rPr>
              <w:t>2) Добавлен контроль РК_ИК_0196</w:t>
            </w:r>
          </w:p>
        </w:tc>
      </w:tr>
      <w:tr w:rsidR="001D3AF5" w:rsidRPr="00273CF9" w14:paraId="5DBFBE02" w14:textId="77777777" w:rsidTr="00D51541">
        <w:trPr>
          <w:trHeight w:val="64"/>
        </w:trPr>
        <w:tc>
          <w:tcPr>
            <w:tcW w:w="562" w:type="dxa"/>
          </w:tcPr>
          <w:p w14:paraId="5792BA26" w14:textId="2EA22238" w:rsidR="001D3AF5" w:rsidRPr="00273CF9" w:rsidRDefault="001D3AF5" w:rsidP="00C24456">
            <w:pPr>
              <w:pStyle w:val="ad"/>
              <w:rPr>
                <w:sz w:val="18"/>
                <w:szCs w:val="18"/>
              </w:rPr>
            </w:pPr>
            <w:r w:rsidRPr="00273CF9">
              <w:rPr>
                <w:sz w:val="18"/>
                <w:szCs w:val="18"/>
              </w:rPr>
              <w:t>2.43</w:t>
            </w:r>
          </w:p>
        </w:tc>
        <w:tc>
          <w:tcPr>
            <w:tcW w:w="1134" w:type="dxa"/>
          </w:tcPr>
          <w:p w14:paraId="32FC3552" w14:textId="1CE62D50" w:rsidR="001D3AF5" w:rsidRPr="00273CF9" w:rsidRDefault="001D3AF5" w:rsidP="00C24456">
            <w:pPr>
              <w:pStyle w:val="ad"/>
              <w:rPr>
                <w:sz w:val="18"/>
                <w:szCs w:val="18"/>
              </w:rPr>
            </w:pPr>
            <w:r w:rsidRPr="00273CF9">
              <w:rPr>
                <w:sz w:val="18"/>
                <w:szCs w:val="18"/>
              </w:rPr>
              <w:t>03.08.2018</w:t>
            </w:r>
          </w:p>
        </w:tc>
        <w:tc>
          <w:tcPr>
            <w:tcW w:w="1275" w:type="dxa"/>
          </w:tcPr>
          <w:p w14:paraId="75B059DF" w14:textId="44536FF5" w:rsidR="001D3AF5" w:rsidRPr="00273CF9" w:rsidRDefault="001D3AF5" w:rsidP="0065673A">
            <w:pPr>
              <w:pStyle w:val="ad"/>
              <w:jc w:val="left"/>
              <w:rPr>
                <w:sz w:val="18"/>
                <w:szCs w:val="18"/>
              </w:rPr>
            </w:pPr>
            <w:r w:rsidRPr="00273CF9">
              <w:rPr>
                <w:sz w:val="18"/>
                <w:szCs w:val="18"/>
              </w:rPr>
              <w:t>FCSNF-6152</w:t>
            </w:r>
          </w:p>
        </w:tc>
        <w:tc>
          <w:tcPr>
            <w:tcW w:w="6095" w:type="dxa"/>
          </w:tcPr>
          <w:p w14:paraId="795F75C9" w14:textId="77777777" w:rsidR="001D3AF5" w:rsidRPr="00273CF9" w:rsidRDefault="001D3AF5" w:rsidP="0065673A">
            <w:pPr>
              <w:pStyle w:val="ad"/>
              <w:jc w:val="left"/>
              <w:rPr>
                <w:sz w:val="18"/>
                <w:szCs w:val="18"/>
              </w:rPr>
            </w:pPr>
            <w:r w:rsidRPr="00273CF9">
              <w:rPr>
                <w:sz w:val="18"/>
                <w:szCs w:val="18"/>
              </w:rPr>
              <w:t>Внесены изменения в контроли</w:t>
            </w:r>
          </w:p>
          <w:p w14:paraId="5E36894B" w14:textId="77777777" w:rsidR="001D3AF5" w:rsidRPr="00273CF9" w:rsidRDefault="001D3AF5" w:rsidP="0065673A">
            <w:pPr>
              <w:pStyle w:val="ad"/>
              <w:jc w:val="left"/>
              <w:rPr>
                <w:sz w:val="18"/>
                <w:szCs w:val="18"/>
              </w:rPr>
            </w:pPr>
          </w:p>
          <w:p w14:paraId="6D3DE406" w14:textId="77777777" w:rsidR="001D3AF5" w:rsidRPr="00273CF9" w:rsidRDefault="001D3AF5" w:rsidP="0065673A">
            <w:pPr>
              <w:pStyle w:val="ad"/>
              <w:jc w:val="left"/>
              <w:rPr>
                <w:sz w:val="18"/>
                <w:szCs w:val="18"/>
              </w:rPr>
            </w:pPr>
            <w:r w:rsidRPr="00273CF9">
              <w:rPr>
                <w:sz w:val="18"/>
                <w:szCs w:val="18"/>
              </w:rPr>
              <w:t>РК_ИК_0155</w:t>
            </w:r>
          </w:p>
          <w:p w14:paraId="7A61BBF4" w14:textId="77777777" w:rsidR="001D3AF5" w:rsidRPr="00273CF9" w:rsidRDefault="001D3AF5" w:rsidP="0065673A">
            <w:pPr>
              <w:pStyle w:val="ad"/>
              <w:jc w:val="left"/>
              <w:rPr>
                <w:sz w:val="18"/>
                <w:szCs w:val="18"/>
              </w:rPr>
            </w:pPr>
            <w:r w:rsidRPr="00273CF9">
              <w:rPr>
                <w:sz w:val="18"/>
                <w:szCs w:val="18"/>
              </w:rPr>
              <w:t>РК_ИК_0156</w:t>
            </w:r>
          </w:p>
          <w:p w14:paraId="180EED9A" w14:textId="77777777" w:rsidR="001D3AF5" w:rsidRPr="00273CF9" w:rsidRDefault="001D3AF5" w:rsidP="0065673A">
            <w:pPr>
              <w:pStyle w:val="ad"/>
              <w:jc w:val="left"/>
              <w:rPr>
                <w:sz w:val="18"/>
                <w:szCs w:val="18"/>
              </w:rPr>
            </w:pPr>
          </w:p>
          <w:p w14:paraId="0FBDE3A5" w14:textId="77777777" w:rsidR="001D3AF5" w:rsidRPr="00273CF9" w:rsidRDefault="001D3AF5" w:rsidP="0065673A">
            <w:pPr>
              <w:pStyle w:val="ad"/>
              <w:jc w:val="left"/>
              <w:rPr>
                <w:sz w:val="18"/>
                <w:szCs w:val="18"/>
              </w:rPr>
            </w:pPr>
            <w:r w:rsidRPr="00273CF9">
              <w:rPr>
                <w:sz w:val="18"/>
                <w:szCs w:val="18"/>
              </w:rPr>
              <w:t xml:space="preserve">Проверяемый код в ОКЕИ не должен быть временным </w:t>
            </w:r>
          </w:p>
          <w:p w14:paraId="0974B7E7" w14:textId="02D2FB59" w:rsidR="001D3AF5" w:rsidRPr="00273CF9" w:rsidRDefault="001D3AF5" w:rsidP="0065673A">
            <w:pPr>
              <w:pStyle w:val="ad"/>
              <w:jc w:val="left"/>
              <w:rPr>
                <w:sz w:val="18"/>
                <w:szCs w:val="18"/>
              </w:rPr>
            </w:pPr>
            <w:r w:rsidRPr="00273CF9">
              <w:rPr>
                <w:sz w:val="18"/>
                <w:szCs w:val="18"/>
              </w:rPr>
              <w:t>(для него не дол-жен быть установлен при-знак «Временная единицы» см. доработку FCSNF-6455)</w:t>
            </w:r>
          </w:p>
        </w:tc>
      </w:tr>
      <w:tr w:rsidR="001D3AF5" w:rsidRPr="00273CF9" w14:paraId="2BC9837D" w14:textId="77777777" w:rsidTr="00D51541">
        <w:trPr>
          <w:trHeight w:val="64"/>
        </w:trPr>
        <w:tc>
          <w:tcPr>
            <w:tcW w:w="562" w:type="dxa"/>
          </w:tcPr>
          <w:p w14:paraId="132B89B4" w14:textId="18A3326A" w:rsidR="001D3AF5" w:rsidRPr="00273CF9" w:rsidRDefault="001D3AF5" w:rsidP="00FF6720">
            <w:pPr>
              <w:pStyle w:val="ad"/>
              <w:rPr>
                <w:sz w:val="18"/>
                <w:szCs w:val="18"/>
                <w:lang w:val="en-US"/>
              </w:rPr>
            </w:pPr>
            <w:r w:rsidRPr="00273CF9">
              <w:rPr>
                <w:sz w:val="18"/>
                <w:szCs w:val="18"/>
                <w:lang w:val="en-US"/>
              </w:rPr>
              <w:t>2.50</w:t>
            </w:r>
          </w:p>
        </w:tc>
        <w:tc>
          <w:tcPr>
            <w:tcW w:w="1134" w:type="dxa"/>
          </w:tcPr>
          <w:p w14:paraId="084E826E" w14:textId="5BA36590" w:rsidR="001D3AF5" w:rsidRPr="00273CF9" w:rsidRDefault="001D3AF5" w:rsidP="00FF6720">
            <w:pPr>
              <w:pStyle w:val="ad"/>
              <w:rPr>
                <w:sz w:val="18"/>
                <w:szCs w:val="18"/>
              </w:rPr>
            </w:pPr>
            <w:r w:rsidRPr="00273CF9">
              <w:rPr>
                <w:sz w:val="18"/>
                <w:szCs w:val="18"/>
                <w:lang w:val="en-US"/>
              </w:rPr>
              <w:t>14</w:t>
            </w:r>
            <w:r w:rsidRPr="00273CF9">
              <w:rPr>
                <w:sz w:val="18"/>
                <w:szCs w:val="18"/>
              </w:rPr>
              <w:t>.08.2018</w:t>
            </w:r>
          </w:p>
        </w:tc>
        <w:tc>
          <w:tcPr>
            <w:tcW w:w="1275" w:type="dxa"/>
          </w:tcPr>
          <w:p w14:paraId="42E84404" w14:textId="5EDB4351" w:rsidR="001D3AF5" w:rsidRPr="00273CF9" w:rsidRDefault="001D3AF5" w:rsidP="00FF6720">
            <w:pPr>
              <w:pStyle w:val="ad"/>
              <w:jc w:val="left"/>
              <w:rPr>
                <w:rStyle w:val="af1"/>
                <w:sz w:val="18"/>
                <w:szCs w:val="18"/>
              </w:rPr>
            </w:pPr>
            <w:r w:rsidRPr="00273CF9">
              <w:rPr>
                <w:sz w:val="18"/>
                <w:szCs w:val="18"/>
              </w:rPr>
              <w:t>FCSNF-6578</w:t>
            </w:r>
          </w:p>
        </w:tc>
        <w:tc>
          <w:tcPr>
            <w:tcW w:w="6095" w:type="dxa"/>
          </w:tcPr>
          <w:p w14:paraId="2075FE18" w14:textId="77777777" w:rsidR="001D3AF5" w:rsidRPr="00273CF9" w:rsidRDefault="001D3AF5" w:rsidP="00FF6720">
            <w:pPr>
              <w:pStyle w:val="ad"/>
              <w:jc w:val="left"/>
              <w:rPr>
                <w:sz w:val="18"/>
                <w:szCs w:val="18"/>
              </w:rPr>
            </w:pPr>
            <w:r w:rsidRPr="00273CF9">
              <w:rPr>
                <w:sz w:val="18"/>
                <w:szCs w:val="18"/>
              </w:rPr>
              <w:t>Удален контроль РК_ИК_0186</w:t>
            </w:r>
          </w:p>
          <w:p w14:paraId="638621BF" w14:textId="56BF66DB" w:rsidR="001D3AF5" w:rsidRPr="00273CF9" w:rsidRDefault="001D3AF5" w:rsidP="00FF6720">
            <w:pPr>
              <w:pStyle w:val="ad"/>
              <w:jc w:val="left"/>
              <w:rPr>
                <w:sz w:val="18"/>
                <w:szCs w:val="18"/>
              </w:rPr>
            </w:pPr>
            <w:r w:rsidRPr="00273CF9">
              <w:rPr>
                <w:sz w:val="18"/>
                <w:szCs w:val="18"/>
              </w:rPr>
              <w:t>Добавлено правило приема поля Поле «Закупка товара, работы, услуги по государственному оборонному заказу в соответствии с ФЗ № 275-ФЗ от 29 декабря 2012 г» (isGOZ)</w:t>
            </w:r>
          </w:p>
        </w:tc>
      </w:tr>
      <w:tr w:rsidR="001D3AF5" w:rsidRPr="00273CF9" w14:paraId="72528865" w14:textId="77777777" w:rsidTr="00D51541">
        <w:trPr>
          <w:trHeight w:val="64"/>
        </w:trPr>
        <w:tc>
          <w:tcPr>
            <w:tcW w:w="562" w:type="dxa"/>
          </w:tcPr>
          <w:p w14:paraId="29FB71A4" w14:textId="226F086E" w:rsidR="001D3AF5" w:rsidRPr="00273CF9" w:rsidRDefault="001D3AF5" w:rsidP="00FF6720">
            <w:pPr>
              <w:pStyle w:val="ad"/>
              <w:rPr>
                <w:sz w:val="18"/>
                <w:szCs w:val="18"/>
              </w:rPr>
            </w:pPr>
            <w:r w:rsidRPr="00273CF9">
              <w:rPr>
                <w:sz w:val="18"/>
                <w:szCs w:val="18"/>
                <w:lang w:val="en-US"/>
              </w:rPr>
              <w:t>2.60</w:t>
            </w:r>
          </w:p>
        </w:tc>
        <w:tc>
          <w:tcPr>
            <w:tcW w:w="1134" w:type="dxa"/>
          </w:tcPr>
          <w:p w14:paraId="2E435B9F" w14:textId="4E6D2502" w:rsidR="001D3AF5" w:rsidRPr="00273CF9" w:rsidRDefault="001D3AF5" w:rsidP="00FF6720">
            <w:pPr>
              <w:pStyle w:val="ad"/>
              <w:rPr>
                <w:sz w:val="18"/>
                <w:szCs w:val="18"/>
                <w:lang w:val="en-US"/>
              </w:rPr>
            </w:pPr>
            <w:r w:rsidRPr="00273CF9">
              <w:rPr>
                <w:sz w:val="18"/>
                <w:szCs w:val="18"/>
                <w:lang w:val="en-US"/>
              </w:rPr>
              <w:t>16/08/2018</w:t>
            </w:r>
          </w:p>
        </w:tc>
        <w:tc>
          <w:tcPr>
            <w:tcW w:w="1275" w:type="dxa"/>
          </w:tcPr>
          <w:p w14:paraId="5BF9A8D2" w14:textId="507F2061" w:rsidR="001D3AF5" w:rsidRPr="00273CF9" w:rsidRDefault="001D3AF5" w:rsidP="00FF6720">
            <w:pPr>
              <w:pStyle w:val="ad"/>
              <w:jc w:val="left"/>
              <w:rPr>
                <w:rStyle w:val="af1"/>
                <w:sz w:val="18"/>
                <w:szCs w:val="18"/>
              </w:rPr>
            </w:pPr>
          </w:p>
        </w:tc>
        <w:tc>
          <w:tcPr>
            <w:tcW w:w="6095" w:type="dxa"/>
          </w:tcPr>
          <w:p w14:paraId="32DB258D" w14:textId="2797F90B" w:rsidR="001D3AF5" w:rsidRPr="00273CF9" w:rsidRDefault="001D3AF5" w:rsidP="00FF6720">
            <w:pPr>
              <w:pStyle w:val="ad"/>
              <w:jc w:val="left"/>
              <w:rPr>
                <w:sz w:val="18"/>
                <w:szCs w:val="18"/>
              </w:rPr>
            </w:pPr>
            <w:r w:rsidRPr="00273CF9">
              <w:rPr>
                <w:sz w:val="18"/>
                <w:szCs w:val="18"/>
              </w:rPr>
              <w:t>Добавлены контроли</w:t>
            </w:r>
          </w:p>
          <w:p w14:paraId="60E9972B" w14:textId="35A439DA" w:rsidR="001D3AF5" w:rsidRPr="00273CF9" w:rsidRDefault="001D3AF5" w:rsidP="00FF6720">
            <w:pPr>
              <w:pStyle w:val="ad"/>
              <w:jc w:val="left"/>
              <w:rPr>
                <w:sz w:val="18"/>
                <w:szCs w:val="18"/>
              </w:rPr>
            </w:pPr>
            <w:r w:rsidRPr="00273CF9">
              <w:rPr>
                <w:sz w:val="18"/>
                <w:szCs w:val="18"/>
              </w:rPr>
              <w:t>РК_ИК_0197</w:t>
            </w:r>
          </w:p>
          <w:p w14:paraId="38208D7F" w14:textId="0FD6F593" w:rsidR="001D3AF5" w:rsidRPr="00273CF9" w:rsidRDefault="001D3AF5" w:rsidP="000E046F">
            <w:pPr>
              <w:pStyle w:val="ad"/>
              <w:jc w:val="left"/>
              <w:rPr>
                <w:sz w:val="18"/>
                <w:szCs w:val="18"/>
              </w:rPr>
            </w:pPr>
            <w:r w:rsidRPr="00273CF9">
              <w:rPr>
                <w:sz w:val="18"/>
                <w:szCs w:val="18"/>
              </w:rPr>
              <w:t>РК_ИК_0198</w:t>
            </w:r>
          </w:p>
          <w:p w14:paraId="722061A9" w14:textId="77777777" w:rsidR="001D3AF5" w:rsidRPr="00273CF9" w:rsidRDefault="001D3AF5" w:rsidP="00FF6720">
            <w:pPr>
              <w:pStyle w:val="ad"/>
              <w:jc w:val="left"/>
              <w:rPr>
                <w:sz w:val="18"/>
                <w:szCs w:val="18"/>
              </w:rPr>
            </w:pPr>
          </w:p>
          <w:p w14:paraId="20226CDC" w14:textId="77777777" w:rsidR="001D3AF5" w:rsidRPr="00273CF9" w:rsidRDefault="001D3AF5" w:rsidP="00FF6720">
            <w:pPr>
              <w:pStyle w:val="ad"/>
              <w:jc w:val="left"/>
              <w:rPr>
                <w:sz w:val="18"/>
                <w:szCs w:val="18"/>
              </w:rPr>
            </w:pPr>
            <w:r w:rsidRPr="00273CF9">
              <w:rPr>
                <w:sz w:val="18"/>
                <w:szCs w:val="18"/>
              </w:rPr>
              <w:t xml:space="preserve">В блоке products\ product\ OKEI </w:t>
            </w:r>
          </w:p>
          <w:p w14:paraId="640595B4" w14:textId="0CF44AB0" w:rsidR="001D3AF5" w:rsidRPr="00273CF9" w:rsidRDefault="001D3AF5" w:rsidP="00FF6720">
            <w:pPr>
              <w:pStyle w:val="ad"/>
              <w:jc w:val="left"/>
              <w:rPr>
                <w:sz w:val="18"/>
                <w:szCs w:val="18"/>
              </w:rPr>
            </w:pPr>
            <w:r w:rsidRPr="00273CF9">
              <w:rPr>
                <w:sz w:val="18"/>
                <w:szCs w:val="18"/>
              </w:rPr>
              <w:t>проверяется код на присуствие в справочнике ОКЕИ (в случае если не заполнен блок drugPurchaseObjectInfo)</w:t>
            </w:r>
          </w:p>
          <w:p w14:paraId="12E1EE26" w14:textId="0CC70919" w:rsidR="001D3AF5" w:rsidRPr="00273CF9" w:rsidRDefault="001D3AF5" w:rsidP="00FF6720">
            <w:pPr>
              <w:pStyle w:val="ad"/>
              <w:jc w:val="left"/>
              <w:rPr>
                <w:sz w:val="18"/>
                <w:szCs w:val="18"/>
              </w:rPr>
            </w:pPr>
            <w:r w:rsidRPr="00273CF9">
              <w:rPr>
                <w:sz w:val="18"/>
                <w:szCs w:val="18"/>
              </w:rPr>
              <w:t>и в справочнике nsiDrugOKEI если ЗАПОЛНЕН блок drugPurchaseObjectInfo</w:t>
            </w:r>
          </w:p>
          <w:p w14:paraId="4AB4BA08" w14:textId="7A16190E" w:rsidR="001D3AF5" w:rsidRPr="00273CF9" w:rsidRDefault="001D3AF5" w:rsidP="00FF6720">
            <w:pPr>
              <w:pStyle w:val="ad"/>
              <w:jc w:val="left"/>
              <w:rPr>
                <w:sz w:val="18"/>
                <w:szCs w:val="18"/>
              </w:rPr>
            </w:pPr>
          </w:p>
          <w:p w14:paraId="3CCC3495" w14:textId="6BB3EF6D" w:rsidR="001D3AF5" w:rsidRPr="00273CF9" w:rsidRDefault="001D3AF5" w:rsidP="00FF6720">
            <w:pPr>
              <w:pStyle w:val="ad"/>
              <w:jc w:val="left"/>
              <w:rPr>
                <w:sz w:val="18"/>
                <w:szCs w:val="18"/>
              </w:rPr>
            </w:pPr>
            <w:r w:rsidRPr="00273CF9">
              <w:rPr>
                <w:sz w:val="18"/>
                <w:szCs w:val="18"/>
              </w:rPr>
              <w:t>Контроли начинают действовать (см. доработку FCSNF-6203 РК. Лекарства. Ограничение единиц измерения (приказ МЗ 870н))</w:t>
            </w:r>
          </w:p>
          <w:p w14:paraId="4FE066C8" w14:textId="037EEA95" w:rsidR="001D3AF5" w:rsidRPr="00273CF9" w:rsidRDefault="001D3AF5" w:rsidP="00FF6720">
            <w:pPr>
              <w:pStyle w:val="ad"/>
              <w:jc w:val="left"/>
              <w:rPr>
                <w:sz w:val="18"/>
                <w:szCs w:val="18"/>
              </w:rPr>
            </w:pPr>
          </w:p>
          <w:p w14:paraId="1DA32882" w14:textId="67C7FCB7" w:rsidR="001D3AF5" w:rsidRPr="00273CF9" w:rsidRDefault="001D3AF5" w:rsidP="00880D5A">
            <w:pPr>
              <w:pStyle w:val="ad"/>
              <w:jc w:val="left"/>
              <w:rPr>
                <w:sz w:val="18"/>
                <w:szCs w:val="18"/>
              </w:rPr>
            </w:pPr>
            <w:r w:rsidRPr="00273CF9">
              <w:rPr>
                <w:sz w:val="18"/>
                <w:szCs w:val="18"/>
              </w:rPr>
              <w:t>для контрактов на основании Извещения – если дата размещения Извещения ≥ дата вступления в силу изменений, которые вносятся в приказ Минздрава России от 26.10.2017 N 870н</w:t>
            </w:r>
          </w:p>
          <w:p w14:paraId="1755D114" w14:textId="47259E9E" w:rsidR="001D3AF5" w:rsidRPr="00273CF9" w:rsidRDefault="001D3AF5" w:rsidP="00880D5A">
            <w:pPr>
              <w:pStyle w:val="ad"/>
              <w:jc w:val="left"/>
              <w:rPr>
                <w:sz w:val="18"/>
                <w:szCs w:val="18"/>
              </w:rPr>
            </w:pPr>
            <w:r w:rsidRPr="00273CF9">
              <w:rPr>
                <w:sz w:val="18"/>
                <w:szCs w:val="18"/>
              </w:rPr>
              <w:t>для контрактов не на основании извещения – если контракт создан после выхода доработки</w:t>
            </w:r>
          </w:p>
          <w:p w14:paraId="36F9F5D3" w14:textId="77777777" w:rsidR="001D3AF5" w:rsidRPr="00273CF9" w:rsidRDefault="001D3AF5" w:rsidP="00FF6720">
            <w:pPr>
              <w:pStyle w:val="ad"/>
              <w:jc w:val="left"/>
              <w:rPr>
                <w:sz w:val="18"/>
                <w:szCs w:val="18"/>
              </w:rPr>
            </w:pPr>
          </w:p>
          <w:p w14:paraId="13CE745B" w14:textId="3AE0FAE2" w:rsidR="001D3AF5" w:rsidRPr="00273CF9" w:rsidRDefault="001D3AF5" w:rsidP="00FF6720">
            <w:pPr>
              <w:pStyle w:val="ad"/>
              <w:jc w:val="left"/>
              <w:rPr>
                <w:sz w:val="18"/>
                <w:szCs w:val="18"/>
              </w:rPr>
            </w:pPr>
          </w:p>
        </w:tc>
      </w:tr>
      <w:tr w:rsidR="001D3AF5" w:rsidRPr="00273CF9" w14:paraId="09F2FAA2" w14:textId="77777777" w:rsidTr="00D51541">
        <w:trPr>
          <w:trHeight w:val="64"/>
        </w:trPr>
        <w:tc>
          <w:tcPr>
            <w:tcW w:w="562" w:type="dxa"/>
          </w:tcPr>
          <w:p w14:paraId="042B8E8F" w14:textId="535F2811" w:rsidR="001D3AF5" w:rsidRPr="00273CF9" w:rsidRDefault="001D3AF5" w:rsidP="009A07CE">
            <w:pPr>
              <w:pStyle w:val="ad"/>
              <w:rPr>
                <w:sz w:val="18"/>
                <w:szCs w:val="18"/>
              </w:rPr>
            </w:pPr>
            <w:r w:rsidRPr="00273CF9">
              <w:rPr>
                <w:sz w:val="18"/>
                <w:szCs w:val="18"/>
              </w:rPr>
              <w:t>2.61</w:t>
            </w:r>
          </w:p>
        </w:tc>
        <w:tc>
          <w:tcPr>
            <w:tcW w:w="1134" w:type="dxa"/>
          </w:tcPr>
          <w:p w14:paraId="1608C49D" w14:textId="57718C1E" w:rsidR="001D3AF5" w:rsidRPr="00273CF9" w:rsidRDefault="001D3AF5" w:rsidP="009A07CE">
            <w:pPr>
              <w:pStyle w:val="ad"/>
              <w:rPr>
                <w:sz w:val="18"/>
                <w:szCs w:val="18"/>
              </w:rPr>
            </w:pPr>
            <w:r w:rsidRPr="00273CF9">
              <w:rPr>
                <w:sz w:val="18"/>
                <w:szCs w:val="18"/>
                <w:lang w:val="en-US"/>
              </w:rPr>
              <w:t>1</w:t>
            </w:r>
            <w:r w:rsidRPr="00273CF9">
              <w:rPr>
                <w:sz w:val="18"/>
                <w:szCs w:val="18"/>
              </w:rPr>
              <w:t>5.10.2018</w:t>
            </w:r>
          </w:p>
        </w:tc>
        <w:tc>
          <w:tcPr>
            <w:tcW w:w="1275" w:type="dxa"/>
          </w:tcPr>
          <w:p w14:paraId="5DD3D736" w14:textId="1F04BF0F" w:rsidR="001D3AF5" w:rsidRPr="00273CF9" w:rsidRDefault="001D3AF5" w:rsidP="009A07CE">
            <w:pPr>
              <w:pStyle w:val="ad"/>
              <w:jc w:val="left"/>
            </w:pPr>
            <w:r w:rsidRPr="00273CF9">
              <w:rPr>
                <w:sz w:val="18"/>
                <w:szCs w:val="18"/>
              </w:rPr>
              <w:t>FCSNF-6729</w:t>
            </w:r>
          </w:p>
        </w:tc>
        <w:tc>
          <w:tcPr>
            <w:tcW w:w="6095" w:type="dxa"/>
          </w:tcPr>
          <w:p w14:paraId="22F41C6B" w14:textId="780DA006" w:rsidR="001D3AF5" w:rsidRPr="00273CF9" w:rsidRDefault="001D3AF5" w:rsidP="009A07CE">
            <w:pPr>
              <w:pStyle w:val="ad"/>
              <w:jc w:val="left"/>
              <w:rPr>
                <w:sz w:val="18"/>
                <w:szCs w:val="18"/>
              </w:rPr>
            </w:pPr>
            <w:r w:rsidRPr="00273CF9">
              <w:rPr>
                <w:sz w:val="18"/>
                <w:szCs w:val="18"/>
              </w:rPr>
              <w:t>Добавлено правило приема блока «Информации о банковском и (или) казначейском сопровождении контакта» (bankSupportContractRequiredInfo).</w:t>
            </w:r>
          </w:p>
        </w:tc>
      </w:tr>
      <w:tr w:rsidR="001D3AF5" w:rsidRPr="00273CF9" w14:paraId="0922669C" w14:textId="77777777" w:rsidTr="00D51541">
        <w:trPr>
          <w:trHeight w:val="64"/>
        </w:trPr>
        <w:tc>
          <w:tcPr>
            <w:tcW w:w="562" w:type="dxa"/>
          </w:tcPr>
          <w:p w14:paraId="6160C44F" w14:textId="07C72B84" w:rsidR="001D3AF5" w:rsidRPr="00273CF9" w:rsidRDefault="001D3AF5" w:rsidP="003D21D6">
            <w:pPr>
              <w:pStyle w:val="ad"/>
              <w:rPr>
                <w:sz w:val="18"/>
                <w:szCs w:val="18"/>
              </w:rPr>
            </w:pPr>
            <w:r w:rsidRPr="00273CF9">
              <w:rPr>
                <w:sz w:val="18"/>
                <w:szCs w:val="18"/>
              </w:rPr>
              <w:t>2.62</w:t>
            </w:r>
          </w:p>
        </w:tc>
        <w:tc>
          <w:tcPr>
            <w:tcW w:w="1134" w:type="dxa"/>
          </w:tcPr>
          <w:p w14:paraId="5857FD90" w14:textId="21E5E885" w:rsidR="001D3AF5" w:rsidRPr="00273CF9" w:rsidRDefault="001D3AF5" w:rsidP="003D21D6">
            <w:pPr>
              <w:pStyle w:val="ad"/>
              <w:rPr>
                <w:sz w:val="18"/>
                <w:szCs w:val="18"/>
                <w:lang w:val="en-US"/>
              </w:rPr>
            </w:pPr>
            <w:r w:rsidRPr="00273CF9">
              <w:rPr>
                <w:sz w:val="18"/>
                <w:szCs w:val="18"/>
              </w:rPr>
              <w:t>06.11.2018</w:t>
            </w:r>
          </w:p>
        </w:tc>
        <w:tc>
          <w:tcPr>
            <w:tcW w:w="1275" w:type="dxa"/>
          </w:tcPr>
          <w:p w14:paraId="2B6506B5" w14:textId="093ADDBE" w:rsidR="001D3AF5" w:rsidRPr="00273CF9" w:rsidRDefault="001D3AF5" w:rsidP="003D21D6">
            <w:pPr>
              <w:pStyle w:val="ad"/>
              <w:jc w:val="left"/>
            </w:pPr>
            <w:r w:rsidRPr="00273CF9">
              <w:rPr>
                <w:sz w:val="18"/>
                <w:szCs w:val="18"/>
              </w:rPr>
              <w:t>FCSNF-6729</w:t>
            </w:r>
          </w:p>
        </w:tc>
        <w:tc>
          <w:tcPr>
            <w:tcW w:w="6095" w:type="dxa"/>
          </w:tcPr>
          <w:p w14:paraId="5DBF2605" w14:textId="1127B8BD" w:rsidR="001D3AF5" w:rsidRPr="00273CF9" w:rsidRDefault="001D3AF5" w:rsidP="003D21D6">
            <w:pPr>
              <w:pStyle w:val="ad"/>
              <w:jc w:val="left"/>
              <w:rPr>
                <w:sz w:val="18"/>
                <w:szCs w:val="18"/>
              </w:rPr>
            </w:pPr>
            <w:r w:rsidRPr="00273CF9">
              <w:rPr>
                <w:sz w:val="18"/>
                <w:szCs w:val="18"/>
              </w:rPr>
              <w:t>Изменено правило приема блока «Информации о банковском и (или) казначейском сопровождении контакта» (bankSupportContractRequiredInfo).</w:t>
            </w:r>
          </w:p>
        </w:tc>
      </w:tr>
      <w:tr w:rsidR="001D3AF5" w:rsidRPr="00273CF9" w14:paraId="2D039ECC" w14:textId="77777777" w:rsidTr="00D51541">
        <w:trPr>
          <w:trHeight w:val="64"/>
        </w:trPr>
        <w:tc>
          <w:tcPr>
            <w:tcW w:w="562" w:type="dxa"/>
          </w:tcPr>
          <w:p w14:paraId="40DA67AF" w14:textId="52CE1EE7" w:rsidR="001D3AF5" w:rsidRPr="00273CF9" w:rsidRDefault="001D3AF5" w:rsidP="00A92484">
            <w:pPr>
              <w:pStyle w:val="ad"/>
              <w:rPr>
                <w:sz w:val="18"/>
                <w:szCs w:val="18"/>
              </w:rPr>
            </w:pPr>
            <w:r w:rsidRPr="00273CF9">
              <w:rPr>
                <w:sz w:val="18"/>
                <w:szCs w:val="18"/>
              </w:rPr>
              <w:t>2.63</w:t>
            </w:r>
          </w:p>
        </w:tc>
        <w:tc>
          <w:tcPr>
            <w:tcW w:w="1134" w:type="dxa"/>
          </w:tcPr>
          <w:p w14:paraId="15C8762D" w14:textId="3AD18022" w:rsidR="001D3AF5" w:rsidRPr="00273CF9" w:rsidRDefault="001D3AF5" w:rsidP="00A92484">
            <w:pPr>
              <w:pStyle w:val="ad"/>
              <w:rPr>
                <w:sz w:val="18"/>
                <w:szCs w:val="18"/>
              </w:rPr>
            </w:pPr>
            <w:r w:rsidRPr="00273CF9">
              <w:rPr>
                <w:sz w:val="18"/>
                <w:szCs w:val="18"/>
              </w:rPr>
              <w:t>28.11.2018</w:t>
            </w:r>
          </w:p>
        </w:tc>
        <w:tc>
          <w:tcPr>
            <w:tcW w:w="1275" w:type="dxa"/>
          </w:tcPr>
          <w:p w14:paraId="76689020" w14:textId="2AC73AA7" w:rsidR="001D3AF5" w:rsidRPr="00273CF9" w:rsidRDefault="001D3AF5" w:rsidP="00A92484">
            <w:pPr>
              <w:pStyle w:val="ad"/>
              <w:jc w:val="left"/>
            </w:pPr>
            <w:r w:rsidRPr="00273CF9">
              <w:rPr>
                <w:sz w:val="18"/>
                <w:szCs w:val="18"/>
              </w:rPr>
              <w:t>FCSNF-6573</w:t>
            </w:r>
          </w:p>
        </w:tc>
        <w:tc>
          <w:tcPr>
            <w:tcW w:w="6095" w:type="dxa"/>
          </w:tcPr>
          <w:p w14:paraId="246E0D5E" w14:textId="0D236C3E" w:rsidR="001D3AF5" w:rsidRPr="00273CF9" w:rsidRDefault="001D3AF5" w:rsidP="00A92484">
            <w:pPr>
              <w:pStyle w:val="ad"/>
              <w:jc w:val="left"/>
              <w:rPr>
                <w:sz w:val="18"/>
                <w:szCs w:val="18"/>
              </w:rPr>
            </w:pPr>
            <w:r w:rsidRPr="00273CF9">
              <w:rPr>
                <w:sz w:val="18"/>
                <w:szCs w:val="18"/>
              </w:rPr>
              <w:t>Изменен контроль РК_ИК_0142</w:t>
            </w:r>
          </w:p>
        </w:tc>
      </w:tr>
      <w:tr w:rsidR="001D3AF5" w:rsidRPr="00273CF9" w14:paraId="3DFA8D45" w14:textId="77777777" w:rsidTr="00D51541">
        <w:trPr>
          <w:trHeight w:val="64"/>
        </w:trPr>
        <w:tc>
          <w:tcPr>
            <w:tcW w:w="562" w:type="dxa"/>
          </w:tcPr>
          <w:p w14:paraId="5EC13CCA" w14:textId="2B9C9D37" w:rsidR="001D3AF5" w:rsidRPr="00273CF9" w:rsidRDefault="001D3AF5" w:rsidP="005F16E6">
            <w:pPr>
              <w:pStyle w:val="ad"/>
              <w:rPr>
                <w:sz w:val="18"/>
                <w:szCs w:val="18"/>
              </w:rPr>
            </w:pPr>
            <w:r w:rsidRPr="00273CF9">
              <w:rPr>
                <w:sz w:val="18"/>
                <w:szCs w:val="18"/>
              </w:rPr>
              <w:t>2.64</w:t>
            </w:r>
          </w:p>
        </w:tc>
        <w:tc>
          <w:tcPr>
            <w:tcW w:w="1134" w:type="dxa"/>
          </w:tcPr>
          <w:p w14:paraId="3645FD81" w14:textId="452BEB8A" w:rsidR="001D3AF5" w:rsidRPr="00273CF9" w:rsidRDefault="001D3AF5" w:rsidP="005F16E6">
            <w:pPr>
              <w:pStyle w:val="ad"/>
              <w:rPr>
                <w:sz w:val="18"/>
                <w:szCs w:val="18"/>
              </w:rPr>
            </w:pPr>
            <w:r w:rsidRPr="00273CF9">
              <w:rPr>
                <w:sz w:val="18"/>
                <w:szCs w:val="18"/>
              </w:rPr>
              <w:t>16.01.2019</w:t>
            </w:r>
          </w:p>
        </w:tc>
        <w:tc>
          <w:tcPr>
            <w:tcW w:w="1275" w:type="dxa"/>
          </w:tcPr>
          <w:p w14:paraId="49073EF3" w14:textId="047ECF29" w:rsidR="001D3AF5" w:rsidRPr="00273CF9" w:rsidRDefault="001D3AF5" w:rsidP="005F16E6">
            <w:pPr>
              <w:pStyle w:val="ad"/>
              <w:jc w:val="left"/>
            </w:pPr>
            <w:r w:rsidRPr="00273CF9">
              <w:rPr>
                <w:sz w:val="18"/>
                <w:szCs w:val="18"/>
              </w:rPr>
              <w:t>FCSNF-7434</w:t>
            </w:r>
          </w:p>
        </w:tc>
        <w:tc>
          <w:tcPr>
            <w:tcW w:w="6095" w:type="dxa"/>
          </w:tcPr>
          <w:p w14:paraId="3606CD30" w14:textId="21C0ED79" w:rsidR="001D3AF5" w:rsidRPr="00273CF9" w:rsidRDefault="001D3AF5" w:rsidP="005F16E6">
            <w:pPr>
              <w:pStyle w:val="ad"/>
              <w:jc w:val="left"/>
              <w:rPr>
                <w:sz w:val="18"/>
                <w:szCs w:val="18"/>
              </w:rPr>
            </w:pPr>
            <w:r w:rsidRPr="00273CF9">
              <w:rPr>
                <w:sz w:val="18"/>
                <w:szCs w:val="18"/>
              </w:rPr>
              <w:t>Добавлен контроль РК_ИК_0199</w:t>
            </w:r>
          </w:p>
        </w:tc>
      </w:tr>
      <w:tr w:rsidR="001D3AF5" w:rsidRPr="00273CF9" w14:paraId="4A3B7A20" w14:textId="77777777" w:rsidTr="00D51541">
        <w:trPr>
          <w:trHeight w:val="64"/>
        </w:trPr>
        <w:tc>
          <w:tcPr>
            <w:tcW w:w="562" w:type="dxa"/>
          </w:tcPr>
          <w:p w14:paraId="1D3D814F" w14:textId="0F38663B" w:rsidR="001D3AF5" w:rsidRPr="00273CF9" w:rsidRDefault="001D3AF5" w:rsidP="005F16E6">
            <w:pPr>
              <w:pStyle w:val="ad"/>
              <w:rPr>
                <w:sz w:val="18"/>
                <w:szCs w:val="18"/>
                <w:lang w:val="en-US"/>
              </w:rPr>
            </w:pPr>
            <w:r w:rsidRPr="00273CF9">
              <w:rPr>
                <w:sz w:val="18"/>
                <w:szCs w:val="18"/>
                <w:lang w:val="en-US"/>
              </w:rPr>
              <w:t>2.65</w:t>
            </w:r>
          </w:p>
        </w:tc>
        <w:tc>
          <w:tcPr>
            <w:tcW w:w="1134" w:type="dxa"/>
          </w:tcPr>
          <w:p w14:paraId="5B968046" w14:textId="6948011B" w:rsidR="001D3AF5" w:rsidRPr="00273CF9" w:rsidRDefault="001D3AF5" w:rsidP="00CA2BB4">
            <w:pPr>
              <w:pStyle w:val="ad"/>
              <w:rPr>
                <w:sz w:val="18"/>
                <w:szCs w:val="18"/>
              </w:rPr>
            </w:pPr>
            <w:r w:rsidRPr="00273CF9">
              <w:rPr>
                <w:sz w:val="18"/>
                <w:szCs w:val="18"/>
                <w:lang w:val="en-US"/>
              </w:rPr>
              <w:t>25</w:t>
            </w:r>
            <w:r w:rsidRPr="00273CF9">
              <w:rPr>
                <w:sz w:val="18"/>
                <w:szCs w:val="18"/>
              </w:rPr>
              <w:t>.01.2019</w:t>
            </w:r>
          </w:p>
        </w:tc>
        <w:tc>
          <w:tcPr>
            <w:tcW w:w="1275" w:type="dxa"/>
          </w:tcPr>
          <w:p w14:paraId="72CF5993" w14:textId="52C63FEF" w:rsidR="001D3AF5" w:rsidRPr="00273CF9" w:rsidRDefault="001D3AF5" w:rsidP="00CA2BB4">
            <w:pPr>
              <w:pStyle w:val="ad"/>
              <w:jc w:val="left"/>
            </w:pPr>
            <w:r w:rsidRPr="00273CF9">
              <w:rPr>
                <w:sz w:val="18"/>
                <w:szCs w:val="18"/>
              </w:rPr>
              <w:t>FCSNF-7550</w:t>
            </w:r>
          </w:p>
        </w:tc>
        <w:tc>
          <w:tcPr>
            <w:tcW w:w="6095" w:type="dxa"/>
          </w:tcPr>
          <w:p w14:paraId="57E321A0" w14:textId="6D41BB39" w:rsidR="001D3AF5" w:rsidRPr="00273CF9" w:rsidRDefault="001D3AF5" w:rsidP="002D0245">
            <w:pPr>
              <w:pStyle w:val="ad"/>
              <w:numPr>
                <w:ilvl w:val="0"/>
                <w:numId w:val="154"/>
              </w:numPr>
              <w:jc w:val="left"/>
              <w:rPr>
                <w:sz w:val="18"/>
                <w:szCs w:val="18"/>
              </w:rPr>
            </w:pPr>
            <w:r w:rsidRPr="00273CF9">
              <w:rPr>
                <w:sz w:val="18"/>
                <w:szCs w:val="18"/>
              </w:rPr>
              <w:t>Добавлен контроль РК_ИК_0200</w:t>
            </w:r>
          </w:p>
          <w:p w14:paraId="3F8DE20C" w14:textId="77777777" w:rsidR="001D3AF5" w:rsidRPr="00273CF9" w:rsidRDefault="001D3AF5" w:rsidP="00B52782">
            <w:pPr>
              <w:pStyle w:val="ad"/>
              <w:jc w:val="left"/>
              <w:rPr>
                <w:sz w:val="18"/>
                <w:szCs w:val="18"/>
              </w:rPr>
            </w:pPr>
          </w:p>
          <w:p w14:paraId="4125C7EB" w14:textId="0DB87A10" w:rsidR="001D3AF5" w:rsidRPr="00273CF9" w:rsidRDefault="001D3AF5" w:rsidP="002D0245">
            <w:pPr>
              <w:pStyle w:val="ad"/>
              <w:numPr>
                <w:ilvl w:val="0"/>
                <w:numId w:val="154"/>
              </w:numPr>
              <w:jc w:val="left"/>
              <w:rPr>
                <w:sz w:val="18"/>
                <w:szCs w:val="18"/>
              </w:rPr>
            </w:pPr>
            <w:r w:rsidRPr="00273CF9">
              <w:rPr>
                <w:sz w:val="18"/>
                <w:szCs w:val="18"/>
              </w:rPr>
              <w:t>Добавлен алгоритм обработки значения поля «Реестровый номер проекта контракта» (order\contractProjectNumber) и требование вызова контроля РК_ИК_0200 для этого поля</w:t>
            </w:r>
          </w:p>
          <w:p w14:paraId="617348E0" w14:textId="77777777" w:rsidR="001D3AF5" w:rsidRPr="00273CF9" w:rsidRDefault="001D3AF5" w:rsidP="00B52782">
            <w:pPr>
              <w:pStyle w:val="ad"/>
              <w:jc w:val="left"/>
              <w:rPr>
                <w:sz w:val="18"/>
                <w:szCs w:val="18"/>
              </w:rPr>
            </w:pPr>
          </w:p>
          <w:p w14:paraId="1EBFB6A8" w14:textId="792F7121" w:rsidR="001D3AF5" w:rsidRPr="00273CF9" w:rsidRDefault="001D3AF5" w:rsidP="002D0245">
            <w:pPr>
              <w:pStyle w:val="ad"/>
              <w:numPr>
                <w:ilvl w:val="0"/>
                <w:numId w:val="154"/>
              </w:numPr>
              <w:jc w:val="left"/>
              <w:rPr>
                <w:sz w:val="18"/>
                <w:szCs w:val="18"/>
              </w:rPr>
            </w:pPr>
            <w:r w:rsidRPr="00273CF9">
              <w:rPr>
                <w:sz w:val="18"/>
                <w:szCs w:val="18"/>
              </w:rPr>
              <w:t>Добавлен алгоритм обработки значения поля «Реестровый номер проекта контракта» (singleCustomer\contractProjectNumber) и требование вызова контроля РК_ИК_0200 для этого поля</w:t>
            </w:r>
          </w:p>
          <w:p w14:paraId="3BCF197B" w14:textId="77777777" w:rsidR="001D3AF5" w:rsidRPr="00273CF9" w:rsidRDefault="001D3AF5" w:rsidP="00B52782">
            <w:pPr>
              <w:pStyle w:val="ad"/>
              <w:jc w:val="left"/>
              <w:rPr>
                <w:sz w:val="18"/>
                <w:szCs w:val="18"/>
              </w:rPr>
            </w:pPr>
          </w:p>
          <w:p w14:paraId="17AC5B69" w14:textId="13116458" w:rsidR="001D3AF5" w:rsidRPr="00273CF9" w:rsidRDefault="001D3AF5" w:rsidP="00B52782">
            <w:pPr>
              <w:pStyle w:val="ad"/>
              <w:jc w:val="left"/>
              <w:rPr>
                <w:sz w:val="18"/>
                <w:szCs w:val="18"/>
              </w:rPr>
            </w:pPr>
            <w:r w:rsidRPr="00273CF9">
              <w:rPr>
                <w:sz w:val="18"/>
                <w:szCs w:val="18"/>
              </w:rPr>
              <w:t>4) Добавлен алгоритм обработки значения поля «Реестровый номер проекта контракта» (notOosOrder\contractProjectNumber) и требование вызова контроля РК_ИК_0200 для этого поля</w:t>
            </w:r>
          </w:p>
        </w:tc>
      </w:tr>
      <w:tr w:rsidR="001D3AF5" w:rsidRPr="00273CF9" w14:paraId="1AF83F66" w14:textId="77777777" w:rsidTr="00D51541">
        <w:trPr>
          <w:trHeight w:val="64"/>
        </w:trPr>
        <w:tc>
          <w:tcPr>
            <w:tcW w:w="562" w:type="dxa"/>
          </w:tcPr>
          <w:p w14:paraId="5052F43F" w14:textId="6C6AFC1B" w:rsidR="001D3AF5" w:rsidRPr="00273CF9" w:rsidRDefault="001D3AF5" w:rsidP="005F16E6">
            <w:pPr>
              <w:pStyle w:val="ad"/>
              <w:rPr>
                <w:sz w:val="18"/>
                <w:szCs w:val="18"/>
              </w:rPr>
            </w:pPr>
            <w:r w:rsidRPr="00273CF9">
              <w:rPr>
                <w:sz w:val="18"/>
                <w:szCs w:val="18"/>
              </w:rPr>
              <w:lastRenderedPageBreak/>
              <w:t>2.66</w:t>
            </w:r>
          </w:p>
        </w:tc>
        <w:tc>
          <w:tcPr>
            <w:tcW w:w="1134" w:type="dxa"/>
          </w:tcPr>
          <w:p w14:paraId="1970EF1A" w14:textId="69F81715" w:rsidR="001D3AF5" w:rsidRPr="00273CF9" w:rsidRDefault="001D3AF5" w:rsidP="00CA2BB4">
            <w:pPr>
              <w:pStyle w:val="ad"/>
              <w:rPr>
                <w:sz w:val="18"/>
                <w:szCs w:val="18"/>
              </w:rPr>
            </w:pPr>
            <w:r w:rsidRPr="00273CF9">
              <w:rPr>
                <w:sz w:val="18"/>
                <w:szCs w:val="18"/>
              </w:rPr>
              <w:t>13.02.2019</w:t>
            </w:r>
          </w:p>
        </w:tc>
        <w:tc>
          <w:tcPr>
            <w:tcW w:w="1275" w:type="dxa"/>
          </w:tcPr>
          <w:p w14:paraId="15E5605E" w14:textId="13793F0F" w:rsidR="001D3AF5" w:rsidRPr="00273CF9" w:rsidRDefault="001D3AF5" w:rsidP="00CA2BB4">
            <w:pPr>
              <w:pStyle w:val="ad"/>
              <w:jc w:val="left"/>
            </w:pPr>
            <w:r w:rsidRPr="00273CF9">
              <w:rPr>
                <w:sz w:val="18"/>
                <w:szCs w:val="18"/>
              </w:rPr>
              <w:t>FCSNF-7429</w:t>
            </w:r>
          </w:p>
        </w:tc>
        <w:tc>
          <w:tcPr>
            <w:tcW w:w="6095" w:type="dxa"/>
          </w:tcPr>
          <w:p w14:paraId="7AEDA6DA" w14:textId="13A9B032" w:rsidR="001D3AF5" w:rsidRPr="00273CF9" w:rsidRDefault="001D3AF5" w:rsidP="00451456">
            <w:pPr>
              <w:pStyle w:val="ad"/>
              <w:numPr>
                <w:ilvl w:val="0"/>
                <w:numId w:val="19"/>
              </w:numPr>
              <w:ind w:left="457"/>
              <w:jc w:val="left"/>
              <w:rPr>
                <w:sz w:val="18"/>
                <w:szCs w:val="18"/>
              </w:rPr>
            </w:pPr>
            <w:r w:rsidRPr="00273CF9">
              <w:rPr>
                <w:sz w:val="18"/>
                <w:szCs w:val="18"/>
              </w:rPr>
              <w:t>Изменено правило приема-передачи полей:</w:t>
            </w:r>
          </w:p>
          <w:p w14:paraId="467668DD" w14:textId="77777777" w:rsidR="001D3AF5" w:rsidRPr="00273CF9" w:rsidRDefault="001D3AF5" w:rsidP="00451456">
            <w:pPr>
              <w:pStyle w:val="ad"/>
              <w:numPr>
                <w:ilvl w:val="0"/>
                <w:numId w:val="17"/>
              </w:numPr>
              <w:ind w:left="883"/>
              <w:jc w:val="left"/>
              <w:rPr>
                <w:sz w:val="18"/>
                <w:szCs w:val="18"/>
              </w:rPr>
            </w:pPr>
            <w:r w:rsidRPr="00273CF9">
              <w:rPr>
                <w:sz w:val="18"/>
                <w:szCs w:val="18"/>
              </w:rPr>
              <w:t>«Реестровый номер проекта контракта» (singleCustomer\contractProjectNumber)</w:t>
            </w:r>
          </w:p>
          <w:p w14:paraId="47A1B449" w14:textId="6A321AD3" w:rsidR="001D3AF5" w:rsidRPr="00273CF9" w:rsidRDefault="001D3AF5" w:rsidP="00451456">
            <w:pPr>
              <w:pStyle w:val="ad"/>
              <w:numPr>
                <w:ilvl w:val="0"/>
                <w:numId w:val="17"/>
              </w:numPr>
              <w:ind w:left="883"/>
              <w:jc w:val="left"/>
              <w:rPr>
                <w:sz w:val="18"/>
                <w:szCs w:val="18"/>
              </w:rPr>
            </w:pPr>
            <w:r w:rsidRPr="00273CF9">
              <w:rPr>
                <w:sz w:val="18"/>
                <w:szCs w:val="18"/>
              </w:rPr>
              <w:t>«Реестровый номер проекта контракта» (notOosOrder\contractProjectNumber)</w:t>
            </w:r>
          </w:p>
          <w:p w14:paraId="7469F1BA" w14:textId="77777777" w:rsidR="001D3AF5" w:rsidRPr="00273CF9" w:rsidRDefault="001D3AF5" w:rsidP="00451456">
            <w:pPr>
              <w:pStyle w:val="ad"/>
              <w:numPr>
                <w:ilvl w:val="0"/>
                <w:numId w:val="17"/>
              </w:numPr>
              <w:ind w:left="883"/>
              <w:jc w:val="left"/>
              <w:rPr>
                <w:sz w:val="18"/>
                <w:szCs w:val="18"/>
                <w:lang w:val="en-US"/>
              </w:rPr>
            </w:pPr>
            <w:r w:rsidRPr="00273CF9">
              <w:rPr>
                <w:sz w:val="18"/>
                <w:szCs w:val="18"/>
                <w:lang w:val="en-US"/>
              </w:rPr>
              <w:t>«</w:t>
            </w:r>
            <w:r w:rsidRPr="00273CF9">
              <w:rPr>
                <w:sz w:val="18"/>
                <w:szCs w:val="18"/>
              </w:rPr>
              <w:t>Почтовый</w:t>
            </w:r>
            <w:r w:rsidRPr="00273CF9">
              <w:rPr>
                <w:sz w:val="18"/>
                <w:szCs w:val="18"/>
                <w:lang w:val="en-US"/>
              </w:rPr>
              <w:t xml:space="preserve"> </w:t>
            </w:r>
            <w:r w:rsidRPr="00273CF9">
              <w:rPr>
                <w:sz w:val="18"/>
                <w:szCs w:val="18"/>
              </w:rPr>
              <w:t>адрес</w:t>
            </w:r>
            <w:r w:rsidRPr="00273CF9">
              <w:rPr>
                <w:sz w:val="18"/>
                <w:szCs w:val="18"/>
                <w:lang w:val="en-US"/>
              </w:rPr>
              <w:t>» (legalEntityRF/postAddress, legalEntityFor-eignState/placeOfStayInRF/postAddress, individualPersonRF/postAddress, individualPersonFor-eignState/placeOfStayInRF/postAddress, individualPersonRFisCulture/postAddress, individu-alPersonForeignStateisCulture/placeOfStayInRF/postAddress)</w:t>
            </w:r>
          </w:p>
          <w:p w14:paraId="02B81748" w14:textId="040C69EC" w:rsidR="001D3AF5" w:rsidRPr="00273CF9" w:rsidRDefault="001D3AF5" w:rsidP="00451456">
            <w:pPr>
              <w:pStyle w:val="ad"/>
              <w:numPr>
                <w:ilvl w:val="0"/>
                <w:numId w:val="19"/>
              </w:numPr>
              <w:ind w:left="457"/>
              <w:jc w:val="left"/>
              <w:rPr>
                <w:sz w:val="18"/>
                <w:szCs w:val="18"/>
              </w:rPr>
            </w:pPr>
            <w:r w:rsidRPr="00273CF9">
              <w:rPr>
                <w:sz w:val="18"/>
                <w:szCs w:val="18"/>
              </w:rPr>
              <w:t>Добавлено описание приема</w:t>
            </w:r>
          </w:p>
          <w:p w14:paraId="5609653C" w14:textId="77777777" w:rsidR="001D3AF5" w:rsidRPr="00273CF9" w:rsidRDefault="001D3AF5" w:rsidP="00451456">
            <w:pPr>
              <w:pStyle w:val="ad"/>
              <w:numPr>
                <w:ilvl w:val="0"/>
                <w:numId w:val="18"/>
              </w:numPr>
              <w:ind w:left="883"/>
              <w:jc w:val="left"/>
              <w:rPr>
                <w:sz w:val="18"/>
                <w:szCs w:val="18"/>
              </w:rPr>
            </w:pPr>
            <w:r w:rsidRPr="00273CF9">
              <w:rPr>
                <w:sz w:val="18"/>
                <w:szCs w:val="18"/>
              </w:rPr>
              <w:t>поля «Невозможно указать сведения о количестве товара, работы, услуги» (products/quantityUndefined)</w:t>
            </w:r>
          </w:p>
          <w:p w14:paraId="417D8C02" w14:textId="3302CD90" w:rsidR="001D3AF5" w:rsidRPr="00273CF9" w:rsidRDefault="001D3AF5" w:rsidP="00451456">
            <w:pPr>
              <w:pStyle w:val="ad"/>
              <w:numPr>
                <w:ilvl w:val="0"/>
                <w:numId w:val="18"/>
              </w:numPr>
              <w:ind w:left="883"/>
              <w:jc w:val="left"/>
              <w:rPr>
                <w:sz w:val="18"/>
                <w:szCs w:val="18"/>
              </w:rPr>
            </w:pPr>
            <w:r w:rsidRPr="00273CF9">
              <w:rPr>
                <w:sz w:val="18"/>
                <w:szCs w:val="18"/>
              </w:rPr>
              <w:t>поля «Цена за единицу без НДС в рублевом эквиваленте» (products/product/whitoutVATPriceRUR)</w:t>
            </w:r>
          </w:p>
          <w:p w14:paraId="08710112" w14:textId="77777777" w:rsidR="001D3AF5" w:rsidRPr="00273CF9" w:rsidRDefault="001D3AF5" w:rsidP="00451456">
            <w:pPr>
              <w:pStyle w:val="ad"/>
              <w:numPr>
                <w:ilvl w:val="0"/>
                <w:numId w:val="18"/>
              </w:numPr>
              <w:ind w:left="883"/>
              <w:jc w:val="left"/>
              <w:rPr>
                <w:sz w:val="18"/>
                <w:szCs w:val="18"/>
              </w:rPr>
            </w:pPr>
            <w:r w:rsidRPr="00273CF9">
              <w:rPr>
                <w:sz w:val="18"/>
                <w:szCs w:val="18"/>
              </w:rPr>
              <w:t xml:space="preserve"> поля «Сумма без НДС в рублевом эквиваленте» (products/product/withoutVATSumRUR)</w:t>
            </w:r>
          </w:p>
          <w:p w14:paraId="7242C8EE" w14:textId="72188652" w:rsidR="001D3AF5" w:rsidRPr="00273CF9" w:rsidRDefault="001D3AF5" w:rsidP="00451456">
            <w:pPr>
              <w:pStyle w:val="ad"/>
              <w:numPr>
                <w:ilvl w:val="0"/>
                <w:numId w:val="18"/>
              </w:numPr>
              <w:ind w:left="883"/>
              <w:jc w:val="left"/>
              <w:rPr>
                <w:sz w:val="18"/>
                <w:szCs w:val="18"/>
              </w:rPr>
            </w:pPr>
            <w:r w:rsidRPr="00273CF9">
              <w:rPr>
                <w:sz w:val="18"/>
                <w:szCs w:val="18"/>
              </w:rPr>
              <w:t>поля «Размер НДС в рублевом эквиваленте» (products/product/VATSumRUR)</w:t>
            </w:r>
          </w:p>
          <w:p w14:paraId="072357E9" w14:textId="5944F48A" w:rsidR="001D3AF5" w:rsidRPr="00273CF9" w:rsidRDefault="001D3AF5" w:rsidP="00451456">
            <w:pPr>
              <w:pStyle w:val="ad"/>
              <w:numPr>
                <w:ilvl w:val="0"/>
                <w:numId w:val="18"/>
              </w:numPr>
              <w:ind w:left="883"/>
              <w:jc w:val="left"/>
              <w:rPr>
                <w:sz w:val="18"/>
                <w:szCs w:val="18"/>
              </w:rPr>
            </w:pPr>
            <w:r w:rsidRPr="00273CF9">
              <w:rPr>
                <w:sz w:val="18"/>
                <w:szCs w:val="18"/>
              </w:rPr>
              <w:t>блока «Характеристики товара, работы, услуги позиции КТРУ» (products/product/KTRU/characteristics)</w:t>
            </w:r>
          </w:p>
          <w:p w14:paraId="1850722F" w14:textId="2E2A75A0" w:rsidR="001D3AF5" w:rsidRPr="00273CF9" w:rsidRDefault="001D3AF5" w:rsidP="00451456">
            <w:pPr>
              <w:pStyle w:val="ad"/>
              <w:numPr>
                <w:ilvl w:val="0"/>
                <w:numId w:val="18"/>
              </w:numPr>
              <w:ind w:left="883"/>
              <w:jc w:val="left"/>
              <w:rPr>
                <w:sz w:val="18"/>
                <w:szCs w:val="18"/>
                <w:lang w:val="en-US"/>
              </w:rPr>
            </w:pPr>
            <w:r w:rsidRPr="00273CF9">
              <w:rPr>
                <w:sz w:val="18"/>
                <w:szCs w:val="18"/>
              </w:rPr>
              <w:t>блоков</w:t>
            </w:r>
            <w:r w:rsidRPr="00273CF9">
              <w:rPr>
                <w:sz w:val="18"/>
                <w:szCs w:val="18"/>
                <w:lang w:val="en-US"/>
              </w:rPr>
              <w:t xml:space="preserve"> «</w:t>
            </w:r>
            <w:r w:rsidRPr="00273CF9">
              <w:rPr>
                <w:sz w:val="18"/>
                <w:szCs w:val="18"/>
              </w:rPr>
              <w:t>Почтовый</w:t>
            </w:r>
            <w:r w:rsidRPr="00273CF9">
              <w:rPr>
                <w:sz w:val="18"/>
                <w:szCs w:val="18"/>
                <w:lang w:val="en-US"/>
              </w:rPr>
              <w:t xml:space="preserve"> </w:t>
            </w:r>
            <w:r w:rsidRPr="00273CF9">
              <w:rPr>
                <w:sz w:val="18"/>
                <w:szCs w:val="18"/>
              </w:rPr>
              <w:t>адрес</w:t>
            </w:r>
            <w:r w:rsidRPr="00273CF9">
              <w:rPr>
                <w:sz w:val="18"/>
                <w:szCs w:val="18"/>
                <w:lang w:val="en-US"/>
              </w:rPr>
              <w:t>» (legalEntityRF/postAddressInfo, legalEntityFor-eignState/placeOfStayInRF/postAddressInfo, individualPersonRF/postAddressInfo, individualPersonForeignState/placeOfStayInRF/postAddressInfo, individualPersonRFisCul-ture/postAddressInfo, individualPersonForeignStateisCulture/placeOfStayInRF/postAddressInfo)</w:t>
            </w:r>
          </w:p>
          <w:p w14:paraId="51C96BA9" w14:textId="27C7F2E0" w:rsidR="001D3AF5" w:rsidRPr="00273CF9" w:rsidRDefault="001D3AF5" w:rsidP="00451456">
            <w:pPr>
              <w:pStyle w:val="ad"/>
              <w:numPr>
                <w:ilvl w:val="0"/>
                <w:numId w:val="18"/>
              </w:numPr>
              <w:ind w:left="883"/>
              <w:jc w:val="left"/>
              <w:rPr>
                <w:sz w:val="18"/>
                <w:szCs w:val="18"/>
              </w:rPr>
            </w:pPr>
            <w:r w:rsidRPr="00273CF9">
              <w:rPr>
                <w:sz w:val="18"/>
                <w:szCs w:val="18"/>
              </w:rPr>
              <w:t>блока «Информация о возврате поставщиком (подрядчиком, исполнителем) переплаты по контракту»(</w:t>
            </w:r>
            <w:r w:rsidRPr="00273CF9">
              <w:rPr>
                <w:sz w:val="18"/>
                <w:szCs w:val="18"/>
                <w:lang w:val="en-US"/>
              </w:rPr>
              <w:t>refundOverpaymentsInfo</w:t>
            </w:r>
            <w:r w:rsidRPr="00273CF9">
              <w:rPr>
                <w:sz w:val="18"/>
                <w:szCs w:val="18"/>
              </w:rPr>
              <w:t>)</w:t>
            </w:r>
          </w:p>
          <w:p w14:paraId="0EC70B96" w14:textId="77777777" w:rsidR="001D3AF5" w:rsidRPr="00273CF9" w:rsidRDefault="001D3AF5" w:rsidP="00451456">
            <w:pPr>
              <w:pStyle w:val="ad"/>
              <w:numPr>
                <w:ilvl w:val="0"/>
                <w:numId w:val="19"/>
              </w:numPr>
              <w:ind w:left="457"/>
              <w:jc w:val="left"/>
              <w:rPr>
                <w:sz w:val="18"/>
                <w:szCs w:val="18"/>
              </w:rPr>
            </w:pPr>
            <w:r w:rsidRPr="00273CF9">
              <w:rPr>
                <w:sz w:val="18"/>
                <w:szCs w:val="18"/>
              </w:rPr>
              <w:t>Добавлены контроли:</w:t>
            </w:r>
          </w:p>
          <w:p w14:paraId="4245855D" w14:textId="77777777" w:rsidR="001D3AF5" w:rsidRPr="00273CF9" w:rsidRDefault="001D3AF5" w:rsidP="00451456">
            <w:pPr>
              <w:pStyle w:val="ad"/>
              <w:numPr>
                <w:ilvl w:val="0"/>
                <w:numId w:val="18"/>
              </w:numPr>
              <w:ind w:left="883"/>
              <w:jc w:val="left"/>
              <w:rPr>
                <w:sz w:val="18"/>
                <w:szCs w:val="18"/>
              </w:rPr>
            </w:pPr>
            <w:r w:rsidRPr="00273CF9">
              <w:rPr>
                <w:sz w:val="18"/>
                <w:szCs w:val="18"/>
              </w:rPr>
              <w:t>РК_ИК_0201</w:t>
            </w:r>
          </w:p>
          <w:p w14:paraId="001A1FE0" w14:textId="77777777" w:rsidR="001D3AF5" w:rsidRPr="00273CF9" w:rsidRDefault="001D3AF5" w:rsidP="00451456">
            <w:pPr>
              <w:pStyle w:val="ad"/>
              <w:numPr>
                <w:ilvl w:val="0"/>
                <w:numId w:val="18"/>
              </w:numPr>
              <w:ind w:left="883"/>
              <w:jc w:val="left"/>
              <w:rPr>
                <w:sz w:val="18"/>
                <w:szCs w:val="18"/>
              </w:rPr>
            </w:pPr>
            <w:r w:rsidRPr="00273CF9">
              <w:rPr>
                <w:sz w:val="18"/>
                <w:szCs w:val="18"/>
              </w:rPr>
              <w:t>РК_ИК_0202</w:t>
            </w:r>
          </w:p>
          <w:p w14:paraId="054574BF" w14:textId="77777777" w:rsidR="001D3AF5" w:rsidRPr="00273CF9" w:rsidRDefault="001D3AF5" w:rsidP="00451456">
            <w:pPr>
              <w:pStyle w:val="ad"/>
              <w:numPr>
                <w:ilvl w:val="0"/>
                <w:numId w:val="18"/>
              </w:numPr>
              <w:ind w:left="883"/>
              <w:jc w:val="left"/>
              <w:rPr>
                <w:sz w:val="18"/>
                <w:szCs w:val="18"/>
              </w:rPr>
            </w:pPr>
            <w:r w:rsidRPr="00273CF9">
              <w:rPr>
                <w:sz w:val="18"/>
                <w:szCs w:val="18"/>
              </w:rPr>
              <w:t>РК_ИК_0203</w:t>
            </w:r>
          </w:p>
          <w:p w14:paraId="549C88D9" w14:textId="77777777" w:rsidR="001D3AF5" w:rsidRPr="00273CF9" w:rsidRDefault="001D3AF5" w:rsidP="00451456">
            <w:pPr>
              <w:pStyle w:val="ad"/>
              <w:numPr>
                <w:ilvl w:val="0"/>
                <w:numId w:val="18"/>
              </w:numPr>
              <w:ind w:left="883"/>
              <w:jc w:val="left"/>
              <w:rPr>
                <w:sz w:val="18"/>
                <w:szCs w:val="18"/>
              </w:rPr>
            </w:pPr>
            <w:r w:rsidRPr="00273CF9">
              <w:rPr>
                <w:sz w:val="18"/>
                <w:szCs w:val="18"/>
              </w:rPr>
              <w:t>РК_ИК_0204</w:t>
            </w:r>
          </w:p>
          <w:p w14:paraId="143ABD4B" w14:textId="77777777" w:rsidR="001D3AF5" w:rsidRPr="00273CF9" w:rsidRDefault="001D3AF5" w:rsidP="00451456">
            <w:pPr>
              <w:pStyle w:val="ad"/>
              <w:numPr>
                <w:ilvl w:val="0"/>
                <w:numId w:val="18"/>
              </w:numPr>
              <w:ind w:left="883"/>
              <w:jc w:val="left"/>
              <w:rPr>
                <w:sz w:val="18"/>
                <w:szCs w:val="18"/>
              </w:rPr>
            </w:pPr>
            <w:r w:rsidRPr="00273CF9">
              <w:rPr>
                <w:sz w:val="18"/>
                <w:szCs w:val="18"/>
              </w:rPr>
              <w:t>РК_ИК_0205</w:t>
            </w:r>
          </w:p>
          <w:p w14:paraId="2C7CAC61" w14:textId="77777777" w:rsidR="001D3AF5" w:rsidRPr="00273CF9" w:rsidRDefault="001D3AF5" w:rsidP="00451456">
            <w:pPr>
              <w:pStyle w:val="ad"/>
              <w:numPr>
                <w:ilvl w:val="0"/>
                <w:numId w:val="18"/>
              </w:numPr>
              <w:ind w:left="883"/>
              <w:jc w:val="left"/>
              <w:rPr>
                <w:sz w:val="18"/>
                <w:szCs w:val="18"/>
              </w:rPr>
            </w:pPr>
            <w:r w:rsidRPr="00273CF9">
              <w:rPr>
                <w:sz w:val="18"/>
                <w:szCs w:val="18"/>
              </w:rPr>
              <w:t>РК_ИК_0206</w:t>
            </w:r>
          </w:p>
          <w:p w14:paraId="45EDDFAD" w14:textId="77777777" w:rsidR="001D3AF5" w:rsidRPr="00273CF9" w:rsidRDefault="001D3AF5" w:rsidP="00451456">
            <w:pPr>
              <w:pStyle w:val="ad"/>
              <w:numPr>
                <w:ilvl w:val="0"/>
                <w:numId w:val="18"/>
              </w:numPr>
              <w:ind w:left="883"/>
              <w:jc w:val="left"/>
              <w:rPr>
                <w:sz w:val="18"/>
                <w:szCs w:val="18"/>
              </w:rPr>
            </w:pPr>
            <w:r w:rsidRPr="00273CF9">
              <w:rPr>
                <w:sz w:val="18"/>
                <w:szCs w:val="18"/>
              </w:rPr>
              <w:t>РК_ИК_0207</w:t>
            </w:r>
          </w:p>
          <w:p w14:paraId="51AAD2E7" w14:textId="77777777" w:rsidR="001D3AF5" w:rsidRPr="00273CF9" w:rsidRDefault="001D3AF5" w:rsidP="00451456">
            <w:pPr>
              <w:pStyle w:val="ad"/>
              <w:numPr>
                <w:ilvl w:val="0"/>
                <w:numId w:val="18"/>
              </w:numPr>
              <w:ind w:left="883"/>
              <w:jc w:val="left"/>
              <w:rPr>
                <w:sz w:val="18"/>
                <w:szCs w:val="18"/>
              </w:rPr>
            </w:pPr>
            <w:r w:rsidRPr="00273CF9">
              <w:rPr>
                <w:sz w:val="18"/>
                <w:szCs w:val="18"/>
              </w:rPr>
              <w:t>РК_ИК_0208</w:t>
            </w:r>
          </w:p>
          <w:p w14:paraId="2169C6B4" w14:textId="77777777" w:rsidR="001D3AF5" w:rsidRPr="00273CF9" w:rsidRDefault="001D3AF5" w:rsidP="00451456">
            <w:pPr>
              <w:pStyle w:val="ad"/>
              <w:numPr>
                <w:ilvl w:val="0"/>
                <w:numId w:val="18"/>
              </w:numPr>
              <w:ind w:left="883"/>
              <w:jc w:val="left"/>
              <w:rPr>
                <w:sz w:val="18"/>
                <w:szCs w:val="18"/>
              </w:rPr>
            </w:pPr>
            <w:r w:rsidRPr="00273CF9">
              <w:rPr>
                <w:sz w:val="18"/>
                <w:szCs w:val="18"/>
              </w:rPr>
              <w:t>РК_ИК_0209</w:t>
            </w:r>
          </w:p>
          <w:p w14:paraId="71F8B89C" w14:textId="77777777" w:rsidR="001D3AF5" w:rsidRPr="00273CF9" w:rsidRDefault="001D3AF5" w:rsidP="00451456">
            <w:pPr>
              <w:pStyle w:val="ad"/>
              <w:numPr>
                <w:ilvl w:val="0"/>
                <w:numId w:val="18"/>
              </w:numPr>
              <w:ind w:left="883"/>
              <w:jc w:val="left"/>
              <w:rPr>
                <w:sz w:val="18"/>
                <w:szCs w:val="18"/>
              </w:rPr>
            </w:pPr>
            <w:r w:rsidRPr="00273CF9">
              <w:rPr>
                <w:sz w:val="18"/>
                <w:szCs w:val="18"/>
              </w:rPr>
              <w:t>РК_ИК_0210</w:t>
            </w:r>
          </w:p>
          <w:p w14:paraId="4556F923" w14:textId="77777777" w:rsidR="001D3AF5" w:rsidRPr="00273CF9" w:rsidRDefault="001D3AF5" w:rsidP="00451456">
            <w:pPr>
              <w:pStyle w:val="ad"/>
              <w:numPr>
                <w:ilvl w:val="0"/>
                <w:numId w:val="18"/>
              </w:numPr>
              <w:ind w:left="883"/>
              <w:jc w:val="left"/>
              <w:rPr>
                <w:sz w:val="18"/>
                <w:szCs w:val="18"/>
              </w:rPr>
            </w:pPr>
            <w:r w:rsidRPr="00273CF9">
              <w:rPr>
                <w:sz w:val="18"/>
                <w:szCs w:val="18"/>
              </w:rPr>
              <w:t>РК_ИК_0211</w:t>
            </w:r>
          </w:p>
          <w:p w14:paraId="1F26865E" w14:textId="77777777" w:rsidR="001D3AF5" w:rsidRPr="00273CF9" w:rsidRDefault="001D3AF5" w:rsidP="00451456">
            <w:pPr>
              <w:pStyle w:val="ad"/>
              <w:numPr>
                <w:ilvl w:val="0"/>
                <w:numId w:val="18"/>
              </w:numPr>
              <w:ind w:left="883"/>
              <w:jc w:val="left"/>
              <w:rPr>
                <w:sz w:val="18"/>
                <w:szCs w:val="18"/>
              </w:rPr>
            </w:pPr>
            <w:r w:rsidRPr="00273CF9">
              <w:rPr>
                <w:sz w:val="18"/>
                <w:szCs w:val="18"/>
              </w:rPr>
              <w:t>РК_ИК_0212</w:t>
            </w:r>
          </w:p>
          <w:p w14:paraId="7D7518F1" w14:textId="77777777" w:rsidR="001D3AF5" w:rsidRPr="00273CF9" w:rsidRDefault="001D3AF5" w:rsidP="00451456">
            <w:pPr>
              <w:pStyle w:val="ad"/>
              <w:numPr>
                <w:ilvl w:val="0"/>
                <w:numId w:val="18"/>
              </w:numPr>
              <w:ind w:left="883"/>
              <w:jc w:val="left"/>
              <w:rPr>
                <w:sz w:val="18"/>
                <w:szCs w:val="18"/>
              </w:rPr>
            </w:pPr>
            <w:r w:rsidRPr="00273CF9">
              <w:rPr>
                <w:sz w:val="18"/>
                <w:szCs w:val="18"/>
              </w:rPr>
              <w:t>РК_ИК_0213</w:t>
            </w:r>
          </w:p>
          <w:p w14:paraId="1BAEC640" w14:textId="370E25E1" w:rsidR="001D3AF5" w:rsidRPr="00273CF9" w:rsidRDefault="001D3AF5" w:rsidP="00451456">
            <w:pPr>
              <w:pStyle w:val="ad"/>
              <w:numPr>
                <w:ilvl w:val="0"/>
                <w:numId w:val="19"/>
              </w:numPr>
              <w:ind w:left="457"/>
              <w:jc w:val="left"/>
              <w:rPr>
                <w:sz w:val="18"/>
                <w:szCs w:val="18"/>
              </w:rPr>
            </w:pPr>
            <w:r w:rsidRPr="00273CF9">
              <w:rPr>
                <w:sz w:val="18"/>
                <w:szCs w:val="18"/>
              </w:rPr>
              <w:t>Изменен алгоритм контроля РК_ИК_0073</w:t>
            </w:r>
          </w:p>
        </w:tc>
      </w:tr>
      <w:tr w:rsidR="001D3AF5" w:rsidRPr="00273CF9" w14:paraId="17556D4D" w14:textId="77777777" w:rsidTr="00D51541">
        <w:trPr>
          <w:trHeight w:val="64"/>
        </w:trPr>
        <w:tc>
          <w:tcPr>
            <w:tcW w:w="562" w:type="dxa"/>
          </w:tcPr>
          <w:p w14:paraId="0DC9D56D" w14:textId="4285CB73" w:rsidR="001D3AF5" w:rsidRPr="00273CF9" w:rsidRDefault="001D3AF5" w:rsidP="003B00A8">
            <w:pPr>
              <w:pStyle w:val="ad"/>
              <w:rPr>
                <w:sz w:val="18"/>
                <w:szCs w:val="18"/>
              </w:rPr>
            </w:pPr>
            <w:r w:rsidRPr="00273CF9">
              <w:rPr>
                <w:sz w:val="18"/>
                <w:szCs w:val="18"/>
              </w:rPr>
              <w:t>2.67</w:t>
            </w:r>
          </w:p>
        </w:tc>
        <w:tc>
          <w:tcPr>
            <w:tcW w:w="1134" w:type="dxa"/>
          </w:tcPr>
          <w:p w14:paraId="130D7577" w14:textId="032D422F" w:rsidR="001D3AF5" w:rsidRPr="00273CF9" w:rsidRDefault="001D3AF5" w:rsidP="003B00A8">
            <w:pPr>
              <w:pStyle w:val="ad"/>
              <w:rPr>
                <w:sz w:val="18"/>
                <w:szCs w:val="18"/>
              </w:rPr>
            </w:pPr>
            <w:r w:rsidRPr="00273CF9">
              <w:rPr>
                <w:sz w:val="18"/>
                <w:szCs w:val="18"/>
              </w:rPr>
              <w:t>28.02.2019</w:t>
            </w:r>
          </w:p>
        </w:tc>
        <w:tc>
          <w:tcPr>
            <w:tcW w:w="1275" w:type="dxa"/>
          </w:tcPr>
          <w:p w14:paraId="2FA8BC2D" w14:textId="75EC5A84" w:rsidR="001D3AF5" w:rsidRPr="00273CF9" w:rsidRDefault="001D3AF5" w:rsidP="003B00A8">
            <w:pPr>
              <w:pStyle w:val="ad"/>
              <w:jc w:val="left"/>
              <w:rPr>
                <w:rStyle w:val="af1"/>
                <w:sz w:val="18"/>
                <w:szCs w:val="18"/>
              </w:rPr>
            </w:pPr>
            <w:r w:rsidRPr="00273CF9">
              <w:rPr>
                <w:sz w:val="18"/>
                <w:szCs w:val="18"/>
              </w:rPr>
              <w:t>FCSNF-7793</w:t>
            </w:r>
          </w:p>
        </w:tc>
        <w:tc>
          <w:tcPr>
            <w:tcW w:w="6095" w:type="dxa"/>
          </w:tcPr>
          <w:p w14:paraId="4CD86D98" w14:textId="77777777" w:rsidR="001D3AF5" w:rsidRPr="00273CF9" w:rsidRDefault="001D3AF5" w:rsidP="00451456">
            <w:pPr>
              <w:pStyle w:val="ad"/>
              <w:numPr>
                <w:ilvl w:val="0"/>
                <w:numId w:val="20"/>
              </w:numPr>
              <w:jc w:val="left"/>
              <w:rPr>
                <w:sz w:val="18"/>
                <w:szCs w:val="18"/>
              </w:rPr>
            </w:pPr>
            <w:r w:rsidRPr="00273CF9">
              <w:rPr>
                <w:sz w:val="18"/>
                <w:szCs w:val="18"/>
              </w:rPr>
              <w:t>Изменены контроли:</w:t>
            </w:r>
          </w:p>
          <w:p w14:paraId="04B09B67" w14:textId="77777777" w:rsidR="001D3AF5" w:rsidRPr="00273CF9" w:rsidRDefault="001D3AF5" w:rsidP="003B00A8">
            <w:pPr>
              <w:pStyle w:val="ad"/>
              <w:ind w:left="720"/>
              <w:jc w:val="left"/>
              <w:rPr>
                <w:sz w:val="18"/>
                <w:szCs w:val="18"/>
              </w:rPr>
            </w:pPr>
            <w:r w:rsidRPr="00273CF9">
              <w:rPr>
                <w:sz w:val="18"/>
                <w:szCs w:val="18"/>
              </w:rPr>
              <w:t>РК_ИК_0147</w:t>
            </w:r>
          </w:p>
          <w:p w14:paraId="7747C4CA" w14:textId="33FF5531" w:rsidR="001D3AF5" w:rsidRPr="00273CF9" w:rsidRDefault="001D3AF5" w:rsidP="003B00A8">
            <w:pPr>
              <w:pStyle w:val="ad"/>
              <w:ind w:left="720"/>
              <w:jc w:val="left"/>
              <w:rPr>
                <w:sz w:val="18"/>
                <w:szCs w:val="18"/>
              </w:rPr>
            </w:pPr>
            <w:r w:rsidRPr="00273CF9">
              <w:rPr>
                <w:sz w:val="18"/>
                <w:szCs w:val="18"/>
              </w:rPr>
              <w:t>РК_ИК_0018</w:t>
            </w:r>
          </w:p>
        </w:tc>
      </w:tr>
      <w:tr w:rsidR="001D3AF5" w:rsidRPr="00273CF9" w14:paraId="492C9BD5" w14:textId="77777777" w:rsidTr="00D51541">
        <w:trPr>
          <w:trHeight w:val="64"/>
        </w:trPr>
        <w:tc>
          <w:tcPr>
            <w:tcW w:w="562" w:type="dxa"/>
          </w:tcPr>
          <w:p w14:paraId="2838D5DD" w14:textId="30FFDAAB" w:rsidR="001D3AF5" w:rsidRPr="00273CF9" w:rsidRDefault="001D3AF5" w:rsidP="003B00A8">
            <w:pPr>
              <w:pStyle w:val="ad"/>
              <w:rPr>
                <w:sz w:val="18"/>
                <w:szCs w:val="18"/>
              </w:rPr>
            </w:pPr>
            <w:r w:rsidRPr="00273CF9">
              <w:rPr>
                <w:sz w:val="18"/>
                <w:szCs w:val="18"/>
              </w:rPr>
              <w:t>2.68</w:t>
            </w:r>
          </w:p>
        </w:tc>
        <w:tc>
          <w:tcPr>
            <w:tcW w:w="1134" w:type="dxa"/>
          </w:tcPr>
          <w:p w14:paraId="27714C8A" w14:textId="0935D9D0" w:rsidR="001D3AF5" w:rsidRPr="00273CF9" w:rsidRDefault="001D3AF5" w:rsidP="003B00A8">
            <w:pPr>
              <w:pStyle w:val="ad"/>
              <w:rPr>
                <w:sz w:val="18"/>
                <w:szCs w:val="18"/>
              </w:rPr>
            </w:pPr>
            <w:r w:rsidRPr="00273CF9">
              <w:rPr>
                <w:sz w:val="18"/>
                <w:szCs w:val="18"/>
              </w:rPr>
              <w:t>05.03.2019</w:t>
            </w:r>
          </w:p>
        </w:tc>
        <w:tc>
          <w:tcPr>
            <w:tcW w:w="1275" w:type="dxa"/>
          </w:tcPr>
          <w:p w14:paraId="3D4AA95E" w14:textId="0F487B5A" w:rsidR="001D3AF5" w:rsidRPr="00273CF9" w:rsidRDefault="001D3AF5" w:rsidP="003B00A8">
            <w:pPr>
              <w:pStyle w:val="ad"/>
              <w:jc w:val="left"/>
            </w:pPr>
            <w:r w:rsidRPr="00273CF9">
              <w:rPr>
                <w:sz w:val="18"/>
                <w:szCs w:val="18"/>
              </w:rPr>
              <w:t>FCSNF-7429</w:t>
            </w:r>
          </w:p>
        </w:tc>
        <w:tc>
          <w:tcPr>
            <w:tcW w:w="6095" w:type="dxa"/>
          </w:tcPr>
          <w:p w14:paraId="11ED138F" w14:textId="77777777" w:rsidR="001D3AF5" w:rsidRPr="00273CF9" w:rsidRDefault="001D3AF5" w:rsidP="00451456">
            <w:pPr>
              <w:pStyle w:val="ad"/>
              <w:numPr>
                <w:ilvl w:val="0"/>
                <w:numId w:val="21"/>
              </w:numPr>
              <w:jc w:val="left"/>
              <w:rPr>
                <w:sz w:val="18"/>
                <w:szCs w:val="18"/>
              </w:rPr>
            </w:pPr>
            <w:r w:rsidRPr="00273CF9">
              <w:rPr>
                <w:sz w:val="18"/>
                <w:szCs w:val="18"/>
              </w:rPr>
              <w:t>Добавлен контроль РК_ИК_0214</w:t>
            </w:r>
          </w:p>
          <w:p w14:paraId="74505728" w14:textId="3D5A396B" w:rsidR="001D3AF5" w:rsidRPr="00273CF9" w:rsidRDefault="001D3AF5" w:rsidP="00451456">
            <w:pPr>
              <w:pStyle w:val="ad"/>
              <w:numPr>
                <w:ilvl w:val="0"/>
                <w:numId w:val="21"/>
              </w:numPr>
              <w:jc w:val="left"/>
              <w:rPr>
                <w:sz w:val="18"/>
                <w:szCs w:val="18"/>
              </w:rPr>
            </w:pPr>
            <w:r w:rsidRPr="00273CF9">
              <w:rPr>
                <w:sz w:val="18"/>
                <w:szCs w:val="18"/>
              </w:rPr>
              <w:t>В тексте контроля РК_ИК_0213 исправлен путь к элементу «Размер возвращенной заказчику излишне уплаченной заказчиком суммы оплаты контракта в валюте контракта» (refundOverpaymentsInfo/refundOverpaymentInfo/amountRefundsInfo/amountRefundInfo/amountRefundSum)</w:t>
            </w:r>
          </w:p>
        </w:tc>
      </w:tr>
      <w:tr w:rsidR="001D3AF5" w:rsidRPr="00273CF9" w14:paraId="752D661F" w14:textId="77777777" w:rsidTr="00D51541">
        <w:trPr>
          <w:trHeight w:val="64"/>
        </w:trPr>
        <w:tc>
          <w:tcPr>
            <w:tcW w:w="562" w:type="dxa"/>
          </w:tcPr>
          <w:p w14:paraId="67C2526B" w14:textId="73A8C036" w:rsidR="001D3AF5" w:rsidRPr="00273CF9" w:rsidRDefault="001D3AF5" w:rsidP="00967AE6">
            <w:pPr>
              <w:pStyle w:val="ad"/>
              <w:rPr>
                <w:sz w:val="18"/>
                <w:szCs w:val="18"/>
              </w:rPr>
            </w:pPr>
            <w:r w:rsidRPr="00273CF9">
              <w:rPr>
                <w:sz w:val="18"/>
                <w:szCs w:val="18"/>
              </w:rPr>
              <w:t>2.69</w:t>
            </w:r>
          </w:p>
        </w:tc>
        <w:tc>
          <w:tcPr>
            <w:tcW w:w="1134" w:type="dxa"/>
          </w:tcPr>
          <w:p w14:paraId="24E0C7B0" w14:textId="4758EFD6" w:rsidR="001D3AF5" w:rsidRPr="00273CF9" w:rsidRDefault="001D3AF5" w:rsidP="00967AE6">
            <w:pPr>
              <w:pStyle w:val="ad"/>
              <w:rPr>
                <w:sz w:val="18"/>
                <w:szCs w:val="18"/>
              </w:rPr>
            </w:pPr>
            <w:r w:rsidRPr="00273CF9">
              <w:rPr>
                <w:sz w:val="18"/>
                <w:szCs w:val="18"/>
              </w:rPr>
              <w:t>18.03.2019</w:t>
            </w:r>
          </w:p>
        </w:tc>
        <w:tc>
          <w:tcPr>
            <w:tcW w:w="1275" w:type="dxa"/>
          </w:tcPr>
          <w:p w14:paraId="268D6E6A" w14:textId="20207921" w:rsidR="001D3AF5" w:rsidRPr="00273CF9" w:rsidRDefault="001D3AF5" w:rsidP="00967AE6">
            <w:pPr>
              <w:pStyle w:val="ad"/>
              <w:jc w:val="left"/>
              <w:rPr>
                <w:rStyle w:val="af1"/>
                <w:sz w:val="18"/>
                <w:szCs w:val="18"/>
              </w:rPr>
            </w:pPr>
            <w:r w:rsidRPr="00273CF9">
              <w:rPr>
                <w:sz w:val="18"/>
                <w:szCs w:val="18"/>
              </w:rPr>
              <w:t>FCSNF-5727</w:t>
            </w:r>
          </w:p>
        </w:tc>
        <w:tc>
          <w:tcPr>
            <w:tcW w:w="6095" w:type="dxa"/>
          </w:tcPr>
          <w:p w14:paraId="28EEFE91" w14:textId="77777777" w:rsidR="001D3AF5" w:rsidRPr="00273CF9" w:rsidRDefault="001D3AF5" w:rsidP="00451456">
            <w:pPr>
              <w:pStyle w:val="ad"/>
              <w:numPr>
                <w:ilvl w:val="0"/>
                <w:numId w:val="22"/>
              </w:numPr>
              <w:jc w:val="left"/>
              <w:rPr>
                <w:sz w:val="18"/>
                <w:szCs w:val="18"/>
              </w:rPr>
            </w:pPr>
            <w:r w:rsidRPr="00273CF9">
              <w:rPr>
                <w:sz w:val="18"/>
                <w:szCs w:val="18"/>
              </w:rPr>
              <w:t>Добавлен контроль РК_ИК_0214</w:t>
            </w:r>
          </w:p>
          <w:p w14:paraId="4DC90702" w14:textId="77777777" w:rsidR="001D3AF5" w:rsidRPr="00273CF9" w:rsidRDefault="001D3AF5" w:rsidP="00451456">
            <w:pPr>
              <w:pStyle w:val="ad"/>
              <w:numPr>
                <w:ilvl w:val="0"/>
                <w:numId w:val="22"/>
              </w:numPr>
              <w:jc w:val="left"/>
              <w:rPr>
                <w:sz w:val="18"/>
                <w:szCs w:val="18"/>
              </w:rPr>
            </w:pPr>
            <w:r w:rsidRPr="00273CF9">
              <w:rPr>
                <w:sz w:val="18"/>
                <w:szCs w:val="18"/>
              </w:rPr>
              <w:t>Добавлен мапинг приема полей</w:t>
            </w:r>
          </w:p>
          <w:p w14:paraId="5CBD4B02" w14:textId="15EFAF73" w:rsidR="001D3AF5" w:rsidRPr="00273CF9" w:rsidRDefault="001D3AF5" w:rsidP="00967AE6">
            <w:pPr>
              <w:pStyle w:val="ad"/>
              <w:ind w:left="720"/>
              <w:jc w:val="left"/>
              <w:rPr>
                <w:sz w:val="18"/>
                <w:szCs w:val="18"/>
              </w:rPr>
            </w:pPr>
            <w:r w:rsidRPr="00273CF9">
              <w:rPr>
                <w:sz w:val="18"/>
                <w:szCs w:val="18"/>
              </w:rPr>
              <w:t xml:space="preserve">Поле </w:t>
            </w:r>
            <w:r>
              <w:rPr>
                <w:sz w:val="18"/>
                <w:szCs w:val="18"/>
              </w:rPr>
              <w:t>«</w:t>
            </w:r>
            <w:r w:rsidRPr="00273CF9">
              <w:rPr>
                <w:sz w:val="18"/>
                <w:szCs w:val="18"/>
              </w:rPr>
              <w:t>Нормализованное название (исходное) лекарственной формы</w:t>
            </w:r>
            <w:r>
              <w:rPr>
                <w:sz w:val="18"/>
                <w:szCs w:val="18"/>
              </w:rPr>
              <w:t>»</w:t>
            </w:r>
            <w:r w:rsidRPr="00273CF9">
              <w:rPr>
                <w:sz w:val="18"/>
                <w:szCs w:val="18"/>
              </w:rPr>
              <w:t xml:space="preserve"> (dosageNormName). </w:t>
            </w:r>
          </w:p>
          <w:p w14:paraId="64F3869B" w14:textId="27774AE5" w:rsidR="001D3AF5" w:rsidRPr="00273CF9" w:rsidRDefault="001D3AF5" w:rsidP="00967AE6">
            <w:pPr>
              <w:pStyle w:val="ad"/>
              <w:ind w:left="720"/>
              <w:jc w:val="left"/>
              <w:rPr>
                <w:sz w:val="18"/>
                <w:szCs w:val="18"/>
              </w:rPr>
            </w:pPr>
            <w:r w:rsidRPr="00273CF9">
              <w:rPr>
                <w:sz w:val="18"/>
                <w:szCs w:val="18"/>
              </w:rPr>
              <w:lastRenderedPageBreak/>
              <w:t xml:space="preserve">Поле </w:t>
            </w:r>
            <w:r>
              <w:rPr>
                <w:sz w:val="18"/>
                <w:szCs w:val="18"/>
              </w:rPr>
              <w:t>«</w:t>
            </w:r>
            <w:r w:rsidRPr="00273CF9">
              <w:rPr>
                <w:sz w:val="18"/>
                <w:szCs w:val="18"/>
              </w:rPr>
              <w:t>Нормализованное описание (исходное) МНН</w:t>
            </w:r>
            <w:r>
              <w:rPr>
                <w:sz w:val="18"/>
                <w:szCs w:val="18"/>
              </w:rPr>
              <w:t>»</w:t>
            </w:r>
            <w:r w:rsidRPr="00273CF9">
              <w:rPr>
                <w:sz w:val="18"/>
                <w:szCs w:val="18"/>
              </w:rPr>
              <w:t xml:space="preserve"> (</w:t>
            </w:r>
            <w:r w:rsidRPr="00273CF9">
              <w:rPr>
                <w:sz w:val="18"/>
                <w:szCs w:val="18"/>
                <w:lang w:val="en-US"/>
              </w:rPr>
              <w:t>medicamentalFormNormName</w:t>
            </w:r>
            <w:r w:rsidRPr="00273CF9">
              <w:rPr>
                <w:sz w:val="18"/>
                <w:szCs w:val="18"/>
              </w:rPr>
              <w:t>).</w:t>
            </w:r>
          </w:p>
          <w:p w14:paraId="7097C67F" w14:textId="3E652E85" w:rsidR="001D3AF5" w:rsidRPr="00273CF9" w:rsidRDefault="001D3AF5" w:rsidP="00967AE6">
            <w:pPr>
              <w:pStyle w:val="ad"/>
              <w:ind w:left="720"/>
              <w:jc w:val="left"/>
              <w:rPr>
                <w:sz w:val="18"/>
                <w:szCs w:val="18"/>
              </w:rPr>
            </w:pPr>
            <w:r w:rsidRPr="00273CF9">
              <w:rPr>
                <w:sz w:val="18"/>
                <w:szCs w:val="18"/>
              </w:rPr>
              <w:t xml:space="preserve">Поле </w:t>
            </w:r>
            <w:r>
              <w:rPr>
                <w:sz w:val="18"/>
                <w:szCs w:val="18"/>
              </w:rPr>
              <w:t>«</w:t>
            </w:r>
            <w:r w:rsidRPr="00273CF9">
              <w:rPr>
                <w:sz w:val="18"/>
                <w:szCs w:val="18"/>
              </w:rPr>
              <w:t>Нормализованное описание (исходное) дозировки</w:t>
            </w:r>
            <w:r>
              <w:rPr>
                <w:sz w:val="18"/>
                <w:szCs w:val="18"/>
              </w:rPr>
              <w:t>»</w:t>
            </w:r>
            <w:r w:rsidRPr="00273CF9">
              <w:rPr>
                <w:sz w:val="18"/>
                <w:szCs w:val="18"/>
              </w:rPr>
              <w:t xml:space="preserve"> (</w:t>
            </w:r>
            <w:r w:rsidRPr="00273CF9">
              <w:rPr>
                <w:sz w:val="18"/>
                <w:szCs w:val="18"/>
                <w:lang w:val="en-US"/>
              </w:rPr>
              <w:t>MNNNormName</w:t>
            </w:r>
            <w:r w:rsidRPr="00273CF9">
              <w:rPr>
                <w:sz w:val="18"/>
                <w:szCs w:val="18"/>
              </w:rPr>
              <w:t>).</w:t>
            </w:r>
          </w:p>
          <w:p w14:paraId="1AD19427" w14:textId="65301028" w:rsidR="001D3AF5" w:rsidRPr="00273CF9" w:rsidRDefault="001D3AF5" w:rsidP="00451456">
            <w:pPr>
              <w:pStyle w:val="ad"/>
              <w:numPr>
                <w:ilvl w:val="0"/>
                <w:numId w:val="22"/>
              </w:numPr>
              <w:jc w:val="left"/>
              <w:rPr>
                <w:sz w:val="18"/>
                <w:szCs w:val="18"/>
              </w:rPr>
            </w:pPr>
            <w:r w:rsidRPr="00273CF9">
              <w:rPr>
                <w:sz w:val="18"/>
                <w:szCs w:val="18"/>
              </w:rPr>
              <w:t>Изменено правило приема поля «Единица измерения дозировки. Ссылка на классификатор ОКЕИ (nsiOKEI)» (drugInfoUsingReferenceInfo/MNNsInfo/MNNInfo/positionsTradeName/positionTradeName/editedDosageInfo/dosageOKEI)</w:t>
            </w:r>
          </w:p>
        </w:tc>
      </w:tr>
      <w:tr w:rsidR="001D3AF5" w:rsidRPr="00273CF9" w14:paraId="5451CC4B" w14:textId="77777777" w:rsidTr="00D51541">
        <w:trPr>
          <w:trHeight w:val="64"/>
        </w:trPr>
        <w:tc>
          <w:tcPr>
            <w:tcW w:w="562" w:type="dxa"/>
          </w:tcPr>
          <w:p w14:paraId="516402E3" w14:textId="7C3C13E0" w:rsidR="001D3AF5" w:rsidRPr="00273CF9" w:rsidRDefault="001D3AF5" w:rsidP="00967AE6">
            <w:pPr>
              <w:pStyle w:val="ad"/>
              <w:rPr>
                <w:sz w:val="18"/>
                <w:szCs w:val="18"/>
              </w:rPr>
            </w:pPr>
            <w:r w:rsidRPr="00273CF9">
              <w:rPr>
                <w:sz w:val="18"/>
                <w:szCs w:val="18"/>
              </w:rPr>
              <w:lastRenderedPageBreak/>
              <w:t>2.70</w:t>
            </w:r>
          </w:p>
        </w:tc>
        <w:tc>
          <w:tcPr>
            <w:tcW w:w="1134" w:type="dxa"/>
          </w:tcPr>
          <w:p w14:paraId="04CFA8F1" w14:textId="27D36732" w:rsidR="001D3AF5" w:rsidRPr="00273CF9" w:rsidRDefault="001D3AF5" w:rsidP="00967AE6">
            <w:pPr>
              <w:pStyle w:val="ad"/>
              <w:rPr>
                <w:sz w:val="18"/>
                <w:szCs w:val="18"/>
              </w:rPr>
            </w:pPr>
            <w:r w:rsidRPr="00273CF9">
              <w:rPr>
                <w:sz w:val="18"/>
                <w:szCs w:val="18"/>
              </w:rPr>
              <w:t>22.04.2019</w:t>
            </w:r>
          </w:p>
        </w:tc>
        <w:tc>
          <w:tcPr>
            <w:tcW w:w="1275" w:type="dxa"/>
          </w:tcPr>
          <w:p w14:paraId="29868BD8" w14:textId="0D434615" w:rsidR="001D3AF5" w:rsidRPr="00273CF9" w:rsidRDefault="001D3AF5" w:rsidP="00967AE6">
            <w:pPr>
              <w:pStyle w:val="ad"/>
              <w:jc w:val="left"/>
            </w:pPr>
            <w:r w:rsidRPr="00273CF9">
              <w:rPr>
                <w:sz w:val="18"/>
                <w:szCs w:val="18"/>
              </w:rPr>
              <w:t>FCSNF-7809</w:t>
            </w:r>
          </w:p>
        </w:tc>
        <w:tc>
          <w:tcPr>
            <w:tcW w:w="6095" w:type="dxa"/>
          </w:tcPr>
          <w:p w14:paraId="30B58A12" w14:textId="7E12F65A" w:rsidR="001D3AF5" w:rsidRPr="00273CF9" w:rsidRDefault="001D3AF5" w:rsidP="00451456">
            <w:pPr>
              <w:pStyle w:val="ad"/>
              <w:numPr>
                <w:ilvl w:val="0"/>
                <w:numId w:val="23"/>
              </w:numPr>
              <w:jc w:val="left"/>
              <w:rPr>
                <w:sz w:val="18"/>
                <w:szCs w:val="18"/>
              </w:rPr>
            </w:pPr>
            <w:r w:rsidRPr="00273CF9">
              <w:rPr>
                <w:sz w:val="18"/>
                <w:szCs w:val="18"/>
              </w:rPr>
              <w:t>Добавлено правило приема поля «Объектом закупки является медицинское изделие» (isMedicalProduct)</w:t>
            </w:r>
          </w:p>
          <w:p w14:paraId="296C7D5A" w14:textId="77777777" w:rsidR="001D3AF5" w:rsidRPr="00273CF9" w:rsidRDefault="001D3AF5" w:rsidP="00451456">
            <w:pPr>
              <w:pStyle w:val="ad"/>
              <w:numPr>
                <w:ilvl w:val="0"/>
                <w:numId w:val="23"/>
              </w:numPr>
              <w:jc w:val="left"/>
              <w:rPr>
                <w:sz w:val="18"/>
                <w:szCs w:val="18"/>
              </w:rPr>
            </w:pPr>
            <w:r w:rsidRPr="00273CF9">
              <w:rPr>
                <w:sz w:val="18"/>
                <w:szCs w:val="18"/>
              </w:rPr>
              <w:t>Добавлено правило приема блока «Номенклатурная классификация медицинских изделий по видам (НКМИ) по КТРУ» (MedicalProductInfo)</w:t>
            </w:r>
          </w:p>
          <w:p w14:paraId="4211A10A" w14:textId="77777777" w:rsidR="001D3AF5" w:rsidRPr="00273CF9" w:rsidRDefault="001D3AF5" w:rsidP="00451456">
            <w:pPr>
              <w:pStyle w:val="ad"/>
              <w:numPr>
                <w:ilvl w:val="0"/>
                <w:numId w:val="23"/>
              </w:numPr>
              <w:jc w:val="left"/>
              <w:rPr>
                <w:sz w:val="18"/>
                <w:szCs w:val="18"/>
              </w:rPr>
            </w:pPr>
            <w:r w:rsidRPr="00273CF9">
              <w:rPr>
                <w:sz w:val="18"/>
                <w:szCs w:val="18"/>
              </w:rPr>
              <w:t>Добавлены контроли:</w:t>
            </w:r>
          </w:p>
          <w:p w14:paraId="4C1A4CC1" w14:textId="77777777" w:rsidR="001D3AF5" w:rsidRPr="00273CF9" w:rsidRDefault="001D3AF5" w:rsidP="000E1639">
            <w:pPr>
              <w:pStyle w:val="ad"/>
              <w:ind w:left="720"/>
              <w:jc w:val="left"/>
              <w:rPr>
                <w:sz w:val="18"/>
                <w:szCs w:val="18"/>
              </w:rPr>
            </w:pPr>
            <w:r w:rsidRPr="00273CF9">
              <w:rPr>
                <w:sz w:val="18"/>
                <w:szCs w:val="18"/>
              </w:rPr>
              <w:t>РК_ИК_0216</w:t>
            </w:r>
          </w:p>
          <w:p w14:paraId="29AFB224" w14:textId="1A341FCF" w:rsidR="001D3AF5" w:rsidRPr="00273CF9" w:rsidRDefault="001D3AF5" w:rsidP="000E1639">
            <w:pPr>
              <w:pStyle w:val="ad"/>
              <w:ind w:left="720"/>
              <w:jc w:val="left"/>
              <w:rPr>
                <w:sz w:val="18"/>
                <w:szCs w:val="18"/>
              </w:rPr>
            </w:pPr>
            <w:r w:rsidRPr="00273CF9">
              <w:rPr>
                <w:sz w:val="18"/>
                <w:szCs w:val="18"/>
              </w:rPr>
              <w:t>РК_ИК_0217</w:t>
            </w:r>
          </w:p>
        </w:tc>
      </w:tr>
      <w:tr w:rsidR="001D3AF5" w:rsidRPr="00273CF9" w14:paraId="0BA3CDF8" w14:textId="77777777" w:rsidTr="00D51541">
        <w:trPr>
          <w:trHeight w:val="64"/>
        </w:trPr>
        <w:tc>
          <w:tcPr>
            <w:tcW w:w="562" w:type="dxa"/>
          </w:tcPr>
          <w:p w14:paraId="122484B8" w14:textId="42BA545D" w:rsidR="001D3AF5" w:rsidRPr="00273CF9" w:rsidRDefault="001D3AF5" w:rsidP="00967AE6">
            <w:pPr>
              <w:pStyle w:val="ad"/>
              <w:rPr>
                <w:sz w:val="18"/>
                <w:szCs w:val="18"/>
              </w:rPr>
            </w:pPr>
            <w:r w:rsidRPr="00273CF9">
              <w:rPr>
                <w:sz w:val="18"/>
                <w:szCs w:val="18"/>
              </w:rPr>
              <w:t>2.71</w:t>
            </w:r>
          </w:p>
        </w:tc>
        <w:tc>
          <w:tcPr>
            <w:tcW w:w="1134" w:type="dxa"/>
          </w:tcPr>
          <w:p w14:paraId="1E044902" w14:textId="01434982" w:rsidR="001D3AF5" w:rsidRPr="00273CF9" w:rsidRDefault="001D3AF5" w:rsidP="00967AE6">
            <w:pPr>
              <w:pStyle w:val="ad"/>
              <w:rPr>
                <w:sz w:val="18"/>
                <w:szCs w:val="18"/>
              </w:rPr>
            </w:pPr>
            <w:r w:rsidRPr="00273CF9">
              <w:rPr>
                <w:sz w:val="18"/>
                <w:szCs w:val="18"/>
              </w:rPr>
              <w:t>13.05.2019</w:t>
            </w:r>
          </w:p>
        </w:tc>
        <w:tc>
          <w:tcPr>
            <w:tcW w:w="1275" w:type="dxa"/>
          </w:tcPr>
          <w:p w14:paraId="114BF3D4" w14:textId="4D176D71" w:rsidR="001D3AF5" w:rsidRPr="00273CF9" w:rsidRDefault="001D3AF5" w:rsidP="00967AE6">
            <w:pPr>
              <w:pStyle w:val="ad"/>
              <w:jc w:val="left"/>
            </w:pPr>
            <w:r w:rsidRPr="00273CF9">
              <w:rPr>
                <w:sz w:val="18"/>
                <w:szCs w:val="18"/>
              </w:rPr>
              <w:t>FCSNF-8008</w:t>
            </w:r>
          </w:p>
        </w:tc>
        <w:tc>
          <w:tcPr>
            <w:tcW w:w="6095" w:type="dxa"/>
          </w:tcPr>
          <w:p w14:paraId="21F6459B" w14:textId="77777777" w:rsidR="001D3AF5" w:rsidRPr="00273CF9" w:rsidRDefault="001D3AF5" w:rsidP="00451456">
            <w:pPr>
              <w:pStyle w:val="ad"/>
              <w:numPr>
                <w:ilvl w:val="0"/>
                <w:numId w:val="24"/>
              </w:numPr>
              <w:jc w:val="left"/>
              <w:rPr>
                <w:sz w:val="18"/>
                <w:szCs w:val="18"/>
              </w:rPr>
            </w:pPr>
            <w:r w:rsidRPr="00273CF9">
              <w:rPr>
                <w:sz w:val="18"/>
                <w:szCs w:val="18"/>
              </w:rPr>
              <w:t>Добавлено описание правил приема полей/блоков:</w:t>
            </w:r>
          </w:p>
          <w:p w14:paraId="7BE2C65A" w14:textId="33F55DDA" w:rsidR="001D3AF5" w:rsidRPr="00273CF9" w:rsidRDefault="001D3AF5" w:rsidP="00451456">
            <w:pPr>
              <w:pStyle w:val="ad"/>
              <w:numPr>
                <w:ilvl w:val="0"/>
                <w:numId w:val="25"/>
              </w:numPr>
              <w:jc w:val="left"/>
              <w:rPr>
                <w:sz w:val="18"/>
                <w:szCs w:val="18"/>
              </w:rPr>
            </w:pPr>
            <w:r w:rsidRPr="00273CF9">
              <w:rPr>
                <w:sz w:val="18"/>
                <w:szCs w:val="18"/>
              </w:rPr>
              <w:t>«Дата заключения контракта» (signDate)</w:t>
            </w:r>
          </w:p>
          <w:p w14:paraId="266E34F2" w14:textId="741A672F" w:rsidR="001D3AF5" w:rsidRPr="00273CF9" w:rsidRDefault="001D3AF5" w:rsidP="00451456">
            <w:pPr>
              <w:pStyle w:val="ad"/>
              <w:numPr>
                <w:ilvl w:val="0"/>
                <w:numId w:val="25"/>
              </w:numPr>
              <w:jc w:val="left"/>
              <w:rPr>
                <w:sz w:val="18"/>
                <w:szCs w:val="18"/>
              </w:rPr>
            </w:pPr>
            <w:r w:rsidRPr="00273CF9">
              <w:rPr>
                <w:sz w:val="18"/>
                <w:szCs w:val="18"/>
              </w:rPr>
              <w:t>«Предмет контракта» (contractSubject)</w:t>
            </w:r>
          </w:p>
          <w:p w14:paraId="40A4D34A" w14:textId="77777777" w:rsidR="001D3AF5" w:rsidRPr="00273CF9" w:rsidRDefault="001D3AF5" w:rsidP="00451456">
            <w:pPr>
              <w:pStyle w:val="ad"/>
              <w:numPr>
                <w:ilvl w:val="0"/>
                <w:numId w:val="25"/>
              </w:numPr>
              <w:jc w:val="left"/>
              <w:rPr>
                <w:sz w:val="18"/>
                <w:szCs w:val="18"/>
              </w:rPr>
            </w:pPr>
            <w:r w:rsidRPr="00273CF9">
              <w:rPr>
                <w:sz w:val="18"/>
                <w:szCs w:val="18"/>
              </w:rPr>
              <w:t>«Закупка у субъектов малого предпринимательства и социально ориентированных некоммерческих организаций» (isSMPOrSONOTender)</w:t>
            </w:r>
          </w:p>
          <w:p w14:paraId="671E3DB3" w14:textId="28511192" w:rsidR="001D3AF5" w:rsidRPr="00273CF9" w:rsidRDefault="001D3AF5" w:rsidP="00451456">
            <w:pPr>
              <w:pStyle w:val="ad"/>
              <w:numPr>
                <w:ilvl w:val="0"/>
                <w:numId w:val="25"/>
              </w:numPr>
              <w:jc w:val="left"/>
              <w:rPr>
                <w:sz w:val="18"/>
                <w:szCs w:val="18"/>
                <w:lang w:val="en-US"/>
              </w:rPr>
            </w:pPr>
            <w:r w:rsidRPr="00273CF9">
              <w:rPr>
                <w:sz w:val="18"/>
                <w:szCs w:val="18"/>
              </w:rPr>
              <w:t xml:space="preserve">«Требование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соот-ветствии с частью </w:t>
            </w:r>
            <w:r w:rsidRPr="00273CF9">
              <w:rPr>
                <w:sz w:val="18"/>
                <w:szCs w:val="18"/>
                <w:lang w:val="en-US"/>
              </w:rPr>
              <w:t xml:space="preserve">5 </w:t>
            </w:r>
            <w:r w:rsidRPr="00273CF9">
              <w:rPr>
                <w:sz w:val="18"/>
                <w:szCs w:val="18"/>
              </w:rPr>
              <w:t>статьи</w:t>
            </w:r>
            <w:r w:rsidRPr="00273CF9">
              <w:rPr>
                <w:sz w:val="18"/>
                <w:szCs w:val="18"/>
                <w:lang w:val="en-US"/>
              </w:rPr>
              <w:t xml:space="preserve"> 30 </w:t>
            </w:r>
            <w:r w:rsidRPr="00273CF9">
              <w:rPr>
                <w:sz w:val="18"/>
                <w:szCs w:val="18"/>
              </w:rPr>
              <w:t>Федерального</w:t>
            </w:r>
            <w:r w:rsidRPr="00273CF9">
              <w:rPr>
                <w:sz w:val="18"/>
                <w:szCs w:val="18"/>
                <w:lang w:val="en-US"/>
              </w:rPr>
              <w:t xml:space="preserve"> </w:t>
            </w:r>
            <w:r w:rsidRPr="00273CF9">
              <w:rPr>
                <w:sz w:val="18"/>
                <w:szCs w:val="18"/>
              </w:rPr>
              <w:t>закона</w:t>
            </w:r>
            <w:r w:rsidRPr="00273CF9">
              <w:rPr>
                <w:sz w:val="18"/>
                <w:szCs w:val="18"/>
                <w:lang w:val="en-US"/>
              </w:rPr>
              <w:t xml:space="preserve"> № 44-</w:t>
            </w:r>
            <w:r w:rsidRPr="00273CF9">
              <w:rPr>
                <w:sz w:val="18"/>
                <w:szCs w:val="18"/>
              </w:rPr>
              <w:t>ФЗ</w:t>
            </w:r>
            <w:r w:rsidRPr="00273CF9">
              <w:rPr>
                <w:sz w:val="18"/>
                <w:szCs w:val="18"/>
                <w:lang w:val="en-US"/>
              </w:rPr>
              <w:t>)» (isSMPOrSONOEngage)</w:t>
            </w:r>
          </w:p>
          <w:p w14:paraId="491BE4BB" w14:textId="4AB6807A" w:rsidR="001D3AF5" w:rsidRPr="00273CF9" w:rsidRDefault="001D3AF5" w:rsidP="00451456">
            <w:pPr>
              <w:pStyle w:val="ad"/>
              <w:numPr>
                <w:ilvl w:val="0"/>
                <w:numId w:val="25"/>
              </w:numPr>
              <w:jc w:val="left"/>
              <w:rPr>
                <w:sz w:val="18"/>
                <w:szCs w:val="18"/>
                <w:lang w:val="en-US"/>
              </w:rPr>
            </w:pPr>
            <w:r w:rsidRPr="00273CF9">
              <w:rPr>
                <w:sz w:val="18"/>
                <w:szCs w:val="18"/>
                <w:lang w:val="en-US"/>
              </w:rPr>
              <w:t>«Статус» (subContractorsSum/subContractors/</w:t>
            </w:r>
            <w:r>
              <w:rPr>
                <w:sz w:val="18"/>
                <w:szCs w:val="18"/>
                <w:lang w:val="en-US"/>
              </w:rPr>
              <w:pgNum/>
            </w:r>
            <w:r>
              <w:rPr>
                <w:sz w:val="18"/>
                <w:szCs w:val="18"/>
                <w:lang w:val="en-US"/>
              </w:rPr>
              <w:t>ubcontractor</w:t>
            </w:r>
            <w:r w:rsidRPr="00273CF9">
              <w:rPr>
                <w:sz w:val="18"/>
                <w:szCs w:val="18"/>
                <w:lang w:val="en-US"/>
              </w:rPr>
              <w:t>/legalEntityRF/status)</w:t>
            </w:r>
          </w:p>
          <w:p w14:paraId="4F8E46A1" w14:textId="566BB231" w:rsidR="001D3AF5" w:rsidRPr="00273CF9" w:rsidRDefault="001D3AF5" w:rsidP="00451456">
            <w:pPr>
              <w:pStyle w:val="ad"/>
              <w:numPr>
                <w:ilvl w:val="0"/>
                <w:numId w:val="25"/>
              </w:numPr>
              <w:jc w:val="left"/>
              <w:rPr>
                <w:sz w:val="18"/>
                <w:szCs w:val="18"/>
                <w:lang w:val="en-US"/>
              </w:rPr>
            </w:pPr>
            <w:r w:rsidRPr="00273CF9">
              <w:rPr>
                <w:sz w:val="18"/>
                <w:szCs w:val="18"/>
                <w:lang w:val="en-US"/>
              </w:rPr>
              <w:t>«Дата включения в Единый реестр субъектов малого и среднего предпринимательства» (subContractorsSum/subContractors/</w:t>
            </w:r>
            <w:r>
              <w:rPr>
                <w:sz w:val="18"/>
                <w:szCs w:val="18"/>
                <w:lang w:val="en-US"/>
              </w:rPr>
              <w:pgNum/>
            </w:r>
            <w:r>
              <w:rPr>
                <w:sz w:val="18"/>
                <w:szCs w:val="18"/>
                <w:lang w:val="en-US"/>
              </w:rPr>
              <w:t>ubcontractor</w:t>
            </w:r>
            <w:r w:rsidRPr="00273CF9">
              <w:rPr>
                <w:sz w:val="18"/>
                <w:szCs w:val="18"/>
                <w:lang w:val="en-US"/>
              </w:rPr>
              <w:t>/legalEntityRF/ERSMSPInclusionDate)</w:t>
            </w:r>
          </w:p>
          <w:p w14:paraId="747B673A" w14:textId="3E88EA8B" w:rsidR="001D3AF5" w:rsidRPr="00273CF9" w:rsidRDefault="001D3AF5" w:rsidP="00451456">
            <w:pPr>
              <w:pStyle w:val="ad"/>
              <w:numPr>
                <w:ilvl w:val="0"/>
                <w:numId w:val="25"/>
              </w:numPr>
              <w:jc w:val="left"/>
              <w:rPr>
                <w:sz w:val="18"/>
                <w:szCs w:val="18"/>
                <w:lang w:val="en-US"/>
              </w:rPr>
            </w:pPr>
            <w:r w:rsidRPr="00273CF9">
              <w:rPr>
                <w:sz w:val="18"/>
                <w:szCs w:val="18"/>
                <w:lang w:val="en-US"/>
              </w:rPr>
              <w:t>«Количество этапов контракта» (quantityContractStages)</w:t>
            </w:r>
          </w:p>
          <w:p w14:paraId="259AA865" w14:textId="59B6670C" w:rsidR="001D3AF5" w:rsidRPr="00273CF9" w:rsidRDefault="001D3AF5" w:rsidP="00451456">
            <w:pPr>
              <w:pStyle w:val="ad"/>
              <w:numPr>
                <w:ilvl w:val="0"/>
                <w:numId w:val="25"/>
              </w:numPr>
              <w:jc w:val="left"/>
              <w:rPr>
                <w:sz w:val="18"/>
                <w:szCs w:val="18"/>
              </w:rPr>
            </w:pPr>
            <w:r w:rsidRPr="00273CF9">
              <w:rPr>
                <w:sz w:val="18"/>
                <w:szCs w:val="18"/>
              </w:rPr>
              <w:t>«Цена этапа контракта в российских рублях» (</w:t>
            </w:r>
            <w:r w:rsidRPr="00273CF9">
              <w:rPr>
                <w:sz w:val="18"/>
                <w:szCs w:val="18"/>
                <w:lang w:val="en-US"/>
              </w:rPr>
              <w:t>executionPeriod</w:t>
            </w:r>
            <w:r w:rsidRPr="00273CF9">
              <w:rPr>
                <w:sz w:val="18"/>
                <w:szCs w:val="18"/>
              </w:rPr>
              <w:t>/</w:t>
            </w:r>
            <w:r w:rsidRPr="00273CF9">
              <w:rPr>
                <w:sz w:val="18"/>
                <w:szCs w:val="18"/>
                <w:lang w:val="en-US"/>
              </w:rPr>
              <w:t>stages</w:t>
            </w:r>
            <w:r w:rsidRPr="00273CF9">
              <w:rPr>
                <w:sz w:val="18"/>
                <w:szCs w:val="18"/>
              </w:rPr>
              <w:t>/</w:t>
            </w:r>
            <w:r w:rsidRPr="00273CF9">
              <w:rPr>
                <w:sz w:val="18"/>
                <w:szCs w:val="18"/>
                <w:lang w:val="en-US"/>
              </w:rPr>
              <w:t>stagePriceRUR</w:t>
            </w:r>
            <w:r w:rsidRPr="00273CF9">
              <w:rPr>
                <w:sz w:val="18"/>
                <w:szCs w:val="18"/>
              </w:rPr>
              <w:t>)</w:t>
            </w:r>
          </w:p>
          <w:p w14:paraId="459C298D" w14:textId="3BC6CC1C" w:rsidR="001D3AF5" w:rsidRPr="00273CF9" w:rsidRDefault="001D3AF5" w:rsidP="00451456">
            <w:pPr>
              <w:pStyle w:val="ad"/>
              <w:numPr>
                <w:ilvl w:val="0"/>
                <w:numId w:val="25"/>
              </w:numPr>
              <w:jc w:val="left"/>
              <w:rPr>
                <w:sz w:val="18"/>
                <w:szCs w:val="18"/>
              </w:rPr>
            </w:pPr>
            <w:r w:rsidRPr="00273CF9">
              <w:rPr>
                <w:sz w:val="18"/>
                <w:szCs w:val="18"/>
              </w:rPr>
              <w:t>«Процент и размер аванса по этапу контракта» (executionPeri-od/stages/stageAdvancePaymentSum)</w:t>
            </w:r>
          </w:p>
          <w:p w14:paraId="07B8F7BE" w14:textId="2F408FD7" w:rsidR="001D3AF5" w:rsidRPr="00273CF9" w:rsidRDefault="001D3AF5" w:rsidP="00451456">
            <w:pPr>
              <w:pStyle w:val="ad"/>
              <w:numPr>
                <w:ilvl w:val="0"/>
                <w:numId w:val="25"/>
              </w:numPr>
              <w:jc w:val="left"/>
              <w:rPr>
                <w:sz w:val="18"/>
                <w:szCs w:val="18"/>
              </w:rPr>
            </w:pPr>
            <w:r w:rsidRPr="00273CF9">
              <w:rPr>
                <w:sz w:val="18"/>
                <w:szCs w:val="18"/>
              </w:rPr>
              <w:t>«Размер аванса в процентах» (sumInPercents)</w:t>
            </w:r>
          </w:p>
          <w:p w14:paraId="357EBBD1" w14:textId="23CB437B" w:rsidR="001D3AF5" w:rsidRPr="00273CF9" w:rsidRDefault="001D3AF5" w:rsidP="00451456">
            <w:pPr>
              <w:pStyle w:val="ad"/>
              <w:numPr>
                <w:ilvl w:val="0"/>
                <w:numId w:val="25"/>
              </w:numPr>
              <w:jc w:val="left"/>
              <w:rPr>
                <w:sz w:val="18"/>
                <w:szCs w:val="18"/>
              </w:rPr>
            </w:pPr>
            <w:r w:rsidRPr="00273CF9">
              <w:rPr>
                <w:sz w:val="18"/>
                <w:szCs w:val="18"/>
              </w:rPr>
              <w:t>«Размер аванса в валюте контракта» (priceValue)</w:t>
            </w:r>
          </w:p>
          <w:p w14:paraId="5F7F9959" w14:textId="480E202D" w:rsidR="001D3AF5" w:rsidRPr="00273CF9" w:rsidRDefault="001D3AF5" w:rsidP="00451456">
            <w:pPr>
              <w:pStyle w:val="ad"/>
              <w:numPr>
                <w:ilvl w:val="0"/>
                <w:numId w:val="25"/>
              </w:numPr>
              <w:jc w:val="left"/>
              <w:rPr>
                <w:sz w:val="18"/>
                <w:szCs w:val="18"/>
              </w:rPr>
            </w:pPr>
            <w:r w:rsidRPr="00273CF9">
              <w:rPr>
                <w:sz w:val="18"/>
                <w:szCs w:val="18"/>
              </w:rPr>
              <w:t>«Размер аванса в рублевом эквиваленте» (priceValueRUR)</w:t>
            </w:r>
          </w:p>
          <w:p w14:paraId="43E7F96F" w14:textId="2DD990D2" w:rsidR="001D3AF5" w:rsidRPr="00273CF9" w:rsidRDefault="001D3AF5" w:rsidP="00451456">
            <w:pPr>
              <w:pStyle w:val="ad"/>
              <w:numPr>
                <w:ilvl w:val="0"/>
                <w:numId w:val="25"/>
              </w:numPr>
              <w:jc w:val="left"/>
              <w:rPr>
                <w:sz w:val="18"/>
                <w:szCs w:val="18"/>
              </w:rPr>
            </w:pPr>
            <w:r w:rsidRPr="00273CF9">
              <w:rPr>
                <w:sz w:val="18"/>
                <w:szCs w:val="18"/>
              </w:rPr>
              <w:t>«Статус» (status)</w:t>
            </w:r>
          </w:p>
          <w:p w14:paraId="36DFFEEE" w14:textId="33937758" w:rsidR="001D3AF5" w:rsidRPr="00273CF9" w:rsidRDefault="001D3AF5" w:rsidP="00451456">
            <w:pPr>
              <w:pStyle w:val="ad"/>
              <w:numPr>
                <w:ilvl w:val="0"/>
                <w:numId w:val="25"/>
              </w:numPr>
              <w:jc w:val="left"/>
              <w:rPr>
                <w:sz w:val="18"/>
                <w:szCs w:val="18"/>
              </w:rPr>
            </w:pPr>
            <w:r w:rsidRPr="00273CF9">
              <w:rPr>
                <w:sz w:val="18"/>
                <w:szCs w:val="18"/>
              </w:rPr>
              <w:t>«Стоимость исполненных поставщиком (подрядчиком, исполнителем) обязательств в россий-ских рублях» (executions/execution/docExecution/fulfilmentSummRUR)</w:t>
            </w:r>
          </w:p>
          <w:p w14:paraId="6CF1F563" w14:textId="77777777" w:rsidR="001D3AF5" w:rsidRPr="00273CF9" w:rsidRDefault="001D3AF5" w:rsidP="00451456">
            <w:pPr>
              <w:pStyle w:val="ad"/>
              <w:numPr>
                <w:ilvl w:val="0"/>
                <w:numId w:val="24"/>
              </w:numPr>
              <w:jc w:val="left"/>
              <w:rPr>
                <w:sz w:val="18"/>
                <w:szCs w:val="18"/>
              </w:rPr>
            </w:pPr>
            <w:r w:rsidRPr="00273CF9">
              <w:rPr>
                <w:sz w:val="18"/>
                <w:szCs w:val="18"/>
              </w:rPr>
              <w:t>Добавлены контроли:</w:t>
            </w:r>
          </w:p>
          <w:p w14:paraId="06827642" w14:textId="77777777" w:rsidR="001D3AF5" w:rsidRPr="00273CF9" w:rsidRDefault="001D3AF5" w:rsidP="00ED26FB">
            <w:pPr>
              <w:pStyle w:val="ad"/>
              <w:ind w:left="720"/>
              <w:jc w:val="left"/>
              <w:rPr>
                <w:sz w:val="18"/>
                <w:szCs w:val="18"/>
              </w:rPr>
            </w:pPr>
            <w:r w:rsidRPr="00273CF9">
              <w:rPr>
                <w:sz w:val="18"/>
                <w:szCs w:val="18"/>
              </w:rPr>
              <w:t>РК_ИК_0218</w:t>
            </w:r>
          </w:p>
          <w:p w14:paraId="31253939" w14:textId="77777777" w:rsidR="001D3AF5" w:rsidRPr="00273CF9" w:rsidRDefault="001D3AF5" w:rsidP="00ED26FB">
            <w:pPr>
              <w:pStyle w:val="ad"/>
              <w:ind w:left="720"/>
              <w:jc w:val="left"/>
              <w:rPr>
                <w:sz w:val="18"/>
                <w:szCs w:val="18"/>
              </w:rPr>
            </w:pPr>
            <w:r w:rsidRPr="00273CF9">
              <w:rPr>
                <w:sz w:val="18"/>
                <w:szCs w:val="18"/>
              </w:rPr>
              <w:t>РК_ИК_0219</w:t>
            </w:r>
          </w:p>
          <w:p w14:paraId="0B1E0F3D" w14:textId="77777777" w:rsidR="001D3AF5" w:rsidRPr="00273CF9" w:rsidRDefault="001D3AF5" w:rsidP="00ED26FB">
            <w:pPr>
              <w:pStyle w:val="ad"/>
              <w:ind w:left="720"/>
              <w:jc w:val="left"/>
              <w:rPr>
                <w:sz w:val="18"/>
                <w:szCs w:val="18"/>
              </w:rPr>
            </w:pPr>
            <w:r w:rsidRPr="00273CF9">
              <w:rPr>
                <w:sz w:val="18"/>
                <w:szCs w:val="18"/>
              </w:rPr>
              <w:t>РК_ИК_0220</w:t>
            </w:r>
          </w:p>
          <w:p w14:paraId="58DB4E15" w14:textId="77777777" w:rsidR="001D3AF5" w:rsidRPr="00273CF9" w:rsidRDefault="001D3AF5" w:rsidP="00ED26FB">
            <w:pPr>
              <w:pStyle w:val="ad"/>
              <w:ind w:left="720"/>
              <w:jc w:val="left"/>
              <w:rPr>
                <w:sz w:val="18"/>
                <w:szCs w:val="18"/>
              </w:rPr>
            </w:pPr>
            <w:r w:rsidRPr="00273CF9">
              <w:rPr>
                <w:sz w:val="18"/>
                <w:szCs w:val="18"/>
              </w:rPr>
              <w:t>РК_ИК_0221</w:t>
            </w:r>
          </w:p>
          <w:p w14:paraId="728E89D4" w14:textId="77777777" w:rsidR="001D3AF5" w:rsidRPr="00273CF9" w:rsidRDefault="001D3AF5" w:rsidP="00ED26FB">
            <w:pPr>
              <w:pStyle w:val="ad"/>
              <w:ind w:left="720"/>
              <w:jc w:val="left"/>
              <w:rPr>
                <w:sz w:val="18"/>
                <w:szCs w:val="18"/>
              </w:rPr>
            </w:pPr>
            <w:r w:rsidRPr="00273CF9">
              <w:rPr>
                <w:sz w:val="18"/>
                <w:szCs w:val="18"/>
              </w:rPr>
              <w:t>РК_ИК_0222</w:t>
            </w:r>
          </w:p>
          <w:p w14:paraId="1D9EFBFB" w14:textId="77777777" w:rsidR="001D3AF5" w:rsidRPr="00273CF9" w:rsidRDefault="001D3AF5" w:rsidP="00ED26FB">
            <w:pPr>
              <w:pStyle w:val="ad"/>
              <w:ind w:left="720"/>
              <w:jc w:val="left"/>
              <w:rPr>
                <w:sz w:val="18"/>
                <w:szCs w:val="18"/>
              </w:rPr>
            </w:pPr>
            <w:r w:rsidRPr="00273CF9">
              <w:rPr>
                <w:sz w:val="18"/>
                <w:szCs w:val="18"/>
              </w:rPr>
              <w:t>РК_ИК_0223</w:t>
            </w:r>
          </w:p>
          <w:p w14:paraId="3A9B4579" w14:textId="77777777" w:rsidR="001D3AF5" w:rsidRPr="00273CF9" w:rsidRDefault="001D3AF5" w:rsidP="00ED26FB">
            <w:pPr>
              <w:pStyle w:val="ad"/>
              <w:ind w:left="720"/>
              <w:jc w:val="left"/>
              <w:rPr>
                <w:sz w:val="18"/>
                <w:szCs w:val="18"/>
              </w:rPr>
            </w:pPr>
            <w:r w:rsidRPr="00273CF9">
              <w:rPr>
                <w:sz w:val="18"/>
                <w:szCs w:val="18"/>
              </w:rPr>
              <w:t>РК_ИК_0224</w:t>
            </w:r>
          </w:p>
          <w:p w14:paraId="598D7DA3" w14:textId="0A1ABBF8" w:rsidR="001D3AF5" w:rsidRPr="00273CF9" w:rsidRDefault="001D3AF5" w:rsidP="00ED26FB">
            <w:pPr>
              <w:pStyle w:val="ad"/>
              <w:ind w:left="720"/>
              <w:jc w:val="left"/>
              <w:rPr>
                <w:sz w:val="18"/>
                <w:szCs w:val="18"/>
              </w:rPr>
            </w:pPr>
            <w:r w:rsidRPr="00273CF9">
              <w:rPr>
                <w:sz w:val="18"/>
                <w:szCs w:val="18"/>
              </w:rPr>
              <w:t>РК_ИК_0225</w:t>
            </w:r>
          </w:p>
          <w:p w14:paraId="1413E376" w14:textId="77777777" w:rsidR="001D3AF5" w:rsidRPr="00273CF9" w:rsidRDefault="001D3AF5" w:rsidP="00ED26FB">
            <w:pPr>
              <w:pStyle w:val="ad"/>
              <w:ind w:left="720"/>
              <w:jc w:val="left"/>
              <w:rPr>
                <w:sz w:val="18"/>
                <w:szCs w:val="18"/>
              </w:rPr>
            </w:pPr>
            <w:r w:rsidRPr="00273CF9">
              <w:rPr>
                <w:sz w:val="18"/>
                <w:szCs w:val="18"/>
              </w:rPr>
              <w:t>РК_ИК_0226</w:t>
            </w:r>
          </w:p>
          <w:p w14:paraId="793971F3" w14:textId="77777777" w:rsidR="001D3AF5" w:rsidRPr="00273CF9" w:rsidRDefault="001D3AF5" w:rsidP="00ED26FB">
            <w:pPr>
              <w:pStyle w:val="ad"/>
              <w:ind w:left="720"/>
              <w:jc w:val="left"/>
              <w:rPr>
                <w:sz w:val="18"/>
                <w:szCs w:val="18"/>
              </w:rPr>
            </w:pPr>
            <w:r w:rsidRPr="00273CF9">
              <w:rPr>
                <w:sz w:val="18"/>
                <w:szCs w:val="18"/>
              </w:rPr>
              <w:t>РК_ИК_0227</w:t>
            </w:r>
          </w:p>
          <w:p w14:paraId="29D5D6F2" w14:textId="15133FCE" w:rsidR="001D3AF5" w:rsidRPr="00273CF9" w:rsidRDefault="001D3AF5" w:rsidP="00ED26FB">
            <w:pPr>
              <w:pStyle w:val="ad"/>
              <w:ind w:left="720"/>
              <w:jc w:val="left"/>
              <w:rPr>
                <w:sz w:val="18"/>
                <w:szCs w:val="18"/>
              </w:rPr>
            </w:pPr>
            <w:r w:rsidRPr="00273CF9">
              <w:rPr>
                <w:sz w:val="18"/>
                <w:szCs w:val="18"/>
              </w:rPr>
              <w:t>РК_ИК_0228</w:t>
            </w:r>
          </w:p>
        </w:tc>
      </w:tr>
      <w:tr w:rsidR="001D3AF5" w:rsidRPr="001D3AF5" w14:paraId="3C20E039" w14:textId="77777777" w:rsidTr="00D51541">
        <w:trPr>
          <w:trHeight w:val="64"/>
        </w:trPr>
        <w:tc>
          <w:tcPr>
            <w:tcW w:w="562" w:type="dxa"/>
          </w:tcPr>
          <w:p w14:paraId="56C0BB2D" w14:textId="4AF6FE31" w:rsidR="001D3AF5" w:rsidRPr="00273CF9" w:rsidRDefault="001D3AF5" w:rsidP="00967AE6">
            <w:pPr>
              <w:pStyle w:val="ad"/>
              <w:rPr>
                <w:sz w:val="18"/>
                <w:szCs w:val="18"/>
              </w:rPr>
            </w:pPr>
            <w:r w:rsidRPr="00273CF9">
              <w:rPr>
                <w:sz w:val="18"/>
                <w:szCs w:val="18"/>
              </w:rPr>
              <w:t>2.72</w:t>
            </w:r>
          </w:p>
        </w:tc>
        <w:tc>
          <w:tcPr>
            <w:tcW w:w="1134" w:type="dxa"/>
          </w:tcPr>
          <w:p w14:paraId="3AD982FE" w14:textId="761B0D2E" w:rsidR="001D3AF5" w:rsidRPr="00273CF9" w:rsidRDefault="001D3AF5" w:rsidP="00967AE6">
            <w:pPr>
              <w:pStyle w:val="ad"/>
              <w:rPr>
                <w:sz w:val="18"/>
                <w:szCs w:val="18"/>
              </w:rPr>
            </w:pPr>
            <w:r w:rsidRPr="00273CF9">
              <w:rPr>
                <w:sz w:val="18"/>
                <w:szCs w:val="18"/>
              </w:rPr>
              <w:t>04.06.2019</w:t>
            </w:r>
          </w:p>
        </w:tc>
        <w:tc>
          <w:tcPr>
            <w:tcW w:w="1275" w:type="dxa"/>
          </w:tcPr>
          <w:p w14:paraId="50D6F7AF" w14:textId="08B9008B" w:rsidR="001D3AF5" w:rsidRPr="00273CF9" w:rsidRDefault="001D3AF5" w:rsidP="00967AE6">
            <w:pPr>
              <w:pStyle w:val="ad"/>
              <w:jc w:val="left"/>
            </w:pPr>
            <w:r w:rsidRPr="00273CF9">
              <w:rPr>
                <w:sz w:val="18"/>
                <w:szCs w:val="18"/>
              </w:rPr>
              <w:t>FCSNF-8547</w:t>
            </w:r>
          </w:p>
        </w:tc>
        <w:tc>
          <w:tcPr>
            <w:tcW w:w="6095" w:type="dxa"/>
          </w:tcPr>
          <w:p w14:paraId="5B71A2C4" w14:textId="77777777" w:rsidR="001D3AF5" w:rsidRPr="00273CF9" w:rsidRDefault="001D3AF5" w:rsidP="00451456">
            <w:pPr>
              <w:pStyle w:val="ad"/>
              <w:numPr>
                <w:ilvl w:val="0"/>
                <w:numId w:val="28"/>
              </w:numPr>
              <w:jc w:val="left"/>
              <w:rPr>
                <w:sz w:val="18"/>
                <w:szCs w:val="18"/>
              </w:rPr>
            </w:pPr>
            <w:r w:rsidRPr="00273CF9">
              <w:rPr>
                <w:sz w:val="18"/>
                <w:szCs w:val="18"/>
              </w:rPr>
              <w:t>Добавлены контроли:</w:t>
            </w:r>
          </w:p>
          <w:p w14:paraId="74B2437E" w14:textId="35A253FD" w:rsidR="001D3AF5" w:rsidRPr="00273CF9" w:rsidRDefault="001D3AF5" w:rsidP="00451456">
            <w:pPr>
              <w:pStyle w:val="ad"/>
              <w:numPr>
                <w:ilvl w:val="1"/>
                <w:numId w:val="28"/>
              </w:numPr>
              <w:jc w:val="left"/>
              <w:rPr>
                <w:sz w:val="18"/>
                <w:szCs w:val="18"/>
              </w:rPr>
            </w:pPr>
            <w:r w:rsidRPr="00273CF9">
              <w:rPr>
                <w:sz w:val="18"/>
                <w:szCs w:val="18"/>
              </w:rPr>
              <w:lastRenderedPageBreak/>
              <w:t>РК_ИК_0229</w:t>
            </w:r>
          </w:p>
          <w:p w14:paraId="2F7CED26" w14:textId="40C34220" w:rsidR="001D3AF5" w:rsidRPr="00273CF9" w:rsidRDefault="001D3AF5" w:rsidP="00451456">
            <w:pPr>
              <w:pStyle w:val="ad"/>
              <w:numPr>
                <w:ilvl w:val="1"/>
                <w:numId w:val="28"/>
              </w:numPr>
              <w:jc w:val="left"/>
              <w:rPr>
                <w:sz w:val="18"/>
                <w:szCs w:val="18"/>
              </w:rPr>
            </w:pPr>
            <w:r w:rsidRPr="00273CF9">
              <w:rPr>
                <w:sz w:val="18"/>
                <w:szCs w:val="18"/>
              </w:rPr>
              <w:t>РК_ИК_0230</w:t>
            </w:r>
          </w:p>
          <w:p w14:paraId="1DCC9F51" w14:textId="233027D0" w:rsidR="001D3AF5" w:rsidRPr="00273CF9" w:rsidRDefault="001D3AF5" w:rsidP="00451456">
            <w:pPr>
              <w:pStyle w:val="ad"/>
              <w:numPr>
                <w:ilvl w:val="0"/>
                <w:numId w:val="28"/>
              </w:numPr>
              <w:jc w:val="left"/>
              <w:rPr>
                <w:sz w:val="18"/>
                <w:szCs w:val="18"/>
              </w:rPr>
            </w:pPr>
            <w:r w:rsidRPr="00273CF9">
              <w:rPr>
                <w:sz w:val="18"/>
                <w:szCs w:val="18"/>
              </w:rPr>
              <w:t>Добавлено описание приема поля «Номер версии позиции» (products/product/KTRU/versionNumber)</w:t>
            </w:r>
          </w:p>
          <w:p w14:paraId="563814F1" w14:textId="77777777" w:rsidR="001D3AF5" w:rsidRPr="00273CF9" w:rsidRDefault="001D3AF5" w:rsidP="00451456">
            <w:pPr>
              <w:pStyle w:val="ad"/>
              <w:numPr>
                <w:ilvl w:val="0"/>
                <w:numId w:val="28"/>
              </w:numPr>
              <w:jc w:val="left"/>
              <w:rPr>
                <w:sz w:val="18"/>
                <w:szCs w:val="18"/>
              </w:rPr>
            </w:pPr>
            <w:r w:rsidRPr="00273CF9">
              <w:rPr>
                <w:sz w:val="18"/>
                <w:szCs w:val="18"/>
              </w:rPr>
              <w:t>Изменен алгоритм и текст ошибки в случае невыполнения контроля РК_ИК_0209</w:t>
            </w:r>
          </w:p>
          <w:p w14:paraId="53CD3CA4" w14:textId="77777777" w:rsidR="001D3AF5" w:rsidRPr="00273CF9" w:rsidRDefault="001D3AF5" w:rsidP="00451456">
            <w:pPr>
              <w:pStyle w:val="ad"/>
              <w:numPr>
                <w:ilvl w:val="0"/>
                <w:numId w:val="28"/>
              </w:numPr>
              <w:jc w:val="left"/>
              <w:rPr>
                <w:sz w:val="18"/>
                <w:szCs w:val="18"/>
              </w:rPr>
            </w:pPr>
            <w:r w:rsidRPr="00273CF9">
              <w:rPr>
                <w:sz w:val="18"/>
                <w:szCs w:val="18"/>
              </w:rPr>
              <w:t>Изменены формулы для расчета полей:</w:t>
            </w:r>
          </w:p>
          <w:p w14:paraId="25FFF0B8" w14:textId="77777777" w:rsidR="001D3AF5" w:rsidRPr="00273CF9" w:rsidRDefault="001D3AF5" w:rsidP="00451456">
            <w:pPr>
              <w:pStyle w:val="ad"/>
              <w:numPr>
                <w:ilvl w:val="1"/>
                <w:numId w:val="28"/>
              </w:numPr>
              <w:jc w:val="left"/>
              <w:rPr>
                <w:sz w:val="18"/>
                <w:szCs w:val="18"/>
                <w:lang w:val="en-US"/>
              </w:rPr>
            </w:pPr>
            <w:r w:rsidRPr="00273CF9">
              <w:rPr>
                <w:sz w:val="18"/>
                <w:szCs w:val="18"/>
              </w:rPr>
              <w:t>Размер</w:t>
            </w:r>
            <w:r w:rsidRPr="00273CF9">
              <w:rPr>
                <w:sz w:val="18"/>
                <w:szCs w:val="18"/>
                <w:lang w:val="en-US"/>
              </w:rPr>
              <w:t xml:space="preserve"> </w:t>
            </w:r>
            <w:r w:rsidRPr="00273CF9">
              <w:rPr>
                <w:sz w:val="18"/>
                <w:szCs w:val="18"/>
              </w:rPr>
              <w:t>аванса</w:t>
            </w:r>
            <w:r w:rsidRPr="00273CF9">
              <w:rPr>
                <w:sz w:val="18"/>
                <w:szCs w:val="18"/>
                <w:lang w:val="en-US"/>
              </w:rPr>
              <w:t xml:space="preserve"> </w:t>
            </w:r>
            <w:r w:rsidRPr="00273CF9">
              <w:rPr>
                <w:sz w:val="18"/>
                <w:szCs w:val="18"/>
              </w:rPr>
              <w:t>в</w:t>
            </w:r>
            <w:r w:rsidRPr="00273CF9">
              <w:rPr>
                <w:sz w:val="18"/>
                <w:szCs w:val="18"/>
                <w:lang w:val="en-US"/>
              </w:rPr>
              <w:t xml:space="preserve"> </w:t>
            </w:r>
            <w:r w:rsidRPr="00273CF9">
              <w:rPr>
                <w:sz w:val="18"/>
                <w:szCs w:val="18"/>
              </w:rPr>
              <w:t>процентах</w:t>
            </w:r>
            <w:r w:rsidRPr="00273CF9">
              <w:rPr>
                <w:sz w:val="18"/>
                <w:szCs w:val="18"/>
                <w:lang w:val="en-US"/>
              </w:rPr>
              <w:t xml:space="preserve"> (executionPeriod/stages/stageAdvancePaymentSum/sumInPercents)</w:t>
            </w:r>
          </w:p>
          <w:p w14:paraId="61E8D42E" w14:textId="3FF31487" w:rsidR="001D3AF5" w:rsidRPr="00273CF9" w:rsidRDefault="001D3AF5" w:rsidP="00451456">
            <w:pPr>
              <w:pStyle w:val="ad"/>
              <w:numPr>
                <w:ilvl w:val="1"/>
                <w:numId w:val="28"/>
              </w:numPr>
              <w:jc w:val="left"/>
              <w:rPr>
                <w:sz w:val="18"/>
                <w:szCs w:val="18"/>
                <w:lang w:val="en-US"/>
              </w:rPr>
            </w:pPr>
            <w:r w:rsidRPr="00273CF9">
              <w:rPr>
                <w:sz w:val="18"/>
                <w:szCs w:val="18"/>
              </w:rPr>
              <w:t>Размер</w:t>
            </w:r>
            <w:r w:rsidRPr="00273CF9">
              <w:rPr>
                <w:sz w:val="18"/>
                <w:szCs w:val="18"/>
                <w:lang w:val="en-US"/>
              </w:rPr>
              <w:t xml:space="preserve"> </w:t>
            </w:r>
            <w:r w:rsidRPr="00273CF9">
              <w:rPr>
                <w:sz w:val="18"/>
                <w:szCs w:val="18"/>
              </w:rPr>
              <w:t>аванса</w:t>
            </w:r>
            <w:r w:rsidRPr="00273CF9">
              <w:rPr>
                <w:sz w:val="18"/>
                <w:szCs w:val="18"/>
                <w:lang w:val="en-US"/>
              </w:rPr>
              <w:t xml:space="preserve"> </w:t>
            </w:r>
            <w:r w:rsidRPr="00273CF9">
              <w:rPr>
                <w:sz w:val="18"/>
                <w:szCs w:val="18"/>
              </w:rPr>
              <w:t>в</w:t>
            </w:r>
            <w:r w:rsidRPr="00273CF9">
              <w:rPr>
                <w:sz w:val="18"/>
                <w:szCs w:val="18"/>
                <w:lang w:val="en-US"/>
              </w:rPr>
              <w:t xml:space="preserve"> </w:t>
            </w:r>
            <w:r w:rsidRPr="00273CF9">
              <w:rPr>
                <w:sz w:val="18"/>
                <w:szCs w:val="18"/>
              </w:rPr>
              <w:t>валюте</w:t>
            </w:r>
            <w:r w:rsidRPr="00273CF9">
              <w:rPr>
                <w:sz w:val="18"/>
                <w:szCs w:val="18"/>
                <w:lang w:val="en-US"/>
              </w:rPr>
              <w:t xml:space="preserve"> </w:t>
            </w:r>
            <w:r w:rsidRPr="00273CF9">
              <w:rPr>
                <w:sz w:val="18"/>
                <w:szCs w:val="18"/>
              </w:rPr>
              <w:t>контракта</w:t>
            </w:r>
            <w:r w:rsidRPr="00273CF9">
              <w:rPr>
                <w:sz w:val="18"/>
                <w:szCs w:val="18"/>
                <w:lang w:val="en-US"/>
              </w:rPr>
              <w:t xml:space="preserve"> (executionPeriod/stages/stageAdvancePaymentSum/priceValue)</w:t>
            </w:r>
          </w:p>
        </w:tc>
      </w:tr>
      <w:tr w:rsidR="001D3AF5" w:rsidRPr="00273CF9" w14:paraId="34BFBFEF" w14:textId="77777777" w:rsidTr="00D51541">
        <w:trPr>
          <w:trHeight w:val="64"/>
        </w:trPr>
        <w:tc>
          <w:tcPr>
            <w:tcW w:w="562" w:type="dxa"/>
          </w:tcPr>
          <w:p w14:paraId="142BD3E2" w14:textId="3FA8E399" w:rsidR="001D3AF5" w:rsidRPr="00273CF9" w:rsidRDefault="001D3AF5" w:rsidP="00967AE6">
            <w:pPr>
              <w:pStyle w:val="ad"/>
              <w:rPr>
                <w:sz w:val="18"/>
                <w:szCs w:val="18"/>
              </w:rPr>
            </w:pPr>
            <w:r w:rsidRPr="00273CF9">
              <w:rPr>
                <w:sz w:val="18"/>
                <w:szCs w:val="18"/>
                <w:lang w:val="en-US"/>
              </w:rPr>
              <w:lastRenderedPageBreak/>
              <w:t>2</w:t>
            </w:r>
            <w:r w:rsidRPr="00273CF9">
              <w:rPr>
                <w:sz w:val="18"/>
                <w:szCs w:val="18"/>
              </w:rPr>
              <w:t>.73</w:t>
            </w:r>
          </w:p>
        </w:tc>
        <w:tc>
          <w:tcPr>
            <w:tcW w:w="1134" w:type="dxa"/>
          </w:tcPr>
          <w:p w14:paraId="706C52E0" w14:textId="76B9EB38" w:rsidR="001D3AF5" w:rsidRPr="00273CF9" w:rsidRDefault="001D3AF5" w:rsidP="00967AE6">
            <w:pPr>
              <w:pStyle w:val="ad"/>
              <w:rPr>
                <w:sz w:val="18"/>
                <w:szCs w:val="18"/>
              </w:rPr>
            </w:pPr>
            <w:r w:rsidRPr="00273CF9">
              <w:rPr>
                <w:sz w:val="18"/>
                <w:szCs w:val="18"/>
              </w:rPr>
              <w:t>29.07.2019</w:t>
            </w:r>
          </w:p>
        </w:tc>
        <w:tc>
          <w:tcPr>
            <w:tcW w:w="1275" w:type="dxa"/>
          </w:tcPr>
          <w:p w14:paraId="4D896CC6" w14:textId="6023BC2F" w:rsidR="001D3AF5" w:rsidRPr="00273CF9" w:rsidRDefault="001D3AF5" w:rsidP="00967AE6">
            <w:pPr>
              <w:pStyle w:val="ad"/>
              <w:jc w:val="left"/>
              <w:rPr>
                <w:rStyle w:val="af1"/>
                <w:sz w:val="18"/>
                <w:szCs w:val="18"/>
              </w:rPr>
            </w:pPr>
            <w:r w:rsidRPr="00273CF9">
              <w:rPr>
                <w:sz w:val="18"/>
                <w:szCs w:val="18"/>
              </w:rPr>
              <w:t>FCSNF-8990</w:t>
            </w:r>
          </w:p>
        </w:tc>
        <w:tc>
          <w:tcPr>
            <w:tcW w:w="6095" w:type="dxa"/>
          </w:tcPr>
          <w:p w14:paraId="7E377C6A" w14:textId="77777777" w:rsidR="001D3AF5" w:rsidRPr="00273CF9" w:rsidRDefault="001D3AF5" w:rsidP="00451456">
            <w:pPr>
              <w:pStyle w:val="ad"/>
              <w:numPr>
                <w:ilvl w:val="0"/>
                <w:numId w:val="29"/>
              </w:numPr>
              <w:jc w:val="left"/>
              <w:rPr>
                <w:sz w:val="18"/>
                <w:szCs w:val="18"/>
              </w:rPr>
            </w:pPr>
            <w:r w:rsidRPr="00273CF9">
              <w:rPr>
                <w:sz w:val="18"/>
                <w:szCs w:val="18"/>
              </w:rPr>
              <w:t>Добавлено описание приема поля «Номенклатура товара, работы, услуги» (executions/execution/quantityContractSubjects/quantityContractSubject/nomenclature)</w:t>
            </w:r>
          </w:p>
          <w:p w14:paraId="2C1ECD89" w14:textId="1CB2497C" w:rsidR="001D3AF5" w:rsidRPr="00273CF9" w:rsidRDefault="001D3AF5" w:rsidP="00451456">
            <w:pPr>
              <w:pStyle w:val="ad"/>
              <w:numPr>
                <w:ilvl w:val="0"/>
                <w:numId w:val="29"/>
              </w:numPr>
              <w:jc w:val="left"/>
              <w:rPr>
                <w:sz w:val="18"/>
                <w:szCs w:val="18"/>
              </w:rPr>
            </w:pPr>
            <w:r w:rsidRPr="00273CF9">
              <w:rPr>
                <w:sz w:val="18"/>
                <w:szCs w:val="18"/>
              </w:rPr>
              <w:t>Добавлен контроль РК_ИК_0231</w:t>
            </w:r>
          </w:p>
        </w:tc>
      </w:tr>
      <w:tr w:rsidR="001D3AF5" w:rsidRPr="00273CF9" w14:paraId="4E7EEF6D" w14:textId="77777777" w:rsidTr="00D51541">
        <w:trPr>
          <w:trHeight w:val="64"/>
        </w:trPr>
        <w:tc>
          <w:tcPr>
            <w:tcW w:w="562" w:type="dxa"/>
          </w:tcPr>
          <w:p w14:paraId="522EC943" w14:textId="6AC82CE9" w:rsidR="001D3AF5" w:rsidRPr="00273CF9" w:rsidRDefault="001D3AF5" w:rsidP="00967AE6">
            <w:pPr>
              <w:pStyle w:val="ad"/>
              <w:rPr>
                <w:sz w:val="18"/>
                <w:szCs w:val="18"/>
                <w:lang w:val="en-US"/>
              </w:rPr>
            </w:pPr>
            <w:r w:rsidRPr="00273CF9">
              <w:rPr>
                <w:sz w:val="18"/>
                <w:szCs w:val="18"/>
                <w:lang w:val="en-US"/>
              </w:rPr>
              <w:t>2.74</w:t>
            </w:r>
          </w:p>
        </w:tc>
        <w:tc>
          <w:tcPr>
            <w:tcW w:w="1134" w:type="dxa"/>
          </w:tcPr>
          <w:p w14:paraId="67EBFFF4" w14:textId="32B1AD65" w:rsidR="001D3AF5" w:rsidRPr="00273CF9" w:rsidRDefault="001D3AF5" w:rsidP="00967AE6">
            <w:pPr>
              <w:pStyle w:val="ad"/>
              <w:rPr>
                <w:sz w:val="18"/>
                <w:szCs w:val="18"/>
                <w:lang w:val="en-US"/>
              </w:rPr>
            </w:pPr>
            <w:r w:rsidRPr="00273CF9">
              <w:rPr>
                <w:sz w:val="18"/>
                <w:szCs w:val="18"/>
                <w:lang w:val="en-US"/>
              </w:rPr>
              <w:t>13.08.2019</w:t>
            </w:r>
          </w:p>
        </w:tc>
        <w:tc>
          <w:tcPr>
            <w:tcW w:w="1275" w:type="dxa"/>
          </w:tcPr>
          <w:p w14:paraId="6C2556C0" w14:textId="0C607607" w:rsidR="001D3AF5" w:rsidRPr="00273CF9" w:rsidRDefault="001D3AF5" w:rsidP="00967AE6">
            <w:pPr>
              <w:pStyle w:val="ad"/>
              <w:jc w:val="left"/>
              <w:rPr>
                <w:rStyle w:val="af1"/>
                <w:sz w:val="18"/>
                <w:szCs w:val="18"/>
              </w:rPr>
            </w:pPr>
            <w:r w:rsidRPr="00273CF9">
              <w:rPr>
                <w:sz w:val="18"/>
                <w:szCs w:val="18"/>
              </w:rPr>
              <w:t>FCSNF-8831</w:t>
            </w:r>
          </w:p>
        </w:tc>
        <w:tc>
          <w:tcPr>
            <w:tcW w:w="6095" w:type="dxa"/>
          </w:tcPr>
          <w:p w14:paraId="39BBBBAC" w14:textId="0D12D686" w:rsidR="001D3AF5" w:rsidRPr="00273CF9" w:rsidRDefault="001D3AF5" w:rsidP="00451456">
            <w:pPr>
              <w:pStyle w:val="ad"/>
              <w:numPr>
                <w:ilvl w:val="0"/>
                <w:numId w:val="30"/>
              </w:numPr>
              <w:jc w:val="left"/>
              <w:rPr>
                <w:sz w:val="18"/>
                <w:szCs w:val="18"/>
              </w:rPr>
            </w:pPr>
            <w:r w:rsidRPr="00273CF9">
              <w:rPr>
                <w:sz w:val="18"/>
                <w:szCs w:val="18"/>
              </w:rPr>
              <w:t>Изменено правило приема поля «Количество поставляемого товара, объёма выполняемых работ, оказываемых услуг» (products/product/quantity).</w:t>
            </w:r>
          </w:p>
          <w:p w14:paraId="3F7EBE97" w14:textId="2969230D" w:rsidR="001D3AF5" w:rsidRPr="00273CF9" w:rsidRDefault="001D3AF5" w:rsidP="00451456">
            <w:pPr>
              <w:pStyle w:val="ad"/>
              <w:numPr>
                <w:ilvl w:val="0"/>
                <w:numId w:val="30"/>
              </w:numPr>
              <w:jc w:val="left"/>
              <w:rPr>
                <w:sz w:val="18"/>
                <w:szCs w:val="18"/>
              </w:rPr>
            </w:pPr>
            <w:r w:rsidRPr="00273CF9">
              <w:rPr>
                <w:sz w:val="18"/>
                <w:szCs w:val="18"/>
              </w:rPr>
              <w:t>Изменено правило приема поля «Сумма без НДС в валюте контракта» (products/product/withoutVATSum).</w:t>
            </w:r>
          </w:p>
          <w:p w14:paraId="6F7DF723" w14:textId="6746D6B6" w:rsidR="001D3AF5" w:rsidRPr="00273CF9" w:rsidRDefault="001D3AF5" w:rsidP="00451456">
            <w:pPr>
              <w:pStyle w:val="ad"/>
              <w:numPr>
                <w:ilvl w:val="0"/>
                <w:numId w:val="30"/>
              </w:numPr>
              <w:jc w:val="left"/>
              <w:rPr>
                <w:sz w:val="18"/>
                <w:szCs w:val="18"/>
              </w:rPr>
            </w:pPr>
            <w:r w:rsidRPr="00273CF9">
              <w:rPr>
                <w:sz w:val="18"/>
                <w:szCs w:val="18"/>
              </w:rPr>
              <w:t>Изменено правило приема поля  «Размер НДС в валюте контракта» (products/product/VATSum).</w:t>
            </w:r>
          </w:p>
        </w:tc>
      </w:tr>
      <w:tr w:rsidR="001D3AF5" w:rsidRPr="00273CF9" w14:paraId="4E4D251E" w14:textId="77777777" w:rsidTr="00D51541">
        <w:trPr>
          <w:trHeight w:val="64"/>
        </w:trPr>
        <w:tc>
          <w:tcPr>
            <w:tcW w:w="562" w:type="dxa"/>
          </w:tcPr>
          <w:p w14:paraId="2789B3F3" w14:textId="0095D116" w:rsidR="001D3AF5" w:rsidRPr="00273CF9" w:rsidRDefault="001D3AF5" w:rsidP="00452244">
            <w:pPr>
              <w:pStyle w:val="ad"/>
              <w:rPr>
                <w:sz w:val="18"/>
                <w:szCs w:val="18"/>
              </w:rPr>
            </w:pPr>
            <w:r w:rsidRPr="00273CF9">
              <w:rPr>
                <w:sz w:val="18"/>
                <w:szCs w:val="18"/>
              </w:rPr>
              <w:t>2.75</w:t>
            </w:r>
          </w:p>
        </w:tc>
        <w:tc>
          <w:tcPr>
            <w:tcW w:w="1134" w:type="dxa"/>
          </w:tcPr>
          <w:p w14:paraId="68C93ADB" w14:textId="182899C6" w:rsidR="001D3AF5" w:rsidRPr="00273CF9" w:rsidRDefault="001D3AF5" w:rsidP="00452244">
            <w:pPr>
              <w:pStyle w:val="ad"/>
              <w:rPr>
                <w:sz w:val="18"/>
                <w:szCs w:val="18"/>
                <w:lang w:val="en-US"/>
              </w:rPr>
            </w:pPr>
            <w:r w:rsidRPr="00273CF9">
              <w:rPr>
                <w:sz w:val="18"/>
                <w:szCs w:val="18"/>
              </w:rPr>
              <w:t>09</w:t>
            </w:r>
            <w:r w:rsidRPr="00273CF9">
              <w:rPr>
                <w:sz w:val="18"/>
                <w:szCs w:val="18"/>
                <w:lang w:val="en-US"/>
              </w:rPr>
              <w:t>.0</w:t>
            </w:r>
            <w:r w:rsidRPr="00273CF9">
              <w:rPr>
                <w:sz w:val="18"/>
                <w:szCs w:val="18"/>
              </w:rPr>
              <w:t>9</w:t>
            </w:r>
            <w:r w:rsidRPr="00273CF9">
              <w:rPr>
                <w:sz w:val="18"/>
                <w:szCs w:val="18"/>
                <w:lang w:val="en-US"/>
              </w:rPr>
              <w:t>.2019</w:t>
            </w:r>
          </w:p>
        </w:tc>
        <w:tc>
          <w:tcPr>
            <w:tcW w:w="1275" w:type="dxa"/>
          </w:tcPr>
          <w:p w14:paraId="6007EB27" w14:textId="75E4EF44" w:rsidR="001D3AF5" w:rsidRPr="00273CF9" w:rsidRDefault="001D3AF5" w:rsidP="00452244">
            <w:pPr>
              <w:pStyle w:val="ad"/>
              <w:jc w:val="left"/>
              <w:rPr>
                <w:rStyle w:val="af1"/>
                <w:sz w:val="18"/>
                <w:szCs w:val="18"/>
              </w:rPr>
            </w:pPr>
            <w:r w:rsidRPr="00273CF9">
              <w:rPr>
                <w:sz w:val="18"/>
                <w:szCs w:val="18"/>
              </w:rPr>
              <w:t>FCSNF-3390</w:t>
            </w:r>
          </w:p>
        </w:tc>
        <w:tc>
          <w:tcPr>
            <w:tcW w:w="6095" w:type="dxa"/>
          </w:tcPr>
          <w:p w14:paraId="2AD52730" w14:textId="2C01FEF0" w:rsidR="001D3AF5" w:rsidRPr="00273CF9" w:rsidRDefault="001D3AF5" w:rsidP="00451456">
            <w:pPr>
              <w:pStyle w:val="ad"/>
              <w:numPr>
                <w:ilvl w:val="0"/>
                <w:numId w:val="31"/>
              </w:numPr>
              <w:jc w:val="left"/>
              <w:rPr>
                <w:sz w:val="18"/>
                <w:szCs w:val="18"/>
              </w:rPr>
            </w:pPr>
            <w:r w:rsidRPr="00273CF9">
              <w:rPr>
                <w:sz w:val="18"/>
                <w:szCs w:val="18"/>
              </w:rPr>
              <w:t>Добавлено описание правил приема для блока «Информация об объекте закупки в субподрядном договоре» (subContractorsSum/subContractors/subContractor/legalEntityRF/subPurchaseObjectInfo)</w:t>
            </w:r>
          </w:p>
        </w:tc>
      </w:tr>
      <w:tr w:rsidR="001D3AF5" w:rsidRPr="001D3AF5" w14:paraId="699DE4DF" w14:textId="77777777" w:rsidTr="00D51541">
        <w:trPr>
          <w:trHeight w:val="64"/>
        </w:trPr>
        <w:tc>
          <w:tcPr>
            <w:tcW w:w="562" w:type="dxa"/>
          </w:tcPr>
          <w:p w14:paraId="3DA426C4" w14:textId="31F28C6E" w:rsidR="001D3AF5" w:rsidRPr="00273CF9" w:rsidRDefault="001D3AF5" w:rsidP="006B578E">
            <w:pPr>
              <w:pStyle w:val="ad"/>
              <w:rPr>
                <w:sz w:val="18"/>
                <w:szCs w:val="18"/>
              </w:rPr>
            </w:pPr>
            <w:r w:rsidRPr="00273CF9">
              <w:rPr>
                <w:sz w:val="18"/>
                <w:szCs w:val="18"/>
              </w:rPr>
              <w:t>2.76</w:t>
            </w:r>
          </w:p>
        </w:tc>
        <w:tc>
          <w:tcPr>
            <w:tcW w:w="1134" w:type="dxa"/>
          </w:tcPr>
          <w:p w14:paraId="5D6FFE59" w14:textId="3280B446" w:rsidR="001D3AF5" w:rsidRPr="00273CF9" w:rsidRDefault="001D3AF5" w:rsidP="006B578E">
            <w:pPr>
              <w:pStyle w:val="ad"/>
              <w:rPr>
                <w:sz w:val="18"/>
                <w:szCs w:val="18"/>
              </w:rPr>
            </w:pPr>
            <w:r w:rsidRPr="00273CF9">
              <w:rPr>
                <w:sz w:val="18"/>
                <w:szCs w:val="18"/>
              </w:rPr>
              <w:t>10.09.2019</w:t>
            </w:r>
          </w:p>
        </w:tc>
        <w:tc>
          <w:tcPr>
            <w:tcW w:w="1275" w:type="dxa"/>
          </w:tcPr>
          <w:p w14:paraId="684A3831" w14:textId="478788B4" w:rsidR="001D3AF5" w:rsidRPr="00273CF9" w:rsidRDefault="001D3AF5" w:rsidP="006B578E">
            <w:pPr>
              <w:pStyle w:val="ad"/>
              <w:jc w:val="left"/>
              <w:rPr>
                <w:rStyle w:val="af1"/>
                <w:sz w:val="18"/>
                <w:szCs w:val="18"/>
              </w:rPr>
            </w:pPr>
            <w:r w:rsidRPr="00273CF9">
              <w:rPr>
                <w:sz w:val="18"/>
                <w:szCs w:val="18"/>
              </w:rPr>
              <w:t>FCSNF-8986</w:t>
            </w:r>
          </w:p>
        </w:tc>
        <w:tc>
          <w:tcPr>
            <w:tcW w:w="6095" w:type="dxa"/>
          </w:tcPr>
          <w:p w14:paraId="0FF0E1C3" w14:textId="77777777" w:rsidR="001D3AF5" w:rsidRPr="00273CF9" w:rsidRDefault="001D3AF5" w:rsidP="006B578E">
            <w:pPr>
              <w:pStyle w:val="ad"/>
              <w:jc w:val="left"/>
              <w:rPr>
                <w:sz w:val="18"/>
                <w:szCs w:val="18"/>
              </w:rPr>
            </w:pPr>
            <w:r w:rsidRPr="00273CF9">
              <w:rPr>
                <w:sz w:val="18"/>
                <w:szCs w:val="18"/>
              </w:rPr>
              <w:t>Добавлены правила приема полей:</w:t>
            </w:r>
          </w:p>
          <w:p w14:paraId="2711A1F9" w14:textId="77777777" w:rsidR="001D3AF5" w:rsidRPr="00273CF9" w:rsidRDefault="001D3AF5" w:rsidP="00451456">
            <w:pPr>
              <w:pStyle w:val="ad"/>
              <w:numPr>
                <w:ilvl w:val="0"/>
                <w:numId w:val="32"/>
              </w:numPr>
              <w:jc w:val="left"/>
              <w:rPr>
                <w:sz w:val="18"/>
                <w:szCs w:val="18"/>
              </w:rPr>
            </w:pPr>
            <w:r w:rsidRPr="00273CF9">
              <w:rPr>
                <w:sz w:val="18"/>
                <w:szCs w:val="18"/>
              </w:rPr>
              <w:t>«Уникальный идентификатор этапа контракта в ЕИС» (executionPeriod/stages/sid)</w:t>
            </w:r>
          </w:p>
          <w:p w14:paraId="6A7FA6C5" w14:textId="77777777" w:rsidR="001D3AF5" w:rsidRPr="00273CF9" w:rsidRDefault="001D3AF5" w:rsidP="00451456">
            <w:pPr>
              <w:pStyle w:val="ad"/>
              <w:numPr>
                <w:ilvl w:val="0"/>
                <w:numId w:val="32"/>
              </w:numPr>
              <w:jc w:val="left"/>
              <w:rPr>
                <w:sz w:val="18"/>
                <w:szCs w:val="18"/>
                <w:lang w:val="en-US"/>
              </w:rPr>
            </w:pPr>
            <w:r w:rsidRPr="00273CF9">
              <w:rPr>
                <w:sz w:val="18"/>
                <w:szCs w:val="18"/>
                <w:lang w:val="en-US"/>
              </w:rPr>
              <w:t xml:space="preserve">«GUID </w:t>
            </w:r>
            <w:r w:rsidRPr="00273CF9">
              <w:rPr>
                <w:sz w:val="18"/>
                <w:szCs w:val="18"/>
              </w:rPr>
              <w:t>этапа</w:t>
            </w:r>
            <w:r w:rsidRPr="00273CF9">
              <w:rPr>
                <w:sz w:val="18"/>
                <w:szCs w:val="18"/>
                <w:lang w:val="en-US"/>
              </w:rPr>
              <w:t xml:space="preserve"> </w:t>
            </w:r>
            <w:r w:rsidRPr="00273CF9">
              <w:rPr>
                <w:sz w:val="18"/>
                <w:szCs w:val="18"/>
              </w:rPr>
              <w:t>контракта</w:t>
            </w:r>
            <w:r w:rsidRPr="00273CF9">
              <w:rPr>
                <w:sz w:val="18"/>
                <w:szCs w:val="18"/>
                <w:lang w:val="en-US"/>
              </w:rPr>
              <w:t>» (executionPeriod/stages/guid)</w:t>
            </w:r>
          </w:p>
          <w:p w14:paraId="3E2DC130" w14:textId="77777777" w:rsidR="001D3AF5" w:rsidRPr="00273CF9" w:rsidRDefault="001D3AF5" w:rsidP="00451456">
            <w:pPr>
              <w:pStyle w:val="ad"/>
              <w:numPr>
                <w:ilvl w:val="0"/>
                <w:numId w:val="32"/>
              </w:numPr>
              <w:jc w:val="left"/>
              <w:rPr>
                <w:sz w:val="18"/>
                <w:szCs w:val="18"/>
                <w:lang w:val="en-US"/>
              </w:rPr>
            </w:pPr>
            <w:r w:rsidRPr="00273CF9">
              <w:rPr>
                <w:sz w:val="18"/>
                <w:szCs w:val="18"/>
                <w:lang w:val="en-US"/>
              </w:rPr>
              <w:t xml:space="preserve">«GUID </w:t>
            </w:r>
            <w:r w:rsidRPr="00273CF9">
              <w:rPr>
                <w:sz w:val="18"/>
                <w:szCs w:val="18"/>
              </w:rPr>
              <w:t>объекта</w:t>
            </w:r>
            <w:r w:rsidRPr="00273CF9">
              <w:rPr>
                <w:sz w:val="18"/>
                <w:szCs w:val="18"/>
                <w:lang w:val="en-US"/>
              </w:rPr>
              <w:t xml:space="preserve"> </w:t>
            </w:r>
            <w:r w:rsidRPr="00273CF9">
              <w:rPr>
                <w:sz w:val="18"/>
                <w:szCs w:val="18"/>
              </w:rPr>
              <w:t>закупки</w:t>
            </w:r>
            <w:r w:rsidRPr="00273CF9">
              <w:rPr>
                <w:sz w:val="18"/>
                <w:szCs w:val="18"/>
                <w:lang w:val="en-US"/>
              </w:rPr>
              <w:t>» (products/product/guid)</w:t>
            </w:r>
          </w:p>
          <w:p w14:paraId="7C591E4F" w14:textId="77777777" w:rsidR="001D3AF5" w:rsidRPr="00273CF9" w:rsidRDefault="001D3AF5" w:rsidP="00451456">
            <w:pPr>
              <w:pStyle w:val="ad"/>
              <w:numPr>
                <w:ilvl w:val="0"/>
                <w:numId w:val="32"/>
              </w:numPr>
              <w:jc w:val="left"/>
              <w:rPr>
                <w:sz w:val="18"/>
                <w:szCs w:val="18"/>
                <w:lang w:val="en-US"/>
              </w:rPr>
            </w:pPr>
            <w:r w:rsidRPr="00273CF9">
              <w:rPr>
                <w:sz w:val="18"/>
                <w:szCs w:val="18"/>
                <w:lang w:val="en-US"/>
              </w:rPr>
              <w:t>«</w:t>
            </w:r>
            <w:r w:rsidRPr="00273CF9">
              <w:rPr>
                <w:sz w:val="18"/>
                <w:szCs w:val="18"/>
              </w:rPr>
              <w:t>Уникальный</w:t>
            </w:r>
            <w:r w:rsidRPr="00273CF9">
              <w:rPr>
                <w:sz w:val="18"/>
                <w:szCs w:val="18"/>
                <w:lang w:val="en-US"/>
              </w:rPr>
              <w:t xml:space="preserve"> </w:t>
            </w:r>
            <w:r w:rsidRPr="00273CF9">
              <w:rPr>
                <w:sz w:val="18"/>
                <w:szCs w:val="18"/>
              </w:rPr>
              <w:t>идентификатор</w:t>
            </w:r>
            <w:r w:rsidRPr="00273CF9">
              <w:rPr>
                <w:sz w:val="18"/>
                <w:szCs w:val="18"/>
                <w:lang w:val="en-US"/>
              </w:rPr>
              <w:t xml:space="preserve"> </w:t>
            </w:r>
            <w:r w:rsidRPr="00273CF9">
              <w:rPr>
                <w:sz w:val="18"/>
                <w:szCs w:val="18"/>
              </w:rPr>
              <w:t>лекарственного</w:t>
            </w:r>
            <w:r w:rsidRPr="00273CF9">
              <w:rPr>
                <w:sz w:val="18"/>
                <w:szCs w:val="18"/>
                <w:lang w:val="en-US"/>
              </w:rPr>
              <w:t xml:space="preserve"> </w:t>
            </w:r>
            <w:r w:rsidRPr="00273CF9">
              <w:rPr>
                <w:sz w:val="18"/>
                <w:szCs w:val="18"/>
              </w:rPr>
              <w:t>препарата</w:t>
            </w:r>
            <w:r w:rsidRPr="00273CF9">
              <w:rPr>
                <w:sz w:val="18"/>
                <w:szCs w:val="18"/>
                <w:lang w:val="en-US"/>
              </w:rPr>
              <w:t>» (products/product/drugPurchaseObjectInfo/drugInfoUsingReferenceInfo/MNNsInfo/MNNInfo/positionsTradeName/*/sid)</w:t>
            </w:r>
          </w:p>
          <w:p w14:paraId="025A9F4C" w14:textId="01ECAEAB" w:rsidR="001D3AF5" w:rsidRPr="00273CF9" w:rsidRDefault="001D3AF5" w:rsidP="00451456">
            <w:pPr>
              <w:pStyle w:val="ad"/>
              <w:numPr>
                <w:ilvl w:val="0"/>
                <w:numId w:val="31"/>
              </w:numPr>
              <w:jc w:val="left"/>
              <w:rPr>
                <w:sz w:val="18"/>
                <w:szCs w:val="18"/>
                <w:lang w:val="en-US"/>
              </w:rPr>
            </w:pPr>
            <w:r w:rsidRPr="00273CF9">
              <w:rPr>
                <w:sz w:val="18"/>
                <w:szCs w:val="18"/>
                <w:lang w:val="en-US"/>
              </w:rPr>
              <w:t xml:space="preserve">«GUID </w:t>
            </w:r>
            <w:r w:rsidRPr="00273CF9">
              <w:rPr>
                <w:sz w:val="18"/>
                <w:szCs w:val="18"/>
              </w:rPr>
              <w:t>лекарственного</w:t>
            </w:r>
            <w:r w:rsidRPr="00273CF9">
              <w:rPr>
                <w:sz w:val="18"/>
                <w:szCs w:val="18"/>
                <w:lang w:val="en-US"/>
              </w:rPr>
              <w:t xml:space="preserve"> </w:t>
            </w:r>
            <w:r w:rsidRPr="00273CF9">
              <w:rPr>
                <w:sz w:val="18"/>
                <w:szCs w:val="18"/>
              </w:rPr>
              <w:t>препарата</w:t>
            </w:r>
            <w:r w:rsidRPr="00273CF9">
              <w:rPr>
                <w:sz w:val="18"/>
                <w:szCs w:val="18"/>
                <w:lang w:val="en-US"/>
              </w:rPr>
              <w:t>» (products/product/drugPurchaseObjectInfo/drugInfoUsingReferenceInfo/MNNsInfo/MNNInfo/positionsTradeName/*/guid)</w:t>
            </w:r>
          </w:p>
        </w:tc>
      </w:tr>
      <w:tr w:rsidR="001D3AF5" w:rsidRPr="00273CF9" w14:paraId="0428DB49" w14:textId="77777777" w:rsidTr="00D51541">
        <w:trPr>
          <w:trHeight w:val="64"/>
        </w:trPr>
        <w:tc>
          <w:tcPr>
            <w:tcW w:w="562" w:type="dxa"/>
          </w:tcPr>
          <w:p w14:paraId="14285291" w14:textId="345FBAAC" w:rsidR="001D3AF5" w:rsidRPr="00273CF9" w:rsidRDefault="001D3AF5" w:rsidP="00F01B6E">
            <w:pPr>
              <w:pStyle w:val="ad"/>
              <w:rPr>
                <w:sz w:val="18"/>
                <w:szCs w:val="18"/>
              </w:rPr>
            </w:pPr>
            <w:r w:rsidRPr="00273CF9">
              <w:rPr>
                <w:sz w:val="18"/>
                <w:szCs w:val="18"/>
              </w:rPr>
              <w:t>2.76</w:t>
            </w:r>
          </w:p>
        </w:tc>
        <w:tc>
          <w:tcPr>
            <w:tcW w:w="1134" w:type="dxa"/>
          </w:tcPr>
          <w:p w14:paraId="69F43201" w14:textId="1E506304" w:rsidR="001D3AF5" w:rsidRPr="00273CF9" w:rsidRDefault="001D3AF5" w:rsidP="00F01B6E">
            <w:pPr>
              <w:pStyle w:val="ad"/>
              <w:rPr>
                <w:sz w:val="18"/>
                <w:szCs w:val="18"/>
              </w:rPr>
            </w:pPr>
            <w:r w:rsidRPr="00273CF9">
              <w:rPr>
                <w:sz w:val="18"/>
                <w:szCs w:val="18"/>
              </w:rPr>
              <w:t>11.09.2019</w:t>
            </w:r>
          </w:p>
        </w:tc>
        <w:tc>
          <w:tcPr>
            <w:tcW w:w="1275" w:type="dxa"/>
          </w:tcPr>
          <w:p w14:paraId="29948376" w14:textId="1399EDA2" w:rsidR="001D3AF5" w:rsidRPr="00273CF9" w:rsidRDefault="001D3AF5" w:rsidP="00F01B6E">
            <w:pPr>
              <w:pStyle w:val="ad"/>
              <w:jc w:val="left"/>
              <w:rPr>
                <w:rStyle w:val="af1"/>
                <w:sz w:val="18"/>
                <w:szCs w:val="18"/>
              </w:rPr>
            </w:pPr>
            <w:r w:rsidRPr="00273CF9">
              <w:rPr>
                <w:sz w:val="18"/>
                <w:szCs w:val="18"/>
              </w:rPr>
              <w:t>FCSNF-9399</w:t>
            </w:r>
          </w:p>
        </w:tc>
        <w:tc>
          <w:tcPr>
            <w:tcW w:w="6095" w:type="dxa"/>
          </w:tcPr>
          <w:p w14:paraId="41841BBC" w14:textId="2D057BBB" w:rsidR="001D3AF5" w:rsidRPr="00273CF9" w:rsidRDefault="001D3AF5" w:rsidP="00F01B6E">
            <w:pPr>
              <w:pStyle w:val="ad"/>
              <w:jc w:val="left"/>
              <w:rPr>
                <w:sz w:val="18"/>
                <w:szCs w:val="18"/>
              </w:rPr>
            </w:pPr>
            <w:r w:rsidRPr="00273CF9">
              <w:rPr>
                <w:sz w:val="18"/>
                <w:szCs w:val="18"/>
              </w:rPr>
              <w:t>Удален контроль РК_ИК_0213</w:t>
            </w:r>
          </w:p>
        </w:tc>
      </w:tr>
      <w:tr w:rsidR="001D3AF5" w:rsidRPr="00273CF9" w14:paraId="51A9F71D" w14:textId="77777777" w:rsidTr="00D51541">
        <w:trPr>
          <w:trHeight w:val="64"/>
        </w:trPr>
        <w:tc>
          <w:tcPr>
            <w:tcW w:w="562" w:type="dxa"/>
          </w:tcPr>
          <w:p w14:paraId="55152549" w14:textId="02349C1E" w:rsidR="001D3AF5" w:rsidRPr="00273CF9" w:rsidRDefault="001D3AF5" w:rsidP="00F01B6E">
            <w:pPr>
              <w:pStyle w:val="ad"/>
              <w:rPr>
                <w:sz w:val="18"/>
                <w:szCs w:val="18"/>
              </w:rPr>
            </w:pPr>
            <w:r w:rsidRPr="00273CF9">
              <w:rPr>
                <w:sz w:val="18"/>
                <w:szCs w:val="18"/>
              </w:rPr>
              <w:t>2.77</w:t>
            </w:r>
          </w:p>
        </w:tc>
        <w:tc>
          <w:tcPr>
            <w:tcW w:w="1134" w:type="dxa"/>
          </w:tcPr>
          <w:p w14:paraId="27443E22" w14:textId="34E644E1" w:rsidR="001D3AF5" w:rsidRPr="00273CF9" w:rsidRDefault="001D3AF5" w:rsidP="00F01B6E">
            <w:pPr>
              <w:pStyle w:val="ad"/>
              <w:rPr>
                <w:sz w:val="18"/>
                <w:szCs w:val="18"/>
              </w:rPr>
            </w:pPr>
            <w:r w:rsidRPr="00273CF9">
              <w:rPr>
                <w:sz w:val="18"/>
                <w:szCs w:val="18"/>
              </w:rPr>
              <w:t>12.09.2019</w:t>
            </w:r>
          </w:p>
        </w:tc>
        <w:tc>
          <w:tcPr>
            <w:tcW w:w="1275" w:type="dxa"/>
          </w:tcPr>
          <w:p w14:paraId="100B6211" w14:textId="511EDC2D" w:rsidR="001D3AF5" w:rsidRPr="00273CF9" w:rsidRDefault="001D3AF5" w:rsidP="00F01B6E">
            <w:pPr>
              <w:pStyle w:val="ad"/>
              <w:jc w:val="left"/>
              <w:rPr>
                <w:rStyle w:val="af1"/>
                <w:sz w:val="18"/>
                <w:szCs w:val="18"/>
              </w:rPr>
            </w:pPr>
            <w:r w:rsidRPr="00273CF9">
              <w:rPr>
                <w:sz w:val="18"/>
                <w:szCs w:val="18"/>
              </w:rPr>
              <w:t>FCS-107126</w:t>
            </w:r>
          </w:p>
        </w:tc>
        <w:tc>
          <w:tcPr>
            <w:tcW w:w="6095" w:type="dxa"/>
          </w:tcPr>
          <w:p w14:paraId="1FBDDBE7" w14:textId="1A6EDD05" w:rsidR="001D3AF5" w:rsidRPr="00273CF9" w:rsidRDefault="001D3AF5" w:rsidP="0087656A">
            <w:pPr>
              <w:pStyle w:val="ad"/>
              <w:jc w:val="left"/>
              <w:rPr>
                <w:sz w:val="18"/>
                <w:szCs w:val="18"/>
              </w:rPr>
            </w:pPr>
            <w:r w:rsidRPr="00273CF9">
              <w:rPr>
                <w:sz w:val="18"/>
                <w:szCs w:val="18"/>
              </w:rPr>
              <w:t>Уточнено требование к невыполнению контролей на характеристики, в случае если контракт создан на основании ППГ или извещения</w:t>
            </w:r>
          </w:p>
        </w:tc>
      </w:tr>
      <w:tr w:rsidR="001D3AF5" w:rsidRPr="00273CF9" w14:paraId="25571A57" w14:textId="77777777" w:rsidTr="00D51541">
        <w:trPr>
          <w:trHeight w:val="64"/>
        </w:trPr>
        <w:tc>
          <w:tcPr>
            <w:tcW w:w="562" w:type="dxa"/>
          </w:tcPr>
          <w:p w14:paraId="2786591D" w14:textId="16A4B879" w:rsidR="001D3AF5" w:rsidRPr="00273CF9" w:rsidRDefault="001D3AF5" w:rsidP="00F01B6E">
            <w:pPr>
              <w:pStyle w:val="ad"/>
              <w:rPr>
                <w:sz w:val="18"/>
                <w:szCs w:val="18"/>
              </w:rPr>
            </w:pPr>
            <w:r w:rsidRPr="00273CF9">
              <w:rPr>
                <w:sz w:val="18"/>
                <w:szCs w:val="18"/>
              </w:rPr>
              <w:t>2.78</w:t>
            </w:r>
          </w:p>
        </w:tc>
        <w:tc>
          <w:tcPr>
            <w:tcW w:w="1134" w:type="dxa"/>
          </w:tcPr>
          <w:p w14:paraId="681580EE" w14:textId="4845B214" w:rsidR="001D3AF5" w:rsidRPr="00273CF9" w:rsidRDefault="001D3AF5" w:rsidP="00F01B6E">
            <w:pPr>
              <w:pStyle w:val="ad"/>
              <w:rPr>
                <w:sz w:val="18"/>
                <w:szCs w:val="18"/>
              </w:rPr>
            </w:pPr>
            <w:r w:rsidRPr="00273CF9">
              <w:rPr>
                <w:sz w:val="18"/>
                <w:szCs w:val="18"/>
              </w:rPr>
              <w:t>26.09.2019</w:t>
            </w:r>
          </w:p>
        </w:tc>
        <w:tc>
          <w:tcPr>
            <w:tcW w:w="1275" w:type="dxa"/>
          </w:tcPr>
          <w:p w14:paraId="48A624A7" w14:textId="788B4A0B" w:rsidR="001D3AF5" w:rsidRPr="00273CF9" w:rsidRDefault="001D3AF5" w:rsidP="00F01B6E">
            <w:pPr>
              <w:pStyle w:val="ad"/>
              <w:jc w:val="left"/>
              <w:rPr>
                <w:color w:val="0000FF"/>
                <w:sz w:val="18"/>
                <w:szCs w:val="18"/>
                <w:u w:val="single"/>
              </w:rPr>
            </w:pPr>
            <w:r w:rsidRPr="00273CF9">
              <w:rPr>
                <w:sz w:val="18"/>
                <w:szCs w:val="18"/>
              </w:rPr>
              <w:t>FCSNF-9473</w:t>
            </w:r>
          </w:p>
        </w:tc>
        <w:tc>
          <w:tcPr>
            <w:tcW w:w="6095" w:type="dxa"/>
          </w:tcPr>
          <w:p w14:paraId="04FC2FF6" w14:textId="77777777" w:rsidR="001D3AF5" w:rsidRPr="00273CF9" w:rsidRDefault="001D3AF5" w:rsidP="00451456">
            <w:pPr>
              <w:pStyle w:val="ad"/>
              <w:numPr>
                <w:ilvl w:val="0"/>
                <w:numId w:val="33"/>
              </w:numPr>
              <w:jc w:val="left"/>
              <w:rPr>
                <w:sz w:val="18"/>
                <w:szCs w:val="18"/>
              </w:rPr>
            </w:pPr>
            <w:r w:rsidRPr="00273CF9">
              <w:rPr>
                <w:sz w:val="18"/>
                <w:szCs w:val="18"/>
              </w:rPr>
              <w:t>Добавлен контроль РК_ИК_0232</w:t>
            </w:r>
          </w:p>
          <w:p w14:paraId="375B314F" w14:textId="77777777" w:rsidR="001D3AF5" w:rsidRPr="00273CF9" w:rsidRDefault="001D3AF5" w:rsidP="00451456">
            <w:pPr>
              <w:pStyle w:val="ad"/>
              <w:numPr>
                <w:ilvl w:val="0"/>
                <w:numId w:val="33"/>
              </w:numPr>
              <w:jc w:val="left"/>
              <w:rPr>
                <w:sz w:val="18"/>
                <w:szCs w:val="18"/>
              </w:rPr>
            </w:pPr>
            <w:r w:rsidRPr="00273CF9">
              <w:rPr>
                <w:sz w:val="18"/>
                <w:szCs w:val="18"/>
              </w:rPr>
              <w:t>Добавлены контроли:</w:t>
            </w:r>
          </w:p>
          <w:p w14:paraId="68002B2C" w14:textId="77777777" w:rsidR="001D3AF5" w:rsidRPr="00273CF9" w:rsidRDefault="001D3AF5" w:rsidP="0050166A">
            <w:pPr>
              <w:pStyle w:val="ad"/>
              <w:ind w:left="720"/>
              <w:jc w:val="left"/>
              <w:rPr>
                <w:sz w:val="18"/>
                <w:szCs w:val="18"/>
              </w:rPr>
            </w:pPr>
            <w:r w:rsidRPr="00273CF9">
              <w:rPr>
                <w:sz w:val="18"/>
                <w:szCs w:val="18"/>
              </w:rPr>
              <w:t>РК_ИК_0233</w:t>
            </w:r>
          </w:p>
          <w:p w14:paraId="00AEF366" w14:textId="77777777" w:rsidR="001D3AF5" w:rsidRPr="00273CF9" w:rsidRDefault="001D3AF5" w:rsidP="0050166A">
            <w:pPr>
              <w:pStyle w:val="ad"/>
              <w:ind w:left="720"/>
              <w:jc w:val="left"/>
              <w:rPr>
                <w:sz w:val="18"/>
                <w:szCs w:val="18"/>
              </w:rPr>
            </w:pPr>
            <w:r w:rsidRPr="00273CF9">
              <w:rPr>
                <w:sz w:val="18"/>
                <w:szCs w:val="18"/>
              </w:rPr>
              <w:t>РК_ИК_0234</w:t>
            </w:r>
          </w:p>
          <w:p w14:paraId="314CACB1" w14:textId="77777777" w:rsidR="001D3AF5" w:rsidRPr="00273CF9" w:rsidRDefault="001D3AF5" w:rsidP="00451456">
            <w:pPr>
              <w:pStyle w:val="ad"/>
              <w:numPr>
                <w:ilvl w:val="0"/>
                <w:numId w:val="33"/>
              </w:numPr>
              <w:jc w:val="left"/>
              <w:rPr>
                <w:sz w:val="18"/>
                <w:szCs w:val="18"/>
              </w:rPr>
            </w:pPr>
            <w:r w:rsidRPr="00273CF9">
              <w:rPr>
                <w:sz w:val="18"/>
                <w:szCs w:val="18"/>
              </w:rPr>
              <w:t>Добавлено описание приема поля «Невозможно указать сведения о количестве товара, работы, услуги» (executionObligationGuarantee/documents/document/quantityContractSubjects/quantityContractSubject/quantityUndefined)</w:t>
            </w:r>
          </w:p>
          <w:p w14:paraId="4F3EF2D4" w14:textId="5FC3B13E" w:rsidR="001D3AF5" w:rsidRPr="00273CF9" w:rsidRDefault="001D3AF5" w:rsidP="00451456">
            <w:pPr>
              <w:pStyle w:val="ad"/>
              <w:numPr>
                <w:ilvl w:val="0"/>
                <w:numId w:val="33"/>
              </w:numPr>
              <w:jc w:val="left"/>
              <w:rPr>
                <w:sz w:val="18"/>
                <w:szCs w:val="18"/>
              </w:rPr>
            </w:pPr>
            <w:r w:rsidRPr="00273CF9">
              <w:rPr>
                <w:sz w:val="18"/>
                <w:szCs w:val="18"/>
              </w:rPr>
              <w:t>Добадено приавило приема поля «Внешний идентификатор этапа» (executionPeriod/stages/externalSid)</w:t>
            </w:r>
          </w:p>
          <w:p w14:paraId="6943ABD8" w14:textId="77777777" w:rsidR="001D3AF5" w:rsidRPr="00273CF9" w:rsidRDefault="001D3AF5" w:rsidP="00451456">
            <w:pPr>
              <w:pStyle w:val="ad"/>
              <w:numPr>
                <w:ilvl w:val="0"/>
                <w:numId w:val="33"/>
              </w:numPr>
              <w:jc w:val="left"/>
              <w:rPr>
                <w:sz w:val="18"/>
                <w:szCs w:val="18"/>
              </w:rPr>
            </w:pPr>
            <w:r w:rsidRPr="00273CF9">
              <w:rPr>
                <w:sz w:val="18"/>
                <w:szCs w:val="18"/>
              </w:rPr>
              <w:t>Добавлен контроль РК_ИК_0235</w:t>
            </w:r>
          </w:p>
          <w:p w14:paraId="07937BFD" w14:textId="77777777" w:rsidR="001D3AF5" w:rsidRPr="00273CF9" w:rsidRDefault="001D3AF5" w:rsidP="00451456">
            <w:pPr>
              <w:pStyle w:val="ad"/>
              <w:numPr>
                <w:ilvl w:val="0"/>
                <w:numId w:val="33"/>
              </w:numPr>
              <w:jc w:val="left"/>
              <w:rPr>
                <w:sz w:val="18"/>
                <w:szCs w:val="18"/>
              </w:rPr>
            </w:pPr>
            <w:r w:rsidRPr="00273CF9">
              <w:rPr>
                <w:sz w:val="18"/>
                <w:szCs w:val="18"/>
              </w:rPr>
              <w:t>Добавлены контроли</w:t>
            </w:r>
          </w:p>
          <w:p w14:paraId="19DD1E56" w14:textId="7474B43E" w:rsidR="001D3AF5" w:rsidRPr="00273CF9" w:rsidRDefault="001D3AF5" w:rsidP="00964C72">
            <w:pPr>
              <w:pStyle w:val="ad"/>
              <w:ind w:left="720"/>
              <w:jc w:val="left"/>
              <w:rPr>
                <w:sz w:val="18"/>
                <w:szCs w:val="18"/>
              </w:rPr>
            </w:pPr>
            <w:r w:rsidRPr="00273CF9">
              <w:rPr>
                <w:sz w:val="18"/>
                <w:szCs w:val="18"/>
              </w:rPr>
              <w:t>РК_ИК_0236</w:t>
            </w:r>
          </w:p>
          <w:p w14:paraId="1EBEA552" w14:textId="77777777" w:rsidR="001D3AF5" w:rsidRPr="00273CF9" w:rsidRDefault="001D3AF5" w:rsidP="00964C72">
            <w:pPr>
              <w:pStyle w:val="ad"/>
              <w:ind w:left="720"/>
              <w:jc w:val="left"/>
              <w:rPr>
                <w:sz w:val="18"/>
                <w:szCs w:val="18"/>
              </w:rPr>
            </w:pPr>
            <w:r w:rsidRPr="00273CF9">
              <w:rPr>
                <w:sz w:val="18"/>
                <w:szCs w:val="18"/>
              </w:rPr>
              <w:t>РК_ИК_0237</w:t>
            </w:r>
          </w:p>
          <w:p w14:paraId="7A0F5B7C" w14:textId="77777777" w:rsidR="001D3AF5" w:rsidRPr="00273CF9" w:rsidRDefault="001D3AF5" w:rsidP="00451456">
            <w:pPr>
              <w:pStyle w:val="ad"/>
              <w:numPr>
                <w:ilvl w:val="0"/>
                <w:numId w:val="33"/>
              </w:numPr>
              <w:jc w:val="left"/>
              <w:rPr>
                <w:sz w:val="18"/>
                <w:szCs w:val="18"/>
              </w:rPr>
            </w:pPr>
            <w:r w:rsidRPr="00273CF9">
              <w:rPr>
                <w:sz w:val="18"/>
                <w:szCs w:val="18"/>
              </w:rPr>
              <w:t>Изменены контроли</w:t>
            </w:r>
          </w:p>
          <w:p w14:paraId="50E02504" w14:textId="3A359E7B" w:rsidR="001D3AF5" w:rsidRPr="00273CF9" w:rsidRDefault="001D3AF5" w:rsidP="000B5A27">
            <w:pPr>
              <w:pStyle w:val="ad"/>
              <w:ind w:left="720"/>
              <w:jc w:val="left"/>
              <w:rPr>
                <w:sz w:val="18"/>
                <w:szCs w:val="18"/>
              </w:rPr>
            </w:pPr>
            <w:r w:rsidRPr="00273CF9">
              <w:rPr>
                <w:sz w:val="18"/>
                <w:szCs w:val="18"/>
              </w:rPr>
              <w:t>РК_ИК_0074</w:t>
            </w:r>
          </w:p>
          <w:p w14:paraId="28D8EF0A" w14:textId="360DA708" w:rsidR="001D3AF5" w:rsidRPr="00273CF9" w:rsidRDefault="001D3AF5" w:rsidP="000B5A27">
            <w:pPr>
              <w:pStyle w:val="ad"/>
              <w:ind w:left="720"/>
              <w:jc w:val="left"/>
              <w:rPr>
                <w:sz w:val="18"/>
                <w:szCs w:val="18"/>
              </w:rPr>
            </w:pPr>
            <w:r w:rsidRPr="00273CF9">
              <w:rPr>
                <w:sz w:val="18"/>
                <w:szCs w:val="18"/>
              </w:rPr>
              <w:t>РК_ИК_0068</w:t>
            </w:r>
          </w:p>
        </w:tc>
      </w:tr>
      <w:tr w:rsidR="001D3AF5" w:rsidRPr="00273CF9" w14:paraId="31BA2C84" w14:textId="77777777" w:rsidTr="00D51541">
        <w:trPr>
          <w:trHeight w:val="64"/>
        </w:trPr>
        <w:tc>
          <w:tcPr>
            <w:tcW w:w="562" w:type="dxa"/>
          </w:tcPr>
          <w:p w14:paraId="1E135E11" w14:textId="54BA97BA" w:rsidR="001D3AF5" w:rsidRPr="00273CF9" w:rsidRDefault="001D3AF5" w:rsidP="00B50098">
            <w:pPr>
              <w:pStyle w:val="ad"/>
              <w:rPr>
                <w:sz w:val="18"/>
                <w:szCs w:val="18"/>
                <w:lang w:val="en-US"/>
              </w:rPr>
            </w:pPr>
            <w:r w:rsidRPr="00273CF9">
              <w:rPr>
                <w:sz w:val="18"/>
                <w:szCs w:val="18"/>
              </w:rPr>
              <w:t>2.</w:t>
            </w:r>
            <w:r w:rsidRPr="00273CF9">
              <w:rPr>
                <w:sz w:val="18"/>
                <w:szCs w:val="18"/>
                <w:lang w:val="en-US"/>
              </w:rPr>
              <w:t>80</w:t>
            </w:r>
          </w:p>
        </w:tc>
        <w:tc>
          <w:tcPr>
            <w:tcW w:w="1134" w:type="dxa"/>
          </w:tcPr>
          <w:p w14:paraId="680C73F6" w14:textId="63EF46FC" w:rsidR="001D3AF5" w:rsidRPr="00273CF9" w:rsidRDefault="001D3AF5" w:rsidP="00B50098">
            <w:pPr>
              <w:pStyle w:val="ad"/>
              <w:rPr>
                <w:sz w:val="18"/>
                <w:szCs w:val="18"/>
              </w:rPr>
            </w:pPr>
            <w:r w:rsidRPr="00273CF9">
              <w:rPr>
                <w:sz w:val="18"/>
                <w:szCs w:val="18"/>
                <w:lang w:val="en-US"/>
              </w:rPr>
              <w:t>09</w:t>
            </w:r>
            <w:r w:rsidRPr="00273CF9">
              <w:rPr>
                <w:sz w:val="18"/>
                <w:szCs w:val="18"/>
              </w:rPr>
              <w:t>.</w:t>
            </w:r>
            <w:r w:rsidRPr="00273CF9">
              <w:rPr>
                <w:sz w:val="18"/>
                <w:szCs w:val="18"/>
                <w:lang w:val="en-US"/>
              </w:rPr>
              <w:t>10</w:t>
            </w:r>
            <w:r w:rsidRPr="00273CF9">
              <w:rPr>
                <w:sz w:val="18"/>
                <w:szCs w:val="18"/>
              </w:rPr>
              <w:t>.2019</w:t>
            </w:r>
          </w:p>
        </w:tc>
        <w:tc>
          <w:tcPr>
            <w:tcW w:w="1275" w:type="dxa"/>
          </w:tcPr>
          <w:p w14:paraId="0FBEA91D" w14:textId="4DD5F52B" w:rsidR="001D3AF5" w:rsidRPr="00273CF9" w:rsidRDefault="001D3AF5" w:rsidP="00B50098">
            <w:pPr>
              <w:pStyle w:val="ad"/>
              <w:jc w:val="left"/>
            </w:pPr>
            <w:r w:rsidRPr="00273CF9">
              <w:rPr>
                <w:sz w:val="18"/>
                <w:szCs w:val="18"/>
              </w:rPr>
              <w:t>FCSNF-9473</w:t>
            </w:r>
          </w:p>
        </w:tc>
        <w:tc>
          <w:tcPr>
            <w:tcW w:w="6095" w:type="dxa"/>
          </w:tcPr>
          <w:p w14:paraId="206A8698" w14:textId="0FAE876C" w:rsidR="001D3AF5" w:rsidRPr="00273CF9" w:rsidRDefault="001D3AF5" w:rsidP="00451456">
            <w:pPr>
              <w:pStyle w:val="ad"/>
              <w:numPr>
                <w:ilvl w:val="0"/>
                <w:numId w:val="35"/>
              </w:numPr>
              <w:jc w:val="left"/>
              <w:rPr>
                <w:sz w:val="18"/>
                <w:szCs w:val="18"/>
              </w:rPr>
            </w:pPr>
            <w:r w:rsidRPr="00273CF9">
              <w:rPr>
                <w:sz w:val="18"/>
                <w:szCs w:val="18"/>
              </w:rPr>
              <w:t>Добавлен контроль РК_ИК_0238</w:t>
            </w:r>
          </w:p>
        </w:tc>
      </w:tr>
      <w:tr w:rsidR="001D3AF5" w:rsidRPr="00273CF9" w14:paraId="6761CE50" w14:textId="77777777" w:rsidTr="00D51541">
        <w:trPr>
          <w:trHeight w:val="64"/>
        </w:trPr>
        <w:tc>
          <w:tcPr>
            <w:tcW w:w="562" w:type="dxa"/>
          </w:tcPr>
          <w:p w14:paraId="684DB9A8" w14:textId="5D8CE56E" w:rsidR="001D3AF5" w:rsidRPr="00273CF9" w:rsidRDefault="001D3AF5" w:rsidP="00B50098">
            <w:pPr>
              <w:pStyle w:val="ad"/>
              <w:rPr>
                <w:sz w:val="18"/>
                <w:szCs w:val="18"/>
              </w:rPr>
            </w:pPr>
            <w:r w:rsidRPr="00273CF9">
              <w:rPr>
                <w:sz w:val="18"/>
                <w:szCs w:val="18"/>
              </w:rPr>
              <w:t>2.81</w:t>
            </w:r>
          </w:p>
        </w:tc>
        <w:tc>
          <w:tcPr>
            <w:tcW w:w="1134" w:type="dxa"/>
          </w:tcPr>
          <w:p w14:paraId="08D8622A" w14:textId="3F6097D2" w:rsidR="001D3AF5" w:rsidRPr="00273CF9" w:rsidRDefault="001D3AF5" w:rsidP="00B50098">
            <w:pPr>
              <w:pStyle w:val="ad"/>
              <w:rPr>
                <w:sz w:val="18"/>
                <w:szCs w:val="18"/>
              </w:rPr>
            </w:pPr>
            <w:r w:rsidRPr="00273CF9">
              <w:rPr>
                <w:sz w:val="18"/>
                <w:szCs w:val="18"/>
              </w:rPr>
              <w:t>08.11.2019</w:t>
            </w:r>
          </w:p>
        </w:tc>
        <w:tc>
          <w:tcPr>
            <w:tcW w:w="1275" w:type="dxa"/>
          </w:tcPr>
          <w:p w14:paraId="10BD9019" w14:textId="2A8BCEC7" w:rsidR="001D3AF5" w:rsidRPr="00273CF9" w:rsidRDefault="001D3AF5" w:rsidP="00B50098">
            <w:pPr>
              <w:pStyle w:val="ad"/>
              <w:jc w:val="left"/>
            </w:pPr>
            <w:r w:rsidRPr="00273CF9">
              <w:rPr>
                <w:sz w:val="18"/>
                <w:szCs w:val="18"/>
              </w:rPr>
              <w:t>FCSNF-9514</w:t>
            </w:r>
          </w:p>
        </w:tc>
        <w:tc>
          <w:tcPr>
            <w:tcW w:w="6095" w:type="dxa"/>
          </w:tcPr>
          <w:p w14:paraId="6E98FD4E" w14:textId="1F82A8AB" w:rsidR="001D3AF5" w:rsidRPr="00273CF9" w:rsidRDefault="001D3AF5" w:rsidP="002D0245">
            <w:pPr>
              <w:pStyle w:val="ad"/>
              <w:numPr>
                <w:ilvl w:val="0"/>
                <w:numId w:val="36"/>
              </w:numPr>
              <w:jc w:val="left"/>
              <w:rPr>
                <w:sz w:val="18"/>
                <w:szCs w:val="18"/>
              </w:rPr>
            </w:pPr>
            <w:r w:rsidRPr="00273CF9">
              <w:rPr>
                <w:sz w:val="18"/>
                <w:szCs w:val="18"/>
              </w:rPr>
              <w:t xml:space="preserve">добавлен алгоритм приема блока </w:t>
            </w:r>
            <w:r>
              <w:rPr>
                <w:sz w:val="18"/>
                <w:szCs w:val="18"/>
              </w:rPr>
              <w:t>«</w:t>
            </w:r>
            <w:r w:rsidRPr="00273CF9">
              <w:rPr>
                <w:sz w:val="18"/>
                <w:szCs w:val="18"/>
              </w:rPr>
              <w:t>Сведения о связи с позицией плана-графика закупок с 01.01.2020</w:t>
            </w:r>
            <w:r>
              <w:rPr>
                <w:sz w:val="18"/>
                <w:szCs w:val="18"/>
              </w:rPr>
              <w:t>»</w:t>
            </w:r>
            <w:r w:rsidRPr="00273CF9">
              <w:rPr>
                <w:sz w:val="18"/>
                <w:szCs w:val="18"/>
              </w:rPr>
              <w:t xml:space="preserve"> (foundation\fcsOrder\order\tenderPlan2020Info)</w:t>
            </w:r>
          </w:p>
          <w:p w14:paraId="7E3A9257" w14:textId="77777777" w:rsidR="001D3AF5" w:rsidRPr="00273CF9" w:rsidRDefault="001D3AF5" w:rsidP="002D0245">
            <w:pPr>
              <w:pStyle w:val="ad"/>
              <w:numPr>
                <w:ilvl w:val="0"/>
                <w:numId w:val="36"/>
              </w:numPr>
              <w:jc w:val="left"/>
              <w:rPr>
                <w:sz w:val="18"/>
                <w:szCs w:val="18"/>
              </w:rPr>
            </w:pPr>
            <w:r w:rsidRPr="00273CF9">
              <w:rPr>
                <w:sz w:val="18"/>
                <w:szCs w:val="18"/>
              </w:rPr>
              <w:t>изменен контроль РК_ИК_0111 (второе условие вынесено в отдельный контроль РК_ИК_0239)</w:t>
            </w:r>
          </w:p>
          <w:p w14:paraId="0FBBA00F" w14:textId="0BB8B2E1" w:rsidR="001D3AF5" w:rsidRPr="00273CF9" w:rsidRDefault="001D3AF5" w:rsidP="002D0245">
            <w:pPr>
              <w:pStyle w:val="ad"/>
              <w:numPr>
                <w:ilvl w:val="0"/>
                <w:numId w:val="36"/>
              </w:numPr>
              <w:jc w:val="left"/>
              <w:rPr>
                <w:sz w:val="18"/>
                <w:szCs w:val="18"/>
              </w:rPr>
            </w:pPr>
            <w:r w:rsidRPr="00273CF9">
              <w:rPr>
                <w:sz w:val="18"/>
                <w:szCs w:val="18"/>
              </w:rPr>
              <w:lastRenderedPageBreak/>
              <w:t>добавлены контроли:</w:t>
            </w:r>
          </w:p>
          <w:p w14:paraId="4E07F20C" w14:textId="0E591208" w:rsidR="001D3AF5" w:rsidRPr="00273CF9" w:rsidRDefault="001D3AF5" w:rsidP="002D0245">
            <w:pPr>
              <w:pStyle w:val="ad"/>
              <w:numPr>
                <w:ilvl w:val="1"/>
                <w:numId w:val="36"/>
              </w:numPr>
              <w:jc w:val="left"/>
              <w:rPr>
                <w:sz w:val="18"/>
                <w:szCs w:val="18"/>
              </w:rPr>
            </w:pPr>
            <w:r w:rsidRPr="00273CF9">
              <w:rPr>
                <w:sz w:val="18"/>
                <w:szCs w:val="18"/>
              </w:rPr>
              <w:t>РК_ИК_0239</w:t>
            </w:r>
          </w:p>
          <w:p w14:paraId="2EB19CCD" w14:textId="77777777" w:rsidR="001D3AF5" w:rsidRPr="00273CF9" w:rsidRDefault="001D3AF5" w:rsidP="002D0245">
            <w:pPr>
              <w:pStyle w:val="ad"/>
              <w:numPr>
                <w:ilvl w:val="1"/>
                <w:numId w:val="36"/>
              </w:numPr>
              <w:jc w:val="left"/>
              <w:rPr>
                <w:sz w:val="18"/>
                <w:szCs w:val="18"/>
              </w:rPr>
            </w:pPr>
            <w:r w:rsidRPr="00273CF9">
              <w:rPr>
                <w:sz w:val="18"/>
                <w:szCs w:val="18"/>
              </w:rPr>
              <w:t>РК_ИК_0240</w:t>
            </w:r>
          </w:p>
          <w:p w14:paraId="3AF222B5" w14:textId="1B98E87F" w:rsidR="001D3AF5" w:rsidRPr="00273CF9" w:rsidRDefault="001D3AF5" w:rsidP="002D0245">
            <w:pPr>
              <w:pStyle w:val="ad"/>
              <w:numPr>
                <w:ilvl w:val="1"/>
                <w:numId w:val="36"/>
              </w:numPr>
              <w:jc w:val="left"/>
              <w:rPr>
                <w:sz w:val="18"/>
                <w:szCs w:val="18"/>
              </w:rPr>
            </w:pPr>
            <w:r w:rsidRPr="00273CF9">
              <w:rPr>
                <w:sz w:val="18"/>
                <w:szCs w:val="18"/>
              </w:rPr>
              <w:t>РК_ИК_0241</w:t>
            </w:r>
          </w:p>
          <w:p w14:paraId="2D4595B2" w14:textId="182E914E" w:rsidR="001D3AF5" w:rsidRPr="00273CF9" w:rsidRDefault="001D3AF5" w:rsidP="002D0245">
            <w:pPr>
              <w:pStyle w:val="ad"/>
              <w:numPr>
                <w:ilvl w:val="1"/>
                <w:numId w:val="36"/>
              </w:numPr>
              <w:jc w:val="left"/>
              <w:rPr>
                <w:sz w:val="18"/>
                <w:szCs w:val="18"/>
              </w:rPr>
            </w:pPr>
            <w:r w:rsidRPr="00273CF9">
              <w:rPr>
                <w:sz w:val="18"/>
                <w:szCs w:val="18"/>
              </w:rPr>
              <w:t>РК_ИК_0242</w:t>
            </w:r>
          </w:p>
          <w:p w14:paraId="280D214C" w14:textId="7DC5DD1E" w:rsidR="001D3AF5" w:rsidRPr="00273CF9" w:rsidRDefault="001D3AF5" w:rsidP="002D0245">
            <w:pPr>
              <w:pStyle w:val="ad"/>
              <w:numPr>
                <w:ilvl w:val="1"/>
                <w:numId w:val="36"/>
              </w:numPr>
              <w:jc w:val="left"/>
              <w:rPr>
                <w:sz w:val="18"/>
                <w:szCs w:val="18"/>
              </w:rPr>
            </w:pPr>
            <w:r w:rsidRPr="00273CF9">
              <w:rPr>
                <w:sz w:val="18"/>
                <w:szCs w:val="18"/>
              </w:rPr>
              <w:t>РК_ИК_0243</w:t>
            </w:r>
          </w:p>
          <w:p w14:paraId="38254F6C" w14:textId="54150A6E" w:rsidR="001D3AF5" w:rsidRPr="00273CF9" w:rsidRDefault="001D3AF5" w:rsidP="002D0245">
            <w:pPr>
              <w:pStyle w:val="ad"/>
              <w:numPr>
                <w:ilvl w:val="1"/>
                <w:numId w:val="36"/>
              </w:numPr>
              <w:jc w:val="left"/>
              <w:rPr>
                <w:sz w:val="18"/>
                <w:szCs w:val="18"/>
              </w:rPr>
            </w:pPr>
            <w:r w:rsidRPr="00273CF9">
              <w:rPr>
                <w:sz w:val="18"/>
                <w:szCs w:val="18"/>
              </w:rPr>
              <w:t>РК_ИК_0244</w:t>
            </w:r>
          </w:p>
          <w:p w14:paraId="1AC326AC" w14:textId="38891A02" w:rsidR="001D3AF5" w:rsidRPr="00273CF9" w:rsidRDefault="001D3AF5" w:rsidP="002D0245">
            <w:pPr>
              <w:pStyle w:val="ad"/>
              <w:numPr>
                <w:ilvl w:val="0"/>
                <w:numId w:val="36"/>
              </w:numPr>
              <w:jc w:val="left"/>
              <w:rPr>
                <w:sz w:val="18"/>
                <w:szCs w:val="18"/>
              </w:rPr>
            </w:pPr>
            <w:r w:rsidRPr="00273CF9">
              <w:rPr>
                <w:sz w:val="18"/>
                <w:szCs w:val="18"/>
              </w:rPr>
              <w:t xml:space="preserve">изменен алгоритм приема поля </w:t>
            </w:r>
            <w:r>
              <w:rPr>
                <w:sz w:val="18"/>
                <w:szCs w:val="18"/>
              </w:rPr>
              <w:t>«</w:t>
            </w:r>
            <w:r w:rsidRPr="00273CF9">
              <w:rPr>
                <w:sz w:val="18"/>
                <w:szCs w:val="18"/>
              </w:rPr>
              <w:t>Идентификационный код закупки</w:t>
            </w:r>
            <w:r>
              <w:rPr>
                <w:sz w:val="18"/>
                <w:szCs w:val="18"/>
              </w:rPr>
              <w:t>»</w:t>
            </w:r>
            <w:r w:rsidRPr="00273CF9">
              <w:rPr>
                <w:sz w:val="18"/>
                <w:szCs w:val="18"/>
              </w:rPr>
              <w:t xml:space="preserve"> (foundation\fcsOrder\singleCustomer\purchaseNumber)</w:t>
            </w:r>
          </w:p>
          <w:p w14:paraId="4BAF4197" w14:textId="620EDF3F" w:rsidR="001D3AF5" w:rsidRPr="00273CF9" w:rsidRDefault="001D3AF5" w:rsidP="002D0245">
            <w:pPr>
              <w:pStyle w:val="ad"/>
              <w:numPr>
                <w:ilvl w:val="0"/>
                <w:numId w:val="36"/>
              </w:numPr>
              <w:jc w:val="left"/>
              <w:rPr>
                <w:sz w:val="18"/>
                <w:szCs w:val="18"/>
              </w:rPr>
            </w:pPr>
            <w:r w:rsidRPr="00273CF9">
              <w:rPr>
                <w:sz w:val="18"/>
                <w:szCs w:val="18"/>
              </w:rPr>
              <w:t xml:space="preserve">добавлен алгоритм приема блока </w:t>
            </w:r>
            <w:r>
              <w:rPr>
                <w:sz w:val="18"/>
                <w:szCs w:val="18"/>
              </w:rPr>
              <w:t>«</w:t>
            </w:r>
            <w:r w:rsidRPr="00273CF9">
              <w:rPr>
                <w:sz w:val="18"/>
                <w:szCs w:val="18"/>
              </w:rPr>
              <w:t>Сведения о связи с позицией плана-графика закупок с 01.01.2020</w:t>
            </w:r>
            <w:r>
              <w:rPr>
                <w:sz w:val="18"/>
                <w:szCs w:val="18"/>
              </w:rPr>
              <w:t>»</w:t>
            </w:r>
            <w:r w:rsidRPr="00273CF9">
              <w:rPr>
                <w:sz w:val="18"/>
                <w:szCs w:val="18"/>
              </w:rPr>
              <w:t xml:space="preserve"> (foundation\fcsOrder\singleCustomer\tenderPlan2020Info)</w:t>
            </w:r>
          </w:p>
          <w:p w14:paraId="1D742509" w14:textId="1C7C1400" w:rsidR="001D3AF5" w:rsidRPr="00273CF9" w:rsidRDefault="001D3AF5" w:rsidP="002D0245">
            <w:pPr>
              <w:pStyle w:val="ad"/>
              <w:numPr>
                <w:ilvl w:val="0"/>
                <w:numId w:val="36"/>
              </w:numPr>
              <w:jc w:val="left"/>
              <w:rPr>
                <w:sz w:val="18"/>
                <w:szCs w:val="18"/>
              </w:rPr>
            </w:pPr>
            <w:r w:rsidRPr="00273CF9">
              <w:rPr>
                <w:sz w:val="18"/>
                <w:szCs w:val="18"/>
              </w:rPr>
              <w:t xml:space="preserve">изменен алгоритм приема поля </w:t>
            </w:r>
            <w:r>
              <w:rPr>
                <w:sz w:val="18"/>
                <w:szCs w:val="18"/>
              </w:rPr>
              <w:t>«</w:t>
            </w:r>
            <w:r w:rsidRPr="00273CF9">
              <w:rPr>
                <w:sz w:val="18"/>
                <w:szCs w:val="18"/>
              </w:rPr>
              <w:t>Идентификационный код закупки</w:t>
            </w:r>
            <w:r>
              <w:rPr>
                <w:sz w:val="18"/>
                <w:szCs w:val="18"/>
              </w:rPr>
              <w:t>»</w:t>
            </w:r>
            <w:r w:rsidRPr="00273CF9">
              <w:rPr>
                <w:sz w:val="18"/>
                <w:szCs w:val="18"/>
              </w:rPr>
              <w:t xml:space="preserve"> (foundation\fcsOrder\notOOSOrder\purchaseNumber)</w:t>
            </w:r>
          </w:p>
          <w:p w14:paraId="0BBD8252" w14:textId="3874B2DA" w:rsidR="001D3AF5" w:rsidRPr="00273CF9" w:rsidRDefault="001D3AF5" w:rsidP="002D0245">
            <w:pPr>
              <w:pStyle w:val="ad"/>
              <w:numPr>
                <w:ilvl w:val="0"/>
                <w:numId w:val="36"/>
              </w:numPr>
              <w:jc w:val="left"/>
              <w:rPr>
                <w:sz w:val="18"/>
                <w:szCs w:val="18"/>
              </w:rPr>
            </w:pPr>
            <w:r w:rsidRPr="00273CF9">
              <w:rPr>
                <w:sz w:val="18"/>
                <w:szCs w:val="18"/>
              </w:rPr>
              <w:t xml:space="preserve">добавлен алгоритм приема блока </w:t>
            </w:r>
            <w:r>
              <w:rPr>
                <w:sz w:val="18"/>
                <w:szCs w:val="18"/>
              </w:rPr>
              <w:t>«</w:t>
            </w:r>
            <w:r w:rsidRPr="00273CF9">
              <w:rPr>
                <w:sz w:val="18"/>
                <w:szCs w:val="18"/>
              </w:rPr>
              <w:t>Сведения о связи с позицией плана-графика закупок с 01.01.2020</w:t>
            </w:r>
            <w:r>
              <w:rPr>
                <w:sz w:val="18"/>
                <w:szCs w:val="18"/>
              </w:rPr>
              <w:t>»</w:t>
            </w:r>
            <w:r w:rsidRPr="00273CF9">
              <w:rPr>
                <w:sz w:val="18"/>
                <w:szCs w:val="18"/>
              </w:rPr>
              <w:t xml:space="preserve"> (foundation\fcsOrder\notOOSOrder\tenderPlan2020Info)</w:t>
            </w:r>
          </w:p>
          <w:p w14:paraId="003D322D" w14:textId="033D1684" w:rsidR="001D3AF5" w:rsidRPr="00273CF9" w:rsidRDefault="001D3AF5" w:rsidP="002D0245">
            <w:pPr>
              <w:pStyle w:val="ad"/>
              <w:numPr>
                <w:ilvl w:val="0"/>
                <w:numId w:val="36"/>
              </w:numPr>
              <w:jc w:val="left"/>
              <w:rPr>
                <w:sz w:val="18"/>
                <w:szCs w:val="18"/>
              </w:rPr>
            </w:pPr>
            <w:r w:rsidRPr="00273CF9">
              <w:rPr>
                <w:sz w:val="18"/>
                <w:szCs w:val="18"/>
              </w:rPr>
              <w:t xml:space="preserve">изменен алгоритм обработки поля </w:t>
            </w:r>
            <w:r>
              <w:rPr>
                <w:sz w:val="18"/>
                <w:szCs w:val="18"/>
              </w:rPr>
              <w:t>«</w:t>
            </w:r>
            <w:r w:rsidRPr="00273CF9">
              <w:rPr>
                <w:sz w:val="18"/>
                <w:szCs w:val="18"/>
              </w:rPr>
              <w:t>Номер версии позиции</w:t>
            </w:r>
            <w:r>
              <w:rPr>
                <w:sz w:val="18"/>
                <w:szCs w:val="18"/>
              </w:rPr>
              <w:t>»</w:t>
            </w:r>
            <w:r w:rsidRPr="00273CF9">
              <w:rPr>
                <w:sz w:val="18"/>
                <w:szCs w:val="18"/>
              </w:rPr>
              <w:t xml:space="preserve"> (products/product/KTRU/versionNumber)</w:t>
            </w:r>
          </w:p>
          <w:p w14:paraId="46BA862B" w14:textId="58AAA840" w:rsidR="001D3AF5" w:rsidRPr="00273CF9" w:rsidRDefault="001D3AF5" w:rsidP="002D0245">
            <w:pPr>
              <w:pStyle w:val="ad"/>
              <w:numPr>
                <w:ilvl w:val="0"/>
                <w:numId w:val="36"/>
              </w:numPr>
              <w:jc w:val="left"/>
              <w:rPr>
                <w:sz w:val="18"/>
                <w:szCs w:val="18"/>
              </w:rPr>
            </w:pPr>
            <w:r w:rsidRPr="00273CF9">
              <w:rPr>
                <w:sz w:val="18"/>
                <w:szCs w:val="18"/>
              </w:rPr>
              <w:t xml:space="preserve">изменен алгоритм приема блока </w:t>
            </w:r>
            <w:r>
              <w:rPr>
                <w:sz w:val="18"/>
                <w:szCs w:val="18"/>
              </w:rPr>
              <w:t>«</w:t>
            </w:r>
            <w:r w:rsidRPr="00273CF9">
              <w:rPr>
                <w:sz w:val="18"/>
                <w:szCs w:val="18"/>
              </w:rPr>
              <w:t>Классификация по ОКПД2</w:t>
            </w:r>
            <w:r>
              <w:rPr>
                <w:sz w:val="18"/>
                <w:szCs w:val="18"/>
              </w:rPr>
              <w:t>»</w:t>
            </w:r>
            <w:r w:rsidRPr="00273CF9">
              <w:rPr>
                <w:sz w:val="18"/>
                <w:szCs w:val="18"/>
              </w:rPr>
              <w:t xml:space="preserve"> (products/product/OKPD2)</w:t>
            </w:r>
          </w:p>
          <w:p w14:paraId="7CBA04B3" w14:textId="3EE2EC69" w:rsidR="001D3AF5" w:rsidRPr="00273CF9" w:rsidRDefault="001D3AF5" w:rsidP="002D0245">
            <w:pPr>
              <w:pStyle w:val="ad"/>
              <w:numPr>
                <w:ilvl w:val="0"/>
                <w:numId w:val="36"/>
              </w:numPr>
              <w:jc w:val="left"/>
              <w:rPr>
                <w:sz w:val="18"/>
                <w:szCs w:val="18"/>
              </w:rPr>
            </w:pPr>
            <w:r w:rsidRPr="00273CF9">
              <w:rPr>
                <w:sz w:val="18"/>
                <w:szCs w:val="18"/>
              </w:rPr>
              <w:t xml:space="preserve">изменен алгоритм приема блока </w:t>
            </w:r>
            <w:r>
              <w:rPr>
                <w:sz w:val="18"/>
                <w:szCs w:val="18"/>
              </w:rPr>
              <w:t>«</w:t>
            </w:r>
            <w:r w:rsidRPr="00273CF9">
              <w:rPr>
                <w:sz w:val="18"/>
                <w:szCs w:val="18"/>
              </w:rPr>
              <w:t>Классификация по КТРУ</w:t>
            </w:r>
            <w:r>
              <w:rPr>
                <w:sz w:val="18"/>
                <w:szCs w:val="18"/>
              </w:rPr>
              <w:t>»</w:t>
            </w:r>
            <w:r w:rsidRPr="00273CF9">
              <w:rPr>
                <w:sz w:val="18"/>
                <w:szCs w:val="18"/>
              </w:rPr>
              <w:t xml:space="preserve"> (products/product/KTRU)</w:t>
            </w:r>
          </w:p>
          <w:p w14:paraId="588B6711" w14:textId="0072B378" w:rsidR="001D3AF5" w:rsidRPr="00273CF9" w:rsidRDefault="001D3AF5" w:rsidP="002D0245">
            <w:pPr>
              <w:pStyle w:val="ad"/>
              <w:numPr>
                <w:ilvl w:val="0"/>
                <w:numId w:val="36"/>
              </w:numPr>
              <w:jc w:val="left"/>
              <w:rPr>
                <w:sz w:val="18"/>
                <w:szCs w:val="18"/>
              </w:rPr>
            </w:pPr>
            <w:r w:rsidRPr="00273CF9">
              <w:rPr>
                <w:sz w:val="18"/>
                <w:szCs w:val="18"/>
              </w:rPr>
              <w:t>изменены контроли:</w:t>
            </w:r>
          </w:p>
          <w:p w14:paraId="4DD662D8" w14:textId="5432EDF6" w:rsidR="001D3AF5" w:rsidRPr="00273CF9" w:rsidRDefault="001D3AF5" w:rsidP="002D0245">
            <w:pPr>
              <w:pStyle w:val="ad"/>
              <w:numPr>
                <w:ilvl w:val="1"/>
                <w:numId w:val="36"/>
              </w:numPr>
              <w:jc w:val="left"/>
              <w:rPr>
                <w:sz w:val="18"/>
                <w:szCs w:val="18"/>
              </w:rPr>
            </w:pPr>
            <w:r w:rsidRPr="00273CF9">
              <w:rPr>
                <w:sz w:val="18"/>
                <w:szCs w:val="18"/>
              </w:rPr>
              <w:t>РК_ИК_0209</w:t>
            </w:r>
          </w:p>
          <w:p w14:paraId="534DB692" w14:textId="00EF9ABB" w:rsidR="001D3AF5" w:rsidRPr="00273CF9" w:rsidRDefault="001D3AF5" w:rsidP="002D0245">
            <w:pPr>
              <w:pStyle w:val="ad"/>
              <w:numPr>
                <w:ilvl w:val="1"/>
                <w:numId w:val="36"/>
              </w:numPr>
              <w:jc w:val="left"/>
              <w:rPr>
                <w:sz w:val="18"/>
                <w:szCs w:val="18"/>
              </w:rPr>
            </w:pPr>
            <w:r w:rsidRPr="00273CF9">
              <w:rPr>
                <w:sz w:val="18"/>
                <w:szCs w:val="18"/>
              </w:rPr>
              <w:t>РК_ИК_0230</w:t>
            </w:r>
          </w:p>
        </w:tc>
      </w:tr>
      <w:tr w:rsidR="001D3AF5" w:rsidRPr="00273CF9" w14:paraId="68533B42" w14:textId="77777777" w:rsidTr="00D51541">
        <w:trPr>
          <w:trHeight w:val="64"/>
        </w:trPr>
        <w:tc>
          <w:tcPr>
            <w:tcW w:w="562" w:type="dxa"/>
          </w:tcPr>
          <w:p w14:paraId="67DB2D25" w14:textId="30F8F9FD" w:rsidR="001D3AF5" w:rsidRPr="00273CF9" w:rsidRDefault="001D3AF5" w:rsidP="00366702">
            <w:pPr>
              <w:pStyle w:val="ad"/>
              <w:rPr>
                <w:sz w:val="18"/>
                <w:szCs w:val="18"/>
              </w:rPr>
            </w:pPr>
            <w:r w:rsidRPr="00273CF9">
              <w:rPr>
                <w:sz w:val="18"/>
                <w:szCs w:val="18"/>
              </w:rPr>
              <w:lastRenderedPageBreak/>
              <w:t>2.82</w:t>
            </w:r>
          </w:p>
        </w:tc>
        <w:tc>
          <w:tcPr>
            <w:tcW w:w="1134" w:type="dxa"/>
          </w:tcPr>
          <w:p w14:paraId="5E5FD86E" w14:textId="31A0F290" w:rsidR="001D3AF5" w:rsidRPr="00273CF9" w:rsidRDefault="001D3AF5" w:rsidP="00366702">
            <w:pPr>
              <w:pStyle w:val="ad"/>
              <w:rPr>
                <w:sz w:val="18"/>
                <w:szCs w:val="18"/>
              </w:rPr>
            </w:pPr>
            <w:r w:rsidRPr="00273CF9">
              <w:rPr>
                <w:sz w:val="18"/>
                <w:szCs w:val="18"/>
              </w:rPr>
              <w:t>14.11.2019</w:t>
            </w:r>
          </w:p>
        </w:tc>
        <w:tc>
          <w:tcPr>
            <w:tcW w:w="1275" w:type="dxa"/>
          </w:tcPr>
          <w:p w14:paraId="5432773F" w14:textId="1AFBBD51" w:rsidR="001D3AF5" w:rsidRPr="00273CF9" w:rsidRDefault="001D3AF5" w:rsidP="00366702">
            <w:pPr>
              <w:pStyle w:val="ad"/>
              <w:jc w:val="left"/>
              <w:rPr>
                <w:rStyle w:val="af1"/>
                <w:sz w:val="18"/>
                <w:szCs w:val="18"/>
              </w:rPr>
            </w:pPr>
            <w:r w:rsidRPr="00273CF9">
              <w:rPr>
                <w:sz w:val="18"/>
                <w:szCs w:val="18"/>
              </w:rPr>
              <w:t>FCSNF-9841</w:t>
            </w:r>
          </w:p>
        </w:tc>
        <w:tc>
          <w:tcPr>
            <w:tcW w:w="6095" w:type="dxa"/>
          </w:tcPr>
          <w:p w14:paraId="2F1589C6" w14:textId="7C549552" w:rsidR="001D3AF5" w:rsidRPr="00273CF9" w:rsidRDefault="001D3AF5" w:rsidP="002D0245">
            <w:pPr>
              <w:pStyle w:val="ad"/>
              <w:numPr>
                <w:ilvl w:val="0"/>
                <w:numId w:val="37"/>
              </w:numPr>
              <w:jc w:val="left"/>
              <w:rPr>
                <w:sz w:val="18"/>
                <w:szCs w:val="18"/>
              </w:rPr>
            </w:pPr>
            <w:r w:rsidRPr="00273CF9">
              <w:rPr>
                <w:sz w:val="18"/>
                <w:szCs w:val="18"/>
              </w:rPr>
              <w:t>Изменен контроль РК_ИК_0097</w:t>
            </w:r>
          </w:p>
        </w:tc>
      </w:tr>
      <w:tr w:rsidR="001D3AF5" w:rsidRPr="00273CF9" w14:paraId="0DBCE9CA" w14:textId="77777777" w:rsidTr="00D51541">
        <w:trPr>
          <w:trHeight w:val="64"/>
        </w:trPr>
        <w:tc>
          <w:tcPr>
            <w:tcW w:w="562" w:type="dxa"/>
          </w:tcPr>
          <w:p w14:paraId="5C15921E" w14:textId="3DF044BF" w:rsidR="001D3AF5" w:rsidRPr="00273CF9" w:rsidRDefault="001D3AF5" w:rsidP="00D060B6">
            <w:pPr>
              <w:pStyle w:val="ad"/>
              <w:rPr>
                <w:sz w:val="18"/>
                <w:szCs w:val="18"/>
              </w:rPr>
            </w:pPr>
            <w:r w:rsidRPr="00273CF9">
              <w:rPr>
                <w:sz w:val="18"/>
                <w:szCs w:val="18"/>
              </w:rPr>
              <w:t>2.83</w:t>
            </w:r>
          </w:p>
        </w:tc>
        <w:tc>
          <w:tcPr>
            <w:tcW w:w="1134" w:type="dxa"/>
          </w:tcPr>
          <w:p w14:paraId="4293624A" w14:textId="26C820BB" w:rsidR="001D3AF5" w:rsidRPr="00273CF9" w:rsidRDefault="001D3AF5" w:rsidP="00D060B6">
            <w:pPr>
              <w:pStyle w:val="ad"/>
              <w:rPr>
                <w:sz w:val="18"/>
                <w:szCs w:val="18"/>
              </w:rPr>
            </w:pPr>
            <w:r w:rsidRPr="00273CF9">
              <w:rPr>
                <w:sz w:val="18"/>
                <w:szCs w:val="18"/>
              </w:rPr>
              <w:t>25.11.2019</w:t>
            </w:r>
          </w:p>
        </w:tc>
        <w:tc>
          <w:tcPr>
            <w:tcW w:w="1275" w:type="dxa"/>
          </w:tcPr>
          <w:p w14:paraId="31CF20ED" w14:textId="33798C71" w:rsidR="001D3AF5" w:rsidRPr="00273CF9" w:rsidRDefault="001D3AF5" w:rsidP="00D060B6">
            <w:pPr>
              <w:pStyle w:val="ad"/>
              <w:jc w:val="left"/>
            </w:pPr>
            <w:r w:rsidRPr="00273CF9">
              <w:rPr>
                <w:sz w:val="18"/>
                <w:szCs w:val="18"/>
              </w:rPr>
              <w:t>FCSNF-9751</w:t>
            </w:r>
          </w:p>
        </w:tc>
        <w:tc>
          <w:tcPr>
            <w:tcW w:w="6095" w:type="dxa"/>
          </w:tcPr>
          <w:p w14:paraId="6D5EC057" w14:textId="77777777" w:rsidR="001D3AF5" w:rsidRPr="00273CF9" w:rsidRDefault="001D3AF5" w:rsidP="002D0245">
            <w:pPr>
              <w:pStyle w:val="ad"/>
              <w:numPr>
                <w:ilvl w:val="0"/>
                <w:numId w:val="38"/>
              </w:numPr>
              <w:jc w:val="left"/>
              <w:rPr>
                <w:sz w:val="18"/>
                <w:szCs w:val="18"/>
              </w:rPr>
            </w:pPr>
            <w:r w:rsidRPr="00273CF9">
              <w:rPr>
                <w:sz w:val="18"/>
                <w:szCs w:val="18"/>
              </w:rPr>
              <w:t>Добавлены контроли:</w:t>
            </w:r>
          </w:p>
          <w:p w14:paraId="696F437B" w14:textId="77777777" w:rsidR="001D3AF5" w:rsidRPr="00273CF9" w:rsidRDefault="001D3AF5" w:rsidP="00D060B6">
            <w:pPr>
              <w:pStyle w:val="ad"/>
              <w:ind w:left="720"/>
              <w:jc w:val="left"/>
              <w:rPr>
                <w:sz w:val="18"/>
                <w:szCs w:val="18"/>
              </w:rPr>
            </w:pPr>
            <w:r w:rsidRPr="00273CF9">
              <w:rPr>
                <w:sz w:val="18"/>
                <w:szCs w:val="18"/>
              </w:rPr>
              <w:t>РК_ИК_0245</w:t>
            </w:r>
          </w:p>
          <w:p w14:paraId="0B10B761" w14:textId="77777777" w:rsidR="001D3AF5" w:rsidRPr="00273CF9" w:rsidRDefault="001D3AF5" w:rsidP="00D060B6">
            <w:pPr>
              <w:pStyle w:val="ad"/>
              <w:ind w:left="720"/>
              <w:jc w:val="left"/>
              <w:rPr>
                <w:sz w:val="18"/>
                <w:szCs w:val="18"/>
              </w:rPr>
            </w:pPr>
            <w:r w:rsidRPr="00273CF9">
              <w:rPr>
                <w:sz w:val="18"/>
                <w:szCs w:val="18"/>
              </w:rPr>
              <w:t>РК_ИК_0246</w:t>
            </w:r>
          </w:p>
          <w:p w14:paraId="00EF4D3B" w14:textId="7E703926" w:rsidR="001D3AF5" w:rsidRPr="00273CF9" w:rsidRDefault="001D3AF5" w:rsidP="00FA647B">
            <w:pPr>
              <w:pStyle w:val="ad"/>
              <w:ind w:left="720"/>
              <w:jc w:val="left"/>
              <w:rPr>
                <w:sz w:val="18"/>
                <w:szCs w:val="18"/>
              </w:rPr>
            </w:pPr>
            <w:r w:rsidRPr="00273CF9">
              <w:rPr>
                <w:sz w:val="18"/>
                <w:szCs w:val="18"/>
              </w:rPr>
              <w:t>РК_ИК_0247</w:t>
            </w:r>
          </w:p>
          <w:p w14:paraId="0FF6C924" w14:textId="5E737C2F" w:rsidR="001D3AF5" w:rsidRPr="00273CF9" w:rsidRDefault="001D3AF5" w:rsidP="008437B0">
            <w:pPr>
              <w:pStyle w:val="ad"/>
              <w:ind w:left="720"/>
              <w:jc w:val="left"/>
              <w:rPr>
                <w:sz w:val="18"/>
                <w:szCs w:val="18"/>
              </w:rPr>
            </w:pPr>
            <w:r w:rsidRPr="00273CF9">
              <w:rPr>
                <w:sz w:val="18"/>
                <w:szCs w:val="18"/>
              </w:rPr>
              <w:t>РК_ИК_0248</w:t>
            </w:r>
          </w:p>
          <w:p w14:paraId="324D5480" w14:textId="225B21F6" w:rsidR="001D3AF5" w:rsidRPr="00273CF9" w:rsidRDefault="001D3AF5" w:rsidP="008437B0">
            <w:pPr>
              <w:pStyle w:val="ad"/>
              <w:ind w:left="720"/>
              <w:jc w:val="left"/>
              <w:rPr>
                <w:sz w:val="18"/>
                <w:szCs w:val="18"/>
              </w:rPr>
            </w:pPr>
            <w:r w:rsidRPr="00273CF9">
              <w:rPr>
                <w:sz w:val="18"/>
                <w:szCs w:val="18"/>
              </w:rPr>
              <w:t>РК_ИК_0249</w:t>
            </w:r>
          </w:p>
          <w:p w14:paraId="7E602C36" w14:textId="77777777" w:rsidR="001D3AF5" w:rsidRPr="00273CF9" w:rsidRDefault="001D3AF5" w:rsidP="002D0245">
            <w:pPr>
              <w:pStyle w:val="ad"/>
              <w:numPr>
                <w:ilvl w:val="0"/>
                <w:numId w:val="38"/>
              </w:numPr>
              <w:jc w:val="left"/>
              <w:rPr>
                <w:sz w:val="18"/>
                <w:szCs w:val="18"/>
                <w:lang w:val="en-US"/>
              </w:rPr>
            </w:pPr>
            <w:r w:rsidRPr="00273CF9">
              <w:rPr>
                <w:sz w:val="18"/>
                <w:szCs w:val="18"/>
              </w:rPr>
              <w:t>Удалены контроли</w:t>
            </w:r>
          </w:p>
          <w:p w14:paraId="10143A1F" w14:textId="77777777" w:rsidR="001D3AF5" w:rsidRPr="00273CF9" w:rsidRDefault="001D3AF5" w:rsidP="00FA647B">
            <w:pPr>
              <w:pStyle w:val="ad"/>
              <w:ind w:left="720"/>
              <w:jc w:val="left"/>
              <w:rPr>
                <w:sz w:val="18"/>
                <w:szCs w:val="18"/>
                <w:lang w:val="en-US"/>
              </w:rPr>
            </w:pPr>
            <w:r w:rsidRPr="00273CF9">
              <w:rPr>
                <w:sz w:val="18"/>
                <w:szCs w:val="18"/>
                <w:lang w:val="en-US"/>
              </w:rPr>
              <w:t>РК_ИК_0148</w:t>
            </w:r>
          </w:p>
          <w:p w14:paraId="730667F6" w14:textId="77777777" w:rsidR="001D3AF5" w:rsidRPr="00273CF9" w:rsidRDefault="001D3AF5" w:rsidP="00FA647B">
            <w:pPr>
              <w:pStyle w:val="ad"/>
              <w:ind w:left="720"/>
              <w:jc w:val="left"/>
              <w:rPr>
                <w:sz w:val="18"/>
                <w:szCs w:val="18"/>
                <w:lang w:val="en-US"/>
              </w:rPr>
            </w:pPr>
            <w:r w:rsidRPr="00273CF9">
              <w:rPr>
                <w:sz w:val="18"/>
                <w:szCs w:val="18"/>
                <w:lang w:val="en-US"/>
              </w:rPr>
              <w:t>РК_ИК_0149</w:t>
            </w:r>
          </w:p>
          <w:p w14:paraId="57CF4B1E" w14:textId="77777777" w:rsidR="001D3AF5" w:rsidRPr="00273CF9" w:rsidRDefault="001D3AF5" w:rsidP="00FA647B">
            <w:pPr>
              <w:pStyle w:val="ad"/>
              <w:ind w:left="720"/>
              <w:jc w:val="left"/>
              <w:rPr>
                <w:sz w:val="18"/>
                <w:szCs w:val="18"/>
                <w:lang w:val="en-US"/>
              </w:rPr>
            </w:pPr>
            <w:r w:rsidRPr="00273CF9">
              <w:rPr>
                <w:sz w:val="18"/>
                <w:szCs w:val="18"/>
                <w:lang w:val="en-US"/>
              </w:rPr>
              <w:t>РК_ИК_0150</w:t>
            </w:r>
          </w:p>
          <w:p w14:paraId="1DD3AB3C" w14:textId="77777777" w:rsidR="001D3AF5" w:rsidRPr="00273CF9" w:rsidRDefault="001D3AF5" w:rsidP="00FA647B">
            <w:pPr>
              <w:pStyle w:val="ad"/>
              <w:ind w:left="720"/>
              <w:jc w:val="left"/>
              <w:rPr>
                <w:sz w:val="18"/>
                <w:szCs w:val="18"/>
                <w:lang w:val="en-US"/>
              </w:rPr>
            </w:pPr>
            <w:r w:rsidRPr="00273CF9">
              <w:rPr>
                <w:sz w:val="18"/>
                <w:szCs w:val="18"/>
                <w:lang w:val="en-US"/>
              </w:rPr>
              <w:t>РК_ИК_0069</w:t>
            </w:r>
          </w:p>
          <w:p w14:paraId="10A72398" w14:textId="30593663" w:rsidR="001D3AF5" w:rsidRPr="00273CF9" w:rsidRDefault="001D3AF5" w:rsidP="002D0245">
            <w:pPr>
              <w:pStyle w:val="ad"/>
              <w:numPr>
                <w:ilvl w:val="0"/>
                <w:numId w:val="38"/>
              </w:numPr>
              <w:jc w:val="left"/>
              <w:rPr>
                <w:sz w:val="18"/>
                <w:szCs w:val="18"/>
                <w:lang w:val="en-US"/>
              </w:rPr>
            </w:pPr>
            <w:r w:rsidRPr="00273CF9">
              <w:rPr>
                <w:sz w:val="18"/>
                <w:szCs w:val="18"/>
              </w:rPr>
              <w:t>Блок</w:t>
            </w:r>
            <w:r w:rsidRPr="00273CF9">
              <w:rPr>
                <w:sz w:val="18"/>
                <w:szCs w:val="18"/>
                <w:lang w:val="en-US"/>
              </w:rPr>
              <w:t xml:space="preserve">  executions/productsCountries </w:t>
            </w:r>
            <w:r w:rsidRPr="00273CF9">
              <w:rPr>
                <w:sz w:val="18"/>
                <w:szCs w:val="18"/>
              </w:rPr>
              <w:t>объявлен</w:t>
            </w:r>
            <w:r w:rsidRPr="00273CF9">
              <w:rPr>
                <w:sz w:val="18"/>
                <w:szCs w:val="18"/>
                <w:lang w:val="en-US"/>
              </w:rPr>
              <w:t xml:space="preserve"> </w:t>
            </w:r>
            <w:r w:rsidRPr="00273CF9">
              <w:rPr>
                <w:sz w:val="18"/>
                <w:szCs w:val="18"/>
              </w:rPr>
              <w:t>устаревшим</w:t>
            </w:r>
            <w:r w:rsidRPr="00273CF9">
              <w:rPr>
                <w:sz w:val="18"/>
                <w:szCs w:val="18"/>
                <w:lang w:val="en-US"/>
              </w:rPr>
              <w:t xml:space="preserve">, </w:t>
            </w:r>
            <w:r w:rsidRPr="00273CF9">
              <w:rPr>
                <w:sz w:val="18"/>
                <w:szCs w:val="18"/>
              </w:rPr>
              <w:t>не</w:t>
            </w:r>
            <w:r w:rsidRPr="00273CF9">
              <w:rPr>
                <w:sz w:val="18"/>
                <w:szCs w:val="18"/>
                <w:lang w:val="en-US"/>
              </w:rPr>
              <w:t xml:space="preserve"> </w:t>
            </w:r>
            <w:r w:rsidRPr="00273CF9">
              <w:rPr>
                <w:sz w:val="18"/>
                <w:szCs w:val="18"/>
              </w:rPr>
              <w:t>применяется</w:t>
            </w:r>
            <w:r w:rsidRPr="00273CF9">
              <w:rPr>
                <w:sz w:val="18"/>
                <w:szCs w:val="18"/>
                <w:lang w:val="en-US"/>
              </w:rPr>
              <w:t xml:space="preserve"> </w:t>
            </w:r>
            <w:r w:rsidRPr="00273CF9">
              <w:rPr>
                <w:sz w:val="18"/>
                <w:szCs w:val="18"/>
              </w:rPr>
              <w:t>в</w:t>
            </w:r>
            <w:r w:rsidRPr="00273CF9">
              <w:rPr>
                <w:sz w:val="18"/>
                <w:szCs w:val="18"/>
                <w:lang w:val="en-US"/>
              </w:rPr>
              <w:t xml:space="preserve"> </w:t>
            </w:r>
            <w:r w:rsidRPr="00273CF9">
              <w:rPr>
                <w:sz w:val="18"/>
                <w:szCs w:val="18"/>
              </w:rPr>
              <w:t>пакете</w:t>
            </w:r>
            <w:r w:rsidRPr="00273CF9">
              <w:rPr>
                <w:sz w:val="18"/>
                <w:szCs w:val="18"/>
                <w:lang w:val="en-US"/>
              </w:rPr>
              <w:t xml:space="preserve"> contractProcedure2015</w:t>
            </w:r>
          </w:p>
          <w:p w14:paraId="118BE8ED" w14:textId="77777777" w:rsidR="001D3AF5" w:rsidRPr="00273CF9" w:rsidRDefault="001D3AF5" w:rsidP="002D0245">
            <w:pPr>
              <w:pStyle w:val="ad"/>
              <w:numPr>
                <w:ilvl w:val="0"/>
                <w:numId w:val="38"/>
              </w:numPr>
              <w:jc w:val="left"/>
              <w:rPr>
                <w:sz w:val="18"/>
                <w:szCs w:val="18"/>
              </w:rPr>
            </w:pPr>
            <w:r w:rsidRPr="00273CF9">
              <w:rPr>
                <w:sz w:val="18"/>
                <w:szCs w:val="18"/>
              </w:rPr>
              <w:t>Добавлено описание приема блока «Информация о применении к закупке национального режима» (st14Info) пакета contract2015</w:t>
            </w:r>
          </w:p>
          <w:p w14:paraId="252EEFC6" w14:textId="77777777" w:rsidR="001D3AF5" w:rsidRPr="00273CF9" w:rsidRDefault="001D3AF5" w:rsidP="002D0245">
            <w:pPr>
              <w:pStyle w:val="ad"/>
              <w:numPr>
                <w:ilvl w:val="0"/>
                <w:numId w:val="38"/>
              </w:numPr>
              <w:jc w:val="left"/>
              <w:rPr>
                <w:sz w:val="18"/>
                <w:szCs w:val="18"/>
              </w:rPr>
            </w:pPr>
            <w:r w:rsidRPr="00273CF9">
              <w:rPr>
                <w:sz w:val="18"/>
                <w:szCs w:val="18"/>
              </w:rPr>
              <w:t xml:space="preserve">Изменено правило приема для Choice(products/product) между блоками OKPD/OKPD2/KTRU в пакете </w:t>
            </w:r>
            <w:r w:rsidRPr="00273CF9">
              <w:rPr>
                <w:sz w:val="18"/>
                <w:szCs w:val="18"/>
                <w:lang w:val="en-US"/>
              </w:rPr>
              <w:t>contractProcedure</w:t>
            </w:r>
            <w:r w:rsidRPr="00273CF9">
              <w:rPr>
                <w:sz w:val="18"/>
                <w:szCs w:val="18"/>
              </w:rPr>
              <w:t>2015</w:t>
            </w:r>
          </w:p>
          <w:p w14:paraId="261409FD" w14:textId="77777777" w:rsidR="001D3AF5" w:rsidRPr="00273CF9" w:rsidRDefault="001D3AF5" w:rsidP="002D0245">
            <w:pPr>
              <w:pStyle w:val="ad"/>
              <w:numPr>
                <w:ilvl w:val="0"/>
                <w:numId w:val="38"/>
              </w:numPr>
              <w:jc w:val="left"/>
              <w:rPr>
                <w:sz w:val="18"/>
                <w:szCs w:val="18"/>
              </w:rPr>
            </w:pPr>
            <w:r w:rsidRPr="00273CF9">
              <w:rPr>
                <w:sz w:val="18"/>
                <w:szCs w:val="18"/>
              </w:rPr>
              <w:t>Изменено правило приема поля «Наименование товара , работы, услуги» (products/product/name)</w:t>
            </w:r>
          </w:p>
          <w:p w14:paraId="524650BC" w14:textId="24DBAD0E" w:rsidR="001D3AF5" w:rsidRPr="00273CF9" w:rsidRDefault="001D3AF5" w:rsidP="002D0245">
            <w:pPr>
              <w:pStyle w:val="ad"/>
              <w:numPr>
                <w:ilvl w:val="0"/>
                <w:numId w:val="38"/>
              </w:numPr>
              <w:jc w:val="left"/>
              <w:rPr>
                <w:sz w:val="18"/>
                <w:szCs w:val="18"/>
              </w:rPr>
            </w:pPr>
            <w:r w:rsidRPr="00273CF9">
              <w:rPr>
                <w:sz w:val="18"/>
                <w:szCs w:val="18"/>
              </w:rPr>
              <w:t>Добавлено описание блока «Страна происхождения товара» (products/product/originCountry)</w:t>
            </w:r>
          </w:p>
          <w:p w14:paraId="4E847FF4" w14:textId="77777777" w:rsidR="001D3AF5" w:rsidRPr="00273CF9" w:rsidRDefault="001D3AF5" w:rsidP="002D0245">
            <w:pPr>
              <w:pStyle w:val="ad"/>
              <w:numPr>
                <w:ilvl w:val="0"/>
                <w:numId w:val="38"/>
              </w:numPr>
              <w:jc w:val="left"/>
              <w:rPr>
                <w:sz w:val="18"/>
                <w:szCs w:val="18"/>
              </w:rPr>
            </w:pPr>
            <w:r w:rsidRPr="00273CF9">
              <w:rPr>
                <w:sz w:val="18"/>
                <w:szCs w:val="18"/>
              </w:rPr>
              <w:t>Добавлено описание поля «Объект закупки заменен на товар, работу, услугу, качество, технические и функциональные характеристики (потребительские свойства) которых улучшены в сравнении с указанными в контракте» (products/product/improvedProductReplacement)</w:t>
            </w:r>
          </w:p>
          <w:p w14:paraId="422CEC3A" w14:textId="77254E33" w:rsidR="001D3AF5" w:rsidRPr="00273CF9" w:rsidRDefault="001D3AF5" w:rsidP="002D0245">
            <w:pPr>
              <w:pStyle w:val="ad"/>
              <w:numPr>
                <w:ilvl w:val="0"/>
                <w:numId w:val="38"/>
              </w:numPr>
              <w:jc w:val="left"/>
              <w:rPr>
                <w:sz w:val="18"/>
                <w:szCs w:val="18"/>
              </w:rPr>
            </w:pPr>
            <w:r w:rsidRPr="00273CF9">
              <w:rPr>
                <w:sz w:val="18"/>
                <w:szCs w:val="18"/>
              </w:rPr>
              <w:t>Добавлено описание блока «Страна происхождения товара» (execu-tions/execution/quantityContractSubjects/quantityContractSubject/originCountr</w:t>
            </w:r>
            <w:r w:rsidRPr="00273CF9">
              <w:rPr>
                <w:sz w:val="18"/>
                <w:szCs w:val="18"/>
                <w:lang w:val="en-US"/>
              </w:rPr>
              <w:t>y</w:t>
            </w:r>
            <w:r w:rsidRPr="00273CF9">
              <w:rPr>
                <w:sz w:val="18"/>
                <w:szCs w:val="18"/>
              </w:rPr>
              <w:t>)</w:t>
            </w:r>
          </w:p>
          <w:p w14:paraId="722EF012" w14:textId="49D1DF82" w:rsidR="001D3AF5" w:rsidRPr="00273CF9" w:rsidRDefault="001D3AF5" w:rsidP="002D0245">
            <w:pPr>
              <w:pStyle w:val="ad"/>
              <w:numPr>
                <w:ilvl w:val="0"/>
                <w:numId w:val="38"/>
              </w:numPr>
              <w:jc w:val="left"/>
              <w:rPr>
                <w:sz w:val="18"/>
                <w:szCs w:val="18"/>
              </w:rPr>
            </w:pPr>
            <w:r w:rsidRPr="00273CF9">
              <w:rPr>
                <w:sz w:val="18"/>
                <w:szCs w:val="18"/>
              </w:rPr>
              <w:t>Добавлено описание блока «Страна регистрации производителя товара» (</w:t>
            </w:r>
            <w:r w:rsidRPr="00273CF9">
              <w:rPr>
                <w:sz w:val="18"/>
                <w:szCs w:val="18"/>
                <w:lang w:val="en-US"/>
              </w:rPr>
              <w:t>executions</w:t>
            </w:r>
            <w:r w:rsidRPr="00273CF9">
              <w:rPr>
                <w:sz w:val="18"/>
                <w:szCs w:val="18"/>
              </w:rPr>
              <w:t>/</w:t>
            </w:r>
            <w:r w:rsidRPr="00273CF9">
              <w:rPr>
                <w:sz w:val="18"/>
                <w:szCs w:val="18"/>
                <w:lang w:val="en-US"/>
              </w:rPr>
              <w:t>execution</w:t>
            </w:r>
            <w:r w:rsidRPr="00273CF9">
              <w:rPr>
                <w:sz w:val="18"/>
                <w:szCs w:val="18"/>
              </w:rPr>
              <w:t>/</w:t>
            </w:r>
            <w:r w:rsidRPr="00273CF9">
              <w:rPr>
                <w:sz w:val="18"/>
                <w:szCs w:val="18"/>
                <w:lang w:val="en-US"/>
              </w:rPr>
              <w:t>quantityContractSubjects</w:t>
            </w:r>
            <w:r w:rsidRPr="00273CF9">
              <w:rPr>
                <w:sz w:val="18"/>
                <w:szCs w:val="18"/>
              </w:rPr>
              <w:t>/</w:t>
            </w:r>
            <w:r w:rsidRPr="00273CF9">
              <w:rPr>
                <w:sz w:val="18"/>
                <w:szCs w:val="18"/>
                <w:lang w:val="en-US"/>
              </w:rPr>
              <w:t>quantityContractSubject</w:t>
            </w:r>
            <w:r w:rsidRPr="00273CF9">
              <w:rPr>
                <w:sz w:val="18"/>
                <w:szCs w:val="18"/>
              </w:rPr>
              <w:t>/</w:t>
            </w:r>
            <w:r w:rsidRPr="00273CF9">
              <w:rPr>
                <w:sz w:val="18"/>
                <w:szCs w:val="18"/>
                <w:lang w:val="en-US"/>
              </w:rPr>
              <w:t>registrationCountry</w:t>
            </w:r>
            <w:r w:rsidRPr="00273CF9">
              <w:rPr>
                <w:sz w:val="18"/>
                <w:szCs w:val="18"/>
              </w:rPr>
              <w:t>).</w:t>
            </w:r>
          </w:p>
        </w:tc>
      </w:tr>
      <w:tr w:rsidR="001D3AF5" w:rsidRPr="00273CF9" w14:paraId="176F5E60" w14:textId="77777777" w:rsidTr="00D51541">
        <w:trPr>
          <w:trHeight w:val="64"/>
        </w:trPr>
        <w:tc>
          <w:tcPr>
            <w:tcW w:w="562" w:type="dxa"/>
          </w:tcPr>
          <w:p w14:paraId="2CFAB415" w14:textId="2A5FA683" w:rsidR="001D3AF5" w:rsidRPr="00273CF9" w:rsidRDefault="001D3AF5" w:rsidP="00D060B6">
            <w:pPr>
              <w:pStyle w:val="ad"/>
              <w:rPr>
                <w:sz w:val="18"/>
                <w:szCs w:val="18"/>
              </w:rPr>
            </w:pPr>
            <w:r w:rsidRPr="00273CF9">
              <w:rPr>
                <w:sz w:val="18"/>
                <w:szCs w:val="18"/>
              </w:rPr>
              <w:t>2.84</w:t>
            </w:r>
          </w:p>
        </w:tc>
        <w:tc>
          <w:tcPr>
            <w:tcW w:w="1134" w:type="dxa"/>
          </w:tcPr>
          <w:p w14:paraId="28DB4C18" w14:textId="7F0B632F" w:rsidR="001D3AF5" w:rsidRPr="00273CF9" w:rsidRDefault="001D3AF5" w:rsidP="00D060B6">
            <w:pPr>
              <w:pStyle w:val="ad"/>
              <w:rPr>
                <w:sz w:val="18"/>
                <w:szCs w:val="18"/>
                <w:lang w:val="en-US"/>
              </w:rPr>
            </w:pPr>
            <w:r w:rsidRPr="00273CF9">
              <w:rPr>
                <w:sz w:val="18"/>
                <w:szCs w:val="18"/>
              </w:rPr>
              <w:t>12</w:t>
            </w:r>
            <w:r w:rsidRPr="00273CF9">
              <w:rPr>
                <w:sz w:val="18"/>
                <w:szCs w:val="18"/>
                <w:lang w:val="en-US"/>
              </w:rPr>
              <w:t>.12.2019</w:t>
            </w:r>
          </w:p>
        </w:tc>
        <w:tc>
          <w:tcPr>
            <w:tcW w:w="1275" w:type="dxa"/>
          </w:tcPr>
          <w:p w14:paraId="0B3C3036" w14:textId="77739EED" w:rsidR="001D3AF5" w:rsidRPr="00273CF9" w:rsidRDefault="001D3AF5" w:rsidP="00F44790">
            <w:pPr>
              <w:pStyle w:val="ad"/>
              <w:jc w:val="left"/>
            </w:pPr>
            <w:r w:rsidRPr="00273CF9">
              <w:rPr>
                <w:sz w:val="18"/>
                <w:szCs w:val="18"/>
              </w:rPr>
              <w:t>FCSNF-9969</w:t>
            </w:r>
          </w:p>
        </w:tc>
        <w:tc>
          <w:tcPr>
            <w:tcW w:w="6095" w:type="dxa"/>
          </w:tcPr>
          <w:p w14:paraId="1F122DAF" w14:textId="2EAFA701" w:rsidR="001D3AF5" w:rsidRPr="00273CF9" w:rsidRDefault="001D3AF5" w:rsidP="002D0245">
            <w:pPr>
              <w:pStyle w:val="ad"/>
              <w:numPr>
                <w:ilvl w:val="0"/>
                <w:numId w:val="38"/>
              </w:numPr>
              <w:jc w:val="left"/>
              <w:rPr>
                <w:sz w:val="18"/>
                <w:szCs w:val="18"/>
              </w:rPr>
            </w:pPr>
            <w:r w:rsidRPr="00273CF9">
              <w:rPr>
                <w:sz w:val="18"/>
                <w:szCs w:val="18"/>
              </w:rPr>
              <w:t>Изменен прием блока</w:t>
            </w:r>
            <w:r w:rsidRPr="00273CF9">
              <w:rPr>
                <w:sz w:val="18"/>
                <w:szCs w:val="18"/>
              </w:rPr>
              <w:br/>
            </w:r>
            <w:r>
              <w:rPr>
                <w:sz w:val="18"/>
                <w:szCs w:val="18"/>
              </w:rPr>
              <w:t>«</w:t>
            </w:r>
            <w:r w:rsidRPr="00273CF9">
              <w:rPr>
                <w:sz w:val="18"/>
                <w:szCs w:val="18"/>
              </w:rPr>
              <w:t>Документы, являющиеся основанием изменения контракта</w:t>
            </w:r>
            <w:r>
              <w:rPr>
                <w:sz w:val="18"/>
                <w:szCs w:val="18"/>
              </w:rPr>
              <w:t>»</w:t>
            </w:r>
            <w:r w:rsidRPr="00273CF9">
              <w:rPr>
                <w:sz w:val="18"/>
                <w:szCs w:val="18"/>
              </w:rPr>
              <w:t xml:space="preserve"> (modification\attachments)</w:t>
            </w:r>
            <w:r w:rsidRPr="00273CF9">
              <w:rPr>
                <w:sz w:val="18"/>
                <w:szCs w:val="18"/>
              </w:rPr>
              <w:br/>
            </w:r>
            <w:r w:rsidRPr="00273CF9">
              <w:rPr>
                <w:sz w:val="18"/>
                <w:szCs w:val="18"/>
              </w:rPr>
              <w:lastRenderedPageBreak/>
              <w:t>– должен приниматься в любом случае, указан ли в принимаемом пакете блок «Изменение контракта» (modification\contractChange) или «Корректировка ошибок» (modification\errorCorrection))</w:t>
            </w:r>
          </w:p>
        </w:tc>
      </w:tr>
      <w:tr w:rsidR="001D3AF5" w:rsidRPr="00273CF9" w14:paraId="635C7670" w14:textId="77777777" w:rsidTr="00D51541">
        <w:trPr>
          <w:trHeight w:val="64"/>
        </w:trPr>
        <w:tc>
          <w:tcPr>
            <w:tcW w:w="562" w:type="dxa"/>
          </w:tcPr>
          <w:p w14:paraId="20C850B5" w14:textId="42D14628" w:rsidR="001D3AF5" w:rsidRPr="00273CF9" w:rsidRDefault="001D3AF5" w:rsidP="00D060B6">
            <w:pPr>
              <w:pStyle w:val="ad"/>
              <w:rPr>
                <w:sz w:val="18"/>
                <w:szCs w:val="18"/>
              </w:rPr>
            </w:pPr>
            <w:r w:rsidRPr="00273CF9">
              <w:rPr>
                <w:sz w:val="18"/>
                <w:szCs w:val="18"/>
              </w:rPr>
              <w:lastRenderedPageBreak/>
              <w:t>2.85</w:t>
            </w:r>
          </w:p>
        </w:tc>
        <w:tc>
          <w:tcPr>
            <w:tcW w:w="1134" w:type="dxa"/>
          </w:tcPr>
          <w:p w14:paraId="3FCCE255" w14:textId="59B45BA3" w:rsidR="001D3AF5" w:rsidRPr="00273CF9" w:rsidRDefault="001D3AF5" w:rsidP="001360CD">
            <w:pPr>
              <w:pStyle w:val="ad"/>
              <w:rPr>
                <w:sz w:val="18"/>
                <w:szCs w:val="18"/>
              </w:rPr>
            </w:pPr>
            <w:r w:rsidRPr="00273CF9">
              <w:rPr>
                <w:sz w:val="18"/>
                <w:szCs w:val="18"/>
              </w:rPr>
              <w:t>18.12.2019</w:t>
            </w:r>
          </w:p>
        </w:tc>
        <w:tc>
          <w:tcPr>
            <w:tcW w:w="1275" w:type="dxa"/>
          </w:tcPr>
          <w:p w14:paraId="362D8E83" w14:textId="342B1B69" w:rsidR="001D3AF5" w:rsidRPr="00273CF9" w:rsidRDefault="001D3AF5" w:rsidP="00F44790">
            <w:pPr>
              <w:pStyle w:val="ad"/>
              <w:jc w:val="left"/>
            </w:pPr>
            <w:r w:rsidRPr="00273CF9">
              <w:rPr>
                <w:sz w:val="18"/>
                <w:szCs w:val="18"/>
              </w:rPr>
              <w:t>FCSNF-10069</w:t>
            </w:r>
          </w:p>
        </w:tc>
        <w:tc>
          <w:tcPr>
            <w:tcW w:w="6095" w:type="dxa"/>
          </w:tcPr>
          <w:p w14:paraId="7CF2BBAE" w14:textId="77777777" w:rsidR="001D3AF5" w:rsidRPr="00273CF9" w:rsidRDefault="001D3AF5" w:rsidP="002D0245">
            <w:pPr>
              <w:pStyle w:val="ad"/>
              <w:numPr>
                <w:ilvl w:val="0"/>
                <w:numId w:val="39"/>
              </w:numPr>
              <w:jc w:val="left"/>
              <w:rPr>
                <w:sz w:val="18"/>
                <w:szCs w:val="18"/>
              </w:rPr>
            </w:pPr>
            <w:r w:rsidRPr="00273CF9">
              <w:rPr>
                <w:sz w:val="18"/>
                <w:szCs w:val="18"/>
              </w:rPr>
              <w:t>Изменен алгоритм приема поля «Идентификационный код закупки» (foundation/fcsOrder/order/purchaseCode)</w:t>
            </w:r>
          </w:p>
          <w:p w14:paraId="5035104B" w14:textId="77777777" w:rsidR="001D3AF5" w:rsidRPr="00273CF9" w:rsidRDefault="001D3AF5" w:rsidP="002D0245">
            <w:pPr>
              <w:pStyle w:val="ad"/>
              <w:numPr>
                <w:ilvl w:val="0"/>
                <w:numId w:val="39"/>
              </w:numPr>
              <w:jc w:val="left"/>
              <w:rPr>
                <w:sz w:val="18"/>
                <w:szCs w:val="18"/>
              </w:rPr>
            </w:pPr>
            <w:r w:rsidRPr="00273CF9">
              <w:rPr>
                <w:sz w:val="18"/>
                <w:szCs w:val="18"/>
              </w:rPr>
              <w:t>Добавлен алгоритм приема поля «Идентификатор государственного контракта» (IGK)</w:t>
            </w:r>
          </w:p>
          <w:p w14:paraId="529FA20B" w14:textId="77777777" w:rsidR="001D3AF5" w:rsidRPr="00273CF9" w:rsidRDefault="001D3AF5" w:rsidP="002D0245">
            <w:pPr>
              <w:pStyle w:val="ad"/>
              <w:numPr>
                <w:ilvl w:val="0"/>
                <w:numId w:val="39"/>
              </w:numPr>
              <w:jc w:val="left"/>
              <w:rPr>
                <w:sz w:val="18"/>
                <w:szCs w:val="18"/>
              </w:rPr>
            </w:pPr>
            <w:r w:rsidRPr="00273CF9">
              <w:rPr>
                <w:sz w:val="18"/>
                <w:szCs w:val="18"/>
              </w:rPr>
              <w:t>Добавлены контроли:</w:t>
            </w:r>
          </w:p>
          <w:p w14:paraId="7B76038D" w14:textId="77777777" w:rsidR="001D3AF5" w:rsidRPr="00273CF9" w:rsidRDefault="001D3AF5" w:rsidP="002D0245">
            <w:pPr>
              <w:pStyle w:val="ad"/>
              <w:numPr>
                <w:ilvl w:val="1"/>
                <w:numId w:val="39"/>
              </w:numPr>
              <w:jc w:val="left"/>
              <w:rPr>
                <w:sz w:val="18"/>
                <w:szCs w:val="18"/>
              </w:rPr>
            </w:pPr>
            <w:r w:rsidRPr="00273CF9">
              <w:rPr>
                <w:sz w:val="18"/>
                <w:szCs w:val="18"/>
              </w:rPr>
              <w:t>РК_ИК_0250</w:t>
            </w:r>
          </w:p>
          <w:p w14:paraId="7CD8C6F8" w14:textId="77777777" w:rsidR="001D3AF5" w:rsidRPr="00273CF9" w:rsidRDefault="001D3AF5" w:rsidP="002D0245">
            <w:pPr>
              <w:pStyle w:val="ad"/>
              <w:numPr>
                <w:ilvl w:val="1"/>
                <w:numId w:val="39"/>
              </w:numPr>
              <w:jc w:val="left"/>
              <w:rPr>
                <w:sz w:val="18"/>
                <w:szCs w:val="18"/>
              </w:rPr>
            </w:pPr>
            <w:r w:rsidRPr="00273CF9">
              <w:rPr>
                <w:sz w:val="18"/>
                <w:szCs w:val="18"/>
              </w:rPr>
              <w:t>РК_ИК_0251</w:t>
            </w:r>
          </w:p>
          <w:p w14:paraId="245EA39F" w14:textId="77777777" w:rsidR="001D3AF5" w:rsidRPr="00273CF9" w:rsidRDefault="001D3AF5" w:rsidP="002D0245">
            <w:pPr>
              <w:pStyle w:val="ad"/>
              <w:numPr>
                <w:ilvl w:val="1"/>
                <w:numId w:val="39"/>
              </w:numPr>
              <w:jc w:val="left"/>
              <w:rPr>
                <w:sz w:val="18"/>
                <w:szCs w:val="18"/>
              </w:rPr>
            </w:pPr>
            <w:r w:rsidRPr="00273CF9">
              <w:rPr>
                <w:sz w:val="18"/>
                <w:szCs w:val="18"/>
              </w:rPr>
              <w:t>РК_ИК_0252</w:t>
            </w:r>
          </w:p>
          <w:p w14:paraId="0CC10153" w14:textId="36620A00" w:rsidR="001D3AF5" w:rsidRPr="00273CF9" w:rsidRDefault="001D3AF5" w:rsidP="002D0245">
            <w:pPr>
              <w:pStyle w:val="ad"/>
              <w:numPr>
                <w:ilvl w:val="1"/>
                <w:numId w:val="39"/>
              </w:numPr>
              <w:jc w:val="left"/>
              <w:rPr>
                <w:sz w:val="18"/>
                <w:szCs w:val="18"/>
              </w:rPr>
            </w:pPr>
            <w:r w:rsidRPr="00273CF9">
              <w:rPr>
                <w:sz w:val="18"/>
                <w:szCs w:val="18"/>
              </w:rPr>
              <w:t>РК_ИК_0253</w:t>
            </w:r>
          </w:p>
        </w:tc>
      </w:tr>
      <w:tr w:rsidR="001D3AF5" w:rsidRPr="00273CF9" w14:paraId="00A03349" w14:textId="77777777" w:rsidTr="00D51541">
        <w:trPr>
          <w:trHeight w:val="64"/>
        </w:trPr>
        <w:tc>
          <w:tcPr>
            <w:tcW w:w="562" w:type="dxa"/>
          </w:tcPr>
          <w:p w14:paraId="71D0461B" w14:textId="3EC74FEE" w:rsidR="001D3AF5" w:rsidRPr="00273CF9" w:rsidRDefault="001D3AF5" w:rsidP="00F6211C">
            <w:pPr>
              <w:pStyle w:val="ad"/>
              <w:rPr>
                <w:sz w:val="18"/>
                <w:szCs w:val="18"/>
              </w:rPr>
            </w:pPr>
            <w:r w:rsidRPr="00273CF9">
              <w:rPr>
                <w:sz w:val="18"/>
                <w:szCs w:val="18"/>
              </w:rPr>
              <w:t>2.86</w:t>
            </w:r>
          </w:p>
        </w:tc>
        <w:tc>
          <w:tcPr>
            <w:tcW w:w="1134" w:type="dxa"/>
          </w:tcPr>
          <w:p w14:paraId="5E1E77C3" w14:textId="5B0065DA" w:rsidR="001D3AF5" w:rsidRPr="00273CF9" w:rsidRDefault="001D3AF5" w:rsidP="00F6211C">
            <w:pPr>
              <w:pStyle w:val="ad"/>
              <w:rPr>
                <w:sz w:val="18"/>
                <w:szCs w:val="18"/>
              </w:rPr>
            </w:pPr>
            <w:r w:rsidRPr="00273CF9">
              <w:rPr>
                <w:sz w:val="18"/>
                <w:szCs w:val="18"/>
              </w:rPr>
              <w:t>2</w:t>
            </w:r>
            <w:r w:rsidRPr="00273CF9">
              <w:rPr>
                <w:sz w:val="18"/>
                <w:szCs w:val="18"/>
                <w:lang w:val="en-US"/>
              </w:rPr>
              <w:t>0</w:t>
            </w:r>
            <w:r w:rsidRPr="00273CF9">
              <w:rPr>
                <w:sz w:val="18"/>
                <w:szCs w:val="18"/>
              </w:rPr>
              <w:t>.1</w:t>
            </w:r>
            <w:r w:rsidRPr="00273CF9">
              <w:rPr>
                <w:sz w:val="18"/>
                <w:szCs w:val="18"/>
                <w:lang w:val="en-US"/>
              </w:rPr>
              <w:t>2</w:t>
            </w:r>
            <w:r w:rsidRPr="00273CF9">
              <w:rPr>
                <w:sz w:val="18"/>
                <w:szCs w:val="18"/>
              </w:rPr>
              <w:t>.2019</w:t>
            </w:r>
          </w:p>
        </w:tc>
        <w:tc>
          <w:tcPr>
            <w:tcW w:w="1275" w:type="dxa"/>
          </w:tcPr>
          <w:p w14:paraId="66D60761" w14:textId="20320C74" w:rsidR="001D3AF5" w:rsidRPr="00273CF9" w:rsidRDefault="001D3AF5" w:rsidP="00F6211C">
            <w:pPr>
              <w:pStyle w:val="ad"/>
              <w:jc w:val="left"/>
              <w:rPr>
                <w:rStyle w:val="af1"/>
                <w:sz w:val="18"/>
                <w:szCs w:val="18"/>
              </w:rPr>
            </w:pPr>
            <w:r w:rsidRPr="00273CF9">
              <w:rPr>
                <w:sz w:val="18"/>
                <w:szCs w:val="18"/>
              </w:rPr>
              <w:t>FCSNF-9751</w:t>
            </w:r>
          </w:p>
        </w:tc>
        <w:tc>
          <w:tcPr>
            <w:tcW w:w="6095" w:type="dxa"/>
          </w:tcPr>
          <w:p w14:paraId="7E63EB65" w14:textId="77777777" w:rsidR="001D3AF5" w:rsidRPr="00273CF9" w:rsidRDefault="001D3AF5" w:rsidP="002D0245">
            <w:pPr>
              <w:pStyle w:val="ad"/>
              <w:numPr>
                <w:ilvl w:val="0"/>
                <w:numId w:val="40"/>
              </w:numPr>
              <w:jc w:val="left"/>
              <w:rPr>
                <w:sz w:val="18"/>
                <w:szCs w:val="18"/>
              </w:rPr>
            </w:pPr>
            <w:r w:rsidRPr="00273CF9">
              <w:rPr>
                <w:sz w:val="18"/>
                <w:szCs w:val="18"/>
              </w:rPr>
              <w:t>Изменено правило приема поля products/product/name</w:t>
            </w:r>
          </w:p>
          <w:p w14:paraId="3BE5F978" w14:textId="16B88FD1" w:rsidR="001D3AF5" w:rsidRPr="00273CF9" w:rsidRDefault="001D3AF5" w:rsidP="002D0245">
            <w:pPr>
              <w:pStyle w:val="ad"/>
              <w:numPr>
                <w:ilvl w:val="0"/>
                <w:numId w:val="40"/>
              </w:numPr>
              <w:jc w:val="left"/>
              <w:rPr>
                <w:sz w:val="18"/>
                <w:szCs w:val="18"/>
              </w:rPr>
            </w:pPr>
            <w:r w:rsidRPr="00273CF9">
              <w:rPr>
                <w:sz w:val="18"/>
                <w:szCs w:val="18"/>
              </w:rPr>
              <w:t xml:space="preserve">Изменено правило приема </w:t>
            </w:r>
            <w:r w:rsidRPr="00273CF9">
              <w:rPr>
                <w:sz w:val="18"/>
                <w:szCs w:val="18"/>
                <w:lang w:val="en-US"/>
              </w:rPr>
              <w:t>chice</w:t>
            </w:r>
            <w:r w:rsidRPr="00273CF9">
              <w:rPr>
                <w:sz w:val="18"/>
                <w:szCs w:val="18"/>
              </w:rPr>
              <w:t xml:space="preserve"> в products/product для выбора ОКПД/ОКПД2/КТРУ</w:t>
            </w:r>
          </w:p>
        </w:tc>
      </w:tr>
      <w:tr w:rsidR="001D3AF5" w:rsidRPr="00273CF9" w14:paraId="441F412C" w14:textId="77777777" w:rsidTr="00D51541">
        <w:trPr>
          <w:trHeight w:val="64"/>
        </w:trPr>
        <w:tc>
          <w:tcPr>
            <w:tcW w:w="562" w:type="dxa"/>
          </w:tcPr>
          <w:p w14:paraId="0C69598E" w14:textId="2696EB2E" w:rsidR="001D3AF5" w:rsidRPr="00273CF9" w:rsidRDefault="001D3AF5" w:rsidP="00B40003">
            <w:pPr>
              <w:pStyle w:val="ad"/>
              <w:rPr>
                <w:sz w:val="18"/>
                <w:szCs w:val="18"/>
              </w:rPr>
            </w:pPr>
            <w:r w:rsidRPr="00273CF9">
              <w:rPr>
                <w:sz w:val="18"/>
                <w:szCs w:val="18"/>
                <w:lang w:val="en-US"/>
              </w:rPr>
              <w:t>2</w:t>
            </w:r>
            <w:r w:rsidRPr="00273CF9">
              <w:rPr>
                <w:sz w:val="18"/>
                <w:szCs w:val="18"/>
              </w:rPr>
              <w:t>.</w:t>
            </w:r>
            <w:r w:rsidRPr="00273CF9">
              <w:rPr>
                <w:sz w:val="18"/>
                <w:szCs w:val="18"/>
                <w:lang w:val="en-US"/>
              </w:rPr>
              <w:t>87</w:t>
            </w:r>
          </w:p>
        </w:tc>
        <w:tc>
          <w:tcPr>
            <w:tcW w:w="1134" w:type="dxa"/>
          </w:tcPr>
          <w:p w14:paraId="409D58E7" w14:textId="06C90A4C" w:rsidR="001D3AF5" w:rsidRPr="00273CF9" w:rsidRDefault="001D3AF5" w:rsidP="00B40003">
            <w:pPr>
              <w:pStyle w:val="ad"/>
              <w:rPr>
                <w:sz w:val="18"/>
                <w:szCs w:val="18"/>
              </w:rPr>
            </w:pPr>
            <w:r w:rsidRPr="00273CF9">
              <w:rPr>
                <w:sz w:val="18"/>
                <w:szCs w:val="18"/>
              </w:rPr>
              <w:t>20.01.2020</w:t>
            </w:r>
          </w:p>
        </w:tc>
        <w:tc>
          <w:tcPr>
            <w:tcW w:w="1275" w:type="dxa"/>
          </w:tcPr>
          <w:p w14:paraId="15D9088A" w14:textId="78B549D7" w:rsidR="001D3AF5" w:rsidRPr="00273CF9" w:rsidRDefault="001D3AF5" w:rsidP="00B40003">
            <w:pPr>
              <w:pStyle w:val="ad"/>
              <w:jc w:val="left"/>
            </w:pPr>
            <w:r w:rsidRPr="00273CF9">
              <w:rPr>
                <w:sz w:val="18"/>
                <w:szCs w:val="18"/>
              </w:rPr>
              <w:t>FCSNF-10</w:t>
            </w:r>
            <w:r w:rsidRPr="00273CF9">
              <w:rPr>
                <w:sz w:val="18"/>
                <w:szCs w:val="18"/>
                <w:lang w:val="en-US"/>
              </w:rPr>
              <w:t>243</w:t>
            </w:r>
          </w:p>
        </w:tc>
        <w:tc>
          <w:tcPr>
            <w:tcW w:w="6095" w:type="dxa"/>
          </w:tcPr>
          <w:p w14:paraId="3ECB733E" w14:textId="77777777" w:rsidR="001D3AF5" w:rsidRPr="00273CF9" w:rsidRDefault="001D3AF5" w:rsidP="002D0245">
            <w:pPr>
              <w:pStyle w:val="ad"/>
              <w:numPr>
                <w:ilvl w:val="0"/>
                <w:numId w:val="42"/>
              </w:numPr>
              <w:jc w:val="left"/>
              <w:rPr>
                <w:sz w:val="18"/>
                <w:szCs w:val="18"/>
              </w:rPr>
            </w:pPr>
            <w:r w:rsidRPr="00273CF9">
              <w:rPr>
                <w:sz w:val="18"/>
                <w:szCs w:val="18"/>
              </w:rPr>
              <w:t>Добавлено требование игнорирования приема (и автоматического подтягивания) блока «Информация о применении к закупке национального режима» (st14Info) для контрактов, первая версия которых размещена до 01.01.2020</w:t>
            </w:r>
          </w:p>
          <w:p w14:paraId="422943EA" w14:textId="77777777" w:rsidR="001D3AF5" w:rsidRPr="00273CF9" w:rsidRDefault="001D3AF5" w:rsidP="00B40003">
            <w:pPr>
              <w:pStyle w:val="ad"/>
              <w:ind w:left="720"/>
              <w:jc w:val="left"/>
              <w:rPr>
                <w:sz w:val="18"/>
                <w:szCs w:val="18"/>
              </w:rPr>
            </w:pPr>
          </w:p>
        </w:tc>
      </w:tr>
      <w:tr w:rsidR="001D3AF5" w:rsidRPr="00273CF9" w14:paraId="310494F1" w14:textId="77777777" w:rsidTr="00D51541">
        <w:trPr>
          <w:trHeight w:val="64"/>
        </w:trPr>
        <w:tc>
          <w:tcPr>
            <w:tcW w:w="562" w:type="dxa"/>
          </w:tcPr>
          <w:p w14:paraId="78AF0BAF" w14:textId="700F62A7" w:rsidR="001D3AF5" w:rsidRPr="00273CF9" w:rsidRDefault="001D3AF5" w:rsidP="00F6211C">
            <w:pPr>
              <w:pStyle w:val="ad"/>
              <w:rPr>
                <w:sz w:val="18"/>
                <w:szCs w:val="18"/>
                <w:lang w:val="en-US"/>
              </w:rPr>
            </w:pPr>
            <w:r w:rsidRPr="00273CF9">
              <w:rPr>
                <w:sz w:val="18"/>
                <w:szCs w:val="18"/>
                <w:lang w:val="en-US"/>
              </w:rPr>
              <w:t>2.88</w:t>
            </w:r>
          </w:p>
        </w:tc>
        <w:tc>
          <w:tcPr>
            <w:tcW w:w="1134" w:type="dxa"/>
          </w:tcPr>
          <w:p w14:paraId="6E6034E1" w14:textId="2FC69A38" w:rsidR="001D3AF5" w:rsidRPr="00273CF9" w:rsidRDefault="001D3AF5" w:rsidP="00F6211C">
            <w:pPr>
              <w:pStyle w:val="ad"/>
              <w:rPr>
                <w:sz w:val="18"/>
                <w:szCs w:val="18"/>
              </w:rPr>
            </w:pPr>
            <w:r w:rsidRPr="00273CF9">
              <w:rPr>
                <w:sz w:val="18"/>
                <w:szCs w:val="18"/>
                <w:lang w:val="en-US"/>
              </w:rPr>
              <w:t>14</w:t>
            </w:r>
            <w:r w:rsidRPr="00273CF9">
              <w:rPr>
                <w:sz w:val="18"/>
                <w:szCs w:val="18"/>
              </w:rPr>
              <w:t>.01.2020</w:t>
            </w:r>
          </w:p>
        </w:tc>
        <w:tc>
          <w:tcPr>
            <w:tcW w:w="1275" w:type="dxa"/>
          </w:tcPr>
          <w:p w14:paraId="627A69C0" w14:textId="1E3A1F53" w:rsidR="001D3AF5" w:rsidRPr="00273CF9" w:rsidRDefault="001D3AF5" w:rsidP="00F6211C">
            <w:pPr>
              <w:pStyle w:val="ad"/>
              <w:jc w:val="left"/>
            </w:pPr>
            <w:r w:rsidRPr="00273CF9">
              <w:rPr>
                <w:sz w:val="18"/>
                <w:szCs w:val="18"/>
              </w:rPr>
              <w:t>FCSNF-10146</w:t>
            </w:r>
          </w:p>
        </w:tc>
        <w:tc>
          <w:tcPr>
            <w:tcW w:w="6095" w:type="dxa"/>
          </w:tcPr>
          <w:p w14:paraId="12B12F19" w14:textId="79C1971F" w:rsidR="001D3AF5" w:rsidRPr="00273CF9" w:rsidRDefault="001D3AF5" w:rsidP="002D0245">
            <w:pPr>
              <w:pStyle w:val="ad"/>
              <w:numPr>
                <w:ilvl w:val="0"/>
                <w:numId w:val="41"/>
              </w:numPr>
              <w:jc w:val="left"/>
              <w:rPr>
                <w:sz w:val="18"/>
                <w:szCs w:val="18"/>
              </w:rPr>
            </w:pPr>
            <w:r w:rsidRPr="00273CF9">
              <w:rPr>
                <w:sz w:val="18"/>
                <w:szCs w:val="18"/>
              </w:rPr>
              <w:t>При приеме сведений о контракте в режиме правки изменено описание поведения при приеме блока «Страна происхождения товара» (products/product/originCountry) вслед за ГУИ, доработки интеграции не требуется</w:t>
            </w:r>
          </w:p>
          <w:p w14:paraId="02CDA4AA" w14:textId="397364E9" w:rsidR="001D3AF5" w:rsidRPr="00273CF9" w:rsidRDefault="001D3AF5" w:rsidP="002D0245">
            <w:pPr>
              <w:pStyle w:val="ad"/>
              <w:numPr>
                <w:ilvl w:val="0"/>
                <w:numId w:val="41"/>
              </w:numPr>
              <w:jc w:val="left"/>
              <w:rPr>
                <w:sz w:val="18"/>
                <w:szCs w:val="18"/>
              </w:rPr>
            </w:pPr>
            <w:r w:rsidRPr="00273CF9">
              <w:rPr>
                <w:sz w:val="18"/>
                <w:szCs w:val="18"/>
              </w:rPr>
              <w:t>Удален контроль РК_ИК_0247 как дублирующий бизнес-контроль АРК_0000_0709</w:t>
            </w:r>
          </w:p>
          <w:p w14:paraId="6D1BF0B5" w14:textId="3A92F071" w:rsidR="001D3AF5" w:rsidRPr="00273CF9" w:rsidRDefault="001D3AF5" w:rsidP="002D0245">
            <w:pPr>
              <w:pStyle w:val="ad"/>
              <w:numPr>
                <w:ilvl w:val="0"/>
                <w:numId w:val="41"/>
              </w:numPr>
              <w:jc w:val="left"/>
              <w:rPr>
                <w:sz w:val="18"/>
                <w:szCs w:val="18"/>
              </w:rPr>
            </w:pPr>
            <w:r w:rsidRPr="00273CF9">
              <w:rPr>
                <w:sz w:val="18"/>
                <w:szCs w:val="18"/>
              </w:rPr>
              <w:t>При приеме сведений об исполнении контракта в режиме правки изменено описание поведения при приеме блока «Страна происхождения товара» (</w:t>
            </w:r>
            <w:r w:rsidRPr="00273CF9">
              <w:rPr>
                <w:sz w:val="18"/>
                <w:szCs w:val="18"/>
                <w:lang w:val="en-US"/>
              </w:rPr>
              <w:t>executions</w:t>
            </w:r>
            <w:r w:rsidRPr="00273CF9">
              <w:rPr>
                <w:sz w:val="18"/>
                <w:szCs w:val="18"/>
              </w:rPr>
              <w:t>/</w:t>
            </w:r>
            <w:r w:rsidRPr="00273CF9">
              <w:rPr>
                <w:sz w:val="18"/>
                <w:szCs w:val="18"/>
                <w:lang w:val="en-US"/>
              </w:rPr>
              <w:t>execution</w:t>
            </w:r>
            <w:r w:rsidRPr="00273CF9">
              <w:rPr>
                <w:sz w:val="18"/>
                <w:szCs w:val="18"/>
              </w:rPr>
              <w:t>/</w:t>
            </w:r>
            <w:r w:rsidRPr="00273CF9">
              <w:rPr>
                <w:sz w:val="18"/>
                <w:szCs w:val="18"/>
                <w:lang w:val="en-US"/>
              </w:rPr>
              <w:t>quantityContractSubjects</w:t>
            </w:r>
            <w:r w:rsidRPr="00273CF9">
              <w:rPr>
                <w:sz w:val="18"/>
                <w:szCs w:val="18"/>
              </w:rPr>
              <w:t>/</w:t>
            </w:r>
            <w:r w:rsidRPr="00273CF9">
              <w:rPr>
                <w:sz w:val="18"/>
                <w:szCs w:val="18"/>
                <w:lang w:val="en-US"/>
              </w:rPr>
              <w:t>quantityContractSubject</w:t>
            </w:r>
            <w:r w:rsidRPr="00273CF9">
              <w:rPr>
                <w:sz w:val="18"/>
                <w:szCs w:val="18"/>
              </w:rPr>
              <w:t>/</w:t>
            </w:r>
            <w:r w:rsidRPr="00273CF9">
              <w:rPr>
                <w:sz w:val="18"/>
                <w:szCs w:val="18"/>
                <w:lang w:val="en-US"/>
              </w:rPr>
              <w:t>originCountry</w:t>
            </w:r>
            <w:r w:rsidRPr="00273CF9">
              <w:rPr>
                <w:sz w:val="18"/>
                <w:szCs w:val="18"/>
              </w:rPr>
              <w:t>) вслед за ГУИ, доработки интеграции не требуется</w:t>
            </w:r>
          </w:p>
          <w:p w14:paraId="0D37CEC8" w14:textId="67B7F071" w:rsidR="001D3AF5" w:rsidRPr="00273CF9" w:rsidRDefault="001D3AF5" w:rsidP="009979D6">
            <w:pPr>
              <w:pStyle w:val="ad"/>
              <w:ind w:left="720"/>
              <w:jc w:val="left"/>
              <w:rPr>
                <w:sz w:val="18"/>
                <w:szCs w:val="18"/>
              </w:rPr>
            </w:pPr>
          </w:p>
        </w:tc>
      </w:tr>
      <w:tr w:rsidR="001D3AF5" w:rsidRPr="00273CF9" w14:paraId="3E1A28EF" w14:textId="77777777" w:rsidTr="00D51541">
        <w:trPr>
          <w:trHeight w:val="64"/>
        </w:trPr>
        <w:tc>
          <w:tcPr>
            <w:tcW w:w="562" w:type="dxa"/>
          </w:tcPr>
          <w:p w14:paraId="5821AD3E" w14:textId="03202A19" w:rsidR="001D3AF5" w:rsidRPr="00273CF9" w:rsidRDefault="001D3AF5" w:rsidP="00F80A78">
            <w:pPr>
              <w:pStyle w:val="ad"/>
              <w:rPr>
                <w:sz w:val="18"/>
                <w:szCs w:val="18"/>
              </w:rPr>
            </w:pPr>
            <w:r w:rsidRPr="00273CF9">
              <w:rPr>
                <w:sz w:val="18"/>
                <w:szCs w:val="18"/>
                <w:lang w:val="en-US"/>
              </w:rPr>
              <w:t>2.89</w:t>
            </w:r>
          </w:p>
        </w:tc>
        <w:tc>
          <w:tcPr>
            <w:tcW w:w="1134" w:type="dxa"/>
          </w:tcPr>
          <w:p w14:paraId="1EFFFC9E" w14:textId="7BB28C98" w:rsidR="001D3AF5" w:rsidRPr="00273CF9" w:rsidRDefault="001D3AF5" w:rsidP="00F80A78">
            <w:pPr>
              <w:pStyle w:val="ad"/>
              <w:rPr>
                <w:sz w:val="18"/>
                <w:szCs w:val="18"/>
              </w:rPr>
            </w:pPr>
            <w:r w:rsidRPr="00273CF9">
              <w:rPr>
                <w:sz w:val="18"/>
                <w:szCs w:val="18"/>
              </w:rPr>
              <w:t>22.01.2020</w:t>
            </w:r>
          </w:p>
        </w:tc>
        <w:tc>
          <w:tcPr>
            <w:tcW w:w="1275" w:type="dxa"/>
          </w:tcPr>
          <w:p w14:paraId="358300FD" w14:textId="445399FB" w:rsidR="001D3AF5" w:rsidRPr="00273CF9" w:rsidRDefault="001D3AF5" w:rsidP="00F80A78">
            <w:pPr>
              <w:pStyle w:val="ad"/>
              <w:jc w:val="left"/>
            </w:pPr>
            <w:r w:rsidRPr="00273CF9">
              <w:rPr>
                <w:sz w:val="18"/>
                <w:szCs w:val="18"/>
              </w:rPr>
              <w:t>FCSNF-10255</w:t>
            </w:r>
          </w:p>
        </w:tc>
        <w:tc>
          <w:tcPr>
            <w:tcW w:w="6095" w:type="dxa"/>
          </w:tcPr>
          <w:p w14:paraId="7DC9B463" w14:textId="696032CB" w:rsidR="001D3AF5" w:rsidRPr="00273CF9" w:rsidRDefault="001D3AF5" w:rsidP="002D0245">
            <w:pPr>
              <w:pStyle w:val="ad"/>
              <w:numPr>
                <w:ilvl w:val="0"/>
                <w:numId w:val="43"/>
              </w:numPr>
              <w:jc w:val="left"/>
              <w:rPr>
                <w:sz w:val="18"/>
                <w:szCs w:val="18"/>
              </w:rPr>
            </w:pPr>
            <w:r w:rsidRPr="00273CF9">
              <w:rPr>
                <w:sz w:val="18"/>
                <w:szCs w:val="18"/>
              </w:rPr>
              <w:t>Изменен контроль РК_ИК_0235</w:t>
            </w:r>
          </w:p>
        </w:tc>
      </w:tr>
      <w:tr w:rsidR="001D3AF5" w:rsidRPr="00273CF9" w14:paraId="1A9925BE" w14:textId="77777777" w:rsidTr="00D51541">
        <w:trPr>
          <w:trHeight w:val="64"/>
        </w:trPr>
        <w:tc>
          <w:tcPr>
            <w:tcW w:w="562" w:type="dxa"/>
          </w:tcPr>
          <w:p w14:paraId="588AE014" w14:textId="666A87DB" w:rsidR="001D3AF5" w:rsidRPr="00273CF9" w:rsidRDefault="001D3AF5" w:rsidP="00BD5FD3">
            <w:pPr>
              <w:pStyle w:val="ad"/>
              <w:rPr>
                <w:sz w:val="18"/>
                <w:szCs w:val="18"/>
              </w:rPr>
            </w:pPr>
            <w:r w:rsidRPr="00273CF9">
              <w:rPr>
                <w:sz w:val="18"/>
                <w:szCs w:val="18"/>
              </w:rPr>
              <w:t>2.90</w:t>
            </w:r>
          </w:p>
        </w:tc>
        <w:tc>
          <w:tcPr>
            <w:tcW w:w="1134" w:type="dxa"/>
          </w:tcPr>
          <w:p w14:paraId="62C3507B" w14:textId="666EF6E3" w:rsidR="001D3AF5" w:rsidRPr="00273CF9" w:rsidRDefault="001D3AF5" w:rsidP="00BD5FD3">
            <w:pPr>
              <w:pStyle w:val="ad"/>
              <w:rPr>
                <w:sz w:val="18"/>
                <w:szCs w:val="18"/>
              </w:rPr>
            </w:pPr>
            <w:r w:rsidRPr="00273CF9">
              <w:rPr>
                <w:sz w:val="18"/>
                <w:szCs w:val="18"/>
              </w:rPr>
              <w:t>24.01.2020</w:t>
            </w:r>
          </w:p>
        </w:tc>
        <w:tc>
          <w:tcPr>
            <w:tcW w:w="1275" w:type="dxa"/>
          </w:tcPr>
          <w:p w14:paraId="0A3B5FF7" w14:textId="002362A8" w:rsidR="001D3AF5" w:rsidRPr="00273CF9" w:rsidRDefault="001D3AF5" w:rsidP="00BD5FD3">
            <w:pPr>
              <w:pStyle w:val="ad"/>
              <w:jc w:val="left"/>
            </w:pPr>
            <w:r w:rsidRPr="00273CF9">
              <w:rPr>
                <w:sz w:val="18"/>
                <w:szCs w:val="18"/>
              </w:rPr>
              <w:t>FCSNF-10278</w:t>
            </w:r>
          </w:p>
        </w:tc>
        <w:tc>
          <w:tcPr>
            <w:tcW w:w="6095" w:type="dxa"/>
          </w:tcPr>
          <w:p w14:paraId="1E619A07" w14:textId="535619D4" w:rsidR="001D3AF5" w:rsidRPr="00273CF9" w:rsidRDefault="001D3AF5" w:rsidP="002D0245">
            <w:pPr>
              <w:pStyle w:val="ad"/>
              <w:numPr>
                <w:ilvl w:val="0"/>
                <w:numId w:val="44"/>
              </w:numPr>
              <w:jc w:val="left"/>
              <w:rPr>
                <w:sz w:val="18"/>
                <w:szCs w:val="18"/>
              </w:rPr>
            </w:pPr>
            <w:r w:rsidRPr="00273CF9">
              <w:rPr>
                <w:sz w:val="18"/>
                <w:szCs w:val="18"/>
              </w:rPr>
              <w:t>Включен контроль РК_ИК_0247</w:t>
            </w:r>
          </w:p>
          <w:p w14:paraId="4E4B4985" w14:textId="129A337F" w:rsidR="001D3AF5" w:rsidRPr="00273CF9" w:rsidRDefault="001D3AF5" w:rsidP="002D0245">
            <w:pPr>
              <w:pStyle w:val="ad"/>
              <w:numPr>
                <w:ilvl w:val="0"/>
                <w:numId w:val="44"/>
              </w:numPr>
              <w:jc w:val="left"/>
              <w:rPr>
                <w:sz w:val="18"/>
                <w:szCs w:val="18"/>
              </w:rPr>
            </w:pPr>
            <w:r w:rsidRPr="00273CF9">
              <w:rPr>
                <w:sz w:val="18"/>
                <w:szCs w:val="18"/>
              </w:rPr>
              <w:t>Изменено правило приема для блока «Страна происхождения товара» (execu-tions/execution/quantityContractSubjects/quantityContractSubject/originCountry)</w:t>
            </w:r>
          </w:p>
          <w:p w14:paraId="22DD3078" w14:textId="3893A21C" w:rsidR="001D3AF5" w:rsidRPr="00273CF9" w:rsidRDefault="001D3AF5" w:rsidP="002D0245">
            <w:pPr>
              <w:pStyle w:val="ad"/>
              <w:numPr>
                <w:ilvl w:val="0"/>
                <w:numId w:val="44"/>
              </w:numPr>
              <w:jc w:val="left"/>
              <w:rPr>
                <w:sz w:val="18"/>
                <w:szCs w:val="18"/>
              </w:rPr>
            </w:pPr>
            <w:r w:rsidRPr="00273CF9">
              <w:rPr>
                <w:sz w:val="18"/>
                <w:szCs w:val="18"/>
              </w:rPr>
              <w:t>Изменено правило приема для блока «Страна происхождения товара» (execu-tions/execution/quantityDrugContractSubjects/quantityDrugContractSubject/originCountry)</w:t>
            </w:r>
          </w:p>
        </w:tc>
      </w:tr>
      <w:tr w:rsidR="001D3AF5" w:rsidRPr="00273CF9" w14:paraId="53BB94F7" w14:textId="77777777" w:rsidTr="00D51541">
        <w:trPr>
          <w:trHeight w:val="64"/>
        </w:trPr>
        <w:tc>
          <w:tcPr>
            <w:tcW w:w="562" w:type="dxa"/>
          </w:tcPr>
          <w:p w14:paraId="11E823E0" w14:textId="33D821A8" w:rsidR="001D3AF5" w:rsidRPr="00273CF9" w:rsidRDefault="001D3AF5" w:rsidP="006143AB">
            <w:pPr>
              <w:pStyle w:val="ad"/>
              <w:rPr>
                <w:sz w:val="18"/>
                <w:szCs w:val="18"/>
              </w:rPr>
            </w:pPr>
            <w:r w:rsidRPr="00273CF9">
              <w:rPr>
                <w:sz w:val="18"/>
                <w:szCs w:val="18"/>
              </w:rPr>
              <w:t>2.90</w:t>
            </w:r>
          </w:p>
        </w:tc>
        <w:tc>
          <w:tcPr>
            <w:tcW w:w="1134" w:type="dxa"/>
          </w:tcPr>
          <w:p w14:paraId="11B4F1F7" w14:textId="492564B9" w:rsidR="001D3AF5" w:rsidRPr="00273CF9" w:rsidRDefault="001D3AF5" w:rsidP="006143AB">
            <w:pPr>
              <w:pStyle w:val="ad"/>
              <w:rPr>
                <w:sz w:val="18"/>
                <w:szCs w:val="18"/>
              </w:rPr>
            </w:pPr>
            <w:r w:rsidRPr="00273CF9">
              <w:rPr>
                <w:sz w:val="18"/>
                <w:szCs w:val="18"/>
              </w:rPr>
              <w:t>05.02.2020</w:t>
            </w:r>
          </w:p>
        </w:tc>
        <w:tc>
          <w:tcPr>
            <w:tcW w:w="1275" w:type="dxa"/>
          </w:tcPr>
          <w:p w14:paraId="2835A379" w14:textId="6E8CD2AF" w:rsidR="001D3AF5" w:rsidRPr="00273CF9" w:rsidRDefault="001D3AF5" w:rsidP="006143AB">
            <w:pPr>
              <w:pStyle w:val="ad"/>
              <w:jc w:val="left"/>
            </w:pPr>
            <w:r w:rsidRPr="00273CF9">
              <w:rPr>
                <w:sz w:val="18"/>
                <w:szCs w:val="18"/>
              </w:rPr>
              <w:t>FCSNF-10149</w:t>
            </w:r>
          </w:p>
        </w:tc>
        <w:tc>
          <w:tcPr>
            <w:tcW w:w="6095" w:type="dxa"/>
          </w:tcPr>
          <w:p w14:paraId="291EA370" w14:textId="77777777" w:rsidR="001D3AF5" w:rsidRPr="00273CF9" w:rsidRDefault="001D3AF5" w:rsidP="002D0245">
            <w:pPr>
              <w:pStyle w:val="ad"/>
              <w:numPr>
                <w:ilvl w:val="0"/>
                <w:numId w:val="45"/>
              </w:numPr>
              <w:jc w:val="left"/>
              <w:rPr>
                <w:sz w:val="18"/>
                <w:szCs w:val="18"/>
              </w:rPr>
            </w:pPr>
            <w:r w:rsidRPr="00273CF9">
              <w:rPr>
                <w:sz w:val="18"/>
                <w:szCs w:val="18"/>
              </w:rPr>
              <w:t>Удален контроль РК_ИК_0247</w:t>
            </w:r>
          </w:p>
          <w:p w14:paraId="444347C8" w14:textId="4BCC1E05" w:rsidR="001D3AF5" w:rsidRPr="00273CF9" w:rsidRDefault="001D3AF5" w:rsidP="002D0245">
            <w:pPr>
              <w:pStyle w:val="ad"/>
              <w:numPr>
                <w:ilvl w:val="0"/>
                <w:numId w:val="45"/>
              </w:numPr>
              <w:jc w:val="left"/>
              <w:rPr>
                <w:sz w:val="18"/>
                <w:szCs w:val="18"/>
              </w:rPr>
            </w:pPr>
            <w:r w:rsidRPr="00273CF9">
              <w:rPr>
                <w:sz w:val="18"/>
                <w:szCs w:val="18"/>
              </w:rPr>
              <w:t xml:space="preserve">Изменено правило приема блока </w:t>
            </w:r>
            <w:r>
              <w:rPr>
                <w:sz w:val="18"/>
                <w:szCs w:val="18"/>
              </w:rPr>
              <w:t>«</w:t>
            </w:r>
            <w:r w:rsidRPr="00273CF9">
              <w:rPr>
                <w:sz w:val="18"/>
                <w:szCs w:val="18"/>
              </w:rPr>
              <w:t>Страна происхождения товара</w:t>
            </w:r>
            <w:r>
              <w:rPr>
                <w:sz w:val="18"/>
                <w:szCs w:val="18"/>
              </w:rPr>
              <w:t>»</w:t>
            </w:r>
            <w:r w:rsidRPr="00273CF9">
              <w:rPr>
                <w:sz w:val="18"/>
                <w:szCs w:val="18"/>
              </w:rPr>
              <w:t xml:space="preserve"> (products/product/originCountry)</w:t>
            </w:r>
          </w:p>
          <w:p w14:paraId="5F8348FC" w14:textId="5BB942CB" w:rsidR="001D3AF5" w:rsidRPr="00273CF9" w:rsidRDefault="001D3AF5" w:rsidP="002D0245">
            <w:pPr>
              <w:pStyle w:val="ad"/>
              <w:numPr>
                <w:ilvl w:val="0"/>
                <w:numId w:val="45"/>
              </w:numPr>
              <w:jc w:val="left"/>
              <w:rPr>
                <w:sz w:val="18"/>
                <w:szCs w:val="18"/>
              </w:rPr>
            </w:pPr>
            <w:r w:rsidRPr="00273CF9">
              <w:rPr>
                <w:sz w:val="18"/>
                <w:szCs w:val="18"/>
              </w:rPr>
              <w:t>Изменено правило приема блока «Страна происхождения товара» (execu-tions/execution/quantityContractSubjects/quantityContractSubject/originCountry)</w:t>
            </w:r>
          </w:p>
          <w:p w14:paraId="03E7CF86" w14:textId="6D3CFB86" w:rsidR="001D3AF5" w:rsidRPr="00273CF9" w:rsidRDefault="001D3AF5" w:rsidP="002D0245">
            <w:pPr>
              <w:pStyle w:val="ad"/>
              <w:numPr>
                <w:ilvl w:val="0"/>
                <w:numId w:val="45"/>
              </w:numPr>
              <w:jc w:val="left"/>
              <w:rPr>
                <w:sz w:val="18"/>
                <w:szCs w:val="18"/>
              </w:rPr>
            </w:pPr>
            <w:r w:rsidRPr="00273CF9">
              <w:rPr>
                <w:sz w:val="18"/>
                <w:szCs w:val="18"/>
              </w:rPr>
              <w:t>Изменено правило приема блока «Страна регистрации производителя товара» (execu-tions/execution/quantityContractSubjects/quantityContractSubject/registrationCountry)</w:t>
            </w:r>
          </w:p>
          <w:p w14:paraId="2CCD1C18" w14:textId="070EC723" w:rsidR="001D3AF5" w:rsidRPr="00273CF9" w:rsidRDefault="001D3AF5" w:rsidP="002D0245">
            <w:pPr>
              <w:pStyle w:val="ad"/>
              <w:numPr>
                <w:ilvl w:val="0"/>
                <w:numId w:val="45"/>
              </w:numPr>
              <w:jc w:val="left"/>
              <w:rPr>
                <w:sz w:val="18"/>
                <w:szCs w:val="18"/>
              </w:rPr>
            </w:pPr>
            <w:r w:rsidRPr="00273CF9">
              <w:rPr>
                <w:sz w:val="18"/>
                <w:szCs w:val="18"/>
              </w:rPr>
              <w:t>Добавлены правила приема блока «Страна регистрации производителя товара» (execu-tions/execution/quantityDrugContractSubjects/quantityDrugContractSubject/registrationCountry).</w:t>
            </w:r>
          </w:p>
        </w:tc>
      </w:tr>
      <w:tr w:rsidR="001D3AF5" w:rsidRPr="00273CF9" w14:paraId="6157A2FE" w14:textId="77777777" w:rsidTr="00D51541">
        <w:trPr>
          <w:trHeight w:val="64"/>
        </w:trPr>
        <w:tc>
          <w:tcPr>
            <w:tcW w:w="562" w:type="dxa"/>
          </w:tcPr>
          <w:p w14:paraId="720A5478" w14:textId="28B809C0" w:rsidR="001D3AF5" w:rsidRPr="00273CF9" w:rsidRDefault="001D3AF5" w:rsidP="006143AB">
            <w:pPr>
              <w:pStyle w:val="ad"/>
              <w:rPr>
                <w:sz w:val="18"/>
                <w:szCs w:val="18"/>
                <w:lang w:val="en-US"/>
              </w:rPr>
            </w:pPr>
            <w:r w:rsidRPr="00273CF9">
              <w:rPr>
                <w:sz w:val="18"/>
                <w:szCs w:val="18"/>
                <w:lang w:val="en-US"/>
              </w:rPr>
              <w:t>2.91</w:t>
            </w:r>
          </w:p>
        </w:tc>
        <w:tc>
          <w:tcPr>
            <w:tcW w:w="1134" w:type="dxa"/>
          </w:tcPr>
          <w:p w14:paraId="11578259" w14:textId="0EE98846" w:rsidR="001D3AF5" w:rsidRPr="00273CF9" w:rsidRDefault="001D3AF5" w:rsidP="006143AB">
            <w:pPr>
              <w:pStyle w:val="ad"/>
              <w:rPr>
                <w:sz w:val="18"/>
                <w:szCs w:val="18"/>
                <w:lang w:val="en-US"/>
              </w:rPr>
            </w:pPr>
            <w:r w:rsidRPr="00273CF9">
              <w:rPr>
                <w:sz w:val="18"/>
                <w:szCs w:val="18"/>
                <w:lang w:val="en-US"/>
              </w:rPr>
              <w:t>07.02.2020</w:t>
            </w:r>
          </w:p>
        </w:tc>
        <w:tc>
          <w:tcPr>
            <w:tcW w:w="1275" w:type="dxa"/>
          </w:tcPr>
          <w:p w14:paraId="07727034" w14:textId="3B532849" w:rsidR="001D3AF5" w:rsidRPr="00273CF9" w:rsidRDefault="001D3AF5" w:rsidP="006143AB">
            <w:pPr>
              <w:pStyle w:val="ad"/>
              <w:jc w:val="left"/>
            </w:pPr>
            <w:r w:rsidRPr="00273CF9">
              <w:rPr>
                <w:sz w:val="18"/>
                <w:szCs w:val="18"/>
              </w:rPr>
              <w:t>FCSNF-10343</w:t>
            </w:r>
          </w:p>
        </w:tc>
        <w:tc>
          <w:tcPr>
            <w:tcW w:w="6095" w:type="dxa"/>
          </w:tcPr>
          <w:p w14:paraId="4C472B5E" w14:textId="7D67D635" w:rsidR="001D3AF5" w:rsidRPr="00273CF9" w:rsidRDefault="001D3AF5" w:rsidP="002D0245">
            <w:pPr>
              <w:pStyle w:val="ad"/>
              <w:numPr>
                <w:ilvl w:val="0"/>
                <w:numId w:val="46"/>
              </w:numPr>
              <w:jc w:val="left"/>
              <w:rPr>
                <w:sz w:val="18"/>
                <w:szCs w:val="18"/>
              </w:rPr>
            </w:pPr>
            <w:r w:rsidRPr="00273CF9">
              <w:rPr>
                <w:sz w:val="18"/>
                <w:szCs w:val="18"/>
              </w:rPr>
              <w:t>При приеме интеграционных пакетов добавлено требование к выполнению проверки на наличие в подсистеме сохраненного идентичного интеграционного пакета</w:t>
            </w:r>
          </w:p>
        </w:tc>
      </w:tr>
      <w:tr w:rsidR="001D3AF5" w:rsidRPr="00273CF9" w14:paraId="1563170E" w14:textId="77777777" w:rsidTr="006A3432">
        <w:trPr>
          <w:trHeight w:val="2581"/>
        </w:trPr>
        <w:tc>
          <w:tcPr>
            <w:tcW w:w="562" w:type="dxa"/>
          </w:tcPr>
          <w:p w14:paraId="4B82FCB7" w14:textId="59952E8C" w:rsidR="001D3AF5" w:rsidRPr="00273CF9" w:rsidRDefault="001D3AF5" w:rsidP="0031114A">
            <w:pPr>
              <w:pStyle w:val="ad"/>
              <w:rPr>
                <w:sz w:val="18"/>
                <w:szCs w:val="18"/>
              </w:rPr>
            </w:pPr>
            <w:r w:rsidRPr="00273CF9">
              <w:rPr>
                <w:sz w:val="18"/>
                <w:szCs w:val="18"/>
              </w:rPr>
              <w:lastRenderedPageBreak/>
              <w:t>2.92</w:t>
            </w:r>
          </w:p>
        </w:tc>
        <w:tc>
          <w:tcPr>
            <w:tcW w:w="1134" w:type="dxa"/>
          </w:tcPr>
          <w:p w14:paraId="7B25DB62" w14:textId="50ED9AE5" w:rsidR="001D3AF5" w:rsidRPr="00273CF9" w:rsidRDefault="001D3AF5" w:rsidP="0031114A">
            <w:pPr>
              <w:pStyle w:val="ad"/>
              <w:rPr>
                <w:sz w:val="18"/>
                <w:szCs w:val="18"/>
              </w:rPr>
            </w:pPr>
            <w:r w:rsidRPr="00273CF9">
              <w:rPr>
                <w:sz w:val="18"/>
                <w:szCs w:val="18"/>
              </w:rPr>
              <w:t>14.02.2020</w:t>
            </w:r>
          </w:p>
        </w:tc>
        <w:tc>
          <w:tcPr>
            <w:tcW w:w="1275" w:type="dxa"/>
          </w:tcPr>
          <w:p w14:paraId="1743461B" w14:textId="4BDB019A" w:rsidR="001D3AF5" w:rsidRPr="00273CF9" w:rsidRDefault="001D3AF5" w:rsidP="0031114A">
            <w:pPr>
              <w:pStyle w:val="ad"/>
              <w:jc w:val="left"/>
            </w:pPr>
            <w:r w:rsidRPr="00273CF9">
              <w:rPr>
                <w:sz w:val="18"/>
                <w:szCs w:val="18"/>
              </w:rPr>
              <w:t>FCSNF-9804</w:t>
            </w:r>
          </w:p>
        </w:tc>
        <w:tc>
          <w:tcPr>
            <w:tcW w:w="6095" w:type="dxa"/>
          </w:tcPr>
          <w:p w14:paraId="77A851B8" w14:textId="4AD8D353" w:rsidR="001D3AF5" w:rsidRPr="00273CF9" w:rsidRDefault="001D3AF5" w:rsidP="002D0245">
            <w:pPr>
              <w:pStyle w:val="ad"/>
              <w:numPr>
                <w:ilvl w:val="0"/>
                <w:numId w:val="47"/>
              </w:numPr>
              <w:jc w:val="left"/>
              <w:rPr>
                <w:sz w:val="18"/>
                <w:szCs w:val="18"/>
              </w:rPr>
            </w:pPr>
            <w:r w:rsidRPr="00273CF9">
              <w:rPr>
                <w:sz w:val="18"/>
                <w:szCs w:val="18"/>
              </w:rPr>
              <w:t xml:space="preserve">Добавлено правило приема поля «Контракт недействителен» (isInvalid) документа «Информация (проект информации) о заключенном контракте» </w:t>
            </w:r>
          </w:p>
          <w:p w14:paraId="2DDD1377" w14:textId="77777777" w:rsidR="001D3AF5" w:rsidRPr="00273CF9" w:rsidRDefault="001D3AF5" w:rsidP="002D0245">
            <w:pPr>
              <w:pStyle w:val="ad"/>
              <w:numPr>
                <w:ilvl w:val="0"/>
                <w:numId w:val="47"/>
              </w:numPr>
              <w:jc w:val="left"/>
              <w:rPr>
                <w:sz w:val="18"/>
                <w:szCs w:val="18"/>
              </w:rPr>
            </w:pPr>
            <w:r w:rsidRPr="00273CF9">
              <w:rPr>
                <w:sz w:val="18"/>
                <w:szCs w:val="18"/>
              </w:rPr>
              <w:t>Добавлены правила приема блока «Информация о признании контракта недействительным» (contractInvalidation) документа «Информация об исполнении (исполнении обязательств по предо-ставленной гарантии качества, расторжении)»</w:t>
            </w:r>
          </w:p>
          <w:p w14:paraId="499F4045" w14:textId="77777777" w:rsidR="001D3AF5" w:rsidRPr="00273CF9" w:rsidRDefault="001D3AF5" w:rsidP="002D0245">
            <w:pPr>
              <w:pStyle w:val="ad"/>
              <w:numPr>
                <w:ilvl w:val="0"/>
                <w:numId w:val="47"/>
              </w:numPr>
              <w:jc w:val="left"/>
              <w:rPr>
                <w:sz w:val="18"/>
                <w:szCs w:val="18"/>
              </w:rPr>
            </w:pPr>
            <w:r w:rsidRPr="00273CF9">
              <w:rPr>
                <w:sz w:val="18"/>
                <w:szCs w:val="18"/>
              </w:rPr>
              <w:t>Добавлены правила приема блока «Отмена информации о признании судом контракта недействительным» (contractInvalidationCancel) документа «Информация об исполнении (исполнении обязательств по предо-ставленной гарантии качества, расторжении)»</w:t>
            </w:r>
          </w:p>
          <w:p w14:paraId="43D3F0AC" w14:textId="77777777" w:rsidR="001D3AF5" w:rsidRPr="00273CF9" w:rsidRDefault="001D3AF5" w:rsidP="002D0245">
            <w:pPr>
              <w:pStyle w:val="ad"/>
              <w:numPr>
                <w:ilvl w:val="0"/>
                <w:numId w:val="47"/>
              </w:numPr>
              <w:jc w:val="left"/>
              <w:rPr>
                <w:sz w:val="18"/>
                <w:szCs w:val="18"/>
              </w:rPr>
            </w:pPr>
            <w:r w:rsidRPr="00273CF9">
              <w:rPr>
                <w:sz w:val="18"/>
                <w:szCs w:val="18"/>
              </w:rPr>
              <w:t>Изменен контроль РК_ИК_0073</w:t>
            </w:r>
          </w:p>
          <w:p w14:paraId="0AE52FB0" w14:textId="72AE3D54" w:rsidR="001D3AF5" w:rsidRPr="00273CF9" w:rsidRDefault="001D3AF5" w:rsidP="002D0245">
            <w:pPr>
              <w:pStyle w:val="ad"/>
              <w:numPr>
                <w:ilvl w:val="0"/>
                <w:numId w:val="47"/>
              </w:numPr>
              <w:jc w:val="left"/>
              <w:rPr>
                <w:sz w:val="18"/>
                <w:szCs w:val="18"/>
              </w:rPr>
            </w:pPr>
            <w:r w:rsidRPr="00273CF9">
              <w:rPr>
                <w:sz w:val="18"/>
                <w:szCs w:val="18"/>
              </w:rPr>
              <w:t>Добавлен контроль РК_ИК_0254</w:t>
            </w:r>
          </w:p>
        </w:tc>
      </w:tr>
      <w:tr w:rsidR="001D3AF5" w:rsidRPr="00273CF9" w14:paraId="6B3703E2" w14:textId="77777777" w:rsidTr="006A3432">
        <w:trPr>
          <w:trHeight w:val="2581"/>
        </w:trPr>
        <w:tc>
          <w:tcPr>
            <w:tcW w:w="562" w:type="dxa"/>
          </w:tcPr>
          <w:p w14:paraId="0D21E66E" w14:textId="6D1EE6CB" w:rsidR="001D3AF5" w:rsidRPr="00273CF9" w:rsidRDefault="001D3AF5" w:rsidP="004C1457">
            <w:pPr>
              <w:pStyle w:val="ad"/>
              <w:rPr>
                <w:sz w:val="18"/>
                <w:szCs w:val="18"/>
              </w:rPr>
            </w:pPr>
            <w:r w:rsidRPr="00273CF9">
              <w:rPr>
                <w:sz w:val="18"/>
                <w:szCs w:val="18"/>
              </w:rPr>
              <w:t>2.93</w:t>
            </w:r>
          </w:p>
        </w:tc>
        <w:tc>
          <w:tcPr>
            <w:tcW w:w="1134" w:type="dxa"/>
          </w:tcPr>
          <w:p w14:paraId="6891CD05" w14:textId="39E3500A" w:rsidR="001D3AF5" w:rsidRPr="00273CF9" w:rsidRDefault="001D3AF5" w:rsidP="004C1457">
            <w:pPr>
              <w:pStyle w:val="ad"/>
              <w:rPr>
                <w:sz w:val="18"/>
                <w:szCs w:val="18"/>
              </w:rPr>
            </w:pPr>
            <w:r w:rsidRPr="00273CF9">
              <w:rPr>
                <w:sz w:val="18"/>
                <w:szCs w:val="18"/>
              </w:rPr>
              <w:t>26.02.2020</w:t>
            </w:r>
          </w:p>
        </w:tc>
        <w:tc>
          <w:tcPr>
            <w:tcW w:w="1275" w:type="dxa"/>
          </w:tcPr>
          <w:p w14:paraId="28E40312" w14:textId="4A983B42" w:rsidR="001D3AF5" w:rsidRPr="00273CF9" w:rsidRDefault="001D3AF5" w:rsidP="004C1457">
            <w:pPr>
              <w:pStyle w:val="ad"/>
              <w:jc w:val="left"/>
            </w:pPr>
            <w:r w:rsidRPr="00273CF9">
              <w:rPr>
                <w:sz w:val="18"/>
                <w:szCs w:val="18"/>
              </w:rPr>
              <w:t>FCSNF-10149</w:t>
            </w:r>
          </w:p>
        </w:tc>
        <w:tc>
          <w:tcPr>
            <w:tcW w:w="6095" w:type="dxa"/>
          </w:tcPr>
          <w:p w14:paraId="4E5698F6" w14:textId="2F691D1D" w:rsidR="001D3AF5" w:rsidRPr="00273CF9" w:rsidRDefault="001D3AF5" w:rsidP="002D0245">
            <w:pPr>
              <w:pStyle w:val="ad"/>
              <w:numPr>
                <w:ilvl w:val="0"/>
                <w:numId w:val="48"/>
              </w:numPr>
              <w:jc w:val="left"/>
              <w:rPr>
                <w:sz w:val="18"/>
                <w:szCs w:val="18"/>
              </w:rPr>
            </w:pPr>
            <w:r w:rsidRPr="00273CF9">
              <w:rPr>
                <w:sz w:val="18"/>
                <w:szCs w:val="18"/>
              </w:rPr>
              <w:t>Изменено правило приема блока «Страна происхождения товара» (products/product/originCountry</w:t>
            </w:r>
          </w:p>
        </w:tc>
      </w:tr>
      <w:tr w:rsidR="001D3AF5" w:rsidRPr="00273CF9" w14:paraId="58A9407F" w14:textId="77777777" w:rsidTr="00F40D27">
        <w:trPr>
          <w:trHeight w:val="334"/>
        </w:trPr>
        <w:tc>
          <w:tcPr>
            <w:tcW w:w="562" w:type="dxa"/>
          </w:tcPr>
          <w:p w14:paraId="6E09976A" w14:textId="1752A2B2" w:rsidR="001D3AF5" w:rsidRPr="00273CF9" w:rsidRDefault="001D3AF5" w:rsidP="00146B83">
            <w:pPr>
              <w:pStyle w:val="ad"/>
              <w:rPr>
                <w:sz w:val="18"/>
                <w:szCs w:val="18"/>
              </w:rPr>
            </w:pPr>
            <w:r w:rsidRPr="00273CF9">
              <w:rPr>
                <w:sz w:val="18"/>
                <w:szCs w:val="18"/>
              </w:rPr>
              <w:t>2.94</w:t>
            </w:r>
          </w:p>
        </w:tc>
        <w:tc>
          <w:tcPr>
            <w:tcW w:w="1134" w:type="dxa"/>
          </w:tcPr>
          <w:p w14:paraId="0102B9BE" w14:textId="4B8D8343" w:rsidR="001D3AF5" w:rsidRPr="00273CF9" w:rsidRDefault="001D3AF5" w:rsidP="00146B83">
            <w:pPr>
              <w:pStyle w:val="ad"/>
              <w:rPr>
                <w:sz w:val="18"/>
                <w:szCs w:val="18"/>
              </w:rPr>
            </w:pPr>
            <w:r w:rsidRPr="00273CF9">
              <w:rPr>
                <w:sz w:val="18"/>
                <w:szCs w:val="18"/>
              </w:rPr>
              <w:t>16.03.2020</w:t>
            </w:r>
          </w:p>
        </w:tc>
        <w:tc>
          <w:tcPr>
            <w:tcW w:w="1275" w:type="dxa"/>
          </w:tcPr>
          <w:p w14:paraId="6B46B24F" w14:textId="4CBD3DA8" w:rsidR="001D3AF5" w:rsidRPr="00273CF9" w:rsidRDefault="001D3AF5" w:rsidP="00146B83">
            <w:pPr>
              <w:pStyle w:val="ad"/>
              <w:jc w:val="left"/>
            </w:pPr>
            <w:r w:rsidRPr="00273CF9">
              <w:rPr>
                <w:sz w:val="18"/>
                <w:szCs w:val="18"/>
              </w:rPr>
              <w:t>FCSNF-10618</w:t>
            </w:r>
          </w:p>
        </w:tc>
        <w:tc>
          <w:tcPr>
            <w:tcW w:w="6095" w:type="dxa"/>
          </w:tcPr>
          <w:p w14:paraId="123364A8" w14:textId="6D6B54E9" w:rsidR="001D3AF5" w:rsidRPr="00273CF9" w:rsidRDefault="001D3AF5" w:rsidP="002D0245">
            <w:pPr>
              <w:pStyle w:val="ad"/>
              <w:numPr>
                <w:ilvl w:val="0"/>
                <w:numId w:val="49"/>
              </w:numPr>
              <w:jc w:val="left"/>
              <w:rPr>
                <w:sz w:val="18"/>
                <w:szCs w:val="18"/>
              </w:rPr>
            </w:pPr>
            <w:r w:rsidRPr="00273CF9">
              <w:rPr>
                <w:sz w:val="18"/>
                <w:szCs w:val="18"/>
              </w:rPr>
              <w:t>Изменен контроль РК_ИК_0245</w:t>
            </w:r>
          </w:p>
        </w:tc>
      </w:tr>
      <w:tr w:rsidR="001D3AF5" w:rsidRPr="00273CF9" w14:paraId="4D83B326" w14:textId="77777777" w:rsidTr="00F40D27">
        <w:trPr>
          <w:trHeight w:val="553"/>
        </w:trPr>
        <w:tc>
          <w:tcPr>
            <w:tcW w:w="562" w:type="dxa"/>
          </w:tcPr>
          <w:p w14:paraId="1D637EE7" w14:textId="3EDDD0A5" w:rsidR="001D3AF5" w:rsidRPr="00273CF9" w:rsidRDefault="001D3AF5" w:rsidP="0089688A">
            <w:pPr>
              <w:pStyle w:val="ad"/>
              <w:rPr>
                <w:sz w:val="18"/>
                <w:szCs w:val="18"/>
              </w:rPr>
            </w:pPr>
            <w:r w:rsidRPr="00273CF9">
              <w:rPr>
                <w:sz w:val="18"/>
                <w:szCs w:val="18"/>
              </w:rPr>
              <w:t>2.95</w:t>
            </w:r>
          </w:p>
        </w:tc>
        <w:tc>
          <w:tcPr>
            <w:tcW w:w="1134" w:type="dxa"/>
          </w:tcPr>
          <w:p w14:paraId="0D0831FF" w14:textId="1C1EC810" w:rsidR="001D3AF5" w:rsidRPr="00273CF9" w:rsidRDefault="001D3AF5" w:rsidP="0089688A">
            <w:pPr>
              <w:pStyle w:val="ad"/>
              <w:rPr>
                <w:sz w:val="18"/>
                <w:szCs w:val="18"/>
              </w:rPr>
            </w:pPr>
            <w:r w:rsidRPr="00273CF9">
              <w:rPr>
                <w:sz w:val="18"/>
                <w:szCs w:val="18"/>
              </w:rPr>
              <w:t>17.03.2020</w:t>
            </w:r>
          </w:p>
        </w:tc>
        <w:tc>
          <w:tcPr>
            <w:tcW w:w="1275" w:type="dxa"/>
          </w:tcPr>
          <w:p w14:paraId="6374535C" w14:textId="18AB16BA" w:rsidR="001D3AF5" w:rsidRPr="00273CF9" w:rsidRDefault="001D3AF5" w:rsidP="0089688A">
            <w:pPr>
              <w:pStyle w:val="ad"/>
              <w:jc w:val="left"/>
            </w:pPr>
            <w:r w:rsidRPr="00273CF9">
              <w:rPr>
                <w:sz w:val="18"/>
                <w:szCs w:val="18"/>
              </w:rPr>
              <w:t>FCSNF-10617</w:t>
            </w:r>
          </w:p>
        </w:tc>
        <w:tc>
          <w:tcPr>
            <w:tcW w:w="6095" w:type="dxa"/>
          </w:tcPr>
          <w:p w14:paraId="0A5E3D20" w14:textId="77777777" w:rsidR="001D3AF5" w:rsidRPr="00273CF9" w:rsidRDefault="001D3AF5" w:rsidP="002D0245">
            <w:pPr>
              <w:pStyle w:val="ad"/>
              <w:numPr>
                <w:ilvl w:val="0"/>
                <w:numId w:val="50"/>
              </w:numPr>
              <w:jc w:val="left"/>
              <w:rPr>
                <w:sz w:val="18"/>
                <w:szCs w:val="18"/>
              </w:rPr>
            </w:pPr>
            <w:r w:rsidRPr="00273CF9">
              <w:rPr>
                <w:sz w:val="18"/>
                <w:szCs w:val="18"/>
              </w:rPr>
              <w:t>Добавлено правило приема поля «Цена этапа контракта в валюте контракта» (executionPeriod/stages/stagePrice).</w:t>
            </w:r>
          </w:p>
          <w:p w14:paraId="09E41EDF" w14:textId="3B370BBE" w:rsidR="001D3AF5" w:rsidRPr="00273CF9" w:rsidRDefault="001D3AF5" w:rsidP="002D0245">
            <w:pPr>
              <w:pStyle w:val="ad"/>
              <w:numPr>
                <w:ilvl w:val="0"/>
                <w:numId w:val="50"/>
              </w:numPr>
              <w:jc w:val="left"/>
              <w:rPr>
                <w:sz w:val="18"/>
                <w:szCs w:val="18"/>
              </w:rPr>
            </w:pPr>
            <w:r w:rsidRPr="00273CF9">
              <w:rPr>
                <w:sz w:val="18"/>
                <w:szCs w:val="18"/>
              </w:rPr>
              <w:t>Добавлено правило приема блока «Информация об организации, разместившей контракт» (placer) документа «Информация об исполнении (исполнении обязательств по предоставленной га-рантии качества, расторжении, возврата переплаты по контракту) контракта с 01.01.2015» (zfcs_contractProcedureCancel2015Type)</w:t>
            </w:r>
          </w:p>
          <w:p w14:paraId="0B4E2D7A" w14:textId="77777777" w:rsidR="001D3AF5" w:rsidRPr="00273CF9" w:rsidRDefault="001D3AF5" w:rsidP="002D0245">
            <w:pPr>
              <w:pStyle w:val="ad"/>
              <w:numPr>
                <w:ilvl w:val="0"/>
                <w:numId w:val="50"/>
              </w:numPr>
              <w:jc w:val="left"/>
              <w:rPr>
                <w:sz w:val="18"/>
                <w:szCs w:val="18"/>
              </w:rPr>
            </w:pPr>
            <w:r w:rsidRPr="00273CF9">
              <w:rPr>
                <w:sz w:val="18"/>
                <w:szCs w:val="18"/>
              </w:rPr>
              <w:t>Добавлены автоконтроли</w:t>
            </w:r>
          </w:p>
          <w:p w14:paraId="7B71EF14" w14:textId="77777777" w:rsidR="001D3AF5" w:rsidRPr="00273CF9" w:rsidRDefault="001D3AF5" w:rsidP="00C832D0">
            <w:pPr>
              <w:pStyle w:val="ad"/>
              <w:ind w:left="720"/>
              <w:jc w:val="left"/>
              <w:rPr>
                <w:sz w:val="18"/>
                <w:szCs w:val="18"/>
              </w:rPr>
            </w:pPr>
            <w:r w:rsidRPr="00273CF9">
              <w:rPr>
                <w:sz w:val="18"/>
                <w:szCs w:val="18"/>
              </w:rPr>
              <w:t>РК_ИК_0255</w:t>
            </w:r>
          </w:p>
          <w:p w14:paraId="5CEDC0EF" w14:textId="77777777" w:rsidR="001D3AF5" w:rsidRPr="00273CF9" w:rsidRDefault="001D3AF5" w:rsidP="00C832D0">
            <w:pPr>
              <w:pStyle w:val="ad"/>
              <w:ind w:left="720"/>
              <w:jc w:val="left"/>
              <w:rPr>
                <w:sz w:val="18"/>
                <w:szCs w:val="18"/>
              </w:rPr>
            </w:pPr>
            <w:r w:rsidRPr="00273CF9">
              <w:rPr>
                <w:sz w:val="18"/>
                <w:szCs w:val="18"/>
              </w:rPr>
              <w:t>РК_ИК_0256</w:t>
            </w:r>
          </w:p>
          <w:p w14:paraId="280F759B" w14:textId="77777777" w:rsidR="001D3AF5" w:rsidRPr="00273CF9" w:rsidRDefault="001D3AF5" w:rsidP="00C832D0">
            <w:pPr>
              <w:pStyle w:val="ad"/>
              <w:ind w:left="720"/>
              <w:jc w:val="left"/>
              <w:rPr>
                <w:sz w:val="18"/>
                <w:szCs w:val="18"/>
              </w:rPr>
            </w:pPr>
            <w:r w:rsidRPr="00273CF9">
              <w:rPr>
                <w:sz w:val="18"/>
                <w:szCs w:val="18"/>
              </w:rPr>
              <w:t>РК_ИК_0257</w:t>
            </w:r>
          </w:p>
          <w:p w14:paraId="33AFCB55" w14:textId="77777777" w:rsidR="001D3AF5" w:rsidRPr="00273CF9" w:rsidRDefault="001D3AF5" w:rsidP="00C832D0">
            <w:pPr>
              <w:pStyle w:val="ad"/>
              <w:ind w:left="720"/>
              <w:jc w:val="left"/>
              <w:rPr>
                <w:sz w:val="18"/>
                <w:szCs w:val="18"/>
              </w:rPr>
            </w:pPr>
            <w:r w:rsidRPr="00273CF9">
              <w:rPr>
                <w:sz w:val="18"/>
                <w:szCs w:val="18"/>
              </w:rPr>
              <w:t>РК_ИК_0258</w:t>
            </w:r>
          </w:p>
          <w:p w14:paraId="37BFFF76" w14:textId="77777777" w:rsidR="001D3AF5" w:rsidRPr="00273CF9" w:rsidRDefault="001D3AF5" w:rsidP="00C832D0">
            <w:pPr>
              <w:pStyle w:val="ad"/>
              <w:ind w:left="720"/>
              <w:jc w:val="left"/>
              <w:rPr>
                <w:sz w:val="18"/>
                <w:szCs w:val="18"/>
              </w:rPr>
            </w:pPr>
            <w:r w:rsidRPr="00273CF9">
              <w:rPr>
                <w:sz w:val="18"/>
                <w:szCs w:val="18"/>
              </w:rPr>
              <w:t>РК_ИК_0259</w:t>
            </w:r>
          </w:p>
          <w:p w14:paraId="4EDE0BCA" w14:textId="41D740E1" w:rsidR="001D3AF5" w:rsidRPr="00273CF9" w:rsidRDefault="001D3AF5" w:rsidP="00FD699D">
            <w:pPr>
              <w:pStyle w:val="ad"/>
              <w:ind w:left="720"/>
              <w:jc w:val="left"/>
              <w:rPr>
                <w:sz w:val="18"/>
                <w:szCs w:val="18"/>
              </w:rPr>
            </w:pPr>
            <w:r w:rsidRPr="00273CF9">
              <w:rPr>
                <w:sz w:val="18"/>
                <w:szCs w:val="18"/>
              </w:rPr>
              <w:t>РК_ИК_0260</w:t>
            </w:r>
          </w:p>
          <w:p w14:paraId="03BB39A9" w14:textId="77777777" w:rsidR="001D3AF5" w:rsidRPr="00273CF9" w:rsidRDefault="001D3AF5" w:rsidP="00187BB7">
            <w:pPr>
              <w:pStyle w:val="ad"/>
              <w:ind w:left="720"/>
              <w:jc w:val="left"/>
              <w:rPr>
                <w:sz w:val="18"/>
                <w:szCs w:val="18"/>
              </w:rPr>
            </w:pPr>
            <w:r w:rsidRPr="00273CF9">
              <w:rPr>
                <w:sz w:val="18"/>
                <w:szCs w:val="18"/>
              </w:rPr>
              <w:t>РК_ИК_0261</w:t>
            </w:r>
          </w:p>
          <w:p w14:paraId="00AED08F" w14:textId="2598EEB2" w:rsidR="001D3AF5" w:rsidRPr="00273CF9" w:rsidRDefault="001D3AF5" w:rsidP="00187BB7">
            <w:pPr>
              <w:pStyle w:val="ad"/>
              <w:ind w:left="720"/>
              <w:jc w:val="left"/>
              <w:rPr>
                <w:sz w:val="18"/>
                <w:szCs w:val="18"/>
              </w:rPr>
            </w:pPr>
            <w:r w:rsidRPr="00273CF9">
              <w:rPr>
                <w:sz w:val="18"/>
                <w:szCs w:val="18"/>
              </w:rPr>
              <w:t>РК_ИК_0262</w:t>
            </w:r>
          </w:p>
        </w:tc>
      </w:tr>
      <w:tr w:rsidR="001D3AF5" w:rsidRPr="00273CF9" w14:paraId="65C9A9F0" w14:textId="77777777" w:rsidTr="00F40D27">
        <w:trPr>
          <w:trHeight w:val="553"/>
        </w:trPr>
        <w:tc>
          <w:tcPr>
            <w:tcW w:w="562" w:type="dxa"/>
          </w:tcPr>
          <w:p w14:paraId="0F3EB5B9" w14:textId="19F4B888" w:rsidR="001D3AF5" w:rsidRPr="00273CF9" w:rsidRDefault="001D3AF5" w:rsidP="00330C47">
            <w:pPr>
              <w:pStyle w:val="ad"/>
              <w:rPr>
                <w:sz w:val="18"/>
                <w:szCs w:val="18"/>
              </w:rPr>
            </w:pPr>
            <w:r w:rsidRPr="00273CF9">
              <w:rPr>
                <w:sz w:val="18"/>
                <w:szCs w:val="18"/>
              </w:rPr>
              <w:t>2.96</w:t>
            </w:r>
          </w:p>
        </w:tc>
        <w:tc>
          <w:tcPr>
            <w:tcW w:w="1134" w:type="dxa"/>
          </w:tcPr>
          <w:p w14:paraId="73CE21C4" w14:textId="3661DA99" w:rsidR="001D3AF5" w:rsidRPr="00273CF9" w:rsidRDefault="001D3AF5" w:rsidP="00330C47">
            <w:pPr>
              <w:pStyle w:val="ad"/>
              <w:rPr>
                <w:sz w:val="18"/>
                <w:szCs w:val="18"/>
              </w:rPr>
            </w:pPr>
            <w:r w:rsidRPr="00273CF9">
              <w:rPr>
                <w:sz w:val="18"/>
                <w:szCs w:val="18"/>
              </w:rPr>
              <w:t>24.03.2020</w:t>
            </w:r>
          </w:p>
        </w:tc>
        <w:tc>
          <w:tcPr>
            <w:tcW w:w="1275" w:type="dxa"/>
          </w:tcPr>
          <w:p w14:paraId="7D45D9BB" w14:textId="17A8DA18" w:rsidR="001D3AF5" w:rsidRPr="00273CF9" w:rsidRDefault="001D3AF5" w:rsidP="00330C47">
            <w:pPr>
              <w:pStyle w:val="ad"/>
              <w:jc w:val="left"/>
            </w:pPr>
            <w:r w:rsidRPr="00273CF9">
              <w:rPr>
                <w:sz w:val="18"/>
                <w:szCs w:val="18"/>
              </w:rPr>
              <w:t>FCSNF-10667</w:t>
            </w:r>
          </w:p>
        </w:tc>
        <w:tc>
          <w:tcPr>
            <w:tcW w:w="6095" w:type="dxa"/>
          </w:tcPr>
          <w:p w14:paraId="7BBEE7A5" w14:textId="671131D6" w:rsidR="001D3AF5" w:rsidRPr="00273CF9" w:rsidRDefault="001D3AF5" w:rsidP="002D0245">
            <w:pPr>
              <w:pStyle w:val="affe"/>
              <w:numPr>
                <w:ilvl w:val="0"/>
                <w:numId w:val="52"/>
              </w:numPr>
              <w:rPr>
                <w:sz w:val="18"/>
                <w:szCs w:val="18"/>
              </w:rPr>
            </w:pPr>
            <w:r w:rsidRPr="00273CF9">
              <w:rPr>
                <w:sz w:val="18"/>
                <w:szCs w:val="18"/>
              </w:rPr>
              <w:t>Изменено правило приема «Наименование товара, работы, услуги» (products/product/name)</w:t>
            </w:r>
          </w:p>
        </w:tc>
      </w:tr>
      <w:tr w:rsidR="001D3AF5" w:rsidRPr="00273CF9" w14:paraId="7110E380" w14:textId="77777777" w:rsidTr="00F40D27">
        <w:trPr>
          <w:trHeight w:val="553"/>
        </w:trPr>
        <w:tc>
          <w:tcPr>
            <w:tcW w:w="562" w:type="dxa"/>
          </w:tcPr>
          <w:p w14:paraId="69D03A86" w14:textId="3E8657FD" w:rsidR="001D3AF5" w:rsidRPr="00273CF9" w:rsidRDefault="001D3AF5" w:rsidP="00396639">
            <w:pPr>
              <w:pStyle w:val="ad"/>
              <w:rPr>
                <w:sz w:val="18"/>
                <w:szCs w:val="18"/>
              </w:rPr>
            </w:pPr>
            <w:r w:rsidRPr="00273CF9">
              <w:rPr>
                <w:sz w:val="18"/>
                <w:szCs w:val="18"/>
              </w:rPr>
              <w:t>2.97</w:t>
            </w:r>
          </w:p>
        </w:tc>
        <w:tc>
          <w:tcPr>
            <w:tcW w:w="1134" w:type="dxa"/>
          </w:tcPr>
          <w:p w14:paraId="74622801" w14:textId="4CDC973A" w:rsidR="001D3AF5" w:rsidRPr="00273CF9" w:rsidRDefault="001D3AF5" w:rsidP="00396639">
            <w:pPr>
              <w:pStyle w:val="ad"/>
              <w:rPr>
                <w:sz w:val="18"/>
                <w:szCs w:val="18"/>
              </w:rPr>
            </w:pPr>
            <w:r w:rsidRPr="00273CF9">
              <w:rPr>
                <w:sz w:val="18"/>
                <w:szCs w:val="18"/>
              </w:rPr>
              <w:t>17.03.2020</w:t>
            </w:r>
          </w:p>
        </w:tc>
        <w:tc>
          <w:tcPr>
            <w:tcW w:w="1275" w:type="dxa"/>
          </w:tcPr>
          <w:p w14:paraId="105822C2" w14:textId="34469A10" w:rsidR="001D3AF5" w:rsidRPr="00273CF9" w:rsidRDefault="001D3AF5" w:rsidP="00396639">
            <w:pPr>
              <w:pStyle w:val="ad"/>
              <w:jc w:val="left"/>
            </w:pPr>
            <w:r w:rsidRPr="00273CF9">
              <w:rPr>
                <w:sz w:val="18"/>
                <w:szCs w:val="18"/>
              </w:rPr>
              <w:t>FCSNF-10617</w:t>
            </w:r>
          </w:p>
        </w:tc>
        <w:tc>
          <w:tcPr>
            <w:tcW w:w="6095" w:type="dxa"/>
          </w:tcPr>
          <w:p w14:paraId="64DE3C49" w14:textId="57C3CBD2" w:rsidR="001D3AF5" w:rsidRPr="00273CF9" w:rsidRDefault="001D3AF5" w:rsidP="002D0245">
            <w:pPr>
              <w:pStyle w:val="ad"/>
              <w:numPr>
                <w:ilvl w:val="0"/>
                <w:numId w:val="53"/>
              </w:numPr>
              <w:jc w:val="left"/>
              <w:rPr>
                <w:sz w:val="18"/>
                <w:szCs w:val="18"/>
              </w:rPr>
            </w:pPr>
            <w:r w:rsidRPr="00273CF9">
              <w:rPr>
                <w:sz w:val="18"/>
                <w:szCs w:val="18"/>
              </w:rPr>
              <w:t>Изменено правило приема «Наименование объекта закупки в соответствии с контрактом» (</w:t>
            </w:r>
            <w:r w:rsidRPr="00273CF9">
              <w:rPr>
                <w:sz w:val="18"/>
                <w:szCs w:val="18"/>
                <w:lang w:val="en-US"/>
              </w:rPr>
              <w:t>products</w:t>
            </w:r>
            <w:r w:rsidRPr="00273CF9">
              <w:rPr>
                <w:sz w:val="18"/>
                <w:szCs w:val="18"/>
              </w:rPr>
              <w:t>/</w:t>
            </w:r>
            <w:r w:rsidRPr="00273CF9">
              <w:rPr>
                <w:sz w:val="18"/>
                <w:szCs w:val="18"/>
                <w:lang w:val="en-US"/>
              </w:rPr>
              <w:t>product</w:t>
            </w:r>
            <w:r w:rsidRPr="00273CF9">
              <w:rPr>
                <w:sz w:val="18"/>
                <w:szCs w:val="18"/>
              </w:rPr>
              <w:t>/</w:t>
            </w:r>
            <w:r w:rsidRPr="00273CF9">
              <w:rPr>
                <w:sz w:val="18"/>
                <w:szCs w:val="18"/>
                <w:lang w:val="en-US"/>
              </w:rPr>
              <w:t>name</w:t>
            </w:r>
            <w:r w:rsidRPr="00273CF9">
              <w:rPr>
                <w:sz w:val="18"/>
                <w:szCs w:val="18"/>
              </w:rPr>
              <w:t>)</w:t>
            </w:r>
          </w:p>
          <w:p w14:paraId="203A2101" w14:textId="6C6371F9" w:rsidR="001D3AF5" w:rsidRPr="00273CF9" w:rsidRDefault="001D3AF5" w:rsidP="002D0245">
            <w:pPr>
              <w:pStyle w:val="ad"/>
              <w:numPr>
                <w:ilvl w:val="0"/>
                <w:numId w:val="53"/>
              </w:numPr>
              <w:jc w:val="left"/>
              <w:rPr>
                <w:sz w:val="18"/>
                <w:szCs w:val="18"/>
              </w:rPr>
            </w:pPr>
            <w:r w:rsidRPr="00273CF9">
              <w:rPr>
                <w:sz w:val="18"/>
                <w:szCs w:val="18"/>
              </w:rPr>
              <w:t>Добавлен контроль РК_ИК_0263</w:t>
            </w:r>
          </w:p>
        </w:tc>
      </w:tr>
      <w:tr w:rsidR="001D3AF5" w:rsidRPr="00273CF9" w14:paraId="5F71FEAA" w14:textId="77777777" w:rsidTr="00F40D27">
        <w:trPr>
          <w:trHeight w:val="553"/>
        </w:trPr>
        <w:tc>
          <w:tcPr>
            <w:tcW w:w="562" w:type="dxa"/>
          </w:tcPr>
          <w:p w14:paraId="0F3E60F0" w14:textId="587E5DFA" w:rsidR="001D3AF5" w:rsidRPr="00273CF9" w:rsidRDefault="001D3AF5" w:rsidP="00636A20">
            <w:pPr>
              <w:pStyle w:val="ad"/>
              <w:rPr>
                <w:sz w:val="18"/>
                <w:szCs w:val="18"/>
              </w:rPr>
            </w:pPr>
            <w:r w:rsidRPr="00273CF9">
              <w:rPr>
                <w:sz w:val="18"/>
                <w:szCs w:val="18"/>
              </w:rPr>
              <w:t>2.98</w:t>
            </w:r>
          </w:p>
        </w:tc>
        <w:tc>
          <w:tcPr>
            <w:tcW w:w="1134" w:type="dxa"/>
          </w:tcPr>
          <w:p w14:paraId="67199B25" w14:textId="784C9557" w:rsidR="001D3AF5" w:rsidRPr="00273CF9" w:rsidRDefault="001D3AF5" w:rsidP="00636A20">
            <w:pPr>
              <w:pStyle w:val="ad"/>
              <w:rPr>
                <w:sz w:val="18"/>
                <w:szCs w:val="18"/>
              </w:rPr>
            </w:pPr>
            <w:r w:rsidRPr="00273CF9">
              <w:rPr>
                <w:sz w:val="18"/>
                <w:szCs w:val="18"/>
              </w:rPr>
              <w:t>17.03.2020</w:t>
            </w:r>
          </w:p>
        </w:tc>
        <w:tc>
          <w:tcPr>
            <w:tcW w:w="1275" w:type="dxa"/>
          </w:tcPr>
          <w:p w14:paraId="2F9AEE4C" w14:textId="3D545B45" w:rsidR="001D3AF5" w:rsidRPr="00273CF9" w:rsidRDefault="001D3AF5" w:rsidP="00636A20">
            <w:pPr>
              <w:pStyle w:val="ad"/>
              <w:jc w:val="left"/>
            </w:pPr>
            <w:r w:rsidRPr="00273CF9">
              <w:rPr>
                <w:sz w:val="18"/>
                <w:szCs w:val="18"/>
              </w:rPr>
              <w:t>FCSNF-10617</w:t>
            </w:r>
          </w:p>
        </w:tc>
        <w:tc>
          <w:tcPr>
            <w:tcW w:w="6095" w:type="dxa"/>
          </w:tcPr>
          <w:p w14:paraId="28B15617" w14:textId="77777777" w:rsidR="001D3AF5" w:rsidRPr="00273CF9" w:rsidRDefault="001D3AF5" w:rsidP="002D0245">
            <w:pPr>
              <w:pStyle w:val="ad"/>
              <w:numPr>
                <w:ilvl w:val="0"/>
                <w:numId w:val="54"/>
              </w:numPr>
              <w:jc w:val="left"/>
              <w:rPr>
                <w:sz w:val="18"/>
                <w:szCs w:val="18"/>
              </w:rPr>
            </w:pPr>
            <w:r w:rsidRPr="00273CF9">
              <w:rPr>
                <w:sz w:val="18"/>
                <w:szCs w:val="18"/>
              </w:rPr>
              <w:t>Изменен контроль РК_ИК_0259</w:t>
            </w:r>
          </w:p>
          <w:p w14:paraId="5FC7BB1B" w14:textId="77777777" w:rsidR="001D3AF5" w:rsidRPr="00273CF9" w:rsidRDefault="001D3AF5" w:rsidP="002D0245">
            <w:pPr>
              <w:pStyle w:val="ad"/>
              <w:numPr>
                <w:ilvl w:val="0"/>
                <w:numId w:val="54"/>
              </w:numPr>
              <w:jc w:val="left"/>
              <w:rPr>
                <w:sz w:val="18"/>
                <w:szCs w:val="18"/>
              </w:rPr>
            </w:pPr>
            <w:r w:rsidRPr="00273CF9">
              <w:rPr>
                <w:sz w:val="18"/>
                <w:szCs w:val="18"/>
              </w:rPr>
              <w:t>Удалены контроли</w:t>
            </w:r>
          </w:p>
          <w:p w14:paraId="3BAE308D" w14:textId="77777777" w:rsidR="001D3AF5" w:rsidRPr="00273CF9" w:rsidRDefault="001D3AF5" w:rsidP="00636A20">
            <w:pPr>
              <w:pStyle w:val="ad"/>
              <w:ind w:left="720"/>
              <w:jc w:val="left"/>
              <w:rPr>
                <w:sz w:val="18"/>
                <w:szCs w:val="18"/>
              </w:rPr>
            </w:pPr>
            <w:r w:rsidRPr="00273CF9">
              <w:rPr>
                <w:sz w:val="18"/>
                <w:szCs w:val="18"/>
              </w:rPr>
              <w:t>РК_ИК_0260</w:t>
            </w:r>
          </w:p>
          <w:p w14:paraId="2489631F" w14:textId="77777777" w:rsidR="001D3AF5" w:rsidRPr="00273CF9" w:rsidRDefault="001D3AF5" w:rsidP="00636A20">
            <w:pPr>
              <w:pStyle w:val="ad"/>
              <w:ind w:left="720"/>
              <w:jc w:val="left"/>
              <w:rPr>
                <w:sz w:val="18"/>
                <w:szCs w:val="18"/>
              </w:rPr>
            </w:pPr>
            <w:r w:rsidRPr="00273CF9">
              <w:rPr>
                <w:sz w:val="18"/>
                <w:szCs w:val="18"/>
              </w:rPr>
              <w:t>РК_ИК_0261</w:t>
            </w:r>
          </w:p>
          <w:p w14:paraId="65B4AD87" w14:textId="27E037C1" w:rsidR="001D3AF5" w:rsidRPr="00273CF9" w:rsidRDefault="001D3AF5" w:rsidP="00636A20">
            <w:pPr>
              <w:pStyle w:val="ad"/>
              <w:ind w:left="720"/>
              <w:jc w:val="left"/>
              <w:rPr>
                <w:sz w:val="18"/>
                <w:szCs w:val="18"/>
              </w:rPr>
            </w:pPr>
          </w:p>
        </w:tc>
      </w:tr>
      <w:tr w:rsidR="001D3AF5" w:rsidRPr="00273CF9" w14:paraId="6FE08536" w14:textId="77777777" w:rsidTr="00F40D27">
        <w:trPr>
          <w:trHeight w:val="553"/>
        </w:trPr>
        <w:tc>
          <w:tcPr>
            <w:tcW w:w="562" w:type="dxa"/>
          </w:tcPr>
          <w:p w14:paraId="64D3DEB5" w14:textId="588E6FF8" w:rsidR="001D3AF5" w:rsidRPr="00273CF9" w:rsidRDefault="001D3AF5" w:rsidP="00636A20">
            <w:pPr>
              <w:pStyle w:val="ad"/>
              <w:rPr>
                <w:sz w:val="18"/>
                <w:szCs w:val="18"/>
                <w:lang w:val="en-US"/>
              </w:rPr>
            </w:pPr>
            <w:r w:rsidRPr="00273CF9">
              <w:rPr>
                <w:sz w:val="18"/>
                <w:szCs w:val="18"/>
                <w:lang w:val="en-US"/>
              </w:rPr>
              <w:t>2.99</w:t>
            </w:r>
          </w:p>
        </w:tc>
        <w:tc>
          <w:tcPr>
            <w:tcW w:w="1134" w:type="dxa"/>
          </w:tcPr>
          <w:p w14:paraId="2F13A6CA" w14:textId="3A444627" w:rsidR="001D3AF5" w:rsidRPr="00273CF9" w:rsidRDefault="001D3AF5" w:rsidP="00636A20">
            <w:pPr>
              <w:pStyle w:val="ad"/>
              <w:rPr>
                <w:sz w:val="18"/>
                <w:szCs w:val="18"/>
                <w:lang w:val="en-US"/>
              </w:rPr>
            </w:pPr>
            <w:r w:rsidRPr="00273CF9">
              <w:rPr>
                <w:sz w:val="18"/>
                <w:szCs w:val="18"/>
                <w:lang w:val="en-US"/>
              </w:rPr>
              <w:t>27/04/2020</w:t>
            </w:r>
          </w:p>
        </w:tc>
        <w:tc>
          <w:tcPr>
            <w:tcW w:w="1275" w:type="dxa"/>
          </w:tcPr>
          <w:p w14:paraId="2DDFC8B9" w14:textId="41398739" w:rsidR="001D3AF5" w:rsidRPr="00273CF9" w:rsidRDefault="001D3AF5" w:rsidP="00636A20">
            <w:pPr>
              <w:pStyle w:val="ad"/>
              <w:jc w:val="left"/>
            </w:pPr>
            <w:r w:rsidRPr="00273CF9">
              <w:rPr>
                <w:sz w:val="18"/>
                <w:szCs w:val="18"/>
              </w:rPr>
              <w:t>FCSNF-10916</w:t>
            </w:r>
          </w:p>
        </w:tc>
        <w:tc>
          <w:tcPr>
            <w:tcW w:w="6095" w:type="dxa"/>
          </w:tcPr>
          <w:p w14:paraId="7D242D08" w14:textId="1EFC1199" w:rsidR="001D3AF5" w:rsidRPr="00273CF9" w:rsidRDefault="001D3AF5" w:rsidP="002D0245">
            <w:pPr>
              <w:pStyle w:val="ad"/>
              <w:numPr>
                <w:ilvl w:val="0"/>
                <w:numId w:val="55"/>
              </w:numPr>
              <w:jc w:val="left"/>
              <w:rPr>
                <w:sz w:val="18"/>
                <w:szCs w:val="18"/>
              </w:rPr>
            </w:pPr>
            <w:r w:rsidRPr="00273CF9">
              <w:rPr>
                <w:sz w:val="18"/>
                <w:szCs w:val="18"/>
              </w:rPr>
              <w:t>Добавлено требование автоматического заполнения поля поле «Способ указания цены контракта» (priceInfo\priceType в случае заполнения поля products\quantityUndefined</w:t>
            </w:r>
          </w:p>
        </w:tc>
      </w:tr>
      <w:tr w:rsidR="001D3AF5" w:rsidRPr="00273CF9" w14:paraId="58A1B129" w14:textId="77777777" w:rsidTr="00F40D27">
        <w:trPr>
          <w:trHeight w:val="553"/>
        </w:trPr>
        <w:tc>
          <w:tcPr>
            <w:tcW w:w="562" w:type="dxa"/>
          </w:tcPr>
          <w:p w14:paraId="219CD637" w14:textId="4D32E588" w:rsidR="001D3AF5" w:rsidRPr="00273CF9" w:rsidRDefault="001D3AF5" w:rsidP="008E2B3E">
            <w:pPr>
              <w:pStyle w:val="ad"/>
              <w:rPr>
                <w:sz w:val="18"/>
                <w:szCs w:val="18"/>
                <w:lang w:val="en-US"/>
              </w:rPr>
            </w:pPr>
            <w:r w:rsidRPr="00273CF9">
              <w:rPr>
                <w:sz w:val="18"/>
                <w:szCs w:val="18"/>
              </w:rPr>
              <w:t>3.00</w:t>
            </w:r>
          </w:p>
        </w:tc>
        <w:tc>
          <w:tcPr>
            <w:tcW w:w="1134" w:type="dxa"/>
          </w:tcPr>
          <w:p w14:paraId="18D2BCA5" w14:textId="0DD61603" w:rsidR="001D3AF5" w:rsidRPr="00273CF9" w:rsidRDefault="001D3AF5" w:rsidP="008E2B3E">
            <w:pPr>
              <w:pStyle w:val="ad"/>
              <w:rPr>
                <w:sz w:val="18"/>
                <w:szCs w:val="18"/>
                <w:lang w:val="en-US"/>
              </w:rPr>
            </w:pPr>
            <w:r w:rsidRPr="00273CF9">
              <w:rPr>
                <w:sz w:val="18"/>
                <w:szCs w:val="18"/>
              </w:rPr>
              <w:t>15.05.2020</w:t>
            </w:r>
          </w:p>
        </w:tc>
        <w:tc>
          <w:tcPr>
            <w:tcW w:w="1275" w:type="dxa"/>
          </w:tcPr>
          <w:p w14:paraId="607D7D7E" w14:textId="075896BE" w:rsidR="001D3AF5" w:rsidRPr="00273CF9" w:rsidRDefault="001D3AF5" w:rsidP="008E2B3E">
            <w:pPr>
              <w:pStyle w:val="ad"/>
              <w:jc w:val="left"/>
            </w:pPr>
            <w:r w:rsidRPr="00273CF9">
              <w:rPr>
                <w:sz w:val="18"/>
                <w:szCs w:val="18"/>
              </w:rPr>
              <w:t>FCSNF-10880</w:t>
            </w:r>
          </w:p>
        </w:tc>
        <w:tc>
          <w:tcPr>
            <w:tcW w:w="6095" w:type="dxa"/>
          </w:tcPr>
          <w:p w14:paraId="2CD0E2DD" w14:textId="77777777" w:rsidR="001D3AF5" w:rsidRPr="00273CF9" w:rsidRDefault="001D3AF5" w:rsidP="002D0245">
            <w:pPr>
              <w:pStyle w:val="ad"/>
              <w:numPr>
                <w:ilvl w:val="0"/>
                <w:numId w:val="56"/>
              </w:numPr>
              <w:jc w:val="left"/>
              <w:rPr>
                <w:sz w:val="18"/>
                <w:szCs w:val="18"/>
              </w:rPr>
            </w:pPr>
            <w:r w:rsidRPr="00273CF9">
              <w:rPr>
                <w:sz w:val="18"/>
                <w:szCs w:val="18"/>
              </w:rPr>
              <w:t>Добавлен контроль</w:t>
            </w:r>
          </w:p>
          <w:p w14:paraId="5BDAE32C" w14:textId="77777777" w:rsidR="001D3AF5" w:rsidRPr="00273CF9" w:rsidRDefault="001D3AF5" w:rsidP="008E2B3E">
            <w:pPr>
              <w:pStyle w:val="ad"/>
              <w:ind w:left="720"/>
              <w:jc w:val="left"/>
              <w:rPr>
                <w:sz w:val="18"/>
                <w:szCs w:val="18"/>
              </w:rPr>
            </w:pPr>
            <w:r w:rsidRPr="00273CF9">
              <w:rPr>
                <w:sz w:val="18"/>
                <w:szCs w:val="18"/>
              </w:rPr>
              <w:t>РК_ИК_0264</w:t>
            </w:r>
          </w:p>
          <w:p w14:paraId="42240204" w14:textId="77777777" w:rsidR="001D3AF5" w:rsidRPr="00273CF9" w:rsidRDefault="001D3AF5" w:rsidP="002D0245">
            <w:pPr>
              <w:pStyle w:val="ad"/>
              <w:numPr>
                <w:ilvl w:val="0"/>
                <w:numId w:val="56"/>
              </w:numPr>
              <w:jc w:val="left"/>
              <w:rPr>
                <w:sz w:val="18"/>
                <w:szCs w:val="18"/>
              </w:rPr>
            </w:pPr>
            <w:r w:rsidRPr="00273CF9">
              <w:rPr>
                <w:sz w:val="18"/>
                <w:szCs w:val="18"/>
              </w:rPr>
              <w:t>Изменены контроли</w:t>
            </w:r>
          </w:p>
          <w:p w14:paraId="022E29CB" w14:textId="77777777" w:rsidR="001D3AF5" w:rsidRPr="00273CF9" w:rsidRDefault="001D3AF5" w:rsidP="008E2B3E">
            <w:pPr>
              <w:pStyle w:val="ad"/>
              <w:ind w:left="720"/>
              <w:jc w:val="left"/>
              <w:rPr>
                <w:sz w:val="18"/>
                <w:szCs w:val="18"/>
              </w:rPr>
            </w:pPr>
            <w:r w:rsidRPr="00273CF9">
              <w:rPr>
                <w:sz w:val="18"/>
                <w:szCs w:val="18"/>
              </w:rPr>
              <w:t>РК_ИК_0156</w:t>
            </w:r>
          </w:p>
          <w:p w14:paraId="4FE33B16" w14:textId="77777777" w:rsidR="001D3AF5" w:rsidRPr="00273CF9" w:rsidRDefault="001D3AF5" w:rsidP="008E2B3E">
            <w:pPr>
              <w:pStyle w:val="ad"/>
              <w:ind w:left="720"/>
              <w:jc w:val="left"/>
              <w:rPr>
                <w:sz w:val="18"/>
                <w:szCs w:val="18"/>
              </w:rPr>
            </w:pPr>
            <w:r w:rsidRPr="00273CF9">
              <w:rPr>
                <w:sz w:val="18"/>
                <w:szCs w:val="18"/>
              </w:rPr>
              <w:t>РК_ИК_0198</w:t>
            </w:r>
          </w:p>
          <w:p w14:paraId="21B80A7F" w14:textId="6CCC5C98" w:rsidR="001D3AF5" w:rsidRPr="00273CF9" w:rsidRDefault="001D3AF5" w:rsidP="002D0245">
            <w:pPr>
              <w:pStyle w:val="ad"/>
              <w:numPr>
                <w:ilvl w:val="0"/>
                <w:numId w:val="56"/>
              </w:numPr>
              <w:jc w:val="left"/>
              <w:rPr>
                <w:sz w:val="18"/>
                <w:szCs w:val="18"/>
              </w:rPr>
            </w:pPr>
            <w:r w:rsidRPr="00273CF9">
              <w:rPr>
                <w:sz w:val="18"/>
                <w:szCs w:val="18"/>
              </w:rPr>
              <w:lastRenderedPageBreak/>
              <w:t>Добавлены правила приема/передачи блока «Причины выбора единицы измерения, отличающейся от указанной в КТРУ» (products/product/KTRUNotUsingReason).</w:t>
            </w:r>
          </w:p>
          <w:p w14:paraId="49443492" w14:textId="73AD8DB8" w:rsidR="001D3AF5" w:rsidRPr="00273CF9" w:rsidRDefault="001D3AF5" w:rsidP="002D0245">
            <w:pPr>
              <w:pStyle w:val="ad"/>
              <w:numPr>
                <w:ilvl w:val="0"/>
                <w:numId w:val="56"/>
              </w:numPr>
              <w:jc w:val="left"/>
              <w:rPr>
                <w:sz w:val="18"/>
                <w:szCs w:val="18"/>
              </w:rPr>
            </w:pPr>
            <w:r w:rsidRPr="00273CF9">
              <w:rPr>
                <w:sz w:val="18"/>
                <w:szCs w:val="18"/>
              </w:rPr>
              <w:t>Изменены правила приема/передачи блока «Единица измерения» (products\ product\OKEI)</w:t>
            </w:r>
          </w:p>
        </w:tc>
      </w:tr>
      <w:tr w:rsidR="001D3AF5" w:rsidRPr="001D3AF5" w14:paraId="3B620BBB" w14:textId="77777777" w:rsidTr="00F40D27">
        <w:trPr>
          <w:trHeight w:val="553"/>
        </w:trPr>
        <w:tc>
          <w:tcPr>
            <w:tcW w:w="562" w:type="dxa"/>
          </w:tcPr>
          <w:p w14:paraId="4D0BAA60" w14:textId="7B4A77B7" w:rsidR="001D3AF5" w:rsidRPr="00273CF9" w:rsidRDefault="001D3AF5" w:rsidP="008E2B3E">
            <w:pPr>
              <w:pStyle w:val="ad"/>
              <w:rPr>
                <w:sz w:val="18"/>
                <w:szCs w:val="18"/>
              </w:rPr>
            </w:pPr>
            <w:r w:rsidRPr="00273CF9">
              <w:rPr>
                <w:sz w:val="18"/>
                <w:szCs w:val="18"/>
              </w:rPr>
              <w:lastRenderedPageBreak/>
              <w:t>3.01</w:t>
            </w:r>
          </w:p>
        </w:tc>
        <w:tc>
          <w:tcPr>
            <w:tcW w:w="1134" w:type="dxa"/>
          </w:tcPr>
          <w:p w14:paraId="5393FEA3" w14:textId="41396DCA" w:rsidR="001D3AF5" w:rsidRPr="00273CF9" w:rsidRDefault="001D3AF5" w:rsidP="008E2B3E">
            <w:pPr>
              <w:pStyle w:val="ad"/>
              <w:rPr>
                <w:sz w:val="18"/>
                <w:szCs w:val="18"/>
              </w:rPr>
            </w:pPr>
            <w:r w:rsidRPr="00273CF9">
              <w:rPr>
                <w:sz w:val="18"/>
                <w:szCs w:val="18"/>
              </w:rPr>
              <w:t>30.06.2020</w:t>
            </w:r>
          </w:p>
        </w:tc>
        <w:tc>
          <w:tcPr>
            <w:tcW w:w="1275" w:type="dxa"/>
          </w:tcPr>
          <w:p w14:paraId="67573BAA" w14:textId="29171720" w:rsidR="001D3AF5" w:rsidRPr="00273CF9" w:rsidRDefault="001D3AF5" w:rsidP="008E2B3E">
            <w:pPr>
              <w:pStyle w:val="ad"/>
              <w:jc w:val="left"/>
            </w:pPr>
            <w:r w:rsidRPr="00273CF9">
              <w:rPr>
                <w:sz w:val="18"/>
                <w:szCs w:val="18"/>
              </w:rPr>
              <w:t>FCSNF-11340</w:t>
            </w:r>
          </w:p>
        </w:tc>
        <w:tc>
          <w:tcPr>
            <w:tcW w:w="6095" w:type="dxa"/>
          </w:tcPr>
          <w:p w14:paraId="4AF8DE73" w14:textId="77777777" w:rsidR="001D3AF5" w:rsidRPr="00273CF9" w:rsidRDefault="001D3AF5" w:rsidP="002D0245">
            <w:pPr>
              <w:pStyle w:val="ad"/>
              <w:numPr>
                <w:ilvl w:val="0"/>
                <w:numId w:val="57"/>
              </w:numPr>
              <w:jc w:val="left"/>
              <w:rPr>
                <w:sz w:val="18"/>
                <w:szCs w:val="18"/>
              </w:rPr>
            </w:pPr>
            <w:r w:rsidRPr="00273CF9">
              <w:rPr>
                <w:sz w:val="18"/>
                <w:szCs w:val="18"/>
              </w:rPr>
              <w:t>Добавлены контроли:</w:t>
            </w:r>
          </w:p>
          <w:p w14:paraId="7B193CCD" w14:textId="77777777" w:rsidR="001D3AF5" w:rsidRPr="00273CF9" w:rsidRDefault="001D3AF5" w:rsidP="00CD6D55">
            <w:pPr>
              <w:pStyle w:val="ad"/>
              <w:ind w:left="720"/>
              <w:jc w:val="left"/>
              <w:rPr>
                <w:sz w:val="18"/>
                <w:szCs w:val="18"/>
              </w:rPr>
            </w:pPr>
            <w:r w:rsidRPr="00273CF9">
              <w:rPr>
                <w:sz w:val="18"/>
                <w:szCs w:val="18"/>
              </w:rPr>
              <w:t>РК_ИК_0265;</w:t>
            </w:r>
          </w:p>
          <w:p w14:paraId="0142F052" w14:textId="77777777" w:rsidR="001D3AF5" w:rsidRPr="00273CF9" w:rsidRDefault="001D3AF5" w:rsidP="0059657E">
            <w:pPr>
              <w:pStyle w:val="ad"/>
              <w:ind w:left="720"/>
              <w:jc w:val="left"/>
              <w:rPr>
                <w:sz w:val="18"/>
                <w:szCs w:val="18"/>
              </w:rPr>
            </w:pPr>
            <w:r w:rsidRPr="00273CF9">
              <w:rPr>
                <w:sz w:val="18"/>
                <w:szCs w:val="18"/>
              </w:rPr>
              <w:t>РК_ИК_0266;</w:t>
            </w:r>
          </w:p>
          <w:p w14:paraId="3BED2651" w14:textId="77777777" w:rsidR="001D3AF5" w:rsidRPr="00273CF9" w:rsidRDefault="001D3AF5" w:rsidP="0059657E">
            <w:pPr>
              <w:pStyle w:val="ad"/>
              <w:ind w:left="720"/>
              <w:jc w:val="left"/>
              <w:rPr>
                <w:sz w:val="18"/>
                <w:szCs w:val="18"/>
              </w:rPr>
            </w:pPr>
            <w:r w:rsidRPr="00273CF9">
              <w:rPr>
                <w:sz w:val="18"/>
                <w:szCs w:val="18"/>
              </w:rPr>
              <w:t>РК_ИК_0260;</w:t>
            </w:r>
          </w:p>
          <w:p w14:paraId="5E0D2AA2" w14:textId="466EB874" w:rsidR="001D3AF5" w:rsidRPr="00273CF9" w:rsidRDefault="001D3AF5" w:rsidP="0059657E">
            <w:pPr>
              <w:pStyle w:val="ad"/>
              <w:ind w:left="720"/>
              <w:jc w:val="left"/>
              <w:rPr>
                <w:sz w:val="18"/>
                <w:szCs w:val="18"/>
              </w:rPr>
            </w:pPr>
            <w:r w:rsidRPr="00273CF9">
              <w:rPr>
                <w:sz w:val="18"/>
                <w:szCs w:val="18"/>
              </w:rPr>
              <w:t>РК_ИК_0261;</w:t>
            </w:r>
          </w:p>
          <w:p w14:paraId="20A70632" w14:textId="5E141231" w:rsidR="001D3AF5" w:rsidRPr="00273CF9" w:rsidRDefault="001D3AF5" w:rsidP="0059657E">
            <w:pPr>
              <w:pStyle w:val="ad"/>
              <w:ind w:left="720"/>
              <w:jc w:val="left"/>
              <w:rPr>
                <w:sz w:val="18"/>
                <w:szCs w:val="18"/>
              </w:rPr>
            </w:pPr>
            <w:r w:rsidRPr="00273CF9">
              <w:rPr>
                <w:sz w:val="18"/>
                <w:szCs w:val="18"/>
              </w:rPr>
              <w:t>РК_ИК_0267</w:t>
            </w:r>
          </w:p>
          <w:p w14:paraId="3185E0CB" w14:textId="77777777" w:rsidR="001D3AF5" w:rsidRPr="00273CF9" w:rsidRDefault="001D3AF5" w:rsidP="002D0245">
            <w:pPr>
              <w:pStyle w:val="ad"/>
              <w:numPr>
                <w:ilvl w:val="0"/>
                <w:numId w:val="57"/>
              </w:numPr>
              <w:jc w:val="left"/>
              <w:rPr>
                <w:sz w:val="18"/>
                <w:szCs w:val="18"/>
              </w:rPr>
            </w:pPr>
            <w:r w:rsidRPr="00273CF9">
              <w:rPr>
                <w:sz w:val="18"/>
                <w:szCs w:val="18"/>
              </w:rPr>
              <w:t>Добавлено правило приема поля «Смена размещающей организации» (placer/placerChange).</w:t>
            </w:r>
          </w:p>
          <w:p w14:paraId="3D071278" w14:textId="77777777" w:rsidR="001D3AF5" w:rsidRPr="00273CF9" w:rsidRDefault="001D3AF5" w:rsidP="002D0245">
            <w:pPr>
              <w:pStyle w:val="ad"/>
              <w:numPr>
                <w:ilvl w:val="0"/>
                <w:numId w:val="57"/>
              </w:numPr>
              <w:jc w:val="left"/>
              <w:rPr>
                <w:sz w:val="18"/>
                <w:szCs w:val="18"/>
              </w:rPr>
            </w:pPr>
            <w:r w:rsidRPr="00273CF9">
              <w:rPr>
                <w:sz w:val="18"/>
                <w:szCs w:val="18"/>
              </w:rPr>
              <w:t>Добавлено правило приема/передачи для полей</w:t>
            </w:r>
          </w:p>
          <w:p w14:paraId="40B70162" w14:textId="77777777" w:rsidR="001D3AF5" w:rsidRPr="00273CF9" w:rsidRDefault="001D3AF5" w:rsidP="00633061">
            <w:pPr>
              <w:pStyle w:val="ad"/>
              <w:ind w:left="720"/>
              <w:jc w:val="left"/>
              <w:rPr>
                <w:sz w:val="18"/>
                <w:szCs w:val="18"/>
                <w:lang w:val="en-US"/>
              </w:rPr>
            </w:pPr>
            <w:r w:rsidRPr="00273CF9">
              <w:rPr>
                <w:sz w:val="18"/>
                <w:szCs w:val="18"/>
                <w:lang w:val="en-US"/>
              </w:rPr>
              <w:t>«</w:t>
            </w:r>
            <w:r w:rsidRPr="00273CF9">
              <w:rPr>
                <w:sz w:val="18"/>
                <w:szCs w:val="18"/>
              </w:rPr>
              <w:t>Внешний</w:t>
            </w:r>
            <w:r w:rsidRPr="00273CF9">
              <w:rPr>
                <w:sz w:val="18"/>
                <w:szCs w:val="18"/>
                <w:lang w:val="en-US"/>
              </w:rPr>
              <w:t xml:space="preserve"> </w:t>
            </w:r>
            <w:r w:rsidRPr="00273CF9">
              <w:rPr>
                <w:sz w:val="18"/>
                <w:szCs w:val="18"/>
              </w:rPr>
              <w:t>идентификатор</w:t>
            </w:r>
            <w:r w:rsidRPr="00273CF9">
              <w:rPr>
                <w:sz w:val="18"/>
                <w:szCs w:val="18"/>
                <w:lang w:val="en-US"/>
              </w:rPr>
              <w:t xml:space="preserve"> </w:t>
            </w:r>
            <w:r w:rsidRPr="00273CF9">
              <w:rPr>
                <w:sz w:val="18"/>
                <w:szCs w:val="18"/>
              </w:rPr>
              <w:t>этапа</w:t>
            </w:r>
            <w:r w:rsidRPr="00273CF9">
              <w:rPr>
                <w:sz w:val="18"/>
                <w:szCs w:val="18"/>
                <w:lang w:val="en-US"/>
              </w:rPr>
              <w:t>» (finances/budgetFunds/stages/externalSid);</w:t>
            </w:r>
          </w:p>
          <w:p w14:paraId="47BCD5CE" w14:textId="77777777" w:rsidR="001D3AF5" w:rsidRPr="00273CF9" w:rsidRDefault="001D3AF5" w:rsidP="00633061">
            <w:pPr>
              <w:pStyle w:val="ad"/>
              <w:ind w:left="720"/>
              <w:jc w:val="left"/>
              <w:rPr>
                <w:sz w:val="18"/>
                <w:szCs w:val="18"/>
                <w:lang w:val="en-US"/>
              </w:rPr>
            </w:pPr>
            <w:r w:rsidRPr="00273CF9">
              <w:rPr>
                <w:sz w:val="18"/>
                <w:szCs w:val="18"/>
                <w:lang w:val="en-US"/>
              </w:rPr>
              <w:t xml:space="preserve">«GUID </w:t>
            </w:r>
            <w:r w:rsidRPr="00273CF9">
              <w:rPr>
                <w:sz w:val="18"/>
                <w:szCs w:val="18"/>
              </w:rPr>
              <w:t>этапа</w:t>
            </w:r>
            <w:r w:rsidRPr="00273CF9">
              <w:rPr>
                <w:sz w:val="18"/>
                <w:szCs w:val="18"/>
                <w:lang w:val="en-US"/>
              </w:rPr>
              <w:t xml:space="preserve"> </w:t>
            </w:r>
            <w:r w:rsidRPr="00273CF9">
              <w:rPr>
                <w:sz w:val="18"/>
                <w:szCs w:val="18"/>
              </w:rPr>
              <w:t>контракта</w:t>
            </w:r>
            <w:r w:rsidRPr="00273CF9">
              <w:rPr>
                <w:sz w:val="18"/>
                <w:szCs w:val="18"/>
                <w:lang w:val="en-US"/>
              </w:rPr>
              <w:t>» (finances/budgetFunds/stages/guid);</w:t>
            </w:r>
          </w:p>
          <w:p w14:paraId="32632B6F" w14:textId="77777777" w:rsidR="001D3AF5" w:rsidRPr="00273CF9" w:rsidRDefault="001D3AF5" w:rsidP="00633061">
            <w:pPr>
              <w:pStyle w:val="ad"/>
              <w:ind w:left="720"/>
              <w:jc w:val="left"/>
              <w:rPr>
                <w:sz w:val="18"/>
                <w:szCs w:val="18"/>
                <w:lang w:val="en-US"/>
              </w:rPr>
            </w:pPr>
            <w:r w:rsidRPr="00273CF9">
              <w:rPr>
                <w:sz w:val="18"/>
                <w:szCs w:val="18"/>
                <w:lang w:val="en-US"/>
              </w:rPr>
              <w:t>«</w:t>
            </w:r>
            <w:r w:rsidRPr="00273CF9">
              <w:rPr>
                <w:sz w:val="18"/>
                <w:szCs w:val="18"/>
              </w:rPr>
              <w:t>Дата</w:t>
            </w:r>
            <w:r w:rsidRPr="00273CF9">
              <w:rPr>
                <w:sz w:val="18"/>
                <w:szCs w:val="18"/>
                <w:lang w:val="en-US"/>
              </w:rPr>
              <w:t xml:space="preserve"> </w:t>
            </w:r>
            <w:r w:rsidRPr="00273CF9">
              <w:rPr>
                <w:sz w:val="18"/>
                <w:szCs w:val="18"/>
              </w:rPr>
              <w:t>начала</w:t>
            </w:r>
            <w:r w:rsidRPr="00273CF9">
              <w:rPr>
                <w:sz w:val="18"/>
                <w:szCs w:val="18"/>
                <w:lang w:val="en-US"/>
              </w:rPr>
              <w:t xml:space="preserve"> </w:t>
            </w:r>
            <w:r w:rsidRPr="00273CF9">
              <w:rPr>
                <w:sz w:val="18"/>
                <w:szCs w:val="18"/>
              </w:rPr>
              <w:t>этапа</w:t>
            </w:r>
            <w:r w:rsidRPr="00273CF9">
              <w:rPr>
                <w:sz w:val="18"/>
                <w:szCs w:val="18"/>
                <w:lang w:val="en-US"/>
              </w:rPr>
              <w:t>» (finances/budgetFunds/stages/startDate);</w:t>
            </w:r>
          </w:p>
          <w:p w14:paraId="218614DF" w14:textId="77777777" w:rsidR="001D3AF5" w:rsidRPr="00273CF9" w:rsidRDefault="001D3AF5" w:rsidP="00633061">
            <w:pPr>
              <w:pStyle w:val="ad"/>
              <w:ind w:left="720"/>
              <w:jc w:val="left"/>
              <w:rPr>
                <w:sz w:val="18"/>
                <w:szCs w:val="18"/>
              </w:rPr>
            </w:pPr>
            <w:r w:rsidRPr="00273CF9">
              <w:rPr>
                <w:sz w:val="18"/>
                <w:szCs w:val="18"/>
              </w:rPr>
              <w:t>«Уникальный идентификатор этапа контракта в ЕИС» (finances/budgetFunds/stages/sid);</w:t>
            </w:r>
          </w:p>
          <w:p w14:paraId="2FDB76CB" w14:textId="77777777" w:rsidR="001D3AF5" w:rsidRPr="00273CF9" w:rsidRDefault="001D3AF5" w:rsidP="00633061">
            <w:pPr>
              <w:pStyle w:val="ad"/>
              <w:ind w:left="720"/>
              <w:jc w:val="left"/>
              <w:rPr>
                <w:sz w:val="18"/>
                <w:szCs w:val="18"/>
                <w:lang w:val="en-US"/>
              </w:rPr>
            </w:pPr>
            <w:r w:rsidRPr="00273CF9">
              <w:rPr>
                <w:sz w:val="18"/>
                <w:szCs w:val="18"/>
                <w:lang w:val="en-US"/>
              </w:rPr>
              <w:t>«</w:t>
            </w:r>
            <w:r w:rsidRPr="00273CF9">
              <w:rPr>
                <w:sz w:val="18"/>
                <w:szCs w:val="18"/>
              </w:rPr>
              <w:t>Внешний</w:t>
            </w:r>
            <w:r w:rsidRPr="00273CF9">
              <w:rPr>
                <w:sz w:val="18"/>
                <w:szCs w:val="18"/>
                <w:lang w:val="en-US"/>
              </w:rPr>
              <w:t xml:space="preserve"> </w:t>
            </w:r>
            <w:r w:rsidRPr="00273CF9">
              <w:rPr>
                <w:sz w:val="18"/>
                <w:szCs w:val="18"/>
              </w:rPr>
              <w:t>идентификатор</w:t>
            </w:r>
            <w:r w:rsidRPr="00273CF9">
              <w:rPr>
                <w:sz w:val="18"/>
                <w:szCs w:val="18"/>
                <w:lang w:val="en-US"/>
              </w:rPr>
              <w:t xml:space="preserve"> </w:t>
            </w:r>
            <w:r w:rsidRPr="00273CF9">
              <w:rPr>
                <w:sz w:val="18"/>
                <w:szCs w:val="18"/>
              </w:rPr>
              <w:t>этапа</w:t>
            </w:r>
            <w:r w:rsidRPr="00273CF9">
              <w:rPr>
                <w:sz w:val="18"/>
                <w:szCs w:val="18"/>
                <w:lang w:val="en-US"/>
              </w:rPr>
              <w:t>» (finances/extrabudgetFunds/stages/externalSid);</w:t>
            </w:r>
          </w:p>
          <w:p w14:paraId="1169240A" w14:textId="77777777" w:rsidR="001D3AF5" w:rsidRPr="00273CF9" w:rsidRDefault="001D3AF5" w:rsidP="00633061">
            <w:pPr>
              <w:pStyle w:val="ad"/>
              <w:ind w:left="720"/>
              <w:jc w:val="left"/>
              <w:rPr>
                <w:sz w:val="18"/>
                <w:szCs w:val="18"/>
                <w:lang w:val="en-US"/>
              </w:rPr>
            </w:pPr>
            <w:r w:rsidRPr="00273CF9">
              <w:rPr>
                <w:sz w:val="18"/>
                <w:szCs w:val="18"/>
                <w:lang w:val="en-US"/>
              </w:rPr>
              <w:t xml:space="preserve">«GUID </w:t>
            </w:r>
            <w:r w:rsidRPr="00273CF9">
              <w:rPr>
                <w:sz w:val="18"/>
                <w:szCs w:val="18"/>
              </w:rPr>
              <w:t>этапа</w:t>
            </w:r>
            <w:r w:rsidRPr="00273CF9">
              <w:rPr>
                <w:sz w:val="18"/>
                <w:szCs w:val="18"/>
                <w:lang w:val="en-US"/>
              </w:rPr>
              <w:t xml:space="preserve"> </w:t>
            </w:r>
            <w:r w:rsidRPr="00273CF9">
              <w:rPr>
                <w:sz w:val="18"/>
                <w:szCs w:val="18"/>
              </w:rPr>
              <w:t>контракта</w:t>
            </w:r>
            <w:r w:rsidRPr="00273CF9">
              <w:rPr>
                <w:sz w:val="18"/>
                <w:szCs w:val="18"/>
                <w:lang w:val="en-US"/>
              </w:rPr>
              <w:t>» (finances/extrabudgetFunds/stages/guid);</w:t>
            </w:r>
          </w:p>
          <w:p w14:paraId="09984264" w14:textId="77777777" w:rsidR="001D3AF5" w:rsidRPr="00273CF9" w:rsidRDefault="001D3AF5" w:rsidP="00633061">
            <w:pPr>
              <w:pStyle w:val="ad"/>
              <w:ind w:left="720"/>
              <w:jc w:val="left"/>
              <w:rPr>
                <w:sz w:val="18"/>
                <w:szCs w:val="18"/>
                <w:lang w:val="en-US"/>
              </w:rPr>
            </w:pPr>
            <w:r w:rsidRPr="00273CF9">
              <w:rPr>
                <w:sz w:val="18"/>
                <w:szCs w:val="18"/>
                <w:lang w:val="en-US"/>
              </w:rPr>
              <w:t>«</w:t>
            </w:r>
            <w:r w:rsidRPr="00273CF9">
              <w:rPr>
                <w:sz w:val="18"/>
                <w:szCs w:val="18"/>
              </w:rPr>
              <w:t>Дата</w:t>
            </w:r>
            <w:r w:rsidRPr="00273CF9">
              <w:rPr>
                <w:sz w:val="18"/>
                <w:szCs w:val="18"/>
                <w:lang w:val="en-US"/>
              </w:rPr>
              <w:t xml:space="preserve"> </w:t>
            </w:r>
            <w:r w:rsidRPr="00273CF9">
              <w:rPr>
                <w:sz w:val="18"/>
                <w:szCs w:val="18"/>
              </w:rPr>
              <w:t>начала</w:t>
            </w:r>
            <w:r w:rsidRPr="00273CF9">
              <w:rPr>
                <w:sz w:val="18"/>
                <w:szCs w:val="18"/>
                <w:lang w:val="en-US"/>
              </w:rPr>
              <w:t xml:space="preserve"> </w:t>
            </w:r>
            <w:r w:rsidRPr="00273CF9">
              <w:rPr>
                <w:sz w:val="18"/>
                <w:szCs w:val="18"/>
              </w:rPr>
              <w:t>этапа</w:t>
            </w:r>
            <w:r w:rsidRPr="00273CF9">
              <w:rPr>
                <w:sz w:val="18"/>
                <w:szCs w:val="18"/>
                <w:lang w:val="en-US"/>
              </w:rPr>
              <w:t>» (finances/extrabudgetFunds/stages/startDate);</w:t>
            </w:r>
          </w:p>
          <w:p w14:paraId="1898DCF9" w14:textId="3137B6FE" w:rsidR="001D3AF5" w:rsidRPr="00273CF9" w:rsidRDefault="001D3AF5" w:rsidP="00633061">
            <w:pPr>
              <w:pStyle w:val="ad"/>
              <w:ind w:left="720"/>
              <w:jc w:val="left"/>
              <w:rPr>
                <w:sz w:val="18"/>
                <w:szCs w:val="18"/>
                <w:lang w:val="en-US"/>
              </w:rPr>
            </w:pPr>
            <w:r w:rsidRPr="00273CF9">
              <w:rPr>
                <w:sz w:val="18"/>
                <w:szCs w:val="18"/>
                <w:lang w:val="en-US"/>
              </w:rPr>
              <w:t>«</w:t>
            </w:r>
            <w:r w:rsidRPr="00273CF9">
              <w:rPr>
                <w:sz w:val="18"/>
                <w:szCs w:val="18"/>
              </w:rPr>
              <w:t>Уникальный</w:t>
            </w:r>
            <w:r w:rsidRPr="00273CF9">
              <w:rPr>
                <w:sz w:val="18"/>
                <w:szCs w:val="18"/>
                <w:lang w:val="en-US"/>
              </w:rPr>
              <w:t xml:space="preserve"> </w:t>
            </w:r>
            <w:r w:rsidRPr="00273CF9">
              <w:rPr>
                <w:sz w:val="18"/>
                <w:szCs w:val="18"/>
              </w:rPr>
              <w:t>идентификатор</w:t>
            </w:r>
            <w:r w:rsidRPr="00273CF9">
              <w:rPr>
                <w:sz w:val="18"/>
                <w:szCs w:val="18"/>
                <w:lang w:val="en-US"/>
              </w:rPr>
              <w:t xml:space="preserve"> </w:t>
            </w:r>
            <w:r w:rsidRPr="00273CF9">
              <w:rPr>
                <w:sz w:val="18"/>
                <w:szCs w:val="18"/>
              </w:rPr>
              <w:t>этапа</w:t>
            </w:r>
            <w:r w:rsidRPr="00273CF9">
              <w:rPr>
                <w:sz w:val="18"/>
                <w:szCs w:val="18"/>
                <w:lang w:val="en-US"/>
              </w:rPr>
              <w:t xml:space="preserve"> </w:t>
            </w:r>
            <w:r w:rsidRPr="00273CF9">
              <w:rPr>
                <w:sz w:val="18"/>
                <w:szCs w:val="18"/>
              </w:rPr>
              <w:t>контракта</w:t>
            </w:r>
            <w:r w:rsidRPr="00273CF9">
              <w:rPr>
                <w:sz w:val="18"/>
                <w:szCs w:val="18"/>
                <w:lang w:val="en-US"/>
              </w:rPr>
              <w:t xml:space="preserve"> </w:t>
            </w:r>
            <w:r w:rsidRPr="00273CF9">
              <w:rPr>
                <w:sz w:val="18"/>
                <w:szCs w:val="18"/>
              </w:rPr>
              <w:t>в</w:t>
            </w:r>
            <w:r w:rsidRPr="00273CF9">
              <w:rPr>
                <w:sz w:val="18"/>
                <w:szCs w:val="18"/>
                <w:lang w:val="en-US"/>
              </w:rPr>
              <w:t xml:space="preserve"> </w:t>
            </w:r>
            <w:r w:rsidRPr="00273CF9">
              <w:rPr>
                <w:sz w:val="18"/>
                <w:szCs w:val="18"/>
              </w:rPr>
              <w:t>ЕИС</w:t>
            </w:r>
            <w:r w:rsidRPr="00273CF9">
              <w:rPr>
                <w:sz w:val="18"/>
                <w:szCs w:val="18"/>
                <w:lang w:val="en-US"/>
              </w:rPr>
              <w:t>» (finances/extrabudgetFunds/stages/sid);</w:t>
            </w:r>
          </w:p>
        </w:tc>
      </w:tr>
      <w:tr w:rsidR="001D3AF5" w:rsidRPr="00273CF9" w14:paraId="088834EA" w14:textId="77777777" w:rsidTr="00F40D27">
        <w:trPr>
          <w:trHeight w:val="553"/>
        </w:trPr>
        <w:tc>
          <w:tcPr>
            <w:tcW w:w="562" w:type="dxa"/>
          </w:tcPr>
          <w:p w14:paraId="398D432A" w14:textId="6A778308" w:rsidR="001D3AF5" w:rsidRPr="00273CF9" w:rsidRDefault="001D3AF5" w:rsidP="008E2B3E">
            <w:pPr>
              <w:pStyle w:val="ad"/>
              <w:rPr>
                <w:sz w:val="18"/>
                <w:szCs w:val="18"/>
              </w:rPr>
            </w:pPr>
            <w:r w:rsidRPr="00273CF9">
              <w:rPr>
                <w:sz w:val="18"/>
                <w:szCs w:val="18"/>
              </w:rPr>
              <w:t>3.02</w:t>
            </w:r>
          </w:p>
        </w:tc>
        <w:tc>
          <w:tcPr>
            <w:tcW w:w="1134" w:type="dxa"/>
          </w:tcPr>
          <w:p w14:paraId="7B568503" w14:textId="307332E2" w:rsidR="001D3AF5" w:rsidRPr="00273CF9" w:rsidRDefault="001D3AF5" w:rsidP="008E2B3E">
            <w:pPr>
              <w:pStyle w:val="ad"/>
              <w:rPr>
                <w:sz w:val="18"/>
                <w:szCs w:val="18"/>
              </w:rPr>
            </w:pPr>
            <w:r w:rsidRPr="00273CF9">
              <w:rPr>
                <w:sz w:val="18"/>
                <w:szCs w:val="18"/>
              </w:rPr>
              <w:t>02.07.2020</w:t>
            </w:r>
          </w:p>
        </w:tc>
        <w:tc>
          <w:tcPr>
            <w:tcW w:w="1275" w:type="dxa"/>
          </w:tcPr>
          <w:p w14:paraId="5CBCAA91" w14:textId="77777777" w:rsidR="001D3AF5" w:rsidRPr="00273CF9" w:rsidRDefault="001D3AF5" w:rsidP="008E2B3E">
            <w:pPr>
              <w:pStyle w:val="ad"/>
              <w:jc w:val="left"/>
            </w:pPr>
          </w:p>
        </w:tc>
        <w:tc>
          <w:tcPr>
            <w:tcW w:w="6095" w:type="dxa"/>
          </w:tcPr>
          <w:p w14:paraId="4CE85816" w14:textId="4AF8525D" w:rsidR="001D3AF5" w:rsidRPr="00273CF9" w:rsidRDefault="001D3AF5" w:rsidP="002D0245">
            <w:pPr>
              <w:pStyle w:val="ad"/>
              <w:numPr>
                <w:ilvl w:val="0"/>
                <w:numId w:val="59"/>
              </w:numPr>
              <w:jc w:val="left"/>
              <w:rPr>
                <w:sz w:val="18"/>
                <w:szCs w:val="18"/>
              </w:rPr>
            </w:pPr>
            <w:r w:rsidRPr="00273CF9">
              <w:rPr>
                <w:sz w:val="18"/>
                <w:szCs w:val="18"/>
              </w:rPr>
              <w:t xml:space="preserve">В раздел </w:t>
            </w:r>
            <w:r w:rsidRPr="00273CF9">
              <w:rPr>
                <w:sz w:val="18"/>
                <w:szCs w:val="18"/>
                <w:u w:val="dotted"/>
              </w:rPr>
              <w:fldChar w:fldCharType="begin"/>
            </w:r>
            <w:r w:rsidRPr="00273CF9">
              <w:rPr>
                <w:sz w:val="18"/>
                <w:szCs w:val="18"/>
                <w:u w:val="dotted"/>
              </w:rPr>
              <w:instrText xml:space="preserve"> REF _Ref44593170 \h  \* MERGEFORMAT </w:instrText>
            </w:r>
            <w:r w:rsidRPr="00273CF9">
              <w:rPr>
                <w:sz w:val="18"/>
                <w:szCs w:val="18"/>
                <w:u w:val="dotted"/>
              </w:rPr>
            </w:r>
            <w:r w:rsidRPr="00273CF9">
              <w:rPr>
                <w:sz w:val="18"/>
                <w:szCs w:val="18"/>
                <w:u w:val="dotted"/>
              </w:rPr>
              <w:fldChar w:fldCharType="separate"/>
            </w:r>
            <w:r w:rsidRPr="00273CF9">
              <w:rPr>
                <w:sz w:val="18"/>
                <w:szCs w:val="18"/>
                <w:u w:val="dotted"/>
              </w:rPr>
              <w:t>Изменения в выгрузке по базовой интеграции</w:t>
            </w:r>
            <w:r w:rsidRPr="00273CF9">
              <w:rPr>
                <w:sz w:val="18"/>
                <w:szCs w:val="18"/>
                <w:u w:val="dotted"/>
              </w:rPr>
              <w:fldChar w:fldCharType="end"/>
            </w:r>
            <w:r w:rsidRPr="00273CF9">
              <w:rPr>
                <w:sz w:val="18"/>
                <w:szCs w:val="18"/>
              </w:rPr>
              <w:t xml:space="preserve"> добавлено требование к передаче документа «Квитанция о доступности формирования документов электронного актирования по контракту» (contracAvailableForElAct)</w:t>
            </w:r>
          </w:p>
        </w:tc>
      </w:tr>
      <w:tr w:rsidR="001D3AF5" w:rsidRPr="00273CF9" w14:paraId="72ACA066" w14:textId="77777777" w:rsidTr="00F40D27">
        <w:trPr>
          <w:trHeight w:val="553"/>
        </w:trPr>
        <w:tc>
          <w:tcPr>
            <w:tcW w:w="562" w:type="dxa"/>
          </w:tcPr>
          <w:p w14:paraId="6AD57CD6" w14:textId="75B63D7B" w:rsidR="001D3AF5" w:rsidRPr="00273CF9" w:rsidRDefault="001D3AF5" w:rsidP="00A7727C">
            <w:pPr>
              <w:pStyle w:val="ad"/>
              <w:rPr>
                <w:sz w:val="18"/>
                <w:szCs w:val="18"/>
              </w:rPr>
            </w:pPr>
            <w:r w:rsidRPr="00273CF9">
              <w:rPr>
                <w:sz w:val="18"/>
                <w:szCs w:val="18"/>
              </w:rPr>
              <w:t>3.01</w:t>
            </w:r>
          </w:p>
        </w:tc>
        <w:tc>
          <w:tcPr>
            <w:tcW w:w="1134" w:type="dxa"/>
          </w:tcPr>
          <w:p w14:paraId="1B231FBF" w14:textId="1B121672" w:rsidR="001D3AF5" w:rsidRPr="00273CF9" w:rsidRDefault="001D3AF5" w:rsidP="00A7727C">
            <w:pPr>
              <w:pStyle w:val="ad"/>
              <w:rPr>
                <w:sz w:val="18"/>
                <w:szCs w:val="18"/>
              </w:rPr>
            </w:pPr>
            <w:r w:rsidRPr="00273CF9">
              <w:rPr>
                <w:sz w:val="18"/>
                <w:szCs w:val="18"/>
              </w:rPr>
              <w:t>09.07.2020</w:t>
            </w:r>
          </w:p>
        </w:tc>
        <w:tc>
          <w:tcPr>
            <w:tcW w:w="1275" w:type="dxa"/>
          </w:tcPr>
          <w:p w14:paraId="79AD8720" w14:textId="4CFE3667" w:rsidR="001D3AF5" w:rsidRPr="00273CF9" w:rsidRDefault="001D3AF5" w:rsidP="00A7727C">
            <w:pPr>
              <w:pStyle w:val="ad"/>
              <w:jc w:val="left"/>
            </w:pPr>
            <w:r w:rsidRPr="00273CF9">
              <w:rPr>
                <w:sz w:val="18"/>
                <w:szCs w:val="18"/>
              </w:rPr>
              <w:t>FCSNF-11340</w:t>
            </w:r>
          </w:p>
        </w:tc>
        <w:tc>
          <w:tcPr>
            <w:tcW w:w="6095" w:type="dxa"/>
          </w:tcPr>
          <w:p w14:paraId="1125D016" w14:textId="6EC022CF" w:rsidR="001D3AF5" w:rsidRPr="00273CF9" w:rsidRDefault="001D3AF5" w:rsidP="002D0245">
            <w:pPr>
              <w:pStyle w:val="ad"/>
              <w:numPr>
                <w:ilvl w:val="0"/>
                <w:numId w:val="61"/>
              </w:numPr>
              <w:jc w:val="left"/>
              <w:rPr>
                <w:sz w:val="18"/>
                <w:szCs w:val="18"/>
              </w:rPr>
            </w:pPr>
            <w:r w:rsidRPr="00273CF9">
              <w:rPr>
                <w:sz w:val="18"/>
                <w:szCs w:val="18"/>
              </w:rPr>
              <w:t>Изменен контроль РК_ИК_0267</w:t>
            </w:r>
          </w:p>
        </w:tc>
      </w:tr>
      <w:tr w:rsidR="001D3AF5" w:rsidRPr="00273CF9" w14:paraId="444657C2" w14:textId="77777777" w:rsidTr="00F40D27">
        <w:trPr>
          <w:trHeight w:val="553"/>
        </w:trPr>
        <w:tc>
          <w:tcPr>
            <w:tcW w:w="562" w:type="dxa"/>
          </w:tcPr>
          <w:p w14:paraId="6482CD3E" w14:textId="620ED77F" w:rsidR="001D3AF5" w:rsidRPr="00273CF9" w:rsidRDefault="001D3AF5" w:rsidP="00A7727C">
            <w:pPr>
              <w:pStyle w:val="ad"/>
              <w:rPr>
                <w:sz w:val="18"/>
                <w:szCs w:val="18"/>
                <w:lang w:val="en-US"/>
              </w:rPr>
            </w:pPr>
            <w:r w:rsidRPr="00273CF9">
              <w:rPr>
                <w:sz w:val="18"/>
                <w:szCs w:val="18"/>
                <w:lang w:val="en-US"/>
              </w:rPr>
              <w:t>3.02</w:t>
            </w:r>
          </w:p>
        </w:tc>
        <w:tc>
          <w:tcPr>
            <w:tcW w:w="1134" w:type="dxa"/>
          </w:tcPr>
          <w:p w14:paraId="0908A828" w14:textId="7D23C6D1" w:rsidR="001D3AF5" w:rsidRPr="00273CF9" w:rsidRDefault="001D3AF5" w:rsidP="00A7727C">
            <w:pPr>
              <w:pStyle w:val="ad"/>
              <w:rPr>
                <w:sz w:val="18"/>
                <w:szCs w:val="18"/>
                <w:lang w:val="en-US"/>
              </w:rPr>
            </w:pPr>
            <w:r w:rsidRPr="00273CF9">
              <w:rPr>
                <w:sz w:val="18"/>
                <w:szCs w:val="18"/>
                <w:lang w:val="en-US"/>
              </w:rPr>
              <w:t>16.07.2020</w:t>
            </w:r>
          </w:p>
        </w:tc>
        <w:tc>
          <w:tcPr>
            <w:tcW w:w="1275" w:type="dxa"/>
          </w:tcPr>
          <w:p w14:paraId="0AC45427" w14:textId="12FFDCC6" w:rsidR="001D3AF5" w:rsidRPr="00273CF9" w:rsidRDefault="001D3AF5" w:rsidP="00A7727C">
            <w:pPr>
              <w:pStyle w:val="ad"/>
              <w:jc w:val="left"/>
            </w:pPr>
            <w:r w:rsidRPr="00273CF9">
              <w:rPr>
                <w:sz w:val="18"/>
                <w:szCs w:val="18"/>
              </w:rPr>
              <w:t>FCSNF-11172</w:t>
            </w:r>
          </w:p>
        </w:tc>
        <w:tc>
          <w:tcPr>
            <w:tcW w:w="6095" w:type="dxa"/>
          </w:tcPr>
          <w:p w14:paraId="3BE4DDAA" w14:textId="42E23A1A" w:rsidR="001D3AF5" w:rsidRPr="00273CF9" w:rsidRDefault="001D3AF5" w:rsidP="002D0245">
            <w:pPr>
              <w:pStyle w:val="ad"/>
              <w:numPr>
                <w:ilvl w:val="0"/>
                <w:numId w:val="62"/>
              </w:numPr>
              <w:jc w:val="left"/>
              <w:rPr>
                <w:sz w:val="18"/>
                <w:szCs w:val="18"/>
              </w:rPr>
            </w:pPr>
            <w:r w:rsidRPr="00273CF9">
              <w:rPr>
                <w:sz w:val="18"/>
                <w:szCs w:val="18"/>
              </w:rPr>
              <w:t>Описан прием полей блока «Документ о приемке» (executions\execution\ docAcceptance)</w:t>
            </w:r>
          </w:p>
          <w:p w14:paraId="5618A896" w14:textId="2605ABD3" w:rsidR="001D3AF5" w:rsidRPr="00273CF9" w:rsidRDefault="001D3AF5" w:rsidP="002D0245">
            <w:pPr>
              <w:pStyle w:val="ad"/>
              <w:numPr>
                <w:ilvl w:val="0"/>
                <w:numId w:val="62"/>
              </w:numPr>
              <w:jc w:val="left"/>
              <w:rPr>
                <w:sz w:val="18"/>
                <w:szCs w:val="18"/>
              </w:rPr>
            </w:pPr>
            <w:r w:rsidRPr="00273CF9">
              <w:rPr>
                <w:sz w:val="18"/>
                <w:szCs w:val="18"/>
              </w:rPr>
              <w:t>Описан прием полей блока ««Документ об исполнении контракта» (executions\execution\ docExecution)</w:t>
            </w:r>
          </w:p>
          <w:p w14:paraId="0B085691" w14:textId="131DC320" w:rsidR="001D3AF5" w:rsidRPr="00273CF9" w:rsidRDefault="001D3AF5" w:rsidP="002D0245">
            <w:pPr>
              <w:pStyle w:val="ad"/>
              <w:numPr>
                <w:ilvl w:val="0"/>
                <w:numId w:val="62"/>
              </w:numPr>
              <w:jc w:val="left"/>
              <w:rPr>
                <w:sz w:val="18"/>
                <w:szCs w:val="18"/>
              </w:rPr>
            </w:pPr>
            <w:r w:rsidRPr="00273CF9">
              <w:rPr>
                <w:sz w:val="18"/>
                <w:szCs w:val="18"/>
              </w:rPr>
              <w:t>Удалены контроли: РК_ИК_0053, РК_ИК_0225, РК_ИК_0226</w:t>
            </w:r>
          </w:p>
          <w:p w14:paraId="28DD139E" w14:textId="03076EE2" w:rsidR="001D3AF5" w:rsidRPr="00273CF9" w:rsidRDefault="001D3AF5" w:rsidP="002D0245">
            <w:pPr>
              <w:pStyle w:val="ad"/>
              <w:numPr>
                <w:ilvl w:val="0"/>
                <w:numId w:val="62"/>
              </w:numPr>
              <w:jc w:val="left"/>
              <w:rPr>
                <w:sz w:val="18"/>
                <w:szCs w:val="18"/>
              </w:rPr>
            </w:pPr>
            <w:r w:rsidRPr="00273CF9">
              <w:rPr>
                <w:sz w:val="18"/>
                <w:szCs w:val="18"/>
              </w:rPr>
              <w:t>Добавлены контроли: РК_ИК_0268, РК_ИК_0269, РК_ИК_0270</w:t>
            </w:r>
          </w:p>
        </w:tc>
      </w:tr>
      <w:tr w:rsidR="001D3AF5" w:rsidRPr="00273CF9" w14:paraId="2EBD9F54" w14:textId="77777777" w:rsidTr="00F40D27">
        <w:trPr>
          <w:trHeight w:val="553"/>
        </w:trPr>
        <w:tc>
          <w:tcPr>
            <w:tcW w:w="562" w:type="dxa"/>
          </w:tcPr>
          <w:p w14:paraId="206A88D3" w14:textId="6FA5E164" w:rsidR="001D3AF5" w:rsidRPr="00273CF9" w:rsidRDefault="001D3AF5" w:rsidP="0055021E">
            <w:pPr>
              <w:pStyle w:val="ad"/>
              <w:rPr>
                <w:sz w:val="18"/>
                <w:szCs w:val="18"/>
              </w:rPr>
            </w:pPr>
            <w:r w:rsidRPr="00273CF9">
              <w:rPr>
                <w:sz w:val="18"/>
                <w:szCs w:val="18"/>
              </w:rPr>
              <w:t>3.03</w:t>
            </w:r>
          </w:p>
        </w:tc>
        <w:tc>
          <w:tcPr>
            <w:tcW w:w="1134" w:type="dxa"/>
          </w:tcPr>
          <w:p w14:paraId="320FC12C" w14:textId="6275E7F5" w:rsidR="001D3AF5" w:rsidRPr="00273CF9" w:rsidRDefault="001D3AF5" w:rsidP="0055021E">
            <w:pPr>
              <w:pStyle w:val="ad"/>
              <w:rPr>
                <w:sz w:val="18"/>
                <w:szCs w:val="18"/>
              </w:rPr>
            </w:pPr>
            <w:r w:rsidRPr="00273CF9">
              <w:rPr>
                <w:sz w:val="18"/>
                <w:szCs w:val="18"/>
                <w:lang w:val="en-US"/>
              </w:rPr>
              <w:t>1</w:t>
            </w:r>
            <w:r w:rsidRPr="00273CF9">
              <w:rPr>
                <w:sz w:val="18"/>
                <w:szCs w:val="18"/>
              </w:rPr>
              <w:t>7</w:t>
            </w:r>
            <w:r w:rsidRPr="00273CF9">
              <w:rPr>
                <w:sz w:val="18"/>
                <w:szCs w:val="18"/>
                <w:lang w:val="en-US"/>
              </w:rPr>
              <w:t>.07.2020</w:t>
            </w:r>
          </w:p>
        </w:tc>
        <w:tc>
          <w:tcPr>
            <w:tcW w:w="1275" w:type="dxa"/>
          </w:tcPr>
          <w:p w14:paraId="4211EF82" w14:textId="3691B5F9" w:rsidR="001D3AF5" w:rsidRPr="00273CF9" w:rsidRDefault="001D3AF5" w:rsidP="0055021E">
            <w:pPr>
              <w:pStyle w:val="ad"/>
              <w:jc w:val="left"/>
            </w:pPr>
            <w:r w:rsidRPr="00273CF9">
              <w:rPr>
                <w:sz w:val="18"/>
                <w:szCs w:val="18"/>
              </w:rPr>
              <w:t>FCSNF-11534</w:t>
            </w:r>
          </w:p>
        </w:tc>
        <w:tc>
          <w:tcPr>
            <w:tcW w:w="6095" w:type="dxa"/>
          </w:tcPr>
          <w:p w14:paraId="451E194E" w14:textId="711833FA" w:rsidR="001D3AF5" w:rsidRPr="00273CF9" w:rsidRDefault="001D3AF5" w:rsidP="002D0245">
            <w:pPr>
              <w:pStyle w:val="ad"/>
              <w:numPr>
                <w:ilvl w:val="0"/>
                <w:numId w:val="63"/>
              </w:numPr>
              <w:jc w:val="left"/>
              <w:rPr>
                <w:sz w:val="18"/>
                <w:szCs w:val="18"/>
              </w:rPr>
            </w:pPr>
            <w:r w:rsidRPr="00273CF9">
              <w:rPr>
                <w:sz w:val="18"/>
                <w:szCs w:val="18"/>
              </w:rPr>
              <w:t>Удалены контроли РК_ИК_0102 и РК_ИК_0103</w:t>
            </w:r>
          </w:p>
        </w:tc>
      </w:tr>
      <w:tr w:rsidR="001D3AF5" w:rsidRPr="00273CF9" w14:paraId="1C0A4E68" w14:textId="77777777" w:rsidTr="00F40D27">
        <w:trPr>
          <w:trHeight w:val="553"/>
        </w:trPr>
        <w:tc>
          <w:tcPr>
            <w:tcW w:w="562" w:type="dxa"/>
          </w:tcPr>
          <w:p w14:paraId="459A5E80" w14:textId="1863C7D1" w:rsidR="001D3AF5" w:rsidRPr="00273CF9" w:rsidRDefault="001D3AF5" w:rsidP="000B67D5">
            <w:pPr>
              <w:pStyle w:val="ad"/>
              <w:rPr>
                <w:sz w:val="18"/>
                <w:szCs w:val="18"/>
              </w:rPr>
            </w:pPr>
            <w:r w:rsidRPr="00273CF9">
              <w:rPr>
                <w:sz w:val="18"/>
                <w:szCs w:val="18"/>
              </w:rPr>
              <w:t>3.04</w:t>
            </w:r>
          </w:p>
        </w:tc>
        <w:tc>
          <w:tcPr>
            <w:tcW w:w="1134" w:type="dxa"/>
          </w:tcPr>
          <w:p w14:paraId="4E2833CF" w14:textId="0C7726D5" w:rsidR="001D3AF5" w:rsidRPr="00273CF9" w:rsidRDefault="001D3AF5" w:rsidP="000B67D5">
            <w:pPr>
              <w:pStyle w:val="ad"/>
              <w:rPr>
                <w:sz w:val="18"/>
                <w:szCs w:val="18"/>
                <w:lang w:val="en-US"/>
              </w:rPr>
            </w:pPr>
            <w:r w:rsidRPr="00273CF9">
              <w:rPr>
                <w:sz w:val="18"/>
                <w:szCs w:val="18"/>
              </w:rPr>
              <w:t>23</w:t>
            </w:r>
            <w:r w:rsidRPr="00273CF9">
              <w:rPr>
                <w:sz w:val="18"/>
                <w:szCs w:val="18"/>
                <w:lang w:val="en-US"/>
              </w:rPr>
              <w:t>.07.2020</w:t>
            </w:r>
          </w:p>
        </w:tc>
        <w:tc>
          <w:tcPr>
            <w:tcW w:w="1275" w:type="dxa"/>
          </w:tcPr>
          <w:p w14:paraId="15945C34" w14:textId="63E91C0A" w:rsidR="001D3AF5" w:rsidRPr="00273CF9" w:rsidRDefault="001D3AF5" w:rsidP="000B67D5">
            <w:pPr>
              <w:pStyle w:val="ad"/>
              <w:jc w:val="left"/>
            </w:pPr>
            <w:r w:rsidRPr="00273CF9">
              <w:rPr>
                <w:sz w:val="18"/>
                <w:szCs w:val="18"/>
              </w:rPr>
              <w:t>FCSNF-11315</w:t>
            </w:r>
          </w:p>
        </w:tc>
        <w:tc>
          <w:tcPr>
            <w:tcW w:w="6095" w:type="dxa"/>
          </w:tcPr>
          <w:p w14:paraId="23E904B6" w14:textId="77777777" w:rsidR="001D3AF5" w:rsidRPr="00273CF9" w:rsidRDefault="001D3AF5" w:rsidP="002D0245">
            <w:pPr>
              <w:pStyle w:val="ad"/>
              <w:numPr>
                <w:ilvl w:val="0"/>
                <w:numId w:val="64"/>
              </w:numPr>
              <w:jc w:val="left"/>
              <w:rPr>
                <w:sz w:val="18"/>
                <w:szCs w:val="18"/>
              </w:rPr>
            </w:pPr>
            <w:r w:rsidRPr="00273CF9">
              <w:rPr>
                <w:sz w:val="18"/>
                <w:szCs w:val="18"/>
              </w:rPr>
              <w:t>Добавлено правило приема блока Блок «Информация, указываемая в случае, если предмет контракта относится к работам по строительству» (constructionWorksInfo)</w:t>
            </w:r>
          </w:p>
          <w:p w14:paraId="0CEB605A" w14:textId="77777777" w:rsidR="001D3AF5" w:rsidRPr="00273CF9" w:rsidRDefault="001D3AF5" w:rsidP="002D0245">
            <w:pPr>
              <w:pStyle w:val="ad"/>
              <w:numPr>
                <w:ilvl w:val="0"/>
                <w:numId w:val="64"/>
              </w:numPr>
              <w:jc w:val="left"/>
              <w:rPr>
                <w:sz w:val="18"/>
                <w:szCs w:val="18"/>
              </w:rPr>
            </w:pPr>
            <w:r w:rsidRPr="00273CF9">
              <w:rPr>
                <w:sz w:val="18"/>
                <w:szCs w:val="18"/>
              </w:rPr>
              <w:t>Добавлен контроль РК_ИК_0271</w:t>
            </w:r>
          </w:p>
          <w:p w14:paraId="652ED439" w14:textId="77777777" w:rsidR="001D3AF5" w:rsidRPr="00273CF9" w:rsidRDefault="001D3AF5" w:rsidP="002D0245">
            <w:pPr>
              <w:pStyle w:val="ad"/>
              <w:numPr>
                <w:ilvl w:val="0"/>
                <w:numId w:val="64"/>
              </w:numPr>
              <w:jc w:val="left"/>
              <w:rPr>
                <w:sz w:val="18"/>
                <w:szCs w:val="18"/>
              </w:rPr>
            </w:pPr>
            <w:r w:rsidRPr="00273CF9">
              <w:rPr>
                <w:sz w:val="18"/>
                <w:szCs w:val="18"/>
              </w:rPr>
              <w:t>Изменено правило приема Choice между блоками OKPD/OKPD2/KTRU</w:t>
            </w:r>
          </w:p>
          <w:p w14:paraId="77A1FA40" w14:textId="79047AC9" w:rsidR="001D3AF5" w:rsidRPr="00273CF9" w:rsidRDefault="001D3AF5" w:rsidP="002D0245">
            <w:pPr>
              <w:pStyle w:val="ad"/>
              <w:numPr>
                <w:ilvl w:val="0"/>
                <w:numId w:val="64"/>
              </w:numPr>
              <w:jc w:val="left"/>
              <w:rPr>
                <w:sz w:val="18"/>
                <w:szCs w:val="18"/>
              </w:rPr>
            </w:pPr>
            <w:r w:rsidRPr="00273CF9">
              <w:rPr>
                <w:sz w:val="18"/>
                <w:szCs w:val="18"/>
              </w:rPr>
              <w:t>Изменено правило приема поля «Наименование объекта закупки в соответствии с контрактом» (products/product/name).</w:t>
            </w:r>
          </w:p>
        </w:tc>
      </w:tr>
      <w:tr w:rsidR="001D3AF5" w:rsidRPr="00273CF9" w14:paraId="5E7C434F" w14:textId="77777777" w:rsidTr="00F40D27">
        <w:trPr>
          <w:trHeight w:val="553"/>
        </w:trPr>
        <w:tc>
          <w:tcPr>
            <w:tcW w:w="562" w:type="dxa"/>
          </w:tcPr>
          <w:p w14:paraId="58605DC2" w14:textId="72518125" w:rsidR="001D3AF5" w:rsidRPr="00273CF9" w:rsidRDefault="001D3AF5" w:rsidP="0076407D">
            <w:pPr>
              <w:pStyle w:val="ad"/>
              <w:rPr>
                <w:sz w:val="18"/>
                <w:szCs w:val="18"/>
              </w:rPr>
            </w:pPr>
            <w:r w:rsidRPr="00273CF9">
              <w:rPr>
                <w:sz w:val="18"/>
                <w:szCs w:val="18"/>
              </w:rPr>
              <w:t>3.05</w:t>
            </w:r>
          </w:p>
        </w:tc>
        <w:tc>
          <w:tcPr>
            <w:tcW w:w="1134" w:type="dxa"/>
          </w:tcPr>
          <w:p w14:paraId="03F9CB59" w14:textId="1D9261D7" w:rsidR="001D3AF5" w:rsidRPr="00273CF9" w:rsidRDefault="001D3AF5" w:rsidP="0076407D">
            <w:pPr>
              <w:pStyle w:val="ad"/>
              <w:rPr>
                <w:sz w:val="18"/>
                <w:szCs w:val="18"/>
              </w:rPr>
            </w:pPr>
            <w:r w:rsidRPr="00273CF9">
              <w:rPr>
                <w:sz w:val="18"/>
                <w:szCs w:val="18"/>
              </w:rPr>
              <w:t>23</w:t>
            </w:r>
            <w:r w:rsidRPr="00273CF9">
              <w:rPr>
                <w:sz w:val="18"/>
                <w:szCs w:val="18"/>
                <w:lang w:val="en-US"/>
              </w:rPr>
              <w:t>.07.2020</w:t>
            </w:r>
          </w:p>
        </w:tc>
        <w:tc>
          <w:tcPr>
            <w:tcW w:w="1275" w:type="dxa"/>
          </w:tcPr>
          <w:p w14:paraId="510D5253" w14:textId="02BC67EC" w:rsidR="001D3AF5" w:rsidRPr="00273CF9" w:rsidRDefault="001D3AF5" w:rsidP="0076407D">
            <w:pPr>
              <w:pStyle w:val="ad"/>
              <w:jc w:val="left"/>
            </w:pPr>
            <w:r w:rsidRPr="00273CF9">
              <w:rPr>
                <w:sz w:val="18"/>
                <w:szCs w:val="18"/>
              </w:rPr>
              <w:t>FCSNF-11300</w:t>
            </w:r>
          </w:p>
        </w:tc>
        <w:tc>
          <w:tcPr>
            <w:tcW w:w="6095" w:type="dxa"/>
          </w:tcPr>
          <w:p w14:paraId="65E85ADE" w14:textId="77777777" w:rsidR="001D3AF5" w:rsidRPr="00273CF9" w:rsidRDefault="001D3AF5" w:rsidP="002D0245">
            <w:pPr>
              <w:pStyle w:val="ad"/>
              <w:numPr>
                <w:ilvl w:val="0"/>
                <w:numId w:val="65"/>
              </w:numPr>
              <w:jc w:val="left"/>
              <w:rPr>
                <w:sz w:val="18"/>
                <w:szCs w:val="18"/>
              </w:rPr>
            </w:pPr>
            <w:r w:rsidRPr="00273CF9">
              <w:rPr>
                <w:sz w:val="18"/>
                <w:szCs w:val="18"/>
              </w:rPr>
              <w:t>Изменено правило приема поля «Номер извещения о проведении» (foundation\fcsOrder \order\notificationNumber)</w:t>
            </w:r>
          </w:p>
          <w:p w14:paraId="087B2BCB" w14:textId="77777777" w:rsidR="001D3AF5" w:rsidRPr="00273CF9" w:rsidRDefault="001D3AF5" w:rsidP="002D0245">
            <w:pPr>
              <w:pStyle w:val="ad"/>
              <w:numPr>
                <w:ilvl w:val="0"/>
                <w:numId w:val="65"/>
              </w:numPr>
              <w:jc w:val="left"/>
              <w:rPr>
                <w:sz w:val="18"/>
                <w:szCs w:val="18"/>
              </w:rPr>
            </w:pPr>
            <w:r w:rsidRPr="00273CF9">
              <w:rPr>
                <w:sz w:val="18"/>
                <w:szCs w:val="18"/>
              </w:rPr>
              <w:t>Добавлен контроль РК_ИК_0272</w:t>
            </w:r>
          </w:p>
          <w:p w14:paraId="2529FA87" w14:textId="77777777" w:rsidR="001D3AF5" w:rsidRPr="00273CF9" w:rsidRDefault="001D3AF5" w:rsidP="002D0245">
            <w:pPr>
              <w:pStyle w:val="ad"/>
              <w:numPr>
                <w:ilvl w:val="0"/>
                <w:numId w:val="65"/>
              </w:numPr>
              <w:jc w:val="left"/>
              <w:rPr>
                <w:sz w:val="18"/>
                <w:szCs w:val="18"/>
              </w:rPr>
            </w:pPr>
            <w:r w:rsidRPr="00273CF9">
              <w:rPr>
                <w:sz w:val="18"/>
                <w:szCs w:val="18"/>
              </w:rPr>
              <w:t>Добавлены правила приема/передачи для полей</w:t>
            </w:r>
          </w:p>
          <w:p w14:paraId="00020D1D" w14:textId="5ED67079" w:rsidR="001D3AF5" w:rsidRPr="00273CF9" w:rsidRDefault="001D3AF5" w:rsidP="00FD5011">
            <w:pPr>
              <w:pStyle w:val="ad"/>
              <w:ind w:left="720"/>
              <w:jc w:val="left"/>
              <w:rPr>
                <w:sz w:val="18"/>
                <w:szCs w:val="18"/>
              </w:rPr>
            </w:pPr>
            <w:r w:rsidRPr="00273CF9">
              <w:rPr>
                <w:sz w:val="18"/>
                <w:szCs w:val="18"/>
              </w:rPr>
              <w:t>- «Внешний идентификатор объекта закупки в извещении-основании» (purchaseObjectExternalSid);</w:t>
            </w:r>
          </w:p>
          <w:p w14:paraId="3CA1CB43" w14:textId="77777777" w:rsidR="001D3AF5" w:rsidRPr="00273CF9" w:rsidRDefault="001D3AF5" w:rsidP="00FD5011">
            <w:pPr>
              <w:pStyle w:val="ad"/>
              <w:ind w:left="720"/>
              <w:jc w:val="left"/>
              <w:rPr>
                <w:sz w:val="18"/>
                <w:szCs w:val="18"/>
              </w:rPr>
            </w:pPr>
            <w:r w:rsidRPr="00273CF9">
              <w:rPr>
                <w:sz w:val="18"/>
                <w:szCs w:val="18"/>
              </w:rPr>
              <w:t xml:space="preserve"> - «Уникальный идентификатор объекта закупки в ЕИС в извещении-основании» (purchaseObjectSid).</w:t>
            </w:r>
          </w:p>
          <w:p w14:paraId="33FC31E3" w14:textId="77777777" w:rsidR="001D3AF5" w:rsidRPr="00273CF9" w:rsidRDefault="001D3AF5" w:rsidP="002D0245">
            <w:pPr>
              <w:pStyle w:val="ad"/>
              <w:numPr>
                <w:ilvl w:val="0"/>
                <w:numId w:val="65"/>
              </w:numPr>
              <w:jc w:val="left"/>
              <w:rPr>
                <w:sz w:val="18"/>
                <w:szCs w:val="18"/>
              </w:rPr>
            </w:pPr>
            <w:r w:rsidRPr="00273CF9">
              <w:rPr>
                <w:sz w:val="18"/>
                <w:szCs w:val="18"/>
              </w:rPr>
              <w:t>Добавлены контроли</w:t>
            </w:r>
          </w:p>
          <w:p w14:paraId="13CEB163" w14:textId="00765EAF" w:rsidR="001D3AF5" w:rsidRPr="00273CF9" w:rsidRDefault="001D3AF5" w:rsidP="00FD5011">
            <w:pPr>
              <w:pStyle w:val="ad"/>
              <w:ind w:left="720"/>
              <w:jc w:val="left"/>
              <w:rPr>
                <w:sz w:val="18"/>
                <w:szCs w:val="18"/>
              </w:rPr>
            </w:pPr>
            <w:r w:rsidRPr="00273CF9">
              <w:rPr>
                <w:sz w:val="18"/>
                <w:szCs w:val="18"/>
              </w:rPr>
              <w:t>РК_ИК_0273;</w:t>
            </w:r>
          </w:p>
          <w:p w14:paraId="071C29CD" w14:textId="47B79540" w:rsidR="001D3AF5" w:rsidRPr="00273CF9" w:rsidRDefault="001D3AF5" w:rsidP="00FD5011">
            <w:pPr>
              <w:pStyle w:val="affe"/>
              <w:ind w:firstLine="0"/>
              <w:rPr>
                <w:sz w:val="18"/>
                <w:szCs w:val="18"/>
              </w:rPr>
            </w:pPr>
            <w:r w:rsidRPr="00273CF9">
              <w:rPr>
                <w:sz w:val="18"/>
                <w:szCs w:val="18"/>
              </w:rPr>
              <w:t>РК_ИК_0274</w:t>
            </w:r>
          </w:p>
        </w:tc>
      </w:tr>
      <w:tr w:rsidR="001D3AF5" w:rsidRPr="001D3AF5" w14:paraId="58EC677C" w14:textId="77777777" w:rsidTr="00F40D27">
        <w:trPr>
          <w:trHeight w:val="553"/>
        </w:trPr>
        <w:tc>
          <w:tcPr>
            <w:tcW w:w="562" w:type="dxa"/>
          </w:tcPr>
          <w:p w14:paraId="39F304FF" w14:textId="1E2CB84D" w:rsidR="001D3AF5" w:rsidRPr="00273CF9" w:rsidRDefault="001D3AF5" w:rsidP="00435B3C">
            <w:pPr>
              <w:pStyle w:val="ad"/>
              <w:rPr>
                <w:sz w:val="18"/>
                <w:szCs w:val="18"/>
              </w:rPr>
            </w:pPr>
            <w:r w:rsidRPr="00273CF9">
              <w:rPr>
                <w:sz w:val="18"/>
                <w:szCs w:val="18"/>
              </w:rPr>
              <w:t>3.06</w:t>
            </w:r>
          </w:p>
        </w:tc>
        <w:tc>
          <w:tcPr>
            <w:tcW w:w="1134" w:type="dxa"/>
          </w:tcPr>
          <w:p w14:paraId="3B137E68" w14:textId="5008EE85" w:rsidR="001D3AF5" w:rsidRPr="00273CF9" w:rsidRDefault="001D3AF5" w:rsidP="00435B3C">
            <w:pPr>
              <w:pStyle w:val="ad"/>
              <w:rPr>
                <w:sz w:val="18"/>
                <w:szCs w:val="18"/>
              </w:rPr>
            </w:pPr>
            <w:r w:rsidRPr="00273CF9">
              <w:rPr>
                <w:sz w:val="18"/>
                <w:szCs w:val="18"/>
              </w:rPr>
              <w:t>04</w:t>
            </w:r>
            <w:r w:rsidRPr="00273CF9">
              <w:rPr>
                <w:sz w:val="18"/>
                <w:szCs w:val="18"/>
                <w:lang w:val="en-US"/>
              </w:rPr>
              <w:t>.0</w:t>
            </w:r>
            <w:r w:rsidRPr="00273CF9">
              <w:rPr>
                <w:sz w:val="18"/>
                <w:szCs w:val="18"/>
              </w:rPr>
              <w:t>8</w:t>
            </w:r>
            <w:r w:rsidRPr="00273CF9">
              <w:rPr>
                <w:sz w:val="18"/>
                <w:szCs w:val="18"/>
                <w:lang w:val="en-US"/>
              </w:rPr>
              <w:t>.2020</w:t>
            </w:r>
          </w:p>
        </w:tc>
        <w:tc>
          <w:tcPr>
            <w:tcW w:w="1275" w:type="dxa"/>
          </w:tcPr>
          <w:p w14:paraId="75B42184" w14:textId="35D7F77A" w:rsidR="001D3AF5" w:rsidRPr="00273CF9" w:rsidRDefault="001D3AF5" w:rsidP="00435B3C">
            <w:pPr>
              <w:pStyle w:val="ad"/>
              <w:jc w:val="left"/>
            </w:pPr>
            <w:r w:rsidRPr="00273CF9">
              <w:rPr>
                <w:sz w:val="18"/>
                <w:szCs w:val="18"/>
              </w:rPr>
              <w:t>FCSNF-11180</w:t>
            </w:r>
          </w:p>
        </w:tc>
        <w:tc>
          <w:tcPr>
            <w:tcW w:w="6095" w:type="dxa"/>
          </w:tcPr>
          <w:p w14:paraId="21A573B7" w14:textId="77777777" w:rsidR="001D3AF5" w:rsidRPr="00273CF9" w:rsidRDefault="001D3AF5" w:rsidP="002D0245">
            <w:pPr>
              <w:pStyle w:val="ad"/>
              <w:numPr>
                <w:ilvl w:val="0"/>
                <w:numId w:val="66"/>
              </w:numPr>
              <w:jc w:val="left"/>
              <w:rPr>
                <w:sz w:val="18"/>
                <w:szCs w:val="18"/>
              </w:rPr>
            </w:pPr>
            <w:r w:rsidRPr="00273CF9">
              <w:rPr>
                <w:sz w:val="18"/>
                <w:szCs w:val="18"/>
              </w:rPr>
              <w:t>Добавлены правила приема/передачи для:</w:t>
            </w:r>
          </w:p>
          <w:p w14:paraId="0EC56E8C" w14:textId="77777777" w:rsidR="001D3AF5" w:rsidRPr="00273CF9" w:rsidRDefault="001D3AF5" w:rsidP="00435B3C">
            <w:pPr>
              <w:pStyle w:val="ad"/>
              <w:ind w:left="720"/>
              <w:jc w:val="left"/>
              <w:rPr>
                <w:sz w:val="18"/>
                <w:szCs w:val="18"/>
              </w:rPr>
            </w:pPr>
            <w:r w:rsidRPr="00273CF9">
              <w:rPr>
                <w:sz w:val="18"/>
                <w:szCs w:val="18"/>
              </w:rPr>
              <w:t xml:space="preserve">- Choice выбора полей «Количество поставляемого товара, объёма выполняемых работ, оказы-ваемых услуг» </w:t>
            </w:r>
            <w:r w:rsidRPr="00273CF9">
              <w:rPr>
                <w:sz w:val="18"/>
                <w:szCs w:val="18"/>
              </w:rPr>
              <w:lastRenderedPageBreak/>
              <w:t>(products/product/quantity) и «Объем работы, услуги (указание объема в тексто-вом виде)» (products/product/volumeTextForm);</w:t>
            </w:r>
          </w:p>
          <w:p w14:paraId="3CCD8E5D" w14:textId="77777777" w:rsidR="001D3AF5" w:rsidRPr="00273CF9" w:rsidRDefault="001D3AF5" w:rsidP="00435B3C">
            <w:pPr>
              <w:pStyle w:val="ad"/>
              <w:ind w:left="720"/>
              <w:jc w:val="left"/>
              <w:rPr>
                <w:sz w:val="18"/>
                <w:szCs w:val="18"/>
              </w:rPr>
            </w:pPr>
            <w:r w:rsidRPr="00273CF9">
              <w:rPr>
                <w:sz w:val="18"/>
                <w:szCs w:val="18"/>
              </w:rPr>
              <w:t>- Поле «Объем работы, услуги (указание объема в текстовом виде)» (products/product/volumeTextForm);</w:t>
            </w:r>
          </w:p>
          <w:p w14:paraId="77F435E6" w14:textId="77777777" w:rsidR="001D3AF5" w:rsidRPr="00273CF9" w:rsidRDefault="001D3AF5" w:rsidP="00435B3C">
            <w:pPr>
              <w:pStyle w:val="ad"/>
              <w:ind w:left="720"/>
              <w:jc w:val="left"/>
              <w:rPr>
                <w:sz w:val="18"/>
                <w:szCs w:val="18"/>
              </w:rPr>
            </w:pPr>
            <w:r w:rsidRPr="00273CF9">
              <w:rPr>
                <w:sz w:val="18"/>
                <w:szCs w:val="18"/>
              </w:rPr>
              <w:t>- Стоимость исполненных поставщиком (подрядчиком, исполнителем) обязательств в валюте исполнения (fulfilmentSum);</w:t>
            </w:r>
          </w:p>
          <w:p w14:paraId="41DAAE9C" w14:textId="77777777" w:rsidR="001D3AF5" w:rsidRPr="00273CF9" w:rsidRDefault="001D3AF5" w:rsidP="00435B3C">
            <w:pPr>
              <w:pStyle w:val="ad"/>
              <w:ind w:left="720"/>
              <w:jc w:val="left"/>
              <w:rPr>
                <w:sz w:val="18"/>
                <w:szCs w:val="18"/>
                <w:lang w:val="en-US"/>
              </w:rPr>
            </w:pPr>
            <w:r w:rsidRPr="00273CF9">
              <w:rPr>
                <w:sz w:val="18"/>
                <w:szCs w:val="18"/>
                <w:lang w:val="en-US"/>
              </w:rPr>
              <w:t xml:space="preserve">- </w:t>
            </w:r>
            <w:r w:rsidRPr="00273CF9">
              <w:rPr>
                <w:sz w:val="18"/>
                <w:szCs w:val="18"/>
              </w:rPr>
              <w:t>Блок</w:t>
            </w:r>
            <w:r w:rsidRPr="00273CF9">
              <w:rPr>
                <w:sz w:val="18"/>
                <w:szCs w:val="18"/>
                <w:lang w:val="en-US"/>
              </w:rPr>
              <w:t xml:space="preserve"> «</w:t>
            </w:r>
            <w:r w:rsidRPr="00273CF9">
              <w:rPr>
                <w:sz w:val="18"/>
                <w:szCs w:val="18"/>
              </w:rPr>
              <w:t>Курс</w:t>
            </w:r>
            <w:r w:rsidRPr="00273CF9">
              <w:rPr>
                <w:sz w:val="18"/>
                <w:szCs w:val="18"/>
                <w:lang w:val="en-US"/>
              </w:rPr>
              <w:t xml:space="preserve"> </w:t>
            </w:r>
            <w:r w:rsidRPr="00273CF9">
              <w:rPr>
                <w:sz w:val="18"/>
                <w:szCs w:val="18"/>
              </w:rPr>
              <w:t>валюты</w:t>
            </w:r>
            <w:r w:rsidRPr="00273CF9">
              <w:rPr>
                <w:sz w:val="18"/>
                <w:szCs w:val="18"/>
                <w:lang w:val="en-US"/>
              </w:rPr>
              <w:t xml:space="preserve"> </w:t>
            </w:r>
            <w:r w:rsidRPr="00273CF9">
              <w:rPr>
                <w:sz w:val="18"/>
                <w:szCs w:val="18"/>
              </w:rPr>
              <w:t>на</w:t>
            </w:r>
            <w:r w:rsidRPr="00273CF9">
              <w:rPr>
                <w:sz w:val="18"/>
                <w:szCs w:val="18"/>
                <w:lang w:val="en-US"/>
              </w:rPr>
              <w:t xml:space="preserve"> </w:t>
            </w:r>
            <w:r w:rsidRPr="00273CF9">
              <w:rPr>
                <w:sz w:val="18"/>
                <w:szCs w:val="18"/>
              </w:rPr>
              <w:t>дату</w:t>
            </w:r>
            <w:r w:rsidRPr="00273CF9">
              <w:rPr>
                <w:sz w:val="18"/>
                <w:szCs w:val="18"/>
                <w:lang w:val="en-US"/>
              </w:rPr>
              <w:t xml:space="preserve"> </w:t>
            </w:r>
            <w:r w:rsidRPr="00273CF9">
              <w:rPr>
                <w:sz w:val="18"/>
                <w:szCs w:val="18"/>
              </w:rPr>
              <w:t>документа</w:t>
            </w:r>
            <w:r w:rsidRPr="00273CF9">
              <w:rPr>
                <w:sz w:val="18"/>
                <w:szCs w:val="18"/>
                <w:lang w:val="en-US"/>
              </w:rPr>
              <w:t>» (executions\execution\ currencyRate);</w:t>
            </w:r>
          </w:p>
          <w:p w14:paraId="4A1B0430" w14:textId="1A3AB8EE" w:rsidR="001D3AF5" w:rsidRPr="00273CF9" w:rsidRDefault="001D3AF5" w:rsidP="00435B3C">
            <w:pPr>
              <w:pStyle w:val="ad"/>
              <w:ind w:left="720"/>
              <w:jc w:val="left"/>
              <w:rPr>
                <w:sz w:val="18"/>
                <w:szCs w:val="18"/>
                <w:lang w:val="en-US"/>
              </w:rPr>
            </w:pPr>
            <w:r w:rsidRPr="00273CF9">
              <w:rPr>
                <w:sz w:val="18"/>
                <w:szCs w:val="18"/>
                <w:lang w:val="en-US"/>
              </w:rPr>
              <w:t xml:space="preserve">- </w:t>
            </w:r>
            <w:r w:rsidRPr="00273CF9">
              <w:rPr>
                <w:sz w:val="18"/>
                <w:szCs w:val="18"/>
              </w:rPr>
              <w:t>Поле</w:t>
            </w:r>
            <w:r w:rsidRPr="00273CF9">
              <w:rPr>
                <w:sz w:val="18"/>
                <w:szCs w:val="18"/>
                <w:lang w:val="en-US"/>
              </w:rPr>
              <w:t xml:space="preserve"> «</w:t>
            </w:r>
            <w:r w:rsidRPr="00273CF9">
              <w:rPr>
                <w:sz w:val="18"/>
                <w:szCs w:val="18"/>
              </w:rPr>
              <w:t>Стоимость</w:t>
            </w:r>
            <w:r w:rsidRPr="00273CF9">
              <w:rPr>
                <w:sz w:val="18"/>
                <w:szCs w:val="18"/>
                <w:lang w:val="en-US"/>
              </w:rPr>
              <w:t xml:space="preserve"> </w:t>
            </w:r>
            <w:r w:rsidRPr="00273CF9">
              <w:rPr>
                <w:sz w:val="18"/>
                <w:szCs w:val="18"/>
              </w:rPr>
              <w:t>исполненных</w:t>
            </w:r>
            <w:r w:rsidRPr="00273CF9">
              <w:rPr>
                <w:sz w:val="18"/>
                <w:szCs w:val="18"/>
                <w:lang w:val="en-US"/>
              </w:rPr>
              <w:t xml:space="preserve"> </w:t>
            </w:r>
            <w:r w:rsidRPr="00273CF9">
              <w:rPr>
                <w:sz w:val="18"/>
                <w:szCs w:val="18"/>
              </w:rPr>
              <w:t>обязательств</w:t>
            </w:r>
            <w:r w:rsidRPr="00273CF9">
              <w:rPr>
                <w:sz w:val="18"/>
                <w:szCs w:val="18"/>
                <w:lang w:val="en-US"/>
              </w:rPr>
              <w:t>» (execu-tions/execution/quantityContractSubjects/quantityContractSubject/fulfilledCost).</w:t>
            </w:r>
          </w:p>
          <w:p w14:paraId="1A76C190" w14:textId="657A133A" w:rsidR="001D3AF5" w:rsidRPr="00273CF9" w:rsidRDefault="001D3AF5" w:rsidP="00435B3C">
            <w:pPr>
              <w:pStyle w:val="ad"/>
              <w:ind w:left="720"/>
              <w:jc w:val="left"/>
              <w:rPr>
                <w:sz w:val="18"/>
                <w:szCs w:val="18"/>
                <w:lang w:val="en-US"/>
              </w:rPr>
            </w:pPr>
            <w:r w:rsidRPr="00273CF9">
              <w:rPr>
                <w:sz w:val="18"/>
                <w:szCs w:val="18"/>
                <w:lang w:val="en-US"/>
              </w:rPr>
              <w:t xml:space="preserve">- </w:t>
            </w:r>
            <w:r w:rsidRPr="00273CF9">
              <w:rPr>
                <w:sz w:val="18"/>
                <w:szCs w:val="18"/>
              </w:rPr>
              <w:t>Поле</w:t>
            </w:r>
            <w:r w:rsidRPr="00273CF9">
              <w:rPr>
                <w:sz w:val="18"/>
                <w:szCs w:val="18"/>
                <w:lang w:val="en-US"/>
              </w:rPr>
              <w:t xml:space="preserve"> «</w:t>
            </w:r>
            <w:r w:rsidRPr="00273CF9">
              <w:rPr>
                <w:sz w:val="18"/>
                <w:szCs w:val="18"/>
              </w:rPr>
              <w:t>Стоимость</w:t>
            </w:r>
            <w:r w:rsidRPr="00273CF9">
              <w:rPr>
                <w:sz w:val="18"/>
                <w:szCs w:val="18"/>
                <w:lang w:val="en-US"/>
              </w:rPr>
              <w:t xml:space="preserve"> </w:t>
            </w:r>
            <w:r w:rsidRPr="00273CF9">
              <w:rPr>
                <w:sz w:val="18"/>
                <w:szCs w:val="18"/>
              </w:rPr>
              <w:t>исполненных</w:t>
            </w:r>
            <w:r w:rsidRPr="00273CF9">
              <w:rPr>
                <w:sz w:val="18"/>
                <w:szCs w:val="18"/>
                <w:lang w:val="en-US"/>
              </w:rPr>
              <w:t xml:space="preserve"> </w:t>
            </w:r>
            <w:r w:rsidRPr="00273CF9">
              <w:rPr>
                <w:sz w:val="18"/>
                <w:szCs w:val="18"/>
              </w:rPr>
              <w:t>обязательств</w:t>
            </w:r>
            <w:r w:rsidRPr="00273CF9">
              <w:rPr>
                <w:sz w:val="18"/>
                <w:szCs w:val="18"/>
                <w:lang w:val="en-US"/>
              </w:rPr>
              <w:t xml:space="preserve"> </w:t>
            </w:r>
            <w:r w:rsidRPr="00273CF9">
              <w:rPr>
                <w:sz w:val="18"/>
                <w:szCs w:val="18"/>
              </w:rPr>
              <w:t>в</w:t>
            </w:r>
            <w:r w:rsidRPr="00273CF9">
              <w:rPr>
                <w:sz w:val="18"/>
                <w:szCs w:val="18"/>
                <w:lang w:val="en-US"/>
              </w:rPr>
              <w:t xml:space="preserve"> </w:t>
            </w:r>
            <w:r w:rsidRPr="00273CF9">
              <w:rPr>
                <w:sz w:val="18"/>
                <w:szCs w:val="18"/>
              </w:rPr>
              <w:t>российских</w:t>
            </w:r>
            <w:r w:rsidRPr="00273CF9">
              <w:rPr>
                <w:sz w:val="18"/>
                <w:szCs w:val="18"/>
                <w:lang w:val="en-US"/>
              </w:rPr>
              <w:t xml:space="preserve"> </w:t>
            </w:r>
            <w:r w:rsidRPr="00273CF9">
              <w:rPr>
                <w:sz w:val="18"/>
                <w:szCs w:val="18"/>
              </w:rPr>
              <w:t>рублях</w:t>
            </w:r>
            <w:r w:rsidRPr="00273CF9">
              <w:rPr>
                <w:sz w:val="18"/>
                <w:szCs w:val="18"/>
                <w:lang w:val="en-US"/>
              </w:rPr>
              <w:t>» (execu-tions/execution/quantityContractSubjects/quantityContractSubject/fulfilmentCostRUR)</w:t>
            </w:r>
          </w:p>
        </w:tc>
      </w:tr>
      <w:tr w:rsidR="001D3AF5" w:rsidRPr="00273CF9" w14:paraId="6770361D" w14:textId="77777777" w:rsidTr="00F40D27">
        <w:trPr>
          <w:trHeight w:val="553"/>
        </w:trPr>
        <w:tc>
          <w:tcPr>
            <w:tcW w:w="562" w:type="dxa"/>
          </w:tcPr>
          <w:p w14:paraId="22DDC177" w14:textId="12767BF1" w:rsidR="001D3AF5" w:rsidRPr="00273CF9" w:rsidRDefault="001D3AF5" w:rsidP="00435B3C">
            <w:pPr>
              <w:pStyle w:val="ad"/>
              <w:rPr>
                <w:sz w:val="18"/>
                <w:szCs w:val="18"/>
              </w:rPr>
            </w:pPr>
            <w:r w:rsidRPr="00273CF9">
              <w:rPr>
                <w:sz w:val="18"/>
                <w:szCs w:val="18"/>
              </w:rPr>
              <w:lastRenderedPageBreak/>
              <w:t>3.07</w:t>
            </w:r>
          </w:p>
        </w:tc>
        <w:tc>
          <w:tcPr>
            <w:tcW w:w="1134" w:type="dxa"/>
          </w:tcPr>
          <w:p w14:paraId="3053AEC6" w14:textId="36B071A9" w:rsidR="001D3AF5" w:rsidRPr="00273CF9" w:rsidRDefault="001D3AF5" w:rsidP="00435B3C">
            <w:pPr>
              <w:pStyle w:val="ad"/>
              <w:rPr>
                <w:sz w:val="18"/>
                <w:szCs w:val="18"/>
                <w:lang w:val="en-US"/>
              </w:rPr>
            </w:pPr>
            <w:r w:rsidRPr="00273CF9">
              <w:rPr>
                <w:sz w:val="18"/>
                <w:szCs w:val="18"/>
                <w:lang w:val="en-US"/>
              </w:rPr>
              <w:t>05.08.2020</w:t>
            </w:r>
          </w:p>
        </w:tc>
        <w:tc>
          <w:tcPr>
            <w:tcW w:w="1275" w:type="dxa"/>
          </w:tcPr>
          <w:p w14:paraId="532B55C2" w14:textId="158F6D24" w:rsidR="001D3AF5" w:rsidRPr="00273CF9" w:rsidRDefault="001D3AF5" w:rsidP="00435B3C">
            <w:pPr>
              <w:pStyle w:val="ad"/>
              <w:jc w:val="left"/>
            </w:pPr>
            <w:r w:rsidRPr="00273CF9">
              <w:rPr>
                <w:sz w:val="18"/>
                <w:szCs w:val="18"/>
              </w:rPr>
              <w:t>FCSNF-10738</w:t>
            </w:r>
          </w:p>
        </w:tc>
        <w:tc>
          <w:tcPr>
            <w:tcW w:w="6095" w:type="dxa"/>
          </w:tcPr>
          <w:p w14:paraId="11B6C0E2" w14:textId="6CD2ACE8" w:rsidR="001D3AF5" w:rsidRPr="00273CF9" w:rsidRDefault="001D3AF5" w:rsidP="002D0245">
            <w:pPr>
              <w:pStyle w:val="ad"/>
              <w:numPr>
                <w:ilvl w:val="0"/>
                <w:numId w:val="67"/>
              </w:numPr>
              <w:jc w:val="left"/>
              <w:rPr>
                <w:sz w:val="18"/>
                <w:szCs w:val="18"/>
              </w:rPr>
            </w:pPr>
            <w:r w:rsidRPr="00273CF9">
              <w:rPr>
                <w:sz w:val="18"/>
                <w:szCs w:val="18"/>
              </w:rPr>
              <w:t>Добавлено требование к приему блока «Сведения о связи с позицией правой части (ПЧ) КТРУ» (products/product/KTRU/rightSideKTRUInfo);</w:t>
            </w:r>
          </w:p>
          <w:p w14:paraId="16423760" w14:textId="6283960F" w:rsidR="001D3AF5" w:rsidRPr="00273CF9" w:rsidRDefault="001D3AF5" w:rsidP="002D0245">
            <w:pPr>
              <w:pStyle w:val="ad"/>
              <w:numPr>
                <w:ilvl w:val="0"/>
                <w:numId w:val="67"/>
              </w:numPr>
              <w:jc w:val="left"/>
              <w:rPr>
                <w:sz w:val="18"/>
                <w:szCs w:val="18"/>
              </w:rPr>
            </w:pPr>
            <w:r w:rsidRPr="00273CF9">
              <w:rPr>
                <w:sz w:val="18"/>
                <w:szCs w:val="18"/>
              </w:rPr>
              <w:t>Изменено требование к приему блока «Характеристики товара, работы, услуги позиции КТРУ» (products/product/KTRU/characteristics);</w:t>
            </w:r>
          </w:p>
          <w:p w14:paraId="5D88E074" w14:textId="19EF7060" w:rsidR="001D3AF5" w:rsidRPr="00273CF9" w:rsidRDefault="001D3AF5" w:rsidP="002D0245">
            <w:pPr>
              <w:pStyle w:val="ad"/>
              <w:numPr>
                <w:ilvl w:val="0"/>
                <w:numId w:val="67"/>
              </w:numPr>
              <w:jc w:val="left"/>
              <w:rPr>
                <w:sz w:val="18"/>
                <w:szCs w:val="18"/>
              </w:rPr>
            </w:pPr>
            <w:r w:rsidRPr="00273CF9">
              <w:rPr>
                <w:sz w:val="18"/>
                <w:szCs w:val="18"/>
              </w:rPr>
              <w:t>Добавлены контроли:</w:t>
            </w:r>
          </w:p>
          <w:p w14:paraId="787D4DE5" w14:textId="20E28B21" w:rsidR="001D3AF5" w:rsidRPr="00273CF9" w:rsidRDefault="001D3AF5" w:rsidP="002D0245">
            <w:pPr>
              <w:pStyle w:val="ad"/>
              <w:numPr>
                <w:ilvl w:val="1"/>
                <w:numId w:val="67"/>
              </w:numPr>
              <w:jc w:val="left"/>
              <w:rPr>
                <w:sz w:val="18"/>
                <w:szCs w:val="18"/>
              </w:rPr>
            </w:pPr>
            <w:r w:rsidRPr="00273CF9">
              <w:rPr>
                <w:sz w:val="18"/>
                <w:szCs w:val="18"/>
              </w:rPr>
              <w:t>РК_ИК_0276</w:t>
            </w:r>
            <w:r w:rsidRPr="00273CF9">
              <w:rPr>
                <w:sz w:val="18"/>
                <w:szCs w:val="18"/>
                <w:lang w:val="en-US"/>
              </w:rPr>
              <w:t>;</w:t>
            </w:r>
          </w:p>
          <w:p w14:paraId="1D0F19ED" w14:textId="41B65C38" w:rsidR="001D3AF5" w:rsidRPr="00273CF9" w:rsidRDefault="001D3AF5" w:rsidP="002D0245">
            <w:pPr>
              <w:pStyle w:val="ad"/>
              <w:numPr>
                <w:ilvl w:val="1"/>
                <w:numId w:val="67"/>
              </w:numPr>
              <w:jc w:val="left"/>
              <w:rPr>
                <w:sz w:val="18"/>
                <w:szCs w:val="18"/>
              </w:rPr>
            </w:pPr>
            <w:r w:rsidRPr="00273CF9">
              <w:rPr>
                <w:sz w:val="18"/>
                <w:szCs w:val="18"/>
              </w:rPr>
              <w:t>РК_ИК_0277</w:t>
            </w:r>
            <w:r w:rsidRPr="00273CF9">
              <w:rPr>
                <w:sz w:val="18"/>
                <w:szCs w:val="18"/>
                <w:lang w:val="en-US"/>
              </w:rPr>
              <w:t>;</w:t>
            </w:r>
          </w:p>
          <w:p w14:paraId="3F969B66" w14:textId="20E5D798" w:rsidR="001D3AF5" w:rsidRPr="00273CF9" w:rsidRDefault="001D3AF5" w:rsidP="002D0245">
            <w:pPr>
              <w:pStyle w:val="ad"/>
              <w:numPr>
                <w:ilvl w:val="1"/>
                <w:numId w:val="67"/>
              </w:numPr>
              <w:jc w:val="left"/>
              <w:rPr>
                <w:sz w:val="18"/>
                <w:szCs w:val="18"/>
              </w:rPr>
            </w:pPr>
            <w:r w:rsidRPr="00273CF9">
              <w:rPr>
                <w:sz w:val="18"/>
                <w:szCs w:val="18"/>
              </w:rPr>
              <w:t>РК_ИК_0278</w:t>
            </w:r>
            <w:r w:rsidRPr="00273CF9">
              <w:rPr>
                <w:sz w:val="18"/>
                <w:szCs w:val="18"/>
                <w:lang w:val="en-US"/>
              </w:rPr>
              <w:t>;</w:t>
            </w:r>
          </w:p>
          <w:p w14:paraId="18EA620F" w14:textId="77777777" w:rsidR="001D3AF5" w:rsidRPr="00273CF9" w:rsidRDefault="001D3AF5" w:rsidP="002D0245">
            <w:pPr>
              <w:pStyle w:val="ad"/>
              <w:numPr>
                <w:ilvl w:val="0"/>
                <w:numId w:val="67"/>
              </w:numPr>
              <w:jc w:val="left"/>
              <w:rPr>
                <w:sz w:val="18"/>
                <w:szCs w:val="18"/>
              </w:rPr>
            </w:pPr>
            <w:r w:rsidRPr="00273CF9">
              <w:rPr>
                <w:sz w:val="18"/>
                <w:szCs w:val="18"/>
              </w:rPr>
              <w:t>Изменены контроли:</w:t>
            </w:r>
          </w:p>
          <w:p w14:paraId="1D0C7595" w14:textId="77777777" w:rsidR="001D3AF5" w:rsidRPr="00273CF9" w:rsidRDefault="001D3AF5" w:rsidP="002D0245">
            <w:pPr>
              <w:pStyle w:val="ad"/>
              <w:numPr>
                <w:ilvl w:val="1"/>
                <w:numId w:val="67"/>
              </w:numPr>
              <w:jc w:val="left"/>
              <w:rPr>
                <w:sz w:val="18"/>
                <w:szCs w:val="18"/>
              </w:rPr>
            </w:pPr>
            <w:r w:rsidRPr="00273CF9">
              <w:rPr>
                <w:sz w:val="18"/>
                <w:szCs w:val="18"/>
              </w:rPr>
              <w:t>РК_ИК_</w:t>
            </w:r>
            <w:r w:rsidRPr="00273CF9">
              <w:rPr>
                <w:sz w:val="18"/>
                <w:szCs w:val="18"/>
                <w:lang w:val="en-US"/>
              </w:rPr>
              <w:t>0210;</w:t>
            </w:r>
          </w:p>
          <w:p w14:paraId="4085C8AC" w14:textId="67AC0C66" w:rsidR="001D3AF5" w:rsidRPr="00273CF9" w:rsidRDefault="001D3AF5" w:rsidP="002D0245">
            <w:pPr>
              <w:pStyle w:val="ad"/>
              <w:numPr>
                <w:ilvl w:val="1"/>
                <w:numId w:val="67"/>
              </w:numPr>
              <w:jc w:val="left"/>
              <w:rPr>
                <w:sz w:val="18"/>
                <w:szCs w:val="18"/>
              </w:rPr>
            </w:pPr>
            <w:r w:rsidRPr="00273CF9">
              <w:rPr>
                <w:sz w:val="18"/>
                <w:szCs w:val="18"/>
              </w:rPr>
              <w:t>РК_ИК_</w:t>
            </w:r>
            <w:r w:rsidRPr="00273CF9">
              <w:rPr>
                <w:sz w:val="18"/>
                <w:szCs w:val="18"/>
                <w:lang w:val="en-US"/>
              </w:rPr>
              <w:t>0211</w:t>
            </w:r>
          </w:p>
        </w:tc>
      </w:tr>
      <w:tr w:rsidR="001D3AF5" w:rsidRPr="00273CF9" w14:paraId="7171BC2B" w14:textId="77777777" w:rsidTr="00F40D27">
        <w:trPr>
          <w:trHeight w:val="553"/>
        </w:trPr>
        <w:tc>
          <w:tcPr>
            <w:tcW w:w="562" w:type="dxa"/>
          </w:tcPr>
          <w:p w14:paraId="11D59340" w14:textId="129DE673" w:rsidR="001D3AF5" w:rsidRPr="00273CF9" w:rsidRDefault="001D3AF5" w:rsidP="005A5842">
            <w:pPr>
              <w:pStyle w:val="ad"/>
              <w:rPr>
                <w:sz w:val="18"/>
                <w:szCs w:val="18"/>
                <w:lang w:val="en-US"/>
              </w:rPr>
            </w:pPr>
            <w:r w:rsidRPr="00273CF9">
              <w:rPr>
                <w:sz w:val="18"/>
                <w:szCs w:val="18"/>
              </w:rPr>
              <w:t>3.0</w:t>
            </w:r>
            <w:r w:rsidRPr="00273CF9">
              <w:rPr>
                <w:sz w:val="18"/>
                <w:szCs w:val="18"/>
                <w:lang w:val="en-US"/>
              </w:rPr>
              <w:t>8</w:t>
            </w:r>
          </w:p>
        </w:tc>
        <w:tc>
          <w:tcPr>
            <w:tcW w:w="1134" w:type="dxa"/>
          </w:tcPr>
          <w:p w14:paraId="497EBE3D" w14:textId="32B36737" w:rsidR="001D3AF5" w:rsidRPr="00273CF9" w:rsidRDefault="001D3AF5" w:rsidP="005A5842">
            <w:pPr>
              <w:pStyle w:val="ad"/>
              <w:rPr>
                <w:sz w:val="18"/>
                <w:szCs w:val="18"/>
                <w:lang w:val="en-US"/>
              </w:rPr>
            </w:pPr>
            <w:r w:rsidRPr="00273CF9">
              <w:rPr>
                <w:sz w:val="18"/>
                <w:szCs w:val="18"/>
                <w:lang w:val="en-US"/>
              </w:rPr>
              <w:t>1</w:t>
            </w:r>
            <w:r w:rsidRPr="00273CF9">
              <w:rPr>
                <w:sz w:val="18"/>
                <w:szCs w:val="18"/>
              </w:rPr>
              <w:t>0</w:t>
            </w:r>
            <w:r w:rsidRPr="00273CF9">
              <w:rPr>
                <w:sz w:val="18"/>
                <w:szCs w:val="18"/>
                <w:lang w:val="en-US"/>
              </w:rPr>
              <w:t>.0</w:t>
            </w:r>
            <w:r w:rsidRPr="00273CF9">
              <w:rPr>
                <w:sz w:val="18"/>
                <w:szCs w:val="18"/>
              </w:rPr>
              <w:t>8</w:t>
            </w:r>
            <w:r w:rsidRPr="00273CF9">
              <w:rPr>
                <w:sz w:val="18"/>
                <w:szCs w:val="18"/>
                <w:lang w:val="en-US"/>
              </w:rPr>
              <w:t>.2020</w:t>
            </w:r>
          </w:p>
        </w:tc>
        <w:tc>
          <w:tcPr>
            <w:tcW w:w="1275" w:type="dxa"/>
          </w:tcPr>
          <w:p w14:paraId="3F397DA7" w14:textId="43D62C35" w:rsidR="001D3AF5" w:rsidRPr="00273CF9" w:rsidRDefault="001D3AF5" w:rsidP="005A5842">
            <w:pPr>
              <w:pStyle w:val="ad"/>
              <w:jc w:val="left"/>
            </w:pPr>
            <w:r w:rsidRPr="00273CF9">
              <w:rPr>
                <w:sz w:val="18"/>
                <w:szCs w:val="18"/>
              </w:rPr>
              <w:t>FCSNF-11471</w:t>
            </w:r>
          </w:p>
        </w:tc>
        <w:tc>
          <w:tcPr>
            <w:tcW w:w="6095" w:type="dxa"/>
          </w:tcPr>
          <w:p w14:paraId="6A74F573" w14:textId="77777777" w:rsidR="001D3AF5" w:rsidRPr="00273CF9" w:rsidRDefault="001D3AF5" w:rsidP="002D0245">
            <w:pPr>
              <w:pStyle w:val="ad"/>
              <w:numPr>
                <w:ilvl w:val="0"/>
                <w:numId w:val="68"/>
              </w:numPr>
              <w:jc w:val="left"/>
              <w:rPr>
                <w:sz w:val="18"/>
                <w:szCs w:val="18"/>
                <w:lang w:val="en-US"/>
              </w:rPr>
            </w:pPr>
            <w:r w:rsidRPr="00273CF9">
              <w:rPr>
                <w:sz w:val="18"/>
                <w:szCs w:val="18"/>
              </w:rPr>
              <w:t>Изменены контроли</w:t>
            </w:r>
          </w:p>
          <w:p w14:paraId="27021045" w14:textId="77777777" w:rsidR="001D3AF5" w:rsidRPr="00273CF9" w:rsidRDefault="001D3AF5" w:rsidP="00B946A2">
            <w:pPr>
              <w:pStyle w:val="ad"/>
              <w:ind w:left="720"/>
              <w:jc w:val="left"/>
              <w:rPr>
                <w:sz w:val="18"/>
                <w:szCs w:val="18"/>
              </w:rPr>
            </w:pPr>
            <w:r w:rsidRPr="00273CF9">
              <w:rPr>
                <w:sz w:val="18"/>
                <w:szCs w:val="18"/>
              </w:rPr>
              <w:t>РК_ИК_0117</w:t>
            </w:r>
          </w:p>
          <w:p w14:paraId="6BD2AA49" w14:textId="77777777" w:rsidR="001D3AF5" w:rsidRPr="00273CF9" w:rsidRDefault="001D3AF5" w:rsidP="00B946A2">
            <w:pPr>
              <w:pStyle w:val="ad"/>
              <w:ind w:left="720"/>
              <w:jc w:val="left"/>
              <w:rPr>
                <w:sz w:val="18"/>
                <w:szCs w:val="18"/>
                <w:lang w:val="en-US"/>
              </w:rPr>
            </w:pPr>
            <w:r w:rsidRPr="00273CF9">
              <w:rPr>
                <w:sz w:val="18"/>
                <w:szCs w:val="18"/>
                <w:lang w:val="en-US"/>
              </w:rPr>
              <w:t>РК_ИК_0132</w:t>
            </w:r>
          </w:p>
          <w:p w14:paraId="1B965619" w14:textId="37A32AF5" w:rsidR="001D3AF5" w:rsidRPr="00273CF9" w:rsidRDefault="001D3AF5" w:rsidP="00B946A2">
            <w:pPr>
              <w:pStyle w:val="ad"/>
              <w:ind w:left="720"/>
              <w:jc w:val="left"/>
              <w:rPr>
                <w:sz w:val="18"/>
                <w:szCs w:val="18"/>
              </w:rPr>
            </w:pPr>
            <w:r w:rsidRPr="00273CF9">
              <w:rPr>
                <w:sz w:val="18"/>
                <w:szCs w:val="18"/>
                <w:lang w:val="en-US"/>
              </w:rPr>
              <w:t>РК_ИК_013</w:t>
            </w:r>
            <w:r w:rsidRPr="00273CF9">
              <w:rPr>
                <w:sz w:val="18"/>
                <w:szCs w:val="18"/>
              </w:rPr>
              <w:t>3</w:t>
            </w:r>
          </w:p>
        </w:tc>
      </w:tr>
      <w:tr w:rsidR="001D3AF5" w:rsidRPr="001D3AF5" w14:paraId="364ABE9E" w14:textId="77777777" w:rsidTr="00F40D27">
        <w:trPr>
          <w:trHeight w:val="553"/>
        </w:trPr>
        <w:tc>
          <w:tcPr>
            <w:tcW w:w="562" w:type="dxa"/>
          </w:tcPr>
          <w:p w14:paraId="2876DF64" w14:textId="48933C8A" w:rsidR="001D3AF5" w:rsidRPr="00273CF9" w:rsidRDefault="001D3AF5" w:rsidP="00782356">
            <w:pPr>
              <w:pStyle w:val="ad"/>
              <w:rPr>
                <w:sz w:val="18"/>
                <w:szCs w:val="18"/>
              </w:rPr>
            </w:pPr>
            <w:r w:rsidRPr="00273CF9">
              <w:rPr>
                <w:sz w:val="18"/>
                <w:szCs w:val="18"/>
              </w:rPr>
              <w:t>3.09</w:t>
            </w:r>
          </w:p>
        </w:tc>
        <w:tc>
          <w:tcPr>
            <w:tcW w:w="1134" w:type="dxa"/>
          </w:tcPr>
          <w:p w14:paraId="7364BE31" w14:textId="693C968D" w:rsidR="001D3AF5" w:rsidRPr="00273CF9" w:rsidRDefault="001D3AF5" w:rsidP="00782356">
            <w:pPr>
              <w:pStyle w:val="ad"/>
              <w:rPr>
                <w:sz w:val="18"/>
                <w:szCs w:val="18"/>
                <w:lang w:val="en-US"/>
              </w:rPr>
            </w:pPr>
            <w:r w:rsidRPr="00273CF9">
              <w:rPr>
                <w:sz w:val="18"/>
                <w:szCs w:val="18"/>
              </w:rPr>
              <w:t>21</w:t>
            </w:r>
            <w:r w:rsidRPr="00273CF9">
              <w:rPr>
                <w:sz w:val="18"/>
                <w:szCs w:val="18"/>
                <w:lang w:val="en-US"/>
              </w:rPr>
              <w:t>.0</w:t>
            </w:r>
            <w:r w:rsidRPr="00273CF9">
              <w:rPr>
                <w:sz w:val="18"/>
                <w:szCs w:val="18"/>
              </w:rPr>
              <w:t>8</w:t>
            </w:r>
            <w:r w:rsidRPr="00273CF9">
              <w:rPr>
                <w:sz w:val="18"/>
                <w:szCs w:val="18"/>
                <w:lang w:val="en-US"/>
              </w:rPr>
              <w:t>.2020</w:t>
            </w:r>
          </w:p>
        </w:tc>
        <w:tc>
          <w:tcPr>
            <w:tcW w:w="1275" w:type="dxa"/>
          </w:tcPr>
          <w:p w14:paraId="2F67E626" w14:textId="3CFD3A0C" w:rsidR="001D3AF5" w:rsidRPr="00273CF9" w:rsidRDefault="001D3AF5" w:rsidP="00782356">
            <w:pPr>
              <w:pStyle w:val="ad"/>
              <w:jc w:val="left"/>
            </w:pPr>
            <w:r w:rsidRPr="00273CF9">
              <w:rPr>
                <w:sz w:val="18"/>
                <w:szCs w:val="18"/>
              </w:rPr>
              <w:t>FCSNF-11281</w:t>
            </w:r>
          </w:p>
        </w:tc>
        <w:tc>
          <w:tcPr>
            <w:tcW w:w="6095" w:type="dxa"/>
          </w:tcPr>
          <w:p w14:paraId="4AD8ED80" w14:textId="77777777" w:rsidR="001D3AF5" w:rsidRPr="00273CF9" w:rsidRDefault="001D3AF5" w:rsidP="002D0245">
            <w:pPr>
              <w:pStyle w:val="ad"/>
              <w:numPr>
                <w:ilvl w:val="0"/>
                <w:numId w:val="69"/>
              </w:numPr>
              <w:jc w:val="left"/>
              <w:rPr>
                <w:sz w:val="18"/>
                <w:szCs w:val="18"/>
              </w:rPr>
            </w:pPr>
            <w:r w:rsidRPr="00273CF9">
              <w:rPr>
                <w:sz w:val="18"/>
                <w:szCs w:val="18"/>
              </w:rPr>
              <w:t>Изменены правила приема для полей:</w:t>
            </w:r>
          </w:p>
          <w:p w14:paraId="19E81B99" w14:textId="77777777" w:rsidR="001D3AF5" w:rsidRPr="00273CF9" w:rsidRDefault="001D3AF5" w:rsidP="0047456E">
            <w:pPr>
              <w:pStyle w:val="ad"/>
              <w:ind w:left="720"/>
              <w:jc w:val="left"/>
              <w:rPr>
                <w:sz w:val="18"/>
                <w:szCs w:val="18"/>
                <w:lang w:val="en-US"/>
              </w:rPr>
            </w:pPr>
            <w:r w:rsidRPr="00273CF9">
              <w:rPr>
                <w:sz w:val="18"/>
                <w:szCs w:val="18"/>
                <w:lang w:val="en-US"/>
              </w:rPr>
              <w:t>- products/product/drugPurchaseObjectInfo/drugInfoUsingReferenceInfo/MNNsInfo/MNNInfo/positionsTradeName/positionTradeName/packagingsInfo/packagingInfo/sumaryPackagingQuantity;</w:t>
            </w:r>
          </w:p>
          <w:p w14:paraId="3418CC72" w14:textId="281BFF93" w:rsidR="001D3AF5" w:rsidRPr="00273CF9" w:rsidRDefault="001D3AF5" w:rsidP="0047456E">
            <w:pPr>
              <w:pStyle w:val="ad"/>
              <w:ind w:left="720"/>
              <w:jc w:val="left"/>
              <w:rPr>
                <w:sz w:val="18"/>
                <w:szCs w:val="18"/>
                <w:lang w:val="en-US"/>
              </w:rPr>
            </w:pPr>
            <w:r w:rsidRPr="00273CF9">
              <w:rPr>
                <w:sz w:val="18"/>
                <w:szCs w:val="18"/>
                <w:lang w:val="en-US"/>
              </w:rPr>
              <w:t>- products/product/drugPurchaseObjectInfo/drugInfoUsingReferenceInfo/MNNsInfo/MNNInfo/positionsTradeName/positionTradeName/editedPackagingsInfo/packagingInfo/sumaryPackagingQuantity;</w:t>
            </w:r>
          </w:p>
          <w:p w14:paraId="3FF50843" w14:textId="72ECE730" w:rsidR="001D3AF5" w:rsidRPr="00273CF9" w:rsidRDefault="001D3AF5" w:rsidP="0047456E">
            <w:pPr>
              <w:pStyle w:val="ad"/>
              <w:ind w:left="720"/>
              <w:jc w:val="left"/>
              <w:rPr>
                <w:sz w:val="18"/>
                <w:szCs w:val="18"/>
                <w:lang w:val="en-US"/>
              </w:rPr>
            </w:pPr>
            <w:r w:rsidRPr="00273CF9">
              <w:rPr>
                <w:sz w:val="18"/>
                <w:szCs w:val="18"/>
                <w:lang w:val="en-US"/>
              </w:rPr>
              <w:t>-  products/product/drugPurchaseObjectInfo/drugInfoUsingReferenceInfo/MNNsInfo/MNNInfo/positionsTradeName/positionTradeName/positionTradeNameUsingTextForm/packagingsInfo/packagingInfo/sumaryPackagingQuantity</w:t>
            </w:r>
          </w:p>
        </w:tc>
      </w:tr>
      <w:tr w:rsidR="001D3AF5" w:rsidRPr="00273CF9" w14:paraId="675296AE" w14:textId="77777777" w:rsidTr="00F40D27">
        <w:trPr>
          <w:trHeight w:val="553"/>
        </w:trPr>
        <w:tc>
          <w:tcPr>
            <w:tcW w:w="562" w:type="dxa"/>
          </w:tcPr>
          <w:p w14:paraId="01261B37" w14:textId="5A3CE780" w:rsidR="001D3AF5" w:rsidRPr="00273CF9" w:rsidRDefault="001D3AF5" w:rsidP="00782356">
            <w:pPr>
              <w:pStyle w:val="ad"/>
              <w:rPr>
                <w:sz w:val="18"/>
                <w:szCs w:val="18"/>
              </w:rPr>
            </w:pPr>
            <w:r w:rsidRPr="00273CF9">
              <w:rPr>
                <w:sz w:val="18"/>
                <w:szCs w:val="18"/>
              </w:rPr>
              <w:t>3.10</w:t>
            </w:r>
          </w:p>
        </w:tc>
        <w:tc>
          <w:tcPr>
            <w:tcW w:w="1134" w:type="dxa"/>
          </w:tcPr>
          <w:p w14:paraId="2DEECD6C" w14:textId="261D537B" w:rsidR="001D3AF5" w:rsidRPr="00273CF9" w:rsidRDefault="001D3AF5" w:rsidP="00782356">
            <w:pPr>
              <w:pStyle w:val="ad"/>
              <w:rPr>
                <w:sz w:val="18"/>
                <w:szCs w:val="18"/>
              </w:rPr>
            </w:pPr>
            <w:r w:rsidRPr="00273CF9">
              <w:rPr>
                <w:sz w:val="18"/>
                <w:szCs w:val="18"/>
              </w:rPr>
              <w:t>10.09.2020</w:t>
            </w:r>
          </w:p>
        </w:tc>
        <w:tc>
          <w:tcPr>
            <w:tcW w:w="1275" w:type="dxa"/>
          </w:tcPr>
          <w:p w14:paraId="11F9BDF8" w14:textId="37DA97C5" w:rsidR="001D3AF5" w:rsidRPr="00273CF9" w:rsidRDefault="001D3AF5" w:rsidP="00782356">
            <w:pPr>
              <w:pStyle w:val="ad"/>
              <w:jc w:val="left"/>
            </w:pPr>
            <w:r w:rsidRPr="00273CF9">
              <w:rPr>
                <w:sz w:val="18"/>
                <w:szCs w:val="18"/>
              </w:rPr>
              <w:t>FCSNF-11281</w:t>
            </w:r>
          </w:p>
        </w:tc>
        <w:tc>
          <w:tcPr>
            <w:tcW w:w="6095" w:type="dxa"/>
          </w:tcPr>
          <w:p w14:paraId="02294CC2" w14:textId="1493BF6A" w:rsidR="001D3AF5" w:rsidRPr="00273CF9" w:rsidRDefault="001D3AF5" w:rsidP="002D0245">
            <w:pPr>
              <w:pStyle w:val="ad"/>
              <w:numPr>
                <w:ilvl w:val="0"/>
                <w:numId w:val="70"/>
              </w:numPr>
              <w:jc w:val="left"/>
              <w:rPr>
                <w:sz w:val="18"/>
                <w:szCs w:val="18"/>
              </w:rPr>
            </w:pPr>
            <w:r w:rsidRPr="00273CF9">
              <w:rPr>
                <w:sz w:val="18"/>
                <w:szCs w:val="18"/>
              </w:rPr>
              <w:t>Изменено описание приема блока //</w:t>
            </w:r>
            <w:r w:rsidRPr="00273CF9">
              <w:rPr>
                <w:sz w:val="18"/>
                <w:szCs w:val="18"/>
                <w:lang w:val="en-US"/>
              </w:rPr>
              <w:t>element</w:t>
            </w:r>
            <w:r w:rsidRPr="00273CF9">
              <w:rPr>
                <w:sz w:val="18"/>
                <w:szCs w:val="18"/>
              </w:rPr>
              <w:t>(*,</w:t>
            </w:r>
            <w:r w:rsidRPr="00273CF9">
              <w:rPr>
                <w:sz w:val="18"/>
                <w:szCs w:val="18"/>
                <w:lang w:val="en-US"/>
              </w:rPr>
              <w:t>zfcs</w:t>
            </w:r>
            <w:r w:rsidRPr="00273CF9">
              <w:rPr>
                <w:sz w:val="18"/>
                <w:szCs w:val="18"/>
              </w:rPr>
              <w:t>_</w:t>
            </w:r>
            <w:r w:rsidRPr="00273CF9">
              <w:rPr>
                <w:sz w:val="18"/>
                <w:szCs w:val="18"/>
                <w:lang w:val="en-US"/>
              </w:rPr>
              <w:t>contract</w:t>
            </w:r>
            <w:r w:rsidRPr="00273CF9">
              <w:rPr>
                <w:sz w:val="18"/>
                <w:szCs w:val="18"/>
              </w:rPr>
              <w:t>2015</w:t>
            </w:r>
            <w:r w:rsidRPr="00273CF9">
              <w:rPr>
                <w:sz w:val="18"/>
                <w:szCs w:val="18"/>
                <w:lang w:val="en-US"/>
              </w:rPr>
              <w:t>Type</w:t>
            </w:r>
            <w:r w:rsidRPr="00273CF9">
              <w:rPr>
                <w:sz w:val="18"/>
                <w:szCs w:val="18"/>
              </w:rPr>
              <w:t>)/</w:t>
            </w:r>
            <w:r w:rsidRPr="00273CF9">
              <w:rPr>
                <w:sz w:val="18"/>
                <w:szCs w:val="18"/>
                <w:lang w:val="en-US"/>
              </w:rPr>
              <w:t>products</w:t>
            </w:r>
            <w:r w:rsidRPr="00273CF9">
              <w:rPr>
                <w:sz w:val="18"/>
                <w:szCs w:val="18"/>
              </w:rPr>
              <w:t>/</w:t>
            </w:r>
            <w:r w:rsidRPr="00273CF9">
              <w:rPr>
                <w:sz w:val="18"/>
                <w:szCs w:val="18"/>
                <w:lang w:val="en-US"/>
              </w:rPr>
              <w:t>product</w:t>
            </w:r>
            <w:r w:rsidRPr="00273CF9">
              <w:rPr>
                <w:sz w:val="18"/>
                <w:szCs w:val="18"/>
              </w:rPr>
              <w:t>/</w:t>
            </w:r>
            <w:r w:rsidRPr="00273CF9">
              <w:rPr>
                <w:sz w:val="18"/>
                <w:szCs w:val="18"/>
                <w:lang w:val="en-US"/>
              </w:rPr>
              <w:t>OKEI</w:t>
            </w:r>
            <w:r w:rsidRPr="00273CF9">
              <w:rPr>
                <w:sz w:val="18"/>
                <w:szCs w:val="18"/>
              </w:rPr>
              <w:t xml:space="preserve"> – добавлено требование автоматического подставления значение блока </w:t>
            </w:r>
            <w:r>
              <w:rPr>
                <w:sz w:val="18"/>
                <w:szCs w:val="18"/>
              </w:rPr>
              <w:t>«</w:t>
            </w:r>
            <w:r w:rsidRPr="00273CF9">
              <w:rPr>
                <w:sz w:val="18"/>
                <w:szCs w:val="18"/>
              </w:rPr>
              <w:t xml:space="preserve">Потребительская единица дозировки по справочнику  </w:t>
            </w:r>
            <w:r>
              <w:rPr>
                <w:sz w:val="18"/>
                <w:szCs w:val="18"/>
              </w:rPr>
              <w:t>«</w:t>
            </w:r>
            <w:r w:rsidRPr="00273CF9">
              <w:rPr>
                <w:sz w:val="18"/>
                <w:szCs w:val="18"/>
              </w:rPr>
              <w:t>Дозировки лекарственных препаратов</w:t>
            </w:r>
            <w:r>
              <w:rPr>
                <w:sz w:val="18"/>
                <w:szCs w:val="18"/>
              </w:rPr>
              <w:t>»»</w:t>
            </w:r>
            <w:r w:rsidRPr="00273CF9">
              <w:rPr>
                <w:sz w:val="18"/>
                <w:szCs w:val="18"/>
              </w:rPr>
              <w:t xml:space="preserve"> (MNNInfo/dosagesInfo/dosageInfo/dosageUser/dosageUserOKEI) из справочника </w:t>
            </w:r>
            <w:r>
              <w:rPr>
                <w:sz w:val="18"/>
                <w:szCs w:val="18"/>
              </w:rPr>
              <w:t>«</w:t>
            </w:r>
            <w:r w:rsidRPr="00273CF9">
              <w:rPr>
                <w:sz w:val="18"/>
                <w:szCs w:val="18"/>
              </w:rPr>
              <w:t>Лекарственные препараты</w:t>
            </w:r>
            <w:r>
              <w:rPr>
                <w:sz w:val="18"/>
                <w:szCs w:val="18"/>
              </w:rPr>
              <w:t>»</w:t>
            </w:r>
            <w:r w:rsidRPr="00273CF9">
              <w:rPr>
                <w:sz w:val="18"/>
                <w:szCs w:val="18"/>
              </w:rPr>
              <w:t xml:space="preserve"> (nsiFarmDrugDictionary) </w:t>
            </w:r>
          </w:p>
          <w:p w14:paraId="34F99EEC" w14:textId="2F36B377" w:rsidR="001D3AF5" w:rsidRPr="00273CF9" w:rsidRDefault="001D3AF5" w:rsidP="002D0245">
            <w:pPr>
              <w:pStyle w:val="ad"/>
              <w:numPr>
                <w:ilvl w:val="0"/>
                <w:numId w:val="70"/>
              </w:numPr>
              <w:jc w:val="left"/>
              <w:rPr>
                <w:sz w:val="18"/>
                <w:szCs w:val="18"/>
              </w:rPr>
            </w:pPr>
            <w:r w:rsidRPr="00273CF9">
              <w:rPr>
                <w:sz w:val="18"/>
                <w:szCs w:val="18"/>
              </w:rPr>
              <w:t>Добавлено требование выгрузки блока  «Потребительская единица дозировки» (//</w:t>
            </w:r>
            <w:r w:rsidRPr="00273CF9">
              <w:rPr>
                <w:sz w:val="18"/>
                <w:szCs w:val="18"/>
                <w:lang w:val="en-US"/>
              </w:rPr>
              <w:t>element</w:t>
            </w:r>
            <w:r w:rsidRPr="00273CF9">
              <w:rPr>
                <w:sz w:val="18"/>
                <w:szCs w:val="18"/>
              </w:rPr>
              <w:t>(*,</w:t>
            </w:r>
            <w:r w:rsidRPr="00273CF9">
              <w:rPr>
                <w:sz w:val="18"/>
                <w:szCs w:val="18"/>
                <w:lang w:val="en-US"/>
              </w:rPr>
              <w:t>zfcs</w:t>
            </w:r>
            <w:r w:rsidRPr="00273CF9">
              <w:rPr>
                <w:sz w:val="18"/>
                <w:szCs w:val="18"/>
              </w:rPr>
              <w:t>_</w:t>
            </w:r>
            <w:r w:rsidRPr="00273CF9">
              <w:rPr>
                <w:sz w:val="18"/>
                <w:szCs w:val="18"/>
                <w:lang w:val="en-US"/>
              </w:rPr>
              <w:t>contract</w:t>
            </w:r>
            <w:r w:rsidRPr="00273CF9">
              <w:rPr>
                <w:sz w:val="18"/>
                <w:szCs w:val="18"/>
              </w:rPr>
              <w:t>2015</w:t>
            </w:r>
            <w:r w:rsidRPr="00273CF9">
              <w:rPr>
                <w:sz w:val="18"/>
                <w:szCs w:val="18"/>
                <w:lang w:val="en-US"/>
              </w:rPr>
              <w:t>DrugPurchaseInfoType</w:t>
            </w:r>
            <w:r w:rsidRPr="00273CF9">
              <w:rPr>
                <w:sz w:val="18"/>
                <w:szCs w:val="18"/>
              </w:rPr>
              <w:t>)/</w:t>
            </w:r>
            <w:r w:rsidRPr="00273CF9">
              <w:rPr>
                <w:sz w:val="18"/>
                <w:szCs w:val="18"/>
                <w:lang w:val="en-US"/>
              </w:rPr>
              <w:t>drugInfoUsingReferenceInfo</w:t>
            </w:r>
            <w:r w:rsidRPr="00273CF9">
              <w:rPr>
                <w:sz w:val="18"/>
                <w:szCs w:val="18"/>
              </w:rPr>
              <w:t>/</w:t>
            </w:r>
            <w:r w:rsidRPr="00273CF9">
              <w:rPr>
                <w:sz w:val="18"/>
                <w:szCs w:val="18"/>
                <w:lang w:val="en-US"/>
              </w:rPr>
              <w:t>MNNsInfo</w:t>
            </w:r>
            <w:r w:rsidRPr="00273CF9">
              <w:rPr>
                <w:sz w:val="18"/>
                <w:szCs w:val="18"/>
              </w:rPr>
              <w:t>/</w:t>
            </w:r>
            <w:r w:rsidRPr="00273CF9">
              <w:rPr>
                <w:sz w:val="18"/>
                <w:szCs w:val="18"/>
                <w:lang w:val="en-US"/>
              </w:rPr>
              <w:t>MNNInfo</w:t>
            </w:r>
            <w:r w:rsidRPr="00273CF9">
              <w:rPr>
                <w:sz w:val="18"/>
                <w:szCs w:val="18"/>
              </w:rPr>
              <w:t>/</w:t>
            </w:r>
            <w:r w:rsidRPr="00273CF9">
              <w:rPr>
                <w:sz w:val="18"/>
                <w:szCs w:val="18"/>
                <w:lang w:val="en-US"/>
              </w:rPr>
              <w:t>dosageUser</w:t>
            </w:r>
            <w:r w:rsidRPr="00273CF9">
              <w:rPr>
                <w:sz w:val="18"/>
                <w:szCs w:val="18"/>
              </w:rPr>
              <w:t xml:space="preserve">) </w:t>
            </w:r>
          </w:p>
        </w:tc>
      </w:tr>
      <w:tr w:rsidR="001D3AF5" w:rsidRPr="00273CF9" w14:paraId="37E6C84B" w14:textId="77777777" w:rsidTr="00F40D27">
        <w:trPr>
          <w:trHeight w:val="553"/>
        </w:trPr>
        <w:tc>
          <w:tcPr>
            <w:tcW w:w="562" w:type="dxa"/>
          </w:tcPr>
          <w:p w14:paraId="5BB7C4ED" w14:textId="5F0F4B5A" w:rsidR="001D3AF5" w:rsidRPr="00273CF9" w:rsidRDefault="001D3AF5" w:rsidP="00C52B66">
            <w:pPr>
              <w:pStyle w:val="ad"/>
              <w:rPr>
                <w:sz w:val="18"/>
                <w:szCs w:val="18"/>
              </w:rPr>
            </w:pPr>
            <w:r w:rsidRPr="00273CF9">
              <w:rPr>
                <w:sz w:val="18"/>
                <w:szCs w:val="18"/>
              </w:rPr>
              <w:t>3.11</w:t>
            </w:r>
          </w:p>
        </w:tc>
        <w:tc>
          <w:tcPr>
            <w:tcW w:w="1134" w:type="dxa"/>
          </w:tcPr>
          <w:p w14:paraId="340AB0BC" w14:textId="06985A9B" w:rsidR="001D3AF5" w:rsidRPr="00273CF9" w:rsidRDefault="001D3AF5" w:rsidP="0045600B">
            <w:pPr>
              <w:pStyle w:val="ad"/>
              <w:rPr>
                <w:sz w:val="18"/>
                <w:szCs w:val="18"/>
              </w:rPr>
            </w:pPr>
            <w:r w:rsidRPr="00273CF9">
              <w:rPr>
                <w:sz w:val="18"/>
                <w:szCs w:val="18"/>
              </w:rPr>
              <w:t>2</w:t>
            </w:r>
            <w:r w:rsidRPr="00273CF9">
              <w:rPr>
                <w:sz w:val="18"/>
                <w:szCs w:val="18"/>
                <w:lang w:val="en-US"/>
              </w:rPr>
              <w:t>1.</w:t>
            </w:r>
            <w:r w:rsidRPr="00273CF9">
              <w:rPr>
                <w:sz w:val="18"/>
                <w:szCs w:val="18"/>
              </w:rPr>
              <w:t>09</w:t>
            </w:r>
            <w:r w:rsidRPr="00273CF9">
              <w:rPr>
                <w:sz w:val="18"/>
                <w:szCs w:val="18"/>
                <w:lang w:val="en-US"/>
              </w:rPr>
              <w:t>.2020</w:t>
            </w:r>
          </w:p>
        </w:tc>
        <w:tc>
          <w:tcPr>
            <w:tcW w:w="1275" w:type="dxa"/>
          </w:tcPr>
          <w:p w14:paraId="1CFB5360" w14:textId="285A7D98" w:rsidR="001D3AF5" w:rsidRPr="00273CF9" w:rsidRDefault="001D3AF5" w:rsidP="00C52B66">
            <w:pPr>
              <w:pStyle w:val="ad"/>
              <w:jc w:val="left"/>
            </w:pPr>
            <w:r w:rsidRPr="00273CF9">
              <w:rPr>
                <w:sz w:val="18"/>
                <w:szCs w:val="18"/>
              </w:rPr>
              <w:t>FCSNF-11471</w:t>
            </w:r>
          </w:p>
        </w:tc>
        <w:tc>
          <w:tcPr>
            <w:tcW w:w="6095" w:type="dxa"/>
          </w:tcPr>
          <w:p w14:paraId="6C5B779C" w14:textId="77777777" w:rsidR="001D3AF5" w:rsidRPr="00273CF9" w:rsidRDefault="001D3AF5" w:rsidP="002D0245">
            <w:pPr>
              <w:pStyle w:val="ad"/>
              <w:numPr>
                <w:ilvl w:val="0"/>
                <w:numId w:val="68"/>
              </w:numPr>
              <w:jc w:val="left"/>
              <w:rPr>
                <w:sz w:val="18"/>
                <w:szCs w:val="18"/>
                <w:lang w:val="en-US"/>
              </w:rPr>
            </w:pPr>
            <w:r w:rsidRPr="00273CF9">
              <w:rPr>
                <w:sz w:val="18"/>
                <w:szCs w:val="18"/>
              </w:rPr>
              <w:t>Изменены контроли</w:t>
            </w:r>
          </w:p>
          <w:p w14:paraId="70BA589F" w14:textId="578E0FD0" w:rsidR="001D3AF5" w:rsidRPr="00273CF9" w:rsidRDefault="001D3AF5" w:rsidP="00C52B66">
            <w:pPr>
              <w:pStyle w:val="ad"/>
              <w:ind w:left="720"/>
              <w:jc w:val="left"/>
              <w:rPr>
                <w:sz w:val="18"/>
                <w:szCs w:val="18"/>
              </w:rPr>
            </w:pPr>
            <w:r w:rsidRPr="00273CF9">
              <w:rPr>
                <w:sz w:val="18"/>
                <w:szCs w:val="18"/>
              </w:rPr>
              <w:t>РК_ИК_0621</w:t>
            </w:r>
          </w:p>
        </w:tc>
      </w:tr>
      <w:tr w:rsidR="001D3AF5" w:rsidRPr="001D3AF5" w14:paraId="4B7C4BEF" w14:textId="77777777" w:rsidTr="00F40D27">
        <w:trPr>
          <w:trHeight w:val="553"/>
        </w:trPr>
        <w:tc>
          <w:tcPr>
            <w:tcW w:w="562" w:type="dxa"/>
          </w:tcPr>
          <w:p w14:paraId="2D85DA98" w14:textId="2C0258CD" w:rsidR="001D3AF5" w:rsidRPr="00273CF9" w:rsidRDefault="001D3AF5" w:rsidP="00EE1B82">
            <w:pPr>
              <w:pStyle w:val="ad"/>
              <w:rPr>
                <w:sz w:val="18"/>
                <w:szCs w:val="18"/>
              </w:rPr>
            </w:pPr>
            <w:r w:rsidRPr="00273CF9">
              <w:rPr>
                <w:sz w:val="18"/>
                <w:szCs w:val="18"/>
              </w:rPr>
              <w:t>3.12</w:t>
            </w:r>
          </w:p>
        </w:tc>
        <w:tc>
          <w:tcPr>
            <w:tcW w:w="1134" w:type="dxa"/>
          </w:tcPr>
          <w:p w14:paraId="031FD190" w14:textId="1DD8AD59" w:rsidR="001D3AF5" w:rsidRPr="00273CF9" w:rsidRDefault="001D3AF5" w:rsidP="0045600B">
            <w:pPr>
              <w:pStyle w:val="ad"/>
              <w:rPr>
                <w:sz w:val="18"/>
                <w:szCs w:val="18"/>
              </w:rPr>
            </w:pPr>
            <w:r w:rsidRPr="00273CF9">
              <w:rPr>
                <w:sz w:val="18"/>
                <w:szCs w:val="18"/>
              </w:rPr>
              <w:t>2</w:t>
            </w:r>
            <w:r w:rsidRPr="00273CF9">
              <w:rPr>
                <w:sz w:val="18"/>
                <w:szCs w:val="18"/>
                <w:lang w:val="en-US"/>
              </w:rPr>
              <w:t>1.</w:t>
            </w:r>
            <w:r w:rsidRPr="00273CF9">
              <w:rPr>
                <w:sz w:val="18"/>
                <w:szCs w:val="18"/>
              </w:rPr>
              <w:t>09</w:t>
            </w:r>
            <w:r w:rsidRPr="00273CF9">
              <w:rPr>
                <w:sz w:val="18"/>
                <w:szCs w:val="18"/>
                <w:lang w:val="en-US"/>
              </w:rPr>
              <w:t>.2020</w:t>
            </w:r>
          </w:p>
        </w:tc>
        <w:tc>
          <w:tcPr>
            <w:tcW w:w="1275" w:type="dxa"/>
          </w:tcPr>
          <w:p w14:paraId="6E5410D6" w14:textId="7DEE9924" w:rsidR="001D3AF5" w:rsidRPr="00273CF9" w:rsidRDefault="001D3AF5" w:rsidP="00EE1B82">
            <w:pPr>
              <w:pStyle w:val="ad"/>
              <w:jc w:val="left"/>
            </w:pPr>
            <w:r w:rsidRPr="00273CF9">
              <w:rPr>
                <w:sz w:val="18"/>
                <w:szCs w:val="18"/>
              </w:rPr>
              <w:t>FCSNF-11180</w:t>
            </w:r>
          </w:p>
        </w:tc>
        <w:tc>
          <w:tcPr>
            <w:tcW w:w="6095" w:type="dxa"/>
          </w:tcPr>
          <w:p w14:paraId="5448BC41" w14:textId="77777777" w:rsidR="001D3AF5" w:rsidRPr="00273CF9" w:rsidRDefault="001D3AF5" w:rsidP="002D0245">
            <w:pPr>
              <w:pStyle w:val="ad"/>
              <w:numPr>
                <w:ilvl w:val="0"/>
                <w:numId w:val="71"/>
              </w:numPr>
              <w:jc w:val="left"/>
              <w:rPr>
                <w:sz w:val="18"/>
                <w:szCs w:val="18"/>
              </w:rPr>
            </w:pPr>
            <w:r w:rsidRPr="00273CF9">
              <w:rPr>
                <w:sz w:val="18"/>
                <w:szCs w:val="18"/>
              </w:rPr>
              <w:t>Добавлено поле «Стоимость исполненных обязательств в российских рублях» (execu-tions/execution/quantityContractSubjects/quantityContractSubject/fulfilmentCostRUR</w:t>
            </w:r>
          </w:p>
          <w:p w14:paraId="4B745084" w14:textId="77777777" w:rsidR="001D3AF5" w:rsidRPr="00273CF9" w:rsidRDefault="001D3AF5" w:rsidP="002D0245">
            <w:pPr>
              <w:pStyle w:val="ad"/>
              <w:numPr>
                <w:ilvl w:val="0"/>
                <w:numId w:val="71"/>
              </w:numPr>
              <w:jc w:val="left"/>
              <w:rPr>
                <w:sz w:val="18"/>
                <w:szCs w:val="18"/>
              </w:rPr>
            </w:pPr>
            <w:r w:rsidRPr="00273CF9">
              <w:rPr>
                <w:sz w:val="18"/>
                <w:szCs w:val="18"/>
              </w:rPr>
              <w:t>Изменены правла приема</w:t>
            </w:r>
          </w:p>
          <w:p w14:paraId="2A16E5D8" w14:textId="4F9340BA" w:rsidR="001D3AF5" w:rsidRPr="00273CF9" w:rsidRDefault="001D3AF5" w:rsidP="008B6123">
            <w:pPr>
              <w:pStyle w:val="ad"/>
              <w:ind w:left="720"/>
              <w:jc w:val="left"/>
              <w:rPr>
                <w:sz w:val="18"/>
                <w:szCs w:val="18"/>
                <w:lang w:val="en-US"/>
              </w:rPr>
            </w:pPr>
            <w:r w:rsidRPr="00273CF9">
              <w:rPr>
                <w:sz w:val="18"/>
                <w:szCs w:val="18"/>
                <w:lang w:val="en-US"/>
              </w:rPr>
              <w:t xml:space="preserve">executions/execution/quantityContractSubjects/quantityContractSubject/fulfilledCost </w:t>
            </w:r>
            <w:r w:rsidRPr="00273CF9">
              <w:rPr>
                <w:sz w:val="18"/>
                <w:szCs w:val="18"/>
              </w:rPr>
              <w:t>и</w:t>
            </w:r>
            <w:r w:rsidRPr="00273CF9">
              <w:rPr>
                <w:sz w:val="18"/>
                <w:szCs w:val="18"/>
                <w:lang w:val="en-US"/>
              </w:rPr>
              <w:t xml:space="preserve"> executions/execution/docAcceptance/fulfilmentSumRUR</w:t>
            </w:r>
          </w:p>
        </w:tc>
      </w:tr>
      <w:tr w:rsidR="001D3AF5" w:rsidRPr="00273CF9" w14:paraId="3DB5338F" w14:textId="77777777" w:rsidTr="00F40D27">
        <w:trPr>
          <w:trHeight w:val="553"/>
        </w:trPr>
        <w:tc>
          <w:tcPr>
            <w:tcW w:w="562" w:type="dxa"/>
          </w:tcPr>
          <w:p w14:paraId="2F4BAF9F" w14:textId="393E24F1" w:rsidR="001D3AF5" w:rsidRPr="00273CF9" w:rsidRDefault="001D3AF5" w:rsidP="00EE1B82">
            <w:pPr>
              <w:pStyle w:val="ad"/>
              <w:rPr>
                <w:sz w:val="18"/>
                <w:szCs w:val="18"/>
              </w:rPr>
            </w:pPr>
            <w:r w:rsidRPr="00273CF9">
              <w:rPr>
                <w:sz w:val="18"/>
                <w:szCs w:val="18"/>
              </w:rPr>
              <w:lastRenderedPageBreak/>
              <w:t>3.13</w:t>
            </w:r>
          </w:p>
        </w:tc>
        <w:tc>
          <w:tcPr>
            <w:tcW w:w="1134" w:type="dxa"/>
          </w:tcPr>
          <w:p w14:paraId="059D4074" w14:textId="0904AD5E" w:rsidR="001D3AF5" w:rsidRPr="00273CF9" w:rsidRDefault="001D3AF5" w:rsidP="00EE1B82">
            <w:pPr>
              <w:pStyle w:val="ad"/>
              <w:rPr>
                <w:sz w:val="18"/>
                <w:szCs w:val="18"/>
              </w:rPr>
            </w:pPr>
            <w:r w:rsidRPr="00273CF9">
              <w:rPr>
                <w:sz w:val="18"/>
                <w:szCs w:val="18"/>
              </w:rPr>
              <w:t>05.10.2020</w:t>
            </w:r>
          </w:p>
        </w:tc>
        <w:tc>
          <w:tcPr>
            <w:tcW w:w="1275" w:type="dxa"/>
          </w:tcPr>
          <w:p w14:paraId="2F572402" w14:textId="59D0EAB4" w:rsidR="001D3AF5" w:rsidRPr="00273CF9" w:rsidRDefault="001D3AF5" w:rsidP="0045600B">
            <w:pPr>
              <w:pStyle w:val="ad"/>
            </w:pPr>
            <w:r w:rsidRPr="00273CF9">
              <w:rPr>
                <w:sz w:val="18"/>
                <w:szCs w:val="18"/>
              </w:rPr>
              <w:t>FCSNF-12084</w:t>
            </w:r>
          </w:p>
        </w:tc>
        <w:tc>
          <w:tcPr>
            <w:tcW w:w="6095" w:type="dxa"/>
          </w:tcPr>
          <w:p w14:paraId="62AEDCBC" w14:textId="77777777" w:rsidR="001D3AF5" w:rsidRPr="00273CF9" w:rsidRDefault="001D3AF5" w:rsidP="002D0245">
            <w:pPr>
              <w:pStyle w:val="ad"/>
              <w:numPr>
                <w:ilvl w:val="0"/>
                <w:numId w:val="72"/>
              </w:numPr>
              <w:jc w:val="left"/>
              <w:rPr>
                <w:sz w:val="18"/>
                <w:szCs w:val="18"/>
              </w:rPr>
            </w:pPr>
            <w:r w:rsidRPr="00273CF9">
              <w:rPr>
                <w:sz w:val="18"/>
                <w:szCs w:val="18"/>
              </w:rPr>
              <w:t>Отключены контроли</w:t>
            </w:r>
          </w:p>
          <w:p w14:paraId="7F5B5DF1" w14:textId="77777777" w:rsidR="001D3AF5" w:rsidRPr="00273CF9" w:rsidRDefault="001D3AF5" w:rsidP="0045600B">
            <w:pPr>
              <w:pStyle w:val="ad"/>
              <w:ind w:left="720"/>
              <w:jc w:val="left"/>
              <w:rPr>
                <w:sz w:val="18"/>
                <w:szCs w:val="18"/>
              </w:rPr>
            </w:pPr>
            <w:r w:rsidRPr="00273CF9">
              <w:rPr>
                <w:sz w:val="18"/>
                <w:szCs w:val="18"/>
              </w:rPr>
              <w:t>РК_ИК_0260</w:t>
            </w:r>
          </w:p>
          <w:p w14:paraId="6F2FDB70" w14:textId="77777777" w:rsidR="001D3AF5" w:rsidRPr="00273CF9" w:rsidRDefault="001D3AF5" w:rsidP="0045600B">
            <w:pPr>
              <w:pStyle w:val="ad"/>
              <w:ind w:left="720"/>
              <w:jc w:val="left"/>
              <w:rPr>
                <w:sz w:val="18"/>
                <w:szCs w:val="18"/>
              </w:rPr>
            </w:pPr>
            <w:r w:rsidRPr="00273CF9">
              <w:rPr>
                <w:sz w:val="18"/>
                <w:szCs w:val="18"/>
              </w:rPr>
              <w:t>РК_ИК_0261</w:t>
            </w:r>
          </w:p>
          <w:p w14:paraId="3D0D2E47" w14:textId="05CE9ECD" w:rsidR="001D3AF5" w:rsidRPr="00273CF9" w:rsidRDefault="001D3AF5" w:rsidP="0045600B">
            <w:pPr>
              <w:pStyle w:val="ad"/>
              <w:ind w:left="720"/>
              <w:jc w:val="left"/>
              <w:rPr>
                <w:sz w:val="18"/>
                <w:szCs w:val="18"/>
              </w:rPr>
            </w:pPr>
          </w:p>
        </w:tc>
      </w:tr>
      <w:tr w:rsidR="001D3AF5" w:rsidRPr="00273CF9" w14:paraId="2F73318E" w14:textId="77777777" w:rsidTr="00F40D27">
        <w:trPr>
          <w:trHeight w:val="553"/>
        </w:trPr>
        <w:tc>
          <w:tcPr>
            <w:tcW w:w="562" w:type="dxa"/>
          </w:tcPr>
          <w:p w14:paraId="069B1B62" w14:textId="2D838373" w:rsidR="001D3AF5" w:rsidRPr="00273CF9" w:rsidRDefault="001D3AF5" w:rsidP="00D0002F">
            <w:pPr>
              <w:pStyle w:val="ad"/>
              <w:rPr>
                <w:sz w:val="18"/>
                <w:szCs w:val="18"/>
                <w:lang w:val="uk-UA"/>
              </w:rPr>
            </w:pPr>
            <w:r w:rsidRPr="00273CF9">
              <w:rPr>
                <w:sz w:val="18"/>
                <w:szCs w:val="18"/>
              </w:rPr>
              <w:t>3.1</w:t>
            </w:r>
            <w:r w:rsidRPr="00273CF9">
              <w:rPr>
                <w:sz w:val="18"/>
                <w:szCs w:val="18"/>
                <w:lang w:val="uk-UA"/>
              </w:rPr>
              <w:t>4</w:t>
            </w:r>
          </w:p>
        </w:tc>
        <w:tc>
          <w:tcPr>
            <w:tcW w:w="1134" w:type="dxa"/>
          </w:tcPr>
          <w:p w14:paraId="07763FCB" w14:textId="02D2D68E" w:rsidR="001D3AF5" w:rsidRPr="00273CF9" w:rsidRDefault="001D3AF5" w:rsidP="00D0002F">
            <w:pPr>
              <w:pStyle w:val="ad"/>
              <w:rPr>
                <w:sz w:val="18"/>
                <w:szCs w:val="18"/>
              </w:rPr>
            </w:pPr>
            <w:r w:rsidRPr="00273CF9">
              <w:rPr>
                <w:sz w:val="18"/>
                <w:szCs w:val="18"/>
                <w:lang w:val="uk-UA"/>
              </w:rPr>
              <w:t>09</w:t>
            </w:r>
            <w:r w:rsidRPr="00273CF9">
              <w:rPr>
                <w:sz w:val="18"/>
                <w:szCs w:val="18"/>
                <w:lang w:val="en-US"/>
              </w:rPr>
              <w:t>.</w:t>
            </w:r>
            <w:r w:rsidRPr="00273CF9">
              <w:rPr>
                <w:sz w:val="18"/>
                <w:szCs w:val="18"/>
                <w:lang w:val="uk-UA"/>
              </w:rPr>
              <w:t>10</w:t>
            </w:r>
            <w:r w:rsidRPr="00273CF9">
              <w:rPr>
                <w:sz w:val="18"/>
                <w:szCs w:val="18"/>
                <w:lang w:val="en-US"/>
              </w:rPr>
              <w:t>.2020</w:t>
            </w:r>
          </w:p>
        </w:tc>
        <w:tc>
          <w:tcPr>
            <w:tcW w:w="1275" w:type="dxa"/>
          </w:tcPr>
          <w:p w14:paraId="09DC5492" w14:textId="57970A5B" w:rsidR="001D3AF5" w:rsidRPr="00273CF9" w:rsidRDefault="001D3AF5" w:rsidP="00D0002F">
            <w:pPr>
              <w:pStyle w:val="ad"/>
              <w:rPr>
                <w:sz w:val="18"/>
                <w:szCs w:val="18"/>
              </w:rPr>
            </w:pPr>
            <w:r w:rsidRPr="00273CF9">
              <w:rPr>
                <w:sz w:val="18"/>
                <w:szCs w:val="18"/>
              </w:rPr>
              <w:t>FCSNF-12102</w:t>
            </w:r>
          </w:p>
        </w:tc>
        <w:tc>
          <w:tcPr>
            <w:tcW w:w="6095" w:type="dxa"/>
          </w:tcPr>
          <w:p w14:paraId="376D5984" w14:textId="77777777" w:rsidR="001D3AF5" w:rsidRPr="00273CF9" w:rsidRDefault="001D3AF5" w:rsidP="002D0245">
            <w:pPr>
              <w:pStyle w:val="ad"/>
              <w:numPr>
                <w:ilvl w:val="0"/>
                <w:numId w:val="73"/>
              </w:numPr>
              <w:jc w:val="left"/>
              <w:rPr>
                <w:sz w:val="18"/>
                <w:szCs w:val="18"/>
                <w:lang w:val="uk-UA"/>
              </w:rPr>
            </w:pPr>
            <w:r w:rsidRPr="00273CF9">
              <w:rPr>
                <w:sz w:val="18"/>
                <w:szCs w:val="18"/>
                <w:lang w:val="uk-UA"/>
              </w:rPr>
              <w:t>Изменен текст контроля РК_ИК_0267</w:t>
            </w:r>
          </w:p>
          <w:p w14:paraId="4956E00A" w14:textId="77777777" w:rsidR="001D3AF5" w:rsidRPr="00273CF9" w:rsidRDefault="001D3AF5" w:rsidP="002D0245">
            <w:pPr>
              <w:pStyle w:val="ad"/>
              <w:numPr>
                <w:ilvl w:val="0"/>
                <w:numId w:val="73"/>
              </w:numPr>
              <w:jc w:val="left"/>
              <w:rPr>
                <w:sz w:val="18"/>
                <w:szCs w:val="18"/>
                <w:lang w:val="uk-UA"/>
              </w:rPr>
            </w:pPr>
            <w:r w:rsidRPr="00273CF9">
              <w:rPr>
                <w:sz w:val="18"/>
                <w:szCs w:val="18"/>
                <w:lang w:val="uk-UA"/>
              </w:rPr>
              <w:t>Изменен контроль РК_ИК_0259</w:t>
            </w:r>
          </w:p>
          <w:p w14:paraId="0AE33244" w14:textId="77777777" w:rsidR="001D3AF5" w:rsidRPr="00273CF9" w:rsidRDefault="001D3AF5" w:rsidP="002D0245">
            <w:pPr>
              <w:pStyle w:val="ad"/>
              <w:numPr>
                <w:ilvl w:val="0"/>
                <w:numId w:val="73"/>
              </w:numPr>
              <w:jc w:val="left"/>
              <w:rPr>
                <w:sz w:val="18"/>
                <w:szCs w:val="18"/>
                <w:lang w:val="uk-UA"/>
              </w:rPr>
            </w:pPr>
            <w:r w:rsidRPr="00273CF9">
              <w:rPr>
                <w:sz w:val="18"/>
                <w:szCs w:val="18"/>
                <w:lang w:val="uk-UA"/>
              </w:rPr>
              <w:t>Удален контроль РК_ИК_0090</w:t>
            </w:r>
          </w:p>
          <w:p w14:paraId="544B3D03" w14:textId="77777777" w:rsidR="001D3AF5" w:rsidRPr="00273CF9" w:rsidRDefault="001D3AF5" w:rsidP="002D0245">
            <w:pPr>
              <w:pStyle w:val="ad"/>
              <w:numPr>
                <w:ilvl w:val="0"/>
                <w:numId w:val="73"/>
              </w:numPr>
              <w:jc w:val="left"/>
              <w:rPr>
                <w:sz w:val="18"/>
                <w:szCs w:val="18"/>
                <w:lang w:val="uk-UA"/>
              </w:rPr>
            </w:pPr>
            <w:r w:rsidRPr="00273CF9">
              <w:rPr>
                <w:sz w:val="18"/>
                <w:szCs w:val="18"/>
                <w:lang w:val="uk-UA"/>
              </w:rPr>
              <w:t>Добавлен контроль РК_ИК_0279</w:t>
            </w:r>
          </w:p>
          <w:p w14:paraId="30CC40C1" w14:textId="5AD46B4B" w:rsidR="001D3AF5" w:rsidRPr="00273CF9" w:rsidRDefault="001D3AF5" w:rsidP="002D0245">
            <w:pPr>
              <w:pStyle w:val="ad"/>
              <w:numPr>
                <w:ilvl w:val="0"/>
                <w:numId w:val="73"/>
              </w:numPr>
              <w:jc w:val="left"/>
              <w:rPr>
                <w:sz w:val="18"/>
                <w:szCs w:val="18"/>
                <w:lang w:val="uk-UA"/>
              </w:rPr>
            </w:pPr>
            <w:r w:rsidRPr="00273CF9">
              <w:rPr>
                <w:sz w:val="18"/>
                <w:szCs w:val="18"/>
                <w:lang w:val="uk-UA"/>
              </w:rPr>
              <w:t>Изменен контроль РК_ИК_0122</w:t>
            </w:r>
          </w:p>
          <w:p w14:paraId="222514CF" w14:textId="0581AD2B" w:rsidR="001D3AF5" w:rsidRPr="00273CF9" w:rsidRDefault="001D3AF5" w:rsidP="002D0245">
            <w:pPr>
              <w:pStyle w:val="ad"/>
              <w:numPr>
                <w:ilvl w:val="0"/>
                <w:numId w:val="73"/>
              </w:numPr>
              <w:jc w:val="left"/>
              <w:rPr>
                <w:sz w:val="18"/>
                <w:szCs w:val="18"/>
                <w:lang w:val="uk-UA"/>
              </w:rPr>
            </w:pPr>
            <w:r w:rsidRPr="00273CF9">
              <w:rPr>
                <w:sz w:val="18"/>
                <w:szCs w:val="18"/>
                <w:lang w:val="uk-UA"/>
              </w:rPr>
              <w:t>Изменен контроль РК_ИК_0205</w:t>
            </w:r>
          </w:p>
          <w:p w14:paraId="77CA699C" w14:textId="77777777" w:rsidR="001D3AF5" w:rsidRPr="00273CF9" w:rsidRDefault="001D3AF5" w:rsidP="002D0245">
            <w:pPr>
              <w:pStyle w:val="ad"/>
              <w:numPr>
                <w:ilvl w:val="0"/>
                <w:numId w:val="73"/>
              </w:numPr>
              <w:jc w:val="left"/>
              <w:rPr>
                <w:sz w:val="18"/>
                <w:szCs w:val="18"/>
                <w:lang w:val="uk-UA"/>
              </w:rPr>
            </w:pPr>
            <w:r w:rsidRPr="00273CF9">
              <w:rPr>
                <w:sz w:val="18"/>
                <w:szCs w:val="18"/>
                <w:lang w:val="uk-UA"/>
              </w:rPr>
              <w:t>Добавлен контроль РК_ИК_0280</w:t>
            </w:r>
          </w:p>
          <w:p w14:paraId="64A52B18" w14:textId="1D3E74B8" w:rsidR="001D3AF5" w:rsidRPr="00273CF9" w:rsidRDefault="001D3AF5" w:rsidP="002D0245">
            <w:pPr>
              <w:pStyle w:val="ad"/>
              <w:numPr>
                <w:ilvl w:val="0"/>
                <w:numId w:val="73"/>
              </w:numPr>
              <w:jc w:val="left"/>
              <w:rPr>
                <w:sz w:val="18"/>
                <w:szCs w:val="18"/>
                <w:lang w:val="uk-UA"/>
              </w:rPr>
            </w:pPr>
            <w:r w:rsidRPr="00273CF9">
              <w:rPr>
                <w:sz w:val="18"/>
                <w:szCs w:val="18"/>
                <w:lang w:val="uk-UA"/>
              </w:rPr>
              <w:t>Изменен контроль РК_ИК_0270</w:t>
            </w:r>
          </w:p>
        </w:tc>
      </w:tr>
      <w:tr w:rsidR="001D3AF5" w:rsidRPr="00273CF9" w14:paraId="70C41401" w14:textId="77777777" w:rsidTr="00F40D27">
        <w:trPr>
          <w:trHeight w:val="553"/>
        </w:trPr>
        <w:tc>
          <w:tcPr>
            <w:tcW w:w="562" w:type="dxa"/>
          </w:tcPr>
          <w:p w14:paraId="7F27D97F" w14:textId="3C9E7B34" w:rsidR="001D3AF5" w:rsidRPr="00273CF9" w:rsidRDefault="001D3AF5" w:rsidP="0053404D">
            <w:pPr>
              <w:pStyle w:val="ad"/>
              <w:rPr>
                <w:sz w:val="18"/>
                <w:szCs w:val="18"/>
              </w:rPr>
            </w:pPr>
            <w:r w:rsidRPr="00273CF9">
              <w:rPr>
                <w:sz w:val="18"/>
                <w:szCs w:val="18"/>
              </w:rPr>
              <w:t>3.15</w:t>
            </w:r>
          </w:p>
        </w:tc>
        <w:tc>
          <w:tcPr>
            <w:tcW w:w="1134" w:type="dxa"/>
          </w:tcPr>
          <w:p w14:paraId="36CFD493" w14:textId="2613C7F9" w:rsidR="001D3AF5" w:rsidRPr="00273CF9" w:rsidRDefault="001D3AF5" w:rsidP="0053404D">
            <w:pPr>
              <w:pStyle w:val="ad"/>
              <w:rPr>
                <w:sz w:val="18"/>
                <w:szCs w:val="18"/>
                <w:lang w:val="uk-UA"/>
              </w:rPr>
            </w:pPr>
            <w:r w:rsidRPr="00273CF9">
              <w:rPr>
                <w:sz w:val="18"/>
                <w:szCs w:val="18"/>
                <w:lang w:val="uk-UA"/>
              </w:rPr>
              <w:t>19.10.2020</w:t>
            </w:r>
          </w:p>
        </w:tc>
        <w:tc>
          <w:tcPr>
            <w:tcW w:w="1275" w:type="dxa"/>
          </w:tcPr>
          <w:p w14:paraId="49A28424" w14:textId="1F0CDC4A" w:rsidR="001D3AF5" w:rsidRPr="00273CF9" w:rsidRDefault="001D3AF5" w:rsidP="0053404D">
            <w:pPr>
              <w:pStyle w:val="ad"/>
            </w:pPr>
            <w:r w:rsidRPr="00273CF9">
              <w:rPr>
                <w:sz w:val="18"/>
                <w:szCs w:val="18"/>
              </w:rPr>
              <w:t>FCSNF-12028</w:t>
            </w:r>
          </w:p>
        </w:tc>
        <w:tc>
          <w:tcPr>
            <w:tcW w:w="6095" w:type="dxa"/>
          </w:tcPr>
          <w:p w14:paraId="774E4A03" w14:textId="7C5B05DE" w:rsidR="001D3AF5" w:rsidRPr="00273CF9" w:rsidRDefault="001D3AF5" w:rsidP="002D0245">
            <w:pPr>
              <w:pStyle w:val="ad"/>
              <w:numPr>
                <w:ilvl w:val="0"/>
                <w:numId w:val="76"/>
              </w:numPr>
              <w:jc w:val="left"/>
              <w:rPr>
                <w:sz w:val="18"/>
                <w:szCs w:val="18"/>
                <w:lang w:val="uk-UA"/>
              </w:rPr>
            </w:pPr>
            <w:r w:rsidRPr="00273CF9">
              <w:rPr>
                <w:sz w:val="18"/>
                <w:szCs w:val="18"/>
                <w:lang w:val="uk-UA"/>
              </w:rPr>
              <w:t xml:space="preserve">Изменен алгоритм обработки поля </w:t>
            </w:r>
            <w:r w:rsidRPr="00273CF9">
              <w:rPr>
                <w:sz w:val="18"/>
                <w:szCs w:val="18"/>
              </w:rPr>
              <w:t>«Уникальный идентификатор в ФКС» (</w:t>
            </w:r>
            <w:r w:rsidRPr="00273CF9">
              <w:rPr>
                <w:sz w:val="18"/>
                <w:szCs w:val="18"/>
                <w:lang w:val="en-US"/>
              </w:rPr>
              <w:t>products</w:t>
            </w:r>
            <w:r w:rsidRPr="00273CF9">
              <w:rPr>
                <w:sz w:val="18"/>
                <w:szCs w:val="18"/>
              </w:rPr>
              <w:t>\</w:t>
            </w:r>
            <w:r w:rsidRPr="00273CF9">
              <w:rPr>
                <w:sz w:val="18"/>
                <w:szCs w:val="18"/>
                <w:lang w:val="en-US"/>
              </w:rPr>
              <w:t>product</w:t>
            </w:r>
            <w:r w:rsidRPr="00273CF9">
              <w:rPr>
                <w:sz w:val="18"/>
                <w:szCs w:val="18"/>
              </w:rPr>
              <w:t>\</w:t>
            </w:r>
            <w:r w:rsidRPr="00273CF9">
              <w:rPr>
                <w:sz w:val="18"/>
                <w:szCs w:val="18"/>
                <w:lang w:val="en-US"/>
              </w:rPr>
              <w:t>sid</w:t>
            </w:r>
            <w:r w:rsidRPr="00273CF9">
              <w:rPr>
                <w:sz w:val="18"/>
                <w:szCs w:val="18"/>
              </w:rPr>
              <w:t>);</w:t>
            </w:r>
          </w:p>
          <w:p w14:paraId="79D1ECF4" w14:textId="559EF44C" w:rsidR="001D3AF5" w:rsidRPr="00273CF9" w:rsidRDefault="001D3AF5" w:rsidP="002D0245">
            <w:pPr>
              <w:pStyle w:val="ad"/>
              <w:numPr>
                <w:ilvl w:val="0"/>
                <w:numId w:val="76"/>
              </w:numPr>
              <w:jc w:val="left"/>
              <w:rPr>
                <w:sz w:val="18"/>
                <w:szCs w:val="18"/>
                <w:lang w:val="uk-UA"/>
              </w:rPr>
            </w:pPr>
            <w:r w:rsidRPr="00273CF9">
              <w:rPr>
                <w:sz w:val="18"/>
                <w:szCs w:val="18"/>
                <w:lang w:val="uk-UA"/>
              </w:rPr>
              <w:t xml:space="preserve">Добавлено требование к установке признака </w:t>
            </w:r>
            <w:r w:rsidRPr="00273CF9">
              <w:rPr>
                <w:sz w:val="18"/>
                <w:szCs w:val="18"/>
              </w:rPr>
              <w:t>IS_INHERITED_SUBJECT для объектов закупки, которые унаследованы из извещения;</w:t>
            </w:r>
          </w:p>
          <w:p w14:paraId="59B618C5" w14:textId="77777777" w:rsidR="001D3AF5" w:rsidRPr="00273CF9" w:rsidRDefault="001D3AF5" w:rsidP="002D0245">
            <w:pPr>
              <w:pStyle w:val="ad"/>
              <w:numPr>
                <w:ilvl w:val="0"/>
                <w:numId w:val="76"/>
              </w:numPr>
              <w:jc w:val="left"/>
              <w:rPr>
                <w:sz w:val="18"/>
                <w:szCs w:val="18"/>
                <w:lang w:val="uk-UA"/>
              </w:rPr>
            </w:pPr>
            <w:r w:rsidRPr="00273CF9">
              <w:rPr>
                <w:sz w:val="18"/>
                <w:szCs w:val="18"/>
              </w:rPr>
              <w:t>Добавлены</w:t>
            </w:r>
            <w:r w:rsidRPr="00273CF9">
              <w:rPr>
                <w:sz w:val="18"/>
                <w:szCs w:val="18"/>
                <w:lang w:val="en-US"/>
              </w:rPr>
              <w:t xml:space="preserve"> </w:t>
            </w:r>
            <w:r w:rsidRPr="00273CF9">
              <w:rPr>
                <w:sz w:val="18"/>
                <w:szCs w:val="18"/>
              </w:rPr>
              <w:t>контроли:</w:t>
            </w:r>
          </w:p>
          <w:p w14:paraId="30D560B5" w14:textId="6737B009" w:rsidR="001D3AF5" w:rsidRPr="00273CF9" w:rsidRDefault="001D3AF5" w:rsidP="002D0245">
            <w:pPr>
              <w:pStyle w:val="ad"/>
              <w:numPr>
                <w:ilvl w:val="1"/>
                <w:numId w:val="76"/>
              </w:numPr>
              <w:jc w:val="left"/>
              <w:rPr>
                <w:sz w:val="18"/>
                <w:szCs w:val="18"/>
                <w:lang w:val="uk-UA"/>
              </w:rPr>
            </w:pPr>
            <w:r w:rsidRPr="00273CF9">
              <w:rPr>
                <w:sz w:val="18"/>
                <w:szCs w:val="18"/>
              </w:rPr>
              <w:t>РК_ИК_0281</w:t>
            </w:r>
            <w:r w:rsidRPr="00273CF9">
              <w:rPr>
                <w:sz w:val="18"/>
                <w:szCs w:val="18"/>
                <w:lang w:val="en-US"/>
              </w:rPr>
              <w:t>;</w:t>
            </w:r>
          </w:p>
          <w:p w14:paraId="1E67298A" w14:textId="02D65F73" w:rsidR="001D3AF5" w:rsidRPr="00273CF9" w:rsidRDefault="001D3AF5" w:rsidP="002D0245">
            <w:pPr>
              <w:pStyle w:val="ad"/>
              <w:numPr>
                <w:ilvl w:val="1"/>
                <w:numId w:val="76"/>
              </w:numPr>
              <w:jc w:val="left"/>
              <w:rPr>
                <w:sz w:val="18"/>
                <w:szCs w:val="18"/>
                <w:lang w:val="uk-UA"/>
              </w:rPr>
            </w:pPr>
            <w:r w:rsidRPr="00273CF9">
              <w:rPr>
                <w:sz w:val="18"/>
                <w:szCs w:val="18"/>
              </w:rPr>
              <w:t>РК_ИК_0282</w:t>
            </w:r>
            <w:r w:rsidRPr="00273CF9">
              <w:rPr>
                <w:sz w:val="18"/>
                <w:szCs w:val="18"/>
                <w:lang w:val="en-US"/>
              </w:rPr>
              <w:t>;</w:t>
            </w:r>
          </w:p>
          <w:p w14:paraId="763A1AA1" w14:textId="77777777" w:rsidR="001D3AF5" w:rsidRPr="00273CF9" w:rsidRDefault="001D3AF5" w:rsidP="002D0245">
            <w:pPr>
              <w:pStyle w:val="ad"/>
              <w:numPr>
                <w:ilvl w:val="1"/>
                <w:numId w:val="76"/>
              </w:numPr>
              <w:jc w:val="left"/>
              <w:rPr>
                <w:sz w:val="18"/>
                <w:szCs w:val="18"/>
                <w:lang w:val="uk-UA"/>
              </w:rPr>
            </w:pPr>
            <w:r w:rsidRPr="00273CF9">
              <w:rPr>
                <w:sz w:val="18"/>
                <w:szCs w:val="18"/>
              </w:rPr>
              <w:t>РК_ИК_0283</w:t>
            </w:r>
            <w:r w:rsidRPr="00273CF9">
              <w:rPr>
                <w:sz w:val="18"/>
                <w:szCs w:val="18"/>
                <w:lang w:val="en-US"/>
              </w:rPr>
              <w:t>;</w:t>
            </w:r>
          </w:p>
          <w:p w14:paraId="7AB444E6" w14:textId="0629CBFA" w:rsidR="001D3AF5" w:rsidRPr="00273CF9" w:rsidRDefault="001D3AF5" w:rsidP="002D0245">
            <w:pPr>
              <w:pStyle w:val="ad"/>
              <w:numPr>
                <w:ilvl w:val="1"/>
                <w:numId w:val="76"/>
              </w:numPr>
              <w:jc w:val="left"/>
              <w:rPr>
                <w:sz w:val="18"/>
                <w:szCs w:val="18"/>
                <w:lang w:val="uk-UA"/>
              </w:rPr>
            </w:pPr>
            <w:r w:rsidRPr="00273CF9">
              <w:rPr>
                <w:sz w:val="18"/>
                <w:szCs w:val="18"/>
              </w:rPr>
              <w:t>РК_ИК_028</w:t>
            </w:r>
            <w:r w:rsidRPr="00273CF9">
              <w:rPr>
                <w:sz w:val="18"/>
                <w:szCs w:val="18"/>
                <w:lang w:val="en-US"/>
              </w:rPr>
              <w:t>4</w:t>
            </w:r>
          </w:p>
        </w:tc>
      </w:tr>
      <w:tr w:rsidR="001D3AF5" w:rsidRPr="001D3AF5" w14:paraId="704E0E3B" w14:textId="77777777" w:rsidTr="00F40D27">
        <w:trPr>
          <w:trHeight w:val="553"/>
        </w:trPr>
        <w:tc>
          <w:tcPr>
            <w:tcW w:w="562" w:type="dxa"/>
          </w:tcPr>
          <w:p w14:paraId="37AE0F66" w14:textId="63BB3CC6" w:rsidR="001D3AF5" w:rsidRPr="00273CF9" w:rsidRDefault="001D3AF5" w:rsidP="00A10B15">
            <w:pPr>
              <w:pStyle w:val="ad"/>
              <w:rPr>
                <w:sz w:val="18"/>
                <w:szCs w:val="18"/>
              </w:rPr>
            </w:pPr>
            <w:r w:rsidRPr="00273CF9">
              <w:rPr>
                <w:sz w:val="18"/>
                <w:szCs w:val="18"/>
              </w:rPr>
              <w:t>3.1</w:t>
            </w:r>
            <w:r w:rsidRPr="00273CF9">
              <w:rPr>
                <w:sz w:val="18"/>
                <w:szCs w:val="18"/>
                <w:lang w:val="uk-UA"/>
              </w:rPr>
              <w:t>6</w:t>
            </w:r>
          </w:p>
        </w:tc>
        <w:tc>
          <w:tcPr>
            <w:tcW w:w="1134" w:type="dxa"/>
          </w:tcPr>
          <w:p w14:paraId="2B918EB4" w14:textId="11FC5ED5" w:rsidR="001D3AF5" w:rsidRPr="00273CF9" w:rsidRDefault="001D3AF5" w:rsidP="00A10B15">
            <w:pPr>
              <w:pStyle w:val="ad"/>
              <w:rPr>
                <w:sz w:val="18"/>
                <w:szCs w:val="18"/>
                <w:lang w:val="uk-UA"/>
              </w:rPr>
            </w:pPr>
            <w:r w:rsidRPr="00273CF9">
              <w:rPr>
                <w:sz w:val="18"/>
                <w:szCs w:val="18"/>
                <w:lang w:val="uk-UA"/>
              </w:rPr>
              <w:t>20</w:t>
            </w:r>
            <w:r w:rsidRPr="00273CF9">
              <w:rPr>
                <w:sz w:val="18"/>
                <w:szCs w:val="18"/>
                <w:lang w:val="en-US"/>
              </w:rPr>
              <w:t>.</w:t>
            </w:r>
            <w:r w:rsidRPr="00273CF9">
              <w:rPr>
                <w:sz w:val="18"/>
                <w:szCs w:val="18"/>
                <w:lang w:val="uk-UA"/>
              </w:rPr>
              <w:t>10</w:t>
            </w:r>
            <w:r w:rsidRPr="00273CF9">
              <w:rPr>
                <w:sz w:val="18"/>
                <w:szCs w:val="18"/>
                <w:lang w:val="en-US"/>
              </w:rPr>
              <w:t>.2020</w:t>
            </w:r>
          </w:p>
        </w:tc>
        <w:tc>
          <w:tcPr>
            <w:tcW w:w="1275" w:type="dxa"/>
          </w:tcPr>
          <w:p w14:paraId="7B40992B" w14:textId="0310E19E" w:rsidR="001D3AF5" w:rsidRPr="00273CF9" w:rsidRDefault="001D3AF5" w:rsidP="00A10B15">
            <w:pPr>
              <w:pStyle w:val="ad"/>
            </w:pPr>
            <w:r w:rsidRPr="00273CF9">
              <w:rPr>
                <w:sz w:val="18"/>
                <w:szCs w:val="18"/>
              </w:rPr>
              <w:t>FCSNF-11754</w:t>
            </w:r>
          </w:p>
        </w:tc>
        <w:tc>
          <w:tcPr>
            <w:tcW w:w="6095" w:type="dxa"/>
          </w:tcPr>
          <w:p w14:paraId="5078B2F1" w14:textId="6B52DAF6" w:rsidR="001D3AF5" w:rsidRPr="00273CF9" w:rsidRDefault="001D3AF5" w:rsidP="002D0245">
            <w:pPr>
              <w:pStyle w:val="ad"/>
              <w:numPr>
                <w:ilvl w:val="0"/>
                <w:numId w:val="77"/>
              </w:numPr>
              <w:jc w:val="left"/>
              <w:rPr>
                <w:sz w:val="18"/>
                <w:szCs w:val="18"/>
                <w:lang w:val="uk-UA"/>
              </w:rPr>
            </w:pPr>
            <w:r w:rsidRPr="00273CF9">
              <w:rPr>
                <w:sz w:val="18"/>
                <w:szCs w:val="18"/>
                <w:lang w:val="uk-UA"/>
              </w:rPr>
              <w:t>Уточнены и внесены в спецификацию правила приема полей «Способ указания цены контракта» (priceInfo/priceType) и «Формула указания цены контракта» (priceInfo/priceFormula).</w:t>
            </w:r>
          </w:p>
          <w:p w14:paraId="302156AF" w14:textId="17BBCB16" w:rsidR="001D3AF5" w:rsidRPr="00273CF9" w:rsidRDefault="001D3AF5" w:rsidP="002D0245">
            <w:pPr>
              <w:pStyle w:val="ad"/>
              <w:numPr>
                <w:ilvl w:val="0"/>
                <w:numId w:val="77"/>
              </w:numPr>
              <w:jc w:val="left"/>
              <w:rPr>
                <w:sz w:val="18"/>
                <w:szCs w:val="18"/>
                <w:lang w:val="uk-UA"/>
              </w:rPr>
            </w:pPr>
            <w:r w:rsidRPr="00273CF9">
              <w:rPr>
                <w:sz w:val="18"/>
                <w:szCs w:val="18"/>
                <w:lang w:val="uk-UA"/>
              </w:rPr>
              <w:t>Добавлено правило приема поля «В условиях контракта указана максимальная цена контракта и формула цены контрак-та» (priceInfo/maxPri</w:t>
            </w:r>
            <w:r w:rsidRPr="00273CF9">
              <w:rPr>
                <w:sz w:val="18"/>
                <w:szCs w:val="18"/>
                <w:lang w:val="en-US"/>
              </w:rPr>
              <w:t>c</w:t>
            </w:r>
            <w:r w:rsidRPr="00273CF9">
              <w:rPr>
                <w:sz w:val="18"/>
                <w:szCs w:val="18"/>
                <w:lang w:val="uk-UA"/>
              </w:rPr>
              <w:t>eAndPriceFormulaSpecified).</w:t>
            </w:r>
          </w:p>
          <w:p w14:paraId="7840FD9B" w14:textId="0807782A" w:rsidR="001D3AF5" w:rsidRPr="00273CF9" w:rsidRDefault="001D3AF5" w:rsidP="002D0245">
            <w:pPr>
              <w:pStyle w:val="ad"/>
              <w:numPr>
                <w:ilvl w:val="0"/>
                <w:numId w:val="77"/>
              </w:numPr>
              <w:jc w:val="left"/>
              <w:rPr>
                <w:sz w:val="18"/>
                <w:szCs w:val="18"/>
                <w:lang w:val="uk-UA"/>
              </w:rPr>
            </w:pPr>
            <w:r w:rsidRPr="00273CF9">
              <w:rPr>
                <w:sz w:val="18"/>
                <w:szCs w:val="18"/>
                <w:lang w:val="uk-UA"/>
              </w:rPr>
              <w:t>Добавлено правило приема поля «Цена единицы» (execu-tions/execution/quantityContractSubjects/quantityContractSubject/unitPrice)</w:t>
            </w:r>
          </w:p>
        </w:tc>
      </w:tr>
      <w:tr w:rsidR="001D3AF5" w:rsidRPr="00273CF9" w14:paraId="5DD230D9" w14:textId="77777777" w:rsidTr="00F40D27">
        <w:trPr>
          <w:trHeight w:val="553"/>
        </w:trPr>
        <w:tc>
          <w:tcPr>
            <w:tcW w:w="562" w:type="dxa"/>
          </w:tcPr>
          <w:p w14:paraId="1D8B8ADD" w14:textId="7FEC23BA" w:rsidR="001D3AF5" w:rsidRPr="00273CF9" w:rsidRDefault="001D3AF5" w:rsidP="00C921BB">
            <w:pPr>
              <w:pStyle w:val="ad"/>
              <w:rPr>
                <w:sz w:val="18"/>
                <w:szCs w:val="18"/>
              </w:rPr>
            </w:pPr>
            <w:r w:rsidRPr="00273CF9">
              <w:rPr>
                <w:sz w:val="18"/>
                <w:szCs w:val="18"/>
              </w:rPr>
              <w:t>3.1</w:t>
            </w:r>
            <w:r w:rsidRPr="00273CF9">
              <w:rPr>
                <w:sz w:val="18"/>
                <w:szCs w:val="18"/>
                <w:lang w:val="uk-UA"/>
              </w:rPr>
              <w:t>7</w:t>
            </w:r>
          </w:p>
        </w:tc>
        <w:tc>
          <w:tcPr>
            <w:tcW w:w="1134" w:type="dxa"/>
          </w:tcPr>
          <w:p w14:paraId="0D5B0573" w14:textId="052E2714" w:rsidR="001D3AF5" w:rsidRPr="00273CF9" w:rsidRDefault="001D3AF5" w:rsidP="00C921BB">
            <w:pPr>
              <w:pStyle w:val="ad"/>
              <w:rPr>
                <w:sz w:val="18"/>
                <w:szCs w:val="18"/>
                <w:lang w:val="uk-UA"/>
              </w:rPr>
            </w:pPr>
            <w:r w:rsidRPr="00273CF9">
              <w:rPr>
                <w:sz w:val="18"/>
                <w:szCs w:val="18"/>
                <w:lang w:val="uk-UA"/>
              </w:rPr>
              <w:t>21</w:t>
            </w:r>
            <w:r w:rsidRPr="00273CF9">
              <w:rPr>
                <w:sz w:val="18"/>
                <w:szCs w:val="18"/>
                <w:lang w:val="en-US"/>
              </w:rPr>
              <w:t>.</w:t>
            </w:r>
            <w:r w:rsidRPr="00273CF9">
              <w:rPr>
                <w:sz w:val="18"/>
                <w:szCs w:val="18"/>
                <w:lang w:val="uk-UA"/>
              </w:rPr>
              <w:t>10</w:t>
            </w:r>
            <w:r w:rsidRPr="00273CF9">
              <w:rPr>
                <w:sz w:val="18"/>
                <w:szCs w:val="18"/>
                <w:lang w:val="en-US"/>
              </w:rPr>
              <w:t>.2020</w:t>
            </w:r>
          </w:p>
        </w:tc>
        <w:tc>
          <w:tcPr>
            <w:tcW w:w="1275" w:type="dxa"/>
          </w:tcPr>
          <w:p w14:paraId="4E9B862D" w14:textId="1A761264" w:rsidR="001D3AF5" w:rsidRPr="00273CF9" w:rsidRDefault="001D3AF5" w:rsidP="00C921BB">
            <w:pPr>
              <w:pStyle w:val="ad"/>
            </w:pPr>
            <w:r w:rsidRPr="00273CF9">
              <w:rPr>
                <w:sz w:val="18"/>
                <w:szCs w:val="18"/>
              </w:rPr>
              <w:t>FCSNF-11936</w:t>
            </w:r>
          </w:p>
        </w:tc>
        <w:tc>
          <w:tcPr>
            <w:tcW w:w="6095" w:type="dxa"/>
          </w:tcPr>
          <w:p w14:paraId="640A2697" w14:textId="77777777" w:rsidR="001D3AF5" w:rsidRPr="00273CF9" w:rsidRDefault="001D3AF5" w:rsidP="002D0245">
            <w:pPr>
              <w:pStyle w:val="ad"/>
              <w:numPr>
                <w:ilvl w:val="0"/>
                <w:numId w:val="78"/>
              </w:numPr>
              <w:jc w:val="left"/>
              <w:rPr>
                <w:sz w:val="18"/>
                <w:szCs w:val="18"/>
                <w:lang w:val="uk-UA"/>
              </w:rPr>
            </w:pPr>
            <w:r w:rsidRPr="00273CF9">
              <w:rPr>
                <w:sz w:val="18"/>
                <w:szCs w:val="18"/>
              </w:rPr>
              <w:t>Добавлены правила приема полей:</w:t>
            </w:r>
          </w:p>
          <w:p w14:paraId="10F3A1B8" w14:textId="2383A8DE" w:rsidR="001D3AF5" w:rsidRPr="00273CF9" w:rsidRDefault="001D3AF5" w:rsidP="002D0245">
            <w:pPr>
              <w:pStyle w:val="ad"/>
              <w:numPr>
                <w:ilvl w:val="0"/>
                <w:numId w:val="79"/>
              </w:numPr>
              <w:jc w:val="left"/>
              <w:rPr>
                <w:sz w:val="18"/>
                <w:szCs w:val="18"/>
                <w:lang w:val="uk-UA"/>
              </w:rPr>
            </w:pPr>
            <w:r w:rsidRPr="00273CF9">
              <w:rPr>
                <w:sz w:val="18"/>
                <w:szCs w:val="18"/>
                <w:lang w:val="uk-UA"/>
              </w:rPr>
              <w:t>Идентификатор документа ЕИС (executions/execution/docAcceptance/</w:t>
            </w:r>
            <w:r w:rsidRPr="00273CF9">
              <w:rPr>
                <w:sz w:val="18"/>
                <w:szCs w:val="18"/>
                <w:lang w:val="en-US"/>
              </w:rPr>
              <w:t>s</w:t>
            </w:r>
            <w:r w:rsidRPr="00273CF9">
              <w:rPr>
                <w:sz w:val="18"/>
                <w:szCs w:val="18"/>
                <w:lang w:val="uk-UA"/>
              </w:rPr>
              <w:t>id).</w:t>
            </w:r>
          </w:p>
          <w:p w14:paraId="57D5B2BA" w14:textId="7B428978" w:rsidR="001D3AF5" w:rsidRPr="00273CF9" w:rsidRDefault="001D3AF5" w:rsidP="002D0245">
            <w:pPr>
              <w:pStyle w:val="ad"/>
              <w:numPr>
                <w:ilvl w:val="0"/>
                <w:numId w:val="79"/>
              </w:numPr>
              <w:jc w:val="left"/>
              <w:rPr>
                <w:sz w:val="18"/>
                <w:szCs w:val="18"/>
                <w:lang w:val="uk-UA"/>
              </w:rPr>
            </w:pPr>
            <w:r w:rsidRPr="00273CF9">
              <w:rPr>
                <w:sz w:val="18"/>
                <w:szCs w:val="18"/>
                <w:lang w:val="uk-UA"/>
              </w:rPr>
              <w:t>Внешний идентификатор документа (executions/execution/docAcceptance/external</w:t>
            </w:r>
            <w:r w:rsidRPr="00273CF9">
              <w:rPr>
                <w:sz w:val="18"/>
                <w:szCs w:val="18"/>
                <w:lang w:val="en-US"/>
              </w:rPr>
              <w:t>Si</w:t>
            </w:r>
            <w:r w:rsidRPr="00273CF9">
              <w:rPr>
                <w:sz w:val="18"/>
                <w:szCs w:val="18"/>
                <w:lang w:val="uk-UA"/>
              </w:rPr>
              <w:t>d)</w:t>
            </w:r>
          </w:p>
          <w:p w14:paraId="682B81A4" w14:textId="42A0AC0B" w:rsidR="001D3AF5" w:rsidRPr="00273CF9" w:rsidRDefault="001D3AF5" w:rsidP="002D0245">
            <w:pPr>
              <w:pStyle w:val="ad"/>
              <w:numPr>
                <w:ilvl w:val="0"/>
                <w:numId w:val="79"/>
              </w:numPr>
              <w:jc w:val="left"/>
              <w:rPr>
                <w:sz w:val="18"/>
                <w:szCs w:val="18"/>
                <w:lang w:val="uk-UA"/>
              </w:rPr>
            </w:pPr>
            <w:r w:rsidRPr="00273CF9">
              <w:rPr>
                <w:sz w:val="18"/>
                <w:szCs w:val="18"/>
                <w:lang w:val="uk-UA"/>
              </w:rPr>
              <w:t>Идентификатор документа ЕИС (executions/execution/payDoc/</w:t>
            </w:r>
            <w:r w:rsidRPr="00273CF9">
              <w:rPr>
                <w:sz w:val="18"/>
                <w:szCs w:val="18"/>
                <w:lang w:val="en-US"/>
              </w:rPr>
              <w:t>s</w:t>
            </w:r>
            <w:r w:rsidRPr="00273CF9">
              <w:rPr>
                <w:sz w:val="18"/>
                <w:szCs w:val="18"/>
                <w:lang w:val="uk-UA"/>
              </w:rPr>
              <w:t>id).</w:t>
            </w:r>
          </w:p>
          <w:p w14:paraId="68196E15" w14:textId="2D336071" w:rsidR="001D3AF5" w:rsidRPr="00273CF9" w:rsidRDefault="001D3AF5" w:rsidP="002D0245">
            <w:pPr>
              <w:pStyle w:val="ad"/>
              <w:numPr>
                <w:ilvl w:val="0"/>
                <w:numId w:val="79"/>
              </w:numPr>
              <w:jc w:val="left"/>
              <w:rPr>
                <w:sz w:val="18"/>
                <w:szCs w:val="18"/>
                <w:lang w:val="uk-UA"/>
              </w:rPr>
            </w:pPr>
            <w:r w:rsidRPr="00273CF9">
              <w:rPr>
                <w:sz w:val="18"/>
                <w:szCs w:val="18"/>
                <w:lang w:val="uk-UA"/>
              </w:rPr>
              <w:t>Внешний идентификатор документа (executions/execution/payDoc/external</w:t>
            </w:r>
            <w:r w:rsidRPr="00273CF9">
              <w:rPr>
                <w:sz w:val="18"/>
                <w:szCs w:val="18"/>
                <w:lang w:val="en-US"/>
              </w:rPr>
              <w:t>Si</w:t>
            </w:r>
            <w:r w:rsidRPr="00273CF9">
              <w:rPr>
                <w:sz w:val="18"/>
                <w:szCs w:val="18"/>
                <w:lang w:val="uk-UA"/>
              </w:rPr>
              <w:t>d)</w:t>
            </w:r>
          </w:p>
          <w:p w14:paraId="32A0FEFC" w14:textId="28F4E7C2" w:rsidR="001D3AF5" w:rsidRPr="00273CF9" w:rsidRDefault="001D3AF5" w:rsidP="002D0245">
            <w:pPr>
              <w:pStyle w:val="ad"/>
              <w:numPr>
                <w:ilvl w:val="0"/>
                <w:numId w:val="79"/>
              </w:numPr>
              <w:jc w:val="left"/>
              <w:rPr>
                <w:sz w:val="18"/>
                <w:szCs w:val="18"/>
                <w:lang w:val="uk-UA"/>
              </w:rPr>
            </w:pPr>
            <w:r w:rsidRPr="00273CF9">
              <w:rPr>
                <w:sz w:val="18"/>
                <w:szCs w:val="18"/>
                <w:lang w:val="uk-UA"/>
              </w:rPr>
              <w:t>Идентификатор документа ЕИС (executions/execution/docExecution/</w:t>
            </w:r>
            <w:r w:rsidRPr="00273CF9">
              <w:rPr>
                <w:sz w:val="18"/>
                <w:szCs w:val="18"/>
                <w:lang w:val="en-US"/>
              </w:rPr>
              <w:t>s</w:t>
            </w:r>
            <w:r w:rsidRPr="00273CF9">
              <w:rPr>
                <w:sz w:val="18"/>
                <w:szCs w:val="18"/>
                <w:lang w:val="uk-UA"/>
              </w:rPr>
              <w:t>id).</w:t>
            </w:r>
          </w:p>
          <w:p w14:paraId="6C4379D2" w14:textId="3CD256C0" w:rsidR="001D3AF5" w:rsidRPr="00273CF9" w:rsidRDefault="001D3AF5" w:rsidP="002D0245">
            <w:pPr>
              <w:pStyle w:val="ad"/>
              <w:numPr>
                <w:ilvl w:val="0"/>
                <w:numId w:val="79"/>
              </w:numPr>
              <w:jc w:val="left"/>
              <w:rPr>
                <w:sz w:val="18"/>
                <w:szCs w:val="18"/>
                <w:lang w:val="uk-UA"/>
              </w:rPr>
            </w:pPr>
            <w:r w:rsidRPr="00273CF9">
              <w:rPr>
                <w:sz w:val="18"/>
                <w:szCs w:val="18"/>
                <w:lang w:val="uk-UA"/>
              </w:rPr>
              <w:t>Внешний идентификатор документа (executions/execution/docExecution/external</w:t>
            </w:r>
            <w:r w:rsidRPr="00273CF9">
              <w:rPr>
                <w:sz w:val="18"/>
                <w:szCs w:val="18"/>
                <w:lang w:val="en-US"/>
              </w:rPr>
              <w:t>Si</w:t>
            </w:r>
            <w:r w:rsidRPr="00273CF9">
              <w:rPr>
                <w:sz w:val="18"/>
                <w:szCs w:val="18"/>
                <w:lang w:val="uk-UA"/>
              </w:rPr>
              <w:t>d)</w:t>
            </w:r>
          </w:p>
          <w:p w14:paraId="0C5D1E60" w14:textId="77777777" w:rsidR="001D3AF5" w:rsidRPr="00273CF9" w:rsidRDefault="001D3AF5" w:rsidP="002D0245">
            <w:pPr>
              <w:pStyle w:val="ad"/>
              <w:numPr>
                <w:ilvl w:val="0"/>
                <w:numId w:val="78"/>
              </w:numPr>
              <w:jc w:val="left"/>
              <w:rPr>
                <w:sz w:val="18"/>
                <w:szCs w:val="18"/>
                <w:lang w:val="uk-UA"/>
              </w:rPr>
            </w:pPr>
            <w:r w:rsidRPr="00273CF9">
              <w:rPr>
                <w:sz w:val="18"/>
                <w:szCs w:val="18"/>
                <w:lang w:val="uk-UA"/>
              </w:rPr>
              <w:t>Добавлены контроли:</w:t>
            </w:r>
          </w:p>
          <w:p w14:paraId="44C96153" w14:textId="77777777" w:rsidR="001D3AF5" w:rsidRPr="00273CF9" w:rsidRDefault="001D3AF5" w:rsidP="00E3066C">
            <w:pPr>
              <w:pStyle w:val="ad"/>
              <w:ind w:left="720"/>
              <w:jc w:val="left"/>
              <w:rPr>
                <w:sz w:val="18"/>
                <w:szCs w:val="18"/>
              </w:rPr>
            </w:pPr>
            <w:r w:rsidRPr="00273CF9">
              <w:rPr>
                <w:sz w:val="18"/>
                <w:szCs w:val="18"/>
              </w:rPr>
              <w:t>РК_ИК_0285</w:t>
            </w:r>
          </w:p>
          <w:p w14:paraId="27E5580D" w14:textId="77777777" w:rsidR="001D3AF5" w:rsidRPr="00273CF9" w:rsidRDefault="001D3AF5" w:rsidP="00E3066C">
            <w:pPr>
              <w:pStyle w:val="ad"/>
              <w:ind w:left="720"/>
              <w:jc w:val="left"/>
              <w:rPr>
                <w:sz w:val="18"/>
                <w:szCs w:val="18"/>
              </w:rPr>
            </w:pPr>
            <w:r w:rsidRPr="00273CF9">
              <w:rPr>
                <w:sz w:val="18"/>
                <w:szCs w:val="18"/>
              </w:rPr>
              <w:t>РК_ИК_0286</w:t>
            </w:r>
          </w:p>
          <w:p w14:paraId="7D57CEFD" w14:textId="77777777" w:rsidR="001D3AF5" w:rsidRPr="00273CF9" w:rsidRDefault="001D3AF5" w:rsidP="00E3066C">
            <w:pPr>
              <w:pStyle w:val="ad"/>
              <w:ind w:left="720"/>
              <w:jc w:val="left"/>
              <w:rPr>
                <w:sz w:val="18"/>
                <w:szCs w:val="18"/>
              </w:rPr>
            </w:pPr>
            <w:r w:rsidRPr="00273CF9">
              <w:rPr>
                <w:sz w:val="18"/>
                <w:szCs w:val="18"/>
              </w:rPr>
              <w:t>РК_ИК_0287</w:t>
            </w:r>
          </w:p>
          <w:p w14:paraId="36585FB7" w14:textId="77777777" w:rsidR="001D3AF5" w:rsidRPr="00273CF9" w:rsidRDefault="001D3AF5" w:rsidP="00E3066C">
            <w:pPr>
              <w:pStyle w:val="ad"/>
              <w:ind w:left="720"/>
              <w:jc w:val="left"/>
              <w:rPr>
                <w:sz w:val="18"/>
                <w:szCs w:val="18"/>
              </w:rPr>
            </w:pPr>
            <w:r w:rsidRPr="00273CF9">
              <w:rPr>
                <w:sz w:val="18"/>
                <w:szCs w:val="18"/>
              </w:rPr>
              <w:t>РК_ИК_0288</w:t>
            </w:r>
          </w:p>
          <w:p w14:paraId="175899A3" w14:textId="77777777" w:rsidR="001D3AF5" w:rsidRPr="00273CF9" w:rsidRDefault="001D3AF5" w:rsidP="00E3066C">
            <w:pPr>
              <w:pStyle w:val="ad"/>
              <w:ind w:left="720"/>
              <w:jc w:val="left"/>
              <w:rPr>
                <w:sz w:val="18"/>
                <w:szCs w:val="18"/>
              </w:rPr>
            </w:pPr>
            <w:r w:rsidRPr="00273CF9">
              <w:rPr>
                <w:sz w:val="18"/>
                <w:szCs w:val="18"/>
              </w:rPr>
              <w:t>РК_ИК_0289</w:t>
            </w:r>
          </w:p>
          <w:p w14:paraId="3F774656" w14:textId="64FFD13F" w:rsidR="001D3AF5" w:rsidRPr="00273CF9" w:rsidRDefault="001D3AF5" w:rsidP="002D0245">
            <w:pPr>
              <w:pStyle w:val="ad"/>
              <w:numPr>
                <w:ilvl w:val="0"/>
                <w:numId w:val="78"/>
              </w:numPr>
              <w:jc w:val="left"/>
              <w:rPr>
                <w:sz w:val="18"/>
                <w:szCs w:val="18"/>
              </w:rPr>
            </w:pPr>
            <w:r w:rsidRPr="00273CF9">
              <w:rPr>
                <w:sz w:val="18"/>
                <w:szCs w:val="18"/>
              </w:rPr>
              <w:t>Добавлено правило приема блока Блок «Тип платежного документа» (executions/execution/payDoc/payDocTypeInfo).</w:t>
            </w:r>
          </w:p>
        </w:tc>
      </w:tr>
      <w:tr w:rsidR="001D3AF5" w:rsidRPr="00273CF9" w14:paraId="40BC98C7" w14:textId="77777777" w:rsidTr="00F40D27">
        <w:trPr>
          <w:trHeight w:val="553"/>
        </w:trPr>
        <w:tc>
          <w:tcPr>
            <w:tcW w:w="562" w:type="dxa"/>
          </w:tcPr>
          <w:p w14:paraId="2FC9FA78" w14:textId="64985657" w:rsidR="001D3AF5" w:rsidRPr="00273CF9" w:rsidRDefault="001D3AF5" w:rsidP="0068167C">
            <w:pPr>
              <w:pStyle w:val="ad"/>
              <w:rPr>
                <w:sz w:val="18"/>
                <w:szCs w:val="18"/>
              </w:rPr>
            </w:pPr>
            <w:r w:rsidRPr="00273CF9">
              <w:rPr>
                <w:sz w:val="18"/>
                <w:szCs w:val="18"/>
              </w:rPr>
              <w:t>3.1</w:t>
            </w:r>
            <w:r w:rsidRPr="00273CF9">
              <w:rPr>
                <w:sz w:val="18"/>
                <w:szCs w:val="18"/>
                <w:lang w:val="uk-UA"/>
              </w:rPr>
              <w:t>8</w:t>
            </w:r>
          </w:p>
        </w:tc>
        <w:tc>
          <w:tcPr>
            <w:tcW w:w="1134" w:type="dxa"/>
          </w:tcPr>
          <w:p w14:paraId="729A98BE" w14:textId="6C13D8C2" w:rsidR="001D3AF5" w:rsidRPr="00273CF9" w:rsidRDefault="001D3AF5" w:rsidP="0068167C">
            <w:pPr>
              <w:pStyle w:val="ad"/>
              <w:rPr>
                <w:sz w:val="18"/>
                <w:szCs w:val="18"/>
                <w:lang w:val="uk-UA"/>
              </w:rPr>
            </w:pPr>
            <w:r w:rsidRPr="00273CF9">
              <w:rPr>
                <w:sz w:val="18"/>
                <w:szCs w:val="18"/>
                <w:lang w:val="uk-UA"/>
              </w:rPr>
              <w:t>26</w:t>
            </w:r>
            <w:r w:rsidRPr="00273CF9">
              <w:rPr>
                <w:sz w:val="18"/>
                <w:szCs w:val="18"/>
                <w:lang w:val="en-US"/>
              </w:rPr>
              <w:t>.</w:t>
            </w:r>
            <w:r w:rsidRPr="00273CF9">
              <w:rPr>
                <w:sz w:val="18"/>
                <w:szCs w:val="18"/>
                <w:lang w:val="uk-UA"/>
              </w:rPr>
              <w:t>10</w:t>
            </w:r>
            <w:r w:rsidRPr="00273CF9">
              <w:rPr>
                <w:sz w:val="18"/>
                <w:szCs w:val="18"/>
                <w:lang w:val="en-US"/>
              </w:rPr>
              <w:t>.2020</w:t>
            </w:r>
          </w:p>
        </w:tc>
        <w:tc>
          <w:tcPr>
            <w:tcW w:w="1275" w:type="dxa"/>
          </w:tcPr>
          <w:p w14:paraId="27C6E39C" w14:textId="6F57EF55" w:rsidR="001D3AF5" w:rsidRPr="00273CF9" w:rsidRDefault="001D3AF5" w:rsidP="0068167C">
            <w:pPr>
              <w:pStyle w:val="ad"/>
            </w:pPr>
            <w:r w:rsidRPr="00273CF9">
              <w:rPr>
                <w:sz w:val="18"/>
                <w:szCs w:val="18"/>
              </w:rPr>
              <w:t>FCSNF-10822</w:t>
            </w:r>
          </w:p>
        </w:tc>
        <w:tc>
          <w:tcPr>
            <w:tcW w:w="6095" w:type="dxa"/>
          </w:tcPr>
          <w:p w14:paraId="141690C5" w14:textId="54C87A79" w:rsidR="001D3AF5" w:rsidRPr="00273CF9" w:rsidRDefault="001D3AF5" w:rsidP="002D0245">
            <w:pPr>
              <w:pStyle w:val="ad"/>
              <w:numPr>
                <w:ilvl w:val="0"/>
                <w:numId w:val="80"/>
              </w:numPr>
              <w:jc w:val="left"/>
              <w:rPr>
                <w:sz w:val="18"/>
                <w:szCs w:val="18"/>
              </w:rPr>
            </w:pPr>
            <w:r w:rsidRPr="00273CF9">
              <w:rPr>
                <w:sz w:val="18"/>
                <w:szCs w:val="18"/>
              </w:rPr>
              <w:t>Добавлено правило приема поля Поле «Количество поставленных лекарственных препаратов в потребительских единицах измере-ния» (executions\execution\quantityDrugContractSubjects\quantityDrugContractSubject\sumaryDrugQuantity).</w:t>
            </w:r>
          </w:p>
        </w:tc>
      </w:tr>
      <w:tr w:rsidR="001D3AF5" w:rsidRPr="00273CF9" w14:paraId="2C071918" w14:textId="77777777" w:rsidTr="00F40D27">
        <w:trPr>
          <w:trHeight w:val="553"/>
        </w:trPr>
        <w:tc>
          <w:tcPr>
            <w:tcW w:w="562" w:type="dxa"/>
          </w:tcPr>
          <w:p w14:paraId="54BEECBD" w14:textId="7C7ADC1D" w:rsidR="001D3AF5" w:rsidRPr="00273CF9" w:rsidRDefault="001D3AF5" w:rsidP="00120935">
            <w:pPr>
              <w:pStyle w:val="ad"/>
              <w:rPr>
                <w:sz w:val="18"/>
                <w:szCs w:val="18"/>
              </w:rPr>
            </w:pPr>
            <w:r w:rsidRPr="00273CF9">
              <w:rPr>
                <w:sz w:val="18"/>
                <w:szCs w:val="18"/>
              </w:rPr>
              <w:t>3.1</w:t>
            </w:r>
            <w:r w:rsidRPr="00273CF9">
              <w:rPr>
                <w:sz w:val="18"/>
                <w:szCs w:val="18"/>
                <w:lang w:val="uk-UA"/>
              </w:rPr>
              <w:t>9</w:t>
            </w:r>
          </w:p>
        </w:tc>
        <w:tc>
          <w:tcPr>
            <w:tcW w:w="1134" w:type="dxa"/>
          </w:tcPr>
          <w:p w14:paraId="3B8CE846" w14:textId="34D40E0E" w:rsidR="001D3AF5" w:rsidRPr="00273CF9" w:rsidRDefault="001D3AF5" w:rsidP="00120935">
            <w:pPr>
              <w:pStyle w:val="ad"/>
              <w:rPr>
                <w:sz w:val="18"/>
                <w:szCs w:val="18"/>
                <w:lang w:val="uk-UA"/>
              </w:rPr>
            </w:pPr>
            <w:r w:rsidRPr="00273CF9">
              <w:rPr>
                <w:sz w:val="18"/>
                <w:szCs w:val="18"/>
                <w:lang w:val="uk-UA"/>
              </w:rPr>
              <w:t>04</w:t>
            </w:r>
            <w:r w:rsidRPr="00273CF9">
              <w:rPr>
                <w:sz w:val="18"/>
                <w:szCs w:val="18"/>
                <w:lang w:val="en-US"/>
              </w:rPr>
              <w:t>.</w:t>
            </w:r>
            <w:r w:rsidRPr="00273CF9">
              <w:rPr>
                <w:sz w:val="18"/>
                <w:szCs w:val="18"/>
                <w:lang w:val="uk-UA"/>
              </w:rPr>
              <w:t>11</w:t>
            </w:r>
            <w:r w:rsidRPr="00273CF9">
              <w:rPr>
                <w:sz w:val="18"/>
                <w:szCs w:val="18"/>
                <w:lang w:val="en-US"/>
              </w:rPr>
              <w:t>.2020</w:t>
            </w:r>
          </w:p>
        </w:tc>
        <w:tc>
          <w:tcPr>
            <w:tcW w:w="1275" w:type="dxa"/>
          </w:tcPr>
          <w:p w14:paraId="4BCA5BB4" w14:textId="6ED57D49" w:rsidR="001D3AF5" w:rsidRPr="00273CF9" w:rsidRDefault="001D3AF5" w:rsidP="00120935">
            <w:pPr>
              <w:pStyle w:val="ad"/>
              <w:rPr>
                <w:lang w:val="uk-UA"/>
              </w:rPr>
            </w:pPr>
            <w:r w:rsidRPr="00273CF9">
              <w:rPr>
                <w:sz w:val="18"/>
                <w:szCs w:val="18"/>
              </w:rPr>
              <w:t>FCSNF-12009</w:t>
            </w:r>
          </w:p>
        </w:tc>
        <w:tc>
          <w:tcPr>
            <w:tcW w:w="6095" w:type="dxa"/>
          </w:tcPr>
          <w:p w14:paraId="15B5F0AC" w14:textId="408408E7" w:rsidR="001D3AF5" w:rsidRPr="00273CF9" w:rsidRDefault="001D3AF5" w:rsidP="002D0245">
            <w:pPr>
              <w:pStyle w:val="ad"/>
              <w:numPr>
                <w:ilvl w:val="0"/>
                <w:numId w:val="81"/>
              </w:numPr>
              <w:jc w:val="left"/>
              <w:rPr>
                <w:sz w:val="18"/>
                <w:szCs w:val="18"/>
              </w:rPr>
            </w:pPr>
            <w:r w:rsidRPr="00273CF9">
              <w:rPr>
                <w:sz w:val="18"/>
                <w:szCs w:val="18"/>
              </w:rPr>
              <w:t>Изменены правила приема полей:</w:t>
            </w:r>
          </w:p>
          <w:p w14:paraId="24565738" w14:textId="5919AFFC" w:rsidR="001D3AF5" w:rsidRPr="00273CF9" w:rsidRDefault="001D3AF5" w:rsidP="00120935">
            <w:pPr>
              <w:pStyle w:val="ad"/>
              <w:ind w:left="720"/>
              <w:jc w:val="left"/>
              <w:rPr>
                <w:sz w:val="18"/>
                <w:szCs w:val="18"/>
                <w:lang w:val="uk-UA"/>
              </w:rPr>
            </w:pPr>
            <w:r w:rsidRPr="00273CF9">
              <w:rPr>
                <w:sz w:val="18"/>
                <w:szCs w:val="18"/>
                <w:lang w:val="uk-UA"/>
              </w:rPr>
              <w:t>«</w:t>
            </w:r>
            <w:r w:rsidRPr="00273CF9">
              <w:rPr>
                <w:sz w:val="18"/>
                <w:szCs w:val="18"/>
              </w:rPr>
              <w:t>Цена за единицу без НДС в валюте контракта</w:t>
            </w:r>
            <w:r w:rsidRPr="00273CF9">
              <w:rPr>
                <w:sz w:val="18"/>
                <w:szCs w:val="18"/>
                <w:lang w:val="uk-UA"/>
              </w:rPr>
              <w:t>» (products/product/whitoutVATPrice);</w:t>
            </w:r>
          </w:p>
          <w:p w14:paraId="7181BC48" w14:textId="77777777" w:rsidR="001D3AF5" w:rsidRPr="00273CF9" w:rsidRDefault="001D3AF5" w:rsidP="00120935">
            <w:pPr>
              <w:pStyle w:val="ad"/>
              <w:ind w:left="720"/>
              <w:jc w:val="left"/>
              <w:rPr>
                <w:sz w:val="18"/>
                <w:szCs w:val="18"/>
                <w:lang w:val="uk-UA"/>
              </w:rPr>
            </w:pPr>
            <w:r w:rsidRPr="00273CF9">
              <w:rPr>
                <w:sz w:val="18"/>
                <w:szCs w:val="18"/>
                <w:lang w:val="uk-UA"/>
              </w:rPr>
              <w:t>«Цена за единицу без НДС в рублевом эквиваленте» (products/product/whitoutVATPriceRUR);</w:t>
            </w:r>
          </w:p>
          <w:p w14:paraId="47BFF1BA" w14:textId="6EAC7C30" w:rsidR="001D3AF5" w:rsidRPr="00273CF9" w:rsidRDefault="001D3AF5" w:rsidP="00A526FC">
            <w:pPr>
              <w:pStyle w:val="ad"/>
              <w:ind w:left="720"/>
              <w:jc w:val="left"/>
              <w:rPr>
                <w:sz w:val="18"/>
                <w:szCs w:val="18"/>
                <w:lang w:val="uk-UA"/>
              </w:rPr>
            </w:pPr>
            <w:r w:rsidRPr="00273CF9">
              <w:rPr>
                <w:sz w:val="18"/>
                <w:szCs w:val="18"/>
                <w:lang w:val="uk-UA"/>
              </w:rPr>
              <w:lastRenderedPageBreak/>
              <w:t>«Сумма без НДС в валюте контракта» (products/product/withoutVATSum);</w:t>
            </w:r>
          </w:p>
          <w:p w14:paraId="7ED1CA90" w14:textId="77777777" w:rsidR="001D3AF5" w:rsidRPr="00273CF9" w:rsidRDefault="001D3AF5" w:rsidP="00A526FC">
            <w:pPr>
              <w:pStyle w:val="ad"/>
              <w:ind w:left="720"/>
              <w:jc w:val="left"/>
              <w:rPr>
                <w:sz w:val="18"/>
                <w:szCs w:val="18"/>
                <w:lang w:val="uk-UA"/>
              </w:rPr>
            </w:pPr>
            <w:r w:rsidRPr="00273CF9">
              <w:rPr>
                <w:sz w:val="18"/>
                <w:szCs w:val="18"/>
                <w:lang w:val="uk-UA"/>
              </w:rPr>
              <w:t>«Сумма без НДС в рублевом эквиваленте» (products/product/withoutVATSumRUR);</w:t>
            </w:r>
          </w:p>
          <w:p w14:paraId="356CBC97" w14:textId="66F878AA" w:rsidR="001D3AF5" w:rsidRPr="00273CF9" w:rsidRDefault="001D3AF5" w:rsidP="00B65319">
            <w:pPr>
              <w:pStyle w:val="ad"/>
              <w:ind w:left="720"/>
              <w:jc w:val="left"/>
              <w:rPr>
                <w:sz w:val="18"/>
                <w:szCs w:val="18"/>
                <w:lang w:val="uk-UA"/>
              </w:rPr>
            </w:pPr>
            <w:r w:rsidRPr="00273CF9">
              <w:rPr>
                <w:sz w:val="18"/>
                <w:szCs w:val="18"/>
                <w:lang w:val="uk-UA"/>
              </w:rPr>
              <w:t>«Размер НДС в валюте контракта» (products/product/VATSum);</w:t>
            </w:r>
          </w:p>
          <w:p w14:paraId="0A89DB41" w14:textId="604C5FC9" w:rsidR="001D3AF5" w:rsidRPr="00273CF9" w:rsidRDefault="001D3AF5" w:rsidP="00B65319">
            <w:pPr>
              <w:pStyle w:val="ad"/>
              <w:ind w:left="720"/>
              <w:jc w:val="left"/>
              <w:rPr>
                <w:sz w:val="18"/>
                <w:szCs w:val="18"/>
                <w:lang w:val="uk-UA"/>
              </w:rPr>
            </w:pPr>
            <w:r w:rsidRPr="00273CF9">
              <w:rPr>
                <w:sz w:val="18"/>
                <w:szCs w:val="18"/>
                <w:lang w:val="uk-UA"/>
              </w:rPr>
              <w:t>«Размер НДС в рублевом эквиваленте» (products/product/VATSumRUR).</w:t>
            </w:r>
          </w:p>
          <w:p w14:paraId="0915871E" w14:textId="77777777" w:rsidR="001D3AF5" w:rsidRPr="00273CF9" w:rsidRDefault="001D3AF5" w:rsidP="002D0245">
            <w:pPr>
              <w:pStyle w:val="ad"/>
              <w:numPr>
                <w:ilvl w:val="0"/>
                <w:numId w:val="81"/>
              </w:numPr>
              <w:jc w:val="left"/>
              <w:rPr>
                <w:sz w:val="18"/>
                <w:szCs w:val="18"/>
              </w:rPr>
            </w:pPr>
            <w:r w:rsidRPr="00273CF9">
              <w:rPr>
                <w:sz w:val="18"/>
                <w:szCs w:val="18"/>
              </w:rPr>
              <w:t>Отключен</w:t>
            </w:r>
            <w:r w:rsidRPr="00273CF9">
              <w:rPr>
                <w:sz w:val="18"/>
                <w:szCs w:val="18"/>
                <w:lang w:val="uk-UA"/>
              </w:rPr>
              <w:t>ы</w:t>
            </w:r>
            <w:r w:rsidRPr="00273CF9">
              <w:rPr>
                <w:sz w:val="18"/>
                <w:szCs w:val="18"/>
              </w:rPr>
              <w:t xml:space="preserve"> контроли</w:t>
            </w:r>
          </w:p>
          <w:p w14:paraId="4B343112" w14:textId="77777777" w:rsidR="001D3AF5" w:rsidRPr="00273CF9" w:rsidRDefault="001D3AF5" w:rsidP="008041D4">
            <w:pPr>
              <w:pStyle w:val="ad"/>
              <w:ind w:left="720"/>
              <w:jc w:val="left"/>
              <w:rPr>
                <w:sz w:val="18"/>
                <w:szCs w:val="18"/>
              </w:rPr>
            </w:pPr>
            <w:r w:rsidRPr="00273CF9">
              <w:rPr>
                <w:sz w:val="18"/>
                <w:szCs w:val="18"/>
              </w:rPr>
              <w:t>РК_ИК_0201;</w:t>
            </w:r>
          </w:p>
          <w:p w14:paraId="796F0786" w14:textId="77777777" w:rsidR="001D3AF5" w:rsidRPr="00273CF9" w:rsidRDefault="001D3AF5" w:rsidP="008041D4">
            <w:pPr>
              <w:pStyle w:val="ad"/>
              <w:ind w:left="720"/>
              <w:jc w:val="left"/>
              <w:rPr>
                <w:sz w:val="18"/>
                <w:szCs w:val="18"/>
              </w:rPr>
            </w:pPr>
            <w:r w:rsidRPr="00273CF9">
              <w:rPr>
                <w:sz w:val="18"/>
                <w:szCs w:val="18"/>
              </w:rPr>
              <w:t>РК_ИК_0204;</w:t>
            </w:r>
          </w:p>
          <w:p w14:paraId="739381C2" w14:textId="561CFE98" w:rsidR="001D3AF5" w:rsidRPr="00273CF9" w:rsidRDefault="001D3AF5" w:rsidP="008041D4">
            <w:pPr>
              <w:pStyle w:val="ad"/>
              <w:ind w:left="720"/>
              <w:jc w:val="left"/>
              <w:rPr>
                <w:sz w:val="18"/>
                <w:szCs w:val="18"/>
              </w:rPr>
            </w:pPr>
            <w:r w:rsidRPr="00273CF9">
              <w:rPr>
                <w:sz w:val="18"/>
                <w:szCs w:val="18"/>
              </w:rPr>
              <w:t>РК_ИК_0203.</w:t>
            </w:r>
          </w:p>
          <w:p w14:paraId="54AB3F8A" w14:textId="07E422F0" w:rsidR="001D3AF5" w:rsidRPr="00273CF9" w:rsidRDefault="001D3AF5" w:rsidP="002D0245">
            <w:pPr>
              <w:pStyle w:val="ad"/>
              <w:numPr>
                <w:ilvl w:val="0"/>
                <w:numId w:val="81"/>
              </w:numPr>
              <w:jc w:val="left"/>
              <w:rPr>
                <w:sz w:val="18"/>
                <w:szCs w:val="18"/>
              </w:rPr>
            </w:pPr>
            <w:r w:rsidRPr="00273CF9">
              <w:rPr>
                <w:sz w:val="18"/>
                <w:szCs w:val="18"/>
              </w:rPr>
              <w:t>Изменены контроли:</w:t>
            </w:r>
          </w:p>
          <w:p w14:paraId="15EE61B9" w14:textId="77777777" w:rsidR="001D3AF5" w:rsidRPr="00273CF9" w:rsidRDefault="001D3AF5" w:rsidP="004612C7">
            <w:pPr>
              <w:pStyle w:val="ad"/>
              <w:ind w:left="720"/>
              <w:jc w:val="left"/>
              <w:rPr>
                <w:sz w:val="18"/>
                <w:szCs w:val="18"/>
              </w:rPr>
            </w:pPr>
            <w:r w:rsidRPr="00273CF9">
              <w:rPr>
                <w:sz w:val="18"/>
                <w:szCs w:val="18"/>
              </w:rPr>
              <w:t>РК_ИК_0250;</w:t>
            </w:r>
          </w:p>
          <w:p w14:paraId="2D2CD57E" w14:textId="315FE9E8" w:rsidR="001D3AF5" w:rsidRPr="00273CF9" w:rsidRDefault="001D3AF5" w:rsidP="004612C7">
            <w:pPr>
              <w:pStyle w:val="ad"/>
              <w:ind w:left="720"/>
              <w:jc w:val="left"/>
              <w:rPr>
                <w:sz w:val="18"/>
                <w:szCs w:val="18"/>
              </w:rPr>
            </w:pPr>
            <w:r w:rsidRPr="00273CF9">
              <w:rPr>
                <w:sz w:val="18"/>
                <w:szCs w:val="18"/>
              </w:rPr>
              <w:t>РК_ИК_0251.</w:t>
            </w:r>
          </w:p>
        </w:tc>
      </w:tr>
      <w:tr w:rsidR="001D3AF5" w:rsidRPr="00273CF9" w14:paraId="5A89BD46" w14:textId="77777777" w:rsidTr="00F40D27">
        <w:trPr>
          <w:trHeight w:val="553"/>
        </w:trPr>
        <w:tc>
          <w:tcPr>
            <w:tcW w:w="562" w:type="dxa"/>
          </w:tcPr>
          <w:p w14:paraId="32EB0EB6" w14:textId="12F89A08" w:rsidR="001D3AF5" w:rsidRPr="00273CF9" w:rsidRDefault="001D3AF5" w:rsidP="00CE30F4">
            <w:pPr>
              <w:pStyle w:val="ad"/>
              <w:rPr>
                <w:sz w:val="18"/>
                <w:szCs w:val="18"/>
              </w:rPr>
            </w:pPr>
            <w:r w:rsidRPr="00273CF9">
              <w:rPr>
                <w:sz w:val="18"/>
                <w:szCs w:val="18"/>
              </w:rPr>
              <w:lastRenderedPageBreak/>
              <w:t>3.20</w:t>
            </w:r>
          </w:p>
        </w:tc>
        <w:tc>
          <w:tcPr>
            <w:tcW w:w="1134" w:type="dxa"/>
          </w:tcPr>
          <w:p w14:paraId="7EA01FC6" w14:textId="091B1069" w:rsidR="001D3AF5" w:rsidRPr="00273CF9" w:rsidRDefault="001D3AF5" w:rsidP="00CE30F4">
            <w:pPr>
              <w:pStyle w:val="ad"/>
              <w:rPr>
                <w:sz w:val="18"/>
                <w:szCs w:val="18"/>
                <w:lang w:val="uk-UA"/>
              </w:rPr>
            </w:pPr>
            <w:r w:rsidRPr="00273CF9">
              <w:rPr>
                <w:sz w:val="18"/>
                <w:szCs w:val="18"/>
                <w:lang w:val="uk-UA"/>
              </w:rPr>
              <w:t>12</w:t>
            </w:r>
            <w:r w:rsidRPr="00273CF9">
              <w:rPr>
                <w:sz w:val="18"/>
                <w:szCs w:val="18"/>
                <w:lang w:val="en-US"/>
              </w:rPr>
              <w:t>.</w:t>
            </w:r>
            <w:r w:rsidRPr="00273CF9">
              <w:rPr>
                <w:sz w:val="18"/>
                <w:szCs w:val="18"/>
                <w:lang w:val="uk-UA"/>
              </w:rPr>
              <w:t>11</w:t>
            </w:r>
            <w:r w:rsidRPr="00273CF9">
              <w:rPr>
                <w:sz w:val="18"/>
                <w:szCs w:val="18"/>
                <w:lang w:val="en-US"/>
              </w:rPr>
              <w:t>.2020</w:t>
            </w:r>
          </w:p>
        </w:tc>
        <w:tc>
          <w:tcPr>
            <w:tcW w:w="1275" w:type="dxa"/>
          </w:tcPr>
          <w:p w14:paraId="12D55BC1" w14:textId="652F4DB7" w:rsidR="001D3AF5" w:rsidRPr="00273CF9" w:rsidRDefault="001D3AF5" w:rsidP="00CE30F4">
            <w:pPr>
              <w:pStyle w:val="ad"/>
            </w:pPr>
            <w:r w:rsidRPr="00273CF9">
              <w:rPr>
                <w:sz w:val="18"/>
                <w:szCs w:val="18"/>
              </w:rPr>
              <w:t>FCSNF-12017</w:t>
            </w:r>
          </w:p>
        </w:tc>
        <w:tc>
          <w:tcPr>
            <w:tcW w:w="6095" w:type="dxa"/>
          </w:tcPr>
          <w:p w14:paraId="2D2E5AE8" w14:textId="77777777" w:rsidR="001D3AF5" w:rsidRPr="00273CF9" w:rsidRDefault="001D3AF5" w:rsidP="002D0245">
            <w:pPr>
              <w:pStyle w:val="ad"/>
              <w:numPr>
                <w:ilvl w:val="0"/>
                <w:numId w:val="82"/>
              </w:numPr>
              <w:jc w:val="left"/>
              <w:rPr>
                <w:sz w:val="18"/>
                <w:szCs w:val="18"/>
              </w:rPr>
            </w:pPr>
            <w:r w:rsidRPr="00273CF9">
              <w:rPr>
                <w:sz w:val="18"/>
                <w:szCs w:val="18"/>
              </w:rPr>
              <w:t>Добавлено правило приема для</w:t>
            </w:r>
          </w:p>
          <w:p w14:paraId="1345C912" w14:textId="77777777" w:rsidR="001D3AF5" w:rsidRPr="00273CF9" w:rsidRDefault="001D3AF5" w:rsidP="00CE30F4">
            <w:pPr>
              <w:pStyle w:val="ad"/>
              <w:ind w:left="720"/>
              <w:jc w:val="left"/>
              <w:rPr>
                <w:sz w:val="18"/>
                <w:szCs w:val="18"/>
              </w:rPr>
            </w:pPr>
            <w:r w:rsidRPr="00273CF9">
              <w:rPr>
                <w:sz w:val="18"/>
                <w:szCs w:val="18"/>
              </w:rPr>
              <w:t>- блоков «Родительский предмет контракта (объект закупки)» (execu-tions/execution/quantityDrugContractSubjects/quantityDrugContractSubject/parentContractSubject), «Сметная единица (измеритель)» (execu-tions/execution/quantityDrugContractSubjects/quantityDrugContractSubject/commonUnitMeasurement) и поля «Является основным средством» (execu-tions/execution/quantityDrugContractSubjects/quantityDrugContractSubject/isMainVehicle)</w:t>
            </w:r>
          </w:p>
          <w:p w14:paraId="1E2DB51C" w14:textId="4A848341" w:rsidR="001D3AF5" w:rsidRPr="00273CF9" w:rsidRDefault="001D3AF5" w:rsidP="00CE30F4">
            <w:pPr>
              <w:pStyle w:val="ad"/>
              <w:ind w:left="720"/>
              <w:jc w:val="left"/>
              <w:rPr>
                <w:sz w:val="18"/>
                <w:szCs w:val="18"/>
              </w:rPr>
            </w:pPr>
            <w:r w:rsidRPr="00273CF9">
              <w:rPr>
                <w:sz w:val="18"/>
                <w:szCs w:val="18"/>
              </w:rPr>
              <w:t>- блоков «Родительский предмет контракта (объект закупки)» (execu-tions/execution/quantityContractSubjects/quantityContractSubject/parentContractSubject), «Сметная единица (измеритель)» (executions/execution/quantityContractSubjects/quantityContractSubject/commonUnitMeasurement) и поля «Является основным средством» (executions/execution/quantityContractSubjects/quantityContractSubject/isMainVehicle)</w:t>
            </w:r>
          </w:p>
        </w:tc>
      </w:tr>
      <w:tr w:rsidR="001D3AF5" w:rsidRPr="00273CF9" w14:paraId="672CAF02" w14:textId="77777777" w:rsidTr="00F40D27">
        <w:trPr>
          <w:trHeight w:val="553"/>
        </w:trPr>
        <w:tc>
          <w:tcPr>
            <w:tcW w:w="562" w:type="dxa"/>
          </w:tcPr>
          <w:p w14:paraId="2E46FB0B" w14:textId="2DDFDF55" w:rsidR="001D3AF5" w:rsidRPr="00273CF9" w:rsidRDefault="001D3AF5" w:rsidP="000C451D">
            <w:pPr>
              <w:pStyle w:val="ad"/>
              <w:rPr>
                <w:sz w:val="18"/>
                <w:szCs w:val="18"/>
                <w:lang w:val="uk-UA"/>
              </w:rPr>
            </w:pPr>
            <w:r w:rsidRPr="00273CF9">
              <w:rPr>
                <w:sz w:val="18"/>
                <w:szCs w:val="18"/>
              </w:rPr>
              <w:t>3.2</w:t>
            </w:r>
            <w:r w:rsidRPr="00273CF9">
              <w:rPr>
                <w:sz w:val="18"/>
                <w:szCs w:val="18"/>
                <w:lang w:val="uk-UA"/>
              </w:rPr>
              <w:t>1</w:t>
            </w:r>
          </w:p>
        </w:tc>
        <w:tc>
          <w:tcPr>
            <w:tcW w:w="1134" w:type="dxa"/>
          </w:tcPr>
          <w:p w14:paraId="7419A431" w14:textId="6C0FE5CD" w:rsidR="001D3AF5" w:rsidRPr="00273CF9" w:rsidRDefault="001D3AF5" w:rsidP="000C451D">
            <w:pPr>
              <w:pStyle w:val="ad"/>
              <w:rPr>
                <w:sz w:val="18"/>
                <w:szCs w:val="18"/>
                <w:lang w:val="uk-UA"/>
              </w:rPr>
            </w:pPr>
            <w:r w:rsidRPr="00273CF9">
              <w:rPr>
                <w:sz w:val="18"/>
                <w:szCs w:val="18"/>
                <w:lang w:val="uk-UA"/>
              </w:rPr>
              <w:t>13</w:t>
            </w:r>
            <w:r w:rsidRPr="00273CF9">
              <w:rPr>
                <w:sz w:val="18"/>
                <w:szCs w:val="18"/>
                <w:lang w:val="en-US"/>
              </w:rPr>
              <w:t>.</w:t>
            </w:r>
            <w:r w:rsidRPr="00273CF9">
              <w:rPr>
                <w:sz w:val="18"/>
                <w:szCs w:val="18"/>
                <w:lang w:val="uk-UA"/>
              </w:rPr>
              <w:t>11</w:t>
            </w:r>
            <w:r w:rsidRPr="00273CF9">
              <w:rPr>
                <w:sz w:val="18"/>
                <w:szCs w:val="18"/>
                <w:lang w:val="en-US"/>
              </w:rPr>
              <w:t>.2020</w:t>
            </w:r>
          </w:p>
        </w:tc>
        <w:tc>
          <w:tcPr>
            <w:tcW w:w="1275" w:type="dxa"/>
          </w:tcPr>
          <w:p w14:paraId="68AE146C" w14:textId="46E0FE84" w:rsidR="001D3AF5" w:rsidRPr="00273CF9" w:rsidRDefault="001D3AF5" w:rsidP="000C451D">
            <w:pPr>
              <w:pStyle w:val="ad"/>
            </w:pPr>
            <w:r w:rsidRPr="00273CF9">
              <w:rPr>
                <w:sz w:val="18"/>
                <w:szCs w:val="18"/>
              </w:rPr>
              <w:t>FCSNF-11901</w:t>
            </w:r>
          </w:p>
        </w:tc>
        <w:tc>
          <w:tcPr>
            <w:tcW w:w="6095" w:type="dxa"/>
          </w:tcPr>
          <w:p w14:paraId="11373399" w14:textId="77777777" w:rsidR="001D3AF5" w:rsidRPr="00273CF9" w:rsidRDefault="001D3AF5" w:rsidP="002D0245">
            <w:pPr>
              <w:pStyle w:val="ad"/>
              <w:numPr>
                <w:ilvl w:val="0"/>
                <w:numId w:val="83"/>
              </w:numPr>
              <w:jc w:val="left"/>
              <w:rPr>
                <w:sz w:val="18"/>
                <w:szCs w:val="18"/>
                <w:lang w:val="uk-UA"/>
              </w:rPr>
            </w:pPr>
            <w:r w:rsidRPr="00273CF9">
              <w:rPr>
                <w:sz w:val="18"/>
                <w:szCs w:val="18"/>
              </w:rPr>
              <w:t>Добавлено правило приема поля «Контракт жизненного цикла» (contractLifeCycle)</w:t>
            </w:r>
          </w:p>
          <w:p w14:paraId="34A80858" w14:textId="5C102429" w:rsidR="001D3AF5" w:rsidRPr="00273CF9" w:rsidRDefault="001D3AF5" w:rsidP="002D0245">
            <w:pPr>
              <w:pStyle w:val="ad"/>
              <w:numPr>
                <w:ilvl w:val="0"/>
                <w:numId w:val="83"/>
              </w:numPr>
              <w:jc w:val="left"/>
              <w:rPr>
                <w:sz w:val="18"/>
                <w:szCs w:val="18"/>
                <w:lang w:val="uk-UA"/>
              </w:rPr>
            </w:pPr>
            <w:r w:rsidRPr="00273CF9">
              <w:rPr>
                <w:sz w:val="18"/>
                <w:szCs w:val="18"/>
                <w:lang w:val="uk-UA"/>
              </w:rPr>
              <w:t>Добавлены правила приема блока «Обеспечение исполнения контракта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 (subsequentMaintenanceEnforcement)</w:t>
            </w:r>
          </w:p>
          <w:p w14:paraId="7CF5BBE0" w14:textId="756CAADF" w:rsidR="001D3AF5" w:rsidRPr="00273CF9" w:rsidRDefault="001D3AF5" w:rsidP="002D0245">
            <w:pPr>
              <w:pStyle w:val="ad"/>
              <w:numPr>
                <w:ilvl w:val="0"/>
                <w:numId w:val="83"/>
              </w:numPr>
              <w:jc w:val="left"/>
              <w:rPr>
                <w:sz w:val="18"/>
                <w:szCs w:val="18"/>
                <w:lang w:val="uk-UA"/>
              </w:rPr>
            </w:pPr>
            <w:r w:rsidRPr="00273CF9">
              <w:rPr>
                <w:sz w:val="18"/>
                <w:szCs w:val="18"/>
                <w:lang w:val="uk-UA"/>
              </w:rPr>
              <w:t>Добавлены контроли:</w:t>
            </w:r>
          </w:p>
          <w:p w14:paraId="4AA72628" w14:textId="77777777" w:rsidR="001D3AF5" w:rsidRPr="00273CF9" w:rsidRDefault="001D3AF5" w:rsidP="00246757">
            <w:pPr>
              <w:pStyle w:val="ad"/>
              <w:ind w:left="720"/>
              <w:jc w:val="left"/>
              <w:rPr>
                <w:sz w:val="18"/>
                <w:szCs w:val="18"/>
                <w:lang w:val="uk-UA"/>
              </w:rPr>
            </w:pPr>
            <w:r w:rsidRPr="00273CF9">
              <w:rPr>
                <w:sz w:val="18"/>
                <w:szCs w:val="18"/>
                <w:lang w:val="uk-UA"/>
              </w:rPr>
              <w:t>РК_ИК_0290;</w:t>
            </w:r>
          </w:p>
          <w:p w14:paraId="1828E51C" w14:textId="6703C2C3" w:rsidR="001D3AF5" w:rsidRPr="00273CF9" w:rsidRDefault="001D3AF5" w:rsidP="00246757">
            <w:pPr>
              <w:pStyle w:val="ad"/>
              <w:ind w:left="720"/>
              <w:jc w:val="left"/>
              <w:rPr>
                <w:sz w:val="18"/>
                <w:szCs w:val="18"/>
                <w:lang w:val="uk-UA"/>
              </w:rPr>
            </w:pPr>
            <w:r w:rsidRPr="00273CF9">
              <w:rPr>
                <w:sz w:val="18"/>
                <w:szCs w:val="18"/>
                <w:lang w:val="uk-UA"/>
              </w:rPr>
              <w:t>РК_ИК_0291;</w:t>
            </w:r>
          </w:p>
          <w:p w14:paraId="013363A5" w14:textId="77777777" w:rsidR="001D3AF5" w:rsidRPr="00273CF9" w:rsidRDefault="001D3AF5" w:rsidP="00246757">
            <w:pPr>
              <w:pStyle w:val="ad"/>
              <w:ind w:left="720"/>
              <w:jc w:val="left"/>
              <w:rPr>
                <w:sz w:val="18"/>
                <w:szCs w:val="18"/>
                <w:lang w:val="uk-UA"/>
              </w:rPr>
            </w:pPr>
            <w:r w:rsidRPr="00273CF9">
              <w:rPr>
                <w:sz w:val="18"/>
                <w:szCs w:val="18"/>
                <w:lang w:val="uk-UA"/>
              </w:rPr>
              <w:t>РК_ИК_0292;</w:t>
            </w:r>
          </w:p>
          <w:p w14:paraId="30BA884D" w14:textId="62AB34C3" w:rsidR="001D3AF5" w:rsidRPr="00273CF9" w:rsidRDefault="001D3AF5" w:rsidP="00246757">
            <w:pPr>
              <w:pStyle w:val="ad"/>
              <w:ind w:left="720"/>
              <w:jc w:val="left"/>
              <w:rPr>
                <w:sz w:val="18"/>
                <w:szCs w:val="18"/>
                <w:lang w:val="uk-UA"/>
              </w:rPr>
            </w:pPr>
            <w:r w:rsidRPr="00273CF9">
              <w:rPr>
                <w:sz w:val="18"/>
                <w:szCs w:val="18"/>
                <w:lang w:val="uk-UA"/>
              </w:rPr>
              <w:t>РК_ИК_0293;</w:t>
            </w:r>
          </w:p>
          <w:p w14:paraId="6615B2E7" w14:textId="76761261" w:rsidR="001D3AF5" w:rsidRPr="00273CF9" w:rsidRDefault="001D3AF5" w:rsidP="00475C84">
            <w:pPr>
              <w:pStyle w:val="ad"/>
              <w:ind w:left="720"/>
              <w:jc w:val="left"/>
              <w:rPr>
                <w:sz w:val="18"/>
                <w:szCs w:val="18"/>
                <w:lang w:val="uk-UA"/>
              </w:rPr>
            </w:pPr>
            <w:r w:rsidRPr="00273CF9">
              <w:rPr>
                <w:sz w:val="18"/>
                <w:szCs w:val="18"/>
                <w:lang w:val="uk-UA"/>
              </w:rPr>
              <w:t>РК_ИК_0294</w:t>
            </w:r>
          </w:p>
          <w:p w14:paraId="166B3047" w14:textId="355F7282" w:rsidR="001D3AF5" w:rsidRPr="00273CF9" w:rsidRDefault="001D3AF5" w:rsidP="002D0245">
            <w:pPr>
              <w:pStyle w:val="ad"/>
              <w:numPr>
                <w:ilvl w:val="0"/>
                <w:numId w:val="83"/>
              </w:numPr>
              <w:jc w:val="left"/>
              <w:rPr>
                <w:sz w:val="18"/>
                <w:szCs w:val="18"/>
                <w:lang w:val="uk-UA"/>
              </w:rPr>
            </w:pPr>
            <w:r w:rsidRPr="00273CF9">
              <w:rPr>
                <w:sz w:val="18"/>
                <w:szCs w:val="18"/>
                <w:lang w:val="uk-UA"/>
              </w:rPr>
              <w:t>Изменено правило приема поля «Номер реестровой записи банковской гарантии» (bankGuaranteeTermination/regNumber)</w:t>
            </w:r>
          </w:p>
          <w:p w14:paraId="43779919" w14:textId="77777777" w:rsidR="001D3AF5" w:rsidRPr="00273CF9" w:rsidRDefault="001D3AF5" w:rsidP="002D0245">
            <w:pPr>
              <w:pStyle w:val="ad"/>
              <w:numPr>
                <w:ilvl w:val="0"/>
                <w:numId w:val="83"/>
              </w:numPr>
              <w:jc w:val="left"/>
              <w:rPr>
                <w:sz w:val="18"/>
                <w:szCs w:val="18"/>
                <w:lang w:val="uk-UA"/>
              </w:rPr>
            </w:pPr>
            <w:r w:rsidRPr="00273CF9">
              <w:rPr>
                <w:sz w:val="18"/>
                <w:szCs w:val="18"/>
                <w:lang w:val="uk-UA"/>
              </w:rPr>
              <w:t>Изменены контроли:</w:t>
            </w:r>
          </w:p>
          <w:p w14:paraId="76A6A652" w14:textId="77777777" w:rsidR="001D3AF5" w:rsidRPr="00273CF9" w:rsidRDefault="001D3AF5" w:rsidP="009A1694">
            <w:pPr>
              <w:pStyle w:val="ad"/>
              <w:ind w:left="720"/>
              <w:jc w:val="left"/>
              <w:rPr>
                <w:sz w:val="18"/>
                <w:szCs w:val="18"/>
                <w:lang w:val="uk-UA"/>
              </w:rPr>
            </w:pPr>
            <w:r w:rsidRPr="00273CF9">
              <w:rPr>
                <w:sz w:val="18"/>
                <w:szCs w:val="18"/>
                <w:lang w:val="uk-UA"/>
              </w:rPr>
              <w:t>РК_ИК_0076;</w:t>
            </w:r>
          </w:p>
          <w:p w14:paraId="6C1A2B97" w14:textId="77777777" w:rsidR="001D3AF5" w:rsidRPr="00273CF9" w:rsidRDefault="001D3AF5" w:rsidP="009A1694">
            <w:pPr>
              <w:pStyle w:val="ad"/>
              <w:ind w:left="720"/>
              <w:jc w:val="left"/>
              <w:rPr>
                <w:sz w:val="18"/>
                <w:szCs w:val="18"/>
                <w:lang w:val="uk-UA"/>
              </w:rPr>
            </w:pPr>
            <w:r w:rsidRPr="00273CF9">
              <w:rPr>
                <w:sz w:val="18"/>
                <w:szCs w:val="18"/>
                <w:lang w:val="uk-UA"/>
              </w:rPr>
              <w:t>РК_ИК_0067</w:t>
            </w:r>
          </w:p>
          <w:p w14:paraId="795258FC" w14:textId="40DA09C4" w:rsidR="001D3AF5" w:rsidRPr="00273CF9" w:rsidRDefault="001D3AF5" w:rsidP="002D0245">
            <w:pPr>
              <w:pStyle w:val="affe"/>
              <w:numPr>
                <w:ilvl w:val="0"/>
                <w:numId w:val="83"/>
              </w:numPr>
              <w:rPr>
                <w:sz w:val="18"/>
                <w:szCs w:val="18"/>
                <w:lang w:val="uk-UA"/>
              </w:rPr>
            </w:pPr>
            <w:r w:rsidRPr="00273CF9">
              <w:rPr>
                <w:sz w:val="18"/>
                <w:szCs w:val="18"/>
                <w:lang w:val="uk-UA"/>
              </w:rPr>
              <w:t>Изменено правило приема поля «Номер реестровой записи банковской гарантии» (bankGuaranteePayment)</w:t>
            </w:r>
          </w:p>
        </w:tc>
      </w:tr>
      <w:tr w:rsidR="001D3AF5" w:rsidRPr="00273CF9" w14:paraId="1AD8A4A6" w14:textId="77777777" w:rsidTr="00F40D27">
        <w:trPr>
          <w:trHeight w:val="553"/>
        </w:trPr>
        <w:tc>
          <w:tcPr>
            <w:tcW w:w="562" w:type="dxa"/>
          </w:tcPr>
          <w:p w14:paraId="20DE6061" w14:textId="5FCAEF47" w:rsidR="001D3AF5" w:rsidRPr="00273CF9" w:rsidRDefault="001D3AF5" w:rsidP="00191461">
            <w:pPr>
              <w:pStyle w:val="ad"/>
              <w:rPr>
                <w:sz w:val="18"/>
                <w:szCs w:val="18"/>
              </w:rPr>
            </w:pPr>
            <w:r w:rsidRPr="00273CF9">
              <w:rPr>
                <w:sz w:val="18"/>
                <w:szCs w:val="18"/>
              </w:rPr>
              <w:t>3.22</w:t>
            </w:r>
          </w:p>
        </w:tc>
        <w:tc>
          <w:tcPr>
            <w:tcW w:w="1134" w:type="dxa"/>
          </w:tcPr>
          <w:p w14:paraId="0E242645" w14:textId="4A0637CF" w:rsidR="001D3AF5" w:rsidRPr="00273CF9" w:rsidRDefault="001D3AF5" w:rsidP="00191461">
            <w:pPr>
              <w:pStyle w:val="ad"/>
              <w:rPr>
                <w:sz w:val="18"/>
                <w:szCs w:val="18"/>
                <w:lang w:val="uk-UA"/>
              </w:rPr>
            </w:pPr>
            <w:r w:rsidRPr="00273CF9">
              <w:rPr>
                <w:sz w:val="18"/>
                <w:szCs w:val="18"/>
                <w:lang w:val="uk-UA"/>
              </w:rPr>
              <w:t>21.12.2020</w:t>
            </w:r>
          </w:p>
        </w:tc>
        <w:tc>
          <w:tcPr>
            <w:tcW w:w="1275" w:type="dxa"/>
          </w:tcPr>
          <w:p w14:paraId="04FCF09F" w14:textId="14B6EA4A" w:rsidR="001D3AF5" w:rsidRPr="00273CF9" w:rsidRDefault="001D3AF5" w:rsidP="00191461">
            <w:pPr>
              <w:pStyle w:val="ad"/>
            </w:pPr>
            <w:r w:rsidRPr="00273CF9">
              <w:rPr>
                <w:sz w:val="18"/>
                <w:szCs w:val="18"/>
              </w:rPr>
              <w:t>FCSNF-12535</w:t>
            </w:r>
          </w:p>
        </w:tc>
        <w:tc>
          <w:tcPr>
            <w:tcW w:w="6095" w:type="dxa"/>
          </w:tcPr>
          <w:p w14:paraId="3847830D" w14:textId="77777777" w:rsidR="001D3AF5" w:rsidRPr="00273CF9" w:rsidRDefault="001D3AF5" w:rsidP="002D0245">
            <w:pPr>
              <w:pStyle w:val="ad"/>
              <w:numPr>
                <w:ilvl w:val="0"/>
                <w:numId w:val="84"/>
              </w:numPr>
              <w:jc w:val="left"/>
              <w:rPr>
                <w:sz w:val="18"/>
                <w:szCs w:val="18"/>
              </w:rPr>
            </w:pPr>
            <w:r w:rsidRPr="00273CF9">
              <w:rPr>
                <w:sz w:val="18"/>
                <w:szCs w:val="18"/>
              </w:rPr>
              <w:t>Изменен алгоритм поля «Уникальный идентификатор этапа контракта в ЕИС» (executionPeriod/stages/sid)</w:t>
            </w:r>
          </w:p>
          <w:p w14:paraId="18BA5F41" w14:textId="77777777" w:rsidR="001D3AF5" w:rsidRPr="00273CF9" w:rsidRDefault="001D3AF5" w:rsidP="002D0245">
            <w:pPr>
              <w:pStyle w:val="ad"/>
              <w:numPr>
                <w:ilvl w:val="0"/>
                <w:numId w:val="84"/>
              </w:numPr>
              <w:jc w:val="left"/>
              <w:rPr>
                <w:sz w:val="18"/>
                <w:szCs w:val="18"/>
              </w:rPr>
            </w:pPr>
            <w:r w:rsidRPr="00273CF9">
              <w:rPr>
                <w:sz w:val="18"/>
                <w:szCs w:val="18"/>
              </w:rPr>
              <w:t>Добавлены контроли:</w:t>
            </w:r>
          </w:p>
          <w:p w14:paraId="01B3A09F" w14:textId="2A76F1FD" w:rsidR="001D3AF5" w:rsidRPr="00273CF9" w:rsidRDefault="001D3AF5" w:rsidP="002D0245">
            <w:pPr>
              <w:pStyle w:val="ad"/>
              <w:numPr>
                <w:ilvl w:val="1"/>
                <w:numId w:val="84"/>
              </w:numPr>
              <w:jc w:val="left"/>
              <w:rPr>
                <w:sz w:val="18"/>
                <w:szCs w:val="18"/>
              </w:rPr>
            </w:pPr>
            <w:r w:rsidRPr="00273CF9">
              <w:rPr>
                <w:sz w:val="18"/>
                <w:szCs w:val="18"/>
              </w:rPr>
              <w:t>РК_ИК_0295</w:t>
            </w:r>
            <w:r w:rsidRPr="00273CF9">
              <w:rPr>
                <w:sz w:val="18"/>
                <w:szCs w:val="18"/>
                <w:lang w:val="en-US"/>
              </w:rPr>
              <w:t>;</w:t>
            </w:r>
          </w:p>
          <w:p w14:paraId="0AFCD232" w14:textId="211012D4" w:rsidR="001D3AF5" w:rsidRPr="00273CF9" w:rsidRDefault="001D3AF5" w:rsidP="002D0245">
            <w:pPr>
              <w:pStyle w:val="ad"/>
              <w:numPr>
                <w:ilvl w:val="1"/>
                <w:numId w:val="84"/>
              </w:numPr>
              <w:jc w:val="left"/>
              <w:rPr>
                <w:sz w:val="18"/>
                <w:szCs w:val="18"/>
              </w:rPr>
            </w:pPr>
            <w:r w:rsidRPr="00273CF9">
              <w:rPr>
                <w:sz w:val="18"/>
                <w:szCs w:val="18"/>
              </w:rPr>
              <w:t>РК_ИК_0296</w:t>
            </w:r>
            <w:r w:rsidRPr="00273CF9">
              <w:rPr>
                <w:sz w:val="18"/>
                <w:szCs w:val="18"/>
                <w:lang w:val="en-US"/>
              </w:rPr>
              <w:t>;</w:t>
            </w:r>
          </w:p>
          <w:p w14:paraId="76A7B506" w14:textId="61E1AB17" w:rsidR="001D3AF5" w:rsidRPr="00273CF9" w:rsidRDefault="001D3AF5" w:rsidP="002D0245">
            <w:pPr>
              <w:pStyle w:val="ad"/>
              <w:numPr>
                <w:ilvl w:val="1"/>
                <w:numId w:val="84"/>
              </w:numPr>
              <w:jc w:val="left"/>
              <w:rPr>
                <w:sz w:val="18"/>
                <w:szCs w:val="18"/>
              </w:rPr>
            </w:pPr>
            <w:r w:rsidRPr="00273CF9">
              <w:rPr>
                <w:sz w:val="18"/>
                <w:szCs w:val="18"/>
              </w:rPr>
              <w:t>РК_ИК_0297</w:t>
            </w:r>
          </w:p>
        </w:tc>
      </w:tr>
      <w:tr w:rsidR="001D3AF5" w:rsidRPr="00273CF9" w14:paraId="48B3DB85" w14:textId="77777777" w:rsidTr="00F40D27">
        <w:trPr>
          <w:trHeight w:val="553"/>
        </w:trPr>
        <w:tc>
          <w:tcPr>
            <w:tcW w:w="562" w:type="dxa"/>
          </w:tcPr>
          <w:p w14:paraId="39727AF9" w14:textId="319D5432" w:rsidR="001D3AF5" w:rsidRPr="00273CF9" w:rsidRDefault="001D3AF5" w:rsidP="00B85D30">
            <w:pPr>
              <w:pStyle w:val="ad"/>
              <w:rPr>
                <w:sz w:val="18"/>
                <w:szCs w:val="18"/>
              </w:rPr>
            </w:pPr>
            <w:r w:rsidRPr="00273CF9">
              <w:rPr>
                <w:sz w:val="18"/>
                <w:szCs w:val="18"/>
              </w:rPr>
              <w:t>3.23</w:t>
            </w:r>
          </w:p>
        </w:tc>
        <w:tc>
          <w:tcPr>
            <w:tcW w:w="1134" w:type="dxa"/>
          </w:tcPr>
          <w:p w14:paraId="77E48296" w14:textId="315FA754" w:rsidR="001D3AF5" w:rsidRPr="00273CF9" w:rsidRDefault="001D3AF5" w:rsidP="00B85D30">
            <w:pPr>
              <w:pStyle w:val="ad"/>
              <w:rPr>
                <w:sz w:val="18"/>
                <w:szCs w:val="18"/>
                <w:lang w:val="uk-UA"/>
              </w:rPr>
            </w:pPr>
            <w:r w:rsidRPr="00273CF9">
              <w:rPr>
                <w:sz w:val="18"/>
                <w:szCs w:val="18"/>
                <w:lang w:val="uk-UA"/>
              </w:rPr>
              <w:t>21.12.2020</w:t>
            </w:r>
          </w:p>
        </w:tc>
        <w:tc>
          <w:tcPr>
            <w:tcW w:w="1275" w:type="dxa"/>
          </w:tcPr>
          <w:p w14:paraId="0FCCFF84" w14:textId="5EDE59CF" w:rsidR="001D3AF5" w:rsidRPr="00273CF9" w:rsidRDefault="001D3AF5" w:rsidP="00B85D30">
            <w:pPr>
              <w:pStyle w:val="ad"/>
            </w:pPr>
            <w:r w:rsidRPr="00273CF9">
              <w:rPr>
                <w:sz w:val="18"/>
                <w:szCs w:val="18"/>
              </w:rPr>
              <w:t>FCSNF-12506</w:t>
            </w:r>
          </w:p>
        </w:tc>
        <w:tc>
          <w:tcPr>
            <w:tcW w:w="6095" w:type="dxa"/>
          </w:tcPr>
          <w:p w14:paraId="75A1F6D3" w14:textId="77777777" w:rsidR="001D3AF5" w:rsidRPr="00273CF9" w:rsidRDefault="001D3AF5" w:rsidP="002D0245">
            <w:pPr>
              <w:pStyle w:val="ad"/>
              <w:numPr>
                <w:ilvl w:val="0"/>
                <w:numId w:val="85"/>
              </w:numPr>
              <w:jc w:val="left"/>
              <w:rPr>
                <w:sz w:val="18"/>
                <w:szCs w:val="18"/>
              </w:rPr>
            </w:pPr>
            <w:r w:rsidRPr="00273CF9">
              <w:rPr>
                <w:sz w:val="18"/>
                <w:szCs w:val="18"/>
              </w:rPr>
              <w:t>Дополнено правило приема поля «Формула указания цены контракта» (priceInfo/priceFormula) в соответствии с действующей реализацией.</w:t>
            </w:r>
          </w:p>
          <w:p w14:paraId="4989F848" w14:textId="77777777" w:rsidR="001D3AF5" w:rsidRPr="00273CF9" w:rsidRDefault="001D3AF5" w:rsidP="002D0245">
            <w:pPr>
              <w:pStyle w:val="ad"/>
              <w:numPr>
                <w:ilvl w:val="0"/>
                <w:numId w:val="85"/>
              </w:numPr>
              <w:jc w:val="left"/>
              <w:rPr>
                <w:sz w:val="18"/>
                <w:szCs w:val="18"/>
              </w:rPr>
            </w:pPr>
            <w:r w:rsidRPr="00273CF9">
              <w:rPr>
                <w:sz w:val="18"/>
                <w:szCs w:val="18"/>
              </w:rPr>
              <w:lastRenderedPageBreak/>
              <w:t>Удален избыточный контроль РК_ИК_0242</w:t>
            </w:r>
          </w:p>
          <w:p w14:paraId="467319DC" w14:textId="14442D84" w:rsidR="001D3AF5" w:rsidRPr="00273CF9" w:rsidRDefault="001D3AF5" w:rsidP="002D0245">
            <w:pPr>
              <w:pStyle w:val="ad"/>
              <w:numPr>
                <w:ilvl w:val="0"/>
                <w:numId w:val="85"/>
              </w:numPr>
              <w:jc w:val="left"/>
              <w:rPr>
                <w:sz w:val="18"/>
                <w:szCs w:val="18"/>
              </w:rPr>
            </w:pPr>
            <w:r w:rsidRPr="00273CF9">
              <w:rPr>
                <w:sz w:val="18"/>
                <w:szCs w:val="18"/>
              </w:rPr>
              <w:t>Добавлено правило приема поля «Дата подведения результатов определения поставщика (подрядчика, исполнителя)» (protocolDate)</w:t>
            </w:r>
          </w:p>
        </w:tc>
      </w:tr>
      <w:tr w:rsidR="001D3AF5" w:rsidRPr="00273CF9" w14:paraId="41460D1C" w14:textId="77777777" w:rsidTr="00F40D27">
        <w:trPr>
          <w:trHeight w:val="553"/>
        </w:trPr>
        <w:tc>
          <w:tcPr>
            <w:tcW w:w="562" w:type="dxa"/>
          </w:tcPr>
          <w:p w14:paraId="49649525" w14:textId="59DFE5B7" w:rsidR="001D3AF5" w:rsidRPr="00273CF9" w:rsidRDefault="001D3AF5" w:rsidP="00531EBD">
            <w:pPr>
              <w:pStyle w:val="ad"/>
              <w:rPr>
                <w:sz w:val="18"/>
                <w:szCs w:val="18"/>
              </w:rPr>
            </w:pPr>
            <w:r w:rsidRPr="00273CF9">
              <w:rPr>
                <w:sz w:val="18"/>
                <w:szCs w:val="18"/>
              </w:rPr>
              <w:lastRenderedPageBreak/>
              <w:t>3.24</w:t>
            </w:r>
          </w:p>
        </w:tc>
        <w:tc>
          <w:tcPr>
            <w:tcW w:w="1134" w:type="dxa"/>
          </w:tcPr>
          <w:p w14:paraId="32BA9A83" w14:textId="13F386E7" w:rsidR="001D3AF5" w:rsidRPr="00273CF9" w:rsidRDefault="001D3AF5" w:rsidP="00531EBD">
            <w:pPr>
              <w:pStyle w:val="ad"/>
              <w:rPr>
                <w:sz w:val="18"/>
                <w:szCs w:val="18"/>
                <w:lang w:val="uk-UA"/>
              </w:rPr>
            </w:pPr>
            <w:r w:rsidRPr="00273CF9">
              <w:rPr>
                <w:sz w:val="18"/>
                <w:szCs w:val="18"/>
                <w:lang w:val="uk-UA"/>
              </w:rPr>
              <w:t>21.12.2020</w:t>
            </w:r>
          </w:p>
        </w:tc>
        <w:tc>
          <w:tcPr>
            <w:tcW w:w="1275" w:type="dxa"/>
          </w:tcPr>
          <w:p w14:paraId="4566D1E2" w14:textId="09C88524" w:rsidR="001D3AF5" w:rsidRPr="00273CF9" w:rsidRDefault="001D3AF5" w:rsidP="00531EBD">
            <w:pPr>
              <w:pStyle w:val="ad"/>
            </w:pPr>
            <w:r w:rsidRPr="00273CF9">
              <w:rPr>
                <w:sz w:val="18"/>
                <w:szCs w:val="18"/>
              </w:rPr>
              <w:t>FCSNF-12441</w:t>
            </w:r>
          </w:p>
        </w:tc>
        <w:tc>
          <w:tcPr>
            <w:tcW w:w="6095" w:type="dxa"/>
          </w:tcPr>
          <w:p w14:paraId="148EB1C2" w14:textId="5ECFEF06" w:rsidR="001D3AF5" w:rsidRPr="00273CF9" w:rsidRDefault="001D3AF5" w:rsidP="002D0245">
            <w:pPr>
              <w:pStyle w:val="ad"/>
              <w:numPr>
                <w:ilvl w:val="0"/>
                <w:numId w:val="86"/>
              </w:numPr>
              <w:jc w:val="left"/>
              <w:rPr>
                <w:sz w:val="18"/>
                <w:szCs w:val="18"/>
              </w:rPr>
            </w:pPr>
            <w:r w:rsidRPr="00273CF9">
              <w:rPr>
                <w:sz w:val="18"/>
                <w:szCs w:val="18"/>
              </w:rPr>
              <w:t>Изменен контроль РК_ИК_0217</w:t>
            </w:r>
          </w:p>
        </w:tc>
      </w:tr>
      <w:tr w:rsidR="001D3AF5" w:rsidRPr="00273CF9" w14:paraId="221A0AB1" w14:textId="77777777" w:rsidTr="00F40D27">
        <w:trPr>
          <w:trHeight w:val="553"/>
        </w:trPr>
        <w:tc>
          <w:tcPr>
            <w:tcW w:w="562" w:type="dxa"/>
          </w:tcPr>
          <w:p w14:paraId="447B9498" w14:textId="2CE55870" w:rsidR="001D3AF5" w:rsidRPr="00273CF9" w:rsidRDefault="001D3AF5" w:rsidP="00625A8A">
            <w:pPr>
              <w:pStyle w:val="ad"/>
              <w:rPr>
                <w:sz w:val="18"/>
                <w:szCs w:val="18"/>
              </w:rPr>
            </w:pPr>
            <w:r w:rsidRPr="00273CF9">
              <w:rPr>
                <w:sz w:val="18"/>
                <w:szCs w:val="18"/>
              </w:rPr>
              <w:t>3.25</w:t>
            </w:r>
          </w:p>
        </w:tc>
        <w:tc>
          <w:tcPr>
            <w:tcW w:w="1134" w:type="dxa"/>
          </w:tcPr>
          <w:p w14:paraId="54005A32" w14:textId="025BD44D" w:rsidR="001D3AF5" w:rsidRPr="00273CF9" w:rsidRDefault="001D3AF5" w:rsidP="00625A8A">
            <w:pPr>
              <w:pStyle w:val="ad"/>
              <w:rPr>
                <w:sz w:val="18"/>
                <w:szCs w:val="18"/>
                <w:lang w:val="uk-UA"/>
              </w:rPr>
            </w:pPr>
            <w:r w:rsidRPr="00273CF9">
              <w:rPr>
                <w:sz w:val="18"/>
                <w:szCs w:val="18"/>
                <w:lang w:val="uk-UA"/>
              </w:rPr>
              <w:t>24.12.2020</w:t>
            </w:r>
          </w:p>
        </w:tc>
        <w:tc>
          <w:tcPr>
            <w:tcW w:w="1275" w:type="dxa"/>
          </w:tcPr>
          <w:p w14:paraId="538176CD" w14:textId="171F3925" w:rsidR="001D3AF5" w:rsidRPr="00273CF9" w:rsidRDefault="001D3AF5" w:rsidP="00625A8A">
            <w:pPr>
              <w:pStyle w:val="ad"/>
            </w:pPr>
            <w:r w:rsidRPr="00273CF9">
              <w:rPr>
                <w:sz w:val="18"/>
                <w:szCs w:val="18"/>
              </w:rPr>
              <w:t>FCSNF-11966</w:t>
            </w:r>
          </w:p>
        </w:tc>
        <w:tc>
          <w:tcPr>
            <w:tcW w:w="6095" w:type="dxa"/>
          </w:tcPr>
          <w:p w14:paraId="2524F1FE" w14:textId="77777777" w:rsidR="001D3AF5" w:rsidRPr="00273CF9" w:rsidRDefault="001D3AF5" w:rsidP="002D0245">
            <w:pPr>
              <w:pStyle w:val="ad"/>
              <w:numPr>
                <w:ilvl w:val="0"/>
                <w:numId w:val="87"/>
              </w:numPr>
              <w:jc w:val="left"/>
              <w:rPr>
                <w:sz w:val="18"/>
                <w:szCs w:val="18"/>
              </w:rPr>
            </w:pPr>
            <w:r w:rsidRPr="00273CF9">
              <w:rPr>
                <w:sz w:val="18"/>
                <w:szCs w:val="18"/>
              </w:rPr>
              <w:t>Добавлен контроль РК_ИК_0298</w:t>
            </w:r>
          </w:p>
          <w:p w14:paraId="28B77BED" w14:textId="3F049A38" w:rsidR="001D3AF5" w:rsidRPr="00273CF9" w:rsidRDefault="001D3AF5" w:rsidP="002D0245">
            <w:pPr>
              <w:pStyle w:val="ad"/>
              <w:numPr>
                <w:ilvl w:val="0"/>
                <w:numId w:val="87"/>
              </w:numPr>
              <w:jc w:val="left"/>
              <w:rPr>
                <w:sz w:val="18"/>
                <w:szCs w:val="18"/>
              </w:rPr>
            </w:pPr>
            <w:r w:rsidRPr="00273CF9">
              <w:rPr>
                <w:sz w:val="18"/>
                <w:szCs w:val="18"/>
              </w:rPr>
              <w:t>Добавлены правила приема и заполнения блока «Документы, подтверждающие приемку товара» (executions/execution/docAcceptance/receiptDocuments)</w:t>
            </w:r>
          </w:p>
        </w:tc>
      </w:tr>
      <w:tr w:rsidR="001D3AF5" w:rsidRPr="00273CF9" w14:paraId="1CE89C83" w14:textId="77777777" w:rsidTr="00F40D27">
        <w:trPr>
          <w:trHeight w:val="553"/>
        </w:trPr>
        <w:tc>
          <w:tcPr>
            <w:tcW w:w="562" w:type="dxa"/>
          </w:tcPr>
          <w:p w14:paraId="4E343E33" w14:textId="47EED560" w:rsidR="001D3AF5" w:rsidRPr="00273CF9" w:rsidRDefault="001D3AF5" w:rsidP="00B35021">
            <w:pPr>
              <w:pStyle w:val="ad"/>
              <w:rPr>
                <w:sz w:val="18"/>
                <w:szCs w:val="18"/>
              </w:rPr>
            </w:pPr>
            <w:r w:rsidRPr="00273CF9">
              <w:rPr>
                <w:sz w:val="18"/>
                <w:szCs w:val="18"/>
              </w:rPr>
              <w:t>3.26</w:t>
            </w:r>
          </w:p>
        </w:tc>
        <w:tc>
          <w:tcPr>
            <w:tcW w:w="1134" w:type="dxa"/>
          </w:tcPr>
          <w:p w14:paraId="4542F89A" w14:textId="04294641" w:rsidR="001D3AF5" w:rsidRPr="00273CF9" w:rsidRDefault="001D3AF5" w:rsidP="00B35021">
            <w:pPr>
              <w:pStyle w:val="ad"/>
              <w:rPr>
                <w:sz w:val="18"/>
                <w:szCs w:val="18"/>
                <w:lang w:val="uk-UA"/>
              </w:rPr>
            </w:pPr>
            <w:r w:rsidRPr="00273CF9">
              <w:rPr>
                <w:sz w:val="18"/>
                <w:szCs w:val="18"/>
                <w:lang w:val="uk-UA"/>
              </w:rPr>
              <w:t>13.01.2021</w:t>
            </w:r>
          </w:p>
        </w:tc>
        <w:tc>
          <w:tcPr>
            <w:tcW w:w="1275" w:type="dxa"/>
          </w:tcPr>
          <w:p w14:paraId="289F6FD9" w14:textId="62890570" w:rsidR="001D3AF5" w:rsidRPr="00273CF9" w:rsidRDefault="001D3AF5" w:rsidP="00B35021">
            <w:pPr>
              <w:pStyle w:val="ad"/>
            </w:pPr>
            <w:r w:rsidRPr="00273CF9">
              <w:rPr>
                <w:sz w:val="18"/>
                <w:szCs w:val="18"/>
              </w:rPr>
              <w:t>FCSNF-12668</w:t>
            </w:r>
          </w:p>
        </w:tc>
        <w:tc>
          <w:tcPr>
            <w:tcW w:w="6095" w:type="dxa"/>
          </w:tcPr>
          <w:p w14:paraId="0792919B" w14:textId="48BF39DF" w:rsidR="001D3AF5" w:rsidRPr="00273CF9" w:rsidRDefault="001D3AF5" w:rsidP="002D0245">
            <w:pPr>
              <w:pStyle w:val="ad"/>
              <w:numPr>
                <w:ilvl w:val="0"/>
                <w:numId w:val="88"/>
              </w:numPr>
              <w:jc w:val="left"/>
              <w:rPr>
                <w:sz w:val="18"/>
                <w:szCs w:val="18"/>
                <w:lang w:val="uk-UA"/>
              </w:rPr>
            </w:pPr>
            <w:r w:rsidRPr="00273CF9">
              <w:rPr>
                <w:sz w:val="18"/>
                <w:szCs w:val="18"/>
              </w:rPr>
              <w:t>Добавлено правило приема поля Дата и время подписания заказчиком документа о приемке товаров, работ, услуг в электрон-ном виде (deliveryAcceptDateEDI).</w:t>
            </w:r>
          </w:p>
        </w:tc>
      </w:tr>
      <w:tr w:rsidR="001D3AF5" w:rsidRPr="00273CF9" w14:paraId="19618988" w14:textId="77777777" w:rsidTr="00F40D27">
        <w:trPr>
          <w:trHeight w:val="553"/>
        </w:trPr>
        <w:tc>
          <w:tcPr>
            <w:tcW w:w="562" w:type="dxa"/>
          </w:tcPr>
          <w:p w14:paraId="6DF28BA6" w14:textId="5364AF13" w:rsidR="001D3AF5" w:rsidRPr="00273CF9" w:rsidRDefault="001D3AF5" w:rsidP="0063321C">
            <w:pPr>
              <w:pStyle w:val="ad"/>
              <w:rPr>
                <w:sz w:val="18"/>
                <w:szCs w:val="18"/>
              </w:rPr>
            </w:pPr>
            <w:r w:rsidRPr="00273CF9">
              <w:rPr>
                <w:sz w:val="18"/>
                <w:szCs w:val="18"/>
              </w:rPr>
              <w:t>3.27</w:t>
            </w:r>
          </w:p>
        </w:tc>
        <w:tc>
          <w:tcPr>
            <w:tcW w:w="1134" w:type="dxa"/>
          </w:tcPr>
          <w:p w14:paraId="0CE45522" w14:textId="263E480A" w:rsidR="001D3AF5" w:rsidRPr="00273CF9" w:rsidRDefault="001D3AF5" w:rsidP="0063321C">
            <w:pPr>
              <w:pStyle w:val="ad"/>
              <w:rPr>
                <w:sz w:val="18"/>
                <w:szCs w:val="18"/>
                <w:lang w:val="uk-UA"/>
              </w:rPr>
            </w:pPr>
            <w:r w:rsidRPr="00273CF9">
              <w:rPr>
                <w:sz w:val="18"/>
                <w:szCs w:val="18"/>
                <w:lang w:val="uk-UA"/>
              </w:rPr>
              <w:t>15.01.2021</w:t>
            </w:r>
          </w:p>
        </w:tc>
        <w:tc>
          <w:tcPr>
            <w:tcW w:w="1275" w:type="dxa"/>
          </w:tcPr>
          <w:p w14:paraId="329089E5" w14:textId="1D3F47D2" w:rsidR="001D3AF5" w:rsidRPr="00273CF9" w:rsidRDefault="001D3AF5" w:rsidP="0063321C">
            <w:pPr>
              <w:pStyle w:val="ad"/>
            </w:pPr>
            <w:r w:rsidRPr="00273CF9">
              <w:rPr>
                <w:sz w:val="18"/>
                <w:szCs w:val="18"/>
              </w:rPr>
              <w:t>FCSNF-11936</w:t>
            </w:r>
          </w:p>
        </w:tc>
        <w:tc>
          <w:tcPr>
            <w:tcW w:w="6095" w:type="dxa"/>
          </w:tcPr>
          <w:p w14:paraId="5246DDC3" w14:textId="77777777" w:rsidR="001D3AF5" w:rsidRPr="00273CF9" w:rsidRDefault="001D3AF5" w:rsidP="002D0245">
            <w:pPr>
              <w:pStyle w:val="ad"/>
              <w:numPr>
                <w:ilvl w:val="0"/>
                <w:numId w:val="90"/>
              </w:numPr>
              <w:jc w:val="left"/>
              <w:rPr>
                <w:sz w:val="18"/>
                <w:szCs w:val="18"/>
              </w:rPr>
            </w:pPr>
            <w:r w:rsidRPr="00273CF9">
              <w:rPr>
                <w:sz w:val="18"/>
                <w:szCs w:val="18"/>
              </w:rPr>
              <w:t>Изменены контроли:</w:t>
            </w:r>
          </w:p>
          <w:p w14:paraId="7EB7E1F2" w14:textId="77777777" w:rsidR="001D3AF5" w:rsidRPr="00273CF9" w:rsidRDefault="001D3AF5" w:rsidP="0063321C">
            <w:pPr>
              <w:pStyle w:val="ad"/>
              <w:ind w:left="720"/>
              <w:jc w:val="left"/>
              <w:rPr>
                <w:sz w:val="18"/>
                <w:szCs w:val="18"/>
              </w:rPr>
            </w:pPr>
            <w:r w:rsidRPr="00273CF9">
              <w:rPr>
                <w:sz w:val="18"/>
                <w:szCs w:val="18"/>
              </w:rPr>
              <w:t>РК_ИК_0285</w:t>
            </w:r>
          </w:p>
          <w:p w14:paraId="6F640A97" w14:textId="77777777" w:rsidR="001D3AF5" w:rsidRPr="00273CF9" w:rsidRDefault="001D3AF5" w:rsidP="0063321C">
            <w:pPr>
              <w:pStyle w:val="ad"/>
              <w:ind w:left="720"/>
              <w:jc w:val="left"/>
              <w:rPr>
                <w:sz w:val="18"/>
                <w:szCs w:val="18"/>
              </w:rPr>
            </w:pPr>
            <w:r w:rsidRPr="00273CF9">
              <w:rPr>
                <w:sz w:val="18"/>
                <w:szCs w:val="18"/>
              </w:rPr>
              <w:t>РК_ИК_0286</w:t>
            </w:r>
          </w:p>
          <w:p w14:paraId="6E06E3E4" w14:textId="05EBBE2F" w:rsidR="001D3AF5" w:rsidRPr="00273CF9" w:rsidRDefault="001D3AF5" w:rsidP="0063321C">
            <w:pPr>
              <w:pStyle w:val="ad"/>
              <w:ind w:left="720"/>
              <w:jc w:val="left"/>
              <w:rPr>
                <w:sz w:val="18"/>
                <w:szCs w:val="18"/>
              </w:rPr>
            </w:pPr>
            <w:r w:rsidRPr="00273CF9">
              <w:rPr>
                <w:sz w:val="18"/>
                <w:szCs w:val="18"/>
              </w:rPr>
              <w:t>РК_ИК_0287</w:t>
            </w:r>
          </w:p>
        </w:tc>
      </w:tr>
      <w:tr w:rsidR="001D3AF5" w:rsidRPr="00273CF9" w14:paraId="2AADF76C" w14:textId="77777777" w:rsidTr="00F40D27">
        <w:trPr>
          <w:trHeight w:val="553"/>
        </w:trPr>
        <w:tc>
          <w:tcPr>
            <w:tcW w:w="562" w:type="dxa"/>
          </w:tcPr>
          <w:p w14:paraId="5DD208FB" w14:textId="26AAEC47" w:rsidR="001D3AF5" w:rsidRPr="00273CF9" w:rsidRDefault="001D3AF5" w:rsidP="004E49D5">
            <w:pPr>
              <w:pStyle w:val="ad"/>
              <w:rPr>
                <w:sz w:val="18"/>
                <w:szCs w:val="18"/>
              </w:rPr>
            </w:pPr>
            <w:r w:rsidRPr="00273CF9">
              <w:rPr>
                <w:sz w:val="18"/>
                <w:szCs w:val="18"/>
              </w:rPr>
              <w:t>3.28</w:t>
            </w:r>
          </w:p>
        </w:tc>
        <w:tc>
          <w:tcPr>
            <w:tcW w:w="1134" w:type="dxa"/>
          </w:tcPr>
          <w:p w14:paraId="5DAF6098" w14:textId="4865E970" w:rsidR="001D3AF5" w:rsidRPr="00273CF9" w:rsidRDefault="001D3AF5" w:rsidP="004E49D5">
            <w:pPr>
              <w:pStyle w:val="ad"/>
              <w:rPr>
                <w:sz w:val="18"/>
                <w:szCs w:val="18"/>
                <w:lang w:val="uk-UA"/>
              </w:rPr>
            </w:pPr>
            <w:r w:rsidRPr="00273CF9">
              <w:rPr>
                <w:sz w:val="18"/>
                <w:szCs w:val="18"/>
                <w:lang w:val="uk-UA"/>
              </w:rPr>
              <w:t>26.01.2021</w:t>
            </w:r>
          </w:p>
        </w:tc>
        <w:tc>
          <w:tcPr>
            <w:tcW w:w="1275" w:type="dxa"/>
          </w:tcPr>
          <w:p w14:paraId="6CEE4649" w14:textId="304CC7E5" w:rsidR="001D3AF5" w:rsidRPr="00273CF9" w:rsidRDefault="001D3AF5" w:rsidP="004E49D5">
            <w:pPr>
              <w:pStyle w:val="ad"/>
            </w:pPr>
            <w:r w:rsidRPr="00273CF9">
              <w:rPr>
                <w:sz w:val="18"/>
                <w:szCs w:val="18"/>
              </w:rPr>
              <w:t>FCSNF-12401</w:t>
            </w:r>
          </w:p>
        </w:tc>
        <w:tc>
          <w:tcPr>
            <w:tcW w:w="6095" w:type="dxa"/>
          </w:tcPr>
          <w:p w14:paraId="50B4E7AF" w14:textId="4A9D9DF0" w:rsidR="001D3AF5" w:rsidRPr="00273CF9" w:rsidRDefault="001D3AF5" w:rsidP="00EA088E">
            <w:pPr>
              <w:pStyle w:val="ad"/>
              <w:ind w:left="720"/>
              <w:jc w:val="left"/>
              <w:rPr>
                <w:sz w:val="18"/>
                <w:szCs w:val="18"/>
              </w:rPr>
            </w:pPr>
            <w:r w:rsidRPr="00273CF9">
              <w:rPr>
                <w:sz w:val="18"/>
                <w:szCs w:val="18"/>
              </w:rPr>
              <w:t>Для сведений о контракте:</w:t>
            </w:r>
          </w:p>
          <w:p w14:paraId="74FD53A1" w14:textId="77777777" w:rsidR="001D3AF5" w:rsidRPr="00273CF9" w:rsidRDefault="001D3AF5" w:rsidP="002D0245">
            <w:pPr>
              <w:pStyle w:val="ad"/>
              <w:numPr>
                <w:ilvl w:val="0"/>
                <w:numId w:val="92"/>
              </w:numPr>
              <w:jc w:val="left"/>
              <w:rPr>
                <w:sz w:val="18"/>
                <w:szCs w:val="18"/>
              </w:rPr>
            </w:pPr>
            <w:r w:rsidRPr="00273CF9">
              <w:rPr>
                <w:sz w:val="18"/>
                <w:szCs w:val="18"/>
              </w:rPr>
              <w:t>Добавлено правило приема поля «Порядковый номер предмета контракта (объекта закупки)» (indexNum).</w:t>
            </w:r>
          </w:p>
          <w:p w14:paraId="6949BF74" w14:textId="77777777" w:rsidR="001D3AF5" w:rsidRPr="00273CF9" w:rsidRDefault="001D3AF5" w:rsidP="002D0245">
            <w:pPr>
              <w:pStyle w:val="ad"/>
              <w:numPr>
                <w:ilvl w:val="0"/>
                <w:numId w:val="92"/>
              </w:numPr>
              <w:jc w:val="left"/>
              <w:rPr>
                <w:sz w:val="18"/>
                <w:szCs w:val="18"/>
              </w:rPr>
            </w:pPr>
            <w:r w:rsidRPr="00273CF9">
              <w:rPr>
                <w:sz w:val="18"/>
                <w:szCs w:val="18"/>
              </w:rPr>
              <w:t>Добавлено правило приема поля «Тип объекта закупки в иерархии» (hierarchyType).</w:t>
            </w:r>
          </w:p>
          <w:p w14:paraId="2A76B4C2" w14:textId="77777777" w:rsidR="001D3AF5" w:rsidRPr="00273CF9" w:rsidRDefault="001D3AF5" w:rsidP="002D0245">
            <w:pPr>
              <w:pStyle w:val="ad"/>
              <w:numPr>
                <w:ilvl w:val="0"/>
                <w:numId w:val="92"/>
              </w:numPr>
              <w:jc w:val="left"/>
              <w:rPr>
                <w:sz w:val="18"/>
                <w:szCs w:val="18"/>
              </w:rPr>
            </w:pPr>
            <w:r w:rsidRPr="00273CF9">
              <w:rPr>
                <w:sz w:val="18"/>
                <w:szCs w:val="18"/>
              </w:rPr>
              <w:t>Изменено правило заполнения бизнес-поля «Способ указания объема выполнения работы, оказания услуги».</w:t>
            </w:r>
          </w:p>
          <w:p w14:paraId="6F103362" w14:textId="6136AE7D" w:rsidR="001D3AF5" w:rsidRPr="00273CF9" w:rsidRDefault="001D3AF5" w:rsidP="002D0245">
            <w:pPr>
              <w:pStyle w:val="ad"/>
              <w:numPr>
                <w:ilvl w:val="0"/>
                <w:numId w:val="92"/>
              </w:numPr>
              <w:jc w:val="left"/>
              <w:rPr>
                <w:sz w:val="18"/>
                <w:szCs w:val="18"/>
              </w:rPr>
            </w:pPr>
            <w:r w:rsidRPr="00273CF9">
              <w:rPr>
                <w:sz w:val="18"/>
                <w:szCs w:val="18"/>
              </w:rPr>
              <w:t>Добавлено правило приема блока «Родительский предмет контракта (объект закупки)» (products/product/parentContractSubject).</w:t>
            </w:r>
          </w:p>
          <w:p w14:paraId="1407FA90" w14:textId="5A034632" w:rsidR="001D3AF5" w:rsidRPr="00273CF9" w:rsidRDefault="001D3AF5" w:rsidP="002D0245">
            <w:pPr>
              <w:pStyle w:val="ad"/>
              <w:numPr>
                <w:ilvl w:val="0"/>
                <w:numId w:val="92"/>
              </w:numPr>
              <w:jc w:val="left"/>
              <w:rPr>
                <w:sz w:val="18"/>
                <w:szCs w:val="18"/>
              </w:rPr>
            </w:pPr>
            <w:r w:rsidRPr="00273CF9">
              <w:rPr>
                <w:sz w:val="18"/>
                <w:szCs w:val="18"/>
              </w:rPr>
              <w:t>Добавлено правило приема блока «Предмет контракта (объект закупки), имеющий соподчиненные объекты закупки» (products/parentProduct)</w:t>
            </w:r>
          </w:p>
          <w:p w14:paraId="6173F26E" w14:textId="77777777" w:rsidR="001D3AF5" w:rsidRPr="00273CF9" w:rsidRDefault="001D3AF5" w:rsidP="002D0245">
            <w:pPr>
              <w:pStyle w:val="ad"/>
              <w:numPr>
                <w:ilvl w:val="0"/>
                <w:numId w:val="92"/>
              </w:numPr>
              <w:jc w:val="left"/>
              <w:rPr>
                <w:sz w:val="18"/>
                <w:szCs w:val="18"/>
              </w:rPr>
            </w:pPr>
            <w:r w:rsidRPr="00273CF9">
              <w:rPr>
                <w:sz w:val="18"/>
                <w:szCs w:val="18"/>
              </w:rPr>
              <w:t>Удалены контроли:</w:t>
            </w:r>
          </w:p>
          <w:p w14:paraId="3CE69FCC" w14:textId="6A6A7A21" w:rsidR="001D3AF5" w:rsidRPr="00273CF9" w:rsidRDefault="001D3AF5" w:rsidP="00E85CF9">
            <w:pPr>
              <w:pStyle w:val="ad"/>
              <w:ind w:left="720"/>
              <w:jc w:val="left"/>
              <w:rPr>
                <w:sz w:val="18"/>
                <w:szCs w:val="18"/>
              </w:rPr>
            </w:pPr>
            <w:r w:rsidRPr="00273CF9">
              <w:rPr>
                <w:sz w:val="18"/>
                <w:szCs w:val="18"/>
              </w:rPr>
              <w:t>РК_ИК_0202;</w:t>
            </w:r>
          </w:p>
          <w:p w14:paraId="394C4590" w14:textId="77777777" w:rsidR="001D3AF5" w:rsidRPr="00273CF9" w:rsidRDefault="001D3AF5" w:rsidP="00E85CF9">
            <w:pPr>
              <w:pStyle w:val="ad"/>
              <w:ind w:left="720"/>
              <w:jc w:val="left"/>
              <w:rPr>
                <w:sz w:val="18"/>
                <w:szCs w:val="18"/>
              </w:rPr>
            </w:pPr>
            <w:r w:rsidRPr="00273CF9">
              <w:rPr>
                <w:sz w:val="18"/>
                <w:szCs w:val="18"/>
              </w:rPr>
              <w:t>РК_ИК_0205.</w:t>
            </w:r>
          </w:p>
          <w:p w14:paraId="3E1565E7" w14:textId="6C883CF0" w:rsidR="001D3AF5" w:rsidRPr="00273CF9" w:rsidRDefault="001D3AF5" w:rsidP="002D0245">
            <w:pPr>
              <w:pStyle w:val="ad"/>
              <w:numPr>
                <w:ilvl w:val="0"/>
                <w:numId w:val="92"/>
              </w:numPr>
              <w:jc w:val="left"/>
              <w:rPr>
                <w:sz w:val="18"/>
                <w:szCs w:val="18"/>
              </w:rPr>
            </w:pPr>
            <w:r w:rsidRPr="00273CF9">
              <w:rPr>
                <w:sz w:val="18"/>
                <w:szCs w:val="18"/>
              </w:rPr>
              <w:t>Добавлены контроли:</w:t>
            </w:r>
          </w:p>
          <w:p w14:paraId="23238146" w14:textId="77777777" w:rsidR="001D3AF5" w:rsidRPr="00273CF9" w:rsidRDefault="001D3AF5" w:rsidP="00E85CF9">
            <w:pPr>
              <w:pStyle w:val="ad"/>
              <w:ind w:left="720"/>
              <w:jc w:val="left"/>
              <w:rPr>
                <w:sz w:val="18"/>
                <w:szCs w:val="18"/>
              </w:rPr>
            </w:pPr>
            <w:r w:rsidRPr="00273CF9">
              <w:rPr>
                <w:sz w:val="18"/>
                <w:szCs w:val="18"/>
              </w:rPr>
              <w:t>РК_ИК_0299;</w:t>
            </w:r>
          </w:p>
          <w:p w14:paraId="7D7489F2" w14:textId="77777777" w:rsidR="001D3AF5" w:rsidRPr="00273CF9" w:rsidRDefault="001D3AF5" w:rsidP="00E85CF9">
            <w:pPr>
              <w:pStyle w:val="ad"/>
              <w:ind w:left="720"/>
              <w:jc w:val="left"/>
              <w:rPr>
                <w:sz w:val="18"/>
                <w:szCs w:val="18"/>
              </w:rPr>
            </w:pPr>
            <w:r w:rsidRPr="00273CF9">
              <w:rPr>
                <w:sz w:val="18"/>
                <w:szCs w:val="18"/>
              </w:rPr>
              <w:t>РК_ИК_0300;</w:t>
            </w:r>
          </w:p>
          <w:p w14:paraId="3F80B28E" w14:textId="511B07D4" w:rsidR="001D3AF5" w:rsidRPr="00273CF9" w:rsidRDefault="001D3AF5" w:rsidP="001E30F2">
            <w:pPr>
              <w:pStyle w:val="ad"/>
              <w:ind w:left="720"/>
              <w:jc w:val="left"/>
              <w:rPr>
                <w:sz w:val="18"/>
                <w:szCs w:val="18"/>
              </w:rPr>
            </w:pPr>
            <w:r w:rsidRPr="00273CF9">
              <w:rPr>
                <w:sz w:val="18"/>
                <w:szCs w:val="18"/>
              </w:rPr>
              <w:t>РК_ИК_0301.</w:t>
            </w:r>
          </w:p>
          <w:p w14:paraId="4D13C15F" w14:textId="77777777" w:rsidR="001D3AF5" w:rsidRPr="00273CF9" w:rsidRDefault="001D3AF5" w:rsidP="00E85CF9">
            <w:pPr>
              <w:pStyle w:val="ad"/>
              <w:ind w:left="720"/>
              <w:jc w:val="left"/>
              <w:rPr>
                <w:sz w:val="18"/>
                <w:szCs w:val="18"/>
              </w:rPr>
            </w:pPr>
          </w:p>
          <w:p w14:paraId="0E1597BE" w14:textId="77777777" w:rsidR="001D3AF5" w:rsidRPr="00273CF9" w:rsidRDefault="001D3AF5" w:rsidP="00E85CF9">
            <w:pPr>
              <w:pStyle w:val="ad"/>
              <w:ind w:left="720"/>
              <w:jc w:val="left"/>
              <w:rPr>
                <w:sz w:val="18"/>
                <w:szCs w:val="18"/>
              </w:rPr>
            </w:pPr>
            <w:r w:rsidRPr="00273CF9">
              <w:rPr>
                <w:sz w:val="18"/>
                <w:szCs w:val="18"/>
              </w:rPr>
              <w:t>Для сведений об исполнении контракта:</w:t>
            </w:r>
          </w:p>
          <w:p w14:paraId="05045219" w14:textId="45CC4DC5" w:rsidR="001D3AF5" w:rsidRPr="00273CF9" w:rsidRDefault="001D3AF5" w:rsidP="002D0245">
            <w:pPr>
              <w:pStyle w:val="ad"/>
              <w:numPr>
                <w:ilvl w:val="0"/>
                <w:numId w:val="92"/>
              </w:numPr>
              <w:jc w:val="left"/>
              <w:rPr>
                <w:sz w:val="18"/>
                <w:szCs w:val="18"/>
              </w:rPr>
            </w:pPr>
            <w:r w:rsidRPr="00273CF9">
              <w:rPr>
                <w:sz w:val="18"/>
                <w:szCs w:val="18"/>
              </w:rPr>
              <w:t>Добавлено правило приема поля «Порядковый номер предмета контракта (объекта закупки)» (execu-tions/execution/quantityContractSubjects/quantityContractSubject /indexNum).</w:t>
            </w:r>
          </w:p>
          <w:p w14:paraId="64D15458" w14:textId="34095FED" w:rsidR="001D3AF5" w:rsidRPr="00273CF9" w:rsidRDefault="001D3AF5" w:rsidP="002D0245">
            <w:pPr>
              <w:pStyle w:val="ad"/>
              <w:numPr>
                <w:ilvl w:val="0"/>
                <w:numId w:val="92"/>
              </w:numPr>
              <w:jc w:val="left"/>
              <w:rPr>
                <w:sz w:val="18"/>
                <w:szCs w:val="18"/>
              </w:rPr>
            </w:pPr>
            <w:r w:rsidRPr="00273CF9">
              <w:rPr>
                <w:sz w:val="18"/>
                <w:szCs w:val="18"/>
              </w:rPr>
              <w:t>Добавлено правило приема блока «Сведения об объеме и других характеристиках поставленных товаров, выполненных работ, оказанных услуг для родительской позиции» (executions/execution/quantityContractParentSubjects).</w:t>
            </w:r>
          </w:p>
          <w:p w14:paraId="4D6EB2A2" w14:textId="77777777" w:rsidR="001D3AF5" w:rsidRPr="00273CF9" w:rsidRDefault="001D3AF5" w:rsidP="002D0245">
            <w:pPr>
              <w:pStyle w:val="ad"/>
              <w:numPr>
                <w:ilvl w:val="0"/>
                <w:numId w:val="92"/>
              </w:numPr>
              <w:jc w:val="left"/>
              <w:rPr>
                <w:sz w:val="18"/>
                <w:szCs w:val="18"/>
              </w:rPr>
            </w:pPr>
            <w:r w:rsidRPr="00273CF9">
              <w:rPr>
                <w:sz w:val="18"/>
                <w:szCs w:val="18"/>
              </w:rPr>
              <w:t>Добавлено правило приема поля «Порядковый номер предмета контракта (объекта закупки)» (executionObligationGuarantee/documents/document/quantityContractSubjects/quantityContractSubject/indexNum).</w:t>
            </w:r>
          </w:p>
          <w:p w14:paraId="6520B1B0" w14:textId="77777777" w:rsidR="001D3AF5" w:rsidRPr="00273CF9" w:rsidRDefault="001D3AF5" w:rsidP="002D0245">
            <w:pPr>
              <w:pStyle w:val="ad"/>
              <w:numPr>
                <w:ilvl w:val="0"/>
                <w:numId w:val="92"/>
              </w:numPr>
              <w:jc w:val="left"/>
              <w:rPr>
                <w:sz w:val="18"/>
                <w:szCs w:val="18"/>
              </w:rPr>
            </w:pPr>
            <w:r w:rsidRPr="00273CF9">
              <w:rPr>
                <w:sz w:val="18"/>
                <w:szCs w:val="18"/>
              </w:rPr>
              <w:t>Добавлено правило приема блока «Сведения об объеме и других характеристиках поставленных товаров, выполненных работ, оказанных услуг по гарантии для родительской позиции» (executionObligationGuarantee/documents/document/quantityContractParentSubjects).</w:t>
            </w:r>
          </w:p>
          <w:p w14:paraId="475A07B3" w14:textId="77777777" w:rsidR="001D3AF5" w:rsidRPr="00273CF9" w:rsidRDefault="001D3AF5" w:rsidP="002D0245">
            <w:pPr>
              <w:pStyle w:val="ad"/>
              <w:numPr>
                <w:ilvl w:val="0"/>
                <w:numId w:val="92"/>
              </w:numPr>
              <w:jc w:val="left"/>
              <w:rPr>
                <w:sz w:val="18"/>
                <w:szCs w:val="18"/>
              </w:rPr>
            </w:pPr>
            <w:r w:rsidRPr="00273CF9">
              <w:rPr>
                <w:sz w:val="18"/>
                <w:szCs w:val="18"/>
              </w:rPr>
              <w:t>Добавлены контроли:</w:t>
            </w:r>
          </w:p>
          <w:p w14:paraId="13FABD01" w14:textId="77777777" w:rsidR="001D3AF5" w:rsidRPr="00273CF9" w:rsidRDefault="001D3AF5" w:rsidP="00D749CA">
            <w:pPr>
              <w:pStyle w:val="ad"/>
              <w:ind w:left="720"/>
              <w:jc w:val="left"/>
              <w:rPr>
                <w:sz w:val="18"/>
                <w:szCs w:val="18"/>
              </w:rPr>
            </w:pPr>
            <w:r w:rsidRPr="00273CF9">
              <w:rPr>
                <w:sz w:val="18"/>
                <w:szCs w:val="18"/>
              </w:rPr>
              <w:t>РК_ИК_0302;</w:t>
            </w:r>
          </w:p>
          <w:p w14:paraId="431F0EF8" w14:textId="77777777" w:rsidR="001D3AF5" w:rsidRPr="00273CF9" w:rsidRDefault="001D3AF5" w:rsidP="00D749CA">
            <w:pPr>
              <w:pStyle w:val="ad"/>
              <w:ind w:left="720"/>
              <w:jc w:val="left"/>
              <w:rPr>
                <w:sz w:val="18"/>
                <w:szCs w:val="18"/>
              </w:rPr>
            </w:pPr>
            <w:r w:rsidRPr="00273CF9">
              <w:rPr>
                <w:sz w:val="18"/>
                <w:szCs w:val="18"/>
              </w:rPr>
              <w:t>РК_ИК_0303;</w:t>
            </w:r>
          </w:p>
          <w:p w14:paraId="70230964" w14:textId="77777777" w:rsidR="001D3AF5" w:rsidRPr="00273CF9" w:rsidRDefault="001D3AF5" w:rsidP="00D749CA">
            <w:pPr>
              <w:pStyle w:val="ad"/>
              <w:ind w:left="720"/>
              <w:jc w:val="left"/>
              <w:rPr>
                <w:sz w:val="18"/>
                <w:szCs w:val="18"/>
              </w:rPr>
            </w:pPr>
            <w:r w:rsidRPr="00273CF9">
              <w:rPr>
                <w:sz w:val="18"/>
                <w:szCs w:val="18"/>
              </w:rPr>
              <w:t>РК_ИК_0304</w:t>
            </w:r>
          </w:p>
          <w:p w14:paraId="0C0B5AFB" w14:textId="49FFA327" w:rsidR="001D3AF5" w:rsidRPr="00273CF9" w:rsidRDefault="001D3AF5" w:rsidP="00D749CA">
            <w:pPr>
              <w:pStyle w:val="ad"/>
              <w:ind w:left="720"/>
              <w:jc w:val="left"/>
              <w:rPr>
                <w:sz w:val="18"/>
                <w:szCs w:val="18"/>
              </w:rPr>
            </w:pPr>
            <w:r w:rsidRPr="00273CF9">
              <w:rPr>
                <w:sz w:val="18"/>
                <w:szCs w:val="18"/>
              </w:rPr>
              <w:t>РК_ИК_0305.</w:t>
            </w:r>
          </w:p>
        </w:tc>
      </w:tr>
      <w:tr w:rsidR="001D3AF5" w:rsidRPr="00273CF9" w14:paraId="36656D6C" w14:textId="77777777" w:rsidTr="00F40D27">
        <w:trPr>
          <w:trHeight w:val="553"/>
        </w:trPr>
        <w:tc>
          <w:tcPr>
            <w:tcW w:w="562" w:type="dxa"/>
          </w:tcPr>
          <w:p w14:paraId="2325EA58" w14:textId="2F8F2918" w:rsidR="001D3AF5" w:rsidRPr="00273CF9" w:rsidRDefault="001D3AF5" w:rsidP="007665E3">
            <w:pPr>
              <w:pStyle w:val="ad"/>
              <w:rPr>
                <w:sz w:val="18"/>
                <w:szCs w:val="18"/>
              </w:rPr>
            </w:pPr>
            <w:r w:rsidRPr="00273CF9">
              <w:rPr>
                <w:sz w:val="18"/>
                <w:szCs w:val="18"/>
              </w:rPr>
              <w:t>3.29</w:t>
            </w:r>
          </w:p>
        </w:tc>
        <w:tc>
          <w:tcPr>
            <w:tcW w:w="1134" w:type="dxa"/>
          </w:tcPr>
          <w:p w14:paraId="009BFBED" w14:textId="22285D7B" w:rsidR="001D3AF5" w:rsidRPr="00273CF9" w:rsidRDefault="001D3AF5" w:rsidP="007665E3">
            <w:pPr>
              <w:pStyle w:val="ad"/>
              <w:rPr>
                <w:sz w:val="18"/>
                <w:szCs w:val="18"/>
                <w:lang w:val="uk-UA"/>
              </w:rPr>
            </w:pPr>
            <w:r w:rsidRPr="00273CF9">
              <w:rPr>
                <w:sz w:val="18"/>
                <w:szCs w:val="18"/>
                <w:lang w:val="uk-UA"/>
              </w:rPr>
              <w:t>27.01.2021</w:t>
            </w:r>
          </w:p>
        </w:tc>
        <w:tc>
          <w:tcPr>
            <w:tcW w:w="1275" w:type="dxa"/>
          </w:tcPr>
          <w:p w14:paraId="0D32F496" w14:textId="0B1A1862" w:rsidR="001D3AF5" w:rsidRPr="00273CF9" w:rsidRDefault="001D3AF5" w:rsidP="007665E3">
            <w:pPr>
              <w:pStyle w:val="ad"/>
            </w:pPr>
            <w:r w:rsidRPr="00273CF9">
              <w:rPr>
                <w:sz w:val="18"/>
                <w:szCs w:val="18"/>
              </w:rPr>
              <w:t>FCSNF-12793</w:t>
            </w:r>
          </w:p>
        </w:tc>
        <w:tc>
          <w:tcPr>
            <w:tcW w:w="6095" w:type="dxa"/>
          </w:tcPr>
          <w:p w14:paraId="76DDCF44" w14:textId="68C86969" w:rsidR="001D3AF5" w:rsidRPr="00273CF9" w:rsidRDefault="001D3AF5" w:rsidP="007665E3">
            <w:pPr>
              <w:pStyle w:val="ad"/>
              <w:ind w:left="720"/>
              <w:jc w:val="left"/>
              <w:rPr>
                <w:sz w:val="18"/>
                <w:szCs w:val="18"/>
              </w:rPr>
            </w:pPr>
            <w:r w:rsidRPr="00273CF9">
              <w:rPr>
                <w:sz w:val="18"/>
                <w:szCs w:val="18"/>
              </w:rPr>
              <w:t>Добавлено правило приема поля «GUID цепочки документов» (executions/execution/docAcceptance/guidEDI).</w:t>
            </w:r>
          </w:p>
        </w:tc>
      </w:tr>
      <w:tr w:rsidR="001D3AF5" w:rsidRPr="00273CF9" w14:paraId="57529C65" w14:textId="77777777" w:rsidTr="00D151C9">
        <w:trPr>
          <w:trHeight w:val="553"/>
        </w:trPr>
        <w:tc>
          <w:tcPr>
            <w:tcW w:w="562" w:type="dxa"/>
          </w:tcPr>
          <w:p w14:paraId="2980C81F" w14:textId="77777777" w:rsidR="001D3AF5" w:rsidRPr="00273CF9" w:rsidRDefault="001D3AF5" w:rsidP="00D151C9">
            <w:pPr>
              <w:pStyle w:val="ad"/>
              <w:rPr>
                <w:sz w:val="18"/>
                <w:szCs w:val="18"/>
              </w:rPr>
            </w:pPr>
            <w:r w:rsidRPr="00273CF9">
              <w:rPr>
                <w:sz w:val="18"/>
                <w:szCs w:val="18"/>
              </w:rPr>
              <w:lastRenderedPageBreak/>
              <w:t>4.0</w:t>
            </w:r>
          </w:p>
        </w:tc>
        <w:tc>
          <w:tcPr>
            <w:tcW w:w="1134" w:type="dxa"/>
          </w:tcPr>
          <w:p w14:paraId="4C8A1E7C" w14:textId="31376644" w:rsidR="001D3AF5" w:rsidRPr="00273CF9" w:rsidRDefault="001D3AF5" w:rsidP="00C716D8">
            <w:pPr>
              <w:pStyle w:val="ad"/>
              <w:rPr>
                <w:sz w:val="18"/>
                <w:szCs w:val="18"/>
                <w:lang w:val="uk-UA"/>
              </w:rPr>
            </w:pPr>
            <w:r w:rsidRPr="00273CF9">
              <w:rPr>
                <w:sz w:val="18"/>
                <w:szCs w:val="18"/>
                <w:lang w:val="uk-UA"/>
              </w:rPr>
              <w:t>09.02.2021</w:t>
            </w:r>
          </w:p>
        </w:tc>
        <w:tc>
          <w:tcPr>
            <w:tcW w:w="1275" w:type="dxa"/>
          </w:tcPr>
          <w:p w14:paraId="11EFE0DD" w14:textId="77777777" w:rsidR="001D3AF5" w:rsidRPr="00273CF9" w:rsidRDefault="001D3AF5" w:rsidP="00D151C9">
            <w:pPr>
              <w:pStyle w:val="ad"/>
              <w:rPr>
                <w:color w:val="172B4D"/>
                <w:sz w:val="18"/>
                <w:szCs w:val="18"/>
              </w:rPr>
            </w:pPr>
            <w:r w:rsidRPr="00273CF9">
              <w:rPr>
                <w:sz w:val="18"/>
                <w:szCs w:val="18"/>
              </w:rPr>
              <w:t>FCSNF-12416</w:t>
            </w:r>
          </w:p>
        </w:tc>
        <w:tc>
          <w:tcPr>
            <w:tcW w:w="6095" w:type="dxa"/>
          </w:tcPr>
          <w:p w14:paraId="3A9247CA" w14:textId="1F0F81EC" w:rsidR="001D3AF5" w:rsidRPr="00273CF9" w:rsidRDefault="001D3AF5" w:rsidP="002D0245">
            <w:pPr>
              <w:pStyle w:val="ad"/>
              <w:numPr>
                <w:ilvl w:val="0"/>
                <w:numId w:val="98"/>
              </w:numPr>
              <w:jc w:val="left"/>
              <w:rPr>
                <w:sz w:val="18"/>
                <w:szCs w:val="18"/>
              </w:rPr>
            </w:pPr>
            <w:r w:rsidRPr="00273CF9">
              <w:rPr>
                <w:sz w:val="18"/>
                <w:szCs w:val="18"/>
              </w:rPr>
              <w:t xml:space="preserve">Добавлен раздел </w:t>
            </w:r>
            <w:r w:rsidRPr="00273CF9">
              <w:rPr>
                <w:sz w:val="18"/>
                <w:szCs w:val="18"/>
                <w:u w:val="dotted"/>
              </w:rPr>
              <w:fldChar w:fldCharType="begin"/>
            </w:r>
            <w:r w:rsidRPr="00273CF9">
              <w:rPr>
                <w:sz w:val="18"/>
                <w:szCs w:val="18"/>
                <w:u w:val="dotted"/>
              </w:rPr>
              <w:instrText xml:space="preserve"> REF _Ref61371947 \h  \* MERGEFORMAT </w:instrText>
            </w:r>
            <w:r w:rsidRPr="00273CF9">
              <w:rPr>
                <w:sz w:val="18"/>
                <w:szCs w:val="18"/>
                <w:u w:val="dotted"/>
              </w:rPr>
            </w:r>
            <w:r w:rsidRPr="00273CF9">
              <w:rPr>
                <w:sz w:val="18"/>
                <w:szCs w:val="18"/>
                <w:u w:val="dotted"/>
              </w:rPr>
              <w:fldChar w:fldCharType="separate"/>
            </w:r>
            <w:r w:rsidRPr="00273CF9">
              <w:rPr>
                <w:sz w:val="18"/>
                <w:szCs w:val="18"/>
                <w:u w:val="dotted"/>
              </w:rPr>
              <w:t>Выгрузка документов с признаком сокрытия</w:t>
            </w:r>
            <w:r w:rsidRPr="00273CF9">
              <w:rPr>
                <w:sz w:val="18"/>
                <w:szCs w:val="18"/>
                <w:u w:val="dotted"/>
              </w:rPr>
              <w:fldChar w:fldCharType="end"/>
            </w:r>
            <w:r w:rsidRPr="00273CF9">
              <w:rPr>
                <w:sz w:val="18"/>
                <w:szCs w:val="18"/>
              </w:rPr>
              <w:t xml:space="preserve"> с описанием выгрузки сокрытых документов РК.</w:t>
            </w:r>
          </w:p>
          <w:p w14:paraId="18D8F17E" w14:textId="77777777" w:rsidR="001D3AF5" w:rsidRPr="00273CF9" w:rsidRDefault="001D3AF5" w:rsidP="002D0245">
            <w:pPr>
              <w:pStyle w:val="ad"/>
              <w:numPr>
                <w:ilvl w:val="0"/>
                <w:numId w:val="98"/>
              </w:numPr>
              <w:jc w:val="left"/>
              <w:rPr>
                <w:sz w:val="18"/>
                <w:szCs w:val="18"/>
              </w:rPr>
            </w:pPr>
            <w:r w:rsidRPr="00273CF9">
              <w:rPr>
                <w:sz w:val="18"/>
                <w:szCs w:val="18"/>
              </w:rPr>
              <w:t>В описание контролей добавлены названия закрытых документов.</w:t>
            </w:r>
          </w:p>
          <w:p w14:paraId="424BBA62" w14:textId="6D0C3F4D" w:rsidR="001D3AF5" w:rsidRPr="00273CF9" w:rsidRDefault="001D3AF5" w:rsidP="002D0245">
            <w:pPr>
              <w:pStyle w:val="ad"/>
              <w:numPr>
                <w:ilvl w:val="0"/>
                <w:numId w:val="98"/>
              </w:numPr>
              <w:jc w:val="left"/>
              <w:rPr>
                <w:sz w:val="18"/>
                <w:szCs w:val="18"/>
              </w:rPr>
            </w:pPr>
            <w:r w:rsidRPr="00273CF9">
              <w:rPr>
                <w:sz w:val="18"/>
                <w:szCs w:val="18"/>
              </w:rPr>
              <w:t>Добавлены контроли, проверяющие приём от РИС сокрытых документов, и наличие файла в ФХ:</w:t>
            </w:r>
          </w:p>
          <w:p w14:paraId="6E3A1106" w14:textId="5F4F495E" w:rsidR="001D3AF5" w:rsidRPr="00273CF9" w:rsidRDefault="001D3AF5" w:rsidP="002D0245">
            <w:pPr>
              <w:pStyle w:val="ad"/>
              <w:numPr>
                <w:ilvl w:val="1"/>
                <w:numId w:val="98"/>
              </w:numPr>
              <w:jc w:val="left"/>
              <w:rPr>
                <w:sz w:val="18"/>
                <w:szCs w:val="18"/>
              </w:rPr>
            </w:pPr>
            <w:r w:rsidRPr="00273CF9">
              <w:rPr>
                <w:sz w:val="18"/>
                <w:szCs w:val="18"/>
              </w:rPr>
              <w:t>РК_ИК_0306;</w:t>
            </w:r>
          </w:p>
          <w:p w14:paraId="15CA06DF" w14:textId="521D8232" w:rsidR="001D3AF5" w:rsidRPr="00273CF9" w:rsidRDefault="001D3AF5" w:rsidP="002D0245">
            <w:pPr>
              <w:pStyle w:val="ad"/>
              <w:numPr>
                <w:ilvl w:val="1"/>
                <w:numId w:val="98"/>
              </w:numPr>
              <w:jc w:val="left"/>
              <w:rPr>
                <w:sz w:val="18"/>
                <w:szCs w:val="18"/>
              </w:rPr>
            </w:pPr>
            <w:r w:rsidRPr="00273CF9">
              <w:rPr>
                <w:sz w:val="18"/>
                <w:szCs w:val="18"/>
              </w:rPr>
              <w:t>РК_ИК_0307;</w:t>
            </w:r>
          </w:p>
          <w:p w14:paraId="0276607F" w14:textId="77A9CDA3" w:rsidR="001D3AF5" w:rsidRPr="00273CF9" w:rsidRDefault="001D3AF5" w:rsidP="002D0245">
            <w:pPr>
              <w:pStyle w:val="ad"/>
              <w:numPr>
                <w:ilvl w:val="1"/>
                <w:numId w:val="98"/>
              </w:numPr>
              <w:jc w:val="left"/>
              <w:rPr>
                <w:sz w:val="18"/>
                <w:szCs w:val="18"/>
              </w:rPr>
            </w:pPr>
            <w:r w:rsidRPr="00273CF9">
              <w:rPr>
                <w:sz w:val="18"/>
                <w:szCs w:val="18"/>
              </w:rPr>
              <w:t>РК_ИК_0308;</w:t>
            </w:r>
          </w:p>
          <w:p w14:paraId="1260A68E" w14:textId="1CDD8C4B" w:rsidR="001D3AF5" w:rsidRPr="00273CF9" w:rsidRDefault="001D3AF5" w:rsidP="002D0245">
            <w:pPr>
              <w:pStyle w:val="ad"/>
              <w:numPr>
                <w:ilvl w:val="1"/>
                <w:numId w:val="98"/>
              </w:numPr>
              <w:jc w:val="left"/>
              <w:rPr>
                <w:sz w:val="18"/>
                <w:szCs w:val="18"/>
              </w:rPr>
            </w:pPr>
            <w:r w:rsidRPr="00273CF9">
              <w:rPr>
                <w:sz w:val="18"/>
                <w:szCs w:val="18"/>
              </w:rPr>
              <w:t>РК_ИК_0309;</w:t>
            </w:r>
          </w:p>
          <w:p w14:paraId="20E254D4" w14:textId="37A8379C" w:rsidR="001D3AF5" w:rsidRPr="00273CF9" w:rsidRDefault="001D3AF5" w:rsidP="002D0245">
            <w:pPr>
              <w:pStyle w:val="ad"/>
              <w:numPr>
                <w:ilvl w:val="1"/>
                <w:numId w:val="98"/>
              </w:numPr>
              <w:jc w:val="left"/>
              <w:rPr>
                <w:sz w:val="18"/>
                <w:szCs w:val="18"/>
              </w:rPr>
            </w:pPr>
            <w:r w:rsidRPr="00273CF9">
              <w:rPr>
                <w:sz w:val="18"/>
                <w:szCs w:val="18"/>
              </w:rPr>
              <w:t>РК_ИК_0310;</w:t>
            </w:r>
          </w:p>
          <w:p w14:paraId="0EFAA76A" w14:textId="77777777" w:rsidR="001D3AF5" w:rsidRPr="00273CF9" w:rsidRDefault="001D3AF5" w:rsidP="002D0245">
            <w:pPr>
              <w:pStyle w:val="ad"/>
              <w:numPr>
                <w:ilvl w:val="0"/>
                <w:numId w:val="98"/>
              </w:numPr>
              <w:jc w:val="left"/>
              <w:rPr>
                <w:sz w:val="18"/>
                <w:szCs w:val="18"/>
              </w:rPr>
            </w:pPr>
            <w:r w:rsidRPr="00273CF9">
              <w:rPr>
                <w:sz w:val="18"/>
                <w:szCs w:val="18"/>
              </w:rPr>
              <w:t>Добавлено требование на заполнениея призака «Информация и документы не размещаются на официальном сайте ЕИС в соответствии с частью 5 статьи 103 Закона № 44-ФЗ» при приёме следующих типов документов:</w:t>
            </w:r>
          </w:p>
          <w:p w14:paraId="40F54DB9" w14:textId="77777777" w:rsidR="001D3AF5" w:rsidRPr="00273CF9" w:rsidRDefault="001D3AF5" w:rsidP="002D0245">
            <w:pPr>
              <w:pStyle w:val="ad"/>
              <w:numPr>
                <w:ilvl w:val="1"/>
                <w:numId w:val="98"/>
              </w:numPr>
              <w:jc w:val="left"/>
              <w:rPr>
                <w:sz w:val="18"/>
                <w:szCs w:val="18"/>
              </w:rPr>
            </w:pPr>
            <w:r w:rsidRPr="00273CF9">
              <w:rPr>
                <w:sz w:val="18"/>
                <w:szCs w:val="18"/>
              </w:rPr>
              <w:t>«Информация (проект информации) о заключенном контракте (не публичные данные)» (closedContract);</w:t>
            </w:r>
          </w:p>
          <w:p w14:paraId="1DB37F3C" w14:textId="77777777" w:rsidR="001D3AF5" w:rsidRPr="00273CF9" w:rsidRDefault="001D3AF5" w:rsidP="002D0245">
            <w:pPr>
              <w:pStyle w:val="ad"/>
              <w:numPr>
                <w:ilvl w:val="1"/>
                <w:numId w:val="98"/>
              </w:numPr>
              <w:jc w:val="left"/>
              <w:rPr>
                <w:sz w:val="18"/>
                <w:szCs w:val="18"/>
              </w:rPr>
            </w:pPr>
            <w:r w:rsidRPr="00273CF9">
              <w:rPr>
                <w:sz w:val="18"/>
                <w:szCs w:val="18"/>
              </w:rPr>
              <w:t>«Информация об анулировании контракта контракте (не публичные данные)» closedContractCancel;</w:t>
            </w:r>
          </w:p>
          <w:p w14:paraId="0A24F026" w14:textId="77777777" w:rsidR="001D3AF5" w:rsidRPr="00273CF9" w:rsidRDefault="001D3AF5" w:rsidP="002D0245">
            <w:pPr>
              <w:pStyle w:val="ad"/>
              <w:numPr>
                <w:ilvl w:val="1"/>
                <w:numId w:val="98"/>
              </w:numPr>
              <w:jc w:val="left"/>
              <w:rPr>
                <w:sz w:val="18"/>
                <w:szCs w:val="18"/>
              </w:rPr>
            </w:pPr>
            <w:r w:rsidRPr="00273CF9">
              <w:rPr>
                <w:sz w:val="18"/>
                <w:szCs w:val="18"/>
              </w:rPr>
              <w:t>«Информация об исполнении (расторжении) контракта контракте (не публичные данные)» closedContractProcedure;</w:t>
            </w:r>
          </w:p>
          <w:p w14:paraId="461DA2FE" w14:textId="77777777" w:rsidR="001D3AF5" w:rsidRPr="00273CF9" w:rsidRDefault="001D3AF5" w:rsidP="002D0245">
            <w:pPr>
              <w:pStyle w:val="ad"/>
              <w:numPr>
                <w:ilvl w:val="1"/>
                <w:numId w:val="98"/>
              </w:numPr>
              <w:jc w:val="left"/>
              <w:rPr>
                <w:sz w:val="18"/>
                <w:szCs w:val="18"/>
              </w:rPr>
            </w:pPr>
            <w:r w:rsidRPr="00273CF9">
              <w:rPr>
                <w:sz w:val="18"/>
                <w:szCs w:val="18"/>
              </w:rPr>
              <w:t>«Информация об отмене исполнения (расторжения) контракта контракте (не публичные данные)» closedContractProcedureCancel</w:t>
            </w:r>
          </w:p>
          <w:p w14:paraId="7A02C529" w14:textId="7D7EA98F" w:rsidR="001D3AF5" w:rsidRPr="00273CF9" w:rsidRDefault="001D3AF5" w:rsidP="002D0245">
            <w:pPr>
              <w:pStyle w:val="ad"/>
              <w:numPr>
                <w:ilvl w:val="0"/>
                <w:numId w:val="98"/>
              </w:numPr>
              <w:jc w:val="left"/>
              <w:rPr>
                <w:sz w:val="18"/>
                <w:szCs w:val="18"/>
              </w:rPr>
            </w:pPr>
            <w:r w:rsidRPr="00273CF9">
              <w:rPr>
                <w:sz w:val="18"/>
                <w:szCs w:val="18"/>
              </w:rPr>
              <w:t>Добавлено требование к ссылкам на фалы для закрытых документов.</w:t>
            </w:r>
          </w:p>
        </w:tc>
      </w:tr>
      <w:tr w:rsidR="001D3AF5" w:rsidRPr="00273CF9" w14:paraId="69E4B58A" w14:textId="77777777" w:rsidTr="00D151C9">
        <w:trPr>
          <w:trHeight w:val="553"/>
        </w:trPr>
        <w:tc>
          <w:tcPr>
            <w:tcW w:w="562" w:type="dxa"/>
          </w:tcPr>
          <w:p w14:paraId="6F46CE3E" w14:textId="0A1CD803" w:rsidR="001D3AF5" w:rsidRPr="00273CF9" w:rsidRDefault="001D3AF5" w:rsidP="00E3197F">
            <w:pPr>
              <w:pStyle w:val="ad"/>
              <w:rPr>
                <w:sz w:val="18"/>
                <w:szCs w:val="18"/>
              </w:rPr>
            </w:pPr>
            <w:r w:rsidRPr="00273CF9">
              <w:rPr>
                <w:sz w:val="18"/>
                <w:szCs w:val="18"/>
              </w:rPr>
              <w:t>4.1</w:t>
            </w:r>
          </w:p>
        </w:tc>
        <w:tc>
          <w:tcPr>
            <w:tcW w:w="1134" w:type="dxa"/>
          </w:tcPr>
          <w:p w14:paraId="0A631AF6" w14:textId="0F97A550" w:rsidR="001D3AF5" w:rsidRPr="00273CF9" w:rsidRDefault="001D3AF5" w:rsidP="00E3197F">
            <w:pPr>
              <w:pStyle w:val="ad"/>
              <w:rPr>
                <w:sz w:val="18"/>
                <w:szCs w:val="18"/>
                <w:lang w:val="uk-UA"/>
              </w:rPr>
            </w:pPr>
            <w:r w:rsidRPr="00273CF9">
              <w:rPr>
                <w:sz w:val="18"/>
                <w:szCs w:val="18"/>
                <w:lang w:val="uk-UA"/>
              </w:rPr>
              <w:t>09.02.2021</w:t>
            </w:r>
          </w:p>
        </w:tc>
        <w:tc>
          <w:tcPr>
            <w:tcW w:w="1275" w:type="dxa"/>
          </w:tcPr>
          <w:p w14:paraId="0E707714" w14:textId="0419895A" w:rsidR="001D3AF5" w:rsidRPr="00273CF9" w:rsidRDefault="001D3AF5" w:rsidP="00E3197F">
            <w:pPr>
              <w:pStyle w:val="ad"/>
              <w:rPr>
                <w:rStyle w:val="af1"/>
                <w:sz w:val="18"/>
                <w:szCs w:val="18"/>
              </w:rPr>
            </w:pPr>
            <w:r w:rsidRPr="00273CF9">
              <w:rPr>
                <w:sz w:val="18"/>
                <w:szCs w:val="18"/>
              </w:rPr>
              <w:t>FCS-145223</w:t>
            </w:r>
          </w:p>
        </w:tc>
        <w:tc>
          <w:tcPr>
            <w:tcW w:w="6095" w:type="dxa"/>
          </w:tcPr>
          <w:p w14:paraId="0B94E368" w14:textId="3E5BCEAE" w:rsidR="001D3AF5" w:rsidRPr="00273CF9" w:rsidRDefault="001D3AF5" w:rsidP="002D0245">
            <w:pPr>
              <w:pStyle w:val="ad"/>
              <w:numPr>
                <w:ilvl w:val="0"/>
                <w:numId w:val="101"/>
              </w:numPr>
              <w:jc w:val="left"/>
              <w:rPr>
                <w:sz w:val="18"/>
                <w:szCs w:val="18"/>
              </w:rPr>
            </w:pPr>
            <w:r w:rsidRPr="00273CF9">
              <w:rPr>
                <w:sz w:val="18"/>
                <w:szCs w:val="18"/>
              </w:rPr>
              <w:t>Изменен контроль РК_ИК_0141</w:t>
            </w:r>
          </w:p>
        </w:tc>
      </w:tr>
      <w:tr w:rsidR="001D3AF5" w:rsidRPr="00273CF9" w14:paraId="43C91216" w14:textId="77777777" w:rsidTr="00D151C9">
        <w:trPr>
          <w:trHeight w:val="553"/>
        </w:trPr>
        <w:tc>
          <w:tcPr>
            <w:tcW w:w="562" w:type="dxa"/>
          </w:tcPr>
          <w:p w14:paraId="035A4215" w14:textId="13C7ADF6" w:rsidR="001D3AF5" w:rsidRPr="00273CF9" w:rsidRDefault="001D3AF5" w:rsidP="00E3197F">
            <w:pPr>
              <w:pStyle w:val="ad"/>
              <w:rPr>
                <w:sz w:val="18"/>
                <w:szCs w:val="18"/>
              </w:rPr>
            </w:pPr>
            <w:r w:rsidRPr="00273CF9">
              <w:rPr>
                <w:sz w:val="18"/>
                <w:szCs w:val="18"/>
              </w:rPr>
              <w:t>4.2</w:t>
            </w:r>
          </w:p>
        </w:tc>
        <w:tc>
          <w:tcPr>
            <w:tcW w:w="1134" w:type="dxa"/>
          </w:tcPr>
          <w:p w14:paraId="38A5C252" w14:textId="6E697348" w:rsidR="001D3AF5" w:rsidRPr="00273CF9" w:rsidRDefault="001D3AF5" w:rsidP="00E3197F">
            <w:pPr>
              <w:pStyle w:val="ad"/>
              <w:rPr>
                <w:sz w:val="18"/>
                <w:szCs w:val="18"/>
                <w:lang w:val="uk-UA"/>
              </w:rPr>
            </w:pPr>
            <w:r w:rsidRPr="00273CF9">
              <w:rPr>
                <w:sz w:val="18"/>
                <w:szCs w:val="18"/>
                <w:lang w:val="uk-UA"/>
              </w:rPr>
              <w:t>17.02.2021</w:t>
            </w:r>
          </w:p>
        </w:tc>
        <w:tc>
          <w:tcPr>
            <w:tcW w:w="1275" w:type="dxa"/>
          </w:tcPr>
          <w:p w14:paraId="476A9490" w14:textId="225B0E77" w:rsidR="001D3AF5" w:rsidRPr="00273CF9" w:rsidRDefault="001D3AF5" w:rsidP="00E3197F">
            <w:pPr>
              <w:pStyle w:val="ad"/>
            </w:pPr>
            <w:r w:rsidRPr="00273CF9">
              <w:rPr>
                <w:sz w:val="18"/>
                <w:szCs w:val="18"/>
              </w:rPr>
              <w:t>FCSNF-12482</w:t>
            </w:r>
          </w:p>
        </w:tc>
        <w:tc>
          <w:tcPr>
            <w:tcW w:w="6095" w:type="dxa"/>
          </w:tcPr>
          <w:p w14:paraId="5584865E" w14:textId="77777777" w:rsidR="001D3AF5" w:rsidRPr="00273CF9" w:rsidRDefault="001D3AF5" w:rsidP="002D0245">
            <w:pPr>
              <w:pStyle w:val="ad"/>
              <w:numPr>
                <w:ilvl w:val="0"/>
                <w:numId w:val="100"/>
              </w:numPr>
              <w:jc w:val="left"/>
              <w:rPr>
                <w:sz w:val="18"/>
                <w:szCs w:val="18"/>
              </w:rPr>
            </w:pPr>
            <w:r w:rsidRPr="00273CF9">
              <w:rPr>
                <w:sz w:val="18"/>
                <w:szCs w:val="18"/>
              </w:rPr>
              <w:t>Добавлены правила приема блока «Информация о поставщике (подрядчике, исполнителе)» (suppliersInfo/supplierInfo);</w:t>
            </w:r>
          </w:p>
          <w:p w14:paraId="5823A089" w14:textId="77777777" w:rsidR="001D3AF5" w:rsidRPr="00273CF9" w:rsidRDefault="001D3AF5" w:rsidP="002D0245">
            <w:pPr>
              <w:pStyle w:val="ad"/>
              <w:numPr>
                <w:ilvl w:val="0"/>
                <w:numId w:val="100"/>
              </w:numPr>
              <w:jc w:val="left"/>
              <w:rPr>
                <w:sz w:val="18"/>
                <w:szCs w:val="18"/>
              </w:rPr>
            </w:pPr>
            <w:r w:rsidRPr="00273CF9">
              <w:rPr>
                <w:sz w:val="18"/>
                <w:szCs w:val="18"/>
              </w:rPr>
              <w:t>Добавлены контроли:</w:t>
            </w:r>
          </w:p>
          <w:p w14:paraId="5ED245B5" w14:textId="0322F936" w:rsidR="001D3AF5" w:rsidRPr="00273CF9" w:rsidRDefault="001D3AF5" w:rsidP="00E3197F">
            <w:pPr>
              <w:pStyle w:val="ad"/>
              <w:ind w:left="360"/>
              <w:jc w:val="left"/>
              <w:rPr>
                <w:sz w:val="18"/>
                <w:szCs w:val="18"/>
              </w:rPr>
            </w:pPr>
            <w:r w:rsidRPr="00273CF9">
              <w:rPr>
                <w:sz w:val="18"/>
                <w:szCs w:val="18"/>
              </w:rPr>
              <w:t xml:space="preserve">РК_ИК_0314 </w:t>
            </w:r>
            <w:r>
              <w:rPr>
                <w:sz w:val="18"/>
                <w:szCs w:val="18"/>
              </w:rPr>
              <w:t>–</w:t>
            </w:r>
            <w:r w:rsidRPr="00273CF9">
              <w:rPr>
                <w:sz w:val="18"/>
                <w:szCs w:val="18"/>
              </w:rPr>
              <w:t xml:space="preserve"> РК_ИК_0351.</w:t>
            </w:r>
          </w:p>
        </w:tc>
      </w:tr>
      <w:tr w:rsidR="001D3AF5" w:rsidRPr="00273CF9" w14:paraId="01EBC164" w14:textId="77777777" w:rsidTr="00D151C9">
        <w:trPr>
          <w:trHeight w:val="553"/>
        </w:trPr>
        <w:tc>
          <w:tcPr>
            <w:tcW w:w="562" w:type="dxa"/>
          </w:tcPr>
          <w:p w14:paraId="4F5A5EDC" w14:textId="29CF7035" w:rsidR="001D3AF5" w:rsidRPr="00273CF9" w:rsidRDefault="001D3AF5" w:rsidP="005B42EE">
            <w:pPr>
              <w:pStyle w:val="ad"/>
              <w:rPr>
                <w:sz w:val="18"/>
                <w:szCs w:val="18"/>
              </w:rPr>
            </w:pPr>
            <w:r w:rsidRPr="00273CF9">
              <w:rPr>
                <w:sz w:val="18"/>
                <w:szCs w:val="18"/>
              </w:rPr>
              <w:t>4.3</w:t>
            </w:r>
          </w:p>
        </w:tc>
        <w:tc>
          <w:tcPr>
            <w:tcW w:w="1134" w:type="dxa"/>
          </w:tcPr>
          <w:p w14:paraId="58F5FC8E" w14:textId="02D36B81" w:rsidR="001D3AF5" w:rsidRPr="00273CF9" w:rsidRDefault="001D3AF5" w:rsidP="005B42EE">
            <w:pPr>
              <w:pStyle w:val="ad"/>
              <w:rPr>
                <w:sz w:val="18"/>
                <w:szCs w:val="18"/>
                <w:lang w:val="uk-UA"/>
              </w:rPr>
            </w:pPr>
            <w:r w:rsidRPr="00273CF9">
              <w:rPr>
                <w:sz w:val="18"/>
                <w:szCs w:val="18"/>
                <w:lang w:val="uk-UA"/>
              </w:rPr>
              <w:t>26.01.2021</w:t>
            </w:r>
          </w:p>
        </w:tc>
        <w:tc>
          <w:tcPr>
            <w:tcW w:w="1275" w:type="dxa"/>
          </w:tcPr>
          <w:p w14:paraId="01F684FC" w14:textId="258AB1AA" w:rsidR="001D3AF5" w:rsidRPr="00273CF9" w:rsidRDefault="001D3AF5" w:rsidP="005B42EE">
            <w:pPr>
              <w:pStyle w:val="ad"/>
            </w:pPr>
            <w:r w:rsidRPr="00273CF9">
              <w:rPr>
                <w:sz w:val="18"/>
                <w:szCs w:val="18"/>
              </w:rPr>
              <w:t>FCSNF-12401</w:t>
            </w:r>
          </w:p>
        </w:tc>
        <w:tc>
          <w:tcPr>
            <w:tcW w:w="6095" w:type="dxa"/>
          </w:tcPr>
          <w:p w14:paraId="69587775" w14:textId="45A621E4" w:rsidR="001D3AF5" w:rsidRPr="00273CF9" w:rsidRDefault="001D3AF5" w:rsidP="002D0245">
            <w:pPr>
              <w:pStyle w:val="ad"/>
              <w:numPr>
                <w:ilvl w:val="0"/>
                <w:numId w:val="102"/>
              </w:numPr>
              <w:jc w:val="left"/>
              <w:rPr>
                <w:sz w:val="18"/>
                <w:szCs w:val="18"/>
              </w:rPr>
            </w:pPr>
            <w:r w:rsidRPr="00273CF9">
              <w:rPr>
                <w:sz w:val="18"/>
                <w:szCs w:val="18"/>
              </w:rPr>
              <w:t>Изменены правила приема для полей Поле «Внешний идентификатор объекта закупки в извещении-основании» (purchaseObjectExternalSid) и «Уникальный идентификатор объекта закупки в ЕИС в извещении-основании» (purchaseObjectSid).</w:t>
            </w:r>
          </w:p>
        </w:tc>
      </w:tr>
      <w:tr w:rsidR="001D3AF5" w:rsidRPr="00273CF9" w14:paraId="678CCED7" w14:textId="77777777" w:rsidTr="00D151C9">
        <w:trPr>
          <w:trHeight w:val="553"/>
        </w:trPr>
        <w:tc>
          <w:tcPr>
            <w:tcW w:w="562" w:type="dxa"/>
          </w:tcPr>
          <w:p w14:paraId="7EE7A9F6" w14:textId="27BC25EE" w:rsidR="001D3AF5" w:rsidRPr="00273CF9" w:rsidRDefault="001D3AF5" w:rsidP="002B6E6B">
            <w:pPr>
              <w:pStyle w:val="ad"/>
              <w:rPr>
                <w:sz w:val="18"/>
                <w:szCs w:val="18"/>
              </w:rPr>
            </w:pPr>
            <w:r w:rsidRPr="00273CF9">
              <w:rPr>
                <w:sz w:val="18"/>
                <w:szCs w:val="18"/>
              </w:rPr>
              <w:t>4.4</w:t>
            </w:r>
          </w:p>
        </w:tc>
        <w:tc>
          <w:tcPr>
            <w:tcW w:w="1134" w:type="dxa"/>
          </w:tcPr>
          <w:p w14:paraId="18703529" w14:textId="02D05C2B" w:rsidR="001D3AF5" w:rsidRPr="00273CF9" w:rsidRDefault="001D3AF5" w:rsidP="002B6E6B">
            <w:pPr>
              <w:pStyle w:val="ad"/>
              <w:rPr>
                <w:sz w:val="18"/>
                <w:szCs w:val="18"/>
                <w:lang w:val="uk-UA"/>
              </w:rPr>
            </w:pPr>
            <w:r w:rsidRPr="00273CF9">
              <w:rPr>
                <w:sz w:val="18"/>
                <w:szCs w:val="18"/>
                <w:lang w:val="uk-UA"/>
              </w:rPr>
              <w:t>15.03.2021</w:t>
            </w:r>
          </w:p>
        </w:tc>
        <w:tc>
          <w:tcPr>
            <w:tcW w:w="1275" w:type="dxa"/>
          </w:tcPr>
          <w:p w14:paraId="50D09114" w14:textId="13C63859" w:rsidR="001D3AF5" w:rsidRPr="00273CF9" w:rsidRDefault="001D3AF5" w:rsidP="002B6E6B">
            <w:pPr>
              <w:pStyle w:val="ad"/>
            </w:pPr>
            <w:r w:rsidRPr="00273CF9">
              <w:rPr>
                <w:sz w:val="18"/>
                <w:szCs w:val="18"/>
              </w:rPr>
              <w:t>FCSNF-12401</w:t>
            </w:r>
          </w:p>
        </w:tc>
        <w:tc>
          <w:tcPr>
            <w:tcW w:w="6095" w:type="dxa"/>
          </w:tcPr>
          <w:p w14:paraId="6C5A8427" w14:textId="175DC1C0" w:rsidR="001D3AF5" w:rsidRPr="00273CF9" w:rsidRDefault="001D3AF5" w:rsidP="002D0245">
            <w:pPr>
              <w:pStyle w:val="ad"/>
              <w:numPr>
                <w:ilvl w:val="0"/>
                <w:numId w:val="103"/>
              </w:numPr>
              <w:jc w:val="left"/>
              <w:rPr>
                <w:sz w:val="18"/>
                <w:szCs w:val="18"/>
              </w:rPr>
            </w:pPr>
            <w:r w:rsidRPr="00273CF9">
              <w:rPr>
                <w:sz w:val="18"/>
                <w:szCs w:val="18"/>
              </w:rPr>
              <w:t>Изменено правило приема поля «Стоимость исполненных поставщиком (подрядчиком, исполнителем) обязательств в валюте исполнения» (fulfilmentSum)</w:t>
            </w:r>
          </w:p>
        </w:tc>
      </w:tr>
      <w:tr w:rsidR="001D3AF5" w:rsidRPr="00273CF9" w14:paraId="3A408AD4" w14:textId="77777777" w:rsidTr="00D151C9">
        <w:trPr>
          <w:trHeight w:val="553"/>
        </w:trPr>
        <w:tc>
          <w:tcPr>
            <w:tcW w:w="562" w:type="dxa"/>
          </w:tcPr>
          <w:p w14:paraId="20ECD853" w14:textId="0F2CB2AD" w:rsidR="001D3AF5" w:rsidRPr="00273CF9" w:rsidRDefault="001D3AF5" w:rsidP="00D24297">
            <w:pPr>
              <w:pStyle w:val="ad"/>
              <w:rPr>
                <w:sz w:val="18"/>
                <w:szCs w:val="18"/>
              </w:rPr>
            </w:pPr>
            <w:r w:rsidRPr="00273CF9">
              <w:rPr>
                <w:sz w:val="18"/>
                <w:szCs w:val="18"/>
              </w:rPr>
              <w:t>4.5</w:t>
            </w:r>
          </w:p>
        </w:tc>
        <w:tc>
          <w:tcPr>
            <w:tcW w:w="1134" w:type="dxa"/>
          </w:tcPr>
          <w:p w14:paraId="3933B0AF" w14:textId="6D12506C" w:rsidR="001D3AF5" w:rsidRPr="00273CF9" w:rsidRDefault="001D3AF5" w:rsidP="00D24297">
            <w:pPr>
              <w:pStyle w:val="ad"/>
              <w:rPr>
                <w:sz w:val="18"/>
                <w:szCs w:val="18"/>
                <w:lang w:val="uk-UA"/>
              </w:rPr>
            </w:pPr>
            <w:r w:rsidRPr="00273CF9">
              <w:rPr>
                <w:sz w:val="18"/>
                <w:szCs w:val="18"/>
                <w:lang w:val="uk-UA"/>
              </w:rPr>
              <w:t>19.03.2021</w:t>
            </w:r>
          </w:p>
        </w:tc>
        <w:tc>
          <w:tcPr>
            <w:tcW w:w="1275" w:type="dxa"/>
          </w:tcPr>
          <w:p w14:paraId="26A8D690" w14:textId="75F41F40" w:rsidR="001D3AF5" w:rsidRPr="00273CF9" w:rsidRDefault="001D3AF5" w:rsidP="00D24297">
            <w:pPr>
              <w:pStyle w:val="ad"/>
            </w:pPr>
            <w:r w:rsidRPr="00273CF9">
              <w:rPr>
                <w:sz w:val="18"/>
                <w:szCs w:val="18"/>
              </w:rPr>
              <w:t>FCSNF-12482</w:t>
            </w:r>
          </w:p>
        </w:tc>
        <w:tc>
          <w:tcPr>
            <w:tcW w:w="6095" w:type="dxa"/>
          </w:tcPr>
          <w:p w14:paraId="363C16B9" w14:textId="2CC5696C" w:rsidR="001D3AF5" w:rsidRPr="00273CF9" w:rsidRDefault="001D3AF5" w:rsidP="002D0245">
            <w:pPr>
              <w:pStyle w:val="ad"/>
              <w:numPr>
                <w:ilvl w:val="0"/>
                <w:numId w:val="104"/>
              </w:numPr>
              <w:jc w:val="left"/>
              <w:rPr>
                <w:sz w:val="18"/>
                <w:szCs w:val="18"/>
              </w:rPr>
            </w:pPr>
            <w:r w:rsidRPr="00273CF9">
              <w:rPr>
                <w:sz w:val="18"/>
                <w:szCs w:val="18"/>
              </w:rPr>
              <w:t>Изменен контроль РК_ИК_0319</w:t>
            </w:r>
          </w:p>
        </w:tc>
      </w:tr>
      <w:tr w:rsidR="001D3AF5" w:rsidRPr="00273CF9" w14:paraId="316CBA51" w14:textId="77777777" w:rsidTr="00D151C9">
        <w:trPr>
          <w:trHeight w:val="553"/>
        </w:trPr>
        <w:tc>
          <w:tcPr>
            <w:tcW w:w="562" w:type="dxa"/>
          </w:tcPr>
          <w:p w14:paraId="72768E66" w14:textId="68857FBC" w:rsidR="001D3AF5" w:rsidRPr="00273CF9" w:rsidRDefault="001D3AF5" w:rsidP="00DF6E1F">
            <w:pPr>
              <w:pStyle w:val="ad"/>
              <w:rPr>
                <w:sz w:val="18"/>
                <w:szCs w:val="18"/>
              </w:rPr>
            </w:pPr>
            <w:r w:rsidRPr="00273CF9">
              <w:rPr>
                <w:sz w:val="18"/>
                <w:szCs w:val="18"/>
              </w:rPr>
              <w:t>4.6</w:t>
            </w:r>
          </w:p>
        </w:tc>
        <w:tc>
          <w:tcPr>
            <w:tcW w:w="1134" w:type="dxa"/>
          </w:tcPr>
          <w:p w14:paraId="4941D97D" w14:textId="5DB21206" w:rsidR="001D3AF5" w:rsidRPr="00273CF9" w:rsidRDefault="001D3AF5" w:rsidP="00DF6E1F">
            <w:pPr>
              <w:pStyle w:val="ad"/>
              <w:rPr>
                <w:sz w:val="18"/>
                <w:szCs w:val="18"/>
                <w:lang w:val="uk-UA"/>
              </w:rPr>
            </w:pPr>
            <w:r w:rsidRPr="00273CF9">
              <w:rPr>
                <w:sz w:val="18"/>
                <w:szCs w:val="18"/>
                <w:lang w:val="uk-UA"/>
              </w:rPr>
              <w:t>19.03.2021</w:t>
            </w:r>
          </w:p>
        </w:tc>
        <w:tc>
          <w:tcPr>
            <w:tcW w:w="1275" w:type="dxa"/>
          </w:tcPr>
          <w:p w14:paraId="2D7677DB" w14:textId="42164AE0" w:rsidR="001D3AF5" w:rsidRPr="00273CF9" w:rsidRDefault="001D3AF5" w:rsidP="00DF6E1F">
            <w:pPr>
              <w:pStyle w:val="ad"/>
            </w:pPr>
            <w:r w:rsidRPr="00273CF9">
              <w:rPr>
                <w:sz w:val="18"/>
                <w:szCs w:val="18"/>
              </w:rPr>
              <w:t>FCSNF-13174</w:t>
            </w:r>
          </w:p>
        </w:tc>
        <w:tc>
          <w:tcPr>
            <w:tcW w:w="6095" w:type="dxa"/>
          </w:tcPr>
          <w:p w14:paraId="75423A5E" w14:textId="77777777" w:rsidR="001D3AF5" w:rsidRPr="00273CF9" w:rsidRDefault="001D3AF5" w:rsidP="002D0245">
            <w:pPr>
              <w:pStyle w:val="ad"/>
              <w:numPr>
                <w:ilvl w:val="0"/>
                <w:numId w:val="105"/>
              </w:numPr>
              <w:jc w:val="left"/>
              <w:rPr>
                <w:sz w:val="18"/>
                <w:szCs w:val="18"/>
              </w:rPr>
            </w:pPr>
            <w:r w:rsidRPr="00273CF9">
              <w:rPr>
                <w:sz w:val="18"/>
                <w:szCs w:val="18"/>
              </w:rPr>
              <w:t>Изменен контроль РК_ИК_0259</w:t>
            </w:r>
          </w:p>
          <w:p w14:paraId="2CB68ABD" w14:textId="77777777" w:rsidR="001D3AF5" w:rsidRPr="00273CF9" w:rsidRDefault="001D3AF5" w:rsidP="002D0245">
            <w:pPr>
              <w:pStyle w:val="ad"/>
              <w:numPr>
                <w:ilvl w:val="0"/>
                <w:numId w:val="105"/>
              </w:numPr>
              <w:jc w:val="left"/>
              <w:rPr>
                <w:sz w:val="18"/>
                <w:szCs w:val="18"/>
              </w:rPr>
            </w:pPr>
            <w:r w:rsidRPr="00273CF9">
              <w:rPr>
                <w:sz w:val="18"/>
                <w:szCs w:val="18"/>
              </w:rPr>
              <w:t>Добавлен контроль РК_ИК_0352</w:t>
            </w:r>
          </w:p>
          <w:p w14:paraId="492569BB" w14:textId="77777777" w:rsidR="001D3AF5" w:rsidRPr="00273CF9" w:rsidRDefault="001D3AF5" w:rsidP="002D0245">
            <w:pPr>
              <w:pStyle w:val="ad"/>
              <w:numPr>
                <w:ilvl w:val="0"/>
                <w:numId w:val="105"/>
              </w:numPr>
              <w:jc w:val="left"/>
              <w:rPr>
                <w:sz w:val="18"/>
                <w:szCs w:val="18"/>
              </w:rPr>
            </w:pPr>
            <w:r w:rsidRPr="00273CF9">
              <w:rPr>
                <w:sz w:val="18"/>
                <w:szCs w:val="18"/>
              </w:rPr>
              <w:t>Изменен контроль РК_ИК_0132</w:t>
            </w:r>
          </w:p>
          <w:p w14:paraId="11831CA3" w14:textId="70F5114A" w:rsidR="001D3AF5" w:rsidRPr="00273CF9" w:rsidRDefault="001D3AF5" w:rsidP="002D0245">
            <w:pPr>
              <w:pStyle w:val="ad"/>
              <w:numPr>
                <w:ilvl w:val="0"/>
                <w:numId w:val="105"/>
              </w:numPr>
              <w:jc w:val="left"/>
              <w:rPr>
                <w:sz w:val="18"/>
                <w:szCs w:val="18"/>
              </w:rPr>
            </w:pPr>
            <w:r w:rsidRPr="00273CF9">
              <w:rPr>
                <w:sz w:val="18"/>
                <w:szCs w:val="18"/>
              </w:rPr>
              <w:t>Добавлено правило приема поля «Дата первоночального размещения документа» (placementDate) документа contract2015</w:t>
            </w:r>
          </w:p>
          <w:p w14:paraId="34E0DC35" w14:textId="4F98C862" w:rsidR="001D3AF5" w:rsidRPr="00273CF9" w:rsidRDefault="001D3AF5" w:rsidP="002D0245">
            <w:pPr>
              <w:pStyle w:val="ad"/>
              <w:numPr>
                <w:ilvl w:val="0"/>
                <w:numId w:val="105"/>
              </w:numPr>
              <w:jc w:val="left"/>
              <w:rPr>
                <w:sz w:val="18"/>
                <w:szCs w:val="18"/>
              </w:rPr>
            </w:pPr>
            <w:r w:rsidRPr="00273CF9">
              <w:rPr>
                <w:sz w:val="18"/>
                <w:szCs w:val="18"/>
              </w:rPr>
              <w:t>Добавлено правило приема поля добавлено необязательное поле «Документ сформирован на основании УПД, УКД» (isEDIBased) документа «Информация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 (contractProcedure2015).</w:t>
            </w:r>
          </w:p>
        </w:tc>
      </w:tr>
      <w:tr w:rsidR="001D3AF5" w:rsidRPr="00273CF9" w14:paraId="416DE0A6" w14:textId="77777777" w:rsidTr="00D151C9">
        <w:trPr>
          <w:trHeight w:val="553"/>
        </w:trPr>
        <w:tc>
          <w:tcPr>
            <w:tcW w:w="562" w:type="dxa"/>
          </w:tcPr>
          <w:p w14:paraId="3C7AF577" w14:textId="78CA5496" w:rsidR="001D3AF5" w:rsidRPr="00273CF9" w:rsidRDefault="001D3AF5" w:rsidP="00F44F70">
            <w:pPr>
              <w:pStyle w:val="ad"/>
              <w:rPr>
                <w:sz w:val="18"/>
                <w:szCs w:val="18"/>
                <w:lang w:val="uk-UA"/>
              </w:rPr>
            </w:pPr>
            <w:r w:rsidRPr="00273CF9">
              <w:rPr>
                <w:sz w:val="18"/>
                <w:szCs w:val="18"/>
                <w:lang w:val="uk-UA"/>
              </w:rPr>
              <w:t>4.7</w:t>
            </w:r>
          </w:p>
        </w:tc>
        <w:tc>
          <w:tcPr>
            <w:tcW w:w="1134" w:type="dxa"/>
          </w:tcPr>
          <w:p w14:paraId="5427B9D8" w14:textId="36DCB1CD" w:rsidR="001D3AF5" w:rsidRPr="00273CF9" w:rsidRDefault="001D3AF5" w:rsidP="00F44F70">
            <w:pPr>
              <w:pStyle w:val="ad"/>
              <w:rPr>
                <w:sz w:val="18"/>
                <w:szCs w:val="18"/>
                <w:lang w:val="uk-UA"/>
              </w:rPr>
            </w:pPr>
            <w:r w:rsidRPr="00273CF9">
              <w:rPr>
                <w:sz w:val="18"/>
                <w:szCs w:val="18"/>
                <w:lang w:val="uk-UA"/>
              </w:rPr>
              <w:t>24.03.2021</w:t>
            </w:r>
          </w:p>
        </w:tc>
        <w:tc>
          <w:tcPr>
            <w:tcW w:w="1275" w:type="dxa"/>
          </w:tcPr>
          <w:p w14:paraId="1D6A8F15" w14:textId="6C57EFC3" w:rsidR="001D3AF5" w:rsidRPr="00273CF9" w:rsidRDefault="001D3AF5" w:rsidP="00F44F70">
            <w:pPr>
              <w:pStyle w:val="ad"/>
            </w:pPr>
            <w:r w:rsidRPr="00273CF9">
              <w:rPr>
                <w:sz w:val="18"/>
                <w:szCs w:val="18"/>
              </w:rPr>
              <w:t>FCSNF-13198</w:t>
            </w:r>
          </w:p>
        </w:tc>
        <w:tc>
          <w:tcPr>
            <w:tcW w:w="6095" w:type="dxa"/>
          </w:tcPr>
          <w:p w14:paraId="713209C3" w14:textId="77777777" w:rsidR="001D3AF5" w:rsidRPr="00273CF9" w:rsidRDefault="001D3AF5" w:rsidP="002D0245">
            <w:pPr>
              <w:pStyle w:val="ad"/>
              <w:numPr>
                <w:ilvl w:val="0"/>
                <w:numId w:val="106"/>
              </w:numPr>
              <w:jc w:val="left"/>
              <w:rPr>
                <w:sz w:val="18"/>
                <w:szCs w:val="18"/>
                <w:lang w:val="uk-UA"/>
              </w:rPr>
            </w:pPr>
            <w:r w:rsidRPr="00273CF9">
              <w:rPr>
                <w:sz w:val="18"/>
                <w:szCs w:val="18"/>
                <w:lang w:val="uk-UA"/>
              </w:rPr>
              <w:t>Изменено описание приема полей блоков «Сведения из ЕГРЮЛ» (suppliersInfo/supplierInfo/…/EGRULInfo)</w:t>
            </w:r>
          </w:p>
          <w:p w14:paraId="10740097" w14:textId="77777777" w:rsidR="001D3AF5" w:rsidRPr="00273CF9" w:rsidRDefault="001D3AF5" w:rsidP="002D0245">
            <w:pPr>
              <w:pStyle w:val="ad"/>
              <w:numPr>
                <w:ilvl w:val="0"/>
                <w:numId w:val="106"/>
              </w:numPr>
              <w:jc w:val="left"/>
              <w:rPr>
                <w:sz w:val="18"/>
                <w:szCs w:val="18"/>
                <w:lang w:val="uk-UA"/>
              </w:rPr>
            </w:pPr>
            <w:r w:rsidRPr="00273CF9">
              <w:rPr>
                <w:sz w:val="18"/>
                <w:szCs w:val="18"/>
                <w:lang w:val="uk-UA"/>
              </w:rPr>
              <w:t>Удалены контроли:</w:t>
            </w:r>
          </w:p>
          <w:p w14:paraId="122C11E8" w14:textId="77777777" w:rsidR="001D3AF5" w:rsidRPr="00273CF9" w:rsidRDefault="001D3AF5" w:rsidP="00F44F70">
            <w:pPr>
              <w:pStyle w:val="ad"/>
              <w:ind w:left="720"/>
              <w:jc w:val="left"/>
              <w:rPr>
                <w:sz w:val="18"/>
                <w:szCs w:val="18"/>
                <w:lang w:val="uk-UA"/>
              </w:rPr>
            </w:pPr>
            <w:r w:rsidRPr="00273CF9">
              <w:rPr>
                <w:sz w:val="18"/>
                <w:szCs w:val="18"/>
                <w:lang w:val="uk-UA"/>
              </w:rPr>
              <w:t>РК_ИК_0317</w:t>
            </w:r>
          </w:p>
          <w:p w14:paraId="7FD49E17" w14:textId="77777777" w:rsidR="001D3AF5" w:rsidRPr="00273CF9" w:rsidRDefault="001D3AF5" w:rsidP="00F44F70">
            <w:pPr>
              <w:pStyle w:val="ad"/>
              <w:ind w:left="720"/>
              <w:jc w:val="left"/>
              <w:rPr>
                <w:sz w:val="18"/>
                <w:szCs w:val="18"/>
                <w:lang w:val="uk-UA"/>
              </w:rPr>
            </w:pPr>
            <w:r w:rsidRPr="00273CF9">
              <w:rPr>
                <w:sz w:val="18"/>
                <w:szCs w:val="18"/>
                <w:lang w:val="uk-UA"/>
              </w:rPr>
              <w:t>РК_ИК_0318</w:t>
            </w:r>
          </w:p>
          <w:p w14:paraId="12DAD234" w14:textId="77777777" w:rsidR="001D3AF5" w:rsidRPr="00273CF9" w:rsidRDefault="001D3AF5" w:rsidP="00F44F70">
            <w:pPr>
              <w:pStyle w:val="ad"/>
              <w:ind w:left="720"/>
              <w:jc w:val="left"/>
              <w:rPr>
                <w:sz w:val="18"/>
                <w:szCs w:val="18"/>
                <w:lang w:val="uk-UA"/>
              </w:rPr>
            </w:pPr>
            <w:r w:rsidRPr="00273CF9">
              <w:rPr>
                <w:sz w:val="18"/>
                <w:szCs w:val="18"/>
                <w:lang w:val="uk-UA"/>
              </w:rPr>
              <w:t>РК_ИК_0319</w:t>
            </w:r>
          </w:p>
          <w:p w14:paraId="5CE3B606" w14:textId="77777777" w:rsidR="001D3AF5" w:rsidRPr="00273CF9" w:rsidRDefault="001D3AF5" w:rsidP="00F44F70">
            <w:pPr>
              <w:pStyle w:val="ad"/>
              <w:ind w:left="720"/>
              <w:jc w:val="left"/>
              <w:rPr>
                <w:sz w:val="18"/>
                <w:szCs w:val="18"/>
                <w:lang w:val="uk-UA"/>
              </w:rPr>
            </w:pPr>
            <w:r w:rsidRPr="00273CF9">
              <w:rPr>
                <w:sz w:val="18"/>
                <w:szCs w:val="18"/>
                <w:lang w:val="uk-UA"/>
              </w:rPr>
              <w:t>РК_ИК_0323</w:t>
            </w:r>
          </w:p>
          <w:p w14:paraId="3C4C43E4" w14:textId="77777777" w:rsidR="001D3AF5" w:rsidRPr="00273CF9" w:rsidRDefault="001D3AF5" w:rsidP="00F44F70">
            <w:pPr>
              <w:pStyle w:val="ad"/>
              <w:ind w:left="720"/>
              <w:jc w:val="left"/>
              <w:rPr>
                <w:sz w:val="18"/>
                <w:szCs w:val="18"/>
                <w:lang w:val="uk-UA"/>
              </w:rPr>
            </w:pPr>
            <w:r w:rsidRPr="00273CF9">
              <w:rPr>
                <w:sz w:val="18"/>
                <w:szCs w:val="18"/>
                <w:lang w:val="uk-UA"/>
              </w:rPr>
              <w:t>РК_ИК_0324</w:t>
            </w:r>
          </w:p>
          <w:p w14:paraId="4B2A5CD4" w14:textId="77777777" w:rsidR="001D3AF5" w:rsidRPr="00273CF9" w:rsidRDefault="001D3AF5" w:rsidP="00F44F70">
            <w:pPr>
              <w:pStyle w:val="ad"/>
              <w:ind w:left="720"/>
              <w:jc w:val="left"/>
              <w:rPr>
                <w:sz w:val="18"/>
                <w:szCs w:val="18"/>
                <w:lang w:val="uk-UA"/>
              </w:rPr>
            </w:pPr>
            <w:r w:rsidRPr="00273CF9">
              <w:rPr>
                <w:sz w:val="18"/>
                <w:szCs w:val="18"/>
                <w:lang w:val="uk-UA"/>
              </w:rPr>
              <w:t>РК_ИК_0325</w:t>
            </w:r>
          </w:p>
          <w:p w14:paraId="6F777D68" w14:textId="74DF7265" w:rsidR="001D3AF5" w:rsidRPr="00273CF9" w:rsidRDefault="001D3AF5" w:rsidP="00F44F70">
            <w:pPr>
              <w:pStyle w:val="ad"/>
              <w:ind w:left="720"/>
              <w:jc w:val="left"/>
              <w:rPr>
                <w:sz w:val="18"/>
                <w:szCs w:val="18"/>
                <w:lang w:val="uk-UA"/>
              </w:rPr>
            </w:pPr>
            <w:r w:rsidRPr="00273CF9">
              <w:rPr>
                <w:sz w:val="18"/>
                <w:szCs w:val="18"/>
                <w:lang w:val="uk-UA"/>
              </w:rPr>
              <w:t>РК_ИК_0335</w:t>
            </w:r>
          </w:p>
          <w:p w14:paraId="5147EAE4" w14:textId="67731CF1" w:rsidR="001D3AF5" w:rsidRPr="00273CF9" w:rsidRDefault="001D3AF5" w:rsidP="00F44F70">
            <w:pPr>
              <w:pStyle w:val="ad"/>
              <w:ind w:left="720"/>
              <w:jc w:val="left"/>
              <w:rPr>
                <w:sz w:val="18"/>
                <w:szCs w:val="18"/>
                <w:lang w:val="uk-UA"/>
              </w:rPr>
            </w:pPr>
            <w:r w:rsidRPr="00273CF9">
              <w:rPr>
                <w:sz w:val="18"/>
                <w:szCs w:val="18"/>
                <w:lang w:val="uk-UA"/>
              </w:rPr>
              <w:t>РК_ИК_0336</w:t>
            </w:r>
          </w:p>
          <w:p w14:paraId="1BFFDA7E" w14:textId="5B6877C5" w:rsidR="001D3AF5" w:rsidRPr="00273CF9" w:rsidRDefault="001D3AF5" w:rsidP="00F44F70">
            <w:pPr>
              <w:pStyle w:val="ad"/>
              <w:ind w:left="720"/>
              <w:jc w:val="left"/>
              <w:rPr>
                <w:sz w:val="18"/>
                <w:szCs w:val="18"/>
                <w:lang w:val="uk-UA"/>
              </w:rPr>
            </w:pPr>
            <w:r w:rsidRPr="00273CF9">
              <w:rPr>
                <w:sz w:val="18"/>
                <w:szCs w:val="18"/>
                <w:lang w:val="uk-UA"/>
              </w:rPr>
              <w:t>РК_ИК_0337</w:t>
            </w:r>
          </w:p>
        </w:tc>
      </w:tr>
      <w:tr w:rsidR="001D3AF5" w:rsidRPr="00273CF9" w14:paraId="2A65DB9C" w14:textId="77777777" w:rsidTr="00D151C9">
        <w:trPr>
          <w:trHeight w:val="553"/>
        </w:trPr>
        <w:tc>
          <w:tcPr>
            <w:tcW w:w="562" w:type="dxa"/>
          </w:tcPr>
          <w:p w14:paraId="5693D094" w14:textId="3E4AA095" w:rsidR="001D3AF5" w:rsidRPr="00273CF9" w:rsidRDefault="001D3AF5" w:rsidP="00F44F70">
            <w:pPr>
              <w:pStyle w:val="ad"/>
              <w:rPr>
                <w:sz w:val="18"/>
                <w:szCs w:val="18"/>
                <w:lang w:val="uk-UA"/>
              </w:rPr>
            </w:pPr>
            <w:r w:rsidRPr="00273CF9">
              <w:rPr>
                <w:sz w:val="18"/>
                <w:szCs w:val="18"/>
                <w:lang w:val="uk-UA"/>
              </w:rPr>
              <w:lastRenderedPageBreak/>
              <w:t>5.0</w:t>
            </w:r>
          </w:p>
        </w:tc>
        <w:tc>
          <w:tcPr>
            <w:tcW w:w="1134" w:type="dxa"/>
          </w:tcPr>
          <w:p w14:paraId="7FB594E7" w14:textId="082E59D2" w:rsidR="001D3AF5" w:rsidRPr="00273CF9" w:rsidRDefault="001D3AF5" w:rsidP="00F44F70">
            <w:pPr>
              <w:pStyle w:val="ad"/>
              <w:rPr>
                <w:sz w:val="18"/>
                <w:szCs w:val="18"/>
                <w:lang w:val="uk-UA"/>
              </w:rPr>
            </w:pPr>
            <w:r w:rsidRPr="00273CF9">
              <w:rPr>
                <w:sz w:val="18"/>
                <w:szCs w:val="18"/>
                <w:lang w:val="uk-UA"/>
              </w:rPr>
              <w:t>21.04.2021</w:t>
            </w:r>
          </w:p>
        </w:tc>
        <w:tc>
          <w:tcPr>
            <w:tcW w:w="1275" w:type="dxa"/>
          </w:tcPr>
          <w:p w14:paraId="4E1420A9" w14:textId="0AC35A79" w:rsidR="001D3AF5" w:rsidRPr="00273CF9" w:rsidRDefault="001D3AF5" w:rsidP="00EB4629">
            <w:pPr>
              <w:pStyle w:val="ad"/>
              <w:rPr>
                <w:rStyle w:val="af1"/>
                <w:sz w:val="18"/>
                <w:szCs w:val="18"/>
              </w:rPr>
            </w:pPr>
            <w:r w:rsidRPr="00273CF9">
              <w:rPr>
                <w:sz w:val="18"/>
                <w:szCs w:val="18"/>
              </w:rPr>
              <w:t>FCSNF-13409</w:t>
            </w:r>
          </w:p>
        </w:tc>
        <w:tc>
          <w:tcPr>
            <w:tcW w:w="6095" w:type="dxa"/>
          </w:tcPr>
          <w:p w14:paraId="08BCC22E" w14:textId="38BCDEB2" w:rsidR="001D3AF5" w:rsidRPr="00273CF9" w:rsidRDefault="001D3AF5" w:rsidP="002D0245">
            <w:pPr>
              <w:pStyle w:val="ad"/>
              <w:numPr>
                <w:ilvl w:val="0"/>
                <w:numId w:val="109"/>
              </w:numPr>
              <w:jc w:val="left"/>
              <w:rPr>
                <w:sz w:val="18"/>
                <w:szCs w:val="18"/>
                <w:lang w:val="uk-UA"/>
              </w:rPr>
            </w:pPr>
            <w:r w:rsidRPr="00273CF9">
              <w:rPr>
                <w:sz w:val="18"/>
                <w:szCs w:val="18"/>
                <w:lang w:val="uk-UA"/>
              </w:rPr>
              <w:t>Добавлено требование по приёму докуметов с результатами контроля.</w:t>
            </w:r>
          </w:p>
          <w:p w14:paraId="3CE905A0" w14:textId="1BD105C3" w:rsidR="001D3AF5" w:rsidRPr="00273CF9" w:rsidRDefault="001D3AF5" w:rsidP="002D0245">
            <w:pPr>
              <w:pStyle w:val="ad"/>
              <w:numPr>
                <w:ilvl w:val="0"/>
                <w:numId w:val="109"/>
              </w:numPr>
              <w:jc w:val="left"/>
              <w:rPr>
                <w:sz w:val="18"/>
                <w:szCs w:val="18"/>
                <w:lang w:val="uk-UA"/>
              </w:rPr>
            </w:pPr>
            <w:r w:rsidRPr="00273CF9">
              <w:rPr>
                <w:sz w:val="18"/>
                <w:szCs w:val="18"/>
                <w:lang w:val="uk-UA"/>
              </w:rPr>
              <w:t>Добавлены разделы с описанием контролей для новых типов документтов:</w:t>
            </w:r>
          </w:p>
          <w:p w14:paraId="69C89E1E" w14:textId="452598EB" w:rsidR="001D3AF5" w:rsidRPr="00273CF9" w:rsidRDefault="001D3AF5" w:rsidP="002D0245">
            <w:pPr>
              <w:pStyle w:val="ad"/>
              <w:numPr>
                <w:ilvl w:val="0"/>
                <w:numId w:val="111"/>
              </w:numPr>
              <w:jc w:val="left"/>
              <w:rPr>
                <w:sz w:val="18"/>
                <w:szCs w:val="18"/>
                <w:u w:val="dotted"/>
              </w:rPr>
            </w:pPr>
            <w:r w:rsidRPr="00273CF9">
              <w:rPr>
                <w:sz w:val="18"/>
                <w:szCs w:val="18"/>
                <w:u w:val="dotted"/>
              </w:rPr>
              <w:fldChar w:fldCharType="begin"/>
            </w:r>
            <w:r w:rsidRPr="00273CF9">
              <w:rPr>
                <w:sz w:val="18"/>
                <w:szCs w:val="18"/>
                <w:u w:val="dotted"/>
              </w:rPr>
              <w:instrText xml:space="preserve"> REF _Ref69989079 \h  \* MERGEFORMAT </w:instrText>
            </w:r>
            <w:r w:rsidRPr="00273CF9">
              <w:rPr>
                <w:sz w:val="18"/>
                <w:szCs w:val="18"/>
                <w:u w:val="dotted"/>
              </w:rPr>
            </w:r>
            <w:r w:rsidRPr="00273CF9">
              <w:rPr>
                <w:sz w:val="18"/>
                <w:szCs w:val="18"/>
                <w:u w:val="dotted"/>
              </w:rPr>
              <w:fldChar w:fldCharType="separate"/>
            </w:r>
            <w:r w:rsidRPr="00273CF9">
              <w:rPr>
                <w:sz w:val="18"/>
                <w:szCs w:val="18"/>
                <w:u w:val="dotted"/>
              </w:rPr>
              <w:t>«Информация (проект информации) о заключенном контракте с 01.01.2015 с уведомлением о соответствии контролируемой информации»</w:t>
            </w:r>
            <w:r w:rsidRPr="00273CF9">
              <w:rPr>
                <w:sz w:val="18"/>
                <w:szCs w:val="18"/>
                <w:u w:val="dotted"/>
              </w:rPr>
              <w:fldChar w:fldCharType="end"/>
            </w:r>
            <w:r w:rsidRPr="00273CF9">
              <w:rPr>
                <w:sz w:val="18"/>
                <w:szCs w:val="18"/>
                <w:u w:val="dotted"/>
              </w:rPr>
              <w:t>;</w:t>
            </w:r>
          </w:p>
          <w:p w14:paraId="7535C224" w14:textId="1AA7B050" w:rsidR="001D3AF5" w:rsidRPr="00273CF9" w:rsidRDefault="001D3AF5" w:rsidP="002D0245">
            <w:pPr>
              <w:pStyle w:val="ad"/>
              <w:numPr>
                <w:ilvl w:val="0"/>
                <w:numId w:val="111"/>
              </w:numPr>
              <w:jc w:val="left"/>
              <w:rPr>
                <w:sz w:val="18"/>
                <w:szCs w:val="18"/>
                <w:lang w:val="uk-UA"/>
              </w:rPr>
            </w:pPr>
            <w:r w:rsidRPr="00273CF9">
              <w:rPr>
                <w:sz w:val="18"/>
                <w:szCs w:val="18"/>
                <w:u w:val="dotted"/>
              </w:rPr>
              <w:fldChar w:fldCharType="begin"/>
            </w:r>
            <w:r w:rsidRPr="00273CF9">
              <w:rPr>
                <w:sz w:val="18"/>
                <w:szCs w:val="18"/>
                <w:u w:val="dotted"/>
              </w:rPr>
              <w:instrText xml:space="preserve"> REF _Ref69989093 \h  \* MERGEFORMAT </w:instrText>
            </w:r>
            <w:r w:rsidRPr="00273CF9">
              <w:rPr>
                <w:sz w:val="18"/>
                <w:szCs w:val="18"/>
                <w:u w:val="dotted"/>
              </w:rPr>
            </w:r>
            <w:r w:rsidRPr="00273CF9">
              <w:rPr>
                <w:sz w:val="18"/>
                <w:szCs w:val="18"/>
                <w:u w:val="dotted"/>
              </w:rPr>
              <w:fldChar w:fldCharType="separate"/>
            </w:r>
            <w:r w:rsidRPr="00273CF9">
              <w:rPr>
                <w:sz w:val="18"/>
                <w:szCs w:val="18"/>
                <w:u w:val="dotted"/>
              </w:rPr>
              <w:t>«Информация (проект информации)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 с уведомлением о соответствии контролируемой информации»</w:t>
            </w:r>
            <w:r w:rsidRPr="00273CF9">
              <w:rPr>
                <w:sz w:val="18"/>
                <w:szCs w:val="18"/>
                <w:u w:val="dotted"/>
              </w:rPr>
              <w:fldChar w:fldCharType="end"/>
            </w:r>
          </w:p>
        </w:tc>
      </w:tr>
      <w:tr w:rsidR="001D3AF5" w:rsidRPr="00273CF9" w14:paraId="42544B2F" w14:textId="77777777" w:rsidTr="00D151C9">
        <w:trPr>
          <w:trHeight w:val="553"/>
        </w:trPr>
        <w:tc>
          <w:tcPr>
            <w:tcW w:w="562" w:type="dxa"/>
          </w:tcPr>
          <w:p w14:paraId="6A0397B0" w14:textId="0185149D" w:rsidR="001D3AF5" w:rsidRPr="00273CF9" w:rsidRDefault="001D3AF5" w:rsidP="00F44F70">
            <w:pPr>
              <w:pStyle w:val="ad"/>
              <w:rPr>
                <w:sz w:val="18"/>
                <w:szCs w:val="18"/>
                <w:lang w:val="uk-UA"/>
              </w:rPr>
            </w:pPr>
            <w:r w:rsidRPr="00273CF9">
              <w:rPr>
                <w:sz w:val="18"/>
                <w:szCs w:val="18"/>
                <w:lang w:val="uk-UA"/>
              </w:rPr>
              <w:t>5.1</w:t>
            </w:r>
          </w:p>
        </w:tc>
        <w:tc>
          <w:tcPr>
            <w:tcW w:w="1134" w:type="dxa"/>
          </w:tcPr>
          <w:p w14:paraId="26DF2BEE" w14:textId="4F165D9F" w:rsidR="001D3AF5" w:rsidRPr="00273CF9" w:rsidRDefault="001D3AF5" w:rsidP="00F44F70">
            <w:pPr>
              <w:pStyle w:val="ad"/>
              <w:rPr>
                <w:sz w:val="18"/>
                <w:szCs w:val="18"/>
                <w:lang w:val="uk-UA"/>
              </w:rPr>
            </w:pPr>
            <w:r w:rsidRPr="00273CF9">
              <w:rPr>
                <w:sz w:val="18"/>
                <w:szCs w:val="18"/>
                <w:lang w:val="uk-UA"/>
              </w:rPr>
              <w:t>29.04.2021</w:t>
            </w:r>
          </w:p>
        </w:tc>
        <w:tc>
          <w:tcPr>
            <w:tcW w:w="1275" w:type="dxa"/>
          </w:tcPr>
          <w:p w14:paraId="0BC99857" w14:textId="5A5B2F29" w:rsidR="001D3AF5" w:rsidRPr="00273CF9" w:rsidRDefault="001D3AF5" w:rsidP="00EB4629">
            <w:pPr>
              <w:pStyle w:val="ad"/>
              <w:rPr>
                <w:rStyle w:val="af1"/>
                <w:sz w:val="18"/>
                <w:szCs w:val="18"/>
              </w:rPr>
            </w:pPr>
            <w:r w:rsidRPr="00273CF9">
              <w:rPr>
                <w:sz w:val="18"/>
                <w:szCs w:val="18"/>
              </w:rPr>
              <w:t>FCSNF-13409</w:t>
            </w:r>
          </w:p>
        </w:tc>
        <w:tc>
          <w:tcPr>
            <w:tcW w:w="6095" w:type="dxa"/>
          </w:tcPr>
          <w:p w14:paraId="4FE5EA24" w14:textId="53D02AA8" w:rsidR="001D3AF5" w:rsidRPr="00273CF9" w:rsidRDefault="001D3AF5" w:rsidP="002D0245">
            <w:pPr>
              <w:pStyle w:val="ad"/>
              <w:numPr>
                <w:ilvl w:val="0"/>
                <w:numId w:val="113"/>
              </w:numPr>
              <w:jc w:val="left"/>
              <w:rPr>
                <w:sz w:val="18"/>
                <w:szCs w:val="18"/>
                <w:lang w:val="uk-UA"/>
              </w:rPr>
            </w:pPr>
            <w:r w:rsidRPr="00273CF9">
              <w:rPr>
                <w:sz w:val="18"/>
                <w:szCs w:val="18"/>
                <w:lang w:val="uk-UA"/>
              </w:rPr>
              <w:t xml:space="preserve">В разделе </w:t>
            </w:r>
            <w:r w:rsidRPr="00273CF9">
              <w:rPr>
                <w:sz w:val="18"/>
                <w:szCs w:val="18"/>
                <w:u w:val="dotted"/>
              </w:rPr>
              <w:fldChar w:fldCharType="begin"/>
            </w:r>
            <w:r w:rsidRPr="00273CF9">
              <w:rPr>
                <w:sz w:val="18"/>
                <w:szCs w:val="18"/>
                <w:u w:val="dotted"/>
              </w:rPr>
              <w:instrText xml:space="preserve"> REF _Ref70592622 \h  \* MERGEFORMAT </w:instrText>
            </w:r>
            <w:r w:rsidRPr="00273CF9">
              <w:rPr>
                <w:sz w:val="18"/>
                <w:szCs w:val="18"/>
                <w:u w:val="dotted"/>
              </w:rPr>
            </w:r>
            <w:r w:rsidRPr="00273CF9">
              <w:rPr>
                <w:sz w:val="18"/>
                <w:szCs w:val="18"/>
                <w:u w:val="dotted"/>
              </w:rPr>
              <w:fldChar w:fldCharType="separate"/>
            </w:r>
            <w:r w:rsidRPr="00273CF9">
              <w:rPr>
                <w:sz w:val="18"/>
                <w:szCs w:val="18"/>
                <w:u w:val="dotted"/>
              </w:rPr>
              <w:t>Приём проектов документов с результатами контроля</w:t>
            </w:r>
            <w:r w:rsidRPr="00273CF9">
              <w:rPr>
                <w:sz w:val="18"/>
                <w:szCs w:val="18"/>
                <w:u w:val="dotted"/>
              </w:rPr>
              <w:fldChar w:fldCharType="end"/>
            </w:r>
            <w:r w:rsidRPr="00273CF9">
              <w:rPr>
                <w:sz w:val="18"/>
                <w:szCs w:val="18"/>
              </w:rPr>
              <w:t xml:space="preserve"> уточнены требования к приёму изменений проектов документов.</w:t>
            </w:r>
          </w:p>
        </w:tc>
      </w:tr>
      <w:tr w:rsidR="001D3AF5" w:rsidRPr="00273CF9" w14:paraId="1A580A40" w14:textId="77777777" w:rsidTr="00D151C9">
        <w:trPr>
          <w:trHeight w:val="553"/>
        </w:trPr>
        <w:tc>
          <w:tcPr>
            <w:tcW w:w="562" w:type="dxa"/>
          </w:tcPr>
          <w:p w14:paraId="378084A3" w14:textId="02291CE3" w:rsidR="001D3AF5" w:rsidRPr="00273CF9" w:rsidRDefault="001D3AF5" w:rsidP="00F44F70">
            <w:pPr>
              <w:pStyle w:val="ad"/>
              <w:rPr>
                <w:sz w:val="18"/>
                <w:szCs w:val="18"/>
                <w:lang w:val="uk-UA"/>
              </w:rPr>
            </w:pPr>
            <w:r w:rsidRPr="00273CF9">
              <w:rPr>
                <w:sz w:val="18"/>
                <w:szCs w:val="18"/>
                <w:lang w:val="uk-UA"/>
              </w:rPr>
              <w:t>5.2</w:t>
            </w:r>
          </w:p>
        </w:tc>
        <w:tc>
          <w:tcPr>
            <w:tcW w:w="1134" w:type="dxa"/>
          </w:tcPr>
          <w:p w14:paraId="586D2B78" w14:textId="56DF493E" w:rsidR="001D3AF5" w:rsidRPr="00273CF9" w:rsidRDefault="001D3AF5" w:rsidP="00F44F70">
            <w:pPr>
              <w:pStyle w:val="ad"/>
              <w:rPr>
                <w:sz w:val="18"/>
                <w:szCs w:val="18"/>
                <w:lang w:val="uk-UA"/>
              </w:rPr>
            </w:pPr>
            <w:r w:rsidRPr="00273CF9">
              <w:rPr>
                <w:sz w:val="18"/>
                <w:szCs w:val="18"/>
                <w:lang w:val="uk-UA"/>
              </w:rPr>
              <w:t>06.05.2021</w:t>
            </w:r>
          </w:p>
        </w:tc>
        <w:tc>
          <w:tcPr>
            <w:tcW w:w="1275" w:type="dxa"/>
          </w:tcPr>
          <w:p w14:paraId="246D379C" w14:textId="19726F6D" w:rsidR="001D3AF5" w:rsidRPr="00273CF9" w:rsidRDefault="001D3AF5" w:rsidP="008C4A5B">
            <w:pPr>
              <w:pStyle w:val="ad"/>
              <w:rPr>
                <w:rStyle w:val="af1"/>
                <w:sz w:val="18"/>
                <w:szCs w:val="18"/>
              </w:rPr>
            </w:pPr>
            <w:r w:rsidRPr="00273CF9">
              <w:rPr>
                <w:sz w:val="18"/>
                <w:szCs w:val="18"/>
              </w:rPr>
              <w:t>FCSNF-13574</w:t>
            </w:r>
          </w:p>
        </w:tc>
        <w:tc>
          <w:tcPr>
            <w:tcW w:w="6095" w:type="dxa"/>
          </w:tcPr>
          <w:p w14:paraId="6B759DA6" w14:textId="77777777" w:rsidR="001D3AF5" w:rsidRPr="00273CF9" w:rsidRDefault="001D3AF5" w:rsidP="002D0245">
            <w:pPr>
              <w:pStyle w:val="ad"/>
              <w:numPr>
                <w:ilvl w:val="0"/>
                <w:numId w:val="114"/>
              </w:numPr>
              <w:jc w:val="left"/>
              <w:rPr>
                <w:sz w:val="18"/>
                <w:szCs w:val="18"/>
                <w:lang w:val="uk-UA"/>
              </w:rPr>
            </w:pPr>
            <w:r w:rsidRPr="00273CF9">
              <w:rPr>
                <w:sz w:val="18"/>
                <w:szCs w:val="18"/>
                <w:lang w:val="uk-UA"/>
              </w:rPr>
              <w:t>Удалён раздел с требованиями к системным настройкам.</w:t>
            </w:r>
          </w:p>
          <w:p w14:paraId="47260644" w14:textId="187F7614" w:rsidR="001D3AF5" w:rsidRPr="00273CF9" w:rsidRDefault="001D3AF5" w:rsidP="002D0245">
            <w:pPr>
              <w:pStyle w:val="ad"/>
              <w:numPr>
                <w:ilvl w:val="0"/>
                <w:numId w:val="114"/>
              </w:numPr>
              <w:jc w:val="left"/>
              <w:rPr>
                <w:sz w:val="18"/>
                <w:szCs w:val="18"/>
                <w:lang w:val="uk-UA"/>
              </w:rPr>
            </w:pPr>
            <w:r w:rsidRPr="00273CF9">
              <w:rPr>
                <w:sz w:val="18"/>
                <w:szCs w:val="18"/>
                <w:lang w:val="uk-UA"/>
              </w:rPr>
              <w:t xml:space="preserve">Актуализирован раздел </w:t>
            </w:r>
            <w:r w:rsidRPr="00273CF9">
              <w:rPr>
                <w:sz w:val="18"/>
                <w:szCs w:val="18"/>
                <w:u w:val="dotted"/>
              </w:rPr>
              <w:fldChar w:fldCharType="begin"/>
            </w:r>
            <w:r w:rsidRPr="00273CF9">
              <w:rPr>
                <w:sz w:val="18"/>
                <w:szCs w:val="18"/>
                <w:u w:val="dotted"/>
              </w:rPr>
              <w:instrText xml:space="preserve"> REF _Ref71195518 \h  \* MERGEFORMAT </w:instrText>
            </w:r>
            <w:r w:rsidRPr="00273CF9">
              <w:rPr>
                <w:sz w:val="18"/>
                <w:szCs w:val="18"/>
                <w:u w:val="dotted"/>
              </w:rPr>
            </w:r>
            <w:r w:rsidRPr="00273CF9">
              <w:rPr>
                <w:sz w:val="18"/>
                <w:szCs w:val="18"/>
                <w:u w:val="dotted"/>
              </w:rPr>
              <w:fldChar w:fldCharType="separate"/>
            </w:r>
            <w:r w:rsidRPr="00273CF9">
              <w:rPr>
                <w:sz w:val="18"/>
                <w:szCs w:val="18"/>
                <w:u w:val="dotted"/>
              </w:rPr>
              <w:t>Формирование XML закрытых документов</w:t>
            </w:r>
            <w:r w:rsidRPr="00273CF9">
              <w:rPr>
                <w:sz w:val="18"/>
                <w:szCs w:val="18"/>
                <w:u w:val="dotted"/>
              </w:rPr>
              <w:fldChar w:fldCharType="end"/>
            </w:r>
            <w:r w:rsidRPr="00273CF9">
              <w:rPr>
                <w:sz w:val="18"/>
                <w:szCs w:val="18"/>
              </w:rPr>
              <w:t xml:space="preserve">. </w:t>
            </w:r>
          </w:p>
          <w:p w14:paraId="3305BD80" w14:textId="7D1945E6" w:rsidR="001D3AF5" w:rsidRPr="00273CF9" w:rsidRDefault="001D3AF5" w:rsidP="002D0245">
            <w:pPr>
              <w:pStyle w:val="ad"/>
              <w:numPr>
                <w:ilvl w:val="1"/>
                <w:numId w:val="114"/>
              </w:numPr>
              <w:jc w:val="left"/>
              <w:rPr>
                <w:sz w:val="18"/>
                <w:szCs w:val="18"/>
                <w:lang w:val="uk-UA"/>
              </w:rPr>
            </w:pPr>
            <w:r w:rsidRPr="00273CF9">
              <w:rPr>
                <w:sz w:val="18"/>
                <w:szCs w:val="18"/>
              </w:rPr>
              <w:t xml:space="preserve">Изменены требования к заполнению полей с сылками. </w:t>
            </w:r>
          </w:p>
          <w:p w14:paraId="4D9B9652" w14:textId="4E34ABAF" w:rsidR="001D3AF5" w:rsidRPr="00273CF9" w:rsidRDefault="001D3AF5" w:rsidP="002D0245">
            <w:pPr>
              <w:pStyle w:val="ad"/>
              <w:numPr>
                <w:ilvl w:val="1"/>
                <w:numId w:val="114"/>
              </w:numPr>
              <w:jc w:val="left"/>
              <w:rPr>
                <w:sz w:val="18"/>
                <w:szCs w:val="18"/>
                <w:lang w:val="uk-UA"/>
              </w:rPr>
            </w:pPr>
            <w:r w:rsidRPr="00273CF9">
              <w:rPr>
                <w:sz w:val="18"/>
                <w:szCs w:val="18"/>
              </w:rPr>
              <w:t>Изменены требовния к заполнению блоков с ПФ.</w:t>
            </w:r>
          </w:p>
          <w:p w14:paraId="7277E149" w14:textId="5967E578" w:rsidR="001D3AF5" w:rsidRPr="00273CF9" w:rsidRDefault="001D3AF5" w:rsidP="002D0245">
            <w:pPr>
              <w:pStyle w:val="ad"/>
              <w:numPr>
                <w:ilvl w:val="0"/>
                <w:numId w:val="114"/>
              </w:numPr>
              <w:jc w:val="left"/>
              <w:rPr>
                <w:sz w:val="18"/>
                <w:szCs w:val="18"/>
                <w:lang w:val="uk-UA"/>
              </w:rPr>
            </w:pPr>
            <w:r w:rsidRPr="00273CF9">
              <w:rPr>
                <w:sz w:val="18"/>
                <w:szCs w:val="18"/>
                <w:lang w:val="uk-UA"/>
              </w:rPr>
              <w:t xml:space="preserve">Раздел </w:t>
            </w:r>
            <w:r w:rsidRPr="00273CF9">
              <w:rPr>
                <w:sz w:val="18"/>
                <w:szCs w:val="18"/>
                <w:u w:val="dotted"/>
              </w:rPr>
              <w:fldChar w:fldCharType="begin"/>
            </w:r>
            <w:r w:rsidRPr="00273CF9">
              <w:rPr>
                <w:sz w:val="18"/>
                <w:szCs w:val="18"/>
                <w:u w:val="dotted"/>
              </w:rPr>
              <w:instrText xml:space="preserve"> REF _Ref71196147 \h  \* MERGEFORMAT </w:instrText>
            </w:r>
            <w:r w:rsidRPr="00273CF9">
              <w:rPr>
                <w:sz w:val="18"/>
                <w:szCs w:val="18"/>
                <w:u w:val="dotted"/>
              </w:rPr>
            </w:r>
            <w:r w:rsidRPr="00273CF9">
              <w:rPr>
                <w:sz w:val="18"/>
                <w:szCs w:val="18"/>
                <w:u w:val="dotted"/>
              </w:rPr>
              <w:fldChar w:fldCharType="separate"/>
            </w:r>
            <w:r w:rsidRPr="00273CF9">
              <w:rPr>
                <w:sz w:val="18"/>
                <w:szCs w:val="18"/>
                <w:u w:val="dotted"/>
              </w:rPr>
              <w:t>Отправка документов при установке связи</w:t>
            </w:r>
            <w:r w:rsidRPr="00273CF9">
              <w:rPr>
                <w:sz w:val="18"/>
                <w:szCs w:val="18"/>
                <w:u w:val="dotted"/>
              </w:rPr>
              <w:fldChar w:fldCharType="end"/>
            </w:r>
            <w:r w:rsidRPr="00273CF9">
              <w:rPr>
                <w:sz w:val="18"/>
                <w:szCs w:val="18"/>
                <w:lang w:val="uk-UA"/>
              </w:rPr>
              <w:t xml:space="preserve"> актуализирован в соответствии с реализацией.</w:t>
            </w:r>
          </w:p>
          <w:p w14:paraId="0CFB28C7" w14:textId="6C6FA1E4" w:rsidR="001D3AF5" w:rsidRPr="00273CF9" w:rsidRDefault="001D3AF5" w:rsidP="002D0245">
            <w:pPr>
              <w:pStyle w:val="ad"/>
              <w:numPr>
                <w:ilvl w:val="0"/>
                <w:numId w:val="114"/>
              </w:numPr>
              <w:jc w:val="left"/>
              <w:rPr>
                <w:sz w:val="18"/>
                <w:szCs w:val="18"/>
                <w:lang w:val="uk-UA"/>
              </w:rPr>
            </w:pPr>
            <w:r w:rsidRPr="00273CF9">
              <w:rPr>
                <w:sz w:val="18"/>
                <w:szCs w:val="18"/>
                <w:lang w:val="uk-UA"/>
              </w:rPr>
              <w:t>Актуализирован титульный лист.</w:t>
            </w:r>
          </w:p>
        </w:tc>
      </w:tr>
      <w:tr w:rsidR="001D3AF5" w:rsidRPr="00273CF9" w14:paraId="146C9B4B" w14:textId="77777777" w:rsidTr="00D151C9">
        <w:trPr>
          <w:trHeight w:val="553"/>
        </w:trPr>
        <w:tc>
          <w:tcPr>
            <w:tcW w:w="562" w:type="dxa"/>
          </w:tcPr>
          <w:p w14:paraId="67FA761F" w14:textId="1C9AFB84" w:rsidR="001D3AF5" w:rsidRPr="00273CF9" w:rsidRDefault="001D3AF5" w:rsidP="00F44F70">
            <w:pPr>
              <w:pStyle w:val="ad"/>
              <w:rPr>
                <w:sz w:val="18"/>
                <w:szCs w:val="18"/>
                <w:lang w:val="uk-UA"/>
              </w:rPr>
            </w:pPr>
            <w:r w:rsidRPr="00273CF9">
              <w:rPr>
                <w:sz w:val="18"/>
                <w:szCs w:val="18"/>
                <w:lang w:val="uk-UA"/>
              </w:rPr>
              <w:t>5.3</w:t>
            </w:r>
          </w:p>
        </w:tc>
        <w:tc>
          <w:tcPr>
            <w:tcW w:w="1134" w:type="dxa"/>
          </w:tcPr>
          <w:p w14:paraId="0E92717C" w14:textId="76D74970" w:rsidR="001D3AF5" w:rsidRPr="00273CF9" w:rsidRDefault="001D3AF5" w:rsidP="00F44F70">
            <w:pPr>
              <w:pStyle w:val="ad"/>
              <w:rPr>
                <w:sz w:val="18"/>
                <w:szCs w:val="18"/>
                <w:lang w:val="uk-UA"/>
              </w:rPr>
            </w:pPr>
            <w:r w:rsidRPr="00273CF9">
              <w:rPr>
                <w:sz w:val="18"/>
                <w:szCs w:val="18"/>
                <w:lang w:val="uk-UA"/>
              </w:rPr>
              <w:t>02.06.2021</w:t>
            </w:r>
          </w:p>
        </w:tc>
        <w:tc>
          <w:tcPr>
            <w:tcW w:w="1275" w:type="dxa"/>
          </w:tcPr>
          <w:p w14:paraId="78B25A8C" w14:textId="0C5F0F56" w:rsidR="001D3AF5" w:rsidRPr="00273CF9" w:rsidRDefault="001D3AF5" w:rsidP="008C4A5B">
            <w:pPr>
              <w:pStyle w:val="ad"/>
              <w:rPr>
                <w:rStyle w:val="af1"/>
                <w:sz w:val="18"/>
                <w:szCs w:val="18"/>
              </w:rPr>
            </w:pPr>
            <w:r w:rsidRPr="00273CF9">
              <w:rPr>
                <w:sz w:val="18"/>
                <w:szCs w:val="18"/>
              </w:rPr>
              <w:t>FCSNF-13673</w:t>
            </w:r>
          </w:p>
        </w:tc>
        <w:tc>
          <w:tcPr>
            <w:tcW w:w="6095" w:type="dxa"/>
          </w:tcPr>
          <w:p w14:paraId="6D489442" w14:textId="727F892D" w:rsidR="001D3AF5" w:rsidRPr="00273CF9" w:rsidRDefault="001D3AF5" w:rsidP="002D0245">
            <w:pPr>
              <w:pStyle w:val="ad"/>
              <w:numPr>
                <w:ilvl w:val="0"/>
                <w:numId w:val="116"/>
              </w:numPr>
              <w:jc w:val="left"/>
              <w:rPr>
                <w:sz w:val="18"/>
                <w:szCs w:val="18"/>
                <w:lang w:val="uk-UA"/>
              </w:rPr>
            </w:pPr>
            <w:r w:rsidRPr="00273CF9">
              <w:rPr>
                <w:sz w:val="18"/>
                <w:szCs w:val="18"/>
                <w:lang w:val="uk-UA"/>
              </w:rPr>
              <w:t>Изменена формула контроля РК_ИК_0027: проверяется наличие ОКПД или ОКПД2 у объекта закупки в соответствующем справочнике в любом статусе (вне зависимости актуальный код или нет) и для новых информаций о контракте, и для информаций об изменении контракта</w:t>
            </w:r>
          </w:p>
        </w:tc>
      </w:tr>
      <w:tr w:rsidR="001D3AF5" w:rsidRPr="00273CF9" w14:paraId="48E1EC42" w14:textId="77777777" w:rsidTr="00D151C9">
        <w:trPr>
          <w:trHeight w:val="553"/>
        </w:trPr>
        <w:tc>
          <w:tcPr>
            <w:tcW w:w="562" w:type="dxa"/>
          </w:tcPr>
          <w:p w14:paraId="0AF7A9BB" w14:textId="2EE2B432" w:rsidR="001D3AF5" w:rsidRPr="00273CF9" w:rsidRDefault="001D3AF5" w:rsidP="00ED0F2D">
            <w:pPr>
              <w:pStyle w:val="ad"/>
              <w:rPr>
                <w:sz w:val="18"/>
                <w:szCs w:val="18"/>
                <w:lang w:val="uk-UA"/>
              </w:rPr>
            </w:pPr>
            <w:r w:rsidRPr="00273CF9">
              <w:rPr>
                <w:sz w:val="18"/>
                <w:szCs w:val="18"/>
                <w:lang w:val="uk-UA"/>
              </w:rPr>
              <w:t>5.4</w:t>
            </w:r>
          </w:p>
        </w:tc>
        <w:tc>
          <w:tcPr>
            <w:tcW w:w="1134" w:type="dxa"/>
          </w:tcPr>
          <w:p w14:paraId="5A372B5F" w14:textId="513B0B5D" w:rsidR="001D3AF5" w:rsidRPr="00273CF9" w:rsidRDefault="001D3AF5" w:rsidP="00ED0F2D">
            <w:pPr>
              <w:pStyle w:val="ad"/>
              <w:rPr>
                <w:sz w:val="18"/>
                <w:szCs w:val="18"/>
                <w:lang w:val="uk-UA"/>
              </w:rPr>
            </w:pPr>
            <w:r w:rsidRPr="00273CF9">
              <w:rPr>
                <w:sz w:val="18"/>
                <w:szCs w:val="18"/>
                <w:lang w:val="uk-UA"/>
              </w:rPr>
              <w:t>10.06.2021</w:t>
            </w:r>
          </w:p>
        </w:tc>
        <w:tc>
          <w:tcPr>
            <w:tcW w:w="1275" w:type="dxa"/>
          </w:tcPr>
          <w:p w14:paraId="1F7B8167" w14:textId="55456B53" w:rsidR="001D3AF5" w:rsidRPr="00273CF9" w:rsidRDefault="001D3AF5" w:rsidP="00ED0F2D">
            <w:pPr>
              <w:pStyle w:val="ad"/>
              <w:rPr>
                <w:rStyle w:val="af1"/>
                <w:sz w:val="18"/>
                <w:szCs w:val="18"/>
              </w:rPr>
            </w:pPr>
            <w:r w:rsidRPr="00273CF9">
              <w:rPr>
                <w:sz w:val="18"/>
                <w:szCs w:val="18"/>
              </w:rPr>
              <w:t>FCSNF-13770</w:t>
            </w:r>
          </w:p>
        </w:tc>
        <w:tc>
          <w:tcPr>
            <w:tcW w:w="6095" w:type="dxa"/>
          </w:tcPr>
          <w:p w14:paraId="1EB8AF6D" w14:textId="77777777" w:rsidR="001D3AF5" w:rsidRPr="00273CF9" w:rsidRDefault="001D3AF5" w:rsidP="002D0245">
            <w:pPr>
              <w:pStyle w:val="ad"/>
              <w:numPr>
                <w:ilvl w:val="0"/>
                <w:numId w:val="117"/>
              </w:numPr>
              <w:jc w:val="left"/>
              <w:rPr>
                <w:sz w:val="18"/>
                <w:szCs w:val="18"/>
                <w:lang w:val="uk-UA"/>
              </w:rPr>
            </w:pPr>
            <w:r w:rsidRPr="00273CF9">
              <w:rPr>
                <w:sz w:val="18"/>
                <w:szCs w:val="18"/>
                <w:lang w:val="uk-UA"/>
              </w:rPr>
              <w:t>Исправлен номер контроля РК_ИК_03006 на РК_ИК_0306</w:t>
            </w:r>
          </w:p>
          <w:p w14:paraId="3CAC5F53" w14:textId="77777777" w:rsidR="001D3AF5" w:rsidRPr="00273CF9" w:rsidRDefault="001D3AF5" w:rsidP="002D0245">
            <w:pPr>
              <w:pStyle w:val="ad"/>
              <w:numPr>
                <w:ilvl w:val="0"/>
                <w:numId w:val="117"/>
              </w:numPr>
              <w:jc w:val="left"/>
              <w:rPr>
                <w:sz w:val="18"/>
                <w:szCs w:val="18"/>
                <w:lang w:val="uk-UA"/>
              </w:rPr>
            </w:pPr>
            <w:r w:rsidRPr="00273CF9">
              <w:rPr>
                <w:sz w:val="18"/>
                <w:szCs w:val="18"/>
                <w:lang w:val="uk-UA"/>
              </w:rPr>
              <w:t xml:space="preserve"> Пакеты</w:t>
            </w:r>
          </w:p>
          <w:p w14:paraId="7483755A" w14:textId="4107F5EE" w:rsidR="001D3AF5" w:rsidRPr="00273CF9" w:rsidRDefault="001D3AF5" w:rsidP="00547FA8">
            <w:pPr>
              <w:pStyle w:val="ad"/>
              <w:ind w:left="720"/>
              <w:jc w:val="left"/>
              <w:rPr>
                <w:sz w:val="18"/>
                <w:szCs w:val="18"/>
                <w:lang w:val="uk-UA"/>
              </w:rPr>
            </w:pPr>
            <w:r w:rsidRPr="00273CF9">
              <w:rPr>
                <w:sz w:val="18"/>
                <w:szCs w:val="18"/>
                <w:lang w:val="uk-UA"/>
              </w:rPr>
              <w:t>«Проект информации о заключенном контракте с 01.01.2015 с уведомлением о соответствии контролируемой информации» (contractControlNC)</w:t>
            </w:r>
          </w:p>
          <w:p w14:paraId="7239E41F" w14:textId="1E3C24B5" w:rsidR="001D3AF5" w:rsidRPr="00273CF9" w:rsidRDefault="001D3AF5" w:rsidP="00547FA8">
            <w:pPr>
              <w:pStyle w:val="ad"/>
              <w:ind w:left="720"/>
              <w:jc w:val="left"/>
              <w:rPr>
                <w:sz w:val="18"/>
                <w:szCs w:val="18"/>
                <w:lang w:val="uk-UA"/>
              </w:rPr>
            </w:pPr>
            <w:r w:rsidRPr="00273CF9">
              <w:rPr>
                <w:sz w:val="18"/>
                <w:szCs w:val="18"/>
                <w:lang w:val="uk-UA"/>
              </w:rPr>
              <w:t>«Проект информации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 с уведомлением о соответствии контролируемой информации» (contractProcedureControlNC)</w:t>
            </w:r>
          </w:p>
          <w:p w14:paraId="31F15ECA" w14:textId="52FD5421" w:rsidR="001D3AF5" w:rsidRPr="00273CF9" w:rsidRDefault="001D3AF5" w:rsidP="00547FA8">
            <w:pPr>
              <w:pStyle w:val="ad"/>
              <w:ind w:left="720"/>
              <w:jc w:val="left"/>
              <w:rPr>
                <w:sz w:val="18"/>
                <w:szCs w:val="18"/>
                <w:lang w:val="uk-UA"/>
              </w:rPr>
            </w:pPr>
            <w:r w:rsidRPr="00273CF9">
              <w:rPr>
                <w:sz w:val="18"/>
                <w:szCs w:val="18"/>
                <w:lang w:val="uk-UA"/>
              </w:rPr>
              <w:t>«Проект информации о заключенном контракте с 01.01.2015 с уведомлением о соответствии контролируемой информации (не публичные данные)» (closedContractControlNC);</w:t>
            </w:r>
          </w:p>
          <w:p w14:paraId="66826E66" w14:textId="77777777" w:rsidR="001D3AF5" w:rsidRPr="00273CF9" w:rsidRDefault="001D3AF5" w:rsidP="00547FA8">
            <w:pPr>
              <w:pStyle w:val="ad"/>
              <w:ind w:left="720"/>
              <w:jc w:val="left"/>
              <w:rPr>
                <w:sz w:val="18"/>
                <w:szCs w:val="18"/>
                <w:lang w:val="uk-UA"/>
              </w:rPr>
            </w:pPr>
            <w:r w:rsidRPr="00273CF9">
              <w:rPr>
                <w:sz w:val="18"/>
                <w:szCs w:val="18"/>
                <w:lang w:val="uk-UA"/>
              </w:rPr>
              <w:t>«Проект информации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 с уведомлением о соответствии контролируемой информации (не публичные данные)» (closedContractProcedureControlNC);</w:t>
            </w:r>
          </w:p>
          <w:p w14:paraId="582737F9" w14:textId="77777777" w:rsidR="001D3AF5" w:rsidRPr="00273CF9" w:rsidRDefault="001D3AF5" w:rsidP="00547FA8">
            <w:pPr>
              <w:pStyle w:val="ad"/>
              <w:ind w:left="720"/>
              <w:jc w:val="left"/>
              <w:rPr>
                <w:sz w:val="18"/>
                <w:szCs w:val="18"/>
              </w:rPr>
            </w:pPr>
            <w:r w:rsidRPr="00273CF9">
              <w:rPr>
                <w:sz w:val="18"/>
                <w:szCs w:val="18"/>
                <w:lang w:val="uk-UA"/>
              </w:rPr>
              <w:t xml:space="preserve">Перенесены в раздел приема по </w:t>
            </w:r>
            <w:r w:rsidRPr="00273CF9">
              <w:rPr>
                <w:sz w:val="18"/>
                <w:szCs w:val="18"/>
                <w:lang w:val="en-US"/>
              </w:rPr>
              <w:t>web</w:t>
            </w:r>
            <w:r w:rsidRPr="00273CF9">
              <w:rPr>
                <w:sz w:val="18"/>
                <w:szCs w:val="18"/>
              </w:rPr>
              <w:t>-сервису</w:t>
            </w:r>
          </w:p>
          <w:p w14:paraId="60796A35" w14:textId="77777777" w:rsidR="001D3AF5" w:rsidRPr="00273CF9" w:rsidRDefault="001D3AF5" w:rsidP="002D0245">
            <w:pPr>
              <w:pStyle w:val="ad"/>
              <w:numPr>
                <w:ilvl w:val="0"/>
                <w:numId w:val="117"/>
              </w:numPr>
              <w:jc w:val="left"/>
              <w:rPr>
                <w:sz w:val="18"/>
                <w:szCs w:val="18"/>
              </w:rPr>
            </w:pPr>
            <w:r w:rsidRPr="00273CF9">
              <w:rPr>
                <w:sz w:val="18"/>
                <w:szCs w:val="18"/>
              </w:rPr>
              <w:t>Исправлено описание выгрузки пакетов:</w:t>
            </w:r>
          </w:p>
          <w:p w14:paraId="55933040" w14:textId="77777777" w:rsidR="001D3AF5" w:rsidRPr="00273CF9" w:rsidRDefault="001D3AF5" w:rsidP="00B0038F">
            <w:pPr>
              <w:pStyle w:val="ad"/>
              <w:ind w:left="720"/>
              <w:jc w:val="left"/>
              <w:rPr>
                <w:sz w:val="18"/>
                <w:szCs w:val="18"/>
              </w:rPr>
            </w:pPr>
            <w:r w:rsidRPr="00273CF9">
              <w:rPr>
                <w:sz w:val="18"/>
                <w:szCs w:val="18"/>
              </w:rPr>
              <w:t>«Информация об анулировании контракта (не публичные данные)» (closedContractCancel);</w:t>
            </w:r>
          </w:p>
          <w:p w14:paraId="56F1468A" w14:textId="77777777" w:rsidR="001D3AF5" w:rsidRPr="00273CF9" w:rsidRDefault="001D3AF5" w:rsidP="00B0038F">
            <w:pPr>
              <w:pStyle w:val="ad"/>
              <w:ind w:left="720"/>
              <w:jc w:val="left"/>
              <w:rPr>
                <w:sz w:val="18"/>
                <w:szCs w:val="18"/>
              </w:rPr>
            </w:pPr>
            <w:r w:rsidRPr="00273CF9">
              <w:rPr>
                <w:sz w:val="18"/>
                <w:szCs w:val="18"/>
              </w:rPr>
              <w:t>«Квитанция о доступности формирования документов электронного актирования по контракту (не публичные данные)» (closedContractAvailableForElAct)</w:t>
            </w:r>
          </w:p>
          <w:p w14:paraId="3C5CFC08" w14:textId="77777777" w:rsidR="001D3AF5" w:rsidRPr="00273CF9" w:rsidRDefault="001D3AF5" w:rsidP="002D0245">
            <w:pPr>
              <w:pStyle w:val="ad"/>
              <w:numPr>
                <w:ilvl w:val="0"/>
                <w:numId w:val="117"/>
              </w:numPr>
              <w:jc w:val="left"/>
              <w:rPr>
                <w:sz w:val="18"/>
                <w:szCs w:val="18"/>
              </w:rPr>
            </w:pPr>
            <w:r w:rsidRPr="00273CF9">
              <w:rPr>
                <w:sz w:val="18"/>
                <w:szCs w:val="18"/>
              </w:rPr>
              <w:t>Исправлены контроли:</w:t>
            </w:r>
          </w:p>
          <w:p w14:paraId="412DAB15" w14:textId="77777777" w:rsidR="001D3AF5" w:rsidRPr="00273CF9" w:rsidRDefault="001D3AF5" w:rsidP="00306AAF">
            <w:pPr>
              <w:pStyle w:val="ad"/>
              <w:ind w:left="720"/>
              <w:jc w:val="left"/>
              <w:rPr>
                <w:sz w:val="18"/>
                <w:szCs w:val="18"/>
              </w:rPr>
            </w:pPr>
            <w:r w:rsidRPr="00273CF9">
              <w:rPr>
                <w:sz w:val="18"/>
                <w:szCs w:val="18"/>
              </w:rPr>
              <w:t>РК_ИК_0306,</w:t>
            </w:r>
          </w:p>
          <w:p w14:paraId="304FA124" w14:textId="64AC4ED9" w:rsidR="001D3AF5" w:rsidRPr="00273CF9" w:rsidRDefault="001D3AF5" w:rsidP="00306AAF">
            <w:pPr>
              <w:pStyle w:val="ad"/>
              <w:ind w:left="720"/>
              <w:jc w:val="left"/>
              <w:rPr>
                <w:sz w:val="18"/>
                <w:szCs w:val="18"/>
              </w:rPr>
            </w:pPr>
            <w:r w:rsidRPr="00273CF9">
              <w:rPr>
                <w:sz w:val="18"/>
                <w:szCs w:val="18"/>
              </w:rPr>
              <w:t>РК_ИК_0309</w:t>
            </w:r>
          </w:p>
          <w:p w14:paraId="79D7C109" w14:textId="77777777" w:rsidR="001D3AF5" w:rsidRPr="00273CF9" w:rsidRDefault="001D3AF5" w:rsidP="007C4475">
            <w:pPr>
              <w:pStyle w:val="ad"/>
              <w:ind w:left="720"/>
              <w:jc w:val="left"/>
            </w:pPr>
          </w:p>
          <w:p w14:paraId="0EB4905C" w14:textId="03D7D405" w:rsidR="001D3AF5" w:rsidRPr="00273CF9" w:rsidRDefault="001D3AF5" w:rsidP="002D0245">
            <w:pPr>
              <w:pStyle w:val="ad"/>
              <w:numPr>
                <w:ilvl w:val="0"/>
                <w:numId w:val="117"/>
              </w:numPr>
              <w:rPr>
                <w:sz w:val="18"/>
                <w:szCs w:val="18"/>
              </w:rPr>
            </w:pPr>
            <w:r w:rsidRPr="00273CF9">
              <w:rPr>
                <w:sz w:val="18"/>
                <w:szCs w:val="18"/>
              </w:rPr>
              <w:t>Контроль Блок «Информация об исполнении обязательств по предоставленной гарантии качества товаров, работ, услуг» (executionObligationGuarantee) и блоками «Информация об исполнении» (executions) и «Информация о расторжении контракта» (termination)</w:t>
            </w:r>
          </w:p>
          <w:p w14:paraId="60200EBA" w14:textId="7DFC49D7" w:rsidR="001D3AF5" w:rsidRPr="00273CF9" w:rsidRDefault="001D3AF5" w:rsidP="007C4475">
            <w:pPr>
              <w:pStyle w:val="ad"/>
            </w:pPr>
            <w:r w:rsidRPr="00273CF9">
              <w:rPr>
                <w:sz w:val="18"/>
                <w:szCs w:val="18"/>
              </w:rPr>
              <w:t>Переименован с РК_ИК_0125 на РК_ИК_0364</w:t>
            </w:r>
          </w:p>
        </w:tc>
      </w:tr>
      <w:tr w:rsidR="001D3AF5" w:rsidRPr="00273CF9" w14:paraId="3F2815DB" w14:textId="77777777" w:rsidTr="00D151C9">
        <w:trPr>
          <w:trHeight w:val="553"/>
        </w:trPr>
        <w:tc>
          <w:tcPr>
            <w:tcW w:w="562" w:type="dxa"/>
          </w:tcPr>
          <w:p w14:paraId="4ACB22AE" w14:textId="17B5EC2D" w:rsidR="001D3AF5" w:rsidRPr="00273CF9" w:rsidRDefault="001D3AF5" w:rsidP="00E36DF1">
            <w:pPr>
              <w:pStyle w:val="ad"/>
              <w:rPr>
                <w:sz w:val="18"/>
                <w:szCs w:val="18"/>
                <w:lang w:val="uk-UA"/>
              </w:rPr>
            </w:pPr>
            <w:r w:rsidRPr="00273CF9">
              <w:rPr>
                <w:sz w:val="18"/>
                <w:szCs w:val="18"/>
                <w:lang w:val="uk-UA"/>
              </w:rPr>
              <w:lastRenderedPageBreak/>
              <w:t>5.5</w:t>
            </w:r>
          </w:p>
        </w:tc>
        <w:tc>
          <w:tcPr>
            <w:tcW w:w="1134" w:type="dxa"/>
          </w:tcPr>
          <w:p w14:paraId="6DFE49D2" w14:textId="2ED402A9" w:rsidR="001D3AF5" w:rsidRPr="00273CF9" w:rsidRDefault="001D3AF5" w:rsidP="00E36DF1">
            <w:pPr>
              <w:pStyle w:val="ad"/>
              <w:rPr>
                <w:sz w:val="18"/>
                <w:szCs w:val="18"/>
                <w:lang w:val="uk-UA"/>
              </w:rPr>
            </w:pPr>
            <w:r w:rsidRPr="00273CF9">
              <w:rPr>
                <w:sz w:val="18"/>
                <w:szCs w:val="18"/>
                <w:lang w:val="uk-UA"/>
              </w:rPr>
              <w:t>08.07.2021</w:t>
            </w:r>
          </w:p>
        </w:tc>
        <w:tc>
          <w:tcPr>
            <w:tcW w:w="1275" w:type="dxa"/>
          </w:tcPr>
          <w:p w14:paraId="20CF3D1D" w14:textId="3F8CC95B" w:rsidR="001D3AF5" w:rsidRPr="00273CF9" w:rsidRDefault="001D3AF5" w:rsidP="00E36DF1">
            <w:pPr>
              <w:pStyle w:val="ad"/>
            </w:pPr>
            <w:r w:rsidRPr="00273CF9">
              <w:rPr>
                <w:sz w:val="18"/>
                <w:szCs w:val="18"/>
              </w:rPr>
              <w:t>FCSNF-13562</w:t>
            </w:r>
          </w:p>
        </w:tc>
        <w:tc>
          <w:tcPr>
            <w:tcW w:w="6095" w:type="dxa"/>
          </w:tcPr>
          <w:p w14:paraId="3CBA5CAF" w14:textId="77777777" w:rsidR="001D3AF5" w:rsidRPr="00273CF9" w:rsidRDefault="001D3AF5" w:rsidP="002D0245">
            <w:pPr>
              <w:pStyle w:val="ad"/>
              <w:numPr>
                <w:ilvl w:val="0"/>
                <w:numId w:val="120"/>
              </w:numPr>
              <w:jc w:val="left"/>
              <w:rPr>
                <w:sz w:val="18"/>
                <w:szCs w:val="18"/>
                <w:lang w:val="uk-UA"/>
              </w:rPr>
            </w:pPr>
            <w:r w:rsidRPr="00273CF9">
              <w:rPr>
                <w:sz w:val="18"/>
                <w:szCs w:val="18"/>
                <w:lang w:val="uk-UA"/>
              </w:rPr>
              <w:t>Изменено правило приема для Choice между блоками OKPD/OKPD2/KTRU</w:t>
            </w:r>
          </w:p>
          <w:p w14:paraId="1A1FC444" w14:textId="77777777" w:rsidR="001D3AF5" w:rsidRPr="00273CF9" w:rsidRDefault="001D3AF5" w:rsidP="002D0245">
            <w:pPr>
              <w:pStyle w:val="ad"/>
              <w:numPr>
                <w:ilvl w:val="0"/>
                <w:numId w:val="120"/>
              </w:numPr>
              <w:jc w:val="left"/>
              <w:rPr>
                <w:sz w:val="18"/>
                <w:szCs w:val="18"/>
                <w:lang w:val="uk-UA"/>
              </w:rPr>
            </w:pPr>
            <w:r w:rsidRPr="00273CF9">
              <w:rPr>
                <w:sz w:val="18"/>
                <w:szCs w:val="18"/>
                <w:lang w:val="uk-UA"/>
              </w:rPr>
              <w:t>Изменено правило приема поля «Наименование объекта закупки в соответствии с контрактом» (products/product/name)</w:t>
            </w:r>
          </w:p>
          <w:p w14:paraId="49683E3A" w14:textId="32C09C6C" w:rsidR="001D3AF5" w:rsidRPr="00273CF9" w:rsidRDefault="001D3AF5" w:rsidP="002D0245">
            <w:pPr>
              <w:pStyle w:val="ad"/>
              <w:numPr>
                <w:ilvl w:val="0"/>
                <w:numId w:val="120"/>
              </w:numPr>
              <w:jc w:val="left"/>
              <w:rPr>
                <w:sz w:val="18"/>
                <w:szCs w:val="18"/>
                <w:lang w:val="uk-UA"/>
              </w:rPr>
            </w:pPr>
            <w:r w:rsidRPr="00273CF9">
              <w:rPr>
                <w:sz w:val="18"/>
                <w:szCs w:val="18"/>
                <w:lang w:val="uk-UA"/>
              </w:rPr>
              <w:t>Уточнено правило приема поля «Объект закупки заменен на товар, работу, услугу, качество, технические и функциональные характеристики (потребительские свойства) которых улучшены в сравнении с указанными в контракте» (products/product/improvedProductReplacement)</w:t>
            </w:r>
          </w:p>
        </w:tc>
      </w:tr>
      <w:tr w:rsidR="001D3AF5" w:rsidRPr="00273CF9" w14:paraId="2DEE4AA2" w14:textId="77777777" w:rsidTr="00D151C9">
        <w:trPr>
          <w:trHeight w:val="553"/>
        </w:trPr>
        <w:tc>
          <w:tcPr>
            <w:tcW w:w="562" w:type="dxa"/>
          </w:tcPr>
          <w:p w14:paraId="602DDB44" w14:textId="7B8D0CDC" w:rsidR="001D3AF5" w:rsidRPr="00273CF9" w:rsidRDefault="001D3AF5" w:rsidP="00B83776">
            <w:pPr>
              <w:pStyle w:val="ad"/>
              <w:rPr>
                <w:sz w:val="18"/>
                <w:szCs w:val="18"/>
                <w:lang w:val="uk-UA"/>
              </w:rPr>
            </w:pPr>
            <w:r w:rsidRPr="00273CF9">
              <w:rPr>
                <w:sz w:val="18"/>
                <w:szCs w:val="18"/>
                <w:lang w:val="uk-UA"/>
              </w:rPr>
              <w:t>5.6</w:t>
            </w:r>
          </w:p>
        </w:tc>
        <w:tc>
          <w:tcPr>
            <w:tcW w:w="1134" w:type="dxa"/>
          </w:tcPr>
          <w:p w14:paraId="5A41B94F" w14:textId="7BE1BB45" w:rsidR="001D3AF5" w:rsidRPr="00273CF9" w:rsidRDefault="001D3AF5" w:rsidP="00B83776">
            <w:pPr>
              <w:pStyle w:val="ad"/>
              <w:rPr>
                <w:sz w:val="18"/>
                <w:szCs w:val="18"/>
                <w:lang w:val="uk-UA"/>
              </w:rPr>
            </w:pPr>
            <w:r w:rsidRPr="00273CF9">
              <w:rPr>
                <w:sz w:val="18"/>
                <w:szCs w:val="18"/>
                <w:lang w:val="uk-UA"/>
              </w:rPr>
              <w:t>27.07.2021</w:t>
            </w:r>
          </w:p>
        </w:tc>
        <w:tc>
          <w:tcPr>
            <w:tcW w:w="1275" w:type="dxa"/>
          </w:tcPr>
          <w:p w14:paraId="0C061BA8" w14:textId="2EAC6BA9" w:rsidR="001D3AF5" w:rsidRPr="00273CF9" w:rsidRDefault="001D3AF5" w:rsidP="00B83776">
            <w:pPr>
              <w:pStyle w:val="ad"/>
            </w:pPr>
            <w:r w:rsidRPr="00273CF9">
              <w:rPr>
                <w:sz w:val="18"/>
                <w:szCs w:val="18"/>
              </w:rPr>
              <w:t>FCSNF-13930</w:t>
            </w:r>
          </w:p>
        </w:tc>
        <w:tc>
          <w:tcPr>
            <w:tcW w:w="6095" w:type="dxa"/>
          </w:tcPr>
          <w:p w14:paraId="615FA949" w14:textId="2A96CD39" w:rsidR="001D3AF5" w:rsidRPr="00273CF9" w:rsidRDefault="001D3AF5" w:rsidP="002D0245">
            <w:pPr>
              <w:pStyle w:val="ad"/>
              <w:numPr>
                <w:ilvl w:val="0"/>
                <w:numId w:val="121"/>
              </w:numPr>
              <w:jc w:val="left"/>
              <w:rPr>
                <w:sz w:val="18"/>
                <w:szCs w:val="18"/>
                <w:lang w:val="uk-UA"/>
              </w:rPr>
            </w:pPr>
            <w:r w:rsidRPr="00273CF9">
              <w:rPr>
                <w:sz w:val="18"/>
                <w:szCs w:val="18"/>
              </w:rPr>
              <w:t>Изменено правило приема поля «Порядковый номер лота» (foundation/fcsOrder/order/lotNumber)</w:t>
            </w:r>
          </w:p>
        </w:tc>
      </w:tr>
      <w:tr w:rsidR="001D3AF5" w:rsidRPr="00273CF9" w14:paraId="07F0F15E" w14:textId="77777777" w:rsidTr="00D151C9">
        <w:trPr>
          <w:trHeight w:val="553"/>
        </w:trPr>
        <w:tc>
          <w:tcPr>
            <w:tcW w:w="562" w:type="dxa"/>
          </w:tcPr>
          <w:p w14:paraId="345C5E69" w14:textId="098A0B3A" w:rsidR="001D3AF5" w:rsidRPr="00273CF9" w:rsidRDefault="001D3AF5" w:rsidP="003A70EC">
            <w:pPr>
              <w:pStyle w:val="ad"/>
              <w:rPr>
                <w:sz w:val="18"/>
                <w:szCs w:val="18"/>
                <w:lang w:val="uk-UA"/>
              </w:rPr>
            </w:pPr>
            <w:r w:rsidRPr="00273CF9">
              <w:rPr>
                <w:sz w:val="18"/>
                <w:szCs w:val="18"/>
                <w:lang w:val="uk-UA"/>
              </w:rPr>
              <w:t>5.7</w:t>
            </w:r>
          </w:p>
        </w:tc>
        <w:tc>
          <w:tcPr>
            <w:tcW w:w="1134" w:type="dxa"/>
          </w:tcPr>
          <w:p w14:paraId="569EA56E" w14:textId="6579CB03" w:rsidR="001D3AF5" w:rsidRPr="00273CF9" w:rsidRDefault="001D3AF5" w:rsidP="003A70EC">
            <w:pPr>
              <w:pStyle w:val="ad"/>
              <w:rPr>
                <w:sz w:val="18"/>
                <w:szCs w:val="18"/>
                <w:lang w:val="uk-UA"/>
              </w:rPr>
            </w:pPr>
            <w:r w:rsidRPr="00273CF9">
              <w:rPr>
                <w:sz w:val="18"/>
                <w:szCs w:val="18"/>
                <w:lang w:val="uk-UA"/>
              </w:rPr>
              <w:t>29.07.2021</w:t>
            </w:r>
          </w:p>
        </w:tc>
        <w:tc>
          <w:tcPr>
            <w:tcW w:w="1275" w:type="dxa"/>
          </w:tcPr>
          <w:p w14:paraId="0D78B0A6" w14:textId="65214C93" w:rsidR="001D3AF5" w:rsidRPr="00273CF9" w:rsidRDefault="001D3AF5" w:rsidP="003A70EC">
            <w:pPr>
              <w:pStyle w:val="ad"/>
            </w:pPr>
            <w:r w:rsidRPr="00273CF9">
              <w:rPr>
                <w:sz w:val="18"/>
                <w:szCs w:val="18"/>
              </w:rPr>
              <w:t>FCSNF-13676</w:t>
            </w:r>
          </w:p>
        </w:tc>
        <w:tc>
          <w:tcPr>
            <w:tcW w:w="6095" w:type="dxa"/>
          </w:tcPr>
          <w:p w14:paraId="79450249" w14:textId="77777777" w:rsidR="001D3AF5" w:rsidRPr="00273CF9" w:rsidRDefault="001D3AF5" w:rsidP="002D0245">
            <w:pPr>
              <w:pStyle w:val="ad"/>
              <w:numPr>
                <w:ilvl w:val="0"/>
                <w:numId w:val="122"/>
              </w:numPr>
              <w:jc w:val="left"/>
              <w:rPr>
                <w:sz w:val="18"/>
                <w:szCs w:val="18"/>
              </w:rPr>
            </w:pPr>
            <w:r w:rsidRPr="00273CF9">
              <w:rPr>
                <w:sz w:val="18"/>
                <w:szCs w:val="18"/>
              </w:rPr>
              <w:t>Добалено правило приема блока «Код ОКС/ОНИ (КОКС)» (finances/budgetFunds/stages/payments/KOKSCode)</w:t>
            </w:r>
          </w:p>
          <w:p w14:paraId="6C676A96" w14:textId="77777777" w:rsidR="001D3AF5" w:rsidRPr="00273CF9" w:rsidRDefault="001D3AF5" w:rsidP="002D0245">
            <w:pPr>
              <w:pStyle w:val="ad"/>
              <w:numPr>
                <w:ilvl w:val="0"/>
                <w:numId w:val="122"/>
              </w:numPr>
              <w:jc w:val="left"/>
              <w:rPr>
                <w:sz w:val="18"/>
                <w:szCs w:val="18"/>
                <w:lang w:val="en-US"/>
              </w:rPr>
            </w:pPr>
            <w:r w:rsidRPr="00273CF9">
              <w:rPr>
                <w:sz w:val="18"/>
                <w:szCs w:val="18"/>
              </w:rPr>
              <w:t>Изменено</w:t>
            </w:r>
            <w:r w:rsidRPr="00273CF9">
              <w:rPr>
                <w:sz w:val="18"/>
                <w:szCs w:val="18"/>
                <w:lang w:val="en-US"/>
              </w:rPr>
              <w:t xml:space="preserve"> </w:t>
            </w:r>
            <w:r w:rsidRPr="00273CF9">
              <w:rPr>
                <w:sz w:val="18"/>
                <w:szCs w:val="18"/>
              </w:rPr>
              <w:t>правило</w:t>
            </w:r>
            <w:r w:rsidRPr="00273CF9">
              <w:rPr>
                <w:sz w:val="18"/>
                <w:szCs w:val="18"/>
                <w:lang w:val="en-US"/>
              </w:rPr>
              <w:t xml:space="preserve"> </w:t>
            </w:r>
            <w:r w:rsidRPr="00273CF9">
              <w:rPr>
                <w:sz w:val="18"/>
                <w:szCs w:val="18"/>
              </w:rPr>
              <w:t>приема</w:t>
            </w:r>
            <w:r w:rsidRPr="00273CF9">
              <w:rPr>
                <w:sz w:val="18"/>
                <w:szCs w:val="18"/>
                <w:lang w:val="en-US"/>
              </w:rPr>
              <w:t xml:space="preserve"> </w:t>
            </w:r>
            <w:r w:rsidRPr="00273CF9">
              <w:rPr>
                <w:sz w:val="18"/>
                <w:szCs w:val="18"/>
              </w:rPr>
              <w:t>поля</w:t>
            </w:r>
            <w:r w:rsidRPr="00273CF9">
              <w:rPr>
                <w:sz w:val="18"/>
                <w:szCs w:val="18"/>
                <w:lang w:val="en-US"/>
              </w:rPr>
              <w:t xml:space="preserve"> «</w:t>
            </w:r>
            <w:r w:rsidRPr="00273CF9">
              <w:rPr>
                <w:sz w:val="18"/>
                <w:szCs w:val="18"/>
              </w:rPr>
              <w:t>Примечание</w:t>
            </w:r>
            <w:r w:rsidRPr="00273CF9">
              <w:rPr>
                <w:sz w:val="18"/>
                <w:szCs w:val="18"/>
                <w:lang w:val="en-US"/>
              </w:rPr>
              <w:t>» (finances/budgetFunds/stages/payments/comment).</w:t>
            </w:r>
          </w:p>
          <w:p w14:paraId="6A1D7A7D" w14:textId="18F35469" w:rsidR="001D3AF5" w:rsidRPr="00273CF9" w:rsidRDefault="001D3AF5" w:rsidP="002D0245">
            <w:pPr>
              <w:pStyle w:val="ad"/>
              <w:numPr>
                <w:ilvl w:val="0"/>
                <w:numId w:val="122"/>
              </w:numPr>
              <w:jc w:val="left"/>
              <w:rPr>
                <w:sz w:val="18"/>
                <w:szCs w:val="18"/>
              </w:rPr>
            </w:pPr>
            <w:r w:rsidRPr="00273CF9">
              <w:rPr>
                <w:sz w:val="18"/>
                <w:szCs w:val="18"/>
              </w:rPr>
              <w:t xml:space="preserve">Добавлено правило приема поля «Код по справочнику </w:t>
            </w:r>
            <w:r>
              <w:rPr>
                <w:sz w:val="18"/>
                <w:szCs w:val="18"/>
              </w:rPr>
              <w:t>«</w:t>
            </w:r>
            <w:r w:rsidRPr="00273CF9">
              <w:rPr>
                <w:sz w:val="18"/>
                <w:szCs w:val="18"/>
              </w:rPr>
              <w:t>Классификатор объектов капитального строительства</w:t>
            </w:r>
            <w:r>
              <w:rPr>
                <w:sz w:val="18"/>
                <w:szCs w:val="18"/>
              </w:rPr>
              <w:t>»</w:t>
            </w:r>
            <w:r w:rsidRPr="00273CF9">
              <w:rPr>
                <w:sz w:val="18"/>
                <w:szCs w:val="18"/>
              </w:rPr>
              <w:t xml:space="preserve"> (КОКС) (nsiKOKS)»</w:t>
            </w:r>
          </w:p>
        </w:tc>
      </w:tr>
      <w:tr w:rsidR="001D3AF5" w:rsidRPr="00273CF9" w14:paraId="12DAB76A" w14:textId="77777777" w:rsidTr="00D151C9">
        <w:trPr>
          <w:trHeight w:val="553"/>
        </w:trPr>
        <w:tc>
          <w:tcPr>
            <w:tcW w:w="562" w:type="dxa"/>
          </w:tcPr>
          <w:p w14:paraId="710FB805" w14:textId="73D6DB03" w:rsidR="001D3AF5" w:rsidRPr="00273CF9" w:rsidRDefault="001D3AF5" w:rsidP="003A70EC">
            <w:pPr>
              <w:pStyle w:val="ad"/>
              <w:rPr>
                <w:sz w:val="18"/>
                <w:szCs w:val="18"/>
                <w:lang w:val="uk-UA"/>
              </w:rPr>
            </w:pPr>
            <w:r w:rsidRPr="00273CF9">
              <w:rPr>
                <w:sz w:val="18"/>
                <w:szCs w:val="18"/>
                <w:lang w:val="uk-UA"/>
              </w:rPr>
              <w:t>5.8</w:t>
            </w:r>
          </w:p>
        </w:tc>
        <w:tc>
          <w:tcPr>
            <w:tcW w:w="1134" w:type="dxa"/>
          </w:tcPr>
          <w:p w14:paraId="031386CA" w14:textId="6C93D784" w:rsidR="001D3AF5" w:rsidRPr="00273CF9" w:rsidRDefault="001D3AF5" w:rsidP="003A70EC">
            <w:pPr>
              <w:pStyle w:val="ad"/>
              <w:rPr>
                <w:sz w:val="18"/>
                <w:szCs w:val="18"/>
                <w:lang w:val="uk-UA"/>
              </w:rPr>
            </w:pPr>
            <w:r w:rsidRPr="00273CF9">
              <w:rPr>
                <w:sz w:val="18"/>
                <w:szCs w:val="18"/>
                <w:lang w:val="uk-UA"/>
              </w:rPr>
              <w:t>10.09.2021</w:t>
            </w:r>
          </w:p>
        </w:tc>
        <w:tc>
          <w:tcPr>
            <w:tcW w:w="1275" w:type="dxa"/>
          </w:tcPr>
          <w:p w14:paraId="28ED56D2" w14:textId="573724DD" w:rsidR="001D3AF5" w:rsidRPr="00273CF9" w:rsidRDefault="001D3AF5" w:rsidP="003A70EC">
            <w:pPr>
              <w:pStyle w:val="ad"/>
            </w:pPr>
            <w:r w:rsidRPr="00273CF9">
              <w:rPr>
                <w:sz w:val="18"/>
                <w:szCs w:val="18"/>
              </w:rPr>
              <w:t>FCSNF-13676</w:t>
            </w:r>
          </w:p>
        </w:tc>
        <w:tc>
          <w:tcPr>
            <w:tcW w:w="6095" w:type="dxa"/>
          </w:tcPr>
          <w:p w14:paraId="34288DF5" w14:textId="2C08A853" w:rsidR="001D3AF5" w:rsidRPr="00273CF9" w:rsidRDefault="001D3AF5" w:rsidP="009C62F4">
            <w:pPr>
              <w:pStyle w:val="ad"/>
              <w:jc w:val="left"/>
              <w:rPr>
                <w:sz w:val="18"/>
                <w:szCs w:val="18"/>
              </w:rPr>
            </w:pPr>
            <w:r w:rsidRPr="00273CF9">
              <w:rPr>
                <w:sz w:val="18"/>
                <w:szCs w:val="18"/>
              </w:rPr>
              <w:t>Внесены новые требования в раздел «</w:t>
            </w:r>
            <w:r w:rsidRPr="00273CF9">
              <w:rPr>
                <w:sz w:val="18"/>
                <w:szCs w:val="18"/>
              </w:rPr>
              <w:fldChar w:fldCharType="begin"/>
            </w:r>
            <w:r w:rsidRPr="00273CF9">
              <w:rPr>
                <w:sz w:val="18"/>
                <w:szCs w:val="18"/>
              </w:rPr>
              <w:instrText xml:space="preserve"> REF _Ref82181830 \h  \* MERGEFORMAT </w:instrText>
            </w:r>
            <w:r w:rsidRPr="00273CF9">
              <w:rPr>
                <w:sz w:val="18"/>
                <w:szCs w:val="18"/>
              </w:rPr>
            </w:r>
            <w:r w:rsidRPr="00273CF9">
              <w:rPr>
                <w:sz w:val="18"/>
                <w:szCs w:val="18"/>
              </w:rPr>
              <w:fldChar w:fldCharType="separate"/>
            </w:r>
            <w:r w:rsidRPr="00273CF9">
              <w:rPr>
                <w:sz w:val="18"/>
                <w:szCs w:val="18"/>
              </w:rPr>
              <w:t>Прием документов по новой «бесшовной» интеграции</w:t>
            </w:r>
            <w:r w:rsidRPr="00273CF9">
              <w:rPr>
                <w:sz w:val="18"/>
                <w:szCs w:val="18"/>
              </w:rPr>
              <w:fldChar w:fldCharType="end"/>
            </w:r>
            <w:r w:rsidRPr="00273CF9">
              <w:rPr>
                <w:sz w:val="18"/>
                <w:szCs w:val="18"/>
              </w:rPr>
              <w:t>»</w:t>
            </w:r>
          </w:p>
        </w:tc>
      </w:tr>
      <w:tr w:rsidR="001D3AF5" w:rsidRPr="00273CF9" w14:paraId="248EA56B" w14:textId="77777777" w:rsidTr="00D151C9">
        <w:trPr>
          <w:trHeight w:val="553"/>
        </w:trPr>
        <w:tc>
          <w:tcPr>
            <w:tcW w:w="562" w:type="dxa"/>
          </w:tcPr>
          <w:p w14:paraId="425B25DA" w14:textId="76EDDA03" w:rsidR="001D3AF5" w:rsidRPr="00273CF9" w:rsidRDefault="001D3AF5" w:rsidP="003A70EC">
            <w:pPr>
              <w:pStyle w:val="ad"/>
              <w:rPr>
                <w:sz w:val="18"/>
                <w:szCs w:val="18"/>
              </w:rPr>
            </w:pPr>
            <w:r w:rsidRPr="00273CF9">
              <w:rPr>
                <w:sz w:val="18"/>
                <w:szCs w:val="18"/>
                <w:lang w:val="en-US"/>
              </w:rPr>
              <w:t>5.9</w:t>
            </w:r>
          </w:p>
        </w:tc>
        <w:tc>
          <w:tcPr>
            <w:tcW w:w="1134" w:type="dxa"/>
          </w:tcPr>
          <w:p w14:paraId="3DC7E1CE" w14:textId="7D2B8D88" w:rsidR="001D3AF5" w:rsidRPr="00273CF9" w:rsidRDefault="001D3AF5" w:rsidP="003A70EC">
            <w:pPr>
              <w:pStyle w:val="ad"/>
              <w:rPr>
                <w:sz w:val="18"/>
                <w:szCs w:val="18"/>
                <w:lang w:val="uk-UA"/>
              </w:rPr>
            </w:pPr>
            <w:r w:rsidRPr="00273CF9">
              <w:rPr>
                <w:sz w:val="18"/>
                <w:szCs w:val="18"/>
                <w:lang w:val="uk-UA"/>
              </w:rPr>
              <w:t>15.09.2021</w:t>
            </w:r>
          </w:p>
        </w:tc>
        <w:tc>
          <w:tcPr>
            <w:tcW w:w="1275" w:type="dxa"/>
          </w:tcPr>
          <w:p w14:paraId="67ECB076" w14:textId="5A377080" w:rsidR="001D3AF5" w:rsidRPr="00273CF9" w:rsidRDefault="001D3AF5" w:rsidP="003A70EC">
            <w:pPr>
              <w:pStyle w:val="ad"/>
            </w:pPr>
            <w:r w:rsidRPr="00273CF9">
              <w:rPr>
                <w:sz w:val="18"/>
                <w:szCs w:val="18"/>
              </w:rPr>
              <w:t>FCSNF-14290</w:t>
            </w:r>
          </w:p>
        </w:tc>
        <w:tc>
          <w:tcPr>
            <w:tcW w:w="6095" w:type="dxa"/>
          </w:tcPr>
          <w:p w14:paraId="59D522A3" w14:textId="77777777" w:rsidR="001D3AF5" w:rsidRPr="00273CF9" w:rsidRDefault="001D3AF5" w:rsidP="002D0245">
            <w:pPr>
              <w:pStyle w:val="ad"/>
              <w:numPr>
                <w:ilvl w:val="0"/>
                <w:numId w:val="124"/>
              </w:numPr>
              <w:jc w:val="left"/>
              <w:rPr>
                <w:sz w:val="18"/>
                <w:szCs w:val="18"/>
              </w:rPr>
            </w:pPr>
            <w:r w:rsidRPr="00273CF9">
              <w:rPr>
                <w:sz w:val="18"/>
                <w:szCs w:val="18"/>
              </w:rPr>
              <w:t>Изменены контроли:</w:t>
            </w:r>
          </w:p>
          <w:p w14:paraId="0911201D" w14:textId="0E1785C2" w:rsidR="001D3AF5" w:rsidRPr="00273CF9" w:rsidRDefault="001D3AF5" w:rsidP="00390FE2">
            <w:pPr>
              <w:pStyle w:val="ad"/>
              <w:ind w:left="720"/>
              <w:jc w:val="left"/>
              <w:rPr>
                <w:sz w:val="18"/>
                <w:szCs w:val="18"/>
              </w:rPr>
            </w:pPr>
            <w:r w:rsidRPr="00273CF9">
              <w:rPr>
                <w:sz w:val="18"/>
                <w:szCs w:val="18"/>
              </w:rPr>
              <w:t>РК_ИК_0293;</w:t>
            </w:r>
          </w:p>
          <w:p w14:paraId="64D609D1" w14:textId="564714AC" w:rsidR="001D3AF5" w:rsidRPr="00273CF9" w:rsidRDefault="001D3AF5" w:rsidP="00390FE2">
            <w:pPr>
              <w:pStyle w:val="ad"/>
              <w:ind w:left="720"/>
              <w:jc w:val="left"/>
              <w:rPr>
                <w:sz w:val="18"/>
                <w:szCs w:val="18"/>
              </w:rPr>
            </w:pPr>
            <w:r w:rsidRPr="00273CF9">
              <w:rPr>
                <w:sz w:val="18"/>
                <w:szCs w:val="18"/>
              </w:rPr>
              <w:t>РК_ИК_0361;</w:t>
            </w:r>
          </w:p>
          <w:p w14:paraId="51136E04" w14:textId="594B809D" w:rsidR="001D3AF5" w:rsidRPr="00273CF9" w:rsidRDefault="001D3AF5" w:rsidP="00390FE2">
            <w:pPr>
              <w:pStyle w:val="ad"/>
              <w:ind w:left="720"/>
              <w:jc w:val="left"/>
              <w:rPr>
                <w:sz w:val="18"/>
                <w:szCs w:val="18"/>
              </w:rPr>
            </w:pPr>
            <w:r w:rsidRPr="00273CF9">
              <w:rPr>
                <w:sz w:val="18"/>
                <w:szCs w:val="18"/>
              </w:rPr>
              <w:t>РК_ИК_0357;</w:t>
            </w:r>
          </w:p>
          <w:p w14:paraId="74460368" w14:textId="77777777" w:rsidR="001D3AF5" w:rsidRPr="00273CF9" w:rsidRDefault="001D3AF5" w:rsidP="002D0245">
            <w:pPr>
              <w:pStyle w:val="ad"/>
              <w:numPr>
                <w:ilvl w:val="0"/>
                <w:numId w:val="124"/>
              </w:numPr>
              <w:jc w:val="left"/>
              <w:rPr>
                <w:sz w:val="18"/>
                <w:szCs w:val="18"/>
              </w:rPr>
            </w:pPr>
            <w:r w:rsidRPr="00273CF9">
              <w:rPr>
                <w:sz w:val="18"/>
                <w:szCs w:val="18"/>
              </w:rPr>
              <w:t>Добавлены контроли:</w:t>
            </w:r>
          </w:p>
          <w:p w14:paraId="774E5627" w14:textId="3994AA38" w:rsidR="001D3AF5" w:rsidRPr="00273CF9" w:rsidRDefault="001D3AF5" w:rsidP="005E1B09">
            <w:pPr>
              <w:pStyle w:val="ad"/>
              <w:ind w:left="720"/>
              <w:jc w:val="left"/>
              <w:rPr>
                <w:sz w:val="18"/>
                <w:szCs w:val="18"/>
              </w:rPr>
            </w:pPr>
            <w:r w:rsidRPr="00273CF9">
              <w:rPr>
                <w:sz w:val="18"/>
                <w:szCs w:val="18"/>
              </w:rPr>
              <w:t>РК_ИК_0365;</w:t>
            </w:r>
          </w:p>
          <w:p w14:paraId="7E3A7B07" w14:textId="6291C6E8" w:rsidR="001D3AF5" w:rsidRPr="00273CF9" w:rsidRDefault="001D3AF5" w:rsidP="005E1B09">
            <w:pPr>
              <w:pStyle w:val="ad"/>
              <w:ind w:left="720"/>
              <w:jc w:val="left"/>
              <w:rPr>
                <w:sz w:val="18"/>
                <w:szCs w:val="18"/>
              </w:rPr>
            </w:pPr>
            <w:r w:rsidRPr="00273CF9">
              <w:rPr>
                <w:sz w:val="18"/>
                <w:szCs w:val="18"/>
              </w:rPr>
              <w:t>РК_ИК_0366;</w:t>
            </w:r>
          </w:p>
        </w:tc>
      </w:tr>
      <w:tr w:rsidR="001D3AF5" w:rsidRPr="00273CF9" w14:paraId="347EFF91" w14:textId="77777777" w:rsidTr="00D151C9">
        <w:trPr>
          <w:trHeight w:val="553"/>
        </w:trPr>
        <w:tc>
          <w:tcPr>
            <w:tcW w:w="562" w:type="dxa"/>
          </w:tcPr>
          <w:p w14:paraId="41C430A8" w14:textId="170E32A1" w:rsidR="001D3AF5" w:rsidRPr="00273CF9" w:rsidRDefault="001D3AF5" w:rsidP="0020292C">
            <w:pPr>
              <w:pStyle w:val="ad"/>
              <w:rPr>
                <w:sz w:val="18"/>
                <w:szCs w:val="18"/>
              </w:rPr>
            </w:pPr>
            <w:r w:rsidRPr="00273CF9">
              <w:rPr>
                <w:sz w:val="18"/>
                <w:szCs w:val="18"/>
              </w:rPr>
              <w:t>6.0</w:t>
            </w:r>
          </w:p>
        </w:tc>
        <w:tc>
          <w:tcPr>
            <w:tcW w:w="1134" w:type="dxa"/>
          </w:tcPr>
          <w:p w14:paraId="1E8B7945" w14:textId="78C38151" w:rsidR="001D3AF5" w:rsidRPr="00273CF9" w:rsidRDefault="001D3AF5" w:rsidP="0020292C">
            <w:pPr>
              <w:pStyle w:val="ad"/>
              <w:rPr>
                <w:sz w:val="18"/>
                <w:szCs w:val="18"/>
                <w:lang w:val="uk-UA"/>
              </w:rPr>
            </w:pPr>
            <w:r w:rsidRPr="00273CF9">
              <w:rPr>
                <w:sz w:val="18"/>
                <w:szCs w:val="18"/>
                <w:lang w:val="uk-UA"/>
              </w:rPr>
              <w:t>23.09.2021</w:t>
            </w:r>
          </w:p>
        </w:tc>
        <w:tc>
          <w:tcPr>
            <w:tcW w:w="1275" w:type="dxa"/>
          </w:tcPr>
          <w:p w14:paraId="1C45C178" w14:textId="4A7FD26A" w:rsidR="001D3AF5" w:rsidRPr="00273CF9" w:rsidRDefault="001D3AF5" w:rsidP="0020292C">
            <w:pPr>
              <w:pStyle w:val="ad"/>
            </w:pPr>
            <w:r w:rsidRPr="00273CF9">
              <w:rPr>
                <w:sz w:val="18"/>
                <w:szCs w:val="18"/>
              </w:rPr>
              <w:t>FCSNF-14090</w:t>
            </w:r>
          </w:p>
        </w:tc>
        <w:tc>
          <w:tcPr>
            <w:tcW w:w="6095" w:type="dxa"/>
          </w:tcPr>
          <w:p w14:paraId="732C5578" w14:textId="77777777" w:rsidR="001D3AF5" w:rsidRPr="00273CF9" w:rsidRDefault="001D3AF5" w:rsidP="002D0245">
            <w:pPr>
              <w:pStyle w:val="ad"/>
              <w:numPr>
                <w:ilvl w:val="0"/>
                <w:numId w:val="125"/>
              </w:numPr>
              <w:jc w:val="left"/>
              <w:rPr>
                <w:sz w:val="18"/>
                <w:szCs w:val="18"/>
              </w:rPr>
            </w:pPr>
            <w:r w:rsidRPr="00273CF9">
              <w:rPr>
                <w:sz w:val="18"/>
                <w:szCs w:val="18"/>
              </w:rPr>
              <w:t>Изменено правило приема для поля «Тип объекта закупки» для СОП «Закупка товара у единственного поставщика на сумму, предусмотренную частью 12 статьи 93 Закона № 44-ФЗ»</w:t>
            </w:r>
          </w:p>
          <w:p w14:paraId="3B1BCC72" w14:textId="07FAB2A2" w:rsidR="001D3AF5" w:rsidRPr="00273CF9" w:rsidRDefault="001D3AF5" w:rsidP="002D0245">
            <w:pPr>
              <w:pStyle w:val="ad"/>
              <w:numPr>
                <w:ilvl w:val="0"/>
                <w:numId w:val="125"/>
              </w:numPr>
              <w:jc w:val="left"/>
              <w:rPr>
                <w:sz w:val="18"/>
                <w:szCs w:val="18"/>
              </w:rPr>
            </w:pPr>
            <w:r w:rsidRPr="00273CF9">
              <w:rPr>
                <w:sz w:val="18"/>
                <w:szCs w:val="18"/>
              </w:rPr>
              <w:t>Изменено правило заполнения атрибута «Способ указания объема выполнения работы, оказания услуги» для родительских объектов закупок</w:t>
            </w:r>
          </w:p>
        </w:tc>
      </w:tr>
      <w:tr w:rsidR="001D3AF5" w:rsidRPr="00273CF9" w14:paraId="72144121" w14:textId="77777777" w:rsidTr="00D151C9">
        <w:trPr>
          <w:trHeight w:val="553"/>
        </w:trPr>
        <w:tc>
          <w:tcPr>
            <w:tcW w:w="562" w:type="dxa"/>
          </w:tcPr>
          <w:p w14:paraId="0AD51E3D" w14:textId="4D63B9B8" w:rsidR="001D3AF5" w:rsidRPr="00273CF9" w:rsidRDefault="001D3AF5" w:rsidP="0020292C">
            <w:pPr>
              <w:pStyle w:val="ad"/>
              <w:rPr>
                <w:sz w:val="18"/>
                <w:szCs w:val="18"/>
              </w:rPr>
            </w:pPr>
            <w:r w:rsidRPr="00273CF9">
              <w:rPr>
                <w:sz w:val="18"/>
                <w:szCs w:val="18"/>
              </w:rPr>
              <w:t>6.1</w:t>
            </w:r>
          </w:p>
        </w:tc>
        <w:tc>
          <w:tcPr>
            <w:tcW w:w="1134" w:type="dxa"/>
          </w:tcPr>
          <w:p w14:paraId="2CF5CD5F" w14:textId="7C5C0B11" w:rsidR="001D3AF5" w:rsidRPr="00273CF9" w:rsidRDefault="001D3AF5" w:rsidP="0020292C">
            <w:pPr>
              <w:pStyle w:val="ad"/>
              <w:rPr>
                <w:sz w:val="18"/>
                <w:szCs w:val="18"/>
                <w:lang w:val="uk-UA"/>
              </w:rPr>
            </w:pPr>
            <w:r w:rsidRPr="00273CF9">
              <w:rPr>
                <w:sz w:val="18"/>
                <w:szCs w:val="18"/>
                <w:lang w:val="uk-UA"/>
              </w:rPr>
              <w:t>07.10.2021</w:t>
            </w:r>
          </w:p>
        </w:tc>
        <w:tc>
          <w:tcPr>
            <w:tcW w:w="1275" w:type="dxa"/>
          </w:tcPr>
          <w:p w14:paraId="3127A5E5" w14:textId="460E7104" w:rsidR="001D3AF5" w:rsidRPr="00273CF9" w:rsidRDefault="001D3AF5" w:rsidP="0020292C">
            <w:pPr>
              <w:pStyle w:val="ad"/>
            </w:pPr>
            <w:r w:rsidRPr="00273CF9">
              <w:rPr>
                <w:sz w:val="18"/>
                <w:szCs w:val="18"/>
              </w:rPr>
              <w:t>FCSNF-14268</w:t>
            </w:r>
          </w:p>
        </w:tc>
        <w:tc>
          <w:tcPr>
            <w:tcW w:w="6095" w:type="dxa"/>
          </w:tcPr>
          <w:p w14:paraId="2685FFE1" w14:textId="1DA22EDE" w:rsidR="001D3AF5" w:rsidRPr="00273CF9" w:rsidRDefault="001D3AF5" w:rsidP="002D0245">
            <w:pPr>
              <w:pStyle w:val="ad"/>
              <w:numPr>
                <w:ilvl w:val="0"/>
                <w:numId w:val="126"/>
              </w:numPr>
              <w:jc w:val="left"/>
              <w:rPr>
                <w:rStyle w:val="af1"/>
                <w:color w:val="auto"/>
                <w:sz w:val="18"/>
                <w:szCs w:val="18"/>
                <w:u w:val="none"/>
              </w:rPr>
            </w:pPr>
            <w:r w:rsidRPr="00273CF9">
              <w:rPr>
                <w:sz w:val="18"/>
                <w:szCs w:val="18"/>
              </w:rPr>
              <w:t xml:space="preserve">Добавлен контроль </w:t>
            </w:r>
            <w:r w:rsidRPr="00273CF9">
              <w:rPr>
                <w:rStyle w:val="af1"/>
                <w:sz w:val="18"/>
                <w:szCs w:val="18"/>
                <w:u w:val="dotted"/>
              </w:rPr>
              <w:fldChar w:fldCharType="begin"/>
            </w:r>
            <w:r w:rsidRPr="00273CF9">
              <w:rPr>
                <w:rStyle w:val="af1"/>
                <w:sz w:val="18"/>
                <w:szCs w:val="18"/>
                <w:u w:val="dotted"/>
              </w:rPr>
              <w:instrText xml:space="preserve"> REF РК_ИК_0367 \h  \* MERGEFORMAT </w:instrText>
            </w:r>
            <w:r w:rsidRPr="00273CF9">
              <w:rPr>
                <w:rStyle w:val="af1"/>
                <w:sz w:val="18"/>
                <w:szCs w:val="18"/>
                <w:u w:val="dotted"/>
              </w:rPr>
            </w:r>
            <w:r w:rsidRPr="00273CF9">
              <w:rPr>
                <w:rStyle w:val="af1"/>
                <w:sz w:val="18"/>
                <w:szCs w:val="18"/>
                <w:u w:val="dotted"/>
              </w:rPr>
              <w:fldChar w:fldCharType="separate"/>
            </w:r>
            <w:r w:rsidRPr="00273CF9">
              <w:rPr>
                <w:rStyle w:val="af1"/>
                <w:sz w:val="18"/>
                <w:szCs w:val="18"/>
                <w:u w:val="dotted"/>
              </w:rPr>
              <w:t>РК_ИК_0367</w:t>
            </w:r>
            <w:r w:rsidRPr="00273CF9">
              <w:rPr>
                <w:rStyle w:val="af1"/>
                <w:sz w:val="18"/>
                <w:szCs w:val="18"/>
                <w:u w:val="dotted"/>
              </w:rPr>
              <w:fldChar w:fldCharType="end"/>
            </w:r>
            <w:r w:rsidRPr="00273CF9">
              <w:rPr>
                <w:rStyle w:val="af1"/>
                <w:sz w:val="18"/>
                <w:szCs w:val="18"/>
                <w:u w:val="none"/>
                <w:lang w:val="en-US"/>
              </w:rPr>
              <w:t>;</w:t>
            </w:r>
          </w:p>
          <w:p w14:paraId="71ECAC53" w14:textId="032D6262" w:rsidR="001D3AF5" w:rsidRPr="00273CF9" w:rsidRDefault="001D3AF5" w:rsidP="002D0245">
            <w:pPr>
              <w:pStyle w:val="ad"/>
              <w:numPr>
                <w:ilvl w:val="0"/>
                <w:numId w:val="126"/>
              </w:numPr>
              <w:jc w:val="left"/>
              <w:rPr>
                <w:sz w:val="18"/>
                <w:szCs w:val="18"/>
              </w:rPr>
            </w:pPr>
            <w:r w:rsidRPr="00273CF9">
              <w:rPr>
                <w:sz w:val="18"/>
                <w:szCs w:val="18"/>
              </w:rPr>
              <w:t xml:space="preserve">Внесены изменения в контроль </w:t>
            </w:r>
            <w:r w:rsidRPr="00273CF9">
              <w:rPr>
                <w:sz w:val="18"/>
                <w:szCs w:val="18"/>
              </w:rPr>
              <w:fldChar w:fldCharType="begin"/>
            </w:r>
            <w:r w:rsidRPr="00273CF9">
              <w:rPr>
                <w:sz w:val="18"/>
                <w:szCs w:val="18"/>
              </w:rPr>
              <w:instrText xml:space="preserve"> REF РК_ИК_0132 \h  \* MERGEFORMAT </w:instrText>
            </w:r>
            <w:r w:rsidRPr="00273CF9">
              <w:rPr>
                <w:sz w:val="18"/>
                <w:szCs w:val="18"/>
              </w:rPr>
            </w:r>
            <w:r w:rsidRPr="00273CF9">
              <w:rPr>
                <w:sz w:val="18"/>
                <w:szCs w:val="18"/>
              </w:rPr>
              <w:fldChar w:fldCharType="separate"/>
            </w:r>
            <w:r w:rsidRPr="00273CF9">
              <w:rPr>
                <w:sz w:val="18"/>
                <w:szCs w:val="18"/>
                <w:u w:val="dotted"/>
              </w:rPr>
              <w:t>РК_ИК_0132</w:t>
            </w:r>
            <w:r w:rsidRPr="00273CF9">
              <w:rPr>
                <w:sz w:val="18"/>
                <w:szCs w:val="18"/>
              </w:rPr>
              <w:fldChar w:fldCharType="end"/>
            </w:r>
            <w:r w:rsidRPr="00273CF9">
              <w:rPr>
                <w:sz w:val="18"/>
                <w:szCs w:val="18"/>
              </w:rPr>
              <w:t>;</w:t>
            </w:r>
          </w:p>
          <w:p w14:paraId="59141270" w14:textId="06904DBF" w:rsidR="001D3AF5" w:rsidRPr="00273CF9" w:rsidRDefault="001D3AF5" w:rsidP="002D0245">
            <w:pPr>
              <w:pStyle w:val="ad"/>
              <w:numPr>
                <w:ilvl w:val="0"/>
                <w:numId w:val="126"/>
              </w:numPr>
              <w:jc w:val="left"/>
              <w:rPr>
                <w:sz w:val="18"/>
                <w:szCs w:val="18"/>
              </w:rPr>
            </w:pPr>
            <w:r w:rsidRPr="00273CF9">
              <w:rPr>
                <w:sz w:val="18"/>
                <w:szCs w:val="18"/>
              </w:rPr>
              <w:t xml:space="preserve">Добавлено требование к обработке </w:t>
            </w:r>
            <w:r w:rsidRPr="00273CF9">
              <w:rPr>
                <w:sz w:val="18"/>
                <w:szCs w:val="18"/>
                <w:u w:val="dotted"/>
              </w:rPr>
              <w:fldChar w:fldCharType="begin"/>
            </w:r>
            <w:r w:rsidRPr="00273CF9">
              <w:rPr>
                <w:sz w:val="18"/>
                <w:szCs w:val="18"/>
                <w:u w:val="dotted"/>
              </w:rPr>
              <w:instrText xml:space="preserve"> REF FCSNF_14268_1 \h  \* MERGEFORMAT </w:instrText>
            </w:r>
            <w:r w:rsidRPr="00273CF9">
              <w:rPr>
                <w:sz w:val="18"/>
                <w:szCs w:val="18"/>
                <w:u w:val="dotted"/>
              </w:rPr>
            </w:r>
            <w:r w:rsidRPr="00273CF9">
              <w:rPr>
                <w:sz w:val="18"/>
                <w:szCs w:val="18"/>
                <w:u w:val="dotted"/>
              </w:rPr>
              <w:fldChar w:fldCharType="separate"/>
            </w:r>
            <w:r w:rsidRPr="00273CF9">
              <w:rPr>
                <w:sz w:val="18"/>
                <w:szCs w:val="18"/>
                <w:u w:val="dotted"/>
              </w:rPr>
              <w:t>поля «Документ сформирован на основании платежного документа, полученного из ПУР/АСФК» (isPURorASFKBased)</w:t>
            </w:r>
            <w:r w:rsidRPr="00273CF9">
              <w:rPr>
                <w:sz w:val="18"/>
                <w:szCs w:val="18"/>
                <w:u w:val="dotted"/>
              </w:rPr>
              <w:fldChar w:fldCharType="end"/>
            </w:r>
          </w:p>
        </w:tc>
      </w:tr>
      <w:tr w:rsidR="001D3AF5" w:rsidRPr="00273CF9" w14:paraId="53DE6542" w14:textId="77777777" w:rsidTr="00D151C9">
        <w:trPr>
          <w:trHeight w:val="553"/>
        </w:trPr>
        <w:tc>
          <w:tcPr>
            <w:tcW w:w="562" w:type="dxa"/>
          </w:tcPr>
          <w:p w14:paraId="3FF3EC92" w14:textId="57A13973" w:rsidR="001D3AF5" w:rsidRPr="00273CF9" w:rsidRDefault="001D3AF5" w:rsidP="005314E0">
            <w:pPr>
              <w:pStyle w:val="ad"/>
              <w:rPr>
                <w:sz w:val="18"/>
                <w:szCs w:val="18"/>
              </w:rPr>
            </w:pPr>
            <w:r w:rsidRPr="00273CF9">
              <w:rPr>
                <w:sz w:val="18"/>
                <w:szCs w:val="18"/>
              </w:rPr>
              <w:t>6.2</w:t>
            </w:r>
          </w:p>
        </w:tc>
        <w:tc>
          <w:tcPr>
            <w:tcW w:w="1134" w:type="dxa"/>
          </w:tcPr>
          <w:p w14:paraId="0BC773CF" w14:textId="295DE810" w:rsidR="001D3AF5" w:rsidRPr="00273CF9" w:rsidRDefault="001D3AF5" w:rsidP="005314E0">
            <w:pPr>
              <w:pStyle w:val="ad"/>
              <w:rPr>
                <w:sz w:val="18"/>
                <w:szCs w:val="18"/>
                <w:lang w:val="uk-UA"/>
              </w:rPr>
            </w:pPr>
            <w:r w:rsidRPr="00273CF9">
              <w:rPr>
                <w:sz w:val="18"/>
                <w:szCs w:val="18"/>
                <w:lang w:val="uk-UA"/>
              </w:rPr>
              <w:t>03.11.2021</w:t>
            </w:r>
          </w:p>
        </w:tc>
        <w:tc>
          <w:tcPr>
            <w:tcW w:w="1275" w:type="dxa"/>
          </w:tcPr>
          <w:p w14:paraId="45CD0B04" w14:textId="69577D54" w:rsidR="001D3AF5" w:rsidRPr="00273CF9" w:rsidRDefault="001D3AF5" w:rsidP="005314E0">
            <w:pPr>
              <w:pStyle w:val="ad"/>
            </w:pPr>
            <w:r w:rsidRPr="00273CF9">
              <w:rPr>
                <w:sz w:val="18"/>
                <w:szCs w:val="18"/>
              </w:rPr>
              <w:t>FCSNF-14625</w:t>
            </w:r>
          </w:p>
        </w:tc>
        <w:tc>
          <w:tcPr>
            <w:tcW w:w="6095" w:type="dxa"/>
          </w:tcPr>
          <w:p w14:paraId="28D5E2B9" w14:textId="0FD0BAE6" w:rsidR="001D3AF5" w:rsidRPr="00273CF9" w:rsidRDefault="001D3AF5" w:rsidP="002D0245">
            <w:pPr>
              <w:pStyle w:val="ad"/>
              <w:numPr>
                <w:ilvl w:val="0"/>
                <w:numId w:val="127"/>
              </w:numPr>
              <w:jc w:val="left"/>
              <w:rPr>
                <w:sz w:val="18"/>
                <w:szCs w:val="18"/>
              </w:rPr>
            </w:pPr>
            <w:r w:rsidRPr="00273CF9">
              <w:rPr>
                <w:sz w:val="18"/>
                <w:szCs w:val="18"/>
              </w:rPr>
              <w:t>Изменены наименования полей в части переименования банковской гарантии в независимую гарантию и банка в гаранта.</w:t>
            </w:r>
          </w:p>
          <w:p w14:paraId="6919F717" w14:textId="77777777" w:rsidR="001D3AF5" w:rsidRPr="00273CF9" w:rsidRDefault="001D3AF5" w:rsidP="002D0245">
            <w:pPr>
              <w:pStyle w:val="ad"/>
              <w:numPr>
                <w:ilvl w:val="0"/>
                <w:numId w:val="127"/>
              </w:numPr>
              <w:jc w:val="left"/>
              <w:rPr>
                <w:sz w:val="18"/>
                <w:szCs w:val="18"/>
              </w:rPr>
            </w:pPr>
            <w:r w:rsidRPr="00273CF9">
              <w:rPr>
                <w:sz w:val="18"/>
                <w:szCs w:val="18"/>
              </w:rPr>
              <w:t>Изменены контроли:</w:t>
            </w:r>
          </w:p>
          <w:p w14:paraId="2D43279A" w14:textId="77777777" w:rsidR="001D3AF5" w:rsidRPr="00273CF9" w:rsidRDefault="001D3AF5" w:rsidP="0002517E">
            <w:pPr>
              <w:pStyle w:val="ad"/>
              <w:ind w:left="720"/>
              <w:jc w:val="left"/>
              <w:rPr>
                <w:sz w:val="18"/>
                <w:szCs w:val="18"/>
              </w:rPr>
            </w:pPr>
            <w:r w:rsidRPr="00273CF9">
              <w:rPr>
                <w:sz w:val="18"/>
                <w:szCs w:val="18"/>
              </w:rPr>
              <w:t>РК_ИК_0046</w:t>
            </w:r>
          </w:p>
          <w:p w14:paraId="7084781A" w14:textId="77777777" w:rsidR="001D3AF5" w:rsidRPr="00273CF9" w:rsidRDefault="001D3AF5" w:rsidP="0002517E">
            <w:pPr>
              <w:pStyle w:val="ad"/>
              <w:ind w:left="720"/>
              <w:jc w:val="left"/>
              <w:rPr>
                <w:sz w:val="18"/>
                <w:szCs w:val="18"/>
              </w:rPr>
            </w:pPr>
            <w:r w:rsidRPr="00273CF9">
              <w:rPr>
                <w:sz w:val="18"/>
                <w:szCs w:val="18"/>
              </w:rPr>
              <w:t>РК_ИК_0290</w:t>
            </w:r>
          </w:p>
          <w:p w14:paraId="00BCAC9A" w14:textId="77777777" w:rsidR="001D3AF5" w:rsidRPr="00273CF9" w:rsidRDefault="001D3AF5" w:rsidP="0002517E">
            <w:pPr>
              <w:pStyle w:val="ad"/>
              <w:ind w:left="720"/>
              <w:jc w:val="left"/>
              <w:rPr>
                <w:sz w:val="18"/>
                <w:szCs w:val="18"/>
              </w:rPr>
            </w:pPr>
            <w:r w:rsidRPr="00273CF9">
              <w:rPr>
                <w:sz w:val="18"/>
                <w:szCs w:val="18"/>
              </w:rPr>
              <w:t>РК_ИК_0171</w:t>
            </w:r>
          </w:p>
          <w:p w14:paraId="222AAEC6" w14:textId="77777777" w:rsidR="001D3AF5" w:rsidRPr="00273CF9" w:rsidRDefault="001D3AF5" w:rsidP="0002517E">
            <w:pPr>
              <w:pStyle w:val="ad"/>
              <w:ind w:left="720"/>
              <w:jc w:val="left"/>
              <w:rPr>
                <w:sz w:val="18"/>
                <w:szCs w:val="18"/>
              </w:rPr>
            </w:pPr>
            <w:r w:rsidRPr="00273CF9">
              <w:rPr>
                <w:sz w:val="18"/>
                <w:szCs w:val="18"/>
              </w:rPr>
              <w:t>РК_ИК_0174</w:t>
            </w:r>
          </w:p>
          <w:p w14:paraId="0DD5A094" w14:textId="77777777" w:rsidR="001D3AF5" w:rsidRPr="00273CF9" w:rsidRDefault="001D3AF5" w:rsidP="0002517E">
            <w:pPr>
              <w:pStyle w:val="ad"/>
              <w:ind w:left="720"/>
              <w:jc w:val="left"/>
              <w:rPr>
                <w:sz w:val="18"/>
                <w:szCs w:val="18"/>
              </w:rPr>
            </w:pPr>
            <w:r w:rsidRPr="00273CF9">
              <w:rPr>
                <w:sz w:val="18"/>
                <w:szCs w:val="18"/>
              </w:rPr>
              <w:t>РК_ИК_0097</w:t>
            </w:r>
          </w:p>
          <w:p w14:paraId="0316A1CB" w14:textId="77777777" w:rsidR="001D3AF5" w:rsidRPr="00273CF9" w:rsidRDefault="001D3AF5" w:rsidP="0002517E">
            <w:pPr>
              <w:pStyle w:val="ad"/>
              <w:ind w:left="720"/>
              <w:jc w:val="left"/>
              <w:rPr>
                <w:sz w:val="18"/>
                <w:szCs w:val="18"/>
              </w:rPr>
            </w:pPr>
            <w:r w:rsidRPr="00273CF9">
              <w:rPr>
                <w:sz w:val="18"/>
                <w:szCs w:val="18"/>
              </w:rPr>
              <w:t>РК_ИК_0100</w:t>
            </w:r>
          </w:p>
          <w:p w14:paraId="04411963" w14:textId="77777777" w:rsidR="001D3AF5" w:rsidRPr="00273CF9" w:rsidRDefault="001D3AF5" w:rsidP="0002517E">
            <w:pPr>
              <w:pStyle w:val="ad"/>
              <w:ind w:left="720"/>
              <w:jc w:val="left"/>
              <w:rPr>
                <w:sz w:val="18"/>
                <w:szCs w:val="18"/>
              </w:rPr>
            </w:pPr>
            <w:r w:rsidRPr="00273CF9">
              <w:rPr>
                <w:sz w:val="18"/>
                <w:szCs w:val="18"/>
              </w:rPr>
              <w:t>РК_ИК_0075</w:t>
            </w:r>
          </w:p>
          <w:p w14:paraId="3F3110E4" w14:textId="094D3E3B" w:rsidR="001D3AF5" w:rsidRPr="00273CF9" w:rsidRDefault="001D3AF5" w:rsidP="0002517E">
            <w:pPr>
              <w:pStyle w:val="ad"/>
              <w:ind w:left="720"/>
              <w:jc w:val="left"/>
              <w:rPr>
                <w:sz w:val="18"/>
                <w:szCs w:val="18"/>
              </w:rPr>
            </w:pPr>
            <w:r w:rsidRPr="00273CF9">
              <w:rPr>
                <w:sz w:val="18"/>
                <w:szCs w:val="18"/>
              </w:rPr>
              <w:t>РК_ИК_0293</w:t>
            </w:r>
          </w:p>
          <w:p w14:paraId="73592596" w14:textId="71A53F78" w:rsidR="001D3AF5" w:rsidRPr="00273CF9" w:rsidRDefault="001D3AF5" w:rsidP="0002517E">
            <w:pPr>
              <w:pStyle w:val="ad"/>
              <w:ind w:left="720"/>
              <w:jc w:val="left"/>
              <w:rPr>
                <w:sz w:val="18"/>
                <w:szCs w:val="18"/>
              </w:rPr>
            </w:pPr>
            <w:r w:rsidRPr="00273CF9">
              <w:rPr>
                <w:sz w:val="18"/>
                <w:szCs w:val="18"/>
              </w:rPr>
              <w:t>РК_ИК_0128</w:t>
            </w:r>
          </w:p>
          <w:p w14:paraId="7D0E3057" w14:textId="77777777" w:rsidR="001D3AF5" w:rsidRPr="00273CF9" w:rsidRDefault="001D3AF5" w:rsidP="0002517E">
            <w:pPr>
              <w:pStyle w:val="ad"/>
              <w:ind w:left="720"/>
              <w:jc w:val="left"/>
              <w:rPr>
                <w:sz w:val="18"/>
                <w:szCs w:val="18"/>
              </w:rPr>
            </w:pPr>
            <w:r w:rsidRPr="00273CF9">
              <w:rPr>
                <w:sz w:val="18"/>
                <w:szCs w:val="18"/>
              </w:rPr>
              <w:t>РК_ИК_0183</w:t>
            </w:r>
          </w:p>
          <w:p w14:paraId="1EF61813" w14:textId="77777777" w:rsidR="001D3AF5" w:rsidRPr="00273CF9" w:rsidRDefault="001D3AF5" w:rsidP="0002517E">
            <w:pPr>
              <w:pStyle w:val="ad"/>
              <w:ind w:left="720"/>
              <w:jc w:val="left"/>
              <w:rPr>
                <w:sz w:val="18"/>
                <w:szCs w:val="18"/>
              </w:rPr>
            </w:pPr>
            <w:r w:rsidRPr="00273CF9">
              <w:rPr>
                <w:sz w:val="18"/>
                <w:szCs w:val="18"/>
              </w:rPr>
              <w:t>РК_ИК_0184</w:t>
            </w:r>
          </w:p>
          <w:p w14:paraId="21FA1BA1" w14:textId="77777777" w:rsidR="001D3AF5" w:rsidRPr="00273CF9" w:rsidRDefault="001D3AF5" w:rsidP="0002517E">
            <w:pPr>
              <w:pStyle w:val="ad"/>
              <w:ind w:left="720"/>
              <w:jc w:val="left"/>
              <w:rPr>
                <w:sz w:val="18"/>
                <w:szCs w:val="18"/>
              </w:rPr>
            </w:pPr>
            <w:r w:rsidRPr="00273CF9">
              <w:rPr>
                <w:sz w:val="18"/>
                <w:szCs w:val="18"/>
              </w:rPr>
              <w:t>РК_ИК_0076</w:t>
            </w:r>
          </w:p>
          <w:p w14:paraId="622CC371" w14:textId="77777777" w:rsidR="001D3AF5" w:rsidRPr="00273CF9" w:rsidRDefault="001D3AF5" w:rsidP="0002517E">
            <w:pPr>
              <w:pStyle w:val="ad"/>
              <w:ind w:left="720"/>
              <w:jc w:val="left"/>
              <w:rPr>
                <w:sz w:val="18"/>
                <w:szCs w:val="18"/>
              </w:rPr>
            </w:pPr>
            <w:r w:rsidRPr="00273CF9">
              <w:rPr>
                <w:sz w:val="18"/>
                <w:szCs w:val="18"/>
              </w:rPr>
              <w:t>РК_ИК_0294</w:t>
            </w:r>
          </w:p>
          <w:p w14:paraId="662C7DAE" w14:textId="512AEEAE" w:rsidR="001D3AF5" w:rsidRPr="00273CF9" w:rsidRDefault="001D3AF5" w:rsidP="0002517E">
            <w:pPr>
              <w:pStyle w:val="ad"/>
              <w:ind w:left="720"/>
              <w:jc w:val="left"/>
              <w:rPr>
                <w:sz w:val="18"/>
                <w:szCs w:val="18"/>
              </w:rPr>
            </w:pPr>
            <w:r w:rsidRPr="00273CF9">
              <w:rPr>
                <w:sz w:val="18"/>
                <w:szCs w:val="18"/>
              </w:rPr>
              <w:t>РК_ИК_0067</w:t>
            </w:r>
          </w:p>
        </w:tc>
      </w:tr>
      <w:tr w:rsidR="001D3AF5" w:rsidRPr="00273CF9" w14:paraId="53F52F64" w14:textId="77777777" w:rsidTr="00D151C9">
        <w:trPr>
          <w:trHeight w:val="553"/>
        </w:trPr>
        <w:tc>
          <w:tcPr>
            <w:tcW w:w="562" w:type="dxa"/>
          </w:tcPr>
          <w:p w14:paraId="1621359D" w14:textId="4AA978C7" w:rsidR="001D3AF5" w:rsidRPr="00273CF9" w:rsidRDefault="001D3AF5" w:rsidP="0039601B">
            <w:pPr>
              <w:pStyle w:val="ad"/>
              <w:rPr>
                <w:sz w:val="18"/>
                <w:szCs w:val="18"/>
              </w:rPr>
            </w:pPr>
            <w:r w:rsidRPr="00273CF9">
              <w:rPr>
                <w:sz w:val="18"/>
                <w:szCs w:val="18"/>
              </w:rPr>
              <w:t>6.3</w:t>
            </w:r>
          </w:p>
        </w:tc>
        <w:tc>
          <w:tcPr>
            <w:tcW w:w="1134" w:type="dxa"/>
          </w:tcPr>
          <w:p w14:paraId="13128362" w14:textId="1A7ABDEB" w:rsidR="001D3AF5" w:rsidRPr="00273CF9" w:rsidRDefault="001D3AF5" w:rsidP="0039601B">
            <w:pPr>
              <w:pStyle w:val="ad"/>
              <w:rPr>
                <w:sz w:val="18"/>
                <w:szCs w:val="18"/>
                <w:lang w:val="uk-UA"/>
              </w:rPr>
            </w:pPr>
            <w:r w:rsidRPr="00273CF9">
              <w:rPr>
                <w:sz w:val="18"/>
                <w:szCs w:val="18"/>
                <w:lang w:val="uk-UA"/>
              </w:rPr>
              <w:t>08.11.2021</w:t>
            </w:r>
          </w:p>
        </w:tc>
        <w:tc>
          <w:tcPr>
            <w:tcW w:w="1275" w:type="dxa"/>
          </w:tcPr>
          <w:p w14:paraId="6525AC3F" w14:textId="4C1FF0A4" w:rsidR="001D3AF5" w:rsidRPr="00273CF9" w:rsidRDefault="001D3AF5" w:rsidP="0039601B">
            <w:pPr>
              <w:pStyle w:val="ad"/>
            </w:pPr>
            <w:r w:rsidRPr="00273CF9">
              <w:rPr>
                <w:sz w:val="18"/>
                <w:szCs w:val="18"/>
              </w:rPr>
              <w:t>FCS-171637</w:t>
            </w:r>
          </w:p>
        </w:tc>
        <w:tc>
          <w:tcPr>
            <w:tcW w:w="6095" w:type="dxa"/>
          </w:tcPr>
          <w:p w14:paraId="714DE272" w14:textId="2260DFF3" w:rsidR="001D3AF5" w:rsidRPr="00273CF9" w:rsidRDefault="001D3AF5" w:rsidP="002D0245">
            <w:pPr>
              <w:pStyle w:val="ad"/>
              <w:numPr>
                <w:ilvl w:val="0"/>
                <w:numId w:val="128"/>
              </w:numPr>
              <w:jc w:val="left"/>
              <w:rPr>
                <w:sz w:val="18"/>
                <w:szCs w:val="18"/>
              </w:rPr>
            </w:pPr>
            <w:r w:rsidRPr="00273CF9">
              <w:rPr>
                <w:sz w:val="18"/>
                <w:szCs w:val="18"/>
              </w:rPr>
              <w:t>Изменен контроль РК_ИК_0273</w:t>
            </w:r>
          </w:p>
        </w:tc>
      </w:tr>
      <w:tr w:rsidR="001D3AF5" w:rsidRPr="00273CF9" w14:paraId="2E5E3CEF" w14:textId="77777777" w:rsidTr="00D151C9">
        <w:trPr>
          <w:trHeight w:val="553"/>
        </w:trPr>
        <w:tc>
          <w:tcPr>
            <w:tcW w:w="562" w:type="dxa"/>
          </w:tcPr>
          <w:p w14:paraId="1DE13952" w14:textId="3920C860" w:rsidR="001D3AF5" w:rsidRPr="00273CF9" w:rsidRDefault="001D3AF5" w:rsidP="0039601B">
            <w:pPr>
              <w:pStyle w:val="ad"/>
              <w:rPr>
                <w:sz w:val="18"/>
                <w:szCs w:val="18"/>
              </w:rPr>
            </w:pPr>
            <w:r w:rsidRPr="00273CF9">
              <w:rPr>
                <w:sz w:val="18"/>
                <w:szCs w:val="18"/>
              </w:rPr>
              <w:t>6.4</w:t>
            </w:r>
          </w:p>
        </w:tc>
        <w:tc>
          <w:tcPr>
            <w:tcW w:w="1134" w:type="dxa"/>
          </w:tcPr>
          <w:p w14:paraId="6460BD94" w14:textId="66AB5F85" w:rsidR="001D3AF5" w:rsidRPr="00273CF9" w:rsidRDefault="001D3AF5" w:rsidP="0039601B">
            <w:pPr>
              <w:pStyle w:val="ad"/>
              <w:rPr>
                <w:sz w:val="18"/>
                <w:szCs w:val="18"/>
                <w:lang w:val="uk-UA"/>
              </w:rPr>
            </w:pPr>
            <w:r w:rsidRPr="00273CF9">
              <w:rPr>
                <w:sz w:val="18"/>
                <w:szCs w:val="18"/>
                <w:lang w:val="uk-UA"/>
              </w:rPr>
              <w:t>12.11.2021</w:t>
            </w:r>
          </w:p>
        </w:tc>
        <w:tc>
          <w:tcPr>
            <w:tcW w:w="1275" w:type="dxa"/>
          </w:tcPr>
          <w:p w14:paraId="69A12DC1" w14:textId="700159B6" w:rsidR="001D3AF5" w:rsidRPr="00273CF9" w:rsidRDefault="001D3AF5" w:rsidP="0039601B">
            <w:pPr>
              <w:pStyle w:val="ad"/>
            </w:pPr>
            <w:r w:rsidRPr="00273CF9">
              <w:rPr>
                <w:sz w:val="18"/>
                <w:szCs w:val="18"/>
              </w:rPr>
              <w:t>FCSNF-14654</w:t>
            </w:r>
          </w:p>
        </w:tc>
        <w:tc>
          <w:tcPr>
            <w:tcW w:w="6095" w:type="dxa"/>
          </w:tcPr>
          <w:p w14:paraId="2A5CE813" w14:textId="52CF5B07" w:rsidR="001D3AF5" w:rsidRPr="00273CF9" w:rsidRDefault="001D3AF5" w:rsidP="002D0245">
            <w:pPr>
              <w:pStyle w:val="ad"/>
              <w:numPr>
                <w:ilvl w:val="0"/>
                <w:numId w:val="129"/>
              </w:numPr>
              <w:jc w:val="left"/>
              <w:rPr>
                <w:sz w:val="18"/>
                <w:szCs w:val="18"/>
              </w:rPr>
            </w:pPr>
            <w:r w:rsidRPr="00273CF9">
              <w:rPr>
                <w:sz w:val="18"/>
                <w:szCs w:val="18"/>
              </w:rPr>
              <w:t>Изменены правила приема полей:</w:t>
            </w:r>
          </w:p>
          <w:p w14:paraId="77E40557" w14:textId="48DFC490" w:rsidR="001D3AF5" w:rsidRPr="00273CF9" w:rsidRDefault="001D3AF5" w:rsidP="00DD2C3B">
            <w:pPr>
              <w:pStyle w:val="ad"/>
              <w:ind w:left="720"/>
              <w:jc w:val="left"/>
              <w:rPr>
                <w:sz w:val="18"/>
                <w:szCs w:val="18"/>
                <w:lang w:val="en-US"/>
              </w:rPr>
            </w:pPr>
            <w:r w:rsidRPr="00273CF9">
              <w:rPr>
                <w:sz w:val="18"/>
                <w:szCs w:val="18"/>
                <w:lang w:val="en-US"/>
              </w:rPr>
              <w:t>- «</w:t>
            </w:r>
            <w:r w:rsidRPr="00273CF9">
              <w:rPr>
                <w:sz w:val="18"/>
                <w:szCs w:val="18"/>
              </w:rPr>
              <w:t>Идентификатор</w:t>
            </w:r>
            <w:r w:rsidRPr="00273CF9">
              <w:rPr>
                <w:sz w:val="18"/>
                <w:szCs w:val="18"/>
                <w:lang w:val="en-US"/>
              </w:rPr>
              <w:t xml:space="preserve"> </w:t>
            </w:r>
            <w:r w:rsidRPr="00273CF9">
              <w:rPr>
                <w:sz w:val="18"/>
                <w:szCs w:val="18"/>
              </w:rPr>
              <w:t>документа</w:t>
            </w:r>
            <w:r w:rsidRPr="00273CF9">
              <w:rPr>
                <w:sz w:val="18"/>
                <w:szCs w:val="18"/>
                <w:lang w:val="en-US"/>
              </w:rPr>
              <w:t xml:space="preserve"> </w:t>
            </w:r>
            <w:r w:rsidRPr="00273CF9">
              <w:rPr>
                <w:sz w:val="18"/>
                <w:szCs w:val="18"/>
              </w:rPr>
              <w:t>в</w:t>
            </w:r>
            <w:r w:rsidRPr="00273CF9">
              <w:rPr>
                <w:sz w:val="18"/>
                <w:szCs w:val="18"/>
                <w:lang w:val="en-US"/>
              </w:rPr>
              <w:t xml:space="preserve"> </w:t>
            </w:r>
            <w:r w:rsidRPr="00273CF9">
              <w:rPr>
                <w:sz w:val="18"/>
                <w:szCs w:val="18"/>
              </w:rPr>
              <w:t>ЕИС</w:t>
            </w:r>
            <w:r w:rsidRPr="00273CF9">
              <w:rPr>
                <w:sz w:val="18"/>
                <w:szCs w:val="18"/>
                <w:lang w:val="en-US"/>
              </w:rPr>
              <w:t>» (executions/execution/docAcceptance/sid);</w:t>
            </w:r>
          </w:p>
          <w:p w14:paraId="3ACA508D" w14:textId="38A9D6B9" w:rsidR="001D3AF5" w:rsidRPr="00273CF9" w:rsidRDefault="001D3AF5" w:rsidP="00DD2C3B">
            <w:pPr>
              <w:pStyle w:val="ad"/>
              <w:ind w:left="720"/>
              <w:jc w:val="left"/>
              <w:rPr>
                <w:sz w:val="18"/>
                <w:szCs w:val="18"/>
                <w:lang w:val="en-US"/>
              </w:rPr>
            </w:pPr>
            <w:r w:rsidRPr="00273CF9">
              <w:rPr>
                <w:sz w:val="18"/>
                <w:szCs w:val="18"/>
                <w:lang w:val="en-US"/>
              </w:rPr>
              <w:t>- «Идентификатор документа в ЕИС» (executions/execution/payDoc/sid);</w:t>
            </w:r>
          </w:p>
          <w:p w14:paraId="1DDD72E2" w14:textId="071220C3" w:rsidR="001D3AF5" w:rsidRPr="00273CF9" w:rsidRDefault="001D3AF5" w:rsidP="00DD2C3B">
            <w:pPr>
              <w:pStyle w:val="ad"/>
              <w:ind w:left="720"/>
              <w:jc w:val="left"/>
              <w:rPr>
                <w:sz w:val="18"/>
                <w:szCs w:val="18"/>
                <w:lang w:val="en-US"/>
              </w:rPr>
            </w:pPr>
            <w:r w:rsidRPr="00273CF9">
              <w:rPr>
                <w:sz w:val="18"/>
                <w:szCs w:val="18"/>
                <w:lang w:val="en-US"/>
              </w:rPr>
              <w:lastRenderedPageBreak/>
              <w:t>- «Идентификатор документа в ЕИС» (executions/execution/docExecution/sid)</w:t>
            </w:r>
          </w:p>
          <w:p w14:paraId="6BC7781E" w14:textId="77777777" w:rsidR="001D3AF5" w:rsidRPr="00273CF9" w:rsidRDefault="001D3AF5" w:rsidP="002D0245">
            <w:pPr>
              <w:pStyle w:val="ad"/>
              <w:numPr>
                <w:ilvl w:val="0"/>
                <w:numId w:val="129"/>
              </w:numPr>
              <w:jc w:val="left"/>
              <w:rPr>
                <w:sz w:val="18"/>
                <w:szCs w:val="18"/>
              </w:rPr>
            </w:pPr>
            <w:r w:rsidRPr="00273CF9">
              <w:rPr>
                <w:sz w:val="18"/>
                <w:szCs w:val="18"/>
              </w:rPr>
              <w:t>Добавлены контроли:</w:t>
            </w:r>
          </w:p>
          <w:p w14:paraId="29A857D9" w14:textId="016A8EC6" w:rsidR="001D3AF5" w:rsidRPr="00273CF9" w:rsidRDefault="001D3AF5" w:rsidP="00096FFF">
            <w:pPr>
              <w:pStyle w:val="ad"/>
              <w:ind w:left="720"/>
              <w:jc w:val="left"/>
              <w:rPr>
                <w:sz w:val="18"/>
                <w:szCs w:val="18"/>
              </w:rPr>
            </w:pPr>
            <w:r w:rsidRPr="00273CF9">
              <w:rPr>
                <w:sz w:val="18"/>
                <w:szCs w:val="18"/>
              </w:rPr>
              <w:t>РК_ИК_0368;</w:t>
            </w:r>
          </w:p>
          <w:p w14:paraId="3EE015D4" w14:textId="2075B878" w:rsidR="001D3AF5" w:rsidRPr="00273CF9" w:rsidRDefault="001D3AF5" w:rsidP="00096FFF">
            <w:pPr>
              <w:pStyle w:val="ad"/>
              <w:ind w:left="720"/>
              <w:jc w:val="left"/>
              <w:rPr>
                <w:sz w:val="18"/>
                <w:szCs w:val="18"/>
              </w:rPr>
            </w:pPr>
            <w:r w:rsidRPr="00273CF9">
              <w:rPr>
                <w:sz w:val="18"/>
                <w:szCs w:val="18"/>
              </w:rPr>
              <w:t>РК_ИК_0369;</w:t>
            </w:r>
          </w:p>
          <w:p w14:paraId="782B8672" w14:textId="7D6AE4D4" w:rsidR="001D3AF5" w:rsidRPr="00273CF9" w:rsidRDefault="001D3AF5" w:rsidP="00096FFF">
            <w:pPr>
              <w:pStyle w:val="ad"/>
              <w:ind w:left="720"/>
              <w:jc w:val="left"/>
              <w:rPr>
                <w:sz w:val="18"/>
                <w:szCs w:val="18"/>
              </w:rPr>
            </w:pPr>
            <w:r w:rsidRPr="00273CF9">
              <w:rPr>
                <w:sz w:val="18"/>
                <w:szCs w:val="18"/>
              </w:rPr>
              <w:t>РК_ИК_0370;</w:t>
            </w:r>
          </w:p>
          <w:p w14:paraId="70C1D3F2" w14:textId="778A67BE" w:rsidR="001D3AF5" w:rsidRPr="00273CF9" w:rsidRDefault="001D3AF5" w:rsidP="00096FFF">
            <w:pPr>
              <w:pStyle w:val="ad"/>
              <w:ind w:left="720"/>
              <w:jc w:val="left"/>
              <w:rPr>
                <w:sz w:val="18"/>
                <w:szCs w:val="18"/>
              </w:rPr>
            </w:pPr>
            <w:r w:rsidRPr="00273CF9">
              <w:rPr>
                <w:sz w:val="18"/>
                <w:szCs w:val="18"/>
              </w:rPr>
              <w:t>РК_ИК_0371;</w:t>
            </w:r>
          </w:p>
          <w:p w14:paraId="39874B27" w14:textId="347C80C9" w:rsidR="001D3AF5" w:rsidRPr="00273CF9" w:rsidRDefault="001D3AF5" w:rsidP="00096FFF">
            <w:pPr>
              <w:pStyle w:val="ad"/>
              <w:ind w:left="720"/>
              <w:jc w:val="left"/>
              <w:rPr>
                <w:sz w:val="18"/>
                <w:szCs w:val="18"/>
              </w:rPr>
            </w:pPr>
            <w:r w:rsidRPr="00273CF9">
              <w:rPr>
                <w:sz w:val="18"/>
                <w:szCs w:val="18"/>
              </w:rPr>
              <w:t>РК_ИК_0372;</w:t>
            </w:r>
          </w:p>
          <w:p w14:paraId="1CE5CB24" w14:textId="01F80C3C" w:rsidR="001D3AF5" w:rsidRPr="00273CF9" w:rsidRDefault="001D3AF5" w:rsidP="00096FFF">
            <w:pPr>
              <w:pStyle w:val="ad"/>
              <w:ind w:left="720"/>
              <w:jc w:val="left"/>
              <w:rPr>
                <w:sz w:val="18"/>
                <w:szCs w:val="18"/>
              </w:rPr>
            </w:pPr>
            <w:r w:rsidRPr="00273CF9">
              <w:rPr>
                <w:sz w:val="18"/>
                <w:szCs w:val="18"/>
              </w:rPr>
              <w:t>РК_ИК_0373;</w:t>
            </w:r>
          </w:p>
          <w:p w14:paraId="2852791B" w14:textId="4B4C230F" w:rsidR="001D3AF5" w:rsidRPr="00273CF9" w:rsidRDefault="001D3AF5" w:rsidP="00096FFF">
            <w:pPr>
              <w:pStyle w:val="ad"/>
              <w:ind w:left="720"/>
              <w:jc w:val="left"/>
              <w:rPr>
                <w:sz w:val="18"/>
                <w:szCs w:val="18"/>
              </w:rPr>
            </w:pPr>
            <w:r w:rsidRPr="00273CF9">
              <w:rPr>
                <w:sz w:val="18"/>
                <w:szCs w:val="18"/>
              </w:rPr>
              <w:t>РК_ИК_0374;</w:t>
            </w:r>
          </w:p>
          <w:p w14:paraId="13E6C73F" w14:textId="2132DE2D" w:rsidR="001D3AF5" w:rsidRPr="00273CF9" w:rsidRDefault="001D3AF5" w:rsidP="00096FFF">
            <w:pPr>
              <w:pStyle w:val="ad"/>
              <w:ind w:left="720"/>
              <w:jc w:val="left"/>
              <w:rPr>
                <w:sz w:val="18"/>
                <w:szCs w:val="18"/>
              </w:rPr>
            </w:pPr>
            <w:r w:rsidRPr="00273CF9">
              <w:rPr>
                <w:sz w:val="18"/>
                <w:szCs w:val="18"/>
              </w:rPr>
              <w:t>РК_ИК_0375;</w:t>
            </w:r>
          </w:p>
          <w:p w14:paraId="6765258B" w14:textId="1546066A" w:rsidR="001D3AF5" w:rsidRPr="00273CF9" w:rsidRDefault="001D3AF5" w:rsidP="00096FFF">
            <w:pPr>
              <w:pStyle w:val="ad"/>
              <w:ind w:left="720"/>
              <w:jc w:val="left"/>
              <w:rPr>
                <w:sz w:val="18"/>
                <w:szCs w:val="18"/>
              </w:rPr>
            </w:pPr>
            <w:r w:rsidRPr="00273CF9">
              <w:rPr>
                <w:sz w:val="18"/>
                <w:szCs w:val="18"/>
              </w:rPr>
              <w:t>РК_ИК_0376;</w:t>
            </w:r>
          </w:p>
        </w:tc>
      </w:tr>
      <w:tr w:rsidR="001D3AF5" w:rsidRPr="00273CF9" w14:paraId="7683BBB3" w14:textId="77777777" w:rsidTr="00D151C9">
        <w:trPr>
          <w:trHeight w:val="553"/>
        </w:trPr>
        <w:tc>
          <w:tcPr>
            <w:tcW w:w="562" w:type="dxa"/>
          </w:tcPr>
          <w:p w14:paraId="00C8DFBD" w14:textId="3C0CECF9" w:rsidR="001D3AF5" w:rsidRPr="00273CF9" w:rsidRDefault="001D3AF5" w:rsidP="009E72B2">
            <w:pPr>
              <w:pStyle w:val="ad"/>
              <w:rPr>
                <w:sz w:val="18"/>
                <w:szCs w:val="18"/>
                <w:lang w:val="en-US"/>
              </w:rPr>
            </w:pPr>
            <w:r w:rsidRPr="00273CF9">
              <w:rPr>
                <w:sz w:val="18"/>
                <w:szCs w:val="18"/>
                <w:lang w:val="en-US"/>
              </w:rPr>
              <w:lastRenderedPageBreak/>
              <w:t>6.5</w:t>
            </w:r>
          </w:p>
        </w:tc>
        <w:tc>
          <w:tcPr>
            <w:tcW w:w="1134" w:type="dxa"/>
          </w:tcPr>
          <w:p w14:paraId="353C1221" w14:textId="2A59FDBE" w:rsidR="001D3AF5" w:rsidRPr="00273CF9" w:rsidRDefault="001D3AF5" w:rsidP="009E72B2">
            <w:pPr>
              <w:pStyle w:val="ad"/>
              <w:rPr>
                <w:sz w:val="18"/>
                <w:szCs w:val="18"/>
              </w:rPr>
            </w:pPr>
            <w:r w:rsidRPr="00273CF9">
              <w:rPr>
                <w:sz w:val="18"/>
                <w:szCs w:val="18"/>
              </w:rPr>
              <w:t>29.11.2021</w:t>
            </w:r>
          </w:p>
        </w:tc>
        <w:tc>
          <w:tcPr>
            <w:tcW w:w="1275" w:type="dxa"/>
          </w:tcPr>
          <w:p w14:paraId="25D53EBD" w14:textId="1291726E" w:rsidR="001D3AF5" w:rsidRPr="00273CF9" w:rsidRDefault="001D3AF5" w:rsidP="009E72B2">
            <w:pPr>
              <w:pStyle w:val="ad"/>
            </w:pPr>
            <w:r w:rsidRPr="00273CF9">
              <w:rPr>
                <w:sz w:val="18"/>
                <w:szCs w:val="18"/>
              </w:rPr>
              <w:t>FCSNF-14588</w:t>
            </w:r>
          </w:p>
        </w:tc>
        <w:tc>
          <w:tcPr>
            <w:tcW w:w="6095" w:type="dxa"/>
          </w:tcPr>
          <w:p w14:paraId="4C84F040" w14:textId="3E62772B" w:rsidR="001D3AF5" w:rsidRPr="00273CF9" w:rsidRDefault="001D3AF5" w:rsidP="002D0245">
            <w:pPr>
              <w:pStyle w:val="ad"/>
              <w:numPr>
                <w:ilvl w:val="0"/>
                <w:numId w:val="130"/>
              </w:numPr>
              <w:jc w:val="left"/>
              <w:rPr>
                <w:sz w:val="18"/>
                <w:szCs w:val="18"/>
              </w:rPr>
            </w:pPr>
            <w:r w:rsidRPr="00273CF9">
              <w:rPr>
                <w:sz w:val="18"/>
                <w:szCs w:val="18"/>
              </w:rPr>
              <w:t xml:space="preserve">В раздел </w:t>
            </w:r>
            <w:r w:rsidRPr="00273CF9">
              <w:rPr>
                <w:rStyle w:val="af1"/>
                <w:u w:val="dotted"/>
              </w:rPr>
              <w:fldChar w:fldCharType="begin"/>
            </w:r>
            <w:r w:rsidRPr="00273CF9">
              <w:rPr>
                <w:rStyle w:val="af1"/>
                <w:u w:val="dotted"/>
              </w:rPr>
              <w:instrText xml:space="preserve"> REF _Ref89087917 \h  \* MERGEFORMAT </w:instrText>
            </w:r>
            <w:r w:rsidRPr="00273CF9">
              <w:rPr>
                <w:rStyle w:val="af1"/>
                <w:u w:val="dotted"/>
              </w:rPr>
            </w:r>
            <w:r w:rsidRPr="00273CF9">
              <w:rPr>
                <w:rStyle w:val="af1"/>
                <w:u w:val="dotted"/>
              </w:rPr>
              <w:fldChar w:fldCharType="separate"/>
            </w:r>
            <w:r w:rsidRPr="00273CF9">
              <w:rPr>
                <w:rStyle w:val="af1"/>
                <w:sz w:val="18"/>
                <w:szCs w:val="18"/>
                <w:u w:val="dotted"/>
              </w:rPr>
              <w:t>«Информация об исполнении (исполнении обязательств по предоставленной гарантии качества, расторжении)»</w:t>
            </w:r>
            <w:r w:rsidRPr="00273CF9">
              <w:rPr>
                <w:rStyle w:val="af1"/>
                <w:u w:val="dotted"/>
              </w:rPr>
              <w:fldChar w:fldCharType="end"/>
            </w:r>
            <w:r w:rsidRPr="00273CF9">
              <w:rPr>
                <w:sz w:val="18"/>
                <w:szCs w:val="18"/>
              </w:rPr>
              <w:t xml:space="preserve"> внесены следующие изменения:</w:t>
            </w:r>
          </w:p>
          <w:p w14:paraId="5CFACFAD" w14:textId="180B4888" w:rsidR="001D3AF5" w:rsidRPr="00273CF9" w:rsidRDefault="001D3AF5" w:rsidP="002D0245">
            <w:pPr>
              <w:pStyle w:val="ad"/>
              <w:numPr>
                <w:ilvl w:val="1"/>
                <w:numId w:val="130"/>
              </w:numPr>
              <w:jc w:val="left"/>
              <w:rPr>
                <w:sz w:val="18"/>
                <w:szCs w:val="18"/>
              </w:rPr>
            </w:pPr>
            <w:r w:rsidRPr="00273CF9">
              <w:rPr>
                <w:sz w:val="18"/>
                <w:szCs w:val="18"/>
              </w:rPr>
              <w:t xml:space="preserve">добавлено требование к обработке поля </w:t>
            </w:r>
            <w:r w:rsidRPr="00273CF9">
              <w:rPr>
                <w:rStyle w:val="af1"/>
                <w:u w:val="dotted"/>
              </w:rPr>
              <w:fldChar w:fldCharType="begin"/>
            </w:r>
            <w:r w:rsidRPr="00273CF9">
              <w:rPr>
                <w:rStyle w:val="af1"/>
                <w:u w:val="dotted"/>
              </w:rPr>
              <w:instrText xml:space="preserve"> REF FCSNF_14588_1 \h  \* MERGEFORMAT </w:instrText>
            </w:r>
            <w:r w:rsidRPr="00273CF9">
              <w:rPr>
                <w:rStyle w:val="af1"/>
                <w:u w:val="dotted"/>
              </w:rPr>
            </w:r>
            <w:r w:rsidRPr="00273CF9">
              <w:rPr>
                <w:rStyle w:val="af1"/>
                <w:u w:val="dotted"/>
              </w:rPr>
              <w:fldChar w:fldCharType="separate"/>
            </w:r>
            <w:r w:rsidRPr="00273CF9">
              <w:rPr>
                <w:rStyle w:val="af1"/>
                <w:sz w:val="18"/>
                <w:szCs w:val="18"/>
                <w:u w:val="dotted"/>
              </w:rPr>
              <w:t>Производить расчет НДС в итоговых строках» (executions/execution/docAcceptance/ isCalculateVATTotals)</w:t>
            </w:r>
            <w:r w:rsidRPr="00273CF9">
              <w:rPr>
                <w:rStyle w:val="af1"/>
                <w:u w:val="dotted"/>
              </w:rPr>
              <w:fldChar w:fldCharType="end"/>
            </w:r>
            <w:r w:rsidRPr="00273CF9">
              <w:rPr>
                <w:sz w:val="18"/>
                <w:szCs w:val="18"/>
              </w:rPr>
              <w:t>;</w:t>
            </w:r>
          </w:p>
          <w:p w14:paraId="6CE2E3A7" w14:textId="7813852E" w:rsidR="001D3AF5" w:rsidRPr="00273CF9" w:rsidRDefault="001D3AF5" w:rsidP="002D0245">
            <w:pPr>
              <w:pStyle w:val="ad"/>
              <w:numPr>
                <w:ilvl w:val="1"/>
                <w:numId w:val="130"/>
              </w:numPr>
              <w:jc w:val="left"/>
              <w:rPr>
                <w:sz w:val="18"/>
                <w:szCs w:val="18"/>
              </w:rPr>
            </w:pPr>
            <w:r w:rsidRPr="00273CF9">
              <w:rPr>
                <w:sz w:val="18"/>
                <w:szCs w:val="18"/>
              </w:rPr>
              <w:t xml:space="preserve">добавлено требование к обработке поля </w:t>
            </w:r>
            <w:r w:rsidRPr="00273CF9">
              <w:rPr>
                <w:rStyle w:val="af1"/>
                <w:u w:val="dotted"/>
              </w:rPr>
              <w:fldChar w:fldCharType="begin"/>
            </w:r>
            <w:r w:rsidRPr="00273CF9">
              <w:rPr>
                <w:rStyle w:val="af1"/>
                <w:u w:val="dotted"/>
              </w:rPr>
              <w:instrText xml:space="preserve"> REF FCSNF_14588_2 \h  \* MERGEFORMAT </w:instrText>
            </w:r>
            <w:r w:rsidRPr="00273CF9">
              <w:rPr>
                <w:rStyle w:val="af1"/>
                <w:u w:val="dotted"/>
              </w:rPr>
            </w:r>
            <w:r w:rsidRPr="00273CF9">
              <w:rPr>
                <w:rStyle w:val="af1"/>
                <w:u w:val="dotted"/>
              </w:rPr>
              <w:fldChar w:fldCharType="separate"/>
            </w:r>
            <w:r w:rsidRPr="00273CF9">
              <w:rPr>
                <w:rStyle w:val="af1"/>
                <w:sz w:val="18"/>
                <w:szCs w:val="18"/>
                <w:u w:val="dotted"/>
              </w:rPr>
              <w:t>«Суммы НДС по ставкам» (executions/execution/docAcceptance/VATRateSumsInfo)</w:t>
            </w:r>
            <w:r w:rsidRPr="00273CF9">
              <w:rPr>
                <w:rStyle w:val="af1"/>
                <w:u w:val="dotted"/>
              </w:rPr>
              <w:fldChar w:fldCharType="end"/>
            </w:r>
            <w:r w:rsidRPr="00273CF9">
              <w:rPr>
                <w:sz w:val="18"/>
                <w:szCs w:val="18"/>
              </w:rPr>
              <w:t>;</w:t>
            </w:r>
          </w:p>
          <w:p w14:paraId="22352AB2" w14:textId="5321BB03" w:rsidR="001D3AF5" w:rsidRPr="00273CF9" w:rsidRDefault="001D3AF5" w:rsidP="002D0245">
            <w:pPr>
              <w:pStyle w:val="ad"/>
              <w:numPr>
                <w:ilvl w:val="1"/>
                <w:numId w:val="130"/>
              </w:numPr>
              <w:jc w:val="left"/>
              <w:rPr>
                <w:sz w:val="18"/>
                <w:szCs w:val="18"/>
              </w:rPr>
            </w:pPr>
            <w:r w:rsidRPr="00273CF9">
              <w:rPr>
                <w:sz w:val="18"/>
                <w:szCs w:val="18"/>
              </w:rPr>
              <w:t xml:space="preserve">добавлено требование к обработке поля </w:t>
            </w:r>
            <w:r w:rsidRPr="00273CF9">
              <w:rPr>
                <w:rStyle w:val="af1"/>
                <w:u w:val="dotted"/>
              </w:rPr>
              <w:fldChar w:fldCharType="begin"/>
            </w:r>
            <w:r w:rsidRPr="00273CF9">
              <w:rPr>
                <w:rStyle w:val="af1"/>
                <w:u w:val="dotted"/>
              </w:rPr>
              <w:instrText xml:space="preserve"> REF FCSNF_14588_3 \h  \* MERGEFORMAT </w:instrText>
            </w:r>
            <w:r w:rsidRPr="00273CF9">
              <w:rPr>
                <w:rStyle w:val="af1"/>
                <w:u w:val="dotted"/>
              </w:rPr>
            </w:r>
            <w:r w:rsidRPr="00273CF9">
              <w:rPr>
                <w:rStyle w:val="af1"/>
                <w:u w:val="dotted"/>
              </w:rPr>
              <w:fldChar w:fldCharType="separate"/>
            </w:r>
            <w:r w:rsidRPr="00273CF9">
              <w:rPr>
                <w:rStyle w:val="af1"/>
                <w:sz w:val="18"/>
                <w:szCs w:val="18"/>
                <w:u w:val="dotted"/>
              </w:rPr>
              <w:t>«Стоимость исполненных обязательств без НДС» (executions/execution/quantityContractSubjects/quantityContractSubject/withoutVATFulfilledCost)</w:t>
            </w:r>
            <w:r w:rsidRPr="00273CF9">
              <w:rPr>
                <w:rStyle w:val="af1"/>
                <w:u w:val="dotted"/>
              </w:rPr>
              <w:fldChar w:fldCharType="end"/>
            </w:r>
            <w:r w:rsidRPr="00273CF9">
              <w:rPr>
                <w:sz w:val="18"/>
                <w:szCs w:val="18"/>
              </w:rPr>
              <w:t>;</w:t>
            </w:r>
          </w:p>
          <w:p w14:paraId="00D495CE" w14:textId="070758A4" w:rsidR="001D3AF5" w:rsidRPr="00273CF9" w:rsidRDefault="001D3AF5" w:rsidP="002D0245">
            <w:pPr>
              <w:pStyle w:val="ad"/>
              <w:numPr>
                <w:ilvl w:val="1"/>
                <w:numId w:val="130"/>
              </w:numPr>
              <w:jc w:val="left"/>
              <w:rPr>
                <w:sz w:val="18"/>
                <w:szCs w:val="18"/>
              </w:rPr>
            </w:pPr>
            <w:r w:rsidRPr="00273CF9">
              <w:rPr>
                <w:sz w:val="18"/>
                <w:szCs w:val="18"/>
              </w:rPr>
              <w:t xml:space="preserve">добавлено требование к обработке поля </w:t>
            </w:r>
            <w:r w:rsidRPr="00273CF9">
              <w:rPr>
                <w:rStyle w:val="af1"/>
                <w:u w:val="dotted"/>
              </w:rPr>
              <w:fldChar w:fldCharType="begin"/>
            </w:r>
            <w:r w:rsidRPr="00273CF9">
              <w:rPr>
                <w:rStyle w:val="af1"/>
                <w:u w:val="dotted"/>
              </w:rPr>
              <w:instrText xml:space="preserve"> REF FCSNF_14588_4 \h  \* MERGEFORMAT </w:instrText>
            </w:r>
            <w:r w:rsidRPr="00273CF9">
              <w:rPr>
                <w:rStyle w:val="af1"/>
                <w:u w:val="dotted"/>
              </w:rPr>
            </w:r>
            <w:r w:rsidRPr="00273CF9">
              <w:rPr>
                <w:rStyle w:val="af1"/>
                <w:u w:val="dotted"/>
              </w:rPr>
              <w:fldChar w:fldCharType="separate"/>
            </w:r>
            <w:r w:rsidRPr="00273CF9">
              <w:rPr>
                <w:rStyle w:val="af1"/>
                <w:sz w:val="18"/>
                <w:szCs w:val="18"/>
                <w:u w:val="dotted"/>
              </w:rPr>
              <w:t>«Цена единицы» (executions/execution/quantityContractSubjects/quantityContractSubject/unitPrice)</w:t>
            </w:r>
            <w:r w:rsidRPr="00273CF9">
              <w:rPr>
                <w:rStyle w:val="af1"/>
                <w:u w:val="dotted"/>
              </w:rPr>
              <w:fldChar w:fldCharType="end"/>
            </w:r>
            <w:r w:rsidRPr="00273CF9">
              <w:rPr>
                <w:sz w:val="18"/>
                <w:szCs w:val="18"/>
              </w:rPr>
              <w:t>.</w:t>
            </w:r>
          </w:p>
        </w:tc>
      </w:tr>
      <w:tr w:rsidR="001D3AF5" w:rsidRPr="00273CF9" w14:paraId="365AC9D6" w14:textId="77777777" w:rsidTr="00D151C9">
        <w:trPr>
          <w:trHeight w:val="553"/>
        </w:trPr>
        <w:tc>
          <w:tcPr>
            <w:tcW w:w="562" w:type="dxa"/>
          </w:tcPr>
          <w:p w14:paraId="6AEA726A" w14:textId="32BA203A" w:rsidR="001D3AF5" w:rsidRPr="00273CF9" w:rsidRDefault="001D3AF5" w:rsidP="009E72B2">
            <w:pPr>
              <w:pStyle w:val="ad"/>
              <w:rPr>
                <w:sz w:val="18"/>
                <w:szCs w:val="18"/>
              </w:rPr>
            </w:pPr>
            <w:r w:rsidRPr="00273CF9">
              <w:rPr>
                <w:sz w:val="18"/>
                <w:szCs w:val="18"/>
              </w:rPr>
              <w:t>6.6</w:t>
            </w:r>
          </w:p>
        </w:tc>
        <w:tc>
          <w:tcPr>
            <w:tcW w:w="1134" w:type="dxa"/>
          </w:tcPr>
          <w:p w14:paraId="3F3439AE" w14:textId="364D357E" w:rsidR="001D3AF5" w:rsidRPr="00273CF9" w:rsidRDefault="001D3AF5" w:rsidP="009E72B2">
            <w:pPr>
              <w:pStyle w:val="ad"/>
              <w:rPr>
                <w:sz w:val="18"/>
                <w:szCs w:val="18"/>
              </w:rPr>
            </w:pPr>
            <w:r w:rsidRPr="00273CF9">
              <w:rPr>
                <w:sz w:val="18"/>
                <w:szCs w:val="18"/>
              </w:rPr>
              <w:t>11.01.2022</w:t>
            </w:r>
          </w:p>
        </w:tc>
        <w:tc>
          <w:tcPr>
            <w:tcW w:w="1275" w:type="dxa"/>
          </w:tcPr>
          <w:p w14:paraId="7276F569" w14:textId="4DE2E5CA" w:rsidR="001D3AF5" w:rsidRPr="00273CF9" w:rsidRDefault="001D3AF5" w:rsidP="009E72B2">
            <w:pPr>
              <w:pStyle w:val="ad"/>
            </w:pPr>
            <w:r w:rsidRPr="00273CF9">
              <w:rPr>
                <w:sz w:val="18"/>
                <w:szCs w:val="18"/>
              </w:rPr>
              <w:t>FCS-175606</w:t>
            </w:r>
          </w:p>
        </w:tc>
        <w:tc>
          <w:tcPr>
            <w:tcW w:w="6095" w:type="dxa"/>
          </w:tcPr>
          <w:p w14:paraId="58B1C18B" w14:textId="2CDF5E14" w:rsidR="001D3AF5" w:rsidRPr="00273CF9" w:rsidRDefault="001D3AF5" w:rsidP="002D0245">
            <w:pPr>
              <w:pStyle w:val="ad"/>
              <w:numPr>
                <w:ilvl w:val="0"/>
                <w:numId w:val="131"/>
              </w:numPr>
              <w:jc w:val="left"/>
              <w:rPr>
                <w:sz w:val="18"/>
                <w:szCs w:val="18"/>
              </w:rPr>
            </w:pPr>
            <w:r w:rsidRPr="00273CF9">
              <w:rPr>
                <w:sz w:val="18"/>
                <w:szCs w:val="18"/>
              </w:rPr>
              <w:t>Удален контроль РК_ИК_0365</w:t>
            </w:r>
          </w:p>
        </w:tc>
      </w:tr>
      <w:tr w:rsidR="001D3AF5" w:rsidRPr="00273CF9" w14:paraId="1CBED46C" w14:textId="77777777" w:rsidTr="00D151C9">
        <w:trPr>
          <w:trHeight w:val="553"/>
        </w:trPr>
        <w:tc>
          <w:tcPr>
            <w:tcW w:w="562" w:type="dxa"/>
          </w:tcPr>
          <w:p w14:paraId="19E6622F" w14:textId="7BA4CE88" w:rsidR="001D3AF5" w:rsidRPr="00273CF9" w:rsidRDefault="001D3AF5" w:rsidP="00EE3686">
            <w:pPr>
              <w:pStyle w:val="ad"/>
              <w:rPr>
                <w:sz w:val="18"/>
                <w:szCs w:val="18"/>
              </w:rPr>
            </w:pPr>
            <w:r w:rsidRPr="00273CF9">
              <w:rPr>
                <w:sz w:val="18"/>
                <w:szCs w:val="18"/>
              </w:rPr>
              <w:t>6.7</w:t>
            </w:r>
          </w:p>
        </w:tc>
        <w:tc>
          <w:tcPr>
            <w:tcW w:w="1134" w:type="dxa"/>
          </w:tcPr>
          <w:p w14:paraId="365177F2" w14:textId="72E98438" w:rsidR="001D3AF5" w:rsidRPr="00273CF9" w:rsidRDefault="001D3AF5" w:rsidP="00EE3686">
            <w:pPr>
              <w:pStyle w:val="ad"/>
              <w:rPr>
                <w:sz w:val="18"/>
                <w:szCs w:val="18"/>
              </w:rPr>
            </w:pPr>
            <w:r w:rsidRPr="00273CF9">
              <w:rPr>
                <w:sz w:val="18"/>
                <w:szCs w:val="18"/>
              </w:rPr>
              <w:t>19.01.2022</w:t>
            </w:r>
          </w:p>
        </w:tc>
        <w:tc>
          <w:tcPr>
            <w:tcW w:w="1275" w:type="dxa"/>
          </w:tcPr>
          <w:p w14:paraId="59857CC4" w14:textId="65C9E9CA" w:rsidR="001D3AF5" w:rsidRPr="00273CF9" w:rsidRDefault="001D3AF5" w:rsidP="00EE3686">
            <w:pPr>
              <w:pStyle w:val="ad"/>
            </w:pPr>
            <w:r w:rsidRPr="00273CF9">
              <w:rPr>
                <w:sz w:val="18"/>
                <w:szCs w:val="18"/>
              </w:rPr>
              <w:t>FCSNF-14962</w:t>
            </w:r>
          </w:p>
        </w:tc>
        <w:tc>
          <w:tcPr>
            <w:tcW w:w="6095" w:type="dxa"/>
          </w:tcPr>
          <w:p w14:paraId="3596DDC9" w14:textId="38BA98C5" w:rsidR="001D3AF5" w:rsidRPr="00273CF9" w:rsidRDefault="001D3AF5" w:rsidP="002D0245">
            <w:pPr>
              <w:pStyle w:val="ad"/>
              <w:numPr>
                <w:ilvl w:val="0"/>
                <w:numId w:val="132"/>
              </w:numPr>
              <w:jc w:val="left"/>
              <w:rPr>
                <w:sz w:val="18"/>
                <w:szCs w:val="18"/>
              </w:rPr>
            </w:pPr>
            <w:r w:rsidRPr="00273CF9">
              <w:rPr>
                <w:sz w:val="18"/>
                <w:szCs w:val="18"/>
              </w:rPr>
              <w:t>Добавлено правило передачи поля «Способ указания объема выполнения работы, оказания услуги» (products/product/volumeSpecifyingMethod).</w:t>
            </w:r>
          </w:p>
          <w:p w14:paraId="7110634F" w14:textId="04CABBE9" w:rsidR="001D3AF5" w:rsidRPr="00273CF9" w:rsidRDefault="001D3AF5" w:rsidP="002D0245">
            <w:pPr>
              <w:pStyle w:val="ad"/>
              <w:numPr>
                <w:ilvl w:val="0"/>
                <w:numId w:val="132"/>
              </w:numPr>
              <w:jc w:val="left"/>
              <w:rPr>
                <w:sz w:val="18"/>
                <w:szCs w:val="18"/>
              </w:rPr>
            </w:pPr>
            <w:r w:rsidRPr="00273CF9">
              <w:rPr>
                <w:sz w:val="18"/>
                <w:szCs w:val="18"/>
              </w:rPr>
              <w:t>Добавлено правило передачи поля «Способ указания объема выполнения работы, оказания услуги» (products/parentProduct/volumeSpecifyingMethod)</w:t>
            </w:r>
          </w:p>
        </w:tc>
      </w:tr>
      <w:tr w:rsidR="001D3AF5" w:rsidRPr="00273CF9" w14:paraId="04958D36" w14:textId="77777777" w:rsidTr="00D151C9">
        <w:trPr>
          <w:trHeight w:val="553"/>
        </w:trPr>
        <w:tc>
          <w:tcPr>
            <w:tcW w:w="562" w:type="dxa"/>
          </w:tcPr>
          <w:p w14:paraId="55552D7D" w14:textId="4D3A3058" w:rsidR="001D3AF5" w:rsidRPr="00273CF9" w:rsidRDefault="001D3AF5" w:rsidP="00325B99">
            <w:pPr>
              <w:pStyle w:val="ad"/>
              <w:rPr>
                <w:sz w:val="18"/>
                <w:szCs w:val="18"/>
              </w:rPr>
            </w:pPr>
            <w:r w:rsidRPr="00273CF9">
              <w:rPr>
                <w:sz w:val="18"/>
                <w:szCs w:val="18"/>
              </w:rPr>
              <w:t>6.8</w:t>
            </w:r>
          </w:p>
        </w:tc>
        <w:tc>
          <w:tcPr>
            <w:tcW w:w="1134" w:type="dxa"/>
          </w:tcPr>
          <w:p w14:paraId="3FBEF465" w14:textId="625F775F" w:rsidR="001D3AF5" w:rsidRPr="00273CF9" w:rsidRDefault="001D3AF5" w:rsidP="00325B99">
            <w:pPr>
              <w:pStyle w:val="ad"/>
              <w:rPr>
                <w:sz w:val="18"/>
                <w:szCs w:val="18"/>
              </w:rPr>
            </w:pPr>
            <w:r w:rsidRPr="00273CF9">
              <w:rPr>
                <w:sz w:val="18"/>
                <w:szCs w:val="18"/>
              </w:rPr>
              <w:t>01.02.2022</w:t>
            </w:r>
          </w:p>
        </w:tc>
        <w:tc>
          <w:tcPr>
            <w:tcW w:w="1275" w:type="dxa"/>
          </w:tcPr>
          <w:p w14:paraId="2CF0C829" w14:textId="77294FE6" w:rsidR="001D3AF5" w:rsidRPr="00273CF9" w:rsidRDefault="001D3AF5" w:rsidP="00325B99">
            <w:pPr>
              <w:pStyle w:val="ad"/>
            </w:pPr>
            <w:r w:rsidRPr="00273CF9">
              <w:rPr>
                <w:sz w:val="18"/>
                <w:szCs w:val="18"/>
              </w:rPr>
              <w:t>FCSNF-14904</w:t>
            </w:r>
          </w:p>
        </w:tc>
        <w:tc>
          <w:tcPr>
            <w:tcW w:w="6095" w:type="dxa"/>
          </w:tcPr>
          <w:p w14:paraId="2C3B937B" w14:textId="16E6D6B6" w:rsidR="001D3AF5" w:rsidRPr="00273CF9" w:rsidRDefault="001D3AF5" w:rsidP="002D0245">
            <w:pPr>
              <w:pStyle w:val="ad"/>
              <w:numPr>
                <w:ilvl w:val="0"/>
                <w:numId w:val="133"/>
              </w:numPr>
              <w:jc w:val="left"/>
              <w:rPr>
                <w:sz w:val="18"/>
                <w:szCs w:val="18"/>
              </w:rPr>
            </w:pPr>
            <w:r w:rsidRPr="00273CF9">
              <w:rPr>
                <w:sz w:val="18"/>
                <w:szCs w:val="18"/>
              </w:rPr>
              <w:t xml:space="preserve">Добавлено правило приема поля </w:t>
            </w:r>
            <w:r>
              <w:rPr>
                <w:sz w:val="18"/>
                <w:szCs w:val="18"/>
              </w:rPr>
              <w:t>«</w:t>
            </w:r>
            <w:r w:rsidRPr="00273CF9">
              <w:rPr>
                <w:sz w:val="18"/>
                <w:szCs w:val="18"/>
              </w:rPr>
              <w:t>Контракт с условием о неразмещении на официальном сайте в соответствии с п. 3 ч. 5 ст. 103 44-ФЗ</w:t>
            </w:r>
            <w:r>
              <w:rPr>
                <w:sz w:val="18"/>
                <w:szCs w:val="18"/>
              </w:rPr>
              <w:t>»</w:t>
            </w:r>
            <w:r w:rsidRPr="00273CF9">
              <w:rPr>
                <w:sz w:val="18"/>
                <w:szCs w:val="18"/>
              </w:rPr>
              <w:t xml:space="preserve"> (notPublishedOnEISSt103Ch5P3)</w:t>
            </w:r>
          </w:p>
        </w:tc>
      </w:tr>
      <w:tr w:rsidR="001D3AF5" w:rsidRPr="001D3AF5" w14:paraId="13A88D3B" w14:textId="77777777" w:rsidTr="00D151C9">
        <w:trPr>
          <w:trHeight w:val="553"/>
        </w:trPr>
        <w:tc>
          <w:tcPr>
            <w:tcW w:w="562" w:type="dxa"/>
          </w:tcPr>
          <w:p w14:paraId="4F4190C4" w14:textId="739B6D90" w:rsidR="001D3AF5" w:rsidRPr="00273CF9" w:rsidRDefault="001D3AF5" w:rsidP="004142BD">
            <w:pPr>
              <w:pStyle w:val="ad"/>
              <w:rPr>
                <w:sz w:val="18"/>
                <w:szCs w:val="18"/>
              </w:rPr>
            </w:pPr>
            <w:r w:rsidRPr="00273CF9">
              <w:rPr>
                <w:sz w:val="18"/>
                <w:szCs w:val="18"/>
              </w:rPr>
              <w:t>6.9</w:t>
            </w:r>
          </w:p>
        </w:tc>
        <w:tc>
          <w:tcPr>
            <w:tcW w:w="1134" w:type="dxa"/>
          </w:tcPr>
          <w:p w14:paraId="215B854C" w14:textId="5BC9503F" w:rsidR="001D3AF5" w:rsidRPr="00273CF9" w:rsidRDefault="001D3AF5" w:rsidP="004142BD">
            <w:pPr>
              <w:pStyle w:val="ad"/>
              <w:rPr>
                <w:sz w:val="18"/>
                <w:szCs w:val="18"/>
              </w:rPr>
            </w:pPr>
            <w:r w:rsidRPr="00273CF9">
              <w:rPr>
                <w:sz w:val="18"/>
                <w:szCs w:val="18"/>
              </w:rPr>
              <w:t>03.02.2022</w:t>
            </w:r>
          </w:p>
        </w:tc>
        <w:tc>
          <w:tcPr>
            <w:tcW w:w="1275" w:type="dxa"/>
          </w:tcPr>
          <w:p w14:paraId="075496FB" w14:textId="07BFDB9F" w:rsidR="001D3AF5" w:rsidRPr="00273CF9" w:rsidRDefault="001D3AF5" w:rsidP="004142BD">
            <w:pPr>
              <w:pStyle w:val="ad"/>
            </w:pPr>
            <w:r w:rsidRPr="00273CF9">
              <w:rPr>
                <w:sz w:val="18"/>
                <w:szCs w:val="18"/>
              </w:rPr>
              <w:t>FCSNF-15063</w:t>
            </w:r>
          </w:p>
        </w:tc>
        <w:tc>
          <w:tcPr>
            <w:tcW w:w="6095" w:type="dxa"/>
          </w:tcPr>
          <w:p w14:paraId="49BD84D2" w14:textId="77777777" w:rsidR="001D3AF5" w:rsidRPr="00273CF9" w:rsidRDefault="001D3AF5" w:rsidP="002D0245">
            <w:pPr>
              <w:pStyle w:val="ad"/>
              <w:numPr>
                <w:ilvl w:val="0"/>
                <w:numId w:val="134"/>
              </w:numPr>
              <w:jc w:val="left"/>
              <w:rPr>
                <w:sz w:val="18"/>
                <w:szCs w:val="18"/>
              </w:rPr>
            </w:pPr>
            <w:r w:rsidRPr="00273CF9">
              <w:rPr>
                <w:sz w:val="18"/>
                <w:szCs w:val="18"/>
              </w:rPr>
              <w:t>Добавлены контроли:</w:t>
            </w:r>
          </w:p>
          <w:p w14:paraId="28F8B8CB" w14:textId="01B7484F" w:rsidR="001D3AF5" w:rsidRPr="00273CF9" w:rsidRDefault="001D3AF5" w:rsidP="00224FA3">
            <w:pPr>
              <w:pStyle w:val="ad"/>
              <w:ind w:left="720"/>
              <w:jc w:val="left"/>
              <w:rPr>
                <w:sz w:val="18"/>
                <w:szCs w:val="18"/>
              </w:rPr>
            </w:pPr>
            <w:r w:rsidRPr="00273CF9">
              <w:rPr>
                <w:sz w:val="18"/>
                <w:szCs w:val="18"/>
              </w:rPr>
              <w:t>РК_ИК_0377;</w:t>
            </w:r>
          </w:p>
          <w:p w14:paraId="5FFE1B05" w14:textId="6A3AF0BB" w:rsidR="001D3AF5" w:rsidRPr="00273CF9" w:rsidRDefault="001D3AF5" w:rsidP="00224FA3">
            <w:pPr>
              <w:pStyle w:val="ad"/>
              <w:ind w:left="720"/>
              <w:jc w:val="left"/>
              <w:rPr>
                <w:sz w:val="18"/>
                <w:szCs w:val="18"/>
              </w:rPr>
            </w:pPr>
            <w:r w:rsidRPr="00273CF9">
              <w:rPr>
                <w:sz w:val="18"/>
                <w:szCs w:val="18"/>
              </w:rPr>
              <w:t>РК_ИК_0378;</w:t>
            </w:r>
          </w:p>
          <w:p w14:paraId="1FDE2487" w14:textId="2F772D64" w:rsidR="001D3AF5" w:rsidRPr="00273CF9" w:rsidRDefault="001D3AF5" w:rsidP="00224FA3">
            <w:pPr>
              <w:pStyle w:val="ad"/>
              <w:ind w:left="720"/>
              <w:jc w:val="left"/>
              <w:rPr>
                <w:sz w:val="18"/>
                <w:szCs w:val="18"/>
              </w:rPr>
            </w:pPr>
            <w:r w:rsidRPr="00273CF9">
              <w:rPr>
                <w:sz w:val="18"/>
                <w:szCs w:val="18"/>
              </w:rPr>
              <w:t>РК_ИК_0379;</w:t>
            </w:r>
          </w:p>
          <w:p w14:paraId="1DF9987A" w14:textId="6D1506E7" w:rsidR="001D3AF5" w:rsidRPr="00273CF9" w:rsidRDefault="001D3AF5" w:rsidP="00D818D9">
            <w:pPr>
              <w:pStyle w:val="ad"/>
              <w:ind w:left="720"/>
              <w:jc w:val="left"/>
              <w:rPr>
                <w:sz w:val="18"/>
                <w:szCs w:val="18"/>
                <w:lang w:val="en-US"/>
              </w:rPr>
            </w:pPr>
            <w:r w:rsidRPr="00273CF9">
              <w:rPr>
                <w:sz w:val="18"/>
                <w:szCs w:val="18"/>
              </w:rPr>
              <w:t>РК_ИК_0380</w:t>
            </w:r>
            <w:r w:rsidRPr="00273CF9">
              <w:rPr>
                <w:sz w:val="18"/>
                <w:szCs w:val="18"/>
                <w:lang w:val="en-US"/>
              </w:rPr>
              <w:t>;</w:t>
            </w:r>
          </w:p>
          <w:p w14:paraId="45863297" w14:textId="47576CB0" w:rsidR="001D3AF5" w:rsidRPr="00273CF9" w:rsidRDefault="001D3AF5" w:rsidP="00D818D9">
            <w:pPr>
              <w:pStyle w:val="ad"/>
              <w:ind w:left="720"/>
              <w:jc w:val="left"/>
              <w:rPr>
                <w:sz w:val="18"/>
                <w:szCs w:val="18"/>
              </w:rPr>
            </w:pPr>
            <w:r w:rsidRPr="00273CF9">
              <w:rPr>
                <w:sz w:val="18"/>
                <w:szCs w:val="18"/>
                <w:lang w:val="en-US"/>
              </w:rPr>
              <w:t>РК_ИК_0381</w:t>
            </w:r>
            <w:r w:rsidRPr="00273CF9">
              <w:rPr>
                <w:sz w:val="18"/>
                <w:szCs w:val="18"/>
              </w:rPr>
              <w:t>;</w:t>
            </w:r>
          </w:p>
          <w:p w14:paraId="0076DC2F" w14:textId="6B96F509" w:rsidR="001D3AF5" w:rsidRPr="00273CF9" w:rsidRDefault="001D3AF5" w:rsidP="002D0245">
            <w:pPr>
              <w:pStyle w:val="ad"/>
              <w:numPr>
                <w:ilvl w:val="0"/>
                <w:numId w:val="134"/>
              </w:numPr>
              <w:jc w:val="left"/>
              <w:rPr>
                <w:sz w:val="18"/>
                <w:szCs w:val="18"/>
              </w:rPr>
            </w:pPr>
            <w:r w:rsidRPr="00273CF9">
              <w:rPr>
                <w:sz w:val="18"/>
                <w:szCs w:val="18"/>
              </w:rPr>
              <w:t>Добавлено приавило приема поля «Контрактом предусмотрена возможность одностороннего отказа от исполнения контракта в соответствии со ст. 95 Закона 44-ФЗ» (isUnilateralRefusal);</w:t>
            </w:r>
          </w:p>
          <w:p w14:paraId="4469BD8B" w14:textId="5A74C37F" w:rsidR="001D3AF5" w:rsidRPr="00273CF9" w:rsidRDefault="001D3AF5" w:rsidP="002D0245">
            <w:pPr>
              <w:pStyle w:val="ad"/>
              <w:numPr>
                <w:ilvl w:val="0"/>
                <w:numId w:val="134"/>
              </w:numPr>
              <w:jc w:val="left"/>
              <w:rPr>
                <w:sz w:val="18"/>
                <w:szCs w:val="18"/>
              </w:rPr>
            </w:pPr>
            <w:r w:rsidRPr="00273CF9">
              <w:rPr>
                <w:sz w:val="18"/>
                <w:szCs w:val="18"/>
              </w:rPr>
              <w:t>Добавлено правило приема поля «Документ сформирован автоматически по решению об одностороннем отказе» (isUnilateralRefusalAuto);</w:t>
            </w:r>
          </w:p>
          <w:p w14:paraId="633CF830" w14:textId="22DEC857" w:rsidR="001D3AF5" w:rsidRPr="00273CF9" w:rsidRDefault="001D3AF5" w:rsidP="002D0245">
            <w:pPr>
              <w:pStyle w:val="ad"/>
              <w:numPr>
                <w:ilvl w:val="0"/>
                <w:numId w:val="134"/>
              </w:numPr>
              <w:jc w:val="left"/>
              <w:rPr>
                <w:sz w:val="18"/>
                <w:szCs w:val="18"/>
              </w:rPr>
            </w:pPr>
            <w:r w:rsidRPr="00273CF9">
              <w:rPr>
                <w:sz w:val="18"/>
                <w:szCs w:val="18"/>
              </w:rPr>
              <w:t>Изменено правило прима блока «Документы, подтверждающие основания для расторжения контракта и начисления суммы возмещения фактически понесенного ущерба» (terminationDocuments);</w:t>
            </w:r>
          </w:p>
          <w:p w14:paraId="315E3987" w14:textId="5C8557A9" w:rsidR="001D3AF5" w:rsidRPr="00273CF9" w:rsidRDefault="001D3AF5" w:rsidP="002D0245">
            <w:pPr>
              <w:pStyle w:val="ad"/>
              <w:numPr>
                <w:ilvl w:val="0"/>
                <w:numId w:val="134"/>
              </w:numPr>
              <w:jc w:val="left"/>
              <w:rPr>
                <w:sz w:val="18"/>
                <w:szCs w:val="18"/>
              </w:rPr>
            </w:pPr>
            <w:r w:rsidRPr="00273CF9">
              <w:rPr>
                <w:sz w:val="18"/>
                <w:szCs w:val="18"/>
              </w:rPr>
              <w:t>Изменено правило приема для полей и блоков:</w:t>
            </w:r>
          </w:p>
          <w:p w14:paraId="6B53F076" w14:textId="77777777" w:rsidR="001D3AF5" w:rsidRPr="00273CF9" w:rsidRDefault="001D3AF5" w:rsidP="00CA5626">
            <w:pPr>
              <w:pStyle w:val="ad"/>
              <w:ind w:left="720"/>
              <w:jc w:val="left"/>
              <w:rPr>
                <w:sz w:val="18"/>
                <w:szCs w:val="18"/>
              </w:rPr>
            </w:pPr>
            <w:r w:rsidRPr="00273CF9">
              <w:rPr>
                <w:sz w:val="18"/>
                <w:szCs w:val="18"/>
              </w:rPr>
              <w:t>«Основание расторжения  контракта» (termination/reason);</w:t>
            </w:r>
          </w:p>
          <w:p w14:paraId="0E3CE0A5" w14:textId="77777777" w:rsidR="001D3AF5" w:rsidRPr="00273CF9" w:rsidRDefault="001D3AF5" w:rsidP="00CA5626">
            <w:pPr>
              <w:pStyle w:val="ad"/>
              <w:ind w:left="720"/>
              <w:jc w:val="left"/>
              <w:rPr>
                <w:sz w:val="18"/>
                <w:szCs w:val="18"/>
              </w:rPr>
            </w:pPr>
            <w:r w:rsidRPr="00273CF9">
              <w:rPr>
                <w:sz w:val="18"/>
                <w:szCs w:val="18"/>
              </w:rPr>
              <w:t>«Документ, являющийся основанием расторжения контракта» (termination/docTermination);</w:t>
            </w:r>
          </w:p>
          <w:p w14:paraId="5082E47F" w14:textId="77777777" w:rsidR="001D3AF5" w:rsidRPr="00273CF9" w:rsidRDefault="001D3AF5" w:rsidP="00CA5626">
            <w:pPr>
              <w:pStyle w:val="ad"/>
              <w:ind w:left="720"/>
              <w:jc w:val="left"/>
              <w:rPr>
                <w:sz w:val="18"/>
                <w:szCs w:val="18"/>
              </w:rPr>
            </w:pPr>
            <w:r w:rsidRPr="00273CF9">
              <w:rPr>
                <w:sz w:val="18"/>
                <w:szCs w:val="18"/>
              </w:rPr>
              <w:t>«Причина расторжения контракта и реквизиты документа основания» (termination/reasonInfo);</w:t>
            </w:r>
          </w:p>
          <w:p w14:paraId="4884ABB6" w14:textId="77777777" w:rsidR="001D3AF5" w:rsidRPr="00273CF9" w:rsidRDefault="001D3AF5" w:rsidP="00CA5626">
            <w:pPr>
              <w:pStyle w:val="ad"/>
              <w:ind w:left="720"/>
              <w:jc w:val="left"/>
              <w:rPr>
                <w:sz w:val="18"/>
                <w:szCs w:val="18"/>
              </w:rPr>
            </w:pPr>
            <w:r w:rsidRPr="00273CF9">
              <w:rPr>
                <w:sz w:val="18"/>
                <w:szCs w:val="18"/>
              </w:rPr>
              <w:t>«Дата уведомления или вступления в силу судебного решения» (termination/decisionDate);</w:t>
            </w:r>
          </w:p>
          <w:p w14:paraId="5330D6AD" w14:textId="638766F3" w:rsidR="001D3AF5" w:rsidRPr="00273CF9" w:rsidRDefault="001D3AF5" w:rsidP="00CA5626">
            <w:pPr>
              <w:pStyle w:val="ad"/>
              <w:ind w:left="720"/>
              <w:jc w:val="left"/>
              <w:rPr>
                <w:sz w:val="18"/>
                <w:szCs w:val="18"/>
                <w:lang w:val="en-US"/>
              </w:rPr>
            </w:pPr>
            <w:r w:rsidRPr="00273CF9">
              <w:rPr>
                <w:sz w:val="18"/>
                <w:szCs w:val="18"/>
                <w:lang w:val="en-US"/>
              </w:rPr>
              <w:lastRenderedPageBreak/>
              <w:t>«</w:t>
            </w:r>
            <w:r w:rsidRPr="00273CF9">
              <w:rPr>
                <w:sz w:val="18"/>
                <w:szCs w:val="18"/>
              </w:rPr>
              <w:t>Дата</w:t>
            </w:r>
            <w:r w:rsidRPr="00273CF9">
              <w:rPr>
                <w:sz w:val="18"/>
                <w:szCs w:val="18"/>
                <w:lang w:val="en-US"/>
              </w:rPr>
              <w:t xml:space="preserve"> </w:t>
            </w:r>
            <w:r w:rsidRPr="00273CF9">
              <w:rPr>
                <w:sz w:val="18"/>
                <w:szCs w:val="18"/>
              </w:rPr>
              <w:t>расторжения</w:t>
            </w:r>
            <w:r w:rsidRPr="00273CF9">
              <w:rPr>
                <w:sz w:val="18"/>
                <w:szCs w:val="18"/>
                <w:lang w:val="en-US"/>
              </w:rPr>
              <w:t xml:space="preserve"> </w:t>
            </w:r>
            <w:r w:rsidRPr="00273CF9">
              <w:rPr>
                <w:sz w:val="18"/>
                <w:szCs w:val="18"/>
              </w:rPr>
              <w:t>контракта</w:t>
            </w:r>
            <w:r w:rsidRPr="00273CF9">
              <w:rPr>
                <w:sz w:val="18"/>
                <w:szCs w:val="18"/>
                <w:lang w:val="en-US"/>
              </w:rPr>
              <w:t>» (termination/terminationDate);</w:t>
            </w:r>
          </w:p>
        </w:tc>
      </w:tr>
      <w:tr w:rsidR="001D3AF5" w:rsidRPr="00273CF9" w14:paraId="376E28D7" w14:textId="77777777" w:rsidTr="00D151C9">
        <w:trPr>
          <w:trHeight w:val="553"/>
        </w:trPr>
        <w:tc>
          <w:tcPr>
            <w:tcW w:w="562" w:type="dxa"/>
          </w:tcPr>
          <w:p w14:paraId="33D238EC" w14:textId="7B60DB84" w:rsidR="001D3AF5" w:rsidRPr="00273CF9" w:rsidRDefault="001D3AF5" w:rsidP="00ED41CC">
            <w:pPr>
              <w:pStyle w:val="ad"/>
              <w:rPr>
                <w:sz w:val="18"/>
                <w:szCs w:val="18"/>
                <w:lang w:val="uk-UA"/>
              </w:rPr>
            </w:pPr>
            <w:r w:rsidRPr="00273CF9">
              <w:rPr>
                <w:sz w:val="18"/>
                <w:szCs w:val="18"/>
                <w:lang w:val="uk-UA"/>
              </w:rPr>
              <w:lastRenderedPageBreak/>
              <w:t>7.0</w:t>
            </w:r>
          </w:p>
        </w:tc>
        <w:tc>
          <w:tcPr>
            <w:tcW w:w="1134" w:type="dxa"/>
          </w:tcPr>
          <w:p w14:paraId="22DE92A6" w14:textId="7E981A14" w:rsidR="001D3AF5" w:rsidRPr="00273CF9" w:rsidRDefault="001D3AF5" w:rsidP="00ED41CC">
            <w:pPr>
              <w:pStyle w:val="ad"/>
              <w:rPr>
                <w:sz w:val="18"/>
                <w:szCs w:val="18"/>
              </w:rPr>
            </w:pPr>
            <w:r w:rsidRPr="00273CF9">
              <w:rPr>
                <w:sz w:val="18"/>
                <w:szCs w:val="18"/>
              </w:rPr>
              <w:t>03.02.2022</w:t>
            </w:r>
          </w:p>
        </w:tc>
        <w:tc>
          <w:tcPr>
            <w:tcW w:w="1275" w:type="dxa"/>
          </w:tcPr>
          <w:p w14:paraId="2D86C3CF" w14:textId="7689910A" w:rsidR="001D3AF5" w:rsidRPr="00273CF9" w:rsidRDefault="001D3AF5" w:rsidP="00ED41CC">
            <w:pPr>
              <w:pStyle w:val="ad"/>
            </w:pPr>
            <w:r w:rsidRPr="00273CF9">
              <w:rPr>
                <w:sz w:val="18"/>
                <w:szCs w:val="18"/>
              </w:rPr>
              <w:t>FCSNF-14995</w:t>
            </w:r>
          </w:p>
        </w:tc>
        <w:tc>
          <w:tcPr>
            <w:tcW w:w="6095" w:type="dxa"/>
          </w:tcPr>
          <w:p w14:paraId="00A75BCB" w14:textId="07B3382A" w:rsidR="001D3AF5" w:rsidRPr="00273CF9" w:rsidRDefault="001D3AF5" w:rsidP="002D0245">
            <w:pPr>
              <w:pStyle w:val="ad"/>
              <w:numPr>
                <w:ilvl w:val="0"/>
                <w:numId w:val="135"/>
              </w:numPr>
              <w:jc w:val="left"/>
              <w:rPr>
                <w:sz w:val="18"/>
                <w:szCs w:val="18"/>
                <w:lang w:val="uk-UA"/>
              </w:rPr>
            </w:pPr>
            <w:r w:rsidRPr="00273CF9">
              <w:rPr>
                <w:sz w:val="18"/>
                <w:szCs w:val="18"/>
                <w:lang w:val="uk-UA"/>
              </w:rPr>
              <w:t>Изменен контроль РК_ИК_0126</w:t>
            </w:r>
          </w:p>
          <w:p w14:paraId="2612B9C9" w14:textId="650650A9" w:rsidR="001D3AF5" w:rsidRPr="00273CF9" w:rsidRDefault="001D3AF5" w:rsidP="002D0245">
            <w:pPr>
              <w:pStyle w:val="ad"/>
              <w:numPr>
                <w:ilvl w:val="0"/>
                <w:numId w:val="135"/>
              </w:numPr>
              <w:jc w:val="left"/>
              <w:rPr>
                <w:sz w:val="18"/>
                <w:szCs w:val="18"/>
                <w:lang w:val="uk-UA"/>
              </w:rPr>
            </w:pPr>
            <w:r w:rsidRPr="00273CF9">
              <w:rPr>
                <w:sz w:val="18"/>
                <w:szCs w:val="18"/>
                <w:lang w:val="uk-UA"/>
              </w:rPr>
              <w:t>Изменено наименование блока delayWriteOffPenalties на «Информация о предоставлении заказчиком отсрочек уплаты неустойки (штрафа, пени) и (или) осуществления списания начисленных сумм неустойки (штрафа, пени)»</w:t>
            </w:r>
          </w:p>
        </w:tc>
      </w:tr>
      <w:tr w:rsidR="001D3AF5" w:rsidRPr="00273CF9" w14:paraId="0152AFC6" w14:textId="77777777" w:rsidTr="00D151C9">
        <w:trPr>
          <w:trHeight w:val="553"/>
        </w:trPr>
        <w:tc>
          <w:tcPr>
            <w:tcW w:w="562" w:type="dxa"/>
          </w:tcPr>
          <w:p w14:paraId="62257E14" w14:textId="3C3C60FB" w:rsidR="001D3AF5" w:rsidRPr="00273CF9" w:rsidRDefault="001D3AF5" w:rsidP="00606080">
            <w:pPr>
              <w:pStyle w:val="ad"/>
              <w:rPr>
                <w:sz w:val="18"/>
                <w:szCs w:val="18"/>
                <w:lang w:val="uk-UA"/>
              </w:rPr>
            </w:pPr>
            <w:r w:rsidRPr="00273CF9">
              <w:rPr>
                <w:sz w:val="18"/>
                <w:szCs w:val="18"/>
                <w:lang w:val="uk-UA"/>
              </w:rPr>
              <w:t>7.1</w:t>
            </w:r>
          </w:p>
        </w:tc>
        <w:tc>
          <w:tcPr>
            <w:tcW w:w="1134" w:type="dxa"/>
          </w:tcPr>
          <w:p w14:paraId="5362A9AB" w14:textId="33CBACF1" w:rsidR="001D3AF5" w:rsidRPr="00273CF9" w:rsidRDefault="001D3AF5" w:rsidP="00606080">
            <w:pPr>
              <w:pStyle w:val="ad"/>
              <w:rPr>
                <w:sz w:val="18"/>
                <w:szCs w:val="18"/>
              </w:rPr>
            </w:pPr>
            <w:r w:rsidRPr="00273CF9">
              <w:rPr>
                <w:sz w:val="18"/>
                <w:szCs w:val="18"/>
              </w:rPr>
              <w:t>05.04.2022</w:t>
            </w:r>
          </w:p>
        </w:tc>
        <w:tc>
          <w:tcPr>
            <w:tcW w:w="1275" w:type="dxa"/>
          </w:tcPr>
          <w:p w14:paraId="16A7BAA9" w14:textId="65B172A1" w:rsidR="001D3AF5" w:rsidRPr="00273CF9" w:rsidRDefault="001D3AF5" w:rsidP="00606080">
            <w:pPr>
              <w:pStyle w:val="ad"/>
            </w:pPr>
            <w:r w:rsidRPr="00273CF9">
              <w:rPr>
                <w:sz w:val="18"/>
                <w:szCs w:val="18"/>
              </w:rPr>
              <w:t>FCSNF-14993</w:t>
            </w:r>
          </w:p>
        </w:tc>
        <w:tc>
          <w:tcPr>
            <w:tcW w:w="6095" w:type="dxa"/>
          </w:tcPr>
          <w:p w14:paraId="3BB09BB8" w14:textId="58284F86" w:rsidR="001D3AF5" w:rsidRPr="00273CF9" w:rsidRDefault="001D3AF5" w:rsidP="002D0245">
            <w:pPr>
              <w:pStyle w:val="ad"/>
              <w:numPr>
                <w:ilvl w:val="0"/>
                <w:numId w:val="137"/>
              </w:numPr>
              <w:jc w:val="left"/>
              <w:rPr>
                <w:sz w:val="18"/>
                <w:szCs w:val="18"/>
                <w:lang w:val="uk-UA"/>
              </w:rPr>
            </w:pPr>
            <w:r w:rsidRPr="00273CF9">
              <w:rPr>
                <w:sz w:val="18"/>
                <w:szCs w:val="18"/>
                <w:lang w:val="uk-UA"/>
              </w:rPr>
              <w:t xml:space="preserve">В раздел </w:t>
            </w:r>
            <w:r w:rsidRPr="00273CF9">
              <w:rPr>
                <w:sz w:val="18"/>
                <w:szCs w:val="18"/>
                <w:u w:val="dotted"/>
                <w:lang w:val="uk-UA"/>
              </w:rPr>
              <w:fldChar w:fldCharType="begin"/>
            </w:r>
            <w:r w:rsidRPr="00273CF9">
              <w:rPr>
                <w:sz w:val="18"/>
                <w:szCs w:val="18"/>
                <w:u w:val="dotted"/>
                <w:lang w:val="uk-UA"/>
              </w:rPr>
              <w:instrText xml:space="preserve"> REF _Ref89087917 \h  \* MERGEFORMAT </w:instrText>
            </w:r>
            <w:r w:rsidRPr="00273CF9">
              <w:rPr>
                <w:sz w:val="18"/>
                <w:szCs w:val="18"/>
                <w:u w:val="dotted"/>
                <w:lang w:val="uk-UA"/>
              </w:rPr>
            </w:r>
            <w:r w:rsidRPr="00273CF9">
              <w:rPr>
                <w:sz w:val="18"/>
                <w:szCs w:val="18"/>
                <w:u w:val="dotted"/>
                <w:lang w:val="uk-UA"/>
              </w:rPr>
              <w:fldChar w:fldCharType="separate"/>
            </w:r>
            <w:r w:rsidRPr="00273CF9">
              <w:rPr>
                <w:sz w:val="18"/>
                <w:szCs w:val="18"/>
                <w:u w:val="dotted"/>
                <w:lang w:val="uk-UA"/>
              </w:rPr>
              <w:t>«Информация об исполнении (исполнении обязательств по предоставленной гарантии качества, расторжении)»</w:t>
            </w:r>
            <w:r w:rsidRPr="00273CF9">
              <w:rPr>
                <w:sz w:val="18"/>
                <w:szCs w:val="18"/>
                <w:u w:val="dotted"/>
                <w:lang w:val="uk-UA"/>
              </w:rPr>
              <w:fldChar w:fldCharType="end"/>
            </w:r>
            <w:r w:rsidRPr="00273CF9">
              <w:rPr>
                <w:sz w:val="18"/>
                <w:szCs w:val="18"/>
                <w:lang w:val="uk-UA"/>
              </w:rPr>
              <w:t xml:space="preserve"> добавлен алгоритм приема-передачи поля «Возвратая позиция» (executions/execution/quantityContractSubjects/quantityContractSubject/isReturnPosition)</w:t>
            </w:r>
          </w:p>
        </w:tc>
      </w:tr>
      <w:tr w:rsidR="001D3AF5" w:rsidRPr="00273CF9" w14:paraId="25D2894D" w14:textId="77777777" w:rsidTr="00D151C9">
        <w:trPr>
          <w:trHeight w:val="553"/>
        </w:trPr>
        <w:tc>
          <w:tcPr>
            <w:tcW w:w="562" w:type="dxa"/>
          </w:tcPr>
          <w:p w14:paraId="1D95D484" w14:textId="23F57B8C" w:rsidR="001D3AF5" w:rsidRPr="00273CF9" w:rsidRDefault="001D3AF5" w:rsidP="00E31C9C">
            <w:pPr>
              <w:pStyle w:val="ad"/>
              <w:rPr>
                <w:sz w:val="18"/>
                <w:szCs w:val="18"/>
                <w:lang w:val="uk-UA"/>
              </w:rPr>
            </w:pPr>
            <w:r w:rsidRPr="00273CF9">
              <w:rPr>
                <w:sz w:val="18"/>
                <w:szCs w:val="18"/>
                <w:lang w:val="uk-UA"/>
              </w:rPr>
              <w:t>7.2</w:t>
            </w:r>
          </w:p>
        </w:tc>
        <w:tc>
          <w:tcPr>
            <w:tcW w:w="1134" w:type="dxa"/>
          </w:tcPr>
          <w:p w14:paraId="18068068" w14:textId="5DEF0D18" w:rsidR="001D3AF5" w:rsidRPr="00273CF9" w:rsidRDefault="001D3AF5" w:rsidP="00E31C9C">
            <w:pPr>
              <w:pStyle w:val="ad"/>
              <w:rPr>
                <w:sz w:val="18"/>
                <w:szCs w:val="18"/>
              </w:rPr>
            </w:pPr>
            <w:r w:rsidRPr="00273CF9">
              <w:rPr>
                <w:sz w:val="18"/>
                <w:szCs w:val="18"/>
              </w:rPr>
              <w:t>21.04.2022</w:t>
            </w:r>
          </w:p>
        </w:tc>
        <w:tc>
          <w:tcPr>
            <w:tcW w:w="1275" w:type="dxa"/>
          </w:tcPr>
          <w:p w14:paraId="51A830D2" w14:textId="4EA9B84B" w:rsidR="001D3AF5" w:rsidRPr="00273CF9" w:rsidRDefault="001D3AF5" w:rsidP="00E31C9C">
            <w:pPr>
              <w:pStyle w:val="ad"/>
            </w:pPr>
            <w:r w:rsidRPr="00273CF9">
              <w:rPr>
                <w:sz w:val="18"/>
                <w:szCs w:val="18"/>
              </w:rPr>
              <w:t>FCSNF-12814</w:t>
            </w:r>
          </w:p>
        </w:tc>
        <w:tc>
          <w:tcPr>
            <w:tcW w:w="6095" w:type="dxa"/>
          </w:tcPr>
          <w:p w14:paraId="322D680B" w14:textId="6557B94F" w:rsidR="001D3AF5" w:rsidRPr="00273CF9" w:rsidRDefault="001D3AF5" w:rsidP="002D0245">
            <w:pPr>
              <w:pStyle w:val="ad"/>
              <w:numPr>
                <w:ilvl w:val="0"/>
                <w:numId w:val="140"/>
              </w:numPr>
              <w:jc w:val="left"/>
              <w:rPr>
                <w:sz w:val="18"/>
                <w:szCs w:val="18"/>
                <w:lang w:val="uk-UA"/>
              </w:rPr>
            </w:pPr>
            <w:r w:rsidRPr="00273CF9">
              <w:rPr>
                <w:sz w:val="18"/>
                <w:szCs w:val="18"/>
                <w:lang w:val="uk-UA"/>
              </w:rPr>
              <w:t xml:space="preserve">В раздел </w:t>
            </w:r>
            <w:r w:rsidRPr="00273CF9">
              <w:rPr>
                <w:sz w:val="18"/>
                <w:szCs w:val="18"/>
                <w:u w:val="dotted"/>
                <w:lang w:val="uk-UA"/>
              </w:rPr>
              <w:fldChar w:fldCharType="begin"/>
            </w:r>
            <w:r w:rsidRPr="00273CF9">
              <w:rPr>
                <w:sz w:val="18"/>
                <w:szCs w:val="18"/>
                <w:u w:val="dotted"/>
                <w:lang w:val="uk-UA"/>
              </w:rPr>
              <w:instrText xml:space="preserve"> REF _Ref101450680 \h  \* MERGEFORMAT </w:instrText>
            </w:r>
            <w:r w:rsidRPr="00273CF9">
              <w:rPr>
                <w:sz w:val="18"/>
                <w:szCs w:val="18"/>
                <w:u w:val="dotted"/>
                <w:lang w:val="uk-UA"/>
              </w:rPr>
            </w:r>
            <w:r w:rsidRPr="00273CF9">
              <w:rPr>
                <w:sz w:val="18"/>
                <w:szCs w:val="18"/>
                <w:u w:val="dotted"/>
                <w:lang w:val="uk-UA"/>
              </w:rPr>
              <w:fldChar w:fldCharType="separate"/>
            </w:r>
            <w:r w:rsidRPr="00273CF9">
              <w:rPr>
                <w:sz w:val="18"/>
                <w:szCs w:val="18"/>
                <w:u w:val="dotted"/>
                <w:lang w:val="uk-UA"/>
              </w:rPr>
              <w:t>«Информация (проект информации) о заключенном контракте»</w:t>
            </w:r>
            <w:r w:rsidRPr="00273CF9">
              <w:rPr>
                <w:sz w:val="18"/>
                <w:szCs w:val="18"/>
                <w:u w:val="dotted"/>
                <w:lang w:val="uk-UA"/>
              </w:rPr>
              <w:fldChar w:fldCharType="end"/>
            </w:r>
            <w:r w:rsidRPr="00273CF9">
              <w:rPr>
                <w:sz w:val="18"/>
                <w:szCs w:val="18"/>
                <w:lang w:val="uk-UA"/>
              </w:rPr>
              <w:t>:</w:t>
            </w:r>
          </w:p>
          <w:p w14:paraId="20973BBE" w14:textId="0FE09335" w:rsidR="001D3AF5" w:rsidRPr="00273CF9" w:rsidRDefault="001D3AF5" w:rsidP="002D0245">
            <w:pPr>
              <w:pStyle w:val="ad"/>
              <w:numPr>
                <w:ilvl w:val="1"/>
                <w:numId w:val="140"/>
              </w:numPr>
              <w:jc w:val="left"/>
              <w:rPr>
                <w:sz w:val="18"/>
                <w:szCs w:val="18"/>
                <w:lang w:val="uk-UA"/>
              </w:rPr>
            </w:pPr>
            <w:r w:rsidRPr="00273CF9">
              <w:rPr>
                <w:sz w:val="18"/>
                <w:szCs w:val="18"/>
                <w:lang w:val="uk-UA"/>
              </w:rPr>
              <w:t>внесены изменения в требования к обработке блока «Бюджетные средства» (finances/budgetFunds);</w:t>
            </w:r>
          </w:p>
          <w:p w14:paraId="6A47A7BD" w14:textId="30824259" w:rsidR="001D3AF5" w:rsidRPr="00273CF9" w:rsidRDefault="001D3AF5" w:rsidP="002D0245">
            <w:pPr>
              <w:pStyle w:val="ad"/>
              <w:numPr>
                <w:ilvl w:val="1"/>
                <w:numId w:val="140"/>
              </w:numPr>
              <w:jc w:val="left"/>
              <w:rPr>
                <w:sz w:val="18"/>
                <w:szCs w:val="18"/>
                <w:lang w:val="uk-UA"/>
              </w:rPr>
            </w:pPr>
            <w:r w:rsidRPr="00273CF9">
              <w:rPr>
                <w:sz w:val="18"/>
                <w:szCs w:val="18"/>
                <w:lang w:val="uk-UA"/>
              </w:rPr>
              <w:t>внесены изменения в требования к обработке поля «КВР были изменены относительно Извещения» (finances/budgetFunds/KVRsChange)</w:t>
            </w:r>
            <w:r w:rsidRPr="00273CF9">
              <w:rPr>
                <w:sz w:val="18"/>
                <w:szCs w:val="18"/>
              </w:rPr>
              <w:t>;</w:t>
            </w:r>
          </w:p>
          <w:p w14:paraId="30013A42" w14:textId="7927C37B" w:rsidR="001D3AF5" w:rsidRPr="00273CF9" w:rsidRDefault="001D3AF5" w:rsidP="002D0245">
            <w:pPr>
              <w:pStyle w:val="ad"/>
              <w:numPr>
                <w:ilvl w:val="1"/>
                <w:numId w:val="140"/>
              </w:numPr>
              <w:jc w:val="left"/>
              <w:rPr>
                <w:sz w:val="18"/>
                <w:szCs w:val="18"/>
                <w:lang w:val="uk-UA"/>
              </w:rPr>
            </w:pPr>
            <w:r w:rsidRPr="00273CF9">
              <w:rPr>
                <w:sz w:val="18"/>
                <w:szCs w:val="18"/>
                <w:lang w:val="uk-UA"/>
              </w:rPr>
              <w:t>внесены изменения в требования к обработке поля «КЦС были изменены относительно Извещения» (finances/budgetFunds/targetArticlesChange)</w:t>
            </w:r>
            <w:r w:rsidRPr="00273CF9">
              <w:rPr>
                <w:sz w:val="18"/>
                <w:szCs w:val="18"/>
              </w:rPr>
              <w:t>;</w:t>
            </w:r>
          </w:p>
          <w:p w14:paraId="295D9D0A" w14:textId="05833016" w:rsidR="001D3AF5" w:rsidRPr="00273CF9" w:rsidRDefault="001D3AF5" w:rsidP="002D0245">
            <w:pPr>
              <w:pStyle w:val="ad"/>
              <w:numPr>
                <w:ilvl w:val="1"/>
                <w:numId w:val="140"/>
              </w:numPr>
              <w:jc w:val="left"/>
              <w:rPr>
                <w:sz w:val="18"/>
                <w:szCs w:val="18"/>
                <w:lang w:val="uk-UA"/>
              </w:rPr>
            </w:pPr>
            <w:r w:rsidRPr="00273CF9">
              <w:rPr>
                <w:sz w:val="18"/>
                <w:szCs w:val="18"/>
                <w:lang w:val="uk-UA"/>
              </w:rPr>
              <w:t>внесены изменения в требования к обработке блока «Платежи по этапу» (finances/budgetFunds/stages/payments)</w:t>
            </w:r>
            <w:r w:rsidRPr="00273CF9">
              <w:rPr>
                <w:sz w:val="18"/>
                <w:szCs w:val="18"/>
              </w:rPr>
              <w:t>;</w:t>
            </w:r>
          </w:p>
          <w:p w14:paraId="48BE9A0C" w14:textId="4AAC2036" w:rsidR="001D3AF5" w:rsidRPr="00273CF9" w:rsidRDefault="001D3AF5" w:rsidP="002D0245">
            <w:pPr>
              <w:pStyle w:val="ad"/>
              <w:numPr>
                <w:ilvl w:val="1"/>
                <w:numId w:val="140"/>
              </w:numPr>
              <w:jc w:val="left"/>
              <w:rPr>
                <w:sz w:val="18"/>
                <w:szCs w:val="18"/>
                <w:lang w:val="uk-UA"/>
              </w:rPr>
            </w:pPr>
            <w:r w:rsidRPr="00273CF9">
              <w:rPr>
                <w:sz w:val="18"/>
                <w:szCs w:val="18"/>
                <w:lang w:val="uk-UA"/>
              </w:rPr>
              <w:t>внесены изменения в требования к обработке поля «Примечание» (finances/budgetFunds/stages/payments/comment)</w:t>
            </w:r>
            <w:r w:rsidRPr="00273CF9">
              <w:rPr>
                <w:sz w:val="18"/>
                <w:szCs w:val="18"/>
              </w:rPr>
              <w:t>;</w:t>
            </w:r>
          </w:p>
          <w:p w14:paraId="05A0304A" w14:textId="485C8B3D" w:rsidR="001D3AF5" w:rsidRPr="00273CF9" w:rsidRDefault="001D3AF5" w:rsidP="002D0245">
            <w:pPr>
              <w:pStyle w:val="ad"/>
              <w:numPr>
                <w:ilvl w:val="1"/>
                <w:numId w:val="140"/>
              </w:numPr>
              <w:jc w:val="left"/>
              <w:rPr>
                <w:sz w:val="18"/>
                <w:szCs w:val="18"/>
                <w:lang w:val="uk-UA"/>
              </w:rPr>
            </w:pPr>
            <w:r w:rsidRPr="00273CF9">
              <w:rPr>
                <w:sz w:val="18"/>
                <w:szCs w:val="18"/>
                <w:lang w:val="uk-UA"/>
              </w:rPr>
              <w:t>внесены изменения в требования к обработке блока «Внебюджетные средства» (finances/extrabudgetFunds)</w:t>
            </w:r>
            <w:r w:rsidRPr="00273CF9">
              <w:rPr>
                <w:sz w:val="18"/>
                <w:szCs w:val="18"/>
              </w:rPr>
              <w:t>;</w:t>
            </w:r>
          </w:p>
          <w:p w14:paraId="3D5C309D" w14:textId="215671E9" w:rsidR="001D3AF5" w:rsidRPr="00273CF9" w:rsidRDefault="001D3AF5" w:rsidP="002D0245">
            <w:pPr>
              <w:pStyle w:val="ad"/>
              <w:numPr>
                <w:ilvl w:val="1"/>
                <w:numId w:val="140"/>
              </w:numPr>
              <w:jc w:val="left"/>
              <w:rPr>
                <w:sz w:val="18"/>
                <w:szCs w:val="18"/>
                <w:lang w:val="uk-UA"/>
              </w:rPr>
            </w:pPr>
            <w:r w:rsidRPr="00273CF9">
              <w:rPr>
                <w:sz w:val="18"/>
                <w:szCs w:val="18"/>
                <w:lang w:val="uk-UA"/>
              </w:rPr>
              <w:t>внесены изменения в требования к обработке блока «Вид внебюджетных средств» (finances/extrabudgetFunds/extrabudget)</w:t>
            </w:r>
            <w:r w:rsidRPr="00273CF9">
              <w:rPr>
                <w:sz w:val="18"/>
                <w:szCs w:val="18"/>
              </w:rPr>
              <w:t>;</w:t>
            </w:r>
          </w:p>
          <w:p w14:paraId="0BA216CA" w14:textId="3708C46D" w:rsidR="001D3AF5" w:rsidRPr="00273CF9" w:rsidRDefault="001D3AF5" w:rsidP="002D0245">
            <w:pPr>
              <w:pStyle w:val="ad"/>
              <w:numPr>
                <w:ilvl w:val="1"/>
                <w:numId w:val="140"/>
              </w:numPr>
              <w:jc w:val="left"/>
              <w:rPr>
                <w:sz w:val="18"/>
                <w:szCs w:val="18"/>
                <w:lang w:val="uk-UA"/>
              </w:rPr>
            </w:pPr>
            <w:r w:rsidRPr="00273CF9">
              <w:rPr>
                <w:sz w:val="18"/>
                <w:szCs w:val="18"/>
                <w:lang w:val="uk-UA"/>
              </w:rPr>
              <w:t>добавлено требование к приему поля «КЦС были изменены относительно Извещения» (finances/extrabudgetFunds/targetArticlesChange)</w:t>
            </w:r>
            <w:r w:rsidRPr="00273CF9">
              <w:rPr>
                <w:sz w:val="18"/>
                <w:szCs w:val="18"/>
              </w:rPr>
              <w:t>;</w:t>
            </w:r>
          </w:p>
          <w:p w14:paraId="1A999594" w14:textId="66644DA1" w:rsidR="001D3AF5" w:rsidRPr="00273CF9" w:rsidRDefault="001D3AF5" w:rsidP="002D0245">
            <w:pPr>
              <w:pStyle w:val="ad"/>
              <w:numPr>
                <w:ilvl w:val="1"/>
                <w:numId w:val="140"/>
              </w:numPr>
              <w:jc w:val="left"/>
              <w:rPr>
                <w:sz w:val="18"/>
                <w:szCs w:val="18"/>
                <w:lang w:val="uk-UA"/>
              </w:rPr>
            </w:pPr>
            <w:r w:rsidRPr="00273CF9">
              <w:rPr>
                <w:sz w:val="18"/>
                <w:szCs w:val="18"/>
                <w:lang w:val="uk-UA"/>
              </w:rPr>
              <w:t>добавлено требование к приему поля «КВР были изменены относительно Извещения» (finances/extrabudgetFunds/KVRsChange)</w:t>
            </w:r>
            <w:r w:rsidRPr="00273CF9">
              <w:rPr>
                <w:sz w:val="18"/>
                <w:szCs w:val="18"/>
              </w:rPr>
              <w:t>;</w:t>
            </w:r>
          </w:p>
          <w:p w14:paraId="3C4FFDC8" w14:textId="310316FF" w:rsidR="001D3AF5" w:rsidRPr="00273CF9" w:rsidRDefault="001D3AF5" w:rsidP="002D0245">
            <w:pPr>
              <w:pStyle w:val="ad"/>
              <w:numPr>
                <w:ilvl w:val="1"/>
                <w:numId w:val="140"/>
              </w:numPr>
              <w:jc w:val="left"/>
              <w:rPr>
                <w:sz w:val="18"/>
                <w:szCs w:val="18"/>
                <w:lang w:val="uk-UA"/>
              </w:rPr>
            </w:pPr>
            <w:r w:rsidRPr="00273CF9">
              <w:rPr>
                <w:sz w:val="18"/>
                <w:szCs w:val="18"/>
                <w:lang w:val="uk-UA"/>
              </w:rPr>
              <w:t>добавлено требование к приему поля «КОКС были изменены относительно Извещения (приглашения)» (finances/extrabudgetFunds/KOKSsChange)</w:t>
            </w:r>
            <w:r w:rsidRPr="00273CF9">
              <w:rPr>
                <w:sz w:val="18"/>
                <w:szCs w:val="18"/>
              </w:rPr>
              <w:t>;</w:t>
            </w:r>
          </w:p>
          <w:p w14:paraId="16601282" w14:textId="1307ED27" w:rsidR="001D3AF5" w:rsidRPr="00273CF9" w:rsidRDefault="001D3AF5" w:rsidP="002D0245">
            <w:pPr>
              <w:pStyle w:val="ad"/>
              <w:numPr>
                <w:ilvl w:val="1"/>
                <w:numId w:val="140"/>
              </w:numPr>
              <w:jc w:val="left"/>
              <w:rPr>
                <w:sz w:val="18"/>
                <w:szCs w:val="18"/>
                <w:lang w:val="uk-UA"/>
              </w:rPr>
            </w:pPr>
            <w:r w:rsidRPr="00273CF9">
              <w:rPr>
                <w:sz w:val="18"/>
                <w:szCs w:val="18"/>
                <w:lang w:val="uk-UA"/>
              </w:rPr>
              <w:t>«Платежи по этапу» (finances/extrabudgetFunds/stages/payments)</w:t>
            </w:r>
            <w:r w:rsidRPr="00273CF9">
              <w:rPr>
                <w:sz w:val="18"/>
                <w:szCs w:val="18"/>
                <w:lang w:val="en-US"/>
              </w:rPr>
              <w:t>.</w:t>
            </w:r>
          </w:p>
          <w:p w14:paraId="3C65BB63" w14:textId="0DE2789A" w:rsidR="001D3AF5" w:rsidRPr="00273CF9" w:rsidRDefault="001D3AF5" w:rsidP="002D0245">
            <w:pPr>
              <w:pStyle w:val="ad"/>
              <w:numPr>
                <w:ilvl w:val="0"/>
                <w:numId w:val="140"/>
              </w:numPr>
              <w:jc w:val="left"/>
              <w:rPr>
                <w:sz w:val="18"/>
                <w:szCs w:val="18"/>
                <w:lang w:val="uk-UA"/>
              </w:rPr>
            </w:pPr>
            <w:r w:rsidRPr="00273CF9">
              <w:rPr>
                <w:sz w:val="18"/>
                <w:szCs w:val="18"/>
                <w:lang w:val="uk-UA"/>
              </w:rPr>
              <w:t>Удален контроль РК_ИК_0021</w:t>
            </w:r>
          </w:p>
        </w:tc>
      </w:tr>
      <w:tr w:rsidR="001D3AF5" w:rsidRPr="00273CF9" w14:paraId="55B6FC52" w14:textId="77777777" w:rsidTr="00D151C9">
        <w:trPr>
          <w:trHeight w:val="553"/>
        </w:trPr>
        <w:tc>
          <w:tcPr>
            <w:tcW w:w="562" w:type="dxa"/>
          </w:tcPr>
          <w:p w14:paraId="6E32C202" w14:textId="1F7440DC" w:rsidR="001D3AF5" w:rsidRPr="00273CF9" w:rsidRDefault="001D3AF5" w:rsidP="00E31C9C">
            <w:pPr>
              <w:pStyle w:val="ad"/>
              <w:rPr>
                <w:sz w:val="18"/>
                <w:szCs w:val="18"/>
                <w:lang w:val="uk-UA"/>
              </w:rPr>
            </w:pPr>
            <w:r w:rsidRPr="00273CF9">
              <w:rPr>
                <w:sz w:val="18"/>
                <w:szCs w:val="18"/>
                <w:lang w:val="uk-UA"/>
              </w:rPr>
              <w:t>7.2.1</w:t>
            </w:r>
          </w:p>
        </w:tc>
        <w:tc>
          <w:tcPr>
            <w:tcW w:w="1134" w:type="dxa"/>
          </w:tcPr>
          <w:p w14:paraId="2C49A643" w14:textId="14C2BA54" w:rsidR="001D3AF5" w:rsidRPr="00273CF9" w:rsidRDefault="001D3AF5" w:rsidP="00E31C9C">
            <w:pPr>
              <w:pStyle w:val="ad"/>
              <w:rPr>
                <w:sz w:val="18"/>
                <w:szCs w:val="18"/>
              </w:rPr>
            </w:pPr>
            <w:r w:rsidRPr="00273CF9">
              <w:rPr>
                <w:sz w:val="18"/>
                <w:szCs w:val="18"/>
              </w:rPr>
              <w:t>20.05.2022</w:t>
            </w:r>
          </w:p>
        </w:tc>
        <w:tc>
          <w:tcPr>
            <w:tcW w:w="1275" w:type="dxa"/>
          </w:tcPr>
          <w:p w14:paraId="5547FB48" w14:textId="5EF7C94A" w:rsidR="001D3AF5" w:rsidRPr="00273CF9" w:rsidRDefault="001D3AF5" w:rsidP="00E31C9C">
            <w:pPr>
              <w:pStyle w:val="ad"/>
            </w:pPr>
            <w:r w:rsidRPr="00273CF9">
              <w:rPr>
                <w:sz w:val="18"/>
                <w:szCs w:val="18"/>
              </w:rPr>
              <w:t>FCSNF-12814</w:t>
            </w:r>
          </w:p>
        </w:tc>
        <w:tc>
          <w:tcPr>
            <w:tcW w:w="6095" w:type="dxa"/>
          </w:tcPr>
          <w:p w14:paraId="79B031C9" w14:textId="77777777" w:rsidR="001D3AF5" w:rsidRPr="00273CF9" w:rsidRDefault="001D3AF5" w:rsidP="002D0245">
            <w:pPr>
              <w:pStyle w:val="ad"/>
              <w:numPr>
                <w:ilvl w:val="0"/>
                <w:numId w:val="144"/>
              </w:numPr>
              <w:jc w:val="left"/>
              <w:rPr>
                <w:sz w:val="18"/>
                <w:szCs w:val="18"/>
                <w:lang w:val="uk-UA"/>
              </w:rPr>
            </w:pPr>
            <w:r w:rsidRPr="00273CF9">
              <w:rPr>
                <w:sz w:val="18"/>
                <w:szCs w:val="18"/>
                <w:lang w:val="uk-UA"/>
              </w:rPr>
              <w:t>Внесены изменения в контроли:</w:t>
            </w:r>
          </w:p>
          <w:p w14:paraId="7772F715" w14:textId="77777777" w:rsidR="001D3AF5" w:rsidRPr="00273CF9" w:rsidRDefault="001D3AF5" w:rsidP="002D0245">
            <w:pPr>
              <w:pStyle w:val="ad"/>
              <w:numPr>
                <w:ilvl w:val="1"/>
                <w:numId w:val="144"/>
              </w:numPr>
              <w:jc w:val="left"/>
              <w:rPr>
                <w:sz w:val="18"/>
                <w:szCs w:val="18"/>
                <w:lang w:val="uk-UA"/>
              </w:rPr>
            </w:pPr>
            <w:r w:rsidRPr="00273CF9">
              <w:rPr>
                <w:sz w:val="18"/>
                <w:szCs w:val="18"/>
                <w:lang w:val="uk-UA"/>
              </w:rPr>
              <w:t>РК_ИК_0018</w:t>
            </w:r>
            <w:r w:rsidRPr="00273CF9">
              <w:rPr>
                <w:sz w:val="18"/>
                <w:szCs w:val="18"/>
                <w:lang w:val="en-US"/>
              </w:rPr>
              <w:t>;</w:t>
            </w:r>
          </w:p>
          <w:p w14:paraId="107DE5A1" w14:textId="77777777" w:rsidR="001D3AF5" w:rsidRPr="00273CF9" w:rsidRDefault="001D3AF5" w:rsidP="002D0245">
            <w:pPr>
              <w:pStyle w:val="ad"/>
              <w:numPr>
                <w:ilvl w:val="1"/>
                <w:numId w:val="144"/>
              </w:numPr>
              <w:jc w:val="left"/>
              <w:rPr>
                <w:sz w:val="18"/>
                <w:szCs w:val="18"/>
                <w:lang w:val="uk-UA"/>
              </w:rPr>
            </w:pPr>
            <w:r w:rsidRPr="00273CF9">
              <w:rPr>
                <w:sz w:val="18"/>
                <w:szCs w:val="18"/>
                <w:lang w:val="uk-UA"/>
              </w:rPr>
              <w:t>РК_ИК_0023</w:t>
            </w:r>
            <w:r w:rsidRPr="00273CF9">
              <w:rPr>
                <w:sz w:val="18"/>
                <w:szCs w:val="18"/>
                <w:lang w:val="en-US"/>
              </w:rPr>
              <w:t>;</w:t>
            </w:r>
          </w:p>
          <w:p w14:paraId="48DF14D9" w14:textId="77777777" w:rsidR="001D3AF5" w:rsidRPr="00273CF9" w:rsidRDefault="001D3AF5" w:rsidP="002D0245">
            <w:pPr>
              <w:pStyle w:val="ad"/>
              <w:numPr>
                <w:ilvl w:val="1"/>
                <w:numId w:val="144"/>
              </w:numPr>
              <w:jc w:val="left"/>
              <w:rPr>
                <w:sz w:val="18"/>
                <w:szCs w:val="18"/>
                <w:lang w:val="uk-UA"/>
              </w:rPr>
            </w:pPr>
            <w:r w:rsidRPr="00273CF9">
              <w:rPr>
                <w:sz w:val="18"/>
                <w:szCs w:val="18"/>
                <w:lang w:val="uk-UA"/>
              </w:rPr>
              <w:t>РК_ИК_0019</w:t>
            </w:r>
            <w:r w:rsidRPr="00273CF9">
              <w:rPr>
                <w:sz w:val="18"/>
                <w:szCs w:val="18"/>
                <w:lang w:val="en-US"/>
              </w:rPr>
              <w:t>;</w:t>
            </w:r>
          </w:p>
          <w:p w14:paraId="312FADFD" w14:textId="77777777" w:rsidR="001D3AF5" w:rsidRPr="00273CF9" w:rsidRDefault="001D3AF5" w:rsidP="002D0245">
            <w:pPr>
              <w:pStyle w:val="ad"/>
              <w:numPr>
                <w:ilvl w:val="1"/>
                <w:numId w:val="144"/>
              </w:numPr>
              <w:jc w:val="left"/>
              <w:rPr>
                <w:sz w:val="18"/>
                <w:szCs w:val="18"/>
                <w:lang w:val="uk-UA"/>
              </w:rPr>
            </w:pPr>
            <w:r w:rsidRPr="00273CF9">
              <w:rPr>
                <w:sz w:val="18"/>
                <w:szCs w:val="18"/>
                <w:lang w:val="uk-UA"/>
              </w:rPr>
              <w:t>РК_ИК_0152</w:t>
            </w:r>
            <w:r w:rsidRPr="00273CF9">
              <w:rPr>
                <w:sz w:val="18"/>
                <w:szCs w:val="18"/>
                <w:lang w:val="en-US"/>
              </w:rPr>
              <w:t>;</w:t>
            </w:r>
          </w:p>
          <w:p w14:paraId="0D327EA2" w14:textId="77777777" w:rsidR="001D3AF5" w:rsidRPr="00273CF9" w:rsidRDefault="001D3AF5" w:rsidP="002D0245">
            <w:pPr>
              <w:pStyle w:val="ad"/>
              <w:numPr>
                <w:ilvl w:val="1"/>
                <w:numId w:val="144"/>
              </w:numPr>
              <w:jc w:val="left"/>
              <w:rPr>
                <w:sz w:val="18"/>
                <w:szCs w:val="18"/>
                <w:lang w:val="uk-UA"/>
              </w:rPr>
            </w:pPr>
            <w:r w:rsidRPr="00273CF9">
              <w:rPr>
                <w:sz w:val="18"/>
                <w:szCs w:val="18"/>
                <w:lang w:val="uk-UA"/>
              </w:rPr>
              <w:t>РК_ИК_0020</w:t>
            </w:r>
            <w:r w:rsidRPr="00273CF9">
              <w:rPr>
                <w:sz w:val="18"/>
                <w:szCs w:val="18"/>
                <w:lang w:val="en-US"/>
              </w:rPr>
              <w:t>;</w:t>
            </w:r>
          </w:p>
          <w:p w14:paraId="6530B769" w14:textId="77777777" w:rsidR="001D3AF5" w:rsidRPr="00273CF9" w:rsidRDefault="001D3AF5" w:rsidP="002D0245">
            <w:pPr>
              <w:pStyle w:val="ad"/>
              <w:numPr>
                <w:ilvl w:val="0"/>
                <w:numId w:val="144"/>
              </w:numPr>
              <w:jc w:val="left"/>
              <w:rPr>
                <w:sz w:val="18"/>
                <w:szCs w:val="18"/>
                <w:lang w:val="uk-UA"/>
              </w:rPr>
            </w:pPr>
            <w:r w:rsidRPr="00273CF9">
              <w:rPr>
                <w:sz w:val="18"/>
                <w:szCs w:val="18"/>
                <w:lang w:val="uk-UA"/>
              </w:rPr>
              <w:t>Добавлены требования к приему блока «График финансирования» (finances/financingPlan);</w:t>
            </w:r>
          </w:p>
          <w:p w14:paraId="18F91794" w14:textId="77777777" w:rsidR="001D3AF5" w:rsidRPr="00273CF9" w:rsidRDefault="001D3AF5" w:rsidP="002D0245">
            <w:pPr>
              <w:pStyle w:val="ad"/>
              <w:numPr>
                <w:ilvl w:val="0"/>
                <w:numId w:val="144"/>
              </w:numPr>
              <w:jc w:val="left"/>
              <w:rPr>
                <w:sz w:val="18"/>
                <w:szCs w:val="18"/>
                <w:lang w:val="uk-UA"/>
              </w:rPr>
            </w:pPr>
            <w:r w:rsidRPr="00273CF9">
              <w:rPr>
                <w:sz w:val="18"/>
                <w:szCs w:val="18"/>
                <w:lang w:val="uk-UA"/>
              </w:rPr>
              <w:t>Внесены изменения в алгоритм приема блока «Бюджетные средства» (</w:t>
            </w:r>
            <w:r w:rsidRPr="00273CF9">
              <w:rPr>
                <w:sz w:val="18"/>
                <w:szCs w:val="18"/>
              </w:rPr>
              <w:t>finances</w:t>
            </w:r>
            <w:r w:rsidRPr="00273CF9">
              <w:rPr>
                <w:sz w:val="18"/>
                <w:szCs w:val="18"/>
                <w:lang w:val="uk-UA"/>
              </w:rPr>
              <w:t>/</w:t>
            </w:r>
            <w:r w:rsidRPr="00273CF9">
              <w:rPr>
                <w:sz w:val="18"/>
                <w:szCs w:val="18"/>
              </w:rPr>
              <w:t>budgetFunds</w:t>
            </w:r>
            <w:r w:rsidRPr="00273CF9">
              <w:rPr>
                <w:sz w:val="18"/>
                <w:szCs w:val="18"/>
                <w:lang w:val="uk-UA"/>
              </w:rPr>
              <w:t>);</w:t>
            </w:r>
          </w:p>
          <w:p w14:paraId="457FDFBC" w14:textId="270A59D7" w:rsidR="001D3AF5" w:rsidRPr="00273CF9" w:rsidRDefault="001D3AF5" w:rsidP="002D0245">
            <w:pPr>
              <w:pStyle w:val="ad"/>
              <w:numPr>
                <w:ilvl w:val="0"/>
                <w:numId w:val="144"/>
              </w:numPr>
              <w:jc w:val="left"/>
              <w:rPr>
                <w:sz w:val="18"/>
                <w:szCs w:val="18"/>
                <w:lang w:val="uk-UA"/>
              </w:rPr>
            </w:pPr>
            <w:r w:rsidRPr="00273CF9">
              <w:rPr>
                <w:sz w:val="18"/>
                <w:szCs w:val="18"/>
                <w:lang w:val="uk-UA"/>
              </w:rPr>
              <w:t>Внесены изменения в алгоритм приема блока «Внебюджетные средства» (</w:t>
            </w:r>
            <w:r w:rsidRPr="00273CF9">
              <w:rPr>
                <w:sz w:val="18"/>
                <w:szCs w:val="18"/>
              </w:rPr>
              <w:t>finances</w:t>
            </w:r>
            <w:r w:rsidRPr="00273CF9">
              <w:rPr>
                <w:sz w:val="18"/>
                <w:szCs w:val="18"/>
                <w:lang w:val="uk-UA"/>
              </w:rPr>
              <w:t>/</w:t>
            </w:r>
            <w:r w:rsidRPr="00273CF9">
              <w:rPr>
                <w:sz w:val="18"/>
                <w:szCs w:val="18"/>
              </w:rPr>
              <w:t>extrabudgetFunds</w:t>
            </w:r>
            <w:r w:rsidRPr="00273CF9">
              <w:rPr>
                <w:sz w:val="18"/>
                <w:szCs w:val="18"/>
                <w:lang w:val="uk-UA"/>
              </w:rPr>
              <w:t>)</w:t>
            </w:r>
          </w:p>
        </w:tc>
      </w:tr>
      <w:tr w:rsidR="001D3AF5" w:rsidRPr="00273CF9" w14:paraId="6105CFBB" w14:textId="77777777" w:rsidTr="00D151C9">
        <w:trPr>
          <w:trHeight w:val="553"/>
        </w:trPr>
        <w:tc>
          <w:tcPr>
            <w:tcW w:w="562" w:type="dxa"/>
          </w:tcPr>
          <w:p w14:paraId="57B0564C" w14:textId="27C65B7D" w:rsidR="001D3AF5" w:rsidRPr="00273CF9" w:rsidRDefault="001D3AF5" w:rsidP="0018561F">
            <w:pPr>
              <w:pStyle w:val="ad"/>
              <w:rPr>
                <w:sz w:val="18"/>
                <w:szCs w:val="18"/>
                <w:lang w:val="uk-UA"/>
              </w:rPr>
            </w:pPr>
            <w:r w:rsidRPr="00273CF9">
              <w:rPr>
                <w:sz w:val="18"/>
                <w:szCs w:val="18"/>
                <w:lang w:val="uk-UA"/>
              </w:rPr>
              <w:t>7.3</w:t>
            </w:r>
          </w:p>
        </w:tc>
        <w:tc>
          <w:tcPr>
            <w:tcW w:w="1134" w:type="dxa"/>
          </w:tcPr>
          <w:p w14:paraId="22EB95AD" w14:textId="69FCF6CD" w:rsidR="001D3AF5" w:rsidRPr="00273CF9" w:rsidRDefault="001D3AF5" w:rsidP="0018561F">
            <w:pPr>
              <w:pStyle w:val="ad"/>
              <w:rPr>
                <w:sz w:val="18"/>
                <w:szCs w:val="18"/>
              </w:rPr>
            </w:pPr>
            <w:r w:rsidRPr="00273CF9">
              <w:rPr>
                <w:sz w:val="18"/>
                <w:szCs w:val="18"/>
              </w:rPr>
              <w:t>22.04.2022</w:t>
            </w:r>
          </w:p>
        </w:tc>
        <w:tc>
          <w:tcPr>
            <w:tcW w:w="1275" w:type="dxa"/>
          </w:tcPr>
          <w:p w14:paraId="38EE26E6" w14:textId="7C65F296" w:rsidR="001D3AF5" w:rsidRPr="00273CF9" w:rsidRDefault="001D3AF5" w:rsidP="0018561F">
            <w:pPr>
              <w:pStyle w:val="ad"/>
            </w:pPr>
            <w:r w:rsidRPr="00273CF9">
              <w:rPr>
                <w:sz w:val="18"/>
                <w:szCs w:val="18"/>
              </w:rPr>
              <w:t>FCSNF-15402</w:t>
            </w:r>
          </w:p>
        </w:tc>
        <w:tc>
          <w:tcPr>
            <w:tcW w:w="6095" w:type="dxa"/>
          </w:tcPr>
          <w:p w14:paraId="235723D1" w14:textId="1B6DAB19" w:rsidR="001D3AF5" w:rsidRPr="00273CF9" w:rsidRDefault="001D3AF5" w:rsidP="002D0245">
            <w:pPr>
              <w:pStyle w:val="ad"/>
              <w:numPr>
                <w:ilvl w:val="0"/>
                <w:numId w:val="141"/>
              </w:numPr>
              <w:jc w:val="left"/>
              <w:rPr>
                <w:sz w:val="18"/>
                <w:szCs w:val="18"/>
                <w:lang w:val="uk-UA"/>
              </w:rPr>
            </w:pPr>
            <w:r w:rsidRPr="00273CF9">
              <w:rPr>
                <w:sz w:val="18"/>
                <w:szCs w:val="18"/>
                <w:lang w:val="uk-UA"/>
              </w:rPr>
              <w:t>Добавлено описание приема значения поля «</w:t>
            </w:r>
            <w:r w:rsidRPr="00273CF9">
              <w:rPr>
                <w:sz w:val="18"/>
                <w:szCs w:val="18"/>
                <w:lang w:val="uk-UA"/>
              </w:rPr>
              <w:fldChar w:fldCharType="begin"/>
            </w:r>
            <w:r w:rsidRPr="00273CF9">
              <w:rPr>
                <w:sz w:val="18"/>
                <w:szCs w:val="18"/>
                <w:lang w:val="uk-UA"/>
              </w:rPr>
              <w:instrText xml:space="preserve"> REF FCSNF_15402 \h  \* MERGEFORMAT </w:instrText>
            </w:r>
            <w:r w:rsidRPr="00273CF9">
              <w:rPr>
                <w:sz w:val="18"/>
                <w:szCs w:val="18"/>
                <w:lang w:val="uk-UA"/>
              </w:rPr>
            </w:r>
            <w:r w:rsidRPr="00273CF9">
              <w:rPr>
                <w:sz w:val="18"/>
                <w:szCs w:val="18"/>
                <w:lang w:val="uk-UA"/>
              </w:rPr>
              <w:fldChar w:fldCharType="separate"/>
            </w:r>
            <w:r w:rsidRPr="00273CF9">
              <w:rPr>
                <w:sz w:val="18"/>
                <w:szCs w:val="18"/>
                <w:lang w:val="uk-UA"/>
              </w:rPr>
              <w:t>Поле «Контракт заключен в соответствии с ч. 17.1 ст. 95 44-ФЗ</w:t>
            </w:r>
            <w:r w:rsidRPr="00273CF9">
              <w:rPr>
                <w:sz w:val="18"/>
                <w:szCs w:val="18"/>
                <w:lang w:val="uk-UA"/>
              </w:rPr>
              <w:fldChar w:fldCharType="end"/>
            </w:r>
          </w:p>
        </w:tc>
      </w:tr>
      <w:tr w:rsidR="001D3AF5" w:rsidRPr="00273CF9" w14:paraId="619772BC" w14:textId="77777777" w:rsidTr="00D151C9">
        <w:trPr>
          <w:trHeight w:val="553"/>
        </w:trPr>
        <w:tc>
          <w:tcPr>
            <w:tcW w:w="562" w:type="dxa"/>
          </w:tcPr>
          <w:p w14:paraId="0AD30A5D" w14:textId="7D737A86" w:rsidR="001D3AF5" w:rsidRPr="00273CF9" w:rsidRDefault="001D3AF5" w:rsidP="009249C6">
            <w:pPr>
              <w:pStyle w:val="ad"/>
              <w:rPr>
                <w:sz w:val="18"/>
                <w:szCs w:val="18"/>
                <w:lang w:val="uk-UA"/>
              </w:rPr>
            </w:pPr>
            <w:r w:rsidRPr="00273CF9">
              <w:rPr>
                <w:sz w:val="18"/>
                <w:szCs w:val="18"/>
                <w:lang w:val="uk-UA"/>
              </w:rPr>
              <w:t>7.4</w:t>
            </w:r>
          </w:p>
        </w:tc>
        <w:tc>
          <w:tcPr>
            <w:tcW w:w="1134" w:type="dxa"/>
          </w:tcPr>
          <w:p w14:paraId="5D41531F" w14:textId="00806989" w:rsidR="001D3AF5" w:rsidRPr="00273CF9" w:rsidRDefault="001D3AF5" w:rsidP="009249C6">
            <w:pPr>
              <w:pStyle w:val="ad"/>
              <w:rPr>
                <w:sz w:val="18"/>
                <w:szCs w:val="18"/>
              </w:rPr>
            </w:pPr>
            <w:r w:rsidRPr="00273CF9">
              <w:rPr>
                <w:sz w:val="18"/>
                <w:szCs w:val="18"/>
              </w:rPr>
              <w:t>05.05.2022</w:t>
            </w:r>
          </w:p>
        </w:tc>
        <w:tc>
          <w:tcPr>
            <w:tcW w:w="1275" w:type="dxa"/>
          </w:tcPr>
          <w:p w14:paraId="6B15EB40" w14:textId="35695A0A" w:rsidR="001D3AF5" w:rsidRPr="00273CF9" w:rsidRDefault="001D3AF5" w:rsidP="009249C6">
            <w:pPr>
              <w:pStyle w:val="ad"/>
            </w:pPr>
            <w:r w:rsidRPr="00273CF9">
              <w:rPr>
                <w:sz w:val="18"/>
                <w:szCs w:val="18"/>
              </w:rPr>
              <w:t>FCSNF-15672</w:t>
            </w:r>
          </w:p>
        </w:tc>
        <w:tc>
          <w:tcPr>
            <w:tcW w:w="6095" w:type="dxa"/>
          </w:tcPr>
          <w:p w14:paraId="42EEE36C" w14:textId="36F45478" w:rsidR="001D3AF5" w:rsidRPr="00273CF9" w:rsidRDefault="001D3AF5" w:rsidP="002D0245">
            <w:pPr>
              <w:pStyle w:val="ad"/>
              <w:numPr>
                <w:ilvl w:val="0"/>
                <w:numId w:val="142"/>
              </w:numPr>
              <w:jc w:val="left"/>
              <w:rPr>
                <w:sz w:val="18"/>
                <w:szCs w:val="18"/>
                <w:lang w:val="uk-UA"/>
              </w:rPr>
            </w:pPr>
            <w:r w:rsidRPr="00273CF9">
              <w:rPr>
                <w:sz w:val="18"/>
                <w:szCs w:val="18"/>
                <w:lang w:val="uk-UA"/>
              </w:rPr>
              <w:t>Добавлен контроль РК_ИК_0382</w:t>
            </w:r>
          </w:p>
        </w:tc>
      </w:tr>
      <w:tr w:rsidR="001D3AF5" w:rsidRPr="00273CF9" w14:paraId="6AA9E284" w14:textId="77777777" w:rsidTr="00D151C9">
        <w:trPr>
          <w:trHeight w:val="553"/>
        </w:trPr>
        <w:tc>
          <w:tcPr>
            <w:tcW w:w="562" w:type="dxa"/>
          </w:tcPr>
          <w:p w14:paraId="62BAEDC5" w14:textId="57796716" w:rsidR="001D3AF5" w:rsidRPr="00273CF9" w:rsidRDefault="001D3AF5" w:rsidP="009249C6">
            <w:pPr>
              <w:pStyle w:val="ad"/>
              <w:rPr>
                <w:sz w:val="18"/>
                <w:szCs w:val="18"/>
                <w:lang w:val="uk-UA"/>
              </w:rPr>
            </w:pPr>
            <w:r w:rsidRPr="00273CF9">
              <w:rPr>
                <w:sz w:val="18"/>
                <w:szCs w:val="18"/>
                <w:lang w:val="uk-UA"/>
              </w:rPr>
              <w:lastRenderedPageBreak/>
              <w:t>7.5</w:t>
            </w:r>
          </w:p>
        </w:tc>
        <w:tc>
          <w:tcPr>
            <w:tcW w:w="1134" w:type="dxa"/>
          </w:tcPr>
          <w:p w14:paraId="38408F56" w14:textId="45B80DAD" w:rsidR="001D3AF5" w:rsidRPr="00273CF9" w:rsidRDefault="001D3AF5" w:rsidP="009249C6">
            <w:pPr>
              <w:pStyle w:val="ad"/>
              <w:rPr>
                <w:sz w:val="18"/>
                <w:szCs w:val="18"/>
              </w:rPr>
            </w:pPr>
            <w:r w:rsidRPr="00273CF9">
              <w:rPr>
                <w:sz w:val="18"/>
                <w:szCs w:val="18"/>
              </w:rPr>
              <w:t>19.05.2022</w:t>
            </w:r>
          </w:p>
        </w:tc>
        <w:tc>
          <w:tcPr>
            <w:tcW w:w="1275" w:type="dxa"/>
          </w:tcPr>
          <w:p w14:paraId="471A7113" w14:textId="6D86F4B2" w:rsidR="001D3AF5" w:rsidRPr="00273CF9" w:rsidRDefault="001D3AF5" w:rsidP="009249C6">
            <w:pPr>
              <w:pStyle w:val="ad"/>
            </w:pPr>
            <w:r w:rsidRPr="00273CF9">
              <w:rPr>
                <w:sz w:val="18"/>
                <w:szCs w:val="18"/>
              </w:rPr>
              <w:t>FCSNF-15664</w:t>
            </w:r>
          </w:p>
        </w:tc>
        <w:tc>
          <w:tcPr>
            <w:tcW w:w="6095" w:type="dxa"/>
          </w:tcPr>
          <w:p w14:paraId="15356262" w14:textId="552CA7E2" w:rsidR="001D3AF5" w:rsidRPr="00273CF9" w:rsidRDefault="001D3AF5" w:rsidP="002D0245">
            <w:pPr>
              <w:pStyle w:val="ad"/>
              <w:numPr>
                <w:ilvl w:val="0"/>
                <w:numId w:val="143"/>
              </w:numPr>
              <w:jc w:val="left"/>
              <w:rPr>
                <w:sz w:val="18"/>
                <w:szCs w:val="18"/>
                <w:lang w:val="uk-UA"/>
              </w:rPr>
            </w:pPr>
            <w:r w:rsidRPr="00273CF9">
              <w:rPr>
                <w:sz w:val="18"/>
                <w:szCs w:val="18"/>
                <w:lang w:val="uk-UA"/>
              </w:rPr>
              <w:t xml:space="preserve">Добавлен контроль </w:t>
            </w:r>
            <w:r w:rsidRPr="00273CF9">
              <w:rPr>
                <w:sz w:val="18"/>
                <w:szCs w:val="18"/>
                <w:lang w:val="uk-UA"/>
              </w:rPr>
              <w:fldChar w:fldCharType="begin"/>
            </w:r>
            <w:r w:rsidRPr="00273CF9">
              <w:rPr>
                <w:sz w:val="18"/>
                <w:szCs w:val="18"/>
                <w:lang w:val="uk-UA"/>
              </w:rPr>
              <w:instrText xml:space="preserve"> REF РК_ИК_0383 \h  \* MERGEFORMAT </w:instrText>
            </w:r>
            <w:r w:rsidRPr="00273CF9">
              <w:rPr>
                <w:sz w:val="18"/>
                <w:szCs w:val="18"/>
                <w:lang w:val="uk-UA"/>
              </w:rPr>
            </w:r>
            <w:r w:rsidRPr="00273CF9">
              <w:rPr>
                <w:sz w:val="18"/>
                <w:szCs w:val="18"/>
                <w:lang w:val="uk-UA"/>
              </w:rPr>
              <w:fldChar w:fldCharType="separate"/>
            </w:r>
            <w:r w:rsidRPr="00273CF9">
              <w:rPr>
                <w:sz w:val="18"/>
                <w:szCs w:val="18"/>
                <w:lang w:val="uk-UA"/>
              </w:rPr>
              <w:t>РК_ИК_0383</w:t>
            </w:r>
            <w:r w:rsidRPr="00273CF9">
              <w:rPr>
                <w:sz w:val="18"/>
                <w:szCs w:val="18"/>
                <w:lang w:val="uk-UA"/>
              </w:rPr>
              <w:fldChar w:fldCharType="end"/>
            </w:r>
          </w:p>
          <w:p w14:paraId="5C70B3AD" w14:textId="248D1103" w:rsidR="001D3AF5" w:rsidRPr="00273CF9" w:rsidRDefault="001D3AF5" w:rsidP="002D0245">
            <w:pPr>
              <w:pStyle w:val="ad"/>
              <w:numPr>
                <w:ilvl w:val="0"/>
                <w:numId w:val="143"/>
              </w:numPr>
              <w:jc w:val="left"/>
              <w:rPr>
                <w:sz w:val="18"/>
                <w:szCs w:val="18"/>
                <w:lang w:val="uk-UA"/>
              </w:rPr>
            </w:pPr>
            <w:r w:rsidRPr="00273CF9">
              <w:rPr>
                <w:sz w:val="18"/>
                <w:szCs w:val="18"/>
                <w:lang w:val="uk-UA"/>
              </w:rPr>
              <w:t xml:space="preserve">Добавлен контроль </w:t>
            </w:r>
            <w:r w:rsidRPr="00273CF9">
              <w:rPr>
                <w:sz w:val="18"/>
                <w:szCs w:val="18"/>
                <w:lang w:val="uk-UA"/>
              </w:rPr>
              <w:fldChar w:fldCharType="begin"/>
            </w:r>
            <w:r w:rsidRPr="00273CF9">
              <w:rPr>
                <w:sz w:val="18"/>
                <w:szCs w:val="18"/>
                <w:lang w:val="uk-UA"/>
              </w:rPr>
              <w:instrText xml:space="preserve"> REF РК_ИК_0384 \h  \* MERGEFORMAT </w:instrText>
            </w:r>
            <w:r w:rsidRPr="00273CF9">
              <w:rPr>
                <w:sz w:val="18"/>
                <w:szCs w:val="18"/>
                <w:lang w:val="uk-UA"/>
              </w:rPr>
            </w:r>
            <w:r w:rsidRPr="00273CF9">
              <w:rPr>
                <w:sz w:val="18"/>
                <w:szCs w:val="18"/>
                <w:lang w:val="uk-UA"/>
              </w:rPr>
              <w:fldChar w:fldCharType="separate"/>
            </w:r>
            <w:r w:rsidRPr="00273CF9">
              <w:rPr>
                <w:sz w:val="18"/>
                <w:szCs w:val="18"/>
                <w:lang w:val="uk-UA"/>
              </w:rPr>
              <w:t>РК_ИК_0384</w:t>
            </w:r>
            <w:r w:rsidRPr="00273CF9">
              <w:rPr>
                <w:sz w:val="18"/>
                <w:szCs w:val="18"/>
                <w:lang w:val="uk-UA"/>
              </w:rPr>
              <w:fldChar w:fldCharType="end"/>
            </w:r>
          </w:p>
        </w:tc>
      </w:tr>
      <w:tr w:rsidR="001D3AF5" w:rsidRPr="00273CF9" w14:paraId="2C628757" w14:textId="77777777" w:rsidTr="00D151C9">
        <w:trPr>
          <w:trHeight w:val="553"/>
        </w:trPr>
        <w:tc>
          <w:tcPr>
            <w:tcW w:w="562" w:type="dxa"/>
          </w:tcPr>
          <w:p w14:paraId="07E78420" w14:textId="7928A61C" w:rsidR="001D3AF5" w:rsidRPr="00273CF9" w:rsidRDefault="001D3AF5" w:rsidP="007834EA">
            <w:pPr>
              <w:pStyle w:val="ad"/>
              <w:rPr>
                <w:sz w:val="18"/>
                <w:szCs w:val="18"/>
                <w:lang w:val="en-US"/>
              </w:rPr>
            </w:pPr>
            <w:r w:rsidRPr="00273CF9">
              <w:rPr>
                <w:sz w:val="18"/>
                <w:szCs w:val="18"/>
                <w:lang w:val="en-US"/>
              </w:rPr>
              <w:t>7.6</w:t>
            </w:r>
          </w:p>
        </w:tc>
        <w:tc>
          <w:tcPr>
            <w:tcW w:w="1134" w:type="dxa"/>
          </w:tcPr>
          <w:p w14:paraId="57C46490" w14:textId="375ACE53" w:rsidR="001D3AF5" w:rsidRPr="00273CF9" w:rsidRDefault="001D3AF5" w:rsidP="007834EA">
            <w:pPr>
              <w:pStyle w:val="ad"/>
              <w:rPr>
                <w:sz w:val="18"/>
                <w:szCs w:val="18"/>
                <w:lang w:val="en-US"/>
              </w:rPr>
            </w:pPr>
            <w:r w:rsidRPr="00273CF9">
              <w:rPr>
                <w:sz w:val="18"/>
                <w:szCs w:val="18"/>
                <w:lang w:val="en-US"/>
              </w:rPr>
              <w:t>02.06.2022</w:t>
            </w:r>
          </w:p>
        </w:tc>
        <w:tc>
          <w:tcPr>
            <w:tcW w:w="1275" w:type="dxa"/>
          </w:tcPr>
          <w:p w14:paraId="1916DF80" w14:textId="0789F9CC" w:rsidR="001D3AF5" w:rsidRPr="00273CF9" w:rsidRDefault="001D3AF5" w:rsidP="007834EA">
            <w:pPr>
              <w:pStyle w:val="ad"/>
            </w:pPr>
            <w:r w:rsidRPr="00273CF9">
              <w:rPr>
                <w:sz w:val="18"/>
                <w:szCs w:val="18"/>
              </w:rPr>
              <w:t>FCSNF-15706</w:t>
            </w:r>
          </w:p>
        </w:tc>
        <w:tc>
          <w:tcPr>
            <w:tcW w:w="6095" w:type="dxa"/>
          </w:tcPr>
          <w:p w14:paraId="24AE6FF5" w14:textId="77777777" w:rsidR="001D3AF5" w:rsidRPr="00273CF9" w:rsidRDefault="001D3AF5" w:rsidP="002D0245">
            <w:pPr>
              <w:pStyle w:val="ad"/>
              <w:numPr>
                <w:ilvl w:val="0"/>
                <w:numId w:val="153"/>
              </w:numPr>
              <w:jc w:val="left"/>
              <w:rPr>
                <w:sz w:val="18"/>
                <w:szCs w:val="18"/>
                <w:lang w:val="uk-UA"/>
              </w:rPr>
            </w:pPr>
            <w:r w:rsidRPr="00273CF9">
              <w:rPr>
                <w:sz w:val="18"/>
                <w:szCs w:val="18"/>
                <w:lang w:val="uk-UA"/>
              </w:rPr>
              <w:t>Внесены изменения в правила приема следующих полей:</w:t>
            </w:r>
          </w:p>
          <w:p w14:paraId="3B797AEE" w14:textId="297C5B88" w:rsidR="001D3AF5" w:rsidRPr="00273CF9" w:rsidRDefault="001D3AF5" w:rsidP="002D0245">
            <w:pPr>
              <w:pStyle w:val="ad"/>
              <w:numPr>
                <w:ilvl w:val="1"/>
                <w:numId w:val="153"/>
              </w:numPr>
              <w:ind w:left="883"/>
              <w:jc w:val="left"/>
              <w:rPr>
                <w:sz w:val="18"/>
                <w:szCs w:val="18"/>
                <w:lang w:val="uk-UA"/>
              </w:rPr>
            </w:pPr>
            <w:r w:rsidRPr="00273CF9">
              <w:rPr>
                <w:sz w:val="18"/>
                <w:szCs w:val="18"/>
                <w:lang w:val="uk-UA"/>
              </w:rPr>
              <w:t>«Уникальный идентификатор лекарственного препарата в ЕИС» (products/product/drugPurchaseObjectInfo/drugInfoUsingReferenceInfo/MNNsInfo/MNNInfo/positionsTradeName/*/sid);</w:t>
            </w:r>
          </w:p>
          <w:p w14:paraId="3E6DC6B7" w14:textId="7497957C" w:rsidR="001D3AF5" w:rsidRPr="00273CF9" w:rsidRDefault="001D3AF5" w:rsidP="002D0245">
            <w:pPr>
              <w:pStyle w:val="ad"/>
              <w:numPr>
                <w:ilvl w:val="1"/>
                <w:numId w:val="153"/>
              </w:numPr>
              <w:ind w:left="883"/>
              <w:jc w:val="left"/>
              <w:rPr>
                <w:sz w:val="18"/>
                <w:szCs w:val="18"/>
                <w:lang w:val="uk-UA"/>
              </w:rPr>
            </w:pPr>
            <w:r w:rsidRPr="00273CF9">
              <w:rPr>
                <w:sz w:val="18"/>
                <w:szCs w:val="18"/>
                <w:lang w:val="uk-UA"/>
              </w:rPr>
              <w:t>«Внешний идентификатор лекарственного препарата» (products/product/drugPurchaseObjectInfo/drugInfoUsingReferenceInfo/MNNsInfo/MNNInfo/positionsTradeName/*/externalSid);</w:t>
            </w:r>
          </w:p>
          <w:p w14:paraId="71586540" w14:textId="77777777" w:rsidR="001D3AF5" w:rsidRPr="00273CF9" w:rsidRDefault="001D3AF5" w:rsidP="002D0245">
            <w:pPr>
              <w:pStyle w:val="ad"/>
              <w:numPr>
                <w:ilvl w:val="0"/>
                <w:numId w:val="153"/>
              </w:numPr>
              <w:jc w:val="left"/>
              <w:rPr>
                <w:sz w:val="18"/>
                <w:szCs w:val="18"/>
                <w:lang w:val="uk-UA"/>
              </w:rPr>
            </w:pPr>
            <w:r w:rsidRPr="00273CF9">
              <w:rPr>
                <w:sz w:val="18"/>
                <w:szCs w:val="18"/>
                <w:lang w:val="uk-UA"/>
              </w:rPr>
              <w:t>Добавлены контроли:</w:t>
            </w:r>
          </w:p>
          <w:p w14:paraId="0F486E0B" w14:textId="5850DC05" w:rsidR="001D3AF5" w:rsidRPr="00273CF9" w:rsidRDefault="001D3AF5" w:rsidP="002D0245">
            <w:pPr>
              <w:pStyle w:val="ad"/>
              <w:numPr>
                <w:ilvl w:val="1"/>
                <w:numId w:val="153"/>
              </w:numPr>
              <w:ind w:left="883"/>
              <w:jc w:val="left"/>
              <w:rPr>
                <w:sz w:val="18"/>
                <w:szCs w:val="18"/>
                <w:lang w:val="uk-UA"/>
              </w:rPr>
            </w:pPr>
            <w:r w:rsidRPr="00273CF9">
              <w:rPr>
                <w:sz w:val="18"/>
                <w:szCs w:val="18"/>
                <w:lang w:val="uk-UA"/>
              </w:rPr>
              <w:t>РК_ИК_0386</w:t>
            </w:r>
            <w:r w:rsidRPr="00273CF9">
              <w:rPr>
                <w:sz w:val="18"/>
                <w:szCs w:val="18"/>
                <w:lang w:val="en-US"/>
              </w:rPr>
              <w:t>;</w:t>
            </w:r>
          </w:p>
          <w:p w14:paraId="6BDE7406" w14:textId="5797D85C" w:rsidR="001D3AF5" w:rsidRPr="00273CF9" w:rsidRDefault="001D3AF5" w:rsidP="002D0245">
            <w:pPr>
              <w:pStyle w:val="ad"/>
              <w:numPr>
                <w:ilvl w:val="1"/>
                <w:numId w:val="153"/>
              </w:numPr>
              <w:ind w:left="883"/>
              <w:jc w:val="left"/>
              <w:rPr>
                <w:sz w:val="18"/>
                <w:szCs w:val="18"/>
                <w:lang w:val="uk-UA"/>
              </w:rPr>
            </w:pPr>
            <w:r w:rsidRPr="00273CF9">
              <w:rPr>
                <w:sz w:val="18"/>
                <w:szCs w:val="18"/>
                <w:lang w:val="uk-UA"/>
              </w:rPr>
              <w:t>РК_ИК_0387</w:t>
            </w:r>
            <w:r w:rsidRPr="00273CF9">
              <w:rPr>
                <w:sz w:val="18"/>
                <w:szCs w:val="18"/>
                <w:lang w:val="en-US"/>
              </w:rPr>
              <w:t>;</w:t>
            </w:r>
          </w:p>
          <w:p w14:paraId="1D8903C6" w14:textId="17627A06" w:rsidR="001D3AF5" w:rsidRPr="00273CF9" w:rsidRDefault="001D3AF5" w:rsidP="002D0245">
            <w:pPr>
              <w:pStyle w:val="ad"/>
              <w:numPr>
                <w:ilvl w:val="1"/>
                <w:numId w:val="153"/>
              </w:numPr>
              <w:ind w:left="883"/>
              <w:jc w:val="left"/>
              <w:rPr>
                <w:sz w:val="18"/>
                <w:szCs w:val="18"/>
                <w:lang w:val="uk-UA"/>
              </w:rPr>
            </w:pPr>
            <w:r w:rsidRPr="00273CF9">
              <w:rPr>
                <w:sz w:val="18"/>
                <w:szCs w:val="18"/>
                <w:lang w:val="uk-UA"/>
              </w:rPr>
              <w:t>РК_ИК_0388</w:t>
            </w:r>
          </w:p>
        </w:tc>
      </w:tr>
      <w:tr w:rsidR="001D3AF5" w:rsidRPr="001D3AF5" w14:paraId="23DC3B63" w14:textId="77777777" w:rsidTr="00D151C9">
        <w:trPr>
          <w:trHeight w:val="553"/>
        </w:trPr>
        <w:tc>
          <w:tcPr>
            <w:tcW w:w="562" w:type="dxa"/>
          </w:tcPr>
          <w:p w14:paraId="6AC8356D" w14:textId="64E9439F" w:rsidR="001D3AF5" w:rsidRPr="00273CF9" w:rsidRDefault="001D3AF5" w:rsidP="00C74107">
            <w:pPr>
              <w:pStyle w:val="ad"/>
              <w:rPr>
                <w:sz w:val="18"/>
                <w:szCs w:val="18"/>
              </w:rPr>
            </w:pPr>
            <w:r w:rsidRPr="00273CF9">
              <w:rPr>
                <w:sz w:val="18"/>
                <w:szCs w:val="18"/>
              </w:rPr>
              <w:t>7.7</w:t>
            </w:r>
          </w:p>
        </w:tc>
        <w:tc>
          <w:tcPr>
            <w:tcW w:w="1134" w:type="dxa"/>
          </w:tcPr>
          <w:p w14:paraId="1DB67502" w14:textId="3930B51E" w:rsidR="001D3AF5" w:rsidRPr="00273CF9" w:rsidRDefault="001D3AF5" w:rsidP="00C74107">
            <w:pPr>
              <w:pStyle w:val="ad"/>
              <w:rPr>
                <w:sz w:val="18"/>
                <w:szCs w:val="18"/>
                <w:lang w:val="en-US"/>
              </w:rPr>
            </w:pPr>
            <w:r w:rsidRPr="00273CF9">
              <w:rPr>
                <w:sz w:val="18"/>
                <w:szCs w:val="18"/>
              </w:rPr>
              <w:t>06.06.2022</w:t>
            </w:r>
          </w:p>
        </w:tc>
        <w:tc>
          <w:tcPr>
            <w:tcW w:w="1275" w:type="dxa"/>
          </w:tcPr>
          <w:p w14:paraId="356CC025" w14:textId="76E68B48" w:rsidR="001D3AF5" w:rsidRPr="00273CF9" w:rsidRDefault="001D3AF5" w:rsidP="00C74107">
            <w:pPr>
              <w:pStyle w:val="ad"/>
            </w:pPr>
            <w:r w:rsidRPr="00273CF9">
              <w:rPr>
                <w:sz w:val="18"/>
                <w:szCs w:val="18"/>
              </w:rPr>
              <w:t>FCSNF-12814</w:t>
            </w:r>
          </w:p>
        </w:tc>
        <w:tc>
          <w:tcPr>
            <w:tcW w:w="6095" w:type="dxa"/>
          </w:tcPr>
          <w:p w14:paraId="28140A4F" w14:textId="52D3D18C" w:rsidR="001D3AF5" w:rsidRPr="00273CF9" w:rsidRDefault="001D3AF5" w:rsidP="002D0245">
            <w:pPr>
              <w:pStyle w:val="ad"/>
              <w:numPr>
                <w:ilvl w:val="0"/>
                <w:numId w:val="155"/>
              </w:numPr>
              <w:jc w:val="left"/>
              <w:rPr>
                <w:sz w:val="18"/>
                <w:szCs w:val="18"/>
                <w:lang w:val="uk-UA"/>
              </w:rPr>
            </w:pPr>
            <w:r w:rsidRPr="00273CF9">
              <w:rPr>
                <w:sz w:val="18"/>
                <w:szCs w:val="18"/>
                <w:lang w:val="uk-UA"/>
              </w:rPr>
              <w:t xml:space="preserve">Постфактум испавлена опечатка в </w:t>
            </w:r>
            <w:r w:rsidRPr="00273CF9">
              <w:rPr>
                <w:sz w:val="18"/>
                <w:szCs w:val="18"/>
                <w:lang w:val="en-US"/>
              </w:rPr>
              <w:t>x</w:t>
            </w:r>
            <w:r w:rsidRPr="00273CF9">
              <w:rPr>
                <w:sz w:val="18"/>
                <w:szCs w:val="18"/>
              </w:rPr>
              <w:t>-</w:t>
            </w:r>
            <w:r w:rsidRPr="00273CF9">
              <w:rPr>
                <w:sz w:val="18"/>
                <w:szCs w:val="18"/>
                <w:lang w:val="en-US"/>
              </w:rPr>
              <w:t>path</w:t>
            </w:r>
            <w:r w:rsidRPr="00273CF9">
              <w:rPr>
                <w:sz w:val="18"/>
                <w:szCs w:val="18"/>
              </w:rPr>
              <w:t xml:space="preserve"> к полю </w:t>
            </w:r>
            <w:r w:rsidRPr="00273CF9">
              <w:rPr>
                <w:sz w:val="18"/>
                <w:szCs w:val="18"/>
                <w:lang w:val="uk-UA"/>
              </w:rPr>
              <w:t>«Код вида внебюджетных средств» (finances/financingPlan/financeSource/extrabudgetFunds/extrabudget/code)</w:t>
            </w:r>
          </w:p>
        </w:tc>
      </w:tr>
      <w:tr w:rsidR="001D3AF5" w:rsidRPr="00273CF9" w14:paraId="0CE62311" w14:textId="77777777" w:rsidTr="00D151C9">
        <w:trPr>
          <w:trHeight w:val="553"/>
        </w:trPr>
        <w:tc>
          <w:tcPr>
            <w:tcW w:w="562" w:type="dxa"/>
          </w:tcPr>
          <w:p w14:paraId="0C05CBF6" w14:textId="50373C58" w:rsidR="001D3AF5" w:rsidRPr="00273CF9" w:rsidRDefault="001D3AF5" w:rsidP="00B61E33">
            <w:pPr>
              <w:pStyle w:val="ad"/>
              <w:rPr>
                <w:sz w:val="18"/>
                <w:szCs w:val="18"/>
              </w:rPr>
            </w:pPr>
            <w:r w:rsidRPr="00273CF9">
              <w:rPr>
                <w:sz w:val="18"/>
                <w:szCs w:val="18"/>
              </w:rPr>
              <w:t>7.8</w:t>
            </w:r>
          </w:p>
        </w:tc>
        <w:tc>
          <w:tcPr>
            <w:tcW w:w="1134" w:type="dxa"/>
          </w:tcPr>
          <w:p w14:paraId="556E44AD" w14:textId="6EB562FE" w:rsidR="001D3AF5" w:rsidRPr="00273CF9" w:rsidRDefault="001D3AF5" w:rsidP="00B61E33">
            <w:pPr>
              <w:pStyle w:val="ad"/>
              <w:rPr>
                <w:sz w:val="18"/>
                <w:szCs w:val="18"/>
              </w:rPr>
            </w:pPr>
            <w:r w:rsidRPr="00273CF9">
              <w:rPr>
                <w:sz w:val="18"/>
                <w:szCs w:val="18"/>
              </w:rPr>
              <w:t>07.06.2022</w:t>
            </w:r>
          </w:p>
        </w:tc>
        <w:tc>
          <w:tcPr>
            <w:tcW w:w="1275" w:type="dxa"/>
          </w:tcPr>
          <w:p w14:paraId="759013C1" w14:textId="3B5DCE36" w:rsidR="001D3AF5" w:rsidRPr="00273CF9" w:rsidRDefault="001D3AF5" w:rsidP="00B61E33">
            <w:pPr>
              <w:pStyle w:val="ad"/>
            </w:pPr>
            <w:r w:rsidRPr="00273CF9">
              <w:rPr>
                <w:sz w:val="18"/>
                <w:szCs w:val="18"/>
              </w:rPr>
              <w:t>FCS-192039</w:t>
            </w:r>
          </w:p>
        </w:tc>
        <w:tc>
          <w:tcPr>
            <w:tcW w:w="6095" w:type="dxa"/>
          </w:tcPr>
          <w:p w14:paraId="48B7663A" w14:textId="30C7B559" w:rsidR="001D3AF5" w:rsidRPr="00273CF9" w:rsidRDefault="001D3AF5" w:rsidP="002D0245">
            <w:pPr>
              <w:pStyle w:val="ad"/>
              <w:numPr>
                <w:ilvl w:val="0"/>
                <w:numId w:val="156"/>
              </w:numPr>
              <w:jc w:val="left"/>
              <w:rPr>
                <w:sz w:val="18"/>
                <w:szCs w:val="18"/>
                <w:lang w:val="uk-UA"/>
              </w:rPr>
            </w:pPr>
            <w:r w:rsidRPr="00273CF9">
              <w:rPr>
                <w:sz w:val="18"/>
                <w:szCs w:val="18"/>
                <w:lang w:val="uk-UA"/>
              </w:rPr>
              <w:t xml:space="preserve">Для контроля, который проверяет недопустимость приема отмены СВИК, сформированного на основании </w:t>
            </w:r>
            <w:r>
              <w:rPr>
                <w:sz w:val="18"/>
                <w:szCs w:val="18"/>
                <w:lang w:val="uk-UA"/>
              </w:rPr>
              <w:pgNum/>
            </w:r>
            <w:r>
              <w:rPr>
                <w:sz w:val="18"/>
                <w:szCs w:val="18"/>
                <w:lang w:val="uk-UA"/>
              </w:rPr>
              <w:t>ubcont</w:t>
            </w:r>
            <w:r w:rsidRPr="00273CF9">
              <w:rPr>
                <w:sz w:val="18"/>
                <w:szCs w:val="18"/>
                <w:lang w:val="uk-UA"/>
              </w:rPr>
              <w:t>, изменен номер с РК_ИК_0382 на РК_ИК_0389</w:t>
            </w:r>
            <w:r w:rsidRPr="00273CF9">
              <w:rPr>
                <w:sz w:val="18"/>
                <w:szCs w:val="18"/>
              </w:rPr>
              <w:t>;</w:t>
            </w:r>
          </w:p>
          <w:p w14:paraId="3352DC9C" w14:textId="6B601884" w:rsidR="001D3AF5" w:rsidRPr="00273CF9" w:rsidRDefault="001D3AF5" w:rsidP="002D0245">
            <w:pPr>
              <w:pStyle w:val="ad"/>
              <w:numPr>
                <w:ilvl w:val="0"/>
                <w:numId w:val="156"/>
              </w:numPr>
              <w:jc w:val="left"/>
              <w:rPr>
                <w:sz w:val="18"/>
                <w:szCs w:val="18"/>
                <w:lang w:val="uk-UA"/>
              </w:rPr>
            </w:pPr>
            <w:r w:rsidRPr="00273CF9">
              <w:rPr>
                <w:sz w:val="18"/>
                <w:szCs w:val="18"/>
                <w:lang w:val="uk-UA"/>
              </w:rPr>
              <w:t>Для контроля, который проверяет допустимость указания блока «Внебюджетные средства» (finances/financingPlan/financeSource/extrabudgetFunds) в зависимости от типа организации заказчика, изменен номер с РК_ИК_0383 на РК_ИК_0390</w:t>
            </w:r>
          </w:p>
        </w:tc>
      </w:tr>
      <w:tr w:rsidR="001D3AF5" w:rsidRPr="00273CF9" w14:paraId="453D3765" w14:textId="77777777" w:rsidTr="00D151C9">
        <w:trPr>
          <w:trHeight w:val="553"/>
        </w:trPr>
        <w:tc>
          <w:tcPr>
            <w:tcW w:w="562" w:type="dxa"/>
          </w:tcPr>
          <w:p w14:paraId="642DEBDC" w14:textId="61B417F4" w:rsidR="001D3AF5" w:rsidRPr="00273CF9" w:rsidRDefault="001D3AF5" w:rsidP="00B61E33">
            <w:pPr>
              <w:pStyle w:val="ad"/>
              <w:rPr>
                <w:sz w:val="18"/>
                <w:szCs w:val="18"/>
              </w:rPr>
            </w:pPr>
            <w:r w:rsidRPr="00273CF9">
              <w:rPr>
                <w:sz w:val="18"/>
                <w:szCs w:val="18"/>
              </w:rPr>
              <w:t>7.9</w:t>
            </w:r>
          </w:p>
        </w:tc>
        <w:tc>
          <w:tcPr>
            <w:tcW w:w="1134" w:type="dxa"/>
          </w:tcPr>
          <w:p w14:paraId="50BE5639" w14:textId="3337B643" w:rsidR="001D3AF5" w:rsidRPr="00273CF9" w:rsidRDefault="001D3AF5" w:rsidP="00B61E33">
            <w:pPr>
              <w:pStyle w:val="ad"/>
              <w:rPr>
                <w:sz w:val="18"/>
                <w:szCs w:val="18"/>
              </w:rPr>
            </w:pPr>
            <w:r w:rsidRPr="00273CF9">
              <w:rPr>
                <w:sz w:val="18"/>
                <w:szCs w:val="18"/>
              </w:rPr>
              <w:t>10.06.2022</w:t>
            </w:r>
          </w:p>
        </w:tc>
        <w:tc>
          <w:tcPr>
            <w:tcW w:w="1275" w:type="dxa"/>
          </w:tcPr>
          <w:p w14:paraId="372C9E50" w14:textId="53B13843" w:rsidR="001D3AF5" w:rsidRPr="00273CF9" w:rsidRDefault="001D3AF5" w:rsidP="00B61E33">
            <w:pPr>
              <w:pStyle w:val="ad"/>
              <w:rPr>
                <w:sz w:val="18"/>
                <w:szCs w:val="18"/>
              </w:rPr>
            </w:pPr>
            <w:r w:rsidRPr="00273CF9">
              <w:rPr>
                <w:sz w:val="18"/>
                <w:szCs w:val="18"/>
              </w:rPr>
              <w:t>FCS-192194</w:t>
            </w:r>
          </w:p>
        </w:tc>
        <w:tc>
          <w:tcPr>
            <w:tcW w:w="6095" w:type="dxa"/>
          </w:tcPr>
          <w:p w14:paraId="45C22CCB" w14:textId="220C4218" w:rsidR="001D3AF5" w:rsidRPr="00273CF9" w:rsidRDefault="001D3AF5" w:rsidP="002D0245">
            <w:pPr>
              <w:pStyle w:val="ad"/>
              <w:numPr>
                <w:ilvl w:val="0"/>
                <w:numId w:val="157"/>
              </w:numPr>
              <w:jc w:val="left"/>
              <w:rPr>
                <w:sz w:val="18"/>
                <w:szCs w:val="18"/>
                <w:lang w:val="uk-UA"/>
              </w:rPr>
            </w:pPr>
            <w:r w:rsidRPr="00273CF9">
              <w:rPr>
                <w:sz w:val="18"/>
                <w:szCs w:val="18"/>
                <w:lang w:val="uk-UA"/>
              </w:rPr>
              <w:t>Внесены изменения в правила приема признака  Поле «Контракт заключен в соответствии с ч. 17.1 ст. 95 44-ФЗ»</w:t>
            </w:r>
          </w:p>
        </w:tc>
      </w:tr>
      <w:tr w:rsidR="001D3AF5" w:rsidRPr="00273CF9" w14:paraId="4A679990" w14:textId="77777777" w:rsidTr="00D151C9">
        <w:trPr>
          <w:trHeight w:val="553"/>
        </w:trPr>
        <w:tc>
          <w:tcPr>
            <w:tcW w:w="562" w:type="dxa"/>
          </w:tcPr>
          <w:p w14:paraId="5E665FCC" w14:textId="13BDDBC9" w:rsidR="001D3AF5" w:rsidRPr="00273CF9" w:rsidRDefault="001D3AF5" w:rsidP="00B357CB">
            <w:pPr>
              <w:pStyle w:val="ad"/>
              <w:rPr>
                <w:sz w:val="18"/>
                <w:szCs w:val="18"/>
                <w:lang w:val="en-US"/>
              </w:rPr>
            </w:pPr>
            <w:r w:rsidRPr="00273CF9">
              <w:rPr>
                <w:sz w:val="18"/>
                <w:szCs w:val="18"/>
                <w:lang w:val="en-US"/>
              </w:rPr>
              <w:t>7.10</w:t>
            </w:r>
          </w:p>
        </w:tc>
        <w:tc>
          <w:tcPr>
            <w:tcW w:w="1134" w:type="dxa"/>
          </w:tcPr>
          <w:p w14:paraId="1876038E" w14:textId="6C9E9F81" w:rsidR="001D3AF5" w:rsidRPr="00273CF9" w:rsidRDefault="001D3AF5" w:rsidP="00B357CB">
            <w:pPr>
              <w:pStyle w:val="ad"/>
              <w:rPr>
                <w:sz w:val="18"/>
                <w:szCs w:val="18"/>
              </w:rPr>
            </w:pPr>
            <w:r w:rsidRPr="00273CF9">
              <w:rPr>
                <w:sz w:val="18"/>
                <w:szCs w:val="18"/>
              </w:rPr>
              <w:t>04.07.2022</w:t>
            </w:r>
          </w:p>
        </w:tc>
        <w:tc>
          <w:tcPr>
            <w:tcW w:w="1275" w:type="dxa"/>
          </w:tcPr>
          <w:p w14:paraId="17C7509A" w14:textId="19DB6C1B" w:rsidR="001D3AF5" w:rsidRPr="00273CF9" w:rsidRDefault="001D3AF5" w:rsidP="00B357CB">
            <w:pPr>
              <w:pStyle w:val="ad"/>
              <w:rPr>
                <w:rStyle w:val="af1"/>
                <w:sz w:val="18"/>
                <w:szCs w:val="18"/>
              </w:rPr>
            </w:pPr>
            <w:r w:rsidRPr="00273CF9">
              <w:rPr>
                <w:sz w:val="18"/>
                <w:szCs w:val="18"/>
              </w:rPr>
              <w:t>FCSNF-16036</w:t>
            </w:r>
          </w:p>
        </w:tc>
        <w:tc>
          <w:tcPr>
            <w:tcW w:w="6095" w:type="dxa"/>
          </w:tcPr>
          <w:p w14:paraId="196BD26E" w14:textId="1F708A09" w:rsidR="001D3AF5" w:rsidRPr="00273CF9" w:rsidRDefault="001D3AF5" w:rsidP="002D0245">
            <w:pPr>
              <w:pStyle w:val="ad"/>
              <w:numPr>
                <w:ilvl w:val="0"/>
                <w:numId w:val="158"/>
              </w:numPr>
              <w:jc w:val="left"/>
              <w:rPr>
                <w:sz w:val="18"/>
                <w:szCs w:val="18"/>
                <w:lang w:val="uk-UA"/>
              </w:rPr>
            </w:pPr>
            <w:r w:rsidRPr="00273CF9">
              <w:rPr>
                <w:sz w:val="18"/>
                <w:szCs w:val="18"/>
              </w:rPr>
              <w:t xml:space="preserve">В раздел </w:t>
            </w:r>
            <w:r w:rsidRPr="00273CF9">
              <w:rPr>
                <w:sz w:val="18"/>
                <w:szCs w:val="18"/>
                <w:u w:val="dotted"/>
              </w:rPr>
              <w:fldChar w:fldCharType="begin"/>
            </w:r>
            <w:r w:rsidRPr="00273CF9">
              <w:rPr>
                <w:sz w:val="18"/>
                <w:szCs w:val="18"/>
                <w:u w:val="dotted"/>
              </w:rPr>
              <w:instrText xml:space="preserve"> REF _Ref101450680 \h  \* MERGEFORMAT </w:instrText>
            </w:r>
            <w:r w:rsidRPr="00273CF9">
              <w:rPr>
                <w:sz w:val="18"/>
                <w:szCs w:val="18"/>
                <w:u w:val="dotted"/>
              </w:rPr>
            </w:r>
            <w:r w:rsidRPr="00273CF9">
              <w:rPr>
                <w:sz w:val="18"/>
                <w:szCs w:val="18"/>
                <w:u w:val="dotted"/>
              </w:rPr>
              <w:fldChar w:fldCharType="separate"/>
            </w:r>
            <w:r w:rsidRPr="00273CF9">
              <w:rPr>
                <w:sz w:val="18"/>
                <w:szCs w:val="18"/>
                <w:u w:val="dotted"/>
              </w:rPr>
              <w:t>«Информация (проект информации) о заключенном контракте»</w:t>
            </w:r>
            <w:r w:rsidRPr="00273CF9">
              <w:rPr>
                <w:sz w:val="18"/>
                <w:szCs w:val="18"/>
                <w:u w:val="dotted"/>
              </w:rPr>
              <w:fldChar w:fldCharType="end"/>
            </w:r>
            <w:r w:rsidRPr="00273CF9">
              <w:rPr>
                <w:sz w:val="18"/>
                <w:szCs w:val="18"/>
              </w:rPr>
              <w:t xml:space="preserve"> </w:t>
            </w:r>
            <w:r w:rsidRPr="00273CF9">
              <w:rPr>
                <w:sz w:val="18"/>
                <w:szCs w:val="18"/>
                <w:lang w:val="uk-UA"/>
              </w:rPr>
              <w:t>добавлено требование к приему поля «КОКС были изменены относительно Извещения (приглашения)» (finances/budgetFunds/KOKSsChange)</w:t>
            </w:r>
            <w:r w:rsidRPr="00273CF9">
              <w:rPr>
                <w:sz w:val="18"/>
                <w:szCs w:val="18"/>
              </w:rPr>
              <w:t>;</w:t>
            </w:r>
          </w:p>
          <w:p w14:paraId="54D369D6" w14:textId="2B2052B9" w:rsidR="001D3AF5" w:rsidRPr="00273CF9" w:rsidRDefault="001D3AF5" w:rsidP="002D0245">
            <w:pPr>
              <w:pStyle w:val="ad"/>
              <w:numPr>
                <w:ilvl w:val="0"/>
                <w:numId w:val="158"/>
              </w:numPr>
              <w:jc w:val="left"/>
              <w:rPr>
                <w:sz w:val="18"/>
                <w:szCs w:val="18"/>
                <w:lang w:val="uk-UA"/>
              </w:rPr>
            </w:pPr>
            <w:r w:rsidRPr="00273CF9">
              <w:rPr>
                <w:sz w:val="18"/>
                <w:szCs w:val="18"/>
              </w:rPr>
              <w:t xml:space="preserve">В разделе </w:t>
            </w:r>
            <w:r w:rsidRPr="00273CF9">
              <w:rPr>
                <w:sz w:val="18"/>
                <w:szCs w:val="18"/>
                <w:u w:val="dotted"/>
              </w:rPr>
              <w:fldChar w:fldCharType="begin"/>
            </w:r>
            <w:r w:rsidRPr="00273CF9">
              <w:rPr>
                <w:sz w:val="18"/>
                <w:szCs w:val="18"/>
                <w:u w:val="dotted"/>
              </w:rPr>
              <w:instrText xml:space="preserve"> REF _Ref101450680 \h  \* MERGEFORMAT </w:instrText>
            </w:r>
            <w:r w:rsidRPr="00273CF9">
              <w:rPr>
                <w:sz w:val="18"/>
                <w:szCs w:val="18"/>
                <w:u w:val="dotted"/>
              </w:rPr>
            </w:r>
            <w:r w:rsidRPr="00273CF9">
              <w:rPr>
                <w:sz w:val="18"/>
                <w:szCs w:val="18"/>
                <w:u w:val="dotted"/>
              </w:rPr>
              <w:fldChar w:fldCharType="separate"/>
            </w:r>
            <w:r w:rsidRPr="00273CF9">
              <w:rPr>
                <w:sz w:val="18"/>
                <w:szCs w:val="18"/>
                <w:u w:val="dotted"/>
              </w:rPr>
              <w:t>«Информация (проект информации) о заключенном контракте»</w:t>
            </w:r>
            <w:r w:rsidRPr="00273CF9">
              <w:rPr>
                <w:sz w:val="18"/>
                <w:szCs w:val="18"/>
                <w:u w:val="dotted"/>
              </w:rPr>
              <w:fldChar w:fldCharType="end"/>
            </w:r>
            <w:r w:rsidRPr="00273CF9">
              <w:rPr>
                <w:sz w:val="18"/>
                <w:szCs w:val="18"/>
              </w:rPr>
              <w:t xml:space="preserve"> внесены изменения в правила приема следующих полей:</w:t>
            </w:r>
          </w:p>
          <w:p w14:paraId="505AD878" w14:textId="77777777" w:rsidR="001D3AF5" w:rsidRPr="00273CF9" w:rsidRDefault="001D3AF5" w:rsidP="002D0245">
            <w:pPr>
              <w:pStyle w:val="ad"/>
              <w:numPr>
                <w:ilvl w:val="1"/>
                <w:numId w:val="158"/>
              </w:numPr>
              <w:jc w:val="left"/>
              <w:rPr>
                <w:sz w:val="18"/>
                <w:szCs w:val="18"/>
                <w:lang w:val="uk-UA"/>
              </w:rPr>
            </w:pPr>
            <w:r w:rsidRPr="00273CF9">
              <w:rPr>
                <w:sz w:val="18"/>
                <w:szCs w:val="18"/>
                <w:lang w:val="uk-UA"/>
              </w:rPr>
              <w:t>«Невозможно указать сведения о количестве товара, работы, услуги» (</w:t>
            </w:r>
            <w:r w:rsidRPr="00273CF9">
              <w:rPr>
                <w:sz w:val="18"/>
                <w:szCs w:val="18"/>
              </w:rPr>
              <w:t>subContractorsSum</w:t>
            </w:r>
            <w:r w:rsidRPr="00273CF9">
              <w:rPr>
                <w:sz w:val="18"/>
                <w:szCs w:val="18"/>
                <w:lang w:val="uk-UA"/>
              </w:rPr>
              <w:t>/</w:t>
            </w:r>
            <w:r w:rsidRPr="00273CF9">
              <w:rPr>
                <w:sz w:val="18"/>
                <w:szCs w:val="18"/>
              </w:rPr>
              <w:t>subContractors</w:t>
            </w:r>
            <w:r w:rsidRPr="00273CF9">
              <w:rPr>
                <w:sz w:val="18"/>
                <w:szCs w:val="18"/>
                <w:lang w:val="uk-UA"/>
              </w:rPr>
              <w:t>/</w:t>
            </w:r>
            <w:r w:rsidRPr="00273CF9">
              <w:rPr>
                <w:sz w:val="18"/>
                <w:szCs w:val="18"/>
              </w:rPr>
              <w:t>subContractor</w:t>
            </w:r>
            <w:r w:rsidRPr="00273CF9">
              <w:rPr>
                <w:sz w:val="18"/>
                <w:szCs w:val="18"/>
                <w:lang w:val="uk-UA"/>
              </w:rPr>
              <w:t>/</w:t>
            </w:r>
            <w:r w:rsidRPr="00273CF9">
              <w:rPr>
                <w:sz w:val="18"/>
                <w:szCs w:val="18"/>
              </w:rPr>
              <w:t>legalEntityRF</w:t>
            </w:r>
            <w:r w:rsidRPr="00273CF9">
              <w:rPr>
                <w:sz w:val="18"/>
                <w:szCs w:val="18"/>
                <w:lang w:val="uk-UA"/>
              </w:rPr>
              <w:t>/</w:t>
            </w:r>
            <w:r w:rsidRPr="00273CF9">
              <w:rPr>
                <w:sz w:val="18"/>
                <w:szCs w:val="18"/>
              </w:rPr>
              <w:t>subContractInfo</w:t>
            </w:r>
            <w:r w:rsidRPr="00273CF9">
              <w:rPr>
                <w:sz w:val="18"/>
                <w:szCs w:val="18"/>
                <w:lang w:val="uk-UA"/>
              </w:rPr>
              <w:t>/</w:t>
            </w:r>
            <w:r w:rsidRPr="00273CF9">
              <w:rPr>
                <w:sz w:val="18"/>
                <w:szCs w:val="18"/>
              </w:rPr>
              <w:t>quantityUndefined</w:t>
            </w:r>
            <w:r w:rsidRPr="00273CF9">
              <w:rPr>
                <w:sz w:val="18"/>
                <w:szCs w:val="18"/>
                <w:lang w:val="uk-UA"/>
              </w:rPr>
              <w:t>);</w:t>
            </w:r>
          </w:p>
          <w:p w14:paraId="39521072" w14:textId="77777777" w:rsidR="001D3AF5" w:rsidRPr="00273CF9" w:rsidRDefault="001D3AF5" w:rsidP="002D0245">
            <w:pPr>
              <w:pStyle w:val="ad"/>
              <w:numPr>
                <w:ilvl w:val="1"/>
                <w:numId w:val="158"/>
              </w:numPr>
              <w:jc w:val="left"/>
              <w:rPr>
                <w:sz w:val="18"/>
                <w:szCs w:val="18"/>
                <w:lang w:val="uk-UA"/>
              </w:rPr>
            </w:pPr>
            <w:r w:rsidRPr="00273CF9">
              <w:rPr>
                <w:sz w:val="18"/>
                <w:szCs w:val="18"/>
                <w:lang w:val="uk-UA"/>
              </w:rPr>
              <w:t>«Невозможно указать сведения о количестве товара, работы, услуги» (</w:t>
            </w:r>
            <w:r w:rsidRPr="00273CF9">
              <w:rPr>
                <w:sz w:val="18"/>
                <w:szCs w:val="18"/>
              </w:rPr>
              <w:t>subContractorsSum</w:t>
            </w:r>
            <w:r w:rsidRPr="00273CF9">
              <w:rPr>
                <w:sz w:val="18"/>
                <w:szCs w:val="18"/>
                <w:lang w:val="uk-UA"/>
              </w:rPr>
              <w:t>/</w:t>
            </w:r>
            <w:r w:rsidRPr="00273CF9">
              <w:rPr>
                <w:sz w:val="18"/>
                <w:szCs w:val="18"/>
              </w:rPr>
              <w:t>subContractors</w:t>
            </w:r>
            <w:r w:rsidRPr="00273CF9">
              <w:rPr>
                <w:sz w:val="18"/>
                <w:szCs w:val="18"/>
                <w:lang w:val="uk-UA"/>
              </w:rPr>
              <w:t>/</w:t>
            </w:r>
            <w:r w:rsidRPr="00273CF9">
              <w:rPr>
                <w:sz w:val="18"/>
                <w:szCs w:val="18"/>
              </w:rPr>
              <w:t>subContractor</w:t>
            </w:r>
            <w:r w:rsidRPr="00273CF9">
              <w:rPr>
                <w:sz w:val="18"/>
                <w:szCs w:val="18"/>
                <w:lang w:val="uk-UA"/>
              </w:rPr>
              <w:t>/</w:t>
            </w:r>
            <w:r w:rsidRPr="00273CF9">
              <w:rPr>
                <w:sz w:val="18"/>
                <w:szCs w:val="18"/>
              </w:rPr>
              <w:t>individualBusinessmanRF</w:t>
            </w:r>
            <w:r w:rsidRPr="00273CF9">
              <w:rPr>
                <w:sz w:val="18"/>
                <w:szCs w:val="18"/>
                <w:lang w:val="uk-UA"/>
              </w:rPr>
              <w:t>/</w:t>
            </w:r>
            <w:r w:rsidRPr="00273CF9">
              <w:rPr>
                <w:sz w:val="18"/>
                <w:szCs w:val="18"/>
              </w:rPr>
              <w:t>subContractInfo</w:t>
            </w:r>
            <w:r w:rsidRPr="00273CF9">
              <w:rPr>
                <w:sz w:val="18"/>
                <w:szCs w:val="18"/>
                <w:lang w:val="uk-UA"/>
              </w:rPr>
              <w:t>/</w:t>
            </w:r>
            <w:r w:rsidRPr="00273CF9">
              <w:rPr>
                <w:sz w:val="18"/>
                <w:szCs w:val="18"/>
              </w:rPr>
              <w:t>quantityUndefined</w:t>
            </w:r>
            <w:r w:rsidRPr="00273CF9">
              <w:rPr>
                <w:sz w:val="18"/>
                <w:szCs w:val="18"/>
                <w:lang w:val="uk-UA"/>
              </w:rPr>
              <w:t>);</w:t>
            </w:r>
          </w:p>
          <w:p w14:paraId="7CB19E65" w14:textId="77777777" w:rsidR="001D3AF5" w:rsidRPr="00273CF9" w:rsidRDefault="001D3AF5" w:rsidP="002D0245">
            <w:pPr>
              <w:pStyle w:val="ad"/>
              <w:numPr>
                <w:ilvl w:val="0"/>
                <w:numId w:val="158"/>
              </w:numPr>
              <w:jc w:val="left"/>
              <w:rPr>
                <w:sz w:val="18"/>
                <w:szCs w:val="18"/>
                <w:lang w:val="uk-UA"/>
              </w:rPr>
            </w:pPr>
            <w:r w:rsidRPr="00273CF9">
              <w:rPr>
                <w:sz w:val="18"/>
                <w:szCs w:val="18"/>
              </w:rPr>
              <w:t>Внесены изменения в контроль РК_ИК_0120;</w:t>
            </w:r>
          </w:p>
          <w:p w14:paraId="0B4F5DD6" w14:textId="77777777" w:rsidR="001D3AF5" w:rsidRPr="00273CF9" w:rsidRDefault="001D3AF5" w:rsidP="002D0245">
            <w:pPr>
              <w:pStyle w:val="ad"/>
              <w:numPr>
                <w:ilvl w:val="0"/>
                <w:numId w:val="158"/>
              </w:numPr>
              <w:jc w:val="left"/>
              <w:rPr>
                <w:sz w:val="18"/>
                <w:szCs w:val="18"/>
                <w:lang w:val="uk-UA"/>
              </w:rPr>
            </w:pPr>
            <w:r w:rsidRPr="00273CF9">
              <w:rPr>
                <w:sz w:val="18"/>
                <w:szCs w:val="18"/>
              </w:rPr>
              <w:t>Добавлены следующие контроли:</w:t>
            </w:r>
          </w:p>
          <w:p w14:paraId="4FF8B737" w14:textId="2C5C7D47" w:rsidR="001D3AF5" w:rsidRPr="00273CF9" w:rsidRDefault="001D3AF5" w:rsidP="002D0245">
            <w:pPr>
              <w:pStyle w:val="ad"/>
              <w:numPr>
                <w:ilvl w:val="1"/>
                <w:numId w:val="158"/>
              </w:numPr>
              <w:jc w:val="left"/>
              <w:rPr>
                <w:sz w:val="18"/>
                <w:szCs w:val="18"/>
              </w:rPr>
            </w:pPr>
            <w:r w:rsidRPr="00273CF9">
              <w:rPr>
                <w:sz w:val="18"/>
                <w:szCs w:val="18"/>
              </w:rPr>
              <w:t>РК_ИК_0391-РК_ИК_0397;</w:t>
            </w:r>
          </w:p>
          <w:p w14:paraId="546BE61C" w14:textId="4AA65813" w:rsidR="001D3AF5" w:rsidRPr="00273CF9" w:rsidRDefault="001D3AF5" w:rsidP="002D0245">
            <w:pPr>
              <w:pStyle w:val="ad"/>
              <w:numPr>
                <w:ilvl w:val="0"/>
                <w:numId w:val="158"/>
              </w:numPr>
              <w:jc w:val="left"/>
              <w:rPr>
                <w:sz w:val="18"/>
                <w:szCs w:val="18"/>
                <w:lang w:val="uk-UA"/>
              </w:rPr>
            </w:pPr>
            <w:r w:rsidRPr="00273CF9">
              <w:rPr>
                <w:sz w:val="18"/>
                <w:szCs w:val="18"/>
              </w:rPr>
              <w:t xml:space="preserve">В разделе </w:t>
            </w:r>
            <w:r w:rsidRPr="00273CF9">
              <w:rPr>
                <w:sz w:val="18"/>
                <w:szCs w:val="18"/>
                <w:u w:val="dotted"/>
              </w:rPr>
              <w:fldChar w:fldCharType="begin"/>
            </w:r>
            <w:r w:rsidRPr="00273CF9">
              <w:rPr>
                <w:sz w:val="18"/>
                <w:szCs w:val="18"/>
                <w:u w:val="dotted"/>
              </w:rPr>
              <w:instrText xml:space="preserve"> REF _Ref89087917 \h  \* MERGEFORMAT </w:instrText>
            </w:r>
            <w:r w:rsidRPr="00273CF9">
              <w:rPr>
                <w:sz w:val="18"/>
                <w:szCs w:val="18"/>
                <w:u w:val="dotted"/>
              </w:rPr>
            </w:r>
            <w:r w:rsidRPr="00273CF9">
              <w:rPr>
                <w:sz w:val="18"/>
                <w:szCs w:val="18"/>
                <w:u w:val="dotted"/>
              </w:rPr>
              <w:fldChar w:fldCharType="separate"/>
            </w:r>
            <w:r w:rsidRPr="00273CF9">
              <w:rPr>
                <w:sz w:val="18"/>
                <w:szCs w:val="18"/>
                <w:u w:val="dotted"/>
              </w:rPr>
              <w:t>«Информация об исполнении (исполнении обязательств по предоставленной гарантии качества, расторжении)»</w:t>
            </w:r>
            <w:r w:rsidRPr="00273CF9">
              <w:rPr>
                <w:sz w:val="18"/>
                <w:szCs w:val="18"/>
                <w:u w:val="dotted"/>
              </w:rPr>
              <w:fldChar w:fldCharType="end"/>
            </w:r>
            <w:r w:rsidRPr="00273CF9">
              <w:rPr>
                <w:sz w:val="18"/>
                <w:szCs w:val="18"/>
              </w:rPr>
              <w:t xml:space="preserve"> внесены изменения в требования к приему поля «Признак закрытия исполнения по этапу» (executions/finalStageExecution)</w:t>
            </w:r>
          </w:p>
        </w:tc>
      </w:tr>
      <w:tr w:rsidR="001D3AF5" w:rsidRPr="00273CF9" w14:paraId="2E8072C2" w14:textId="77777777" w:rsidTr="00D151C9">
        <w:trPr>
          <w:trHeight w:val="553"/>
        </w:trPr>
        <w:tc>
          <w:tcPr>
            <w:tcW w:w="562" w:type="dxa"/>
          </w:tcPr>
          <w:p w14:paraId="572868F5" w14:textId="5B6E2B79" w:rsidR="001D3AF5" w:rsidRPr="00273CF9" w:rsidRDefault="001D3AF5" w:rsidP="00256139">
            <w:pPr>
              <w:pStyle w:val="ad"/>
              <w:rPr>
                <w:sz w:val="18"/>
                <w:szCs w:val="18"/>
              </w:rPr>
            </w:pPr>
            <w:r w:rsidRPr="00273CF9">
              <w:rPr>
                <w:sz w:val="18"/>
                <w:szCs w:val="18"/>
              </w:rPr>
              <w:t>7.11</w:t>
            </w:r>
          </w:p>
        </w:tc>
        <w:tc>
          <w:tcPr>
            <w:tcW w:w="1134" w:type="dxa"/>
          </w:tcPr>
          <w:p w14:paraId="444F6A73" w14:textId="349D7E95" w:rsidR="001D3AF5" w:rsidRPr="00273CF9" w:rsidRDefault="001D3AF5" w:rsidP="00256139">
            <w:pPr>
              <w:pStyle w:val="ad"/>
              <w:rPr>
                <w:sz w:val="18"/>
                <w:szCs w:val="18"/>
              </w:rPr>
            </w:pPr>
            <w:r w:rsidRPr="00273CF9">
              <w:rPr>
                <w:sz w:val="18"/>
                <w:szCs w:val="18"/>
              </w:rPr>
              <w:t>13.07.2022</w:t>
            </w:r>
          </w:p>
        </w:tc>
        <w:tc>
          <w:tcPr>
            <w:tcW w:w="1275" w:type="dxa"/>
          </w:tcPr>
          <w:p w14:paraId="4883FAC6" w14:textId="65F029C3" w:rsidR="001D3AF5" w:rsidRPr="00273CF9" w:rsidRDefault="001D3AF5" w:rsidP="00256139">
            <w:pPr>
              <w:pStyle w:val="ad"/>
            </w:pPr>
            <w:r w:rsidRPr="00273CF9">
              <w:rPr>
                <w:sz w:val="18"/>
                <w:szCs w:val="18"/>
              </w:rPr>
              <w:t>FCSNF-15863</w:t>
            </w:r>
          </w:p>
        </w:tc>
        <w:tc>
          <w:tcPr>
            <w:tcW w:w="6095" w:type="dxa"/>
          </w:tcPr>
          <w:p w14:paraId="22C1B3AE" w14:textId="77777777" w:rsidR="001D3AF5" w:rsidRPr="00273CF9" w:rsidRDefault="001D3AF5" w:rsidP="002D0245">
            <w:pPr>
              <w:pStyle w:val="ad"/>
              <w:numPr>
                <w:ilvl w:val="0"/>
                <w:numId w:val="161"/>
              </w:numPr>
              <w:jc w:val="left"/>
              <w:rPr>
                <w:sz w:val="18"/>
                <w:szCs w:val="18"/>
              </w:rPr>
            </w:pPr>
            <w:r w:rsidRPr="00273CF9">
              <w:rPr>
                <w:sz w:val="18"/>
                <w:szCs w:val="18"/>
              </w:rPr>
              <w:t xml:space="preserve">В раздел </w:t>
            </w:r>
            <w:r w:rsidRPr="00273CF9">
              <w:rPr>
                <w:sz w:val="18"/>
                <w:szCs w:val="18"/>
                <w:u w:val="dotted"/>
              </w:rPr>
              <w:fldChar w:fldCharType="begin"/>
            </w:r>
            <w:r w:rsidRPr="00273CF9">
              <w:rPr>
                <w:sz w:val="18"/>
                <w:szCs w:val="18"/>
                <w:u w:val="dotted"/>
              </w:rPr>
              <w:instrText xml:space="preserve"> REF _Ref101450680 \h  \* MERGEFORMAT </w:instrText>
            </w:r>
            <w:r w:rsidRPr="00273CF9">
              <w:rPr>
                <w:sz w:val="18"/>
                <w:szCs w:val="18"/>
                <w:u w:val="dotted"/>
              </w:rPr>
            </w:r>
            <w:r w:rsidRPr="00273CF9">
              <w:rPr>
                <w:sz w:val="18"/>
                <w:szCs w:val="18"/>
                <w:u w:val="dotted"/>
              </w:rPr>
              <w:fldChar w:fldCharType="separate"/>
            </w:r>
            <w:r w:rsidRPr="00273CF9">
              <w:rPr>
                <w:sz w:val="18"/>
                <w:szCs w:val="18"/>
                <w:u w:val="dotted"/>
              </w:rPr>
              <w:t>«Информация (проект информации) о заключенном контракте»</w:t>
            </w:r>
            <w:r w:rsidRPr="00273CF9">
              <w:rPr>
                <w:sz w:val="18"/>
                <w:szCs w:val="18"/>
                <w:u w:val="dotted"/>
              </w:rPr>
              <w:fldChar w:fldCharType="end"/>
            </w:r>
            <w:r w:rsidRPr="00273CF9">
              <w:rPr>
                <w:sz w:val="18"/>
                <w:szCs w:val="18"/>
                <w:u w:val="dotted"/>
              </w:rPr>
              <w:t>:</w:t>
            </w:r>
          </w:p>
          <w:p w14:paraId="4AD7C71F" w14:textId="44673D54" w:rsidR="001D3AF5" w:rsidRPr="00273CF9" w:rsidRDefault="001D3AF5" w:rsidP="002D0245">
            <w:pPr>
              <w:pStyle w:val="ad"/>
              <w:numPr>
                <w:ilvl w:val="1"/>
                <w:numId w:val="161"/>
              </w:numPr>
              <w:ind w:left="740"/>
              <w:jc w:val="left"/>
              <w:rPr>
                <w:sz w:val="18"/>
                <w:szCs w:val="18"/>
              </w:rPr>
            </w:pPr>
            <w:r w:rsidRPr="00273CF9">
              <w:rPr>
                <w:sz w:val="18"/>
                <w:szCs w:val="18"/>
              </w:rPr>
              <w:t>внесены изменения в правила приема поля «Дата постановки на учет в налоговом органе» (customer/registrationDate);</w:t>
            </w:r>
          </w:p>
          <w:p w14:paraId="3D3DD60A" w14:textId="6EE5E87D" w:rsidR="001D3AF5" w:rsidRPr="00273CF9" w:rsidRDefault="001D3AF5" w:rsidP="002D0245">
            <w:pPr>
              <w:pStyle w:val="ad"/>
              <w:numPr>
                <w:ilvl w:val="1"/>
                <w:numId w:val="161"/>
              </w:numPr>
              <w:ind w:left="740"/>
              <w:jc w:val="left"/>
              <w:rPr>
                <w:sz w:val="18"/>
                <w:szCs w:val="18"/>
              </w:rPr>
            </w:pPr>
            <w:r w:rsidRPr="00273CF9">
              <w:rPr>
                <w:sz w:val="18"/>
                <w:szCs w:val="18"/>
              </w:rPr>
              <w:t>внесены изменения в правила приема поля «Примечание» (finances/budgetFunds/stages/payments/comment)</w:t>
            </w:r>
            <w:r w:rsidRPr="00273CF9">
              <w:rPr>
                <w:sz w:val="18"/>
                <w:szCs w:val="18"/>
                <w:lang w:val="en-US"/>
              </w:rPr>
              <w:t>;</w:t>
            </w:r>
          </w:p>
          <w:p w14:paraId="033144B8" w14:textId="59AAA27F" w:rsidR="001D3AF5" w:rsidRPr="00273CF9" w:rsidRDefault="001D3AF5" w:rsidP="002D0245">
            <w:pPr>
              <w:pStyle w:val="ad"/>
              <w:numPr>
                <w:ilvl w:val="1"/>
                <w:numId w:val="161"/>
              </w:numPr>
              <w:ind w:left="740"/>
              <w:jc w:val="left"/>
              <w:rPr>
                <w:sz w:val="18"/>
                <w:szCs w:val="18"/>
              </w:rPr>
            </w:pPr>
            <w:r w:rsidRPr="00273CF9">
              <w:rPr>
                <w:sz w:val="18"/>
                <w:szCs w:val="18"/>
              </w:rPr>
              <w:t>внесены изменения в правила приема поля «Примечание» (finances/financingPlan/stages/payments/comment)</w:t>
            </w:r>
            <w:r w:rsidRPr="00273CF9">
              <w:rPr>
                <w:sz w:val="18"/>
                <w:szCs w:val="18"/>
                <w:lang w:val="en-US"/>
              </w:rPr>
              <w:t>;</w:t>
            </w:r>
          </w:p>
          <w:p w14:paraId="35174FC6" w14:textId="34CF0BBC" w:rsidR="001D3AF5" w:rsidRPr="00273CF9" w:rsidRDefault="001D3AF5" w:rsidP="002D0245">
            <w:pPr>
              <w:pStyle w:val="ad"/>
              <w:numPr>
                <w:ilvl w:val="1"/>
                <w:numId w:val="161"/>
              </w:numPr>
              <w:ind w:left="740"/>
              <w:jc w:val="left"/>
              <w:rPr>
                <w:sz w:val="18"/>
                <w:szCs w:val="18"/>
              </w:rPr>
            </w:pPr>
            <w:r w:rsidRPr="00273CF9">
              <w:rPr>
                <w:sz w:val="18"/>
                <w:szCs w:val="18"/>
              </w:rPr>
              <w:t>добавлены требования к приему блока «Место поставки товара, выполнения работы или оказания услуги» (deliveryPlaceInfo);</w:t>
            </w:r>
          </w:p>
          <w:p w14:paraId="304B6C0F" w14:textId="7F1116C7" w:rsidR="001D3AF5" w:rsidRPr="00273CF9" w:rsidRDefault="001D3AF5" w:rsidP="002D0245">
            <w:pPr>
              <w:pStyle w:val="ad"/>
              <w:numPr>
                <w:ilvl w:val="1"/>
                <w:numId w:val="161"/>
              </w:numPr>
              <w:ind w:left="740"/>
              <w:jc w:val="left"/>
              <w:rPr>
                <w:sz w:val="18"/>
                <w:szCs w:val="18"/>
              </w:rPr>
            </w:pPr>
            <w:r w:rsidRPr="00273CF9">
              <w:rPr>
                <w:sz w:val="18"/>
                <w:szCs w:val="18"/>
              </w:rPr>
              <w:t xml:space="preserve">внесены изменения в правила приема поля «Размер денежных средств, направляемых субъектам малого предпринимательства, </w:t>
            </w:r>
            <w:r w:rsidRPr="00273CF9">
              <w:rPr>
                <w:sz w:val="18"/>
                <w:szCs w:val="18"/>
              </w:rPr>
              <w:lastRenderedPageBreak/>
              <w:t>социально ориентированным некоммерческим организациям» (suppliers/supplier/legalEntityRF/contractPrice);</w:t>
            </w:r>
          </w:p>
          <w:p w14:paraId="3271D362" w14:textId="77777777" w:rsidR="001D3AF5" w:rsidRPr="00273CF9" w:rsidRDefault="001D3AF5" w:rsidP="002D0245">
            <w:pPr>
              <w:pStyle w:val="ad"/>
              <w:numPr>
                <w:ilvl w:val="1"/>
                <w:numId w:val="161"/>
              </w:numPr>
              <w:ind w:left="740"/>
              <w:jc w:val="left"/>
              <w:rPr>
                <w:sz w:val="18"/>
                <w:szCs w:val="18"/>
              </w:rPr>
            </w:pPr>
            <w:r w:rsidRPr="00273CF9">
              <w:rPr>
                <w:sz w:val="18"/>
                <w:szCs w:val="18"/>
              </w:rPr>
              <w:t>внесены изменения в правила приема поля «Размер денежных средств, направляемых субъектам малого предпринимательства, социально ориентированным некоммерческим организациям» (suppliersInfo/supplierInfo/legalEntityRF/otherInfo/contractPrice);</w:t>
            </w:r>
          </w:p>
          <w:p w14:paraId="0A385779" w14:textId="4CC7DC19" w:rsidR="001D3AF5" w:rsidRPr="00273CF9" w:rsidRDefault="001D3AF5" w:rsidP="002D0245">
            <w:pPr>
              <w:pStyle w:val="ad"/>
              <w:numPr>
                <w:ilvl w:val="1"/>
                <w:numId w:val="161"/>
              </w:numPr>
              <w:ind w:left="740"/>
              <w:jc w:val="left"/>
              <w:rPr>
                <w:sz w:val="18"/>
                <w:szCs w:val="18"/>
              </w:rPr>
            </w:pPr>
            <w:r w:rsidRPr="00273CF9">
              <w:rPr>
                <w:sz w:val="18"/>
                <w:szCs w:val="18"/>
              </w:rPr>
              <w:t>добавлены контроли РК_ИК_0398- РК_ИК_0400</w:t>
            </w:r>
          </w:p>
        </w:tc>
      </w:tr>
      <w:tr w:rsidR="001D3AF5" w:rsidRPr="00273CF9" w14:paraId="395997AC" w14:textId="77777777" w:rsidTr="00D151C9">
        <w:trPr>
          <w:trHeight w:val="553"/>
        </w:trPr>
        <w:tc>
          <w:tcPr>
            <w:tcW w:w="562" w:type="dxa"/>
          </w:tcPr>
          <w:p w14:paraId="06B8C43A" w14:textId="4A1D3A12" w:rsidR="001D3AF5" w:rsidRPr="00273CF9" w:rsidRDefault="001D3AF5" w:rsidP="00582D07">
            <w:pPr>
              <w:pStyle w:val="ad"/>
              <w:rPr>
                <w:sz w:val="18"/>
                <w:szCs w:val="18"/>
              </w:rPr>
            </w:pPr>
            <w:r w:rsidRPr="00273CF9">
              <w:rPr>
                <w:sz w:val="18"/>
                <w:szCs w:val="18"/>
              </w:rPr>
              <w:lastRenderedPageBreak/>
              <w:t>7.12</w:t>
            </w:r>
          </w:p>
        </w:tc>
        <w:tc>
          <w:tcPr>
            <w:tcW w:w="1134" w:type="dxa"/>
          </w:tcPr>
          <w:p w14:paraId="794CAC2D" w14:textId="3A75E89B" w:rsidR="001D3AF5" w:rsidRPr="00273CF9" w:rsidRDefault="001D3AF5" w:rsidP="00582D07">
            <w:pPr>
              <w:pStyle w:val="ad"/>
              <w:rPr>
                <w:sz w:val="18"/>
                <w:szCs w:val="18"/>
              </w:rPr>
            </w:pPr>
            <w:r w:rsidRPr="00273CF9">
              <w:rPr>
                <w:sz w:val="18"/>
                <w:szCs w:val="18"/>
              </w:rPr>
              <w:t>04.08.2022</w:t>
            </w:r>
          </w:p>
        </w:tc>
        <w:tc>
          <w:tcPr>
            <w:tcW w:w="1275" w:type="dxa"/>
          </w:tcPr>
          <w:p w14:paraId="081C0E27" w14:textId="28E7A941" w:rsidR="001D3AF5" w:rsidRPr="00273CF9" w:rsidRDefault="001D3AF5" w:rsidP="00582D07">
            <w:pPr>
              <w:pStyle w:val="ad"/>
            </w:pPr>
            <w:r w:rsidRPr="00273CF9">
              <w:rPr>
                <w:sz w:val="18"/>
                <w:szCs w:val="18"/>
              </w:rPr>
              <w:t>FCSNF-15871</w:t>
            </w:r>
          </w:p>
        </w:tc>
        <w:tc>
          <w:tcPr>
            <w:tcW w:w="6095" w:type="dxa"/>
          </w:tcPr>
          <w:p w14:paraId="687CD670" w14:textId="183B7177" w:rsidR="001D3AF5" w:rsidRPr="00273CF9" w:rsidRDefault="001D3AF5" w:rsidP="002D0245">
            <w:pPr>
              <w:pStyle w:val="ad"/>
              <w:numPr>
                <w:ilvl w:val="0"/>
                <w:numId w:val="163"/>
              </w:numPr>
              <w:jc w:val="left"/>
              <w:rPr>
                <w:sz w:val="18"/>
                <w:szCs w:val="18"/>
              </w:rPr>
            </w:pPr>
            <w:r w:rsidRPr="00273CF9">
              <w:rPr>
                <w:sz w:val="18"/>
                <w:szCs w:val="18"/>
              </w:rPr>
              <w:t xml:space="preserve">В раздел </w:t>
            </w:r>
            <w:r w:rsidRPr="00273CF9">
              <w:rPr>
                <w:sz w:val="18"/>
                <w:szCs w:val="18"/>
                <w:u w:val="dotted"/>
              </w:rPr>
              <w:fldChar w:fldCharType="begin"/>
            </w:r>
            <w:r w:rsidRPr="00273CF9">
              <w:rPr>
                <w:sz w:val="18"/>
                <w:szCs w:val="18"/>
                <w:u w:val="dotted"/>
              </w:rPr>
              <w:instrText xml:space="preserve"> REF _Ref101450680 \h  \* MERGEFORMAT </w:instrText>
            </w:r>
            <w:r w:rsidRPr="00273CF9">
              <w:rPr>
                <w:sz w:val="18"/>
                <w:szCs w:val="18"/>
                <w:u w:val="dotted"/>
              </w:rPr>
            </w:r>
            <w:r w:rsidRPr="00273CF9">
              <w:rPr>
                <w:sz w:val="18"/>
                <w:szCs w:val="18"/>
                <w:u w:val="dotted"/>
              </w:rPr>
              <w:fldChar w:fldCharType="separate"/>
            </w:r>
            <w:r w:rsidRPr="00273CF9">
              <w:rPr>
                <w:sz w:val="18"/>
                <w:szCs w:val="18"/>
                <w:u w:val="dotted"/>
              </w:rPr>
              <w:t>«Информация (проект информации) о заключенном контракте»</w:t>
            </w:r>
            <w:r w:rsidRPr="00273CF9">
              <w:rPr>
                <w:sz w:val="18"/>
                <w:szCs w:val="18"/>
                <w:u w:val="dotted"/>
              </w:rPr>
              <w:fldChar w:fldCharType="end"/>
            </w:r>
            <w:r w:rsidRPr="00273CF9">
              <w:rPr>
                <w:sz w:val="18"/>
                <w:szCs w:val="18"/>
                <w:u w:val="dotted"/>
              </w:rPr>
              <w:t>:</w:t>
            </w:r>
          </w:p>
          <w:p w14:paraId="716127BC" w14:textId="77777777" w:rsidR="001D3AF5" w:rsidRPr="00273CF9" w:rsidRDefault="001D3AF5" w:rsidP="002D0245">
            <w:pPr>
              <w:pStyle w:val="ad"/>
              <w:numPr>
                <w:ilvl w:val="1"/>
                <w:numId w:val="163"/>
              </w:numPr>
              <w:ind w:left="740"/>
              <w:jc w:val="left"/>
              <w:rPr>
                <w:sz w:val="18"/>
                <w:szCs w:val="18"/>
              </w:rPr>
            </w:pPr>
            <w:r w:rsidRPr="00273CF9">
              <w:rPr>
                <w:sz w:val="18"/>
                <w:szCs w:val="18"/>
              </w:rPr>
              <w:t>добавлены требования к приему блока «Реквизиты счета заказчика» (customer/customerAccountsDetails/customerAccountDetails);</w:t>
            </w:r>
          </w:p>
          <w:p w14:paraId="486B70DB" w14:textId="78C67100" w:rsidR="001D3AF5" w:rsidRPr="00273CF9" w:rsidRDefault="001D3AF5" w:rsidP="002D0245">
            <w:pPr>
              <w:pStyle w:val="ad"/>
              <w:numPr>
                <w:ilvl w:val="1"/>
                <w:numId w:val="163"/>
              </w:numPr>
              <w:ind w:left="740"/>
              <w:jc w:val="left"/>
              <w:rPr>
                <w:sz w:val="18"/>
                <w:szCs w:val="18"/>
              </w:rPr>
            </w:pPr>
            <w:r w:rsidRPr="00273CF9">
              <w:rPr>
                <w:sz w:val="18"/>
                <w:szCs w:val="18"/>
              </w:rPr>
              <w:t>добавлены требования к приему поля «В том числе сумма казначейского обеспечения обязательств» (treasurySupportContractSum);</w:t>
            </w:r>
          </w:p>
          <w:p w14:paraId="5D04D095" w14:textId="44281141" w:rsidR="001D3AF5" w:rsidRPr="00273CF9" w:rsidRDefault="001D3AF5" w:rsidP="002D0245">
            <w:pPr>
              <w:pStyle w:val="ad"/>
              <w:numPr>
                <w:ilvl w:val="1"/>
                <w:numId w:val="163"/>
              </w:numPr>
              <w:ind w:left="740"/>
              <w:jc w:val="left"/>
              <w:rPr>
                <w:sz w:val="18"/>
                <w:szCs w:val="18"/>
              </w:rPr>
            </w:pPr>
            <w:r w:rsidRPr="00273CF9">
              <w:rPr>
                <w:sz w:val="18"/>
                <w:szCs w:val="18"/>
              </w:rPr>
              <w:t>добавлены требования к приему блока «Реквизиты счета поставщика» (suppliers/supplier/supplierAccountsDetails/supplierAccountDetails);</w:t>
            </w:r>
          </w:p>
          <w:p w14:paraId="718116E6" w14:textId="5203039B" w:rsidR="001D3AF5" w:rsidRPr="00273CF9" w:rsidRDefault="001D3AF5" w:rsidP="002D0245">
            <w:pPr>
              <w:pStyle w:val="ad"/>
              <w:numPr>
                <w:ilvl w:val="1"/>
                <w:numId w:val="163"/>
              </w:numPr>
              <w:ind w:left="740"/>
              <w:jc w:val="left"/>
              <w:rPr>
                <w:sz w:val="18"/>
                <w:szCs w:val="18"/>
              </w:rPr>
            </w:pPr>
            <w:r w:rsidRPr="00273CF9">
              <w:rPr>
                <w:sz w:val="18"/>
                <w:szCs w:val="18"/>
              </w:rPr>
              <w:t>добавлены требования к приему блока «Реквизиты счета поставщика» (suppliersInfo/supplierInfo/supplierAccountsDetails/supplierAccountDetails);</w:t>
            </w:r>
          </w:p>
          <w:p w14:paraId="4D88018C" w14:textId="77777777" w:rsidR="001D3AF5" w:rsidRPr="00273CF9" w:rsidRDefault="001D3AF5" w:rsidP="002D0245">
            <w:pPr>
              <w:pStyle w:val="ad"/>
              <w:numPr>
                <w:ilvl w:val="1"/>
                <w:numId w:val="163"/>
              </w:numPr>
              <w:ind w:left="740"/>
              <w:jc w:val="left"/>
              <w:rPr>
                <w:sz w:val="18"/>
                <w:szCs w:val="18"/>
              </w:rPr>
            </w:pPr>
            <w:r w:rsidRPr="00273CF9">
              <w:rPr>
                <w:sz w:val="18"/>
                <w:szCs w:val="18"/>
              </w:rPr>
              <w:t>добавлены требования к приему блока «Реквизиты счета поставщика» (suppliersInfo/supplierInfo/supplierAccountsDetails/supplierAccountDetails);</w:t>
            </w:r>
          </w:p>
          <w:p w14:paraId="3757AB76" w14:textId="438BEAF5" w:rsidR="001D3AF5" w:rsidRPr="00273CF9" w:rsidRDefault="001D3AF5" w:rsidP="002D0245">
            <w:pPr>
              <w:pStyle w:val="ad"/>
              <w:numPr>
                <w:ilvl w:val="1"/>
                <w:numId w:val="163"/>
              </w:numPr>
              <w:ind w:left="740"/>
              <w:jc w:val="left"/>
              <w:rPr>
                <w:sz w:val="18"/>
                <w:szCs w:val="18"/>
              </w:rPr>
            </w:pPr>
            <w:r w:rsidRPr="00273CF9">
              <w:rPr>
                <w:sz w:val="18"/>
                <w:szCs w:val="18"/>
              </w:rPr>
              <w:t>добавлены контроли РК_ИК_0401-РК_ИК_0412</w:t>
            </w:r>
          </w:p>
        </w:tc>
      </w:tr>
      <w:tr w:rsidR="001D3AF5" w:rsidRPr="00273CF9" w14:paraId="24E1A34B" w14:textId="77777777" w:rsidTr="00D151C9">
        <w:trPr>
          <w:trHeight w:val="553"/>
        </w:trPr>
        <w:tc>
          <w:tcPr>
            <w:tcW w:w="562" w:type="dxa"/>
          </w:tcPr>
          <w:p w14:paraId="28CBBE80" w14:textId="604BBB9F" w:rsidR="001D3AF5" w:rsidRPr="00273CF9" w:rsidRDefault="001D3AF5" w:rsidP="00D2374D">
            <w:pPr>
              <w:pStyle w:val="ad"/>
              <w:rPr>
                <w:sz w:val="18"/>
                <w:szCs w:val="18"/>
                <w:lang w:val="en-US"/>
              </w:rPr>
            </w:pPr>
            <w:r w:rsidRPr="00273CF9">
              <w:rPr>
                <w:sz w:val="18"/>
                <w:szCs w:val="18"/>
                <w:lang w:val="en-US"/>
              </w:rPr>
              <w:t>7.13</w:t>
            </w:r>
          </w:p>
        </w:tc>
        <w:tc>
          <w:tcPr>
            <w:tcW w:w="1134" w:type="dxa"/>
          </w:tcPr>
          <w:p w14:paraId="2B5808CC" w14:textId="635E879F" w:rsidR="001D3AF5" w:rsidRPr="00273CF9" w:rsidRDefault="001D3AF5" w:rsidP="00D2374D">
            <w:pPr>
              <w:pStyle w:val="ad"/>
              <w:rPr>
                <w:sz w:val="18"/>
                <w:szCs w:val="18"/>
              </w:rPr>
            </w:pPr>
            <w:r w:rsidRPr="00273CF9">
              <w:rPr>
                <w:sz w:val="18"/>
                <w:szCs w:val="18"/>
                <w:lang w:val="en-US"/>
              </w:rPr>
              <w:t>16</w:t>
            </w:r>
            <w:r w:rsidRPr="00273CF9">
              <w:rPr>
                <w:sz w:val="18"/>
                <w:szCs w:val="18"/>
              </w:rPr>
              <w:t>.08.2022</w:t>
            </w:r>
          </w:p>
        </w:tc>
        <w:tc>
          <w:tcPr>
            <w:tcW w:w="1275" w:type="dxa"/>
          </w:tcPr>
          <w:p w14:paraId="661C6E45" w14:textId="04BCD57D" w:rsidR="001D3AF5" w:rsidRPr="00273CF9" w:rsidRDefault="001D3AF5" w:rsidP="00D2374D">
            <w:pPr>
              <w:pStyle w:val="ad"/>
            </w:pPr>
            <w:r w:rsidRPr="00273CF9">
              <w:rPr>
                <w:sz w:val="18"/>
                <w:szCs w:val="18"/>
              </w:rPr>
              <w:t>FCSNF-16199</w:t>
            </w:r>
          </w:p>
        </w:tc>
        <w:tc>
          <w:tcPr>
            <w:tcW w:w="6095" w:type="dxa"/>
          </w:tcPr>
          <w:p w14:paraId="1D7C682A" w14:textId="77777777" w:rsidR="001D3AF5" w:rsidRPr="00273CF9" w:rsidRDefault="001D3AF5" w:rsidP="002D0245">
            <w:pPr>
              <w:pStyle w:val="ad"/>
              <w:numPr>
                <w:ilvl w:val="0"/>
                <w:numId w:val="164"/>
              </w:numPr>
              <w:jc w:val="left"/>
              <w:rPr>
                <w:sz w:val="18"/>
                <w:szCs w:val="18"/>
              </w:rPr>
            </w:pPr>
            <w:r w:rsidRPr="00273CF9">
              <w:rPr>
                <w:sz w:val="18"/>
                <w:szCs w:val="18"/>
              </w:rPr>
              <w:t xml:space="preserve">В разделе </w:t>
            </w:r>
            <w:r w:rsidRPr="00273CF9">
              <w:rPr>
                <w:sz w:val="18"/>
                <w:szCs w:val="18"/>
                <w:u w:val="dotted"/>
              </w:rPr>
              <w:fldChar w:fldCharType="begin"/>
            </w:r>
            <w:r w:rsidRPr="00273CF9">
              <w:rPr>
                <w:sz w:val="18"/>
                <w:szCs w:val="18"/>
                <w:u w:val="dotted"/>
              </w:rPr>
              <w:instrText xml:space="preserve"> REF _Ref101450680 \h  \* MERGEFORMAT </w:instrText>
            </w:r>
            <w:r w:rsidRPr="00273CF9">
              <w:rPr>
                <w:sz w:val="18"/>
                <w:szCs w:val="18"/>
                <w:u w:val="dotted"/>
              </w:rPr>
            </w:r>
            <w:r w:rsidRPr="00273CF9">
              <w:rPr>
                <w:sz w:val="18"/>
                <w:szCs w:val="18"/>
                <w:u w:val="dotted"/>
              </w:rPr>
              <w:fldChar w:fldCharType="separate"/>
            </w:r>
            <w:r w:rsidRPr="00273CF9">
              <w:rPr>
                <w:sz w:val="18"/>
                <w:szCs w:val="18"/>
                <w:u w:val="dotted"/>
              </w:rPr>
              <w:t>«Информация (проект информации) о заключенном контракте»</w:t>
            </w:r>
            <w:r w:rsidRPr="00273CF9">
              <w:rPr>
                <w:sz w:val="18"/>
                <w:szCs w:val="18"/>
                <w:u w:val="dotted"/>
              </w:rPr>
              <w:fldChar w:fldCharType="end"/>
            </w:r>
            <w:r w:rsidRPr="00273CF9">
              <w:rPr>
                <w:sz w:val="18"/>
                <w:szCs w:val="18"/>
                <w:u w:val="dotted"/>
              </w:rPr>
              <w:t>:</w:t>
            </w:r>
          </w:p>
          <w:p w14:paraId="48B4DFC2" w14:textId="77777777" w:rsidR="001D3AF5" w:rsidRPr="00273CF9" w:rsidRDefault="001D3AF5" w:rsidP="002D0245">
            <w:pPr>
              <w:pStyle w:val="ad"/>
              <w:numPr>
                <w:ilvl w:val="0"/>
                <w:numId w:val="165"/>
              </w:numPr>
              <w:ind w:left="739"/>
              <w:jc w:val="left"/>
              <w:rPr>
                <w:sz w:val="18"/>
                <w:szCs w:val="18"/>
              </w:rPr>
            </w:pPr>
            <w:r w:rsidRPr="00273CF9">
              <w:rPr>
                <w:sz w:val="18"/>
                <w:szCs w:val="18"/>
              </w:rPr>
              <w:t>внесены изменения в правила приема блока «Бюджетные средства» (</w:t>
            </w:r>
            <w:r w:rsidRPr="00273CF9">
              <w:rPr>
                <w:sz w:val="18"/>
                <w:szCs w:val="18"/>
                <w:lang w:val="en-US"/>
              </w:rPr>
              <w:t>finances</w:t>
            </w:r>
            <w:r w:rsidRPr="00273CF9">
              <w:rPr>
                <w:sz w:val="18"/>
                <w:szCs w:val="18"/>
              </w:rPr>
              <w:t>/</w:t>
            </w:r>
            <w:r w:rsidRPr="00273CF9">
              <w:rPr>
                <w:sz w:val="18"/>
                <w:szCs w:val="18"/>
                <w:lang w:val="en-US"/>
              </w:rPr>
              <w:t>budgetFunds</w:t>
            </w:r>
            <w:r w:rsidRPr="00273CF9">
              <w:rPr>
                <w:sz w:val="18"/>
                <w:szCs w:val="18"/>
              </w:rPr>
              <w:t>);</w:t>
            </w:r>
          </w:p>
          <w:p w14:paraId="5DF900C6" w14:textId="77777777" w:rsidR="001D3AF5" w:rsidRPr="00273CF9" w:rsidRDefault="001D3AF5" w:rsidP="002D0245">
            <w:pPr>
              <w:pStyle w:val="ad"/>
              <w:numPr>
                <w:ilvl w:val="0"/>
                <w:numId w:val="165"/>
              </w:numPr>
              <w:ind w:left="739"/>
              <w:jc w:val="left"/>
              <w:rPr>
                <w:sz w:val="18"/>
                <w:szCs w:val="18"/>
              </w:rPr>
            </w:pPr>
            <w:r w:rsidRPr="00273CF9">
              <w:rPr>
                <w:sz w:val="18"/>
                <w:szCs w:val="18"/>
              </w:rPr>
              <w:t>внесены изменения в правила приема блока «Внебюджетные средства» (</w:t>
            </w:r>
            <w:r w:rsidRPr="00273CF9">
              <w:rPr>
                <w:sz w:val="18"/>
                <w:szCs w:val="18"/>
                <w:lang w:val="en-US"/>
              </w:rPr>
              <w:t>finances</w:t>
            </w:r>
            <w:r w:rsidRPr="00273CF9">
              <w:rPr>
                <w:sz w:val="18"/>
                <w:szCs w:val="18"/>
              </w:rPr>
              <w:t>/</w:t>
            </w:r>
            <w:r w:rsidRPr="00273CF9">
              <w:rPr>
                <w:sz w:val="18"/>
                <w:szCs w:val="18"/>
                <w:lang w:val="en-US"/>
              </w:rPr>
              <w:t>extrabudgetFunds</w:t>
            </w:r>
            <w:r w:rsidRPr="00273CF9">
              <w:rPr>
                <w:sz w:val="18"/>
                <w:szCs w:val="18"/>
              </w:rPr>
              <w:t>);</w:t>
            </w:r>
          </w:p>
          <w:p w14:paraId="349F89F7" w14:textId="77777777" w:rsidR="001D3AF5" w:rsidRPr="00273CF9" w:rsidRDefault="001D3AF5" w:rsidP="002D0245">
            <w:pPr>
              <w:pStyle w:val="ad"/>
              <w:numPr>
                <w:ilvl w:val="0"/>
                <w:numId w:val="165"/>
              </w:numPr>
              <w:ind w:left="739"/>
              <w:jc w:val="left"/>
              <w:rPr>
                <w:sz w:val="18"/>
                <w:szCs w:val="18"/>
              </w:rPr>
            </w:pPr>
            <w:r w:rsidRPr="00273CF9">
              <w:rPr>
                <w:sz w:val="18"/>
                <w:szCs w:val="18"/>
              </w:rPr>
              <w:t>внесены изменения в правила приема блока «График финансирования» (</w:t>
            </w:r>
            <w:r w:rsidRPr="00273CF9">
              <w:rPr>
                <w:sz w:val="18"/>
                <w:szCs w:val="18"/>
                <w:lang w:val="en-US"/>
              </w:rPr>
              <w:t>finances</w:t>
            </w:r>
            <w:r w:rsidRPr="00273CF9">
              <w:rPr>
                <w:sz w:val="18"/>
                <w:szCs w:val="18"/>
              </w:rPr>
              <w:t>/</w:t>
            </w:r>
            <w:r w:rsidRPr="00273CF9">
              <w:rPr>
                <w:sz w:val="18"/>
                <w:szCs w:val="18"/>
                <w:lang w:val="en-US"/>
              </w:rPr>
              <w:t>financingPlan</w:t>
            </w:r>
            <w:r w:rsidRPr="00273CF9">
              <w:rPr>
                <w:sz w:val="18"/>
                <w:szCs w:val="18"/>
              </w:rPr>
              <w:t>);</w:t>
            </w:r>
          </w:p>
          <w:p w14:paraId="677CA0FE" w14:textId="77777777" w:rsidR="001D3AF5" w:rsidRPr="00273CF9" w:rsidRDefault="001D3AF5" w:rsidP="002D0245">
            <w:pPr>
              <w:pStyle w:val="ad"/>
              <w:numPr>
                <w:ilvl w:val="0"/>
                <w:numId w:val="165"/>
              </w:numPr>
              <w:ind w:left="739"/>
              <w:jc w:val="left"/>
              <w:rPr>
                <w:sz w:val="18"/>
                <w:szCs w:val="18"/>
              </w:rPr>
            </w:pPr>
            <w:r w:rsidRPr="00273CF9">
              <w:rPr>
                <w:sz w:val="18"/>
                <w:szCs w:val="18"/>
              </w:rPr>
              <w:t>внесены изменения в правила приема блока «Вид внебюджетных средств» (</w:t>
            </w:r>
            <w:r w:rsidRPr="00273CF9">
              <w:rPr>
                <w:sz w:val="18"/>
                <w:szCs w:val="18"/>
                <w:lang w:val="en-US"/>
              </w:rPr>
              <w:t>finances</w:t>
            </w:r>
            <w:r w:rsidRPr="00273CF9">
              <w:rPr>
                <w:sz w:val="18"/>
                <w:szCs w:val="18"/>
              </w:rPr>
              <w:t>/</w:t>
            </w:r>
            <w:r w:rsidRPr="00273CF9">
              <w:rPr>
                <w:sz w:val="18"/>
                <w:szCs w:val="18"/>
                <w:lang w:val="en-US"/>
              </w:rPr>
              <w:t>financingPlan</w:t>
            </w:r>
            <w:r w:rsidRPr="00273CF9">
              <w:rPr>
                <w:sz w:val="18"/>
                <w:szCs w:val="18"/>
              </w:rPr>
              <w:t>/</w:t>
            </w:r>
            <w:r w:rsidRPr="00273CF9">
              <w:rPr>
                <w:sz w:val="18"/>
                <w:szCs w:val="18"/>
                <w:lang w:val="en-US"/>
              </w:rPr>
              <w:t>financeSource</w:t>
            </w:r>
            <w:r w:rsidRPr="00273CF9">
              <w:rPr>
                <w:sz w:val="18"/>
                <w:szCs w:val="18"/>
              </w:rPr>
              <w:t>/</w:t>
            </w:r>
            <w:r w:rsidRPr="00273CF9">
              <w:rPr>
                <w:sz w:val="18"/>
                <w:szCs w:val="18"/>
                <w:lang w:val="en-US"/>
              </w:rPr>
              <w:t>extrabudgetFunds</w:t>
            </w:r>
            <w:r w:rsidRPr="00273CF9">
              <w:rPr>
                <w:sz w:val="18"/>
                <w:szCs w:val="18"/>
              </w:rPr>
              <w:t>/</w:t>
            </w:r>
            <w:r w:rsidRPr="00273CF9">
              <w:rPr>
                <w:sz w:val="18"/>
                <w:szCs w:val="18"/>
                <w:lang w:val="en-US"/>
              </w:rPr>
              <w:t>extrabudget</w:t>
            </w:r>
            <w:r w:rsidRPr="00273CF9">
              <w:rPr>
                <w:sz w:val="18"/>
                <w:szCs w:val="18"/>
              </w:rPr>
              <w:t>);</w:t>
            </w:r>
          </w:p>
          <w:p w14:paraId="33392F6E" w14:textId="77777777" w:rsidR="001D3AF5" w:rsidRPr="00273CF9" w:rsidRDefault="001D3AF5" w:rsidP="002D0245">
            <w:pPr>
              <w:pStyle w:val="ad"/>
              <w:numPr>
                <w:ilvl w:val="0"/>
                <w:numId w:val="165"/>
              </w:numPr>
              <w:ind w:left="739"/>
              <w:jc w:val="left"/>
              <w:rPr>
                <w:sz w:val="18"/>
                <w:szCs w:val="18"/>
              </w:rPr>
            </w:pPr>
            <w:r w:rsidRPr="00273CF9">
              <w:rPr>
                <w:sz w:val="18"/>
                <w:szCs w:val="18"/>
              </w:rPr>
              <w:t>внесены изменения в правила приема блока «КБК были изменены относительно Извещения (приглашения)» (finances/financingPlan/KBKsChange);</w:t>
            </w:r>
          </w:p>
          <w:p w14:paraId="33DD4BCE" w14:textId="77777777" w:rsidR="001D3AF5" w:rsidRPr="00273CF9" w:rsidRDefault="001D3AF5" w:rsidP="002D0245">
            <w:pPr>
              <w:pStyle w:val="ad"/>
              <w:numPr>
                <w:ilvl w:val="0"/>
                <w:numId w:val="165"/>
              </w:numPr>
              <w:ind w:left="739"/>
              <w:jc w:val="left"/>
              <w:rPr>
                <w:sz w:val="18"/>
                <w:szCs w:val="18"/>
              </w:rPr>
            </w:pPr>
            <w:r w:rsidRPr="00273CF9">
              <w:rPr>
                <w:sz w:val="18"/>
                <w:szCs w:val="18"/>
              </w:rPr>
              <w:t>внесены изменения в правила приема блока «КЦС были изменены относительно Извещения (приглашения)» (finances/financingPlan/targetArticlesChange);</w:t>
            </w:r>
          </w:p>
          <w:p w14:paraId="4BB1E431" w14:textId="77777777" w:rsidR="001D3AF5" w:rsidRPr="00273CF9" w:rsidRDefault="001D3AF5" w:rsidP="002D0245">
            <w:pPr>
              <w:pStyle w:val="ad"/>
              <w:numPr>
                <w:ilvl w:val="0"/>
                <w:numId w:val="165"/>
              </w:numPr>
              <w:ind w:left="739"/>
              <w:jc w:val="left"/>
              <w:rPr>
                <w:sz w:val="18"/>
                <w:szCs w:val="18"/>
              </w:rPr>
            </w:pPr>
            <w:r w:rsidRPr="00273CF9">
              <w:rPr>
                <w:sz w:val="18"/>
                <w:szCs w:val="18"/>
              </w:rPr>
              <w:t>внесены изменения в правила приема блока «КВР были изменены относительно Извещения (приглашения)» (finances/financingPlan/KVRsChange);</w:t>
            </w:r>
          </w:p>
          <w:p w14:paraId="028C1B26" w14:textId="77777777" w:rsidR="001D3AF5" w:rsidRPr="00273CF9" w:rsidRDefault="001D3AF5" w:rsidP="002D0245">
            <w:pPr>
              <w:pStyle w:val="ad"/>
              <w:numPr>
                <w:ilvl w:val="0"/>
                <w:numId w:val="165"/>
              </w:numPr>
              <w:ind w:left="739"/>
              <w:jc w:val="left"/>
              <w:rPr>
                <w:sz w:val="18"/>
                <w:szCs w:val="18"/>
              </w:rPr>
            </w:pPr>
            <w:r w:rsidRPr="00273CF9">
              <w:rPr>
                <w:sz w:val="18"/>
                <w:szCs w:val="18"/>
              </w:rPr>
              <w:t>внесены изменения в правила приема блока «КОКС были изменены относительно Извещения (приглашения)» (finances/financingPlan/KOKSsChange);</w:t>
            </w:r>
          </w:p>
          <w:p w14:paraId="53FA3122" w14:textId="77777777" w:rsidR="001D3AF5" w:rsidRPr="00273CF9" w:rsidRDefault="001D3AF5" w:rsidP="002D0245">
            <w:pPr>
              <w:pStyle w:val="ad"/>
              <w:numPr>
                <w:ilvl w:val="0"/>
                <w:numId w:val="165"/>
              </w:numPr>
              <w:ind w:left="739"/>
              <w:jc w:val="left"/>
              <w:rPr>
                <w:sz w:val="18"/>
                <w:szCs w:val="18"/>
              </w:rPr>
            </w:pPr>
            <w:r w:rsidRPr="00273CF9">
              <w:rPr>
                <w:sz w:val="18"/>
                <w:szCs w:val="18"/>
              </w:rPr>
              <w:t>внесены изменения в правила приема блока «Платежи по этапу» (</w:t>
            </w:r>
            <w:r w:rsidRPr="00273CF9">
              <w:rPr>
                <w:sz w:val="18"/>
                <w:szCs w:val="18"/>
                <w:lang w:val="en-US"/>
              </w:rPr>
              <w:t>finances</w:t>
            </w:r>
            <w:r w:rsidRPr="00273CF9">
              <w:rPr>
                <w:sz w:val="18"/>
                <w:szCs w:val="18"/>
              </w:rPr>
              <w:t>/</w:t>
            </w:r>
            <w:r w:rsidRPr="00273CF9">
              <w:rPr>
                <w:sz w:val="18"/>
                <w:szCs w:val="18"/>
                <w:lang w:val="en-US"/>
              </w:rPr>
              <w:t>financingPlan</w:t>
            </w:r>
            <w:r w:rsidRPr="00273CF9">
              <w:rPr>
                <w:sz w:val="18"/>
                <w:szCs w:val="18"/>
              </w:rPr>
              <w:t>/</w:t>
            </w:r>
            <w:r w:rsidRPr="00273CF9">
              <w:rPr>
                <w:sz w:val="18"/>
                <w:szCs w:val="18"/>
                <w:lang w:val="en-US"/>
              </w:rPr>
              <w:t>stages</w:t>
            </w:r>
            <w:r w:rsidRPr="00273CF9">
              <w:rPr>
                <w:sz w:val="18"/>
                <w:szCs w:val="18"/>
              </w:rPr>
              <w:t>/</w:t>
            </w:r>
            <w:r w:rsidRPr="00273CF9">
              <w:rPr>
                <w:sz w:val="18"/>
                <w:szCs w:val="18"/>
                <w:lang w:val="en-US"/>
              </w:rPr>
              <w:t>payments</w:t>
            </w:r>
            <w:r w:rsidRPr="00273CF9">
              <w:rPr>
                <w:sz w:val="18"/>
                <w:szCs w:val="18"/>
              </w:rPr>
              <w:t>);</w:t>
            </w:r>
          </w:p>
          <w:p w14:paraId="403BC543" w14:textId="77777777" w:rsidR="001D3AF5" w:rsidRPr="00273CF9" w:rsidRDefault="001D3AF5" w:rsidP="002D0245">
            <w:pPr>
              <w:pStyle w:val="ad"/>
              <w:numPr>
                <w:ilvl w:val="0"/>
                <w:numId w:val="165"/>
              </w:numPr>
              <w:ind w:left="739"/>
              <w:jc w:val="left"/>
              <w:rPr>
                <w:sz w:val="18"/>
                <w:szCs w:val="18"/>
              </w:rPr>
            </w:pPr>
            <w:r w:rsidRPr="00273CF9">
              <w:rPr>
                <w:sz w:val="18"/>
                <w:szCs w:val="18"/>
              </w:rPr>
              <w:t>добавлены правила приема поля «Код типа организации (для печатной формы)» (customer/organizationTypeCode);</w:t>
            </w:r>
          </w:p>
          <w:p w14:paraId="500B7900" w14:textId="77777777" w:rsidR="001D3AF5" w:rsidRPr="00273CF9" w:rsidRDefault="001D3AF5" w:rsidP="002D0245">
            <w:pPr>
              <w:pStyle w:val="ad"/>
              <w:numPr>
                <w:ilvl w:val="0"/>
                <w:numId w:val="165"/>
              </w:numPr>
              <w:ind w:left="739"/>
              <w:jc w:val="left"/>
              <w:rPr>
                <w:sz w:val="18"/>
                <w:szCs w:val="18"/>
              </w:rPr>
            </w:pPr>
            <w:r w:rsidRPr="00273CF9">
              <w:rPr>
                <w:sz w:val="18"/>
                <w:szCs w:val="18"/>
              </w:rPr>
              <w:t>удалены контроли:</w:t>
            </w:r>
          </w:p>
          <w:p w14:paraId="632DD0C9" w14:textId="77777777" w:rsidR="001D3AF5" w:rsidRPr="00273CF9" w:rsidRDefault="001D3AF5" w:rsidP="002D0245">
            <w:pPr>
              <w:pStyle w:val="ad"/>
              <w:numPr>
                <w:ilvl w:val="1"/>
                <w:numId w:val="165"/>
              </w:numPr>
              <w:ind w:left="1023"/>
              <w:jc w:val="left"/>
              <w:rPr>
                <w:sz w:val="18"/>
                <w:szCs w:val="18"/>
              </w:rPr>
            </w:pPr>
            <w:r w:rsidRPr="00273CF9">
              <w:rPr>
                <w:sz w:val="18"/>
                <w:szCs w:val="18"/>
              </w:rPr>
              <w:t>РК_ИК_0018</w:t>
            </w:r>
            <w:r w:rsidRPr="00273CF9">
              <w:rPr>
                <w:sz w:val="18"/>
                <w:szCs w:val="18"/>
                <w:lang w:val="en-US"/>
              </w:rPr>
              <w:t>;</w:t>
            </w:r>
          </w:p>
          <w:p w14:paraId="6FAF9C6A" w14:textId="77777777" w:rsidR="001D3AF5" w:rsidRPr="00273CF9" w:rsidRDefault="001D3AF5" w:rsidP="002D0245">
            <w:pPr>
              <w:pStyle w:val="ad"/>
              <w:numPr>
                <w:ilvl w:val="1"/>
                <w:numId w:val="165"/>
              </w:numPr>
              <w:ind w:left="1023"/>
              <w:jc w:val="left"/>
              <w:rPr>
                <w:sz w:val="18"/>
                <w:szCs w:val="18"/>
              </w:rPr>
            </w:pPr>
            <w:r w:rsidRPr="00273CF9">
              <w:rPr>
                <w:sz w:val="18"/>
                <w:szCs w:val="18"/>
              </w:rPr>
              <w:t>РК_ИК_0</w:t>
            </w:r>
            <w:r w:rsidRPr="00273CF9">
              <w:rPr>
                <w:sz w:val="18"/>
                <w:szCs w:val="18"/>
                <w:lang w:val="en-US"/>
              </w:rPr>
              <w:t>393;</w:t>
            </w:r>
          </w:p>
          <w:p w14:paraId="3F106FD7" w14:textId="77777777" w:rsidR="001D3AF5" w:rsidRPr="00273CF9" w:rsidRDefault="001D3AF5" w:rsidP="002D0245">
            <w:pPr>
              <w:pStyle w:val="ad"/>
              <w:numPr>
                <w:ilvl w:val="1"/>
                <w:numId w:val="165"/>
              </w:numPr>
              <w:ind w:left="1023"/>
              <w:jc w:val="left"/>
              <w:rPr>
                <w:sz w:val="18"/>
                <w:szCs w:val="18"/>
              </w:rPr>
            </w:pPr>
            <w:r w:rsidRPr="00273CF9">
              <w:rPr>
                <w:sz w:val="18"/>
                <w:szCs w:val="18"/>
              </w:rPr>
              <w:t>РК_ИК_0</w:t>
            </w:r>
            <w:r w:rsidRPr="00273CF9">
              <w:rPr>
                <w:sz w:val="18"/>
                <w:szCs w:val="18"/>
                <w:lang w:val="en-US"/>
              </w:rPr>
              <w:t>394;</w:t>
            </w:r>
          </w:p>
          <w:p w14:paraId="749F6325" w14:textId="77777777" w:rsidR="001D3AF5" w:rsidRPr="00273CF9" w:rsidRDefault="001D3AF5" w:rsidP="002D0245">
            <w:pPr>
              <w:pStyle w:val="ad"/>
              <w:numPr>
                <w:ilvl w:val="0"/>
                <w:numId w:val="165"/>
              </w:numPr>
              <w:ind w:left="739"/>
              <w:jc w:val="left"/>
              <w:rPr>
                <w:sz w:val="18"/>
                <w:szCs w:val="18"/>
              </w:rPr>
            </w:pPr>
            <w:r w:rsidRPr="00273CF9">
              <w:rPr>
                <w:sz w:val="18"/>
                <w:szCs w:val="18"/>
              </w:rPr>
              <w:t>модифицированы контроли:</w:t>
            </w:r>
          </w:p>
          <w:p w14:paraId="21AB6CB1" w14:textId="77777777" w:rsidR="001D3AF5" w:rsidRPr="00273CF9" w:rsidRDefault="001D3AF5" w:rsidP="002D0245">
            <w:pPr>
              <w:pStyle w:val="ad"/>
              <w:numPr>
                <w:ilvl w:val="1"/>
                <w:numId w:val="165"/>
              </w:numPr>
              <w:ind w:left="1023"/>
              <w:jc w:val="left"/>
              <w:rPr>
                <w:sz w:val="18"/>
                <w:szCs w:val="18"/>
              </w:rPr>
            </w:pPr>
            <w:r w:rsidRPr="00273CF9">
              <w:rPr>
                <w:sz w:val="18"/>
                <w:szCs w:val="18"/>
              </w:rPr>
              <w:t>РК_ИК_0390;</w:t>
            </w:r>
          </w:p>
          <w:p w14:paraId="48758BA8" w14:textId="77777777" w:rsidR="001D3AF5" w:rsidRPr="00273CF9" w:rsidRDefault="001D3AF5" w:rsidP="002D0245">
            <w:pPr>
              <w:pStyle w:val="ad"/>
              <w:numPr>
                <w:ilvl w:val="1"/>
                <w:numId w:val="165"/>
              </w:numPr>
              <w:ind w:left="1023"/>
              <w:jc w:val="left"/>
              <w:rPr>
                <w:sz w:val="18"/>
                <w:szCs w:val="18"/>
              </w:rPr>
            </w:pPr>
            <w:r w:rsidRPr="00273CF9">
              <w:rPr>
                <w:sz w:val="18"/>
                <w:szCs w:val="18"/>
              </w:rPr>
              <w:t>РК_ИК_0020</w:t>
            </w:r>
            <w:r w:rsidRPr="00273CF9">
              <w:rPr>
                <w:sz w:val="18"/>
                <w:szCs w:val="18"/>
                <w:lang w:val="en-US"/>
              </w:rPr>
              <w:t>;</w:t>
            </w:r>
          </w:p>
          <w:p w14:paraId="607B7F33" w14:textId="77777777" w:rsidR="001D3AF5" w:rsidRPr="00273CF9" w:rsidRDefault="001D3AF5" w:rsidP="002D0245">
            <w:pPr>
              <w:pStyle w:val="ad"/>
              <w:numPr>
                <w:ilvl w:val="1"/>
                <w:numId w:val="165"/>
              </w:numPr>
              <w:ind w:left="1023"/>
              <w:jc w:val="left"/>
              <w:rPr>
                <w:sz w:val="18"/>
                <w:szCs w:val="18"/>
              </w:rPr>
            </w:pPr>
            <w:r w:rsidRPr="00273CF9">
              <w:rPr>
                <w:sz w:val="18"/>
                <w:szCs w:val="18"/>
              </w:rPr>
              <w:t>РК_ИК_0023</w:t>
            </w:r>
            <w:r w:rsidRPr="00273CF9">
              <w:rPr>
                <w:sz w:val="18"/>
                <w:szCs w:val="18"/>
                <w:lang w:val="en-US"/>
              </w:rPr>
              <w:t>;</w:t>
            </w:r>
          </w:p>
          <w:p w14:paraId="7CCBB931" w14:textId="77777777" w:rsidR="001D3AF5" w:rsidRPr="00273CF9" w:rsidRDefault="001D3AF5" w:rsidP="002D0245">
            <w:pPr>
              <w:pStyle w:val="ad"/>
              <w:numPr>
                <w:ilvl w:val="1"/>
                <w:numId w:val="165"/>
              </w:numPr>
              <w:ind w:left="1023"/>
              <w:jc w:val="left"/>
              <w:rPr>
                <w:sz w:val="18"/>
                <w:szCs w:val="18"/>
              </w:rPr>
            </w:pPr>
            <w:r w:rsidRPr="00273CF9">
              <w:rPr>
                <w:sz w:val="18"/>
                <w:szCs w:val="18"/>
              </w:rPr>
              <w:t>РК_ИК_0152</w:t>
            </w:r>
            <w:r w:rsidRPr="00273CF9">
              <w:rPr>
                <w:sz w:val="18"/>
                <w:szCs w:val="18"/>
                <w:lang w:val="en-US"/>
              </w:rPr>
              <w:t>;</w:t>
            </w:r>
          </w:p>
          <w:p w14:paraId="2E8C7BB2" w14:textId="77777777" w:rsidR="001D3AF5" w:rsidRPr="00273CF9" w:rsidRDefault="001D3AF5" w:rsidP="002D0245">
            <w:pPr>
              <w:pStyle w:val="ad"/>
              <w:numPr>
                <w:ilvl w:val="1"/>
                <w:numId w:val="165"/>
              </w:numPr>
              <w:ind w:left="1023"/>
              <w:jc w:val="left"/>
              <w:rPr>
                <w:sz w:val="18"/>
                <w:szCs w:val="18"/>
              </w:rPr>
            </w:pPr>
            <w:r w:rsidRPr="00273CF9">
              <w:rPr>
                <w:sz w:val="18"/>
                <w:szCs w:val="18"/>
              </w:rPr>
              <w:t>РК_ИК_0019</w:t>
            </w:r>
            <w:r w:rsidRPr="00273CF9">
              <w:rPr>
                <w:sz w:val="18"/>
                <w:szCs w:val="18"/>
                <w:lang w:val="en-US"/>
              </w:rPr>
              <w:t>;</w:t>
            </w:r>
          </w:p>
          <w:p w14:paraId="5E722EE8" w14:textId="77777777" w:rsidR="001D3AF5" w:rsidRPr="00273CF9" w:rsidRDefault="001D3AF5" w:rsidP="002D0245">
            <w:pPr>
              <w:pStyle w:val="ad"/>
              <w:numPr>
                <w:ilvl w:val="0"/>
                <w:numId w:val="165"/>
              </w:numPr>
              <w:ind w:left="739"/>
              <w:jc w:val="left"/>
              <w:rPr>
                <w:sz w:val="18"/>
                <w:szCs w:val="18"/>
              </w:rPr>
            </w:pPr>
            <w:r w:rsidRPr="00273CF9">
              <w:rPr>
                <w:sz w:val="18"/>
                <w:szCs w:val="18"/>
              </w:rPr>
              <w:t>добавлены контроли</w:t>
            </w:r>
            <w:r w:rsidRPr="00273CF9">
              <w:rPr>
                <w:sz w:val="18"/>
                <w:szCs w:val="18"/>
                <w:lang w:val="en-US"/>
              </w:rPr>
              <w:t>:</w:t>
            </w:r>
          </w:p>
          <w:p w14:paraId="5D7E72EA" w14:textId="77777777" w:rsidR="001D3AF5" w:rsidRPr="00273CF9" w:rsidRDefault="001D3AF5" w:rsidP="002D0245">
            <w:pPr>
              <w:pStyle w:val="ad"/>
              <w:numPr>
                <w:ilvl w:val="1"/>
                <w:numId w:val="165"/>
              </w:numPr>
              <w:ind w:left="1022"/>
              <w:jc w:val="left"/>
              <w:rPr>
                <w:sz w:val="18"/>
                <w:szCs w:val="18"/>
              </w:rPr>
            </w:pPr>
            <w:r w:rsidRPr="00273CF9">
              <w:rPr>
                <w:sz w:val="18"/>
                <w:szCs w:val="18"/>
              </w:rPr>
              <w:t>РК_ИК_0413</w:t>
            </w:r>
            <w:r w:rsidRPr="00273CF9">
              <w:rPr>
                <w:sz w:val="18"/>
                <w:szCs w:val="18"/>
                <w:lang w:val="en-US"/>
              </w:rPr>
              <w:t>;</w:t>
            </w:r>
          </w:p>
          <w:p w14:paraId="570B65C8" w14:textId="77777777" w:rsidR="001D3AF5" w:rsidRPr="00273CF9" w:rsidRDefault="001D3AF5" w:rsidP="002D0245">
            <w:pPr>
              <w:pStyle w:val="ad"/>
              <w:numPr>
                <w:ilvl w:val="1"/>
                <w:numId w:val="165"/>
              </w:numPr>
              <w:ind w:left="1022"/>
              <w:jc w:val="left"/>
              <w:rPr>
                <w:sz w:val="18"/>
                <w:szCs w:val="18"/>
              </w:rPr>
            </w:pPr>
            <w:r w:rsidRPr="00273CF9">
              <w:rPr>
                <w:sz w:val="18"/>
                <w:szCs w:val="18"/>
              </w:rPr>
              <w:lastRenderedPageBreak/>
              <w:t>РК_ИК_041</w:t>
            </w:r>
            <w:r w:rsidRPr="00273CF9">
              <w:rPr>
                <w:sz w:val="18"/>
                <w:szCs w:val="18"/>
                <w:lang w:val="en-US"/>
              </w:rPr>
              <w:t>4;</w:t>
            </w:r>
          </w:p>
          <w:p w14:paraId="6B4C7D46" w14:textId="77777777" w:rsidR="001D3AF5" w:rsidRPr="00273CF9" w:rsidRDefault="001D3AF5" w:rsidP="002D0245">
            <w:pPr>
              <w:pStyle w:val="ad"/>
              <w:numPr>
                <w:ilvl w:val="1"/>
                <w:numId w:val="165"/>
              </w:numPr>
              <w:ind w:left="1022"/>
              <w:jc w:val="left"/>
              <w:rPr>
                <w:sz w:val="18"/>
                <w:szCs w:val="18"/>
              </w:rPr>
            </w:pPr>
            <w:r w:rsidRPr="00273CF9">
              <w:rPr>
                <w:sz w:val="18"/>
                <w:szCs w:val="18"/>
              </w:rPr>
              <w:t>РК_ИК_041</w:t>
            </w:r>
            <w:r w:rsidRPr="00273CF9">
              <w:rPr>
                <w:sz w:val="18"/>
                <w:szCs w:val="18"/>
                <w:lang w:val="en-US"/>
              </w:rPr>
              <w:t>5;</w:t>
            </w:r>
          </w:p>
          <w:p w14:paraId="6BBF4C5E" w14:textId="706EDB8A" w:rsidR="001D3AF5" w:rsidRPr="00273CF9" w:rsidRDefault="001D3AF5" w:rsidP="002D0245">
            <w:pPr>
              <w:pStyle w:val="ad"/>
              <w:numPr>
                <w:ilvl w:val="1"/>
                <w:numId w:val="165"/>
              </w:numPr>
              <w:ind w:left="1022"/>
              <w:jc w:val="left"/>
              <w:rPr>
                <w:sz w:val="18"/>
                <w:szCs w:val="18"/>
              </w:rPr>
            </w:pPr>
            <w:r w:rsidRPr="00273CF9">
              <w:rPr>
                <w:sz w:val="18"/>
                <w:szCs w:val="18"/>
              </w:rPr>
              <w:t>РК_ИК_041</w:t>
            </w:r>
            <w:r w:rsidRPr="00273CF9">
              <w:rPr>
                <w:sz w:val="18"/>
                <w:szCs w:val="18"/>
                <w:lang w:val="en-US"/>
              </w:rPr>
              <w:t>6;</w:t>
            </w:r>
          </w:p>
        </w:tc>
      </w:tr>
      <w:tr w:rsidR="001D3AF5" w:rsidRPr="00273CF9" w14:paraId="303AA912" w14:textId="77777777" w:rsidTr="00D151C9">
        <w:trPr>
          <w:trHeight w:val="553"/>
        </w:trPr>
        <w:tc>
          <w:tcPr>
            <w:tcW w:w="562" w:type="dxa"/>
          </w:tcPr>
          <w:p w14:paraId="1DF1C003" w14:textId="26DA6967" w:rsidR="001D3AF5" w:rsidRPr="00273CF9" w:rsidRDefault="001D3AF5" w:rsidP="00D2374D">
            <w:pPr>
              <w:pStyle w:val="ad"/>
              <w:rPr>
                <w:sz w:val="18"/>
                <w:szCs w:val="18"/>
              </w:rPr>
            </w:pPr>
            <w:r w:rsidRPr="00273CF9">
              <w:rPr>
                <w:sz w:val="18"/>
                <w:szCs w:val="18"/>
                <w:lang w:val="en-US"/>
              </w:rPr>
              <w:lastRenderedPageBreak/>
              <w:t>7.1</w:t>
            </w:r>
            <w:r w:rsidRPr="00273CF9">
              <w:rPr>
                <w:sz w:val="18"/>
                <w:szCs w:val="18"/>
              </w:rPr>
              <w:t>4</w:t>
            </w:r>
          </w:p>
        </w:tc>
        <w:tc>
          <w:tcPr>
            <w:tcW w:w="1134" w:type="dxa"/>
          </w:tcPr>
          <w:p w14:paraId="5E5FE2E4" w14:textId="1B0FF1F8" w:rsidR="001D3AF5" w:rsidRPr="00273CF9" w:rsidRDefault="001D3AF5" w:rsidP="00D2374D">
            <w:pPr>
              <w:pStyle w:val="ad"/>
              <w:rPr>
                <w:sz w:val="18"/>
                <w:szCs w:val="18"/>
                <w:lang w:val="en-US"/>
              </w:rPr>
            </w:pPr>
            <w:r w:rsidRPr="00273CF9">
              <w:rPr>
                <w:sz w:val="18"/>
                <w:szCs w:val="18"/>
              </w:rPr>
              <w:t>07.09.2022</w:t>
            </w:r>
          </w:p>
        </w:tc>
        <w:tc>
          <w:tcPr>
            <w:tcW w:w="1275" w:type="dxa"/>
          </w:tcPr>
          <w:p w14:paraId="7C0E5D13" w14:textId="29F6C5B8" w:rsidR="001D3AF5" w:rsidRPr="00273CF9" w:rsidRDefault="001D3AF5" w:rsidP="00D2374D">
            <w:pPr>
              <w:pStyle w:val="ad"/>
            </w:pPr>
            <w:r w:rsidRPr="00273CF9">
              <w:rPr>
                <w:sz w:val="18"/>
                <w:szCs w:val="18"/>
              </w:rPr>
              <w:t>FCS-208342</w:t>
            </w:r>
          </w:p>
        </w:tc>
        <w:tc>
          <w:tcPr>
            <w:tcW w:w="6095" w:type="dxa"/>
          </w:tcPr>
          <w:p w14:paraId="4E15AA7F" w14:textId="540FAFA3" w:rsidR="001D3AF5" w:rsidRPr="00273CF9" w:rsidRDefault="001D3AF5" w:rsidP="002D0245">
            <w:pPr>
              <w:pStyle w:val="ad"/>
              <w:numPr>
                <w:ilvl w:val="0"/>
                <w:numId w:val="166"/>
              </w:numPr>
              <w:jc w:val="left"/>
              <w:rPr>
                <w:sz w:val="18"/>
                <w:szCs w:val="18"/>
              </w:rPr>
            </w:pPr>
            <w:r w:rsidRPr="00273CF9">
              <w:rPr>
                <w:sz w:val="18"/>
                <w:szCs w:val="18"/>
              </w:rPr>
              <w:t>Добавлен контроль РК_ИК_0417</w:t>
            </w:r>
          </w:p>
        </w:tc>
      </w:tr>
      <w:tr w:rsidR="001D3AF5" w:rsidRPr="00273CF9" w14:paraId="0BDBF56E" w14:textId="77777777" w:rsidTr="00D151C9">
        <w:trPr>
          <w:trHeight w:val="553"/>
        </w:trPr>
        <w:tc>
          <w:tcPr>
            <w:tcW w:w="562" w:type="dxa"/>
          </w:tcPr>
          <w:p w14:paraId="004D8A23" w14:textId="37FE344E" w:rsidR="001D3AF5" w:rsidRPr="00273CF9" w:rsidRDefault="001D3AF5" w:rsidP="00D2374D">
            <w:pPr>
              <w:pStyle w:val="ad"/>
              <w:rPr>
                <w:sz w:val="18"/>
                <w:szCs w:val="18"/>
                <w:lang w:val="en-US"/>
              </w:rPr>
            </w:pPr>
            <w:r w:rsidRPr="00273CF9">
              <w:rPr>
                <w:sz w:val="18"/>
                <w:szCs w:val="18"/>
                <w:lang w:val="en-US"/>
              </w:rPr>
              <w:t>7.1</w:t>
            </w:r>
            <w:r w:rsidRPr="00273CF9">
              <w:rPr>
                <w:sz w:val="18"/>
                <w:szCs w:val="18"/>
              </w:rPr>
              <w:t>5</w:t>
            </w:r>
          </w:p>
        </w:tc>
        <w:tc>
          <w:tcPr>
            <w:tcW w:w="1134" w:type="dxa"/>
          </w:tcPr>
          <w:p w14:paraId="39B91F81" w14:textId="13E0401C" w:rsidR="001D3AF5" w:rsidRPr="00273CF9" w:rsidRDefault="001D3AF5" w:rsidP="00D2374D">
            <w:pPr>
              <w:pStyle w:val="ad"/>
              <w:rPr>
                <w:sz w:val="18"/>
                <w:szCs w:val="18"/>
              </w:rPr>
            </w:pPr>
            <w:r w:rsidRPr="00273CF9">
              <w:rPr>
                <w:sz w:val="18"/>
                <w:szCs w:val="18"/>
              </w:rPr>
              <w:t>19.09.2022</w:t>
            </w:r>
          </w:p>
        </w:tc>
        <w:tc>
          <w:tcPr>
            <w:tcW w:w="1275" w:type="dxa"/>
          </w:tcPr>
          <w:p w14:paraId="5D251839" w14:textId="1480663A" w:rsidR="001D3AF5" w:rsidRPr="00273CF9" w:rsidRDefault="001D3AF5" w:rsidP="00D2374D">
            <w:pPr>
              <w:pStyle w:val="ad"/>
            </w:pPr>
            <w:r w:rsidRPr="00273CF9">
              <w:rPr>
                <w:sz w:val="18"/>
                <w:szCs w:val="18"/>
              </w:rPr>
              <w:t>FCS-202580</w:t>
            </w:r>
          </w:p>
        </w:tc>
        <w:tc>
          <w:tcPr>
            <w:tcW w:w="6095" w:type="dxa"/>
          </w:tcPr>
          <w:p w14:paraId="731F1E57" w14:textId="6A63FF4C" w:rsidR="001D3AF5" w:rsidRPr="00273CF9" w:rsidRDefault="001D3AF5" w:rsidP="002D0245">
            <w:pPr>
              <w:pStyle w:val="ad"/>
              <w:numPr>
                <w:ilvl w:val="0"/>
                <w:numId w:val="167"/>
              </w:numPr>
              <w:jc w:val="left"/>
              <w:rPr>
                <w:sz w:val="18"/>
                <w:szCs w:val="18"/>
              </w:rPr>
            </w:pPr>
            <w:r w:rsidRPr="00273CF9">
              <w:rPr>
                <w:sz w:val="18"/>
                <w:szCs w:val="18"/>
              </w:rPr>
              <w:t>Скорректирован контроль РК_ИК_0281</w:t>
            </w:r>
          </w:p>
        </w:tc>
      </w:tr>
      <w:tr w:rsidR="001D3AF5" w:rsidRPr="00273CF9" w14:paraId="12A6847A" w14:textId="77777777" w:rsidTr="00D151C9">
        <w:trPr>
          <w:trHeight w:val="553"/>
        </w:trPr>
        <w:tc>
          <w:tcPr>
            <w:tcW w:w="562" w:type="dxa"/>
          </w:tcPr>
          <w:p w14:paraId="16002BD8" w14:textId="3D6238D0" w:rsidR="001D3AF5" w:rsidRPr="00273CF9" w:rsidRDefault="001D3AF5" w:rsidP="00D2374D">
            <w:pPr>
              <w:pStyle w:val="ad"/>
              <w:rPr>
                <w:sz w:val="18"/>
                <w:szCs w:val="18"/>
              </w:rPr>
            </w:pPr>
            <w:r w:rsidRPr="00273CF9">
              <w:rPr>
                <w:sz w:val="18"/>
                <w:szCs w:val="18"/>
              </w:rPr>
              <w:t>7.16</w:t>
            </w:r>
          </w:p>
        </w:tc>
        <w:tc>
          <w:tcPr>
            <w:tcW w:w="1134" w:type="dxa"/>
          </w:tcPr>
          <w:p w14:paraId="1F9EBDFC" w14:textId="31DCAC53" w:rsidR="001D3AF5" w:rsidRPr="00273CF9" w:rsidRDefault="001D3AF5" w:rsidP="00D2374D">
            <w:pPr>
              <w:pStyle w:val="ad"/>
              <w:rPr>
                <w:sz w:val="18"/>
                <w:szCs w:val="18"/>
              </w:rPr>
            </w:pPr>
            <w:r w:rsidRPr="00273CF9">
              <w:rPr>
                <w:sz w:val="18"/>
                <w:szCs w:val="18"/>
              </w:rPr>
              <w:t>03.10.2022</w:t>
            </w:r>
          </w:p>
        </w:tc>
        <w:tc>
          <w:tcPr>
            <w:tcW w:w="1275" w:type="dxa"/>
          </w:tcPr>
          <w:p w14:paraId="047A1DDC" w14:textId="1C6A3BB5" w:rsidR="001D3AF5" w:rsidRPr="00273CF9" w:rsidRDefault="001D3AF5" w:rsidP="00D2374D">
            <w:pPr>
              <w:pStyle w:val="ad"/>
            </w:pPr>
            <w:r w:rsidRPr="00273CF9">
              <w:rPr>
                <w:sz w:val="18"/>
                <w:szCs w:val="18"/>
              </w:rPr>
              <w:t>FCSNF-16686</w:t>
            </w:r>
          </w:p>
        </w:tc>
        <w:tc>
          <w:tcPr>
            <w:tcW w:w="6095" w:type="dxa"/>
          </w:tcPr>
          <w:p w14:paraId="5BD8439B" w14:textId="6C249F31" w:rsidR="001D3AF5" w:rsidRPr="00273CF9" w:rsidRDefault="001D3AF5" w:rsidP="002D0245">
            <w:pPr>
              <w:pStyle w:val="ad"/>
              <w:numPr>
                <w:ilvl w:val="0"/>
                <w:numId w:val="168"/>
              </w:numPr>
              <w:jc w:val="left"/>
              <w:rPr>
                <w:sz w:val="18"/>
                <w:szCs w:val="18"/>
              </w:rPr>
            </w:pPr>
            <w:r w:rsidRPr="00273CF9">
              <w:rPr>
                <w:sz w:val="18"/>
                <w:szCs w:val="18"/>
              </w:rPr>
              <w:t>Добавлен контроль РК_ИК_0418</w:t>
            </w:r>
          </w:p>
        </w:tc>
      </w:tr>
      <w:tr w:rsidR="001D3AF5" w:rsidRPr="00273CF9" w14:paraId="2614E6BF" w14:textId="77777777" w:rsidTr="00D151C9">
        <w:trPr>
          <w:trHeight w:val="553"/>
        </w:trPr>
        <w:tc>
          <w:tcPr>
            <w:tcW w:w="562" w:type="dxa"/>
          </w:tcPr>
          <w:p w14:paraId="453BDB29" w14:textId="7BFA97DD" w:rsidR="001D3AF5" w:rsidRPr="00273CF9" w:rsidRDefault="001D3AF5" w:rsidP="00D2374D">
            <w:pPr>
              <w:pStyle w:val="ad"/>
              <w:rPr>
                <w:sz w:val="18"/>
                <w:szCs w:val="18"/>
              </w:rPr>
            </w:pPr>
            <w:r w:rsidRPr="00273CF9">
              <w:rPr>
                <w:sz w:val="18"/>
                <w:szCs w:val="18"/>
              </w:rPr>
              <w:t>7.17</w:t>
            </w:r>
          </w:p>
        </w:tc>
        <w:tc>
          <w:tcPr>
            <w:tcW w:w="1134" w:type="dxa"/>
          </w:tcPr>
          <w:p w14:paraId="2453996D" w14:textId="043FF533" w:rsidR="001D3AF5" w:rsidRPr="00273CF9" w:rsidRDefault="001D3AF5" w:rsidP="00D2374D">
            <w:pPr>
              <w:pStyle w:val="ad"/>
              <w:rPr>
                <w:sz w:val="18"/>
                <w:szCs w:val="18"/>
              </w:rPr>
            </w:pPr>
            <w:r w:rsidRPr="00273CF9">
              <w:rPr>
                <w:sz w:val="18"/>
                <w:szCs w:val="18"/>
              </w:rPr>
              <w:t>17.10.2022</w:t>
            </w:r>
          </w:p>
        </w:tc>
        <w:tc>
          <w:tcPr>
            <w:tcW w:w="1275" w:type="dxa"/>
          </w:tcPr>
          <w:p w14:paraId="293F286E" w14:textId="257A503A" w:rsidR="001D3AF5" w:rsidRPr="00273CF9" w:rsidRDefault="001D3AF5" w:rsidP="00D2374D">
            <w:pPr>
              <w:pStyle w:val="ad"/>
            </w:pPr>
            <w:r w:rsidRPr="00273CF9">
              <w:rPr>
                <w:sz w:val="18"/>
                <w:szCs w:val="18"/>
              </w:rPr>
              <w:t>FCSNF-16634</w:t>
            </w:r>
          </w:p>
        </w:tc>
        <w:tc>
          <w:tcPr>
            <w:tcW w:w="6095" w:type="dxa"/>
          </w:tcPr>
          <w:p w14:paraId="76FEBFE7" w14:textId="5C4DF10E" w:rsidR="001D3AF5" w:rsidRPr="00273CF9" w:rsidRDefault="001D3AF5" w:rsidP="002D0245">
            <w:pPr>
              <w:pStyle w:val="ad"/>
              <w:numPr>
                <w:ilvl w:val="0"/>
                <w:numId w:val="169"/>
              </w:numPr>
              <w:jc w:val="left"/>
              <w:rPr>
                <w:sz w:val="18"/>
                <w:szCs w:val="18"/>
              </w:rPr>
            </w:pPr>
            <w:r w:rsidRPr="00273CF9">
              <w:rPr>
                <w:sz w:val="18"/>
                <w:szCs w:val="18"/>
              </w:rPr>
              <w:t>Изменен контроль РК_ИК_0008. Если принимается изменение существующих сведений о контракте, то в справочнике проверяется наличие кода в любом статусе.</w:t>
            </w:r>
          </w:p>
        </w:tc>
      </w:tr>
      <w:tr w:rsidR="001D3AF5" w:rsidRPr="00273CF9" w14:paraId="14D5C049" w14:textId="77777777" w:rsidTr="00D151C9">
        <w:trPr>
          <w:trHeight w:val="553"/>
        </w:trPr>
        <w:tc>
          <w:tcPr>
            <w:tcW w:w="562" w:type="dxa"/>
          </w:tcPr>
          <w:p w14:paraId="6FA6FA32" w14:textId="749900F6" w:rsidR="001D3AF5" w:rsidRPr="00273CF9" w:rsidRDefault="001D3AF5" w:rsidP="00FF2FA2">
            <w:pPr>
              <w:pStyle w:val="ad"/>
              <w:rPr>
                <w:sz w:val="18"/>
                <w:szCs w:val="18"/>
              </w:rPr>
            </w:pPr>
            <w:r w:rsidRPr="00273CF9">
              <w:rPr>
                <w:sz w:val="18"/>
                <w:szCs w:val="18"/>
              </w:rPr>
              <w:t>7.17.1</w:t>
            </w:r>
          </w:p>
        </w:tc>
        <w:tc>
          <w:tcPr>
            <w:tcW w:w="1134" w:type="dxa"/>
          </w:tcPr>
          <w:p w14:paraId="73D955FC" w14:textId="5EBA3439" w:rsidR="001D3AF5" w:rsidRPr="00273CF9" w:rsidRDefault="001D3AF5" w:rsidP="00FF2FA2">
            <w:pPr>
              <w:pStyle w:val="ad"/>
              <w:rPr>
                <w:sz w:val="18"/>
                <w:szCs w:val="18"/>
              </w:rPr>
            </w:pPr>
            <w:r w:rsidRPr="00273CF9">
              <w:rPr>
                <w:sz w:val="18"/>
                <w:szCs w:val="18"/>
              </w:rPr>
              <w:t>21.10.2022</w:t>
            </w:r>
          </w:p>
        </w:tc>
        <w:tc>
          <w:tcPr>
            <w:tcW w:w="1275" w:type="dxa"/>
          </w:tcPr>
          <w:p w14:paraId="5692D24B" w14:textId="0A985C5C" w:rsidR="001D3AF5" w:rsidRPr="00273CF9" w:rsidRDefault="001D3AF5" w:rsidP="00FF2FA2">
            <w:pPr>
              <w:pStyle w:val="ad"/>
            </w:pPr>
            <w:r w:rsidRPr="00273CF9">
              <w:rPr>
                <w:sz w:val="18"/>
                <w:szCs w:val="18"/>
              </w:rPr>
              <w:t>FCSNF-16507</w:t>
            </w:r>
          </w:p>
        </w:tc>
        <w:tc>
          <w:tcPr>
            <w:tcW w:w="6095" w:type="dxa"/>
          </w:tcPr>
          <w:p w14:paraId="0A2A10C3" w14:textId="77777777" w:rsidR="001D3AF5" w:rsidRPr="00273CF9" w:rsidRDefault="001D3AF5" w:rsidP="002D0245">
            <w:pPr>
              <w:pStyle w:val="ad"/>
              <w:numPr>
                <w:ilvl w:val="0"/>
                <w:numId w:val="178"/>
              </w:numPr>
              <w:jc w:val="left"/>
              <w:rPr>
                <w:sz w:val="18"/>
                <w:szCs w:val="18"/>
              </w:rPr>
            </w:pPr>
            <w:r w:rsidRPr="00273CF9">
              <w:rPr>
                <w:sz w:val="18"/>
                <w:szCs w:val="18"/>
              </w:rPr>
              <w:t xml:space="preserve">В раздел </w:t>
            </w:r>
            <w:r w:rsidRPr="00273CF9">
              <w:rPr>
                <w:sz w:val="18"/>
                <w:szCs w:val="18"/>
                <w:u w:val="dotted"/>
              </w:rPr>
              <w:fldChar w:fldCharType="begin"/>
            </w:r>
            <w:r w:rsidRPr="00273CF9">
              <w:rPr>
                <w:sz w:val="18"/>
                <w:szCs w:val="18"/>
                <w:u w:val="dotted"/>
              </w:rPr>
              <w:instrText xml:space="preserve"> REF _Ref101450680 \h  \* MERGEFORMAT </w:instrText>
            </w:r>
            <w:r w:rsidRPr="00273CF9">
              <w:rPr>
                <w:sz w:val="18"/>
                <w:szCs w:val="18"/>
                <w:u w:val="dotted"/>
              </w:rPr>
            </w:r>
            <w:r w:rsidRPr="00273CF9">
              <w:rPr>
                <w:sz w:val="18"/>
                <w:szCs w:val="18"/>
                <w:u w:val="dotted"/>
              </w:rPr>
              <w:fldChar w:fldCharType="separate"/>
            </w:r>
            <w:r w:rsidRPr="00273CF9">
              <w:rPr>
                <w:sz w:val="18"/>
                <w:szCs w:val="18"/>
                <w:u w:val="dotted"/>
              </w:rPr>
              <w:t>«Информация (проект информации) о заключенном контракте»</w:t>
            </w:r>
            <w:r w:rsidRPr="00273CF9">
              <w:rPr>
                <w:sz w:val="18"/>
                <w:szCs w:val="18"/>
                <w:u w:val="dotted"/>
              </w:rPr>
              <w:fldChar w:fldCharType="end"/>
            </w:r>
            <w:r w:rsidRPr="00273CF9">
              <w:rPr>
                <w:sz w:val="18"/>
                <w:szCs w:val="18"/>
              </w:rPr>
              <w:t xml:space="preserve"> добавлены требования к приему следующих полей/блоков:</w:t>
            </w:r>
          </w:p>
          <w:p w14:paraId="0AD1D1C0" w14:textId="77777777" w:rsidR="001D3AF5" w:rsidRPr="00273CF9" w:rsidRDefault="001D3AF5" w:rsidP="002D0245">
            <w:pPr>
              <w:pStyle w:val="ad"/>
              <w:numPr>
                <w:ilvl w:val="1"/>
                <w:numId w:val="178"/>
              </w:numPr>
              <w:jc w:val="left"/>
              <w:rPr>
                <w:sz w:val="18"/>
                <w:szCs w:val="18"/>
                <w:lang w:val="en-US"/>
              </w:rPr>
            </w:pPr>
            <w:r w:rsidRPr="00273CF9">
              <w:rPr>
                <w:sz w:val="18"/>
                <w:szCs w:val="18"/>
                <w:lang w:val="en-US"/>
              </w:rPr>
              <w:t>«</w:t>
            </w:r>
            <w:r w:rsidRPr="00273CF9">
              <w:rPr>
                <w:sz w:val="18"/>
                <w:szCs w:val="18"/>
              </w:rPr>
              <w:t>Наименование</w:t>
            </w:r>
            <w:r w:rsidRPr="00273CF9">
              <w:rPr>
                <w:sz w:val="18"/>
                <w:szCs w:val="18"/>
                <w:lang w:val="en-US"/>
              </w:rPr>
              <w:t xml:space="preserve"> </w:t>
            </w:r>
            <w:r w:rsidRPr="00273CF9">
              <w:rPr>
                <w:sz w:val="18"/>
                <w:szCs w:val="18"/>
              </w:rPr>
              <w:t>контрагента</w:t>
            </w:r>
            <w:r w:rsidRPr="00273CF9">
              <w:rPr>
                <w:sz w:val="18"/>
                <w:szCs w:val="18"/>
                <w:lang w:val="en-US"/>
              </w:rPr>
              <w:t xml:space="preserve"> </w:t>
            </w:r>
            <w:r w:rsidRPr="00273CF9">
              <w:rPr>
                <w:sz w:val="18"/>
                <w:szCs w:val="18"/>
              </w:rPr>
              <w:t>для</w:t>
            </w:r>
            <w:r w:rsidRPr="00273CF9">
              <w:rPr>
                <w:sz w:val="18"/>
                <w:szCs w:val="18"/>
                <w:lang w:val="en-US"/>
              </w:rPr>
              <w:t xml:space="preserve"> </w:t>
            </w:r>
            <w:r w:rsidRPr="00273CF9">
              <w:rPr>
                <w:sz w:val="18"/>
                <w:szCs w:val="18"/>
              </w:rPr>
              <w:t>платежного</w:t>
            </w:r>
            <w:r w:rsidRPr="00273CF9">
              <w:rPr>
                <w:sz w:val="18"/>
                <w:szCs w:val="18"/>
                <w:lang w:val="en-US"/>
              </w:rPr>
              <w:t xml:space="preserve"> </w:t>
            </w:r>
            <w:r w:rsidRPr="00273CF9">
              <w:rPr>
                <w:sz w:val="18"/>
                <w:szCs w:val="18"/>
              </w:rPr>
              <w:t>поручения</w:t>
            </w:r>
            <w:r w:rsidRPr="00273CF9">
              <w:rPr>
                <w:sz w:val="18"/>
                <w:szCs w:val="18"/>
                <w:lang w:val="en-US"/>
              </w:rPr>
              <w:t>» (customer/customerAccountsDetails/customerAccountDetails/counterpartyName);</w:t>
            </w:r>
          </w:p>
          <w:p w14:paraId="2E685C1D" w14:textId="77777777" w:rsidR="001D3AF5" w:rsidRPr="00273CF9" w:rsidRDefault="001D3AF5" w:rsidP="002D0245">
            <w:pPr>
              <w:pStyle w:val="ad"/>
              <w:numPr>
                <w:ilvl w:val="1"/>
                <w:numId w:val="178"/>
              </w:numPr>
              <w:jc w:val="left"/>
              <w:rPr>
                <w:sz w:val="18"/>
                <w:szCs w:val="18"/>
                <w:lang w:val="en-US"/>
              </w:rPr>
            </w:pPr>
            <w:r w:rsidRPr="00273CF9">
              <w:rPr>
                <w:sz w:val="18"/>
                <w:szCs w:val="18"/>
                <w:lang w:val="en-US"/>
              </w:rPr>
              <w:t>«</w:t>
            </w:r>
            <w:r w:rsidRPr="00273CF9">
              <w:rPr>
                <w:sz w:val="18"/>
                <w:szCs w:val="18"/>
              </w:rPr>
              <w:t>Информация</w:t>
            </w:r>
            <w:r w:rsidRPr="00273CF9">
              <w:rPr>
                <w:sz w:val="18"/>
                <w:szCs w:val="18"/>
                <w:lang w:val="en-US"/>
              </w:rPr>
              <w:t xml:space="preserve"> </w:t>
            </w:r>
            <w:r w:rsidRPr="00273CF9">
              <w:rPr>
                <w:sz w:val="18"/>
                <w:szCs w:val="18"/>
              </w:rPr>
              <w:t>об</w:t>
            </w:r>
            <w:r w:rsidRPr="00273CF9">
              <w:rPr>
                <w:sz w:val="18"/>
                <w:szCs w:val="18"/>
                <w:lang w:val="en-US"/>
              </w:rPr>
              <w:t xml:space="preserve"> </w:t>
            </w:r>
            <w:r w:rsidRPr="00273CF9">
              <w:rPr>
                <w:sz w:val="18"/>
                <w:szCs w:val="18"/>
              </w:rPr>
              <w:t>ОКТМО</w:t>
            </w:r>
            <w:r w:rsidRPr="00273CF9">
              <w:rPr>
                <w:sz w:val="18"/>
                <w:szCs w:val="18"/>
                <w:lang w:val="en-US"/>
              </w:rPr>
              <w:t>» (customer/customerAccountsDetails/customerAccountDetails/OKTMOInfo);</w:t>
            </w:r>
          </w:p>
          <w:p w14:paraId="74A28233" w14:textId="77777777" w:rsidR="001D3AF5" w:rsidRPr="00273CF9" w:rsidRDefault="001D3AF5" w:rsidP="002D0245">
            <w:pPr>
              <w:pStyle w:val="ad"/>
              <w:numPr>
                <w:ilvl w:val="1"/>
                <w:numId w:val="178"/>
              </w:numPr>
              <w:jc w:val="left"/>
              <w:rPr>
                <w:sz w:val="18"/>
                <w:szCs w:val="18"/>
                <w:lang w:val="en-US"/>
              </w:rPr>
            </w:pPr>
            <w:r w:rsidRPr="00273CF9">
              <w:rPr>
                <w:sz w:val="18"/>
                <w:szCs w:val="18"/>
                <w:lang w:val="en-US"/>
              </w:rPr>
              <w:t>«КБК» (customer/customerAccountsDetails/customerAccountDetails/KBK);</w:t>
            </w:r>
          </w:p>
          <w:p w14:paraId="1969CB2D" w14:textId="77777777" w:rsidR="001D3AF5" w:rsidRPr="00273CF9" w:rsidRDefault="001D3AF5" w:rsidP="002D0245">
            <w:pPr>
              <w:pStyle w:val="ad"/>
              <w:numPr>
                <w:ilvl w:val="1"/>
                <w:numId w:val="178"/>
              </w:numPr>
              <w:jc w:val="left"/>
              <w:rPr>
                <w:sz w:val="18"/>
                <w:szCs w:val="18"/>
                <w:lang w:val="en-US"/>
              </w:rPr>
            </w:pPr>
            <w:r w:rsidRPr="00273CF9">
              <w:rPr>
                <w:sz w:val="18"/>
                <w:szCs w:val="18"/>
                <w:lang w:val="en-US"/>
              </w:rPr>
              <w:t>«Наименование контрагента для платежного поручения» (suppliersInfo/supplierInfo/supplierAccountsDetails/supplierAccountDetails/counterpartyName);</w:t>
            </w:r>
          </w:p>
          <w:p w14:paraId="0AA43F83" w14:textId="77777777" w:rsidR="001D3AF5" w:rsidRPr="00273CF9" w:rsidRDefault="001D3AF5" w:rsidP="002D0245">
            <w:pPr>
              <w:pStyle w:val="ad"/>
              <w:numPr>
                <w:ilvl w:val="1"/>
                <w:numId w:val="178"/>
              </w:numPr>
              <w:jc w:val="left"/>
              <w:rPr>
                <w:sz w:val="18"/>
                <w:szCs w:val="18"/>
                <w:lang w:val="en-US"/>
              </w:rPr>
            </w:pPr>
            <w:r w:rsidRPr="00273CF9">
              <w:rPr>
                <w:sz w:val="18"/>
                <w:szCs w:val="18"/>
                <w:lang w:val="en-US"/>
              </w:rPr>
              <w:t>«Информация об ОКТМО» (suppliersInfo/supplierInfo/supplierAccountsDetails/supplierAccountDetails/OKTMOInfo);</w:t>
            </w:r>
          </w:p>
          <w:p w14:paraId="5A2546FA" w14:textId="77777777" w:rsidR="001D3AF5" w:rsidRPr="00273CF9" w:rsidRDefault="001D3AF5" w:rsidP="002D0245">
            <w:pPr>
              <w:pStyle w:val="ad"/>
              <w:numPr>
                <w:ilvl w:val="1"/>
                <w:numId w:val="178"/>
              </w:numPr>
              <w:jc w:val="left"/>
              <w:rPr>
                <w:sz w:val="18"/>
                <w:szCs w:val="18"/>
                <w:lang w:val="en-US"/>
              </w:rPr>
            </w:pPr>
            <w:r w:rsidRPr="00273CF9">
              <w:rPr>
                <w:sz w:val="18"/>
                <w:szCs w:val="18"/>
                <w:lang w:val="en-US"/>
              </w:rPr>
              <w:t>«КБК» (suppliersInfo/supplierInfo/supplierAccountsDetails/supplierAccountDetails/KBK);</w:t>
            </w:r>
          </w:p>
          <w:p w14:paraId="6320BC1C" w14:textId="77777777" w:rsidR="001D3AF5" w:rsidRPr="00273CF9" w:rsidRDefault="001D3AF5" w:rsidP="002D0245">
            <w:pPr>
              <w:pStyle w:val="ad"/>
              <w:numPr>
                <w:ilvl w:val="1"/>
                <w:numId w:val="178"/>
              </w:numPr>
              <w:jc w:val="left"/>
              <w:rPr>
                <w:sz w:val="18"/>
                <w:szCs w:val="18"/>
                <w:lang w:val="en-US"/>
              </w:rPr>
            </w:pPr>
            <w:r w:rsidRPr="00273CF9">
              <w:rPr>
                <w:sz w:val="18"/>
                <w:szCs w:val="18"/>
                <w:lang w:val="en-US"/>
              </w:rPr>
              <w:t>«Наименование контрагента для платежного поручения» (counterpartiesInfo/counterpartyInfo/counterpartyAccountsDetails/counterpartyAccountDetails/counterpartyName);</w:t>
            </w:r>
          </w:p>
          <w:p w14:paraId="79DD6F76" w14:textId="77777777" w:rsidR="001D3AF5" w:rsidRPr="00273CF9" w:rsidRDefault="001D3AF5" w:rsidP="002D0245">
            <w:pPr>
              <w:pStyle w:val="ad"/>
              <w:numPr>
                <w:ilvl w:val="1"/>
                <w:numId w:val="178"/>
              </w:numPr>
              <w:jc w:val="left"/>
              <w:rPr>
                <w:sz w:val="18"/>
                <w:szCs w:val="18"/>
                <w:lang w:val="en-US"/>
              </w:rPr>
            </w:pPr>
            <w:r w:rsidRPr="00273CF9">
              <w:rPr>
                <w:sz w:val="18"/>
                <w:szCs w:val="18"/>
                <w:lang w:val="en-US"/>
              </w:rPr>
              <w:t>«Информация об ОКТМО» (counterpartiesInfo/counterpartyInfo/counterpartyAccountsDetails/counterpartyAccountDetails/OKTMOInfo);</w:t>
            </w:r>
          </w:p>
          <w:p w14:paraId="3F09F448" w14:textId="77777777" w:rsidR="001D3AF5" w:rsidRPr="00273CF9" w:rsidRDefault="001D3AF5" w:rsidP="002D0245">
            <w:pPr>
              <w:pStyle w:val="ad"/>
              <w:numPr>
                <w:ilvl w:val="1"/>
                <w:numId w:val="178"/>
              </w:numPr>
              <w:jc w:val="left"/>
              <w:rPr>
                <w:sz w:val="18"/>
                <w:szCs w:val="18"/>
                <w:lang w:val="en-US"/>
              </w:rPr>
            </w:pPr>
            <w:r w:rsidRPr="00273CF9">
              <w:rPr>
                <w:sz w:val="18"/>
                <w:szCs w:val="18"/>
                <w:lang w:val="en-US"/>
              </w:rPr>
              <w:t>«КБК» (counterpartiesInfo/counterpartyInfo/counterpartyAccountsDetails/counterpartyAccountDetails/KBK);</w:t>
            </w:r>
          </w:p>
          <w:p w14:paraId="7BED5614" w14:textId="77777777" w:rsidR="001D3AF5" w:rsidRPr="00273CF9" w:rsidRDefault="001D3AF5" w:rsidP="002D0245">
            <w:pPr>
              <w:pStyle w:val="ad"/>
              <w:numPr>
                <w:ilvl w:val="0"/>
                <w:numId w:val="178"/>
              </w:numPr>
              <w:jc w:val="left"/>
              <w:rPr>
                <w:sz w:val="18"/>
                <w:szCs w:val="18"/>
              </w:rPr>
            </w:pPr>
            <w:r w:rsidRPr="00273CF9">
              <w:rPr>
                <w:sz w:val="18"/>
                <w:szCs w:val="18"/>
              </w:rPr>
              <w:t xml:space="preserve">В раздел </w:t>
            </w:r>
            <w:r w:rsidRPr="00273CF9">
              <w:rPr>
                <w:sz w:val="18"/>
                <w:szCs w:val="18"/>
                <w:u w:val="dotted"/>
              </w:rPr>
              <w:fldChar w:fldCharType="begin"/>
            </w:r>
            <w:r w:rsidRPr="00273CF9">
              <w:rPr>
                <w:sz w:val="18"/>
                <w:szCs w:val="18"/>
                <w:u w:val="dotted"/>
              </w:rPr>
              <w:instrText xml:space="preserve"> REF _Ref89087917 \h  \* MERGEFORMAT </w:instrText>
            </w:r>
            <w:r w:rsidRPr="00273CF9">
              <w:rPr>
                <w:sz w:val="18"/>
                <w:szCs w:val="18"/>
                <w:u w:val="dotted"/>
              </w:rPr>
            </w:r>
            <w:r w:rsidRPr="00273CF9">
              <w:rPr>
                <w:sz w:val="18"/>
                <w:szCs w:val="18"/>
                <w:u w:val="dotted"/>
              </w:rPr>
              <w:fldChar w:fldCharType="separate"/>
            </w:r>
            <w:r w:rsidRPr="00273CF9">
              <w:rPr>
                <w:sz w:val="18"/>
                <w:szCs w:val="18"/>
                <w:u w:val="dotted"/>
              </w:rPr>
              <w:t>«Информация об исполнении (исполнении обязательств по предоставленной гарантии качества, расторжении)»</w:t>
            </w:r>
            <w:r w:rsidRPr="00273CF9">
              <w:rPr>
                <w:sz w:val="18"/>
                <w:szCs w:val="18"/>
                <w:u w:val="dotted"/>
              </w:rPr>
              <w:fldChar w:fldCharType="end"/>
            </w:r>
            <w:r w:rsidRPr="00273CF9">
              <w:rPr>
                <w:sz w:val="18"/>
                <w:szCs w:val="18"/>
              </w:rPr>
              <w:t xml:space="preserve"> добавлены требования к приему следующих полей/блоков:</w:t>
            </w:r>
          </w:p>
          <w:p w14:paraId="5B0C3AFE" w14:textId="77777777" w:rsidR="001D3AF5" w:rsidRPr="00273CF9" w:rsidRDefault="001D3AF5" w:rsidP="002D0245">
            <w:pPr>
              <w:pStyle w:val="ad"/>
              <w:numPr>
                <w:ilvl w:val="1"/>
                <w:numId w:val="178"/>
              </w:numPr>
              <w:jc w:val="left"/>
              <w:rPr>
                <w:sz w:val="18"/>
                <w:szCs w:val="18"/>
              </w:rPr>
            </w:pPr>
            <w:r w:rsidRPr="00273CF9">
              <w:rPr>
                <w:sz w:val="18"/>
                <w:szCs w:val="18"/>
              </w:rPr>
              <w:t>«Итоговая сумма оплаты поставщику (подрядчику, исполнителю) по документу о приемке в российских рублях» (executions/execution/docAcceptance/totalPaymentAmount);</w:t>
            </w:r>
          </w:p>
          <w:p w14:paraId="7F401AAE" w14:textId="77777777" w:rsidR="001D3AF5" w:rsidRPr="00273CF9" w:rsidRDefault="001D3AF5" w:rsidP="002D0245">
            <w:pPr>
              <w:pStyle w:val="ad"/>
              <w:numPr>
                <w:ilvl w:val="1"/>
                <w:numId w:val="178"/>
              </w:numPr>
              <w:jc w:val="left"/>
              <w:rPr>
                <w:sz w:val="18"/>
                <w:szCs w:val="18"/>
              </w:rPr>
            </w:pPr>
            <w:r w:rsidRPr="00273CF9">
              <w:rPr>
                <w:sz w:val="18"/>
                <w:szCs w:val="18"/>
              </w:rPr>
              <w:t>«Размер налогов и сборов, на который должна быть уменьшена сумма, подлежащая уплате заказчиком поставщику (подрядчику, исполнителю)» (executions/execution/docAcceptance/amountsReducedByTaxesInfo)</w:t>
            </w:r>
            <w:r w:rsidRPr="00273CF9">
              <w:rPr>
                <w:sz w:val="18"/>
                <w:szCs w:val="18"/>
                <w:lang w:val="en-US"/>
              </w:rPr>
              <w:t>;</w:t>
            </w:r>
          </w:p>
          <w:p w14:paraId="594C8171" w14:textId="77777777" w:rsidR="001D3AF5" w:rsidRPr="00273CF9" w:rsidRDefault="001D3AF5" w:rsidP="002D0245">
            <w:pPr>
              <w:pStyle w:val="ad"/>
              <w:numPr>
                <w:ilvl w:val="1"/>
                <w:numId w:val="178"/>
              </w:numPr>
              <w:jc w:val="left"/>
              <w:rPr>
                <w:sz w:val="18"/>
                <w:szCs w:val="18"/>
              </w:rPr>
            </w:pPr>
            <w:r w:rsidRPr="00273CF9">
              <w:rPr>
                <w:sz w:val="18"/>
                <w:szCs w:val="18"/>
              </w:rPr>
              <w:t>«Суммы требований об уплате неустоек (штрафов, пеней), удерживаемая из суммы, подлежащей оплате поставщику (подрядчику, исполнителю)» (executions/execution/docAcceptance/holdingUnfulfilledClaimsPenaltiesSumsInfo)</w:t>
            </w:r>
            <w:r w:rsidRPr="00273CF9">
              <w:rPr>
                <w:sz w:val="18"/>
                <w:szCs w:val="18"/>
                <w:lang w:val="en-US"/>
              </w:rPr>
              <w:t>;</w:t>
            </w:r>
          </w:p>
          <w:p w14:paraId="670EAC2F" w14:textId="77777777" w:rsidR="001D3AF5" w:rsidRPr="00273CF9" w:rsidRDefault="001D3AF5" w:rsidP="002D0245">
            <w:pPr>
              <w:pStyle w:val="ad"/>
              <w:numPr>
                <w:ilvl w:val="1"/>
                <w:numId w:val="178"/>
              </w:numPr>
              <w:jc w:val="left"/>
              <w:rPr>
                <w:sz w:val="18"/>
                <w:szCs w:val="18"/>
                <w:lang w:val="en-US"/>
              </w:rPr>
            </w:pPr>
            <w:r w:rsidRPr="00273CF9">
              <w:rPr>
                <w:sz w:val="18"/>
                <w:szCs w:val="18"/>
                <w:lang w:val="en-US"/>
              </w:rPr>
              <w:t>«</w:t>
            </w:r>
            <w:r w:rsidRPr="00273CF9">
              <w:rPr>
                <w:sz w:val="18"/>
                <w:szCs w:val="18"/>
              </w:rPr>
              <w:t>Реквизиты</w:t>
            </w:r>
            <w:r w:rsidRPr="00273CF9">
              <w:rPr>
                <w:sz w:val="18"/>
                <w:szCs w:val="18"/>
                <w:lang w:val="en-US"/>
              </w:rPr>
              <w:t xml:space="preserve"> </w:t>
            </w:r>
            <w:r w:rsidRPr="00273CF9">
              <w:rPr>
                <w:sz w:val="18"/>
                <w:szCs w:val="18"/>
              </w:rPr>
              <w:t>счета</w:t>
            </w:r>
            <w:r w:rsidRPr="00273CF9">
              <w:rPr>
                <w:sz w:val="18"/>
                <w:szCs w:val="18"/>
                <w:lang w:val="en-US"/>
              </w:rPr>
              <w:t xml:space="preserve"> </w:t>
            </w:r>
            <w:r w:rsidRPr="00273CF9">
              <w:rPr>
                <w:sz w:val="18"/>
                <w:szCs w:val="18"/>
              </w:rPr>
              <w:t>поставщика</w:t>
            </w:r>
            <w:r w:rsidRPr="00273CF9">
              <w:rPr>
                <w:sz w:val="18"/>
                <w:szCs w:val="18"/>
                <w:lang w:val="en-US"/>
              </w:rPr>
              <w:t>» (executions/execution/docAcceptance/supplierAccountsDetailContractInfo);</w:t>
            </w:r>
          </w:p>
          <w:p w14:paraId="38F062A3" w14:textId="77777777" w:rsidR="001D3AF5" w:rsidRPr="00273CF9" w:rsidRDefault="001D3AF5" w:rsidP="002D0245">
            <w:pPr>
              <w:pStyle w:val="ad"/>
              <w:numPr>
                <w:ilvl w:val="0"/>
                <w:numId w:val="178"/>
              </w:numPr>
              <w:jc w:val="left"/>
              <w:rPr>
                <w:sz w:val="18"/>
                <w:szCs w:val="18"/>
                <w:lang w:val="en-US"/>
              </w:rPr>
            </w:pPr>
            <w:r w:rsidRPr="00273CF9">
              <w:rPr>
                <w:sz w:val="18"/>
                <w:szCs w:val="18"/>
              </w:rPr>
              <w:t>Добавлены следующие контроли:</w:t>
            </w:r>
          </w:p>
          <w:p w14:paraId="7904DFB4" w14:textId="77777777" w:rsidR="001D3AF5" w:rsidRPr="00273CF9" w:rsidRDefault="001D3AF5" w:rsidP="002D0245">
            <w:pPr>
              <w:pStyle w:val="ad"/>
              <w:numPr>
                <w:ilvl w:val="1"/>
                <w:numId w:val="178"/>
              </w:numPr>
              <w:jc w:val="left"/>
              <w:rPr>
                <w:sz w:val="18"/>
                <w:szCs w:val="18"/>
              </w:rPr>
            </w:pPr>
            <w:r w:rsidRPr="00273CF9">
              <w:rPr>
                <w:sz w:val="18"/>
                <w:szCs w:val="18"/>
              </w:rPr>
              <w:t>РК_ИК_0419</w:t>
            </w:r>
            <w:r w:rsidRPr="00273CF9">
              <w:rPr>
                <w:sz w:val="18"/>
                <w:szCs w:val="18"/>
                <w:lang w:val="en-US"/>
              </w:rPr>
              <w:t>;</w:t>
            </w:r>
          </w:p>
          <w:p w14:paraId="4B06EA16" w14:textId="77777777" w:rsidR="001D3AF5" w:rsidRPr="00273CF9" w:rsidRDefault="001D3AF5" w:rsidP="002D0245">
            <w:pPr>
              <w:pStyle w:val="ad"/>
              <w:numPr>
                <w:ilvl w:val="1"/>
                <w:numId w:val="178"/>
              </w:numPr>
              <w:jc w:val="left"/>
              <w:rPr>
                <w:sz w:val="18"/>
                <w:szCs w:val="18"/>
              </w:rPr>
            </w:pPr>
            <w:r w:rsidRPr="00273CF9">
              <w:rPr>
                <w:sz w:val="18"/>
                <w:szCs w:val="18"/>
              </w:rPr>
              <w:t>РК_ИК_0420</w:t>
            </w:r>
            <w:r w:rsidRPr="00273CF9">
              <w:rPr>
                <w:sz w:val="18"/>
                <w:szCs w:val="18"/>
                <w:lang w:val="en-US"/>
              </w:rPr>
              <w:t>;</w:t>
            </w:r>
          </w:p>
          <w:p w14:paraId="599A705F" w14:textId="634F24D5" w:rsidR="001D3AF5" w:rsidRPr="00273CF9" w:rsidRDefault="001D3AF5" w:rsidP="002D0245">
            <w:pPr>
              <w:pStyle w:val="ad"/>
              <w:numPr>
                <w:ilvl w:val="1"/>
                <w:numId w:val="178"/>
              </w:numPr>
              <w:jc w:val="left"/>
              <w:rPr>
                <w:sz w:val="18"/>
                <w:szCs w:val="18"/>
              </w:rPr>
            </w:pPr>
            <w:r w:rsidRPr="00273CF9">
              <w:rPr>
                <w:sz w:val="18"/>
                <w:szCs w:val="18"/>
              </w:rPr>
              <w:t>РК_ИК_0421</w:t>
            </w:r>
          </w:p>
        </w:tc>
      </w:tr>
      <w:tr w:rsidR="001D3AF5" w:rsidRPr="00273CF9" w14:paraId="74ABEB5D" w14:textId="77777777" w:rsidTr="00D151C9">
        <w:trPr>
          <w:trHeight w:val="553"/>
        </w:trPr>
        <w:tc>
          <w:tcPr>
            <w:tcW w:w="562" w:type="dxa"/>
          </w:tcPr>
          <w:p w14:paraId="18A5CCC8" w14:textId="10D2E3E0" w:rsidR="001D3AF5" w:rsidRPr="00273CF9" w:rsidRDefault="001D3AF5" w:rsidP="00FF2FA2">
            <w:pPr>
              <w:pStyle w:val="ad"/>
              <w:rPr>
                <w:sz w:val="18"/>
                <w:szCs w:val="18"/>
              </w:rPr>
            </w:pPr>
            <w:r w:rsidRPr="00273CF9">
              <w:rPr>
                <w:sz w:val="18"/>
                <w:szCs w:val="18"/>
              </w:rPr>
              <w:lastRenderedPageBreak/>
              <w:t>7.18</w:t>
            </w:r>
          </w:p>
        </w:tc>
        <w:tc>
          <w:tcPr>
            <w:tcW w:w="1134" w:type="dxa"/>
          </w:tcPr>
          <w:p w14:paraId="2BADD519" w14:textId="7C38ED5D" w:rsidR="001D3AF5" w:rsidRPr="00273CF9" w:rsidRDefault="001D3AF5" w:rsidP="00FF2FA2">
            <w:pPr>
              <w:pStyle w:val="ad"/>
              <w:rPr>
                <w:sz w:val="18"/>
                <w:szCs w:val="18"/>
              </w:rPr>
            </w:pPr>
            <w:r w:rsidRPr="00273CF9">
              <w:rPr>
                <w:sz w:val="18"/>
                <w:szCs w:val="18"/>
              </w:rPr>
              <w:t>24.10.2022</w:t>
            </w:r>
          </w:p>
        </w:tc>
        <w:tc>
          <w:tcPr>
            <w:tcW w:w="1275" w:type="dxa"/>
          </w:tcPr>
          <w:p w14:paraId="6EFB58A7" w14:textId="5515C1F7" w:rsidR="001D3AF5" w:rsidRPr="00273CF9" w:rsidRDefault="001D3AF5" w:rsidP="00FF2FA2">
            <w:pPr>
              <w:pStyle w:val="ad"/>
            </w:pPr>
            <w:r w:rsidRPr="00273CF9">
              <w:rPr>
                <w:sz w:val="18"/>
                <w:szCs w:val="18"/>
              </w:rPr>
              <w:t>FCSNF-16795</w:t>
            </w:r>
          </w:p>
        </w:tc>
        <w:tc>
          <w:tcPr>
            <w:tcW w:w="6095" w:type="dxa"/>
          </w:tcPr>
          <w:p w14:paraId="43221EF8" w14:textId="77777777" w:rsidR="001D3AF5" w:rsidRPr="00273CF9" w:rsidRDefault="001D3AF5" w:rsidP="002D0245">
            <w:pPr>
              <w:pStyle w:val="ad"/>
              <w:numPr>
                <w:ilvl w:val="0"/>
                <w:numId w:val="170"/>
              </w:numPr>
              <w:jc w:val="left"/>
              <w:rPr>
                <w:sz w:val="18"/>
                <w:szCs w:val="18"/>
              </w:rPr>
            </w:pPr>
            <w:r w:rsidRPr="00273CF9">
              <w:rPr>
                <w:sz w:val="18"/>
                <w:szCs w:val="18"/>
              </w:rPr>
              <w:t>Добавлен алоритм приема блока «Реквизиты счета обособленного подразделения» (zfcs_contract2015Type/customer/separateDepartmentAccountsDetails/cmn:separateDepartmentAccountDetails), аналогичный алгоритму приема блока «Реквизиты счетов заказчика» (zfcs_contract2015Type)/customer/customerAccountsDetails)</w:t>
            </w:r>
          </w:p>
          <w:p w14:paraId="1FF9DB29" w14:textId="77777777" w:rsidR="001D3AF5" w:rsidRPr="00273CF9" w:rsidRDefault="001D3AF5" w:rsidP="002D0245">
            <w:pPr>
              <w:pStyle w:val="ad"/>
              <w:numPr>
                <w:ilvl w:val="0"/>
                <w:numId w:val="170"/>
              </w:numPr>
              <w:jc w:val="left"/>
              <w:rPr>
                <w:sz w:val="18"/>
                <w:szCs w:val="18"/>
              </w:rPr>
            </w:pPr>
            <w:r w:rsidRPr="00273CF9">
              <w:rPr>
                <w:sz w:val="18"/>
                <w:szCs w:val="18"/>
              </w:rPr>
              <w:t>Реквизиты новых полей добавлены для проверки в контроли:</w:t>
            </w:r>
          </w:p>
          <w:p w14:paraId="2EF397A7" w14:textId="77777777" w:rsidR="001D3AF5" w:rsidRPr="00273CF9" w:rsidRDefault="001D3AF5" w:rsidP="002D0245">
            <w:pPr>
              <w:pStyle w:val="ad"/>
              <w:numPr>
                <w:ilvl w:val="0"/>
                <w:numId w:val="171"/>
              </w:numPr>
              <w:jc w:val="left"/>
              <w:rPr>
                <w:sz w:val="18"/>
                <w:szCs w:val="18"/>
              </w:rPr>
            </w:pPr>
            <w:r w:rsidRPr="00273CF9">
              <w:rPr>
                <w:sz w:val="18"/>
                <w:szCs w:val="18"/>
              </w:rPr>
              <w:t>РК_ИК_0401</w:t>
            </w:r>
          </w:p>
          <w:p w14:paraId="4F8DE4B1" w14:textId="77777777" w:rsidR="001D3AF5" w:rsidRPr="00273CF9" w:rsidRDefault="001D3AF5" w:rsidP="002D0245">
            <w:pPr>
              <w:pStyle w:val="ad"/>
              <w:numPr>
                <w:ilvl w:val="0"/>
                <w:numId w:val="171"/>
              </w:numPr>
              <w:jc w:val="left"/>
              <w:rPr>
                <w:sz w:val="18"/>
                <w:szCs w:val="18"/>
              </w:rPr>
            </w:pPr>
            <w:r w:rsidRPr="00273CF9">
              <w:rPr>
                <w:sz w:val="18"/>
                <w:szCs w:val="18"/>
              </w:rPr>
              <w:t>РК_ИК_0402</w:t>
            </w:r>
          </w:p>
          <w:p w14:paraId="1CC70601" w14:textId="77777777" w:rsidR="001D3AF5" w:rsidRPr="00273CF9" w:rsidRDefault="001D3AF5" w:rsidP="002D0245">
            <w:pPr>
              <w:pStyle w:val="ad"/>
              <w:numPr>
                <w:ilvl w:val="0"/>
                <w:numId w:val="171"/>
              </w:numPr>
              <w:jc w:val="left"/>
              <w:rPr>
                <w:sz w:val="18"/>
                <w:szCs w:val="18"/>
              </w:rPr>
            </w:pPr>
            <w:r w:rsidRPr="00273CF9">
              <w:rPr>
                <w:sz w:val="18"/>
                <w:szCs w:val="18"/>
              </w:rPr>
              <w:t>РК_ИК_0409</w:t>
            </w:r>
          </w:p>
          <w:p w14:paraId="46BE8CE6" w14:textId="77777777" w:rsidR="001D3AF5" w:rsidRPr="00273CF9" w:rsidRDefault="001D3AF5" w:rsidP="002D0245">
            <w:pPr>
              <w:pStyle w:val="ad"/>
              <w:numPr>
                <w:ilvl w:val="0"/>
                <w:numId w:val="171"/>
              </w:numPr>
              <w:jc w:val="left"/>
              <w:rPr>
                <w:sz w:val="18"/>
                <w:szCs w:val="18"/>
              </w:rPr>
            </w:pPr>
            <w:r w:rsidRPr="00273CF9">
              <w:rPr>
                <w:sz w:val="18"/>
                <w:szCs w:val="18"/>
              </w:rPr>
              <w:t>РК_ИК_0410</w:t>
            </w:r>
          </w:p>
          <w:p w14:paraId="0FE0439B" w14:textId="77777777" w:rsidR="001D3AF5" w:rsidRPr="00273CF9" w:rsidRDefault="001D3AF5" w:rsidP="002D0245">
            <w:pPr>
              <w:pStyle w:val="ad"/>
              <w:numPr>
                <w:ilvl w:val="0"/>
                <w:numId w:val="171"/>
              </w:numPr>
              <w:jc w:val="left"/>
              <w:rPr>
                <w:sz w:val="18"/>
                <w:szCs w:val="18"/>
              </w:rPr>
            </w:pPr>
            <w:r w:rsidRPr="00273CF9">
              <w:rPr>
                <w:sz w:val="18"/>
                <w:szCs w:val="18"/>
              </w:rPr>
              <w:t>РК_ИК_0411</w:t>
            </w:r>
          </w:p>
          <w:p w14:paraId="6EE01BE9" w14:textId="77777777" w:rsidR="001D3AF5" w:rsidRPr="00273CF9" w:rsidRDefault="001D3AF5" w:rsidP="002D0245">
            <w:pPr>
              <w:pStyle w:val="ad"/>
              <w:numPr>
                <w:ilvl w:val="0"/>
                <w:numId w:val="171"/>
              </w:numPr>
              <w:jc w:val="left"/>
              <w:rPr>
                <w:sz w:val="18"/>
                <w:szCs w:val="18"/>
              </w:rPr>
            </w:pPr>
            <w:r w:rsidRPr="00273CF9">
              <w:rPr>
                <w:sz w:val="18"/>
                <w:szCs w:val="18"/>
              </w:rPr>
              <w:t>РК_ИК_0412</w:t>
            </w:r>
          </w:p>
          <w:p w14:paraId="5ED62707" w14:textId="77777777" w:rsidR="001D3AF5" w:rsidRPr="00273CF9" w:rsidRDefault="001D3AF5" w:rsidP="002D0245">
            <w:pPr>
              <w:pStyle w:val="ad"/>
              <w:numPr>
                <w:ilvl w:val="0"/>
                <w:numId w:val="171"/>
              </w:numPr>
              <w:jc w:val="left"/>
              <w:rPr>
                <w:sz w:val="18"/>
                <w:szCs w:val="18"/>
              </w:rPr>
            </w:pPr>
            <w:r w:rsidRPr="00273CF9">
              <w:rPr>
                <w:sz w:val="18"/>
                <w:szCs w:val="18"/>
              </w:rPr>
              <w:t>РК_ИК_0417</w:t>
            </w:r>
          </w:p>
          <w:p w14:paraId="3B84E758" w14:textId="37C8A544" w:rsidR="001D3AF5" w:rsidRPr="00273CF9" w:rsidRDefault="001D3AF5" w:rsidP="002D0245">
            <w:pPr>
              <w:pStyle w:val="ad"/>
              <w:numPr>
                <w:ilvl w:val="0"/>
                <w:numId w:val="170"/>
              </w:numPr>
              <w:jc w:val="left"/>
              <w:rPr>
                <w:sz w:val="18"/>
                <w:szCs w:val="18"/>
                <w:lang w:val="en-US"/>
              </w:rPr>
            </w:pPr>
            <w:r w:rsidRPr="00273CF9">
              <w:rPr>
                <w:sz w:val="18"/>
                <w:szCs w:val="18"/>
              </w:rPr>
              <w:t>Добавлен контроль РК_ИК_0422</w:t>
            </w:r>
          </w:p>
        </w:tc>
      </w:tr>
      <w:tr w:rsidR="001D3AF5" w:rsidRPr="00273CF9" w14:paraId="18CAAE18" w14:textId="77777777" w:rsidTr="00D151C9">
        <w:trPr>
          <w:trHeight w:val="553"/>
        </w:trPr>
        <w:tc>
          <w:tcPr>
            <w:tcW w:w="562" w:type="dxa"/>
          </w:tcPr>
          <w:p w14:paraId="53F20B30" w14:textId="5EBDFB02" w:rsidR="001D3AF5" w:rsidRPr="00273CF9" w:rsidRDefault="001D3AF5" w:rsidP="00FF2FA2">
            <w:pPr>
              <w:pStyle w:val="ad"/>
              <w:rPr>
                <w:sz w:val="18"/>
                <w:szCs w:val="18"/>
              </w:rPr>
            </w:pPr>
            <w:r w:rsidRPr="00273CF9">
              <w:rPr>
                <w:sz w:val="18"/>
                <w:szCs w:val="18"/>
              </w:rPr>
              <w:t>7.19</w:t>
            </w:r>
          </w:p>
        </w:tc>
        <w:tc>
          <w:tcPr>
            <w:tcW w:w="1134" w:type="dxa"/>
          </w:tcPr>
          <w:p w14:paraId="07A41931" w14:textId="39536F44" w:rsidR="001D3AF5" w:rsidRPr="00273CF9" w:rsidRDefault="001D3AF5" w:rsidP="00FF2FA2">
            <w:pPr>
              <w:pStyle w:val="ad"/>
              <w:rPr>
                <w:sz w:val="18"/>
                <w:szCs w:val="18"/>
              </w:rPr>
            </w:pPr>
            <w:r w:rsidRPr="00273CF9">
              <w:rPr>
                <w:sz w:val="18"/>
                <w:szCs w:val="18"/>
              </w:rPr>
              <w:t>25.10.2022</w:t>
            </w:r>
          </w:p>
        </w:tc>
        <w:tc>
          <w:tcPr>
            <w:tcW w:w="1275" w:type="dxa"/>
          </w:tcPr>
          <w:p w14:paraId="37EC59DD" w14:textId="416B7005" w:rsidR="001D3AF5" w:rsidRPr="00273CF9" w:rsidRDefault="001D3AF5" w:rsidP="00FF2FA2">
            <w:pPr>
              <w:pStyle w:val="ad"/>
            </w:pPr>
            <w:r w:rsidRPr="00273CF9">
              <w:rPr>
                <w:sz w:val="18"/>
                <w:szCs w:val="18"/>
              </w:rPr>
              <w:t>FCSNF-16993</w:t>
            </w:r>
          </w:p>
        </w:tc>
        <w:tc>
          <w:tcPr>
            <w:tcW w:w="6095" w:type="dxa"/>
          </w:tcPr>
          <w:p w14:paraId="6D77161B" w14:textId="77777777" w:rsidR="001D3AF5" w:rsidRPr="00273CF9" w:rsidRDefault="001D3AF5" w:rsidP="002D0245">
            <w:pPr>
              <w:pStyle w:val="ad"/>
              <w:numPr>
                <w:ilvl w:val="0"/>
                <w:numId w:val="172"/>
              </w:numPr>
              <w:jc w:val="left"/>
              <w:rPr>
                <w:sz w:val="18"/>
                <w:szCs w:val="18"/>
              </w:rPr>
            </w:pPr>
            <w:r w:rsidRPr="00273CF9">
              <w:rPr>
                <w:sz w:val="18"/>
                <w:szCs w:val="18"/>
              </w:rPr>
              <w:t>Скорректирован контроль РК_ИК_0134: для проверки добавлено значение поля «Внешний идентификатор объекта закупки» (prod-ucts/parentProduct/externalSid)</w:t>
            </w:r>
          </w:p>
          <w:p w14:paraId="01403F57" w14:textId="74369821" w:rsidR="001D3AF5" w:rsidRPr="00273CF9" w:rsidRDefault="001D3AF5" w:rsidP="002D0245">
            <w:pPr>
              <w:pStyle w:val="ad"/>
              <w:numPr>
                <w:ilvl w:val="0"/>
                <w:numId w:val="172"/>
              </w:numPr>
              <w:jc w:val="left"/>
              <w:rPr>
                <w:sz w:val="18"/>
                <w:szCs w:val="18"/>
              </w:rPr>
            </w:pPr>
            <w:r w:rsidRPr="00273CF9">
              <w:rPr>
                <w:sz w:val="18"/>
                <w:szCs w:val="18"/>
              </w:rPr>
              <w:t>Скорректированы контроли РК_ИК_0299 и РК_ИК_0300</w:t>
            </w:r>
          </w:p>
        </w:tc>
      </w:tr>
      <w:tr w:rsidR="001D3AF5" w:rsidRPr="00273CF9" w14:paraId="1C0E2AB9" w14:textId="77777777" w:rsidTr="00D151C9">
        <w:trPr>
          <w:trHeight w:val="553"/>
        </w:trPr>
        <w:tc>
          <w:tcPr>
            <w:tcW w:w="562" w:type="dxa"/>
          </w:tcPr>
          <w:p w14:paraId="507B2369" w14:textId="5EEF61E6" w:rsidR="001D3AF5" w:rsidRPr="00273CF9" w:rsidRDefault="001D3AF5" w:rsidP="00FF2FA2">
            <w:pPr>
              <w:pStyle w:val="ad"/>
              <w:rPr>
                <w:sz w:val="18"/>
                <w:szCs w:val="18"/>
                <w:lang w:val="en-US"/>
              </w:rPr>
            </w:pPr>
            <w:r w:rsidRPr="00273CF9">
              <w:rPr>
                <w:sz w:val="18"/>
                <w:szCs w:val="18"/>
                <w:lang w:val="en-US"/>
              </w:rPr>
              <w:t>7.20</w:t>
            </w:r>
          </w:p>
        </w:tc>
        <w:tc>
          <w:tcPr>
            <w:tcW w:w="1134" w:type="dxa"/>
          </w:tcPr>
          <w:p w14:paraId="1F0A4964" w14:textId="1F57A8E8" w:rsidR="001D3AF5" w:rsidRPr="00273CF9" w:rsidRDefault="001D3AF5" w:rsidP="00FF2FA2">
            <w:pPr>
              <w:pStyle w:val="ad"/>
              <w:rPr>
                <w:sz w:val="18"/>
                <w:szCs w:val="18"/>
              </w:rPr>
            </w:pPr>
            <w:r w:rsidRPr="00273CF9">
              <w:rPr>
                <w:sz w:val="18"/>
                <w:szCs w:val="18"/>
                <w:lang w:val="en-US"/>
              </w:rPr>
              <w:t>03</w:t>
            </w:r>
            <w:r w:rsidRPr="00273CF9">
              <w:rPr>
                <w:sz w:val="18"/>
                <w:szCs w:val="18"/>
              </w:rPr>
              <w:t>.1</w:t>
            </w:r>
            <w:r w:rsidRPr="00273CF9">
              <w:rPr>
                <w:sz w:val="18"/>
                <w:szCs w:val="18"/>
                <w:lang w:val="en-US"/>
              </w:rPr>
              <w:t>1</w:t>
            </w:r>
            <w:r w:rsidRPr="00273CF9">
              <w:rPr>
                <w:sz w:val="18"/>
                <w:szCs w:val="18"/>
              </w:rPr>
              <w:t>.2022</w:t>
            </w:r>
          </w:p>
        </w:tc>
        <w:tc>
          <w:tcPr>
            <w:tcW w:w="1275" w:type="dxa"/>
          </w:tcPr>
          <w:p w14:paraId="7E912FFA" w14:textId="31B250E5" w:rsidR="001D3AF5" w:rsidRPr="00273CF9" w:rsidRDefault="001D3AF5" w:rsidP="00FF2FA2">
            <w:pPr>
              <w:pStyle w:val="ad"/>
            </w:pPr>
            <w:r w:rsidRPr="00273CF9">
              <w:rPr>
                <w:sz w:val="18"/>
                <w:szCs w:val="18"/>
              </w:rPr>
              <w:t>FCSNF-17044</w:t>
            </w:r>
          </w:p>
        </w:tc>
        <w:tc>
          <w:tcPr>
            <w:tcW w:w="6095" w:type="dxa"/>
          </w:tcPr>
          <w:p w14:paraId="22EA92CB" w14:textId="380A0301" w:rsidR="001D3AF5" w:rsidRPr="00273CF9" w:rsidRDefault="001D3AF5" w:rsidP="002D0245">
            <w:pPr>
              <w:pStyle w:val="ad"/>
              <w:numPr>
                <w:ilvl w:val="0"/>
                <w:numId w:val="173"/>
              </w:numPr>
              <w:jc w:val="left"/>
              <w:rPr>
                <w:sz w:val="18"/>
                <w:szCs w:val="18"/>
              </w:rPr>
            </w:pPr>
            <w:r w:rsidRPr="00273CF9">
              <w:rPr>
                <w:sz w:val="18"/>
                <w:szCs w:val="18"/>
              </w:rPr>
              <w:t xml:space="preserve">В контроль </w:t>
            </w:r>
            <w:r w:rsidRPr="00273CF9">
              <w:rPr>
                <w:sz w:val="18"/>
                <w:szCs w:val="18"/>
              </w:rPr>
              <w:fldChar w:fldCharType="begin"/>
            </w:r>
            <w:r w:rsidRPr="00273CF9">
              <w:rPr>
                <w:sz w:val="18"/>
                <w:szCs w:val="18"/>
              </w:rPr>
              <w:instrText xml:space="preserve"> REF РК_ИК_0132 \h  \* MERGEFORMAT </w:instrText>
            </w:r>
            <w:r w:rsidRPr="00273CF9">
              <w:rPr>
                <w:sz w:val="18"/>
                <w:szCs w:val="18"/>
              </w:rPr>
            </w:r>
            <w:r w:rsidRPr="00273CF9">
              <w:rPr>
                <w:sz w:val="18"/>
                <w:szCs w:val="18"/>
              </w:rPr>
              <w:fldChar w:fldCharType="separate"/>
            </w:r>
            <w:r w:rsidRPr="00273CF9">
              <w:rPr>
                <w:sz w:val="18"/>
                <w:szCs w:val="18"/>
              </w:rPr>
              <w:t>РК_ИК_0132</w:t>
            </w:r>
            <w:r w:rsidRPr="00273CF9">
              <w:rPr>
                <w:sz w:val="18"/>
                <w:szCs w:val="18"/>
              </w:rPr>
              <w:fldChar w:fldCharType="end"/>
            </w:r>
            <w:r w:rsidRPr="00273CF9">
              <w:rPr>
                <w:sz w:val="18"/>
                <w:szCs w:val="18"/>
              </w:rPr>
              <w:t xml:space="preserve"> добавлено условие исключения его срабатывания если для данной реестровой записи СГК уже существуют проекты информации о расторжении контракта, с установленным признаком «Документ сформирован автоматически по решению об одностороннем отказе» </w:t>
            </w:r>
          </w:p>
        </w:tc>
      </w:tr>
      <w:tr w:rsidR="001D3AF5" w:rsidRPr="00273CF9" w14:paraId="3F8341C7" w14:textId="77777777" w:rsidTr="00D151C9">
        <w:trPr>
          <w:trHeight w:val="553"/>
        </w:trPr>
        <w:tc>
          <w:tcPr>
            <w:tcW w:w="562" w:type="dxa"/>
          </w:tcPr>
          <w:p w14:paraId="099E86A0" w14:textId="0086FA52" w:rsidR="001D3AF5" w:rsidRPr="00273CF9" w:rsidRDefault="001D3AF5" w:rsidP="00FF2FA2">
            <w:pPr>
              <w:pStyle w:val="ad"/>
              <w:rPr>
                <w:sz w:val="18"/>
                <w:szCs w:val="18"/>
                <w:lang w:val="en-US"/>
              </w:rPr>
            </w:pPr>
            <w:r w:rsidRPr="00273CF9">
              <w:rPr>
                <w:sz w:val="18"/>
                <w:szCs w:val="18"/>
              </w:rPr>
              <w:t>7.21</w:t>
            </w:r>
          </w:p>
        </w:tc>
        <w:tc>
          <w:tcPr>
            <w:tcW w:w="1134" w:type="dxa"/>
          </w:tcPr>
          <w:p w14:paraId="219F5289" w14:textId="37C6B052" w:rsidR="001D3AF5" w:rsidRPr="00273CF9" w:rsidRDefault="001D3AF5" w:rsidP="00FF2FA2">
            <w:pPr>
              <w:pStyle w:val="ad"/>
              <w:rPr>
                <w:sz w:val="18"/>
                <w:szCs w:val="18"/>
                <w:lang w:val="en-US"/>
              </w:rPr>
            </w:pPr>
            <w:r w:rsidRPr="00273CF9">
              <w:rPr>
                <w:sz w:val="18"/>
                <w:szCs w:val="18"/>
              </w:rPr>
              <w:t>10.11.2022</w:t>
            </w:r>
          </w:p>
        </w:tc>
        <w:tc>
          <w:tcPr>
            <w:tcW w:w="1275" w:type="dxa"/>
          </w:tcPr>
          <w:p w14:paraId="1D321E05" w14:textId="5552F733" w:rsidR="001D3AF5" w:rsidRPr="00273CF9" w:rsidRDefault="001D3AF5" w:rsidP="00FF2FA2">
            <w:pPr>
              <w:pStyle w:val="ad"/>
            </w:pPr>
            <w:r w:rsidRPr="00273CF9">
              <w:rPr>
                <w:sz w:val="18"/>
                <w:szCs w:val="18"/>
              </w:rPr>
              <w:t>FCSNF-17052</w:t>
            </w:r>
          </w:p>
        </w:tc>
        <w:tc>
          <w:tcPr>
            <w:tcW w:w="6095" w:type="dxa"/>
          </w:tcPr>
          <w:p w14:paraId="0676A675" w14:textId="1C0060D1" w:rsidR="001D3AF5" w:rsidRPr="00273CF9" w:rsidRDefault="001D3AF5" w:rsidP="002D0245">
            <w:pPr>
              <w:pStyle w:val="ad"/>
              <w:numPr>
                <w:ilvl w:val="0"/>
                <w:numId w:val="174"/>
              </w:numPr>
              <w:jc w:val="left"/>
              <w:rPr>
                <w:sz w:val="18"/>
                <w:szCs w:val="18"/>
              </w:rPr>
            </w:pPr>
            <w:r w:rsidRPr="00273CF9">
              <w:rPr>
                <w:sz w:val="18"/>
                <w:szCs w:val="18"/>
              </w:rPr>
              <w:t>Внесены изменения в сообщение об ошибке следующих контролей:</w:t>
            </w:r>
          </w:p>
          <w:p w14:paraId="18185992" w14:textId="0A5BFFF2" w:rsidR="001D3AF5" w:rsidRPr="00273CF9" w:rsidRDefault="001D3AF5" w:rsidP="002D0245">
            <w:pPr>
              <w:pStyle w:val="ad"/>
              <w:numPr>
                <w:ilvl w:val="1"/>
                <w:numId w:val="174"/>
              </w:numPr>
              <w:jc w:val="left"/>
              <w:rPr>
                <w:sz w:val="18"/>
                <w:szCs w:val="18"/>
              </w:rPr>
            </w:pPr>
            <w:r w:rsidRPr="00273CF9">
              <w:rPr>
                <w:sz w:val="18"/>
                <w:szCs w:val="18"/>
              </w:rPr>
              <w:t>РК_ИК_0322</w:t>
            </w:r>
          </w:p>
          <w:p w14:paraId="26B66D13" w14:textId="6A338F6D" w:rsidR="001D3AF5" w:rsidRPr="00273CF9" w:rsidRDefault="001D3AF5" w:rsidP="002D0245">
            <w:pPr>
              <w:pStyle w:val="ad"/>
              <w:numPr>
                <w:ilvl w:val="1"/>
                <w:numId w:val="174"/>
              </w:numPr>
              <w:jc w:val="left"/>
              <w:rPr>
                <w:sz w:val="18"/>
                <w:szCs w:val="18"/>
              </w:rPr>
            </w:pPr>
            <w:r w:rsidRPr="00273CF9">
              <w:rPr>
                <w:sz w:val="18"/>
                <w:szCs w:val="18"/>
              </w:rPr>
              <w:t>РК_ИК_0135</w:t>
            </w:r>
          </w:p>
        </w:tc>
      </w:tr>
      <w:tr w:rsidR="001D3AF5" w:rsidRPr="00273CF9" w14:paraId="6B747B93" w14:textId="77777777" w:rsidTr="00D151C9">
        <w:trPr>
          <w:trHeight w:val="553"/>
        </w:trPr>
        <w:tc>
          <w:tcPr>
            <w:tcW w:w="562" w:type="dxa"/>
          </w:tcPr>
          <w:p w14:paraId="4E4A07A3" w14:textId="03ED9C86" w:rsidR="001D3AF5" w:rsidRPr="00273CF9" w:rsidRDefault="001D3AF5" w:rsidP="00FF2FA2">
            <w:pPr>
              <w:pStyle w:val="ad"/>
              <w:rPr>
                <w:sz w:val="18"/>
                <w:szCs w:val="18"/>
              </w:rPr>
            </w:pPr>
            <w:r w:rsidRPr="00273CF9">
              <w:rPr>
                <w:sz w:val="18"/>
                <w:szCs w:val="18"/>
              </w:rPr>
              <w:t>7.22</w:t>
            </w:r>
          </w:p>
        </w:tc>
        <w:tc>
          <w:tcPr>
            <w:tcW w:w="1134" w:type="dxa"/>
          </w:tcPr>
          <w:p w14:paraId="0913EA1C" w14:textId="16203655" w:rsidR="001D3AF5" w:rsidRPr="00273CF9" w:rsidRDefault="001D3AF5" w:rsidP="00FF2FA2">
            <w:pPr>
              <w:pStyle w:val="ad"/>
              <w:rPr>
                <w:sz w:val="18"/>
                <w:szCs w:val="18"/>
              </w:rPr>
            </w:pPr>
            <w:r w:rsidRPr="00273CF9">
              <w:rPr>
                <w:sz w:val="18"/>
                <w:szCs w:val="18"/>
              </w:rPr>
              <w:t>16.11.2022</w:t>
            </w:r>
          </w:p>
        </w:tc>
        <w:tc>
          <w:tcPr>
            <w:tcW w:w="1275" w:type="dxa"/>
          </w:tcPr>
          <w:p w14:paraId="5D3596C4" w14:textId="03B9DD15" w:rsidR="001D3AF5" w:rsidRPr="00273CF9" w:rsidRDefault="001D3AF5" w:rsidP="00FF2FA2">
            <w:pPr>
              <w:pStyle w:val="ad"/>
            </w:pPr>
            <w:r w:rsidRPr="00273CF9">
              <w:rPr>
                <w:sz w:val="18"/>
                <w:szCs w:val="18"/>
              </w:rPr>
              <w:t>FCS-218141</w:t>
            </w:r>
          </w:p>
        </w:tc>
        <w:tc>
          <w:tcPr>
            <w:tcW w:w="6095" w:type="dxa"/>
          </w:tcPr>
          <w:p w14:paraId="6BE5D6F6" w14:textId="5A5048EA" w:rsidR="001D3AF5" w:rsidRPr="00273CF9" w:rsidRDefault="001D3AF5" w:rsidP="002D0245">
            <w:pPr>
              <w:pStyle w:val="ad"/>
              <w:numPr>
                <w:ilvl w:val="0"/>
                <w:numId w:val="181"/>
              </w:numPr>
              <w:jc w:val="left"/>
              <w:rPr>
                <w:sz w:val="18"/>
                <w:szCs w:val="18"/>
              </w:rPr>
            </w:pPr>
            <w:r w:rsidRPr="00273CF9">
              <w:rPr>
                <w:sz w:val="18"/>
                <w:szCs w:val="18"/>
              </w:rPr>
              <w:t>Скорректирован контроль РК_ИК_0008 и РК_ИК_0272</w:t>
            </w:r>
          </w:p>
        </w:tc>
      </w:tr>
      <w:tr w:rsidR="001D3AF5" w:rsidRPr="00273CF9" w14:paraId="3763FB65" w14:textId="77777777" w:rsidTr="00D151C9">
        <w:trPr>
          <w:trHeight w:val="553"/>
        </w:trPr>
        <w:tc>
          <w:tcPr>
            <w:tcW w:w="562" w:type="dxa"/>
          </w:tcPr>
          <w:p w14:paraId="2B87EB93" w14:textId="3DAF27A6" w:rsidR="001D3AF5" w:rsidRPr="00273CF9" w:rsidRDefault="001D3AF5" w:rsidP="00FF2FA2">
            <w:pPr>
              <w:pStyle w:val="ad"/>
              <w:rPr>
                <w:sz w:val="18"/>
                <w:szCs w:val="18"/>
              </w:rPr>
            </w:pPr>
            <w:r w:rsidRPr="00273CF9">
              <w:rPr>
                <w:sz w:val="18"/>
                <w:szCs w:val="18"/>
              </w:rPr>
              <w:t>7.23</w:t>
            </w:r>
          </w:p>
        </w:tc>
        <w:tc>
          <w:tcPr>
            <w:tcW w:w="1134" w:type="dxa"/>
          </w:tcPr>
          <w:p w14:paraId="186524AC" w14:textId="7DA7DBC9" w:rsidR="001D3AF5" w:rsidRPr="00273CF9" w:rsidRDefault="001D3AF5" w:rsidP="00FF2FA2">
            <w:pPr>
              <w:pStyle w:val="ad"/>
              <w:rPr>
                <w:sz w:val="18"/>
                <w:szCs w:val="18"/>
              </w:rPr>
            </w:pPr>
            <w:r w:rsidRPr="00273CF9">
              <w:rPr>
                <w:sz w:val="18"/>
                <w:szCs w:val="18"/>
              </w:rPr>
              <w:t>02.12.2022</w:t>
            </w:r>
          </w:p>
        </w:tc>
        <w:tc>
          <w:tcPr>
            <w:tcW w:w="1275" w:type="dxa"/>
          </w:tcPr>
          <w:p w14:paraId="5CCB8BCA" w14:textId="534B2A08" w:rsidR="001D3AF5" w:rsidRPr="00273CF9" w:rsidRDefault="001D3AF5" w:rsidP="00FF2FA2">
            <w:pPr>
              <w:pStyle w:val="ad"/>
            </w:pPr>
            <w:r w:rsidRPr="00273CF9">
              <w:rPr>
                <w:sz w:val="18"/>
                <w:szCs w:val="18"/>
              </w:rPr>
              <w:t>FCS-220324</w:t>
            </w:r>
          </w:p>
        </w:tc>
        <w:tc>
          <w:tcPr>
            <w:tcW w:w="6095" w:type="dxa"/>
          </w:tcPr>
          <w:p w14:paraId="07BEA246" w14:textId="1751E0A5" w:rsidR="001D3AF5" w:rsidRPr="00273CF9" w:rsidRDefault="001D3AF5" w:rsidP="002D0245">
            <w:pPr>
              <w:pStyle w:val="ad"/>
              <w:numPr>
                <w:ilvl w:val="0"/>
                <w:numId w:val="182"/>
              </w:numPr>
              <w:jc w:val="left"/>
              <w:rPr>
                <w:sz w:val="18"/>
                <w:szCs w:val="18"/>
              </w:rPr>
            </w:pPr>
            <w:r w:rsidRPr="00273CF9">
              <w:rPr>
                <w:sz w:val="18"/>
                <w:szCs w:val="18"/>
              </w:rPr>
              <w:t>Скорректированы возвращаемые сообщения для контролей РК_ИК_0401, РК_ИК_0402, РК_ИК_0409, РК_ИК_0410, РК_ИК_0411</w:t>
            </w:r>
          </w:p>
        </w:tc>
      </w:tr>
      <w:tr w:rsidR="001D3AF5" w:rsidRPr="00273CF9" w14:paraId="348E60E2" w14:textId="77777777" w:rsidTr="00D151C9">
        <w:trPr>
          <w:trHeight w:val="553"/>
        </w:trPr>
        <w:tc>
          <w:tcPr>
            <w:tcW w:w="562" w:type="dxa"/>
          </w:tcPr>
          <w:p w14:paraId="24D3A8CB" w14:textId="03AEB710" w:rsidR="001D3AF5" w:rsidRPr="00273CF9" w:rsidRDefault="001D3AF5" w:rsidP="0020747C">
            <w:pPr>
              <w:pStyle w:val="ad"/>
              <w:rPr>
                <w:sz w:val="18"/>
                <w:szCs w:val="18"/>
              </w:rPr>
            </w:pPr>
            <w:r w:rsidRPr="00273CF9">
              <w:rPr>
                <w:sz w:val="18"/>
                <w:szCs w:val="18"/>
              </w:rPr>
              <w:t>7.24</w:t>
            </w:r>
          </w:p>
        </w:tc>
        <w:tc>
          <w:tcPr>
            <w:tcW w:w="1134" w:type="dxa"/>
          </w:tcPr>
          <w:p w14:paraId="66FF3E4C" w14:textId="6E575C7F" w:rsidR="001D3AF5" w:rsidRPr="00273CF9" w:rsidRDefault="001D3AF5" w:rsidP="0020747C">
            <w:pPr>
              <w:pStyle w:val="ad"/>
              <w:rPr>
                <w:sz w:val="18"/>
                <w:szCs w:val="18"/>
              </w:rPr>
            </w:pPr>
            <w:r w:rsidRPr="00273CF9">
              <w:rPr>
                <w:sz w:val="18"/>
                <w:szCs w:val="18"/>
              </w:rPr>
              <w:t>05.12.2022</w:t>
            </w:r>
          </w:p>
        </w:tc>
        <w:tc>
          <w:tcPr>
            <w:tcW w:w="1275" w:type="dxa"/>
          </w:tcPr>
          <w:p w14:paraId="215DD3F4" w14:textId="3E039337" w:rsidR="001D3AF5" w:rsidRPr="00273CF9" w:rsidRDefault="001D3AF5" w:rsidP="0020747C">
            <w:pPr>
              <w:pStyle w:val="ad"/>
            </w:pPr>
            <w:r w:rsidRPr="00273CF9">
              <w:rPr>
                <w:sz w:val="18"/>
                <w:szCs w:val="18"/>
              </w:rPr>
              <w:t>FCS-220496</w:t>
            </w:r>
          </w:p>
        </w:tc>
        <w:tc>
          <w:tcPr>
            <w:tcW w:w="6095" w:type="dxa"/>
          </w:tcPr>
          <w:p w14:paraId="2799062B" w14:textId="259AF24E" w:rsidR="001D3AF5" w:rsidRPr="00273CF9" w:rsidRDefault="001D3AF5" w:rsidP="002D0245">
            <w:pPr>
              <w:pStyle w:val="ad"/>
              <w:numPr>
                <w:ilvl w:val="0"/>
                <w:numId w:val="183"/>
              </w:numPr>
              <w:jc w:val="left"/>
              <w:rPr>
                <w:sz w:val="18"/>
                <w:szCs w:val="18"/>
              </w:rPr>
            </w:pPr>
            <w:r w:rsidRPr="00273CF9">
              <w:rPr>
                <w:sz w:val="18"/>
                <w:szCs w:val="18"/>
              </w:rPr>
              <w:t xml:space="preserve">В разделе </w:t>
            </w:r>
            <w:r w:rsidRPr="00273CF9">
              <w:rPr>
                <w:sz w:val="18"/>
                <w:szCs w:val="18"/>
                <w:u w:val="dotted"/>
              </w:rPr>
              <w:fldChar w:fldCharType="begin"/>
            </w:r>
            <w:r w:rsidRPr="00273CF9">
              <w:rPr>
                <w:sz w:val="18"/>
                <w:szCs w:val="18"/>
                <w:u w:val="dotted"/>
              </w:rPr>
              <w:instrText xml:space="preserve"> REF _Ref101450680 \h  \* MERGEFORMAT </w:instrText>
            </w:r>
            <w:r w:rsidRPr="00273CF9">
              <w:rPr>
                <w:sz w:val="18"/>
                <w:szCs w:val="18"/>
                <w:u w:val="dotted"/>
              </w:rPr>
            </w:r>
            <w:r w:rsidRPr="00273CF9">
              <w:rPr>
                <w:sz w:val="18"/>
                <w:szCs w:val="18"/>
                <w:u w:val="dotted"/>
              </w:rPr>
              <w:fldChar w:fldCharType="separate"/>
            </w:r>
            <w:r w:rsidRPr="00273CF9">
              <w:rPr>
                <w:sz w:val="18"/>
                <w:szCs w:val="18"/>
                <w:u w:val="dotted"/>
              </w:rPr>
              <w:t>«Информация (проект информации) о заключенном контракте»</w:t>
            </w:r>
            <w:r w:rsidRPr="00273CF9">
              <w:rPr>
                <w:sz w:val="18"/>
                <w:szCs w:val="18"/>
                <w:u w:val="dotted"/>
              </w:rPr>
              <w:fldChar w:fldCharType="end"/>
            </w:r>
            <w:r w:rsidRPr="00273CF9">
              <w:rPr>
                <w:sz w:val="18"/>
                <w:szCs w:val="18"/>
              </w:rPr>
              <w:t xml:space="preserve"> исправлена опечатка в правилах приема блока Блок «Платежи по этапу» (finances/financingPlan/stages/payments)</w:t>
            </w:r>
          </w:p>
        </w:tc>
      </w:tr>
      <w:tr w:rsidR="001D3AF5" w:rsidRPr="00273CF9" w14:paraId="01FE7AC2" w14:textId="77777777" w:rsidTr="00D151C9">
        <w:trPr>
          <w:trHeight w:val="553"/>
        </w:trPr>
        <w:tc>
          <w:tcPr>
            <w:tcW w:w="562" w:type="dxa"/>
          </w:tcPr>
          <w:p w14:paraId="102043EC" w14:textId="5B7A0747" w:rsidR="001D3AF5" w:rsidRPr="00273CF9" w:rsidRDefault="001D3AF5" w:rsidP="00041AA0">
            <w:pPr>
              <w:pStyle w:val="ad"/>
              <w:rPr>
                <w:sz w:val="18"/>
                <w:szCs w:val="18"/>
              </w:rPr>
            </w:pPr>
            <w:r w:rsidRPr="00273CF9">
              <w:rPr>
                <w:sz w:val="18"/>
                <w:szCs w:val="18"/>
              </w:rPr>
              <w:t>7.25</w:t>
            </w:r>
          </w:p>
        </w:tc>
        <w:tc>
          <w:tcPr>
            <w:tcW w:w="1134" w:type="dxa"/>
          </w:tcPr>
          <w:p w14:paraId="40DA71F3" w14:textId="2ED41D60" w:rsidR="001D3AF5" w:rsidRPr="00273CF9" w:rsidRDefault="001D3AF5" w:rsidP="00041AA0">
            <w:pPr>
              <w:pStyle w:val="ad"/>
              <w:rPr>
                <w:sz w:val="18"/>
                <w:szCs w:val="18"/>
              </w:rPr>
            </w:pPr>
            <w:r w:rsidRPr="00273CF9">
              <w:rPr>
                <w:sz w:val="18"/>
                <w:szCs w:val="18"/>
              </w:rPr>
              <w:t>13.12.2022</w:t>
            </w:r>
          </w:p>
        </w:tc>
        <w:tc>
          <w:tcPr>
            <w:tcW w:w="1275" w:type="dxa"/>
          </w:tcPr>
          <w:p w14:paraId="4E4C030F" w14:textId="15138A46" w:rsidR="001D3AF5" w:rsidRPr="00273CF9" w:rsidRDefault="001D3AF5" w:rsidP="00041AA0">
            <w:pPr>
              <w:pStyle w:val="ad"/>
            </w:pPr>
            <w:r w:rsidRPr="00273CF9">
              <w:rPr>
                <w:sz w:val="18"/>
                <w:szCs w:val="18"/>
              </w:rPr>
              <w:t>FCS-221462</w:t>
            </w:r>
          </w:p>
        </w:tc>
        <w:tc>
          <w:tcPr>
            <w:tcW w:w="6095" w:type="dxa"/>
          </w:tcPr>
          <w:p w14:paraId="551E2F03" w14:textId="7D3900A1" w:rsidR="001D3AF5" w:rsidRPr="00273CF9" w:rsidRDefault="001D3AF5" w:rsidP="002D0245">
            <w:pPr>
              <w:pStyle w:val="ad"/>
              <w:numPr>
                <w:ilvl w:val="0"/>
                <w:numId w:val="184"/>
              </w:numPr>
              <w:jc w:val="left"/>
              <w:rPr>
                <w:sz w:val="18"/>
                <w:szCs w:val="18"/>
              </w:rPr>
            </w:pPr>
            <w:r w:rsidRPr="00273CF9">
              <w:rPr>
                <w:sz w:val="18"/>
                <w:szCs w:val="18"/>
              </w:rPr>
              <w:t>Внесены изменения в контроль РК_ИК_0397</w:t>
            </w:r>
          </w:p>
        </w:tc>
      </w:tr>
      <w:tr w:rsidR="001D3AF5" w:rsidRPr="00273CF9" w14:paraId="24BA516D" w14:textId="77777777" w:rsidTr="00D151C9">
        <w:trPr>
          <w:trHeight w:val="553"/>
        </w:trPr>
        <w:tc>
          <w:tcPr>
            <w:tcW w:w="562" w:type="dxa"/>
          </w:tcPr>
          <w:p w14:paraId="7848F510" w14:textId="6962140E" w:rsidR="001D3AF5" w:rsidRPr="00273CF9" w:rsidRDefault="001D3AF5" w:rsidP="00EA6D5C">
            <w:pPr>
              <w:pStyle w:val="ad"/>
              <w:rPr>
                <w:sz w:val="18"/>
                <w:szCs w:val="18"/>
              </w:rPr>
            </w:pPr>
            <w:r w:rsidRPr="00273CF9">
              <w:rPr>
                <w:sz w:val="18"/>
                <w:szCs w:val="18"/>
              </w:rPr>
              <w:t>7.26</w:t>
            </w:r>
          </w:p>
        </w:tc>
        <w:tc>
          <w:tcPr>
            <w:tcW w:w="1134" w:type="dxa"/>
          </w:tcPr>
          <w:p w14:paraId="21EE6D29" w14:textId="16A99566" w:rsidR="001D3AF5" w:rsidRPr="00273CF9" w:rsidRDefault="001D3AF5" w:rsidP="00EA6D5C">
            <w:pPr>
              <w:pStyle w:val="ad"/>
              <w:rPr>
                <w:sz w:val="18"/>
                <w:szCs w:val="18"/>
              </w:rPr>
            </w:pPr>
            <w:r w:rsidRPr="00273CF9">
              <w:rPr>
                <w:sz w:val="18"/>
                <w:szCs w:val="18"/>
              </w:rPr>
              <w:t>21.12.2022</w:t>
            </w:r>
          </w:p>
        </w:tc>
        <w:tc>
          <w:tcPr>
            <w:tcW w:w="1275" w:type="dxa"/>
          </w:tcPr>
          <w:p w14:paraId="3E9E2DEB" w14:textId="54768E9F" w:rsidR="001D3AF5" w:rsidRPr="00273CF9" w:rsidRDefault="001D3AF5" w:rsidP="00EA6D5C">
            <w:pPr>
              <w:pStyle w:val="ad"/>
            </w:pPr>
            <w:r w:rsidRPr="00273CF9">
              <w:rPr>
                <w:sz w:val="18"/>
                <w:szCs w:val="18"/>
              </w:rPr>
              <w:t>FCSNF-17404</w:t>
            </w:r>
          </w:p>
        </w:tc>
        <w:tc>
          <w:tcPr>
            <w:tcW w:w="6095" w:type="dxa"/>
          </w:tcPr>
          <w:p w14:paraId="55547932" w14:textId="7FCFF027" w:rsidR="001D3AF5" w:rsidRPr="00273CF9" w:rsidRDefault="001D3AF5" w:rsidP="002D0245">
            <w:pPr>
              <w:pStyle w:val="ad"/>
              <w:numPr>
                <w:ilvl w:val="0"/>
                <w:numId w:val="185"/>
              </w:numPr>
              <w:jc w:val="left"/>
              <w:rPr>
                <w:sz w:val="18"/>
                <w:szCs w:val="18"/>
              </w:rPr>
            </w:pPr>
            <w:r w:rsidRPr="00273CF9">
              <w:rPr>
                <w:sz w:val="18"/>
                <w:szCs w:val="18"/>
              </w:rPr>
              <w:t xml:space="preserve">Внесены изменения в контроль </w:t>
            </w:r>
            <w:r w:rsidRPr="00273CF9">
              <w:rPr>
                <w:sz w:val="18"/>
                <w:szCs w:val="18"/>
              </w:rPr>
              <w:fldChar w:fldCharType="begin"/>
            </w:r>
            <w:r w:rsidRPr="00273CF9">
              <w:rPr>
                <w:sz w:val="18"/>
                <w:szCs w:val="18"/>
              </w:rPr>
              <w:instrText xml:space="preserve"> REF РК_ИК_0244 \h  \* MERGEFORMAT </w:instrText>
            </w:r>
            <w:r w:rsidRPr="00273CF9">
              <w:rPr>
                <w:sz w:val="18"/>
                <w:szCs w:val="18"/>
              </w:rPr>
            </w:r>
            <w:r w:rsidRPr="00273CF9">
              <w:rPr>
                <w:sz w:val="18"/>
                <w:szCs w:val="18"/>
              </w:rPr>
              <w:fldChar w:fldCharType="separate"/>
            </w:r>
            <w:r w:rsidRPr="00273CF9">
              <w:rPr>
                <w:sz w:val="18"/>
                <w:szCs w:val="18"/>
              </w:rPr>
              <w:t>РК_ИК_0244</w:t>
            </w:r>
            <w:r w:rsidRPr="00273CF9">
              <w:rPr>
                <w:sz w:val="18"/>
                <w:szCs w:val="18"/>
              </w:rPr>
              <w:fldChar w:fldCharType="end"/>
            </w:r>
          </w:p>
        </w:tc>
      </w:tr>
      <w:tr w:rsidR="001D3AF5" w:rsidRPr="00273CF9" w14:paraId="2AD8AD01" w14:textId="77777777" w:rsidTr="00D151C9">
        <w:trPr>
          <w:trHeight w:val="553"/>
        </w:trPr>
        <w:tc>
          <w:tcPr>
            <w:tcW w:w="562" w:type="dxa"/>
          </w:tcPr>
          <w:p w14:paraId="57213D1B" w14:textId="5C47FD66" w:rsidR="001D3AF5" w:rsidRPr="00273CF9" w:rsidRDefault="001D3AF5" w:rsidP="00945DE3">
            <w:pPr>
              <w:pStyle w:val="ad"/>
              <w:rPr>
                <w:sz w:val="18"/>
                <w:szCs w:val="18"/>
              </w:rPr>
            </w:pPr>
            <w:r w:rsidRPr="00273CF9">
              <w:rPr>
                <w:sz w:val="18"/>
                <w:szCs w:val="18"/>
              </w:rPr>
              <w:t>7.27</w:t>
            </w:r>
          </w:p>
        </w:tc>
        <w:tc>
          <w:tcPr>
            <w:tcW w:w="1134" w:type="dxa"/>
          </w:tcPr>
          <w:p w14:paraId="3132147E" w14:textId="5C52BD8F" w:rsidR="001D3AF5" w:rsidRPr="00273CF9" w:rsidRDefault="001D3AF5" w:rsidP="00945DE3">
            <w:pPr>
              <w:pStyle w:val="ad"/>
              <w:rPr>
                <w:sz w:val="18"/>
                <w:szCs w:val="18"/>
              </w:rPr>
            </w:pPr>
            <w:r w:rsidRPr="00273CF9">
              <w:rPr>
                <w:sz w:val="18"/>
                <w:szCs w:val="18"/>
              </w:rPr>
              <w:t>28.12.2022</w:t>
            </w:r>
          </w:p>
        </w:tc>
        <w:tc>
          <w:tcPr>
            <w:tcW w:w="1275" w:type="dxa"/>
          </w:tcPr>
          <w:p w14:paraId="3040DEAF" w14:textId="367A154E" w:rsidR="001D3AF5" w:rsidRPr="00273CF9" w:rsidRDefault="001D3AF5" w:rsidP="00ED4ED1">
            <w:pPr>
              <w:pStyle w:val="ad"/>
            </w:pPr>
            <w:r w:rsidRPr="00273CF9">
              <w:rPr>
                <w:sz w:val="18"/>
                <w:szCs w:val="18"/>
              </w:rPr>
              <w:t>FCSNF-17404</w:t>
            </w:r>
          </w:p>
        </w:tc>
        <w:tc>
          <w:tcPr>
            <w:tcW w:w="6095" w:type="dxa"/>
          </w:tcPr>
          <w:p w14:paraId="43ABA4A9" w14:textId="4B325430" w:rsidR="001D3AF5" w:rsidRPr="00273CF9" w:rsidRDefault="001D3AF5" w:rsidP="002D0245">
            <w:pPr>
              <w:pStyle w:val="ad"/>
              <w:numPr>
                <w:ilvl w:val="0"/>
                <w:numId w:val="186"/>
              </w:numPr>
              <w:jc w:val="left"/>
              <w:rPr>
                <w:sz w:val="18"/>
                <w:szCs w:val="18"/>
              </w:rPr>
            </w:pPr>
            <w:r w:rsidRPr="00273CF9">
              <w:rPr>
                <w:sz w:val="18"/>
                <w:szCs w:val="18"/>
              </w:rPr>
              <w:t>Удалено неактуально описание блока products/product/type</w:t>
            </w:r>
          </w:p>
        </w:tc>
      </w:tr>
      <w:tr w:rsidR="001D3AF5" w:rsidRPr="00273CF9" w14:paraId="1DF20566" w14:textId="77777777" w:rsidTr="00D151C9">
        <w:trPr>
          <w:trHeight w:val="553"/>
        </w:trPr>
        <w:tc>
          <w:tcPr>
            <w:tcW w:w="562" w:type="dxa"/>
          </w:tcPr>
          <w:p w14:paraId="7DD74E8F" w14:textId="7DA7D100" w:rsidR="001D3AF5" w:rsidRPr="00273CF9" w:rsidRDefault="001D3AF5" w:rsidP="005D6385">
            <w:pPr>
              <w:pStyle w:val="ad"/>
              <w:rPr>
                <w:sz w:val="18"/>
                <w:szCs w:val="18"/>
                <w:lang w:val="en-US"/>
              </w:rPr>
            </w:pPr>
            <w:r w:rsidRPr="00273CF9">
              <w:rPr>
                <w:sz w:val="18"/>
                <w:szCs w:val="18"/>
                <w:lang w:val="en-US"/>
              </w:rPr>
              <w:t>7.28</w:t>
            </w:r>
          </w:p>
        </w:tc>
        <w:tc>
          <w:tcPr>
            <w:tcW w:w="1134" w:type="dxa"/>
          </w:tcPr>
          <w:p w14:paraId="47EDB6AA" w14:textId="5188AE98" w:rsidR="001D3AF5" w:rsidRPr="00273CF9" w:rsidRDefault="001D3AF5" w:rsidP="00745880">
            <w:pPr>
              <w:pStyle w:val="ad"/>
              <w:rPr>
                <w:sz w:val="18"/>
                <w:szCs w:val="18"/>
              </w:rPr>
            </w:pPr>
            <w:r w:rsidRPr="00273CF9">
              <w:rPr>
                <w:sz w:val="18"/>
                <w:szCs w:val="18"/>
                <w:lang w:val="en-US"/>
              </w:rPr>
              <w:t>16</w:t>
            </w:r>
            <w:r w:rsidRPr="00273CF9">
              <w:rPr>
                <w:sz w:val="18"/>
                <w:szCs w:val="18"/>
              </w:rPr>
              <w:t>.01.2023</w:t>
            </w:r>
          </w:p>
        </w:tc>
        <w:tc>
          <w:tcPr>
            <w:tcW w:w="1275" w:type="dxa"/>
          </w:tcPr>
          <w:p w14:paraId="6BEDC60B" w14:textId="25FE1B40" w:rsidR="001D3AF5" w:rsidRPr="00273CF9" w:rsidRDefault="001D3AF5" w:rsidP="005D6385">
            <w:pPr>
              <w:pStyle w:val="ad"/>
            </w:pPr>
            <w:r w:rsidRPr="00273CF9">
              <w:rPr>
                <w:sz w:val="18"/>
                <w:szCs w:val="18"/>
              </w:rPr>
              <w:t>FCSNF-17300</w:t>
            </w:r>
          </w:p>
        </w:tc>
        <w:tc>
          <w:tcPr>
            <w:tcW w:w="6095" w:type="dxa"/>
          </w:tcPr>
          <w:p w14:paraId="5DD2A6D9" w14:textId="76354EF0" w:rsidR="001D3AF5" w:rsidRPr="00273CF9" w:rsidRDefault="001D3AF5" w:rsidP="005D6385">
            <w:pPr>
              <w:pStyle w:val="ad"/>
              <w:jc w:val="left"/>
              <w:rPr>
                <w:sz w:val="18"/>
                <w:szCs w:val="18"/>
              </w:rPr>
            </w:pPr>
            <w:r w:rsidRPr="00273CF9">
              <w:rPr>
                <w:sz w:val="18"/>
                <w:szCs w:val="18"/>
              </w:rPr>
              <w:t xml:space="preserve">1) Отключены контроли    </w:t>
            </w:r>
            <w:r w:rsidRPr="00273CF9">
              <w:rPr>
                <w:sz w:val="18"/>
                <w:szCs w:val="18"/>
              </w:rPr>
              <w:fldChar w:fldCharType="begin"/>
            </w:r>
            <w:r w:rsidRPr="00273CF9">
              <w:rPr>
                <w:sz w:val="18"/>
                <w:szCs w:val="18"/>
              </w:rPr>
              <w:instrText xml:space="preserve"> REF РК_ИК_0342 \h </w:instrText>
            </w:r>
            <w:r>
              <w:rPr>
                <w:sz w:val="18"/>
                <w:szCs w:val="18"/>
              </w:rPr>
              <w:instrText xml:space="preserve"> \* MERGEFORMAT </w:instrText>
            </w:r>
            <w:r w:rsidRPr="00273CF9">
              <w:rPr>
                <w:sz w:val="18"/>
                <w:szCs w:val="18"/>
              </w:rPr>
            </w:r>
            <w:r w:rsidRPr="00273CF9">
              <w:rPr>
                <w:sz w:val="18"/>
                <w:szCs w:val="18"/>
              </w:rPr>
              <w:fldChar w:fldCharType="end"/>
            </w:r>
            <w:r w:rsidRPr="00273CF9">
              <w:rPr>
                <w:sz w:val="18"/>
                <w:szCs w:val="18"/>
              </w:rPr>
              <w:fldChar w:fldCharType="begin"/>
            </w:r>
            <w:r w:rsidRPr="00273CF9">
              <w:rPr>
                <w:sz w:val="18"/>
                <w:szCs w:val="18"/>
              </w:rPr>
              <w:instrText xml:space="preserve"> REF РК_ИК_0342 \h </w:instrText>
            </w:r>
            <w:r>
              <w:rPr>
                <w:sz w:val="18"/>
                <w:szCs w:val="18"/>
              </w:rPr>
              <w:instrText xml:space="preserve"> \* MERGEFORMAT </w:instrText>
            </w:r>
            <w:r w:rsidRPr="00273CF9">
              <w:rPr>
                <w:sz w:val="18"/>
                <w:szCs w:val="18"/>
              </w:rPr>
            </w:r>
            <w:r w:rsidRPr="00273CF9">
              <w:rPr>
                <w:sz w:val="18"/>
                <w:szCs w:val="18"/>
              </w:rPr>
              <w:fldChar w:fldCharType="end"/>
            </w:r>
            <w:r w:rsidRPr="00273CF9">
              <w:rPr>
                <w:sz w:val="18"/>
                <w:szCs w:val="18"/>
              </w:rPr>
              <w:t>РК_ИК_0342 (</w:t>
            </w:r>
            <w:r w:rsidRPr="00273CF9">
              <w:rPr>
                <w:sz w:val="18"/>
                <w:szCs w:val="18"/>
              </w:rPr>
              <w:fldChar w:fldCharType="begin"/>
            </w:r>
            <w:r w:rsidRPr="00273CF9">
              <w:rPr>
                <w:sz w:val="18"/>
                <w:szCs w:val="18"/>
              </w:rPr>
              <w:instrText xml:space="preserve"> REF РК_ИК_0342 \p \h </w:instrText>
            </w:r>
            <w:r>
              <w:rPr>
                <w:sz w:val="18"/>
                <w:szCs w:val="18"/>
              </w:rPr>
              <w:instrText xml:space="preserve"> \* MERGEFORMAT </w:instrText>
            </w:r>
            <w:r w:rsidRPr="00273CF9">
              <w:rPr>
                <w:sz w:val="18"/>
                <w:szCs w:val="18"/>
              </w:rPr>
            </w:r>
            <w:r w:rsidRPr="00273CF9">
              <w:rPr>
                <w:sz w:val="18"/>
                <w:szCs w:val="18"/>
              </w:rPr>
              <w:fldChar w:fldCharType="separate"/>
            </w:r>
            <w:r w:rsidRPr="00273CF9">
              <w:rPr>
                <w:sz w:val="18"/>
                <w:szCs w:val="18"/>
              </w:rPr>
              <w:t>выше</w:t>
            </w:r>
            <w:r w:rsidRPr="00273CF9">
              <w:rPr>
                <w:sz w:val="18"/>
                <w:szCs w:val="18"/>
              </w:rPr>
              <w:fldChar w:fldCharType="end"/>
            </w:r>
            <w:r w:rsidRPr="00273CF9">
              <w:rPr>
                <w:sz w:val="18"/>
                <w:szCs w:val="18"/>
              </w:rPr>
              <w:t>), РК_ИК_0199 (</w:t>
            </w:r>
            <w:r w:rsidRPr="00273CF9">
              <w:rPr>
                <w:sz w:val="18"/>
                <w:szCs w:val="18"/>
              </w:rPr>
              <w:fldChar w:fldCharType="begin"/>
            </w:r>
            <w:r w:rsidRPr="00273CF9">
              <w:rPr>
                <w:sz w:val="18"/>
                <w:szCs w:val="18"/>
              </w:rPr>
              <w:instrText xml:space="preserve"> REF РК_ИК_0199 \p \h </w:instrText>
            </w:r>
            <w:r>
              <w:rPr>
                <w:sz w:val="18"/>
                <w:szCs w:val="18"/>
              </w:rPr>
              <w:instrText xml:space="preserve"> \* MERGEFORMAT </w:instrText>
            </w:r>
            <w:r w:rsidRPr="00273CF9">
              <w:rPr>
                <w:sz w:val="18"/>
                <w:szCs w:val="18"/>
              </w:rPr>
            </w:r>
            <w:r w:rsidRPr="00273CF9">
              <w:rPr>
                <w:sz w:val="18"/>
                <w:szCs w:val="18"/>
              </w:rPr>
              <w:fldChar w:fldCharType="separate"/>
            </w:r>
            <w:r w:rsidRPr="00273CF9">
              <w:rPr>
                <w:sz w:val="18"/>
                <w:szCs w:val="18"/>
              </w:rPr>
              <w:t>выше</w:t>
            </w:r>
            <w:r w:rsidRPr="00273CF9">
              <w:rPr>
                <w:sz w:val="18"/>
                <w:szCs w:val="18"/>
              </w:rPr>
              <w:fldChar w:fldCharType="end"/>
            </w:r>
            <w:r w:rsidRPr="00273CF9">
              <w:rPr>
                <w:sz w:val="18"/>
                <w:szCs w:val="18"/>
              </w:rPr>
              <w:t>)</w:t>
            </w:r>
          </w:p>
          <w:p w14:paraId="50632EA4" w14:textId="77777777" w:rsidR="001D3AF5" w:rsidRPr="00273CF9" w:rsidRDefault="001D3AF5" w:rsidP="005D6385">
            <w:pPr>
              <w:pStyle w:val="ad"/>
              <w:jc w:val="left"/>
              <w:rPr>
                <w:sz w:val="18"/>
                <w:szCs w:val="18"/>
              </w:rPr>
            </w:pPr>
          </w:p>
          <w:p w14:paraId="1BD38DC2" w14:textId="76223E2D" w:rsidR="001D3AF5" w:rsidRPr="00273CF9" w:rsidRDefault="001D3AF5" w:rsidP="005D6385">
            <w:pPr>
              <w:pStyle w:val="ad"/>
              <w:jc w:val="left"/>
              <w:rPr>
                <w:sz w:val="18"/>
                <w:szCs w:val="18"/>
              </w:rPr>
            </w:pPr>
            <w:r w:rsidRPr="00273CF9">
              <w:rPr>
                <w:sz w:val="18"/>
                <w:szCs w:val="18"/>
              </w:rPr>
              <w:t>2) Внесены изменения в правила приема блока «Юридическое лицо иностранного государства» (suppliersInfo/supplierInfo/legalEntityForeignState) (</w:t>
            </w:r>
            <w:r w:rsidRPr="00273CF9">
              <w:rPr>
                <w:sz w:val="18"/>
                <w:szCs w:val="18"/>
              </w:rPr>
              <w:fldChar w:fldCharType="begin"/>
            </w:r>
            <w:r w:rsidRPr="00273CF9">
              <w:rPr>
                <w:sz w:val="18"/>
                <w:szCs w:val="18"/>
              </w:rPr>
              <w:instrText xml:space="preserve"> REF legalEntityForeignState \p \h </w:instrText>
            </w:r>
            <w:r>
              <w:rPr>
                <w:sz w:val="18"/>
                <w:szCs w:val="18"/>
              </w:rPr>
              <w:instrText xml:space="preserve"> \* MERGEFORMAT </w:instrText>
            </w:r>
            <w:r w:rsidRPr="00273CF9">
              <w:rPr>
                <w:sz w:val="18"/>
                <w:szCs w:val="18"/>
              </w:rPr>
            </w:r>
            <w:r w:rsidRPr="00273CF9">
              <w:rPr>
                <w:sz w:val="18"/>
                <w:szCs w:val="18"/>
              </w:rPr>
              <w:fldChar w:fldCharType="separate"/>
            </w:r>
            <w:r w:rsidRPr="00273CF9">
              <w:rPr>
                <w:sz w:val="18"/>
                <w:szCs w:val="18"/>
              </w:rPr>
              <w:t>выше</w:t>
            </w:r>
            <w:r w:rsidRPr="00273CF9">
              <w:rPr>
                <w:sz w:val="18"/>
                <w:szCs w:val="18"/>
              </w:rPr>
              <w:fldChar w:fldCharType="end"/>
            </w:r>
            <w:r w:rsidRPr="00273CF9">
              <w:rPr>
                <w:sz w:val="18"/>
                <w:szCs w:val="18"/>
              </w:rPr>
              <w:t>)</w:t>
            </w:r>
          </w:p>
        </w:tc>
      </w:tr>
      <w:tr w:rsidR="001D3AF5" w:rsidRPr="00273CF9" w14:paraId="71721427" w14:textId="77777777" w:rsidTr="00D151C9">
        <w:trPr>
          <w:trHeight w:val="553"/>
        </w:trPr>
        <w:tc>
          <w:tcPr>
            <w:tcW w:w="562" w:type="dxa"/>
          </w:tcPr>
          <w:p w14:paraId="13EC0280" w14:textId="4CB913F3" w:rsidR="001D3AF5" w:rsidRPr="00273CF9" w:rsidRDefault="001D3AF5" w:rsidP="005D6385">
            <w:pPr>
              <w:pStyle w:val="ad"/>
              <w:rPr>
                <w:sz w:val="18"/>
                <w:szCs w:val="18"/>
                <w:lang w:val="en-US"/>
              </w:rPr>
            </w:pPr>
            <w:r w:rsidRPr="00273CF9">
              <w:rPr>
                <w:sz w:val="18"/>
                <w:szCs w:val="18"/>
                <w:lang w:val="en-US"/>
              </w:rPr>
              <w:t>7</w:t>
            </w:r>
            <w:r w:rsidRPr="00273CF9">
              <w:rPr>
                <w:sz w:val="18"/>
                <w:szCs w:val="18"/>
              </w:rPr>
              <w:t>.</w:t>
            </w:r>
            <w:r w:rsidRPr="00273CF9">
              <w:rPr>
                <w:sz w:val="18"/>
                <w:szCs w:val="18"/>
                <w:lang w:val="en-US"/>
              </w:rPr>
              <w:t>29</w:t>
            </w:r>
          </w:p>
        </w:tc>
        <w:tc>
          <w:tcPr>
            <w:tcW w:w="1134" w:type="dxa"/>
          </w:tcPr>
          <w:p w14:paraId="6028AEEE" w14:textId="279FCC75" w:rsidR="001D3AF5" w:rsidRPr="00273CF9" w:rsidRDefault="001D3AF5" w:rsidP="00745880">
            <w:pPr>
              <w:pStyle w:val="ad"/>
              <w:rPr>
                <w:sz w:val="18"/>
                <w:szCs w:val="18"/>
                <w:lang w:val="en-US"/>
              </w:rPr>
            </w:pPr>
            <w:r w:rsidRPr="00273CF9">
              <w:rPr>
                <w:sz w:val="18"/>
                <w:szCs w:val="18"/>
                <w:lang w:val="en-US"/>
              </w:rPr>
              <w:t>16</w:t>
            </w:r>
            <w:r w:rsidRPr="00273CF9">
              <w:rPr>
                <w:sz w:val="18"/>
                <w:szCs w:val="18"/>
              </w:rPr>
              <w:t>.01.2023</w:t>
            </w:r>
          </w:p>
        </w:tc>
        <w:tc>
          <w:tcPr>
            <w:tcW w:w="1275" w:type="dxa"/>
          </w:tcPr>
          <w:p w14:paraId="0DFB3C81" w14:textId="58DD1622" w:rsidR="001D3AF5" w:rsidRPr="00273CF9" w:rsidRDefault="001D3AF5" w:rsidP="005D6385">
            <w:pPr>
              <w:pStyle w:val="ad"/>
            </w:pPr>
            <w:r w:rsidRPr="00273CF9">
              <w:rPr>
                <w:sz w:val="18"/>
                <w:szCs w:val="18"/>
              </w:rPr>
              <w:t>FCSNF-17396</w:t>
            </w:r>
          </w:p>
        </w:tc>
        <w:tc>
          <w:tcPr>
            <w:tcW w:w="6095" w:type="dxa"/>
          </w:tcPr>
          <w:p w14:paraId="10E8AA7A" w14:textId="6ABE7C68" w:rsidR="001D3AF5" w:rsidRPr="00273CF9" w:rsidRDefault="001D3AF5" w:rsidP="002D0245">
            <w:pPr>
              <w:pStyle w:val="ad"/>
              <w:numPr>
                <w:ilvl w:val="0"/>
                <w:numId w:val="187"/>
              </w:numPr>
              <w:jc w:val="left"/>
              <w:rPr>
                <w:sz w:val="18"/>
                <w:szCs w:val="18"/>
              </w:rPr>
            </w:pPr>
            <w:r w:rsidRPr="00273CF9">
              <w:rPr>
                <w:sz w:val="18"/>
                <w:szCs w:val="18"/>
              </w:rPr>
              <w:t>Добавлено требование игнорирования блока «Информация о банковском и (или) казначейском сопровождении контакта» (bankSupportContractRequiredInfo)</w:t>
            </w:r>
          </w:p>
          <w:p w14:paraId="7A4CDAC8" w14:textId="1AB84141" w:rsidR="001D3AF5" w:rsidRPr="00273CF9" w:rsidRDefault="001D3AF5" w:rsidP="002D0245">
            <w:pPr>
              <w:pStyle w:val="ad"/>
              <w:numPr>
                <w:ilvl w:val="0"/>
                <w:numId w:val="187"/>
              </w:numPr>
              <w:jc w:val="left"/>
              <w:rPr>
                <w:sz w:val="18"/>
                <w:szCs w:val="18"/>
              </w:rPr>
            </w:pPr>
            <w:r w:rsidRPr="00273CF9">
              <w:rPr>
                <w:sz w:val="18"/>
                <w:szCs w:val="18"/>
              </w:rPr>
              <w:t xml:space="preserve">Добавлено требование приема нового блока «Информации о банковском и (или) казначейском сопровождении контакта» (bankSupportCRNewInfo) (см. </w:t>
            </w:r>
            <w:r w:rsidRPr="00273CF9">
              <w:rPr>
                <w:sz w:val="18"/>
                <w:szCs w:val="18"/>
              </w:rPr>
              <w:fldChar w:fldCharType="begin"/>
            </w:r>
            <w:r w:rsidRPr="00273CF9">
              <w:rPr>
                <w:sz w:val="18"/>
                <w:szCs w:val="18"/>
              </w:rPr>
              <w:instrText xml:space="preserve"> REF bankSupportCRNewInfo \p \h </w:instrText>
            </w:r>
            <w:r>
              <w:rPr>
                <w:sz w:val="18"/>
                <w:szCs w:val="18"/>
              </w:rPr>
              <w:instrText xml:space="preserve"> \* MERGEFORMAT </w:instrText>
            </w:r>
            <w:r w:rsidRPr="00273CF9">
              <w:rPr>
                <w:sz w:val="18"/>
                <w:szCs w:val="18"/>
              </w:rPr>
            </w:r>
            <w:r w:rsidRPr="00273CF9">
              <w:rPr>
                <w:sz w:val="18"/>
                <w:szCs w:val="18"/>
              </w:rPr>
              <w:fldChar w:fldCharType="separate"/>
            </w:r>
            <w:r w:rsidRPr="00273CF9">
              <w:rPr>
                <w:sz w:val="18"/>
                <w:szCs w:val="18"/>
              </w:rPr>
              <w:t>выше</w:t>
            </w:r>
            <w:r w:rsidRPr="00273CF9">
              <w:rPr>
                <w:sz w:val="18"/>
                <w:szCs w:val="18"/>
              </w:rPr>
              <w:fldChar w:fldCharType="end"/>
            </w:r>
            <w:r w:rsidRPr="00273CF9">
              <w:rPr>
                <w:sz w:val="18"/>
                <w:szCs w:val="18"/>
              </w:rPr>
              <w:t>)</w:t>
            </w:r>
          </w:p>
        </w:tc>
      </w:tr>
      <w:tr w:rsidR="001D3AF5" w:rsidRPr="00273CF9" w14:paraId="465709DF" w14:textId="77777777" w:rsidTr="00D151C9">
        <w:trPr>
          <w:trHeight w:val="553"/>
        </w:trPr>
        <w:tc>
          <w:tcPr>
            <w:tcW w:w="562" w:type="dxa"/>
          </w:tcPr>
          <w:p w14:paraId="37FC0A86" w14:textId="5B4A12E6" w:rsidR="001D3AF5" w:rsidRPr="00273CF9" w:rsidRDefault="001D3AF5" w:rsidP="005C6C46">
            <w:pPr>
              <w:pStyle w:val="ad"/>
              <w:rPr>
                <w:sz w:val="18"/>
                <w:szCs w:val="18"/>
                <w:lang w:val="en-US"/>
              </w:rPr>
            </w:pPr>
            <w:r w:rsidRPr="00273CF9">
              <w:rPr>
                <w:sz w:val="18"/>
                <w:szCs w:val="18"/>
                <w:lang w:val="en-US"/>
              </w:rPr>
              <w:t>7.30</w:t>
            </w:r>
          </w:p>
        </w:tc>
        <w:tc>
          <w:tcPr>
            <w:tcW w:w="1134" w:type="dxa"/>
          </w:tcPr>
          <w:p w14:paraId="5B2C7671" w14:textId="49936696" w:rsidR="001D3AF5" w:rsidRPr="00273CF9" w:rsidRDefault="001D3AF5" w:rsidP="00745880">
            <w:pPr>
              <w:pStyle w:val="ad"/>
              <w:rPr>
                <w:sz w:val="18"/>
                <w:szCs w:val="18"/>
                <w:lang w:val="en-US"/>
              </w:rPr>
            </w:pPr>
            <w:r w:rsidRPr="00273CF9">
              <w:rPr>
                <w:sz w:val="18"/>
                <w:szCs w:val="18"/>
                <w:lang w:val="en-US"/>
              </w:rPr>
              <w:t>24</w:t>
            </w:r>
            <w:r w:rsidRPr="00273CF9">
              <w:rPr>
                <w:sz w:val="18"/>
                <w:szCs w:val="18"/>
              </w:rPr>
              <w:t>.01.2023</w:t>
            </w:r>
          </w:p>
        </w:tc>
        <w:tc>
          <w:tcPr>
            <w:tcW w:w="1275" w:type="dxa"/>
          </w:tcPr>
          <w:p w14:paraId="57074459" w14:textId="038197AB" w:rsidR="001D3AF5" w:rsidRPr="00273CF9" w:rsidRDefault="001D3AF5" w:rsidP="005C6C46">
            <w:pPr>
              <w:pStyle w:val="ad"/>
            </w:pPr>
            <w:r w:rsidRPr="00273CF9">
              <w:rPr>
                <w:sz w:val="18"/>
                <w:szCs w:val="18"/>
              </w:rPr>
              <w:t>FCSNF-17526</w:t>
            </w:r>
          </w:p>
        </w:tc>
        <w:tc>
          <w:tcPr>
            <w:tcW w:w="6095" w:type="dxa"/>
          </w:tcPr>
          <w:p w14:paraId="397C9A24" w14:textId="448BEAEF" w:rsidR="001D3AF5" w:rsidRPr="00273CF9" w:rsidRDefault="001D3AF5" w:rsidP="005775E1">
            <w:pPr>
              <w:pStyle w:val="ad"/>
              <w:jc w:val="left"/>
              <w:rPr>
                <w:sz w:val="18"/>
                <w:szCs w:val="18"/>
              </w:rPr>
            </w:pPr>
            <w:r w:rsidRPr="00273CF9">
              <w:rPr>
                <w:sz w:val="18"/>
                <w:szCs w:val="18"/>
              </w:rPr>
              <w:t xml:space="preserve">1) Добавлен контроль </w:t>
            </w:r>
            <w:r w:rsidRPr="00273CF9">
              <w:rPr>
                <w:sz w:val="18"/>
                <w:szCs w:val="18"/>
              </w:rPr>
              <w:fldChar w:fldCharType="begin"/>
            </w:r>
            <w:r w:rsidRPr="00273CF9">
              <w:rPr>
                <w:sz w:val="18"/>
                <w:szCs w:val="18"/>
              </w:rPr>
              <w:instrText xml:space="preserve"> REF РК_ИК_0311 \h  \* MERGEFORMAT </w:instrText>
            </w:r>
            <w:r w:rsidRPr="00273CF9">
              <w:rPr>
                <w:sz w:val="18"/>
                <w:szCs w:val="18"/>
              </w:rPr>
            </w:r>
            <w:r w:rsidRPr="00273CF9">
              <w:rPr>
                <w:sz w:val="18"/>
                <w:szCs w:val="18"/>
              </w:rPr>
              <w:fldChar w:fldCharType="separate"/>
            </w:r>
            <w:r w:rsidRPr="00273CF9">
              <w:rPr>
                <w:sz w:val="18"/>
                <w:szCs w:val="18"/>
              </w:rPr>
              <w:t>РК_ИК_0311</w:t>
            </w:r>
            <w:r w:rsidRPr="00273CF9">
              <w:rPr>
                <w:sz w:val="18"/>
                <w:szCs w:val="18"/>
              </w:rPr>
              <w:fldChar w:fldCharType="end"/>
            </w:r>
          </w:p>
          <w:p w14:paraId="7C322992" w14:textId="77777777" w:rsidR="001D3AF5" w:rsidRPr="00273CF9" w:rsidRDefault="001D3AF5" w:rsidP="005775E1">
            <w:pPr>
              <w:pStyle w:val="ad"/>
              <w:jc w:val="left"/>
              <w:rPr>
                <w:sz w:val="18"/>
                <w:szCs w:val="18"/>
              </w:rPr>
            </w:pPr>
            <w:r w:rsidRPr="00273CF9">
              <w:rPr>
                <w:sz w:val="18"/>
                <w:szCs w:val="18"/>
              </w:rPr>
              <w:t>2) Добавлено описание приема проекта СГК в случае если в связанном с СГК ПЗК утановлен признак</w:t>
            </w:r>
          </w:p>
          <w:p w14:paraId="4CD5EFA2" w14:textId="3B85D38A" w:rsidR="001D3AF5" w:rsidRPr="00273CF9" w:rsidRDefault="001D3AF5" w:rsidP="005775E1">
            <w:pPr>
              <w:pStyle w:val="ad"/>
              <w:jc w:val="left"/>
              <w:rPr>
                <w:sz w:val="18"/>
                <w:szCs w:val="18"/>
              </w:rPr>
            </w:pPr>
            <w:r w:rsidRPr="00273CF9">
              <w:rPr>
                <w:sz w:val="18"/>
                <w:szCs w:val="18"/>
              </w:rPr>
              <w:t>«В соответствии с актом Правительства Российской Федерации контракт не подлежит разме-щению на Официальном сайте ЕИС» (</w:t>
            </w:r>
            <w:r w:rsidRPr="00273CF9">
              <w:rPr>
                <w:sz w:val="18"/>
                <w:szCs w:val="18"/>
              </w:rPr>
              <w:fldChar w:fldCharType="begin"/>
            </w:r>
            <w:r w:rsidRPr="00273CF9">
              <w:rPr>
                <w:sz w:val="18"/>
                <w:szCs w:val="18"/>
              </w:rPr>
              <w:instrText xml:space="preserve"> REF contractIsNotPlaceByAct \h  \* MERGEFORMAT </w:instrText>
            </w:r>
            <w:r w:rsidRPr="00273CF9">
              <w:rPr>
                <w:sz w:val="18"/>
                <w:szCs w:val="18"/>
              </w:rPr>
            </w:r>
            <w:r w:rsidRPr="00273CF9">
              <w:rPr>
                <w:sz w:val="18"/>
                <w:szCs w:val="18"/>
              </w:rPr>
              <w:fldChar w:fldCharType="separate"/>
            </w:r>
            <w:r w:rsidRPr="00273CF9">
              <w:rPr>
                <w:sz w:val="18"/>
                <w:szCs w:val="18"/>
              </w:rPr>
              <w:t>contractIsNotPlaceByAct</w:t>
            </w:r>
            <w:r w:rsidRPr="00273CF9">
              <w:rPr>
                <w:sz w:val="18"/>
                <w:szCs w:val="18"/>
              </w:rPr>
              <w:fldChar w:fldCharType="end"/>
            </w:r>
            <w:r w:rsidRPr="00273CF9">
              <w:rPr>
                <w:sz w:val="18"/>
                <w:szCs w:val="18"/>
              </w:rPr>
              <w:t>)</w:t>
            </w:r>
          </w:p>
        </w:tc>
      </w:tr>
      <w:tr w:rsidR="001D3AF5" w:rsidRPr="00273CF9" w14:paraId="2B2A3E05" w14:textId="77777777" w:rsidTr="00D151C9">
        <w:trPr>
          <w:trHeight w:val="553"/>
        </w:trPr>
        <w:tc>
          <w:tcPr>
            <w:tcW w:w="562" w:type="dxa"/>
          </w:tcPr>
          <w:p w14:paraId="3F8FF887" w14:textId="77A26424" w:rsidR="001D3AF5" w:rsidRPr="00273CF9" w:rsidRDefault="001D3AF5" w:rsidP="00745880">
            <w:pPr>
              <w:pStyle w:val="ad"/>
              <w:rPr>
                <w:sz w:val="18"/>
                <w:szCs w:val="18"/>
                <w:lang w:val="en-US"/>
              </w:rPr>
            </w:pPr>
            <w:r w:rsidRPr="00273CF9">
              <w:rPr>
                <w:sz w:val="18"/>
                <w:szCs w:val="18"/>
              </w:rPr>
              <w:lastRenderedPageBreak/>
              <w:t>7.31</w:t>
            </w:r>
          </w:p>
        </w:tc>
        <w:tc>
          <w:tcPr>
            <w:tcW w:w="1134" w:type="dxa"/>
          </w:tcPr>
          <w:p w14:paraId="113E1F06" w14:textId="5D930736" w:rsidR="001D3AF5" w:rsidRPr="00273CF9" w:rsidRDefault="001D3AF5" w:rsidP="00745880">
            <w:pPr>
              <w:pStyle w:val="ad"/>
              <w:rPr>
                <w:sz w:val="18"/>
                <w:szCs w:val="18"/>
                <w:lang w:val="en-US"/>
              </w:rPr>
            </w:pPr>
            <w:r w:rsidRPr="00273CF9">
              <w:rPr>
                <w:sz w:val="18"/>
                <w:szCs w:val="18"/>
                <w:lang w:val="en-US"/>
              </w:rPr>
              <w:t>2</w:t>
            </w:r>
            <w:r w:rsidRPr="00273CF9">
              <w:rPr>
                <w:sz w:val="18"/>
                <w:szCs w:val="18"/>
              </w:rPr>
              <w:t>7.01.2023</w:t>
            </w:r>
          </w:p>
        </w:tc>
        <w:tc>
          <w:tcPr>
            <w:tcW w:w="1275" w:type="dxa"/>
          </w:tcPr>
          <w:p w14:paraId="7C841E8B" w14:textId="3BA59766" w:rsidR="001D3AF5" w:rsidRPr="00273CF9" w:rsidRDefault="001D3AF5" w:rsidP="00745880">
            <w:pPr>
              <w:pStyle w:val="ad"/>
            </w:pPr>
            <w:r w:rsidRPr="00273CF9">
              <w:rPr>
                <w:sz w:val="18"/>
                <w:szCs w:val="18"/>
              </w:rPr>
              <w:t>FCS-224905</w:t>
            </w:r>
          </w:p>
        </w:tc>
        <w:tc>
          <w:tcPr>
            <w:tcW w:w="6095" w:type="dxa"/>
          </w:tcPr>
          <w:p w14:paraId="7394B680" w14:textId="2C2454F7" w:rsidR="001D3AF5" w:rsidRPr="00273CF9" w:rsidRDefault="001D3AF5" w:rsidP="00745880">
            <w:pPr>
              <w:pStyle w:val="ad"/>
              <w:jc w:val="left"/>
              <w:rPr>
                <w:sz w:val="18"/>
                <w:szCs w:val="18"/>
              </w:rPr>
            </w:pPr>
            <w:r w:rsidRPr="00273CF9">
              <w:rPr>
                <w:sz w:val="18"/>
                <w:szCs w:val="18"/>
              </w:rPr>
              <w:t>Внесены изменения в правила приема поля «КОКС были изменены относительно Извещения (приглашения)» (finances/financingPlan/KOKSsChange)</w:t>
            </w:r>
          </w:p>
        </w:tc>
      </w:tr>
      <w:tr w:rsidR="001D3AF5" w:rsidRPr="00273CF9" w14:paraId="7E0A1B43" w14:textId="77777777" w:rsidTr="00D151C9">
        <w:trPr>
          <w:trHeight w:val="553"/>
        </w:trPr>
        <w:tc>
          <w:tcPr>
            <w:tcW w:w="562" w:type="dxa"/>
          </w:tcPr>
          <w:p w14:paraId="72DBD193" w14:textId="3ED6397E" w:rsidR="001D3AF5" w:rsidRPr="00273CF9" w:rsidRDefault="001D3AF5" w:rsidP="00745880">
            <w:pPr>
              <w:pStyle w:val="ad"/>
              <w:rPr>
                <w:sz w:val="18"/>
                <w:szCs w:val="18"/>
              </w:rPr>
            </w:pPr>
            <w:r w:rsidRPr="00273CF9">
              <w:rPr>
                <w:sz w:val="18"/>
                <w:szCs w:val="18"/>
              </w:rPr>
              <w:t>7.32</w:t>
            </w:r>
          </w:p>
        </w:tc>
        <w:tc>
          <w:tcPr>
            <w:tcW w:w="1134" w:type="dxa"/>
          </w:tcPr>
          <w:p w14:paraId="7603F354" w14:textId="50A09CBB" w:rsidR="001D3AF5" w:rsidRPr="00273CF9" w:rsidRDefault="001D3AF5" w:rsidP="00745880">
            <w:pPr>
              <w:pStyle w:val="ad"/>
              <w:rPr>
                <w:sz w:val="18"/>
                <w:szCs w:val="18"/>
              </w:rPr>
            </w:pPr>
            <w:r w:rsidRPr="00273CF9">
              <w:rPr>
                <w:sz w:val="18"/>
                <w:szCs w:val="18"/>
              </w:rPr>
              <w:t>07.02.2023</w:t>
            </w:r>
          </w:p>
        </w:tc>
        <w:tc>
          <w:tcPr>
            <w:tcW w:w="1275" w:type="dxa"/>
          </w:tcPr>
          <w:p w14:paraId="1E83C140" w14:textId="53EB9E07" w:rsidR="001D3AF5" w:rsidRPr="00273CF9" w:rsidRDefault="001D3AF5" w:rsidP="00745880">
            <w:pPr>
              <w:pStyle w:val="ad"/>
              <w:rPr>
                <w:sz w:val="18"/>
                <w:szCs w:val="18"/>
              </w:rPr>
            </w:pPr>
            <w:r w:rsidRPr="00273CF9">
              <w:rPr>
                <w:sz w:val="18"/>
                <w:szCs w:val="18"/>
              </w:rPr>
              <w:t>FCS-226550</w:t>
            </w:r>
          </w:p>
        </w:tc>
        <w:tc>
          <w:tcPr>
            <w:tcW w:w="6095" w:type="dxa"/>
          </w:tcPr>
          <w:p w14:paraId="3F997AD5" w14:textId="29AC2CA9" w:rsidR="001D3AF5" w:rsidRPr="00273CF9" w:rsidRDefault="001D3AF5" w:rsidP="00745880">
            <w:pPr>
              <w:pStyle w:val="ad"/>
              <w:jc w:val="left"/>
              <w:rPr>
                <w:sz w:val="18"/>
                <w:szCs w:val="18"/>
              </w:rPr>
            </w:pPr>
            <w:r w:rsidRPr="00273CF9">
              <w:rPr>
                <w:sz w:val="18"/>
                <w:szCs w:val="18"/>
              </w:rPr>
              <w:t xml:space="preserve">Внесены уточнения по приему значения блока </w:t>
            </w:r>
            <w:r w:rsidRPr="00273CF9">
              <w:rPr>
                <w:sz w:val="18"/>
                <w:szCs w:val="18"/>
                <w:lang w:val="en-US"/>
              </w:rPr>
              <w:t>OKPD</w:t>
            </w:r>
            <w:r w:rsidRPr="00273CF9">
              <w:rPr>
                <w:sz w:val="18"/>
                <w:szCs w:val="18"/>
              </w:rPr>
              <w:t xml:space="preserve">2 для подтягивания детализированного значения (см. </w:t>
            </w:r>
            <w:r w:rsidRPr="00273CF9">
              <w:rPr>
                <w:sz w:val="18"/>
                <w:szCs w:val="18"/>
              </w:rPr>
              <w:fldChar w:fldCharType="begin"/>
            </w:r>
            <w:r w:rsidRPr="00273CF9">
              <w:rPr>
                <w:sz w:val="18"/>
                <w:szCs w:val="18"/>
              </w:rPr>
              <w:instrText xml:space="preserve"> REF FCS_226550 \p \h </w:instrText>
            </w:r>
            <w:r>
              <w:rPr>
                <w:sz w:val="18"/>
                <w:szCs w:val="18"/>
              </w:rPr>
              <w:instrText xml:space="preserve"> \* MERGEFORMAT </w:instrText>
            </w:r>
            <w:r w:rsidRPr="00273CF9">
              <w:rPr>
                <w:sz w:val="18"/>
                <w:szCs w:val="18"/>
              </w:rPr>
            </w:r>
            <w:r w:rsidRPr="00273CF9">
              <w:rPr>
                <w:sz w:val="18"/>
                <w:szCs w:val="18"/>
              </w:rPr>
              <w:fldChar w:fldCharType="separate"/>
            </w:r>
            <w:r w:rsidRPr="00273CF9">
              <w:rPr>
                <w:sz w:val="18"/>
                <w:szCs w:val="18"/>
              </w:rPr>
              <w:t>выше</w:t>
            </w:r>
            <w:r w:rsidRPr="00273CF9">
              <w:rPr>
                <w:sz w:val="18"/>
                <w:szCs w:val="18"/>
              </w:rPr>
              <w:fldChar w:fldCharType="end"/>
            </w:r>
            <w:r w:rsidRPr="00273CF9">
              <w:rPr>
                <w:sz w:val="18"/>
                <w:szCs w:val="18"/>
              </w:rPr>
              <w:t>)</w:t>
            </w:r>
          </w:p>
        </w:tc>
      </w:tr>
      <w:tr w:rsidR="001D3AF5" w:rsidRPr="00273CF9" w14:paraId="0C995D9A" w14:textId="77777777" w:rsidTr="00D151C9">
        <w:trPr>
          <w:trHeight w:val="553"/>
        </w:trPr>
        <w:tc>
          <w:tcPr>
            <w:tcW w:w="562" w:type="dxa"/>
          </w:tcPr>
          <w:p w14:paraId="4B40388F" w14:textId="07904871" w:rsidR="001D3AF5" w:rsidRPr="00273CF9" w:rsidRDefault="001D3AF5" w:rsidP="00745880">
            <w:pPr>
              <w:pStyle w:val="ad"/>
              <w:rPr>
                <w:sz w:val="18"/>
                <w:szCs w:val="18"/>
              </w:rPr>
            </w:pPr>
            <w:r w:rsidRPr="00273CF9">
              <w:rPr>
                <w:sz w:val="18"/>
                <w:szCs w:val="18"/>
              </w:rPr>
              <w:t>7.33</w:t>
            </w:r>
          </w:p>
        </w:tc>
        <w:tc>
          <w:tcPr>
            <w:tcW w:w="1134" w:type="dxa"/>
          </w:tcPr>
          <w:p w14:paraId="79C6B524" w14:textId="1E313D7D" w:rsidR="001D3AF5" w:rsidRPr="00273CF9" w:rsidRDefault="001D3AF5" w:rsidP="00745880">
            <w:pPr>
              <w:pStyle w:val="ad"/>
              <w:rPr>
                <w:sz w:val="18"/>
                <w:szCs w:val="18"/>
              </w:rPr>
            </w:pPr>
            <w:r w:rsidRPr="00273CF9">
              <w:rPr>
                <w:sz w:val="18"/>
                <w:szCs w:val="18"/>
              </w:rPr>
              <w:t>22.02.2023</w:t>
            </w:r>
          </w:p>
        </w:tc>
        <w:tc>
          <w:tcPr>
            <w:tcW w:w="1275" w:type="dxa"/>
          </w:tcPr>
          <w:p w14:paraId="0701EE90" w14:textId="5C31F70F" w:rsidR="001D3AF5" w:rsidRPr="00273CF9" w:rsidRDefault="001D3AF5" w:rsidP="00745880">
            <w:pPr>
              <w:pStyle w:val="ad"/>
            </w:pPr>
            <w:r w:rsidRPr="00273CF9">
              <w:rPr>
                <w:sz w:val="18"/>
                <w:szCs w:val="18"/>
              </w:rPr>
              <w:t>FCSNF-17724</w:t>
            </w:r>
          </w:p>
        </w:tc>
        <w:tc>
          <w:tcPr>
            <w:tcW w:w="6095" w:type="dxa"/>
          </w:tcPr>
          <w:p w14:paraId="7029BF36" w14:textId="0146BB17" w:rsidR="001D3AF5" w:rsidRPr="00273CF9" w:rsidRDefault="001D3AF5" w:rsidP="002D0245">
            <w:pPr>
              <w:pStyle w:val="ad"/>
              <w:numPr>
                <w:ilvl w:val="0"/>
                <w:numId w:val="189"/>
              </w:numPr>
              <w:jc w:val="left"/>
              <w:rPr>
                <w:sz w:val="18"/>
                <w:szCs w:val="18"/>
              </w:rPr>
            </w:pPr>
            <w:r w:rsidRPr="00273CF9">
              <w:rPr>
                <w:sz w:val="18"/>
                <w:szCs w:val="18"/>
              </w:rPr>
              <w:t xml:space="preserve">Добавлен контроль </w:t>
            </w:r>
            <w:r w:rsidRPr="00273CF9">
              <w:rPr>
                <w:sz w:val="18"/>
                <w:szCs w:val="18"/>
              </w:rPr>
              <w:fldChar w:fldCharType="begin"/>
            </w:r>
            <w:r w:rsidRPr="00273CF9">
              <w:rPr>
                <w:sz w:val="18"/>
                <w:szCs w:val="18"/>
              </w:rPr>
              <w:instrText xml:space="preserve"> REF РК_ИК_0423 \h  \* MERGEFORMAT </w:instrText>
            </w:r>
            <w:r w:rsidRPr="00273CF9">
              <w:rPr>
                <w:sz w:val="18"/>
                <w:szCs w:val="18"/>
              </w:rPr>
            </w:r>
            <w:r w:rsidRPr="00273CF9">
              <w:rPr>
                <w:sz w:val="18"/>
                <w:szCs w:val="18"/>
              </w:rPr>
              <w:fldChar w:fldCharType="separate"/>
            </w:r>
            <w:r w:rsidRPr="00273CF9">
              <w:rPr>
                <w:sz w:val="18"/>
                <w:szCs w:val="18"/>
              </w:rPr>
              <w:t>РК_ИК_0423</w:t>
            </w:r>
            <w:r w:rsidRPr="00273CF9">
              <w:rPr>
                <w:sz w:val="18"/>
                <w:szCs w:val="18"/>
              </w:rPr>
              <w:fldChar w:fldCharType="end"/>
            </w:r>
          </w:p>
        </w:tc>
      </w:tr>
      <w:tr w:rsidR="001D3AF5" w:rsidRPr="00273CF9" w14:paraId="7536DFE2" w14:textId="77777777" w:rsidTr="00D151C9">
        <w:trPr>
          <w:trHeight w:val="553"/>
        </w:trPr>
        <w:tc>
          <w:tcPr>
            <w:tcW w:w="562" w:type="dxa"/>
          </w:tcPr>
          <w:p w14:paraId="29DCEB6E" w14:textId="5E3FBE2E" w:rsidR="001D3AF5" w:rsidRPr="00273CF9" w:rsidRDefault="001D3AF5" w:rsidP="00745880">
            <w:pPr>
              <w:pStyle w:val="ad"/>
              <w:rPr>
                <w:sz w:val="18"/>
                <w:szCs w:val="18"/>
              </w:rPr>
            </w:pPr>
            <w:r w:rsidRPr="00273CF9">
              <w:rPr>
                <w:sz w:val="18"/>
                <w:szCs w:val="18"/>
              </w:rPr>
              <w:t>7.34</w:t>
            </w:r>
          </w:p>
        </w:tc>
        <w:tc>
          <w:tcPr>
            <w:tcW w:w="1134" w:type="dxa"/>
          </w:tcPr>
          <w:p w14:paraId="1B40ABCD" w14:textId="14DDE5B9" w:rsidR="001D3AF5" w:rsidRPr="00273CF9" w:rsidRDefault="001D3AF5" w:rsidP="00745880">
            <w:pPr>
              <w:pStyle w:val="ad"/>
              <w:rPr>
                <w:sz w:val="18"/>
                <w:szCs w:val="18"/>
              </w:rPr>
            </w:pPr>
            <w:r w:rsidRPr="00273CF9">
              <w:rPr>
                <w:sz w:val="18"/>
                <w:szCs w:val="18"/>
              </w:rPr>
              <w:t>15.03.2023</w:t>
            </w:r>
          </w:p>
        </w:tc>
        <w:tc>
          <w:tcPr>
            <w:tcW w:w="1275" w:type="dxa"/>
          </w:tcPr>
          <w:p w14:paraId="2846C6B3" w14:textId="3ACD5FE6" w:rsidR="001D3AF5" w:rsidRPr="00273CF9" w:rsidRDefault="001D3AF5" w:rsidP="00745880">
            <w:pPr>
              <w:pStyle w:val="ad"/>
              <w:rPr>
                <w:sz w:val="18"/>
                <w:szCs w:val="18"/>
              </w:rPr>
            </w:pPr>
            <w:r w:rsidRPr="00273CF9">
              <w:rPr>
                <w:sz w:val="18"/>
                <w:szCs w:val="18"/>
              </w:rPr>
              <w:t>FCSNF-17724</w:t>
            </w:r>
          </w:p>
        </w:tc>
        <w:tc>
          <w:tcPr>
            <w:tcW w:w="6095" w:type="dxa"/>
          </w:tcPr>
          <w:p w14:paraId="548D2D9B" w14:textId="47F28DD4" w:rsidR="001D3AF5" w:rsidRPr="00273CF9" w:rsidRDefault="001D3AF5" w:rsidP="001953F8">
            <w:pPr>
              <w:ind w:firstLine="0"/>
              <w:rPr>
                <w:sz w:val="18"/>
                <w:szCs w:val="18"/>
              </w:rPr>
            </w:pPr>
            <w:r w:rsidRPr="00273CF9">
              <w:rPr>
                <w:sz w:val="18"/>
                <w:szCs w:val="18"/>
              </w:rPr>
              <w:t>FCS-214639</w:t>
            </w:r>
          </w:p>
          <w:p w14:paraId="2C9DF966" w14:textId="4D3A2543" w:rsidR="001D3AF5" w:rsidRPr="00273CF9" w:rsidRDefault="001D3AF5" w:rsidP="002D0245">
            <w:pPr>
              <w:pStyle w:val="ad"/>
              <w:numPr>
                <w:ilvl w:val="0"/>
                <w:numId w:val="190"/>
              </w:numPr>
              <w:jc w:val="left"/>
              <w:rPr>
                <w:sz w:val="18"/>
                <w:szCs w:val="18"/>
              </w:rPr>
            </w:pPr>
            <w:r w:rsidRPr="00273CF9">
              <w:rPr>
                <w:sz w:val="18"/>
                <w:szCs w:val="18"/>
              </w:rPr>
              <w:t xml:space="preserve">Изменена логика приема поля «Способ указания объема выполнения работы, оказания услуги» (products/product/volumeSpecifyingMethod (см. </w:t>
            </w:r>
            <w:r w:rsidRPr="00273CF9">
              <w:rPr>
                <w:sz w:val="18"/>
                <w:szCs w:val="18"/>
              </w:rPr>
              <w:fldChar w:fldCharType="begin"/>
            </w:r>
            <w:r w:rsidRPr="00273CF9">
              <w:rPr>
                <w:sz w:val="18"/>
                <w:szCs w:val="18"/>
              </w:rPr>
              <w:instrText xml:space="preserve"> REF volumeSpecifyingMethod \p \h </w:instrText>
            </w:r>
            <w:r>
              <w:rPr>
                <w:sz w:val="18"/>
                <w:szCs w:val="18"/>
              </w:rPr>
              <w:instrText xml:space="preserve"> \* MERGEFORMAT </w:instrText>
            </w:r>
            <w:r w:rsidRPr="00273CF9">
              <w:rPr>
                <w:sz w:val="18"/>
                <w:szCs w:val="18"/>
              </w:rPr>
            </w:r>
            <w:r w:rsidRPr="00273CF9">
              <w:rPr>
                <w:sz w:val="18"/>
                <w:szCs w:val="18"/>
              </w:rPr>
              <w:fldChar w:fldCharType="separate"/>
            </w:r>
            <w:r w:rsidRPr="00273CF9">
              <w:rPr>
                <w:sz w:val="18"/>
                <w:szCs w:val="18"/>
              </w:rPr>
              <w:t>выше</w:t>
            </w:r>
            <w:r w:rsidRPr="00273CF9">
              <w:rPr>
                <w:sz w:val="18"/>
                <w:szCs w:val="18"/>
              </w:rPr>
              <w:fldChar w:fldCharType="end"/>
            </w:r>
            <w:r w:rsidRPr="00273CF9">
              <w:rPr>
                <w:sz w:val="18"/>
                <w:szCs w:val="18"/>
              </w:rPr>
              <w:t>)</w:t>
            </w:r>
          </w:p>
          <w:p w14:paraId="52C404E7" w14:textId="4AB45B53" w:rsidR="001D3AF5" w:rsidRPr="00273CF9" w:rsidRDefault="001D3AF5" w:rsidP="002D0245">
            <w:pPr>
              <w:pStyle w:val="ad"/>
              <w:numPr>
                <w:ilvl w:val="0"/>
                <w:numId w:val="190"/>
              </w:numPr>
              <w:jc w:val="left"/>
              <w:rPr>
                <w:sz w:val="18"/>
                <w:szCs w:val="18"/>
              </w:rPr>
            </w:pPr>
            <w:r w:rsidRPr="00273CF9">
              <w:rPr>
                <w:sz w:val="18"/>
                <w:szCs w:val="18"/>
              </w:rPr>
              <w:t xml:space="preserve">Изменена логика приема блока «Информации о банковском и (или) казначейском сопровождении контакта. Применяется, начиная с версии 13.1 ЕИС» (bankSupportCRNewInfo) (см </w:t>
            </w:r>
            <w:r w:rsidRPr="00273CF9">
              <w:rPr>
                <w:sz w:val="18"/>
                <w:szCs w:val="18"/>
              </w:rPr>
              <w:fldChar w:fldCharType="begin"/>
            </w:r>
            <w:r w:rsidRPr="00273CF9">
              <w:rPr>
                <w:sz w:val="18"/>
                <w:szCs w:val="18"/>
              </w:rPr>
              <w:instrText xml:space="preserve"> REF bankSupportCRNewInfo \p \h </w:instrText>
            </w:r>
            <w:r>
              <w:rPr>
                <w:sz w:val="18"/>
                <w:szCs w:val="18"/>
              </w:rPr>
              <w:instrText xml:space="preserve"> \* MERGEFORMAT </w:instrText>
            </w:r>
            <w:r w:rsidRPr="00273CF9">
              <w:rPr>
                <w:sz w:val="18"/>
                <w:szCs w:val="18"/>
              </w:rPr>
            </w:r>
            <w:r w:rsidRPr="00273CF9">
              <w:rPr>
                <w:sz w:val="18"/>
                <w:szCs w:val="18"/>
              </w:rPr>
              <w:fldChar w:fldCharType="separate"/>
            </w:r>
            <w:r w:rsidRPr="00273CF9">
              <w:rPr>
                <w:sz w:val="18"/>
                <w:szCs w:val="18"/>
              </w:rPr>
              <w:t>выше</w:t>
            </w:r>
            <w:r w:rsidRPr="00273CF9">
              <w:rPr>
                <w:sz w:val="18"/>
                <w:szCs w:val="18"/>
              </w:rPr>
              <w:fldChar w:fldCharType="end"/>
            </w:r>
            <w:r w:rsidRPr="00273CF9">
              <w:rPr>
                <w:sz w:val="18"/>
                <w:szCs w:val="18"/>
              </w:rPr>
              <w:t>)</w:t>
            </w:r>
          </w:p>
          <w:p w14:paraId="7B4D9480" w14:textId="7B111F7C" w:rsidR="001D3AF5" w:rsidRPr="00273CF9" w:rsidRDefault="001D3AF5" w:rsidP="001953F8">
            <w:pPr>
              <w:ind w:firstLine="0"/>
              <w:rPr>
                <w:sz w:val="18"/>
                <w:szCs w:val="18"/>
              </w:rPr>
            </w:pPr>
            <w:r w:rsidRPr="00273CF9">
              <w:rPr>
                <w:sz w:val="18"/>
                <w:szCs w:val="18"/>
              </w:rPr>
              <w:t>FCS-220445</w:t>
            </w:r>
          </w:p>
          <w:p w14:paraId="79E257C2" w14:textId="573823EE" w:rsidR="001D3AF5" w:rsidRPr="00273CF9" w:rsidRDefault="001D3AF5" w:rsidP="002D0245">
            <w:pPr>
              <w:pStyle w:val="ad"/>
              <w:numPr>
                <w:ilvl w:val="0"/>
                <w:numId w:val="190"/>
              </w:numPr>
              <w:jc w:val="left"/>
              <w:rPr>
                <w:sz w:val="18"/>
                <w:szCs w:val="18"/>
              </w:rPr>
            </w:pPr>
            <w:r w:rsidRPr="00273CF9">
              <w:rPr>
                <w:sz w:val="18"/>
                <w:szCs w:val="18"/>
              </w:rPr>
              <w:t xml:space="preserve">Добавлен контроль </w:t>
            </w:r>
            <w:r w:rsidRPr="00273CF9">
              <w:rPr>
                <w:sz w:val="18"/>
                <w:szCs w:val="18"/>
              </w:rPr>
              <w:fldChar w:fldCharType="begin"/>
            </w:r>
            <w:r w:rsidRPr="00273CF9">
              <w:rPr>
                <w:sz w:val="18"/>
                <w:szCs w:val="18"/>
              </w:rPr>
              <w:instrText xml:space="preserve"> REF РК_ИК_0424 \h  \* MERGEFORMAT </w:instrText>
            </w:r>
            <w:r w:rsidRPr="00273CF9">
              <w:rPr>
                <w:sz w:val="18"/>
                <w:szCs w:val="18"/>
              </w:rPr>
            </w:r>
            <w:r w:rsidRPr="00273CF9">
              <w:rPr>
                <w:sz w:val="18"/>
                <w:szCs w:val="18"/>
              </w:rPr>
              <w:fldChar w:fldCharType="separate"/>
            </w:r>
            <w:r w:rsidRPr="00273CF9">
              <w:rPr>
                <w:sz w:val="18"/>
                <w:szCs w:val="18"/>
              </w:rPr>
              <w:t>РК_ИК_0424</w:t>
            </w:r>
            <w:r w:rsidRPr="00273CF9">
              <w:rPr>
                <w:sz w:val="18"/>
                <w:szCs w:val="18"/>
              </w:rPr>
              <w:fldChar w:fldCharType="end"/>
            </w:r>
          </w:p>
          <w:p w14:paraId="3E41967C" w14:textId="73E4D3CB" w:rsidR="001D3AF5" w:rsidRPr="00273CF9" w:rsidRDefault="001D3AF5" w:rsidP="00E57C70">
            <w:pPr>
              <w:pStyle w:val="ad"/>
              <w:jc w:val="left"/>
              <w:rPr>
                <w:sz w:val="18"/>
                <w:szCs w:val="18"/>
              </w:rPr>
            </w:pPr>
          </w:p>
        </w:tc>
      </w:tr>
      <w:tr w:rsidR="001D3AF5" w:rsidRPr="00273CF9" w14:paraId="342762A2" w14:textId="77777777" w:rsidTr="00D151C9">
        <w:trPr>
          <w:trHeight w:val="553"/>
        </w:trPr>
        <w:tc>
          <w:tcPr>
            <w:tcW w:w="562" w:type="dxa"/>
          </w:tcPr>
          <w:p w14:paraId="763973EC" w14:textId="5903E37E" w:rsidR="001D3AF5" w:rsidRPr="00273CF9" w:rsidRDefault="001D3AF5" w:rsidP="000B4D06">
            <w:pPr>
              <w:pStyle w:val="ad"/>
              <w:rPr>
                <w:sz w:val="18"/>
                <w:szCs w:val="18"/>
                <w:lang w:val="en-US"/>
              </w:rPr>
            </w:pPr>
            <w:r w:rsidRPr="00273CF9">
              <w:rPr>
                <w:sz w:val="18"/>
                <w:szCs w:val="18"/>
                <w:lang w:val="en-US"/>
              </w:rPr>
              <w:t>7.35</w:t>
            </w:r>
          </w:p>
        </w:tc>
        <w:tc>
          <w:tcPr>
            <w:tcW w:w="1134" w:type="dxa"/>
          </w:tcPr>
          <w:p w14:paraId="15211BF3" w14:textId="44FA5AAB" w:rsidR="001D3AF5" w:rsidRPr="00273CF9" w:rsidRDefault="001D3AF5" w:rsidP="000B4D06">
            <w:pPr>
              <w:pStyle w:val="ad"/>
              <w:rPr>
                <w:sz w:val="18"/>
                <w:szCs w:val="18"/>
              </w:rPr>
            </w:pPr>
            <w:r w:rsidRPr="00273CF9">
              <w:rPr>
                <w:sz w:val="18"/>
                <w:szCs w:val="18"/>
                <w:lang w:val="en-US"/>
              </w:rPr>
              <w:t>20</w:t>
            </w:r>
            <w:r w:rsidRPr="00273CF9">
              <w:rPr>
                <w:sz w:val="18"/>
                <w:szCs w:val="18"/>
              </w:rPr>
              <w:t>.03.2023</w:t>
            </w:r>
          </w:p>
        </w:tc>
        <w:tc>
          <w:tcPr>
            <w:tcW w:w="1275" w:type="dxa"/>
          </w:tcPr>
          <w:p w14:paraId="7330FA4D" w14:textId="17FB9EB0" w:rsidR="001D3AF5" w:rsidRPr="00273CF9" w:rsidRDefault="001D3AF5" w:rsidP="000B4D06">
            <w:pPr>
              <w:pStyle w:val="ad"/>
              <w:rPr>
                <w:sz w:val="18"/>
                <w:szCs w:val="18"/>
              </w:rPr>
            </w:pPr>
            <w:r w:rsidRPr="00273CF9">
              <w:rPr>
                <w:sz w:val="18"/>
                <w:szCs w:val="18"/>
              </w:rPr>
              <w:t>FCSNF-17941</w:t>
            </w:r>
          </w:p>
        </w:tc>
        <w:tc>
          <w:tcPr>
            <w:tcW w:w="6095" w:type="dxa"/>
          </w:tcPr>
          <w:p w14:paraId="38FF45D9" w14:textId="04204CC8" w:rsidR="001D3AF5" w:rsidRPr="00273CF9" w:rsidRDefault="001D3AF5" w:rsidP="002D0245">
            <w:pPr>
              <w:pStyle w:val="affe"/>
              <w:numPr>
                <w:ilvl w:val="0"/>
                <w:numId w:val="191"/>
              </w:numPr>
              <w:rPr>
                <w:sz w:val="18"/>
                <w:szCs w:val="18"/>
              </w:rPr>
            </w:pPr>
            <w:r w:rsidRPr="00273CF9">
              <w:rPr>
                <w:sz w:val="18"/>
                <w:szCs w:val="18"/>
              </w:rPr>
              <w:t xml:space="preserve">Внесены изменения в правила приема поля «Цена единицы» (executions/execution/quantityContractSubjects/quantityContractSubject/unitPrice) (см. </w:t>
            </w:r>
            <w:r w:rsidRPr="00273CF9">
              <w:rPr>
                <w:sz w:val="18"/>
                <w:szCs w:val="18"/>
              </w:rPr>
              <w:fldChar w:fldCharType="begin"/>
            </w:r>
            <w:r w:rsidRPr="00273CF9">
              <w:rPr>
                <w:sz w:val="18"/>
                <w:szCs w:val="18"/>
              </w:rPr>
              <w:instrText xml:space="preserve"> REF unitPrice \p \h </w:instrText>
            </w:r>
            <w:r>
              <w:rPr>
                <w:sz w:val="18"/>
                <w:szCs w:val="18"/>
              </w:rPr>
              <w:instrText xml:space="preserve"> \* MERGEFORMAT </w:instrText>
            </w:r>
            <w:r w:rsidRPr="00273CF9">
              <w:rPr>
                <w:sz w:val="18"/>
                <w:szCs w:val="18"/>
              </w:rPr>
            </w:r>
            <w:r w:rsidRPr="00273CF9">
              <w:rPr>
                <w:sz w:val="18"/>
                <w:szCs w:val="18"/>
              </w:rPr>
              <w:fldChar w:fldCharType="separate"/>
            </w:r>
            <w:r w:rsidRPr="00273CF9">
              <w:rPr>
                <w:sz w:val="18"/>
                <w:szCs w:val="18"/>
              </w:rPr>
              <w:t>выше</w:t>
            </w:r>
            <w:r w:rsidRPr="00273CF9">
              <w:rPr>
                <w:sz w:val="18"/>
                <w:szCs w:val="18"/>
              </w:rPr>
              <w:fldChar w:fldCharType="end"/>
            </w:r>
            <w:r w:rsidRPr="00273CF9">
              <w:rPr>
                <w:sz w:val="18"/>
                <w:szCs w:val="18"/>
              </w:rPr>
              <w:t>).</w:t>
            </w:r>
          </w:p>
        </w:tc>
      </w:tr>
      <w:tr w:rsidR="001D3AF5" w:rsidRPr="00273CF9" w14:paraId="52D9002E" w14:textId="77777777" w:rsidTr="00D151C9">
        <w:trPr>
          <w:trHeight w:val="553"/>
        </w:trPr>
        <w:tc>
          <w:tcPr>
            <w:tcW w:w="562" w:type="dxa"/>
          </w:tcPr>
          <w:p w14:paraId="00432AC3" w14:textId="79B4F76B" w:rsidR="001D3AF5" w:rsidRPr="00273CF9" w:rsidRDefault="001D3AF5" w:rsidP="00FE0536">
            <w:pPr>
              <w:pStyle w:val="ad"/>
              <w:rPr>
                <w:sz w:val="18"/>
                <w:szCs w:val="18"/>
                <w:lang w:val="en-US"/>
              </w:rPr>
            </w:pPr>
            <w:r w:rsidRPr="00273CF9">
              <w:rPr>
                <w:sz w:val="18"/>
                <w:szCs w:val="18"/>
                <w:lang w:val="en-US"/>
              </w:rPr>
              <w:t>7.36</w:t>
            </w:r>
          </w:p>
        </w:tc>
        <w:tc>
          <w:tcPr>
            <w:tcW w:w="1134" w:type="dxa"/>
          </w:tcPr>
          <w:p w14:paraId="2BCC2B8B" w14:textId="2EE4813D" w:rsidR="001D3AF5" w:rsidRPr="00273CF9" w:rsidRDefault="001D3AF5" w:rsidP="00FE0536">
            <w:pPr>
              <w:pStyle w:val="ad"/>
              <w:rPr>
                <w:sz w:val="18"/>
                <w:szCs w:val="18"/>
                <w:lang w:val="en-US"/>
              </w:rPr>
            </w:pPr>
            <w:r w:rsidRPr="00273CF9">
              <w:rPr>
                <w:sz w:val="18"/>
                <w:szCs w:val="18"/>
                <w:lang w:val="en-US"/>
              </w:rPr>
              <w:t>27</w:t>
            </w:r>
            <w:r w:rsidRPr="00273CF9">
              <w:rPr>
                <w:sz w:val="18"/>
                <w:szCs w:val="18"/>
              </w:rPr>
              <w:t>.03.2023</w:t>
            </w:r>
          </w:p>
        </w:tc>
        <w:tc>
          <w:tcPr>
            <w:tcW w:w="1275" w:type="dxa"/>
          </w:tcPr>
          <w:p w14:paraId="2A9877E8" w14:textId="10256BD0" w:rsidR="001D3AF5" w:rsidRPr="00273CF9" w:rsidRDefault="001D3AF5" w:rsidP="00FE0536">
            <w:pPr>
              <w:pStyle w:val="ad"/>
              <w:rPr>
                <w:sz w:val="18"/>
                <w:szCs w:val="18"/>
              </w:rPr>
            </w:pPr>
            <w:r w:rsidRPr="00273CF9">
              <w:rPr>
                <w:sz w:val="18"/>
                <w:szCs w:val="18"/>
              </w:rPr>
              <w:t>FCSNF-15864</w:t>
            </w:r>
          </w:p>
        </w:tc>
        <w:tc>
          <w:tcPr>
            <w:tcW w:w="6095" w:type="dxa"/>
          </w:tcPr>
          <w:p w14:paraId="5E35C9BD" w14:textId="4CC21EBF" w:rsidR="001D3AF5" w:rsidRPr="00273CF9" w:rsidRDefault="001D3AF5" w:rsidP="002D0245">
            <w:pPr>
              <w:pStyle w:val="affe"/>
              <w:numPr>
                <w:ilvl w:val="0"/>
                <w:numId w:val="211"/>
              </w:numPr>
              <w:rPr>
                <w:sz w:val="18"/>
                <w:szCs w:val="18"/>
              </w:rPr>
            </w:pPr>
            <w:r w:rsidRPr="00273CF9">
              <w:rPr>
                <w:sz w:val="18"/>
                <w:szCs w:val="18"/>
              </w:rPr>
              <w:t>Внесены изменения в правила / добавлены приема следующих полей блоков:</w:t>
            </w:r>
          </w:p>
          <w:p w14:paraId="4DE3D042" w14:textId="1B568280" w:rsidR="001D3AF5" w:rsidRPr="00273CF9" w:rsidRDefault="001D3AF5" w:rsidP="002D0245">
            <w:pPr>
              <w:pStyle w:val="affe"/>
              <w:numPr>
                <w:ilvl w:val="1"/>
                <w:numId w:val="211"/>
              </w:numPr>
              <w:rPr>
                <w:sz w:val="18"/>
                <w:szCs w:val="18"/>
              </w:rPr>
            </w:pPr>
            <w:r>
              <w:rPr>
                <w:sz w:val="18"/>
                <w:szCs w:val="18"/>
              </w:rPr>
              <w:t>«</w:t>
            </w:r>
            <w:r w:rsidRPr="00273CF9">
              <w:rPr>
                <w:sz w:val="18"/>
                <w:szCs w:val="18"/>
              </w:rPr>
              <w:t>Закупка у единственного поставщика (извещение размещалось на ЕИС)</w:t>
            </w:r>
            <w:r>
              <w:rPr>
                <w:sz w:val="18"/>
                <w:szCs w:val="18"/>
              </w:rPr>
              <w:t>»</w:t>
            </w:r>
            <w:r w:rsidRPr="00273CF9">
              <w:rPr>
                <w:sz w:val="18"/>
                <w:szCs w:val="18"/>
              </w:rPr>
              <w:t xml:space="preserve"> (foundation/fcsOrder/order/singleCustomer);</w:t>
            </w:r>
          </w:p>
          <w:p w14:paraId="3933B904" w14:textId="0668FC99" w:rsidR="001D3AF5" w:rsidRPr="00273CF9" w:rsidRDefault="001D3AF5" w:rsidP="002D0245">
            <w:pPr>
              <w:pStyle w:val="affe"/>
              <w:numPr>
                <w:ilvl w:val="1"/>
                <w:numId w:val="211"/>
              </w:numPr>
              <w:rPr>
                <w:sz w:val="18"/>
                <w:szCs w:val="18"/>
              </w:rPr>
            </w:pPr>
            <w:r>
              <w:rPr>
                <w:sz w:val="18"/>
                <w:szCs w:val="18"/>
              </w:rPr>
              <w:t>«</w:t>
            </w:r>
            <w:r w:rsidRPr="00273CF9">
              <w:rPr>
                <w:sz w:val="18"/>
                <w:szCs w:val="18"/>
              </w:rPr>
              <w:t>Информации о банковском и (или) казначейском сопровождении контакта</w:t>
            </w:r>
            <w:r>
              <w:rPr>
                <w:sz w:val="18"/>
                <w:szCs w:val="18"/>
              </w:rPr>
              <w:t>»</w:t>
            </w:r>
            <w:r w:rsidRPr="00273CF9">
              <w:rPr>
                <w:sz w:val="18"/>
                <w:szCs w:val="18"/>
              </w:rPr>
              <w:t xml:space="preserve"> (bankSupportCRNewInfo);</w:t>
            </w:r>
          </w:p>
          <w:p w14:paraId="143C372D" w14:textId="4D5541A8" w:rsidR="001D3AF5" w:rsidRPr="00273CF9" w:rsidRDefault="001D3AF5" w:rsidP="002D0245">
            <w:pPr>
              <w:pStyle w:val="affe"/>
              <w:numPr>
                <w:ilvl w:val="1"/>
                <w:numId w:val="211"/>
              </w:numPr>
              <w:rPr>
                <w:sz w:val="18"/>
                <w:szCs w:val="18"/>
              </w:rPr>
            </w:pPr>
            <w:r>
              <w:rPr>
                <w:sz w:val="18"/>
                <w:szCs w:val="18"/>
              </w:rPr>
              <w:t>«</w:t>
            </w:r>
            <w:r w:rsidRPr="00273CF9">
              <w:rPr>
                <w:sz w:val="18"/>
                <w:szCs w:val="18"/>
              </w:rPr>
              <w:t>Электронный контракт сформирован в структурированном виде</w:t>
            </w:r>
            <w:r>
              <w:rPr>
                <w:sz w:val="18"/>
                <w:szCs w:val="18"/>
              </w:rPr>
              <w:t>»</w:t>
            </w:r>
            <w:r w:rsidRPr="00273CF9">
              <w:rPr>
                <w:sz w:val="18"/>
                <w:szCs w:val="18"/>
              </w:rPr>
              <w:t>;</w:t>
            </w:r>
          </w:p>
          <w:p w14:paraId="1B3B97E1" w14:textId="47E8CFFD" w:rsidR="001D3AF5" w:rsidRPr="00273CF9" w:rsidRDefault="001D3AF5" w:rsidP="002D0245">
            <w:pPr>
              <w:pStyle w:val="affe"/>
              <w:numPr>
                <w:ilvl w:val="1"/>
                <w:numId w:val="211"/>
              </w:numPr>
              <w:rPr>
                <w:sz w:val="18"/>
                <w:szCs w:val="18"/>
              </w:rPr>
            </w:pPr>
            <w:r>
              <w:rPr>
                <w:sz w:val="18"/>
                <w:szCs w:val="18"/>
              </w:rPr>
              <w:t>«</w:t>
            </w:r>
            <w:r w:rsidRPr="00273CF9">
              <w:rPr>
                <w:sz w:val="18"/>
                <w:szCs w:val="18"/>
              </w:rPr>
              <w:t>Финансирование</w:t>
            </w:r>
            <w:r>
              <w:rPr>
                <w:sz w:val="18"/>
                <w:szCs w:val="18"/>
              </w:rPr>
              <w:t>»</w:t>
            </w:r>
            <w:r w:rsidRPr="00273CF9">
              <w:rPr>
                <w:sz w:val="18"/>
                <w:szCs w:val="18"/>
              </w:rPr>
              <w:t xml:space="preserve"> (finances)</w:t>
            </w:r>
            <w:r w:rsidRPr="00273CF9">
              <w:rPr>
                <w:sz w:val="18"/>
                <w:szCs w:val="18"/>
                <w:lang w:val="en-US"/>
              </w:rPr>
              <w:t>;</w:t>
            </w:r>
          </w:p>
          <w:p w14:paraId="7F172305" w14:textId="4F1E1EEB" w:rsidR="001D3AF5" w:rsidRPr="00273CF9" w:rsidRDefault="001D3AF5" w:rsidP="002D0245">
            <w:pPr>
              <w:pStyle w:val="affe"/>
              <w:numPr>
                <w:ilvl w:val="1"/>
                <w:numId w:val="211"/>
              </w:numPr>
              <w:rPr>
                <w:sz w:val="18"/>
                <w:szCs w:val="18"/>
              </w:rPr>
            </w:pPr>
            <w:r>
              <w:rPr>
                <w:sz w:val="18"/>
                <w:szCs w:val="18"/>
              </w:rPr>
              <w:t>«</w:t>
            </w:r>
            <w:r w:rsidRPr="00273CF9">
              <w:rPr>
                <w:sz w:val="18"/>
                <w:szCs w:val="18"/>
              </w:rPr>
              <w:t>Закупка товара, работы, услуги по государственному оборонному заказу в соответствии с ФЗ № 275-ФЗ от 29 декабря 2012 г</w:t>
            </w:r>
            <w:r>
              <w:rPr>
                <w:sz w:val="18"/>
                <w:szCs w:val="18"/>
              </w:rPr>
              <w:t>»</w:t>
            </w:r>
            <w:r w:rsidRPr="00273CF9">
              <w:rPr>
                <w:sz w:val="18"/>
                <w:szCs w:val="18"/>
              </w:rPr>
              <w:t xml:space="preserve"> (isGOZ);</w:t>
            </w:r>
          </w:p>
          <w:p w14:paraId="0E095213" w14:textId="5C9190A1" w:rsidR="001D3AF5" w:rsidRPr="00273CF9" w:rsidRDefault="001D3AF5" w:rsidP="002D0245">
            <w:pPr>
              <w:pStyle w:val="affe"/>
              <w:numPr>
                <w:ilvl w:val="1"/>
                <w:numId w:val="211"/>
              </w:numPr>
              <w:rPr>
                <w:sz w:val="18"/>
                <w:szCs w:val="18"/>
              </w:rPr>
            </w:pPr>
            <w:r>
              <w:rPr>
                <w:sz w:val="18"/>
                <w:szCs w:val="18"/>
              </w:rPr>
              <w:t>«</w:t>
            </w:r>
            <w:r w:rsidRPr="00273CF9">
              <w:rPr>
                <w:sz w:val="18"/>
                <w:szCs w:val="18"/>
              </w:rPr>
              <w:t>Номер государственного контракта по государственному оборонному заказу</w:t>
            </w:r>
            <w:r>
              <w:rPr>
                <w:sz w:val="18"/>
                <w:szCs w:val="18"/>
              </w:rPr>
              <w:t>»</w:t>
            </w:r>
            <w:r w:rsidRPr="00273CF9">
              <w:rPr>
                <w:sz w:val="18"/>
                <w:szCs w:val="18"/>
              </w:rPr>
              <w:t xml:space="preserve"> (defenseContractNumber);</w:t>
            </w:r>
          </w:p>
          <w:p w14:paraId="5B4C9E2C" w14:textId="0E09DE7B" w:rsidR="001D3AF5" w:rsidRPr="00273CF9" w:rsidRDefault="001D3AF5" w:rsidP="002D0245">
            <w:pPr>
              <w:pStyle w:val="affe"/>
              <w:numPr>
                <w:ilvl w:val="1"/>
                <w:numId w:val="211"/>
              </w:numPr>
              <w:rPr>
                <w:sz w:val="18"/>
                <w:szCs w:val="18"/>
              </w:rPr>
            </w:pPr>
            <w:r>
              <w:rPr>
                <w:sz w:val="18"/>
                <w:szCs w:val="18"/>
              </w:rPr>
              <w:t>«</w:t>
            </w:r>
            <w:r w:rsidRPr="00273CF9">
              <w:rPr>
                <w:sz w:val="18"/>
                <w:szCs w:val="18"/>
              </w:rPr>
              <w:t>Номер контракта</w:t>
            </w:r>
            <w:r>
              <w:rPr>
                <w:sz w:val="18"/>
                <w:szCs w:val="18"/>
              </w:rPr>
              <w:t>»</w:t>
            </w:r>
            <w:r w:rsidRPr="00273CF9">
              <w:rPr>
                <w:sz w:val="18"/>
                <w:szCs w:val="18"/>
              </w:rPr>
              <w:t xml:space="preserve"> (number)</w:t>
            </w:r>
            <w:r w:rsidRPr="00273CF9">
              <w:rPr>
                <w:sz w:val="18"/>
                <w:szCs w:val="18"/>
                <w:lang w:val="en-US"/>
              </w:rPr>
              <w:t>;</w:t>
            </w:r>
          </w:p>
          <w:p w14:paraId="7A4AAA9D" w14:textId="033C33C8" w:rsidR="001D3AF5" w:rsidRPr="00273CF9" w:rsidRDefault="001D3AF5" w:rsidP="002D0245">
            <w:pPr>
              <w:pStyle w:val="affe"/>
              <w:numPr>
                <w:ilvl w:val="1"/>
                <w:numId w:val="211"/>
              </w:numPr>
              <w:rPr>
                <w:sz w:val="18"/>
                <w:szCs w:val="18"/>
              </w:rPr>
            </w:pPr>
            <w:r>
              <w:rPr>
                <w:sz w:val="18"/>
                <w:szCs w:val="18"/>
              </w:rPr>
              <w:t>«</w:t>
            </w:r>
            <w:r w:rsidRPr="00273CF9">
              <w:rPr>
                <w:sz w:val="18"/>
                <w:szCs w:val="18"/>
              </w:rPr>
              <w:t>Предмет контракта</w:t>
            </w:r>
            <w:r>
              <w:rPr>
                <w:sz w:val="18"/>
                <w:szCs w:val="18"/>
              </w:rPr>
              <w:t>»</w:t>
            </w:r>
            <w:r w:rsidRPr="00273CF9">
              <w:rPr>
                <w:sz w:val="18"/>
                <w:szCs w:val="18"/>
              </w:rPr>
              <w:t xml:space="preserve"> (contractSubject)</w:t>
            </w:r>
            <w:r w:rsidRPr="00273CF9">
              <w:rPr>
                <w:sz w:val="18"/>
                <w:szCs w:val="18"/>
                <w:lang w:val="en-US"/>
              </w:rPr>
              <w:t>;</w:t>
            </w:r>
          </w:p>
          <w:p w14:paraId="0561DC9A" w14:textId="55C0CB26" w:rsidR="001D3AF5" w:rsidRPr="00273CF9" w:rsidRDefault="001D3AF5" w:rsidP="002D0245">
            <w:pPr>
              <w:pStyle w:val="affe"/>
              <w:numPr>
                <w:ilvl w:val="1"/>
                <w:numId w:val="211"/>
              </w:numPr>
              <w:rPr>
                <w:sz w:val="18"/>
                <w:szCs w:val="18"/>
              </w:rPr>
            </w:pPr>
            <w:r>
              <w:rPr>
                <w:sz w:val="18"/>
                <w:szCs w:val="18"/>
              </w:rPr>
              <w:t>«</w:t>
            </w:r>
            <w:r w:rsidRPr="00273CF9">
              <w:rPr>
                <w:sz w:val="18"/>
                <w:szCs w:val="18"/>
              </w:rPr>
              <w:t>Информация, указываемая в случае, если предмет контракта относится к работам по строительству</w:t>
            </w:r>
            <w:r>
              <w:rPr>
                <w:sz w:val="18"/>
                <w:szCs w:val="18"/>
              </w:rPr>
              <w:t>»</w:t>
            </w:r>
            <w:r w:rsidRPr="00273CF9">
              <w:rPr>
                <w:sz w:val="18"/>
                <w:szCs w:val="18"/>
              </w:rPr>
              <w:t xml:space="preserve"> (constructionWorksInfo);</w:t>
            </w:r>
          </w:p>
          <w:p w14:paraId="421E2714" w14:textId="5268FA9A" w:rsidR="001D3AF5" w:rsidRPr="00273CF9" w:rsidRDefault="001D3AF5" w:rsidP="002D0245">
            <w:pPr>
              <w:pStyle w:val="affe"/>
              <w:numPr>
                <w:ilvl w:val="1"/>
                <w:numId w:val="211"/>
              </w:numPr>
              <w:rPr>
                <w:sz w:val="18"/>
                <w:szCs w:val="18"/>
              </w:rPr>
            </w:pPr>
            <w:r>
              <w:rPr>
                <w:sz w:val="18"/>
                <w:szCs w:val="18"/>
              </w:rPr>
              <w:t>«</w:t>
            </w:r>
            <w:r w:rsidRPr="00273CF9">
              <w:rPr>
                <w:sz w:val="18"/>
                <w:szCs w:val="18"/>
              </w:rPr>
              <w:t>Контракт жизненного цикла</w:t>
            </w:r>
            <w:r>
              <w:rPr>
                <w:sz w:val="18"/>
                <w:szCs w:val="18"/>
              </w:rPr>
              <w:t>»</w:t>
            </w:r>
            <w:r w:rsidRPr="00273CF9">
              <w:rPr>
                <w:sz w:val="18"/>
                <w:szCs w:val="18"/>
              </w:rPr>
              <w:t xml:space="preserve"> (contractLifeCycle)</w:t>
            </w:r>
            <w:r w:rsidRPr="00273CF9">
              <w:rPr>
                <w:sz w:val="18"/>
                <w:szCs w:val="18"/>
                <w:lang w:val="en-US"/>
              </w:rPr>
              <w:t>;</w:t>
            </w:r>
          </w:p>
          <w:p w14:paraId="70FF1422" w14:textId="0886A6A2" w:rsidR="001D3AF5" w:rsidRPr="00273CF9" w:rsidRDefault="001D3AF5" w:rsidP="002D0245">
            <w:pPr>
              <w:pStyle w:val="affe"/>
              <w:numPr>
                <w:ilvl w:val="1"/>
                <w:numId w:val="211"/>
              </w:numPr>
              <w:rPr>
                <w:sz w:val="18"/>
                <w:szCs w:val="18"/>
              </w:rPr>
            </w:pPr>
            <w:r>
              <w:rPr>
                <w:sz w:val="18"/>
                <w:szCs w:val="18"/>
              </w:rPr>
              <w:t>«</w:t>
            </w:r>
            <w:r w:rsidRPr="00273CF9">
              <w:rPr>
                <w:sz w:val="18"/>
                <w:szCs w:val="18"/>
              </w:rPr>
              <w:t>Информация о цене контракта</w:t>
            </w:r>
            <w:r>
              <w:rPr>
                <w:sz w:val="18"/>
                <w:szCs w:val="18"/>
              </w:rPr>
              <w:t>»</w:t>
            </w:r>
            <w:r w:rsidRPr="00273CF9">
              <w:rPr>
                <w:sz w:val="18"/>
                <w:szCs w:val="18"/>
              </w:rPr>
              <w:t xml:space="preserve"> (priceInfo);</w:t>
            </w:r>
          </w:p>
          <w:p w14:paraId="55BF8624" w14:textId="69B6A701" w:rsidR="001D3AF5" w:rsidRPr="00273CF9" w:rsidRDefault="001D3AF5" w:rsidP="002D0245">
            <w:pPr>
              <w:pStyle w:val="affe"/>
              <w:numPr>
                <w:ilvl w:val="1"/>
                <w:numId w:val="211"/>
              </w:numPr>
              <w:rPr>
                <w:sz w:val="18"/>
                <w:szCs w:val="18"/>
              </w:rPr>
            </w:pPr>
            <w:r>
              <w:rPr>
                <w:sz w:val="18"/>
                <w:szCs w:val="18"/>
              </w:rPr>
              <w:t>«</w:t>
            </w:r>
            <w:r w:rsidRPr="00273CF9">
              <w:rPr>
                <w:sz w:val="18"/>
                <w:szCs w:val="18"/>
              </w:rPr>
              <w:t>Предусмотрена выплата аванса</w:t>
            </w:r>
            <w:r>
              <w:rPr>
                <w:sz w:val="18"/>
                <w:szCs w:val="18"/>
              </w:rPr>
              <w:t>»</w:t>
            </w:r>
            <w:r w:rsidRPr="00273CF9">
              <w:rPr>
                <w:sz w:val="18"/>
                <w:szCs w:val="18"/>
              </w:rPr>
              <w:t xml:space="preserve"> (advancePaymentSum)</w:t>
            </w:r>
            <w:r w:rsidRPr="00273CF9">
              <w:rPr>
                <w:sz w:val="18"/>
                <w:szCs w:val="18"/>
                <w:lang w:val="en-US"/>
              </w:rPr>
              <w:t>;</w:t>
            </w:r>
          </w:p>
          <w:p w14:paraId="117D0B22" w14:textId="519583A3" w:rsidR="001D3AF5" w:rsidRPr="00273CF9" w:rsidRDefault="001D3AF5" w:rsidP="002D0245">
            <w:pPr>
              <w:pStyle w:val="affe"/>
              <w:numPr>
                <w:ilvl w:val="1"/>
                <w:numId w:val="211"/>
              </w:numPr>
              <w:rPr>
                <w:sz w:val="18"/>
                <w:szCs w:val="18"/>
              </w:rPr>
            </w:pPr>
            <w:r>
              <w:rPr>
                <w:sz w:val="18"/>
                <w:szCs w:val="18"/>
              </w:rPr>
              <w:t>«</w:t>
            </w:r>
            <w:r w:rsidRPr="00273CF9">
              <w:rPr>
                <w:sz w:val="18"/>
                <w:szCs w:val="18"/>
              </w:rPr>
              <w:t>Объем  привлечения к исполнению контракта субподрядчиков</w:t>
            </w:r>
            <w:r>
              <w:rPr>
                <w:sz w:val="18"/>
                <w:szCs w:val="18"/>
              </w:rPr>
              <w:t>»</w:t>
            </w:r>
            <w:r w:rsidRPr="00273CF9">
              <w:rPr>
                <w:sz w:val="18"/>
                <w:szCs w:val="18"/>
              </w:rPr>
              <w:t xml:space="preserve"> (subContractorsSum);</w:t>
            </w:r>
          </w:p>
          <w:p w14:paraId="25E9EABF" w14:textId="2DE82921" w:rsidR="001D3AF5" w:rsidRPr="00273CF9" w:rsidRDefault="001D3AF5" w:rsidP="002D0245">
            <w:pPr>
              <w:pStyle w:val="affe"/>
              <w:numPr>
                <w:ilvl w:val="1"/>
                <w:numId w:val="211"/>
              </w:numPr>
              <w:rPr>
                <w:sz w:val="18"/>
                <w:szCs w:val="18"/>
              </w:rPr>
            </w:pPr>
            <w:r>
              <w:rPr>
                <w:sz w:val="18"/>
                <w:szCs w:val="18"/>
              </w:rPr>
              <w:t>«</w:t>
            </w:r>
            <w:r w:rsidRPr="00273CF9">
              <w:rPr>
                <w:sz w:val="18"/>
                <w:szCs w:val="18"/>
              </w:rPr>
              <w:t>Контрактом предусмотрена возможность одностороннего отказа от исполнения контракта в соответствии со ст. 95 Закона 44-ФЗ</w:t>
            </w:r>
            <w:r>
              <w:rPr>
                <w:sz w:val="18"/>
                <w:szCs w:val="18"/>
              </w:rPr>
              <w:t>»</w:t>
            </w:r>
            <w:r w:rsidRPr="00273CF9">
              <w:rPr>
                <w:sz w:val="18"/>
                <w:szCs w:val="18"/>
              </w:rPr>
              <w:t>;</w:t>
            </w:r>
          </w:p>
          <w:p w14:paraId="3509AFEE" w14:textId="1B52DDB6" w:rsidR="001D3AF5" w:rsidRPr="00273CF9" w:rsidRDefault="001D3AF5" w:rsidP="002D0245">
            <w:pPr>
              <w:pStyle w:val="affe"/>
              <w:numPr>
                <w:ilvl w:val="1"/>
                <w:numId w:val="211"/>
              </w:numPr>
              <w:rPr>
                <w:sz w:val="18"/>
                <w:szCs w:val="18"/>
              </w:rPr>
            </w:pPr>
            <w:r>
              <w:rPr>
                <w:sz w:val="18"/>
                <w:szCs w:val="18"/>
              </w:rPr>
              <w:t>«</w:t>
            </w:r>
            <w:r w:rsidRPr="00273CF9">
              <w:rPr>
                <w:sz w:val="18"/>
                <w:szCs w:val="18"/>
              </w:rPr>
              <w:t>Предметом контракта является приобретение жилых помещений</w:t>
            </w:r>
            <w:r>
              <w:rPr>
                <w:sz w:val="18"/>
                <w:szCs w:val="18"/>
              </w:rPr>
              <w:t>»</w:t>
            </w:r>
            <w:r w:rsidRPr="00273CF9">
              <w:rPr>
                <w:sz w:val="18"/>
                <w:szCs w:val="18"/>
              </w:rPr>
              <w:t xml:space="preserve"> (isResidentialPremisesPurchase);</w:t>
            </w:r>
          </w:p>
          <w:p w14:paraId="27AA97BB" w14:textId="6C788BA5" w:rsidR="001D3AF5" w:rsidRPr="00273CF9" w:rsidRDefault="001D3AF5" w:rsidP="002D0245">
            <w:pPr>
              <w:pStyle w:val="affe"/>
              <w:numPr>
                <w:ilvl w:val="1"/>
                <w:numId w:val="211"/>
              </w:numPr>
              <w:rPr>
                <w:sz w:val="18"/>
                <w:szCs w:val="18"/>
              </w:rPr>
            </w:pPr>
            <w:r>
              <w:rPr>
                <w:sz w:val="18"/>
                <w:szCs w:val="18"/>
              </w:rPr>
              <w:t>«</w:t>
            </w:r>
            <w:r w:rsidRPr="00273CF9">
              <w:rPr>
                <w:sz w:val="18"/>
                <w:szCs w:val="18"/>
              </w:rPr>
              <w:t>Приобретение квартир по ДДУ</w:t>
            </w:r>
            <w:r>
              <w:rPr>
                <w:sz w:val="18"/>
                <w:szCs w:val="18"/>
              </w:rPr>
              <w:t>»</w:t>
            </w:r>
            <w:r w:rsidRPr="00273CF9">
              <w:rPr>
                <w:sz w:val="18"/>
                <w:szCs w:val="18"/>
              </w:rPr>
              <w:t xml:space="preserve"> (isDDU);</w:t>
            </w:r>
          </w:p>
          <w:p w14:paraId="79B2FAA0" w14:textId="6F7ED3FF" w:rsidR="001D3AF5" w:rsidRPr="00273CF9" w:rsidRDefault="001D3AF5" w:rsidP="002D0245">
            <w:pPr>
              <w:pStyle w:val="affe"/>
              <w:numPr>
                <w:ilvl w:val="1"/>
                <w:numId w:val="211"/>
              </w:numPr>
              <w:rPr>
                <w:sz w:val="18"/>
                <w:szCs w:val="18"/>
              </w:rPr>
            </w:pPr>
            <w:r>
              <w:rPr>
                <w:sz w:val="18"/>
                <w:szCs w:val="18"/>
              </w:rPr>
              <w:t>«</w:t>
            </w:r>
            <w:r w:rsidRPr="00273CF9">
              <w:rPr>
                <w:sz w:val="18"/>
                <w:szCs w:val="18"/>
              </w:rPr>
              <w:t>Срок исполнения контракта</w:t>
            </w:r>
            <w:r>
              <w:rPr>
                <w:sz w:val="18"/>
                <w:szCs w:val="18"/>
              </w:rPr>
              <w:t>»</w:t>
            </w:r>
            <w:r w:rsidRPr="00273CF9">
              <w:rPr>
                <w:sz w:val="18"/>
                <w:szCs w:val="18"/>
              </w:rPr>
              <w:t xml:space="preserve"> (executionPeriod)</w:t>
            </w:r>
            <w:r w:rsidRPr="00273CF9">
              <w:rPr>
                <w:sz w:val="18"/>
                <w:szCs w:val="18"/>
                <w:lang w:val="en-US"/>
              </w:rPr>
              <w:t>;</w:t>
            </w:r>
          </w:p>
          <w:p w14:paraId="31A159FB" w14:textId="2E464860" w:rsidR="001D3AF5" w:rsidRPr="00273CF9" w:rsidRDefault="001D3AF5" w:rsidP="002D0245">
            <w:pPr>
              <w:pStyle w:val="affe"/>
              <w:numPr>
                <w:ilvl w:val="1"/>
                <w:numId w:val="211"/>
              </w:numPr>
              <w:rPr>
                <w:sz w:val="18"/>
                <w:szCs w:val="18"/>
              </w:rPr>
            </w:pPr>
            <w:r>
              <w:rPr>
                <w:sz w:val="18"/>
                <w:szCs w:val="18"/>
              </w:rPr>
              <w:t>«</w:t>
            </w:r>
            <w:r w:rsidRPr="00273CF9">
              <w:rPr>
                <w:sz w:val="18"/>
                <w:szCs w:val="18"/>
              </w:rPr>
              <w:t>В том числе сумма казначейского обеспечения обязательств</w:t>
            </w:r>
            <w:r>
              <w:rPr>
                <w:sz w:val="18"/>
                <w:szCs w:val="18"/>
              </w:rPr>
              <w:t>»</w:t>
            </w:r>
            <w:r w:rsidRPr="00273CF9">
              <w:rPr>
                <w:sz w:val="18"/>
                <w:szCs w:val="18"/>
              </w:rPr>
              <w:t xml:space="preserve"> (treasurySupportContractSum);</w:t>
            </w:r>
          </w:p>
          <w:p w14:paraId="370C8B1D" w14:textId="6EE416CE" w:rsidR="001D3AF5" w:rsidRPr="00273CF9" w:rsidRDefault="001D3AF5" w:rsidP="002D0245">
            <w:pPr>
              <w:pStyle w:val="affe"/>
              <w:numPr>
                <w:ilvl w:val="1"/>
                <w:numId w:val="211"/>
              </w:numPr>
              <w:rPr>
                <w:sz w:val="18"/>
                <w:szCs w:val="18"/>
              </w:rPr>
            </w:pPr>
            <w:r>
              <w:rPr>
                <w:sz w:val="18"/>
                <w:szCs w:val="18"/>
              </w:rPr>
              <w:t>«</w:t>
            </w:r>
            <w:r w:rsidRPr="00273CF9">
              <w:rPr>
                <w:sz w:val="18"/>
                <w:szCs w:val="18"/>
              </w:rPr>
              <w:t>Объекты закупки</w:t>
            </w:r>
            <w:r>
              <w:rPr>
                <w:sz w:val="18"/>
                <w:szCs w:val="18"/>
              </w:rPr>
              <w:t>»</w:t>
            </w:r>
            <w:r w:rsidRPr="00273CF9">
              <w:rPr>
                <w:sz w:val="18"/>
                <w:szCs w:val="18"/>
              </w:rPr>
              <w:t xml:space="preserve"> (products)</w:t>
            </w:r>
            <w:r w:rsidRPr="00273CF9">
              <w:rPr>
                <w:sz w:val="18"/>
                <w:szCs w:val="18"/>
                <w:lang w:val="en-US"/>
              </w:rPr>
              <w:t>;</w:t>
            </w:r>
          </w:p>
          <w:p w14:paraId="4FBECB1E" w14:textId="5B96E3F3" w:rsidR="001D3AF5" w:rsidRPr="00273CF9" w:rsidRDefault="001D3AF5" w:rsidP="002D0245">
            <w:pPr>
              <w:pStyle w:val="affe"/>
              <w:numPr>
                <w:ilvl w:val="1"/>
                <w:numId w:val="211"/>
              </w:numPr>
              <w:rPr>
                <w:sz w:val="18"/>
                <w:szCs w:val="18"/>
              </w:rPr>
            </w:pPr>
            <w:r w:rsidRPr="00273CF9">
              <w:rPr>
                <w:sz w:val="18"/>
                <w:szCs w:val="18"/>
              </w:rPr>
              <w:lastRenderedPageBreak/>
              <w:t xml:space="preserve">choice в блоке </w:t>
            </w:r>
            <w:r>
              <w:rPr>
                <w:sz w:val="18"/>
                <w:szCs w:val="18"/>
              </w:rPr>
              <w:t>«</w:t>
            </w:r>
            <w:r w:rsidRPr="00273CF9">
              <w:rPr>
                <w:sz w:val="18"/>
                <w:szCs w:val="18"/>
              </w:rPr>
              <w:t>Информация о гарантии качества товара, работы услуги</w:t>
            </w:r>
            <w:r>
              <w:rPr>
                <w:sz w:val="18"/>
                <w:szCs w:val="18"/>
              </w:rPr>
              <w:t>»</w:t>
            </w:r>
            <w:r w:rsidRPr="00273CF9">
              <w:rPr>
                <w:sz w:val="18"/>
                <w:szCs w:val="18"/>
              </w:rPr>
              <w:t xml:space="preserve"> (qualityGuaranteeInfo);</w:t>
            </w:r>
          </w:p>
          <w:p w14:paraId="2B6CC7C9" w14:textId="78CD97AE" w:rsidR="001D3AF5" w:rsidRPr="00273CF9" w:rsidRDefault="001D3AF5" w:rsidP="002D0245">
            <w:pPr>
              <w:pStyle w:val="affe"/>
              <w:numPr>
                <w:ilvl w:val="1"/>
                <w:numId w:val="211"/>
              </w:numPr>
              <w:rPr>
                <w:sz w:val="18"/>
                <w:szCs w:val="18"/>
              </w:rPr>
            </w:pPr>
            <w:r>
              <w:rPr>
                <w:sz w:val="18"/>
                <w:szCs w:val="18"/>
              </w:rPr>
              <w:t>«</w:t>
            </w:r>
            <w:r w:rsidRPr="00273CF9">
              <w:rPr>
                <w:sz w:val="18"/>
                <w:szCs w:val="18"/>
              </w:rPr>
              <w:t>Информация о требованиях к гарантийному обслуживанию товара</w:t>
            </w:r>
            <w:r>
              <w:rPr>
                <w:sz w:val="18"/>
                <w:szCs w:val="18"/>
              </w:rPr>
              <w:t>»</w:t>
            </w:r>
            <w:r w:rsidRPr="00273CF9">
              <w:rPr>
                <w:sz w:val="18"/>
                <w:szCs w:val="18"/>
              </w:rPr>
              <w:t xml:space="preserve"> (warrantyReqsText);</w:t>
            </w:r>
          </w:p>
          <w:p w14:paraId="740F39F0" w14:textId="0CC86FB5" w:rsidR="001D3AF5" w:rsidRPr="00273CF9" w:rsidRDefault="001D3AF5" w:rsidP="002D0245">
            <w:pPr>
              <w:pStyle w:val="affe"/>
              <w:numPr>
                <w:ilvl w:val="1"/>
                <w:numId w:val="211"/>
              </w:numPr>
              <w:rPr>
                <w:sz w:val="18"/>
                <w:szCs w:val="18"/>
              </w:rPr>
            </w:pPr>
            <w:r>
              <w:rPr>
                <w:sz w:val="18"/>
                <w:szCs w:val="18"/>
              </w:rPr>
              <w:t>«</w:t>
            </w:r>
            <w:r w:rsidRPr="00273CF9">
              <w:rPr>
                <w:sz w:val="18"/>
                <w:szCs w:val="18"/>
              </w:rPr>
              <w:t>Требования к гарантии производителя товара</w:t>
            </w:r>
            <w:r>
              <w:rPr>
                <w:sz w:val="18"/>
                <w:szCs w:val="18"/>
              </w:rPr>
              <w:t>»</w:t>
            </w:r>
            <w:r w:rsidRPr="00273CF9">
              <w:rPr>
                <w:sz w:val="18"/>
                <w:szCs w:val="18"/>
              </w:rPr>
              <w:t xml:space="preserve"> (manufacturerWarrantyReqsText);</w:t>
            </w:r>
          </w:p>
          <w:p w14:paraId="3579C189" w14:textId="387913D9" w:rsidR="001D3AF5" w:rsidRPr="00273CF9" w:rsidRDefault="001D3AF5" w:rsidP="002D0245">
            <w:pPr>
              <w:pStyle w:val="affe"/>
              <w:numPr>
                <w:ilvl w:val="1"/>
                <w:numId w:val="211"/>
              </w:numPr>
              <w:rPr>
                <w:sz w:val="18"/>
                <w:szCs w:val="18"/>
              </w:rPr>
            </w:pPr>
            <w:r>
              <w:rPr>
                <w:sz w:val="18"/>
                <w:szCs w:val="18"/>
              </w:rPr>
              <w:t>«</w:t>
            </w:r>
            <w:r w:rsidRPr="00273CF9">
              <w:rPr>
                <w:sz w:val="18"/>
                <w:szCs w:val="18"/>
              </w:rPr>
              <w:t>Требуется обеспечение исполнения обязательств по предоставленной гарантии качества товаров, работ, услуг</w:t>
            </w:r>
            <w:r>
              <w:rPr>
                <w:sz w:val="18"/>
                <w:szCs w:val="18"/>
              </w:rPr>
              <w:t>»</w:t>
            </w:r>
            <w:r w:rsidRPr="00273CF9">
              <w:rPr>
                <w:sz w:val="18"/>
                <w:szCs w:val="18"/>
              </w:rPr>
              <w:t>;</w:t>
            </w:r>
          </w:p>
          <w:p w14:paraId="1A672BC8" w14:textId="1B12E696" w:rsidR="001D3AF5" w:rsidRPr="00273CF9" w:rsidRDefault="001D3AF5" w:rsidP="002D0245">
            <w:pPr>
              <w:pStyle w:val="affe"/>
              <w:numPr>
                <w:ilvl w:val="1"/>
                <w:numId w:val="211"/>
              </w:numPr>
              <w:rPr>
                <w:sz w:val="18"/>
                <w:szCs w:val="18"/>
              </w:rPr>
            </w:pPr>
            <w:r>
              <w:rPr>
                <w:sz w:val="18"/>
                <w:szCs w:val="18"/>
              </w:rPr>
              <w:t>«</w:t>
            </w:r>
            <w:r w:rsidRPr="00273CF9">
              <w:rPr>
                <w:sz w:val="18"/>
                <w:szCs w:val="18"/>
              </w:rPr>
              <w:t>Обеспечение исполнения обязательств по предоставленной гарантии качества товаров, работ, услуг</w:t>
            </w:r>
            <w:r>
              <w:rPr>
                <w:sz w:val="18"/>
                <w:szCs w:val="18"/>
              </w:rPr>
              <w:t>»</w:t>
            </w:r>
            <w:r w:rsidRPr="00273CF9">
              <w:rPr>
                <w:sz w:val="18"/>
                <w:szCs w:val="18"/>
              </w:rPr>
              <w:t xml:space="preserve"> (execObligationsGuaranteeInfo);</w:t>
            </w:r>
          </w:p>
          <w:p w14:paraId="33FC6BB5" w14:textId="0339FD81" w:rsidR="001D3AF5" w:rsidRPr="00273CF9" w:rsidRDefault="001D3AF5" w:rsidP="002D0245">
            <w:pPr>
              <w:pStyle w:val="affe"/>
              <w:numPr>
                <w:ilvl w:val="1"/>
                <w:numId w:val="211"/>
              </w:numPr>
              <w:rPr>
                <w:sz w:val="18"/>
                <w:szCs w:val="18"/>
              </w:rPr>
            </w:pPr>
            <w:r>
              <w:rPr>
                <w:sz w:val="18"/>
                <w:szCs w:val="18"/>
              </w:rPr>
              <w:t>«</w:t>
            </w:r>
            <w:r w:rsidRPr="00273CF9">
              <w:rPr>
                <w:sz w:val="18"/>
                <w:szCs w:val="18"/>
              </w:rPr>
              <w:t>Место поставки товара, выполнения работы или оказания услуги</w:t>
            </w:r>
            <w:r>
              <w:rPr>
                <w:sz w:val="18"/>
                <w:szCs w:val="18"/>
              </w:rPr>
              <w:t>»</w:t>
            </w:r>
            <w:r w:rsidRPr="00273CF9">
              <w:rPr>
                <w:sz w:val="18"/>
                <w:szCs w:val="18"/>
              </w:rPr>
              <w:t xml:space="preserve"> (deliveryPlaceInfo);</w:t>
            </w:r>
          </w:p>
          <w:p w14:paraId="35E386AE" w14:textId="547C4E6A" w:rsidR="001D3AF5" w:rsidRPr="00273CF9" w:rsidRDefault="001D3AF5" w:rsidP="002D0245">
            <w:pPr>
              <w:pStyle w:val="affe"/>
              <w:numPr>
                <w:ilvl w:val="1"/>
                <w:numId w:val="211"/>
              </w:numPr>
              <w:rPr>
                <w:sz w:val="18"/>
                <w:szCs w:val="18"/>
              </w:rPr>
            </w:pPr>
            <w:r>
              <w:rPr>
                <w:sz w:val="18"/>
                <w:szCs w:val="18"/>
              </w:rPr>
              <w:t>«</w:t>
            </w:r>
            <w:r w:rsidRPr="00273CF9">
              <w:rPr>
                <w:sz w:val="18"/>
                <w:szCs w:val="18"/>
              </w:rPr>
              <w:t>Информация о поставщиках (подрядчиках, исполнителях)</w:t>
            </w:r>
            <w:r>
              <w:rPr>
                <w:sz w:val="18"/>
                <w:szCs w:val="18"/>
              </w:rPr>
              <w:t>»</w:t>
            </w:r>
            <w:r w:rsidRPr="00273CF9">
              <w:rPr>
                <w:sz w:val="18"/>
                <w:szCs w:val="18"/>
              </w:rPr>
              <w:t xml:space="preserve"> (suppliersInfo);</w:t>
            </w:r>
          </w:p>
          <w:p w14:paraId="1DF09E2F" w14:textId="063A0B27" w:rsidR="001D3AF5" w:rsidRPr="00273CF9" w:rsidRDefault="001D3AF5" w:rsidP="002D0245">
            <w:pPr>
              <w:pStyle w:val="affe"/>
              <w:numPr>
                <w:ilvl w:val="1"/>
                <w:numId w:val="211"/>
              </w:numPr>
              <w:rPr>
                <w:sz w:val="18"/>
                <w:szCs w:val="18"/>
              </w:rPr>
            </w:pPr>
            <w:r>
              <w:rPr>
                <w:sz w:val="18"/>
                <w:szCs w:val="18"/>
              </w:rPr>
              <w:t>«</w:t>
            </w:r>
            <w:r w:rsidRPr="00273CF9">
              <w:rPr>
                <w:sz w:val="18"/>
                <w:szCs w:val="18"/>
              </w:rPr>
              <w:t>Уникальный идентификатор электронного контрака в ЕИС</w:t>
            </w:r>
            <w:r>
              <w:rPr>
                <w:sz w:val="18"/>
                <w:szCs w:val="18"/>
              </w:rPr>
              <w:t>»</w:t>
            </w:r>
            <w:r w:rsidRPr="00273CF9">
              <w:rPr>
                <w:sz w:val="18"/>
                <w:szCs w:val="18"/>
              </w:rPr>
              <w:t xml:space="preserve"> (foundation/fcsOrder/order/electronicContractUuid);</w:t>
            </w:r>
          </w:p>
          <w:p w14:paraId="29198F14" w14:textId="25E7BA16" w:rsidR="001D3AF5" w:rsidRPr="00273CF9" w:rsidRDefault="001D3AF5" w:rsidP="002D0245">
            <w:pPr>
              <w:pStyle w:val="affe"/>
              <w:numPr>
                <w:ilvl w:val="1"/>
                <w:numId w:val="211"/>
              </w:numPr>
              <w:rPr>
                <w:sz w:val="18"/>
                <w:szCs w:val="18"/>
              </w:rPr>
            </w:pPr>
            <w:r>
              <w:rPr>
                <w:sz w:val="18"/>
                <w:szCs w:val="18"/>
              </w:rPr>
              <w:t>«</w:t>
            </w:r>
            <w:r w:rsidRPr="00273CF9">
              <w:rPr>
                <w:sz w:val="18"/>
                <w:szCs w:val="18"/>
              </w:rPr>
              <w:t>Уникальный идентификатор объекта закупки в ЕИС в электронном контракте</w:t>
            </w:r>
            <w:r>
              <w:rPr>
                <w:sz w:val="18"/>
                <w:szCs w:val="18"/>
              </w:rPr>
              <w:t>»</w:t>
            </w:r>
            <w:r w:rsidRPr="00273CF9">
              <w:rPr>
                <w:sz w:val="18"/>
                <w:szCs w:val="18"/>
              </w:rPr>
              <w:t xml:space="preserve"> (electronicContractObjectSid);</w:t>
            </w:r>
          </w:p>
          <w:p w14:paraId="5FB2F76F" w14:textId="7178074F" w:rsidR="001D3AF5" w:rsidRPr="00273CF9" w:rsidRDefault="001D3AF5" w:rsidP="002D0245">
            <w:pPr>
              <w:pStyle w:val="affe"/>
              <w:numPr>
                <w:ilvl w:val="1"/>
                <w:numId w:val="211"/>
              </w:numPr>
              <w:rPr>
                <w:sz w:val="18"/>
                <w:szCs w:val="18"/>
              </w:rPr>
            </w:pPr>
            <w:r>
              <w:rPr>
                <w:sz w:val="18"/>
                <w:szCs w:val="18"/>
              </w:rPr>
              <w:t>«</w:t>
            </w:r>
            <w:r w:rsidRPr="00273CF9">
              <w:rPr>
                <w:sz w:val="18"/>
                <w:szCs w:val="18"/>
              </w:rPr>
              <w:t>Внешний идентификатор объекта закупки в электронном контракте</w:t>
            </w:r>
            <w:r>
              <w:rPr>
                <w:sz w:val="18"/>
                <w:szCs w:val="18"/>
              </w:rPr>
              <w:t>»</w:t>
            </w:r>
            <w:r w:rsidRPr="00273CF9">
              <w:rPr>
                <w:sz w:val="18"/>
                <w:szCs w:val="18"/>
              </w:rPr>
              <w:t xml:space="preserve"> (electronicContractExternalSid);</w:t>
            </w:r>
          </w:p>
          <w:p w14:paraId="7A256060" w14:textId="77777777" w:rsidR="001D3AF5" w:rsidRPr="00273CF9" w:rsidRDefault="001D3AF5" w:rsidP="002D0245">
            <w:pPr>
              <w:pStyle w:val="affe"/>
              <w:numPr>
                <w:ilvl w:val="0"/>
                <w:numId w:val="211"/>
              </w:numPr>
              <w:rPr>
                <w:sz w:val="18"/>
                <w:szCs w:val="18"/>
              </w:rPr>
            </w:pPr>
            <w:r w:rsidRPr="00273CF9">
              <w:rPr>
                <w:sz w:val="18"/>
                <w:szCs w:val="18"/>
              </w:rPr>
              <w:t>добавлены следующие контроли:</w:t>
            </w:r>
          </w:p>
          <w:p w14:paraId="404E6AED" w14:textId="0C91F789" w:rsidR="001D3AF5" w:rsidRPr="00273CF9" w:rsidRDefault="001D3AF5" w:rsidP="002D0245">
            <w:pPr>
              <w:pStyle w:val="affe"/>
              <w:numPr>
                <w:ilvl w:val="1"/>
                <w:numId w:val="211"/>
              </w:numPr>
              <w:rPr>
                <w:sz w:val="18"/>
                <w:szCs w:val="18"/>
              </w:rPr>
            </w:pPr>
            <w:r w:rsidRPr="00273CF9">
              <w:rPr>
                <w:sz w:val="18"/>
                <w:szCs w:val="18"/>
              </w:rPr>
              <w:t>РК_ИК_0425</w:t>
            </w:r>
            <w:r w:rsidRPr="00273CF9">
              <w:rPr>
                <w:sz w:val="18"/>
                <w:szCs w:val="18"/>
                <w:lang w:val="en-US"/>
              </w:rPr>
              <w:t>;</w:t>
            </w:r>
          </w:p>
          <w:p w14:paraId="0F639D93" w14:textId="16DA9624" w:rsidR="001D3AF5" w:rsidRPr="00273CF9" w:rsidRDefault="001D3AF5" w:rsidP="002D0245">
            <w:pPr>
              <w:pStyle w:val="affe"/>
              <w:numPr>
                <w:ilvl w:val="1"/>
                <w:numId w:val="211"/>
              </w:numPr>
              <w:rPr>
                <w:sz w:val="18"/>
                <w:szCs w:val="18"/>
              </w:rPr>
            </w:pPr>
            <w:r w:rsidRPr="00273CF9">
              <w:rPr>
                <w:sz w:val="18"/>
                <w:szCs w:val="18"/>
              </w:rPr>
              <w:t>РК_ИК_0426</w:t>
            </w:r>
            <w:r w:rsidRPr="00273CF9">
              <w:rPr>
                <w:sz w:val="18"/>
                <w:szCs w:val="18"/>
                <w:lang w:val="en-US"/>
              </w:rPr>
              <w:t>;</w:t>
            </w:r>
          </w:p>
          <w:p w14:paraId="673F313A" w14:textId="08AC1F65" w:rsidR="001D3AF5" w:rsidRPr="00273CF9" w:rsidRDefault="001D3AF5" w:rsidP="002D0245">
            <w:pPr>
              <w:pStyle w:val="affe"/>
              <w:numPr>
                <w:ilvl w:val="1"/>
                <w:numId w:val="211"/>
              </w:numPr>
              <w:rPr>
                <w:sz w:val="18"/>
                <w:szCs w:val="18"/>
              </w:rPr>
            </w:pPr>
            <w:r w:rsidRPr="00273CF9">
              <w:rPr>
                <w:sz w:val="18"/>
                <w:szCs w:val="18"/>
              </w:rPr>
              <w:t>РК_ИК_0427</w:t>
            </w:r>
            <w:r w:rsidRPr="00273CF9">
              <w:rPr>
                <w:sz w:val="18"/>
                <w:szCs w:val="18"/>
                <w:lang w:val="en-US"/>
              </w:rPr>
              <w:t>;</w:t>
            </w:r>
          </w:p>
          <w:p w14:paraId="3D7EB5F6" w14:textId="117BCF6C" w:rsidR="001D3AF5" w:rsidRPr="00273CF9" w:rsidRDefault="001D3AF5" w:rsidP="002D0245">
            <w:pPr>
              <w:pStyle w:val="affe"/>
              <w:numPr>
                <w:ilvl w:val="1"/>
                <w:numId w:val="211"/>
              </w:numPr>
              <w:rPr>
                <w:sz w:val="18"/>
                <w:szCs w:val="18"/>
              </w:rPr>
            </w:pPr>
            <w:r w:rsidRPr="00273CF9">
              <w:rPr>
                <w:sz w:val="18"/>
                <w:szCs w:val="18"/>
              </w:rPr>
              <w:t>РК_ИК_0428</w:t>
            </w:r>
            <w:r w:rsidRPr="00273CF9">
              <w:rPr>
                <w:sz w:val="18"/>
                <w:szCs w:val="18"/>
                <w:lang w:val="en-US"/>
              </w:rPr>
              <w:t>;</w:t>
            </w:r>
          </w:p>
          <w:p w14:paraId="363CBADA" w14:textId="1BFE8172" w:rsidR="001D3AF5" w:rsidRPr="00273CF9" w:rsidRDefault="001D3AF5" w:rsidP="002D0245">
            <w:pPr>
              <w:pStyle w:val="affe"/>
              <w:numPr>
                <w:ilvl w:val="1"/>
                <w:numId w:val="211"/>
              </w:numPr>
              <w:rPr>
                <w:sz w:val="18"/>
                <w:szCs w:val="18"/>
              </w:rPr>
            </w:pPr>
            <w:r w:rsidRPr="00273CF9">
              <w:rPr>
                <w:sz w:val="18"/>
                <w:szCs w:val="18"/>
              </w:rPr>
              <w:t>РК_ИК_0429</w:t>
            </w:r>
          </w:p>
        </w:tc>
      </w:tr>
      <w:tr w:rsidR="001D3AF5" w:rsidRPr="00273CF9" w14:paraId="5F56A2F2" w14:textId="77777777" w:rsidTr="00D151C9">
        <w:trPr>
          <w:trHeight w:val="553"/>
        </w:trPr>
        <w:tc>
          <w:tcPr>
            <w:tcW w:w="562" w:type="dxa"/>
          </w:tcPr>
          <w:p w14:paraId="2F81DA9C" w14:textId="6A665FA6" w:rsidR="001D3AF5" w:rsidRPr="00273CF9" w:rsidRDefault="001D3AF5" w:rsidP="00FE0536">
            <w:pPr>
              <w:pStyle w:val="ad"/>
              <w:rPr>
                <w:sz w:val="18"/>
                <w:szCs w:val="18"/>
                <w:lang w:val="en-US"/>
              </w:rPr>
            </w:pPr>
            <w:r w:rsidRPr="00273CF9">
              <w:rPr>
                <w:sz w:val="18"/>
                <w:szCs w:val="18"/>
                <w:lang w:val="en-US"/>
              </w:rPr>
              <w:lastRenderedPageBreak/>
              <w:t>7.37</w:t>
            </w:r>
          </w:p>
        </w:tc>
        <w:tc>
          <w:tcPr>
            <w:tcW w:w="1134" w:type="dxa"/>
          </w:tcPr>
          <w:p w14:paraId="23AC6E63" w14:textId="105BDD17" w:rsidR="001D3AF5" w:rsidRPr="00273CF9" w:rsidRDefault="001D3AF5" w:rsidP="00FE0536">
            <w:pPr>
              <w:pStyle w:val="ad"/>
              <w:rPr>
                <w:sz w:val="18"/>
                <w:szCs w:val="18"/>
                <w:lang w:val="en-US"/>
              </w:rPr>
            </w:pPr>
            <w:r w:rsidRPr="00273CF9">
              <w:rPr>
                <w:sz w:val="18"/>
                <w:szCs w:val="18"/>
                <w:lang w:val="en-US"/>
              </w:rPr>
              <w:t>31.03.2023</w:t>
            </w:r>
          </w:p>
        </w:tc>
        <w:tc>
          <w:tcPr>
            <w:tcW w:w="1275" w:type="dxa"/>
          </w:tcPr>
          <w:p w14:paraId="6DEFCDFE" w14:textId="6419E3EB" w:rsidR="001D3AF5" w:rsidRPr="00273CF9" w:rsidRDefault="001D3AF5" w:rsidP="00FE0536">
            <w:pPr>
              <w:pStyle w:val="ad"/>
              <w:rPr>
                <w:sz w:val="18"/>
                <w:szCs w:val="18"/>
              </w:rPr>
            </w:pPr>
            <w:r w:rsidRPr="00273CF9">
              <w:rPr>
                <w:sz w:val="18"/>
                <w:szCs w:val="18"/>
              </w:rPr>
              <w:t>FCSNF-17573</w:t>
            </w:r>
          </w:p>
        </w:tc>
        <w:tc>
          <w:tcPr>
            <w:tcW w:w="6095" w:type="dxa"/>
          </w:tcPr>
          <w:p w14:paraId="75A5FC5C" w14:textId="77777777" w:rsidR="001D3AF5" w:rsidRPr="00273CF9" w:rsidRDefault="001D3AF5" w:rsidP="002D0245">
            <w:pPr>
              <w:pStyle w:val="affe"/>
              <w:numPr>
                <w:ilvl w:val="0"/>
                <w:numId w:val="212"/>
              </w:numPr>
              <w:rPr>
                <w:sz w:val="18"/>
                <w:szCs w:val="18"/>
              </w:rPr>
            </w:pPr>
            <w:r w:rsidRPr="00273CF9">
              <w:rPr>
                <w:sz w:val="18"/>
                <w:szCs w:val="18"/>
              </w:rPr>
              <w:t>В блоке «Статус поставщика» (</w:t>
            </w:r>
            <w:r w:rsidRPr="00273CF9">
              <w:rPr>
                <w:sz w:val="18"/>
                <w:szCs w:val="18"/>
                <w:lang w:val="en-US"/>
              </w:rPr>
              <w:t>suppliersInfo</w:t>
            </w:r>
            <w:r w:rsidRPr="00273CF9">
              <w:rPr>
                <w:sz w:val="18"/>
                <w:szCs w:val="18"/>
              </w:rPr>
              <w:t>/</w:t>
            </w:r>
            <w:r w:rsidRPr="00273CF9">
              <w:rPr>
                <w:sz w:val="18"/>
                <w:szCs w:val="18"/>
                <w:lang w:val="en-US"/>
              </w:rPr>
              <w:t>supplierInfo</w:t>
            </w:r>
            <w:r w:rsidRPr="00273CF9">
              <w:rPr>
                <w:sz w:val="18"/>
                <w:szCs w:val="18"/>
              </w:rPr>
              <w:t>/</w:t>
            </w:r>
            <w:r w:rsidRPr="00273CF9">
              <w:rPr>
                <w:sz w:val="18"/>
                <w:szCs w:val="18"/>
                <w:lang w:val="en-US"/>
              </w:rPr>
              <w:t>legalEntityRF</w:t>
            </w:r>
            <w:r w:rsidRPr="00273CF9">
              <w:rPr>
                <w:sz w:val="18"/>
                <w:szCs w:val="18"/>
              </w:rPr>
              <w:t>/</w:t>
            </w:r>
            <w:r w:rsidRPr="00273CF9">
              <w:rPr>
                <w:sz w:val="18"/>
                <w:szCs w:val="18"/>
                <w:lang w:val="en-US"/>
              </w:rPr>
              <w:t>otherInfo</w:t>
            </w:r>
            <w:r w:rsidRPr="00273CF9">
              <w:rPr>
                <w:sz w:val="18"/>
                <w:szCs w:val="18"/>
              </w:rPr>
              <w:t>/</w:t>
            </w:r>
            <w:r w:rsidRPr="00273CF9">
              <w:rPr>
                <w:sz w:val="18"/>
                <w:szCs w:val="18"/>
                <w:lang w:val="en-US"/>
              </w:rPr>
              <w:t>statusInfo</w:t>
            </w:r>
            <w:r w:rsidRPr="00273CF9">
              <w:rPr>
                <w:sz w:val="18"/>
                <w:szCs w:val="18"/>
              </w:rPr>
              <w:t>) после выхода версии 13.2 для всех типов поставщика принимается код из справочника.</w:t>
            </w:r>
          </w:p>
          <w:p w14:paraId="61A8F02C" w14:textId="74EE74EF" w:rsidR="001D3AF5" w:rsidRPr="00273CF9" w:rsidRDefault="001D3AF5" w:rsidP="002D0245">
            <w:pPr>
              <w:pStyle w:val="affe"/>
              <w:numPr>
                <w:ilvl w:val="0"/>
                <w:numId w:val="212"/>
              </w:numPr>
              <w:rPr>
                <w:sz w:val="18"/>
                <w:szCs w:val="18"/>
              </w:rPr>
            </w:pPr>
            <w:r w:rsidRPr="00273CF9">
              <w:rPr>
                <w:sz w:val="18"/>
                <w:szCs w:val="18"/>
              </w:rPr>
              <w:t>Старое поле «Статус поставщика» (</w:t>
            </w:r>
            <w:r w:rsidRPr="00273CF9">
              <w:rPr>
                <w:sz w:val="18"/>
                <w:szCs w:val="18"/>
                <w:lang w:val="en-US"/>
              </w:rPr>
              <w:t>status</w:t>
            </w:r>
            <w:r w:rsidRPr="00273CF9">
              <w:rPr>
                <w:sz w:val="18"/>
                <w:szCs w:val="18"/>
              </w:rPr>
              <w:t>) после выхода версии 13.2 игнорируется при приеме, не заполняется при передаче.</w:t>
            </w:r>
          </w:p>
          <w:p w14:paraId="781810C5" w14:textId="15E3DD2E" w:rsidR="001D3AF5" w:rsidRPr="00273CF9" w:rsidRDefault="001D3AF5" w:rsidP="002D0245">
            <w:pPr>
              <w:pStyle w:val="affe"/>
              <w:numPr>
                <w:ilvl w:val="0"/>
                <w:numId w:val="212"/>
              </w:numPr>
              <w:rPr>
                <w:sz w:val="18"/>
                <w:szCs w:val="18"/>
              </w:rPr>
            </w:pPr>
            <w:r w:rsidRPr="00273CF9">
              <w:rPr>
                <w:sz w:val="18"/>
                <w:szCs w:val="18"/>
              </w:rPr>
              <w:t>Добавлены контроли</w:t>
            </w:r>
            <w:r w:rsidRPr="00273CF9">
              <w:rPr>
                <w:sz w:val="18"/>
                <w:szCs w:val="18"/>
                <w:lang w:val="en-US"/>
              </w:rPr>
              <w:t>:</w:t>
            </w:r>
          </w:p>
          <w:p w14:paraId="3B4DBEE4" w14:textId="048482B5" w:rsidR="001D3AF5" w:rsidRPr="00273CF9" w:rsidRDefault="001D3AF5" w:rsidP="002D0245">
            <w:pPr>
              <w:pStyle w:val="affe"/>
              <w:numPr>
                <w:ilvl w:val="0"/>
                <w:numId w:val="213"/>
              </w:numPr>
              <w:rPr>
                <w:sz w:val="18"/>
                <w:szCs w:val="18"/>
              </w:rPr>
            </w:pPr>
            <w:r w:rsidRPr="00273CF9">
              <w:rPr>
                <w:sz w:val="18"/>
                <w:szCs w:val="18"/>
              </w:rPr>
              <w:t>РК_ИК_0430</w:t>
            </w:r>
            <w:r w:rsidRPr="00273CF9">
              <w:rPr>
                <w:sz w:val="18"/>
                <w:szCs w:val="18"/>
                <w:lang w:val="en-US"/>
              </w:rPr>
              <w:t>;</w:t>
            </w:r>
          </w:p>
          <w:p w14:paraId="23BE873B" w14:textId="6F8E16A1" w:rsidR="001D3AF5" w:rsidRPr="00273CF9" w:rsidRDefault="001D3AF5" w:rsidP="002D0245">
            <w:pPr>
              <w:pStyle w:val="affe"/>
              <w:numPr>
                <w:ilvl w:val="0"/>
                <w:numId w:val="213"/>
              </w:numPr>
              <w:rPr>
                <w:sz w:val="18"/>
                <w:szCs w:val="18"/>
              </w:rPr>
            </w:pPr>
            <w:r w:rsidRPr="00273CF9">
              <w:rPr>
                <w:sz w:val="18"/>
                <w:szCs w:val="18"/>
              </w:rPr>
              <w:t>РК_ИК_0431</w:t>
            </w:r>
            <w:r w:rsidRPr="00273CF9">
              <w:rPr>
                <w:sz w:val="18"/>
                <w:szCs w:val="18"/>
                <w:lang w:val="en-US"/>
              </w:rPr>
              <w:t>.</w:t>
            </w:r>
          </w:p>
        </w:tc>
      </w:tr>
      <w:tr w:rsidR="001D3AF5" w:rsidRPr="00273CF9" w14:paraId="5A86E32C" w14:textId="77777777" w:rsidTr="00D151C9">
        <w:trPr>
          <w:trHeight w:val="553"/>
        </w:trPr>
        <w:tc>
          <w:tcPr>
            <w:tcW w:w="562" w:type="dxa"/>
          </w:tcPr>
          <w:p w14:paraId="5E718310" w14:textId="372B4003" w:rsidR="001D3AF5" w:rsidRPr="00273CF9" w:rsidRDefault="001D3AF5" w:rsidP="004F586B">
            <w:pPr>
              <w:pStyle w:val="ad"/>
              <w:rPr>
                <w:sz w:val="18"/>
                <w:szCs w:val="18"/>
                <w:lang w:val="en-US"/>
              </w:rPr>
            </w:pPr>
            <w:r w:rsidRPr="00273CF9">
              <w:rPr>
                <w:sz w:val="18"/>
                <w:szCs w:val="18"/>
                <w:lang w:val="en-US"/>
              </w:rPr>
              <w:t>7.38</w:t>
            </w:r>
          </w:p>
        </w:tc>
        <w:tc>
          <w:tcPr>
            <w:tcW w:w="1134" w:type="dxa"/>
          </w:tcPr>
          <w:p w14:paraId="43BDE171" w14:textId="114387B0" w:rsidR="001D3AF5" w:rsidRPr="00273CF9" w:rsidRDefault="001D3AF5" w:rsidP="004F586B">
            <w:pPr>
              <w:pStyle w:val="ad"/>
              <w:rPr>
                <w:sz w:val="18"/>
                <w:szCs w:val="18"/>
                <w:lang w:val="en-US"/>
              </w:rPr>
            </w:pPr>
            <w:r w:rsidRPr="00273CF9">
              <w:rPr>
                <w:sz w:val="18"/>
                <w:szCs w:val="18"/>
                <w:lang w:val="en-US"/>
              </w:rPr>
              <w:t>04.04.2023</w:t>
            </w:r>
          </w:p>
        </w:tc>
        <w:tc>
          <w:tcPr>
            <w:tcW w:w="1275" w:type="dxa"/>
          </w:tcPr>
          <w:p w14:paraId="1E8FF141" w14:textId="673AF564" w:rsidR="001D3AF5" w:rsidRPr="00273CF9" w:rsidRDefault="001D3AF5" w:rsidP="004F586B">
            <w:pPr>
              <w:pStyle w:val="ad"/>
              <w:rPr>
                <w:sz w:val="18"/>
                <w:szCs w:val="18"/>
              </w:rPr>
            </w:pPr>
            <w:r w:rsidRPr="00273CF9">
              <w:rPr>
                <w:sz w:val="18"/>
                <w:szCs w:val="18"/>
              </w:rPr>
              <w:t>FCSNF-18231</w:t>
            </w:r>
          </w:p>
        </w:tc>
        <w:tc>
          <w:tcPr>
            <w:tcW w:w="6095" w:type="dxa"/>
          </w:tcPr>
          <w:p w14:paraId="13270210" w14:textId="515A09F9" w:rsidR="001D3AF5" w:rsidRPr="00273CF9" w:rsidRDefault="001D3AF5" w:rsidP="002D0245">
            <w:pPr>
              <w:pStyle w:val="affe"/>
              <w:numPr>
                <w:ilvl w:val="0"/>
                <w:numId w:val="217"/>
              </w:numPr>
              <w:rPr>
                <w:sz w:val="18"/>
                <w:szCs w:val="18"/>
              </w:rPr>
            </w:pPr>
            <w:r w:rsidRPr="00273CF9">
              <w:rPr>
                <w:sz w:val="18"/>
                <w:szCs w:val="18"/>
              </w:rPr>
              <w:t>Добавлен раздел «</w:t>
            </w:r>
            <w:r w:rsidRPr="00273CF9">
              <w:rPr>
                <w:sz w:val="18"/>
                <w:szCs w:val="18"/>
              </w:rPr>
              <w:fldChar w:fldCharType="begin"/>
            </w:r>
            <w:r w:rsidRPr="00273CF9">
              <w:rPr>
                <w:sz w:val="18"/>
                <w:szCs w:val="18"/>
              </w:rPr>
              <w:instrText xml:space="preserve"> REF _Ref131527413  \* MERGEFORMAT </w:instrText>
            </w:r>
            <w:r w:rsidRPr="00273CF9">
              <w:rPr>
                <w:sz w:val="18"/>
                <w:szCs w:val="18"/>
              </w:rPr>
              <w:fldChar w:fldCharType="separate"/>
            </w:r>
            <w:r w:rsidRPr="00273CF9">
              <w:rPr>
                <w:sz w:val="18"/>
                <w:szCs w:val="18"/>
              </w:rPr>
              <w:t>Требование к доработке подсистемы в части взаимодействия с хранилищем документов (ХД)</w:t>
            </w:r>
            <w:r w:rsidRPr="00273CF9">
              <w:rPr>
                <w:sz w:val="18"/>
                <w:szCs w:val="18"/>
              </w:rPr>
              <w:fldChar w:fldCharType="end"/>
            </w:r>
            <w:r w:rsidRPr="00273CF9">
              <w:rPr>
                <w:sz w:val="18"/>
                <w:szCs w:val="18"/>
              </w:rPr>
              <w:t>»</w:t>
            </w:r>
          </w:p>
        </w:tc>
      </w:tr>
      <w:tr w:rsidR="001D3AF5" w:rsidRPr="00273CF9" w14:paraId="2394F532" w14:textId="77777777" w:rsidTr="00D151C9">
        <w:trPr>
          <w:trHeight w:val="553"/>
        </w:trPr>
        <w:tc>
          <w:tcPr>
            <w:tcW w:w="562" w:type="dxa"/>
          </w:tcPr>
          <w:p w14:paraId="50306E06" w14:textId="1A1CD8FE" w:rsidR="001D3AF5" w:rsidRPr="00273CF9" w:rsidRDefault="001D3AF5" w:rsidP="004F586B">
            <w:pPr>
              <w:pStyle w:val="ad"/>
              <w:rPr>
                <w:sz w:val="18"/>
                <w:szCs w:val="18"/>
              </w:rPr>
            </w:pPr>
            <w:r w:rsidRPr="00273CF9">
              <w:rPr>
                <w:sz w:val="18"/>
                <w:szCs w:val="18"/>
              </w:rPr>
              <w:t>7.39</w:t>
            </w:r>
          </w:p>
        </w:tc>
        <w:tc>
          <w:tcPr>
            <w:tcW w:w="1134" w:type="dxa"/>
          </w:tcPr>
          <w:p w14:paraId="6CF9CA06" w14:textId="6084750C" w:rsidR="001D3AF5" w:rsidRPr="00273CF9" w:rsidRDefault="001D3AF5" w:rsidP="004F586B">
            <w:pPr>
              <w:pStyle w:val="ad"/>
              <w:rPr>
                <w:sz w:val="18"/>
                <w:szCs w:val="18"/>
                <w:lang w:val="en-US"/>
              </w:rPr>
            </w:pPr>
            <w:r w:rsidRPr="00273CF9">
              <w:rPr>
                <w:sz w:val="18"/>
                <w:szCs w:val="18"/>
              </w:rPr>
              <w:t>17</w:t>
            </w:r>
            <w:r w:rsidRPr="00273CF9">
              <w:rPr>
                <w:sz w:val="18"/>
                <w:szCs w:val="18"/>
                <w:lang w:val="en-US"/>
              </w:rPr>
              <w:t>.04.2023</w:t>
            </w:r>
          </w:p>
        </w:tc>
        <w:tc>
          <w:tcPr>
            <w:tcW w:w="1275" w:type="dxa"/>
          </w:tcPr>
          <w:p w14:paraId="2B7198AF" w14:textId="4E72967F" w:rsidR="001D3AF5" w:rsidRPr="00273CF9" w:rsidRDefault="001D3AF5" w:rsidP="004F586B">
            <w:pPr>
              <w:pStyle w:val="ad"/>
              <w:rPr>
                <w:sz w:val="18"/>
                <w:szCs w:val="18"/>
              </w:rPr>
            </w:pPr>
            <w:r w:rsidRPr="00273CF9">
              <w:rPr>
                <w:sz w:val="18"/>
                <w:szCs w:val="18"/>
              </w:rPr>
              <w:t>FCSNF-18401</w:t>
            </w:r>
          </w:p>
        </w:tc>
        <w:tc>
          <w:tcPr>
            <w:tcW w:w="6095" w:type="dxa"/>
          </w:tcPr>
          <w:p w14:paraId="02E36CA1" w14:textId="77777777" w:rsidR="001D3AF5" w:rsidRPr="00273CF9" w:rsidRDefault="001D3AF5" w:rsidP="002D0245">
            <w:pPr>
              <w:pStyle w:val="affe"/>
              <w:numPr>
                <w:ilvl w:val="0"/>
                <w:numId w:val="218"/>
              </w:numPr>
              <w:rPr>
                <w:sz w:val="18"/>
                <w:szCs w:val="18"/>
              </w:rPr>
            </w:pPr>
            <w:r w:rsidRPr="00273CF9">
              <w:rPr>
                <w:sz w:val="18"/>
                <w:szCs w:val="18"/>
              </w:rPr>
              <w:t xml:space="preserve">Внесены изменения в контроль </w:t>
            </w:r>
            <w:r w:rsidRPr="00273CF9">
              <w:rPr>
                <w:sz w:val="18"/>
                <w:szCs w:val="18"/>
              </w:rPr>
              <w:fldChar w:fldCharType="begin"/>
            </w:r>
            <w:r w:rsidRPr="00273CF9">
              <w:rPr>
                <w:sz w:val="18"/>
                <w:szCs w:val="18"/>
              </w:rPr>
              <w:instrText xml:space="preserve"> REF РК_ИК_0132 \h  \* MERGEFORMAT </w:instrText>
            </w:r>
            <w:r w:rsidRPr="00273CF9">
              <w:rPr>
                <w:sz w:val="18"/>
                <w:szCs w:val="18"/>
              </w:rPr>
            </w:r>
            <w:r w:rsidRPr="00273CF9">
              <w:rPr>
                <w:sz w:val="18"/>
                <w:szCs w:val="18"/>
              </w:rPr>
              <w:fldChar w:fldCharType="separate"/>
            </w:r>
            <w:r w:rsidRPr="00273CF9">
              <w:rPr>
                <w:sz w:val="18"/>
                <w:szCs w:val="18"/>
              </w:rPr>
              <w:t>РК_ИК_0132</w:t>
            </w:r>
            <w:r w:rsidRPr="00273CF9">
              <w:rPr>
                <w:sz w:val="18"/>
                <w:szCs w:val="18"/>
              </w:rPr>
              <w:fldChar w:fldCharType="end"/>
            </w:r>
            <w:r w:rsidRPr="00273CF9">
              <w:rPr>
                <w:sz w:val="18"/>
                <w:szCs w:val="18"/>
              </w:rPr>
              <w:t xml:space="preserve">, </w:t>
            </w:r>
            <w:r w:rsidRPr="00273CF9">
              <w:rPr>
                <w:sz w:val="18"/>
                <w:szCs w:val="18"/>
              </w:rPr>
              <w:fldChar w:fldCharType="begin"/>
            </w:r>
            <w:r w:rsidRPr="00273CF9">
              <w:rPr>
                <w:sz w:val="18"/>
                <w:szCs w:val="18"/>
              </w:rPr>
              <w:instrText xml:space="preserve"> REF РК_ИК_0133 \h  \* MERGEFORMAT </w:instrText>
            </w:r>
            <w:r w:rsidRPr="00273CF9">
              <w:rPr>
                <w:sz w:val="18"/>
                <w:szCs w:val="18"/>
              </w:rPr>
            </w:r>
            <w:r w:rsidRPr="00273CF9">
              <w:rPr>
                <w:sz w:val="18"/>
                <w:szCs w:val="18"/>
              </w:rPr>
              <w:fldChar w:fldCharType="separate"/>
            </w:r>
            <w:r w:rsidRPr="00273CF9">
              <w:rPr>
                <w:sz w:val="18"/>
                <w:szCs w:val="18"/>
              </w:rPr>
              <w:t>РК_ИК_0133</w:t>
            </w:r>
            <w:r w:rsidRPr="00273CF9">
              <w:rPr>
                <w:sz w:val="18"/>
                <w:szCs w:val="18"/>
              </w:rPr>
              <w:fldChar w:fldCharType="end"/>
            </w:r>
            <w:r w:rsidRPr="00273CF9">
              <w:rPr>
                <w:sz w:val="18"/>
                <w:szCs w:val="18"/>
              </w:rPr>
              <w:t xml:space="preserve"> – из условия срабатывания убраны статусы «контроль не пройден»/ «на контроле» / «направлен на контроль»).</w:t>
            </w:r>
          </w:p>
          <w:p w14:paraId="3FFB37B5" w14:textId="5B74AD8F" w:rsidR="001D3AF5" w:rsidRPr="00273CF9" w:rsidRDefault="001D3AF5" w:rsidP="002D0245">
            <w:pPr>
              <w:pStyle w:val="affe"/>
              <w:numPr>
                <w:ilvl w:val="0"/>
                <w:numId w:val="218"/>
              </w:numPr>
              <w:rPr>
                <w:sz w:val="18"/>
                <w:szCs w:val="18"/>
              </w:rPr>
            </w:pPr>
            <w:r w:rsidRPr="00273CF9">
              <w:rPr>
                <w:sz w:val="18"/>
                <w:szCs w:val="18"/>
              </w:rPr>
              <w:t>Отключен контроль РК_ИК_0117</w:t>
            </w:r>
          </w:p>
        </w:tc>
      </w:tr>
      <w:tr w:rsidR="001D3AF5" w:rsidRPr="00273CF9" w14:paraId="062F08F3" w14:textId="77777777" w:rsidTr="00D151C9">
        <w:trPr>
          <w:trHeight w:val="553"/>
        </w:trPr>
        <w:tc>
          <w:tcPr>
            <w:tcW w:w="562" w:type="dxa"/>
          </w:tcPr>
          <w:p w14:paraId="1CC7FC2F" w14:textId="666D2FBC" w:rsidR="001D3AF5" w:rsidRPr="00273CF9" w:rsidRDefault="001D3AF5" w:rsidP="004F586B">
            <w:pPr>
              <w:pStyle w:val="ad"/>
              <w:rPr>
                <w:sz w:val="18"/>
                <w:szCs w:val="18"/>
              </w:rPr>
            </w:pPr>
            <w:r w:rsidRPr="00273CF9">
              <w:rPr>
                <w:sz w:val="18"/>
                <w:szCs w:val="18"/>
              </w:rPr>
              <w:t>7.40</w:t>
            </w:r>
          </w:p>
        </w:tc>
        <w:tc>
          <w:tcPr>
            <w:tcW w:w="1134" w:type="dxa"/>
          </w:tcPr>
          <w:p w14:paraId="3F2269A5" w14:textId="1B1AFA86" w:rsidR="001D3AF5" w:rsidRPr="00273CF9" w:rsidRDefault="001D3AF5" w:rsidP="004F586B">
            <w:pPr>
              <w:pStyle w:val="ad"/>
              <w:rPr>
                <w:sz w:val="18"/>
                <w:szCs w:val="18"/>
              </w:rPr>
            </w:pPr>
            <w:r w:rsidRPr="00273CF9">
              <w:rPr>
                <w:sz w:val="18"/>
                <w:szCs w:val="18"/>
              </w:rPr>
              <w:t>25.04.2023</w:t>
            </w:r>
          </w:p>
        </w:tc>
        <w:tc>
          <w:tcPr>
            <w:tcW w:w="1275" w:type="dxa"/>
          </w:tcPr>
          <w:p w14:paraId="5D23D734" w14:textId="3C51D026" w:rsidR="001D3AF5" w:rsidRPr="00273CF9" w:rsidRDefault="001D3AF5" w:rsidP="004F586B">
            <w:pPr>
              <w:pStyle w:val="ad"/>
              <w:rPr>
                <w:sz w:val="18"/>
                <w:szCs w:val="18"/>
              </w:rPr>
            </w:pPr>
            <w:r w:rsidRPr="00273CF9">
              <w:rPr>
                <w:sz w:val="18"/>
                <w:szCs w:val="18"/>
                <w:lang w:val="en-US"/>
              </w:rPr>
              <w:t>FCSNF-18126</w:t>
            </w:r>
          </w:p>
        </w:tc>
        <w:tc>
          <w:tcPr>
            <w:tcW w:w="6095" w:type="dxa"/>
          </w:tcPr>
          <w:p w14:paraId="3FF95587" w14:textId="77777777" w:rsidR="001D3AF5" w:rsidRPr="00273CF9" w:rsidRDefault="001D3AF5" w:rsidP="002D0245">
            <w:pPr>
              <w:pStyle w:val="affe"/>
              <w:numPr>
                <w:ilvl w:val="0"/>
                <w:numId w:val="221"/>
              </w:numPr>
              <w:rPr>
                <w:sz w:val="18"/>
                <w:szCs w:val="18"/>
              </w:rPr>
            </w:pPr>
            <w:r w:rsidRPr="00273CF9">
              <w:rPr>
                <w:sz w:val="18"/>
                <w:szCs w:val="18"/>
              </w:rPr>
              <w:t>Внесены изменения в правила обработки блока «Реквизиты счета заказчика» (customer/customerAccountsDetails/customerAccountDetails);</w:t>
            </w:r>
          </w:p>
          <w:p w14:paraId="71FDA74F" w14:textId="39DC42F7" w:rsidR="001D3AF5" w:rsidRPr="00273CF9" w:rsidRDefault="001D3AF5" w:rsidP="002D0245">
            <w:pPr>
              <w:pStyle w:val="affe"/>
              <w:numPr>
                <w:ilvl w:val="0"/>
                <w:numId w:val="221"/>
              </w:numPr>
              <w:rPr>
                <w:sz w:val="18"/>
                <w:szCs w:val="18"/>
              </w:rPr>
            </w:pPr>
            <w:r w:rsidRPr="00273CF9">
              <w:rPr>
                <w:sz w:val="18"/>
                <w:szCs w:val="18"/>
              </w:rPr>
              <w:t>Внесены изменения в правила обработки поля «Дата начала исполнения контракта» (executionPeriod/startDate);</w:t>
            </w:r>
          </w:p>
          <w:p w14:paraId="538539C1" w14:textId="2E578395" w:rsidR="001D3AF5" w:rsidRPr="00273CF9" w:rsidRDefault="001D3AF5" w:rsidP="002D0245">
            <w:pPr>
              <w:pStyle w:val="affe"/>
              <w:numPr>
                <w:ilvl w:val="0"/>
                <w:numId w:val="221"/>
              </w:numPr>
              <w:rPr>
                <w:sz w:val="18"/>
                <w:szCs w:val="18"/>
              </w:rPr>
            </w:pPr>
            <w:r w:rsidRPr="00273CF9">
              <w:rPr>
                <w:sz w:val="18"/>
                <w:szCs w:val="18"/>
              </w:rPr>
              <w:t>Внесены изменения в правила обработки поля «Дата окончания исполнения контракта» (executionPeriod/endDate);</w:t>
            </w:r>
          </w:p>
          <w:p w14:paraId="4A83731C" w14:textId="413390FF" w:rsidR="001D3AF5" w:rsidRPr="00273CF9" w:rsidRDefault="001D3AF5" w:rsidP="002D0245">
            <w:pPr>
              <w:pStyle w:val="affe"/>
              <w:numPr>
                <w:ilvl w:val="0"/>
                <w:numId w:val="221"/>
              </w:numPr>
              <w:rPr>
                <w:sz w:val="18"/>
                <w:szCs w:val="18"/>
              </w:rPr>
            </w:pPr>
            <w:r w:rsidRPr="00273CF9">
              <w:rPr>
                <w:sz w:val="18"/>
                <w:szCs w:val="18"/>
              </w:rPr>
              <w:t>Внесены изменения в правила обработки поля «Дата начала исполнения этапа» (executionPeriod/stages/startDate);</w:t>
            </w:r>
          </w:p>
          <w:p w14:paraId="115B9931" w14:textId="40CE4665" w:rsidR="001D3AF5" w:rsidRPr="00273CF9" w:rsidRDefault="001D3AF5" w:rsidP="002D0245">
            <w:pPr>
              <w:pStyle w:val="affe"/>
              <w:numPr>
                <w:ilvl w:val="0"/>
                <w:numId w:val="221"/>
              </w:numPr>
              <w:rPr>
                <w:sz w:val="18"/>
                <w:szCs w:val="18"/>
              </w:rPr>
            </w:pPr>
            <w:r w:rsidRPr="00273CF9">
              <w:rPr>
                <w:sz w:val="18"/>
                <w:szCs w:val="18"/>
              </w:rPr>
              <w:lastRenderedPageBreak/>
              <w:t>Внесены изменения в правила обработки поля «Дата окончания исполнения этапа» (executionPeriod/stages/endDate);</w:t>
            </w:r>
          </w:p>
          <w:p w14:paraId="6C0F3B44" w14:textId="35FCC83E" w:rsidR="001D3AF5" w:rsidRPr="00273CF9" w:rsidRDefault="001D3AF5" w:rsidP="002D0245">
            <w:pPr>
              <w:pStyle w:val="affe"/>
              <w:numPr>
                <w:ilvl w:val="0"/>
                <w:numId w:val="221"/>
              </w:numPr>
              <w:rPr>
                <w:sz w:val="18"/>
                <w:szCs w:val="18"/>
              </w:rPr>
            </w:pPr>
            <w:r w:rsidRPr="00273CF9">
              <w:rPr>
                <w:sz w:val="18"/>
                <w:szCs w:val="18"/>
              </w:rPr>
              <w:t>Внесены изменения в правила обработки поля «Наименование объекта закупки в соответствии с контрактом» (products/product/name);</w:t>
            </w:r>
          </w:p>
          <w:p w14:paraId="5CB7A41F" w14:textId="71CD928B" w:rsidR="001D3AF5" w:rsidRPr="00273CF9" w:rsidRDefault="001D3AF5" w:rsidP="002D0245">
            <w:pPr>
              <w:pStyle w:val="affe"/>
              <w:numPr>
                <w:ilvl w:val="0"/>
                <w:numId w:val="221"/>
              </w:numPr>
              <w:rPr>
                <w:sz w:val="18"/>
                <w:szCs w:val="18"/>
              </w:rPr>
            </w:pPr>
            <w:r w:rsidRPr="00273CF9">
              <w:rPr>
                <w:sz w:val="18"/>
                <w:szCs w:val="18"/>
              </w:rPr>
              <w:t>Внесены изменения в правила обработки поля «Фирменное наименование» (suppliers/supplier/legalEntityRF/firmName);</w:t>
            </w:r>
          </w:p>
          <w:p w14:paraId="00E24C81" w14:textId="02B7E94F" w:rsidR="001D3AF5" w:rsidRPr="00273CF9" w:rsidRDefault="001D3AF5" w:rsidP="002D0245">
            <w:pPr>
              <w:pStyle w:val="affe"/>
              <w:numPr>
                <w:ilvl w:val="0"/>
                <w:numId w:val="221"/>
              </w:numPr>
              <w:rPr>
                <w:sz w:val="18"/>
                <w:szCs w:val="18"/>
              </w:rPr>
            </w:pPr>
            <w:r w:rsidRPr="00273CF9">
              <w:rPr>
                <w:sz w:val="18"/>
                <w:szCs w:val="18"/>
              </w:rPr>
              <w:t>Внесены изменения в правила обработки поля «Фирменное наименование» (suppliers/supplier/legalEntityForeignState/firmName);</w:t>
            </w:r>
          </w:p>
          <w:p w14:paraId="2071F3F3" w14:textId="70C6D9CD" w:rsidR="001D3AF5" w:rsidRPr="00273CF9" w:rsidRDefault="001D3AF5" w:rsidP="002D0245">
            <w:pPr>
              <w:pStyle w:val="affe"/>
              <w:numPr>
                <w:ilvl w:val="0"/>
                <w:numId w:val="221"/>
              </w:numPr>
              <w:rPr>
                <w:sz w:val="18"/>
                <w:szCs w:val="18"/>
              </w:rPr>
            </w:pPr>
            <w:r w:rsidRPr="00273CF9">
              <w:rPr>
                <w:sz w:val="18"/>
                <w:szCs w:val="18"/>
              </w:rPr>
              <w:t>Внесены изменения в правила обработки блока «Реквизиты счетов поставщика» (suppliersInfo/supplierInfo/supplierAccountsDetails);</w:t>
            </w:r>
          </w:p>
          <w:p w14:paraId="29C4AAE3" w14:textId="51CE8654" w:rsidR="001D3AF5" w:rsidRPr="00273CF9" w:rsidRDefault="001D3AF5" w:rsidP="002D0245">
            <w:pPr>
              <w:pStyle w:val="affe"/>
              <w:numPr>
                <w:ilvl w:val="0"/>
                <w:numId w:val="221"/>
              </w:numPr>
              <w:rPr>
                <w:sz w:val="18"/>
                <w:szCs w:val="18"/>
              </w:rPr>
            </w:pPr>
            <w:r w:rsidRPr="00273CF9">
              <w:rPr>
                <w:sz w:val="18"/>
                <w:szCs w:val="18"/>
              </w:rPr>
              <w:t>Внесены изменения в правила обработки поля «Фирменное наименование» (suppliersInfo/supplierInfo/legalEntityRF/EGRULInfo/firmName);</w:t>
            </w:r>
          </w:p>
          <w:p w14:paraId="2DE5E10B" w14:textId="026637D4" w:rsidR="001D3AF5" w:rsidRPr="00273CF9" w:rsidRDefault="001D3AF5" w:rsidP="002D0245">
            <w:pPr>
              <w:pStyle w:val="affe"/>
              <w:numPr>
                <w:ilvl w:val="0"/>
                <w:numId w:val="221"/>
              </w:numPr>
              <w:rPr>
                <w:sz w:val="18"/>
                <w:szCs w:val="18"/>
              </w:rPr>
            </w:pPr>
            <w:r w:rsidRPr="00273CF9">
              <w:rPr>
                <w:sz w:val="18"/>
                <w:szCs w:val="18"/>
              </w:rPr>
              <w:t>Внесены изменения в правила обработки поля «Фирменное наименование» (suppliersInfo/supplierInfo/legalEntityForeignState/firmName);</w:t>
            </w:r>
          </w:p>
          <w:p w14:paraId="4303DC81" w14:textId="18E823CE" w:rsidR="001D3AF5" w:rsidRPr="00273CF9" w:rsidRDefault="001D3AF5" w:rsidP="002D0245">
            <w:pPr>
              <w:pStyle w:val="affe"/>
              <w:numPr>
                <w:ilvl w:val="0"/>
                <w:numId w:val="221"/>
              </w:numPr>
              <w:rPr>
                <w:sz w:val="18"/>
                <w:szCs w:val="18"/>
              </w:rPr>
            </w:pPr>
            <w:r w:rsidRPr="00273CF9">
              <w:rPr>
                <w:sz w:val="18"/>
                <w:szCs w:val="18"/>
              </w:rPr>
              <w:t>Добавлен контроль РК_ИК_0432</w:t>
            </w:r>
          </w:p>
        </w:tc>
      </w:tr>
      <w:tr w:rsidR="001D3AF5" w:rsidRPr="00273CF9" w14:paraId="2F4B0100" w14:textId="77777777" w:rsidTr="00D151C9">
        <w:trPr>
          <w:trHeight w:val="553"/>
        </w:trPr>
        <w:tc>
          <w:tcPr>
            <w:tcW w:w="562" w:type="dxa"/>
          </w:tcPr>
          <w:p w14:paraId="697C1CF8" w14:textId="0AD52EA9" w:rsidR="001D3AF5" w:rsidRPr="00273CF9" w:rsidRDefault="001D3AF5" w:rsidP="004F586B">
            <w:pPr>
              <w:pStyle w:val="ad"/>
              <w:rPr>
                <w:sz w:val="18"/>
                <w:szCs w:val="18"/>
              </w:rPr>
            </w:pPr>
            <w:r w:rsidRPr="00273CF9">
              <w:rPr>
                <w:sz w:val="18"/>
                <w:szCs w:val="18"/>
              </w:rPr>
              <w:lastRenderedPageBreak/>
              <w:t>7.41</w:t>
            </w:r>
          </w:p>
        </w:tc>
        <w:tc>
          <w:tcPr>
            <w:tcW w:w="1134" w:type="dxa"/>
          </w:tcPr>
          <w:p w14:paraId="59704E6D" w14:textId="374C1D8B" w:rsidR="001D3AF5" w:rsidRPr="00273CF9" w:rsidRDefault="001D3AF5" w:rsidP="004F586B">
            <w:pPr>
              <w:pStyle w:val="ad"/>
              <w:rPr>
                <w:sz w:val="18"/>
                <w:szCs w:val="18"/>
              </w:rPr>
            </w:pPr>
            <w:r w:rsidRPr="00273CF9">
              <w:rPr>
                <w:sz w:val="18"/>
                <w:szCs w:val="18"/>
              </w:rPr>
              <w:t>25.04.2023</w:t>
            </w:r>
          </w:p>
        </w:tc>
        <w:tc>
          <w:tcPr>
            <w:tcW w:w="1275" w:type="dxa"/>
          </w:tcPr>
          <w:p w14:paraId="2290FC07" w14:textId="48D2B7DB" w:rsidR="001D3AF5" w:rsidRPr="00273CF9" w:rsidRDefault="001D3AF5" w:rsidP="004F586B">
            <w:pPr>
              <w:pStyle w:val="ad"/>
              <w:rPr>
                <w:sz w:val="18"/>
                <w:szCs w:val="18"/>
                <w:lang w:val="en-US"/>
              </w:rPr>
            </w:pPr>
            <w:r w:rsidRPr="00273CF9">
              <w:rPr>
                <w:sz w:val="18"/>
                <w:szCs w:val="18"/>
                <w:lang w:val="en-US"/>
              </w:rPr>
              <w:t>FCSNF-18101</w:t>
            </w:r>
          </w:p>
        </w:tc>
        <w:tc>
          <w:tcPr>
            <w:tcW w:w="6095" w:type="dxa"/>
          </w:tcPr>
          <w:p w14:paraId="21630C36" w14:textId="662E4F06" w:rsidR="001D3AF5" w:rsidRPr="00273CF9" w:rsidRDefault="001D3AF5" w:rsidP="00EA386B">
            <w:pPr>
              <w:ind w:firstLine="0"/>
              <w:rPr>
                <w:sz w:val="18"/>
                <w:szCs w:val="18"/>
              </w:rPr>
            </w:pPr>
            <w:r w:rsidRPr="00273CF9">
              <w:rPr>
                <w:sz w:val="18"/>
                <w:szCs w:val="18"/>
              </w:rPr>
              <w:t xml:space="preserve">1) Внесены изменения в описание приема полей блока «Этапы исполнения контракта» (executionPeriod/stages) (см. </w:t>
            </w:r>
            <w:r w:rsidRPr="00273CF9">
              <w:rPr>
                <w:sz w:val="18"/>
                <w:szCs w:val="18"/>
              </w:rPr>
              <w:fldChar w:fldCharType="begin"/>
            </w:r>
            <w:r w:rsidRPr="00273CF9">
              <w:rPr>
                <w:sz w:val="18"/>
                <w:szCs w:val="18"/>
              </w:rPr>
              <w:instrText xml:space="preserve"> REF executionPeriod_stages \p \h </w:instrText>
            </w:r>
            <w:r>
              <w:rPr>
                <w:sz w:val="18"/>
                <w:szCs w:val="18"/>
              </w:rPr>
              <w:instrText xml:space="preserve"> \* MERGEFORMAT </w:instrText>
            </w:r>
            <w:r w:rsidRPr="00273CF9">
              <w:rPr>
                <w:sz w:val="18"/>
                <w:szCs w:val="18"/>
              </w:rPr>
            </w:r>
            <w:r w:rsidRPr="00273CF9">
              <w:rPr>
                <w:sz w:val="18"/>
                <w:szCs w:val="18"/>
              </w:rPr>
              <w:fldChar w:fldCharType="separate"/>
            </w:r>
            <w:r w:rsidRPr="00273CF9">
              <w:rPr>
                <w:sz w:val="18"/>
                <w:szCs w:val="18"/>
              </w:rPr>
              <w:t>выше</w:t>
            </w:r>
            <w:r w:rsidRPr="00273CF9">
              <w:rPr>
                <w:sz w:val="18"/>
                <w:szCs w:val="18"/>
              </w:rPr>
              <w:fldChar w:fldCharType="end"/>
            </w:r>
            <w:r w:rsidRPr="00273CF9">
              <w:rPr>
                <w:sz w:val="18"/>
                <w:szCs w:val="18"/>
              </w:rPr>
              <w:t>)</w:t>
            </w:r>
          </w:p>
          <w:p w14:paraId="57121F55" w14:textId="17DF1D97" w:rsidR="001D3AF5" w:rsidRPr="00273CF9" w:rsidRDefault="001D3AF5" w:rsidP="00EA386B">
            <w:pPr>
              <w:ind w:firstLine="0"/>
              <w:rPr>
                <w:sz w:val="18"/>
                <w:szCs w:val="18"/>
              </w:rPr>
            </w:pPr>
            <w:r w:rsidRPr="00273CF9">
              <w:rPr>
                <w:sz w:val="18"/>
                <w:szCs w:val="18"/>
              </w:rPr>
              <w:t xml:space="preserve">2) Добавлен контроль </w:t>
            </w:r>
            <w:r w:rsidRPr="00273CF9">
              <w:rPr>
                <w:sz w:val="18"/>
                <w:szCs w:val="18"/>
              </w:rPr>
              <w:fldChar w:fldCharType="begin"/>
            </w:r>
            <w:r w:rsidRPr="00273CF9">
              <w:rPr>
                <w:sz w:val="18"/>
                <w:szCs w:val="18"/>
              </w:rPr>
              <w:instrText xml:space="preserve"> REF РК_ИК_0433 \h  \* MERGEFORMAT </w:instrText>
            </w:r>
            <w:r w:rsidRPr="00273CF9">
              <w:rPr>
                <w:sz w:val="18"/>
                <w:szCs w:val="18"/>
              </w:rPr>
            </w:r>
            <w:r w:rsidRPr="00273CF9">
              <w:rPr>
                <w:sz w:val="18"/>
                <w:szCs w:val="18"/>
              </w:rPr>
              <w:fldChar w:fldCharType="separate"/>
            </w:r>
            <w:r w:rsidRPr="00273CF9">
              <w:rPr>
                <w:sz w:val="18"/>
                <w:szCs w:val="18"/>
              </w:rPr>
              <w:t>РК_ИК_0433</w:t>
            </w:r>
            <w:r w:rsidRPr="00273CF9">
              <w:rPr>
                <w:sz w:val="18"/>
                <w:szCs w:val="18"/>
              </w:rPr>
              <w:fldChar w:fldCharType="end"/>
            </w:r>
          </w:p>
          <w:p w14:paraId="1F53B3D4" w14:textId="657EDE87" w:rsidR="001D3AF5" w:rsidRPr="00273CF9" w:rsidRDefault="001D3AF5" w:rsidP="00EA386B">
            <w:pPr>
              <w:ind w:firstLine="0"/>
              <w:rPr>
                <w:sz w:val="18"/>
                <w:szCs w:val="18"/>
              </w:rPr>
            </w:pPr>
            <w:r w:rsidRPr="00273CF9">
              <w:rPr>
                <w:sz w:val="18"/>
                <w:szCs w:val="18"/>
              </w:rPr>
              <w:t xml:space="preserve">3) Добавлен контроль </w:t>
            </w:r>
            <w:r w:rsidRPr="00273CF9">
              <w:rPr>
                <w:sz w:val="18"/>
                <w:szCs w:val="18"/>
              </w:rPr>
              <w:fldChar w:fldCharType="begin"/>
            </w:r>
            <w:r w:rsidRPr="00273CF9">
              <w:rPr>
                <w:sz w:val="18"/>
                <w:szCs w:val="18"/>
              </w:rPr>
              <w:instrText xml:space="preserve"> REF РК_ИК_0434 \h  \* MERGEFORMAT </w:instrText>
            </w:r>
            <w:r w:rsidRPr="00273CF9">
              <w:rPr>
                <w:sz w:val="18"/>
                <w:szCs w:val="18"/>
              </w:rPr>
            </w:r>
            <w:r w:rsidRPr="00273CF9">
              <w:rPr>
                <w:sz w:val="18"/>
                <w:szCs w:val="18"/>
              </w:rPr>
              <w:fldChar w:fldCharType="separate"/>
            </w:r>
            <w:r w:rsidRPr="00273CF9">
              <w:rPr>
                <w:sz w:val="18"/>
                <w:szCs w:val="18"/>
              </w:rPr>
              <w:t>РК_ИК_0434</w:t>
            </w:r>
            <w:r w:rsidRPr="00273CF9">
              <w:rPr>
                <w:sz w:val="18"/>
                <w:szCs w:val="18"/>
              </w:rPr>
              <w:fldChar w:fldCharType="end"/>
            </w:r>
          </w:p>
          <w:p w14:paraId="067CC4DC" w14:textId="77777777" w:rsidR="001D3AF5" w:rsidRPr="00273CF9" w:rsidRDefault="001D3AF5" w:rsidP="00EA386B">
            <w:pPr>
              <w:ind w:firstLine="0"/>
              <w:rPr>
                <w:sz w:val="18"/>
                <w:szCs w:val="18"/>
              </w:rPr>
            </w:pPr>
            <w:r w:rsidRPr="00273CF9">
              <w:rPr>
                <w:sz w:val="18"/>
                <w:szCs w:val="18"/>
              </w:rPr>
              <w:t>4) Удален дублирующий контроль РК_ИК_0023, оставлен актуальный на данный момент РК_ИК_0023</w:t>
            </w:r>
          </w:p>
          <w:p w14:paraId="34ECC4A3" w14:textId="0A7151CD" w:rsidR="001D3AF5" w:rsidRPr="00273CF9" w:rsidRDefault="001D3AF5" w:rsidP="00EA386B">
            <w:pPr>
              <w:ind w:firstLine="0"/>
              <w:rPr>
                <w:sz w:val="18"/>
                <w:szCs w:val="18"/>
              </w:rPr>
            </w:pPr>
            <w:r w:rsidRPr="00273CF9">
              <w:rPr>
                <w:sz w:val="18"/>
                <w:szCs w:val="18"/>
              </w:rPr>
              <w:t xml:space="preserve">5) В текстовку контроля </w:t>
            </w:r>
            <w:r w:rsidRPr="00273CF9">
              <w:rPr>
                <w:sz w:val="18"/>
                <w:szCs w:val="18"/>
              </w:rPr>
              <w:fldChar w:fldCharType="begin"/>
            </w:r>
            <w:r w:rsidRPr="00273CF9">
              <w:rPr>
                <w:sz w:val="18"/>
                <w:szCs w:val="18"/>
              </w:rPr>
              <w:instrText xml:space="preserve"> REF РК_ИК_0023 \h  \* MERGEFORMAT </w:instrText>
            </w:r>
            <w:r w:rsidRPr="00273CF9">
              <w:rPr>
                <w:sz w:val="18"/>
                <w:szCs w:val="18"/>
              </w:rPr>
            </w:r>
            <w:r w:rsidRPr="00273CF9">
              <w:rPr>
                <w:sz w:val="18"/>
                <w:szCs w:val="18"/>
              </w:rPr>
              <w:fldChar w:fldCharType="separate"/>
            </w:r>
            <w:r w:rsidRPr="00273CF9">
              <w:rPr>
                <w:sz w:val="18"/>
                <w:szCs w:val="18"/>
              </w:rPr>
              <w:t>РК_ИК_0023</w:t>
            </w:r>
            <w:r w:rsidRPr="00273CF9">
              <w:rPr>
                <w:sz w:val="18"/>
                <w:szCs w:val="18"/>
              </w:rPr>
              <w:fldChar w:fldCharType="end"/>
            </w:r>
            <w:r w:rsidRPr="00273CF9">
              <w:rPr>
                <w:sz w:val="18"/>
                <w:szCs w:val="18"/>
              </w:rPr>
              <w:t xml:space="preserve"> внесены исправления</w:t>
            </w:r>
          </w:p>
          <w:p w14:paraId="17980FEF" w14:textId="5FA9B3DC" w:rsidR="001D3AF5" w:rsidRPr="00273CF9" w:rsidRDefault="001D3AF5" w:rsidP="00EA386B">
            <w:pPr>
              <w:ind w:firstLine="0"/>
              <w:rPr>
                <w:sz w:val="18"/>
                <w:szCs w:val="18"/>
              </w:rPr>
            </w:pPr>
            <w:r w:rsidRPr="00273CF9">
              <w:rPr>
                <w:sz w:val="18"/>
                <w:szCs w:val="18"/>
              </w:rPr>
              <w:t xml:space="preserve">6) Внесены изменения в описание приема блока «Финансирование» (finances) см </w:t>
            </w:r>
            <w:r w:rsidRPr="00273CF9">
              <w:rPr>
                <w:sz w:val="18"/>
                <w:szCs w:val="18"/>
              </w:rPr>
              <w:fldChar w:fldCharType="begin"/>
            </w:r>
            <w:r w:rsidRPr="00273CF9">
              <w:rPr>
                <w:sz w:val="18"/>
                <w:szCs w:val="18"/>
              </w:rPr>
              <w:instrText xml:space="preserve"> REF finances \p \h  \* MERGEFORMAT </w:instrText>
            </w:r>
            <w:r w:rsidRPr="00273CF9">
              <w:rPr>
                <w:sz w:val="18"/>
                <w:szCs w:val="18"/>
              </w:rPr>
            </w:r>
            <w:r w:rsidRPr="00273CF9">
              <w:rPr>
                <w:sz w:val="18"/>
                <w:szCs w:val="18"/>
              </w:rPr>
              <w:fldChar w:fldCharType="separate"/>
            </w:r>
            <w:r w:rsidRPr="00273CF9">
              <w:rPr>
                <w:sz w:val="18"/>
                <w:szCs w:val="18"/>
              </w:rPr>
              <w:t>выше</w:t>
            </w:r>
            <w:r w:rsidRPr="00273CF9">
              <w:rPr>
                <w:sz w:val="18"/>
                <w:szCs w:val="18"/>
              </w:rPr>
              <w:fldChar w:fldCharType="end"/>
            </w:r>
          </w:p>
          <w:p w14:paraId="28CA2207" w14:textId="0C65F982" w:rsidR="001D3AF5" w:rsidRPr="00273CF9" w:rsidRDefault="001D3AF5" w:rsidP="00EA386B">
            <w:pPr>
              <w:ind w:firstLine="0"/>
              <w:rPr>
                <w:sz w:val="18"/>
                <w:szCs w:val="18"/>
              </w:rPr>
            </w:pPr>
            <w:r w:rsidRPr="00273CF9">
              <w:rPr>
                <w:sz w:val="18"/>
                <w:szCs w:val="18"/>
              </w:rPr>
              <w:t xml:space="preserve">7) Добавлен контроль </w:t>
            </w:r>
            <w:r w:rsidRPr="00273CF9">
              <w:rPr>
                <w:sz w:val="18"/>
                <w:szCs w:val="18"/>
              </w:rPr>
              <w:fldChar w:fldCharType="begin"/>
            </w:r>
            <w:r w:rsidRPr="00273CF9">
              <w:rPr>
                <w:sz w:val="18"/>
                <w:szCs w:val="18"/>
              </w:rPr>
              <w:instrText xml:space="preserve"> REF РК_ИК_0435 \h  \* MERGEFORMAT </w:instrText>
            </w:r>
            <w:r w:rsidRPr="00273CF9">
              <w:rPr>
                <w:sz w:val="18"/>
                <w:szCs w:val="18"/>
              </w:rPr>
            </w:r>
            <w:r w:rsidRPr="00273CF9">
              <w:rPr>
                <w:sz w:val="18"/>
                <w:szCs w:val="18"/>
              </w:rPr>
              <w:fldChar w:fldCharType="separate"/>
            </w:r>
            <w:r w:rsidRPr="00273CF9">
              <w:rPr>
                <w:sz w:val="18"/>
                <w:szCs w:val="18"/>
              </w:rPr>
              <w:t>РК_ИК_0435</w:t>
            </w:r>
            <w:r w:rsidRPr="00273CF9">
              <w:rPr>
                <w:sz w:val="18"/>
                <w:szCs w:val="18"/>
              </w:rPr>
              <w:fldChar w:fldCharType="end"/>
            </w:r>
          </w:p>
          <w:p w14:paraId="1BE4A643" w14:textId="3F21A9FF" w:rsidR="001D3AF5" w:rsidRPr="00273CF9" w:rsidRDefault="001D3AF5" w:rsidP="00EA386B">
            <w:pPr>
              <w:ind w:firstLine="0"/>
              <w:rPr>
                <w:sz w:val="18"/>
                <w:szCs w:val="18"/>
              </w:rPr>
            </w:pPr>
            <w:r w:rsidRPr="00273CF9">
              <w:rPr>
                <w:sz w:val="18"/>
                <w:szCs w:val="18"/>
              </w:rPr>
              <w:t xml:space="preserve">8) Добавлен контроль </w:t>
            </w:r>
            <w:r w:rsidRPr="00273CF9">
              <w:rPr>
                <w:sz w:val="18"/>
                <w:szCs w:val="18"/>
              </w:rPr>
              <w:fldChar w:fldCharType="begin"/>
            </w:r>
            <w:r w:rsidRPr="00273CF9">
              <w:rPr>
                <w:sz w:val="18"/>
                <w:szCs w:val="18"/>
              </w:rPr>
              <w:instrText xml:space="preserve"> REF РК_ИК_0436 \h  \* MERGEFORMAT </w:instrText>
            </w:r>
            <w:r w:rsidRPr="00273CF9">
              <w:rPr>
                <w:sz w:val="18"/>
                <w:szCs w:val="18"/>
              </w:rPr>
            </w:r>
            <w:r w:rsidRPr="00273CF9">
              <w:rPr>
                <w:sz w:val="18"/>
                <w:szCs w:val="18"/>
              </w:rPr>
              <w:fldChar w:fldCharType="separate"/>
            </w:r>
            <w:r w:rsidRPr="00273CF9">
              <w:rPr>
                <w:sz w:val="18"/>
                <w:szCs w:val="18"/>
              </w:rPr>
              <w:t>РК_ИК_0436</w:t>
            </w:r>
            <w:r w:rsidRPr="00273CF9">
              <w:rPr>
                <w:sz w:val="18"/>
                <w:szCs w:val="18"/>
              </w:rPr>
              <w:fldChar w:fldCharType="end"/>
            </w:r>
          </w:p>
          <w:p w14:paraId="65A77385" w14:textId="09837734" w:rsidR="001D3AF5" w:rsidRPr="00273CF9" w:rsidRDefault="001D3AF5" w:rsidP="00EA386B">
            <w:pPr>
              <w:ind w:firstLine="0"/>
              <w:rPr>
                <w:sz w:val="18"/>
                <w:szCs w:val="18"/>
              </w:rPr>
            </w:pPr>
            <w:r w:rsidRPr="00273CF9">
              <w:rPr>
                <w:sz w:val="18"/>
                <w:szCs w:val="18"/>
              </w:rPr>
              <w:t xml:space="preserve">9) Добавлен контроль </w:t>
            </w:r>
            <w:r w:rsidRPr="00273CF9">
              <w:rPr>
                <w:sz w:val="18"/>
                <w:szCs w:val="18"/>
              </w:rPr>
              <w:fldChar w:fldCharType="begin"/>
            </w:r>
            <w:r w:rsidRPr="00273CF9">
              <w:rPr>
                <w:sz w:val="18"/>
                <w:szCs w:val="18"/>
              </w:rPr>
              <w:instrText xml:space="preserve"> REF РК_ИК_0437 \h  \* MERGEFORMAT </w:instrText>
            </w:r>
            <w:r w:rsidRPr="00273CF9">
              <w:rPr>
                <w:sz w:val="18"/>
                <w:szCs w:val="18"/>
              </w:rPr>
            </w:r>
            <w:r w:rsidRPr="00273CF9">
              <w:rPr>
                <w:sz w:val="18"/>
                <w:szCs w:val="18"/>
              </w:rPr>
              <w:fldChar w:fldCharType="separate"/>
            </w:r>
            <w:r w:rsidRPr="00273CF9">
              <w:rPr>
                <w:sz w:val="18"/>
                <w:szCs w:val="18"/>
              </w:rPr>
              <w:t>РК_ИК_0437</w:t>
            </w:r>
            <w:r w:rsidRPr="00273CF9">
              <w:rPr>
                <w:sz w:val="18"/>
                <w:szCs w:val="18"/>
              </w:rPr>
              <w:fldChar w:fldCharType="end"/>
            </w:r>
          </w:p>
          <w:p w14:paraId="1624C87E" w14:textId="1380B805" w:rsidR="001D3AF5" w:rsidRPr="00273CF9" w:rsidRDefault="001D3AF5" w:rsidP="00EA386B">
            <w:pPr>
              <w:ind w:firstLine="0"/>
              <w:rPr>
                <w:sz w:val="18"/>
                <w:szCs w:val="18"/>
              </w:rPr>
            </w:pPr>
            <w:r w:rsidRPr="00273CF9">
              <w:rPr>
                <w:sz w:val="18"/>
                <w:szCs w:val="18"/>
              </w:rPr>
              <w:t xml:space="preserve">10) Заполнение поля «Порядковый номер этапа в РК» в БД (см </w:t>
            </w:r>
            <w:r w:rsidRPr="00273CF9">
              <w:rPr>
                <w:sz w:val="18"/>
                <w:szCs w:val="18"/>
              </w:rPr>
              <w:fldChar w:fldCharType="begin"/>
            </w:r>
            <w:r w:rsidRPr="00273CF9">
              <w:rPr>
                <w:sz w:val="18"/>
                <w:szCs w:val="18"/>
              </w:rPr>
              <w:instrText xml:space="preserve"> REF stage_ordinal_number \p \h  \* MERGEFORMAT </w:instrText>
            </w:r>
            <w:r w:rsidRPr="00273CF9">
              <w:rPr>
                <w:sz w:val="18"/>
                <w:szCs w:val="18"/>
              </w:rPr>
            </w:r>
            <w:r w:rsidRPr="00273CF9">
              <w:rPr>
                <w:sz w:val="18"/>
                <w:szCs w:val="18"/>
              </w:rPr>
              <w:fldChar w:fldCharType="separate"/>
            </w:r>
            <w:r w:rsidRPr="00273CF9">
              <w:rPr>
                <w:sz w:val="18"/>
                <w:szCs w:val="18"/>
              </w:rPr>
              <w:t>выше</w:t>
            </w:r>
            <w:r w:rsidRPr="00273CF9">
              <w:rPr>
                <w:sz w:val="18"/>
                <w:szCs w:val="18"/>
              </w:rPr>
              <w:fldChar w:fldCharType="end"/>
            </w:r>
            <w:r w:rsidRPr="00273CF9">
              <w:rPr>
                <w:sz w:val="18"/>
                <w:szCs w:val="18"/>
              </w:rPr>
              <w:t>)</w:t>
            </w:r>
          </w:p>
          <w:p w14:paraId="6978836F" w14:textId="4C205F26" w:rsidR="001D3AF5" w:rsidRPr="00273CF9" w:rsidRDefault="001D3AF5" w:rsidP="00EA386B">
            <w:pPr>
              <w:ind w:firstLine="0"/>
              <w:rPr>
                <w:sz w:val="18"/>
                <w:szCs w:val="18"/>
              </w:rPr>
            </w:pPr>
            <w:r w:rsidRPr="00273CF9">
              <w:rPr>
                <w:sz w:val="18"/>
                <w:szCs w:val="18"/>
              </w:rPr>
              <w:t xml:space="preserve">11) Добавлен контроль </w:t>
            </w:r>
            <w:r w:rsidRPr="00273CF9">
              <w:rPr>
                <w:sz w:val="18"/>
                <w:szCs w:val="18"/>
              </w:rPr>
              <w:fldChar w:fldCharType="begin"/>
            </w:r>
            <w:r w:rsidRPr="00273CF9">
              <w:rPr>
                <w:sz w:val="18"/>
                <w:szCs w:val="18"/>
              </w:rPr>
              <w:instrText xml:space="preserve"> REF РК_ИК_0438 \h  \* MERGEFORMAT </w:instrText>
            </w:r>
            <w:r w:rsidRPr="00273CF9">
              <w:rPr>
                <w:sz w:val="18"/>
                <w:szCs w:val="18"/>
              </w:rPr>
            </w:r>
            <w:r w:rsidRPr="00273CF9">
              <w:rPr>
                <w:sz w:val="18"/>
                <w:szCs w:val="18"/>
              </w:rPr>
              <w:fldChar w:fldCharType="separate"/>
            </w:r>
            <w:r w:rsidRPr="00273CF9">
              <w:rPr>
                <w:sz w:val="18"/>
                <w:szCs w:val="18"/>
              </w:rPr>
              <w:t>РК_ИК_0438</w:t>
            </w:r>
            <w:r w:rsidRPr="00273CF9">
              <w:rPr>
                <w:sz w:val="18"/>
                <w:szCs w:val="18"/>
              </w:rPr>
              <w:fldChar w:fldCharType="end"/>
            </w:r>
          </w:p>
          <w:p w14:paraId="2F2165CC" w14:textId="10EF0BA6" w:rsidR="001D3AF5" w:rsidRPr="00273CF9" w:rsidRDefault="001D3AF5" w:rsidP="00EA386B">
            <w:pPr>
              <w:ind w:firstLine="0"/>
              <w:rPr>
                <w:sz w:val="18"/>
                <w:szCs w:val="18"/>
              </w:rPr>
            </w:pPr>
            <w:r w:rsidRPr="00273CF9">
              <w:rPr>
                <w:sz w:val="18"/>
                <w:szCs w:val="18"/>
              </w:rPr>
              <w:t>12) Внесены изменения в контроли РК_ИК_0221, РК_ИК_0083, РК_ИК_0068, РК_ИК_0052, РК_ИК_0074, РК_ИК_0132 для учета обязательности указания sid\externalSid в этапах контракта</w:t>
            </w:r>
          </w:p>
        </w:tc>
      </w:tr>
      <w:tr w:rsidR="001D3AF5" w:rsidRPr="001D3AF5" w14:paraId="30651EB9" w14:textId="77777777" w:rsidTr="00D151C9">
        <w:trPr>
          <w:trHeight w:val="553"/>
        </w:trPr>
        <w:tc>
          <w:tcPr>
            <w:tcW w:w="562" w:type="dxa"/>
          </w:tcPr>
          <w:p w14:paraId="1A3477F5" w14:textId="47B6F8B1" w:rsidR="001D3AF5" w:rsidRPr="00273CF9" w:rsidRDefault="001D3AF5" w:rsidP="00BD7F10">
            <w:pPr>
              <w:pStyle w:val="ad"/>
              <w:rPr>
                <w:sz w:val="18"/>
                <w:szCs w:val="18"/>
              </w:rPr>
            </w:pPr>
            <w:r w:rsidRPr="00273CF9">
              <w:rPr>
                <w:sz w:val="18"/>
                <w:szCs w:val="18"/>
              </w:rPr>
              <w:t>7.42</w:t>
            </w:r>
          </w:p>
        </w:tc>
        <w:tc>
          <w:tcPr>
            <w:tcW w:w="1134" w:type="dxa"/>
          </w:tcPr>
          <w:p w14:paraId="69EAABEC" w14:textId="16CA9FB8" w:rsidR="001D3AF5" w:rsidRPr="00273CF9" w:rsidRDefault="001D3AF5" w:rsidP="00BD7F10">
            <w:pPr>
              <w:pStyle w:val="ad"/>
              <w:rPr>
                <w:sz w:val="18"/>
                <w:szCs w:val="18"/>
              </w:rPr>
            </w:pPr>
            <w:r w:rsidRPr="00273CF9">
              <w:rPr>
                <w:sz w:val="18"/>
                <w:szCs w:val="18"/>
              </w:rPr>
              <w:t>05.05.2023</w:t>
            </w:r>
          </w:p>
        </w:tc>
        <w:tc>
          <w:tcPr>
            <w:tcW w:w="1275" w:type="dxa"/>
          </w:tcPr>
          <w:p w14:paraId="24A8DC0C" w14:textId="101C3A29" w:rsidR="001D3AF5" w:rsidRPr="00273CF9" w:rsidRDefault="001D3AF5" w:rsidP="00BD7F10">
            <w:pPr>
              <w:pStyle w:val="ad"/>
              <w:rPr>
                <w:sz w:val="18"/>
                <w:szCs w:val="18"/>
                <w:lang w:val="en-US"/>
              </w:rPr>
            </w:pPr>
            <w:r w:rsidRPr="00273CF9">
              <w:rPr>
                <w:sz w:val="18"/>
                <w:szCs w:val="18"/>
                <w:lang w:val="en-US"/>
              </w:rPr>
              <w:t>FCSNF-18369</w:t>
            </w:r>
          </w:p>
        </w:tc>
        <w:tc>
          <w:tcPr>
            <w:tcW w:w="6095" w:type="dxa"/>
          </w:tcPr>
          <w:p w14:paraId="7D0E8083" w14:textId="54FFFBEC" w:rsidR="001D3AF5" w:rsidRPr="00273CF9" w:rsidRDefault="001D3AF5" w:rsidP="002D0245">
            <w:pPr>
              <w:pStyle w:val="affe"/>
              <w:numPr>
                <w:ilvl w:val="0"/>
                <w:numId w:val="222"/>
              </w:numPr>
              <w:ind w:left="315"/>
              <w:rPr>
                <w:sz w:val="18"/>
                <w:szCs w:val="18"/>
                <w:lang w:val="en-US"/>
              </w:rPr>
            </w:pPr>
            <w:r w:rsidRPr="00273CF9">
              <w:rPr>
                <w:sz w:val="18"/>
                <w:szCs w:val="18"/>
              </w:rPr>
              <w:t>Внесены</w:t>
            </w:r>
            <w:r w:rsidRPr="00273CF9">
              <w:rPr>
                <w:sz w:val="18"/>
                <w:szCs w:val="18"/>
                <w:lang w:val="en-US"/>
              </w:rPr>
              <w:t xml:space="preserve"> </w:t>
            </w:r>
            <w:r w:rsidRPr="00273CF9">
              <w:rPr>
                <w:sz w:val="18"/>
                <w:szCs w:val="18"/>
              </w:rPr>
              <w:t>изменения</w:t>
            </w:r>
            <w:r w:rsidRPr="00273CF9">
              <w:rPr>
                <w:sz w:val="18"/>
                <w:szCs w:val="18"/>
                <w:lang w:val="en-US"/>
              </w:rPr>
              <w:t xml:space="preserve"> </w:t>
            </w:r>
            <w:r w:rsidRPr="00273CF9">
              <w:rPr>
                <w:sz w:val="18"/>
                <w:szCs w:val="18"/>
              </w:rPr>
              <w:t>в</w:t>
            </w:r>
            <w:r w:rsidRPr="00273CF9">
              <w:rPr>
                <w:sz w:val="18"/>
                <w:szCs w:val="18"/>
                <w:lang w:val="en-US"/>
              </w:rPr>
              <w:t xml:space="preserve"> </w:t>
            </w:r>
            <w:r w:rsidRPr="00273CF9">
              <w:rPr>
                <w:sz w:val="18"/>
                <w:szCs w:val="18"/>
              </w:rPr>
              <w:t>алгоритм</w:t>
            </w:r>
            <w:r w:rsidRPr="00273CF9">
              <w:rPr>
                <w:sz w:val="18"/>
                <w:szCs w:val="18"/>
                <w:lang w:val="en-US"/>
              </w:rPr>
              <w:t xml:space="preserve"> </w:t>
            </w:r>
            <w:r w:rsidRPr="00273CF9">
              <w:rPr>
                <w:sz w:val="18"/>
                <w:szCs w:val="18"/>
              </w:rPr>
              <w:t>приема</w:t>
            </w:r>
            <w:r w:rsidRPr="00273CF9">
              <w:rPr>
                <w:sz w:val="18"/>
                <w:szCs w:val="18"/>
                <w:lang w:val="en-US"/>
              </w:rPr>
              <w:t xml:space="preserve"> </w:t>
            </w:r>
            <w:r w:rsidRPr="00273CF9">
              <w:rPr>
                <w:sz w:val="18"/>
                <w:szCs w:val="18"/>
              </w:rPr>
              <w:t>поля</w:t>
            </w:r>
            <w:r w:rsidRPr="00273CF9">
              <w:rPr>
                <w:sz w:val="18"/>
                <w:szCs w:val="18"/>
                <w:lang w:val="en-US"/>
              </w:rPr>
              <w:t xml:space="preserve"> «</w:t>
            </w:r>
            <w:r w:rsidRPr="00273CF9">
              <w:rPr>
                <w:sz w:val="18"/>
                <w:szCs w:val="18"/>
              </w:rPr>
              <w:t>Цена</w:t>
            </w:r>
            <w:r w:rsidRPr="00273CF9">
              <w:rPr>
                <w:sz w:val="18"/>
                <w:szCs w:val="18"/>
                <w:lang w:val="en-US"/>
              </w:rPr>
              <w:t xml:space="preserve"> </w:t>
            </w:r>
            <w:r w:rsidRPr="00273CF9">
              <w:rPr>
                <w:sz w:val="18"/>
                <w:szCs w:val="18"/>
              </w:rPr>
              <w:t>единицы</w:t>
            </w:r>
            <w:r w:rsidRPr="00273CF9">
              <w:rPr>
                <w:sz w:val="18"/>
                <w:szCs w:val="18"/>
                <w:lang w:val="en-US"/>
              </w:rPr>
              <w:t>» (executions/execution/quantityContractSubjects/quantityContractSubject/unitPrice)</w:t>
            </w:r>
          </w:p>
        </w:tc>
      </w:tr>
      <w:tr w:rsidR="001D3AF5" w:rsidRPr="00273CF9" w14:paraId="458B2D14" w14:textId="77777777" w:rsidTr="00D151C9">
        <w:trPr>
          <w:trHeight w:val="553"/>
        </w:trPr>
        <w:tc>
          <w:tcPr>
            <w:tcW w:w="562" w:type="dxa"/>
          </w:tcPr>
          <w:p w14:paraId="513F731D" w14:textId="70600EF9" w:rsidR="001D3AF5" w:rsidRPr="00273CF9" w:rsidRDefault="001D3AF5" w:rsidP="00295A4F">
            <w:pPr>
              <w:pStyle w:val="ad"/>
              <w:rPr>
                <w:sz w:val="18"/>
                <w:szCs w:val="18"/>
              </w:rPr>
            </w:pPr>
            <w:r w:rsidRPr="00273CF9">
              <w:rPr>
                <w:sz w:val="18"/>
                <w:szCs w:val="18"/>
              </w:rPr>
              <w:t>7.43</w:t>
            </w:r>
          </w:p>
        </w:tc>
        <w:tc>
          <w:tcPr>
            <w:tcW w:w="1134" w:type="dxa"/>
          </w:tcPr>
          <w:p w14:paraId="0A300118" w14:textId="7FE5D1E3" w:rsidR="001D3AF5" w:rsidRPr="00273CF9" w:rsidRDefault="001D3AF5" w:rsidP="00295A4F">
            <w:pPr>
              <w:pStyle w:val="ad"/>
              <w:rPr>
                <w:sz w:val="18"/>
                <w:szCs w:val="18"/>
              </w:rPr>
            </w:pPr>
            <w:r w:rsidRPr="00273CF9">
              <w:rPr>
                <w:sz w:val="18"/>
                <w:szCs w:val="18"/>
              </w:rPr>
              <w:t>05.05.2023</w:t>
            </w:r>
          </w:p>
        </w:tc>
        <w:tc>
          <w:tcPr>
            <w:tcW w:w="1275" w:type="dxa"/>
          </w:tcPr>
          <w:p w14:paraId="0D8FD3FE" w14:textId="6E3410D4" w:rsidR="001D3AF5" w:rsidRPr="00273CF9" w:rsidRDefault="001D3AF5" w:rsidP="00295A4F">
            <w:pPr>
              <w:pStyle w:val="ad"/>
              <w:rPr>
                <w:sz w:val="18"/>
                <w:szCs w:val="18"/>
              </w:rPr>
            </w:pPr>
            <w:r w:rsidRPr="00273CF9">
              <w:rPr>
                <w:sz w:val="18"/>
                <w:szCs w:val="18"/>
                <w:lang w:val="en-US"/>
              </w:rPr>
              <w:t>FCSNF-18</w:t>
            </w:r>
            <w:r w:rsidRPr="00273CF9">
              <w:rPr>
                <w:sz w:val="18"/>
                <w:szCs w:val="18"/>
              </w:rPr>
              <w:t>630</w:t>
            </w:r>
          </w:p>
        </w:tc>
        <w:tc>
          <w:tcPr>
            <w:tcW w:w="6095" w:type="dxa"/>
          </w:tcPr>
          <w:p w14:paraId="61C45F5C" w14:textId="35D70FE9" w:rsidR="001D3AF5" w:rsidRPr="00273CF9" w:rsidRDefault="001D3AF5" w:rsidP="00295A4F">
            <w:pPr>
              <w:ind w:firstLine="0"/>
              <w:rPr>
                <w:sz w:val="18"/>
                <w:szCs w:val="18"/>
              </w:rPr>
            </w:pPr>
            <w:r w:rsidRPr="00273CF9">
              <w:rPr>
                <w:sz w:val="18"/>
                <w:szCs w:val="18"/>
              </w:rPr>
              <w:t xml:space="preserve">1) Внесены изменения в текст контроля </w:t>
            </w:r>
            <w:r w:rsidRPr="00273CF9">
              <w:rPr>
                <w:sz w:val="18"/>
                <w:szCs w:val="18"/>
              </w:rPr>
              <w:fldChar w:fldCharType="begin"/>
            </w:r>
            <w:r w:rsidRPr="00273CF9">
              <w:rPr>
                <w:sz w:val="18"/>
                <w:szCs w:val="18"/>
              </w:rPr>
              <w:instrText xml:space="preserve"> REF РК_ИК_0120 \h  \* MERGEFORMAT </w:instrText>
            </w:r>
            <w:r w:rsidRPr="00273CF9">
              <w:rPr>
                <w:sz w:val="18"/>
                <w:szCs w:val="18"/>
              </w:rPr>
            </w:r>
            <w:r w:rsidRPr="00273CF9">
              <w:rPr>
                <w:sz w:val="18"/>
                <w:szCs w:val="18"/>
              </w:rPr>
              <w:fldChar w:fldCharType="separate"/>
            </w:r>
            <w:r w:rsidRPr="00273CF9">
              <w:rPr>
                <w:sz w:val="18"/>
                <w:szCs w:val="18"/>
              </w:rPr>
              <w:t>РК_ИК_0120</w:t>
            </w:r>
            <w:r w:rsidRPr="00273CF9">
              <w:rPr>
                <w:sz w:val="18"/>
                <w:szCs w:val="18"/>
              </w:rPr>
              <w:fldChar w:fldCharType="end"/>
            </w:r>
          </w:p>
        </w:tc>
      </w:tr>
      <w:tr w:rsidR="001D3AF5" w:rsidRPr="00273CF9" w14:paraId="6330E8B2" w14:textId="77777777" w:rsidTr="00D151C9">
        <w:trPr>
          <w:trHeight w:val="553"/>
        </w:trPr>
        <w:tc>
          <w:tcPr>
            <w:tcW w:w="562" w:type="dxa"/>
          </w:tcPr>
          <w:p w14:paraId="12109B6B" w14:textId="43013AD2" w:rsidR="001D3AF5" w:rsidRPr="00273CF9" w:rsidRDefault="001D3AF5" w:rsidP="00B44E52">
            <w:pPr>
              <w:pStyle w:val="ad"/>
              <w:rPr>
                <w:sz w:val="18"/>
                <w:szCs w:val="18"/>
              </w:rPr>
            </w:pPr>
            <w:r w:rsidRPr="00273CF9">
              <w:rPr>
                <w:sz w:val="18"/>
                <w:szCs w:val="18"/>
              </w:rPr>
              <w:t>7.44</w:t>
            </w:r>
          </w:p>
        </w:tc>
        <w:tc>
          <w:tcPr>
            <w:tcW w:w="1134" w:type="dxa"/>
          </w:tcPr>
          <w:p w14:paraId="2227232D" w14:textId="37F16AB2" w:rsidR="001D3AF5" w:rsidRPr="00273CF9" w:rsidRDefault="001D3AF5" w:rsidP="00B44E52">
            <w:pPr>
              <w:pStyle w:val="ad"/>
              <w:rPr>
                <w:sz w:val="18"/>
                <w:szCs w:val="18"/>
              </w:rPr>
            </w:pPr>
            <w:r w:rsidRPr="00273CF9">
              <w:rPr>
                <w:sz w:val="18"/>
                <w:szCs w:val="18"/>
              </w:rPr>
              <w:t>05.05.2023</w:t>
            </w:r>
          </w:p>
        </w:tc>
        <w:tc>
          <w:tcPr>
            <w:tcW w:w="1275" w:type="dxa"/>
          </w:tcPr>
          <w:p w14:paraId="29BBB3FC" w14:textId="1EE5D446" w:rsidR="001D3AF5" w:rsidRPr="00273CF9" w:rsidRDefault="001D3AF5" w:rsidP="00B44E52">
            <w:pPr>
              <w:pStyle w:val="ad"/>
              <w:rPr>
                <w:sz w:val="18"/>
                <w:szCs w:val="18"/>
                <w:lang w:val="en-US"/>
              </w:rPr>
            </w:pPr>
            <w:r w:rsidRPr="00273CF9">
              <w:rPr>
                <w:sz w:val="18"/>
                <w:szCs w:val="18"/>
                <w:lang w:val="en-US"/>
              </w:rPr>
              <w:t>FCSNF-18</w:t>
            </w:r>
            <w:r w:rsidRPr="00273CF9">
              <w:rPr>
                <w:sz w:val="18"/>
                <w:szCs w:val="18"/>
              </w:rPr>
              <w:t>101</w:t>
            </w:r>
          </w:p>
        </w:tc>
        <w:tc>
          <w:tcPr>
            <w:tcW w:w="6095" w:type="dxa"/>
          </w:tcPr>
          <w:p w14:paraId="7FF596FA" w14:textId="6F475A48" w:rsidR="001D3AF5" w:rsidRPr="00273CF9" w:rsidRDefault="001D3AF5" w:rsidP="00B44E52">
            <w:pPr>
              <w:ind w:firstLine="0"/>
              <w:rPr>
                <w:sz w:val="18"/>
                <w:szCs w:val="18"/>
              </w:rPr>
            </w:pPr>
            <w:r w:rsidRPr="00273CF9">
              <w:rPr>
                <w:sz w:val="18"/>
                <w:szCs w:val="18"/>
              </w:rPr>
              <w:t>Уточнения:</w:t>
            </w:r>
          </w:p>
          <w:p w14:paraId="3258E9ED" w14:textId="24BD5504" w:rsidR="001D3AF5" w:rsidRPr="00273CF9" w:rsidRDefault="001D3AF5" w:rsidP="00B44E52">
            <w:pPr>
              <w:ind w:firstLine="0"/>
              <w:rPr>
                <w:sz w:val="18"/>
                <w:szCs w:val="18"/>
              </w:rPr>
            </w:pPr>
            <w:r w:rsidRPr="00273CF9">
              <w:rPr>
                <w:sz w:val="18"/>
                <w:szCs w:val="18"/>
              </w:rPr>
              <w:t xml:space="preserve">1) РК_ИК_0023 </w:t>
            </w:r>
            <w:r>
              <w:rPr>
                <w:sz w:val="18"/>
                <w:szCs w:val="18"/>
              </w:rPr>
              <w:t>–</w:t>
            </w:r>
            <w:r w:rsidRPr="00273CF9">
              <w:rPr>
                <w:sz w:val="18"/>
                <w:szCs w:val="18"/>
              </w:rPr>
              <w:t xml:space="preserve"> вызывается только для старых контрактов</w:t>
            </w:r>
          </w:p>
          <w:p w14:paraId="29E37FB3" w14:textId="77777777" w:rsidR="001D3AF5" w:rsidRPr="00273CF9" w:rsidRDefault="001D3AF5" w:rsidP="00B44E52">
            <w:pPr>
              <w:ind w:firstLine="0"/>
              <w:rPr>
                <w:sz w:val="18"/>
                <w:szCs w:val="18"/>
              </w:rPr>
            </w:pPr>
            <w:r w:rsidRPr="00273CF9">
              <w:rPr>
                <w:sz w:val="18"/>
                <w:szCs w:val="18"/>
              </w:rPr>
              <w:t>2) РК_ИК_0436 вызывается только для новых контрактов</w:t>
            </w:r>
          </w:p>
          <w:p w14:paraId="752DED11" w14:textId="0E7342EA" w:rsidR="001D3AF5" w:rsidRPr="00273CF9" w:rsidRDefault="001D3AF5" w:rsidP="00B44E52">
            <w:pPr>
              <w:ind w:firstLine="0"/>
              <w:rPr>
                <w:sz w:val="18"/>
                <w:szCs w:val="18"/>
              </w:rPr>
            </w:pPr>
            <w:r w:rsidRPr="00273CF9">
              <w:rPr>
                <w:sz w:val="18"/>
                <w:szCs w:val="18"/>
              </w:rPr>
              <w:t xml:space="preserve">3) РК_ИК_0437 </w:t>
            </w:r>
            <w:r>
              <w:rPr>
                <w:sz w:val="18"/>
                <w:szCs w:val="18"/>
              </w:rPr>
              <w:t>–</w:t>
            </w:r>
            <w:r w:rsidRPr="00273CF9">
              <w:rPr>
                <w:sz w:val="18"/>
                <w:szCs w:val="18"/>
              </w:rPr>
              <w:t xml:space="preserve"> уточнены правила поиска для одновременного указания sid и externalSid </w:t>
            </w:r>
          </w:p>
          <w:p w14:paraId="7B29A50D" w14:textId="77777777" w:rsidR="001D3AF5" w:rsidRPr="00273CF9" w:rsidRDefault="001D3AF5" w:rsidP="00B44E52">
            <w:pPr>
              <w:ind w:firstLine="0"/>
              <w:rPr>
                <w:sz w:val="18"/>
                <w:szCs w:val="18"/>
              </w:rPr>
            </w:pPr>
            <w:r w:rsidRPr="00273CF9">
              <w:rPr>
                <w:sz w:val="18"/>
                <w:szCs w:val="18"/>
              </w:rPr>
              <w:t>4) РК_ИК_0434 вызывается только для новых контрактов</w:t>
            </w:r>
          </w:p>
          <w:p w14:paraId="20F49CD2" w14:textId="76DAB0EB" w:rsidR="001D3AF5" w:rsidRPr="00273CF9" w:rsidRDefault="001D3AF5" w:rsidP="00B44E52">
            <w:pPr>
              <w:ind w:firstLine="0"/>
              <w:rPr>
                <w:sz w:val="18"/>
                <w:szCs w:val="18"/>
              </w:rPr>
            </w:pPr>
            <w:r w:rsidRPr="00273CF9">
              <w:rPr>
                <w:sz w:val="18"/>
                <w:szCs w:val="18"/>
              </w:rPr>
              <w:t xml:space="preserve">5) РК_ИК_0297 </w:t>
            </w:r>
            <w:r>
              <w:rPr>
                <w:sz w:val="18"/>
                <w:szCs w:val="18"/>
              </w:rPr>
              <w:t>–</w:t>
            </w:r>
            <w:r w:rsidRPr="00273CF9">
              <w:rPr>
                <w:sz w:val="18"/>
                <w:szCs w:val="18"/>
              </w:rPr>
              <w:t xml:space="preserve"> вызывается только для старых контрактов</w:t>
            </w:r>
          </w:p>
        </w:tc>
      </w:tr>
      <w:tr w:rsidR="001D3AF5" w:rsidRPr="00273CF9" w14:paraId="0BC025B5" w14:textId="77777777" w:rsidTr="00D151C9">
        <w:trPr>
          <w:trHeight w:val="553"/>
        </w:trPr>
        <w:tc>
          <w:tcPr>
            <w:tcW w:w="562" w:type="dxa"/>
          </w:tcPr>
          <w:p w14:paraId="559154CC" w14:textId="4C431790" w:rsidR="001D3AF5" w:rsidRPr="00273CF9" w:rsidRDefault="001D3AF5" w:rsidP="00B44E52">
            <w:pPr>
              <w:pStyle w:val="ad"/>
              <w:rPr>
                <w:sz w:val="18"/>
                <w:szCs w:val="18"/>
              </w:rPr>
            </w:pPr>
            <w:r w:rsidRPr="00273CF9">
              <w:rPr>
                <w:sz w:val="18"/>
                <w:szCs w:val="18"/>
              </w:rPr>
              <w:t>7.45</w:t>
            </w:r>
          </w:p>
        </w:tc>
        <w:tc>
          <w:tcPr>
            <w:tcW w:w="1134" w:type="dxa"/>
          </w:tcPr>
          <w:p w14:paraId="436EEE73" w14:textId="60411307" w:rsidR="001D3AF5" w:rsidRPr="00273CF9" w:rsidRDefault="001D3AF5" w:rsidP="00B44E52">
            <w:pPr>
              <w:pStyle w:val="ad"/>
              <w:rPr>
                <w:sz w:val="18"/>
                <w:szCs w:val="18"/>
              </w:rPr>
            </w:pPr>
            <w:r w:rsidRPr="00273CF9">
              <w:rPr>
                <w:sz w:val="18"/>
                <w:szCs w:val="18"/>
              </w:rPr>
              <w:t>14.06.2023</w:t>
            </w:r>
          </w:p>
        </w:tc>
        <w:tc>
          <w:tcPr>
            <w:tcW w:w="1275" w:type="dxa"/>
          </w:tcPr>
          <w:p w14:paraId="56E213DA" w14:textId="50683409" w:rsidR="001D3AF5" w:rsidRPr="00273CF9" w:rsidRDefault="001D3AF5" w:rsidP="00B44E52">
            <w:pPr>
              <w:pStyle w:val="ad"/>
              <w:rPr>
                <w:sz w:val="18"/>
                <w:szCs w:val="18"/>
                <w:lang w:val="en-US"/>
              </w:rPr>
            </w:pPr>
            <w:r w:rsidRPr="00273CF9">
              <w:rPr>
                <w:sz w:val="18"/>
                <w:szCs w:val="18"/>
                <w:lang w:val="en-US"/>
              </w:rPr>
              <w:t>FCSNF-18815</w:t>
            </w:r>
          </w:p>
        </w:tc>
        <w:tc>
          <w:tcPr>
            <w:tcW w:w="6095" w:type="dxa"/>
          </w:tcPr>
          <w:p w14:paraId="3A207F4B" w14:textId="46FAA9D4" w:rsidR="001D3AF5" w:rsidRPr="00273CF9" w:rsidRDefault="001D3AF5" w:rsidP="00B44E52">
            <w:pPr>
              <w:ind w:firstLine="0"/>
              <w:rPr>
                <w:sz w:val="18"/>
                <w:szCs w:val="18"/>
              </w:rPr>
            </w:pPr>
            <w:r w:rsidRPr="00273CF9">
              <w:rPr>
                <w:sz w:val="18"/>
                <w:szCs w:val="18"/>
              </w:rPr>
              <w:t>В документе «Информация (проект информации) о заключенном контракте» удалено поле «Уникальный идентификатор электронного контрака в ЕИС» (foundation/fcsOrder/order/electronicContractUuid).</w:t>
            </w:r>
          </w:p>
        </w:tc>
      </w:tr>
      <w:tr w:rsidR="001D3AF5" w:rsidRPr="00273CF9" w14:paraId="2927B5F7" w14:textId="77777777" w:rsidTr="00D151C9">
        <w:trPr>
          <w:trHeight w:val="553"/>
        </w:trPr>
        <w:tc>
          <w:tcPr>
            <w:tcW w:w="562" w:type="dxa"/>
          </w:tcPr>
          <w:p w14:paraId="4042F61A" w14:textId="07F9369E" w:rsidR="001D3AF5" w:rsidRPr="00273CF9" w:rsidRDefault="001D3AF5" w:rsidP="00B44E52">
            <w:pPr>
              <w:pStyle w:val="ad"/>
              <w:rPr>
                <w:sz w:val="18"/>
                <w:szCs w:val="18"/>
              </w:rPr>
            </w:pPr>
            <w:r w:rsidRPr="00273CF9">
              <w:rPr>
                <w:sz w:val="18"/>
                <w:szCs w:val="18"/>
              </w:rPr>
              <w:t>7.46</w:t>
            </w:r>
          </w:p>
        </w:tc>
        <w:tc>
          <w:tcPr>
            <w:tcW w:w="1134" w:type="dxa"/>
          </w:tcPr>
          <w:p w14:paraId="63E80D2C" w14:textId="3B879453" w:rsidR="001D3AF5" w:rsidRPr="00273CF9" w:rsidRDefault="001D3AF5" w:rsidP="00B44E52">
            <w:pPr>
              <w:pStyle w:val="ad"/>
              <w:rPr>
                <w:sz w:val="18"/>
                <w:szCs w:val="18"/>
              </w:rPr>
            </w:pPr>
            <w:r w:rsidRPr="00273CF9">
              <w:rPr>
                <w:sz w:val="18"/>
                <w:szCs w:val="18"/>
              </w:rPr>
              <w:t>15.06.2023</w:t>
            </w:r>
          </w:p>
        </w:tc>
        <w:tc>
          <w:tcPr>
            <w:tcW w:w="1275" w:type="dxa"/>
          </w:tcPr>
          <w:p w14:paraId="4E0681B2" w14:textId="7F425C92" w:rsidR="001D3AF5" w:rsidRPr="00273CF9" w:rsidRDefault="001D3AF5" w:rsidP="00B44E52">
            <w:pPr>
              <w:pStyle w:val="ad"/>
              <w:rPr>
                <w:sz w:val="18"/>
                <w:szCs w:val="18"/>
                <w:lang w:val="en-US"/>
              </w:rPr>
            </w:pPr>
            <w:r w:rsidRPr="00273CF9">
              <w:rPr>
                <w:sz w:val="18"/>
                <w:szCs w:val="18"/>
                <w:lang w:val="en-US"/>
              </w:rPr>
              <w:t>FCS-239008</w:t>
            </w:r>
          </w:p>
        </w:tc>
        <w:tc>
          <w:tcPr>
            <w:tcW w:w="6095" w:type="dxa"/>
          </w:tcPr>
          <w:p w14:paraId="737C7CB3" w14:textId="77777777" w:rsidR="001D3AF5" w:rsidRPr="00273CF9" w:rsidRDefault="001D3AF5" w:rsidP="00646621">
            <w:pPr>
              <w:ind w:firstLine="0"/>
              <w:rPr>
                <w:sz w:val="18"/>
                <w:szCs w:val="18"/>
              </w:rPr>
            </w:pPr>
            <w:r w:rsidRPr="00273CF9">
              <w:rPr>
                <w:sz w:val="18"/>
                <w:szCs w:val="18"/>
              </w:rPr>
              <w:t>Сохранению в ХД также подлежат документы:</w:t>
            </w:r>
          </w:p>
          <w:p w14:paraId="25D3E6E4" w14:textId="77777777" w:rsidR="001D3AF5" w:rsidRPr="00273CF9" w:rsidRDefault="001D3AF5" w:rsidP="002D0245">
            <w:pPr>
              <w:pStyle w:val="affe"/>
              <w:numPr>
                <w:ilvl w:val="0"/>
                <w:numId w:val="223"/>
              </w:numPr>
              <w:rPr>
                <w:sz w:val="18"/>
                <w:szCs w:val="18"/>
              </w:rPr>
            </w:pPr>
            <w:r w:rsidRPr="00273CF9">
              <w:rPr>
                <w:sz w:val="18"/>
                <w:szCs w:val="18"/>
              </w:rPr>
              <w:t>«Квитанция о доступности формирования документов электронного актирования по контракту контракте (не публичные данные)» (closedContractAvailableForElAct);</w:t>
            </w:r>
          </w:p>
          <w:p w14:paraId="6AAA7A6E" w14:textId="6CF8F4CA" w:rsidR="001D3AF5" w:rsidRPr="00273CF9" w:rsidRDefault="001D3AF5" w:rsidP="002D0245">
            <w:pPr>
              <w:pStyle w:val="affe"/>
              <w:numPr>
                <w:ilvl w:val="0"/>
                <w:numId w:val="223"/>
              </w:numPr>
              <w:rPr>
                <w:sz w:val="18"/>
                <w:szCs w:val="18"/>
              </w:rPr>
            </w:pPr>
            <w:r w:rsidRPr="00273CF9">
              <w:rPr>
                <w:sz w:val="18"/>
                <w:szCs w:val="18"/>
              </w:rPr>
              <w:lastRenderedPageBreak/>
              <w:t>«Квитанция о доступности формирования документов электронного актирования по контракту» (contractAvailableForElAct).</w:t>
            </w:r>
          </w:p>
        </w:tc>
      </w:tr>
      <w:tr w:rsidR="001D3AF5" w:rsidRPr="00273CF9" w14:paraId="7282FDC9" w14:textId="77777777" w:rsidTr="00D151C9">
        <w:trPr>
          <w:trHeight w:val="553"/>
        </w:trPr>
        <w:tc>
          <w:tcPr>
            <w:tcW w:w="562" w:type="dxa"/>
          </w:tcPr>
          <w:p w14:paraId="1DBACFFA" w14:textId="5DEE228E" w:rsidR="001D3AF5" w:rsidRPr="00273CF9" w:rsidRDefault="001D3AF5" w:rsidP="00B44E52">
            <w:pPr>
              <w:pStyle w:val="ad"/>
              <w:rPr>
                <w:sz w:val="18"/>
                <w:szCs w:val="18"/>
              </w:rPr>
            </w:pPr>
            <w:r w:rsidRPr="00273CF9">
              <w:rPr>
                <w:sz w:val="18"/>
                <w:szCs w:val="18"/>
              </w:rPr>
              <w:lastRenderedPageBreak/>
              <w:t>7.47</w:t>
            </w:r>
          </w:p>
        </w:tc>
        <w:tc>
          <w:tcPr>
            <w:tcW w:w="1134" w:type="dxa"/>
          </w:tcPr>
          <w:p w14:paraId="22C962FE" w14:textId="1F559C88" w:rsidR="001D3AF5" w:rsidRPr="00273CF9" w:rsidRDefault="001D3AF5" w:rsidP="00B44E52">
            <w:pPr>
              <w:pStyle w:val="ad"/>
              <w:rPr>
                <w:sz w:val="18"/>
                <w:szCs w:val="18"/>
              </w:rPr>
            </w:pPr>
            <w:r w:rsidRPr="00273CF9">
              <w:rPr>
                <w:sz w:val="18"/>
                <w:szCs w:val="18"/>
              </w:rPr>
              <w:t>23.06.2023</w:t>
            </w:r>
          </w:p>
        </w:tc>
        <w:tc>
          <w:tcPr>
            <w:tcW w:w="1275" w:type="dxa"/>
          </w:tcPr>
          <w:p w14:paraId="246B593D" w14:textId="2D0CBA3F" w:rsidR="001D3AF5" w:rsidRPr="00273CF9" w:rsidRDefault="001D3AF5" w:rsidP="00B44E52">
            <w:pPr>
              <w:pStyle w:val="ad"/>
              <w:rPr>
                <w:sz w:val="18"/>
                <w:szCs w:val="18"/>
              </w:rPr>
            </w:pPr>
            <w:r w:rsidRPr="00273CF9">
              <w:rPr>
                <w:sz w:val="18"/>
                <w:szCs w:val="18"/>
              </w:rPr>
              <w:t>FCS-240168</w:t>
            </w:r>
          </w:p>
        </w:tc>
        <w:tc>
          <w:tcPr>
            <w:tcW w:w="6095" w:type="dxa"/>
          </w:tcPr>
          <w:p w14:paraId="454B3D7F" w14:textId="5008AC85" w:rsidR="001D3AF5" w:rsidRPr="00273CF9" w:rsidRDefault="001D3AF5" w:rsidP="00646621">
            <w:pPr>
              <w:ind w:firstLine="0"/>
              <w:rPr>
                <w:sz w:val="18"/>
                <w:szCs w:val="18"/>
              </w:rPr>
            </w:pPr>
            <w:r w:rsidRPr="00273CF9">
              <w:rPr>
                <w:sz w:val="18"/>
                <w:szCs w:val="18"/>
              </w:rPr>
              <w:t>Отключен контроль РК_ИК_0195</w:t>
            </w:r>
          </w:p>
        </w:tc>
      </w:tr>
      <w:tr w:rsidR="001D3AF5" w:rsidRPr="00273CF9" w14:paraId="59CC9F45" w14:textId="77777777" w:rsidTr="00D151C9">
        <w:trPr>
          <w:trHeight w:val="553"/>
        </w:trPr>
        <w:tc>
          <w:tcPr>
            <w:tcW w:w="562" w:type="dxa"/>
          </w:tcPr>
          <w:p w14:paraId="4DB4930E" w14:textId="6042F03F" w:rsidR="001D3AF5" w:rsidRPr="00273CF9" w:rsidRDefault="001D3AF5" w:rsidP="00B44E52">
            <w:pPr>
              <w:pStyle w:val="ad"/>
              <w:rPr>
                <w:sz w:val="18"/>
                <w:szCs w:val="18"/>
              </w:rPr>
            </w:pPr>
            <w:r w:rsidRPr="00273CF9">
              <w:rPr>
                <w:sz w:val="18"/>
                <w:szCs w:val="18"/>
              </w:rPr>
              <w:t>7.48</w:t>
            </w:r>
          </w:p>
        </w:tc>
        <w:tc>
          <w:tcPr>
            <w:tcW w:w="1134" w:type="dxa"/>
          </w:tcPr>
          <w:p w14:paraId="237A6B9C" w14:textId="7F704BC9" w:rsidR="001D3AF5" w:rsidRPr="00273CF9" w:rsidRDefault="001D3AF5" w:rsidP="00B44E52">
            <w:pPr>
              <w:pStyle w:val="ad"/>
              <w:rPr>
                <w:sz w:val="18"/>
                <w:szCs w:val="18"/>
              </w:rPr>
            </w:pPr>
            <w:r w:rsidRPr="00273CF9">
              <w:rPr>
                <w:sz w:val="18"/>
                <w:szCs w:val="18"/>
              </w:rPr>
              <w:t>28.06.2023</w:t>
            </w:r>
          </w:p>
        </w:tc>
        <w:tc>
          <w:tcPr>
            <w:tcW w:w="1275" w:type="dxa"/>
          </w:tcPr>
          <w:p w14:paraId="6705BF26" w14:textId="19159B5E" w:rsidR="001D3AF5" w:rsidRPr="00273CF9" w:rsidRDefault="001D3AF5" w:rsidP="00B44E52">
            <w:pPr>
              <w:pStyle w:val="ad"/>
              <w:rPr>
                <w:sz w:val="18"/>
                <w:szCs w:val="18"/>
              </w:rPr>
            </w:pPr>
            <w:r w:rsidRPr="00273CF9">
              <w:rPr>
                <w:sz w:val="18"/>
                <w:szCs w:val="18"/>
              </w:rPr>
              <w:t>FCSNF-18645</w:t>
            </w:r>
          </w:p>
        </w:tc>
        <w:tc>
          <w:tcPr>
            <w:tcW w:w="6095" w:type="dxa"/>
          </w:tcPr>
          <w:p w14:paraId="62831515" w14:textId="67FC8FE6" w:rsidR="001D3AF5" w:rsidRPr="00273CF9" w:rsidRDefault="001D3AF5" w:rsidP="00646621">
            <w:pPr>
              <w:ind w:firstLine="0"/>
              <w:rPr>
                <w:sz w:val="18"/>
                <w:szCs w:val="18"/>
              </w:rPr>
            </w:pPr>
            <w:r w:rsidRPr="00273CF9">
              <w:rPr>
                <w:sz w:val="18"/>
                <w:szCs w:val="18"/>
              </w:rPr>
              <w:t>В разделе 3.5.1.4.4.1</w:t>
            </w:r>
            <w:r w:rsidRPr="00273CF9">
              <w:rPr>
                <w:sz w:val="18"/>
                <w:szCs w:val="18"/>
              </w:rPr>
              <w:tab/>
              <w:t>«Информация (проект информации) о заключенном контракте» добавлено уточнение по заполнению блока «Информация о поставщиках (подрядчиках, исполнителях)» (suppliersInfo)</w:t>
            </w:r>
          </w:p>
        </w:tc>
      </w:tr>
      <w:tr w:rsidR="001D3AF5" w:rsidRPr="00273CF9" w14:paraId="6BE34A79" w14:textId="77777777" w:rsidTr="00D151C9">
        <w:trPr>
          <w:trHeight w:val="553"/>
        </w:trPr>
        <w:tc>
          <w:tcPr>
            <w:tcW w:w="562" w:type="dxa"/>
          </w:tcPr>
          <w:p w14:paraId="3054078B" w14:textId="451ABF0C" w:rsidR="001D3AF5" w:rsidRDefault="001D3AF5" w:rsidP="00B44E52">
            <w:pPr>
              <w:pStyle w:val="ad"/>
              <w:rPr>
                <w:sz w:val="18"/>
                <w:szCs w:val="18"/>
              </w:rPr>
            </w:pPr>
            <w:r>
              <w:rPr>
                <w:sz w:val="18"/>
                <w:szCs w:val="18"/>
              </w:rPr>
              <w:t>7.50</w:t>
            </w:r>
          </w:p>
        </w:tc>
        <w:tc>
          <w:tcPr>
            <w:tcW w:w="1134" w:type="dxa"/>
          </w:tcPr>
          <w:p w14:paraId="22B23EBB" w14:textId="6A34D2E2" w:rsidR="001D3AF5" w:rsidRDefault="001D3AF5" w:rsidP="00B44E52">
            <w:pPr>
              <w:pStyle w:val="ad"/>
              <w:rPr>
                <w:sz w:val="18"/>
                <w:szCs w:val="18"/>
              </w:rPr>
            </w:pPr>
            <w:r>
              <w:rPr>
                <w:sz w:val="18"/>
                <w:szCs w:val="18"/>
              </w:rPr>
              <w:t>18.07.2023</w:t>
            </w:r>
          </w:p>
        </w:tc>
        <w:tc>
          <w:tcPr>
            <w:tcW w:w="1275" w:type="dxa"/>
          </w:tcPr>
          <w:p w14:paraId="210FD787" w14:textId="7EEA612A" w:rsidR="001D3AF5" w:rsidRPr="001875AB" w:rsidRDefault="001D3AF5" w:rsidP="00B44E52">
            <w:pPr>
              <w:pStyle w:val="ad"/>
              <w:rPr>
                <w:sz w:val="18"/>
                <w:szCs w:val="18"/>
              </w:rPr>
            </w:pPr>
            <w:r w:rsidRPr="001875AB">
              <w:rPr>
                <w:sz w:val="18"/>
                <w:szCs w:val="18"/>
              </w:rPr>
              <w:t>FCSNF-19</w:t>
            </w:r>
            <w:r>
              <w:rPr>
                <w:sz w:val="18"/>
                <w:szCs w:val="18"/>
              </w:rPr>
              <w:t>604</w:t>
            </w:r>
          </w:p>
        </w:tc>
        <w:tc>
          <w:tcPr>
            <w:tcW w:w="6095" w:type="dxa"/>
          </w:tcPr>
          <w:p w14:paraId="77CC18E0" w14:textId="6D131451" w:rsidR="001D3AF5" w:rsidRDefault="001D3AF5" w:rsidP="00646621">
            <w:pPr>
              <w:ind w:firstLine="0"/>
              <w:rPr>
                <w:sz w:val="18"/>
                <w:szCs w:val="18"/>
              </w:rPr>
            </w:pPr>
            <w:r>
              <w:rPr>
                <w:sz w:val="18"/>
                <w:szCs w:val="18"/>
              </w:rPr>
              <w:t xml:space="preserve">Удален контроль </w:t>
            </w:r>
            <w:r>
              <w:rPr>
                <w:sz w:val="18"/>
                <w:szCs w:val="18"/>
              </w:rPr>
              <w:fldChar w:fldCharType="begin"/>
            </w:r>
            <w:r>
              <w:rPr>
                <w:sz w:val="18"/>
                <w:szCs w:val="18"/>
              </w:rPr>
              <w:instrText xml:space="preserve"> REF РК_ИК_0101 \h  \* MERGEFORMAT </w:instrText>
            </w:r>
            <w:r>
              <w:rPr>
                <w:sz w:val="18"/>
                <w:szCs w:val="18"/>
              </w:rPr>
            </w:r>
            <w:r>
              <w:rPr>
                <w:sz w:val="18"/>
                <w:szCs w:val="18"/>
              </w:rPr>
              <w:fldChar w:fldCharType="separate"/>
            </w:r>
            <w:r w:rsidRPr="006769C5">
              <w:rPr>
                <w:sz w:val="18"/>
                <w:szCs w:val="18"/>
              </w:rPr>
              <w:t>РК_ИК_0101</w:t>
            </w:r>
            <w:r>
              <w:rPr>
                <w:sz w:val="18"/>
                <w:szCs w:val="18"/>
              </w:rPr>
              <w:fldChar w:fldCharType="end"/>
            </w:r>
          </w:p>
        </w:tc>
      </w:tr>
      <w:tr w:rsidR="001D3AF5" w:rsidRPr="00273CF9" w14:paraId="6C71BD5B" w14:textId="77777777" w:rsidTr="00D151C9">
        <w:trPr>
          <w:trHeight w:val="553"/>
        </w:trPr>
        <w:tc>
          <w:tcPr>
            <w:tcW w:w="562" w:type="dxa"/>
          </w:tcPr>
          <w:p w14:paraId="6EA2A0A7" w14:textId="21FB5CA1" w:rsidR="001D3AF5" w:rsidRDefault="001D3AF5" w:rsidP="00B44E52">
            <w:pPr>
              <w:pStyle w:val="ad"/>
              <w:rPr>
                <w:sz w:val="18"/>
                <w:szCs w:val="18"/>
              </w:rPr>
            </w:pPr>
            <w:r>
              <w:rPr>
                <w:sz w:val="18"/>
                <w:szCs w:val="18"/>
              </w:rPr>
              <w:t>7.51</w:t>
            </w:r>
          </w:p>
        </w:tc>
        <w:tc>
          <w:tcPr>
            <w:tcW w:w="1134" w:type="dxa"/>
          </w:tcPr>
          <w:p w14:paraId="6FFA1E67" w14:textId="53D8B950" w:rsidR="001D3AF5" w:rsidRDefault="001D3AF5" w:rsidP="00B44E52">
            <w:pPr>
              <w:pStyle w:val="ad"/>
              <w:rPr>
                <w:sz w:val="18"/>
                <w:szCs w:val="18"/>
              </w:rPr>
            </w:pPr>
            <w:r>
              <w:rPr>
                <w:sz w:val="18"/>
                <w:szCs w:val="18"/>
              </w:rPr>
              <w:t>21.07.2023</w:t>
            </w:r>
          </w:p>
        </w:tc>
        <w:tc>
          <w:tcPr>
            <w:tcW w:w="1275" w:type="dxa"/>
          </w:tcPr>
          <w:p w14:paraId="1E41B723" w14:textId="3E4DB562" w:rsidR="001D3AF5" w:rsidRPr="001875AB" w:rsidRDefault="001D3AF5" w:rsidP="00B44E52">
            <w:pPr>
              <w:pStyle w:val="ad"/>
              <w:rPr>
                <w:sz w:val="18"/>
                <w:szCs w:val="18"/>
              </w:rPr>
            </w:pPr>
            <w:r w:rsidRPr="00B83F31">
              <w:rPr>
                <w:sz w:val="18"/>
                <w:szCs w:val="18"/>
              </w:rPr>
              <w:t>FCS-243222</w:t>
            </w:r>
            <w:r>
              <w:rPr>
                <w:sz w:val="18"/>
                <w:szCs w:val="18"/>
              </w:rPr>
              <w:br/>
            </w:r>
            <w:r w:rsidRPr="00B83F31">
              <w:rPr>
                <w:sz w:val="18"/>
                <w:szCs w:val="18"/>
              </w:rPr>
              <w:t>FCS-2432</w:t>
            </w:r>
            <w:r>
              <w:rPr>
                <w:sz w:val="18"/>
                <w:szCs w:val="18"/>
              </w:rPr>
              <w:t>3</w:t>
            </w:r>
            <w:r w:rsidRPr="00B83F31">
              <w:rPr>
                <w:sz w:val="18"/>
                <w:szCs w:val="18"/>
              </w:rPr>
              <w:t>2</w:t>
            </w:r>
          </w:p>
        </w:tc>
        <w:tc>
          <w:tcPr>
            <w:tcW w:w="6095" w:type="dxa"/>
          </w:tcPr>
          <w:p w14:paraId="5A1B82B2" w14:textId="4A75755A" w:rsidR="001D3AF5" w:rsidRDefault="001D3AF5" w:rsidP="00646621">
            <w:pPr>
              <w:ind w:firstLine="0"/>
              <w:rPr>
                <w:sz w:val="18"/>
                <w:szCs w:val="18"/>
              </w:rPr>
            </w:pPr>
            <w:r w:rsidRPr="00B83F31">
              <w:rPr>
                <w:sz w:val="18"/>
                <w:szCs w:val="18"/>
              </w:rPr>
              <w:t>В разделе 3.5.1.4.4.1 «Информация (проект информации) о заключенном контракте» скорректирован прием блока «Обособленное подразделение юридического лица РФ» и поля «Номер реестровой записи в ЕРУЗ» (contractorRegistryNum) из РЭК</w:t>
            </w:r>
            <w:r>
              <w:rPr>
                <w:sz w:val="18"/>
                <w:szCs w:val="18"/>
              </w:rPr>
              <w:t>.</w:t>
            </w:r>
          </w:p>
        </w:tc>
      </w:tr>
      <w:tr w:rsidR="001D3AF5" w:rsidRPr="00273CF9" w14:paraId="5027BFD0" w14:textId="77777777" w:rsidTr="00D151C9">
        <w:trPr>
          <w:trHeight w:val="553"/>
        </w:trPr>
        <w:tc>
          <w:tcPr>
            <w:tcW w:w="562" w:type="dxa"/>
          </w:tcPr>
          <w:p w14:paraId="13D24798" w14:textId="18D13EE0" w:rsidR="001D3AF5" w:rsidRPr="00B75127" w:rsidRDefault="001D3AF5" w:rsidP="00B44E52">
            <w:pPr>
              <w:pStyle w:val="ad"/>
              <w:rPr>
                <w:sz w:val="18"/>
                <w:szCs w:val="18"/>
                <w:lang w:val="en-US"/>
              </w:rPr>
            </w:pPr>
            <w:r>
              <w:rPr>
                <w:sz w:val="18"/>
                <w:szCs w:val="18"/>
                <w:lang w:val="en-US"/>
              </w:rPr>
              <w:t>7.52</w:t>
            </w:r>
          </w:p>
        </w:tc>
        <w:tc>
          <w:tcPr>
            <w:tcW w:w="1134" w:type="dxa"/>
          </w:tcPr>
          <w:p w14:paraId="05115AFA" w14:textId="66487F48" w:rsidR="001D3AF5" w:rsidRDefault="001D3AF5" w:rsidP="00B44E52">
            <w:pPr>
              <w:pStyle w:val="ad"/>
              <w:rPr>
                <w:sz w:val="18"/>
                <w:szCs w:val="18"/>
              </w:rPr>
            </w:pPr>
            <w:r>
              <w:rPr>
                <w:sz w:val="18"/>
                <w:szCs w:val="18"/>
              </w:rPr>
              <w:t>21.07.2023</w:t>
            </w:r>
          </w:p>
        </w:tc>
        <w:tc>
          <w:tcPr>
            <w:tcW w:w="1275" w:type="dxa"/>
          </w:tcPr>
          <w:p w14:paraId="60C42894" w14:textId="565C3DAF" w:rsidR="001D3AF5" w:rsidRPr="00B83F31" w:rsidRDefault="001D3AF5" w:rsidP="00B44E52">
            <w:pPr>
              <w:pStyle w:val="ad"/>
              <w:rPr>
                <w:sz w:val="18"/>
                <w:szCs w:val="18"/>
              </w:rPr>
            </w:pPr>
            <w:r w:rsidRPr="00B75127">
              <w:rPr>
                <w:sz w:val="18"/>
                <w:szCs w:val="18"/>
              </w:rPr>
              <w:t>FCSNF-19192</w:t>
            </w:r>
          </w:p>
        </w:tc>
        <w:tc>
          <w:tcPr>
            <w:tcW w:w="6095" w:type="dxa"/>
          </w:tcPr>
          <w:p w14:paraId="724342F2" w14:textId="299A5456" w:rsidR="001D3AF5" w:rsidRDefault="001D3AF5" w:rsidP="002D0245">
            <w:pPr>
              <w:pStyle w:val="affe"/>
              <w:numPr>
                <w:ilvl w:val="0"/>
                <w:numId w:val="226"/>
              </w:numPr>
              <w:rPr>
                <w:sz w:val="18"/>
                <w:szCs w:val="18"/>
              </w:rPr>
            </w:pPr>
            <w:r>
              <w:rPr>
                <w:sz w:val="18"/>
                <w:szCs w:val="18"/>
              </w:rPr>
              <w:t>В алгоритм приема поля «</w:t>
            </w:r>
            <w:r w:rsidRPr="004319B9">
              <w:rPr>
                <w:sz w:val="18"/>
                <w:szCs w:val="18"/>
              </w:rPr>
              <w:t>Наименование объекта закупки в соответствии с контрактом» (</w:t>
            </w:r>
            <w:r w:rsidRPr="007E3CCB">
              <w:rPr>
                <w:sz w:val="18"/>
                <w:szCs w:val="18"/>
              </w:rPr>
              <w:t>zfcs_contract2015PurchaseObjectInfoType /</w:t>
            </w:r>
            <w:r w:rsidRPr="004319B9">
              <w:rPr>
                <w:sz w:val="18"/>
                <w:szCs w:val="18"/>
              </w:rPr>
              <w:t>products/product/name)</w:t>
            </w:r>
            <w:r>
              <w:rPr>
                <w:sz w:val="18"/>
                <w:szCs w:val="18"/>
              </w:rPr>
              <w:t xml:space="preserve"> убрана обработка значения поля </w:t>
            </w:r>
            <w:r w:rsidRPr="004319B9">
              <w:rPr>
                <w:sz w:val="18"/>
                <w:szCs w:val="18"/>
              </w:rPr>
              <w:t xml:space="preserve">«Предмет контракта относится к работам по строительству» (constructionWorksInfo/isConstructionWorks) </w:t>
            </w:r>
            <w:r>
              <w:rPr>
                <w:sz w:val="18"/>
                <w:szCs w:val="18"/>
              </w:rPr>
              <w:t>и добавлен код причины изменений условий контракта – 210.</w:t>
            </w:r>
          </w:p>
          <w:p w14:paraId="6055A1A9" w14:textId="48E17C38" w:rsidR="001D3AF5" w:rsidRPr="004319B9" w:rsidRDefault="001D3AF5" w:rsidP="002D0245">
            <w:pPr>
              <w:pStyle w:val="affe"/>
              <w:numPr>
                <w:ilvl w:val="0"/>
                <w:numId w:val="226"/>
              </w:numPr>
              <w:rPr>
                <w:sz w:val="18"/>
                <w:szCs w:val="18"/>
              </w:rPr>
            </w:pPr>
            <w:r>
              <w:rPr>
                <w:sz w:val="18"/>
                <w:szCs w:val="18"/>
              </w:rPr>
              <w:t xml:space="preserve">В алгоритм приема </w:t>
            </w:r>
            <w:r w:rsidRPr="007E3CCB">
              <w:rPr>
                <w:sz w:val="18"/>
                <w:szCs w:val="18"/>
              </w:rPr>
              <w:t>Choice между блоками OKPD/OKPD2/KTRU (</w:t>
            </w:r>
            <w:r>
              <w:rPr>
                <w:sz w:val="18"/>
                <w:szCs w:val="18"/>
              </w:rPr>
              <w:t xml:space="preserve">в типе </w:t>
            </w:r>
            <w:r w:rsidRPr="007E3CCB">
              <w:rPr>
                <w:sz w:val="18"/>
                <w:szCs w:val="18"/>
              </w:rPr>
              <w:t>zfcs_contract2015PurchaseObjectInfoType)</w:t>
            </w:r>
            <w:r>
              <w:rPr>
                <w:sz w:val="18"/>
                <w:szCs w:val="18"/>
              </w:rPr>
              <w:t xml:space="preserve"> убрана обработка значения поля </w:t>
            </w:r>
            <w:r w:rsidRPr="004319B9">
              <w:rPr>
                <w:sz w:val="18"/>
                <w:szCs w:val="18"/>
              </w:rPr>
              <w:t xml:space="preserve">«Предмет контракта относится к работам по строительству» (constructionWorksInfo/isConstructionWorks) </w:t>
            </w:r>
            <w:r>
              <w:rPr>
                <w:sz w:val="18"/>
                <w:szCs w:val="18"/>
              </w:rPr>
              <w:t xml:space="preserve">и добавлен код причины изменений условий контракта – 210 </w:t>
            </w:r>
          </w:p>
        </w:tc>
      </w:tr>
      <w:tr w:rsidR="001D3AF5" w:rsidRPr="00273CF9" w14:paraId="3DB013C8" w14:textId="77777777" w:rsidTr="00D151C9">
        <w:trPr>
          <w:trHeight w:val="553"/>
        </w:trPr>
        <w:tc>
          <w:tcPr>
            <w:tcW w:w="562" w:type="dxa"/>
          </w:tcPr>
          <w:p w14:paraId="772664ED" w14:textId="6F580CAF" w:rsidR="001D3AF5" w:rsidRDefault="001D3AF5" w:rsidP="00317D2E">
            <w:pPr>
              <w:pStyle w:val="ad"/>
              <w:rPr>
                <w:sz w:val="18"/>
                <w:szCs w:val="18"/>
                <w:lang w:val="en-US"/>
              </w:rPr>
            </w:pPr>
            <w:r>
              <w:rPr>
                <w:sz w:val="18"/>
                <w:szCs w:val="18"/>
                <w:lang w:val="en-US"/>
              </w:rPr>
              <w:t>7</w:t>
            </w:r>
            <w:r>
              <w:rPr>
                <w:sz w:val="18"/>
                <w:szCs w:val="18"/>
              </w:rPr>
              <w:t>.</w:t>
            </w:r>
            <w:r>
              <w:rPr>
                <w:sz w:val="18"/>
                <w:szCs w:val="18"/>
                <w:lang w:val="en-US"/>
              </w:rPr>
              <w:t>53</w:t>
            </w:r>
          </w:p>
        </w:tc>
        <w:tc>
          <w:tcPr>
            <w:tcW w:w="1134" w:type="dxa"/>
          </w:tcPr>
          <w:p w14:paraId="16FAE26B" w14:textId="0A78FEB5" w:rsidR="001D3AF5" w:rsidRDefault="001D3AF5" w:rsidP="00317D2E">
            <w:pPr>
              <w:pStyle w:val="ad"/>
              <w:rPr>
                <w:sz w:val="18"/>
                <w:szCs w:val="18"/>
              </w:rPr>
            </w:pPr>
            <w:r>
              <w:rPr>
                <w:sz w:val="18"/>
                <w:szCs w:val="18"/>
              </w:rPr>
              <w:t>2</w:t>
            </w:r>
            <w:r>
              <w:rPr>
                <w:sz w:val="18"/>
                <w:szCs w:val="18"/>
                <w:lang w:val="en-US"/>
              </w:rPr>
              <w:t>5</w:t>
            </w:r>
            <w:r>
              <w:rPr>
                <w:sz w:val="18"/>
                <w:szCs w:val="18"/>
              </w:rPr>
              <w:t>.07.2023</w:t>
            </w:r>
          </w:p>
        </w:tc>
        <w:tc>
          <w:tcPr>
            <w:tcW w:w="1275" w:type="dxa"/>
          </w:tcPr>
          <w:p w14:paraId="1C13D150" w14:textId="005020A0" w:rsidR="001D3AF5" w:rsidRPr="00B75127" w:rsidRDefault="001D3AF5" w:rsidP="00317D2E">
            <w:pPr>
              <w:pStyle w:val="ad"/>
              <w:rPr>
                <w:sz w:val="18"/>
                <w:szCs w:val="18"/>
              </w:rPr>
            </w:pPr>
            <w:r w:rsidRPr="00317D2E">
              <w:rPr>
                <w:sz w:val="18"/>
                <w:szCs w:val="18"/>
              </w:rPr>
              <w:t>FCS-243090</w:t>
            </w:r>
          </w:p>
        </w:tc>
        <w:tc>
          <w:tcPr>
            <w:tcW w:w="6095" w:type="dxa"/>
          </w:tcPr>
          <w:p w14:paraId="3F51BC42" w14:textId="149DC4A1" w:rsidR="001D3AF5" w:rsidRPr="00317D2E" w:rsidRDefault="001D3AF5" w:rsidP="00317D2E">
            <w:pPr>
              <w:ind w:firstLine="0"/>
              <w:rPr>
                <w:sz w:val="18"/>
                <w:szCs w:val="18"/>
              </w:rPr>
            </w:pPr>
            <w:r>
              <w:rPr>
                <w:sz w:val="18"/>
                <w:szCs w:val="18"/>
              </w:rPr>
              <w:t>Внесены изменения в правила приема поля «</w:t>
            </w:r>
            <w:r w:rsidRPr="00434A09">
              <w:rPr>
                <w:sz w:val="18"/>
                <w:szCs w:val="18"/>
              </w:rPr>
              <w:t>Реестровый номер проекта контракта, заключенного в электронной форме</w:t>
            </w:r>
            <w:r>
              <w:rPr>
                <w:sz w:val="18"/>
                <w:szCs w:val="18"/>
              </w:rPr>
              <w:t>» (</w:t>
            </w:r>
            <w:r w:rsidRPr="00434A09">
              <w:rPr>
                <w:sz w:val="18"/>
                <w:szCs w:val="18"/>
              </w:rPr>
              <w:t>foundation/fcsOrder/order/contractProjectNumber</w:t>
            </w:r>
            <w:r>
              <w:rPr>
                <w:sz w:val="18"/>
                <w:szCs w:val="18"/>
              </w:rPr>
              <w:t xml:space="preserve">) (см. </w:t>
            </w:r>
            <w:r>
              <w:rPr>
                <w:sz w:val="18"/>
                <w:szCs w:val="18"/>
              </w:rPr>
              <w:fldChar w:fldCharType="begin"/>
            </w:r>
            <w:r>
              <w:rPr>
                <w:sz w:val="18"/>
                <w:szCs w:val="18"/>
              </w:rPr>
              <w:instrText xml:space="preserve"> REF contractProjectNumber \p \h </w:instrText>
            </w:r>
            <w:r>
              <w:rPr>
                <w:sz w:val="18"/>
                <w:szCs w:val="18"/>
              </w:rPr>
            </w:r>
            <w:r>
              <w:rPr>
                <w:sz w:val="18"/>
                <w:szCs w:val="18"/>
              </w:rPr>
              <w:fldChar w:fldCharType="separate"/>
            </w:r>
            <w:r>
              <w:rPr>
                <w:sz w:val="18"/>
                <w:szCs w:val="18"/>
              </w:rPr>
              <w:t>выше</w:t>
            </w:r>
            <w:r>
              <w:rPr>
                <w:sz w:val="18"/>
                <w:szCs w:val="18"/>
              </w:rPr>
              <w:fldChar w:fldCharType="end"/>
            </w:r>
            <w:r>
              <w:rPr>
                <w:sz w:val="18"/>
                <w:szCs w:val="18"/>
              </w:rPr>
              <w:t>)</w:t>
            </w:r>
          </w:p>
        </w:tc>
      </w:tr>
      <w:tr w:rsidR="001D3AF5" w:rsidRPr="00273CF9" w14:paraId="78ADA1B5" w14:textId="77777777" w:rsidTr="00D151C9">
        <w:trPr>
          <w:trHeight w:val="553"/>
        </w:trPr>
        <w:tc>
          <w:tcPr>
            <w:tcW w:w="562" w:type="dxa"/>
          </w:tcPr>
          <w:p w14:paraId="212C30D3" w14:textId="2DEDC07F" w:rsidR="001D3AF5" w:rsidRPr="00F95948" w:rsidRDefault="001D3AF5" w:rsidP="00317D2E">
            <w:pPr>
              <w:pStyle w:val="ad"/>
              <w:rPr>
                <w:sz w:val="18"/>
                <w:szCs w:val="18"/>
              </w:rPr>
            </w:pPr>
            <w:r>
              <w:rPr>
                <w:sz w:val="18"/>
                <w:szCs w:val="18"/>
              </w:rPr>
              <w:t>7.54</w:t>
            </w:r>
          </w:p>
        </w:tc>
        <w:tc>
          <w:tcPr>
            <w:tcW w:w="1134" w:type="dxa"/>
          </w:tcPr>
          <w:p w14:paraId="3759D263" w14:textId="153894A5" w:rsidR="001D3AF5" w:rsidRDefault="001D3AF5" w:rsidP="00317D2E">
            <w:pPr>
              <w:pStyle w:val="ad"/>
              <w:rPr>
                <w:sz w:val="18"/>
                <w:szCs w:val="18"/>
              </w:rPr>
            </w:pPr>
            <w:r>
              <w:rPr>
                <w:sz w:val="18"/>
                <w:szCs w:val="18"/>
              </w:rPr>
              <w:t>28.07.2023</w:t>
            </w:r>
          </w:p>
        </w:tc>
        <w:tc>
          <w:tcPr>
            <w:tcW w:w="1275" w:type="dxa"/>
          </w:tcPr>
          <w:p w14:paraId="04EF1810" w14:textId="672AF002" w:rsidR="001D3AF5" w:rsidRPr="00317D2E" w:rsidRDefault="001D3AF5" w:rsidP="00317D2E">
            <w:pPr>
              <w:pStyle w:val="ad"/>
              <w:rPr>
                <w:sz w:val="18"/>
                <w:szCs w:val="18"/>
              </w:rPr>
            </w:pPr>
            <w:r w:rsidRPr="00F95948">
              <w:rPr>
                <w:sz w:val="18"/>
                <w:szCs w:val="18"/>
              </w:rPr>
              <w:t>FCS-243732</w:t>
            </w:r>
          </w:p>
        </w:tc>
        <w:tc>
          <w:tcPr>
            <w:tcW w:w="6095" w:type="dxa"/>
          </w:tcPr>
          <w:p w14:paraId="637ACA3E" w14:textId="75B32745" w:rsidR="001D3AF5" w:rsidRDefault="001D3AF5" w:rsidP="00317D2E">
            <w:pPr>
              <w:ind w:firstLine="0"/>
              <w:rPr>
                <w:sz w:val="18"/>
                <w:szCs w:val="18"/>
              </w:rPr>
            </w:pPr>
            <w:r w:rsidRPr="00F95948">
              <w:rPr>
                <w:sz w:val="18"/>
                <w:szCs w:val="18"/>
              </w:rPr>
              <w:t xml:space="preserve">Скорректированы правила приема поля «Номер лицевого счета» (personalAccount) в блоке </w:t>
            </w:r>
            <w:r>
              <w:rPr>
                <w:sz w:val="18"/>
                <w:szCs w:val="18"/>
              </w:rPr>
              <w:t>«</w:t>
            </w:r>
            <w:r w:rsidRPr="00F95948">
              <w:rPr>
                <w:sz w:val="18"/>
                <w:szCs w:val="18"/>
              </w:rPr>
              <w:t>Информация о поставщиках (подрядчиках, исполнителях)</w:t>
            </w:r>
            <w:r>
              <w:rPr>
                <w:sz w:val="18"/>
                <w:szCs w:val="18"/>
              </w:rPr>
              <w:t>»</w:t>
            </w:r>
            <w:r w:rsidRPr="00F95948">
              <w:rPr>
                <w:sz w:val="18"/>
                <w:szCs w:val="18"/>
              </w:rPr>
              <w:t xml:space="preserve"> (suppliersInfo) в документе «Информация (проект информации) о заключенном контракте».</w:t>
            </w:r>
          </w:p>
        </w:tc>
      </w:tr>
      <w:tr w:rsidR="001D3AF5" w:rsidRPr="00273CF9" w14:paraId="24F5713E" w14:textId="77777777" w:rsidTr="00D151C9">
        <w:trPr>
          <w:trHeight w:val="553"/>
        </w:trPr>
        <w:tc>
          <w:tcPr>
            <w:tcW w:w="562" w:type="dxa"/>
          </w:tcPr>
          <w:p w14:paraId="059EB5EA" w14:textId="1B4D66C8" w:rsidR="001D3AF5" w:rsidRPr="008E5D05" w:rsidRDefault="001D3AF5" w:rsidP="00317D2E">
            <w:pPr>
              <w:pStyle w:val="ad"/>
              <w:rPr>
                <w:sz w:val="18"/>
                <w:szCs w:val="18"/>
                <w:lang w:val="en-US"/>
              </w:rPr>
            </w:pPr>
            <w:r>
              <w:rPr>
                <w:sz w:val="18"/>
                <w:szCs w:val="18"/>
                <w:lang w:val="en-US"/>
              </w:rPr>
              <w:t>7.55</w:t>
            </w:r>
          </w:p>
        </w:tc>
        <w:tc>
          <w:tcPr>
            <w:tcW w:w="1134" w:type="dxa"/>
          </w:tcPr>
          <w:p w14:paraId="34B576B9" w14:textId="0BB39ADB" w:rsidR="001D3AF5" w:rsidRPr="008E5D05" w:rsidRDefault="001D3AF5" w:rsidP="00317D2E">
            <w:pPr>
              <w:pStyle w:val="ad"/>
              <w:rPr>
                <w:sz w:val="18"/>
                <w:szCs w:val="18"/>
                <w:lang w:val="en-US"/>
              </w:rPr>
            </w:pPr>
            <w:r>
              <w:rPr>
                <w:sz w:val="18"/>
                <w:szCs w:val="18"/>
                <w:lang w:val="en-US"/>
              </w:rPr>
              <w:t>03.08.2023</w:t>
            </w:r>
          </w:p>
        </w:tc>
        <w:tc>
          <w:tcPr>
            <w:tcW w:w="1275" w:type="dxa"/>
          </w:tcPr>
          <w:p w14:paraId="633B6AC5" w14:textId="08D14255" w:rsidR="001D3AF5" w:rsidRPr="00F95948" w:rsidRDefault="001D3AF5" w:rsidP="00317D2E">
            <w:pPr>
              <w:pStyle w:val="ad"/>
              <w:rPr>
                <w:sz w:val="18"/>
                <w:szCs w:val="18"/>
              </w:rPr>
            </w:pPr>
            <w:r w:rsidRPr="008E5D05">
              <w:rPr>
                <w:sz w:val="18"/>
                <w:szCs w:val="18"/>
              </w:rPr>
              <w:t>FCSNF-19069</w:t>
            </w:r>
          </w:p>
        </w:tc>
        <w:tc>
          <w:tcPr>
            <w:tcW w:w="6095" w:type="dxa"/>
          </w:tcPr>
          <w:p w14:paraId="797BFF13" w14:textId="596E35DA" w:rsidR="001D3AF5" w:rsidRPr="00F95948" w:rsidRDefault="001D3AF5" w:rsidP="00317D2E">
            <w:pPr>
              <w:ind w:firstLine="0"/>
              <w:rPr>
                <w:sz w:val="18"/>
                <w:szCs w:val="18"/>
              </w:rPr>
            </w:pPr>
            <w:r>
              <w:rPr>
                <w:sz w:val="18"/>
                <w:szCs w:val="18"/>
              </w:rPr>
              <w:t xml:space="preserve">Внесены изменения в правила прием поля «Цена единицы» (executions/execution/quantityContractSubjects/quantityContractSubject/unitPrice) (см. </w:t>
            </w:r>
            <w:r>
              <w:rPr>
                <w:sz w:val="18"/>
                <w:szCs w:val="18"/>
              </w:rPr>
              <w:fldChar w:fldCharType="begin"/>
            </w:r>
            <w:r>
              <w:rPr>
                <w:sz w:val="18"/>
                <w:szCs w:val="18"/>
              </w:rPr>
              <w:instrText xml:space="preserve"> REF unitPrice \p \h </w:instrText>
            </w:r>
            <w:r>
              <w:rPr>
                <w:sz w:val="18"/>
                <w:szCs w:val="18"/>
              </w:rPr>
            </w:r>
            <w:r>
              <w:rPr>
                <w:sz w:val="18"/>
                <w:szCs w:val="18"/>
              </w:rPr>
              <w:fldChar w:fldCharType="separate"/>
            </w:r>
            <w:r>
              <w:rPr>
                <w:sz w:val="18"/>
                <w:szCs w:val="18"/>
              </w:rPr>
              <w:t>выше</w:t>
            </w:r>
            <w:r>
              <w:rPr>
                <w:sz w:val="18"/>
                <w:szCs w:val="18"/>
              </w:rPr>
              <w:fldChar w:fldCharType="end"/>
            </w:r>
            <w:r>
              <w:rPr>
                <w:sz w:val="18"/>
                <w:szCs w:val="18"/>
              </w:rPr>
              <w:t>)</w:t>
            </w:r>
          </w:p>
        </w:tc>
      </w:tr>
      <w:tr w:rsidR="001D3AF5" w:rsidRPr="00273CF9" w14:paraId="78077484" w14:textId="77777777" w:rsidTr="00D151C9">
        <w:trPr>
          <w:trHeight w:val="553"/>
        </w:trPr>
        <w:tc>
          <w:tcPr>
            <w:tcW w:w="562" w:type="dxa"/>
          </w:tcPr>
          <w:p w14:paraId="70C846BB" w14:textId="0993BF8D" w:rsidR="001D3AF5" w:rsidRDefault="001D3AF5" w:rsidP="00187EEB">
            <w:pPr>
              <w:pStyle w:val="ad"/>
              <w:rPr>
                <w:sz w:val="18"/>
                <w:szCs w:val="18"/>
                <w:lang w:val="en-US"/>
              </w:rPr>
            </w:pPr>
            <w:r>
              <w:rPr>
                <w:sz w:val="18"/>
                <w:szCs w:val="18"/>
              </w:rPr>
              <w:t>7.56</w:t>
            </w:r>
          </w:p>
        </w:tc>
        <w:tc>
          <w:tcPr>
            <w:tcW w:w="1134" w:type="dxa"/>
          </w:tcPr>
          <w:p w14:paraId="4E4E79D4" w14:textId="0428281E" w:rsidR="001D3AF5" w:rsidRDefault="001D3AF5" w:rsidP="00187EEB">
            <w:pPr>
              <w:pStyle w:val="ad"/>
              <w:rPr>
                <w:sz w:val="18"/>
                <w:szCs w:val="18"/>
                <w:lang w:val="en-US"/>
              </w:rPr>
            </w:pPr>
            <w:r>
              <w:rPr>
                <w:sz w:val="18"/>
                <w:szCs w:val="18"/>
              </w:rPr>
              <w:t>07.09.2023</w:t>
            </w:r>
          </w:p>
        </w:tc>
        <w:tc>
          <w:tcPr>
            <w:tcW w:w="1275" w:type="dxa"/>
          </w:tcPr>
          <w:p w14:paraId="4F32E2EA" w14:textId="3EDE6629" w:rsidR="001D3AF5" w:rsidRPr="008E5D05" w:rsidRDefault="001D3AF5" w:rsidP="00187EEB">
            <w:pPr>
              <w:pStyle w:val="ad"/>
              <w:rPr>
                <w:sz w:val="18"/>
                <w:szCs w:val="18"/>
              </w:rPr>
            </w:pPr>
            <w:r w:rsidRPr="001A2E7D">
              <w:rPr>
                <w:sz w:val="18"/>
                <w:szCs w:val="18"/>
              </w:rPr>
              <w:t>FCS-248272</w:t>
            </w:r>
          </w:p>
        </w:tc>
        <w:tc>
          <w:tcPr>
            <w:tcW w:w="6095" w:type="dxa"/>
          </w:tcPr>
          <w:p w14:paraId="6E381195" w14:textId="7501FFEB" w:rsidR="001D3AF5" w:rsidRDefault="001D3AF5" w:rsidP="00187EEB">
            <w:pPr>
              <w:ind w:firstLine="0"/>
              <w:rPr>
                <w:sz w:val="18"/>
                <w:szCs w:val="18"/>
              </w:rPr>
            </w:pPr>
            <w:r w:rsidRPr="001A2E7D">
              <w:rPr>
                <w:sz w:val="18"/>
                <w:szCs w:val="18"/>
              </w:rPr>
              <w:t>Скорректирован прием из структурированного контракта с тип поставщика «Аккредитованный филиал или представительство иностранного юридического лица» поля «Статус поставщика (исполнителя, подрядчика)» (suppli-ersInfo/supplierInfo/legalEntityForeignState/status), поле не заполняется при приеме.</w:t>
            </w:r>
          </w:p>
        </w:tc>
      </w:tr>
      <w:tr w:rsidR="001D3AF5" w:rsidRPr="00273CF9" w14:paraId="3AC83A75" w14:textId="77777777" w:rsidTr="00D151C9">
        <w:trPr>
          <w:trHeight w:val="553"/>
        </w:trPr>
        <w:tc>
          <w:tcPr>
            <w:tcW w:w="562" w:type="dxa"/>
          </w:tcPr>
          <w:p w14:paraId="2AD9C4BC" w14:textId="151C090C" w:rsidR="001D3AF5" w:rsidRPr="00B27A12" w:rsidRDefault="001D3AF5" w:rsidP="00187EEB">
            <w:pPr>
              <w:pStyle w:val="ad"/>
              <w:rPr>
                <w:sz w:val="18"/>
                <w:szCs w:val="18"/>
                <w:lang w:val="en-US"/>
              </w:rPr>
            </w:pPr>
            <w:r>
              <w:rPr>
                <w:sz w:val="18"/>
                <w:szCs w:val="18"/>
                <w:lang w:val="en-US"/>
              </w:rPr>
              <w:t>7.57</w:t>
            </w:r>
          </w:p>
        </w:tc>
        <w:tc>
          <w:tcPr>
            <w:tcW w:w="1134" w:type="dxa"/>
          </w:tcPr>
          <w:p w14:paraId="7F5D1BF0" w14:textId="74EEDC50" w:rsidR="001D3AF5" w:rsidRPr="00B27A12" w:rsidRDefault="001D3AF5" w:rsidP="00187EEB">
            <w:pPr>
              <w:pStyle w:val="ad"/>
              <w:rPr>
                <w:sz w:val="18"/>
                <w:szCs w:val="18"/>
                <w:lang w:val="en-US"/>
              </w:rPr>
            </w:pPr>
            <w:r>
              <w:rPr>
                <w:sz w:val="18"/>
                <w:szCs w:val="18"/>
                <w:lang w:val="en-US"/>
              </w:rPr>
              <w:t>25</w:t>
            </w:r>
            <w:r>
              <w:rPr>
                <w:sz w:val="18"/>
                <w:szCs w:val="18"/>
              </w:rPr>
              <w:t>.</w:t>
            </w:r>
            <w:r>
              <w:rPr>
                <w:sz w:val="18"/>
                <w:szCs w:val="18"/>
                <w:lang w:val="en-US"/>
              </w:rPr>
              <w:t>10</w:t>
            </w:r>
            <w:r>
              <w:rPr>
                <w:sz w:val="18"/>
                <w:szCs w:val="18"/>
              </w:rPr>
              <w:t>.2023</w:t>
            </w:r>
          </w:p>
        </w:tc>
        <w:tc>
          <w:tcPr>
            <w:tcW w:w="1275" w:type="dxa"/>
          </w:tcPr>
          <w:p w14:paraId="2037577F" w14:textId="0EAC5BC4" w:rsidR="001D3AF5" w:rsidRPr="001A2E7D" w:rsidRDefault="001D3AF5" w:rsidP="00187EEB">
            <w:pPr>
              <w:pStyle w:val="ad"/>
              <w:rPr>
                <w:sz w:val="18"/>
                <w:szCs w:val="18"/>
              </w:rPr>
            </w:pPr>
            <w:r w:rsidRPr="00B27A12">
              <w:rPr>
                <w:sz w:val="18"/>
                <w:szCs w:val="18"/>
              </w:rPr>
              <w:t>FCSNF-19555</w:t>
            </w:r>
          </w:p>
        </w:tc>
        <w:tc>
          <w:tcPr>
            <w:tcW w:w="6095" w:type="dxa"/>
          </w:tcPr>
          <w:p w14:paraId="567ABDB0" w14:textId="77777777" w:rsidR="001D3AF5" w:rsidRDefault="001D3AF5" w:rsidP="00187EEB">
            <w:pPr>
              <w:ind w:firstLine="0"/>
              <w:rPr>
                <w:sz w:val="18"/>
                <w:szCs w:val="18"/>
              </w:rPr>
            </w:pPr>
            <w:r w:rsidRPr="00B27A12">
              <w:rPr>
                <w:sz w:val="18"/>
                <w:szCs w:val="18"/>
              </w:rPr>
              <w:t xml:space="preserve">1) </w:t>
            </w:r>
            <w:r>
              <w:rPr>
                <w:sz w:val="18"/>
                <w:szCs w:val="18"/>
              </w:rPr>
              <w:t>Описаны правила приема блока «</w:t>
            </w:r>
            <w:r w:rsidRPr="00B27A12">
              <w:rPr>
                <w:sz w:val="18"/>
                <w:szCs w:val="18"/>
              </w:rPr>
              <w:t>Файлы, автоматически подтягивающиеся из ПЗК/РЭК</w:t>
            </w:r>
            <w:r>
              <w:rPr>
                <w:sz w:val="18"/>
                <w:szCs w:val="18"/>
              </w:rPr>
              <w:t>» (</w:t>
            </w:r>
            <w:r w:rsidRPr="00B27A12">
              <w:rPr>
                <w:sz w:val="18"/>
                <w:szCs w:val="18"/>
              </w:rPr>
              <w:t>scanDocuments/CPEPAttachment</w:t>
            </w:r>
            <w:r>
              <w:rPr>
                <w:sz w:val="18"/>
                <w:szCs w:val="18"/>
              </w:rPr>
              <w:t xml:space="preserve">) (см. </w:t>
            </w:r>
            <w:r>
              <w:rPr>
                <w:sz w:val="18"/>
                <w:szCs w:val="18"/>
              </w:rPr>
              <w:fldChar w:fldCharType="begin"/>
            </w:r>
            <w:r>
              <w:rPr>
                <w:sz w:val="18"/>
                <w:szCs w:val="18"/>
              </w:rPr>
              <w:instrText xml:space="preserve"> REF CPEPAttachment \p \h </w:instrText>
            </w:r>
            <w:r>
              <w:rPr>
                <w:sz w:val="18"/>
                <w:szCs w:val="18"/>
              </w:rPr>
            </w:r>
            <w:r>
              <w:rPr>
                <w:sz w:val="18"/>
                <w:szCs w:val="18"/>
              </w:rPr>
              <w:fldChar w:fldCharType="separate"/>
            </w:r>
            <w:r>
              <w:rPr>
                <w:sz w:val="18"/>
                <w:szCs w:val="18"/>
              </w:rPr>
              <w:t>выше</w:t>
            </w:r>
            <w:r>
              <w:rPr>
                <w:sz w:val="18"/>
                <w:szCs w:val="18"/>
              </w:rPr>
              <w:fldChar w:fldCharType="end"/>
            </w:r>
            <w:r>
              <w:rPr>
                <w:sz w:val="18"/>
                <w:szCs w:val="18"/>
              </w:rPr>
              <w:t>)</w:t>
            </w:r>
          </w:p>
          <w:p w14:paraId="4AB0590A" w14:textId="2A89BA01" w:rsidR="001D3AF5" w:rsidRPr="00F84AC7" w:rsidRDefault="001D3AF5" w:rsidP="00F84AC7">
            <w:pPr>
              <w:ind w:firstLine="0"/>
              <w:rPr>
                <w:sz w:val="18"/>
                <w:szCs w:val="18"/>
              </w:rPr>
            </w:pPr>
            <w:r>
              <w:rPr>
                <w:sz w:val="18"/>
                <w:szCs w:val="18"/>
              </w:rPr>
              <w:t xml:space="preserve">2) </w:t>
            </w:r>
            <w:r w:rsidRPr="00F84AC7">
              <w:rPr>
                <w:sz w:val="18"/>
                <w:szCs w:val="18"/>
              </w:rPr>
              <w:t>Изменены правила приема поля «Значение цены контракта в валюте контракта» (priceInfo/</w:t>
            </w:r>
            <w:r w:rsidRPr="005A611E">
              <w:rPr>
                <w:sz w:val="18"/>
                <w:szCs w:val="18"/>
              </w:rPr>
              <w:t>price</w:t>
            </w:r>
            <w:r w:rsidRPr="00F84AC7">
              <w:rPr>
                <w:sz w:val="18"/>
                <w:szCs w:val="18"/>
              </w:rPr>
              <w:t xml:space="preserve">) </w:t>
            </w:r>
            <w:r>
              <w:rPr>
                <w:sz w:val="18"/>
                <w:szCs w:val="18"/>
              </w:rPr>
              <w:t xml:space="preserve">(см. </w:t>
            </w:r>
            <w:r>
              <w:rPr>
                <w:sz w:val="18"/>
                <w:szCs w:val="18"/>
              </w:rPr>
              <w:fldChar w:fldCharType="begin"/>
            </w:r>
            <w:r>
              <w:rPr>
                <w:sz w:val="18"/>
                <w:szCs w:val="18"/>
              </w:rPr>
              <w:instrText xml:space="preserve"> REF priceInfo \p \h </w:instrText>
            </w:r>
            <w:r>
              <w:rPr>
                <w:sz w:val="18"/>
                <w:szCs w:val="18"/>
              </w:rPr>
            </w:r>
            <w:r>
              <w:rPr>
                <w:sz w:val="18"/>
                <w:szCs w:val="18"/>
              </w:rPr>
              <w:fldChar w:fldCharType="separate"/>
            </w:r>
            <w:r>
              <w:rPr>
                <w:sz w:val="18"/>
                <w:szCs w:val="18"/>
              </w:rPr>
              <w:t>выше</w:t>
            </w:r>
            <w:r>
              <w:rPr>
                <w:sz w:val="18"/>
                <w:szCs w:val="18"/>
              </w:rPr>
              <w:fldChar w:fldCharType="end"/>
            </w:r>
            <w:r>
              <w:rPr>
                <w:sz w:val="18"/>
                <w:szCs w:val="18"/>
              </w:rPr>
              <w:t>)</w:t>
            </w:r>
          </w:p>
          <w:p w14:paraId="4E292475" w14:textId="75FCC962" w:rsidR="001D3AF5" w:rsidRPr="00F84AC7" w:rsidRDefault="001D3AF5" w:rsidP="00F84AC7">
            <w:pPr>
              <w:ind w:firstLine="0"/>
              <w:rPr>
                <w:sz w:val="18"/>
                <w:szCs w:val="18"/>
              </w:rPr>
            </w:pPr>
            <w:r>
              <w:rPr>
                <w:sz w:val="18"/>
                <w:szCs w:val="18"/>
              </w:rPr>
              <w:t xml:space="preserve">3) </w:t>
            </w:r>
            <w:r w:rsidRPr="00F84AC7">
              <w:rPr>
                <w:sz w:val="18"/>
                <w:szCs w:val="18"/>
              </w:rPr>
              <w:t xml:space="preserve">Изменены правила приема блока «Валюта контракта» (priceInfo/currency) </w:t>
            </w:r>
            <w:r>
              <w:rPr>
                <w:sz w:val="18"/>
                <w:szCs w:val="18"/>
              </w:rPr>
              <w:t xml:space="preserve">(см. </w:t>
            </w:r>
            <w:r>
              <w:rPr>
                <w:sz w:val="18"/>
                <w:szCs w:val="18"/>
              </w:rPr>
              <w:fldChar w:fldCharType="begin"/>
            </w:r>
            <w:r>
              <w:rPr>
                <w:sz w:val="18"/>
                <w:szCs w:val="18"/>
              </w:rPr>
              <w:instrText xml:space="preserve"> REF priceInfo \p \h </w:instrText>
            </w:r>
            <w:r>
              <w:rPr>
                <w:sz w:val="18"/>
                <w:szCs w:val="18"/>
              </w:rPr>
            </w:r>
            <w:r>
              <w:rPr>
                <w:sz w:val="18"/>
                <w:szCs w:val="18"/>
              </w:rPr>
              <w:fldChar w:fldCharType="separate"/>
            </w:r>
            <w:r>
              <w:rPr>
                <w:sz w:val="18"/>
                <w:szCs w:val="18"/>
              </w:rPr>
              <w:t>выше</w:t>
            </w:r>
            <w:r>
              <w:rPr>
                <w:sz w:val="18"/>
                <w:szCs w:val="18"/>
              </w:rPr>
              <w:fldChar w:fldCharType="end"/>
            </w:r>
            <w:r>
              <w:rPr>
                <w:sz w:val="18"/>
                <w:szCs w:val="18"/>
              </w:rPr>
              <w:t>)</w:t>
            </w:r>
          </w:p>
          <w:p w14:paraId="0FCAB414" w14:textId="4470F31F" w:rsidR="001D3AF5" w:rsidRPr="00F84AC7" w:rsidRDefault="001D3AF5" w:rsidP="00F84AC7">
            <w:pPr>
              <w:ind w:firstLine="0"/>
              <w:rPr>
                <w:sz w:val="18"/>
                <w:szCs w:val="18"/>
              </w:rPr>
            </w:pPr>
            <w:r>
              <w:rPr>
                <w:sz w:val="18"/>
                <w:szCs w:val="18"/>
              </w:rPr>
              <w:t xml:space="preserve">4) </w:t>
            </w:r>
            <w:r w:rsidRPr="00F84AC7">
              <w:rPr>
                <w:sz w:val="18"/>
                <w:szCs w:val="18"/>
              </w:rPr>
              <w:t xml:space="preserve">Изменены правила приема поля «Значение цены за право заключения контракта в валюте контракта» priceInfo/ rightToConcludeContractPriceInfo /price) </w:t>
            </w:r>
            <w:r>
              <w:rPr>
                <w:sz w:val="18"/>
                <w:szCs w:val="18"/>
              </w:rPr>
              <w:t xml:space="preserve">(см. </w:t>
            </w:r>
            <w:r>
              <w:rPr>
                <w:sz w:val="18"/>
                <w:szCs w:val="18"/>
              </w:rPr>
              <w:fldChar w:fldCharType="begin"/>
            </w:r>
            <w:r>
              <w:rPr>
                <w:sz w:val="18"/>
                <w:szCs w:val="18"/>
              </w:rPr>
              <w:instrText xml:space="preserve"> REF rightToConcludeContractPriceInfo \p \h </w:instrText>
            </w:r>
            <w:r>
              <w:rPr>
                <w:sz w:val="18"/>
                <w:szCs w:val="18"/>
              </w:rPr>
            </w:r>
            <w:r>
              <w:rPr>
                <w:sz w:val="18"/>
                <w:szCs w:val="18"/>
              </w:rPr>
              <w:fldChar w:fldCharType="separate"/>
            </w:r>
            <w:r>
              <w:rPr>
                <w:sz w:val="18"/>
                <w:szCs w:val="18"/>
              </w:rPr>
              <w:t>выше</w:t>
            </w:r>
            <w:r>
              <w:rPr>
                <w:sz w:val="18"/>
                <w:szCs w:val="18"/>
              </w:rPr>
              <w:fldChar w:fldCharType="end"/>
            </w:r>
            <w:r>
              <w:rPr>
                <w:sz w:val="18"/>
                <w:szCs w:val="18"/>
              </w:rPr>
              <w:t>)</w:t>
            </w:r>
          </w:p>
          <w:p w14:paraId="1D1ACB49" w14:textId="075AE0DB" w:rsidR="001D3AF5" w:rsidRPr="00F84AC7" w:rsidRDefault="001D3AF5" w:rsidP="00F84AC7">
            <w:pPr>
              <w:ind w:firstLine="0"/>
              <w:rPr>
                <w:sz w:val="18"/>
                <w:szCs w:val="18"/>
              </w:rPr>
            </w:pPr>
            <w:r>
              <w:rPr>
                <w:sz w:val="18"/>
                <w:szCs w:val="18"/>
              </w:rPr>
              <w:t xml:space="preserve">5) </w:t>
            </w:r>
            <w:r w:rsidRPr="00F84AC7">
              <w:rPr>
                <w:sz w:val="18"/>
                <w:szCs w:val="18"/>
              </w:rPr>
              <w:t>Изменены правила приема блока «Валюта контракта для цены за право заключения контракта» (priceIn-fo/rightToConcludeContractPriceInfo/currency)</w:t>
            </w:r>
            <w:r>
              <w:rPr>
                <w:sz w:val="18"/>
                <w:szCs w:val="18"/>
              </w:rPr>
              <w:t xml:space="preserve"> (см. </w:t>
            </w:r>
            <w:r w:rsidRPr="00F84AC7">
              <w:rPr>
                <w:sz w:val="18"/>
                <w:szCs w:val="18"/>
              </w:rPr>
              <w:t xml:space="preserve"> </w:t>
            </w:r>
            <w:r>
              <w:rPr>
                <w:sz w:val="18"/>
                <w:szCs w:val="18"/>
              </w:rPr>
              <w:fldChar w:fldCharType="begin"/>
            </w:r>
            <w:r>
              <w:rPr>
                <w:sz w:val="18"/>
                <w:szCs w:val="18"/>
              </w:rPr>
              <w:instrText xml:space="preserve"> REF rightToConcludeContractPriceInfo \p \h </w:instrText>
            </w:r>
            <w:r>
              <w:rPr>
                <w:sz w:val="18"/>
                <w:szCs w:val="18"/>
              </w:rPr>
            </w:r>
            <w:r>
              <w:rPr>
                <w:sz w:val="18"/>
                <w:szCs w:val="18"/>
              </w:rPr>
              <w:fldChar w:fldCharType="separate"/>
            </w:r>
            <w:r>
              <w:rPr>
                <w:sz w:val="18"/>
                <w:szCs w:val="18"/>
              </w:rPr>
              <w:t>выше</w:t>
            </w:r>
            <w:r>
              <w:rPr>
                <w:sz w:val="18"/>
                <w:szCs w:val="18"/>
              </w:rPr>
              <w:fldChar w:fldCharType="end"/>
            </w:r>
            <w:r>
              <w:rPr>
                <w:sz w:val="18"/>
                <w:szCs w:val="18"/>
              </w:rPr>
              <w:t>)</w:t>
            </w:r>
          </w:p>
          <w:p w14:paraId="06245472" w14:textId="62B69DA3" w:rsidR="001D3AF5" w:rsidRPr="00B27A12" w:rsidRDefault="001D3AF5" w:rsidP="00F84AC7">
            <w:pPr>
              <w:ind w:firstLine="0"/>
              <w:rPr>
                <w:sz w:val="18"/>
                <w:szCs w:val="18"/>
              </w:rPr>
            </w:pPr>
            <w:r>
              <w:rPr>
                <w:sz w:val="18"/>
                <w:szCs w:val="18"/>
              </w:rPr>
              <w:lastRenderedPageBreak/>
              <w:t xml:space="preserve">6) </w:t>
            </w:r>
            <w:r w:rsidRPr="00F84AC7">
              <w:rPr>
                <w:sz w:val="18"/>
                <w:szCs w:val="18"/>
              </w:rPr>
              <w:t>Добавлены контроли РК_ИК_0439, РК_ИК_0440, РК_ИК_0441, РК_ИК_0442, РК_ИК_0443, РК_ИК_0444</w:t>
            </w:r>
          </w:p>
        </w:tc>
      </w:tr>
      <w:tr w:rsidR="001D3AF5" w:rsidRPr="00273CF9" w14:paraId="61748D90" w14:textId="77777777" w:rsidTr="00D151C9">
        <w:trPr>
          <w:trHeight w:val="553"/>
        </w:trPr>
        <w:tc>
          <w:tcPr>
            <w:tcW w:w="562" w:type="dxa"/>
          </w:tcPr>
          <w:p w14:paraId="3FEF4D23" w14:textId="5502C332" w:rsidR="001D3AF5" w:rsidRPr="00F651B1" w:rsidRDefault="001D3AF5" w:rsidP="00187EEB">
            <w:pPr>
              <w:pStyle w:val="ad"/>
              <w:rPr>
                <w:sz w:val="18"/>
                <w:szCs w:val="18"/>
              </w:rPr>
            </w:pPr>
            <w:r>
              <w:rPr>
                <w:sz w:val="18"/>
                <w:szCs w:val="18"/>
              </w:rPr>
              <w:lastRenderedPageBreak/>
              <w:t>7.58</w:t>
            </w:r>
          </w:p>
        </w:tc>
        <w:tc>
          <w:tcPr>
            <w:tcW w:w="1134" w:type="dxa"/>
          </w:tcPr>
          <w:p w14:paraId="5A6F1A18" w14:textId="1B0142CF" w:rsidR="001D3AF5" w:rsidRPr="00F651B1" w:rsidRDefault="001D3AF5" w:rsidP="00187EEB">
            <w:pPr>
              <w:pStyle w:val="ad"/>
              <w:rPr>
                <w:sz w:val="18"/>
                <w:szCs w:val="18"/>
              </w:rPr>
            </w:pPr>
            <w:r>
              <w:rPr>
                <w:sz w:val="18"/>
                <w:szCs w:val="18"/>
              </w:rPr>
              <w:t>27.10.2023</w:t>
            </w:r>
          </w:p>
        </w:tc>
        <w:tc>
          <w:tcPr>
            <w:tcW w:w="1275" w:type="dxa"/>
          </w:tcPr>
          <w:p w14:paraId="514C52E7" w14:textId="538CA247" w:rsidR="001D3AF5" w:rsidRPr="00B27A12" w:rsidRDefault="001D3AF5" w:rsidP="00187EEB">
            <w:pPr>
              <w:pStyle w:val="ad"/>
              <w:rPr>
                <w:sz w:val="18"/>
                <w:szCs w:val="18"/>
              </w:rPr>
            </w:pPr>
            <w:r w:rsidRPr="0077377E">
              <w:rPr>
                <w:sz w:val="18"/>
                <w:szCs w:val="18"/>
              </w:rPr>
              <w:t>FCSNF-19793</w:t>
            </w:r>
          </w:p>
        </w:tc>
        <w:tc>
          <w:tcPr>
            <w:tcW w:w="6095" w:type="dxa"/>
          </w:tcPr>
          <w:p w14:paraId="11BB7AC0" w14:textId="77777777" w:rsidR="001D3AF5" w:rsidRPr="0077377E" w:rsidRDefault="001D3AF5" w:rsidP="0077377E">
            <w:pPr>
              <w:ind w:firstLine="0"/>
              <w:rPr>
                <w:sz w:val="18"/>
                <w:szCs w:val="18"/>
              </w:rPr>
            </w:pPr>
            <w:r w:rsidRPr="0077377E">
              <w:rPr>
                <w:sz w:val="18"/>
                <w:szCs w:val="18"/>
              </w:rPr>
              <w:t>Для субподрядчика:</w:t>
            </w:r>
          </w:p>
          <w:p w14:paraId="6060DC02" w14:textId="38F0CA19" w:rsidR="001D3AF5" w:rsidRPr="0077377E" w:rsidRDefault="001D3AF5" w:rsidP="002D0245">
            <w:pPr>
              <w:pStyle w:val="affe"/>
              <w:numPr>
                <w:ilvl w:val="0"/>
                <w:numId w:val="235"/>
              </w:numPr>
              <w:ind w:left="0" w:firstLine="20"/>
              <w:rPr>
                <w:sz w:val="18"/>
                <w:szCs w:val="18"/>
              </w:rPr>
            </w:pPr>
            <w:r>
              <w:rPr>
                <w:sz w:val="18"/>
                <w:szCs w:val="18"/>
              </w:rPr>
              <w:t>«</w:t>
            </w:r>
            <w:r w:rsidRPr="0077377E">
              <w:rPr>
                <w:sz w:val="18"/>
                <w:szCs w:val="18"/>
              </w:rPr>
              <w:t>Юридическое лицо РФ</w:t>
            </w:r>
            <w:r>
              <w:rPr>
                <w:sz w:val="18"/>
                <w:szCs w:val="18"/>
              </w:rPr>
              <w:t>»</w:t>
            </w:r>
            <w:r w:rsidRPr="0077377E">
              <w:rPr>
                <w:sz w:val="18"/>
                <w:szCs w:val="18"/>
              </w:rPr>
              <w:t xml:space="preserve"> (subContractorsSum/subContractors/subContractor/legalEntityRF) добавлен блок </w:t>
            </w:r>
            <w:r>
              <w:rPr>
                <w:sz w:val="18"/>
                <w:szCs w:val="18"/>
              </w:rPr>
              <w:t>«</w:t>
            </w:r>
            <w:r w:rsidRPr="0077377E">
              <w:rPr>
                <w:sz w:val="18"/>
                <w:szCs w:val="18"/>
              </w:rPr>
              <w:t>Сведения из ЕГРЮЛ</w:t>
            </w:r>
            <w:r>
              <w:rPr>
                <w:sz w:val="18"/>
                <w:szCs w:val="18"/>
              </w:rPr>
              <w:t>»</w:t>
            </w:r>
            <w:r w:rsidRPr="0077377E">
              <w:rPr>
                <w:sz w:val="18"/>
                <w:szCs w:val="18"/>
              </w:rPr>
              <w:t xml:space="preserve"> (EGRULInfo).</w:t>
            </w:r>
          </w:p>
          <w:p w14:paraId="78153A90" w14:textId="179BDA0A" w:rsidR="001D3AF5" w:rsidRPr="0077377E" w:rsidRDefault="001D3AF5" w:rsidP="002D0245">
            <w:pPr>
              <w:pStyle w:val="affe"/>
              <w:numPr>
                <w:ilvl w:val="0"/>
                <w:numId w:val="235"/>
              </w:numPr>
              <w:ind w:left="0" w:firstLine="20"/>
              <w:rPr>
                <w:sz w:val="18"/>
                <w:szCs w:val="18"/>
              </w:rPr>
            </w:pPr>
            <w:r>
              <w:rPr>
                <w:sz w:val="18"/>
                <w:szCs w:val="18"/>
              </w:rPr>
              <w:t>«</w:t>
            </w:r>
            <w:r w:rsidRPr="0077377E">
              <w:rPr>
                <w:sz w:val="18"/>
                <w:szCs w:val="18"/>
              </w:rPr>
              <w:t>Индивидуальный предприниматель РФ</w:t>
            </w:r>
            <w:r>
              <w:rPr>
                <w:sz w:val="18"/>
                <w:szCs w:val="18"/>
              </w:rPr>
              <w:t>»</w:t>
            </w:r>
            <w:r w:rsidRPr="0077377E">
              <w:rPr>
                <w:sz w:val="18"/>
                <w:szCs w:val="18"/>
              </w:rPr>
              <w:t xml:space="preserve"> (subContractorsSum/subContractors/subContractor/individualBusinessmanRF) добавлен блок </w:t>
            </w:r>
            <w:r>
              <w:rPr>
                <w:sz w:val="18"/>
                <w:szCs w:val="18"/>
              </w:rPr>
              <w:t>«</w:t>
            </w:r>
            <w:r w:rsidRPr="0077377E">
              <w:rPr>
                <w:sz w:val="18"/>
                <w:szCs w:val="18"/>
              </w:rPr>
              <w:t>Сведения из ЕГРИП</w:t>
            </w:r>
            <w:r>
              <w:rPr>
                <w:sz w:val="18"/>
                <w:szCs w:val="18"/>
              </w:rPr>
              <w:t>»</w:t>
            </w:r>
            <w:r w:rsidRPr="0077377E">
              <w:rPr>
                <w:sz w:val="18"/>
                <w:szCs w:val="18"/>
              </w:rPr>
              <w:t xml:space="preserve"> (EGRIPInfo).</w:t>
            </w:r>
          </w:p>
        </w:tc>
      </w:tr>
      <w:tr w:rsidR="001D3AF5" w:rsidRPr="00273CF9" w14:paraId="69C2386B" w14:textId="77777777" w:rsidTr="00D151C9">
        <w:trPr>
          <w:trHeight w:val="553"/>
        </w:trPr>
        <w:tc>
          <w:tcPr>
            <w:tcW w:w="562" w:type="dxa"/>
          </w:tcPr>
          <w:p w14:paraId="33E68523" w14:textId="3C5A8E65" w:rsidR="001D3AF5" w:rsidRDefault="001D3AF5" w:rsidP="00E544A3">
            <w:pPr>
              <w:pStyle w:val="ad"/>
              <w:rPr>
                <w:sz w:val="18"/>
                <w:szCs w:val="18"/>
              </w:rPr>
            </w:pPr>
            <w:r>
              <w:rPr>
                <w:sz w:val="18"/>
                <w:szCs w:val="18"/>
              </w:rPr>
              <w:t>7.59</w:t>
            </w:r>
          </w:p>
        </w:tc>
        <w:tc>
          <w:tcPr>
            <w:tcW w:w="1134" w:type="dxa"/>
          </w:tcPr>
          <w:p w14:paraId="2D8E70D3" w14:textId="2533674E" w:rsidR="001D3AF5" w:rsidRDefault="001D3AF5" w:rsidP="00E544A3">
            <w:pPr>
              <w:pStyle w:val="ad"/>
              <w:rPr>
                <w:sz w:val="18"/>
                <w:szCs w:val="18"/>
              </w:rPr>
            </w:pPr>
            <w:r>
              <w:rPr>
                <w:sz w:val="18"/>
                <w:szCs w:val="18"/>
              </w:rPr>
              <w:t>01.11.2023</w:t>
            </w:r>
          </w:p>
        </w:tc>
        <w:tc>
          <w:tcPr>
            <w:tcW w:w="1275" w:type="dxa"/>
          </w:tcPr>
          <w:p w14:paraId="0E3362C4" w14:textId="3B867F88" w:rsidR="001D3AF5" w:rsidRPr="0077377E" w:rsidRDefault="001D3AF5" w:rsidP="00E544A3">
            <w:pPr>
              <w:pStyle w:val="ad"/>
              <w:rPr>
                <w:sz w:val="18"/>
                <w:szCs w:val="18"/>
              </w:rPr>
            </w:pPr>
            <w:r w:rsidRPr="00E544A3">
              <w:rPr>
                <w:sz w:val="18"/>
                <w:szCs w:val="18"/>
              </w:rPr>
              <w:t>FCSNF-19362</w:t>
            </w:r>
          </w:p>
        </w:tc>
        <w:tc>
          <w:tcPr>
            <w:tcW w:w="6095" w:type="dxa"/>
          </w:tcPr>
          <w:p w14:paraId="36E21F71" w14:textId="77777777" w:rsidR="001D3AF5" w:rsidRDefault="001D3AF5" w:rsidP="006A0210">
            <w:pPr>
              <w:spacing w:line="259" w:lineRule="auto"/>
              <w:ind w:firstLine="0"/>
              <w:rPr>
                <w:sz w:val="20"/>
                <w:szCs w:val="20"/>
              </w:rPr>
            </w:pPr>
            <w:r>
              <w:rPr>
                <w:sz w:val="20"/>
                <w:szCs w:val="20"/>
              </w:rPr>
              <w:t>В блоках:</w:t>
            </w:r>
          </w:p>
          <w:p w14:paraId="1BDD1017" w14:textId="77777777" w:rsidR="001D3AF5" w:rsidRPr="00E91561" w:rsidRDefault="001D3AF5" w:rsidP="002D0245">
            <w:pPr>
              <w:pStyle w:val="affe"/>
              <w:numPr>
                <w:ilvl w:val="0"/>
                <w:numId w:val="235"/>
              </w:numPr>
              <w:spacing w:line="259" w:lineRule="auto"/>
              <w:rPr>
                <w:sz w:val="20"/>
                <w:szCs w:val="20"/>
                <w:lang w:val="en-US"/>
              </w:rPr>
            </w:pPr>
            <w:r w:rsidRPr="00E91561">
              <w:rPr>
                <w:sz w:val="20"/>
                <w:szCs w:val="20"/>
              </w:rPr>
              <w:t>Блок</w:t>
            </w:r>
            <w:r w:rsidRPr="00E91561">
              <w:rPr>
                <w:sz w:val="20"/>
                <w:szCs w:val="20"/>
                <w:lang w:val="en-US"/>
              </w:rPr>
              <w:t xml:space="preserve"> «</w:t>
            </w:r>
            <w:r w:rsidRPr="00E91561">
              <w:rPr>
                <w:sz w:val="20"/>
                <w:szCs w:val="20"/>
              </w:rPr>
              <w:t>Реквизиты</w:t>
            </w:r>
            <w:r w:rsidRPr="00E91561">
              <w:rPr>
                <w:sz w:val="20"/>
                <w:szCs w:val="20"/>
                <w:lang w:val="en-US"/>
              </w:rPr>
              <w:t xml:space="preserve"> </w:t>
            </w:r>
            <w:r w:rsidRPr="00E91561">
              <w:rPr>
                <w:sz w:val="20"/>
                <w:szCs w:val="20"/>
              </w:rPr>
              <w:t>счета</w:t>
            </w:r>
            <w:r w:rsidRPr="00E91561">
              <w:rPr>
                <w:sz w:val="20"/>
                <w:szCs w:val="20"/>
                <w:lang w:val="en-US"/>
              </w:rPr>
              <w:t xml:space="preserve"> </w:t>
            </w:r>
            <w:r w:rsidRPr="00E91561">
              <w:rPr>
                <w:sz w:val="20"/>
                <w:szCs w:val="20"/>
              </w:rPr>
              <w:t>заказчика</w:t>
            </w:r>
            <w:r w:rsidRPr="00E91561">
              <w:rPr>
                <w:sz w:val="20"/>
                <w:szCs w:val="20"/>
                <w:lang w:val="en-US"/>
              </w:rPr>
              <w:t>» (custom-er/customerAccountsDetails/customerAccountDetails)</w:t>
            </w:r>
          </w:p>
          <w:p w14:paraId="0ABEF443" w14:textId="77777777" w:rsidR="001D3AF5" w:rsidRPr="00E91561" w:rsidRDefault="001D3AF5" w:rsidP="002D0245">
            <w:pPr>
              <w:pStyle w:val="affe"/>
              <w:numPr>
                <w:ilvl w:val="0"/>
                <w:numId w:val="235"/>
              </w:numPr>
              <w:spacing w:line="259" w:lineRule="auto"/>
              <w:rPr>
                <w:sz w:val="20"/>
                <w:szCs w:val="20"/>
                <w:lang w:val="en-US"/>
              </w:rPr>
            </w:pPr>
            <w:r w:rsidRPr="00E91561">
              <w:rPr>
                <w:sz w:val="20"/>
                <w:szCs w:val="20"/>
                <w:lang w:val="en-US"/>
              </w:rPr>
              <w:t>Блок «Реквизиты счетов обособленного подразделения» (custom-er/separateDepartmentAccountsDetails)</w:t>
            </w:r>
          </w:p>
          <w:p w14:paraId="5AAD60C4" w14:textId="77777777" w:rsidR="001D3AF5" w:rsidRPr="00E91561" w:rsidRDefault="001D3AF5" w:rsidP="002D0245">
            <w:pPr>
              <w:pStyle w:val="affe"/>
              <w:numPr>
                <w:ilvl w:val="0"/>
                <w:numId w:val="235"/>
              </w:numPr>
              <w:spacing w:line="259" w:lineRule="auto"/>
              <w:rPr>
                <w:sz w:val="20"/>
                <w:szCs w:val="20"/>
                <w:lang w:val="en-US"/>
              </w:rPr>
            </w:pPr>
            <w:r w:rsidRPr="00E91561">
              <w:rPr>
                <w:sz w:val="20"/>
                <w:szCs w:val="20"/>
                <w:lang w:val="en-US"/>
              </w:rPr>
              <w:t>Блок «Реквизиты счета поставщика» (suppli-ersInfo/supplierInfo/supplierAccountsDetails/supplierAccountDetails)</w:t>
            </w:r>
          </w:p>
          <w:p w14:paraId="48662268" w14:textId="77777777" w:rsidR="001D3AF5" w:rsidRPr="00E91561" w:rsidRDefault="001D3AF5" w:rsidP="002D0245">
            <w:pPr>
              <w:pStyle w:val="affe"/>
              <w:numPr>
                <w:ilvl w:val="0"/>
                <w:numId w:val="235"/>
              </w:numPr>
              <w:spacing w:line="259" w:lineRule="auto"/>
              <w:rPr>
                <w:sz w:val="20"/>
                <w:szCs w:val="20"/>
                <w:lang w:val="en-US"/>
              </w:rPr>
            </w:pPr>
            <w:r w:rsidRPr="00E91561">
              <w:rPr>
                <w:sz w:val="20"/>
                <w:szCs w:val="20"/>
                <w:lang w:val="en-US"/>
              </w:rPr>
              <w:t>Блок «Реквизиты счета контрагента» (counterpartiesIn-fo/counterpartyInfo/counterpartyAccountsDetails/counterpartyAccountDetails)</w:t>
            </w:r>
          </w:p>
          <w:p w14:paraId="1142DC81" w14:textId="49555DC4" w:rsidR="001D3AF5" w:rsidRDefault="001D3AF5" w:rsidP="006A0210">
            <w:pPr>
              <w:spacing w:line="259" w:lineRule="auto"/>
              <w:ind w:firstLine="0"/>
              <w:rPr>
                <w:sz w:val="20"/>
                <w:szCs w:val="20"/>
              </w:rPr>
            </w:pPr>
            <w:r>
              <w:rPr>
                <w:sz w:val="20"/>
                <w:szCs w:val="20"/>
              </w:rPr>
              <w:t>1.Изменено правило приема поля «</w:t>
            </w:r>
            <w:r w:rsidRPr="00F9463F">
              <w:rPr>
                <w:sz w:val="20"/>
                <w:szCs w:val="20"/>
              </w:rPr>
              <w:t>Наименование банка, ТОФК</w:t>
            </w:r>
            <w:r>
              <w:rPr>
                <w:sz w:val="20"/>
                <w:szCs w:val="20"/>
              </w:rPr>
              <w:t>» (</w:t>
            </w:r>
            <w:r w:rsidRPr="00F9463F">
              <w:rPr>
                <w:sz w:val="20"/>
                <w:szCs w:val="20"/>
              </w:rPr>
              <w:t>creditOrgName</w:t>
            </w:r>
            <w:r>
              <w:rPr>
                <w:sz w:val="20"/>
                <w:szCs w:val="20"/>
              </w:rPr>
              <w:t>)</w:t>
            </w:r>
          </w:p>
          <w:p w14:paraId="4D1209D8" w14:textId="3ED98567" w:rsidR="001D3AF5" w:rsidRPr="00E91561" w:rsidRDefault="001D3AF5" w:rsidP="006A0210">
            <w:pPr>
              <w:spacing w:line="259" w:lineRule="auto"/>
              <w:ind w:firstLine="0"/>
              <w:rPr>
                <w:sz w:val="20"/>
                <w:szCs w:val="20"/>
              </w:rPr>
            </w:pPr>
            <w:r>
              <w:rPr>
                <w:sz w:val="20"/>
                <w:szCs w:val="20"/>
              </w:rPr>
              <w:t>2.Добавлено поле «Реквизиты банка ТОФК»(</w:t>
            </w:r>
            <w:r w:rsidRPr="00CA2A8C">
              <w:rPr>
                <w:sz w:val="20"/>
                <w:szCs w:val="20"/>
              </w:rPr>
              <w:t>detailsCreditOrg</w:t>
            </w:r>
            <w:r>
              <w:rPr>
                <w:sz w:val="20"/>
                <w:szCs w:val="20"/>
                <w:lang w:val="en-US"/>
              </w:rPr>
              <w:t>Text</w:t>
            </w:r>
            <w:r>
              <w:rPr>
                <w:sz w:val="20"/>
                <w:szCs w:val="20"/>
              </w:rPr>
              <w:t>)</w:t>
            </w:r>
          </w:p>
          <w:p w14:paraId="48107A29" w14:textId="3CD77728" w:rsidR="001D3AF5" w:rsidRDefault="001D3AF5" w:rsidP="006A0210">
            <w:pPr>
              <w:spacing w:line="259" w:lineRule="auto"/>
              <w:ind w:firstLine="0"/>
              <w:rPr>
                <w:sz w:val="20"/>
                <w:szCs w:val="20"/>
              </w:rPr>
            </w:pPr>
            <w:r>
              <w:rPr>
                <w:sz w:val="20"/>
                <w:szCs w:val="20"/>
              </w:rPr>
              <w:t>2.Изменено правило приема поля «</w:t>
            </w:r>
            <w:r w:rsidRPr="00F9463F">
              <w:rPr>
                <w:sz w:val="20"/>
                <w:szCs w:val="20"/>
              </w:rPr>
              <w:t>Наименование контрагента для платежного поручения</w:t>
            </w:r>
            <w:r>
              <w:rPr>
                <w:sz w:val="20"/>
                <w:szCs w:val="20"/>
              </w:rPr>
              <w:t>»</w:t>
            </w:r>
            <w:r w:rsidRPr="00F9463F">
              <w:rPr>
                <w:sz w:val="20"/>
                <w:szCs w:val="20"/>
              </w:rPr>
              <w:t xml:space="preserve"> (counterpartyName)</w:t>
            </w:r>
            <w:r>
              <w:rPr>
                <w:sz w:val="20"/>
                <w:szCs w:val="20"/>
              </w:rPr>
              <w:t xml:space="preserve">: </w:t>
            </w:r>
            <w:r>
              <w:rPr>
                <w:rFonts w:eastAsia="Calibri"/>
                <w:sz w:val="20"/>
                <w:szCs w:val="20"/>
                <w:lang w:eastAsia="en-US"/>
              </w:rPr>
              <w:t>и</w:t>
            </w:r>
            <w:r w:rsidRPr="00F9463F">
              <w:rPr>
                <w:rFonts w:eastAsia="Calibri"/>
                <w:sz w:val="20"/>
                <w:szCs w:val="20"/>
                <w:lang w:eastAsia="en-US"/>
              </w:rPr>
              <w:t>гнорируется при приеме- передаче</w:t>
            </w:r>
            <w:r>
              <w:rPr>
                <w:rFonts w:eastAsia="Calibri"/>
                <w:sz w:val="20"/>
                <w:szCs w:val="20"/>
                <w:lang w:eastAsia="en-US"/>
              </w:rPr>
              <w:t>, начиная с версии 14.0</w:t>
            </w:r>
          </w:p>
          <w:p w14:paraId="64609F0A" w14:textId="5DDCF740" w:rsidR="001D3AF5" w:rsidRPr="00E91561" w:rsidRDefault="001D3AF5" w:rsidP="006A0210">
            <w:pPr>
              <w:spacing w:line="259" w:lineRule="auto"/>
              <w:ind w:firstLine="0"/>
              <w:rPr>
                <w:rFonts w:eastAsia="Calibri"/>
                <w:sz w:val="20"/>
                <w:szCs w:val="20"/>
                <w:lang w:eastAsia="en-US"/>
              </w:rPr>
            </w:pPr>
            <w:r>
              <w:rPr>
                <w:sz w:val="20"/>
                <w:szCs w:val="20"/>
              </w:rPr>
              <w:t xml:space="preserve">3.Добавлено поле </w:t>
            </w:r>
            <w:r>
              <w:rPr>
                <w:rFonts w:eastAsia="Calibri"/>
                <w:sz w:val="20"/>
                <w:szCs w:val="20"/>
                <w:lang w:eastAsia="en-US"/>
              </w:rPr>
              <w:t>«</w:t>
            </w:r>
            <w:r w:rsidRPr="00F9463F">
              <w:rPr>
                <w:rFonts w:eastAsia="Calibri"/>
                <w:sz w:val="20"/>
                <w:szCs w:val="20"/>
                <w:lang w:eastAsia="en-US"/>
              </w:rPr>
              <w:t>Наименование контрагента для платежного поручения с размерностью 160 символов</w:t>
            </w:r>
            <w:r>
              <w:rPr>
                <w:rFonts w:eastAsia="Calibri"/>
                <w:sz w:val="20"/>
                <w:szCs w:val="20"/>
                <w:lang w:eastAsia="en-US"/>
              </w:rPr>
              <w:t>»</w:t>
            </w:r>
            <w:r w:rsidRPr="00F9463F">
              <w:rPr>
                <w:rFonts w:eastAsia="Calibri"/>
                <w:sz w:val="20"/>
                <w:szCs w:val="20"/>
                <w:lang w:eastAsia="en-US"/>
              </w:rPr>
              <w:t xml:space="preserve"> (counterparty160Name).</w:t>
            </w:r>
          </w:p>
        </w:tc>
      </w:tr>
      <w:tr w:rsidR="001D3AF5" w:rsidRPr="00273CF9" w14:paraId="59A86D5C" w14:textId="77777777" w:rsidTr="00D151C9">
        <w:trPr>
          <w:trHeight w:val="553"/>
        </w:trPr>
        <w:tc>
          <w:tcPr>
            <w:tcW w:w="562" w:type="dxa"/>
          </w:tcPr>
          <w:p w14:paraId="3025969A" w14:textId="50A3CE0D" w:rsidR="001D3AF5" w:rsidRDefault="001D3AF5" w:rsidP="00E544A3">
            <w:pPr>
              <w:pStyle w:val="ad"/>
              <w:rPr>
                <w:sz w:val="18"/>
                <w:szCs w:val="18"/>
              </w:rPr>
            </w:pPr>
            <w:r>
              <w:rPr>
                <w:sz w:val="18"/>
                <w:szCs w:val="18"/>
              </w:rPr>
              <w:t>7.60</w:t>
            </w:r>
          </w:p>
        </w:tc>
        <w:tc>
          <w:tcPr>
            <w:tcW w:w="1134" w:type="dxa"/>
          </w:tcPr>
          <w:p w14:paraId="2D0F632B" w14:textId="73210B62" w:rsidR="001D3AF5" w:rsidRDefault="001D3AF5" w:rsidP="00E544A3">
            <w:pPr>
              <w:pStyle w:val="ad"/>
              <w:rPr>
                <w:sz w:val="18"/>
                <w:szCs w:val="18"/>
              </w:rPr>
            </w:pPr>
            <w:r>
              <w:rPr>
                <w:sz w:val="18"/>
                <w:szCs w:val="18"/>
              </w:rPr>
              <w:t>07.11.2023</w:t>
            </w:r>
          </w:p>
        </w:tc>
        <w:tc>
          <w:tcPr>
            <w:tcW w:w="1275" w:type="dxa"/>
          </w:tcPr>
          <w:p w14:paraId="67D90143" w14:textId="6553A0A2" w:rsidR="001D3AF5" w:rsidRPr="00E544A3" w:rsidRDefault="001D3AF5" w:rsidP="00E544A3">
            <w:pPr>
              <w:pStyle w:val="ad"/>
              <w:rPr>
                <w:sz w:val="18"/>
                <w:szCs w:val="18"/>
              </w:rPr>
            </w:pPr>
            <w:r w:rsidRPr="006548AC">
              <w:rPr>
                <w:sz w:val="18"/>
                <w:szCs w:val="18"/>
              </w:rPr>
              <w:t>FCS-256668</w:t>
            </w:r>
          </w:p>
        </w:tc>
        <w:tc>
          <w:tcPr>
            <w:tcW w:w="6095" w:type="dxa"/>
          </w:tcPr>
          <w:p w14:paraId="0B125736" w14:textId="509582A3" w:rsidR="001D3AF5" w:rsidRPr="009063E0" w:rsidRDefault="001D3AF5" w:rsidP="009063E0">
            <w:pPr>
              <w:spacing w:line="259" w:lineRule="auto"/>
              <w:ind w:firstLine="0"/>
              <w:rPr>
                <w:sz w:val="20"/>
                <w:szCs w:val="20"/>
              </w:rPr>
            </w:pPr>
            <w:r>
              <w:rPr>
                <w:sz w:val="20"/>
                <w:szCs w:val="20"/>
              </w:rPr>
              <w:t xml:space="preserve">1. </w:t>
            </w:r>
            <w:r w:rsidRPr="009063E0">
              <w:rPr>
                <w:sz w:val="20"/>
                <w:szCs w:val="20"/>
              </w:rPr>
              <w:t>В блоке «Сведения из ЕГРИП» (subContrac-torsSum/subContractors/subContractor/individualBusinessmanRF/EGRIPInfo) удалено поле «Фирменное наименование (subContrac-torsSum/subContractors/subContractor/individualBusinessmanRF/EGRIPInfo/firmName).</w:t>
            </w:r>
          </w:p>
        </w:tc>
      </w:tr>
      <w:tr w:rsidR="001D3AF5" w:rsidRPr="00B442B0" w14:paraId="6FEEB116" w14:textId="77777777" w:rsidTr="00D151C9">
        <w:trPr>
          <w:trHeight w:val="553"/>
        </w:trPr>
        <w:tc>
          <w:tcPr>
            <w:tcW w:w="562" w:type="dxa"/>
          </w:tcPr>
          <w:p w14:paraId="0ABC6C1B" w14:textId="7EA1CDF7" w:rsidR="001D3AF5" w:rsidRDefault="001D3AF5" w:rsidP="00E544A3">
            <w:pPr>
              <w:pStyle w:val="ad"/>
              <w:rPr>
                <w:sz w:val="18"/>
                <w:szCs w:val="18"/>
              </w:rPr>
            </w:pPr>
            <w:r>
              <w:rPr>
                <w:sz w:val="18"/>
                <w:szCs w:val="18"/>
              </w:rPr>
              <w:t>7.61</w:t>
            </w:r>
          </w:p>
        </w:tc>
        <w:tc>
          <w:tcPr>
            <w:tcW w:w="1134" w:type="dxa"/>
          </w:tcPr>
          <w:p w14:paraId="798C10C9" w14:textId="67A55A78" w:rsidR="001D3AF5" w:rsidRDefault="001D3AF5" w:rsidP="00E544A3">
            <w:pPr>
              <w:pStyle w:val="ad"/>
              <w:rPr>
                <w:sz w:val="18"/>
                <w:szCs w:val="18"/>
              </w:rPr>
            </w:pPr>
            <w:r>
              <w:rPr>
                <w:sz w:val="18"/>
                <w:szCs w:val="18"/>
              </w:rPr>
              <w:t>08.11.2023</w:t>
            </w:r>
          </w:p>
        </w:tc>
        <w:tc>
          <w:tcPr>
            <w:tcW w:w="1275" w:type="dxa"/>
          </w:tcPr>
          <w:p w14:paraId="26A974E3" w14:textId="5AD0ABE4" w:rsidR="001D3AF5" w:rsidRPr="006548AC" w:rsidRDefault="001D3AF5" w:rsidP="00E544A3">
            <w:pPr>
              <w:pStyle w:val="ad"/>
              <w:rPr>
                <w:sz w:val="18"/>
                <w:szCs w:val="18"/>
              </w:rPr>
            </w:pPr>
            <w:r w:rsidRPr="00B442B0">
              <w:rPr>
                <w:sz w:val="18"/>
                <w:szCs w:val="18"/>
              </w:rPr>
              <w:t>FCSNF-19702</w:t>
            </w:r>
          </w:p>
        </w:tc>
        <w:tc>
          <w:tcPr>
            <w:tcW w:w="6095" w:type="dxa"/>
          </w:tcPr>
          <w:p w14:paraId="4DF5F617" w14:textId="61FB1A63" w:rsidR="001D3AF5" w:rsidRPr="009063E0" w:rsidRDefault="001D3AF5" w:rsidP="009063E0">
            <w:pPr>
              <w:spacing w:line="259" w:lineRule="auto"/>
              <w:ind w:firstLine="0"/>
              <w:rPr>
                <w:sz w:val="20"/>
                <w:szCs w:val="20"/>
              </w:rPr>
            </w:pPr>
            <w:r>
              <w:rPr>
                <w:sz w:val="20"/>
                <w:szCs w:val="20"/>
              </w:rPr>
              <w:t xml:space="preserve">1. Поле </w:t>
            </w:r>
            <w:r w:rsidRPr="006965BF">
              <w:rPr>
                <w:sz w:val="20"/>
                <w:szCs w:val="20"/>
              </w:rPr>
              <w:t>«Внешний идентификатор неустойки (штрафа, пени)» (execu-tions/execution/docAcceptance/holdingUnfulfilledClaimsPenaltiesSumsInfo/holdingUnfulfilledClaimsPenaltiesSumInfo/externalSid) игнорируется при приеме, заполняется из БД при передаче.</w:t>
            </w:r>
          </w:p>
        </w:tc>
      </w:tr>
      <w:tr w:rsidR="001D3AF5" w:rsidRPr="00B442B0" w14:paraId="215A4674" w14:textId="77777777" w:rsidTr="00D151C9">
        <w:trPr>
          <w:trHeight w:val="553"/>
        </w:trPr>
        <w:tc>
          <w:tcPr>
            <w:tcW w:w="562" w:type="dxa"/>
          </w:tcPr>
          <w:p w14:paraId="0C7E3EA7" w14:textId="3245C2C7" w:rsidR="001D3AF5" w:rsidRDefault="001D3AF5" w:rsidP="006C4E9C">
            <w:pPr>
              <w:pStyle w:val="ad"/>
              <w:rPr>
                <w:sz w:val="18"/>
                <w:szCs w:val="18"/>
              </w:rPr>
            </w:pPr>
            <w:r>
              <w:rPr>
                <w:sz w:val="18"/>
                <w:szCs w:val="18"/>
              </w:rPr>
              <w:t>7.62</w:t>
            </w:r>
          </w:p>
        </w:tc>
        <w:tc>
          <w:tcPr>
            <w:tcW w:w="1134" w:type="dxa"/>
          </w:tcPr>
          <w:p w14:paraId="623638B9" w14:textId="5F08A5A5" w:rsidR="001D3AF5" w:rsidRDefault="001D3AF5" w:rsidP="006C4E9C">
            <w:pPr>
              <w:pStyle w:val="ad"/>
              <w:rPr>
                <w:sz w:val="18"/>
                <w:szCs w:val="18"/>
              </w:rPr>
            </w:pPr>
            <w:r>
              <w:rPr>
                <w:sz w:val="18"/>
                <w:szCs w:val="18"/>
              </w:rPr>
              <w:t>21.11.2023</w:t>
            </w:r>
          </w:p>
        </w:tc>
        <w:tc>
          <w:tcPr>
            <w:tcW w:w="1275" w:type="dxa"/>
          </w:tcPr>
          <w:p w14:paraId="6F2847BF" w14:textId="0F5D71FA" w:rsidR="001D3AF5" w:rsidRPr="00B442B0" w:rsidRDefault="001D3AF5" w:rsidP="006C4E9C">
            <w:pPr>
              <w:pStyle w:val="ad"/>
              <w:rPr>
                <w:sz w:val="18"/>
                <w:szCs w:val="18"/>
              </w:rPr>
            </w:pPr>
            <w:r w:rsidRPr="00B442B0">
              <w:rPr>
                <w:sz w:val="18"/>
                <w:szCs w:val="18"/>
              </w:rPr>
              <w:t>FCSNF-</w:t>
            </w:r>
            <w:r w:rsidRPr="006C4E9C">
              <w:rPr>
                <w:sz w:val="18"/>
                <w:szCs w:val="18"/>
              </w:rPr>
              <w:t>FCSNF-20429</w:t>
            </w:r>
          </w:p>
        </w:tc>
        <w:tc>
          <w:tcPr>
            <w:tcW w:w="6095" w:type="dxa"/>
          </w:tcPr>
          <w:p w14:paraId="1F4D8378" w14:textId="01064738" w:rsidR="001D3AF5" w:rsidRPr="007D646F" w:rsidRDefault="001D3AF5" w:rsidP="002D0245">
            <w:pPr>
              <w:pStyle w:val="affe"/>
              <w:numPr>
                <w:ilvl w:val="0"/>
                <w:numId w:val="154"/>
              </w:numPr>
              <w:rPr>
                <w:sz w:val="20"/>
                <w:szCs w:val="20"/>
              </w:rPr>
            </w:pPr>
            <w:r w:rsidRPr="007D646F">
              <w:rPr>
                <w:sz w:val="20"/>
                <w:szCs w:val="20"/>
              </w:rPr>
              <w:t xml:space="preserve">Изменены правила приема блока «Файлы, автоматически подтягивающиеся из ПЗК/РЭК» (scanDocuments/CPEPAttachment) (см. </w:t>
            </w:r>
            <w:r w:rsidRPr="007D646F">
              <w:rPr>
                <w:sz w:val="20"/>
                <w:szCs w:val="20"/>
              </w:rPr>
              <w:fldChar w:fldCharType="begin"/>
            </w:r>
            <w:r w:rsidRPr="007D646F">
              <w:rPr>
                <w:sz w:val="20"/>
                <w:szCs w:val="20"/>
              </w:rPr>
              <w:instrText xml:space="preserve"> REF CPEPAttachment \p \h  \* MERGEFORMAT </w:instrText>
            </w:r>
            <w:r w:rsidRPr="007D646F">
              <w:rPr>
                <w:sz w:val="20"/>
                <w:szCs w:val="20"/>
              </w:rPr>
            </w:r>
            <w:r w:rsidRPr="007D646F">
              <w:rPr>
                <w:sz w:val="20"/>
                <w:szCs w:val="20"/>
              </w:rPr>
              <w:fldChar w:fldCharType="separate"/>
            </w:r>
            <w:r w:rsidRPr="007D646F">
              <w:rPr>
                <w:sz w:val="20"/>
                <w:szCs w:val="20"/>
              </w:rPr>
              <w:t>выше</w:t>
            </w:r>
            <w:r w:rsidRPr="007D646F">
              <w:rPr>
                <w:sz w:val="20"/>
                <w:szCs w:val="20"/>
              </w:rPr>
              <w:fldChar w:fldCharType="end"/>
            </w:r>
            <w:r w:rsidRPr="007D646F">
              <w:rPr>
                <w:sz w:val="20"/>
                <w:szCs w:val="20"/>
              </w:rPr>
              <w:t>)</w:t>
            </w:r>
          </w:p>
          <w:p w14:paraId="7755603F" w14:textId="77777777" w:rsidR="001D3AF5" w:rsidRPr="006C4E9C" w:rsidRDefault="001D3AF5" w:rsidP="006C4E9C">
            <w:pPr>
              <w:spacing w:line="259" w:lineRule="auto"/>
              <w:ind w:firstLine="0"/>
              <w:rPr>
                <w:sz w:val="20"/>
                <w:szCs w:val="20"/>
              </w:rPr>
            </w:pPr>
          </w:p>
        </w:tc>
      </w:tr>
      <w:tr w:rsidR="001D3AF5" w:rsidRPr="00B41622" w14:paraId="2F1E6D1C" w14:textId="77777777" w:rsidTr="00D151C9">
        <w:trPr>
          <w:trHeight w:val="553"/>
        </w:trPr>
        <w:tc>
          <w:tcPr>
            <w:tcW w:w="562" w:type="dxa"/>
          </w:tcPr>
          <w:p w14:paraId="374B71BA" w14:textId="6083F989" w:rsidR="001D3AF5" w:rsidRDefault="001D3AF5" w:rsidP="006C4E9C">
            <w:pPr>
              <w:pStyle w:val="ad"/>
              <w:rPr>
                <w:sz w:val="18"/>
                <w:szCs w:val="18"/>
              </w:rPr>
            </w:pPr>
            <w:r>
              <w:rPr>
                <w:sz w:val="18"/>
                <w:szCs w:val="18"/>
              </w:rPr>
              <w:t>7.63</w:t>
            </w:r>
          </w:p>
        </w:tc>
        <w:tc>
          <w:tcPr>
            <w:tcW w:w="1134" w:type="dxa"/>
          </w:tcPr>
          <w:p w14:paraId="6456C043" w14:textId="3282B52A" w:rsidR="001D3AF5" w:rsidRDefault="001D3AF5" w:rsidP="006C4E9C">
            <w:pPr>
              <w:pStyle w:val="ad"/>
              <w:rPr>
                <w:sz w:val="18"/>
                <w:szCs w:val="18"/>
              </w:rPr>
            </w:pPr>
            <w:r>
              <w:rPr>
                <w:sz w:val="18"/>
                <w:szCs w:val="18"/>
              </w:rPr>
              <w:t>24.11.2023</w:t>
            </w:r>
          </w:p>
        </w:tc>
        <w:tc>
          <w:tcPr>
            <w:tcW w:w="1275" w:type="dxa"/>
          </w:tcPr>
          <w:p w14:paraId="713AEF47" w14:textId="2CC9F854" w:rsidR="001D3AF5" w:rsidRPr="007B1E23" w:rsidRDefault="001D3AF5" w:rsidP="006C4E9C">
            <w:pPr>
              <w:pStyle w:val="ad"/>
              <w:rPr>
                <w:sz w:val="18"/>
                <w:szCs w:val="18"/>
                <w:lang w:val="en-US"/>
              </w:rPr>
            </w:pPr>
            <w:r>
              <w:rPr>
                <w:sz w:val="18"/>
                <w:szCs w:val="18"/>
                <w:lang w:val="en-US"/>
              </w:rPr>
              <w:t>FCSNF-20327</w:t>
            </w:r>
          </w:p>
        </w:tc>
        <w:tc>
          <w:tcPr>
            <w:tcW w:w="6095" w:type="dxa"/>
          </w:tcPr>
          <w:p w14:paraId="0255257A" w14:textId="7BD711A0" w:rsidR="001D3AF5" w:rsidRPr="00B41622" w:rsidRDefault="001D3AF5" w:rsidP="00B41622">
            <w:pPr>
              <w:ind w:firstLine="0"/>
              <w:rPr>
                <w:sz w:val="20"/>
                <w:szCs w:val="20"/>
              </w:rPr>
            </w:pPr>
            <w:r>
              <w:rPr>
                <w:sz w:val="20"/>
                <w:szCs w:val="20"/>
              </w:rPr>
              <w:t>1.Добавлен</w:t>
            </w:r>
            <w:r w:rsidRPr="00B41622">
              <w:rPr>
                <w:sz w:val="20"/>
                <w:szCs w:val="20"/>
              </w:rPr>
              <w:t xml:space="preserve"> блок «Внешний диапазон значений»</w:t>
            </w:r>
            <w:r>
              <w:rPr>
                <w:sz w:val="20"/>
                <w:szCs w:val="20"/>
              </w:rPr>
              <w:t xml:space="preserve"> </w:t>
            </w:r>
            <w:r w:rsidRPr="00B41622">
              <w:rPr>
                <w:sz w:val="20"/>
                <w:szCs w:val="20"/>
              </w:rPr>
              <w:t>(outValueRange)</w:t>
            </w:r>
            <w:r>
              <w:rPr>
                <w:sz w:val="20"/>
                <w:szCs w:val="20"/>
              </w:rPr>
              <w:t xml:space="preserve"> </w:t>
            </w:r>
            <w:r w:rsidRPr="00B41622">
              <w:rPr>
                <w:sz w:val="20"/>
                <w:szCs w:val="20"/>
              </w:rPr>
              <w:t>в блоки:</w:t>
            </w:r>
          </w:p>
          <w:p w14:paraId="178B7737" w14:textId="77777777" w:rsidR="001D3AF5" w:rsidRPr="00B41622" w:rsidRDefault="001D3AF5" w:rsidP="00B41622">
            <w:pPr>
              <w:ind w:firstLine="0"/>
              <w:rPr>
                <w:sz w:val="20"/>
                <w:szCs w:val="20"/>
                <w:lang w:val="en-US"/>
              </w:rPr>
            </w:pPr>
            <w:r w:rsidRPr="00B41622">
              <w:rPr>
                <w:sz w:val="20"/>
                <w:szCs w:val="20"/>
                <w:lang w:val="en-US"/>
              </w:rPr>
              <w:t>-</w:t>
            </w:r>
            <w:r w:rsidRPr="00B41622">
              <w:rPr>
                <w:sz w:val="20"/>
                <w:szCs w:val="20"/>
                <w:lang w:val="en-US"/>
              </w:rPr>
              <w:tab/>
              <w:t>«</w:t>
            </w:r>
            <w:r w:rsidRPr="00B41622">
              <w:rPr>
                <w:sz w:val="20"/>
                <w:szCs w:val="20"/>
              </w:rPr>
              <w:t>Набор</w:t>
            </w:r>
            <w:r w:rsidRPr="00B41622">
              <w:rPr>
                <w:sz w:val="20"/>
                <w:szCs w:val="20"/>
                <w:lang w:val="en-US"/>
              </w:rPr>
              <w:t xml:space="preserve"> </w:t>
            </w:r>
            <w:r w:rsidRPr="00B41622">
              <w:rPr>
                <w:sz w:val="20"/>
                <w:szCs w:val="20"/>
              </w:rPr>
              <w:t>диапазонов</w:t>
            </w:r>
            <w:r w:rsidRPr="00B41622">
              <w:rPr>
                <w:sz w:val="20"/>
                <w:szCs w:val="20"/>
                <w:lang w:val="en-US"/>
              </w:rPr>
              <w:t xml:space="preserve"> </w:t>
            </w:r>
            <w:r w:rsidRPr="00B41622">
              <w:rPr>
                <w:sz w:val="20"/>
                <w:szCs w:val="20"/>
              </w:rPr>
              <w:t>значений</w:t>
            </w:r>
            <w:r w:rsidRPr="00B41622">
              <w:rPr>
                <w:sz w:val="20"/>
                <w:szCs w:val="20"/>
                <w:lang w:val="en-US"/>
              </w:rPr>
              <w:t xml:space="preserve"> </w:t>
            </w:r>
            <w:r w:rsidRPr="00B41622">
              <w:rPr>
                <w:sz w:val="20"/>
                <w:szCs w:val="20"/>
              </w:rPr>
              <w:t>характеристик</w:t>
            </w:r>
            <w:r w:rsidRPr="00B41622">
              <w:rPr>
                <w:sz w:val="20"/>
                <w:szCs w:val="20"/>
                <w:lang w:val="en-US"/>
              </w:rPr>
              <w:t>» (products/product/KTRU/rightSideKTRUInfo/characteristics/characteristicsUsingTextForm/values/value/rangeSet)</w:t>
            </w:r>
          </w:p>
          <w:p w14:paraId="521DFACF" w14:textId="77777777" w:rsidR="001D3AF5" w:rsidRDefault="001D3AF5" w:rsidP="00B41622">
            <w:pPr>
              <w:ind w:firstLine="0"/>
              <w:rPr>
                <w:sz w:val="20"/>
                <w:szCs w:val="20"/>
                <w:lang w:val="en-US"/>
              </w:rPr>
            </w:pPr>
            <w:r w:rsidRPr="00B41622">
              <w:rPr>
                <w:sz w:val="20"/>
                <w:szCs w:val="20"/>
                <w:lang w:val="en-US"/>
              </w:rPr>
              <w:t>-</w:t>
            </w:r>
            <w:r w:rsidRPr="00B41622">
              <w:rPr>
                <w:sz w:val="20"/>
                <w:szCs w:val="20"/>
                <w:lang w:val="en-US"/>
              </w:rPr>
              <w:tab/>
              <w:t>«</w:t>
            </w:r>
            <w:r w:rsidRPr="00B41622">
              <w:rPr>
                <w:sz w:val="20"/>
                <w:szCs w:val="20"/>
              </w:rPr>
              <w:t>Набор</w:t>
            </w:r>
            <w:r w:rsidRPr="00B41622">
              <w:rPr>
                <w:sz w:val="20"/>
                <w:szCs w:val="20"/>
                <w:lang w:val="en-US"/>
              </w:rPr>
              <w:t xml:space="preserve"> </w:t>
            </w:r>
            <w:r w:rsidRPr="00B41622">
              <w:rPr>
                <w:sz w:val="20"/>
                <w:szCs w:val="20"/>
              </w:rPr>
              <w:t>диапазонов</w:t>
            </w:r>
            <w:r w:rsidRPr="00B41622">
              <w:rPr>
                <w:sz w:val="20"/>
                <w:szCs w:val="20"/>
                <w:lang w:val="en-US"/>
              </w:rPr>
              <w:t xml:space="preserve"> </w:t>
            </w:r>
            <w:r w:rsidRPr="00B41622">
              <w:rPr>
                <w:sz w:val="20"/>
                <w:szCs w:val="20"/>
              </w:rPr>
              <w:t>значений</w:t>
            </w:r>
            <w:r w:rsidRPr="00B41622">
              <w:rPr>
                <w:sz w:val="20"/>
                <w:szCs w:val="20"/>
                <w:lang w:val="en-US"/>
              </w:rPr>
              <w:t xml:space="preserve"> </w:t>
            </w:r>
            <w:r w:rsidRPr="00B41622">
              <w:rPr>
                <w:sz w:val="20"/>
                <w:szCs w:val="20"/>
              </w:rPr>
              <w:t>характеристик</w:t>
            </w:r>
            <w:r w:rsidRPr="00B41622">
              <w:rPr>
                <w:sz w:val="20"/>
                <w:szCs w:val="20"/>
                <w:lang w:val="en-US"/>
              </w:rPr>
              <w:t>» (products/product/KTRU/characteristics/characteristicsUsingTextForm/values/value/rangeSet)</w:t>
            </w:r>
          </w:p>
          <w:p w14:paraId="7CFA7318" w14:textId="14E2EDC4" w:rsidR="001D3AF5" w:rsidRPr="00B41622" w:rsidRDefault="001D3AF5" w:rsidP="00B41622">
            <w:pPr>
              <w:ind w:firstLine="0"/>
              <w:rPr>
                <w:sz w:val="20"/>
                <w:szCs w:val="20"/>
              </w:rPr>
            </w:pPr>
            <w:r>
              <w:rPr>
                <w:sz w:val="20"/>
                <w:szCs w:val="20"/>
              </w:rPr>
              <w:t xml:space="preserve">2. Добавлен контроль </w:t>
            </w:r>
            <w:r w:rsidRPr="00B41622">
              <w:rPr>
                <w:sz w:val="20"/>
                <w:szCs w:val="20"/>
              </w:rPr>
              <w:t>РК_ИК_0445</w:t>
            </w:r>
          </w:p>
        </w:tc>
      </w:tr>
      <w:tr w:rsidR="001D3AF5" w:rsidRPr="00B41622" w14:paraId="0A13BD7F" w14:textId="77777777" w:rsidTr="00D151C9">
        <w:trPr>
          <w:trHeight w:val="553"/>
        </w:trPr>
        <w:tc>
          <w:tcPr>
            <w:tcW w:w="562" w:type="dxa"/>
          </w:tcPr>
          <w:p w14:paraId="313AFDEA" w14:textId="2E16EEE4" w:rsidR="001D3AF5" w:rsidRDefault="001D3AF5" w:rsidP="006C4E9C">
            <w:pPr>
              <w:pStyle w:val="ad"/>
              <w:rPr>
                <w:sz w:val="18"/>
                <w:szCs w:val="18"/>
              </w:rPr>
            </w:pPr>
            <w:r>
              <w:rPr>
                <w:sz w:val="18"/>
                <w:szCs w:val="18"/>
              </w:rPr>
              <w:lastRenderedPageBreak/>
              <w:t>7.64</w:t>
            </w:r>
          </w:p>
        </w:tc>
        <w:tc>
          <w:tcPr>
            <w:tcW w:w="1134" w:type="dxa"/>
          </w:tcPr>
          <w:p w14:paraId="3F2BBF77" w14:textId="107DB297" w:rsidR="001D3AF5" w:rsidRDefault="001D3AF5" w:rsidP="006C4E9C">
            <w:pPr>
              <w:pStyle w:val="ad"/>
              <w:rPr>
                <w:sz w:val="18"/>
                <w:szCs w:val="18"/>
              </w:rPr>
            </w:pPr>
            <w:r>
              <w:rPr>
                <w:sz w:val="18"/>
                <w:szCs w:val="18"/>
              </w:rPr>
              <w:t>01.12.2023</w:t>
            </w:r>
          </w:p>
        </w:tc>
        <w:tc>
          <w:tcPr>
            <w:tcW w:w="1275" w:type="dxa"/>
          </w:tcPr>
          <w:p w14:paraId="6BBB94FD" w14:textId="7E437B8C" w:rsidR="001D3AF5" w:rsidRPr="00BB2321" w:rsidRDefault="001D3AF5" w:rsidP="00BB2321">
            <w:pPr>
              <w:ind w:firstLine="0"/>
              <w:rPr>
                <w:sz w:val="20"/>
                <w:szCs w:val="20"/>
              </w:rPr>
            </w:pPr>
            <w:r w:rsidRPr="00BB2321">
              <w:rPr>
                <w:sz w:val="20"/>
                <w:szCs w:val="20"/>
              </w:rPr>
              <w:t>FCSNF-20542</w:t>
            </w:r>
          </w:p>
        </w:tc>
        <w:tc>
          <w:tcPr>
            <w:tcW w:w="6095" w:type="dxa"/>
          </w:tcPr>
          <w:p w14:paraId="13F88E51" w14:textId="21772576" w:rsidR="001D3AF5" w:rsidRPr="008A3100" w:rsidRDefault="001D3AF5" w:rsidP="00BB2321">
            <w:pPr>
              <w:ind w:firstLine="0"/>
              <w:rPr>
                <w:sz w:val="20"/>
                <w:szCs w:val="20"/>
              </w:rPr>
            </w:pPr>
            <w:r w:rsidRPr="008A3100">
              <w:rPr>
                <w:sz w:val="20"/>
                <w:szCs w:val="20"/>
              </w:rPr>
              <w:t>1) Изменены правила приема поля «Значение цены контракта в валюте контракта» (priceInfo/</w:t>
            </w:r>
            <w:r w:rsidRPr="005A611E">
              <w:rPr>
                <w:sz w:val="20"/>
                <w:szCs w:val="20"/>
              </w:rPr>
              <w:t>price</w:t>
            </w:r>
            <w:r w:rsidRPr="008A3100">
              <w:rPr>
                <w:sz w:val="20"/>
                <w:szCs w:val="20"/>
              </w:rPr>
              <w:t xml:space="preserve">) (см. </w:t>
            </w:r>
            <w:r w:rsidRPr="008A3100">
              <w:rPr>
                <w:sz w:val="20"/>
                <w:szCs w:val="20"/>
              </w:rPr>
              <w:fldChar w:fldCharType="begin"/>
            </w:r>
            <w:r w:rsidRPr="008A3100">
              <w:rPr>
                <w:sz w:val="20"/>
                <w:szCs w:val="20"/>
              </w:rPr>
              <w:instrText xml:space="preserve"> REF priceInfo \p \h </w:instrText>
            </w:r>
            <w:r>
              <w:rPr>
                <w:sz w:val="20"/>
                <w:szCs w:val="20"/>
              </w:rPr>
              <w:instrText xml:space="preserve"> \* MERGEFORMAT </w:instrText>
            </w:r>
            <w:r w:rsidRPr="008A3100">
              <w:rPr>
                <w:sz w:val="20"/>
                <w:szCs w:val="20"/>
              </w:rPr>
            </w:r>
            <w:r w:rsidRPr="008A3100">
              <w:rPr>
                <w:sz w:val="20"/>
                <w:szCs w:val="20"/>
              </w:rPr>
              <w:fldChar w:fldCharType="separate"/>
            </w:r>
            <w:r w:rsidRPr="008A3100">
              <w:rPr>
                <w:sz w:val="20"/>
                <w:szCs w:val="20"/>
              </w:rPr>
              <w:t>выше</w:t>
            </w:r>
            <w:r w:rsidRPr="008A3100">
              <w:rPr>
                <w:sz w:val="20"/>
                <w:szCs w:val="20"/>
              </w:rPr>
              <w:fldChar w:fldCharType="end"/>
            </w:r>
            <w:r w:rsidRPr="008A3100">
              <w:rPr>
                <w:sz w:val="20"/>
                <w:szCs w:val="20"/>
              </w:rPr>
              <w:t>)</w:t>
            </w:r>
          </w:p>
          <w:p w14:paraId="41787CC9" w14:textId="16D0A0A4" w:rsidR="001D3AF5" w:rsidRPr="008A3100" w:rsidRDefault="001D3AF5" w:rsidP="00BB2321">
            <w:pPr>
              <w:ind w:firstLine="0"/>
              <w:rPr>
                <w:sz w:val="20"/>
                <w:szCs w:val="20"/>
              </w:rPr>
            </w:pPr>
            <w:r w:rsidRPr="008A3100">
              <w:rPr>
                <w:sz w:val="20"/>
                <w:szCs w:val="20"/>
              </w:rPr>
              <w:t xml:space="preserve">2) Изменены правила приема блока «Валюта контракта» (priceInfo/currency) (см. </w:t>
            </w:r>
            <w:r w:rsidRPr="008A3100">
              <w:rPr>
                <w:sz w:val="20"/>
                <w:szCs w:val="20"/>
              </w:rPr>
              <w:fldChar w:fldCharType="begin"/>
            </w:r>
            <w:r w:rsidRPr="008A3100">
              <w:rPr>
                <w:sz w:val="20"/>
                <w:szCs w:val="20"/>
              </w:rPr>
              <w:instrText xml:space="preserve"> REF priceInfo \p \h </w:instrText>
            </w:r>
            <w:r>
              <w:rPr>
                <w:sz w:val="20"/>
                <w:szCs w:val="20"/>
              </w:rPr>
              <w:instrText xml:space="preserve"> \* MERGEFORMAT </w:instrText>
            </w:r>
            <w:r w:rsidRPr="008A3100">
              <w:rPr>
                <w:sz w:val="20"/>
                <w:szCs w:val="20"/>
              </w:rPr>
            </w:r>
            <w:r w:rsidRPr="008A3100">
              <w:rPr>
                <w:sz w:val="20"/>
                <w:szCs w:val="20"/>
              </w:rPr>
              <w:fldChar w:fldCharType="separate"/>
            </w:r>
            <w:r w:rsidRPr="008A3100">
              <w:rPr>
                <w:sz w:val="20"/>
                <w:szCs w:val="20"/>
              </w:rPr>
              <w:t>выше</w:t>
            </w:r>
            <w:r w:rsidRPr="008A3100">
              <w:rPr>
                <w:sz w:val="20"/>
                <w:szCs w:val="20"/>
              </w:rPr>
              <w:fldChar w:fldCharType="end"/>
            </w:r>
            <w:r w:rsidRPr="008A3100">
              <w:rPr>
                <w:sz w:val="20"/>
                <w:szCs w:val="20"/>
              </w:rPr>
              <w:t>)</w:t>
            </w:r>
          </w:p>
          <w:p w14:paraId="5305903C" w14:textId="77777777" w:rsidR="001D3AF5" w:rsidRDefault="001D3AF5" w:rsidP="00BB2321">
            <w:pPr>
              <w:ind w:firstLine="0"/>
              <w:rPr>
                <w:sz w:val="20"/>
                <w:szCs w:val="20"/>
              </w:rPr>
            </w:pPr>
            <w:r>
              <w:rPr>
                <w:sz w:val="20"/>
                <w:szCs w:val="20"/>
              </w:rPr>
              <w:t>Убрано требования «подтягивания» значения полей из предыдущей версии пнриприеме второй и последующей версии контракта</w:t>
            </w:r>
          </w:p>
          <w:p w14:paraId="164FAFB0" w14:textId="3062E166" w:rsidR="001D3AF5" w:rsidRPr="00BB2321" w:rsidRDefault="001D3AF5" w:rsidP="00BB2321">
            <w:pPr>
              <w:ind w:firstLine="0"/>
              <w:rPr>
                <w:sz w:val="20"/>
                <w:szCs w:val="20"/>
              </w:rPr>
            </w:pPr>
            <w:r>
              <w:rPr>
                <w:sz w:val="20"/>
                <w:szCs w:val="20"/>
              </w:rPr>
              <w:t xml:space="preserve">3) Внесены изменения в контроли </w:t>
            </w:r>
            <w:r w:rsidRPr="00BB2321">
              <w:rPr>
                <w:sz w:val="20"/>
                <w:szCs w:val="20"/>
              </w:rPr>
              <w:t>РК_ИК_0439, РК_ИК_0440</w:t>
            </w:r>
          </w:p>
        </w:tc>
      </w:tr>
      <w:tr w:rsidR="001D3AF5" w:rsidRPr="00B41622" w14:paraId="6DF965D4" w14:textId="77777777" w:rsidTr="00D151C9">
        <w:trPr>
          <w:trHeight w:val="553"/>
        </w:trPr>
        <w:tc>
          <w:tcPr>
            <w:tcW w:w="562" w:type="dxa"/>
          </w:tcPr>
          <w:p w14:paraId="781A85ED" w14:textId="2023EB28" w:rsidR="001D3AF5" w:rsidRDefault="001D3AF5" w:rsidP="006C4E9C">
            <w:pPr>
              <w:pStyle w:val="ad"/>
              <w:rPr>
                <w:sz w:val="18"/>
                <w:szCs w:val="18"/>
              </w:rPr>
            </w:pPr>
            <w:r>
              <w:rPr>
                <w:sz w:val="18"/>
                <w:szCs w:val="18"/>
              </w:rPr>
              <w:t>7.65</w:t>
            </w:r>
          </w:p>
        </w:tc>
        <w:tc>
          <w:tcPr>
            <w:tcW w:w="1134" w:type="dxa"/>
          </w:tcPr>
          <w:p w14:paraId="2C90DCDF" w14:textId="1B7A8A8E" w:rsidR="001D3AF5" w:rsidRDefault="001D3AF5" w:rsidP="006C4E9C">
            <w:pPr>
              <w:pStyle w:val="ad"/>
              <w:rPr>
                <w:sz w:val="18"/>
                <w:szCs w:val="18"/>
              </w:rPr>
            </w:pPr>
            <w:r>
              <w:rPr>
                <w:sz w:val="18"/>
                <w:szCs w:val="18"/>
              </w:rPr>
              <w:t>05.12.2023</w:t>
            </w:r>
          </w:p>
        </w:tc>
        <w:tc>
          <w:tcPr>
            <w:tcW w:w="1275" w:type="dxa"/>
          </w:tcPr>
          <w:p w14:paraId="6840A649" w14:textId="48C892F3" w:rsidR="001D3AF5" w:rsidRPr="00BB2321" w:rsidRDefault="001D3AF5" w:rsidP="00BB2321">
            <w:pPr>
              <w:ind w:firstLine="0"/>
              <w:rPr>
                <w:sz w:val="20"/>
                <w:szCs w:val="20"/>
              </w:rPr>
            </w:pPr>
            <w:r w:rsidRPr="001B327F">
              <w:rPr>
                <w:sz w:val="20"/>
                <w:szCs w:val="20"/>
              </w:rPr>
              <w:t>FCSNF-20274</w:t>
            </w:r>
          </w:p>
        </w:tc>
        <w:tc>
          <w:tcPr>
            <w:tcW w:w="6095" w:type="dxa"/>
          </w:tcPr>
          <w:p w14:paraId="256D3FB2" w14:textId="77777777" w:rsidR="001D3AF5" w:rsidRPr="001B327F" w:rsidRDefault="001D3AF5" w:rsidP="001B327F">
            <w:pPr>
              <w:ind w:firstLine="0"/>
              <w:rPr>
                <w:sz w:val="20"/>
                <w:szCs w:val="20"/>
              </w:rPr>
            </w:pPr>
            <w:r w:rsidRPr="001B327F">
              <w:rPr>
                <w:sz w:val="20"/>
                <w:szCs w:val="20"/>
              </w:rPr>
              <w:t>Внесены изменения в правила приема полей и блоков:</w:t>
            </w:r>
          </w:p>
          <w:p w14:paraId="6B31614B" w14:textId="77777777" w:rsidR="001D3AF5" w:rsidRPr="001B327F" w:rsidRDefault="001D3AF5" w:rsidP="001B327F">
            <w:pPr>
              <w:ind w:firstLine="0"/>
              <w:rPr>
                <w:sz w:val="20"/>
                <w:szCs w:val="20"/>
              </w:rPr>
            </w:pPr>
            <w:r w:rsidRPr="001B327F">
              <w:rPr>
                <w:sz w:val="20"/>
                <w:szCs w:val="20"/>
              </w:rPr>
              <w:t>- «Позиция по торговому наименованию (ТН) лекарственного средства формируется в текстовой форме» (products/product/drugPurchaseObjectInfo/drugInfoUsingReferenceInfo/MNNsInfo/MNNInfo/positionsTradeName/positionTradeName/positionTradeNameUsingTextForm);</w:t>
            </w:r>
          </w:p>
          <w:p w14:paraId="606E5BB0" w14:textId="77777777" w:rsidR="001D3AF5" w:rsidRPr="001B327F" w:rsidRDefault="001D3AF5" w:rsidP="001B327F">
            <w:pPr>
              <w:ind w:firstLine="0"/>
              <w:rPr>
                <w:sz w:val="20"/>
                <w:szCs w:val="20"/>
                <w:lang w:val="en-US"/>
              </w:rPr>
            </w:pPr>
            <w:r w:rsidRPr="001B327F">
              <w:rPr>
                <w:sz w:val="20"/>
                <w:szCs w:val="20"/>
                <w:lang w:val="en-US"/>
              </w:rPr>
              <w:t>- «</w:t>
            </w:r>
            <w:r w:rsidRPr="001B327F">
              <w:rPr>
                <w:sz w:val="20"/>
                <w:szCs w:val="20"/>
              </w:rPr>
              <w:t>Наименование</w:t>
            </w:r>
            <w:r w:rsidRPr="001B327F">
              <w:rPr>
                <w:sz w:val="20"/>
                <w:szCs w:val="20"/>
                <w:lang w:val="en-US"/>
              </w:rPr>
              <w:t xml:space="preserve"> </w:t>
            </w:r>
            <w:r w:rsidRPr="001B327F">
              <w:rPr>
                <w:sz w:val="20"/>
                <w:szCs w:val="20"/>
              </w:rPr>
              <w:t>МНН</w:t>
            </w:r>
            <w:r w:rsidRPr="001B327F">
              <w:rPr>
                <w:sz w:val="20"/>
                <w:szCs w:val="20"/>
                <w:lang w:val="en-US"/>
              </w:rPr>
              <w:t>» (products/product/drugPurchaseObjectInfo/drugInfoUsingReferenceInfo/MNNsInfo/MNNInfo/MNNTextForm/MNNName);</w:t>
            </w:r>
          </w:p>
          <w:p w14:paraId="04C064A7" w14:textId="77777777" w:rsidR="001D3AF5" w:rsidRDefault="001D3AF5" w:rsidP="001B327F">
            <w:pPr>
              <w:ind w:firstLine="0"/>
              <w:rPr>
                <w:sz w:val="20"/>
                <w:szCs w:val="20"/>
                <w:lang w:val="en-US"/>
              </w:rPr>
            </w:pPr>
            <w:r w:rsidRPr="001B327F">
              <w:rPr>
                <w:sz w:val="20"/>
                <w:szCs w:val="20"/>
                <w:lang w:val="en-US"/>
              </w:rPr>
              <w:t>- «</w:t>
            </w:r>
            <w:r w:rsidRPr="001B327F">
              <w:rPr>
                <w:sz w:val="20"/>
                <w:szCs w:val="20"/>
              </w:rPr>
              <w:t>Информация</w:t>
            </w:r>
            <w:r w:rsidRPr="001B327F">
              <w:rPr>
                <w:sz w:val="20"/>
                <w:szCs w:val="20"/>
                <w:lang w:val="en-US"/>
              </w:rPr>
              <w:t xml:space="preserve">, </w:t>
            </w:r>
            <w:r w:rsidRPr="001B327F">
              <w:rPr>
                <w:sz w:val="20"/>
                <w:szCs w:val="20"/>
              </w:rPr>
              <w:t>указываемая</w:t>
            </w:r>
            <w:r w:rsidRPr="001B327F">
              <w:rPr>
                <w:sz w:val="20"/>
                <w:szCs w:val="20"/>
                <w:lang w:val="en-US"/>
              </w:rPr>
              <w:t xml:space="preserve"> </w:t>
            </w:r>
            <w:r w:rsidRPr="001B327F">
              <w:rPr>
                <w:sz w:val="20"/>
                <w:szCs w:val="20"/>
              </w:rPr>
              <w:t>при</w:t>
            </w:r>
            <w:r w:rsidRPr="001B327F">
              <w:rPr>
                <w:sz w:val="20"/>
                <w:szCs w:val="20"/>
                <w:lang w:val="en-US"/>
              </w:rPr>
              <w:t xml:space="preserve"> </w:t>
            </w:r>
            <w:r w:rsidRPr="001B327F">
              <w:rPr>
                <w:sz w:val="20"/>
                <w:szCs w:val="20"/>
              </w:rPr>
              <w:t>ручном</w:t>
            </w:r>
            <w:r w:rsidRPr="001B327F">
              <w:rPr>
                <w:sz w:val="20"/>
                <w:szCs w:val="20"/>
                <w:lang w:val="en-US"/>
              </w:rPr>
              <w:t xml:space="preserve"> </w:t>
            </w:r>
            <w:r w:rsidRPr="001B327F">
              <w:rPr>
                <w:sz w:val="20"/>
                <w:szCs w:val="20"/>
              </w:rPr>
              <w:t>изменении</w:t>
            </w:r>
            <w:r w:rsidRPr="001B327F">
              <w:rPr>
                <w:sz w:val="20"/>
                <w:szCs w:val="20"/>
                <w:lang w:val="en-US"/>
              </w:rPr>
              <w:t xml:space="preserve"> </w:t>
            </w:r>
            <w:r w:rsidRPr="001B327F">
              <w:rPr>
                <w:sz w:val="20"/>
                <w:szCs w:val="20"/>
              </w:rPr>
              <w:t>лекарственного</w:t>
            </w:r>
            <w:r w:rsidRPr="001B327F">
              <w:rPr>
                <w:sz w:val="20"/>
                <w:szCs w:val="20"/>
                <w:lang w:val="en-US"/>
              </w:rPr>
              <w:t xml:space="preserve"> </w:t>
            </w:r>
            <w:r w:rsidRPr="001B327F">
              <w:rPr>
                <w:sz w:val="20"/>
                <w:szCs w:val="20"/>
              </w:rPr>
              <w:t>препарата</w:t>
            </w:r>
            <w:r w:rsidRPr="001B327F">
              <w:rPr>
                <w:sz w:val="20"/>
                <w:szCs w:val="20"/>
                <w:lang w:val="en-US"/>
              </w:rPr>
              <w:t xml:space="preserve">» (products/product/drugPurchaseObjectInfo/drugInfoUsingReferenceInfo/MNNsInfo/MNNInfo/MNNTextForm/drugChangeInfo); </w:t>
            </w:r>
          </w:p>
          <w:p w14:paraId="41F49120" w14:textId="701DE7AC" w:rsidR="001D3AF5" w:rsidRPr="004849C2" w:rsidRDefault="001D3AF5" w:rsidP="001B327F">
            <w:pPr>
              <w:ind w:firstLine="0"/>
              <w:rPr>
                <w:sz w:val="20"/>
                <w:szCs w:val="20"/>
              </w:rPr>
            </w:pPr>
            <w:r>
              <w:rPr>
                <w:sz w:val="20"/>
                <w:szCs w:val="20"/>
              </w:rPr>
              <w:t>- «</w:t>
            </w:r>
            <w:r w:rsidRPr="004849C2">
              <w:rPr>
                <w:sz w:val="20"/>
                <w:szCs w:val="20"/>
              </w:rPr>
              <w:t>Классификация по ОКПД2» (products/product/OKPD2)</w:t>
            </w:r>
            <w:r>
              <w:rPr>
                <w:sz w:val="20"/>
                <w:szCs w:val="20"/>
              </w:rPr>
              <w:t>;</w:t>
            </w:r>
          </w:p>
          <w:p w14:paraId="63E21BDB" w14:textId="77777777" w:rsidR="001D3AF5" w:rsidRPr="001B327F" w:rsidRDefault="001D3AF5" w:rsidP="001B327F">
            <w:pPr>
              <w:ind w:firstLine="0"/>
              <w:rPr>
                <w:sz w:val="20"/>
                <w:szCs w:val="20"/>
              </w:rPr>
            </w:pPr>
            <w:r w:rsidRPr="001B327F">
              <w:rPr>
                <w:sz w:val="20"/>
                <w:szCs w:val="20"/>
              </w:rPr>
              <w:t>- «Единица измерения» (products/product/OKEI);</w:t>
            </w:r>
          </w:p>
          <w:p w14:paraId="13383296" w14:textId="74537B72" w:rsidR="001D3AF5" w:rsidRPr="008A3100" w:rsidRDefault="001D3AF5" w:rsidP="001B327F">
            <w:pPr>
              <w:ind w:firstLine="0"/>
              <w:rPr>
                <w:sz w:val="20"/>
                <w:szCs w:val="20"/>
              </w:rPr>
            </w:pPr>
            <w:r w:rsidRPr="001B327F">
              <w:rPr>
                <w:sz w:val="20"/>
                <w:szCs w:val="20"/>
              </w:rPr>
              <w:t>- «Позиция по торговому наименованию (ТН) лекарственного средства фор-мируется в текстовой форме» (products/product/drugPurchaseObjectInfo/drugInfoUsingReferenceInfo/MNNsInfo/MNNInfo/positionsTradeName/positionTradeName/positionTradeNameUsingTextForm).</w:t>
            </w:r>
          </w:p>
        </w:tc>
      </w:tr>
      <w:tr w:rsidR="001D3AF5" w:rsidRPr="00B41622" w14:paraId="3DC38448" w14:textId="77777777" w:rsidTr="00D151C9">
        <w:trPr>
          <w:trHeight w:val="553"/>
        </w:trPr>
        <w:tc>
          <w:tcPr>
            <w:tcW w:w="562" w:type="dxa"/>
          </w:tcPr>
          <w:p w14:paraId="4CBFCA2F" w14:textId="2743E10C" w:rsidR="001D3AF5" w:rsidRDefault="001D3AF5" w:rsidP="001C540A">
            <w:pPr>
              <w:pStyle w:val="ad"/>
              <w:rPr>
                <w:sz w:val="18"/>
                <w:szCs w:val="18"/>
              </w:rPr>
            </w:pPr>
            <w:r>
              <w:rPr>
                <w:sz w:val="18"/>
                <w:szCs w:val="18"/>
              </w:rPr>
              <w:t>7.66</w:t>
            </w:r>
          </w:p>
        </w:tc>
        <w:tc>
          <w:tcPr>
            <w:tcW w:w="1134" w:type="dxa"/>
          </w:tcPr>
          <w:p w14:paraId="74BC5AFE" w14:textId="1DE82BD2" w:rsidR="001D3AF5" w:rsidRDefault="001D3AF5" w:rsidP="001C540A">
            <w:pPr>
              <w:pStyle w:val="ad"/>
              <w:rPr>
                <w:sz w:val="18"/>
                <w:szCs w:val="18"/>
              </w:rPr>
            </w:pPr>
            <w:r>
              <w:rPr>
                <w:sz w:val="18"/>
                <w:szCs w:val="18"/>
              </w:rPr>
              <w:t>22.12.2023</w:t>
            </w:r>
          </w:p>
        </w:tc>
        <w:tc>
          <w:tcPr>
            <w:tcW w:w="1275" w:type="dxa"/>
          </w:tcPr>
          <w:p w14:paraId="6A4FD772" w14:textId="6863BFB3" w:rsidR="001D3AF5" w:rsidRPr="001B327F" w:rsidRDefault="001D3AF5" w:rsidP="001C540A">
            <w:pPr>
              <w:ind w:firstLine="0"/>
              <w:rPr>
                <w:sz w:val="20"/>
                <w:szCs w:val="20"/>
              </w:rPr>
            </w:pPr>
            <w:r w:rsidRPr="001B327F">
              <w:rPr>
                <w:sz w:val="20"/>
                <w:szCs w:val="20"/>
              </w:rPr>
              <w:t>FCSNF-20274</w:t>
            </w:r>
          </w:p>
        </w:tc>
        <w:tc>
          <w:tcPr>
            <w:tcW w:w="6095" w:type="dxa"/>
          </w:tcPr>
          <w:p w14:paraId="14092455" w14:textId="7595BCC1" w:rsidR="001D3AF5" w:rsidRPr="001B327F" w:rsidRDefault="001D3AF5" w:rsidP="001C540A">
            <w:pPr>
              <w:ind w:firstLine="0"/>
              <w:rPr>
                <w:sz w:val="20"/>
                <w:szCs w:val="20"/>
              </w:rPr>
            </w:pPr>
            <w:r w:rsidRPr="001C540A">
              <w:rPr>
                <w:sz w:val="20"/>
                <w:szCs w:val="20"/>
              </w:rPr>
              <w:t>Добавлен новый контроль РК_ИК_0446</w:t>
            </w:r>
          </w:p>
        </w:tc>
      </w:tr>
      <w:tr w:rsidR="001D3AF5" w:rsidRPr="00B41622" w14:paraId="7DADAE95" w14:textId="77777777" w:rsidTr="00D151C9">
        <w:trPr>
          <w:trHeight w:val="553"/>
        </w:trPr>
        <w:tc>
          <w:tcPr>
            <w:tcW w:w="562" w:type="dxa"/>
          </w:tcPr>
          <w:p w14:paraId="4C3DB5CE" w14:textId="5FC12B3C" w:rsidR="001D3AF5" w:rsidRDefault="001D3AF5" w:rsidP="001C540A">
            <w:pPr>
              <w:pStyle w:val="ad"/>
              <w:rPr>
                <w:sz w:val="18"/>
                <w:szCs w:val="18"/>
              </w:rPr>
            </w:pPr>
            <w:r>
              <w:rPr>
                <w:sz w:val="18"/>
                <w:szCs w:val="18"/>
              </w:rPr>
              <w:t>7.67</w:t>
            </w:r>
          </w:p>
        </w:tc>
        <w:tc>
          <w:tcPr>
            <w:tcW w:w="1134" w:type="dxa"/>
          </w:tcPr>
          <w:p w14:paraId="76747FBE" w14:textId="0773C97A" w:rsidR="001D3AF5" w:rsidRDefault="001D3AF5" w:rsidP="001C540A">
            <w:pPr>
              <w:pStyle w:val="ad"/>
              <w:rPr>
                <w:sz w:val="18"/>
                <w:szCs w:val="18"/>
              </w:rPr>
            </w:pPr>
            <w:r>
              <w:rPr>
                <w:sz w:val="18"/>
                <w:szCs w:val="18"/>
              </w:rPr>
              <w:t>10.01.2023</w:t>
            </w:r>
          </w:p>
        </w:tc>
        <w:tc>
          <w:tcPr>
            <w:tcW w:w="1275" w:type="dxa"/>
          </w:tcPr>
          <w:p w14:paraId="62774FEC" w14:textId="3E73050F" w:rsidR="001D3AF5" w:rsidRPr="001B327F" w:rsidRDefault="001D3AF5" w:rsidP="001C540A">
            <w:pPr>
              <w:ind w:firstLine="0"/>
              <w:rPr>
                <w:sz w:val="20"/>
                <w:szCs w:val="20"/>
              </w:rPr>
            </w:pPr>
            <w:r w:rsidRPr="00524225">
              <w:rPr>
                <w:sz w:val="20"/>
                <w:szCs w:val="20"/>
              </w:rPr>
              <w:t>FCSNF-20875</w:t>
            </w:r>
          </w:p>
        </w:tc>
        <w:tc>
          <w:tcPr>
            <w:tcW w:w="6095" w:type="dxa"/>
          </w:tcPr>
          <w:p w14:paraId="1642045A" w14:textId="0AD92B65" w:rsidR="001D3AF5" w:rsidRPr="001C540A" w:rsidRDefault="001D3AF5" w:rsidP="001C540A">
            <w:pPr>
              <w:ind w:firstLine="0"/>
              <w:rPr>
                <w:sz w:val="20"/>
                <w:szCs w:val="20"/>
              </w:rPr>
            </w:pPr>
            <w:r w:rsidRPr="00524225">
              <w:rPr>
                <w:sz w:val="20"/>
                <w:szCs w:val="20"/>
              </w:rPr>
              <w:t>Изменены требования к автоматическому заполнению/приему блока «Объекты закупки» (products) при приеме проекта первоначальной версии, сформированного на основании электронного контракта в структурированном виде для блока «Дозировка» (prod-ucts/product/drugPurchaseObjectInfo/drugInfoUsingReferenceInfo/MNNsInfo/MNNInfo/positionsTradeName/positionTradeName/positionTradeNameUsingTextForm/dosageInfo).</w:t>
            </w:r>
          </w:p>
        </w:tc>
      </w:tr>
      <w:tr w:rsidR="001D3AF5" w:rsidRPr="00B41622" w14:paraId="32425C3F" w14:textId="77777777" w:rsidTr="00D151C9">
        <w:trPr>
          <w:trHeight w:val="553"/>
        </w:trPr>
        <w:tc>
          <w:tcPr>
            <w:tcW w:w="562" w:type="dxa"/>
          </w:tcPr>
          <w:p w14:paraId="2EEA6149" w14:textId="4920417A" w:rsidR="001D3AF5" w:rsidRDefault="001D3AF5" w:rsidP="00B47A08">
            <w:pPr>
              <w:pStyle w:val="ad"/>
              <w:rPr>
                <w:sz w:val="18"/>
                <w:szCs w:val="18"/>
              </w:rPr>
            </w:pPr>
            <w:r>
              <w:rPr>
                <w:sz w:val="18"/>
                <w:szCs w:val="18"/>
              </w:rPr>
              <w:t>7.68</w:t>
            </w:r>
          </w:p>
        </w:tc>
        <w:tc>
          <w:tcPr>
            <w:tcW w:w="1134" w:type="dxa"/>
          </w:tcPr>
          <w:p w14:paraId="70A2F599" w14:textId="0A33A38A" w:rsidR="001D3AF5" w:rsidRDefault="001D3AF5" w:rsidP="00B47A08">
            <w:pPr>
              <w:pStyle w:val="ad"/>
              <w:rPr>
                <w:sz w:val="18"/>
                <w:szCs w:val="18"/>
              </w:rPr>
            </w:pPr>
            <w:r>
              <w:rPr>
                <w:sz w:val="18"/>
                <w:szCs w:val="18"/>
              </w:rPr>
              <w:t>29.12.2023</w:t>
            </w:r>
          </w:p>
        </w:tc>
        <w:tc>
          <w:tcPr>
            <w:tcW w:w="1275" w:type="dxa"/>
          </w:tcPr>
          <w:p w14:paraId="292D8E9D" w14:textId="77777777" w:rsidR="001D3AF5" w:rsidRPr="00C7422E" w:rsidRDefault="001D3AF5" w:rsidP="00B47A08">
            <w:pPr>
              <w:ind w:firstLine="0"/>
              <w:rPr>
                <w:sz w:val="20"/>
                <w:szCs w:val="20"/>
              </w:rPr>
            </w:pPr>
            <w:r w:rsidRPr="00C7422E">
              <w:rPr>
                <w:sz w:val="20"/>
                <w:szCs w:val="20"/>
              </w:rPr>
              <w:t>FCSNF-20626</w:t>
            </w:r>
          </w:p>
          <w:p w14:paraId="54B83818" w14:textId="77777777" w:rsidR="001D3AF5" w:rsidRPr="00524225" w:rsidRDefault="001D3AF5" w:rsidP="00B47A08">
            <w:pPr>
              <w:ind w:firstLine="0"/>
              <w:rPr>
                <w:sz w:val="20"/>
                <w:szCs w:val="20"/>
              </w:rPr>
            </w:pPr>
          </w:p>
        </w:tc>
        <w:tc>
          <w:tcPr>
            <w:tcW w:w="6095" w:type="dxa"/>
          </w:tcPr>
          <w:p w14:paraId="53C4E50A" w14:textId="77777777" w:rsidR="001D3AF5" w:rsidRPr="001D3AF5" w:rsidRDefault="001D3AF5" w:rsidP="00B47A08">
            <w:pPr>
              <w:ind w:firstLine="0"/>
              <w:rPr>
                <w:sz w:val="20"/>
                <w:szCs w:val="20"/>
                <w:lang w:val="en-US"/>
              </w:rPr>
            </w:pPr>
            <w:hyperlink w:anchor="FCSNF20626" w:history="1">
              <w:r w:rsidRPr="001D3AF5">
                <w:rPr>
                  <w:rStyle w:val="af1"/>
                  <w:sz w:val="20"/>
                  <w:szCs w:val="20"/>
                  <w:lang w:val="en-US"/>
                </w:rPr>
                <w:t>1.</w:t>
              </w:r>
              <w:r w:rsidRPr="0021173D">
                <w:rPr>
                  <w:rStyle w:val="af1"/>
                  <w:sz w:val="20"/>
                  <w:szCs w:val="20"/>
                </w:rPr>
                <w:t>Изменено</w:t>
              </w:r>
              <w:r w:rsidRPr="001D3AF5">
                <w:rPr>
                  <w:rStyle w:val="af1"/>
                  <w:sz w:val="20"/>
                  <w:szCs w:val="20"/>
                  <w:lang w:val="en-US"/>
                </w:rPr>
                <w:t xml:space="preserve"> </w:t>
              </w:r>
              <w:r w:rsidRPr="0021173D">
                <w:rPr>
                  <w:rStyle w:val="af1"/>
                  <w:sz w:val="20"/>
                  <w:szCs w:val="20"/>
                </w:rPr>
                <w:t>правило</w:t>
              </w:r>
              <w:r w:rsidRPr="001D3AF5">
                <w:rPr>
                  <w:rStyle w:val="af1"/>
                  <w:sz w:val="20"/>
                  <w:szCs w:val="20"/>
                  <w:lang w:val="en-US"/>
                </w:rPr>
                <w:t xml:space="preserve"> </w:t>
              </w:r>
              <w:r w:rsidRPr="0021173D">
                <w:rPr>
                  <w:rStyle w:val="af1"/>
                  <w:sz w:val="20"/>
                  <w:szCs w:val="20"/>
                </w:rPr>
                <w:t>приема</w:t>
              </w:r>
              <w:r w:rsidRPr="001D3AF5">
                <w:rPr>
                  <w:rStyle w:val="af1"/>
                  <w:sz w:val="20"/>
                  <w:szCs w:val="20"/>
                  <w:lang w:val="en-US"/>
                </w:rPr>
                <w:t xml:space="preserve"> </w:t>
              </w:r>
              <w:r w:rsidRPr="0021173D">
                <w:rPr>
                  <w:rStyle w:val="af1"/>
                  <w:sz w:val="20"/>
                  <w:szCs w:val="20"/>
                </w:rPr>
                <w:t>блока</w:t>
              </w:r>
              <w:r w:rsidRPr="001D3AF5">
                <w:rPr>
                  <w:rStyle w:val="af1"/>
                  <w:sz w:val="20"/>
                  <w:szCs w:val="20"/>
                  <w:lang w:val="en-US"/>
                </w:rPr>
                <w:t xml:space="preserve"> «</w:t>
              </w:r>
              <w:r w:rsidRPr="0021173D">
                <w:rPr>
                  <w:rStyle w:val="af1"/>
                  <w:sz w:val="20"/>
                  <w:szCs w:val="20"/>
                </w:rPr>
                <w:t>Международные</w:t>
              </w:r>
              <w:r w:rsidRPr="001D3AF5">
                <w:rPr>
                  <w:rStyle w:val="af1"/>
                  <w:sz w:val="20"/>
                  <w:szCs w:val="20"/>
                  <w:lang w:val="en-US"/>
                </w:rPr>
                <w:t xml:space="preserve">, </w:t>
              </w:r>
              <w:r w:rsidRPr="0021173D">
                <w:rPr>
                  <w:rStyle w:val="af1"/>
                  <w:sz w:val="20"/>
                  <w:szCs w:val="20"/>
                </w:rPr>
                <w:t>группировочные</w:t>
              </w:r>
              <w:r w:rsidRPr="001D3AF5">
                <w:rPr>
                  <w:rStyle w:val="af1"/>
                  <w:sz w:val="20"/>
                  <w:szCs w:val="20"/>
                  <w:lang w:val="en-US"/>
                </w:rPr>
                <w:t xml:space="preserve"> </w:t>
              </w:r>
              <w:r w:rsidRPr="0021173D">
                <w:rPr>
                  <w:rStyle w:val="af1"/>
                  <w:sz w:val="20"/>
                  <w:szCs w:val="20"/>
                </w:rPr>
                <w:t>или</w:t>
              </w:r>
              <w:r w:rsidRPr="001D3AF5">
                <w:rPr>
                  <w:rStyle w:val="af1"/>
                  <w:sz w:val="20"/>
                  <w:szCs w:val="20"/>
                  <w:lang w:val="en-US"/>
                </w:rPr>
                <w:t xml:space="preserve"> </w:t>
              </w:r>
              <w:r w:rsidRPr="0021173D">
                <w:rPr>
                  <w:rStyle w:val="af1"/>
                  <w:sz w:val="20"/>
                  <w:szCs w:val="20"/>
                </w:rPr>
                <w:t>химические</w:t>
              </w:r>
              <w:r w:rsidRPr="001D3AF5">
                <w:rPr>
                  <w:rStyle w:val="af1"/>
                  <w:sz w:val="20"/>
                  <w:szCs w:val="20"/>
                  <w:lang w:val="en-US"/>
                </w:rPr>
                <w:t xml:space="preserve"> </w:t>
              </w:r>
              <w:r w:rsidRPr="0021173D">
                <w:rPr>
                  <w:rStyle w:val="af1"/>
                  <w:sz w:val="20"/>
                  <w:szCs w:val="20"/>
                </w:rPr>
                <w:t>наименования</w:t>
              </w:r>
              <w:r w:rsidRPr="001D3AF5">
                <w:rPr>
                  <w:rStyle w:val="af1"/>
                  <w:sz w:val="20"/>
                  <w:szCs w:val="20"/>
                  <w:lang w:val="en-US"/>
                </w:rPr>
                <w:t xml:space="preserve"> </w:t>
              </w:r>
              <w:r w:rsidRPr="0021173D">
                <w:rPr>
                  <w:rStyle w:val="af1"/>
                  <w:sz w:val="20"/>
                  <w:szCs w:val="20"/>
                </w:rPr>
                <w:t>лекарственных</w:t>
              </w:r>
              <w:r w:rsidRPr="001D3AF5">
                <w:rPr>
                  <w:rStyle w:val="af1"/>
                  <w:sz w:val="20"/>
                  <w:szCs w:val="20"/>
                  <w:lang w:val="en-US"/>
                </w:rPr>
                <w:t xml:space="preserve"> </w:t>
              </w:r>
              <w:r w:rsidRPr="0021173D">
                <w:rPr>
                  <w:rStyle w:val="af1"/>
                  <w:sz w:val="20"/>
                  <w:szCs w:val="20"/>
                </w:rPr>
                <w:t>препаратов</w:t>
              </w:r>
              <w:r w:rsidRPr="001D3AF5">
                <w:rPr>
                  <w:rStyle w:val="af1"/>
                  <w:sz w:val="20"/>
                  <w:szCs w:val="20"/>
                  <w:lang w:val="en-US"/>
                </w:rPr>
                <w:t xml:space="preserve"> (</w:t>
              </w:r>
              <w:r w:rsidRPr="0021173D">
                <w:rPr>
                  <w:rStyle w:val="af1"/>
                  <w:sz w:val="20"/>
                  <w:szCs w:val="20"/>
                </w:rPr>
                <w:t>МНН</w:t>
              </w:r>
              <w:r w:rsidRPr="001D3AF5">
                <w:rPr>
                  <w:rStyle w:val="af1"/>
                  <w:sz w:val="20"/>
                  <w:szCs w:val="20"/>
                  <w:lang w:val="en-US"/>
                </w:rPr>
                <w:t>)»</w:t>
              </w:r>
            </w:hyperlink>
            <w:r w:rsidRPr="001D3AF5">
              <w:rPr>
                <w:sz w:val="20"/>
                <w:szCs w:val="20"/>
                <w:lang w:val="en-US"/>
              </w:rPr>
              <w:t xml:space="preserve"> (products/product/drugPurchaseObjectInfo/drugInfoUsingReferenceIn-fo/MNNsInfo)</w:t>
            </w:r>
          </w:p>
          <w:p w14:paraId="116750C6" w14:textId="6F86E0D1" w:rsidR="001D3AF5" w:rsidRDefault="001D3AF5" w:rsidP="00B47A08">
            <w:pPr>
              <w:ind w:firstLine="0"/>
              <w:rPr>
                <w:sz w:val="20"/>
                <w:szCs w:val="20"/>
              </w:rPr>
            </w:pPr>
            <w:r>
              <w:rPr>
                <w:sz w:val="20"/>
                <w:szCs w:val="20"/>
              </w:rPr>
              <w:t xml:space="preserve">2.Добавлен контроль </w:t>
            </w:r>
            <w:hyperlink w:anchor="РК_ИК_0447" w:history="1">
              <w:r w:rsidRPr="0021173D">
                <w:rPr>
                  <w:rStyle w:val="af1"/>
                  <w:sz w:val="20"/>
                  <w:szCs w:val="20"/>
                </w:rPr>
                <w:t>РК_ИК_0447</w:t>
              </w:r>
            </w:hyperlink>
          </w:p>
          <w:p w14:paraId="3A4CE036" w14:textId="306BE5D5" w:rsidR="001D3AF5" w:rsidRPr="00524225" w:rsidRDefault="001D3AF5" w:rsidP="00B47A08">
            <w:pPr>
              <w:ind w:firstLine="0"/>
              <w:rPr>
                <w:sz w:val="20"/>
                <w:szCs w:val="20"/>
              </w:rPr>
            </w:pPr>
            <w:r w:rsidRPr="00B47A08">
              <w:rPr>
                <w:sz w:val="20"/>
                <w:szCs w:val="20"/>
              </w:rPr>
              <w:t>3</w:t>
            </w:r>
            <w:r>
              <w:rPr>
                <w:sz w:val="20"/>
                <w:szCs w:val="20"/>
              </w:rPr>
              <w:t xml:space="preserve">.Отменен контроль </w:t>
            </w:r>
            <w:r w:rsidRPr="00104240">
              <w:rPr>
                <w:sz w:val="20"/>
                <w:szCs w:val="20"/>
              </w:rPr>
              <w:t>РК_ИК_0125</w:t>
            </w:r>
          </w:p>
        </w:tc>
      </w:tr>
      <w:tr w:rsidR="001D3AF5" w:rsidRPr="00B41622" w14:paraId="2AB76BCB" w14:textId="77777777" w:rsidTr="00D151C9">
        <w:trPr>
          <w:trHeight w:val="553"/>
        </w:trPr>
        <w:tc>
          <w:tcPr>
            <w:tcW w:w="562" w:type="dxa"/>
          </w:tcPr>
          <w:p w14:paraId="1EC53BD1" w14:textId="1841F421" w:rsidR="001D3AF5" w:rsidRDefault="001D3AF5" w:rsidP="00406468">
            <w:pPr>
              <w:pStyle w:val="ad"/>
              <w:rPr>
                <w:sz w:val="18"/>
                <w:szCs w:val="18"/>
              </w:rPr>
            </w:pPr>
            <w:r>
              <w:rPr>
                <w:sz w:val="18"/>
                <w:szCs w:val="18"/>
              </w:rPr>
              <w:t>7.69</w:t>
            </w:r>
          </w:p>
        </w:tc>
        <w:tc>
          <w:tcPr>
            <w:tcW w:w="1134" w:type="dxa"/>
          </w:tcPr>
          <w:p w14:paraId="0F94906E" w14:textId="5C8A63A1" w:rsidR="001D3AF5" w:rsidRDefault="001D3AF5" w:rsidP="00406468">
            <w:pPr>
              <w:pStyle w:val="ad"/>
              <w:rPr>
                <w:sz w:val="18"/>
                <w:szCs w:val="18"/>
              </w:rPr>
            </w:pPr>
            <w:r>
              <w:rPr>
                <w:sz w:val="18"/>
                <w:szCs w:val="18"/>
              </w:rPr>
              <w:t>12.01.2024</w:t>
            </w:r>
          </w:p>
        </w:tc>
        <w:tc>
          <w:tcPr>
            <w:tcW w:w="1275" w:type="dxa"/>
          </w:tcPr>
          <w:p w14:paraId="220BAFDB" w14:textId="5F8C436A" w:rsidR="001D3AF5" w:rsidRPr="00C7422E" w:rsidRDefault="001D3AF5" w:rsidP="00406468">
            <w:pPr>
              <w:ind w:firstLine="0"/>
              <w:rPr>
                <w:sz w:val="20"/>
                <w:szCs w:val="20"/>
              </w:rPr>
            </w:pPr>
            <w:r w:rsidRPr="002F0035">
              <w:rPr>
                <w:sz w:val="20"/>
                <w:szCs w:val="20"/>
              </w:rPr>
              <w:t>FCSNF-20606</w:t>
            </w:r>
          </w:p>
        </w:tc>
        <w:tc>
          <w:tcPr>
            <w:tcW w:w="6095" w:type="dxa"/>
          </w:tcPr>
          <w:p w14:paraId="23031945" w14:textId="79F4E25A" w:rsidR="001D3AF5" w:rsidRPr="00090808" w:rsidRDefault="001D3AF5" w:rsidP="00406468">
            <w:pPr>
              <w:ind w:firstLine="0"/>
              <w:rPr>
                <w:sz w:val="20"/>
                <w:szCs w:val="20"/>
              </w:rPr>
            </w:pPr>
            <w:r w:rsidRPr="00090808">
              <w:rPr>
                <w:sz w:val="20"/>
                <w:szCs w:val="20"/>
              </w:rPr>
              <w:t xml:space="preserve">1. Блоки </w:t>
            </w:r>
            <w:r>
              <w:rPr>
                <w:sz w:val="20"/>
                <w:szCs w:val="20"/>
              </w:rPr>
              <w:t>«</w:t>
            </w:r>
            <w:r w:rsidRPr="00090808">
              <w:rPr>
                <w:sz w:val="20"/>
                <w:szCs w:val="20"/>
              </w:rPr>
              <w:t>Статус</w:t>
            </w:r>
            <w:r>
              <w:rPr>
                <w:sz w:val="20"/>
                <w:szCs w:val="20"/>
              </w:rPr>
              <w:t>»</w:t>
            </w:r>
            <w:r w:rsidRPr="00090808">
              <w:rPr>
                <w:sz w:val="20"/>
                <w:szCs w:val="20"/>
              </w:rPr>
              <w:t xml:space="preserve"> (subContractorsSum/subContractors/subContractor/individualBusinessmanRF/status и subContractorsSum/subContractors/subContractor/legalEntityRF/status) игнорируются при приеме и не заполняются, начиная с 14.1.</w:t>
            </w:r>
          </w:p>
          <w:p w14:paraId="48ED24C9" w14:textId="09A3E658" w:rsidR="001D3AF5" w:rsidRPr="00090808" w:rsidRDefault="001D3AF5" w:rsidP="00406468">
            <w:pPr>
              <w:ind w:firstLine="0"/>
              <w:rPr>
                <w:sz w:val="20"/>
                <w:szCs w:val="20"/>
                <w:lang w:val="en-US"/>
              </w:rPr>
            </w:pPr>
            <w:r w:rsidRPr="00090808">
              <w:rPr>
                <w:sz w:val="20"/>
                <w:szCs w:val="20"/>
                <w:lang w:val="en-US"/>
              </w:rPr>
              <w:lastRenderedPageBreak/>
              <w:t xml:space="preserve">2. </w:t>
            </w:r>
            <w:r w:rsidRPr="00090808">
              <w:rPr>
                <w:sz w:val="20"/>
                <w:szCs w:val="20"/>
              </w:rPr>
              <w:t>Добавлены</w:t>
            </w:r>
            <w:r w:rsidRPr="00090808">
              <w:rPr>
                <w:sz w:val="20"/>
                <w:szCs w:val="20"/>
                <w:lang w:val="en-US"/>
              </w:rPr>
              <w:t xml:space="preserve"> </w:t>
            </w:r>
            <w:r w:rsidRPr="00090808">
              <w:rPr>
                <w:sz w:val="20"/>
                <w:szCs w:val="20"/>
              </w:rPr>
              <w:t>новые</w:t>
            </w:r>
            <w:r w:rsidRPr="00090808">
              <w:rPr>
                <w:sz w:val="20"/>
                <w:szCs w:val="20"/>
                <w:lang w:val="en-US"/>
              </w:rPr>
              <w:t xml:space="preserve"> </w:t>
            </w:r>
            <w:r w:rsidRPr="00090808">
              <w:rPr>
                <w:sz w:val="20"/>
                <w:szCs w:val="20"/>
              </w:rPr>
              <w:t>блоки</w:t>
            </w:r>
            <w:r w:rsidRPr="00090808">
              <w:rPr>
                <w:sz w:val="20"/>
                <w:szCs w:val="20"/>
                <w:lang w:val="en-US"/>
              </w:rPr>
              <w:t xml:space="preserve"> «</w:t>
            </w:r>
            <w:r w:rsidRPr="00090808">
              <w:rPr>
                <w:sz w:val="20"/>
                <w:szCs w:val="20"/>
              </w:rPr>
              <w:t>Статус</w:t>
            </w:r>
            <w:r w:rsidRPr="00090808">
              <w:rPr>
                <w:sz w:val="20"/>
                <w:szCs w:val="20"/>
                <w:lang w:val="en-US"/>
              </w:rPr>
              <w:t>» (subContractorsSum/subContractors/</w:t>
            </w:r>
            <w:r>
              <w:rPr>
                <w:sz w:val="20"/>
                <w:szCs w:val="20"/>
                <w:lang w:val="en-US"/>
              </w:rPr>
              <w:pgNum/>
            </w:r>
            <w:r>
              <w:rPr>
                <w:sz w:val="20"/>
                <w:szCs w:val="20"/>
                <w:lang w:val="en-US"/>
              </w:rPr>
              <w:t>ubcontractor</w:t>
            </w:r>
            <w:r w:rsidRPr="00090808">
              <w:rPr>
                <w:sz w:val="20"/>
                <w:szCs w:val="20"/>
                <w:lang w:val="en-US"/>
              </w:rPr>
              <w:t xml:space="preserve">/legalEntityRF/statusInfo </w:t>
            </w:r>
            <w:r w:rsidRPr="00090808">
              <w:rPr>
                <w:sz w:val="20"/>
                <w:szCs w:val="20"/>
              </w:rPr>
              <w:t>и</w:t>
            </w:r>
            <w:r w:rsidRPr="00090808">
              <w:rPr>
                <w:sz w:val="20"/>
                <w:szCs w:val="20"/>
                <w:lang w:val="en-US"/>
              </w:rPr>
              <w:t xml:space="preserve"> (subContractorsSum/subContractors/</w:t>
            </w:r>
            <w:r>
              <w:rPr>
                <w:sz w:val="20"/>
                <w:szCs w:val="20"/>
                <w:lang w:val="en-US"/>
              </w:rPr>
              <w:pgNum/>
            </w:r>
            <w:r>
              <w:rPr>
                <w:sz w:val="20"/>
                <w:szCs w:val="20"/>
                <w:lang w:val="en-US"/>
              </w:rPr>
              <w:t>ubcontractor</w:t>
            </w:r>
            <w:r w:rsidRPr="00090808">
              <w:rPr>
                <w:sz w:val="20"/>
                <w:szCs w:val="20"/>
                <w:lang w:val="en-US"/>
              </w:rPr>
              <w:t>/individualBusinessmanRF/statusInfo).</w:t>
            </w:r>
          </w:p>
          <w:p w14:paraId="4CA9201D" w14:textId="77777777" w:rsidR="001D3AF5" w:rsidRPr="00090808" w:rsidRDefault="001D3AF5" w:rsidP="00406468">
            <w:pPr>
              <w:ind w:firstLine="0"/>
              <w:rPr>
                <w:sz w:val="20"/>
                <w:szCs w:val="20"/>
              </w:rPr>
            </w:pPr>
            <w:r w:rsidRPr="00090808">
              <w:rPr>
                <w:sz w:val="20"/>
                <w:szCs w:val="20"/>
              </w:rPr>
              <w:t>3. Скорректированы контроли:</w:t>
            </w:r>
          </w:p>
          <w:p w14:paraId="0F41E45C" w14:textId="77777777" w:rsidR="001D3AF5" w:rsidRPr="00090808" w:rsidRDefault="001D3AF5" w:rsidP="00406468">
            <w:pPr>
              <w:ind w:firstLine="0"/>
              <w:rPr>
                <w:sz w:val="20"/>
                <w:szCs w:val="20"/>
              </w:rPr>
            </w:pPr>
            <w:r w:rsidRPr="00090808">
              <w:rPr>
                <w:sz w:val="20"/>
                <w:szCs w:val="20"/>
              </w:rPr>
              <w:t>РК_ИК_0238,</w:t>
            </w:r>
          </w:p>
          <w:p w14:paraId="6DE25F82" w14:textId="77777777" w:rsidR="001D3AF5" w:rsidRPr="00090808" w:rsidRDefault="001D3AF5" w:rsidP="00406468">
            <w:pPr>
              <w:ind w:firstLine="0"/>
              <w:rPr>
                <w:sz w:val="20"/>
                <w:szCs w:val="20"/>
              </w:rPr>
            </w:pPr>
            <w:r w:rsidRPr="00090808">
              <w:rPr>
                <w:sz w:val="20"/>
                <w:szCs w:val="20"/>
              </w:rPr>
              <w:t>РК_ИК_0116,</w:t>
            </w:r>
          </w:p>
          <w:p w14:paraId="2076E003" w14:textId="77777777" w:rsidR="001D3AF5" w:rsidRPr="00090808" w:rsidRDefault="001D3AF5" w:rsidP="00406468">
            <w:pPr>
              <w:ind w:firstLine="0"/>
              <w:rPr>
                <w:sz w:val="20"/>
                <w:szCs w:val="20"/>
              </w:rPr>
            </w:pPr>
            <w:r w:rsidRPr="00090808">
              <w:rPr>
                <w:sz w:val="20"/>
                <w:szCs w:val="20"/>
              </w:rPr>
              <w:t>РК_ИК_0120.</w:t>
            </w:r>
          </w:p>
          <w:p w14:paraId="0B7C8838" w14:textId="6FC86F92" w:rsidR="001D3AF5" w:rsidRPr="007D646F" w:rsidRDefault="001D3AF5" w:rsidP="002D0245">
            <w:pPr>
              <w:pStyle w:val="affe"/>
              <w:numPr>
                <w:ilvl w:val="0"/>
                <w:numId w:val="154"/>
              </w:numPr>
              <w:rPr>
                <w:sz w:val="20"/>
                <w:szCs w:val="20"/>
              </w:rPr>
            </w:pPr>
            <w:r w:rsidRPr="007D646F">
              <w:rPr>
                <w:sz w:val="20"/>
                <w:szCs w:val="20"/>
              </w:rPr>
              <w:t>Отключены контроли:</w:t>
            </w:r>
          </w:p>
          <w:p w14:paraId="43827781" w14:textId="77777777" w:rsidR="001D3AF5" w:rsidRPr="00090808" w:rsidRDefault="001D3AF5" w:rsidP="00406468">
            <w:pPr>
              <w:ind w:firstLine="0"/>
              <w:rPr>
                <w:sz w:val="20"/>
                <w:szCs w:val="20"/>
              </w:rPr>
            </w:pPr>
            <w:r w:rsidRPr="00090808">
              <w:rPr>
                <w:sz w:val="20"/>
                <w:szCs w:val="20"/>
              </w:rPr>
              <w:t>РК_ИК_0219;</w:t>
            </w:r>
          </w:p>
          <w:p w14:paraId="7F2F5B50" w14:textId="77777777" w:rsidR="001D3AF5" w:rsidRPr="00090808" w:rsidRDefault="001D3AF5" w:rsidP="00406468">
            <w:pPr>
              <w:ind w:firstLine="0"/>
              <w:rPr>
                <w:sz w:val="20"/>
                <w:szCs w:val="20"/>
              </w:rPr>
            </w:pPr>
            <w:r w:rsidRPr="00090808">
              <w:rPr>
                <w:sz w:val="20"/>
                <w:szCs w:val="20"/>
              </w:rPr>
              <w:t>РК_ИК_0220.</w:t>
            </w:r>
          </w:p>
          <w:p w14:paraId="56CF08E4" w14:textId="776D1751" w:rsidR="001D3AF5" w:rsidRPr="007D646F" w:rsidRDefault="001D3AF5" w:rsidP="002D0245">
            <w:pPr>
              <w:pStyle w:val="affe"/>
              <w:numPr>
                <w:ilvl w:val="0"/>
                <w:numId w:val="154"/>
              </w:numPr>
              <w:rPr>
                <w:sz w:val="20"/>
                <w:szCs w:val="20"/>
              </w:rPr>
            </w:pPr>
            <w:r w:rsidRPr="007D646F">
              <w:rPr>
                <w:sz w:val="20"/>
                <w:szCs w:val="20"/>
              </w:rPr>
              <w:t>Добавлен новый контроль:</w:t>
            </w:r>
          </w:p>
          <w:p w14:paraId="5F950458" w14:textId="77777777" w:rsidR="001D3AF5" w:rsidRPr="00090808" w:rsidRDefault="001D3AF5" w:rsidP="00406468">
            <w:pPr>
              <w:ind w:firstLine="0"/>
              <w:rPr>
                <w:sz w:val="20"/>
                <w:szCs w:val="20"/>
              </w:rPr>
            </w:pPr>
            <w:r w:rsidRPr="00090808">
              <w:rPr>
                <w:sz w:val="20"/>
                <w:szCs w:val="20"/>
              </w:rPr>
              <w:t>РК_ИК_0317</w:t>
            </w:r>
          </w:p>
          <w:p w14:paraId="35662573" w14:textId="72D484EC" w:rsidR="001D3AF5" w:rsidRDefault="001D3AF5" w:rsidP="00406468">
            <w:pPr>
              <w:ind w:firstLine="0"/>
              <w:rPr>
                <w:sz w:val="20"/>
                <w:szCs w:val="20"/>
              </w:rPr>
            </w:pPr>
            <w:r w:rsidRPr="00090808">
              <w:rPr>
                <w:sz w:val="20"/>
                <w:szCs w:val="20"/>
              </w:rPr>
              <w:t>6. Для поля «Размер аванса в валюте контракта» (executionPeriod/stages/stageAdvancePaymentSum/priceValue) изменено округление по математическим правилам.</w:t>
            </w:r>
          </w:p>
        </w:tc>
      </w:tr>
      <w:tr w:rsidR="001D3AF5" w:rsidRPr="00B41622" w14:paraId="4060D5BD" w14:textId="77777777" w:rsidTr="00D151C9">
        <w:trPr>
          <w:trHeight w:val="553"/>
        </w:trPr>
        <w:tc>
          <w:tcPr>
            <w:tcW w:w="562" w:type="dxa"/>
          </w:tcPr>
          <w:p w14:paraId="549D20DC" w14:textId="45C9147F" w:rsidR="001D3AF5" w:rsidRDefault="001D3AF5" w:rsidP="00406468">
            <w:pPr>
              <w:pStyle w:val="ad"/>
              <w:rPr>
                <w:sz w:val="18"/>
                <w:szCs w:val="18"/>
              </w:rPr>
            </w:pPr>
            <w:r>
              <w:rPr>
                <w:sz w:val="18"/>
                <w:szCs w:val="18"/>
              </w:rPr>
              <w:lastRenderedPageBreak/>
              <w:t>7.70</w:t>
            </w:r>
          </w:p>
        </w:tc>
        <w:tc>
          <w:tcPr>
            <w:tcW w:w="1134" w:type="dxa"/>
          </w:tcPr>
          <w:p w14:paraId="2B028671" w14:textId="4701A4C6" w:rsidR="001D3AF5" w:rsidRDefault="001D3AF5" w:rsidP="00406468">
            <w:pPr>
              <w:pStyle w:val="ad"/>
              <w:rPr>
                <w:sz w:val="18"/>
                <w:szCs w:val="18"/>
              </w:rPr>
            </w:pPr>
            <w:r>
              <w:rPr>
                <w:sz w:val="18"/>
                <w:szCs w:val="18"/>
              </w:rPr>
              <w:t>18.01.2024</w:t>
            </w:r>
          </w:p>
        </w:tc>
        <w:tc>
          <w:tcPr>
            <w:tcW w:w="1275" w:type="dxa"/>
          </w:tcPr>
          <w:p w14:paraId="7C23FFCD" w14:textId="13D64CD5" w:rsidR="001D3AF5" w:rsidRPr="002F0035" w:rsidRDefault="001D3AF5" w:rsidP="00406468">
            <w:pPr>
              <w:ind w:firstLine="0"/>
              <w:rPr>
                <w:sz w:val="20"/>
                <w:szCs w:val="20"/>
              </w:rPr>
            </w:pPr>
            <w:r w:rsidRPr="00290D32">
              <w:rPr>
                <w:sz w:val="20"/>
                <w:szCs w:val="20"/>
              </w:rPr>
              <w:t>FCSNF-20974</w:t>
            </w:r>
          </w:p>
        </w:tc>
        <w:tc>
          <w:tcPr>
            <w:tcW w:w="6095" w:type="dxa"/>
          </w:tcPr>
          <w:p w14:paraId="0C194460" w14:textId="7F5DAA6E" w:rsidR="001D3AF5" w:rsidRPr="00290D32" w:rsidRDefault="001D3AF5" w:rsidP="00406468">
            <w:pPr>
              <w:ind w:firstLine="0"/>
              <w:rPr>
                <w:sz w:val="20"/>
                <w:szCs w:val="20"/>
              </w:rPr>
            </w:pPr>
            <w:hyperlink w:anchor="Идентифткаторы" w:history="1">
              <w:r w:rsidRPr="00ED466B">
                <w:rPr>
                  <w:rStyle w:val="af1"/>
                  <w:sz w:val="20"/>
                  <w:szCs w:val="20"/>
                </w:rPr>
                <w:t>Добавлен документ «Информация об идентификаторах исполнения контракта» (contractProcedureIDs)</w:t>
              </w:r>
            </w:hyperlink>
          </w:p>
        </w:tc>
      </w:tr>
      <w:tr w:rsidR="001D3AF5" w:rsidRPr="00B41622" w14:paraId="28CE3964" w14:textId="77777777" w:rsidTr="00D151C9">
        <w:trPr>
          <w:trHeight w:val="553"/>
        </w:trPr>
        <w:tc>
          <w:tcPr>
            <w:tcW w:w="562" w:type="dxa"/>
          </w:tcPr>
          <w:p w14:paraId="3A1C318E" w14:textId="517FB18E" w:rsidR="001D3AF5" w:rsidRDefault="001D3AF5" w:rsidP="0033684B">
            <w:pPr>
              <w:pStyle w:val="ad"/>
              <w:rPr>
                <w:sz w:val="18"/>
                <w:szCs w:val="18"/>
              </w:rPr>
            </w:pPr>
            <w:r>
              <w:rPr>
                <w:sz w:val="18"/>
                <w:szCs w:val="18"/>
              </w:rPr>
              <w:t>7.71</w:t>
            </w:r>
          </w:p>
        </w:tc>
        <w:tc>
          <w:tcPr>
            <w:tcW w:w="1134" w:type="dxa"/>
          </w:tcPr>
          <w:p w14:paraId="66A5DC4A" w14:textId="443AC030" w:rsidR="001D3AF5" w:rsidRDefault="001D3AF5" w:rsidP="0033684B">
            <w:pPr>
              <w:pStyle w:val="ad"/>
              <w:rPr>
                <w:sz w:val="18"/>
                <w:szCs w:val="18"/>
              </w:rPr>
            </w:pPr>
            <w:r>
              <w:rPr>
                <w:sz w:val="18"/>
                <w:szCs w:val="18"/>
              </w:rPr>
              <w:t>22.01.2024</w:t>
            </w:r>
          </w:p>
        </w:tc>
        <w:tc>
          <w:tcPr>
            <w:tcW w:w="1275" w:type="dxa"/>
          </w:tcPr>
          <w:p w14:paraId="34E61FEB" w14:textId="1EB99F42" w:rsidR="001D3AF5" w:rsidRPr="00290D32" w:rsidRDefault="001D3AF5" w:rsidP="0033684B">
            <w:pPr>
              <w:ind w:firstLine="0"/>
              <w:rPr>
                <w:sz w:val="20"/>
                <w:szCs w:val="20"/>
              </w:rPr>
            </w:pPr>
            <w:r w:rsidRPr="00B743E5">
              <w:rPr>
                <w:sz w:val="20"/>
                <w:szCs w:val="20"/>
              </w:rPr>
              <w:t>FCS-275912</w:t>
            </w:r>
          </w:p>
        </w:tc>
        <w:tc>
          <w:tcPr>
            <w:tcW w:w="6095" w:type="dxa"/>
          </w:tcPr>
          <w:p w14:paraId="521F68B0" w14:textId="77777777" w:rsidR="001D3AF5" w:rsidRPr="00B743E5" w:rsidRDefault="001D3AF5" w:rsidP="0033684B">
            <w:pPr>
              <w:ind w:firstLine="0"/>
              <w:rPr>
                <w:sz w:val="20"/>
                <w:szCs w:val="20"/>
              </w:rPr>
            </w:pPr>
            <w:r w:rsidRPr="00B743E5">
              <w:rPr>
                <w:sz w:val="20"/>
                <w:szCs w:val="20"/>
              </w:rPr>
              <w:t xml:space="preserve">Для документа «Информация (проект информации) о заключенном контракте» (contract/closedContract) добавлен блок </w:t>
            </w:r>
          </w:p>
          <w:p w14:paraId="7B633AA8" w14:textId="243D8DB5" w:rsidR="001D3AF5" w:rsidRDefault="001D3AF5" w:rsidP="0033684B">
            <w:pPr>
              <w:ind w:firstLine="0"/>
            </w:pPr>
            <w:r w:rsidRPr="00B743E5">
              <w:rPr>
                <w:sz w:val="20"/>
                <w:szCs w:val="20"/>
              </w:rPr>
              <w:t xml:space="preserve">«Лекарственная форма в справочнике </w:t>
            </w:r>
            <w:r>
              <w:rPr>
                <w:sz w:val="20"/>
                <w:szCs w:val="20"/>
              </w:rPr>
              <w:t>«</w:t>
            </w:r>
            <w:r w:rsidRPr="00B743E5">
              <w:rPr>
                <w:sz w:val="20"/>
                <w:szCs w:val="20"/>
              </w:rPr>
              <w:t>Справочник: Лекарственные формы</w:t>
            </w:r>
            <w:r>
              <w:rPr>
                <w:sz w:val="20"/>
                <w:szCs w:val="20"/>
              </w:rPr>
              <w:t>»</w:t>
            </w:r>
            <w:r w:rsidRPr="00B743E5">
              <w:rPr>
                <w:sz w:val="20"/>
                <w:szCs w:val="20"/>
              </w:rPr>
              <w:t xml:space="preserve"> (nsiFarmMedicamentalForm)» (products/product/drugPurchaseObjectInfo/drugInfoUsingReferenceInfo/MNNsInfo/MNNInfo/positionsTradeName/positionTradeName/positionTradeNameUsingTextForm/dosageFormInfo/medicamentalForm)</w:t>
            </w:r>
            <w:r>
              <w:rPr>
                <w:sz w:val="20"/>
                <w:szCs w:val="20"/>
              </w:rPr>
              <w:t>.</w:t>
            </w:r>
          </w:p>
        </w:tc>
      </w:tr>
      <w:tr w:rsidR="001D3AF5" w:rsidRPr="00B41622" w14:paraId="37FAFEB3" w14:textId="77777777" w:rsidTr="00D151C9">
        <w:trPr>
          <w:trHeight w:val="553"/>
        </w:trPr>
        <w:tc>
          <w:tcPr>
            <w:tcW w:w="562" w:type="dxa"/>
          </w:tcPr>
          <w:p w14:paraId="6010C5D9" w14:textId="598EBAD0" w:rsidR="001D3AF5" w:rsidRDefault="001D3AF5" w:rsidP="00406468">
            <w:pPr>
              <w:pStyle w:val="ad"/>
              <w:rPr>
                <w:sz w:val="18"/>
                <w:szCs w:val="18"/>
              </w:rPr>
            </w:pPr>
            <w:r>
              <w:rPr>
                <w:sz w:val="18"/>
                <w:szCs w:val="18"/>
              </w:rPr>
              <w:t>7.72</w:t>
            </w:r>
          </w:p>
        </w:tc>
        <w:tc>
          <w:tcPr>
            <w:tcW w:w="1134" w:type="dxa"/>
          </w:tcPr>
          <w:p w14:paraId="7E8304B9" w14:textId="6A875811" w:rsidR="001D3AF5" w:rsidRDefault="001D3AF5" w:rsidP="00406468">
            <w:pPr>
              <w:pStyle w:val="ad"/>
              <w:rPr>
                <w:sz w:val="18"/>
                <w:szCs w:val="18"/>
              </w:rPr>
            </w:pPr>
            <w:r>
              <w:rPr>
                <w:sz w:val="18"/>
                <w:szCs w:val="18"/>
              </w:rPr>
              <w:t>23.01.2024</w:t>
            </w:r>
          </w:p>
        </w:tc>
        <w:tc>
          <w:tcPr>
            <w:tcW w:w="1275" w:type="dxa"/>
          </w:tcPr>
          <w:p w14:paraId="0E32F246" w14:textId="38CE2C7A" w:rsidR="001D3AF5" w:rsidRPr="00290D32" w:rsidRDefault="001D3AF5" w:rsidP="00406468">
            <w:pPr>
              <w:ind w:firstLine="0"/>
              <w:rPr>
                <w:sz w:val="20"/>
                <w:szCs w:val="20"/>
              </w:rPr>
            </w:pPr>
            <w:r w:rsidRPr="006F7E1A">
              <w:rPr>
                <w:sz w:val="20"/>
                <w:szCs w:val="20"/>
              </w:rPr>
              <w:t>FCS-276203</w:t>
            </w:r>
          </w:p>
        </w:tc>
        <w:tc>
          <w:tcPr>
            <w:tcW w:w="6095" w:type="dxa"/>
          </w:tcPr>
          <w:p w14:paraId="538532CF" w14:textId="149FC83A" w:rsidR="001D3AF5" w:rsidRDefault="001D3AF5" w:rsidP="00406468">
            <w:pPr>
              <w:ind w:firstLine="0"/>
              <w:rPr>
                <w:sz w:val="20"/>
                <w:szCs w:val="20"/>
              </w:rPr>
            </w:pPr>
            <w:r>
              <w:rPr>
                <w:sz w:val="20"/>
                <w:szCs w:val="20"/>
              </w:rPr>
              <w:t>Добавлено описание приема поля «</w:t>
            </w:r>
            <w:r w:rsidRPr="006F7E1A">
              <w:rPr>
                <w:sz w:val="20"/>
                <w:szCs w:val="20"/>
              </w:rPr>
              <w:t>Ссылка на сведения о лекарственном препарате в ГРЛС» (prod-ucts/product/drugPurchaseObjectInfo/drugInfoUsingReferenceInfo/MNNsInfo/MNNInfo/MNNTextForm/drugChangeInfo/drugRef</w:t>
            </w:r>
            <w:r>
              <w:rPr>
                <w:sz w:val="20"/>
                <w:szCs w:val="20"/>
              </w:rPr>
              <w:t>) на базе РЭК.</w:t>
            </w:r>
          </w:p>
        </w:tc>
      </w:tr>
      <w:tr w:rsidR="001D3AF5" w:rsidRPr="00B41622" w14:paraId="6DB42670" w14:textId="77777777" w:rsidTr="00D151C9">
        <w:trPr>
          <w:trHeight w:val="553"/>
        </w:trPr>
        <w:tc>
          <w:tcPr>
            <w:tcW w:w="562" w:type="dxa"/>
          </w:tcPr>
          <w:p w14:paraId="5A2F7E67" w14:textId="143CB8D6" w:rsidR="001D3AF5" w:rsidRDefault="001D3AF5" w:rsidP="003004D7">
            <w:pPr>
              <w:pStyle w:val="ad"/>
              <w:rPr>
                <w:sz w:val="18"/>
                <w:szCs w:val="18"/>
              </w:rPr>
            </w:pPr>
            <w:r>
              <w:rPr>
                <w:sz w:val="18"/>
                <w:szCs w:val="18"/>
              </w:rPr>
              <w:t>7.73</w:t>
            </w:r>
          </w:p>
        </w:tc>
        <w:tc>
          <w:tcPr>
            <w:tcW w:w="1134" w:type="dxa"/>
          </w:tcPr>
          <w:p w14:paraId="6B112D13" w14:textId="5A4BB5EE" w:rsidR="001D3AF5" w:rsidRDefault="001D3AF5" w:rsidP="003004D7">
            <w:pPr>
              <w:pStyle w:val="ad"/>
              <w:rPr>
                <w:sz w:val="18"/>
                <w:szCs w:val="18"/>
              </w:rPr>
            </w:pPr>
            <w:r>
              <w:rPr>
                <w:sz w:val="18"/>
                <w:szCs w:val="18"/>
              </w:rPr>
              <w:t>25.01.2024</w:t>
            </w:r>
          </w:p>
        </w:tc>
        <w:tc>
          <w:tcPr>
            <w:tcW w:w="1275" w:type="dxa"/>
          </w:tcPr>
          <w:p w14:paraId="1C33E22E" w14:textId="12451B70" w:rsidR="001D3AF5" w:rsidRPr="006F7E1A" w:rsidRDefault="001D3AF5" w:rsidP="001D3AF5">
            <w:pPr>
              <w:pStyle w:val="ad"/>
              <w:rPr>
                <w:sz w:val="20"/>
                <w:szCs w:val="20"/>
              </w:rPr>
            </w:pPr>
          </w:p>
        </w:tc>
        <w:tc>
          <w:tcPr>
            <w:tcW w:w="6095" w:type="dxa"/>
          </w:tcPr>
          <w:p w14:paraId="0D78C898" w14:textId="31F56D45" w:rsidR="001D3AF5" w:rsidRDefault="001D3AF5" w:rsidP="003004D7">
            <w:pPr>
              <w:ind w:firstLine="0"/>
              <w:rPr>
                <w:sz w:val="20"/>
                <w:szCs w:val="20"/>
              </w:rPr>
            </w:pPr>
            <w:r>
              <w:rPr>
                <w:sz w:val="20"/>
                <w:szCs w:val="20"/>
              </w:rPr>
              <w:t xml:space="preserve">Внесены изменения в контроль </w:t>
            </w:r>
            <w:r w:rsidRPr="00F40A2D">
              <w:rPr>
                <w:sz w:val="20"/>
                <w:szCs w:val="20"/>
              </w:rPr>
              <w:t>РК_ИК_0444</w:t>
            </w:r>
            <w:r>
              <w:rPr>
                <w:sz w:val="20"/>
                <w:szCs w:val="20"/>
              </w:rPr>
              <w:t xml:space="preserve"> – уточнено что он должен срабатывать только для контрактов, первая версия которых размещена после 01.01.2024</w:t>
            </w:r>
          </w:p>
        </w:tc>
      </w:tr>
      <w:tr w:rsidR="001D3AF5" w:rsidRPr="001D3AF5" w14:paraId="02A66F2E" w14:textId="77777777" w:rsidTr="00D151C9">
        <w:trPr>
          <w:trHeight w:val="553"/>
        </w:trPr>
        <w:tc>
          <w:tcPr>
            <w:tcW w:w="562" w:type="dxa"/>
          </w:tcPr>
          <w:p w14:paraId="64BC5077" w14:textId="260C6E00" w:rsidR="001D3AF5" w:rsidRDefault="001D3AF5" w:rsidP="003004D7">
            <w:pPr>
              <w:pStyle w:val="ad"/>
              <w:rPr>
                <w:sz w:val="18"/>
                <w:szCs w:val="18"/>
              </w:rPr>
            </w:pPr>
            <w:r>
              <w:rPr>
                <w:sz w:val="18"/>
                <w:szCs w:val="18"/>
              </w:rPr>
              <w:t>7.74</w:t>
            </w:r>
          </w:p>
        </w:tc>
        <w:tc>
          <w:tcPr>
            <w:tcW w:w="1134" w:type="dxa"/>
          </w:tcPr>
          <w:p w14:paraId="2767E463" w14:textId="3B4EF7EA" w:rsidR="001D3AF5" w:rsidRDefault="001D3AF5" w:rsidP="003004D7">
            <w:pPr>
              <w:pStyle w:val="ad"/>
              <w:rPr>
                <w:sz w:val="18"/>
                <w:szCs w:val="18"/>
              </w:rPr>
            </w:pPr>
            <w:r>
              <w:rPr>
                <w:sz w:val="18"/>
                <w:szCs w:val="18"/>
              </w:rPr>
              <w:t>25.01.2024</w:t>
            </w:r>
          </w:p>
        </w:tc>
        <w:tc>
          <w:tcPr>
            <w:tcW w:w="1275" w:type="dxa"/>
          </w:tcPr>
          <w:p w14:paraId="4D79A5C5" w14:textId="6EBFD6C8" w:rsidR="001D3AF5" w:rsidRPr="003004D7" w:rsidRDefault="001D3AF5" w:rsidP="003004D7">
            <w:pPr>
              <w:pStyle w:val="ad"/>
              <w:rPr>
                <w:sz w:val="18"/>
                <w:szCs w:val="18"/>
              </w:rPr>
            </w:pPr>
            <w:r w:rsidRPr="00F90C7E">
              <w:rPr>
                <w:sz w:val="18"/>
                <w:szCs w:val="18"/>
              </w:rPr>
              <w:t>FCSNF-20622</w:t>
            </w:r>
          </w:p>
        </w:tc>
        <w:tc>
          <w:tcPr>
            <w:tcW w:w="6095" w:type="dxa"/>
          </w:tcPr>
          <w:p w14:paraId="48A06488" w14:textId="2ED83077" w:rsidR="001D3AF5" w:rsidRPr="00F90C7E" w:rsidRDefault="001D3AF5" w:rsidP="00F90C7E">
            <w:pPr>
              <w:ind w:firstLine="0"/>
              <w:rPr>
                <w:sz w:val="20"/>
                <w:szCs w:val="20"/>
              </w:rPr>
            </w:pPr>
            <w:r w:rsidRPr="00F90C7E">
              <w:rPr>
                <w:sz w:val="20"/>
                <w:szCs w:val="20"/>
              </w:rPr>
              <w:t>Для документа «Информация (проект информации) о заключенном контракте» (contract) и «Информация (проект информации) о заключенном контракте (не публичные данные)» (closedContract) добавлены блоки:</w:t>
            </w:r>
          </w:p>
          <w:p w14:paraId="4C3D8521" w14:textId="6010C5D9" w:rsidR="001D3AF5" w:rsidRPr="00F90C7E" w:rsidRDefault="001D3AF5" w:rsidP="002D0245">
            <w:pPr>
              <w:pStyle w:val="affe"/>
              <w:numPr>
                <w:ilvl w:val="0"/>
                <w:numId w:val="239"/>
              </w:numPr>
              <w:rPr>
                <w:sz w:val="20"/>
                <w:szCs w:val="20"/>
                <w:lang w:val="en-US"/>
              </w:rPr>
            </w:pPr>
            <w:r w:rsidRPr="00F90C7E">
              <w:rPr>
                <w:sz w:val="20"/>
                <w:szCs w:val="20"/>
                <w:lang w:val="en-US"/>
              </w:rPr>
              <w:t>«</w:t>
            </w:r>
            <w:r w:rsidRPr="00F90C7E">
              <w:rPr>
                <w:sz w:val="20"/>
                <w:szCs w:val="20"/>
              </w:rPr>
              <w:t>Код</w:t>
            </w:r>
            <w:r w:rsidRPr="00F90C7E">
              <w:rPr>
                <w:sz w:val="20"/>
                <w:szCs w:val="20"/>
                <w:lang w:val="en-US"/>
              </w:rPr>
              <w:t xml:space="preserve"> </w:t>
            </w:r>
            <w:r w:rsidRPr="00F90C7E">
              <w:rPr>
                <w:sz w:val="20"/>
                <w:szCs w:val="20"/>
              </w:rPr>
              <w:t>поступлений</w:t>
            </w:r>
            <w:r w:rsidRPr="00F90C7E">
              <w:rPr>
                <w:sz w:val="20"/>
                <w:szCs w:val="20"/>
                <w:lang w:val="en-US"/>
              </w:rPr>
              <w:t>» (suppliersInfo/supplierInfo/supplierAccountsDetails/supplierAccountDetails/receipt</w:t>
            </w:r>
            <w:r>
              <w:rPr>
                <w:sz w:val="20"/>
                <w:szCs w:val="20"/>
                <w:lang w:val="en-US"/>
              </w:rPr>
              <w:t>C</w:t>
            </w:r>
            <w:r w:rsidRPr="00F90C7E">
              <w:rPr>
                <w:sz w:val="20"/>
                <w:szCs w:val="20"/>
                <w:lang w:val="en-US"/>
              </w:rPr>
              <w:t>ode);</w:t>
            </w:r>
          </w:p>
          <w:p w14:paraId="4ED95533" w14:textId="035926D2" w:rsidR="001D3AF5" w:rsidRPr="00F90C7E" w:rsidRDefault="001D3AF5" w:rsidP="002D0245">
            <w:pPr>
              <w:pStyle w:val="affe"/>
              <w:numPr>
                <w:ilvl w:val="0"/>
                <w:numId w:val="239"/>
              </w:numPr>
              <w:rPr>
                <w:sz w:val="20"/>
                <w:szCs w:val="20"/>
                <w:lang w:val="en-US"/>
              </w:rPr>
            </w:pPr>
            <w:r w:rsidRPr="00F90C7E">
              <w:rPr>
                <w:sz w:val="20"/>
                <w:szCs w:val="20"/>
                <w:lang w:val="en-US"/>
              </w:rPr>
              <w:t>«</w:t>
            </w:r>
            <w:r w:rsidRPr="00F90C7E">
              <w:rPr>
                <w:sz w:val="20"/>
                <w:szCs w:val="20"/>
              </w:rPr>
              <w:t>Код</w:t>
            </w:r>
            <w:r w:rsidRPr="00F90C7E">
              <w:rPr>
                <w:sz w:val="20"/>
                <w:szCs w:val="20"/>
                <w:lang w:val="en-US"/>
              </w:rPr>
              <w:t xml:space="preserve"> </w:t>
            </w:r>
            <w:r w:rsidRPr="00F90C7E">
              <w:rPr>
                <w:sz w:val="20"/>
                <w:szCs w:val="20"/>
              </w:rPr>
              <w:t>поступлений</w:t>
            </w:r>
            <w:r w:rsidRPr="00F90C7E">
              <w:rPr>
                <w:sz w:val="20"/>
                <w:szCs w:val="20"/>
                <w:lang w:val="en-US"/>
              </w:rPr>
              <w:t>» (</w:t>
            </w:r>
            <w:r w:rsidRPr="007D7B67">
              <w:rPr>
                <w:sz w:val="20"/>
                <w:szCs w:val="20"/>
                <w:lang w:val="en-US"/>
              </w:rPr>
              <w:t>customer/customerAccountsDetails/customerAccountDetails/receipt</w:t>
            </w:r>
            <w:r>
              <w:rPr>
                <w:sz w:val="20"/>
                <w:szCs w:val="20"/>
                <w:lang w:val="en-US"/>
              </w:rPr>
              <w:t>C</w:t>
            </w:r>
            <w:r w:rsidRPr="007D7B67">
              <w:rPr>
                <w:sz w:val="20"/>
                <w:szCs w:val="20"/>
                <w:lang w:val="en-US"/>
              </w:rPr>
              <w:t>ode</w:t>
            </w:r>
            <w:r w:rsidRPr="00F90C7E">
              <w:rPr>
                <w:sz w:val="20"/>
                <w:szCs w:val="20"/>
                <w:lang w:val="en-US"/>
              </w:rPr>
              <w:t>).</w:t>
            </w:r>
          </w:p>
        </w:tc>
      </w:tr>
      <w:tr w:rsidR="001D3AF5" w:rsidRPr="001D3AF5" w14:paraId="046D37D7" w14:textId="77777777" w:rsidTr="00D151C9">
        <w:trPr>
          <w:trHeight w:val="553"/>
        </w:trPr>
        <w:tc>
          <w:tcPr>
            <w:tcW w:w="562" w:type="dxa"/>
          </w:tcPr>
          <w:p w14:paraId="09AB0682" w14:textId="59DA5DBD" w:rsidR="001D3AF5" w:rsidRPr="00E07F9A" w:rsidRDefault="001D3AF5" w:rsidP="00E07F9A">
            <w:pPr>
              <w:pStyle w:val="ad"/>
              <w:rPr>
                <w:sz w:val="18"/>
                <w:szCs w:val="18"/>
                <w:lang w:val="en-US"/>
              </w:rPr>
            </w:pPr>
            <w:r>
              <w:rPr>
                <w:sz w:val="18"/>
                <w:szCs w:val="18"/>
                <w:lang w:val="en-US"/>
              </w:rPr>
              <w:t>7.75</w:t>
            </w:r>
          </w:p>
        </w:tc>
        <w:tc>
          <w:tcPr>
            <w:tcW w:w="1134" w:type="dxa"/>
          </w:tcPr>
          <w:p w14:paraId="012558A9" w14:textId="518607D6" w:rsidR="001D3AF5" w:rsidRPr="00E07F9A" w:rsidRDefault="001D3AF5" w:rsidP="00E07F9A">
            <w:pPr>
              <w:pStyle w:val="ad"/>
              <w:rPr>
                <w:sz w:val="18"/>
                <w:szCs w:val="18"/>
                <w:lang w:val="en-US"/>
              </w:rPr>
            </w:pPr>
            <w:r>
              <w:rPr>
                <w:sz w:val="18"/>
                <w:szCs w:val="18"/>
              </w:rPr>
              <w:t>26.01.2024</w:t>
            </w:r>
          </w:p>
        </w:tc>
        <w:tc>
          <w:tcPr>
            <w:tcW w:w="1275" w:type="dxa"/>
          </w:tcPr>
          <w:p w14:paraId="3D0CE41C" w14:textId="57A556CB" w:rsidR="001D3AF5" w:rsidRPr="00E07F9A" w:rsidRDefault="001D3AF5" w:rsidP="00E07F9A">
            <w:pPr>
              <w:pStyle w:val="ad"/>
              <w:rPr>
                <w:sz w:val="18"/>
                <w:szCs w:val="18"/>
                <w:lang w:val="en-US"/>
              </w:rPr>
            </w:pPr>
            <w:r w:rsidRPr="008A3DD8">
              <w:rPr>
                <w:sz w:val="20"/>
                <w:szCs w:val="20"/>
              </w:rPr>
              <w:t>FCS-276907</w:t>
            </w:r>
          </w:p>
        </w:tc>
        <w:tc>
          <w:tcPr>
            <w:tcW w:w="6095" w:type="dxa"/>
          </w:tcPr>
          <w:p w14:paraId="3297CBAB" w14:textId="7CFF9ACF" w:rsidR="001D3AF5" w:rsidRPr="00E07F9A" w:rsidRDefault="001D3AF5" w:rsidP="00E07F9A">
            <w:pPr>
              <w:ind w:firstLine="0"/>
              <w:rPr>
                <w:sz w:val="20"/>
                <w:szCs w:val="20"/>
                <w:lang w:val="en-US"/>
              </w:rPr>
            </w:pPr>
            <w:r>
              <w:rPr>
                <w:sz w:val="20"/>
                <w:szCs w:val="20"/>
              </w:rPr>
              <w:t>Добавлено</w:t>
            </w:r>
            <w:r w:rsidRPr="00E07F9A">
              <w:rPr>
                <w:sz w:val="20"/>
                <w:szCs w:val="20"/>
                <w:lang w:val="en-US"/>
              </w:rPr>
              <w:t xml:space="preserve"> </w:t>
            </w:r>
            <w:r>
              <w:rPr>
                <w:sz w:val="20"/>
                <w:szCs w:val="20"/>
              </w:rPr>
              <w:t>уточнение</w:t>
            </w:r>
            <w:r w:rsidRPr="00E07F9A">
              <w:rPr>
                <w:sz w:val="20"/>
                <w:szCs w:val="20"/>
                <w:lang w:val="en-US"/>
              </w:rPr>
              <w:t xml:space="preserve"> </w:t>
            </w:r>
            <w:r>
              <w:rPr>
                <w:sz w:val="20"/>
                <w:szCs w:val="20"/>
              </w:rPr>
              <w:t>при</w:t>
            </w:r>
            <w:r w:rsidRPr="00E07F9A">
              <w:rPr>
                <w:sz w:val="20"/>
                <w:szCs w:val="20"/>
                <w:lang w:val="en-US"/>
              </w:rPr>
              <w:t xml:space="preserve"> </w:t>
            </w:r>
            <w:r>
              <w:rPr>
                <w:sz w:val="20"/>
                <w:szCs w:val="20"/>
              </w:rPr>
              <w:t>приеме</w:t>
            </w:r>
            <w:r w:rsidRPr="00E07F9A">
              <w:rPr>
                <w:sz w:val="20"/>
                <w:szCs w:val="20"/>
                <w:lang w:val="en-US"/>
              </w:rPr>
              <w:t xml:space="preserve"> </w:t>
            </w:r>
            <w:r>
              <w:rPr>
                <w:sz w:val="20"/>
                <w:szCs w:val="20"/>
              </w:rPr>
              <w:t>блока</w:t>
            </w:r>
            <w:r w:rsidRPr="00E07F9A">
              <w:rPr>
                <w:sz w:val="20"/>
                <w:szCs w:val="20"/>
                <w:lang w:val="en-US"/>
              </w:rPr>
              <w:t xml:space="preserve"> «</w:t>
            </w:r>
            <w:r w:rsidRPr="008A3DD8">
              <w:rPr>
                <w:sz w:val="20"/>
                <w:szCs w:val="20"/>
              </w:rPr>
              <w:t>Лекарственная</w:t>
            </w:r>
            <w:r w:rsidRPr="00E07F9A">
              <w:rPr>
                <w:sz w:val="20"/>
                <w:szCs w:val="20"/>
                <w:lang w:val="en-US"/>
              </w:rPr>
              <w:t xml:space="preserve"> </w:t>
            </w:r>
            <w:r w:rsidRPr="008A3DD8">
              <w:rPr>
                <w:sz w:val="20"/>
                <w:szCs w:val="20"/>
              </w:rPr>
              <w:t>форма</w:t>
            </w:r>
            <w:r w:rsidRPr="00E07F9A">
              <w:rPr>
                <w:sz w:val="20"/>
                <w:szCs w:val="20"/>
                <w:lang w:val="en-US"/>
              </w:rPr>
              <w:t xml:space="preserve">» (prod-ucts/product/drugPurchaseObjectInfo/drugInfoUsingReferenceInfo/MNNsInfo/MNNInfo/positionsTradeName/positionTradeName/positionTradeNameUsingTextForm/dosageFormInfo).  </w:t>
            </w:r>
          </w:p>
        </w:tc>
      </w:tr>
      <w:tr w:rsidR="001D3AF5" w:rsidRPr="00165C6D" w14:paraId="72C681C7" w14:textId="77777777" w:rsidTr="00D151C9">
        <w:trPr>
          <w:trHeight w:val="553"/>
        </w:trPr>
        <w:tc>
          <w:tcPr>
            <w:tcW w:w="562" w:type="dxa"/>
          </w:tcPr>
          <w:p w14:paraId="0CE4C778" w14:textId="7A3F53A6" w:rsidR="001D3AF5" w:rsidRPr="00165C6D" w:rsidRDefault="001D3AF5" w:rsidP="00E07F9A">
            <w:pPr>
              <w:pStyle w:val="ad"/>
              <w:rPr>
                <w:sz w:val="18"/>
                <w:szCs w:val="18"/>
              </w:rPr>
            </w:pPr>
            <w:r>
              <w:rPr>
                <w:sz w:val="18"/>
                <w:szCs w:val="18"/>
              </w:rPr>
              <w:t>7.76</w:t>
            </w:r>
          </w:p>
        </w:tc>
        <w:tc>
          <w:tcPr>
            <w:tcW w:w="1134" w:type="dxa"/>
          </w:tcPr>
          <w:p w14:paraId="3FC5114C" w14:textId="0142E588" w:rsidR="001D3AF5" w:rsidRDefault="001D3AF5" w:rsidP="00E07F9A">
            <w:pPr>
              <w:pStyle w:val="ad"/>
              <w:rPr>
                <w:sz w:val="18"/>
                <w:szCs w:val="18"/>
              </w:rPr>
            </w:pPr>
            <w:r>
              <w:rPr>
                <w:sz w:val="18"/>
                <w:szCs w:val="18"/>
              </w:rPr>
              <w:t>30.01.2024</w:t>
            </w:r>
          </w:p>
        </w:tc>
        <w:tc>
          <w:tcPr>
            <w:tcW w:w="1275" w:type="dxa"/>
          </w:tcPr>
          <w:p w14:paraId="4ACE691D" w14:textId="7BF438C3" w:rsidR="001D3AF5" w:rsidRPr="008A3DD8" w:rsidRDefault="001D3AF5" w:rsidP="00E07F9A">
            <w:pPr>
              <w:pStyle w:val="ad"/>
              <w:rPr>
                <w:sz w:val="20"/>
                <w:szCs w:val="20"/>
              </w:rPr>
            </w:pPr>
            <w:r w:rsidRPr="00165C6D">
              <w:rPr>
                <w:sz w:val="20"/>
                <w:szCs w:val="20"/>
              </w:rPr>
              <w:t>FCS-277202</w:t>
            </w:r>
          </w:p>
        </w:tc>
        <w:tc>
          <w:tcPr>
            <w:tcW w:w="6095" w:type="dxa"/>
          </w:tcPr>
          <w:p w14:paraId="6BA34CCF" w14:textId="003CB31F" w:rsidR="001D3AF5" w:rsidRDefault="001D3AF5" w:rsidP="00E07F9A">
            <w:pPr>
              <w:ind w:firstLine="0"/>
              <w:rPr>
                <w:sz w:val="20"/>
                <w:szCs w:val="20"/>
              </w:rPr>
            </w:pPr>
            <w:r w:rsidRPr="00165C6D">
              <w:rPr>
                <w:sz w:val="20"/>
                <w:szCs w:val="20"/>
              </w:rPr>
              <w:t>Скорректирован прием поля «Количество товара» (products/product/drugPurchaseObjectInfo/drugInfoUsingReferenceInfo/MNNsInfo/MNNInfo/positionsTradeName/positionTradeName/position</w:t>
            </w:r>
            <w:r w:rsidRPr="00165C6D">
              <w:rPr>
                <w:sz w:val="20"/>
                <w:szCs w:val="20"/>
              </w:rPr>
              <w:lastRenderedPageBreak/>
              <w:t>TradeNameUsingTextForm/packagingsInfo/packagingInfo/drugQuantity) для СГК на базе РЭК.</w:t>
            </w:r>
          </w:p>
        </w:tc>
      </w:tr>
      <w:tr w:rsidR="001D3AF5" w:rsidRPr="004F3BA8" w14:paraId="47D4BE89" w14:textId="77777777" w:rsidTr="00D151C9">
        <w:trPr>
          <w:trHeight w:val="553"/>
        </w:trPr>
        <w:tc>
          <w:tcPr>
            <w:tcW w:w="562" w:type="dxa"/>
          </w:tcPr>
          <w:p w14:paraId="0D1F7C0C" w14:textId="042EB33E" w:rsidR="001D3AF5" w:rsidRDefault="001D3AF5" w:rsidP="00E07F9A">
            <w:pPr>
              <w:pStyle w:val="ad"/>
              <w:rPr>
                <w:sz w:val="18"/>
                <w:szCs w:val="18"/>
              </w:rPr>
            </w:pPr>
            <w:r>
              <w:rPr>
                <w:sz w:val="18"/>
                <w:szCs w:val="18"/>
              </w:rPr>
              <w:lastRenderedPageBreak/>
              <w:t>7.77</w:t>
            </w:r>
          </w:p>
        </w:tc>
        <w:tc>
          <w:tcPr>
            <w:tcW w:w="1134" w:type="dxa"/>
          </w:tcPr>
          <w:p w14:paraId="0BE680E6" w14:textId="05A531AB" w:rsidR="001D3AF5" w:rsidRDefault="001D3AF5" w:rsidP="00E07F9A">
            <w:pPr>
              <w:pStyle w:val="ad"/>
              <w:rPr>
                <w:sz w:val="18"/>
                <w:szCs w:val="18"/>
              </w:rPr>
            </w:pPr>
            <w:r>
              <w:rPr>
                <w:sz w:val="18"/>
                <w:szCs w:val="18"/>
              </w:rPr>
              <w:t>05.02.2024</w:t>
            </w:r>
          </w:p>
        </w:tc>
        <w:tc>
          <w:tcPr>
            <w:tcW w:w="1275" w:type="dxa"/>
          </w:tcPr>
          <w:p w14:paraId="0196F1DD" w14:textId="6A9F1E3C" w:rsidR="001D3AF5" w:rsidRPr="00165C6D" w:rsidRDefault="001D3AF5" w:rsidP="00E07F9A">
            <w:pPr>
              <w:pStyle w:val="ad"/>
              <w:rPr>
                <w:sz w:val="20"/>
                <w:szCs w:val="20"/>
              </w:rPr>
            </w:pPr>
            <w:r w:rsidRPr="006A1AC7">
              <w:rPr>
                <w:sz w:val="20"/>
                <w:szCs w:val="20"/>
              </w:rPr>
              <w:t>FCSNF-21057</w:t>
            </w:r>
          </w:p>
        </w:tc>
        <w:tc>
          <w:tcPr>
            <w:tcW w:w="6095" w:type="dxa"/>
          </w:tcPr>
          <w:p w14:paraId="5063137F" w14:textId="77777777" w:rsidR="001D3AF5" w:rsidRPr="006A1AC7" w:rsidRDefault="001D3AF5" w:rsidP="006A1AC7">
            <w:pPr>
              <w:ind w:firstLine="0"/>
              <w:rPr>
                <w:sz w:val="20"/>
                <w:szCs w:val="20"/>
              </w:rPr>
            </w:pPr>
            <w:r w:rsidRPr="006A1AC7">
              <w:rPr>
                <w:sz w:val="20"/>
                <w:szCs w:val="20"/>
              </w:rPr>
              <w:t>1. Изменен прием поля «Реестровый номер проекта контракта» (singleCustomer\contractProjectNumber).</w:t>
            </w:r>
          </w:p>
          <w:p w14:paraId="16C9692E" w14:textId="44E82597" w:rsidR="001D3AF5" w:rsidRPr="00340DCA" w:rsidRDefault="001D3AF5" w:rsidP="00340DCA">
            <w:pPr>
              <w:ind w:firstLine="0"/>
              <w:rPr>
                <w:sz w:val="20"/>
                <w:szCs w:val="20"/>
              </w:rPr>
            </w:pPr>
            <w:r w:rsidRPr="006A1AC7">
              <w:rPr>
                <w:sz w:val="20"/>
                <w:szCs w:val="20"/>
              </w:rPr>
              <w:t xml:space="preserve">2. Изменен прием полей с признаком  «Изменено вручную» приеме проекта первоначальной версии, сформированного на основании электронного контракта в структурированном виде в блоке «Позиции по торговому наименованию» </w:t>
            </w:r>
            <w:r w:rsidRPr="006A1AC7">
              <w:rPr>
                <w:sz w:val="20"/>
                <w:szCs w:val="20"/>
                <w:lang w:val="en-US"/>
              </w:rPr>
              <w:t>(products/product/drugPurchaseObjectInfo/drugInfoUsingReferenceInfo/MNNsInfo/MNNInfo/positionsTradeName/positionTradeName).</w:t>
            </w:r>
          </w:p>
        </w:tc>
      </w:tr>
      <w:tr w:rsidR="001D3AF5" w:rsidRPr="006A1AC7" w14:paraId="4C0B7CCE" w14:textId="77777777" w:rsidTr="00D151C9">
        <w:trPr>
          <w:trHeight w:val="553"/>
        </w:trPr>
        <w:tc>
          <w:tcPr>
            <w:tcW w:w="562" w:type="dxa"/>
          </w:tcPr>
          <w:p w14:paraId="7F0A61A3" w14:textId="4BEAE875" w:rsidR="001D3AF5" w:rsidRDefault="001D3AF5" w:rsidP="00E07F9A">
            <w:pPr>
              <w:pStyle w:val="ad"/>
              <w:rPr>
                <w:sz w:val="18"/>
                <w:szCs w:val="18"/>
              </w:rPr>
            </w:pPr>
            <w:r>
              <w:rPr>
                <w:sz w:val="18"/>
                <w:szCs w:val="18"/>
              </w:rPr>
              <w:t>7.78</w:t>
            </w:r>
          </w:p>
        </w:tc>
        <w:tc>
          <w:tcPr>
            <w:tcW w:w="1134" w:type="dxa"/>
          </w:tcPr>
          <w:p w14:paraId="4C50A5B2" w14:textId="1E82BFE2" w:rsidR="001D3AF5" w:rsidRDefault="001D3AF5" w:rsidP="00E07F9A">
            <w:pPr>
              <w:pStyle w:val="ad"/>
              <w:rPr>
                <w:sz w:val="18"/>
                <w:szCs w:val="18"/>
              </w:rPr>
            </w:pPr>
            <w:r>
              <w:rPr>
                <w:sz w:val="18"/>
                <w:szCs w:val="18"/>
              </w:rPr>
              <w:t>09.02.2024</w:t>
            </w:r>
          </w:p>
        </w:tc>
        <w:tc>
          <w:tcPr>
            <w:tcW w:w="1275" w:type="dxa"/>
          </w:tcPr>
          <w:p w14:paraId="687C4AC6" w14:textId="143767BA" w:rsidR="001D3AF5" w:rsidRPr="006A1AC7" w:rsidRDefault="001D3AF5" w:rsidP="00E07F9A">
            <w:pPr>
              <w:pStyle w:val="ad"/>
              <w:rPr>
                <w:sz w:val="20"/>
                <w:szCs w:val="20"/>
              </w:rPr>
            </w:pPr>
            <w:r w:rsidRPr="00C85254">
              <w:rPr>
                <w:sz w:val="20"/>
                <w:szCs w:val="20"/>
              </w:rPr>
              <w:t>FCSNF-21088</w:t>
            </w:r>
          </w:p>
        </w:tc>
        <w:tc>
          <w:tcPr>
            <w:tcW w:w="6095" w:type="dxa"/>
          </w:tcPr>
          <w:p w14:paraId="1B526A8C" w14:textId="6346CCCA" w:rsidR="001D3AF5" w:rsidRDefault="001D3AF5" w:rsidP="006A1AC7">
            <w:pPr>
              <w:ind w:firstLine="0"/>
              <w:rPr>
                <w:sz w:val="20"/>
                <w:szCs w:val="20"/>
              </w:rPr>
            </w:pPr>
            <w:r>
              <w:rPr>
                <w:sz w:val="20"/>
                <w:szCs w:val="20"/>
              </w:rPr>
              <w:t>Для документов:</w:t>
            </w:r>
          </w:p>
          <w:p w14:paraId="2E2B46FD" w14:textId="6B071B7F" w:rsidR="001D3AF5" w:rsidRPr="008F0F93" w:rsidRDefault="001D3AF5" w:rsidP="002D0245">
            <w:pPr>
              <w:pStyle w:val="affe"/>
              <w:numPr>
                <w:ilvl w:val="0"/>
                <w:numId w:val="240"/>
              </w:numPr>
              <w:rPr>
                <w:sz w:val="20"/>
                <w:szCs w:val="20"/>
              </w:rPr>
            </w:pPr>
            <w:r w:rsidRPr="008F0F93">
              <w:rPr>
                <w:sz w:val="20"/>
                <w:szCs w:val="20"/>
              </w:rPr>
              <w:t>«Информация (проект информации) о заключенном контракте» (contract)</w:t>
            </w:r>
          </w:p>
          <w:p w14:paraId="0AB6D6AB" w14:textId="2F44F3B7" w:rsidR="001D3AF5" w:rsidRPr="008F0F93" w:rsidRDefault="001D3AF5" w:rsidP="002D0245">
            <w:pPr>
              <w:pStyle w:val="affe"/>
              <w:numPr>
                <w:ilvl w:val="0"/>
                <w:numId w:val="240"/>
              </w:numPr>
              <w:rPr>
                <w:sz w:val="20"/>
                <w:szCs w:val="20"/>
              </w:rPr>
            </w:pPr>
            <w:r w:rsidRPr="008F0F93">
              <w:rPr>
                <w:sz w:val="20"/>
                <w:szCs w:val="20"/>
              </w:rPr>
              <w:t>«Информация об исполнении (расторжении) контракта» (contractProcedure)</w:t>
            </w:r>
          </w:p>
          <w:p w14:paraId="5D390D1F" w14:textId="06A225F2" w:rsidR="001D3AF5" w:rsidRPr="008F0F93" w:rsidRDefault="001D3AF5" w:rsidP="002D0245">
            <w:pPr>
              <w:pStyle w:val="affe"/>
              <w:numPr>
                <w:ilvl w:val="0"/>
                <w:numId w:val="240"/>
              </w:numPr>
              <w:rPr>
                <w:sz w:val="20"/>
                <w:szCs w:val="20"/>
              </w:rPr>
            </w:pPr>
            <w:r w:rsidRPr="008F0F93">
              <w:rPr>
                <w:sz w:val="20"/>
                <w:szCs w:val="20"/>
              </w:rPr>
              <w:t>«Сведения об отмене информации об исполнении (расторжении) контракта» (contractProcedureCancel)</w:t>
            </w:r>
          </w:p>
          <w:p w14:paraId="15967069" w14:textId="4FD261ED" w:rsidR="001D3AF5" w:rsidRPr="008F0F93" w:rsidRDefault="001D3AF5" w:rsidP="002D0245">
            <w:pPr>
              <w:pStyle w:val="affe"/>
              <w:numPr>
                <w:ilvl w:val="0"/>
                <w:numId w:val="240"/>
              </w:numPr>
              <w:rPr>
                <w:sz w:val="20"/>
                <w:szCs w:val="20"/>
              </w:rPr>
            </w:pPr>
            <w:r w:rsidRPr="008F0F93">
              <w:rPr>
                <w:sz w:val="20"/>
                <w:szCs w:val="20"/>
              </w:rPr>
              <w:t>«Информация об анулировании контракта» (contractCancel);</w:t>
            </w:r>
          </w:p>
          <w:p w14:paraId="034D6AEB" w14:textId="7A4EE4F9" w:rsidR="001D3AF5" w:rsidRPr="006A1AC7" w:rsidRDefault="001D3AF5" w:rsidP="006A1AC7">
            <w:pPr>
              <w:ind w:firstLine="0"/>
              <w:rPr>
                <w:sz w:val="20"/>
                <w:szCs w:val="20"/>
              </w:rPr>
            </w:pPr>
            <w:r>
              <w:rPr>
                <w:sz w:val="20"/>
                <w:szCs w:val="20"/>
              </w:rPr>
              <w:t>добавлено поле «</w:t>
            </w:r>
            <w:r w:rsidRPr="00C85254">
              <w:rPr>
                <w:sz w:val="20"/>
                <w:szCs w:val="20"/>
              </w:rPr>
              <w:t xml:space="preserve">Признак </w:t>
            </w:r>
            <w:r>
              <w:rPr>
                <w:sz w:val="20"/>
                <w:szCs w:val="20"/>
              </w:rPr>
              <w:t>«</w:t>
            </w:r>
            <w:r w:rsidRPr="00C85254">
              <w:rPr>
                <w:sz w:val="20"/>
                <w:szCs w:val="20"/>
              </w:rPr>
              <w:t>Указан код объекта капитального строительства/ недвижимого имущества</w:t>
            </w:r>
            <w:r>
              <w:rPr>
                <w:sz w:val="20"/>
                <w:szCs w:val="20"/>
              </w:rPr>
              <w:t>»» (</w:t>
            </w:r>
            <w:r w:rsidRPr="00C85254">
              <w:rPr>
                <w:sz w:val="20"/>
                <w:szCs w:val="20"/>
              </w:rPr>
              <w:t>isIncludKOKS</w:t>
            </w:r>
            <w:r>
              <w:rPr>
                <w:sz w:val="20"/>
                <w:szCs w:val="20"/>
              </w:rPr>
              <w:t>)</w:t>
            </w:r>
          </w:p>
        </w:tc>
      </w:tr>
      <w:tr w:rsidR="001D3AF5" w:rsidRPr="006A1AC7" w14:paraId="6AD24C22" w14:textId="77777777" w:rsidTr="00D151C9">
        <w:trPr>
          <w:trHeight w:val="553"/>
        </w:trPr>
        <w:tc>
          <w:tcPr>
            <w:tcW w:w="562" w:type="dxa"/>
          </w:tcPr>
          <w:p w14:paraId="2B22F93A" w14:textId="00C68424" w:rsidR="001D3AF5" w:rsidRDefault="001D3AF5" w:rsidP="00E07F9A">
            <w:pPr>
              <w:pStyle w:val="ad"/>
              <w:rPr>
                <w:sz w:val="18"/>
                <w:szCs w:val="18"/>
              </w:rPr>
            </w:pPr>
            <w:r>
              <w:rPr>
                <w:sz w:val="18"/>
                <w:szCs w:val="18"/>
              </w:rPr>
              <w:t>7.79</w:t>
            </w:r>
          </w:p>
        </w:tc>
        <w:tc>
          <w:tcPr>
            <w:tcW w:w="1134" w:type="dxa"/>
          </w:tcPr>
          <w:p w14:paraId="77BFFA49" w14:textId="4E289797" w:rsidR="001D3AF5" w:rsidRDefault="001D3AF5" w:rsidP="00E07F9A">
            <w:pPr>
              <w:pStyle w:val="ad"/>
              <w:rPr>
                <w:sz w:val="18"/>
                <w:szCs w:val="18"/>
              </w:rPr>
            </w:pPr>
            <w:r>
              <w:rPr>
                <w:sz w:val="18"/>
                <w:szCs w:val="18"/>
              </w:rPr>
              <w:t>14.02.2024</w:t>
            </w:r>
          </w:p>
        </w:tc>
        <w:tc>
          <w:tcPr>
            <w:tcW w:w="1275" w:type="dxa"/>
          </w:tcPr>
          <w:p w14:paraId="48B97A17" w14:textId="59AC90FA" w:rsidR="001D3AF5" w:rsidRPr="00C85254" w:rsidRDefault="001D3AF5" w:rsidP="00E07F9A">
            <w:pPr>
              <w:pStyle w:val="ad"/>
              <w:rPr>
                <w:sz w:val="20"/>
                <w:szCs w:val="20"/>
              </w:rPr>
            </w:pPr>
            <w:r>
              <w:rPr>
                <w:sz w:val="20"/>
                <w:szCs w:val="20"/>
              </w:rPr>
              <w:t>FCSNF-20448</w:t>
            </w:r>
          </w:p>
        </w:tc>
        <w:tc>
          <w:tcPr>
            <w:tcW w:w="6095" w:type="dxa"/>
          </w:tcPr>
          <w:p w14:paraId="0E8DA3D1" w14:textId="05E6E9A5" w:rsidR="001D3AF5" w:rsidRDefault="001D3AF5" w:rsidP="006A1AC7">
            <w:pPr>
              <w:ind w:firstLine="0"/>
              <w:rPr>
                <w:sz w:val="20"/>
                <w:szCs w:val="20"/>
              </w:rPr>
            </w:pPr>
            <w:r>
              <w:rPr>
                <w:sz w:val="20"/>
                <w:szCs w:val="20"/>
              </w:rPr>
              <w:t xml:space="preserve">Для документа </w:t>
            </w:r>
            <w:r w:rsidRPr="00D902EF">
              <w:rPr>
                <w:sz w:val="20"/>
                <w:szCs w:val="20"/>
              </w:rPr>
              <w:t>«Информация (проект информации) о заключенном контракте» (contract)</w:t>
            </w:r>
            <w:r>
              <w:rPr>
                <w:sz w:val="20"/>
                <w:szCs w:val="20"/>
              </w:rPr>
              <w:t xml:space="preserve"> изменено правило приема блока </w:t>
            </w:r>
            <w:r w:rsidRPr="00D902EF">
              <w:rPr>
                <w:sz w:val="20"/>
                <w:szCs w:val="20"/>
              </w:rPr>
              <w:t>«Срок годности (годен до) в пользовательском формате» (products/product/drugPurchaseObjectInfo/drugInfoUsingReferenceInfo/expirationDateCustomFormatInfo)</w:t>
            </w:r>
            <w:r>
              <w:rPr>
                <w:sz w:val="20"/>
                <w:szCs w:val="20"/>
              </w:rPr>
              <w:t>: игнорируется при приеме, не применяется, начиная с версии 14.1</w:t>
            </w:r>
          </w:p>
        </w:tc>
      </w:tr>
      <w:tr w:rsidR="001D3AF5" w14:paraId="3E306C70"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7A5745BC" w14:textId="283ACA23" w:rsidR="001D3AF5" w:rsidRDefault="001D3AF5" w:rsidP="007B0DE8">
            <w:pPr>
              <w:pStyle w:val="ad"/>
              <w:rPr>
                <w:sz w:val="18"/>
                <w:szCs w:val="18"/>
              </w:rPr>
            </w:pPr>
            <w:r>
              <w:rPr>
                <w:sz w:val="18"/>
                <w:szCs w:val="18"/>
              </w:rPr>
              <w:t>7.80</w:t>
            </w:r>
          </w:p>
        </w:tc>
        <w:tc>
          <w:tcPr>
            <w:tcW w:w="1134" w:type="dxa"/>
            <w:tcBorders>
              <w:top w:val="single" w:sz="4" w:space="0" w:color="auto"/>
              <w:left w:val="single" w:sz="4" w:space="0" w:color="auto"/>
              <w:bottom w:val="single" w:sz="4" w:space="0" w:color="auto"/>
              <w:right w:val="single" w:sz="4" w:space="0" w:color="auto"/>
            </w:tcBorders>
          </w:tcPr>
          <w:p w14:paraId="011B4598" w14:textId="1AD448AE" w:rsidR="001D3AF5" w:rsidRDefault="001D3AF5" w:rsidP="007B0DE8">
            <w:pPr>
              <w:pStyle w:val="ad"/>
              <w:rPr>
                <w:sz w:val="18"/>
                <w:szCs w:val="18"/>
              </w:rPr>
            </w:pPr>
            <w:r>
              <w:rPr>
                <w:sz w:val="18"/>
                <w:szCs w:val="18"/>
              </w:rPr>
              <w:t>15.02.2024</w:t>
            </w:r>
          </w:p>
        </w:tc>
        <w:tc>
          <w:tcPr>
            <w:tcW w:w="1275" w:type="dxa"/>
            <w:tcBorders>
              <w:top w:val="single" w:sz="4" w:space="0" w:color="auto"/>
              <w:left w:val="single" w:sz="4" w:space="0" w:color="auto"/>
              <w:bottom w:val="single" w:sz="4" w:space="0" w:color="auto"/>
              <w:right w:val="single" w:sz="4" w:space="0" w:color="auto"/>
            </w:tcBorders>
          </w:tcPr>
          <w:p w14:paraId="38D6E270" w14:textId="4EB1C582" w:rsidR="001D3AF5" w:rsidRPr="00C85254" w:rsidRDefault="001D3AF5" w:rsidP="007B0DE8">
            <w:pPr>
              <w:pStyle w:val="ad"/>
              <w:rPr>
                <w:sz w:val="20"/>
                <w:szCs w:val="20"/>
              </w:rPr>
            </w:pPr>
            <w:r w:rsidRPr="001749C4">
              <w:rPr>
                <w:sz w:val="20"/>
                <w:szCs w:val="20"/>
              </w:rPr>
              <w:t>FCSNF-21290</w:t>
            </w:r>
          </w:p>
        </w:tc>
        <w:tc>
          <w:tcPr>
            <w:tcW w:w="6095" w:type="dxa"/>
            <w:tcBorders>
              <w:top w:val="single" w:sz="4" w:space="0" w:color="auto"/>
              <w:left w:val="single" w:sz="4" w:space="0" w:color="auto"/>
              <w:bottom w:val="single" w:sz="4" w:space="0" w:color="auto"/>
              <w:right w:val="single" w:sz="4" w:space="0" w:color="auto"/>
            </w:tcBorders>
          </w:tcPr>
          <w:p w14:paraId="26B9BA65" w14:textId="1122173E" w:rsidR="001D3AF5" w:rsidRDefault="001D3AF5" w:rsidP="007B0DE8">
            <w:pPr>
              <w:ind w:firstLine="0"/>
              <w:rPr>
                <w:sz w:val="20"/>
                <w:szCs w:val="20"/>
              </w:rPr>
            </w:pPr>
            <w:r>
              <w:rPr>
                <w:sz w:val="20"/>
                <w:szCs w:val="20"/>
              </w:rPr>
              <w:t xml:space="preserve">В разделе </w:t>
            </w:r>
            <w:r>
              <w:rPr>
                <w:sz w:val="20"/>
                <w:szCs w:val="20"/>
              </w:rPr>
              <w:fldChar w:fldCharType="begin"/>
            </w:r>
            <w:r>
              <w:rPr>
                <w:sz w:val="20"/>
                <w:szCs w:val="20"/>
              </w:rPr>
              <w:instrText xml:space="preserve"> REF _Ref131527413 \r \h </w:instrText>
            </w:r>
            <w:r>
              <w:rPr>
                <w:sz w:val="20"/>
                <w:szCs w:val="20"/>
              </w:rPr>
            </w:r>
            <w:r>
              <w:rPr>
                <w:sz w:val="20"/>
                <w:szCs w:val="20"/>
              </w:rPr>
              <w:fldChar w:fldCharType="separate"/>
            </w:r>
            <w:r>
              <w:rPr>
                <w:sz w:val="20"/>
                <w:szCs w:val="20"/>
              </w:rPr>
              <w:t>3.5.3</w:t>
            </w:r>
            <w:r>
              <w:rPr>
                <w:sz w:val="20"/>
                <w:szCs w:val="20"/>
              </w:rPr>
              <w:fldChar w:fldCharType="end"/>
            </w:r>
            <w:r>
              <w:rPr>
                <w:sz w:val="20"/>
                <w:szCs w:val="20"/>
              </w:rPr>
              <w:t xml:space="preserve"> </w:t>
            </w:r>
            <w:r>
              <w:rPr>
                <w:sz w:val="18"/>
                <w:szCs w:val="18"/>
              </w:rPr>
              <w:t>«</w:t>
            </w:r>
            <w:r w:rsidRPr="00451F1A">
              <w:rPr>
                <w:sz w:val="18"/>
                <w:szCs w:val="18"/>
              </w:rPr>
              <w:t>Требование к доработке подсистемы в части взаимодействия с хранилищем документов (ХД)</w:t>
            </w:r>
            <w:r>
              <w:rPr>
                <w:sz w:val="18"/>
                <w:szCs w:val="18"/>
              </w:rPr>
              <w:t xml:space="preserve">» добавлена информация о необходимости сохранения в ХД контентов документов, которые хранятся </w:t>
            </w:r>
            <w:r w:rsidRPr="00451F1A">
              <w:rPr>
                <w:sz w:val="18"/>
                <w:szCs w:val="18"/>
              </w:rPr>
              <w:t>в БД в blob</w:t>
            </w:r>
            <w:r>
              <w:rPr>
                <w:sz w:val="18"/>
                <w:szCs w:val="18"/>
              </w:rPr>
              <w:t>.</w:t>
            </w:r>
          </w:p>
        </w:tc>
      </w:tr>
      <w:tr w:rsidR="001D3AF5" w14:paraId="2328A68F"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5714C8E8" w14:textId="2FC84735" w:rsidR="001D3AF5" w:rsidRDefault="001D3AF5" w:rsidP="00FF772B">
            <w:pPr>
              <w:pStyle w:val="ad"/>
              <w:rPr>
                <w:sz w:val="18"/>
                <w:szCs w:val="18"/>
              </w:rPr>
            </w:pPr>
            <w:r>
              <w:rPr>
                <w:sz w:val="18"/>
                <w:szCs w:val="18"/>
              </w:rPr>
              <w:t>7.81</w:t>
            </w:r>
          </w:p>
        </w:tc>
        <w:tc>
          <w:tcPr>
            <w:tcW w:w="1134" w:type="dxa"/>
            <w:tcBorders>
              <w:top w:val="single" w:sz="4" w:space="0" w:color="auto"/>
              <w:left w:val="single" w:sz="4" w:space="0" w:color="auto"/>
              <w:bottom w:val="single" w:sz="4" w:space="0" w:color="auto"/>
              <w:right w:val="single" w:sz="4" w:space="0" w:color="auto"/>
            </w:tcBorders>
          </w:tcPr>
          <w:p w14:paraId="536C5375" w14:textId="7698CB13" w:rsidR="001D3AF5" w:rsidRDefault="001D3AF5" w:rsidP="00FF772B">
            <w:pPr>
              <w:pStyle w:val="ad"/>
              <w:rPr>
                <w:sz w:val="18"/>
                <w:szCs w:val="18"/>
              </w:rPr>
            </w:pPr>
            <w:r>
              <w:rPr>
                <w:sz w:val="18"/>
                <w:szCs w:val="18"/>
              </w:rPr>
              <w:t>15.02.2024</w:t>
            </w:r>
          </w:p>
        </w:tc>
        <w:tc>
          <w:tcPr>
            <w:tcW w:w="1275" w:type="dxa"/>
            <w:tcBorders>
              <w:top w:val="single" w:sz="4" w:space="0" w:color="auto"/>
              <w:left w:val="single" w:sz="4" w:space="0" w:color="auto"/>
              <w:bottom w:val="single" w:sz="4" w:space="0" w:color="auto"/>
              <w:right w:val="single" w:sz="4" w:space="0" w:color="auto"/>
            </w:tcBorders>
          </w:tcPr>
          <w:p w14:paraId="5EB31EC0" w14:textId="0FE910B8" w:rsidR="001D3AF5" w:rsidRPr="001749C4" w:rsidRDefault="001D3AF5" w:rsidP="00FF772B">
            <w:pPr>
              <w:pStyle w:val="ad"/>
              <w:rPr>
                <w:sz w:val="20"/>
                <w:szCs w:val="20"/>
              </w:rPr>
            </w:pPr>
            <w:r w:rsidRPr="00BE2C54">
              <w:rPr>
                <w:sz w:val="18"/>
                <w:szCs w:val="18"/>
              </w:rPr>
              <w:t>FCSNF-21317</w:t>
            </w:r>
          </w:p>
        </w:tc>
        <w:tc>
          <w:tcPr>
            <w:tcW w:w="6095" w:type="dxa"/>
            <w:tcBorders>
              <w:top w:val="single" w:sz="4" w:space="0" w:color="auto"/>
              <w:left w:val="single" w:sz="4" w:space="0" w:color="auto"/>
              <w:bottom w:val="single" w:sz="4" w:space="0" w:color="auto"/>
              <w:right w:val="single" w:sz="4" w:space="0" w:color="auto"/>
            </w:tcBorders>
          </w:tcPr>
          <w:p w14:paraId="1AEAD683" w14:textId="538532CF" w:rsidR="001D3AF5" w:rsidRDefault="001D3AF5" w:rsidP="00FF772B">
            <w:pPr>
              <w:ind w:firstLine="0"/>
              <w:rPr>
                <w:sz w:val="20"/>
                <w:szCs w:val="20"/>
              </w:rPr>
            </w:pPr>
            <w:r w:rsidRPr="00BE2C54">
              <w:rPr>
                <w:sz w:val="20"/>
                <w:szCs w:val="20"/>
              </w:rPr>
              <w:t xml:space="preserve">Для документа «Информация (проект информации) о заключенном контракте» (contract) в блок </w:t>
            </w:r>
            <w:r>
              <w:rPr>
                <w:sz w:val="20"/>
                <w:szCs w:val="20"/>
              </w:rPr>
              <w:t>«</w:t>
            </w:r>
            <w:r w:rsidRPr="00BE2C54">
              <w:rPr>
                <w:sz w:val="20"/>
                <w:szCs w:val="20"/>
              </w:rPr>
              <w:t>Платежи по этапу</w:t>
            </w:r>
            <w:r>
              <w:rPr>
                <w:sz w:val="20"/>
                <w:szCs w:val="20"/>
              </w:rPr>
              <w:t>»</w:t>
            </w:r>
            <w:r w:rsidRPr="00BE2C54">
              <w:rPr>
                <w:sz w:val="20"/>
                <w:szCs w:val="20"/>
              </w:rPr>
              <w:t xml:space="preserve"> (finances/financingPlan/stages/payments)</w:t>
            </w:r>
            <w:r>
              <w:rPr>
                <w:sz w:val="20"/>
                <w:szCs w:val="20"/>
              </w:rPr>
              <w:t xml:space="preserve"> и </w:t>
            </w:r>
            <w:r w:rsidRPr="00BE2C54">
              <w:rPr>
                <w:sz w:val="20"/>
                <w:szCs w:val="20"/>
              </w:rPr>
              <w:t xml:space="preserve">в блок </w:t>
            </w:r>
            <w:r w:rsidRPr="00191503">
              <w:rPr>
                <w:sz w:val="20"/>
                <w:szCs w:val="20"/>
              </w:rPr>
              <w:t>«Реквизиты счетов контрагента» (counterpartiesInfo/counterpartyInfo/counterpartyAccountsDetails/counterpartyAccountDetails)</w:t>
            </w:r>
            <w:r w:rsidRPr="00BE2C54">
              <w:rPr>
                <w:sz w:val="20"/>
                <w:szCs w:val="20"/>
              </w:rPr>
              <w:t xml:space="preserve"> добавлен новый необязательный блок </w:t>
            </w:r>
            <w:r>
              <w:rPr>
                <w:sz w:val="20"/>
                <w:szCs w:val="20"/>
              </w:rPr>
              <w:t>«</w:t>
            </w:r>
            <w:r w:rsidRPr="00BE2C54">
              <w:rPr>
                <w:sz w:val="20"/>
                <w:szCs w:val="20"/>
              </w:rPr>
              <w:t>Код поступлений</w:t>
            </w:r>
            <w:r>
              <w:rPr>
                <w:sz w:val="20"/>
                <w:szCs w:val="20"/>
              </w:rPr>
              <w:t>»</w:t>
            </w:r>
            <w:r w:rsidRPr="00BE2C54">
              <w:rPr>
                <w:sz w:val="20"/>
                <w:szCs w:val="20"/>
              </w:rPr>
              <w:t xml:space="preserve"> (receipt</w:t>
            </w:r>
            <w:r>
              <w:rPr>
                <w:sz w:val="20"/>
                <w:szCs w:val="20"/>
                <w:lang w:val="en-US"/>
              </w:rPr>
              <w:t>C</w:t>
            </w:r>
            <w:r w:rsidRPr="00BE2C54">
              <w:rPr>
                <w:sz w:val="20"/>
                <w:szCs w:val="20"/>
              </w:rPr>
              <w:t>ode).</w:t>
            </w:r>
          </w:p>
          <w:p w14:paraId="18AF9660" w14:textId="630DFF2C" w:rsidR="001D3AF5" w:rsidRDefault="001D3AF5" w:rsidP="00FF772B">
            <w:pPr>
              <w:ind w:firstLine="0"/>
              <w:rPr>
                <w:sz w:val="20"/>
                <w:szCs w:val="20"/>
              </w:rPr>
            </w:pPr>
            <w:r>
              <w:rPr>
                <w:sz w:val="20"/>
                <w:szCs w:val="20"/>
              </w:rPr>
              <w:t xml:space="preserve">Добавлены контроли </w:t>
            </w:r>
            <w:r w:rsidRPr="00B23D8B">
              <w:rPr>
                <w:sz w:val="20"/>
                <w:szCs w:val="20"/>
              </w:rPr>
              <w:t>РК_ИК_0451</w:t>
            </w:r>
            <w:r>
              <w:rPr>
                <w:sz w:val="20"/>
                <w:szCs w:val="20"/>
              </w:rPr>
              <w:t xml:space="preserve">, </w:t>
            </w:r>
            <w:r w:rsidRPr="00B23D8B">
              <w:rPr>
                <w:sz w:val="20"/>
                <w:szCs w:val="20"/>
              </w:rPr>
              <w:t>РК_ИК_045</w:t>
            </w:r>
            <w:r>
              <w:rPr>
                <w:sz w:val="20"/>
                <w:szCs w:val="20"/>
              </w:rPr>
              <w:t xml:space="preserve">2, </w:t>
            </w:r>
            <w:r w:rsidRPr="00B23D8B">
              <w:rPr>
                <w:sz w:val="20"/>
                <w:szCs w:val="20"/>
              </w:rPr>
              <w:t>РК_ИК_045</w:t>
            </w:r>
            <w:r>
              <w:rPr>
                <w:sz w:val="20"/>
                <w:szCs w:val="20"/>
              </w:rPr>
              <w:t xml:space="preserve">3, </w:t>
            </w:r>
            <w:r w:rsidRPr="00B23D8B">
              <w:rPr>
                <w:sz w:val="20"/>
                <w:szCs w:val="20"/>
              </w:rPr>
              <w:t>РК_ИК_045</w:t>
            </w:r>
            <w:r>
              <w:rPr>
                <w:sz w:val="20"/>
                <w:szCs w:val="20"/>
              </w:rPr>
              <w:t>4.</w:t>
            </w:r>
          </w:p>
        </w:tc>
      </w:tr>
      <w:tr w:rsidR="001D3AF5" w14:paraId="534E87CC"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6297DBCE" w14:textId="10CBD254" w:rsidR="001D3AF5" w:rsidRDefault="001D3AF5" w:rsidP="00FF772B">
            <w:pPr>
              <w:pStyle w:val="ad"/>
              <w:rPr>
                <w:sz w:val="18"/>
                <w:szCs w:val="18"/>
              </w:rPr>
            </w:pPr>
            <w:r>
              <w:rPr>
                <w:sz w:val="18"/>
                <w:szCs w:val="18"/>
              </w:rPr>
              <w:t>7.82</w:t>
            </w:r>
          </w:p>
        </w:tc>
        <w:tc>
          <w:tcPr>
            <w:tcW w:w="1134" w:type="dxa"/>
            <w:tcBorders>
              <w:top w:val="single" w:sz="4" w:space="0" w:color="auto"/>
              <w:left w:val="single" w:sz="4" w:space="0" w:color="auto"/>
              <w:bottom w:val="single" w:sz="4" w:space="0" w:color="auto"/>
              <w:right w:val="single" w:sz="4" w:space="0" w:color="auto"/>
            </w:tcBorders>
          </w:tcPr>
          <w:p w14:paraId="76D85F6D" w14:textId="1DEE9547" w:rsidR="001D3AF5" w:rsidRDefault="001D3AF5" w:rsidP="00FF772B">
            <w:pPr>
              <w:pStyle w:val="ad"/>
              <w:rPr>
                <w:sz w:val="18"/>
                <w:szCs w:val="18"/>
              </w:rPr>
            </w:pPr>
            <w:r>
              <w:rPr>
                <w:sz w:val="18"/>
                <w:szCs w:val="18"/>
              </w:rPr>
              <w:t>16.02.2024</w:t>
            </w:r>
          </w:p>
        </w:tc>
        <w:tc>
          <w:tcPr>
            <w:tcW w:w="1275" w:type="dxa"/>
            <w:tcBorders>
              <w:top w:val="single" w:sz="4" w:space="0" w:color="auto"/>
              <w:left w:val="single" w:sz="4" w:space="0" w:color="auto"/>
              <w:bottom w:val="single" w:sz="4" w:space="0" w:color="auto"/>
              <w:right w:val="single" w:sz="4" w:space="0" w:color="auto"/>
            </w:tcBorders>
          </w:tcPr>
          <w:p w14:paraId="3AD3AC1F" w14:textId="26C617BE" w:rsidR="001D3AF5" w:rsidRPr="00BE2C54" w:rsidRDefault="001D3AF5" w:rsidP="00FF772B">
            <w:pPr>
              <w:pStyle w:val="ad"/>
              <w:rPr>
                <w:sz w:val="18"/>
                <w:szCs w:val="18"/>
              </w:rPr>
            </w:pPr>
            <w:r w:rsidRPr="000B0243">
              <w:rPr>
                <w:sz w:val="18"/>
                <w:szCs w:val="18"/>
              </w:rPr>
              <w:t>FCSNF-21305</w:t>
            </w:r>
          </w:p>
        </w:tc>
        <w:tc>
          <w:tcPr>
            <w:tcW w:w="6095" w:type="dxa"/>
            <w:tcBorders>
              <w:top w:val="single" w:sz="4" w:space="0" w:color="auto"/>
              <w:left w:val="single" w:sz="4" w:space="0" w:color="auto"/>
              <w:bottom w:val="single" w:sz="4" w:space="0" w:color="auto"/>
              <w:right w:val="single" w:sz="4" w:space="0" w:color="auto"/>
            </w:tcBorders>
          </w:tcPr>
          <w:p w14:paraId="657EFA20" w14:textId="5BB61338" w:rsidR="001D3AF5" w:rsidRPr="00BE2C54" w:rsidRDefault="001D3AF5" w:rsidP="00FF772B">
            <w:pPr>
              <w:ind w:firstLine="0"/>
              <w:rPr>
                <w:sz w:val="20"/>
                <w:szCs w:val="20"/>
              </w:rPr>
            </w:pPr>
            <w:r w:rsidRPr="000B0243">
              <w:rPr>
                <w:sz w:val="20"/>
                <w:szCs w:val="20"/>
              </w:rPr>
              <w:t>В документ «Информация (проект информации) о заключенном контракте с 01.01.2015» (contract2015) добавлен признак «Контракт, предусматривающий предоставление права на использование программы для электронной вычислительной машины и (или) базы данных» (useProgramRights).</w:t>
            </w:r>
          </w:p>
        </w:tc>
      </w:tr>
      <w:tr w:rsidR="001D3AF5" w14:paraId="6FBACFE3"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6D7B109E" w14:textId="59D17F0F" w:rsidR="001D3AF5" w:rsidRDefault="001D3AF5" w:rsidP="00FF772B">
            <w:pPr>
              <w:pStyle w:val="ad"/>
              <w:rPr>
                <w:sz w:val="18"/>
                <w:szCs w:val="18"/>
              </w:rPr>
            </w:pPr>
            <w:r>
              <w:rPr>
                <w:sz w:val="18"/>
                <w:szCs w:val="18"/>
              </w:rPr>
              <w:t>7.83</w:t>
            </w:r>
          </w:p>
        </w:tc>
        <w:tc>
          <w:tcPr>
            <w:tcW w:w="1134" w:type="dxa"/>
            <w:tcBorders>
              <w:top w:val="single" w:sz="4" w:space="0" w:color="auto"/>
              <w:left w:val="single" w:sz="4" w:space="0" w:color="auto"/>
              <w:bottom w:val="single" w:sz="4" w:space="0" w:color="auto"/>
              <w:right w:val="single" w:sz="4" w:space="0" w:color="auto"/>
            </w:tcBorders>
          </w:tcPr>
          <w:p w14:paraId="25396028" w14:textId="0D4A57B1" w:rsidR="001D3AF5" w:rsidRDefault="001D3AF5" w:rsidP="00FF772B">
            <w:pPr>
              <w:pStyle w:val="ad"/>
              <w:rPr>
                <w:sz w:val="18"/>
                <w:szCs w:val="18"/>
              </w:rPr>
            </w:pPr>
            <w:r>
              <w:rPr>
                <w:sz w:val="18"/>
                <w:szCs w:val="18"/>
              </w:rPr>
              <w:t>16.02.2024</w:t>
            </w:r>
          </w:p>
        </w:tc>
        <w:tc>
          <w:tcPr>
            <w:tcW w:w="1275" w:type="dxa"/>
            <w:tcBorders>
              <w:top w:val="single" w:sz="4" w:space="0" w:color="auto"/>
              <w:left w:val="single" w:sz="4" w:space="0" w:color="auto"/>
              <w:bottom w:val="single" w:sz="4" w:space="0" w:color="auto"/>
              <w:right w:val="single" w:sz="4" w:space="0" w:color="auto"/>
            </w:tcBorders>
          </w:tcPr>
          <w:p w14:paraId="6F860D7F" w14:textId="54050654" w:rsidR="001D3AF5" w:rsidRPr="000B0243" w:rsidRDefault="001D3AF5" w:rsidP="00FF772B">
            <w:pPr>
              <w:pStyle w:val="ad"/>
              <w:rPr>
                <w:sz w:val="18"/>
                <w:szCs w:val="18"/>
              </w:rPr>
            </w:pPr>
            <w:r>
              <w:rPr>
                <w:sz w:val="20"/>
                <w:szCs w:val="20"/>
              </w:rPr>
              <w:t>FCSNF-20686</w:t>
            </w:r>
          </w:p>
        </w:tc>
        <w:tc>
          <w:tcPr>
            <w:tcW w:w="6095" w:type="dxa"/>
            <w:tcBorders>
              <w:top w:val="single" w:sz="4" w:space="0" w:color="auto"/>
              <w:left w:val="single" w:sz="4" w:space="0" w:color="auto"/>
              <w:bottom w:val="single" w:sz="4" w:space="0" w:color="auto"/>
              <w:right w:val="single" w:sz="4" w:space="0" w:color="auto"/>
            </w:tcBorders>
          </w:tcPr>
          <w:p w14:paraId="04C0B3B5" w14:textId="55E2E11B" w:rsidR="001D3AF5" w:rsidRPr="000B0243" w:rsidRDefault="001D3AF5" w:rsidP="002817CE">
            <w:pPr>
              <w:ind w:firstLine="0"/>
              <w:rPr>
                <w:sz w:val="20"/>
                <w:szCs w:val="20"/>
              </w:rPr>
            </w:pPr>
            <w:r>
              <w:rPr>
                <w:sz w:val="20"/>
                <w:szCs w:val="20"/>
              </w:rPr>
              <w:t xml:space="preserve">В документ </w:t>
            </w:r>
            <w:r w:rsidRPr="000B0243">
              <w:rPr>
                <w:sz w:val="20"/>
                <w:szCs w:val="20"/>
              </w:rPr>
              <w:t>«Информация (проект информации) о заключенном контракте с 01.01.2015» (contract2015)</w:t>
            </w:r>
            <w:r>
              <w:rPr>
                <w:sz w:val="20"/>
                <w:szCs w:val="20"/>
              </w:rPr>
              <w:t xml:space="preserve"> изменено правило приема поля </w:t>
            </w:r>
            <w:hyperlink w:anchor="budgetFunds" w:history="1">
              <w:r>
                <w:rPr>
                  <w:rStyle w:val="af1"/>
                  <w:sz w:val="20"/>
                  <w:szCs w:val="20"/>
                </w:rPr>
                <w:t>«</w:t>
              </w:r>
              <w:r w:rsidRPr="00052160">
                <w:rPr>
                  <w:rStyle w:val="af1"/>
                  <w:sz w:val="20"/>
                  <w:szCs w:val="20"/>
                </w:rPr>
                <w:t>Уровень бюджета</w:t>
              </w:r>
              <w:r>
                <w:rPr>
                  <w:rStyle w:val="af1"/>
                  <w:sz w:val="20"/>
                  <w:szCs w:val="20"/>
                </w:rPr>
                <w:t>»</w:t>
              </w:r>
              <w:r w:rsidRPr="00052160">
                <w:rPr>
                  <w:rStyle w:val="af1"/>
                  <w:sz w:val="20"/>
                  <w:szCs w:val="20"/>
                </w:rPr>
                <w:t xml:space="preserve"> (finances/financingPlan/financeSource/ </w:t>
              </w:r>
              <w:r w:rsidRPr="00052160">
                <w:rPr>
                  <w:rStyle w:val="af1"/>
                  <w:sz w:val="20"/>
                  <w:szCs w:val="20"/>
                </w:rPr>
                <w:lastRenderedPageBreak/>
                <w:t>budgetFunds/budgetLevel)</w:t>
              </w:r>
            </w:hyperlink>
            <w:r>
              <w:rPr>
                <w:sz w:val="20"/>
                <w:szCs w:val="20"/>
              </w:rPr>
              <w:t>: игнори</w:t>
            </w:r>
            <w:r w:rsidRPr="002817CE">
              <w:rPr>
                <w:sz w:val="20"/>
                <w:szCs w:val="20"/>
              </w:rPr>
              <w:t>руется при приеме, заполняется автоматически из справо</w:t>
            </w:r>
            <w:r>
              <w:rPr>
                <w:sz w:val="20"/>
                <w:szCs w:val="20"/>
              </w:rPr>
              <w:t>чника «Уровни бюджетов» значени</w:t>
            </w:r>
            <w:r w:rsidRPr="002817CE">
              <w:rPr>
                <w:sz w:val="20"/>
                <w:szCs w:val="20"/>
              </w:rPr>
              <w:t>ем, соответствующим коду бюджета (budgetFunds/budget/code).</w:t>
            </w:r>
          </w:p>
        </w:tc>
      </w:tr>
      <w:tr w:rsidR="001D3AF5" w14:paraId="255F7E81"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621C4365" w14:textId="675DDF84" w:rsidR="001D3AF5" w:rsidRDefault="001D3AF5" w:rsidP="00FF772B">
            <w:pPr>
              <w:pStyle w:val="ad"/>
              <w:rPr>
                <w:sz w:val="18"/>
                <w:szCs w:val="18"/>
              </w:rPr>
            </w:pPr>
            <w:r>
              <w:rPr>
                <w:sz w:val="18"/>
                <w:szCs w:val="18"/>
              </w:rPr>
              <w:lastRenderedPageBreak/>
              <w:t>7.84</w:t>
            </w:r>
          </w:p>
        </w:tc>
        <w:tc>
          <w:tcPr>
            <w:tcW w:w="1134" w:type="dxa"/>
            <w:tcBorders>
              <w:top w:val="single" w:sz="4" w:space="0" w:color="auto"/>
              <w:left w:val="single" w:sz="4" w:space="0" w:color="auto"/>
              <w:bottom w:val="single" w:sz="4" w:space="0" w:color="auto"/>
              <w:right w:val="single" w:sz="4" w:space="0" w:color="auto"/>
            </w:tcBorders>
          </w:tcPr>
          <w:p w14:paraId="715254F4" w14:textId="499CD5EE" w:rsidR="001D3AF5" w:rsidRDefault="001D3AF5" w:rsidP="00FF772B">
            <w:pPr>
              <w:pStyle w:val="ad"/>
              <w:rPr>
                <w:sz w:val="18"/>
                <w:szCs w:val="18"/>
              </w:rPr>
            </w:pPr>
            <w:r>
              <w:rPr>
                <w:sz w:val="18"/>
                <w:szCs w:val="18"/>
              </w:rPr>
              <w:t>20.02.2024</w:t>
            </w:r>
          </w:p>
        </w:tc>
        <w:tc>
          <w:tcPr>
            <w:tcW w:w="1275" w:type="dxa"/>
            <w:tcBorders>
              <w:top w:val="single" w:sz="4" w:space="0" w:color="auto"/>
              <w:left w:val="single" w:sz="4" w:space="0" w:color="auto"/>
              <w:bottom w:val="single" w:sz="4" w:space="0" w:color="auto"/>
              <w:right w:val="single" w:sz="4" w:space="0" w:color="auto"/>
            </w:tcBorders>
          </w:tcPr>
          <w:p w14:paraId="40D566A7" w14:textId="55FACBF9" w:rsidR="001D3AF5" w:rsidRDefault="001D3AF5" w:rsidP="00FF772B">
            <w:pPr>
              <w:pStyle w:val="ad"/>
              <w:rPr>
                <w:sz w:val="20"/>
                <w:szCs w:val="20"/>
              </w:rPr>
            </w:pPr>
            <w:r>
              <w:rPr>
                <w:sz w:val="20"/>
                <w:szCs w:val="20"/>
              </w:rPr>
              <w:t>FCSNF-21286</w:t>
            </w:r>
          </w:p>
        </w:tc>
        <w:tc>
          <w:tcPr>
            <w:tcW w:w="6095" w:type="dxa"/>
            <w:tcBorders>
              <w:top w:val="single" w:sz="4" w:space="0" w:color="auto"/>
              <w:left w:val="single" w:sz="4" w:space="0" w:color="auto"/>
              <w:bottom w:val="single" w:sz="4" w:space="0" w:color="auto"/>
              <w:right w:val="single" w:sz="4" w:space="0" w:color="auto"/>
            </w:tcBorders>
          </w:tcPr>
          <w:p w14:paraId="7251A3EF" w14:textId="10163D8F" w:rsidR="001D3AF5" w:rsidRDefault="001D3AF5" w:rsidP="002817CE">
            <w:pPr>
              <w:ind w:firstLine="0"/>
              <w:rPr>
                <w:sz w:val="20"/>
                <w:szCs w:val="20"/>
              </w:rPr>
            </w:pPr>
            <w:r>
              <w:rPr>
                <w:sz w:val="20"/>
                <w:szCs w:val="20"/>
              </w:rPr>
              <w:t xml:space="preserve">1.В документе </w:t>
            </w:r>
            <w:r w:rsidRPr="000B0243">
              <w:rPr>
                <w:sz w:val="20"/>
                <w:szCs w:val="20"/>
              </w:rPr>
              <w:t>«Информация (проект информации) о заключенном контракте с 01.01.2015» (contract2015)</w:t>
            </w:r>
            <w:r>
              <w:rPr>
                <w:sz w:val="20"/>
                <w:szCs w:val="20"/>
              </w:rPr>
              <w:t xml:space="preserve"> изменено правило приема </w:t>
            </w:r>
            <w:hyperlink w:anchor="ОКПД2_код" w:history="1">
              <w:r w:rsidRPr="00A3127D">
                <w:rPr>
                  <w:rStyle w:val="af1"/>
                  <w:sz w:val="20"/>
                  <w:szCs w:val="20"/>
                </w:rPr>
                <w:t>блока «Классификация по ОКПД2»</w:t>
              </w:r>
            </w:hyperlink>
            <w:r>
              <w:rPr>
                <w:sz w:val="20"/>
                <w:szCs w:val="20"/>
              </w:rPr>
              <w:t xml:space="preserve"> (products/product/KTRU/OKPD2</w:t>
            </w:r>
            <w:r w:rsidRPr="00A3127D">
              <w:rPr>
                <w:sz w:val="20"/>
                <w:szCs w:val="20"/>
              </w:rPr>
              <w:t>)</w:t>
            </w:r>
            <w:r>
              <w:rPr>
                <w:sz w:val="20"/>
                <w:szCs w:val="20"/>
              </w:rPr>
              <w:t xml:space="preserve"> </w:t>
            </w:r>
          </w:p>
          <w:p w14:paraId="55CFF10E" w14:textId="509E5732" w:rsidR="001D3AF5" w:rsidRDefault="001D3AF5" w:rsidP="00804566">
            <w:pPr>
              <w:tabs>
                <w:tab w:val="left" w:pos="3420"/>
              </w:tabs>
              <w:ind w:firstLine="0"/>
              <w:rPr>
                <w:sz w:val="20"/>
                <w:szCs w:val="20"/>
              </w:rPr>
            </w:pPr>
            <w:r>
              <w:rPr>
                <w:sz w:val="20"/>
                <w:szCs w:val="20"/>
              </w:rPr>
              <w:t xml:space="preserve">2.Добавлен контроль </w:t>
            </w:r>
            <w:hyperlink w:anchor="РК_ИК_0450" w:history="1">
              <w:r w:rsidRPr="00A3127D">
                <w:rPr>
                  <w:rStyle w:val="af1"/>
                  <w:sz w:val="20"/>
                  <w:szCs w:val="20"/>
                </w:rPr>
                <w:t>РК_ИК_0450</w:t>
              </w:r>
            </w:hyperlink>
            <w:r>
              <w:rPr>
                <w:sz w:val="20"/>
                <w:szCs w:val="20"/>
              </w:rPr>
              <w:tab/>
            </w:r>
          </w:p>
        </w:tc>
      </w:tr>
      <w:tr w:rsidR="001D3AF5" w14:paraId="202FF493"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355CEEB2" w14:textId="632CDE41" w:rsidR="001D3AF5" w:rsidRDefault="001D3AF5" w:rsidP="00FF772B">
            <w:pPr>
              <w:pStyle w:val="ad"/>
              <w:rPr>
                <w:sz w:val="18"/>
                <w:szCs w:val="18"/>
              </w:rPr>
            </w:pPr>
            <w:r>
              <w:rPr>
                <w:sz w:val="18"/>
                <w:szCs w:val="18"/>
              </w:rPr>
              <w:t>7.85</w:t>
            </w:r>
          </w:p>
        </w:tc>
        <w:tc>
          <w:tcPr>
            <w:tcW w:w="1134" w:type="dxa"/>
            <w:tcBorders>
              <w:top w:val="single" w:sz="4" w:space="0" w:color="auto"/>
              <w:left w:val="single" w:sz="4" w:space="0" w:color="auto"/>
              <w:bottom w:val="single" w:sz="4" w:space="0" w:color="auto"/>
              <w:right w:val="single" w:sz="4" w:space="0" w:color="auto"/>
            </w:tcBorders>
          </w:tcPr>
          <w:p w14:paraId="493DEC2B" w14:textId="2B270159" w:rsidR="001D3AF5" w:rsidRDefault="001D3AF5" w:rsidP="00FF772B">
            <w:pPr>
              <w:pStyle w:val="ad"/>
              <w:rPr>
                <w:sz w:val="18"/>
                <w:szCs w:val="18"/>
              </w:rPr>
            </w:pPr>
            <w:r>
              <w:rPr>
                <w:sz w:val="18"/>
                <w:szCs w:val="18"/>
              </w:rPr>
              <w:t>29.02.2024</w:t>
            </w:r>
          </w:p>
        </w:tc>
        <w:tc>
          <w:tcPr>
            <w:tcW w:w="1275" w:type="dxa"/>
            <w:tcBorders>
              <w:top w:val="single" w:sz="4" w:space="0" w:color="auto"/>
              <w:left w:val="single" w:sz="4" w:space="0" w:color="auto"/>
              <w:bottom w:val="single" w:sz="4" w:space="0" w:color="auto"/>
              <w:right w:val="single" w:sz="4" w:space="0" w:color="auto"/>
            </w:tcBorders>
          </w:tcPr>
          <w:p w14:paraId="1C33DEFF" w14:textId="5E1CA7CD" w:rsidR="001D3AF5" w:rsidRDefault="001D3AF5" w:rsidP="00FF772B">
            <w:pPr>
              <w:pStyle w:val="ad"/>
              <w:rPr>
                <w:sz w:val="20"/>
                <w:szCs w:val="20"/>
              </w:rPr>
            </w:pPr>
            <w:r>
              <w:rPr>
                <w:sz w:val="20"/>
                <w:szCs w:val="20"/>
              </w:rPr>
              <w:t>FCSNF-21093</w:t>
            </w:r>
          </w:p>
        </w:tc>
        <w:tc>
          <w:tcPr>
            <w:tcW w:w="6095" w:type="dxa"/>
            <w:tcBorders>
              <w:top w:val="single" w:sz="4" w:space="0" w:color="auto"/>
              <w:left w:val="single" w:sz="4" w:space="0" w:color="auto"/>
              <w:bottom w:val="single" w:sz="4" w:space="0" w:color="auto"/>
              <w:right w:val="single" w:sz="4" w:space="0" w:color="auto"/>
            </w:tcBorders>
          </w:tcPr>
          <w:p w14:paraId="1B47E809" w14:textId="2456445D" w:rsidR="001D3AF5" w:rsidRDefault="001D3AF5" w:rsidP="002817CE">
            <w:pPr>
              <w:ind w:firstLine="0"/>
              <w:rPr>
                <w:sz w:val="20"/>
                <w:szCs w:val="20"/>
              </w:rPr>
            </w:pPr>
            <w:r>
              <w:rPr>
                <w:sz w:val="20"/>
                <w:szCs w:val="20"/>
              </w:rPr>
              <w:t xml:space="preserve">1. Изменено правило приема поля </w:t>
            </w:r>
            <w:r w:rsidRPr="00D31A0F">
              <w:rPr>
                <w:sz w:val="20"/>
                <w:szCs w:val="20"/>
              </w:rPr>
              <w:t>«Роль организации, разместившей контракт» (placer/responsibleRole)</w:t>
            </w:r>
            <w:r>
              <w:rPr>
                <w:sz w:val="20"/>
                <w:szCs w:val="20"/>
              </w:rPr>
              <w:t xml:space="preserve"> в блоке «</w:t>
            </w:r>
            <w:r w:rsidRPr="00D31A0F">
              <w:rPr>
                <w:sz w:val="20"/>
                <w:szCs w:val="20"/>
              </w:rPr>
              <w:t>Информация об организации, разместившей контракт</w:t>
            </w:r>
            <w:r>
              <w:rPr>
                <w:sz w:val="20"/>
                <w:szCs w:val="20"/>
              </w:rPr>
              <w:t>» (</w:t>
            </w:r>
            <w:r w:rsidRPr="00D31A0F">
              <w:rPr>
                <w:sz w:val="20"/>
                <w:szCs w:val="20"/>
              </w:rPr>
              <w:t>placer</w:t>
            </w:r>
            <w:r>
              <w:rPr>
                <w:sz w:val="20"/>
                <w:szCs w:val="20"/>
              </w:rPr>
              <w:t>): для организаций</w:t>
            </w:r>
            <w:r w:rsidRPr="008658D0">
              <w:rPr>
                <w:sz w:val="20"/>
                <w:szCs w:val="20"/>
              </w:rPr>
              <w:t xml:space="preserve"> полномочиями: RA (Уполномоченный орган) и AI (Уполномоченное учреждение)</w:t>
            </w:r>
            <w:r>
              <w:rPr>
                <w:sz w:val="20"/>
                <w:szCs w:val="20"/>
              </w:rPr>
              <w:t>, исключается возможность размещения СГК.</w:t>
            </w:r>
          </w:p>
          <w:p w14:paraId="5291061E" w14:textId="1DD745A8" w:rsidR="001D3AF5" w:rsidRDefault="001D3AF5" w:rsidP="002817CE">
            <w:pPr>
              <w:ind w:firstLine="0"/>
              <w:rPr>
                <w:sz w:val="20"/>
                <w:szCs w:val="20"/>
              </w:rPr>
            </w:pPr>
            <w:r>
              <w:rPr>
                <w:sz w:val="20"/>
                <w:szCs w:val="20"/>
              </w:rPr>
              <w:t xml:space="preserve">2.Изменено описание </w:t>
            </w:r>
            <w:r w:rsidRPr="008658D0">
              <w:rPr>
                <w:sz w:val="20"/>
                <w:szCs w:val="20"/>
              </w:rPr>
              <w:t>алгоритм</w:t>
            </w:r>
            <w:r>
              <w:rPr>
                <w:sz w:val="20"/>
                <w:szCs w:val="20"/>
              </w:rPr>
              <w:t>а</w:t>
            </w:r>
            <w:r w:rsidRPr="008658D0">
              <w:rPr>
                <w:sz w:val="20"/>
                <w:szCs w:val="20"/>
              </w:rPr>
              <w:t xml:space="preserve"> распознавания организации</w:t>
            </w:r>
            <w:r>
              <w:rPr>
                <w:sz w:val="20"/>
                <w:szCs w:val="20"/>
              </w:rPr>
              <w:t>,</w:t>
            </w:r>
            <w:r>
              <w:t xml:space="preserve"> </w:t>
            </w:r>
            <w:r>
              <w:rPr>
                <w:sz w:val="20"/>
                <w:szCs w:val="20"/>
              </w:rPr>
              <w:t>размещающей контракт для альтернативной интеграции.</w:t>
            </w:r>
          </w:p>
          <w:p w14:paraId="04FAD1C8" w14:textId="54841226" w:rsidR="001D3AF5" w:rsidRDefault="001D3AF5" w:rsidP="002817CE">
            <w:pPr>
              <w:ind w:firstLine="0"/>
              <w:rPr>
                <w:sz w:val="20"/>
                <w:szCs w:val="20"/>
              </w:rPr>
            </w:pPr>
            <w:r>
              <w:rPr>
                <w:sz w:val="20"/>
                <w:szCs w:val="20"/>
              </w:rPr>
              <w:t xml:space="preserve">3. Изменен текст контроля </w:t>
            </w:r>
            <w:r w:rsidRPr="008658D0">
              <w:rPr>
                <w:sz w:val="20"/>
                <w:szCs w:val="20"/>
              </w:rPr>
              <w:t>РК_ИК_0016</w:t>
            </w:r>
          </w:p>
          <w:p w14:paraId="0CFEA5EC" w14:textId="39EFA36C" w:rsidR="001D3AF5" w:rsidRDefault="001D3AF5" w:rsidP="002817CE">
            <w:pPr>
              <w:ind w:firstLine="0"/>
              <w:rPr>
                <w:sz w:val="20"/>
                <w:szCs w:val="20"/>
              </w:rPr>
            </w:pPr>
            <w:r>
              <w:rPr>
                <w:sz w:val="20"/>
                <w:szCs w:val="20"/>
              </w:rPr>
              <w:t>4.Добавлен контроль РК_ИК_0455</w:t>
            </w:r>
          </w:p>
        </w:tc>
      </w:tr>
      <w:tr w:rsidR="001D3AF5" w:rsidRPr="002D5CF4" w14:paraId="5B2ECFA1"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6B43A3F9" w14:textId="30749080" w:rsidR="001D3AF5" w:rsidRDefault="001D3AF5" w:rsidP="00FF772B">
            <w:pPr>
              <w:pStyle w:val="ad"/>
              <w:rPr>
                <w:sz w:val="18"/>
                <w:szCs w:val="18"/>
              </w:rPr>
            </w:pPr>
            <w:r>
              <w:rPr>
                <w:sz w:val="18"/>
                <w:szCs w:val="18"/>
              </w:rPr>
              <w:t>7.86</w:t>
            </w:r>
          </w:p>
        </w:tc>
        <w:tc>
          <w:tcPr>
            <w:tcW w:w="1134" w:type="dxa"/>
            <w:tcBorders>
              <w:top w:val="single" w:sz="4" w:space="0" w:color="auto"/>
              <w:left w:val="single" w:sz="4" w:space="0" w:color="auto"/>
              <w:bottom w:val="single" w:sz="4" w:space="0" w:color="auto"/>
              <w:right w:val="single" w:sz="4" w:space="0" w:color="auto"/>
            </w:tcBorders>
          </w:tcPr>
          <w:p w14:paraId="1CF672AF" w14:textId="186868CC" w:rsidR="001D3AF5" w:rsidRDefault="001D3AF5" w:rsidP="00FF772B">
            <w:pPr>
              <w:pStyle w:val="ad"/>
              <w:rPr>
                <w:sz w:val="18"/>
                <w:szCs w:val="18"/>
              </w:rPr>
            </w:pPr>
            <w:r>
              <w:rPr>
                <w:sz w:val="18"/>
                <w:szCs w:val="18"/>
              </w:rPr>
              <w:t>21.03.2024</w:t>
            </w:r>
          </w:p>
        </w:tc>
        <w:tc>
          <w:tcPr>
            <w:tcW w:w="1275" w:type="dxa"/>
            <w:tcBorders>
              <w:top w:val="single" w:sz="4" w:space="0" w:color="auto"/>
              <w:left w:val="single" w:sz="4" w:space="0" w:color="auto"/>
              <w:bottom w:val="single" w:sz="4" w:space="0" w:color="auto"/>
              <w:right w:val="single" w:sz="4" w:space="0" w:color="auto"/>
            </w:tcBorders>
          </w:tcPr>
          <w:p w14:paraId="7CA2E40C" w14:textId="0A4E9C4B" w:rsidR="001D3AF5" w:rsidRDefault="001D3AF5" w:rsidP="00FF772B">
            <w:pPr>
              <w:pStyle w:val="ad"/>
              <w:rPr>
                <w:sz w:val="20"/>
                <w:szCs w:val="20"/>
              </w:rPr>
            </w:pPr>
            <w:r>
              <w:rPr>
                <w:sz w:val="20"/>
                <w:szCs w:val="20"/>
              </w:rPr>
              <w:t>FCSNF-21468</w:t>
            </w:r>
          </w:p>
        </w:tc>
        <w:tc>
          <w:tcPr>
            <w:tcW w:w="6095" w:type="dxa"/>
            <w:tcBorders>
              <w:top w:val="single" w:sz="4" w:space="0" w:color="auto"/>
              <w:left w:val="single" w:sz="4" w:space="0" w:color="auto"/>
              <w:bottom w:val="single" w:sz="4" w:space="0" w:color="auto"/>
              <w:right w:val="single" w:sz="4" w:space="0" w:color="auto"/>
            </w:tcBorders>
          </w:tcPr>
          <w:p w14:paraId="17980037" w14:textId="26B00BF7" w:rsidR="001D3AF5" w:rsidRDefault="001D3AF5" w:rsidP="00395836">
            <w:pPr>
              <w:ind w:firstLine="0"/>
              <w:rPr>
                <w:sz w:val="20"/>
                <w:szCs w:val="20"/>
              </w:rPr>
            </w:pPr>
            <w:r>
              <w:rPr>
                <w:sz w:val="20"/>
                <w:szCs w:val="20"/>
              </w:rPr>
              <w:t>1.Изменено правило приема блока «Информация об ОКТМО» (</w:t>
            </w:r>
            <w:r w:rsidRPr="00395836">
              <w:rPr>
                <w:sz w:val="20"/>
                <w:szCs w:val="20"/>
              </w:rPr>
              <w:t>suppliersInfo/supplierInfo/supplierAccountsDetails/su</w:t>
            </w:r>
            <w:r>
              <w:rPr>
                <w:sz w:val="20"/>
                <w:szCs w:val="20"/>
              </w:rPr>
              <w:t>pplierAccountDetails/OKTMOInfo):</w:t>
            </w:r>
            <w:r>
              <w:t xml:space="preserve"> </w:t>
            </w:r>
            <w:r>
              <w:rPr>
                <w:sz w:val="20"/>
                <w:szCs w:val="20"/>
              </w:rPr>
              <w:t>п</w:t>
            </w:r>
            <w:r w:rsidRPr="002D5CF4">
              <w:rPr>
                <w:sz w:val="20"/>
                <w:szCs w:val="20"/>
              </w:rPr>
              <w:t>ринимается из пакета (если заполнен) и сохраняется</w:t>
            </w:r>
            <w:r>
              <w:rPr>
                <w:sz w:val="20"/>
                <w:szCs w:val="20"/>
              </w:rPr>
              <w:t xml:space="preserve"> </w:t>
            </w:r>
          </w:p>
          <w:p w14:paraId="10139B05" w14:textId="7E92CE9C" w:rsidR="001D3AF5" w:rsidRPr="002D5CF4" w:rsidRDefault="001D3AF5" w:rsidP="00395836">
            <w:pPr>
              <w:ind w:firstLine="0"/>
              <w:rPr>
                <w:sz w:val="20"/>
                <w:szCs w:val="20"/>
              </w:rPr>
            </w:pPr>
            <w:r w:rsidRPr="002D5CF4">
              <w:rPr>
                <w:sz w:val="20"/>
                <w:szCs w:val="20"/>
              </w:rPr>
              <w:t>2.</w:t>
            </w:r>
            <w:r>
              <w:rPr>
                <w:sz w:val="20"/>
                <w:szCs w:val="20"/>
              </w:rPr>
              <w:t>Изменено</w:t>
            </w:r>
            <w:r w:rsidRPr="002D5CF4">
              <w:rPr>
                <w:sz w:val="20"/>
                <w:szCs w:val="20"/>
              </w:rPr>
              <w:t xml:space="preserve"> </w:t>
            </w:r>
            <w:r>
              <w:rPr>
                <w:sz w:val="20"/>
                <w:szCs w:val="20"/>
              </w:rPr>
              <w:t>правило</w:t>
            </w:r>
            <w:r w:rsidRPr="002D5CF4">
              <w:rPr>
                <w:sz w:val="20"/>
                <w:szCs w:val="20"/>
              </w:rPr>
              <w:t xml:space="preserve"> </w:t>
            </w:r>
            <w:r>
              <w:rPr>
                <w:sz w:val="20"/>
                <w:szCs w:val="20"/>
              </w:rPr>
              <w:t>приема</w:t>
            </w:r>
            <w:r w:rsidRPr="002D5CF4">
              <w:rPr>
                <w:sz w:val="20"/>
                <w:szCs w:val="20"/>
              </w:rPr>
              <w:t xml:space="preserve"> </w:t>
            </w:r>
            <w:r>
              <w:rPr>
                <w:sz w:val="20"/>
                <w:szCs w:val="20"/>
              </w:rPr>
              <w:t>поля</w:t>
            </w:r>
            <w:r w:rsidRPr="002D5CF4">
              <w:rPr>
                <w:sz w:val="20"/>
                <w:szCs w:val="20"/>
              </w:rPr>
              <w:t xml:space="preserve"> «</w:t>
            </w:r>
            <w:r w:rsidRPr="00395836">
              <w:rPr>
                <w:sz w:val="20"/>
                <w:szCs w:val="20"/>
              </w:rPr>
              <w:t>КБК</w:t>
            </w:r>
            <w:r w:rsidRPr="002D5CF4">
              <w:rPr>
                <w:sz w:val="20"/>
                <w:szCs w:val="20"/>
              </w:rPr>
              <w:t>» (</w:t>
            </w:r>
            <w:r w:rsidRPr="00395836">
              <w:rPr>
                <w:sz w:val="20"/>
                <w:szCs w:val="20"/>
                <w:lang w:val="en-US"/>
              </w:rPr>
              <w:t>suppliersInfo</w:t>
            </w:r>
            <w:r w:rsidRPr="002D5CF4">
              <w:rPr>
                <w:sz w:val="20"/>
                <w:szCs w:val="20"/>
              </w:rPr>
              <w:t>/</w:t>
            </w:r>
            <w:r w:rsidRPr="00395836">
              <w:rPr>
                <w:sz w:val="20"/>
                <w:szCs w:val="20"/>
                <w:lang w:val="en-US"/>
              </w:rPr>
              <w:t>supplierInfo</w:t>
            </w:r>
            <w:r w:rsidRPr="002D5CF4">
              <w:rPr>
                <w:sz w:val="20"/>
                <w:szCs w:val="20"/>
              </w:rPr>
              <w:t>/</w:t>
            </w:r>
            <w:r w:rsidRPr="00395836">
              <w:rPr>
                <w:sz w:val="20"/>
                <w:szCs w:val="20"/>
                <w:lang w:val="en-US"/>
              </w:rPr>
              <w:t>supplierAccountsDetails</w:t>
            </w:r>
            <w:r w:rsidRPr="002D5CF4">
              <w:rPr>
                <w:sz w:val="20"/>
                <w:szCs w:val="20"/>
              </w:rPr>
              <w:t>/</w:t>
            </w:r>
            <w:r w:rsidRPr="00395836">
              <w:rPr>
                <w:sz w:val="20"/>
                <w:szCs w:val="20"/>
                <w:lang w:val="en-US"/>
              </w:rPr>
              <w:t>supplierAccountDetails</w:t>
            </w:r>
            <w:r w:rsidRPr="002D5CF4">
              <w:rPr>
                <w:sz w:val="20"/>
                <w:szCs w:val="20"/>
              </w:rPr>
              <w:t>/</w:t>
            </w:r>
            <w:r w:rsidRPr="00395836">
              <w:rPr>
                <w:sz w:val="20"/>
                <w:szCs w:val="20"/>
                <w:lang w:val="en-US"/>
              </w:rPr>
              <w:t>KBK</w:t>
            </w:r>
            <w:r w:rsidRPr="002D5CF4">
              <w:rPr>
                <w:sz w:val="20"/>
                <w:szCs w:val="20"/>
              </w:rPr>
              <w:t xml:space="preserve">): </w:t>
            </w:r>
            <w:r>
              <w:rPr>
                <w:sz w:val="20"/>
                <w:szCs w:val="20"/>
              </w:rPr>
              <w:t>п</w:t>
            </w:r>
            <w:r w:rsidRPr="002D5CF4">
              <w:rPr>
                <w:sz w:val="20"/>
                <w:szCs w:val="20"/>
              </w:rPr>
              <w:t>ринимается из пакета (если заполнен</w:t>
            </w:r>
            <w:r>
              <w:rPr>
                <w:sz w:val="20"/>
                <w:szCs w:val="20"/>
              </w:rPr>
              <w:t>о</w:t>
            </w:r>
            <w:r w:rsidRPr="002D5CF4">
              <w:rPr>
                <w:sz w:val="20"/>
                <w:szCs w:val="20"/>
              </w:rPr>
              <w:t>) и сохраняется</w:t>
            </w:r>
          </w:p>
        </w:tc>
      </w:tr>
      <w:tr w:rsidR="001D3AF5" w:rsidRPr="002D5CF4" w14:paraId="0870DF88"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48CD876F" w14:textId="0DD68FB6" w:rsidR="001D3AF5" w:rsidRDefault="001D3AF5" w:rsidP="00FF772B">
            <w:pPr>
              <w:pStyle w:val="ad"/>
              <w:rPr>
                <w:sz w:val="18"/>
                <w:szCs w:val="18"/>
              </w:rPr>
            </w:pPr>
            <w:r>
              <w:rPr>
                <w:sz w:val="18"/>
                <w:szCs w:val="18"/>
              </w:rPr>
              <w:t>7.87</w:t>
            </w:r>
          </w:p>
        </w:tc>
        <w:tc>
          <w:tcPr>
            <w:tcW w:w="1134" w:type="dxa"/>
            <w:tcBorders>
              <w:top w:val="single" w:sz="4" w:space="0" w:color="auto"/>
              <w:left w:val="single" w:sz="4" w:space="0" w:color="auto"/>
              <w:bottom w:val="single" w:sz="4" w:space="0" w:color="auto"/>
              <w:right w:val="single" w:sz="4" w:space="0" w:color="auto"/>
            </w:tcBorders>
          </w:tcPr>
          <w:p w14:paraId="0FD18512" w14:textId="7DA709ED" w:rsidR="001D3AF5" w:rsidRDefault="001D3AF5" w:rsidP="00FF772B">
            <w:pPr>
              <w:pStyle w:val="ad"/>
              <w:rPr>
                <w:sz w:val="18"/>
                <w:szCs w:val="18"/>
              </w:rPr>
            </w:pPr>
            <w:r>
              <w:rPr>
                <w:sz w:val="18"/>
                <w:szCs w:val="18"/>
              </w:rPr>
              <w:t>08.04.2024</w:t>
            </w:r>
          </w:p>
        </w:tc>
        <w:tc>
          <w:tcPr>
            <w:tcW w:w="1275" w:type="dxa"/>
            <w:tcBorders>
              <w:top w:val="single" w:sz="4" w:space="0" w:color="auto"/>
              <w:left w:val="single" w:sz="4" w:space="0" w:color="auto"/>
              <w:bottom w:val="single" w:sz="4" w:space="0" w:color="auto"/>
              <w:right w:val="single" w:sz="4" w:space="0" w:color="auto"/>
            </w:tcBorders>
          </w:tcPr>
          <w:p w14:paraId="0CC419EA" w14:textId="5CC43FC5" w:rsidR="001D3AF5" w:rsidRDefault="001D3AF5" w:rsidP="00FF772B">
            <w:pPr>
              <w:pStyle w:val="ad"/>
              <w:rPr>
                <w:sz w:val="20"/>
                <w:szCs w:val="20"/>
              </w:rPr>
            </w:pPr>
            <w:r w:rsidRPr="007D646F">
              <w:rPr>
                <w:sz w:val="20"/>
                <w:szCs w:val="20"/>
              </w:rPr>
              <w:t>FCSNF-21505</w:t>
            </w:r>
          </w:p>
        </w:tc>
        <w:tc>
          <w:tcPr>
            <w:tcW w:w="6095" w:type="dxa"/>
            <w:tcBorders>
              <w:top w:val="single" w:sz="4" w:space="0" w:color="auto"/>
              <w:left w:val="single" w:sz="4" w:space="0" w:color="auto"/>
              <w:bottom w:val="single" w:sz="4" w:space="0" w:color="auto"/>
              <w:right w:val="single" w:sz="4" w:space="0" w:color="auto"/>
            </w:tcBorders>
          </w:tcPr>
          <w:p w14:paraId="406DC04D" w14:textId="77777777" w:rsidR="001D3AF5" w:rsidRPr="00704E5A" w:rsidRDefault="001D3AF5" w:rsidP="00704E5A">
            <w:pPr>
              <w:ind w:firstLine="0"/>
              <w:rPr>
                <w:sz w:val="20"/>
                <w:szCs w:val="20"/>
              </w:rPr>
            </w:pPr>
            <w:r w:rsidRPr="00704E5A">
              <w:rPr>
                <w:sz w:val="20"/>
                <w:szCs w:val="20"/>
              </w:rPr>
              <w:t>Для блока «Код поступлений» (finances/financingPlan/stages/payments/receiptCode) изменено правило приема:</w:t>
            </w:r>
          </w:p>
          <w:p w14:paraId="4D772190" w14:textId="77777777" w:rsidR="001D3AF5" w:rsidRPr="00704E5A" w:rsidRDefault="001D3AF5" w:rsidP="00704E5A">
            <w:pPr>
              <w:ind w:firstLine="0"/>
              <w:rPr>
                <w:sz w:val="20"/>
                <w:szCs w:val="20"/>
              </w:rPr>
            </w:pPr>
            <w:r w:rsidRPr="00704E5A">
              <w:rPr>
                <w:sz w:val="20"/>
                <w:szCs w:val="20"/>
              </w:rPr>
              <w:t>1. При приеме проекта первоначальной версии, сформированного на основании электронного контракта в структурированном виде блок «Код поступлений» (finances/financingPlan/stages/payments/receiptCode) заполняется из блока «Код поступлений» (contractConditionsInfo/stagesInfo/stageInfo/paymentsSumInfo/nonbudgetFinancingsInfo/receiptCode) структурированного контракта (cpElectronicContract).</w:t>
            </w:r>
          </w:p>
          <w:p w14:paraId="5A22E9D1" w14:textId="6E4F781D" w:rsidR="001D3AF5" w:rsidRDefault="001D3AF5" w:rsidP="00704E5A">
            <w:pPr>
              <w:ind w:firstLine="0"/>
              <w:rPr>
                <w:sz w:val="20"/>
                <w:szCs w:val="20"/>
              </w:rPr>
            </w:pPr>
            <w:r w:rsidRPr="00704E5A">
              <w:rPr>
                <w:sz w:val="20"/>
                <w:szCs w:val="20"/>
              </w:rPr>
              <w:t>2. Для случаев, когда принимается проект, отличный от проекта первоначальной версии, сформированного на основании электронного контракта в структурированном виде блок игнорируется и заполняется из первоначальной версии.</w:t>
            </w:r>
          </w:p>
        </w:tc>
      </w:tr>
      <w:tr w:rsidR="001D3AF5" w:rsidRPr="002D5CF4" w14:paraId="6F0EC6B3"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1B0A04D8" w14:textId="47B7B2CA" w:rsidR="001D3AF5" w:rsidRDefault="001D3AF5" w:rsidP="00FF772B">
            <w:pPr>
              <w:pStyle w:val="ad"/>
              <w:rPr>
                <w:sz w:val="18"/>
                <w:szCs w:val="18"/>
              </w:rPr>
            </w:pPr>
            <w:r>
              <w:rPr>
                <w:sz w:val="18"/>
                <w:szCs w:val="18"/>
              </w:rPr>
              <w:t>7.88</w:t>
            </w:r>
          </w:p>
        </w:tc>
        <w:tc>
          <w:tcPr>
            <w:tcW w:w="1134" w:type="dxa"/>
            <w:tcBorders>
              <w:top w:val="single" w:sz="4" w:space="0" w:color="auto"/>
              <w:left w:val="single" w:sz="4" w:space="0" w:color="auto"/>
              <w:bottom w:val="single" w:sz="4" w:space="0" w:color="auto"/>
              <w:right w:val="single" w:sz="4" w:space="0" w:color="auto"/>
            </w:tcBorders>
          </w:tcPr>
          <w:p w14:paraId="6A688E8F" w14:textId="75F74A80" w:rsidR="001D3AF5" w:rsidRDefault="001D3AF5" w:rsidP="00FF772B">
            <w:pPr>
              <w:pStyle w:val="ad"/>
              <w:rPr>
                <w:sz w:val="18"/>
                <w:szCs w:val="18"/>
              </w:rPr>
            </w:pPr>
            <w:r>
              <w:rPr>
                <w:sz w:val="18"/>
                <w:szCs w:val="18"/>
              </w:rPr>
              <w:t>12.04.2024</w:t>
            </w:r>
          </w:p>
        </w:tc>
        <w:tc>
          <w:tcPr>
            <w:tcW w:w="1275" w:type="dxa"/>
            <w:tcBorders>
              <w:top w:val="single" w:sz="4" w:space="0" w:color="auto"/>
              <w:left w:val="single" w:sz="4" w:space="0" w:color="auto"/>
              <w:bottom w:val="single" w:sz="4" w:space="0" w:color="auto"/>
              <w:right w:val="single" w:sz="4" w:space="0" w:color="auto"/>
            </w:tcBorders>
          </w:tcPr>
          <w:p w14:paraId="3FF8F34F" w14:textId="7EAF3949" w:rsidR="001D3AF5" w:rsidRPr="007D646F" w:rsidRDefault="001D3AF5" w:rsidP="00FF772B">
            <w:pPr>
              <w:pStyle w:val="ad"/>
              <w:rPr>
                <w:sz w:val="20"/>
                <w:szCs w:val="20"/>
              </w:rPr>
            </w:pPr>
            <w:r w:rsidRPr="005033FF">
              <w:rPr>
                <w:sz w:val="20"/>
                <w:szCs w:val="20"/>
              </w:rPr>
              <w:t>FCSNF-21442</w:t>
            </w:r>
          </w:p>
        </w:tc>
        <w:tc>
          <w:tcPr>
            <w:tcW w:w="6095" w:type="dxa"/>
            <w:tcBorders>
              <w:top w:val="single" w:sz="4" w:space="0" w:color="auto"/>
              <w:left w:val="single" w:sz="4" w:space="0" w:color="auto"/>
              <w:bottom w:val="single" w:sz="4" w:space="0" w:color="auto"/>
              <w:right w:val="single" w:sz="4" w:space="0" w:color="auto"/>
            </w:tcBorders>
          </w:tcPr>
          <w:p w14:paraId="291828CE" w14:textId="65C27D7A" w:rsidR="001D3AF5" w:rsidRPr="005033FF" w:rsidRDefault="001D3AF5" w:rsidP="005033FF">
            <w:pPr>
              <w:ind w:firstLine="0"/>
              <w:rPr>
                <w:sz w:val="20"/>
                <w:szCs w:val="20"/>
              </w:rPr>
            </w:pPr>
            <w:r>
              <w:rPr>
                <w:sz w:val="20"/>
                <w:szCs w:val="20"/>
              </w:rPr>
              <w:t xml:space="preserve">1. </w:t>
            </w:r>
            <w:r w:rsidRPr="005033FF">
              <w:rPr>
                <w:sz w:val="20"/>
                <w:szCs w:val="20"/>
              </w:rPr>
              <w:t xml:space="preserve">Добавлены новые контроли РК_ИК_0456, РК_ИК_0457. </w:t>
            </w:r>
          </w:p>
          <w:p w14:paraId="4C9AF0A5" w14:textId="628C48DD" w:rsidR="001D3AF5" w:rsidRPr="00704E5A" w:rsidRDefault="001D3AF5" w:rsidP="005033FF">
            <w:pPr>
              <w:ind w:firstLine="0"/>
              <w:rPr>
                <w:sz w:val="20"/>
                <w:szCs w:val="20"/>
              </w:rPr>
            </w:pPr>
            <w:r>
              <w:rPr>
                <w:sz w:val="20"/>
                <w:szCs w:val="20"/>
              </w:rPr>
              <w:t xml:space="preserve">2. </w:t>
            </w:r>
            <w:r w:rsidRPr="005033FF">
              <w:rPr>
                <w:sz w:val="20"/>
                <w:szCs w:val="20"/>
              </w:rPr>
              <w:t>В разделе 3.5.1.4.1.1 Размещение контрактов от имени другой организации добавлены требования приема.</w:t>
            </w:r>
          </w:p>
        </w:tc>
      </w:tr>
      <w:tr w:rsidR="001D3AF5" w:rsidRPr="002D5CF4" w14:paraId="39BDA6D5"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448514AB" w14:textId="28C5E348" w:rsidR="001D3AF5" w:rsidRDefault="001D3AF5" w:rsidP="00FF772B">
            <w:pPr>
              <w:pStyle w:val="ad"/>
              <w:rPr>
                <w:sz w:val="18"/>
                <w:szCs w:val="18"/>
              </w:rPr>
            </w:pPr>
            <w:r>
              <w:rPr>
                <w:sz w:val="18"/>
                <w:szCs w:val="18"/>
              </w:rPr>
              <w:t>7.89</w:t>
            </w:r>
          </w:p>
        </w:tc>
        <w:tc>
          <w:tcPr>
            <w:tcW w:w="1134" w:type="dxa"/>
            <w:tcBorders>
              <w:top w:val="single" w:sz="4" w:space="0" w:color="auto"/>
              <w:left w:val="single" w:sz="4" w:space="0" w:color="auto"/>
              <w:bottom w:val="single" w:sz="4" w:space="0" w:color="auto"/>
              <w:right w:val="single" w:sz="4" w:space="0" w:color="auto"/>
            </w:tcBorders>
          </w:tcPr>
          <w:p w14:paraId="4076ADC7" w14:textId="14CAD256" w:rsidR="001D3AF5" w:rsidRDefault="001D3AF5" w:rsidP="00FF772B">
            <w:pPr>
              <w:pStyle w:val="ad"/>
              <w:rPr>
                <w:sz w:val="18"/>
                <w:szCs w:val="18"/>
              </w:rPr>
            </w:pPr>
            <w:r>
              <w:rPr>
                <w:sz w:val="18"/>
                <w:szCs w:val="18"/>
              </w:rPr>
              <w:t>15.04.2024</w:t>
            </w:r>
          </w:p>
        </w:tc>
        <w:tc>
          <w:tcPr>
            <w:tcW w:w="1275" w:type="dxa"/>
            <w:tcBorders>
              <w:top w:val="single" w:sz="4" w:space="0" w:color="auto"/>
              <w:left w:val="single" w:sz="4" w:space="0" w:color="auto"/>
              <w:bottom w:val="single" w:sz="4" w:space="0" w:color="auto"/>
              <w:right w:val="single" w:sz="4" w:space="0" w:color="auto"/>
            </w:tcBorders>
          </w:tcPr>
          <w:p w14:paraId="1A6EF8A4" w14:textId="5690C601" w:rsidR="001D3AF5" w:rsidRPr="005033FF" w:rsidRDefault="001D3AF5" w:rsidP="00FF772B">
            <w:pPr>
              <w:pStyle w:val="ad"/>
              <w:rPr>
                <w:sz w:val="20"/>
                <w:szCs w:val="20"/>
              </w:rPr>
            </w:pPr>
            <w:r w:rsidRPr="003351E5">
              <w:rPr>
                <w:sz w:val="20"/>
                <w:szCs w:val="20"/>
              </w:rPr>
              <w:t>FCS-291209</w:t>
            </w:r>
          </w:p>
        </w:tc>
        <w:tc>
          <w:tcPr>
            <w:tcW w:w="6095" w:type="dxa"/>
            <w:tcBorders>
              <w:top w:val="single" w:sz="4" w:space="0" w:color="auto"/>
              <w:left w:val="single" w:sz="4" w:space="0" w:color="auto"/>
              <w:bottom w:val="single" w:sz="4" w:space="0" w:color="auto"/>
              <w:right w:val="single" w:sz="4" w:space="0" w:color="auto"/>
            </w:tcBorders>
          </w:tcPr>
          <w:p w14:paraId="3C2545D3" w14:textId="77777777" w:rsidR="001D3AF5" w:rsidRPr="003351E5" w:rsidRDefault="001D3AF5" w:rsidP="003351E5">
            <w:pPr>
              <w:ind w:firstLine="0"/>
              <w:rPr>
                <w:sz w:val="20"/>
                <w:szCs w:val="20"/>
              </w:rPr>
            </w:pPr>
            <w:r w:rsidRPr="003351E5">
              <w:rPr>
                <w:sz w:val="20"/>
                <w:szCs w:val="20"/>
              </w:rPr>
              <w:t>Скорректирован прием блока «Код поступлений» (counterpartiesIn-fo/counterpartyInfo/counterpartyAccountsDetails/counterpartyAccountDetails/receiptCode) для изменений:</w:t>
            </w:r>
          </w:p>
          <w:p w14:paraId="2E45759C" w14:textId="7CF48032" w:rsidR="001D3AF5" w:rsidRDefault="001D3AF5" w:rsidP="003351E5">
            <w:pPr>
              <w:ind w:firstLine="0"/>
              <w:rPr>
                <w:sz w:val="20"/>
                <w:szCs w:val="20"/>
              </w:rPr>
            </w:pPr>
            <w:r w:rsidRPr="003351E5">
              <w:rPr>
                <w:sz w:val="20"/>
                <w:szCs w:val="20"/>
              </w:rPr>
              <w:t>в случае, если в размещенной версии не заполнен блок, то принимается из пакета.</w:t>
            </w:r>
          </w:p>
        </w:tc>
      </w:tr>
      <w:tr w:rsidR="001D3AF5" w:rsidRPr="002D5CF4" w14:paraId="5AC06E32"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1D1A5019" w14:textId="7AE733F3" w:rsidR="001D3AF5" w:rsidRPr="00B7062F" w:rsidRDefault="001D3AF5" w:rsidP="00FF772B">
            <w:pPr>
              <w:pStyle w:val="ad"/>
              <w:rPr>
                <w:sz w:val="18"/>
                <w:szCs w:val="18"/>
                <w:lang w:val="en-US"/>
              </w:rPr>
            </w:pPr>
            <w:r>
              <w:rPr>
                <w:sz w:val="18"/>
                <w:szCs w:val="18"/>
                <w:lang w:val="en-US"/>
              </w:rPr>
              <w:t>7.90</w:t>
            </w:r>
          </w:p>
        </w:tc>
        <w:tc>
          <w:tcPr>
            <w:tcW w:w="1134" w:type="dxa"/>
            <w:tcBorders>
              <w:top w:val="single" w:sz="4" w:space="0" w:color="auto"/>
              <w:left w:val="single" w:sz="4" w:space="0" w:color="auto"/>
              <w:bottom w:val="single" w:sz="4" w:space="0" w:color="auto"/>
              <w:right w:val="single" w:sz="4" w:space="0" w:color="auto"/>
            </w:tcBorders>
          </w:tcPr>
          <w:p w14:paraId="157F7DD7" w14:textId="37BD2FC0" w:rsidR="001D3AF5" w:rsidRPr="00B7062F" w:rsidRDefault="001D3AF5" w:rsidP="00FF772B">
            <w:pPr>
              <w:pStyle w:val="ad"/>
              <w:rPr>
                <w:sz w:val="18"/>
                <w:szCs w:val="18"/>
                <w:lang w:val="en-US"/>
              </w:rPr>
            </w:pPr>
            <w:r>
              <w:rPr>
                <w:sz w:val="18"/>
                <w:szCs w:val="18"/>
                <w:lang w:val="en-US"/>
              </w:rPr>
              <w:t>17.04.2024</w:t>
            </w:r>
          </w:p>
        </w:tc>
        <w:tc>
          <w:tcPr>
            <w:tcW w:w="1275" w:type="dxa"/>
            <w:tcBorders>
              <w:top w:val="single" w:sz="4" w:space="0" w:color="auto"/>
              <w:left w:val="single" w:sz="4" w:space="0" w:color="auto"/>
              <w:bottom w:val="single" w:sz="4" w:space="0" w:color="auto"/>
              <w:right w:val="single" w:sz="4" w:space="0" w:color="auto"/>
            </w:tcBorders>
          </w:tcPr>
          <w:p w14:paraId="6AB2930A" w14:textId="6FCFAB02" w:rsidR="001D3AF5" w:rsidRPr="003351E5" w:rsidRDefault="001D3AF5" w:rsidP="00FF772B">
            <w:pPr>
              <w:pStyle w:val="ad"/>
              <w:rPr>
                <w:sz w:val="20"/>
                <w:szCs w:val="20"/>
              </w:rPr>
            </w:pPr>
            <w:r w:rsidRPr="005033FF">
              <w:rPr>
                <w:sz w:val="20"/>
                <w:szCs w:val="20"/>
              </w:rPr>
              <w:t>FCSNF-21</w:t>
            </w:r>
            <w:r>
              <w:rPr>
                <w:sz w:val="20"/>
                <w:szCs w:val="20"/>
              </w:rPr>
              <w:t>897</w:t>
            </w:r>
          </w:p>
        </w:tc>
        <w:tc>
          <w:tcPr>
            <w:tcW w:w="6095" w:type="dxa"/>
            <w:tcBorders>
              <w:top w:val="single" w:sz="4" w:space="0" w:color="auto"/>
              <w:left w:val="single" w:sz="4" w:space="0" w:color="auto"/>
              <w:bottom w:val="single" w:sz="4" w:space="0" w:color="auto"/>
              <w:right w:val="single" w:sz="4" w:space="0" w:color="auto"/>
            </w:tcBorders>
          </w:tcPr>
          <w:p w14:paraId="5FBFC39E" w14:textId="6EB404BC" w:rsidR="001D3AF5" w:rsidRPr="003351E5" w:rsidRDefault="001D3AF5" w:rsidP="003351E5">
            <w:pPr>
              <w:ind w:firstLine="0"/>
              <w:rPr>
                <w:sz w:val="20"/>
                <w:szCs w:val="20"/>
              </w:rPr>
            </w:pPr>
            <w:r>
              <w:rPr>
                <w:sz w:val="20"/>
                <w:szCs w:val="20"/>
              </w:rPr>
              <w:t xml:space="preserve">Изменен текст контроля </w:t>
            </w:r>
            <w:r w:rsidRPr="0034749D">
              <w:rPr>
                <w:sz w:val="20"/>
                <w:szCs w:val="20"/>
              </w:rPr>
              <w:t>РК_ИК_0116</w:t>
            </w:r>
            <w:r>
              <w:rPr>
                <w:sz w:val="20"/>
                <w:szCs w:val="20"/>
              </w:rPr>
              <w:t>: добавлен</w:t>
            </w:r>
            <w:r>
              <w:t xml:space="preserve"> </w:t>
            </w:r>
            <w:r w:rsidRPr="0034749D">
              <w:rPr>
                <w:sz w:val="20"/>
                <w:szCs w:val="20"/>
              </w:rPr>
              <w:t>в перечень проверяемых стаутсов</w:t>
            </w:r>
            <w:r>
              <w:rPr>
                <w:sz w:val="20"/>
                <w:szCs w:val="20"/>
              </w:rPr>
              <w:t>: «о</w:t>
            </w:r>
            <w:r w:rsidRPr="0034749D">
              <w:rPr>
                <w:sz w:val="20"/>
                <w:szCs w:val="20"/>
              </w:rPr>
              <w:t>жидается подготовка БО</w:t>
            </w:r>
            <w:r>
              <w:rPr>
                <w:sz w:val="20"/>
                <w:szCs w:val="20"/>
              </w:rPr>
              <w:t xml:space="preserve">» </w:t>
            </w:r>
          </w:p>
        </w:tc>
      </w:tr>
      <w:tr w:rsidR="001D3AF5" w:rsidRPr="002D5CF4" w14:paraId="40830DFE"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3C8323FD" w14:textId="7656D7DD" w:rsidR="001D3AF5" w:rsidRPr="00073A78" w:rsidRDefault="001D3AF5" w:rsidP="00073A78">
            <w:pPr>
              <w:pStyle w:val="ad"/>
              <w:rPr>
                <w:sz w:val="18"/>
                <w:szCs w:val="18"/>
              </w:rPr>
            </w:pPr>
            <w:r>
              <w:rPr>
                <w:sz w:val="18"/>
                <w:szCs w:val="18"/>
              </w:rPr>
              <w:lastRenderedPageBreak/>
              <w:t>7.90.1</w:t>
            </w:r>
          </w:p>
        </w:tc>
        <w:tc>
          <w:tcPr>
            <w:tcW w:w="1134" w:type="dxa"/>
            <w:tcBorders>
              <w:top w:val="single" w:sz="4" w:space="0" w:color="auto"/>
              <w:left w:val="single" w:sz="4" w:space="0" w:color="auto"/>
              <w:bottom w:val="single" w:sz="4" w:space="0" w:color="auto"/>
              <w:right w:val="single" w:sz="4" w:space="0" w:color="auto"/>
            </w:tcBorders>
          </w:tcPr>
          <w:p w14:paraId="0E086F4A" w14:textId="71D4B35D" w:rsidR="001D3AF5" w:rsidRDefault="001D3AF5" w:rsidP="00073A78">
            <w:pPr>
              <w:pStyle w:val="ad"/>
              <w:rPr>
                <w:sz w:val="18"/>
                <w:szCs w:val="18"/>
                <w:lang w:val="en-US"/>
              </w:rPr>
            </w:pPr>
            <w:r>
              <w:rPr>
                <w:sz w:val="18"/>
                <w:szCs w:val="18"/>
              </w:rPr>
              <w:t>18.04.2024</w:t>
            </w:r>
          </w:p>
        </w:tc>
        <w:tc>
          <w:tcPr>
            <w:tcW w:w="1275" w:type="dxa"/>
            <w:tcBorders>
              <w:top w:val="single" w:sz="4" w:space="0" w:color="auto"/>
              <w:left w:val="single" w:sz="4" w:space="0" w:color="auto"/>
              <w:bottom w:val="single" w:sz="4" w:space="0" w:color="auto"/>
              <w:right w:val="single" w:sz="4" w:space="0" w:color="auto"/>
            </w:tcBorders>
          </w:tcPr>
          <w:p w14:paraId="0A47645B" w14:textId="67A02509" w:rsidR="001D3AF5" w:rsidRPr="005033FF" w:rsidRDefault="001D3AF5" w:rsidP="00073A78">
            <w:pPr>
              <w:pStyle w:val="ad"/>
              <w:rPr>
                <w:sz w:val="20"/>
                <w:szCs w:val="20"/>
              </w:rPr>
            </w:pPr>
            <w:r w:rsidRPr="00A01E8C">
              <w:rPr>
                <w:sz w:val="20"/>
                <w:szCs w:val="20"/>
              </w:rPr>
              <w:t>FCSNF-21937</w:t>
            </w:r>
          </w:p>
        </w:tc>
        <w:tc>
          <w:tcPr>
            <w:tcW w:w="6095" w:type="dxa"/>
            <w:tcBorders>
              <w:top w:val="single" w:sz="4" w:space="0" w:color="auto"/>
              <w:left w:val="single" w:sz="4" w:space="0" w:color="auto"/>
              <w:bottom w:val="single" w:sz="4" w:space="0" w:color="auto"/>
              <w:right w:val="single" w:sz="4" w:space="0" w:color="auto"/>
            </w:tcBorders>
          </w:tcPr>
          <w:p w14:paraId="05B9BC04" w14:textId="77777777" w:rsidR="001D3AF5" w:rsidRDefault="001D3AF5" w:rsidP="00073A78">
            <w:pPr>
              <w:ind w:firstLine="0"/>
              <w:rPr>
                <w:sz w:val="20"/>
                <w:szCs w:val="20"/>
              </w:rPr>
            </w:pPr>
            <w:r w:rsidRPr="00A01E8C">
              <w:rPr>
                <w:sz w:val="20"/>
                <w:szCs w:val="20"/>
              </w:rPr>
              <w:t>Для документов «Информация (проект информации) о заключенном контракте» (contract) и «Информация (проект информации) о заключенном контракте (не публичные данные)» (closedContract)</w:t>
            </w:r>
            <w:r>
              <w:rPr>
                <w:sz w:val="20"/>
                <w:szCs w:val="20"/>
              </w:rPr>
              <w:t>:</w:t>
            </w:r>
          </w:p>
          <w:p w14:paraId="416E8E97" w14:textId="77777777" w:rsidR="001D3AF5" w:rsidRDefault="001D3AF5" w:rsidP="00073A78">
            <w:pPr>
              <w:ind w:firstLine="0"/>
              <w:rPr>
                <w:sz w:val="20"/>
                <w:szCs w:val="20"/>
              </w:rPr>
            </w:pPr>
            <w:r>
              <w:rPr>
                <w:sz w:val="20"/>
                <w:szCs w:val="20"/>
              </w:rPr>
              <w:t>1. добавлен новый признак «</w:t>
            </w:r>
            <w:r w:rsidRPr="009844FE">
              <w:rPr>
                <w:sz w:val="20"/>
                <w:szCs w:val="20"/>
              </w:rPr>
              <w:t>Заполнение внешних идентификаторов (externalSid) данными из структурированного электронного контракта» (isElectronicContractExternalSid)</w:t>
            </w:r>
            <w:r>
              <w:rPr>
                <w:sz w:val="20"/>
                <w:szCs w:val="20"/>
              </w:rPr>
              <w:t>;</w:t>
            </w:r>
          </w:p>
          <w:p w14:paraId="496105FB" w14:textId="77777777" w:rsidR="001D3AF5" w:rsidRDefault="001D3AF5" w:rsidP="00073A78">
            <w:pPr>
              <w:ind w:firstLine="0"/>
              <w:rPr>
                <w:sz w:val="20"/>
                <w:szCs w:val="20"/>
              </w:rPr>
            </w:pPr>
            <w:r>
              <w:rPr>
                <w:sz w:val="20"/>
                <w:szCs w:val="20"/>
              </w:rPr>
              <w:t>2. изменены правила приема внешних идентификаторов</w:t>
            </w:r>
            <w:r w:rsidRPr="00A01E8C">
              <w:rPr>
                <w:sz w:val="20"/>
                <w:szCs w:val="20"/>
              </w:rPr>
              <w:t xml:space="preserve"> </w:t>
            </w:r>
            <w:r>
              <w:rPr>
                <w:sz w:val="20"/>
                <w:szCs w:val="20"/>
              </w:rPr>
              <w:t>(</w:t>
            </w:r>
            <w:r w:rsidRPr="009844FE">
              <w:rPr>
                <w:sz w:val="20"/>
                <w:szCs w:val="20"/>
              </w:rPr>
              <w:t>externalSid</w:t>
            </w:r>
            <w:r>
              <w:rPr>
                <w:sz w:val="20"/>
                <w:szCs w:val="20"/>
              </w:rPr>
              <w:t xml:space="preserve">) </w:t>
            </w:r>
            <w:r w:rsidRPr="00A01E8C">
              <w:rPr>
                <w:sz w:val="20"/>
                <w:szCs w:val="20"/>
              </w:rPr>
              <w:t>в блок</w:t>
            </w:r>
            <w:r>
              <w:rPr>
                <w:sz w:val="20"/>
                <w:szCs w:val="20"/>
              </w:rPr>
              <w:t>ах:</w:t>
            </w:r>
          </w:p>
          <w:p w14:paraId="2A2F40D5" w14:textId="77777777" w:rsidR="001D3AF5" w:rsidRPr="009844FE" w:rsidRDefault="001D3AF5" w:rsidP="00073A78">
            <w:pPr>
              <w:ind w:firstLine="0"/>
              <w:rPr>
                <w:sz w:val="20"/>
                <w:szCs w:val="20"/>
                <w:lang w:val="en-US"/>
              </w:rPr>
            </w:pPr>
            <w:r w:rsidRPr="009844FE">
              <w:rPr>
                <w:sz w:val="20"/>
                <w:szCs w:val="20"/>
                <w:lang w:val="en-US"/>
              </w:rPr>
              <w:t xml:space="preserve">- </w:t>
            </w:r>
            <w:r>
              <w:rPr>
                <w:sz w:val="20"/>
                <w:szCs w:val="20"/>
                <w:lang w:val="en-US"/>
              </w:rPr>
              <w:t>“</w:t>
            </w:r>
            <w:r w:rsidRPr="009844FE">
              <w:rPr>
                <w:sz w:val="20"/>
                <w:szCs w:val="20"/>
              </w:rPr>
              <w:t>Реквизиты</w:t>
            </w:r>
            <w:r w:rsidRPr="009844FE">
              <w:rPr>
                <w:sz w:val="20"/>
                <w:szCs w:val="20"/>
                <w:lang w:val="en-US"/>
              </w:rPr>
              <w:t xml:space="preserve"> </w:t>
            </w:r>
            <w:r w:rsidRPr="009844FE">
              <w:rPr>
                <w:sz w:val="20"/>
                <w:szCs w:val="20"/>
              </w:rPr>
              <w:t>счета</w:t>
            </w:r>
            <w:r w:rsidRPr="009844FE">
              <w:rPr>
                <w:sz w:val="20"/>
                <w:szCs w:val="20"/>
                <w:lang w:val="en-US"/>
              </w:rPr>
              <w:t xml:space="preserve"> </w:t>
            </w:r>
            <w:r w:rsidRPr="009844FE">
              <w:rPr>
                <w:sz w:val="20"/>
                <w:szCs w:val="20"/>
              </w:rPr>
              <w:t>заказчика</w:t>
            </w:r>
            <w:r>
              <w:rPr>
                <w:sz w:val="20"/>
                <w:szCs w:val="20"/>
                <w:lang w:val="en-US"/>
              </w:rPr>
              <w:t>”</w:t>
            </w:r>
            <w:r w:rsidRPr="009844FE">
              <w:rPr>
                <w:sz w:val="20"/>
                <w:szCs w:val="20"/>
                <w:lang w:val="en-US"/>
              </w:rPr>
              <w:t xml:space="preserve"> (customer/customerAccountsDetails/customerAccountDetails);</w:t>
            </w:r>
          </w:p>
          <w:p w14:paraId="71D6EC44" w14:textId="77777777" w:rsidR="001D3AF5" w:rsidRPr="009844FE" w:rsidRDefault="001D3AF5" w:rsidP="00073A78">
            <w:pPr>
              <w:ind w:firstLine="0"/>
              <w:rPr>
                <w:sz w:val="20"/>
                <w:szCs w:val="20"/>
                <w:lang w:val="en-US"/>
              </w:rPr>
            </w:pPr>
            <w:r w:rsidRPr="009844FE">
              <w:rPr>
                <w:sz w:val="20"/>
                <w:szCs w:val="20"/>
                <w:lang w:val="en-US"/>
              </w:rPr>
              <w:t xml:space="preserve">- </w:t>
            </w:r>
            <w:r>
              <w:rPr>
                <w:sz w:val="20"/>
                <w:szCs w:val="20"/>
                <w:lang w:val="en-US"/>
              </w:rPr>
              <w:t>“</w:t>
            </w:r>
            <w:r w:rsidRPr="009844FE">
              <w:rPr>
                <w:sz w:val="20"/>
                <w:szCs w:val="20"/>
              </w:rPr>
              <w:t>Реквизиты</w:t>
            </w:r>
            <w:r w:rsidRPr="009844FE">
              <w:rPr>
                <w:sz w:val="20"/>
                <w:szCs w:val="20"/>
                <w:lang w:val="en-US"/>
              </w:rPr>
              <w:t xml:space="preserve"> </w:t>
            </w:r>
            <w:r w:rsidRPr="009844FE">
              <w:rPr>
                <w:sz w:val="20"/>
                <w:szCs w:val="20"/>
              </w:rPr>
              <w:t>счета</w:t>
            </w:r>
            <w:r w:rsidRPr="009844FE">
              <w:rPr>
                <w:sz w:val="20"/>
                <w:szCs w:val="20"/>
                <w:lang w:val="en-US"/>
              </w:rPr>
              <w:t xml:space="preserve"> </w:t>
            </w:r>
            <w:r w:rsidRPr="009844FE">
              <w:rPr>
                <w:sz w:val="20"/>
                <w:szCs w:val="20"/>
              </w:rPr>
              <w:t>обособленного</w:t>
            </w:r>
            <w:r w:rsidRPr="009844FE">
              <w:rPr>
                <w:sz w:val="20"/>
                <w:szCs w:val="20"/>
                <w:lang w:val="en-US"/>
              </w:rPr>
              <w:t xml:space="preserve"> </w:t>
            </w:r>
            <w:r w:rsidRPr="009844FE">
              <w:rPr>
                <w:sz w:val="20"/>
                <w:szCs w:val="20"/>
              </w:rPr>
              <w:t>подразделения</w:t>
            </w:r>
            <w:r>
              <w:rPr>
                <w:sz w:val="20"/>
                <w:szCs w:val="20"/>
                <w:lang w:val="en-US"/>
              </w:rPr>
              <w:t>”</w:t>
            </w:r>
            <w:r w:rsidRPr="009844FE">
              <w:rPr>
                <w:sz w:val="20"/>
                <w:szCs w:val="20"/>
                <w:lang w:val="en-US"/>
              </w:rPr>
              <w:t xml:space="preserve"> (customer/separateDepartmentAccountsDetails/separateDepartmentAccountDetails);</w:t>
            </w:r>
          </w:p>
          <w:p w14:paraId="5D32D214" w14:textId="77777777" w:rsidR="001D3AF5" w:rsidRPr="009844FE" w:rsidRDefault="001D3AF5" w:rsidP="00073A78">
            <w:pPr>
              <w:ind w:firstLine="0"/>
              <w:rPr>
                <w:sz w:val="20"/>
                <w:szCs w:val="20"/>
                <w:lang w:val="en-US"/>
              </w:rPr>
            </w:pPr>
            <w:r w:rsidRPr="009844FE">
              <w:rPr>
                <w:sz w:val="20"/>
                <w:szCs w:val="20"/>
                <w:lang w:val="en-US"/>
              </w:rPr>
              <w:t xml:space="preserve">- </w:t>
            </w:r>
            <w:r>
              <w:rPr>
                <w:sz w:val="20"/>
                <w:szCs w:val="20"/>
                <w:lang w:val="en-US"/>
              </w:rPr>
              <w:t>“</w:t>
            </w:r>
            <w:r w:rsidRPr="009844FE">
              <w:rPr>
                <w:sz w:val="20"/>
                <w:szCs w:val="20"/>
              </w:rPr>
              <w:t>Реквизиты</w:t>
            </w:r>
            <w:r w:rsidRPr="009844FE">
              <w:rPr>
                <w:sz w:val="20"/>
                <w:szCs w:val="20"/>
                <w:lang w:val="en-US"/>
              </w:rPr>
              <w:t xml:space="preserve"> </w:t>
            </w:r>
            <w:r w:rsidRPr="009844FE">
              <w:rPr>
                <w:sz w:val="20"/>
                <w:szCs w:val="20"/>
              </w:rPr>
              <w:t>счета</w:t>
            </w:r>
            <w:r w:rsidRPr="009844FE">
              <w:rPr>
                <w:sz w:val="20"/>
                <w:szCs w:val="20"/>
                <w:lang w:val="en-US"/>
              </w:rPr>
              <w:t xml:space="preserve"> </w:t>
            </w:r>
            <w:r w:rsidRPr="009844FE">
              <w:rPr>
                <w:sz w:val="20"/>
                <w:szCs w:val="20"/>
              </w:rPr>
              <w:t>поставщика</w:t>
            </w:r>
            <w:r>
              <w:rPr>
                <w:sz w:val="20"/>
                <w:szCs w:val="20"/>
                <w:lang w:val="en-US"/>
              </w:rPr>
              <w:t>”</w:t>
            </w:r>
            <w:r w:rsidRPr="009844FE">
              <w:rPr>
                <w:sz w:val="20"/>
                <w:szCs w:val="20"/>
                <w:lang w:val="en-US"/>
              </w:rPr>
              <w:t xml:space="preserve"> (contract/suppliersInfo/supplierInfo/supplierAccountsDetails/supplierAccountDetails);</w:t>
            </w:r>
          </w:p>
          <w:p w14:paraId="01B24055" w14:textId="77777777" w:rsidR="001D3AF5" w:rsidRPr="009844FE" w:rsidRDefault="001D3AF5" w:rsidP="00073A78">
            <w:pPr>
              <w:ind w:firstLine="0"/>
              <w:rPr>
                <w:sz w:val="20"/>
                <w:szCs w:val="20"/>
                <w:lang w:val="en-US"/>
              </w:rPr>
            </w:pPr>
            <w:r w:rsidRPr="009844FE">
              <w:rPr>
                <w:sz w:val="20"/>
                <w:szCs w:val="20"/>
                <w:lang w:val="en-US"/>
              </w:rPr>
              <w:t xml:space="preserve">- </w:t>
            </w:r>
            <w:r>
              <w:rPr>
                <w:sz w:val="20"/>
                <w:szCs w:val="20"/>
                <w:lang w:val="en-US"/>
              </w:rPr>
              <w:t>“</w:t>
            </w:r>
            <w:r w:rsidRPr="009844FE">
              <w:rPr>
                <w:sz w:val="20"/>
                <w:szCs w:val="20"/>
              </w:rPr>
              <w:t>Этапы</w:t>
            </w:r>
            <w:r w:rsidRPr="009844FE">
              <w:rPr>
                <w:sz w:val="20"/>
                <w:szCs w:val="20"/>
                <w:lang w:val="en-US"/>
              </w:rPr>
              <w:t xml:space="preserve"> </w:t>
            </w:r>
            <w:r w:rsidRPr="009844FE">
              <w:rPr>
                <w:sz w:val="20"/>
                <w:szCs w:val="20"/>
              </w:rPr>
              <w:t>исполнения</w:t>
            </w:r>
            <w:r w:rsidRPr="009844FE">
              <w:rPr>
                <w:sz w:val="20"/>
                <w:szCs w:val="20"/>
                <w:lang w:val="en-US"/>
              </w:rPr>
              <w:t xml:space="preserve"> </w:t>
            </w:r>
            <w:r w:rsidRPr="009844FE">
              <w:rPr>
                <w:sz w:val="20"/>
                <w:szCs w:val="20"/>
              </w:rPr>
              <w:t>контракта</w:t>
            </w:r>
            <w:r>
              <w:rPr>
                <w:sz w:val="20"/>
                <w:szCs w:val="20"/>
                <w:lang w:val="en-US"/>
              </w:rPr>
              <w:t>”</w:t>
            </w:r>
            <w:r w:rsidRPr="009844FE">
              <w:rPr>
                <w:sz w:val="20"/>
                <w:szCs w:val="20"/>
                <w:lang w:val="en-US"/>
              </w:rPr>
              <w:t xml:space="preserve"> (finances/financingPlan/stages </w:t>
            </w:r>
            <w:r w:rsidRPr="009844FE">
              <w:rPr>
                <w:sz w:val="20"/>
                <w:szCs w:val="20"/>
              </w:rPr>
              <w:t>и</w:t>
            </w:r>
            <w:r w:rsidRPr="009844FE">
              <w:rPr>
                <w:sz w:val="20"/>
                <w:szCs w:val="20"/>
                <w:lang w:val="en-US"/>
              </w:rPr>
              <w:t xml:space="preserve"> executionPeriod/stages);</w:t>
            </w:r>
          </w:p>
          <w:p w14:paraId="2E5AA20B" w14:textId="77777777" w:rsidR="001D3AF5" w:rsidRPr="009844FE" w:rsidRDefault="001D3AF5" w:rsidP="00073A78">
            <w:pPr>
              <w:ind w:firstLine="0"/>
              <w:rPr>
                <w:sz w:val="20"/>
                <w:szCs w:val="20"/>
              </w:rPr>
            </w:pPr>
            <w:r w:rsidRPr="009844FE">
              <w:rPr>
                <w:sz w:val="20"/>
                <w:szCs w:val="20"/>
              </w:rPr>
              <w:t xml:space="preserve">- </w:t>
            </w:r>
            <w:r>
              <w:rPr>
                <w:sz w:val="20"/>
                <w:szCs w:val="20"/>
              </w:rPr>
              <w:t>«</w:t>
            </w:r>
            <w:r w:rsidRPr="009844FE">
              <w:rPr>
                <w:sz w:val="20"/>
                <w:szCs w:val="20"/>
              </w:rPr>
              <w:t>Предмет контракта (объект закупки), НЕ имеющий соподчиненные объекты закупки (недетализированный или дочерний)</w:t>
            </w:r>
            <w:r>
              <w:rPr>
                <w:sz w:val="20"/>
                <w:szCs w:val="20"/>
              </w:rPr>
              <w:t>»</w:t>
            </w:r>
            <w:r w:rsidRPr="009844FE">
              <w:rPr>
                <w:sz w:val="20"/>
                <w:szCs w:val="20"/>
              </w:rPr>
              <w:t xml:space="preserve"> (products/product);</w:t>
            </w:r>
          </w:p>
          <w:p w14:paraId="6FE1B253" w14:textId="66075D6F" w:rsidR="001D3AF5" w:rsidRDefault="001D3AF5" w:rsidP="00073A78">
            <w:pPr>
              <w:ind w:firstLine="0"/>
              <w:rPr>
                <w:sz w:val="20"/>
                <w:szCs w:val="20"/>
              </w:rPr>
            </w:pPr>
            <w:r w:rsidRPr="009844FE">
              <w:rPr>
                <w:sz w:val="20"/>
                <w:szCs w:val="20"/>
              </w:rPr>
              <w:t xml:space="preserve">- </w:t>
            </w:r>
            <w:r>
              <w:rPr>
                <w:sz w:val="20"/>
                <w:szCs w:val="20"/>
              </w:rPr>
              <w:t>«</w:t>
            </w:r>
            <w:r w:rsidRPr="009844FE">
              <w:rPr>
                <w:sz w:val="20"/>
                <w:szCs w:val="20"/>
              </w:rPr>
              <w:t>Предмет контракта (объект закупки), имеющий соподчиненные объекты закупки</w:t>
            </w:r>
            <w:r>
              <w:rPr>
                <w:sz w:val="20"/>
                <w:szCs w:val="20"/>
              </w:rPr>
              <w:t>»</w:t>
            </w:r>
            <w:r w:rsidRPr="009844FE">
              <w:rPr>
                <w:sz w:val="20"/>
                <w:szCs w:val="20"/>
              </w:rPr>
              <w:t xml:space="preserve"> (products/parentProduct).</w:t>
            </w:r>
            <w:r w:rsidRPr="00A01E8C">
              <w:rPr>
                <w:sz w:val="20"/>
                <w:szCs w:val="20"/>
              </w:rPr>
              <w:t xml:space="preserve"> </w:t>
            </w:r>
          </w:p>
        </w:tc>
      </w:tr>
      <w:tr w:rsidR="001D3AF5" w:rsidRPr="002D5CF4" w14:paraId="7AFC6449"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6C4EF031" w14:textId="512C98A6" w:rsidR="001D3AF5" w:rsidRPr="00CC236F" w:rsidRDefault="001D3AF5" w:rsidP="00073A78">
            <w:pPr>
              <w:pStyle w:val="ad"/>
              <w:rPr>
                <w:sz w:val="18"/>
                <w:szCs w:val="18"/>
              </w:rPr>
            </w:pPr>
            <w:r>
              <w:rPr>
                <w:sz w:val="18"/>
                <w:szCs w:val="18"/>
              </w:rPr>
              <w:t>7.91</w:t>
            </w:r>
          </w:p>
        </w:tc>
        <w:tc>
          <w:tcPr>
            <w:tcW w:w="1134" w:type="dxa"/>
            <w:tcBorders>
              <w:top w:val="single" w:sz="4" w:space="0" w:color="auto"/>
              <w:left w:val="single" w:sz="4" w:space="0" w:color="auto"/>
              <w:bottom w:val="single" w:sz="4" w:space="0" w:color="auto"/>
              <w:right w:val="single" w:sz="4" w:space="0" w:color="auto"/>
            </w:tcBorders>
          </w:tcPr>
          <w:p w14:paraId="2B618B27" w14:textId="7A046DA3" w:rsidR="001D3AF5" w:rsidRPr="00CC236F" w:rsidRDefault="001D3AF5" w:rsidP="00073A78">
            <w:pPr>
              <w:pStyle w:val="ad"/>
              <w:rPr>
                <w:sz w:val="18"/>
                <w:szCs w:val="18"/>
              </w:rPr>
            </w:pPr>
            <w:r>
              <w:rPr>
                <w:sz w:val="18"/>
                <w:szCs w:val="18"/>
              </w:rPr>
              <w:t>17.04.2024</w:t>
            </w:r>
          </w:p>
        </w:tc>
        <w:tc>
          <w:tcPr>
            <w:tcW w:w="1275" w:type="dxa"/>
            <w:tcBorders>
              <w:top w:val="single" w:sz="4" w:space="0" w:color="auto"/>
              <w:left w:val="single" w:sz="4" w:space="0" w:color="auto"/>
              <w:bottom w:val="single" w:sz="4" w:space="0" w:color="auto"/>
              <w:right w:val="single" w:sz="4" w:space="0" w:color="auto"/>
            </w:tcBorders>
          </w:tcPr>
          <w:p w14:paraId="7C2051EF" w14:textId="1C06EEE5" w:rsidR="001D3AF5" w:rsidRPr="005033FF" w:rsidRDefault="001D3AF5" w:rsidP="00073A78">
            <w:pPr>
              <w:pStyle w:val="ad"/>
              <w:rPr>
                <w:sz w:val="20"/>
                <w:szCs w:val="20"/>
              </w:rPr>
            </w:pPr>
            <w:r w:rsidRPr="005033FF">
              <w:rPr>
                <w:sz w:val="20"/>
                <w:szCs w:val="20"/>
              </w:rPr>
              <w:t>FCSNF-21</w:t>
            </w:r>
            <w:r>
              <w:rPr>
                <w:sz w:val="20"/>
                <w:szCs w:val="20"/>
              </w:rPr>
              <w:t>873</w:t>
            </w:r>
          </w:p>
        </w:tc>
        <w:tc>
          <w:tcPr>
            <w:tcW w:w="6095" w:type="dxa"/>
            <w:tcBorders>
              <w:top w:val="single" w:sz="4" w:space="0" w:color="auto"/>
              <w:left w:val="single" w:sz="4" w:space="0" w:color="auto"/>
              <w:bottom w:val="single" w:sz="4" w:space="0" w:color="auto"/>
              <w:right w:val="single" w:sz="4" w:space="0" w:color="auto"/>
            </w:tcBorders>
          </w:tcPr>
          <w:p w14:paraId="7EF43E06" w14:textId="60C4DB3D" w:rsidR="001D3AF5" w:rsidRDefault="001D3AF5" w:rsidP="00073A78">
            <w:pPr>
              <w:ind w:firstLine="0"/>
              <w:rPr>
                <w:sz w:val="20"/>
                <w:szCs w:val="20"/>
              </w:rPr>
            </w:pPr>
            <w:r>
              <w:rPr>
                <w:sz w:val="20"/>
                <w:szCs w:val="20"/>
              </w:rPr>
              <w:t xml:space="preserve">Изменено правило приема поля </w:t>
            </w:r>
            <w:r w:rsidRPr="00CC236F">
              <w:rPr>
                <w:sz w:val="20"/>
                <w:szCs w:val="20"/>
              </w:rPr>
              <w:t>«Способ указания объема выполнения работы, оказания услуги</w:t>
            </w:r>
            <w:r>
              <w:rPr>
                <w:sz w:val="20"/>
                <w:szCs w:val="20"/>
              </w:rPr>
              <w:t xml:space="preserve"> для родительских объектов закупки</w:t>
            </w:r>
          </w:p>
        </w:tc>
      </w:tr>
      <w:tr w:rsidR="001D3AF5" w:rsidRPr="002D5CF4" w14:paraId="1BAD0578"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45400C94" w14:textId="459A46A3" w:rsidR="001D3AF5" w:rsidRDefault="001D3AF5" w:rsidP="00073A78">
            <w:pPr>
              <w:pStyle w:val="ad"/>
              <w:rPr>
                <w:sz w:val="18"/>
                <w:szCs w:val="18"/>
              </w:rPr>
            </w:pPr>
            <w:r>
              <w:rPr>
                <w:sz w:val="18"/>
                <w:szCs w:val="18"/>
              </w:rPr>
              <w:t>7.92</w:t>
            </w:r>
          </w:p>
        </w:tc>
        <w:tc>
          <w:tcPr>
            <w:tcW w:w="1134" w:type="dxa"/>
            <w:tcBorders>
              <w:top w:val="single" w:sz="4" w:space="0" w:color="auto"/>
              <w:left w:val="single" w:sz="4" w:space="0" w:color="auto"/>
              <w:bottom w:val="single" w:sz="4" w:space="0" w:color="auto"/>
              <w:right w:val="single" w:sz="4" w:space="0" w:color="auto"/>
            </w:tcBorders>
          </w:tcPr>
          <w:p w14:paraId="452F657A" w14:textId="7FC29332" w:rsidR="001D3AF5" w:rsidRDefault="001D3AF5" w:rsidP="00073A78">
            <w:pPr>
              <w:pStyle w:val="ad"/>
              <w:rPr>
                <w:sz w:val="18"/>
                <w:szCs w:val="18"/>
              </w:rPr>
            </w:pPr>
            <w:r>
              <w:rPr>
                <w:sz w:val="18"/>
                <w:szCs w:val="18"/>
              </w:rPr>
              <w:t>22.04.2024</w:t>
            </w:r>
          </w:p>
        </w:tc>
        <w:tc>
          <w:tcPr>
            <w:tcW w:w="1275" w:type="dxa"/>
            <w:tcBorders>
              <w:top w:val="single" w:sz="4" w:space="0" w:color="auto"/>
              <w:left w:val="single" w:sz="4" w:space="0" w:color="auto"/>
              <w:bottom w:val="single" w:sz="4" w:space="0" w:color="auto"/>
              <w:right w:val="single" w:sz="4" w:space="0" w:color="auto"/>
            </w:tcBorders>
          </w:tcPr>
          <w:p w14:paraId="411887D7" w14:textId="7BBCB869" w:rsidR="001D3AF5" w:rsidRPr="005033FF" w:rsidRDefault="001D3AF5" w:rsidP="00073A78">
            <w:pPr>
              <w:pStyle w:val="ad"/>
              <w:rPr>
                <w:sz w:val="20"/>
                <w:szCs w:val="20"/>
              </w:rPr>
            </w:pPr>
            <w:r w:rsidRPr="00A3091D">
              <w:rPr>
                <w:sz w:val="20"/>
                <w:szCs w:val="20"/>
              </w:rPr>
              <w:t>FCS-292321</w:t>
            </w:r>
          </w:p>
        </w:tc>
        <w:tc>
          <w:tcPr>
            <w:tcW w:w="6095" w:type="dxa"/>
            <w:tcBorders>
              <w:top w:val="single" w:sz="4" w:space="0" w:color="auto"/>
              <w:left w:val="single" w:sz="4" w:space="0" w:color="auto"/>
              <w:bottom w:val="single" w:sz="4" w:space="0" w:color="auto"/>
              <w:right w:val="single" w:sz="4" w:space="0" w:color="auto"/>
            </w:tcBorders>
          </w:tcPr>
          <w:p w14:paraId="65201AB2" w14:textId="65FC23E6" w:rsidR="001D3AF5" w:rsidRDefault="001D3AF5" w:rsidP="00073A78">
            <w:pPr>
              <w:ind w:firstLine="0"/>
              <w:rPr>
                <w:sz w:val="20"/>
                <w:szCs w:val="20"/>
              </w:rPr>
            </w:pPr>
            <w:r>
              <w:rPr>
                <w:sz w:val="20"/>
                <w:szCs w:val="20"/>
              </w:rPr>
              <w:t xml:space="preserve">Скорректировано описание ошибки для контроля </w:t>
            </w:r>
            <w:r w:rsidRPr="00A3091D">
              <w:rPr>
                <w:sz w:val="20"/>
                <w:szCs w:val="20"/>
              </w:rPr>
              <w:t>РК_ИК_0450</w:t>
            </w:r>
            <w:r>
              <w:rPr>
                <w:sz w:val="20"/>
                <w:szCs w:val="20"/>
              </w:rPr>
              <w:t>.</w:t>
            </w:r>
          </w:p>
        </w:tc>
      </w:tr>
      <w:tr w:rsidR="001D3AF5" w:rsidRPr="002D5CF4" w14:paraId="47DCC43B"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6691DC21" w14:textId="611D22FF" w:rsidR="001D3AF5" w:rsidRDefault="001D3AF5" w:rsidP="00073A78">
            <w:pPr>
              <w:pStyle w:val="ad"/>
              <w:rPr>
                <w:sz w:val="18"/>
                <w:szCs w:val="18"/>
              </w:rPr>
            </w:pPr>
            <w:r>
              <w:rPr>
                <w:sz w:val="18"/>
                <w:szCs w:val="18"/>
              </w:rPr>
              <w:t>7.93</w:t>
            </w:r>
          </w:p>
        </w:tc>
        <w:tc>
          <w:tcPr>
            <w:tcW w:w="1134" w:type="dxa"/>
            <w:tcBorders>
              <w:top w:val="single" w:sz="4" w:space="0" w:color="auto"/>
              <w:left w:val="single" w:sz="4" w:space="0" w:color="auto"/>
              <w:bottom w:val="single" w:sz="4" w:space="0" w:color="auto"/>
              <w:right w:val="single" w:sz="4" w:space="0" w:color="auto"/>
            </w:tcBorders>
          </w:tcPr>
          <w:p w14:paraId="04B6C65E" w14:textId="0ED22C9D" w:rsidR="001D3AF5" w:rsidRDefault="001D3AF5" w:rsidP="00073A78">
            <w:pPr>
              <w:pStyle w:val="ad"/>
              <w:rPr>
                <w:sz w:val="18"/>
                <w:szCs w:val="18"/>
              </w:rPr>
            </w:pPr>
            <w:r>
              <w:rPr>
                <w:sz w:val="18"/>
                <w:szCs w:val="18"/>
              </w:rPr>
              <w:t>23.04.2024</w:t>
            </w:r>
          </w:p>
        </w:tc>
        <w:tc>
          <w:tcPr>
            <w:tcW w:w="1275" w:type="dxa"/>
            <w:tcBorders>
              <w:top w:val="single" w:sz="4" w:space="0" w:color="auto"/>
              <w:left w:val="single" w:sz="4" w:space="0" w:color="auto"/>
              <w:bottom w:val="single" w:sz="4" w:space="0" w:color="auto"/>
              <w:right w:val="single" w:sz="4" w:space="0" w:color="auto"/>
            </w:tcBorders>
          </w:tcPr>
          <w:p w14:paraId="4B8AA51D" w14:textId="62E01B00" w:rsidR="001D3AF5" w:rsidRPr="00A3091D" w:rsidRDefault="001D3AF5" w:rsidP="00073A78">
            <w:pPr>
              <w:pStyle w:val="ad"/>
              <w:rPr>
                <w:sz w:val="20"/>
                <w:szCs w:val="20"/>
              </w:rPr>
            </w:pPr>
            <w:r w:rsidRPr="005033FF">
              <w:rPr>
                <w:sz w:val="20"/>
                <w:szCs w:val="20"/>
              </w:rPr>
              <w:t>FCSNF-21</w:t>
            </w:r>
            <w:r>
              <w:rPr>
                <w:sz w:val="20"/>
                <w:szCs w:val="20"/>
              </w:rPr>
              <w:t>851</w:t>
            </w:r>
          </w:p>
        </w:tc>
        <w:tc>
          <w:tcPr>
            <w:tcW w:w="6095" w:type="dxa"/>
            <w:tcBorders>
              <w:top w:val="single" w:sz="4" w:space="0" w:color="auto"/>
              <w:left w:val="single" w:sz="4" w:space="0" w:color="auto"/>
              <w:bottom w:val="single" w:sz="4" w:space="0" w:color="auto"/>
              <w:right w:val="single" w:sz="4" w:space="0" w:color="auto"/>
            </w:tcBorders>
          </w:tcPr>
          <w:p w14:paraId="0DB4709D" w14:textId="68C29A30" w:rsidR="001D3AF5" w:rsidRPr="00AF7883" w:rsidRDefault="001D3AF5" w:rsidP="00073A78">
            <w:pPr>
              <w:ind w:firstLine="0"/>
              <w:rPr>
                <w:sz w:val="20"/>
                <w:szCs w:val="20"/>
                <w:lang w:val="en-US"/>
              </w:rPr>
            </w:pPr>
            <w:r w:rsidRPr="00AF7883">
              <w:rPr>
                <w:sz w:val="20"/>
                <w:szCs w:val="20"/>
                <w:lang w:val="en-US"/>
              </w:rPr>
              <w:t xml:space="preserve">1. </w:t>
            </w:r>
            <w:r>
              <w:rPr>
                <w:sz w:val="20"/>
                <w:szCs w:val="20"/>
              </w:rPr>
              <w:t>В</w:t>
            </w:r>
            <w:r w:rsidRPr="00AF7883">
              <w:rPr>
                <w:sz w:val="20"/>
                <w:szCs w:val="20"/>
                <w:lang w:val="en-US"/>
              </w:rPr>
              <w:t xml:space="preserve"> </w:t>
            </w:r>
            <w:r>
              <w:rPr>
                <w:sz w:val="20"/>
                <w:szCs w:val="20"/>
              </w:rPr>
              <w:t>блоке</w:t>
            </w:r>
            <w:r w:rsidRPr="00AF7883">
              <w:rPr>
                <w:sz w:val="20"/>
                <w:szCs w:val="20"/>
                <w:lang w:val="en-US"/>
              </w:rPr>
              <w:t xml:space="preserve"> "</w:t>
            </w:r>
            <w:r w:rsidRPr="00AF7883">
              <w:rPr>
                <w:sz w:val="20"/>
                <w:szCs w:val="20"/>
              </w:rPr>
              <w:t>Реквизиты</w:t>
            </w:r>
            <w:r w:rsidRPr="00AF7883">
              <w:rPr>
                <w:sz w:val="20"/>
                <w:szCs w:val="20"/>
                <w:lang w:val="en-US"/>
              </w:rPr>
              <w:t xml:space="preserve"> </w:t>
            </w:r>
            <w:r w:rsidRPr="00AF7883">
              <w:rPr>
                <w:sz w:val="20"/>
                <w:szCs w:val="20"/>
              </w:rPr>
              <w:t>счета</w:t>
            </w:r>
            <w:r w:rsidRPr="00AF7883">
              <w:rPr>
                <w:sz w:val="20"/>
                <w:szCs w:val="20"/>
                <w:lang w:val="en-US"/>
              </w:rPr>
              <w:t xml:space="preserve"> </w:t>
            </w:r>
            <w:r w:rsidRPr="00AF7883">
              <w:rPr>
                <w:sz w:val="20"/>
                <w:szCs w:val="20"/>
              </w:rPr>
              <w:t>заказчика</w:t>
            </w:r>
            <w:r w:rsidRPr="00AF7883">
              <w:rPr>
                <w:sz w:val="20"/>
                <w:szCs w:val="20"/>
                <w:lang w:val="en-US"/>
              </w:rPr>
              <w:t xml:space="preserve">" (customer/customerAccountsDetails/customerAccountDetails) </w:t>
            </w:r>
            <w:r>
              <w:rPr>
                <w:sz w:val="20"/>
                <w:szCs w:val="20"/>
              </w:rPr>
              <w:t>добавлены</w:t>
            </w:r>
            <w:r w:rsidRPr="00AF7883">
              <w:rPr>
                <w:sz w:val="20"/>
                <w:szCs w:val="20"/>
                <w:lang w:val="en-US"/>
              </w:rPr>
              <w:t xml:space="preserve"> </w:t>
            </w:r>
            <w:r>
              <w:rPr>
                <w:sz w:val="20"/>
                <w:szCs w:val="20"/>
              </w:rPr>
              <w:t>поля</w:t>
            </w:r>
            <w:r w:rsidRPr="00AF7883">
              <w:rPr>
                <w:sz w:val="20"/>
                <w:szCs w:val="20"/>
                <w:lang w:val="en-US"/>
              </w:rPr>
              <w:t>:</w:t>
            </w:r>
          </w:p>
          <w:p w14:paraId="5E50E0D8" w14:textId="5C28B9EF" w:rsidR="001D3AF5" w:rsidRPr="00BC1D6C" w:rsidRDefault="001D3AF5" w:rsidP="00796A48">
            <w:pPr>
              <w:pStyle w:val="affe"/>
              <w:numPr>
                <w:ilvl w:val="0"/>
                <w:numId w:val="247"/>
              </w:numPr>
              <w:rPr>
                <w:sz w:val="20"/>
                <w:szCs w:val="20"/>
              </w:rPr>
            </w:pPr>
            <w:r w:rsidRPr="00BC1D6C">
              <w:rPr>
                <w:sz w:val="20"/>
                <w:szCs w:val="20"/>
              </w:rPr>
              <w:t>«Уникальный идентификатор счета из электронного контракта» (</w:t>
            </w:r>
            <w:r w:rsidRPr="00BC1D6C">
              <w:rPr>
                <w:sz w:val="20"/>
                <w:szCs w:val="20"/>
                <w:lang w:val="en-US"/>
              </w:rPr>
              <w:t>electronicContractSid</w:t>
            </w:r>
            <w:r w:rsidRPr="00BC1D6C">
              <w:rPr>
                <w:sz w:val="20"/>
                <w:szCs w:val="20"/>
              </w:rPr>
              <w:t>);</w:t>
            </w:r>
          </w:p>
          <w:p w14:paraId="5FCEA5F1" w14:textId="4A3181C8" w:rsidR="001D3AF5" w:rsidRPr="00BC1D6C" w:rsidRDefault="001D3AF5" w:rsidP="00796A48">
            <w:pPr>
              <w:pStyle w:val="affe"/>
              <w:numPr>
                <w:ilvl w:val="0"/>
                <w:numId w:val="247"/>
              </w:numPr>
              <w:rPr>
                <w:sz w:val="20"/>
                <w:szCs w:val="20"/>
              </w:rPr>
            </w:pPr>
            <w:r w:rsidRPr="00BC1D6C">
              <w:rPr>
                <w:sz w:val="20"/>
                <w:szCs w:val="20"/>
              </w:rPr>
              <w:t>"Внешний идентификатор платежных реквизитов в электронном контракте" (</w:t>
            </w:r>
            <w:r w:rsidRPr="00BC1D6C">
              <w:rPr>
                <w:sz w:val="20"/>
                <w:szCs w:val="20"/>
                <w:lang w:val="en-US"/>
              </w:rPr>
              <w:t>electronicContractExternalSid</w:t>
            </w:r>
            <w:r w:rsidRPr="00BC1D6C">
              <w:rPr>
                <w:sz w:val="20"/>
                <w:szCs w:val="20"/>
              </w:rPr>
              <w:t>.</w:t>
            </w:r>
          </w:p>
          <w:p w14:paraId="15C108D6" w14:textId="791B71B7" w:rsidR="001D3AF5" w:rsidRPr="00574A63" w:rsidRDefault="001D3AF5" w:rsidP="00073A78">
            <w:pPr>
              <w:ind w:firstLine="0"/>
              <w:rPr>
                <w:sz w:val="20"/>
                <w:szCs w:val="20"/>
              </w:rPr>
            </w:pPr>
            <w:r w:rsidRPr="00574A63">
              <w:rPr>
                <w:sz w:val="20"/>
                <w:szCs w:val="20"/>
              </w:rPr>
              <w:t xml:space="preserve">2. </w:t>
            </w:r>
            <w:r>
              <w:rPr>
                <w:sz w:val="20"/>
                <w:szCs w:val="20"/>
              </w:rPr>
              <w:t>В</w:t>
            </w:r>
            <w:r w:rsidRPr="00574A63">
              <w:rPr>
                <w:sz w:val="20"/>
                <w:szCs w:val="20"/>
              </w:rPr>
              <w:t xml:space="preserve"> </w:t>
            </w:r>
            <w:r>
              <w:rPr>
                <w:sz w:val="20"/>
                <w:szCs w:val="20"/>
              </w:rPr>
              <w:t>блоке</w:t>
            </w:r>
            <w:r w:rsidRPr="00574A63">
              <w:rPr>
                <w:sz w:val="20"/>
                <w:szCs w:val="20"/>
              </w:rPr>
              <w:t xml:space="preserve"> "</w:t>
            </w:r>
            <w:r w:rsidRPr="00AF7883">
              <w:rPr>
                <w:sz w:val="20"/>
                <w:szCs w:val="20"/>
              </w:rPr>
              <w:t>Реквизиты</w:t>
            </w:r>
            <w:r w:rsidRPr="00574A63">
              <w:rPr>
                <w:sz w:val="20"/>
                <w:szCs w:val="20"/>
              </w:rPr>
              <w:t xml:space="preserve"> </w:t>
            </w:r>
            <w:r w:rsidRPr="00AF7883">
              <w:rPr>
                <w:sz w:val="20"/>
                <w:szCs w:val="20"/>
              </w:rPr>
              <w:t>счета</w:t>
            </w:r>
            <w:r w:rsidRPr="00574A63">
              <w:rPr>
                <w:sz w:val="20"/>
                <w:szCs w:val="20"/>
              </w:rPr>
              <w:t xml:space="preserve"> </w:t>
            </w:r>
            <w:r w:rsidRPr="00AF7883">
              <w:rPr>
                <w:sz w:val="20"/>
                <w:szCs w:val="20"/>
              </w:rPr>
              <w:t>обособленного</w:t>
            </w:r>
            <w:r w:rsidRPr="00574A63">
              <w:rPr>
                <w:sz w:val="20"/>
                <w:szCs w:val="20"/>
              </w:rPr>
              <w:t xml:space="preserve"> </w:t>
            </w:r>
            <w:r w:rsidRPr="00AF7883">
              <w:rPr>
                <w:sz w:val="20"/>
                <w:szCs w:val="20"/>
              </w:rPr>
              <w:t>подразделения</w:t>
            </w:r>
            <w:r w:rsidRPr="00574A63">
              <w:rPr>
                <w:sz w:val="20"/>
                <w:szCs w:val="20"/>
              </w:rPr>
              <w:t>" (</w:t>
            </w:r>
            <w:r w:rsidRPr="00AF7883">
              <w:rPr>
                <w:sz w:val="20"/>
                <w:szCs w:val="20"/>
                <w:lang w:val="en-US"/>
              </w:rPr>
              <w:t>customer</w:t>
            </w:r>
            <w:r w:rsidRPr="00574A63">
              <w:rPr>
                <w:sz w:val="20"/>
                <w:szCs w:val="20"/>
              </w:rPr>
              <w:t>/</w:t>
            </w:r>
            <w:r w:rsidRPr="00AF7883">
              <w:rPr>
                <w:sz w:val="20"/>
                <w:szCs w:val="20"/>
                <w:lang w:val="en-US"/>
              </w:rPr>
              <w:t>separateDepartmentAccountsDetails</w:t>
            </w:r>
            <w:r w:rsidRPr="00574A63">
              <w:rPr>
                <w:sz w:val="20"/>
                <w:szCs w:val="20"/>
              </w:rPr>
              <w:t>/</w:t>
            </w:r>
            <w:r w:rsidRPr="00AF7883">
              <w:rPr>
                <w:sz w:val="20"/>
                <w:szCs w:val="20"/>
                <w:lang w:val="en-US"/>
              </w:rPr>
              <w:t>separateDepartmentAccountDetails</w:t>
            </w:r>
            <w:r w:rsidRPr="00574A63">
              <w:rPr>
                <w:sz w:val="20"/>
                <w:szCs w:val="20"/>
              </w:rPr>
              <w:t xml:space="preserve">) </w:t>
            </w:r>
            <w:r>
              <w:rPr>
                <w:sz w:val="20"/>
                <w:szCs w:val="20"/>
              </w:rPr>
              <w:t>добавлены</w:t>
            </w:r>
            <w:r w:rsidRPr="00574A63">
              <w:rPr>
                <w:sz w:val="20"/>
                <w:szCs w:val="20"/>
              </w:rPr>
              <w:t xml:space="preserve"> </w:t>
            </w:r>
            <w:r>
              <w:rPr>
                <w:sz w:val="20"/>
                <w:szCs w:val="20"/>
              </w:rPr>
              <w:t>поля</w:t>
            </w:r>
            <w:r w:rsidRPr="00574A63">
              <w:rPr>
                <w:sz w:val="20"/>
                <w:szCs w:val="20"/>
              </w:rPr>
              <w:t>:</w:t>
            </w:r>
          </w:p>
          <w:p w14:paraId="3191F20C" w14:textId="3C89081A" w:rsidR="001D3AF5" w:rsidRPr="00BC1D6C" w:rsidRDefault="001D3AF5" w:rsidP="00796A48">
            <w:pPr>
              <w:pStyle w:val="affe"/>
              <w:numPr>
                <w:ilvl w:val="0"/>
                <w:numId w:val="246"/>
              </w:numPr>
              <w:rPr>
                <w:sz w:val="20"/>
                <w:szCs w:val="20"/>
              </w:rPr>
            </w:pPr>
            <w:r w:rsidRPr="00BC1D6C">
              <w:rPr>
                <w:sz w:val="20"/>
                <w:szCs w:val="20"/>
              </w:rPr>
              <w:t>"Уникальный идентификатор платежных реквизитов в ЕИС в электронном контракте" (</w:t>
            </w:r>
            <w:r w:rsidRPr="00BC1D6C">
              <w:rPr>
                <w:sz w:val="20"/>
                <w:szCs w:val="20"/>
                <w:lang w:val="en-US"/>
              </w:rPr>
              <w:t>electronicContractSid</w:t>
            </w:r>
            <w:r w:rsidRPr="00BC1D6C">
              <w:rPr>
                <w:sz w:val="20"/>
                <w:szCs w:val="20"/>
              </w:rPr>
              <w:t>);</w:t>
            </w:r>
          </w:p>
          <w:p w14:paraId="46FF8D5A" w14:textId="41D068D5" w:rsidR="001D3AF5" w:rsidRPr="00BC1D6C" w:rsidRDefault="001D3AF5" w:rsidP="00796A48">
            <w:pPr>
              <w:pStyle w:val="affe"/>
              <w:numPr>
                <w:ilvl w:val="0"/>
                <w:numId w:val="246"/>
              </w:numPr>
              <w:rPr>
                <w:sz w:val="20"/>
                <w:szCs w:val="20"/>
              </w:rPr>
            </w:pPr>
            <w:r w:rsidRPr="00BC1D6C">
              <w:rPr>
                <w:sz w:val="20"/>
                <w:szCs w:val="20"/>
              </w:rPr>
              <w:t>"Внешний идентификатор платежных реквизитов в электронном контракте" (</w:t>
            </w:r>
            <w:r w:rsidRPr="00BC1D6C">
              <w:rPr>
                <w:sz w:val="20"/>
                <w:szCs w:val="20"/>
                <w:lang w:val="en-US"/>
              </w:rPr>
              <w:t>electronicContractExternalSid</w:t>
            </w:r>
            <w:r w:rsidRPr="00BC1D6C">
              <w:rPr>
                <w:sz w:val="20"/>
                <w:szCs w:val="20"/>
              </w:rPr>
              <w:t>.</w:t>
            </w:r>
          </w:p>
          <w:p w14:paraId="54DE8B1D" w14:textId="0D3DDB2D" w:rsidR="001D3AF5" w:rsidRPr="00AF7883" w:rsidRDefault="001D3AF5" w:rsidP="00073A78">
            <w:pPr>
              <w:ind w:firstLine="0"/>
              <w:rPr>
                <w:sz w:val="20"/>
                <w:szCs w:val="20"/>
              </w:rPr>
            </w:pPr>
            <w:r w:rsidRPr="00AF7883">
              <w:rPr>
                <w:sz w:val="20"/>
                <w:szCs w:val="20"/>
              </w:rPr>
              <w:t>3.</w:t>
            </w:r>
            <w:r>
              <w:rPr>
                <w:sz w:val="20"/>
                <w:szCs w:val="20"/>
              </w:rPr>
              <w:t>В</w:t>
            </w:r>
            <w:r w:rsidRPr="00AF7883">
              <w:rPr>
                <w:sz w:val="20"/>
                <w:szCs w:val="20"/>
              </w:rPr>
              <w:t xml:space="preserve"> блоке "Реквизиты счета поставщика" (</w:t>
            </w:r>
            <w:r w:rsidRPr="00AF7883">
              <w:rPr>
                <w:sz w:val="20"/>
                <w:szCs w:val="20"/>
                <w:lang w:val="en-US"/>
              </w:rPr>
              <w:t>contract</w:t>
            </w:r>
            <w:r w:rsidRPr="00AF7883">
              <w:rPr>
                <w:sz w:val="20"/>
                <w:szCs w:val="20"/>
              </w:rPr>
              <w:t>/</w:t>
            </w:r>
            <w:r w:rsidRPr="00AF7883">
              <w:rPr>
                <w:sz w:val="20"/>
                <w:szCs w:val="20"/>
                <w:lang w:val="en-US"/>
              </w:rPr>
              <w:t>suppliersInfo</w:t>
            </w:r>
            <w:r w:rsidRPr="00AF7883">
              <w:rPr>
                <w:sz w:val="20"/>
                <w:szCs w:val="20"/>
              </w:rPr>
              <w:t>/</w:t>
            </w:r>
            <w:r w:rsidRPr="00AF7883">
              <w:rPr>
                <w:sz w:val="20"/>
                <w:szCs w:val="20"/>
                <w:lang w:val="en-US"/>
              </w:rPr>
              <w:t>supplierInfo</w:t>
            </w:r>
            <w:r w:rsidRPr="00AF7883">
              <w:rPr>
                <w:sz w:val="20"/>
                <w:szCs w:val="20"/>
              </w:rPr>
              <w:t>/</w:t>
            </w:r>
            <w:r w:rsidRPr="00AF7883">
              <w:rPr>
                <w:sz w:val="20"/>
                <w:szCs w:val="20"/>
                <w:lang w:val="en-US"/>
              </w:rPr>
              <w:t>supplierAccountsDetails</w:t>
            </w:r>
            <w:r w:rsidRPr="00AF7883">
              <w:rPr>
                <w:sz w:val="20"/>
                <w:szCs w:val="20"/>
              </w:rPr>
              <w:t>/</w:t>
            </w:r>
            <w:r w:rsidRPr="00AF7883">
              <w:rPr>
                <w:sz w:val="20"/>
                <w:szCs w:val="20"/>
                <w:lang w:val="en-US"/>
              </w:rPr>
              <w:t>supplierAccountDetails</w:t>
            </w:r>
            <w:r w:rsidRPr="00AF7883">
              <w:rPr>
                <w:sz w:val="20"/>
                <w:szCs w:val="20"/>
              </w:rPr>
              <w:t xml:space="preserve">) </w:t>
            </w:r>
            <w:r>
              <w:rPr>
                <w:sz w:val="20"/>
                <w:szCs w:val="20"/>
              </w:rPr>
              <w:t>добавлены</w:t>
            </w:r>
            <w:r w:rsidRPr="00AF7883">
              <w:rPr>
                <w:sz w:val="20"/>
                <w:szCs w:val="20"/>
              </w:rPr>
              <w:t xml:space="preserve"> новые поля:</w:t>
            </w:r>
          </w:p>
          <w:p w14:paraId="788BB412" w14:textId="7858CABF" w:rsidR="001D3AF5" w:rsidRPr="00BC1D6C" w:rsidRDefault="001D3AF5" w:rsidP="00796A48">
            <w:pPr>
              <w:pStyle w:val="affe"/>
              <w:numPr>
                <w:ilvl w:val="0"/>
                <w:numId w:val="245"/>
              </w:numPr>
              <w:rPr>
                <w:sz w:val="20"/>
                <w:szCs w:val="20"/>
              </w:rPr>
            </w:pPr>
            <w:r w:rsidRPr="00BC1D6C">
              <w:rPr>
                <w:sz w:val="20"/>
                <w:szCs w:val="20"/>
              </w:rPr>
              <w:t>«Уникальный идентификатор счета из электронного контракта» (</w:t>
            </w:r>
            <w:r w:rsidRPr="00BC1D6C">
              <w:rPr>
                <w:sz w:val="20"/>
                <w:szCs w:val="20"/>
                <w:lang w:val="en-US"/>
              </w:rPr>
              <w:t>electronicContractSid</w:t>
            </w:r>
            <w:r w:rsidRPr="00BC1D6C">
              <w:rPr>
                <w:sz w:val="20"/>
                <w:szCs w:val="20"/>
              </w:rPr>
              <w:t>);</w:t>
            </w:r>
          </w:p>
          <w:p w14:paraId="2287FCE5" w14:textId="1F7208A5" w:rsidR="001D3AF5" w:rsidRPr="00BC1D6C" w:rsidRDefault="001D3AF5" w:rsidP="00796A48">
            <w:pPr>
              <w:pStyle w:val="affe"/>
              <w:numPr>
                <w:ilvl w:val="0"/>
                <w:numId w:val="245"/>
              </w:numPr>
              <w:rPr>
                <w:sz w:val="20"/>
                <w:szCs w:val="20"/>
              </w:rPr>
            </w:pPr>
            <w:r w:rsidRPr="00BC1D6C">
              <w:rPr>
                <w:sz w:val="20"/>
                <w:szCs w:val="20"/>
              </w:rPr>
              <w:t>"Внешний идентификатор платежных реквизитов в электронном контракте" (</w:t>
            </w:r>
            <w:r w:rsidRPr="00BC1D6C">
              <w:rPr>
                <w:sz w:val="20"/>
                <w:szCs w:val="20"/>
                <w:lang w:val="en-US"/>
              </w:rPr>
              <w:t>electronicContractExternalSid</w:t>
            </w:r>
            <w:r w:rsidRPr="00BC1D6C">
              <w:rPr>
                <w:sz w:val="20"/>
                <w:szCs w:val="20"/>
              </w:rPr>
              <w:t>).</w:t>
            </w:r>
          </w:p>
          <w:p w14:paraId="7C5BB983" w14:textId="57AF2F23" w:rsidR="001D3AF5" w:rsidRPr="00AF7883" w:rsidRDefault="001D3AF5" w:rsidP="00073A78">
            <w:pPr>
              <w:ind w:firstLine="0"/>
              <w:rPr>
                <w:sz w:val="20"/>
                <w:szCs w:val="20"/>
              </w:rPr>
            </w:pPr>
            <w:r>
              <w:rPr>
                <w:sz w:val="20"/>
                <w:szCs w:val="20"/>
              </w:rPr>
              <w:t>4. В</w:t>
            </w:r>
            <w:r w:rsidRPr="00AF7883">
              <w:rPr>
                <w:sz w:val="20"/>
                <w:szCs w:val="20"/>
              </w:rPr>
              <w:t xml:space="preserve"> блок</w:t>
            </w:r>
            <w:r>
              <w:rPr>
                <w:sz w:val="20"/>
                <w:szCs w:val="20"/>
              </w:rPr>
              <w:t>е</w:t>
            </w:r>
            <w:r w:rsidRPr="00AF7883">
              <w:rPr>
                <w:sz w:val="20"/>
                <w:szCs w:val="20"/>
              </w:rPr>
              <w:t xml:space="preserve"> "Этапы исполнения контракта" (finance</w:t>
            </w:r>
            <w:r>
              <w:rPr>
                <w:sz w:val="20"/>
                <w:szCs w:val="20"/>
              </w:rPr>
              <w:t>s/financingPlan/stages) добавлены</w:t>
            </w:r>
            <w:r w:rsidRPr="00AF7883">
              <w:rPr>
                <w:sz w:val="20"/>
                <w:szCs w:val="20"/>
              </w:rPr>
              <w:t xml:space="preserve"> новые поля:</w:t>
            </w:r>
          </w:p>
          <w:p w14:paraId="65E8DB23" w14:textId="2B425E69" w:rsidR="001D3AF5" w:rsidRPr="00BC1D6C" w:rsidRDefault="001D3AF5" w:rsidP="00796A48">
            <w:pPr>
              <w:pStyle w:val="affe"/>
              <w:numPr>
                <w:ilvl w:val="0"/>
                <w:numId w:val="244"/>
              </w:numPr>
              <w:rPr>
                <w:sz w:val="20"/>
                <w:szCs w:val="20"/>
              </w:rPr>
            </w:pPr>
            <w:r w:rsidRPr="00BC1D6C">
              <w:rPr>
                <w:sz w:val="20"/>
                <w:szCs w:val="20"/>
              </w:rPr>
              <w:lastRenderedPageBreak/>
              <w:t>"Уникальный идентификатор этапа исполнения контракта в электронном контракте" (electronicContractSid);</w:t>
            </w:r>
          </w:p>
          <w:p w14:paraId="097EFB26" w14:textId="77777777" w:rsidR="001D3AF5" w:rsidRPr="00BC1D6C" w:rsidRDefault="001D3AF5" w:rsidP="00796A48">
            <w:pPr>
              <w:pStyle w:val="affe"/>
              <w:numPr>
                <w:ilvl w:val="0"/>
                <w:numId w:val="244"/>
              </w:numPr>
              <w:rPr>
                <w:sz w:val="20"/>
                <w:szCs w:val="20"/>
              </w:rPr>
            </w:pPr>
            <w:r w:rsidRPr="00BC1D6C">
              <w:rPr>
                <w:sz w:val="20"/>
                <w:szCs w:val="20"/>
              </w:rPr>
              <w:t>"Внешний идентификатор этапа исполнения контракта в электронном контракте" (electronicContractExternalSid);</w:t>
            </w:r>
          </w:p>
          <w:p w14:paraId="73C0055C" w14:textId="77777777" w:rsidR="001D3AF5" w:rsidRDefault="001D3AF5" w:rsidP="00073A78">
            <w:pPr>
              <w:ind w:firstLine="0"/>
              <w:rPr>
                <w:sz w:val="20"/>
                <w:szCs w:val="20"/>
              </w:rPr>
            </w:pPr>
            <w:r>
              <w:rPr>
                <w:sz w:val="20"/>
                <w:szCs w:val="20"/>
              </w:rPr>
              <w:t xml:space="preserve">5.В блоке </w:t>
            </w:r>
            <w:r w:rsidRPr="00AF7883">
              <w:rPr>
                <w:sz w:val="20"/>
                <w:szCs w:val="20"/>
              </w:rPr>
              <w:t>"</w:t>
            </w:r>
            <w:r w:rsidRPr="00675362">
              <w:rPr>
                <w:sz w:val="20"/>
                <w:szCs w:val="20"/>
              </w:rPr>
              <w:t>Этапы исполнения контракта</w:t>
            </w:r>
            <w:r w:rsidRPr="00AF7883">
              <w:rPr>
                <w:sz w:val="20"/>
                <w:szCs w:val="20"/>
              </w:rPr>
              <w:t>"</w:t>
            </w:r>
            <w:r w:rsidRPr="00675362">
              <w:rPr>
                <w:sz w:val="20"/>
                <w:szCs w:val="20"/>
              </w:rPr>
              <w:t xml:space="preserve"> (executionPeriod/stages)</w:t>
            </w:r>
            <w:r>
              <w:rPr>
                <w:sz w:val="20"/>
                <w:szCs w:val="20"/>
              </w:rPr>
              <w:t xml:space="preserve"> добавлены</w:t>
            </w:r>
            <w:r w:rsidRPr="00AF7883">
              <w:rPr>
                <w:sz w:val="20"/>
                <w:szCs w:val="20"/>
              </w:rPr>
              <w:t xml:space="preserve"> новые поля:</w:t>
            </w:r>
            <w:r>
              <w:rPr>
                <w:sz w:val="20"/>
                <w:szCs w:val="20"/>
              </w:rPr>
              <w:t xml:space="preserve"> </w:t>
            </w:r>
          </w:p>
          <w:p w14:paraId="4CF20367" w14:textId="77777777" w:rsidR="001D3AF5" w:rsidRPr="00BC1D6C" w:rsidRDefault="001D3AF5" w:rsidP="00796A48">
            <w:pPr>
              <w:pStyle w:val="affe"/>
              <w:numPr>
                <w:ilvl w:val="0"/>
                <w:numId w:val="243"/>
              </w:numPr>
              <w:rPr>
                <w:sz w:val="20"/>
                <w:szCs w:val="20"/>
              </w:rPr>
            </w:pPr>
            <w:r w:rsidRPr="00BC1D6C">
              <w:rPr>
                <w:sz w:val="20"/>
                <w:szCs w:val="20"/>
              </w:rPr>
              <w:t>"Уникальный идентификатор этапа исполнения контракта в электронном контракте" (electronicContractSid);</w:t>
            </w:r>
          </w:p>
          <w:p w14:paraId="7B795ADC" w14:textId="77777777" w:rsidR="001D3AF5" w:rsidRPr="00BC1D6C" w:rsidRDefault="001D3AF5" w:rsidP="00796A48">
            <w:pPr>
              <w:pStyle w:val="affe"/>
              <w:numPr>
                <w:ilvl w:val="0"/>
                <w:numId w:val="243"/>
              </w:numPr>
              <w:rPr>
                <w:sz w:val="20"/>
                <w:szCs w:val="20"/>
              </w:rPr>
            </w:pPr>
            <w:r w:rsidRPr="00BC1D6C">
              <w:rPr>
                <w:sz w:val="20"/>
                <w:szCs w:val="20"/>
              </w:rPr>
              <w:t>"Внешний идентификатор этапа исполнения контракта в электронном контракте" (electronicContractExternalSid);</w:t>
            </w:r>
          </w:p>
          <w:p w14:paraId="4125EE41" w14:textId="2711CBE2" w:rsidR="001D3AF5" w:rsidRPr="00675362" w:rsidRDefault="001D3AF5" w:rsidP="00073A78">
            <w:pPr>
              <w:ind w:firstLine="0"/>
              <w:rPr>
                <w:sz w:val="20"/>
                <w:szCs w:val="20"/>
              </w:rPr>
            </w:pPr>
            <w:r>
              <w:rPr>
                <w:sz w:val="20"/>
                <w:szCs w:val="20"/>
              </w:rPr>
              <w:t xml:space="preserve">6.В блоке </w:t>
            </w:r>
            <w:r w:rsidRPr="00675362">
              <w:rPr>
                <w:sz w:val="20"/>
                <w:szCs w:val="20"/>
              </w:rPr>
              <w:t>"Позиция по торговому наименованию (ТН) лекарственного средства формируется в текстовой форме" (products/product/drugPurchaseObjectInfo/drugInfoUsingReferenceInfo/MNNsInfo/MNNInfo/positionsTradeName/positionTradeName/position</w:t>
            </w:r>
            <w:r>
              <w:rPr>
                <w:sz w:val="20"/>
                <w:szCs w:val="20"/>
              </w:rPr>
              <w:t>TradeNameUsingTextForm) добавлены новые</w:t>
            </w:r>
            <w:r w:rsidRPr="00675362">
              <w:rPr>
                <w:sz w:val="20"/>
                <w:szCs w:val="20"/>
              </w:rPr>
              <w:t xml:space="preserve"> поля:</w:t>
            </w:r>
          </w:p>
          <w:p w14:paraId="67320AE7" w14:textId="52299091" w:rsidR="001D3AF5" w:rsidRPr="00BC1D6C" w:rsidRDefault="001D3AF5" w:rsidP="00796A48">
            <w:pPr>
              <w:pStyle w:val="affe"/>
              <w:numPr>
                <w:ilvl w:val="0"/>
                <w:numId w:val="242"/>
              </w:numPr>
              <w:rPr>
                <w:sz w:val="20"/>
                <w:szCs w:val="20"/>
              </w:rPr>
            </w:pPr>
            <w:r w:rsidRPr="00BC1D6C">
              <w:rPr>
                <w:sz w:val="20"/>
                <w:szCs w:val="20"/>
              </w:rPr>
              <w:t>"Уникальный идентификатор лекарственного препарата (по ТН) в электронном контракте" (electronicContractTNSid);</w:t>
            </w:r>
          </w:p>
          <w:p w14:paraId="016A81A8" w14:textId="77B4A472" w:rsidR="001D3AF5" w:rsidRPr="00BC1D6C" w:rsidRDefault="001D3AF5" w:rsidP="00796A48">
            <w:pPr>
              <w:pStyle w:val="affe"/>
              <w:numPr>
                <w:ilvl w:val="0"/>
                <w:numId w:val="242"/>
              </w:numPr>
              <w:rPr>
                <w:sz w:val="20"/>
                <w:szCs w:val="20"/>
              </w:rPr>
            </w:pPr>
            <w:r w:rsidRPr="00BC1D6C">
              <w:rPr>
                <w:sz w:val="20"/>
                <w:szCs w:val="20"/>
              </w:rPr>
              <w:t>"Внешний идентификатор платежных реквизитов в электронном контракте" (electronicContractExternal</w:t>
            </w:r>
            <w:r>
              <w:rPr>
                <w:sz w:val="20"/>
                <w:szCs w:val="20"/>
                <w:lang w:val="en-US"/>
              </w:rPr>
              <w:t>TN</w:t>
            </w:r>
            <w:r w:rsidRPr="00BC1D6C">
              <w:rPr>
                <w:sz w:val="20"/>
                <w:szCs w:val="20"/>
              </w:rPr>
              <w:t>Sid).</w:t>
            </w:r>
          </w:p>
          <w:p w14:paraId="68BC96B8" w14:textId="77777777" w:rsidR="001D3AF5" w:rsidRDefault="001D3AF5" w:rsidP="00073A78">
            <w:pPr>
              <w:ind w:firstLine="0"/>
              <w:rPr>
                <w:sz w:val="20"/>
                <w:szCs w:val="20"/>
              </w:rPr>
            </w:pPr>
            <w:r>
              <w:rPr>
                <w:sz w:val="20"/>
                <w:szCs w:val="20"/>
              </w:rPr>
              <w:t xml:space="preserve">7.В блоке </w:t>
            </w:r>
            <w:r w:rsidRPr="00675362">
              <w:rPr>
                <w:sz w:val="20"/>
                <w:szCs w:val="20"/>
              </w:rPr>
              <w:t>«Предмет контракта (объект закупки), имеющий соподчиненные объекты закупки» (products/parentProduct)</w:t>
            </w:r>
            <w:r>
              <w:rPr>
                <w:sz w:val="20"/>
                <w:szCs w:val="20"/>
              </w:rPr>
              <w:t xml:space="preserve"> добавлены новые поля:</w:t>
            </w:r>
          </w:p>
          <w:p w14:paraId="3125E259" w14:textId="6AD1D07F" w:rsidR="001D3AF5" w:rsidRPr="00675362" w:rsidRDefault="001D3AF5" w:rsidP="00796A48">
            <w:pPr>
              <w:pStyle w:val="affe"/>
              <w:numPr>
                <w:ilvl w:val="0"/>
                <w:numId w:val="241"/>
              </w:numPr>
              <w:jc w:val="left"/>
              <w:rPr>
                <w:sz w:val="20"/>
                <w:szCs w:val="20"/>
              </w:rPr>
            </w:pPr>
            <w:r w:rsidRPr="00675362">
              <w:rPr>
                <w:sz w:val="20"/>
                <w:szCs w:val="20"/>
              </w:rPr>
              <w:t xml:space="preserve">Поле «Уникальный идентификатор объекта </w:t>
            </w:r>
            <w:r>
              <w:rPr>
                <w:sz w:val="20"/>
                <w:szCs w:val="20"/>
              </w:rPr>
              <w:t>закупки в ЕИС в электронном кон</w:t>
            </w:r>
            <w:r w:rsidRPr="00675362">
              <w:rPr>
                <w:sz w:val="20"/>
                <w:szCs w:val="20"/>
              </w:rPr>
              <w:t>тракте» (products/parentProduct/electronicContractSid;</w:t>
            </w:r>
          </w:p>
          <w:p w14:paraId="20ED3A28" w14:textId="7C62C9AF" w:rsidR="001D3AF5" w:rsidRPr="00675362" w:rsidRDefault="001D3AF5" w:rsidP="00796A48">
            <w:pPr>
              <w:pStyle w:val="affe"/>
              <w:numPr>
                <w:ilvl w:val="0"/>
                <w:numId w:val="241"/>
              </w:numPr>
              <w:jc w:val="left"/>
              <w:rPr>
                <w:sz w:val="20"/>
                <w:szCs w:val="20"/>
              </w:rPr>
            </w:pPr>
            <w:r w:rsidRPr="00675362">
              <w:rPr>
                <w:sz w:val="20"/>
                <w:szCs w:val="20"/>
              </w:rPr>
              <w:t xml:space="preserve">Поле «Внешний идентификатор объекта закупки в электронном контракте» (products/parentProduct/electronicContractExternalSid). </w:t>
            </w:r>
          </w:p>
        </w:tc>
      </w:tr>
      <w:tr w:rsidR="001D3AF5" w:rsidRPr="002D5CF4" w14:paraId="1CF77472"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7226DA9F" w14:textId="40E537ED" w:rsidR="001D3AF5" w:rsidRPr="00574A63" w:rsidRDefault="001D3AF5" w:rsidP="00073A78">
            <w:pPr>
              <w:pStyle w:val="ad"/>
              <w:rPr>
                <w:sz w:val="18"/>
                <w:szCs w:val="18"/>
                <w:lang w:val="en-US"/>
              </w:rPr>
            </w:pPr>
            <w:r>
              <w:rPr>
                <w:sz w:val="18"/>
                <w:szCs w:val="18"/>
                <w:lang w:val="en-US"/>
              </w:rPr>
              <w:lastRenderedPageBreak/>
              <w:t>7.94</w:t>
            </w:r>
          </w:p>
        </w:tc>
        <w:tc>
          <w:tcPr>
            <w:tcW w:w="1134" w:type="dxa"/>
            <w:tcBorders>
              <w:top w:val="single" w:sz="4" w:space="0" w:color="auto"/>
              <w:left w:val="single" w:sz="4" w:space="0" w:color="auto"/>
              <w:bottom w:val="single" w:sz="4" w:space="0" w:color="auto"/>
              <w:right w:val="single" w:sz="4" w:space="0" w:color="auto"/>
            </w:tcBorders>
          </w:tcPr>
          <w:p w14:paraId="579DFBC6" w14:textId="0ABC8F9E" w:rsidR="001D3AF5" w:rsidRPr="00574A63" w:rsidRDefault="001D3AF5" w:rsidP="00073A78">
            <w:pPr>
              <w:pStyle w:val="ad"/>
              <w:rPr>
                <w:sz w:val="18"/>
                <w:szCs w:val="18"/>
                <w:lang w:val="en-US"/>
              </w:rPr>
            </w:pPr>
            <w:r>
              <w:rPr>
                <w:sz w:val="18"/>
                <w:szCs w:val="18"/>
                <w:lang w:val="en-US"/>
              </w:rPr>
              <w:t>08.05.2024</w:t>
            </w:r>
          </w:p>
        </w:tc>
        <w:tc>
          <w:tcPr>
            <w:tcW w:w="1275" w:type="dxa"/>
            <w:tcBorders>
              <w:top w:val="single" w:sz="4" w:space="0" w:color="auto"/>
              <w:left w:val="single" w:sz="4" w:space="0" w:color="auto"/>
              <w:bottom w:val="single" w:sz="4" w:space="0" w:color="auto"/>
              <w:right w:val="single" w:sz="4" w:space="0" w:color="auto"/>
            </w:tcBorders>
          </w:tcPr>
          <w:p w14:paraId="7C32358B" w14:textId="0E47645F" w:rsidR="001D3AF5" w:rsidRPr="005033FF" w:rsidRDefault="001D3AF5" w:rsidP="00073A78">
            <w:pPr>
              <w:pStyle w:val="ad"/>
              <w:rPr>
                <w:sz w:val="20"/>
                <w:szCs w:val="20"/>
              </w:rPr>
            </w:pPr>
            <w:r w:rsidRPr="00574A63">
              <w:rPr>
                <w:sz w:val="20"/>
                <w:szCs w:val="20"/>
              </w:rPr>
              <w:t>FCSNF-21312</w:t>
            </w:r>
          </w:p>
        </w:tc>
        <w:tc>
          <w:tcPr>
            <w:tcW w:w="6095" w:type="dxa"/>
            <w:tcBorders>
              <w:top w:val="single" w:sz="4" w:space="0" w:color="auto"/>
              <w:left w:val="single" w:sz="4" w:space="0" w:color="auto"/>
              <w:bottom w:val="single" w:sz="4" w:space="0" w:color="auto"/>
              <w:right w:val="single" w:sz="4" w:space="0" w:color="auto"/>
            </w:tcBorders>
          </w:tcPr>
          <w:p w14:paraId="43AC445D" w14:textId="79D8C318" w:rsidR="001D3AF5" w:rsidRDefault="001D3AF5" w:rsidP="00073A78">
            <w:pPr>
              <w:ind w:firstLine="0"/>
              <w:rPr>
                <w:sz w:val="20"/>
                <w:szCs w:val="20"/>
              </w:rPr>
            </w:pPr>
            <w:r>
              <w:rPr>
                <w:sz w:val="20"/>
                <w:szCs w:val="20"/>
              </w:rPr>
              <w:t xml:space="preserve">Для документа </w:t>
            </w:r>
            <w:r w:rsidRPr="00574A63">
              <w:rPr>
                <w:sz w:val="20"/>
                <w:szCs w:val="20"/>
              </w:rPr>
              <w:t>«Информация об исполнении (и</w:t>
            </w:r>
            <w:r>
              <w:rPr>
                <w:sz w:val="20"/>
                <w:szCs w:val="20"/>
              </w:rPr>
              <w:t>сполнении обязательств по предо</w:t>
            </w:r>
            <w:r w:rsidRPr="00574A63">
              <w:rPr>
                <w:sz w:val="20"/>
                <w:szCs w:val="20"/>
              </w:rPr>
              <w:t>ставленной гарантии качества, расторжении)»</w:t>
            </w:r>
            <w:r>
              <w:rPr>
                <w:sz w:val="20"/>
                <w:szCs w:val="20"/>
              </w:rPr>
              <w:t xml:space="preserve"> </w:t>
            </w:r>
            <w:r w:rsidRPr="00574A63">
              <w:rPr>
                <w:sz w:val="20"/>
                <w:szCs w:val="20"/>
              </w:rPr>
              <w:t>(contractProcedure)</w:t>
            </w:r>
            <w:r>
              <w:rPr>
                <w:sz w:val="20"/>
                <w:szCs w:val="20"/>
              </w:rPr>
              <w:t>:</w:t>
            </w:r>
          </w:p>
          <w:p w14:paraId="49869C5A" w14:textId="223418E8" w:rsidR="001D3AF5" w:rsidRDefault="001D3AF5" w:rsidP="00073A78">
            <w:pPr>
              <w:ind w:firstLine="0"/>
              <w:rPr>
                <w:sz w:val="20"/>
                <w:szCs w:val="20"/>
              </w:rPr>
            </w:pPr>
            <w:r>
              <w:rPr>
                <w:sz w:val="20"/>
                <w:szCs w:val="20"/>
              </w:rPr>
              <w:t xml:space="preserve">1. Удален контроль </w:t>
            </w:r>
            <w:r w:rsidRPr="00574A63">
              <w:rPr>
                <w:sz w:val="20"/>
                <w:szCs w:val="20"/>
              </w:rPr>
              <w:t>РК_ИК_0259</w:t>
            </w:r>
          </w:p>
          <w:p w14:paraId="7BBE5336" w14:textId="77777777" w:rsidR="001D3AF5" w:rsidRDefault="001D3AF5" w:rsidP="00073A78">
            <w:pPr>
              <w:ind w:firstLine="0"/>
              <w:rPr>
                <w:sz w:val="20"/>
                <w:szCs w:val="20"/>
              </w:rPr>
            </w:pPr>
            <w:r>
              <w:rPr>
                <w:sz w:val="20"/>
                <w:szCs w:val="20"/>
              </w:rPr>
              <w:t>2. Добавлен контроль РК_ИК_0458</w:t>
            </w:r>
          </w:p>
          <w:p w14:paraId="2D3D1FBE" w14:textId="4442E6C4" w:rsidR="001D3AF5" w:rsidRPr="00D67A07" w:rsidRDefault="001D3AF5" w:rsidP="00073A78">
            <w:pPr>
              <w:ind w:firstLine="0"/>
              <w:rPr>
                <w:sz w:val="20"/>
                <w:szCs w:val="20"/>
              </w:rPr>
            </w:pPr>
            <w:r>
              <w:rPr>
                <w:sz w:val="20"/>
                <w:szCs w:val="20"/>
                <w:lang w:val="en-US"/>
              </w:rPr>
              <w:t>V</w:t>
            </w:r>
            <w:r w:rsidRPr="00D67A07">
              <w:rPr>
                <w:sz w:val="20"/>
                <w:szCs w:val="20"/>
              </w:rPr>
              <w:t>2</w:t>
            </w:r>
            <w:r>
              <w:rPr>
                <w:sz w:val="20"/>
                <w:szCs w:val="20"/>
              </w:rPr>
              <w:t xml:space="preserve">: Удален контроль </w:t>
            </w:r>
            <w:r w:rsidRPr="00D67A07">
              <w:rPr>
                <w:sz w:val="20"/>
                <w:szCs w:val="20"/>
              </w:rPr>
              <w:t>РК_ИК_0068</w:t>
            </w:r>
          </w:p>
        </w:tc>
      </w:tr>
      <w:tr w:rsidR="001D3AF5" w:rsidRPr="00271701" w14:paraId="1FC695CF"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0606B3C2" w14:textId="247D5201" w:rsidR="001D3AF5" w:rsidRPr="00063F0B" w:rsidRDefault="001D3AF5" w:rsidP="00073A78">
            <w:pPr>
              <w:pStyle w:val="ad"/>
              <w:rPr>
                <w:sz w:val="18"/>
                <w:szCs w:val="18"/>
              </w:rPr>
            </w:pPr>
            <w:r>
              <w:rPr>
                <w:sz w:val="18"/>
                <w:szCs w:val="18"/>
              </w:rPr>
              <w:t>7.95</w:t>
            </w:r>
          </w:p>
        </w:tc>
        <w:tc>
          <w:tcPr>
            <w:tcW w:w="1134" w:type="dxa"/>
            <w:tcBorders>
              <w:top w:val="single" w:sz="4" w:space="0" w:color="auto"/>
              <w:left w:val="single" w:sz="4" w:space="0" w:color="auto"/>
              <w:bottom w:val="single" w:sz="4" w:space="0" w:color="auto"/>
              <w:right w:val="single" w:sz="4" w:space="0" w:color="auto"/>
            </w:tcBorders>
          </w:tcPr>
          <w:p w14:paraId="4A2ADC2A" w14:textId="7AF18299" w:rsidR="001D3AF5" w:rsidRPr="00063F0B" w:rsidRDefault="001D3AF5" w:rsidP="00073A78">
            <w:pPr>
              <w:pStyle w:val="ad"/>
              <w:rPr>
                <w:sz w:val="18"/>
                <w:szCs w:val="18"/>
              </w:rPr>
            </w:pPr>
            <w:r>
              <w:rPr>
                <w:sz w:val="18"/>
                <w:szCs w:val="18"/>
              </w:rPr>
              <w:t>21.06.2024</w:t>
            </w:r>
          </w:p>
        </w:tc>
        <w:tc>
          <w:tcPr>
            <w:tcW w:w="1275" w:type="dxa"/>
            <w:tcBorders>
              <w:top w:val="single" w:sz="4" w:space="0" w:color="auto"/>
              <w:left w:val="single" w:sz="4" w:space="0" w:color="auto"/>
              <w:bottom w:val="single" w:sz="4" w:space="0" w:color="auto"/>
              <w:right w:val="single" w:sz="4" w:space="0" w:color="auto"/>
            </w:tcBorders>
          </w:tcPr>
          <w:p w14:paraId="4AA19442" w14:textId="16D15A5E" w:rsidR="001D3AF5" w:rsidRPr="00574A63" w:rsidRDefault="001D3AF5" w:rsidP="00073A78">
            <w:pPr>
              <w:pStyle w:val="ad"/>
              <w:rPr>
                <w:sz w:val="20"/>
                <w:szCs w:val="20"/>
              </w:rPr>
            </w:pPr>
            <w:r w:rsidRPr="00574A63">
              <w:rPr>
                <w:sz w:val="20"/>
                <w:szCs w:val="20"/>
              </w:rPr>
              <w:t>FCSNF-2</w:t>
            </w:r>
            <w:r>
              <w:rPr>
                <w:sz w:val="20"/>
                <w:szCs w:val="20"/>
              </w:rPr>
              <w:t>2429</w:t>
            </w:r>
          </w:p>
        </w:tc>
        <w:tc>
          <w:tcPr>
            <w:tcW w:w="6095" w:type="dxa"/>
            <w:tcBorders>
              <w:top w:val="single" w:sz="4" w:space="0" w:color="auto"/>
              <w:left w:val="single" w:sz="4" w:space="0" w:color="auto"/>
              <w:bottom w:val="single" w:sz="4" w:space="0" w:color="auto"/>
              <w:right w:val="single" w:sz="4" w:space="0" w:color="auto"/>
            </w:tcBorders>
          </w:tcPr>
          <w:p w14:paraId="5FC0DF85" w14:textId="0FF441EF" w:rsidR="001D3AF5" w:rsidRDefault="001D3AF5" w:rsidP="00073A78">
            <w:pPr>
              <w:ind w:firstLine="0"/>
              <w:rPr>
                <w:sz w:val="20"/>
                <w:szCs w:val="20"/>
              </w:rPr>
            </w:pPr>
            <w:r>
              <w:rPr>
                <w:sz w:val="20"/>
                <w:szCs w:val="20"/>
              </w:rPr>
              <w:t xml:space="preserve">1.В документе </w:t>
            </w:r>
            <w:r w:rsidRPr="000B0243">
              <w:rPr>
                <w:sz w:val="20"/>
                <w:szCs w:val="20"/>
              </w:rPr>
              <w:t>«Информация (проект информации) о заключенном контракте с 01.01.2015» (contract2015)</w:t>
            </w:r>
            <w:r>
              <w:rPr>
                <w:sz w:val="20"/>
                <w:szCs w:val="20"/>
              </w:rPr>
              <w:t xml:space="preserve"> изменено правило приема блоков: </w:t>
            </w:r>
          </w:p>
          <w:p w14:paraId="2A20B05A" w14:textId="49382947" w:rsidR="001D3AF5" w:rsidRPr="00271701" w:rsidRDefault="001D3AF5" w:rsidP="00796A48">
            <w:pPr>
              <w:pStyle w:val="affe"/>
              <w:numPr>
                <w:ilvl w:val="0"/>
                <w:numId w:val="248"/>
              </w:numPr>
              <w:rPr>
                <w:sz w:val="20"/>
                <w:szCs w:val="20"/>
              </w:rPr>
            </w:pPr>
            <w:r w:rsidRPr="00271701">
              <w:rPr>
                <w:sz w:val="20"/>
                <w:szCs w:val="20"/>
              </w:rPr>
              <w:t xml:space="preserve">«Физическое лицо РФ. Поставщик культурных ценностей» </w:t>
            </w:r>
            <w:r>
              <w:rPr>
                <w:sz w:val="20"/>
                <w:szCs w:val="20"/>
              </w:rPr>
              <w:t>(individualPersonRFisCulture): н</w:t>
            </w:r>
            <w:r w:rsidRPr="00271701">
              <w:rPr>
                <w:sz w:val="20"/>
                <w:szCs w:val="20"/>
              </w:rPr>
              <w:t>е используется для контрактов, первая версия которых была размещена после даты из настройки «Дата начала применения нормы по сокрытию контрактов с ед поставщиком заключенных по п. 10, 13 и 17 ч.1 ст.93 44-ФЗ»</w:t>
            </w:r>
          </w:p>
          <w:p w14:paraId="1BB79EBD" w14:textId="0AD9E416" w:rsidR="001D3AF5" w:rsidRDefault="001D3AF5" w:rsidP="00796A48">
            <w:pPr>
              <w:pStyle w:val="affe"/>
              <w:numPr>
                <w:ilvl w:val="0"/>
                <w:numId w:val="248"/>
              </w:numPr>
              <w:rPr>
                <w:sz w:val="20"/>
                <w:szCs w:val="20"/>
              </w:rPr>
            </w:pPr>
            <w:r w:rsidRPr="00271701">
              <w:rPr>
                <w:sz w:val="20"/>
                <w:szCs w:val="20"/>
              </w:rPr>
              <w:t>«Физич</w:t>
            </w:r>
            <w:r>
              <w:rPr>
                <w:sz w:val="20"/>
                <w:szCs w:val="20"/>
              </w:rPr>
              <w:t>еское лицо иностранного государ</w:t>
            </w:r>
            <w:r w:rsidRPr="00271701">
              <w:rPr>
                <w:sz w:val="20"/>
                <w:szCs w:val="20"/>
              </w:rPr>
              <w:t>ства. Поставщик культурных ценностей» (</w:t>
            </w:r>
            <w:r w:rsidRPr="00271701">
              <w:rPr>
                <w:sz w:val="20"/>
                <w:szCs w:val="20"/>
                <w:lang w:val="en-US"/>
              </w:rPr>
              <w:t>individualPersonForeignStateisCulture</w:t>
            </w:r>
            <w:r w:rsidRPr="00271701">
              <w:rPr>
                <w:sz w:val="20"/>
                <w:szCs w:val="20"/>
              </w:rPr>
              <w:t>):</w:t>
            </w:r>
            <w:r>
              <w:t xml:space="preserve"> </w:t>
            </w:r>
            <w:r>
              <w:rPr>
                <w:sz w:val="20"/>
                <w:szCs w:val="20"/>
              </w:rPr>
              <w:t>н</w:t>
            </w:r>
            <w:r w:rsidRPr="00271701">
              <w:rPr>
                <w:sz w:val="20"/>
                <w:szCs w:val="20"/>
              </w:rPr>
              <w:t xml:space="preserve">е используется для контрактов, первая версия которых была размещена после </w:t>
            </w:r>
            <w:r w:rsidRPr="00271701">
              <w:rPr>
                <w:sz w:val="20"/>
                <w:szCs w:val="20"/>
              </w:rPr>
              <w:lastRenderedPageBreak/>
              <w:t>даты из настройки «Дата начала применения нормы по сокрытию контрактов с ед поставщиком заключенных по п. 10, 13 и 17 ч.1 ст.93 44-ФЗ»</w:t>
            </w:r>
          </w:p>
          <w:p w14:paraId="5114B957" w14:textId="77777777" w:rsidR="001D3AF5" w:rsidRDefault="001D3AF5" w:rsidP="00796A48">
            <w:pPr>
              <w:pStyle w:val="affe"/>
              <w:numPr>
                <w:ilvl w:val="0"/>
                <w:numId w:val="248"/>
              </w:numPr>
              <w:rPr>
                <w:sz w:val="20"/>
                <w:szCs w:val="20"/>
              </w:rPr>
            </w:pPr>
            <w:r>
              <w:rPr>
                <w:sz w:val="20"/>
                <w:szCs w:val="20"/>
              </w:rPr>
              <w:t xml:space="preserve">Блок </w:t>
            </w:r>
            <w:r w:rsidRPr="001F7C13">
              <w:rPr>
                <w:sz w:val="20"/>
                <w:szCs w:val="20"/>
              </w:rPr>
              <w:t>«Физическое лицо РФ. Индивидуальный предприниматель. Поставщик культурных ценностей» (</w:t>
            </w:r>
            <w:r w:rsidRPr="001F7C13">
              <w:rPr>
                <w:sz w:val="20"/>
                <w:szCs w:val="20"/>
                <w:lang w:val="en-US"/>
              </w:rPr>
              <w:t>suppliersInfo</w:t>
            </w:r>
            <w:r w:rsidRPr="001F7C13">
              <w:rPr>
                <w:sz w:val="20"/>
                <w:szCs w:val="20"/>
              </w:rPr>
              <w:t>/</w:t>
            </w:r>
            <w:r w:rsidRPr="001F7C13">
              <w:rPr>
                <w:sz w:val="20"/>
                <w:szCs w:val="20"/>
                <w:lang w:val="en-US"/>
              </w:rPr>
              <w:t>supplierInfo</w:t>
            </w:r>
            <w:r w:rsidRPr="001F7C13">
              <w:rPr>
                <w:sz w:val="20"/>
                <w:szCs w:val="20"/>
              </w:rPr>
              <w:t>/</w:t>
            </w:r>
            <w:r w:rsidRPr="001F7C13">
              <w:rPr>
                <w:sz w:val="20"/>
                <w:szCs w:val="20"/>
                <w:lang w:val="en-US"/>
              </w:rPr>
              <w:t>individualPersonRFIvidualEntrepreneurisCulture</w:t>
            </w:r>
            <w:r w:rsidRPr="001F7C13">
              <w:rPr>
                <w:sz w:val="20"/>
                <w:szCs w:val="20"/>
              </w:rPr>
              <w:t xml:space="preserve">) </w:t>
            </w:r>
            <w:r>
              <w:rPr>
                <w:sz w:val="20"/>
                <w:szCs w:val="20"/>
              </w:rPr>
              <w:t>н</w:t>
            </w:r>
            <w:r w:rsidRPr="00271701">
              <w:rPr>
                <w:sz w:val="20"/>
                <w:szCs w:val="20"/>
              </w:rPr>
              <w:t xml:space="preserve">е используется для контрактов, первая версия которых была размещена </w:t>
            </w:r>
            <w:r>
              <w:rPr>
                <w:sz w:val="20"/>
                <w:szCs w:val="20"/>
              </w:rPr>
              <w:t>с</w:t>
            </w:r>
            <w:r w:rsidRPr="00271701">
              <w:rPr>
                <w:sz w:val="20"/>
                <w:szCs w:val="20"/>
              </w:rPr>
              <w:t xml:space="preserve"> даты из настройки «Дата начала применения нормы по сокрытию контрактов с ед поставщиком заключенных по п. 10, 13 и 17 ч.1 ст.93 44-ФЗ»</w:t>
            </w:r>
          </w:p>
          <w:p w14:paraId="640FD052" w14:textId="77777777" w:rsidR="001D3AF5" w:rsidRPr="00C974A6" w:rsidRDefault="001D3AF5" w:rsidP="00C974A6">
            <w:pPr>
              <w:rPr>
                <w:sz w:val="20"/>
                <w:szCs w:val="20"/>
              </w:rPr>
            </w:pPr>
          </w:p>
          <w:p w14:paraId="33C17587" w14:textId="31914FB8" w:rsidR="001D3AF5" w:rsidRPr="00271701" w:rsidRDefault="001D3AF5" w:rsidP="00073A78">
            <w:pPr>
              <w:ind w:firstLine="0"/>
              <w:rPr>
                <w:sz w:val="20"/>
                <w:szCs w:val="20"/>
              </w:rPr>
            </w:pPr>
            <w:r>
              <w:rPr>
                <w:sz w:val="20"/>
                <w:szCs w:val="20"/>
              </w:rPr>
              <w:t xml:space="preserve">2.Изменены условия вызова контролей: РК_ИК_0345, РК_ИК_0346, РК_ИК_0350, РК_ИК_0351, </w:t>
            </w:r>
            <w:r w:rsidRPr="00271701">
              <w:rPr>
                <w:sz w:val="20"/>
                <w:szCs w:val="20"/>
              </w:rPr>
              <w:t>РК_ИК_0430</w:t>
            </w:r>
          </w:p>
        </w:tc>
      </w:tr>
      <w:tr w:rsidR="001D3AF5" w:rsidRPr="00271701" w14:paraId="07A4DC32"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067736BC" w14:textId="39D80D42" w:rsidR="001D3AF5" w:rsidRDefault="001D3AF5" w:rsidP="00073A78">
            <w:pPr>
              <w:pStyle w:val="ad"/>
              <w:rPr>
                <w:sz w:val="18"/>
                <w:szCs w:val="18"/>
              </w:rPr>
            </w:pPr>
            <w:r>
              <w:rPr>
                <w:sz w:val="18"/>
                <w:szCs w:val="18"/>
              </w:rPr>
              <w:lastRenderedPageBreak/>
              <w:t>7.96</w:t>
            </w:r>
          </w:p>
        </w:tc>
        <w:tc>
          <w:tcPr>
            <w:tcW w:w="1134" w:type="dxa"/>
            <w:tcBorders>
              <w:top w:val="single" w:sz="4" w:space="0" w:color="auto"/>
              <w:left w:val="single" w:sz="4" w:space="0" w:color="auto"/>
              <w:bottom w:val="single" w:sz="4" w:space="0" w:color="auto"/>
              <w:right w:val="single" w:sz="4" w:space="0" w:color="auto"/>
            </w:tcBorders>
          </w:tcPr>
          <w:p w14:paraId="267B7E26" w14:textId="308171A6" w:rsidR="001D3AF5" w:rsidRDefault="001D3AF5" w:rsidP="00073A78">
            <w:pPr>
              <w:pStyle w:val="ad"/>
              <w:rPr>
                <w:sz w:val="18"/>
                <w:szCs w:val="18"/>
              </w:rPr>
            </w:pPr>
            <w:r>
              <w:rPr>
                <w:sz w:val="18"/>
                <w:szCs w:val="18"/>
              </w:rPr>
              <w:t>21.06.2024</w:t>
            </w:r>
          </w:p>
        </w:tc>
        <w:tc>
          <w:tcPr>
            <w:tcW w:w="1275" w:type="dxa"/>
            <w:tcBorders>
              <w:top w:val="single" w:sz="4" w:space="0" w:color="auto"/>
              <w:left w:val="single" w:sz="4" w:space="0" w:color="auto"/>
              <w:bottom w:val="single" w:sz="4" w:space="0" w:color="auto"/>
              <w:right w:val="single" w:sz="4" w:space="0" w:color="auto"/>
            </w:tcBorders>
          </w:tcPr>
          <w:p w14:paraId="14BF8CCB" w14:textId="02279985" w:rsidR="001D3AF5" w:rsidRPr="00574A63" w:rsidRDefault="001D3AF5" w:rsidP="00073A78">
            <w:pPr>
              <w:pStyle w:val="ad"/>
              <w:rPr>
                <w:sz w:val="20"/>
                <w:szCs w:val="20"/>
              </w:rPr>
            </w:pPr>
            <w:r w:rsidRPr="00574A63">
              <w:rPr>
                <w:sz w:val="20"/>
                <w:szCs w:val="20"/>
              </w:rPr>
              <w:t>FCSNF-2</w:t>
            </w:r>
            <w:r>
              <w:rPr>
                <w:sz w:val="20"/>
                <w:szCs w:val="20"/>
              </w:rPr>
              <w:t>2483</w:t>
            </w:r>
          </w:p>
        </w:tc>
        <w:tc>
          <w:tcPr>
            <w:tcW w:w="6095" w:type="dxa"/>
            <w:tcBorders>
              <w:top w:val="single" w:sz="4" w:space="0" w:color="auto"/>
              <w:left w:val="single" w:sz="4" w:space="0" w:color="auto"/>
              <w:bottom w:val="single" w:sz="4" w:space="0" w:color="auto"/>
              <w:right w:val="single" w:sz="4" w:space="0" w:color="auto"/>
            </w:tcBorders>
          </w:tcPr>
          <w:p w14:paraId="1388F17C" w14:textId="6245A0D9" w:rsidR="001D3AF5" w:rsidRDefault="001D3AF5" w:rsidP="00073A78">
            <w:pPr>
              <w:ind w:firstLine="0"/>
              <w:rPr>
                <w:sz w:val="20"/>
                <w:szCs w:val="20"/>
              </w:rPr>
            </w:pPr>
            <w:r>
              <w:rPr>
                <w:sz w:val="20"/>
                <w:szCs w:val="20"/>
              </w:rPr>
              <w:t>Изменены условия вызова контролей: РК_ИК_0116, РК_ИК_0120. Контроли</w:t>
            </w:r>
            <w:r w:rsidRPr="004E08EF">
              <w:rPr>
                <w:sz w:val="20"/>
                <w:szCs w:val="20"/>
              </w:rPr>
              <w:t xml:space="preserve"> не вызывается на статусе «контроль не пройден»</w:t>
            </w:r>
          </w:p>
        </w:tc>
      </w:tr>
      <w:tr w:rsidR="001D3AF5" w:rsidRPr="00271701" w14:paraId="6D8FACE1"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0566C824" w14:textId="457EA20C" w:rsidR="001D3AF5" w:rsidRDefault="001D3AF5" w:rsidP="00073A78">
            <w:pPr>
              <w:pStyle w:val="ad"/>
              <w:rPr>
                <w:sz w:val="18"/>
                <w:szCs w:val="18"/>
              </w:rPr>
            </w:pPr>
            <w:r>
              <w:rPr>
                <w:sz w:val="18"/>
                <w:szCs w:val="18"/>
              </w:rPr>
              <w:t>7.97</w:t>
            </w:r>
          </w:p>
        </w:tc>
        <w:tc>
          <w:tcPr>
            <w:tcW w:w="1134" w:type="dxa"/>
            <w:tcBorders>
              <w:top w:val="single" w:sz="4" w:space="0" w:color="auto"/>
              <w:left w:val="single" w:sz="4" w:space="0" w:color="auto"/>
              <w:bottom w:val="single" w:sz="4" w:space="0" w:color="auto"/>
              <w:right w:val="single" w:sz="4" w:space="0" w:color="auto"/>
            </w:tcBorders>
          </w:tcPr>
          <w:p w14:paraId="5318BBC2" w14:textId="52FE3820" w:rsidR="001D3AF5" w:rsidRDefault="001D3AF5" w:rsidP="00073A78">
            <w:pPr>
              <w:pStyle w:val="ad"/>
              <w:rPr>
                <w:sz w:val="18"/>
                <w:szCs w:val="18"/>
              </w:rPr>
            </w:pPr>
            <w:r>
              <w:rPr>
                <w:sz w:val="18"/>
                <w:szCs w:val="18"/>
              </w:rPr>
              <w:t>25.07.2024</w:t>
            </w:r>
          </w:p>
        </w:tc>
        <w:tc>
          <w:tcPr>
            <w:tcW w:w="1275" w:type="dxa"/>
            <w:tcBorders>
              <w:top w:val="single" w:sz="4" w:space="0" w:color="auto"/>
              <w:left w:val="single" w:sz="4" w:space="0" w:color="auto"/>
              <w:bottom w:val="single" w:sz="4" w:space="0" w:color="auto"/>
              <w:right w:val="single" w:sz="4" w:space="0" w:color="auto"/>
            </w:tcBorders>
          </w:tcPr>
          <w:p w14:paraId="38C4195D" w14:textId="2092DCC8" w:rsidR="001D3AF5" w:rsidRPr="00574A63" w:rsidRDefault="001D3AF5" w:rsidP="00073A78">
            <w:pPr>
              <w:pStyle w:val="ad"/>
              <w:rPr>
                <w:sz w:val="20"/>
                <w:szCs w:val="20"/>
              </w:rPr>
            </w:pPr>
            <w:r w:rsidRPr="00C26E9A">
              <w:rPr>
                <w:sz w:val="20"/>
                <w:szCs w:val="20"/>
              </w:rPr>
              <w:t>FCS-308851</w:t>
            </w:r>
          </w:p>
        </w:tc>
        <w:tc>
          <w:tcPr>
            <w:tcW w:w="6095" w:type="dxa"/>
            <w:tcBorders>
              <w:top w:val="single" w:sz="4" w:space="0" w:color="auto"/>
              <w:left w:val="single" w:sz="4" w:space="0" w:color="auto"/>
              <w:bottom w:val="single" w:sz="4" w:space="0" w:color="auto"/>
              <w:right w:val="single" w:sz="4" w:space="0" w:color="auto"/>
            </w:tcBorders>
          </w:tcPr>
          <w:p w14:paraId="560DE178" w14:textId="4EC2E82B" w:rsidR="001D3AF5" w:rsidRDefault="001D3AF5" w:rsidP="00073A78">
            <w:pPr>
              <w:ind w:firstLine="0"/>
              <w:rPr>
                <w:sz w:val="20"/>
                <w:szCs w:val="20"/>
              </w:rPr>
            </w:pPr>
            <w:r>
              <w:rPr>
                <w:sz w:val="20"/>
                <w:szCs w:val="20"/>
              </w:rPr>
              <w:t xml:space="preserve">Изменены условия вызова контроля </w:t>
            </w:r>
            <w:r w:rsidRPr="00C26E9A">
              <w:rPr>
                <w:sz w:val="20"/>
                <w:szCs w:val="20"/>
              </w:rPr>
              <w:t>РК_ИК_0446</w:t>
            </w:r>
          </w:p>
        </w:tc>
      </w:tr>
      <w:tr w:rsidR="001D3AF5" w:rsidRPr="00271701" w14:paraId="4CFA55A0"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40ED43BA" w14:textId="6475CAD6" w:rsidR="001D3AF5" w:rsidRDefault="001D3AF5" w:rsidP="00073A78">
            <w:pPr>
              <w:pStyle w:val="ad"/>
              <w:rPr>
                <w:sz w:val="18"/>
                <w:szCs w:val="18"/>
              </w:rPr>
            </w:pPr>
            <w:r>
              <w:rPr>
                <w:sz w:val="18"/>
                <w:szCs w:val="18"/>
              </w:rPr>
              <w:t>7.98</w:t>
            </w:r>
          </w:p>
        </w:tc>
        <w:tc>
          <w:tcPr>
            <w:tcW w:w="1134" w:type="dxa"/>
            <w:tcBorders>
              <w:top w:val="single" w:sz="4" w:space="0" w:color="auto"/>
              <w:left w:val="single" w:sz="4" w:space="0" w:color="auto"/>
              <w:bottom w:val="single" w:sz="4" w:space="0" w:color="auto"/>
              <w:right w:val="single" w:sz="4" w:space="0" w:color="auto"/>
            </w:tcBorders>
          </w:tcPr>
          <w:p w14:paraId="694C1D72" w14:textId="7691F7C9" w:rsidR="001D3AF5" w:rsidRDefault="001D3AF5" w:rsidP="00073A78">
            <w:pPr>
              <w:pStyle w:val="ad"/>
              <w:rPr>
                <w:sz w:val="18"/>
                <w:szCs w:val="18"/>
              </w:rPr>
            </w:pPr>
            <w:r>
              <w:rPr>
                <w:sz w:val="18"/>
                <w:szCs w:val="18"/>
              </w:rPr>
              <w:t>25.07.2024</w:t>
            </w:r>
          </w:p>
        </w:tc>
        <w:tc>
          <w:tcPr>
            <w:tcW w:w="1275" w:type="dxa"/>
            <w:tcBorders>
              <w:top w:val="single" w:sz="4" w:space="0" w:color="auto"/>
              <w:left w:val="single" w:sz="4" w:space="0" w:color="auto"/>
              <w:bottom w:val="single" w:sz="4" w:space="0" w:color="auto"/>
              <w:right w:val="single" w:sz="4" w:space="0" w:color="auto"/>
            </w:tcBorders>
          </w:tcPr>
          <w:p w14:paraId="69DDED4A" w14:textId="5B311E55" w:rsidR="001D3AF5" w:rsidRPr="00C26E9A" w:rsidRDefault="001D3AF5" w:rsidP="00073A78">
            <w:pPr>
              <w:pStyle w:val="ad"/>
              <w:rPr>
                <w:sz w:val="20"/>
                <w:szCs w:val="20"/>
              </w:rPr>
            </w:pPr>
            <w:r w:rsidRPr="00574A63">
              <w:rPr>
                <w:sz w:val="20"/>
                <w:szCs w:val="20"/>
              </w:rPr>
              <w:t>FCSNF-2</w:t>
            </w:r>
            <w:r>
              <w:rPr>
                <w:sz w:val="20"/>
                <w:szCs w:val="20"/>
              </w:rPr>
              <w:t>2702</w:t>
            </w:r>
          </w:p>
        </w:tc>
        <w:tc>
          <w:tcPr>
            <w:tcW w:w="6095" w:type="dxa"/>
            <w:tcBorders>
              <w:top w:val="single" w:sz="4" w:space="0" w:color="auto"/>
              <w:left w:val="single" w:sz="4" w:space="0" w:color="auto"/>
              <w:bottom w:val="single" w:sz="4" w:space="0" w:color="auto"/>
              <w:right w:val="single" w:sz="4" w:space="0" w:color="auto"/>
            </w:tcBorders>
          </w:tcPr>
          <w:p w14:paraId="3E30AC1E" w14:textId="77777777" w:rsidR="001D3AF5" w:rsidRDefault="001D3AF5" w:rsidP="00073A78">
            <w:pPr>
              <w:ind w:firstLine="0"/>
              <w:rPr>
                <w:sz w:val="20"/>
                <w:szCs w:val="20"/>
              </w:rPr>
            </w:pPr>
            <w:r>
              <w:rPr>
                <w:sz w:val="20"/>
                <w:szCs w:val="20"/>
              </w:rPr>
              <w:t xml:space="preserve">Для документа </w:t>
            </w:r>
            <w:r w:rsidRPr="00AB0169">
              <w:rPr>
                <w:sz w:val="20"/>
                <w:szCs w:val="20"/>
              </w:rPr>
              <w:t>«Информация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(contractProcedure)</w:t>
            </w:r>
            <w:r>
              <w:rPr>
                <w:sz w:val="20"/>
                <w:szCs w:val="20"/>
              </w:rPr>
              <w:t>:</w:t>
            </w:r>
          </w:p>
          <w:p w14:paraId="27AFD156" w14:textId="3D54013D" w:rsidR="001D3AF5" w:rsidRDefault="001D3AF5" w:rsidP="00073A78">
            <w:pPr>
              <w:ind w:firstLine="0"/>
              <w:rPr>
                <w:sz w:val="20"/>
                <w:szCs w:val="20"/>
              </w:rPr>
            </w:pPr>
            <w:r>
              <w:rPr>
                <w:sz w:val="20"/>
                <w:szCs w:val="20"/>
              </w:rPr>
              <w:t xml:space="preserve">1. Изменено правило приема полей и блоков: </w:t>
            </w:r>
          </w:p>
          <w:p w14:paraId="11730F1C" w14:textId="2E36D2CC" w:rsidR="001D3AF5" w:rsidRPr="005F6713" w:rsidRDefault="001D3AF5" w:rsidP="00796A48">
            <w:pPr>
              <w:pStyle w:val="affe"/>
              <w:numPr>
                <w:ilvl w:val="0"/>
                <w:numId w:val="251"/>
              </w:numPr>
              <w:rPr>
                <w:sz w:val="20"/>
                <w:szCs w:val="20"/>
              </w:rPr>
            </w:pPr>
            <w:r w:rsidRPr="005F6713">
              <w:rPr>
                <w:sz w:val="20"/>
                <w:szCs w:val="20"/>
              </w:rPr>
              <w:t>«Дата расторжения контракта» (terminationDate);</w:t>
            </w:r>
          </w:p>
          <w:p w14:paraId="06175581" w14:textId="7294CD6D" w:rsidR="001D3AF5" w:rsidRPr="005F6713" w:rsidRDefault="001D3AF5" w:rsidP="00796A48">
            <w:pPr>
              <w:pStyle w:val="affe"/>
              <w:numPr>
                <w:ilvl w:val="0"/>
                <w:numId w:val="251"/>
              </w:numPr>
              <w:rPr>
                <w:sz w:val="20"/>
                <w:szCs w:val="20"/>
              </w:rPr>
            </w:pPr>
            <w:r w:rsidRPr="005F6713">
              <w:rPr>
                <w:sz w:val="20"/>
                <w:szCs w:val="20"/>
              </w:rPr>
              <w:t>«Причина расторжения контракта» (reasonInfo);</w:t>
            </w:r>
          </w:p>
          <w:p w14:paraId="4837EF68" w14:textId="1E12EF81" w:rsidR="001D3AF5" w:rsidRPr="005F6713" w:rsidRDefault="001D3AF5" w:rsidP="00796A48">
            <w:pPr>
              <w:pStyle w:val="affe"/>
              <w:numPr>
                <w:ilvl w:val="0"/>
                <w:numId w:val="251"/>
              </w:numPr>
              <w:rPr>
                <w:sz w:val="20"/>
                <w:szCs w:val="20"/>
              </w:rPr>
            </w:pPr>
            <w:r w:rsidRPr="005F6713">
              <w:rPr>
                <w:sz w:val="20"/>
                <w:szCs w:val="20"/>
              </w:rPr>
              <w:t>«Основание расторжения контракта.» (reason);</w:t>
            </w:r>
          </w:p>
          <w:p w14:paraId="24E855CE" w14:textId="39F13ED3" w:rsidR="001D3AF5" w:rsidRPr="005F6713" w:rsidRDefault="001D3AF5" w:rsidP="00796A48">
            <w:pPr>
              <w:pStyle w:val="affe"/>
              <w:numPr>
                <w:ilvl w:val="0"/>
                <w:numId w:val="251"/>
              </w:numPr>
              <w:rPr>
                <w:sz w:val="20"/>
                <w:szCs w:val="20"/>
              </w:rPr>
            </w:pPr>
            <w:r w:rsidRPr="005F6713">
              <w:rPr>
                <w:sz w:val="20"/>
                <w:szCs w:val="20"/>
              </w:rPr>
              <w:t>«Документ, являющийся основанием расторжения контракта» (docTermination);</w:t>
            </w:r>
          </w:p>
          <w:p w14:paraId="49BAC4EB" w14:textId="19A7417D" w:rsidR="001D3AF5" w:rsidRPr="005F6713" w:rsidRDefault="001D3AF5" w:rsidP="00796A48">
            <w:pPr>
              <w:pStyle w:val="affe"/>
              <w:numPr>
                <w:ilvl w:val="0"/>
                <w:numId w:val="251"/>
              </w:numPr>
              <w:rPr>
                <w:sz w:val="20"/>
                <w:szCs w:val="20"/>
              </w:rPr>
            </w:pPr>
            <w:r w:rsidRPr="005F6713">
              <w:rPr>
                <w:sz w:val="20"/>
                <w:szCs w:val="20"/>
              </w:rPr>
              <w:t>«Дата уведомления или вступления в силу судебного решения» (decisionDate);</w:t>
            </w:r>
          </w:p>
          <w:p w14:paraId="7C8CB1A9" w14:textId="77777777" w:rsidR="001D3AF5" w:rsidRPr="005F6713" w:rsidRDefault="001D3AF5" w:rsidP="00796A48">
            <w:pPr>
              <w:pStyle w:val="affe"/>
              <w:numPr>
                <w:ilvl w:val="0"/>
                <w:numId w:val="251"/>
              </w:numPr>
              <w:rPr>
                <w:sz w:val="20"/>
                <w:szCs w:val="20"/>
              </w:rPr>
            </w:pPr>
            <w:r w:rsidRPr="005F6713">
              <w:rPr>
                <w:sz w:val="20"/>
                <w:szCs w:val="20"/>
              </w:rPr>
              <w:t>«Информация о предоставлении заказчиком отсрочек уплаты неустойки (штрафа, пени) и (или) осуществления списания начисленных сумм неустойки (штрафа, пени).» (delayWriteOffPenalties);</w:t>
            </w:r>
          </w:p>
          <w:p w14:paraId="3C889EA6" w14:textId="3ADA503B" w:rsidR="001D3AF5" w:rsidRPr="005F6713" w:rsidRDefault="001D3AF5" w:rsidP="00796A48">
            <w:pPr>
              <w:pStyle w:val="affe"/>
              <w:numPr>
                <w:ilvl w:val="0"/>
                <w:numId w:val="251"/>
              </w:numPr>
              <w:rPr>
                <w:sz w:val="20"/>
                <w:szCs w:val="20"/>
              </w:rPr>
            </w:pPr>
            <w:r w:rsidRPr="005F6713">
              <w:rPr>
                <w:sz w:val="20"/>
                <w:szCs w:val="20"/>
              </w:rPr>
              <w:t>«Информация об уплате по независимой гарантии, выданной в обеспечении исполнения контракта.» (bankGuaranteePayment);</w:t>
            </w:r>
          </w:p>
          <w:p w14:paraId="603B22B1" w14:textId="7DCBCB28" w:rsidR="001D3AF5" w:rsidRPr="005F6713" w:rsidRDefault="001D3AF5" w:rsidP="00796A48">
            <w:pPr>
              <w:pStyle w:val="affe"/>
              <w:numPr>
                <w:ilvl w:val="0"/>
                <w:numId w:val="251"/>
              </w:numPr>
              <w:rPr>
                <w:sz w:val="20"/>
                <w:szCs w:val="20"/>
              </w:rPr>
            </w:pPr>
            <w:r w:rsidRPr="005F6713">
              <w:rPr>
                <w:sz w:val="20"/>
                <w:szCs w:val="20"/>
              </w:rPr>
              <w:t>«Сведения об удержании денежных средств, перечисленных в качестве обеспечения исполнения контракта.» (holdCashEnforcement);</w:t>
            </w:r>
          </w:p>
          <w:p w14:paraId="74D49E60" w14:textId="36BC7DF5" w:rsidR="001D3AF5" w:rsidRPr="005F6713" w:rsidRDefault="001D3AF5" w:rsidP="00796A48">
            <w:pPr>
              <w:pStyle w:val="affe"/>
              <w:numPr>
                <w:ilvl w:val="0"/>
                <w:numId w:val="251"/>
              </w:numPr>
              <w:rPr>
                <w:sz w:val="20"/>
                <w:szCs w:val="20"/>
              </w:rPr>
            </w:pPr>
            <w:r w:rsidRPr="005F6713">
              <w:rPr>
                <w:sz w:val="20"/>
                <w:szCs w:val="20"/>
              </w:rPr>
              <w:t>«Информация о неустойках (штрафах, пени)» (penalties);</w:t>
            </w:r>
          </w:p>
          <w:p w14:paraId="6FF868F4" w14:textId="2ADE0C4B" w:rsidR="001D3AF5" w:rsidRPr="005F6713" w:rsidRDefault="001D3AF5" w:rsidP="00796A48">
            <w:pPr>
              <w:pStyle w:val="affe"/>
              <w:numPr>
                <w:ilvl w:val="0"/>
                <w:numId w:val="251"/>
              </w:numPr>
              <w:rPr>
                <w:sz w:val="20"/>
                <w:szCs w:val="20"/>
              </w:rPr>
            </w:pPr>
            <w:r w:rsidRPr="005F6713">
              <w:rPr>
                <w:sz w:val="20"/>
                <w:szCs w:val="20"/>
              </w:rPr>
              <w:t>«Документы, подтверждающие приемку товара.» (receiptDocuments);</w:t>
            </w:r>
          </w:p>
          <w:p w14:paraId="79C0DA13" w14:textId="2BA41A04" w:rsidR="001D3AF5" w:rsidRPr="005F6713" w:rsidRDefault="001D3AF5" w:rsidP="00796A48">
            <w:pPr>
              <w:pStyle w:val="affe"/>
              <w:numPr>
                <w:ilvl w:val="0"/>
                <w:numId w:val="251"/>
              </w:numPr>
              <w:rPr>
                <w:sz w:val="20"/>
                <w:szCs w:val="20"/>
              </w:rPr>
            </w:pPr>
            <w:r w:rsidRPr="005F6713">
              <w:rPr>
                <w:sz w:val="20"/>
                <w:szCs w:val="20"/>
              </w:rPr>
              <w:t>«Документы, подтверждающие исполнение, оплату» (paymentDocuments);</w:t>
            </w:r>
          </w:p>
          <w:p w14:paraId="781CB03E" w14:textId="71F85A81" w:rsidR="001D3AF5" w:rsidRDefault="001D3AF5" w:rsidP="00796A48">
            <w:pPr>
              <w:pStyle w:val="affe"/>
              <w:numPr>
                <w:ilvl w:val="0"/>
                <w:numId w:val="251"/>
              </w:numPr>
              <w:rPr>
                <w:sz w:val="20"/>
                <w:szCs w:val="20"/>
              </w:rPr>
            </w:pPr>
            <w:r w:rsidRPr="005F6713">
              <w:rPr>
                <w:sz w:val="20"/>
                <w:szCs w:val="20"/>
              </w:rPr>
              <w:t>«Документы, подтверждающие основания для расторжения контракта и начисле-ния суммы возмещения фактически понесенного ущерба» (terminationDocuments)</w:t>
            </w:r>
          </w:p>
          <w:p w14:paraId="63F1FAB7" w14:textId="77777777" w:rsidR="001D3AF5" w:rsidRDefault="001D3AF5" w:rsidP="00073A78">
            <w:pPr>
              <w:ind w:firstLine="0"/>
              <w:rPr>
                <w:sz w:val="20"/>
                <w:szCs w:val="20"/>
              </w:rPr>
            </w:pPr>
            <w:r w:rsidRPr="005F6713">
              <w:rPr>
                <w:sz w:val="20"/>
                <w:szCs w:val="20"/>
              </w:rPr>
              <w:lastRenderedPageBreak/>
              <w:t>2</w:t>
            </w:r>
            <w:r>
              <w:rPr>
                <w:sz w:val="20"/>
                <w:szCs w:val="20"/>
              </w:rPr>
              <w:t>.Добавлены поля:</w:t>
            </w:r>
          </w:p>
          <w:p w14:paraId="620AF841" w14:textId="03B89415" w:rsidR="001D3AF5" w:rsidRPr="005F6713" w:rsidRDefault="001D3AF5" w:rsidP="00796A48">
            <w:pPr>
              <w:pStyle w:val="affe"/>
              <w:numPr>
                <w:ilvl w:val="0"/>
                <w:numId w:val="252"/>
              </w:numPr>
              <w:rPr>
                <w:sz w:val="20"/>
                <w:szCs w:val="20"/>
              </w:rPr>
            </w:pPr>
            <w:r w:rsidRPr="005F6713">
              <w:rPr>
                <w:sz w:val="20"/>
                <w:szCs w:val="20"/>
              </w:rPr>
              <w:t xml:space="preserve">«Реестровый номер процедуры заключенного контракта» (termination/number). </w:t>
            </w:r>
          </w:p>
          <w:p w14:paraId="5FB4F874" w14:textId="2ECC4FDF" w:rsidR="001D3AF5" w:rsidRPr="005F6713" w:rsidRDefault="001D3AF5" w:rsidP="00796A48">
            <w:pPr>
              <w:pStyle w:val="affe"/>
              <w:numPr>
                <w:ilvl w:val="0"/>
                <w:numId w:val="252"/>
              </w:numPr>
              <w:rPr>
                <w:sz w:val="20"/>
                <w:szCs w:val="20"/>
              </w:rPr>
            </w:pPr>
            <w:r w:rsidRPr="005F6713">
              <w:rPr>
                <w:sz w:val="20"/>
                <w:szCs w:val="20"/>
              </w:rPr>
              <w:t xml:space="preserve">«Реестровый номер процедуры доп.соглашения» (termination/numberAdd). </w:t>
            </w:r>
          </w:p>
          <w:p w14:paraId="750A2AFD" w14:textId="24A5EA44" w:rsidR="001D3AF5" w:rsidRDefault="001D3AF5" w:rsidP="00073A78">
            <w:pPr>
              <w:ind w:firstLine="0"/>
              <w:rPr>
                <w:sz w:val="20"/>
                <w:szCs w:val="20"/>
              </w:rPr>
            </w:pPr>
            <w:r>
              <w:rPr>
                <w:sz w:val="20"/>
                <w:szCs w:val="20"/>
              </w:rPr>
              <w:t xml:space="preserve">3.Изменен текст контроля </w:t>
            </w:r>
            <w:r w:rsidRPr="005F6713">
              <w:rPr>
                <w:sz w:val="20"/>
                <w:szCs w:val="20"/>
              </w:rPr>
              <w:t>РК_ИК_0381</w:t>
            </w:r>
          </w:p>
          <w:p w14:paraId="01E518F0" w14:textId="5C0878B1" w:rsidR="001D3AF5" w:rsidRPr="00715148" w:rsidRDefault="001D3AF5" w:rsidP="00073A78">
            <w:pPr>
              <w:ind w:firstLine="0"/>
              <w:rPr>
                <w:sz w:val="20"/>
                <w:szCs w:val="20"/>
              </w:rPr>
            </w:pPr>
            <w:r>
              <w:rPr>
                <w:sz w:val="20"/>
                <w:szCs w:val="20"/>
              </w:rPr>
              <w:t>4.Добавлены контроли РК_ИК_0459, РК_ИК_0460, РК_ИК_0461</w:t>
            </w:r>
          </w:p>
        </w:tc>
      </w:tr>
      <w:tr w:rsidR="001D3AF5" w:rsidRPr="00271701" w14:paraId="28E463A1"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2039C0C7" w14:textId="5A898069" w:rsidR="001D3AF5" w:rsidRDefault="001D3AF5" w:rsidP="00073A78">
            <w:pPr>
              <w:pStyle w:val="ad"/>
              <w:rPr>
                <w:sz w:val="18"/>
                <w:szCs w:val="18"/>
              </w:rPr>
            </w:pPr>
            <w:r>
              <w:rPr>
                <w:sz w:val="18"/>
                <w:szCs w:val="18"/>
              </w:rPr>
              <w:lastRenderedPageBreak/>
              <w:t>7.99</w:t>
            </w:r>
          </w:p>
        </w:tc>
        <w:tc>
          <w:tcPr>
            <w:tcW w:w="1134" w:type="dxa"/>
            <w:tcBorders>
              <w:top w:val="single" w:sz="4" w:space="0" w:color="auto"/>
              <w:left w:val="single" w:sz="4" w:space="0" w:color="auto"/>
              <w:bottom w:val="single" w:sz="4" w:space="0" w:color="auto"/>
              <w:right w:val="single" w:sz="4" w:space="0" w:color="auto"/>
            </w:tcBorders>
          </w:tcPr>
          <w:p w14:paraId="62A55294" w14:textId="1B08A79E" w:rsidR="001D3AF5" w:rsidRDefault="001D3AF5" w:rsidP="00073A78">
            <w:pPr>
              <w:pStyle w:val="ad"/>
              <w:rPr>
                <w:sz w:val="18"/>
                <w:szCs w:val="18"/>
              </w:rPr>
            </w:pPr>
            <w:r>
              <w:rPr>
                <w:sz w:val="18"/>
                <w:szCs w:val="18"/>
              </w:rPr>
              <w:t>26.07.2024</w:t>
            </w:r>
          </w:p>
        </w:tc>
        <w:tc>
          <w:tcPr>
            <w:tcW w:w="1275" w:type="dxa"/>
            <w:tcBorders>
              <w:top w:val="single" w:sz="4" w:space="0" w:color="auto"/>
              <w:left w:val="single" w:sz="4" w:space="0" w:color="auto"/>
              <w:bottom w:val="single" w:sz="4" w:space="0" w:color="auto"/>
              <w:right w:val="single" w:sz="4" w:space="0" w:color="auto"/>
            </w:tcBorders>
          </w:tcPr>
          <w:p w14:paraId="5E1E80DA" w14:textId="1C5214EF" w:rsidR="001D3AF5" w:rsidRPr="00574A63" w:rsidRDefault="001D3AF5" w:rsidP="00073A78">
            <w:pPr>
              <w:pStyle w:val="ad"/>
              <w:rPr>
                <w:sz w:val="20"/>
                <w:szCs w:val="20"/>
              </w:rPr>
            </w:pPr>
            <w:r>
              <w:rPr>
                <w:sz w:val="20"/>
                <w:szCs w:val="20"/>
              </w:rPr>
              <w:t>FCSNF-22869</w:t>
            </w:r>
          </w:p>
        </w:tc>
        <w:tc>
          <w:tcPr>
            <w:tcW w:w="6095" w:type="dxa"/>
            <w:tcBorders>
              <w:top w:val="single" w:sz="4" w:space="0" w:color="auto"/>
              <w:left w:val="single" w:sz="4" w:space="0" w:color="auto"/>
              <w:bottom w:val="single" w:sz="4" w:space="0" w:color="auto"/>
              <w:right w:val="single" w:sz="4" w:space="0" w:color="auto"/>
            </w:tcBorders>
          </w:tcPr>
          <w:p w14:paraId="4427AB5B" w14:textId="77777777" w:rsidR="001D3AF5" w:rsidRDefault="001D3AF5" w:rsidP="00073A78">
            <w:pPr>
              <w:ind w:firstLine="0"/>
              <w:rPr>
                <w:sz w:val="20"/>
                <w:szCs w:val="20"/>
              </w:rPr>
            </w:pPr>
            <w:r w:rsidRPr="00BB2691">
              <w:rPr>
                <w:sz w:val="20"/>
                <w:szCs w:val="20"/>
              </w:rPr>
              <w:t>Для документа «Информация о заключенном контракте» (contract2015)</w:t>
            </w:r>
            <w:r>
              <w:rPr>
                <w:sz w:val="20"/>
                <w:szCs w:val="20"/>
              </w:rPr>
              <w:t>:</w:t>
            </w:r>
          </w:p>
          <w:p w14:paraId="271CE1A1" w14:textId="77777777" w:rsidR="001D3AF5" w:rsidRDefault="001D3AF5" w:rsidP="00073A78">
            <w:pPr>
              <w:ind w:firstLine="0"/>
              <w:rPr>
                <w:sz w:val="20"/>
                <w:szCs w:val="20"/>
              </w:rPr>
            </w:pPr>
            <w:r>
              <w:rPr>
                <w:sz w:val="20"/>
                <w:szCs w:val="20"/>
              </w:rPr>
              <w:t xml:space="preserve">1.Добавлено поле </w:t>
            </w:r>
            <w:r w:rsidRPr="00BB2691">
              <w:rPr>
                <w:sz w:val="20"/>
                <w:szCs w:val="20"/>
              </w:rPr>
              <w:t>«Реестровый номер процедуры доп.соглашения» (modification/contractChange/numberAdd)</w:t>
            </w:r>
          </w:p>
          <w:p w14:paraId="2C48F426" w14:textId="77777777" w:rsidR="001D3AF5" w:rsidRDefault="001D3AF5" w:rsidP="00073A78">
            <w:pPr>
              <w:ind w:firstLine="0"/>
              <w:rPr>
                <w:sz w:val="20"/>
                <w:szCs w:val="20"/>
              </w:rPr>
            </w:pPr>
            <w:r>
              <w:rPr>
                <w:sz w:val="20"/>
                <w:szCs w:val="20"/>
              </w:rPr>
              <w:t>2.Изменено првило приема полей в блоках:</w:t>
            </w:r>
          </w:p>
          <w:p w14:paraId="3C99F707" w14:textId="28744A4F" w:rsidR="001D3AF5" w:rsidRPr="00BB2691" w:rsidRDefault="001D3AF5" w:rsidP="00796A48">
            <w:pPr>
              <w:pStyle w:val="affe"/>
              <w:numPr>
                <w:ilvl w:val="0"/>
                <w:numId w:val="254"/>
              </w:numPr>
              <w:rPr>
                <w:sz w:val="20"/>
                <w:szCs w:val="20"/>
              </w:rPr>
            </w:pPr>
            <w:r w:rsidRPr="00BB2691">
              <w:rPr>
                <w:sz w:val="20"/>
                <w:szCs w:val="20"/>
              </w:rPr>
              <w:tab/>
              <w:t>«Юридическое лицо РФ» (legalEntityRF)</w:t>
            </w:r>
          </w:p>
          <w:p w14:paraId="79A6892D" w14:textId="5B3EC051" w:rsidR="001D3AF5" w:rsidRPr="00BB2691" w:rsidRDefault="001D3AF5" w:rsidP="00796A48">
            <w:pPr>
              <w:pStyle w:val="affe"/>
              <w:numPr>
                <w:ilvl w:val="0"/>
                <w:numId w:val="254"/>
              </w:numPr>
              <w:rPr>
                <w:sz w:val="20"/>
                <w:szCs w:val="20"/>
              </w:rPr>
            </w:pPr>
            <w:r w:rsidRPr="00BB2691">
              <w:rPr>
                <w:sz w:val="20"/>
                <w:szCs w:val="20"/>
              </w:rPr>
              <w:tab/>
              <w:t>«Физическое лицо РФ. Индивидуальный предприниматель» (individualPersonRFIndEntr)</w:t>
            </w:r>
          </w:p>
          <w:p w14:paraId="04E9880D" w14:textId="147ECBFD" w:rsidR="001D3AF5" w:rsidRPr="00BB2691" w:rsidRDefault="001D3AF5" w:rsidP="00796A48">
            <w:pPr>
              <w:pStyle w:val="affe"/>
              <w:numPr>
                <w:ilvl w:val="0"/>
                <w:numId w:val="254"/>
              </w:numPr>
              <w:rPr>
                <w:sz w:val="20"/>
                <w:szCs w:val="20"/>
              </w:rPr>
            </w:pPr>
            <w:r w:rsidRPr="00BB2691">
              <w:rPr>
                <w:sz w:val="20"/>
                <w:szCs w:val="20"/>
              </w:rPr>
              <w:tab/>
              <w:t>«Физическое лицо РФ» (individualPersonRF)</w:t>
            </w:r>
          </w:p>
          <w:p w14:paraId="0E150237" w14:textId="6BBF935B" w:rsidR="001D3AF5" w:rsidRPr="00BB2691" w:rsidRDefault="001D3AF5" w:rsidP="00796A48">
            <w:pPr>
              <w:pStyle w:val="affe"/>
              <w:numPr>
                <w:ilvl w:val="0"/>
                <w:numId w:val="254"/>
              </w:numPr>
              <w:rPr>
                <w:sz w:val="20"/>
                <w:szCs w:val="20"/>
              </w:rPr>
            </w:pPr>
            <w:r w:rsidRPr="00BB2691">
              <w:rPr>
                <w:sz w:val="20"/>
                <w:szCs w:val="20"/>
              </w:rPr>
              <w:tab/>
              <w:t>«Юридическое лицо иностранного государства» (legalEntityForeignState)</w:t>
            </w:r>
          </w:p>
          <w:p w14:paraId="16F39CDF" w14:textId="77777777" w:rsidR="001D3AF5" w:rsidRDefault="001D3AF5" w:rsidP="00796A48">
            <w:pPr>
              <w:pStyle w:val="affe"/>
              <w:numPr>
                <w:ilvl w:val="0"/>
                <w:numId w:val="254"/>
              </w:numPr>
              <w:rPr>
                <w:sz w:val="20"/>
                <w:szCs w:val="20"/>
              </w:rPr>
            </w:pPr>
            <w:r w:rsidRPr="00BB2691">
              <w:rPr>
                <w:sz w:val="20"/>
                <w:szCs w:val="20"/>
              </w:rPr>
              <w:tab/>
              <w:t>«Физическое лицо иностранного государства» (individualPersonForeignState)</w:t>
            </w:r>
          </w:p>
          <w:p w14:paraId="2F6F1171" w14:textId="77777777" w:rsidR="001D3AF5" w:rsidRDefault="001D3AF5" w:rsidP="00073A78">
            <w:pPr>
              <w:ind w:firstLine="0"/>
              <w:rPr>
                <w:sz w:val="20"/>
                <w:szCs w:val="20"/>
              </w:rPr>
            </w:pPr>
            <w:r>
              <w:rPr>
                <w:sz w:val="20"/>
                <w:szCs w:val="20"/>
              </w:rPr>
              <w:t>3.Изменено правило приема полей:</w:t>
            </w:r>
          </w:p>
          <w:p w14:paraId="362AF3E3" w14:textId="77777777" w:rsidR="001D3AF5" w:rsidRPr="00FF5235" w:rsidRDefault="001D3AF5" w:rsidP="00796A48">
            <w:pPr>
              <w:pStyle w:val="affe"/>
              <w:numPr>
                <w:ilvl w:val="0"/>
                <w:numId w:val="255"/>
              </w:numPr>
              <w:rPr>
                <w:sz w:val="20"/>
                <w:szCs w:val="20"/>
              </w:rPr>
            </w:pPr>
            <w:r w:rsidRPr="00FF5235">
              <w:rPr>
                <w:sz w:val="20"/>
                <w:szCs w:val="20"/>
              </w:rPr>
              <w:t>«Значение цены контракта в валюте контракта.» (</w:t>
            </w:r>
            <w:r w:rsidRPr="00FF5235">
              <w:rPr>
                <w:sz w:val="20"/>
                <w:szCs w:val="20"/>
                <w:lang w:val="en-US"/>
              </w:rPr>
              <w:t>price</w:t>
            </w:r>
            <w:r w:rsidRPr="00FF5235">
              <w:rPr>
                <w:sz w:val="20"/>
                <w:szCs w:val="20"/>
              </w:rPr>
              <w:t xml:space="preserve">) </w:t>
            </w:r>
          </w:p>
          <w:p w14:paraId="62BAFA3A" w14:textId="77777777" w:rsidR="001D3AF5" w:rsidRDefault="001D3AF5" w:rsidP="00796A48">
            <w:pPr>
              <w:pStyle w:val="affe"/>
              <w:numPr>
                <w:ilvl w:val="0"/>
                <w:numId w:val="255"/>
              </w:numPr>
              <w:rPr>
                <w:sz w:val="20"/>
                <w:szCs w:val="20"/>
              </w:rPr>
            </w:pPr>
            <w:r w:rsidRPr="00FF5235">
              <w:rPr>
                <w:sz w:val="20"/>
                <w:szCs w:val="20"/>
              </w:rPr>
              <w:t>«Значение цены за право заключения контракта в валюте контракта.» (</w:t>
            </w:r>
            <w:r w:rsidRPr="00FF5235">
              <w:rPr>
                <w:sz w:val="20"/>
                <w:szCs w:val="20"/>
                <w:lang w:val="en-US"/>
              </w:rPr>
              <w:t>price</w:t>
            </w:r>
            <w:r w:rsidRPr="00FF5235">
              <w:rPr>
                <w:sz w:val="20"/>
                <w:szCs w:val="20"/>
              </w:rPr>
              <w:t>)</w:t>
            </w:r>
          </w:p>
          <w:p w14:paraId="01229140" w14:textId="77777777" w:rsidR="001D3AF5" w:rsidRDefault="001D3AF5" w:rsidP="00073A78">
            <w:pPr>
              <w:ind w:firstLine="0"/>
              <w:rPr>
                <w:sz w:val="20"/>
                <w:szCs w:val="20"/>
              </w:rPr>
            </w:pPr>
            <w:r>
              <w:rPr>
                <w:sz w:val="20"/>
                <w:szCs w:val="20"/>
                <w:lang w:val="en-US"/>
              </w:rPr>
              <w:t>4</w:t>
            </w:r>
            <w:r>
              <w:rPr>
                <w:sz w:val="20"/>
                <w:szCs w:val="20"/>
              </w:rPr>
              <w:t>.Изменено правило приема блоков:</w:t>
            </w:r>
          </w:p>
          <w:p w14:paraId="49EE5532" w14:textId="0598A9B9" w:rsidR="001D3AF5" w:rsidRPr="00FF5235" w:rsidRDefault="001D3AF5" w:rsidP="00796A48">
            <w:pPr>
              <w:pStyle w:val="affe"/>
              <w:numPr>
                <w:ilvl w:val="1"/>
                <w:numId w:val="256"/>
              </w:numPr>
              <w:ind w:left="740"/>
              <w:rPr>
                <w:sz w:val="20"/>
                <w:szCs w:val="20"/>
              </w:rPr>
            </w:pPr>
            <w:r w:rsidRPr="00FF5235">
              <w:rPr>
                <w:sz w:val="20"/>
                <w:szCs w:val="20"/>
              </w:rPr>
              <w:t xml:space="preserve">«Причина изменений условий контракта из справочника "Справочник: Причины изме-нения условий контракта" (nsiContractModificationReason)» (modification/contractChange/reason) </w:t>
            </w:r>
          </w:p>
          <w:p w14:paraId="1AFC9A54" w14:textId="31869C0A" w:rsidR="001D3AF5" w:rsidRPr="00FF5235" w:rsidRDefault="001D3AF5" w:rsidP="00796A48">
            <w:pPr>
              <w:pStyle w:val="affe"/>
              <w:numPr>
                <w:ilvl w:val="1"/>
                <w:numId w:val="256"/>
              </w:numPr>
              <w:ind w:left="740"/>
              <w:rPr>
                <w:sz w:val="20"/>
                <w:szCs w:val="20"/>
              </w:rPr>
            </w:pPr>
            <w:r w:rsidRPr="00FF5235">
              <w:rPr>
                <w:sz w:val="20"/>
                <w:szCs w:val="20"/>
              </w:rPr>
              <w:t>«Документ, являющийся основанием изменений контракта из блока "Документы, являющиеся основанием изменения условий контракта" (documents) справочника "Спра-вочник: Причины изменения условий контракта" (nsiContractModificationReason)» (modification/contractChange/document)</w:t>
            </w:r>
          </w:p>
          <w:p w14:paraId="18330900" w14:textId="2BCB7AFE" w:rsidR="001D3AF5" w:rsidRPr="00FF5235" w:rsidRDefault="001D3AF5" w:rsidP="00796A48">
            <w:pPr>
              <w:pStyle w:val="affe"/>
              <w:numPr>
                <w:ilvl w:val="0"/>
                <w:numId w:val="256"/>
              </w:numPr>
              <w:ind w:left="740"/>
              <w:rPr>
                <w:sz w:val="20"/>
                <w:szCs w:val="20"/>
              </w:rPr>
            </w:pPr>
            <w:r w:rsidRPr="00FF5235">
              <w:rPr>
                <w:sz w:val="20"/>
                <w:szCs w:val="20"/>
              </w:rPr>
              <w:t>«Документы, являющиеся основанием изменения контракта» (modification\attachments)</w:t>
            </w:r>
          </w:p>
          <w:p w14:paraId="6CDAC39B" w14:textId="23371E1F" w:rsidR="001D3AF5" w:rsidRDefault="001D3AF5" w:rsidP="00073A78">
            <w:pPr>
              <w:ind w:firstLine="0"/>
              <w:rPr>
                <w:sz w:val="20"/>
                <w:szCs w:val="20"/>
              </w:rPr>
            </w:pPr>
            <w:r>
              <w:rPr>
                <w:sz w:val="20"/>
                <w:szCs w:val="20"/>
              </w:rPr>
              <w:t xml:space="preserve">5.Добавлены контроли </w:t>
            </w:r>
            <w:r w:rsidRPr="00FF5235">
              <w:rPr>
                <w:sz w:val="20"/>
                <w:szCs w:val="20"/>
              </w:rPr>
              <w:t>РК_ИК_0462</w:t>
            </w:r>
            <w:r>
              <w:rPr>
                <w:sz w:val="20"/>
                <w:szCs w:val="20"/>
              </w:rPr>
              <w:t xml:space="preserve">, РК_ИК_0463, </w:t>
            </w:r>
            <w:r w:rsidRPr="00FF5235">
              <w:rPr>
                <w:sz w:val="20"/>
                <w:szCs w:val="20"/>
              </w:rPr>
              <w:t>РК_ИК_046</w:t>
            </w:r>
            <w:r>
              <w:rPr>
                <w:sz w:val="20"/>
                <w:szCs w:val="20"/>
              </w:rPr>
              <w:t xml:space="preserve">4, </w:t>
            </w:r>
            <w:r w:rsidRPr="00FF5235">
              <w:rPr>
                <w:sz w:val="20"/>
                <w:szCs w:val="20"/>
              </w:rPr>
              <w:t>РК_ИК_046</w:t>
            </w:r>
            <w:r>
              <w:rPr>
                <w:sz w:val="20"/>
                <w:szCs w:val="20"/>
              </w:rPr>
              <w:t xml:space="preserve">8, </w:t>
            </w:r>
            <w:r w:rsidRPr="00FF5235">
              <w:rPr>
                <w:sz w:val="20"/>
                <w:szCs w:val="20"/>
              </w:rPr>
              <w:t>РК_ИК_046</w:t>
            </w:r>
            <w:r>
              <w:rPr>
                <w:sz w:val="20"/>
                <w:szCs w:val="20"/>
              </w:rPr>
              <w:t>9</w:t>
            </w:r>
          </w:p>
          <w:p w14:paraId="51F697D3" w14:textId="77777777" w:rsidR="001D3AF5" w:rsidRDefault="001D3AF5" w:rsidP="00073A78">
            <w:pPr>
              <w:ind w:firstLine="0"/>
              <w:rPr>
                <w:sz w:val="20"/>
                <w:szCs w:val="20"/>
              </w:rPr>
            </w:pPr>
            <w:r>
              <w:rPr>
                <w:sz w:val="20"/>
                <w:szCs w:val="20"/>
              </w:rPr>
              <w:t>6.Изменены условия вызова контролей РК_ИК_0439, РК_ИК_0441, РК_ИК_0322, РК_ИК_0326</w:t>
            </w:r>
          </w:p>
          <w:p w14:paraId="5342131F" w14:textId="3DE9D2C4" w:rsidR="001D3AF5" w:rsidRPr="00FF5235" w:rsidRDefault="001D3AF5" w:rsidP="00073A78">
            <w:pPr>
              <w:ind w:firstLine="0"/>
              <w:rPr>
                <w:sz w:val="20"/>
                <w:szCs w:val="20"/>
              </w:rPr>
            </w:pPr>
            <w:r>
              <w:rPr>
                <w:sz w:val="20"/>
                <w:szCs w:val="20"/>
              </w:rPr>
              <w:t xml:space="preserve">7.В контроли </w:t>
            </w:r>
            <w:r w:rsidRPr="00BD2B34">
              <w:rPr>
                <w:sz w:val="20"/>
                <w:szCs w:val="20"/>
              </w:rPr>
              <w:t>РК_ИК_0036</w:t>
            </w:r>
            <w:r>
              <w:rPr>
                <w:sz w:val="20"/>
                <w:szCs w:val="20"/>
              </w:rPr>
              <w:t>, РК_ИК_0037, РК_ИК_0038, РК_ИК_0085 добавлено условие: к</w:t>
            </w:r>
            <w:r w:rsidRPr="00A45EE8">
              <w:rPr>
                <w:sz w:val="20"/>
                <w:szCs w:val="20"/>
              </w:rPr>
              <w:t xml:space="preserve">онтроль не вызывается, если заполнено </w:t>
            </w:r>
            <w:r>
              <w:rPr>
                <w:sz w:val="20"/>
                <w:szCs w:val="20"/>
              </w:rPr>
              <w:t>поле "Реестровый номер процеду</w:t>
            </w:r>
            <w:r w:rsidRPr="00A45EE8">
              <w:rPr>
                <w:sz w:val="20"/>
                <w:szCs w:val="20"/>
              </w:rPr>
              <w:t>ры доп.соглашения" (numberAdd)</w:t>
            </w:r>
          </w:p>
        </w:tc>
      </w:tr>
      <w:tr w:rsidR="001D3AF5" w:rsidRPr="00271701" w14:paraId="740BD514"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40F9A02B" w14:textId="3FE67CD4" w:rsidR="001D3AF5" w:rsidRDefault="001D3AF5" w:rsidP="00073A78">
            <w:pPr>
              <w:pStyle w:val="ad"/>
              <w:rPr>
                <w:sz w:val="18"/>
                <w:szCs w:val="18"/>
              </w:rPr>
            </w:pPr>
            <w:r>
              <w:rPr>
                <w:sz w:val="18"/>
                <w:szCs w:val="18"/>
              </w:rPr>
              <w:t>8.00</w:t>
            </w:r>
          </w:p>
        </w:tc>
        <w:tc>
          <w:tcPr>
            <w:tcW w:w="1134" w:type="dxa"/>
            <w:tcBorders>
              <w:top w:val="single" w:sz="4" w:space="0" w:color="auto"/>
              <w:left w:val="single" w:sz="4" w:space="0" w:color="auto"/>
              <w:bottom w:val="single" w:sz="4" w:space="0" w:color="auto"/>
              <w:right w:val="single" w:sz="4" w:space="0" w:color="auto"/>
            </w:tcBorders>
          </w:tcPr>
          <w:p w14:paraId="43825FEC" w14:textId="3F0A51F0" w:rsidR="001D3AF5" w:rsidRDefault="001D3AF5" w:rsidP="00073A78">
            <w:pPr>
              <w:pStyle w:val="ad"/>
              <w:rPr>
                <w:sz w:val="18"/>
                <w:szCs w:val="18"/>
              </w:rPr>
            </w:pPr>
            <w:r>
              <w:rPr>
                <w:sz w:val="18"/>
                <w:szCs w:val="18"/>
              </w:rPr>
              <w:t>26.07.2024</w:t>
            </w:r>
          </w:p>
        </w:tc>
        <w:tc>
          <w:tcPr>
            <w:tcW w:w="1275" w:type="dxa"/>
            <w:tcBorders>
              <w:top w:val="single" w:sz="4" w:space="0" w:color="auto"/>
              <w:left w:val="single" w:sz="4" w:space="0" w:color="auto"/>
              <w:bottom w:val="single" w:sz="4" w:space="0" w:color="auto"/>
              <w:right w:val="single" w:sz="4" w:space="0" w:color="auto"/>
            </w:tcBorders>
          </w:tcPr>
          <w:p w14:paraId="453F575C" w14:textId="0ED67082" w:rsidR="001D3AF5" w:rsidRDefault="001D3AF5" w:rsidP="00073A78">
            <w:pPr>
              <w:pStyle w:val="ad"/>
              <w:rPr>
                <w:sz w:val="20"/>
                <w:szCs w:val="20"/>
              </w:rPr>
            </w:pPr>
            <w:r>
              <w:rPr>
                <w:sz w:val="20"/>
                <w:szCs w:val="20"/>
              </w:rPr>
              <w:t>FCSNF-22851</w:t>
            </w:r>
          </w:p>
        </w:tc>
        <w:tc>
          <w:tcPr>
            <w:tcW w:w="6095" w:type="dxa"/>
            <w:tcBorders>
              <w:top w:val="single" w:sz="4" w:space="0" w:color="auto"/>
              <w:left w:val="single" w:sz="4" w:space="0" w:color="auto"/>
              <w:bottom w:val="single" w:sz="4" w:space="0" w:color="auto"/>
              <w:right w:val="single" w:sz="4" w:space="0" w:color="auto"/>
            </w:tcBorders>
          </w:tcPr>
          <w:p w14:paraId="5D6AF91F" w14:textId="2A705BDF" w:rsidR="001D3AF5" w:rsidRDefault="001D3AF5" w:rsidP="00073A78">
            <w:pPr>
              <w:ind w:firstLine="0"/>
              <w:rPr>
                <w:sz w:val="20"/>
                <w:szCs w:val="20"/>
              </w:rPr>
            </w:pPr>
            <w:r w:rsidRPr="00BB2691">
              <w:rPr>
                <w:sz w:val="20"/>
                <w:szCs w:val="20"/>
              </w:rPr>
              <w:t>Для документа «Информация о заключенном контракте» (contract2015)</w:t>
            </w:r>
            <w:r>
              <w:rPr>
                <w:sz w:val="20"/>
                <w:szCs w:val="20"/>
              </w:rPr>
              <w:t xml:space="preserve"> изменено правило приема:</w:t>
            </w:r>
          </w:p>
          <w:p w14:paraId="338154C0" w14:textId="1ECF3CFF" w:rsidR="001D3AF5" w:rsidRPr="007F3E5A" w:rsidRDefault="001D3AF5" w:rsidP="00796A48">
            <w:pPr>
              <w:pStyle w:val="affe"/>
              <w:numPr>
                <w:ilvl w:val="0"/>
                <w:numId w:val="257"/>
              </w:numPr>
              <w:rPr>
                <w:sz w:val="20"/>
                <w:szCs w:val="20"/>
              </w:rPr>
            </w:pPr>
            <w:r w:rsidRPr="007F3E5A">
              <w:rPr>
                <w:sz w:val="20"/>
                <w:szCs w:val="20"/>
              </w:rPr>
              <w:lastRenderedPageBreak/>
              <w:t>Поля "Контракт с условием о неразмещении на официальном сайте в соответствии с п. 3 ч. 5 ст. 103 44-ФЗ" (notPublishedOnEISSt103Ch5P3)</w:t>
            </w:r>
          </w:p>
          <w:p w14:paraId="0436865F" w14:textId="7086F6E2" w:rsidR="001D3AF5" w:rsidRPr="007F3E5A" w:rsidRDefault="001D3AF5" w:rsidP="00796A48">
            <w:pPr>
              <w:pStyle w:val="affe"/>
              <w:numPr>
                <w:ilvl w:val="0"/>
                <w:numId w:val="257"/>
              </w:numPr>
              <w:rPr>
                <w:sz w:val="20"/>
                <w:szCs w:val="20"/>
              </w:rPr>
            </w:pPr>
            <w:r w:rsidRPr="007F3E5A">
              <w:rPr>
                <w:sz w:val="20"/>
                <w:szCs w:val="20"/>
              </w:rPr>
              <w:t>Блока «Основание заключения контракта с единственным поставщиком» (foundation/fcsOrder/order/singleCustomer/reason)</w:t>
            </w:r>
          </w:p>
          <w:p w14:paraId="1B38B45C" w14:textId="13A465D0" w:rsidR="001D3AF5" w:rsidRPr="007F3E5A" w:rsidRDefault="001D3AF5" w:rsidP="00796A48">
            <w:pPr>
              <w:pStyle w:val="affe"/>
              <w:numPr>
                <w:ilvl w:val="0"/>
                <w:numId w:val="257"/>
              </w:numPr>
              <w:rPr>
                <w:sz w:val="20"/>
                <w:szCs w:val="20"/>
              </w:rPr>
            </w:pPr>
            <w:r w:rsidRPr="007F3E5A">
              <w:rPr>
                <w:sz w:val="20"/>
                <w:szCs w:val="20"/>
              </w:rPr>
              <w:t>Блока «Информация о применении к закупке национального режима» (st14Info)</w:t>
            </w:r>
          </w:p>
          <w:p w14:paraId="2A0745C1" w14:textId="45D5925E" w:rsidR="001D3AF5" w:rsidRPr="007F3E5A" w:rsidRDefault="001D3AF5" w:rsidP="00796A48">
            <w:pPr>
              <w:pStyle w:val="affe"/>
              <w:numPr>
                <w:ilvl w:val="0"/>
                <w:numId w:val="257"/>
              </w:numPr>
              <w:rPr>
                <w:sz w:val="20"/>
                <w:szCs w:val="20"/>
              </w:rPr>
            </w:pPr>
            <w:r w:rsidRPr="007F3E5A">
              <w:rPr>
                <w:sz w:val="20"/>
                <w:szCs w:val="20"/>
              </w:rPr>
              <w:t>Блока «Сведения о связи с позицией плана-графика закупок с 01.01.2020» (tenderPlan2020Info)</w:t>
            </w:r>
          </w:p>
        </w:tc>
      </w:tr>
      <w:tr w:rsidR="001D3AF5" w:rsidRPr="00271701" w14:paraId="19FD2F33"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05CC9A28" w14:textId="295F29AA" w:rsidR="001D3AF5" w:rsidRPr="00FE5D5C" w:rsidRDefault="001D3AF5" w:rsidP="00073A78">
            <w:pPr>
              <w:pStyle w:val="ad"/>
              <w:rPr>
                <w:sz w:val="18"/>
                <w:szCs w:val="18"/>
              </w:rPr>
            </w:pPr>
            <w:r>
              <w:rPr>
                <w:sz w:val="18"/>
                <w:szCs w:val="18"/>
                <w:lang w:val="en-US"/>
              </w:rPr>
              <w:lastRenderedPageBreak/>
              <w:t>8</w:t>
            </w:r>
            <w:r>
              <w:rPr>
                <w:sz w:val="18"/>
                <w:szCs w:val="18"/>
              </w:rPr>
              <w:t>.01</w:t>
            </w:r>
          </w:p>
        </w:tc>
        <w:tc>
          <w:tcPr>
            <w:tcW w:w="1134" w:type="dxa"/>
            <w:tcBorders>
              <w:top w:val="single" w:sz="4" w:space="0" w:color="auto"/>
              <w:left w:val="single" w:sz="4" w:space="0" w:color="auto"/>
              <w:bottom w:val="single" w:sz="4" w:space="0" w:color="auto"/>
              <w:right w:val="single" w:sz="4" w:space="0" w:color="auto"/>
            </w:tcBorders>
          </w:tcPr>
          <w:p w14:paraId="1542A73B" w14:textId="2C9ECA7D" w:rsidR="001D3AF5" w:rsidRDefault="001D3AF5" w:rsidP="00073A78">
            <w:pPr>
              <w:pStyle w:val="ad"/>
              <w:rPr>
                <w:sz w:val="18"/>
                <w:szCs w:val="18"/>
              </w:rPr>
            </w:pPr>
            <w:r>
              <w:rPr>
                <w:sz w:val="18"/>
                <w:szCs w:val="18"/>
              </w:rPr>
              <w:t>30.07.2024</w:t>
            </w:r>
          </w:p>
        </w:tc>
        <w:tc>
          <w:tcPr>
            <w:tcW w:w="1275" w:type="dxa"/>
            <w:tcBorders>
              <w:top w:val="single" w:sz="4" w:space="0" w:color="auto"/>
              <w:left w:val="single" w:sz="4" w:space="0" w:color="auto"/>
              <w:bottom w:val="single" w:sz="4" w:space="0" w:color="auto"/>
              <w:right w:val="single" w:sz="4" w:space="0" w:color="auto"/>
            </w:tcBorders>
          </w:tcPr>
          <w:p w14:paraId="278E95BF" w14:textId="1FD9C82B" w:rsidR="001D3AF5" w:rsidRDefault="001D3AF5" w:rsidP="00073A78">
            <w:pPr>
              <w:pStyle w:val="ad"/>
              <w:rPr>
                <w:sz w:val="20"/>
                <w:szCs w:val="20"/>
              </w:rPr>
            </w:pPr>
            <w:r>
              <w:rPr>
                <w:sz w:val="20"/>
                <w:szCs w:val="20"/>
              </w:rPr>
              <w:t>FCSNF-23011</w:t>
            </w:r>
          </w:p>
        </w:tc>
        <w:tc>
          <w:tcPr>
            <w:tcW w:w="6095" w:type="dxa"/>
            <w:tcBorders>
              <w:top w:val="single" w:sz="4" w:space="0" w:color="auto"/>
              <w:left w:val="single" w:sz="4" w:space="0" w:color="auto"/>
              <w:bottom w:val="single" w:sz="4" w:space="0" w:color="auto"/>
              <w:right w:val="single" w:sz="4" w:space="0" w:color="auto"/>
            </w:tcBorders>
          </w:tcPr>
          <w:p w14:paraId="2413785C" w14:textId="32B95307" w:rsidR="001D3AF5" w:rsidRPr="00BB2691" w:rsidRDefault="001D3AF5" w:rsidP="00073A78">
            <w:pPr>
              <w:ind w:firstLine="0"/>
              <w:rPr>
                <w:sz w:val="20"/>
                <w:szCs w:val="20"/>
              </w:rPr>
            </w:pPr>
            <w:r>
              <w:rPr>
                <w:sz w:val="20"/>
                <w:szCs w:val="20"/>
              </w:rPr>
              <w:t xml:space="preserve">1. Изменен текст контроля РК_ИК_0456, </w:t>
            </w:r>
            <w:r w:rsidRPr="005033FF">
              <w:rPr>
                <w:sz w:val="20"/>
                <w:szCs w:val="20"/>
              </w:rPr>
              <w:t xml:space="preserve"> </w:t>
            </w:r>
            <w:r>
              <w:rPr>
                <w:sz w:val="20"/>
                <w:szCs w:val="20"/>
              </w:rPr>
              <w:t>РК_ИК_0457</w:t>
            </w:r>
          </w:p>
        </w:tc>
      </w:tr>
      <w:tr w:rsidR="001D3AF5" w:rsidRPr="00271701" w14:paraId="353D972C"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1540EBD9" w14:textId="44F41E16" w:rsidR="001D3AF5" w:rsidRPr="005B5C65" w:rsidRDefault="001D3AF5" w:rsidP="00073A78">
            <w:pPr>
              <w:pStyle w:val="ad"/>
              <w:rPr>
                <w:sz w:val="18"/>
                <w:szCs w:val="18"/>
              </w:rPr>
            </w:pPr>
            <w:r>
              <w:rPr>
                <w:sz w:val="18"/>
                <w:szCs w:val="18"/>
              </w:rPr>
              <w:t>8.02</w:t>
            </w:r>
          </w:p>
        </w:tc>
        <w:tc>
          <w:tcPr>
            <w:tcW w:w="1134" w:type="dxa"/>
            <w:tcBorders>
              <w:top w:val="single" w:sz="4" w:space="0" w:color="auto"/>
              <w:left w:val="single" w:sz="4" w:space="0" w:color="auto"/>
              <w:bottom w:val="single" w:sz="4" w:space="0" w:color="auto"/>
              <w:right w:val="single" w:sz="4" w:space="0" w:color="auto"/>
            </w:tcBorders>
          </w:tcPr>
          <w:p w14:paraId="76A494AF" w14:textId="5C5240A0" w:rsidR="001D3AF5" w:rsidRDefault="001D3AF5" w:rsidP="00073A78">
            <w:pPr>
              <w:pStyle w:val="ad"/>
              <w:rPr>
                <w:sz w:val="18"/>
                <w:szCs w:val="18"/>
              </w:rPr>
            </w:pPr>
            <w:r>
              <w:rPr>
                <w:sz w:val="18"/>
                <w:szCs w:val="18"/>
              </w:rPr>
              <w:t>02.08.2024</w:t>
            </w:r>
          </w:p>
        </w:tc>
        <w:tc>
          <w:tcPr>
            <w:tcW w:w="1275" w:type="dxa"/>
            <w:tcBorders>
              <w:top w:val="single" w:sz="4" w:space="0" w:color="auto"/>
              <w:left w:val="single" w:sz="4" w:space="0" w:color="auto"/>
              <w:bottom w:val="single" w:sz="4" w:space="0" w:color="auto"/>
              <w:right w:val="single" w:sz="4" w:space="0" w:color="auto"/>
            </w:tcBorders>
          </w:tcPr>
          <w:p w14:paraId="5C1532CD" w14:textId="1D171AD9" w:rsidR="001D3AF5" w:rsidRDefault="001D3AF5" w:rsidP="00073A78">
            <w:pPr>
              <w:pStyle w:val="ad"/>
              <w:rPr>
                <w:sz w:val="20"/>
                <w:szCs w:val="20"/>
              </w:rPr>
            </w:pPr>
            <w:r>
              <w:rPr>
                <w:sz w:val="20"/>
                <w:szCs w:val="20"/>
              </w:rPr>
              <w:t>FCSNF-22962</w:t>
            </w:r>
          </w:p>
        </w:tc>
        <w:tc>
          <w:tcPr>
            <w:tcW w:w="6095" w:type="dxa"/>
            <w:tcBorders>
              <w:top w:val="single" w:sz="4" w:space="0" w:color="auto"/>
              <w:left w:val="single" w:sz="4" w:space="0" w:color="auto"/>
              <w:bottom w:val="single" w:sz="4" w:space="0" w:color="auto"/>
              <w:right w:val="single" w:sz="4" w:space="0" w:color="auto"/>
            </w:tcBorders>
          </w:tcPr>
          <w:p w14:paraId="610213BA" w14:textId="77777777" w:rsidR="001D3AF5" w:rsidRDefault="001D3AF5" w:rsidP="00073A78">
            <w:pPr>
              <w:ind w:firstLine="0"/>
              <w:rPr>
                <w:sz w:val="20"/>
                <w:szCs w:val="20"/>
              </w:rPr>
            </w:pPr>
            <w:r>
              <w:rPr>
                <w:sz w:val="20"/>
                <w:szCs w:val="20"/>
              </w:rPr>
              <w:t>1.</w:t>
            </w:r>
            <w:r w:rsidRPr="005B5C65">
              <w:rPr>
                <w:sz w:val="20"/>
                <w:szCs w:val="20"/>
              </w:rPr>
              <w:t>Для документа «Информация о заключенном контракте» (contract) в блок «Этапы исполнения контракта» (</w:t>
            </w:r>
            <w:r>
              <w:rPr>
                <w:sz w:val="20"/>
                <w:szCs w:val="20"/>
              </w:rPr>
              <w:t>executionPeriod/stages) добавлено новое</w:t>
            </w:r>
            <w:r w:rsidRPr="005B5C65">
              <w:rPr>
                <w:sz w:val="20"/>
                <w:szCs w:val="20"/>
              </w:rPr>
              <w:t xml:space="preserve"> поле «Наименование этапа» (stageName)</w:t>
            </w:r>
          </w:p>
          <w:p w14:paraId="6EDA0AE5" w14:textId="68A62175" w:rsidR="001D3AF5" w:rsidRDefault="001D3AF5" w:rsidP="00C57325">
            <w:pPr>
              <w:ind w:firstLine="0"/>
              <w:rPr>
                <w:sz w:val="20"/>
                <w:szCs w:val="20"/>
              </w:rPr>
            </w:pPr>
            <w:r>
              <w:rPr>
                <w:sz w:val="20"/>
                <w:szCs w:val="20"/>
              </w:rPr>
              <w:t>2. Изменены правила приема полей:</w:t>
            </w:r>
          </w:p>
          <w:p w14:paraId="3DE0EC47" w14:textId="77777777" w:rsidR="001D3AF5" w:rsidRPr="000274FE" w:rsidRDefault="001D3AF5" w:rsidP="00796A48">
            <w:pPr>
              <w:pStyle w:val="affe"/>
              <w:numPr>
                <w:ilvl w:val="0"/>
                <w:numId w:val="260"/>
              </w:numPr>
              <w:rPr>
                <w:sz w:val="20"/>
                <w:szCs w:val="20"/>
              </w:rPr>
            </w:pPr>
            <w:r w:rsidRPr="000274FE">
              <w:rPr>
                <w:sz w:val="20"/>
                <w:szCs w:val="20"/>
              </w:rPr>
              <w:t>«Уникальный идентификатор этапа исполнения контракта в электронном контракте» (executionPeriod/stages/electronicContractSid);</w:t>
            </w:r>
          </w:p>
          <w:p w14:paraId="78D527A5" w14:textId="77777777" w:rsidR="001D3AF5" w:rsidRDefault="001D3AF5" w:rsidP="00796A48">
            <w:pPr>
              <w:pStyle w:val="affe"/>
              <w:numPr>
                <w:ilvl w:val="0"/>
                <w:numId w:val="260"/>
              </w:numPr>
              <w:rPr>
                <w:sz w:val="20"/>
                <w:szCs w:val="20"/>
              </w:rPr>
            </w:pPr>
            <w:r w:rsidRPr="000274FE">
              <w:rPr>
                <w:sz w:val="20"/>
                <w:szCs w:val="20"/>
              </w:rPr>
              <w:t>«Внешний идентификатор этапа исполнения контракта в электронном контракте» (executionPeriod/stages/electronicContractExternalSid)</w:t>
            </w:r>
          </w:p>
          <w:p w14:paraId="344AD0EB" w14:textId="6A405949" w:rsidR="001D3AF5" w:rsidRDefault="001D3AF5" w:rsidP="00C57325">
            <w:pPr>
              <w:ind w:firstLine="0"/>
              <w:rPr>
                <w:sz w:val="20"/>
                <w:szCs w:val="20"/>
              </w:rPr>
            </w:pPr>
            <w:r>
              <w:rPr>
                <w:sz w:val="20"/>
                <w:szCs w:val="20"/>
              </w:rPr>
              <w:t>3.Добавлены контроли РК_ИК_0465, РК_ИК_0466, РК_ИК_0467</w:t>
            </w:r>
          </w:p>
        </w:tc>
      </w:tr>
      <w:tr w:rsidR="001D3AF5" w:rsidRPr="00271701" w14:paraId="0885F905"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2889EA86" w14:textId="6BC2F07E" w:rsidR="001D3AF5" w:rsidRDefault="001D3AF5" w:rsidP="00073A78">
            <w:pPr>
              <w:pStyle w:val="ad"/>
              <w:rPr>
                <w:sz w:val="18"/>
                <w:szCs w:val="18"/>
              </w:rPr>
            </w:pPr>
            <w:r>
              <w:rPr>
                <w:sz w:val="18"/>
                <w:szCs w:val="18"/>
              </w:rPr>
              <w:t>8.03</w:t>
            </w:r>
          </w:p>
        </w:tc>
        <w:tc>
          <w:tcPr>
            <w:tcW w:w="1134" w:type="dxa"/>
            <w:tcBorders>
              <w:top w:val="single" w:sz="4" w:space="0" w:color="auto"/>
              <w:left w:val="single" w:sz="4" w:space="0" w:color="auto"/>
              <w:bottom w:val="single" w:sz="4" w:space="0" w:color="auto"/>
              <w:right w:val="single" w:sz="4" w:space="0" w:color="auto"/>
            </w:tcBorders>
          </w:tcPr>
          <w:p w14:paraId="4DF6E6B4" w14:textId="457EA291" w:rsidR="001D3AF5" w:rsidRDefault="001D3AF5" w:rsidP="00073A78">
            <w:pPr>
              <w:pStyle w:val="ad"/>
              <w:rPr>
                <w:sz w:val="18"/>
                <w:szCs w:val="18"/>
              </w:rPr>
            </w:pPr>
            <w:r>
              <w:rPr>
                <w:sz w:val="18"/>
                <w:szCs w:val="18"/>
              </w:rPr>
              <w:t>07.08.2024</w:t>
            </w:r>
          </w:p>
        </w:tc>
        <w:tc>
          <w:tcPr>
            <w:tcW w:w="1275" w:type="dxa"/>
            <w:tcBorders>
              <w:top w:val="single" w:sz="4" w:space="0" w:color="auto"/>
              <w:left w:val="single" w:sz="4" w:space="0" w:color="auto"/>
              <w:bottom w:val="single" w:sz="4" w:space="0" w:color="auto"/>
              <w:right w:val="single" w:sz="4" w:space="0" w:color="auto"/>
            </w:tcBorders>
          </w:tcPr>
          <w:p w14:paraId="7A7C669F" w14:textId="30C04F57" w:rsidR="001D3AF5" w:rsidRDefault="001D3AF5" w:rsidP="00073A78">
            <w:pPr>
              <w:pStyle w:val="ad"/>
              <w:rPr>
                <w:sz w:val="20"/>
                <w:szCs w:val="20"/>
              </w:rPr>
            </w:pPr>
            <w:r w:rsidRPr="007447FA">
              <w:rPr>
                <w:sz w:val="20"/>
                <w:szCs w:val="20"/>
              </w:rPr>
              <w:t>FCSNF-23087</w:t>
            </w:r>
          </w:p>
        </w:tc>
        <w:tc>
          <w:tcPr>
            <w:tcW w:w="6095" w:type="dxa"/>
            <w:tcBorders>
              <w:top w:val="single" w:sz="4" w:space="0" w:color="auto"/>
              <w:left w:val="single" w:sz="4" w:space="0" w:color="auto"/>
              <w:bottom w:val="single" w:sz="4" w:space="0" w:color="auto"/>
              <w:right w:val="single" w:sz="4" w:space="0" w:color="auto"/>
            </w:tcBorders>
          </w:tcPr>
          <w:p w14:paraId="1179CBA3" w14:textId="6346AFFC" w:rsidR="001D3AF5" w:rsidRPr="005B5C65" w:rsidRDefault="001D3AF5" w:rsidP="00073A78">
            <w:pPr>
              <w:ind w:firstLine="0"/>
              <w:rPr>
                <w:sz w:val="20"/>
                <w:szCs w:val="20"/>
              </w:rPr>
            </w:pPr>
            <w:r w:rsidRPr="007447FA">
              <w:rPr>
                <w:sz w:val="20"/>
                <w:szCs w:val="20"/>
              </w:rPr>
              <w:t>В требования к автоматическому заполнению/приему блока «Объекты закупки» (products) при приеме проекта первоначальной версии</w:t>
            </w:r>
            <w:r>
              <w:rPr>
                <w:sz w:val="20"/>
                <w:szCs w:val="20"/>
              </w:rPr>
              <w:t xml:space="preserve"> информации о контректе (</w:t>
            </w:r>
            <w:r w:rsidRPr="007447FA">
              <w:rPr>
                <w:sz w:val="20"/>
                <w:szCs w:val="20"/>
              </w:rPr>
              <w:t>contract</w:t>
            </w:r>
            <w:r>
              <w:rPr>
                <w:sz w:val="20"/>
                <w:szCs w:val="20"/>
              </w:rPr>
              <w:t>)</w:t>
            </w:r>
            <w:r w:rsidRPr="007447FA">
              <w:rPr>
                <w:sz w:val="20"/>
                <w:szCs w:val="20"/>
              </w:rPr>
              <w:t>, сформированного на основании электронного контракта в структурированном виде добавлено заполнение полей «Уникальный идентификатор лекарственного препарата (по ТН) в электронном контракте» (products/product/drugPurchaseObjectInfo/drugInfoUsingReferenceInfo/MNNsInfo/MNNInfo/positionsTradeName/positionTradeName/electronicContractTNSid), «Внешний идентификатор лекарственного препарата (по ТН) в электронном контракте» (products/product/drugPurchaseObjectInfo/drugInfoUsingReferenceInfo/MNNsInfo/MNNInfo/positionsTradeName/positionTradeName/electronicContractExternalTNSid).</w:t>
            </w:r>
          </w:p>
        </w:tc>
      </w:tr>
      <w:tr w:rsidR="001D3AF5" w:rsidRPr="00271701" w14:paraId="2FE0A4EF"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411DFA2B" w14:textId="08527B82" w:rsidR="001D3AF5" w:rsidRDefault="001D3AF5" w:rsidP="00073A78">
            <w:pPr>
              <w:pStyle w:val="ad"/>
              <w:rPr>
                <w:sz w:val="18"/>
                <w:szCs w:val="18"/>
              </w:rPr>
            </w:pPr>
            <w:r>
              <w:rPr>
                <w:sz w:val="18"/>
                <w:szCs w:val="18"/>
              </w:rPr>
              <w:t>8.04</w:t>
            </w:r>
          </w:p>
        </w:tc>
        <w:tc>
          <w:tcPr>
            <w:tcW w:w="1134" w:type="dxa"/>
            <w:tcBorders>
              <w:top w:val="single" w:sz="4" w:space="0" w:color="auto"/>
              <w:left w:val="single" w:sz="4" w:space="0" w:color="auto"/>
              <w:bottom w:val="single" w:sz="4" w:space="0" w:color="auto"/>
              <w:right w:val="single" w:sz="4" w:space="0" w:color="auto"/>
            </w:tcBorders>
          </w:tcPr>
          <w:p w14:paraId="361316F1" w14:textId="56F51877" w:rsidR="001D3AF5" w:rsidRDefault="001D3AF5" w:rsidP="00073A78">
            <w:pPr>
              <w:pStyle w:val="ad"/>
              <w:rPr>
                <w:sz w:val="18"/>
                <w:szCs w:val="18"/>
              </w:rPr>
            </w:pPr>
            <w:r>
              <w:rPr>
                <w:sz w:val="18"/>
                <w:szCs w:val="18"/>
              </w:rPr>
              <w:t>15.08.2024</w:t>
            </w:r>
          </w:p>
        </w:tc>
        <w:tc>
          <w:tcPr>
            <w:tcW w:w="1275" w:type="dxa"/>
            <w:tcBorders>
              <w:top w:val="single" w:sz="4" w:space="0" w:color="auto"/>
              <w:left w:val="single" w:sz="4" w:space="0" w:color="auto"/>
              <w:bottom w:val="single" w:sz="4" w:space="0" w:color="auto"/>
              <w:right w:val="single" w:sz="4" w:space="0" w:color="auto"/>
            </w:tcBorders>
          </w:tcPr>
          <w:p w14:paraId="36B2D009" w14:textId="09D58204" w:rsidR="001D3AF5" w:rsidRPr="007447FA" w:rsidRDefault="001D3AF5" w:rsidP="00073A78">
            <w:pPr>
              <w:pStyle w:val="ad"/>
              <w:rPr>
                <w:sz w:val="20"/>
                <w:szCs w:val="20"/>
              </w:rPr>
            </w:pPr>
            <w:r w:rsidRPr="00CC5C93">
              <w:rPr>
                <w:sz w:val="20"/>
                <w:szCs w:val="20"/>
              </w:rPr>
              <w:t>FCSNF-23081</w:t>
            </w:r>
          </w:p>
        </w:tc>
        <w:tc>
          <w:tcPr>
            <w:tcW w:w="6095" w:type="dxa"/>
            <w:tcBorders>
              <w:top w:val="single" w:sz="4" w:space="0" w:color="auto"/>
              <w:left w:val="single" w:sz="4" w:space="0" w:color="auto"/>
              <w:bottom w:val="single" w:sz="4" w:space="0" w:color="auto"/>
              <w:right w:val="single" w:sz="4" w:space="0" w:color="auto"/>
            </w:tcBorders>
          </w:tcPr>
          <w:p w14:paraId="7BA14D76" w14:textId="77777777" w:rsidR="001D3AF5" w:rsidRPr="00CC5C93" w:rsidRDefault="001D3AF5" w:rsidP="00CC5C93">
            <w:pPr>
              <w:ind w:firstLine="0"/>
              <w:rPr>
                <w:sz w:val="20"/>
                <w:szCs w:val="20"/>
              </w:rPr>
            </w:pPr>
            <w:r w:rsidRPr="00CC5C93">
              <w:rPr>
                <w:sz w:val="20"/>
                <w:szCs w:val="20"/>
              </w:rPr>
              <w:t>1.</w:t>
            </w:r>
            <w:r w:rsidRPr="00CC5C93">
              <w:rPr>
                <w:sz w:val="20"/>
                <w:szCs w:val="20"/>
              </w:rPr>
              <w:tab/>
              <w:t>Изменены правила приема полей в блоке «Реквизиты счета поставщика» (suppliersInfo/supplierInfo/supplierAccountsDetails/supplierAccountDetails):</w:t>
            </w:r>
          </w:p>
          <w:p w14:paraId="76259E1A" w14:textId="77777777" w:rsidR="001D3AF5" w:rsidRPr="00B43E28" w:rsidRDefault="001D3AF5" w:rsidP="00CC5C93">
            <w:pPr>
              <w:ind w:firstLine="0"/>
              <w:rPr>
                <w:sz w:val="20"/>
                <w:szCs w:val="20"/>
                <w:lang w:val="en-US"/>
              </w:rPr>
            </w:pPr>
            <w:r w:rsidRPr="00B43E28">
              <w:rPr>
                <w:sz w:val="20"/>
                <w:szCs w:val="20"/>
                <w:lang w:val="en-US"/>
              </w:rPr>
              <w:t>•</w:t>
            </w:r>
            <w:r w:rsidRPr="00B43E28">
              <w:rPr>
                <w:sz w:val="20"/>
                <w:szCs w:val="20"/>
                <w:lang w:val="en-US"/>
              </w:rPr>
              <w:tab/>
              <w:t>«</w:t>
            </w:r>
            <w:r w:rsidRPr="00CC5C93">
              <w:rPr>
                <w:sz w:val="20"/>
                <w:szCs w:val="20"/>
              </w:rPr>
              <w:t>Наименование</w:t>
            </w:r>
            <w:r w:rsidRPr="00B43E28">
              <w:rPr>
                <w:sz w:val="20"/>
                <w:szCs w:val="20"/>
                <w:lang w:val="en-US"/>
              </w:rPr>
              <w:t xml:space="preserve"> </w:t>
            </w:r>
            <w:r w:rsidRPr="00CC5C93">
              <w:rPr>
                <w:sz w:val="20"/>
                <w:szCs w:val="20"/>
              </w:rPr>
              <w:t>банка</w:t>
            </w:r>
            <w:r w:rsidRPr="00B43E28">
              <w:rPr>
                <w:sz w:val="20"/>
                <w:szCs w:val="20"/>
                <w:lang w:val="en-US"/>
              </w:rPr>
              <w:t xml:space="preserve">, </w:t>
            </w:r>
            <w:r w:rsidRPr="00CC5C93">
              <w:rPr>
                <w:sz w:val="20"/>
                <w:szCs w:val="20"/>
              </w:rPr>
              <w:t>ТОФК</w:t>
            </w:r>
            <w:r w:rsidRPr="00B43E28">
              <w:rPr>
                <w:sz w:val="20"/>
                <w:szCs w:val="20"/>
                <w:lang w:val="en-US"/>
              </w:rPr>
              <w:t>» (suppliersInfo/supplierInfo/supplierAccountsDetails/supplierAccountDetails/creditOrgName);</w:t>
            </w:r>
          </w:p>
          <w:p w14:paraId="1C2F3D90" w14:textId="77777777" w:rsidR="001D3AF5" w:rsidRPr="00B43E28" w:rsidRDefault="001D3AF5" w:rsidP="00CC5C93">
            <w:pPr>
              <w:ind w:firstLine="0"/>
              <w:rPr>
                <w:sz w:val="20"/>
                <w:szCs w:val="20"/>
                <w:lang w:val="en-US"/>
              </w:rPr>
            </w:pPr>
            <w:r w:rsidRPr="00B43E28">
              <w:rPr>
                <w:sz w:val="20"/>
                <w:szCs w:val="20"/>
                <w:lang w:val="en-US"/>
              </w:rPr>
              <w:t>•</w:t>
            </w:r>
            <w:r w:rsidRPr="00B43E28">
              <w:rPr>
                <w:sz w:val="20"/>
                <w:szCs w:val="20"/>
                <w:lang w:val="en-US"/>
              </w:rPr>
              <w:tab/>
              <w:t>«</w:t>
            </w:r>
            <w:r w:rsidRPr="00CC5C93">
              <w:rPr>
                <w:sz w:val="20"/>
                <w:szCs w:val="20"/>
              </w:rPr>
              <w:t>Реквизиты</w:t>
            </w:r>
            <w:r w:rsidRPr="00B43E28">
              <w:rPr>
                <w:sz w:val="20"/>
                <w:szCs w:val="20"/>
                <w:lang w:val="en-US"/>
              </w:rPr>
              <w:t xml:space="preserve"> </w:t>
            </w:r>
            <w:r w:rsidRPr="00CC5C93">
              <w:rPr>
                <w:sz w:val="20"/>
                <w:szCs w:val="20"/>
              </w:rPr>
              <w:t>банка</w:t>
            </w:r>
            <w:r w:rsidRPr="00B43E28">
              <w:rPr>
                <w:sz w:val="20"/>
                <w:szCs w:val="20"/>
                <w:lang w:val="en-US"/>
              </w:rPr>
              <w:t>.</w:t>
            </w:r>
            <w:r w:rsidRPr="00CC5C93">
              <w:rPr>
                <w:sz w:val="20"/>
                <w:szCs w:val="20"/>
              </w:rPr>
              <w:t>ТОФК</w:t>
            </w:r>
            <w:r w:rsidRPr="00B43E28">
              <w:rPr>
                <w:sz w:val="20"/>
                <w:szCs w:val="20"/>
                <w:lang w:val="en-US"/>
              </w:rPr>
              <w:t>» (suppliersInfo/supplierInfo/supplierAccountsDetails/supplierAccountDetails/detailsCreditOrgText);</w:t>
            </w:r>
          </w:p>
          <w:p w14:paraId="5B59895D" w14:textId="77777777" w:rsidR="001D3AF5" w:rsidRPr="00B43E28" w:rsidRDefault="001D3AF5" w:rsidP="00CC5C93">
            <w:pPr>
              <w:ind w:firstLine="0"/>
              <w:rPr>
                <w:sz w:val="20"/>
                <w:szCs w:val="20"/>
                <w:lang w:val="en-US"/>
              </w:rPr>
            </w:pPr>
            <w:r w:rsidRPr="00B43E28">
              <w:rPr>
                <w:sz w:val="20"/>
                <w:szCs w:val="20"/>
                <w:lang w:val="en-US"/>
              </w:rPr>
              <w:t>•</w:t>
            </w:r>
            <w:r w:rsidRPr="00B43E28">
              <w:rPr>
                <w:sz w:val="20"/>
                <w:szCs w:val="20"/>
                <w:lang w:val="en-US"/>
              </w:rPr>
              <w:tab/>
              <w:t>«</w:t>
            </w:r>
            <w:r w:rsidRPr="00CC5C93">
              <w:rPr>
                <w:sz w:val="20"/>
                <w:szCs w:val="20"/>
              </w:rPr>
              <w:t>Корреспондентский</w:t>
            </w:r>
            <w:r w:rsidRPr="00B43E28">
              <w:rPr>
                <w:sz w:val="20"/>
                <w:szCs w:val="20"/>
                <w:lang w:val="en-US"/>
              </w:rPr>
              <w:t xml:space="preserve"> </w:t>
            </w:r>
            <w:r w:rsidRPr="00CC5C93">
              <w:rPr>
                <w:sz w:val="20"/>
                <w:szCs w:val="20"/>
              </w:rPr>
              <w:t>счет</w:t>
            </w:r>
            <w:r w:rsidRPr="00B43E28">
              <w:rPr>
                <w:sz w:val="20"/>
                <w:szCs w:val="20"/>
                <w:lang w:val="en-US"/>
              </w:rPr>
              <w:t xml:space="preserve"> </w:t>
            </w:r>
            <w:r w:rsidRPr="00CC5C93">
              <w:rPr>
                <w:sz w:val="20"/>
                <w:szCs w:val="20"/>
              </w:rPr>
              <w:t>банка</w:t>
            </w:r>
            <w:r w:rsidRPr="00B43E28">
              <w:rPr>
                <w:sz w:val="20"/>
                <w:szCs w:val="20"/>
                <w:lang w:val="en-US"/>
              </w:rPr>
              <w:t xml:space="preserve">, </w:t>
            </w:r>
            <w:r w:rsidRPr="00CC5C93">
              <w:rPr>
                <w:sz w:val="20"/>
                <w:szCs w:val="20"/>
              </w:rPr>
              <w:t>единый</w:t>
            </w:r>
            <w:r w:rsidRPr="00B43E28">
              <w:rPr>
                <w:sz w:val="20"/>
                <w:szCs w:val="20"/>
                <w:lang w:val="en-US"/>
              </w:rPr>
              <w:t xml:space="preserve"> </w:t>
            </w:r>
            <w:r w:rsidRPr="00CC5C93">
              <w:rPr>
                <w:sz w:val="20"/>
                <w:szCs w:val="20"/>
              </w:rPr>
              <w:t>казначейский</w:t>
            </w:r>
            <w:r w:rsidRPr="00B43E28">
              <w:rPr>
                <w:sz w:val="20"/>
                <w:szCs w:val="20"/>
                <w:lang w:val="en-US"/>
              </w:rPr>
              <w:t xml:space="preserve"> </w:t>
            </w:r>
            <w:r w:rsidRPr="00CC5C93">
              <w:rPr>
                <w:sz w:val="20"/>
                <w:szCs w:val="20"/>
              </w:rPr>
              <w:t>счет</w:t>
            </w:r>
            <w:r w:rsidRPr="00B43E28">
              <w:rPr>
                <w:sz w:val="20"/>
                <w:szCs w:val="20"/>
                <w:lang w:val="en-US"/>
              </w:rPr>
              <w:t>» (suppliersInfo/supplierInfo/supplierAccountsDetails/supplierAccountDetails/corrAccountNumber).</w:t>
            </w:r>
          </w:p>
          <w:p w14:paraId="04E3BD45" w14:textId="14F79CA4" w:rsidR="001D3AF5" w:rsidRPr="007447FA" w:rsidRDefault="001D3AF5" w:rsidP="00CC5C93">
            <w:pPr>
              <w:ind w:firstLine="0"/>
              <w:rPr>
                <w:sz w:val="20"/>
                <w:szCs w:val="20"/>
              </w:rPr>
            </w:pPr>
            <w:r w:rsidRPr="00CC5C93">
              <w:rPr>
                <w:sz w:val="20"/>
                <w:szCs w:val="20"/>
              </w:rPr>
              <w:lastRenderedPageBreak/>
              <w:t>2.</w:t>
            </w:r>
            <w:r w:rsidRPr="00CC5C93">
              <w:rPr>
                <w:sz w:val="20"/>
                <w:szCs w:val="20"/>
              </w:rPr>
              <w:tab/>
              <w:t>Отключен контроль РК_ИК_0417</w:t>
            </w:r>
          </w:p>
        </w:tc>
      </w:tr>
      <w:tr w:rsidR="001D3AF5" w:rsidRPr="00271701" w14:paraId="6DEF1BBD"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03863D55" w14:textId="60DD702C" w:rsidR="001D3AF5" w:rsidRDefault="001D3AF5" w:rsidP="00073A78">
            <w:pPr>
              <w:pStyle w:val="ad"/>
              <w:rPr>
                <w:sz w:val="18"/>
                <w:szCs w:val="18"/>
              </w:rPr>
            </w:pPr>
            <w:r>
              <w:rPr>
                <w:sz w:val="18"/>
                <w:szCs w:val="18"/>
              </w:rPr>
              <w:lastRenderedPageBreak/>
              <w:t>8.05</w:t>
            </w:r>
          </w:p>
        </w:tc>
        <w:tc>
          <w:tcPr>
            <w:tcW w:w="1134" w:type="dxa"/>
            <w:tcBorders>
              <w:top w:val="single" w:sz="4" w:space="0" w:color="auto"/>
              <w:left w:val="single" w:sz="4" w:space="0" w:color="auto"/>
              <w:bottom w:val="single" w:sz="4" w:space="0" w:color="auto"/>
              <w:right w:val="single" w:sz="4" w:space="0" w:color="auto"/>
            </w:tcBorders>
          </w:tcPr>
          <w:p w14:paraId="4FEBA8F0" w14:textId="66E5283B" w:rsidR="001D3AF5" w:rsidRDefault="001D3AF5" w:rsidP="00073A78">
            <w:pPr>
              <w:pStyle w:val="ad"/>
              <w:rPr>
                <w:sz w:val="18"/>
                <w:szCs w:val="18"/>
              </w:rPr>
            </w:pPr>
            <w:r>
              <w:rPr>
                <w:sz w:val="18"/>
                <w:szCs w:val="18"/>
              </w:rPr>
              <w:t>27.08.2024</w:t>
            </w:r>
          </w:p>
        </w:tc>
        <w:tc>
          <w:tcPr>
            <w:tcW w:w="1275" w:type="dxa"/>
            <w:tcBorders>
              <w:top w:val="single" w:sz="4" w:space="0" w:color="auto"/>
              <w:left w:val="single" w:sz="4" w:space="0" w:color="auto"/>
              <w:bottom w:val="single" w:sz="4" w:space="0" w:color="auto"/>
              <w:right w:val="single" w:sz="4" w:space="0" w:color="auto"/>
            </w:tcBorders>
          </w:tcPr>
          <w:p w14:paraId="51232D95" w14:textId="718E4DA1" w:rsidR="001D3AF5" w:rsidRPr="00CC5C93" w:rsidRDefault="001D3AF5" w:rsidP="003E7FFD">
            <w:pPr>
              <w:ind w:firstLine="0"/>
              <w:rPr>
                <w:sz w:val="20"/>
                <w:szCs w:val="20"/>
              </w:rPr>
            </w:pPr>
            <w:r w:rsidRPr="00B43E28">
              <w:rPr>
                <w:sz w:val="20"/>
                <w:szCs w:val="20"/>
              </w:rPr>
              <w:t>FCS-314009</w:t>
            </w:r>
          </w:p>
        </w:tc>
        <w:tc>
          <w:tcPr>
            <w:tcW w:w="6095" w:type="dxa"/>
            <w:tcBorders>
              <w:top w:val="single" w:sz="4" w:space="0" w:color="auto"/>
              <w:left w:val="single" w:sz="4" w:space="0" w:color="auto"/>
              <w:bottom w:val="single" w:sz="4" w:space="0" w:color="auto"/>
              <w:right w:val="single" w:sz="4" w:space="0" w:color="auto"/>
            </w:tcBorders>
          </w:tcPr>
          <w:p w14:paraId="4D987C8D" w14:textId="3D8EDEBB" w:rsidR="001D3AF5" w:rsidRPr="00CC5C93" w:rsidRDefault="001D3AF5" w:rsidP="00C448E2">
            <w:pPr>
              <w:ind w:firstLine="0"/>
              <w:rPr>
                <w:sz w:val="20"/>
                <w:szCs w:val="20"/>
              </w:rPr>
            </w:pPr>
            <w:r>
              <w:rPr>
                <w:sz w:val="20"/>
                <w:szCs w:val="20"/>
              </w:rPr>
              <w:t>Изменен контроль РК_ИК_0244</w:t>
            </w:r>
          </w:p>
        </w:tc>
      </w:tr>
      <w:tr w:rsidR="001D3AF5" w:rsidRPr="00271701" w14:paraId="7DFACD9E"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2E3C7153" w14:textId="29011B39" w:rsidR="001D3AF5" w:rsidRDefault="001D3AF5" w:rsidP="00073A78">
            <w:pPr>
              <w:pStyle w:val="ad"/>
              <w:rPr>
                <w:sz w:val="18"/>
                <w:szCs w:val="18"/>
              </w:rPr>
            </w:pPr>
            <w:r>
              <w:rPr>
                <w:sz w:val="18"/>
                <w:szCs w:val="18"/>
              </w:rPr>
              <w:t>8.06</w:t>
            </w:r>
          </w:p>
        </w:tc>
        <w:tc>
          <w:tcPr>
            <w:tcW w:w="1134" w:type="dxa"/>
            <w:tcBorders>
              <w:top w:val="single" w:sz="4" w:space="0" w:color="auto"/>
              <w:left w:val="single" w:sz="4" w:space="0" w:color="auto"/>
              <w:bottom w:val="single" w:sz="4" w:space="0" w:color="auto"/>
              <w:right w:val="single" w:sz="4" w:space="0" w:color="auto"/>
            </w:tcBorders>
          </w:tcPr>
          <w:p w14:paraId="5FD438A5" w14:textId="6D4DA544" w:rsidR="001D3AF5" w:rsidRDefault="001D3AF5" w:rsidP="00073A78">
            <w:pPr>
              <w:pStyle w:val="ad"/>
              <w:rPr>
                <w:sz w:val="18"/>
                <w:szCs w:val="18"/>
              </w:rPr>
            </w:pPr>
            <w:r>
              <w:rPr>
                <w:sz w:val="18"/>
                <w:szCs w:val="18"/>
              </w:rPr>
              <w:t>11.09.2024</w:t>
            </w:r>
          </w:p>
        </w:tc>
        <w:tc>
          <w:tcPr>
            <w:tcW w:w="1275" w:type="dxa"/>
            <w:tcBorders>
              <w:top w:val="single" w:sz="4" w:space="0" w:color="auto"/>
              <w:left w:val="single" w:sz="4" w:space="0" w:color="auto"/>
              <w:bottom w:val="single" w:sz="4" w:space="0" w:color="auto"/>
              <w:right w:val="single" w:sz="4" w:space="0" w:color="auto"/>
            </w:tcBorders>
          </w:tcPr>
          <w:p w14:paraId="3FE2DA96" w14:textId="7C56E14A" w:rsidR="001D3AF5" w:rsidRPr="00B43E28" w:rsidRDefault="001D3AF5" w:rsidP="003E7FFD">
            <w:pPr>
              <w:ind w:firstLine="0"/>
              <w:rPr>
                <w:sz w:val="20"/>
                <w:szCs w:val="20"/>
              </w:rPr>
            </w:pPr>
            <w:r w:rsidRPr="00E34F2C">
              <w:rPr>
                <w:sz w:val="20"/>
                <w:szCs w:val="20"/>
              </w:rPr>
              <w:t>FCS-318041</w:t>
            </w:r>
          </w:p>
        </w:tc>
        <w:tc>
          <w:tcPr>
            <w:tcW w:w="6095" w:type="dxa"/>
            <w:tcBorders>
              <w:top w:val="single" w:sz="4" w:space="0" w:color="auto"/>
              <w:left w:val="single" w:sz="4" w:space="0" w:color="auto"/>
              <w:bottom w:val="single" w:sz="4" w:space="0" w:color="auto"/>
              <w:right w:val="single" w:sz="4" w:space="0" w:color="auto"/>
            </w:tcBorders>
          </w:tcPr>
          <w:p w14:paraId="7CE87C70" w14:textId="05C42F70" w:rsidR="001D3AF5" w:rsidRDefault="001D3AF5" w:rsidP="00C448E2">
            <w:pPr>
              <w:ind w:firstLine="0"/>
              <w:rPr>
                <w:sz w:val="20"/>
                <w:szCs w:val="20"/>
              </w:rPr>
            </w:pPr>
            <w:r>
              <w:rPr>
                <w:sz w:val="20"/>
                <w:szCs w:val="20"/>
              </w:rPr>
              <w:t xml:space="preserve">Добавлено правило приема </w:t>
            </w:r>
            <w:r w:rsidRPr="009F5EED">
              <w:rPr>
                <w:sz w:val="20"/>
                <w:szCs w:val="20"/>
              </w:rPr>
              <w:t>изменений размещенной версии сведений о контракте</w:t>
            </w:r>
            <w:r>
              <w:rPr>
                <w:sz w:val="20"/>
                <w:szCs w:val="20"/>
              </w:rPr>
              <w:t xml:space="preserve"> для поля</w:t>
            </w:r>
            <w:r w:rsidRPr="009F5EED">
              <w:rPr>
                <w:sz w:val="20"/>
                <w:szCs w:val="20"/>
              </w:rPr>
              <w:t xml:space="preserve"> «Реестровый номер проекта контракта» (singleCustomer\contractProjectNumber)</w:t>
            </w:r>
          </w:p>
        </w:tc>
      </w:tr>
      <w:tr w:rsidR="001D3AF5" w:rsidRPr="00271701" w14:paraId="0BBE503A"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2513BE6D" w14:textId="0062EEA5" w:rsidR="001D3AF5" w:rsidRDefault="001D3AF5" w:rsidP="00073A78">
            <w:pPr>
              <w:pStyle w:val="ad"/>
              <w:rPr>
                <w:sz w:val="18"/>
                <w:szCs w:val="18"/>
              </w:rPr>
            </w:pPr>
            <w:r>
              <w:rPr>
                <w:sz w:val="18"/>
                <w:szCs w:val="18"/>
              </w:rPr>
              <w:t>8.07</w:t>
            </w:r>
          </w:p>
        </w:tc>
        <w:tc>
          <w:tcPr>
            <w:tcW w:w="1134" w:type="dxa"/>
            <w:tcBorders>
              <w:top w:val="single" w:sz="4" w:space="0" w:color="auto"/>
              <w:left w:val="single" w:sz="4" w:space="0" w:color="auto"/>
              <w:bottom w:val="single" w:sz="4" w:space="0" w:color="auto"/>
              <w:right w:val="single" w:sz="4" w:space="0" w:color="auto"/>
            </w:tcBorders>
          </w:tcPr>
          <w:p w14:paraId="017D1E10" w14:textId="06128504" w:rsidR="001D3AF5" w:rsidRDefault="001D3AF5" w:rsidP="00073A78">
            <w:pPr>
              <w:pStyle w:val="ad"/>
              <w:rPr>
                <w:sz w:val="18"/>
                <w:szCs w:val="18"/>
              </w:rPr>
            </w:pPr>
            <w:r>
              <w:rPr>
                <w:sz w:val="18"/>
                <w:szCs w:val="18"/>
              </w:rPr>
              <w:t>01.10.2024</w:t>
            </w:r>
          </w:p>
        </w:tc>
        <w:tc>
          <w:tcPr>
            <w:tcW w:w="1275" w:type="dxa"/>
            <w:tcBorders>
              <w:top w:val="single" w:sz="4" w:space="0" w:color="auto"/>
              <w:left w:val="single" w:sz="4" w:space="0" w:color="auto"/>
              <w:bottom w:val="single" w:sz="4" w:space="0" w:color="auto"/>
              <w:right w:val="single" w:sz="4" w:space="0" w:color="auto"/>
            </w:tcBorders>
          </w:tcPr>
          <w:p w14:paraId="1A5623EE" w14:textId="17A9AFA0" w:rsidR="001D3AF5" w:rsidRPr="00E34F2C" w:rsidRDefault="001D3AF5" w:rsidP="003E7FFD">
            <w:pPr>
              <w:ind w:firstLine="0"/>
              <w:rPr>
                <w:sz w:val="20"/>
                <w:szCs w:val="20"/>
              </w:rPr>
            </w:pPr>
            <w:r w:rsidRPr="00F6513B">
              <w:rPr>
                <w:sz w:val="20"/>
                <w:szCs w:val="20"/>
              </w:rPr>
              <w:t>FCS-321876</w:t>
            </w:r>
          </w:p>
        </w:tc>
        <w:tc>
          <w:tcPr>
            <w:tcW w:w="6095" w:type="dxa"/>
            <w:tcBorders>
              <w:top w:val="single" w:sz="4" w:space="0" w:color="auto"/>
              <w:left w:val="single" w:sz="4" w:space="0" w:color="auto"/>
              <w:bottom w:val="single" w:sz="4" w:space="0" w:color="auto"/>
              <w:right w:val="single" w:sz="4" w:space="0" w:color="auto"/>
            </w:tcBorders>
          </w:tcPr>
          <w:p w14:paraId="75AD12FC" w14:textId="0C65E7EA" w:rsidR="001D3AF5" w:rsidRDefault="001D3AF5" w:rsidP="00C448E2">
            <w:pPr>
              <w:ind w:firstLine="0"/>
              <w:rPr>
                <w:sz w:val="20"/>
                <w:szCs w:val="20"/>
              </w:rPr>
            </w:pPr>
            <w:r>
              <w:rPr>
                <w:sz w:val="20"/>
                <w:szCs w:val="20"/>
              </w:rPr>
              <w:t xml:space="preserve">Изменены правила приема блока </w:t>
            </w:r>
            <w:r w:rsidRPr="00F6513B">
              <w:rPr>
                <w:sz w:val="20"/>
                <w:szCs w:val="20"/>
              </w:rPr>
              <w:t>«Основание заключения контракта с единственным поставщиком» (foundation/fcsOrder/order/singleCustomer/reason)</w:t>
            </w:r>
            <w:r>
              <w:rPr>
                <w:sz w:val="20"/>
                <w:szCs w:val="20"/>
              </w:rPr>
              <w:t xml:space="preserve">, добавлено условие: </w:t>
            </w:r>
            <w:r w:rsidRPr="00B10C57">
              <w:rPr>
                <w:sz w:val="20"/>
                <w:szCs w:val="20"/>
              </w:rPr>
              <w:t>и у связанного ПЗК есть связанное извещение, по которому подано больше 1 заявки</w:t>
            </w:r>
            <w:r>
              <w:rPr>
                <w:sz w:val="20"/>
                <w:szCs w:val="20"/>
              </w:rPr>
              <w:t xml:space="preserve">  </w:t>
            </w:r>
          </w:p>
        </w:tc>
      </w:tr>
      <w:tr w:rsidR="001D3AF5" w:rsidRPr="00271701" w14:paraId="47E62967"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16E412A7" w14:textId="64FB8B33" w:rsidR="001D3AF5" w:rsidRDefault="001D3AF5" w:rsidP="00073A78">
            <w:pPr>
              <w:pStyle w:val="ad"/>
              <w:rPr>
                <w:sz w:val="18"/>
                <w:szCs w:val="18"/>
              </w:rPr>
            </w:pPr>
            <w:r>
              <w:rPr>
                <w:sz w:val="18"/>
                <w:szCs w:val="18"/>
              </w:rPr>
              <w:t>8.08</w:t>
            </w:r>
          </w:p>
        </w:tc>
        <w:tc>
          <w:tcPr>
            <w:tcW w:w="1134" w:type="dxa"/>
            <w:tcBorders>
              <w:top w:val="single" w:sz="4" w:space="0" w:color="auto"/>
              <w:left w:val="single" w:sz="4" w:space="0" w:color="auto"/>
              <w:bottom w:val="single" w:sz="4" w:space="0" w:color="auto"/>
              <w:right w:val="single" w:sz="4" w:space="0" w:color="auto"/>
            </w:tcBorders>
          </w:tcPr>
          <w:p w14:paraId="46AC474A" w14:textId="452D9B56" w:rsidR="001D3AF5" w:rsidRDefault="001D3AF5" w:rsidP="00073A78">
            <w:pPr>
              <w:pStyle w:val="ad"/>
              <w:rPr>
                <w:sz w:val="18"/>
                <w:szCs w:val="18"/>
              </w:rPr>
            </w:pPr>
            <w:r>
              <w:rPr>
                <w:sz w:val="18"/>
                <w:szCs w:val="18"/>
              </w:rPr>
              <w:t>07.10.2024</w:t>
            </w:r>
          </w:p>
        </w:tc>
        <w:tc>
          <w:tcPr>
            <w:tcW w:w="1275" w:type="dxa"/>
            <w:tcBorders>
              <w:top w:val="single" w:sz="4" w:space="0" w:color="auto"/>
              <w:left w:val="single" w:sz="4" w:space="0" w:color="auto"/>
              <w:bottom w:val="single" w:sz="4" w:space="0" w:color="auto"/>
              <w:right w:val="single" w:sz="4" w:space="0" w:color="auto"/>
            </w:tcBorders>
          </w:tcPr>
          <w:p w14:paraId="298DBE56" w14:textId="460D8478" w:rsidR="001D3AF5" w:rsidRPr="00F6513B" w:rsidRDefault="001D3AF5" w:rsidP="003E7FFD">
            <w:pPr>
              <w:ind w:firstLine="0"/>
              <w:rPr>
                <w:sz w:val="20"/>
                <w:szCs w:val="20"/>
              </w:rPr>
            </w:pPr>
            <w:r w:rsidRPr="00E31374">
              <w:rPr>
                <w:sz w:val="20"/>
                <w:szCs w:val="20"/>
              </w:rPr>
              <w:t>FCSNF-23681</w:t>
            </w:r>
          </w:p>
        </w:tc>
        <w:tc>
          <w:tcPr>
            <w:tcW w:w="6095" w:type="dxa"/>
            <w:tcBorders>
              <w:top w:val="single" w:sz="4" w:space="0" w:color="auto"/>
              <w:left w:val="single" w:sz="4" w:space="0" w:color="auto"/>
              <w:bottom w:val="single" w:sz="4" w:space="0" w:color="auto"/>
              <w:right w:val="single" w:sz="4" w:space="0" w:color="auto"/>
            </w:tcBorders>
          </w:tcPr>
          <w:p w14:paraId="3DCBA0D7" w14:textId="767761C4" w:rsidR="001D3AF5" w:rsidRDefault="001D3AF5" w:rsidP="00060B37">
            <w:pPr>
              <w:ind w:firstLine="0"/>
              <w:rPr>
                <w:sz w:val="20"/>
                <w:szCs w:val="20"/>
              </w:rPr>
            </w:pPr>
            <w:r>
              <w:rPr>
                <w:sz w:val="20"/>
                <w:szCs w:val="20"/>
              </w:rPr>
              <w:t xml:space="preserve">Отключены контроли </w:t>
            </w:r>
            <w:r>
              <w:rPr>
                <w:sz w:val="20"/>
                <w:szCs w:val="20"/>
              </w:rPr>
              <w:fldChar w:fldCharType="begin"/>
            </w:r>
            <w:r>
              <w:rPr>
                <w:sz w:val="20"/>
                <w:szCs w:val="20"/>
              </w:rPr>
              <w:instrText xml:space="preserve"> REF РК_ИК_0306 \h  \* MERGEFORMAT </w:instrText>
            </w:r>
            <w:r>
              <w:rPr>
                <w:sz w:val="20"/>
                <w:szCs w:val="20"/>
              </w:rPr>
            </w:r>
            <w:r>
              <w:rPr>
                <w:sz w:val="20"/>
                <w:szCs w:val="20"/>
              </w:rPr>
              <w:fldChar w:fldCharType="separate"/>
            </w:r>
            <w:r w:rsidRPr="00E31374">
              <w:rPr>
                <w:sz w:val="20"/>
                <w:szCs w:val="20"/>
              </w:rPr>
              <w:t>РК_ИК_0306</w:t>
            </w:r>
            <w:r>
              <w:rPr>
                <w:sz w:val="20"/>
                <w:szCs w:val="20"/>
              </w:rPr>
              <w:fldChar w:fldCharType="end"/>
            </w:r>
            <w:r>
              <w:rPr>
                <w:sz w:val="20"/>
                <w:szCs w:val="20"/>
              </w:rPr>
              <w:t xml:space="preserve">, </w:t>
            </w:r>
            <w:r>
              <w:rPr>
                <w:sz w:val="20"/>
                <w:szCs w:val="20"/>
              </w:rPr>
              <w:fldChar w:fldCharType="begin"/>
            </w:r>
            <w:r>
              <w:rPr>
                <w:sz w:val="20"/>
                <w:szCs w:val="20"/>
              </w:rPr>
              <w:instrText xml:space="preserve"> REF РК_ИК_0309 \h  \* MERGEFORMAT </w:instrText>
            </w:r>
            <w:r>
              <w:rPr>
                <w:sz w:val="20"/>
                <w:szCs w:val="20"/>
              </w:rPr>
            </w:r>
            <w:r>
              <w:rPr>
                <w:sz w:val="20"/>
                <w:szCs w:val="20"/>
              </w:rPr>
              <w:fldChar w:fldCharType="separate"/>
            </w:r>
            <w:r w:rsidRPr="00BF669C">
              <w:rPr>
                <w:sz w:val="20"/>
                <w:szCs w:val="20"/>
              </w:rPr>
              <w:t>РК_ИК_0309</w:t>
            </w:r>
            <w:r>
              <w:rPr>
                <w:sz w:val="20"/>
                <w:szCs w:val="20"/>
              </w:rPr>
              <w:fldChar w:fldCharType="end"/>
            </w:r>
            <w:r>
              <w:rPr>
                <w:sz w:val="20"/>
                <w:szCs w:val="20"/>
              </w:rPr>
              <w:t xml:space="preserve">, </w:t>
            </w:r>
            <w:r>
              <w:rPr>
                <w:sz w:val="20"/>
                <w:szCs w:val="20"/>
              </w:rPr>
              <w:fldChar w:fldCharType="begin"/>
            </w:r>
            <w:r>
              <w:rPr>
                <w:sz w:val="20"/>
                <w:szCs w:val="20"/>
              </w:rPr>
              <w:instrText xml:space="preserve"> REF РК_ИК_0313 \h  \* MERGEFORMAT </w:instrText>
            </w:r>
            <w:r>
              <w:rPr>
                <w:sz w:val="20"/>
                <w:szCs w:val="20"/>
              </w:rPr>
            </w:r>
            <w:r>
              <w:rPr>
                <w:sz w:val="20"/>
                <w:szCs w:val="20"/>
              </w:rPr>
              <w:fldChar w:fldCharType="separate"/>
            </w:r>
            <w:r w:rsidRPr="00060B37">
              <w:rPr>
                <w:sz w:val="20"/>
                <w:szCs w:val="20"/>
              </w:rPr>
              <w:t>РК_ИК_0313</w:t>
            </w:r>
            <w:r>
              <w:rPr>
                <w:sz w:val="20"/>
                <w:szCs w:val="20"/>
              </w:rPr>
              <w:fldChar w:fldCharType="end"/>
            </w:r>
          </w:p>
        </w:tc>
      </w:tr>
      <w:tr w:rsidR="001D3AF5" w:rsidRPr="001D3AF5" w14:paraId="727F7502"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207F3D61" w14:textId="140B50CA" w:rsidR="001D3AF5" w:rsidRDefault="001D3AF5" w:rsidP="00073A78">
            <w:pPr>
              <w:pStyle w:val="ad"/>
              <w:rPr>
                <w:sz w:val="18"/>
                <w:szCs w:val="18"/>
              </w:rPr>
            </w:pPr>
            <w:r>
              <w:rPr>
                <w:sz w:val="18"/>
                <w:szCs w:val="18"/>
              </w:rPr>
              <w:t>8.09</w:t>
            </w:r>
          </w:p>
        </w:tc>
        <w:tc>
          <w:tcPr>
            <w:tcW w:w="1134" w:type="dxa"/>
            <w:tcBorders>
              <w:top w:val="single" w:sz="4" w:space="0" w:color="auto"/>
              <w:left w:val="single" w:sz="4" w:space="0" w:color="auto"/>
              <w:bottom w:val="single" w:sz="4" w:space="0" w:color="auto"/>
              <w:right w:val="single" w:sz="4" w:space="0" w:color="auto"/>
            </w:tcBorders>
          </w:tcPr>
          <w:p w14:paraId="4C6271B4" w14:textId="3D039EF3" w:rsidR="001D3AF5" w:rsidRDefault="001D3AF5" w:rsidP="00073A78">
            <w:pPr>
              <w:pStyle w:val="ad"/>
              <w:rPr>
                <w:sz w:val="18"/>
                <w:szCs w:val="18"/>
              </w:rPr>
            </w:pPr>
            <w:r>
              <w:rPr>
                <w:sz w:val="18"/>
                <w:szCs w:val="18"/>
              </w:rPr>
              <w:t>10.10.2024</w:t>
            </w:r>
          </w:p>
        </w:tc>
        <w:tc>
          <w:tcPr>
            <w:tcW w:w="1275" w:type="dxa"/>
            <w:tcBorders>
              <w:top w:val="single" w:sz="4" w:space="0" w:color="auto"/>
              <w:left w:val="single" w:sz="4" w:space="0" w:color="auto"/>
              <w:bottom w:val="single" w:sz="4" w:space="0" w:color="auto"/>
              <w:right w:val="single" w:sz="4" w:space="0" w:color="auto"/>
            </w:tcBorders>
          </w:tcPr>
          <w:p w14:paraId="56B9B310" w14:textId="1751A8C0" w:rsidR="001D3AF5" w:rsidRPr="00E31374" w:rsidRDefault="001D3AF5" w:rsidP="003E7FFD">
            <w:pPr>
              <w:ind w:firstLine="0"/>
              <w:rPr>
                <w:sz w:val="20"/>
                <w:szCs w:val="20"/>
              </w:rPr>
            </w:pPr>
            <w:r w:rsidRPr="00692153">
              <w:rPr>
                <w:sz w:val="20"/>
                <w:szCs w:val="20"/>
              </w:rPr>
              <w:t>FCS-324865</w:t>
            </w:r>
          </w:p>
        </w:tc>
        <w:tc>
          <w:tcPr>
            <w:tcW w:w="6095" w:type="dxa"/>
            <w:tcBorders>
              <w:top w:val="single" w:sz="4" w:space="0" w:color="auto"/>
              <w:left w:val="single" w:sz="4" w:space="0" w:color="auto"/>
              <w:bottom w:val="single" w:sz="4" w:space="0" w:color="auto"/>
              <w:right w:val="single" w:sz="4" w:space="0" w:color="auto"/>
            </w:tcBorders>
          </w:tcPr>
          <w:p w14:paraId="2ED6E1D6" w14:textId="225F7C26" w:rsidR="001D3AF5" w:rsidRPr="00692153" w:rsidRDefault="001D3AF5" w:rsidP="00692153">
            <w:pPr>
              <w:ind w:firstLine="0"/>
              <w:rPr>
                <w:sz w:val="20"/>
                <w:szCs w:val="20"/>
              </w:rPr>
            </w:pPr>
            <w:r>
              <w:rPr>
                <w:sz w:val="20"/>
                <w:szCs w:val="20"/>
              </w:rPr>
              <w:t xml:space="preserve">Включен контроль </w:t>
            </w:r>
            <w:r w:rsidRPr="00692153">
              <w:rPr>
                <w:sz w:val="20"/>
                <w:szCs w:val="20"/>
              </w:rPr>
              <w:t>РК_ИК_0417</w:t>
            </w:r>
            <w:r>
              <w:rPr>
                <w:sz w:val="20"/>
                <w:szCs w:val="20"/>
              </w:rPr>
              <w:t xml:space="preserve">, из контроля удалены поля  </w:t>
            </w:r>
            <w:r w:rsidRPr="00692153">
              <w:rPr>
                <w:sz w:val="20"/>
                <w:szCs w:val="20"/>
              </w:rPr>
              <w:t>supplierAccountsDetails/supplierAccountDetails/corrAccountNumber</w:t>
            </w:r>
          </w:p>
          <w:p w14:paraId="2D1750B2" w14:textId="5332C2AF" w:rsidR="001D3AF5" w:rsidRPr="001F5FAF" w:rsidRDefault="001D3AF5" w:rsidP="00692153">
            <w:pPr>
              <w:ind w:firstLine="0"/>
              <w:rPr>
                <w:sz w:val="20"/>
                <w:szCs w:val="20"/>
                <w:lang w:val="en-US"/>
              </w:rPr>
            </w:pPr>
            <w:r w:rsidRPr="00692153">
              <w:rPr>
                <w:sz w:val="20"/>
                <w:szCs w:val="20"/>
              </w:rPr>
              <w:t>И</w:t>
            </w:r>
            <w:r w:rsidRPr="001F5FAF">
              <w:rPr>
                <w:sz w:val="20"/>
                <w:szCs w:val="20"/>
                <w:lang w:val="en-US"/>
              </w:rPr>
              <w:t xml:space="preserve"> suppliersInfo/supplierInfo/supplierAccountsDe-tails/supplierAccountDetails/corrAccountNumber.</w:t>
            </w:r>
          </w:p>
        </w:tc>
      </w:tr>
      <w:tr w:rsidR="001D3AF5" w:rsidRPr="001D3AF5" w14:paraId="19203764"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4045BE95" w14:textId="0A5574A8" w:rsidR="001D3AF5" w:rsidRDefault="001D3AF5" w:rsidP="00073A78">
            <w:pPr>
              <w:pStyle w:val="ad"/>
              <w:rPr>
                <w:sz w:val="18"/>
                <w:szCs w:val="18"/>
              </w:rPr>
            </w:pPr>
            <w:r>
              <w:rPr>
                <w:sz w:val="18"/>
                <w:szCs w:val="18"/>
              </w:rPr>
              <w:t>8.10</w:t>
            </w:r>
          </w:p>
        </w:tc>
        <w:tc>
          <w:tcPr>
            <w:tcW w:w="1134" w:type="dxa"/>
            <w:tcBorders>
              <w:top w:val="single" w:sz="4" w:space="0" w:color="auto"/>
              <w:left w:val="single" w:sz="4" w:space="0" w:color="auto"/>
              <w:bottom w:val="single" w:sz="4" w:space="0" w:color="auto"/>
              <w:right w:val="single" w:sz="4" w:space="0" w:color="auto"/>
            </w:tcBorders>
          </w:tcPr>
          <w:p w14:paraId="4EAD3C22" w14:textId="76ABE9E0" w:rsidR="001D3AF5" w:rsidRDefault="001D3AF5" w:rsidP="00073A78">
            <w:pPr>
              <w:pStyle w:val="ad"/>
              <w:rPr>
                <w:sz w:val="18"/>
                <w:szCs w:val="18"/>
              </w:rPr>
            </w:pPr>
            <w:r>
              <w:rPr>
                <w:sz w:val="18"/>
                <w:szCs w:val="18"/>
              </w:rPr>
              <w:t>14.10.2024</w:t>
            </w:r>
          </w:p>
        </w:tc>
        <w:tc>
          <w:tcPr>
            <w:tcW w:w="1275" w:type="dxa"/>
            <w:tcBorders>
              <w:top w:val="single" w:sz="4" w:space="0" w:color="auto"/>
              <w:left w:val="single" w:sz="4" w:space="0" w:color="auto"/>
              <w:bottom w:val="single" w:sz="4" w:space="0" w:color="auto"/>
              <w:right w:val="single" w:sz="4" w:space="0" w:color="auto"/>
            </w:tcBorders>
          </w:tcPr>
          <w:p w14:paraId="0D3388AE" w14:textId="7C07DBF8" w:rsidR="001D3AF5" w:rsidRPr="00692153" w:rsidRDefault="001D3AF5" w:rsidP="003E7FFD">
            <w:pPr>
              <w:ind w:firstLine="0"/>
              <w:rPr>
                <w:sz w:val="20"/>
                <w:szCs w:val="20"/>
              </w:rPr>
            </w:pPr>
            <w:r w:rsidRPr="001F5FAF">
              <w:rPr>
                <w:sz w:val="20"/>
                <w:szCs w:val="20"/>
              </w:rPr>
              <w:t>FCSNF-23364</w:t>
            </w:r>
          </w:p>
        </w:tc>
        <w:tc>
          <w:tcPr>
            <w:tcW w:w="6095" w:type="dxa"/>
            <w:tcBorders>
              <w:top w:val="single" w:sz="4" w:space="0" w:color="auto"/>
              <w:left w:val="single" w:sz="4" w:space="0" w:color="auto"/>
              <w:bottom w:val="single" w:sz="4" w:space="0" w:color="auto"/>
              <w:right w:val="single" w:sz="4" w:space="0" w:color="auto"/>
            </w:tcBorders>
          </w:tcPr>
          <w:p w14:paraId="32752F14" w14:textId="77777777" w:rsidR="001D3AF5" w:rsidRPr="000847DF" w:rsidRDefault="001D3AF5" w:rsidP="001F5FAF">
            <w:pPr>
              <w:ind w:firstLine="0"/>
              <w:rPr>
                <w:sz w:val="20"/>
                <w:szCs w:val="20"/>
              </w:rPr>
            </w:pPr>
            <w:r>
              <w:rPr>
                <w:sz w:val="20"/>
                <w:szCs w:val="20"/>
              </w:rPr>
              <w:t xml:space="preserve">Изменено правило приема поля </w:t>
            </w:r>
            <w:r w:rsidRPr="001F5FAF">
              <w:rPr>
                <w:sz w:val="20"/>
                <w:szCs w:val="20"/>
              </w:rPr>
              <w:t xml:space="preserve">"Наименование контрагента для платежного поручения с размерностью 160 символов." </w:t>
            </w:r>
            <w:r w:rsidRPr="000847DF">
              <w:rPr>
                <w:sz w:val="20"/>
                <w:szCs w:val="20"/>
              </w:rPr>
              <w:t>(</w:t>
            </w:r>
            <w:r w:rsidRPr="005E6DD6">
              <w:rPr>
                <w:sz w:val="20"/>
                <w:szCs w:val="20"/>
                <w:lang w:val="en-US"/>
              </w:rPr>
              <w:t>counterparty</w:t>
            </w:r>
            <w:r w:rsidRPr="000847DF">
              <w:rPr>
                <w:sz w:val="20"/>
                <w:szCs w:val="20"/>
              </w:rPr>
              <w:t>160</w:t>
            </w:r>
            <w:r w:rsidRPr="005E6DD6">
              <w:rPr>
                <w:sz w:val="20"/>
                <w:szCs w:val="20"/>
                <w:lang w:val="en-US"/>
              </w:rPr>
              <w:t>Name</w:t>
            </w:r>
            <w:r w:rsidRPr="000847DF">
              <w:rPr>
                <w:sz w:val="20"/>
                <w:szCs w:val="20"/>
              </w:rPr>
              <w:t xml:space="preserve">) </w:t>
            </w:r>
            <w:r>
              <w:rPr>
                <w:sz w:val="20"/>
                <w:szCs w:val="20"/>
              </w:rPr>
              <w:t>для</w:t>
            </w:r>
            <w:r w:rsidRPr="000847DF">
              <w:rPr>
                <w:sz w:val="20"/>
                <w:szCs w:val="20"/>
              </w:rPr>
              <w:t xml:space="preserve"> </w:t>
            </w:r>
            <w:r>
              <w:rPr>
                <w:sz w:val="20"/>
                <w:szCs w:val="20"/>
              </w:rPr>
              <w:t>блоков</w:t>
            </w:r>
            <w:r w:rsidRPr="000847DF">
              <w:rPr>
                <w:sz w:val="20"/>
                <w:szCs w:val="20"/>
              </w:rPr>
              <w:t>:</w:t>
            </w:r>
          </w:p>
          <w:p w14:paraId="66ECA513" w14:textId="77777777" w:rsidR="001D3AF5" w:rsidRPr="000847DF" w:rsidRDefault="001D3AF5" w:rsidP="001F5FAF">
            <w:pPr>
              <w:ind w:firstLine="0"/>
              <w:rPr>
                <w:sz w:val="20"/>
                <w:szCs w:val="20"/>
              </w:rPr>
            </w:pPr>
            <w:r w:rsidRPr="000847DF">
              <w:rPr>
                <w:sz w:val="20"/>
                <w:szCs w:val="20"/>
              </w:rPr>
              <w:t>•</w:t>
            </w:r>
            <w:r w:rsidRPr="000847DF">
              <w:rPr>
                <w:sz w:val="20"/>
                <w:szCs w:val="20"/>
              </w:rPr>
              <w:tab/>
            </w:r>
            <w:r w:rsidRPr="001F5FAF">
              <w:rPr>
                <w:sz w:val="20"/>
                <w:szCs w:val="20"/>
              </w:rPr>
              <w:t>Блок</w:t>
            </w:r>
            <w:r w:rsidRPr="000847DF">
              <w:rPr>
                <w:sz w:val="20"/>
                <w:szCs w:val="20"/>
              </w:rPr>
              <w:t xml:space="preserve"> «</w:t>
            </w:r>
            <w:r w:rsidRPr="001F5FAF">
              <w:rPr>
                <w:sz w:val="20"/>
                <w:szCs w:val="20"/>
              </w:rPr>
              <w:t>Реквизиты</w:t>
            </w:r>
            <w:r w:rsidRPr="000847DF">
              <w:rPr>
                <w:sz w:val="20"/>
                <w:szCs w:val="20"/>
              </w:rPr>
              <w:t xml:space="preserve"> </w:t>
            </w:r>
            <w:r w:rsidRPr="001F5FAF">
              <w:rPr>
                <w:sz w:val="20"/>
                <w:szCs w:val="20"/>
              </w:rPr>
              <w:t>счета</w:t>
            </w:r>
            <w:r w:rsidRPr="000847DF">
              <w:rPr>
                <w:sz w:val="20"/>
                <w:szCs w:val="20"/>
              </w:rPr>
              <w:t xml:space="preserve"> </w:t>
            </w:r>
            <w:r w:rsidRPr="001F5FAF">
              <w:rPr>
                <w:sz w:val="20"/>
                <w:szCs w:val="20"/>
              </w:rPr>
              <w:t>поставщика</w:t>
            </w:r>
            <w:r w:rsidRPr="000847DF">
              <w:rPr>
                <w:sz w:val="20"/>
                <w:szCs w:val="20"/>
              </w:rPr>
              <w:t>» (</w:t>
            </w:r>
            <w:r w:rsidRPr="001F5FAF">
              <w:rPr>
                <w:sz w:val="20"/>
                <w:szCs w:val="20"/>
                <w:lang w:val="en-US"/>
              </w:rPr>
              <w:t>suppli</w:t>
            </w:r>
            <w:r w:rsidRPr="000847DF">
              <w:rPr>
                <w:sz w:val="20"/>
                <w:szCs w:val="20"/>
              </w:rPr>
              <w:t>-</w:t>
            </w:r>
            <w:r w:rsidRPr="001F5FAF">
              <w:rPr>
                <w:sz w:val="20"/>
                <w:szCs w:val="20"/>
                <w:lang w:val="en-US"/>
              </w:rPr>
              <w:t>ersInfo</w:t>
            </w:r>
            <w:r w:rsidRPr="000847DF">
              <w:rPr>
                <w:sz w:val="20"/>
                <w:szCs w:val="20"/>
              </w:rPr>
              <w:t>/</w:t>
            </w:r>
            <w:r w:rsidRPr="001F5FAF">
              <w:rPr>
                <w:sz w:val="20"/>
                <w:szCs w:val="20"/>
                <w:lang w:val="en-US"/>
              </w:rPr>
              <w:t>supplierInfo</w:t>
            </w:r>
            <w:r w:rsidRPr="000847DF">
              <w:rPr>
                <w:sz w:val="20"/>
                <w:szCs w:val="20"/>
              </w:rPr>
              <w:t>/</w:t>
            </w:r>
            <w:r w:rsidRPr="001F5FAF">
              <w:rPr>
                <w:sz w:val="20"/>
                <w:szCs w:val="20"/>
                <w:lang w:val="en-US"/>
              </w:rPr>
              <w:t>supplierAccountsDetails</w:t>
            </w:r>
            <w:r w:rsidRPr="000847DF">
              <w:rPr>
                <w:sz w:val="20"/>
                <w:szCs w:val="20"/>
              </w:rPr>
              <w:t>/</w:t>
            </w:r>
            <w:r w:rsidRPr="001F5FAF">
              <w:rPr>
                <w:sz w:val="20"/>
                <w:szCs w:val="20"/>
                <w:lang w:val="en-US"/>
              </w:rPr>
              <w:t>supplierAccountDetails</w:t>
            </w:r>
            <w:r w:rsidRPr="000847DF">
              <w:rPr>
                <w:sz w:val="20"/>
                <w:szCs w:val="20"/>
              </w:rPr>
              <w:t>)</w:t>
            </w:r>
          </w:p>
          <w:p w14:paraId="0D0F258D" w14:textId="1F85C709" w:rsidR="001D3AF5" w:rsidRPr="001F5FAF" w:rsidRDefault="001D3AF5" w:rsidP="001F5FAF">
            <w:pPr>
              <w:ind w:firstLine="0"/>
              <w:rPr>
                <w:sz w:val="20"/>
                <w:szCs w:val="20"/>
                <w:lang w:val="en-US"/>
              </w:rPr>
            </w:pPr>
            <w:r w:rsidRPr="001F5FAF">
              <w:rPr>
                <w:sz w:val="20"/>
                <w:szCs w:val="20"/>
                <w:lang w:val="en-US"/>
              </w:rPr>
              <w:t>•</w:t>
            </w:r>
            <w:r w:rsidRPr="001F5FAF">
              <w:rPr>
                <w:sz w:val="20"/>
                <w:szCs w:val="20"/>
                <w:lang w:val="en-US"/>
              </w:rPr>
              <w:tab/>
            </w:r>
            <w:r w:rsidRPr="001F5FAF">
              <w:rPr>
                <w:sz w:val="20"/>
                <w:szCs w:val="20"/>
              </w:rPr>
              <w:t>Блок</w:t>
            </w:r>
            <w:r w:rsidRPr="001F5FAF">
              <w:rPr>
                <w:sz w:val="20"/>
                <w:szCs w:val="20"/>
                <w:lang w:val="en-US"/>
              </w:rPr>
              <w:t xml:space="preserve"> «</w:t>
            </w:r>
            <w:r w:rsidRPr="001F5FAF">
              <w:rPr>
                <w:sz w:val="20"/>
                <w:szCs w:val="20"/>
              </w:rPr>
              <w:t>Реквизиты</w:t>
            </w:r>
            <w:r w:rsidRPr="001F5FAF">
              <w:rPr>
                <w:sz w:val="20"/>
                <w:szCs w:val="20"/>
                <w:lang w:val="en-US"/>
              </w:rPr>
              <w:t xml:space="preserve"> </w:t>
            </w:r>
            <w:r w:rsidRPr="001F5FAF">
              <w:rPr>
                <w:sz w:val="20"/>
                <w:szCs w:val="20"/>
              </w:rPr>
              <w:t>счета</w:t>
            </w:r>
            <w:r w:rsidRPr="001F5FAF">
              <w:rPr>
                <w:sz w:val="20"/>
                <w:szCs w:val="20"/>
                <w:lang w:val="en-US"/>
              </w:rPr>
              <w:t xml:space="preserve"> </w:t>
            </w:r>
            <w:r w:rsidRPr="001F5FAF">
              <w:rPr>
                <w:sz w:val="20"/>
                <w:szCs w:val="20"/>
              </w:rPr>
              <w:t>контрагента</w:t>
            </w:r>
            <w:r w:rsidRPr="001F5FAF">
              <w:rPr>
                <w:sz w:val="20"/>
                <w:szCs w:val="20"/>
                <w:lang w:val="en-US"/>
              </w:rPr>
              <w:t>» (counterpartiesIn-fo/counterpartyInfo/counterpartyAccountsDetails/counterpartyAccountDetails)</w:t>
            </w:r>
          </w:p>
        </w:tc>
      </w:tr>
      <w:tr w:rsidR="001D3AF5" w:rsidRPr="002259F3" w14:paraId="4DD00789"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1879AB2D" w14:textId="563EAAB9" w:rsidR="001D3AF5" w:rsidRDefault="001D3AF5" w:rsidP="00073A78">
            <w:pPr>
              <w:pStyle w:val="ad"/>
              <w:rPr>
                <w:sz w:val="18"/>
                <w:szCs w:val="18"/>
              </w:rPr>
            </w:pPr>
            <w:r>
              <w:rPr>
                <w:sz w:val="18"/>
                <w:szCs w:val="18"/>
              </w:rPr>
              <w:t>8.11</w:t>
            </w:r>
          </w:p>
        </w:tc>
        <w:tc>
          <w:tcPr>
            <w:tcW w:w="1134" w:type="dxa"/>
            <w:tcBorders>
              <w:top w:val="single" w:sz="4" w:space="0" w:color="auto"/>
              <w:left w:val="single" w:sz="4" w:space="0" w:color="auto"/>
              <w:bottom w:val="single" w:sz="4" w:space="0" w:color="auto"/>
              <w:right w:val="single" w:sz="4" w:space="0" w:color="auto"/>
            </w:tcBorders>
          </w:tcPr>
          <w:p w14:paraId="0EA8A103" w14:textId="701514F2" w:rsidR="001D3AF5" w:rsidRDefault="001D3AF5" w:rsidP="00073A78">
            <w:pPr>
              <w:pStyle w:val="ad"/>
              <w:rPr>
                <w:sz w:val="18"/>
                <w:szCs w:val="18"/>
              </w:rPr>
            </w:pPr>
            <w:r>
              <w:rPr>
                <w:sz w:val="18"/>
                <w:szCs w:val="18"/>
              </w:rPr>
              <w:t>16.10.2024</w:t>
            </w:r>
          </w:p>
        </w:tc>
        <w:tc>
          <w:tcPr>
            <w:tcW w:w="1275" w:type="dxa"/>
            <w:tcBorders>
              <w:top w:val="single" w:sz="4" w:space="0" w:color="auto"/>
              <w:left w:val="single" w:sz="4" w:space="0" w:color="auto"/>
              <w:bottom w:val="single" w:sz="4" w:space="0" w:color="auto"/>
              <w:right w:val="single" w:sz="4" w:space="0" w:color="auto"/>
            </w:tcBorders>
          </w:tcPr>
          <w:p w14:paraId="02F061EE" w14:textId="14EAAF0C" w:rsidR="001D3AF5" w:rsidRPr="001F5FAF" w:rsidRDefault="001D3AF5" w:rsidP="003E7FFD">
            <w:pPr>
              <w:ind w:firstLine="0"/>
              <w:rPr>
                <w:sz w:val="20"/>
                <w:szCs w:val="20"/>
              </w:rPr>
            </w:pPr>
            <w:r w:rsidRPr="005E6DD6">
              <w:rPr>
                <w:sz w:val="20"/>
                <w:szCs w:val="20"/>
              </w:rPr>
              <w:t>FCS-326088</w:t>
            </w:r>
          </w:p>
        </w:tc>
        <w:tc>
          <w:tcPr>
            <w:tcW w:w="6095" w:type="dxa"/>
            <w:tcBorders>
              <w:top w:val="single" w:sz="4" w:space="0" w:color="auto"/>
              <w:left w:val="single" w:sz="4" w:space="0" w:color="auto"/>
              <w:bottom w:val="single" w:sz="4" w:space="0" w:color="auto"/>
              <w:right w:val="single" w:sz="4" w:space="0" w:color="auto"/>
            </w:tcBorders>
          </w:tcPr>
          <w:p w14:paraId="5AE99398" w14:textId="25B19E65" w:rsidR="001D3AF5" w:rsidRDefault="001D3AF5" w:rsidP="002259F3">
            <w:pPr>
              <w:ind w:firstLine="0"/>
              <w:rPr>
                <w:sz w:val="20"/>
                <w:szCs w:val="20"/>
              </w:rPr>
            </w:pPr>
            <w:r>
              <w:rPr>
                <w:sz w:val="20"/>
                <w:szCs w:val="20"/>
              </w:rPr>
              <w:t>Изменено описание приема поля</w:t>
            </w:r>
            <w:r w:rsidRPr="002259F3">
              <w:rPr>
                <w:sz w:val="20"/>
                <w:szCs w:val="20"/>
              </w:rPr>
              <w:t xml:space="preserve"> «Объект закупки заменен на товар, работу, услугу, качество, технические и функцио-нальные характеристики (потребительские свойства) которых улучшены в сравнении с ука-занными в контракте» (products/product/improvedProductReplacement)</w:t>
            </w:r>
          </w:p>
        </w:tc>
      </w:tr>
      <w:tr w:rsidR="001D3AF5" w:rsidRPr="00912B8F" w14:paraId="585A98DE"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2305FE6E" w14:textId="661590A0" w:rsidR="001D3AF5" w:rsidRDefault="001D3AF5" w:rsidP="00073A78">
            <w:pPr>
              <w:pStyle w:val="ad"/>
              <w:rPr>
                <w:sz w:val="18"/>
                <w:szCs w:val="18"/>
              </w:rPr>
            </w:pPr>
            <w:r>
              <w:rPr>
                <w:sz w:val="18"/>
                <w:szCs w:val="18"/>
              </w:rPr>
              <w:t>8.12</w:t>
            </w:r>
          </w:p>
        </w:tc>
        <w:tc>
          <w:tcPr>
            <w:tcW w:w="1134" w:type="dxa"/>
            <w:tcBorders>
              <w:top w:val="single" w:sz="4" w:space="0" w:color="auto"/>
              <w:left w:val="single" w:sz="4" w:space="0" w:color="auto"/>
              <w:bottom w:val="single" w:sz="4" w:space="0" w:color="auto"/>
              <w:right w:val="single" w:sz="4" w:space="0" w:color="auto"/>
            </w:tcBorders>
          </w:tcPr>
          <w:p w14:paraId="37FE7BE2" w14:textId="428AC219" w:rsidR="001D3AF5" w:rsidRDefault="001D3AF5" w:rsidP="00073A78">
            <w:pPr>
              <w:pStyle w:val="ad"/>
              <w:rPr>
                <w:sz w:val="18"/>
                <w:szCs w:val="18"/>
              </w:rPr>
            </w:pPr>
            <w:r>
              <w:rPr>
                <w:sz w:val="18"/>
                <w:szCs w:val="18"/>
              </w:rPr>
              <w:t>21.10.2024</w:t>
            </w:r>
          </w:p>
        </w:tc>
        <w:tc>
          <w:tcPr>
            <w:tcW w:w="1275" w:type="dxa"/>
            <w:tcBorders>
              <w:top w:val="single" w:sz="4" w:space="0" w:color="auto"/>
              <w:left w:val="single" w:sz="4" w:space="0" w:color="auto"/>
              <w:bottom w:val="single" w:sz="4" w:space="0" w:color="auto"/>
              <w:right w:val="single" w:sz="4" w:space="0" w:color="auto"/>
            </w:tcBorders>
          </w:tcPr>
          <w:p w14:paraId="038A046A" w14:textId="37B27FA0" w:rsidR="001D3AF5" w:rsidRPr="005E6DD6" w:rsidRDefault="001D3AF5" w:rsidP="003E7FFD">
            <w:pPr>
              <w:ind w:firstLine="0"/>
              <w:rPr>
                <w:sz w:val="20"/>
                <w:szCs w:val="20"/>
              </w:rPr>
            </w:pPr>
            <w:r w:rsidRPr="004E232D">
              <w:rPr>
                <w:sz w:val="20"/>
                <w:szCs w:val="20"/>
              </w:rPr>
              <w:t>FCSNF-23280</w:t>
            </w:r>
          </w:p>
        </w:tc>
        <w:tc>
          <w:tcPr>
            <w:tcW w:w="6095" w:type="dxa"/>
            <w:tcBorders>
              <w:top w:val="single" w:sz="4" w:space="0" w:color="auto"/>
              <w:left w:val="single" w:sz="4" w:space="0" w:color="auto"/>
              <w:bottom w:val="single" w:sz="4" w:space="0" w:color="auto"/>
              <w:right w:val="single" w:sz="4" w:space="0" w:color="auto"/>
            </w:tcBorders>
          </w:tcPr>
          <w:p w14:paraId="4B4E45DD" w14:textId="77777777" w:rsidR="001D3AF5" w:rsidRDefault="001D3AF5" w:rsidP="002259F3">
            <w:pPr>
              <w:ind w:firstLine="0"/>
              <w:rPr>
                <w:sz w:val="20"/>
                <w:szCs w:val="20"/>
              </w:rPr>
            </w:pPr>
            <w:r>
              <w:rPr>
                <w:sz w:val="20"/>
                <w:szCs w:val="20"/>
              </w:rPr>
              <w:t xml:space="preserve">Для документа </w:t>
            </w:r>
            <w:r w:rsidRPr="004E232D">
              <w:rPr>
                <w:sz w:val="20"/>
                <w:szCs w:val="20"/>
              </w:rPr>
              <w:t>«Информация о заключенном контракте» (contract)</w:t>
            </w:r>
            <w:r>
              <w:rPr>
                <w:sz w:val="20"/>
                <w:szCs w:val="20"/>
              </w:rPr>
              <w:t>:</w:t>
            </w:r>
          </w:p>
          <w:p w14:paraId="29A6429D" w14:textId="77777777" w:rsidR="001D3AF5" w:rsidRDefault="001D3AF5" w:rsidP="002259F3">
            <w:pPr>
              <w:ind w:firstLine="0"/>
              <w:rPr>
                <w:sz w:val="20"/>
                <w:szCs w:val="20"/>
              </w:rPr>
            </w:pPr>
            <w:r>
              <w:rPr>
                <w:sz w:val="20"/>
                <w:szCs w:val="20"/>
              </w:rPr>
              <w:t>1.Добавлено новое поле «</w:t>
            </w:r>
            <w:r w:rsidRPr="004E232D">
              <w:rPr>
                <w:sz w:val="20"/>
                <w:szCs w:val="20"/>
              </w:rPr>
              <w:t>Документ на базе РЭК</w:t>
            </w:r>
            <w:r>
              <w:rPr>
                <w:sz w:val="20"/>
                <w:szCs w:val="20"/>
              </w:rPr>
              <w:t>» (</w:t>
            </w:r>
            <w:r w:rsidRPr="004E232D">
              <w:rPr>
                <w:sz w:val="20"/>
                <w:szCs w:val="20"/>
              </w:rPr>
              <w:t>isElectronicContractDocument</w:t>
            </w:r>
            <w:r>
              <w:rPr>
                <w:sz w:val="20"/>
                <w:szCs w:val="20"/>
              </w:rPr>
              <w:t>) в блоки:</w:t>
            </w:r>
          </w:p>
          <w:p w14:paraId="765D4DF4" w14:textId="77777777" w:rsidR="001D3AF5" w:rsidRPr="004E232D" w:rsidRDefault="001D3AF5" w:rsidP="00796A48">
            <w:pPr>
              <w:pStyle w:val="affe"/>
              <w:numPr>
                <w:ilvl w:val="0"/>
                <w:numId w:val="261"/>
              </w:numPr>
              <w:rPr>
                <w:sz w:val="20"/>
                <w:szCs w:val="20"/>
              </w:rPr>
            </w:pPr>
            <w:r w:rsidRPr="004E232D">
              <w:rPr>
                <w:sz w:val="20"/>
                <w:szCs w:val="20"/>
              </w:rPr>
              <w:t>«Размещение закупки по закону №44-ФЗ» (foundation\fcsOrder\order)</w:t>
            </w:r>
          </w:p>
          <w:p w14:paraId="795A8A31" w14:textId="16B3F588" w:rsidR="001D3AF5" w:rsidRDefault="001D3AF5" w:rsidP="00796A48">
            <w:pPr>
              <w:pStyle w:val="affe"/>
              <w:numPr>
                <w:ilvl w:val="0"/>
                <w:numId w:val="261"/>
              </w:numPr>
              <w:rPr>
                <w:sz w:val="20"/>
                <w:szCs w:val="20"/>
              </w:rPr>
            </w:pPr>
            <w:r w:rsidRPr="004E232D">
              <w:rPr>
                <w:sz w:val="20"/>
                <w:szCs w:val="20"/>
              </w:rPr>
              <w:t>«Закупка у единственного поставщика (извещение не размещалось на ФКС)» (founda-tion\fcsOrder\singleCustomer)</w:t>
            </w:r>
          </w:p>
          <w:p w14:paraId="2A2CFF00" w14:textId="4A90559C" w:rsidR="001D3AF5" w:rsidRDefault="001D3AF5" w:rsidP="004E232D">
            <w:pPr>
              <w:ind w:firstLine="0"/>
              <w:rPr>
                <w:sz w:val="20"/>
                <w:szCs w:val="20"/>
              </w:rPr>
            </w:pPr>
            <w:r>
              <w:rPr>
                <w:sz w:val="20"/>
                <w:szCs w:val="20"/>
              </w:rPr>
              <w:t>2.Если признак «Документ на базе РЭК» установлен, то при приеме изменений СГК скорректировано правило приема полей и блоков:</w:t>
            </w:r>
          </w:p>
          <w:p w14:paraId="59DA6473" w14:textId="52098C95" w:rsidR="001D3AF5" w:rsidRPr="00103CAF" w:rsidRDefault="001D3AF5" w:rsidP="00796A48">
            <w:pPr>
              <w:pStyle w:val="affe"/>
              <w:numPr>
                <w:ilvl w:val="0"/>
                <w:numId w:val="262"/>
              </w:numPr>
              <w:ind w:left="315" w:hanging="284"/>
              <w:rPr>
                <w:sz w:val="20"/>
                <w:szCs w:val="20"/>
              </w:rPr>
            </w:pPr>
            <w:r w:rsidRPr="00103CAF">
              <w:rPr>
                <w:sz w:val="20"/>
                <w:szCs w:val="20"/>
              </w:rPr>
              <w:t>поля «Контракт с условием о неразмещении на официальном сайте в соответствии с п. 3 ч. 5 ст. 103 44-ФЗ» (notPublishedOnEISSt103Ch5P3)</w:t>
            </w:r>
          </w:p>
          <w:p w14:paraId="668C39B7" w14:textId="5D82AFA0" w:rsidR="001D3AF5" w:rsidRPr="00103CAF" w:rsidRDefault="001D3AF5" w:rsidP="00796A48">
            <w:pPr>
              <w:pStyle w:val="affe"/>
              <w:numPr>
                <w:ilvl w:val="0"/>
                <w:numId w:val="262"/>
              </w:numPr>
              <w:ind w:left="315" w:hanging="284"/>
              <w:rPr>
                <w:sz w:val="20"/>
                <w:szCs w:val="20"/>
              </w:rPr>
            </w:pPr>
            <w:r w:rsidRPr="00103CAF">
              <w:rPr>
                <w:sz w:val="20"/>
                <w:szCs w:val="20"/>
              </w:rPr>
              <w:t>блока «Размещение закупки по закону №44-ФЗ» (foundation\fcsOrder\order)</w:t>
            </w:r>
          </w:p>
          <w:p w14:paraId="33BE19AE" w14:textId="3662B6D0" w:rsidR="001D3AF5" w:rsidRPr="00103CAF" w:rsidRDefault="001D3AF5" w:rsidP="00796A48">
            <w:pPr>
              <w:pStyle w:val="affe"/>
              <w:numPr>
                <w:ilvl w:val="0"/>
                <w:numId w:val="262"/>
              </w:numPr>
              <w:ind w:left="315" w:hanging="284"/>
              <w:rPr>
                <w:sz w:val="20"/>
                <w:szCs w:val="20"/>
              </w:rPr>
            </w:pPr>
            <w:r w:rsidRPr="00103CAF">
              <w:rPr>
                <w:sz w:val="20"/>
                <w:szCs w:val="20"/>
              </w:rPr>
              <w:t>блока «Закупка у единственного поставщика (извещение не размещалось на ФКС)» (founda-tion\fcsOrder\singleCustomer)</w:t>
            </w:r>
          </w:p>
          <w:p w14:paraId="74092B3F" w14:textId="68D1B920" w:rsidR="001D3AF5" w:rsidRPr="00103CAF" w:rsidRDefault="001D3AF5" w:rsidP="00796A48">
            <w:pPr>
              <w:pStyle w:val="affe"/>
              <w:numPr>
                <w:ilvl w:val="0"/>
                <w:numId w:val="262"/>
              </w:numPr>
              <w:ind w:left="315" w:hanging="284"/>
              <w:rPr>
                <w:sz w:val="20"/>
                <w:szCs w:val="20"/>
              </w:rPr>
            </w:pPr>
            <w:r w:rsidRPr="00103CAF">
              <w:rPr>
                <w:sz w:val="20"/>
                <w:szCs w:val="20"/>
              </w:rPr>
              <w:lastRenderedPageBreak/>
              <w:t>поле «Контракт заключен в соответствии с ч. 17.1 ст. 95 44-ФЗ»</w:t>
            </w:r>
          </w:p>
          <w:p w14:paraId="4AEE9493" w14:textId="0971CC9D" w:rsidR="001D3AF5" w:rsidRPr="00103CAF" w:rsidRDefault="001D3AF5" w:rsidP="00796A48">
            <w:pPr>
              <w:pStyle w:val="affe"/>
              <w:numPr>
                <w:ilvl w:val="0"/>
                <w:numId w:val="262"/>
              </w:numPr>
              <w:ind w:left="315" w:hanging="284"/>
              <w:rPr>
                <w:sz w:val="20"/>
                <w:szCs w:val="20"/>
                <w:lang w:val="en-US"/>
              </w:rPr>
            </w:pPr>
            <w:r w:rsidRPr="00103CAF">
              <w:rPr>
                <w:sz w:val="20"/>
                <w:szCs w:val="20"/>
              </w:rPr>
              <w:t>блока</w:t>
            </w:r>
            <w:r w:rsidRPr="00103CAF">
              <w:rPr>
                <w:sz w:val="20"/>
                <w:szCs w:val="20"/>
                <w:lang w:val="en-US"/>
              </w:rPr>
              <w:t xml:space="preserve"> «</w:t>
            </w:r>
            <w:r w:rsidRPr="00103CAF">
              <w:rPr>
                <w:sz w:val="20"/>
                <w:szCs w:val="20"/>
              </w:rPr>
              <w:t>Реквизиты</w:t>
            </w:r>
            <w:r w:rsidRPr="00103CAF">
              <w:rPr>
                <w:sz w:val="20"/>
                <w:szCs w:val="20"/>
                <w:lang w:val="en-US"/>
              </w:rPr>
              <w:t xml:space="preserve"> </w:t>
            </w:r>
            <w:r w:rsidRPr="00103CAF">
              <w:rPr>
                <w:sz w:val="20"/>
                <w:szCs w:val="20"/>
              </w:rPr>
              <w:t>счета</w:t>
            </w:r>
            <w:r w:rsidRPr="00103CAF">
              <w:rPr>
                <w:sz w:val="20"/>
                <w:szCs w:val="20"/>
                <w:lang w:val="en-US"/>
              </w:rPr>
              <w:t xml:space="preserve"> </w:t>
            </w:r>
            <w:r w:rsidRPr="00103CAF">
              <w:rPr>
                <w:sz w:val="20"/>
                <w:szCs w:val="20"/>
              </w:rPr>
              <w:t>заказчика</w:t>
            </w:r>
            <w:r w:rsidRPr="00103CAF">
              <w:rPr>
                <w:sz w:val="20"/>
                <w:szCs w:val="20"/>
                <w:lang w:val="en-US"/>
              </w:rPr>
              <w:t>» (customer/customerAccountsDetails/customerAccountDetails)</w:t>
            </w:r>
          </w:p>
          <w:p w14:paraId="61FD8A77" w14:textId="01984FD1" w:rsidR="001D3AF5" w:rsidRPr="00103CAF" w:rsidRDefault="001D3AF5" w:rsidP="00796A48">
            <w:pPr>
              <w:pStyle w:val="affe"/>
              <w:numPr>
                <w:ilvl w:val="0"/>
                <w:numId w:val="262"/>
              </w:numPr>
              <w:ind w:left="315" w:hanging="284"/>
              <w:rPr>
                <w:sz w:val="20"/>
                <w:szCs w:val="20"/>
                <w:lang w:val="en-US"/>
              </w:rPr>
            </w:pPr>
            <w:r w:rsidRPr="00103CAF">
              <w:rPr>
                <w:sz w:val="20"/>
                <w:szCs w:val="20"/>
              </w:rPr>
              <w:t>блока</w:t>
            </w:r>
            <w:r w:rsidRPr="00103CAF">
              <w:rPr>
                <w:sz w:val="20"/>
                <w:szCs w:val="20"/>
                <w:lang w:val="en-US"/>
              </w:rPr>
              <w:t xml:space="preserve"> «</w:t>
            </w:r>
            <w:r w:rsidRPr="00103CAF">
              <w:rPr>
                <w:sz w:val="20"/>
                <w:szCs w:val="20"/>
              </w:rPr>
              <w:t>Реквизиты</w:t>
            </w:r>
            <w:r w:rsidRPr="00103CAF">
              <w:rPr>
                <w:sz w:val="20"/>
                <w:szCs w:val="20"/>
                <w:lang w:val="en-US"/>
              </w:rPr>
              <w:t xml:space="preserve"> </w:t>
            </w:r>
            <w:r w:rsidRPr="00103CAF">
              <w:rPr>
                <w:sz w:val="20"/>
                <w:szCs w:val="20"/>
              </w:rPr>
              <w:t>счетов</w:t>
            </w:r>
            <w:r w:rsidRPr="00103CAF">
              <w:rPr>
                <w:sz w:val="20"/>
                <w:szCs w:val="20"/>
                <w:lang w:val="en-US"/>
              </w:rPr>
              <w:t xml:space="preserve"> </w:t>
            </w:r>
            <w:r w:rsidRPr="00103CAF">
              <w:rPr>
                <w:sz w:val="20"/>
                <w:szCs w:val="20"/>
              </w:rPr>
              <w:t>обособленного</w:t>
            </w:r>
            <w:r w:rsidRPr="00103CAF">
              <w:rPr>
                <w:sz w:val="20"/>
                <w:szCs w:val="20"/>
                <w:lang w:val="en-US"/>
              </w:rPr>
              <w:t xml:space="preserve"> </w:t>
            </w:r>
            <w:r w:rsidRPr="00103CAF">
              <w:rPr>
                <w:sz w:val="20"/>
                <w:szCs w:val="20"/>
              </w:rPr>
              <w:t>подразделения</w:t>
            </w:r>
            <w:r w:rsidRPr="00103CAF">
              <w:rPr>
                <w:sz w:val="20"/>
                <w:szCs w:val="20"/>
                <w:lang w:val="en-US"/>
              </w:rPr>
              <w:t>» (customer/separateDepartmentAccountsDetails)</w:t>
            </w:r>
          </w:p>
          <w:p w14:paraId="5DFFEE17" w14:textId="483FFA0D" w:rsidR="001D3AF5" w:rsidRPr="00103CAF" w:rsidRDefault="001D3AF5" w:rsidP="00796A48">
            <w:pPr>
              <w:pStyle w:val="affe"/>
              <w:numPr>
                <w:ilvl w:val="0"/>
                <w:numId w:val="262"/>
              </w:numPr>
              <w:ind w:left="315" w:hanging="284"/>
              <w:rPr>
                <w:sz w:val="20"/>
                <w:szCs w:val="20"/>
              </w:rPr>
            </w:pPr>
            <w:r w:rsidRPr="00103CAF">
              <w:rPr>
                <w:sz w:val="20"/>
                <w:szCs w:val="20"/>
              </w:rPr>
              <w:t>поля «Контрактом предусмотрена возможность одностороннего отказа от исполнения контракта в соответствии со ст. 95 Закона 44-ФЗ» (isUnilateralRefusal)</w:t>
            </w:r>
          </w:p>
          <w:p w14:paraId="12B60942" w14:textId="5B9017F4" w:rsidR="001D3AF5" w:rsidRPr="00103CAF" w:rsidRDefault="001D3AF5" w:rsidP="00796A48">
            <w:pPr>
              <w:pStyle w:val="affe"/>
              <w:numPr>
                <w:ilvl w:val="0"/>
                <w:numId w:val="262"/>
              </w:numPr>
              <w:ind w:left="315" w:hanging="284"/>
              <w:rPr>
                <w:sz w:val="20"/>
                <w:szCs w:val="20"/>
              </w:rPr>
            </w:pPr>
            <w:r w:rsidRPr="00103CAF">
              <w:rPr>
                <w:sz w:val="20"/>
                <w:szCs w:val="20"/>
              </w:rPr>
              <w:t>блока «Информация о поставщиках (подрядчиках, исполнителях)» (suppliersInfo)</w:t>
            </w:r>
          </w:p>
          <w:p w14:paraId="05C5D086" w14:textId="427DB667" w:rsidR="001D3AF5" w:rsidRPr="00103CAF" w:rsidRDefault="001D3AF5" w:rsidP="00796A48">
            <w:pPr>
              <w:pStyle w:val="affe"/>
              <w:numPr>
                <w:ilvl w:val="0"/>
                <w:numId w:val="262"/>
              </w:numPr>
              <w:ind w:left="315" w:hanging="284"/>
              <w:rPr>
                <w:sz w:val="20"/>
                <w:szCs w:val="20"/>
              </w:rPr>
            </w:pPr>
            <w:r w:rsidRPr="00103CAF">
              <w:rPr>
                <w:sz w:val="20"/>
                <w:szCs w:val="20"/>
              </w:rPr>
              <w:t>блока «Объекты закупки» (products)</w:t>
            </w:r>
          </w:p>
          <w:p w14:paraId="611DFDBA" w14:textId="1A089433" w:rsidR="001D3AF5" w:rsidRPr="00103CAF" w:rsidRDefault="001D3AF5" w:rsidP="00796A48">
            <w:pPr>
              <w:pStyle w:val="affe"/>
              <w:numPr>
                <w:ilvl w:val="0"/>
                <w:numId w:val="262"/>
              </w:numPr>
              <w:ind w:left="315" w:hanging="284"/>
              <w:rPr>
                <w:sz w:val="20"/>
                <w:szCs w:val="20"/>
              </w:rPr>
            </w:pPr>
            <w:r w:rsidRPr="00103CAF">
              <w:rPr>
                <w:sz w:val="20"/>
                <w:szCs w:val="20"/>
              </w:rPr>
              <w:t>блока «Место поставки товара, выполнения работы или оказания услуги» (deliveryPlaceInfo)</w:t>
            </w:r>
          </w:p>
          <w:p w14:paraId="7468994B" w14:textId="77777777" w:rsidR="001D3AF5" w:rsidRPr="00103CAF" w:rsidRDefault="001D3AF5" w:rsidP="00796A48">
            <w:pPr>
              <w:pStyle w:val="affe"/>
              <w:numPr>
                <w:ilvl w:val="0"/>
                <w:numId w:val="262"/>
              </w:numPr>
              <w:ind w:left="315" w:hanging="284"/>
              <w:rPr>
                <w:sz w:val="20"/>
                <w:szCs w:val="20"/>
              </w:rPr>
            </w:pPr>
            <w:r w:rsidRPr="00103CAF">
              <w:rPr>
                <w:sz w:val="20"/>
                <w:szCs w:val="20"/>
              </w:rPr>
              <w:t>блока «Информация о гарантии качества товара, работы услуги» (qualityGuaranteeInfo)</w:t>
            </w:r>
          </w:p>
          <w:p w14:paraId="11B3DB6E" w14:textId="1D5FB5B3" w:rsidR="001D3AF5" w:rsidRPr="00103CAF" w:rsidRDefault="001D3AF5" w:rsidP="00796A48">
            <w:pPr>
              <w:pStyle w:val="affe"/>
              <w:numPr>
                <w:ilvl w:val="0"/>
                <w:numId w:val="262"/>
              </w:numPr>
              <w:ind w:left="315" w:hanging="284"/>
              <w:rPr>
                <w:sz w:val="20"/>
                <w:szCs w:val="20"/>
              </w:rPr>
            </w:pPr>
            <w:r w:rsidRPr="00103CAF">
              <w:rPr>
                <w:sz w:val="20"/>
                <w:szCs w:val="20"/>
              </w:rPr>
              <w:t>блока «Этапы исполнения контракта» (executionPeriod/stages)</w:t>
            </w:r>
          </w:p>
          <w:p w14:paraId="2FB90555" w14:textId="77777777" w:rsidR="001D3AF5" w:rsidRPr="00103CAF" w:rsidRDefault="001D3AF5" w:rsidP="00796A48">
            <w:pPr>
              <w:pStyle w:val="affe"/>
              <w:numPr>
                <w:ilvl w:val="0"/>
                <w:numId w:val="262"/>
              </w:numPr>
              <w:ind w:left="315" w:hanging="284"/>
              <w:rPr>
                <w:sz w:val="20"/>
                <w:szCs w:val="20"/>
              </w:rPr>
            </w:pPr>
            <w:r w:rsidRPr="00103CAF">
              <w:rPr>
                <w:sz w:val="20"/>
                <w:szCs w:val="20"/>
              </w:rPr>
              <w:t>поля «Дата окончания исполнения контракта» (executionPeriod/endDate)</w:t>
            </w:r>
          </w:p>
          <w:p w14:paraId="3FB83E27" w14:textId="77777777" w:rsidR="001D3AF5" w:rsidRPr="00103CAF" w:rsidRDefault="001D3AF5" w:rsidP="00796A48">
            <w:pPr>
              <w:pStyle w:val="affe"/>
              <w:numPr>
                <w:ilvl w:val="0"/>
                <w:numId w:val="262"/>
              </w:numPr>
              <w:ind w:left="315" w:hanging="284"/>
              <w:rPr>
                <w:sz w:val="20"/>
                <w:szCs w:val="20"/>
              </w:rPr>
            </w:pPr>
            <w:r w:rsidRPr="00103CAF">
              <w:rPr>
                <w:sz w:val="20"/>
                <w:szCs w:val="20"/>
              </w:rPr>
              <w:t>поля «Дата начала исполнения контракта» (executionPeriod/startDate)</w:t>
            </w:r>
          </w:p>
          <w:p w14:paraId="76402BBA" w14:textId="77777777" w:rsidR="001D3AF5" w:rsidRPr="00103CAF" w:rsidRDefault="001D3AF5" w:rsidP="00796A48">
            <w:pPr>
              <w:pStyle w:val="affe"/>
              <w:numPr>
                <w:ilvl w:val="0"/>
                <w:numId w:val="262"/>
              </w:numPr>
              <w:ind w:left="315" w:hanging="284"/>
              <w:rPr>
                <w:sz w:val="20"/>
                <w:szCs w:val="20"/>
              </w:rPr>
            </w:pPr>
            <w:r w:rsidRPr="00103CAF">
              <w:rPr>
                <w:sz w:val="20"/>
                <w:szCs w:val="20"/>
              </w:rPr>
              <w:t>блока «Объем привлечения к исполнению контракта субподрядчиков» (subContractorsSum)</w:t>
            </w:r>
          </w:p>
          <w:p w14:paraId="32CEECC0" w14:textId="29B95699" w:rsidR="001D3AF5" w:rsidRPr="00103CAF" w:rsidRDefault="001D3AF5" w:rsidP="00796A48">
            <w:pPr>
              <w:pStyle w:val="affe"/>
              <w:numPr>
                <w:ilvl w:val="0"/>
                <w:numId w:val="262"/>
              </w:numPr>
              <w:ind w:left="315" w:hanging="284"/>
              <w:rPr>
                <w:sz w:val="20"/>
                <w:szCs w:val="20"/>
              </w:rPr>
            </w:pPr>
            <w:r w:rsidRPr="00103CAF">
              <w:rPr>
                <w:sz w:val="20"/>
                <w:szCs w:val="20"/>
              </w:rPr>
              <w:t>блока «Предусмотрена выплата аванса» (advancePaymentSum)</w:t>
            </w:r>
          </w:p>
          <w:p w14:paraId="4EACD3AB" w14:textId="58FD79D6" w:rsidR="001D3AF5" w:rsidRPr="00103CAF" w:rsidRDefault="001D3AF5" w:rsidP="00796A48">
            <w:pPr>
              <w:pStyle w:val="affe"/>
              <w:numPr>
                <w:ilvl w:val="0"/>
                <w:numId w:val="262"/>
              </w:numPr>
              <w:ind w:left="315" w:hanging="284"/>
              <w:rPr>
                <w:sz w:val="20"/>
                <w:szCs w:val="20"/>
              </w:rPr>
            </w:pPr>
            <w:r w:rsidRPr="00103CAF">
              <w:rPr>
                <w:sz w:val="20"/>
                <w:szCs w:val="20"/>
              </w:rPr>
              <w:t xml:space="preserve">блока «Информация о цене контракта» (priceInfo) </w:t>
            </w:r>
          </w:p>
          <w:p w14:paraId="617D385D" w14:textId="77777777" w:rsidR="001D3AF5" w:rsidRPr="00103CAF" w:rsidRDefault="001D3AF5" w:rsidP="00796A48">
            <w:pPr>
              <w:pStyle w:val="affe"/>
              <w:numPr>
                <w:ilvl w:val="0"/>
                <w:numId w:val="262"/>
              </w:numPr>
              <w:ind w:left="315" w:hanging="284"/>
              <w:rPr>
                <w:sz w:val="20"/>
                <w:szCs w:val="20"/>
              </w:rPr>
            </w:pPr>
            <w:r w:rsidRPr="00103CAF">
              <w:rPr>
                <w:sz w:val="20"/>
                <w:szCs w:val="20"/>
              </w:rPr>
              <w:t>блока «Цена за право заключения контракта»</w:t>
            </w:r>
          </w:p>
          <w:p w14:paraId="73DE7443" w14:textId="77777777" w:rsidR="001D3AF5" w:rsidRPr="00103CAF" w:rsidRDefault="001D3AF5" w:rsidP="00796A48">
            <w:pPr>
              <w:pStyle w:val="affe"/>
              <w:numPr>
                <w:ilvl w:val="0"/>
                <w:numId w:val="262"/>
              </w:numPr>
              <w:ind w:left="315" w:hanging="284"/>
              <w:rPr>
                <w:sz w:val="20"/>
                <w:szCs w:val="20"/>
              </w:rPr>
            </w:pPr>
            <w:r w:rsidRPr="00103CAF">
              <w:rPr>
                <w:sz w:val="20"/>
                <w:szCs w:val="20"/>
              </w:rPr>
              <w:t>поля «Приобретение квартир по ДДУ» (isDDU)</w:t>
            </w:r>
          </w:p>
          <w:p w14:paraId="2DE62B9D" w14:textId="77777777" w:rsidR="001D3AF5" w:rsidRPr="00103CAF" w:rsidRDefault="001D3AF5" w:rsidP="00796A48">
            <w:pPr>
              <w:pStyle w:val="affe"/>
              <w:numPr>
                <w:ilvl w:val="0"/>
                <w:numId w:val="262"/>
              </w:numPr>
              <w:ind w:left="315" w:hanging="284"/>
              <w:rPr>
                <w:sz w:val="20"/>
                <w:szCs w:val="20"/>
              </w:rPr>
            </w:pPr>
            <w:r w:rsidRPr="00103CAF">
              <w:rPr>
                <w:sz w:val="20"/>
                <w:szCs w:val="20"/>
              </w:rPr>
              <w:t>поля «Предметом контракта является приобретение жилых помещений» (isResidentialPremisesPurchase)</w:t>
            </w:r>
          </w:p>
          <w:p w14:paraId="6F611155" w14:textId="21E993F2" w:rsidR="001D3AF5" w:rsidRPr="00103CAF" w:rsidRDefault="001D3AF5" w:rsidP="00796A48">
            <w:pPr>
              <w:pStyle w:val="affe"/>
              <w:numPr>
                <w:ilvl w:val="0"/>
                <w:numId w:val="262"/>
              </w:numPr>
              <w:ind w:left="315" w:hanging="284"/>
              <w:rPr>
                <w:sz w:val="20"/>
                <w:szCs w:val="20"/>
              </w:rPr>
            </w:pPr>
            <w:r w:rsidRPr="00103CAF">
              <w:rPr>
                <w:sz w:val="20"/>
                <w:szCs w:val="20"/>
              </w:rPr>
              <w:t>поля «Контракт жизненного цикла» (contractLifeCycle)</w:t>
            </w:r>
          </w:p>
          <w:p w14:paraId="2123A293" w14:textId="3C160834" w:rsidR="001D3AF5" w:rsidRPr="00103CAF" w:rsidRDefault="001D3AF5" w:rsidP="00796A48">
            <w:pPr>
              <w:pStyle w:val="affe"/>
              <w:numPr>
                <w:ilvl w:val="0"/>
                <w:numId w:val="262"/>
              </w:numPr>
              <w:ind w:left="315" w:hanging="284"/>
              <w:rPr>
                <w:sz w:val="20"/>
                <w:szCs w:val="20"/>
              </w:rPr>
            </w:pPr>
            <w:r w:rsidRPr="00103CAF">
              <w:rPr>
                <w:sz w:val="20"/>
                <w:szCs w:val="20"/>
              </w:rPr>
              <w:t>поля «Закупка товара, работы, услуги по государственному оборонному заказу в соответствии с ФЗ № 275-ФЗ от 29 декабря 2012 г» (isGOZ)</w:t>
            </w:r>
          </w:p>
          <w:p w14:paraId="05452F1E" w14:textId="40758B44" w:rsidR="001D3AF5" w:rsidRPr="00103CAF" w:rsidRDefault="001D3AF5" w:rsidP="00796A48">
            <w:pPr>
              <w:pStyle w:val="affe"/>
              <w:numPr>
                <w:ilvl w:val="0"/>
                <w:numId w:val="262"/>
              </w:numPr>
              <w:ind w:left="315" w:hanging="284"/>
              <w:rPr>
                <w:sz w:val="20"/>
                <w:szCs w:val="20"/>
              </w:rPr>
            </w:pPr>
            <w:r w:rsidRPr="00103CAF">
              <w:rPr>
                <w:sz w:val="20"/>
                <w:szCs w:val="20"/>
              </w:rPr>
              <w:t>поля «В том числе сумма казначейского обеспечения обязательств» (treasurySupportContractSum)</w:t>
            </w:r>
          </w:p>
          <w:p w14:paraId="4CDFA53B" w14:textId="77777777" w:rsidR="001D3AF5" w:rsidRPr="00103CAF" w:rsidRDefault="001D3AF5" w:rsidP="00796A48">
            <w:pPr>
              <w:pStyle w:val="affe"/>
              <w:numPr>
                <w:ilvl w:val="0"/>
                <w:numId w:val="262"/>
              </w:numPr>
              <w:ind w:left="315" w:hanging="284"/>
              <w:rPr>
                <w:sz w:val="20"/>
                <w:szCs w:val="20"/>
              </w:rPr>
            </w:pPr>
            <w:r w:rsidRPr="00103CAF">
              <w:rPr>
                <w:sz w:val="20"/>
                <w:szCs w:val="20"/>
              </w:rPr>
              <w:t>блока «Информации о банковском и (или) казначейском сопровождении контакта. При-меняется, начиная с версии 13.1 ЕИС»</w:t>
            </w:r>
          </w:p>
          <w:p w14:paraId="5CABBDF6" w14:textId="77777777" w:rsidR="001D3AF5" w:rsidRPr="00103CAF" w:rsidRDefault="001D3AF5" w:rsidP="00796A48">
            <w:pPr>
              <w:pStyle w:val="affe"/>
              <w:numPr>
                <w:ilvl w:val="0"/>
                <w:numId w:val="262"/>
              </w:numPr>
              <w:ind w:left="315" w:hanging="284"/>
              <w:rPr>
                <w:sz w:val="20"/>
                <w:szCs w:val="20"/>
              </w:rPr>
            </w:pPr>
            <w:r w:rsidRPr="00103CAF">
              <w:rPr>
                <w:sz w:val="20"/>
                <w:szCs w:val="20"/>
              </w:rPr>
              <w:t>блока «Информация, указываемая в случае, если предмет контракта относится к работам по строительству» (constructionWorksInfo)</w:t>
            </w:r>
          </w:p>
          <w:p w14:paraId="2BA453E6" w14:textId="62A1A5D9" w:rsidR="001D3AF5" w:rsidRPr="00103CAF" w:rsidRDefault="001D3AF5" w:rsidP="00796A48">
            <w:pPr>
              <w:pStyle w:val="affe"/>
              <w:numPr>
                <w:ilvl w:val="0"/>
                <w:numId w:val="262"/>
              </w:numPr>
              <w:ind w:left="315" w:hanging="284"/>
              <w:rPr>
                <w:sz w:val="20"/>
                <w:szCs w:val="20"/>
              </w:rPr>
            </w:pPr>
            <w:r w:rsidRPr="00103CAF">
              <w:rPr>
                <w:sz w:val="20"/>
                <w:szCs w:val="20"/>
              </w:rPr>
              <w:t>поля «Предмет контракта» (contractSubject)</w:t>
            </w:r>
          </w:p>
          <w:p w14:paraId="539FDCEB" w14:textId="3969B1E6" w:rsidR="001D3AF5" w:rsidRPr="00103CAF" w:rsidRDefault="001D3AF5" w:rsidP="00796A48">
            <w:pPr>
              <w:pStyle w:val="affe"/>
              <w:numPr>
                <w:ilvl w:val="0"/>
                <w:numId w:val="262"/>
              </w:numPr>
              <w:ind w:left="315" w:hanging="284"/>
              <w:rPr>
                <w:sz w:val="20"/>
                <w:szCs w:val="20"/>
              </w:rPr>
            </w:pPr>
            <w:r w:rsidRPr="00103CAF">
              <w:rPr>
                <w:sz w:val="20"/>
                <w:szCs w:val="20"/>
              </w:rPr>
              <w:t>поля «Номер контракта» (number)</w:t>
            </w:r>
          </w:p>
          <w:p w14:paraId="07928584" w14:textId="5D3DD854" w:rsidR="001D3AF5" w:rsidRPr="00103CAF" w:rsidRDefault="001D3AF5" w:rsidP="00796A48">
            <w:pPr>
              <w:pStyle w:val="affe"/>
              <w:numPr>
                <w:ilvl w:val="0"/>
                <w:numId w:val="262"/>
              </w:numPr>
              <w:ind w:left="315" w:hanging="284"/>
              <w:rPr>
                <w:sz w:val="20"/>
                <w:szCs w:val="20"/>
              </w:rPr>
            </w:pPr>
            <w:r w:rsidRPr="00103CAF">
              <w:rPr>
                <w:sz w:val="20"/>
                <w:szCs w:val="20"/>
              </w:rPr>
              <w:t>поля «Дата заключения контракта» (signDate)</w:t>
            </w:r>
          </w:p>
          <w:p w14:paraId="52848C9A" w14:textId="442F2C29" w:rsidR="001D3AF5" w:rsidRPr="00103CAF" w:rsidRDefault="001D3AF5" w:rsidP="00796A48">
            <w:pPr>
              <w:pStyle w:val="affe"/>
              <w:numPr>
                <w:ilvl w:val="0"/>
                <w:numId w:val="262"/>
              </w:numPr>
              <w:rPr>
                <w:sz w:val="20"/>
                <w:szCs w:val="20"/>
              </w:rPr>
            </w:pPr>
            <w:r w:rsidRPr="00103CAF">
              <w:rPr>
                <w:sz w:val="20"/>
                <w:szCs w:val="20"/>
              </w:rPr>
              <w:t>поля «Дата подведения результатов определения поставщика (подрядчика, исполнителя)» (protocolDate)</w:t>
            </w:r>
          </w:p>
          <w:p w14:paraId="07413FB7" w14:textId="77777777" w:rsidR="001D3AF5" w:rsidRDefault="001D3AF5" w:rsidP="00796A48">
            <w:pPr>
              <w:pStyle w:val="affe"/>
              <w:numPr>
                <w:ilvl w:val="0"/>
                <w:numId w:val="262"/>
              </w:numPr>
              <w:rPr>
                <w:sz w:val="20"/>
                <w:szCs w:val="20"/>
              </w:rPr>
            </w:pPr>
            <w:r w:rsidRPr="00103CAF">
              <w:rPr>
                <w:sz w:val="20"/>
                <w:szCs w:val="20"/>
              </w:rPr>
              <w:t>блока «Финансирование» (finances)</w:t>
            </w:r>
          </w:p>
          <w:p w14:paraId="7BD92D62" w14:textId="585E1835" w:rsidR="001D3AF5" w:rsidRDefault="001D3AF5" w:rsidP="00103CAF">
            <w:pPr>
              <w:ind w:firstLine="0"/>
              <w:rPr>
                <w:sz w:val="20"/>
                <w:szCs w:val="20"/>
              </w:rPr>
            </w:pPr>
            <w:r>
              <w:rPr>
                <w:sz w:val="20"/>
                <w:szCs w:val="20"/>
              </w:rPr>
              <w:lastRenderedPageBreak/>
              <w:t>3.В контроли добавлено новое условие:</w:t>
            </w:r>
            <w:r>
              <w:t xml:space="preserve"> </w:t>
            </w:r>
            <w:r>
              <w:rPr>
                <w:sz w:val="20"/>
                <w:szCs w:val="20"/>
              </w:rPr>
              <w:t>контроль не вызывает</w:t>
            </w:r>
            <w:r w:rsidRPr="00E61671">
              <w:rPr>
                <w:sz w:val="20"/>
                <w:szCs w:val="20"/>
              </w:rPr>
              <w:t>ся, если при приеме изменений сведений о контракте признак "Документ на базе РЭК" (isElectronicContractDocument) установлен</w:t>
            </w:r>
          </w:p>
          <w:p w14:paraId="2CD393E1" w14:textId="624606B9" w:rsidR="001D3AF5" w:rsidRDefault="001D3AF5" w:rsidP="00103CAF">
            <w:pPr>
              <w:ind w:firstLine="0"/>
              <w:rPr>
                <w:sz w:val="20"/>
                <w:szCs w:val="20"/>
              </w:rPr>
            </w:pPr>
            <w:r>
              <w:rPr>
                <w:sz w:val="20"/>
                <w:szCs w:val="20"/>
              </w:rPr>
              <w:t>4.В контроли РК_ИК_0465, РК_ИК_0466, РК_ИК_0467: к</w:t>
            </w:r>
            <w:r w:rsidRPr="00194F53">
              <w:rPr>
                <w:sz w:val="20"/>
                <w:szCs w:val="20"/>
              </w:rPr>
              <w:t>онтроль вызывается, ес-ли при приеме изменений сведений о контракте признак "Документ на ба-зе РЭК" (isElectronicContractDocument) установлен</w:t>
            </w:r>
          </w:p>
          <w:p w14:paraId="3FAE1940" w14:textId="6106EB4E" w:rsidR="001D3AF5" w:rsidRDefault="001D3AF5" w:rsidP="00912B8F">
            <w:pPr>
              <w:ind w:firstLine="0"/>
              <w:rPr>
                <w:sz w:val="20"/>
                <w:szCs w:val="20"/>
              </w:rPr>
            </w:pPr>
            <w:r>
              <w:rPr>
                <w:sz w:val="20"/>
                <w:szCs w:val="20"/>
              </w:rPr>
              <w:t xml:space="preserve">5.Добавлены контроли: </w:t>
            </w:r>
            <w:r w:rsidRPr="007B2165">
              <w:rPr>
                <w:sz w:val="20"/>
                <w:szCs w:val="20"/>
              </w:rPr>
              <w:t>РК_ИК_0470</w:t>
            </w:r>
            <w:r>
              <w:rPr>
                <w:sz w:val="20"/>
                <w:szCs w:val="20"/>
              </w:rPr>
              <w:t xml:space="preserve">, </w:t>
            </w:r>
            <w:r w:rsidRPr="007B2165">
              <w:rPr>
                <w:sz w:val="20"/>
                <w:szCs w:val="20"/>
              </w:rPr>
              <w:t>РК_ИК_047</w:t>
            </w:r>
            <w:r>
              <w:rPr>
                <w:sz w:val="20"/>
                <w:szCs w:val="20"/>
              </w:rPr>
              <w:t xml:space="preserve">1, РК_ИК_0487, РК_ИК_0488, </w:t>
            </w:r>
            <w:r w:rsidRPr="009D14CD">
              <w:rPr>
                <w:sz w:val="20"/>
                <w:szCs w:val="20"/>
              </w:rPr>
              <w:t>РК_ИК_0498</w:t>
            </w:r>
            <w:r>
              <w:rPr>
                <w:sz w:val="20"/>
                <w:szCs w:val="20"/>
              </w:rPr>
              <w:t>, РК_ИК_0499</w:t>
            </w:r>
          </w:p>
          <w:p w14:paraId="18F6209C" w14:textId="781F1FA3" w:rsidR="001D3AF5" w:rsidRDefault="001D3AF5" w:rsidP="00912B8F">
            <w:pPr>
              <w:ind w:firstLine="0"/>
              <w:rPr>
                <w:sz w:val="20"/>
                <w:szCs w:val="20"/>
              </w:rPr>
            </w:pPr>
            <w:r>
              <w:rPr>
                <w:sz w:val="20"/>
                <w:szCs w:val="20"/>
              </w:rPr>
              <w:t>6. В блок «</w:t>
            </w:r>
            <w:r w:rsidRPr="00C90002">
              <w:rPr>
                <w:sz w:val="20"/>
                <w:szCs w:val="20"/>
              </w:rPr>
              <w:t>Платежи по этапу</w:t>
            </w:r>
            <w:r>
              <w:rPr>
                <w:sz w:val="20"/>
                <w:szCs w:val="20"/>
              </w:rPr>
              <w:t>» (</w:t>
            </w:r>
            <w:r w:rsidRPr="00C90002">
              <w:rPr>
                <w:sz w:val="20"/>
                <w:szCs w:val="20"/>
              </w:rPr>
              <w:t>payments</w:t>
            </w:r>
            <w:r>
              <w:rPr>
                <w:sz w:val="20"/>
                <w:szCs w:val="20"/>
              </w:rPr>
              <w:t>) добавлены поля:</w:t>
            </w:r>
          </w:p>
          <w:p w14:paraId="354DB32D" w14:textId="77777777" w:rsidR="001D3AF5" w:rsidRPr="00FF4426" w:rsidRDefault="001D3AF5" w:rsidP="00912B8F">
            <w:pPr>
              <w:ind w:left="456" w:hanging="141"/>
              <w:rPr>
                <w:sz w:val="20"/>
                <w:szCs w:val="20"/>
              </w:rPr>
            </w:pPr>
            <w:r w:rsidRPr="00FF4426">
              <w:rPr>
                <w:sz w:val="20"/>
                <w:szCs w:val="20"/>
              </w:rPr>
              <w:t>o</w:t>
            </w:r>
            <w:r w:rsidRPr="00FF4426">
              <w:rPr>
                <w:sz w:val="20"/>
                <w:szCs w:val="20"/>
              </w:rPr>
              <w:tab/>
              <w:t>Поле «Уникальный идентификатор платежа по этапу контракта в ЕИС» (finances/financingPlan/stages/payments/ sid</w:t>
            </w:r>
          </w:p>
          <w:p w14:paraId="00DF8929" w14:textId="77777777" w:rsidR="001D3AF5" w:rsidRPr="00FF4426" w:rsidRDefault="001D3AF5" w:rsidP="00912B8F">
            <w:pPr>
              <w:ind w:left="456" w:hanging="141"/>
              <w:rPr>
                <w:sz w:val="20"/>
                <w:szCs w:val="20"/>
              </w:rPr>
            </w:pPr>
            <w:r w:rsidRPr="00FF4426">
              <w:rPr>
                <w:sz w:val="20"/>
                <w:szCs w:val="20"/>
              </w:rPr>
              <w:t>o</w:t>
            </w:r>
            <w:r w:rsidRPr="00FF4426">
              <w:rPr>
                <w:sz w:val="20"/>
                <w:szCs w:val="20"/>
              </w:rPr>
              <w:tab/>
              <w:t xml:space="preserve">Поле «Внешний идентификатор идентификатор платежа по этапу контракт» (fi-nances/financingPlan/stages/payments/externalSid). </w:t>
            </w:r>
          </w:p>
          <w:p w14:paraId="1A9DAC22" w14:textId="77777777" w:rsidR="001D3AF5" w:rsidRDefault="001D3AF5" w:rsidP="00912B8F">
            <w:pPr>
              <w:ind w:left="456" w:hanging="141"/>
              <w:rPr>
                <w:sz w:val="20"/>
                <w:szCs w:val="20"/>
              </w:rPr>
            </w:pPr>
            <w:r w:rsidRPr="00FF4426">
              <w:rPr>
                <w:sz w:val="20"/>
                <w:szCs w:val="20"/>
              </w:rPr>
              <w:t>o</w:t>
            </w:r>
            <w:r w:rsidRPr="00FF4426">
              <w:rPr>
                <w:sz w:val="20"/>
                <w:szCs w:val="20"/>
              </w:rPr>
              <w:tab/>
              <w:t xml:space="preserve">Поле «Уникальный идентификатор платежа по этапу исполнения контракта в электронном контракте» (financ-es/financingPlan/stages/payments/electronicContractSid). </w:t>
            </w:r>
          </w:p>
          <w:p w14:paraId="2DE15DB5" w14:textId="02030BD5" w:rsidR="001D3AF5" w:rsidRDefault="001D3AF5" w:rsidP="00912B8F">
            <w:pPr>
              <w:ind w:left="456" w:hanging="141"/>
              <w:rPr>
                <w:sz w:val="20"/>
                <w:szCs w:val="20"/>
              </w:rPr>
            </w:pPr>
            <w:r w:rsidRPr="00FF4426">
              <w:rPr>
                <w:sz w:val="20"/>
                <w:szCs w:val="20"/>
              </w:rPr>
              <w:t>o</w:t>
            </w:r>
            <w:r w:rsidRPr="00FF4426">
              <w:rPr>
                <w:sz w:val="20"/>
                <w:szCs w:val="20"/>
              </w:rPr>
              <w:tab/>
              <w:t>Поле «Внешний идентификатор платежа по эт</w:t>
            </w:r>
            <w:r>
              <w:rPr>
                <w:sz w:val="20"/>
                <w:szCs w:val="20"/>
              </w:rPr>
              <w:t>апу исполнения контракта в элекпр</w:t>
            </w:r>
            <w:r w:rsidRPr="00FF4426">
              <w:rPr>
                <w:sz w:val="20"/>
                <w:szCs w:val="20"/>
              </w:rPr>
              <w:t xml:space="preserve">тронном контракте» (finances/financingPlan/stages/payments/electronicContractExternalSid). </w:t>
            </w:r>
          </w:p>
          <w:p w14:paraId="70D36274" w14:textId="7FB53EF8" w:rsidR="001D3AF5" w:rsidRDefault="001D3AF5" w:rsidP="00912B8F">
            <w:pPr>
              <w:ind w:firstLine="0"/>
              <w:rPr>
                <w:sz w:val="20"/>
                <w:szCs w:val="20"/>
              </w:rPr>
            </w:pPr>
            <w:r>
              <w:rPr>
                <w:sz w:val="20"/>
                <w:szCs w:val="20"/>
              </w:rPr>
              <w:t xml:space="preserve">7.Удалены контроли: </w:t>
            </w:r>
            <w:r w:rsidRPr="00C90002">
              <w:rPr>
                <w:sz w:val="20"/>
                <w:szCs w:val="20"/>
              </w:rPr>
              <w:t>РК_ИК_0320, РК_ИК_0321, РК_ИК_0332, РК_ИК_0333, РК_ИК_0348, РК_ИК_0349, РК_И</w:t>
            </w:r>
            <w:r>
              <w:rPr>
                <w:sz w:val="20"/>
                <w:szCs w:val="20"/>
              </w:rPr>
              <w:t>К_0339, РК_ИК_0350, РК_ИК_0351,</w:t>
            </w:r>
            <w:r w:rsidRPr="00C90002">
              <w:rPr>
                <w:sz w:val="20"/>
                <w:szCs w:val="20"/>
              </w:rPr>
              <w:t xml:space="preserve"> РК_ИК_0341, РК_ИК_0344, РК_ИК_0346, РК_ИК_0430</w:t>
            </w:r>
            <w:r>
              <w:rPr>
                <w:sz w:val="20"/>
                <w:szCs w:val="20"/>
              </w:rPr>
              <w:t xml:space="preserve">, </w:t>
            </w:r>
            <w:r w:rsidRPr="00C90002">
              <w:rPr>
                <w:sz w:val="20"/>
                <w:szCs w:val="20"/>
              </w:rPr>
              <w:t>РК_ИК_0393, РК_ИК_0394</w:t>
            </w:r>
          </w:p>
          <w:p w14:paraId="60D7F839" w14:textId="1B202F05" w:rsidR="001D3AF5" w:rsidRPr="00912B8F" w:rsidRDefault="001D3AF5" w:rsidP="00912B8F">
            <w:pPr>
              <w:ind w:firstLine="0"/>
              <w:rPr>
                <w:sz w:val="20"/>
                <w:szCs w:val="20"/>
              </w:rPr>
            </w:pPr>
            <w:r w:rsidRPr="00912B8F">
              <w:rPr>
                <w:sz w:val="20"/>
                <w:szCs w:val="20"/>
              </w:rPr>
              <w:t xml:space="preserve"> </w:t>
            </w:r>
          </w:p>
        </w:tc>
      </w:tr>
      <w:tr w:rsidR="001D3AF5" w:rsidRPr="002259F3" w14:paraId="716089C4"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3CA8029A" w14:textId="57527C06" w:rsidR="001D3AF5" w:rsidRDefault="001D3AF5" w:rsidP="00073A78">
            <w:pPr>
              <w:pStyle w:val="ad"/>
              <w:rPr>
                <w:sz w:val="18"/>
                <w:szCs w:val="18"/>
              </w:rPr>
            </w:pPr>
            <w:r>
              <w:rPr>
                <w:sz w:val="18"/>
                <w:szCs w:val="18"/>
              </w:rPr>
              <w:lastRenderedPageBreak/>
              <w:t>8.13</w:t>
            </w:r>
          </w:p>
        </w:tc>
        <w:tc>
          <w:tcPr>
            <w:tcW w:w="1134" w:type="dxa"/>
            <w:tcBorders>
              <w:top w:val="single" w:sz="4" w:space="0" w:color="auto"/>
              <w:left w:val="single" w:sz="4" w:space="0" w:color="auto"/>
              <w:bottom w:val="single" w:sz="4" w:space="0" w:color="auto"/>
              <w:right w:val="single" w:sz="4" w:space="0" w:color="auto"/>
            </w:tcBorders>
          </w:tcPr>
          <w:p w14:paraId="14789D39" w14:textId="27C722C2" w:rsidR="001D3AF5" w:rsidRDefault="001D3AF5" w:rsidP="00073A78">
            <w:pPr>
              <w:pStyle w:val="ad"/>
              <w:rPr>
                <w:sz w:val="18"/>
                <w:szCs w:val="18"/>
              </w:rPr>
            </w:pPr>
            <w:r>
              <w:rPr>
                <w:sz w:val="18"/>
                <w:szCs w:val="18"/>
              </w:rPr>
              <w:t>06.11.2024</w:t>
            </w:r>
          </w:p>
        </w:tc>
        <w:tc>
          <w:tcPr>
            <w:tcW w:w="1275" w:type="dxa"/>
            <w:tcBorders>
              <w:top w:val="single" w:sz="4" w:space="0" w:color="auto"/>
              <w:left w:val="single" w:sz="4" w:space="0" w:color="auto"/>
              <w:bottom w:val="single" w:sz="4" w:space="0" w:color="auto"/>
              <w:right w:val="single" w:sz="4" w:space="0" w:color="auto"/>
            </w:tcBorders>
          </w:tcPr>
          <w:p w14:paraId="62682EF0" w14:textId="77777777" w:rsidR="001D3AF5" w:rsidRDefault="001D3AF5" w:rsidP="003E7FFD">
            <w:pPr>
              <w:ind w:firstLine="0"/>
              <w:rPr>
                <w:sz w:val="20"/>
                <w:szCs w:val="20"/>
              </w:rPr>
            </w:pPr>
            <w:r w:rsidRPr="00346670">
              <w:rPr>
                <w:sz w:val="20"/>
                <w:szCs w:val="20"/>
              </w:rPr>
              <w:t>FCS-329628</w:t>
            </w:r>
          </w:p>
          <w:p w14:paraId="5B9E5C1B" w14:textId="27695276" w:rsidR="001D3AF5" w:rsidRPr="004E232D" w:rsidRDefault="001D3AF5" w:rsidP="003E7FFD">
            <w:pPr>
              <w:ind w:firstLine="0"/>
              <w:rPr>
                <w:sz w:val="20"/>
                <w:szCs w:val="20"/>
              </w:rPr>
            </w:pPr>
            <w:r w:rsidRPr="0040513C">
              <w:rPr>
                <w:sz w:val="20"/>
                <w:szCs w:val="20"/>
              </w:rPr>
              <w:t>FCS-329739</w:t>
            </w:r>
          </w:p>
        </w:tc>
        <w:tc>
          <w:tcPr>
            <w:tcW w:w="6095" w:type="dxa"/>
            <w:tcBorders>
              <w:top w:val="single" w:sz="4" w:space="0" w:color="auto"/>
              <w:left w:val="single" w:sz="4" w:space="0" w:color="auto"/>
              <w:bottom w:val="single" w:sz="4" w:space="0" w:color="auto"/>
              <w:right w:val="single" w:sz="4" w:space="0" w:color="auto"/>
            </w:tcBorders>
          </w:tcPr>
          <w:p w14:paraId="65405DEF" w14:textId="66C872A0" w:rsidR="001D3AF5" w:rsidRDefault="001D3AF5" w:rsidP="002259F3">
            <w:pPr>
              <w:ind w:firstLine="0"/>
              <w:rPr>
                <w:sz w:val="20"/>
                <w:szCs w:val="20"/>
              </w:rPr>
            </w:pPr>
            <w:r>
              <w:rPr>
                <w:sz w:val="20"/>
                <w:szCs w:val="20"/>
              </w:rPr>
              <w:t xml:space="preserve">Изменено правило приема поля </w:t>
            </w:r>
            <w:r w:rsidRPr="00471D0B">
              <w:rPr>
                <w:sz w:val="20"/>
                <w:szCs w:val="20"/>
              </w:rPr>
              <w:t>«Корреспондентский счет банка, единый казначейский счет» (suppli-ersInfo/supplierInfo/supplierAccountsDetails/supplierAccountDetails/corrAccountNumber).</w:t>
            </w:r>
          </w:p>
        </w:tc>
      </w:tr>
      <w:tr w:rsidR="001D3AF5" w:rsidRPr="001D3AF5" w14:paraId="655F1CBA"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1FD9A8F2" w14:textId="288B6EB4" w:rsidR="001D3AF5" w:rsidRDefault="001D3AF5" w:rsidP="00073A78">
            <w:pPr>
              <w:pStyle w:val="ad"/>
              <w:rPr>
                <w:sz w:val="18"/>
                <w:szCs w:val="18"/>
              </w:rPr>
            </w:pPr>
            <w:r>
              <w:rPr>
                <w:sz w:val="18"/>
                <w:szCs w:val="18"/>
              </w:rPr>
              <w:t>8.14</w:t>
            </w:r>
          </w:p>
        </w:tc>
        <w:tc>
          <w:tcPr>
            <w:tcW w:w="1134" w:type="dxa"/>
            <w:tcBorders>
              <w:top w:val="single" w:sz="4" w:space="0" w:color="auto"/>
              <w:left w:val="single" w:sz="4" w:space="0" w:color="auto"/>
              <w:bottom w:val="single" w:sz="4" w:space="0" w:color="auto"/>
              <w:right w:val="single" w:sz="4" w:space="0" w:color="auto"/>
            </w:tcBorders>
          </w:tcPr>
          <w:p w14:paraId="7C33108C" w14:textId="26041C56" w:rsidR="001D3AF5" w:rsidRDefault="001D3AF5" w:rsidP="00073A78">
            <w:pPr>
              <w:pStyle w:val="ad"/>
              <w:rPr>
                <w:sz w:val="18"/>
                <w:szCs w:val="18"/>
              </w:rPr>
            </w:pPr>
            <w:r>
              <w:rPr>
                <w:sz w:val="18"/>
                <w:szCs w:val="18"/>
              </w:rPr>
              <w:t>08.11.2024</w:t>
            </w:r>
          </w:p>
        </w:tc>
        <w:tc>
          <w:tcPr>
            <w:tcW w:w="1275" w:type="dxa"/>
            <w:tcBorders>
              <w:top w:val="single" w:sz="4" w:space="0" w:color="auto"/>
              <w:left w:val="single" w:sz="4" w:space="0" w:color="auto"/>
              <w:bottom w:val="single" w:sz="4" w:space="0" w:color="auto"/>
              <w:right w:val="single" w:sz="4" w:space="0" w:color="auto"/>
            </w:tcBorders>
          </w:tcPr>
          <w:p w14:paraId="25049F6E" w14:textId="61553832" w:rsidR="001D3AF5" w:rsidRPr="00346670" w:rsidRDefault="001D3AF5" w:rsidP="003E7FFD">
            <w:pPr>
              <w:ind w:firstLine="0"/>
              <w:rPr>
                <w:sz w:val="20"/>
                <w:szCs w:val="20"/>
              </w:rPr>
            </w:pPr>
            <w:r w:rsidRPr="00057BAE">
              <w:rPr>
                <w:sz w:val="20"/>
                <w:szCs w:val="20"/>
              </w:rPr>
              <w:t>FCS-327854</w:t>
            </w:r>
          </w:p>
        </w:tc>
        <w:tc>
          <w:tcPr>
            <w:tcW w:w="6095" w:type="dxa"/>
            <w:tcBorders>
              <w:top w:val="single" w:sz="4" w:space="0" w:color="auto"/>
              <w:left w:val="single" w:sz="4" w:space="0" w:color="auto"/>
              <w:bottom w:val="single" w:sz="4" w:space="0" w:color="auto"/>
              <w:right w:val="single" w:sz="4" w:space="0" w:color="auto"/>
            </w:tcBorders>
          </w:tcPr>
          <w:p w14:paraId="58156E1A" w14:textId="77777777" w:rsidR="001D3AF5" w:rsidRPr="00057BAE" w:rsidRDefault="001D3AF5" w:rsidP="00057BAE">
            <w:pPr>
              <w:ind w:firstLine="0"/>
              <w:rPr>
                <w:sz w:val="20"/>
                <w:szCs w:val="20"/>
              </w:rPr>
            </w:pPr>
            <w:r w:rsidRPr="00057BAE">
              <w:rPr>
                <w:sz w:val="20"/>
                <w:szCs w:val="20"/>
              </w:rPr>
              <w:t>Для документа «Информация (проект информации) о заключенном контракте» (contract) и «Информация (проект информации) о заключенном контракте (не публичные данные)» (closedContract) изменен порядок приема следующих полей:</w:t>
            </w:r>
          </w:p>
          <w:p w14:paraId="492DC073" w14:textId="77777777" w:rsidR="001D3AF5" w:rsidRPr="00357CF3" w:rsidRDefault="001D3AF5" w:rsidP="00057BAE">
            <w:pPr>
              <w:ind w:firstLine="0"/>
              <w:rPr>
                <w:sz w:val="20"/>
                <w:szCs w:val="20"/>
                <w:lang w:val="en-US"/>
              </w:rPr>
            </w:pPr>
            <w:r w:rsidRPr="00057BAE">
              <w:rPr>
                <w:sz w:val="20"/>
                <w:szCs w:val="20"/>
              </w:rPr>
              <w:t>Поле</w:t>
            </w:r>
            <w:r w:rsidRPr="00357CF3">
              <w:rPr>
                <w:sz w:val="20"/>
                <w:szCs w:val="20"/>
                <w:lang w:val="en-US"/>
              </w:rPr>
              <w:t xml:space="preserve"> «</w:t>
            </w:r>
            <w:r w:rsidRPr="00057BAE">
              <w:rPr>
                <w:sz w:val="20"/>
                <w:szCs w:val="20"/>
              </w:rPr>
              <w:t>Наименование</w:t>
            </w:r>
            <w:r w:rsidRPr="00357CF3">
              <w:rPr>
                <w:sz w:val="20"/>
                <w:szCs w:val="20"/>
                <w:lang w:val="en-US"/>
              </w:rPr>
              <w:t xml:space="preserve"> </w:t>
            </w:r>
            <w:r w:rsidRPr="00057BAE">
              <w:rPr>
                <w:sz w:val="20"/>
                <w:szCs w:val="20"/>
              </w:rPr>
              <w:t>банка</w:t>
            </w:r>
            <w:r w:rsidRPr="00357CF3">
              <w:rPr>
                <w:sz w:val="20"/>
                <w:szCs w:val="20"/>
                <w:lang w:val="en-US"/>
              </w:rPr>
              <w:t xml:space="preserve">, </w:t>
            </w:r>
            <w:r w:rsidRPr="00057BAE">
              <w:rPr>
                <w:sz w:val="20"/>
                <w:szCs w:val="20"/>
              </w:rPr>
              <w:t>ТОФК</w:t>
            </w:r>
            <w:r w:rsidRPr="00357CF3">
              <w:rPr>
                <w:sz w:val="20"/>
                <w:szCs w:val="20"/>
                <w:lang w:val="en-US"/>
              </w:rPr>
              <w:t>» (counterpartiesIn-fo/counterpartyInfo/counterpartyAccountsDetails/counterpartyAccountDetails/creditOrgName);</w:t>
            </w:r>
          </w:p>
          <w:p w14:paraId="7B3CCFEB" w14:textId="77777777" w:rsidR="001D3AF5" w:rsidRPr="00357CF3" w:rsidRDefault="001D3AF5" w:rsidP="00057BAE">
            <w:pPr>
              <w:ind w:firstLine="0"/>
              <w:rPr>
                <w:sz w:val="20"/>
                <w:szCs w:val="20"/>
                <w:lang w:val="en-US"/>
              </w:rPr>
            </w:pPr>
            <w:r w:rsidRPr="00057BAE">
              <w:rPr>
                <w:sz w:val="20"/>
                <w:szCs w:val="20"/>
              </w:rPr>
              <w:t>Поле</w:t>
            </w:r>
            <w:r w:rsidRPr="00357CF3">
              <w:rPr>
                <w:sz w:val="20"/>
                <w:szCs w:val="20"/>
                <w:lang w:val="en-US"/>
              </w:rPr>
              <w:t xml:space="preserve"> «</w:t>
            </w:r>
            <w:r w:rsidRPr="00057BAE">
              <w:rPr>
                <w:sz w:val="20"/>
                <w:szCs w:val="20"/>
              </w:rPr>
              <w:t>Реквизиты</w:t>
            </w:r>
            <w:r w:rsidRPr="00357CF3">
              <w:rPr>
                <w:sz w:val="20"/>
                <w:szCs w:val="20"/>
                <w:lang w:val="en-US"/>
              </w:rPr>
              <w:t xml:space="preserve"> </w:t>
            </w:r>
            <w:r w:rsidRPr="00057BAE">
              <w:rPr>
                <w:sz w:val="20"/>
                <w:szCs w:val="20"/>
              </w:rPr>
              <w:t>банка</w:t>
            </w:r>
            <w:r w:rsidRPr="00357CF3">
              <w:rPr>
                <w:sz w:val="20"/>
                <w:szCs w:val="20"/>
                <w:lang w:val="en-US"/>
              </w:rPr>
              <w:t xml:space="preserve"> </w:t>
            </w:r>
            <w:r w:rsidRPr="00057BAE">
              <w:rPr>
                <w:sz w:val="20"/>
                <w:szCs w:val="20"/>
              </w:rPr>
              <w:t>ТОФК</w:t>
            </w:r>
            <w:r w:rsidRPr="00357CF3">
              <w:rPr>
                <w:sz w:val="20"/>
                <w:szCs w:val="20"/>
                <w:lang w:val="en-US"/>
              </w:rPr>
              <w:t>.» (counterpartiesIn-fo/counterpartyInfo/counterpartyAccountsDetails/counterpartyAccountDetails/detailsCreditOrgText);</w:t>
            </w:r>
          </w:p>
          <w:p w14:paraId="3D64F6DC" w14:textId="670169E6" w:rsidR="001D3AF5" w:rsidRPr="00D00A08" w:rsidRDefault="001D3AF5" w:rsidP="00057BAE">
            <w:pPr>
              <w:ind w:firstLine="0"/>
              <w:rPr>
                <w:sz w:val="20"/>
                <w:szCs w:val="20"/>
                <w:lang w:val="en-US"/>
              </w:rPr>
            </w:pPr>
            <w:r w:rsidRPr="00057BAE">
              <w:rPr>
                <w:sz w:val="20"/>
                <w:szCs w:val="20"/>
              </w:rPr>
              <w:t>Поле</w:t>
            </w:r>
            <w:r w:rsidRPr="00D00A08">
              <w:rPr>
                <w:sz w:val="20"/>
                <w:szCs w:val="20"/>
                <w:lang w:val="en-US"/>
              </w:rPr>
              <w:t xml:space="preserve"> «</w:t>
            </w:r>
            <w:r w:rsidRPr="00057BAE">
              <w:rPr>
                <w:sz w:val="20"/>
                <w:szCs w:val="20"/>
              </w:rPr>
              <w:t>Корреспондентский</w:t>
            </w:r>
            <w:r w:rsidRPr="00D00A08">
              <w:rPr>
                <w:sz w:val="20"/>
                <w:szCs w:val="20"/>
                <w:lang w:val="en-US"/>
              </w:rPr>
              <w:t xml:space="preserve"> </w:t>
            </w:r>
            <w:r w:rsidRPr="00057BAE">
              <w:rPr>
                <w:sz w:val="20"/>
                <w:szCs w:val="20"/>
              </w:rPr>
              <w:t>счет</w:t>
            </w:r>
            <w:r w:rsidRPr="00D00A08">
              <w:rPr>
                <w:sz w:val="20"/>
                <w:szCs w:val="20"/>
                <w:lang w:val="en-US"/>
              </w:rPr>
              <w:t xml:space="preserve"> </w:t>
            </w:r>
            <w:r w:rsidRPr="00057BAE">
              <w:rPr>
                <w:sz w:val="20"/>
                <w:szCs w:val="20"/>
              </w:rPr>
              <w:t>банка</w:t>
            </w:r>
            <w:r w:rsidRPr="00D00A08">
              <w:rPr>
                <w:sz w:val="20"/>
                <w:szCs w:val="20"/>
                <w:lang w:val="en-US"/>
              </w:rPr>
              <w:t xml:space="preserve">, </w:t>
            </w:r>
            <w:r w:rsidRPr="00057BAE">
              <w:rPr>
                <w:sz w:val="20"/>
                <w:szCs w:val="20"/>
              </w:rPr>
              <w:t>единый</w:t>
            </w:r>
            <w:r w:rsidRPr="00D00A08">
              <w:rPr>
                <w:sz w:val="20"/>
                <w:szCs w:val="20"/>
                <w:lang w:val="en-US"/>
              </w:rPr>
              <w:t xml:space="preserve"> </w:t>
            </w:r>
            <w:r w:rsidRPr="00057BAE">
              <w:rPr>
                <w:sz w:val="20"/>
                <w:szCs w:val="20"/>
              </w:rPr>
              <w:t>казначейский</w:t>
            </w:r>
            <w:r w:rsidRPr="00D00A08">
              <w:rPr>
                <w:sz w:val="20"/>
                <w:szCs w:val="20"/>
                <w:lang w:val="en-US"/>
              </w:rPr>
              <w:t xml:space="preserve"> </w:t>
            </w:r>
            <w:r w:rsidRPr="00057BAE">
              <w:rPr>
                <w:sz w:val="20"/>
                <w:szCs w:val="20"/>
              </w:rPr>
              <w:t>счет</w:t>
            </w:r>
            <w:r w:rsidRPr="00D00A08">
              <w:rPr>
                <w:sz w:val="20"/>
                <w:szCs w:val="20"/>
                <w:lang w:val="en-US"/>
              </w:rPr>
              <w:t>» (counterpartiesIn-fo/counterpartyInfo/counterpartyAccountsDetails/counterpartyAccountDetails/corrAccountNumber).</w:t>
            </w:r>
          </w:p>
        </w:tc>
      </w:tr>
      <w:tr w:rsidR="001D3AF5" w:rsidRPr="002259F3" w14:paraId="4B75B73E"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1BA78DDF" w14:textId="1282697E" w:rsidR="001D3AF5" w:rsidRDefault="001D3AF5" w:rsidP="00073A78">
            <w:pPr>
              <w:pStyle w:val="ad"/>
              <w:rPr>
                <w:sz w:val="18"/>
                <w:szCs w:val="18"/>
              </w:rPr>
            </w:pPr>
            <w:r>
              <w:rPr>
                <w:sz w:val="18"/>
                <w:szCs w:val="18"/>
              </w:rPr>
              <w:t>8.15</w:t>
            </w:r>
          </w:p>
        </w:tc>
        <w:tc>
          <w:tcPr>
            <w:tcW w:w="1134" w:type="dxa"/>
            <w:tcBorders>
              <w:top w:val="single" w:sz="4" w:space="0" w:color="auto"/>
              <w:left w:val="single" w:sz="4" w:space="0" w:color="auto"/>
              <w:bottom w:val="single" w:sz="4" w:space="0" w:color="auto"/>
              <w:right w:val="single" w:sz="4" w:space="0" w:color="auto"/>
            </w:tcBorders>
          </w:tcPr>
          <w:p w14:paraId="05FA7204" w14:textId="13EF761D" w:rsidR="001D3AF5" w:rsidRDefault="001D3AF5" w:rsidP="00073A78">
            <w:pPr>
              <w:pStyle w:val="ad"/>
              <w:rPr>
                <w:sz w:val="18"/>
                <w:szCs w:val="18"/>
              </w:rPr>
            </w:pPr>
            <w:r>
              <w:rPr>
                <w:sz w:val="18"/>
                <w:szCs w:val="18"/>
              </w:rPr>
              <w:t>19.11.2024</w:t>
            </w:r>
          </w:p>
        </w:tc>
        <w:tc>
          <w:tcPr>
            <w:tcW w:w="1275" w:type="dxa"/>
            <w:tcBorders>
              <w:top w:val="single" w:sz="4" w:space="0" w:color="auto"/>
              <w:left w:val="single" w:sz="4" w:space="0" w:color="auto"/>
              <w:bottom w:val="single" w:sz="4" w:space="0" w:color="auto"/>
              <w:right w:val="single" w:sz="4" w:space="0" w:color="auto"/>
            </w:tcBorders>
          </w:tcPr>
          <w:p w14:paraId="0E9BF451" w14:textId="2056F74F" w:rsidR="001D3AF5" w:rsidRPr="00057BAE" w:rsidRDefault="001D3AF5" w:rsidP="003E7FFD">
            <w:pPr>
              <w:ind w:firstLine="0"/>
              <w:rPr>
                <w:sz w:val="20"/>
                <w:szCs w:val="20"/>
              </w:rPr>
            </w:pPr>
            <w:r w:rsidRPr="004E4092">
              <w:rPr>
                <w:sz w:val="20"/>
                <w:szCs w:val="20"/>
              </w:rPr>
              <w:t>FCS-330452</w:t>
            </w:r>
          </w:p>
        </w:tc>
        <w:tc>
          <w:tcPr>
            <w:tcW w:w="6095" w:type="dxa"/>
            <w:tcBorders>
              <w:top w:val="single" w:sz="4" w:space="0" w:color="auto"/>
              <w:left w:val="single" w:sz="4" w:space="0" w:color="auto"/>
              <w:bottom w:val="single" w:sz="4" w:space="0" w:color="auto"/>
              <w:right w:val="single" w:sz="4" w:space="0" w:color="auto"/>
            </w:tcBorders>
          </w:tcPr>
          <w:p w14:paraId="5681A43C" w14:textId="43680F34" w:rsidR="001D3AF5" w:rsidRDefault="001D3AF5" w:rsidP="00357CF3">
            <w:pPr>
              <w:ind w:firstLine="0"/>
              <w:rPr>
                <w:sz w:val="20"/>
                <w:szCs w:val="20"/>
              </w:rPr>
            </w:pPr>
            <w:r>
              <w:rPr>
                <w:sz w:val="20"/>
                <w:szCs w:val="20"/>
              </w:rPr>
              <w:t>1.Изменено правило приема полей:</w:t>
            </w:r>
          </w:p>
          <w:p w14:paraId="46868603" w14:textId="77777777" w:rsidR="001D3AF5" w:rsidRDefault="001D3AF5" w:rsidP="00357CF3">
            <w:pPr>
              <w:ind w:firstLine="0"/>
              <w:rPr>
                <w:sz w:val="20"/>
                <w:szCs w:val="20"/>
              </w:rPr>
            </w:pPr>
            <w:r w:rsidRPr="00EB424D">
              <w:rPr>
                <w:sz w:val="20"/>
                <w:szCs w:val="20"/>
              </w:rPr>
              <w:t>Поле «Корреспондентский счет банка, единый казначейский счет» (counterpartiesIn-</w:t>
            </w:r>
            <w:r w:rsidRPr="00EB424D">
              <w:rPr>
                <w:sz w:val="20"/>
                <w:szCs w:val="20"/>
              </w:rPr>
              <w:lastRenderedPageBreak/>
              <w:t>fo/counterpartyInfo/counterpartyAccountsDetails/counterpartyAccountDetails/corrAccountNumber)</w:t>
            </w:r>
          </w:p>
          <w:p w14:paraId="31CFF05D" w14:textId="77777777" w:rsidR="001D3AF5" w:rsidRDefault="001D3AF5" w:rsidP="00357CF3">
            <w:pPr>
              <w:ind w:firstLine="0"/>
              <w:rPr>
                <w:sz w:val="20"/>
                <w:szCs w:val="20"/>
              </w:rPr>
            </w:pPr>
            <w:r w:rsidRPr="00EB424D">
              <w:rPr>
                <w:sz w:val="20"/>
                <w:szCs w:val="20"/>
              </w:rPr>
              <w:t>Поле «Корреспондентский счет банка, единый казначейский счет» (customer/customerAccountsDetails/customerAccountDetails/corrAccountNumber)</w:t>
            </w:r>
          </w:p>
          <w:p w14:paraId="0FF880E6" w14:textId="1F2BF529" w:rsidR="001D3AF5" w:rsidRPr="00057BAE" w:rsidRDefault="001D3AF5" w:rsidP="00357CF3">
            <w:pPr>
              <w:ind w:firstLine="0"/>
              <w:rPr>
                <w:sz w:val="20"/>
                <w:szCs w:val="20"/>
              </w:rPr>
            </w:pPr>
            <w:r>
              <w:rPr>
                <w:sz w:val="20"/>
                <w:szCs w:val="20"/>
              </w:rPr>
              <w:t>2.Изменен контроль РК_ИК_0417</w:t>
            </w:r>
          </w:p>
        </w:tc>
      </w:tr>
      <w:tr w:rsidR="001D3AF5" w:rsidRPr="002259F3" w14:paraId="38CF04DF"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4365475B" w14:textId="257BD56B" w:rsidR="001D3AF5" w:rsidRDefault="001D3AF5" w:rsidP="00073A78">
            <w:pPr>
              <w:pStyle w:val="ad"/>
              <w:rPr>
                <w:sz w:val="18"/>
                <w:szCs w:val="18"/>
              </w:rPr>
            </w:pPr>
            <w:r>
              <w:rPr>
                <w:sz w:val="18"/>
                <w:szCs w:val="18"/>
              </w:rPr>
              <w:lastRenderedPageBreak/>
              <w:t>8.16</w:t>
            </w:r>
          </w:p>
        </w:tc>
        <w:tc>
          <w:tcPr>
            <w:tcW w:w="1134" w:type="dxa"/>
            <w:tcBorders>
              <w:top w:val="single" w:sz="4" w:space="0" w:color="auto"/>
              <w:left w:val="single" w:sz="4" w:space="0" w:color="auto"/>
              <w:bottom w:val="single" w:sz="4" w:space="0" w:color="auto"/>
              <w:right w:val="single" w:sz="4" w:space="0" w:color="auto"/>
            </w:tcBorders>
          </w:tcPr>
          <w:p w14:paraId="1F6F3E3C" w14:textId="7AA7140B" w:rsidR="001D3AF5" w:rsidRDefault="001D3AF5" w:rsidP="00073A78">
            <w:pPr>
              <w:pStyle w:val="ad"/>
              <w:rPr>
                <w:sz w:val="18"/>
                <w:szCs w:val="18"/>
              </w:rPr>
            </w:pPr>
            <w:r>
              <w:rPr>
                <w:sz w:val="18"/>
                <w:szCs w:val="18"/>
              </w:rPr>
              <w:t>20.11.2024</w:t>
            </w:r>
          </w:p>
        </w:tc>
        <w:tc>
          <w:tcPr>
            <w:tcW w:w="1275" w:type="dxa"/>
            <w:tcBorders>
              <w:top w:val="single" w:sz="4" w:space="0" w:color="auto"/>
              <w:left w:val="single" w:sz="4" w:space="0" w:color="auto"/>
              <w:bottom w:val="single" w:sz="4" w:space="0" w:color="auto"/>
              <w:right w:val="single" w:sz="4" w:space="0" w:color="auto"/>
            </w:tcBorders>
          </w:tcPr>
          <w:p w14:paraId="3D677291" w14:textId="31270809" w:rsidR="001D3AF5" w:rsidRPr="004E4092" w:rsidRDefault="001D3AF5" w:rsidP="003E7FFD">
            <w:pPr>
              <w:ind w:firstLine="0"/>
              <w:rPr>
                <w:sz w:val="20"/>
                <w:szCs w:val="20"/>
              </w:rPr>
            </w:pPr>
            <w:r>
              <w:rPr>
                <w:sz w:val="20"/>
                <w:szCs w:val="20"/>
              </w:rPr>
              <w:t>FCSNF-23934</w:t>
            </w:r>
          </w:p>
        </w:tc>
        <w:tc>
          <w:tcPr>
            <w:tcW w:w="6095" w:type="dxa"/>
            <w:tcBorders>
              <w:top w:val="single" w:sz="4" w:space="0" w:color="auto"/>
              <w:left w:val="single" w:sz="4" w:space="0" w:color="auto"/>
              <w:bottom w:val="single" w:sz="4" w:space="0" w:color="auto"/>
              <w:right w:val="single" w:sz="4" w:space="0" w:color="auto"/>
            </w:tcBorders>
          </w:tcPr>
          <w:p w14:paraId="3191CFC5" w14:textId="5B31B2C6" w:rsidR="001D3AF5" w:rsidRPr="00470627" w:rsidRDefault="001D3AF5" w:rsidP="00470627">
            <w:pPr>
              <w:ind w:firstLine="0"/>
              <w:rPr>
                <w:sz w:val="20"/>
                <w:szCs w:val="20"/>
              </w:rPr>
            </w:pPr>
            <w:r>
              <w:rPr>
                <w:sz w:val="20"/>
                <w:szCs w:val="20"/>
              </w:rPr>
              <w:t>1.</w:t>
            </w:r>
            <w:r w:rsidRPr="00470627">
              <w:rPr>
                <w:sz w:val="20"/>
                <w:szCs w:val="20"/>
              </w:rPr>
              <w:t xml:space="preserve">Для документов: </w:t>
            </w:r>
          </w:p>
          <w:p w14:paraId="41DC8944" w14:textId="77777777" w:rsidR="001D3AF5" w:rsidRPr="00470627" w:rsidRDefault="001D3AF5" w:rsidP="00470627">
            <w:pPr>
              <w:ind w:firstLine="0"/>
              <w:rPr>
                <w:sz w:val="20"/>
                <w:szCs w:val="20"/>
              </w:rPr>
            </w:pPr>
            <w:r w:rsidRPr="00470627">
              <w:rPr>
                <w:sz w:val="20"/>
                <w:szCs w:val="20"/>
              </w:rPr>
              <w:t>•</w:t>
            </w:r>
            <w:r w:rsidRPr="00470627">
              <w:rPr>
                <w:sz w:val="20"/>
                <w:szCs w:val="20"/>
              </w:rPr>
              <w:tab/>
              <w:t>«Информация (проект информации) о заключенном контракте» (contract/closedContract);</w:t>
            </w:r>
          </w:p>
          <w:p w14:paraId="448AC13B" w14:textId="77777777" w:rsidR="001D3AF5" w:rsidRPr="00470627" w:rsidRDefault="001D3AF5" w:rsidP="00470627">
            <w:pPr>
              <w:ind w:firstLine="0"/>
              <w:rPr>
                <w:sz w:val="20"/>
                <w:szCs w:val="20"/>
              </w:rPr>
            </w:pPr>
            <w:r w:rsidRPr="00470627">
              <w:rPr>
                <w:sz w:val="20"/>
                <w:szCs w:val="20"/>
              </w:rPr>
              <w:t>•</w:t>
            </w:r>
            <w:r w:rsidRPr="00470627">
              <w:rPr>
                <w:sz w:val="20"/>
                <w:szCs w:val="20"/>
              </w:rPr>
              <w:tab/>
              <w:t>«Информация о заключенном контракте с уведомлением о соответствии контролируемой информации» (contractControlNC/closedContractControlNC);</w:t>
            </w:r>
          </w:p>
          <w:p w14:paraId="1A23D1DF" w14:textId="77777777" w:rsidR="001D3AF5" w:rsidRPr="00470627" w:rsidRDefault="001D3AF5" w:rsidP="00470627">
            <w:pPr>
              <w:ind w:firstLine="0"/>
              <w:rPr>
                <w:sz w:val="20"/>
                <w:szCs w:val="20"/>
              </w:rPr>
            </w:pPr>
            <w:r w:rsidRPr="00470627">
              <w:rPr>
                <w:sz w:val="20"/>
                <w:szCs w:val="20"/>
              </w:rPr>
              <w:t>•</w:t>
            </w:r>
            <w:r w:rsidRPr="00470627">
              <w:rPr>
                <w:sz w:val="20"/>
                <w:szCs w:val="20"/>
              </w:rPr>
              <w:tab/>
              <w:t>«Информация об отмене исполнения (расторжения) контракта» (contractProcedureCancel/closedContractProcedureCancel)</w:t>
            </w:r>
          </w:p>
          <w:p w14:paraId="6B371EE4" w14:textId="77777777" w:rsidR="001D3AF5" w:rsidRPr="00470627" w:rsidRDefault="001D3AF5" w:rsidP="00470627">
            <w:pPr>
              <w:ind w:firstLine="0"/>
              <w:rPr>
                <w:sz w:val="20"/>
                <w:szCs w:val="20"/>
              </w:rPr>
            </w:pPr>
            <w:r w:rsidRPr="00470627">
              <w:rPr>
                <w:sz w:val="20"/>
                <w:szCs w:val="20"/>
              </w:rPr>
              <w:t>в блоке «Информация об организации, разместившей контракт» (placer) для поля «Роль организации, разместившей контракт» (placer/responsibleRole):</w:t>
            </w:r>
          </w:p>
          <w:p w14:paraId="3CA90A96" w14:textId="68C707F3" w:rsidR="001D3AF5" w:rsidRPr="00470627" w:rsidRDefault="001D3AF5" w:rsidP="00796A48">
            <w:pPr>
              <w:pStyle w:val="affe"/>
              <w:numPr>
                <w:ilvl w:val="0"/>
                <w:numId w:val="264"/>
              </w:numPr>
              <w:rPr>
                <w:sz w:val="20"/>
                <w:szCs w:val="20"/>
              </w:rPr>
            </w:pPr>
            <w:r w:rsidRPr="00470627">
              <w:rPr>
                <w:sz w:val="20"/>
                <w:szCs w:val="20"/>
              </w:rPr>
              <w:t>Роль CN - Организация, осуществляющая закупки в соответствии с частью 4.1 или 4.3 статьи 15 Федерального закона N 44-ФЗ объявить устаревшей, начиная с версии 15.0.</w:t>
            </w:r>
          </w:p>
          <w:p w14:paraId="0C721FA4" w14:textId="77777777" w:rsidR="001D3AF5" w:rsidRDefault="001D3AF5" w:rsidP="00796A48">
            <w:pPr>
              <w:pStyle w:val="affe"/>
              <w:numPr>
                <w:ilvl w:val="0"/>
                <w:numId w:val="264"/>
              </w:numPr>
              <w:rPr>
                <w:sz w:val="20"/>
                <w:szCs w:val="20"/>
              </w:rPr>
            </w:pPr>
            <w:r w:rsidRPr="00470627">
              <w:rPr>
                <w:sz w:val="20"/>
                <w:szCs w:val="20"/>
              </w:rPr>
              <w:t>Роль CS - Организация, осуществляющая закупки в соответствии с частью 5 статьи 15 Федерального закона № 44-ФЗ п</w:t>
            </w:r>
            <w:r>
              <w:rPr>
                <w:sz w:val="20"/>
                <w:szCs w:val="20"/>
              </w:rPr>
              <w:t>ереименован</w:t>
            </w:r>
            <w:r w:rsidRPr="00470627">
              <w:rPr>
                <w:sz w:val="20"/>
                <w:szCs w:val="20"/>
              </w:rPr>
              <w:t xml:space="preserve"> в CS - Организация, осуществляющая закупки в соответствии с частями 4, 4.3 или 4.4 статьи 15 Федерального закона № 44-ФЗ.</w:t>
            </w:r>
          </w:p>
          <w:p w14:paraId="44A2E8EF" w14:textId="2C524C45" w:rsidR="001D3AF5" w:rsidRPr="00470627" w:rsidRDefault="001D3AF5" w:rsidP="00D21A9D">
            <w:pPr>
              <w:ind w:firstLine="0"/>
              <w:rPr>
                <w:sz w:val="20"/>
                <w:szCs w:val="20"/>
              </w:rPr>
            </w:pPr>
            <w:r>
              <w:rPr>
                <w:sz w:val="20"/>
                <w:szCs w:val="20"/>
              </w:rPr>
              <w:t>2.Добавлены новые контроли: РК_ИК_0489, РК_ИК_0490</w:t>
            </w:r>
          </w:p>
        </w:tc>
      </w:tr>
      <w:tr w:rsidR="001D3AF5" w:rsidRPr="002259F3" w14:paraId="38D45833"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5B5F10BA" w14:textId="3AA8E8DF" w:rsidR="001D3AF5" w:rsidRDefault="001D3AF5" w:rsidP="00073A78">
            <w:pPr>
              <w:pStyle w:val="ad"/>
              <w:rPr>
                <w:sz w:val="18"/>
                <w:szCs w:val="18"/>
              </w:rPr>
            </w:pPr>
            <w:r>
              <w:rPr>
                <w:sz w:val="18"/>
                <w:szCs w:val="18"/>
              </w:rPr>
              <w:t>8.17</w:t>
            </w:r>
          </w:p>
        </w:tc>
        <w:tc>
          <w:tcPr>
            <w:tcW w:w="1134" w:type="dxa"/>
            <w:tcBorders>
              <w:top w:val="single" w:sz="4" w:space="0" w:color="auto"/>
              <w:left w:val="single" w:sz="4" w:space="0" w:color="auto"/>
              <w:bottom w:val="single" w:sz="4" w:space="0" w:color="auto"/>
              <w:right w:val="single" w:sz="4" w:space="0" w:color="auto"/>
            </w:tcBorders>
          </w:tcPr>
          <w:p w14:paraId="6911A38F" w14:textId="097D5637" w:rsidR="001D3AF5" w:rsidRDefault="001D3AF5" w:rsidP="00073A78">
            <w:pPr>
              <w:pStyle w:val="ad"/>
              <w:rPr>
                <w:sz w:val="18"/>
                <w:szCs w:val="18"/>
              </w:rPr>
            </w:pPr>
            <w:r>
              <w:rPr>
                <w:sz w:val="18"/>
                <w:szCs w:val="18"/>
              </w:rPr>
              <w:t>20.11.2024</w:t>
            </w:r>
          </w:p>
        </w:tc>
        <w:tc>
          <w:tcPr>
            <w:tcW w:w="1275" w:type="dxa"/>
            <w:tcBorders>
              <w:top w:val="single" w:sz="4" w:space="0" w:color="auto"/>
              <w:left w:val="single" w:sz="4" w:space="0" w:color="auto"/>
              <w:bottom w:val="single" w:sz="4" w:space="0" w:color="auto"/>
              <w:right w:val="single" w:sz="4" w:space="0" w:color="auto"/>
            </w:tcBorders>
          </w:tcPr>
          <w:p w14:paraId="2F615128" w14:textId="2C7B7A6D" w:rsidR="001D3AF5" w:rsidRDefault="001D3AF5" w:rsidP="003E7FFD">
            <w:pPr>
              <w:ind w:firstLine="0"/>
              <w:rPr>
                <w:sz w:val="20"/>
                <w:szCs w:val="20"/>
              </w:rPr>
            </w:pPr>
            <w:r w:rsidRPr="00BE059E">
              <w:rPr>
                <w:sz w:val="20"/>
                <w:szCs w:val="20"/>
              </w:rPr>
              <w:t>FCS-333382</w:t>
            </w:r>
          </w:p>
        </w:tc>
        <w:tc>
          <w:tcPr>
            <w:tcW w:w="6095" w:type="dxa"/>
            <w:tcBorders>
              <w:top w:val="single" w:sz="4" w:space="0" w:color="auto"/>
              <w:left w:val="single" w:sz="4" w:space="0" w:color="auto"/>
              <w:bottom w:val="single" w:sz="4" w:space="0" w:color="auto"/>
              <w:right w:val="single" w:sz="4" w:space="0" w:color="auto"/>
            </w:tcBorders>
          </w:tcPr>
          <w:p w14:paraId="4373496B" w14:textId="59397CB5" w:rsidR="001D3AF5" w:rsidRDefault="001D3AF5" w:rsidP="00470627">
            <w:pPr>
              <w:ind w:firstLine="0"/>
              <w:rPr>
                <w:sz w:val="20"/>
                <w:szCs w:val="20"/>
              </w:rPr>
            </w:pPr>
            <w:r w:rsidRPr="00BE059E">
              <w:rPr>
                <w:sz w:val="20"/>
                <w:szCs w:val="20"/>
              </w:rPr>
              <w:t>Изменен порядок приема поля «Реквизиты банка ТОФК» (customer/customerAccountsDetails/customerAccountDetails/detailsCreditOrgText) в документе «Информация (проект информации) о заключенном контракте» (contract/closedContract).</w:t>
            </w:r>
          </w:p>
        </w:tc>
      </w:tr>
      <w:tr w:rsidR="001D3AF5" w:rsidRPr="002259F3" w14:paraId="2BE07B43"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35C85E4E" w14:textId="23FB6085" w:rsidR="001D3AF5" w:rsidRPr="003E4D95" w:rsidRDefault="001D3AF5" w:rsidP="003E4D95">
            <w:pPr>
              <w:pStyle w:val="ad"/>
              <w:rPr>
                <w:sz w:val="18"/>
                <w:szCs w:val="18"/>
              </w:rPr>
            </w:pPr>
            <w:r>
              <w:rPr>
                <w:sz w:val="18"/>
                <w:szCs w:val="18"/>
                <w:lang w:val="en-US"/>
              </w:rPr>
              <w:t>8.1</w:t>
            </w:r>
            <w:r>
              <w:rPr>
                <w:sz w:val="18"/>
                <w:szCs w:val="18"/>
              </w:rPr>
              <w:t>8</w:t>
            </w:r>
          </w:p>
        </w:tc>
        <w:tc>
          <w:tcPr>
            <w:tcW w:w="1134" w:type="dxa"/>
            <w:tcBorders>
              <w:top w:val="single" w:sz="4" w:space="0" w:color="auto"/>
              <w:left w:val="single" w:sz="4" w:space="0" w:color="auto"/>
              <w:bottom w:val="single" w:sz="4" w:space="0" w:color="auto"/>
              <w:right w:val="single" w:sz="4" w:space="0" w:color="auto"/>
            </w:tcBorders>
          </w:tcPr>
          <w:p w14:paraId="62D6ADB3" w14:textId="51BD645D" w:rsidR="001D3AF5" w:rsidRDefault="001D3AF5" w:rsidP="003E4D95">
            <w:pPr>
              <w:pStyle w:val="ad"/>
              <w:rPr>
                <w:sz w:val="18"/>
                <w:szCs w:val="18"/>
              </w:rPr>
            </w:pPr>
            <w:r>
              <w:rPr>
                <w:sz w:val="18"/>
                <w:szCs w:val="18"/>
                <w:lang w:val="en-US"/>
              </w:rPr>
              <w:t>21.11.2024</w:t>
            </w:r>
          </w:p>
        </w:tc>
        <w:tc>
          <w:tcPr>
            <w:tcW w:w="1275" w:type="dxa"/>
            <w:tcBorders>
              <w:top w:val="single" w:sz="4" w:space="0" w:color="auto"/>
              <w:left w:val="single" w:sz="4" w:space="0" w:color="auto"/>
              <w:bottom w:val="single" w:sz="4" w:space="0" w:color="auto"/>
              <w:right w:val="single" w:sz="4" w:space="0" w:color="auto"/>
            </w:tcBorders>
          </w:tcPr>
          <w:p w14:paraId="0BF572D1" w14:textId="0BAA6460" w:rsidR="001D3AF5" w:rsidRPr="00BE059E" w:rsidRDefault="001D3AF5" w:rsidP="003E4D95">
            <w:pPr>
              <w:ind w:firstLine="0"/>
              <w:rPr>
                <w:sz w:val="20"/>
                <w:szCs w:val="20"/>
              </w:rPr>
            </w:pPr>
            <w:r>
              <w:rPr>
                <w:sz w:val="20"/>
                <w:szCs w:val="20"/>
              </w:rPr>
              <w:t>FCSNF-23956</w:t>
            </w:r>
          </w:p>
        </w:tc>
        <w:tc>
          <w:tcPr>
            <w:tcW w:w="6095" w:type="dxa"/>
            <w:tcBorders>
              <w:top w:val="single" w:sz="4" w:space="0" w:color="auto"/>
              <w:left w:val="single" w:sz="4" w:space="0" w:color="auto"/>
              <w:bottom w:val="single" w:sz="4" w:space="0" w:color="auto"/>
              <w:right w:val="single" w:sz="4" w:space="0" w:color="auto"/>
            </w:tcBorders>
          </w:tcPr>
          <w:p w14:paraId="22D9779D" w14:textId="77777777" w:rsidR="001D3AF5" w:rsidRPr="0065118D" w:rsidRDefault="001D3AF5" w:rsidP="003E4D95">
            <w:pPr>
              <w:ind w:firstLine="0"/>
              <w:rPr>
                <w:sz w:val="20"/>
                <w:szCs w:val="20"/>
              </w:rPr>
            </w:pPr>
            <w:r>
              <w:rPr>
                <w:sz w:val="20"/>
                <w:szCs w:val="20"/>
              </w:rPr>
              <w:t>Д</w:t>
            </w:r>
            <w:r w:rsidRPr="0065118D">
              <w:rPr>
                <w:sz w:val="20"/>
                <w:szCs w:val="20"/>
              </w:rPr>
              <w:t>ля документов:</w:t>
            </w:r>
          </w:p>
          <w:p w14:paraId="0BCE997B" w14:textId="77777777" w:rsidR="001D3AF5" w:rsidRPr="0065118D" w:rsidRDefault="001D3AF5" w:rsidP="003E4D95">
            <w:pPr>
              <w:ind w:firstLine="0"/>
              <w:rPr>
                <w:sz w:val="20"/>
                <w:szCs w:val="20"/>
              </w:rPr>
            </w:pPr>
            <w:r w:rsidRPr="0065118D">
              <w:rPr>
                <w:sz w:val="20"/>
                <w:szCs w:val="20"/>
              </w:rPr>
              <w:t>o</w:t>
            </w:r>
            <w:r w:rsidRPr="0065118D">
              <w:rPr>
                <w:sz w:val="20"/>
                <w:szCs w:val="20"/>
              </w:rPr>
              <w:tab/>
              <w:t>Информация (проект информации) о заключенном контракте с 01.01.2015 (zfcs_contract2015Type)</w:t>
            </w:r>
          </w:p>
          <w:p w14:paraId="0FE2B630" w14:textId="77777777" w:rsidR="001D3AF5" w:rsidRDefault="001D3AF5" w:rsidP="003E4D95">
            <w:pPr>
              <w:ind w:firstLine="0"/>
              <w:rPr>
                <w:sz w:val="20"/>
                <w:szCs w:val="20"/>
              </w:rPr>
            </w:pPr>
            <w:r w:rsidRPr="0065118D">
              <w:rPr>
                <w:sz w:val="20"/>
                <w:szCs w:val="20"/>
              </w:rPr>
              <w:t>o</w:t>
            </w:r>
            <w:r w:rsidRPr="0065118D">
              <w:rPr>
                <w:sz w:val="20"/>
                <w:szCs w:val="20"/>
              </w:rPr>
              <w:tab/>
              <w:t>Информация (проект информации) о заключенном контракте с 01.01.2015 с уведомлением о соответствии контролируемой информации (zfcs_contract2015ControlNCType)</w:t>
            </w:r>
          </w:p>
          <w:p w14:paraId="07741340" w14:textId="77777777" w:rsidR="001D3AF5" w:rsidRDefault="001D3AF5" w:rsidP="003E4D95">
            <w:pPr>
              <w:ind w:firstLine="0"/>
              <w:rPr>
                <w:sz w:val="20"/>
                <w:szCs w:val="20"/>
              </w:rPr>
            </w:pPr>
            <w:r>
              <w:rPr>
                <w:sz w:val="20"/>
                <w:szCs w:val="20"/>
              </w:rPr>
              <w:t xml:space="preserve">1.Изменено правило приема блока </w:t>
            </w:r>
            <w:r w:rsidRPr="0065118D">
              <w:rPr>
                <w:sz w:val="20"/>
                <w:szCs w:val="20"/>
              </w:rPr>
              <w:t>«Информация о применении к закупке национального режима» (st14Info)</w:t>
            </w:r>
            <w:r>
              <w:rPr>
                <w:sz w:val="20"/>
                <w:szCs w:val="20"/>
              </w:rPr>
              <w:t>: игнорируется при приеме, не заполняется при передаче</w:t>
            </w:r>
            <w:r w:rsidRPr="0065118D">
              <w:rPr>
                <w:sz w:val="20"/>
                <w:szCs w:val="20"/>
              </w:rPr>
              <w:t>, если первая версия извещения связанной закупки размещена с даты в настройке «Изменение нац.режима»</w:t>
            </w:r>
          </w:p>
          <w:p w14:paraId="62427DC9" w14:textId="0B13407D" w:rsidR="001D3AF5" w:rsidRPr="00BE059E" w:rsidRDefault="001D3AF5" w:rsidP="003E4D95">
            <w:pPr>
              <w:ind w:firstLine="0"/>
              <w:rPr>
                <w:sz w:val="20"/>
                <w:szCs w:val="20"/>
              </w:rPr>
            </w:pPr>
            <w:r>
              <w:rPr>
                <w:sz w:val="20"/>
                <w:szCs w:val="20"/>
              </w:rPr>
              <w:t>2.Добавлено поле «</w:t>
            </w:r>
            <w:r w:rsidRPr="0065118D">
              <w:rPr>
                <w:sz w:val="20"/>
                <w:szCs w:val="20"/>
              </w:rPr>
              <w:t>К закупке применяется национальный режим в соответств</w:t>
            </w:r>
            <w:r>
              <w:rPr>
                <w:sz w:val="20"/>
                <w:szCs w:val="20"/>
              </w:rPr>
              <w:t>ии со статьей 14 Закона № 44-ФЗ» (</w:t>
            </w:r>
            <w:r>
              <w:rPr>
                <w:sz w:val="20"/>
                <w:szCs w:val="20"/>
                <w:lang w:val="en-US"/>
              </w:rPr>
              <w:t>isS</w:t>
            </w:r>
            <w:r>
              <w:rPr>
                <w:sz w:val="20"/>
                <w:szCs w:val="20"/>
              </w:rPr>
              <w:t>t14</w:t>
            </w:r>
            <w:r>
              <w:rPr>
                <w:sz w:val="20"/>
                <w:szCs w:val="20"/>
                <w:lang w:val="en-US"/>
              </w:rPr>
              <w:t>N</w:t>
            </w:r>
            <w:r>
              <w:rPr>
                <w:sz w:val="20"/>
                <w:szCs w:val="20"/>
              </w:rPr>
              <w:t>ational</w:t>
            </w:r>
            <w:r>
              <w:rPr>
                <w:sz w:val="20"/>
                <w:szCs w:val="20"/>
                <w:lang w:val="en-US"/>
              </w:rPr>
              <w:t>T</w:t>
            </w:r>
            <w:r w:rsidRPr="0065118D">
              <w:rPr>
                <w:sz w:val="20"/>
                <w:szCs w:val="20"/>
              </w:rPr>
              <w:t>reatment</w:t>
            </w:r>
            <w:r>
              <w:rPr>
                <w:sz w:val="20"/>
                <w:szCs w:val="20"/>
              </w:rPr>
              <w:t>)</w:t>
            </w:r>
          </w:p>
        </w:tc>
      </w:tr>
      <w:tr w:rsidR="001D3AF5" w:rsidRPr="002259F3" w14:paraId="53152ABB"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22FEC33D" w14:textId="7AEFA319" w:rsidR="001D3AF5" w:rsidRPr="00655884" w:rsidRDefault="001D3AF5" w:rsidP="00655884">
            <w:pPr>
              <w:pStyle w:val="ad"/>
              <w:rPr>
                <w:sz w:val="18"/>
                <w:szCs w:val="18"/>
              </w:rPr>
            </w:pPr>
            <w:r>
              <w:rPr>
                <w:sz w:val="18"/>
                <w:szCs w:val="18"/>
              </w:rPr>
              <w:t>8.19</w:t>
            </w:r>
          </w:p>
        </w:tc>
        <w:tc>
          <w:tcPr>
            <w:tcW w:w="1134" w:type="dxa"/>
            <w:tcBorders>
              <w:top w:val="single" w:sz="4" w:space="0" w:color="auto"/>
              <w:left w:val="single" w:sz="4" w:space="0" w:color="auto"/>
              <w:bottom w:val="single" w:sz="4" w:space="0" w:color="auto"/>
              <w:right w:val="single" w:sz="4" w:space="0" w:color="auto"/>
            </w:tcBorders>
          </w:tcPr>
          <w:p w14:paraId="2294C4F7" w14:textId="308EE4DB" w:rsidR="001D3AF5" w:rsidRPr="00655884" w:rsidRDefault="001D3AF5" w:rsidP="00655884">
            <w:pPr>
              <w:pStyle w:val="ad"/>
              <w:rPr>
                <w:sz w:val="18"/>
                <w:szCs w:val="18"/>
              </w:rPr>
            </w:pPr>
            <w:r>
              <w:rPr>
                <w:sz w:val="18"/>
                <w:szCs w:val="18"/>
              </w:rPr>
              <w:t>29.11.2024</w:t>
            </w:r>
          </w:p>
        </w:tc>
        <w:tc>
          <w:tcPr>
            <w:tcW w:w="1275" w:type="dxa"/>
            <w:tcBorders>
              <w:top w:val="single" w:sz="4" w:space="0" w:color="auto"/>
              <w:left w:val="single" w:sz="4" w:space="0" w:color="auto"/>
              <w:bottom w:val="single" w:sz="4" w:space="0" w:color="auto"/>
              <w:right w:val="single" w:sz="4" w:space="0" w:color="auto"/>
            </w:tcBorders>
          </w:tcPr>
          <w:p w14:paraId="1A144546" w14:textId="59F01369" w:rsidR="001D3AF5" w:rsidRDefault="001D3AF5" w:rsidP="00655884">
            <w:pPr>
              <w:ind w:firstLine="0"/>
              <w:rPr>
                <w:sz w:val="20"/>
                <w:szCs w:val="20"/>
              </w:rPr>
            </w:pPr>
            <w:r w:rsidRPr="00A80B5A">
              <w:rPr>
                <w:sz w:val="20"/>
                <w:szCs w:val="20"/>
              </w:rPr>
              <w:t>FCSNF-23654</w:t>
            </w:r>
          </w:p>
        </w:tc>
        <w:tc>
          <w:tcPr>
            <w:tcW w:w="6095" w:type="dxa"/>
            <w:tcBorders>
              <w:top w:val="single" w:sz="4" w:space="0" w:color="auto"/>
              <w:left w:val="single" w:sz="4" w:space="0" w:color="auto"/>
              <w:bottom w:val="single" w:sz="4" w:space="0" w:color="auto"/>
              <w:right w:val="single" w:sz="4" w:space="0" w:color="auto"/>
            </w:tcBorders>
          </w:tcPr>
          <w:p w14:paraId="6A258260" w14:textId="77777777" w:rsidR="001D3AF5" w:rsidRPr="006D7AFC" w:rsidRDefault="001D3AF5" w:rsidP="00655884">
            <w:pPr>
              <w:ind w:firstLine="0"/>
              <w:rPr>
                <w:sz w:val="20"/>
                <w:szCs w:val="20"/>
              </w:rPr>
            </w:pPr>
            <w:r w:rsidRPr="006D7AFC">
              <w:rPr>
                <w:sz w:val="20"/>
                <w:szCs w:val="20"/>
              </w:rPr>
              <w:t>1. Изменен прием блоков «Место поставки товара по ОКТМО» (byOKTMOInfo) и «Место поставки товара, выполнения работы или оказания услуги по справочнику КЛАДР» (byKLADRInfo).</w:t>
            </w:r>
          </w:p>
          <w:p w14:paraId="3C0797E8" w14:textId="77777777" w:rsidR="001D3AF5" w:rsidRPr="006D7AFC" w:rsidRDefault="001D3AF5" w:rsidP="00655884">
            <w:pPr>
              <w:ind w:firstLine="0"/>
              <w:rPr>
                <w:sz w:val="20"/>
                <w:szCs w:val="20"/>
              </w:rPr>
            </w:pPr>
            <w:r w:rsidRPr="006D7AFC">
              <w:rPr>
                <w:sz w:val="20"/>
                <w:szCs w:val="20"/>
              </w:rPr>
              <w:t xml:space="preserve">2. Добавлены новые блоки «Код ГАР» (deliveryPlaceInfo/byOKTMOInfo/GARInfo) и </w:t>
            </w:r>
          </w:p>
          <w:p w14:paraId="0A5B82DD" w14:textId="77777777" w:rsidR="001D3AF5" w:rsidRPr="003E2E3F" w:rsidRDefault="001D3AF5" w:rsidP="00655884">
            <w:pPr>
              <w:ind w:firstLine="0"/>
              <w:rPr>
                <w:sz w:val="20"/>
                <w:szCs w:val="20"/>
                <w:lang w:val="en-US"/>
              </w:rPr>
            </w:pPr>
            <w:r w:rsidRPr="003E2E3F">
              <w:rPr>
                <w:sz w:val="20"/>
                <w:szCs w:val="20"/>
                <w:lang w:val="en-US"/>
              </w:rPr>
              <w:lastRenderedPageBreak/>
              <w:t>«</w:t>
            </w:r>
            <w:r w:rsidRPr="006D7AFC">
              <w:rPr>
                <w:sz w:val="20"/>
                <w:szCs w:val="20"/>
              </w:rPr>
              <w:t>Код</w:t>
            </w:r>
            <w:r w:rsidRPr="003E2E3F">
              <w:rPr>
                <w:sz w:val="20"/>
                <w:szCs w:val="20"/>
                <w:lang w:val="en-US"/>
              </w:rPr>
              <w:t xml:space="preserve"> </w:t>
            </w:r>
            <w:r w:rsidRPr="006D7AFC">
              <w:rPr>
                <w:sz w:val="20"/>
                <w:szCs w:val="20"/>
              </w:rPr>
              <w:t>ГАР</w:t>
            </w:r>
            <w:r w:rsidRPr="003E2E3F">
              <w:rPr>
                <w:sz w:val="20"/>
                <w:szCs w:val="20"/>
                <w:lang w:val="en-US"/>
              </w:rPr>
              <w:t>» (deliveryPlaceInfo/byOKTMOInfo/GARInfo).</w:t>
            </w:r>
          </w:p>
          <w:p w14:paraId="73B81B1E" w14:textId="77777777" w:rsidR="001D3AF5" w:rsidRPr="006D7AFC" w:rsidRDefault="001D3AF5" w:rsidP="00655884">
            <w:pPr>
              <w:ind w:firstLine="0"/>
              <w:rPr>
                <w:sz w:val="20"/>
                <w:szCs w:val="20"/>
              </w:rPr>
            </w:pPr>
            <w:r w:rsidRPr="006D7AFC">
              <w:rPr>
                <w:sz w:val="20"/>
                <w:szCs w:val="20"/>
              </w:rPr>
              <w:t>3. Изменены контроли: РК_ИК_0400.</w:t>
            </w:r>
          </w:p>
          <w:p w14:paraId="74A910F6" w14:textId="77777777" w:rsidR="001D3AF5" w:rsidRDefault="001D3AF5" w:rsidP="00655884">
            <w:pPr>
              <w:ind w:firstLine="0"/>
              <w:rPr>
                <w:sz w:val="20"/>
                <w:szCs w:val="20"/>
              </w:rPr>
            </w:pPr>
            <w:r w:rsidRPr="006D7AFC">
              <w:rPr>
                <w:sz w:val="20"/>
                <w:szCs w:val="20"/>
              </w:rPr>
              <w:t>4. Добавлены новые контроли: РК_ИК_0475, РК_ИК_0476, РК_ИК_0477, РК_ИК_0478, РК_ИК_0479, РК_ИК_0480, РК_ИК_0481, РК_ИК_0482</w:t>
            </w:r>
            <w:r>
              <w:rPr>
                <w:sz w:val="20"/>
                <w:szCs w:val="20"/>
              </w:rPr>
              <w:t xml:space="preserve">, </w:t>
            </w:r>
            <w:r w:rsidRPr="00425CC8">
              <w:rPr>
                <w:sz w:val="20"/>
                <w:szCs w:val="20"/>
              </w:rPr>
              <w:t>РК_ИК_0483</w:t>
            </w:r>
            <w:r>
              <w:rPr>
                <w:sz w:val="20"/>
                <w:szCs w:val="20"/>
              </w:rPr>
              <w:t xml:space="preserve">, </w:t>
            </w:r>
            <w:r w:rsidRPr="00425CC8">
              <w:rPr>
                <w:sz w:val="20"/>
                <w:szCs w:val="20"/>
              </w:rPr>
              <w:t>РК_ИК_048</w:t>
            </w:r>
            <w:r>
              <w:rPr>
                <w:sz w:val="20"/>
                <w:szCs w:val="20"/>
              </w:rPr>
              <w:t xml:space="preserve">4, </w:t>
            </w:r>
            <w:r w:rsidRPr="00425CC8">
              <w:rPr>
                <w:sz w:val="20"/>
                <w:szCs w:val="20"/>
              </w:rPr>
              <w:t>РК_ИК_048</w:t>
            </w:r>
            <w:r>
              <w:rPr>
                <w:sz w:val="20"/>
                <w:szCs w:val="20"/>
              </w:rPr>
              <w:t xml:space="preserve">5, </w:t>
            </w:r>
            <w:r w:rsidRPr="00425CC8">
              <w:rPr>
                <w:sz w:val="20"/>
                <w:szCs w:val="20"/>
              </w:rPr>
              <w:t>РК_ИК_048</w:t>
            </w:r>
            <w:r>
              <w:rPr>
                <w:sz w:val="20"/>
                <w:szCs w:val="20"/>
              </w:rPr>
              <w:t>6</w:t>
            </w:r>
            <w:r w:rsidRPr="006D7AFC">
              <w:rPr>
                <w:sz w:val="20"/>
                <w:szCs w:val="20"/>
              </w:rPr>
              <w:t>.</w:t>
            </w:r>
          </w:p>
          <w:p w14:paraId="32693FEE" w14:textId="6F08CC66" w:rsidR="001D3AF5" w:rsidRPr="001C7A84" w:rsidRDefault="001D3AF5" w:rsidP="00655884">
            <w:pPr>
              <w:ind w:firstLine="0"/>
              <w:rPr>
                <w:sz w:val="20"/>
                <w:szCs w:val="20"/>
              </w:rPr>
            </w:pPr>
            <w:r>
              <w:rPr>
                <w:sz w:val="20"/>
                <w:szCs w:val="20"/>
              </w:rPr>
              <w:t xml:space="preserve">5. </w:t>
            </w:r>
            <w:r w:rsidRPr="001C7A84">
              <w:rPr>
                <w:sz w:val="20"/>
                <w:szCs w:val="20"/>
              </w:rPr>
              <w:t>Значение поля «Код ОКТМО» (deliveryPlaceInfo/byOKTMOInfo/OKTMOInfo/code) проверяется на актуальность (при приеме первоначальной версии)/наличие (при приеме новой версии) в справочнике ОКТМО, для контрактов, у которых дата формирования закупки (ContractInfo.PurchaseFormDate) меньше даты в настройке консула «Дата перехода на структу-ру ГАР в месте поставки». Для контрактов, у которых дата формирования закупки (ContractInfo.PurchaseFormDate) больше или равно дате в настройке консула «Дата перехода на структуру ГАР в месте поставки» поле игнорируется и заполняется из справочника ГАР по GUID ГАР (deliveryPlaceInfo/byOKTMOInfo/GARInfo/</w:t>
            </w:r>
            <w:r w:rsidRPr="00D817D7">
              <w:rPr>
                <w:sz w:val="20"/>
                <w:szCs w:val="20"/>
              </w:rPr>
              <w:t>GARGuid</w:t>
            </w:r>
            <w:r w:rsidRPr="001C7A84">
              <w:rPr>
                <w:sz w:val="20"/>
                <w:szCs w:val="20"/>
              </w:rPr>
              <w:t>)</w:t>
            </w:r>
            <w:r>
              <w:rPr>
                <w:sz w:val="20"/>
                <w:szCs w:val="20"/>
              </w:rPr>
              <w:t xml:space="preserve"> (см. </w:t>
            </w:r>
            <w:r>
              <w:rPr>
                <w:sz w:val="20"/>
                <w:szCs w:val="20"/>
              </w:rPr>
              <w:fldChar w:fldCharType="begin"/>
            </w:r>
            <w:r>
              <w:rPr>
                <w:sz w:val="20"/>
                <w:szCs w:val="20"/>
              </w:rPr>
              <w:instrText xml:space="preserve"> REF ОКТМО_ГАР \p \h </w:instrText>
            </w:r>
            <w:r>
              <w:rPr>
                <w:sz w:val="20"/>
                <w:szCs w:val="20"/>
              </w:rPr>
            </w:r>
            <w:r>
              <w:rPr>
                <w:sz w:val="20"/>
                <w:szCs w:val="20"/>
              </w:rPr>
              <w:fldChar w:fldCharType="separate"/>
            </w:r>
            <w:r>
              <w:rPr>
                <w:sz w:val="20"/>
                <w:szCs w:val="20"/>
              </w:rPr>
              <w:t>выше</w:t>
            </w:r>
            <w:r>
              <w:rPr>
                <w:sz w:val="20"/>
                <w:szCs w:val="20"/>
              </w:rPr>
              <w:fldChar w:fldCharType="end"/>
            </w:r>
            <w:r>
              <w:rPr>
                <w:sz w:val="20"/>
                <w:szCs w:val="20"/>
              </w:rPr>
              <w:t>)</w:t>
            </w:r>
            <w:r w:rsidRPr="001C7A84">
              <w:rPr>
                <w:sz w:val="20"/>
                <w:szCs w:val="20"/>
              </w:rPr>
              <w:t>.</w:t>
            </w:r>
          </w:p>
          <w:p w14:paraId="0AC65E03" w14:textId="35A3D49D" w:rsidR="001D3AF5" w:rsidRDefault="001D3AF5" w:rsidP="00655884">
            <w:pPr>
              <w:ind w:firstLine="0"/>
              <w:rPr>
                <w:sz w:val="20"/>
                <w:szCs w:val="20"/>
              </w:rPr>
            </w:pPr>
            <w:r>
              <w:rPr>
                <w:sz w:val="20"/>
                <w:szCs w:val="20"/>
              </w:rPr>
              <w:t xml:space="preserve">6. </w:t>
            </w:r>
            <w:r w:rsidRPr="001C7A84">
              <w:rPr>
                <w:sz w:val="20"/>
                <w:szCs w:val="20"/>
              </w:rPr>
              <w:t xml:space="preserve">Скорректированы условия срабатывания контроля </w:t>
            </w:r>
            <w:r w:rsidRPr="001C7A84">
              <w:rPr>
                <w:sz w:val="20"/>
                <w:szCs w:val="20"/>
              </w:rPr>
              <w:fldChar w:fldCharType="begin"/>
            </w:r>
            <w:r w:rsidRPr="001C7A84">
              <w:rPr>
                <w:sz w:val="20"/>
                <w:szCs w:val="20"/>
              </w:rPr>
              <w:instrText xml:space="preserve"> REF РК_ИК_0398 \h </w:instrText>
            </w:r>
            <w:r>
              <w:rPr>
                <w:sz w:val="20"/>
                <w:szCs w:val="20"/>
              </w:rPr>
              <w:instrText xml:space="preserve"> \* MERGEFORMAT </w:instrText>
            </w:r>
            <w:r w:rsidRPr="001C7A84">
              <w:rPr>
                <w:sz w:val="20"/>
                <w:szCs w:val="20"/>
              </w:rPr>
            </w:r>
            <w:r w:rsidRPr="001C7A84">
              <w:rPr>
                <w:sz w:val="20"/>
                <w:szCs w:val="20"/>
              </w:rPr>
              <w:fldChar w:fldCharType="separate"/>
            </w:r>
            <w:r w:rsidRPr="001C7A84">
              <w:rPr>
                <w:sz w:val="20"/>
                <w:szCs w:val="20"/>
              </w:rPr>
              <w:t>РК_ИК_0398</w:t>
            </w:r>
            <w:r w:rsidRPr="001C7A84">
              <w:rPr>
                <w:sz w:val="20"/>
                <w:szCs w:val="20"/>
              </w:rPr>
              <w:fldChar w:fldCharType="end"/>
            </w:r>
            <w:r w:rsidRPr="001C7A84">
              <w:rPr>
                <w:sz w:val="20"/>
                <w:szCs w:val="20"/>
              </w:rPr>
              <w:t>.</w:t>
            </w:r>
          </w:p>
          <w:p w14:paraId="16B25936" w14:textId="78F54EFF" w:rsidR="001D3AF5" w:rsidRDefault="001D3AF5" w:rsidP="00655884">
            <w:pPr>
              <w:ind w:firstLine="0"/>
              <w:rPr>
                <w:sz w:val="20"/>
                <w:szCs w:val="20"/>
              </w:rPr>
            </w:pPr>
          </w:p>
        </w:tc>
      </w:tr>
      <w:tr w:rsidR="001D3AF5" w:rsidRPr="002259F3" w14:paraId="2DDB1CA4"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281F17FC" w14:textId="2B3DC66E" w:rsidR="001D3AF5" w:rsidRPr="0028556F" w:rsidRDefault="001D3AF5" w:rsidP="00655884">
            <w:pPr>
              <w:pStyle w:val="ad"/>
              <w:rPr>
                <w:sz w:val="18"/>
                <w:szCs w:val="18"/>
                <w:lang w:val="en-US"/>
              </w:rPr>
            </w:pPr>
            <w:r>
              <w:rPr>
                <w:sz w:val="18"/>
                <w:szCs w:val="18"/>
                <w:lang w:val="en-US"/>
              </w:rPr>
              <w:lastRenderedPageBreak/>
              <w:t>8.20</w:t>
            </w:r>
          </w:p>
        </w:tc>
        <w:tc>
          <w:tcPr>
            <w:tcW w:w="1134" w:type="dxa"/>
            <w:tcBorders>
              <w:top w:val="single" w:sz="4" w:space="0" w:color="auto"/>
              <w:left w:val="single" w:sz="4" w:space="0" w:color="auto"/>
              <w:bottom w:val="single" w:sz="4" w:space="0" w:color="auto"/>
              <w:right w:val="single" w:sz="4" w:space="0" w:color="auto"/>
            </w:tcBorders>
          </w:tcPr>
          <w:p w14:paraId="4BE7EC06" w14:textId="032C3875" w:rsidR="001D3AF5" w:rsidRPr="0028556F" w:rsidRDefault="001D3AF5" w:rsidP="00655884">
            <w:pPr>
              <w:pStyle w:val="ad"/>
              <w:rPr>
                <w:sz w:val="18"/>
                <w:szCs w:val="18"/>
                <w:lang w:val="en-US"/>
              </w:rPr>
            </w:pPr>
            <w:r>
              <w:rPr>
                <w:sz w:val="18"/>
                <w:szCs w:val="18"/>
                <w:lang w:val="en-US"/>
              </w:rPr>
              <w:t>02.12.2024</w:t>
            </w:r>
          </w:p>
        </w:tc>
        <w:tc>
          <w:tcPr>
            <w:tcW w:w="1275" w:type="dxa"/>
            <w:tcBorders>
              <w:top w:val="single" w:sz="4" w:space="0" w:color="auto"/>
              <w:left w:val="single" w:sz="4" w:space="0" w:color="auto"/>
              <w:bottom w:val="single" w:sz="4" w:space="0" w:color="auto"/>
              <w:right w:val="single" w:sz="4" w:space="0" w:color="auto"/>
            </w:tcBorders>
          </w:tcPr>
          <w:p w14:paraId="5ED269A5" w14:textId="6ECAD2A7" w:rsidR="001D3AF5" w:rsidRPr="00A80B5A" w:rsidRDefault="001D3AF5" w:rsidP="00655884">
            <w:pPr>
              <w:ind w:firstLine="0"/>
              <w:rPr>
                <w:sz w:val="20"/>
                <w:szCs w:val="20"/>
              </w:rPr>
            </w:pPr>
            <w:r w:rsidRPr="0028556F">
              <w:rPr>
                <w:sz w:val="20"/>
                <w:szCs w:val="20"/>
              </w:rPr>
              <w:t>FCSNF-24172</w:t>
            </w:r>
          </w:p>
        </w:tc>
        <w:tc>
          <w:tcPr>
            <w:tcW w:w="6095" w:type="dxa"/>
            <w:tcBorders>
              <w:top w:val="single" w:sz="4" w:space="0" w:color="auto"/>
              <w:left w:val="single" w:sz="4" w:space="0" w:color="auto"/>
              <w:bottom w:val="single" w:sz="4" w:space="0" w:color="auto"/>
              <w:right w:val="single" w:sz="4" w:space="0" w:color="auto"/>
            </w:tcBorders>
          </w:tcPr>
          <w:p w14:paraId="6CF5DF5D" w14:textId="77777777" w:rsidR="001D3AF5" w:rsidRPr="00A64EF9" w:rsidRDefault="001D3AF5" w:rsidP="00A64EF9">
            <w:pPr>
              <w:ind w:firstLine="0"/>
              <w:rPr>
                <w:sz w:val="20"/>
                <w:szCs w:val="20"/>
              </w:rPr>
            </w:pPr>
            <w:r w:rsidRPr="00A64EF9">
              <w:rPr>
                <w:sz w:val="20"/>
                <w:szCs w:val="20"/>
              </w:rPr>
              <w:t>Сведения о контракте:</w:t>
            </w:r>
          </w:p>
          <w:p w14:paraId="2F86DC6F" w14:textId="77777777" w:rsidR="001D3AF5" w:rsidRPr="00A64EF9" w:rsidRDefault="001D3AF5" w:rsidP="00A64EF9">
            <w:pPr>
              <w:ind w:firstLine="0"/>
              <w:rPr>
                <w:sz w:val="20"/>
                <w:szCs w:val="20"/>
              </w:rPr>
            </w:pPr>
          </w:p>
          <w:p w14:paraId="63C36CA8" w14:textId="1905041D" w:rsidR="001D3AF5" w:rsidRPr="00A64EF9" w:rsidRDefault="001D3AF5" w:rsidP="00A64EF9">
            <w:pPr>
              <w:ind w:firstLine="0"/>
              <w:rPr>
                <w:sz w:val="20"/>
                <w:szCs w:val="20"/>
              </w:rPr>
            </w:pPr>
            <w:r w:rsidRPr="00A64EF9">
              <w:rPr>
                <w:sz w:val="20"/>
                <w:szCs w:val="20"/>
              </w:rPr>
              <w:t xml:space="preserve">1) Внесены изменения в контроль </w:t>
            </w:r>
            <w:r>
              <w:rPr>
                <w:sz w:val="20"/>
                <w:szCs w:val="20"/>
              </w:rPr>
              <w:fldChar w:fldCharType="begin"/>
            </w:r>
            <w:r>
              <w:rPr>
                <w:sz w:val="20"/>
                <w:szCs w:val="20"/>
              </w:rPr>
              <w:instrText xml:space="preserve"> REF РК_ИК_0250 \h  \* MERGEFORMAT </w:instrText>
            </w:r>
            <w:r>
              <w:rPr>
                <w:sz w:val="20"/>
                <w:szCs w:val="20"/>
              </w:rPr>
            </w:r>
            <w:r>
              <w:rPr>
                <w:sz w:val="20"/>
                <w:szCs w:val="20"/>
              </w:rPr>
              <w:fldChar w:fldCharType="separate"/>
            </w:r>
            <w:r w:rsidRPr="009C5226">
              <w:rPr>
                <w:sz w:val="20"/>
                <w:szCs w:val="20"/>
              </w:rPr>
              <w:t>РК_ИК_0250</w:t>
            </w:r>
            <w:r>
              <w:rPr>
                <w:sz w:val="20"/>
                <w:szCs w:val="20"/>
              </w:rPr>
              <w:fldChar w:fldCharType="end"/>
            </w:r>
            <w:r>
              <w:rPr>
                <w:sz w:val="20"/>
                <w:szCs w:val="20"/>
              </w:rPr>
              <w:t>;</w:t>
            </w:r>
          </w:p>
          <w:p w14:paraId="5B2C5D2B" w14:textId="707B96F0" w:rsidR="001D3AF5" w:rsidRPr="00A64EF9" w:rsidRDefault="001D3AF5" w:rsidP="00A64EF9">
            <w:pPr>
              <w:ind w:firstLine="0"/>
              <w:rPr>
                <w:sz w:val="20"/>
                <w:szCs w:val="20"/>
              </w:rPr>
            </w:pPr>
            <w:r w:rsidRPr="00A64EF9">
              <w:rPr>
                <w:sz w:val="20"/>
                <w:szCs w:val="20"/>
              </w:rPr>
              <w:t xml:space="preserve">2) Внесены изменения в контроль </w:t>
            </w:r>
            <w:r>
              <w:rPr>
                <w:sz w:val="20"/>
                <w:szCs w:val="20"/>
              </w:rPr>
              <w:fldChar w:fldCharType="begin"/>
            </w:r>
            <w:r>
              <w:rPr>
                <w:sz w:val="20"/>
                <w:szCs w:val="20"/>
              </w:rPr>
              <w:instrText xml:space="preserve"> REF РК_ИК_0251 \h  \* MERGEFORMAT </w:instrText>
            </w:r>
            <w:r>
              <w:rPr>
                <w:sz w:val="20"/>
                <w:szCs w:val="20"/>
              </w:rPr>
            </w:r>
            <w:r>
              <w:rPr>
                <w:sz w:val="20"/>
                <w:szCs w:val="20"/>
              </w:rPr>
              <w:fldChar w:fldCharType="separate"/>
            </w:r>
            <w:r w:rsidRPr="009C5226">
              <w:rPr>
                <w:sz w:val="20"/>
                <w:szCs w:val="20"/>
              </w:rPr>
              <w:t>РК_ИК_0251</w:t>
            </w:r>
            <w:r>
              <w:rPr>
                <w:sz w:val="20"/>
                <w:szCs w:val="20"/>
              </w:rPr>
              <w:fldChar w:fldCharType="end"/>
            </w:r>
            <w:r>
              <w:rPr>
                <w:sz w:val="20"/>
                <w:szCs w:val="20"/>
              </w:rPr>
              <w:t>;</w:t>
            </w:r>
          </w:p>
          <w:p w14:paraId="4FFF294A" w14:textId="505A5D30" w:rsidR="001D3AF5" w:rsidRPr="00A64EF9" w:rsidRDefault="001D3AF5" w:rsidP="00A64EF9">
            <w:pPr>
              <w:ind w:firstLine="0"/>
              <w:rPr>
                <w:sz w:val="20"/>
                <w:szCs w:val="20"/>
              </w:rPr>
            </w:pPr>
            <w:r w:rsidRPr="00A64EF9">
              <w:rPr>
                <w:sz w:val="20"/>
                <w:szCs w:val="20"/>
              </w:rPr>
              <w:t>3) Внесены правки в описание подтягивания блока «Ставка НДС, процентов» (products/product/VATRateInfoVATRate) из электронного контракта</w:t>
            </w:r>
            <w:r>
              <w:rPr>
                <w:sz w:val="20"/>
                <w:szCs w:val="20"/>
              </w:rPr>
              <w:t xml:space="preserve"> (</w:t>
            </w:r>
            <w:r>
              <w:rPr>
                <w:sz w:val="20"/>
                <w:szCs w:val="20"/>
              </w:rPr>
              <w:fldChar w:fldCharType="begin"/>
            </w:r>
            <w:r>
              <w:rPr>
                <w:sz w:val="20"/>
                <w:szCs w:val="20"/>
              </w:rPr>
              <w:instrText xml:space="preserve"> REF products_product_VATRateInfo \h  \* MERGEFORMAT </w:instrText>
            </w:r>
            <w:r>
              <w:rPr>
                <w:sz w:val="20"/>
                <w:szCs w:val="20"/>
              </w:rPr>
            </w:r>
            <w:r>
              <w:rPr>
                <w:sz w:val="20"/>
                <w:szCs w:val="20"/>
              </w:rPr>
              <w:fldChar w:fldCharType="separate"/>
            </w:r>
            <w:r w:rsidRPr="009C5226">
              <w:rPr>
                <w:sz w:val="20"/>
                <w:szCs w:val="20"/>
              </w:rPr>
              <w:t>products/product/VATRateInfo</w:t>
            </w:r>
            <w:r>
              <w:rPr>
                <w:sz w:val="20"/>
                <w:szCs w:val="20"/>
              </w:rPr>
              <w:fldChar w:fldCharType="end"/>
            </w:r>
            <w:r>
              <w:rPr>
                <w:sz w:val="20"/>
                <w:szCs w:val="20"/>
              </w:rPr>
              <w:t>);</w:t>
            </w:r>
          </w:p>
          <w:p w14:paraId="0ADFE097" w14:textId="0A5B7169" w:rsidR="001D3AF5" w:rsidRPr="00A64EF9" w:rsidRDefault="001D3AF5" w:rsidP="00A64EF9">
            <w:pPr>
              <w:ind w:firstLine="0"/>
              <w:rPr>
                <w:sz w:val="20"/>
                <w:szCs w:val="20"/>
              </w:rPr>
            </w:pPr>
            <w:r w:rsidRPr="00A64EF9">
              <w:rPr>
                <w:sz w:val="20"/>
                <w:szCs w:val="20"/>
              </w:rPr>
              <w:t>4) Внесены правки в описание подтягивания блока «Ставка НДС, процентов» (products/product/VATRateInfoVATRate) из электронного контракта для лекарств</w:t>
            </w:r>
            <w:r>
              <w:rPr>
                <w:sz w:val="20"/>
                <w:szCs w:val="20"/>
              </w:rPr>
              <w:t>;</w:t>
            </w:r>
          </w:p>
          <w:p w14:paraId="51FBEC1F" w14:textId="798A3663" w:rsidR="001D3AF5" w:rsidRPr="009C5226" w:rsidRDefault="001D3AF5" w:rsidP="009C5226">
            <w:pPr>
              <w:ind w:firstLine="0"/>
              <w:rPr>
                <w:sz w:val="20"/>
                <w:szCs w:val="20"/>
              </w:rPr>
            </w:pPr>
            <w:r w:rsidRPr="00A64EF9">
              <w:rPr>
                <w:sz w:val="20"/>
                <w:szCs w:val="20"/>
              </w:rPr>
              <w:t>5) Внесены изменения в описание приема блока «Предмет контракта (объект закупки), имеющий соподчиненные объекты закупки» (products/parentProduct)</w:t>
            </w:r>
            <w:r>
              <w:rPr>
                <w:sz w:val="20"/>
                <w:szCs w:val="20"/>
              </w:rPr>
              <w:t xml:space="preserve"> (</w:t>
            </w:r>
            <w:r>
              <w:rPr>
                <w:sz w:val="20"/>
                <w:szCs w:val="20"/>
              </w:rPr>
              <w:fldChar w:fldCharType="begin"/>
            </w:r>
            <w:r>
              <w:rPr>
                <w:sz w:val="20"/>
                <w:szCs w:val="20"/>
              </w:rPr>
              <w:instrText xml:space="preserve"> REF products_parentProduct \h  \* MERGEFORMAT </w:instrText>
            </w:r>
            <w:r>
              <w:rPr>
                <w:sz w:val="20"/>
                <w:szCs w:val="20"/>
              </w:rPr>
            </w:r>
            <w:r>
              <w:rPr>
                <w:sz w:val="20"/>
                <w:szCs w:val="20"/>
              </w:rPr>
              <w:fldChar w:fldCharType="separate"/>
            </w:r>
            <w:r w:rsidRPr="009C5226">
              <w:rPr>
                <w:sz w:val="20"/>
                <w:szCs w:val="20"/>
              </w:rPr>
              <w:t>Блок «Предмет контракта (объект закупки), имеющий соподчиненные объекты закупки» (products/parentProduct)</w:t>
            </w:r>
          </w:p>
          <w:p w14:paraId="49B7B920" w14:textId="07BE14FE" w:rsidR="001D3AF5" w:rsidRPr="00A64EF9" w:rsidRDefault="001D3AF5" w:rsidP="00A64EF9">
            <w:pPr>
              <w:ind w:firstLine="0"/>
              <w:rPr>
                <w:sz w:val="20"/>
                <w:szCs w:val="20"/>
              </w:rPr>
            </w:pPr>
            <w:r>
              <w:rPr>
                <w:sz w:val="20"/>
                <w:szCs w:val="20"/>
              </w:rPr>
              <w:fldChar w:fldCharType="end"/>
            </w:r>
            <w:r>
              <w:rPr>
                <w:sz w:val="20"/>
                <w:szCs w:val="20"/>
              </w:rPr>
              <w:t>)</w:t>
            </w:r>
          </w:p>
          <w:p w14:paraId="2845EA47" w14:textId="5BCA750F" w:rsidR="001D3AF5" w:rsidRPr="00A64EF9" w:rsidRDefault="001D3AF5" w:rsidP="00A64EF9">
            <w:pPr>
              <w:ind w:firstLine="0"/>
              <w:rPr>
                <w:sz w:val="20"/>
                <w:szCs w:val="20"/>
              </w:rPr>
            </w:pPr>
            <w:r w:rsidRPr="00A64EF9">
              <w:rPr>
                <w:sz w:val="20"/>
                <w:szCs w:val="20"/>
              </w:rPr>
              <w:t xml:space="preserve">6) Добавлено описание приема нового блока //element(*,zfcs_contract2015Type)/products/product/VATRateInfo и контроль </w:t>
            </w:r>
            <w:r>
              <w:rPr>
                <w:sz w:val="20"/>
                <w:szCs w:val="20"/>
              </w:rPr>
              <w:fldChar w:fldCharType="begin"/>
            </w:r>
            <w:r>
              <w:rPr>
                <w:sz w:val="20"/>
                <w:szCs w:val="20"/>
              </w:rPr>
              <w:instrText xml:space="preserve"> REF РК_ИК_0491 \h  \* MERGEFORMAT </w:instrText>
            </w:r>
            <w:r>
              <w:rPr>
                <w:sz w:val="20"/>
                <w:szCs w:val="20"/>
              </w:rPr>
            </w:r>
            <w:r>
              <w:rPr>
                <w:sz w:val="20"/>
                <w:szCs w:val="20"/>
              </w:rPr>
              <w:fldChar w:fldCharType="separate"/>
            </w:r>
            <w:r w:rsidRPr="009C5226">
              <w:rPr>
                <w:sz w:val="20"/>
                <w:szCs w:val="20"/>
              </w:rPr>
              <w:t>РК_ИК_0491</w:t>
            </w:r>
            <w:r>
              <w:rPr>
                <w:sz w:val="20"/>
                <w:szCs w:val="20"/>
              </w:rPr>
              <w:fldChar w:fldCharType="end"/>
            </w:r>
          </w:p>
          <w:p w14:paraId="1D395D9E" w14:textId="65CF4D1F" w:rsidR="001D3AF5" w:rsidRPr="00A64EF9" w:rsidRDefault="001D3AF5" w:rsidP="00A64EF9">
            <w:pPr>
              <w:ind w:firstLine="0"/>
              <w:rPr>
                <w:sz w:val="20"/>
                <w:szCs w:val="20"/>
              </w:rPr>
            </w:pPr>
            <w:r w:rsidRPr="00A64EF9">
              <w:rPr>
                <w:sz w:val="20"/>
                <w:szCs w:val="20"/>
              </w:rPr>
              <w:t xml:space="preserve">7) Добавлено описание приема нового блока //element(*,zfcs_contract2015Type)/legalEntityRF/subContractorsSum/subContractors/subContractor/subPurchaseObjectsInfo/subPurchaseObjectInfo/VATRateInfo и контроль </w:t>
            </w:r>
            <w:r>
              <w:rPr>
                <w:sz w:val="20"/>
                <w:szCs w:val="20"/>
              </w:rPr>
              <w:fldChar w:fldCharType="begin"/>
            </w:r>
            <w:r>
              <w:rPr>
                <w:sz w:val="20"/>
                <w:szCs w:val="20"/>
              </w:rPr>
              <w:instrText xml:space="preserve"> REF РК_ИК_0492 \h  \* MERGEFORMAT </w:instrText>
            </w:r>
            <w:r>
              <w:rPr>
                <w:sz w:val="20"/>
                <w:szCs w:val="20"/>
              </w:rPr>
            </w:r>
            <w:r>
              <w:rPr>
                <w:sz w:val="20"/>
                <w:szCs w:val="20"/>
              </w:rPr>
              <w:fldChar w:fldCharType="separate"/>
            </w:r>
            <w:r w:rsidRPr="009C5226">
              <w:rPr>
                <w:sz w:val="20"/>
                <w:szCs w:val="20"/>
              </w:rPr>
              <w:t>РК_ИК_0492</w:t>
            </w:r>
            <w:r>
              <w:rPr>
                <w:sz w:val="20"/>
                <w:szCs w:val="20"/>
              </w:rPr>
              <w:fldChar w:fldCharType="end"/>
            </w:r>
          </w:p>
          <w:p w14:paraId="3CC9363D" w14:textId="097665D9" w:rsidR="001D3AF5" w:rsidRPr="00A64EF9" w:rsidRDefault="001D3AF5" w:rsidP="00A64EF9">
            <w:pPr>
              <w:ind w:firstLine="0"/>
              <w:rPr>
                <w:sz w:val="20"/>
                <w:szCs w:val="20"/>
              </w:rPr>
            </w:pPr>
            <w:r w:rsidRPr="00A64EF9">
              <w:rPr>
                <w:sz w:val="20"/>
                <w:szCs w:val="20"/>
              </w:rPr>
              <w:t xml:space="preserve">8) Добавлено описание приема нового блока //element(*,zfcs_contract2015Type)/individualBusinessmanRF/subContractorsSum/subContractors/subContractor/subPurchaseObjectsInfo/subPurchaseObjectInfo/VATRateInfo и контроль </w:t>
            </w:r>
          </w:p>
          <w:p w14:paraId="0E3292B6" w14:textId="77777777" w:rsidR="001D3AF5" w:rsidRPr="00A64EF9" w:rsidRDefault="001D3AF5" w:rsidP="00A64EF9">
            <w:pPr>
              <w:ind w:firstLine="0"/>
              <w:rPr>
                <w:sz w:val="20"/>
                <w:szCs w:val="20"/>
              </w:rPr>
            </w:pPr>
          </w:p>
          <w:p w14:paraId="45330DB5" w14:textId="77777777" w:rsidR="001D3AF5" w:rsidRPr="00A64EF9" w:rsidRDefault="001D3AF5" w:rsidP="00A64EF9">
            <w:pPr>
              <w:ind w:firstLine="0"/>
              <w:rPr>
                <w:sz w:val="20"/>
                <w:szCs w:val="20"/>
              </w:rPr>
            </w:pPr>
            <w:r w:rsidRPr="00A64EF9">
              <w:rPr>
                <w:sz w:val="20"/>
                <w:szCs w:val="20"/>
              </w:rPr>
              <w:t>Сведения об исполнении контракта:</w:t>
            </w:r>
          </w:p>
          <w:p w14:paraId="52A1BE6E" w14:textId="77777777" w:rsidR="001D3AF5" w:rsidRPr="00A64EF9" w:rsidRDefault="001D3AF5" w:rsidP="00A64EF9">
            <w:pPr>
              <w:ind w:firstLine="0"/>
              <w:rPr>
                <w:sz w:val="20"/>
                <w:szCs w:val="20"/>
              </w:rPr>
            </w:pPr>
          </w:p>
          <w:p w14:paraId="22136E76" w14:textId="544B0681" w:rsidR="001D3AF5" w:rsidRPr="00A64EF9" w:rsidRDefault="001D3AF5" w:rsidP="00A64EF9">
            <w:pPr>
              <w:ind w:firstLine="0"/>
              <w:rPr>
                <w:sz w:val="20"/>
                <w:szCs w:val="20"/>
              </w:rPr>
            </w:pPr>
            <w:r w:rsidRPr="00A64EF9">
              <w:rPr>
                <w:sz w:val="20"/>
                <w:szCs w:val="20"/>
              </w:rPr>
              <w:t>9) Внесены изменения в описание заполнения блока Поле «Суммы НДС по ставкам» (executions/execution/docAcceptance/VATRateSumsInfo)</w:t>
            </w:r>
            <w:r>
              <w:rPr>
                <w:sz w:val="20"/>
                <w:szCs w:val="20"/>
              </w:rPr>
              <w:t xml:space="preserve"> (</w:t>
            </w:r>
            <w:r>
              <w:rPr>
                <w:sz w:val="20"/>
                <w:szCs w:val="20"/>
              </w:rPr>
              <w:fldChar w:fldCharType="begin"/>
            </w:r>
            <w:r>
              <w:rPr>
                <w:sz w:val="20"/>
                <w:szCs w:val="20"/>
              </w:rPr>
              <w:instrText xml:space="preserve"> REF VATRateSumsInfo \h  \* MERGEFORMAT </w:instrText>
            </w:r>
            <w:r>
              <w:rPr>
                <w:sz w:val="20"/>
                <w:szCs w:val="20"/>
              </w:rPr>
            </w:r>
            <w:r>
              <w:rPr>
                <w:sz w:val="20"/>
                <w:szCs w:val="20"/>
              </w:rPr>
              <w:fldChar w:fldCharType="separate"/>
            </w:r>
            <w:r w:rsidRPr="009C5226">
              <w:rPr>
                <w:sz w:val="20"/>
                <w:szCs w:val="20"/>
              </w:rPr>
              <w:t>Поле «Суммы НДС по ставкам» (executions/execution/docAcceptance/VATRateSumsInfo)</w:t>
            </w:r>
            <w:r>
              <w:rPr>
                <w:sz w:val="20"/>
                <w:szCs w:val="20"/>
              </w:rPr>
              <w:fldChar w:fldCharType="end"/>
            </w:r>
            <w:r>
              <w:rPr>
                <w:sz w:val="20"/>
                <w:szCs w:val="20"/>
              </w:rPr>
              <w:t>)</w:t>
            </w:r>
          </w:p>
          <w:p w14:paraId="5E8158F1" w14:textId="77777777" w:rsidR="001D3AF5" w:rsidRPr="00A64EF9" w:rsidRDefault="001D3AF5" w:rsidP="00A64EF9">
            <w:pPr>
              <w:ind w:firstLine="0"/>
              <w:rPr>
                <w:sz w:val="20"/>
                <w:szCs w:val="20"/>
              </w:rPr>
            </w:pPr>
            <w:r w:rsidRPr="00A64EF9">
              <w:rPr>
                <w:sz w:val="20"/>
                <w:szCs w:val="20"/>
              </w:rPr>
              <w:t>10) Внесены изменения в контроль РК_ИК_0191</w:t>
            </w:r>
          </w:p>
          <w:p w14:paraId="492BBC14" w14:textId="00AECCCE" w:rsidR="001D3AF5" w:rsidRPr="006D7AFC" w:rsidRDefault="001D3AF5" w:rsidP="00A64EF9">
            <w:pPr>
              <w:ind w:firstLine="0"/>
              <w:rPr>
                <w:sz w:val="20"/>
                <w:szCs w:val="20"/>
              </w:rPr>
            </w:pPr>
            <w:r w:rsidRPr="00A64EF9">
              <w:rPr>
                <w:sz w:val="20"/>
                <w:szCs w:val="20"/>
              </w:rPr>
              <w:t xml:space="preserve">11) Добавлено описание приема нового блока //element(*,zfcs_contractProcedure2015Type)/executions/execution/quantityDrugContractSubjects/quantityDrugContractSubject/VATRateInfo и контроль </w:t>
            </w:r>
            <w:r>
              <w:rPr>
                <w:sz w:val="20"/>
                <w:szCs w:val="20"/>
              </w:rPr>
              <w:fldChar w:fldCharType="begin"/>
            </w:r>
            <w:r>
              <w:rPr>
                <w:sz w:val="20"/>
                <w:szCs w:val="20"/>
              </w:rPr>
              <w:instrText xml:space="preserve"> REF РК_ИК_0494 \h  \* MERGEFORMAT </w:instrText>
            </w:r>
            <w:r>
              <w:rPr>
                <w:sz w:val="20"/>
                <w:szCs w:val="20"/>
              </w:rPr>
            </w:r>
            <w:r>
              <w:rPr>
                <w:sz w:val="20"/>
                <w:szCs w:val="20"/>
              </w:rPr>
              <w:fldChar w:fldCharType="separate"/>
            </w:r>
            <w:r w:rsidRPr="009C5226">
              <w:rPr>
                <w:sz w:val="20"/>
                <w:szCs w:val="20"/>
              </w:rPr>
              <w:t>РК_ИК_0494</w:t>
            </w:r>
            <w:r>
              <w:rPr>
                <w:sz w:val="20"/>
                <w:szCs w:val="20"/>
              </w:rPr>
              <w:fldChar w:fldCharType="end"/>
            </w:r>
          </w:p>
        </w:tc>
      </w:tr>
      <w:tr w:rsidR="001D3AF5" w:rsidRPr="002259F3" w14:paraId="1E961DD3"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3B560C35" w14:textId="60B05166" w:rsidR="001D3AF5" w:rsidRPr="00543819" w:rsidRDefault="001D3AF5" w:rsidP="00543819">
            <w:pPr>
              <w:pStyle w:val="ad"/>
              <w:rPr>
                <w:sz w:val="18"/>
                <w:szCs w:val="18"/>
                <w:lang w:val="en-US"/>
              </w:rPr>
            </w:pPr>
            <w:r>
              <w:rPr>
                <w:sz w:val="18"/>
                <w:szCs w:val="18"/>
              </w:rPr>
              <w:lastRenderedPageBreak/>
              <w:t>8.</w:t>
            </w:r>
            <w:r>
              <w:rPr>
                <w:sz w:val="18"/>
                <w:szCs w:val="18"/>
                <w:lang w:val="en-US"/>
              </w:rPr>
              <w:t>21</w:t>
            </w:r>
          </w:p>
        </w:tc>
        <w:tc>
          <w:tcPr>
            <w:tcW w:w="1134" w:type="dxa"/>
            <w:tcBorders>
              <w:top w:val="single" w:sz="4" w:space="0" w:color="auto"/>
              <w:left w:val="single" w:sz="4" w:space="0" w:color="auto"/>
              <w:bottom w:val="single" w:sz="4" w:space="0" w:color="auto"/>
              <w:right w:val="single" w:sz="4" w:space="0" w:color="auto"/>
            </w:tcBorders>
          </w:tcPr>
          <w:p w14:paraId="6F1F1A6D" w14:textId="5DAB5805" w:rsidR="001D3AF5" w:rsidRPr="00543819" w:rsidRDefault="001D3AF5" w:rsidP="00543819">
            <w:pPr>
              <w:pStyle w:val="ad"/>
              <w:rPr>
                <w:sz w:val="18"/>
                <w:szCs w:val="18"/>
              </w:rPr>
            </w:pPr>
            <w:r>
              <w:rPr>
                <w:sz w:val="18"/>
                <w:szCs w:val="18"/>
                <w:lang w:val="en-US"/>
              </w:rPr>
              <w:t>05</w:t>
            </w:r>
            <w:r>
              <w:rPr>
                <w:sz w:val="18"/>
                <w:szCs w:val="18"/>
              </w:rPr>
              <w:t>.1</w:t>
            </w:r>
            <w:r>
              <w:rPr>
                <w:sz w:val="18"/>
                <w:szCs w:val="18"/>
                <w:lang w:val="en-US"/>
              </w:rPr>
              <w:t>2</w:t>
            </w:r>
            <w:r>
              <w:rPr>
                <w:sz w:val="18"/>
                <w:szCs w:val="18"/>
              </w:rPr>
              <w:t>.2024</w:t>
            </w:r>
          </w:p>
        </w:tc>
        <w:tc>
          <w:tcPr>
            <w:tcW w:w="1275" w:type="dxa"/>
            <w:tcBorders>
              <w:top w:val="single" w:sz="4" w:space="0" w:color="auto"/>
              <w:left w:val="single" w:sz="4" w:space="0" w:color="auto"/>
              <w:bottom w:val="single" w:sz="4" w:space="0" w:color="auto"/>
              <w:right w:val="single" w:sz="4" w:space="0" w:color="auto"/>
            </w:tcBorders>
          </w:tcPr>
          <w:p w14:paraId="6B930F45" w14:textId="2DD57693" w:rsidR="001D3AF5" w:rsidRPr="00543819" w:rsidRDefault="001D3AF5" w:rsidP="00543819">
            <w:pPr>
              <w:ind w:firstLine="0"/>
              <w:rPr>
                <w:sz w:val="20"/>
                <w:szCs w:val="20"/>
                <w:lang w:val="en-US"/>
              </w:rPr>
            </w:pPr>
            <w:r w:rsidRPr="004E232D">
              <w:rPr>
                <w:sz w:val="20"/>
                <w:szCs w:val="20"/>
              </w:rPr>
              <w:t>FCSNF-2</w:t>
            </w:r>
            <w:r>
              <w:rPr>
                <w:sz w:val="20"/>
                <w:szCs w:val="20"/>
                <w:lang w:val="en-US"/>
              </w:rPr>
              <w:t>4149</w:t>
            </w:r>
          </w:p>
        </w:tc>
        <w:tc>
          <w:tcPr>
            <w:tcW w:w="6095" w:type="dxa"/>
            <w:tcBorders>
              <w:top w:val="single" w:sz="4" w:space="0" w:color="auto"/>
              <w:left w:val="single" w:sz="4" w:space="0" w:color="auto"/>
              <w:bottom w:val="single" w:sz="4" w:space="0" w:color="auto"/>
              <w:right w:val="single" w:sz="4" w:space="0" w:color="auto"/>
            </w:tcBorders>
          </w:tcPr>
          <w:p w14:paraId="2FB9C5F0" w14:textId="77777777" w:rsidR="001D3AF5" w:rsidRDefault="001D3AF5" w:rsidP="00543819">
            <w:pPr>
              <w:ind w:firstLine="0"/>
              <w:rPr>
                <w:sz w:val="20"/>
                <w:szCs w:val="20"/>
              </w:rPr>
            </w:pPr>
            <w:r>
              <w:rPr>
                <w:sz w:val="20"/>
                <w:szCs w:val="20"/>
              </w:rPr>
              <w:t xml:space="preserve">Для документа </w:t>
            </w:r>
            <w:r w:rsidRPr="004E232D">
              <w:rPr>
                <w:sz w:val="20"/>
                <w:szCs w:val="20"/>
              </w:rPr>
              <w:t>«Информация о заключенном контракте» (contract)</w:t>
            </w:r>
            <w:r>
              <w:rPr>
                <w:sz w:val="20"/>
                <w:szCs w:val="20"/>
              </w:rPr>
              <w:t>:</w:t>
            </w:r>
          </w:p>
          <w:p w14:paraId="1F6DBCBB" w14:textId="3A50EF8A" w:rsidR="001D3AF5" w:rsidRDefault="001D3AF5" w:rsidP="00303941">
            <w:pPr>
              <w:ind w:firstLine="0"/>
              <w:rPr>
                <w:sz w:val="20"/>
                <w:szCs w:val="20"/>
              </w:rPr>
            </w:pPr>
            <w:r w:rsidRPr="00303941">
              <w:rPr>
                <w:sz w:val="20"/>
                <w:szCs w:val="20"/>
              </w:rPr>
              <w:t>1</w:t>
            </w:r>
            <w:r>
              <w:rPr>
                <w:sz w:val="20"/>
                <w:szCs w:val="20"/>
              </w:rPr>
              <w:t xml:space="preserve">.Изменено правило приема поля </w:t>
            </w:r>
            <w:r w:rsidRPr="00303941">
              <w:rPr>
                <w:sz w:val="20"/>
                <w:szCs w:val="20"/>
              </w:rPr>
              <w:t>«Внешний идентификатор объекта закупки» (externalSid)</w:t>
            </w:r>
            <w:r>
              <w:rPr>
                <w:sz w:val="20"/>
                <w:szCs w:val="20"/>
              </w:rPr>
              <w:t xml:space="preserve">, поля </w:t>
            </w:r>
            <w:r w:rsidRPr="00303941">
              <w:rPr>
                <w:sz w:val="20"/>
                <w:szCs w:val="20"/>
              </w:rPr>
              <w:t>«Внешний идентификатор объекта закупки в электронном контракте» (electronicContractExternalSid)</w:t>
            </w:r>
            <w:r>
              <w:rPr>
                <w:sz w:val="20"/>
                <w:szCs w:val="20"/>
              </w:rPr>
              <w:t xml:space="preserve"> и поля </w:t>
            </w:r>
            <w:r w:rsidRPr="00303941">
              <w:rPr>
                <w:sz w:val="20"/>
                <w:szCs w:val="20"/>
              </w:rPr>
              <w:t>«Уникальный идентификатор объекта закупки в ЕИС в электронном контракте» (electronicContractSid)</w:t>
            </w:r>
            <w:r>
              <w:rPr>
                <w:sz w:val="20"/>
                <w:szCs w:val="20"/>
              </w:rPr>
              <w:t xml:space="preserve"> (принимается и сохраняется при приеме</w:t>
            </w:r>
            <w:r>
              <w:t xml:space="preserve"> </w:t>
            </w:r>
            <w:r w:rsidRPr="00303941">
              <w:rPr>
                <w:sz w:val="20"/>
                <w:szCs w:val="20"/>
              </w:rPr>
              <w:t>первоначальной версии</w:t>
            </w:r>
            <w:r>
              <w:rPr>
                <w:sz w:val="20"/>
                <w:szCs w:val="20"/>
              </w:rPr>
              <w:t xml:space="preserve"> контракта, сформированного на ос</w:t>
            </w:r>
            <w:r w:rsidRPr="00303941">
              <w:rPr>
                <w:sz w:val="20"/>
                <w:szCs w:val="20"/>
              </w:rPr>
              <w:t>новании электронного контракта в структурированном виде И при приеме изменений сведений о контракте с</w:t>
            </w:r>
            <w:r>
              <w:rPr>
                <w:sz w:val="20"/>
                <w:szCs w:val="20"/>
              </w:rPr>
              <w:t xml:space="preserve"> установлен-ным признаком "Доку</w:t>
            </w:r>
            <w:r w:rsidRPr="00303941">
              <w:rPr>
                <w:sz w:val="20"/>
                <w:szCs w:val="20"/>
              </w:rPr>
              <w:t>мент на базе РЭК"</w:t>
            </w:r>
            <w:r>
              <w:rPr>
                <w:sz w:val="20"/>
                <w:szCs w:val="20"/>
              </w:rPr>
              <w:t>) в блоках:</w:t>
            </w:r>
          </w:p>
          <w:p w14:paraId="252337B8" w14:textId="77777777" w:rsidR="001D3AF5" w:rsidRPr="00303941" w:rsidRDefault="001D3AF5" w:rsidP="00796A48">
            <w:pPr>
              <w:pStyle w:val="affe"/>
              <w:numPr>
                <w:ilvl w:val="0"/>
                <w:numId w:val="267"/>
              </w:numPr>
              <w:rPr>
                <w:sz w:val="20"/>
                <w:szCs w:val="20"/>
              </w:rPr>
            </w:pPr>
            <w:r w:rsidRPr="00303941">
              <w:rPr>
                <w:sz w:val="20"/>
                <w:szCs w:val="20"/>
              </w:rPr>
              <w:t>«Предмет контракта (объект закупки), имеющий соподчиненные объекты закупки» (products/parentProduct)</w:t>
            </w:r>
          </w:p>
          <w:p w14:paraId="5BD1CB83" w14:textId="77777777" w:rsidR="001D3AF5" w:rsidRDefault="001D3AF5" w:rsidP="00796A48">
            <w:pPr>
              <w:pStyle w:val="affe"/>
              <w:numPr>
                <w:ilvl w:val="0"/>
                <w:numId w:val="267"/>
              </w:numPr>
              <w:rPr>
                <w:sz w:val="20"/>
                <w:szCs w:val="20"/>
              </w:rPr>
            </w:pPr>
            <w:r w:rsidRPr="00303941">
              <w:rPr>
                <w:sz w:val="20"/>
                <w:szCs w:val="20"/>
              </w:rPr>
              <w:t>«Объекты закупки» (products)</w:t>
            </w:r>
          </w:p>
          <w:p w14:paraId="03BDACAD" w14:textId="16FBD1F8" w:rsidR="001D3AF5" w:rsidRPr="00303941" w:rsidRDefault="001D3AF5" w:rsidP="00303941">
            <w:pPr>
              <w:ind w:firstLine="0"/>
              <w:rPr>
                <w:sz w:val="20"/>
                <w:szCs w:val="20"/>
              </w:rPr>
            </w:pPr>
            <w:r>
              <w:rPr>
                <w:sz w:val="20"/>
                <w:szCs w:val="20"/>
              </w:rPr>
              <w:t>2.Добавлены контроли:</w:t>
            </w:r>
            <w:r>
              <w:t xml:space="preserve"> </w:t>
            </w:r>
            <w:r>
              <w:rPr>
                <w:sz w:val="20"/>
                <w:szCs w:val="20"/>
              </w:rPr>
              <w:t xml:space="preserve">РК_ИК_0495, РК_ИК_0496, </w:t>
            </w:r>
            <w:r w:rsidRPr="00303941">
              <w:rPr>
                <w:sz w:val="20"/>
                <w:szCs w:val="20"/>
              </w:rPr>
              <w:t>РК_ИК_049</w:t>
            </w:r>
            <w:r>
              <w:rPr>
                <w:sz w:val="20"/>
                <w:szCs w:val="20"/>
              </w:rPr>
              <w:t>7</w:t>
            </w:r>
          </w:p>
        </w:tc>
      </w:tr>
      <w:tr w:rsidR="001D3AF5" w:rsidRPr="002259F3" w14:paraId="401EB9B3"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072121BD" w14:textId="1FED9347" w:rsidR="001D3AF5" w:rsidRDefault="001D3AF5" w:rsidP="00543819">
            <w:pPr>
              <w:pStyle w:val="ad"/>
              <w:rPr>
                <w:sz w:val="18"/>
                <w:szCs w:val="18"/>
              </w:rPr>
            </w:pPr>
            <w:r>
              <w:rPr>
                <w:sz w:val="18"/>
                <w:szCs w:val="18"/>
              </w:rPr>
              <w:t>8.22</w:t>
            </w:r>
          </w:p>
        </w:tc>
        <w:tc>
          <w:tcPr>
            <w:tcW w:w="1134" w:type="dxa"/>
            <w:tcBorders>
              <w:top w:val="single" w:sz="4" w:space="0" w:color="auto"/>
              <w:left w:val="single" w:sz="4" w:space="0" w:color="auto"/>
              <w:bottom w:val="single" w:sz="4" w:space="0" w:color="auto"/>
              <w:right w:val="single" w:sz="4" w:space="0" w:color="auto"/>
            </w:tcBorders>
          </w:tcPr>
          <w:p w14:paraId="1D17F607" w14:textId="6AF98489" w:rsidR="001D3AF5" w:rsidRPr="003D2E79" w:rsidRDefault="001D3AF5" w:rsidP="00543819">
            <w:pPr>
              <w:pStyle w:val="ad"/>
              <w:rPr>
                <w:sz w:val="18"/>
                <w:szCs w:val="18"/>
              </w:rPr>
            </w:pPr>
            <w:r>
              <w:rPr>
                <w:sz w:val="18"/>
                <w:szCs w:val="18"/>
              </w:rPr>
              <w:t>12.12.2024</w:t>
            </w:r>
          </w:p>
        </w:tc>
        <w:tc>
          <w:tcPr>
            <w:tcW w:w="1275" w:type="dxa"/>
            <w:tcBorders>
              <w:top w:val="single" w:sz="4" w:space="0" w:color="auto"/>
              <w:left w:val="single" w:sz="4" w:space="0" w:color="auto"/>
              <w:bottom w:val="single" w:sz="4" w:space="0" w:color="auto"/>
              <w:right w:val="single" w:sz="4" w:space="0" w:color="auto"/>
            </w:tcBorders>
          </w:tcPr>
          <w:p w14:paraId="13802C7C" w14:textId="77777777" w:rsidR="001D3AF5" w:rsidRDefault="001D3AF5" w:rsidP="00543819">
            <w:pPr>
              <w:ind w:firstLine="0"/>
              <w:rPr>
                <w:sz w:val="20"/>
                <w:szCs w:val="20"/>
              </w:rPr>
            </w:pPr>
          </w:p>
          <w:p w14:paraId="0BFA777E" w14:textId="45A62FAF" w:rsidR="001D3AF5" w:rsidRPr="004E232D" w:rsidRDefault="001D3AF5" w:rsidP="00543819">
            <w:pPr>
              <w:ind w:firstLine="0"/>
              <w:rPr>
                <w:sz w:val="20"/>
                <w:szCs w:val="20"/>
              </w:rPr>
            </w:pPr>
          </w:p>
        </w:tc>
        <w:tc>
          <w:tcPr>
            <w:tcW w:w="6095" w:type="dxa"/>
            <w:tcBorders>
              <w:top w:val="single" w:sz="4" w:space="0" w:color="auto"/>
              <w:left w:val="single" w:sz="4" w:space="0" w:color="auto"/>
              <w:bottom w:val="single" w:sz="4" w:space="0" w:color="auto"/>
              <w:right w:val="single" w:sz="4" w:space="0" w:color="auto"/>
            </w:tcBorders>
          </w:tcPr>
          <w:p w14:paraId="22C6CFCD" w14:textId="71A4199B" w:rsidR="001D3AF5" w:rsidRDefault="001D3AF5" w:rsidP="003E36FF">
            <w:pPr>
              <w:pStyle w:val="ad"/>
              <w:jc w:val="left"/>
              <w:rPr>
                <w:sz w:val="20"/>
                <w:szCs w:val="20"/>
              </w:rPr>
            </w:pPr>
            <w:r>
              <w:rPr>
                <w:sz w:val="20"/>
                <w:szCs w:val="20"/>
              </w:rPr>
              <w:t>1) Для поставщиков культурных ценностей «</w:t>
            </w:r>
            <w:r w:rsidRPr="005D72E0">
              <w:rPr>
                <w:sz w:val="20"/>
                <w:szCs w:val="20"/>
              </w:rPr>
              <w:t>Физическое лицо РФ. Индивидуальный предприниматель. Поставщик культурных ценностей» (</w:t>
            </w:r>
            <w:r w:rsidRPr="005D72E0">
              <w:rPr>
                <w:sz w:val="20"/>
                <w:szCs w:val="20"/>
                <w:lang w:val="en-US"/>
              </w:rPr>
              <w:t>suppliersInfo</w:t>
            </w:r>
            <w:r w:rsidRPr="005D72E0">
              <w:rPr>
                <w:sz w:val="20"/>
                <w:szCs w:val="20"/>
              </w:rPr>
              <w:t>/</w:t>
            </w:r>
            <w:r w:rsidRPr="005D72E0">
              <w:rPr>
                <w:sz w:val="20"/>
                <w:szCs w:val="20"/>
                <w:lang w:val="en-US"/>
              </w:rPr>
              <w:t>supplierInfo</w:t>
            </w:r>
            <w:r w:rsidRPr="005D72E0">
              <w:rPr>
                <w:sz w:val="20"/>
                <w:szCs w:val="20"/>
              </w:rPr>
              <w:t>/</w:t>
            </w:r>
            <w:r w:rsidRPr="005D72E0">
              <w:rPr>
                <w:sz w:val="20"/>
                <w:szCs w:val="20"/>
                <w:lang w:val="en-US"/>
              </w:rPr>
              <w:t>individualPersonRFIndEntrisCulture</w:t>
            </w:r>
            <w:r w:rsidRPr="005D72E0">
              <w:rPr>
                <w:sz w:val="20"/>
                <w:szCs w:val="20"/>
              </w:rPr>
              <w:t>), «Физическое лицо РФ. Поставщик культурных ценностей</w:t>
            </w:r>
            <w:r>
              <w:rPr>
                <w:sz w:val="20"/>
                <w:szCs w:val="20"/>
              </w:rPr>
              <w:t>» (</w:t>
            </w:r>
            <w:r w:rsidRPr="005D72E0">
              <w:rPr>
                <w:sz w:val="20"/>
                <w:szCs w:val="20"/>
              </w:rPr>
              <w:t>suppliersInfo/supplierInfo/individualPersonRFisCulture</w:t>
            </w:r>
            <w:r>
              <w:rPr>
                <w:sz w:val="20"/>
                <w:szCs w:val="20"/>
              </w:rPr>
              <w:t>), «</w:t>
            </w:r>
            <w:r w:rsidRPr="005D72E0">
              <w:rPr>
                <w:sz w:val="20"/>
                <w:szCs w:val="20"/>
              </w:rPr>
              <w:t>Физическое лицо иностранного государства. Поставщик культурных ценностей</w:t>
            </w:r>
            <w:r>
              <w:rPr>
                <w:sz w:val="20"/>
                <w:szCs w:val="20"/>
              </w:rPr>
              <w:t>» (</w:t>
            </w:r>
            <w:r w:rsidRPr="005D72E0">
              <w:rPr>
                <w:sz w:val="20"/>
                <w:szCs w:val="20"/>
              </w:rPr>
              <w:t>suppliersInfo/supplierInfo/individualPersonForeignStateisCulture</w:t>
            </w:r>
            <w:r>
              <w:rPr>
                <w:sz w:val="20"/>
                <w:szCs w:val="20"/>
              </w:rPr>
              <w:t>)</w:t>
            </w:r>
            <w:r w:rsidRPr="005D72E0">
              <w:rPr>
                <w:sz w:val="20"/>
                <w:szCs w:val="20"/>
              </w:rPr>
              <w:t xml:space="preserve"> </w:t>
            </w:r>
            <w:r>
              <w:rPr>
                <w:sz w:val="20"/>
                <w:szCs w:val="20"/>
              </w:rPr>
              <w:t xml:space="preserve">убрано требование автоматического расчета поля </w:t>
            </w:r>
            <w:r w:rsidRPr="003D2E79">
              <w:rPr>
                <w:sz w:val="20"/>
                <w:szCs w:val="20"/>
              </w:rPr>
              <w:t>counterparty160Name</w:t>
            </w:r>
            <w:r>
              <w:rPr>
                <w:sz w:val="20"/>
                <w:szCs w:val="20"/>
              </w:rPr>
              <w:t xml:space="preserve"> – всегда берем из пакета (см. </w:t>
            </w:r>
            <w:r>
              <w:rPr>
                <w:sz w:val="20"/>
                <w:szCs w:val="20"/>
              </w:rPr>
              <w:fldChar w:fldCharType="begin"/>
            </w:r>
            <w:r>
              <w:rPr>
                <w:sz w:val="20"/>
                <w:szCs w:val="20"/>
              </w:rPr>
              <w:instrText xml:space="preserve"> REF Is_culture \h  \* MERGEFORMAT </w:instrText>
            </w:r>
            <w:r>
              <w:rPr>
                <w:sz w:val="20"/>
                <w:szCs w:val="20"/>
              </w:rPr>
            </w:r>
            <w:r>
              <w:rPr>
                <w:sz w:val="20"/>
                <w:szCs w:val="20"/>
              </w:rPr>
              <w:fldChar w:fldCharType="separate"/>
            </w:r>
            <w:r w:rsidRPr="003E36FF">
              <w:rPr>
                <w:sz w:val="20"/>
                <w:szCs w:val="20"/>
              </w:rPr>
              <w:t>Для поставщиков культурных ценностей:</w:t>
            </w:r>
            <w:r>
              <w:rPr>
                <w:sz w:val="20"/>
                <w:szCs w:val="20"/>
              </w:rPr>
              <w:fldChar w:fldCharType="end"/>
            </w:r>
            <w:r>
              <w:rPr>
                <w:sz w:val="20"/>
                <w:szCs w:val="20"/>
              </w:rPr>
              <w:t xml:space="preserve"> )</w:t>
            </w:r>
          </w:p>
        </w:tc>
      </w:tr>
      <w:tr w:rsidR="001D3AF5" w:rsidRPr="002259F3" w14:paraId="649E78A7"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28148436" w14:textId="54E7FA00" w:rsidR="001D3AF5" w:rsidRPr="000014D2" w:rsidRDefault="001D3AF5" w:rsidP="000014D2">
            <w:pPr>
              <w:pStyle w:val="ad"/>
              <w:rPr>
                <w:sz w:val="18"/>
                <w:szCs w:val="18"/>
              </w:rPr>
            </w:pPr>
            <w:r>
              <w:rPr>
                <w:sz w:val="18"/>
                <w:szCs w:val="18"/>
                <w:lang w:val="en-US"/>
              </w:rPr>
              <w:t>8.</w:t>
            </w:r>
            <w:r>
              <w:rPr>
                <w:sz w:val="18"/>
                <w:szCs w:val="18"/>
              </w:rPr>
              <w:t>23</w:t>
            </w:r>
          </w:p>
        </w:tc>
        <w:tc>
          <w:tcPr>
            <w:tcW w:w="1134" w:type="dxa"/>
            <w:tcBorders>
              <w:top w:val="single" w:sz="4" w:space="0" w:color="auto"/>
              <w:left w:val="single" w:sz="4" w:space="0" w:color="auto"/>
              <w:bottom w:val="single" w:sz="4" w:space="0" w:color="auto"/>
              <w:right w:val="single" w:sz="4" w:space="0" w:color="auto"/>
            </w:tcBorders>
          </w:tcPr>
          <w:p w14:paraId="3620D9C5" w14:textId="506F6CC9" w:rsidR="001D3AF5" w:rsidRDefault="001D3AF5" w:rsidP="000014D2">
            <w:pPr>
              <w:pStyle w:val="ad"/>
              <w:rPr>
                <w:sz w:val="18"/>
                <w:szCs w:val="18"/>
              </w:rPr>
            </w:pPr>
            <w:r>
              <w:rPr>
                <w:sz w:val="18"/>
                <w:szCs w:val="18"/>
                <w:lang w:val="en-US"/>
              </w:rPr>
              <w:t>28.12.2024</w:t>
            </w:r>
          </w:p>
        </w:tc>
        <w:tc>
          <w:tcPr>
            <w:tcW w:w="1275" w:type="dxa"/>
            <w:tcBorders>
              <w:top w:val="single" w:sz="4" w:space="0" w:color="auto"/>
              <w:left w:val="single" w:sz="4" w:space="0" w:color="auto"/>
              <w:bottom w:val="single" w:sz="4" w:space="0" w:color="auto"/>
              <w:right w:val="single" w:sz="4" w:space="0" w:color="auto"/>
            </w:tcBorders>
          </w:tcPr>
          <w:p w14:paraId="67728FCB" w14:textId="5BD02FAA" w:rsidR="001D3AF5" w:rsidRPr="005D72E0" w:rsidRDefault="001D3AF5" w:rsidP="000014D2">
            <w:pPr>
              <w:ind w:firstLine="0"/>
              <w:rPr>
                <w:sz w:val="20"/>
                <w:szCs w:val="20"/>
              </w:rPr>
            </w:pPr>
            <w:r>
              <w:rPr>
                <w:sz w:val="20"/>
                <w:szCs w:val="20"/>
              </w:rPr>
              <w:t>FCSNF-24450</w:t>
            </w:r>
          </w:p>
        </w:tc>
        <w:tc>
          <w:tcPr>
            <w:tcW w:w="6095" w:type="dxa"/>
            <w:tcBorders>
              <w:top w:val="single" w:sz="4" w:space="0" w:color="auto"/>
              <w:left w:val="single" w:sz="4" w:space="0" w:color="auto"/>
              <w:bottom w:val="single" w:sz="4" w:space="0" w:color="auto"/>
              <w:right w:val="single" w:sz="4" w:space="0" w:color="auto"/>
            </w:tcBorders>
          </w:tcPr>
          <w:p w14:paraId="31033F41" w14:textId="44467A72" w:rsidR="001D3AF5" w:rsidRDefault="001D3AF5" w:rsidP="000014D2">
            <w:pPr>
              <w:pStyle w:val="ad"/>
              <w:jc w:val="left"/>
              <w:rPr>
                <w:sz w:val="20"/>
                <w:szCs w:val="20"/>
              </w:rPr>
            </w:pPr>
            <w:r>
              <w:rPr>
                <w:sz w:val="20"/>
                <w:szCs w:val="20"/>
              </w:rPr>
              <w:t xml:space="preserve">Для докумета </w:t>
            </w:r>
            <w:r w:rsidRPr="000014D2">
              <w:rPr>
                <w:sz w:val="20"/>
                <w:szCs w:val="20"/>
              </w:rPr>
              <w:t>«Сведения об отмене информации об исполнении (расторжении) контракта» (contractProcedureCancel)</w:t>
            </w:r>
            <w:r>
              <w:rPr>
                <w:sz w:val="20"/>
                <w:szCs w:val="20"/>
              </w:rPr>
              <w:t xml:space="preserve"> добавлен контроль </w:t>
            </w:r>
            <w:hyperlink w:anchor="РК_ИК_0500" w:history="1">
              <w:r w:rsidRPr="00CD1D6A">
                <w:rPr>
                  <w:rStyle w:val="af1"/>
                  <w:sz w:val="20"/>
                  <w:szCs w:val="20"/>
                </w:rPr>
                <w:t>РК_ИК_0500</w:t>
              </w:r>
            </w:hyperlink>
          </w:p>
        </w:tc>
      </w:tr>
      <w:tr w:rsidR="001D3AF5" w:rsidRPr="002259F3" w14:paraId="461E6B11"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31FEB8D6" w14:textId="30740137" w:rsidR="001D3AF5" w:rsidRPr="00D21544" w:rsidRDefault="001D3AF5" w:rsidP="000014D2">
            <w:pPr>
              <w:pStyle w:val="ad"/>
              <w:rPr>
                <w:sz w:val="18"/>
                <w:szCs w:val="18"/>
              </w:rPr>
            </w:pPr>
            <w:r>
              <w:rPr>
                <w:sz w:val="18"/>
                <w:szCs w:val="18"/>
              </w:rPr>
              <w:t>8.24</w:t>
            </w:r>
          </w:p>
        </w:tc>
        <w:tc>
          <w:tcPr>
            <w:tcW w:w="1134" w:type="dxa"/>
            <w:tcBorders>
              <w:top w:val="single" w:sz="4" w:space="0" w:color="auto"/>
              <w:left w:val="single" w:sz="4" w:space="0" w:color="auto"/>
              <w:bottom w:val="single" w:sz="4" w:space="0" w:color="auto"/>
              <w:right w:val="single" w:sz="4" w:space="0" w:color="auto"/>
            </w:tcBorders>
          </w:tcPr>
          <w:p w14:paraId="1405AA55" w14:textId="51A95EB0" w:rsidR="001D3AF5" w:rsidRPr="00D21544" w:rsidRDefault="001D3AF5" w:rsidP="000014D2">
            <w:pPr>
              <w:pStyle w:val="ad"/>
              <w:rPr>
                <w:sz w:val="18"/>
                <w:szCs w:val="18"/>
              </w:rPr>
            </w:pPr>
            <w:r>
              <w:rPr>
                <w:sz w:val="18"/>
                <w:szCs w:val="18"/>
              </w:rPr>
              <w:t>15.01.2025</w:t>
            </w:r>
          </w:p>
        </w:tc>
        <w:tc>
          <w:tcPr>
            <w:tcW w:w="1275" w:type="dxa"/>
            <w:tcBorders>
              <w:top w:val="single" w:sz="4" w:space="0" w:color="auto"/>
              <w:left w:val="single" w:sz="4" w:space="0" w:color="auto"/>
              <w:bottom w:val="single" w:sz="4" w:space="0" w:color="auto"/>
              <w:right w:val="single" w:sz="4" w:space="0" w:color="auto"/>
            </w:tcBorders>
          </w:tcPr>
          <w:p w14:paraId="7A39B8B5" w14:textId="5AC281F5" w:rsidR="001D3AF5" w:rsidRDefault="001D3AF5" w:rsidP="000014D2">
            <w:pPr>
              <w:ind w:firstLine="0"/>
              <w:rPr>
                <w:sz w:val="20"/>
                <w:szCs w:val="20"/>
              </w:rPr>
            </w:pPr>
            <w:r w:rsidRPr="00D21544">
              <w:rPr>
                <w:sz w:val="20"/>
                <w:szCs w:val="20"/>
              </w:rPr>
              <w:t>FCS-344780</w:t>
            </w:r>
          </w:p>
        </w:tc>
        <w:tc>
          <w:tcPr>
            <w:tcW w:w="6095" w:type="dxa"/>
            <w:tcBorders>
              <w:top w:val="single" w:sz="4" w:space="0" w:color="auto"/>
              <w:left w:val="single" w:sz="4" w:space="0" w:color="auto"/>
              <w:bottom w:val="single" w:sz="4" w:space="0" w:color="auto"/>
              <w:right w:val="single" w:sz="4" w:space="0" w:color="auto"/>
            </w:tcBorders>
          </w:tcPr>
          <w:p w14:paraId="632D4314" w14:textId="5E57A76D" w:rsidR="001D3AF5" w:rsidRDefault="001D3AF5" w:rsidP="000014D2">
            <w:pPr>
              <w:pStyle w:val="ad"/>
              <w:jc w:val="left"/>
              <w:rPr>
                <w:sz w:val="20"/>
                <w:szCs w:val="20"/>
              </w:rPr>
            </w:pPr>
            <w:r>
              <w:rPr>
                <w:sz w:val="20"/>
                <w:szCs w:val="20"/>
              </w:rPr>
              <w:t xml:space="preserve">1. Добавлено требование формировать квитанции </w:t>
            </w:r>
            <w:r w:rsidRPr="00222462">
              <w:rPr>
                <w:sz w:val="20"/>
                <w:szCs w:val="20"/>
              </w:rPr>
              <w:t>contractAvailableForElAct /</w:t>
            </w:r>
            <w:r>
              <w:rPr>
                <w:sz w:val="20"/>
                <w:szCs w:val="20"/>
              </w:rPr>
              <w:t xml:space="preserve"> </w:t>
            </w:r>
            <w:r>
              <w:rPr>
                <w:sz w:val="20"/>
                <w:szCs w:val="20"/>
                <w:lang w:val="en-US"/>
              </w:rPr>
              <w:t>closedC</w:t>
            </w:r>
            <w:r w:rsidRPr="00222462">
              <w:rPr>
                <w:sz w:val="20"/>
                <w:szCs w:val="20"/>
              </w:rPr>
              <w:t>ontrac</w:t>
            </w:r>
            <w:r>
              <w:rPr>
                <w:sz w:val="20"/>
                <w:szCs w:val="20"/>
                <w:lang w:val="en-US"/>
              </w:rPr>
              <w:t>t</w:t>
            </w:r>
            <w:r w:rsidRPr="00222462">
              <w:rPr>
                <w:sz w:val="20"/>
                <w:szCs w:val="20"/>
              </w:rPr>
              <w:t xml:space="preserve">AvailableForElAct </w:t>
            </w:r>
            <w:r>
              <w:rPr>
                <w:sz w:val="20"/>
                <w:szCs w:val="20"/>
              </w:rPr>
              <w:t>один раз после предоставления доступа к формированию элактов.</w:t>
            </w:r>
          </w:p>
          <w:p w14:paraId="136FE12E" w14:textId="7437B57B" w:rsidR="001D3AF5" w:rsidRPr="00222462" w:rsidRDefault="001D3AF5" w:rsidP="000014D2">
            <w:pPr>
              <w:pStyle w:val="ad"/>
              <w:jc w:val="left"/>
              <w:rPr>
                <w:sz w:val="20"/>
                <w:szCs w:val="20"/>
              </w:rPr>
            </w:pPr>
            <w:r>
              <w:rPr>
                <w:sz w:val="20"/>
                <w:szCs w:val="20"/>
              </w:rPr>
              <w:t xml:space="preserve">2. Добавлено требование публиковать в ХД документы </w:t>
            </w:r>
            <w:r w:rsidRPr="00222462">
              <w:rPr>
                <w:sz w:val="20"/>
                <w:szCs w:val="20"/>
              </w:rPr>
              <w:t>contrac</w:t>
            </w:r>
            <w:r>
              <w:rPr>
                <w:sz w:val="20"/>
                <w:szCs w:val="20"/>
                <w:lang w:val="en-US"/>
              </w:rPr>
              <w:t>t</w:t>
            </w:r>
            <w:r w:rsidRPr="00222462">
              <w:rPr>
                <w:sz w:val="20"/>
                <w:szCs w:val="20"/>
              </w:rPr>
              <w:t>AvailableForElAct /</w:t>
            </w:r>
            <w:r>
              <w:rPr>
                <w:sz w:val="20"/>
                <w:szCs w:val="20"/>
              </w:rPr>
              <w:t xml:space="preserve"> </w:t>
            </w:r>
            <w:r>
              <w:rPr>
                <w:sz w:val="20"/>
                <w:szCs w:val="20"/>
                <w:lang w:val="en-US"/>
              </w:rPr>
              <w:t>closedC</w:t>
            </w:r>
            <w:r w:rsidRPr="00222462">
              <w:rPr>
                <w:sz w:val="20"/>
                <w:szCs w:val="20"/>
              </w:rPr>
              <w:t>ontrac</w:t>
            </w:r>
            <w:r>
              <w:rPr>
                <w:sz w:val="20"/>
                <w:szCs w:val="20"/>
                <w:lang w:val="en-US"/>
              </w:rPr>
              <w:t>t</w:t>
            </w:r>
            <w:r w:rsidRPr="00222462">
              <w:rPr>
                <w:sz w:val="20"/>
                <w:szCs w:val="20"/>
              </w:rPr>
              <w:t>AvailableForElAct</w:t>
            </w:r>
            <w:r>
              <w:rPr>
                <w:sz w:val="20"/>
                <w:szCs w:val="20"/>
              </w:rPr>
              <w:t xml:space="preserve"> после технической паузы в 30 минут.</w:t>
            </w:r>
          </w:p>
        </w:tc>
      </w:tr>
      <w:tr w:rsidR="001D3AF5" w:rsidRPr="002259F3" w14:paraId="1D0212D5"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3EFAD833" w14:textId="5498747A" w:rsidR="001D3AF5" w:rsidRDefault="001D3AF5" w:rsidP="000A156A">
            <w:pPr>
              <w:pStyle w:val="ad"/>
              <w:rPr>
                <w:sz w:val="18"/>
                <w:szCs w:val="18"/>
              </w:rPr>
            </w:pPr>
            <w:r>
              <w:rPr>
                <w:sz w:val="18"/>
                <w:szCs w:val="18"/>
                <w:lang w:val="en-US"/>
              </w:rPr>
              <w:t>8.</w:t>
            </w:r>
            <w:r>
              <w:rPr>
                <w:sz w:val="18"/>
                <w:szCs w:val="18"/>
              </w:rPr>
              <w:t>25</w:t>
            </w:r>
          </w:p>
        </w:tc>
        <w:tc>
          <w:tcPr>
            <w:tcW w:w="1134" w:type="dxa"/>
            <w:tcBorders>
              <w:top w:val="single" w:sz="4" w:space="0" w:color="auto"/>
              <w:left w:val="single" w:sz="4" w:space="0" w:color="auto"/>
              <w:bottom w:val="single" w:sz="4" w:space="0" w:color="auto"/>
              <w:right w:val="single" w:sz="4" w:space="0" w:color="auto"/>
            </w:tcBorders>
          </w:tcPr>
          <w:p w14:paraId="3844F94A" w14:textId="009C3481" w:rsidR="001D3AF5" w:rsidRDefault="001D3AF5" w:rsidP="000A156A">
            <w:pPr>
              <w:pStyle w:val="ad"/>
              <w:rPr>
                <w:sz w:val="18"/>
                <w:szCs w:val="18"/>
              </w:rPr>
            </w:pPr>
            <w:r w:rsidRPr="000A156A">
              <w:rPr>
                <w:sz w:val="18"/>
                <w:szCs w:val="18"/>
              </w:rPr>
              <w:t>16.</w:t>
            </w:r>
            <w:r>
              <w:rPr>
                <w:sz w:val="18"/>
                <w:szCs w:val="18"/>
              </w:rPr>
              <w:t>01</w:t>
            </w:r>
            <w:r w:rsidRPr="000A156A">
              <w:rPr>
                <w:sz w:val="18"/>
                <w:szCs w:val="18"/>
              </w:rPr>
              <w:t>.202</w:t>
            </w:r>
            <w:r>
              <w:rPr>
                <w:sz w:val="18"/>
                <w:szCs w:val="18"/>
              </w:rPr>
              <w:t>5</w:t>
            </w:r>
          </w:p>
        </w:tc>
        <w:tc>
          <w:tcPr>
            <w:tcW w:w="1275" w:type="dxa"/>
            <w:tcBorders>
              <w:top w:val="single" w:sz="4" w:space="0" w:color="auto"/>
              <w:left w:val="single" w:sz="4" w:space="0" w:color="auto"/>
              <w:bottom w:val="single" w:sz="4" w:space="0" w:color="auto"/>
              <w:right w:val="single" w:sz="4" w:space="0" w:color="auto"/>
            </w:tcBorders>
          </w:tcPr>
          <w:p w14:paraId="60B9846A" w14:textId="608831A5" w:rsidR="001D3AF5" w:rsidRPr="00D21544" w:rsidRDefault="001D3AF5" w:rsidP="000A156A">
            <w:pPr>
              <w:ind w:firstLine="0"/>
              <w:rPr>
                <w:sz w:val="20"/>
                <w:szCs w:val="20"/>
              </w:rPr>
            </w:pPr>
            <w:r w:rsidRPr="00D21544">
              <w:rPr>
                <w:sz w:val="20"/>
                <w:szCs w:val="20"/>
              </w:rPr>
              <w:t>FCS-</w:t>
            </w:r>
            <w:r>
              <w:t xml:space="preserve"> </w:t>
            </w:r>
            <w:r w:rsidRPr="000A156A">
              <w:rPr>
                <w:sz w:val="20"/>
                <w:szCs w:val="20"/>
              </w:rPr>
              <w:t>344615</w:t>
            </w:r>
          </w:p>
        </w:tc>
        <w:tc>
          <w:tcPr>
            <w:tcW w:w="6095" w:type="dxa"/>
            <w:tcBorders>
              <w:top w:val="single" w:sz="4" w:space="0" w:color="auto"/>
              <w:left w:val="single" w:sz="4" w:space="0" w:color="auto"/>
              <w:bottom w:val="single" w:sz="4" w:space="0" w:color="auto"/>
              <w:right w:val="single" w:sz="4" w:space="0" w:color="auto"/>
            </w:tcBorders>
          </w:tcPr>
          <w:p w14:paraId="4819B358" w14:textId="047E169F" w:rsidR="001D3AF5" w:rsidRDefault="001D3AF5" w:rsidP="000A156A">
            <w:pPr>
              <w:pStyle w:val="ad"/>
              <w:jc w:val="left"/>
              <w:rPr>
                <w:sz w:val="20"/>
                <w:szCs w:val="20"/>
              </w:rPr>
            </w:pPr>
            <w:r>
              <w:rPr>
                <w:sz w:val="20"/>
                <w:szCs w:val="20"/>
              </w:rPr>
              <w:t xml:space="preserve">Дополнено описание приема блока </w:t>
            </w:r>
            <w:r w:rsidRPr="00E804A8">
              <w:rPr>
                <w:sz w:val="20"/>
                <w:szCs w:val="20"/>
              </w:rPr>
              <w:t>«Информация об объекте закупки в субподрядном договоре» (subContractorsSum/subContractors/subContractor/legalEntityRF/subPurchaseObjectInfo)</w:t>
            </w:r>
          </w:p>
        </w:tc>
      </w:tr>
      <w:tr w:rsidR="001D3AF5" w:rsidRPr="002259F3" w14:paraId="2949F292"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6EE1A976" w14:textId="41089F9D" w:rsidR="001D3AF5" w:rsidRPr="009B5A74" w:rsidRDefault="001D3AF5" w:rsidP="000A156A">
            <w:pPr>
              <w:pStyle w:val="ad"/>
              <w:rPr>
                <w:sz w:val="18"/>
                <w:szCs w:val="18"/>
              </w:rPr>
            </w:pPr>
            <w:r>
              <w:rPr>
                <w:sz w:val="18"/>
                <w:szCs w:val="18"/>
              </w:rPr>
              <w:t>8.26</w:t>
            </w:r>
          </w:p>
        </w:tc>
        <w:tc>
          <w:tcPr>
            <w:tcW w:w="1134" w:type="dxa"/>
            <w:tcBorders>
              <w:top w:val="single" w:sz="4" w:space="0" w:color="auto"/>
              <w:left w:val="single" w:sz="4" w:space="0" w:color="auto"/>
              <w:bottom w:val="single" w:sz="4" w:space="0" w:color="auto"/>
              <w:right w:val="single" w:sz="4" w:space="0" w:color="auto"/>
            </w:tcBorders>
          </w:tcPr>
          <w:p w14:paraId="622F1784" w14:textId="2C057BE8" w:rsidR="001D3AF5" w:rsidRPr="000A156A" w:rsidRDefault="001D3AF5" w:rsidP="000A156A">
            <w:pPr>
              <w:pStyle w:val="ad"/>
              <w:rPr>
                <w:sz w:val="18"/>
                <w:szCs w:val="18"/>
              </w:rPr>
            </w:pPr>
            <w:r>
              <w:rPr>
                <w:sz w:val="18"/>
                <w:szCs w:val="18"/>
              </w:rPr>
              <w:t>03.02.2025</w:t>
            </w:r>
          </w:p>
        </w:tc>
        <w:tc>
          <w:tcPr>
            <w:tcW w:w="1275" w:type="dxa"/>
            <w:tcBorders>
              <w:top w:val="single" w:sz="4" w:space="0" w:color="auto"/>
              <w:left w:val="single" w:sz="4" w:space="0" w:color="auto"/>
              <w:bottom w:val="single" w:sz="4" w:space="0" w:color="auto"/>
              <w:right w:val="single" w:sz="4" w:space="0" w:color="auto"/>
            </w:tcBorders>
          </w:tcPr>
          <w:p w14:paraId="52B47FD9" w14:textId="21947965" w:rsidR="001D3AF5" w:rsidRPr="00D21544" w:rsidRDefault="001D3AF5" w:rsidP="000A156A">
            <w:pPr>
              <w:ind w:firstLine="0"/>
              <w:rPr>
                <w:sz w:val="20"/>
                <w:szCs w:val="20"/>
              </w:rPr>
            </w:pPr>
            <w:r w:rsidRPr="00D21544">
              <w:rPr>
                <w:sz w:val="20"/>
                <w:szCs w:val="20"/>
              </w:rPr>
              <w:t>FCS-</w:t>
            </w:r>
            <w:r>
              <w:t xml:space="preserve"> </w:t>
            </w:r>
            <w:r w:rsidRPr="000A156A">
              <w:rPr>
                <w:sz w:val="20"/>
                <w:szCs w:val="20"/>
              </w:rPr>
              <w:t>34</w:t>
            </w:r>
            <w:r>
              <w:rPr>
                <w:sz w:val="20"/>
                <w:szCs w:val="20"/>
              </w:rPr>
              <w:t>9350</w:t>
            </w:r>
          </w:p>
        </w:tc>
        <w:tc>
          <w:tcPr>
            <w:tcW w:w="6095" w:type="dxa"/>
            <w:tcBorders>
              <w:top w:val="single" w:sz="4" w:space="0" w:color="auto"/>
              <w:left w:val="single" w:sz="4" w:space="0" w:color="auto"/>
              <w:bottom w:val="single" w:sz="4" w:space="0" w:color="auto"/>
              <w:right w:val="single" w:sz="4" w:space="0" w:color="auto"/>
            </w:tcBorders>
          </w:tcPr>
          <w:p w14:paraId="7199832B" w14:textId="284D75C4" w:rsidR="001D3AF5" w:rsidRDefault="001D3AF5" w:rsidP="000A156A">
            <w:pPr>
              <w:pStyle w:val="ad"/>
              <w:jc w:val="left"/>
              <w:rPr>
                <w:sz w:val="20"/>
                <w:szCs w:val="20"/>
              </w:rPr>
            </w:pPr>
            <w:r>
              <w:rPr>
                <w:sz w:val="20"/>
                <w:szCs w:val="20"/>
              </w:rPr>
              <w:t xml:space="preserve">Отменен контроль </w:t>
            </w:r>
            <w:r w:rsidRPr="009B5A74">
              <w:rPr>
                <w:sz w:val="20"/>
                <w:szCs w:val="20"/>
              </w:rPr>
              <w:t>РК_ИК_0498</w:t>
            </w:r>
          </w:p>
        </w:tc>
      </w:tr>
      <w:tr w:rsidR="001D3AF5" w:rsidRPr="002259F3" w14:paraId="3CAA3804"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5171B370" w14:textId="7984D553" w:rsidR="001D3AF5" w:rsidRDefault="001D3AF5" w:rsidP="00396E25">
            <w:pPr>
              <w:pStyle w:val="ad"/>
              <w:rPr>
                <w:sz w:val="18"/>
                <w:szCs w:val="18"/>
              </w:rPr>
            </w:pPr>
            <w:r>
              <w:rPr>
                <w:sz w:val="18"/>
                <w:szCs w:val="18"/>
              </w:rPr>
              <w:lastRenderedPageBreak/>
              <w:t>8.27</w:t>
            </w:r>
          </w:p>
        </w:tc>
        <w:tc>
          <w:tcPr>
            <w:tcW w:w="1134" w:type="dxa"/>
            <w:tcBorders>
              <w:top w:val="single" w:sz="4" w:space="0" w:color="auto"/>
              <w:left w:val="single" w:sz="4" w:space="0" w:color="auto"/>
              <w:bottom w:val="single" w:sz="4" w:space="0" w:color="auto"/>
              <w:right w:val="single" w:sz="4" w:space="0" w:color="auto"/>
            </w:tcBorders>
          </w:tcPr>
          <w:p w14:paraId="11FDB00C" w14:textId="057F797A" w:rsidR="001D3AF5" w:rsidRDefault="001D3AF5" w:rsidP="00396E25">
            <w:pPr>
              <w:pStyle w:val="ad"/>
              <w:rPr>
                <w:sz w:val="18"/>
                <w:szCs w:val="18"/>
              </w:rPr>
            </w:pPr>
            <w:r>
              <w:rPr>
                <w:sz w:val="18"/>
                <w:szCs w:val="18"/>
              </w:rPr>
              <w:t>05.02.2025</w:t>
            </w:r>
          </w:p>
        </w:tc>
        <w:tc>
          <w:tcPr>
            <w:tcW w:w="1275" w:type="dxa"/>
            <w:tcBorders>
              <w:top w:val="single" w:sz="4" w:space="0" w:color="auto"/>
              <w:left w:val="single" w:sz="4" w:space="0" w:color="auto"/>
              <w:bottom w:val="single" w:sz="4" w:space="0" w:color="auto"/>
              <w:right w:val="single" w:sz="4" w:space="0" w:color="auto"/>
            </w:tcBorders>
          </w:tcPr>
          <w:p w14:paraId="54CE4F5B" w14:textId="64E001DD" w:rsidR="001D3AF5" w:rsidRPr="00D21544" w:rsidRDefault="001D3AF5" w:rsidP="00396E25">
            <w:pPr>
              <w:ind w:firstLine="0"/>
              <w:rPr>
                <w:sz w:val="20"/>
                <w:szCs w:val="20"/>
              </w:rPr>
            </w:pPr>
            <w:r>
              <w:rPr>
                <w:sz w:val="20"/>
                <w:szCs w:val="20"/>
              </w:rPr>
              <w:t>FCSNF-24844</w:t>
            </w:r>
          </w:p>
        </w:tc>
        <w:tc>
          <w:tcPr>
            <w:tcW w:w="6095" w:type="dxa"/>
            <w:tcBorders>
              <w:top w:val="single" w:sz="4" w:space="0" w:color="auto"/>
              <w:left w:val="single" w:sz="4" w:space="0" w:color="auto"/>
              <w:bottom w:val="single" w:sz="4" w:space="0" w:color="auto"/>
              <w:right w:val="single" w:sz="4" w:space="0" w:color="auto"/>
            </w:tcBorders>
          </w:tcPr>
          <w:p w14:paraId="7588491B" w14:textId="77777777" w:rsidR="001D3AF5" w:rsidRPr="0065118D" w:rsidRDefault="001D3AF5" w:rsidP="00396E25">
            <w:pPr>
              <w:ind w:firstLine="0"/>
              <w:rPr>
                <w:sz w:val="20"/>
                <w:szCs w:val="20"/>
              </w:rPr>
            </w:pPr>
            <w:r>
              <w:rPr>
                <w:sz w:val="20"/>
                <w:szCs w:val="20"/>
              </w:rPr>
              <w:t>Д</w:t>
            </w:r>
            <w:r w:rsidRPr="0065118D">
              <w:rPr>
                <w:sz w:val="20"/>
                <w:szCs w:val="20"/>
              </w:rPr>
              <w:t>ля документов:</w:t>
            </w:r>
          </w:p>
          <w:p w14:paraId="086999A2" w14:textId="7B5D5E38" w:rsidR="001D3AF5" w:rsidRPr="0065118D" w:rsidRDefault="001D3AF5" w:rsidP="00396E25">
            <w:pPr>
              <w:ind w:firstLine="0"/>
              <w:rPr>
                <w:sz w:val="20"/>
                <w:szCs w:val="20"/>
              </w:rPr>
            </w:pPr>
            <w:r w:rsidRPr="0065118D">
              <w:rPr>
                <w:sz w:val="20"/>
                <w:szCs w:val="20"/>
              </w:rPr>
              <w:t>o</w:t>
            </w:r>
            <w:r w:rsidRPr="0065118D">
              <w:rPr>
                <w:sz w:val="20"/>
                <w:szCs w:val="20"/>
              </w:rPr>
              <w:tab/>
              <w:t>Информация (проект информации) о заключенном контракте с 0</w:t>
            </w:r>
            <w:r>
              <w:rPr>
                <w:sz w:val="20"/>
                <w:szCs w:val="20"/>
              </w:rPr>
              <w:t>1.01.2015 (contract</w:t>
            </w:r>
            <w:r w:rsidRPr="0065118D">
              <w:rPr>
                <w:sz w:val="20"/>
                <w:szCs w:val="20"/>
              </w:rPr>
              <w:t>)</w:t>
            </w:r>
          </w:p>
          <w:p w14:paraId="5637830A" w14:textId="390BFC11" w:rsidR="001D3AF5" w:rsidRDefault="001D3AF5" w:rsidP="00396E25">
            <w:pPr>
              <w:ind w:firstLine="0"/>
              <w:rPr>
                <w:sz w:val="20"/>
                <w:szCs w:val="20"/>
              </w:rPr>
            </w:pPr>
            <w:r w:rsidRPr="0065118D">
              <w:rPr>
                <w:sz w:val="20"/>
                <w:szCs w:val="20"/>
              </w:rPr>
              <w:t>o</w:t>
            </w:r>
            <w:r w:rsidRPr="0065118D">
              <w:rPr>
                <w:sz w:val="20"/>
                <w:szCs w:val="20"/>
              </w:rPr>
              <w:tab/>
              <w:t>Информация (проект информации) о заключенном контракте с 01.01.2015 с уведомлением о соответствии контролируемой информации (</w:t>
            </w:r>
            <w:r>
              <w:rPr>
                <w:sz w:val="20"/>
                <w:szCs w:val="20"/>
              </w:rPr>
              <w:t>contract2015ControlNC</w:t>
            </w:r>
            <w:r w:rsidRPr="0065118D">
              <w:rPr>
                <w:sz w:val="20"/>
                <w:szCs w:val="20"/>
              </w:rPr>
              <w:t>)</w:t>
            </w:r>
          </w:p>
          <w:p w14:paraId="09C744E2" w14:textId="2AAAF066" w:rsidR="001D3AF5" w:rsidRDefault="001D3AF5" w:rsidP="00396E25">
            <w:pPr>
              <w:pStyle w:val="ad"/>
              <w:jc w:val="left"/>
              <w:rPr>
                <w:sz w:val="20"/>
                <w:szCs w:val="20"/>
              </w:rPr>
            </w:pPr>
            <w:r>
              <w:rPr>
                <w:sz w:val="20"/>
                <w:szCs w:val="20"/>
              </w:rPr>
              <w:t>изменено правило приема поля «</w:t>
            </w:r>
            <w:r w:rsidRPr="0065118D">
              <w:rPr>
                <w:sz w:val="20"/>
                <w:szCs w:val="20"/>
              </w:rPr>
              <w:t>К закупке применяется национальный режим в соответств</w:t>
            </w:r>
            <w:r>
              <w:rPr>
                <w:sz w:val="20"/>
                <w:szCs w:val="20"/>
              </w:rPr>
              <w:t>ии со статьей 14 Закона № 44-ФЗ» (</w:t>
            </w:r>
            <w:r>
              <w:rPr>
                <w:sz w:val="20"/>
                <w:szCs w:val="20"/>
                <w:lang w:val="en-US"/>
              </w:rPr>
              <w:t>isS</w:t>
            </w:r>
            <w:r>
              <w:rPr>
                <w:sz w:val="20"/>
                <w:szCs w:val="20"/>
              </w:rPr>
              <w:t>t14</w:t>
            </w:r>
            <w:r>
              <w:rPr>
                <w:sz w:val="20"/>
                <w:szCs w:val="20"/>
                <w:lang w:val="en-US"/>
              </w:rPr>
              <w:t>N</w:t>
            </w:r>
            <w:r>
              <w:rPr>
                <w:sz w:val="20"/>
                <w:szCs w:val="20"/>
              </w:rPr>
              <w:t>ational</w:t>
            </w:r>
            <w:r>
              <w:rPr>
                <w:sz w:val="20"/>
                <w:szCs w:val="20"/>
                <w:lang w:val="en-US"/>
              </w:rPr>
              <w:t>T</w:t>
            </w:r>
            <w:r w:rsidRPr="0065118D">
              <w:rPr>
                <w:sz w:val="20"/>
                <w:szCs w:val="20"/>
              </w:rPr>
              <w:t>reatment</w:t>
            </w:r>
            <w:r>
              <w:rPr>
                <w:sz w:val="20"/>
                <w:szCs w:val="20"/>
              </w:rPr>
              <w:t>)</w:t>
            </w:r>
          </w:p>
        </w:tc>
      </w:tr>
      <w:tr w:rsidR="001D3AF5" w:rsidRPr="002259F3" w14:paraId="07D9C3C9"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19898E3B" w14:textId="29DEC17B" w:rsidR="001D3AF5" w:rsidRDefault="001D3AF5" w:rsidP="00B76365">
            <w:pPr>
              <w:pStyle w:val="ad"/>
              <w:rPr>
                <w:sz w:val="18"/>
                <w:szCs w:val="18"/>
              </w:rPr>
            </w:pPr>
            <w:r>
              <w:rPr>
                <w:sz w:val="18"/>
                <w:szCs w:val="18"/>
              </w:rPr>
              <w:t>8.28</w:t>
            </w:r>
          </w:p>
        </w:tc>
        <w:tc>
          <w:tcPr>
            <w:tcW w:w="1134" w:type="dxa"/>
            <w:tcBorders>
              <w:top w:val="single" w:sz="4" w:space="0" w:color="auto"/>
              <w:left w:val="single" w:sz="4" w:space="0" w:color="auto"/>
              <w:bottom w:val="single" w:sz="4" w:space="0" w:color="auto"/>
              <w:right w:val="single" w:sz="4" w:space="0" w:color="auto"/>
            </w:tcBorders>
          </w:tcPr>
          <w:p w14:paraId="4D222A6D" w14:textId="46E8CFED" w:rsidR="001D3AF5" w:rsidRDefault="001D3AF5" w:rsidP="00B76365">
            <w:pPr>
              <w:pStyle w:val="ad"/>
              <w:rPr>
                <w:sz w:val="18"/>
                <w:szCs w:val="18"/>
              </w:rPr>
            </w:pPr>
            <w:r>
              <w:rPr>
                <w:sz w:val="18"/>
                <w:szCs w:val="18"/>
              </w:rPr>
              <w:t>03.03.2025</w:t>
            </w:r>
          </w:p>
        </w:tc>
        <w:tc>
          <w:tcPr>
            <w:tcW w:w="1275" w:type="dxa"/>
            <w:tcBorders>
              <w:top w:val="single" w:sz="4" w:space="0" w:color="auto"/>
              <w:left w:val="single" w:sz="4" w:space="0" w:color="auto"/>
              <w:bottom w:val="single" w:sz="4" w:space="0" w:color="auto"/>
              <w:right w:val="single" w:sz="4" w:space="0" w:color="auto"/>
            </w:tcBorders>
          </w:tcPr>
          <w:p w14:paraId="67B1F0ED" w14:textId="3CF9D53D" w:rsidR="001D3AF5" w:rsidRDefault="001D3AF5" w:rsidP="00B76365">
            <w:pPr>
              <w:ind w:firstLine="0"/>
              <w:rPr>
                <w:sz w:val="20"/>
                <w:szCs w:val="20"/>
              </w:rPr>
            </w:pPr>
            <w:r w:rsidRPr="00B76365">
              <w:rPr>
                <w:sz w:val="20"/>
                <w:szCs w:val="20"/>
              </w:rPr>
              <w:t>FCS-355649</w:t>
            </w:r>
          </w:p>
        </w:tc>
        <w:tc>
          <w:tcPr>
            <w:tcW w:w="6095" w:type="dxa"/>
            <w:tcBorders>
              <w:top w:val="single" w:sz="4" w:space="0" w:color="auto"/>
              <w:left w:val="single" w:sz="4" w:space="0" w:color="auto"/>
              <w:bottom w:val="single" w:sz="4" w:space="0" w:color="auto"/>
              <w:right w:val="single" w:sz="4" w:space="0" w:color="auto"/>
            </w:tcBorders>
          </w:tcPr>
          <w:p w14:paraId="3074B1E7" w14:textId="116205EC" w:rsidR="001D3AF5" w:rsidRDefault="001D3AF5" w:rsidP="00B76365">
            <w:pPr>
              <w:ind w:firstLine="0"/>
              <w:rPr>
                <w:sz w:val="20"/>
                <w:szCs w:val="20"/>
              </w:rPr>
            </w:pPr>
            <w:r>
              <w:rPr>
                <w:sz w:val="20"/>
                <w:szCs w:val="20"/>
              </w:rPr>
              <w:t>Изменено правило приема поля</w:t>
            </w:r>
            <w:r w:rsidRPr="00B76365">
              <w:rPr>
                <w:sz w:val="20"/>
                <w:szCs w:val="20"/>
              </w:rPr>
              <w:t xml:space="preserve"> «Идентификатор версии позиции» products\product\KTRU\ versionId)</w:t>
            </w:r>
            <w:r>
              <w:rPr>
                <w:sz w:val="20"/>
                <w:szCs w:val="20"/>
              </w:rPr>
              <w:t>:</w:t>
            </w:r>
            <w:r w:rsidRPr="00B76365">
              <w:rPr>
                <w:sz w:val="20"/>
                <w:szCs w:val="20"/>
              </w:rPr>
              <w:t xml:space="preserve"> игнорируем при приеме</w:t>
            </w:r>
            <w:r>
              <w:rPr>
                <w:sz w:val="20"/>
                <w:szCs w:val="20"/>
              </w:rPr>
              <w:t>, не заполняем при передаче</w:t>
            </w:r>
          </w:p>
        </w:tc>
      </w:tr>
      <w:tr w:rsidR="001D3AF5" w:rsidRPr="002259F3" w14:paraId="3B0855A4"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4B5615F9" w14:textId="2273782B" w:rsidR="001D3AF5" w:rsidRDefault="001D3AF5" w:rsidP="00B76365">
            <w:pPr>
              <w:pStyle w:val="ad"/>
              <w:rPr>
                <w:sz w:val="18"/>
                <w:szCs w:val="18"/>
              </w:rPr>
            </w:pPr>
            <w:r>
              <w:rPr>
                <w:sz w:val="18"/>
                <w:szCs w:val="18"/>
              </w:rPr>
              <w:t>8.29</w:t>
            </w:r>
          </w:p>
        </w:tc>
        <w:tc>
          <w:tcPr>
            <w:tcW w:w="1134" w:type="dxa"/>
            <w:tcBorders>
              <w:top w:val="single" w:sz="4" w:space="0" w:color="auto"/>
              <w:left w:val="single" w:sz="4" w:space="0" w:color="auto"/>
              <w:bottom w:val="single" w:sz="4" w:space="0" w:color="auto"/>
              <w:right w:val="single" w:sz="4" w:space="0" w:color="auto"/>
            </w:tcBorders>
          </w:tcPr>
          <w:p w14:paraId="4095CB12" w14:textId="2B72A8D3" w:rsidR="001D3AF5" w:rsidRDefault="001D3AF5" w:rsidP="00B76365">
            <w:pPr>
              <w:pStyle w:val="ad"/>
              <w:rPr>
                <w:sz w:val="18"/>
                <w:szCs w:val="18"/>
              </w:rPr>
            </w:pPr>
            <w:r>
              <w:rPr>
                <w:sz w:val="18"/>
                <w:szCs w:val="18"/>
              </w:rPr>
              <w:t>11.03.2025</w:t>
            </w:r>
          </w:p>
        </w:tc>
        <w:tc>
          <w:tcPr>
            <w:tcW w:w="1275" w:type="dxa"/>
            <w:tcBorders>
              <w:top w:val="single" w:sz="4" w:space="0" w:color="auto"/>
              <w:left w:val="single" w:sz="4" w:space="0" w:color="auto"/>
              <w:bottom w:val="single" w:sz="4" w:space="0" w:color="auto"/>
              <w:right w:val="single" w:sz="4" w:space="0" w:color="auto"/>
            </w:tcBorders>
          </w:tcPr>
          <w:p w14:paraId="016909E1" w14:textId="6A0CB043" w:rsidR="001D3AF5" w:rsidRPr="00B76365" w:rsidRDefault="001D3AF5" w:rsidP="00B76365">
            <w:pPr>
              <w:ind w:firstLine="0"/>
              <w:rPr>
                <w:sz w:val="20"/>
                <w:szCs w:val="20"/>
              </w:rPr>
            </w:pPr>
            <w:r>
              <w:rPr>
                <w:sz w:val="20"/>
                <w:szCs w:val="20"/>
              </w:rPr>
              <w:t>FCSNF-25130</w:t>
            </w:r>
          </w:p>
        </w:tc>
        <w:tc>
          <w:tcPr>
            <w:tcW w:w="6095" w:type="dxa"/>
            <w:tcBorders>
              <w:top w:val="single" w:sz="4" w:space="0" w:color="auto"/>
              <w:left w:val="single" w:sz="4" w:space="0" w:color="auto"/>
              <w:bottom w:val="single" w:sz="4" w:space="0" w:color="auto"/>
              <w:right w:val="single" w:sz="4" w:space="0" w:color="auto"/>
            </w:tcBorders>
          </w:tcPr>
          <w:p w14:paraId="35ACA37A" w14:textId="29984F77" w:rsidR="001D3AF5" w:rsidRDefault="001D3AF5" w:rsidP="00B76365">
            <w:pPr>
              <w:ind w:firstLine="0"/>
              <w:rPr>
                <w:sz w:val="20"/>
                <w:szCs w:val="20"/>
              </w:rPr>
            </w:pPr>
            <w:r>
              <w:rPr>
                <w:sz w:val="20"/>
                <w:szCs w:val="20"/>
              </w:rPr>
              <w:t xml:space="preserve">Поле </w:t>
            </w:r>
            <w:r w:rsidRPr="008761C1">
              <w:rPr>
                <w:sz w:val="20"/>
                <w:szCs w:val="20"/>
              </w:rPr>
              <w:t>«Контракт с условием о неразмещении на официальном сайте в соответствии с п. 3 ч. 5 ст. 103 44-ФЗ»</w:t>
            </w:r>
            <w:r>
              <w:rPr>
                <w:sz w:val="20"/>
                <w:szCs w:val="20"/>
              </w:rPr>
              <w:t xml:space="preserve"> </w:t>
            </w:r>
            <w:r w:rsidRPr="008761C1">
              <w:rPr>
                <w:sz w:val="20"/>
                <w:szCs w:val="20"/>
              </w:rPr>
              <w:t xml:space="preserve"> (notPublishedOnEISSt103Ch5P3</w:t>
            </w:r>
            <w:r>
              <w:rPr>
                <w:sz w:val="20"/>
                <w:szCs w:val="20"/>
              </w:rPr>
              <w:t>) и переименовано</w:t>
            </w:r>
            <w:r w:rsidRPr="008761C1">
              <w:rPr>
                <w:sz w:val="20"/>
                <w:szCs w:val="20"/>
              </w:rPr>
              <w:t xml:space="preserve"> на «Контракт с условием о неразмещении на официальном сайте в соответствии с установленными законодательством случаями»</w:t>
            </w:r>
            <w:r>
              <w:rPr>
                <w:sz w:val="20"/>
                <w:szCs w:val="20"/>
              </w:rPr>
              <w:t xml:space="preserve"> (</w:t>
            </w:r>
            <w:r w:rsidRPr="008761C1">
              <w:rPr>
                <w:sz w:val="20"/>
                <w:szCs w:val="20"/>
              </w:rPr>
              <w:t>notPublishedOnEISSt103Ch5P3</w:t>
            </w:r>
            <w:r>
              <w:rPr>
                <w:sz w:val="20"/>
                <w:szCs w:val="20"/>
              </w:rPr>
              <w:t>)</w:t>
            </w:r>
          </w:p>
        </w:tc>
      </w:tr>
      <w:tr w:rsidR="001D3AF5" w:rsidRPr="002259F3" w14:paraId="5CAD0A15"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41C1DF83" w14:textId="42F595AB" w:rsidR="001D3AF5" w:rsidRDefault="001D3AF5" w:rsidP="00061D75">
            <w:pPr>
              <w:pStyle w:val="ad"/>
              <w:rPr>
                <w:sz w:val="18"/>
                <w:szCs w:val="18"/>
              </w:rPr>
            </w:pPr>
            <w:r>
              <w:rPr>
                <w:sz w:val="18"/>
                <w:szCs w:val="18"/>
              </w:rPr>
              <w:t>8.30</w:t>
            </w:r>
          </w:p>
        </w:tc>
        <w:tc>
          <w:tcPr>
            <w:tcW w:w="1134" w:type="dxa"/>
            <w:tcBorders>
              <w:top w:val="single" w:sz="4" w:space="0" w:color="auto"/>
              <w:left w:val="single" w:sz="4" w:space="0" w:color="auto"/>
              <w:bottom w:val="single" w:sz="4" w:space="0" w:color="auto"/>
              <w:right w:val="single" w:sz="4" w:space="0" w:color="auto"/>
            </w:tcBorders>
          </w:tcPr>
          <w:p w14:paraId="45A88207" w14:textId="047F0EBE" w:rsidR="001D3AF5" w:rsidRDefault="001D3AF5" w:rsidP="00061D75">
            <w:pPr>
              <w:pStyle w:val="ad"/>
              <w:rPr>
                <w:sz w:val="18"/>
                <w:szCs w:val="18"/>
              </w:rPr>
            </w:pPr>
            <w:r>
              <w:rPr>
                <w:sz w:val="18"/>
                <w:szCs w:val="18"/>
              </w:rPr>
              <w:t>11.03.2025</w:t>
            </w:r>
          </w:p>
        </w:tc>
        <w:tc>
          <w:tcPr>
            <w:tcW w:w="1275" w:type="dxa"/>
            <w:tcBorders>
              <w:top w:val="single" w:sz="4" w:space="0" w:color="auto"/>
              <w:left w:val="single" w:sz="4" w:space="0" w:color="auto"/>
              <w:bottom w:val="single" w:sz="4" w:space="0" w:color="auto"/>
              <w:right w:val="single" w:sz="4" w:space="0" w:color="auto"/>
            </w:tcBorders>
          </w:tcPr>
          <w:p w14:paraId="179EDF80" w14:textId="77777777" w:rsidR="001D3AF5" w:rsidRDefault="001D3AF5" w:rsidP="00061D75">
            <w:pPr>
              <w:ind w:firstLine="0"/>
              <w:rPr>
                <w:sz w:val="20"/>
                <w:szCs w:val="20"/>
              </w:rPr>
            </w:pPr>
            <w:r w:rsidRPr="00061D75">
              <w:rPr>
                <w:sz w:val="20"/>
                <w:szCs w:val="20"/>
              </w:rPr>
              <w:t>FCS-353818</w:t>
            </w:r>
          </w:p>
          <w:p w14:paraId="13BCE1FF" w14:textId="229C72E2" w:rsidR="001D3AF5" w:rsidRDefault="001D3AF5" w:rsidP="00061D75">
            <w:pPr>
              <w:ind w:firstLine="0"/>
              <w:rPr>
                <w:sz w:val="20"/>
                <w:szCs w:val="20"/>
              </w:rPr>
            </w:pPr>
            <w:r w:rsidRPr="00061D75">
              <w:rPr>
                <w:sz w:val="20"/>
                <w:szCs w:val="20"/>
              </w:rPr>
              <w:t>FCS-354385</w:t>
            </w:r>
          </w:p>
        </w:tc>
        <w:tc>
          <w:tcPr>
            <w:tcW w:w="6095" w:type="dxa"/>
            <w:tcBorders>
              <w:top w:val="single" w:sz="4" w:space="0" w:color="auto"/>
              <w:left w:val="single" w:sz="4" w:space="0" w:color="auto"/>
              <w:bottom w:val="single" w:sz="4" w:space="0" w:color="auto"/>
              <w:right w:val="single" w:sz="4" w:space="0" w:color="auto"/>
            </w:tcBorders>
          </w:tcPr>
          <w:p w14:paraId="7AAEA8D8" w14:textId="33755BB9" w:rsidR="001D3AF5" w:rsidRDefault="001D3AF5" w:rsidP="00061D75">
            <w:pPr>
              <w:ind w:firstLine="0"/>
              <w:rPr>
                <w:sz w:val="20"/>
                <w:szCs w:val="20"/>
              </w:rPr>
            </w:pPr>
            <w:r>
              <w:rPr>
                <w:sz w:val="20"/>
                <w:szCs w:val="20"/>
              </w:rPr>
              <w:t xml:space="preserve">1.Отключен контроль </w:t>
            </w:r>
            <w:r w:rsidRPr="00061D75">
              <w:rPr>
                <w:sz w:val="20"/>
                <w:szCs w:val="20"/>
              </w:rPr>
              <w:t>РК_ИК_0499</w:t>
            </w:r>
            <w:r>
              <w:rPr>
                <w:sz w:val="20"/>
                <w:szCs w:val="20"/>
              </w:rPr>
              <w:t xml:space="preserve">, </w:t>
            </w:r>
            <w:r w:rsidRPr="001D5E10">
              <w:rPr>
                <w:sz w:val="20"/>
                <w:szCs w:val="20"/>
              </w:rPr>
              <w:t>РК_ИК_0488</w:t>
            </w:r>
          </w:p>
          <w:p w14:paraId="5036AD8E" w14:textId="0A8DB6C0" w:rsidR="001D3AF5" w:rsidRDefault="001D3AF5" w:rsidP="00061D75">
            <w:pPr>
              <w:ind w:firstLine="0"/>
              <w:rPr>
                <w:sz w:val="20"/>
                <w:szCs w:val="20"/>
              </w:rPr>
            </w:pPr>
            <w:r>
              <w:rPr>
                <w:sz w:val="20"/>
                <w:szCs w:val="20"/>
              </w:rPr>
              <w:t>2.Добавлено условие выгрузки поля</w:t>
            </w:r>
            <w:r w:rsidRPr="00061D75">
              <w:rPr>
                <w:sz w:val="20"/>
                <w:szCs w:val="20"/>
              </w:rPr>
              <w:t xml:space="preserve"> «Полное наименование» (deliveryPlaceInfo/byOKTMOInfo/OKTMOInfo/name)</w:t>
            </w:r>
          </w:p>
        </w:tc>
      </w:tr>
      <w:tr w:rsidR="001D3AF5" w:rsidRPr="002259F3" w14:paraId="0BA9FC64"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56DC2708" w14:textId="4CC1E332" w:rsidR="001D3AF5" w:rsidRDefault="001D3AF5" w:rsidP="00F7736F">
            <w:pPr>
              <w:pStyle w:val="ad"/>
              <w:rPr>
                <w:sz w:val="18"/>
                <w:szCs w:val="18"/>
              </w:rPr>
            </w:pPr>
            <w:r>
              <w:rPr>
                <w:sz w:val="18"/>
                <w:szCs w:val="18"/>
              </w:rPr>
              <w:t>8.31</w:t>
            </w:r>
          </w:p>
        </w:tc>
        <w:tc>
          <w:tcPr>
            <w:tcW w:w="1134" w:type="dxa"/>
            <w:tcBorders>
              <w:top w:val="single" w:sz="4" w:space="0" w:color="auto"/>
              <w:left w:val="single" w:sz="4" w:space="0" w:color="auto"/>
              <w:bottom w:val="single" w:sz="4" w:space="0" w:color="auto"/>
              <w:right w:val="single" w:sz="4" w:space="0" w:color="auto"/>
            </w:tcBorders>
          </w:tcPr>
          <w:p w14:paraId="56D24109" w14:textId="0AB6B6F0" w:rsidR="001D3AF5" w:rsidRDefault="001D3AF5" w:rsidP="00F7736F">
            <w:pPr>
              <w:pStyle w:val="ad"/>
              <w:rPr>
                <w:sz w:val="18"/>
                <w:szCs w:val="18"/>
              </w:rPr>
            </w:pPr>
            <w:r>
              <w:rPr>
                <w:sz w:val="18"/>
                <w:szCs w:val="18"/>
              </w:rPr>
              <w:t>11.03.2025</w:t>
            </w:r>
          </w:p>
        </w:tc>
        <w:tc>
          <w:tcPr>
            <w:tcW w:w="1275" w:type="dxa"/>
            <w:tcBorders>
              <w:top w:val="single" w:sz="4" w:space="0" w:color="auto"/>
              <w:left w:val="single" w:sz="4" w:space="0" w:color="auto"/>
              <w:bottom w:val="single" w:sz="4" w:space="0" w:color="auto"/>
              <w:right w:val="single" w:sz="4" w:space="0" w:color="auto"/>
            </w:tcBorders>
          </w:tcPr>
          <w:p w14:paraId="70A69F47" w14:textId="32BE3910" w:rsidR="001D3AF5" w:rsidRPr="00061D75" w:rsidRDefault="001D3AF5" w:rsidP="00F7736F">
            <w:pPr>
              <w:ind w:firstLine="0"/>
              <w:rPr>
                <w:sz w:val="20"/>
                <w:szCs w:val="20"/>
              </w:rPr>
            </w:pPr>
            <w:r>
              <w:rPr>
                <w:sz w:val="20"/>
                <w:szCs w:val="20"/>
              </w:rPr>
              <w:t>FCSNF-25070</w:t>
            </w:r>
          </w:p>
        </w:tc>
        <w:tc>
          <w:tcPr>
            <w:tcW w:w="6095" w:type="dxa"/>
            <w:tcBorders>
              <w:top w:val="single" w:sz="4" w:space="0" w:color="auto"/>
              <w:left w:val="single" w:sz="4" w:space="0" w:color="auto"/>
              <w:bottom w:val="single" w:sz="4" w:space="0" w:color="auto"/>
              <w:right w:val="single" w:sz="4" w:space="0" w:color="auto"/>
            </w:tcBorders>
          </w:tcPr>
          <w:p w14:paraId="43396379" w14:textId="6D313497" w:rsidR="001D3AF5" w:rsidRDefault="001D3AF5" w:rsidP="00F7736F">
            <w:pPr>
              <w:ind w:firstLine="0"/>
              <w:rPr>
                <w:sz w:val="20"/>
                <w:szCs w:val="20"/>
              </w:rPr>
            </w:pPr>
            <w:r>
              <w:rPr>
                <w:sz w:val="20"/>
                <w:szCs w:val="20"/>
              </w:rPr>
              <w:t>Добавлен контроль РК_ИК_0501</w:t>
            </w:r>
          </w:p>
        </w:tc>
      </w:tr>
      <w:tr w:rsidR="001D3AF5" w:rsidRPr="00FD5AF0" w14:paraId="06BA1FB4"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4B2FD94D" w14:textId="39A1CE16" w:rsidR="001D3AF5" w:rsidRDefault="001D3AF5" w:rsidP="00FC3BF1">
            <w:pPr>
              <w:pStyle w:val="ad"/>
              <w:rPr>
                <w:sz w:val="18"/>
                <w:szCs w:val="18"/>
              </w:rPr>
            </w:pPr>
            <w:r>
              <w:rPr>
                <w:sz w:val="18"/>
                <w:szCs w:val="18"/>
              </w:rPr>
              <w:t>8.32</w:t>
            </w:r>
          </w:p>
        </w:tc>
        <w:tc>
          <w:tcPr>
            <w:tcW w:w="1134" w:type="dxa"/>
            <w:tcBorders>
              <w:top w:val="single" w:sz="4" w:space="0" w:color="auto"/>
              <w:left w:val="single" w:sz="4" w:space="0" w:color="auto"/>
              <w:bottom w:val="single" w:sz="4" w:space="0" w:color="auto"/>
              <w:right w:val="single" w:sz="4" w:space="0" w:color="auto"/>
            </w:tcBorders>
          </w:tcPr>
          <w:p w14:paraId="05B03CB6" w14:textId="67FB18A7" w:rsidR="001D3AF5" w:rsidRDefault="001D3AF5" w:rsidP="00FC3BF1">
            <w:pPr>
              <w:pStyle w:val="ad"/>
              <w:rPr>
                <w:sz w:val="18"/>
                <w:szCs w:val="18"/>
              </w:rPr>
            </w:pPr>
            <w:r>
              <w:rPr>
                <w:sz w:val="18"/>
                <w:szCs w:val="18"/>
              </w:rPr>
              <w:t>20.03.2025</w:t>
            </w:r>
          </w:p>
        </w:tc>
        <w:tc>
          <w:tcPr>
            <w:tcW w:w="1275" w:type="dxa"/>
            <w:tcBorders>
              <w:top w:val="single" w:sz="4" w:space="0" w:color="auto"/>
              <w:left w:val="single" w:sz="4" w:space="0" w:color="auto"/>
              <w:bottom w:val="single" w:sz="4" w:space="0" w:color="auto"/>
              <w:right w:val="single" w:sz="4" w:space="0" w:color="auto"/>
            </w:tcBorders>
          </w:tcPr>
          <w:p w14:paraId="40A03A80" w14:textId="0A036982" w:rsidR="001D3AF5" w:rsidRDefault="001D3AF5" w:rsidP="00FC3BF1">
            <w:pPr>
              <w:ind w:firstLine="0"/>
              <w:rPr>
                <w:sz w:val="20"/>
                <w:szCs w:val="20"/>
              </w:rPr>
            </w:pPr>
            <w:r>
              <w:rPr>
                <w:sz w:val="20"/>
                <w:szCs w:val="20"/>
              </w:rPr>
              <w:t>FCSNF-24819</w:t>
            </w:r>
          </w:p>
        </w:tc>
        <w:tc>
          <w:tcPr>
            <w:tcW w:w="6095" w:type="dxa"/>
            <w:tcBorders>
              <w:top w:val="single" w:sz="4" w:space="0" w:color="auto"/>
              <w:left w:val="single" w:sz="4" w:space="0" w:color="auto"/>
              <w:bottom w:val="single" w:sz="4" w:space="0" w:color="auto"/>
              <w:right w:val="single" w:sz="4" w:space="0" w:color="auto"/>
            </w:tcBorders>
          </w:tcPr>
          <w:p w14:paraId="6BAD5EC6" w14:textId="77777777" w:rsidR="001D3AF5" w:rsidRDefault="001D3AF5" w:rsidP="00FC3BF1">
            <w:pPr>
              <w:ind w:firstLine="0"/>
              <w:rPr>
                <w:sz w:val="20"/>
                <w:szCs w:val="20"/>
              </w:rPr>
            </w:pPr>
            <w:r>
              <w:rPr>
                <w:sz w:val="20"/>
                <w:szCs w:val="20"/>
              </w:rPr>
              <w:t>1.Добавлен новый необязательный блок</w:t>
            </w:r>
            <w:r w:rsidRPr="00D251B3">
              <w:rPr>
                <w:sz w:val="20"/>
                <w:szCs w:val="20"/>
              </w:rPr>
              <w:t xml:space="preserve"> «Причина снятия требования казначейского сопровождения контракта» (bankSupportCRNewInfo/removeTreasurySupportReasonInfo)</w:t>
            </w:r>
          </w:p>
          <w:p w14:paraId="102155AA" w14:textId="58F2BA42" w:rsidR="001D3AF5" w:rsidRPr="00FD5AF0" w:rsidRDefault="001D3AF5" w:rsidP="002165F0">
            <w:pPr>
              <w:ind w:firstLine="0"/>
              <w:rPr>
                <w:sz w:val="20"/>
                <w:szCs w:val="20"/>
              </w:rPr>
            </w:pPr>
            <w:r>
              <w:rPr>
                <w:sz w:val="20"/>
                <w:szCs w:val="20"/>
              </w:rPr>
              <w:t>2. Добавлен контроль РК_ИК_0503</w:t>
            </w:r>
          </w:p>
          <w:p w14:paraId="5DF12234" w14:textId="6F01CC59" w:rsidR="001D3AF5" w:rsidRPr="00FD5AF0" w:rsidRDefault="001D3AF5" w:rsidP="002165F0">
            <w:pPr>
              <w:ind w:firstLine="0"/>
              <w:rPr>
                <w:sz w:val="20"/>
                <w:szCs w:val="20"/>
              </w:rPr>
            </w:pPr>
            <w:r>
              <w:rPr>
                <w:sz w:val="20"/>
                <w:szCs w:val="20"/>
              </w:rPr>
              <w:t>3.</w:t>
            </w:r>
            <w:r w:rsidRPr="002165F0">
              <w:rPr>
                <w:sz w:val="20"/>
                <w:szCs w:val="20"/>
              </w:rPr>
              <w:t>Добавлено</w:t>
            </w:r>
            <w:r w:rsidRPr="00FD5AF0">
              <w:rPr>
                <w:sz w:val="20"/>
                <w:szCs w:val="20"/>
              </w:rPr>
              <w:t xml:space="preserve"> </w:t>
            </w:r>
            <w:r w:rsidRPr="002165F0">
              <w:rPr>
                <w:sz w:val="20"/>
                <w:szCs w:val="20"/>
              </w:rPr>
              <w:t>поле</w:t>
            </w:r>
            <w:r w:rsidRPr="00FD5AF0">
              <w:rPr>
                <w:sz w:val="20"/>
                <w:szCs w:val="20"/>
              </w:rPr>
              <w:t xml:space="preserve"> «</w:t>
            </w:r>
            <w:r w:rsidRPr="002165F0">
              <w:rPr>
                <w:sz w:val="20"/>
                <w:szCs w:val="20"/>
              </w:rPr>
              <w:t>Описание</w:t>
            </w:r>
            <w:r w:rsidRPr="00FD5AF0">
              <w:rPr>
                <w:sz w:val="20"/>
                <w:szCs w:val="20"/>
              </w:rPr>
              <w:t xml:space="preserve"> </w:t>
            </w:r>
            <w:r w:rsidRPr="002165F0">
              <w:rPr>
                <w:sz w:val="20"/>
                <w:szCs w:val="20"/>
              </w:rPr>
              <w:t>причины</w:t>
            </w:r>
            <w:r w:rsidRPr="00FD5AF0">
              <w:rPr>
                <w:sz w:val="20"/>
                <w:szCs w:val="20"/>
              </w:rPr>
              <w:t>» (</w:t>
            </w:r>
            <w:r w:rsidRPr="002165F0">
              <w:rPr>
                <w:sz w:val="20"/>
                <w:szCs w:val="20"/>
                <w:lang w:val="en-US"/>
              </w:rPr>
              <w:t>removeTreasurySupport</w:t>
            </w:r>
            <w:r w:rsidRPr="00FD5AF0">
              <w:rPr>
                <w:sz w:val="20"/>
                <w:szCs w:val="20"/>
              </w:rPr>
              <w:t>-</w:t>
            </w:r>
            <w:r w:rsidRPr="002165F0">
              <w:rPr>
                <w:sz w:val="20"/>
                <w:szCs w:val="20"/>
                <w:lang w:val="en-US"/>
              </w:rPr>
              <w:t>ReasonInfo</w:t>
            </w:r>
            <w:r w:rsidRPr="00FD5AF0">
              <w:rPr>
                <w:sz w:val="20"/>
                <w:szCs w:val="20"/>
              </w:rPr>
              <w:t>/</w:t>
            </w:r>
            <w:r w:rsidRPr="002165F0">
              <w:rPr>
                <w:sz w:val="20"/>
                <w:szCs w:val="20"/>
                <w:lang w:val="en-US"/>
              </w:rPr>
              <w:t>descriptionReason</w:t>
            </w:r>
            <w:r w:rsidRPr="00FD5AF0">
              <w:rPr>
                <w:sz w:val="20"/>
                <w:szCs w:val="20"/>
              </w:rPr>
              <w:t>)</w:t>
            </w:r>
          </w:p>
        </w:tc>
      </w:tr>
      <w:tr w:rsidR="001D3AF5" w:rsidRPr="00FD5AF0" w14:paraId="4E55EFE4"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20DB28E1" w14:textId="7620953F" w:rsidR="001D3AF5" w:rsidRDefault="001D3AF5" w:rsidP="00FC3BF1">
            <w:pPr>
              <w:pStyle w:val="ad"/>
              <w:rPr>
                <w:sz w:val="18"/>
                <w:szCs w:val="18"/>
              </w:rPr>
            </w:pPr>
            <w:r>
              <w:rPr>
                <w:sz w:val="18"/>
                <w:szCs w:val="18"/>
              </w:rPr>
              <w:t>8.33</w:t>
            </w:r>
          </w:p>
        </w:tc>
        <w:tc>
          <w:tcPr>
            <w:tcW w:w="1134" w:type="dxa"/>
            <w:tcBorders>
              <w:top w:val="single" w:sz="4" w:space="0" w:color="auto"/>
              <w:left w:val="single" w:sz="4" w:space="0" w:color="auto"/>
              <w:bottom w:val="single" w:sz="4" w:space="0" w:color="auto"/>
              <w:right w:val="single" w:sz="4" w:space="0" w:color="auto"/>
            </w:tcBorders>
          </w:tcPr>
          <w:p w14:paraId="12BBFDA2" w14:textId="40EAAA60" w:rsidR="001D3AF5" w:rsidRDefault="001D3AF5" w:rsidP="00FC3BF1">
            <w:pPr>
              <w:pStyle w:val="ad"/>
              <w:rPr>
                <w:sz w:val="18"/>
                <w:szCs w:val="18"/>
              </w:rPr>
            </w:pPr>
            <w:r>
              <w:rPr>
                <w:sz w:val="18"/>
                <w:szCs w:val="18"/>
              </w:rPr>
              <w:t>04.04.2025</w:t>
            </w:r>
          </w:p>
        </w:tc>
        <w:tc>
          <w:tcPr>
            <w:tcW w:w="1275" w:type="dxa"/>
            <w:tcBorders>
              <w:top w:val="single" w:sz="4" w:space="0" w:color="auto"/>
              <w:left w:val="single" w:sz="4" w:space="0" w:color="auto"/>
              <w:bottom w:val="single" w:sz="4" w:space="0" w:color="auto"/>
              <w:right w:val="single" w:sz="4" w:space="0" w:color="auto"/>
            </w:tcBorders>
          </w:tcPr>
          <w:p w14:paraId="373A9CDC" w14:textId="7202A0A3" w:rsidR="001D3AF5" w:rsidRDefault="001D3AF5" w:rsidP="00FC3BF1">
            <w:pPr>
              <w:ind w:firstLine="0"/>
              <w:rPr>
                <w:sz w:val="20"/>
                <w:szCs w:val="20"/>
              </w:rPr>
            </w:pPr>
            <w:r w:rsidRPr="001B3F60">
              <w:rPr>
                <w:sz w:val="20"/>
                <w:szCs w:val="20"/>
              </w:rPr>
              <w:t>FCS-362882</w:t>
            </w:r>
          </w:p>
        </w:tc>
        <w:tc>
          <w:tcPr>
            <w:tcW w:w="6095" w:type="dxa"/>
            <w:tcBorders>
              <w:top w:val="single" w:sz="4" w:space="0" w:color="auto"/>
              <w:left w:val="single" w:sz="4" w:space="0" w:color="auto"/>
              <w:bottom w:val="single" w:sz="4" w:space="0" w:color="auto"/>
              <w:right w:val="single" w:sz="4" w:space="0" w:color="auto"/>
            </w:tcBorders>
          </w:tcPr>
          <w:p w14:paraId="7CFABC5C" w14:textId="77777777" w:rsidR="001D3AF5" w:rsidRDefault="001D3AF5" w:rsidP="00FC3BF1">
            <w:pPr>
              <w:ind w:firstLine="0"/>
              <w:rPr>
                <w:sz w:val="20"/>
                <w:szCs w:val="20"/>
              </w:rPr>
            </w:pPr>
            <w:r>
              <w:rPr>
                <w:sz w:val="20"/>
                <w:szCs w:val="20"/>
              </w:rPr>
              <w:t>Добавлены новые контроли:</w:t>
            </w:r>
          </w:p>
          <w:p w14:paraId="17FEE942" w14:textId="77777777" w:rsidR="001D3AF5" w:rsidRDefault="001D3AF5" w:rsidP="00FC3BF1">
            <w:pPr>
              <w:ind w:firstLine="0"/>
              <w:rPr>
                <w:sz w:val="20"/>
                <w:szCs w:val="20"/>
              </w:rPr>
            </w:pPr>
            <w:r>
              <w:rPr>
                <w:sz w:val="20"/>
                <w:szCs w:val="20"/>
              </w:rPr>
              <w:t>РК_ИК_0504,</w:t>
            </w:r>
          </w:p>
          <w:p w14:paraId="5EA07FDB" w14:textId="78E01C90" w:rsidR="001D3AF5" w:rsidRDefault="001D3AF5" w:rsidP="00FC3BF1">
            <w:pPr>
              <w:ind w:firstLine="0"/>
              <w:rPr>
                <w:sz w:val="20"/>
                <w:szCs w:val="20"/>
              </w:rPr>
            </w:pPr>
            <w:r>
              <w:rPr>
                <w:sz w:val="20"/>
                <w:szCs w:val="20"/>
              </w:rPr>
              <w:t>РК_ИК_0505.</w:t>
            </w:r>
          </w:p>
        </w:tc>
      </w:tr>
      <w:tr w:rsidR="001D3AF5" w:rsidRPr="00FD5AF0" w14:paraId="68B4491E" w14:textId="77777777" w:rsidTr="00822ADE">
        <w:trPr>
          <w:trHeight w:val="553"/>
        </w:trPr>
        <w:tc>
          <w:tcPr>
            <w:tcW w:w="562" w:type="dxa"/>
            <w:vMerge w:val="restart"/>
            <w:tcBorders>
              <w:top w:val="single" w:sz="4" w:space="0" w:color="auto"/>
              <w:left w:val="single" w:sz="4" w:space="0" w:color="auto"/>
              <w:right w:val="single" w:sz="4" w:space="0" w:color="auto"/>
            </w:tcBorders>
          </w:tcPr>
          <w:p w14:paraId="20D2E6EA" w14:textId="2B6743C2" w:rsidR="001D3AF5" w:rsidRDefault="001D3AF5" w:rsidP="001264E1">
            <w:pPr>
              <w:pStyle w:val="ad"/>
              <w:rPr>
                <w:sz w:val="18"/>
                <w:szCs w:val="18"/>
              </w:rPr>
            </w:pPr>
            <w:r>
              <w:rPr>
                <w:sz w:val="18"/>
                <w:szCs w:val="18"/>
              </w:rPr>
              <w:t>9.01</w:t>
            </w:r>
          </w:p>
        </w:tc>
        <w:tc>
          <w:tcPr>
            <w:tcW w:w="1134" w:type="dxa"/>
            <w:tcBorders>
              <w:top w:val="single" w:sz="4" w:space="0" w:color="auto"/>
              <w:left w:val="single" w:sz="4" w:space="0" w:color="auto"/>
              <w:bottom w:val="single" w:sz="4" w:space="0" w:color="auto"/>
              <w:right w:val="single" w:sz="4" w:space="0" w:color="auto"/>
            </w:tcBorders>
          </w:tcPr>
          <w:p w14:paraId="55F15661" w14:textId="339F24AC" w:rsidR="001D3AF5" w:rsidRDefault="001D3AF5" w:rsidP="001264E1">
            <w:pPr>
              <w:pStyle w:val="ad"/>
              <w:rPr>
                <w:sz w:val="18"/>
                <w:szCs w:val="18"/>
              </w:rPr>
            </w:pPr>
            <w:r>
              <w:rPr>
                <w:sz w:val="18"/>
                <w:szCs w:val="18"/>
              </w:rPr>
              <w:t>17.03.2025</w:t>
            </w:r>
          </w:p>
        </w:tc>
        <w:tc>
          <w:tcPr>
            <w:tcW w:w="1275" w:type="dxa"/>
            <w:tcBorders>
              <w:top w:val="single" w:sz="4" w:space="0" w:color="auto"/>
              <w:left w:val="single" w:sz="4" w:space="0" w:color="auto"/>
              <w:bottom w:val="single" w:sz="4" w:space="0" w:color="auto"/>
              <w:right w:val="single" w:sz="4" w:space="0" w:color="auto"/>
            </w:tcBorders>
          </w:tcPr>
          <w:p w14:paraId="57055E8C" w14:textId="12830731" w:rsidR="001D3AF5" w:rsidRPr="001B3F60" w:rsidRDefault="001D3AF5" w:rsidP="001264E1">
            <w:pPr>
              <w:ind w:firstLine="0"/>
              <w:rPr>
                <w:sz w:val="20"/>
                <w:szCs w:val="20"/>
              </w:rPr>
            </w:pPr>
            <w:r w:rsidRPr="009D1B7D">
              <w:rPr>
                <w:sz w:val="20"/>
                <w:szCs w:val="20"/>
              </w:rPr>
              <w:t>FCSNF-25202</w:t>
            </w:r>
          </w:p>
        </w:tc>
        <w:tc>
          <w:tcPr>
            <w:tcW w:w="6095" w:type="dxa"/>
            <w:tcBorders>
              <w:top w:val="single" w:sz="4" w:space="0" w:color="auto"/>
              <w:left w:val="single" w:sz="4" w:space="0" w:color="auto"/>
              <w:bottom w:val="single" w:sz="4" w:space="0" w:color="auto"/>
              <w:right w:val="single" w:sz="4" w:space="0" w:color="auto"/>
            </w:tcBorders>
          </w:tcPr>
          <w:p w14:paraId="47B7B140" w14:textId="77777777" w:rsidR="001D3AF5" w:rsidRPr="009D1B7D" w:rsidRDefault="001D3AF5" w:rsidP="001264E1">
            <w:pPr>
              <w:ind w:firstLine="0"/>
              <w:rPr>
                <w:sz w:val="20"/>
                <w:szCs w:val="20"/>
              </w:rPr>
            </w:pPr>
            <w:r w:rsidRPr="009D1B7D">
              <w:rPr>
                <w:sz w:val="20"/>
                <w:szCs w:val="20"/>
              </w:rPr>
              <w:t>1. Изменен прием блока «Финансирование» (finances) при приеме первичной версии и изменений. (</w:t>
            </w:r>
            <w:r>
              <w:rPr>
                <w:sz w:val="20"/>
                <w:szCs w:val="20"/>
              </w:rPr>
              <w:fldChar w:fldCharType="begin"/>
            </w:r>
            <w:r>
              <w:rPr>
                <w:sz w:val="20"/>
                <w:szCs w:val="20"/>
              </w:rPr>
              <w:instrText xml:space="preserve"> REF FCSNF_25202_1 \p \h </w:instrText>
            </w:r>
            <w:r>
              <w:rPr>
                <w:sz w:val="20"/>
                <w:szCs w:val="20"/>
              </w:rPr>
            </w:r>
            <w:r>
              <w:rPr>
                <w:sz w:val="20"/>
                <w:szCs w:val="20"/>
              </w:rPr>
              <w:fldChar w:fldCharType="separate"/>
            </w:r>
            <w:r>
              <w:rPr>
                <w:sz w:val="20"/>
                <w:szCs w:val="20"/>
              </w:rPr>
              <w:t>выше</w:t>
            </w:r>
            <w:r>
              <w:rPr>
                <w:sz w:val="20"/>
                <w:szCs w:val="20"/>
              </w:rPr>
              <w:fldChar w:fldCharType="end"/>
            </w:r>
            <w:r w:rsidRPr="009D1B7D">
              <w:rPr>
                <w:sz w:val="20"/>
                <w:szCs w:val="20"/>
              </w:rPr>
              <w:t>)</w:t>
            </w:r>
          </w:p>
          <w:p w14:paraId="6D17C4E8" w14:textId="77777777" w:rsidR="001D3AF5" w:rsidRPr="009D1B7D" w:rsidRDefault="001D3AF5" w:rsidP="001264E1">
            <w:pPr>
              <w:ind w:firstLine="0"/>
              <w:rPr>
                <w:sz w:val="20"/>
                <w:szCs w:val="20"/>
              </w:rPr>
            </w:pPr>
            <w:r w:rsidRPr="009D1B7D">
              <w:rPr>
                <w:sz w:val="20"/>
                <w:szCs w:val="20"/>
              </w:rPr>
              <w:t>Добавлены новые поля:</w:t>
            </w:r>
          </w:p>
          <w:p w14:paraId="43E9DE42" w14:textId="77777777" w:rsidR="001D3AF5" w:rsidRPr="009D1B7D" w:rsidRDefault="001D3AF5" w:rsidP="001264E1">
            <w:pPr>
              <w:ind w:firstLine="0"/>
              <w:rPr>
                <w:sz w:val="20"/>
                <w:szCs w:val="20"/>
              </w:rPr>
            </w:pPr>
            <w:r w:rsidRPr="009D1B7D">
              <w:rPr>
                <w:sz w:val="20"/>
                <w:szCs w:val="20"/>
              </w:rPr>
              <w:t>­- «Измененный код бюджетной классификации» (finances/financingPlan/stages/payments/editedKBK2016),</w:t>
            </w:r>
          </w:p>
          <w:p w14:paraId="7E006C0E" w14:textId="77777777" w:rsidR="001D3AF5" w:rsidRPr="0068006D" w:rsidRDefault="001D3AF5" w:rsidP="001264E1">
            <w:pPr>
              <w:ind w:firstLine="0"/>
              <w:rPr>
                <w:sz w:val="20"/>
                <w:szCs w:val="20"/>
                <w:lang w:val="en-US"/>
              </w:rPr>
            </w:pPr>
            <w:r w:rsidRPr="0068006D">
              <w:rPr>
                <w:sz w:val="20"/>
                <w:szCs w:val="20"/>
                <w:lang w:val="en-US"/>
              </w:rPr>
              <w:t>­- «</w:t>
            </w:r>
            <w:r w:rsidRPr="009D1B7D">
              <w:rPr>
                <w:sz w:val="20"/>
                <w:szCs w:val="20"/>
              </w:rPr>
              <w:t>Измененный</w:t>
            </w:r>
            <w:r w:rsidRPr="0068006D">
              <w:rPr>
                <w:sz w:val="20"/>
                <w:szCs w:val="20"/>
                <w:lang w:val="en-US"/>
              </w:rPr>
              <w:t xml:space="preserve"> </w:t>
            </w:r>
            <w:r w:rsidRPr="009D1B7D">
              <w:rPr>
                <w:sz w:val="20"/>
                <w:szCs w:val="20"/>
              </w:rPr>
              <w:t>код</w:t>
            </w:r>
            <w:r w:rsidRPr="0068006D">
              <w:rPr>
                <w:sz w:val="20"/>
                <w:szCs w:val="20"/>
                <w:lang w:val="en-US"/>
              </w:rPr>
              <w:t xml:space="preserve"> </w:t>
            </w:r>
            <w:r w:rsidRPr="009D1B7D">
              <w:rPr>
                <w:sz w:val="20"/>
                <w:szCs w:val="20"/>
              </w:rPr>
              <w:t>вида</w:t>
            </w:r>
            <w:r w:rsidRPr="0068006D">
              <w:rPr>
                <w:sz w:val="20"/>
                <w:szCs w:val="20"/>
                <w:lang w:val="en-US"/>
              </w:rPr>
              <w:t xml:space="preserve"> </w:t>
            </w:r>
            <w:r w:rsidRPr="009D1B7D">
              <w:rPr>
                <w:sz w:val="20"/>
                <w:szCs w:val="20"/>
              </w:rPr>
              <w:t>расходов</w:t>
            </w:r>
            <w:r w:rsidRPr="0068006D">
              <w:rPr>
                <w:sz w:val="20"/>
                <w:szCs w:val="20"/>
                <w:lang w:val="en-US"/>
              </w:rPr>
              <w:t>» (finances/financingPlan/stages/payments/editedKVR),</w:t>
            </w:r>
          </w:p>
          <w:p w14:paraId="713E4C5E" w14:textId="77777777" w:rsidR="001D3AF5" w:rsidRPr="0068006D" w:rsidRDefault="001D3AF5" w:rsidP="001264E1">
            <w:pPr>
              <w:ind w:firstLine="0"/>
              <w:rPr>
                <w:sz w:val="20"/>
                <w:szCs w:val="20"/>
                <w:lang w:val="en-US"/>
              </w:rPr>
            </w:pPr>
            <w:r w:rsidRPr="0068006D">
              <w:rPr>
                <w:sz w:val="20"/>
                <w:szCs w:val="20"/>
                <w:lang w:val="en-US"/>
              </w:rPr>
              <w:t>­- «</w:t>
            </w:r>
            <w:r w:rsidRPr="009D1B7D">
              <w:rPr>
                <w:sz w:val="20"/>
                <w:szCs w:val="20"/>
              </w:rPr>
              <w:t>Измененный</w:t>
            </w:r>
            <w:r w:rsidRPr="0068006D">
              <w:rPr>
                <w:sz w:val="20"/>
                <w:szCs w:val="20"/>
                <w:lang w:val="en-US"/>
              </w:rPr>
              <w:t xml:space="preserve"> </w:t>
            </w:r>
            <w:r w:rsidRPr="009D1B7D">
              <w:rPr>
                <w:sz w:val="20"/>
                <w:szCs w:val="20"/>
              </w:rPr>
              <w:t>код</w:t>
            </w:r>
            <w:r w:rsidRPr="0068006D">
              <w:rPr>
                <w:sz w:val="20"/>
                <w:szCs w:val="20"/>
                <w:lang w:val="en-US"/>
              </w:rPr>
              <w:t xml:space="preserve">  </w:t>
            </w:r>
            <w:r w:rsidRPr="009D1B7D">
              <w:rPr>
                <w:sz w:val="20"/>
                <w:szCs w:val="20"/>
              </w:rPr>
              <w:t>поступлений</w:t>
            </w:r>
            <w:r w:rsidRPr="0068006D">
              <w:rPr>
                <w:sz w:val="20"/>
                <w:szCs w:val="20"/>
                <w:lang w:val="en-US"/>
              </w:rPr>
              <w:t>» (finances/financingPlan/stages/payments/editedReceiptCode),</w:t>
            </w:r>
          </w:p>
          <w:p w14:paraId="7E04B8F1" w14:textId="77777777" w:rsidR="001D3AF5" w:rsidRPr="0068006D" w:rsidRDefault="001D3AF5" w:rsidP="001264E1">
            <w:pPr>
              <w:ind w:firstLine="0"/>
              <w:rPr>
                <w:sz w:val="20"/>
                <w:szCs w:val="20"/>
                <w:lang w:val="en-US"/>
              </w:rPr>
            </w:pPr>
            <w:r w:rsidRPr="0068006D">
              <w:rPr>
                <w:sz w:val="20"/>
                <w:szCs w:val="20"/>
                <w:lang w:val="en-US"/>
              </w:rPr>
              <w:t>­- «</w:t>
            </w:r>
            <w:r w:rsidRPr="009D1B7D">
              <w:rPr>
                <w:sz w:val="20"/>
                <w:szCs w:val="20"/>
              </w:rPr>
              <w:t>Измененная</w:t>
            </w:r>
            <w:r w:rsidRPr="0068006D">
              <w:rPr>
                <w:sz w:val="20"/>
                <w:szCs w:val="20"/>
                <w:lang w:val="en-US"/>
              </w:rPr>
              <w:t xml:space="preserve"> </w:t>
            </w:r>
            <w:r w:rsidRPr="009D1B7D">
              <w:rPr>
                <w:sz w:val="20"/>
                <w:szCs w:val="20"/>
              </w:rPr>
              <w:t>целевая</w:t>
            </w:r>
            <w:r w:rsidRPr="0068006D">
              <w:rPr>
                <w:sz w:val="20"/>
                <w:szCs w:val="20"/>
                <w:lang w:val="en-US"/>
              </w:rPr>
              <w:t xml:space="preserve"> </w:t>
            </w:r>
            <w:r w:rsidRPr="009D1B7D">
              <w:rPr>
                <w:sz w:val="20"/>
                <w:szCs w:val="20"/>
              </w:rPr>
              <w:t>статья</w:t>
            </w:r>
            <w:r w:rsidRPr="0068006D">
              <w:rPr>
                <w:sz w:val="20"/>
                <w:szCs w:val="20"/>
                <w:lang w:val="en-US"/>
              </w:rPr>
              <w:t>» (finances/financingPlan/stages/payments/editedTargetArticle).</w:t>
            </w:r>
          </w:p>
          <w:p w14:paraId="1637ED10" w14:textId="77777777" w:rsidR="001D3AF5" w:rsidRPr="009D1B7D" w:rsidRDefault="001D3AF5" w:rsidP="001264E1">
            <w:pPr>
              <w:ind w:firstLine="0"/>
              <w:rPr>
                <w:sz w:val="20"/>
                <w:szCs w:val="20"/>
              </w:rPr>
            </w:pPr>
            <w:r w:rsidRPr="009D1B7D">
              <w:rPr>
                <w:sz w:val="20"/>
                <w:szCs w:val="20"/>
              </w:rPr>
              <w:t>Поля игнорируются при приеме и не заполняются при передаче, начиная с версии 15.2:</w:t>
            </w:r>
          </w:p>
          <w:p w14:paraId="7A8E4DDC" w14:textId="77777777" w:rsidR="001D3AF5" w:rsidRPr="0068006D" w:rsidRDefault="001D3AF5" w:rsidP="001264E1">
            <w:pPr>
              <w:ind w:firstLine="0"/>
              <w:rPr>
                <w:sz w:val="20"/>
                <w:szCs w:val="20"/>
                <w:lang w:val="en-US"/>
              </w:rPr>
            </w:pPr>
            <w:r w:rsidRPr="0068006D">
              <w:rPr>
                <w:sz w:val="20"/>
                <w:szCs w:val="20"/>
                <w:lang w:val="en-US"/>
              </w:rPr>
              <w:t>­- «</w:t>
            </w:r>
            <w:r w:rsidRPr="009D1B7D">
              <w:rPr>
                <w:sz w:val="20"/>
                <w:szCs w:val="20"/>
              </w:rPr>
              <w:t>Год</w:t>
            </w:r>
            <w:r w:rsidRPr="0068006D">
              <w:rPr>
                <w:sz w:val="20"/>
                <w:szCs w:val="20"/>
                <w:lang w:val="en-US"/>
              </w:rPr>
              <w:t xml:space="preserve"> </w:t>
            </w:r>
            <w:r w:rsidRPr="009D1B7D">
              <w:rPr>
                <w:sz w:val="20"/>
                <w:szCs w:val="20"/>
              </w:rPr>
              <w:t>платежа</w:t>
            </w:r>
            <w:r w:rsidRPr="0068006D">
              <w:rPr>
                <w:sz w:val="20"/>
                <w:szCs w:val="20"/>
                <w:lang w:val="en-US"/>
              </w:rPr>
              <w:t xml:space="preserve">» (financingPlan/stages/payments/paymentYear), </w:t>
            </w:r>
          </w:p>
          <w:p w14:paraId="404DE2F7" w14:textId="77777777" w:rsidR="001D3AF5" w:rsidRPr="0068006D" w:rsidRDefault="001D3AF5" w:rsidP="001264E1">
            <w:pPr>
              <w:ind w:firstLine="0"/>
              <w:rPr>
                <w:sz w:val="20"/>
                <w:szCs w:val="20"/>
                <w:lang w:val="en-US"/>
              </w:rPr>
            </w:pPr>
            <w:r w:rsidRPr="0068006D">
              <w:rPr>
                <w:sz w:val="20"/>
                <w:szCs w:val="20"/>
                <w:lang w:val="en-US"/>
              </w:rPr>
              <w:t>­- «</w:t>
            </w:r>
            <w:r w:rsidRPr="009D1B7D">
              <w:rPr>
                <w:sz w:val="20"/>
                <w:szCs w:val="20"/>
              </w:rPr>
              <w:t>Сумма</w:t>
            </w:r>
            <w:r w:rsidRPr="0068006D">
              <w:rPr>
                <w:sz w:val="20"/>
                <w:szCs w:val="20"/>
                <w:lang w:val="en-US"/>
              </w:rPr>
              <w:t xml:space="preserve"> </w:t>
            </w:r>
            <w:r w:rsidRPr="009D1B7D">
              <w:rPr>
                <w:sz w:val="20"/>
                <w:szCs w:val="20"/>
              </w:rPr>
              <w:t>платежа</w:t>
            </w:r>
            <w:r w:rsidRPr="0068006D">
              <w:rPr>
                <w:sz w:val="20"/>
                <w:szCs w:val="20"/>
                <w:lang w:val="en-US"/>
              </w:rPr>
              <w:t xml:space="preserve"> </w:t>
            </w:r>
            <w:r w:rsidRPr="009D1B7D">
              <w:rPr>
                <w:sz w:val="20"/>
                <w:szCs w:val="20"/>
              </w:rPr>
              <w:t>в</w:t>
            </w:r>
            <w:r w:rsidRPr="0068006D">
              <w:rPr>
                <w:sz w:val="20"/>
                <w:szCs w:val="20"/>
                <w:lang w:val="en-US"/>
              </w:rPr>
              <w:t xml:space="preserve"> </w:t>
            </w:r>
            <w:r w:rsidRPr="009D1B7D">
              <w:rPr>
                <w:sz w:val="20"/>
                <w:szCs w:val="20"/>
              </w:rPr>
              <w:t>валюте</w:t>
            </w:r>
            <w:r w:rsidRPr="0068006D">
              <w:rPr>
                <w:sz w:val="20"/>
                <w:szCs w:val="20"/>
                <w:lang w:val="en-US"/>
              </w:rPr>
              <w:t xml:space="preserve"> </w:t>
            </w:r>
            <w:r w:rsidRPr="009D1B7D">
              <w:rPr>
                <w:sz w:val="20"/>
                <w:szCs w:val="20"/>
              </w:rPr>
              <w:t>контракта</w:t>
            </w:r>
            <w:r w:rsidRPr="0068006D">
              <w:rPr>
                <w:sz w:val="20"/>
                <w:szCs w:val="20"/>
                <w:lang w:val="en-US"/>
              </w:rPr>
              <w:t xml:space="preserve">» (finances/financingPlan/stages/payments/paymentSum), </w:t>
            </w:r>
          </w:p>
          <w:p w14:paraId="0708E2E5" w14:textId="77777777" w:rsidR="001D3AF5" w:rsidRPr="0068006D" w:rsidRDefault="001D3AF5" w:rsidP="001264E1">
            <w:pPr>
              <w:ind w:firstLine="0"/>
              <w:rPr>
                <w:sz w:val="20"/>
                <w:szCs w:val="20"/>
                <w:lang w:val="en-US"/>
              </w:rPr>
            </w:pPr>
            <w:r w:rsidRPr="0068006D">
              <w:rPr>
                <w:sz w:val="20"/>
                <w:szCs w:val="20"/>
                <w:lang w:val="en-US"/>
              </w:rPr>
              <w:lastRenderedPageBreak/>
              <w:t>­- «</w:t>
            </w:r>
            <w:r w:rsidRPr="009D1B7D">
              <w:rPr>
                <w:sz w:val="20"/>
                <w:szCs w:val="20"/>
              </w:rPr>
              <w:t>Сумма</w:t>
            </w:r>
            <w:r w:rsidRPr="0068006D">
              <w:rPr>
                <w:sz w:val="20"/>
                <w:szCs w:val="20"/>
                <w:lang w:val="en-US"/>
              </w:rPr>
              <w:t xml:space="preserve"> </w:t>
            </w:r>
            <w:r w:rsidRPr="009D1B7D">
              <w:rPr>
                <w:sz w:val="20"/>
                <w:szCs w:val="20"/>
              </w:rPr>
              <w:t>платежа</w:t>
            </w:r>
            <w:r w:rsidRPr="0068006D">
              <w:rPr>
                <w:sz w:val="20"/>
                <w:szCs w:val="20"/>
                <w:lang w:val="en-US"/>
              </w:rPr>
              <w:t xml:space="preserve"> </w:t>
            </w:r>
            <w:r w:rsidRPr="009D1B7D">
              <w:rPr>
                <w:sz w:val="20"/>
                <w:szCs w:val="20"/>
              </w:rPr>
              <w:t>в</w:t>
            </w:r>
            <w:r w:rsidRPr="0068006D">
              <w:rPr>
                <w:sz w:val="20"/>
                <w:szCs w:val="20"/>
                <w:lang w:val="en-US"/>
              </w:rPr>
              <w:t xml:space="preserve"> </w:t>
            </w:r>
            <w:r w:rsidRPr="009D1B7D">
              <w:rPr>
                <w:sz w:val="20"/>
                <w:szCs w:val="20"/>
              </w:rPr>
              <w:t>рублевом</w:t>
            </w:r>
            <w:r w:rsidRPr="0068006D">
              <w:rPr>
                <w:sz w:val="20"/>
                <w:szCs w:val="20"/>
                <w:lang w:val="en-US"/>
              </w:rPr>
              <w:t xml:space="preserve"> </w:t>
            </w:r>
            <w:r w:rsidRPr="009D1B7D">
              <w:rPr>
                <w:sz w:val="20"/>
                <w:szCs w:val="20"/>
              </w:rPr>
              <w:t>эквиваленте</w:t>
            </w:r>
            <w:r w:rsidRPr="0068006D">
              <w:rPr>
                <w:sz w:val="20"/>
                <w:szCs w:val="20"/>
                <w:lang w:val="en-US"/>
              </w:rPr>
              <w:t xml:space="preserve">» (finances/financingPlan/stages/payments/paymentSumRUR). </w:t>
            </w:r>
          </w:p>
          <w:p w14:paraId="7AF51167" w14:textId="77777777" w:rsidR="001D3AF5" w:rsidRPr="0068006D" w:rsidRDefault="001D3AF5" w:rsidP="001264E1">
            <w:pPr>
              <w:ind w:firstLine="0"/>
              <w:rPr>
                <w:sz w:val="20"/>
                <w:szCs w:val="20"/>
                <w:lang w:val="en-US"/>
              </w:rPr>
            </w:pPr>
            <w:r w:rsidRPr="009D1B7D">
              <w:rPr>
                <w:sz w:val="20"/>
                <w:szCs w:val="20"/>
              </w:rPr>
              <w:t>Добавлен</w:t>
            </w:r>
            <w:r w:rsidRPr="0068006D">
              <w:rPr>
                <w:sz w:val="20"/>
                <w:szCs w:val="20"/>
                <w:lang w:val="en-US"/>
              </w:rPr>
              <w:t xml:space="preserve"> </w:t>
            </w:r>
            <w:r w:rsidRPr="009D1B7D">
              <w:rPr>
                <w:sz w:val="20"/>
                <w:szCs w:val="20"/>
              </w:rPr>
              <w:t>новый</w:t>
            </w:r>
            <w:r w:rsidRPr="0068006D">
              <w:rPr>
                <w:sz w:val="20"/>
                <w:szCs w:val="20"/>
                <w:lang w:val="en-US"/>
              </w:rPr>
              <w:t xml:space="preserve"> </w:t>
            </w:r>
            <w:r w:rsidRPr="009D1B7D">
              <w:rPr>
                <w:sz w:val="20"/>
                <w:szCs w:val="20"/>
              </w:rPr>
              <w:t>блок</w:t>
            </w:r>
            <w:r w:rsidRPr="0068006D">
              <w:rPr>
                <w:sz w:val="20"/>
                <w:szCs w:val="20"/>
                <w:lang w:val="en-US"/>
              </w:rPr>
              <w:t xml:space="preserve"> «</w:t>
            </w:r>
            <w:r w:rsidRPr="009D1B7D">
              <w:rPr>
                <w:sz w:val="20"/>
                <w:szCs w:val="20"/>
              </w:rPr>
              <w:t>Сумма</w:t>
            </w:r>
            <w:r w:rsidRPr="0068006D">
              <w:rPr>
                <w:sz w:val="20"/>
                <w:szCs w:val="20"/>
                <w:lang w:val="en-US"/>
              </w:rPr>
              <w:t xml:space="preserve"> </w:t>
            </w:r>
            <w:r w:rsidRPr="009D1B7D">
              <w:rPr>
                <w:sz w:val="20"/>
                <w:szCs w:val="20"/>
              </w:rPr>
              <w:t>платежей</w:t>
            </w:r>
            <w:r w:rsidRPr="0068006D">
              <w:rPr>
                <w:sz w:val="20"/>
                <w:szCs w:val="20"/>
                <w:lang w:val="en-US"/>
              </w:rPr>
              <w:t xml:space="preserve"> </w:t>
            </w:r>
            <w:r w:rsidRPr="009D1B7D">
              <w:rPr>
                <w:sz w:val="20"/>
                <w:szCs w:val="20"/>
              </w:rPr>
              <w:t>в</w:t>
            </w:r>
            <w:r w:rsidRPr="0068006D">
              <w:rPr>
                <w:sz w:val="20"/>
                <w:szCs w:val="20"/>
                <w:lang w:val="en-US"/>
              </w:rPr>
              <w:t xml:space="preserve"> </w:t>
            </w:r>
            <w:r w:rsidRPr="009D1B7D">
              <w:rPr>
                <w:sz w:val="20"/>
                <w:szCs w:val="20"/>
              </w:rPr>
              <w:t>разбивке</w:t>
            </w:r>
            <w:r w:rsidRPr="0068006D">
              <w:rPr>
                <w:sz w:val="20"/>
                <w:szCs w:val="20"/>
                <w:lang w:val="en-US"/>
              </w:rPr>
              <w:t xml:space="preserve"> </w:t>
            </w:r>
            <w:r w:rsidRPr="009D1B7D">
              <w:rPr>
                <w:sz w:val="20"/>
                <w:szCs w:val="20"/>
              </w:rPr>
              <w:t>по</w:t>
            </w:r>
            <w:r w:rsidRPr="0068006D">
              <w:rPr>
                <w:sz w:val="20"/>
                <w:szCs w:val="20"/>
                <w:lang w:val="en-US"/>
              </w:rPr>
              <w:t xml:space="preserve"> </w:t>
            </w:r>
            <w:r w:rsidRPr="009D1B7D">
              <w:rPr>
                <w:sz w:val="20"/>
                <w:szCs w:val="20"/>
              </w:rPr>
              <w:t>годам</w:t>
            </w:r>
            <w:r w:rsidRPr="0068006D">
              <w:rPr>
                <w:sz w:val="20"/>
                <w:szCs w:val="20"/>
                <w:lang w:val="en-US"/>
              </w:rPr>
              <w:t>» (finances/financingPlan/stages/payments/paymentYearsInfo).</w:t>
            </w:r>
          </w:p>
          <w:p w14:paraId="26A98EAF" w14:textId="77777777" w:rsidR="001D3AF5" w:rsidRPr="009D1B7D" w:rsidRDefault="001D3AF5" w:rsidP="001264E1">
            <w:pPr>
              <w:ind w:firstLine="0"/>
              <w:rPr>
                <w:sz w:val="20"/>
                <w:szCs w:val="20"/>
              </w:rPr>
            </w:pPr>
            <w:r w:rsidRPr="009D1B7D">
              <w:rPr>
                <w:sz w:val="20"/>
                <w:szCs w:val="20"/>
              </w:rPr>
              <w:t>2. Отключены контроли: РК_ИК_0395, РК_ИК_0396, РК_ИК_0397, РК_ИК_0413, РК_ИК_0414.</w:t>
            </w:r>
          </w:p>
          <w:p w14:paraId="51D3A990" w14:textId="77777777" w:rsidR="001D3AF5" w:rsidRPr="009D1B7D" w:rsidRDefault="001D3AF5" w:rsidP="001264E1">
            <w:pPr>
              <w:ind w:firstLine="0"/>
              <w:rPr>
                <w:sz w:val="20"/>
                <w:szCs w:val="20"/>
              </w:rPr>
            </w:pPr>
            <w:r w:rsidRPr="009D1B7D">
              <w:rPr>
                <w:sz w:val="20"/>
                <w:szCs w:val="20"/>
              </w:rPr>
              <w:t>3. Добавлен новый контроль РК_ИК_0502.</w:t>
            </w:r>
          </w:p>
          <w:p w14:paraId="401CD8EC" w14:textId="77777777" w:rsidR="001D3AF5" w:rsidRPr="009D1B7D" w:rsidRDefault="001D3AF5" w:rsidP="001264E1">
            <w:pPr>
              <w:ind w:firstLine="0"/>
              <w:rPr>
                <w:sz w:val="20"/>
                <w:szCs w:val="20"/>
              </w:rPr>
            </w:pPr>
            <w:r w:rsidRPr="009D1B7D">
              <w:rPr>
                <w:sz w:val="20"/>
                <w:szCs w:val="20"/>
              </w:rPr>
              <w:t>4. Скорректирован контроль РК_ИК_0451.</w:t>
            </w:r>
          </w:p>
          <w:p w14:paraId="04090292" w14:textId="2DBAA6E2" w:rsidR="001D3AF5" w:rsidRDefault="001D3AF5" w:rsidP="001264E1">
            <w:pPr>
              <w:ind w:firstLine="0"/>
              <w:rPr>
                <w:sz w:val="20"/>
                <w:szCs w:val="20"/>
              </w:rPr>
            </w:pPr>
            <w:r w:rsidRPr="009D1B7D">
              <w:rPr>
                <w:sz w:val="20"/>
                <w:szCs w:val="20"/>
              </w:rPr>
              <w:t>5. Скорректированы правила приема признака «Закупка товара, работы, услуги по государственному оборонному заказу в соответствии с ФЗ № 275-ФЗ от 29 декабря 2012 г» (isGOZ)</w:t>
            </w:r>
            <w:r>
              <w:rPr>
                <w:sz w:val="20"/>
                <w:szCs w:val="20"/>
              </w:rPr>
              <w:t>(</w:t>
            </w:r>
            <w:r>
              <w:rPr>
                <w:sz w:val="20"/>
                <w:szCs w:val="20"/>
              </w:rPr>
              <w:fldChar w:fldCharType="begin"/>
            </w:r>
            <w:r>
              <w:rPr>
                <w:sz w:val="20"/>
                <w:szCs w:val="20"/>
              </w:rPr>
              <w:instrText xml:space="preserve"> REF FCSNF_25202_2 \p \h </w:instrText>
            </w:r>
            <w:r>
              <w:rPr>
                <w:sz w:val="20"/>
                <w:szCs w:val="20"/>
              </w:rPr>
            </w:r>
            <w:r>
              <w:rPr>
                <w:sz w:val="20"/>
                <w:szCs w:val="20"/>
              </w:rPr>
              <w:fldChar w:fldCharType="separate"/>
            </w:r>
            <w:r>
              <w:rPr>
                <w:sz w:val="20"/>
                <w:szCs w:val="20"/>
              </w:rPr>
              <w:t>выше</w:t>
            </w:r>
            <w:r>
              <w:rPr>
                <w:sz w:val="20"/>
                <w:szCs w:val="20"/>
              </w:rPr>
              <w:fldChar w:fldCharType="end"/>
            </w:r>
            <w:r>
              <w:rPr>
                <w:sz w:val="20"/>
                <w:szCs w:val="20"/>
              </w:rPr>
              <w:t>)</w:t>
            </w:r>
            <w:r w:rsidRPr="009D1B7D">
              <w:rPr>
                <w:sz w:val="20"/>
                <w:szCs w:val="20"/>
              </w:rPr>
              <w:t>. При приеме первичной версии и изменений признак принимается из пакета, если в связанном контракте в РЭК соответствующий признак не установлен.</w:t>
            </w:r>
          </w:p>
        </w:tc>
      </w:tr>
      <w:tr w:rsidR="001D3AF5" w:rsidRPr="001D3AF5" w14:paraId="67F9D349" w14:textId="77777777" w:rsidTr="00822ADE">
        <w:trPr>
          <w:trHeight w:val="553"/>
        </w:trPr>
        <w:tc>
          <w:tcPr>
            <w:tcW w:w="562" w:type="dxa"/>
            <w:vMerge/>
            <w:tcBorders>
              <w:left w:val="single" w:sz="4" w:space="0" w:color="auto"/>
              <w:bottom w:val="single" w:sz="4" w:space="0" w:color="auto"/>
              <w:right w:val="single" w:sz="4" w:space="0" w:color="auto"/>
            </w:tcBorders>
          </w:tcPr>
          <w:p w14:paraId="57514711" w14:textId="77777777" w:rsidR="001D3AF5" w:rsidRDefault="001D3AF5" w:rsidP="00461FF0">
            <w:pPr>
              <w:pStyle w:val="ad"/>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64203FB3" w14:textId="2CF0B97D" w:rsidR="001D3AF5" w:rsidRDefault="001D3AF5" w:rsidP="00461FF0">
            <w:pPr>
              <w:pStyle w:val="ad"/>
              <w:rPr>
                <w:sz w:val="18"/>
                <w:szCs w:val="18"/>
              </w:rPr>
            </w:pPr>
            <w:r>
              <w:rPr>
                <w:sz w:val="18"/>
                <w:szCs w:val="18"/>
              </w:rPr>
              <w:t>20.05.2025</w:t>
            </w:r>
          </w:p>
        </w:tc>
        <w:tc>
          <w:tcPr>
            <w:tcW w:w="1275" w:type="dxa"/>
            <w:tcBorders>
              <w:top w:val="single" w:sz="4" w:space="0" w:color="auto"/>
              <w:left w:val="single" w:sz="4" w:space="0" w:color="auto"/>
              <w:bottom w:val="single" w:sz="4" w:space="0" w:color="auto"/>
              <w:right w:val="single" w:sz="4" w:space="0" w:color="auto"/>
            </w:tcBorders>
          </w:tcPr>
          <w:p w14:paraId="4B300F96" w14:textId="11D42D43" w:rsidR="001D3AF5" w:rsidRPr="009D1B7D" w:rsidRDefault="001D3AF5" w:rsidP="00461FF0">
            <w:pPr>
              <w:ind w:firstLine="0"/>
              <w:rPr>
                <w:sz w:val="20"/>
                <w:szCs w:val="20"/>
              </w:rPr>
            </w:pPr>
            <w:r w:rsidRPr="00D74EA8">
              <w:rPr>
                <w:sz w:val="20"/>
                <w:szCs w:val="20"/>
              </w:rPr>
              <w:t>FCS-372631</w:t>
            </w:r>
          </w:p>
        </w:tc>
        <w:tc>
          <w:tcPr>
            <w:tcW w:w="6095" w:type="dxa"/>
            <w:tcBorders>
              <w:top w:val="single" w:sz="4" w:space="0" w:color="auto"/>
              <w:left w:val="single" w:sz="4" w:space="0" w:color="auto"/>
              <w:bottom w:val="single" w:sz="4" w:space="0" w:color="auto"/>
              <w:right w:val="single" w:sz="4" w:space="0" w:color="auto"/>
            </w:tcBorders>
          </w:tcPr>
          <w:p w14:paraId="13D92B46" w14:textId="77777777" w:rsidR="001D3AF5" w:rsidRPr="00AD722E" w:rsidRDefault="001D3AF5" w:rsidP="00461FF0">
            <w:pPr>
              <w:ind w:firstLine="0"/>
              <w:rPr>
                <w:sz w:val="20"/>
                <w:szCs w:val="20"/>
              </w:rPr>
            </w:pPr>
            <w:r w:rsidRPr="00AD722E">
              <w:rPr>
                <w:sz w:val="20"/>
                <w:szCs w:val="20"/>
              </w:rPr>
              <w:t>В блоке «Платежи по этапу» (finances/financingPlan/stages/payments) скорректированы правила приема полей:</w:t>
            </w:r>
          </w:p>
          <w:p w14:paraId="0D5DDE4C" w14:textId="77777777" w:rsidR="001D3AF5" w:rsidRPr="00AD722E" w:rsidRDefault="001D3AF5" w:rsidP="00461FF0">
            <w:pPr>
              <w:ind w:firstLine="0"/>
              <w:rPr>
                <w:sz w:val="20"/>
                <w:szCs w:val="20"/>
              </w:rPr>
            </w:pPr>
            <w:r w:rsidRPr="00AD722E">
              <w:rPr>
                <w:sz w:val="20"/>
                <w:szCs w:val="20"/>
              </w:rPr>
              <w:t>•</w:t>
            </w:r>
            <w:r w:rsidRPr="00AD722E">
              <w:rPr>
                <w:sz w:val="20"/>
                <w:szCs w:val="20"/>
              </w:rPr>
              <w:tab/>
              <w:t>для типа организации заказчика «05 - Унитарное предприятие» или «20 - Иное юридическое лицо»,</w:t>
            </w:r>
          </w:p>
          <w:p w14:paraId="6525B01F" w14:textId="77777777" w:rsidR="001D3AF5" w:rsidRPr="00AD722E" w:rsidRDefault="001D3AF5" w:rsidP="00461FF0">
            <w:pPr>
              <w:ind w:firstLine="0"/>
              <w:rPr>
                <w:sz w:val="20"/>
                <w:szCs w:val="20"/>
              </w:rPr>
            </w:pPr>
            <w:r w:rsidRPr="00AD722E">
              <w:rPr>
                <w:sz w:val="20"/>
                <w:szCs w:val="20"/>
              </w:rPr>
              <w:t>•</w:t>
            </w:r>
            <w:r w:rsidRPr="00AD722E">
              <w:rPr>
                <w:sz w:val="20"/>
                <w:szCs w:val="20"/>
              </w:rPr>
              <w:tab/>
              <w:t xml:space="preserve">для типа организации заказчика равен «09 - Государственная корпорация» И заполнен блок «Внебюджетные средства» (finances/financingPlan/financeSource/extrabudgetFunds), </w:t>
            </w:r>
          </w:p>
          <w:p w14:paraId="0DD2B86D" w14:textId="71E27D09" w:rsidR="001D3AF5" w:rsidRPr="00931D75" w:rsidRDefault="001D3AF5" w:rsidP="00461FF0">
            <w:pPr>
              <w:ind w:firstLine="0"/>
              <w:rPr>
                <w:sz w:val="20"/>
                <w:szCs w:val="20"/>
                <w:lang w:val="en-US"/>
              </w:rPr>
            </w:pPr>
            <w:r w:rsidRPr="00AD722E">
              <w:rPr>
                <w:sz w:val="20"/>
                <w:szCs w:val="20"/>
              </w:rPr>
              <w:t>поля</w:t>
            </w:r>
            <w:r w:rsidRPr="00931D75">
              <w:rPr>
                <w:sz w:val="20"/>
                <w:szCs w:val="20"/>
                <w:lang w:val="en-US"/>
              </w:rPr>
              <w:t xml:space="preserve"> editedKVR, receiptCode, editedReceiptCode </w:t>
            </w:r>
            <w:r w:rsidRPr="00AD722E">
              <w:rPr>
                <w:sz w:val="20"/>
                <w:szCs w:val="20"/>
              </w:rPr>
              <w:t>не</w:t>
            </w:r>
            <w:r w:rsidRPr="00931D75">
              <w:rPr>
                <w:sz w:val="20"/>
                <w:szCs w:val="20"/>
                <w:lang w:val="en-US"/>
              </w:rPr>
              <w:t xml:space="preserve"> </w:t>
            </w:r>
            <w:r w:rsidRPr="00AD722E">
              <w:rPr>
                <w:sz w:val="20"/>
                <w:szCs w:val="20"/>
              </w:rPr>
              <w:t>принимаются</w:t>
            </w:r>
            <w:r w:rsidRPr="00931D75">
              <w:rPr>
                <w:sz w:val="20"/>
                <w:szCs w:val="20"/>
                <w:lang w:val="en-US"/>
              </w:rPr>
              <w:t>.</w:t>
            </w:r>
          </w:p>
        </w:tc>
      </w:tr>
      <w:tr w:rsidR="001D3AF5" w:rsidRPr="00FD5AF0" w14:paraId="15E08450"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5040ACB6" w14:textId="33B5DA38" w:rsidR="001D3AF5" w:rsidRPr="0068006D" w:rsidRDefault="001D3AF5" w:rsidP="00461FF0">
            <w:pPr>
              <w:pStyle w:val="ad"/>
              <w:rPr>
                <w:sz w:val="18"/>
                <w:szCs w:val="18"/>
                <w:lang w:val="en-US"/>
              </w:rPr>
            </w:pPr>
            <w:r>
              <w:rPr>
                <w:sz w:val="18"/>
                <w:szCs w:val="18"/>
              </w:rPr>
              <w:t>9.0</w:t>
            </w:r>
            <w:r>
              <w:rPr>
                <w:sz w:val="18"/>
                <w:szCs w:val="18"/>
                <w:lang w:val="en-US"/>
              </w:rPr>
              <w:t>2</w:t>
            </w:r>
          </w:p>
        </w:tc>
        <w:tc>
          <w:tcPr>
            <w:tcW w:w="1134" w:type="dxa"/>
            <w:tcBorders>
              <w:top w:val="single" w:sz="4" w:space="0" w:color="auto"/>
              <w:left w:val="single" w:sz="4" w:space="0" w:color="auto"/>
              <w:bottom w:val="single" w:sz="4" w:space="0" w:color="auto"/>
              <w:right w:val="single" w:sz="4" w:space="0" w:color="auto"/>
            </w:tcBorders>
          </w:tcPr>
          <w:p w14:paraId="5C2E962F" w14:textId="7E1233DE" w:rsidR="001D3AF5" w:rsidRDefault="001D3AF5" w:rsidP="00461FF0">
            <w:pPr>
              <w:pStyle w:val="ad"/>
              <w:rPr>
                <w:sz w:val="18"/>
                <w:szCs w:val="18"/>
              </w:rPr>
            </w:pPr>
            <w:r>
              <w:rPr>
                <w:sz w:val="18"/>
                <w:szCs w:val="18"/>
              </w:rPr>
              <w:t>28.02.2025</w:t>
            </w:r>
          </w:p>
        </w:tc>
        <w:tc>
          <w:tcPr>
            <w:tcW w:w="1275" w:type="dxa"/>
            <w:tcBorders>
              <w:top w:val="single" w:sz="4" w:space="0" w:color="auto"/>
              <w:left w:val="single" w:sz="4" w:space="0" w:color="auto"/>
              <w:bottom w:val="single" w:sz="4" w:space="0" w:color="auto"/>
              <w:right w:val="single" w:sz="4" w:space="0" w:color="auto"/>
            </w:tcBorders>
          </w:tcPr>
          <w:p w14:paraId="192E07A9" w14:textId="268E2332" w:rsidR="001D3AF5" w:rsidRPr="009D1B7D" w:rsidRDefault="001D3AF5" w:rsidP="00461FF0">
            <w:pPr>
              <w:ind w:firstLine="0"/>
              <w:rPr>
                <w:sz w:val="20"/>
                <w:szCs w:val="20"/>
              </w:rPr>
            </w:pPr>
            <w:r w:rsidRPr="009D1B7D">
              <w:rPr>
                <w:sz w:val="20"/>
                <w:szCs w:val="20"/>
              </w:rPr>
              <w:t>FCSNF-25</w:t>
            </w:r>
            <w:r>
              <w:rPr>
                <w:sz w:val="20"/>
                <w:szCs w:val="20"/>
              </w:rPr>
              <w:t>087</w:t>
            </w:r>
          </w:p>
        </w:tc>
        <w:tc>
          <w:tcPr>
            <w:tcW w:w="6095" w:type="dxa"/>
            <w:tcBorders>
              <w:top w:val="single" w:sz="4" w:space="0" w:color="auto"/>
              <w:left w:val="single" w:sz="4" w:space="0" w:color="auto"/>
              <w:bottom w:val="single" w:sz="4" w:space="0" w:color="auto"/>
              <w:right w:val="single" w:sz="4" w:space="0" w:color="auto"/>
            </w:tcBorders>
          </w:tcPr>
          <w:p w14:paraId="15E88FC7" w14:textId="50AC542C" w:rsidR="001D3AF5" w:rsidRPr="00815090" w:rsidRDefault="001D3AF5" w:rsidP="00461FF0">
            <w:pPr>
              <w:ind w:firstLine="0"/>
              <w:rPr>
                <w:sz w:val="20"/>
                <w:szCs w:val="20"/>
              </w:rPr>
            </w:pPr>
            <w:r>
              <w:rPr>
                <w:sz w:val="20"/>
                <w:szCs w:val="20"/>
              </w:rPr>
              <w:t xml:space="preserve">В разделе </w:t>
            </w:r>
            <w:r>
              <w:rPr>
                <w:sz w:val="20"/>
                <w:szCs w:val="20"/>
              </w:rPr>
              <w:fldChar w:fldCharType="begin"/>
            </w:r>
            <w:r>
              <w:rPr>
                <w:sz w:val="20"/>
                <w:szCs w:val="20"/>
              </w:rPr>
              <w:instrText xml:space="preserve"> REF _Ref195039340 \r \h </w:instrText>
            </w:r>
            <w:r>
              <w:rPr>
                <w:sz w:val="20"/>
                <w:szCs w:val="20"/>
              </w:rPr>
            </w:r>
            <w:r>
              <w:rPr>
                <w:sz w:val="20"/>
                <w:szCs w:val="20"/>
              </w:rPr>
              <w:fldChar w:fldCharType="separate"/>
            </w:r>
            <w:r>
              <w:rPr>
                <w:sz w:val="20"/>
                <w:szCs w:val="20"/>
              </w:rPr>
              <w:t>3.5.4</w:t>
            </w:r>
            <w:r>
              <w:rPr>
                <w:sz w:val="20"/>
                <w:szCs w:val="20"/>
              </w:rPr>
              <w:fldChar w:fldCharType="end"/>
            </w:r>
            <w:r>
              <w:rPr>
                <w:sz w:val="20"/>
                <w:szCs w:val="20"/>
              </w:rPr>
              <w:t xml:space="preserve"> добавлены т</w:t>
            </w:r>
            <w:r w:rsidRPr="00815090">
              <w:rPr>
                <w:sz w:val="20"/>
                <w:szCs w:val="20"/>
              </w:rPr>
              <w:t>ребовани</w:t>
            </w:r>
            <w:r>
              <w:rPr>
                <w:sz w:val="20"/>
                <w:szCs w:val="20"/>
              </w:rPr>
              <w:t>я</w:t>
            </w:r>
            <w:r w:rsidRPr="00815090">
              <w:rPr>
                <w:sz w:val="20"/>
                <w:szCs w:val="20"/>
              </w:rPr>
              <w:t xml:space="preserve"> к фасадному методу для поиска СГК по параметрам</w:t>
            </w:r>
          </w:p>
        </w:tc>
      </w:tr>
      <w:tr w:rsidR="001D3AF5" w:rsidRPr="00FD5AF0" w14:paraId="1D032DB2"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48B4D708" w14:textId="6AE9DC92" w:rsidR="001D3AF5" w:rsidRDefault="001D3AF5" w:rsidP="00461FF0">
            <w:pPr>
              <w:pStyle w:val="ad"/>
              <w:rPr>
                <w:sz w:val="18"/>
                <w:szCs w:val="18"/>
              </w:rPr>
            </w:pPr>
            <w:r>
              <w:rPr>
                <w:sz w:val="18"/>
                <w:szCs w:val="18"/>
              </w:rPr>
              <w:t>9.03</w:t>
            </w:r>
          </w:p>
        </w:tc>
        <w:tc>
          <w:tcPr>
            <w:tcW w:w="1134" w:type="dxa"/>
            <w:tcBorders>
              <w:top w:val="single" w:sz="4" w:space="0" w:color="auto"/>
              <w:left w:val="single" w:sz="4" w:space="0" w:color="auto"/>
              <w:bottom w:val="single" w:sz="4" w:space="0" w:color="auto"/>
              <w:right w:val="single" w:sz="4" w:space="0" w:color="auto"/>
            </w:tcBorders>
          </w:tcPr>
          <w:p w14:paraId="5CAA3694" w14:textId="6935FD30" w:rsidR="001D3AF5" w:rsidRDefault="001D3AF5" w:rsidP="00461FF0">
            <w:pPr>
              <w:pStyle w:val="ad"/>
              <w:rPr>
                <w:sz w:val="18"/>
                <w:szCs w:val="18"/>
              </w:rPr>
            </w:pPr>
            <w:r>
              <w:rPr>
                <w:sz w:val="18"/>
                <w:szCs w:val="18"/>
              </w:rPr>
              <w:t>22.04.2025</w:t>
            </w:r>
          </w:p>
        </w:tc>
        <w:tc>
          <w:tcPr>
            <w:tcW w:w="1275" w:type="dxa"/>
            <w:tcBorders>
              <w:top w:val="single" w:sz="4" w:space="0" w:color="auto"/>
              <w:left w:val="single" w:sz="4" w:space="0" w:color="auto"/>
              <w:bottom w:val="single" w:sz="4" w:space="0" w:color="auto"/>
              <w:right w:val="single" w:sz="4" w:space="0" w:color="auto"/>
            </w:tcBorders>
          </w:tcPr>
          <w:p w14:paraId="63BCAB30" w14:textId="3CD07C1C" w:rsidR="001D3AF5" w:rsidRPr="009D1B7D" w:rsidRDefault="001D3AF5" w:rsidP="00461FF0">
            <w:pPr>
              <w:ind w:firstLine="0"/>
              <w:rPr>
                <w:sz w:val="20"/>
                <w:szCs w:val="20"/>
              </w:rPr>
            </w:pPr>
            <w:r w:rsidRPr="00057691">
              <w:rPr>
                <w:sz w:val="20"/>
                <w:szCs w:val="20"/>
              </w:rPr>
              <w:t>FCS-361893</w:t>
            </w:r>
          </w:p>
        </w:tc>
        <w:tc>
          <w:tcPr>
            <w:tcW w:w="6095" w:type="dxa"/>
            <w:tcBorders>
              <w:top w:val="single" w:sz="4" w:space="0" w:color="auto"/>
              <w:left w:val="single" w:sz="4" w:space="0" w:color="auto"/>
              <w:bottom w:val="single" w:sz="4" w:space="0" w:color="auto"/>
              <w:right w:val="single" w:sz="4" w:space="0" w:color="auto"/>
            </w:tcBorders>
          </w:tcPr>
          <w:p w14:paraId="5800427A" w14:textId="27461264" w:rsidR="001D3AF5" w:rsidRDefault="001D3AF5" w:rsidP="00461FF0">
            <w:pPr>
              <w:ind w:firstLine="0"/>
              <w:rPr>
                <w:sz w:val="20"/>
                <w:szCs w:val="20"/>
              </w:rPr>
            </w:pPr>
            <w:r>
              <w:rPr>
                <w:sz w:val="20"/>
                <w:szCs w:val="20"/>
              </w:rPr>
              <w:t xml:space="preserve">Добавлено требование заполнения поля </w:t>
            </w:r>
            <w:r w:rsidRPr="00057691">
              <w:rPr>
                <w:sz w:val="20"/>
                <w:szCs w:val="20"/>
              </w:rPr>
              <w:t>«Код характеристики» (products/product/KTRU/characteristics/characteristicsUsingReferenceInfo/code) при передаче</w:t>
            </w:r>
          </w:p>
        </w:tc>
      </w:tr>
      <w:tr w:rsidR="001D3AF5" w:rsidRPr="00FD5AF0" w14:paraId="0EB11714"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31D984AB" w14:textId="44CECFF8" w:rsidR="001D3AF5" w:rsidRDefault="001D3AF5" w:rsidP="00461FF0">
            <w:pPr>
              <w:pStyle w:val="ad"/>
              <w:rPr>
                <w:sz w:val="18"/>
                <w:szCs w:val="18"/>
              </w:rPr>
            </w:pPr>
            <w:r>
              <w:rPr>
                <w:sz w:val="18"/>
                <w:szCs w:val="18"/>
              </w:rPr>
              <w:t>9.04</w:t>
            </w:r>
          </w:p>
        </w:tc>
        <w:tc>
          <w:tcPr>
            <w:tcW w:w="1134" w:type="dxa"/>
            <w:tcBorders>
              <w:top w:val="single" w:sz="4" w:space="0" w:color="auto"/>
              <w:left w:val="single" w:sz="4" w:space="0" w:color="auto"/>
              <w:bottom w:val="single" w:sz="4" w:space="0" w:color="auto"/>
              <w:right w:val="single" w:sz="4" w:space="0" w:color="auto"/>
            </w:tcBorders>
          </w:tcPr>
          <w:p w14:paraId="00C3620D" w14:textId="37D65551" w:rsidR="001D3AF5" w:rsidRDefault="001D3AF5" w:rsidP="00461FF0">
            <w:pPr>
              <w:pStyle w:val="ad"/>
              <w:rPr>
                <w:sz w:val="18"/>
                <w:szCs w:val="18"/>
              </w:rPr>
            </w:pPr>
            <w:r>
              <w:rPr>
                <w:sz w:val="18"/>
                <w:szCs w:val="18"/>
              </w:rPr>
              <w:t>23.04.2025</w:t>
            </w:r>
          </w:p>
        </w:tc>
        <w:tc>
          <w:tcPr>
            <w:tcW w:w="1275" w:type="dxa"/>
            <w:tcBorders>
              <w:top w:val="single" w:sz="4" w:space="0" w:color="auto"/>
              <w:left w:val="single" w:sz="4" w:space="0" w:color="auto"/>
              <w:bottom w:val="single" w:sz="4" w:space="0" w:color="auto"/>
              <w:right w:val="single" w:sz="4" w:space="0" w:color="auto"/>
            </w:tcBorders>
          </w:tcPr>
          <w:p w14:paraId="1242BC69" w14:textId="74E4A58C" w:rsidR="001D3AF5" w:rsidRPr="00057691" w:rsidRDefault="001D3AF5" w:rsidP="00461FF0">
            <w:pPr>
              <w:ind w:firstLine="0"/>
              <w:rPr>
                <w:sz w:val="20"/>
                <w:szCs w:val="20"/>
              </w:rPr>
            </w:pPr>
            <w:r>
              <w:rPr>
                <w:sz w:val="20"/>
                <w:szCs w:val="20"/>
              </w:rPr>
              <w:t>FCSNF-24525</w:t>
            </w:r>
          </w:p>
        </w:tc>
        <w:tc>
          <w:tcPr>
            <w:tcW w:w="6095" w:type="dxa"/>
            <w:tcBorders>
              <w:top w:val="single" w:sz="4" w:space="0" w:color="auto"/>
              <w:left w:val="single" w:sz="4" w:space="0" w:color="auto"/>
              <w:bottom w:val="single" w:sz="4" w:space="0" w:color="auto"/>
              <w:right w:val="single" w:sz="4" w:space="0" w:color="auto"/>
            </w:tcBorders>
          </w:tcPr>
          <w:p w14:paraId="1B2DE780" w14:textId="3FDD73F5" w:rsidR="001D3AF5" w:rsidRDefault="001D3AF5" w:rsidP="00461FF0">
            <w:pPr>
              <w:ind w:firstLine="0"/>
              <w:rPr>
                <w:sz w:val="20"/>
                <w:szCs w:val="20"/>
              </w:rPr>
            </w:pPr>
            <w:r w:rsidRPr="00637BAF">
              <w:rPr>
                <w:sz w:val="20"/>
                <w:szCs w:val="20"/>
              </w:rPr>
              <w:t xml:space="preserve">Для документа «Информация </w:t>
            </w:r>
            <w:r>
              <w:rPr>
                <w:sz w:val="20"/>
                <w:szCs w:val="20"/>
              </w:rPr>
              <w:t>об исполнении (исполнении обяза</w:t>
            </w:r>
            <w:r w:rsidRPr="00637BAF">
              <w:rPr>
                <w:sz w:val="20"/>
                <w:szCs w:val="20"/>
              </w:rPr>
              <w:t>тельств по предоставленной гара</w:t>
            </w:r>
            <w:r>
              <w:rPr>
                <w:sz w:val="20"/>
                <w:szCs w:val="20"/>
              </w:rPr>
              <w:t>нтии качества, расторжении, воз</w:t>
            </w:r>
            <w:r w:rsidRPr="00637BAF">
              <w:rPr>
                <w:sz w:val="20"/>
                <w:szCs w:val="20"/>
              </w:rPr>
              <w:t>врата переплаты по контракту, признании контракта недействи-тельным)» (contractProcedure):</w:t>
            </w:r>
          </w:p>
          <w:p w14:paraId="2AA876DD" w14:textId="18342CC2" w:rsidR="001D3AF5" w:rsidRPr="00637BAF" w:rsidRDefault="001D3AF5" w:rsidP="00461FF0">
            <w:pPr>
              <w:ind w:firstLine="0"/>
              <w:rPr>
                <w:sz w:val="20"/>
                <w:szCs w:val="20"/>
              </w:rPr>
            </w:pPr>
            <w:r>
              <w:rPr>
                <w:sz w:val="20"/>
                <w:szCs w:val="20"/>
              </w:rPr>
              <w:t xml:space="preserve">1. Добавлен новый блок </w:t>
            </w:r>
            <w:r w:rsidRPr="00637BAF">
              <w:rPr>
                <w:sz w:val="20"/>
                <w:szCs w:val="20"/>
              </w:rPr>
              <w:t>«Информация о прекращении контракта (обязательств по контракту)» (obligationsTermination)</w:t>
            </w:r>
          </w:p>
          <w:p w14:paraId="1640AA15" w14:textId="02240F84" w:rsidR="001D3AF5" w:rsidRPr="005A7F7F" w:rsidRDefault="001D3AF5" w:rsidP="00461FF0">
            <w:pPr>
              <w:ind w:firstLine="0"/>
              <w:rPr>
                <w:sz w:val="20"/>
                <w:szCs w:val="20"/>
              </w:rPr>
            </w:pPr>
            <w:r w:rsidRPr="00637BAF">
              <w:rPr>
                <w:sz w:val="20"/>
                <w:szCs w:val="20"/>
              </w:rPr>
              <w:t>2.Добавлены контроли РК_ИК_0506, РК_ИК_0507</w:t>
            </w:r>
            <w:r>
              <w:rPr>
                <w:sz w:val="20"/>
                <w:szCs w:val="20"/>
              </w:rPr>
              <w:t>, РК_ИК_0514</w:t>
            </w:r>
          </w:p>
          <w:p w14:paraId="0305172D" w14:textId="7E7A014B" w:rsidR="001D3AF5" w:rsidRDefault="001D3AF5" w:rsidP="00461FF0">
            <w:pPr>
              <w:ind w:firstLine="0"/>
              <w:rPr>
                <w:sz w:val="20"/>
                <w:szCs w:val="20"/>
              </w:rPr>
            </w:pPr>
            <w:r>
              <w:rPr>
                <w:sz w:val="20"/>
                <w:szCs w:val="20"/>
              </w:rPr>
              <w:t>3.</w:t>
            </w:r>
            <w:r w:rsidRPr="005E486E">
              <w:rPr>
                <w:sz w:val="20"/>
                <w:szCs w:val="20"/>
              </w:rPr>
              <w:t>Изменено правило приема блоков:</w:t>
            </w:r>
          </w:p>
          <w:p w14:paraId="07F3FE73" w14:textId="77777777" w:rsidR="001D3AF5" w:rsidRPr="005F6713" w:rsidRDefault="001D3AF5" w:rsidP="00461FF0">
            <w:pPr>
              <w:pStyle w:val="affe"/>
              <w:numPr>
                <w:ilvl w:val="0"/>
                <w:numId w:val="251"/>
              </w:numPr>
              <w:rPr>
                <w:sz w:val="20"/>
                <w:szCs w:val="20"/>
              </w:rPr>
            </w:pPr>
            <w:r w:rsidRPr="005F6713">
              <w:rPr>
                <w:sz w:val="20"/>
                <w:szCs w:val="20"/>
              </w:rPr>
              <w:t>«Информация об уплате по независимой гарантии, выданной в обеспечении исполнения контракта.» (bankGuaranteePayment);</w:t>
            </w:r>
          </w:p>
          <w:p w14:paraId="2542CCA2" w14:textId="7AA0FE36" w:rsidR="001D3AF5" w:rsidRPr="005E486E" w:rsidRDefault="001D3AF5" w:rsidP="00461FF0">
            <w:pPr>
              <w:pStyle w:val="affe"/>
              <w:numPr>
                <w:ilvl w:val="0"/>
                <w:numId w:val="251"/>
              </w:numPr>
              <w:rPr>
                <w:sz w:val="20"/>
                <w:szCs w:val="20"/>
              </w:rPr>
            </w:pPr>
            <w:r w:rsidRPr="005F6713">
              <w:rPr>
                <w:sz w:val="20"/>
                <w:szCs w:val="20"/>
              </w:rPr>
              <w:t>«Сведения об удержании денежных средств, перечисленных в качестве обеспечения исполнения контракта.» (holdCashEnforcement);</w:t>
            </w:r>
          </w:p>
        </w:tc>
      </w:tr>
      <w:tr w:rsidR="001D3AF5" w:rsidRPr="00FD5AF0" w14:paraId="7CB84F5C"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352C584D" w14:textId="2FC9F797" w:rsidR="001D3AF5" w:rsidRDefault="001D3AF5" w:rsidP="00461FF0">
            <w:pPr>
              <w:pStyle w:val="ad"/>
              <w:rPr>
                <w:sz w:val="18"/>
                <w:szCs w:val="18"/>
              </w:rPr>
            </w:pPr>
            <w:r>
              <w:rPr>
                <w:sz w:val="18"/>
                <w:szCs w:val="18"/>
              </w:rPr>
              <w:t>9.05</w:t>
            </w:r>
          </w:p>
        </w:tc>
        <w:tc>
          <w:tcPr>
            <w:tcW w:w="1134" w:type="dxa"/>
            <w:tcBorders>
              <w:top w:val="single" w:sz="4" w:space="0" w:color="auto"/>
              <w:left w:val="single" w:sz="4" w:space="0" w:color="auto"/>
              <w:bottom w:val="single" w:sz="4" w:space="0" w:color="auto"/>
              <w:right w:val="single" w:sz="4" w:space="0" w:color="auto"/>
            </w:tcBorders>
          </w:tcPr>
          <w:p w14:paraId="01444BB5" w14:textId="64FAB3F4" w:rsidR="001D3AF5" w:rsidRDefault="001D3AF5" w:rsidP="00461FF0">
            <w:pPr>
              <w:pStyle w:val="ad"/>
              <w:rPr>
                <w:sz w:val="18"/>
                <w:szCs w:val="18"/>
              </w:rPr>
            </w:pPr>
            <w:r>
              <w:rPr>
                <w:sz w:val="18"/>
                <w:szCs w:val="18"/>
              </w:rPr>
              <w:t>23.04.2025</w:t>
            </w:r>
          </w:p>
        </w:tc>
        <w:tc>
          <w:tcPr>
            <w:tcW w:w="1275" w:type="dxa"/>
            <w:tcBorders>
              <w:top w:val="single" w:sz="4" w:space="0" w:color="auto"/>
              <w:left w:val="single" w:sz="4" w:space="0" w:color="auto"/>
              <w:bottom w:val="single" w:sz="4" w:space="0" w:color="auto"/>
              <w:right w:val="single" w:sz="4" w:space="0" w:color="auto"/>
            </w:tcBorders>
          </w:tcPr>
          <w:p w14:paraId="3F5644B2" w14:textId="0082397A" w:rsidR="001D3AF5" w:rsidRDefault="001D3AF5" w:rsidP="00461FF0">
            <w:pPr>
              <w:ind w:firstLine="0"/>
              <w:rPr>
                <w:sz w:val="20"/>
                <w:szCs w:val="20"/>
              </w:rPr>
            </w:pPr>
            <w:r w:rsidRPr="00335235">
              <w:rPr>
                <w:sz w:val="20"/>
                <w:szCs w:val="20"/>
              </w:rPr>
              <w:t>FCS-367682</w:t>
            </w:r>
          </w:p>
        </w:tc>
        <w:tc>
          <w:tcPr>
            <w:tcW w:w="6095" w:type="dxa"/>
            <w:tcBorders>
              <w:top w:val="single" w:sz="4" w:space="0" w:color="auto"/>
              <w:left w:val="single" w:sz="4" w:space="0" w:color="auto"/>
              <w:bottom w:val="single" w:sz="4" w:space="0" w:color="auto"/>
              <w:right w:val="single" w:sz="4" w:space="0" w:color="auto"/>
            </w:tcBorders>
          </w:tcPr>
          <w:p w14:paraId="6B963691" w14:textId="1297E541" w:rsidR="001D3AF5" w:rsidRPr="00637BAF" w:rsidRDefault="001D3AF5" w:rsidP="00461FF0">
            <w:pPr>
              <w:ind w:firstLine="0"/>
              <w:rPr>
                <w:sz w:val="20"/>
                <w:szCs w:val="20"/>
              </w:rPr>
            </w:pPr>
            <w:r>
              <w:rPr>
                <w:sz w:val="20"/>
                <w:szCs w:val="20"/>
              </w:rPr>
              <w:t>Внесены изменение в описние блока «</w:t>
            </w:r>
            <w:r w:rsidRPr="00335235">
              <w:rPr>
                <w:sz w:val="20"/>
                <w:szCs w:val="20"/>
              </w:rPr>
              <w:t>Дополнительная информация из классификаторов</w:t>
            </w:r>
            <w:r>
              <w:rPr>
                <w:sz w:val="20"/>
                <w:szCs w:val="20"/>
              </w:rPr>
              <w:t>» (</w:t>
            </w:r>
            <w:r w:rsidRPr="00335235">
              <w:rPr>
                <w:sz w:val="20"/>
                <w:szCs w:val="20"/>
              </w:rPr>
              <w:t>addInformationFromClassifiers</w:t>
            </w:r>
            <w:r>
              <w:rPr>
                <w:sz w:val="20"/>
                <w:szCs w:val="20"/>
              </w:rPr>
              <w:t xml:space="preserve">) в блоке </w:t>
            </w:r>
            <w:r w:rsidRPr="00335235">
              <w:rPr>
                <w:sz w:val="20"/>
                <w:szCs w:val="20"/>
              </w:rPr>
              <w:t xml:space="preserve">«Сведения об упаковке» </w:t>
            </w:r>
          </w:p>
        </w:tc>
      </w:tr>
      <w:tr w:rsidR="001D3AF5" w:rsidRPr="00FD5AF0" w14:paraId="4504E620"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09A38739" w14:textId="7670DE89" w:rsidR="001D3AF5" w:rsidRPr="002C077C" w:rsidRDefault="001D3AF5" w:rsidP="00461FF0">
            <w:pPr>
              <w:pStyle w:val="ad"/>
              <w:rPr>
                <w:sz w:val="18"/>
                <w:szCs w:val="18"/>
                <w:lang w:val="en-US"/>
              </w:rPr>
            </w:pPr>
            <w:r>
              <w:rPr>
                <w:sz w:val="18"/>
                <w:szCs w:val="18"/>
                <w:lang w:val="en-US"/>
              </w:rPr>
              <w:t>9.06</w:t>
            </w:r>
          </w:p>
        </w:tc>
        <w:tc>
          <w:tcPr>
            <w:tcW w:w="1134" w:type="dxa"/>
            <w:tcBorders>
              <w:top w:val="single" w:sz="4" w:space="0" w:color="auto"/>
              <w:left w:val="single" w:sz="4" w:space="0" w:color="auto"/>
              <w:bottom w:val="single" w:sz="4" w:space="0" w:color="auto"/>
              <w:right w:val="single" w:sz="4" w:space="0" w:color="auto"/>
            </w:tcBorders>
          </w:tcPr>
          <w:p w14:paraId="61873BFE" w14:textId="14A339A1" w:rsidR="001D3AF5" w:rsidRPr="002C077C" w:rsidRDefault="001D3AF5" w:rsidP="00461FF0">
            <w:pPr>
              <w:pStyle w:val="ad"/>
              <w:rPr>
                <w:sz w:val="18"/>
                <w:szCs w:val="18"/>
              </w:rPr>
            </w:pPr>
            <w:r>
              <w:rPr>
                <w:sz w:val="18"/>
                <w:szCs w:val="18"/>
                <w:lang w:val="en-US"/>
              </w:rPr>
              <w:t>28</w:t>
            </w:r>
            <w:r>
              <w:rPr>
                <w:sz w:val="18"/>
                <w:szCs w:val="18"/>
              </w:rPr>
              <w:t>.04.2025</w:t>
            </w:r>
          </w:p>
        </w:tc>
        <w:tc>
          <w:tcPr>
            <w:tcW w:w="1275" w:type="dxa"/>
            <w:tcBorders>
              <w:top w:val="single" w:sz="4" w:space="0" w:color="auto"/>
              <w:left w:val="single" w:sz="4" w:space="0" w:color="auto"/>
              <w:bottom w:val="single" w:sz="4" w:space="0" w:color="auto"/>
              <w:right w:val="single" w:sz="4" w:space="0" w:color="auto"/>
            </w:tcBorders>
          </w:tcPr>
          <w:p w14:paraId="7EBCE904" w14:textId="62C892C6" w:rsidR="001D3AF5" w:rsidRPr="00335235" w:rsidRDefault="001D3AF5" w:rsidP="00461FF0">
            <w:pPr>
              <w:ind w:firstLine="0"/>
              <w:rPr>
                <w:sz w:val="20"/>
                <w:szCs w:val="20"/>
              </w:rPr>
            </w:pPr>
            <w:r w:rsidRPr="00335235">
              <w:rPr>
                <w:sz w:val="20"/>
                <w:szCs w:val="20"/>
              </w:rPr>
              <w:t>FCS-367682</w:t>
            </w:r>
          </w:p>
        </w:tc>
        <w:tc>
          <w:tcPr>
            <w:tcW w:w="6095" w:type="dxa"/>
            <w:tcBorders>
              <w:top w:val="single" w:sz="4" w:space="0" w:color="auto"/>
              <w:left w:val="single" w:sz="4" w:space="0" w:color="auto"/>
              <w:bottom w:val="single" w:sz="4" w:space="0" w:color="auto"/>
              <w:right w:val="single" w:sz="4" w:space="0" w:color="auto"/>
            </w:tcBorders>
          </w:tcPr>
          <w:p w14:paraId="30443DD5" w14:textId="4E115A1C" w:rsidR="001D3AF5" w:rsidRDefault="001D3AF5" w:rsidP="00461FF0">
            <w:pPr>
              <w:ind w:firstLine="0"/>
              <w:rPr>
                <w:sz w:val="20"/>
                <w:szCs w:val="20"/>
              </w:rPr>
            </w:pPr>
            <w:r>
              <w:rPr>
                <w:sz w:val="20"/>
                <w:szCs w:val="20"/>
              </w:rPr>
              <w:t xml:space="preserve">Добавлен контроль </w:t>
            </w:r>
            <w:r w:rsidRPr="00637BAF">
              <w:rPr>
                <w:sz w:val="20"/>
                <w:szCs w:val="20"/>
              </w:rPr>
              <w:t>РК_ИК_050</w:t>
            </w:r>
            <w:r>
              <w:rPr>
                <w:sz w:val="20"/>
                <w:szCs w:val="20"/>
              </w:rPr>
              <w:t>8</w:t>
            </w:r>
          </w:p>
        </w:tc>
      </w:tr>
      <w:tr w:rsidR="001D3AF5" w:rsidRPr="00FD5AF0" w14:paraId="0D81CC1E"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1EADC01C" w14:textId="0C3C93A5" w:rsidR="001D3AF5" w:rsidRPr="007114B1" w:rsidRDefault="001D3AF5" w:rsidP="00461FF0">
            <w:pPr>
              <w:pStyle w:val="ad"/>
              <w:rPr>
                <w:sz w:val="18"/>
                <w:szCs w:val="18"/>
              </w:rPr>
            </w:pPr>
            <w:r>
              <w:rPr>
                <w:sz w:val="18"/>
                <w:szCs w:val="18"/>
              </w:rPr>
              <w:t>9.07</w:t>
            </w:r>
          </w:p>
        </w:tc>
        <w:tc>
          <w:tcPr>
            <w:tcW w:w="1134" w:type="dxa"/>
            <w:tcBorders>
              <w:top w:val="single" w:sz="4" w:space="0" w:color="auto"/>
              <w:left w:val="single" w:sz="4" w:space="0" w:color="auto"/>
              <w:bottom w:val="single" w:sz="4" w:space="0" w:color="auto"/>
              <w:right w:val="single" w:sz="4" w:space="0" w:color="auto"/>
            </w:tcBorders>
          </w:tcPr>
          <w:p w14:paraId="0AAFB9BB" w14:textId="01DF4D39" w:rsidR="001D3AF5" w:rsidRDefault="001D3AF5" w:rsidP="00461FF0">
            <w:pPr>
              <w:pStyle w:val="ad"/>
              <w:rPr>
                <w:sz w:val="18"/>
                <w:szCs w:val="18"/>
                <w:lang w:val="en-US"/>
              </w:rPr>
            </w:pPr>
            <w:r>
              <w:rPr>
                <w:sz w:val="18"/>
                <w:szCs w:val="18"/>
              </w:rPr>
              <w:t>06.05.2025</w:t>
            </w:r>
          </w:p>
        </w:tc>
        <w:tc>
          <w:tcPr>
            <w:tcW w:w="1275" w:type="dxa"/>
            <w:tcBorders>
              <w:top w:val="single" w:sz="4" w:space="0" w:color="auto"/>
              <w:left w:val="single" w:sz="4" w:space="0" w:color="auto"/>
              <w:bottom w:val="single" w:sz="4" w:space="0" w:color="auto"/>
              <w:right w:val="single" w:sz="4" w:space="0" w:color="auto"/>
            </w:tcBorders>
          </w:tcPr>
          <w:p w14:paraId="2D9A04E9" w14:textId="0736C851" w:rsidR="001D3AF5" w:rsidRPr="00335235" w:rsidRDefault="001D3AF5" w:rsidP="00461FF0">
            <w:pPr>
              <w:ind w:firstLine="0"/>
              <w:rPr>
                <w:sz w:val="20"/>
                <w:szCs w:val="20"/>
              </w:rPr>
            </w:pPr>
            <w:r w:rsidRPr="007114B1">
              <w:rPr>
                <w:sz w:val="20"/>
                <w:szCs w:val="20"/>
              </w:rPr>
              <w:t>FCS-359679</w:t>
            </w:r>
          </w:p>
        </w:tc>
        <w:tc>
          <w:tcPr>
            <w:tcW w:w="6095" w:type="dxa"/>
            <w:tcBorders>
              <w:top w:val="single" w:sz="4" w:space="0" w:color="auto"/>
              <w:left w:val="single" w:sz="4" w:space="0" w:color="auto"/>
              <w:bottom w:val="single" w:sz="4" w:space="0" w:color="auto"/>
              <w:right w:val="single" w:sz="4" w:space="0" w:color="auto"/>
            </w:tcBorders>
          </w:tcPr>
          <w:p w14:paraId="08BB1E30" w14:textId="4F342103" w:rsidR="001D3AF5" w:rsidRDefault="001D3AF5" w:rsidP="00461FF0">
            <w:pPr>
              <w:pStyle w:val="ad"/>
              <w:jc w:val="left"/>
              <w:rPr>
                <w:sz w:val="20"/>
                <w:szCs w:val="20"/>
              </w:rPr>
            </w:pPr>
            <w:r>
              <w:rPr>
                <w:sz w:val="20"/>
                <w:szCs w:val="20"/>
              </w:rPr>
              <w:t xml:space="preserve">Внесены изменения в правила приема </w:t>
            </w:r>
            <w:r>
              <w:rPr>
                <w:sz w:val="20"/>
                <w:szCs w:val="20"/>
              </w:rPr>
              <w:fldChar w:fldCharType="begin"/>
            </w:r>
            <w:r>
              <w:rPr>
                <w:sz w:val="20"/>
                <w:szCs w:val="20"/>
              </w:rPr>
              <w:instrText xml:space="preserve"> REF st14Info \h  \* MERGEFORMAT </w:instrText>
            </w:r>
            <w:r>
              <w:rPr>
                <w:sz w:val="20"/>
                <w:szCs w:val="20"/>
              </w:rPr>
            </w:r>
            <w:r>
              <w:rPr>
                <w:sz w:val="20"/>
                <w:szCs w:val="20"/>
              </w:rPr>
              <w:fldChar w:fldCharType="separate"/>
            </w:r>
            <w:r w:rsidRPr="007114B1">
              <w:rPr>
                <w:sz w:val="20"/>
                <w:szCs w:val="20"/>
              </w:rPr>
              <w:t>Блок «Информация о применении к закупке национального режима» (st14Info)</w:t>
            </w:r>
            <w:r>
              <w:rPr>
                <w:sz w:val="20"/>
                <w:szCs w:val="20"/>
              </w:rPr>
              <w:fldChar w:fldCharType="end"/>
            </w:r>
            <w:r>
              <w:rPr>
                <w:sz w:val="20"/>
                <w:szCs w:val="20"/>
              </w:rPr>
              <w:fldChar w:fldCharType="begin"/>
            </w:r>
            <w:r>
              <w:rPr>
                <w:sz w:val="20"/>
                <w:szCs w:val="20"/>
              </w:rPr>
              <w:instrText xml:space="preserve"> REF st14Info \h  \* MERGEFORMAT </w:instrText>
            </w:r>
            <w:r>
              <w:rPr>
                <w:sz w:val="20"/>
                <w:szCs w:val="20"/>
              </w:rPr>
            </w:r>
            <w:r>
              <w:rPr>
                <w:sz w:val="20"/>
                <w:szCs w:val="20"/>
              </w:rPr>
              <w:fldChar w:fldCharType="end"/>
            </w:r>
            <w:r>
              <w:rPr>
                <w:sz w:val="20"/>
                <w:szCs w:val="20"/>
              </w:rPr>
              <w:fldChar w:fldCharType="begin"/>
            </w:r>
            <w:r>
              <w:rPr>
                <w:sz w:val="20"/>
                <w:szCs w:val="20"/>
              </w:rPr>
              <w:instrText xml:space="preserve"> REF st14Info \h  \* MERGEFORMAT </w:instrText>
            </w:r>
            <w:r>
              <w:rPr>
                <w:sz w:val="20"/>
                <w:szCs w:val="20"/>
              </w:rPr>
            </w:r>
            <w:r>
              <w:rPr>
                <w:sz w:val="20"/>
                <w:szCs w:val="20"/>
              </w:rPr>
              <w:fldChar w:fldCharType="end"/>
            </w:r>
          </w:p>
        </w:tc>
      </w:tr>
      <w:tr w:rsidR="001D3AF5" w:rsidRPr="00FD5AF0" w14:paraId="76385A1F"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37BE2A9D" w14:textId="69063D0E" w:rsidR="001D3AF5" w:rsidRDefault="001D3AF5" w:rsidP="00461FF0">
            <w:pPr>
              <w:pStyle w:val="ad"/>
              <w:rPr>
                <w:sz w:val="18"/>
                <w:szCs w:val="18"/>
              </w:rPr>
            </w:pPr>
            <w:r>
              <w:rPr>
                <w:sz w:val="18"/>
                <w:szCs w:val="18"/>
              </w:rPr>
              <w:lastRenderedPageBreak/>
              <w:t>9.08</w:t>
            </w:r>
          </w:p>
        </w:tc>
        <w:tc>
          <w:tcPr>
            <w:tcW w:w="1134" w:type="dxa"/>
            <w:tcBorders>
              <w:top w:val="single" w:sz="4" w:space="0" w:color="auto"/>
              <w:left w:val="single" w:sz="4" w:space="0" w:color="auto"/>
              <w:bottom w:val="single" w:sz="4" w:space="0" w:color="auto"/>
              <w:right w:val="single" w:sz="4" w:space="0" w:color="auto"/>
            </w:tcBorders>
          </w:tcPr>
          <w:p w14:paraId="15758AD3" w14:textId="1AC651C0" w:rsidR="001D3AF5" w:rsidRDefault="001D3AF5" w:rsidP="00461FF0">
            <w:pPr>
              <w:pStyle w:val="ad"/>
              <w:rPr>
                <w:sz w:val="18"/>
                <w:szCs w:val="18"/>
              </w:rPr>
            </w:pPr>
            <w:r>
              <w:rPr>
                <w:sz w:val="18"/>
                <w:szCs w:val="18"/>
              </w:rPr>
              <w:t>07.05.2025</w:t>
            </w:r>
          </w:p>
        </w:tc>
        <w:tc>
          <w:tcPr>
            <w:tcW w:w="1275" w:type="dxa"/>
            <w:tcBorders>
              <w:top w:val="single" w:sz="4" w:space="0" w:color="auto"/>
              <w:left w:val="single" w:sz="4" w:space="0" w:color="auto"/>
              <w:bottom w:val="single" w:sz="4" w:space="0" w:color="auto"/>
              <w:right w:val="single" w:sz="4" w:space="0" w:color="auto"/>
            </w:tcBorders>
          </w:tcPr>
          <w:p w14:paraId="274607D9" w14:textId="7EB2D1A0" w:rsidR="001D3AF5" w:rsidRPr="007114B1" w:rsidRDefault="001D3AF5" w:rsidP="00461FF0">
            <w:pPr>
              <w:ind w:firstLine="0"/>
              <w:rPr>
                <w:sz w:val="20"/>
                <w:szCs w:val="20"/>
              </w:rPr>
            </w:pPr>
            <w:r w:rsidRPr="00B455F2">
              <w:rPr>
                <w:sz w:val="20"/>
                <w:szCs w:val="20"/>
              </w:rPr>
              <w:t>FCSNF-25529</w:t>
            </w:r>
          </w:p>
        </w:tc>
        <w:tc>
          <w:tcPr>
            <w:tcW w:w="6095" w:type="dxa"/>
            <w:tcBorders>
              <w:top w:val="single" w:sz="4" w:space="0" w:color="auto"/>
              <w:left w:val="single" w:sz="4" w:space="0" w:color="auto"/>
              <w:bottom w:val="single" w:sz="4" w:space="0" w:color="auto"/>
              <w:right w:val="single" w:sz="4" w:space="0" w:color="auto"/>
            </w:tcBorders>
          </w:tcPr>
          <w:p w14:paraId="0B084551" w14:textId="77777777" w:rsidR="001D3AF5" w:rsidRPr="002D1715" w:rsidRDefault="001D3AF5" w:rsidP="00461FF0">
            <w:pPr>
              <w:pStyle w:val="ad"/>
              <w:jc w:val="left"/>
              <w:rPr>
                <w:sz w:val="20"/>
                <w:szCs w:val="20"/>
              </w:rPr>
            </w:pPr>
            <w:r w:rsidRPr="002D1715">
              <w:rPr>
                <w:sz w:val="20"/>
                <w:szCs w:val="20"/>
              </w:rPr>
              <w:t>Для документа «Информация о заключенном контракте» (contract):</w:t>
            </w:r>
          </w:p>
          <w:p w14:paraId="5757E128" w14:textId="77777777" w:rsidR="001D3AF5" w:rsidRPr="002D1715" w:rsidRDefault="001D3AF5" w:rsidP="00461FF0">
            <w:pPr>
              <w:pStyle w:val="ad"/>
              <w:jc w:val="left"/>
              <w:rPr>
                <w:sz w:val="20"/>
                <w:szCs w:val="20"/>
              </w:rPr>
            </w:pPr>
            <w:r w:rsidRPr="002D1715">
              <w:rPr>
                <w:sz w:val="20"/>
                <w:szCs w:val="20"/>
              </w:rPr>
              <w:t>- добавлено новое поле «Наименование медицинского изделия в соответствии с регистрационным удостоверением» (certificateNameMedicalProduct);</w:t>
            </w:r>
          </w:p>
          <w:p w14:paraId="6165A63A" w14:textId="77777777" w:rsidR="001D3AF5" w:rsidRPr="002D1715" w:rsidRDefault="001D3AF5" w:rsidP="00461FF0">
            <w:pPr>
              <w:pStyle w:val="ad"/>
              <w:jc w:val="left"/>
              <w:rPr>
                <w:sz w:val="20"/>
                <w:szCs w:val="20"/>
              </w:rPr>
            </w:pPr>
            <w:r w:rsidRPr="002D1715">
              <w:rPr>
                <w:sz w:val="20"/>
                <w:szCs w:val="20"/>
              </w:rPr>
              <w:t>- изменены правила приема поля «Объектом закупки является медицинское изделие» (products/product/isMedicalProduct).</w:t>
            </w:r>
          </w:p>
          <w:p w14:paraId="13A6F217" w14:textId="77777777" w:rsidR="001D3AF5" w:rsidRPr="002D1715" w:rsidRDefault="001D3AF5" w:rsidP="00461FF0">
            <w:pPr>
              <w:pStyle w:val="ad"/>
              <w:jc w:val="left"/>
              <w:rPr>
                <w:sz w:val="20"/>
                <w:szCs w:val="20"/>
              </w:rPr>
            </w:pPr>
            <w:r w:rsidRPr="002D1715">
              <w:rPr>
                <w:sz w:val="20"/>
                <w:szCs w:val="20"/>
              </w:rPr>
              <w:t>Изменено условие контроля РК_ИК_0217.</w:t>
            </w:r>
          </w:p>
          <w:p w14:paraId="44A7D8E3" w14:textId="06A208DE" w:rsidR="001D3AF5" w:rsidRDefault="001D3AF5" w:rsidP="00461FF0">
            <w:pPr>
              <w:pStyle w:val="ad"/>
              <w:jc w:val="left"/>
              <w:rPr>
                <w:sz w:val="20"/>
                <w:szCs w:val="20"/>
              </w:rPr>
            </w:pPr>
            <w:r w:rsidRPr="002D1715">
              <w:rPr>
                <w:sz w:val="20"/>
                <w:szCs w:val="20"/>
              </w:rPr>
              <w:t>Добавлен новый контроль РК_ИК_0509.</w:t>
            </w:r>
          </w:p>
        </w:tc>
      </w:tr>
      <w:tr w:rsidR="001D3AF5" w:rsidRPr="00FD5AF0" w14:paraId="5CA3B856"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72EF7616" w14:textId="3028DF67" w:rsidR="001D3AF5" w:rsidRDefault="001D3AF5" w:rsidP="00461FF0">
            <w:pPr>
              <w:pStyle w:val="ad"/>
              <w:rPr>
                <w:sz w:val="18"/>
                <w:szCs w:val="18"/>
              </w:rPr>
            </w:pPr>
            <w:r>
              <w:rPr>
                <w:sz w:val="18"/>
                <w:szCs w:val="18"/>
              </w:rPr>
              <w:t>9.09</w:t>
            </w:r>
          </w:p>
        </w:tc>
        <w:tc>
          <w:tcPr>
            <w:tcW w:w="1134" w:type="dxa"/>
            <w:tcBorders>
              <w:top w:val="single" w:sz="4" w:space="0" w:color="auto"/>
              <w:left w:val="single" w:sz="4" w:space="0" w:color="auto"/>
              <w:bottom w:val="single" w:sz="4" w:space="0" w:color="auto"/>
              <w:right w:val="single" w:sz="4" w:space="0" w:color="auto"/>
            </w:tcBorders>
          </w:tcPr>
          <w:p w14:paraId="67920CAC" w14:textId="39DF5AD3" w:rsidR="001D3AF5" w:rsidRDefault="001D3AF5" w:rsidP="00461FF0">
            <w:pPr>
              <w:pStyle w:val="ad"/>
              <w:rPr>
                <w:sz w:val="18"/>
                <w:szCs w:val="18"/>
              </w:rPr>
            </w:pPr>
            <w:r>
              <w:rPr>
                <w:sz w:val="18"/>
                <w:szCs w:val="18"/>
              </w:rPr>
              <w:t>13.05.2025</w:t>
            </w:r>
          </w:p>
        </w:tc>
        <w:tc>
          <w:tcPr>
            <w:tcW w:w="1275" w:type="dxa"/>
            <w:tcBorders>
              <w:top w:val="single" w:sz="4" w:space="0" w:color="auto"/>
              <w:left w:val="single" w:sz="4" w:space="0" w:color="auto"/>
              <w:bottom w:val="single" w:sz="4" w:space="0" w:color="auto"/>
              <w:right w:val="single" w:sz="4" w:space="0" w:color="auto"/>
            </w:tcBorders>
          </w:tcPr>
          <w:p w14:paraId="4DB07F15" w14:textId="3B33853B" w:rsidR="001D3AF5" w:rsidRPr="00B455F2" w:rsidRDefault="001D3AF5" w:rsidP="00461FF0">
            <w:pPr>
              <w:ind w:firstLine="0"/>
              <w:rPr>
                <w:sz w:val="20"/>
                <w:szCs w:val="20"/>
              </w:rPr>
            </w:pPr>
            <w:r w:rsidRPr="006F4334">
              <w:rPr>
                <w:sz w:val="20"/>
                <w:szCs w:val="20"/>
              </w:rPr>
              <w:t>FCSNF-25858</w:t>
            </w:r>
          </w:p>
        </w:tc>
        <w:tc>
          <w:tcPr>
            <w:tcW w:w="6095" w:type="dxa"/>
            <w:tcBorders>
              <w:top w:val="single" w:sz="4" w:space="0" w:color="auto"/>
              <w:left w:val="single" w:sz="4" w:space="0" w:color="auto"/>
              <w:bottom w:val="single" w:sz="4" w:space="0" w:color="auto"/>
              <w:right w:val="single" w:sz="4" w:space="0" w:color="auto"/>
            </w:tcBorders>
          </w:tcPr>
          <w:p w14:paraId="61E50EDC" w14:textId="355E6ED8" w:rsidR="001D3AF5" w:rsidRPr="006F4334" w:rsidRDefault="001D3AF5" w:rsidP="00461FF0">
            <w:pPr>
              <w:pStyle w:val="ad"/>
              <w:jc w:val="left"/>
              <w:rPr>
                <w:sz w:val="20"/>
                <w:szCs w:val="20"/>
              </w:rPr>
            </w:pPr>
            <w:r w:rsidRPr="006F4334">
              <w:rPr>
                <w:sz w:val="20"/>
                <w:szCs w:val="20"/>
              </w:rPr>
              <w:t>В разделе 3.5.1.4.4.1</w:t>
            </w:r>
            <w:r w:rsidRPr="006F4334">
              <w:rPr>
                <w:sz w:val="20"/>
                <w:szCs w:val="20"/>
              </w:rPr>
              <w:tab/>
              <w:t>«Информация (проект информации) о заключенном контракте» скорректирован прием поля «Способ указания цены контракта» (priceInfo/priceType).</w:t>
            </w:r>
          </w:p>
          <w:p w14:paraId="07081895" w14:textId="2B77FE2B" w:rsidR="001D3AF5" w:rsidRPr="002D1715" w:rsidRDefault="001D3AF5" w:rsidP="00461FF0">
            <w:pPr>
              <w:pStyle w:val="ad"/>
              <w:jc w:val="left"/>
              <w:rPr>
                <w:sz w:val="20"/>
                <w:szCs w:val="20"/>
              </w:rPr>
            </w:pPr>
            <w:r w:rsidRPr="006F4334">
              <w:rPr>
                <w:sz w:val="20"/>
                <w:szCs w:val="20"/>
              </w:rPr>
              <w:t>Удален контроль РК_ИК_0444.</w:t>
            </w:r>
          </w:p>
        </w:tc>
      </w:tr>
      <w:tr w:rsidR="001D3AF5" w:rsidRPr="00FD5AF0" w14:paraId="527F0121"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1EA96FD5" w14:textId="38B6155D" w:rsidR="001D3AF5" w:rsidRDefault="001D3AF5" w:rsidP="00461FF0">
            <w:pPr>
              <w:pStyle w:val="ad"/>
              <w:rPr>
                <w:sz w:val="18"/>
                <w:szCs w:val="18"/>
              </w:rPr>
            </w:pPr>
            <w:r>
              <w:rPr>
                <w:sz w:val="18"/>
                <w:szCs w:val="18"/>
              </w:rPr>
              <w:t>9.10</w:t>
            </w:r>
          </w:p>
        </w:tc>
        <w:tc>
          <w:tcPr>
            <w:tcW w:w="1134" w:type="dxa"/>
            <w:tcBorders>
              <w:top w:val="single" w:sz="4" w:space="0" w:color="auto"/>
              <w:left w:val="single" w:sz="4" w:space="0" w:color="auto"/>
              <w:bottom w:val="single" w:sz="4" w:space="0" w:color="auto"/>
              <w:right w:val="single" w:sz="4" w:space="0" w:color="auto"/>
            </w:tcBorders>
          </w:tcPr>
          <w:p w14:paraId="65340782" w14:textId="1A047E8C" w:rsidR="001D3AF5" w:rsidRDefault="001D3AF5" w:rsidP="00461FF0">
            <w:pPr>
              <w:pStyle w:val="ad"/>
              <w:rPr>
                <w:sz w:val="18"/>
                <w:szCs w:val="18"/>
              </w:rPr>
            </w:pPr>
            <w:r>
              <w:rPr>
                <w:sz w:val="18"/>
                <w:szCs w:val="18"/>
              </w:rPr>
              <w:t>14.05.2025</w:t>
            </w:r>
          </w:p>
        </w:tc>
        <w:tc>
          <w:tcPr>
            <w:tcW w:w="1275" w:type="dxa"/>
            <w:tcBorders>
              <w:top w:val="single" w:sz="4" w:space="0" w:color="auto"/>
              <w:left w:val="single" w:sz="4" w:space="0" w:color="auto"/>
              <w:bottom w:val="single" w:sz="4" w:space="0" w:color="auto"/>
              <w:right w:val="single" w:sz="4" w:space="0" w:color="auto"/>
            </w:tcBorders>
          </w:tcPr>
          <w:p w14:paraId="5C0EAB39" w14:textId="47D2E861" w:rsidR="001D3AF5" w:rsidRPr="006F4334" w:rsidRDefault="001D3AF5" w:rsidP="00461FF0">
            <w:pPr>
              <w:ind w:firstLine="0"/>
              <w:rPr>
                <w:sz w:val="20"/>
                <w:szCs w:val="20"/>
              </w:rPr>
            </w:pPr>
            <w:r w:rsidRPr="007114B1">
              <w:rPr>
                <w:sz w:val="20"/>
                <w:szCs w:val="20"/>
              </w:rPr>
              <w:t>FCS-359679</w:t>
            </w:r>
          </w:p>
        </w:tc>
        <w:tc>
          <w:tcPr>
            <w:tcW w:w="6095" w:type="dxa"/>
            <w:tcBorders>
              <w:top w:val="single" w:sz="4" w:space="0" w:color="auto"/>
              <w:left w:val="single" w:sz="4" w:space="0" w:color="auto"/>
              <w:bottom w:val="single" w:sz="4" w:space="0" w:color="auto"/>
              <w:right w:val="single" w:sz="4" w:space="0" w:color="auto"/>
            </w:tcBorders>
          </w:tcPr>
          <w:p w14:paraId="39CB977A" w14:textId="3C1543CF" w:rsidR="001D3AF5" w:rsidRPr="006F4334" w:rsidRDefault="001D3AF5" w:rsidP="00461FF0">
            <w:pPr>
              <w:pStyle w:val="ad"/>
              <w:jc w:val="left"/>
              <w:rPr>
                <w:sz w:val="20"/>
                <w:szCs w:val="20"/>
              </w:rPr>
            </w:pPr>
            <w:r>
              <w:rPr>
                <w:sz w:val="20"/>
                <w:szCs w:val="20"/>
              </w:rPr>
              <w:t xml:space="preserve">Внесены изменения в прием поля: </w:t>
            </w:r>
            <w:r>
              <w:rPr>
                <w:sz w:val="20"/>
                <w:szCs w:val="20"/>
              </w:rPr>
              <w:fldChar w:fldCharType="begin"/>
            </w:r>
            <w:r>
              <w:rPr>
                <w:sz w:val="20"/>
                <w:szCs w:val="20"/>
              </w:rPr>
              <w:instrText xml:space="preserve"> REF isSt14NationalTreatment \h  \* MERGEFORMAT </w:instrText>
            </w:r>
            <w:r>
              <w:rPr>
                <w:sz w:val="20"/>
                <w:szCs w:val="20"/>
              </w:rPr>
            </w:r>
            <w:r>
              <w:rPr>
                <w:sz w:val="20"/>
                <w:szCs w:val="20"/>
              </w:rPr>
              <w:fldChar w:fldCharType="separate"/>
            </w:r>
            <w:r w:rsidRPr="007E21D0">
              <w:rPr>
                <w:sz w:val="20"/>
                <w:szCs w:val="20"/>
              </w:rPr>
              <w:t>Поле «К закупке применяется национальный режим в соответствии со статьей 14 Закона № 44-ФЗ» (isSt14NationalTreatment)</w:t>
            </w:r>
            <w:r>
              <w:rPr>
                <w:sz w:val="20"/>
                <w:szCs w:val="20"/>
              </w:rPr>
              <w:fldChar w:fldCharType="end"/>
            </w:r>
            <w:r w:rsidRPr="007E21D0">
              <w:rPr>
                <w:sz w:val="20"/>
                <w:szCs w:val="20"/>
              </w:rPr>
              <w:t xml:space="preserve"> </w:t>
            </w:r>
          </w:p>
        </w:tc>
      </w:tr>
      <w:tr w:rsidR="001D3AF5" w:rsidRPr="00FD5AF0" w14:paraId="60FA87F9"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3F34A615" w14:textId="7761372B" w:rsidR="001D3AF5" w:rsidRDefault="001D3AF5" w:rsidP="00461FF0">
            <w:pPr>
              <w:pStyle w:val="ad"/>
              <w:rPr>
                <w:sz w:val="18"/>
                <w:szCs w:val="18"/>
              </w:rPr>
            </w:pPr>
            <w:r>
              <w:rPr>
                <w:sz w:val="18"/>
                <w:szCs w:val="18"/>
              </w:rPr>
              <w:t>9.11</w:t>
            </w:r>
          </w:p>
        </w:tc>
        <w:tc>
          <w:tcPr>
            <w:tcW w:w="1134" w:type="dxa"/>
            <w:tcBorders>
              <w:top w:val="single" w:sz="4" w:space="0" w:color="auto"/>
              <w:left w:val="single" w:sz="4" w:space="0" w:color="auto"/>
              <w:bottom w:val="single" w:sz="4" w:space="0" w:color="auto"/>
              <w:right w:val="single" w:sz="4" w:space="0" w:color="auto"/>
            </w:tcBorders>
          </w:tcPr>
          <w:p w14:paraId="61D442C0" w14:textId="12082DF9" w:rsidR="001D3AF5" w:rsidRDefault="001D3AF5" w:rsidP="00461FF0">
            <w:pPr>
              <w:pStyle w:val="ad"/>
              <w:rPr>
                <w:sz w:val="18"/>
                <w:szCs w:val="18"/>
              </w:rPr>
            </w:pPr>
            <w:r>
              <w:rPr>
                <w:sz w:val="18"/>
                <w:szCs w:val="18"/>
              </w:rPr>
              <w:t>21.05.2025</w:t>
            </w:r>
          </w:p>
        </w:tc>
        <w:tc>
          <w:tcPr>
            <w:tcW w:w="1275" w:type="dxa"/>
            <w:tcBorders>
              <w:top w:val="single" w:sz="4" w:space="0" w:color="auto"/>
              <w:left w:val="single" w:sz="4" w:space="0" w:color="auto"/>
              <w:bottom w:val="single" w:sz="4" w:space="0" w:color="auto"/>
              <w:right w:val="single" w:sz="4" w:space="0" w:color="auto"/>
            </w:tcBorders>
          </w:tcPr>
          <w:p w14:paraId="6DE9D1BA" w14:textId="24A61F07" w:rsidR="001D3AF5" w:rsidRPr="007114B1" w:rsidRDefault="001D3AF5" w:rsidP="00461FF0">
            <w:pPr>
              <w:ind w:firstLine="0"/>
              <w:rPr>
                <w:sz w:val="20"/>
                <w:szCs w:val="20"/>
              </w:rPr>
            </w:pPr>
            <w:r w:rsidRPr="006F4334">
              <w:rPr>
                <w:sz w:val="20"/>
                <w:szCs w:val="20"/>
              </w:rPr>
              <w:t>FCSNF-258</w:t>
            </w:r>
            <w:r>
              <w:rPr>
                <w:sz w:val="20"/>
                <w:szCs w:val="20"/>
              </w:rPr>
              <w:t>61</w:t>
            </w:r>
          </w:p>
        </w:tc>
        <w:tc>
          <w:tcPr>
            <w:tcW w:w="6095" w:type="dxa"/>
            <w:tcBorders>
              <w:top w:val="single" w:sz="4" w:space="0" w:color="auto"/>
              <w:left w:val="single" w:sz="4" w:space="0" w:color="auto"/>
              <w:bottom w:val="single" w:sz="4" w:space="0" w:color="auto"/>
              <w:right w:val="single" w:sz="4" w:space="0" w:color="auto"/>
            </w:tcBorders>
          </w:tcPr>
          <w:p w14:paraId="0A26F4D6" w14:textId="77777777" w:rsidR="001D3AF5" w:rsidRPr="00B03164" w:rsidRDefault="001D3AF5" w:rsidP="00B03164">
            <w:pPr>
              <w:pStyle w:val="ad"/>
              <w:jc w:val="left"/>
              <w:rPr>
                <w:sz w:val="20"/>
                <w:szCs w:val="20"/>
              </w:rPr>
            </w:pPr>
            <w:r w:rsidRPr="00B03164">
              <w:rPr>
                <w:sz w:val="20"/>
                <w:szCs w:val="20"/>
              </w:rPr>
              <w:t>В разделе 3.5.1.4.4.1</w:t>
            </w:r>
            <w:r w:rsidRPr="00B03164">
              <w:rPr>
                <w:sz w:val="20"/>
                <w:szCs w:val="20"/>
              </w:rPr>
              <w:tab/>
              <w:t>«Информация (проект информации) о заключенном контракте» изменены правила приема полей/блоков:</w:t>
            </w:r>
          </w:p>
          <w:p w14:paraId="138B6433" w14:textId="77777777" w:rsidR="001D3AF5" w:rsidRPr="00B03164" w:rsidRDefault="001D3AF5" w:rsidP="00B03164">
            <w:pPr>
              <w:pStyle w:val="ad"/>
              <w:jc w:val="left"/>
              <w:rPr>
                <w:sz w:val="20"/>
                <w:szCs w:val="20"/>
              </w:rPr>
            </w:pPr>
            <w:r w:rsidRPr="00B03164">
              <w:rPr>
                <w:sz w:val="20"/>
                <w:szCs w:val="20"/>
              </w:rPr>
              <w:t>- поле «Значение НДС в валюте контракта» (priceInfo/priceVAT);</w:t>
            </w:r>
          </w:p>
          <w:p w14:paraId="658FC3AE" w14:textId="77777777" w:rsidR="001D3AF5" w:rsidRPr="00B03164" w:rsidRDefault="001D3AF5" w:rsidP="00B03164">
            <w:pPr>
              <w:pStyle w:val="ad"/>
              <w:jc w:val="left"/>
              <w:rPr>
                <w:sz w:val="20"/>
                <w:szCs w:val="20"/>
              </w:rPr>
            </w:pPr>
            <w:r w:rsidRPr="00B03164">
              <w:rPr>
                <w:sz w:val="20"/>
                <w:szCs w:val="20"/>
              </w:rPr>
              <w:t>- поле «Значение НДС в рублевом эквиваленте» (priceInfo/priceVATRUR);</w:t>
            </w:r>
          </w:p>
          <w:p w14:paraId="5752CB2B" w14:textId="77777777" w:rsidR="001D3AF5" w:rsidRPr="00B03164" w:rsidRDefault="001D3AF5" w:rsidP="00B03164">
            <w:pPr>
              <w:pStyle w:val="ad"/>
              <w:jc w:val="left"/>
              <w:rPr>
                <w:sz w:val="20"/>
                <w:szCs w:val="20"/>
              </w:rPr>
            </w:pPr>
            <w:r w:rsidRPr="00B03164">
              <w:rPr>
                <w:sz w:val="20"/>
                <w:szCs w:val="20"/>
              </w:rPr>
              <w:t>- блок "Код территории муниципального образования" (finances/financingPlan/financeSource/budgetFunds/OKTMO);</w:t>
            </w:r>
          </w:p>
          <w:p w14:paraId="1E490C1C" w14:textId="77777777" w:rsidR="001D3AF5" w:rsidRPr="001F3A07" w:rsidRDefault="001D3AF5" w:rsidP="00B03164">
            <w:pPr>
              <w:pStyle w:val="ad"/>
              <w:jc w:val="left"/>
              <w:rPr>
                <w:sz w:val="20"/>
                <w:szCs w:val="20"/>
                <w:lang w:val="en-US"/>
              </w:rPr>
            </w:pPr>
            <w:r w:rsidRPr="001F3A07">
              <w:rPr>
                <w:sz w:val="20"/>
                <w:szCs w:val="20"/>
                <w:lang w:val="en-US"/>
              </w:rPr>
              <w:t>- «</w:t>
            </w:r>
            <w:r w:rsidRPr="00B03164">
              <w:rPr>
                <w:sz w:val="20"/>
                <w:szCs w:val="20"/>
              </w:rPr>
              <w:t>Сведения</w:t>
            </w:r>
            <w:r w:rsidRPr="001F3A07">
              <w:rPr>
                <w:sz w:val="20"/>
                <w:szCs w:val="20"/>
                <w:lang w:val="en-US"/>
              </w:rPr>
              <w:t xml:space="preserve"> </w:t>
            </w:r>
            <w:r w:rsidRPr="00B03164">
              <w:rPr>
                <w:sz w:val="20"/>
                <w:szCs w:val="20"/>
              </w:rPr>
              <w:t>из</w:t>
            </w:r>
            <w:r w:rsidRPr="001F3A07">
              <w:rPr>
                <w:sz w:val="20"/>
                <w:szCs w:val="20"/>
                <w:lang w:val="en-US"/>
              </w:rPr>
              <w:t xml:space="preserve"> </w:t>
            </w:r>
            <w:r w:rsidRPr="00B03164">
              <w:rPr>
                <w:sz w:val="20"/>
                <w:szCs w:val="20"/>
              </w:rPr>
              <w:t>ЕГРЮЛ</w:t>
            </w:r>
            <w:r w:rsidRPr="001F3A07">
              <w:rPr>
                <w:sz w:val="20"/>
                <w:szCs w:val="20"/>
                <w:lang w:val="en-US"/>
              </w:rPr>
              <w:t>» (suppliersInfo/supplierInfo/legalEntityRF/EGRULInfo/OGRN);</w:t>
            </w:r>
          </w:p>
          <w:p w14:paraId="73625FB1" w14:textId="77777777" w:rsidR="001D3AF5" w:rsidRPr="001F3A07" w:rsidRDefault="001D3AF5" w:rsidP="00B03164">
            <w:pPr>
              <w:pStyle w:val="ad"/>
              <w:jc w:val="left"/>
              <w:rPr>
                <w:sz w:val="20"/>
                <w:szCs w:val="20"/>
                <w:lang w:val="en-US"/>
              </w:rPr>
            </w:pPr>
            <w:r w:rsidRPr="001F3A07">
              <w:rPr>
                <w:sz w:val="20"/>
                <w:szCs w:val="20"/>
                <w:lang w:val="en-US"/>
              </w:rPr>
              <w:t>- «</w:t>
            </w:r>
            <w:r w:rsidRPr="00B03164">
              <w:rPr>
                <w:sz w:val="20"/>
                <w:szCs w:val="20"/>
              </w:rPr>
              <w:t>Сведения</w:t>
            </w:r>
            <w:r w:rsidRPr="001F3A07">
              <w:rPr>
                <w:sz w:val="20"/>
                <w:szCs w:val="20"/>
                <w:lang w:val="en-US"/>
              </w:rPr>
              <w:t xml:space="preserve"> </w:t>
            </w:r>
            <w:r w:rsidRPr="00B03164">
              <w:rPr>
                <w:sz w:val="20"/>
                <w:szCs w:val="20"/>
              </w:rPr>
              <w:t>из</w:t>
            </w:r>
            <w:r w:rsidRPr="001F3A07">
              <w:rPr>
                <w:sz w:val="20"/>
                <w:szCs w:val="20"/>
                <w:lang w:val="en-US"/>
              </w:rPr>
              <w:t xml:space="preserve"> </w:t>
            </w:r>
            <w:r w:rsidRPr="00B03164">
              <w:rPr>
                <w:sz w:val="20"/>
                <w:szCs w:val="20"/>
              </w:rPr>
              <w:t>ЕГРИП</w:t>
            </w:r>
            <w:r w:rsidRPr="001F3A07">
              <w:rPr>
                <w:sz w:val="20"/>
                <w:szCs w:val="20"/>
                <w:lang w:val="en-US"/>
              </w:rPr>
              <w:t>» (suppliersInfo/supplierInfo/individualPersonRFIndEntr/EGRIPInfo);</w:t>
            </w:r>
          </w:p>
          <w:p w14:paraId="1FFDFB1F" w14:textId="77777777" w:rsidR="001D3AF5" w:rsidRPr="001F3A07" w:rsidRDefault="001D3AF5" w:rsidP="00B03164">
            <w:pPr>
              <w:pStyle w:val="ad"/>
              <w:jc w:val="left"/>
              <w:rPr>
                <w:sz w:val="20"/>
                <w:szCs w:val="20"/>
                <w:lang w:val="en-US"/>
              </w:rPr>
            </w:pPr>
            <w:r w:rsidRPr="001F3A07">
              <w:rPr>
                <w:sz w:val="20"/>
                <w:szCs w:val="20"/>
                <w:lang w:val="en-US"/>
              </w:rPr>
              <w:t>- «</w:t>
            </w:r>
            <w:r w:rsidRPr="00B03164">
              <w:rPr>
                <w:sz w:val="20"/>
                <w:szCs w:val="20"/>
              </w:rPr>
              <w:t>Сведения</w:t>
            </w:r>
            <w:r w:rsidRPr="001F3A07">
              <w:rPr>
                <w:sz w:val="20"/>
                <w:szCs w:val="20"/>
                <w:lang w:val="en-US"/>
              </w:rPr>
              <w:t xml:space="preserve"> </w:t>
            </w:r>
            <w:r w:rsidRPr="00B03164">
              <w:rPr>
                <w:sz w:val="20"/>
                <w:szCs w:val="20"/>
              </w:rPr>
              <w:t>из</w:t>
            </w:r>
            <w:r w:rsidRPr="001F3A07">
              <w:rPr>
                <w:sz w:val="20"/>
                <w:szCs w:val="20"/>
                <w:lang w:val="en-US"/>
              </w:rPr>
              <w:t xml:space="preserve"> </w:t>
            </w:r>
            <w:r w:rsidRPr="00B03164">
              <w:rPr>
                <w:sz w:val="20"/>
                <w:szCs w:val="20"/>
              </w:rPr>
              <w:t>ЕГРИП</w:t>
            </w:r>
            <w:r w:rsidRPr="001F3A07">
              <w:rPr>
                <w:sz w:val="20"/>
                <w:szCs w:val="20"/>
                <w:lang w:val="en-US"/>
              </w:rPr>
              <w:t>» (suppliersInfo/supplierInfo/individualPersonRFIndEntrisCulture/EGRIPInfo);</w:t>
            </w:r>
          </w:p>
          <w:p w14:paraId="6D978470" w14:textId="77777777" w:rsidR="001D3AF5" w:rsidRPr="001F3A07" w:rsidRDefault="001D3AF5" w:rsidP="00B03164">
            <w:pPr>
              <w:pStyle w:val="ad"/>
              <w:jc w:val="left"/>
              <w:rPr>
                <w:sz w:val="20"/>
                <w:szCs w:val="20"/>
                <w:lang w:val="en-US"/>
              </w:rPr>
            </w:pPr>
            <w:r w:rsidRPr="001F3A07">
              <w:rPr>
                <w:sz w:val="20"/>
                <w:szCs w:val="20"/>
                <w:lang w:val="en-US"/>
              </w:rPr>
              <w:t>- «</w:t>
            </w:r>
            <w:r w:rsidRPr="00B03164">
              <w:rPr>
                <w:sz w:val="20"/>
                <w:szCs w:val="20"/>
              </w:rPr>
              <w:t>Сведения</w:t>
            </w:r>
            <w:r w:rsidRPr="001F3A07">
              <w:rPr>
                <w:sz w:val="20"/>
                <w:szCs w:val="20"/>
                <w:lang w:val="en-US"/>
              </w:rPr>
              <w:t xml:space="preserve"> </w:t>
            </w:r>
            <w:r w:rsidRPr="00B03164">
              <w:rPr>
                <w:sz w:val="20"/>
                <w:szCs w:val="20"/>
              </w:rPr>
              <w:t>из</w:t>
            </w:r>
            <w:r w:rsidRPr="001F3A07">
              <w:rPr>
                <w:sz w:val="20"/>
                <w:szCs w:val="20"/>
                <w:lang w:val="en-US"/>
              </w:rPr>
              <w:t xml:space="preserve"> </w:t>
            </w:r>
            <w:r w:rsidRPr="00B03164">
              <w:rPr>
                <w:sz w:val="20"/>
                <w:szCs w:val="20"/>
              </w:rPr>
              <w:t>ЕГРЮЛ</w:t>
            </w:r>
            <w:r w:rsidRPr="001F3A07">
              <w:rPr>
                <w:sz w:val="20"/>
                <w:szCs w:val="20"/>
                <w:lang w:val="en-US"/>
              </w:rPr>
              <w:t>» (subContrac-torsSum/subContractors/subContractor/legalEntityRF/EGRULInfo);</w:t>
            </w:r>
          </w:p>
          <w:p w14:paraId="68C0B505" w14:textId="77777777" w:rsidR="001D3AF5" w:rsidRPr="001F3A07" w:rsidRDefault="001D3AF5" w:rsidP="00B03164">
            <w:pPr>
              <w:pStyle w:val="ad"/>
              <w:jc w:val="left"/>
              <w:rPr>
                <w:sz w:val="20"/>
                <w:szCs w:val="20"/>
                <w:lang w:val="en-US"/>
              </w:rPr>
            </w:pPr>
            <w:r w:rsidRPr="001F3A07">
              <w:rPr>
                <w:sz w:val="20"/>
                <w:szCs w:val="20"/>
                <w:lang w:val="en-US"/>
              </w:rPr>
              <w:t>- «</w:t>
            </w:r>
            <w:r w:rsidRPr="00B03164">
              <w:rPr>
                <w:sz w:val="20"/>
                <w:szCs w:val="20"/>
              </w:rPr>
              <w:t>Сведения</w:t>
            </w:r>
            <w:r w:rsidRPr="001F3A07">
              <w:rPr>
                <w:sz w:val="20"/>
                <w:szCs w:val="20"/>
                <w:lang w:val="en-US"/>
              </w:rPr>
              <w:t xml:space="preserve"> </w:t>
            </w:r>
            <w:r w:rsidRPr="00B03164">
              <w:rPr>
                <w:sz w:val="20"/>
                <w:szCs w:val="20"/>
              </w:rPr>
              <w:t>из</w:t>
            </w:r>
            <w:r w:rsidRPr="001F3A07">
              <w:rPr>
                <w:sz w:val="20"/>
                <w:szCs w:val="20"/>
                <w:lang w:val="en-US"/>
              </w:rPr>
              <w:t xml:space="preserve"> </w:t>
            </w:r>
            <w:r w:rsidRPr="00B03164">
              <w:rPr>
                <w:sz w:val="20"/>
                <w:szCs w:val="20"/>
              </w:rPr>
              <w:t>ЕГРИП</w:t>
            </w:r>
            <w:r w:rsidRPr="001F3A07">
              <w:rPr>
                <w:sz w:val="20"/>
                <w:szCs w:val="20"/>
                <w:lang w:val="en-US"/>
              </w:rPr>
              <w:t>» (subContrac-torsSum/subContractors/subContractor/individualBusinessmanRF/EGRIPInfo).</w:t>
            </w:r>
          </w:p>
          <w:p w14:paraId="43ED763B" w14:textId="77777777" w:rsidR="001D3AF5" w:rsidRPr="00B03164" w:rsidRDefault="001D3AF5" w:rsidP="00B03164">
            <w:pPr>
              <w:pStyle w:val="ad"/>
              <w:jc w:val="left"/>
              <w:rPr>
                <w:sz w:val="20"/>
                <w:szCs w:val="20"/>
              </w:rPr>
            </w:pPr>
            <w:r w:rsidRPr="00B03164">
              <w:rPr>
                <w:sz w:val="20"/>
                <w:szCs w:val="20"/>
              </w:rPr>
              <w:t>Изменены контроли РК_ИК_0322, РК_ИК_0328, РК_ИК_0334.</w:t>
            </w:r>
          </w:p>
          <w:p w14:paraId="07DD811D" w14:textId="77777777" w:rsidR="001D3AF5" w:rsidRPr="00B03164" w:rsidRDefault="001D3AF5" w:rsidP="00B03164">
            <w:pPr>
              <w:pStyle w:val="ad"/>
              <w:jc w:val="left"/>
              <w:rPr>
                <w:sz w:val="20"/>
                <w:szCs w:val="20"/>
              </w:rPr>
            </w:pPr>
            <w:r w:rsidRPr="00B03164">
              <w:rPr>
                <w:sz w:val="20"/>
                <w:szCs w:val="20"/>
              </w:rPr>
              <w:t xml:space="preserve">Отключены контроли РК_ИК_0020, РК_ИК_0316 </w:t>
            </w:r>
          </w:p>
          <w:p w14:paraId="3E1FB1F3" w14:textId="57AEFA8B" w:rsidR="001D3AF5" w:rsidRDefault="001D3AF5" w:rsidP="00B03164">
            <w:pPr>
              <w:pStyle w:val="ad"/>
              <w:jc w:val="left"/>
              <w:rPr>
                <w:sz w:val="20"/>
                <w:szCs w:val="20"/>
              </w:rPr>
            </w:pPr>
            <w:r w:rsidRPr="00B03164">
              <w:rPr>
                <w:sz w:val="20"/>
                <w:szCs w:val="20"/>
              </w:rPr>
              <w:t>Добавлен новый контроль РК_ИК_0510</w:t>
            </w:r>
          </w:p>
        </w:tc>
      </w:tr>
      <w:tr w:rsidR="001D3AF5" w:rsidRPr="00FD5AF0" w14:paraId="59B67761"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54C2E872" w14:textId="474BDA31" w:rsidR="001D3AF5" w:rsidRDefault="001D3AF5" w:rsidP="00461FF0">
            <w:pPr>
              <w:pStyle w:val="ad"/>
              <w:rPr>
                <w:sz w:val="18"/>
                <w:szCs w:val="18"/>
              </w:rPr>
            </w:pPr>
            <w:r>
              <w:rPr>
                <w:sz w:val="18"/>
                <w:szCs w:val="18"/>
              </w:rPr>
              <w:t>9.12</w:t>
            </w:r>
          </w:p>
        </w:tc>
        <w:tc>
          <w:tcPr>
            <w:tcW w:w="1134" w:type="dxa"/>
            <w:tcBorders>
              <w:top w:val="single" w:sz="4" w:space="0" w:color="auto"/>
              <w:left w:val="single" w:sz="4" w:space="0" w:color="auto"/>
              <w:bottom w:val="single" w:sz="4" w:space="0" w:color="auto"/>
              <w:right w:val="single" w:sz="4" w:space="0" w:color="auto"/>
            </w:tcBorders>
          </w:tcPr>
          <w:p w14:paraId="545C5034" w14:textId="2F9A9EEB" w:rsidR="001D3AF5" w:rsidRDefault="001D3AF5" w:rsidP="00461FF0">
            <w:pPr>
              <w:pStyle w:val="ad"/>
              <w:rPr>
                <w:sz w:val="18"/>
                <w:szCs w:val="18"/>
              </w:rPr>
            </w:pPr>
            <w:r>
              <w:rPr>
                <w:sz w:val="18"/>
                <w:szCs w:val="18"/>
              </w:rPr>
              <w:t>22.05.2025</w:t>
            </w:r>
          </w:p>
        </w:tc>
        <w:tc>
          <w:tcPr>
            <w:tcW w:w="1275" w:type="dxa"/>
            <w:tcBorders>
              <w:top w:val="single" w:sz="4" w:space="0" w:color="auto"/>
              <w:left w:val="single" w:sz="4" w:space="0" w:color="auto"/>
              <w:bottom w:val="single" w:sz="4" w:space="0" w:color="auto"/>
              <w:right w:val="single" w:sz="4" w:space="0" w:color="auto"/>
            </w:tcBorders>
          </w:tcPr>
          <w:p w14:paraId="171DA981" w14:textId="706AFD6E" w:rsidR="001D3AF5" w:rsidRPr="006F4334" w:rsidRDefault="001D3AF5" w:rsidP="00461FF0">
            <w:pPr>
              <w:ind w:firstLine="0"/>
              <w:rPr>
                <w:sz w:val="20"/>
                <w:szCs w:val="20"/>
              </w:rPr>
            </w:pPr>
            <w:r w:rsidRPr="006F4334">
              <w:rPr>
                <w:sz w:val="20"/>
                <w:szCs w:val="20"/>
              </w:rPr>
              <w:t>FCSNF-2</w:t>
            </w:r>
            <w:r>
              <w:rPr>
                <w:sz w:val="20"/>
                <w:szCs w:val="20"/>
              </w:rPr>
              <w:t>0930</w:t>
            </w:r>
          </w:p>
        </w:tc>
        <w:tc>
          <w:tcPr>
            <w:tcW w:w="6095" w:type="dxa"/>
            <w:tcBorders>
              <w:top w:val="single" w:sz="4" w:space="0" w:color="auto"/>
              <w:left w:val="single" w:sz="4" w:space="0" w:color="auto"/>
              <w:bottom w:val="single" w:sz="4" w:space="0" w:color="auto"/>
              <w:right w:val="single" w:sz="4" w:space="0" w:color="auto"/>
            </w:tcBorders>
          </w:tcPr>
          <w:p w14:paraId="22C4AF77" w14:textId="77777777" w:rsidR="001D3AF5" w:rsidRDefault="001D3AF5" w:rsidP="00B03164">
            <w:pPr>
              <w:pStyle w:val="ad"/>
              <w:jc w:val="left"/>
              <w:rPr>
                <w:sz w:val="20"/>
                <w:szCs w:val="20"/>
              </w:rPr>
            </w:pPr>
            <w:r>
              <w:rPr>
                <w:sz w:val="20"/>
                <w:szCs w:val="20"/>
              </w:rPr>
              <w:t xml:space="preserve">Для </w:t>
            </w:r>
            <w:r w:rsidRPr="002D1715">
              <w:rPr>
                <w:sz w:val="20"/>
                <w:szCs w:val="20"/>
              </w:rPr>
              <w:t>документа «Информация о заключенном контракте» (contract):</w:t>
            </w:r>
          </w:p>
          <w:p w14:paraId="5B69AF88" w14:textId="77777777" w:rsidR="001D3AF5" w:rsidRDefault="001D3AF5" w:rsidP="00B03164">
            <w:pPr>
              <w:pStyle w:val="ad"/>
              <w:jc w:val="left"/>
              <w:rPr>
                <w:sz w:val="20"/>
                <w:szCs w:val="20"/>
              </w:rPr>
            </w:pPr>
            <w:r>
              <w:rPr>
                <w:sz w:val="20"/>
                <w:szCs w:val="20"/>
              </w:rPr>
              <w:t>1.Добавлен новый блок «</w:t>
            </w:r>
            <w:r w:rsidRPr="001F3A07">
              <w:rPr>
                <w:sz w:val="20"/>
                <w:szCs w:val="20"/>
              </w:rPr>
              <w:t>Контрольный орган для уве</w:t>
            </w:r>
            <w:r>
              <w:rPr>
                <w:sz w:val="20"/>
                <w:szCs w:val="20"/>
              </w:rPr>
              <w:t>домления о заключении контракта» (</w:t>
            </w:r>
            <w:r w:rsidRPr="001F3A07">
              <w:rPr>
                <w:sz w:val="20"/>
                <w:szCs w:val="20"/>
              </w:rPr>
              <w:t>KOInfo</w:t>
            </w:r>
            <w:r>
              <w:rPr>
                <w:sz w:val="20"/>
                <w:szCs w:val="20"/>
              </w:rPr>
              <w:t>)</w:t>
            </w:r>
          </w:p>
          <w:p w14:paraId="67FC6B8A" w14:textId="3B165B5F" w:rsidR="001D3AF5" w:rsidRPr="00B03164" w:rsidRDefault="001D3AF5" w:rsidP="00B03164">
            <w:pPr>
              <w:pStyle w:val="ad"/>
              <w:jc w:val="left"/>
              <w:rPr>
                <w:sz w:val="20"/>
                <w:szCs w:val="20"/>
              </w:rPr>
            </w:pPr>
            <w:r>
              <w:rPr>
                <w:sz w:val="20"/>
                <w:szCs w:val="20"/>
              </w:rPr>
              <w:t>2.Добавлен новый контроль РК_ИК_0511, РК_ИК_0513</w:t>
            </w:r>
          </w:p>
        </w:tc>
      </w:tr>
      <w:tr w:rsidR="001D3AF5" w:rsidRPr="00FD5AF0" w14:paraId="09780AAB"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49BAFC54" w14:textId="744F6685" w:rsidR="001D3AF5" w:rsidRPr="005E26E3" w:rsidRDefault="001D3AF5" w:rsidP="005E26E3">
            <w:pPr>
              <w:pStyle w:val="ad"/>
              <w:rPr>
                <w:sz w:val="18"/>
                <w:szCs w:val="18"/>
              </w:rPr>
            </w:pPr>
            <w:r>
              <w:rPr>
                <w:sz w:val="18"/>
                <w:szCs w:val="18"/>
                <w:lang w:val="en-US"/>
              </w:rPr>
              <w:t>9</w:t>
            </w:r>
            <w:r>
              <w:rPr>
                <w:sz w:val="18"/>
                <w:szCs w:val="18"/>
              </w:rPr>
              <w:t>.13</w:t>
            </w:r>
          </w:p>
        </w:tc>
        <w:tc>
          <w:tcPr>
            <w:tcW w:w="1134" w:type="dxa"/>
            <w:tcBorders>
              <w:top w:val="single" w:sz="4" w:space="0" w:color="auto"/>
              <w:left w:val="single" w:sz="4" w:space="0" w:color="auto"/>
              <w:bottom w:val="single" w:sz="4" w:space="0" w:color="auto"/>
              <w:right w:val="single" w:sz="4" w:space="0" w:color="auto"/>
            </w:tcBorders>
          </w:tcPr>
          <w:p w14:paraId="256F01FA" w14:textId="541B87F6" w:rsidR="001D3AF5" w:rsidRDefault="001D3AF5" w:rsidP="005E26E3">
            <w:pPr>
              <w:pStyle w:val="ad"/>
              <w:rPr>
                <w:sz w:val="18"/>
                <w:szCs w:val="18"/>
              </w:rPr>
            </w:pPr>
            <w:r>
              <w:rPr>
                <w:sz w:val="18"/>
                <w:szCs w:val="18"/>
              </w:rPr>
              <w:t>23.05.2025</w:t>
            </w:r>
          </w:p>
        </w:tc>
        <w:tc>
          <w:tcPr>
            <w:tcW w:w="1275" w:type="dxa"/>
            <w:tcBorders>
              <w:top w:val="single" w:sz="4" w:space="0" w:color="auto"/>
              <w:left w:val="single" w:sz="4" w:space="0" w:color="auto"/>
              <w:bottom w:val="single" w:sz="4" w:space="0" w:color="auto"/>
              <w:right w:val="single" w:sz="4" w:space="0" w:color="auto"/>
            </w:tcBorders>
          </w:tcPr>
          <w:p w14:paraId="07CDE520" w14:textId="3DA7BFDE" w:rsidR="001D3AF5" w:rsidRPr="006F4334" w:rsidRDefault="001D3AF5" w:rsidP="005E26E3">
            <w:pPr>
              <w:ind w:firstLine="0"/>
              <w:rPr>
                <w:sz w:val="20"/>
                <w:szCs w:val="20"/>
              </w:rPr>
            </w:pPr>
            <w:r w:rsidRPr="006F4334">
              <w:rPr>
                <w:sz w:val="20"/>
                <w:szCs w:val="20"/>
              </w:rPr>
              <w:t>FCSNF-2</w:t>
            </w:r>
            <w:r>
              <w:rPr>
                <w:sz w:val="20"/>
                <w:szCs w:val="20"/>
              </w:rPr>
              <w:t>5867</w:t>
            </w:r>
          </w:p>
        </w:tc>
        <w:tc>
          <w:tcPr>
            <w:tcW w:w="6095" w:type="dxa"/>
            <w:tcBorders>
              <w:top w:val="single" w:sz="4" w:space="0" w:color="auto"/>
              <w:left w:val="single" w:sz="4" w:space="0" w:color="auto"/>
              <w:bottom w:val="single" w:sz="4" w:space="0" w:color="auto"/>
              <w:right w:val="single" w:sz="4" w:space="0" w:color="auto"/>
            </w:tcBorders>
          </w:tcPr>
          <w:p w14:paraId="42E3830D" w14:textId="317710BD" w:rsidR="001D3AF5" w:rsidRDefault="001D3AF5" w:rsidP="005E26E3">
            <w:pPr>
              <w:ind w:firstLine="0"/>
              <w:rPr>
                <w:sz w:val="20"/>
                <w:szCs w:val="20"/>
              </w:rPr>
            </w:pPr>
            <w:r w:rsidRPr="00637BAF">
              <w:rPr>
                <w:sz w:val="20"/>
                <w:szCs w:val="20"/>
              </w:rPr>
              <w:t xml:space="preserve">Для документа «Информация </w:t>
            </w:r>
            <w:r>
              <w:rPr>
                <w:sz w:val="20"/>
                <w:szCs w:val="20"/>
              </w:rPr>
              <w:t>об исполнении (исполнении обяза</w:t>
            </w:r>
            <w:r w:rsidRPr="00637BAF">
              <w:rPr>
                <w:sz w:val="20"/>
                <w:szCs w:val="20"/>
              </w:rPr>
              <w:t>тельств по предоставленной гара</w:t>
            </w:r>
            <w:r>
              <w:rPr>
                <w:sz w:val="20"/>
                <w:szCs w:val="20"/>
              </w:rPr>
              <w:t>нтии качества, расторжении, воз</w:t>
            </w:r>
            <w:r w:rsidRPr="00637BAF">
              <w:rPr>
                <w:sz w:val="20"/>
                <w:szCs w:val="20"/>
              </w:rPr>
              <w:t>врата переплаты по контракту</w:t>
            </w:r>
            <w:r>
              <w:rPr>
                <w:sz w:val="20"/>
                <w:szCs w:val="20"/>
              </w:rPr>
              <w:t>, признании контракта недействи</w:t>
            </w:r>
            <w:r w:rsidRPr="00637BAF">
              <w:rPr>
                <w:sz w:val="20"/>
                <w:szCs w:val="20"/>
              </w:rPr>
              <w:t>тельным)» (contractProcedure):</w:t>
            </w:r>
          </w:p>
          <w:p w14:paraId="6DC242CC" w14:textId="77777777" w:rsidR="001D3AF5" w:rsidRDefault="001D3AF5" w:rsidP="005E26E3">
            <w:pPr>
              <w:pStyle w:val="ad"/>
              <w:jc w:val="left"/>
              <w:rPr>
                <w:sz w:val="20"/>
                <w:szCs w:val="20"/>
              </w:rPr>
            </w:pPr>
            <w:r>
              <w:rPr>
                <w:sz w:val="20"/>
                <w:szCs w:val="20"/>
              </w:rPr>
              <w:t>1. Добавлены блоки:</w:t>
            </w:r>
          </w:p>
          <w:p w14:paraId="0FC2CA1B" w14:textId="77777777" w:rsidR="001D3AF5" w:rsidRDefault="001D3AF5" w:rsidP="000242C8">
            <w:pPr>
              <w:pStyle w:val="ad"/>
              <w:numPr>
                <w:ilvl w:val="0"/>
                <w:numId w:val="279"/>
              </w:numPr>
              <w:jc w:val="left"/>
              <w:rPr>
                <w:sz w:val="20"/>
                <w:szCs w:val="20"/>
              </w:rPr>
            </w:pPr>
            <w:r>
              <w:rPr>
                <w:sz w:val="20"/>
                <w:szCs w:val="20"/>
              </w:rPr>
              <w:t>«</w:t>
            </w:r>
            <w:r w:rsidRPr="00337B0F">
              <w:rPr>
                <w:sz w:val="20"/>
                <w:szCs w:val="20"/>
              </w:rPr>
              <w:t>Платежный документ для оплаты за контрагента налогов, сборов и иных обязательных платежей</w:t>
            </w:r>
            <w:r>
              <w:rPr>
                <w:sz w:val="20"/>
                <w:szCs w:val="20"/>
              </w:rPr>
              <w:t>» (</w:t>
            </w:r>
            <w:r w:rsidRPr="00337B0F">
              <w:rPr>
                <w:sz w:val="20"/>
                <w:szCs w:val="20"/>
              </w:rPr>
              <w:t>executions/execution/payDoc/payDocTypeInfo/counterpartyPayDoc</w:t>
            </w:r>
            <w:r>
              <w:rPr>
                <w:sz w:val="20"/>
                <w:szCs w:val="20"/>
              </w:rPr>
              <w:t>)</w:t>
            </w:r>
          </w:p>
          <w:p w14:paraId="6DC2B77A" w14:textId="77777777" w:rsidR="001D3AF5" w:rsidRDefault="001D3AF5" w:rsidP="000242C8">
            <w:pPr>
              <w:pStyle w:val="ad"/>
              <w:numPr>
                <w:ilvl w:val="0"/>
                <w:numId w:val="279"/>
              </w:numPr>
              <w:jc w:val="left"/>
              <w:rPr>
                <w:sz w:val="20"/>
                <w:szCs w:val="20"/>
              </w:rPr>
            </w:pPr>
            <w:r>
              <w:rPr>
                <w:sz w:val="20"/>
                <w:szCs w:val="20"/>
              </w:rPr>
              <w:t>«</w:t>
            </w:r>
            <w:r w:rsidRPr="00337B0F">
              <w:rPr>
                <w:sz w:val="20"/>
                <w:szCs w:val="20"/>
              </w:rPr>
              <w:t>Платежный документ для оплаты по исполнительному листу (судебному решению)</w:t>
            </w:r>
            <w:r>
              <w:rPr>
                <w:sz w:val="20"/>
                <w:szCs w:val="20"/>
              </w:rPr>
              <w:t>» (</w:t>
            </w:r>
            <w:r w:rsidRPr="00337B0F">
              <w:rPr>
                <w:sz w:val="20"/>
                <w:szCs w:val="20"/>
              </w:rPr>
              <w:t>executions/execution/payDoc/payDocTypeInfo/courtDecisionPayDoc</w:t>
            </w:r>
            <w:r>
              <w:rPr>
                <w:sz w:val="20"/>
                <w:szCs w:val="20"/>
              </w:rPr>
              <w:t>)</w:t>
            </w:r>
          </w:p>
          <w:p w14:paraId="00DBC097" w14:textId="07BDC2AC" w:rsidR="001D3AF5" w:rsidRDefault="001D3AF5" w:rsidP="00041BF1">
            <w:pPr>
              <w:pStyle w:val="ad"/>
              <w:jc w:val="left"/>
              <w:rPr>
                <w:sz w:val="20"/>
                <w:szCs w:val="20"/>
              </w:rPr>
            </w:pPr>
            <w:r>
              <w:rPr>
                <w:sz w:val="20"/>
                <w:szCs w:val="20"/>
              </w:rPr>
              <w:t>2.Добавлен новый контроль РК_ИК_0512</w:t>
            </w:r>
          </w:p>
        </w:tc>
      </w:tr>
      <w:tr w:rsidR="001D3AF5" w:rsidRPr="00FD5AF0" w14:paraId="492004E2"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708C3873" w14:textId="5774338B" w:rsidR="001D3AF5" w:rsidRPr="00610EB8" w:rsidRDefault="001D3AF5" w:rsidP="00610EB8">
            <w:pPr>
              <w:pStyle w:val="ad"/>
              <w:rPr>
                <w:sz w:val="18"/>
                <w:szCs w:val="18"/>
              </w:rPr>
            </w:pPr>
            <w:r>
              <w:rPr>
                <w:sz w:val="18"/>
                <w:szCs w:val="18"/>
              </w:rPr>
              <w:t>9.14</w:t>
            </w:r>
          </w:p>
        </w:tc>
        <w:tc>
          <w:tcPr>
            <w:tcW w:w="1134" w:type="dxa"/>
            <w:tcBorders>
              <w:top w:val="single" w:sz="4" w:space="0" w:color="auto"/>
              <w:left w:val="single" w:sz="4" w:space="0" w:color="auto"/>
              <w:bottom w:val="single" w:sz="4" w:space="0" w:color="auto"/>
              <w:right w:val="single" w:sz="4" w:space="0" w:color="auto"/>
            </w:tcBorders>
          </w:tcPr>
          <w:p w14:paraId="4E5E7A34" w14:textId="3DE2D3B4" w:rsidR="001D3AF5" w:rsidRDefault="001D3AF5" w:rsidP="00610EB8">
            <w:pPr>
              <w:pStyle w:val="ad"/>
              <w:rPr>
                <w:sz w:val="18"/>
                <w:szCs w:val="18"/>
              </w:rPr>
            </w:pPr>
            <w:r>
              <w:rPr>
                <w:sz w:val="18"/>
                <w:szCs w:val="18"/>
              </w:rPr>
              <w:t>23.05.2025</w:t>
            </w:r>
          </w:p>
        </w:tc>
        <w:tc>
          <w:tcPr>
            <w:tcW w:w="1275" w:type="dxa"/>
            <w:tcBorders>
              <w:top w:val="single" w:sz="4" w:space="0" w:color="auto"/>
              <w:left w:val="single" w:sz="4" w:space="0" w:color="auto"/>
              <w:bottom w:val="single" w:sz="4" w:space="0" w:color="auto"/>
              <w:right w:val="single" w:sz="4" w:space="0" w:color="auto"/>
            </w:tcBorders>
          </w:tcPr>
          <w:p w14:paraId="5200A16E" w14:textId="5DBDA415" w:rsidR="001D3AF5" w:rsidRPr="006F4334" w:rsidRDefault="001D3AF5" w:rsidP="00610EB8">
            <w:pPr>
              <w:ind w:firstLine="0"/>
              <w:rPr>
                <w:sz w:val="20"/>
                <w:szCs w:val="20"/>
              </w:rPr>
            </w:pPr>
            <w:r w:rsidRPr="003705D0">
              <w:rPr>
                <w:sz w:val="20"/>
                <w:szCs w:val="20"/>
              </w:rPr>
              <w:t>FCSNF-25787</w:t>
            </w:r>
          </w:p>
        </w:tc>
        <w:tc>
          <w:tcPr>
            <w:tcW w:w="6095" w:type="dxa"/>
            <w:tcBorders>
              <w:top w:val="single" w:sz="4" w:space="0" w:color="auto"/>
              <w:left w:val="single" w:sz="4" w:space="0" w:color="auto"/>
              <w:bottom w:val="single" w:sz="4" w:space="0" w:color="auto"/>
              <w:right w:val="single" w:sz="4" w:space="0" w:color="auto"/>
            </w:tcBorders>
          </w:tcPr>
          <w:p w14:paraId="4F4CB4BC" w14:textId="77777777" w:rsidR="001D3AF5" w:rsidRPr="003705D0" w:rsidRDefault="001D3AF5" w:rsidP="00610EB8">
            <w:pPr>
              <w:pStyle w:val="ad"/>
              <w:jc w:val="left"/>
              <w:rPr>
                <w:sz w:val="20"/>
                <w:szCs w:val="20"/>
              </w:rPr>
            </w:pPr>
            <w:r w:rsidRPr="003705D0">
              <w:rPr>
                <w:sz w:val="20"/>
                <w:szCs w:val="20"/>
              </w:rPr>
              <w:t>Внесены изменения в контроли: РК_ИК_0409, РК_ИК_0410, РК_ИК_0411, РК_ИК_0412, РК_ИК_0417, РК_ИК_0403, РК_ИК_0404, РК_ИК_0451, РК_ИК_0452.</w:t>
            </w:r>
          </w:p>
          <w:p w14:paraId="4CBE7AD8" w14:textId="77777777" w:rsidR="001D3AF5" w:rsidRPr="003705D0" w:rsidRDefault="001D3AF5" w:rsidP="00610EB8">
            <w:pPr>
              <w:pStyle w:val="ad"/>
              <w:jc w:val="left"/>
              <w:rPr>
                <w:sz w:val="20"/>
                <w:szCs w:val="20"/>
              </w:rPr>
            </w:pPr>
            <w:r w:rsidRPr="003705D0">
              <w:rPr>
                <w:sz w:val="20"/>
                <w:szCs w:val="20"/>
              </w:rPr>
              <w:lastRenderedPageBreak/>
              <w:t xml:space="preserve">В разделе </w:t>
            </w:r>
            <w:r>
              <w:rPr>
                <w:sz w:val="20"/>
                <w:szCs w:val="20"/>
              </w:rPr>
              <w:fldChar w:fldCharType="begin"/>
            </w:r>
            <w:r>
              <w:rPr>
                <w:sz w:val="20"/>
                <w:szCs w:val="20"/>
              </w:rPr>
              <w:instrText xml:space="preserve"> REF _Ref101450680 \r \h </w:instrText>
            </w:r>
            <w:r>
              <w:rPr>
                <w:sz w:val="20"/>
                <w:szCs w:val="20"/>
              </w:rPr>
            </w:r>
            <w:r>
              <w:rPr>
                <w:sz w:val="20"/>
                <w:szCs w:val="20"/>
              </w:rPr>
              <w:fldChar w:fldCharType="separate"/>
            </w:r>
            <w:r>
              <w:rPr>
                <w:sz w:val="20"/>
                <w:szCs w:val="20"/>
              </w:rPr>
              <w:t>3.5.1.4.4.1</w:t>
            </w:r>
            <w:r>
              <w:rPr>
                <w:sz w:val="20"/>
                <w:szCs w:val="20"/>
              </w:rPr>
              <w:fldChar w:fldCharType="end"/>
            </w:r>
            <w:r>
              <w:rPr>
                <w:sz w:val="20"/>
                <w:szCs w:val="20"/>
              </w:rPr>
              <w:t xml:space="preserve"> </w:t>
            </w:r>
            <w:r w:rsidRPr="003705D0">
              <w:rPr>
                <w:sz w:val="20"/>
                <w:szCs w:val="20"/>
              </w:rPr>
              <w:t>«Информация (проект информации) о заключенном контракте» добавлен новый блок «Информация о контрагенте для оплаты третьим лицам» (thirdParticipant</w:t>
            </w:r>
            <w:r>
              <w:rPr>
                <w:sz w:val="20"/>
                <w:szCs w:val="20"/>
                <w:lang w:val="en-US"/>
              </w:rPr>
              <w:t>s</w:t>
            </w:r>
            <w:r w:rsidRPr="003705D0">
              <w:rPr>
                <w:sz w:val="20"/>
                <w:szCs w:val="20"/>
              </w:rPr>
              <w:t>Info).</w:t>
            </w:r>
          </w:p>
          <w:p w14:paraId="7D3DDBA3" w14:textId="427B958C" w:rsidR="001D3AF5" w:rsidRPr="00637BAF" w:rsidRDefault="001D3AF5" w:rsidP="00610EB8">
            <w:pPr>
              <w:ind w:firstLine="0"/>
              <w:rPr>
                <w:sz w:val="20"/>
                <w:szCs w:val="20"/>
              </w:rPr>
            </w:pPr>
            <w:r w:rsidRPr="003705D0">
              <w:rPr>
                <w:sz w:val="20"/>
                <w:szCs w:val="20"/>
              </w:rPr>
              <w:t xml:space="preserve">В разделе </w:t>
            </w:r>
            <w:r>
              <w:rPr>
                <w:sz w:val="20"/>
                <w:szCs w:val="20"/>
              </w:rPr>
              <w:fldChar w:fldCharType="begin"/>
            </w:r>
            <w:r>
              <w:rPr>
                <w:sz w:val="20"/>
                <w:szCs w:val="20"/>
              </w:rPr>
              <w:instrText xml:space="preserve"> REF _Ref89087917 \r \h </w:instrText>
            </w:r>
            <w:r>
              <w:rPr>
                <w:sz w:val="20"/>
                <w:szCs w:val="20"/>
              </w:rPr>
            </w:r>
            <w:r>
              <w:rPr>
                <w:sz w:val="20"/>
                <w:szCs w:val="20"/>
              </w:rPr>
              <w:fldChar w:fldCharType="separate"/>
            </w:r>
            <w:r>
              <w:rPr>
                <w:sz w:val="20"/>
                <w:szCs w:val="20"/>
              </w:rPr>
              <w:t>3.5.1.4.4.4</w:t>
            </w:r>
            <w:r>
              <w:rPr>
                <w:sz w:val="20"/>
                <w:szCs w:val="20"/>
              </w:rPr>
              <w:fldChar w:fldCharType="end"/>
            </w:r>
            <w:r>
              <w:rPr>
                <w:sz w:val="20"/>
                <w:szCs w:val="20"/>
              </w:rPr>
              <w:t xml:space="preserve"> </w:t>
            </w:r>
            <w:r w:rsidRPr="003705D0">
              <w:rPr>
                <w:sz w:val="20"/>
                <w:szCs w:val="20"/>
              </w:rPr>
              <w:t>«Информация об исполнении (исполнении обязательств по предоставленной гарантии качества, расторжении)» добавлен новый блок «Информация о контрагенте для оплаты третьим лицам» (thirdParticipant</w:t>
            </w:r>
            <w:r>
              <w:rPr>
                <w:sz w:val="20"/>
                <w:szCs w:val="20"/>
                <w:lang w:val="en-US"/>
              </w:rPr>
              <w:t>s</w:t>
            </w:r>
            <w:r w:rsidRPr="003705D0">
              <w:rPr>
                <w:sz w:val="20"/>
                <w:szCs w:val="20"/>
              </w:rPr>
              <w:t>Info).</w:t>
            </w:r>
          </w:p>
        </w:tc>
      </w:tr>
      <w:tr w:rsidR="001D3AF5" w:rsidRPr="00FD5AF0" w14:paraId="2F36582A"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49EFDE45" w14:textId="6FB4D7A4" w:rsidR="001D3AF5" w:rsidRDefault="001D3AF5" w:rsidP="008A10E5">
            <w:pPr>
              <w:pStyle w:val="ad"/>
              <w:rPr>
                <w:sz w:val="18"/>
                <w:szCs w:val="18"/>
              </w:rPr>
            </w:pPr>
            <w:r>
              <w:rPr>
                <w:sz w:val="18"/>
                <w:szCs w:val="18"/>
              </w:rPr>
              <w:lastRenderedPageBreak/>
              <w:t>9.15</w:t>
            </w:r>
          </w:p>
        </w:tc>
        <w:tc>
          <w:tcPr>
            <w:tcW w:w="1134" w:type="dxa"/>
            <w:tcBorders>
              <w:top w:val="single" w:sz="4" w:space="0" w:color="auto"/>
              <w:left w:val="single" w:sz="4" w:space="0" w:color="auto"/>
              <w:bottom w:val="single" w:sz="4" w:space="0" w:color="auto"/>
              <w:right w:val="single" w:sz="4" w:space="0" w:color="auto"/>
            </w:tcBorders>
          </w:tcPr>
          <w:p w14:paraId="122EEC0A" w14:textId="10690671" w:rsidR="001D3AF5" w:rsidRDefault="001D3AF5" w:rsidP="008A10E5">
            <w:pPr>
              <w:pStyle w:val="ad"/>
              <w:rPr>
                <w:sz w:val="18"/>
                <w:szCs w:val="18"/>
              </w:rPr>
            </w:pPr>
            <w:r>
              <w:rPr>
                <w:sz w:val="18"/>
                <w:szCs w:val="18"/>
              </w:rPr>
              <w:t>03.06.2025</w:t>
            </w:r>
          </w:p>
        </w:tc>
        <w:tc>
          <w:tcPr>
            <w:tcW w:w="1275" w:type="dxa"/>
            <w:tcBorders>
              <w:top w:val="single" w:sz="4" w:space="0" w:color="auto"/>
              <w:left w:val="single" w:sz="4" w:space="0" w:color="auto"/>
              <w:bottom w:val="single" w:sz="4" w:space="0" w:color="auto"/>
              <w:right w:val="single" w:sz="4" w:space="0" w:color="auto"/>
            </w:tcBorders>
          </w:tcPr>
          <w:p w14:paraId="09ED3633" w14:textId="120CF47B" w:rsidR="001D3AF5" w:rsidRPr="003705D0" w:rsidRDefault="001D3AF5" w:rsidP="008A10E5">
            <w:pPr>
              <w:ind w:firstLine="0"/>
              <w:rPr>
                <w:sz w:val="20"/>
                <w:szCs w:val="20"/>
              </w:rPr>
            </w:pPr>
            <w:r w:rsidRPr="008A10E5">
              <w:rPr>
                <w:sz w:val="20"/>
                <w:szCs w:val="20"/>
              </w:rPr>
              <w:t>FCS-376070</w:t>
            </w:r>
          </w:p>
        </w:tc>
        <w:tc>
          <w:tcPr>
            <w:tcW w:w="6095" w:type="dxa"/>
            <w:tcBorders>
              <w:top w:val="single" w:sz="4" w:space="0" w:color="auto"/>
              <w:left w:val="single" w:sz="4" w:space="0" w:color="auto"/>
              <w:bottom w:val="single" w:sz="4" w:space="0" w:color="auto"/>
              <w:right w:val="single" w:sz="4" w:space="0" w:color="auto"/>
            </w:tcBorders>
          </w:tcPr>
          <w:p w14:paraId="6C45074F" w14:textId="0DA3C306" w:rsidR="001D3AF5" w:rsidRPr="008A10E5" w:rsidRDefault="001D3AF5" w:rsidP="008A10E5">
            <w:pPr>
              <w:pStyle w:val="ad"/>
              <w:jc w:val="left"/>
              <w:rPr>
                <w:sz w:val="20"/>
                <w:szCs w:val="20"/>
              </w:rPr>
            </w:pPr>
            <w:r>
              <w:rPr>
                <w:sz w:val="20"/>
                <w:szCs w:val="20"/>
              </w:rPr>
              <w:t xml:space="preserve">В разделе </w:t>
            </w:r>
            <w:r>
              <w:rPr>
                <w:sz w:val="20"/>
                <w:szCs w:val="20"/>
              </w:rPr>
              <w:fldChar w:fldCharType="begin"/>
            </w:r>
            <w:r>
              <w:rPr>
                <w:sz w:val="20"/>
                <w:szCs w:val="20"/>
              </w:rPr>
              <w:instrText xml:space="preserve"> REF _Ref131527413 \r \h </w:instrText>
            </w:r>
            <w:r>
              <w:rPr>
                <w:sz w:val="20"/>
                <w:szCs w:val="20"/>
              </w:rPr>
            </w:r>
            <w:r>
              <w:rPr>
                <w:sz w:val="20"/>
                <w:szCs w:val="20"/>
              </w:rPr>
              <w:fldChar w:fldCharType="separate"/>
            </w:r>
            <w:r>
              <w:rPr>
                <w:sz w:val="20"/>
                <w:szCs w:val="20"/>
              </w:rPr>
              <w:t>3.5.3</w:t>
            </w:r>
            <w:r>
              <w:rPr>
                <w:sz w:val="20"/>
                <w:szCs w:val="20"/>
              </w:rPr>
              <w:fldChar w:fldCharType="end"/>
            </w:r>
            <w:r>
              <w:rPr>
                <w:sz w:val="20"/>
                <w:szCs w:val="20"/>
              </w:rPr>
              <w:t xml:space="preserve"> добавлено требование сохранять</w:t>
            </w:r>
            <w:r w:rsidRPr="008A10E5">
              <w:rPr>
                <w:sz w:val="20"/>
                <w:szCs w:val="20"/>
              </w:rPr>
              <w:t xml:space="preserve"> </w:t>
            </w:r>
            <w:r>
              <w:rPr>
                <w:sz w:val="20"/>
                <w:szCs w:val="20"/>
              </w:rPr>
              <w:t xml:space="preserve">в ХД выжимку </w:t>
            </w:r>
            <w:r w:rsidRPr="008A10E5">
              <w:rPr>
                <w:sz w:val="20"/>
                <w:szCs w:val="20"/>
              </w:rPr>
              <w:t>control99UniversalExtract</w:t>
            </w:r>
            <w:r>
              <w:rPr>
                <w:sz w:val="20"/>
                <w:szCs w:val="20"/>
              </w:rPr>
              <w:t xml:space="preserve">, сформированную по схеме </w:t>
            </w:r>
            <w:r>
              <w:rPr>
                <w:sz w:val="20"/>
                <w:szCs w:val="20"/>
                <w:lang w:val="en-US"/>
              </w:rPr>
              <w:t>fcsExport</w:t>
            </w:r>
            <w:r w:rsidRPr="008A10E5">
              <w:rPr>
                <w:sz w:val="20"/>
                <w:szCs w:val="20"/>
              </w:rPr>
              <w:t>.</w:t>
            </w:r>
            <w:r>
              <w:rPr>
                <w:sz w:val="20"/>
                <w:szCs w:val="20"/>
                <w:lang w:val="en-US"/>
              </w:rPr>
              <w:t>xsd</w:t>
            </w:r>
          </w:p>
        </w:tc>
      </w:tr>
      <w:tr w:rsidR="001D3AF5" w:rsidRPr="00FD5AF0" w14:paraId="13DA1637"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7188801B" w14:textId="0AB5D090" w:rsidR="001D3AF5" w:rsidRDefault="001D3AF5" w:rsidP="008A10E5">
            <w:pPr>
              <w:pStyle w:val="ad"/>
              <w:rPr>
                <w:sz w:val="18"/>
                <w:szCs w:val="18"/>
              </w:rPr>
            </w:pPr>
            <w:r>
              <w:rPr>
                <w:sz w:val="18"/>
                <w:szCs w:val="18"/>
              </w:rPr>
              <w:t>9.16</w:t>
            </w:r>
          </w:p>
        </w:tc>
        <w:tc>
          <w:tcPr>
            <w:tcW w:w="1134" w:type="dxa"/>
            <w:tcBorders>
              <w:top w:val="single" w:sz="4" w:space="0" w:color="auto"/>
              <w:left w:val="single" w:sz="4" w:space="0" w:color="auto"/>
              <w:bottom w:val="single" w:sz="4" w:space="0" w:color="auto"/>
              <w:right w:val="single" w:sz="4" w:space="0" w:color="auto"/>
            </w:tcBorders>
          </w:tcPr>
          <w:p w14:paraId="1CA78B90" w14:textId="15604F4D" w:rsidR="001D3AF5" w:rsidRDefault="001D3AF5" w:rsidP="008A10E5">
            <w:pPr>
              <w:pStyle w:val="ad"/>
              <w:rPr>
                <w:sz w:val="18"/>
                <w:szCs w:val="18"/>
              </w:rPr>
            </w:pPr>
            <w:r>
              <w:rPr>
                <w:sz w:val="18"/>
                <w:szCs w:val="18"/>
              </w:rPr>
              <w:t>16.06.2025</w:t>
            </w:r>
          </w:p>
        </w:tc>
        <w:tc>
          <w:tcPr>
            <w:tcW w:w="1275" w:type="dxa"/>
            <w:tcBorders>
              <w:top w:val="single" w:sz="4" w:space="0" w:color="auto"/>
              <w:left w:val="single" w:sz="4" w:space="0" w:color="auto"/>
              <w:bottom w:val="single" w:sz="4" w:space="0" w:color="auto"/>
              <w:right w:val="single" w:sz="4" w:space="0" w:color="auto"/>
            </w:tcBorders>
          </w:tcPr>
          <w:p w14:paraId="775916C1" w14:textId="3F3EFB2B" w:rsidR="001D3AF5" w:rsidRPr="008A10E5" w:rsidRDefault="001D3AF5" w:rsidP="008A10E5">
            <w:pPr>
              <w:ind w:firstLine="0"/>
              <w:rPr>
                <w:sz w:val="20"/>
                <w:szCs w:val="20"/>
              </w:rPr>
            </w:pPr>
            <w:r w:rsidRPr="00B07EB4">
              <w:rPr>
                <w:sz w:val="20"/>
                <w:szCs w:val="20"/>
              </w:rPr>
              <w:t>FCS-377968</w:t>
            </w:r>
          </w:p>
        </w:tc>
        <w:tc>
          <w:tcPr>
            <w:tcW w:w="6095" w:type="dxa"/>
            <w:tcBorders>
              <w:top w:val="single" w:sz="4" w:space="0" w:color="auto"/>
              <w:left w:val="single" w:sz="4" w:space="0" w:color="auto"/>
              <w:bottom w:val="single" w:sz="4" w:space="0" w:color="auto"/>
              <w:right w:val="single" w:sz="4" w:space="0" w:color="auto"/>
            </w:tcBorders>
          </w:tcPr>
          <w:p w14:paraId="2FCAD856" w14:textId="25B8CCA3" w:rsidR="001D3AF5" w:rsidRDefault="001D3AF5" w:rsidP="00B07EB4">
            <w:pPr>
              <w:pStyle w:val="ad"/>
              <w:jc w:val="left"/>
              <w:rPr>
                <w:sz w:val="20"/>
                <w:szCs w:val="20"/>
              </w:rPr>
            </w:pPr>
            <w:r>
              <w:rPr>
                <w:sz w:val="20"/>
                <w:szCs w:val="20"/>
              </w:rPr>
              <w:t>Изменено правило приема</w:t>
            </w:r>
            <w:r>
              <w:t xml:space="preserve"> </w:t>
            </w:r>
            <w:r w:rsidRPr="00B07EB4">
              <w:rPr>
                <w:sz w:val="20"/>
                <w:szCs w:val="20"/>
              </w:rPr>
              <w:t>блока «Информация о субподрядчиках, соисполнителях (СМП, СОНО)»</w:t>
            </w:r>
            <w:r>
              <w:t xml:space="preserve"> </w:t>
            </w:r>
            <w:r w:rsidRPr="00B07EB4">
              <w:rPr>
                <w:sz w:val="20"/>
                <w:szCs w:val="20"/>
              </w:rPr>
              <w:t>(su</w:t>
            </w:r>
            <w:r>
              <w:rPr>
                <w:sz w:val="20"/>
                <w:szCs w:val="20"/>
              </w:rPr>
              <w:t xml:space="preserve">bContractorsSum/subContractors): принимается и сохраняется из пакета, если признак </w:t>
            </w:r>
            <w:r w:rsidRPr="00B07EB4">
              <w:rPr>
                <w:sz w:val="20"/>
                <w:szCs w:val="20"/>
              </w:rPr>
              <w:t>"Документ на базе РЭК"</w:t>
            </w:r>
            <w:r>
              <w:rPr>
                <w:sz w:val="20"/>
                <w:szCs w:val="20"/>
              </w:rPr>
              <w:t xml:space="preserve"> установлен</w:t>
            </w:r>
          </w:p>
        </w:tc>
      </w:tr>
      <w:tr w:rsidR="001D3AF5" w:rsidRPr="00FD5AF0" w14:paraId="62391844"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6CCB5FEF" w14:textId="7DA8E45E" w:rsidR="001D3AF5" w:rsidRDefault="001D3AF5" w:rsidP="008A10E5">
            <w:pPr>
              <w:pStyle w:val="ad"/>
              <w:rPr>
                <w:sz w:val="18"/>
                <w:szCs w:val="18"/>
              </w:rPr>
            </w:pPr>
            <w:r>
              <w:rPr>
                <w:sz w:val="18"/>
                <w:szCs w:val="18"/>
              </w:rPr>
              <w:t>9.17</w:t>
            </w:r>
          </w:p>
        </w:tc>
        <w:tc>
          <w:tcPr>
            <w:tcW w:w="1134" w:type="dxa"/>
            <w:tcBorders>
              <w:top w:val="single" w:sz="4" w:space="0" w:color="auto"/>
              <w:left w:val="single" w:sz="4" w:space="0" w:color="auto"/>
              <w:bottom w:val="single" w:sz="4" w:space="0" w:color="auto"/>
              <w:right w:val="single" w:sz="4" w:space="0" w:color="auto"/>
            </w:tcBorders>
          </w:tcPr>
          <w:p w14:paraId="512C49C3" w14:textId="7AE88748" w:rsidR="001D3AF5" w:rsidRDefault="001D3AF5" w:rsidP="008A10E5">
            <w:pPr>
              <w:pStyle w:val="ad"/>
              <w:rPr>
                <w:sz w:val="18"/>
                <w:szCs w:val="18"/>
              </w:rPr>
            </w:pPr>
            <w:r>
              <w:rPr>
                <w:sz w:val="18"/>
                <w:szCs w:val="18"/>
              </w:rPr>
              <w:t>23.06.2025</w:t>
            </w:r>
          </w:p>
        </w:tc>
        <w:tc>
          <w:tcPr>
            <w:tcW w:w="1275" w:type="dxa"/>
            <w:tcBorders>
              <w:top w:val="single" w:sz="4" w:space="0" w:color="auto"/>
              <w:left w:val="single" w:sz="4" w:space="0" w:color="auto"/>
              <w:bottom w:val="single" w:sz="4" w:space="0" w:color="auto"/>
              <w:right w:val="single" w:sz="4" w:space="0" w:color="auto"/>
            </w:tcBorders>
          </w:tcPr>
          <w:p w14:paraId="1C3BC618" w14:textId="4F1B7828" w:rsidR="001D3AF5" w:rsidRPr="00B07EB4" w:rsidRDefault="001D3AF5" w:rsidP="008A10E5">
            <w:pPr>
              <w:ind w:firstLine="0"/>
              <w:rPr>
                <w:sz w:val="20"/>
                <w:szCs w:val="20"/>
              </w:rPr>
            </w:pPr>
            <w:r w:rsidRPr="009B5457">
              <w:rPr>
                <w:sz w:val="20"/>
                <w:szCs w:val="20"/>
              </w:rPr>
              <w:t>FCSNF-26215</w:t>
            </w:r>
          </w:p>
        </w:tc>
        <w:tc>
          <w:tcPr>
            <w:tcW w:w="6095" w:type="dxa"/>
            <w:tcBorders>
              <w:top w:val="single" w:sz="4" w:space="0" w:color="auto"/>
              <w:left w:val="single" w:sz="4" w:space="0" w:color="auto"/>
              <w:bottom w:val="single" w:sz="4" w:space="0" w:color="auto"/>
              <w:right w:val="single" w:sz="4" w:space="0" w:color="auto"/>
            </w:tcBorders>
          </w:tcPr>
          <w:p w14:paraId="6D28F483" w14:textId="4307981F" w:rsidR="001D3AF5" w:rsidRPr="00B13B3A" w:rsidRDefault="001D3AF5" w:rsidP="00B13B3A">
            <w:pPr>
              <w:pStyle w:val="ad"/>
              <w:jc w:val="left"/>
              <w:rPr>
                <w:sz w:val="20"/>
                <w:szCs w:val="20"/>
              </w:rPr>
            </w:pPr>
            <w:r w:rsidRPr="00B13B3A">
              <w:rPr>
                <w:sz w:val="20"/>
                <w:szCs w:val="20"/>
              </w:rPr>
              <w:t xml:space="preserve">В разделе 3.5.1.4.4.4 «Информация об исполнении (исполнении обязательств по предоставленной гарантии качества, расторжении)» доработан прием блока «Информация о контрагенте для оплаты третьим лицам» (thirdParticipantsInfo), добавлены идентификаторы sid и externalSid. </w:t>
            </w:r>
          </w:p>
          <w:p w14:paraId="59BA750D" w14:textId="77777777" w:rsidR="001D3AF5" w:rsidRPr="00B13B3A" w:rsidRDefault="001D3AF5" w:rsidP="00B13B3A">
            <w:pPr>
              <w:pStyle w:val="ad"/>
              <w:jc w:val="left"/>
              <w:rPr>
                <w:sz w:val="20"/>
                <w:szCs w:val="20"/>
              </w:rPr>
            </w:pPr>
            <w:r w:rsidRPr="00B13B3A">
              <w:rPr>
                <w:sz w:val="20"/>
                <w:szCs w:val="20"/>
              </w:rPr>
              <w:t>Изменены контроли:</w:t>
            </w:r>
          </w:p>
          <w:p w14:paraId="612967EF" w14:textId="77777777" w:rsidR="001D3AF5" w:rsidRPr="00B13B3A" w:rsidRDefault="001D3AF5" w:rsidP="00B13B3A">
            <w:pPr>
              <w:pStyle w:val="ad"/>
              <w:jc w:val="left"/>
              <w:rPr>
                <w:sz w:val="20"/>
                <w:szCs w:val="20"/>
              </w:rPr>
            </w:pPr>
            <w:r w:rsidRPr="00B13B3A">
              <w:rPr>
                <w:sz w:val="20"/>
                <w:szCs w:val="20"/>
              </w:rPr>
              <w:t>РК_ИК_0420</w:t>
            </w:r>
          </w:p>
          <w:p w14:paraId="3C2B3FBD" w14:textId="0C853177" w:rsidR="001D3AF5" w:rsidRDefault="001D3AF5" w:rsidP="00B13B3A">
            <w:pPr>
              <w:pStyle w:val="ad"/>
              <w:jc w:val="left"/>
              <w:rPr>
                <w:sz w:val="20"/>
                <w:szCs w:val="20"/>
              </w:rPr>
            </w:pPr>
            <w:r w:rsidRPr="00B13B3A">
              <w:rPr>
                <w:sz w:val="20"/>
                <w:szCs w:val="20"/>
              </w:rPr>
              <w:t>РК_ИК_0421</w:t>
            </w:r>
          </w:p>
        </w:tc>
      </w:tr>
      <w:tr w:rsidR="001D3AF5" w:rsidRPr="00FD5AF0" w14:paraId="71CCDA4F"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1D5B4053" w14:textId="4BB56269" w:rsidR="001D3AF5" w:rsidRPr="00675211" w:rsidRDefault="001D3AF5" w:rsidP="008A10E5">
            <w:pPr>
              <w:pStyle w:val="ad"/>
              <w:rPr>
                <w:sz w:val="18"/>
                <w:szCs w:val="18"/>
              </w:rPr>
            </w:pPr>
            <w:r>
              <w:rPr>
                <w:sz w:val="18"/>
                <w:szCs w:val="18"/>
                <w:lang w:val="en-US"/>
              </w:rPr>
              <w:t>9</w:t>
            </w:r>
            <w:r>
              <w:rPr>
                <w:sz w:val="18"/>
                <w:szCs w:val="18"/>
              </w:rPr>
              <w:t>.18</w:t>
            </w:r>
          </w:p>
        </w:tc>
        <w:tc>
          <w:tcPr>
            <w:tcW w:w="1134" w:type="dxa"/>
            <w:tcBorders>
              <w:top w:val="single" w:sz="4" w:space="0" w:color="auto"/>
              <w:left w:val="single" w:sz="4" w:space="0" w:color="auto"/>
              <w:bottom w:val="single" w:sz="4" w:space="0" w:color="auto"/>
              <w:right w:val="single" w:sz="4" w:space="0" w:color="auto"/>
            </w:tcBorders>
          </w:tcPr>
          <w:p w14:paraId="50BF6C65" w14:textId="502CD903" w:rsidR="001D3AF5" w:rsidRDefault="001D3AF5" w:rsidP="008A10E5">
            <w:pPr>
              <w:pStyle w:val="ad"/>
              <w:rPr>
                <w:sz w:val="18"/>
                <w:szCs w:val="18"/>
              </w:rPr>
            </w:pPr>
            <w:r>
              <w:rPr>
                <w:sz w:val="18"/>
                <w:szCs w:val="18"/>
              </w:rPr>
              <w:t>04.07.2025</w:t>
            </w:r>
          </w:p>
        </w:tc>
        <w:tc>
          <w:tcPr>
            <w:tcW w:w="1275" w:type="dxa"/>
            <w:tcBorders>
              <w:top w:val="single" w:sz="4" w:space="0" w:color="auto"/>
              <w:left w:val="single" w:sz="4" w:space="0" w:color="auto"/>
              <w:bottom w:val="single" w:sz="4" w:space="0" w:color="auto"/>
              <w:right w:val="single" w:sz="4" w:space="0" w:color="auto"/>
            </w:tcBorders>
          </w:tcPr>
          <w:p w14:paraId="68F5087D" w14:textId="22E8907C" w:rsidR="001D3AF5" w:rsidRPr="009B5457" w:rsidRDefault="001D3AF5" w:rsidP="008A10E5">
            <w:pPr>
              <w:ind w:firstLine="0"/>
              <w:rPr>
                <w:sz w:val="20"/>
                <w:szCs w:val="20"/>
              </w:rPr>
            </w:pPr>
            <w:r>
              <w:rPr>
                <w:sz w:val="20"/>
                <w:szCs w:val="20"/>
              </w:rPr>
              <w:t>FCSNF-25973</w:t>
            </w:r>
          </w:p>
        </w:tc>
        <w:tc>
          <w:tcPr>
            <w:tcW w:w="6095" w:type="dxa"/>
            <w:tcBorders>
              <w:top w:val="single" w:sz="4" w:space="0" w:color="auto"/>
              <w:left w:val="single" w:sz="4" w:space="0" w:color="auto"/>
              <w:bottom w:val="single" w:sz="4" w:space="0" w:color="auto"/>
              <w:right w:val="single" w:sz="4" w:space="0" w:color="auto"/>
            </w:tcBorders>
          </w:tcPr>
          <w:p w14:paraId="0755FB74" w14:textId="2EDFEAE4" w:rsidR="001D3AF5" w:rsidRDefault="001D3AF5" w:rsidP="00B13B3A">
            <w:pPr>
              <w:pStyle w:val="ad"/>
              <w:jc w:val="left"/>
              <w:rPr>
                <w:sz w:val="20"/>
                <w:szCs w:val="20"/>
              </w:rPr>
            </w:pPr>
            <w:r>
              <w:rPr>
                <w:sz w:val="20"/>
                <w:szCs w:val="20"/>
              </w:rPr>
              <w:t xml:space="preserve">Для документа </w:t>
            </w:r>
            <w:r w:rsidRPr="002D1715">
              <w:rPr>
                <w:sz w:val="20"/>
                <w:szCs w:val="20"/>
              </w:rPr>
              <w:t>«Информация о заключенном контракте» (contract)</w:t>
            </w:r>
            <w:r>
              <w:rPr>
                <w:sz w:val="20"/>
                <w:szCs w:val="20"/>
              </w:rPr>
              <w:t>:</w:t>
            </w:r>
          </w:p>
          <w:p w14:paraId="4A0CAD42" w14:textId="77777777" w:rsidR="001D3AF5" w:rsidRDefault="001D3AF5" w:rsidP="00B13B3A">
            <w:pPr>
              <w:pStyle w:val="ad"/>
              <w:jc w:val="left"/>
              <w:rPr>
                <w:sz w:val="20"/>
                <w:szCs w:val="20"/>
              </w:rPr>
            </w:pPr>
            <w:r>
              <w:rPr>
                <w:sz w:val="20"/>
                <w:szCs w:val="20"/>
              </w:rPr>
              <w:t>1.Изменено правило приема блока</w:t>
            </w:r>
            <w:r w:rsidRPr="000962FF">
              <w:rPr>
                <w:sz w:val="20"/>
                <w:szCs w:val="20"/>
              </w:rPr>
              <w:t xml:space="preserve"> «Реквизиты счета заказчика» (customer/customerAccountsDetails/customerAccountDetails)</w:t>
            </w:r>
            <w:r>
              <w:rPr>
                <w:sz w:val="20"/>
                <w:szCs w:val="20"/>
              </w:rPr>
              <w:t xml:space="preserve"> п</w:t>
            </w:r>
            <w:r w:rsidRPr="000962FF">
              <w:rPr>
                <w:sz w:val="20"/>
                <w:szCs w:val="20"/>
              </w:rPr>
              <w:t>ри приеме проекта первоначальной версии, сформированного на основании электронного контракта в структурированном виде и при приеме изменений СГК с типом «Корректировка ошибок» (блок modification/errorCorrection) при установленном признаке "Документ на базе РЭК"</w:t>
            </w:r>
          </w:p>
          <w:p w14:paraId="1AF70CB8" w14:textId="77777777" w:rsidR="001D3AF5" w:rsidRDefault="001D3AF5" w:rsidP="00B13B3A">
            <w:pPr>
              <w:pStyle w:val="ad"/>
              <w:jc w:val="left"/>
              <w:rPr>
                <w:sz w:val="20"/>
                <w:szCs w:val="20"/>
              </w:rPr>
            </w:pPr>
            <w:r>
              <w:rPr>
                <w:sz w:val="20"/>
                <w:szCs w:val="20"/>
              </w:rPr>
              <w:t>2.</w:t>
            </w:r>
            <w:r>
              <w:t xml:space="preserve"> </w:t>
            </w:r>
            <w:r w:rsidRPr="000962FF">
              <w:rPr>
                <w:sz w:val="20"/>
                <w:szCs w:val="20"/>
              </w:rPr>
              <w:t>Изменено правило приема блока «Реквизиты счетов обособленного подразделения» (customer/separateDepartmentAccountsDetails)  при приеме проекта первоначальной версии, сформированного на осно-вании электронного контракта в структурированном виде и при приеме изменений СГК с типом «Корректировка ошибок» (блок modification/errorCorrection) при установленном признаке "Доку-мент на базе РЭК"</w:t>
            </w:r>
          </w:p>
          <w:p w14:paraId="1B539D79" w14:textId="473928E8" w:rsidR="001D3AF5" w:rsidRPr="00B13B3A" w:rsidRDefault="001D3AF5" w:rsidP="00B13B3A">
            <w:pPr>
              <w:pStyle w:val="ad"/>
              <w:jc w:val="left"/>
              <w:rPr>
                <w:sz w:val="20"/>
                <w:szCs w:val="20"/>
              </w:rPr>
            </w:pPr>
            <w:r>
              <w:rPr>
                <w:sz w:val="20"/>
                <w:szCs w:val="20"/>
              </w:rPr>
              <w:t>3.Изменено условие вызова контролей РК_ИК_0422, РК_ИК_0417, РК_ИК_0412, РК_ИК_0411, РК_ИК_041</w:t>
            </w:r>
            <w:r w:rsidRPr="00B13B3A">
              <w:rPr>
                <w:sz w:val="20"/>
                <w:szCs w:val="20"/>
              </w:rPr>
              <w:t>0</w:t>
            </w:r>
            <w:r>
              <w:rPr>
                <w:sz w:val="20"/>
                <w:szCs w:val="20"/>
              </w:rPr>
              <w:t xml:space="preserve">, РК_ИК_0409, РК_ИК_0402, РК_ИК_0401 </w:t>
            </w:r>
          </w:p>
        </w:tc>
      </w:tr>
      <w:tr w:rsidR="001D3AF5" w:rsidRPr="00FD5AF0" w14:paraId="219E79E3"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34701496" w14:textId="5CA2C4B1" w:rsidR="001D3AF5" w:rsidRPr="003A209E" w:rsidRDefault="001D3AF5" w:rsidP="003A209E">
            <w:pPr>
              <w:pStyle w:val="ad"/>
              <w:rPr>
                <w:sz w:val="18"/>
                <w:szCs w:val="18"/>
              </w:rPr>
            </w:pPr>
            <w:r>
              <w:rPr>
                <w:sz w:val="18"/>
                <w:szCs w:val="18"/>
              </w:rPr>
              <w:t>9.19</w:t>
            </w:r>
          </w:p>
        </w:tc>
        <w:tc>
          <w:tcPr>
            <w:tcW w:w="1134" w:type="dxa"/>
            <w:tcBorders>
              <w:top w:val="single" w:sz="4" w:space="0" w:color="auto"/>
              <w:left w:val="single" w:sz="4" w:space="0" w:color="auto"/>
              <w:bottom w:val="single" w:sz="4" w:space="0" w:color="auto"/>
              <w:right w:val="single" w:sz="4" w:space="0" w:color="auto"/>
            </w:tcBorders>
          </w:tcPr>
          <w:p w14:paraId="4AD29F99" w14:textId="4F48D76C" w:rsidR="001D3AF5" w:rsidRDefault="001D3AF5" w:rsidP="003A209E">
            <w:pPr>
              <w:pStyle w:val="ad"/>
              <w:rPr>
                <w:sz w:val="18"/>
                <w:szCs w:val="18"/>
              </w:rPr>
            </w:pPr>
            <w:r>
              <w:rPr>
                <w:sz w:val="18"/>
                <w:szCs w:val="18"/>
              </w:rPr>
              <w:t>04.07.2025</w:t>
            </w:r>
          </w:p>
        </w:tc>
        <w:tc>
          <w:tcPr>
            <w:tcW w:w="1275" w:type="dxa"/>
            <w:tcBorders>
              <w:top w:val="single" w:sz="4" w:space="0" w:color="auto"/>
              <w:left w:val="single" w:sz="4" w:space="0" w:color="auto"/>
              <w:bottom w:val="single" w:sz="4" w:space="0" w:color="auto"/>
              <w:right w:val="single" w:sz="4" w:space="0" w:color="auto"/>
            </w:tcBorders>
          </w:tcPr>
          <w:p w14:paraId="28BE0802" w14:textId="419BECE0" w:rsidR="001D3AF5" w:rsidRDefault="001D3AF5" w:rsidP="003A209E">
            <w:pPr>
              <w:ind w:firstLine="0"/>
              <w:rPr>
                <w:sz w:val="20"/>
                <w:szCs w:val="20"/>
              </w:rPr>
            </w:pPr>
            <w:r>
              <w:rPr>
                <w:sz w:val="20"/>
                <w:szCs w:val="20"/>
              </w:rPr>
              <w:t>FCSNF-25994</w:t>
            </w:r>
          </w:p>
        </w:tc>
        <w:tc>
          <w:tcPr>
            <w:tcW w:w="6095" w:type="dxa"/>
            <w:tcBorders>
              <w:top w:val="single" w:sz="4" w:space="0" w:color="auto"/>
              <w:left w:val="single" w:sz="4" w:space="0" w:color="auto"/>
              <w:bottom w:val="single" w:sz="4" w:space="0" w:color="auto"/>
              <w:right w:val="single" w:sz="4" w:space="0" w:color="auto"/>
            </w:tcBorders>
          </w:tcPr>
          <w:p w14:paraId="1D4600EE" w14:textId="1FD73A68" w:rsidR="001D3AF5" w:rsidRDefault="001D3AF5" w:rsidP="003A209E">
            <w:pPr>
              <w:pStyle w:val="ad"/>
              <w:jc w:val="left"/>
              <w:rPr>
                <w:sz w:val="20"/>
                <w:szCs w:val="20"/>
              </w:rPr>
            </w:pPr>
            <w:r>
              <w:rPr>
                <w:sz w:val="20"/>
                <w:szCs w:val="20"/>
              </w:rPr>
              <w:t xml:space="preserve">Изменены условия вызова контроля </w:t>
            </w:r>
            <w:r w:rsidRPr="003A209E">
              <w:rPr>
                <w:sz w:val="20"/>
                <w:szCs w:val="20"/>
              </w:rPr>
              <w:t>РК_ИК_0297</w:t>
            </w:r>
          </w:p>
        </w:tc>
      </w:tr>
      <w:tr w:rsidR="001D3AF5" w:rsidRPr="00FD5AF0" w14:paraId="3F97EF1B"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3F6864A5" w14:textId="36A19FB2" w:rsidR="001D3AF5" w:rsidRDefault="001D3AF5" w:rsidP="0055778A">
            <w:pPr>
              <w:pStyle w:val="ad"/>
              <w:rPr>
                <w:sz w:val="18"/>
                <w:szCs w:val="18"/>
              </w:rPr>
            </w:pPr>
            <w:r>
              <w:rPr>
                <w:sz w:val="18"/>
                <w:szCs w:val="18"/>
              </w:rPr>
              <w:t>9.20</w:t>
            </w:r>
          </w:p>
        </w:tc>
        <w:tc>
          <w:tcPr>
            <w:tcW w:w="1134" w:type="dxa"/>
            <w:tcBorders>
              <w:top w:val="single" w:sz="4" w:space="0" w:color="auto"/>
              <w:left w:val="single" w:sz="4" w:space="0" w:color="auto"/>
              <w:bottom w:val="single" w:sz="4" w:space="0" w:color="auto"/>
              <w:right w:val="single" w:sz="4" w:space="0" w:color="auto"/>
            </w:tcBorders>
          </w:tcPr>
          <w:p w14:paraId="22E9E323" w14:textId="67A20461" w:rsidR="001D3AF5" w:rsidRDefault="001D3AF5" w:rsidP="0055778A">
            <w:pPr>
              <w:pStyle w:val="ad"/>
              <w:rPr>
                <w:sz w:val="18"/>
                <w:szCs w:val="18"/>
              </w:rPr>
            </w:pPr>
            <w:r>
              <w:rPr>
                <w:sz w:val="18"/>
                <w:szCs w:val="18"/>
              </w:rPr>
              <w:t>07.07.2025</w:t>
            </w:r>
          </w:p>
        </w:tc>
        <w:tc>
          <w:tcPr>
            <w:tcW w:w="1275" w:type="dxa"/>
            <w:tcBorders>
              <w:top w:val="single" w:sz="4" w:space="0" w:color="auto"/>
              <w:left w:val="single" w:sz="4" w:space="0" w:color="auto"/>
              <w:bottom w:val="single" w:sz="4" w:space="0" w:color="auto"/>
              <w:right w:val="single" w:sz="4" w:space="0" w:color="auto"/>
            </w:tcBorders>
          </w:tcPr>
          <w:p w14:paraId="10C48BB0" w14:textId="56644BB7" w:rsidR="001D3AF5" w:rsidRDefault="001D3AF5" w:rsidP="0055778A">
            <w:pPr>
              <w:ind w:firstLine="0"/>
              <w:rPr>
                <w:sz w:val="20"/>
                <w:szCs w:val="20"/>
              </w:rPr>
            </w:pPr>
            <w:r>
              <w:rPr>
                <w:sz w:val="20"/>
                <w:szCs w:val="20"/>
              </w:rPr>
              <w:t>FCSNF-26066</w:t>
            </w:r>
          </w:p>
        </w:tc>
        <w:tc>
          <w:tcPr>
            <w:tcW w:w="6095" w:type="dxa"/>
            <w:tcBorders>
              <w:top w:val="single" w:sz="4" w:space="0" w:color="auto"/>
              <w:left w:val="single" w:sz="4" w:space="0" w:color="auto"/>
              <w:bottom w:val="single" w:sz="4" w:space="0" w:color="auto"/>
              <w:right w:val="single" w:sz="4" w:space="0" w:color="auto"/>
            </w:tcBorders>
          </w:tcPr>
          <w:p w14:paraId="5F2F95F0" w14:textId="1C60C8F0" w:rsidR="001D3AF5" w:rsidRDefault="001D3AF5" w:rsidP="0055778A">
            <w:pPr>
              <w:pStyle w:val="ad"/>
              <w:jc w:val="left"/>
              <w:rPr>
                <w:sz w:val="20"/>
                <w:szCs w:val="20"/>
              </w:rPr>
            </w:pPr>
            <w:r>
              <w:rPr>
                <w:sz w:val="20"/>
                <w:szCs w:val="20"/>
              </w:rPr>
              <w:t>Изменены условия вызова контроля РК_ИК_0463</w:t>
            </w:r>
          </w:p>
        </w:tc>
      </w:tr>
      <w:tr w:rsidR="001D3AF5" w:rsidRPr="00FD5AF0" w14:paraId="19BCEA1C"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460D4D13" w14:textId="675F52A9" w:rsidR="001D3AF5" w:rsidRPr="00CA1286" w:rsidRDefault="001D3AF5" w:rsidP="00CA1286">
            <w:pPr>
              <w:pStyle w:val="ad"/>
              <w:rPr>
                <w:sz w:val="18"/>
                <w:szCs w:val="18"/>
              </w:rPr>
            </w:pPr>
            <w:r>
              <w:rPr>
                <w:sz w:val="18"/>
                <w:szCs w:val="18"/>
                <w:lang w:val="en-US"/>
              </w:rPr>
              <w:t>9</w:t>
            </w:r>
            <w:r>
              <w:rPr>
                <w:sz w:val="18"/>
                <w:szCs w:val="18"/>
              </w:rPr>
              <w:t>.21</w:t>
            </w:r>
          </w:p>
        </w:tc>
        <w:tc>
          <w:tcPr>
            <w:tcW w:w="1134" w:type="dxa"/>
            <w:tcBorders>
              <w:top w:val="single" w:sz="4" w:space="0" w:color="auto"/>
              <w:left w:val="single" w:sz="4" w:space="0" w:color="auto"/>
              <w:bottom w:val="single" w:sz="4" w:space="0" w:color="auto"/>
              <w:right w:val="single" w:sz="4" w:space="0" w:color="auto"/>
            </w:tcBorders>
          </w:tcPr>
          <w:p w14:paraId="0752A1DB" w14:textId="0C542A7E" w:rsidR="001D3AF5" w:rsidRDefault="001D3AF5" w:rsidP="00CA1286">
            <w:pPr>
              <w:pStyle w:val="ad"/>
              <w:rPr>
                <w:sz w:val="18"/>
                <w:szCs w:val="18"/>
              </w:rPr>
            </w:pPr>
            <w:r>
              <w:rPr>
                <w:sz w:val="18"/>
                <w:szCs w:val="18"/>
              </w:rPr>
              <w:t>07.07.2025</w:t>
            </w:r>
          </w:p>
        </w:tc>
        <w:tc>
          <w:tcPr>
            <w:tcW w:w="1275" w:type="dxa"/>
            <w:tcBorders>
              <w:top w:val="single" w:sz="4" w:space="0" w:color="auto"/>
              <w:left w:val="single" w:sz="4" w:space="0" w:color="auto"/>
              <w:bottom w:val="single" w:sz="4" w:space="0" w:color="auto"/>
              <w:right w:val="single" w:sz="4" w:space="0" w:color="auto"/>
            </w:tcBorders>
          </w:tcPr>
          <w:p w14:paraId="1AFC117D" w14:textId="33F73890" w:rsidR="001D3AF5" w:rsidRDefault="001D3AF5" w:rsidP="00CA1286">
            <w:pPr>
              <w:ind w:firstLine="0"/>
              <w:rPr>
                <w:sz w:val="20"/>
                <w:szCs w:val="20"/>
              </w:rPr>
            </w:pPr>
            <w:r>
              <w:rPr>
                <w:sz w:val="20"/>
                <w:szCs w:val="20"/>
              </w:rPr>
              <w:t>FCSNF-24102</w:t>
            </w:r>
          </w:p>
        </w:tc>
        <w:tc>
          <w:tcPr>
            <w:tcW w:w="6095" w:type="dxa"/>
            <w:tcBorders>
              <w:top w:val="single" w:sz="4" w:space="0" w:color="auto"/>
              <w:left w:val="single" w:sz="4" w:space="0" w:color="auto"/>
              <w:bottom w:val="single" w:sz="4" w:space="0" w:color="auto"/>
              <w:right w:val="single" w:sz="4" w:space="0" w:color="auto"/>
            </w:tcBorders>
          </w:tcPr>
          <w:p w14:paraId="5337AB8C" w14:textId="190B9650" w:rsidR="001D3AF5" w:rsidRDefault="001D3AF5" w:rsidP="00CA1286">
            <w:pPr>
              <w:pStyle w:val="ad"/>
              <w:jc w:val="left"/>
              <w:rPr>
                <w:sz w:val="20"/>
                <w:szCs w:val="20"/>
              </w:rPr>
            </w:pPr>
            <w:r>
              <w:rPr>
                <w:sz w:val="20"/>
                <w:szCs w:val="20"/>
              </w:rPr>
              <w:t>Добавлен новый контроль РК_ИК_0516</w:t>
            </w:r>
          </w:p>
        </w:tc>
      </w:tr>
      <w:tr w:rsidR="001D3AF5" w:rsidRPr="00FD5AF0" w14:paraId="7D328E17"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54B70D3B" w14:textId="34DB6E91" w:rsidR="001D3AF5" w:rsidRPr="001625D9" w:rsidRDefault="001D3AF5" w:rsidP="00CA1286">
            <w:pPr>
              <w:pStyle w:val="ad"/>
              <w:rPr>
                <w:sz w:val="18"/>
                <w:szCs w:val="18"/>
              </w:rPr>
            </w:pPr>
            <w:r>
              <w:rPr>
                <w:sz w:val="18"/>
                <w:szCs w:val="18"/>
              </w:rPr>
              <w:t>9.22</w:t>
            </w:r>
          </w:p>
        </w:tc>
        <w:tc>
          <w:tcPr>
            <w:tcW w:w="1134" w:type="dxa"/>
            <w:tcBorders>
              <w:top w:val="single" w:sz="4" w:space="0" w:color="auto"/>
              <w:left w:val="single" w:sz="4" w:space="0" w:color="auto"/>
              <w:bottom w:val="single" w:sz="4" w:space="0" w:color="auto"/>
              <w:right w:val="single" w:sz="4" w:space="0" w:color="auto"/>
            </w:tcBorders>
          </w:tcPr>
          <w:p w14:paraId="0D837D02" w14:textId="501CA2B7" w:rsidR="001D3AF5" w:rsidRDefault="001D3AF5" w:rsidP="00CA1286">
            <w:pPr>
              <w:pStyle w:val="ad"/>
              <w:rPr>
                <w:sz w:val="18"/>
                <w:szCs w:val="18"/>
              </w:rPr>
            </w:pPr>
            <w:r>
              <w:rPr>
                <w:sz w:val="18"/>
                <w:szCs w:val="18"/>
              </w:rPr>
              <w:t>09.07.2025</w:t>
            </w:r>
          </w:p>
        </w:tc>
        <w:tc>
          <w:tcPr>
            <w:tcW w:w="1275" w:type="dxa"/>
            <w:tcBorders>
              <w:top w:val="single" w:sz="4" w:space="0" w:color="auto"/>
              <w:left w:val="single" w:sz="4" w:space="0" w:color="auto"/>
              <w:bottom w:val="single" w:sz="4" w:space="0" w:color="auto"/>
              <w:right w:val="single" w:sz="4" w:space="0" w:color="auto"/>
            </w:tcBorders>
          </w:tcPr>
          <w:p w14:paraId="50761480" w14:textId="70DF5FA9" w:rsidR="001D3AF5" w:rsidRDefault="001D3AF5" w:rsidP="00CA1286">
            <w:pPr>
              <w:ind w:firstLine="0"/>
              <w:rPr>
                <w:sz w:val="20"/>
                <w:szCs w:val="20"/>
              </w:rPr>
            </w:pPr>
            <w:r>
              <w:rPr>
                <w:sz w:val="20"/>
                <w:szCs w:val="20"/>
              </w:rPr>
              <w:t>FCSNF-25887</w:t>
            </w:r>
          </w:p>
        </w:tc>
        <w:tc>
          <w:tcPr>
            <w:tcW w:w="6095" w:type="dxa"/>
            <w:tcBorders>
              <w:top w:val="single" w:sz="4" w:space="0" w:color="auto"/>
              <w:left w:val="single" w:sz="4" w:space="0" w:color="auto"/>
              <w:bottom w:val="single" w:sz="4" w:space="0" w:color="auto"/>
              <w:right w:val="single" w:sz="4" w:space="0" w:color="auto"/>
            </w:tcBorders>
          </w:tcPr>
          <w:p w14:paraId="17586046" w14:textId="77777777" w:rsidR="001D3AF5" w:rsidRDefault="001D3AF5" w:rsidP="00CA1286">
            <w:pPr>
              <w:pStyle w:val="ad"/>
              <w:jc w:val="left"/>
              <w:rPr>
                <w:sz w:val="20"/>
                <w:szCs w:val="20"/>
              </w:rPr>
            </w:pPr>
            <w:r>
              <w:rPr>
                <w:sz w:val="20"/>
                <w:szCs w:val="20"/>
              </w:rPr>
              <w:t xml:space="preserve">1.Изменены условия вызова контроля </w:t>
            </w:r>
            <w:r w:rsidRPr="001625D9">
              <w:rPr>
                <w:sz w:val="20"/>
                <w:szCs w:val="20"/>
              </w:rPr>
              <w:t>РК_ИК_0116</w:t>
            </w:r>
          </w:p>
          <w:p w14:paraId="5EB08ACF" w14:textId="77777777" w:rsidR="001D3AF5" w:rsidRDefault="001D3AF5" w:rsidP="00CA1286">
            <w:pPr>
              <w:pStyle w:val="ad"/>
              <w:jc w:val="left"/>
              <w:rPr>
                <w:sz w:val="20"/>
                <w:szCs w:val="20"/>
              </w:rPr>
            </w:pPr>
            <w:r>
              <w:rPr>
                <w:sz w:val="20"/>
                <w:szCs w:val="20"/>
              </w:rPr>
              <w:t>2.Включен контроль РК_ИК_0462</w:t>
            </w:r>
          </w:p>
          <w:p w14:paraId="5CFD51A8" w14:textId="153F11AF" w:rsidR="001D3AF5" w:rsidRDefault="001D3AF5" w:rsidP="00CA1286">
            <w:pPr>
              <w:pStyle w:val="ad"/>
              <w:jc w:val="left"/>
              <w:rPr>
                <w:sz w:val="20"/>
                <w:szCs w:val="20"/>
              </w:rPr>
            </w:pPr>
            <w:r>
              <w:rPr>
                <w:sz w:val="20"/>
                <w:szCs w:val="20"/>
              </w:rPr>
              <w:t xml:space="preserve">3.Дополена логика приема  </w:t>
            </w:r>
            <w:r w:rsidRPr="00D24EB3">
              <w:rPr>
                <w:sz w:val="20"/>
                <w:szCs w:val="20"/>
              </w:rPr>
              <w:t>проекта изменения контракта с заполненным полем «Реестровый номер процедуры доп.соглашения» (modification/contractChange/numberAdd)</w:t>
            </w:r>
          </w:p>
        </w:tc>
      </w:tr>
      <w:tr w:rsidR="001D3AF5" w:rsidRPr="00FD5AF0" w14:paraId="686BCC16"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3775B9CD" w14:textId="1518E172" w:rsidR="001D3AF5" w:rsidRDefault="001D3AF5" w:rsidP="00AB487C">
            <w:pPr>
              <w:pStyle w:val="ad"/>
              <w:rPr>
                <w:sz w:val="18"/>
                <w:szCs w:val="18"/>
              </w:rPr>
            </w:pPr>
            <w:r>
              <w:rPr>
                <w:sz w:val="18"/>
                <w:szCs w:val="18"/>
              </w:rPr>
              <w:t>9.23</w:t>
            </w:r>
          </w:p>
        </w:tc>
        <w:tc>
          <w:tcPr>
            <w:tcW w:w="1134" w:type="dxa"/>
            <w:tcBorders>
              <w:top w:val="single" w:sz="4" w:space="0" w:color="auto"/>
              <w:left w:val="single" w:sz="4" w:space="0" w:color="auto"/>
              <w:bottom w:val="single" w:sz="4" w:space="0" w:color="auto"/>
              <w:right w:val="single" w:sz="4" w:space="0" w:color="auto"/>
            </w:tcBorders>
          </w:tcPr>
          <w:p w14:paraId="3A65AEF6" w14:textId="7BF172C2" w:rsidR="001D3AF5" w:rsidRDefault="001D3AF5" w:rsidP="00AB487C">
            <w:pPr>
              <w:pStyle w:val="ad"/>
              <w:rPr>
                <w:sz w:val="18"/>
                <w:szCs w:val="18"/>
              </w:rPr>
            </w:pPr>
            <w:r>
              <w:rPr>
                <w:sz w:val="18"/>
                <w:szCs w:val="18"/>
              </w:rPr>
              <w:t>09.07.2025</w:t>
            </w:r>
          </w:p>
        </w:tc>
        <w:tc>
          <w:tcPr>
            <w:tcW w:w="1275" w:type="dxa"/>
            <w:tcBorders>
              <w:top w:val="single" w:sz="4" w:space="0" w:color="auto"/>
              <w:left w:val="single" w:sz="4" w:space="0" w:color="auto"/>
              <w:bottom w:val="single" w:sz="4" w:space="0" w:color="auto"/>
              <w:right w:val="single" w:sz="4" w:space="0" w:color="auto"/>
            </w:tcBorders>
          </w:tcPr>
          <w:p w14:paraId="192FAC39" w14:textId="5511F0D3" w:rsidR="001D3AF5" w:rsidRDefault="001D3AF5" w:rsidP="00AB487C">
            <w:pPr>
              <w:ind w:firstLine="0"/>
              <w:rPr>
                <w:sz w:val="20"/>
                <w:szCs w:val="20"/>
              </w:rPr>
            </w:pPr>
            <w:r w:rsidRPr="00237A61">
              <w:rPr>
                <w:sz w:val="20"/>
                <w:szCs w:val="20"/>
              </w:rPr>
              <w:t>FCS-384421</w:t>
            </w:r>
          </w:p>
        </w:tc>
        <w:tc>
          <w:tcPr>
            <w:tcW w:w="6095" w:type="dxa"/>
            <w:tcBorders>
              <w:top w:val="single" w:sz="4" w:space="0" w:color="auto"/>
              <w:left w:val="single" w:sz="4" w:space="0" w:color="auto"/>
              <w:bottom w:val="single" w:sz="4" w:space="0" w:color="auto"/>
              <w:right w:val="single" w:sz="4" w:space="0" w:color="auto"/>
            </w:tcBorders>
          </w:tcPr>
          <w:p w14:paraId="54EECE43" w14:textId="103F7A9B" w:rsidR="001D3AF5" w:rsidRDefault="001D3AF5" w:rsidP="00AB487C">
            <w:pPr>
              <w:pStyle w:val="ad"/>
              <w:jc w:val="left"/>
              <w:rPr>
                <w:sz w:val="20"/>
                <w:szCs w:val="20"/>
              </w:rPr>
            </w:pPr>
            <w:r>
              <w:rPr>
                <w:sz w:val="20"/>
                <w:szCs w:val="20"/>
              </w:rPr>
              <w:t xml:space="preserve">Включен контроль </w:t>
            </w:r>
            <w:r w:rsidRPr="00237A61">
              <w:rPr>
                <w:sz w:val="20"/>
                <w:szCs w:val="20"/>
              </w:rPr>
              <w:t>РК_ИК_0316</w:t>
            </w:r>
            <w:r>
              <w:rPr>
                <w:sz w:val="20"/>
                <w:szCs w:val="20"/>
              </w:rPr>
              <w:t>, скорректированы условия и текст ошибки.</w:t>
            </w:r>
          </w:p>
        </w:tc>
      </w:tr>
      <w:tr w:rsidR="001D3AF5" w:rsidRPr="00FD5AF0" w14:paraId="68EDD399"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64BA4D32" w14:textId="79928F0F" w:rsidR="001D3AF5" w:rsidRDefault="001D3AF5" w:rsidP="0000334B">
            <w:pPr>
              <w:pStyle w:val="ad"/>
              <w:rPr>
                <w:sz w:val="18"/>
                <w:szCs w:val="18"/>
              </w:rPr>
            </w:pPr>
            <w:r>
              <w:rPr>
                <w:sz w:val="18"/>
                <w:szCs w:val="18"/>
              </w:rPr>
              <w:t>9.24</w:t>
            </w:r>
          </w:p>
        </w:tc>
        <w:tc>
          <w:tcPr>
            <w:tcW w:w="1134" w:type="dxa"/>
            <w:tcBorders>
              <w:top w:val="single" w:sz="4" w:space="0" w:color="auto"/>
              <w:left w:val="single" w:sz="4" w:space="0" w:color="auto"/>
              <w:bottom w:val="single" w:sz="4" w:space="0" w:color="auto"/>
              <w:right w:val="single" w:sz="4" w:space="0" w:color="auto"/>
            </w:tcBorders>
          </w:tcPr>
          <w:p w14:paraId="5A30526D" w14:textId="4E4FEA1A" w:rsidR="001D3AF5" w:rsidRDefault="001D3AF5" w:rsidP="0000334B">
            <w:pPr>
              <w:pStyle w:val="ad"/>
              <w:rPr>
                <w:sz w:val="18"/>
                <w:szCs w:val="18"/>
              </w:rPr>
            </w:pPr>
            <w:r>
              <w:rPr>
                <w:sz w:val="18"/>
                <w:szCs w:val="18"/>
              </w:rPr>
              <w:t>10.07.2025</w:t>
            </w:r>
          </w:p>
        </w:tc>
        <w:tc>
          <w:tcPr>
            <w:tcW w:w="1275" w:type="dxa"/>
            <w:tcBorders>
              <w:top w:val="single" w:sz="4" w:space="0" w:color="auto"/>
              <w:left w:val="single" w:sz="4" w:space="0" w:color="auto"/>
              <w:bottom w:val="single" w:sz="4" w:space="0" w:color="auto"/>
              <w:right w:val="single" w:sz="4" w:space="0" w:color="auto"/>
            </w:tcBorders>
          </w:tcPr>
          <w:p w14:paraId="758ABF94" w14:textId="019D0173" w:rsidR="001D3AF5" w:rsidRPr="00237A61" w:rsidRDefault="001D3AF5" w:rsidP="0000334B">
            <w:pPr>
              <w:ind w:firstLine="0"/>
              <w:rPr>
                <w:sz w:val="20"/>
                <w:szCs w:val="20"/>
              </w:rPr>
            </w:pPr>
            <w:r w:rsidRPr="00C11378">
              <w:rPr>
                <w:sz w:val="20"/>
                <w:szCs w:val="20"/>
              </w:rPr>
              <w:t>FCS-384698</w:t>
            </w:r>
          </w:p>
        </w:tc>
        <w:tc>
          <w:tcPr>
            <w:tcW w:w="6095" w:type="dxa"/>
            <w:tcBorders>
              <w:top w:val="single" w:sz="4" w:space="0" w:color="auto"/>
              <w:left w:val="single" w:sz="4" w:space="0" w:color="auto"/>
              <w:bottom w:val="single" w:sz="4" w:space="0" w:color="auto"/>
              <w:right w:val="single" w:sz="4" w:space="0" w:color="auto"/>
            </w:tcBorders>
          </w:tcPr>
          <w:p w14:paraId="66E48C78" w14:textId="7F4D570A" w:rsidR="001D3AF5" w:rsidRDefault="001D3AF5" w:rsidP="0000334B">
            <w:pPr>
              <w:pStyle w:val="ad"/>
              <w:jc w:val="left"/>
              <w:rPr>
                <w:sz w:val="20"/>
                <w:szCs w:val="20"/>
              </w:rPr>
            </w:pPr>
            <w:r>
              <w:rPr>
                <w:sz w:val="20"/>
                <w:szCs w:val="20"/>
              </w:rPr>
              <w:t xml:space="preserve">Изменен контроль </w:t>
            </w:r>
            <w:r w:rsidRPr="00237A61">
              <w:rPr>
                <w:sz w:val="20"/>
                <w:szCs w:val="20"/>
              </w:rPr>
              <w:t>РК_ИК_0316</w:t>
            </w:r>
            <w:r>
              <w:rPr>
                <w:sz w:val="20"/>
                <w:szCs w:val="20"/>
              </w:rPr>
              <w:t xml:space="preserve"> в части добавления КПП. Изменен прием блока «Сведения из ЕГРЮЛ» </w:t>
            </w:r>
            <w:r>
              <w:rPr>
                <w:sz w:val="20"/>
                <w:szCs w:val="20"/>
              </w:rPr>
              <w:lastRenderedPageBreak/>
              <w:t>(</w:t>
            </w:r>
            <w:r w:rsidRPr="00C11378">
              <w:rPr>
                <w:sz w:val="20"/>
                <w:szCs w:val="20"/>
              </w:rPr>
              <w:t>contract/oos:suppliersInfo/oos:supplierInfo/oos:legalEntityRF/oos:EGRULInfo</w:t>
            </w:r>
            <w:r>
              <w:rPr>
                <w:sz w:val="20"/>
                <w:szCs w:val="20"/>
              </w:rPr>
              <w:t>)</w:t>
            </w:r>
          </w:p>
        </w:tc>
      </w:tr>
      <w:tr w:rsidR="001D3AF5" w:rsidRPr="00FD5AF0" w14:paraId="3FABC612"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5916928E" w14:textId="1A8247CE" w:rsidR="001D3AF5" w:rsidRDefault="001D3AF5" w:rsidP="00577181">
            <w:pPr>
              <w:pStyle w:val="ad"/>
              <w:rPr>
                <w:sz w:val="18"/>
                <w:szCs w:val="18"/>
              </w:rPr>
            </w:pPr>
            <w:r>
              <w:rPr>
                <w:sz w:val="18"/>
                <w:szCs w:val="18"/>
              </w:rPr>
              <w:lastRenderedPageBreak/>
              <w:t>9.25</w:t>
            </w:r>
          </w:p>
        </w:tc>
        <w:tc>
          <w:tcPr>
            <w:tcW w:w="1134" w:type="dxa"/>
            <w:tcBorders>
              <w:top w:val="single" w:sz="4" w:space="0" w:color="auto"/>
              <w:left w:val="single" w:sz="4" w:space="0" w:color="auto"/>
              <w:bottom w:val="single" w:sz="4" w:space="0" w:color="auto"/>
              <w:right w:val="single" w:sz="4" w:space="0" w:color="auto"/>
            </w:tcBorders>
          </w:tcPr>
          <w:p w14:paraId="520126A1" w14:textId="059C57D3" w:rsidR="001D3AF5" w:rsidRDefault="001D3AF5" w:rsidP="00577181">
            <w:pPr>
              <w:pStyle w:val="ad"/>
              <w:rPr>
                <w:sz w:val="18"/>
                <w:szCs w:val="18"/>
              </w:rPr>
            </w:pPr>
            <w:r>
              <w:rPr>
                <w:sz w:val="18"/>
                <w:szCs w:val="18"/>
              </w:rPr>
              <w:t>11.07.2025</w:t>
            </w:r>
          </w:p>
        </w:tc>
        <w:tc>
          <w:tcPr>
            <w:tcW w:w="1275" w:type="dxa"/>
            <w:tcBorders>
              <w:top w:val="single" w:sz="4" w:space="0" w:color="auto"/>
              <w:left w:val="single" w:sz="4" w:space="0" w:color="auto"/>
              <w:bottom w:val="single" w:sz="4" w:space="0" w:color="auto"/>
              <w:right w:val="single" w:sz="4" w:space="0" w:color="auto"/>
            </w:tcBorders>
          </w:tcPr>
          <w:p w14:paraId="0B87A575" w14:textId="4BD9F695" w:rsidR="001D3AF5" w:rsidRPr="00C11378" w:rsidRDefault="001D3AF5" w:rsidP="00577181">
            <w:pPr>
              <w:ind w:firstLine="0"/>
              <w:rPr>
                <w:sz w:val="20"/>
                <w:szCs w:val="20"/>
              </w:rPr>
            </w:pPr>
            <w:r w:rsidRPr="00E963D0">
              <w:rPr>
                <w:sz w:val="20"/>
                <w:szCs w:val="20"/>
              </w:rPr>
              <w:t>FCS-385076</w:t>
            </w:r>
          </w:p>
        </w:tc>
        <w:tc>
          <w:tcPr>
            <w:tcW w:w="6095" w:type="dxa"/>
            <w:tcBorders>
              <w:top w:val="single" w:sz="4" w:space="0" w:color="auto"/>
              <w:left w:val="single" w:sz="4" w:space="0" w:color="auto"/>
              <w:bottom w:val="single" w:sz="4" w:space="0" w:color="auto"/>
              <w:right w:val="single" w:sz="4" w:space="0" w:color="auto"/>
            </w:tcBorders>
          </w:tcPr>
          <w:p w14:paraId="6DE32FC0" w14:textId="03D589A6" w:rsidR="001D3AF5" w:rsidRDefault="001D3AF5" w:rsidP="00577181">
            <w:pPr>
              <w:pStyle w:val="ad"/>
              <w:jc w:val="left"/>
              <w:rPr>
                <w:sz w:val="20"/>
                <w:szCs w:val="20"/>
              </w:rPr>
            </w:pPr>
            <w:r w:rsidRPr="00E963D0">
              <w:rPr>
                <w:sz w:val="20"/>
                <w:szCs w:val="20"/>
              </w:rPr>
              <w:t>В документе «Информация (проект информации) о заключенном контракте» (contract) скорректирован прием блока «Сведения из ЕГРЮЛ» (subContrac-torsSum/subContractors/subContractor/legalEntityRF/EGRULInfo).</w:t>
            </w:r>
          </w:p>
        </w:tc>
      </w:tr>
      <w:tr w:rsidR="001D3AF5" w:rsidRPr="00FD5AF0" w14:paraId="0508DCD0"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6CA30580" w14:textId="0A50E8EB" w:rsidR="001D3AF5" w:rsidRDefault="001D3AF5" w:rsidP="00577181">
            <w:pPr>
              <w:pStyle w:val="ad"/>
              <w:rPr>
                <w:sz w:val="18"/>
                <w:szCs w:val="18"/>
              </w:rPr>
            </w:pPr>
            <w:r>
              <w:rPr>
                <w:sz w:val="18"/>
                <w:szCs w:val="18"/>
              </w:rPr>
              <w:t>9.26</w:t>
            </w:r>
          </w:p>
        </w:tc>
        <w:tc>
          <w:tcPr>
            <w:tcW w:w="1134" w:type="dxa"/>
            <w:tcBorders>
              <w:top w:val="single" w:sz="4" w:space="0" w:color="auto"/>
              <w:left w:val="single" w:sz="4" w:space="0" w:color="auto"/>
              <w:bottom w:val="single" w:sz="4" w:space="0" w:color="auto"/>
              <w:right w:val="single" w:sz="4" w:space="0" w:color="auto"/>
            </w:tcBorders>
          </w:tcPr>
          <w:p w14:paraId="4516FA02" w14:textId="25E93348" w:rsidR="001D3AF5" w:rsidRDefault="001D3AF5" w:rsidP="00577181">
            <w:pPr>
              <w:pStyle w:val="ad"/>
              <w:rPr>
                <w:sz w:val="18"/>
                <w:szCs w:val="18"/>
              </w:rPr>
            </w:pPr>
            <w:r>
              <w:rPr>
                <w:sz w:val="18"/>
                <w:szCs w:val="18"/>
              </w:rPr>
              <w:t>16.07.2025</w:t>
            </w:r>
          </w:p>
        </w:tc>
        <w:tc>
          <w:tcPr>
            <w:tcW w:w="1275" w:type="dxa"/>
            <w:tcBorders>
              <w:top w:val="single" w:sz="4" w:space="0" w:color="auto"/>
              <w:left w:val="single" w:sz="4" w:space="0" w:color="auto"/>
              <w:bottom w:val="single" w:sz="4" w:space="0" w:color="auto"/>
              <w:right w:val="single" w:sz="4" w:space="0" w:color="auto"/>
            </w:tcBorders>
          </w:tcPr>
          <w:p w14:paraId="1E12A562" w14:textId="0C679EAC" w:rsidR="001D3AF5" w:rsidRPr="00E963D0" w:rsidRDefault="001D3AF5" w:rsidP="00577181">
            <w:pPr>
              <w:ind w:firstLine="0"/>
              <w:rPr>
                <w:sz w:val="20"/>
                <w:szCs w:val="20"/>
              </w:rPr>
            </w:pPr>
            <w:r w:rsidRPr="00145C7C">
              <w:rPr>
                <w:sz w:val="20"/>
                <w:szCs w:val="20"/>
              </w:rPr>
              <w:t>FCSNF-26233</w:t>
            </w:r>
          </w:p>
        </w:tc>
        <w:tc>
          <w:tcPr>
            <w:tcW w:w="6095" w:type="dxa"/>
            <w:tcBorders>
              <w:top w:val="single" w:sz="4" w:space="0" w:color="auto"/>
              <w:left w:val="single" w:sz="4" w:space="0" w:color="auto"/>
              <w:bottom w:val="single" w:sz="4" w:space="0" w:color="auto"/>
              <w:right w:val="single" w:sz="4" w:space="0" w:color="auto"/>
            </w:tcBorders>
          </w:tcPr>
          <w:p w14:paraId="15672A1E" w14:textId="7965AA3D" w:rsidR="001D3AF5" w:rsidRDefault="001D3AF5" w:rsidP="00577181">
            <w:pPr>
              <w:pStyle w:val="ad"/>
              <w:jc w:val="left"/>
              <w:rPr>
                <w:sz w:val="20"/>
                <w:szCs w:val="20"/>
              </w:rPr>
            </w:pPr>
            <w:r>
              <w:rPr>
                <w:sz w:val="20"/>
                <w:szCs w:val="20"/>
              </w:rPr>
              <w:t>Изменены условия для контролей:</w:t>
            </w:r>
          </w:p>
          <w:p w14:paraId="4C5F7499" w14:textId="5CFDF32F" w:rsidR="001D3AF5" w:rsidRPr="00E963D0" w:rsidRDefault="001D3AF5" w:rsidP="00577181">
            <w:pPr>
              <w:pStyle w:val="ad"/>
              <w:jc w:val="left"/>
              <w:rPr>
                <w:sz w:val="20"/>
                <w:szCs w:val="20"/>
              </w:rPr>
            </w:pPr>
            <w:r w:rsidRPr="00145C7C">
              <w:rPr>
                <w:sz w:val="20"/>
                <w:szCs w:val="20"/>
              </w:rPr>
              <w:t>РК_ИК_0152, РК_ИК_0390, РК_ИК_0415, РК_ИК_0416, РК_ИК_0502</w:t>
            </w:r>
          </w:p>
        </w:tc>
      </w:tr>
      <w:tr w:rsidR="001D3AF5" w:rsidRPr="00FD5AF0" w14:paraId="33E8146A"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58990C53" w14:textId="5258C178" w:rsidR="001D3AF5" w:rsidRPr="007328A3" w:rsidRDefault="001D3AF5" w:rsidP="007328A3">
            <w:pPr>
              <w:pStyle w:val="ad"/>
              <w:rPr>
                <w:sz w:val="18"/>
                <w:szCs w:val="18"/>
                <w:lang w:val="en-US"/>
              </w:rPr>
            </w:pPr>
            <w:r>
              <w:rPr>
                <w:sz w:val="18"/>
                <w:szCs w:val="18"/>
                <w:lang w:val="en-US"/>
              </w:rPr>
              <w:t>9.27</w:t>
            </w:r>
          </w:p>
        </w:tc>
        <w:tc>
          <w:tcPr>
            <w:tcW w:w="1134" w:type="dxa"/>
            <w:tcBorders>
              <w:top w:val="single" w:sz="4" w:space="0" w:color="auto"/>
              <w:left w:val="single" w:sz="4" w:space="0" w:color="auto"/>
              <w:bottom w:val="single" w:sz="4" w:space="0" w:color="auto"/>
              <w:right w:val="single" w:sz="4" w:space="0" w:color="auto"/>
            </w:tcBorders>
          </w:tcPr>
          <w:p w14:paraId="027AB368" w14:textId="6733156D" w:rsidR="001D3AF5" w:rsidRDefault="001D3AF5" w:rsidP="007328A3">
            <w:pPr>
              <w:pStyle w:val="ad"/>
              <w:rPr>
                <w:sz w:val="18"/>
                <w:szCs w:val="18"/>
              </w:rPr>
            </w:pPr>
            <w:r>
              <w:rPr>
                <w:sz w:val="18"/>
                <w:szCs w:val="18"/>
              </w:rPr>
              <w:t>04.08.2025</w:t>
            </w:r>
          </w:p>
        </w:tc>
        <w:tc>
          <w:tcPr>
            <w:tcW w:w="1275" w:type="dxa"/>
            <w:tcBorders>
              <w:top w:val="single" w:sz="4" w:space="0" w:color="auto"/>
              <w:left w:val="single" w:sz="4" w:space="0" w:color="auto"/>
              <w:bottom w:val="single" w:sz="4" w:space="0" w:color="auto"/>
              <w:right w:val="single" w:sz="4" w:space="0" w:color="auto"/>
            </w:tcBorders>
          </w:tcPr>
          <w:p w14:paraId="3E6B71BC" w14:textId="377E2E9D" w:rsidR="001D3AF5" w:rsidRPr="00145C7C" w:rsidRDefault="001D3AF5" w:rsidP="007328A3">
            <w:pPr>
              <w:ind w:firstLine="0"/>
              <w:rPr>
                <w:sz w:val="20"/>
                <w:szCs w:val="20"/>
              </w:rPr>
            </w:pPr>
            <w:r>
              <w:rPr>
                <w:sz w:val="20"/>
                <w:szCs w:val="20"/>
              </w:rPr>
              <w:t>FCSNF-25719</w:t>
            </w:r>
          </w:p>
        </w:tc>
        <w:tc>
          <w:tcPr>
            <w:tcW w:w="6095" w:type="dxa"/>
            <w:tcBorders>
              <w:top w:val="single" w:sz="4" w:space="0" w:color="auto"/>
              <w:left w:val="single" w:sz="4" w:space="0" w:color="auto"/>
              <w:bottom w:val="single" w:sz="4" w:space="0" w:color="auto"/>
              <w:right w:val="single" w:sz="4" w:space="0" w:color="auto"/>
            </w:tcBorders>
          </w:tcPr>
          <w:p w14:paraId="7ECEFE4B" w14:textId="77777777" w:rsidR="001D3AF5" w:rsidRDefault="001D3AF5" w:rsidP="007328A3">
            <w:pPr>
              <w:pStyle w:val="ad"/>
              <w:jc w:val="left"/>
              <w:rPr>
                <w:sz w:val="20"/>
                <w:szCs w:val="20"/>
              </w:rPr>
            </w:pPr>
            <w:r>
              <w:rPr>
                <w:sz w:val="20"/>
                <w:szCs w:val="20"/>
              </w:rPr>
              <w:t xml:space="preserve">Для документа </w:t>
            </w:r>
            <w:r w:rsidRPr="002D1715">
              <w:rPr>
                <w:sz w:val="20"/>
                <w:szCs w:val="20"/>
              </w:rPr>
              <w:t>«Информация о заключенном контракте» (contract)</w:t>
            </w:r>
            <w:r>
              <w:rPr>
                <w:sz w:val="20"/>
                <w:szCs w:val="20"/>
              </w:rPr>
              <w:t>:</w:t>
            </w:r>
          </w:p>
          <w:p w14:paraId="65FE8B77" w14:textId="77777777" w:rsidR="001D3AF5" w:rsidRDefault="001D3AF5" w:rsidP="007328A3">
            <w:pPr>
              <w:pStyle w:val="ad"/>
              <w:jc w:val="left"/>
              <w:rPr>
                <w:sz w:val="20"/>
                <w:szCs w:val="20"/>
              </w:rPr>
            </w:pPr>
            <w:r>
              <w:rPr>
                <w:sz w:val="20"/>
                <w:szCs w:val="20"/>
              </w:rPr>
              <w:t xml:space="preserve">1.Изменены правила приема поля </w:t>
            </w:r>
            <w:r w:rsidRPr="006D4AFD">
              <w:rPr>
                <w:sz w:val="20"/>
                <w:szCs w:val="20"/>
              </w:rPr>
              <w:t>«К закупке применяется национальный режим в соответствии со статьей 14 Закона № 44-ФЗ» (isSt14NationalTreatment)</w:t>
            </w:r>
          </w:p>
          <w:p w14:paraId="713936C2" w14:textId="77777777" w:rsidR="001D3AF5" w:rsidRDefault="001D3AF5" w:rsidP="007328A3">
            <w:pPr>
              <w:pStyle w:val="ad"/>
              <w:jc w:val="left"/>
              <w:rPr>
                <w:sz w:val="20"/>
                <w:szCs w:val="20"/>
              </w:rPr>
            </w:pPr>
            <w:r>
              <w:rPr>
                <w:sz w:val="20"/>
                <w:szCs w:val="20"/>
              </w:rPr>
              <w:t xml:space="preserve">2.Добавлено поле </w:t>
            </w:r>
            <w:r w:rsidRPr="006D4AFD">
              <w:rPr>
                <w:sz w:val="20"/>
                <w:szCs w:val="20"/>
              </w:rPr>
              <w:t>«Предустановлено программное обеспечение» (products/product/isSoftware).</w:t>
            </w:r>
          </w:p>
          <w:p w14:paraId="3AF6AB36" w14:textId="77777777" w:rsidR="001D3AF5" w:rsidRDefault="001D3AF5" w:rsidP="007328A3">
            <w:pPr>
              <w:pStyle w:val="ad"/>
              <w:jc w:val="left"/>
              <w:rPr>
                <w:sz w:val="20"/>
                <w:szCs w:val="20"/>
              </w:rPr>
            </w:pPr>
            <w:r>
              <w:rPr>
                <w:sz w:val="20"/>
                <w:szCs w:val="20"/>
              </w:rPr>
              <w:t xml:space="preserve">3.Добавлено поле </w:t>
            </w:r>
            <w:r w:rsidRPr="006D4AFD">
              <w:rPr>
                <w:sz w:val="20"/>
                <w:szCs w:val="20"/>
              </w:rPr>
              <w:t>«Запрет закупок товаров, происходящих из иностранных гос</w:t>
            </w:r>
            <w:r>
              <w:rPr>
                <w:sz w:val="20"/>
                <w:szCs w:val="20"/>
              </w:rPr>
              <w:t>ударств, выполняемых работ, ока</w:t>
            </w:r>
            <w:r w:rsidRPr="006D4AFD">
              <w:rPr>
                <w:sz w:val="20"/>
                <w:szCs w:val="20"/>
              </w:rPr>
              <w:t>зываемых услуг иностранными лицами» (products/product/isProhibitionForeignPurchaseObjects)</w:t>
            </w:r>
          </w:p>
          <w:p w14:paraId="2412FE7A" w14:textId="77777777" w:rsidR="001D3AF5" w:rsidRPr="006D4AFD" w:rsidRDefault="001D3AF5" w:rsidP="007328A3">
            <w:pPr>
              <w:pStyle w:val="ad"/>
              <w:jc w:val="left"/>
              <w:rPr>
                <w:sz w:val="20"/>
                <w:szCs w:val="20"/>
                <w:lang w:val="en-US"/>
              </w:rPr>
            </w:pPr>
            <w:r w:rsidRPr="006D4AFD">
              <w:rPr>
                <w:sz w:val="20"/>
                <w:szCs w:val="20"/>
                <w:lang w:val="en-US"/>
              </w:rPr>
              <w:t>4.</w:t>
            </w:r>
            <w:r>
              <w:rPr>
                <w:sz w:val="20"/>
                <w:szCs w:val="20"/>
              </w:rPr>
              <w:t>Добавлен</w:t>
            </w:r>
            <w:r w:rsidRPr="006D4AFD">
              <w:rPr>
                <w:sz w:val="20"/>
                <w:szCs w:val="20"/>
                <w:lang w:val="en-US"/>
              </w:rPr>
              <w:t xml:space="preserve"> </w:t>
            </w:r>
            <w:r>
              <w:rPr>
                <w:sz w:val="20"/>
                <w:szCs w:val="20"/>
              </w:rPr>
              <w:t>блок</w:t>
            </w:r>
            <w:r w:rsidRPr="006D4AFD">
              <w:rPr>
                <w:sz w:val="20"/>
                <w:szCs w:val="20"/>
                <w:lang w:val="en-US"/>
              </w:rPr>
              <w:t xml:space="preserve"> «Реестровый номер» (products/product/registrationNumbersInfo)</w:t>
            </w:r>
          </w:p>
          <w:p w14:paraId="3AF714DC" w14:textId="0EB4A5E0" w:rsidR="001D3AF5" w:rsidRDefault="001D3AF5" w:rsidP="007328A3">
            <w:pPr>
              <w:pStyle w:val="ad"/>
              <w:jc w:val="left"/>
              <w:rPr>
                <w:sz w:val="20"/>
                <w:szCs w:val="20"/>
              </w:rPr>
            </w:pPr>
            <w:r>
              <w:rPr>
                <w:sz w:val="20"/>
                <w:szCs w:val="20"/>
              </w:rPr>
              <w:t xml:space="preserve">5.Добавлен контроль </w:t>
            </w:r>
            <w:r w:rsidRPr="006D4AFD">
              <w:rPr>
                <w:sz w:val="20"/>
                <w:szCs w:val="20"/>
              </w:rPr>
              <w:t>РК_ИК_0517</w:t>
            </w:r>
            <w:r>
              <w:rPr>
                <w:sz w:val="20"/>
                <w:szCs w:val="20"/>
              </w:rPr>
              <w:t>, РК_ИК_0518</w:t>
            </w:r>
          </w:p>
        </w:tc>
      </w:tr>
      <w:tr w:rsidR="001D3AF5" w:rsidRPr="00FD5AF0" w14:paraId="05DFB013"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50BA4A90" w14:textId="6F9C0FB9" w:rsidR="001D3AF5" w:rsidRPr="000847DF" w:rsidRDefault="001D3AF5" w:rsidP="007328A3">
            <w:pPr>
              <w:pStyle w:val="ad"/>
              <w:rPr>
                <w:sz w:val="18"/>
                <w:szCs w:val="18"/>
              </w:rPr>
            </w:pPr>
            <w:r>
              <w:rPr>
                <w:sz w:val="18"/>
                <w:szCs w:val="18"/>
              </w:rPr>
              <w:t>9.28</w:t>
            </w:r>
          </w:p>
        </w:tc>
        <w:tc>
          <w:tcPr>
            <w:tcW w:w="1134" w:type="dxa"/>
            <w:tcBorders>
              <w:top w:val="single" w:sz="4" w:space="0" w:color="auto"/>
              <w:left w:val="single" w:sz="4" w:space="0" w:color="auto"/>
              <w:bottom w:val="single" w:sz="4" w:space="0" w:color="auto"/>
              <w:right w:val="single" w:sz="4" w:space="0" w:color="auto"/>
            </w:tcBorders>
          </w:tcPr>
          <w:p w14:paraId="15CB54BA" w14:textId="4656A54F" w:rsidR="001D3AF5" w:rsidRDefault="001D3AF5" w:rsidP="007328A3">
            <w:pPr>
              <w:pStyle w:val="ad"/>
              <w:rPr>
                <w:sz w:val="18"/>
                <w:szCs w:val="18"/>
              </w:rPr>
            </w:pPr>
            <w:r>
              <w:rPr>
                <w:sz w:val="18"/>
                <w:szCs w:val="18"/>
              </w:rPr>
              <w:t>14.08.2025</w:t>
            </w:r>
          </w:p>
        </w:tc>
        <w:tc>
          <w:tcPr>
            <w:tcW w:w="1275" w:type="dxa"/>
            <w:tcBorders>
              <w:top w:val="single" w:sz="4" w:space="0" w:color="auto"/>
              <w:left w:val="single" w:sz="4" w:space="0" w:color="auto"/>
              <w:bottom w:val="single" w:sz="4" w:space="0" w:color="auto"/>
              <w:right w:val="single" w:sz="4" w:space="0" w:color="auto"/>
            </w:tcBorders>
          </w:tcPr>
          <w:p w14:paraId="653B4E09" w14:textId="718ACFD2" w:rsidR="001D3AF5" w:rsidRDefault="001D3AF5" w:rsidP="007328A3">
            <w:pPr>
              <w:ind w:firstLine="0"/>
              <w:rPr>
                <w:sz w:val="20"/>
                <w:szCs w:val="20"/>
              </w:rPr>
            </w:pPr>
            <w:r w:rsidRPr="000847DF">
              <w:rPr>
                <w:sz w:val="20"/>
                <w:szCs w:val="20"/>
              </w:rPr>
              <w:t>FCSNF-26697</w:t>
            </w:r>
          </w:p>
        </w:tc>
        <w:tc>
          <w:tcPr>
            <w:tcW w:w="6095" w:type="dxa"/>
            <w:tcBorders>
              <w:top w:val="single" w:sz="4" w:space="0" w:color="auto"/>
              <w:left w:val="single" w:sz="4" w:space="0" w:color="auto"/>
              <w:bottom w:val="single" w:sz="4" w:space="0" w:color="auto"/>
              <w:right w:val="single" w:sz="4" w:space="0" w:color="auto"/>
            </w:tcBorders>
          </w:tcPr>
          <w:p w14:paraId="4725EEB3" w14:textId="1D760415" w:rsidR="001D3AF5" w:rsidRDefault="001D3AF5" w:rsidP="007328A3">
            <w:pPr>
              <w:pStyle w:val="ad"/>
              <w:jc w:val="left"/>
              <w:rPr>
                <w:sz w:val="20"/>
                <w:szCs w:val="20"/>
              </w:rPr>
            </w:pPr>
            <w:r>
              <w:rPr>
                <w:sz w:val="20"/>
                <w:szCs w:val="20"/>
              </w:rPr>
              <w:t xml:space="preserve">Внесены изменения в алгоритмы заполнения поля </w:t>
            </w:r>
            <w:r w:rsidRPr="002D3E07">
              <w:rPr>
                <w:sz w:val="20"/>
                <w:szCs w:val="20"/>
              </w:rPr>
              <w:t>«Документ на базе РЭК» (foundation/fcsOrder/order/isElectronicContractDocument)</w:t>
            </w:r>
            <w:r>
              <w:rPr>
                <w:sz w:val="20"/>
                <w:szCs w:val="20"/>
              </w:rPr>
              <w:t xml:space="preserve"> (см </w:t>
            </w:r>
            <w:r>
              <w:rPr>
                <w:sz w:val="20"/>
                <w:szCs w:val="20"/>
              </w:rPr>
              <w:fldChar w:fldCharType="begin"/>
            </w:r>
            <w:r>
              <w:rPr>
                <w:sz w:val="20"/>
                <w:szCs w:val="20"/>
              </w:rPr>
              <w:instrText xml:space="preserve"> REF isElectronicContractDocument1 \p \h </w:instrText>
            </w:r>
            <w:r>
              <w:rPr>
                <w:sz w:val="20"/>
                <w:szCs w:val="20"/>
              </w:rPr>
            </w:r>
            <w:r>
              <w:rPr>
                <w:sz w:val="20"/>
                <w:szCs w:val="20"/>
              </w:rPr>
              <w:fldChar w:fldCharType="separate"/>
            </w:r>
            <w:r>
              <w:rPr>
                <w:sz w:val="20"/>
                <w:szCs w:val="20"/>
              </w:rPr>
              <w:t>выше</w:t>
            </w:r>
            <w:r>
              <w:rPr>
                <w:sz w:val="20"/>
                <w:szCs w:val="20"/>
              </w:rPr>
              <w:fldChar w:fldCharType="end"/>
            </w:r>
            <w:r>
              <w:rPr>
                <w:sz w:val="20"/>
                <w:szCs w:val="20"/>
              </w:rPr>
              <w:t xml:space="preserve"> и </w:t>
            </w:r>
            <w:r>
              <w:rPr>
                <w:sz w:val="20"/>
                <w:szCs w:val="20"/>
              </w:rPr>
              <w:fldChar w:fldCharType="begin"/>
            </w:r>
            <w:r>
              <w:rPr>
                <w:sz w:val="20"/>
                <w:szCs w:val="20"/>
              </w:rPr>
              <w:instrText xml:space="preserve"> REF isElectronicContractDocument2 \p \h </w:instrText>
            </w:r>
            <w:r>
              <w:rPr>
                <w:sz w:val="20"/>
                <w:szCs w:val="20"/>
              </w:rPr>
            </w:r>
            <w:r>
              <w:rPr>
                <w:sz w:val="20"/>
                <w:szCs w:val="20"/>
              </w:rPr>
              <w:fldChar w:fldCharType="separate"/>
            </w:r>
            <w:r>
              <w:rPr>
                <w:sz w:val="20"/>
                <w:szCs w:val="20"/>
              </w:rPr>
              <w:t>выше</w:t>
            </w:r>
            <w:r>
              <w:rPr>
                <w:sz w:val="20"/>
                <w:szCs w:val="20"/>
              </w:rPr>
              <w:fldChar w:fldCharType="end"/>
            </w:r>
            <w:r>
              <w:rPr>
                <w:sz w:val="20"/>
                <w:szCs w:val="20"/>
              </w:rPr>
              <w:t>):</w:t>
            </w:r>
          </w:p>
          <w:p w14:paraId="53876202" w14:textId="4930F952" w:rsidR="001D3AF5" w:rsidRDefault="001D3AF5" w:rsidP="007328A3">
            <w:pPr>
              <w:pStyle w:val="ad"/>
              <w:jc w:val="left"/>
              <w:rPr>
                <w:sz w:val="20"/>
                <w:szCs w:val="20"/>
              </w:rPr>
            </w:pPr>
            <w:r>
              <w:rPr>
                <w:sz w:val="20"/>
                <w:szCs w:val="20"/>
              </w:rPr>
              <w:t>Убрано условие: «</w:t>
            </w:r>
            <w:r w:rsidRPr="002D3E07">
              <w:rPr>
                <w:sz w:val="20"/>
                <w:szCs w:val="20"/>
              </w:rPr>
              <w:t>изменение СГК проводится без изменения информации о заказчике: заказчик в предыдущей версии СГК совпадает с заказчиком в связанном проекте электронного контракта</w:t>
            </w:r>
            <w:r>
              <w:rPr>
                <w:sz w:val="20"/>
                <w:szCs w:val="20"/>
              </w:rPr>
              <w:t>»</w:t>
            </w:r>
          </w:p>
          <w:p w14:paraId="2F2DAA01" w14:textId="47E56A25" w:rsidR="001D3AF5" w:rsidRDefault="001D3AF5" w:rsidP="007328A3">
            <w:pPr>
              <w:pStyle w:val="ad"/>
              <w:jc w:val="left"/>
              <w:rPr>
                <w:sz w:val="20"/>
                <w:szCs w:val="20"/>
              </w:rPr>
            </w:pPr>
          </w:p>
        </w:tc>
      </w:tr>
      <w:tr w:rsidR="001D3AF5" w:rsidRPr="00FD5AF0" w14:paraId="65EE706E"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1B2AFA5E" w14:textId="30D13236" w:rsidR="001D3AF5" w:rsidRDefault="001D3AF5" w:rsidP="00683524">
            <w:pPr>
              <w:pStyle w:val="ad"/>
              <w:rPr>
                <w:sz w:val="18"/>
                <w:szCs w:val="18"/>
              </w:rPr>
            </w:pPr>
            <w:r>
              <w:rPr>
                <w:sz w:val="18"/>
                <w:szCs w:val="18"/>
              </w:rPr>
              <w:t>9.29</w:t>
            </w:r>
          </w:p>
        </w:tc>
        <w:tc>
          <w:tcPr>
            <w:tcW w:w="1134" w:type="dxa"/>
            <w:tcBorders>
              <w:top w:val="single" w:sz="4" w:space="0" w:color="auto"/>
              <w:left w:val="single" w:sz="4" w:space="0" w:color="auto"/>
              <w:bottom w:val="single" w:sz="4" w:space="0" w:color="auto"/>
              <w:right w:val="single" w:sz="4" w:space="0" w:color="auto"/>
            </w:tcBorders>
          </w:tcPr>
          <w:p w14:paraId="5AD3B1F4" w14:textId="6BF162E6" w:rsidR="001D3AF5" w:rsidRDefault="001D3AF5" w:rsidP="00683524">
            <w:pPr>
              <w:pStyle w:val="ad"/>
              <w:rPr>
                <w:sz w:val="18"/>
                <w:szCs w:val="18"/>
              </w:rPr>
            </w:pPr>
            <w:r>
              <w:rPr>
                <w:sz w:val="18"/>
                <w:szCs w:val="18"/>
              </w:rPr>
              <w:t>27.08.2025</w:t>
            </w:r>
          </w:p>
        </w:tc>
        <w:tc>
          <w:tcPr>
            <w:tcW w:w="1275" w:type="dxa"/>
            <w:tcBorders>
              <w:top w:val="single" w:sz="4" w:space="0" w:color="auto"/>
              <w:left w:val="single" w:sz="4" w:space="0" w:color="auto"/>
              <w:bottom w:val="single" w:sz="4" w:space="0" w:color="auto"/>
              <w:right w:val="single" w:sz="4" w:space="0" w:color="auto"/>
            </w:tcBorders>
          </w:tcPr>
          <w:p w14:paraId="7A3620EA" w14:textId="075C29FE" w:rsidR="001D3AF5" w:rsidRPr="000847DF" w:rsidRDefault="001D3AF5" w:rsidP="00683524">
            <w:pPr>
              <w:ind w:firstLine="0"/>
              <w:rPr>
                <w:sz w:val="20"/>
                <w:szCs w:val="20"/>
              </w:rPr>
            </w:pPr>
            <w:r w:rsidRPr="00683524">
              <w:rPr>
                <w:sz w:val="20"/>
                <w:szCs w:val="20"/>
              </w:rPr>
              <w:t>РК_ИК_0475</w:t>
            </w:r>
          </w:p>
        </w:tc>
        <w:tc>
          <w:tcPr>
            <w:tcW w:w="6095" w:type="dxa"/>
            <w:tcBorders>
              <w:top w:val="single" w:sz="4" w:space="0" w:color="auto"/>
              <w:left w:val="single" w:sz="4" w:space="0" w:color="auto"/>
              <w:bottom w:val="single" w:sz="4" w:space="0" w:color="auto"/>
              <w:right w:val="single" w:sz="4" w:space="0" w:color="auto"/>
            </w:tcBorders>
          </w:tcPr>
          <w:p w14:paraId="0999A227" w14:textId="33D85EB1" w:rsidR="001D3AF5" w:rsidRDefault="001D3AF5" w:rsidP="00683524">
            <w:pPr>
              <w:pStyle w:val="ad"/>
              <w:jc w:val="left"/>
              <w:rPr>
                <w:sz w:val="20"/>
                <w:szCs w:val="20"/>
              </w:rPr>
            </w:pPr>
            <w:r>
              <w:rPr>
                <w:sz w:val="20"/>
                <w:szCs w:val="20"/>
              </w:rPr>
              <w:t xml:space="preserve">Внесены изменения в контроль </w:t>
            </w:r>
            <w:r w:rsidRPr="006D4AFD">
              <w:rPr>
                <w:sz w:val="20"/>
                <w:szCs w:val="20"/>
              </w:rPr>
              <w:t>РК_ИК_</w:t>
            </w:r>
            <w:r>
              <w:rPr>
                <w:sz w:val="20"/>
                <w:szCs w:val="20"/>
              </w:rPr>
              <w:t>0475 -у казано, что для контракта на основании закупки с ОППИ «Закупка с полки» он не вызывается</w:t>
            </w:r>
          </w:p>
        </w:tc>
      </w:tr>
      <w:tr w:rsidR="001D3AF5" w:rsidRPr="00FD5AF0" w14:paraId="0DD7A53A"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07450563" w14:textId="1063C21C" w:rsidR="001D3AF5" w:rsidRDefault="001D3AF5" w:rsidP="00B70A2B">
            <w:pPr>
              <w:pStyle w:val="ad"/>
              <w:rPr>
                <w:sz w:val="18"/>
                <w:szCs w:val="18"/>
              </w:rPr>
            </w:pPr>
            <w:r>
              <w:rPr>
                <w:sz w:val="18"/>
                <w:szCs w:val="18"/>
              </w:rPr>
              <w:t>9.30</w:t>
            </w:r>
          </w:p>
        </w:tc>
        <w:tc>
          <w:tcPr>
            <w:tcW w:w="1134" w:type="dxa"/>
            <w:tcBorders>
              <w:top w:val="single" w:sz="4" w:space="0" w:color="auto"/>
              <w:left w:val="single" w:sz="4" w:space="0" w:color="auto"/>
              <w:bottom w:val="single" w:sz="4" w:space="0" w:color="auto"/>
              <w:right w:val="single" w:sz="4" w:space="0" w:color="auto"/>
            </w:tcBorders>
          </w:tcPr>
          <w:p w14:paraId="7DEC630E" w14:textId="79D36FB3" w:rsidR="001D3AF5" w:rsidRDefault="001D3AF5" w:rsidP="00B70A2B">
            <w:pPr>
              <w:pStyle w:val="ad"/>
              <w:rPr>
                <w:sz w:val="18"/>
                <w:szCs w:val="18"/>
              </w:rPr>
            </w:pPr>
            <w:r>
              <w:rPr>
                <w:sz w:val="18"/>
                <w:szCs w:val="18"/>
              </w:rPr>
              <w:t>20.10.2025</w:t>
            </w:r>
          </w:p>
        </w:tc>
        <w:tc>
          <w:tcPr>
            <w:tcW w:w="1275" w:type="dxa"/>
            <w:tcBorders>
              <w:top w:val="single" w:sz="4" w:space="0" w:color="auto"/>
              <w:left w:val="single" w:sz="4" w:space="0" w:color="auto"/>
              <w:bottom w:val="single" w:sz="4" w:space="0" w:color="auto"/>
              <w:right w:val="single" w:sz="4" w:space="0" w:color="auto"/>
            </w:tcBorders>
          </w:tcPr>
          <w:p w14:paraId="6C1D8E18" w14:textId="704514AA" w:rsidR="001D3AF5" w:rsidRPr="00683524" w:rsidRDefault="001D3AF5" w:rsidP="00B70A2B">
            <w:pPr>
              <w:ind w:firstLine="0"/>
              <w:rPr>
                <w:sz w:val="20"/>
                <w:szCs w:val="20"/>
              </w:rPr>
            </w:pPr>
            <w:r w:rsidRPr="00B70A2B">
              <w:rPr>
                <w:sz w:val="20"/>
                <w:szCs w:val="20"/>
              </w:rPr>
              <w:t>FCSNF-26827</w:t>
            </w:r>
          </w:p>
        </w:tc>
        <w:tc>
          <w:tcPr>
            <w:tcW w:w="6095" w:type="dxa"/>
            <w:tcBorders>
              <w:top w:val="single" w:sz="4" w:space="0" w:color="auto"/>
              <w:left w:val="single" w:sz="4" w:space="0" w:color="auto"/>
              <w:bottom w:val="single" w:sz="4" w:space="0" w:color="auto"/>
              <w:right w:val="single" w:sz="4" w:space="0" w:color="auto"/>
            </w:tcBorders>
          </w:tcPr>
          <w:p w14:paraId="44E12F12" w14:textId="23A69C9A" w:rsidR="001D3AF5" w:rsidRDefault="001D3AF5" w:rsidP="00B70A2B">
            <w:pPr>
              <w:pStyle w:val="ad"/>
              <w:jc w:val="left"/>
              <w:rPr>
                <w:sz w:val="20"/>
                <w:szCs w:val="20"/>
              </w:rPr>
            </w:pPr>
            <w:r w:rsidRPr="00B70A2B">
              <w:rPr>
                <w:sz w:val="20"/>
                <w:szCs w:val="20"/>
              </w:rPr>
              <w:t>Добавлен новый раздел</w:t>
            </w:r>
            <w:r>
              <w:rPr>
                <w:sz w:val="20"/>
                <w:szCs w:val="20"/>
              </w:rPr>
              <w:t xml:space="preserve"> </w:t>
            </w:r>
            <w:r>
              <w:rPr>
                <w:sz w:val="20"/>
                <w:szCs w:val="20"/>
              </w:rPr>
              <w:fldChar w:fldCharType="begin"/>
            </w:r>
            <w:r>
              <w:rPr>
                <w:sz w:val="20"/>
                <w:szCs w:val="20"/>
              </w:rPr>
              <w:instrText xml:space="preserve"> REF _Ref211857037 \r \h </w:instrText>
            </w:r>
            <w:r>
              <w:rPr>
                <w:sz w:val="20"/>
                <w:szCs w:val="20"/>
              </w:rPr>
            </w:r>
            <w:r>
              <w:rPr>
                <w:sz w:val="20"/>
                <w:szCs w:val="20"/>
              </w:rPr>
              <w:fldChar w:fldCharType="separate"/>
            </w:r>
            <w:r>
              <w:rPr>
                <w:sz w:val="20"/>
                <w:szCs w:val="20"/>
              </w:rPr>
              <w:t>3.5.1.4.4.8</w:t>
            </w:r>
            <w:r>
              <w:rPr>
                <w:sz w:val="20"/>
                <w:szCs w:val="20"/>
              </w:rPr>
              <w:fldChar w:fldCharType="end"/>
            </w:r>
            <w:r>
              <w:rPr>
                <w:sz w:val="20"/>
                <w:szCs w:val="20"/>
              </w:rPr>
              <w:t xml:space="preserve">  </w:t>
            </w:r>
            <w:r w:rsidRPr="00B70A2B">
              <w:rPr>
                <w:sz w:val="20"/>
                <w:szCs w:val="20"/>
              </w:rPr>
              <w:t>«Корректировка информации о заключенном контракте» (contractCorrection).</w:t>
            </w:r>
          </w:p>
        </w:tc>
      </w:tr>
      <w:tr w:rsidR="001D3AF5" w:rsidRPr="00FD5AF0" w14:paraId="1399AA1A"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60E4C331" w14:textId="3042553C" w:rsidR="001D3AF5" w:rsidRDefault="001D3AF5" w:rsidP="00EB1F46">
            <w:pPr>
              <w:pStyle w:val="ad"/>
              <w:rPr>
                <w:sz w:val="18"/>
                <w:szCs w:val="18"/>
              </w:rPr>
            </w:pPr>
            <w:r>
              <w:rPr>
                <w:sz w:val="18"/>
                <w:szCs w:val="18"/>
              </w:rPr>
              <w:t>9.31</w:t>
            </w:r>
          </w:p>
        </w:tc>
        <w:tc>
          <w:tcPr>
            <w:tcW w:w="1134" w:type="dxa"/>
            <w:tcBorders>
              <w:top w:val="single" w:sz="4" w:space="0" w:color="auto"/>
              <w:left w:val="single" w:sz="4" w:space="0" w:color="auto"/>
              <w:bottom w:val="single" w:sz="4" w:space="0" w:color="auto"/>
              <w:right w:val="single" w:sz="4" w:space="0" w:color="auto"/>
            </w:tcBorders>
          </w:tcPr>
          <w:p w14:paraId="43210D36" w14:textId="311200D3" w:rsidR="001D3AF5" w:rsidRDefault="001D3AF5" w:rsidP="00EB1F46">
            <w:pPr>
              <w:pStyle w:val="ad"/>
              <w:rPr>
                <w:sz w:val="18"/>
                <w:szCs w:val="18"/>
              </w:rPr>
            </w:pPr>
            <w:r>
              <w:rPr>
                <w:sz w:val="18"/>
                <w:szCs w:val="18"/>
              </w:rPr>
              <w:t>07.11.2025</w:t>
            </w:r>
          </w:p>
        </w:tc>
        <w:tc>
          <w:tcPr>
            <w:tcW w:w="1275" w:type="dxa"/>
            <w:tcBorders>
              <w:top w:val="single" w:sz="4" w:space="0" w:color="auto"/>
              <w:left w:val="single" w:sz="4" w:space="0" w:color="auto"/>
              <w:bottom w:val="single" w:sz="4" w:space="0" w:color="auto"/>
              <w:right w:val="single" w:sz="4" w:space="0" w:color="auto"/>
            </w:tcBorders>
          </w:tcPr>
          <w:p w14:paraId="5B48A4F8" w14:textId="138ADEB6" w:rsidR="001D3AF5" w:rsidRPr="00B70A2B" w:rsidRDefault="001D3AF5" w:rsidP="00EB1F46">
            <w:pPr>
              <w:ind w:firstLine="0"/>
              <w:rPr>
                <w:sz w:val="20"/>
                <w:szCs w:val="20"/>
              </w:rPr>
            </w:pPr>
            <w:r>
              <w:rPr>
                <w:sz w:val="20"/>
                <w:szCs w:val="20"/>
              </w:rPr>
              <w:t>FCSNF-25719</w:t>
            </w:r>
          </w:p>
        </w:tc>
        <w:tc>
          <w:tcPr>
            <w:tcW w:w="6095" w:type="dxa"/>
            <w:tcBorders>
              <w:top w:val="single" w:sz="4" w:space="0" w:color="auto"/>
              <w:left w:val="single" w:sz="4" w:space="0" w:color="auto"/>
              <w:bottom w:val="single" w:sz="4" w:space="0" w:color="auto"/>
              <w:right w:val="single" w:sz="4" w:space="0" w:color="auto"/>
            </w:tcBorders>
          </w:tcPr>
          <w:p w14:paraId="0CEDA32D" w14:textId="45E3DC71" w:rsidR="001D3AF5" w:rsidRPr="00B70A2B" w:rsidRDefault="001D3AF5" w:rsidP="00EB1F46">
            <w:pPr>
              <w:pStyle w:val="ad"/>
              <w:jc w:val="left"/>
              <w:rPr>
                <w:sz w:val="20"/>
                <w:szCs w:val="20"/>
              </w:rPr>
            </w:pPr>
            <w:r>
              <w:rPr>
                <w:sz w:val="20"/>
                <w:szCs w:val="20"/>
              </w:rPr>
              <w:t xml:space="preserve">Внесены изменения в контроль </w:t>
            </w:r>
            <w:r w:rsidRPr="00EB1F46">
              <w:rPr>
                <w:sz w:val="20"/>
                <w:szCs w:val="20"/>
              </w:rPr>
              <w:t>РК_ИК_0154</w:t>
            </w:r>
          </w:p>
        </w:tc>
      </w:tr>
      <w:tr w:rsidR="001D3AF5" w:rsidRPr="00FD5AF0" w14:paraId="642C8773"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6241EBCA" w14:textId="1634E701" w:rsidR="001D3AF5" w:rsidRDefault="001D3AF5" w:rsidP="00A14C10">
            <w:pPr>
              <w:pStyle w:val="ad"/>
              <w:rPr>
                <w:sz w:val="18"/>
                <w:szCs w:val="18"/>
              </w:rPr>
            </w:pPr>
            <w:r>
              <w:rPr>
                <w:sz w:val="18"/>
                <w:szCs w:val="18"/>
              </w:rPr>
              <w:t>9.32</w:t>
            </w:r>
          </w:p>
        </w:tc>
        <w:tc>
          <w:tcPr>
            <w:tcW w:w="1134" w:type="dxa"/>
            <w:tcBorders>
              <w:top w:val="single" w:sz="4" w:space="0" w:color="auto"/>
              <w:left w:val="single" w:sz="4" w:space="0" w:color="auto"/>
              <w:bottom w:val="single" w:sz="4" w:space="0" w:color="auto"/>
              <w:right w:val="single" w:sz="4" w:space="0" w:color="auto"/>
            </w:tcBorders>
          </w:tcPr>
          <w:p w14:paraId="15FF8079" w14:textId="124F2235" w:rsidR="001D3AF5" w:rsidRDefault="001D3AF5" w:rsidP="00A14C10">
            <w:pPr>
              <w:pStyle w:val="ad"/>
              <w:rPr>
                <w:sz w:val="18"/>
                <w:szCs w:val="18"/>
              </w:rPr>
            </w:pPr>
            <w:r>
              <w:rPr>
                <w:sz w:val="18"/>
                <w:szCs w:val="18"/>
              </w:rPr>
              <w:t>11.11.2025</w:t>
            </w:r>
          </w:p>
        </w:tc>
        <w:tc>
          <w:tcPr>
            <w:tcW w:w="1275" w:type="dxa"/>
            <w:tcBorders>
              <w:top w:val="single" w:sz="4" w:space="0" w:color="auto"/>
              <w:left w:val="single" w:sz="4" w:space="0" w:color="auto"/>
              <w:bottom w:val="single" w:sz="4" w:space="0" w:color="auto"/>
              <w:right w:val="single" w:sz="4" w:space="0" w:color="auto"/>
            </w:tcBorders>
          </w:tcPr>
          <w:p w14:paraId="71662558" w14:textId="62C92396" w:rsidR="001D3AF5" w:rsidRDefault="001D3AF5" w:rsidP="00A14C10">
            <w:pPr>
              <w:ind w:firstLine="0"/>
              <w:rPr>
                <w:sz w:val="20"/>
                <w:szCs w:val="20"/>
              </w:rPr>
            </w:pPr>
            <w:r w:rsidRPr="002C74BC">
              <w:rPr>
                <w:sz w:val="20"/>
                <w:szCs w:val="20"/>
              </w:rPr>
              <w:t>FCSNF-27406</w:t>
            </w:r>
          </w:p>
        </w:tc>
        <w:tc>
          <w:tcPr>
            <w:tcW w:w="6095" w:type="dxa"/>
            <w:tcBorders>
              <w:top w:val="single" w:sz="4" w:space="0" w:color="auto"/>
              <w:left w:val="single" w:sz="4" w:space="0" w:color="auto"/>
              <w:bottom w:val="single" w:sz="4" w:space="0" w:color="auto"/>
              <w:right w:val="single" w:sz="4" w:space="0" w:color="auto"/>
            </w:tcBorders>
          </w:tcPr>
          <w:p w14:paraId="59672122" w14:textId="77777777" w:rsidR="001D3AF5" w:rsidRPr="002C74BC" w:rsidRDefault="001D3AF5" w:rsidP="00A14C10">
            <w:pPr>
              <w:pStyle w:val="ad"/>
              <w:jc w:val="left"/>
              <w:rPr>
                <w:sz w:val="20"/>
                <w:szCs w:val="20"/>
              </w:rPr>
            </w:pPr>
            <w:r w:rsidRPr="002C74BC">
              <w:rPr>
                <w:sz w:val="20"/>
                <w:szCs w:val="20"/>
              </w:rPr>
              <w:t xml:space="preserve">В разделе </w:t>
            </w:r>
            <w:r>
              <w:rPr>
                <w:sz w:val="20"/>
                <w:szCs w:val="20"/>
              </w:rPr>
              <w:fldChar w:fldCharType="begin"/>
            </w:r>
            <w:r>
              <w:rPr>
                <w:sz w:val="20"/>
                <w:szCs w:val="20"/>
              </w:rPr>
              <w:instrText xml:space="preserve"> REF _Ref101450680 \r \h </w:instrText>
            </w:r>
            <w:r>
              <w:rPr>
                <w:sz w:val="20"/>
                <w:szCs w:val="20"/>
              </w:rPr>
            </w:r>
            <w:r>
              <w:rPr>
                <w:sz w:val="20"/>
                <w:szCs w:val="20"/>
              </w:rPr>
              <w:fldChar w:fldCharType="separate"/>
            </w:r>
            <w:r>
              <w:rPr>
                <w:sz w:val="20"/>
                <w:szCs w:val="20"/>
              </w:rPr>
              <w:t>3.5.1.4.4.1</w:t>
            </w:r>
            <w:r>
              <w:rPr>
                <w:sz w:val="20"/>
                <w:szCs w:val="20"/>
              </w:rPr>
              <w:fldChar w:fldCharType="end"/>
            </w:r>
            <w:r w:rsidRPr="002C74BC">
              <w:rPr>
                <w:sz w:val="20"/>
                <w:szCs w:val="20"/>
              </w:rPr>
              <w:tab/>
              <w:t>«Информация (проект информации) о заключенном контракте» добавлен новый блок «Тип контракта по п.9 ч.1 ст.93 Закона № 44-ФЗ» (foundation/fcsOrder/singleCustomer/contractTypeSt93Ch1P9Info).</w:t>
            </w:r>
          </w:p>
          <w:p w14:paraId="646F07EA" w14:textId="77777777" w:rsidR="001D3AF5" w:rsidRPr="002C74BC" w:rsidRDefault="001D3AF5" w:rsidP="00A14C10">
            <w:pPr>
              <w:pStyle w:val="ad"/>
              <w:jc w:val="left"/>
              <w:rPr>
                <w:sz w:val="20"/>
                <w:szCs w:val="20"/>
              </w:rPr>
            </w:pPr>
            <w:r w:rsidRPr="002C74BC">
              <w:rPr>
                <w:sz w:val="20"/>
                <w:szCs w:val="20"/>
              </w:rPr>
              <w:t>Добавлены новые контроли:</w:t>
            </w:r>
          </w:p>
          <w:p w14:paraId="128F91CC" w14:textId="77777777" w:rsidR="001D3AF5" w:rsidRPr="002C74BC" w:rsidRDefault="001D3AF5" w:rsidP="00A14C10">
            <w:pPr>
              <w:pStyle w:val="ad"/>
              <w:jc w:val="left"/>
              <w:rPr>
                <w:sz w:val="20"/>
                <w:szCs w:val="20"/>
              </w:rPr>
            </w:pPr>
            <w:r w:rsidRPr="002C74BC">
              <w:rPr>
                <w:sz w:val="20"/>
                <w:szCs w:val="20"/>
              </w:rPr>
              <w:t>РК_ИК_0520</w:t>
            </w:r>
          </w:p>
          <w:p w14:paraId="76B3A0CB" w14:textId="28D90744" w:rsidR="001D3AF5" w:rsidRDefault="001D3AF5" w:rsidP="00A14C10">
            <w:pPr>
              <w:pStyle w:val="ad"/>
              <w:jc w:val="left"/>
              <w:rPr>
                <w:sz w:val="20"/>
                <w:szCs w:val="20"/>
              </w:rPr>
            </w:pPr>
            <w:r w:rsidRPr="002C74BC">
              <w:rPr>
                <w:sz w:val="20"/>
                <w:szCs w:val="20"/>
              </w:rPr>
              <w:t>РК_ИК_0521</w:t>
            </w:r>
          </w:p>
        </w:tc>
      </w:tr>
      <w:tr w:rsidR="001D3AF5" w:rsidRPr="00FD5AF0" w14:paraId="48F99C87"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537C1436" w14:textId="16732108" w:rsidR="001D3AF5" w:rsidRDefault="001D3AF5" w:rsidP="00A14C10">
            <w:pPr>
              <w:pStyle w:val="ad"/>
              <w:rPr>
                <w:sz w:val="18"/>
                <w:szCs w:val="18"/>
              </w:rPr>
            </w:pPr>
            <w:r>
              <w:rPr>
                <w:sz w:val="18"/>
                <w:szCs w:val="18"/>
              </w:rPr>
              <w:t>9.33</w:t>
            </w:r>
          </w:p>
        </w:tc>
        <w:tc>
          <w:tcPr>
            <w:tcW w:w="1134" w:type="dxa"/>
            <w:tcBorders>
              <w:top w:val="single" w:sz="4" w:space="0" w:color="auto"/>
              <w:left w:val="single" w:sz="4" w:space="0" w:color="auto"/>
              <w:bottom w:val="single" w:sz="4" w:space="0" w:color="auto"/>
              <w:right w:val="single" w:sz="4" w:space="0" w:color="auto"/>
            </w:tcBorders>
          </w:tcPr>
          <w:p w14:paraId="5A2034B5" w14:textId="335DA1D7" w:rsidR="001D3AF5" w:rsidRDefault="001D3AF5" w:rsidP="00A14C10">
            <w:pPr>
              <w:pStyle w:val="ad"/>
              <w:rPr>
                <w:sz w:val="18"/>
                <w:szCs w:val="18"/>
              </w:rPr>
            </w:pPr>
            <w:r>
              <w:rPr>
                <w:sz w:val="18"/>
                <w:szCs w:val="18"/>
              </w:rPr>
              <w:t>13.11.2025</w:t>
            </w:r>
          </w:p>
        </w:tc>
        <w:tc>
          <w:tcPr>
            <w:tcW w:w="1275" w:type="dxa"/>
            <w:tcBorders>
              <w:top w:val="single" w:sz="4" w:space="0" w:color="auto"/>
              <w:left w:val="single" w:sz="4" w:space="0" w:color="auto"/>
              <w:bottom w:val="single" w:sz="4" w:space="0" w:color="auto"/>
              <w:right w:val="single" w:sz="4" w:space="0" w:color="auto"/>
            </w:tcBorders>
          </w:tcPr>
          <w:p w14:paraId="3D20C3D5" w14:textId="7F5E500B" w:rsidR="001D3AF5" w:rsidRPr="002C74BC" w:rsidRDefault="001D3AF5" w:rsidP="00A14C10">
            <w:pPr>
              <w:ind w:firstLine="0"/>
              <w:rPr>
                <w:sz w:val="20"/>
                <w:szCs w:val="20"/>
              </w:rPr>
            </w:pPr>
            <w:r w:rsidRPr="00787C6A">
              <w:rPr>
                <w:sz w:val="20"/>
                <w:szCs w:val="20"/>
              </w:rPr>
              <w:t>FCS-414461</w:t>
            </w:r>
          </w:p>
        </w:tc>
        <w:tc>
          <w:tcPr>
            <w:tcW w:w="6095" w:type="dxa"/>
            <w:tcBorders>
              <w:top w:val="single" w:sz="4" w:space="0" w:color="auto"/>
              <w:left w:val="single" w:sz="4" w:space="0" w:color="auto"/>
              <w:bottom w:val="single" w:sz="4" w:space="0" w:color="auto"/>
              <w:right w:val="single" w:sz="4" w:space="0" w:color="auto"/>
            </w:tcBorders>
          </w:tcPr>
          <w:p w14:paraId="2D058CDC" w14:textId="470FB7EE" w:rsidR="001D3AF5" w:rsidRPr="002C74BC" w:rsidRDefault="001D3AF5" w:rsidP="00A14C10">
            <w:pPr>
              <w:pStyle w:val="ad"/>
              <w:jc w:val="left"/>
              <w:rPr>
                <w:sz w:val="20"/>
                <w:szCs w:val="20"/>
              </w:rPr>
            </w:pPr>
            <w:r w:rsidRPr="00787C6A">
              <w:rPr>
                <w:sz w:val="20"/>
                <w:szCs w:val="20"/>
              </w:rPr>
              <w:t>Скорректированы контроли РК_ИК_0316, РК_ИК_0328</w:t>
            </w:r>
          </w:p>
        </w:tc>
      </w:tr>
      <w:tr w:rsidR="001D3AF5" w:rsidRPr="00FD5AF0" w14:paraId="18B1EA4B"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6E251D36" w14:textId="4EF5B282" w:rsidR="001D3AF5" w:rsidRDefault="001D3AF5" w:rsidP="00A14C10">
            <w:pPr>
              <w:pStyle w:val="ad"/>
              <w:rPr>
                <w:sz w:val="18"/>
                <w:szCs w:val="18"/>
              </w:rPr>
            </w:pPr>
            <w:r>
              <w:rPr>
                <w:sz w:val="18"/>
                <w:szCs w:val="18"/>
              </w:rPr>
              <w:t>9.34</w:t>
            </w:r>
          </w:p>
        </w:tc>
        <w:tc>
          <w:tcPr>
            <w:tcW w:w="1134" w:type="dxa"/>
            <w:tcBorders>
              <w:top w:val="single" w:sz="4" w:space="0" w:color="auto"/>
              <w:left w:val="single" w:sz="4" w:space="0" w:color="auto"/>
              <w:bottom w:val="single" w:sz="4" w:space="0" w:color="auto"/>
              <w:right w:val="single" w:sz="4" w:space="0" w:color="auto"/>
            </w:tcBorders>
          </w:tcPr>
          <w:p w14:paraId="20DE8AB8" w14:textId="04C54441" w:rsidR="001D3AF5" w:rsidRDefault="001D3AF5" w:rsidP="00A14C10">
            <w:pPr>
              <w:pStyle w:val="ad"/>
              <w:rPr>
                <w:sz w:val="18"/>
                <w:szCs w:val="18"/>
              </w:rPr>
            </w:pPr>
            <w:r>
              <w:rPr>
                <w:sz w:val="18"/>
                <w:szCs w:val="18"/>
              </w:rPr>
              <w:t>18.11.2025</w:t>
            </w:r>
          </w:p>
        </w:tc>
        <w:tc>
          <w:tcPr>
            <w:tcW w:w="1275" w:type="dxa"/>
            <w:tcBorders>
              <w:top w:val="single" w:sz="4" w:space="0" w:color="auto"/>
              <w:left w:val="single" w:sz="4" w:space="0" w:color="auto"/>
              <w:bottom w:val="single" w:sz="4" w:space="0" w:color="auto"/>
              <w:right w:val="single" w:sz="4" w:space="0" w:color="auto"/>
            </w:tcBorders>
          </w:tcPr>
          <w:p w14:paraId="04E5D604" w14:textId="71657669" w:rsidR="001D3AF5" w:rsidRPr="00787C6A" w:rsidRDefault="001D3AF5" w:rsidP="00A14C10">
            <w:pPr>
              <w:ind w:firstLine="0"/>
              <w:rPr>
                <w:sz w:val="20"/>
                <w:szCs w:val="20"/>
              </w:rPr>
            </w:pPr>
            <w:r w:rsidRPr="009F19B4">
              <w:rPr>
                <w:sz w:val="20"/>
                <w:szCs w:val="20"/>
              </w:rPr>
              <w:t>FCSNF-27191</w:t>
            </w:r>
          </w:p>
        </w:tc>
        <w:tc>
          <w:tcPr>
            <w:tcW w:w="6095" w:type="dxa"/>
            <w:tcBorders>
              <w:top w:val="single" w:sz="4" w:space="0" w:color="auto"/>
              <w:left w:val="single" w:sz="4" w:space="0" w:color="auto"/>
              <w:bottom w:val="single" w:sz="4" w:space="0" w:color="auto"/>
              <w:right w:val="single" w:sz="4" w:space="0" w:color="auto"/>
            </w:tcBorders>
          </w:tcPr>
          <w:p w14:paraId="005003E4" w14:textId="55CC759C" w:rsidR="001D3AF5" w:rsidRPr="00787C6A" w:rsidRDefault="001D3AF5" w:rsidP="00A14C10">
            <w:pPr>
              <w:pStyle w:val="ad"/>
              <w:jc w:val="left"/>
              <w:rPr>
                <w:sz w:val="20"/>
                <w:szCs w:val="20"/>
              </w:rPr>
            </w:pPr>
            <w:r>
              <w:rPr>
                <w:sz w:val="20"/>
                <w:szCs w:val="20"/>
              </w:rPr>
              <w:t xml:space="preserve">В контроле </w:t>
            </w:r>
            <w:r w:rsidRPr="009F19B4">
              <w:rPr>
                <w:sz w:val="20"/>
                <w:szCs w:val="20"/>
              </w:rPr>
              <w:t>РК_ИК_0422</w:t>
            </w:r>
            <w:r>
              <w:rPr>
                <w:sz w:val="20"/>
                <w:szCs w:val="20"/>
              </w:rPr>
              <w:t xml:space="preserve"> скорректировано описание актуальных записей.</w:t>
            </w:r>
          </w:p>
        </w:tc>
      </w:tr>
      <w:tr w:rsidR="001D3AF5" w:rsidRPr="00FD5AF0" w14:paraId="750D4814"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380E2D51" w14:textId="3F3FDA8F" w:rsidR="001D3AF5" w:rsidRPr="00CE7B96" w:rsidRDefault="001D3AF5" w:rsidP="00CE7B96">
            <w:pPr>
              <w:pStyle w:val="ad"/>
              <w:rPr>
                <w:sz w:val="18"/>
                <w:szCs w:val="18"/>
              </w:rPr>
            </w:pPr>
            <w:r>
              <w:rPr>
                <w:sz w:val="18"/>
                <w:szCs w:val="18"/>
                <w:lang w:val="en-US"/>
              </w:rPr>
              <w:t>9.</w:t>
            </w:r>
            <w:r>
              <w:rPr>
                <w:sz w:val="18"/>
                <w:szCs w:val="18"/>
              </w:rPr>
              <w:t>35</w:t>
            </w:r>
          </w:p>
        </w:tc>
        <w:tc>
          <w:tcPr>
            <w:tcW w:w="1134" w:type="dxa"/>
            <w:tcBorders>
              <w:top w:val="single" w:sz="4" w:space="0" w:color="auto"/>
              <w:left w:val="single" w:sz="4" w:space="0" w:color="auto"/>
              <w:bottom w:val="single" w:sz="4" w:space="0" w:color="auto"/>
              <w:right w:val="single" w:sz="4" w:space="0" w:color="auto"/>
            </w:tcBorders>
          </w:tcPr>
          <w:p w14:paraId="12ED452F" w14:textId="275C40F6" w:rsidR="001D3AF5" w:rsidRDefault="001D3AF5" w:rsidP="00CE7B96">
            <w:pPr>
              <w:pStyle w:val="ad"/>
              <w:rPr>
                <w:sz w:val="18"/>
                <w:szCs w:val="18"/>
              </w:rPr>
            </w:pPr>
            <w:r>
              <w:rPr>
                <w:sz w:val="18"/>
                <w:szCs w:val="18"/>
              </w:rPr>
              <w:t>25.11.2025</w:t>
            </w:r>
          </w:p>
        </w:tc>
        <w:tc>
          <w:tcPr>
            <w:tcW w:w="1275" w:type="dxa"/>
            <w:tcBorders>
              <w:top w:val="single" w:sz="4" w:space="0" w:color="auto"/>
              <w:left w:val="single" w:sz="4" w:space="0" w:color="auto"/>
              <w:bottom w:val="single" w:sz="4" w:space="0" w:color="auto"/>
              <w:right w:val="single" w:sz="4" w:space="0" w:color="auto"/>
            </w:tcBorders>
          </w:tcPr>
          <w:p w14:paraId="64E32D31" w14:textId="679C854E" w:rsidR="001D3AF5" w:rsidRPr="009F19B4" w:rsidRDefault="001D3AF5" w:rsidP="00CE7B96">
            <w:pPr>
              <w:ind w:firstLine="0"/>
              <w:rPr>
                <w:sz w:val="20"/>
                <w:szCs w:val="20"/>
              </w:rPr>
            </w:pPr>
            <w:r>
              <w:rPr>
                <w:sz w:val="20"/>
                <w:szCs w:val="20"/>
              </w:rPr>
              <w:t>FCS-417283</w:t>
            </w:r>
          </w:p>
        </w:tc>
        <w:tc>
          <w:tcPr>
            <w:tcW w:w="6095" w:type="dxa"/>
            <w:tcBorders>
              <w:top w:val="single" w:sz="4" w:space="0" w:color="auto"/>
              <w:left w:val="single" w:sz="4" w:space="0" w:color="auto"/>
              <w:bottom w:val="single" w:sz="4" w:space="0" w:color="auto"/>
              <w:right w:val="single" w:sz="4" w:space="0" w:color="auto"/>
            </w:tcBorders>
          </w:tcPr>
          <w:p w14:paraId="7A499CB2" w14:textId="5D2CE754" w:rsidR="001D3AF5" w:rsidRDefault="001D3AF5" w:rsidP="00CE7B96">
            <w:pPr>
              <w:pStyle w:val="ad"/>
              <w:jc w:val="left"/>
              <w:rPr>
                <w:sz w:val="20"/>
                <w:szCs w:val="20"/>
              </w:rPr>
            </w:pPr>
            <w:r>
              <w:rPr>
                <w:sz w:val="20"/>
                <w:szCs w:val="20"/>
              </w:rPr>
              <w:t xml:space="preserve">Отключен контроль </w:t>
            </w:r>
            <w:r w:rsidRPr="00CE7B96">
              <w:rPr>
                <w:sz w:val="20"/>
                <w:szCs w:val="20"/>
              </w:rPr>
              <w:t>РК_ИК_03</w:t>
            </w:r>
            <w:r>
              <w:rPr>
                <w:sz w:val="20"/>
                <w:szCs w:val="20"/>
              </w:rPr>
              <w:t>98</w:t>
            </w:r>
          </w:p>
        </w:tc>
      </w:tr>
      <w:tr w:rsidR="001D3AF5" w:rsidRPr="00FD5AF0" w14:paraId="5447BA16" w14:textId="77777777" w:rsidTr="00FE635C">
        <w:trPr>
          <w:trHeight w:val="553"/>
        </w:trPr>
        <w:tc>
          <w:tcPr>
            <w:tcW w:w="562" w:type="dxa"/>
            <w:tcBorders>
              <w:top w:val="single" w:sz="4" w:space="0" w:color="auto"/>
              <w:left w:val="single" w:sz="4" w:space="0" w:color="auto"/>
              <w:right w:val="single" w:sz="4" w:space="0" w:color="auto"/>
            </w:tcBorders>
          </w:tcPr>
          <w:p w14:paraId="639AFBBA" w14:textId="39CE2B93" w:rsidR="001D3AF5" w:rsidRPr="004E5821" w:rsidRDefault="001D3AF5" w:rsidP="004E5821">
            <w:pPr>
              <w:pStyle w:val="ad"/>
              <w:rPr>
                <w:sz w:val="18"/>
                <w:szCs w:val="18"/>
              </w:rPr>
            </w:pPr>
            <w:r>
              <w:rPr>
                <w:sz w:val="18"/>
                <w:szCs w:val="18"/>
              </w:rPr>
              <w:t>9.36</w:t>
            </w:r>
          </w:p>
        </w:tc>
        <w:tc>
          <w:tcPr>
            <w:tcW w:w="1134" w:type="dxa"/>
            <w:tcBorders>
              <w:top w:val="single" w:sz="4" w:space="0" w:color="auto"/>
              <w:left w:val="single" w:sz="4" w:space="0" w:color="auto"/>
              <w:bottom w:val="single" w:sz="4" w:space="0" w:color="auto"/>
              <w:right w:val="single" w:sz="4" w:space="0" w:color="auto"/>
            </w:tcBorders>
          </w:tcPr>
          <w:p w14:paraId="4BB7FA9E" w14:textId="601D8CC6" w:rsidR="001D3AF5" w:rsidRDefault="001D3AF5" w:rsidP="004E5821">
            <w:pPr>
              <w:pStyle w:val="ad"/>
              <w:rPr>
                <w:sz w:val="18"/>
                <w:szCs w:val="18"/>
              </w:rPr>
            </w:pPr>
            <w:r>
              <w:rPr>
                <w:sz w:val="18"/>
                <w:szCs w:val="18"/>
              </w:rPr>
              <w:t>01.12.2025</w:t>
            </w:r>
          </w:p>
        </w:tc>
        <w:tc>
          <w:tcPr>
            <w:tcW w:w="1275" w:type="dxa"/>
            <w:tcBorders>
              <w:top w:val="single" w:sz="4" w:space="0" w:color="auto"/>
              <w:left w:val="single" w:sz="4" w:space="0" w:color="auto"/>
              <w:bottom w:val="single" w:sz="4" w:space="0" w:color="auto"/>
              <w:right w:val="single" w:sz="4" w:space="0" w:color="auto"/>
            </w:tcBorders>
          </w:tcPr>
          <w:p w14:paraId="2FFD0FBF" w14:textId="08CF075E" w:rsidR="001D3AF5" w:rsidRDefault="001D3AF5" w:rsidP="004E5821">
            <w:pPr>
              <w:ind w:firstLine="0"/>
              <w:rPr>
                <w:sz w:val="20"/>
                <w:szCs w:val="20"/>
              </w:rPr>
            </w:pPr>
            <w:r w:rsidRPr="00B70A2B">
              <w:rPr>
                <w:sz w:val="20"/>
                <w:szCs w:val="20"/>
              </w:rPr>
              <w:t>FCSNF-26827</w:t>
            </w:r>
          </w:p>
        </w:tc>
        <w:tc>
          <w:tcPr>
            <w:tcW w:w="6095" w:type="dxa"/>
            <w:tcBorders>
              <w:top w:val="single" w:sz="4" w:space="0" w:color="auto"/>
              <w:left w:val="single" w:sz="4" w:space="0" w:color="auto"/>
              <w:bottom w:val="single" w:sz="4" w:space="0" w:color="auto"/>
              <w:right w:val="single" w:sz="4" w:space="0" w:color="auto"/>
            </w:tcBorders>
          </w:tcPr>
          <w:p w14:paraId="095A499D" w14:textId="721BD4EA" w:rsidR="001D3AF5" w:rsidRPr="00AF0ED9" w:rsidRDefault="001D3AF5" w:rsidP="004E5821">
            <w:pPr>
              <w:pStyle w:val="ad"/>
              <w:jc w:val="left"/>
              <w:rPr>
                <w:sz w:val="20"/>
                <w:szCs w:val="20"/>
              </w:rPr>
            </w:pPr>
            <w:r w:rsidRPr="00AF0ED9">
              <w:rPr>
                <w:sz w:val="20"/>
                <w:szCs w:val="20"/>
              </w:rPr>
              <w:t xml:space="preserve">В раздел </w:t>
            </w:r>
            <w:r>
              <w:rPr>
                <w:sz w:val="20"/>
                <w:szCs w:val="20"/>
              </w:rPr>
              <w:fldChar w:fldCharType="begin"/>
            </w:r>
            <w:r>
              <w:rPr>
                <w:sz w:val="20"/>
                <w:szCs w:val="20"/>
              </w:rPr>
              <w:instrText xml:space="preserve"> REF _Ref211857037 \r \h </w:instrText>
            </w:r>
            <w:r>
              <w:rPr>
                <w:sz w:val="20"/>
                <w:szCs w:val="20"/>
              </w:rPr>
            </w:r>
            <w:r>
              <w:rPr>
                <w:sz w:val="20"/>
                <w:szCs w:val="20"/>
              </w:rPr>
              <w:fldChar w:fldCharType="separate"/>
            </w:r>
            <w:r>
              <w:rPr>
                <w:sz w:val="20"/>
                <w:szCs w:val="20"/>
              </w:rPr>
              <w:t>3.5.1.4.4.8</w:t>
            </w:r>
            <w:r>
              <w:rPr>
                <w:sz w:val="20"/>
                <w:szCs w:val="20"/>
              </w:rPr>
              <w:fldChar w:fldCharType="end"/>
            </w:r>
            <w:r w:rsidRPr="00AF0ED9">
              <w:rPr>
                <w:sz w:val="20"/>
                <w:szCs w:val="20"/>
              </w:rPr>
              <w:t xml:space="preserve"> «Корректировка информации о заключенном контракте» (contractCorrection) добавлены контроли:</w:t>
            </w:r>
          </w:p>
          <w:p w14:paraId="1A51EEED" w14:textId="67C6C2CE" w:rsidR="001D3AF5" w:rsidRDefault="001D3AF5" w:rsidP="004E5821">
            <w:pPr>
              <w:pStyle w:val="ad"/>
              <w:jc w:val="left"/>
              <w:rPr>
                <w:sz w:val="20"/>
                <w:szCs w:val="20"/>
              </w:rPr>
            </w:pPr>
            <w:r w:rsidRPr="00AF0ED9">
              <w:rPr>
                <w:sz w:val="20"/>
                <w:szCs w:val="20"/>
              </w:rPr>
              <w:t>РК_ИК_0015, РК_ИК_0016 , РК_ИК_0017, РК_ИК_0265, РК_ИК_0455, РК_ИК_0489</w:t>
            </w:r>
          </w:p>
        </w:tc>
      </w:tr>
      <w:tr w:rsidR="001D3AF5" w:rsidRPr="00FD5AF0" w14:paraId="712CB21C" w14:textId="77777777" w:rsidTr="00A21EE3">
        <w:trPr>
          <w:trHeight w:val="553"/>
        </w:trPr>
        <w:tc>
          <w:tcPr>
            <w:tcW w:w="562" w:type="dxa"/>
            <w:vMerge w:val="restart"/>
            <w:tcBorders>
              <w:top w:val="single" w:sz="4" w:space="0" w:color="auto"/>
              <w:left w:val="single" w:sz="4" w:space="0" w:color="auto"/>
              <w:right w:val="single" w:sz="4" w:space="0" w:color="auto"/>
            </w:tcBorders>
          </w:tcPr>
          <w:p w14:paraId="38C5CD17" w14:textId="77777777" w:rsidR="001D3AF5" w:rsidRDefault="001D3AF5" w:rsidP="00410FB2">
            <w:pPr>
              <w:pStyle w:val="ad"/>
              <w:rPr>
                <w:sz w:val="18"/>
                <w:szCs w:val="18"/>
              </w:rPr>
            </w:pPr>
            <w:r>
              <w:rPr>
                <w:sz w:val="18"/>
                <w:szCs w:val="18"/>
              </w:rPr>
              <w:lastRenderedPageBreak/>
              <w:t>9.37</w:t>
            </w:r>
          </w:p>
          <w:p w14:paraId="131E2338" w14:textId="4B7DB684" w:rsidR="001D3AF5" w:rsidRDefault="001D3AF5" w:rsidP="00410FB2">
            <w:pPr>
              <w:pStyle w:val="ad"/>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0639CA8D" w14:textId="756F4860" w:rsidR="001D3AF5" w:rsidRDefault="001D3AF5" w:rsidP="00410FB2">
            <w:pPr>
              <w:pStyle w:val="ad"/>
              <w:rPr>
                <w:sz w:val="18"/>
                <w:szCs w:val="18"/>
              </w:rPr>
            </w:pPr>
            <w:r>
              <w:rPr>
                <w:sz w:val="18"/>
                <w:szCs w:val="18"/>
              </w:rPr>
              <w:t>26.12.2025</w:t>
            </w:r>
          </w:p>
        </w:tc>
        <w:tc>
          <w:tcPr>
            <w:tcW w:w="1275" w:type="dxa"/>
            <w:tcBorders>
              <w:top w:val="single" w:sz="4" w:space="0" w:color="auto"/>
              <w:left w:val="single" w:sz="4" w:space="0" w:color="auto"/>
              <w:bottom w:val="single" w:sz="4" w:space="0" w:color="auto"/>
              <w:right w:val="single" w:sz="4" w:space="0" w:color="auto"/>
            </w:tcBorders>
          </w:tcPr>
          <w:p w14:paraId="41E965FD" w14:textId="171FE854" w:rsidR="001D3AF5" w:rsidRDefault="001D3AF5" w:rsidP="00410FB2">
            <w:pPr>
              <w:ind w:firstLine="0"/>
              <w:rPr>
                <w:sz w:val="20"/>
                <w:szCs w:val="20"/>
              </w:rPr>
            </w:pPr>
            <w:r w:rsidRPr="00B70A2B">
              <w:rPr>
                <w:sz w:val="20"/>
                <w:szCs w:val="20"/>
              </w:rPr>
              <w:t>FCSNF-2</w:t>
            </w:r>
            <w:r>
              <w:rPr>
                <w:sz w:val="20"/>
                <w:szCs w:val="20"/>
              </w:rPr>
              <w:t>7307</w:t>
            </w:r>
          </w:p>
        </w:tc>
        <w:tc>
          <w:tcPr>
            <w:tcW w:w="6095" w:type="dxa"/>
            <w:tcBorders>
              <w:top w:val="single" w:sz="4" w:space="0" w:color="auto"/>
              <w:left w:val="single" w:sz="4" w:space="0" w:color="auto"/>
              <w:bottom w:val="single" w:sz="4" w:space="0" w:color="auto"/>
              <w:right w:val="single" w:sz="4" w:space="0" w:color="auto"/>
            </w:tcBorders>
          </w:tcPr>
          <w:p w14:paraId="3E20A001" w14:textId="77777777" w:rsidR="001D3AF5" w:rsidRPr="00EE62B9" w:rsidRDefault="001D3AF5" w:rsidP="00410FB2">
            <w:pPr>
              <w:pStyle w:val="ad"/>
              <w:jc w:val="left"/>
              <w:rPr>
                <w:sz w:val="20"/>
                <w:szCs w:val="20"/>
              </w:rPr>
            </w:pPr>
            <w:r w:rsidRPr="00EE62B9">
              <w:rPr>
                <w:sz w:val="20"/>
                <w:szCs w:val="20"/>
              </w:rPr>
              <w:t xml:space="preserve">В разделе </w:t>
            </w:r>
            <w:r>
              <w:rPr>
                <w:sz w:val="20"/>
                <w:szCs w:val="20"/>
              </w:rPr>
              <w:fldChar w:fldCharType="begin"/>
            </w:r>
            <w:r>
              <w:rPr>
                <w:sz w:val="20"/>
                <w:szCs w:val="20"/>
              </w:rPr>
              <w:instrText xml:space="preserve"> REF _Ref101450680 \r \h </w:instrText>
            </w:r>
            <w:r>
              <w:rPr>
                <w:sz w:val="20"/>
                <w:szCs w:val="20"/>
              </w:rPr>
            </w:r>
            <w:r>
              <w:rPr>
                <w:sz w:val="20"/>
                <w:szCs w:val="20"/>
              </w:rPr>
              <w:fldChar w:fldCharType="separate"/>
            </w:r>
            <w:r>
              <w:rPr>
                <w:sz w:val="20"/>
                <w:szCs w:val="20"/>
              </w:rPr>
              <w:t>3.5.1.4.4.1</w:t>
            </w:r>
            <w:r>
              <w:rPr>
                <w:sz w:val="20"/>
                <w:szCs w:val="20"/>
              </w:rPr>
              <w:fldChar w:fldCharType="end"/>
            </w:r>
            <w:r w:rsidRPr="00EE62B9">
              <w:rPr>
                <w:sz w:val="20"/>
                <w:szCs w:val="20"/>
              </w:rPr>
              <w:tab/>
              <w:t>«Информация (проект информации) о заключенном контракте» доработан прием полей/блоков:</w:t>
            </w:r>
          </w:p>
          <w:p w14:paraId="04A716C4" w14:textId="77777777" w:rsidR="001D3AF5" w:rsidRPr="00EE62B9" w:rsidRDefault="001D3AF5" w:rsidP="00410FB2">
            <w:pPr>
              <w:pStyle w:val="ad"/>
              <w:jc w:val="left"/>
              <w:rPr>
                <w:sz w:val="20"/>
                <w:szCs w:val="20"/>
              </w:rPr>
            </w:pPr>
            <w:r w:rsidRPr="00EE62B9">
              <w:rPr>
                <w:sz w:val="20"/>
                <w:szCs w:val="20"/>
              </w:rPr>
              <w:t>- поле «К закупке применяется национальный режим в соответствии со статьей 14 Закона № 44-ФЗ» (isSt14NationalTreatment),</w:t>
            </w:r>
          </w:p>
          <w:p w14:paraId="19210CDC" w14:textId="77777777" w:rsidR="001D3AF5" w:rsidRPr="00EE62B9" w:rsidRDefault="001D3AF5" w:rsidP="00410FB2">
            <w:pPr>
              <w:pStyle w:val="ad"/>
              <w:jc w:val="left"/>
              <w:rPr>
                <w:sz w:val="20"/>
                <w:szCs w:val="20"/>
              </w:rPr>
            </w:pPr>
            <w:r w:rsidRPr="00EE62B9">
              <w:rPr>
                <w:sz w:val="20"/>
                <w:szCs w:val="20"/>
              </w:rPr>
              <w:t>- поле «Предустановлено программное обеспечение» (isSoftware),</w:t>
            </w:r>
          </w:p>
          <w:p w14:paraId="23F71B7B" w14:textId="77777777" w:rsidR="001D3AF5" w:rsidRPr="00EE62B9" w:rsidRDefault="001D3AF5" w:rsidP="00410FB2">
            <w:pPr>
              <w:pStyle w:val="ad"/>
              <w:jc w:val="left"/>
              <w:rPr>
                <w:sz w:val="20"/>
                <w:szCs w:val="20"/>
              </w:rPr>
            </w:pPr>
            <w:r w:rsidRPr="00EE62B9">
              <w:rPr>
                <w:sz w:val="20"/>
                <w:szCs w:val="20"/>
              </w:rPr>
              <w:t>- поле «Запрет закупок товаров, происходящих из иностранных государств, выполняемых работ, оказываемых услуг иностранными лицами» (isProhibitionForeignPurchaseObjects),</w:t>
            </w:r>
          </w:p>
          <w:p w14:paraId="59E60311" w14:textId="77777777" w:rsidR="001D3AF5" w:rsidRPr="00EE62B9" w:rsidRDefault="001D3AF5" w:rsidP="00410FB2">
            <w:pPr>
              <w:pStyle w:val="ad"/>
              <w:jc w:val="left"/>
              <w:rPr>
                <w:sz w:val="20"/>
                <w:szCs w:val="20"/>
              </w:rPr>
            </w:pPr>
            <w:r w:rsidRPr="00EE62B9">
              <w:rPr>
                <w:sz w:val="20"/>
                <w:szCs w:val="20"/>
              </w:rPr>
              <w:t>- блок «Реестровый номер» (registrationNumbersInfo).</w:t>
            </w:r>
          </w:p>
          <w:p w14:paraId="681084A8" w14:textId="77777777" w:rsidR="001D3AF5" w:rsidRPr="00EE62B9" w:rsidRDefault="001D3AF5" w:rsidP="00410FB2">
            <w:pPr>
              <w:pStyle w:val="ad"/>
              <w:jc w:val="left"/>
              <w:rPr>
                <w:sz w:val="20"/>
                <w:szCs w:val="20"/>
              </w:rPr>
            </w:pPr>
            <w:r w:rsidRPr="00EE62B9">
              <w:rPr>
                <w:sz w:val="20"/>
                <w:szCs w:val="20"/>
              </w:rPr>
              <w:t>Скорректированы условия срабатывания контролей:</w:t>
            </w:r>
          </w:p>
          <w:p w14:paraId="5CBE06EF" w14:textId="77777777" w:rsidR="001D3AF5" w:rsidRPr="00EE62B9" w:rsidRDefault="001D3AF5" w:rsidP="00410FB2">
            <w:pPr>
              <w:pStyle w:val="ad"/>
              <w:jc w:val="left"/>
              <w:rPr>
                <w:sz w:val="20"/>
                <w:szCs w:val="20"/>
              </w:rPr>
            </w:pPr>
            <w:r w:rsidRPr="00EE62B9">
              <w:rPr>
                <w:sz w:val="20"/>
                <w:szCs w:val="20"/>
              </w:rPr>
              <w:t>РК_ИК_0517</w:t>
            </w:r>
          </w:p>
          <w:p w14:paraId="31FA7A25" w14:textId="011CD9DE" w:rsidR="001D3AF5" w:rsidRPr="00DD2434" w:rsidRDefault="001D3AF5" w:rsidP="00410FB2">
            <w:pPr>
              <w:pStyle w:val="ad"/>
              <w:jc w:val="left"/>
              <w:rPr>
                <w:sz w:val="20"/>
                <w:szCs w:val="20"/>
              </w:rPr>
            </w:pPr>
            <w:r w:rsidRPr="00EE62B9">
              <w:rPr>
                <w:sz w:val="20"/>
                <w:szCs w:val="20"/>
              </w:rPr>
              <w:t>РК_ИК_0518</w:t>
            </w:r>
          </w:p>
        </w:tc>
      </w:tr>
      <w:tr w:rsidR="001D3AF5" w:rsidRPr="00FD5AF0" w14:paraId="633662DF" w14:textId="77777777" w:rsidTr="00A21EE3">
        <w:trPr>
          <w:trHeight w:val="553"/>
        </w:trPr>
        <w:tc>
          <w:tcPr>
            <w:tcW w:w="562" w:type="dxa"/>
            <w:vMerge/>
            <w:tcBorders>
              <w:left w:val="single" w:sz="4" w:space="0" w:color="auto"/>
              <w:bottom w:val="single" w:sz="4" w:space="0" w:color="auto"/>
              <w:right w:val="single" w:sz="4" w:space="0" w:color="auto"/>
            </w:tcBorders>
          </w:tcPr>
          <w:p w14:paraId="36C4BBFC" w14:textId="6826EFAE" w:rsidR="001D3AF5" w:rsidRDefault="001D3AF5" w:rsidP="00410FB2">
            <w:pPr>
              <w:pStyle w:val="ad"/>
              <w:rPr>
                <w:sz w:val="18"/>
                <w:szCs w:val="18"/>
              </w:rPr>
            </w:pPr>
          </w:p>
        </w:tc>
        <w:tc>
          <w:tcPr>
            <w:tcW w:w="1134" w:type="dxa"/>
            <w:tcBorders>
              <w:top w:val="single" w:sz="4" w:space="0" w:color="auto"/>
              <w:left w:val="single" w:sz="4" w:space="0" w:color="auto"/>
              <w:bottom w:val="single" w:sz="4" w:space="0" w:color="auto"/>
              <w:right w:val="single" w:sz="4" w:space="0" w:color="auto"/>
            </w:tcBorders>
          </w:tcPr>
          <w:p w14:paraId="346C875E" w14:textId="71401C6B" w:rsidR="001D3AF5" w:rsidRDefault="001D3AF5" w:rsidP="00410FB2">
            <w:pPr>
              <w:pStyle w:val="ad"/>
              <w:rPr>
                <w:sz w:val="18"/>
                <w:szCs w:val="18"/>
              </w:rPr>
            </w:pPr>
            <w:r>
              <w:rPr>
                <w:sz w:val="18"/>
                <w:szCs w:val="18"/>
              </w:rPr>
              <w:t>30.12.2025</w:t>
            </w:r>
          </w:p>
        </w:tc>
        <w:tc>
          <w:tcPr>
            <w:tcW w:w="1275" w:type="dxa"/>
            <w:tcBorders>
              <w:top w:val="single" w:sz="4" w:space="0" w:color="auto"/>
              <w:left w:val="single" w:sz="4" w:space="0" w:color="auto"/>
              <w:bottom w:val="single" w:sz="4" w:space="0" w:color="auto"/>
              <w:right w:val="single" w:sz="4" w:space="0" w:color="auto"/>
            </w:tcBorders>
          </w:tcPr>
          <w:p w14:paraId="732326ED" w14:textId="1F85016B" w:rsidR="001D3AF5" w:rsidRPr="00B70A2B" w:rsidRDefault="001D3AF5" w:rsidP="00410FB2">
            <w:pPr>
              <w:ind w:firstLine="0"/>
              <w:rPr>
                <w:sz w:val="20"/>
                <w:szCs w:val="20"/>
              </w:rPr>
            </w:pPr>
            <w:r>
              <w:rPr>
                <w:sz w:val="20"/>
                <w:szCs w:val="20"/>
              </w:rPr>
              <w:t>FCSNF-27987</w:t>
            </w:r>
          </w:p>
        </w:tc>
        <w:tc>
          <w:tcPr>
            <w:tcW w:w="6095" w:type="dxa"/>
            <w:tcBorders>
              <w:top w:val="single" w:sz="4" w:space="0" w:color="auto"/>
              <w:left w:val="single" w:sz="4" w:space="0" w:color="auto"/>
              <w:bottom w:val="single" w:sz="4" w:space="0" w:color="auto"/>
              <w:right w:val="single" w:sz="4" w:space="0" w:color="auto"/>
            </w:tcBorders>
          </w:tcPr>
          <w:p w14:paraId="6DD68C05" w14:textId="77777777" w:rsidR="001D3AF5" w:rsidRPr="00DD2434" w:rsidRDefault="001D3AF5" w:rsidP="00410FB2">
            <w:pPr>
              <w:pStyle w:val="ad"/>
              <w:jc w:val="left"/>
              <w:rPr>
                <w:sz w:val="20"/>
                <w:szCs w:val="20"/>
              </w:rPr>
            </w:pPr>
            <w:r w:rsidRPr="00DD2434">
              <w:rPr>
                <w:sz w:val="20"/>
                <w:szCs w:val="20"/>
              </w:rPr>
              <w:t>Для документа:</w:t>
            </w:r>
          </w:p>
          <w:p w14:paraId="5AC6870A" w14:textId="77777777" w:rsidR="001D3AF5" w:rsidRPr="00DD2434" w:rsidRDefault="001D3AF5" w:rsidP="00410FB2">
            <w:pPr>
              <w:pStyle w:val="ad"/>
              <w:jc w:val="left"/>
              <w:rPr>
                <w:sz w:val="20"/>
                <w:szCs w:val="20"/>
              </w:rPr>
            </w:pPr>
            <w:r w:rsidRPr="00DD2434">
              <w:rPr>
                <w:sz w:val="20"/>
                <w:szCs w:val="20"/>
              </w:rPr>
              <w:t>•</w:t>
            </w:r>
            <w:r w:rsidRPr="00DD2434">
              <w:rPr>
                <w:sz w:val="20"/>
                <w:szCs w:val="20"/>
              </w:rPr>
              <w:tab/>
              <w:t>Информация о заключенном контракте (contract)</w:t>
            </w:r>
          </w:p>
          <w:p w14:paraId="269953F3" w14:textId="50E9F65A" w:rsidR="001D3AF5" w:rsidRPr="00AF0ED9" w:rsidRDefault="001D3AF5" w:rsidP="00410FB2">
            <w:pPr>
              <w:pStyle w:val="ad"/>
              <w:jc w:val="left"/>
              <w:rPr>
                <w:sz w:val="20"/>
                <w:szCs w:val="20"/>
              </w:rPr>
            </w:pPr>
            <w:r>
              <w:rPr>
                <w:sz w:val="20"/>
                <w:szCs w:val="20"/>
              </w:rPr>
              <w:t>Изменено правило приема блока</w:t>
            </w:r>
            <w:r w:rsidRPr="00DD2434">
              <w:rPr>
                <w:sz w:val="20"/>
                <w:szCs w:val="20"/>
              </w:rPr>
              <w:t xml:space="preserve"> «Реестровый номер» (products/product/registrationNumbersInfo)</w:t>
            </w:r>
            <w:r>
              <w:rPr>
                <w:sz w:val="20"/>
                <w:szCs w:val="20"/>
              </w:rPr>
              <w:t>:</w:t>
            </w:r>
            <w:r w:rsidRPr="00DD2434">
              <w:rPr>
                <w:sz w:val="20"/>
                <w:szCs w:val="20"/>
              </w:rPr>
              <w:t xml:space="preserve"> игнорировать при приеме для объектов закупки с типом «Работа» и «Услуга»</w:t>
            </w:r>
          </w:p>
        </w:tc>
      </w:tr>
      <w:tr w:rsidR="001D3AF5" w:rsidRPr="00FD5AF0" w14:paraId="3823E803"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4BFA5FD9" w14:textId="45E964DA" w:rsidR="001D3AF5" w:rsidRDefault="001D3AF5" w:rsidP="00410FB2">
            <w:pPr>
              <w:pStyle w:val="ad"/>
              <w:rPr>
                <w:sz w:val="18"/>
                <w:szCs w:val="18"/>
              </w:rPr>
            </w:pPr>
            <w:r>
              <w:rPr>
                <w:sz w:val="18"/>
                <w:szCs w:val="18"/>
              </w:rPr>
              <w:t>9.38</w:t>
            </w:r>
          </w:p>
        </w:tc>
        <w:tc>
          <w:tcPr>
            <w:tcW w:w="1134" w:type="dxa"/>
            <w:tcBorders>
              <w:top w:val="single" w:sz="4" w:space="0" w:color="auto"/>
              <w:left w:val="single" w:sz="4" w:space="0" w:color="auto"/>
              <w:bottom w:val="single" w:sz="4" w:space="0" w:color="auto"/>
              <w:right w:val="single" w:sz="4" w:space="0" w:color="auto"/>
            </w:tcBorders>
          </w:tcPr>
          <w:p w14:paraId="5F3BD36F" w14:textId="08223283" w:rsidR="001D3AF5" w:rsidRDefault="001D3AF5" w:rsidP="00410FB2">
            <w:pPr>
              <w:pStyle w:val="ad"/>
              <w:rPr>
                <w:sz w:val="18"/>
                <w:szCs w:val="18"/>
              </w:rPr>
            </w:pPr>
            <w:r>
              <w:rPr>
                <w:sz w:val="18"/>
                <w:szCs w:val="18"/>
              </w:rPr>
              <w:t>30.12.2025</w:t>
            </w:r>
          </w:p>
        </w:tc>
        <w:tc>
          <w:tcPr>
            <w:tcW w:w="1275" w:type="dxa"/>
            <w:tcBorders>
              <w:top w:val="single" w:sz="4" w:space="0" w:color="auto"/>
              <w:left w:val="single" w:sz="4" w:space="0" w:color="auto"/>
              <w:bottom w:val="single" w:sz="4" w:space="0" w:color="auto"/>
              <w:right w:val="single" w:sz="4" w:space="0" w:color="auto"/>
            </w:tcBorders>
          </w:tcPr>
          <w:p w14:paraId="348621B2" w14:textId="7D739962" w:rsidR="001D3AF5" w:rsidRPr="00DB59F7" w:rsidRDefault="001D3AF5" w:rsidP="00410FB2">
            <w:pPr>
              <w:ind w:firstLine="0"/>
              <w:rPr>
                <w:sz w:val="20"/>
                <w:szCs w:val="20"/>
                <w:lang w:val="en-US"/>
              </w:rPr>
            </w:pPr>
            <w:r>
              <w:rPr>
                <w:sz w:val="20"/>
                <w:szCs w:val="20"/>
              </w:rPr>
              <w:t>FCSNF-2</w:t>
            </w:r>
            <w:r>
              <w:rPr>
                <w:sz w:val="20"/>
                <w:szCs w:val="20"/>
                <w:lang w:val="en-US"/>
              </w:rPr>
              <w:t>8074</w:t>
            </w:r>
          </w:p>
        </w:tc>
        <w:tc>
          <w:tcPr>
            <w:tcW w:w="6095" w:type="dxa"/>
            <w:tcBorders>
              <w:top w:val="single" w:sz="4" w:space="0" w:color="auto"/>
              <w:left w:val="single" w:sz="4" w:space="0" w:color="auto"/>
              <w:bottom w:val="single" w:sz="4" w:space="0" w:color="auto"/>
              <w:right w:val="single" w:sz="4" w:space="0" w:color="auto"/>
            </w:tcBorders>
          </w:tcPr>
          <w:p w14:paraId="518FC45A" w14:textId="77777777" w:rsidR="001D3AF5" w:rsidRDefault="001D3AF5" w:rsidP="00410FB2">
            <w:pPr>
              <w:pStyle w:val="ad"/>
              <w:jc w:val="left"/>
              <w:rPr>
                <w:sz w:val="20"/>
                <w:szCs w:val="20"/>
              </w:rPr>
            </w:pPr>
            <w:r>
              <w:rPr>
                <w:sz w:val="20"/>
                <w:szCs w:val="20"/>
              </w:rPr>
              <w:t>Отключен контроль РК_ИК_0518</w:t>
            </w:r>
          </w:p>
          <w:p w14:paraId="18C77D70" w14:textId="5E9852A6" w:rsidR="001D3AF5" w:rsidRPr="00DB59F7" w:rsidRDefault="001D3AF5" w:rsidP="00410FB2">
            <w:pPr>
              <w:pStyle w:val="ad"/>
              <w:jc w:val="left"/>
              <w:rPr>
                <w:sz w:val="20"/>
                <w:szCs w:val="20"/>
              </w:rPr>
            </w:pPr>
            <w:r>
              <w:rPr>
                <w:sz w:val="20"/>
                <w:szCs w:val="20"/>
              </w:rPr>
              <w:t xml:space="preserve">Внесены изменения в условия наследования признака </w:t>
            </w:r>
            <w:r w:rsidRPr="00DB59F7">
              <w:rPr>
                <w:sz w:val="20"/>
                <w:szCs w:val="20"/>
              </w:rPr>
              <w:t>«Запрет закупок товаров, происходящих из иностранных государств, выполняемых работ, ока-зываемых услуг иностранными лицами» (products/product/isProhibitionForeignPurchaseObjects)</w:t>
            </w:r>
            <w:r>
              <w:rPr>
                <w:sz w:val="20"/>
                <w:szCs w:val="20"/>
              </w:rPr>
              <w:t xml:space="preserve"> из извещения</w:t>
            </w:r>
          </w:p>
        </w:tc>
      </w:tr>
      <w:tr w:rsidR="001D3AF5" w:rsidRPr="00FD5AF0" w14:paraId="1DC90608"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4DE42C83" w14:textId="60576704" w:rsidR="001D3AF5" w:rsidRDefault="001D3AF5" w:rsidP="00410FB2">
            <w:pPr>
              <w:pStyle w:val="ad"/>
              <w:rPr>
                <w:sz w:val="18"/>
                <w:szCs w:val="18"/>
              </w:rPr>
            </w:pPr>
            <w:r>
              <w:rPr>
                <w:sz w:val="18"/>
                <w:szCs w:val="18"/>
              </w:rPr>
              <w:t>9.39</w:t>
            </w:r>
          </w:p>
        </w:tc>
        <w:tc>
          <w:tcPr>
            <w:tcW w:w="1134" w:type="dxa"/>
            <w:tcBorders>
              <w:top w:val="single" w:sz="4" w:space="0" w:color="auto"/>
              <w:left w:val="single" w:sz="4" w:space="0" w:color="auto"/>
              <w:bottom w:val="single" w:sz="4" w:space="0" w:color="auto"/>
              <w:right w:val="single" w:sz="4" w:space="0" w:color="auto"/>
            </w:tcBorders>
          </w:tcPr>
          <w:p w14:paraId="458C8524" w14:textId="17654265" w:rsidR="001D3AF5" w:rsidRDefault="001D3AF5" w:rsidP="00410FB2">
            <w:pPr>
              <w:pStyle w:val="ad"/>
              <w:rPr>
                <w:sz w:val="18"/>
                <w:szCs w:val="18"/>
              </w:rPr>
            </w:pPr>
            <w:r>
              <w:rPr>
                <w:sz w:val="18"/>
                <w:szCs w:val="18"/>
              </w:rPr>
              <w:t>20.01.2026</w:t>
            </w:r>
          </w:p>
        </w:tc>
        <w:tc>
          <w:tcPr>
            <w:tcW w:w="1275" w:type="dxa"/>
            <w:tcBorders>
              <w:top w:val="single" w:sz="4" w:space="0" w:color="auto"/>
              <w:left w:val="single" w:sz="4" w:space="0" w:color="auto"/>
              <w:bottom w:val="single" w:sz="4" w:space="0" w:color="auto"/>
              <w:right w:val="single" w:sz="4" w:space="0" w:color="auto"/>
            </w:tcBorders>
          </w:tcPr>
          <w:p w14:paraId="3AB23A3C" w14:textId="2EA53EED" w:rsidR="001D3AF5" w:rsidRDefault="001D3AF5" w:rsidP="00410FB2">
            <w:pPr>
              <w:ind w:firstLine="0"/>
              <w:rPr>
                <w:sz w:val="20"/>
                <w:szCs w:val="20"/>
              </w:rPr>
            </w:pPr>
            <w:r>
              <w:rPr>
                <w:sz w:val="20"/>
                <w:szCs w:val="20"/>
              </w:rPr>
              <w:t>FCS-431767</w:t>
            </w:r>
          </w:p>
        </w:tc>
        <w:tc>
          <w:tcPr>
            <w:tcW w:w="6095" w:type="dxa"/>
            <w:tcBorders>
              <w:top w:val="single" w:sz="4" w:space="0" w:color="auto"/>
              <w:left w:val="single" w:sz="4" w:space="0" w:color="auto"/>
              <w:bottom w:val="single" w:sz="4" w:space="0" w:color="auto"/>
              <w:right w:val="single" w:sz="4" w:space="0" w:color="auto"/>
            </w:tcBorders>
          </w:tcPr>
          <w:p w14:paraId="6270D5DA" w14:textId="68DA8B19" w:rsidR="001D3AF5" w:rsidRDefault="001D3AF5" w:rsidP="00410FB2">
            <w:pPr>
              <w:pStyle w:val="ad"/>
              <w:jc w:val="left"/>
              <w:rPr>
                <w:sz w:val="20"/>
                <w:szCs w:val="20"/>
              </w:rPr>
            </w:pPr>
            <w:r>
              <w:rPr>
                <w:sz w:val="20"/>
                <w:szCs w:val="20"/>
              </w:rPr>
              <w:t xml:space="preserve">Внесены изменения в контроль </w:t>
            </w:r>
            <w:r>
              <w:rPr>
                <w:rFonts w:ascii="-apple-system" w:hAnsi="-apple-system"/>
                <w:color w:val="172B4D"/>
                <w:sz w:val="21"/>
                <w:szCs w:val="21"/>
                <w:shd w:val="clear" w:color="auto" w:fill="FFFFFF"/>
              </w:rPr>
              <w:t xml:space="preserve">РК_ИК_0520, </w:t>
            </w:r>
            <w:r w:rsidRPr="009359A4">
              <w:rPr>
                <w:rFonts w:ascii="-apple-system" w:hAnsi="-apple-system"/>
                <w:color w:val="172B4D"/>
                <w:sz w:val="21"/>
                <w:szCs w:val="21"/>
                <w:shd w:val="clear" w:color="auto" w:fill="FFFFFF"/>
              </w:rPr>
              <w:t>РК_ИК_052</w:t>
            </w:r>
            <w:r>
              <w:rPr>
                <w:rFonts w:ascii="-apple-system" w:hAnsi="-apple-system"/>
                <w:color w:val="172B4D"/>
                <w:sz w:val="21"/>
                <w:szCs w:val="21"/>
                <w:shd w:val="clear" w:color="auto" w:fill="FFFFFF"/>
              </w:rPr>
              <w:t>1</w:t>
            </w:r>
          </w:p>
        </w:tc>
      </w:tr>
      <w:tr w:rsidR="001D3AF5" w:rsidRPr="00FD5AF0" w14:paraId="184D263A"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7ED394A0" w14:textId="5551A224" w:rsidR="001D3AF5" w:rsidRDefault="001D3AF5" w:rsidP="00410FB2">
            <w:pPr>
              <w:pStyle w:val="ad"/>
              <w:rPr>
                <w:sz w:val="18"/>
                <w:szCs w:val="18"/>
              </w:rPr>
            </w:pPr>
            <w:r>
              <w:rPr>
                <w:sz w:val="18"/>
                <w:szCs w:val="18"/>
              </w:rPr>
              <w:t>9.40</w:t>
            </w:r>
          </w:p>
        </w:tc>
        <w:tc>
          <w:tcPr>
            <w:tcW w:w="1134" w:type="dxa"/>
            <w:tcBorders>
              <w:top w:val="single" w:sz="4" w:space="0" w:color="auto"/>
              <w:left w:val="single" w:sz="4" w:space="0" w:color="auto"/>
              <w:bottom w:val="single" w:sz="4" w:space="0" w:color="auto"/>
              <w:right w:val="single" w:sz="4" w:space="0" w:color="auto"/>
            </w:tcBorders>
          </w:tcPr>
          <w:p w14:paraId="15F9B1E4" w14:textId="12D29F4A" w:rsidR="001D3AF5" w:rsidRDefault="001D3AF5" w:rsidP="00410FB2">
            <w:pPr>
              <w:pStyle w:val="ad"/>
              <w:rPr>
                <w:sz w:val="18"/>
                <w:szCs w:val="18"/>
              </w:rPr>
            </w:pPr>
            <w:r>
              <w:rPr>
                <w:sz w:val="18"/>
                <w:szCs w:val="18"/>
              </w:rPr>
              <w:t>09.02.2026</w:t>
            </w:r>
          </w:p>
        </w:tc>
        <w:tc>
          <w:tcPr>
            <w:tcW w:w="1275" w:type="dxa"/>
            <w:tcBorders>
              <w:top w:val="single" w:sz="4" w:space="0" w:color="auto"/>
              <w:left w:val="single" w:sz="4" w:space="0" w:color="auto"/>
              <w:bottom w:val="single" w:sz="4" w:space="0" w:color="auto"/>
              <w:right w:val="single" w:sz="4" w:space="0" w:color="auto"/>
            </w:tcBorders>
          </w:tcPr>
          <w:p w14:paraId="1B7536DA" w14:textId="5CA0105C" w:rsidR="001D3AF5" w:rsidRDefault="001D3AF5" w:rsidP="00410FB2">
            <w:pPr>
              <w:ind w:firstLine="0"/>
              <w:rPr>
                <w:sz w:val="20"/>
                <w:szCs w:val="20"/>
              </w:rPr>
            </w:pPr>
            <w:r w:rsidRPr="00942430">
              <w:rPr>
                <w:sz w:val="20"/>
                <w:szCs w:val="20"/>
              </w:rPr>
              <w:t>FCS-439182</w:t>
            </w:r>
          </w:p>
        </w:tc>
        <w:tc>
          <w:tcPr>
            <w:tcW w:w="6095" w:type="dxa"/>
            <w:tcBorders>
              <w:top w:val="single" w:sz="4" w:space="0" w:color="auto"/>
              <w:left w:val="single" w:sz="4" w:space="0" w:color="auto"/>
              <w:bottom w:val="single" w:sz="4" w:space="0" w:color="auto"/>
              <w:right w:val="single" w:sz="4" w:space="0" w:color="auto"/>
            </w:tcBorders>
          </w:tcPr>
          <w:p w14:paraId="7AC5FB78" w14:textId="3389B843" w:rsidR="001D3AF5" w:rsidRDefault="001D3AF5" w:rsidP="00410FB2">
            <w:pPr>
              <w:pStyle w:val="ad"/>
              <w:jc w:val="left"/>
              <w:rPr>
                <w:sz w:val="20"/>
                <w:szCs w:val="20"/>
              </w:rPr>
            </w:pPr>
            <w:r w:rsidRPr="00090A1E">
              <w:rPr>
                <w:sz w:val="20"/>
                <w:szCs w:val="20"/>
              </w:rPr>
              <w:t>Скорректирован прием блока «Контрольный орган для уведомления о заключении контракта» (KOInfo).</w:t>
            </w:r>
          </w:p>
        </w:tc>
      </w:tr>
      <w:tr w:rsidR="001D3AF5" w:rsidRPr="00CF2066" w14:paraId="72240C6A"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456DCD4D" w14:textId="23E817F8" w:rsidR="001D3AF5" w:rsidRDefault="001D3AF5" w:rsidP="00C47867">
            <w:pPr>
              <w:pStyle w:val="ad"/>
              <w:rPr>
                <w:sz w:val="18"/>
                <w:szCs w:val="18"/>
              </w:rPr>
            </w:pPr>
            <w:r>
              <w:rPr>
                <w:sz w:val="18"/>
                <w:szCs w:val="18"/>
              </w:rPr>
              <w:t>9.41</w:t>
            </w:r>
          </w:p>
        </w:tc>
        <w:tc>
          <w:tcPr>
            <w:tcW w:w="1134" w:type="dxa"/>
            <w:tcBorders>
              <w:top w:val="single" w:sz="4" w:space="0" w:color="auto"/>
              <w:left w:val="single" w:sz="4" w:space="0" w:color="auto"/>
              <w:bottom w:val="single" w:sz="4" w:space="0" w:color="auto"/>
              <w:right w:val="single" w:sz="4" w:space="0" w:color="auto"/>
            </w:tcBorders>
          </w:tcPr>
          <w:p w14:paraId="2069EC06" w14:textId="145B9800" w:rsidR="001D3AF5" w:rsidRDefault="001D3AF5" w:rsidP="00C47867">
            <w:pPr>
              <w:pStyle w:val="ad"/>
              <w:rPr>
                <w:sz w:val="18"/>
                <w:szCs w:val="18"/>
              </w:rPr>
            </w:pPr>
            <w:r>
              <w:rPr>
                <w:sz w:val="18"/>
                <w:szCs w:val="18"/>
              </w:rPr>
              <w:t>19.02.2026</w:t>
            </w:r>
          </w:p>
        </w:tc>
        <w:tc>
          <w:tcPr>
            <w:tcW w:w="1275" w:type="dxa"/>
            <w:tcBorders>
              <w:top w:val="single" w:sz="4" w:space="0" w:color="auto"/>
              <w:left w:val="single" w:sz="4" w:space="0" w:color="auto"/>
              <w:bottom w:val="single" w:sz="4" w:space="0" w:color="auto"/>
              <w:right w:val="single" w:sz="4" w:space="0" w:color="auto"/>
            </w:tcBorders>
          </w:tcPr>
          <w:p w14:paraId="31FE73FE" w14:textId="5756F798" w:rsidR="001D3AF5" w:rsidRPr="00C47867" w:rsidRDefault="001D3AF5" w:rsidP="00C47867">
            <w:pPr>
              <w:ind w:firstLine="0"/>
              <w:rPr>
                <w:sz w:val="20"/>
                <w:szCs w:val="20"/>
              </w:rPr>
            </w:pPr>
            <w:r>
              <w:rPr>
                <w:sz w:val="20"/>
                <w:szCs w:val="20"/>
              </w:rPr>
              <w:t>FCSNF-27909</w:t>
            </w:r>
          </w:p>
        </w:tc>
        <w:tc>
          <w:tcPr>
            <w:tcW w:w="6095" w:type="dxa"/>
            <w:tcBorders>
              <w:top w:val="single" w:sz="4" w:space="0" w:color="auto"/>
              <w:left w:val="single" w:sz="4" w:space="0" w:color="auto"/>
              <w:bottom w:val="single" w:sz="4" w:space="0" w:color="auto"/>
              <w:right w:val="single" w:sz="4" w:space="0" w:color="auto"/>
            </w:tcBorders>
          </w:tcPr>
          <w:p w14:paraId="4D8C1C4F" w14:textId="77777777" w:rsidR="001D3AF5" w:rsidRDefault="001D3AF5" w:rsidP="00C47867">
            <w:pPr>
              <w:pStyle w:val="ad"/>
              <w:jc w:val="left"/>
              <w:rPr>
                <w:sz w:val="20"/>
                <w:szCs w:val="20"/>
              </w:rPr>
            </w:pPr>
            <w:r>
              <w:rPr>
                <w:sz w:val="20"/>
                <w:szCs w:val="20"/>
              </w:rPr>
              <w:t>1.Добавлены блоки:</w:t>
            </w:r>
          </w:p>
          <w:p w14:paraId="53F2E2AB" w14:textId="5DE03025" w:rsidR="001D3AF5" w:rsidRDefault="001D3AF5" w:rsidP="002A67BA">
            <w:pPr>
              <w:pStyle w:val="ad"/>
              <w:numPr>
                <w:ilvl w:val="0"/>
                <w:numId w:val="288"/>
              </w:numPr>
              <w:jc w:val="left"/>
              <w:rPr>
                <w:sz w:val="20"/>
                <w:szCs w:val="20"/>
                <w:lang w:val="en-US"/>
              </w:rPr>
            </w:pPr>
            <w:r w:rsidRPr="00C47867">
              <w:rPr>
                <w:sz w:val="20"/>
                <w:szCs w:val="20"/>
                <w:lang w:val="en-US"/>
              </w:rPr>
              <w:t>"</w:t>
            </w:r>
            <w:r w:rsidRPr="00C47867">
              <w:rPr>
                <w:sz w:val="20"/>
                <w:szCs w:val="20"/>
              </w:rPr>
              <w:t>Реестровые</w:t>
            </w:r>
            <w:r w:rsidRPr="00C47867">
              <w:rPr>
                <w:sz w:val="20"/>
                <w:szCs w:val="20"/>
                <w:lang w:val="en-US"/>
              </w:rPr>
              <w:t xml:space="preserve"> </w:t>
            </w:r>
            <w:r w:rsidRPr="00C47867">
              <w:rPr>
                <w:sz w:val="20"/>
                <w:szCs w:val="20"/>
              </w:rPr>
              <w:t>номера</w:t>
            </w:r>
            <w:r w:rsidRPr="00C47867">
              <w:rPr>
                <w:sz w:val="20"/>
                <w:szCs w:val="20"/>
                <w:lang w:val="en-US"/>
              </w:rPr>
              <w:t>" (products/product/drugPurchaseObjectInfo/drugInfoUsingReferenceInfo/MNNsInfo/MNNInfo/positionsTradeName/positionTradeName/registrationNumbersInfo)</w:t>
            </w:r>
          </w:p>
          <w:p w14:paraId="157B6A0E" w14:textId="77777777" w:rsidR="001D3AF5" w:rsidRDefault="001D3AF5" w:rsidP="002A67BA">
            <w:pPr>
              <w:pStyle w:val="ad"/>
              <w:numPr>
                <w:ilvl w:val="0"/>
                <w:numId w:val="288"/>
              </w:numPr>
              <w:jc w:val="left"/>
              <w:rPr>
                <w:sz w:val="20"/>
                <w:szCs w:val="20"/>
                <w:lang w:val="en-US"/>
              </w:rPr>
            </w:pPr>
            <w:r w:rsidRPr="00C47867">
              <w:rPr>
                <w:sz w:val="20"/>
                <w:szCs w:val="20"/>
                <w:lang w:val="en-US"/>
              </w:rPr>
              <w:t>"Реестровые номера" (products/product/drugPurchaseObjectInfo/drugInfoUsingReferenceInfo/MNNsInfo/MNNInfo/positionsTradeName/positionTradeName/positionTradeNameUsingTextForm/registrationNumbersInfo)</w:t>
            </w:r>
          </w:p>
          <w:p w14:paraId="09B4A4D4" w14:textId="2D8DC2A3" w:rsidR="001D3AF5" w:rsidRPr="00E52BBF" w:rsidRDefault="001D3AF5" w:rsidP="00C47867">
            <w:pPr>
              <w:pStyle w:val="ad"/>
              <w:jc w:val="left"/>
              <w:rPr>
                <w:sz w:val="20"/>
                <w:szCs w:val="20"/>
              </w:rPr>
            </w:pPr>
            <w:r>
              <w:rPr>
                <w:sz w:val="20"/>
                <w:szCs w:val="20"/>
              </w:rPr>
              <w:t xml:space="preserve">2.Доработаны контроли </w:t>
            </w:r>
            <w:r w:rsidRPr="00CF2066">
              <w:rPr>
                <w:sz w:val="20"/>
                <w:szCs w:val="20"/>
              </w:rPr>
              <w:t>РК_ИК_0517</w:t>
            </w:r>
            <w:r>
              <w:rPr>
                <w:sz w:val="20"/>
                <w:szCs w:val="20"/>
              </w:rPr>
              <w:t xml:space="preserve">, </w:t>
            </w:r>
            <w:r w:rsidRPr="00CF2066">
              <w:rPr>
                <w:sz w:val="20"/>
                <w:szCs w:val="20"/>
              </w:rPr>
              <w:t>РК_ИК_0246</w:t>
            </w:r>
          </w:p>
        </w:tc>
      </w:tr>
      <w:tr w:rsidR="001D3AF5" w:rsidRPr="00CF2066" w14:paraId="3A67C2C3"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5EF43871" w14:textId="7913747A" w:rsidR="001D3AF5" w:rsidRDefault="001D3AF5" w:rsidP="00E52BBF">
            <w:pPr>
              <w:pStyle w:val="ad"/>
              <w:rPr>
                <w:sz w:val="18"/>
                <w:szCs w:val="18"/>
              </w:rPr>
            </w:pPr>
            <w:r>
              <w:rPr>
                <w:sz w:val="18"/>
                <w:szCs w:val="18"/>
              </w:rPr>
              <w:t>9.42</w:t>
            </w:r>
          </w:p>
        </w:tc>
        <w:tc>
          <w:tcPr>
            <w:tcW w:w="1134" w:type="dxa"/>
            <w:tcBorders>
              <w:top w:val="single" w:sz="4" w:space="0" w:color="auto"/>
              <w:left w:val="single" w:sz="4" w:space="0" w:color="auto"/>
              <w:bottom w:val="single" w:sz="4" w:space="0" w:color="auto"/>
              <w:right w:val="single" w:sz="4" w:space="0" w:color="auto"/>
            </w:tcBorders>
          </w:tcPr>
          <w:p w14:paraId="5A261D38" w14:textId="42DB2BF8" w:rsidR="001D3AF5" w:rsidRDefault="001D3AF5" w:rsidP="00E52BBF">
            <w:pPr>
              <w:pStyle w:val="ad"/>
              <w:rPr>
                <w:sz w:val="18"/>
                <w:szCs w:val="18"/>
              </w:rPr>
            </w:pPr>
            <w:r>
              <w:rPr>
                <w:sz w:val="18"/>
                <w:szCs w:val="18"/>
              </w:rPr>
              <w:t>03.03.2026</w:t>
            </w:r>
          </w:p>
        </w:tc>
        <w:tc>
          <w:tcPr>
            <w:tcW w:w="1275" w:type="dxa"/>
            <w:tcBorders>
              <w:top w:val="single" w:sz="4" w:space="0" w:color="auto"/>
              <w:left w:val="single" w:sz="4" w:space="0" w:color="auto"/>
              <w:bottom w:val="single" w:sz="4" w:space="0" w:color="auto"/>
              <w:right w:val="single" w:sz="4" w:space="0" w:color="auto"/>
            </w:tcBorders>
          </w:tcPr>
          <w:p w14:paraId="1A81169F" w14:textId="77777777" w:rsidR="001D3AF5" w:rsidRDefault="001D3AF5" w:rsidP="00E52BBF">
            <w:pPr>
              <w:ind w:firstLine="0"/>
              <w:rPr>
                <w:sz w:val="20"/>
                <w:szCs w:val="20"/>
              </w:rPr>
            </w:pPr>
            <w:r w:rsidRPr="00E52BBF">
              <w:rPr>
                <w:sz w:val="20"/>
                <w:szCs w:val="20"/>
              </w:rPr>
              <w:t>FCS-435080</w:t>
            </w:r>
          </w:p>
          <w:p w14:paraId="26AE6F40" w14:textId="7D415229" w:rsidR="001D3AF5" w:rsidRDefault="001D3AF5" w:rsidP="00E52BBF">
            <w:pPr>
              <w:ind w:firstLine="0"/>
              <w:rPr>
                <w:sz w:val="20"/>
                <w:szCs w:val="20"/>
              </w:rPr>
            </w:pPr>
            <w:r w:rsidRPr="00E52BBF">
              <w:rPr>
                <w:sz w:val="20"/>
                <w:szCs w:val="20"/>
              </w:rPr>
              <w:t>FCS-440684</w:t>
            </w:r>
          </w:p>
        </w:tc>
        <w:tc>
          <w:tcPr>
            <w:tcW w:w="6095" w:type="dxa"/>
            <w:tcBorders>
              <w:top w:val="single" w:sz="4" w:space="0" w:color="auto"/>
              <w:left w:val="single" w:sz="4" w:space="0" w:color="auto"/>
              <w:bottom w:val="single" w:sz="4" w:space="0" w:color="auto"/>
              <w:right w:val="single" w:sz="4" w:space="0" w:color="auto"/>
            </w:tcBorders>
          </w:tcPr>
          <w:p w14:paraId="0CEEA620" w14:textId="7C04E454" w:rsidR="001D3AF5" w:rsidRDefault="001D3AF5" w:rsidP="00E52BBF">
            <w:pPr>
              <w:pStyle w:val="ad"/>
              <w:jc w:val="left"/>
              <w:rPr>
                <w:sz w:val="20"/>
                <w:szCs w:val="20"/>
              </w:rPr>
            </w:pPr>
            <w:r w:rsidRPr="00E52BBF">
              <w:rPr>
                <w:sz w:val="20"/>
                <w:szCs w:val="20"/>
              </w:rPr>
              <w:t>Внесены изменения в РК_ИК_0120 – добавлено условие отправки бо по документу на контроль</w:t>
            </w:r>
          </w:p>
        </w:tc>
      </w:tr>
      <w:tr w:rsidR="001D3AF5" w:rsidRPr="001D3AF5" w14:paraId="15728194"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7446347B" w14:textId="75370031" w:rsidR="001D3AF5" w:rsidRDefault="001D3AF5" w:rsidP="00CE1A8D">
            <w:pPr>
              <w:pStyle w:val="ad"/>
              <w:rPr>
                <w:sz w:val="18"/>
                <w:szCs w:val="18"/>
              </w:rPr>
            </w:pPr>
            <w:r>
              <w:rPr>
                <w:sz w:val="18"/>
                <w:szCs w:val="18"/>
              </w:rPr>
              <w:t>9.41</w:t>
            </w:r>
          </w:p>
        </w:tc>
        <w:tc>
          <w:tcPr>
            <w:tcW w:w="1134" w:type="dxa"/>
            <w:tcBorders>
              <w:top w:val="single" w:sz="4" w:space="0" w:color="auto"/>
              <w:left w:val="single" w:sz="4" w:space="0" w:color="auto"/>
              <w:bottom w:val="single" w:sz="4" w:space="0" w:color="auto"/>
              <w:right w:val="single" w:sz="4" w:space="0" w:color="auto"/>
            </w:tcBorders>
          </w:tcPr>
          <w:p w14:paraId="44583BCF" w14:textId="5A0F3C94" w:rsidR="001D3AF5" w:rsidRDefault="001D3AF5" w:rsidP="00CE1A8D">
            <w:pPr>
              <w:pStyle w:val="ad"/>
              <w:rPr>
                <w:sz w:val="18"/>
                <w:szCs w:val="18"/>
              </w:rPr>
            </w:pPr>
            <w:r>
              <w:rPr>
                <w:sz w:val="18"/>
                <w:szCs w:val="18"/>
              </w:rPr>
              <w:t>19.02.2026</w:t>
            </w:r>
          </w:p>
        </w:tc>
        <w:tc>
          <w:tcPr>
            <w:tcW w:w="1275" w:type="dxa"/>
            <w:tcBorders>
              <w:top w:val="single" w:sz="4" w:space="0" w:color="auto"/>
              <w:left w:val="single" w:sz="4" w:space="0" w:color="auto"/>
              <w:bottom w:val="single" w:sz="4" w:space="0" w:color="auto"/>
              <w:right w:val="single" w:sz="4" w:space="0" w:color="auto"/>
            </w:tcBorders>
          </w:tcPr>
          <w:p w14:paraId="4E07B1A6" w14:textId="08EDAA0A" w:rsidR="001D3AF5" w:rsidRPr="00E52BBF" w:rsidRDefault="001D3AF5" w:rsidP="00CE1A8D">
            <w:pPr>
              <w:ind w:firstLine="0"/>
              <w:rPr>
                <w:sz w:val="20"/>
                <w:szCs w:val="20"/>
              </w:rPr>
            </w:pPr>
            <w:r>
              <w:rPr>
                <w:sz w:val="20"/>
                <w:szCs w:val="20"/>
              </w:rPr>
              <w:t>FCSNF-28675</w:t>
            </w:r>
          </w:p>
        </w:tc>
        <w:tc>
          <w:tcPr>
            <w:tcW w:w="6095" w:type="dxa"/>
            <w:tcBorders>
              <w:top w:val="single" w:sz="4" w:space="0" w:color="auto"/>
              <w:left w:val="single" w:sz="4" w:space="0" w:color="auto"/>
              <w:bottom w:val="single" w:sz="4" w:space="0" w:color="auto"/>
              <w:right w:val="single" w:sz="4" w:space="0" w:color="auto"/>
            </w:tcBorders>
          </w:tcPr>
          <w:p w14:paraId="1A28DBA9" w14:textId="0B49721B" w:rsidR="001D3AF5" w:rsidRDefault="001D3AF5" w:rsidP="00CE1A8D">
            <w:pPr>
              <w:pStyle w:val="ad"/>
              <w:jc w:val="left"/>
              <w:rPr>
                <w:sz w:val="20"/>
                <w:szCs w:val="20"/>
              </w:rPr>
            </w:pPr>
            <w:r>
              <w:rPr>
                <w:sz w:val="20"/>
                <w:szCs w:val="20"/>
              </w:rPr>
              <w:t>Изменено правио приема блоков (</w:t>
            </w:r>
            <w:r w:rsidRPr="00E8530C">
              <w:rPr>
                <w:sz w:val="20"/>
                <w:szCs w:val="20"/>
              </w:rPr>
              <w:t>принимается и сохраняется из пакета для контрактов, первая версия которых размещена после выхода 16.1</w:t>
            </w:r>
            <w:r>
              <w:rPr>
                <w:sz w:val="20"/>
                <w:szCs w:val="20"/>
              </w:rPr>
              <w:t>):</w:t>
            </w:r>
          </w:p>
          <w:p w14:paraId="2C7FB15F" w14:textId="77777777" w:rsidR="001D3AF5" w:rsidRDefault="001D3AF5" w:rsidP="002A67BA">
            <w:pPr>
              <w:pStyle w:val="ad"/>
              <w:numPr>
                <w:ilvl w:val="0"/>
                <w:numId w:val="288"/>
              </w:numPr>
              <w:jc w:val="left"/>
              <w:rPr>
                <w:sz w:val="20"/>
                <w:szCs w:val="20"/>
                <w:lang w:val="en-US"/>
              </w:rPr>
            </w:pPr>
            <w:r w:rsidRPr="00C47867">
              <w:rPr>
                <w:sz w:val="20"/>
                <w:szCs w:val="20"/>
                <w:lang w:val="en-US"/>
              </w:rPr>
              <w:t>"</w:t>
            </w:r>
            <w:r w:rsidRPr="00C47867">
              <w:rPr>
                <w:sz w:val="20"/>
                <w:szCs w:val="20"/>
              </w:rPr>
              <w:t>Реестровые</w:t>
            </w:r>
            <w:r w:rsidRPr="00C47867">
              <w:rPr>
                <w:sz w:val="20"/>
                <w:szCs w:val="20"/>
                <w:lang w:val="en-US"/>
              </w:rPr>
              <w:t xml:space="preserve"> </w:t>
            </w:r>
            <w:r w:rsidRPr="00C47867">
              <w:rPr>
                <w:sz w:val="20"/>
                <w:szCs w:val="20"/>
              </w:rPr>
              <w:t>номера</w:t>
            </w:r>
            <w:r w:rsidRPr="00C47867">
              <w:rPr>
                <w:sz w:val="20"/>
                <w:szCs w:val="20"/>
                <w:lang w:val="en-US"/>
              </w:rPr>
              <w:t>" (products/product/drugPurchaseObjectInfo/drugInfoUsingReferenceInfo/MNNsInfo/MNNInfo/positionsTradeName/positionTradeName/registrationNumbersInfo)</w:t>
            </w:r>
          </w:p>
          <w:p w14:paraId="18371D7A" w14:textId="21A0307B" w:rsidR="001D3AF5" w:rsidRPr="00CE1A8D" w:rsidRDefault="001D3AF5" w:rsidP="002A67BA">
            <w:pPr>
              <w:pStyle w:val="ad"/>
              <w:numPr>
                <w:ilvl w:val="0"/>
                <w:numId w:val="288"/>
              </w:numPr>
              <w:jc w:val="left"/>
              <w:rPr>
                <w:sz w:val="20"/>
                <w:szCs w:val="20"/>
                <w:lang w:val="en-US"/>
              </w:rPr>
            </w:pPr>
            <w:r w:rsidRPr="00C47867">
              <w:rPr>
                <w:sz w:val="20"/>
                <w:szCs w:val="20"/>
                <w:lang w:val="en-US"/>
              </w:rPr>
              <w:t>"Реестровые номера" (products/product/drugPurchaseObjectInfo/drugInfoUsingReferenceInfo/MNNsInfo/MNNInfo/positionsTradeName/positionTradeName/positionTradeNameUsingTextForm/registrationNumbersInfo)</w:t>
            </w:r>
          </w:p>
        </w:tc>
      </w:tr>
      <w:tr w:rsidR="001D3AF5" w:rsidRPr="00CE1A8D" w14:paraId="63FB0837"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6437679C" w14:textId="6CEEE172" w:rsidR="001D3AF5" w:rsidRDefault="001D3AF5" w:rsidP="00CE1A8D">
            <w:pPr>
              <w:pStyle w:val="ad"/>
              <w:rPr>
                <w:sz w:val="18"/>
                <w:szCs w:val="18"/>
              </w:rPr>
            </w:pPr>
            <w:r>
              <w:rPr>
                <w:sz w:val="18"/>
                <w:szCs w:val="18"/>
              </w:rPr>
              <w:t>9.42</w:t>
            </w:r>
          </w:p>
        </w:tc>
        <w:tc>
          <w:tcPr>
            <w:tcW w:w="1134" w:type="dxa"/>
            <w:tcBorders>
              <w:top w:val="single" w:sz="4" w:space="0" w:color="auto"/>
              <w:left w:val="single" w:sz="4" w:space="0" w:color="auto"/>
              <w:bottom w:val="single" w:sz="4" w:space="0" w:color="auto"/>
              <w:right w:val="single" w:sz="4" w:space="0" w:color="auto"/>
            </w:tcBorders>
          </w:tcPr>
          <w:p w14:paraId="3C8EB8EB" w14:textId="4BE0948A" w:rsidR="001D3AF5" w:rsidRDefault="001D3AF5" w:rsidP="00CE1A8D">
            <w:pPr>
              <w:pStyle w:val="ad"/>
              <w:rPr>
                <w:sz w:val="18"/>
                <w:szCs w:val="18"/>
              </w:rPr>
            </w:pPr>
            <w:r>
              <w:rPr>
                <w:sz w:val="18"/>
                <w:szCs w:val="18"/>
              </w:rPr>
              <w:t>18.03.2026</w:t>
            </w:r>
          </w:p>
        </w:tc>
        <w:tc>
          <w:tcPr>
            <w:tcW w:w="1275" w:type="dxa"/>
            <w:tcBorders>
              <w:top w:val="single" w:sz="4" w:space="0" w:color="auto"/>
              <w:left w:val="single" w:sz="4" w:space="0" w:color="auto"/>
              <w:bottom w:val="single" w:sz="4" w:space="0" w:color="auto"/>
              <w:right w:val="single" w:sz="4" w:space="0" w:color="auto"/>
            </w:tcBorders>
          </w:tcPr>
          <w:p w14:paraId="4F005969" w14:textId="7D91C3FC" w:rsidR="001D3AF5" w:rsidRDefault="001D3AF5" w:rsidP="00CE1A8D">
            <w:pPr>
              <w:ind w:firstLine="0"/>
              <w:rPr>
                <w:sz w:val="20"/>
                <w:szCs w:val="20"/>
              </w:rPr>
            </w:pPr>
            <w:r w:rsidRPr="00C42199">
              <w:rPr>
                <w:sz w:val="20"/>
                <w:szCs w:val="20"/>
              </w:rPr>
              <w:t>FCSNF-2</w:t>
            </w:r>
            <w:r>
              <w:rPr>
                <w:sz w:val="20"/>
                <w:szCs w:val="20"/>
              </w:rPr>
              <w:t>8679</w:t>
            </w:r>
          </w:p>
        </w:tc>
        <w:tc>
          <w:tcPr>
            <w:tcW w:w="6095" w:type="dxa"/>
            <w:tcBorders>
              <w:top w:val="single" w:sz="4" w:space="0" w:color="auto"/>
              <w:left w:val="single" w:sz="4" w:space="0" w:color="auto"/>
              <w:bottom w:val="single" w:sz="4" w:space="0" w:color="auto"/>
              <w:right w:val="single" w:sz="4" w:space="0" w:color="auto"/>
            </w:tcBorders>
          </w:tcPr>
          <w:p w14:paraId="5A7DA2DB" w14:textId="54DEB3CB" w:rsidR="001D3AF5" w:rsidRDefault="001D3AF5" w:rsidP="00CE1A8D">
            <w:pPr>
              <w:pStyle w:val="ad"/>
              <w:jc w:val="left"/>
              <w:rPr>
                <w:sz w:val="20"/>
                <w:szCs w:val="20"/>
              </w:rPr>
            </w:pPr>
            <w:r w:rsidRPr="00C42199">
              <w:rPr>
                <w:sz w:val="20"/>
                <w:szCs w:val="20"/>
              </w:rPr>
              <w:t xml:space="preserve">В разделе </w:t>
            </w:r>
            <w:r>
              <w:rPr>
                <w:sz w:val="20"/>
                <w:szCs w:val="20"/>
              </w:rPr>
              <w:fldChar w:fldCharType="begin"/>
            </w:r>
            <w:r>
              <w:rPr>
                <w:sz w:val="20"/>
                <w:szCs w:val="20"/>
              </w:rPr>
              <w:instrText xml:space="preserve"> REF _Ref101450680 \r \h </w:instrText>
            </w:r>
            <w:r>
              <w:rPr>
                <w:sz w:val="20"/>
                <w:szCs w:val="20"/>
              </w:rPr>
            </w:r>
            <w:r>
              <w:rPr>
                <w:sz w:val="20"/>
                <w:szCs w:val="20"/>
              </w:rPr>
              <w:fldChar w:fldCharType="separate"/>
            </w:r>
            <w:r>
              <w:rPr>
                <w:sz w:val="20"/>
                <w:szCs w:val="20"/>
              </w:rPr>
              <w:t>3.5.1.4.4.1</w:t>
            </w:r>
            <w:r>
              <w:rPr>
                <w:sz w:val="20"/>
                <w:szCs w:val="20"/>
              </w:rPr>
              <w:fldChar w:fldCharType="end"/>
            </w:r>
            <w:r w:rsidRPr="00C42199">
              <w:rPr>
                <w:sz w:val="20"/>
                <w:szCs w:val="20"/>
              </w:rPr>
              <w:tab/>
              <w:t>«Информация (проект информации) о заключенном контракте» доработан прием полей:</w:t>
            </w:r>
          </w:p>
          <w:p w14:paraId="20DD986E" w14:textId="77777777" w:rsidR="001D3AF5" w:rsidRPr="00EE62B9" w:rsidRDefault="001D3AF5" w:rsidP="00C42199">
            <w:pPr>
              <w:pStyle w:val="ad"/>
              <w:jc w:val="left"/>
              <w:rPr>
                <w:sz w:val="20"/>
                <w:szCs w:val="20"/>
              </w:rPr>
            </w:pPr>
            <w:r w:rsidRPr="00EE62B9">
              <w:rPr>
                <w:sz w:val="20"/>
                <w:szCs w:val="20"/>
              </w:rPr>
              <w:t>- поле «К закупке применяется национальный режим в соответствии со статьей 14 Закона № 44-ФЗ» (isSt14NationalTreatment),</w:t>
            </w:r>
          </w:p>
          <w:p w14:paraId="702D8AE0" w14:textId="77777777" w:rsidR="001D3AF5" w:rsidRPr="00EE62B9" w:rsidRDefault="001D3AF5" w:rsidP="00C42199">
            <w:pPr>
              <w:pStyle w:val="ad"/>
              <w:jc w:val="left"/>
              <w:rPr>
                <w:sz w:val="20"/>
                <w:szCs w:val="20"/>
              </w:rPr>
            </w:pPr>
            <w:r w:rsidRPr="00EE62B9">
              <w:rPr>
                <w:sz w:val="20"/>
                <w:szCs w:val="20"/>
              </w:rPr>
              <w:t>- поле «Предустановлено программное обеспечение» (isSoftware),</w:t>
            </w:r>
          </w:p>
          <w:p w14:paraId="1E35A831" w14:textId="77777777" w:rsidR="001D3AF5" w:rsidRPr="00EE62B9" w:rsidRDefault="001D3AF5" w:rsidP="00C42199">
            <w:pPr>
              <w:pStyle w:val="ad"/>
              <w:jc w:val="left"/>
              <w:rPr>
                <w:sz w:val="20"/>
                <w:szCs w:val="20"/>
              </w:rPr>
            </w:pPr>
            <w:r w:rsidRPr="00EE62B9">
              <w:rPr>
                <w:sz w:val="20"/>
                <w:szCs w:val="20"/>
              </w:rPr>
              <w:lastRenderedPageBreak/>
              <w:t>- поле «Запрет закупок товаров, происходящих из иностранных государств, выполняемых работ, оказываемых услуг иностранными лицами» (isProhibitionForeignPurchaseObjects),</w:t>
            </w:r>
          </w:p>
          <w:p w14:paraId="62C7B3E5" w14:textId="77777777" w:rsidR="001D3AF5" w:rsidRDefault="001D3AF5" w:rsidP="00CE1A8D">
            <w:pPr>
              <w:pStyle w:val="ad"/>
              <w:jc w:val="left"/>
              <w:rPr>
                <w:sz w:val="20"/>
                <w:szCs w:val="20"/>
              </w:rPr>
            </w:pPr>
            <w:r w:rsidRPr="00EE62B9">
              <w:rPr>
                <w:sz w:val="20"/>
                <w:szCs w:val="20"/>
              </w:rPr>
              <w:t>- блок «Реестровый номер» (registrationNumbersInfo).</w:t>
            </w:r>
          </w:p>
          <w:p w14:paraId="5B72F3AD" w14:textId="68DB4A5A" w:rsidR="001D3AF5" w:rsidRDefault="001D3AF5" w:rsidP="00A5216E">
            <w:pPr>
              <w:pStyle w:val="ad"/>
              <w:jc w:val="left"/>
              <w:rPr>
                <w:sz w:val="20"/>
                <w:szCs w:val="20"/>
              </w:rPr>
            </w:pPr>
            <w:r w:rsidRPr="00EE62B9">
              <w:rPr>
                <w:sz w:val="20"/>
                <w:szCs w:val="20"/>
              </w:rPr>
              <w:t>Скорректированы условия срабатывания контрол</w:t>
            </w:r>
            <w:r>
              <w:rPr>
                <w:sz w:val="20"/>
                <w:szCs w:val="20"/>
              </w:rPr>
              <w:t xml:space="preserve">я </w:t>
            </w:r>
            <w:r w:rsidRPr="00EE62B9">
              <w:rPr>
                <w:sz w:val="20"/>
                <w:szCs w:val="20"/>
              </w:rPr>
              <w:t>РК_ИК_0517</w:t>
            </w:r>
          </w:p>
        </w:tc>
      </w:tr>
      <w:tr w:rsidR="001D3AF5" w:rsidRPr="00733739" w14:paraId="4CD220F4"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2DB86C14" w14:textId="4F1258FF" w:rsidR="001D3AF5" w:rsidRDefault="001D3AF5" w:rsidP="00CE1A8D">
            <w:pPr>
              <w:pStyle w:val="ad"/>
              <w:rPr>
                <w:sz w:val="18"/>
                <w:szCs w:val="18"/>
              </w:rPr>
            </w:pPr>
            <w:r>
              <w:rPr>
                <w:sz w:val="18"/>
                <w:szCs w:val="18"/>
              </w:rPr>
              <w:lastRenderedPageBreak/>
              <w:t>9.43</w:t>
            </w:r>
          </w:p>
        </w:tc>
        <w:tc>
          <w:tcPr>
            <w:tcW w:w="1134" w:type="dxa"/>
            <w:tcBorders>
              <w:top w:val="single" w:sz="4" w:space="0" w:color="auto"/>
              <w:left w:val="single" w:sz="4" w:space="0" w:color="auto"/>
              <w:bottom w:val="single" w:sz="4" w:space="0" w:color="auto"/>
              <w:right w:val="single" w:sz="4" w:space="0" w:color="auto"/>
            </w:tcBorders>
          </w:tcPr>
          <w:p w14:paraId="1717078C" w14:textId="23CE07E3" w:rsidR="001D3AF5" w:rsidRDefault="001D3AF5" w:rsidP="00CE1A8D">
            <w:pPr>
              <w:pStyle w:val="ad"/>
              <w:rPr>
                <w:sz w:val="18"/>
                <w:szCs w:val="18"/>
              </w:rPr>
            </w:pPr>
            <w:r>
              <w:rPr>
                <w:sz w:val="18"/>
                <w:szCs w:val="18"/>
              </w:rPr>
              <w:t>31.03.2026</w:t>
            </w:r>
          </w:p>
        </w:tc>
        <w:tc>
          <w:tcPr>
            <w:tcW w:w="1275" w:type="dxa"/>
            <w:tcBorders>
              <w:top w:val="single" w:sz="4" w:space="0" w:color="auto"/>
              <w:left w:val="single" w:sz="4" w:space="0" w:color="auto"/>
              <w:bottom w:val="single" w:sz="4" w:space="0" w:color="auto"/>
              <w:right w:val="single" w:sz="4" w:space="0" w:color="auto"/>
            </w:tcBorders>
          </w:tcPr>
          <w:p w14:paraId="4FE52FDD" w14:textId="53D3C24D" w:rsidR="001D3AF5" w:rsidRPr="00C42199" w:rsidRDefault="001D3AF5" w:rsidP="00CE1A8D">
            <w:pPr>
              <w:ind w:firstLine="0"/>
              <w:rPr>
                <w:sz w:val="20"/>
                <w:szCs w:val="20"/>
              </w:rPr>
            </w:pPr>
            <w:r w:rsidRPr="00733739">
              <w:rPr>
                <w:sz w:val="20"/>
                <w:szCs w:val="20"/>
              </w:rPr>
              <w:t>FCS-453664</w:t>
            </w:r>
          </w:p>
        </w:tc>
        <w:tc>
          <w:tcPr>
            <w:tcW w:w="6095" w:type="dxa"/>
            <w:tcBorders>
              <w:top w:val="single" w:sz="4" w:space="0" w:color="auto"/>
              <w:left w:val="single" w:sz="4" w:space="0" w:color="auto"/>
              <w:bottom w:val="single" w:sz="4" w:space="0" w:color="auto"/>
              <w:right w:val="single" w:sz="4" w:space="0" w:color="auto"/>
            </w:tcBorders>
          </w:tcPr>
          <w:p w14:paraId="43AD2A01" w14:textId="77777777" w:rsidR="001D3AF5" w:rsidRDefault="001D3AF5" w:rsidP="00733739">
            <w:pPr>
              <w:pStyle w:val="ad"/>
              <w:jc w:val="left"/>
              <w:rPr>
                <w:sz w:val="20"/>
                <w:szCs w:val="20"/>
              </w:rPr>
            </w:pPr>
            <w:r>
              <w:rPr>
                <w:sz w:val="20"/>
                <w:szCs w:val="20"/>
              </w:rPr>
              <w:t>1.Внесены изменения в прием блоков:</w:t>
            </w:r>
          </w:p>
          <w:p w14:paraId="13FFC0E1" w14:textId="77777777" w:rsidR="001D3AF5" w:rsidRDefault="001D3AF5" w:rsidP="00733739">
            <w:pPr>
              <w:pStyle w:val="ad"/>
              <w:jc w:val="left"/>
              <w:rPr>
                <w:sz w:val="20"/>
                <w:szCs w:val="20"/>
                <w:lang w:val="en-US"/>
              </w:rPr>
            </w:pPr>
            <w:r w:rsidRPr="00733739">
              <w:rPr>
                <w:sz w:val="20"/>
                <w:szCs w:val="20"/>
                <w:lang w:val="en-US"/>
              </w:rPr>
              <w:t>«</w:t>
            </w:r>
            <w:r w:rsidRPr="00733739">
              <w:rPr>
                <w:sz w:val="20"/>
                <w:szCs w:val="20"/>
              </w:rPr>
              <w:t>Страна</w:t>
            </w:r>
            <w:r w:rsidRPr="00733739">
              <w:rPr>
                <w:sz w:val="20"/>
                <w:szCs w:val="20"/>
                <w:lang w:val="en-US"/>
              </w:rPr>
              <w:t xml:space="preserve"> </w:t>
            </w:r>
            <w:r w:rsidRPr="00733739">
              <w:rPr>
                <w:sz w:val="20"/>
                <w:szCs w:val="20"/>
              </w:rPr>
              <w:t>происхождения</w:t>
            </w:r>
            <w:r w:rsidRPr="00733739">
              <w:rPr>
                <w:sz w:val="20"/>
                <w:szCs w:val="20"/>
                <w:lang w:val="en-US"/>
              </w:rPr>
              <w:t xml:space="preserve"> </w:t>
            </w:r>
            <w:r w:rsidRPr="00733739">
              <w:rPr>
                <w:sz w:val="20"/>
                <w:szCs w:val="20"/>
              </w:rPr>
              <w:t>товара</w:t>
            </w:r>
            <w:r w:rsidRPr="00733739">
              <w:rPr>
                <w:sz w:val="20"/>
                <w:szCs w:val="20"/>
                <w:lang w:val="en-US"/>
              </w:rPr>
              <w:t>» (drugInfoUsingReferenceIn-fo/MNNsInfo/MNNInfo/positionsTradeName/positionTradeName/registrationNumbersInfo/originCountryInfo)</w:t>
            </w:r>
          </w:p>
          <w:p w14:paraId="209FEA1C" w14:textId="77777777" w:rsidR="001D3AF5" w:rsidRDefault="001D3AF5" w:rsidP="00733739">
            <w:pPr>
              <w:pStyle w:val="ad"/>
              <w:jc w:val="left"/>
              <w:rPr>
                <w:sz w:val="20"/>
                <w:szCs w:val="20"/>
                <w:lang w:val="en-US"/>
              </w:rPr>
            </w:pPr>
            <w:r w:rsidRPr="00733739">
              <w:rPr>
                <w:sz w:val="20"/>
                <w:szCs w:val="20"/>
                <w:lang w:val="en-US"/>
              </w:rPr>
              <w:t>«Страна происхождения товара» (drugInfoUsingReferenceIn-fo/MNNsInfo/MNNInfo/positionsTradeName/positionTradeName/positionTradeNameUsingTextForm/registrationNumbersInfo/originCountryInfo)</w:t>
            </w:r>
          </w:p>
          <w:p w14:paraId="266A086E" w14:textId="73322CE0" w:rsidR="001D3AF5" w:rsidRPr="00733739" w:rsidRDefault="001D3AF5" w:rsidP="00733739">
            <w:pPr>
              <w:pStyle w:val="ad"/>
              <w:jc w:val="left"/>
              <w:rPr>
                <w:sz w:val="20"/>
                <w:szCs w:val="20"/>
              </w:rPr>
            </w:pPr>
            <w:r>
              <w:rPr>
                <w:sz w:val="20"/>
                <w:szCs w:val="20"/>
              </w:rPr>
              <w:t xml:space="preserve">2.Изменены проверяемые поля в контроле </w:t>
            </w:r>
            <w:r w:rsidRPr="00CF2066">
              <w:rPr>
                <w:sz w:val="20"/>
                <w:szCs w:val="20"/>
              </w:rPr>
              <w:t>РК_ИК_0246</w:t>
            </w:r>
          </w:p>
        </w:tc>
      </w:tr>
      <w:tr w:rsidR="001D3AF5" w:rsidRPr="00733739" w14:paraId="4A9E6E28"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1E1EFC17" w14:textId="4C885BD8" w:rsidR="001D3AF5" w:rsidRDefault="001D3AF5" w:rsidP="00CE1A8D">
            <w:pPr>
              <w:pStyle w:val="ad"/>
              <w:rPr>
                <w:sz w:val="18"/>
                <w:szCs w:val="18"/>
              </w:rPr>
            </w:pPr>
            <w:r>
              <w:rPr>
                <w:sz w:val="18"/>
                <w:szCs w:val="18"/>
              </w:rPr>
              <w:t>9.44</w:t>
            </w:r>
          </w:p>
        </w:tc>
        <w:tc>
          <w:tcPr>
            <w:tcW w:w="1134" w:type="dxa"/>
            <w:tcBorders>
              <w:top w:val="single" w:sz="4" w:space="0" w:color="auto"/>
              <w:left w:val="single" w:sz="4" w:space="0" w:color="auto"/>
              <w:bottom w:val="single" w:sz="4" w:space="0" w:color="auto"/>
              <w:right w:val="single" w:sz="4" w:space="0" w:color="auto"/>
            </w:tcBorders>
          </w:tcPr>
          <w:p w14:paraId="25B9BD86" w14:textId="798429B6" w:rsidR="001D3AF5" w:rsidRDefault="001D3AF5" w:rsidP="00CE1A8D">
            <w:pPr>
              <w:pStyle w:val="ad"/>
              <w:rPr>
                <w:sz w:val="18"/>
                <w:szCs w:val="18"/>
              </w:rPr>
            </w:pPr>
            <w:r>
              <w:rPr>
                <w:sz w:val="18"/>
                <w:szCs w:val="18"/>
              </w:rPr>
              <w:t>17.04.2026</w:t>
            </w:r>
          </w:p>
        </w:tc>
        <w:tc>
          <w:tcPr>
            <w:tcW w:w="1275" w:type="dxa"/>
            <w:tcBorders>
              <w:top w:val="single" w:sz="4" w:space="0" w:color="auto"/>
              <w:left w:val="single" w:sz="4" w:space="0" w:color="auto"/>
              <w:bottom w:val="single" w:sz="4" w:space="0" w:color="auto"/>
              <w:right w:val="single" w:sz="4" w:space="0" w:color="auto"/>
            </w:tcBorders>
          </w:tcPr>
          <w:p w14:paraId="16BEF50F" w14:textId="568CDA0B" w:rsidR="001D3AF5" w:rsidRPr="00733739" w:rsidRDefault="001D3AF5" w:rsidP="00CE1A8D">
            <w:pPr>
              <w:ind w:firstLine="0"/>
              <w:rPr>
                <w:sz w:val="20"/>
                <w:szCs w:val="20"/>
              </w:rPr>
            </w:pPr>
            <w:r w:rsidRPr="0048212A">
              <w:rPr>
                <w:sz w:val="20"/>
                <w:szCs w:val="20"/>
              </w:rPr>
              <w:t>FCS-458962</w:t>
            </w:r>
          </w:p>
        </w:tc>
        <w:tc>
          <w:tcPr>
            <w:tcW w:w="6095" w:type="dxa"/>
            <w:tcBorders>
              <w:top w:val="single" w:sz="4" w:space="0" w:color="auto"/>
              <w:left w:val="single" w:sz="4" w:space="0" w:color="auto"/>
              <w:bottom w:val="single" w:sz="4" w:space="0" w:color="auto"/>
              <w:right w:val="single" w:sz="4" w:space="0" w:color="auto"/>
            </w:tcBorders>
          </w:tcPr>
          <w:p w14:paraId="36CBFC65" w14:textId="7A486672" w:rsidR="001D3AF5" w:rsidRDefault="001D3AF5" w:rsidP="00733739">
            <w:pPr>
              <w:pStyle w:val="ad"/>
              <w:jc w:val="left"/>
              <w:rPr>
                <w:sz w:val="20"/>
                <w:szCs w:val="20"/>
              </w:rPr>
            </w:pPr>
            <w:r w:rsidRPr="0048212A">
              <w:rPr>
                <w:sz w:val="20"/>
                <w:szCs w:val="20"/>
              </w:rPr>
              <w:t>Скорректирован прием поля «К закупке применяется национальный режим в соответствии со статьей 14 Закона № 44-ФЗ» (isSt14NationalTreatment) для СГК на базе РЭК.</w:t>
            </w:r>
          </w:p>
        </w:tc>
      </w:tr>
      <w:tr w:rsidR="001D3AF5" w:rsidRPr="00733739" w14:paraId="6FEEB50E"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011B8384" w14:textId="12738287" w:rsidR="001D3AF5" w:rsidRDefault="001D3AF5" w:rsidP="0006517C">
            <w:pPr>
              <w:pStyle w:val="ad"/>
              <w:rPr>
                <w:sz w:val="18"/>
                <w:szCs w:val="18"/>
              </w:rPr>
            </w:pPr>
            <w:r>
              <w:rPr>
                <w:sz w:val="18"/>
                <w:szCs w:val="18"/>
              </w:rPr>
              <w:t>9.45</w:t>
            </w:r>
          </w:p>
        </w:tc>
        <w:tc>
          <w:tcPr>
            <w:tcW w:w="1134" w:type="dxa"/>
            <w:tcBorders>
              <w:top w:val="single" w:sz="4" w:space="0" w:color="auto"/>
              <w:left w:val="single" w:sz="4" w:space="0" w:color="auto"/>
              <w:bottom w:val="single" w:sz="4" w:space="0" w:color="auto"/>
              <w:right w:val="single" w:sz="4" w:space="0" w:color="auto"/>
            </w:tcBorders>
          </w:tcPr>
          <w:p w14:paraId="17911042" w14:textId="28D9177B" w:rsidR="001D3AF5" w:rsidRDefault="001D3AF5" w:rsidP="0006517C">
            <w:pPr>
              <w:pStyle w:val="ad"/>
              <w:rPr>
                <w:sz w:val="18"/>
                <w:szCs w:val="18"/>
              </w:rPr>
            </w:pPr>
            <w:r>
              <w:rPr>
                <w:sz w:val="18"/>
                <w:szCs w:val="18"/>
              </w:rPr>
              <w:t>31.03.2026</w:t>
            </w:r>
          </w:p>
        </w:tc>
        <w:tc>
          <w:tcPr>
            <w:tcW w:w="1275" w:type="dxa"/>
            <w:tcBorders>
              <w:top w:val="single" w:sz="4" w:space="0" w:color="auto"/>
              <w:left w:val="single" w:sz="4" w:space="0" w:color="auto"/>
              <w:bottom w:val="single" w:sz="4" w:space="0" w:color="auto"/>
              <w:right w:val="single" w:sz="4" w:space="0" w:color="auto"/>
            </w:tcBorders>
          </w:tcPr>
          <w:p w14:paraId="596F47E9" w14:textId="36B0BDA8" w:rsidR="001D3AF5" w:rsidRPr="0048212A" w:rsidRDefault="001D3AF5" w:rsidP="0006517C">
            <w:pPr>
              <w:ind w:firstLine="0"/>
              <w:rPr>
                <w:sz w:val="20"/>
                <w:szCs w:val="20"/>
              </w:rPr>
            </w:pPr>
            <w:r w:rsidRPr="0006517C">
              <w:rPr>
                <w:sz w:val="20"/>
                <w:szCs w:val="20"/>
              </w:rPr>
              <w:t>FCS-453740</w:t>
            </w:r>
          </w:p>
        </w:tc>
        <w:tc>
          <w:tcPr>
            <w:tcW w:w="6095" w:type="dxa"/>
            <w:tcBorders>
              <w:top w:val="single" w:sz="4" w:space="0" w:color="auto"/>
              <w:left w:val="single" w:sz="4" w:space="0" w:color="auto"/>
              <w:bottom w:val="single" w:sz="4" w:space="0" w:color="auto"/>
              <w:right w:val="single" w:sz="4" w:space="0" w:color="auto"/>
            </w:tcBorders>
          </w:tcPr>
          <w:p w14:paraId="1D26AE05" w14:textId="3E8B7CB2" w:rsidR="001D3AF5" w:rsidRPr="0048212A" w:rsidRDefault="001D3AF5" w:rsidP="0006517C">
            <w:pPr>
              <w:pStyle w:val="ad"/>
              <w:jc w:val="left"/>
              <w:rPr>
                <w:sz w:val="20"/>
                <w:szCs w:val="20"/>
              </w:rPr>
            </w:pPr>
            <w:r>
              <w:rPr>
                <w:sz w:val="20"/>
                <w:szCs w:val="20"/>
              </w:rPr>
              <w:t xml:space="preserve">Добавлено описание контроля </w:t>
            </w:r>
            <w:r w:rsidRPr="0006517C">
              <w:rPr>
                <w:sz w:val="20"/>
                <w:szCs w:val="20"/>
              </w:rPr>
              <w:t>PT_IK_2</w:t>
            </w:r>
            <w:r>
              <w:rPr>
                <w:sz w:val="20"/>
                <w:szCs w:val="20"/>
              </w:rPr>
              <w:t xml:space="preserve"> </w:t>
            </w:r>
          </w:p>
        </w:tc>
      </w:tr>
      <w:tr w:rsidR="001D3AF5" w:rsidRPr="001D3AF5" w14:paraId="54A8B06E"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1022BF38" w14:textId="2B06228C" w:rsidR="001D3AF5" w:rsidRPr="00214C0A" w:rsidRDefault="001D3AF5" w:rsidP="00214C0A">
            <w:pPr>
              <w:pStyle w:val="ad"/>
              <w:rPr>
                <w:sz w:val="18"/>
                <w:szCs w:val="18"/>
                <w:lang w:val="en-US"/>
              </w:rPr>
            </w:pPr>
            <w:r>
              <w:rPr>
                <w:sz w:val="18"/>
                <w:szCs w:val="18"/>
              </w:rPr>
              <w:t>9.4</w:t>
            </w:r>
            <w:r>
              <w:rPr>
                <w:sz w:val="18"/>
                <w:szCs w:val="18"/>
                <w:lang w:val="en-US"/>
              </w:rPr>
              <w:t>6</w:t>
            </w:r>
          </w:p>
        </w:tc>
        <w:tc>
          <w:tcPr>
            <w:tcW w:w="1134" w:type="dxa"/>
            <w:tcBorders>
              <w:top w:val="single" w:sz="4" w:space="0" w:color="auto"/>
              <w:left w:val="single" w:sz="4" w:space="0" w:color="auto"/>
              <w:bottom w:val="single" w:sz="4" w:space="0" w:color="auto"/>
              <w:right w:val="single" w:sz="4" w:space="0" w:color="auto"/>
            </w:tcBorders>
          </w:tcPr>
          <w:p w14:paraId="200E773A" w14:textId="70AAD0D7" w:rsidR="001D3AF5" w:rsidRDefault="001D3AF5" w:rsidP="00214C0A">
            <w:pPr>
              <w:pStyle w:val="ad"/>
              <w:rPr>
                <w:sz w:val="18"/>
                <w:szCs w:val="18"/>
              </w:rPr>
            </w:pPr>
            <w:r>
              <w:rPr>
                <w:sz w:val="18"/>
                <w:szCs w:val="18"/>
                <w:lang w:val="en-US"/>
              </w:rPr>
              <w:t>06</w:t>
            </w:r>
            <w:r>
              <w:rPr>
                <w:sz w:val="18"/>
                <w:szCs w:val="18"/>
              </w:rPr>
              <w:t>.0</w:t>
            </w:r>
            <w:r>
              <w:rPr>
                <w:sz w:val="18"/>
                <w:szCs w:val="18"/>
                <w:lang w:val="en-US"/>
              </w:rPr>
              <w:t>5</w:t>
            </w:r>
            <w:r>
              <w:rPr>
                <w:sz w:val="18"/>
                <w:szCs w:val="18"/>
              </w:rPr>
              <w:t>.2026</w:t>
            </w:r>
          </w:p>
        </w:tc>
        <w:tc>
          <w:tcPr>
            <w:tcW w:w="1275" w:type="dxa"/>
            <w:tcBorders>
              <w:top w:val="single" w:sz="4" w:space="0" w:color="auto"/>
              <w:left w:val="single" w:sz="4" w:space="0" w:color="auto"/>
              <w:bottom w:val="single" w:sz="4" w:space="0" w:color="auto"/>
              <w:right w:val="single" w:sz="4" w:space="0" w:color="auto"/>
            </w:tcBorders>
          </w:tcPr>
          <w:p w14:paraId="415A2B01" w14:textId="06E956A5" w:rsidR="001D3AF5" w:rsidRPr="00214C0A" w:rsidRDefault="001D3AF5" w:rsidP="00214C0A">
            <w:pPr>
              <w:ind w:firstLine="0"/>
              <w:rPr>
                <w:sz w:val="20"/>
                <w:szCs w:val="20"/>
                <w:lang w:val="en-US"/>
              </w:rPr>
            </w:pPr>
            <w:r w:rsidRPr="0006517C">
              <w:rPr>
                <w:sz w:val="20"/>
                <w:szCs w:val="20"/>
              </w:rPr>
              <w:t>FCS-4</w:t>
            </w:r>
            <w:r>
              <w:rPr>
                <w:sz w:val="20"/>
                <w:szCs w:val="20"/>
                <w:lang w:val="en-US"/>
              </w:rPr>
              <w:t>64152</w:t>
            </w:r>
          </w:p>
        </w:tc>
        <w:tc>
          <w:tcPr>
            <w:tcW w:w="6095" w:type="dxa"/>
            <w:tcBorders>
              <w:top w:val="single" w:sz="4" w:space="0" w:color="auto"/>
              <w:left w:val="single" w:sz="4" w:space="0" w:color="auto"/>
              <w:bottom w:val="single" w:sz="4" w:space="0" w:color="auto"/>
              <w:right w:val="single" w:sz="4" w:space="0" w:color="auto"/>
            </w:tcBorders>
          </w:tcPr>
          <w:p w14:paraId="3B30A7F8" w14:textId="23C97878" w:rsidR="001D3AF5" w:rsidRPr="00214C0A" w:rsidRDefault="001D3AF5" w:rsidP="00214C0A">
            <w:pPr>
              <w:pStyle w:val="ad"/>
              <w:jc w:val="left"/>
              <w:rPr>
                <w:sz w:val="20"/>
                <w:szCs w:val="20"/>
                <w:lang w:val="en-US"/>
              </w:rPr>
            </w:pPr>
            <w:r>
              <w:rPr>
                <w:sz w:val="20"/>
                <w:szCs w:val="20"/>
              </w:rPr>
              <w:t>Добавлено</w:t>
            </w:r>
            <w:r w:rsidRPr="00214C0A">
              <w:rPr>
                <w:sz w:val="20"/>
                <w:szCs w:val="20"/>
                <w:lang w:val="en-US"/>
              </w:rPr>
              <w:t xml:space="preserve"> </w:t>
            </w:r>
            <w:r>
              <w:rPr>
                <w:sz w:val="20"/>
                <w:szCs w:val="20"/>
              </w:rPr>
              <w:t>услоиве</w:t>
            </w:r>
            <w:r w:rsidRPr="00214C0A">
              <w:rPr>
                <w:sz w:val="20"/>
                <w:szCs w:val="20"/>
                <w:lang w:val="en-US"/>
              </w:rPr>
              <w:t xml:space="preserve"> </w:t>
            </w:r>
            <w:r>
              <w:rPr>
                <w:sz w:val="20"/>
                <w:szCs w:val="20"/>
              </w:rPr>
              <w:t>приема</w:t>
            </w:r>
            <w:r w:rsidRPr="00214C0A">
              <w:rPr>
                <w:sz w:val="20"/>
                <w:szCs w:val="20"/>
                <w:lang w:val="en-US"/>
              </w:rPr>
              <w:t xml:space="preserve"> </w:t>
            </w:r>
            <w:r>
              <w:rPr>
                <w:sz w:val="20"/>
                <w:szCs w:val="20"/>
              </w:rPr>
              <w:t>блока</w:t>
            </w:r>
            <w:r w:rsidRPr="00214C0A">
              <w:rPr>
                <w:sz w:val="20"/>
                <w:szCs w:val="20"/>
                <w:lang w:val="en-US"/>
              </w:rPr>
              <w:t xml:space="preserve"> «</w:t>
            </w:r>
            <w:r w:rsidRPr="00214C0A">
              <w:rPr>
                <w:sz w:val="20"/>
                <w:szCs w:val="20"/>
              </w:rPr>
              <w:t>Реестровый</w:t>
            </w:r>
            <w:r w:rsidRPr="00214C0A">
              <w:rPr>
                <w:sz w:val="20"/>
                <w:szCs w:val="20"/>
                <w:lang w:val="en-US"/>
              </w:rPr>
              <w:t xml:space="preserve"> </w:t>
            </w:r>
            <w:r w:rsidRPr="00214C0A">
              <w:rPr>
                <w:sz w:val="20"/>
                <w:szCs w:val="20"/>
              </w:rPr>
              <w:t>номер</w:t>
            </w:r>
            <w:r w:rsidRPr="00214C0A">
              <w:rPr>
                <w:sz w:val="20"/>
                <w:szCs w:val="20"/>
                <w:lang w:val="en-US"/>
              </w:rPr>
              <w:t>» (products/product/registrationNumbersInfo)</w:t>
            </w:r>
          </w:p>
        </w:tc>
      </w:tr>
      <w:tr w:rsidR="001D3AF5" w:rsidRPr="00214C0A" w14:paraId="364666D9"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1BAF0F37" w14:textId="2E72A2DE" w:rsidR="001D3AF5" w:rsidRDefault="001D3AF5" w:rsidP="000330F5">
            <w:pPr>
              <w:pStyle w:val="ad"/>
              <w:rPr>
                <w:sz w:val="18"/>
                <w:szCs w:val="18"/>
              </w:rPr>
            </w:pPr>
            <w:r>
              <w:rPr>
                <w:sz w:val="18"/>
                <w:szCs w:val="18"/>
              </w:rPr>
              <w:t>9.47</w:t>
            </w:r>
          </w:p>
        </w:tc>
        <w:tc>
          <w:tcPr>
            <w:tcW w:w="1134" w:type="dxa"/>
            <w:tcBorders>
              <w:top w:val="single" w:sz="4" w:space="0" w:color="auto"/>
              <w:left w:val="single" w:sz="4" w:space="0" w:color="auto"/>
              <w:bottom w:val="single" w:sz="4" w:space="0" w:color="auto"/>
              <w:right w:val="single" w:sz="4" w:space="0" w:color="auto"/>
            </w:tcBorders>
          </w:tcPr>
          <w:p w14:paraId="25E780C8" w14:textId="720C435A" w:rsidR="001D3AF5" w:rsidRDefault="001D3AF5" w:rsidP="000330F5">
            <w:pPr>
              <w:pStyle w:val="ad"/>
              <w:rPr>
                <w:sz w:val="18"/>
                <w:szCs w:val="18"/>
                <w:lang w:val="en-US"/>
              </w:rPr>
            </w:pPr>
            <w:r>
              <w:rPr>
                <w:sz w:val="18"/>
                <w:szCs w:val="18"/>
              </w:rPr>
              <w:t>08.05.2026</w:t>
            </w:r>
          </w:p>
        </w:tc>
        <w:tc>
          <w:tcPr>
            <w:tcW w:w="1275" w:type="dxa"/>
            <w:tcBorders>
              <w:top w:val="single" w:sz="4" w:space="0" w:color="auto"/>
              <w:left w:val="single" w:sz="4" w:space="0" w:color="auto"/>
              <w:bottom w:val="single" w:sz="4" w:space="0" w:color="auto"/>
              <w:right w:val="single" w:sz="4" w:space="0" w:color="auto"/>
            </w:tcBorders>
          </w:tcPr>
          <w:p w14:paraId="7DF02868" w14:textId="77CF75FD" w:rsidR="001D3AF5" w:rsidRPr="0006517C" w:rsidRDefault="001D3AF5" w:rsidP="000330F5">
            <w:pPr>
              <w:ind w:firstLine="0"/>
              <w:rPr>
                <w:sz w:val="20"/>
                <w:szCs w:val="20"/>
              </w:rPr>
            </w:pPr>
            <w:r w:rsidRPr="000330F5">
              <w:rPr>
                <w:sz w:val="20"/>
                <w:szCs w:val="20"/>
              </w:rPr>
              <w:t>FCS-464261</w:t>
            </w:r>
          </w:p>
        </w:tc>
        <w:tc>
          <w:tcPr>
            <w:tcW w:w="6095" w:type="dxa"/>
            <w:tcBorders>
              <w:top w:val="single" w:sz="4" w:space="0" w:color="auto"/>
              <w:left w:val="single" w:sz="4" w:space="0" w:color="auto"/>
              <w:bottom w:val="single" w:sz="4" w:space="0" w:color="auto"/>
              <w:right w:val="single" w:sz="4" w:space="0" w:color="auto"/>
            </w:tcBorders>
          </w:tcPr>
          <w:p w14:paraId="014B0689" w14:textId="094BF6DB" w:rsidR="001D3AF5" w:rsidRDefault="001D3AF5" w:rsidP="000330F5">
            <w:pPr>
              <w:pStyle w:val="ad"/>
              <w:jc w:val="left"/>
              <w:rPr>
                <w:sz w:val="20"/>
                <w:szCs w:val="20"/>
              </w:rPr>
            </w:pPr>
            <w:r>
              <w:rPr>
                <w:sz w:val="20"/>
                <w:szCs w:val="20"/>
              </w:rPr>
              <w:t xml:space="preserve">Скорректировано условие срабатывания и текст контроля </w:t>
            </w:r>
            <w:r w:rsidRPr="000330F5">
              <w:rPr>
                <w:sz w:val="20"/>
                <w:szCs w:val="20"/>
              </w:rPr>
              <w:t>РК_ИК_0120</w:t>
            </w:r>
            <w:r>
              <w:rPr>
                <w:sz w:val="20"/>
                <w:szCs w:val="20"/>
              </w:rPr>
              <w:t xml:space="preserve"> и </w:t>
            </w:r>
            <w:r w:rsidRPr="007126EB">
              <w:rPr>
                <w:sz w:val="20"/>
                <w:szCs w:val="20"/>
              </w:rPr>
              <w:t>РК_ИК_0087</w:t>
            </w:r>
          </w:p>
        </w:tc>
      </w:tr>
      <w:tr w:rsidR="001D3AF5" w:rsidRPr="00214C0A" w14:paraId="6CFE2358"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334F380B" w14:textId="6281ED98" w:rsidR="001D3AF5" w:rsidRDefault="001D3AF5" w:rsidP="000330F5">
            <w:pPr>
              <w:pStyle w:val="ad"/>
              <w:rPr>
                <w:sz w:val="18"/>
                <w:szCs w:val="18"/>
              </w:rPr>
            </w:pPr>
            <w:r>
              <w:rPr>
                <w:sz w:val="18"/>
                <w:szCs w:val="18"/>
              </w:rPr>
              <w:t>9.48</w:t>
            </w:r>
          </w:p>
        </w:tc>
        <w:tc>
          <w:tcPr>
            <w:tcW w:w="1134" w:type="dxa"/>
            <w:tcBorders>
              <w:top w:val="single" w:sz="4" w:space="0" w:color="auto"/>
              <w:left w:val="single" w:sz="4" w:space="0" w:color="auto"/>
              <w:bottom w:val="single" w:sz="4" w:space="0" w:color="auto"/>
              <w:right w:val="single" w:sz="4" w:space="0" w:color="auto"/>
            </w:tcBorders>
          </w:tcPr>
          <w:p w14:paraId="0125D119" w14:textId="4FF9DA13" w:rsidR="001D3AF5" w:rsidRDefault="001D3AF5" w:rsidP="000330F5">
            <w:pPr>
              <w:pStyle w:val="ad"/>
              <w:rPr>
                <w:sz w:val="18"/>
                <w:szCs w:val="18"/>
              </w:rPr>
            </w:pPr>
            <w:r>
              <w:rPr>
                <w:sz w:val="18"/>
                <w:szCs w:val="18"/>
              </w:rPr>
              <w:t>27.05.2026</w:t>
            </w:r>
          </w:p>
        </w:tc>
        <w:tc>
          <w:tcPr>
            <w:tcW w:w="1275" w:type="dxa"/>
            <w:tcBorders>
              <w:top w:val="single" w:sz="4" w:space="0" w:color="auto"/>
              <w:left w:val="single" w:sz="4" w:space="0" w:color="auto"/>
              <w:bottom w:val="single" w:sz="4" w:space="0" w:color="auto"/>
              <w:right w:val="single" w:sz="4" w:space="0" w:color="auto"/>
            </w:tcBorders>
          </w:tcPr>
          <w:p w14:paraId="1ECCC7BE" w14:textId="5EE77368" w:rsidR="001D3AF5" w:rsidRPr="000330F5" w:rsidRDefault="001D3AF5" w:rsidP="000330F5">
            <w:pPr>
              <w:ind w:firstLine="0"/>
              <w:rPr>
                <w:sz w:val="20"/>
                <w:szCs w:val="20"/>
              </w:rPr>
            </w:pPr>
            <w:r w:rsidRPr="002A3E5D">
              <w:rPr>
                <w:sz w:val="20"/>
                <w:szCs w:val="20"/>
              </w:rPr>
              <w:t>FCSNF-29211</w:t>
            </w:r>
          </w:p>
        </w:tc>
        <w:tc>
          <w:tcPr>
            <w:tcW w:w="6095" w:type="dxa"/>
            <w:tcBorders>
              <w:top w:val="single" w:sz="4" w:space="0" w:color="auto"/>
              <w:left w:val="single" w:sz="4" w:space="0" w:color="auto"/>
              <w:bottom w:val="single" w:sz="4" w:space="0" w:color="auto"/>
              <w:right w:val="single" w:sz="4" w:space="0" w:color="auto"/>
            </w:tcBorders>
          </w:tcPr>
          <w:p w14:paraId="6CC882E9" w14:textId="09B05D68" w:rsidR="001D3AF5" w:rsidRPr="002A3E5D" w:rsidRDefault="001D3AF5" w:rsidP="000330F5">
            <w:pPr>
              <w:pStyle w:val="ad"/>
              <w:jc w:val="left"/>
              <w:rPr>
                <w:sz w:val="20"/>
                <w:szCs w:val="20"/>
              </w:rPr>
            </w:pPr>
            <w:r>
              <w:rPr>
                <w:sz w:val="20"/>
                <w:szCs w:val="20"/>
              </w:rPr>
              <w:t xml:space="preserve">В разделе </w:t>
            </w:r>
            <w:r>
              <w:rPr>
                <w:sz w:val="20"/>
                <w:szCs w:val="20"/>
              </w:rPr>
              <w:fldChar w:fldCharType="begin"/>
            </w:r>
            <w:r>
              <w:rPr>
                <w:sz w:val="20"/>
                <w:szCs w:val="20"/>
              </w:rPr>
              <w:instrText xml:space="preserve"> REF _Ref131527413 \r \h </w:instrText>
            </w:r>
            <w:r>
              <w:rPr>
                <w:sz w:val="20"/>
                <w:szCs w:val="20"/>
              </w:rPr>
            </w:r>
            <w:r>
              <w:rPr>
                <w:sz w:val="20"/>
                <w:szCs w:val="20"/>
              </w:rPr>
              <w:fldChar w:fldCharType="separate"/>
            </w:r>
            <w:r>
              <w:rPr>
                <w:sz w:val="20"/>
                <w:szCs w:val="20"/>
              </w:rPr>
              <w:t>3.5.3</w:t>
            </w:r>
            <w:r>
              <w:rPr>
                <w:sz w:val="20"/>
                <w:szCs w:val="20"/>
              </w:rPr>
              <w:fldChar w:fldCharType="end"/>
            </w:r>
            <w:r>
              <w:rPr>
                <w:sz w:val="20"/>
                <w:szCs w:val="20"/>
              </w:rPr>
              <w:t xml:space="preserve"> детализированы требования к асинхронной операции для публикации документов в ХД.</w:t>
            </w:r>
          </w:p>
          <w:p w14:paraId="31177C09" w14:textId="20507880" w:rsidR="001D3AF5" w:rsidRPr="002A3E5D" w:rsidRDefault="001D3AF5" w:rsidP="000330F5">
            <w:pPr>
              <w:pStyle w:val="ad"/>
              <w:jc w:val="left"/>
              <w:rPr>
                <w:sz w:val="20"/>
                <w:szCs w:val="20"/>
              </w:rPr>
            </w:pPr>
            <w:r>
              <w:rPr>
                <w:sz w:val="20"/>
                <w:szCs w:val="20"/>
              </w:rPr>
              <w:t>Дополнительно детализированы требования к повторам асинхронной операции.</w:t>
            </w:r>
          </w:p>
        </w:tc>
      </w:tr>
      <w:tr w:rsidR="001D3AF5" w:rsidRPr="001D3AF5" w14:paraId="05F33953"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5513E6DD" w14:textId="77892455" w:rsidR="001D3AF5" w:rsidRDefault="001D3AF5" w:rsidP="000330F5">
            <w:pPr>
              <w:pStyle w:val="ad"/>
              <w:rPr>
                <w:sz w:val="18"/>
                <w:szCs w:val="18"/>
              </w:rPr>
            </w:pPr>
            <w:r>
              <w:rPr>
                <w:sz w:val="18"/>
                <w:szCs w:val="18"/>
              </w:rPr>
              <w:t>9.49</w:t>
            </w:r>
          </w:p>
        </w:tc>
        <w:tc>
          <w:tcPr>
            <w:tcW w:w="1134" w:type="dxa"/>
            <w:tcBorders>
              <w:top w:val="single" w:sz="4" w:space="0" w:color="auto"/>
              <w:left w:val="single" w:sz="4" w:space="0" w:color="auto"/>
              <w:bottom w:val="single" w:sz="4" w:space="0" w:color="auto"/>
              <w:right w:val="single" w:sz="4" w:space="0" w:color="auto"/>
            </w:tcBorders>
          </w:tcPr>
          <w:p w14:paraId="778C836C" w14:textId="293C2118" w:rsidR="001D3AF5" w:rsidRDefault="001D3AF5" w:rsidP="000330F5">
            <w:pPr>
              <w:pStyle w:val="ad"/>
              <w:rPr>
                <w:sz w:val="18"/>
                <w:szCs w:val="18"/>
              </w:rPr>
            </w:pPr>
            <w:r>
              <w:rPr>
                <w:sz w:val="18"/>
                <w:szCs w:val="18"/>
              </w:rPr>
              <w:t>01.06.2026</w:t>
            </w:r>
          </w:p>
        </w:tc>
        <w:tc>
          <w:tcPr>
            <w:tcW w:w="1275" w:type="dxa"/>
            <w:tcBorders>
              <w:top w:val="single" w:sz="4" w:space="0" w:color="auto"/>
              <w:left w:val="single" w:sz="4" w:space="0" w:color="auto"/>
              <w:bottom w:val="single" w:sz="4" w:space="0" w:color="auto"/>
              <w:right w:val="single" w:sz="4" w:space="0" w:color="auto"/>
            </w:tcBorders>
          </w:tcPr>
          <w:p w14:paraId="22289816" w14:textId="737E2203" w:rsidR="001D3AF5" w:rsidRPr="002A3E5D" w:rsidRDefault="001D3AF5" w:rsidP="000330F5">
            <w:pPr>
              <w:ind w:firstLine="0"/>
              <w:rPr>
                <w:sz w:val="20"/>
                <w:szCs w:val="20"/>
              </w:rPr>
            </w:pPr>
            <w:r w:rsidRPr="00547F39">
              <w:rPr>
                <w:sz w:val="20"/>
                <w:szCs w:val="20"/>
              </w:rPr>
              <w:t>FCSNF-28591</w:t>
            </w:r>
          </w:p>
        </w:tc>
        <w:tc>
          <w:tcPr>
            <w:tcW w:w="6095" w:type="dxa"/>
            <w:tcBorders>
              <w:top w:val="single" w:sz="4" w:space="0" w:color="auto"/>
              <w:left w:val="single" w:sz="4" w:space="0" w:color="auto"/>
              <w:bottom w:val="single" w:sz="4" w:space="0" w:color="auto"/>
              <w:right w:val="single" w:sz="4" w:space="0" w:color="auto"/>
            </w:tcBorders>
          </w:tcPr>
          <w:p w14:paraId="22AACE2D" w14:textId="55E68782" w:rsidR="001D3AF5" w:rsidRPr="00547F39" w:rsidRDefault="001D3AF5" w:rsidP="00547F39">
            <w:pPr>
              <w:pStyle w:val="ad"/>
              <w:jc w:val="left"/>
              <w:rPr>
                <w:sz w:val="20"/>
                <w:szCs w:val="20"/>
              </w:rPr>
            </w:pPr>
            <w:r w:rsidRPr="00547F39">
              <w:rPr>
                <w:sz w:val="20"/>
                <w:szCs w:val="20"/>
              </w:rPr>
              <w:t xml:space="preserve">В разделе </w:t>
            </w:r>
            <w:r>
              <w:rPr>
                <w:sz w:val="20"/>
                <w:szCs w:val="20"/>
              </w:rPr>
              <w:fldChar w:fldCharType="begin"/>
            </w:r>
            <w:r>
              <w:rPr>
                <w:sz w:val="20"/>
                <w:szCs w:val="20"/>
              </w:rPr>
              <w:instrText xml:space="preserve"> REF _Ref231212726 \r \h </w:instrText>
            </w:r>
            <w:r>
              <w:rPr>
                <w:sz w:val="20"/>
                <w:szCs w:val="20"/>
              </w:rPr>
            </w:r>
            <w:r>
              <w:rPr>
                <w:sz w:val="20"/>
                <w:szCs w:val="20"/>
              </w:rPr>
              <w:fldChar w:fldCharType="separate"/>
            </w:r>
            <w:r>
              <w:rPr>
                <w:sz w:val="20"/>
                <w:szCs w:val="20"/>
              </w:rPr>
              <w:t>3.5.1.4.4</w:t>
            </w:r>
            <w:r>
              <w:rPr>
                <w:sz w:val="20"/>
                <w:szCs w:val="20"/>
              </w:rPr>
              <w:fldChar w:fldCharType="end"/>
            </w:r>
            <w:r>
              <w:rPr>
                <w:sz w:val="20"/>
                <w:szCs w:val="20"/>
              </w:rPr>
              <w:t xml:space="preserve"> </w:t>
            </w:r>
            <w:r w:rsidRPr="00547F39">
              <w:rPr>
                <w:sz w:val="20"/>
                <w:szCs w:val="20"/>
              </w:rPr>
              <w:t>«Информация (проект информации) о заключенном контракте»изменен прием полей/вложенных блоков радела «Информация о поставщиках (подрядчиках, исполнителях)» (suppliersInfo). Уточнен прием полей блоков с признаком «Доп. соглашение на изменение в ЕИС в структуре» в ПЗК:</w:t>
            </w:r>
          </w:p>
          <w:p w14:paraId="0DB446B4" w14:textId="77777777" w:rsidR="001D3AF5" w:rsidRPr="00547F39" w:rsidRDefault="001D3AF5" w:rsidP="00547F39">
            <w:pPr>
              <w:pStyle w:val="ad"/>
              <w:jc w:val="left"/>
              <w:rPr>
                <w:sz w:val="20"/>
                <w:szCs w:val="20"/>
              </w:rPr>
            </w:pPr>
            <w:r w:rsidRPr="00547F39">
              <w:rPr>
                <w:sz w:val="20"/>
                <w:szCs w:val="20"/>
              </w:rPr>
              <w:t xml:space="preserve">- поле «Номер реестровой записи в ЕРУЗ» (contractorRegistryNum) </w:t>
            </w:r>
          </w:p>
          <w:p w14:paraId="58091D43" w14:textId="77777777" w:rsidR="001D3AF5" w:rsidRPr="00547F39" w:rsidRDefault="001D3AF5" w:rsidP="00547F39">
            <w:pPr>
              <w:pStyle w:val="ad"/>
              <w:jc w:val="left"/>
              <w:rPr>
                <w:sz w:val="20"/>
                <w:szCs w:val="20"/>
              </w:rPr>
            </w:pPr>
            <w:r w:rsidRPr="00547F39">
              <w:rPr>
                <w:sz w:val="20"/>
                <w:szCs w:val="20"/>
              </w:rPr>
              <w:t>- вложенных блоков:</w:t>
            </w:r>
          </w:p>
          <w:p w14:paraId="70B4842E" w14:textId="77777777" w:rsidR="001D3AF5" w:rsidRPr="00547F39" w:rsidRDefault="001D3AF5" w:rsidP="00547F39">
            <w:pPr>
              <w:pStyle w:val="ad"/>
              <w:jc w:val="left"/>
              <w:rPr>
                <w:sz w:val="20"/>
                <w:szCs w:val="20"/>
              </w:rPr>
            </w:pPr>
            <w:r w:rsidRPr="00547F39">
              <w:rPr>
                <w:sz w:val="20"/>
                <w:szCs w:val="20"/>
              </w:rPr>
              <w:tab/>
              <w:t>- «Юридическое лицо РФ» (suppliersInfo/supplierInfo/legalEntityRF);</w:t>
            </w:r>
          </w:p>
          <w:p w14:paraId="583FC7AE" w14:textId="77777777" w:rsidR="001D3AF5" w:rsidRPr="00547F39" w:rsidRDefault="001D3AF5" w:rsidP="00547F39">
            <w:pPr>
              <w:pStyle w:val="ad"/>
              <w:jc w:val="left"/>
              <w:rPr>
                <w:sz w:val="20"/>
                <w:szCs w:val="20"/>
              </w:rPr>
            </w:pPr>
            <w:r w:rsidRPr="00547F39">
              <w:rPr>
                <w:sz w:val="20"/>
                <w:szCs w:val="20"/>
              </w:rPr>
              <w:tab/>
              <w:t>- «Физическое лицо РФ. Индивидуальный предприниматель» (suppliersInfo/supplierInfo/individualPersonRFIndEntr);</w:t>
            </w:r>
          </w:p>
          <w:p w14:paraId="21DC3880" w14:textId="77777777" w:rsidR="001D3AF5" w:rsidRPr="00D26BB1" w:rsidRDefault="001D3AF5" w:rsidP="00547F39">
            <w:pPr>
              <w:pStyle w:val="ad"/>
              <w:jc w:val="left"/>
              <w:rPr>
                <w:sz w:val="20"/>
                <w:szCs w:val="20"/>
                <w:lang w:val="en-US"/>
              </w:rPr>
            </w:pPr>
            <w:r w:rsidRPr="00547F39">
              <w:rPr>
                <w:sz w:val="20"/>
                <w:szCs w:val="20"/>
              </w:rPr>
              <w:tab/>
            </w:r>
            <w:r w:rsidRPr="00D26BB1">
              <w:rPr>
                <w:sz w:val="20"/>
                <w:szCs w:val="20"/>
                <w:lang w:val="en-US"/>
              </w:rPr>
              <w:t>- «</w:t>
            </w:r>
            <w:r w:rsidRPr="00547F39">
              <w:rPr>
                <w:sz w:val="20"/>
                <w:szCs w:val="20"/>
              </w:rPr>
              <w:t>Физическое</w:t>
            </w:r>
            <w:r w:rsidRPr="00D26BB1">
              <w:rPr>
                <w:sz w:val="20"/>
                <w:szCs w:val="20"/>
                <w:lang w:val="en-US"/>
              </w:rPr>
              <w:t xml:space="preserve"> </w:t>
            </w:r>
            <w:r w:rsidRPr="00547F39">
              <w:rPr>
                <w:sz w:val="20"/>
                <w:szCs w:val="20"/>
              </w:rPr>
              <w:t>лицо</w:t>
            </w:r>
            <w:r w:rsidRPr="00D26BB1">
              <w:rPr>
                <w:sz w:val="20"/>
                <w:szCs w:val="20"/>
                <w:lang w:val="en-US"/>
              </w:rPr>
              <w:t xml:space="preserve"> </w:t>
            </w:r>
            <w:r w:rsidRPr="00547F39">
              <w:rPr>
                <w:sz w:val="20"/>
                <w:szCs w:val="20"/>
              </w:rPr>
              <w:t>РФ</w:t>
            </w:r>
            <w:r w:rsidRPr="00D26BB1">
              <w:rPr>
                <w:sz w:val="20"/>
                <w:szCs w:val="20"/>
                <w:lang w:val="en-US"/>
              </w:rPr>
              <w:t>» (suppliersInfo/supplierInfo/individualPersonRF);</w:t>
            </w:r>
          </w:p>
          <w:p w14:paraId="18705B9F" w14:textId="77777777" w:rsidR="001D3AF5" w:rsidRPr="00D26BB1" w:rsidRDefault="001D3AF5" w:rsidP="00547F39">
            <w:pPr>
              <w:pStyle w:val="ad"/>
              <w:jc w:val="left"/>
              <w:rPr>
                <w:sz w:val="20"/>
                <w:szCs w:val="20"/>
                <w:lang w:val="en-US"/>
              </w:rPr>
            </w:pPr>
            <w:r w:rsidRPr="00D26BB1">
              <w:rPr>
                <w:sz w:val="20"/>
                <w:szCs w:val="20"/>
                <w:lang w:val="en-US"/>
              </w:rPr>
              <w:tab/>
              <w:t>- «</w:t>
            </w:r>
            <w:r w:rsidRPr="00547F39">
              <w:rPr>
                <w:sz w:val="20"/>
                <w:szCs w:val="20"/>
              </w:rPr>
              <w:t>Юридическое</w:t>
            </w:r>
            <w:r w:rsidRPr="00D26BB1">
              <w:rPr>
                <w:sz w:val="20"/>
                <w:szCs w:val="20"/>
                <w:lang w:val="en-US"/>
              </w:rPr>
              <w:t xml:space="preserve"> </w:t>
            </w:r>
            <w:r w:rsidRPr="00547F39">
              <w:rPr>
                <w:sz w:val="20"/>
                <w:szCs w:val="20"/>
              </w:rPr>
              <w:t>лицо</w:t>
            </w:r>
            <w:r w:rsidRPr="00D26BB1">
              <w:rPr>
                <w:sz w:val="20"/>
                <w:szCs w:val="20"/>
                <w:lang w:val="en-US"/>
              </w:rPr>
              <w:t xml:space="preserve"> </w:t>
            </w:r>
            <w:r w:rsidRPr="00547F39">
              <w:rPr>
                <w:sz w:val="20"/>
                <w:szCs w:val="20"/>
              </w:rPr>
              <w:t>иностранного</w:t>
            </w:r>
            <w:r w:rsidRPr="00D26BB1">
              <w:rPr>
                <w:sz w:val="20"/>
                <w:szCs w:val="20"/>
                <w:lang w:val="en-US"/>
              </w:rPr>
              <w:t xml:space="preserve"> </w:t>
            </w:r>
            <w:r w:rsidRPr="00547F39">
              <w:rPr>
                <w:sz w:val="20"/>
                <w:szCs w:val="20"/>
              </w:rPr>
              <w:t>государства</w:t>
            </w:r>
            <w:r w:rsidRPr="00D26BB1">
              <w:rPr>
                <w:sz w:val="20"/>
                <w:szCs w:val="20"/>
                <w:lang w:val="en-US"/>
              </w:rPr>
              <w:t>» (suppliersInfo/supplierInfo/legalEntityForeignState);</w:t>
            </w:r>
          </w:p>
          <w:p w14:paraId="0A5F52AC" w14:textId="2977A36D" w:rsidR="001D3AF5" w:rsidRPr="00D26BB1" w:rsidRDefault="001D3AF5" w:rsidP="00547F39">
            <w:pPr>
              <w:pStyle w:val="ad"/>
              <w:jc w:val="left"/>
              <w:rPr>
                <w:sz w:val="20"/>
                <w:szCs w:val="20"/>
                <w:lang w:val="en-US"/>
              </w:rPr>
            </w:pPr>
            <w:r w:rsidRPr="00D26BB1">
              <w:rPr>
                <w:sz w:val="20"/>
                <w:szCs w:val="20"/>
                <w:lang w:val="en-US"/>
              </w:rPr>
              <w:tab/>
              <w:t>- «</w:t>
            </w:r>
            <w:r w:rsidRPr="00547F39">
              <w:rPr>
                <w:sz w:val="20"/>
                <w:szCs w:val="20"/>
              </w:rPr>
              <w:t>Физическое</w:t>
            </w:r>
            <w:r w:rsidRPr="00D26BB1">
              <w:rPr>
                <w:sz w:val="20"/>
                <w:szCs w:val="20"/>
                <w:lang w:val="en-US"/>
              </w:rPr>
              <w:t xml:space="preserve"> </w:t>
            </w:r>
            <w:r w:rsidRPr="00547F39">
              <w:rPr>
                <w:sz w:val="20"/>
                <w:szCs w:val="20"/>
              </w:rPr>
              <w:t>лицо</w:t>
            </w:r>
            <w:r w:rsidRPr="00D26BB1">
              <w:rPr>
                <w:sz w:val="20"/>
                <w:szCs w:val="20"/>
                <w:lang w:val="en-US"/>
              </w:rPr>
              <w:t xml:space="preserve"> </w:t>
            </w:r>
            <w:r w:rsidRPr="00547F39">
              <w:rPr>
                <w:sz w:val="20"/>
                <w:szCs w:val="20"/>
              </w:rPr>
              <w:t>иностранного</w:t>
            </w:r>
            <w:r w:rsidRPr="00D26BB1">
              <w:rPr>
                <w:sz w:val="20"/>
                <w:szCs w:val="20"/>
                <w:lang w:val="en-US"/>
              </w:rPr>
              <w:t xml:space="preserve"> </w:t>
            </w:r>
            <w:r w:rsidRPr="00547F39">
              <w:rPr>
                <w:sz w:val="20"/>
                <w:szCs w:val="20"/>
              </w:rPr>
              <w:t>государства</w:t>
            </w:r>
            <w:r w:rsidRPr="00D26BB1">
              <w:rPr>
                <w:sz w:val="20"/>
                <w:szCs w:val="20"/>
                <w:lang w:val="en-US"/>
              </w:rPr>
              <w:t>» (suppliersInfo/supplierInfo/individualPersonForeignState).</w:t>
            </w:r>
          </w:p>
        </w:tc>
      </w:tr>
      <w:tr w:rsidR="001D3AF5" w:rsidRPr="00214C0A" w14:paraId="6C46849B"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47EAA4C1" w14:textId="2AD99706" w:rsidR="001D3AF5" w:rsidRDefault="001D3AF5" w:rsidP="00C214B3">
            <w:pPr>
              <w:pStyle w:val="ad"/>
              <w:rPr>
                <w:sz w:val="18"/>
                <w:szCs w:val="18"/>
              </w:rPr>
            </w:pPr>
            <w:r>
              <w:rPr>
                <w:sz w:val="18"/>
                <w:szCs w:val="18"/>
              </w:rPr>
              <w:t>9.50</w:t>
            </w:r>
          </w:p>
        </w:tc>
        <w:tc>
          <w:tcPr>
            <w:tcW w:w="1134" w:type="dxa"/>
            <w:tcBorders>
              <w:top w:val="single" w:sz="4" w:space="0" w:color="auto"/>
              <w:left w:val="single" w:sz="4" w:space="0" w:color="auto"/>
              <w:bottom w:val="single" w:sz="4" w:space="0" w:color="auto"/>
              <w:right w:val="single" w:sz="4" w:space="0" w:color="auto"/>
            </w:tcBorders>
          </w:tcPr>
          <w:p w14:paraId="0FBF499F" w14:textId="2024FC8B" w:rsidR="001D3AF5" w:rsidRDefault="001D3AF5" w:rsidP="00C214B3">
            <w:pPr>
              <w:pStyle w:val="ad"/>
              <w:rPr>
                <w:sz w:val="18"/>
                <w:szCs w:val="18"/>
              </w:rPr>
            </w:pPr>
            <w:r>
              <w:rPr>
                <w:sz w:val="18"/>
                <w:szCs w:val="18"/>
              </w:rPr>
              <w:t>11.06.2026</w:t>
            </w:r>
          </w:p>
        </w:tc>
        <w:tc>
          <w:tcPr>
            <w:tcW w:w="1275" w:type="dxa"/>
            <w:tcBorders>
              <w:top w:val="single" w:sz="4" w:space="0" w:color="auto"/>
              <w:left w:val="single" w:sz="4" w:space="0" w:color="auto"/>
              <w:bottom w:val="single" w:sz="4" w:space="0" w:color="auto"/>
              <w:right w:val="single" w:sz="4" w:space="0" w:color="auto"/>
            </w:tcBorders>
          </w:tcPr>
          <w:p w14:paraId="71912549" w14:textId="00745E24" w:rsidR="001D3AF5" w:rsidRPr="00547F39" w:rsidRDefault="001D3AF5" w:rsidP="00C214B3">
            <w:pPr>
              <w:ind w:firstLine="0"/>
              <w:rPr>
                <w:sz w:val="20"/>
                <w:szCs w:val="20"/>
              </w:rPr>
            </w:pPr>
            <w:r>
              <w:rPr>
                <w:sz w:val="20"/>
                <w:szCs w:val="20"/>
              </w:rPr>
              <w:t>FCS-472271</w:t>
            </w:r>
          </w:p>
        </w:tc>
        <w:tc>
          <w:tcPr>
            <w:tcW w:w="6095" w:type="dxa"/>
            <w:tcBorders>
              <w:top w:val="single" w:sz="4" w:space="0" w:color="auto"/>
              <w:left w:val="single" w:sz="4" w:space="0" w:color="auto"/>
              <w:bottom w:val="single" w:sz="4" w:space="0" w:color="auto"/>
              <w:right w:val="single" w:sz="4" w:space="0" w:color="auto"/>
            </w:tcBorders>
          </w:tcPr>
          <w:p w14:paraId="68505129" w14:textId="0B4C3916" w:rsidR="001D3AF5" w:rsidRPr="00547F39" w:rsidRDefault="001D3AF5" w:rsidP="00C214B3">
            <w:pPr>
              <w:pStyle w:val="ad"/>
              <w:jc w:val="left"/>
              <w:rPr>
                <w:sz w:val="20"/>
                <w:szCs w:val="20"/>
              </w:rPr>
            </w:pPr>
            <w:r>
              <w:rPr>
                <w:sz w:val="20"/>
                <w:szCs w:val="20"/>
              </w:rPr>
              <w:t xml:space="preserve">В разделе </w:t>
            </w:r>
            <w:r>
              <w:rPr>
                <w:sz w:val="20"/>
                <w:szCs w:val="20"/>
              </w:rPr>
              <w:fldChar w:fldCharType="begin"/>
            </w:r>
            <w:r>
              <w:rPr>
                <w:sz w:val="20"/>
                <w:szCs w:val="20"/>
              </w:rPr>
              <w:instrText xml:space="preserve"> REF _Ref231212726 \r \h </w:instrText>
            </w:r>
            <w:r>
              <w:rPr>
                <w:sz w:val="20"/>
                <w:szCs w:val="20"/>
              </w:rPr>
            </w:r>
            <w:r>
              <w:rPr>
                <w:sz w:val="20"/>
                <w:szCs w:val="20"/>
              </w:rPr>
              <w:fldChar w:fldCharType="separate"/>
            </w:r>
            <w:r>
              <w:rPr>
                <w:sz w:val="20"/>
                <w:szCs w:val="20"/>
              </w:rPr>
              <w:t>3.5.1.4.4</w:t>
            </w:r>
            <w:r>
              <w:rPr>
                <w:sz w:val="20"/>
                <w:szCs w:val="20"/>
              </w:rPr>
              <w:fldChar w:fldCharType="end"/>
            </w:r>
            <w:r>
              <w:rPr>
                <w:sz w:val="20"/>
                <w:szCs w:val="20"/>
              </w:rPr>
              <w:t xml:space="preserve"> «Информация (проект информации) о заключенном контракте» изменен прием полей/вложенных блоков радела «Информация о поставщиках (подрядчиках, исполнителях)» (suppliersInfo). Выполнен откат приема полей блоков с признаком «Доп. соглашение на изменение в ЕИС в структуре» в ПЗК. Доработан прием блока «Филиал юридического лица РФ» (suppli-ersInfo/supplierInfo/legalEntityRF/legalEntityRFSubdivision).</w:t>
            </w:r>
          </w:p>
        </w:tc>
      </w:tr>
      <w:tr w:rsidR="001D3AF5" w:rsidRPr="00214C0A" w14:paraId="7826164D" w14:textId="77777777" w:rsidTr="001749C4">
        <w:trPr>
          <w:trHeight w:val="553"/>
        </w:trPr>
        <w:tc>
          <w:tcPr>
            <w:tcW w:w="562" w:type="dxa"/>
            <w:tcBorders>
              <w:top w:val="single" w:sz="4" w:space="0" w:color="auto"/>
              <w:left w:val="single" w:sz="4" w:space="0" w:color="auto"/>
              <w:bottom w:val="single" w:sz="4" w:space="0" w:color="auto"/>
              <w:right w:val="single" w:sz="4" w:space="0" w:color="auto"/>
            </w:tcBorders>
          </w:tcPr>
          <w:p w14:paraId="7DD30C65" w14:textId="51EE2A2A" w:rsidR="001D3AF5" w:rsidRDefault="001D3AF5" w:rsidP="00E11015">
            <w:pPr>
              <w:pStyle w:val="ad"/>
              <w:rPr>
                <w:sz w:val="18"/>
                <w:szCs w:val="18"/>
              </w:rPr>
            </w:pPr>
            <w:r>
              <w:rPr>
                <w:sz w:val="18"/>
                <w:szCs w:val="18"/>
              </w:rPr>
              <w:t>9.51</w:t>
            </w:r>
          </w:p>
        </w:tc>
        <w:tc>
          <w:tcPr>
            <w:tcW w:w="1134" w:type="dxa"/>
            <w:tcBorders>
              <w:top w:val="single" w:sz="4" w:space="0" w:color="auto"/>
              <w:left w:val="single" w:sz="4" w:space="0" w:color="auto"/>
              <w:bottom w:val="single" w:sz="4" w:space="0" w:color="auto"/>
              <w:right w:val="single" w:sz="4" w:space="0" w:color="auto"/>
            </w:tcBorders>
          </w:tcPr>
          <w:p w14:paraId="248F88F0" w14:textId="6225F1DB" w:rsidR="001D3AF5" w:rsidRDefault="001D3AF5" w:rsidP="00E11015">
            <w:pPr>
              <w:pStyle w:val="ad"/>
              <w:rPr>
                <w:sz w:val="18"/>
                <w:szCs w:val="18"/>
              </w:rPr>
            </w:pPr>
            <w:r>
              <w:rPr>
                <w:sz w:val="18"/>
                <w:szCs w:val="18"/>
              </w:rPr>
              <w:t>29.06.2026</w:t>
            </w:r>
          </w:p>
        </w:tc>
        <w:tc>
          <w:tcPr>
            <w:tcW w:w="1275" w:type="dxa"/>
            <w:tcBorders>
              <w:top w:val="single" w:sz="4" w:space="0" w:color="auto"/>
              <w:left w:val="single" w:sz="4" w:space="0" w:color="auto"/>
              <w:bottom w:val="single" w:sz="4" w:space="0" w:color="auto"/>
              <w:right w:val="single" w:sz="4" w:space="0" w:color="auto"/>
            </w:tcBorders>
          </w:tcPr>
          <w:p w14:paraId="59E78CE5" w14:textId="69D7B3C3" w:rsidR="001D3AF5" w:rsidRDefault="001D3AF5" w:rsidP="00E11015">
            <w:pPr>
              <w:ind w:firstLine="0"/>
              <w:rPr>
                <w:sz w:val="20"/>
                <w:szCs w:val="20"/>
              </w:rPr>
            </w:pPr>
            <w:r w:rsidRPr="00547F39">
              <w:rPr>
                <w:sz w:val="20"/>
                <w:szCs w:val="20"/>
              </w:rPr>
              <w:t>FCSNF-2</w:t>
            </w:r>
            <w:r>
              <w:rPr>
                <w:sz w:val="20"/>
                <w:szCs w:val="20"/>
              </w:rPr>
              <w:t>9340</w:t>
            </w:r>
          </w:p>
        </w:tc>
        <w:tc>
          <w:tcPr>
            <w:tcW w:w="6095" w:type="dxa"/>
            <w:tcBorders>
              <w:top w:val="single" w:sz="4" w:space="0" w:color="auto"/>
              <w:left w:val="single" w:sz="4" w:space="0" w:color="auto"/>
              <w:bottom w:val="single" w:sz="4" w:space="0" w:color="auto"/>
              <w:right w:val="single" w:sz="4" w:space="0" w:color="auto"/>
            </w:tcBorders>
          </w:tcPr>
          <w:p w14:paraId="23150323" w14:textId="6FC08BD0" w:rsidR="001D3AF5" w:rsidRDefault="001D3AF5" w:rsidP="00E11015">
            <w:pPr>
              <w:pStyle w:val="ad"/>
              <w:jc w:val="left"/>
              <w:rPr>
                <w:sz w:val="20"/>
                <w:szCs w:val="20"/>
              </w:rPr>
            </w:pPr>
            <w:r>
              <w:rPr>
                <w:sz w:val="20"/>
                <w:szCs w:val="20"/>
              </w:rPr>
              <w:t xml:space="preserve">В документе </w:t>
            </w:r>
            <w:r w:rsidRPr="00E11015">
              <w:rPr>
                <w:sz w:val="20"/>
                <w:szCs w:val="20"/>
              </w:rPr>
              <w:t>«Информация (проект информации) о заключенном контракте» (contract)</w:t>
            </w:r>
            <w:r>
              <w:rPr>
                <w:sz w:val="20"/>
                <w:szCs w:val="20"/>
              </w:rPr>
              <w:t xml:space="preserve"> изменено правило приема </w:t>
            </w:r>
            <w:r w:rsidRPr="00E11015">
              <w:rPr>
                <w:sz w:val="20"/>
                <w:szCs w:val="20"/>
              </w:rPr>
              <w:t>поля «Объем в рублевом эквиваленте» (subContractorsSum/priceValueRUR)</w:t>
            </w:r>
          </w:p>
        </w:tc>
      </w:tr>
      <w:tr w:rsidR="001D3AF5" w:rsidRPr="001D3AF5" w14:paraId="2F1A1618" w14:textId="77777777" w:rsidTr="001749C4">
        <w:trPr>
          <w:trHeight w:val="553"/>
          <w:ins w:id="203" w:author="Автор"/>
        </w:trPr>
        <w:tc>
          <w:tcPr>
            <w:tcW w:w="562" w:type="dxa"/>
            <w:tcBorders>
              <w:top w:val="single" w:sz="4" w:space="0" w:color="auto"/>
              <w:left w:val="single" w:sz="4" w:space="0" w:color="auto"/>
              <w:bottom w:val="single" w:sz="4" w:space="0" w:color="auto"/>
              <w:right w:val="single" w:sz="4" w:space="0" w:color="auto"/>
            </w:tcBorders>
          </w:tcPr>
          <w:p w14:paraId="373C25F1" w14:textId="00FDED27" w:rsidR="001D3AF5" w:rsidRDefault="001D3AF5" w:rsidP="004B4422">
            <w:pPr>
              <w:pStyle w:val="ad"/>
              <w:rPr>
                <w:ins w:id="204" w:author="Автор"/>
                <w:sz w:val="18"/>
                <w:szCs w:val="18"/>
              </w:rPr>
            </w:pPr>
            <w:ins w:id="205" w:author="Автор">
              <w:r>
                <w:rPr>
                  <w:sz w:val="18"/>
                  <w:szCs w:val="18"/>
                </w:rPr>
                <w:t>9.52</w:t>
              </w:r>
            </w:ins>
          </w:p>
        </w:tc>
        <w:tc>
          <w:tcPr>
            <w:tcW w:w="1134" w:type="dxa"/>
            <w:tcBorders>
              <w:top w:val="single" w:sz="4" w:space="0" w:color="auto"/>
              <w:left w:val="single" w:sz="4" w:space="0" w:color="auto"/>
              <w:bottom w:val="single" w:sz="4" w:space="0" w:color="auto"/>
              <w:right w:val="single" w:sz="4" w:space="0" w:color="auto"/>
            </w:tcBorders>
          </w:tcPr>
          <w:p w14:paraId="198871AF" w14:textId="68414FAC" w:rsidR="001D3AF5" w:rsidRDefault="001D3AF5" w:rsidP="004B4422">
            <w:pPr>
              <w:pStyle w:val="ad"/>
              <w:rPr>
                <w:ins w:id="206" w:author="Автор"/>
                <w:sz w:val="18"/>
                <w:szCs w:val="18"/>
              </w:rPr>
            </w:pPr>
            <w:ins w:id="207" w:author="Автор">
              <w:r>
                <w:rPr>
                  <w:sz w:val="18"/>
                  <w:szCs w:val="18"/>
                </w:rPr>
                <w:t>14.07.2026</w:t>
              </w:r>
            </w:ins>
          </w:p>
        </w:tc>
        <w:tc>
          <w:tcPr>
            <w:tcW w:w="1275" w:type="dxa"/>
            <w:tcBorders>
              <w:top w:val="single" w:sz="4" w:space="0" w:color="auto"/>
              <w:left w:val="single" w:sz="4" w:space="0" w:color="auto"/>
              <w:bottom w:val="single" w:sz="4" w:space="0" w:color="auto"/>
              <w:right w:val="single" w:sz="4" w:space="0" w:color="auto"/>
            </w:tcBorders>
          </w:tcPr>
          <w:p w14:paraId="57B7A1D5" w14:textId="064FCCDE" w:rsidR="001D3AF5" w:rsidRPr="00547F39" w:rsidRDefault="001D3AF5" w:rsidP="004B4422">
            <w:pPr>
              <w:shd w:val="clear" w:color="auto" w:fill="FFFFFF"/>
              <w:spacing w:line="240" w:lineRule="auto"/>
              <w:ind w:firstLine="0"/>
              <w:jc w:val="left"/>
              <w:rPr>
                <w:ins w:id="208" w:author="Автор"/>
                <w:sz w:val="20"/>
                <w:szCs w:val="20"/>
              </w:rPr>
            </w:pPr>
            <w:ins w:id="209" w:author="Автор">
              <w:r w:rsidRPr="004B4422">
                <w:rPr>
                  <w:sz w:val="20"/>
                  <w:szCs w:val="20"/>
                </w:rPr>
                <w:t>FCS-480991</w:t>
              </w:r>
            </w:ins>
          </w:p>
        </w:tc>
        <w:tc>
          <w:tcPr>
            <w:tcW w:w="6095" w:type="dxa"/>
            <w:tcBorders>
              <w:top w:val="single" w:sz="4" w:space="0" w:color="auto"/>
              <w:left w:val="single" w:sz="4" w:space="0" w:color="auto"/>
              <w:bottom w:val="single" w:sz="4" w:space="0" w:color="auto"/>
              <w:right w:val="single" w:sz="4" w:space="0" w:color="auto"/>
            </w:tcBorders>
          </w:tcPr>
          <w:p w14:paraId="39AD5B6B" w14:textId="4B45A57F" w:rsidR="001D3AF5" w:rsidRPr="004B4422" w:rsidRDefault="001D3AF5" w:rsidP="004B4422">
            <w:pPr>
              <w:pStyle w:val="ad"/>
              <w:jc w:val="left"/>
              <w:rPr>
                <w:ins w:id="210" w:author="Автор"/>
                <w:sz w:val="20"/>
                <w:szCs w:val="20"/>
                <w:lang w:val="en-US"/>
              </w:rPr>
            </w:pPr>
            <w:ins w:id="211" w:author="Автор">
              <w:r>
                <w:rPr>
                  <w:sz w:val="20"/>
                  <w:szCs w:val="20"/>
                </w:rPr>
                <w:t>Изменено</w:t>
              </w:r>
              <w:r w:rsidRPr="004B4422">
                <w:rPr>
                  <w:sz w:val="20"/>
                  <w:szCs w:val="20"/>
                  <w:lang w:val="en-US"/>
                </w:rPr>
                <w:t xml:space="preserve"> </w:t>
              </w:r>
              <w:r>
                <w:rPr>
                  <w:sz w:val="20"/>
                  <w:szCs w:val="20"/>
                </w:rPr>
                <w:t>правило</w:t>
              </w:r>
              <w:r w:rsidRPr="004B4422">
                <w:rPr>
                  <w:sz w:val="20"/>
                  <w:szCs w:val="20"/>
                  <w:lang w:val="en-US"/>
                </w:rPr>
                <w:t xml:space="preserve"> </w:t>
              </w:r>
              <w:r>
                <w:rPr>
                  <w:sz w:val="20"/>
                  <w:szCs w:val="20"/>
                </w:rPr>
                <w:t>приема</w:t>
              </w:r>
              <w:r w:rsidRPr="004B4422">
                <w:rPr>
                  <w:sz w:val="20"/>
                  <w:szCs w:val="20"/>
                  <w:lang w:val="en-US"/>
                </w:rPr>
                <w:t xml:space="preserve"> </w:t>
              </w:r>
              <w:r>
                <w:rPr>
                  <w:sz w:val="20"/>
                  <w:szCs w:val="20"/>
                </w:rPr>
                <w:t>блоков</w:t>
              </w:r>
              <w:r w:rsidRPr="004B4422">
                <w:rPr>
                  <w:sz w:val="20"/>
                  <w:szCs w:val="20"/>
                  <w:lang w:val="en-US"/>
                </w:rPr>
                <w:t xml:space="preserve"> </w:t>
              </w:r>
            </w:ins>
          </w:p>
          <w:p w14:paraId="6450F383" w14:textId="1FA28AA3" w:rsidR="001D3AF5" w:rsidRPr="004B4422" w:rsidRDefault="001D3AF5" w:rsidP="004B4422">
            <w:pPr>
              <w:pStyle w:val="ad"/>
              <w:numPr>
                <w:ilvl w:val="0"/>
                <w:numId w:val="298"/>
              </w:numPr>
              <w:jc w:val="left"/>
              <w:rPr>
                <w:ins w:id="212" w:author="Автор"/>
                <w:sz w:val="20"/>
                <w:szCs w:val="20"/>
                <w:lang w:val="en-US"/>
              </w:rPr>
            </w:pPr>
            <w:ins w:id="213" w:author="Автор">
              <w:r w:rsidRPr="00C47867">
                <w:rPr>
                  <w:sz w:val="20"/>
                  <w:szCs w:val="20"/>
                  <w:lang w:val="en-US"/>
                </w:rPr>
                <w:lastRenderedPageBreak/>
                <w:t>"</w:t>
              </w:r>
              <w:r w:rsidRPr="00C47867">
                <w:rPr>
                  <w:sz w:val="20"/>
                  <w:szCs w:val="20"/>
                </w:rPr>
                <w:t>Реестровые</w:t>
              </w:r>
              <w:r w:rsidRPr="00C47867">
                <w:rPr>
                  <w:sz w:val="20"/>
                  <w:szCs w:val="20"/>
                  <w:lang w:val="en-US"/>
                </w:rPr>
                <w:t xml:space="preserve"> </w:t>
              </w:r>
              <w:r w:rsidRPr="00C47867">
                <w:rPr>
                  <w:sz w:val="20"/>
                  <w:szCs w:val="20"/>
                </w:rPr>
                <w:t>номера</w:t>
              </w:r>
              <w:r w:rsidRPr="00C47867">
                <w:rPr>
                  <w:sz w:val="20"/>
                  <w:szCs w:val="20"/>
                  <w:lang w:val="en-US"/>
                </w:rPr>
                <w:t>" (products/product/drugPurchaseObjectInfo/drugInfoUsingReferenceInfo/MNNsInfo/MNNInfo/positionsTradeName/positionTradeName/registrationNumbersInfo)</w:t>
              </w:r>
            </w:ins>
          </w:p>
          <w:p w14:paraId="3E9297F9" w14:textId="77777777" w:rsidR="001D3AF5" w:rsidRDefault="001D3AF5" w:rsidP="004B4422">
            <w:pPr>
              <w:pStyle w:val="ad"/>
              <w:numPr>
                <w:ilvl w:val="0"/>
                <w:numId w:val="298"/>
              </w:numPr>
              <w:jc w:val="left"/>
              <w:rPr>
                <w:ins w:id="214" w:author="Автор"/>
                <w:sz w:val="20"/>
                <w:szCs w:val="20"/>
                <w:lang w:val="en-US"/>
              </w:rPr>
            </w:pPr>
            <w:ins w:id="215" w:author="Автор">
              <w:r w:rsidRPr="00C47867">
                <w:rPr>
                  <w:sz w:val="20"/>
                  <w:szCs w:val="20"/>
                  <w:lang w:val="en-US"/>
                </w:rPr>
                <w:t>"Реестровые номера" (products/product/drugPurchaseObjectInfo/drugInfoUsingReferenceInfo/MNNsInfo/MNNInfo/positionsTradeName/positionTradeName/positionTradeNameUsingTextForm/registrationNumbersInfo)</w:t>
              </w:r>
            </w:ins>
          </w:p>
          <w:p w14:paraId="3AC83EB2" w14:textId="7FD743B4" w:rsidR="001D3AF5" w:rsidRPr="004B4422" w:rsidRDefault="001D3AF5" w:rsidP="004B4422">
            <w:pPr>
              <w:pStyle w:val="ad"/>
              <w:numPr>
                <w:ilvl w:val="0"/>
                <w:numId w:val="298"/>
              </w:numPr>
              <w:jc w:val="left"/>
              <w:rPr>
                <w:ins w:id="216" w:author="Автор"/>
                <w:sz w:val="20"/>
                <w:szCs w:val="20"/>
                <w:lang w:val="en-US"/>
              </w:rPr>
            </w:pPr>
            <w:ins w:id="217" w:author="Автор">
              <w:r w:rsidRPr="00C47867">
                <w:rPr>
                  <w:sz w:val="20"/>
                  <w:szCs w:val="20"/>
                  <w:lang w:val="en-US"/>
                </w:rPr>
                <w:t>"Реестровые номера" (products/product/registrationNumbersInfo)</w:t>
              </w:r>
            </w:ins>
          </w:p>
        </w:tc>
      </w:tr>
      <w:tr w:rsidR="001D3AF5" w:rsidRPr="00003556" w14:paraId="4E99B937" w14:textId="77777777" w:rsidTr="001749C4">
        <w:trPr>
          <w:trHeight w:val="553"/>
          <w:ins w:id="218" w:author="Автор"/>
        </w:trPr>
        <w:tc>
          <w:tcPr>
            <w:tcW w:w="562" w:type="dxa"/>
            <w:tcBorders>
              <w:top w:val="single" w:sz="4" w:space="0" w:color="auto"/>
              <w:left w:val="single" w:sz="4" w:space="0" w:color="auto"/>
              <w:bottom w:val="single" w:sz="4" w:space="0" w:color="auto"/>
              <w:right w:val="single" w:sz="4" w:space="0" w:color="auto"/>
            </w:tcBorders>
          </w:tcPr>
          <w:p w14:paraId="7466E52E" w14:textId="36878AF1" w:rsidR="001D3AF5" w:rsidRPr="00003556" w:rsidRDefault="001D3AF5" w:rsidP="00003556">
            <w:pPr>
              <w:pStyle w:val="ad"/>
              <w:rPr>
                <w:ins w:id="219" w:author="Автор"/>
                <w:sz w:val="18"/>
                <w:szCs w:val="18"/>
                <w:lang w:val="en-US"/>
              </w:rPr>
            </w:pPr>
            <w:ins w:id="220" w:author="Автор">
              <w:r>
                <w:rPr>
                  <w:sz w:val="18"/>
                  <w:szCs w:val="18"/>
                </w:rPr>
                <w:lastRenderedPageBreak/>
                <w:t>9.53</w:t>
              </w:r>
            </w:ins>
          </w:p>
        </w:tc>
        <w:tc>
          <w:tcPr>
            <w:tcW w:w="1134" w:type="dxa"/>
            <w:tcBorders>
              <w:top w:val="single" w:sz="4" w:space="0" w:color="auto"/>
              <w:left w:val="single" w:sz="4" w:space="0" w:color="auto"/>
              <w:bottom w:val="single" w:sz="4" w:space="0" w:color="auto"/>
              <w:right w:val="single" w:sz="4" w:space="0" w:color="auto"/>
            </w:tcBorders>
          </w:tcPr>
          <w:p w14:paraId="2A7301E9" w14:textId="08EA071C" w:rsidR="001D3AF5" w:rsidRPr="00003556" w:rsidRDefault="001D3AF5" w:rsidP="00003556">
            <w:pPr>
              <w:pStyle w:val="ad"/>
              <w:rPr>
                <w:ins w:id="221" w:author="Автор"/>
                <w:sz w:val="18"/>
                <w:szCs w:val="18"/>
                <w:lang w:val="en-US"/>
              </w:rPr>
            </w:pPr>
            <w:ins w:id="222" w:author="Автор">
              <w:r>
                <w:rPr>
                  <w:sz w:val="18"/>
                  <w:szCs w:val="18"/>
                </w:rPr>
                <w:t>14.07.2026</w:t>
              </w:r>
            </w:ins>
          </w:p>
        </w:tc>
        <w:tc>
          <w:tcPr>
            <w:tcW w:w="1275" w:type="dxa"/>
            <w:tcBorders>
              <w:top w:val="single" w:sz="4" w:space="0" w:color="auto"/>
              <w:left w:val="single" w:sz="4" w:space="0" w:color="auto"/>
              <w:bottom w:val="single" w:sz="4" w:space="0" w:color="auto"/>
              <w:right w:val="single" w:sz="4" w:space="0" w:color="auto"/>
            </w:tcBorders>
          </w:tcPr>
          <w:p w14:paraId="098412CC" w14:textId="74E06311" w:rsidR="001D3AF5" w:rsidRPr="00003556" w:rsidRDefault="001D3AF5" w:rsidP="00003556">
            <w:pPr>
              <w:shd w:val="clear" w:color="auto" w:fill="FFFFFF"/>
              <w:spacing w:line="240" w:lineRule="auto"/>
              <w:ind w:firstLine="0"/>
              <w:jc w:val="left"/>
              <w:rPr>
                <w:ins w:id="223" w:author="Автор"/>
                <w:sz w:val="20"/>
                <w:szCs w:val="20"/>
                <w:lang w:val="en-US"/>
              </w:rPr>
            </w:pPr>
            <w:ins w:id="224" w:author="Автор">
              <w:r>
                <w:rPr>
                  <w:sz w:val="20"/>
                  <w:szCs w:val="20"/>
                </w:rPr>
                <w:t>FCSNF-29</w:t>
              </w:r>
              <w:r>
                <w:rPr>
                  <w:sz w:val="20"/>
                  <w:szCs w:val="20"/>
                  <w:lang w:val="en-US"/>
                </w:rPr>
                <w:t>894</w:t>
              </w:r>
            </w:ins>
          </w:p>
        </w:tc>
        <w:tc>
          <w:tcPr>
            <w:tcW w:w="6095" w:type="dxa"/>
            <w:tcBorders>
              <w:top w:val="single" w:sz="4" w:space="0" w:color="auto"/>
              <w:left w:val="single" w:sz="4" w:space="0" w:color="auto"/>
              <w:bottom w:val="single" w:sz="4" w:space="0" w:color="auto"/>
              <w:right w:val="single" w:sz="4" w:space="0" w:color="auto"/>
            </w:tcBorders>
          </w:tcPr>
          <w:p w14:paraId="2AD1D309" w14:textId="636609C4" w:rsidR="001D3AF5" w:rsidRPr="00003556" w:rsidRDefault="001D3AF5" w:rsidP="00003556">
            <w:pPr>
              <w:pStyle w:val="ad"/>
              <w:jc w:val="left"/>
              <w:rPr>
                <w:ins w:id="225" w:author="Автор"/>
                <w:sz w:val="20"/>
                <w:szCs w:val="20"/>
                <w:lang w:val="en-US"/>
              </w:rPr>
            </w:pPr>
            <w:ins w:id="226" w:author="Автор">
              <w:r>
                <w:rPr>
                  <w:sz w:val="20"/>
                  <w:szCs w:val="20"/>
                </w:rPr>
                <w:t xml:space="preserve">Добавлен контроль </w:t>
              </w:r>
              <w:r>
                <w:rPr>
                  <w:sz w:val="20"/>
                  <w:szCs w:val="20"/>
                </w:rPr>
                <w:fldChar w:fldCharType="begin"/>
              </w:r>
              <w:r>
                <w:rPr>
                  <w:sz w:val="20"/>
                  <w:szCs w:val="20"/>
                </w:rPr>
                <w:instrText xml:space="preserve"> REF РК_ИК_0522 \h </w:instrText>
              </w:r>
            </w:ins>
            <w:r>
              <w:rPr>
                <w:sz w:val="20"/>
                <w:szCs w:val="20"/>
              </w:rPr>
              <w:instrText xml:space="preserve"> \* MERGEFORMAT </w:instrText>
            </w:r>
            <w:r>
              <w:rPr>
                <w:sz w:val="20"/>
                <w:szCs w:val="20"/>
              </w:rPr>
            </w:r>
            <w:r>
              <w:rPr>
                <w:sz w:val="20"/>
                <w:szCs w:val="20"/>
              </w:rPr>
              <w:fldChar w:fldCharType="separate"/>
            </w:r>
            <w:ins w:id="227" w:author="Автор">
              <w:r w:rsidRPr="00003556">
                <w:rPr>
                  <w:sz w:val="20"/>
                  <w:szCs w:val="20"/>
                </w:rPr>
                <w:t>РК_ИК_0522</w:t>
              </w:r>
              <w:r>
                <w:rPr>
                  <w:sz w:val="20"/>
                  <w:szCs w:val="20"/>
                </w:rPr>
                <w:fldChar w:fldCharType="end"/>
              </w:r>
            </w:ins>
          </w:p>
        </w:tc>
      </w:tr>
    </w:tbl>
    <w:p w14:paraId="33E3EB84" w14:textId="7A0F9F3F" w:rsidR="00B8751A" w:rsidRPr="00CB5E11" w:rsidRDefault="00B8751A" w:rsidP="008C56F5">
      <w:pPr>
        <w:pStyle w:val="1"/>
        <w:numPr>
          <w:ilvl w:val="0"/>
          <w:numId w:val="0"/>
        </w:numPr>
        <w:ind w:left="709"/>
        <w:jc w:val="center"/>
      </w:pPr>
      <w:bookmarkStart w:id="228" w:name="_Toc83126005"/>
      <w:r w:rsidRPr="00CB5E11">
        <w:lastRenderedPageBreak/>
        <w:t>Журнал вопросов и предложений</w:t>
      </w:r>
      <w:bookmarkEnd w:id="228"/>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5954"/>
        <w:gridCol w:w="1701"/>
      </w:tblGrid>
      <w:tr w:rsidR="00B8751A" w:rsidRPr="00CB5E11" w14:paraId="33E3EB88" w14:textId="77777777" w:rsidTr="00B8751A">
        <w:tc>
          <w:tcPr>
            <w:tcW w:w="1951" w:type="dxa"/>
            <w:vAlign w:val="center"/>
          </w:tcPr>
          <w:p w14:paraId="33E3EB85" w14:textId="77777777" w:rsidR="00B8751A" w:rsidRPr="00CB5E11" w:rsidRDefault="00B8751A" w:rsidP="007B0C33">
            <w:pPr>
              <w:pStyle w:val="af3"/>
            </w:pPr>
            <w:r w:rsidRPr="00CB5E11">
              <w:t>Дата, версия, автор изменения</w:t>
            </w:r>
          </w:p>
        </w:tc>
        <w:tc>
          <w:tcPr>
            <w:tcW w:w="5954" w:type="dxa"/>
            <w:vAlign w:val="center"/>
          </w:tcPr>
          <w:p w14:paraId="33E3EB86" w14:textId="77777777" w:rsidR="00B8751A" w:rsidRPr="00CB5E11" w:rsidRDefault="00B8751A" w:rsidP="007B0C33">
            <w:pPr>
              <w:pStyle w:val="af3"/>
            </w:pPr>
            <w:r w:rsidRPr="00CB5E11">
              <w:t>Вопрос, предложение, замечание</w:t>
            </w:r>
          </w:p>
        </w:tc>
        <w:tc>
          <w:tcPr>
            <w:tcW w:w="1701" w:type="dxa"/>
            <w:vAlign w:val="center"/>
          </w:tcPr>
          <w:p w14:paraId="33E3EB87" w14:textId="77777777" w:rsidR="00B8751A" w:rsidRPr="00CB5E11" w:rsidRDefault="00B8751A" w:rsidP="007B0C33">
            <w:pPr>
              <w:pStyle w:val="af3"/>
            </w:pPr>
            <w:r w:rsidRPr="00CB5E11">
              <w:t>Раздел документа</w:t>
            </w:r>
          </w:p>
        </w:tc>
      </w:tr>
      <w:tr w:rsidR="00B8751A" w:rsidRPr="00CB5E11" w14:paraId="33E3EB8C" w14:textId="77777777" w:rsidTr="00B8751A">
        <w:tc>
          <w:tcPr>
            <w:tcW w:w="1951" w:type="dxa"/>
          </w:tcPr>
          <w:p w14:paraId="33E3EB89" w14:textId="053EF862" w:rsidR="00B8751A" w:rsidRPr="00CB5E11" w:rsidRDefault="00B8751A" w:rsidP="007B0C33">
            <w:pPr>
              <w:pStyle w:val="ad"/>
            </w:pPr>
          </w:p>
        </w:tc>
        <w:tc>
          <w:tcPr>
            <w:tcW w:w="5954" w:type="dxa"/>
          </w:tcPr>
          <w:p w14:paraId="33E3EB8A" w14:textId="77777777" w:rsidR="00B8751A" w:rsidRPr="00CB5E11" w:rsidRDefault="00B8751A" w:rsidP="007B0C33">
            <w:pPr>
              <w:pStyle w:val="ad"/>
            </w:pPr>
          </w:p>
        </w:tc>
        <w:tc>
          <w:tcPr>
            <w:tcW w:w="1701" w:type="dxa"/>
          </w:tcPr>
          <w:p w14:paraId="33E3EB8B" w14:textId="77777777" w:rsidR="00B8751A" w:rsidRPr="00CB5E11" w:rsidRDefault="00B8751A" w:rsidP="007B0C33">
            <w:pPr>
              <w:pStyle w:val="ad"/>
            </w:pPr>
          </w:p>
        </w:tc>
      </w:tr>
      <w:tr w:rsidR="00B8751A" w:rsidRPr="00CB5E11" w14:paraId="33E3EB90" w14:textId="77777777" w:rsidTr="00B8751A">
        <w:tc>
          <w:tcPr>
            <w:tcW w:w="1951" w:type="dxa"/>
          </w:tcPr>
          <w:p w14:paraId="33E3EB8D" w14:textId="77777777" w:rsidR="00B8751A" w:rsidRPr="00CB5E11" w:rsidRDefault="00B8751A" w:rsidP="007B0C33">
            <w:pPr>
              <w:pStyle w:val="ad"/>
            </w:pPr>
          </w:p>
        </w:tc>
        <w:tc>
          <w:tcPr>
            <w:tcW w:w="5954" w:type="dxa"/>
          </w:tcPr>
          <w:p w14:paraId="33E3EB8E" w14:textId="77777777" w:rsidR="00B8751A" w:rsidRPr="00CB5E11" w:rsidRDefault="00B8751A" w:rsidP="007B0C33">
            <w:pPr>
              <w:pStyle w:val="ad"/>
            </w:pPr>
          </w:p>
        </w:tc>
        <w:tc>
          <w:tcPr>
            <w:tcW w:w="1701" w:type="dxa"/>
          </w:tcPr>
          <w:p w14:paraId="33E3EB8F" w14:textId="77777777" w:rsidR="00B8751A" w:rsidRPr="00CB5E11" w:rsidRDefault="00B8751A" w:rsidP="007B0C33">
            <w:pPr>
              <w:pStyle w:val="ad"/>
            </w:pPr>
          </w:p>
        </w:tc>
      </w:tr>
      <w:tr w:rsidR="00B8751A" w:rsidRPr="00CB5E11" w14:paraId="33E3EB94" w14:textId="77777777" w:rsidTr="00B8751A">
        <w:tc>
          <w:tcPr>
            <w:tcW w:w="1951" w:type="dxa"/>
          </w:tcPr>
          <w:p w14:paraId="33E3EB91" w14:textId="77777777" w:rsidR="00B8751A" w:rsidRPr="00CB5E11" w:rsidRDefault="00B8751A" w:rsidP="007B0C33">
            <w:pPr>
              <w:pStyle w:val="ad"/>
            </w:pPr>
          </w:p>
        </w:tc>
        <w:tc>
          <w:tcPr>
            <w:tcW w:w="5954" w:type="dxa"/>
          </w:tcPr>
          <w:p w14:paraId="33E3EB92" w14:textId="77777777" w:rsidR="00B8751A" w:rsidRPr="00CB5E11" w:rsidRDefault="00B8751A" w:rsidP="007B0C33">
            <w:pPr>
              <w:pStyle w:val="ad"/>
            </w:pPr>
          </w:p>
        </w:tc>
        <w:tc>
          <w:tcPr>
            <w:tcW w:w="1701" w:type="dxa"/>
          </w:tcPr>
          <w:p w14:paraId="33E3EB93" w14:textId="77777777" w:rsidR="00B8751A" w:rsidRPr="00CB5E11" w:rsidRDefault="00B8751A" w:rsidP="007B0C33">
            <w:pPr>
              <w:pStyle w:val="ad"/>
            </w:pPr>
          </w:p>
        </w:tc>
      </w:tr>
      <w:tr w:rsidR="00B8751A" w:rsidRPr="00CB5E11" w14:paraId="33E3EB98" w14:textId="77777777" w:rsidTr="00B8751A">
        <w:tc>
          <w:tcPr>
            <w:tcW w:w="1951" w:type="dxa"/>
          </w:tcPr>
          <w:p w14:paraId="33E3EB95" w14:textId="77777777" w:rsidR="00B8751A" w:rsidRPr="00CB5E11" w:rsidRDefault="00B8751A" w:rsidP="007B0C33">
            <w:pPr>
              <w:pStyle w:val="ad"/>
            </w:pPr>
          </w:p>
        </w:tc>
        <w:tc>
          <w:tcPr>
            <w:tcW w:w="5954" w:type="dxa"/>
          </w:tcPr>
          <w:p w14:paraId="33E3EB96" w14:textId="77777777" w:rsidR="00B8751A" w:rsidRPr="00CB5E11" w:rsidRDefault="00B8751A" w:rsidP="007B0C33">
            <w:pPr>
              <w:pStyle w:val="ad"/>
            </w:pPr>
          </w:p>
        </w:tc>
        <w:tc>
          <w:tcPr>
            <w:tcW w:w="1701" w:type="dxa"/>
          </w:tcPr>
          <w:p w14:paraId="33E3EB97" w14:textId="77777777" w:rsidR="00B8751A" w:rsidRPr="00CB5E11" w:rsidRDefault="00B8751A" w:rsidP="007B0C33">
            <w:pPr>
              <w:pStyle w:val="ad"/>
            </w:pPr>
          </w:p>
        </w:tc>
      </w:tr>
      <w:tr w:rsidR="00B8751A" w:rsidRPr="00CB5E11" w14:paraId="33E3EB9C" w14:textId="77777777" w:rsidTr="00B8751A">
        <w:trPr>
          <w:trHeight w:val="304"/>
        </w:trPr>
        <w:tc>
          <w:tcPr>
            <w:tcW w:w="1951" w:type="dxa"/>
          </w:tcPr>
          <w:p w14:paraId="33E3EB99" w14:textId="77777777" w:rsidR="00B8751A" w:rsidRPr="00CB5E11" w:rsidRDefault="00B8751A" w:rsidP="007B0C33">
            <w:pPr>
              <w:pStyle w:val="ad"/>
            </w:pPr>
          </w:p>
        </w:tc>
        <w:tc>
          <w:tcPr>
            <w:tcW w:w="5954" w:type="dxa"/>
          </w:tcPr>
          <w:p w14:paraId="33E3EB9A" w14:textId="77777777" w:rsidR="00B8751A" w:rsidRPr="00CB5E11" w:rsidRDefault="00B8751A" w:rsidP="007B0C33">
            <w:pPr>
              <w:pStyle w:val="ad"/>
            </w:pPr>
          </w:p>
        </w:tc>
        <w:tc>
          <w:tcPr>
            <w:tcW w:w="1701" w:type="dxa"/>
          </w:tcPr>
          <w:p w14:paraId="33E3EB9B" w14:textId="77777777" w:rsidR="00B8751A" w:rsidRPr="00CB5E11" w:rsidRDefault="00B8751A" w:rsidP="007B0C33">
            <w:pPr>
              <w:pStyle w:val="ad"/>
            </w:pPr>
          </w:p>
        </w:tc>
      </w:tr>
    </w:tbl>
    <w:p w14:paraId="33E3EB9D" w14:textId="77777777" w:rsidR="00B8751A" w:rsidRPr="00CB5E11" w:rsidRDefault="00B8751A" w:rsidP="007B0C33"/>
    <w:p w14:paraId="33E3EB9E" w14:textId="77777777" w:rsidR="00C36CC0" w:rsidRPr="00CB5E11" w:rsidRDefault="00C36CC0" w:rsidP="007B0C33"/>
    <w:p w14:paraId="33E3EB9F" w14:textId="77777777" w:rsidR="00C36CC0" w:rsidRPr="00CB5E11" w:rsidRDefault="00C36CC0" w:rsidP="007B0C33">
      <w:pPr>
        <w:pStyle w:val="af"/>
      </w:pPr>
      <w:r w:rsidRPr="00CB5E11">
        <w:lastRenderedPageBreak/>
        <w:t>Лист согласования к техническому заданию</w:t>
      </w:r>
    </w:p>
    <w:p w14:paraId="33E3EBA0" w14:textId="77777777" w:rsidR="00C36CC0" w:rsidRPr="00CB5E11" w:rsidRDefault="00C36CC0" w:rsidP="007B0C33">
      <w:pPr>
        <w:pStyle w:val="14"/>
      </w:pPr>
      <w:r w:rsidRPr="00CB5E11">
        <w:t>Составили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2889"/>
        <w:gridCol w:w="1974"/>
        <w:gridCol w:w="1562"/>
        <w:gridCol w:w="1377"/>
      </w:tblGrid>
      <w:tr w:rsidR="00C36CC0" w:rsidRPr="00CB5E11" w14:paraId="33E3EBA6" w14:textId="77777777" w:rsidTr="003D5AB0">
        <w:tc>
          <w:tcPr>
            <w:tcW w:w="3168" w:type="dxa"/>
            <w:vAlign w:val="center"/>
          </w:tcPr>
          <w:p w14:paraId="33E3EBA1" w14:textId="77777777" w:rsidR="00C36CC0" w:rsidRPr="00CB5E11" w:rsidRDefault="00C36CC0" w:rsidP="007B0C33">
            <w:pPr>
              <w:pStyle w:val="af3"/>
            </w:pPr>
            <w:r w:rsidRPr="00CB5E11">
              <w:t>Наименование организации, предприятия</w:t>
            </w:r>
          </w:p>
        </w:tc>
        <w:tc>
          <w:tcPr>
            <w:tcW w:w="4320" w:type="dxa"/>
            <w:vAlign w:val="center"/>
          </w:tcPr>
          <w:p w14:paraId="33E3EBA2" w14:textId="77777777" w:rsidR="00C36CC0" w:rsidRPr="00CB5E11" w:rsidRDefault="00C36CC0" w:rsidP="007B0C33">
            <w:pPr>
              <w:pStyle w:val="af3"/>
            </w:pPr>
            <w:r w:rsidRPr="00CB5E11">
              <w:t>Должность исполнителя</w:t>
            </w:r>
          </w:p>
        </w:tc>
        <w:tc>
          <w:tcPr>
            <w:tcW w:w="2880" w:type="dxa"/>
            <w:vAlign w:val="center"/>
          </w:tcPr>
          <w:p w14:paraId="33E3EBA3" w14:textId="77777777" w:rsidR="00C36CC0" w:rsidRPr="00CB5E11" w:rsidRDefault="00C36CC0" w:rsidP="007B0C33">
            <w:pPr>
              <w:pStyle w:val="af3"/>
            </w:pPr>
            <w:r w:rsidRPr="00CB5E11">
              <w:t>Фамилия имя, отчество</w:t>
            </w:r>
          </w:p>
        </w:tc>
        <w:tc>
          <w:tcPr>
            <w:tcW w:w="2160" w:type="dxa"/>
            <w:vAlign w:val="center"/>
          </w:tcPr>
          <w:p w14:paraId="33E3EBA4" w14:textId="77777777" w:rsidR="00C36CC0" w:rsidRPr="00CB5E11" w:rsidRDefault="00C36CC0" w:rsidP="007B0C33">
            <w:pPr>
              <w:pStyle w:val="af3"/>
            </w:pPr>
            <w:r w:rsidRPr="00CB5E11">
              <w:t>Подпись</w:t>
            </w:r>
          </w:p>
        </w:tc>
        <w:tc>
          <w:tcPr>
            <w:tcW w:w="1833" w:type="dxa"/>
            <w:vAlign w:val="center"/>
          </w:tcPr>
          <w:p w14:paraId="33E3EBA5" w14:textId="77777777" w:rsidR="00C36CC0" w:rsidRPr="00CB5E11" w:rsidRDefault="00C36CC0" w:rsidP="007B0C33">
            <w:pPr>
              <w:pStyle w:val="af3"/>
            </w:pPr>
            <w:r w:rsidRPr="00CB5E11">
              <w:t>Дата</w:t>
            </w:r>
          </w:p>
        </w:tc>
      </w:tr>
      <w:tr w:rsidR="00C36CC0" w:rsidRPr="00CB5E11" w14:paraId="33E3EBAC" w14:textId="77777777" w:rsidTr="003D5AB0">
        <w:tc>
          <w:tcPr>
            <w:tcW w:w="3168" w:type="dxa"/>
          </w:tcPr>
          <w:p w14:paraId="33E3EBA7" w14:textId="77777777" w:rsidR="00C36CC0" w:rsidRPr="00CB5E11" w:rsidRDefault="00C36CC0" w:rsidP="007B0C33">
            <w:pPr>
              <w:pStyle w:val="ad"/>
            </w:pPr>
          </w:p>
        </w:tc>
        <w:tc>
          <w:tcPr>
            <w:tcW w:w="4320" w:type="dxa"/>
          </w:tcPr>
          <w:p w14:paraId="33E3EBA8" w14:textId="77777777" w:rsidR="00C36CC0" w:rsidRPr="00CB5E11" w:rsidRDefault="00C36CC0" w:rsidP="007B0C33">
            <w:pPr>
              <w:pStyle w:val="ad"/>
            </w:pPr>
          </w:p>
        </w:tc>
        <w:tc>
          <w:tcPr>
            <w:tcW w:w="2880" w:type="dxa"/>
          </w:tcPr>
          <w:p w14:paraId="33E3EBA9" w14:textId="77777777" w:rsidR="00C36CC0" w:rsidRPr="00CB5E11" w:rsidRDefault="00C36CC0" w:rsidP="007B0C33">
            <w:pPr>
              <w:pStyle w:val="ad"/>
            </w:pPr>
          </w:p>
        </w:tc>
        <w:tc>
          <w:tcPr>
            <w:tcW w:w="2160" w:type="dxa"/>
          </w:tcPr>
          <w:p w14:paraId="33E3EBAA" w14:textId="77777777" w:rsidR="00C36CC0" w:rsidRPr="00CB5E11" w:rsidRDefault="00C36CC0" w:rsidP="007B0C33">
            <w:pPr>
              <w:pStyle w:val="ad"/>
            </w:pPr>
          </w:p>
        </w:tc>
        <w:tc>
          <w:tcPr>
            <w:tcW w:w="1833" w:type="dxa"/>
          </w:tcPr>
          <w:p w14:paraId="33E3EBAB" w14:textId="77777777" w:rsidR="00C36CC0" w:rsidRPr="00CB5E11" w:rsidRDefault="00C36CC0" w:rsidP="007B0C33">
            <w:pPr>
              <w:pStyle w:val="ad"/>
            </w:pPr>
          </w:p>
        </w:tc>
      </w:tr>
      <w:tr w:rsidR="00C36CC0" w:rsidRPr="00CB5E11" w14:paraId="33E3EBB2" w14:textId="77777777" w:rsidTr="003D5AB0">
        <w:tc>
          <w:tcPr>
            <w:tcW w:w="3168" w:type="dxa"/>
          </w:tcPr>
          <w:p w14:paraId="33E3EBAD" w14:textId="77777777" w:rsidR="00C36CC0" w:rsidRPr="00CB5E11" w:rsidRDefault="00C36CC0" w:rsidP="007B0C33">
            <w:pPr>
              <w:pStyle w:val="ad"/>
            </w:pPr>
          </w:p>
        </w:tc>
        <w:tc>
          <w:tcPr>
            <w:tcW w:w="4320" w:type="dxa"/>
          </w:tcPr>
          <w:p w14:paraId="33E3EBAE" w14:textId="77777777" w:rsidR="00C36CC0" w:rsidRPr="00CB5E11" w:rsidRDefault="00C36CC0" w:rsidP="007B0C33">
            <w:pPr>
              <w:pStyle w:val="ad"/>
            </w:pPr>
          </w:p>
        </w:tc>
        <w:tc>
          <w:tcPr>
            <w:tcW w:w="2880" w:type="dxa"/>
          </w:tcPr>
          <w:p w14:paraId="33E3EBAF" w14:textId="77777777" w:rsidR="00C36CC0" w:rsidRPr="00CB5E11" w:rsidRDefault="00C36CC0" w:rsidP="007B0C33">
            <w:pPr>
              <w:pStyle w:val="ad"/>
            </w:pPr>
          </w:p>
        </w:tc>
        <w:tc>
          <w:tcPr>
            <w:tcW w:w="2160" w:type="dxa"/>
          </w:tcPr>
          <w:p w14:paraId="33E3EBB0" w14:textId="77777777" w:rsidR="00C36CC0" w:rsidRPr="00CB5E11" w:rsidRDefault="00C36CC0" w:rsidP="007B0C33">
            <w:pPr>
              <w:pStyle w:val="ad"/>
            </w:pPr>
          </w:p>
        </w:tc>
        <w:tc>
          <w:tcPr>
            <w:tcW w:w="1833" w:type="dxa"/>
          </w:tcPr>
          <w:p w14:paraId="33E3EBB1" w14:textId="77777777" w:rsidR="00C36CC0" w:rsidRPr="00CB5E11" w:rsidRDefault="00C36CC0" w:rsidP="007B0C33">
            <w:pPr>
              <w:pStyle w:val="ad"/>
            </w:pPr>
          </w:p>
        </w:tc>
      </w:tr>
      <w:tr w:rsidR="00C36CC0" w:rsidRPr="00CB5E11" w14:paraId="33E3EBB8" w14:textId="77777777" w:rsidTr="003D5AB0">
        <w:tc>
          <w:tcPr>
            <w:tcW w:w="3168" w:type="dxa"/>
          </w:tcPr>
          <w:p w14:paraId="33E3EBB3" w14:textId="77777777" w:rsidR="00C36CC0" w:rsidRPr="00CB5E11" w:rsidRDefault="00C36CC0" w:rsidP="007B0C33">
            <w:pPr>
              <w:pStyle w:val="ad"/>
            </w:pPr>
          </w:p>
        </w:tc>
        <w:tc>
          <w:tcPr>
            <w:tcW w:w="4320" w:type="dxa"/>
          </w:tcPr>
          <w:p w14:paraId="33E3EBB4" w14:textId="77777777" w:rsidR="00C36CC0" w:rsidRPr="00CB5E11" w:rsidRDefault="00C36CC0" w:rsidP="007B0C33">
            <w:pPr>
              <w:pStyle w:val="ad"/>
            </w:pPr>
          </w:p>
        </w:tc>
        <w:tc>
          <w:tcPr>
            <w:tcW w:w="2880" w:type="dxa"/>
          </w:tcPr>
          <w:p w14:paraId="33E3EBB5" w14:textId="77777777" w:rsidR="00C36CC0" w:rsidRPr="00CB5E11" w:rsidRDefault="00C36CC0" w:rsidP="007B0C33">
            <w:pPr>
              <w:pStyle w:val="ad"/>
            </w:pPr>
          </w:p>
        </w:tc>
        <w:tc>
          <w:tcPr>
            <w:tcW w:w="2160" w:type="dxa"/>
          </w:tcPr>
          <w:p w14:paraId="33E3EBB6" w14:textId="77777777" w:rsidR="00C36CC0" w:rsidRPr="00CB5E11" w:rsidRDefault="00C36CC0" w:rsidP="007B0C33">
            <w:pPr>
              <w:pStyle w:val="ad"/>
            </w:pPr>
          </w:p>
        </w:tc>
        <w:tc>
          <w:tcPr>
            <w:tcW w:w="1833" w:type="dxa"/>
          </w:tcPr>
          <w:p w14:paraId="33E3EBB7" w14:textId="77777777" w:rsidR="00C36CC0" w:rsidRPr="00CB5E11" w:rsidRDefault="00C36CC0" w:rsidP="007B0C33">
            <w:pPr>
              <w:pStyle w:val="ad"/>
            </w:pPr>
          </w:p>
        </w:tc>
      </w:tr>
      <w:tr w:rsidR="00C36CC0" w:rsidRPr="00CB5E11" w14:paraId="33E3EBBE" w14:textId="77777777" w:rsidTr="003D5AB0">
        <w:tc>
          <w:tcPr>
            <w:tcW w:w="3168" w:type="dxa"/>
          </w:tcPr>
          <w:p w14:paraId="33E3EBB9" w14:textId="77777777" w:rsidR="00C36CC0" w:rsidRPr="00CB5E11" w:rsidRDefault="00C36CC0" w:rsidP="007B0C33">
            <w:pPr>
              <w:pStyle w:val="ad"/>
            </w:pPr>
          </w:p>
        </w:tc>
        <w:tc>
          <w:tcPr>
            <w:tcW w:w="4320" w:type="dxa"/>
          </w:tcPr>
          <w:p w14:paraId="33E3EBBA" w14:textId="77777777" w:rsidR="00C36CC0" w:rsidRPr="00CB5E11" w:rsidRDefault="00C36CC0" w:rsidP="007B0C33">
            <w:pPr>
              <w:pStyle w:val="ad"/>
            </w:pPr>
          </w:p>
        </w:tc>
        <w:tc>
          <w:tcPr>
            <w:tcW w:w="2880" w:type="dxa"/>
          </w:tcPr>
          <w:p w14:paraId="33E3EBBB" w14:textId="77777777" w:rsidR="00C36CC0" w:rsidRPr="00CB5E11" w:rsidRDefault="00C36CC0" w:rsidP="007B0C33">
            <w:pPr>
              <w:pStyle w:val="ad"/>
            </w:pPr>
          </w:p>
        </w:tc>
        <w:tc>
          <w:tcPr>
            <w:tcW w:w="2160" w:type="dxa"/>
          </w:tcPr>
          <w:p w14:paraId="33E3EBBC" w14:textId="77777777" w:rsidR="00C36CC0" w:rsidRPr="00CB5E11" w:rsidRDefault="00C36CC0" w:rsidP="007B0C33">
            <w:pPr>
              <w:pStyle w:val="ad"/>
            </w:pPr>
          </w:p>
        </w:tc>
        <w:tc>
          <w:tcPr>
            <w:tcW w:w="1833" w:type="dxa"/>
          </w:tcPr>
          <w:p w14:paraId="33E3EBBD" w14:textId="77777777" w:rsidR="00C36CC0" w:rsidRPr="00CB5E11" w:rsidRDefault="00C36CC0" w:rsidP="007B0C33">
            <w:pPr>
              <w:pStyle w:val="ad"/>
            </w:pPr>
          </w:p>
        </w:tc>
      </w:tr>
      <w:tr w:rsidR="00C36CC0" w:rsidRPr="00CB5E11" w14:paraId="33E3EBC4" w14:textId="77777777" w:rsidTr="003D5AB0">
        <w:trPr>
          <w:trHeight w:val="304"/>
        </w:trPr>
        <w:tc>
          <w:tcPr>
            <w:tcW w:w="3168" w:type="dxa"/>
          </w:tcPr>
          <w:p w14:paraId="33E3EBBF" w14:textId="77777777" w:rsidR="00C36CC0" w:rsidRPr="00CB5E11" w:rsidRDefault="00C36CC0" w:rsidP="007B0C33">
            <w:pPr>
              <w:pStyle w:val="ad"/>
            </w:pPr>
          </w:p>
        </w:tc>
        <w:tc>
          <w:tcPr>
            <w:tcW w:w="4320" w:type="dxa"/>
          </w:tcPr>
          <w:p w14:paraId="33E3EBC0" w14:textId="77777777" w:rsidR="00C36CC0" w:rsidRPr="00CB5E11" w:rsidRDefault="00C36CC0" w:rsidP="007B0C33">
            <w:pPr>
              <w:pStyle w:val="ad"/>
            </w:pPr>
          </w:p>
        </w:tc>
        <w:tc>
          <w:tcPr>
            <w:tcW w:w="2880" w:type="dxa"/>
          </w:tcPr>
          <w:p w14:paraId="33E3EBC1" w14:textId="77777777" w:rsidR="00C36CC0" w:rsidRPr="00CB5E11" w:rsidRDefault="00C36CC0" w:rsidP="007B0C33">
            <w:pPr>
              <w:pStyle w:val="ad"/>
            </w:pPr>
          </w:p>
        </w:tc>
        <w:tc>
          <w:tcPr>
            <w:tcW w:w="2160" w:type="dxa"/>
          </w:tcPr>
          <w:p w14:paraId="33E3EBC2" w14:textId="77777777" w:rsidR="00C36CC0" w:rsidRPr="00CB5E11" w:rsidRDefault="00C36CC0" w:rsidP="007B0C33">
            <w:pPr>
              <w:pStyle w:val="ad"/>
            </w:pPr>
          </w:p>
        </w:tc>
        <w:tc>
          <w:tcPr>
            <w:tcW w:w="1833" w:type="dxa"/>
          </w:tcPr>
          <w:p w14:paraId="33E3EBC3" w14:textId="77777777" w:rsidR="00C36CC0" w:rsidRPr="00CB5E11" w:rsidRDefault="00C36CC0" w:rsidP="007B0C33">
            <w:pPr>
              <w:pStyle w:val="ad"/>
            </w:pPr>
          </w:p>
        </w:tc>
      </w:tr>
    </w:tbl>
    <w:p w14:paraId="33E3EBC5" w14:textId="77777777" w:rsidR="00C36CC0" w:rsidRPr="00CB5E11" w:rsidRDefault="00C36CC0" w:rsidP="007B0C33"/>
    <w:p w14:paraId="33E3EBC6" w14:textId="77777777" w:rsidR="00C36CC0" w:rsidRPr="00CB5E11" w:rsidRDefault="00C36CC0" w:rsidP="007B0C33">
      <w:pPr>
        <w:pStyle w:val="14"/>
      </w:pPr>
      <w:r w:rsidRPr="00CB5E11">
        <w:t>Согласовано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1"/>
        <w:gridCol w:w="2836"/>
        <w:gridCol w:w="1979"/>
        <w:gridCol w:w="1602"/>
        <w:gridCol w:w="1243"/>
      </w:tblGrid>
      <w:tr w:rsidR="00C36CC0" w:rsidRPr="00CB5E11" w14:paraId="33E3EBCC" w14:textId="77777777" w:rsidTr="00032088">
        <w:tc>
          <w:tcPr>
            <w:tcW w:w="2464" w:type="dxa"/>
            <w:vAlign w:val="center"/>
          </w:tcPr>
          <w:p w14:paraId="33E3EBC7" w14:textId="77777777" w:rsidR="00C36CC0" w:rsidRPr="00CB5E11" w:rsidRDefault="00C36CC0" w:rsidP="007B0C33">
            <w:pPr>
              <w:pStyle w:val="af3"/>
            </w:pPr>
            <w:r w:rsidRPr="00CB5E11">
              <w:t>Наименование организации, предприятия</w:t>
            </w:r>
          </w:p>
        </w:tc>
        <w:tc>
          <w:tcPr>
            <w:tcW w:w="2909" w:type="dxa"/>
            <w:vAlign w:val="center"/>
          </w:tcPr>
          <w:p w14:paraId="33E3EBC8" w14:textId="77777777" w:rsidR="00C36CC0" w:rsidRPr="00CB5E11" w:rsidRDefault="00C36CC0" w:rsidP="007B0C33">
            <w:pPr>
              <w:pStyle w:val="af3"/>
            </w:pPr>
            <w:r w:rsidRPr="00CB5E11">
              <w:t>Должность исполнителя</w:t>
            </w:r>
          </w:p>
        </w:tc>
        <w:tc>
          <w:tcPr>
            <w:tcW w:w="2027" w:type="dxa"/>
            <w:vAlign w:val="center"/>
          </w:tcPr>
          <w:p w14:paraId="33E3EBC9" w14:textId="77777777" w:rsidR="00C36CC0" w:rsidRPr="00CB5E11" w:rsidRDefault="00C36CC0" w:rsidP="007B0C33">
            <w:pPr>
              <w:pStyle w:val="af3"/>
            </w:pPr>
            <w:r w:rsidRPr="00CB5E11">
              <w:t>Фамилия имя, отчество</w:t>
            </w:r>
          </w:p>
        </w:tc>
        <w:tc>
          <w:tcPr>
            <w:tcW w:w="1635" w:type="dxa"/>
            <w:vAlign w:val="center"/>
          </w:tcPr>
          <w:p w14:paraId="33E3EBCA" w14:textId="77777777" w:rsidR="00C36CC0" w:rsidRPr="00CB5E11" w:rsidRDefault="00C36CC0" w:rsidP="007B0C33">
            <w:pPr>
              <w:pStyle w:val="af3"/>
            </w:pPr>
            <w:r w:rsidRPr="00CB5E11">
              <w:t>Подпись</w:t>
            </w:r>
          </w:p>
        </w:tc>
        <w:tc>
          <w:tcPr>
            <w:tcW w:w="1262" w:type="dxa"/>
            <w:vAlign w:val="center"/>
          </w:tcPr>
          <w:p w14:paraId="33E3EBCB" w14:textId="77777777" w:rsidR="00C36CC0" w:rsidRPr="00CB5E11" w:rsidRDefault="00C36CC0" w:rsidP="007B0C33">
            <w:pPr>
              <w:pStyle w:val="af3"/>
            </w:pPr>
            <w:r w:rsidRPr="00CB5E11">
              <w:t>Дата</w:t>
            </w:r>
          </w:p>
        </w:tc>
      </w:tr>
      <w:tr w:rsidR="00C36CC0" w:rsidRPr="00CB5E11" w14:paraId="33E3EBD2" w14:textId="77777777" w:rsidTr="00032088">
        <w:tc>
          <w:tcPr>
            <w:tcW w:w="2464" w:type="dxa"/>
          </w:tcPr>
          <w:p w14:paraId="33E3EBCD" w14:textId="77777777" w:rsidR="00C36CC0" w:rsidRPr="00CB5E11" w:rsidRDefault="00C36CC0" w:rsidP="007B0C33">
            <w:pPr>
              <w:pStyle w:val="ad"/>
            </w:pPr>
          </w:p>
        </w:tc>
        <w:tc>
          <w:tcPr>
            <w:tcW w:w="2909" w:type="dxa"/>
          </w:tcPr>
          <w:p w14:paraId="33E3EBCE" w14:textId="77777777" w:rsidR="00C36CC0" w:rsidRPr="00CB5E11" w:rsidRDefault="00C36CC0" w:rsidP="007B0C33">
            <w:pPr>
              <w:pStyle w:val="ad"/>
            </w:pPr>
          </w:p>
        </w:tc>
        <w:tc>
          <w:tcPr>
            <w:tcW w:w="2027" w:type="dxa"/>
          </w:tcPr>
          <w:p w14:paraId="33E3EBCF" w14:textId="77777777" w:rsidR="00C36CC0" w:rsidRPr="00CB5E11" w:rsidRDefault="00C36CC0" w:rsidP="007B0C33">
            <w:pPr>
              <w:pStyle w:val="ad"/>
            </w:pPr>
          </w:p>
        </w:tc>
        <w:tc>
          <w:tcPr>
            <w:tcW w:w="1635" w:type="dxa"/>
          </w:tcPr>
          <w:p w14:paraId="33E3EBD0" w14:textId="77777777" w:rsidR="00C36CC0" w:rsidRPr="00CB5E11" w:rsidRDefault="00C36CC0" w:rsidP="007B0C33">
            <w:pPr>
              <w:pStyle w:val="ad"/>
            </w:pPr>
          </w:p>
        </w:tc>
        <w:tc>
          <w:tcPr>
            <w:tcW w:w="1262" w:type="dxa"/>
          </w:tcPr>
          <w:p w14:paraId="33E3EBD1" w14:textId="77777777" w:rsidR="00C36CC0" w:rsidRPr="00CB5E11" w:rsidRDefault="00C36CC0" w:rsidP="007B0C33">
            <w:pPr>
              <w:pStyle w:val="ad"/>
            </w:pPr>
          </w:p>
        </w:tc>
      </w:tr>
      <w:tr w:rsidR="00C36CC0" w:rsidRPr="00CB5E11" w14:paraId="33E3EBD8" w14:textId="77777777" w:rsidTr="00032088">
        <w:tc>
          <w:tcPr>
            <w:tcW w:w="2464" w:type="dxa"/>
          </w:tcPr>
          <w:p w14:paraId="33E3EBD3" w14:textId="77777777" w:rsidR="00C36CC0" w:rsidRPr="00CB5E11" w:rsidRDefault="00C36CC0" w:rsidP="007B0C33">
            <w:pPr>
              <w:pStyle w:val="ad"/>
            </w:pPr>
          </w:p>
        </w:tc>
        <w:tc>
          <w:tcPr>
            <w:tcW w:w="2909" w:type="dxa"/>
          </w:tcPr>
          <w:p w14:paraId="33E3EBD4" w14:textId="77777777" w:rsidR="00C36CC0" w:rsidRPr="00CB5E11" w:rsidRDefault="00C36CC0" w:rsidP="007B0C33">
            <w:pPr>
              <w:pStyle w:val="ad"/>
            </w:pPr>
          </w:p>
        </w:tc>
        <w:tc>
          <w:tcPr>
            <w:tcW w:w="2027" w:type="dxa"/>
          </w:tcPr>
          <w:p w14:paraId="33E3EBD5" w14:textId="77777777" w:rsidR="00C36CC0" w:rsidRPr="00CB5E11" w:rsidRDefault="00C36CC0" w:rsidP="007B0C33">
            <w:pPr>
              <w:pStyle w:val="ad"/>
            </w:pPr>
          </w:p>
        </w:tc>
        <w:tc>
          <w:tcPr>
            <w:tcW w:w="1635" w:type="dxa"/>
          </w:tcPr>
          <w:p w14:paraId="33E3EBD6" w14:textId="77777777" w:rsidR="00C36CC0" w:rsidRPr="00CB5E11" w:rsidRDefault="00C36CC0" w:rsidP="007B0C33">
            <w:pPr>
              <w:pStyle w:val="ad"/>
            </w:pPr>
          </w:p>
        </w:tc>
        <w:tc>
          <w:tcPr>
            <w:tcW w:w="1262" w:type="dxa"/>
          </w:tcPr>
          <w:p w14:paraId="33E3EBD7" w14:textId="77777777" w:rsidR="00C36CC0" w:rsidRPr="00CB5E11" w:rsidRDefault="00C36CC0" w:rsidP="007B0C33">
            <w:pPr>
              <w:pStyle w:val="ad"/>
            </w:pPr>
          </w:p>
        </w:tc>
      </w:tr>
      <w:tr w:rsidR="00C36CC0" w:rsidRPr="00CB5E11" w14:paraId="33E3EBDE" w14:textId="77777777" w:rsidTr="00032088">
        <w:tc>
          <w:tcPr>
            <w:tcW w:w="2464" w:type="dxa"/>
          </w:tcPr>
          <w:p w14:paraId="33E3EBD9" w14:textId="77777777" w:rsidR="00C36CC0" w:rsidRPr="00CB5E11" w:rsidRDefault="00C36CC0" w:rsidP="007B0C33">
            <w:pPr>
              <w:pStyle w:val="ad"/>
            </w:pPr>
          </w:p>
        </w:tc>
        <w:tc>
          <w:tcPr>
            <w:tcW w:w="2909" w:type="dxa"/>
          </w:tcPr>
          <w:p w14:paraId="33E3EBDA" w14:textId="77777777" w:rsidR="00C36CC0" w:rsidRPr="00CB5E11" w:rsidRDefault="00C36CC0" w:rsidP="007B0C33">
            <w:pPr>
              <w:pStyle w:val="ad"/>
            </w:pPr>
          </w:p>
        </w:tc>
        <w:tc>
          <w:tcPr>
            <w:tcW w:w="2027" w:type="dxa"/>
          </w:tcPr>
          <w:p w14:paraId="33E3EBDB" w14:textId="77777777" w:rsidR="00C36CC0" w:rsidRPr="00CB5E11" w:rsidRDefault="00C36CC0" w:rsidP="007B0C33">
            <w:pPr>
              <w:pStyle w:val="ad"/>
            </w:pPr>
          </w:p>
        </w:tc>
        <w:tc>
          <w:tcPr>
            <w:tcW w:w="1635" w:type="dxa"/>
          </w:tcPr>
          <w:p w14:paraId="33E3EBDC" w14:textId="77777777" w:rsidR="00C36CC0" w:rsidRPr="00CB5E11" w:rsidRDefault="00C36CC0" w:rsidP="007B0C33">
            <w:pPr>
              <w:pStyle w:val="ad"/>
            </w:pPr>
          </w:p>
        </w:tc>
        <w:tc>
          <w:tcPr>
            <w:tcW w:w="1262" w:type="dxa"/>
          </w:tcPr>
          <w:p w14:paraId="33E3EBDD" w14:textId="77777777" w:rsidR="00C36CC0" w:rsidRPr="00CB5E11" w:rsidRDefault="00C36CC0" w:rsidP="007B0C33">
            <w:pPr>
              <w:pStyle w:val="ad"/>
            </w:pPr>
          </w:p>
        </w:tc>
      </w:tr>
      <w:tr w:rsidR="00C36CC0" w:rsidRPr="00CB5E11" w14:paraId="33E3EBE4" w14:textId="77777777" w:rsidTr="00032088">
        <w:tc>
          <w:tcPr>
            <w:tcW w:w="2464" w:type="dxa"/>
          </w:tcPr>
          <w:p w14:paraId="33E3EBDF" w14:textId="77777777" w:rsidR="00C36CC0" w:rsidRPr="00CB5E11" w:rsidRDefault="00C36CC0" w:rsidP="007B0C33">
            <w:pPr>
              <w:pStyle w:val="ad"/>
            </w:pPr>
          </w:p>
        </w:tc>
        <w:tc>
          <w:tcPr>
            <w:tcW w:w="2909" w:type="dxa"/>
          </w:tcPr>
          <w:p w14:paraId="33E3EBE0" w14:textId="77777777" w:rsidR="00C36CC0" w:rsidRPr="00CB5E11" w:rsidRDefault="00C36CC0" w:rsidP="007B0C33">
            <w:pPr>
              <w:pStyle w:val="ad"/>
            </w:pPr>
          </w:p>
        </w:tc>
        <w:tc>
          <w:tcPr>
            <w:tcW w:w="2027" w:type="dxa"/>
          </w:tcPr>
          <w:p w14:paraId="33E3EBE1" w14:textId="77777777" w:rsidR="00C36CC0" w:rsidRPr="00CB5E11" w:rsidRDefault="00C36CC0" w:rsidP="007B0C33">
            <w:pPr>
              <w:pStyle w:val="ad"/>
            </w:pPr>
          </w:p>
        </w:tc>
        <w:tc>
          <w:tcPr>
            <w:tcW w:w="1635" w:type="dxa"/>
          </w:tcPr>
          <w:p w14:paraId="33E3EBE2" w14:textId="77777777" w:rsidR="00C36CC0" w:rsidRPr="00CB5E11" w:rsidRDefault="00C36CC0" w:rsidP="007B0C33">
            <w:pPr>
              <w:pStyle w:val="ad"/>
            </w:pPr>
          </w:p>
        </w:tc>
        <w:tc>
          <w:tcPr>
            <w:tcW w:w="1262" w:type="dxa"/>
          </w:tcPr>
          <w:p w14:paraId="33E3EBE3" w14:textId="77777777" w:rsidR="00C36CC0" w:rsidRPr="00CB5E11" w:rsidRDefault="00C36CC0" w:rsidP="007B0C33">
            <w:pPr>
              <w:pStyle w:val="ad"/>
            </w:pPr>
          </w:p>
        </w:tc>
      </w:tr>
      <w:tr w:rsidR="00C36CC0" w:rsidRPr="00CB5E11" w14:paraId="33E3EBEA" w14:textId="77777777" w:rsidTr="00032088">
        <w:tc>
          <w:tcPr>
            <w:tcW w:w="2464" w:type="dxa"/>
          </w:tcPr>
          <w:p w14:paraId="33E3EBE5" w14:textId="77777777" w:rsidR="00C36CC0" w:rsidRPr="00CB5E11" w:rsidRDefault="00C36CC0" w:rsidP="007B0C33">
            <w:pPr>
              <w:pStyle w:val="ad"/>
            </w:pPr>
          </w:p>
        </w:tc>
        <w:tc>
          <w:tcPr>
            <w:tcW w:w="2909" w:type="dxa"/>
          </w:tcPr>
          <w:p w14:paraId="33E3EBE6" w14:textId="77777777" w:rsidR="00C36CC0" w:rsidRPr="00CB5E11" w:rsidRDefault="00C36CC0" w:rsidP="007B0C33">
            <w:pPr>
              <w:pStyle w:val="ad"/>
            </w:pPr>
          </w:p>
        </w:tc>
        <w:tc>
          <w:tcPr>
            <w:tcW w:w="2027" w:type="dxa"/>
          </w:tcPr>
          <w:p w14:paraId="33E3EBE7" w14:textId="77777777" w:rsidR="00C36CC0" w:rsidRPr="00CB5E11" w:rsidRDefault="00C36CC0" w:rsidP="007B0C33">
            <w:pPr>
              <w:pStyle w:val="ad"/>
            </w:pPr>
          </w:p>
        </w:tc>
        <w:tc>
          <w:tcPr>
            <w:tcW w:w="1635" w:type="dxa"/>
          </w:tcPr>
          <w:p w14:paraId="33E3EBE8" w14:textId="77777777" w:rsidR="00C36CC0" w:rsidRPr="00CB5E11" w:rsidRDefault="00C36CC0" w:rsidP="007B0C33">
            <w:pPr>
              <w:pStyle w:val="ad"/>
            </w:pPr>
          </w:p>
        </w:tc>
        <w:tc>
          <w:tcPr>
            <w:tcW w:w="1262" w:type="dxa"/>
          </w:tcPr>
          <w:p w14:paraId="33E3EBE9" w14:textId="77777777" w:rsidR="00C36CC0" w:rsidRPr="00CB5E11" w:rsidRDefault="00C36CC0" w:rsidP="007B0C33">
            <w:pPr>
              <w:pStyle w:val="ad"/>
            </w:pPr>
          </w:p>
        </w:tc>
      </w:tr>
      <w:tr w:rsidR="00C36CC0" w:rsidRPr="00CB5E11" w14:paraId="33E3EBF0" w14:textId="77777777" w:rsidTr="00032088">
        <w:tc>
          <w:tcPr>
            <w:tcW w:w="2464" w:type="dxa"/>
          </w:tcPr>
          <w:p w14:paraId="33E3EBEB" w14:textId="77777777" w:rsidR="00C36CC0" w:rsidRPr="00CB5E11" w:rsidRDefault="00C36CC0" w:rsidP="007B0C33">
            <w:pPr>
              <w:pStyle w:val="ad"/>
            </w:pPr>
          </w:p>
        </w:tc>
        <w:tc>
          <w:tcPr>
            <w:tcW w:w="2909" w:type="dxa"/>
          </w:tcPr>
          <w:p w14:paraId="33E3EBEC" w14:textId="77777777" w:rsidR="00C36CC0" w:rsidRPr="00CB5E11" w:rsidRDefault="00C36CC0" w:rsidP="007B0C33">
            <w:pPr>
              <w:pStyle w:val="ad"/>
            </w:pPr>
          </w:p>
        </w:tc>
        <w:tc>
          <w:tcPr>
            <w:tcW w:w="2027" w:type="dxa"/>
          </w:tcPr>
          <w:p w14:paraId="33E3EBED" w14:textId="77777777" w:rsidR="00C36CC0" w:rsidRPr="00CB5E11" w:rsidRDefault="00C36CC0" w:rsidP="007B0C33">
            <w:pPr>
              <w:pStyle w:val="ad"/>
            </w:pPr>
          </w:p>
        </w:tc>
        <w:tc>
          <w:tcPr>
            <w:tcW w:w="1635" w:type="dxa"/>
          </w:tcPr>
          <w:p w14:paraId="33E3EBEE" w14:textId="77777777" w:rsidR="00C36CC0" w:rsidRPr="00CB5E11" w:rsidRDefault="00C36CC0" w:rsidP="007B0C33">
            <w:pPr>
              <w:pStyle w:val="ad"/>
            </w:pPr>
          </w:p>
        </w:tc>
        <w:tc>
          <w:tcPr>
            <w:tcW w:w="1262" w:type="dxa"/>
          </w:tcPr>
          <w:p w14:paraId="33E3EBEF" w14:textId="77777777" w:rsidR="00C36CC0" w:rsidRPr="00CB5E11" w:rsidRDefault="00C36CC0" w:rsidP="007B0C33">
            <w:pPr>
              <w:pStyle w:val="ad"/>
            </w:pPr>
          </w:p>
        </w:tc>
      </w:tr>
      <w:tr w:rsidR="00C36CC0" w:rsidRPr="00CB5E11" w14:paraId="33E3EBF6" w14:textId="77777777" w:rsidTr="00032088">
        <w:tc>
          <w:tcPr>
            <w:tcW w:w="2464" w:type="dxa"/>
          </w:tcPr>
          <w:p w14:paraId="33E3EBF1" w14:textId="77777777" w:rsidR="00C36CC0" w:rsidRPr="00CB5E11" w:rsidRDefault="00C36CC0" w:rsidP="007B0C33">
            <w:pPr>
              <w:pStyle w:val="ad"/>
            </w:pPr>
          </w:p>
        </w:tc>
        <w:tc>
          <w:tcPr>
            <w:tcW w:w="2909" w:type="dxa"/>
          </w:tcPr>
          <w:p w14:paraId="33E3EBF2" w14:textId="77777777" w:rsidR="00C36CC0" w:rsidRPr="00CB5E11" w:rsidRDefault="00C36CC0" w:rsidP="007B0C33">
            <w:pPr>
              <w:pStyle w:val="ad"/>
            </w:pPr>
          </w:p>
        </w:tc>
        <w:tc>
          <w:tcPr>
            <w:tcW w:w="2027" w:type="dxa"/>
          </w:tcPr>
          <w:p w14:paraId="33E3EBF3" w14:textId="77777777" w:rsidR="00C36CC0" w:rsidRPr="00CB5E11" w:rsidRDefault="00C36CC0" w:rsidP="007B0C33">
            <w:pPr>
              <w:pStyle w:val="ad"/>
            </w:pPr>
          </w:p>
        </w:tc>
        <w:tc>
          <w:tcPr>
            <w:tcW w:w="1635" w:type="dxa"/>
          </w:tcPr>
          <w:p w14:paraId="33E3EBF4" w14:textId="77777777" w:rsidR="00C36CC0" w:rsidRPr="00CB5E11" w:rsidRDefault="00C36CC0" w:rsidP="007B0C33">
            <w:pPr>
              <w:pStyle w:val="ad"/>
            </w:pPr>
          </w:p>
        </w:tc>
        <w:tc>
          <w:tcPr>
            <w:tcW w:w="1262" w:type="dxa"/>
          </w:tcPr>
          <w:p w14:paraId="33E3EBF5" w14:textId="77777777" w:rsidR="00C36CC0" w:rsidRPr="00CB5E11" w:rsidRDefault="00C36CC0" w:rsidP="007B0C33">
            <w:pPr>
              <w:pStyle w:val="ad"/>
            </w:pPr>
          </w:p>
        </w:tc>
      </w:tr>
      <w:tr w:rsidR="00C36CC0" w:rsidRPr="00CB5E11" w14:paraId="33E3EBFC" w14:textId="77777777" w:rsidTr="00032088">
        <w:tc>
          <w:tcPr>
            <w:tcW w:w="2464" w:type="dxa"/>
          </w:tcPr>
          <w:p w14:paraId="33E3EBF7" w14:textId="77777777" w:rsidR="00C36CC0" w:rsidRPr="00CB5E11" w:rsidRDefault="00C36CC0" w:rsidP="007B0C33">
            <w:pPr>
              <w:pStyle w:val="ad"/>
            </w:pPr>
          </w:p>
        </w:tc>
        <w:tc>
          <w:tcPr>
            <w:tcW w:w="2909" w:type="dxa"/>
          </w:tcPr>
          <w:p w14:paraId="33E3EBF8" w14:textId="77777777" w:rsidR="00C36CC0" w:rsidRPr="00CB5E11" w:rsidRDefault="00C36CC0" w:rsidP="007B0C33">
            <w:pPr>
              <w:pStyle w:val="ad"/>
            </w:pPr>
          </w:p>
        </w:tc>
        <w:tc>
          <w:tcPr>
            <w:tcW w:w="2027" w:type="dxa"/>
          </w:tcPr>
          <w:p w14:paraId="33E3EBF9" w14:textId="77777777" w:rsidR="00C36CC0" w:rsidRPr="00CB5E11" w:rsidRDefault="00C36CC0" w:rsidP="007B0C33">
            <w:pPr>
              <w:pStyle w:val="ad"/>
            </w:pPr>
          </w:p>
        </w:tc>
        <w:tc>
          <w:tcPr>
            <w:tcW w:w="1635" w:type="dxa"/>
          </w:tcPr>
          <w:p w14:paraId="33E3EBFA" w14:textId="77777777" w:rsidR="00C36CC0" w:rsidRPr="00CB5E11" w:rsidRDefault="00C36CC0" w:rsidP="007B0C33">
            <w:pPr>
              <w:pStyle w:val="ad"/>
            </w:pPr>
          </w:p>
        </w:tc>
        <w:tc>
          <w:tcPr>
            <w:tcW w:w="1262" w:type="dxa"/>
          </w:tcPr>
          <w:p w14:paraId="33E3EBFB" w14:textId="77777777" w:rsidR="00C36CC0" w:rsidRPr="00CB5E11" w:rsidRDefault="00C36CC0" w:rsidP="007B0C33">
            <w:pPr>
              <w:pStyle w:val="ad"/>
            </w:pPr>
          </w:p>
        </w:tc>
      </w:tr>
    </w:tbl>
    <w:p w14:paraId="33E3EBFD" w14:textId="3B47006B" w:rsidR="005010B5" w:rsidRPr="003004D7" w:rsidRDefault="00E67082" w:rsidP="00242F87">
      <w:pPr>
        <w:rPr>
          <w:lang w:val="en-US"/>
        </w:rPr>
      </w:pPr>
      <w:r>
        <w:tab/>
      </w:r>
      <w:r w:rsidR="00F356CB">
        <w:tab/>
      </w:r>
      <w:r w:rsidR="005252A5">
        <w:tab/>
      </w:r>
    </w:p>
    <w:sectPr w:rsidR="005010B5" w:rsidRPr="003004D7" w:rsidSect="00C32186">
      <w:pgSz w:w="11906" w:h="16838" w:code="9"/>
      <w:pgMar w:top="1559" w:right="567" w:bottom="1134" w:left="1258" w:header="357" w:footer="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520ED" w14:textId="77777777" w:rsidR="005C2289" w:rsidRDefault="005C2289" w:rsidP="001353F6">
      <w:r>
        <w:separator/>
      </w:r>
    </w:p>
  </w:endnote>
  <w:endnote w:type="continuationSeparator" w:id="0">
    <w:p w14:paraId="5709D20B" w14:textId="77777777" w:rsidR="005C2289" w:rsidRDefault="005C2289" w:rsidP="00135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apple-system">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4E1F3" w14:textId="77777777" w:rsidR="005C2289" w:rsidRDefault="005C2289" w:rsidP="001353F6">
      <w:r>
        <w:separator/>
      </w:r>
    </w:p>
  </w:footnote>
  <w:footnote w:type="continuationSeparator" w:id="0">
    <w:p w14:paraId="42C48C5A" w14:textId="77777777" w:rsidR="005C2289" w:rsidRDefault="005C2289" w:rsidP="001353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92" w:type="pct"/>
      <w:tblInd w:w="-176" w:type="dxa"/>
      <w:tblBorders>
        <w:top w:val="single" w:sz="12" w:space="0" w:color="auto"/>
        <w:left w:val="single" w:sz="12" w:space="0" w:color="auto"/>
        <w:bottom w:val="single" w:sz="12" w:space="0" w:color="auto"/>
        <w:right w:val="single" w:sz="12" w:space="0" w:color="auto"/>
      </w:tblBorders>
      <w:tblLook w:val="0000" w:firstRow="0" w:lastRow="0" w:firstColumn="0" w:lastColumn="0" w:noHBand="0" w:noVBand="0"/>
    </w:tblPr>
    <w:tblGrid>
      <w:gridCol w:w="2555"/>
      <w:gridCol w:w="6344"/>
      <w:gridCol w:w="1337"/>
    </w:tblGrid>
    <w:tr w:rsidR="001625D9" w:rsidRPr="00077C71" w14:paraId="33E3EC68" w14:textId="77777777" w:rsidTr="00166008">
      <w:trPr>
        <w:cantSplit/>
      </w:trPr>
      <w:tc>
        <w:tcPr>
          <w:tcW w:w="1248" w:type="pct"/>
          <w:tcBorders>
            <w:top w:val="single" w:sz="12" w:space="0" w:color="auto"/>
            <w:left w:val="single" w:sz="12" w:space="0" w:color="auto"/>
            <w:bottom w:val="single" w:sz="12" w:space="0" w:color="auto"/>
          </w:tcBorders>
          <w:vAlign w:val="center"/>
        </w:tcPr>
        <w:p w14:paraId="33E3EC66" w14:textId="77777777" w:rsidR="001625D9" w:rsidRPr="00DA6B86" w:rsidRDefault="001625D9" w:rsidP="00166008">
          <w:pPr>
            <w:spacing w:line="240" w:lineRule="auto"/>
            <w:ind w:firstLine="0"/>
            <w:jc w:val="left"/>
            <w:rPr>
              <w:bCs/>
              <w:sz w:val="24"/>
            </w:rPr>
          </w:pPr>
          <w:r w:rsidRPr="00DA6B86">
            <w:rPr>
              <w:bCs/>
              <w:sz w:val="24"/>
            </w:rPr>
            <w:t>Наименование ПС:</w:t>
          </w:r>
        </w:p>
      </w:tc>
      <w:tc>
        <w:tcPr>
          <w:tcW w:w="3752" w:type="pct"/>
          <w:gridSpan w:val="2"/>
          <w:tcBorders>
            <w:top w:val="single" w:sz="12" w:space="0" w:color="auto"/>
            <w:left w:val="single" w:sz="12" w:space="0" w:color="auto"/>
            <w:bottom w:val="single" w:sz="12" w:space="0" w:color="auto"/>
          </w:tcBorders>
          <w:vAlign w:val="center"/>
        </w:tcPr>
        <w:p w14:paraId="33E3EC67" w14:textId="77777777" w:rsidR="001625D9" w:rsidRPr="00DA6B86" w:rsidRDefault="001625D9" w:rsidP="00166008">
          <w:pPr>
            <w:spacing w:line="240" w:lineRule="auto"/>
            <w:ind w:firstLine="0"/>
            <w:jc w:val="left"/>
            <w:rPr>
              <w:bCs/>
              <w:sz w:val="24"/>
            </w:rPr>
          </w:pPr>
          <w:r w:rsidRPr="00DA6B86">
            <w:rPr>
              <w:bCs/>
              <w:sz w:val="24"/>
            </w:rPr>
            <w:t>ППО АС ООС</w:t>
          </w:r>
        </w:p>
      </w:tc>
    </w:tr>
    <w:tr w:rsidR="001625D9" w:rsidRPr="00077C71" w14:paraId="33E3EC6C" w14:textId="77777777" w:rsidTr="00166008">
      <w:trPr>
        <w:cantSplit/>
        <w:trHeight w:val="143"/>
      </w:trPr>
      <w:tc>
        <w:tcPr>
          <w:tcW w:w="1248" w:type="pct"/>
          <w:tcBorders>
            <w:top w:val="single" w:sz="12" w:space="0" w:color="auto"/>
            <w:left w:val="single" w:sz="12" w:space="0" w:color="auto"/>
            <w:bottom w:val="single" w:sz="12" w:space="0" w:color="auto"/>
            <w:right w:val="single" w:sz="12" w:space="0" w:color="auto"/>
          </w:tcBorders>
          <w:vAlign w:val="center"/>
        </w:tcPr>
        <w:p w14:paraId="33E3EC69" w14:textId="77777777" w:rsidR="001625D9" w:rsidRPr="00DA6B86" w:rsidRDefault="001625D9" w:rsidP="00166008">
          <w:pPr>
            <w:spacing w:line="240" w:lineRule="auto"/>
            <w:ind w:firstLine="0"/>
            <w:jc w:val="left"/>
            <w:rPr>
              <w:bCs/>
              <w:sz w:val="24"/>
            </w:rPr>
          </w:pPr>
          <w:r w:rsidRPr="00DA6B86">
            <w:rPr>
              <w:bCs/>
              <w:sz w:val="24"/>
            </w:rPr>
            <w:t>Код документа:</w:t>
          </w:r>
        </w:p>
      </w:tc>
      <w:tc>
        <w:tcPr>
          <w:tcW w:w="3099" w:type="pct"/>
          <w:tcBorders>
            <w:top w:val="single" w:sz="12" w:space="0" w:color="auto"/>
            <w:left w:val="single" w:sz="12" w:space="0" w:color="auto"/>
            <w:bottom w:val="single" w:sz="12" w:space="0" w:color="auto"/>
          </w:tcBorders>
          <w:vAlign w:val="center"/>
        </w:tcPr>
        <w:p w14:paraId="33E3EC6A" w14:textId="77777777" w:rsidR="001625D9" w:rsidRPr="00DA6B86" w:rsidRDefault="005C2289" w:rsidP="00166008">
          <w:pPr>
            <w:spacing w:line="240" w:lineRule="auto"/>
            <w:ind w:firstLine="0"/>
            <w:jc w:val="left"/>
            <w:rPr>
              <w:bCs/>
              <w:sz w:val="24"/>
            </w:rPr>
          </w:pPr>
          <w:r>
            <w:fldChar w:fldCharType="begin"/>
          </w:r>
          <w:r>
            <w:instrText xml:space="preserve"> DOCPROPERTY  Category  \* MERGEFORMAT </w:instrText>
          </w:r>
          <w:r>
            <w:fldChar w:fldCharType="separate"/>
          </w:r>
          <w:r w:rsidR="001625D9">
            <w:t>05450759.41.00,00.02.03-1.0 1(2)</w:t>
          </w:r>
          <w:r>
            <w:fldChar w:fldCharType="end"/>
          </w:r>
        </w:p>
      </w:tc>
      <w:tc>
        <w:tcPr>
          <w:tcW w:w="653" w:type="pct"/>
          <w:tcBorders>
            <w:top w:val="single" w:sz="12" w:space="0" w:color="auto"/>
            <w:left w:val="single" w:sz="12" w:space="0" w:color="auto"/>
            <w:bottom w:val="single" w:sz="12" w:space="0" w:color="auto"/>
          </w:tcBorders>
          <w:vAlign w:val="center"/>
        </w:tcPr>
        <w:p w14:paraId="33E3EC6B" w14:textId="3537F683" w:rsidR="001625D9" w:rsidRPr="00DA6B86" w:rsidRDefault="001625D9" w:rsidP="00166008">
          <w:pPr>
            <w:spacing w:line="240" w:lineRule="auto"/>
            <w:ind w:firstLine="0"/>
            <w:jc w:val="right"/>
            <w:rPr>
              <w:bCs/>
              <w:sz w:val="24"/>
              <w:lang w:val="en-US"/>
            </w:rPr>
          </w:pPr>
          <w:r w:rsidRPr="00DA6B86">
            <w:rPr>
              <w:bCs/>
              <w:sz w:val="24"/>
            </w:rPr>
            <w:t xml:space="preserve">Стр. </w:t>
          </w:r>
          <w:r w:rsidRPr="00DA6B86">
            <w:rPr>
              <w:bCs/>
              <w:sz w:val="24"/>
            </w:rPr>
            <w:fldChar w:fldCharType="begin"/>
          </w:r>
          <w:r w:rsidRPr="00DA6B86">
            <w:rPr>
              <w:bCs/>
              <w:sz w:val="24"/>
            </w:rPr>
            <w:instrText xml:space="preserve"> PAGE </w:instrText>
          </w:r>
          <w:r w:rsidRPr="00DA6B86">
            <w:rPr>
              <w:bCs/>
              <w:sz w:val="24"/>
            </w:rPr>
            <w:fldChar w:fldCharType="separate"/>
          </w:r>
          <w:r w:rsidR="0032350A">
            <w:rPr>
              <w:bCs/>
              <w:noProof/>
              <w:sz w:val="24"/>
            </w:rPr>
            <w:t>473</w:t>
          </w:r>
          <w:r w:rsidRPr="00DA6B86">
            <w:rPr>
              <w:bCs/>
              <w:sz w:val="24"/>
            </w:rPr>
            <w:fldChar w:fldCharType="end"/>
          </w:r>
        </w:p>
      </w:tc>
    </w:tr>
  </w:tbl>
  <w:p w14:paraId="33E3EC6D" w14:textId="77777777" w:rsidR="001625D9" w:rsidRPr="0016632C" w:rsidRDefault="001625D9" w:rsidP="002B48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F566DFC"/>
    <w:lvl w:ilvl="0">
      <w:start w:val="1"/>
      <w:numFmt w:val="bullet"/>
      <w:pStyle w:val="a"/>
      <w:lvlText w:val=""/>
      <w:lvlJc w:val="left"/>
      <w:pPr>
        <w:ind w:left="1135" w:hanging="360"/>
      </w:pPr>
      <w:rPr>
        <w:rFonts w:ascii="Symbol" w:hAnsi="Symbol" w:hint="default"/>
      </w:rPr>
    </w:lvl>
  </w:abstractNum>
  <w:abstractNum w:abstractNumId="1" w15:restartNumberingAfterBreak="0">
    <w:nsid w:val="0000001B"/>
    <w:multiLevelType w:val="singleLevel"/>
    <w:tmpl w:val="0000001B"/>
    <w:name w:val="WW8Num40"/>
    <w:lvl w:ilvl="0">
      <w:start w:val="1"/>
      <w:numFmt w:val="bullet"/>
      <w:lvlText w:val=""/>
      <w:lvlJc w:val="left"/>
      <w:pPr>
        <w:tabs>
          <w:tab w:val="num" w:pos="0"/>
        </w:tabs>
        <w:ind w:left="1440" w:hanging="360"/>
      </w:pPr>
      <w:rPr>
        <w:rFonts w:ascii="Symbol" w:hAnsi="Symbol"/>
      </w:rPr>
    </w:lvl>
  </w:abstractNum>
  <w:abstractNum w:abstractNumId="2" w15:restartNumberingAfterBreak="0">
    <w:nsid w:val="002835B0"/>
    <w:multiLevelType w:val="hybridMultilevel"/>
    <w:tmpl w:val="D0EC89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0B263D1"/>
    <w:multiLevelType w:val="hybridMultilevel"/>
    <w:tmpl w:val="505E9E22"/>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2553089"/>
    <w:multiLevelType w:val="hybridMultilevel"/>
    <w:tmpl w:val="80BE672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32022AC"/>
    <w:multiLevelType w:val="hybridMultilevel"/>
    <w:tmpl w:val="A5588A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343568D"/>
    <w:multiLevelType w:val="hybridMultilevel"/>
    <w:tmpl w:val="A2A2CD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41E20AE"/>
    <w:multiLevelType w:val="hybridMultilevel"/>
    <w:tmpl w:val="7786C67A"/>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53F6BEA"/>
    <w:multiLevelType w:val="hybridMultilevel"/>
    <w:tmpl w:val="95E4B39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55000D4"/>
    <w:multiLevelType w:val="hybridMultilevel"/>
    <w:tmpl w:val="B072A596"/>
    <w:lvl w:ilvl="0" w:tplc="BEC03B92">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63143EE"/>
    <w:multiLevelType w:val="hybridMultilevel"/>
    <w:tmpl w:val="33B04FC8"/>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066F7CE7"/>
    <w:multiLevelType w:val="hybridMultilevel"/>
    <w:tmpl w:val="328C7B7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67D12B9"/>
    <w:multiLevelType w:val="hybridMultilevel"/>
    <w:tmpl w:val="F99A4F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7920EB5"/>
    <w:multiLevelType w:val="hybridMultilevel"/>
    <w:tmpl w:val="ADBA46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7D64382"/>
    <w:multiLevelType w:val="hybridMultilevel"/>
    <w:tmpl w:val="2E32C33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07E804ED"/>
    <w:multiLevelType w:val="hybridMultilevel"/>
    <w:tmpl w:val="4626780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6" w15:restartNumberingAfterBreak="0">
    <w:nsid w:val="080610C0"/>
    <w:multiLevelType w:val="hybridMultilevel"/>
    <w:tmpl w:val="3EE401BE"/>
    <w:lvl w:ilvl="0" w:tplc="04190019">
      <w:start w:val="1"/>
      <w:numFmt w:val="lowerLetter"/>
      <w:lvlText w:val="%1."/>
      <w:lvlJc w:val="left"/>
      <w:pPr>
        <w:ind w:left="1440" w:hanging="360"/>
      </w:pPr>
      <w:rPr>
        <w:rFonts w:hint="default"/>
      </w:rPr>
    </w:lvl>
    <w:lvl w:ilvl="1" w:tplc="04190011">
      <w:start w:val="1"/>
      <w:numFmt w:val="decimal"/>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7" w15:restartNumberingAfterBreak="0">
    <w:nsid w:val="08FB43AF"/>
    <w:multiLevelType w:val="hybridMultilevel"/>
    <w:tmpl w:val="1154406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09175FD0"/>
    <w:multiLevelType w:val="hybridMultilevel"/>
    <w:tmpl w:val="119276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09B0435B"/>
    <w:multiLevelType w:val="hybridMultilevel"/>
    <w:tmpl w:val="1C8A1FB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9B2271E"/>
    <w:multiLevelType w:val="hybridMultilevel"/>
    <w:tmpl w:val="E03CED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9C60FAE"/>
    <w:multiLevelType w:val="hybridMultilevel"/>
    <w:tmpl w:val="92D80B00"/>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09DB3C9D"/>
    <w:multiLevelType w:val="hybridMultilevel"/>
    <w:tmpl w:val="BC8CEB56"/>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15:restartNumberingAfterBreak="0">
    <w:nsid w:val="0A0B083C"/>
    <w:multiLevelType w:val="hybridMultilevel"/>
    <w:tmpl w:val="7786C67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0A702F29"/>
    <w:multiLevelType w:val="hybridMultilevel"/>
    <w:tmpl w:val="438CA848"/>
    <w:lvl w:ilvl="0" w:tplc="0800630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5" w15:restartNumberingAfterBreak="0">
    <w:nsid w:val="0AB60759"/>
    <w:multiLevelType w:val="hybridMultilevel"/>
    <w:tmpl w:val="C542166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0B2E0317"/>
    <w:multiLevelType w:val="hybridMultilevel"/>
    <w:tmpl w:val="614CFF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0B3B18B0"/>
    <w:multiLevelType w:val="hybridMultilevel"/>
    <w:tmpl w:val="4224D5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B765EE6"/>
    <w:multiLevelType w:val="hybridMultilevel"/>
    <w:tmpl w:val="C36219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0B8F22C8"/>
    <w:multiLevelType w:val="hybridMultilevel"/>
    <w:tmpl w:val="45484C5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0C217339"/>
    <w:multiLevelType w:val="hybridMultilevel"/>
    <w:tmpl w:val="62F6D1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0C57165B"/>
    <w:multiLevelType w:val="hybridMultilevel"/>
    <w:tmpl w:val="26B8AC58"/>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0D5820A4"/>
    <w:multiLevelType w:val="hybridMultilevel"/>
    <w:tmpl w:val="C28630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0DD55A4E"/>
    <w:multiLevelType w:val="hybridMultilevel"/>
    <w:tmpl w:val="678E27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0E580699"/>
    <w:multiLevelType w:val="hybridMultilevel"/>
    <w:tmpl w:val="D1F086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0E806F31"/>
    <w:multiLevelType w:val="hybridMultilevel"/>
    <w:tmpl w:val="EF5A0162"/>
    <w:lvl w:ilvl="0" w:tplc="2C343FFA">
      <w:start w:val="1"/>
      <w:numFmt w:val="bullet"/>
      <w:lvlText w:val="–"/>
      <w:lvlJc w:val="left"/>
      <w:pPr>
        <w:ind w:left="720" w:hanging="360"/>
      </w:pPr>
      <w:rPr>
        <w:rFonts w:ascii="Times New Roman" w:hAnsi="Times New Roman" w:cs="Times New Roman" w:hint="default"/>
        <w:i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0EA509D4"/>
    <w:multiLevelType w:val="hybridMultilevel"/>
    <w:tmpl w:val="712AF6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0EB608BF"/>
    <w:multiLevelType w:val="hybridMultilevel"/>
    <w:tmpl w:val="34422346"/>
    <w:lvl w:ilvl="0" w:tplc="CED447E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8" w15:restartNumberingAfterBreak="0">
    <w:nsid w:val="0F240A59"/>
    <w:multiLevelType w:val="hybridMultilevel"/>
    <w:tmpl w:val="59D4A8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0F630A0B"/>
    <w:multiLevelType w:val="hybridMultilevel"/>
    <w:tmpl w:val="F740DA4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0FDA5E13"/>
    <w:multiLevelType w:val="hybridMultilevel"/>
    <w:tmpl w:val="E808173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0FFE297B"/>
    <w:multiLevelType w:val="hybridMultilevel"/>
    <w:tmpl w:val="F970FD2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030241D"/>
    <w:multiLevelType w:val="hybridMultilevel"/>
    <w:tmpl w:val="3790F0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10762E40"/>
    <w:multiLevelType w:val="hybridMultilevel"/>
    <w:tmpl w:val="221E531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11841567"/>
    <w:multiLevelType w:val="hybridMultilevel"/>
    <w:tmpl w:val="DEDAEA1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127016FA"/>
    <w:multiLevelType w:val="hybridMultilevel"/>
    <w:tmpl w:val="A198C9D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127D08D7"/>
    <w:multiLevelType w:val="hybridMultilevel"/>
    <w:tmpl w:val="B088E2C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13780C91"/>
    <w:multiLevelType w:val="hybridMultilevel"/>
    <w:tmpl w:val="7B222D6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8" w15:restartNumberingAfterBreak="0">
    <w:nsid w:val="137F276C"/>
    <w:multiLevelType w:val="hybridMultilevel"/>
    <w:tmpl w:val="4224D5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1476242F"/>
    <w:multiLevelType w:val="hybridMultilevel"/>
    <w:tmpl w:val="4224D5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4E71B51"/>
    <w:multiLevelType w:val="hybridMultilevel"/>
    <w:tmpl w:val="8922876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15120C15"/>
    <w:multiLevelType w:val="hybridMultilevel"/>
    <w:tmpl w:val="5F6627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15354D9C"/>
    <w:multiLevelType w:val="hybridMultilevel"/>
    <w:tmpl w:val="37369654"/>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154B04EF"/>
    <w:multiLevelType w:val="hybridMultilevel"/>
    <w:tmpl w:val="C630D08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4" w15:restartNumberingAfterBreak="0">
    <w:nsid w:val="16282E50"/>
    <w:multiLevelType w:val="hybridMultilevel"/>
    <w:tmpl w:val="0E4E177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15:restartNumberingAfterBreak="0">
    <w:nsid w:val="16B60334"/>
    <w:multiLevelType w:val="hybridMultilevel"/>
    <w:tmpl w:val="8EF00FA6"/>
    <w:lvl w:ilvl="0" w:tplc="1BAA8D26">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16FB4003"/>
    <w:multiLevelType w:val="hybridMultilevel"/>
    <w:tmpl w:val="D12E68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1744391E"/>
    <w:multiLevelType w:val="multilevel"/>
    <w:tmpl w:val="B16054B8"/>
    <w:lvl w:ilvl="0">
      <w:start w:val="1"/>
      <w:numFmt w:val="decimal"/>
      <w:pStyle w:val="1"/>
      <w:lvlText w:val="%1"/>
      <w:lvlJc w:val="left"/>
      <w:pPr>
        <w:tabs>
          <w:tab w:val="num" w:pos="1134"/>
        </w:tabs>
        <w:ind w:left="0" w:firstLine="709"/>
      </w:pPr>
      <w:rPr>
        <w:rFonts w:hint="default"/>
      </w:rPr>
    </w:lvl>
    <w:lvl w:ilvl="1">
      <w:start w:val="1"/>
      <w:numFmt w:val="decimal"/>
      <w:pStyle w:val="2"/>
      <w:lvlText w:val="%1.%2"/>
      <w:lvlJc w:val="left"/>
      <w:pPr>
        <w:tabs>
          <w:tab w:val="num" w:pos="1134"/>
        </w:tabs>
        <w:ind w:left="0" w:firstLine="709"/>
      </w:pPr>
      <w:rPr>
        <w:rFonts w:hint="default"/>
      </w:rPr>
    </w:lvl>
    <w:lvl w:ilvl="2">
      <w:start w:val="1"/>
      <w:numFmt w:val="decimal"/>
      <w:pStyle w:val="3"/>
      <w:suff w:val="space"/>
      <w:lvlText w:val="%1.%2.%3"/>
      <w:lvlJc w:val="left"/>
      <w:pPr>
        <w:ind w:left="0" w:firstLine="709"/>
      </w:pPr>
      <w:rPr>
        <w:rFonts w:hint="default"/>
        <w:spacing w:val="0"/>
      </w:rPr>
    </w:lvl>
    <w:lvl w:ilvl="3">
      <w:start w:val="1"/>
      <w:numFmt w:val="decimal"/>
      <w:pStyle w:val="4"/>
      <w:suff w:val="space"/>
      <w:lvlText w:val="%1.%2.%3.%4"/>
      <w:lvlJc w:val="left"/>
      <w:pPr>
        <w:ind w:left="-141" w:firstLine="709"/>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suff w:val="space"/>
      <w:lvlText w:val="%1.%2.%3.%4.%5"/>
      <w:lvlJc w:val="left"/>
      <w:pPr>
        <w:ind w:left="0" w:firstLine="709"/>
      </w:pPr>
      <w:rPr>
        <w:rFonts w:hint="default"/>
      </w:rPr>
    </w:lvl>
    <w:lvl w:ilvl="5">
      <w:start w:val="1"/>
      <w:numFmt w:val="decimal"/>
      <w:pStyle w:val="6"/>
      <w:lvlText w:val="%1.%2.%3.%4.%5.%6"/>
      <w:lvlJc w:val="left"/>
      <w:pPr>
        <w:tabs>
          <w:tab w:val="num" w:pos="1861"/>
        </w:tabs>
        <w:ind w:left="1861" w:hanging="115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7"/>
      <w:lvlText w:val="%1.%2.%3.%4.%5.%6.%7"/>
      <w:lvlJc w:val="left"/>
      <w:pPr>
        <w:tabs>
          <w:tab w:val="num" w:pos="2005"/>
        </w:tabs>
        <w:ind w:left="2005" w:hanging="1296"/>
      </w:pPr>
      <w:rPr>
        <w:rFonts w:hint="default"/>
      </w:rPr>
    </w:lvl>
    <w:lvl w:ilvl="7">
      <w:start w:val="1"/>
      <w:numFmt w:val="decimal"/>
      <w:pStyle w:val="8"/>
      <w:lvlText w:val="%1.%2.%3.%4.%5.%6.%7.%8"/>
      <w:lvlJc w:val="left"/>
      <w:pPr>
        <w:tabs>
          <w:tab w:val="num" w:pos="2149"/>
        </w:tabs>
        <w:ind w:left="2149" w:hanging="1440"/>
      </w:pPr>
      <w:rPr>
        <w:rFonts w:hint="default"/>
      </w:rPr>
    </w:lvl>
    <w:lvl w:ilvl="8">
      <w:start w:val="1"/>
      <w:numFmt w:val="decimal"/>
      <w:pStyle w:val="9"/>
      <w:lvlText w:val="%1.%2.%3.%4.%5.%6.%7.%8.%9"/>
      <w:lvlJc w:val="left"/>
      <w:pPr>
        <w:tabs>
          <w:tab w:val="num" w:pos="2293"/>
        </w:tabs>
        <w:ind w:left="2293" w:hanging="1584"/>
      </w:pPr>
      <w:rPr>
        <w:rFonts w:hint="default"/>
      </w:rPr>
    </w:lvl>
  </w:abstractNum>
  <w:abstractNum w:abstractNumId="58" w15:restartNumberingAfterBreak="0">
    <w:nsid w:val="185819C5"/>
    <w:multiLevelType w:val="hybridMultilevel"/>
    <w:tmpl w:val="9C920A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18983EFA"/>
    <w:multiLevelType w:val="hybridMultilevel"/>
    <w:tmpl w:val="4224D5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9382143"/>
    <w:multiLevelType w:val="hybridMultilevel"/>
    <w:tmpl w:val="BD1C6520"/>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1987156D"/>
    <w:multiLevelType w:val="hybridMultilevel"/>
    <w:tmpl w:val="4ED48C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19DA7DCA"/>
    <w:multiLevelType w:val="hybridMultilevel"/>
    <w:tmpl w:val="438CA848"/>
    <w:lvl w:ilvl="0" w:tplc="0800630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3" w15:restartNumberingAfterBreak="0">
    <w:nsid w:val="1BF377D2"/>
    <w:multiLevelType w:val="hybridMultilevel"/>
    <w:tmpl w:val="F96AF7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1BFB2BDE"/>
    <w:multiLevelType w:val="hybridMultilevel"/>
    <w:tmpl w:val="1902A3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1C180BD1"/>
    <w:multiLevelType w:val="hybridMultilevel"/>
    <w:tmpl w:val="10A841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1C731856"/>
    <w:multiLevelType w:val="hybridMultilevel"/>
    <w:tmpl w:val="ABE2AE9C"/>
    <w:lvl w:ilvl="0" w:tplc="B5E836D0">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1CE65A9B"/>
    <w:multiLevelType w:val="hybridMultilevel"/>
    <w:tmpl w:val="C630D08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8" w15:restartNumberingAfterBreak="0">
    <w:nsid w:val="1D697317"/>
    <w:multiLevelType w:val="hybridMultilevel"/>
    <w:tmpl w:val="353A53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1DDB177A"/>
    <w:multiLevelType w:val="hybridMultilevel"/>
    <w:tmpl w:val="2E32C330"/>
    <w:lvl w:ilvl="0" w:tplc="04190011">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0" w15:restartNumberingAfterBreak="0">
    <w:nsid w:val="1E387DEC"/>
    <w:multiLevelType w:val="hybridMultilevel"/>
    <w:tmpl w:val="11462A6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1E8333C2"/>
    <w:multiLevelType w:val="hybridMultilevel"/>
    <w:tmpl w:val="8C20183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2" w15:restartNumberingAfterBreak="0">
    <w:nsid w:val="1EC5330F"/>
    <w:multiLevelType w:val="hybridMultilevel"/>
    <w:tmpl w:val="718EE0C4"/>
    <w:lvl w:ilvl="0" w:tplc="04190011">
      <w:start w:val="1"/>
      <w:numFmt w:val="decimal"/>
      <w:lvlText w:val="%1)"/>
      <w:lvlJc w:val="left"/>
      <w:pPr>
        <w:ind w:left="717" w:hanging="360"/>
      </w:pPr>
    </w:lvl>
    <w:lvl w:ilvl="1" w:tplc="393C0AE8">
      <w:start w:val="1"/>
      <w:numFmt w:val="bullet"/>
      <w:pStyle w:val="TableML2"/>
      <w:lvlText w:val=""/>
      <w:lvlJc w:val="left"/>
      <w:pPr>
        <w:ind w:left="1437" w:hanging="360"/>
      </w:pPr>
      <w:rPr>
        <w:rFonts w:ascii="Symbol" w:hAnsi="Symbol" w:hint="default"/>
      </w:rPr>
    </w:lvl>
    <w:lvl w:ilvl="2" w:tplc="0419001B" w:tentative="1">
      <w:start w:val="1"/>
      <w:numFmt w:val="lowerRoman"/>
      <w:lvlText w:val="%3."/>
      <w:lvlJc w:val="right"/>
      <w:pPr>
        <w:ind w:left="2157" w:hanging="180"/>
      </w:pPr>
    </w:lvl>
    <w:lvl w:ilvl="3" w:tplc="0419000F" w:tentative="1">
      <w:start w:val="1"/>
      <w:numFmt w:val="decimal"/>
      <w:lvlText w:val="%4."/>
      <w:lvlJc w:val="left"/>
      <w:pPr>
        <w:ind w:left="2877" w:hanging="360"/>
      </w:pPr>
    </w:lvl>
    <w:lvl w:ilvl="4" w:tplc="04190019" w:tentative="1">
      <w:start w:val="1"/>
      <w:numFmt w:val="lowerLetter"/>
      <w:lvlText w:val="%5."/>
      <w:lvlJc w:val="left"/>
      <w:pPr>
        <w:ind w:left="3597" w:hanging="360"/>
      </w:pPr>
    </w:lvl>
    <w:lvl w:ilvl="5" w:tplc="0419001B" w:tentative="1">
      <w:start w:val="1"/>
      <w:numFmt w:val="lowerRoman"/>
      <w:lvlText w:val="%6."/>
      <w:lvlJc w:val="right"/>
      <w:pPr>
        <w:ind w:left="4317" w:hanging="180"/>
      </w:pPr>
    </w:lvl>
    <w:lvl w:ilvl="6" w:tplc="0419000F" w:tentative="1">
      <w:start w:val="1"/>
      <w:numFmt w:val="decimal"/>
      <w:lvlText w:val="%7."/>
      <w:lvlJc w:val="left"/>
      <w:pPr>
        <w:ind w:left="5037" w:hanging="360"/>
      </w:pPr>
    </w:lvl>
    <w:lvl w:ilvl="7" w:tplc="04190019" w:tentative="1">
      <w:start w:val="1"/>
      <w:numFmt w:val="lowerLetter"/>
      <w:lvlText w:val="%8."/>
      <w:lvlJc w:val="left"/>
      <w:pPr>
        <w:ind w:left="5757" w:hanging="360"/>
      </w:pPr>
    </w:lvl>
    <w:lvl w:ilvl="8" w:tplc="0419001B" w:tentative="1">
      <w:start w:val="1"/>
      <w:numFmt w:val="lowerRoman"/>
      <w:lvlText w:val="%9."/>
      <w:lvlJc w:val="right"/>
      <w:pPr>
        <w:ind w:left="6477" w:hanging="180"/>
      </w:pPr>
    </w:lvl>
  </w:abstractNum>
  <w:abstractNum w:abstractNumId="73" w15:restartNumberingAfterBreak="0">
    <w:nsid w:val="1EE15CA1"/>
    <w:multiLevelType w:val="multilevel"/>
    <w:tmpl w:val="5AB655AC"/>
    <w:lvl w:ilvl="0">
      <w:start w:val="1"/>
      <w:numFmt w:val="russianUpper"/>
      <w:pStyle w:val="a0"/>
      <w:lvlText w:val="Приложение %1"/>
      <w:lvlJc w:val="left"/>
      <w:pPr>
        <w:tabs>
          <w:tab w:val="num" w:pos="-709"/>
        </w:tabs>
        <w:ind w:left="425" w:hanging="425"/>
      </w:pPr>
      <w:rPr>
        <w:rFonts w:hint="default"/>
        <w:b w:val="0"/>
        <w:i w:val="0"/>
        <w:caps w:val="0"/>
        <w:spacing w:val="0"/>
        <w:w w:val="100"/>
        <w:kern w:val="0"/>
        <w:position w:val="0"/>
        <w:sz w:val="28"/>
        <w:szCs w:val="28"/>
        <w:u w:val="none"/>
        <w:effect w:val="none"/>
      </w:rPr>
    </w:lvl>
    <w:lvl w:ilvl="1">
      <w:start w:val="1"/>
      <w:numFmt w:val="decimal"/>
      <w:pStyle w:val="a1"/>
      <w:lvlText w:val="%1.%2"/>
      <w:lvlJc w:val="left"/>
      <w:pPr>
        <w:tabs>
          <w:tab w:val="num" w:pos="1418"/>
        </w:tabs>
        <w:ind w:left="1134" w:hanging="425"/>
      </w:pPr>
      <w:rPr>
        <w:rFonts w:ascii="Times New Roman" w:hAnsi="Times New Roman" w:hint="default"/>
        <w:b/>
        <w:i w:val="0"/>
        <w:color w:val="auto"/>
        <w:spacing w:val="0"/>
        <w:w w:val="100"/>
        <w:kern w:val="0"/>
        <w:position w:val="0"/>
        <w:sz w:val="28"/>
        <w:szCs w:val="28"/>
        <w:u w:val="none"/>
        <w:effect w:val="none"/>
      </w:rPr>
    </w:lvl>
    <w:lvl w:ilvl="2">
      <w:start w:val="1"/>
      <w:numFmt w:val="decimal"/>
      <w:pStyle w:val="a2"/>
      <w:suff w:val="space"/>
      <w:lvlText w:val="Рис. %1.%3"/>
      <w:lvlJc w:val="left"/>
      <w:pPr>
        <w:ind w:left="0" w:firstLine="0"/>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pStyle w:val="a3"/>
      <w:suff w:val="space"/>
      <w:lvlText w:val="Таблица %1.%4"/>
      <w:lvlJc w:val="left"/>
      <w:pPr>
        <w:ind w:left="0" w:firstLine="0"/>
      </w:pPr>
      <w:rPr>
        <w:rFonts w:ascii="Times New Roman" w:hAnsi="Times New Roman" w:hint="default"/>
        <w:b w:val="0"/>
        <w:i w:val="0"/>
        <w:color w:val="auto"/>
        <w:spacing w:val="0"/>
        <w:w w:val="100"/>
        <w:kern w:val="0"/>
        <w:position w:val="0"/>
        <w:sz w:val="28"/>
        <w:szCs w:val="24"/>
        <w:u w:val="none"/>
      </w:rPr>
    </w:lvl>
    <w:lvl w:ilvl="4">
      <w:start w:val="1"/>
      <w:numFmt w:val="decimal"/>
      <w:lvlText w:val="%1.%2.%3.%4.%5"/>
      <w:lvlJc w:val="left"/>
      <w:pPr>
        <w:tabs>
          <w:tab w:val="num" w:pos="-2750"/>
        </w:tabs>
        <w:ind w:left="-4451"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3299"/>
        </w:tabs>
        <w:ind w:left="-3299" w:hanging="1152"/>
      </w:pPr>
      <w:rPr>
        <w:rFonts w:hint="default"/>
      </w:rPr>
    </w:lvl>
    <w:lvl w:ilvl="6">
      <w:start w:val="1"/>
      <w:numFmt w:val="decimal"/>
      <w:lvlText w:val="%1.%2.%3.%4.%5.%6.%7"/>
      <w:lvlJc w:val="left"/>
      <w:pPr>
        <w:tabs>
          <w:tab w:val="num" w:pos="-3155"/>
        </w:tabs>
        <w:ind w:left="-3155" w:hanging="1296"/>
      </w:pPr>
      <w:rPr>
        <w:rFonts w:hint="default"/>
      </w:rPr>
    </w:lvl>
    <w:lvl w:ilvl="7">
      <w:start w:val="1"/>
      <w:numFmt w:val="decimal"/>
      <w:lvlText w:val="%1.%2.%3.%4.%5.%6.%7.%8"/>
      <w:lvlJc w:val="left"/>
      <w:pPr>
        <w:tabs>
          <w:tab w:val="num" w:pos="-3011"/>
        </w:tabs>
        <w:ind w:left="-3011" w:hanging="1440"/>
      </w:pPr>
      <w:rPr>
        <w:rFonts w:hint="default"/>
      </w:rPr>
    </w:lvl>
    <w:lvl w:ilvl="8">
      <w:start w:val="1"/>
      <w:numFmt w:val="decimal"/>
      <w:lvlText w:val="%1.%2.%3.%4.%5.%6.%7.%8.%9"/>
      <w:lvlJc w:val="left"/>
      <w:pPr>
        <w:tabs>
          <w:tab w:val="num" w:pos="-2867"/>
        </w:tabs>
        <w:ind w:left="-2867" w:hanging="1584"/>
      </w:pPr>
      <w:rPr>
        <w:rFonts w:hint="default"/>
      </w:rPr>
    </w:lvl>
  </w:abstractNum>
  <w:abstractNum w:abstractNumId="74" w15:restartNumberingAfterBreak="0">
    <w:nsid w:val="1F7D346F"/>
    <w:multiLevelType w:val="multilevel"/>
    <w:tmpl w:val="ED94DBEE"/>
    <w:lvl w:ilvl="0">
      <w:start w:val="1"/>
      <w:numFmt w:val="bullet"/>
      <w:pStyle w:val="1-"/>
      <w:lvlText w:val=""/>
      <w:lvlJc w:val="left"/>
      <w:pPr>
        <w:tabs>
          <w:tab w:val="num" w:pos="2410"/>
        </w:tabs>
        <w:ind w:left="2410"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1984"/>
        </w:tabs>
        <w:ind w:left="-566"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lvlText w:val="%1%2.%3)"/>
      <w:lvlJc w:val="left"/>
      <w:pPr>
        <w:tabs>
          <w:tab w:val="num" w:pos="-141"/>
        </w:tabs>
        <w:ind w:left="-141" w:hanging="425"/>
      </w:pPr>
      <w:rPr>
        <w:rFonts w:ascii="Times New Roman" w:hAnsi="Times New Roman" w:cs="Times New Roman" w:hint="default"/>
        <w:b w:val="0"/>
        <w:i w:val="0"/>
        <w:iCs w:val="0"/>
        <w:caps w:val="0"/>
        <w:smallCaps w:val="0"/>
        <w:strike w:val="0"/>
        <w:dstrike w:val="0"/>
        <w:vanish w:val="0"/>
        <w:color w:val="000000"/>
        <w:spacing w:val="0"/>
        <w:kern w:val="0"/>
        <w:position w:val="0"/>
        <w:sz w:val="24"/>
        <w:szCs w:val="24"/>
        <w:u w:val="none"/>
        <w:vertAlign w:val="baseline"/>
        <w:em w:val="none"/>
      </w:rPr>
    </w:lvl>
    <w:lvl w:ilvl="3">
      <w:start w:val="1"/>
      <w:numFmt w:val="decimal"/>
      <w:lvlText w:val="%1.%2.%3.%4"/>
      <w:lvlJc w:val="left"/>
      <w:pPr>
        <w:tabs>
          <w:tab w:val="num" w:pos="-3501"/>
        </w:tabs>
        <w:ind w:left="-3501"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4025"/>
        </w:tabs>
        <w:ind w:left="-5726"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4574"/>
        </w:tabs>
        <w:ind w:left="-4574" w:hanging="1152"/>
      </w:pPr>
      <w:rPr>
        <w:rFonts w:hint="default"/>
      </w:rPr>
    </w:lvl>
    <w:lvl w:ilvl="6">
      <w:start w:val="1"/>
      <w:numFmt w:val="decimal"/>
      <w:lvlText w:val="%1.%2.%3.%4.%5.%6.%7"/>
      <w:lvlJc w:val="left"/>
      <w:pPr>
        <w:tabs>
          <w:tab w:val="num" w:pos="-4430"/>
        </w:tabs>
        <w:ind w:left="-4430" w:hanging="1296"/>
      </w:pPr>
      <w:rPr>
        <w:rFonts w:hint="default"/>
      </w:rPr>
    </w:lvl>
    <w:lvl w:ilvl="7">
      <w:start w:val="1"/>
      <w:numFmt w:val="decimal"/>
      <w:lvlText w:val="%1.%2.%3.%4.%5.%6.%7.%8"/>
      <w:lvlJc w:val="left"/>
      <w:pPr>
        <w:tabs>
          <w:tab w:val="num" w:pos="-4286"/>
        </w:tabs>
        <w:ind w:left="-4286" w:hanging="1440"/>
      </w:pPr>
      <w:rPr>
        <w:rFonts w:hint="default"/>
      </w:rPr>
    </w:lvl>
    <w:lvl w:ilvl="8">
      <w:start w:val="1"/>
      <w:numFmt w:val="decimal"/>
      <w:lvlText w:val="%1.%2.%3.%4.%5.%6.%7.%8.%9"/>
      <w:lvlJc w:val="left"/>
      <w:pPr>
        <w:tabs>
          <w:tab w:val="num" w:pos="-4142"/>
        </w:tabs>
        <w:ind w:left="-4142" w:hanging="1584"/>
      </w:pPr>
      <w:rPr>
        <w:rFonts w:hint="default"/>
      </w:rPr>
    </w:lvl>
  </w:abstractNum>
  <w:abstractNum w:abstractNumId="75" w15:restartNumberingAfterBreak="0">
    <w:nsid w:val="1FCC1195"/>
    <w:multiLevelType w:val="hybridMultilevel"/>
    <w:tmpl w:val="47F62C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1FE12A6C"/>
    <w:multiLevelType w:val="hybridMultilevel"/>
    <w:tmpl w:val="72C438F6"/>
    <w:lvl w:ilvl="0" w:tplc="04190019">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7" w15:restartNumberingAfterBreak="0">
    <w:nsid w:val="203A79F2"/>
    <w:multiLevelType w:val="hybridMultilevel"/>
    <w:tmpl w:val="4224D5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20440B63"/>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9" w15:restartNumberingAfterBreak="0">
    <w:nsid w:val="20522061"/>
    <w:multiLevelType w:val="hybridMultilevel"/>
    <w:tmpl w:val="BCE076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20AC1130"/>
    <w:multiLevelType w:val="hybridMultilevel"/>
    <w:tmpl w:val="1966B5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2138244F"/>
    <w:multiLevelType w:val="hybridMultilevel"/>
    <w:tmpl w:val="59A0E5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2" w15:restartNumberingAfterBreak="0">
    <w:nsid w:val="218C3880"/>
    <w:multiLevelType w:val="hybridMultilevel"/>
    <w:tmpl w:val="97ECDE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21A14DD3"/>
    <w:multiLevelType w:val="hybridMultilevel"/>
    <w:tmpl w:val="C542166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4" w15:restartNumberingAfterBreak="0">
    <w:nsid w:val="21F318C9"/>
    <w:multiLevelType w:val="hybridMultilevel"/>
    <w:tmpl w:val="6F70B93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22001DFA"/>
    <w:multiLevelType w:val="hybridMultilevel"/>
    <w:tmpl w:val="8416A3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23C27A0D"/>
    <w:multiLevelType w:val="hybridMultilevel"/>
    <w:tmpl w:val="40543190"/>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87" w15:restartNumberingAfterBreak="0">
    <w:nsid w:val="24661544"/>
    <w:multiLevelType w:val="hybridMultilevel"/>
    <w:tmpl w:val="059C9CC2"/>
    <w:lvl w:ilvl="0" w:tplc="9EA4756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257A7704"/>
    <w:multiLevelType w:val="hybridMultilevel"/>
    <w:tmpl w:val="52FE724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259742B4"/>
    <w:multiLevelType w:val="hybridMultilevel"/>
    <w:tmpl w:val="F8E8668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0" w15:restartNumberingAfterBreak="0">
    <w:nsid w:val="26053B25"/>
    <w:multiLevelType w:val="hybridMultilevel"/>
    <w:tmpl w:val="73589A9C"/>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1" w15:restartNumberingAfterBreak="0">
    <w:nsid w:val="267330F1"/>
    <w:multiLevelType w:val="hybridMultilevel"/>
    <w:tmpl w:val="97D2B7DC"/>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2" w15:restartNumberingAfterBreak="0">
    <w:nsid w:val="26CB6EC5"/>
    <w:multiLevelType w:val="hybridMultilevel"/>
    <w:tmpl w:val="438CA848"/>
    <w:lvl w:ilvl="0" w:tplc="0800630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3" w15:restartNumberingAfterBreak="0">
    <w:nsid w:val="27436CFB"/>
    <w:multiLevelType w:val="hybridMultilevel"/>
    <w:tmpl w:val="40267A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283A63D7"/>
    <w:multiLevelType w:val="hybridMultilevel"/>
    <w:tmpl w:val="145086C2"/>
    <w:lvl w:ilvl="0" w:tplc="B5E836D0">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288D6EAA"/>
    <w:multiLevelType w:val="hybridMultilevel"/>
    <w:tmpl w:val="947CDC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29294377"/>
    <w:multiLevelType w:val="hybridMultilevel"/>
    <w:tmpl w:val="5ED0C3D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7" w15:restartNumberingAfterBreak="0">
    <w:nsid w:val="2A00094D"/>
    <w:multiLevelType w:val="hybridMultilevel"/>
    <w:tmpl w:val="D9CE5F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8" w15:restartNumberingAfterBreak="0">
    <w:nsid w:val="2A3B5C03"/>
    <w:multiLevelType w:val="hybridMultilevel"/>
    <w:tmpl w:val="68645C92"/>
    <w:lvl w:ilvl="0" w:tplc="B5E836D0">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9" w15:restartNumberingAfterBreak="0">
    <w:nsid w:val="2AE01E7F"/>
    <w:multiLevelType w:val="hybridMultilevel"/>
    <w:tmpl w:val="6F70B93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2B2726E0"/>
    <w:multiLevelType w:val="hybridMultilevel"/>
    <w:tmpl w:val="12E064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1" w15:restartNumberingAfterBreak="0">
    <w:nsid w:val="2B6453D8"/>
    <w:multiLevelType w:val="hybridMultilevel"/>
    <w:tmpl w:val="3B6AB2B0"/>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2" w15:restartNumberingAfterBreak="0">
    <w:nsid w:val="2C1B5273"/>
    <w:multiLevelType w:val="hybridMultilevel"/>
    <w:tmpl w:val="7E46CBDC"/>
    <w:lvl w:ilvl="0" w:tplc="FFFFFFF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3" w15:restartNumberingAfterBreak="0">
    <w:nsid w:val="2C421425"/>
    <w:multiLevelType w:val="hybridMultilevel"/>
    <w:tmpl w:val="4224D5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2CA31F94"/>
    <w:multiLevelType w:val="hybridMultilevel"/>
    <w:tmpl w:val="6424143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05" w15:restartNumberingAfterBreak="0">
    <w:nsid w:val="2CCE07B5"/>
    <w:multiLevelType w:val="hybridMultilevel"/>
    <w:tmpl w:val="4224D51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2D0C6D32"/>
    <w:multiLevelType w:val="hybridMultilevel"/>
    <w:tmpl w:val="AEBE64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7" w15:restartNumberingAfterBreak="0">
    <w:nsid w:val="2D0D76C6"/>
    <w:multiLevelType w:val="hybridMultilevel"/>
    <w:tmpl w:val="D2023FF2"/>
    <w:lvl w:ilvl="0" w:tplc="2C343FFA">
      <w:start w:val="1"/>
      <w:numFmt w:val="bullet"/>
      <w:lvlText w:val="–"/>
      <w:lvlJc w:val="left"/>
      <w:pPr>
        <w:ind w:left="720" w:hanging="360"/>
      </w:pPr>
      <w:rPr>
        <w:rFonts w:ascii="Times New Roman" w:hAnsi="Times New Roman" w:cs="Times New Roman" w:hint="default"/>
        <w:i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2DB779A2"/>
    <w:multiLevelType w:val="hybridMultilevel"/>
    <w:tmpl w:val="12628AE2"/>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9" w15:restartNumberingAfterBreak="0">
    <w:nsid w:val="2DB95F2E"/>
    <w:multiLevelType w:val="hybridMultilevel"/>
    <w:tmpl w:val="888491DA"/>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0" w15:restartNumberingAfterBreak="0">
    <w:nsid w:val="2E2D295C"/>
    <w:multiLevelType w:val="hybridMultilevel"/>
    <w:tmpl w:val="139CA65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1" w15:restartNumberingAfterBreak="0">
    <w:nsid w:val="2EC86769"/>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2" w15:restartNumberingAfterBreak="0">
    <w:nsid w:val="2EDA1F2B"/>
    <w:multiLevelType w:val="hybridMultilevel"/>
    <w:tmpl w:val="4FD622B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3" w15:restartNumberingAfterBreak="0">
    <w:nsid w:val="2EF70377"/>
    <w:multiLevelType w:val="hybridMultilevel"/>
    <w:tmpl w:val="438CA848"/>
    <w:lvl w:ilvl="0" w:tplc="0800630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4" w15:restartNumberingAfterBreak="0">
    <w:nsid w:val="2FE0677C"/>
    <w:multiLevelType w:val="hybridMultilevel"/>
    <w:tmpl w:val="A59490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304B5A1D"/>
    <w:multiLevelType w:val="hybridMultilevel"/>
    <w:tmpl w:val="8EEEA5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307952F8"/>
    <w:multiLevelType w:val="hybridMultilevel"/>
    <w:tmpl w:val="66A095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7" w15:restartNumberingAfterBreak="0">
    <w:nsid w:val="30F734BB"/>
    <w:multiLevelType w:val="hybridMultilevel"/>
    <w:tmpl w:val="4508B2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8" w15:restartNumberingAfterBreak="0">
    <w:nsid w:val="31170D73"/>
    <w:multiLevelType w:val="hybridMultilevel"/>
    <w:tmpl w:val="60BC7304"/>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9" w15:restartNumberingAfterBreak="0">
    <w:nsid w:val="312C219D"/>
    <w:multiLevelType w:val="hybridMultilevel"/>
    <w:tmpl w:val="5E926CB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31E01291"/>
    <w:multiLevelType w:val="hybridMultilevel"/>
    <w:tmpl w:val="FBFC7E96"/>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1" w15:restartNumberingAfterBreak="0">
    <w:nsid w:val="321A5275"/>
    <w:multiLevelType w:val="hybridMultilevel"/>
    <w:tmpl w:val="D6F61AF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2" w15:restartNumberingAfterBreak="0">
    <w:nsid w:val="323421B0"/>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3" w15:restartNumberingAfterBreak="0">
    <w:nsid w:val="323732CC"/>
    <w:multiLevelType w:val="hybridMultilevel"/>
    <w:tmpl w:val="F1BE88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4" w15:restartNumberingAfterBreak="0">
    <w:nsid w:val="32F51407"/>
    <w:multiLevelType w:val="hybridMultilevel"/>
    <w:tmpl w:val="8EEEA5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333E7CEB"/>
    <w:multiLevelType w:val="hybridMultilevel"/>
    <w:tmpl w:val="6F64EDC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335D2FF6"/>
    <w:multiLevelType w:val="hybridMultilevel"/>
    <w:tmpl w:val="5DA853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347104F9"/>
    <w:multiLevelType w:val="hybridMultilevel"/>
    <w:tmpl w:val="2E32C33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8" w15:restartNumberingAfterBreak="0">
    <w:nsid w:val="348C1035"/>
    <w:multiLevelType w:val="hybridMultilevel"/>
    <w:tmpl w:val="E09E8E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9" w15:restartNumberingAfterBreak="0">
    <w:nsid w:val="357333E9"/>
    <w:multiLevelType w:val="hybridMultilevel"/>
    <w:tmpl w:val="11D8D60A"/>
    <w:lvl w:ilvl="0" w:tplc="664601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0" w15:restartNumberingAfterBreak="0">
    <w:nsid w:val="358D213B"/>
    <w:multiLevelType w:val="hybridMultilevel"/>
    <w:tmpl w:val="B8E0E0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1" w15:restartNumberingAfterBreak="0">
    <w:nsid w:val="361F7DEB"/>
    <w:multiLevelType w:val="hybridMultilevel"/>
    <w:tmpl w:val="2C30846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2" w15:restartNumberingAfterBreak="0">
    <w:nsid w:val="363B2B7C"/>
    <w:multiLevelType w:val="hybridMultilevel"/>
    <w:tmpl w:val="F3A823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3" w15:restartNumberingAfterBreak="0">
    <w:nsid w:val="36521A36"/>
    <w:multiLevelType w:val="hybridMultilevel"/>
    <w:tmpl w:val="715E85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4" w15:restartNumberingAfterBreak="0">
    <w:nsid w:val="36A062D0"/>
    <w:multiLevelType w:val="hybridMultilevel"/>
    <w:tmpl w:val="4224D5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36E663AD"/>
    <w:multiLevelType w:val="hybridMultilevel"/>
    <w:tmpl w:val="26B8AC5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6" w15:restartNumberingAfterBreak="0">
    <w:nsid w:val="36E77B0A"/>
    <w:multiLevelType w:val="hybridMultilevel"/>
    <w:tmpl w:val="E0B8B1A6"/>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7" w15:restartNumberingAfterBreak="0">
    <w:nsid w:val="37975009"/>
    <w:multiLevelType w:val="hybridMultilevel"/>
    <w:tmpl w:val="7410E5C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8" w15:restartNumberingAfterBreak="0">
    <w:nsid w:val="37DF1FFF"/>
    <w:multiLevelType w:val="hybridMultilevel"/>
    <w:tmpl w:val="B8E0E00E"/>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9" w15:restartNumberingAfterBreak="0">
    <w:nsid w:val="38AF5E9C"/>
    <w:multiLevelType w:val="hybridMultilevel"/>
    <w:tmpl w:val="74D8F7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0" w15:restartNumberingAfterBreak="0">
    <w:nsid w:val="38FE1A09"/>
    <w:multiLevelType w:val="hybridMultilevel"/>
    <w:tmpl w:val="C7A0C65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1" w15:restartNumberingAfterBreak="0">
    <w:nsid w:val="39B3533D"/>
    <w:multiLevelType w:val="hybridMultilevel"/>
    <w:tmpl w:val="8BEEB17E"/>
    <w:lvl w:ilvl="0" w:tplc="FFFFFFF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2" w15:restartNumberingAfterBreak="0">
    <w:nsid w:val="39FB1762"/>
    <w:multiLevelType w:val="hybridMultilevel"/>
    <w:tmpl w:val="B072A596"/>
    <w:lvl w:ilvl="0" w:tplc="BEC03B92">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3" w15:restartNumberingAfterBreak="0">
    <w:nsid w:val="3A103481"/>
    <w:multiLevelType w:val="hybridMultilevel"/>
    <w:tmpl w:val="0CA46E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4" w15:restartNumberingAfterBreak="0">
    <w:nsid w:val="3A7D0707"/>
    <w:multiLevelType w:val="hybridMultilevel"/>
    <w:tmpl w:val="998641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5" w15:restartNumberingAfterBreak="0">
    <w:nsid w:val="3A7D7FA4"/>
    <w:multiLevelType w:val="hybridMultilevel"/>
    <w:tmpl w:val="78608BF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6" w15:restartNumberingAfterBreak="0">
    <w:nsid w:val="3AE34398"/>
    <w:multiLevelType w:val="hybridMultilevel"/>
    <w:tmpl w:val="07B4D29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7" w15:restartNumberingAfterBreak="0">
    <w:nsid w:val="3B2F4701"/>
    <w:multiLevelType w:val="hybridMultilevel"/>
    <w:tmpl w:val="536844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8" w15:restartNumberingAfterBreak="0">
    <w:nsid w:val="3B450E5F"/>
    <w:multiLevelType w:val="hybridMultilevel"/>
    <w:tmpl w:val="11B49E06"/>
    <w:lvl w:ilvl="0" w:tplc="B5E836D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9" w15:restartNumberingAfterBreak="0">
    <w:nsid w:val="3B951515"/>
    <w:multiLevelType w:val="hybridMultilevel"/>
    <w:tmpl w:val="E8B639DA"/>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0" w15:restartNumberingAfterBreak="0">
    <w:nsid w:val="3C6B2418"/>
    <w:multiLevelType w:val="hybridMultilevel"/>
    <w:tmpl w:val="E92CFB5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1" w15:restartNumberingAfterBreak="0">
    <w:nsid w:val="3C9151AD"/>
    <w:multiLevelType w:val="hybridMultilevel"/>
    <w:tmpl w:val="D1BE03B2"/>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2" w15:restartNumberingAfterBreak="0">
    <w:nsid w:val="3CBB23F2"/>
    <w:multiLevelType w:val="multilevel"/>
    <w:tmpl w:val="E5D6E094"/>
    <w:styleLink w:val="a4"/>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8"/>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53" w15:restartNumberingAfterBreak="0">
    <w:nsid w:val="3D151D66"/>
    <w:multiLevelType w:val="hybridMultilevel"/>
    <w:tmpl w:val="26B8AC58"/>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4" w15:restartNumberingAfterBreak="0">
    <w:nsid w:val="3D3F4800"/>
    <w:multiLevelType w:val="hybridMultilevel"/>
    <w:tmpl w:val="24E0F02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5" w15:restartNumberingAfterBreak="0">
    <w:nsid w:val="3D5B07BA"/>
    <w:multiLevelType w:val="hybridMultilevel"/>
    <w:tmpl w:val="7D7A2A1A"/>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6" w15:restartNumberingAfterBreak="0">
    <w:nsid w:val="3DDA1C42"/>
    <w:multiLevelType w:val="hybridMultilevel"/>
    <w:tmpl w:val="4434033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7" w15:restartNumberingAfterBreak="0">
    <w:nsid w:val="3E0F13D2"/>
    <w:multiLevelType w:val="hybridMultilevel"/>
    <w:tmpl w:val="9FCCC0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8" w15:restartNumberingAfterBreak="0">
    <w:nsid w:val="3F4C1344"/>
    <w:multiLevelType w:val="hybridMultilevel"/>
    <w:tmpl w:val="778EEBE0"/>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9" w15:restartNumberingAfterBreak="0">
    <w:nsid w:val="3F5C62FE"/>
    <w:multiLevelType w:val="hybridMultilevel"/>
    <w:tmpl w:val="FC4C92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0" w15:restartNumberingAfterBreak="0">
    <w:nsid w:val="3F6D78C2"/>
    <w:multiLevelType w:val="hybridMultilevel"/>
    <w:tmpl w:val="093E046E"/>
    <w:lvl w:ilvl="0" w:tplc="2C343FFA">
      <w:start w:val="1"/>
      <w:numFmt w:val="bullet"/>
      <w:lvlText w:val="–"/>
      <w:lvlJc w:val="left"/>
      <w:pPr>
        <w:ind w:left="720" w:hanging="360"/>
      </w:pPr>
      <w:rPr>
        <w:rFonts w:ascii="Times New Roman" w:hAnsi="Times New Roman" w:cs="Times New Roman" w:hint="default"/>
        <w:i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1" w15:restartNumberingAfterBreak="0">
    <w:nsid w:val="3F7A6ECE"/>
    <w:multiLevelType w:val="hybridMultilevel"/>
    <w:tmpl w:val="300A618C"/>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2" w15:restartNumberingAfterBreak="0">
    <w:nsid w:val="41F774BE"/>
    <w:multiLevelType w:val="hybridMultilevel"/>
    <w:tmpl w:val="B37ADCC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3" w15:restartNumberingAfterBreak="0">
    <w:nsid w:val="42F32DCE"/>
    <w:multiLevelType w:val="hybridMultilevel"/>
    <w:tmpl w:val="EFFAED56"/>
    <w:lvl w:ilvl="0" w:tplc="FFFFFFF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4" w15:restartNumberingAfterBreak="0">
    <w:nsid w:val="433C05DE"/>
    <w:multiLevelType w:val="hybridMultilevel"/>
    <w:tmpl w:val="CD2E10D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5" w15:restartNumberingAfterBreak="0">
    <w:nsid w:val="435B2C71"/>
    <w:multiLevelType w:val="hybridMultilevel"/>
    <w:tmpl w:val="8EEEA5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43B11AA2"/>
    <w:multiLevelType w:val="hybridMultilevel"/>
    <w:tmpl w:val="BAE20D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7" w15:restartNumberingAfterBreak="0">
    <w:nsid w:val="44942CF2"/>
    <w:multiLevelType w:val="hybridMultilevel"/>
    <w:tmpl w:val="3898B12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8" w15:restartNumberingAfterBreak="0">
    <w:nsid w:val="44A703C7"/>
    <w:multiLevelType w:val="hybridMultilevel"/>
    <w:tmpl w:val="41A81F22"/>
    <w:lvl w:ilvl="0" w:tplc="CFD6FE06">
      <w:start w:val="1"/>
      <w:numFmt w:val="bullet"/>
      <w:pStyle w:val="a5"/>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9" w15:restartNumberingAfterBreak="0">
    <w:nsid w:val="44B33834"/>
    <w:multiLevelType w:val="hybridMultilevel"/>
    <w:tmpl w:val="6D8ADB7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0" w15:restartNumberingAfterBreak="0">
    <w:nsid w:val="45842F2F"/>
    <w:multiLevelType w:val="hybridMultilevel"/>
    <w:tmpl w:val="BA78396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1" w15:restartNumberingAfterBreak="0">
    <w:nsid w:val="45981FD9"/>
    <w:multiLevelType w:val="hybridMultilevel"/>
    <w:tmpl w:val="FF3C37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2" w15:restartNumberingAfterBreak="0">
    <w:nsid w:val="46196B20"/>
    <w:multiLevelType w:val="hybridMultilevel"/>
    <w:tmpl w:val="26B8AC58"/>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3" w15:restartNumberingAfterBreak="0">
    <w:nsid w:val="48232CC7"/>
    <w:multiLevelType w:val="hybridMultilevel"/>
    <w:tmpl w:val="438CA848"/>
    <w:lvl w:ilvl="0" w:tplc="0800630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4" w15:restartNumberingAfterBreak="0">
    <w:nsid w:val="489A78DB"/>
    <w:multiLevelType w:val="hybridMultilevel"/>
    <w:tmpl w:val="A63A9E8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5" w15:restartNumberingAfterBreak="0">
    <w:nsid w:val="492B4B5B"/>
    <w:multiLevelType w:val="hybridMultilevel"/>
    <w:tmpl w:val="1C8A1FB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6" w15:restartNumberingAfterBreak="0">
    <w:nsid w:val="494A70EA"/>
    <w:multiLevelType w:val="hybridMultilevel"/>
    <w:tmpl w:val="216ED8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7" w15:restartNumberingAfterBreak="0">
    <w:nsid w:val="49B620F6"/>
    <w:multiLevelType w:val="hybridMultilevel"/>
    <w:tmpl w:val="0666E61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8" w15:restartNumberingAfterBreak="0">
    <w:nsid w:val="49B73007"/>
    <w:multiLevelType w:val="hybridMultilevel"/>
    <w:tmpl w:val="AD0669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9" w15:restartNumberingAfterBreak="0">
    <w:nsid w:val="49C602CB"/>
    <w:multiLevelType w:val="hybridMultilevel"/>
    <w:tmpl w:val="9B7EB2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0" w15:restartNumberingAfterBreak="0">
    <w:nsid w:val="4A002A18"/>
    <w:multiLevelType w:val="hybridMultilevel"/>
    <w:tmpl w:val="11786CB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1" w15:restartNumberingAfterBreak="0">
    <w:nsid w:val="4AC642B7"/>
    <w:multiLevelType w:val="hybridMultilevel"/>
    <w:tmpl w:val="41FE2D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2" w15:restartNumberingAfterBreak="0">
    <w:nsid w:val="4B832BCD"/>
    <w:multiLevelType w:val="hybridMultilevel"/>
    <w:tmpl w:val="3736965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3" w15:restartNumberingAfterBreak="0">
    <w:nsid w:val="4B891833"/>
    <w:multiLevelType w:val="multilevel"/>
    <w:tmpl w:val="BBD68BF4"/>
    <w:styleLink w:val="a6"/>
    <w:lvl w:ilvl="0">
      <w:start w:val="1"/>
      <w:numFmt w:val="russianLower"/>
      <w:lvlText w:val="%1)"/>
      <w:lvlJc w:val="left"/>
      <w:pPr>
        <w:ind w:left="2711" w:hanging="360"/>
      </w:pPr>
      <w:rPr>
        <w:rFonts w:hint="default"/>
        <w:b w:val="0"/>
        <w:i w:val="0"/>
        <w:sz w:val="28"/>
        <w:szCs w:val="24"/>
      </w:rPr>
    </w:lvl>
    <w:lvl w:ilvl="1">
      <w:start w:val="1"/>
      <w:numFmt w:val="decimal"/>
      <w:lvlText w:val="%2)"/>
      <w:lvlJc w:val="left"/>
      <w:pPr>
        <w:tabs>
          <w:tab w:val="num" w:pos="3082"/>
        </w:tabs>
        <w:ind w:left="3082" w:hanging="360"/>
      </w:pPr>
      <w:rPr>
        <w:rFonts w:ascii="Times New Roman" w:hAnsi="Times New Roman" w:hint="default"/>
        <w:sz w:val="28"/>
      </w:rPr>
    </w:lvl>
    <w:lvl w:ilvl="2">
      <w:start w:val="1"/>
      <w:numFmt w:val="decimal"/>
      <w:lvlText w:val="%3)"/>
      <w:lvlJc w:val="right"/>
      <w:pPr>
        <w:tabs>
          <w:tab w:val="num" w:pos="3802"/>
        </w:tabs>
        <w:ind w:left="3802" w:hanging="180"/>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184" w15:restartNumberingAfterBreak="0">
    <w:nsid w:val="4BA073B4"/>
    <w:multiLevelType w:val="hybridMultilevel"/>
    <w:tmpl w:val="5D8E9E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5" w15:restartNumberingAfterBreak="0">
    <w:nsid w:val="4BCF0CE8"/>
    <w:multiLevelType w:val="hybridMultilevel"/>
    <w:tmpl w:val="40E2B154"/>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6" w15:restartNumberingAfterBreak="0">
    <w:nsid w:val="4BE43DB1"/>
    <w:multiLevelType w:val="hybridMultilevel"/>
    <w:tmpl w:val="04F8EB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7" w15:restartNumberingAfterBreak="0">
    <w:nsid w:val="4C8B2B3B"/>
    <w:multiLevelType w:val="hybridMultilevel"/>
    <w:tmpl w:val="7D7A2A1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8" w15:restartNumberingAfterBreak="0">
    <w:nsid w:val="4D4A5387"/>
    <w:multiLevelType w:val="hybridMultilevel"/>
    <w:tmpl w:val="34BA16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9" w15:restartNumberingAfterBreak="0">
    <w:nsid w:val="4D9A4987"/>
    <w:multiLevelType w:val="hybridMultilevel"/>
    <w:tmpl w:val="5C08F2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0" w15:restartNumberingAfterBreak="0">
    <w:nsid w:val="4E196C74"/>
    <w:multiLevelType w:val="hybridMultilevel"/>
    <w:tmpl w:val="8EEEA5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4E5F6474"/>
    <w:multiLevelType w:val="hybridMultilevel"/>
    <w:tmpl w:val="503CA86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92" w15:restartNumberingAfterBreak="0">
    <w:nsid w:val="4E752240"/>
    <w:multiLevelType w:val="hybridMultilevel"/>
    <w:tmpl w:val="6EBE05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3" w15:restartNumberingAfterBreak="0">
    <w:nsid w:val="4E8F009A"/>
    <w:multiLevelType w:val="multilevel"/>
    <w:tmpl w:val="02EC91DA"/>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pStyle w:val="a7"/>
      <w:suff w:val="space"/>
      <w:lvlText w:val="%1%2)"/>
      <w:lvlJc w:val="left"/>
      <w:pPr>
        <w:ind w:left="1418" w:hanging="284"/>
      </w:pPr>
      <w:rPr>
        <w:rFonts w:ascii="Times New Roman" w:hAnsi="Times New Roman" w:hint="default"/>
        <w:b w:val="0"/>
        <w:i w:val="0"/>
        <w:color w:val="auto"/>
        <w:spacing w:val="0"/>
        <w:w w:val="100"/>
        <w:kern w:val="0"/>
        <w:position w:val="0"/>
        <w:sz w:val="28"/>
        <w:szCs w:val="24"/>
        <w:u w:val="none"/>
        <w:effect w:val="none"/>
      </w:rPr>
    </w:lvl>
    <w:lvl w:ilvl="2">
      <w:start w:val="1"/>
      <w:numFmt w:val="decimal"/>
      <w:pStyle w:val="3-"/>
      <w:suff w:val="space"/>
      <w:lvlText w:val="%1%2.%3)"/>
      <w:lvlJc w:val="left"/>
      <w:pPr>
        <w:ind w:left="1843" w:hanging="425"/>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94" w15:restartNumberingAfterBreak="0">
    <w:nsid w:val="4E931886"/>
    <w:multiLevelType w:val="hybridMultilevel"/>
    <w:tmpl w:val="7786C67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5" w15:restartNumberingAfterBreak="0">
    <w:nsid w:val="4F2577F9"/>
    <w:multiLevelType w:val="hybridMultilevel"/>
    <w:tmpl w:val="D228E2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6" w15:restartNumberingAfterBreak="0">
    <w:nsid w:val="4FB75DD3"/>
    <w:multiLevelType w:val="hybridMultilevel"/>
    <w:tmpl w:val="FBA829DC"/>
    <w:name w:val="ЛАНИТ_Заголовки2332"/>
    <w:lvl w:ilvl="0" w:tplc="5002E54E">
      <w:start w:val="1"/>
      <w:numFmt w:val="bullet"/>
      <w:lvlText w:val="–"/>
      <w:lvlJc w:val="left"/>
      <w:pPr>
        <w:ind w:left="1287" w:hanging="360"/>
      </w:pPr>
      <w:rPr>
        <w:rFonts w:ascii="Times New Roman" w:hAnsi="Times New Roman" w:cs="Times New Roman" w:hint="default"/>
      </w:rPr>
    </w:lvl>
    <w:lvl w:ilvl="1" w:tplc="04190019">
      <w:start w:val="1"/>
      <w:numFmt w:val="bullet"/>
      <w:lvlText w:val="o"/>
      <w:lvlJc w:val="left"/>
      <w:pPr>
        <w:ind w:left="2007" w:hanging="360"/>
      </w:pPr>
      <w:rPr>
        <w:rFonts w:ascii="Courier New" w:hAnsi="Courier New" w:cs="Courier New" w:hint="default"/>
      </w:rPr>
    </w:lvl>
    <w:lvl w:ilvl="2" w:tplc="0419001B">
      <w:start w:val="1"/>
      <w:numFmt w:val="bullet"/>
      <w:lvlText w:val=""/>
      <w:lvlJc w:val="left"/>
      <w:pPr>
        <w:ind w:left="2727" w:hanging="360"/>
      </w:pPr>
      <w:rPr>
        <w:rFonts w:ascii="Wingdings" w:hAnsi="Wingdings" w:hint="default"/>
      </w:rPr>
    </w:lvl>
    <w:lvl w:ilvl="3" w:tplc="0419000F">
      <w:start w:val="1"/>
      <w:numFmt w:val="bullet"/>
      <w:lvlText w:val=""/>
      <w:lvlJc w:val="left"/>
      <w:pPr>
        <w:ind w:left="3447" w:hanging="360"/>
      </w:pPr>
      <w:rPr>
        <w:rFonts w:ascii="Symbol" w:hAnsi="Symbol" w:hint="default"/>
      </w:rPr>
    </w:lvl>
    <w:lvl w:ilvl="4" w:tplc="04190019" w:tentative="1">
      <w:start w:val="1"/>
      <w:numFmt w:val="bullet"/>
      <w:lvlText w:val="o"/>
      <w:lvlJc w:val="left"/>
      <w:pPr>
        <w:ind w:left="4167" w:hanging="360"/>
      </w:pPr>
      <w:rPr>
        <w:rFonts w:ascii="Courier New" w:hAnsi="Courier New" w:cs="Courier New" w:hint="default"/>
      </w:rPr>
    </w:lvl>
    <w:lvl w:ilvl="5" w:tplc="0419001B" w:tentative="1">
      <w:start w:val="1"/>
      <w:numFmt w:val="bullet"/>
      <w:lvlText w:val=""/>
      <w:lvlJc w:val="left"/>
      <w:pPr>
        <w:ind w:left="4887" w:hanging="360"/>
      </w:pPr>
      <w:rPr>
        <w:rFonts w:ascii="Wingdings" w:hAnsi="Wingdings" w:hint="default"/>
      </w:rPr>
    </w:lvl>
    <w:lvl w:ilvl="6" w:tplc="0419000F" w:tentative="1">
      <w:start w:val="1"/>
      <w:numFmt w:val="bullet"/>
      <w:lvlText w:val=""/>
      <w:lvlJc w:val="left"/>
      <w:pPr>
        <w:ind w:left="5607" w:hanging="360"/>
      </w:pPr>
      <w:rPr>
        <w:rFonts w:ascii="Symbol" w:hAnsi="Symbol" w:hint="default"/>
      </w:rPr>
    </w:lvl>
    <w:lvl w:ilvl="7" w:tplc="04190019" w:tentative="1">
      <w:start w:val="1"/>
      <w:numFmt w:val="bullet"/>
      <w:lvlText w:val="o"/>
      <w:lvlJc w:val="left"/>
      <w:pPr>
        <w:ind w:left="6327" w:hanging="360"/>
      </w:pPr>
      <w:rPr>
        <w:rFonts w:ascii="Courier New" w:hAnsi="Courier New" w:cs="Courier New" w:hint="default"/>
      </w:rPr>
    </w:lvl>
    <w:lvl w:ilvl="8" w:tplc="0419001B" w:tentative="1">
      <w:start w:val="1"/>
      <w:numFmt w:val="bullet"/>
      <w:lvlText w:val=""/>
      <w:lvlJc w:val="left"/>
      <w:pPr>
        <w:ind w:left="7047" w:hanging="360"/>
      </w:pPr>
      <w:rPr>
        <w:rFonts w:ascii="Wingdings" w:hAnsi="Wingdings" w:hint="default"/>
      </w:rPr>
    </w:lvl>
  </w:abstractNum>
  <w:abstractNum w:abstractNumId="197" w15:restartNumberingAfterBreak="0">
    <w:nsid w:val="50550A4E"/>
    <w:multiLevelType w:val="hybridMultilevel"/>
    <w:tmpl w:val="F5F20A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8" w15:restartNumberingAfterBreak="0">
    <w:nsid w:val="508257DB"/>
    <w:multiLevelType w:val="hybridMultilevel"/>
    <w:tmpl w:val="A198C9D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9" w15:restartNumberingAfterBreak="0">
    <w:nsid w:val="50B7516B"/>
    <w:multiLevelType w:val="hybridMultilevel"/>
    <w:tmpl w:val="3A96DE5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0" w15:restartNumberingAfterBreak="0">
    <w:nsid w:val="516546F4"/>
    <w:multiLevelType w:val="hybridMultilevel"/>
    <w:tmpl w:val="8EEEA5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51B4334B"/>
    <w:multiLevelType w:val="hybridMultilevel"/>
    <w:tmpl w:val="132612A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2" w15:restartNumberingAfterBreak="0">
    <w:nsid w:val="51C71605"/>
    <w:multiLevelType w:val="hybridMultilevel"/>
    <w:tmpl w:val="6F70B93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3" w15:restartNumberingAfterBreak="0">
    <w:nsid w:val="52252652"/>
    <w:multiLevelType w:val="hybridMultilevel"/>
    <w:tmpl w:val="5F5E0B6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4" w15:restartNumberingAfterBreak="0">
    <w:nsid w:val="525559FC"/>
    <w:multiLevelType w:val="hybridMultilevel"/>
    <w:tmpl w:val="4224D5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526A0150"/>
    <w:multiLevelType w:val="hybridMultilevel"/>
    <w:tmpl w:val="959E56D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6" w15:restartNumberingAfterBreak="0">
    <w:nsid w:val="5275184D"/>
    <w:multiLevelType w:val="hybridMultilevel"/>
    <w:tmpl w:val="2618CF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7" w15:restartNumberingAfterBreak="0">
    <w:nsid w:val="52AA7B10"/>
    <w:multiLevelType w:val="hybridMultilevel"/>
    <w:tmpl w:val="26B8AC58"/>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8" w15:restartNumberingAfterBreak="0">
    <w:nsid w:val="52C044D1"/>
    <w:multiLevelType w:val="hybridMultilevel"/>
    <w:tmpl w:val="3B6AB2B0"/>
    <w:lvl w:ilvl="0" w:tplc="04190011">
      <w:start w:val="1"/>
      <w:numFmt w:val="decimal"/>
      <w:lvlText w:val="%1)"/>
      <w:lvlJc w:val="left"/>
      <w:pPr>
        <w:ind w:left="360" w:hanging="360"/>
      </w:pPr>
      <w:rPr>
        <w:rFonts w:hint="default"/>
      </w:rPr>
    </w:lvl>
    <w:lvl w:ilvl="1" w:tplc="04190019">
      <w:start w:val="1"/>
      <w:numFmt w:val="lowerLetter"/>
      <w:lvlText w:val="%2."/>
      <w:lvlJc w:val="left"/>
      <w:pPr>
        <w:ind w:left="754"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09" w15:restartNumberingAfterBreak="0">
    <w:nsid w:val="532D2EC5"/>
    <w:multiLevelType w:val="hybridMultilevel"/>
    <w:tmpl w:val="0720AD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0" w15:restartNumberingAfterBreak="0">
    <w:nsid w:val="53343CB9"/>
    <w:multiLevelType w:val="hybridMultilevel"/>
    <w:tmpl w:val="72E2D2FA"/>
    <w:lvl w:ilvl="0" w:tplc="2C343FFA">
      <w:start w:val="1"/>
      <w:numFmt w:val="bullet"/>
      <w:lvlText w:val="–"/>
      <w:lvlJc w:val="left"/>
      <w:pPr>
        <w:ind w:left="720" w:hanging="360"/>
      </w:pPr>
      <w:rPr>
        <w:rFonts w:ascii="Times New Roman" w:hAnsi="Times New Roman" w:cs="Times New Roman" w:hint="default"/>
        <w:i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1" w15:restartNumberingAfterBreak="0">
    <w:nsid w:val="538315BA"/>
    <w:multiLevelType w:val="hybridMultilevel"/>
    <w:tmpl w:val="C61EEA1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2" w15:restartNumberingAfterBreak="0">
    <w:nsid w:val="53AD497F"/>
    <w:multiLevelType w:val="hybridMultilevel"/>
    <w:tmpl w:val="B37ADCC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3" w15:restartNumberingAfterBreak="0">
    <w:nsid w:val="54CB4075"/>
    <w:multiLevelType w:val="hybridMultilevel"/>
    <w:tmpl w:val="350C74B6"/>
    <w:lvl w:ilvl="0" w:tplc="30E6427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4" w15:restartNumberingAfterBreak="0">
    <w:nsid w:val="54D07741"/>
    <w:multiLevelType w:val="hybridMultilevel"/>
    <w:tmpl w:val="AC12BDF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5" w15:restartNumberingAfterBreak="0">
    <w:nsid w:val="57BA4B4D"/>
    <w:multiLevelType w:val="hybridMultilevel"/>
    <w:tmpl w:val="0CD81BB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16" w15:restartNumberingAfterBreak="0">
    <w:nsid w:val="58C412BA"/>
    <w:multiLevelType w:val="hybridMultilevel"/>
    <w:tmpl w:val="401496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7" w15:restartNumberingAfterBreak="0">
    <w:nsid w:val="58F910D5"/>
    <w:multiLevelType w:val="hybridMultilevel"/>
    <w:tmpl w:val="C304F75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8" w15:restartNumberingAfterBreak="0">
    <w:nsid w:val="59DC0D0F"/>
    <w:multiLevelType w:val="hybridMultilevel"/>
    <w:tmpl w:val="C542166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9" w15:restartNumberingAfterBreak="0">
    <w:nsid w:val="5A0F497A"/>
    <w:multiLevelType w:val="hybridMultilevel"/>
    <w:tmpl w:val="5BA89A3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0" w15:restartNumberingAfterBreak="0">
    <w:nsid w:val="5A681D77"/>
    <w:multiLevelType w:val="hybridMultilevel"/>
    <w:tmpl w:val="43684770"/>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1" w15:restartNumberingAfterBreak="0">
    <w:nsid w:val="5A745020"/>
    <w:multiLevelType w:val="hybridMultilevel"/>
    <w:tmpl w:val="EBB074D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2" w15:restartNumberingAfterBreak="0">
    <w:nsid w:val="5A83298D"/>
    <w:multiLevelType w:val="hybridMultilevel"/>
    <w:tmpl w:val="3B6AB2B0"/>
    <w:lvl w:ilvl="0" w:tplc="04190011">
      <w:start w:val="1"/>
      <w:numFmt w:val="decimal"/>
      <w:lvlText w:val="%1)"/>
      <w:lvlJc w:val="left"/>
      <w:pPr>
        <w:ind w:left="360" w:hanging="360"/>
      </w:pPr>
      <w:rPr>
        <w:rFonts w:hint="default"/>
      </w:rPr>
    </w:lvl>
    <w:lvl w:ilvl="1" w:tplc="04190019">
      <w:start w:val="1"/>
      <w:numFmt w:val="lowerLetter"/>
      <w:lvlText w:val="%2."/>
      <w:lvlJc w:val="left"/>
      <w:pPr>
        <w:ind w:left="754"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23" w15:restartNumberingAfterBreak="0">
    <w:nsid w:val="5B081AFC"/>
    <w:multiLevelType w:val="hybridMultilevel"/>
    <w:tmpl w:val="4224D5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5C25308D"/>
    <w:multiLevelType w:val="hybridMultilevel"/>
    <w:tmpl w:val="1C8A1FB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5" w15:restartNumberingAfterBreak="0">
    <w:nsid w:val="5C336AB4"/>
    <w:multiLevelType w:val="hybridMultilevel"/>
    <w:tmpl w:val="3FEE085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6" w15:restartNumberingAfterBreak="0">
    <w:nsid w:val="5C8B08A3"/>
    <w:multiLevelType w:val="hybridMultilevel"/>
    <w:tmpl w:val="1D907602"/>
    <w:lvl w:ilvl="0" w:tplc="04190005">
      <w:start w:val="1"/>
      <w:numFmt w:val="bullet"/>
      <w:lvlText w:val=""/>
      <w:lvlJc w:val="left"/>
      <w:pPr>
        <w:ind w:left="1776" w:hanging="360"/>
      </w:pPr>
      <w:rPr>
        <w:rFonts w:ascii="Wingdings" w:hAnsi="Wingdings"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227" w15:restartNumberingAfterBreak="0">
    <w:nsid w:val="5D194640"/>
    <w:multiLevelType w:val="hybridMultilevel"/>
    <w:tmpl w:val="9766CA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8" w15:restartNumberingAfterBreak="0">
    <w:nsid w:val="5DBE7FE3"/>
    <w:multiLevelType w:val="hybridMultilevel"/>
    <w:tmpl w:val="1206AF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9" w15:restartNumberingAfterBreak="0">
    <w:nsid w:val="5DDA3522"/>
    <w:multiLevelType w:val="hybridMultilevel"/>
    <w:tmpl w:val="0CC66D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0" w15:restartNumberingAfterBreak="0">
    <w:nsid w:val="5DE32085"/>
    <w:multiLevelType w:val="hybridMultilevel"/>
    <w:tmpl w:val="ED70630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1" w15:restartNumberingAfterBreak="0">
    <w:nsid w:val="5E5A7288"/>
    <w:multiLevelType w:val="hybridMultilevel"/>
    <w:tmpl w:val="1D6C18B0"/>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2" w15:restartNumberingAfterBreak="0">
    <w:nsid w:val="5E8D069A"/>
    <w:multiLevelType w:val="hybridMultilevel"/>
    <w:tmpl w:val="8EEEA5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5ECF7E7B"/>
    <w:multiLevelType w:val="hybridMultilevel"/>
    <w:tmpl w:val="08BC847A"/>
    <w:lvl w:ilvl="0" w:tplc="B5E836D0">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4" w15:restartNumberingAfterBreak="0">
    <w:nsid w:val="5ED559C6"/>
    <w:multiLevelType w:val="hybridMultilevel"/>
    <w:tmpl w:val="A31260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5" w15:restartNumberingAfterBreak="0">
    <w:nsid w:val="5F103F5B"/>
    <w:multiLevelType w:val="hybridMultilevel"/>
    <w:tmpl w:val="3B6AB2B0"/>
    <w:lvl w:ilvl="0" w:tplc="04190011">
      <w:start w:val="1"/>
      <w:numFmt w:val="decimal"/>
      <w:lvlText w:val="%1)"/>
      <w:lvlJc w:val="left"/>
      <w:pPr>
        <w:ind w:left="360" w:hanging="360"/>
      </w:pPr>
      <w:rPr>
        <w:rFonts w:hint="default"/>
      </w:rPr>
    </w:lvl>
    <w:lvl w:ilvl="1" w:tplc="04190019">
      <w:start w:val="1"/>
      <w:numFmt w:val="lowerLetter"/>
      <w:lvlText w:val="%2."/>
      <w:lvlJc w:val="left"/>
      <w:pPr>
        <w:ind w:left="754"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6" w15:restartNumberingAfterBreak="0">
    <w:nsid w:val="5F662872"/>
    <w:multiLevelType w:val="hybridMultilevel"/>
    <w:tmpl w:val="A634AA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7" w15:restartNumberingAfterBreak="0">
    <w:nsid w:val="5FC70E38"/>
    <w:multiLevelType w:val="hybridMultilevel"/>
    <w:tmpl w:val="098A3D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8" w15:restartNumberingAfterBreak="0">
    <w:nsid w:val="5FE521D8"/>
    <w:multiLevelType w:val="hybridMultilevel"/>
    <w:tmpl w:val="161A54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9" w15:restartNumberingAfterBreak="0">
    <w:nsid w:val="60487507"/>
    <w:multiLevelType w:val="hybridMultilevel"/>
    <w:tmpl w:val="D7E06E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0" w15:restartNumberingAfterBreak="0">
    <w:nsid w:val="61360EF8"/>
    <w:multiLevelType w:val="hybridMultilevel"/>
    <w:tmpl w:val="F2FA194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1" w15:restartNumberingAfterBreak="0">
    <w:nsid w:val="621F7D44"/>
    <w:multiLevelType w:val="hybridMultilevel"/>
    <w:tmpl w:val="CFF6C1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2" w15:restartNumberingAfterBreak="0">
    <w:nsid w:val="62330889"/>
    <w:multiLevelType w:val="hybridMultilevel"/>
    <w:tmpl w:val="74A44C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3" w15:restartNumberingAfterBreak="0">
    <w:nsid w:val="62A51EFD"/>
    <w:multiLevelType w:val="hybridMultilevel"/>
    <w:tmpl w:val="D6F61AF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4" w15:restartNumberingAfterBreak="0">
    <w:nsid w:val="636142F9"/>
    <w:multiLevelType w:val="hybridMultilevel"/>
    <w:tmpl w:val="0872744C"/>
    <w:lvl w:ilvl="0" w:tplc="9EA4756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5" w15:restartNumberingAfterBreak="0">
    <w:nsid w:val="639B78EC"/>
    <w:multiLevelType w:val="hybridMultilevel"/>
    <w:tmpl w:val="5368586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6" w15:restartNumberingAfterBreak="0">
    <w:nsid w:val="6405583E"/>
    <w:multiLevelType w:val="hybridMultilevel"/>
    <w:tmpl w:val="0A7691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7" w15:restartNumberingAfterBreak="0">
    <w:nsid w:val="646D78E8"/>
    <w:multiLevelType w:val="hybridMultilevel"/>
    <w:tmpl w:val="6A84A6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8" w15:restartNumberingAfterBreak="0">
    <w:nsid w:val="650F418B"/>
    <w:multiLevelType w:val="hybridMultilevel"/>
    <w:tmpl w:val="D55A9E3A"/>
    <w:lvl w:ilvl="0" w:tplc="04190001">
      <w:start w:val="1"/>
      <w:numFmt w:val="bullet"/>
      <w:lvlText w:val=""/>
      <w:lvlJc w:val="left"/>
      <w:pPr>
        <w:ind w:left="720" w:hanging="360"/>
      </w:pPr>
      <w:rPr>
        <w:rFonts w:ascii="Symbol" w:hAnsi="Symbol" w:hint="default"/>
      </w:rPr>
    </w:lvl>
    <w:lvl w:ilvl="1" w:tplc="854AD2DE">
      <w:numFmt w:val="bullet"/>
      <w:lvlText w:val="•"/>
      <w:lvlJc w:val="left"/>
      <w:pPr>
        <w:ind w:left="1790" w:hanging="710"/>
      </w:pPr>
      <w:rPr>
        <w:rFonts w:ascii="Times New Roman" w:eastAsia="Times New Roman"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9" w15:restartNumberingAfterBreak="0">
    <w:nsid w:val="66436C65"/>
    <w:multiLevelType w:val="multilevel"/>
    <w:tmpl w:val="6C8A5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7851EAF"/>
    <w:multiLevelType w:val="hybridMultilevel"/>
    <w:tmpl w:val="0666E61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1" w15:restartNumberingAfterBreak="0">
    <w:nsid w:val="67A57679"/>
    <w:multiLevelType w:val="hybridMultilevel"/>
    <w:tmpl w:val="959E56DA"/>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2" w15:restartNumberingAfterBreak="0">
    <w:nsid w:val="67B84B88"/>
    <w:multiLevelType w:val="hybridMultilevel"/>
    <w:tmpl w:val="8EEEA5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684E37B2"/>
    <w:multiLevelType w:val="hybridMultilevel"/>
    <w:tmpl w:val="C4CE9A4E"/>
    <w:lvl w:ilvl="0" w:tplc="04190001">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254" w15:restartNumberingAfterBreak="0">
    <w:nsid w:val="6855651E"/>
    <w:multiLevelType w:val="hybridMultilevel"/>
    <w:tmpl w:val="FB103E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5" w15:restartNumberingAfterBreak="0">
    <w:nsid w:val="685D73FD"/>
    <w:multiLevelType w:val="hybridMultilevel"/>
    <w:tmpl w:val="ECA28CB6"/>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6" w15:restartNumberingAfterBreak="0">
    <w:nsid w:val="69135BB7"/>
    <w:multiLevelType w:val="hybridMultilevel"/>
    <w:tmpl w:val="67D4AD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7" w15:restartNumberingAfterBreak="0">
    <w:nsid w:val="6920393A"/>
    <w:multiLevelType w:val="hybridMultilevel"/>
    <w:tmpl w:val="6F70B93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8" w15:restartNumberingAfterBreak="0">
    <w:nsid w:val="69786160"/>
    <w:multiLevelType w:val="hybridMultilevel"/>
    <w:tmpl w:val="D708F9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9" w15:restartNumberingAfterBreak="0">
    <w:nsid w:val="69B755AB"/>
    <w:multiLevelType w:val="hybridMultilevel"/>
    <w:tmpl w:val="94760F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0" w15:restartNumberingAfterBreak="0">
    <w:nsid w:val="6A9A7191"/>
    <w:multiLevelType w:val="hybridMultilevel"/>
    <w:tmpl w:val="BD1C652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1" w15:restartNumberingAfterBreak="0">
    <w:nsid w:val="6ADF3DD3"/>
    <w:multiLevelType w:val="hybridMultilevel"/>
    <w:tmpl w:val="E5C8AB3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2" w15:restartNumberingAfterBreak="0">
    <w:nsid w:val="6C6E0C7B"/>
    <w:multiLevelType w:val="hybridMultilevel"/>
    <w:tmpl w:val="438CA848"/>
    <w:lvl w:ilvl="0" w:tplc="0800630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63" w15:restartNumberingAfterBreak="0">
    <w:nsid w:val="6CC92370"/>
    <w:multiLevelType w:val="hybridMultilevel"/>
    <w:tmpl w:val="530E921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4" w15:restartNumberingAfterBreak="0">
    <w:nsid w:val="6CE67599"/>
    <w:multiLevelType w:val="hybridMultilevel"/>
    <w:tmpl w:val="3B6AB2B0"/>
    <w:lvl w:ilvl="0" w:tplc="04190011">
      <w:start w:val="1"/>
      <w:numFmt w:val="decimal"/>
      <w:lvlText w:val="%1)"/>
      <w:lvlJc w:val="left"/>
      <w:pPr>
        <w:ind w:left="360" w:hanging="360"/>
      </w:pPr>
      <w:rPr>
        <w:rFonts w:hint="default"/>
      </w:rPr>
    </w:lvl>
    <w:lvl w:ilvl="1" w:tplc="04190019">
      <w:start w:val="1"/>
      <w:numFmt w:val="lowerLetter"/>
      <w:lvlText w:val="%2."/>
      <w:lvlJc w:val="left"/>
      <w:pPr>
        <w:ind w:left="754"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65" w15:restartNumberingAfterBreak="0">
    <w:nsid w:val="6D0E1160"/>
    <w:multiLevelType w:val="hybridMultilevel"/>
    <w:tmpl w:val="817026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6" w15:restartNumberingAfterBreak="0">
    <w:nsid w:val="6EA56C91"/>
    <w:multiLevelType w:val="hybridMultilevel"/>
    <w:tmpl w:val="B072A596"/>
    <w:lvl w:ilvl="0" w:tplc="BEC03B92">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7" w15:restartNumberingAfterBreak="0">
    <w:nsid w:val="6EBC79E2"/>
    <w:multiLevelType w:val="hybridMultilevel"/>
    <w:tmpl w:val="D3BEB97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8" w15:restartNumberingAfterBreak="0">
    <w:nsid w:val="6EF87236"/>
    <w:multiLevelType w:val="hybridMultilevel"/>
    <w:tmpl w:val="876CD044"/>
    <w:lvl w:ilvl="0" w:tplc="04190001">
      <w:start w:val="1"/>
      <w:numFmt w:val="bullet"/>
      <w:lvlText w:val=""/>
      <w:lvlJc w:val="left"/>
      <w:pPr>
        <w:ind w:left="927" w:hanging="360"/>
      </w:pPr>
      <w:rPr>
        <w:rFonts w:ascii="Symbol" w:hAnsi="Symbol"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69" w15:restartNumberingAfterBreak="0">
    <w:nsid w:val="6F2A716D"/>
    <w:multiLevelType w:val="hybridMultilevel"/>
    <w:tmpl w:val="2E32C330"/>
    <w:lvl w:ilvl="0" w:tplc="04190011">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0" w15:restartNumberingAfterBreak="0">
    <w:nsid w:val="6F625DF8"/>
    <w:multiLevelType w:val="hybridMultilevel"/>
    <w:tmpl w:val="58CC107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1" w15:restartNumberingAfterBreak="0">
    <w:nsid w:val="6F8F2090"/>
    <w:multiLevelType w:val="hybridMultilevel"/>
    <w:tmpl w:val="DB98D578"/>
    <w:lvl w:ilvl="0" w:tplc="196E108C">
      <w:start w:val="1"/>
      <w:numFmt w:val="bullet"/>
      <w:lvlText w:val=""/>
      <w:lvlJc w:val="left"/>
      <w:pPr>
        <w:ind w:left="1418" w:hanging="709"/>
      </w:pPr>
      <w:rPr>
        <w:rFonts w:ascii="Symbol" w:hAnsi="Symbol" w:hint="default"/>
      </w:rPr>
    </w:lvl>
    <w:lvl w:ilvl="1" w:tplc="0419000D">
      <w:start w:val="1"/>
      <w:numFmt w:val="bullet"/>
      <w:lvlText w:val=""/>
      <w:lvlJc w:val="left"/>
      <w:pPr>
        <w:ind w:left="1701" w:hanging="567"/>
      </w:pPr>
      <w:rPr>
        <w:rFonts w:ascii="Wingdings" w:hAnsi="Wingdings" w:hint="default"/>
      </w:rPr>
    </w:lvl>
    <w:lvl w:ilvl="2" w:tplc="04190005">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2" w15:restartNumberingAfterBreak="0">
    <w:nsid w:val="6FD877A9"/>
    <w:multiLevelType w:val="hybridMultilevel"/>
    <w:tmpl w:val="12EE9FD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3" w15:restartNumberingAfterBreak="0">
    <w:nsid w:val="70442E3D"/>
    <w:multiLevelType w:val="hybridMultilevel"/>
    <w:tmpl w:val="DF46FBC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4" w15:restartNumberingAfterBreak="0">
    <w:nsid w:val="70F836DA"/>
    <w:multiLevelType w:val="hybridMultilevel"/>
    <w:tmpl w:val="102810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5" w15:restartNumberingAfterBreak="0">
    <w:nsid w:val="714E05DE"/>
    <w:multiLevelType w:val="hybridMultilevel"/>
    <w:tmpl w:val="93FC97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6" w15:restartNumberingAfterBreak="0">
    <w:nsid w:val="71E10F11"/>
    <w:multiLevelType w:val="hybridMultilevel"/>
    <w:tmpl w:val="A2A2CD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7" w15:restartNumberingAfterBreak="0">
    <w:nsid w:val="72806A61"/>
    <w:multiLevelType w:val="hybridMultilevel"/>
    <w:tmpl w:val="ACD8881A"/>
    <w:lvl w:ilvl="0" w:tplc="FFFFFFF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78" w15:restartNumberingAfterBreak="0">
    <w:nsid w:val="72CD7BC9"/>
    <w:multiLevelType w:val="hybridMultilevel"/>
    <w:tmpl w:val="30126A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9" w15:restartNumberingAfterBreak="0">
    <w:nsid w:val="73AB30A8"/>
    <w:multiLevelType w:val="hybridMultilevel"/>
    <w:tmpl w:val="26B8AC58"/>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0" w15:restartNumberingAfterBreak="0">
    <w:nsid w:val="73DC1A48"/>
    <w:multiLevelType w:val="hybridMultilevel"/>
    <w:tmpl w:val="CF16F3C8"/>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1" w15:restartNumberingAfterBreak="0">
    <w:nsid w:val="74400D57"/>
    <w:multiLevelType w:val="hybridMultilevel"/>
    <w:tmpl w:val="6F70B93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2" w15:restartNumberingAfterBreak="0">
    <w:nsid w:val="75BE48F2"/>
    <w:multiLevelType w:val="hybridMultilevel"/>
    <w:tmpl w:val="1C8A1FB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3" w15:restartNumberingAfterBreak="0">
    <w:nsid w:val="760F013E"/>
    <w:multiLevelType w:val="hybridMultilevel"/>
    <w:tmpl w:val="CB064912"/>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4" w15:restartNumberingAfterBreak="0">
    <w:nsid w:val="77B6657E"/>
    <w:multiLevelType w:val="hybridMultilevel"/>
    <w:tmpl w:val="D6783BB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5" w15:restartNumberingAfterBreak="0">
    <w:nsid w:val="785F1E84"/>
    <w:multiLevelType w:val="hybridMultilevel"/>
    <w:tmpl w:val="4224D5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6" w15:restartNumberingAfterBreak="0">
    <w:nsid w:val="78A347B2"/>
    <w:multiLevelType w:val="hybridMultilevel"/>
    <w:tmpl w:val="684C8AF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7" w15:restartNumberingAfterBreak="0">
    <w:nsid w:val="78CB51C6"/>
    <w:multiLevelType w:val="hybridMultilevel"/>
    <w:tmpl w:val="6F70B93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8" w15:restartNumberingAfterBreak="0">
    <w:nsid w:val="79896230"/>
    <w:multiLevelType w:val="hybridMultilevel"/>
    <w:tmpl w:val="4F0005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9" w15:restartNumberingAfterBreak="0">
    <w:nsid w:val="79C12BE3"/>
    <w:multiLevelType w:val="hybridMultilevel"/>
    <w:tmpl w:val="B5CE4FA0"/>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90" w15:restartNumberingAfterBreak="0">
    <w:nsid w:val="79F9257F"/>
    <w:multiLevelType w:val="hybridMultilevel"/>
    <w:tmpl w:val="61F8E162"/>
    <w:lvl w:ilvl="0" w:tplc="DE2CFF3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1" w15:restartNumberingAfterBreak="0">
    <w:nsid w:val="7AF42665"/>
    <w:multiLevelType w:val="hybridMultilevel"/>
    <w:tmpl w:val="4224D5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2" w15:restartNumberingAfterBreak="0">
    <w:nsid w:val="7C2C071D"/>
    <w:multiLevelType w:val="hybridMultilevel"/>
    <w:tmpl w:val="30FA3F56"/>
    <w:lvl w:ilvl="0" w:tplc="22B86550">
      <w:start w:val="1"/>
      <w:numFmt w:val="bullet"/>
      <w:pStyle w:val="10"/>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3" w15:restartNumberingAfterBreak="0">
    <w:nsid w:val="7D7842B9"/>
    <w:multiLevelType w:val="hybridMultilevel"/>
    <w:tmpl w:val="C4CA06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4" w15:restartNumberingAfterBreak="0">
    <w:nsid w:val="7D7F464C"/>
    <w:multiLevelType w:val="hybridMultilevel"/>
    <w:tmpl w:val="40E2B15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5" w15:restartNumberingAfterBreak="0">
    <w:nsid w:val="7DDF2B38"/>
    <w:multiLevelType w:val="hybridMultilevel"/>
    <w:tmpl w:val="BE88DFA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6" w15:restartNumberingAfterBreak="0">
    <w:nsid w:val="7F6E64F3"/>
    <w:multiLevelType w:val="hybridMultilevel"/>
    <w:tmpl w:val="4224D5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7" w15:restartNumberingAfterBreak="0">
    <w:nsid w:val="7FED0C7D"/>
    <w:multiLevelType w:val="hybridMultilevel"/>
    <w:tmpl w:val="B8AAEC88"/>
    <w:lvl w:ilvl="0" w:tplc="04190019">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57"/>
  </w:num>
  <w:num w:numId="2">
    <w:abstractNumId w:val="73"/>
  </w:num>
  <w:num w:numId="3">
    <w:abstractNumId w:val="74"/>
  </w:num>
  <w:num w:numId="4">
    <w:abstractNumId w:val="152"/>
  </w:num>
  <w:num w:numId="5">
    <w:abstractNumId w:val="193"/>
  </w:num>
  <w:num w:numId="6">
    <w:abstractNumId w:val="183"/>
  </w:num>
  <w:num w:numId="7">
    <w:abstractNumId w:val="73"/>
  </w:num>
  <w:num w:numId="8">
    <w:abstractNumId w:val="168"/>
  </w:num>
  <w:num w:numId="9">
    <w:abstractNumId w:val="0"/>
  </w:num>
  <w:num w:numId="1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72"/>
  </w:num>
  <w:num w:numId="13">
    <w:abstractNumId w:val="180"/>
  </w:num>
  <w:num w:numId="14">
    <w:abstractNumId w:val="122"/>
  </w:num>
  <w:num w:numId="15">
    <w:abstractNumId w:val="78"/>
  </w:num>
  <w:num w:numId="16">
    <w:abstractNumId w:val="111"/>
  </w:num>
  <w:num w:numId="17">
    <w:abstractNumId w:val="263"/>
  </w:num>
  <w:num w:numId="18">
    <w:abstractNumId w:val="137"/>
  </w:num>
  <w:num w:numId="19">
    <w:abstractNumId w:val="272"/>
  </w:num>
  <w:num w:numId="20">
    <w:abstractNumId w:val="64"/>
  </w:num>
  <w:num w:numId="21">
    <w:abstractNumId w:val="221"/>
  </w:num>
  <w:num w:numId="22">
    <w:abstractNumId w:val="211"/>
  </w:num>
  <w:num w:numId="23">
    <w:abstractNumId w:val="29"/>
  </w:num>
  <w:num w:numId="24">
    <w:abstractNumId w:val="150"/>
  </w:num>
  <w:num w:numId="25">
    <w:abstractNumId w:val="71"/>
  </w:num>
  <w:num w:numId="26">
    <w:abstractNumId w:val="178"/>
  </w:num>
  <w:num w:numId="27">
    <w:abstractNumId w:val="189"/>
  </w:num>
  <w:num w:numId="28">
    <w:abstractNumId w:val="9"/>
  </w:num>
  <w:num w:numId="29">
    <w:abstractNumId w:val="266"/>
  </w:num>
  <w:num w:numId="30">
    <w:abstractNumId w:val="156"/>
  </w:num>
  <w:num w:numId="31">
    <w:abstractNumId w:val="169"/>
  </w:num>
  <w:num w:numId="32">
    <w:abstractNumId w:val="142"/>
  </w:num>
  <w:num w:numId="33">
    <w:abstractNumId w:val="240"/>
  </w:num>
  <w:num w:numId="34">
    <w:abstractNumId w:val="123"/>
  </w:num>
  <w:num w:numId="35">
    <w:abstractNumId w:val="130"/>
  </w:num>
  <w:num w:numId="36">
    <w:abstractNumId w:val="138"/>
  </w:num>
  <w:num w:numId="37">
    <w:abstractNumId w:val="154"/>
  </w:num>
  <w:num w:numId="38">
    <w:abstractNumId w:val="205"/>
  </w:num>
  <w:num w:numId="39">
    <w:abstractNumId w:val="251"/>
  </w:num>
  <w:num w:numId="40">
    <w:abstractNumId w:val="282"/>
  </w:num>
  <w:num w:numId="41">
    <w:abstractNumId w:val="175"/>
  </w:num>
  <w:num w:numId="42">
    <w:abstractNumId w:val="224"/>
  </w:num>
  <w:num w:numId="43">
    <w:abstractNumId w:val="139"/>
  </w:num>
  <w:num w:numId="44">
    <w:abstractNumId w:val="96"/>
  </w:num>
  <w:num w:numId="45">
    <w:abstractNumId w:val="17"/>
  </w:num>
  <w:num w:numId="46">
    <w:abstractNumId w:val="19"/>
  </w:num>
  <w:num w:numId="47">
    <w:abstractNumId w:val="125"/>
  </w:num>
  <w:num w:numId="48">
    <w:abstractNumId w:val="261"/>
  </w:num>
  <w:num w:numId="49">
    <w:abstractNumId w:val="89"/>
  </w:num>
  <w:num w:numId="50">
    <w:abstractNumId w:val="284"/>
  </w:num>
  <w:num w:numId="51">
    <w:abstractNumId w:val="247"/>
  </w:num>
  <w:num w:numId="52">
    <w:abstractNumId w:val="54"/>
  </w:num>
  <w:num w:numId="53">
    <w:abstractNumId w:val="146"/>
  </w:num>
  <w:num w:numId="54">
    <w:abstractNumId w:val="177"/>
  </w:num>
  <w:num w:numId="55">
    <w:abstractNumId w:val="250"/>
  </w:num>
  <w:num w:numId="56">
    <w:abstractNumId w:val="40"/>
  </w:num>
  <w:num w:numId="57">
    <w:abstractNumId w:val="212"/>
  </w:num>
  <w:num w:numId="58">
    <w:abstractNumId w:val="53"/>
  </w:num>
  <w:num w:numId="59">
    <w:abstractNumId w:val="162"/>
  </w:num>
  <w:num w:numId="60">
    <w:abstractNumId w:val="97"/>
  </w:num>
  <w:num w:numId="61">
    <w:abstractNumId w:val="218"/>
  </w:num>
  <w:num w:numId="62">
    <w:abstractNumId w:val="25"/>
  </w:num>
  <w:num w:numId="63">
    <w:abstractNumId w:val="83"/>
  </w:num>
  <w:num w:numId="64">
    <w:abstractNumId w:val="34"/>
  </w:num>
  <w:num w:numId="65">
    <w:abstractNumId w:val="213"/>
  </w:num>
  <w:num w:numId="66">
    <w:abstractNumId w:val="182"/>
  </w:num>
  <w:num w:numId="67">
    <w:abstractNumId w:val="52"/>
  </w:num>
  <w:num w:numId="68">
    <w:abstractNumId w:val="110"/>
  </w:num>
  <w:num w:numId="69">
    <w:abstractNumId w:val="276"/>
  </w:num>
  <w:num w:numId="70">
    <w:abstractNumId w:val="6"/>
  </w:num>
  <w:num w:numId="71">
    <w:abstractNumId w:val="243"/>
  </w:num>
  <w:num w:numId="72">
    <w:abstractNumId w:val="121"/>
  </w:num>
  <w:num w:numId="73">
    <w:abstractNumId w:val="187"/>
  </w:num>
  <w:num w:numId="74">
    <w:abstractNumId w:val="293"/>
  </w:num>
  <w:num w:numId="75">
    <w:abstractNumId w:val="144"/>
  </w:num>
  <w:num w:numId="76">
    <w:abstractNumId w:val="155"/>
  </w:num>
  <w:num w:numId="77">
    <w:abstractNumId w:val="167"/>
  </w:num>
  <w:num w:numId="78">
    <w:abstractNumId w:val="11"/>
  </w:num>
  <w:num w:numId="79">
    <w:abstractNumId w:val="244"/>
  </w:num>
  <w:num w:numId="80">
    <w:abstractNumId w:val="50"/>
  </w:num>
  <w:num w:numId="81">
    <w:abstractNumId w:val="230"/>
  </w:num>
  <w:num w:numId="82">
    <w:abstractNumId w:val="184"/>
  </w:num>
  <w:num w:numId="83">
    <w:abstractNumId w:val="260"/>
  </w:num>
  <w:num w:numId="84">
    <w:abstractNumId w:val="60"/>
  </w:num>
  <w:num w:numId="85">
    <w:abstractNumId w:val="140"/>
  </w:num>
  <w:num w:numId="86">
    <w:abstractNumId w:val="14"/>
  </w:num>
  <w:num w:numId="87">
    <w:abstractNumId w:val="127"/>
  </w:num>
  <w:num w:numId="88">
    <w:abstractNumId w:val="119"/>
  </w:num>
  <w:num w:numId="89">
    <w:abstractNumId w:val="148"/>
  </w:num>
  <w:num w:numId="90">
    <w:abstractNumId w:val="145"/>
  </w:num>
  <w:num w:numId="91">
    <w:abstractNumId w:val="262"/>
  </w:num>
  <w:num w:numId="92">
    <w:abstractNumId w:val="203"/>
  </w:num>
  <w:num w:numId="93">
    <w:abstractNumId w:val="55"/>
  </w:num>
  <w:num w:numId="94">
    <w:abstractNumId w:val="10"/>
  </w:num>
  <w:num w:numId="95">
    <w:abstractNumId w:val="47"/>
  </w:num>
  <w:num w:numId="96">
    <w:abstractNumId w:val="81"/>
  </w:num>
  <w:num w:numId="97">
    <w:abstractNumId w:val="268"/>
  </w:num>
  <w:num w:numId="98">
    <w:abstractNumId w:val="269"/>
  </w:num>
  <w:num w:numId="99">
    <w:abstractNumId w:val="67"/>
  </w:num>
  <w:num w:numId="100">
    <w:abstractNumId w:val="22"/>
  </w:num>
  <w:num w:numId="101">
    <w:abstractNumId w:val="69"/>
  </w:num>
  <w:num w:numId="102">
    <w:abstractNumId w:val="151"/>
  </w:num>
  <w:num w:numId="103">
    <w:abstractNumId w:val="289"/>
  </w:num>
  <w:num w:numId="104">
    <w:abstractNumId w:val="91"/>
  </w:num>
  <w:num w:numId="105">
    <w:abstractNumId w:val="118"/>
  </w:num>
  <w:num w:numId="106">
    <w:abstractNumId w:val="101"/>
  </w:num>
  <w:num w:numId="107">
    <w:abstractNumId w:val="274"/>
  </w:num>
  <w:num w:numId="108">
    <w:abstractNumId w:val="209"/>
  </w:num>
  <w:num w:numId="109">
    <w:abstractNumId w:val="235"/>
  </w:num>
  <w:num w:numId="110">
    <w:abstractNumId w:val="113"/>
  </w:num>
  <w:num w:numId="111">
    <w:abstractNumId w:val="136"/>
  </w:num>
  <w:num w:numId="112">
    <w:abstractNumId w:val="86"/>
  </w:num>
  <w:num w:numId="113">
    <w:abstractNumId w:val="264"/>
  </w:num>
  <w:num w:numId="114">
    <w:abstractNumId w:val="208"/>
  </w:num>
  <w:num w:numId="115">
    <w:abstractNumId w:val="271"/>
  </w:num>
  <w:num w:numId="116">
    <w:abstractNumId w:val="222"/>
  </w:num>
  <w:num w:numId="117">
    <w:abstractNumId w:val="245"/>
  </w:num>
  <w:num w:numId="118">
    <w:abstractNumId w:val="173"/>
  </w:num>
  <w:num w:numId="119">
    <w:abstractNumId w:val="92"/>
  </w:num>
  <w:num w:numId="120">
    <w:abstractNumId w:val="217"/>
  </w:num>
  <w:num w:numId="121">
    <w:abstractNumId w:val="70"/>
  </w:num>
  <w:num w:numId="122">
    <w:abstractNumId w:val="295"/>
  </w:num>
  <w:num w:numId="123">
    <w:abstractNumId w:val="62"/>
  </w:num>
  <w:num w:numId="124">
    <w:abstractNumId w:val="219"/>
  </w:num>
  <w:num w:numId="125">
    <w:abstractNumId w:val="198"/>
  </w:num>
  <w:num w:numId="126">
    <w:abstractNumId w:val="45"/>
  </w:num>
  <w:num w:numId="127">
    <w:abstractNumId w:val="214"/>
  </w:num>
  <w:num w:numId="128">
    <w:abstractNumId w:val="112"/>
  </w:num>
  <w:num w:numId="129">
    <w:abstractNumId w:val="294"/>
  </w:num>
  <w:num w:numId="130">
    <w:abstractNumId w:val="185"/>
  </w:num>
  <w:num w:numId="131">
    <w:abstractNumId w:val="199"/>
  </w:num>
  <w:num w:numId="132">
    <w:abstractNumId w:val="225"/>
  </w:num>
  <w:num w:numId="133">
    <w:abstractNumId w:val="164"/>
  </w:num>
  <w:num w:numId="134">
    <w:abstractNumId w:val="131"/>
  </w:num>
  <w:num w:numId="135">
    <w:abstractNumId w:val="105"/>
  </w:num>
  <w:num w:numId="136">
    <w:abstractNumId w:val="51"/>
  </w:num>
  <w:num w:numId="137">
    <w:abstractNumId w:val="134"/>
  </w:num>
  <w:num w:numId="138">
    <w:abstractNumId w:val="133"/>
  </w:num>
  <w:num w:numId="139">
    <w:abstractNumId w:val="216"/>
  </w:num>
  <w:num w:numId="140">
    <w:abstractNumId w:val="103"/>
  </w:num>
  <w:num w:numId="141">
    <w:abstractNumId w:val="291"/>
  </w:num>
  <w:num w:numId="142">
    <w:abstractNumId w:val="49"/>
  </w:num>
  <w:num w:numId="143">
    <w:abstractNumId w:val="27"/>
  </w:num>
  <w:num w:numId="144">
    <w:abstractNumId w:val="48"/>
  </w:num>
  <w:num w:numId="145">
    <w:abstractNumId w:val="46"/>
  </w:num>
  <w:num w:numId="146">
    <w:abstractNumId w:val="215"/>
  </w:num>
  <w:num w:numId="147">
    <w:abstractNumId w:val="2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141"/>
  </w:num>
  <w:num w:numId="151">
    <w:abstractNumId w:val="104"/>
  </w:num>
  <w:num w:numId="152">
    <w:abstractNumId w:val="191"/>
  </w:num>
  <w:num w:numId="153">
    <w:abstractNumId w:val="59"/>
  </w:num>
  <w:num w:numId="154">
    <w:abstractNumId w:val="220"/>
  </w:num>
  <w:num w:numId="155">
    <w:abstractNumId w:val="223"/>
  </w:num>
  <w:num w:numId="156">
    <w:abstractNumId w:val="77"/>
  </w:num>
  <w:num w:numId="157">
    <w:abstractNumId w:val="296"/>
  </w:num>
  <w:num w:numId="158">
    <w:abstractNumId w:val="285"/>
  </w:num>
  <w:num w:numId="159">
    <w:abstractNumId w:val="228"/>
  </w:num>
  <w:num w:numId="160">
    <w:abstractNumId w:val="42"/>
  </w:num>
  <w:num w:numId="161">
    <w:abstractNumId w:val="204"/>
  </w:num>
  <w:num w:numId="162">
    <w:abstractNumId w:val="106"/>
  </w:num>
  <w:num w:numId="163">
    <w:abstractNumId w:val="252"/>
  </w:num>
  <w:num w:numId="164">
    <w:abstractNumId w:val="124"/>
  </w:num>
  <w:num w:numId="165">
    <w:abstractNumId w:val="16"/>
  </w:num>
  <w:num w:numId="166">
    <w:abstractNumId w:val="190"/>
  </w:num>
  <w:num w:numId="167">
    <w:abstractNumId w:val="200"/>
  </w:num>
  <w:num w:numId="168">
    <w:abstractNumId w:val="232"/>
  </w:num>
  <w:num w:numId="169">
    <w:abstractNumId w:val="165"/>
  </w:num>
  <w:num w:numId="170">
    <w:abstractNumId w:val="270"/>
  </w:num>
  <w:num w:numId="171">
    <w:abstractNumId w:val="76"/>
  </w:num>
  <w:num w:numId="172">
    <w:abstractNumId w:val="23"/>
  </w:num>
  <w:num w:numId="173">
    <w:abstractNumId w:val="194"/>
  </w:num>
  <w:num w:numId="174">
    <w:abstractNumId w:val="7"/>
  </w:num>
  <w:num w:numId="175">
    <w:abstractNumId w:val="248"/>
  </w:num>
  <w:num w:numId="176">
    <w:abstractNumId w:val="259"/>
  </w:num>
  <w:num w:numId="177">
    <w:abstractNumId w:val="65"/>
  </w:num>
  <w:num w:numId="178">
    <w:abstractNumId w:val="115"/>
  </w:num>
  <w:num w:numId="179">
    <w:abstractNumId w:val="242"/>
  </w:num>
  <w:num w:numId="180">
    <w:abstractNumId w:val="206"/>
  </w:num>
  <w:num w:numId="181">
    <w:abstractNumId w:val="287"/>
  </w:num>
  <w:num w:numId="182">
    <w:abstractNumId w:val="281"/>
  </w:num>
  <w:num w:numId="183">
    <w:abstractNumId w:val="257"/>
  </w:num>
  <w:num w:numId="184">
    <w:abstractNumId w:val="84"/>
  </w:num>
  <w:num w:numId="185">
    <w:abstractNumId w:val="99"/>
  </w:num>
  <w:num w:numId="186">
    <w:abstractNumId w:val="202"/>
  </w:num>
  <w:num w:numId="187">
    <w:abstractNumId w:val="201"/>
  </w:num>
  <w:num w:numId="188">
    <w:abstractNumId w:val="292"/>
  </w:num>
  <w:num w:numId="189">
    <w:abstractNumId w:val="44"/>
  </w:num>
  <w:num w:numId="190">
    <w:abstractNumId w:val="43"/>
  </w:num>
  <w:num w:numId="191">
    <w:abstractNumId w:val="135"/>
  </w:num>
  <w:num w:numId="192">
    <w:abstractNumId w:val="229"/>
  </w:num>
  <w:num w:numId="193">
    <w:abstractNumId w:val="159"/>
  </w:num>
  <w:num w:numId="194">
    <w:abstractNumId w:val="286"/>
  </w:num>
  <w:num w:numId="195">
    <w:abstractNumId w:val="58"/>
  </w:num>
  <w:num w:numId="196">
    <w:abstractNumId w:val="255"/>
  </w:num>
  <w:num w:numId="197">
    <w:abstractNumId w:val="61"/>
  </w:num>
  <w:num w:numId="198">
    <w:abstractNumId w:val="18"/>
  </w:num>
  <w:num w:numId="199">
    <w:abstractNumId w:val="75"/>
  </w:num>
  <w:num w:numId="200">
    <w:abstractNumId w:val="56"/>
  </w:num>
  <w:num w:numId="201">
    <w:abstractNumId w:val="265"/>
  </w:num>
  <w:num w:numId="202">
    <w:abstractNumId w:val="79"/>
  </w:num>
  <w:num w:numId="203">
    <w:abstractNumId w:val="143"/>
  </w:num>
  <w:num w:numId="204">
    <w:abstractNumId w:val="93"/>
  </w:num>
  <w:num w:numId="205">
    <w:abstractNumId w:val="26"/>
  </w:num>
  <w:num w:numId="206">
    <w:abstractNumId w:val="4"/>
  </w:num>
  <w:num w:numId="207">
    <w:abstractNumId w:val="39"/>
  </w:num>
  <w:num w:numId="208">
    <w:abstractNumId w:val="41"/>
  </w:num>
  <w:num w:numId="209">
    <w:abstractNumId w:val="147"/>
  </w:num>
  <w:num w:numId="210">
    <w:abstractNumId w:val="88"/>
  </w:num>
  <w:num w:numId="211">
    <w:abstractNumId w:val="172"/>
  </w:num>
  <w:num w:numId="212">
    <w:abstractNumId w:val="31"/>
  </w:num>
  <w:num w:numId="213">
    <w:abstractNumId w:val="297"/>
  </w:num>
  <w:num w:numId="214">
    <w:abstractNumId w:val="275"/>
  </w:num>
  <w:num w:numId="215">
    <w:abstractNumId w:val="28"/>
  </w:num>
  <w:num w:numId="216">
    <w:abstractNumId w:val="161"/>
  </w:num>
  <w:num w:numId="217">
    <w:abstractNumId w:val="207"/>
  </w:num>
  <w:num w:numId="218">
    <w:abstractNumId w:val="279"/>
  </w:num>
  <w:num w:numId="219">
    <w:abstractNumId w:val="179"/>
  </w:num>
  <w:num w:numId="220">
    <w:abstractNumId w:val="234"/>
  </w:num>
  <w:num w:numId="221">
    <w:abstractNumId w:val="153"/>
  </w:num>
  <w:num w:numId="222">
    <w:abstractNumId w:val="288"/>
  </w:num>
  <w:num w:numId="223">
    <w:abstractNumId w:val="68"/>
  </w:num>
  <w:num w:numId="224">
    <w:abstractNumId w:val="15"/>
  </w:num>
  <w:num w:numId="225">
    <w:abstractNumId w:val="273"/>
  </w:num>
  <w:num w:numId="226">
    <w:abstractNumId w:val="267"/>
  </w:num>
  <w:num w:numId="227">
    <w:abstractNumId w:val="174"/>
  </w:num>
  <w:num w:numId="228">
    <w:abstractNumId w:val="166"/>
  </w:num>
  <w:num w:numId="229">
    <w:abstractNumId w:val="13"/>
  </w:num>
  <w:num w:numId="230">
    <w:abstractNumId w:val="126"/>
  </w:num>
  <w:num w:numId="231">
    <w:abstractNumId w:val="283"/>
  </w:num>
  <w:num w:numId="232">
    <w:abstractNumId w:val="90"/>
  </w:num>
  <w:num w:numId="233">
    <w:abstractNumId w:val="120"/>
  </w:num>
  <w:num w:numId="234">
    <w:abstractNumId w:val="158"/>
  </w:num>
  <w:num w:numId="235">
    <w:abstractNumId w:val="157"/>
  </w:num>
  <w:num w:numId="236">
    <w:abstractNumId w:val="63"/>
  </w:num>
  <w:num w:numId="237">
    <w:abstractNumId w:val="236"/>
  </w:num>
  <w:num w:numId="238">
    <w:abstractNumId w:val="66"/>
  </w:num>
  <w:num w:numId="239">
    <w:abstractNumId w:val="94"/>
  </w:num>
  <w:num w:numId="240">
    <w:abstractNumId w:val="246"/>
  </w:num>
  <w:num w:numId="241">
    <w:abstractNumId w:val="116"/>
  </w:num>
  <w:num w:numId="242">
    <w:abstractNumId w:val="117"/>
  </w:num>
  <w:num w:numId="243">
    <w:abstractNumId w:val="114"/>
  </w:num>
  <w:num w:numId="244">
    <w:abstractNumId w:val="32"/>
  </w:num>
  <w:num w:numId="245">
    <w:abstractNumId w:val="171"/>
  </w:num>
  <w:num w:numId="246">
    <w:abstractNumId w:val="258"/>
  </w:num>
  <w:num w:numId="247">
    <w:abstractNumId w:val="30"/>
  </w:num>
  <w:num w:numId="248">
    <w:abstractNumId w:val="20"/>
  </w:num>
  <w:num w:numId="249">
    <w:abstractNumId w:val="8"/>
  </w:num>
  <w:num w:numId="250">
    <w:abstractNumId w:val="233"/>
  </w:num>
  <w:num w:numId="251">
    <w:abstractNumId w:val="128"/>
  </w:num>
  <w:num w:numId="252">
    <w:abstractNumId w:val="254"/>
  </w:num>
  <w:num w:numId="253">
    <w:abstractNumId w:val="241"/>
  </w:num>
  <w:num w:numId="254">
    <w:abstractNumId w:val="33"/>
  </w:num>
  <w:num w:numId="255">
    <w:abstractNumId w:val="149"/>
  </w:num>
  <w:num w:numId="256">
    <w:abstractNumId w:val="3"/>
  </w:num>
  <w:num w:numId="257">
    <w:abstractNumId w:val="132"/>
  </w:num>
  <w:num w:numId="258">
    <w:abstractNumId w:val="280"/>
  </w:num>
  <w:num w:numId="259">
    <w:abstractNumId w:val="87"/>
  </w:num>
  <w:num w:numId="260">
    <w:abstractNumId w:val="82"/>
  </w:num>
  <w:num w:numId="261">
    <w:abstractNumId w:val="186"/>
  </w:num>
  <w:num w:numId="262">
    <w:abstractNumId w:val="181"/>
  </w:num>
  <w:num w:numId="263">
    <w:abstractNumId w:val="98"/>
  </w:num>
  <w:num w:numId="264">
    <w:abstractNumId w:val="35"/>
  </w:num>
  <w:num w:numId="265">
    <w:abstractNumId w:val="85"/>
  </w:num>
  <w:num w:numId="266">
    <w:abstractNumId w:val="36"/>
  </w:num>
  <w:num w:numId="267">
    <w:abstractNumId w:val="195"/>
  </w:num>
  <w:num w:numId="268">
    <w:abstractNumId w:val="210"/>
  </w:num>
  <w:num w:numId="269">
    <w:abstractNumId w:val="160"/>
  </w:num>
  <w:num w:numId="270">
    <w:abstractNumId w:val="107"/>
  </w:num>
  <w:num w:numId="271">
    <w:abstractNumId w:val="108"/>
  </w:num>
  <w:num w:numId="272">
    <w:abstractNumId w:val="170"/>
  </w:num>
  <w:num w:numId="273">
    <w:abstractNumId w:val="226"/>
  </w:num>
  <w:num w:numId="274">
    <w:abstractNumId w:val="37"/>
  </w:num>
  <w:num w:numId="275">
    <w:abstractNumId w:val="129"/>
  </w:num>
  <w:num w:numId="276">
    <w:abstractNumId w:val="278"/>
  </w:num>
  <w:num w:numId="277">
    <w:abstractNumId w:val="192"/>
  </w:num>
  <w:num w:numId="278">
    <w:abstractNumId w:val="197"/>
  </w:num>
  <w:num w:numId="279">
    <w:abstractNumId w:val="290"/>
  </w:num>
  <w:num w:numId="280">
    <w:abstractNumId w:val="2"/>
  </w:num>
  <w:num w:numId="281">
    <w:abstractNumId w:val="253"/>
  </w:num>
  <w:num w:numId="282">
    <w:abstractNumId w:val="237"/>
  </w:num>
  <w:num w:numId="283">
    <w:abstractNumId w:val="231"/>
  </w:num>
  <w:num w:numId="284">
    <w:abstractNumId w:val="109"/>
  </w:num>
  <w:num w:numId="285">
    <w:abstractNumId w:val="239"/>
  </w:num>
  <w:num w:numId="286">
    <w:abstractNumId w:val="12"/>
  </w:num>
  <w:num w:numId="287">
    <w:abstractNumId w:val="188"/>
  </w:num>
  <w:num w:numId="288">
    <w:abstractNumId w:val="176"/>
  </w:num>
  <w:num w:numId="289">
    <w:abstractNumId w:val="95"/>
  </w:num>
  <w:num w:numId="290">
    <w:abstractNumId w:val="227"/>
  </w:num>
  <w:num w:numId="291">
    <w:abstractNumId w:val="100"/>
  </w:num>
  <w:num w:numId="292">
    <w:abstractNumId w:val="238"/>
  </w:num>
  <w:num w:numId="293">
    <w:abstractNumId w:val="256"/>
  </w:num>
  <w:num w:numId="294">
    <w:abstractNumId w:val="80"/>
  </w:num>
  <w:num w:numId="295">
    <w:abstractNumId w:val="38"/>
  </w:num>
  <w:num w:numId="296">
    <w:abstractNumId w:val="21"/>
  </w:num>
  <w:num w:numId="297">
    <w:abstractNumId w:val="249"/>
  </w:num>
  <w:num w:numId="298">
    <w:abstractNumId w:val="5"/>
  </w:num>
  <w:numIdMacAtCleanup w:val="2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PersonalInformation/>
  <w:removeDateAndTime/>
  <w:hideSpellingErrors/>
  <w:hideGrammaticalErrors/>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8"/>
  <w:autoHyphenation/>
  <w:drawingGridHorizontalSpacing w:val="14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017"/>
    <w:rsid w:val="0000038D"/>
    <w:rsid w:val="000011F0"/>
    <w:rsid w:val="000014D2"/>
    <w:rsid w:val="000016D2"/>
    <w:rsid w:val="000016FD"/>
    <w:rsid w:val="00001880"/>
    <w:rsid w:val="00001970"/>
    <w:rsid w:val="00002136"/>
    <w:rsid w:val="00002431"/>
    <w:rsid w:val="000026F6"/>
    <w:rsid w:val="00002734"/>
    <w:rsid w:val="00002F40"/>
    <w:rsid w:val="00003170"/>
    <w:rsid w:val="0000334B"/>
    <w:rsid w:val="000033D3"/>
    <w:rsid w:val="00003556"/>
    <w:rsid w:val="00003E9A"/>
    <w:rsid w:val="00003EAD"/>
    <w:rsid w:val="00004065"/>
    <w:rsid w:val="0000439C"/>
    <w:rsid w:val="000043D2"/>
    <w:rsid w:val="000048C7"/>
    <w:rsid w:val="00004CCA"/>
    <w:rsid w:val="00004D2C"/>
    <w:rsid w:val="000053AE"/>
    <w:rsid w:val="00005651"/>
    <w:rsid w:val="000058F7"/>
    <w:rsid w:val="00005EB5"/>
    <w:rsid w:val="00005F7F"/>
    <w:rsid w:val="0000626D"/>
    <w:rsid w:val="00006AA4"/>
    <w:rsid w:val="00006AE3"/>
    <w:rsid w:val="00006E91"/>
    <w:rsid w:val="00007298"/>
    <w:rsid w:val="0000748A"/>
    <w:rsid w:val="00007532"/>
    <w:rsid w:val="00007B34"/>
    <w:rsid w:val="00007B42"/>
    <w:rsid w:val="000102E3"/>
    <w:rsid w:val="000108C0"/>
    <w:rsid w:val="00010D76"/>
    <w:rsid w:val="0001160F"/>
    <w:rsid w:val="00011853"/>
    <w:rsid w:val="00011863"/>
    <w:rsid w:val="000119A8"/>
    <w:rsid w:val="000124C4"/>
    <w:rsid w:val="00012727"/>
    <w:rsid w:val="00012758"/>
    <w:rsid w:val="000129C6"/>
    <w:rsid w:val="00012DFA"/>
    <w:rsid w:val="00012FCB"/>
    <w:rsid w:val="00013244"/>
    <w:rsid w:val="0001325A"/>
    <w:rsid w:val="000133D2"/>
    <w:rsid w:val="00013556"/>
    <w:rsid w:val="000135F8"/>
    <w:rsid w:val="000138C1"/>
    <w:rsid w:val="000138DE"/>
    <w:rsid w:val="00013A9A"/>
    <w:rsid w:val="000141CA"/>
    <w:rsid w:val="0001431E"/>
    <w:rsid w:val="00014637"/>
    <w:rsid w:val="00014864"/>
    <w:rsid w:val="00014CEA"/>
    <w:rsid w:val="0001524A"/>
    <w:rsid w:val="00015290"/>
    <w:rsid w:val="000156EF"/>
    <w:rsid w:val="00015709"/>
    <w:rsid w:val="00015753"/>
    <w:rsid w:val="000158E6"/>
    <w:rsid w:val="000159CE"/>
    <w:rsid w:val="00016C66"/>
    <w:rsid w:val="00016CF3"/>
    <w:rsid w:val="00016D5A"/>
    <w:rsid w:val="00016DC2"/>
    <w:rsid w:val="00017080"/>
    <w:rsid w:val="000170B7"/>
    <w:rsid w:val="00017771"/>
    <w:rsid w:val="000179E4"/>
    <w:rsid w:val="00017B7C"/>
    <w:rsid w:val="00017BB8"/>
    <w:rsid w:val="00017C34"/>
    <w:rsid w:val="00017DAA"/>
    <w:rsid w:val="00020234"/>
    <w:rsid w:val="0002086D"/>
    <w:rsid w:val="00020DF0"/>
    <w:rsid w:val="000210D7"/>
    <w:rsid w:val="000213CA"/>
    <w:rsid w:val="00021E07"/>
    <w:rsid w:val="00021E81"/>
    <w:rsid w:val="00021F0E"/>
    <w:rsid w:val="00021F56"/>
    <w:rsid w:val="00021F74"/>
    <w:rsid w:val="00022386"/>
    <w:rsid w:val="000223DA"/>
    <w:rsid w:val="000228AC"/>
    <w:rsid w:val="000228C8"/>
    <w:rsid w:val="00022E7F"/>
    <w:rsid w:val="00023911"/>
    <w:rsid w:val="000242C8"/>
    <w:rsid w:val="00024E33"/>
    <w:rsid w:val="00024F7C"/>
    <w:rsid w:val="0002517E"/>
    <w:rsid w:val="00025D49"/>
    <w:rsid w:val="00026209"/>
    <w:rsid w:val="00026AFF"/>
    <w:rsid w:val="00026F19"/>
    <w:rsid w:val="000272CA"/>
    <w:rsid w:val="0002742D"/>
    <w:rsid w:val="0002760D"/>
    <w:rsid w:val="000276D2"/>
    <w:rsid w:val="00027E70"/>
    <w:rsid w:val="00030C64"/>
    <w:rsid w:val="00030F88"/>
    <w:rsid w:val="0003126D"/>
    <w:rsid w:val="00031EFC"/>
    <w:rsid w:val="00032088"/>
    <w:rsid w:val="0003208D"/>
    <w:rsid w:val="00032556"/>
    <w:rsid w:val="000325B4"/>
    <w:rsid w:val="0003281E"/>
    <w:rsid w:val="00032990"/>
    <w:rsid w:val="00032A29"/>
    <w:rsid w:val="00032C27"/>
    <w:rsid w:val="00032DAD"/>
    <w:rsid w:val="00032DD1"/>
    <w:rsid w:val="000330F5"/>
    <w:rsid w:val="000331B9"/>
    <w:rsid w:val="00033797"/>
    <w:rsid w:val="00033F03"/>
    <w:rsid w:val="00034415"/>
    <w:rsid w:val="00034697"/>
    <w:rsid w:val="00034B86"/>
    <w:rsid w:val="00035222"/>
    <w:rsid w:val="000358C3"/>
    <w:rsid w:val="00035C45"/>
    <w:rsid w:val="00035D1B"/>
    <w:rsid w:val="00035DF6"/>
    <w:rsid w:val="00036C78"/>
    <w:rsid w:val="00036EA0"/>
    <w:rsid w:val="00037354"/>
    <w:rsid w:val="00037CD9"/>
    <w:rsid w:val="00037E62"/>
    <w:rsid w:val="0004040E"/>
    <w:rsid w:val="00040560"/>
    <w:rsid w:val="00040572"/>
    <w:rsid w:val="00040752"/>
    <w:rsid w:val="00040C3D"/>
    <w:rsid w:val="00040DF2"/>
    <w:rsid w:val="00041749"/>
    <w:rsid w:val="000419B7"/>
    <w:rsid w:val="000419DD"/>
    <w:rsid w:val="00041AA0"/>
    <w:rsid w:val="00041AC5"/>
    <w:rsid w:val="00041AE7"/>
    <w:rsid w:val="00041BF1"/>
    <w:rsid w:val="000421B2"/>
    <w:rsid w:val="00042547"/>
    <w:rsid w:val="000425BB"/>
    <w:rsid w:val="00042632"/>
    <w:rsid w:val="00042C2B"/>
    <w:rsid w:val="00042FD0"/>
    <w:rsid w:val="00043265"/>
    <w:rsid w:val="0004375C"/>
    <w:rsid w:val="0004398F"/>
    <w:rsid w:val="00043B02"/>
    <w:rsid w:val="00043BF5"/>
    <w:rsid w:val="00043D0A"/>
    <w:rsid w:val="00043FFE"/>
    <w:rsid w:val="00044374"/>
    <w:rsid w:val="0004465E"/>
    <w:rsid w:val="00044771"/>
    <w:rsid w:val="000447BD"/>
    <w:rsid w:val="00045B6C"/>
    <w:rsid w:val="00045C9B"/>
    <w:rsid w:val="00046180"/>
    <w:rsid w:val="00046B87"/>
    <w:rsid w:val="00046D68"/>
    <w:rsid w:val="000475A7"/>
    <w:rsid w:val="00047876"/>
    <w:rsid w:val="00047A44"/>
    <w:rsid w:val="00047A93"/>
    <w:rsid w:val="000506F9"/>
    <w:rsid w:val="0005113B"/>
    <w:rsid w:val="00051242"/>
    <w:rsid w:val="00051BCA"/>
    <w:rsid w:val="00051E76"/>
    <w:rsid w:val="00052160"/>
    <w:rsid w:val="0005260C"/>
    <w:rsid w:val="000526E7"/>
    <w:rsid w:val="000529F1"/>
    <w:rsid w:val="00052B52"/>
    <w:rsid w:val="00052DBE"/>
    <w:rsid w:val="000531BC"/>
    <w:rsid w:val="000532CB"/>
    <w:rsid w:val="000538DF"/>
    <w:rsid w:val="00053A13"/>
    <w:rsid w:val="00054464"/>
    <w:rsid w:val="00054831"/>
    <w:rsid w:val="00054C4F"/>
    <w:rsid w:val="00054CD1"/>
    <w:rsid w:val="000554B4"/>
    <w:rsid w:val="00055782"/>
    <w:rsid w:val="00055974"/>
    <w:rsid w:val="00055BED"/>
    <w:rsid w:val="00055F24"/>
    <w:rsid w:val="00056727"/>
    <w:rsid w:val="000567EF"/>
    <w:rsid w:val="00056835"/>
    <w:rsid w:val="00056C63"/>
    <w:rsid w:val="00056E3D"/>
    <w:rsid w:val="000570C3"/>
    <w:rsid w:val="00057150"/>
    <w:rsid w:val="00057667"/>
    <w:rsid w:val="00057691"/>
    <w:rsid w:val="00057BAE"/>
    <w:rsid w:val="00057CB1"/>
    <w:rsid w:val="0006019A"/>
    <w:rsid w:val="000602EC"/>
    <w:rsid w:val="00060761"/>
    <w:rsid w:val="00060833"/>
    <w:rsid w:val="00060B37"/>
    <w:rsid w:val="0006102B"/>
    <w:rsid w:val="000618F4"/>
    <w:rsid w:val="00061D75"/>
    <w:rsid w:val="00062306"/>
    <w:rsid w:val="00062794"/>
    <w:rsid w:val="00062CB1"/>
    <w:rsid w:val="00062D72"/>
    <w:rsid w:val="00063185"/>
    <w:rsid w:val="00063354"/>
    <w:rsid w:val="000634E5"/>
    <w:rsid w:val="00063642"/>
    <w:rsid w:val="00063D60"/>
    <w:rsid w:val="00063E61"/>
    <w:rsid w:val="00063F0B"/>
    <w:rsid w:val="0006431D"/>
    <w:rsid w:val="00064719"/>
    <w:rsid w:val="00065009"/>
    <w:rsid w:val="0006517C"/>
    <w:rsid w:val="000651DC"/>
    <w:rsid w:val="0006569A"/>
    <w:rsid w:val="000656D6"/>
    <w:rsid w:val="00065CB4"/>
    <w:rsid w:val="00065DCC"/>
    <w:rsid w:val="00065F5A"/>
    <w:rsid w:val="0006641D"/>
    <w:rsid w:val="000669F5"/>
    <w:rsid w:val="00066F52"/>
    <w:rsid w:val="000674C1"/>
    <w:rsid w:val="00067D3F"/>
    <w:rsid w:val="00070522"/>
    <w:rsid w:val="00070637"/>
    <w:rsid w:val="00070D9A"/>
    <w:rsid w:val="00070EAE"/>
    <w:rsid w:val="00071716"/>
    <w:rsid w:val="000718CA"/>
    <w:rsid w:val="000731C7"/>
    <w:rsid w:val="00073976"/>
    <w:rsid w:val="00073A78"/>
    <w:rsid w:val="00074C9B"/>
    <w:rsid w:val="000752DC"/>
    <w:rsid w:val="000753C4"/>
    <w:rsid w:val="00075A14"/>
    <w:rsid w:val="00075DB8"/>
    <w:rsid w:val="0007614A"/>
    <w:rsid w:val="0007623C"/>
    <w:rsid w:val="00076263"/>
    <w:rsid w:val="000768BA"/>
    <w:rsid w:val="000769D6"/>
    <w:rsid w:val="00076DA5"/>
    <w:rsid w:val="00076EE5"/>
    <w:rsid w:val="00076F89"/>
    <w:rsid w:val="00077534"/>
    <w:rsid w:val="000775E5"/>
    <w:rsid w:val="0007798D"/>
    <w:rsid w:val="00077C6F"/>
    <w:rsid w:val="00080234"/>
    <w:rsid w:val="0008027F"/>
    <w:rsid w:val="000802C0"/>
    <w:rsid w:val="000805A0"/>
    <w:rsid w:val="000808A7"/>
    <w:rsid w:val="000810AC"/>
    <w:rsid w:val="000812BD"/>
    <w:rsid w:val="00081382"/>
    <w:rsid w:val="00081AC9"/>
    <w:rsid w:val="00082EB2"/>
    <w:rsid w:val="0008338B"/>
    <w:rsid w:val="00083A4A"/>
    <w:rsid w:val="00083B53"/>
    <w:rsid w:val="00083E8A"/>
    <w:rsid w:val="00084246"/>
    <w:rsid w:val="00084383"/>
    <w:rsid w:val="00084741"/>
    <w:rsid w:val="000847DF"/>
    <w:rsid w:val="0008480B"/>
    <w:rsid w:val="00084B32"/>
    <w:rsid w:val="00084E41"/>
    <w:rsid w:val="00085237"/>
    <w:rsid w:val="000855B9"/>
    <w:rsid w:val="00085727"/>
    <w:rsid w:val="00085F47"/>
    <w:rsid w:val="00086578"/>
    <w:rsid w:val="00086622"/>
    <w:rsid w:val="0008680B"/>
    <w:rsid w:val="00086BA5"/>
    <w:rsid w:val="00086BC9"/>
    <w:rsid w:val="0008717B"/>
    <w:rsid w:val="0008772D"/>
    <w:rsid w:val="00087893"/>
    <w:rsid w:val="00087EE3"/>
    <w:rsid w:val="00087FC6"/>
    <w:rsid w:val="00090008"/>
    <w:rsid w:val="000903CF"/>
    <w:rsid w:val="00090549"/>
    <w:rsid w:val="00090A1E"/>
    <w:rsid w:val="00090AC1"/>
    <w:rsid w:val="00091081"/>
    <w:rsid w:val="000918CB"/>
    <w:rsid w:val="000919C8"/>
    <w:rsid w:val="00091A08"/>
    <w:rsid w:val="00091BA7"/>
    <w:rsid w:val="0009218C"/>
    <w:rsid w:val="0009251C"/>
    <w:rsid w:val="00092567"/>
    <w:rsid w:val="0009278C"/>
    <w:rsid w:val="00092E8C"/>
    <w:rsid w:val="000930D9"/>
    <w:rsid w:val="00093CF9"/>
    <w:rsid w:val="00093D81"/>
    <w:rsid w:val="00094245"/>
    <w:rsid w:val="00094417"/>
    <w:rsid w:val="000946E1"/>
    <w:rsid w:val="00094FBF"/>
    <w:rsid w:val="000955B5"/>
    <w:rsid w:val="00095918"/>
    <w:rsid w:val="00095B12"/>
    <w:rsid w:val="00095C12"/>
    <w:rsid w:val="00095D2C"/>
    <w:rsid w:val="00095D69"/>
    <w:rsid w:val="000961F0"/>
    <w:rsid w:val="0009623A"/>
    <w:rsid w:val="000962FF"/>
    <w:rsid w:val="00096676"/>
    <w:rsid w:val="00096B3E"/>
    <w:rsid w:val="00096FFF"/>
    <w:rsid w:val="000975EB"/>
    <w:rsid w:val="00097959"/>
    <w:rsid w:val="00097E07"/>
    <w:rsid w:val="000A03D4"/>
    <w:rsid w:val="000A065D"/>
    <w:rsid w:val="000A06C1"/>
    <w:rsid w:val="000A0723"/>
    <w:rsid w:val="000A0A09"/>
    <w:rsid w:val="000A0B8F"/>
    <w:rsid w:val="000A0C4E"/>
    <w:rsid w:val="000A0CD1"/>
    <w:rsid w:val="000A130B"/>
    <w:rsid w:val="000A156A"/>
    <w:rsid w:val="000A17A7"/>
    <w:rsid w:val="000A1C45"/>
    <w:rsid w:val="000A1C8E"/>
    <w:rsid w:val="000A21B3"/>
    <w:rsid w:val="000A220F"/>
    <w:rsid w:val="000A29F8"/>
    <w:rsid w:val="000A32E6"/>
    <w:rsid w:val="000A3347"/>
    <w:rsid w:val="000A3748"/>
    <w:rsid w:val="000A3932"/>
    <w:rsid w:val="000A4557"/>
    <w:rsid w:val="000A47F0"/>
    <w:rsid w:val="000A4A27"/>
    <w:rsid w:val="000A4C34"/>
    <w:rsid w:val="000A4D4A"/>
    <w:rsid w:val="000A4FE3"/>
    <w:rsid w:val="000A51DD"/>
    <w:rsid w:val="000A5F78"/>
    <w:rsid w:val="000A60B9"/>
    <w:rsid w:val="000A6A30"/>
    <w:rsid w:val="000A6E6A"/>
    <w:rsid w:val="000A7106"/>
    <w:rsid w:val="000A798C"/>
    <w:rsid w:val="000A7B75"/>
    <w:rsid w:val="000A7D07"/>
    <w:rsid w:val="000A7FC6"/>
    <w:rsid w:val="000A7FF7"/>
    <w:rsid w:val="000B0041"/>
    <w:rsid w:val="000B0243"/>
    <w:rsid w:val="000B05E8"/>
    <w:rsid w:val="000B0ECA"/>
    <w:rsid w:val="000B131A"/>
    <w:rsid w:val="000B1672"/>
    <w:rsid w:val="000B1715"/>
    <w:rsid w:val="000B19C7"/>
    <w:rsid w:val="000B19C9"/>
    <w:rsid w:val="000B1B1A"/>
    <w:rsid w:val="000B1ED3"/>
    <w:rsid w:val="000B1F90"/>
    <w:rsid w:val="000B244E"/>
    <w:rsid w:val="000B2F50"/>
    <w:rsid w:val="000B31E5"/>
    <w:rsid w:val="000B3328"/>
    <w:rsid w:val="000B3F29"/>
    <w:rsid w:val="000B4142"/>
    <w:rsid w:val="000B432A"/>
    <w:rsid w:val="000B4379"/>
    <w:rsid w:val="000B440E"/>
    <w:rsid w:val="000B4D06"/>
    <w:rsid w:val="000B547A"/>
    <w:rsid w:val="000B55BA"/>
    <w:rsid w:val="000B5618"/>
    <w:rsid w:val="000B56D8"/>
    <w:rsid w:val="000B5786"/>
    <w:rsid w:val="000B5A27"/>
    <w:rsid w:val="000B5B06"/>
    <w:rsid w:val="000B6390"/>
    <w:rsid w:val="000B655C"/>
    <w:rsid w:val="000B67D5"/>
    <w:rsid w:val="000B6C84"/>
    <w:rsid w:val="000B6EF6"/>
    <w:rsid w:val="000B70BF"/>
    <w:rsid w:val="000B7220"/>
    <w:rsid w:val="000B7542"/>
    <w:rsid w:val="000B7BFF"/>
    <w:rsid w:val="000B7C63"/>
    <w:rsid w:val="000C0346"/>
    <w:rsid w:val="000C062C"/>
    <w:rsid w:val="000C07BD"/>
    <w:rsid w:val="000C090E"/>
    <w:rsid w:val="000C093D"/>
    <w:rsid w:val="000C099C"/>
    <w:rsid w:val="000C1ACD"/>
    <w:rsid w:val="000C2136"/>
    <w:rsid w:val="000C219C"/>
    <w:rsid w:val="000C2C98"/>
    <w:rsid w:val="000C2EAF"/>
    <w:rsid w:val="000C36E1"/>
    <w:rsid w:val="000C374B"/>
    <w:rsid w:val="000C39EC"/>
    <w:rsid w:val="000C3A15"/>
    <w:rsid w:val="000C451D"/>
    <w:rsid w:val="000C4520"/>
    <w:rsid w:val="000C494E"/>
    <w:rsid w:val="000C5AA8"/>
    <w:rsid w:val="000C5BF1"/>
    <w:rsid w:val="000C608B"/>
    <w:rsid w:val="000C6360"/>
    <w:rsid w:val="000C65AC"/>
    <w:rsid w:val="000C6643"/>
    <w:rsid w:val="000C6CC1"/>
    <w:rsid w:val="000C76DF"/>
    <w:rsid w:val="000D00BE"/>
    <w:rsid w:val="000D010F"/>
    <w:rsid w:val="000D09C7"/>
    <w:rsid w:val="000D0BD5"/>
    <w:rsid w:val="000D0DAD"/>
    <w:rsid w:val="000D0FC2"/>
    <w:rsid w:val="000D1029"/>
    <w:rsid w:val="000D15BF"/>
    <w:rsid w:val="000D175D"/>
    <w:rsid w:val="000D17A6"/>
    <w:rsid w:val="000D17CA"/>
    <w:rsid w:val="000D1BE3"/>
    <w:rsid w:val="000D2099"/>
    <w:rsid w:val="000D2421"/>
    <w:rsid w:val="000D2CAD"/>
    <w:rsid w:val="000D2E97"/>
    <w:rsid w:val="000D3544"/>
    <w:rsid w:val="000D3A98"/>
    <w:rsid w:val="000D477C"/>
    <w:rsid w:val="000D48B1"/>
    <w:rsid w:val="000D4B2D"/>
    <w:rsid w:val="000D4C58"/>
    <w:rsid w:val="000D4F0C"/>
    <w:rsid w:val="000D50C7"/>
    <w:rsid w:val="000D5182"/>
    <w:rsid w:val="000D534C"/>
    <w:rsid w:val="000D538E"/>
    <w:rsid w:val="000D6A40"/>
    <w:rsid w:val="000D6DB7"/>
    <w:rsid w:val="000D6EC0"/>
    <w:rsid w:val="000D7667"/>
    <w:rsid w:val="000D7A6C"/>
    <w:rsid w:val="000D7D39"/>
    <w:rsid w:val="000E0429"/>
    <w:rsid w:val="000E046F"/>
    <w:rsid w:val="000E07A3"/>
    <w:rsid w:val="000E07B9"/>
    <w:rsid w:val="000E0D04"/>
    <w:rsid w:val="000E0F5D"/>
    <w:rsid w:val="000E0FBC"/>
    <w:rsid w:val="000E13B3"/>
    <w:rsid w:val="000E1639"/>
    <w:rsid w:val="000E2088"/>
    <w:rsid w:val="000E2199"/>
    <w:rsid w:val="000E21E4"/>
    <w:rsid w:val="000E2207"/>
    <w:rsid w:val="000E24EF"/>
    <w:rsid w:val="000E25D0"/>
    <w:rsid w:val="000E276D"/>
    <w:rsid w:val="000E2840"/>
    <w:rsid w:val="000E2853"/>
    <w:rsid w:val="000E2D06"/>
    <w:rsid w:val="000E2F77"/>
    <w:rsid w:val="000E3782"/>
    <w:rsid w:val="000E3921"/>
    <w:rsid w:val="000E3D33"/>
    <w:rsid w:val="000E3EF8"/>
    <w:rsid w:val="000E47D8"/>
    <w:rsid w:val="000E4A87"/>
    <w:rsid w:val="000E4FE8"/>
    <w:rsid w:val="000E56D4"/>
    <w:rsid w:val="000E573B"/>
    <w:rsid w:val="000E5851"/>
    <w:rsid w:val="000E59F7"/>
    <w:rsid w:val="000E59FB"/>
    <w:rsid w:val="000E5A81"/>
    <w:rsid w:val="000E5D91"/>
    <w:rsid w:val="000E6058"/>
    <w:rsid w:val="000E6074"/>
    <w:rsid w:val="000E65B9"/>
    <w:rsid w:val="000E7519"/>
    <w:rsid w:val="000E75DE"/>
    <w:rsid w:val="000E7929"/>
    <w:rsid w:val="000E7AA4"/>
    <w:rsid w:val="000E7B66"/>
    <w:rsid w:val="000F03CB"/>
    <w:rsid w:val="000F0530"/>
    <w:rsid w:val="000F0FCF"/>
    <w:rsid w:val="000F1107"/>
    <w:rsid w:val="000F1223"/>
    <w:rsid w:val="000F179F"/>
    <w:rsid w:val="000F19BD"/>
    <w:rsid w:val="000F2183"/>
    <w:rsid w:val="000F22BE"/>
    <w:rsid w:val="000F2B92"/>
    <w:rsid w:val="000F2C27"/>
    <w:rsid w:val="000F2F1C"/>
    <w:rsid w:val="000F3031"/>
    <w:rsid w:val="000F3056"/>
    <w:rsid w:val="000F33E2"/>
    <w:rsid w:val="000F34EC"/>
    <w:rsid w:val="000F3564"/>
    <w:rsid w:val="000F35E8"/>
    <w:rsid w:val="000F49AB"/>
    <w:rsid w:val="000F5A62"/>
    <w:rsid w:val="000F5C7E"/>
    <w:rsid w:val="000F64E7"/>
    <w:rsid w:val="000F66C1"/>
    <w:rsid w:val="000F6A07"/>
    <w:rsid w:val="000F72DA"/>
    <w:rsid w:val="000F7469"/>
    <w:rsid w:val="000F7655"/>
    <w:rsid w:val="000F770F"/>
    <w:rsid w:val="001003F9"/>
    <w:rsid w:val="00100748"/>
    <w:rsid w:val="001015AF"/>
    <w:rsid w:val="001018E4"/>
    <w:rsid w:val="00101D94"/>
    <w:rsid w:val="00101DD0"/>
    <w:rsid w:val="00102692"/>
    <w:rsid w:val="00102710"/>
    <w:rsid w:val="00102AEA"/>
    <w:rsid w:val="00102C3C"/>
    <w:rsid w:val="00102CAE"/>
    <w:rsid w:val="0010367B"/>
    <w:rsid w:val="001037D1"/>
    <w:rsid w:val="0010381D"/>
    <w:rsid w:val="00103A95"/>
    <w:rsid w:val="00103CAF"/>
    <w:rsid w:val="001040B5"/>
    <w:rsid w:val="0010419E"/>
    <w:rsid w:val="00104A36"/>
    <w:rsid w:val="0010503E"/>
    <w:rsid w:val="0010508C"/>
    <w:rsid w:val="001052CD"/>
    <w:rsid w:val="00105374"/>
    <w:rsid w:val="00105957"/>
    <w:rsid w:val="00106A42"/>
    <w:rsid w:val="00106C0E"/>
    <w:rsid w:val="00106D0E"/>
    <w:rsid w:val="00106E13"/>
    <w:rsid w:val="00107769"/>
    <w:rsid w:val="00107922"/>
    <w:rsid w:val="00107931"/>
    <w:rsid w:val="00107DC2"/>
    <w:rsid w:val="001100B1"/>
    <w:rsid w:val="0011028E"/>
    <w:rsid w:val="001102F4"/>
    <w:rsid w:val="001106C0"/>
    <w:rsid w:val="00110C64"/>
    <w:rsid w:val="00111407"/>
    <w:rsid w:val="0011158A"/>
    <w:rsid w:val="00111814"/>
    <w:rsid w:val="00111A62"/>
    <w:rsid w:val="00111A9F"/>
    <w:rsid w:val="0011265C"/>
    <w:rsid w:val="00112B4E"/>
    <w:rsid w:val="00112B76"/>
    <w:rsid w:val="001134F8"/>
    <w:rsid w:val="00113873"/>
    <w:rsid w:val="00113AA8"/>
    <w:rsid w:val="00114318"/>
    <w:rsid w:val="0011432E"/>
    <w:rsid w:val="001146B8"/>
    <w:rsid w:val="00114CCB"/>
    <w:rsid w:val="00114D40"/>
    <w:rsid w:val="001150CE"/>
    <w:rsid w:val="00115A77"/>
    <w:rsid w:val="00115AE2"/>
    <w:rsid w:val="00115C61"/>
    <w:rsid w:val="001160B4"/>
    <w:rsid w:val="00116217"/>
    <w:rsid w:val="00116413"/>
    <w:rsid w:val="00116967"/>
    <w:rsid w:val="001169F3"/>
    <w:rsid w:val="00117259"/>
    <w:rsid w:val="00117369"/>
    <w:rsid w:val="00117618"/>
    <w:rsid w:val="001179BB"/>
    <w:rsid w:val="00117C02"/>
    <w:rsid w:val="00117E24"/>
    <w:rsid w:val="0012009A"/>
    <w:rsid w:val="00120237"/>
    <w:rsid w:val="00120376"/>
    <w:rsid w:val="0012071A"/>
    <w:rsid w:val="00120935"/>
    <w:rsid w:val="001210E3"/>
    <w:rsid w:val="00121387"/>
    <w:rsid w:val="001215A4"/>
    <w:rsid w:val="0012167D"/>
    <w:rsid w:val="001216CF"/>
    <w:rsid w:val="001218D5"/>
    <w:rsid w:val="00121A92"/>
    <w:rsid w:val="001223BA"/>
    <w:rsid w:val="00123418"/>
    <w:rsid w:val="001235D4"/>
    <w:rsid w:val="00123807"/>
    <w:rsid w:val="001241A3"/>
    <w:rsid w:val="00124569"/>
    <w:rsid w:val="00124798"/>
    <w:rsid w:val="001248B4"/>
    <w:rsid w:val="001248FF"/>
    <w:rsid w:val="001257A4"/>
    <w:rsid w:val="001257D3"/>
    <w:rsid w:val="00125C0B"/>
    <w:rsid w:val="00125CFB"/>
    <w:rsid w:val="00126103"/>
    <w:rsid w:val="00126380"/>
    <w:rsid w:val="001264E1"/>
    <w:rsid w:val="0012686B"/>
    <w:rsid w:val="00126870"/>
    <w:rsid w:val="00126944"/>
    <w:rsid w:val="0012704A"/>
    <w:rsid w:val="001272AA"/>
    <w:rsid w:val="0012782B"/>
    <w:rsid w:val="00127F02"/>
    <w:rsid w:val="00130084"/>
    <w:rsid w:val="001302F1"/>
    <w:rsid w:val="001308CB"/>
    <w:rsid w:val="00130A46"/>
    <w:rsid w:val="00130A70"/>
    <w:rsid w:val="0013131D"/>
    <w:rsid w:val="00131C89"/>
    <w:rsid w:val="00131D97"/>
    <w:rsid w:val="00131EC4"/>
    <w:rsid w:val="00131F40"/>
    <w:rsid w:val="00132064"/>
    <w:rsid w:val="0013270D"/>
    <w:rsid w:val="00132BFD"/>
    <w:rsid w:val="00132CEC"/>
    <w:rsid w:val="0013321E"/>
    <w:rsid w:val="00133C89"/>
    <w:rsid w:val="00133E45"/>
    <w:rsid w:val="001345EB"/>
    <w:rsid w:val="0013490F"/>
    <w:rsid w:val="00134A7B"/>
    <w:rsid w:val="00134E0F"/>
    <w:rsid w:val="001353F6"/>
    <w:rsid w:val="001358FB"/>
    <w:rsid w:val="00135A3C"/>
    <w:rsid w:val="00135D4F"/>
    <w:rsid w:val="00136092"/>
    <w:rsid w:val="001360CD"/>
    <w:rsid w:val="001363BD"/>
    <w:rsid w:val="0013652F"/>
    <w:rsid w:val="001365F6"/>
    <w:rsid w:val="0013662B"/>
    <w:rsid w:val="001366EE"/>
    <w:rsid w:val="0013677D"/>
    <w:rsid w:val="00136927"/>
    <w:rsid w:val="00136B59"/>
    <w:rsid w:val="00136B9E"/>
    <w:rsid w:val="00136EE8"/>
    <w:rsid w:val="001370FC"/>
    <w:rsid w:val="0013736D"/>
    <w:rsid w:val="00137ED7"/>
    <w:rsid w:val="00137F00"/>
    <w:rsid w:val="00140666"/>
    <w:rsid w:val="00140C5D"/>
    <w:rsid w:val="00141743"/>
    <w:rsid w:val="001422AA"/>
    <w:rsid w:val="00142554"/>
    <w:rsid w:val="00142C35"/>
    <w:rsid w:val="00143519"/>
    <w:rsid w:val="001438AE"/>
    <w:rsid w:val="00143CE6"/>
    <w:rsid w:val="00143F06"/>
    <w:rsid w:val="001446BD"/>
    <w:rsid w:val="00144C00"/>
    <w:rsid w:val="0014542B"/>
    <w:rsid w:val="00145733"/>
    <w:rsid w:val="001459BB"/>
    <w:rsid w:val="00145C7C"/>
    <w:rsid w:val="00145D14"/>
    <w:rsid w:val="0014632B"/>
    <w:rsid w:val="00146B83"/>
    <w:rsid w:val="0014748D"/>
    <w:rsid w:val="0014779C"/>
    <w:rsid w:val="00147AF6"/>
    <w:rsid w:val="00147E37"/>
    <w:rsid w:val="00147F03"/>
    <w:rsid w:val="00147F6C"/>
    <w:rsid w:val="00150270"/>
    <w:rsid w:val="001504C4"/>
    <w:rsid w:val="00150608"/>
    <w:rsid w:val="001508D0"/>
    <w:rsid w:val="00150B93"/>
    <w:rsid w:val="00151679"/>
    <w:rsid w:val="001516E4"/>
    <w:rsid w:val="00151CB7"/>
    <w:rsid w:val="00151D56"/>
    <w:rsid w:val="0015206D"/>
    <w:rsid w:val="001524B8"/>
    <w:rsid w:val="00152893"/>
    <w:rsid w:val="00152980"/>
    <w:rsid w:val="0015298E"/>
    <w:rsid w:val="00152DA3"/>
    <w:rsid w:val="00152F40"/>
    <w:rsid w:val="00152F96"/>
    <w:rsid w:val="00153250"/>
    <w:rsid w:val="00153555"/>
    <w:rsid w:val="001537A1"/>
    <w:rsid w:val="001537B3"/>
    <w:rsid w:val="00153C5A"/>
    <w:rsid w:val="00153D52"/>
    <w:rsid w:val="001544F6"/>
    <w:rsid w:val="001547D3"/>
    <w:rsid w:val="001547D9"/>
    <w:rsid w:val="00154A81"/>
    <w:rsid w:val="00154D71"/>
    <w:rsid w:val="00154E3F"/>
    <w:rsid w:val="00154E80"/>
    <w:rsid w:val="00155551"/>
    <w:rsid w:val="00155790"/>
    <w:rsid w:val="00155A0D"/>
    <w:rsid w:val="001564BD"/>
    <w:rsid w:val="00156DB8"/>
    <w:rsid w:val="00156EC3"/>
    <w:rsid w:val="0015745F"/>
    <w:rsid w:val="001574B1"/>
    <w:rsid w:val="0016014F"/>
    <w:rsid w:val="0016040A"/>
    <w:rsid w:val="00160F0C"/>
    <w:rsid w:val="00161916"/>
    <w:rsid w:val="00161993"/>
    <w:rsid w:val="00161C5D"/>
    <w:rsid w:val="00161F56"/>
    <w:rsid w:val="001622F6"/>
    <w:rsid w:val="001623E9"/>
    <w:rsid w:val="001625D9"/>
    <w:rsid w:val="001627B0"/>
    <w:rsid w:val="001628C8"/>
    <w:rsid w:val="001629BD"/>
    <w:rsid w:val="00162A9B"/>
    <w:rsid w:val="00162C2E"/>
    <w:rsid w:val="00162E60"/>
    <w:rsid w:val="0016313C"/>
    <w:rsid w:val="00163193"/>
    <w:rsid w:val="00163381"/>
    <w:rsid w:val="0016383A"/>
    <w:rsid w:val="001639ED"/>
    <w:rsid w:val="00163A08"/>
    <w:rsid w:val="00163BC4"/>
    <w:rsid w:val="00163EA4"/>
    <w:rsid w:val="00163EBE"/>
    <w:rsid w:val="00163F94"/>
    <w:rsid w:val="001640C1"/>
    <w:rsid w:val="00164A4B"/>
    <w:rsid w:val="00164B72"/>
    <w:rsid w:val="00164E9D"/>
    <w:rsid w:val="00164F04"/>
    <w:rsid w:val="001658A3"/>
    <w:rsid w:val="00165B11"/>
    <w:rsid w:val="00165C6D"/>
    <w:rsid w:val="00166008"/>
    <w:rsid w:val="00166034"/>
    <w:rsid w:val="00166322"/>
    <w:rsid w:val="00166954"/>
    <w:rsid w:val="0016696A"/>
    <w:rsid w:val="001672F0"/>
    <w:rsid w:val="00167641"/>
    <w:rsid w:val="00167CFA"/>
    <w:rsid w:val="00167F02"/>
    <w:rsid w:val="00170C0D"/>
    <w:rsid w:val="001710AE"/>
    <w:rsid w:val="00171578"/>
    <w:rsid w:val="0017178F"/>
    <w:rsid w:val="001718ED"/>
    <w:rsid w:val="00171C72"/>
    <w:rsid w:val="00171FD8"/>
    <w:rsid w:val="00172054"/>
    <w:rsid w:val="0017206E"/>
    <w:rsid w:val="0017208C"/>
    <w:rsid w:val="001721DA"/>
    <w:rsid w:val="00172732"/>
    <w:rsid w:val="00172CA4"/>
    <w:rsid w:val="00172D45"/>
    <w:rsid w:val="00173110"/>
    <w:rsid w:val="001735BD"/>
    <w:rsid w:val="00173DA7"/>
    <w:rsid w:val="00174238"/>
    <w:rsid w:val="0017448C"/>
    <w:rsid w:val="00174775"/>
    <w:rsid w:val="001749C4"/>
    <w:rsid w:val="001750A2"/>
    <w:rsid w:val="00175229"/>
    <w:rsid w:val="001757A0"/>
    <w:rsid w:val="00175856"/>
    <w:rsid w:val="001758A6"/>
    <w:rsid w:val="00175EC9"/>
    <w:rsid w:val="00176331"/>
    <w:rsid w:val="001767C9"/>
    <w:rsid w:val="00177362"/>
    <w:rsid w:val="00177989"/>
    <w:rsid w:val="00177A04"/>
    <w:rsid w:val="00177FD2"/>
    <w:rsid w:val="001800BC"/>
    <w:rsid w:val="00180653"/>
    <w:rsid w:val="00180796"/>
    <w:rsid w:val="001819D6"/>
    <w:rsid w:val="00182C07"/>
    <w:rsid w:val="001833FF"/>
    <w:rsid w:val="0018375F"/>
    <w:rsid w:val="00183C30"/>
    <w:rsid w:val="00183D5B"/>
    <w:rsid w:val="00183EF4"/>
    <w:rsid w:val="00183FC5"/>
    <w:rsid w:val="00184172"/>
    <w:rsid w:val="001844B9"/>
    <w:rsid w:val="0018495F"/>
    <w:rsid w:val="00184AF1"/>
    <w:rsid w:val="00184DAD"/>
    <w:rsid w:val="001850ED"/>
    <w:rsid w:val="0018561F"/>
    <w:rsid w:val="00185DFB"/>
    <w:rsid w:val="00185EA7"/>
    <w:rsid w:val="00186073"/>
    <w:rsid w:val="001860C5"/>
    <w:rsid w:val="001861FE"/>
    <w:rsid w:val="001866B9"/>
    <w:rsid w:val="001867F8"/>
    <w:rsid w:val="00187125"/>
    <w:rsid w:val="001875AB"/>
    <w:rsid w:val="00187BB7"/>
    <w:rsid w:val="00187EE3"/>
    <w:rsid w:val="00187EEB"/>
    <w:rsid w:val="00190290"/>
    <w:rsid w:val="0019037E"/>
    <w:rsid w:val="00190AAD"/>
    <w:rsid w:val="00190B33"/>
    <w:rsid w:val="00190FB0"/>
    <w:rsid w:val="001912A2"/>
    <w:rsid w:val="00191461"/>
    <w:rsid w:val="0019216D"/>
    <w:rsid w:val="001921F6"/>
    <w:rsid w:val="001922BA"/>
    <w:rsid w:val="00192B59"/>
    <w:rsid w:val="00192BFE"/>
    <w:rsid w:val="00192CD0"/>
    <w:rsid w:val="00192CEC"/>
    <w:rsid w:val="00192D05"/>
    <w:rsid w:val="00193546"/>
    <w:rsid w:val="00193885"/>
    <w:rsid w:val="001940F7"/>
    <w:rsid w:val="001942E9"/>
    <w:rsid w:val="001949FC"/>
    <w:rsid w:val="00194AAC"/>
    <w:rsid w:val="00194B8B"/>
    <w:rsid w:val="00194F53"/>
    <w:rsid w:val="001953F8"/>
    <w:rsid w:val="001958FA"/>
    <w:rsid w:val="001959E9"/>
    <w:rsid w:val="00196B2E"/>
    <w:rsid w:val="00196CCD"/>
    <w:rsid w:val="001973B6"/>
    <w:rsid w:val="001973D6"/>
    <w:rsid w:val="001974C3"/>
    <w:rsid w:val="001975A0"/>
    <w:rsid w:val="00197639"/>
    <w:rsid w:val="00197CDC"/>
    <w:rsid w:val="00197EB8"/>
    <w:rsid w:val="001A07C5"/>
    <w:rsid w:val="001A08CE"/>
    <w:rsid w:val="001A0A1D"/>
    <w:rsid w:val="001A0A40"/>
    <w:rsid w:val="001A114A"/>
    <w:rsid w:val="001A1469"/>
    <w:rsid w:val="001A16C9"/>
    <w:rsid w:val="001A19DA"/>
    <w:rsid w:val="001A1A86"/>
    <w:rsid w:val="001A1E41"/>
    <w:rsid w:val="001A22B5"/>
    <w:rsid w:val="001A2AA6"/>
    <w:rsid w:val="001A3239"/>
    <w:rsid w:val="001A35D3"/>
    <w:rsid w:val="001A3818"/>
    <w:rsid w:val="001A3C12"/>
    <w:rsid w:val="001A3F0A"/>
    <w:rsid w:val="001A4393"/>
    <w:rsid w:val="001A43B0"/>
    <w:rsid w:val="001A4891"/>
    <w:rsid w:val="001A5015"/>
    <w:rsid w:val="001A5268"/>
    <w:rsid w:val="001A5397"/>
    <w:rsid w:val="001A53AA"/>
    <w:rsid w:val="001A5A6E"/>
    <w:rsid w:val="001A5A83"/>
    <w:rsid w:val="001A6386"/>
    <w:rsid w:val="001A66F6"/>
    <w:rsid w:val="001A6A03"/>
    <w:rsid w:val="001A6C7F"/>
    <w:rsid w:val="001A73D7"/>
    <w:rsid w:val="001A7729"/>
    <w:rsid w:val="001A7C52"/>
    <w:rsid w:val="001B0828"/>
    <w:rsid w:val="001B0B72"/>
    <w:rsid w:val="001B0E69"/>
    <w:rsid w:val="001B11F6"/>
    <w:rsid w:val="001B1327"/>
    <w:rsid w:val="001B132B"/>
    <w:rsid w:val="001B1AF5"/>
    <w:rsid w:val="001B1C6F"/>
    <w:rsid w:val="001B1E9F"/>
    <w:rsid w:val="001B1F2F"/>
    <w:rsid w:val="001B1FB0"/>
    <w:rsid w:val="001B1FFA"/>
    <w:rsid w:val="001B227F"/>
    <w:rsid w:val="001B2B24"/>
    <w:rsid w:val="001B31DD"/>
    <w:rsid w:val="001B327F"/>
    <w:rsid w:val="001B3394"/>
    <w:rsid w:val="001B35F8"/>
    <w:rsid w:val="001B3A48"/>
    <w:rsid w:val="001B3B36"/>
    <w:rsid w:val="001B3C96"/>
    <w:rsid w:val="001B3D9F"/>
    <w:rsid w:val="001B3EBE"/>
    <w:rsid w:val="001B3F60"/>
    <w:rsid w:val="001B43FA"/>
    <w:rsid w:val="001B4845"/>
    <w:rsid w:val="001B4C16"/>
    <w:rsid w:val="001B4FD9"/>
    <w:rsid w:val="001B51AC"/>
    <w:rsid w:val="001B545E"/>
    <w:rsid w:val="001B59DF"/>
    <w:rsid w:val="001B62A7"/>
    <w:rsid w:val="001B6439"/>
    <w:rsid w:val="001B68C4"/>
    <w:rsid w:val="001B6CC9"/>
    <w:rsid w:val="001B6D39"/>
    <w:rsid w:val="001B7143"/>
    <w:rsid w:val="001B7686"/>
    <w:rsid w:val="001B79F0"/>
    <w:rsid w:val="001B7B4B"/>
    <w:rsid w:val="001B7D69"/>
    <w:rsid w:val="001B7F09"/>
    <w:rsid w:val="001C00DA"/>
    <w:rsid w:val="001C0184"/>
    <w:rsid w:val="001C0954"/>
    <w:rsid w:val="001C0E1D"/>
    <w:rsid w:val="001C1515"/>
    <w:rsid w:val="001C1C89"/>
    <w:rsid w:val="001C2158"/>
    <w:rsid w:val="001C2323"/>
    <w:rsid w:val="001C23D4"/>
    <w:rsid w:val="001C2F03"/>
    <w:rsid w:val="001C3300"/>
    <w:rsid w:val="001C3738"/>
    <w:rsid w:val="001C4007"/>
    <w:rsid w:val="001C4245"/>
    <w:rsid w:val="001C46FE"/>
    <w:rsid w:val="001C4763"/>
    <w:rsid w:val="001C4B48"/>
    <w:rsid w:val="001C540A"/>
    <w:rsid w:val="001C558C"/>
    <w:rsid w:val="001C62EF"/>
    <w:rsid w:val="001C6574"/>
    <w:rsid w:val="001C65B0"/>
    <w:rsid w:val="001C67EE"/>
    <w:rsid w:val="001C68EF"/>
    <w:rsid w:val="001C6912"/>
    <w:rsid w:val="001C6AD4"/>
    <w:rsid w:val="001C6F53"/>
    <w:rsid w:val="001C718D"/>
    <w:rsid w:val="001C729F"/>
    <w:rsid w:val="001C7428"/>
    <w:rsid w:val="001C795F"/>
    <w:rsid w:val="001C7FD4"/>
    <w:rsid w:val="001D01D7"/>
    <w:rsid w:val="001D197B"/>
    <w:rsid w:val="001D1C4F"/>
    <w:rsid w:val="001D2A35"/>
    <w:rsid w:val="001D2C8D"/>
    <w:rsid w:val="001D2F93"/>
    <w:rsid w:val="001D3AF5"/>
    <w:rsid w:val="001D3C99"/>
    <w:rsid w:val="001D3E23"/>
    <w:rsid w:val="001D3F19"/>
    <w:rsid w:val="001D4577"/>
    <w:rsid w:val="001D4604"/>
    <w:rsid w:val="001D4EF9"/>
    <w:rsid w:val="001D4F44"/>
    <w:rsid w:val="001D51FC"/>
    <w:rsid w:val="001D5C54"/>
    <w:rsid w:val="001D5CCE"/>
    <w:rsid w:val="001D5D72"/>
    <w:rsid w:val="001D5E10"/>
    <w:rsid w:val="001D64E6"/>
    <w:rsid w:val="001D6517"/>
    <w:rsid w:val="001D693A"/>
    <w:rsid w:val="001D69EC"/>
    <w:rsid w:val="001D7267"/>
    <w:rsid w:val="001D7273"/>
    <w:rsid w:val="001D7656"/>
    <w:rsid w:val="001D7A4E"/>
    <w:rsid w:val="001D7B1A"/>
    <w:rsid w:val="001E06D4"/>
    <w:rsid w:val="001E0727"/>
    <w:rsid w:val="001E095E"/>
    <w:rsid w:val="001E1CE5"/>
    <w:rsid w:val="001E1F95"/>
    <w:rsid w:val="001E20CF"/>
    <w:rsid w:val="001E2363"/>
    <w:rsid w:val="001E248A"/>
    <w:rsid w:val="001E2CDB"/>
    <w:rsid w:val="001E3064"/>
    <w:rsid w:val="001E30F2"/>
    <w:rsid w:val="001E3751"/>
    <w:rsid w:val="001E3816"/>
    <w:rsid w:val="001E3A11"/>
    <w:rsid w:val="001E3A3D"/>
    <w:rsid w:val="001E3DBF"/>
    <w:rsid w:val="001E3FAB"/>
    <w:rsid w:val="001E47B2"/>
    <w:rsid w:val="001E5210"/>
    <w:rsid w:val="001E5310"/>
    <w:rsid w:val="001E564C"/>
    <w:rsid w:val="001E5E17"/>
    <w:rsid w:val="001E6001"/>
    <w:rsid w:val="001E603B"/>
    <w:rsid w:val="001E60C7"/>
    <w:rsid w:val="001E6DE9"/>
    <w:rsid w:val="001E6F2A"/>
    <w:rsid w:val="001E70CD"/>
    <w:rsid w:val="001E738B"/>
    <w:rsid w:val="001E73BB"/>
    <w:rsid w:val="001E7430"/>
    <w:rsid w:val="001E78D7"/>
    <w:rsid w:val="001F007A"/>
    <w:rsid w:val="001F0144"/>
    <w:rsid w:val="001F058A"/>
    <w:rsid w:val="001F0964"/>
    <w:rsid w:val="001F0B9A"/>
    <w:rsid w:val="001F0BF9"/>
    <w:rsid w:val="001F0F3B"/>
    <w:rsid w:val="001F0F6E"/>
    <w:rsid w:val="001F120A"/>
    <w:rsid w:val="001F1223"/>
    <w:rsid w:val="001F161F"/>
    <w:rsid w:val="001F2527"/>
    <w:rsid w:val="001F2E6B"/>
    <w:rsid w:val="001F2ED8"/>
    <w:rsid w:val="001F33FB"/>
    <w:rsid w:val="001F35BF"/>
    <w:rsid w:val="001F37BA"/>
    <w:rsid w:val="001F3A07"/>
    <w:rsid w:val="001F3FC4"/>
    <w:rsid w:val="001F42BB"/>
    <w:rsid w:val="001F47B9"/>
    <w:rsid w:val="001F4EC9"/>
    <w:rsid w:val="001F5081"/>
    <w:rsid w:val="001F5254"/>
    <w:rsid w:val="001F5BD4"/>
    <w:rsid w:val="001F5FAF"/>
    <w:rsid w:val="001F6063"/>
    <w:rsid w:val="001F62FA"/>
    <w:rsid w:val="001F6371"/>
    <w:rsid w:val="001F7137"/>
    <w:rsid w:val="001F7621"/>
    <w:rsid w:val="001F7B20"/>
    <w:rsid w:val="001F7F74"/>
    <w:rsid w:val="001F7F98"/>
    <w:rsid w:val="0020052F"/>
    <w:rsid w:val="0020136A"/>
    <w:rsid w:val="0020191E"/>
    <w:rsid w:val="00201C1A"/>
    <w:rsid w:val="00201EE9"/>
    <w:rsid w:val="002023BC"/>
    <w:rsid w:val="0020292C"/>
    <w:rsid w:val="00202A63"/>
    <w:rsid w:val="00202D09"/>
    <w:rsid w:val="00203EAB"/>
    <w:rsid w:val="002040F2"/>
    <w:rsid w:val="002041F0"/>
    <w:rsid w:val="002054E5"/>
    <w:rsid w:val="00205508"/>
    <w:rsid w:val="00205B68"/>
    <w:rsid w:val="002063B6"/>
    <w:rsid w:val="00206BF5"/>
    <w:rsid w:val="00207098"/>
    <w:rsid w:val="0020724D"/>
    <w:rsid w:val="0020744A"/>
    <w:rsid w:val="0020747C"/>
    <w:rsid w:val="002074B6"/>
    <w:rsid w:val="00207662"/>
    <w:rsid w:val="00207C38"/>
    <w:rsid w:val="00207DB8"/>
    <w:rsid w:val="00207FFA"/>
    <w:rsid w:val="002101AD"/>
    <w:rsid w:val="002110DD"/>
    <w:rsid w:val="002110F2"/>
    <w:rsid w:val="00211426"/>
    <w:rsid w:val="00211761"/>
    <w:rsid w:val="00212527"/>
    <w:rsid w:val="002125A3"/>
    <w:rsid w:val="002129B9"/>
    <w:rsid w:val="00212CD2"/>
    <w:rsid w:val="002134C2"/>
    <w:rsid w:val="00213AD1"/>
    <w:rsid w:val="002144C9"/>
    <w:rsid w:val="00214762"/>
    <w:rsid w:val="00214C0A"/>
    <w:rsid w:val="00215134"/>
    <w:rsid w:val="0021535E"/>
    <w:rsid w:val="002154CD"/>
    <w:rsid w:val="00215A88"/>
    <w:rsid w:val="00215AD9"/>
    <w:rsid w:val="00215AE7"/>
    <w:rsid w:val="00215BBC"/>
    <w:rsid w:val="00215EBE"/>
    <w:rsid w:val="0021600A"/>
    <w:rsid w:val="00216082"/>
    <w:rsid w:val="00216263"/>
    <w:rsid w:val="002165F0"/>
    <w:rsid w:val="002167C5"/>
    <w:rsid w:val="00216D37"/>
    <w:rsid w:val="00216D9C"/>
    <w:rsid w:val="002171D7"/>
    <w:rsid w:val="00217ACB"/>
    <w:rsid w:val="00217CB1"/>
    <w:rsid w:val="002208AA"/>
    <w:rsid w:val="00220FAE"/>
    <w:rsid w:val="00221001"/>
    <w:rsid w:val="0022102E"/>
    <w:rsid w:val="00221817"/>
    <w:rsid w:val="00221E8C"/>
    <w:rsid w:val="00222462"/>
    <w:rsid w:val="00222679"/>
    <w:rsid w:val="002226B0"/>
    <w:rsid w:val="00222A1B"/>
    <w:rsid w:val="00222BED"/>
    <w:rsid w:val="00222D9E"/>
    <w:rsid w:val="00222FD6"/>
    <w:rsid w:val="002236BB"/>
    <w:rsid w:val="0022379B"/>
    <w:rsid w:val="002238A2"/>
    <w:rsid w:val="00223BEB"/>
    <w:rsid w:val="0022400D"/>
    <w:rsid w:val="00224329"/>
    <w:rsid w:val="0022448A"/>
    <w:rsid w:val="00224A6D"/>
    <w:rsid w:val="00224C39"/>
    <w:rsid w:val="00224C47"/>
    <w:rsid w:val="00224FA3"/>
    <w:rsid w:val="00225315"/>
    <w:rsid w:val="002259F3"/>
    <w:rsid w:val="00225FAE"/>
    <w:rsid w:val="00226223"/>
    <w:rsid w:val="00226476"/>
    <w:rsid w:val="002264FF"/>
    <w:rsid w:val="002266DB"/>
    <w:rsid w:val="00226738"/>
    <w:rsid w:val="0022682F"/>
    <w:rsid w:val="00226F65"/>
    <w:rsid w:val="0022747E"/>
    <w:rsid w:val="002277CF"/>
    <w:rsid w:val="002278CA"/>
    <w:rsid w:val="00227900"/>
    <w:rsid w:val="00227A4F"/>
    <w:rsid w:val="002304C6"/>
    <w:rsid w:val="00231C49"/>
    <w:rsid w:val="00231D69"/>
    <w:rsid w:val="00231F19"/>
    <w:rsid w:val="00232028"/>
    <w:rsid w:val="002321A3"/>
    <w:rsid w:val="00232C14"/>
    <w:rsid w:val="00232E9F"/>
    <w:rsid w:val="00232EE5"/>
    <w:rsid w:val="0023367E"/>
    <w:rsid w:val="002339B0"/>
    <w:rsid w:val="00233A1D"/>
    <w:rsid w:val="00233BB7"/>
    <w:rsid w:val="00233C5D"/>
    <w:rsid w:val="00234C9D"/>
    <w:rsid w:val="002350CA"/>
    <w:rsid w:val="002350FA"/>
    <w:rsid w:val="00235161"/>
    <w:rsid w:val="002354E0"/>
    <w:rsid w:val="00235627"/>
    <w:rsid w:val="0023595B"/>
    <w:rsid w:val="00236402"/>
    <w:rsid w:val="002364DE"/>
    <w:rsid w:val="0023667D"/>
    <w:rsid w:val="00236AB9"/>
    <w:rsid w:val="00237225"/>
    <w:rsid w:val="00237CDA"/>
    <w:rsid w:val="00237D08"/>
    <w:rsid w:val="00237FB0"/>
    <w:rsid w:val="00240096"/>
    <w:rsid w:val="00240248"/>
    <w:rsid w:val="002403A2"/>
    <w:rsid w:val="0024045B"/>
    <w:rsid w:val="00240BDC"/>
    <w:rsid w:val="00241B2A"/>
    <w:rsid w:val="00241FB1"/>
    <w:rsid w:val="00242208"/>
    <w:rsid w:val="00242361"/>
    <w:rsid w:val="00242AD8"/>
    <w:rsid w:val="00242F87"/>
    <w:rsid w:val="00243045"/>
    <w:rsid w:val="002446CB"/>
    <w:rsid w:val="0024484C"/>
    <w:rsid w:val="00244F59"/>
    <w:rsid w:val="00245038"/>
    <w:rsid w:val="00245387"/>
    <w:rsid w:val="002454E6"/>
    <w:rsid w:val="00245DA5"/>
    <w:rsid w:val="00245DDC"/>
    <w:rsid w:val="00245EF6"/>
    <w:rsid w:val="00246061"/>
    <w:rsid w:val="002461EA"/>
    <w:rsid w:val="002463A0"/>
    <w:rsid w:val="0024650D"/>
    <w:rsid w:val="00246757"/>
    <w:rsid w:val="00246926"/>
    <w:rsid w:val="00246EB6"/>
    <w:rsid w:val="00247285"/>
    <w:rsid w:val="002473F4"/>
    <w:rsid w:val="00247C4B"/>
    <w:rsid w:val="00247E64"/>
    <w:rsid w:val="00247FF6"/>
    <w:rsid w:val="002504A8"/>
    <w:rsid w:val="00250501"/>
    <w:rsid w:val="00250D02"/>
    <w:rsid w:val="00250F52"/>
    <w:rsid w:val="002510F4"/>
    <w:rsid w:val="002511BA"/>
    <w:rsid w:val="00251B2B"/>
    <w:rsid w:val="00252335"/>
    <w:rsid w:val="00252E97"/>
    <w:rsid w:val="002534F9"/>
    <w:rsid w:val="00253A41"/>
    <w:rsid w:val="0025400D"/>
    <w:rsid w:val="00254078"/>
    <w:rsid w:val="00254419"/>
    <w:rsid w:val="00254875"/>
    <w:rsid w:val="00254936"/>
    <w:rsid w:val="00254B5F"/>
    <w:rsid w:val="00254E0F"/>
    <w:rsid w:val="00254E67"/>
    <w:rsid w:val="00255188"/>
    <w:rsid w:val="0025594E"/>
    <w:rsid w:val="00255B0B"/>
    <w:rsid w:val="00255ECD"/>
    <w:rsid w:val="00255ED1"/>
    <w:rsid w:val="0025603E"/>
    <w:rsid w:val="00256139"/>
    <w:rsid w:val="00256398"/>
    <w:rsid w:val="0025653D"/>
    <w:rsid w:val="002566AC"/>
    <w:rsid w:val="00256B01"/>
    <w:rsid w:val="00257489"/>
    <w:rsid w:val="00257FAB"/>
    <w:rsid w:val="002604E3"/>
    <w:rsid w:val="002609B1"/>
    <w:rsid w:val="00260B3C"/>
    <w:rsid w:val="00260B66"/>
    <w:rsid w:val="002612C7"/>
    <w:rsid w:val="002614A1"/>
    <w:rsid w:val="00261C4F"/>
    <w:rsid w:val="00261D3E"/>
    <w:rsid w:val="00262169"/>
    <w:rsid w:val="002622E1"/>
    <w:rsid w:val="00262998"/>
    <w:rsid w:val="00263092"/>
    <w:rsid w:val="002634DE"/>
    <w:rsid w:val="002637DD"/>
    <w:rsid w:val="00263AD1"/>
    <w:rsid w:val="002642E1"/>
    <w:rsid w:val="00264488"/>
    <w:rsid w:val="0026454D"/>
    <w:rsid w:val="0026458D"/>
    <w:rsid w:val="0026462D"/>
    <w:rsid w:val="002646D4"/>
    <w:rsid w:val="0026477C"/>
    <w:rsid w:val="002647BA"/>
    <w:rsid w:val="002647E8"/>
    <w:rsid w:val="00264C10"/>
    <w:rsid w:val="00264C81"/>
    <w:rsid w:val="00264D4A"/>
    <w:rsid w:val="002657A6"/>
    <w:rsid w:val="0026595B"/>
    <w:rsid w:val="00265CBA"/>
    <w:rsid w:val="00265EF6"/>
    <w:rsid w:val="00266564"/>
    <w:rsid w:val="00266586"/>
    <w:rsid w:val="002665A1"/>
    <w:rsid w:val="002665A2"/>
    <w:rsid w:val="002667DA"/>
    <w:rsid w:val="00266A8C"/>
    <w:rsid w:val="00266ADC"/>
    <w:rsid w:val="00266B3A"/>
    <w:rsid w:val="00266C87"/>
    <w:rsid w:val="00267357"/>
    <w:rsid w:val="002674E6"/>
    <w:rsid w:val="002677A5"/>
    <w:rsid w:val="002678A6"/>
    <w:rsid w:val="00267AC5"/>
    <w:rsid w:val="002701F9"/>
    <w:rsid w:val="00270A17"/>
    <w:rsid w:val="00270B39"/>
    <w:rsid w:val="00270E9A"/>
    <w:rsid w:val="00271273"/>
    <w:rsid w:val="002714AB"/>
    <w:rsid w:val="00271701"/>
    <w:rsid w:val="002717E5"/>
    <w:rsid w:val="00271C79"/>
    <w:rsid w:val="00271F2B"/>
    <w:rsid w:val="00272090"/>
    <w:rsid w:val="00272176"/>
    <w:rsid w:val="00272B13"/>
    <w:rsid w:val="00272C32"/>
    <w:rsid w:val="002735EA"/>
    <w:rsid w:val="0027376C"/>
    <w:rsid w:val="0027376D"/>
    <w:rsid w:val="00273ABE"/>
    <w:rsid w:val="00273CC3"/>
    <w:rsid w:val="00273CF9"/>
    <w:rsid w:val="00273E18"/>
    <w:rsid w:val="00273FA3"/>
    <w:rsid w:val="00274999"/>
    <w:rsid w:val="00274C9B"/>
    <w:rsid w:val="00274FD7"/>
    <w:rsid w:val="00275170"/>
    <w:rsid w:val="0027524C"/>
    <w:rsid w:val="00275504"/>
    <w:rsid w:val="002755AB"/>
    <w:rsid w:val="0027585F"/>
    <w:rsid w:val="00275C5E"/>
    <w:rsid w:val="00275CD9"/>
    <w:rsid w:val="00275DC5"/>
    <w:rsid w:val="00276F9A"/>
    <w:rsid w:val="00277536"/>
    <w:rsid w:val="002779CA"/>
    <w:rsid w:val="00277EBE"/>
    <w:rsid w:val="002805B8"/>
    <w:rsid w:val="0028066F"/>
    <w:rsid w:val="002807E1"/>
    <w:rsid w:val="002817CE"/>
    <w:rsid w:val="00281AA2"/>
    <w:rsid w:val="00281DCC"/>
    <w:rsid w:val="00282222"/>
    <w:rsid w:val="00282704"/>
    <w:rsid w:val="002828D4"/>
    <w:rsid w:val="00282A50"/>
    <w:rsid w:val="00282E1C"/>
    <w:rsid w:val="00283020"/>
    <w:rsid w:val="00283226"/>
    <w:rsid w:val="00283968"/>
    <w:rsid w:val="0028445B"/>
    <w:rsid w:val="002845B9"/>
    <w:rsid w:val="00284C2C"/>
    <w:rsid w:val="00284E92"/>
    <w:rsid w:val="00284FE8"/>
    <w:rsid w:val="00284FFF"/>
    <w:rsid w:val="0028531D"/>
    <w:rsid w:val="00285543"/>
    <w:rsid w:val="0028556F"/>
    <w:rsid w:val="00285BAD"/>
    <w:rsid w:val="00286051"/>
    <w:rsid w:val="0028659E"/>
    <w:rsid w:val="00286ABA"/>
    <w:rsid w:val="00286AD6"/>
    <w:rsid w:val="00286C3F"/>
    <w:rsid w:val="002870AA"/>
    <w:rsid w:val="00287388"/>
    <w:rsid w:val="002901AF"/>
    <w:rsid w:val="00290484"/>
    <w:rsid w:val="00290703"/>
    <w:rsid w:val="002908C0"/>
    <w:rsid w:val="00290ADE"/>
    <w:rsid w:val="00290B63"/>
    <w:rsid w:val="00290CD8"/>
    <w:rsid w:val="00290D32"/>
    <w:rsid w:val="00290D9D"/>
    <w:rsid w:val="00292550"/>
    <w:rsid w:val="002925FB"/>
    <w:rsid w:val="00292B0E"/>
    <w:rsid w:val="00292D52"/>
    <w:rsid w:val="00292E54"/>
    <w:rsid w:val="00292E80"/>
    <w:rsid w:val="00292F75"/>
    <w:rsid w:val="0029304A"/>
    <w:rsid w:val="002934B8"/>
    <w:rsid w:val="002936CB"/>
    <w:rsid w:val="00293757"/>
    <w:rsid w:val="00293E5C"/>
    <w:rsid w:val="00293FCC"/>
    <w:rsid w:val="00294497"/>
    <w:rsid w:val="002944DA"/>
    <w:rsid w:val="0029458D"/>
    <w:rsid w:val="00294B34"/>
    <w:rsid w:val="00294CC1"/>
    <w:rsid w:val="00294E66"/>
    <w:rsid w:val="00295721"/>
    <w:rsid w:val="00295A4F"/>
    <w:rsid w:val="00295BE7"/>
    <w:rsid w:val="00295C10"/>
    <w:rsid w:val="0029621A"/>
    <w:rsid w:val="00296A70"/>
    <w:rsid w:val="00296C47"/>
    <w:rsid w:val="00296CB5"/>
    <w:rsid w:val="0029756F"/>
    <w:rsid w:val="0029762F"/>
    <w:rsid w:val="00297686"/>
    <w:rsid w:val="00297A92"/>
    <w:rsid w:val="00297F8A"/>
    <w:rsid w:val="002A009A"/>
    <w:rsid w:val="002A014F"/>
    <w:rsid w:val="002A0483"/>
    <w:rsid w:val="002A09B6"/>
    <w:rsid w:val="002A138F"/>
    <w:rsid w:val="002A147F"/>
    <w:rsid w:val="002A1506"/>
    <w:rsid w:val="002A15A7"/>
    <w:rsid w:val="002A1795"/>
    <w:rsid w:val="002A3C9C"/>
    <w:rsid w:val="002A3D02"/>
    <w:rsid w:val="002A3E5D"/>
    <w:rsid w:val="002A57AA"/>
    <w:rsid w:val="002A5FCF"/>
    <w:rsid w:val="002A67BA"/>
    <w:rsid w:val="002A6B10"/>
    <w:rsid w:val="002A6B7A"/>
    <w:rsid w:val="002A6D62"/>
    <w:rsid w:val="002A738F"/>
    <w:rsid w:val="002A7B53"/>
    <w:rsid w:val="002A7EDB"/>
    <w:rsid w:val="002A7F1C"/>
    <w:rsid w:val="002B00D5"/>
    <w:rsid w:val="002B06E2"/>
    <w:rsid w:val="002B07AC"/>
    <w:rsid w:val="002B0B4F"/>
    <w:rsid w:val="002B1052"/>
    <w:rsid w:val="002B11F7"/>
    <w:rsid w:val="002B16CC"/>
    <w:rsid w:val="002B1A4E"/>
    <w:rsid w:val="002B1EC5"/>
    <w:rsid w:val="002B2054"/>
    <w:rsid w:val="002B2713"/>
    <w:rsid w:val="002B28A8"/>
    <w:rsid w:val="002B3238"/>
    <w:rsid w:val="002B3DF3"/>
    <w:rsid w:val="002B4117"/>
    <w:rsid w:val="002B4854"/>
    <w:rsid w:val="002B54DF"/>
    <w:rsid w:val="002B54FB"/>
    <w:rsid w:val="002B5B7F"/>
    <w:rsid w:val="002B5EFF"/>
    <w:rsid w:val="002B6520"/>
    <w:rsid w:val="002B66CD"/>
    <w:rsid w:val="002B6B7F"/>
    <w:rsid w:val="002B6C45"/>
    <w:rsid w:val="002B6CA1"/>
    <w:rsid w:val="002B6E6B"/>
    <w:rsid w:val="002B70C1"/>
    <w:rsid w:val="002B747F"/>
    <w:rsid w:val="002B7A81"/>
    <w:rsid w:val="002B7B68"/>
    <w:rsid w:val="002B7EAA"/>
    <w:rsid w:val="002B7FE9"/>
    <w:rsid w:val="002C0112"/>
    <w:rsid w:val="002C0381"/>
    <w:rsid w:val="002C0403"/>
    <w:rsid w:val="002C077C"/>
    <w:rsid w:val="002C1985"/>
    <w:rsid w:val="002C19ED"/>
    <w:rsid w:val="002C1ADA"/>
    <w:rsid w:val="002C2229"/>
    <w:rsid w:val="002C2930"/>
    <w:rsid w:val="002C29D8"/>
    <w:rsid w:val="002C2CCA"/>
    <w:rsid w:val="002C2E24"/>
    <w:rsid w:val="002C3049"/>
    <w:rsid w:val="002C35CD"/>
    <w:rsid w:val="002C362E"/>
    <w:rsid w:val="002C3878"/>
    <w:rsid w:val="002C41E6"/>
    <w:rsid w:val="002C4904"/>
    <w:rsid w:val="002C5026"/>
    <w:rsid w:val="002C50A9"/>
    <w:rsid w:val="002C5282"/>
    <w:rsid w:val="002C5978"/>
    <w:rsid w:val="002C5FB1"/>
    <w:rsid w:val="002C603D"/>
    <w:rsid w:val="002C61BE"/>
    <w:rsid w:val="002C6383"/>
    <w:rsid w:val="002C69BC"/>
    <w:rsid w:val="002C6A06"/>
    <w:rsid w:val="002C6B0D"/>
    <w:rsid w:val="002C6BFE"/>
    <w:rsid w:val="002C722B"/>
    <w:rsid w:val="002C7324"/>
    <w:rsid w:val="002C7528"/>
    <w:rsid w:val="002C7726"/>
    <w:rsid w:val="002C79D6"/>
    <w:rsid w:val="002D01F0"/>
    <w:rsid w:val="002D0245"/>
    <w:rsid w:val="002D1265"/>
    <w:rsid w:val="002D1306"/>
    <w:rsid w:val="002D1715"/>
    <w:rsid w:val="002D199B"/>
    <w:rsid w:val="002D1AB3"/>
    <w:rsid w:val="002D1CC4"/>
    <w:rsid w:val="002D1D71"/>
    <w:rsid w:val="002D2456"/>
    <w:rsid w:val="002D2485"/>
    <w:rsid w:val="002D272C"/>
    <w:rsid w:val="002D2859"/>
    <w:rsid w:val="002D285D"/>
    <w:rsid w:val="002D2CDA"/>
    <w:rsid w:val="002D2F23"/>
    <w:rsid w:val="002D32C7"/>
    <w:rsid w:val="002D336B"/>
    <w:rsid w:val="002D35EB"/>
    <w:rsid w:val="002D3615"/>
    <w:rsid w:val="002D363C"/>
    <w:rsid w:val="002D3E07"/>
    <w:rsid w:val="002D40D7"/>
    <w:rsid w:val="002D4129"/>
    <w:rsid w:val="002D416A"/>
    <w:rsid w:val="002D436D"/>
    <w:rsid w:val="002D44A5"/>
    <w:rsid w:val="002D51D8"/>
    <w:rsid w:val="002D52F4"/>
    <w:rsid w:val="002D5A1C"/>
    <w:rsid w:val="002D5A23"/>
    <w:rsid w:val="002D5AC9"/>
    <w:rsid w:val="002D5C68"/>
    <w:rsid w:val="002D5CF4"/>
    <w:rsid w:val="002D5DA7"/>
    <w:rsid w:val="002D5E89"/>
    <w:rsid w:val="002D608C"/>
    <w:rsid w:val="002D6B23"/>
    <w:rsid w:val="002D790E"/>
    <w:rsid w:val="002D79C8"/>
    <w:rsid w:val="002D7A83"/>
    <w:rsid w:val="002D7E26"/>
    <w:rsid w:val="002D7E30"/>
    <w:rsid w:val="002E007B"/>
    <w:rsid w:val="002E026F"/>
    <w:rsid w:val="002E080B"/>
    <w:rsid w:val="002E08E3"/>
    <w:rsid w:val="002E0A19"/>
    <w:rsid w:val="002E0C60"/>
    <w:rsid w:val="002E0D38"/>
    <w:rsid w:val="002E1706"/>
    <w:rsid w:val="002E1879"/>
    <w:rsid w:val="002E1E9B"/>
    <w:rsid w:val="002E2175"/>
    <w:rsid w:val="002E2390"/>
    <w:rsid w:val="002E23DE"/>
    <w:rsid w:val="002E2726"/>
    <w:rsid w:val="002E2CAA"/>
    <w:rsid w:val="002E2EE3"/>
    <w:rsid w:val="002E305D"/>
    <w:rsid w:val="002E3643"/>
    <w:rsid w:val="002E3EDB"/>
    <w:rsid w:val="002E4598"/>
    <w:rsid w:val="002E476C"/>
    <w:rsid w:val="002E47ED"/>
    <w:rsid w:val="002E4A0A"/>
    <w:rsid w:val="002E5D4D"/>
    <w:rsid w:val="002E5EA1"/>
    <w:rsid w:val="002E6438"/>
    <w:rsid w:val="002E6459"/>
    <w:rsid w:val="002E673A"/>
    <w:rsid w:val="002E68FC"/>
    <w:rsid w:val="002E6A07"/>
    <w:rsid w:val="002E6CCD"/>
    <w:rsid w:val="002E6EA9"/>
    <w:rsid w:val="002E6F62"/>
    <w:rsid w:val="002E6F80"/>
    <w:rsid w:val="002E7304"/>
    <w:rsid w:val="002E7637"/>
    <w:rsid w:val="002E765C"/>
    <w:rsid w:val="002E7728"/>
    <w:rsid w:val="002E7897"/>
    <w:rsid w:val="002E7C82"/>
    <w:rsid w:val="002E7DE8"/>
    <w:rsid w:val="002E7E48"/>
    <w:rsid w:val="002E7FF2"/>
    <w:rsid w:val="002F0186"/>
    <w:rsid w:val="002F023C"/>
    <w:rsid w:val="002F0BDE"/>
    <w:rsid w:val="002F2415"/>
    <w:rsid w:val="002F2A9E"/>
    <w:rsid w:val="002F2EAF"/>
    <w:rsid w:val="002F2EDC"/>
    <w:rsid w:val="002F350E"/>
    <w:rsid w:val="002F3608"/>
    <w:rsid w:val="002F371A"/>
    <w:rsid w:val="002F39D6"/>
    <w:rsid w:val="002F41D3"/>
    <w:rsid w:val="002F4DDF"/>
    <w:rsid w:val="002F4EF3"/>
    <w:rsid w:val="002F4FE1"/>
    <w:rsid w:val="002F56E5"/>
    <w:rsid w:val="002F5C72"/>
    <w:rsid w:val="002F5FC5"/>
    <w:rsid w:val="002F6325"/>
    <w:rsid w:val="002F648F"/>
    <w:rsid w:val="002F67B9"/>
    <w:rsid w:val="002F68DC"/>
    <w:rsid w:val="002F68DF"/>
    <w:rsid w:val="002F6B81"/>
    <w:rsid w:val="002F6ECC"/>
    <w:rsid w:val="002F754C"/>
    <w:rsid w:val="002F7EF5"/>
    <w:rsid w:val="002F7F3A"/>
    <w:rsid w:val="003004D7"/>
    <w:rsid w:val="003008D1"/>
    <w:rsid w:val="00300D64"/>
    <w:rsid w:val="00301528"/>
    <w:rsid w:val="003015BD"/>
    <w:rsid w:val="0030163B"/>
    <w:rsid w:val="00301799"/>
    <w:rsid w:val="00302294"/>
    <w:rsid w:val="00302E45"/>
    <w:rsid w:val="00303941"/>
    <w:rsid w:val="003039E4"/>
    <w:rsid w:val="00303F02"/>
    <w:rsid w:val="00304541"/>
    <w:rsid w:val="0030468B"/>
    <w:rsid w:val="003047BD"/>
    <w:rsid w:val="00304B2A"/>
    <w:rsid w:val="00305428"/>
    <w:rsid w:val="00305814"/>
    <w:rsid w:val="00305F1C"/>
    <w:rsid w:val="00305F26"/>
    <w:rsid w:val="00306158"/>
    <w:rsid w:val="0030626B"/>
    <w:rsid w:val="00306A71"/>
    <w:rsid w:val="00306AAF"/>
    <w:rsid w:val="00306BAF"/>
    <w:rsid w:val="003070BE"/>
    <w:rsid w:val="00307329"/>
    <w:rsid w:val="0030787E"/>
    <w:rsid w:val="003079F9"/>
    <w:rsid w:val="0031114A"/>
    <w:rsid w:val="003112C1"/>
    <w:rsid w:val="00311513"/>
    <w:rsid w:val="00311DA1"/>
    <w:rsid w:val="00312000"/>
    <w:rsid w:val="00312218"/>
    <w:rsid w:val="00312297"/>
    <w:rsid w:val="0031253A"/>
    <w:rsid w:val="0031318D"/>
    <w:rsid w:val="0031330B"/>
    <w:rsid w:val="003133A4"/>
    <w:rsid w:val="0031377F"/>
    <w:rsid w:val="00313A63"/>
    <w:rsid w:val="00313D28"/>
    <w:rsid w:val="00314139"/>
    <w:rsid w:val="00314515"/>
    <w:rsid w:val="00314C58"/>
    <w:rsid w:val="00315302"/>
    <w:rsid w:val="00315307"/>
    <w:rsid w:val="003153B6"/>
    <w:rsid w:val="00315452"/>
    <w:rsid w:val="00315931"/>
    <w:rsid w:val="00315D3F"/>
    <w:rsid w:val="00315D59"/>
    <w:rsid w:val="00315EB3"/>
    <w:rsid w:val="00315EFC"/>
    <w:rsid w:val="00316AE7"/>
    <w:rsid w:val="00316CAA"/>
    <w:rsid w:val="0031791B"/>
    <w:rsid w:val="003179EB"/>
    <w:rsid w:val="00317D2E"/>
    <w:rsid w:val="00317D54"/>
    <w:rsid w:val="003201A4"/>
    <w:rsid w:val="00320294"/>
    <w:rsid w:val="003207AA"/>
    <w:rsid w:val="00321725"/>
    <w:rsid w:val="00321E1C"/>
    <w:rsid w:val="003220AE"/>
    <w:rsid w:val="003222BA"/>
    <w:rsid w:val="00322920"/>
    <w:rsid w:val="00322B5A"/>
    <w:rsid w:val="00322E7E"/>
    <w:rsid w:val="00322F5F"/>
    <w:rsid w:val="00322FD6"/>
    <w:rsid w:val="003232A3"/>
    <w:rsid w:val="0032350A"/>
    <w:rsid w:val="00323545"/>
    <w:rsid w:val="00323A28"/>
    <w:rsid w:val="00323CBA"/>
    <w:rsid w:val="00323E23"/>
    <w:rsid w:val="00324016"/>
    <w:rsid w:val="003249D5"/>
    <w:rsid w:val="00324C8F"/>
    <w:rsid w:val="00324E25"/>
    <w:rsid w:val="003251B6"/>
    <w:rsid w:val="00325B99"/>
    <w:rsid w:val="00325E4D"/>
    <w:rsid w:val="003263A6"/>
    <w:rsid w:val="0032643A"/>
    <w:rsid w:val="00326515"/>
    <w:rsid w:val="00326B37"/>
    <w:rsid w:val="00326B66"/>
    <w:rsid w:val="00326C5C"/>
    <w:rsid w:val="0032729C"/>
    <w:rsid w:val="00327B74"/>
    <w:rsid w:val="00327D06"/>
    <w:rsid w:val="00327DC4"/>
    <w:rsid w:val="00327EF4"/>
    <w:rsid w:val="00330727"/>
    <w:rsid w:val="00330863"/>
    <w:rsid w:val="003309DF"/>
    <w:rsid w:val="00330C47"/>
    <w:rsid w:val="00330E03"/>
    <w:rsid w:val="00331BDF"/>
    <w:rsid w:val="003320DA"/>
    <w:rsid w:val="0033210B"/>
    <w:rsid w:val="003329AC"/>
    <w:rsid w:val="00332AE3"/>
    <w:rsid w:val="00332BC0"/>
    <w:rsid w:val="003330A2"/>
    <w:rsid w:val="00333794"/>
    <w:rsid w:val="00333AB1"/>
    <w:rsid w:val="00333DDD"/>
    <w:rsid w:val="00333FA8"/>
    <w:rsid w:val="0033468C"/>
    <w:rsid w:val="00334982"/>
    <w:rsid w:val="003349BB"/>
    <w:rsid w:val="00334BA7"/>
    <w:rsid w:val="00334DD4"/>
    <w:rsid w:val="00334F9D"/>
    <w:rsid w:val="003351E5"/>
    <w:rsid w:val="00335235"/>
    <w:rsid w:val="0033555A"/>
    <w:rsid w:val="00335D17"/>
    <w:rsid w:val="00335FA8"/>
    <w:rsid w:val="00335FB6"/>
    <w:rsid w:val="00336256"/>
    <w:rsid w:val="003364F6"/>
    <w:rsid w:val="0033684B"/>
    <w:rsid w:val="003372F6"/>
    <w:rsid w:val="0033737A"/>
    <w:rsid w:val="00337838"/>
    <w:rsid w:val="00337A27"/>
    <w:rsid w:val="00337B0F"/>
    <w:rsid w:val="00337BF9"/>
    <w:rsid w:val="003402B6"/>
    <w:rsid w:val="003406ED"/>
    <w:rsid w:val="0034093E"/>
    <w:rsid w:val="00340AA5"/>
    <w:rsid w:val="00340C5B"/>
    <w:rsid w:val="00340D14"/>
    <w:rsid w:val="00340DCA"/>
    <w:rsid w:val="00341010"/>
    <w:rsid w:val="003410BC"/>
    <w:rsid w:val="003410BE"/>
    <w:rsid w:val="0034138C"/>
    <w:rsid w:val="003414E9"/>
    <w:rsid w:val="00341709"/>
    <w:rsid w:val="00341C7F"/>
    <w:rsid w:val="00341F22"/>
    <w:rsid w:val="00341F26"/>
    <w:rsid w:val="0034203C"/>
    <w:rsid w:val="003422E4"/>
    <w:rsid w:val="003422E7"/>
    <w:rsid w:val="003423B9"/>
    <w:rsid w:val="00342667"/>
    <w:rsid w:val="00342F65"/>
    <w:rsid w:val="0034302E"/>
    <w:rsid w:val="0034341B"/>
    <w:rsid w:val="0034344A"/>
    <w:rsid w:val="0034344D"/>
    <w:rsid w:val="003434DF"/>
    <w:rsid w:val="003436CD"/>
    <w:rsid w:val="0034405B"/>
    <w:rsid w:val="003446CF"/>
    <w:rsid w:val="0034471A"/>
    <w:rsid w:val="00344920"/>
    <w:rsid w:val="00344B80"/>
    <w:rsid w:val="00344E5D"/>
    <w:rsid w:val="00345598"/>
    <w:rsid w:val="003456CF"/>
    <w:rsid w:val="00345E02"/>
    <w:rsid w:val="00345E5B"/>
    <w:rsid w:val="00346670"/>
    <w:rsid w:val="003466B0"/>
    <w:rsid w:val="00346A51"/>
    <w:rsid w:val="00346DA6"/>
    <w:rsid w:val="00346FAA"/>
    <w:rsid w:val="0034705A"/>
    <w:rsid w:val="00347109"/>
    <w:rsid w:val="00347169"/>
    <w:rsid w:val="0034749D"/>
    <w:rsid w:val="00347556"/>
    <w:rsid w:val="0034755B"/>
    <w:rsid w:val="00347A79"/>
    <w:rsid w:val="00347BAB"/>
    <w:rsid w:val="00347C63"/>
    <w:rsid w:val="003507FE"/>
    <w:rsid w:val="00350818"/>
    <w:rsid w:val="003508F8"/>
    <w:rsid w:val="00350C11"/>
    <w:rsid w:val="003512C6"/>
    <w:rsid w:val="003513F8"/>
    <w:rsid w:val="00351731"/>
    <w:rsid w:val="00351B90"/>
    <w:rsid w:val="00351C9D"/>
    <w:rsid w:val="00351E98"/>
    <w:rsid w:val="0035305A"/>
    <w:rsid w:val="0035309E"/>
    <w:rsid w:val="003534F0"/>
    <w:rsid w:val="00353511"/>
    <w:rsid w:val="003540FF"/>
    <w:rsid w:val="003543E0"/>
    <w:rsid w:val="0035446F"/>
    <w:rsid w:val="00354B4D"/>
    <w:rsid w:val="00354F03"/>
    <w:rsid w:val="003554FA"/>
    <w:rsid w:val="00355531"/>
    <w:rsid w:val="00355B36"/>
    <w:rsid w:val="00355B98"/>
    <w:rsid w:val="00356145"/>
    <w:rsid w:val="00356305"/>
    <w:rsid w:val="003568C6"/>
    <w:rsid w:val="00356928"/>
    <w:rsid w:val="00356DC2"/>
    <w:rsid w:val="00356FEF"/>
    <w:rsid w:val="00357261"/>
    <w:rsid w:val="00357CF3"/>
    <w:rsid w:val="003608F9"/>
    <w:rsid w:val="00360995"/>
    <w:rsid w:val="00360A8F"/>
    <w:rsid w:val="00360D67"/>
    <w:rsid w:val="00361574"/>
    <w:rsid w:val="00362057"/>
    <w:rsid w:val="003628DA"/>
    <w:rsid w:val="00362C63"/>
    <w:rsid w:val="00363098"/>
    <w:rsid w:val="00363346"/>
    <w:rsid w:val="003636E5"/>
    <w:rsid w:val="003637E4"/>
    <w:rsid w:val="0036392C"/>
    <w:rsid w:val="00363939"/>
    <w:rsid w:val="00363A91"/>
    <w:rsid w:val="00363B49"/>
    <w:rsid w:val="00363E8B"/>
    <w:rsid w:val="00364226"/>
    <w:rsid w:val="00364405"/>
    <w:rsid w:val="00364A58"/>
    <w:rsid w:val="00364A7E"/>
    <w:rsid w:val="00364B07"/>
    <w:rsid w:val="003650A4"/>
    <w:rsid w:val="0036524C"/>
    <w:rsid w:val="0036528C"/>
    <w:rsid w:val="003654E2"/>
    <w:rsid w:val="00366702"/>
    <w:rsid w:val="00367485"/>
    <w:rsid w:val="00367523"/>
    <w:rsid w:val="0037011E"/>
    <w:rsid w:val="003701CF"/>
    <w:rsid w:val="00370335"/>
    <w:rsid w:val="00370571"/>
    <w:rsid w:val="00370CFC"/>
    <w:rsid w:val="00370EF4"/>
    <w:rsid w:val="00371794"/>
    <w:rsid w:val="003723AB"/>
    <w:rsid w:val="00372B0D"/>
    <w:rsid w:val="00372D53"/>
    <w:rsid w:val="00373FDF"/>
    <w:rsid w:val="003742A1"/>
    <w:rsid w:val="0037442D"/>
    <w:rsid w:val="00374506"/>
    <w:rsid w:val="00374C24"/>
    <w:rsid w:val="00374C3C"/>
    <w:rsid w:val="0037556D"/>
    <w:rsid w:val="00375804"/>
    <w:rsid w:val="00375A6C"/>
    <w:rsid w:val="003766D1"/>
    <w:rsid w:val="00376715"/>
    <w:rsid w:val="00376718"/>
    <w:rsid w:val="00376899"/>
    <w:rsid w:val="00376C32"/>
    <w:rsid w:val="00376F4D"/>
    <w:rsid w:val="003772F7"/>
    <w:rsid w:val="00377514"/>
    <w:rsid w:val="003777D8"/>
    <w:rsid w:val="00377CB4"/>
    <w:rsid w:val="00377F9F"/>
    <w:rsid w:val="003802A8"/>
    <w:rsid w:val="00380629"/>
    <w:rsid w:val="003806B0"/>
    <w:rsid w:val="00380BDD"/>
    <w:rsid w:val="00381227"/>
    <w:rsid w:val="00381949"/>
    <w:rsid w:val="00381BAA"/>
    <w:rsid w:val="00381C47"/>
    <w:rsid w:val="00381E97"/>
    <w:rsid w:val="003823E0"/>
    <w:rsid w:val="0038254D"/>
    <w:rsid w:val="00382719"/>
    <w:rsid w:val="00382800"/>
    <w:rsid w:val="00382875"/>
    <w:rsid w:val="0038296C"/>
    <w:rsid w:val="00382A49"/>
    <w:rsid w:val="00382AB5"/>
    <w:rsid w:val="00382D29"/>
    <w:rsid w:val="00382E8E"/>
    <w:rsid w:val="00383027"/>
    <w:rsid w:val="00383638"/>
    <w:rsid w:val="003845DF"/>
    <w:rsid w:val="003845EF"/>
    <w:rsid w:val="00384835"/>
    <w:rsid w:val="00384A7D"/>
    <w:rsid w:val="00384D81"/>
    <w:rsid w:val="0038514C"/>
    <w:rsid w:val="003857BC"/>
    <w:rsid w:val="003858A6"/>
    <w:rsid w:val="00386419"/>
    <w:rsid w:val="00387251"/>
    <w:rsid w:val="00390574"/>
    <w:rsid w:val="00390A59"/>
    <w:rsid w:val="00390F08"/>
    <w:rsid w:val="00390FE2"/>
    <w:rsid w:val="00391B38"/>
    <w:rsid w:val="0039336E"/>
    <w:rsid w:val="003939AF"/>
    <w:rsid w:val="00393B4C"/>
    <w:rsid w:val="0039415A"/>
    <w:rsid w:val="00394510"/>
    <w:rsid w:val="003945D2"/>
    <w:rsid w:val="00394612"/>
    <w:rsid w:val="00394AE9"/>
    <w:rsid w:val="00394D35"/>
    <w:rsid w:val="00394FC1"/>
    <w:rsid w:val="00395525"/>
    <w:rsid w:val="00395836"/>
    <w:rsid w:val="0039601B"/>
    <w:rsid w:val="003960FF"/>
    <w:rsid w:val="003965E2"/>
    <w:rsid w:val="00396639"/>
    <w:rsid w:val="0039693E"/>
    <w:rsid w:val="0039694A"/>
    <w:rsid w:val="003969FD"/>
    <w:rsid w:val="00396E25"/>
    <w:rsid w:val="00397106"/>
    <w:rsid w:val="00397279"/>
    <w:rsid w:val="003973DD"/>
    <w:rsid w:val="00397833"/>
    <w:rsid w:val="00397975"/>
    <w:rsid w:val="00397C0B"/>
    <w:rsid w:val="003A0660"/>
    <w:rsid w:val="003A08AE"/>
    <w:rsid w:val="003A0CC9"/>
    <w:rsid w:val="003A15F4"/>
    <w:rsid w:val="003A209E"/>
    <w:rsid w:val="003A232F"/>
    <w:rsid w:val="003A271D"/>
    <w:rsid w:val="003A2917"/>
    <w:rsid w:val="003A29F6"/>
    <w:rsid w:val="003A31F5"/>
    <w:rsid w:val="003A34EF"/>
    <w:rsid w:val="003A35CC"/>
    <w:rsid w:val="003A381E"/>
    <w:rsid w:val="003A4FC3"/>
    <w:rsid w:val="003A5382"/>
    <w:rsid w:val="003A56F7"/>
    <w:rsid w:val="003A6720"/>
    <w:rsid w:val="003A6ECF"/>
    <w:rsid w:val="003A70EC"/>
    <w:rsid w:val="003A7444"/>
    <w:rsid w:val="003A753D"/>
    <w:rsid w:val="003A75B7"/>
    <w:rsid w:val="003A7C0A"/>
    <w:rsid w:val="003B00A8"/>
    <w:rsid w:val="003B03A8"/>
    <w:rsid w:val="003B03AC"/>
    <w:rsid w:val="003B053B"/>
    <w:rsid w:val="003B13AC"/>
    <w:rsid w:val="003B19B5"/>
    <w:rsid w:val="003B1CFC"/>
    <w:rsid w:val="003B1F5E"/>
    <w:rsid w:val="003B21D9"/>
    <w:rsid w:val="003B2E69"/>
    <w:rsid w:val="003B31A4"/>
    <w:rsid w:val="003B3B2A"/>
    <w:rsid w:val="003B3B5F"/>
    <w:rsid w:val="003B4353"/>
    <w:rsid w:val="003B4779"/>
    <w:rsid w:val="003B4F2E"/>
    <w:rsid w:val="003B513C"/>
    <w:rsid w:val="003B52BC"/>
    <w:rsid w:val="003B539E"/>
    <w:rsid w:val="003B630F"/>
    <w:rsid w:val="003B6514"/>
    <w:rsid w:val="003B6C25"/>
    <w:rsid w:val="003B730A"/>
    <w:rsid w:val="003B7461"/>
    <w:rsid w:val="003B74ED"/>
    <w:rsid w:val="003C052F"/>
    <w:rsid w:val="003C0A15"/>
    <w:rsid w:val="003C0A6A"/>
    <w:rsid w:val="003C0CA2"/>
    <w:rsid w:val="003C0E59"/>
    <w:rsid w:val="003C102A"/>
    <w:rsid w:val="003C197A"/>
    <w:rsid w:val="003C1AFB"/>
    <w:rsid w:val="003C1D0D"/>
    <w:rsid w:val="003C1F44"/>
    <w:rsid w:val="003C2144"/>
    <w:rsid w:val="003C229D"/>
    <w:rsid w:val="003C24F3"/>
    <w:rsid w:val="003C288F"/>
    <w:rsid w:val="003C2988"/>
    <w:rsid w:val="003C2D61"/>
    <w:rsid w:val="003C31AE"/>
    <w:rsid w:val="003C34BB"/>
    <w:rsid w:val="003C3CB9"/>
    <w:rsid w:val="003C3E48"/>
    <w:rsid w:val="003C3EE8"/>
    <w:rsid w:val="003C432E"/>
    <w:rsid w:val="003C487D"/>
    <w:rsid w:val="003C5509"/>
    <w:rsid w:val="003C5579"/>
    <w:rsid w:val="003C5634"/>
    <w:rsid w:val="003C5CE7"/>
    <w:rsid w:val="003C5F86"/>
    <w:rsid w:val="003C60E2"/>
    <w:rsid w:val="003C6397"/>
    <w:rsid w:val="003C6AD9"/>
    <w:rsid w:val="003C7377"/>
    <w:rsid w:val="003C7468"/>
    <w:rsid w:val="003C7E80"/>
    <w:rsid w:val="003D0065"/>
    <w:rsid w:val="003D04C1"/>
    <w:rsid w:val="003D0AE8"/>
    <w:rsid w:val="003D1C13"/>
    <w:rsid w:val="003D1EF2"/>
    <w:rsid w:val="003D1F60"/>
    <w:rsid w:val="003D1FA3"/>
    <w:rsid w:val="003D1FFC"/>
    <w:rsid w:val="003D21D6"/>
    <w:rsid w:val="003D254E"/>
    <w:rsid w:val="003D2962"/>
    <w:rsid w:val="003D2B90"/>
    <w:rsid w:val="003D2DD4"/>
    <w:rsid w:val="003D2E79"/>
    <w:rsid w:val="003D2EC8"/>
    <w:rsid w:val="003D2EE1"/>
    <w:rsid w:val="003D3305"/>
    <w:rsid w:val="003D335C"/>
    <w:rsid w:val="003D34EF"/>
    <w:rsid w:val="003D368A"/>
    <w:rsid w:val="003D3827"/>
    <w:rsid w:val="003D49B7"/>
    <w:rsid w:val="003D4C1C"/>
    <w:rsid w:val="003D524C"/>
    <w:rsid w:val="003D528F"/>
    <w:rsid w:val="003D596B"/>
    <w:rsid w:val="003D5AB0"/>
    <w:rsid w:val="003D5AF9"/>
    <w:rsid w:val="003D6373"/>
    <w:rsid w:val="003D6392"/>
    <w:rsid w:val="003D63A0"/>
    <w:rsid w:val="003D6CC8"/>
    <w:rsid w:val="003D7185"/>
    <w:rsid w:val="003D74D7"/>
    <w:rsid w:val="003D7BD6"/>
    <w:rsid w:val="003E0025"/>
    <w:rsid w:val="003E078C"/>
    <w:rsid w:val="003E0A6E"/>
    <w:rsid w:val="003E0D04"/>
    <w:rsid w:val="003E0E83"/>
    <w:rsid w:val="003E107A"/>
    <w:rsid w:val="003E1651"/>
    <w:rsid w:val="003E1916"/>
    <w:rsid w:val="003E1AF5"/>
    <w:rsid w:val="003E1C4C"/>
    <w:rsid w:val="003E216C"/>
    <w:rsid w:val="003E2412"/>
    <w:rsid w:val="003E2770"/>
    <w:rsid w:val="003E28CA"/>
    <w:rsid w:val="003E2E3F"/>
    <w:rsid w:val="003E36FF"/>
    <w:rsid w:val="003E3AE8"/>
    <w:rsid w:val="003E3CE4"/>
    <w:rsid w:val="003E3D35"/>
    <w:rsid w:val="003E3EE3"/>
    <w:rsid w:val="003E419E"/>
    <w:rsid w:val="003E420C"/>
    <w:rsid w:val="003E427F"/>
    <w:rsid w:val="003E45FC"/>
    <w:rsid w:val="003E486A"/>
    <w:rsid w:val="003E48E7"/>
    <w:rsid w:val="003E4BA1"/>
    <w:rsid w:val="003E4D95"/>
    <w:rsid w:val="003E4EDE"/>
    <w:rsid w:val="003E5D5F"/>
    <w:rsid w:val="003E6427"/>
    <w:rsid w:val="003E6745"/>
    <w:rsid w:val="003E6B4D"/>
    <w:rsid w:val="003E6D69"/>
    <w:rsid w:val="003E787E"/>
    <w:rsid w:val="003E7FFD"/>
    <w:rsid w:val="003F0529"/>
    <w:rsid w:val="003F11C1"/>
    <w:rsid w:val="003F1A21"/>
    <w:rsid w:val="003F1F97"/>
    <w:rsid w:val="003F2835"/>
    <w:rsid w:val="003F2B7F"/>
    <w:rsid w:val="003F2F4B"/>
    <w:rsid w:val="003F325E"/>
    <w:rsid w:val="003F344D"/>
    <w:rsid w:val="003F3E22"/>
    <w:rsid w:val="003F40C7"/>
    <w:rsid w:val="003F4384"/>
    <w:rsid w:val="003F4745"/>
    <w:rsid w:val="003F5068"/>
    <w:rsid w:val="003F5857"/>
    <w:rsid w:val="003F58E4"/>
    <w:rsid w:val="003F58FE"/>
    <w:rsid w:val="003F6206"/>
    <w:rsid w:val="003F62EF"/>
    <w:rsid w:val="003F6A31"/>
    <w:rsid w:val="003F6CAA"/>
    <w:rsid w:val="003F6CC1"/>
    <w:rsid w:val="003F6E06"/>
    <w:rsid w:val="003F6E52"/>
    <w:rsid w:val="003F705F"/>
    <w:rsid w:val="003F7111"/>
    <w:rsid w:val="003F7237"/>
    <w:rsid w:val="003F7A2A"/>
    <w:rsid w:val="003F7DFC"/>
    <w:rsid w:val="00400B81"/>
    <w:rsid w:val="00400E5E"/>
    <w:rsid w:val="00401260"/>
    <w:rsid w:val="0040139F"/>
    <w:rsid w:val="004014DF"/>
    <w:rsid w:val="004014E0"/>
    <w:rsid w:val="00401C0B"/>
    <w:rsid w:val="00401E15"/>
    <w:rsid w:val="00402354"/>
    <w:rsid w:val="00402701"/>
    <w:rsid w:val="00402DFC"/>
    <w:rsid w:val="00402FF3"/>
    <w:rsid w:val="004033FB"/>
    <w:rsid w:val="004037CF"/>
    <w:rsid w:val="00403E0F"/>
    <w:rsid w:val="0040411F"/>
    <w:rsid w:val="00404479"/>
    <w:rsid w:val="004048D9"/>
    <w:rsid w:val="00404A2B"/>
    <w:rsid w:val="00405089"/>
    <w:rsid w:val="0040513C"/>
    <w:rsid w:val="00405256"/>
    <w:rsid w:val="004054A6"/>
    <w:rsid w:val="004056EB"/>
    <w:rsid w:val="0040575A"/>
    <w:rsid w:val="004057F3"/>
    <w:rsid w:val="004059C3"/>
    <w:rsid w:val="0040613C"/>
    <w:rsid w:val="004063D1"/>
    <w:rsid w:val="00406468"/>
    <w:rsid w:val="004066F3"/>
    <w:rsid w:val="004067CA"/>
    <w:rsid w:val="00406AA1"/>
    <w:rsid w:val="00407101"/>
    <w:rsid w:val="00407E7C"/>
    <w:rsid w:val="00410442"/>
    <w:rsid w:val="00410639"/>
    <w:rsid w:val="0041083F"/>
    <w:rsid w:val="004109EE"/>
    <w:rsid w:val="00410FB2"/>
    <w:rsid w:val="0041139D"/>
    <w:rsid w:val="00411A74"/>
    <w:rsid w:val="0041268A"/>
    <w:rsid w:val="00412992"/>
    <w:rsid w:val="00412B5C"/>
    <w:rsid w:val="00412C81"/>
    <w:rsid w:val="00412DA5"/>
    <w:rsid w:val="00413231"/>
    <w:rsid w:val="00413523"/>
    <w:rsid w:val="00413BA3"/>
    <w:rsid w:val="00413EEC"/>
    <w:rsid w:val="004142BD"/>
    <w:rsid w:val="00414CB2"/>
    <w:rsid w:val="004150FB"/>
    <w:rsid w:val="00415B2B"/>
    <w:rsid w:val="00415BA5"/>
    <w:rsid w:val="00415D65"/>
    <w:rsid w:val="00416F59"/>
    <w:rsid w:val="00416FB5"/>
    <w:rsid w:val="0041783A"/>
    <w:rsid w:val="00417A00"/>
    <w:rsid w:val="00417B8D"/>
    <w:rsid w:val="00417F55"/>
    <w:rsid w:val="0042004E"/>
    <w:rsid w:val="00420599"/>
    <w:rsid w:val="00420E54"/>
    <w:rsid w:val="00420E8A"/>
    <w:rsid w:val="00420F4E"/>
    <w:rsid w:val="004211AD"/>
    <w:rsid w:val="00421462"/>
    <w:rsid w:val="0042151A"/>
    <w:rsid w:val="00421B17"/>
    <w:rsid w:val="004225C6"/>
    <w:rsid w:val="00422774"/>
    <w:rsid w:val="00422D49"/>
    <w:rsid w:val="004233C4"/>
    <w:rsid w:val="004234B7"/>
    <w:rsid w:val="004235D1"/>
    <w:rsid w:val="00423E7B"/>
    <w:rsid w:val="00423EC4"/>
    <w:rsid w:val="00424054"/>
    <w:rsid w:val="00424362"/>
    <w:rsid w:val="004244E4"/>
    <w:rsid w:val="00424630"/>
    <w:rsid w:val="00424880"/>
    <w:rsid w:val="00424987"/>
    <w:rsid w:val="00424E09"/>
    <w:rsid w:val="00425105"/>
    <w:rsid w:val="0042517A"/>
    <w:rsid w:val="00425417"/>
    <w:rsid w:val="004255E2"/>
    <w:rsid w:val="00425788"/>
    <w:rsid w:val="0042594A"/>
    <w:rsid w:val="00425DC7"/>
    <w:rsid w:val="00425DD4"/>
    <w:rsid w:val="0042675B"/>
    <w:rsid w:val="0042682F"/>
    <w:rsid w:val="004269AE"/>
    <w:rsid w:val="004275C2"/>
    <w:rsid w:val="00427939"/>
    <w:rsid w:val="00427AF5"/>
    <w:rsid w:val="00427D8D"/>
    <w:rsid w:val="004301A8"/>
    <w:rsid w:val="0043059F"/>
    <w:rsid w:val="00430AAF"/>
    <w:rsid w:val="00430F64"/>
    <w:rsid w:val="004319B9"/>
    <w:rsid w:val="004319CC"/>
    <w:rsid w:val="00432292"/>
    <w:rsid w:val="0043231A"/>
    <w:rsid w:val="00432712"/>
    <w:rsid w:val="00432778"/>
    <w:rsid w:val="004327A2"/>
    <w:rsid w:val="00432800"/>
    <w:rsid w:val="004328AD"/>
    <w:rsid w:val="00432C78"/>
    <w:rsid w:val="00433551"/>
    <w:rsid w:val="004339FD"/>
    <w:rsid w:val="00433BE3"/>
    <w:rsid w:val="00433D1E"/>
    <w:rsid w:val="00434093"/>
    <w:rsid w:val="0043430B"/>
    <w:rsid w:val="004343E7"/>
    <w:rsid w:val="004343FD"/>
    <w:rsid w:val="00434A09"/>
    <w:rsid w:val="00434BCA"/>
    <w:rsid w:val="004352A9"/>
    <w:rsid w:val="0043584F"/>
    <w:rsid w:val="00435B3C"/>
    <w:rsid w:val="00435D50"/>
    <w:rsid w:val="004364B3"/>
    <w:rsid w:val="00436578"/>
    <w:rsid w:val="0043688A"/>
    <w:rsid w:val="004368D0"/>
    <w:rsid w:val="00436CD5"/>
    <w:rsid w:val="00436D9A"/>
    <w:rsid w:val="00436E10"/>
    <w:rsid w:val="004374C3"/>
    <w:rsid w:val="00437992"/>
    <w:rsid w:val="00437B84"/>
    <w:rsid w:val="00437FBC"/>
    <w:rsid w:val="004400EC"/>
    <w:rsid w:val="0044031C"/>
    <w:rsid w:val="00440A8D"/>
    <w:rsid w:val="00440E70"/>
    <w:rsid w:val="0044131D"/>
    <w:rsid w:val="0044138F"/>
    <w:rsid w:val="00441A2D"/>
    <w:rsid w:val="00441B5B"/>
    <w:rsid w:val="00441C3B"/>
    <w:rsid w:val="00441CC1"/>
    <w:rsid w:val="0044216C"/>
    <w:rsid w:val="004425FB"/>
    <w:rsid w:val="00442C75"/>
    <w:rsid w:val="004434BB"/>
    <w:rsid w:val="004435F1"/>
    <w:rsid w:val="004436F6"/>
    <w:rsid w:val="00443C68"/>
    <w:rsid w:val="004456E8"/>
    <w:rsid w:val="00445A21"/>
    <w:rsid w:val="0044601E"/>
    <w:rsid w:val="00446148"/>
    <w:rsid w:val="004466F2"/>
    <w:rsid w:val="004467BB"/>
    <w:rsid w:val="00447040"/>
    <w:rsid w:val="004478E7"/>
    <w:rsid w:val="00447AFF"/>
    <w:rsid w:val="00447EF8"/>
    <w:rsid w:val="004503E1"/>
    <w:rsid w:val="00450587"/>
    <w:rsid w:val="00450C21"/>
    <w:rsid w:val="00451456"/>
    <w:rsid w:val="0045192B"/>
    <w:rsid w:val="0045194F"/>
    <w:rsid w:val="00451D1F"/>
    <w:rsid w:val="00452028"/>
    <w:rsid w:val="00452244"/>
    <w:rsid w:val="0045226A"/>
    <w:rsid w:val="004529C0"/>
    <w:rsid w:val="00452A02"/>
    <w:rsid w:val="00452C75"/>
    <w:rsid w:val="00452C96"/>
    <w:rsid w:val="00452CA5"/>
    <w:rsid w:val="00452E23"/>
    <w:rsid w:val="0045310A"/>
    <w:rsid w:val="00453ACC"/>
    <w:rsid w:val="00453AF3"/>
    <w:rsid w:val="00453EDB"/>
    <w:rsid w:val="00453F4B"/>
    <w:rsid w:val="00454D14"/>
    <w:rsid w:val="00455933"/>
    <w:rsid w:val="00455E0C"/>
    <w:rsid w:val="0045600B"/>
    <w:rsid w:val="004560EF"/>
    <w:rsid w:val="0045663D"/>
    <w:rsid w:val="0045698B"/>
    <w:rsid w:val="00456BB3"/>
    <w:rsid w:val="004570CB"/>
    <w:rsid w:val="00457439"/>
    <w:rsid w:val="004578D8"/>
    <w:rsid w:val="00457E2F"/>
    <w:rsid w:val="00460066"/>
    <w:rsid w:val="004603D6"/>
    <w:rsid w:val="00460561"/>
    <w:rsid w:val="004608D4"/>
    <w:rsid w:val="00460989"/>
    <w:rsid w:val="004612C7"/>
    <w:rsid w:val="00461679"/>
    <w:rsid w:val="00461693"/>
    <w:rsid w:val="004618A3"/>
    <w:rsid w:val="00461F1B"/>
    <w:rsid w:val="00461FF0"/>
    <w:rsid w:val="004626ED"/>
    <w:rsid w:val="0046292E"/>
    <w:rsid w:val="00463192"/>
    <w:rsid w:val="0046332D"/>
    <w:rsid w:val="0046385A"/>
    <w:rsid w:val="00464220"/>
    <w:rsid w:val="00464263"/>
    <w:rsid w:val="004650B8"/>
    <w:rsid w:val="004651A8"/>
    <w:rsid w:val="00465323"/>
    <w:rsid w:val="0046541A"/>
    <w:rsid w:val="004654CC"/>
    <w:rsid w:val="004655DF"/>
    <w:rsid w:val="00465D55"/>
    <w:rsid w:val="00466D84"/>
    <w:rsid w:val="00466D8D"/>
    <w:rsid w:val="00467328"/>
    <w:rsid w:val="0046764D"/>
    <w:rsid w:val="004701D1"/>
    <w:rsid w:val="00470627"/>
    <w:rsid w:val="00470673"/>
    <w:rsid w:val="0047091D"/>
    <w:rsid w:val="004709B3"/>
    <w:rsid w:val="00470A9F"/>
    <w:rsid w:val="00470D2A"/>
    <w:rsid w:val="0047120C"/>
    <w:rsid w:val="00471368"/>
    <w:rsid w:val="004713A9"/>
    <w:rsid w:val="00471561"/>
    <w:rsid w:val="0047156B"/>
    <w:rsid w:val="0047186E"/>
    <w:rsid w:val="004718EB"/>
    <w:rsid w:val="00471D0B"/>
    <w:rsid w:val="00471EE8"/>
    <w:rsid w:val="00472065"/>
    <w:rsid w:val="004720E4"/>
    <w:rsid w:val="00472FDF"/>
    <w:rsid w:val="004735DD"/>
    <w:rsid w:val="00473600"/>
    <w:rsid w:val="00473672"/>
    <w:rsid w:val="004736D4"/>
    <w:rsid w:val="0047388D"/>
    <w:rsid w:val="00473BA3"/>
    <w:rsid w:val="00473E24"/>
    <w:rsid w:val="00474032"/>
    <w:rsid w:val="00474462"/>
    <w:rsid w:val="0047456E"/>
    <w:rsid w:val="00474A5B"/>
    <w:rsid w:val="00474B8A"/>
    <w:rsid w:val="00474CDA"/>
    <w:rsid w:val="004754E0"/>
    <w:rsid w:val="00475C84"/>
    <w:rsid w:val="00475E46"/>
    <w:rsid w:val="00475F5F"/>
    <w:rsid w:val="0047630A"/>
    <w:rsid w:val="00476472"/>
    <w:rsid w:val="00476BB7"/>
    <w:rsid w:val="00476CDC"/>
    <w:rsid w:val="0047752A"/>
    <w:rsid w:val="004804B2"/>
    <w:rsid w:val="00480527"/>
    <w:rsid w:val="0048066D"/>
    <w:rsid w:val="004806A2"/>
    <w:rsid w:val="00480854"/>
    <w:rsid w:val="00480B60"/>
    <w:rsid w:val="00480B9A"/>
    <w:rsid w:val="00480D56"/>
    <w:rsid w:val="00480D90"/>
    <w:rsid w:val="00480E16"/>
    <w:rsid w:val="0048126A"/>
    <w:rsid w:val="00481478"/>
    <w:rsid w:val="004817C2"/>
    <w:rsid w:val="0048196E"/>
    <w:rsid w:val="00481E01"/>
    <w:rsid w:val="0048212A"/>
    <w:rsid w:val="00482429"/>
    <w:rsid w:val="00482523"/>
    <w:rsid w:val="00482816"/>
    <w:rsid w:val="0048288E"/>
    <w:rsid w:val="004832B8"/>
    <w:rsid w:val="00483513"/>
    <w:rsid w:val="0048410A"/>
    <w:rsid w:val="004841E6"/>
    <w:rsid w:val="004849C2"/>
    <w:rsid w:val="00485283"/>
    <w:rsid w:val="0048594E"/>
    <w:rsid w:val="004859DD"/>
    <w:rsid w:val="00485A3B"/>
    <w:rsid w:val="00485A65"/>
    <w:rsid w:val="00485B12"/>
    <w:rsid w:val="00485B1F"/>
    <w:rsid w:val="00486847"/>
    <w:rsid w:val="004868A2"/>
    <w:rsid w:val="00486BE4"/>
    <w:rsid w:val="00486F97"/>
    <w:rsid w:val="004873E3"/>
    <w:rsid w:val="0048744B"/>
    <w:rsid w:val="004874CD"/>
    <w:rsid w:val="0048775E"/>
    <w:rsid w:val="00487995"/>
    <w:rsid w:val="004879A2"/>
    <w:rsid w:val="00487A8E"/>
    <w:rsid w:val="00487F1D"/>
    <w:rsid w:val="00490B45"/>
    <w:rsid w:val="00491090"/>
    <w:rsid w:val="00492020"/>
    <w:rsid w:val="004921F2"/>
    <w:rsid w:val="004923F2"/>
    <w:rsid w:val="00492421"/>
    <w:rsid w:val="00492C01"/>
    <w:rsid w:val="004931F7"/>
    <w:rsid w:val="0049340F"/>
    <w:rsid w:val="00493449"/>
    <w:rsid w:val="004941AE"/>
    <w:rsid w:val="0049478D"/>
    <w:rsid w:val="00494918"/>
    <w:rsid w:val="00495831"/>
    <w:rsid w:val="00495BC1"/>
    <w:rsid w:val="00495EFE"/>
    <w:rsid w:val="00496260"/>
    <w:rsid w:val="00496AA9"/>
    <w:rsid w:val="00496AB1"/>
    <w:rsid w:val="00497218"/>
    <w:rsid w:val="0049727C"/>
    <w:rsid w:val="004979A0"/>
    <w:rsid w:val="00497FD9"/>
    <w:rsid w:val="004A0020"/>
    <w:rsid w:val="004A019B"/>
    <w:rsid w:val="004A03CC"/>
    <w:rsid w:val="004A1482"/>
    <w:rsid w:val="004A14B5"/>
    <w:rsid w:val="004A173A"/>
    <w:rsid w:val="004A1B52"/>
    <w:rsid w:val="004A1CC4"/>
    <w:rsid w:val="004A1F74"/>
    <w:rsid w:val="004A2620"/>
    <w:rsid w:val="004A2734"/>
    <w:rsid w:val="004A303B"/>
    <w:rsid w:val="004A3042"/>
    <w:rsid w:val="004A3FEF"/>
    <w:rsid w:val="004A42CC"/>
    <w:rsid w:val="004A4412"/>
    <w:rsid w:val="004A5090"/>
    <w:rsid w:val="004A5230"/>
    <w:rsid w:val="004A52DC"/>
    <w:rsid w:val="004A53A9"/>
    <w:rsid w:val="004A5FDF"/>
    <w:rsid w:val="004A64E1"/>
    <w:rsid w:val="004A65D5"/>
    <w:rsid w:val="004A675C"/>
    <w:rsid w:val="004A6A87"/>
    <w:rsid w:val="004A7029"/>
    <w:rsid w:val="004A72F1"/>
    <w:rsid w:val="004A7917"/>
    <w:rsid w:val="004A7998"/>
    <w:rsid w:val="004A7F7C"/>
    <w:rsid w:val="004B091F"/>
    <w:rsid w:val="004B0BC0"/>
    <w:rsid w:val="004B0C90"/>
    <w:rsid w:val="004B12BE"/>
    <w:rsid w:val="004B14C5"/>
    <w:rsid w:val="004B1737"/>
    <w:rsid w:val="004B1D83"/>
    <w:rsid w:val="004B2652"/>
    <w:rsid w:val="004B26B8"/>
    <w:rsid w:val="004B2802"/>
    <w:rsid w:val="004B2C73"/>
    <w:rsid w:val="004B2E2A"/>
    <w:rsid w:val="004B2E50"/>
    <w:rsid w:val="004B3A72"/>
    <w:rsid w:val="004B3AB6"/>
    <w:rsid w:val="004B40F8"/>
    <w:rsid w:val="004B4422"/>
    <w:rsid w:val="004B45DA"/>
    <w:rsid w:val="004B4677"/>
    <w:rsid w:val="004B4A89"/>
    <w:rsid w:val="004B53FB"/>
    <w:rsid w:val="004B590D"/>
    <w:rsid w:val="004B5F72"/>
    <w:rsid w:val="004B6F33"/>
    <w:rsid w:val="004B747C"/>
    <w:rsid w:val="004B7497"/>
    <w:rsid w:val="004B76BA"/>
    <w:rsid w:val="004B77E9"/>
    <w:rsid w:val="004B7BBC"/>
    <w:rsid w:val="004B7DBE"/>
    <w:rsid w:val="004C04BF"/>
    <w:rsid w:val="004C066C"/>
    <w:rsid w:val="004C068A"/>
    <w:rsid w:val="004C0EFE"/>
    <w:rsid w:val="004C1457"/>
    <w:rsid w:val="004C1AC5"/>
    <w:rsid w:val="004C1E9A"/>
    <w:rsid w:val="004C1F7F"/>
    <w:rsid w:val="004C2562"/>
    <w:rsid w:val="004C2BB4"/>
    <w:rsid w:val="004C2E42"/>
    <w:rsid w:val="004C31CA"/>
    <w:rsid w:val="004C3402"/>
    <w:rsid w:val="004C34C4"/>
    <w:rsid w:val="004C34F7"/>
    <w:rsid w:val="004C3577"/>
    <w:rsid w:val="004C36A6"/>
    <w:rsid w:val="004C3753"/>
    <w:rsid w:val="004C384C"/>
    <w:rsid w:val="004C3D29"/>
    <w:rsid w:val="004C3E7C"/>
    <w:rsid w:val="004C3F3C"/>
    <w:rsid w:val="004C42B2"/>
    <w:rsid w:val="004C4832"/>
    <w:rsid w:val="004C5106"/>
    <w:rsid w:val="004C5170"/>
    <w:rsid w:val="004C56B2"/>
    <w:rsid w:val="004C5746"/>
    <w:rsid w:val="004C5781"/>
    <w:rsid w:val="004C5CA2"/>
    <w:rsid w:val="004C6170"/>
    <w:rsid w:val="004C6449"/>
    <w:rsid w:val="004C6F9F"/>
    <w:rsid w:val="004D0259"/>
    <w:rsid w:val="004D0416"/>
    <w:rsid w:val="004D0606"/>
    <w:rsid w:val="004D17CB"/>
    <w:rsid w:val="004D1A3E"/>
    <w:rsid w:val="004D1CF8"/>
    <w:rsid w:val="004D2288"/>
    <w:rsid w:val="004D3041"/>
    <w:rsid w:val="004D3310"/>
    <w:rsid w:val="004D3E68"/>
    <w:rsid w:val="004D40C3"/>
    <w:rsid w:val="004D4176"/>
    <w:rsid w:val="004D436F"/>
    <w:rsid w:val="004D47F9"/>
    <w:rsid w:val="004D48F2"/>
    <w:rsid w:val="004D4E42"/>
    <w:rsid w:val="004D4E70"/>
    <w:rsid w:val="004D4FE0"/>
    <w:rsid w:val="004D56E6"/>
    <w:rsid w:val="004D5A51"/>
    <w:rsid w:val="004D5AD0"/>
    <w:rsid w:val="004D5B01"/>
    <w:rsid w:val="004D5BE3"/>
    <w:rsid w:val="004D5EDE"/>
    <w:rsid w:val="004D60E7"/>
    <w:rsid w:val="004D694C"/>
    <w:rsid w:val="004D6C7E"/>
    <w:rsid w:val="004D71C6"/>
    <w:rsid w:val="004D7B19"/>
    <w:rsid w:val="004D7DB6"/>
    <w:rsid w:val="004D7E2C"/>
    <w:rsid w:val="004E002F"/>
    <w:rsid w:val="004E0166"/>
    <w:rsid w:val="004E05D0"/>
    <w:rsid w:val="004E08EF"/>
    <w:rsid w:val="004E1A03"/>
    <w:rsid w:val="004E2161"/>
    <w:rsid w:val="004E232D"/>
    <w:rsid w:val="004E24D1"/>
    <w:rsid w:val="004E32DF"/>
    <w:rsid w:val="004E39F2"/>
    <w:rsid w:val="004E3AB5"/>
    <w:rsid w:val="004E3B6D"/>
    <w:rsid w:val="004E432F"/>
    <w:rsid w:val="004E43AD"/>
    <w:rsid w:val="004E44CF"/>
    <w:rsid w:val="004E44D4"/>
    <w:rsid w:val="004E49D5"/>
    <w:rsid w:val="004E4D0A"/>
    <w:rsid w:val="004E4E39"/>
    <w:rsid w:val="004E4F4F"/>
    <w:rsid w:val="004E5821"/>
    <w:rsid w:val="004E6272"/>
    <w:rsid w:val="004E633B"/>
    <w:rsid w:val="004E65D1"/>
    <w:rsid w:val="004E696E"/>
    <w:rsid w:val="004E6985"/>
    <w:rsid w:val="004E7163"/>
    <w:rsid w:val="004E718F"/>
    <w:rsid w:val="004E72F5"/>
    <w:rsid w:val="004E74C5"/>
    <w:rsid w:val="004E754C"/>
    <w:rsid w:val="004E779B"/>
    <w:rsid w:val="004E77FD"/>
    <w:rsid w:val="004E78D8"/>
    <w:rsid w:val="004F002D"/>
    <w:rsid w:val="004F0875"/>
    <w:rsid w:val="004F0DC7"/>
    <w:rsid w:val="004F1FE3"/>
    <w:rsid w:val="004F21C2"/>
    <w:rsid w:val="004F2BE8"/>
    <w:rsid w:val="004F2CE8"/>
    <w:rsid w:val="004F2D91"/>
    <w:rsid w:val="004F2E32"/>
    <w:rsid w:val="004F2F0B"/>
    <w:rsid w:val="004F31E2"/>
    <w:rsid w:val="004F364F"/>
    <w:rsid w:val="004F3BA8"/>
    <w:rsid w:val="004F3CE2"/>
    <w:rsid w:val="004F4481"/>
    <w:rsid w:val="004F49AF"/>
    <w:rsid w:val="004F4BD6"/>
    <w:rsid w:val="004F4EB1"/>
    <w:rsid w:val="004F538D"/>
    <w:rsid w:val="004F5447"/>
    <w:rsid w:val="004F5859"/>
    <w:rsid w:val="004F586B"/>
    <w:rsid w:val="004F58C8"/>
    <w:rsid w:val="004F5BAC"/>
    <w:rsid w:val="004F6110"/>
    <w:rsid w:val="004F651D"/>
    <w:rsid w:val="004F6774"/>
    <w:rsid w:val="004F6C43"/>
    <w:rsid w:val="004F7117"/>
    <w:rsid w:val="004F73B0"/>
    <w:rsid w:val="004F786F"/>
    <w:rsid w:val="00500254"/>
    <w:rsid w:val="005003EE"/>
    <w:rsid w:val="005007A9"/>
    <w:rsid w:val="005007B8"/>
    <w:rsid w:val="005009AE"/>
    <w:rsid w:val="005010B5"/>
    <w:rsid w:val="0050166A"/>
    <w:rsid w:val="0050195E"/>
    <w:rsid w:val="00501C4D"/>
    <w:rsid w:val="005023D8"/>
    <w:rsid w:val="00502D14"/>
    <w:rsid w:val="00503316"/>
    <w:rsid w:val="005033E5"/>
    <w:rsid w:val="005033FF"/>
    <w:rsid w:val="00503901"/>
    <w:rsid w:val="00503BC8"/>
    <w:rsid w:val="00503E74"/>
    <w:rsid w:val="00503F5C"/>
    <w:rsid w:val="0050451C"/>
    <w:rsid w:val="0050464C"/>
    <w:rsid w:val="0050492E"/>
    <w:rsid w:val="00504C1C"/>
    <w:rsid w:val="00504C3B"/>
    <w:rsid w:val="00504DAE"/>
    <w:rsid w:val="00504E68"/>
    <w:rsid w:val="00505572"/>
    <w:rsid w:val="00505D72"/>
    <w:rsid w:val="00505E77"/>
    <w:rsid w:val="00505F51"/>
    <w:rsid w:val="00506362"/>
    <w:rsid w:val="00506648"/>
    <w:rsid w:val="0050668E"/>
    <w:rsid w:val="005068C3"/>
    <w:rsid w:val="00506AD7"/>
    <w:rsid w:val="005071A0"/>
    <w:rsid w:val="005071BD"/>
    <w:rsid w:val="0050740C"/>
    <w:rsid w:val="00507470"/>
    <w:rsid w:val="00507E6D"/>
    <w:rsid w:val="005100FF"/>
    <w:rsid w:val="00510665"/>
    <w:rsid w:val="005107D9"/>
    <w:rsid w:val="00510AB3"/>
    <w:rsid w:val="00510E33"/>
    <w:rsid w:val="00510EF6"/>
    <w:rsid w:val="00510F32"/>
    <w:rsid w:val="00511D68"/>
    <w:rsid w:val="00511EE2"/>
    <w:rsid w:val="00512536"/>
    <w:rsid w:val="0051291F"/>
    <w:rsid w:val="00512F34"/>
    <w:rsid w:val="00513096"/>
    <w:rsid w:val="00513670"/>
    <w:rsid w:val="00513DA8"/>
    <w:rsid w:val="00513EAD"/>
    <w:rsid w:val="005141D2"/>
    <w:rsid w:val="005154B4"/>
    <w:rsid w:val="005154CA"/>
    <w:rsid w:val="00515595"/>
    <w:rsid w:val="0051581C"/>
    <w:rsid w:val="00516385"/>
    <w:rsid w:val="00516459"/>
    <w:rsid w:val="00516A1A"/>
    <w:rsid w:val="00516CC0"/>
    <w:rsid w:val="00516FAA"/>
    <w:rsid w:val="00517163"/>
    <w:rsid w:val="005175DC"/>
    <w:rsid w:val="005178AD"/>
    <w:rsid w:val="005209A2"/>
    <w:rsid w:val="00520BB2"/>
    <w:rsid w:val="00520C3A"/>
    <w:rsid w:val="00520D67"/>
    <w:rsid w:val="00520D73"/>
    <w:rsid w:val="00520E86"/>
    <w:rsid w:val="0052103F"/>
    <w:rsid w:val="00521162"/>
    <w:rsid w:val="00521182"/>
    <w:rsid w:val="005217FD"/>
    <w:rsid w:val="00521BA8"/>
    <w:rsid w:val="00521D3C"/>
    <w:rsid w:val="00522300"/>
    <w:rsid w:val="0052248B"/>
    <w:rsid w:val="005227D4"/>
    <w:rsid w:val="00522E3F"/>
    <w:rsid w:val="00522F31"/>
    <w:rsid w:val="00523C76"/>
    <w:rsid w:val="00523CC1"/>
    <w:rsid w:val="00523D62"/>
    <w:rsid w:val="00523D79"/>
    <w:rsid w:val="00524225"/>
    <w:rsid w:val="0052517A"/>
    <w:rsid w:val="005251CE"/>
    <w:rsid w:val="005252A5"/>
    <w:rsid w:val="00525596"/>
    <w:rsid w:val="00525990"/>
    <w:rsid w:val="00525C74"/>
    <w:rsid w:val="00525DFB"/>
    <w:rsid w:val="0052677F"/>
    <w:rsid w:val="0052707A"/>
    <w:rsid w:val="005274EA"/>
    <w:rsid w:val="00527A2B"/>
    <w:rsid w:val="00527C73"/>
    <w:rsid w:val="00530161"/>
    <w:rsid w:val="00530709"/>
    <w:rsid w:val="00530E3F"/>
    <w:rsid w:val="00530F86"/>
    <w:rsid w:val="0053121E"/>
    <w:rsid w:val="005314E0"/>
    <w:rsid w:val="00531772"/>
    <w:rsid w:val="005317DA"/>
    <w:rsid w:val="00531EBD"/>
    <w:rsid w:val="00532213"/>
    <w:rsid w:val="00532578"/>
    <w:rsid w:val="00532733"/>
    <w:rsid w:val="005328EF"/>
    <w:rsid w:val="00532CA6"/>
    <w:rsid w:val="00532DAB"/>
    <w:rsid w:val="00532DAF"/>
    <w:rsid w:val="00532F89"/>
    <w:rsid w:val="00533030"/>
    <w:rsid w:val="00533171"/>
    <w:rsid w:val="00533C78"/>
    <w:rsid w:val="0053404D"/>
    <w:rsid w:val="005348D8"/>
    <w:rsid w:val="00534A7D"/>
    <w:rsid w:val="00534BE6"/>
    <w:rsid w:val="00534DFA"/>
    <w:rsid w:val="00534E95"/>
    <w:rsid w:val="00535260"/>
    <w:rsid w:val="005353B9"/>
    <w:rsid w:val="00535B07"/>
    <w:rsid w:val="00535BFA"/>
    <w:rsid w:val="00535CFB"/>
    <w:rsid w:val="00536A13"/>
    <w:rsid w:val="00536B28"/>
    <w:rsid w:val="0053736F"/>
    <w:rsid w:val="00537475"/>
    <w:rsid w:val="00537778"/>
    <w:rsid w:val="00537AB5"/>
    <w:rsid w:val="00537B33"/>
    <w:rsid w:val="00537B61"/>
    <w:rsid w:val="0054006E"/>
    <w:rsid w:val="00540135"/>
    <w:rsid w:val="0054079A"/>
    <w:rsid w:val="005407FF"/>
    <w:rsid w:val="0054088A"/>
    <w:rsid w:val="00540B99"/>
    <w:rsid w:val="00540C0E"/>
    <w:rsid w:val="00540F43"/>
    <w:rsid w:val="00541361"/>
    <w:rsid w:val="00541B2E"/>
    <w:rsid w:val="005421A4"/>
    <w:rsid w:val="005426A3"/>
    <w:rsid w:val="005426CB"/>
    <w:rsid w:val="005427FF"/>
    <w:rsid w:val="0054285F"/>
    <w:rsid w:val="005428AA"/>
    <w:rsid w:val="00542BE1"/>
    <w:rsid w:val="0054358C"/>
    <w:rsid w:val="00543819"/>
    <w:rsid w:val="005439C8"/>
    <w:rsid w:val="00543BA4"/>
    <w:rsid w:val="00543D0F"/>
    <w:rsid w:val="0054406B"/>
    <w:rsid w:val="0054444B"/>
    <w:rsid w:val="00544A84"/>
    <w:rsid w:val="005458AF"/>
    <w:rsid w:val="00545B97"/>
    <w:rsid w:val="00545DF1"/>
    <w:rsid w:val="00545FD6"/>
    <w:rsid w:val="00546136"/>
    <w:rsid w:val="005461BF"/>
    <w:rsid w:val="005464FB"/>
    <w:rsid w:val="005465BE"/>
    <w:rsid w:val="0054699A"/>
    <w:rsid w:val="005474B3"/>
    <w:rsid w:val="005479A0"/>
    <w:rsid w:val="00547C3B"/>
    <w:rsid w:val="00547F39"/>
    <w:rsid w:val="00547FA8"/>
    <w:rsid w:val="0055021E"/>
    <w:rsid w:val="00550570"/>
    <w:rsid w:val="00550B85"/>
    <w:rsid w:val="00550F51"/>
    <w:rsid w:val="005515D6"/>
    <w:rsid w:val="00551CA0"/>
    <w:rsid w:val="00552159"/>
    <w:rsid w:val="00552514"/>
    <w:rsid w:val="00552533"/>
    <w:rsid w:val="00553291"/>
    <w:rsid w:val="005532BC"/>
    <w:rsid w:val="00553564"/>
    <w:rsid w:val="00553B13"/>
    <w:rsid w:val="00553BDB"/>
    <w:rsid w:val="00554139"/>
    <w:rsid w:val="00554284"/>
    <w:rsid w:val="005543B9"/>
    <w:rsid w:val="00554A11"/>
    <w:rsid w:val="00554D08"/>
    <w:rsid w:val="005553F9"/>
    <w:rsid w:val="0055564D"/>
    <w:rsid w:val="00556582"/>
    <w:rsid w:val="00556A14"/>
    <w:rsid w:val="00556A1A"/>
    <w:rsid w:val="00556F0F"/>
    <w:rsid w:val="00557137"/>
    <w:rsid w:val="005571F9"/>
    <w:rsid w:val="00557243"/>
    <w:rsid w:val="00557323"/>
    <w:rsid w:val="00557571"/>
    <w:rsid w:val="0055778A"/>
    <w:rsid w:val="005579C0"/>
    <w:rsid w:val="00557A1E"/>
    <w:rsid w:val="00557A61"/>
    <w:rsid w:val="00557AFA"/>
    <w:rsid w:val="00557C92"/>
    <w:rsid w:val="00557E6A"/>
    <w:rsid w:val="00557E7E"/>
    <w:rsid w:val="00560237"/>
    <w:rsid w:val="005604E8"/>
    <w:rsid w:val="0056050C"/>
    <w:rsid w:val="00560CBF"/>
    <w:rsid w:val="00561043"/>
    <w:rsid w:val="005610F4"/>
    <w:rsid w:val="0056157D"/>
    <w:rsid w:val="00561A84"/>
    <w:rsid w:val="00562352"/>
    <w:rsid w:val="005632C7"/>
    <w:rsid w:val="00563A8C"/>
    <w:rsid w:val="00563B69"/>
    <w:rsid w:val="00563B83"/>
    <w:rsid w:val="00564A5E"/>
    <w:rsid w:val="005655A5"/>
    <w:rsid w:val="00565607"/>
    <w:rsid w:val="00565931"/>
    <w:rsid w:val="0056598D"/>
    <w:rsid w:val="00565B31"/>
    <w:rsid w:val="00565FD0"/>
    <w:rsid w:val="00566160"/>
    <w:rsid w:val="00566A3F"/>
    <w:rsid w:val="00566A5E"/>
    <w:rsid w:val="00566BCF"/>
    <w:rsid w:val="00567F30"/>
    <w:rsid w:val="00570DF4"/>
    <w:rsid w:val="0057114B"/>
    <w:rsid w:val="00571378"/>
    <w:rsid w:val="00571819"/>
    <w:rsid w:val="00571F43"/>
    <w:rsid w:val="005720D5"/>
    <w:rsid w:val="00572353"/>
    <w:rsid w:val="0057284C"/>
    <w:rsid w:val="005729D5"/>
    <w:rsid w:val="00572FFC"/>
    <w:rsid w:val="00573367"/>
    <w:rsid w:val="005739CF"/>
    <w:rsid w:val="00573A2C"/>
    <w:rsid w:val="00573BCC"/>
    <w:rsid w:val="00573CAB"/>
    <w:rsid w:val="00573DED"/>
    <w:rsid w:val="00574466"/>
    <w:rsid w:val="00574A63"/>
    <w:rsid w:val="00574FFC"/>
    <w:rsid w:val="00575CF4"/>
    <w:rsid w:val="00575D40"/>
    <w:rsid w:val="00575F93"/>
    <w:rsid w:val="005762E7"/>
    <w:rsid w:val="005768FE"/>
    <w:rsid w:val="005769BD"/>
    <w:rsid w:val="00576E11"/>
    <w:rsid w:val="00577181"/>
    <w:rsid w:val="005775E1"/>
    <w:rsid w:val="00577A93"/>
    <w:rsid w:val="00580243"/>
    <w:rsid w:val="00580CD7"/>
    <w:rsid w:val="00581695"/>
    <w:rsid w:val="00581B16"/>
    <w:rsid w:val="00581BF0"/>
    <w:rsid w:val="00581D99"/>
    <w:rsid w:val="00581DB1"/>
    <w:rsid w:val="00581FBD"/>
    <w:rsid w:val="00582872"/>
    <w:rsid w:val="0058288D"/>
    <w:rsid w:val="00582D07"/>
    <w:rsid w:val="00582F49"/>
    <w:rsid w:val="00583084"/>
    <w:rsid w:val="0058309F"/>
    <w:rsid w:val="00583218"/>
    <w:rsid w:val="00583307"/>
    <w:rsid w:val="00583405"/>
    <w:rsid w:val="0058362A"/>
    <w:rsid w:val="00583849"/>
    <w:rsid w:val="00583B1E"/>
    <w:rsid w:val="00583B3A"/>
    <w:rsid w:val="005844AB"/>
    <w:rsid w:val="005845ED"/>
    <w:rsid w:val="00584806"/>
    <w:rsid w:val="00584A67"/>
    <w:rsid w:val="00584FD8"/>
    <w:rsid w:val="00585312"/>
    <w:rsid w:val="0058591B"/>
    <w:rsid w:val="00585CA4"/>
    <w:rsid w:val="00586152"/>
    <w:rsid w:val="0058642F"/>
    <w:rsid w:val="00586573"/>
    <w:rsid w:val="005867DD"/>
    <w:rsid w:val="00586891"/>
    <w:rsid w:val="005869B2"/>
    <w:rsid w:val="00586DC6"/>
    <w:rsid w:val="00586E1A"/>
    <w:rsid w:val="005902BA"/>
    <w:rsid w:val="00591537"/>
    <w:rsid w:val="005916B1"/>
    <w:rsid w:val="005918DA"/>
    <w:rsid w:val="00592485"/>
    <w:rsid w:val="00592EE3"/>
    <w:rsid w:val="00593056"/>
    <w:rsid w:val="0059342D"/>
    <w:rsid w:val="005939B5"/>
    <w:rsid w:val="00593A86"/>
    <w:rsid w:val="00593D5E"/>
    <w:rsid w:val="00594077"/>
    <w:rsid w:val="00594534"/>
    <w:rsid w:val="0059481A"/>
    <w:rsid w:val="00594A91"/>
    <w:rsid w:val="00594DE0"/>
    <w:rsid w:val="00594E31"/>
    <w:rsid w:val="00595029"/>
    <w:rsid w:val="005952F4"/>
    <w:rsid w:val="005955A2"/>
    <w:rsid w:val="00595694"/>
    <w:rsid w:val="00595E3F"/>
    <w:rsid w:val="0059633D"/>
    <w:rsid w:val="005964CA"/>
    <w:rsid w:val="0059657E"/>
    <w:rsid w:val="0059665D"/>
    <w:rsid w:val="005967FC"/>
    <w:rsid w:val="00597373"/>
    <w:rsid w:val="005974F5"/>
    <w:rsid w:val="0059766F"/>
    <w:rsid w:val="00597BE4"/>
    <w:rsid w:val="005A000C"/>
    <w:rsid w:val="005A0C90"/>
    <w:rsid w:val="005A1162"/>
    <w:rsid w:val="005A184C"/>
    <w:rsid w:val="005A19AF"/>
    <w:rsid w:val="005A1DBB"/>
    <w:rsid w:val="005A26C9"/>
    <w:rsid w:val="005A4A6F"/>
    <w:rsid w:val="005A4D9A"/>
    <w:rsid w:val="005A56EB"/>
    <w:rsid w:val="005A5842"/>
    <w:rsid w:val="005A611E"/>
    <w:rsid w:val="005A6371"/>
    <w:rsid w:val="005A6585"/>
    <w:rsid w:val="005A686C"/>
    <w:rsid w:val="005A6AB2"/>
    <w:rsid w:val="005A7507"/>
    <w:rsid w:val="005A75CA"/>
    <w:rsid w:val="005A7AD2"/>
    <w:rsid w:val="005A7C53"/>
    <w:rsid w:val="005A7F50"/>
    <w:rsid w:val="005A7F7F"/>
    <w:rsid w:val="005B01B3"/>
    <w:rsid w:val="005B053A"/>
    <w:rsid w:val="005B05DE"/>
    <w:rsid w:val="005B06C2"/>
    <w:rsid w:val="005B112C"/>
    <w:rsid w:val="005B11B5"/>
    <w:rsid w:val="005B14A3"/>
    <w:rsid w:val="005B14E1"/>
    <w:rsid w:val="005B1A3B"/>
    <w:rsid w:val="005B1EC4"/>
    <w:rsid w:val="005B1F7D"/>
    <w:rsid w:val="005B22B4"/>
    <w:rsid w:val="005B2374"/>
    <w:rsid w:val="005B2450"/>
    <w:rsid w:val="005B2878"/>
    <w:rsid w:val="005B2BA0"/>
    <w:rsid w:val="005B2C2A"/>
    <w:rsid w:val="005B2C6F"/>
    <w:rsid w:val="005B2F70"/>
    <w:rsid w:val="005B3244"/>
    <w:rsid w:val="005B3362"/>
    <w:rsid w:val="005B3578"/>
    <w:rsid w:val="005B3844"/>
    <w:rsid w:val="005B3AF4"/>
    <w:rsid w:val="005B3E2D"/>
    <w:rsid w:val="005B42EE"/>
    <w:rsid w:val="005B4F5E"/>
    <w:rsid w:val="005B5374"/>
    <w:rsid w:val="005B5489"/>
    <w:rsid w:val="005B5611"/>
    <w:rsid w:val="005B58BA"/>
    <w:rsid w:val="005B5A22"/>
    <w:rsid w:val="005B5A6E"/>
    <w:rsid w:val="005B5C65"/>
    <w:rsid w:val="005B5C74"/>
    <w:rsid w:val="005B5E04"/>
    <w:rsid w:val="005B5E1E"/>
    <w:rsid w:val="005B62CB"/>
    <w:rsid w:val="005B6354"/>
    <w:rsid w:val="005B6507"/>
    <w:rsid w:val="005B6618"/>
    <w:rsid w:val="005B667C"/>
    <w:rsid w:val="005B698B"/>
    <w:rsid w:val="005B6B2B"/>
    <w:rsid w:val="005B6BD5"/>
    <w:rsid w:val="005B6DB9"/>
    <w:rsid w:val="005B7B15"/>
    <w:rsid w:val="005B7D1F"/>
    <w:rsid w:val="005C00F3"/>
    <w:rsid w:val="005C0936"/>
    <w:rsid w:val="005C09E8"/>
    <w:rsid w:val="005C0B3A"/>
    <w:rsid w:val="005C0EBA"/>
    <w:rsid w:val="005C1775"/>
    <w:rsid w:val="005C1D6A"/>
    <w:rsid w:val="005C1E45"/>
    <w:rsid w:val="005C1E58"/>
    <w:rsid w:val="005C2289"/>
    <w:rsid w:val="005C2C14"/>
    <w:rsid w:val="005C2F66"/>
    <w:rsid w:val="005C3D42"/>
    <w:rsid w:val="005C4439"/>
    <w:rsid w:val="005C4508"/>
    <w:rsid w:val="005C46DE"/>
    <w:rsid w:val="005C47CF"/>
    <w:rsid w:val="005C4BA5"/>
    <w:rsid w:val="005C4D30"/>
    <w:rsid w:val="005C5F75"/>
    <w:rsid w:val="005C6273"/>
    <w:rsid w:val="005C655F"/>
    <w:rsid w:val="005C6B9D"/>
    <w:rsid w:val="005C6C46"/>
    <w:rsid w:val="005C6EC8"/>
    <w:rsid w:val="005C7487"/>
    <w:rsid w:val="005C74EC"/>
    <w:rsid w:val="005C767E"/>
    <w:rsid w:val="005C7742"/>
    <w:rsid w:val="005C7D04"/>
    <w:rsid w:val="005C7E60"/>
    <w:rsid w:val="005D0109"/>
    <w:rsid w:val="005D01AE"/>
    <w:rsid w:val="005D05E5"/>
    <w:rsid w:val="005D066C"/>
    <w:rsid w:val="005D0C4B"/>
    <w:rsid w:val="005D0FC2"/>
    <w:rsid w:val="005D1218"/>
    <w:rsid w:val="005D19F0"/>
    <w:rsid w:val="005D1DB5"/>
    <w:rsid w:val="005D1EBB"/>
    <w:rsid w:val="005D22AA"/>
    <w:rsid w:val="005D2356"/>
    <w:rsid w:val="005D259A"/>
    <w:rsid w:val="005D25C1"/>
    <w:rsid w:val="005D2840"/>
    <w:rsid w:val="005D326A"/>
    <w:rsid w:val="005D35BF"/>
    <w:rsid w:val="005D35E1"/>
    <w:rsid w:val="005D3692"/>
    <w:rsid w:val="005D3FCC"/>
    <w:rsid w:val="005D434C"/>
    <w:rsid w:val="005D44E1"/>
    <w:rsid w:val="005D493A"/>
    <w:rsid w:val="005D4C47"/>
    <w:rsid w:val="005D5359"/>
    <w:rsid w:val="005D57AA"/>
    <w:rsid w:val="005D5D58"/>
    <w:rsid w:val="005D6385"/>
    <w:rsid w:val="005D6475"/>
    <w:rsid w:val="005D65AC"/>
    <w:rsid w:val="005D6C4E"/>
    <w:rsid w:val="005D72E0"/>
    <w:rsid w:val="005D76EC"/>
    <w:rsid w:val="005D7FC0"/>
    <w:rsid w:val="005E02FA"/>
    <w:rsid w:val="005E032D"/>
    <w:rsid w:val="005E085D"/>
    <w:rsid w:val="005E088F"/>
    <w:rsid w:val="005E133E"/>
    <w:rsid w:val="005E18F6"/>
    <w:rsid w:val="005E1B09"/>
    <w:rsid w:val="005E1DDB"/>
    <w:rsid w:val="005E1EAE"/>
    <w:rsid w:val="005E1F83"/>
    <w:rsid w:val="005E22F5"/>
    <w:rsid w:val="005E26E3"/>
    <w:rsid w:val="005E2717"/>
    <w:rsid w:val="005E29E4"/>
    <w:rsid w:val="005E2B58"/>
    <w:rsid w:val="005E3391"/>
    <w:rsid w:val="005E3607"/>
    <w:rsid w:val="005E3BFC"/>
    <w:rsid w:val="005E3DF4"/>
    <w:rsid w:val="005E3EED"/>
    <w:rsid w:val="005E3FA9"/>
    <w:rsid w:val="005E416F"/>
    <w:rsid w:val="005E429F"/>
    <w:rsid w:val="005E4861"/>
    <w:rsid w:val="005E486E"/>
    <w:rsid w:val="005E5A76"/>
    <w:rsid w:val="005E5B77"/>
    <w:rsid w:val="005E61C1"/>
    <w:rsid w:val="005E645A"/>
    <w:rsid w:val="005E6DD6"/>
    <w:rsid w:val="005E746B"/>
    <w:rsid w:val="005E76DE"/>
    <w:rsid w:val="005E7734"/>
    <w:rsid w:val="005E78AB"/>
    <w:rsid w:val="005E7C5C"/>
    <w:rsid w:val="005F0327"/>
    <w:rsid w:val="005F0598"/>
    <w:rsid w:val="005F106B"/>
    <w:rsid w:val="005F1088"/>
    <w:rsid w:val="005F131D"/>
    <w:rsid w:val="005F155B"/>
    <w:rsid w:val="005F16E6"/>
    <w:rsid w:val="005F223B"/>
    <w:rsid w:val="005F2297"/>
    <w:rsid w:val="005F2318"/>
    <w:rsid w:val="005F2B72"/>
    <w:rsid w:val="005F36C7"/>
    <w:rsid w:val="005F383D"/>
    <w:rsid w:val="005F3A3F"/>
    <w:rsid w:val="005F3EF9"/>
    <w:rsid w:val="005F429C"/>
    <w:rsid w:val="005F48AC"/>
    <w:rsid w:val="005F49A7"/>
    <w:rsid w:val="005F4B16"/>
    <w:rsid w:val="005F5328"/>
    <w:rsid w:val="005F55A3"/>
    <w:rsid w:val="005F5D0B"/>
    <w:rsid w:val="005F620C"/>
    <w:rsid w:val="005F6713"/>
    <w:rsid w:val="005F70AE"/>
    <w:rsid w:val="005F7809"/>
    <w:rsid w:val="005F79AC"/>
    <w:rsid w:val="00600282"/>
    <w:rsid w:val="00600EA3"/>
    <w:rsid w:val="00601325"/>
    <w:rsid w:val="006013F3"/>
    <w:rsid w:val="0060177F"/>
    <w:rsid w:val="00601C28"/>
    <w:rsid w:val="00601DC1"/>
    <w:rsid w:val="006020BD"/>
    <w:rsid w:val="006020E6"/>
    <w:rsid w:val="006022B2"/>
    <w:rsid w:val="006028FF"/>
    <w:rsid w:val="00603571"/>
    <w:rsid w:val="006035F0"/>
    <w:rsid w:val="0060372B"/>
    <w:rsid w:val="006038C2"/>
    <w:rsid w:val="00603E79"/>
    <w:rsid w:val="00604165"/>
    <w:rsid w:val="00604299"/>
    <w:rsid w:val="00604769"/>
    <w:rsid w:val="00604B13"/>
    <w:rsid w:val="00604F1A"/>
    <w:rsid w:val="006059AF"/>
    <w:rsid w:val="00605A66"/>
    <w:rsid w:val="00606080"/>
    <w:rsid w:val="00606179"/>
    <w:rsid w:val="00606852"/>
    <w:rsid w:val="00607574"/>
    <w:rsid w:val="0060789A"/>
    <w:rsid w:val="00607B1B"/>
    <w:rsid w:val="00607D63"/>
    <w:rsid w:val="00610442"/>
    <w:rsid w:val="00610602"/>
    <w:rsid w:val="006107C7"/>
    <w:rsid w:val="006109FD"/>
    <w:rsid w:val="00610AB4"/>
    <w:rsid w:val="00610EB8"/>
    <w:rsid w:val="0061127A"/>
    <w:rsid w:val="00611351"/>
    <w:rsid w:val="006113D2"/>
    <w:rsid w:val="00611689"/>
    <w:rsid w:val="00611A30"/>
    <w:rsid w:val="00611A82"/>
    <w:rsid w:val="00611C2D"/>
    <w:rsid w:val="00611CCC"/>
    <w:rsid w:val="00611F75"/>
    <w:rsid w:val="00612B1C"/>
    <w:rsid w:val="00612C37"/>
    <w:rsid w:val="00612CA5"/>
    <w:rsid w:val="006135ED"/>
    <w:rsid w:val="00613F9C"/>
    <w:rsid w:val="00614073"/>
    <w:rsid w:val="006143AB"/>
    <w:rsid w:val="006144E6"/>
    <w:rsid w:val="00614C57"/>
    <w:rsid w:val="00614D86"/>
    <w:rsid w:val="00615A49"/>
    <w:rsid w:val="00615AB6"/>
    <w:rsid w:val="00616112"/>
    <w:rsid w:val="006163F2"/>
    <w:rsid w:val="00616CD7"/>
    <w:rsid w:val="0061735C"/>
    <w:rsid w:val="0061758A"/>
    <w:rsid w:val="00617C77"/>
    <w:rsid w:val="006201F5"/>
    <w:rsid w:val="0062025E"/>
    <w:rsid w:val="00620521"/>
    <w:rsid w:val="00620747"/>
    <w:rsid w:val="006207C7"/>
    <w:rsid w:val="0062098A"/>
    <w:rsid w:val="00620A20"/>
    <w:rsid w:val="00620A75"/>
    <w:rsid w:val="00620AC4"/>
    <w:rsid w:val="00620AF1"/>
    <w:rsid w:val="00620DD4"/>
    <w:rsid w:val="00620EE3"/>
    <w:rsid w:val="006213A2"/>
    <w:rsid w:val="00621843"/>
    <w:rsid w:val="006220F6"/>
    <w:rsid w:val="00622155"/>
    <w:rsid w:val="00622F16"/>
    <w:rsid w:val="006231A9"/>
    <w:rsid w:val="0062332F"/>
    <w:rsid w:val="00624072"/>
    <w:rsid w:val="006241E9"/>
    <w:rsid w:val="006242CF"/>
    <w:rsid w:val="00624413"/>
    <w:rsid w:val="006244BC"/>
    <w:rsid w:val="006257DE"/>
    <w:rsid w:val="00625812"/>
    <w:rsid w:val="00625A8A"/>
    <w:rsid w:val="00625E72"/>
    <w:rsid w:val="00625F44"/>
    <w:rsid w:val="00625F8B"/>
    <w:rsid w:val="00625FA4"/>
    <w:rsid w:val="0062610B"/>
    <w:rsid w:val="0062724E"/>
    <w:rsid w:val="0062739D"/>
    <w:rsid w:val="006273AB"/>
    <w:rsid w:val="0063030D"/>
    <w:rsid w:val="00630C24"/>
    <w:rsid w:val="006314E4"/>
    <w:rsid w:val="0063156E"/>
    <w:rsid w:val="00631939"/>
    <w:rsid w:val="0063254E"/>
    <w:rsid w:val="006325DC"/>
    <w:rsid w:val="0063271B"/>
    <w:rsid w:val="0063292C"/>
    <w:rsid w:val="00633061"/>
    <w:rsid w:val="0063321C"/>
    <w:rsid w:val="00633248"/>
    <w:rsid w:val="00633985"/>
    <w:rsid w:val="00633E7B"/>
    <w:rsid w:val="00633FCC"/>
    <w:rsid w:val="0063432B"/>
    <w:rsid w:val="00634352"/>
    <w:rsid w:val="0063465F"/>
    <w:rsid w:val="006348C9"/>
    <w:rsid w:val="00634BC2"/>
    <w:rsid w:val="00634F61"/>
    <w:rsid w:val="00635257"/>
    <w:rsid w:val="006354ED"/>
    <w:rsid w:val="006354FC"/>
    <w:rsid w:val="00635C6A"/>
    <w:rsid w:val="00635DCB"/>
    <w:rsid w:val="00635E40"/>
    <w:rsid w:val="00635E83"/>
    <w:rsid w:val="00635FDD"/>
    <w:rsid w:val="006366C6"/>
    <w:rsid w:val="006367C5"/>
    <w:rsid w:val="006368AF"/>
    <w:rsid w:val="00636A20"/>
    <w:rsid w:val="00637085"/>
    <w:rsid w:val="00637288"/>
    <w:rsid w:val="006376D4"/>
    <w:rsid w:val="006377BA"/>
    <w:rsid w:val="0063789D"/>
    <w:rsid w:val="00637BAF"/>
    <w:rsid w:val="00637F43"/>
    <w:rsid w:val="00637F88"/>
    <w:rsid w:val="00640020"/>
    <w:rsid w:val="00640488"/>
    <w:rsid w:val="006405CA"/>
    <w:rsid w:val="00640A61"/>
    <w:rsid w:val="00640E0B"/>
    <w:rsid w:val="00640E4F"/>
    <w:rsid w:val="00640F8F"/>
    <w:rsid w:val="00641240"/>
    <w:rsid w:val="00641880"/>
    <w:rsid w:val="00641941"/>
    <w:rsid w:val="00641C5A"/>
    <w:rsid w:val="00641C5C"/>
    <w:rsid w:val="006428C8"/>
    <w:rsid w:val="00642A55"/>
    <w:rsid w:val="00643057"/>
    <w:rsid w:val="0064320B"/>
    <w:rsid w:val="006435A9"/>
    <w:rsid w:val="006435B9"/>
    <w:rsid w:val="00643606"/>
    <w:rsid w:val="00643AA2"/>
    <w:rsid w:val="00643C24"/>
    <w:rsid w:val="00643C2D"/>
    <w:rsid w:val="00643C45"/>
    <w:rsid w:val="00643DED"/>
    <w:rsid w:val="00644224"/>
    <w:rsid w:val="006442D9"/>
    <w:rsid w:val="006443C1"/>
    <w:rsid w:val="006444DF"/>
    <w:rsid w:val="0064456D"/>
    <w:rsid w:val="0064481B"/>
    <w:rsid w:val="00644961"/>
    <w:rsid w:val="00644A0A"/>
    <w:rsid w:val="00644B2A"/>
    <w:rsid w:val="00645275"/>
    <w:rsid w:val="00645836"/>
    <w:rsid w:val="00645A0A"/>
    <w:rsid w:val="00645B98"/>
    <w:rsid w:val="00645C4B"/>
    <w:rsid w:val="00645E15"/>
    <w:rsid w:val="006460EE"/>
    <w:rsid w:val="006461A3"/>
    <w:rsid w:val="00646310"/>
    <w:rsid w:val="00646494"/>
    <w:rsid w:val="00646621"/>
    <w:rsid w:val="00646649"/>
    <w:rsid w:val="00646762"/>
    <w:rsid w:val="0064680A"/>
    <w:rsid w:val="00647663"/>
    <w:rsid w:val="00647B8C"/>
    <w:rsid w:val="00647F9A"/>
    <w:rsid w:val="006500BF"/>
    <w:rsid w:val="006508D6"/>
    <w:rsid w:val="00650C42"/>
    <w:rsid w:val="00650CFA"/>
    <w:rsid w:val="00651037"/>
    <w:rsid w:val="006513A0"/>
    <w:rsid w:val="00652CE0"/>
    <w:rsid w:val="00653F65"/>
    <w:rsid w:val="00654429"/>
    <w:rsid w:val="00654508"/>
    <w:rsid w:val="0065458C"/>
    <w:rsid w:val="006548AC"/>
    <w:rsid w:val="00654C48"/>
    <w:rsid w:val="00654C99"/>
    <w:rsid w:val="00654CE3"/>
    <w:rsid w:val="00654ED4"/>
    <w:rsid w:val="006553DC"/>
    <w:rsid w:val="00655769"/>
    <w:rsid w:val="00655884"/>
    <w:rsid w:val="00655E40"/>
    <w:rsid w:val="00656527"/>
    <w:rsid w:val="0065673A"/>
    <w:rsid w:val="006567E1"/>
    <w:rsid w:val="00656803"/>
    <w:rsid w:val="0065697B"/>
    <w:rsid w:val="00656A71"/>
    <w:rsid w:val="00656D6C"/>
    <w:rsid w:val="00657001"/>
    <w:rsid w:val="006574FD"/>
    <w:rsid w:val="006579D3"/>
    <w:rsid w:val="0066063D"/>
    <w:rsid w:val="006606B3"/>
    <w:rsid w:val="006606E5"/>
    <w:rsid w:val="00660E22"/>
    <w:rsid w:val="00661359"/>
    <w:rsid w:val="00661362"/>
    <w:rsid w:val="006613A3"/>
    <w:rsid w:val="006614D3"/>
    <w:rsid w:val="00661689"/>
    <w:rsid w:val="0066200C"/>
    <w:rsid w:val="006624A3"/>
    <w:rsid w:val="006625DF"/>
    <w:rsid w:val="00662DE8"/>
    <w:rsid w:val="00662DF4"/>
    <w:rsid w:val="00663052"/>
    <w:rsid w:val="00663559"/>
    <w:rsid w:val="006635B2"/>
    <w:rsid w:val="0066373E"/>
    <w:rsid w:val="00663F25"/>
    <w:rsid w:val="00664284"/>
    <w:rsid w:val="00664721"/>
    <w:rsid w:val="00664CD6"/>
    <w:rsid w:val="006653C4"/>
    <w:rsid w:val="00665863"/>
    <w:rsid w:val="00665899"/>
    <w:rsid w:val="006658CD"/>
    <w:rsid w:val="0066594F"/>
    <w:rsid w:val="00665B9C"/>
    <w:rsid w:val="00665D8C"/>
    <w:rsid w:val="00666497"/>
    <w:rsid w:val="006664D9"/>
    <w:rsid w:val="0066667B"/>
    <w:rsid w:val="00666ACB"/>
    <w:rsid w:val="00667899"/>
    <w:rsid w:val="006679EB"/>
    <w:rsid w:val="00667F57"/>
    <w:rsid w:val="006700E9"/>
    <w:rsid w:val="0067072A"/>
    <w:rsid w:val="00670A4F"/>
    <w:rsid w:val="0067118E"/>
    <w:rsid w:val="006713D1"/>
    <w:rsid w:val="00671484"/>
    <w:rsid w:val="00671CC3"/>
    <w:rsid w:val="00671E54"/>
    <w:rsid w:val="0067217A"/>
    <w:rsid w:val="0067278F"/>
    <w:rsid w:val="006729AC"/>
    <w:rsid w:val="00672A6C"/>
    <w:rsid w:val="006732DE"/>
    <w:rsid w:val="006736FC"/>
    <w:rsid w:val="006737F6"/>
    <w:rsid w:val="00673E24"/>
    <w:rsid w:val="0067421E"/>
    <w:rsid w:val="0067478F"/>
    <w:rsid w:val="006749A7"/>
    <w:rsid w:val="00675211"/>
    <w:rsid w:val="0067533C"/>
    <w:rsid w:val="00675362"/>
    <w:rsid w:val="0067587F"/>
    <w:rsid w:val="0067594E"/>
    <w:rsid w:val="006761DC"/>
    <w:rsid w:val="006767D5"/>
    <w:rsid w:val="006767F9"/>
    <w:rsid w:val="006769C5"/>
    <w:rsid w:val="00676DE9"/>
    <w:rsid w:val="00676E83"/>
    <w:rsid w:val="00677843"/>
    <w:rsid w:val="006779CE"/>
    <w:rsid w:val="00677D3E"/>
    <w:rsid w:val="00677EA5"/>
    <w:rsid w:val="0068006D"/>
    <w:rsid w:val="00680706"/>
    <w:rsid w:val="006808F1"/>
    <w:rsid w:val="00680AAA"/>
    <w:rsid w:val="00680B1E"/>
    <w:rsid w:val="006812DE"/>
    <w:rsid w:val="0068138D"/>
    <w:rsid w:val="00681459"/>
    <w:rsid w:val="00681554"/>
    <w:rsid w:val="0068161A"/>
    <w:rsid w:val="0068167C"/>
    <w:rsid w:val="006818D4"/>
    <w:rsid w:val="0068198C"/>
    <w:rsid w:val="00681A96"/>
    <w:rsid w:val="006820A5"/>
    <w:rsid w:val="006820FF"/>
    <w:rsid w:val="006823F5"/>
    <w:rsid w:val="0068255C"/>
    <w:rsid w:val="00682FE9"/>
    <w:rsid w:val="0068334F"/>
    <w:rsid w:val="00683524"/>
    <w:rsid w:val="006837DC"/>
    <w:rsid w:val="00683CEC"/>
    <w:rsid w:val="00683E27"/>
    <w:rsid w:val="0068415E"/>
    <w:rsid w:val="00684286"/>
    <w:rsid w:val="00684CB9"/>
    <w:rsid w:val="006852A9"/>
    <w:rsid w:val="00685B31"/>
    <w:rsid w:val="00685D80"/>
    <w:rsid w:val="00685D95"/>
    <w:rsid w:val="00686093"/>
    <w:rsid w:val="006861D4"/>
    <w:rsid w:val="006862DF"/>
    <w:rsid w:val="006865EF"/>
    <w:rsid w:val="00686E69"/>
    <w:rsid w:val="00687B51"/>
    <w:rsid w:val="006908F4"/>
    <w:rsid w:val="00690A1A"/>
    <w:rsid w:val="00690C81"/>
    <w:rsid w:val="0069117E"/>
    <w:rsid w:val="0069140D"/>
    <w:rsid w:val="0069151F"/>
    <w:rsid w:val="006919FA"/>
    <w:rsid w:val="00691AC9"/>
    <w:rsid w:val="00692153"/>
    <w:rsid w:val="006922AD"/>
    <w:rsid w:val="00692F76"/>
    <w:rsid w:val="00692FF8"/>
    <w:rsid w:val="00693217"/>
    <w:rsid w:val="00693549"/>
    <w:rsid w:val="00693AFF"/>
    <w:rsid w:val="00693CBB"/>
    <w:rsid w:val="00694149"/>
    <w:rsid w:val="00694798"/>
    <w:rsid w:val="00694C0B"/>
    <w:rsid w:val="00695473"/>
    <w:rsid w:val="00695F0C"/>
    <w:rsid w:val="0069625F"/>
    <w:rsid w:val="006965BF"/>
    <w:rsid w:val="00696715"/>
    <w:rsid w:val="0069698F"/>
    <w:rsid w:val="00696B1B"/>
    <w:rsid w:val="00696D43"/>
    <w:rsid w:val="006976AD"/>
    <w:rsid w:val="00697F08"/>
    <w:rsid w:val="006A01AD"/>
    <w:rsid w:val="006A01D5"/>
    <w:rsid w:val="006A0210"/>
    <w:rsid w:val="006A07EE"/>
    <w:rsid w:val="006A0BCD"/>
    <w:rsid w:val="006A0C06"/>
    <w:rsid w:val="006A0DF4"/>
    <w:rsid w:val="006A12AD"/>
    <w:rsid w:val="006A157D"/>
    <w:rsid w:val="006A1597"/>
    <w:rsid w:val="006A162D"/>
    <w:rsid w:val="006A163C"/>
    <w:rsid w:val="006A180A"/>
    <w:rsid w:val="006A1AC7"/>
    <w:rsid w:val="006A21F2"/>
    <w:rsid w:val="006A2966"/>
    <w:rsid w:val="006A3432"/>
    <w:rsid w:val="006A3440"/>
    <w:rsid w:val="006A3F10"/>
    <w:rsid w:val="006A5723"/>
    <w:rsid w:val="006A5ADA"/>
    <w:rsid w:val="006A5C26"/>
    <w:rsid w:val="006A5C7B"/>
    <w:rsid w:val="006A5D14"/>
    <w:rsid w:val="006A6123"/>
    <w:rsid w:val="006A6253"/>
    <w:rsid w:val="006A6646"/>
    <w:rsid w:val="006A688B"/>
    <w:rsid w:val="006A7098"/>
    <w:rsid w:val="006A78C8"/>
    <w:rsid w:val="006A7BA7"/>
    <w:rsid w:val="006A7E1E"/>
    <w:rsid w:val="006A7F58"/>
    <w:rsid w:val="006A7FDD"/>
    <w:rsid w:val="006B032C"/>
    <w:rsid w:val="006B0710"/>
    <w:rsid w:val="006B079B"/>
    <w:rsid w:val="006B09D9"/>
    <w:rsid w:val="006B0DD6"/>
    <w:rsid w:val="006B117F"/>
    <w:rsid w:val="006B1194"/>
    <w:rsid w:val="006B1770"/>
    <w:rsid w:val="006B1821"/>
    <w:rsid w:val="006B1E08"/>
    <w:rsid w:val="006B1E74"/>
    <w:rsid w:val="006B1E82"/>
    <w:rsid w:val="006B2600"/>
    <w:rsid w:val="006B364B"/>
    <w:rsid w:val="006B3837"/>
    <w:rsid w:val="006B3F78"/>
    <w:rsid w:val="006B40BB"/>
    <w:rsid w:val="006B4176"/>
    <w:rsid w:val="006B439C"/>
    <w:rsid w:val="006B4BE5"/>
    <w:rsid w:val="006B4F47"/>
    <w:rsid w:val="006B4F74"/>
    <w:rsid w:val="006B5241"/>
    <w:rsid w:val="006B53EA"/>
    <w:rsid w:val="006B5605"/>
    <w:rsid w:val="006B578E"/>
    <w:rsid w:val="006B57A4"/>
    <w:rsid w:val="006B6010"/>
    <w:rsid w:val="006B6481"/>
    <w:rsid w:val="006B6528"/>
    <w:rsid w:val="006B6B0C"/>
    <w:rsid w:val="006B7057"/>
    <w:rsid w:val="006B7D02"/>
    <w:rsid w:val="006B7D16"/>
    <w:rsid w:val="006B7FC8"/>
    <w:rsid w:val="006C03CF"/>
    <w:rsid w:val="006C043D"/>
    <w:rsid w:val="006C04B0"/>
    <w:rsid w:val="006C0DEC"/>
    <w:rsid w:val="006C0EEF"/>
    <w:rsid w:val="006C11CA"/>
    <w:rsid w:val="006C12EF"/>
    <w:rsid w:val="006C145D"/>
    <w:rsid w:val="006C1A8A"/>
    <w:rsid w:val="006C1D5D"/>
    <w:rsid w:val="006C1DD9"/>
    <w:rsid w:val="006C1F79"/>
    <w:rsid w:val="006C2A8F"/>
    <w:rsid w:val="006C2A99"/>
    <w:rsid w:val="006C2B27"/>
    <w:rsid w:val="006C2D5C"/>
    <w:rsid w:val="006C2EA2"/>
    <w:rsid w:val="006C377D"/>
    <w:rsid w:val="006C3A4E"/>
    <w:rsid w:val="006C3D90"/>
    <w:rsid w:val="006C4D03"/>
    <w:rsid w:val="006C4E9C"/>
    <w:rsid w:val="006C508E"/>
    <w:rsid w:val="006C51E2"/>
    <w:rsid w:val="006C5202"/>
    <w:rsid w:val="006C5214"/>
    <w:rsid w:val="006C5347"/>
    <w:rsid w:val="006C564B"/>
    <w:rsid w:val="006C5886"/>
    <w:rsid w:val="006C59A1"/>
    <w:rsid w:val="006C5B35"/>
    <w:rsid w:val="006C5C74"/>
    <w:rsid w:val="006C5D65"/>
    <w:rsid w:val="006C5EAC"/>
    <w:rsid w:val="006C6012"/>
    <w:rsid w:val="006C608D"/>
    <w:rsid w:val="006C64FC"/>
    <w:rsid w:val="006C68C8"/>
    <w:rsid w:val="006C6DDC"/>
    <w:rsid w:val="006C7043"/>
    <w:rsid w:val="006C7792"/>
    <w:rsid w:val="006C7B00"/>
    <w:rsid w:val="006C7BB2"/>
    <w:rsid w:val="006C7E6A"/>
    <w:rsid w:val="006D04EF"/>
    <w:rsid w:val="006D0AA2"/>
    <w:rsid w:val="006D1572"/>
    <w:rsid w:val="006D195C"/>
    <w:rsid w:val="006D2222"/>
    <w:rsid w:val="006D25AB"/>
    <w:rsid w:val="006D2EC1"/>
    <w:rsid w:val="006D3014"/>
    <w:rsid w:val="006D31F6"/>
    <w:rsid w:val="006D3E4F"/>
    <w:rsid w:val="006D3F22"/>
    <w:rsid w:val="006D4018"/>
    <w:rsid w:val="006D42D8"/>
    <w:rsid w:val="006D4762"/>
    <w:rsid w:val="006D48EF"/>
    <w:rsid w:val="006D4AFC"/>
    <w:rsid w:val="006D4B39"/>
    <w:rsid w:val="006D594C"/>
    <w:rsid w:val="006D5D4D"/>
    <w:rsid w:val="006D6388"/>
    <w:rsid w:val="006D64F1"/>
    <w:rsid w:val="006D68EA"/>
    <w:rsid w:val="006D6B14"/>
    <w:rsid w:val="006D6D1F"/>
    <w:rsid w:val="006D7378"/>
    <w:rsid w:val="006D7472"/>
    <w:rsid w:val="006D787D"/>
    <w:rsid w:val="006D7ACA"/>
    <w:rsid w:val="006D7C31"/>
    <w:rsid w:val="006E0200"/>
    <w:rsid w:val="006E025D"/>
    <w:rsid w:val="006E02DD"/>
    <w:rsid w:val="006E0870"/>
    <w:rsid w:val="006E0DA2"/>
    <w:rsid w:val="006E1231"/>
    <w:rsid w:val="006E1429"/>
    <w:rsid w:val="006E1DE9"/>
    <w:rsid w:val="006E22F7"/>
    <w:rsid w:val="006E233A"/>
    <w:rsid w:val="006E2390"/>
    <w:rsid w:val="006E24BF"/>
    <w:rsid w:val="006E27FE"/>
    <w:rsid w:val="006E29DF"/>
    <w:rsid w:val="006E2CC4"/>
    <w:rsid w:val="006E2F2E"/>
    <w:rsid w:val="006E31FB"/>
    <w:rsid w:val="006E338C"/>
    <w:rsid w:val="006E3995"/>
    <w:rsid w:val="006E3DF9"/>
    <w:rsid w:val="006E493A"/>
    <w:rsid w:val="006E4EE1"/>
    <w:rsid w:val="006E4F1F"/>
    <w:rsid w:val="006E5632"/>
    <w:rsid w:val="006E63D5"/>
    <w:rsid w:val="006E6C03"/>
    <w:rsid w:val="006E744B"/>
    <w:rsid w:val="006E77D7"/>
    <w:rsid w:val="006E7BAF"/>
    <w:rsid w:val="006F0044"/>
    <w:rsid w:val="006F0143"/>
    <w:rsid w:val="006F0284"/>
    <w:rsid w:val="006F03E9"/>
    <w:rsid w:val="006F0C5C"/>
    <w:rsid w:val="006F0E3D"/>
    <w:rsid w:val="006F190F"/>
    <w:rsid w:val="006F1C68"/>
    <w:rsid w:val="006F1ED1"/>
    <w:rsid w:val="006F2BF4"/>
    <w:rsid w:val="006F2CD9"/>
    <w:rsid w:val="006F2D3F"/>
    <w:rsid w:val="006F39A6"/>
    <w:rsid w:val="006F3FF5"/>
    <w:rsid w:val="006F41E5"/>
    <w:rsid w:val="006F4334"/>
    <w:rsid w:val="006F43A0"/>
    <w:rsid w:val="006F5206"/>
    <w:rsid w:val="006F5498"/>
    <w:rsid w:val="006F55A4"/>
    <w:rsid w:val="006F5707"/>
    <w:rsid w:val="006F5836"/>
    <w:rsid w:val="006F58A5"/>
    <w:rsid w:val="006F6299"/>
    <w:rsid w:val="006F62A9"/>
    <w:rsid w:val="006F6680"/>
    <w:rsid w:val="006F66A3"/>
    <w:rsid w:val="006F6DA8"/>
    <w:rsid w:val="006F7333"/>
    <w:rsid w:val="006F7E1A"/>
    <w:rsid w:val="006F7F24"/>
    <w:rsid w:val="007002F2"/>
    <w:rsid w:val="007004F5"/>
    <w:rsid w:val="007005C3"/>
    <w:rsid w:val="00700602"/>
    <w:rsid w:val="00700A1A"/>
    <w:rsid w:val="00700A98"/>
    <w:rsid w:val="00700EE2"/>
    <w:rsid w:val="0070104D"/>
    <w:rsid w:val="0070126B"/>
    <w:rsid w:val="0070182A"/>
    <w:rsid w:val="007019A2"/>
    <w:rsid w:val="00701E72"/>
    <w:rsid w:val="0070229E"/>
    <w:rsid w:val="007022BE"/>
    <w:rsid w:val="00702CB5"/>
    <w:rsid w:val="00702F1B"/>
    <w:rsid w:val="00703030"/>
    <w:rsid w:val="00703B94"/>
    <w:rsid w:val="00703EBA"/>
    <w:rsid w:val="00703FAA"/>
    <w:rsid w:val="00704E5A"/>
    <w:rsid w:val="007050D4"/>
    <w:rsid w:val="007051A4"/>
    <w:rsid w:val="007056C2"/>
    <w:rsid w:val="0070594F"/>
    <w:rsid w:val="007059C2"/>
    <w:rsid w:val="007059DC"/>
    <w:rsid w:val="00706300"/>
    <w:rsid w:val="00706984"/>
    <w:rsid w:val="00706C02"/>
    <w:rsid w:val="00706CF1"/>
    <w:rsid w:val="00706D34"/>
    <w:rsid w:val="007077D0"/>
    <w:rsid w:val="0070795F"/>
    <w:rsid w:val="00707C74"/>
    <w:rsid w:val="00710026"/>
    <w:rsid w:val="0071064F"/>
    <w:rsid w:val="00710CFF"/>
    <w:rsid w:val="00710E9A"/>
    <w:rsid w:val="00710EC9"/>
    <w:rsid w:val="007114B1"/>
    <w:rsid w:val="00711733"/>
    <w:rsid w:val="00711AA7"/>
    <w:rsid w:val="00711B80"/>
    <w:rsid w:val="00711DF1"/>
    <w:rsid w:val="00712191"/>
    <w:rsid w:val="00712196"/>
    <w:rsid w:val="007126EB"/>
    <w:rsid w:val="007129B9"/>
    <w:rsid w:val="00712AFA"/>
    <w:rsid w:val="00712E06"/>
    <w:rsid w:val="0071386E"/>
    <w:rsid w:val="007139FA"/>
    <w:rsid w:val="00713A55"/>
    <w:rsid w:val="00713AE0"/>
    <w:rsid w:val="00713D0F"/>
    <w:rsid w:val="00713E16"/>
    <w:rsid w:val="00713EFC"/>
    <w:rsid w:val="0071419B"/>
    <w:rsid w:val="007142A5"/>
    <w:rsid w:val="00714E92"/>
    <w:rsid w:val="00715148"/>
    <w:rsid w:val="00715353"/>
    <w:rsid w:val="007157D8"/>
    <w:rsid w:val="007158B2"/>
    <w:rsid w:val="00715FA6"/>
    <w:rsid w:val="007163C1"/>
    <w:rsid w:val="0071709C"/>
    <w:rsid w:val="00717156"/>
    <w:rsid w:val="00717426"/>
    <w:rsid w:val="00717951"/>
    <w:rsid w:val="00717EB0"/>
    <w:rsid w:val="007201D8"/>
    <w:rsid w:val="00720924"/>
    <w:rsid w:val="00720ABA"/>
    <w:rsid w:val="00720CF9"/>
    <w:rsid w:val="007211F1"/>
    <w:rsid w:val="00721430"/>
    <w:rsid w:val="00721464"/>
    <w:rsid w:val="0072163E"/>
    <w:rsid w:val="00721F5D"/>
    <w:rsid w:val="00722484"/>
    <w:rsid w:val="007225A5"/>
    <w:rsid w:val="0072389E"/>
    <w:rsid w:val="007238CB"/>
    <w:rsid w:val="00723A57"/>
    <w:rsid w:val="00724281"/>
    <w:rsid w:val="00724479"/>
    <w:rsid w:val="00724BA3"/>
    <w:rsid w:val="00724C5C"/>
    <w:rsid w:val="007251AD"/>
    <w:rsid w:val="007256D5"/>
    <w:rsid w:val="00725976"/>
    <w:rsid w:val="007263FB"/>
    <w:rsid w:val="00726764"/>
    <w:rsid w:val="007268D8"/>
    <w:rsid w:val="007272B4"/>
    <w:rsid w:val="00727A6B"/>
    <w:rsid w:val="00727DB7"/>
    <w:rsid w:val="00727EFD"/>
    <w:rsid w:val="00727F46"/>
    <w:rsid w:val="0073051A"/>
    <w:rsid w:val="00730FB0"/>
    <w:rsid w:val="00731169"/>
    <w:rsid w:val="007314D1"/>
    <w:rsid w:val="00731BB6"/>
    <w:rsid w:val="00731D2A"/>
    <w:rsid w:val="0073220F"/>
    <w:rsid w:val="00732260"/>
    <w:rsid w:val="00732471"/>
    <w:rsid w:val="007328A3"/>
    <w:rsid w:val="00733065"/>
    <w:rsid w:val="00733366"/>
    <w:rsid w:val="007336C4"/>
    <w:rsid w:val="007336CF"/>
    <w:rsid w:val="00733739"/>
    <w:rsid w:val="00733D72"/>
    <w:rsid w:val="00734516"/>
    <w:rsid w:val="0073454E"/>
    <w:rsid w:val="00734583"/>
    <w:rsid w:val="007346A1"/>
    <w:rsid w:val="00734B5A"/>
    <w:rsid w:val="00734BB6"/>
    <w:rsid w:val="0073518C"/>
    <w:rsid w:val="00735A9F"/>
    <w:rsid w:val="00736662"/>
    <w:rsid w:val="00736E86"/>
    <w:rsid w:val="00736F79"/>
    <w:rsid w:val="0074034C"/>
    <w:rsid w:val="007406DE"/>
    <w:rsid w:val="0074164E"/>
    <w:rsid w:val="007416D6"/>
    <w:rsid w:val="00741BD8"/>
    <w:rsid w:val="00741E8B"/>
    <w:rsid w:val="00742AC9"/>
    <w:rsid w:val="00742ACF"/>
    <w:rsid w:val="00742D77"/>
    <w:rsid w:val="00743BB6"/>
    <w:rsid w:val="00743E1D"/>
    <w:rsid w:val="00744212"/>
    <w:rsid w:val="00744349"/>
    <w:rsid w:val="00744405"/>
    <w:rsid w:val="007447AA"/>
    <w:rsid w:val="007447FA"/>
    <w:rsid w:val="00744ADE"/>
    <w:rsid w:val="0074532A"/>
    <w:rsid w:val="00745880"/>
    <w:rsid w:val="00745AB7"/>
    <w:rsid w:val="00746035"/>
    <w:rsid w:val="00746054"/>
    <w:rsid w:val="0074632C"/>
    <w:rsid w:val="007463C3"/>
    <w:rsid w:val="007467B8"/>
    <w:rsid w:val="00746D5D"/>
    <w:rsid w:val="007472E9"/>
    <w:rsid w:val="00747D43"/>
    <w:rsid w:val="00747FBC"/>
    <w:rsid w:val="00750A65"/>
    <w:rsid w:val="00750A8C"/>
    <w:rsid w:val="00750C77"/>
    <w:rsid w:val="00750C80"/>
    <w:rsid w:val="00750D53"/>
    <w:rsid w:val="00751061"/>
    <w:rsid w:val="00751430"/>
    <w:rsid w:val="007523A7"/>
    <w:rsid w:val="00752527"/>
    <w:rsid w:val="0075286B"/>
    <w:rsid w:val="007528C3"/>
    <w:rsid w:val="00752EC2"/>
    <w:rsid w:val="00753426"/>
    <w:rsid w:val="00753445"/>
    <w:rsid w:val="007534C9"/>
    <w:rsid w:val="007537A2"/>
    <w:rsid w:val="00753BDA"/>
    <w:rsid w:val="00753FB2"/>
    <w:rsid w:val="0075409A"/>
    <w:rsid w:val="0075462D"/>
    <w:rsid w:val="00754950"/>
    <w:rsid w:val="00754E95"/>
    <w:rsid w:val="00755558"/>
    <w:rsid w:val="007555F2"/>
    <w:rsid w:val="007559D6"/>
    <w:rsid w:val="00755AAB"/>
    <w:rsid w:val="00755CA1"/>
    <w:rsid w:val="00755D28"/>
    <w:rsid w:val="00756235"/>
    <w:rsid w:val="00756700"/>
    <w:rsid w:val="00756834"/>
    <w:rsid w:val="007568F7"/>
    <w:rsid w:val="00756CDA"/>
    <w:rsid w:val="00756E67"/>
    <w:rsid w:val="0075775E"/>
    <w:rsid w:val="00757BBD"/>
    <w:rsid w:val="0076017B"/>
    <w:rsid w:val="00760733"/>
    <w:rsid w:val="00760ED9"/>
    <w:rsid w:val="00761539"/>
    <w:rsid w:val="0076153D"/>
    <w:rsid w:val="0076173D"/>
    <w:rsid w:val="007617CF"/>
    <w:rsid w:val="00761CC4"/>
    <w:rsid w:val="00761DB9"/>
    <w:rsid w:val="00762168"/>
    <w:rsid w:val="00762A65"/>
    <w:rsid w:val="00763035"/>
    <w:rsid w:val="0076305C"/>
    <w:rsid w:val="00763273"/>
    <w:rsid w:val="00763452"/>
    <w:rsid w:val="007635EB"/>
    <w:rsid w:val="00763C13"/>
    <w:rsid w:val="00763D22"/>
    <w:rsid w:val="0076407D"/>
    <w:rsid w:val="00764586"/>
    <w:rsid w:val="00764911"/>
    <w:rsid w:val="00764C6F"/>
    <w:rsid w:val="00764CF7"/>
    <w:rsid w:val="00765068"/>
    <w:rsid w:val="0076556B"/>
    <w:rsid w:val="00765F2C"/>
    <w:rsid w:val="007664BC"/>
    <w:rsid w:val="007665E3"/>
    <w:rsid w:val="0076668C"/>
    <w:rsid w:val="00767027"/>
    <w:rsid w:val="00767212"/>
    <w:rsid w:val="007673BC"/>
    <w:rsid w:val="00767447"/>
    <w:rsid w:val="0076754C"/>
    <w:rsid w:val="00767584"/>
    <w:rsid w:val="0076792A"/>
    <w:rsid w:val="00767989"/>
    <w:rsid w:val="00767D8E"/>
    <w:rsid w:val="00767EA1"/>
    <w:rsid w:val="00767F8B"/>
    <w:rsid w:val="00767FFE"/>
    <w:rsid w:val="00770250"/>
    <w:rsid w:val="007704E5"/>
    <w:rsid w:val="00770AD2"/>
    <w:rsid w:val="007716D8"/>
    <w:rsid w:val="00771797"/>
    <w:rsid w:val="007718F1"/>
    <w:rsid w:val="00771CA4"/>
    <w:rsid w:val="00772702"/>
    <w:rsid w:val="00772DF6"/>
    <w:rsid w:val="0077330F"/>
    <w:rsid w:val="00773755"/>
    <w:rsid w:val="0077377E"/>
    <w:rsid w:val="0077380A"/>
    <w:rsid w:val="0077403F"/>
    <w:rsid w:val="00774374"/>
    <w:rsid w:val="007748EE"/>
    <w:rsid w:val="00774ED3"/>
    <w:rsid w:val="007755FA"/>
    <w:rsid w:val="00775645"/>
    <w:rsid w:val="007756AE"/>
    <w:rsid w:val="007756B9"/>
    <w:rsid w:val="0077596F"/>
    <w:rsid w:val="00775C15"/>
    <w:rsid w:val="00776040"/>
    <w:rsid w:val="0077664C"/>
    <w:rsid w:val="00776683"/>
    <w:rsid w:val="00776782"/>
    <w:rsid w:val="00776BAD"/>
    <w:rsid w:val="00776CBD"/>
    <w:rsid w:val="0077768A"/>
    <w:rsid w:val="00777751"/>
    <w:rsid w:val="00777AA9"/>
    <w:rsid w:val="00777BEA"/>
    <w:rsid w:val="007801E9"/>
    <w:rsid w:val="0078021E"/>
    <w:rsid w:val="007802FC"/>
    <w:rsid w:val="007803AE"/>
    <w:rsid w:val="007806C0"/>
    <w:rsid w:val="00780B20"/>
    <w:rsid w:val="00780B57"/>
    <w:rsid w:val="00781FD5"/>
    <w:rsid w:val="007821A5"/>
    <w:rsid w:val="00782356"/>
    <w:rsid w:val="00783039"/>
    <w:rsid w:val="00783424"/>
    <w:rsid w:val="007834EA"/>
    <w:rsid w:val="007835C8"/>
    <w:rsid w:val="00784723"/>
    <w:rsid w:val="00784820"/>
    <w:rsid w:val="00784CE0"/>
    <w:rsid w:val="00784DC4"/>
    <w:rsid w:val="00786017"/>
    <w:rsid w:val="007861C5"/>
    <w:rsid w:val="00786680"/>
    <w:rsid w:val="00786AB7"/>
    <w:rsid w:val="00786BA3"/>
    <w:rsid w:val="00787017"/>
    <w:rsid w:val="00787113"/>
    <w:rsid w:val="00787516"/>
    <w:rsid w:val="00787547"/>
    <w:rsid w:val="007875A8"/>
    <w:rsid w:val="00787C6A"/>
    <w:rsid w:val="007906A8"/>
    <w:rsid w:val="00790728"/>
    <w:rsid w:val="0079084A"/>
    <w:rsid w:val="0079091E"/>
    <w:rsid w:val="00790B2C"/>
    <w:rsid w:val="00790F8A"/>
    <w:rsid w:val="00791529"/>
    <w:rsid w:val="007917DC"/>
    <w:rsid w:val="00791C69"/>
    <w:rsid w:val="007922D3"/>
    <w:rsid w:val="007923E7"/>
    <w:rsid w:val="00792896"/>
    <w:rsid w:val="00792899"/>
    <w:rsid w:val="00792CFC"/>
    <w:rsid w:val="00793570"/>
    <w:rsid w:val="00793899"/>
    <w:rsid w:val="00793EE1"/>
    <w:rsid w:val="0079408D"/>
    <w:rsid w:val="0079415D"/>
    <w:rsid w:val="00794447"/>
    <w:rsid w:val="007944B5"/>
    <w:rsid w:val="00794588"/>
    <w:rsid w:val="00794D34"/>
    <w:rsid w:val="00795043"/>
    <w:rsid w:val="0079538D"/>
    <w:rsid w:val="00795686"/>
    <w:rsid w:val="007957BD"/>
    <w:rsid w:val="00795ED6"/>
    <w:rsid w:val="00796824"/>
    <w:rsid w:val="007969F4"/>
    <w:rsid w:val="00796A48"/>
    <w:rsid w:val="00797418"/>
    <w:rsid w:val="00797879"/>
    <w:rsid w:val="00797A4E"/>
    <w:rsid w:val="00797ACC"/>
    <w:rsid w:val="00797DB2"/>
    <w:rsid w:val="00797E9C"/>
    <w:rsid w:val="007A0293"/>
    <w:rsid w:val="007A065B"/>
    <w:rsid w:val="007A1136"/>
    <w:rsid w:val="007A15EE"/>
    <w:rsid w:val="007A1932"/>
    <w:rsid w:val="007A1B84"/>
    <w:rsid w:val="007A1C3A"/>
    <w:rsid w:val="007A245B"/>
    <w:rsid w:val="007A28AA"/>
    <w:rsid w:val="007A28D9"/>
    <w:rsid w:val="007A2988"/>
    <w:rsid w:val="007A2D73"/>
    <w:rsid w:val="007A30FA"/>
    <w:rsid w:val="007A33B9"/>
    <w:rsid w:val="007A415D"/>
    <w:rsid w:val="007A4495"/>
    <w:rsid w:val="007A4577"/>
    <w:rsid w:val="007A4DBB"/>
    <w:rsid w:val="007A4EFE"/>
    <w:rsid w:val="007A4F36"/>
    <w:rsid w:val="007A5967"/>
    <w:rsid w:val="007A6482"/>
    <w:rsid w:val="007A67E2"/>
    <w:rsid w:val="007A6BA4"/>
    <w:rsid w:val="007A6BCC"/>
    <w:rsid w:val="007A6D10"/>
    <w:rsid w:val="007A6EBB"/>
    <w:rsid w:val="007A7319"/>
    <w:rsid w:val="007A7354"/>
    <w:rsid w:val="007A7402"/>
    <w:rsid w:val="007A76BC"/>
    <w:rsid w:val="007A7D11"/>
    <w:rsid w:val="007A7DF4"/>
    <w:rsid w:val="007B0A11"/>
    <w:rsid w:val="007B0C33"/>
    <w:rsid w:val="007B0DE8"/>
    <w:rsid w:val="007B113D"/>
    <w:rsid w:val="007B12D5"/>
    <w:rsid w:val="007B1353"/>
    <w:rsid w:val="007B13D5"/>
    <w:rsid w:val="007B153C"/>
    <w:rsid w:val="007B19F9"/>
    <w:rsid w:val="007B1AD2"/>
    <w:rsid w:val="007B1E23"/>
    <w:rsid w:val="007B1E24"/>
    <w:rsid w:val="007B2165"/>
    <w:rsid w:val="007B2487"/>
    <w:rsid w:val="007B2B45"/>
    <w:rsid w:val="007B2F2A"/>
    <w:rsid w:val="007B3AC3"/>
    <w:rsid w:val="007B3ECA"/>
    <w:rsid w:val="007B3F41"/>
    <w:rsid w:val="007B421A"/>
    <w:rsid w:val="007B4903"/>
    <w:rsid w:val="007B56CB"/>
    <w:rsid w:val="007B61E7"/>
    <w:rsid w:val="007B671C"/>
    <w:rsid w:val="007B6828"/>
    <w:rsid w:val="007B72C1"/>
    <w:rsid w:val="007B7317"/>
    <w:rsid w:val="007B7465"/>
    <w:rsid w:val="007B7658"/>
    <w:rsid w:val="007B77B4"/>
    <w:rsid w:val="007B79F0"/>
    <w:rsid w:val="007B7C85"/>
    <w:rsid w:val="007C02A5"/>
    <w:rsid w:val="007C0844"/>
    <w:rsid w:val="007C09CA"/>
    <w:rsid w:val="007C0D44"/>
    <w:rsid w:val="007C10C5"/>
    <w:rsid w:val="007C1836"/>
    <w:rsid w:val="007C192C"/>
    <w:rsid w:val="007C194F"/>
    <w:rsid w:val="007C196B"/>
    <w:rsid w:val="007C19B1"/>
    <w:rsid w:val="007C1EAB"/>
    <w:rsid w:val="007C1F65"/>
    <w:rsid w:val="007C2314"/>
    <w:rsid w:val="007C2547"/>
    <w:rsid w:val="007C2F35"/>
    <w:rsid w:val="007C2F52"/>
    <w:rsid w:val="007C311F"/>
    <w:rsid w:val="007C3AD3"/>
    <w:rsid w:val="007C3CFA"/>
    <w:rsid w:val="007C3FBD"/>
    <w:rsid w:val="007C4115"/>
    <w:rsid w:val="007C4326"/>
    <w:rsid w:val="007C4475"/>
    <w:rsid w:val="007C4949"/>
    <w:rsid w:val="007C4965"/>
    <w:rsid w:val="007C573D"/>
    <w:rsid w:val="007C5A1C"/>
    <w:rsid w:val="007C5E1E"/>
    <w:rsid w:val="007C6CC7"/>
    <w:rsid w:val="007C6FA2"/>
    <w:rsid w:val="007D016A"/>
    <w:rsid w:val="007D063B"/>
    <w:rsid w:val="007D0FB2"/>
    <w:rsid w:val="007D106F"/>
    <w:rsid w:val="007D15FC"/>
    <w:rsid w:val="007D188A"/>
    <w:rsid w:val="007D18BB"/>
    <w:rsid w:val="007D2352"/>
    <w:rsid w:val="007D3634"/>
    <w:rsid w:val="007D37A1"/>
    <w:rsid w:val="007D3822"/>
    <w:rsid w:val="007D3871"/>
    <w:rsid w:val="007D3B85"/>
    <w:rsid w:val="007D3D5C"/>
    <w:rsid w:val="007D3F5D"/>
    <w:rsid w:val="007D4310"/>
    <w:rsid w:val="007D5145"/>
    <w:rsid w:val="007D58A9"/>
    <w:rsid w:val="007D5925"/>
    <w:rsid w:val="007D5F3B"/>
    <w:rsid w:val="007D646F"/>
    <w:rsid w:val="007D6505"/>
    <w:rsid w:val="007D661B"/>
    <w:rsid w:val="007D6717"/>
    <w:rsid w:val="007D69C4"/>
    <w:rsid w:val="007D6C80"/>
    <w:rsid w:val="007D6DD9"/>
    <w:rsid w:val="007D70DC"/>
    <w:rsid w:val="007D743B"/>
    <w:rsid w:val="007D7609"/>
    <w:rsid w:val="007D77A4"/>
    <w:rsid w:val="007D77C6"/>
    <w:rsid w:val="007D7826"/>
    <w:rsid w:val="007D7B67"/>
    <w:rsid w:val="007E0484"/>
    <w:rsid w:val="007E071A"/>
    <w:rsid w:val="007E0B95"/>
    <w:rsid w:val="007E0E67"/>
    <w:rsid w:val="007E0EB4"/>
    <w:rsid w:val="007E1637"/>
    <w:rsid w:val="007E1B2A"/>
    <w:rsid w:val="007E1E75"/>
    <w:rsid w:val="007E21C2"/>
    <w:rsid w:val="007E21D0"/>
    <w:rsid w:val="007E2A31"/>
    <w:rsid w:val="007E2F27"/>
    <w:rsid w:val="007E30C9"/>
    <w:rsid w:val="007E3100"/>
    <w:rsid w:val="007E33D7"/>
    <w:rsid w:val="007E35DB"/>
    <w:rsid w:val="007E3798"/>
    <w:rsid w:val="007E3CCB"/>
    <w:rsid w:val="007E4684"/>
    <w:rsid w:val="007E4BB8"/>
    <w:rsid w:val="007E4E46"/>
    <w:rsid w:val="007E4F84"/>
    <w:rsid w:val="007E51A3"/>
    <w:rsid w:val="007E5226"/>
    <w:rsid w:val="007E57B3"/>
    <w:rsid w:val="007E5D1D"/>
    <w:rsid w:val="007E5E3A"/>
    <w:rsid w:val="007E64BF"/>
    <w:rsid w:val="007E6836"/>
    <w:rsid w:val="007E6A29"/>
    <w:rsid w:val="007E6B9B"/>
    <w:rsid w:val="007E72D1"/>
    <w:rsid w:val="007E7491"/>
    <w:rsid w:val="007E752F"/>
    <w:rsid w:val="007E75BB"/>
    <w:rsid w:val="007E7A45"/>
    <w:rsid w:val="007E7E55"/>
    <w:rsid w:val="007F01DB"/>
    <w:rsid w:val="007F0510"/>
    <w:rsid w:val="007F096D"/>
    <w:rsid w:val="007F0B8E"/>
    <w:rsid w:val="007F0CE1"/>
    <w:rsid w:val="007F0E09"/>
    <w:rsid w:val="007F0E69"/>
    <w:rsid w:val="007F17A7"/>
    <w:rsid w:val="007F1B92"/>
    <w:rsid w:val="007F1EED"/>
    <w:rsid w:val="007F2048"/>
    <w:rsid w:val="007F205A"/>
    <w:rsid w:val="007F209F"/>
    <w:rsid w:val="007F20C0"/>
    <w:rsid w:val="007F20E8"/>
    <w:rsid w:val="007F2307"/>
    <w:rsid w:val="007F2365"/>
    <w:rsid w:val="007F285C"/>
    <w:rsid w:val="007F2BF1"/>
    <w:rsid w:val="007F2CE1"/>
    <w:rsid w:val="007F3084"/>
    <w:rsid w:val="007F31B1"/>
    <w:rsid w:val="007F31E8"/>
    <w:rsid w:val="007F339E"/>
    <w:rsid w:val="007F3A19"/>
    <w:rsid w:val="007F3D8B"/>
    <w:rsid w:val="007F3E5A"/>
    <w:rsid w:val="007F3F57"/>
    <w:rsid w:val="007F4285"/>
    <w:rsid w:val="007F45BE"/>
    <w:rsid w:val="007F462E"/>
    <w:rsid w:val="007F491D"/>
    <w:rsid w:val="007F4C93"/>
    <w:rsid w:val="007F53AB"/>
    <w:rsid w:val="007F5775"/>
    <w:rsid w:val="007F58CF"/>
    <w:rsid w:val="007F597B"/>
    <w:rsid w:val="007F608B"/>
    <w:rsid w:val="007F63D6"/>
    <w:rsid w:val="007F6E30"/>
    <w:rsid w:val="007F70F4"/>
    <w:rsid w:val="007F7484"/>
    <w:rsid w:val="007F77E2"/>
    <w:rsid w:val="007F7927"/>
    <w:rsid w:val="007F7C2D"/>
    <w:rsid w:val="007F7DC1"/>
    <w:rsid w:val="00800176"/>
    <w:rsid w:val="008004A2"/>
    <w:rsid w:val="008007FE"/>
    <w:rsid w:val="008017F2"/>
    <w:rsid w:val="0080196C"/>
    <w:rsid w:val="00801E0D"/>
    <w:rsid w:val="00802671"/>
    <w:rsid w:val="0080282B"/>
    <w:rsid w:val="00803588"/>
    <w:rsid w:val="00803898"/>
    <w:rsid w:val="00803ADF"/>
    <w:rsid w:val="00803C15"/>
    <w:rsid w:val="00803D05"/>
    <w:rsid w:val="00803F93"/>
    <w:rsid w:val="0080413E"/>
    <w:rsid w:val="008041D4"/>
    <w:rsid w:val="0080422B"/>
    <w:rsid w:val="00804566"/>
    <w:rsid w:val="0080463F"/>
    <w:rsid w:val="0080467B"/>
    <w:rsid w:val="008046D7"/>
    <w:rsid w:val="008048EE"/>
    <w:rsid w:val="008049B7"/>
    <w:rsid w:val="008049E4"/>
    <w:rsid w:val="00804AE1"/>
    <w:rsid w:val="00804CB6"/>
    <w:rsid w:val="00804F36"/>
    <w:rsid w:val="0080511F"/>
    <w:rsid w:val="008055A6"/>
    <w:rsid w:val="00805624"/>
    <w:rsid w:val="00805704"/>
    <w:rsid w:val="008057B3"/>
    <w:rsid w:val="0080694C"/>
    <w:rsid w:val="00806DA9"/>
    <w:rsid w:val="00807121"/>
    <w:rsid w:val="00807204"/>
    <w:rsid w:val="008076F1"/>
    <w:rsid w:val="0080786D"/>
    <w:rsid w:val="00807C0F"/>
    <w:rsid w:val="00807F5D"/>
    <w:rsid w:val="008100EF"/>
    <w:rsid w:val="008102F3"/>
    <w:rsid w:val="0081038D"/>
    <w:rsid w:val="00810439"/>
    <w:rsid w:val="00810D94"/>
    <w:rsid w:val="008113D5"/>
    <w:rsid w:val="0081141E"/>
    <w:rsid w:val="00811F2C"/>
    <w:rsid w:val="00812157"/>
    <w:rsid w:val="008125FC"/>
    <w:rsid w:val="00812D1A"/>
    <w:rsid w:val="0081314A"/>
    <w:rsid w:val="00813431"/>
    <w:rsid w:val="0081387F"/>
    <w:rsid w:val="00813BCB"/>
    <w:rsid w:val="00813CD0"/>
    <w:rsid w:val="00814442"/>
    <w:rsid w:val="00814AE6"/>
    <w:rsid w:val="00815090"/>
    <w:rsid w:val="0081568D"/>
    <w:rsid w:val="00815D90"/>
    <w:rsid w:val="00816235"/>
    <w:rsid w:val="00816426"/>
    <w:rsid w:val="008167DB"/>
    <w:rsid w:val="00816990"/>
    <w:rsid w:val="00816B8E"/>
    <w:rsid w:val="008172A2"/>
    <w:rsid w:val="00817485"/>
    <w:rsid w:val="008176F5"/>
    <w:rsid w:val="0081785D"/>
    <w:rsid w:val="00817877"/>
    <w:rsid w:val="008178DB"/>
    <w:rsid w:val="008179CB"/>
    <w:rsid w:val="00817AEA"/>
    <w:rsid w:val="00820408"/>
    <w:rsid w:val="00820555"/>
    <w:rsid w:val="00820826"/>
    <w:rsid w:val="00820852"/>
    <w:rsid w:val="00820C54"/>
    <w:rsid w:val="00820E30"/>
    <w:rsid w:val="008217E1"/>
    <w:rsid w:val="008224F8"/>
    <w:rsid w:val="0082273A"/>
    <w:rsid w:val="00822916"/>
    <w:rsid w:val="00822A10"/>
    <w:rsid w:val="00822ADE"/>
    <w:rsid w:val="00822B2B"/>
    <w:rsid w:val="008230BB"/>
    <w:rsid w:val="00823150"/>
    <w:rsid w:val="00823951"/>
    <w:rsid w:val="00823A78"/>
    <w:rsid w:val="008247FE"/>
    <w:rsid w:val="008253F8"/>
    <w:rsid w:val="008255F8"/>
    <w:rsid w:val="00825F81"/>
    <w:rsid w:val="0082612C"/>
    <w:rsid w:val="008266F5"/>
    <w:rsid w:val="0082684D"/>
    <w:rsid w:val="00826A09"/>
    <w:rsid w:val="00827045"/>
    <w:rsid w:val="0082704F"/>
    <w:rsid w:val="0082777D"/>
    <w:rsid w:val="00827BE0"/>
    <w:rsid w:val="00827CF9"/>
    <w:rsid w:val="00827D7E"/>
    <w:rsid w:val="00827FCB"/>
    <w:rsid w:val="00830248"/>
    <w:rsid w:val="008306A1"/>
    <w:rsid w:val="008307FD"/>
    <w:rsid w:val="00830C83"/>
    <w:rsid w:val="008314E3"/>
    <w:rsid w:val="0083158B"/>
    <w:rsid w:val="0083166C"/>
    <w:rsid w:val="00831E24"/>
    <w:rsid w:val="00831E89"/>
    <w:rsid w:val="008323ED"/>
    <w:rsid w:val="008325BE"/>
    <w:rsid w:val="00832726"/>
    <w:rsid w:val="00832881"/>
    <w:rsid w:val="00833671"/>
    <w:rsid w:val="00833B07"/>
    <w:rsid w:val="00833D45"/>
    <w:rsid w:val="00833DC6"/>
    <w:rsid w:val="00834007"/>
    <w:rsid w:val="00834157"/>
    <w:rsid w:val="008344E6"/>
    <w:rsid w:val="008347BB"/>
    <w:rsid w:val="008348A7"/>
    <w:rsid w:val="008349BD"/>
    <w:rsid w:val="00834A08"/>
    <w:rsid w:val="00834CC0"/>
    <w:rsid w:val="00834F01"/>
    <w:rsid w:val="00834F03"/>
    <w:rsid w:val="00834FCE"/>
    <w:rsid w:val="00834FF3"/>
    <w:rsid w:val="00835905"/>
    <w:rsid w:val="008367BE"/>
    <w:rsid w:val="00836950"/>
    <w:rsid w:val="00836B58"/>
    <w:rsid w:val="00836F30"/>
    <w:rsid w:val="0083705B"/>
    <w:rsid w:val="008376B5"/>
    <w:rsid w:val="0084005A"/>
    <w:rsid w:val="00840111"/>
    <w:rsid w:val="00840322"/>
    <w:rsid w:val="00840752"/>
    <w:rsid w:val="0084082E"/>
    <w:rsid w:val="00841508"/>
    <w:rsid w:val="00841692"/>
    <w:rsid w:val="00841752"/>
    <w:rsid w:val="0084226F"/>
    <w:rsid w:val="008422FB"/>
    <w:rsid w:val="0084253B"/>
    <w:rsid w:val="0084272E"/>
    <w:rsid w:val="00843492"/>
    <w:rsid w:val="00843629"/>
    <w:rsid w:val="008437B0"/>
    <w:rsid w:val="00843DD7"/>
    <w:rsid w:val="008440C7"/>
    <w:rsid w:val="0084469C"/>
    <w:rsid w:val="00844716"/>
    <w:rsid w:val="00844A3E"/>
    <w:rsid w:val="00844D15"/>
    <w:rsid w:val="00844E4B"/>
    <w:rsid w:val="0084539A"/>
    <w:rsid w:val="0084549D"/>
    <w:rsid w:val="00846560"/>
    <w:rsid w:val="008475A5"/>
    <w:rsid w:val="00847E83"/>
    <w:rsid w:val="00850353"/>
    <w:rsid w:val="0085049F"/>
    <w:rsid w:val="00850902"/>
    <w:rsid w:val="00850CCD"/>
    <w:rsid w:val="0085157F"/>
    <w:rsid w:val="008515DE"/>
    <w:rsid w:val="00851926"/>
    <w:rsid w:val="00851954"/>
    <w:rsid w:val="00851E9E"/>
    <w:rsid w:val="00852125"/>
    <w:rsid w:val="0085218D"/>
    <w:rsid w:val="008521CB"/>
    <w:rsid w:val="0085291B"/>
    <w:rsid w:val="00852B79"/>
    <w:rsid w:val="008530E7"/>
    <w:rsid w:val="00853307"/>
    <w:rsid w:val="00853828"/>
    <w:rsid w:val="00853A78"/>
    <w:rsid w:val="00853B67"/>
    <w:rsid w:val="00853FA0"/>
    <w:rsid w:val="00854094"/>
    <w:rsid w:val="00854904"/>
    <w:rsid w:val="00854937"/>
    <w:rsid w:val="00854E58"/>
    <w:rsid w:val="00854F1A"/>
    <w:rsid w:val="00855253"/>
    <w:rsid w:val="0085568D"/>
    <w:rsid w:val="0085589D"/>
    <w:rsid w:val="0085599E"/>
    <w:rsid w:val="008559D2"/>
    <w:rsid w:val="00855C24"/>
    <w:rsid w:val="00855C67"/>
    <w:rsid w:val="00855E41"/>
    <w:rsid w:val="008569B8"/>
    <w:rsid w:val="00857259"/>
    <w:rsid w:val="0085786E"/>
    <w:rsid w:val="008603EF"/>
    <w:rsid w:val="00860685"/>
    <w:rsid w:val="00860C39"/>
    <w:rsid w:val="00860D47"/>
    <w:rsid w:val="00860E21"/>
    <w:rsid w:val="00861FC5"/>
    <w:rsid w:val="008626D3"/>
    <w:rsid w:val="008630BE"/>
    <w:rsid w:val="00863340"/>
    <w:rsid w:val="00863407"/>
    <w:rsid w:val="00863478"/>
    <w:rsid w:val="008636EF"/>
    <w:rsid w:val="00863A74"/>
    <w:rsid w:val="00863CE3"/>
    <w:rsid w:val="00864162"/>
    <w:rsid w:val="008643A3"/>
    <w:rsid w:val="0086488B"/>
    <w:rsid w:val="0086488C"/>
    <w:rsid w:val="00864FAA"/>
    <w:rsid w:val="008654BE"/>
    <w:rsid w:val="00865573"/>
    <w:rsid w:val="00865671"/>
    <w:rsid w:val="0086579B"/>
    <w:rsid w:val="00865890"/>
    <w:rsid w:val="008658BE"/>
    <w:rsid w:val="008658D0"/>
    <w:rsid w:val="008666D2"/>
    <w:rsid w:val="00866921"/>
    <w:rsid w:val="00866F36"/>
    <w:rsid w:val="00866F4F"/>
    <w:rsid w:val="00867619"/>
    <w:rsid w:val="00867D8C"/>
    <w:rsid w:val="00870075"/>
    <w:rsid w:val="008703C5"/>
    <w:rsid w:val="00870526"/>
    <w:rsid w:val="008706A8"/>
    <w:rsid w:val="0087075F"/>
    <w:rsid w:val="008707D6"/>
    <w:rsid w:val="00870E97"/>
    <w:rsid w:val="00870FF7"/>
    <w:rsid w:val="008713D2"/>
    <w:rsid w:val="00871A8F"/>
    <w:rsid w:val="00871DBB"/>
    <w:rsid w:val="00871EDB"/>
    <w:rsid w:val="008726F1"/>
    <w:rsid w:val="00872AB5"/>
    <w:rsid w:val="00872AC2"/>
    <w:rsid w:val="00872BC1"/>
    <w:rsid w:val="00872DCA"/>
    <w:rsid w:val="00872F94"/>
    <w:rsid w:val="0087319F"/>
    <w:rsid w:val="008734E1"/>
    <w:rsid w:val="00873581"/>
    <w:rsid w:val="008740A7"/>
    <w:rsid w:val="00874999"/>
    <w:rsid w:val="00874A3F"/>
    <w:rsid w:val="00874D79"/>
    <w:rsid w:val="0087510E"/>
    <w:rsid w:val="00875540"/>
    <w:rsid w:val="00875BE3"/>
    <w:rsid w:val="00875F6D"/>
    <w:rsid w:val="008761C1"/>
    <w:rsid w:val="00876507"/>
    <w:rsid w:val="0087656A"/>
    <w:rsid w:val="00876E1A"/>
    <w:rsid w:val="00876EF4"/>
    <w:rsid w:val="008770F7"/>
    <w:rsid w:val="00877231"/>
    <w:rsid w:val="008779D2"/>
    <w:rsid w:val="00877B65"/>
    <w:rsid w:val="00877F1A"/>
    <w:rsid w:val="0088022E"/>
    <w:rsid w:val="00880707"/>
    <w:rsid w:val="00880A5F"/>
    <w:rsid w:val="00880AFD"/>
    <w:rsid w:val="00880D5A"/>
    <w:rsid w:val="008810E3"/>
    <w:rsid w:val="00881261"/>
    <w:rsid w:val="00881AA7"/>
    <w:rsid w:val="00881CF9"/>
    <w:rsid w:val="00881DA4"/>
    <w:rsid w:val="00881E0E"/>
    <w:rsid w:val="00882185"/>
    <w:rsid w:val="008822B2"/>
    <w:rsid w:val="00882478"/>
    <w:rsid w:val="008826B1"/>
    <w:rsid w:val="00882A92"/>
    <w:rsid w:val="00882C0D"/>
    <w:rsid w:val="00883070"/>
    <w:rsid w:val="00883190"/>
    <w:rsid w:val="008839FE"/>
    <w:rsid w:val="00883CD8"/>
    <w:rsid w:val="00883DD2"/>
    <w:rsid w:val="008849F1"/>
    <w:rsid w:val="00884A61"/>
    <w:rsid w:val="00884B0A"/>
    <w:rsid w:val="00884B81"/>
    <w:rsid w:val="00884B9D"/>
    <w:rsid w:val="00884DAB"/>
    <w:rsid w:val="00884ECB"/>
    <w:rsid w:val="00885CA7"/>
    <w:rsid w:val="00886892"/>
    <w:rsid w:val="00886E2D"/>
    <w:rsid w:val="00886FAA"/>
    <w:rsid w:val="008871AC"/>
    <w:rsid w:val="0088772C"/>
    <w:rsid w:val="0088782D"/>
    <w:rsid w:val="0089014F"/>
    <w:rsid w:val="008903EB"/>
    <w:rsid w:val="00890A2D"/>
    <w:rsid w:val="00891BD2"/>
    <w:rsid w:val="00891FAB"/>
    <w:rsid w:val="00892428"/>
    <w:rsid w:val="00892C2E"/>
    <w:rsid w:val="00892DF7"/>
    <w:rsid w:val="00892E46"/>
    <w:rsid w:val="008933C6"/>
    <w:rsid w:val="00893492"/>
    <w:rsid w:val="00893802"/>
    <w:rsid w:val="00893B97"/>
    <w:rsid w:val="00893C0F"/>
    <w:rsid w:val="00893F64"/>
    <w:rsid w:val="0089409D"/>
    <w:rsid w:val="00894B62"/>
    <w:rsid w:val="0089513E"/>
    <w:rsid w:val="00895464"/>
    <w:rsid w:val="008955A2"/>
    <w:rsid w:val="0089572D"/>
    <w:rsid w:val="008963DB"/>
    <w:rsid w:val="00896424"/>
    <w:rsid w:val="0089663B"/>
    <w:rsid w:val="008966AE"/>
    <w:rsid w:val="0089688A"/>
    <w:rsid w:val="008969D3"/>
    <w:rsid w:val="00896D6F"/>
    <w:rsid w:val="008975B0"/>
    <w:rsid w:val="00897BD1"/>
    <w:rsid w:val="00897D57"/>
    <w:rsid w:val="008A0352"/>
    <w:rsid w:val="008A0531"/>
    <w:rsid w:val="008A0B95"/>
    <w:rsid w:val="008A10E5"/>
    <w:rsid w:val="008A12D6"/>
    <w:rsid w:val="008A143E"/>
    <w:rsid w:val="008A1B8C"/>
    <w:rsid w:val="008A21D4"/>
    <w:rsid w:val="008A2552"/>
    <w:rsid w:val="008A27D4"/>
    <w:rsid w:val="008A2E03"/>
    <w:rsid w:val="008A2FA2"/>
    <w:rsid w:val="008A3012"/>
    <w:rsid w:val="008A30AD"/>
    <w:rsid w:val="008A3100"/>
    <w:rsid w:val="008A36B7"/>
    <w:rsid w:val="008A3B5C"/>
    <w:rsid w:val="008A40BE"/>
    <w:rsid w:val="008A4403"/>
    <w:rsid w:val="008A4C76"/>
    <w:rsid w:val="008A5242"/>
    <w:rsid w:val="008A565F"/>
    <w:rsid w:val="008A5797"/>
    <w:rsid w:val="008A5959"/>
    <w:rsid w:val="008A62C5"/>
    <w:rsid w:val="008A642F"/>
    <w:rsid w:val="008A6482"/>
    <w:rsid w:val="008A65B3"/>
    <w:rsid w:val="008A68E2"/>
    <w:rsid w:val="008A6D29"/>
    <w:rsid w:val="008A7825"/>
    <w:rsid w:val="008A7D64"/>
    <w:rsid w:val="008B09D6"/>
    <w:rsid w:val="008B0EA6"/>
    <w:rsid w:val="008B1849"/>
    <w:rsid w:val="008B199C"/>
    <w:rsid w:val="008B217B"/>
    <w:rsid w:val="008B2380"/>
    <w:rsid w:val="008B24E9"/>
    <w:rsid w:val="008B2736"/>
    <w:rsid w:val="008B28A0"/>
    <w:rsid w:val="008B2AAE"/>
    <w:rsid w:val="008B2BED"/>
    <w:rsid w:val="008B2C0A"/>
    <w:rsid w:val="008B2C0D"/>
    <w:rsid w:val="008B2D70"/>
    <w:rsid w:val="008B33DB"/>
    <w:rsid w:val="008B3A92"/>
    <w:rsid w:val="008B3B18"/>
    <w:rsid w:val="008B3D2F"/>
    <w:rsid w:val="008B3D71"/>
    <w:rsid w:val="008B41F6"/>
    <w:rsid w:val="008B4373"/>
    <w:rsid w:val="008B483E"/>
    <w:rsid w:val="008B4852"/>
    <w:rsid w:val="008B5395"/>
    <w:rsid w:val="008B5D3D"/>
    <w:rsid w:val="008B5D63"/>
    <w:rsid w:val="008B5E8F"/>
    <w:rsid w:val="008B6123"/>
    <w:rsid w:val="008B6270"/>
    <w:rsid w:val="008B63CD"/>
    <w:rsid w:val="008B64C8"/>
    <w:rsid w:val="008B6865"/>
    <w:rsid w:val="008B695A"/>
    <w:rsid w:val="008B6D63"/>
    <w:rsid w:val="008B7433"/>
    <w:rsid w:val="008B75FC"/>
    <w:rsid w:val="008B7A3A"/>
    <w:rsid w:val="008B7B78"/>
    <w:rsid w:val="008B7B8A"/>
    <w:rsid w:val="008B7C33"/>
    <w:rsid w:val="008C03AA"/>
    <w:rsid w:val="008C0BD1"/>
    <w:rsid w:val="008C0D3A"/>
    <w:rsid w:val="008C1679"/>
    <w:rsid w:val="008C1F8A"/>
    <w:rsid w:val="008C209F"/>
    <w:rsid w:val="008C33BD"/>
    <w:rsid w:val="008C366C"/>
    <w:rsid w:val="008C38C7"/>
    <w:rsid w:val="008C3D98"/>
    <w:rsid w:val="008C3DF8"/>
    <w:rsid w:val="008C42F3"/>
    <w:rsid w:val="008C436F"/>
    <w:rsid w:val="008C4769"/>
    <w:rsid w:val="008C47E3"/>
    <w:rsid w:val="008C4A5B"/>
    <w:rsid w:val="008C4D10"/>
    <w:rsid w:val="008C4D70"/>
    <w:rsid w:val="008C4DAD"/>
    <w:rsid w:val="008C509A"/>
    <w:rsid w:val="008C50F1"/>
    <w:rsid w:val="008C541F"/>
    <w:rsid w:val="008C56F5"/>
    <w:rsid w:val="008C594A"/>
    <w:rsid w:val="008C5A92"/>
    <w:rsid w:val="008C6017"/>
    <w:rsid w:val="008C6147"/>
    <w:rsid w:val="008C6F3C"/>
    <w:rsid w:val="008C73EF"/>
    <w:rsid w:val="008C7490"/>
    <w:rsid w:val="008C772A"/>
    <w:rsid w:val="008D09D0"/>
    <w:rsid w:val="008D0E60"/>
    <w:rsid w:val="008D138C"/>
    <w:rsid w:val="008D1D16"/>
    <w:rsid w:val="008D212D"/>
    <w:rsid w:val="008D24CE"/>
    <w:rsid w:val="008D28D0"/>
    <w:rsid w:val="008D2B85"/>
    <w:rsid w:val="008D2C10"/>
    <w:rsid w:val="008D2E9D"/>
    <w:rsid w:val="008D310E"/>
    <w:rsid w:val="008D3339"/>
    <w:rsid w:val="008D35D0"/>
    <w:rsid w:val="008D3ACB"/>
    <w:rsid w:val="008D3D28"/>
    <w:rsid w:val="008D3EF7"/>
    <w:rsid w:val="008D3FFA"/>
    <w:rsid w:val="008D41DF"/>
    <w:rsid w:val="008D42A4"/>
    <w:rsid w:val="008D4D9B"/>
    <w:rsid w:val="008D4DF7"/>
    <w:rsid w:val="008D53E8"/>
    <w:rsid w:val="008D5C91"/>
    <w:rsid w:val="008D5E6F"/>
    <w:rsid w:val="008D6085"/>
    <w:rsid w:val="008D6403"/>
    <w:rsid w:val="008D6457"/>
    <w:rsid w:val="008D647E"/>
    <w:rsid w:val="008D64FB"/>
    <w:rsid w:val="008D6703"/>
    <w:rsid w:val="008D6DAC"/>
    <w:rsid w:val="008D718D"/>
    <w:rsid w:val="008D73B9"/>
    <w:rsid w:val="008E01D6"/>
    <w:rsid w:val="008E0561"/>
    <w:rsid w:val="008E1054"/>
    <w:rsid w:val="008E146F"/>
    <w:rsid w:val="008E1D1E"/>
    <w:rsid w:val="008E20EB"/>
    <w:rsid w:val="008E21EA"/>
    <w:rsid w:val="008E2254"/>
    <w:rsid w:val="008E2B3E"/>
    <w:rsid w:val="008E2DFB"/>
    <w:rsid w:val="008E304F"/>
    <w:rsid w:val="008E4072"/>
    <w:rsid w:val="008E444A"/>
    <w:rsid w:val="008E48B6"/>
    <w:rsid w:val="008E5408"/>
    <w:rsid w:val="008E5D05"/>
    <w:rsid w:val="008E5EE6"/>
    <w:rsid w:val="008E606B"/>
    <w:rsid w:val="008E6D0A"/>
    <w:rsid w:val="008E6D44"/>
    <w:rsid w:val="008E6E26"/>
    <w:rsid w:val="008E723B"/>
    <w:rsid w:val="008E7343"/>
    <w:rsid w:val="008E7568"/>
    <w:rsid w:val="008E76E1"/>
    <w:rsid w:val="008E77B2"/>
    <w:rsid w:val="008E7E94"/>
    <w:rsid w:val="008F075A"/>
    <w:rsid w:val="008F0D23"/>
    <w:rsid w:val="008F0F93"/>
    <w:rsid w:val="008F112A"/>
    <w:rsid w:val="008F12AC"/>
    <w:rsid w:val="008F14E2"/>
    <w:rsid w:val="008F1907"/>
    <w:rsid w:val="008F2160"/>
    <w:rsid w:val="008F219D"/>
    <w:rsid w:val="008F29A8"/>
    <w:rsid w:val="008F3317"/>
    <w:rsid w:val="008F3B70"/>
    <w:rsid w:val="008F3C84"/>
    <w:rsid w:val="008F415B"/>
    <w:rsid w:val="008F454D"/>
    <w:rsid w:val="008F4BBC"/>
    <w:rsid w:val="008F4C6E"/>
    <w:rsid w:val="008F4DF2"/>
    <w:rsid w:val="008F5C86"/>
    <w:rsid w:val="008F5DAB"/>
    <w:rsid w:val="008F5DD6"/>
    <w:rsid w:val="008F62A1"/>
    <w:rsid w:val="008F6418"/>
    <w:rsid w:val="008F7440"/>
    <w:rsid w:val="008F77B5"/>
    <w:rsid w:val="008F7838"/>
    <w:rsid w:val="00900105"/>
    <w:rsid w:val="00900871"/>
    <w:rsid w:val="00900CED"/>
    <w:rsid w:val="00900EEC"/>
    <w:rsid w:val="00901292"/>
    <w:rsid w:val="0090131D"/>
    <w:rsid w:val="0090259A"/>
    <w:rsid w:val="00902E8F"/>
    <w:rsid w:val="00902F39"/>
    <w:rsid w:val="0090313D"/>
    <w:rsid w:val="00903256"/>
    <w:rsid w:val="009034B6"/>
    <w:rsid w:val="00903689"/>
    <w:rsid w:val="00903976"/>
    <w:rsid w:val="00903C5F"/>
    <w:rsid w:val="00903DC1"/>
    <w:rsid w:val="00903EE9"/>
    <w:rsid w:val="009046D5"/>
    <w:rsid w:val="00904A68"/>
    <w:rsid w:val="00904BFF"/>
    <w:rsid w:val="00904C34"/>
    <w:rsid w:val="00905185"/>
    <w:rsid w:val="00905461"/>
    <w:rsid w:val="00905594"/>
    <w:rsid w:val="009059AB"/>
    <w:rsid w:val="009059C4"/>
    <w:rsid w:val="00905CA8"/>
    <w:rsid w:val="009063E0"/>
    <w:rsid w:val="00906416"/>
    <w:rsid w:val="00906901"/>
    <w:rsid w:val="00906AE3"/>
    <w:rsid w:val="00906E03"/>
    <w:rsid w:val="00906FB1"/>
    <w:rsid w:val="009070B7"/>
    <w:rsid w:val="009071ED"/>
    <w:rsid w:val="009074BA"/>
    <w:rsid w:val="009074FF"/>
    <w:rsid w:val="0090778A"/>
    <w:rsid w:val="009077CA"/>
    <w:rsid w:val="009079C1"/>
    <w:rsid w:val="00907A6F"/>
    <w:rsid w:val="00910985"/>
    <w:rsid w:val="00910993"/>
    <w:rsid w:val="00910A98"/>
    <w:rsid w:val="00910CD7"/>
    <w:rsid w:val="00911105"/>
    <w:rsid w:val="00911137"/>
    <w:rsid w:val="00911BFB"/>
    <w:rsid w:val="00912086"/>
    <w:rsid w:val="00912B8F"/>
    <w:rsid w:val="00913037"/>
    <w:rsid w:val="009136C6"/>
    <w:rsid w:val="00913A36"/>
    <w:rsid w:val="00913A42"/>
    <w:rsid w:val="00913DD0"/>
    <w:rsid w:val="009142EC"/>
    <w:rsid w:val="00914955"/>
    <w:rsid w:val="0091498D"/>
    <w:rsid w:val="00914BF1"/>
    <w:rsid w:val="00914C3F"/>
    <w:rsid w:val="00914E1F"/>
    <w:rsid w:val="00915C55"/>
    <w:rsid w:val="009161F7"/>
    <w:rsid w:val="00916262"/>
    <w:rsid w:val="009162B1"/>
    <w:rsid w:val="009163E6"/>
    <w:rsid w:val="009166E1"/>
    <w:rsid w:val="00916DB1"/>
    <w:rsid w:val="00916ED1"/>
    <w:rsid w:val="009174D6"/>
    <w:rsid w:val="00917620"/>
    <w:rsid w:val="00917964"/>
    <w:rsid w:val="00917D39"/>
    <w:rsid w:val="009202AF"/>
    <w:rsid w:val="00920D64"/>
    <w:rsid w:val="00921749"/>
    <w:rsid w:val="00921B5A"/>
    <w:rsid w:val="00922460"/>
    <w:rsid w:val="00922C6E"/>
    <w:rsid w:val="0092302E"/>
    <w:rsid w:val="009231DE"/>
    <w:rsid w:val="00923DFE"/>
    <w:rsid w:val="009249C6"/>
    <w:rsid w:val="00924BF1"/>
    <w:rsid w:val="00925324"/>
    <w:rsid w:val="009254F9"/>
    <w:rsid w:val="00925519"/>
    <w:rsid w:val="009255A0"/>
    <w:rsid w:val="00925EF1"/>
    <w:rsid w:val="00926485"/>
    <w:rsid w:val="00926648"/>
    <w:rsid w:val="00926D6F"/>
    <w:rsid w:val="00926DCB"/>
    <w:rsid w:val="009275F1"/>
    <w:rsid w:val="00927616"/>
    <w:rsid w:val="0092770E"/>
    <w:rsid w:val="0092771A"/>
    <w:rsid w:val="00930449"/>
    <w:rsid w:val="00930B98"/>
    <w:rsid w:val="0093117A"/>
    <w:rsid w:val="00931BE2"/>
    <w:rsid w:val="00931D75"/>
    <w:rsid w:val="00932052"/>
    <w:rsid w:val="009323E6"/>
    <w:rsid w:val="00932650"/>
    <w:rsid w:val="00932A77"/>
    <w:rsid w:val="009335CE"/>
    <w:rsid w:val="00933A7B"/>
    <w:rsid w:val="00933E84"/>
    <w:rsid w:val="00933EC5"/>
    <w:rsid w:val="00933ED8"/>
    <w:rsid w:val="009340C6"/>
    <w:rsid w:val="009341DD"/>
    <w:rsid w:val="009343E4"/>
    <w:rsid w:val="00934BED"/>
    <w:rsid w:val="00934E33"/>
    <w:rsid w:val="0093523A"/>
    <w:rsid w:val="0093590C"/>
    <w:rsid w:val="009359A4"/>
    <w:rsid w:val="00936045"/>
    <w:rsid w:val="00936297"/>
    <w:rsid w:val="009373AF"/>
    <w:rsid w:val="00937B7C"/>
    <w:rsid w:val="00937EDC"/>
    <w:rsid w:val="009401B0"/>
    <w:rsid w:val="0094034E"/>
    <w:rsid w:val="009405A0"/>
    <w:rsid w:val="009406C6"/>
    <w:rsid w:val="00940BAD"/>
    <w:rsid w:val="00940E0A"/>
    <w:rsid w:val="0094116B"/>
    <w:rsid w:val="00942151"/>
    <w:rsid w:val="009422E3"/>
    <w:rsid w:val="00942430"/>
    <w:rsid w:val="00943015"/>
    <w:rsid w:val="00943219"/>
    <w:rsid w:val="0094369C"/>
    <w:rsid w:val="009439F8"/>
    <w:rsid w:val="00944107"/>
    <w:rsid w:val="0094410D"/>
    <w:rsid w:val="00944292"/>
    <w:rsid w:val="00944300"/>
    <w:rsid w:val="00944B6A"/>
    <w:rsid w:val="00944D2B"/>
    <w:rsid w:val="00945466"/>
    <w:rsid w:val="00945494"/>
    <w:rsid w:val="00945DE3"/>
    <w:rsid w:val="0094608F"/>
    <w:rsid w:val="0094688E"/>
    <w:rsid w:val="00946A42"/>
    <w:rsid w:val="00947120"/>
    <w:rsid w:val="009471F2"/>
    <w:rsid w:val="0094773E"/>
    <w:rsid w:val="00950587"/>
    <w:rsid w:val="009506F9"/>
    <w:rsid w:val="00951024"/>
    <w:rsid w:val="00951032"/>
    <w:rsid w:val="009511EE"/>
    <w:rsid w:val="00951425"/>
    <w:rsid w:val="009514B7"/>
    <w:rsid w:val="00951CA8"/>
    <w:rsid w:val="00951D7F"/>
    <w:rsid w:val="009520D6"/>
    <w:rsid w:val="00952210"/>
    <w:rsid w:val="009524A4"/>
    <w:rsid w:val="00952B2D"/>
    <w:rsid w:val="00952C1D"/>
    <w:rsid w:val="009532AA"/>
    <w:rsid w:val="009533F0"/>
    <w:rsid w:val="0095352E"/>
    <w:rsid w:val="009538E7"/>
    <w:rsid w:val="00953BDF"/>
    <w:rsid w:val="00953F5C"/>
    <w:rsid w:val="009540E9"/>
    <w:rsid w:val="00954A31"/>
    <w:rsid w:val="00954C41"/>
    <w:rsid w:val="00954EE8"/>
    <w:rsid w:val="0095511B"/>
    <w:rsid w:val="009557E8"/>
    <w:rsid w:val="00955BA9"/>
    <w:rsid w:val="00955C5A"/>
    <w:rsid w:val="00955ECA"/>
    <w:rsid w:val="00956514"/>
    <w:rsid w:val="00956BF3"/>
    <w:rsid w:val="00956E00"/>
    <w:rsid w:val="0095714C"/>
    <w:rsid w:val="00957C80"/>
    <w:rsid w:val="00957F5B"/>
    <w:rsid w:val="00960653"/>
    <w:rsid w:val="009609BF"/>
    <w:rsid w:val="00960C8C"/>
    <w:rsid w:val="00960F7C"/>
    <w:rsid w:val="00961387"/>
    <w:rsid w:val="00961477"/>
    <w:rsid w:val="009617BB"/>
    <w:rsid w:val="009617DF"/>
    <w:rsid w:val="009618B2"/>
    <w:rsid w:val="00961944"/>
    <w:rsid w:val="00961F08"/>
    <w:rsid w:val="0096228E"/>
    <w:rsid w:val="0096235D"/>
    <w:rsid w:val="00962450"/>
    <w:rsid w:val="009624FA"/>
    <w:rsid w:val="00962546"/>
    <w:rsid w:val="00963342"/>
    <w:rsid w:val="00963C6A"/>
    <w:rsid w:val="00963E28"/>
    <w:rsid w:val="00963F4D"/>
    <w:rsid w:val="00963F8E"/>
    <w:rsid w:val="0096405F"/>
    <w:rsid w:val="009640C7"/>
    <w:rsid w:val="009647F1"/>
    <w:rsid w:val="009648BF"/>
    <w:rsid w:val="00964C72"/>
    <w:rsid w:val="009651B1"/>
    <w:rsid w:val="009659DA"/>
    <w:rsid w:val="00965B96"/>
    <w:rsid w:val="00966FB2"/>
    <w:rsid w:val="00967328"/>
    <w:rsid w:val="00967AE6"/>
    <w:rsid w:val="00967B27"/>
    <w:rsid w:val="00967C6A"/>
    <w:rsid w:val="00970563"/>
    <w:rsid w:val="009706E1"/>
    <w:rsid w:val="00970F64"/>
    <w:rsid w:val="00971027"/>
    <w:rsid w:val="0097133E"/>
    <w:rsid w:val="00971786"/>
    <w:rsid w:val="00971B20"/>
    <w:rsid w:val="00971CC8"/>
    <w:rsid w:val="0097232C"/>
    <w:rsid w:val="00972732"/>
    <w:rsid w:val="00972F88"/>
    <w:rsid w:val="00973D9E"/>
    <w:rsid w:val="00974760"/>
    <w:rsid w:val="00974E1D"/>
    <w:rsid w:val="00975CAE"/>
    <w:rsid w:val="00975E4A"/>
    <w:rsid w:val="0097646A"/>
    <w:rsid w:val="00976762"/>
    <w:rsid w:val="00976787"/>
    <w:rsid w:val="00976890"/>
    <w:rsid w:val="009768BA"/>
    <w:rsid w:val="009768D5"/>
    <w:rsid w:val="00976C40"/>
    <w:rsid w:val="00976D2E"/>
    <w:rsid w:val="00977009"/>
    <w:rsid w:val="00977728"/>
    <w:rsid w:val="00977B3A"/>
    <w:rsid w:val="0098042C"/>
    <w:rsid w:val="00980B8A"/>
    <w:rsid w:val="00980D20"/>
    <w:rsid w:val="00980F40"/>
    <w:rsid w:val="0098128E"/>
    <w:rsid w:val="00981447"/>
    <w:rsid w:val="0098197B"/>
    <w:rsid w:val="00981CE9"/>
    <w:rsid w:val="009827E6"/>
    <w:rsid w:val="00982DE8"/>
    <w:rsid w:val="009833FF"/>
    <w:rsid w:val="00983A62"/>
    <w:rsid w:val="00983BE8"/>
    <w:rsid w:val="00984278"/>
    <w:rsid w:val="0098452F"/>
    <w:rsid w:val="0098476E"/>
    <w:rsid w:val="009848CD"/>
    <w:rsid w:val="00986091"/>
    <w:rsid w:val="00986461"/>
    <w:rsid w:val="00986800"/>
    <w:rsid w:val="00986D19"/>
    <w:rsid w:val="00986E22"/>
    <w:rsid w:val="00987A04"/>
    <w:rsid w:val="00987A6D"/>
    <w:rsid w:val="00987E0E"/>
    <w:rsid w:val="00987E3D"/>
    <w:rsid w:val="009900B1"/>
    <w:rsid w:val="009902F7"/>
    <w:rsid w:val="009905A0"/>
    <w:rsid w:val="009906CD"/>
    <w:rsid w:val="00990892"/>
    <w:rsid w:val="009911D8"/>
    <w:rsid w:val="0099158D"/>
    <w:rsid w:val="00991B04"/>
    <w:rsid w:val="00991B2A"/>
    <w:rsid w:val="00992253"/>
    <w:rsid w:val="009924EC"/>
    <w:rsid w:val="00992B10"/>
    <w:rsid w:val="00992C98"/>
    <w:rsid w:val="0099306F"/>
    <w:rsid w:val="00993147"/>
    <w:rsid w:val="00993271"/>
    <w:rsid w:val="00993672"/>
    <w:rsid w:val="0099398C"/>
    <w:rsid w:val="009939AB"/>
    <w:rsid w:val="00993E25"/>
    <w:rsid w:val="009948BD"/>
    <w:rsid w:val="00994903"/>
    <w:rsid w:val="00994F27"/>
    <w:rsid w:val="00994FB9"/>
    <w:rsid w:val="00995188"/>
    <w:rsid w:val="009955B2"/>
    <w:rsid w:val="00995CB0"/>
    <w:rsid w:val="00995F22"/>
    <w:rsid w:val="00995FE8"/>
    <w:rsid w:val="009964AC"/>
    <w:rsid w:val="0099664D"/>
    <w:rsid w:val="00996BF5"/>
    <w:rsid w:val="0099713E"/>
    <w:rsid w:val="009971A6"/>
    <w:rsid w:val="009979D6"/>
    <w:rsid w:val="00997BC8"/>
    <w:rsid w:val="00997BE1"/>
    <w:rsid w:val="009A0143"/>
    <w:rsid w:val="009A01D7"/>
    <w:rsid w:val="009A05EE"/>
    <w:rsid w:val="009A06D4"/>
    <w:rsid w:val="009A07CE"/>
    <w:rsid w:val="009A0931"/>
    <w:rsid w:val="009A093D"/>
    <w:rsid w:val="009A129E"/>
    <w:rsid w:val="009A13D3"/>
    <w:rsid w:val="009A1694"/>
    <w:rsid w:val="009A1AC3"/>
    <w:rsid w:val="009A2350"/>
    <w:rsid w:val="009A2392"/>
    <w:rsid w:val="009A26C9"/>
    <w:rsid w:val="009A28D1"/>
    <w:rsid w:val="009A2BCD"/>
    <w:rsid w:val="009A2DCC"/>
    <w:rsid w:val="009A3058"/>
    <w:rsid w:val="009A395B"/>
    <w:rsid w:val="009A3C57"/>
    <w:rsid w:val="009A404D"/>
    <w:rsid w:val="009A4649"/>
    <w:rsid w:val="009A47A6"/>
    <w:rsid w:val="009A4EC2"/>
    <w:rsid w:val="009A4F25"/>
    <w:rsid w:val="009A5290"/>
    <w:rsid w:val="009A5321"/>
    <w:rsid w:val="009A5659"/>
    <w:rsid w:val="009A5796"/>
    <w:rsid w:val="009A5B5B"/>
    <w:rsid w:val="009A6055"/>
    <w:rsid w:val="009A630E"/>
    <w:rsid w:val="009A7A9C"/>
    <w:rsid w:val="009A7AD6"/>
    <w:rsid w:val="009A7BB4"/>
    <w:rsid w:val="009B0351"/>
    <w:rsid w:val="009B04A0"/>
    <w:rsid w:val="009B056E"/>
    <w:rsid w:val="009B061B"/>
    <w:rsid w:val="009B07D8"/>
    <w:rsid w:val="009B0EB8"/>
    <w:rsid w:val="009B11AB"/>
    <w:rsid w:val="009B14EA"/>
    <w:rsid w:val="009B166D"/>
    <w:rsid w:val="009B196F"/>
    <w:rsid w:val="009B1F97"/>
    <w:rsid w:val="009B2351"/>
    <w:rsid w:val="009B28E1"/>
    <w:rsid w:val="009B2971"/>
    <w:rsid w:val="009B355C"/>
    <w:rsid w:val="009B3CC9"/>
    <w:rsid w:val="009B4110"/>
    <w:rsid w:val="009B43BD"/>
    <w:rsid w:val="009B448C"/>
    <w:rsid w:val="009B45DC"/>
    <w:rsid w:val="009B468D"/>
    <w:rsid w:val="009B4692"/>
    <w:rsid w:val="009B4BA5"/>
    <w:rsid w:val="009B501C"/>
    <w:rsid w:val="009B5457"/>
    <w:rsid w:val="009B5484"/>
    <w:rsid w:val="009B5A74"/>
    <w:rsid w:val="009B5AC9"/>
    <w:rsid w:val="009B6618"/>
    <w:rsid w:val="009B6996"/>
    <w:rsid w:val="009B6A28"/>
    <w:rsid w:val="009B71C2"/>
    <w:rsid w:val="009B7425"/>
    <w:rsid w:val="009B7483"/>
    <w:rsid w:val="009B78D8"/>
    <w:rsid w:val="009C012B"/>
    <w:rsid w:val="009C09F6"/>
    <w:rsid w:val="009C0FBF"/>
    <w:rsid w:val="009C117D"/>
    <w:rsid w:val="009C1379"/>
    <w:rsid w:val="009C151B"/>
    <w:rsid w:val="009C1DF7"/>
    <w:rsid w:val="009C1FA4"/>
    <w:rsid w:val="009C2026"/>
    <w:rsid w:val="009C35FE"/>
    <w:rsid w:val="009C379D"/>
    <w:rsid w:val="009C414D"/>
    <w:rsid w:val="009C45D5"/>
    <w:rsid w:val="009C4C44"/>
    <w:rsid w:val="009C5180"/>
    <w:rsid w:val="009C5226"/>
    <w:rsid w:val="009C5439"/>
    <w:rsid w:val="009C59AD"/>
    <w:rsid w:val="009C59F9"/>
    <w:rsid w:val="009C6164"/>
    <w:rsid w:val="009C624B"/>
    <w:rsid w:val="009C62F4"/>
    <w:rsid w:val="009C64E7"/>
    <w:rsid w:val="009C6598"/>
    <w:rsid w:val="009C66D8"/>
    <w:rsid w:val="009C718C"/>
    <w:rsid w:val="009C751B"/>
    <w:rsid w:val="009C76B8"/>
    <w:rsid w:val="009C782F"/>
    <w:rsid w:val="009C79F6"/>
    <w:rsid w:val="009C7B3B"/>
    <w:rsid w:val="009C7C94"/>
    <w:rsid w:val="009C7FAE"/>
    <w:rsid w:val="009C7FBD"/>
    <w:rsid w:val="009D0248"/>
    <w:rsid w:val="009D0552"/>
    <w:rsid w:val="009D0743"/>
    <w:rsid w:val="009D0800"/>
    <w:rsid w:val="009D09F2"/>
    <w:rsid w:val="009D109D"/>
    <w:rsid w:val="009D113D"/>
    <w:rsid w:val="009D1736"/>
    <w:rsid w:val="009D1D76"/>
    <w:rsid w:val="009D1FC5"/>
    <w:rsid w:val="009D213F"/>
    <w:rsid w:val="009D301F"/>
    <w:rsid w:val="009D34B8"/>
    <w:rsid w:val="009D37AF"/>
    <w:rsid w:val="009D383D"/>
    <w:rsid w:val="009D4460"/>
    <w:rsid w:val="009D46E6"/>
    <w:rsid w:val="009D4808"/>
    <w:rsid w:val="009D4BBA"/>
    <w:rsid w:val="009D4FCF"/>
    <w:rsid w:val="009D543F"/>
    <w:rsid w:val="009D563E"/>
    <w:rsid w:val="009D5BE1"/>
    <w:rsid w:val="009D6091"/>
    <w:rsid w:val="009D620C"/>
    <w:rsid w:val="009D6A14"/>
    <w:rsid w:val="009D6F42"/>
    <w:rsid w:val="009D7492"/>
    <w:rsid w:val="009D77E4"/>
    <w:rsid w:val="009E07AA"/>
    <w:rsid w:val="009E093C"/>
    <w:rsid w:val="009E098D"/>
    <w:rsid w:val="009E0C4B"/>
    <w:rsid w:val="009E0F2B"/>
    <w:rsid w:val="009E0FD7"/>
    <w:rsid w:val="009E1705"/>
    <w:rsid w:val="009E18C3"/>
    <w:rsid w:val="009E1E4A"/>
    <w:rsid w:val="009E1E4F"/>
    <w:rsid w:val="009E290A"/>
    <w:rsid w:val="009E2E03"/>
    <w:rsid w:val="009E2FAD"/>
    <w:rsid w:val="009E3003"/>
    <w:rsid w:val="009E372E"/>
    <w:rsid w:val="009E3F34"/>
    <w:rsid w:val="009E3FFA"/>
    <w:rsid w:val="009E40A8"/>
    <w:rsid w:val="009E4234"/>
    <w:rsid w:val="009E474C"/>
    <w:rsid w:val="009E4838"/>
    <w:rsid w:val="009E4A4C"/>
    <w:rsid w:val="009E55BE"/>
    <w:rsid w:val="009E5AC5"/>
    <w:rsid w:val="009E64EA"/>
    <w:rsid w:val="009E6713"/>
    <w:rsid w:val="009E6CDB"/>
    <w:rsid w:val="009E6D88"/>
    <w:rsid w:val="009E6F39"/>
    <w:rsid w:val="009E72B2"/>
    <w:rsid w:val="009E7768"/>
    <w:rsid w:val="009E7817"/>
    <w:rsid w:val="009E78B0"/>
    <w:rsid w:val="009F018F"/>
    <w:rsid w:val="009F045D"/>
    <w:rsid w:val="009F0B2B"/>
    <w:rsid w:val="009F18FF"/>
    <w:rsid w:val="009F19B4"/>
    <w:rsid w:val="009F209C"/>
    <w:rsid w:val="009F258D"/>
    <w:rsid w:val="009F278C"/>
    <w:rsid w:val="009F28E1"/>
    <w:rsid w:val="009F2B94"/>
    <w:rsid w:val="009F2F89"/>
    <w:rsid w:val="009F30BD"/>
    <w:rsid w:val="009F3221"/>
    <w:rsid w:val="009F32BD"/>
    <w:rsid w:val="009F3BCD"/>
    <w:rsid w:val="009F3D84"/>
    <w:rsid w:val="009F41BC"/>
    <w:rsid w:val="009F4279"/>
    <w:rsid w:val="009F4813"/>
    <w:rsid w:val="009F5472"/>
    <w:rsid w:val="009F58F8"/>
    <w:rsid w:val="009F59A2"/>
    <w:rsid w:val="009F5DAE"/>
    <w:rsid w:val="009F5EED"/>
    <w:rsid w:val="009F5F77"/>
    <w:rsid w:val="009F6330"/>
    <w:rsid w:val="009F690A"/>
    <w:rsid w:val="009F6A9D"/>
    <w:rsid w:val="009F6B47"/>
    <w:rsid w:val="009F6C23"/>
    <w:rsid w:val="009F6E5E"/>
    <w:rsid w:val="009F7916"/>
    <w:rsid w:val="009F79D6"/>
    <w:rsid w:val="009F7BD6"/>
    <w:rsid w:val="009F7D8A"/>
    <w:rsid w:val="00A00B31"/>
    <w:rsid w:val="00A00C85"/>
    <w:rsid w:val="00A00D2E"/>
    <w:rsid w:val="00A00F43"/>
    <w:rsid w:val="00A012A1"/>
    <w:rsid w:val="00A01811"/>
    <w:rsid w:val="00A01B96"/>
    <w:rsid w:val="00A01C21"/>
    <w:rsid w:val="00A01C45"/>
    <w:rsid w:val="00A02002"/>
    <w:rsid w:val="00A02188"/>
    <w:rsid w:val="00A032C0"/>
    <w:rsid w:val="00A037E8"/>
    <w:rsid w:val="00A04240"/>
    <w:rsid w:val="00A043A1"/>
    <w:rsid w:val="00A04774"/>
    <w:rsid w:val="00A04F77"/>
    <w:rsid w:val="00A05488"/>
    <w:rsid w:val="00A055A5"/>
    <w:rsid w:val="00A05726"/>
    <w:rsid w:val="00A0595E"/>
    <w:rsid w:val="00A06353"/>
    <w:rsid w:val="00A066D1"/>
    <w:rsid w:val="00A06EF3"/>
    <w:rsid w:val="00A07543"/>
    <w:rsid w:val="00A079DD"/>
    <w:rsid w:val="00A100CC"/>
    <w:rsid w:val="00A104AB"/>
    <w:rsid w:val="00A10621"/>
    <w:rsid w:val="00A10B15"/>
    <w:rsid w:val="00A11D98"/>
    <w:rsid w:val="00A11F58"/>
    <w:rsid w:val="00A11FA9"/>
    <w:rsid w:val="00A122D0"/>
    <w:rsid w:val="00A12905"/>
    <w:rsid w:val="00A12F37"/>
    <w:rsid w:val="00A1302C"/>
    <w:rsid w:val="00A13791"/>
    <w:rsid w:val="00A13888"/>
    <w:rsid w:val="00A139FE"/>
    <w:rsid w:val="00A13A76"/>
    <w:rsid w:val="00A13C06"/>
    <w:rsid w:val="00A13C9F"/>
    <w:rsid w:val="00A13D54"/>
    <w:rsid w:val="00A140E8"/>
    <w:rsid w:val="00A142D8"/>
    <w:rsid w:val="00A143B3"/>
    <w:rsid w:val="00A143BA"/>
    <w:rsid w:val="00A14448"/>
    <w:rsid w:val="00A148D8"/>
    <w:rsid w:val="00A14C10"/>
    <w:rsid w:val="00A15127"/>
    <w:rsid w:val="00A15844"/>
    <w:rsid w:val="00A15A77"/>
    <w:rsid w:val="00A15BB7"/>
    <w:rsid w:val="00A16E08"/>
    <w:rsid w:val="00A1711E"/>
    <w:rsid w:val="00A174E1"/>
    <w:rsid w:val="00A175AB"/>
    <w:rsid w:val="00A207B9"/>
    <w:rsid w:val="00A21A0A"/>
    <w:rsid w:val="00A21B77"/>
    <w:rsid w:val="00A21CA5"/>
    <w:rsid w:val="00A21D1E"/>
    <w:rsid w:val="00A222FB"/>
    <w:rsid w:val="00A22512"/>
    <w:rsid w:val="00A22AE7"/>
    <w:rsid w:val="00A22AEC"/>
    <w:rsid w:val="00A22C97"/>
    <w:rsid w:val="00A23561"/>
    <w:rsid w:val="00A23858"/>
    <w:rsid w:val="00A23AE1"/>
    <w:rsid w:val="00A23BA5"/>
    <w:rsid w:val="00A23BEF"/>
    <w:rsid w:val="00A23E89"/>
    <w:rsid w:val="00A24A7B"/>
    <w:rsid w:val="00A24BEB"/>
    <w:rsid w:val="00A25093"/>
    <w:rsid w:val="00A251D4"/>
    <w:rsid w:val="00A25389"/>
    <w:rsid w:val="00A258D3"/>
    <w:rsid w:val="00A260BF"/>
    <w:rsid w:val="00A2684E"/>
    <w:rsid w:val="00A26ACE"/>
    <w:rsid w:val="00A277ED"/>
    <w:rsid w:val="00A27C76"/>
    <w:rsid w:val="00A303C3"/>
    <w:rsid w:val="00A30416"/>
    <w:rsid w:val="00A304D4"/>
    <w:rsid w:val="00A3091D"/>
    <w:rsid w:val="00A309A2"/>
    <w:rsid w:val="00A3119A"/>
    <w:rsid w:val="00A3127D"/>
    <w:rsid w:val="00A313B4"/>
    <w:rsid w:val="00A31FBD"/>
    <w:rsid w:val="00A320D8"/>
    <w:rsid w:val="00A321CC"/>
    <w:rsid w:val="00A32228"/>
    <w:rsid w:val="00A33297"/>
    <w:rsid w:val="00A33A71"/>
    <w:rsid w:val="00A33D8E"/>
    <w:rsid w:val="00A33DA9"/>
    <w:rsid w:val="00A344F6"/>
    <w:rsid w:val="00A34CB6"/>
    <w:rsid w:val="00A35630"/>
    <w:rsid w:val="00A36346"/>
    <w:rsid w:val="00A36514"/>
    <w:rsid w:val="00A36695"/>
    <w:rsid w:val="00A366A2"/>
    <w:rsid w:val="00A3698E"/>
    <w:rsid w:val="00A36AF8"/>
    <w:rsid w:val="00A37758"/>
    <w:rsid w:val="00A3785C"/>
    <w:rsid w:val="00A40A55"/>
    <w:rsid w:val="00A40CC0"/>
    <w:rsid w:val="00A40DF4"/>
    <w:rsid w:val="00A410F0"/>
    <w:rsid w:val="00A41150"/>
    <w:rsid w:val="00A415C8"/>
    <w:rsid w:val="00A4166B"/>
    <w:rsid w:val="00A41FFD"/>
    <w:rsid w:val="00A428BB"/>
    <w:rsid w:val="00A42EC7"/>
    <w:rsid w:val="00A432EA"/>
    <w:rsid w:val="00A4348D"/>
    <w:rsid w:val="00A437D9"/>
    <w:rsid w:val="00A44035"/>
    <w:rsid w:val="00A44259"/>
    <w:rsid w:val="00A4429D"/>
    <w:rsid w:val="00A44484"/>
    <w:rsid w:val="00A446C9"/>
    <w:rsid w:val="00A44F48"/>
    <w:rsid w:val="00A45CFD"/>
    <w:rsid w:val="00A45D86"/>
    <w:rsid w:val="00A45FD2"/>
    <w:rsid w:val="00A46A99"/>
    <w:rsid w:val="00A46EEF"/>
    <w:rsid w:val="00A46F7F"/>
    <w:rsid w:val="00A4709A"/>
    <w:rsid w:val="00A4793F"/>
    <w:rsid w:val="00A47C5C"/>
    <w:rsid w:val="00A501C6"/>
    <w:rsid w:val="00A501E5"/>
    <w:rsid w:val="00A509DF"/>
    <w:rsid w:val="00A51680"/>
    <w:rsid w:val="00A517FB"/>
    <w:rsid w:val="00A517FC"/>
    <w:rsid w:val="00A51D60"/>
    <w:rsid w:val="00A5216E"/>
    <w:rsid w:val="00A526FC"/>
    <w:rsid w:val="00A52BAB"/>
    <w:rsid w:val="00A5342F"/>
    <w:rsid w:val="00A537E0"/>
    <w:rsid w:val="00A53A1F"/>
    <w:rsid w:val="00A53B55"/>
    <w:rsid w:val="00A53DAF"/>
    <w:rsid w:val="00A5403B"/>
    <w:rsid w:val="00A54B80"/>
    <w:rsid w:val="00A54D4E"/>
    <w:rsid w:val="00A54E22"/>
    <w:rsid w:val="00A550B4"/>
    <w:rsid w:val="00A55111"/>
    <w:rsid w:val="00A55172"/>
    <w:rsid w:val="00A557B5"/>
    <w:rsid w:val="00A55F25"/>
    <w:rsid w:val="00A563C4"/>
    <w:rsid w:val="00A56419"/>
    <w:rsid w:val="00A56926"/>
    <w:rsid w:val="00A5744D"/>
    <w:rsid w:val="00A6000C"/>
    <w:rsid w:val="00A606DF"/>
    <w:rsid w:val="00A60A6D"/>
    <w:rsid w:val="00A60D30"/>
    <w:rsid w:val="00A612BB"/>
    <w:rsid w:val="00A613FF"/>
    <w:rsid w:val="00A61787"/>
    <w:rsid w:val="00A61790"/>
    <w:rsid w:val="00A61B5F"/>
    <w:rsid w:val="00A62573"/>
    <w:rsid w:val="00A626CD"/>
    <w:rsid w:val="00A62F75"/>
    <w:rsid w:val="00A63622"/>
    <w:rsid w:val="00A636A3"/>
    <w:rsid w:val="00A63B5A"/>
    <w:rsid w:val="00A645B1"/>
    <w:rsid w:val="00A647BC"/>
    <w:rsid w:val="00A64ABC"/>
    <w:rsid w:val="00A64D6A"/>
    <w:rsid w:val="00A64DD7"/>
    <w:rsid w:val="00A64EAF"/>
    <w:rsid w:val="00A64EF9"/>
    <w:rsid w:val="00A6526F"/>
    <w:rsid w:val="00A65895"/>
    <w:rsid w:val="00A65B70"/>
    <w:rsid w:val="00A66488"/>
    <w:rsid w:val="00A669FE"/>
    <w:rsid w:val="00A66AFA"/>
    <w:rsid w:val="00A66C01"/>
    <w:rsid w:val="00A6707E"/>
    <w:rsid w:val="00A67258"/>
    <w:rsid w:val="00A67591"/>
    <w:rsid w:val="00A67738"/>
    <w:rsid w:val="00A67A89"/>
    <w:rsid w:val="00A67D7B"/>
    <w:rsid w:val="00A708EE"/>
    <w:rsid w:val="00A710A5"/>
    <w:rsid w:val="00A714D5"/>
    <w:rsid w:val="00A719DC"/>
    <w:rsid w:val="00A72038"/>
    <w:rsid w:val="00A723D9"/>
    <w:rsid w:val="00A7251D"/>
    <w:rsid w:val="00A72995"/>
    <w:rsid w:val="00A72B1A"/>
    <w:rsid w:val="00A7318A"/>
    <w:rsid w:val="00A73B2C"/>
    <w:rsid w:val="00A73B6B"/>
    <w:rsid w:val="00A74251"/>
    <w:rsid w:val="00A7477C"/>
    <w:rsid w:val="00A74BE5"/>
    <w:rsid w:val="00A74D12"/>
    <w:rsid w:val="00A750F3"/>
    <w:rsid w:val="00A752FC"/>
    <w:rsid w:val="00A759A6"/>
    <w:rsid w:val="00A76354"/>
    <w:rsid w:val="00A7668D"/>
    <w:rsid w:val="00A76F22"/>
    <w:rsid w:val="00A7727C"/>
    <w:rsid w:val="00A773D2"/>
    <w:rsid w:val="00A7746E"/>
    <w:rsid w:val="00A7747F"/>
    <w:rsid w:val="00A77ACA"/>
    <w:rsid w:val="00A77C02"/>
    <w:rsid w:val="00A77D73"/>
    <w:rsid w:val="00A801DD"/>
    <w:rsid w:val="00A8130E"/>
    <w:rsid w:val="00A81357"/>
    <w:rsid w:val="00A816BF"/>
    <w:rsid w:val="00A81B94"/>
    <w:rsid w:val="00A823C7"/>
    <w:rsid w:val="00A824F8"/>
    <w:rsid w:val="00A82BA0"/>
    <w:rsid w:val="00A83351"/>
    <w:rsid w:val="00A8361A"/>
    <w:rsid w:val="00A83A1C"/>
    <w:rsid w:val="00A83F42"/>
    <w:rsid w:val="00A8413E"/>
    <w:rsid w:val="00A8453B"/>
    <w:rsid w:val="00A848E7"/>
    <w:rsid w:val="00A84BEE"/>
    <w:rsid w:val="00A84E9B"/>
    <w:rsid w:val="00A84EA7"/>
    <w:rsid w:val="00A85149"/>
    <w:rsid w:val="00A861F3"/>
    <w:rsid w:val="00A864E0"/>
    <w:rsid w:val="00A86834"/>
    <w:rsid w:val="00A869B6"/>
    <w:rsid w:val="00A87232"/>
    <w:rsid w:val="00A87420"/>
    <w:rsid w:val="00A87B20"/>
    <w:rsid w:val="00A90221"/>
    <w:rsid w:val="00A90E36"/>
    <w:rsid w:val="00A91055"/>
    <w:rsid w:val="00A91D27"/>
    <w:rsid w:val="00A91E04"/>
    <w:rsid w:val="00A923CA"/>
    <w:rsid w:val="00A92484"/>
    <w:rsid w:val="00A93000"/>
    <w:rsid w:val="00A931A9"/>
    <w:rsid w:val="00A937E0"/>
    <w:rsid w:val="00A93BE3"/>
    <w:rsid w:val="00A9413D"/>
    <w:rsid w:val="00A9435D"/>
    <w:rsid w:val="00A9477F"/>
    <w:rsid w:val="00A94795"/>
    <w:rsid w:val="00A94838"/>
    <w:rsid w:val="00A94905"/>
    <w:rsid w:val="00A94A31"/>
    <w:rsid w:val="00A94F27"/>
    <w:rsid w:val="00A9545B"/>
    <w:rsid w:val="00A95632"/>
    <w:rsid w:val="00A95AEA"/>
    <w:rsid w:val="00A965C3"/>
    <w:rsid w:val="00A96812"/>
    <w:rsid w:val="00A97380"/>
    <w:rsid w:val="00A9746E"/>
    <w:rsid w:val="00A9753E"/>
    <w:rsid w:val="00A97893"/>
    <w:rsid w:val="00AA027B"/>
    <w:rsid w:val="00AA0D40"/>
    <w:rsid w:val="00AA100A"/>
    <w:rsid w:val="00AA1481"/>
    <w:rsid w:val="00AA184A"/>
    <w:rsid w:val="00AA1BA1"/>
    <w:rsid w:val="00AA1BCE"/>
    <w:rsid w:val="00AA1F91"/>
    <w:rsid w:val="00AA206D"/>
    <w:rsid w:val="00AA26F8"/>
    <w:rsid w:val="00AA27F1"/>
    <w:rsid w:val="00AA2FB4"/>
    <w:rsid w:val="00AA3240"/>
    <w:rsid w:val="00AA332D"/>
    <w:rsid w:val="00AA34A2"/>
    <w:rsid w:val="00AA3D57"/>
    <w:rsid w:val="00AA3EEB"/>
    <w:rsid w:val="00AA4B5B"/>
    <w:rsid w:val="00AA4F0B"/>
    <w:rsid w:val="00AA4F28"/>
    <w:rsid w:val="00AA52CB"/>
    <w:rsid w:val="00AA54A0"/>
    <w:rsid w:val="00AA5614"/>
    <w:rsid w:val="00AA579A"/>
    <w:rsid w:val="00AA62C6"/>
    <w:rsid w:val="00AA6500"/>
    <w:rsid w:val="00AA6E20"/>
    <w:rsid w:val="00AA6EB7"/>
    <w:rsid w:val="00AA6FA7"/>
    <w:rsid w:val="00AA72B3"/>
    <w:rsid w:val="00AA73FB"/>
    <w:rsid w:val="00AA79AF"/>
    <w:rsid w:val="00AA7B1B"/>
    <w:rsid w:val="00AB0169"/>
    <w:rsid w:val="00AB03FC"/>
    <w:rsid w:val="00AB0C1C"/>
    <w:rsid w:val="00AB1A19"/>
    <w:rsid w:val="00AB1C7C"/>
    <w:rsid w:val="00AB1D31"/>
    <w:rsid w:val="00AB22CD"/>
    <w:rsid w:val="00AB234A"/>
    <w:rsid w:val="00AB2393"/>
    <w:rsid w:val="00AB2B11"/>
    <w:rsid w:val="00AB2E79"/>
    <w:rsid w:val="00AB3620"/>
    <w:rsid w:val="00AB3B30"/>
    <w:rsid w:val="00AB3BA3"/>
    <w:rsid w:val="00AB3C40"/>
    <w:rsid w:val="00AB3F52"/>
    <w:rsid w:val="00AB4135"/>
    <w:rsid w:val="00AB487C"/>
    <w:rsid w:val="00AB576C"/>
    <w:rsid w:val="00AB58D6"/>
    <w:rsid w:val="00AB5F7E"/>
    <w:rsid w:val="00AB63C1"/>
    <w:rsid w:val="00AB663E"/>
    <w:rsid w:val="00AB6FBE"/>
    <w:rsid w:val="00AB7C34"/>
    <w:rsid w:val="00AC0544"/>
    <w:rsid w:val="00AC0879"/>
    <w:rsid w:val="00AC0DAF"/>
    <w:rsid w:val="00AC0DCD"/>
    <w:rsid w:val="00AC1094"/>
    <w:rsid w:val="00AC14C9"/>
    <w:rsid w:val="00AC1900"/>
    <w:rsid w:val="00AC1A06"/>
    <w:rsid w:val="00AC213B"/>
    <w:rsid w:val="00AC25A3"/>
    <w:rsid w:val="00AC279C"/>
    <w:rsid w:val="00AC2867"/>
    <w:rsid w:val="00AC2903"/>
    <w:rsid w:val="00AC2DF8"/>
    <w:rsid w:val="00AC2E53"/>
    <w:rsid w:val="00AC3138"/>
    <w:rsid w:val="00AC3B00"/>
    <w:rsid w:val="00AC3C3C"/>
    <w:rsid w:val="00AC3E3A"/>
    <w:rsid w:val="00AC3F06"/>
    <w:rsid w:val="00AC3F0D"/>
    <w:rsid w:val="00AC46B8"/>
    <w:rsid w:val="00AC4A8D"/>
    <w:rsid w:val="00AC4AB6"/>
    <w:rsid w:val="00AC4C71"/>
    <w:rsid w:val="00AC4CDC"/>
    <w:rsid w:val="00AC5E54"/>
    <w:rsid w:val="00AC627C"/>
    <w:rsid w:val="00AC6313"/>
    <w:rsid w:val="00AC6884"/>
    <w:rsid w:val="00AC71EE"/>
    <w:rsid w:val="00AC7200"/>
    <w:rsid w:val="00AC7382"/>
    <w:rsid w:val="00AD0583"/>
    <w:rsid w:val="00AD060D"/>
    <w:rsid w:val="00AD0694"/>
    <w:rsid w:val="00AD0860"/>
    <w:rsid w:val="00AD0B06"/>
    <w:rsid w:val="00AD0F1C"/>
    <w:rsid w:val="00AD11ED"/>
    <w:rsid w:val="00AD17DF"/>
    <w:rsid w:val="00AD2475"/>
    <w:rsid w:val="00AD2622"/>
    <w:rsid w:val="00AD3402"/>
    <w:rsid w:val="00AD36BD"/>
    <w:rsid w:val="00AD38F6"/>
    <w:rsid w:val="00AD3B51"/>
    <w:rsid w:val="00AD4BEE"/>
    <w:rsid w:val="00AD4D15"/>
    <w:rsid w:val="00AD5782"/>
    <w:rsid w:val="00AD5EFE"/>
    <w:rsid w:val="00AD6057"/>
    <w:rsid w:val="00AD6354"/>
    <w:rsid w:val="00AD6401"/>
    <w:rsid w:val="00AD65CE"/>
    <w:rsid w:val="00AD6641"/>
    <w:rsid w:val="00AD6A5E"/>
    <w:rsid w:val="00AD6AF5"/>
    <w:rsid w:val="00AD6E59"/>
    <w:rsid w:val="00AD719B"/>
    <w:rsid w:val="00AD73E4"/>
    <w:rsid w:val="00AD7B37"/>
    <w:rsid w:val="00AD7B39"/>
    <w:rsid w:val="00AD7B3E"/>
    <w:rsid w:val="00AD7C89"/>
    <w:rsid w:val="00AD7FB4"/>
    <w:rsid w:val="00AD7FE0"/>
    <w:rsid w:val="00AE02E1"/>
    <w:rsid w:val="00AE03E7"/>
    <w:rsid w:val="00AE0543"/>
    <w:rsid w:val="00AE05DF"/>
    <w:rsid w:val="00AE08DC"/>
    <w:rsid w:val="00AE1026"/>
    <w:rsid w:val="00AE10DC"/>
    <w:rsid w:val="00AE141E"/>
    <w:rsid w:val="00AE1502"/>
    <w:rsid w:val="00AE184B"/>
    <w:rsid w:val="00AE1923"/>
    <w:rsid w:val="00AE292B"/>
    <w:rsid w:val="00AE2A1B"/>
    <w:rsid w:val="00AE3228"/>
    <w:rsid w:val="00AE361D"/>
    <w:rsid w:val="00AE3706"/>
    <w:rsid w:val="00AE385F"/>
    <w:rsid w:val="00AE4010"/>
    <w:rsid w:val="00AE43C1"/>
    <w:rsid w:val="00AE4BB9"/>
    <w:rsid w:val="00AE4DFF"/>
    <w:rsid w:val="00AE4EA6"/>
    <w:rsid w:val="00AE5B02"/>
    <w:rsid w:val="00AE5F38"/>
    <w:rsid w:val="00AE5FC5"/>
    <w:rsid w:val="00AE601F"/>
    <w:rsid w:val="00AE6377"/>
    <w:rsid w:val="00AE6447"/>
    <w:rsid w:val="00AE6566"/>
    <w:rsid w:val="00AE6B0F"/>
    <w:rsid w:val="00AE6B2C"/>
    <w:rsid w:val="00AE71B4"/>
    <w:rsid w:val="00AE7248"/>
    <w:rsid w:val="00AE747A"/>
    <w:rsid w:val="00AE767E"/>
    <w:rsid w:val="00AE778F"/>
    <w:rsid w:val="00AE7855"/>
    <w:rsid w:val="00AF00E8"/>
    <w:rsid w:val="00AF0A67"/>
    <w:rsid w:val="00AF0B7F"/>
    <w:rsid w:val="00AF0B97"/>
    <w:rsid w:val="00AF0B98"/>
    <w:rsid w:val="00AF0E82"/>
    <w:rsid w:val="00AF11AC"/>
    <w:rsid w:val="00AF1210"/>
    <w:rsid w:val="00AF133C"/>
    <w:rsid w:val="00AF15D7"/>
    <w:rsid w:val="00AF186F"/>
    <w:rsid w:val="00AF19DC"/>
    <w:rsid w:val="00AF1CAD"/>
    <w:rsid w:val="00AF1CCC"/>
    <w:rsid w:val="00AF2170"/>
    <w:rsid w:val="00AF2E3B"/>
    <w:rsid w:val="00AF32AF"/>
    <w:rsid w:val="00AF3309"/>
    <w:rsid w:val="00AF4439"/>
    <w:rsid w:val="00AF4516"/>
    <w:rsid w:val="00AF46CA"/>
    <w:rsid w:val="00AF480B"/>
    <w:rsid w:val="00AF49BB"/>
    <w:rsid w:val="00AF5105"/>
    <w:rsid w:val="00AF5C59"/>
    <w:rsid w:val="00AF6AA3"/>
    <w:rsid w:val="00AF71E4"/>
    <w:rsid w:val="00AF71EB"/>
    <w:rsid w:val="00AF725F"/>
    <w:rsid w:val="00AF75CC"/>
    <w:rsid w:val="00AF7883"/>
    <w:rsid w:val="00AF799A"/>
    <w:rsid w:val="00AF7CF5"/>
    <w:rsid w:val="00AF7D9A"/>
    <w:rsid w:val="00AF7E67"/>
    <w:rsid w:val="00AF7FA8"/>
    <w:rsid w:val="00B0038F"/>
    <w:rsid w:val="00B009F8"/>
    <w:rsid w:val="00B0123C"/>
    <w:rsid w:val="00B013BF"/>
    <w:rsid w:val="00B01405"/>
    <w:rsid w:val="00B01B50"/>
    <w:rsid w:val="00B01E38"/>
    <w:rsid w:val="00B01E65"/>
    <w:rsid w:val="00B0220E"/>
    <w:rsid w:val="00B02544"/>
    <w:rsid w:val="00B02580"/>
    <w:rsid w:val="00B0277C"/>
    <w:rsid w:val="00B02B25"/>
    <w:rsid w:val="00B02CC7"/>
    <w:rsid w:val="00B03164"/>
    <w:rsid w:val="00B03204"/>
    <w:rsid w:val="00B03333"/>
    <w:rsid w:val="00B035CD"/>
    <w:rsid w:val="00B0383E"/>
    <w:rsid w:val="00B03F58"/>
    <w:rsid w:val="00B044F8"/>
    <w:rsid w:val="00B047D8"/>
    <w:rsid w:val="00B049D8"/>
    <w:rsid w:val="00B053B1"/>
    <w:rsid w:val="00B056D5"/>
    <w:rsid w:val="00B05770"/>
    <w:rsid w:val="00B05906"/>
    <w:rsid w:val="00B05D21"/>
    <w:rsid w:val="00B06241"/>
    <w:rsid w:val="00B062BB"/>
    <w:rsid w:val="00B06D18"/>
    <w:rsid w:val="00B07B19"/>
    <w:rsid w:val="00B07E70"/>
    <w:rsid w:val="00B07EB4"/>
    <w:rsid w:val="00B1000F"/>
    <w:rsid w:val="00B10493"/>
    <w:rsid w:val="00B1097B"/>
    <w:rsid w:val="00B10A7E"/>
    <w:rsid w:val="00B10C57"/>
    <w:rsid w:val="00B112AC"/>
    <w:rsid w:val="00B11415"/>
    <w:rsid w:val="00B11AEE"/>
    <w:rsid w:val="00B11DDD"/>
    <w:rsid w:val="00B11DFF"/>
    <w:rsid w:val="00B12158"/>
    <w:rsid w:val="00B1238F"/>
    <w:rsid w:val="00B124AF"/>
    <w:rsid w:val="00B12546"/>
    <w:rsid w:val="00B12E6A"/>
    <w:rsid w:val="00B13780"/>
    <w:rsid w:val="00B13ACB"/>
    <w:rsid w:val="00B13B3A"/>
    <w:rsid w:val="00B13E88"/>
    <w:rsid w:val="00B1452C"/>
    <w:rsid w:val="00B145C0"/>
    <w:rsid w:val="00B16274"/>
    <w:rsid w:val="00B16C7D"/>
    <w:rsid w:val="00B16DF8"/>
    <w:rsid w:val="00B178A1"/>
    <w:rsid w:val="00B17DB1"/>
    <w:rsid w:val="00B20429"/>
    <w:rsid w:val="00B20822"/>
    <w:rsid w:val="00B20A86"/>
    <w:rsid w:val="00B20B8A"/>
    <w:rsid w:val="00B20D4E"/>
    <w:rsid w:val="00B21037"/>
    <w:rsid w:val="00B21372"/>
    <w:rsid w:val="00B22577"/>
    <w:rsid w:val="00B22636"/>
    <w:rsid w:val="00B22686"/>
    <w:rsid w:val="00B226D3"/>
    <w:rsid w:val="00B22B51"/>
    <w:rsid w:val="00B22B82"/>
    <w:rsid w:val="00B22E40"/>
    <w:rsid w:val="00B22F59"/>
    <w:rsid w:val="00B230CC"/>
    <w:rsid w:val="00B239EC"/>
    <w:rsid w:val="00B23DDE"/>
    <w:rsid w:val="00B23DE2"/>
    <w:rsid w:val="00B23EA2"/>
    <w:rsid w:val="00B23EA9"/>
    <w:rsid w:val="00B240A5"/>
    <w:rsid w:val="00B248BD"/>
    <w:rsid w:val="00B252C0"/>
    <w:rsid w:val="00B25982"/>
    <w:rsid w:val="00B25C54"/>
    <w:rsid w:val="00B260CE"/>
    <w:rsid w:val="00B2620E"/>
    <w:rsid w:val="00B26655"/>
    <w:rsid w:val="00B26CC5"/>
    <w:rsid w:val="00B26EFE"/>
    <w:rsid w:val="00B270A3"/>
    <w:rsid w:val="00B272F8"/>
    <w:rsid w:val="00B2731A"/>
    <w:rsid w:val="00B27A12"/>
    <w:rsid w:val="00B27B23"/>
    <w:rsid w:val="00B27ED0"/>
    <w:rsid w:val="00B27FB8"/>
    <w:rsid w:val="00B305C2"/>
    <w:rsid w:val="00B305D4"/>
    <w:rsid w:val="00B30975"/>
    <w:rsid w:val="00B30AA0"/>
    <w:rsid w:val="00B30CD5"/>
    <w:rsid w:val="00B31113"/>
    <w:rsid w:val="00B311DB"/>
    <w:rsid w:val="00B31AFA"/>
    <w:rsid w:val="00B31BAB"/>
    <w:rsid w:val="00B321E8"/>
    <w:rsid w:val="00B326E6"/>
    <w:rsid w:val="00B3294C"/>
    <w:rsid w:val="00B33BB2"/>
    <w:rsid w:val="00B340F2"/>
    <w:rsid w:val="00B345D7"/>
    <w:rsid w:val="00B348E7"/>
    <w:rsid w:val="00B34DCA"/>
    <w:rsid w:val="00B34F6D"/>
    <w:rsid w:val="00B35021"/>
    <w:rsid w:val="00B3508B"/>
    <w:rsid w:val="00B35552"/>
    <w:rsid w:val="00B357A5"/>
    <w:rsid w:val="00B357CB"/>
    <w:rsid w:val="00B35B12"/>
    <w:rsid w:val="00B35C20"/>
    <w:rsid w:val="00B35C39"/>
    <w:rsid w:val="00B35C8D"/>
    <w:rsid w:val="00B36B69"/>
    <w:rsid w:val="00B36EE0"/>
    <w:rsid w:val="00B36FF7"/>
    <w:rsid w:val="00B370A5"/>
    <w:rsid w:val="00B37455"/>
    <w:rsid w:val="00B40003"/>
    <w:rsid w:val="00B4007E"/>
    <w:rsid w:val="00B4050D"/>
    <w:rsid w:val="00B40CE4"/>
    <w:rsid w:val="00B40E64"/>
    <w:rsid w:val="00B4125A"/>
    <w:rsid w:val="00B4129E"/>
    <w:rsid w:val="00B41577"/>
    <w:rsid w:val="00B41622"/>
    <w:rsid w:val="00B41FFE"/>
    <w:rsid w:val="00B426D9"/>
    <w:rsid w:val="00B42C5D"/>
    <w:rsid w:val="00B430C7"/>
    <w:rsid w:val="00B43495"/>
    <w:rsid w:val="00B43535"/>
    <w:rsid w:val="00B4366D"/>
    <w:rsid w:val="00B43754"/>
    <w:rsid w:val="00B437A9"/>
    <w:rsid w:val="00B43906"/>
    <w:rsid w:val="00B43979"/>
    <w:rsid w:val="00B43ADD"/>
    <w:rsid w:val="00B43AFD"/>
    <w:rsid w:val="00B43B5F"/>
    <w:rsid w:val="00B43DE6"/>
    <w:rsid w:val="00B43E28"/>
    <w:rsid w:val="00B43E84"/>
    <w:rsid w:val="00B442B0"/>
    <w:rsid w:val="00B442D5"/>
    <w:rsid w:val="00B44403"/>
    <w:rsid w:val="00B4457A"/>
    <w:rsid w:val="00B44848"/>
    <w:rsid w:val="00B44D8F"/>
    <w:rsid w:val="00B44DF0"/>
    <w:rsid w:val="00B44E52"/>
    <w:rsid w:val="00B455F2"/>
    <w:rsid w:val="00B4562F"/>
    <w:rsid w:val="00B458D8"/>
    <w:rsid w:val="00B468CD"/>
    <w:rsid w:val="00B4718A"/>
    <w:rsid w:val="00B47562"/>
    <w:rsid w:val="00B476DD"/>
    <w:rsid w:val="00B476EF"/>
    <w:rsid w:val="00B47731"/>
    <w:rsid w:val="00B477B8"/>
    <w:rsid w:val="00B47A08"/>
    <w:rsid w:val="00B47C9C"/>
    <w:rsid w:val="00B47D7E"/>
    <w:rsid w:val="00B47F7E"/>
    <w:rsid w:val="00B50098"/>
    <w:rsid w:val="00B50E2F"/>
    <w:rsid w:val="00B51102"/>
    <w:rsid w:val="00B51498"/>
    <w:rsid w:val="00B51EBF"/>
    <w:rsid w:val="00B5225A"/>
    <w:rsid w:val="00B52782"/>
    <w:rsid w:val="00B528F2"/>
    <w:rsid w:val="00B528FF"/>
    <w:rsid w:val="00B536ED"/>
    <w:rsid w:val="00B536F8"/>
    <w:rsid w:val="00B538BF"/>
    <w:rsid w:val="00B53CD2"/>
    <w:rsid w:val="00B53DC9"/>
    <w:rsid w:val="00B542FD"/>
    <w:rsid w:val="00B54590"/>
    <w:rsid w:val="00B54646"/>
    <w:rsid w:val="00B546AB"/>
    <w:rsid w:val="00B54850"/>
    <w:rsid w:val="00B54E7B"/>
    <w:rsid w:val="00B54F8C"/>
    <w:rsid w:val="00B551C9"/>
    <w:rsid w:val="00B552FA"/>
    <w:rsid w:val="00B553B0"/>
    <w:rsid w:val="00B557C0"/>
    <w:rsid w:val="00B55E24"/>
    <w:rsid w:val="00B561F0"/>
    <w:rsid w:val="00B5645E"/>
    <w:rsid w:val="00B568CC"/>
    <w:rsid w:val="00B56FFC"/>
    <w:rsid w:val="00B6050B"/>
    <w:rsid w:val="00B608D5"/>
    <w:rsid w:val="00B612CF"/>
    <w:rsid w:val="00B6134A"/>
    <w:rsid w:val="00B6185B"/>
    <w:rsid w:val="00B618BC"/>
    <w:rsid w:val="00B61939"/>
    <w:rsid w:val="00B61BC6"/>
    <w:rsid w:val="00B61DA1"/>
    <w:rsid w:val="00B61E33"/>
    <w:rsid w:val="00B61E3D"/>
    <w:rsid w:val="00B6269F"/>
    <w:rsid w:val="00B6326C"/>
    <w:rsid w:val="00B63746"/>
    <w:rsid w:val="00B6375D"/>
    <w:rsid w:val="00B63CBB"/>
    <w:rsid w:val="00B649A6"/>
    <w:rsid w:val="00B64A93"/>
    <w:rsid w:val="00B64B4C"/>
    <w:rsid w:val="00B64B8C"/>
    <w:rsid w:val="00B65110"/>
    <w:rsid w:val="00B6516F"/>
    <w:rsid w:val="00B65319"/>
    <w:rsid w:val="00B6538A"/>
    <w:rsid w:val="00B653A6"/>
    <w:rsid w:val="00B65529"/>
    <w:rsid w:val="00B65DA8"/>
    <w:rsid w:val="00B66941"/>
    <w:rsid w:val="00B66B7F"/>
    <w:rsid w:val="00B66C47"/>
    <w:rsid w:val="00B66CA7"/>
    <w:rsid w:val="00B66E00"/>
    <w:rsid w:val="00B6725F"/>
    <w:rsid w:val="00B67EAB"/>
    <w:rsid w:val="00B703C6"/>
    <w:rsid w:val="00B7062F"/>
    <w:rsid w:val="00B70A2B"/>
    <w:rsid w:val="00B714FB"/>
    <w:rsid w:val="00B71535"/>
    <w:rsid w:val="00B7171E"/>
    <w:rsid w:val="00B71791"/>
    <w:rsid w:val="00B718CE"/>
    <w:rsid w:val="00B72231"/>
    <w:rsid w:val="00B722F0"/>
    <w:rsid w:val="00B7288A"/>
    <w:rsid w:val="00B7297A"/>
    <w:rsid w:val="00B72AB5"/>
    <w:rsid w:val="00B72ABC"/>
    <w:rsid w:val="00B72D0B"/>
    <w:rsid w:val="00B7324A"/>
    <w:rsid w:val="00B7326A"/>
    <w:rsid w:val="00B739B0"/>
    <w:rsid w:val="00B73B0A"/>
    <w:rsid w:val="00B73F3A"/>
    <w:rsid w:val="00B74580"/>
    <w:rsid w:val="00B75127"/>
    <w:rsid w:val="00B752D5"/>
    <w:rsid w:val="00B7597D"/>
    <w:rsid w:val="00B75B2F"/>
    <w:rsid w:val="00B75F5A"/>
    <w:rsid w:val="00B76365"/>
    <w:rsid w:val="00B76854"/>
    <w:rsid w:val="00B76D86"/>
    <w:rsid w:val="00B77135"/>
    <w:rsid w:val="00B77485"/>
    <w:rsid w:val="00B774D9"/>
    <w:rsid w:val="00B778E8"/>
    <w:rsid w:val="00B802B2"/>
    <w:rsid w:val="00B80345"/>
    <w:rsid w:val="00B80BC9"/>
    <w:rsid w:val="00B80DC3"/>
    <w:rsid w:val="00B80E3E"/>
    <w:rsid w:val="00B810AC"/>
    <w:rsid w:val="00B811FD"/>
    <w:rsid w:val="00B81872"/>
    <w:rsid w:val="00B819C3"/>
    <w:rsid w:val="00B81B9A"/>
    <w:rsid w:val="00B826AA"/>
    <w:rsid w:val="00B83054"/>
    <w:rsid w:val="00B83776"/>
    <w:rsid w:val="00B83F31"/>
    <w:rsid w:val="00B8437A"/>
    <w:rsid w:val="00B84CE0"/>
    <w:rsid w:val="00B84EB1"/>
    <w:rsid w:val="00B85D30"/>
    <w:rsid w:val="00B862FE"/>
    <w:rsid w:val="00B86A58"/>
    <w:rsid w:val="00B86DA7"/>
    <w:rsid w:val="00B870AA"/>
    <w:rsid w:val="00B8736E"/>
    <w:rsid w:val="00B8751A"/>
    <w:rsid w:val="00B875D2"/>
    <w:rsid w:val="00B87636"/>
    <w:rsid w:val="00B8790B"/>
    <w:rsid w:val="00B87A26"/>
    <w:rsid w:val="00B87B65"/>
    <w:rsid w:val="00B87F86"/>
    <w:rsid w:val="00B9042A"/>
    <w:rsid w:val="00B906F1"/>
    <w:rsid w:val="00B91542"/>
    <w:rsid w:val="00B917F8"/>
    <w:rsid w:val="00B9198A"/>
    <w:rsid w:val="00B921E1"/>
    <w:rsid w:val="00B9256D"/>
    <w:rsid w:val="00B92665"/>
    <w:rsid w:val="00B928EF"/>
    <w:rsid w:val="00B92A60"/>
    <w:rsid w:val="00B930D1"/>
    <w:rsid w:val="00B931D7"/>
    <w:rsid w:val="00B93C7C"/>
    <w:rsid w:val="00B945B7"/>
    <w:rsid w:val="00B946A2"/>
    <w:rsid w:val="00B95332"/>
    <w:rsid w:val="00B95553"/>
    <w:rsid w:val="00B9595D"/>
    <w:rsid w:val="00B96509"/>
    <w:rsid w:val="00B96623"/>
    <w:rsid w:val="00B97090"/>
    <w:rsid w:val="00B9735B"/>
    <w:rsid w:val="00B97851"/>
    <w:rsid w:val="00B97D96"/>
    <w:rsid w:val="00B97F8A"/>
    <w:rsid w:val="00BA04E3"/>
    <w:rsid w:val="00BA20A8"/>
    <w:rsid w:val="00BA2122"/>
    <w:rsid w:val="00BA21AF"/>
    <w:rsid w:val="00BA27EA"/>
    <w:rsid w:val="00BA28E6"/>
    <w:rsid w:val="00BA2C4C"/>
    <w:rsid w:val="00BA2C9C"/>
    <w:rsid w:val="00BA2CED"/>
    <w:rsid w:val="00BA2E7C"/>
    <w:rsid w:val="00BA3283"/>
    <w:rsid w:val="00BA3F5E"/>
    <w:rsid w:val="00BA4496"/>
    <w:rsid w:val="00BA496E"/>
    <w:rsid w:val="00BA4A75"/>
    <w:rsid w:val="00BA4C6B"/>
    <w:rsid w:val="00BA4CA1"/>
    <w:rsid w:val="00BA5159"/>
    <w:rsid w:val="00BA562E"/>
    <w:rsid w:val="00BA59B6"/>
    <w:rsid w:val="00BA5BC5"/>
    <w:rsid w:val="00BA612C"/>
    <w:rsid w:val="00BA6311"/>
    <w:rsid w:val="00BA6B07"/>
    <w:rsid w:val="00BA6B10"/>
    <w:rsid w:val="00BA6C75"/>
    <w:rsid w:val="00BA6E23"/>
    <w:rsid w:val="00BB056C"/>
    <w:rsid w:val="00BB09EF"/>
    <w:rsid w:val="00BB0A9F"/>
    <w:rsid w:val="00BB0EFD"/>
    <w:rsid w:val="00BB104D"/>
    <w:rsid w:val="00BB16B7"/>
    <w:rsid w:val="00BB1859"/>
    <w:rsid w:val="00BB1A09"/>
    <w:rsid w:val="00BB1A37"/>
    <w:rsid w:val="00BB1E69"/>
    <w:rsid w:val="00BB2321"/>
    <w:rsid w:val="00BB24AD"/>
    <w:rsid w:val="00BB25C1"/>
    <w:rsid w:val="00BB2691"/>
    <w:rsid w:val="00BB27D9"/>
    <w:rsid w:val="00BB2828"/>
    <w:rsid w:val="00BB289F"/>
    <w:rsid w:val="00BB2B2E"/>
    <w:rsid w:val="00BB2BA9"/>
    <w:rsid w:val="00BB2CDE"/>
    <w:rsid w:val="00BB2EDF"/>
    <w:rsid w:val="00BB304B"/>
    <w:rsid w:val="00BB4093"/>
    <w:rsid w:val="00BB49EC"/>
    <w:rsid w:val="00BB4EAC"/>
    <w:rsid w:val="00BB4EF0"/>
    <w:rsid w:val="00BB50D3"/>
    <w:rsid w:val="00BB52F0"/>
    <w:rsid w:val="00BB5989"/>
    <w:rsid w:val="00BB5CA9"/>
    <w:rsid w:val="00BB6B0D"/>
    <w:rsid w:val="00BB717E"/>
    <w:rsid w:val="00BB718F"/>
    <w:rsid w:val="00BB7308"/>
    <w:rsid w:val="00BB7A4D"/>
    <w:rsid w:val="00BB7D79"/>
    <w:rsid w:val="00BB7E0B"/>
    <w:rsid w:val="00BC02A6"/>
    <w:rsid w:val="00BC0535"/>
    <w:rsid w:val="00BC07D3"/>
    <w:rsid w:val="00BC0AB4"/>
    <w:rsid w:val="00BC0D98"/>
    <w:rsid w:val="00BC0E9C"/>
    <w:rsid w:val="00BC0F5B"/>
    <w:rsid w:val="00BC116E"/>
    <w:rsid w:val="00BC1324"/>
    <w:rsid w:val="00BC1B41"/>
    <w:rsid w:val="00BC1C49"/>
    <w:rsid w:val="00BC1D6C"/>
    <w:rsid w:val="00BC3046"/>
    <w:rsid w:val="00BC3917"/>
    <w:rsid w:val="00BC3C02"/>
    <w:rsid w:val="00BC3F20"/>
    <w:rsid w:val="00BC4675"/>
    <w:rsid w:val="00BC4781"/>
    <w:rsid w:val="00BC48FC"/>
    <w:rsid w:val="00BC4AEC"/>
    <w:rsid w:val="00BC4D68"/>
    <w:rsid w:val="00BC53AB"/>
    <w:rsid w:val="00BC55D6"/>
    <w:rsid w:val="00BC5638"/>
    <w:rsid w:val="00BC6306"/>
    <w:rsid w:val="00BC677C"/>
    <w:rsid w:val="00BC6834"/>
    <w:rsid w:val="00BC686E"/>
    <w:rsid w:val="00BC6BAE"/>
    <w:rsid w:val="00BC7370"/>
    <w:rsid w:val="00BD09C7"/>
    <w:rsid w:val="00BD0A07"/>
    <w:rsid w:val="00BD115B"/>
    <w:rsid w:val="00BD132A"/>
    <w:rsid w:val="00BD157A"/>
    <w:rsid w:val="00BD179A"/>
    <w:rsid w:val="00BD17F5"/>
    <w:rsid w:val="00BD1838"/>
    <w:rsid w:val="00BD22AC"/>
    <w:rsid w:val="00BD29DF"/>
    <w:rsid w:val="00BD3871"/>
    <w:rsid w:val="00BD3926"/>
    <w:rsid w:val="00BD3AA4"/>
    <w:rsid w:val="00BD3C10"/>
    <w:rsid w:val="00BD449A"/>
    <w:rsid w:val="00BD4A58"/>
    <w:rsid w:val="00BD4B1A"/>
    <w:rsid w:val="00BD4CC9"/>
    <w:rsid w:val="00BD5918"/>
    <w:rsid w:val="00BD5C8B"/>
    <w:rsid w:val="00BD5E56"/>
    <w:rsid w:val="00BD5FD3"/>
    <w:rsid w:val="00BD6587"/>
    <w:rsid w:val="00BD68CC"/>
    <w:rsid w:val="00BD6BDF"/>
    <w:rsid w:val="00BD6CDB"/>
    <w:rsid w:val="00BD6F91"/>
    <w:rsid w:val="00BD7B6E"/>
    <w:rsid w:val="00BD7F10"/>
    <w:rsid w:val="00BE0351"/>
    <w:rsid w:val="00BE040B"/>
    <w:rsid w:val="00BE059E"/>
    <w:rsid w:val="00BE0C64"/>
    <w:rsid w:val="00BE125D"/>
    <w:rsid w:val="00BE12F8"/>
    <w:rsid w:val="00BE1853"/>
    <w:rsid w:val="00BE2EB9"/>
    <w:rsid w:val="00BE3CCF"/>
    <w:rsid w:val="00BE3F98"/>
    <w:rsid w:val="00BE3FC7"/>
    <w:rsid w:val="00BE42A9"/>
    <w:rsid w:val="00BE43CE"/>
    <w:rsid w:val="00BE4846"/>
    <w:rsid w:val="00BE4FC3"/>
    <w:rsid w:val="00BE5929"/>
    <w:rsid w:val="00BE62C4"/>
    <w:rsid w:val="00BE67F6"/>
    <w:rsid w:val="00BE693E"/>
    <w:rsid w:val="00BE6D16"/>
    <w:rsid w:val="00BE6D69"/>
    <w:rsid w:val="00BE6FE1"/>
    <w:rsid w:val="00BE6FEA"/>
    <w:rsid w:val="00BE7280"/>
    <w:rsid w:val="00BE7FB2"/>
    <w:rsid w:val="00BF0489"/>
    <w:rsid w:val="00BF0929"/>
    <w:rsid w:val="00BF0AA9"/>
    <w:rsid w:val="00BF0C1E"/>
    <w:rsid w:val="00BF1515"/>
    <w:rsid w:val="00BF1B37"/>
    <w:rsid w:val="00BF1B71"/>
    <w:rsid w:val="00BF2163"/>
    <w:rsid w:val="00BF29F9"/>
    <w:rsid w:val="00BF2B76"/>
    <w:rsid w:val="00BF2C22"/>
    <w:rsid w:val="00BF2F16"/>
    <w:rsid w:val="00BF3510"/>
    <w:rsid w:val="00BF3F7B"/>
    <w:rsid w:val="00BF41D8"/>
    <w:rsid w:val="00BF4815"/>
    <w:rsid w:val="00BF49E0"/>
    <w:rsid w:val="00BF4AFC"/>
    <w:rsid w:val="00BF4D01"/>
    <w:rsid w:val="00BF4DA1"/>
    <w:rsid w:val="00BF54C1"/>
    <w:rsid w:val="00BF54CF"/>
    <w:rsid w:val="00BF5995"/>
    <w:rsid w:val="00BF669C"/>
    <w:rsid w:val="00BF6D2E"/>
    <w:rsid w:val="00BF6F88"/>
    <w:rsid w:val="00BF72CC"/>
    <w:rsid w:val="00BF7546"/>
    <w:rsid w:val="00BF7626"/>
    <w:rsid w:val="00BF77CA"/>
    <w:rsid w:val="00BF7A90"/>
    <w:rsid w:val="00BF7C60"/>
    <w:rsid w:val="00C001EC"/>
    <w:rsid w:val="00C00936"/>
    <w:rsid w:val="00C00EC0"/>
    <w:rsid w:val="00C010E7"/>
    <w:rsid w:val="00C011D0"/>
    <w:rsid w:val="00C01B60"/>
    <w:rsid w:val="00C022D3"/>
    <w:rsid w:val="00C0258F"/>
    <w:rsid w:val="00C0287D"/>
    <w:rsid w:val="00C02DE3"/>
    <w:rsid w:val="00C033FC"/>
    <w:rsid w:val="00C034E6"/>
    <w:rsid w:val="00C038FE"/>
    <w:rsid w:val="00C0398D"/>
    <w:rsid w:val="00C03F4E"/>
    <w:rsid w:val="00C041F0"/>
    <w:rsid w:val="00C04380"/>
    <w:rsid w:val="00C0485F"/>
    <w:rsid w:val="00C04DAE"/>
    <w:rsid w:val="00C04FBB"/>
    <w:rsid w:val="00C051ED"/>
    <w:rsid w:val="00C0554F"/>
    <w:rsid w:val="00C05670"/>
    <w:rsid w:val="00C05980"/>
    <w:rsid w:val="00C05F3B"/>
    <w:rsid w:val="00C05FD1"/>
    <w:rsid w:val="00C062E8"/>
    <w:rsid w:val="00C0689D"/>
    <w:rsid w:val="00C06EEF"/>
    <w:rsid w:val="00C0798D"/>
    <w:rsid w:val="00C10333"/>
    <w:rsid w:val="00C1079A"/>
    <w:rsid w:val="00C10D4E"/>
    <w:rsid w:val="00C115FC"/>
    <w:rsid w:val="00C120F6"/>
    <w:rsid w:val="00C121BC"/>
    <w:rsid w:val="00C12223"/>
    <w:rsid w:val="00C12889"/>
    <w:rsid w:val="00C12C06"/>
    <w:rsid w:val="00C12DA9"/>
    <w:rsid w:val="00C135CC"/>
    <w:rsid w:val="00C1386D"/>
    <w:rsid w:val="00C15221"/>
    <w:rsid w:val="00C157A4"/>
    <w:rsid w:val="00C158A3"/>
    <w:rsid w:val="00C16597"/>
    <w:rsid w:val="00C16746"/>
    <w:rsid w:val="00C16AD6"/>
    <w:rsid w:val="00C174DD"/>
    <w:rsid w:val="00C17CB3"/>
    <w:rsid w:val="00C17DF3"/>
    <w:rsid w:val="00C17EBC"/>
    <w:rsid w:val="00C2011B"/>
    <w:rsid w:val="00C20331"/>
    <w:rsid w:val="00C2081D"/>
    <w:rsid w:val="00C209B4"/>
    <w:rsid w:val="00C20A46"/>
    <w:rsid w:val="00C20A73"/>
    <w:rsid w:val="00C20AF2"/>
    <w:rsid w:val="00C20BB7"/>
    <w:rsid w:val="00C212CC"/>
    <w:rsid w:val="00C214B3"/>
    <w:rsid w:val="00C21FB6"/>
    <w:rsid w:val="00C22232"/>
    <w:rsid w:val="00C222AA"/>
    <w:rsid w:val="00C22454"/>
    <w:rsid w:val="00C22A57"/>
    <w:rsid w:val="00C22BAC"/>
    <w:rsid w:val="00C239F8"/>
    <w:rsid w:val="00C23CBA"/>
    <w:rsid w:val="00C23D61"/>
    <w:rsid w:val="00C24456"/>
    <w:rsid w:val="00C24583"/>
    <w:rsid w:val="00C2512B"/>
    <w:rsid w:val="00C2629B"/>
    <w:rsid w:val="00C2685F"/>
    <w:rsid w:val="00C26BD7"/>
    <w:rsid w:val="00C26E9A"/>
    <w:rsid w:val="00C2711F"/>
    <w:rsid w:val="00C2741B"/>
    <w:rsid w:val="00C275E8"/>
    <w:rsid w:val="00C277E3"/>
    <w:rsid w:val="00C27969"/>
    <w:rsid w:val="00C27992"/>
    <w:rsid w:val="00C27C7D"/>
    <w:rsid w:val="00C27D36"/>
    <w:rsid w:val="00C300EA"/>
    <w:rsid w:val="00C306F8"/>
    <w:rsid w:val="00C3088A"/>
    <w:rsid w:val="00C30D47"/>
    <w:rsid w:val="00C310EC"/>
    <w:rsid w:val="00C312F2"/>
    <w:rsid w:val="00C318A4"/>
    <w:rsid w:val="00C32186"/>
    <w:rsid w:val="00C32C27"/>
    <w:rsid w:val="00C330DE"/>
    <w:rsid w:val="00C336A2"/>
    <w:rsid w:val="00C33A59"/>
    <w:rsid w:val="00C3417E"/>
    <w:rsid w:val="00C34307"/>
    <w:rsid w:val="00C346F2"/>
    <w:rsid w:val="00C34AAD"/>
    <w:rsid w:val="00C34EA6"/>
    <w:rsid w:val="00C35529"/>
    <w:rsid w:val="00C35638"/>
    <w:rsid w:val="00C35A6B"/>
    <w:rsid w:val="00C35C5D"/>
    <w:rsid w:val="00C35C9E"/>
    <w:rsid w:val="00C36665"/>
    <w:rsid w:val="00C3688A"/>
    <w:rsid w:val="00C36CC0"/>
    <w:rsid w:val="00C36DD9"/>
    <w:rsid w:val="00C37110"/>
    <w:rsid w:val="00C372F4"/>
    <w:rsid w:val="00C37529"/>
    <w:rsid w:val="00C401E3"/>
    <w:rsid w:val="00C40746"/>
    <w:rsid w:val="00C40DD9"/>
    <w:rsid w:val="00C40FC3"/>
    <w:rsid w:val="00C41043"/>
    <w:rsid w:val="00C4160D"/>
    <w:rsid w:val="00C4163A"/>
    <w:rsid w:val="00C4181A"/>
    <w:rsid w:val="00C41CF5"/>
    <w:rsid w:val="00C41E4E"/>
    <w:rsid w:val="00C42199"/>
    <w:rsid w:val="00C421E7"/>
    <w:rsid w:val="00C4269F"/>
    <w:rsid w:val="00C42CE9"/>
    <w:rsid w:val="00C42FA0"/>
    <w:rsid w:val="00C4312F"/>
    <w:rsid w:val="00C43212"/>
    <w:rsid w:val="00C43A2C"/>
    <w:rsid w:val="00C43BB3"/>
    <w:rsid w:val="00C441DF"/>
    <w:rsid w:val="00C44686"/>
    <w:rsid w:val="00C448E2"/>
    <w:rsid w:val="00C44A17"/>
    <w:rsid w:val="00C44AAC"/>
    <w:rsid w:val="00C44F11"/>
    <w:rsid w:val="00C45029"/>
    <w:rsid w:val="00C4552A"/>
    <w:rsid w:val="00C457E5"/>
    <w:rsid w:val="00C4597B"/>
    <w:rsid w:val="00C459EE"/>
    <w:rsid w:val="00C45CC1"/>
    <w:rsid w:val="00C46014"/>
    <w:rsid w:val="00C466DA"/>
    <w:rsid w:val="00C469E1"/>
    <w:rsid w:val="00C46AC8"/>
    <w:rsid w:val="00C46B2B"/>
    <w:rsid w:val="00C46D80"/>
    <w:rsid w:val="00C472F4"/>
    <w:rsid w:val="00C47609"/>
    <w:rsid w:val="00C47690"/>
    <w:rsid w:val="00C477DA"/>
    <w:rsid w:val="00C47867"/>
    <w:rsid w:val="00C47A32"/>
    <w:rsid w:val="00C47FF9"/>
    <w:rsid w:val="00C5004B"/>
    <w:rsid w:val="00C500DA"/>
    <w:rsid w:val="00C504AF"/>
    <w:rsid w:val="00C50868"/>
    <w:rsid w:val="00C50E01"/>
    <w:rsid w:val="00C51477"/>
    <w:rsid w:val="00C518D4"/>
    <w:rsid w:val="00C51C42"/>
    <w:rsid w:val="00C51E51"/>
    <w:rsid w:val="00C52909"/>
    <w:rsid w:val="00C52B66"/>
    <w:rsid w:val="00C52BF7"/>
    <w:rsid w:val="00C52CA2"/>
    <w:rsid w:val="00C53106"/>
    <w:rsid w:val="00C5316F"/>
    <w:rsid w:val="00C533D0"/>
    <w:rsid w:val="00C53420"/>
    <w:rsid w:val="00C53504"/>
    <w:rsid w:val="00C53834"/>
    <w:rsid w:val="00C53F33"/>
    <w:rsid w:val="00C54149"/>
    <w:rsid w:val="00C541B7"/>
    <w:rsid w:val="00C543F5"/>
    <w:rsid w:val="00C54BE5"/>
    <w:rsid w:val="00C54DC9"/>
    <w:rsid w:val="00C54EFC"/>
    <w:rsid w:val="00C5541B"/>
    <w:rsid w:val="00C55673"/>
    <w:rsid w:val="00C55DBF"/>
    <w:rsid w:val="00C560D2"/>
    <w:rsid w:val="00C56491"/>
    <w:rsid w:val="00C56ADE"/>
    <w:rsid w:val="00C56B62"/>
    <w:rsid w:val="00C56CA2"/>
    <w:rsid w:val="00C56E86"/>
    <w:rsid w:val="00C57325"/>
    <w:rsid w:val="00C5749B"/>
    <w:rsid w:val="00C57784"/>
    <w:rsid w:val="00C57B8F"/>
    <w:rsid w:val="00C57C7C"/>
    <w:rsid w:val="00C60019"/>
    <w:rsid w:val="00C600EB"/>
    <w:rsid w:val="00C60145"/>
    <w:rsid w:val="00C607D6"/>
    <w:rsid w:val="00C60B65"/>
    <w:rsid w:val="00C60E3C"/>
    <w:rsid w:val="00C60EF9"/>
    <w:rsid w:val="00C61549"/>
    <w:rsid w:val="00C615C2"/>
    <w:rsid w:val="00C616AD"/>
    <w:rsid w:val="00C61B8F"/>
    <w:rsid w:val="00C620EA"/>
    <w:rsid w:val="00C62993"/>
    <w:rsid w:val="00C62AB9"/>
    <w:rsid w:val="00C62BFC"/>
    <w:rsid w:val="00C62FF1"/>
    <w:rsid w:val="00C63C49"/>
    <w:rsid w:val="00C63F96"/>
    <w:rsid w:val="00C63FF5"/>
    <w:rsid w:val="00C647FA"/>
    <w:rsid w:val="00C64FED"/>
    <w:rsid w:val="00C6524F"/>
    <w:rsid w:val="00C654DA"/>
    <w:rsid w:val="00C65592"/>
    <w:rsid w:val="00C65776"/>
    <w:rsid w:val="00C659D9"/>
    <w:rsid w:val="00C664EC"/>
    <w:rsid w:val="00C6661B"/>
    <w:rsid w:val="00C66C4F"/>
    <w:rsid w:val="00C6730B"/>
    <w:rsid w:val="00C67DB3"/>
    <w:rsid w:val="00C70450"/>
    <w:rsid w:val="00C70C02"/>
    <w:rsid w:val="00C70E9A"/>
    <w:rsid w:val="00C71153"/>
    <w:rsid w:val="00C71620"/>
    <w:rsid w:val="00C716D8"/>
    <w:rsid w:val="00C71984"/>
    <w:rsid w:val="00C719E0"/>
    <w:rsid w:val="00C72EF6"/>
    <w:rsid w:val="00C7335F"/>
    <w:rsid w:val="00C73360"/>
    <w:rsid w:val="00C73403"/>
    <w:rsid w:val="00C73A91"/>
    <w:rsid w:val="00C7402D"/>
    <w:rsid w:val="00C74107"/>
    <w:rsid w:val="00C74940"/>
    <w:rsid w:val="00C749E6"/>
    <w:rsid w:val="00C74BBE"/>
    <w:rsid w:val="00C74CDE"/>
    <w:rsid w:val="00C7563A"/>
    <w:rsid w:val="00C75A5F"/>
    <w:rsid w:val="00C75E8B"/>
    <w:rsid w:val="00C7647C"/>
    <w:rsid w:val="00C76B55"/>
    <w:rsid w:val="00C76B9B"/>
    <w:rsid w:val="00C77020"/>
    <w:rsid w:val="00C7764A"/>
    <w:rsid w:val="00C77805"/>
    <w:rsid w:val="00C77BE7"/>
    <w:rsid w:val="00C77CBC"/>
    <w:rsid w:val="00C77F8B"/>
    <w:rsid w:val="00C80778"/>
    <w:rsid w:val="00C80E38"/>
    <w:rsid w:val="00C81579"/>
    <w:rsid w:val="00C820F6"/>
    <w:rsid w:val="00C832D0"/>
    <w:rsid w:val="00C8333B"/>
    <w:rsid w:val="00C834AB"/>
    <w:rsid w:val="00C84329"/>
    <w:rsid w:val="00C84A71"/>
    <w:rsid w:val="00C850AC"/>
    <w:rsid w:val="00C85254"/>
    <w:rsid w:val="00C8539B"/>
    <w:rsid w:val="00C853CE"/>
    <w:rsid w:val="00C859D3"/>
    <w:rsid w:val="00C863A9"/>
    <w:rsid w:val="00C86556"/>
    <w:rsid w:val="00C86DD8"/>
    <w:rsid w:val="00C86E78"/>
    <w:rsid w:val="00C90460"/>
    <w:rsid w:val="00C904A7"/>
    <w:rsid w:val="00C907C9"/>
    <w:rsid w:val="00C90D6E"/>
    <w:rsid w:val="00C90DCD"/>
    <w:rsid w:val="00C90F9A"/>
    <w:rsid w:val="00C91112"/>
    <w:rsid w:val="00C91157"/>
    <w:rsid w:val="00C919FD"/>
    <w:rsid w:val="00C91BFA"/>
    <w:rsid w:val="00C91E9B"/>
    <w:rsid w:val="00C921BB"/>
    <w:rsid w:val="00C922A9"/>
    <w:rsid w:val="00C92518"/>
    <w:rsid w:val="00C92F0C"/>
    <w:rsid w:val="00C92F10"/>
    <w:rsid w:val="00C934D7"/>
    <w:rsid w:val="00C935D3"/>
    <w:rsid w:val="00C93A37"/>
    <w:rsid w:val="00C94710"/>
    <w:rsid w:val="00C95149"/>
    <w:rsid w:val="00C958E7"/>
    <w:rsid w:val="00C95A12"/>
    <w:rsid w:val="00C95C4D"/>
    <w:rsid w:val="00C96229"/>
    <w:rsid w:val="00C96501"/>
    <w:rsid w:val="00C974A6"/>
    <w:rsid w:val="00C97FD8"/>
    <w:rsid w:val="00CA0E26"/>
    <w:rsid w:val="00CA117C"/>
    <w:rsid w:val="00CA1286"/>
    <w:rsid w:val="00CA1EB1"/>
    <w:rsid w:val="00CA1F67"/>
    <w:rsid w:val="00CA20AD"/>
    <w:rsid w:val="00CA21B2"/>
    <w:rsid w:val="00CA258C"/>
    <w:rsid w:val="00CA26BD"/>
    <w:rsid w:val="00CA26E9"/>
    <w:rsid w:val="00CA2BB4"/>
    <w:rsid w:val="00CA3485"/>
    <w:rsid w:val="00CA3B1D"/>
    <w:rsid w:val="00CA3D3B"/>
    <w:rsid w:val="00CA3DE6"/>
    <w:rsid w:val="00CA4070"/>
    <w:rsid w:val="00CA421A"/>
    <w:rsid w:val="00CA44B9"/>
    <w:rsid w:val="00CA45C3"/>
    <w:rsid w:val="00CA4D90"/>
    <w:rsid w:val="00CA5626"/>
    <w:rsid w:val="00CA5A02"/>
    <w:rsid w:val="00CA5E2C"/>
    <w:rsid w:val="00CA5E45"/>
    <w:rsid w:val="00CA703B"/>
    <w:rsid w:val="00CA7285"/>
    <w:rsid w:val="00CA7764"/>
    <w:rsid w:val="00CA7DBB"/>
    <w:rsid w:val="00CA7F59"/>
    <w:rsid w:val="00CB01A8"/>
    <w:rsid w:val="00CB0550"/>
    <w:rsid w:val="00CB088D"/>
    <w:rsid w:val="00CB0C14"/>
    <w:rsid w:val="00CB104A"/>
    <w:rsid w:val="00CB1135"/>
    <w:rsid w:val="00CB1819"/>
    <w:rsid w:val="00CB1A85"/>
    <w:rsid w:val="00CB1B3E"/>
    <w:rsid w:val="00CB1CA5"/>
    <w:rsid w:val="00CB1CAE"/>
    <w:rsid w:val="00CB1F84"/>
    <w:rsid w:val="00CB23AD"/>
    <w:rsid w:val="00CB2A91"/>
    <w:rsid w:val="00CB2B27"/>
    <w:rsid w:val="00CB2E1B"/>
    <w:rsid w:val="00CB32A5"/>
    <w:rsid w:val="00CB361A"/>
    <w:rsid w:val="00CB3D7E"/>
    <w:rsid w:val="00CB4BFA"/>
    <w:rsid w:val="00CB4E3C"/>
    <w:rsid w:val="00CB5690"/>
    <w:rsid w:val="00CB5E11"/>
    <w:rsid w:val="00CB678D"/>
    <w:rsid w:val="00CC0430"/>
    <w:rsid w:val="00CC04CE"/>
    <w:rsid w:val="00CC0C2C"/>
    <w:rsid w:val="00CC0C7B"/>
    <w:rsid w:val="00CC0E9D"/>
    <w:rsid w:val="00CC10CC"/>
    <w:rsid w:val="00CC16CB"/>
    <w:rsid w:val="00CC236F"/>
    <w:rsid w:val="00CC2395"/>
    <w:rsid w:val="00CC2A58"/>
    <w:rsid w:val="00CC2A6E"/>
    <w:rsid w:val="00CC2B9C"/>
    <w:rsid w:val="00CC2E23"/>
    <w:rsid w:val="00CC2F17"/>
    <w:rsid w:val="00CC31B5"/>
    <w:rsid w:val="00CC32EE"/>
    <w:rsid w:val="00CC37D4"/>
    <w:rsid w:val="00CC3A15"/>
    <w:rsid w:val="00CC3CDB"/>
    <w:rsid w:val="00CC3E02"/>
    <w:rsid w:val="00CC4137"/>
    <w:rsid w:val="00CC42F2"/>
    <w:rsid w:val="00CC51FC"/>
    <w:rsid w:val="00CC5980"/>
    <w:rsid w:val="00CC5B1E"/>
    <w:rsid w:val="00CC5C71"/>
    <w:rsid w:val="00CC5C93"/>
    <w:rsid w:val="00CC5DC8"/>
    <w:rsid w:val="00CC5FE0"/>
    <w:rsid w:val="00CC6042"/>
    <w:rsid w:val="00CC6639"/>
    <w:rsid w:val="00CC67DC"/>
    <w:rsid w:val="00CC6ABA"/>
    <w:rsid w:val="00CC6FEF"/>
    <w:rsid w:val="00CC70EE"/>
    <w:rsid w:val="00CC7233"/>
    <w:rsid w:val="00CC7995"/>
    <w:rsid w:val="00CC7B54"/>
    <w:rsid w:val="00CD04FF"/>
    <w:rsid w:val="00CD05BC"/>
    <w:rsid w:val="00CD06AB"/>
    <w:rsid w:val="00CD0EE4"/>
    <w:rsid w:val="00CD0F5B"/>
    <w:rsid w:val="00CD18D3"/>
    <w:rsid w:val="00CD1D39"/>
    <w:rsid w:val="00CD1D6A"/>
    <w:rsid w:val="00CD22C5"/>
    <w:rsid w:val="00CD247C"/>
    <w:rsid w:val="00CD2842"/>
    <w:rsid w:val="00CD2A04"/>
    <w:rsid w:val="00CD2DED"/>
    <w:rsid w:val="00CD2E94"/>
    <w:rsid w:val="00CD30A9"/>
    <w:rsid w:val="00CD3173"/>
    <w:rsid w:val="00CD3321"/>
    <w:rsid w:val="00CD33E3"/>
    <w:rsid w:val="00CD3A47"/>
    <w:rsid w:val="00CD3BDD"/>
    <w:rsid w:val="00CD4797"/>
    <w:rsid w:val="00CD48DD"/>
    <w:rsid w:val="00CD4C1E"/>
    <w:rsid w:val="00CD4FCB"/>
    <w:rsid w:val="00CD4FF8"/>
    <w:rsid w:val="00CD6097"/>
    <w:rsid w:val="00CD610C"/>
    <w:rsid w:val="00CD6D55"/>
    <w:rsid w:val="00CD7364"/>
    <w:rsid w:val="00CD7986"/>
    <w:rsid w:val="00CD7A09"/>
    <w:rsid w:val="00CE014B"/>
    <w:rsid w:val="00CE0352"/>
    <w:rsid w:val="00CE06F2"/>
    <w:rsid w:val="00CE073B"/>
    <w:rsid w:val="00CE0B55"/>
    <w:rsid w:val="00CE0C63"/>
    <w:rsid w:val="00CE1725"/>
    <w:rsid w:val="00CE178F"/>
    <w:rsid w:val="00CE1A8D"/>
    <w:rsid w:val="00CE1AE0"/>
    <w:rsid w:val="00CE1B4D"/>
    <w:rsid w:val="00CE1E45"/>
    <w:rsid w:val="00CE1EE9"/>
    <w:rsid w:val="00CE2139"/>
    <w:rsid w:val="00CE22AF"/>
    <w:rsid w:val="00CE2ACE"/>
    <w:rsid w:val="00CE30F4"/>
    <w:rsid w:val="00CE343B"/>
    <w:rsid w:val="00CE3578"/>
    <w:rsid w:val="00CE35B7"/>
    <w:rsid w:val="00CE42A9"/>
    <w:rsid w:val="00CE57DC"/>
    <w:rsid w:val="00CE5B09"/>
    <w:rsid w:val="00CE5ED1"/>
    <w:rsid w:val="00CE6626"/>
    <w:rsid w:val="00CE67AF"/>
    <w:rsid w:val="00CE6CA4"/>
    <w:rsid w:val="00CE7090"/>
    <w:rsid w:val="00CE7AC7"/>
    <w:rsid w:val="00CE7B96"/>
    <w:rsid w:val="00CE7CCB"/>
    <w:rsid w:val="00CE7D50"/>
    <w:rsid w:val="00CE7E3E"/>
    <w:rsid w:val="00CE7FE5"/>
    <w:rsid w:val="00CF0163"/>
    <w:rsid w:val="00CF01F8"/>
    <w:rsid w:val="00CF03E4"/>
    <w:rsid w:val="00CF0851"/>
    <w:rsid w:val="00CF0B68"/>
    <w:rsid w:val="00CF0CC8"/>
    <w:rsid w:val="00CF1038"/>
    <w:rsid w:val="00CF1053"/>
    <w:rsid w:val="00CF1CB0"/>
    <w:rsid w:val="00CF2066"/>
    <w:rsid w:val="00CF2878"/>
    <w:rsid w:val="00CF358A"/>
    <w:rsid w:val="00CF36EF"/>
    <w:rsid w:val="00CF3D92"/>
    <w:rsid w:val="00CF4325"/>
    <w:rsid w:val="00CF4388"/>
    <w:rsid w:val="00CF4430"/>
    <w:rsid w:val="00CF4512"/>
    <w:rsid w:val="00CF464A"/>
    <w:rsid w:val="00CF4B74"/>
    <w:rsid w:val="00CF4CAB"/>
    <w:rsid w:val="00CF4D6C"/>
    <w:rsid w:val="00CF5647"/>
    <w:rsid w:val="00CF6ABA"/>
    <w:rsid w:val="00CF73DA"/>
    <w:rsid w:val="00CF7879"/>
    <w:rsid w:val="00CF7D41"/>
    <w:rsid w:val="00D00005"/>
    <w:rsid w:val="00D0002F"/>
    <w:rsid w:val="00D001D8"/>
    <w:rsid w:val="00D00990"/>
    <w:rsid w:val="00D00A08"/>
    <w:rsid w:val="00D00C60"/>
    <w:rsid w:val="00D00CA0"/>
    <w:rsid w:val="00D00DDA"/>
    <w:rsid w:val="00D01628"/>
    <w:rsid w:val="00D02609"/>
    <w:rsid w:val="00D02BAF"/>
    <w:rsid w:val="00D02F7B"/>
    <w:rsid w:val="00D030CF"/>
    <w:rsid w:val="00D03DAA"/>
    <w:rsid w:val="00D04040"/>
    <w:rsid w:val="00D04284"/>
    <w:rsid w:val="00D04A25"/>
    <w:rsid w:val="00D04B68"/>
    <w:rsid w:val="00D0500C"/>
    <w:rsid w:val="00D054F9"/>
    <w:rsid w:val="00D05C51"/>
    <w:rsid w:val="00D06083"/>
    <w:rsid w:val="00D060B6"/>
    <w:rsid w:val="00D060DB"/>
    <w:rsid w:val="00D063CE"/>
    <w:rsid w:val="00D06453"/>
    <w:rsid w:val="00D06736"/>
    <w:rsid w:val="00D067C9"/>
    <w:rsid w:val="00D06878"/>
    <w:rsid w:val="00D072EF"/>
    <w:rsid w:val="00D073A0"/>
    <w:rsid w:val="00D075D2"/>
    <w:rsid w:val="00D0781A"/>
    <w:rsid w:val="00D07906"/>
    <w:rsid w:val="00D0791F"/>
    <w:rsid w:val="00D07A15"/>
    <w:rsid w:val="00D07A1C"/>
    <w:rsid w:val="00D103AD"/>
    <w:rsid w:val="00D10D7A"/>
    <w:rsid w:val="00D11166"/>
    <w:rsid w:val="00D11376"/>
    <w:rsid w:val="00D1189F"/>
    <w:rsid w:val="00D119AF"/>
    <w:rsid w:val="00D119F9"/>
    <w:rsid w:val="00D11A20"/>
    <w:rsid w:val="00D11A8F"/>
    <w:rsid w:val="00D11B9E"/>
    <w:rsid w:val="00D11D6C"/>
    <w:rsid w:val="00D11D99"/>
    <w:rsid w:val="00D11F03"/>
    <w:rsid w:val="00D12287"/>
    <w:rsid w:val="00D12884"/>
    <w:rsid w:val="00D1296E"/>
    <w:rsid w:val="00D12C29"/>
    <w:rsid w:val="00D1301F"/>
    <w:rsid w:val="00D1364C"/>
    <w:rsid w:val="00D137BA"/>
    <w:rsid w:val="00D13C97"/>
    <w:rsid w:val="00D14345"/>
    <w:rsid w:val="00D149A6"/>
    <w:rsid w:val="00D14C97"/>
    <w:rsid w:val="00D14D3A"/>
    <w:rsid w:val="00D14E69"/>
    <w:rsid w:val="00D14FAB"/>
    <w:rsid w:val="00D151C9"/>
    <w:rsid w:val="00D151CA"/>
    <w:rsid w:val="00D1581E"/>
    <w:rsid w:val="00D16025"/>
    <w:rsid w:val="00D16179"/>
    <w:rsid w:val="00D16306"/>
    <w:rsid w:val="00D16624"/>
    <w:rsid w:val="00D1688B"/>
    <w:rsid w:val="00D16A9A"/>
    <w:rsid w:val="00D174CE"/>
    <w:rsid w:val="00D1784F"/>
    <w:rsid w:val="00D1785F"/>
    <w:rsid w:val="00D17CB2"/>
    <w:rsid w:val="00D202DB"/>
    <w:rsid w:val="00D20399"/>
    <w:rsid w:val="00D2098F"/>
    <w:rsid w:val="00D21149"/>
    <w:rsid w:val="00D21278"/>
    <w:rsid w:val="00D21544"/>
    <w:rsid w:val="00D21A9D"/>
    <w:rsid w:val="00D21D23"/>
    <w:rsid w:val="00D2201A"/>
    <w:rsid w:val="00D223C4"/>
    <w:rsid w:val="00D23070"/>
    <w:rsid w:val="00D230E2"/>
    <w:rsid w:val="00D235CB"/>
    <w:rsid w:val="00D235D8"/>
    <w:rsid w:val="00D2374D"/>
    <w:rsid w:val="00D23983"/>
    <w:rsid w:val="00D23B32"/>
    <w:rsid w:val="00D24297"/>
    <w:rsid w:val="00D24669"/>
    <w:rsid w:val="00D24AE4"/>
    <w:rsid w:val="00D24E2C"/>
    <w:rsid w:val="00D24EB3"/>
    <w:rsid w:val="00D251B3"/>
    <w:rsid w:val="00D2550E"/>
    <w:rsid w:val="00D25936"/>
    <w:rsid w:val="00D260C0"/>
    <w:rsid w:val="00D26472"/>
    <w:rsid w:val="00D26510"/>
    <w:rsid w:val="00D265A8"/>
    <w:rsid w:val="00D26BB1"/>
    <w:rsid w:val="00D26C44"/>
    <w:rsid w:val="00D27014"/>
    <w:rsid w:val="00D27B8E"/>
    <w:rsid w:val="00D30769"/>
    <w:rsid w:val="00D30CDC"/>
    <w:rsid w:val="00D30D82"/>
    <w:rsid w:val="00D3133C"/>
    <w:rsid w:val="00D314AE"/>
    <w:rsid w:val="00D31A0F"/>
    <w:rsid w:val="00D31A6C"/>
    <w:rsid w:val="00D31F63"/>
    <w:rsid w:val="00D32069"/>
    <w:rsid w:val="00D32286"/>
    <w:rsid w:val="00D32A34"/>
    <w:rsid w:val="00D33E9A"/>
    <w:rsid w:val="00D34901"/>
    <w:rsid w:val="00D354E1"/>
    <w:rsid w:val="00D3555E"/>
    <w:rsid w:val="00D3572D"/>
    <w:rsid w:val="00D3589A"/>
    <w:rsid w:val="00D3649A"/>
    <w:rsid w:val="00D36A39"/>
    <w:rsid w:val="00D36FCB"/>
    <w:rsid w:val="00D371DD"/>
    <w:rsid w:val="00D37958"/>
    <w:rsid w:val="00D37DF3"/>
    <w:rsid w:val="00D37E66"/>
    <w:rsid w:val="00D4015F"/>
    <w:rsid w:val="00D4062D"/>
    <w:rsid w:val="00D406B3"/>
    <w:rsid w:val="00D40E9C"/>
    <w:rsid w:val="00D40F44"/>
    <w:rsid w:val="00D412F4"/>
    <w:rsid w:val="00D41E12"/>
    <w:rsid w:val="00D421A1"/>
    <w:rsid w:val="00D42225"/>
    <w:rsid w:val="00D4255A"/>
    <w:rsid w:val="00D42A2F"/>
    <w:rsid w:val="00D42C2F"/>
    <w:rsid w:val="00D42D06"/>
    <w:rsid w:val="00D4377C"/>
    <w:rsid w:val="00D4388B"/>
    <w:rsid w:val="00D43BFE"/>
    <w:rsid w:val="00D43E75"/>
    <w:rsid w:val="00D4408B"/>
    <w:rsid w:val="00D441D0"/>
    <w:rsid w:val="00D4420C"/>
    <w:rsid w:val="00D44673"/>
    <w:rsid w:val="00D447AE"/>
    <w:rsid w:val="00D45038"/>
    <w:rsid w:val="00D46128"/>
    <w:rsid w:val="00D46A46"/>
    <w:rsid w:val="00D47016"/>
    <w:rsid w:val="00D47145"/>
    <w:rsid w:val="00D47506"/>
    <w:rsid w:val="00D47610"/>
    <w:rsid w:val="00D47620"/>
    <w:rsid w:val="00D479DA"/>
    <w:rsid w:val="00D47FAC"/>
    <w:rsid w:val="00D505E8"/>
    <w:rsid w:val="00D50AA9"/>
    <w:rsid w:val="00D50D3F"/>
    <w:rsid w:val="00D5115F"/>
    <w:rsid w:val="00D51321"/>
    <w:rsid w:val="00D51541"/>
    <w:rsid w:val="00D51782"/>
    <w:rsid w:val="00D517C0"/>
    <w:rsid w:val="00D51D16"/>
    <w:rsid w:val="00D51E28"/>
    <w:rsid w:val="00D522F1"/>
    <w:rsid w:val="00D524F0"/>
    <w:rsid w:val="00D525EE"/>
    <w:rsid w:val="00D535CD"/>
    <w:rsid w:val="00D5364D"/>
    <w:rsid w:val="00D53831"/>
    <w:rsid w:val="00D538B9"/>
    <w:rsid w:val="00D53B3B"/>
    <w:rsid w:val="00D54117"/>
    <w:rsid w:val="00D54737"/>
    <w:rsid w:val="00D548A4"/>
    <w:rsid w:val="00D5495B"/>
    <w:rsid w:val="00D55306"/>
    <w:rsid w:val="00D555E0"/>
    <w:rsid w:val="00D55753"/>
    <w:rsid w:val="00D55E35"/>
    <w:rsid w:val="00D56968"/>
    <w:rsid w:val="00D56B41"/>
    <w:rsid w:val="00D56DAD"/>
    <w:rsid w:val="00D5785D"/>
    <w:rsid w:val="00D57A58"/>
    <w:rsid w:val="00D57B7C"/>
    <w:rsid w:val="00D57B7F"/>
    <w:rsid w:val="00D57C35"/>
    <w:rsid w:val="00D57C4E"/>
    <w:rsid w:val="00D60576"/>
    <w:rsid w:val="00D6064A"/>
    <w:rsid w:val="00D60763"/>
    <w:rsid w:val="00D60966"/>
    <w:rsid w:val="00D60AD8"/>
    <w:rsid w:val="00D611A5"/>
    <w:rsid w:val="00D6160C"/>
    <w:rsid w:val="00D61AB5"/>
    <w:rsid w:val="00D61D15"/>
    <w:rsid w:val="00D622CD"/>
    <w:rsid w:val="00D63625"/>
    <w:rsid w:val="00D638B1"/>
    <w:rsid w:val="00D638F0"/>
    <w:rsid w:val="00D63A16"/>
    <w:rsid w:val="00D63D17"/>
    <w:rsid w:val="00D63D37"/>
    <w:rsid w:val="00D6445A"/>
    <w:rsid w:val="00D64D51"/>
    <w:rsid w:val="00D64D84"/>
    <w:rsid w:val="00D64EBD"/>
    <w:rsid w:val="00D6501A"/>
    <w:rsid w:val="00D6512F"/>
    <w:rsid w:val="00D65222"/>
    <w:rsid w:val="00D65442"/>
    <w:rsid w:val="00D65607"/>
    <w:rsid w:val="00D66217"/>
    <w:rsid w:val="00D66304"/>
    <w:rsid w:val="00D66A15"/>
    <w:rsid w:val="00D66B47"/>
    <w:rsid w:val="00D67148"/>
    <w:rsid w:val="00D679FE"/>
    <w:rsid w:val="00D67A07"/>
    <w:rsid w:val="00D67E3E"/>
    <w:rsid w:val="00D67FD5"/>
    <w:rsid w:val="00D706C6"/>
    <w:rsid w:val="00D707D3"/>
    <w:rsid w:val="00D70C32"/>
    <w:rsid w:val="00D70E14"/>
    <w:rsid w:val="00D70E78"/>
    <w:rsid w:val="00D726C8"/>
    <w:rsid w:val="00D72E23"/>
    <w:rsid w:val="00D73262"/>
    <w:rsid w:val="00D73512"/>
    <w:rsid w:val="00D737C6"/>
    <w:rsid w:val="00D73B61"/>
    <w:rsid w:val="00D73CE9"/>
    <w:rsid w:val="00D74129"/>
    <w:rsid w:val="00D746A5"/>
    <w:rsid w:val="00D748F2"/>
    <w:rsid w:val="00D749CA"/>
    <w:rsid w:val="00D74E63"/>
    <w:rsid w:val="00D75087"/>
    <w:rsid w:val="00D7529B"/>
    <w:rsid w:val="00D75AF8"/>
    <w:rsid w:val="00D763B0"/>
    <w:rsid w:val="00D7669C"/>
    <w:rsid w:val="00D7742F"/>
    <w:rsid w:val="00D77C19"/>
    <w:rsid w:val="00D80028"/>
    <w:rsid w:val="00D800D6"/>
    <w:rsid w:val="00D8013E"/>
    <w:rsid w:val="00D80158"/>
    <w:rsid w:val="00D8023B"/>
    <w:rsid w:val="00D80681"/>
    <w:rsid w:val="00D80943"/>
    <w:rsid w:val="00D80E5C"/>
    <w:rsid w:val="00D812BA"/>
    <w:rsid w:val="00D812C5"/>
    <w:rsid w:val="00D818D9"/>
    <w:rsid w:val="00D820DB"/>
    <w:rsid w:val="00D822F6"/>
    <w:rsid w:val="00D829CB"/>
    <w:rsid w:val="00D82FEE"/>
    <w:rsid w:val="00D8376F"/>
    <w:rsid w:val="00D8394A"/>
    <w:rsid w:val="00D83F05"/>
    <w:rsid w:val="00D8471E"/>
    <w:rsid w:val="00D84EF9"/>
    <w:rsid w:val="00D8583A"/>
    <w:rsid w:val="00D8592A"/>
    <w:rsid w:val="00D85E4A"/>
    <w:rsid w:val="00D86134"/>
    <w:rsid w:val="00D86999"/>
    <w:rsid w:val="00D86B4C"/>
    <w:rsid w:val="00D87585"/>
    <w:rsid w:val="00D8767E"/>
    <w:rsid w:val="00D90055"/>
    <w:rsid w:val="00D90127"/>
    <w:rsid w:val="00D901CF"/>
    <w:rsid w:val="00D902EF"/>
    <w:rsid w:val="00D90CD5"/>
    <w:rsid w:val="00D911C6"/>
    <w:rsid w:val="00D91718"/>
    <w:rsid w:val="00D91BC7"/>
    <w:rsid w:val="00D91D81"/>
    <w:rsid w:val="00D91EEF"/>
    <w:rsid w:val="00D91FE1"/>
    <w:rsid w:val="00D924A4"/>
    <w:rsid w:val="00D92530"/>
    <w:rsid w:val="00D925C7"/>
    <w:rsid w:val="00D927D9"/>
    <w:rsid w:val="00D928AC"/>
    <w:rsid w:val="00D92AB2"/>
    <w:rsid w:val="00D9329D"/>
    <w:rsid w:val="00D93531"/>
    <w:rsid w:val="00D9420F"/>
    <w:rsid w:val="00D94339"/>
    <w:rsid w:val="00D94D5E"/>
    <w:rsid w:val="00D9522C"/>
    <w:rsid w:val="00D95243"/>
    <w:rsid w:val="00D95956"/>
    <w:rsid w:val="00D959AB"/>
    <w:rsid w:val="00D95A11"/>
    <w:rsid w:val="00D95CF4"/>
    <w:rsid w:val="00D96001"/>
    <w:rsid w:val="00D96B3E"/>
    <w:rsid w:val="00D96EE1"/>
    <w:rsid w:val="00D96F01"/>
    <w:rsid w:val="00D96F66"/>
    <w:rsid w:val="00D96F8C"/>
    <w:rsid w:val="00D97441"/>
    <w:rsid w:val="00D9794F"/>
    <w:rsid w:val="00D97A3B"/>
    <w:rsid w:val="00DA001D"/>
    <w:rsid w:val="00DA0D89"/>
    <w:rsid w:val="00DA116B"/>
    <w:rsid w:val="00DA11F8"/>
    <w:rsid w:val="00DA12E9"/>
    <w:rsid w:val="00DA12FC"/>
    <w:rsid w:val="00DA1879"/>
    <w:rsid w:val="00DA18B3"/>
    <w:rsid w:val="00DA26D5"/>
    <w:rsid w:val="00DA2992"/>
    <w:rsid w:val="00DA2D11"/>
    <w:rsid w:val="00DA2E66"/>
    <w:rsid w:val="00DA3026"/>
    <w:rsid w:val="00DA31ED"/>
    <w:rsid w:val="00DA3422"/>
    <w:rsid w:val="00DA379C"/>
    <w:rsid w:val="00DA388E"/>
    <w:rsid w:val="00DA3A33"/>
    <w:rsid w:val="00DA3A38"/>
    <w:rsid w:val="00DA43FF"/>
    <w:rsid w:val="00DA44C3"/>
    <w:rsid w:val="00DA494E"/>
    <w:rsid w:val="00DA4A69"/>
    <w:rsid w:val="00DA4E32"/>
    <w:rsid w:val="00DA52EA"/>
    <w:rsid w:val="00DA5442"/>
    <w:rsid w:val="00DA55F1"/>
    <w:rsid w:val="00DA5858"/>
    <w:rsid w:val="00DA5D81"/>
    <w:rsid w:val="00DA5D8E"/>
    <w:rsid w:val="00DA65F7"/>
    <w:rsid w:val="00DA6B86"/>
    <w:rsid w:val="00DA6E19"/>
    <w:rsid w:val="00DA6F78"/>
    <w:rsid w:val="00DA7F83"/>
    <w:rsid w:val="00DB00E4"/>
    <w:rsid w:val="00DB057B"/>
    <w:rsid w:val="00DB061B"/>
    <w:rsid w:val="00DB06ED"/>
    <w:rsid w:val="00DB0D3E"/>
    <w:rsid w:val="00DB0DAF"/>
    <w:rsid w:val="00DB107F"/>
    <w:rsid w:val="00DB121E"/>
    <w:rsid w:val="00DB124E"/>
    <w:rsid w:val="00DB13BD"/>
    <w:rsid w:val="00DB1895"/>
    <w:rsid w:val="00DB1BD3"/>
    <w:rsid w:val="00DB1D99"/>
    <w:rsid w:val="00DB2674"/>
    <w:rsid w:val="00DB2A33"/>
    <w:rsid w:val="00DB2C39"/>
    <w:rsid w:val="00DB33E2"/>
    <w:rsid w:val="00DB3504"/>
    <w:rsid w:val="00DB3B7C"/>
    <w:rsid w:val="00DB3C6D"/>
    <w:rsid w:val="00DB4775"/>
    <w:rsid w:val="00DB4917"/>
    <w:rsid w:val="00DB4B3D"/>
    <w:rsid w:val="00DB4DCF"/>
    <w:rsid w:val="00DB4E91"/>
    <w:rsid w:val="00DB4FE0"/>
    <w:rsid w:val="00DB515C"/>
    <w:rsid w:val="00DB52BF"/>
    <w:rsid w:val="00DB55BD"/>
    <w:rsid w:val="00DB57F5"/>
    <w:rsid w:val="00DB59F7"/>
    <w:rsid w:val="00DB5B2E"/>
    <w:rsid w:val="00DB5B52"/>
    <w:rsid w:val="00DB5B85"/>
    <w:rsid w:val="00DB5EA7"/>
    <w:rsid w:val="00DB6033"/>
    <w:rsid w:val="00DB673F"/>
    <w:rsid w:val="00DB6BDB"/>
    <w:rsid w:val="00DB6BFA"/>
    <w:rsid w:val="00DB7440"/>
    <w:rsid w:val="00DB76FE"/>
    <w:rsid w:val="00DB78AF"/>
    <w:rsid w:val="00DB7981"/>
    <w:rsid w:val="00DB79E1"/>
    <w:rsid w:val="00DB7C21"/>
    <w:rsid w:val="00DC05E7"/>
    <w:rsid w:val="00DC0C1B"/>
    <w:rsid w:val="00DC1008"/>
    <w:rsid w:val="00DC1271"/>
    <w:rsid w:val="00DC1799"/>
    <w:rsid w:val="00DC1BE6"/>
    <w:rsid w:val="00DC1E65"/>
    <w:rsid w:val="00DC2491"/>
    <w:rsid w:val="00DC2585"/>
    <w:rsid w:val="00DC3274"/>
    <w:rsid w:val="00DC3370"/>
    <w:rsid w:val="00DC33CE"/>
    <w:rsid w:val="00DC350D"/>
    <w:rsid w:val="00DC3725"/>
    <w:rsid w:val="00DC3C64"/>
    <w:rsid w:val="00DC3FB6"/>
    <w:rsid w:val="00DC414E"/>
    <w:rsid w:val="00DC41DA"/>
    <w:rsid w:val="00DC46CA"/>
    <w:rsid w:val="00DC4865"/>
    <w:rsid w:val="00DC4C88"/>
    <w:rsid w:val="00DC4EE7"/>
    <w:rsid w:val="00DC5084"/>
    <w:rsid w:val="00DC5746"/>
    <w:rsid w:val="00DC596A"/>
    <w:rsid w:val="00DC5B7E"/>
    <w:rsid w:val="00DC6167"/>
    <w:rsid w:val="00DC663C"/>
    <w:rsid w:val="00DC67C4"/>
    <w:rsid w:val="00DC6A1B"/>
    <w:rsid w:val="00DC7171"/>
    <w:rsid w:val="00DC71A7"/>
    <w:rsid w:val="00DC71D8"/>
    <w:rsid w:val="00DC730A"/>
    <w:rsid w:val="00DC75A9"/>
    <w:rsid w:val="00DD01C0"/>
    <w:rsid w:val="00DD07D6"/>
    <w:rsid w:val="00DD0F7D"/>
    <w:rsid w:val="00DD1155"/>
    <w:rsid w:val="00DD1B5E"/>
    <w:rsid w:val="00DD1B8A"/>
    <w:rsid w:val="00DD1E7C"/>
    <w:rsid w:val="00DD23F7"/>
    <w:rsid w:val="00DD2434"/>
    <w:rsid w:val="00DD2471"/>
    <w:rsid w:val="00DD286B"/>
    <w:rsid w:val="00DD2AEF"/>
    <w:rsid w:val="00DD2C3B"/>
    <w:rsid w:val="00DD2F73"/>
    <w:rsid w:val="00DD377D"/>
    <w:rsid w:val="00DD37ED"/>
    <w:rsid w:val="00DD3EC4"/>
    <w:rsid w:val="00DD3EFB"/>
    <w:rsid w:val="00DD43C8"/>
    <w:rsid w:val="00DD4520"/>
    <w:rsid w:val="00DD454A"/>
    <w:rsid w:val="00DD473E"/>
    <w:rsid w:val="00DD4777"/>
    <w:rsid w:val="00DD4E0B"/>
    <w:rsid w:val="00DD50A6"/>
    <w:rsid w:val="00DD50DC"/>
    <w:rsid w:val="00DD522A"/>
    <w:rsid w:val="00DD55C0"/>
    <w:rsid w:val="00DD55E6"/>
    <w:rsid w:val="00DD5CB1"/>
    <w:rsid w:val="00DD610E"/>
    <w:rsid w:val="00DD63B1"/>
    <w:rsid w:val="00DD6B58"/>
    <w:rsid w:val="00DD70AA"/>
    <w:rsid w:val="00DD7319"/>
    <w:rsid w:val="00DD7781"/>
    <w:rsid w:val="00DD7C86"/>
    <w:rsid w:val="00DD7F59"/>
    <w:rsid w:val="00DE0116"/>
    <w:rsid w:val="00DE031B"/>
    <w:rsid w:val="00DE0435"/>
    <w:rsid w:val="00DE0532"/>
    <w:rsid w:val="00DE0A06"/>
    <w:rsid w:val="00DE1070"/>
    <w:rsid w:val="00DE1699"/>
    <w:rsid w:val="00DE16FE"/>
    <w:rsid w:val="00DE172C"/>
    <w:rsid w:val="00DE17D0"/>
    <w:rsid w:val="00DE2318"/>
    <w:rsid w:val="00DE2A35"/>
    <w:rsid w:val="00DE2D1C"/>
    <w:rsid w:val="00DE3293"/>
    <w:rsid w:val="00DE3579"/>
    <w:rsid w:val="00DE364F"/>
    <w:rsid w:val="00DE3880"/>
    <w:rsid w:val="00DE3A2B"/>
    <w:rsid w:val="00DE3D2E"/>
    <w:rsid w:val="00DE3E43"/>
    <w:rsid w:val="00DE4549"/>
    <w:rsid w:val="00DE4594"/>
    <w:rsid w:val="00DE4CA8"/>
    <w:rsid w:val="00DE5241"/>
    <w:rsid w:val="00DE57B6"/>
    <w:rsid w:val="00DE57B7"/>
    <w:rsid w:val="00DE595A"/>
    <w:rsid w:val="00DE5DAA"/>
    <w:rsid w:val="00DE633F"/>
    <w:rsid w:val="00DE679F"/>
    <w:rsid w:val="00DE702C"/>
    <w:rsid w:val="00DE7089"/>
    <w:rsid w:val="00DE7334"/>
    <w:rsid w:val="00DE787A"/>
    <w:rsid w:val="00DE7A56"/>
    <w:rsid w:val="00DE7AFF"/>
    <w:rsid w:val="00DE7CE0"/>
    <w:rsid w:val="00DF06EC"/>
    <w:rsid w:val="00DF1197"/>
    <w:rsid w:val="00DF1404"/>
    <w:rsid w:val="00DF2505"/>
    <w:rsid w:val="00DF26C8"/>
    <w:rsid w:val="00DF2827"/>
    <w:rsid w:val="00DF2850"/>
    <w:rsid w:val="00DF2995"/>
    <w:rsid w:val="00DF2B55"/>
    <w:rsid w:val="00DF2BF2"/>
    <w:rsid w:val="00DF32E7"/>
    <w:rsid w:val="00DF3CD5"/>
    <w:rsid w:val="00DF41B7"/>
    <w:rsid w:val="00DF4460"/>
    <w:rsid w:val="00DF4696"/>
    <w:rsid w:val="00DF4897"/>
    <w:rsid w:val="00DF4A11"/>
    <w:rsid w:val="00DF4D5A"/>
    <w:rsid w:val="00DF51B2"/>
    <w:rsid w:val="00DF51E3"/>
    <w:rsid w:val="00DF52E7"/>
    <w:rsid w:val="00DF55FB"/>
    <w:rsid w:val="00DF576B"/>
    <w:rsid w:val="00DF58DD"/>
    <w:rsid w:val="00DF5BE4"/>
    <w:rsid w:val="00DF5C83"/>
    <w:rsid w:val="00DF5D50"/>
    <w:rsid w:val="00DF5E22"/>
    <w:rsid w:val="00DF5E7D"/>
    <w:rsid w:val="00DF60EF"/>
    <w:rsid w:val="00DF625D"/>
    <w:rsid w:val="00DF690F"/>
    <w:rsid w:val="00DF6A8E"/>
    <w:rsid w:val="00DF6E1F"/>
    <w:rsid w:val="00DF6E3C"/>
    <w:rsid w:val="00DF72A5"/>
    <w:rsid w:val="00DF7485"/>
    <w:rsid w:val="00DF7B8D"/>
    <w:rsid w:val="00DF7C0A"/>
    <w:rsid w:val="00E005C0"/>
    <w:rsid w:val="00E00C18"/>
    <w:rsid w:val="00E00C79"/>
    <w:rsid w:val="00E00D80"/>
    <w:rsid w:val="00E011EC"/>
    <w:rsid w:val="00E012AD"/>
    <w:rsid w:val="00E01BAE"/>
    <w:rsid w:val="00E01E82"/>
    <w:rsid w:val="00E02110"/>
    <w:rsid w:val="00E021FF"/>
    <w:rsid w:val="00E02777"/>
    <w:rsid w:val="00E02AA1"/>
    <w:rsid w:val="00E02B76"/>
    <w:rsid w:val="00E02D75"/>
    <w:rsid w:val="00E02DB8"/>
    <w:rsid w:val="00E031BD"/>
    <w:rsid w:val="00E03D12"/>
    <w:rsid w:val="00E0420B"/>
    <w:rsid w:val="00E04420"/>
    <w:rsid w:val="00E0442C"/>
    <w:rsid w:val="00E04825"/>
    <w:rsid w:val="00E04A94"/>
    <w:rsid w:val="00E04EDD"/>
    <w:rsid w:val="00E05139"/>
    <w:rsid w:val="00E05575"/>
    <w:rsid w:val="00E055FB"/>
    <w:rsid w:val="00E05784"/>
    <w:rsid w:val="00E05C79"/>
    <w:rsid w:val="00E0608B"/>
    <w:rsid w:val="00E06CBA"/>
    <w:rsid w:val="00E06D05"/>
    <w:rsid w:val="00E06EC2"/>
    <w:rsid w:val="00E0716A"/>
    <w:rsid w:val="00E07F9A"/>
    <w:rsid w:val="00E07FA5"/>
    <w:rsid w:val="00E07FBA"/>
    <w:rsid w:val="00E10550"/>
    <w:rsid w:val="00E10CA4"/>
    <w:rsid w:val="00E11015"/>
    <w:rsid w:val="00E11274"/>
    <w:rsid w:val="00E114E1"/>
    <w:rsid w:val="00E12E90"/>
    <w:rsid w:val="00E12FF1"/>
    <w:rsid w:val="00E13504"/>
    <w:rsid w:val="00E13FCD"/>
    <w:rsid w:val="00E1402E"/>
    <w:rsid w:val="00E14593"/>
    <w:rsid w:val="00E15462"/>
    <w:rsid w:val="00E15909"/>
    <w:rsid w:val="00E15A04"/>
    <w:rsid w:val="00E15CD3"/>
    <w:rsid w:val="00E15DA7"/>
    <w:rsid w:val="00E1668B"/>
    <w:rsid w:val="00E16C21"/>
    <w:rsid w:val="00E16D34"/>
    <w:rsid w:val="00E16F8B"/>
    <w:rsid w:val="00E16FBB"/>
    <w:rsid w:val="00E17276"/>
    <w:rsid w:val="00E17A6F"/>
    <w:rsid w:val="00E17D8D"/>
    <w:rsid w:val="00E20C2F"/>
    <w:rsid w:val="00E20F19"/>
    <w:rsid w:val="00E214CB"/>
    <w:rsid w:val="00E226A6"/>
    <w:rsid w:val="00E22B1E"/>
    <w:rsid w:val="00E22D3A"/>
    <w:rsid w:val="00E22D8A"/>
    <w:rsid w:val="00E2319C"/>
    <w:rsid w:val="00E2363F"/>
    <w:rsid w:val="00E237F8"/>
    <w:rsid w:val="00E23EFD"/>
    <w:rsid w:val="00E2455B"/>
    <w:rsid w:val="00E25066"/>
    <w:rsid w:val="00E2520C"/>
    <w:rsid w:val="00E2533C"/>
    <w:rsid w:val="00E256F8"/>
    <w:rsid w:val="00E25C32"/>
    <w:rsid w:val="00E25D5B"/>
    <w:rsid w:val="00E25ECC"/>
    <w:rsid w:val="00E25F1D"/>
    <w:rsid w:val="00E2647F"/>
    <w:rsid w:val="00E26AD1"/>
    <w:rsid w:val="00E26ADA"/>
    <w:rsid w:val="00E26DC1"/>
    <w:rsid w:val="00E27397"/>
    <w:rsid w:val="00E273BE"/>
    <w:rsid w:val="00E2761D"/>
    <w:rsid w:val="00E2776F"/>
    <w:rsid w:val="00E27FF1"/>
    <w:rsid w:val="00E30547"/>
    <w:rsid w:val="00E3066C"/>
    <w:rsid w:val="00E31374"/>
    <w:rsid w:val="00E3197F"/>
    <w:rsid w:val="00E31BA5"/>
    <w:rsid w:val="00E31C9C"/>
    <w:rsid w:val="00E32396"/>
    <w:rsid w:val="00E32453"/>
    <w:rsid w:val="00E32713"/>
    <w:rsid w:val="00E32C73"/>
    <w:rsid w:val="00E32DAF"/>
    <w:rsid w:val="00E33099"/>
    <w:rsid w:val="00E33161"/>
    <w:rsid w:val="00E334F9"/>
    <w:rsid w:val="00E338F5"/>
    <w:rsid w:val="00E33CBA"/>
    <w:rsid w:val="00E33F90"/>
    <w:rsid w:val="00E342BD"/>
    <w:rsid w:val="00E34675"/>
    <w:rsid w:val="00E34F2C"/>
    <w:rsid w:val="00E35062"/>
    <w:rsid w:val="00E35071"/>
    <w:rsid w:val="00E350D2"/>
    <w:rsid w:val="00E354C3"/>
    <w:rsid w:val="00E357AE"/>
    <w:rsid w:val="00E35A3A"/>
    <w:rsid w:val="00E36316"/>
    <w:rsid w:val="00E365F2"/>
    <w:rsid w:val="00E3690F"/>
    <w:rsid w:val="00E36945"/>
    <w:rsid w:val="00E36ADD"/>
    <w:rsid w:val="00E36D5A"/>
    <w:rsid w:val="00E36DE4"/>
    <w:rsid w:val="00E36DF1"/>
    <w:rsid w:val="00E36FE4"/>
    <w:rsid w:val="00E37424"/>
    <w:rsid w:val="00E375AE"/>
    <w:rsid w:val="00E378A2"/>
    <w:rsid w:val="00E378F9"/>
    <w:rsid w:val="00E37900"/>
    <w:rsid w:val="00E37C94"/>
    <w:rsid w:val="00E405E3"/>
    <w:rsid w:val="00E40802"/>
    <w:rsid w:val="00E40909"/>
    <w:rsid w:val="00E40BF5"/>
    <w:rsid w:val="00E40CA9"/>
    <w:rsid w:val="00E414CC"/>
    <w:rsid w:val="00E4196E"/>
    <w:rsid w:val="00E419AC"/>
    <w:rsid w:val="00E422DD"/>
    <w:rsid w:val="00E4283F"/>
    <w:rsid w:val="00E42BBD"/>
    <w:rsid w:val="00E43AA1"/>
    <w:rsid w:val="00E43FC8"/>
    <w:rsid w:val="00E44473"/>
    <w:rsid w:val="00E44553"/>
    <w:rsid w:val="00E447A1"/>
    <w:rsid w:val="00E44EE2"/>
    <w:rsid w:val="00E44F79"/>
    <w:rsid w:val="00E44F99"/>
    <w:rsid w:val="00E45405"/>
    <w:rsid w:val="00E461F9"/>
    <w:rsid w:val="00E47674"/>
    <w:rsid w:val="00E47755"/>
    <w:rsid w:val="00E47814"/>
    <w:rsid w:val="00E47A18"/>
    <w:rsid w:val="00E47FA9"/>
    <w:rsid w:val="00E503A9"/>
    <w:rsid w:val="00E509D1"/>
    <w:rsid w:val="00E50EC8"/>
    <w:rsid w:val="00E512DF"/>
    <w:rsid w:val="00E51DC8"/>
    <w:rsid w:val="00E51F57"/>
    <w:rsid w:val="00E52036"/>
    <w:rsid w:val="00E52057"/>
    <w:rsid w:val="00E522F8"/>
    <w:rsid w:val="00E5241B"/>
    <w:rsid w:val="00E52BBF"/>
    <w:rsid w:val="00E532AE"/>
    <w:rsid w:val="00E539F9"/>
    <w:rsid w:val="00E542C1"/>
    <w:rsid w:val="00E5430F"/>
    <w:rsid w:val="00E544A3"/>
    <w:rsid w:val="00E545A6"/>
    <w:rsid w:val="00E54994"/>
    <w:rsid w:val="00E54AA8"/>
    <w:rsid w:val="00E54D95"/>
    <w:rsid w:val="00E55096"/>
    <w:rsid w:val="00E55585"/>
    <w:rsid w:val="00E556AC"/>
    <w:rsid w:val="00E55BF5"/>
    <w:rsid w:val="00E55EA2"/>
    <w:rsid w:val="00E564EE"/>
    <w:rsid w:val="00E57053"/>
    <w:rsid w:val="00E5711C"/>
    <w:rsid w:val="00E571A4"/>
    <w:rsid w:val="00E57460"/>
    <w:rsid w:val="00E57478"/>
    <w:rsid w:val="00E57701"/>
    <w:rsid w:val="00E5794A"/>
    <w:rsid w:val="00E57C70"/>
    <w:rsid w:val="00E57C9B"/>
    <w:rsid w:val="00E600BA"/>
    <w:rsid w:val="00E602B2"/>
    <w:rsid w:val="00E60B67"/>
    <w:rsid w:val="00E612E5"/>
    <w:rsid w:val="00E614C1"/>
    <w:rsid w:val="00E61671"/>
    <w:rsid w:val="00E61AF2"/>
    <w:rsid w:val="00E61C65"/>
    <w:rsid w:val="00E61E14"/>
    <w:rsid w:val="00E61F31"/>
    <w:rsid w:val="00E6232D"/>
    <w:rsid w:val="00E6243E"/>
    <w:rsid w:val="00E62680"/>
    <w:rsid w:val="00E62CC0"/>
    <w:rsid w:val="00E63323"/>
    <w:rsid w:val="00E63650"/>
    <w:rsid w:val="00E6387D"/>
    <w:rsid w:val="00E63E91"/>
    <w:rsid w:val="00E6418F"/>
    <w:rsid w:val="00E647D5"/>
    <w:rsid w:val="00E64D23"/>
    <w:rsid w:val="00E65CE5"/>
    <w:rsid w:val="00E65D9D"/>
    <w:rsid w:val="00E66516"/>
    <w:rsid w:val="00E66757"/>
    <w:rsid w:val="00E66B2E"/>
    <w:rsid w:val="00E66F22"/>
    <w:rsid w:val="00E67082"/>
    <w:rsid w:val="00E670F7"/>
    <w:rsid w:val="00E676A4"/>
    <w:rsid w:val="00E676AF"/>
    <w:rsid w:val="00E678BF"/>
    <w:rsid w:val="00E67B9A"/>
    <w:rsid w:val="00E70079"/>
    <w:rsid w:val="00E70127"/>
    <w:rsid w:val="00E7044E"/>
    <w:rsid w:val="00E71273"/>
    <w:rsid w:val="00E71365"/>
    <w:rsid w:val="00E7174A"/>
    <w:rsid w:val="00E7177E"/>
    <w:rsid w:val="00E71A4E"/>
    <w:rsid w:val="00E726F1"/>
    <w:rsid w:val="00E73260"/>
    <w:rsid w:val="00E732AC"/>
    <w:rsid w:val="00E733FD"/>
    <w:rsid w:val="00E73483"/>
    <w:rsid w:val="00E73728"/>
    <w:rsid w:val="00E73768"/>
    <w:rsid w:val="00E73B47"/>
    <w:rsid w:val="00E74D42"/>
    <w:rsid w:val="00E74D73"/>
    <w:rsid w:val="00E74DEC"/>
    <w:rsid w:val="00E75023"/>
    <w:rsid w:val="00E75039"/>
    <w:rsid w:val="00E755EA"/>
    <w:rsid w:val="00E75827"/>
    <w:rsid w:val="00E75A8F"/>
    <w:rsid w:val="00E75C5F"/>
    <w:rsid w:val="00E76418"/>
    <w:rsid w:val="00E7668B"/>
    <w:rsid w:val="00E76CEC"/>
    <w:rsid w:val="00E76FF5"/>
    <w:rsid w:val="00E77492"/>
    <w:rsid w:val="00E77634"/>
    <w:rsid w:val="00E804A8"/>
    <w:rsid w:val="00E8132F"/>
    <w:rsid w:val="00E8148B"/>
    <w:rsid w:val="00E8163D"/>
    <w:rsid w:val="00E81686"/>
    <w:rsid w:val="00E81B1A"/>
    <w:rsid w:val="00E81C1E"/>
    <w:rsid w:val="00E8276D"/>
    <w:rsid w:val="00E82F4B"/>
    <w:rsid w:val="00E8323B"/>
    <w:rsid w:val="00E8326C"/>
    <w:rsid w:val="00E834A6"/>
    <w:rsid w:val="00E83772"/>
    <w:rsid w:val="00E84112"/>
    <w:rsid w:val="00E845A8"/>
    <w:rsid w:val="00E846BA"/>
    <w:rsid w:val="00E84D39"/>
    <w:rsid w:val="00E8530C"/>
    <w:rsid w:val="00E85777"/>
    <w:rsid w:val="00E85B19"/>
    <w:rsid w:val="00E85CF9"/>
    <w:rsid w:val="00E85F3F"/>
    <w:rsid w:val="00E86574"/>
    <w:rsid w:val="00E86C54"/>
    <w:rsid w:val="00E86CCB"/>
    <w:rsid w:val="00E86F09"/>
    <w:rsid w:val="00E87443"/>
    <w:rsid w:val="00E8748C"/>
    <w:rsid w:val="00E8753F"/>
    <w:rsid w:val="00E876AD"/>
    <w:rsid w:val="00E90ACF"/>
    <w:rsid w:val="00E90D10"/>
    <w:rsid w:val="00E90FC5"/>
    <w:rsid w:val="00E90FED"/>
    <w:rsid w:val="00E9101F"/>
    <w:rsid w:val="00E9129B"/>
    <w:rsid w:val="00E913B4"/>
    <w:rsid w:val="00E91561"/>
    <w:rsid w:val="00E91854"/>
    <w:rsid w:val="00E919C2"/>
    <w:rsid w:val="00E91E24"/>
    <w:rsid w:val="00E9224F"/>
    <w:rsid w:val="00E92515"/>
    <w:rsid w:val="00E9253B"/>
    <w:rsid w:val="00E92E9A"/>
    <w:rsid w:val="00E9352C"/>
    <w:rsid w:val="00E939C8"/>
    <w:rsid w:val="00E94465"/>
    <w:rsid w:val="00E945AA"/>
    <w:rsid w:val="00E946E6"/>
    <w:rsid w:val="00E9526A"/>
    <w:rsid w:val="00E953E6"/>
    <w:rsid w:val="00E9541B"/>
    <w:rsid w:val="00E95623"/>
    <w:rsid w:val="00E961B0"/>
    <w:rsid w:val="00E961E0"/>
    <w:rsid w:val="00E96496"/>
    <w:rsid w:val="00E971A5"/>
    <w:rsid w:val="00E978AD"/>
    <w:rsid w:val="00E97B59"/>
    <w:rsid w:val="00E97FE2"/>
    <w:rsid w:val="00EA0491"/>
    <w:rsid w:val="00EA05FE"/>
    <w:rsid w:val="00EA088E"/>
    <w:rsid w:val="00EA0FA1"/>
    <w:rsid w:val="00EA1151"/>
    <w:rsid w:val="00EA1291"/>
    <w:rsid w:val="00EA1D42"/>
    <w:rsid w:val="00EA1DFB"/>
    <w:rsid w:val="00EA1E15"/>
    <w:rsid w:val="00EA1F44"/>
    <w:rsid w:val="00EA254E"/>
    <w:rsid w:val="00EA28EA"/>
    <w:rsid w:val="00EA2C93"/>
    <w:rsid w:val="00EA2D98"/>
    <w:rsid w:val="00EA3470"/>
    <w:rsid w:val="00EA386B"/>
    <w:rsid w:val="00EA3F1D"/>
    <w:rsid w:val="00EA4524"/>
    <w:rsid w:val="00EA4548"/>
    <w:rsid w:val="00EA45F1"/>
    <w:rsid w:val="00EA49C1"/>
    <w:rsid w:val="00EA4A33"/>
    <w:rsid w:val="00EA4E5B"/>
    <w:rsid w:val="00EA5694"/>
    <w:rsid w:val="00EA56EB"/>
    <w:rsid w:val="00EA6604"/>
    <w:rsid w:val="00EA6A20"/>
    <w:rsid w:val="00EA6D5C"/>
    <w:rsid w:val="00EA743B"/>
    <w:rsid w:val="00EA74AC"/>
    <w:rsid w:val="00EA7692"/>
    <w:rsid w:val="00EA78A6"/>
    <w:rsid w:val="00EA7AA6"/>
    <w:rsid w:val="00EA7BC7"/>
    <w:rsid w:val="00EA7E11"/>
    <w:rsid w:val="00EB039B"/>
    <w:rsid w:val="00EB077E"/>
    <w:rsid w:val="00EB0E12"/>
    <w:rsid w:val="00EB1096"/>
    <w:rsid w:val="00EB18DB"/>
    <w:rsid w:val="00EB1DEC"/>
    <w:rsid w:val="00EB1E66"/>
    <w:rsid w:val="00EB1F46"/>
    <w:rsid w:val="00EB21CC"/>
    <w:rsid w:val="00EB272E"/>
    <w:rsid w:val="00EB2B96"/>
    <w:rsid w:val="00EB31CB"/>
    <w:rsid w:val="00EB32F9"/>
    <w:rsid w:val="00EB335D"/>
    <w:rsid w:val="00EB393C"/>
    <w:rsid w:val="00EB4090"/>
    <w:rsid w:val="00EB4629"/>
    <w:rsid w:val="00EB48F5"/>
    <w:rsid w:val="00EB5120"/>
    <w:rsid w:val="00EB51BB"/>
    <w:rsid w:val="00EB5CA5"/>
    <w:rsid w:val="00EB616F"/>
    <w:rsid w:val="00EB6E16"/>
    <w:rsid w:val="00EB6EA5"/>
    <w:rsid w:val="00EB7BD4"/>
    <w:rsid w:val="00EB7EF5"/>
    <w:rsid w:val="00EC00FA"/>
    <w:rsid w:val="00EC07F4"/>
    <w:rsid w:val="00EC1544"/>
    <w:rsid w:val="00EC16DA"/>
    <w:rsid w:val="00EC19AE"/>
    <w:rsid w:val="00EC19DB"/>
    <w:rsid w:val="00EC1A8B"/>
    <w:rsid w:val="00EC1AA3"/>
    <w:rsid w:val="00EC20D2"/>
    <w:rsid w:val="00EC2327"/>
    <w:rsid w:val="00EC26A8"/>
    <w:rsid w:val="00EC2B9A"/>
    <w:rsid w:val="00EC2D3A"/>
    <w:rsid w:val="00EC304A"/>
    <w:rsid w:val="00EC3CD2"/>
    <w:rsid w:val="00EC4CAE"/>
    <w:rsid w:val="00EC50D9"/>
    <w:rsid w:val="00EC5B9A"/>
    <w:rsid w:val="00EC5C90"/>
    <w:rsid w:val="00EC61EE"/>
    <w:rsid w:val="00EC627B"/>
    <w:rsid w:val="00EC65F3"/>
    <w:rsid w:val="00EC6A63"/>
    <w:rsid w:val="00EC6B3C"/>
    <w:rsid w:val="00EC7019"/>
    <w:rsid w:val="00EC71DE"/>
    <w:rsid w:val="00EC71FE"/>
    <w:rsid w:val="00EC73B2"/>
    <w:rsid w:val="00EC7402"/>
    <w:rsid w:val="00EC7580"/>
    <w:rsid w:val="00ED0746"/>
    <w:rsid w:val="00ED081C"/>
    <w:rsid w:val="00ED08B5"/>
    <w:rsid w:val="00ED0F2D"/>
    <w:rsid w:val="00ED107B"/>
    <w:rsid w:val="00ED179B"/>
    <w:rsid w:val="00ED1A28"/>
    <w:rsid w:val="00ED1CAC"/>
    <w:rsid w:val="00ED21AE"/>
    <w:rsid w:val="00ED26FB"/>
    <w:rsid w:val="00ED2AB2"/>
    <w:rsid w:val="00ED2E11"/>
    <w:rsid w:val="00ED30E8"/>
    <w:rsid w:val="00ED3156"/>
    <w:rsid w:val="00ED35B1"/>
    <w:rsid w:val="00ED3843"/>
    <w:rsid w:val="00ED3A0F"/>
    <w:rsid w:val="00ED41CC"/>
    <w:rsid w:val="00ED442D"/>
    <w:rsid w:val="00ED466B"/>
    <w:rsid w:val="00ED49ED"/>
    <w:rsid w:val="00ED4D93"/>
    <w:rsid w:val="00ED4ED1"/>
    <w:rsid w:val="00ED50B3"/>
    <w:rsid w:val="00ED59F3"/>
    <w:rsid w:val="00ED5BEA"/>
    <w:rsid w:val="00ED5F35"/>
    <w:rsid w:val="00ED6397"/>
    <w:rsid w:val="00ED6451"/>
    <w:rsid w:val="00ED657F"/>
    <w:rsid w:val="00ED686E"/>
    <w:rsid w:val="00ED6D30"/>
    <w:rsid w:val="00ED7FE2"/>
    <w:rsid w:val="00EE001B"/>
    <w:rsid w:val="00EE01A1"/>
    <w:rsid w:val="00EE01BC"/>
    <w:rsid w:val="00EE0769"/>
    <w:rsid w:val="00EE09A8"/>
    <w:rsid w:val="00EE0D64"/>
    <w:rsid w:val="00EE0F7E"/>
    <w:rsid w:val="00EE15A4"/>
    <w:rsid w:val="00EE1A3F"/>
    <w:rsid w:val="00EE1B82"/>
    <w:rsid w:val="00EE1D51"/>
    <w:rsid w:val="00EE260E"/>
    <w:rsid w:val="00EE27D8"/>
    <w:rsid w:val="00EE2EFE"/>
    <w:rsid w:val="00EE3236"/>
    <w:rsid w:val="00EE3686"/>
    <w:rsid w:val="00EE3A28"/>
    <w:rsid w:val="00EE4074"/>
    <w:rsid w:val="00EE43DD"/>
    <w:rsid w:val="00EE440C"/>
    <w:rsid w:val="00EE45C8"/>
    <w:rsid w:val="00EE520A"/>
    <w:rsid w:val="00EE57DE"/>
    <w:rsid w:val="00EE656E"/>
    <w:rsid w:val="00EE6A26"/>
    <w:rsid w:val="00EE6ADC"/>
    <w:rsid w:val="00EE702E"/>
    <w:rsid w:val="00EE721F"/>
    <w:rsid w:val="00EE7B3C"/>
    <w:rsid w:val="00EF0565"/>
    <w:rsid w:val="00EF0592"/>
    <w:rsid w:val="00EF0845"/>
    <w:rsid w:val="00EF0ECB"/>
    <w:rsid w:val="00EF0F0F"/>
    <w:rsid w:val="00EF1812"/>
    <w:rsid w:val="00EF19D2"/>
    <w:rsid w:val="00EF1F77"/>
    <w:rsid w:val="00EF2000"/>
    <w:rsid w:val="00EF2174"/>
    <w:rsid w:val="00EF280C"/>
    <w:rsid w:val="00EF293D"/>
    <w:rsid w:val="00EF2ABB"/>
    <w:rsid w:val="00EF2E38"/>
    <w:rsid w:val="00EF2EAD"/>
    <w:rsid w:val="00EF3217"/>
    <w:rsid w:val="00EF3295"/>
    <w:rsid w:val="00EF33F9"/>
    <w:rsid w:val="00EF34F6"/>
    <w:rsid w:val="00EF35D3"/>
    <w:rsid w:val="00EF3DCF"/>
    <w:rsid w:val="00EF3F59"/>
    <w:rsid w:val="00EF3FAD"/>
    <w:rsid w:val="00EF420D"/>
    <w:rsid w:val="00EF45A4"/>
    <w:rsid w:val="00EF4821"/>
    <w:rsid w:val="00EF4EDD"/>
    <w:rsid w:val="00EF501A"/>
    <w:rsid w:val="00EF51BF"/>
    <w:rsid w:val="00EF54CB"/>
    <w:rsid w:val="00EF597C"/>
    <w:rsid w:val="00EF5CBB"/>
    <w:rsid w:val="00EF5E28"/>
    <w:rsid w:val="00EF5E61"/>
    <w:rsid w:val="00EF600F"/>
    <w:rsid w:val="00EF66CE"/>
    <w:rsid w:val="00EF6B94"/>
    <w:rsid w:val="00EF6BEC"/>
    <w:rsid w:val="00EF6C2A"/>
    <w:rsid w:val="00EF6C42"/>
    <w:rsid w:val="00EF6CDE"/>
    <w:rsid w:val="00EF7287"/>
    <w:rsid w:val="00EF7410"/>
    <w:rsid w:val="00EF765C"/>
    <w:rsid w:val="00F00046"/>
    <w:rsid w:val="00F004E3"/>
    <w:rsid w:val="00F005F8"/>
    <w:rsid w:val="00F00651"/>
    <w:rsid w:val="00F00891"/>
    <w:rsid w:val="00F00EB0"/>
    <w:rsid w:val="00F01018"/>
    <w:rsid w:val="00F01248"/>
    <w:rsid w:val="00F01729"/>
    <w:rsid w:val="00F01859"/>
    <w:rsid w:val="00F01B6E"/>
    <w:rsid w:val="00F01D5A"/>
    <w:rsid w:val="00F01D93"/>
    <w:rsid w:val="00F0225E"/>
    <w:rsid w:val="00F0228C"/>
    <w:rsid w:val="00F02305"/>
    <w:rsid w:val="00F0281E"/>
    <w:rsid w:val="00F02E7B"/>
    <w:rsid w:val="00F03029"/>
    <w:rsid w:val="00F032D4"/>
    <w:rsid w:val="00F032F6"/>
    <w:rsid w:val="00F0414C"/>
    <w:rsid w:val="00F04527"/>
    <w:rsid w:val="00F04591"/>
    <w:rsid w:val="00F04D4A"/>
    <w:rsid w:val="00F04D9A"/>
    <w:rsid w:val="00F04EF9"/>
    <w:rsid w:val="00F04F07"/>
    <w:rsid w:val="00F0647A"/>
    <w:rsid w:val="00F06A06"/>
    <w:rsid w:val="00F06C8D"/>
    <w:rsid w:val="00F07965"/>
    <w:rsid w:val="00F11AA3"/>
    <w:rsid w:val="00F11F91"/>
    <w:rsid w:val="00F1236B"/>
    <w:rsid w:val="00F125A3"/>
    <w:rsid w:val="00F126FA"/>
    <w:rsid w:val="00F129D5"/>
    <w:rsid w:val="00F132B8"/>
    <w:rsid w:val="00F13737"/>
    <w:rsid w:val="00F155DE"/>
    <w:rsid w:val="00F15BDC"/>
    <w:rsid w:val="00F16293"/>
    <w:rsid w:val="00F162C9"/>
    <w:rsid w:val="00F16A6D"/>
    <w:rsid w:val="00F16EE9"/>
    <w:rsid w:val="00F20255"/>
    <w:rsid w:val="00F205A2"/>
    <w:rsid w:val="00F20B32"/>
    <w:rsid w:val="00F21100"/>
    <w:rsid w:val="00F218E4"/>
    <w:rsid w:val="00F21B15"/>
    <w:rsid w:val="00F21E6A"/>
    <w:rsid w:val="00F22023"/>
    <w:rsid w:val="00F220D0"/>
    <w:rsid w:val="00F22151"/>
    <w:rsid w:val="00F2225C"/>
    <w:rsid w:val="00F22D0B"/>
    <w:rsid w:val="00F2309A"/>
    <w:rsid w:val="00F2366F"/>
    <w:rsid w:val="00F23AE6"/>
    <w:rsid w:val="00F23F96"/>
    <w:rsid w:val="00F2430C"/>
    <w:rsid w:val="00F24449"/>
    <w:rsid w:val="00F24C33"/>
    <w:rsid w:val="00F24C9E"/>
    <w:rsid w:val="00F25197"/>
    <w:rsid w:val="00F251A8"/>
    <w:rsid w:val="00F2574F"/>
    <w:rsid w:val="00F258FE"/>
    <w:rsid w:val="00F259DF"/>
    <w:rsid w:val="00F25A07"/>
    <w:rsid w:val="00F25F43"/>
    <w:rsid w:val="00F2639F"/>
    <w:rsid w:val="00F26402"/>
    <w:rsid w:val="00F26E07"/>
    <w:rsid w:val="00F276BE"/>
    <w:rsid w:val="00F276E3"/>
    <w:rsid w:val="00F277BC"/>
    <w:rsid w:val="00F279A3"/>
    <w:rsid w:val="00F27E2C"/>
    <w:rsid w:val="00F30474"/>
    <w:rsid w:val="00F30D92"/>
    <w:rsid w:val="00F30ED6"/>
    <w:rsid w:val="00F31134"/>
    <w:rsid w:val="00F31A4E"/>
    <w:rsid w:val="00F31AD5"/>
    <w:rsid w:val="00F32197"/>
    <w:rsid w:val="00F3238D"/>
    <w:rsid w:val="00F32546"/>
    <w:rsid w:val="00F3255A"/>
    <w:rsid w:val="00F326D7"/>
    <w:rsid w:val="00F326F8"/>
    <w:rsid w:val="00F32983"/>
    <w:rsid w:val="00F329BC"/>
    <w:rsid w:val="00F32A63"/>
    <w:rsid w:val="00F32DCE"/>
    <w:rsid w:val="00F347D1"/>
    <w:rsid w:val="00F3497C"/>
    <w:rsid w:val="00F34BFE"/>
    <w:rsid w:val="00F34D5B"/>
    <w:rsid w:val="00F350AE"/>
    <w:rsid w:val="00F350BF"/>
    <w:rsid w:val="00F356CB"/>
    <w:rsid w:val="00F35C71"/>
    <w:rsid w:val="00F361D0"/>
    <w:rsid w:val="00F36379"/>
    <w:rsid w:val="00F3647A"/>
    <w:rsid w:val="00F36C13"/>
    <w:rsid w:val="00F373A5"/>
    <w:rsid w:val="00F37D5E"/>
    <w:rsid w:val="00F40837"/>
    <w:rsid w:val="00F409CF"/>
    <w:rsid w:val="00F40A2D"/>
    <w:rsid w:val="00F40BAA"/>
    <w:rsid w:val="00F40D27"/>
    <w:rsid w:val="00F40F53"/>
    <w:rsid w:val="00F4116E"/>
    <w:rsid w:val="00F4119C"/>
    <w:rsid w:val="00F4138F"/>
    <w:rsid w:val="00F4153B"/>
    <w:rsid w:val="00F41A48"/>
    <w:rsid w:val="00F41AF6"/>
    <w:rsid w:val="00F41CB5"/>
    <w:rsid w:val="00F4239B"/>
    <w:rsid w:val="00F42410"/>
    <w:rsid w:val="00F427CD"/>
    <w:rsid w:val="00F427ED"/>
    <w:rsid w:val="00F42AF9"/>
    <w:rsid w:val="00F43443"/>
    <w:rsid w:val="00F437F8"/>
    <w:rsid w:val="00F43E81"/>
    <w:rsid w:val="00F43F31"/>
    <w:rsid w:val="00F44790"/>
    <w:rsid w:val="00F44C9A"/>
    <w:rsid w:val="00F44F70"/>
    <w:rsid w:val="00F45168"/>
    <w:rsid w:val="00F45674"/>
    <w:rsid w:val="00F46056"/>
    <w:rsid w:val="00F4667C"/>
    <w:rsid w:val="00F46CF8"/>
    <w:rsid w:val="00F46DAC"/>
    <w:rsid w:val="00F4742C"/>
    <w:rsid w:val="00F5023C"/>
    <w:rsid w:val="00F504C5"/>
    <w:rsid w:val="00F50836"/>
    <w:rsid w:val="00F508B9"/>
    <w:rsid w:val="00F512C4"/>
    <w:rsid w:val="00F51497"/>
    <w:rsid w:val="00F51656"/>
    <w:rsid w:val="00F51693"/>
    <w:rsid w:val="00F51A19"/>
    <w:rsid w:val="00F51AD3"/>
    <w:rsid w:val="00F51B27"/>
    <w:rsid w:val="00F51B8E"/>
    <w:rsid w:val="00F51D6B"/>
    <w:rsid w:val="00F51DAE"/>
    <w:rsid w:val="00F5200A"/>
    <w:rsid w:val="00F52221"/>
    <w:rsid w:val="00F523A7"/>
    <w:rsid w:val="00F52A10"/>
    <w:rsid w:val="00F54122"/>
    <w:rsid w:val="00F5490A"/>
    <w:rsid w:val="00F54C72"/>
    <w:rsid w:val="00F54D2E"/>
    <w:rsid w:val="00F554B9"/>
    <w:rsid w:val="00F56609"/>
    <w:rsid w:val="00F60633"/>
    <w:rsid w:val="00F60A3A"/>
    <w:rsid w:val="00F60B34"/>
    <w:rsid w:val="00F6124D"/>
    <w:rsid w:val="00F61BB6"/>
    <w:rsid w:val="00F61C1B"/>
    <w:rsid w:val="00F61E07"/>
    <w:rsid w:val="00F61E3A"/>
    <w:rsid w:val="00F61E91"/>
    <w:rsid w:val="00F61F45"/>
    <w:rsid w:val="00F6211C"/>
    <w:rsid w:val="00F62894"/>
    <w:rsid w:val="00F6299D"/>
    <w:rsid w:val="00F62E08"/>
    <w:rsid w:val="00F62EA0"/>
    <w:rsid w:val="00F6309B"/>
    <w:rsid w:val="00F63123"/>
    <w:rsid w:val="00F63659"/>
    <w:rsid w:val="00F63661"/>
    <w:rsid w:val="00F63FD5"/>
    <w:rsid w:val="00F64141"/>
    <w:rsid w:val="00F642DB"/>
    <w:rsid w:val="00F643BA"/>
    <w:rsid w:val="00F6444A"/>
    <w:rsid w:val="00F64666"/>
    <w:rsid w:val="00F6469A"/>
    <w:rsid w:val="00F64969"/>
    <w:rsid w:val="00F64B75"/>
    <w:rsid w:val="00F64D57"/>
    <w:rsid w:val="00F64FBA"/>
    <w:rsid w:val="00F6513B"/>
    <w:rsid w:val="00F651B1"/>
    <w:rsid w:val="00F65474"/>
    <w:rsid w:val="00F6585A"/>
    <w:rsid w:val="00F65AFA"/>
    <w:rsid w:val="00F65DAD"/>
    <w:rsid w:val="00F66429"/>
    <w:rsid w:val="00F66B08"/>
    <w:rsid w:val="00F66B8F"/>
    <w:rsid w:val="00F66D3C"/>
    <w:rsid w:val="00F66E56"/>
    <w:rsid w:val="00F66F56"/>
    <w:rsid w:val="00F673DB"/>
    <w:rsid w:val="00F674E5"/>
    <w:rsid w:val="00F675F0"/>
    <w:rsid w:val="00F6760B"/>
    <w:rsid w:val="00F6783D"/>
    <w:rsid w:val="00F67B21"/>
    <w:rsid w:val="00F7016C"/>
    <w:rsid w:val="00F7062C"/>
    <w:rsid w:val="00F71363"/>
    <w:rsid w:val="00F717E8"/>
    <w:rsid w:val="00F725EE"/>
    <w:rsid w:val="00F72AFD"/>
    <w:rsid w:val="00F72C66"/>
    <w:rsid w:val="00F72F0B"/>
    <w:rsid w:val="00F73163"/>
    <w:rsid w:val="00F73331"/>
    <w:rsid w:val="00F74468"/>
    <w:rsid w:val="00F74825"/>
    <w:rsid w:val="00F74860"/>
    <w:rsid w:val="00F74E9E"/>
    <w:rsid w:val="00F7533A"/>
    <w:rsid w:val="00F75744"/>
    <w:rsid w:val="00F75DD5"/>
    <w:rsid w:val="00F75EA9"/>
    <w:rsid w:val="00F769ED"/>
    <w:rsid w:val="00F76D83"/>
    <w:rsid w:val="00F7736F"/>
    <w:rsid w:val="00F777C1"/>
    <w:rsid w:val="00F77807"/>
    <w:rsid w:val="00F77DCA"/>
    <w:rsid w:val="00F8034F"/>
    <w:rsid w:val="00F80886"/>
    <w:rsid w:val="00F80A78"/>
    <w:rsid w:val="00F80CF8"/>
    <w:rsid w:val="00F80D19"/>
    <w:rsid w:val="00F8109E"/>
    <w:rsid w:val="00F8160A"/>
    <w:rsid w:val="00F816FD"/>
    <w:rsid w:val="00F82544"/>
    <w:rsid w:val="00F82646"/>
    <w:rsid w:val="00F82C2F"/>
    <w:rsid w:val="00F831DC"/>
    <w:rsid w:val="00F83302"/>
    <w:rsid w:val="00F83796"/>
    <w:rsid w:val="00F83937"/>
    <w:rsid w:val="00F84451"/>
    <w:rsid w:val="00F84A39"/>
    <w:rsid w:val="00F84AC7"/>
    <w:rsid w:val="00F84AEB"/>
    <w:rsid w:val="00F84AF4"/>
    <w:rsid w:val="00F8552C"/>
    <w:rsid w:val="00F8582F"/>
    <w:rsid w:val="00F85C86"/>
    <w:rsid w:val="00F85EB7"/>
    <w:rsid w:val="00F861C4"/>
    <w:rsid w:val="00F864D2"/>
    <w:rsid w:val="00F865A6"/>
    <w:rsid w:val="00F86BB2"/>
    <w:rsid w:val="00F87160"/>
    <w:rsid w:val="00F87E79"/>
    <w:rsid w:val="00F90247"/>
    <w:rsid w:val="00F90C7E"/>
    <w:rsid w:val="00F90D6F"/>
    <w:rsid w:val="00F90E15"/>
    <w:rsid w:val="00F915C4"/>
    <w:rsid w:val="00F9177B"/>
    <w:rsid w:val="00F91CA7"/>
    <w:rsid w:val="00F91DE6"/>
    <w:rsid w:val="00F92027"/>
    <w:rsid w:val="00F922F5"/>
    <w:rsid w:val="00F9236C"/>
    <w:rsid w:val="00F9256A"/>
    <w:rsid w:val="00F92646"/>
    <w:rsid w:val="00F92E0B"/>
    <w:rsid w:val="00F92E64"/>
    <w:rsid w:val="00F93849"/>
    <w:rsid w:val="00F93BEE"/>
    <w:rsid w:val="00F93FA4"/>
    <w:rsid w:val="00F94F2E"/>
    <w:rsid w:val="00F956E7"/>
    <w:rsid w:val="00F958AA"/>
    <w:rsid w:val="00F95948"/>
    <w:rsid w:val="00F95BB9"/>
    <w:rsid w:val="00F95D6C"/>
    <w:rsid w:val="00F9603C"/>
    <w:rsid w:val="00F961AF"/>
    <w:rsid w:val="00F962D8"/>
    <w:rsid w:val="00F9683A"/>
    <w:rsid w:val="00F968B3"/>
    <w:rsid w:val="00F9696D"/>
    <w:rsid w:val="00F96CE0"/>
    <w:rsid w:val="00F9717A"/>
    <w:rsid w:val="00F9777E"/>
    <w:rsid w:val="00F977A7"/>
    <w:rsid w:val="00F97A4F"/>
    <w:rsid w:val="00FA0049"/>
    <w:rsid w:val="00FA04C2"/>
    <w:rsid w:val="00FA0755"/>
    <w:rsid w:val="00FA076C"/>
    <w:rsid w:val="00FA0829"/>
    <w:rsid w:val="00FA0AE4"/>
    <w:rsid w:val="00FA1B44"/>
    <w:rsid w:val="00FA1BB8"/>
    <w:rsid w:val="00FA1D1E"/>
    <w:rsid w:val="00FA29AB"/>
    <w:rsid w:val="00FA2B00"/>
    <w:rsid w:val="00FA2C5D"/>
    <w:rsid w:val="00FA30AC"/>
    <w:rsid w:val="00FA357E"/>
    <w:rsid w:val="00FA35E7"/>
    <w:rsid w:val="00FA3AC7"/>
    <w:rsid w:val="00FA3AF2"/>
    <w:rsid w:val="00FA3C20"/>
    <w:rsid w:val="00FA41FC"/>
    <w:rsid w:val="00FA484D"/>
    <w:rsid w:val="00FA49F8"/>
    <w:rsid w:val="00FA4D2C"/>
    <w:rsid w:val="00FA4EA0"/>
    <w:rsid w:val="00FA4FC5"/>
    <w:rsid w:val="00FA526D"/>
    <w:rsid w:val="00FA541A"/>
    <w:rsid w:val="00FA559E"/>
    <w:rsid w:val="00FA5797"/>
    <w:rsid w:val="00FA57CE"/>
    <w:rsid w:val="00FA5B2B"/>
    <w:rsid w:val="00FA5E89"/>
    <w:rsid w:val="00FA5FBC"/>
    <w:rsid w:val="00FA5FC3"/>
    <w:rsid w:val="00FA613C"/>
    <w:rsid w:val="00FA647B"/>
    <w:rsid w:val="00FA68EB"/>
    <w:rsid w:val="00FA6A5F"/>
    <w:rsid w:val="00FA6B37"/>
    <w:rsid w:val="00FA786E"/>
    <w:rsid w:val="00FA78A4"/>
    <w:rsid w:val="00FA78D9"/>
    <w:rsid w:val="00FA7CF4"/>
    <w:rsid w:val="00FB0044"/>
    <w:rsid w:val="00FB01C6"/>
    <w:rsid w:val="00FB065E"/>
    <w:rsid w:val="00FB080E"/>
    <w:rsid w:val="00FB0C58"/>
    <w:rsid w:val="00FB119A"/>
    <w:rsid w:val="00FB19DA"/>
    <w:rsid w:val="00FB1A77"/>
    <w:rsid w:val="00FB1BE4"/>
    <w:rsid w:val="00FB21C9"/>
    <w:rsid w:val="00FB258C"/>
    <w:rsid w:val="00FB2997"/>
    <w:rsid w:val="00FB2CCF"/>
    <w:rsid w:val="00FB2CFC"/>
    <w:rsid w:val="00FB331C"/>
    <w:rsid w:val="00FB3654"/>
    <w:rsid w:val="00FB3BD9"/>
    <w:rsid w:val="00FB3BF2"/>
    <w:rsid w:val="00FB3E7B"/>
    <w:rsid w:val="00FB3F92"/>
    <w:rsid w:val="00FB43F4"/>
    <w:rsid w:val="00FB4C3F"/>
    <w:rsid w:val="00FB4CA4"/>
    <w:rsid w:val="00FB517D"/>
    <w:rsid w:val="00FB60E0"/>
    <w:rsid w:val="00FB65C2"/>
    <w:rsid w:val="00FB692F"/>
    <w:rsid w:val="00FB6DB4"/>
    <w:rsid w:val="00FB7090"/>
    <w:rsid w:val="00FB7A8E"/>
    <w:rsid w:val="00FB7B63"/>
    <w:rsid w:val="00FB7E7A"/>
    <w:rsid w:val="00FC002A"/>
    <w:rsid w:val="00FC069A"/>
    <w:rsid w:val="00FC09D2"/>
    <w:rsid w:val="00FC0A4F"/>
    <w:rsid w:val="00FC0A6F"/>
    <w:rsid w:val="00FC0F21"/>
    <w:rsid w:val="00FC0F80"/>
    <w:rsid w:val="00FC13B0"/>
    <w:rsid w:val="00FC13F5"/>
    <w:rsid w:val="00FC1891"/>
    <w:rsid w:val="00FC1D38"/>
    <w:rsid w:val="00FC1D81"/>
    <w:rsid w:val="00FC1E11"/>
    <w:rsid w:val="00FC21A8"/>
    <w:rsid w:val="00FC275D"/>
    <w:rsid w:val="00FC294D"/>
    <w:rsid w:val="00FC320F"/>
    <w:rsid w:val="00FC37A1"/>
    <w:rsid w:val="00FC39AC"/>
    <w:rsid w:val="00FC3BF1"/>
    <w:rsid w:val="00FC3E63"/>
    <w:rsid w:val="00FC41CF"/>
    <w:rsid w:val="00FC4F15"/>
    <w:rsid w:val="00FC524F"/>
    <w:rsid w:val="00FC5388"/>
    <w:rsid w:val="00FC54DE"/>
    <w:rsid w:val="00FC5857"/>
    <w:rsid w:val="00FC5B0C"/>
    <w:rsid w:val="00FC5CDB"/>
    <w:rsid w:val="00FC5EF6"/>
    <w:rsid w:val="00FC61F0"/>
    <w:rsid w:val="00FC6348"/>
    <w:rsid w:val="00FC6506"/>
    <w:rsid w:val="00FC66FD"/>
    <w:rsid w:val="00FC688F"/>
    <w:rsid w:val="00FC68DF"/>
    <w:rsid w:val="00FC695E"/>
    <w:rsid w:val="00FC6B26"/>
    <w:rsid w:val="00FC6E61"/>
    <w:rsid w:val="00FC70A5"/>
    <w:rsid w:val="00FC72A6"/>
    <w:rsid w:val="00FC7859"/>
    <w:rsid w:val="00FC7CA6"/>
    <w:rsid w:val="00FD0555"/>
    <w:rsid w:val="00FD07AA"/>
    <w:rsid w:val="00FD0977"/>
    <w:rsid w:val="00FD0CC7"/>
    <w:rsid w:val="00FD0D86"/>
    <w:rsid w:val="00FD1186"/>
    <w:rsid w:val="00FD179D"/>
    <w:rsid w:val="00FD1940"/>
    <w:rsid w:val="00FD1DCC"/>
    <w:rsid w:val="00FD1F54"/>
    <w:rsid w:val="00FD2958"/>
    <w:rsid w:val="00FD2CCB"/>
    <w:rsid w:val="00FD2CE5"/>
    <w:rsid w:val="00FD377D"/>
    <w:rsid w:val="00FD444C"/>
    <w:rsid w:val="00FD4694"/>
    <w:rsid w:val="00FD4960"/>
    <w:rsid w:val="00FD4986"/>
    <w:rsid w:val="00FD4DA0"/>
    <w:rsid w:val="00FD5011"/>
    <w:rsid w:val="00FD54EB"/>
    <w:rsid w:val="00FD5AF0"/>
    <w:rsid w:val="00FD6666"/>
    <w:rsid w:val="00FD699D"/>
    <w:rsid w:val="00FD71E4"/>
    <w:rsid w:val="00FD76A0"/>
    <w:rsid w:val="00FD7896"/>
    <w:rsid w:val="00FD78F0"/>
    <w:rsid w:val="00FD7A6F"/>
    <w:rsid w:val="00FD7C04"/>
    <w:rsid w:val="00FD7C29"/>
    <w:rsid w:val="00FD7E4C"/>
    <w:rsid w:val="00FD7F7D"/>
    <w:rsid w:val="00FE0536"/>
    <w:rsid w:val="00FE08B3"/>
    <w:rsid w:val="00FE09F3"/>
    <w:rsid w:val="00FE0AF2"/>
    <w:rsid w:val="00FE100B"/>
    <w:rsid w:val="00FE17EB"/>
    <w:rsid w:val="00FE1CCA"/>
    <w:rsid w:val="00FE1D78"/>
    <w:rsid w:val="00FE2095"/>
    <w:rsid w:val="00FE20F7"/>
    <w:rsid w:val="00FE244F"/>
    <w:rsid w:val="00FE2B09"/>
    <w:rsid w:val="00FE2F34"/>
    <w:rsid w:val="00FE3539"/>
    <w:rsid w:val="00FE3E8F"/>
    <w:rsid w:val="00FE420A"/>
    <w:rsid w:val="00FE4379"/>
    <w:rsid w:val="00FE455E"/>
    <w:rsid w:val="00FE493A"/>
    <w:rsid w:val="00FE4C7F"/>
    <w:rsid w:val="00FE5ACC"/>
    <w:rsid w:val="00FE5D5C"/>
    <w:rsid w:val="00FE60CE"/>
    <w:rsid w:val="00FE642C"/>
    <w:rsid w:val="00FE6A2D"/>
    <w:rsid w:val="00FE6D5F"/>
    <w:rsid w:val="00FE717F"/>
    <w:rsid w:val="00FE7300"/>
    <w:rsid w:val="00FE768A"/>
    <w:rsid w:val="00FE775C"/>
    <w:rsid w:val="00FE7A8E"/>
    <w:rsid w:val="00FF011A"/>
    <w:rsid w:val="00FF2062"/>
    <w:rsid w:val="00FF2589"/>
    <w:rsid w:val="00FF2755"/>
    <w:rsid w:val="00FF2ED0"/>
    <w:rsid w:val="00FF2FA2"/>
    <w:rsid w:val="00FF3581"/>
    <w:rsid w:val="00FF3B18"/>
    <w:rsid w:val="00FF3C72"/>
    <w:rsid w:val="00FF3D93"/>
    <w:rsid w:val="00FF3FFD"/>
    <w:rsid w:val="00FF4153"/>
    <w:rsid w:val="00FF4AEE"/>
    <w:rsid w:val="00FF5235"/>
    <w:rsid w:val="00FF524E"/>
    <w:rsid w:val="00FF5714"/>
    <w:rsid w:val="00FF57DE"/>
    <w:rsid w:val="00FF617D"/>
    <w:rsid w:val="00FF6572"/>
    <w:rsid w:val="00FF65A4"/>
    <w:rsid w:val="00FF6717"/>
    <w:rsid w:val="00FF6720"/>
    <w:rsid w:val="00FF6C04"/>
    <w:rsid w:val="00FF6C20"/>
    <w:rsid w:val="00FF6D84"/>
    <w:rsid w:val="00FF6E5C"/>
    <w:rsid w:val="00FF72C6"/>
    <w:rsid w:val="00FF772B"/>
    <w:rsid w:val="00FF7A4E"/>
    <w:rsid w:val="00FF7E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E3E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17" w:qFormat="1"/>
    <w:lsdException w:name="heading 6" w:uiPriority="18" w:qFormat="1"/>
    <w:lsdException w:name="heading 7" w:semiHidden="1" w:uiPriority="19" w:unhideWhenUsed="1" w:qFormat="1"/>
    <w:lsdException w:name="heading 8" w:semiHidden="1" w:uiPriority="20" w:unhideWhenUsed="1" w:qFormat="1"/>
    <w:lsdException w:name="heading 9" w:semiHidden="1" w:uiPriority="2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8">
    <w:name w:val="Normal"/>
    <w:qFormat/>
    <w:rsid w:val="004C068A"/>
    <w:pPr>
      <w:spacing w:line="288" w:lineRule="auto"/>
      <w:ind w:firstLine="709"/>
      <w:jc w:val="both"/>
    </w:pPr>
    <w:rPr>
      <w:sz w:val="28"/>
      <w:szCs w:val="24"/>
    </w:rPr>
  </w:style>
  <w:style w:type="paragraph" w:styleId="1">
    <w:name w:val="heading 1"/>
    <w:aliases w:val="H1,.,Название спецификации,h:1,h:1app,TF-Overskrift 1,H11,R1,Titre 0"/>
    <w:basedOn w:val="a8"/>
    <w:next w:val="a8"/>
    <w:link w:val="11"/>
    <w:qFormat/>
    <w:rsid w:val="00995F22"/>
    <w:pPr>
      <w:keepNext/>
      <w:pageBreakBefore/>
      <w:numPr>
        <w:numId w:val="1"/>
      </w:numPr>
      <w:spacing w:before="240" w:after="240"/>
      <w:outlineLvl w:val="0"/>
    </w:pPr>
    <w:rPr>
      <w:rFonts w:cs="Arial"/>
      <w:b/>
      <w:bCs/>
      <w:kern w:val="32"/>
      <w:sz w:val="36"/>
      <w:szCs w:val="32"/>
    </w:rPr>
  </w:style>
  <w:style w:type="paragraph" w:styleId="2">
    <w:name w:val="heading 2"/>
    <w:aliases w:val="H2,Heading 2 Char,contract,h2,2,Numbered text 3,heading 2,Подраздел,21,22,211,h:2,h:2app,T2,TF-Overskrit 2,Title2,ITT t2,PA Major Section,TE Heading 2,Livello 2,R2,H21,heading 2+ Indent: Left 0.25 in,título 2,TITRE 2,1st level heading,l2,A"/>
    <w:basedOn w:val="a8"/>
    <w:next w:val="a8"/>
    <w:link w:val="20"/>
    <w:qFormat/>
    <w:rsid w:val="00520D73"/>
    <w:pPr>
      <w:keepNext/>
      <w:numPr>
        <w:ilvl w:val="1"/>
        <w:numId w:val="1"/>
      </w:numPr>
      <w:spacing w:before="240" w:after="120"/>
      <w:outlineLvl w:val="1"/>
    </w:pPr>
    <w:rPr>
      <w:rFonts w:cs="Arial"/>
      <w:b/>
      <w:bCs/>
      <w:iCs/>
      <w:sz w:val="32"/>
      <w:szCs w:val="28"/>
    </w:rPr>
  </w:style>
  <w:style w:type="paragraph" w:styleId="3">
    <w:name w:val="heading 3"/>
    <w:aliases w:val="H3,o,3,h:3,h,31,ITT t3,PA Minor Section,TE Heading,Title3,list,l3,Level 3 Head,heading 3,h3,H31,H32,H33,H34,H35,título 3,subhead,1.,TF-Overskrift 3,Titre3,alltoc,Table3,3heading,Heading 3 - old,orderpara2,l31,32,l32,33,l33,34,l34,35,l35"/>
    <w:basedOn w:val="2"/>
    <w:next w:val="a8"/>
    <w:link w:val="30"/>
    <w:qFormat/>
    <w:rsid w:val="00520D73"/>
    <w:pPr>
      <w:numPr>
        <w:ilvl w:val="2"/>
      </w:numPr>
      <w:outlineLvl w:val="2"/>
    </w:pPr>
  </w:style>
  <w:style w:type="paragraph" w:styleId="4">
    <w:name w:val="heading 4"/>
    <w:aliases w:val="H4,Заголовок 4 (Приложение)"/>
    <w:basedOn w:val="a8"/>
    <w:next w:val="a8"/>
    <w:link w:val="40"/>
    <w:qFormat/>
    <w:rsid w:val="00995F22"/>
    <w:pPr>
      <w:keepNext/>
      <w:numPr>
        <w:ilvl w:val="3"/>
        <w:numId w:val="1"/>
      </w:numPr>
      <w:spacing w:before="60" w:after="60"/>
      <w:outlineLvl w:val="3"/>
    </w:pPr>
    <w:rPr>
      <w:bCs/>
      <w:szCs w:val="28"/>
    </w:rPr>
  </w:style>
  <w:style w:type="paragraph" w:styleId="5">
    <w:name w:val="heading 5"/>
    <w:basedOn w:val="a8"/>
    <w:next w:val="a8"/>
    <w:uiPriority w:val="17"/>
    <w:qFormat/>
    <w:rsid w:val="00B01B50"/>
    <w:pPr>
      <w:keepNext/>
      <w:numPr>
        <w:ilvl w:val="4"/>
        <w:numId w:val="1"/>
      </w:numPr>
      <w:outlineLvl w:val="4"/>
    </w:pPr>
    <w:rPr>
      <w:bCs/>
      <w:iCs/>
      <w:szCs w:val="26"/>
    </w:rPr>
  </w:style>
  <w:style w:type="paragraph" w:styleId="6">
    <w:name w:val="heading 6"/>
    <w:aliases w:val="_EB-6"/>
    <w:basedOn w:val="a8"/>
    <w:next w:val="a8"/>
    <w:uiPriority w:val="18"/>
    <w:qFormat/>
    <w:rsid w:val="00B01B50"/>
    <w:pPr>
      <w:numPr>
        <w:ilvl w:val="5"/>
        <w:numId w:val="1"/>
      </w:numPr>
      <w:spacing w:before="60" w:after="60"/>
      <w:outlineLvl w:val="5"/>
    </w:pPr>
    <w:rPr>
      <w:bCs/>
      <w:szCs w:val="22"/>
    </w:rPr>
  </w:style>
  <w:style w:type="paragraph" w:styleId="7">
    <w:name w:val="heading 7"/>
    <w:aliases w:val="_EB_7"/>
    <w:basedOn w:val="a8"/>
    <w:next w:val="a8"/>
    <w:uiPriority w:val="19"/>
    <w:qFormat/>
    <w:rsid w:val="00B01B50"/>
    <w:pPr>
      <w:numPr>
        <w:ilvl w:val="6"/>
        <w:numId w:val="1"/>
      </w:numPr>
      <w:spacing w:before="240" w:after="60"/>
      <w:outlineLvl w:val="6"/>
    </w:pPr>
  </w:style>
  <w:style w:type="paragraph" w:styleId="8">
    <w:name w:val="heading 8"/>
    <w:basedOn w:val="a8"/>
    <w:next w:val="a8"/>
    <w:link w:val="80"/>
    <w:uiPriority w:val="20"/>
    <w:qFormat/>
    <w:rsid w:val="00B01B50"/>
    <w:pPr>
      <w:numPr>
        <w:ilvl w:val="7"/>
        <w:numId w:val="1"/>
      </w:numPr>
      <w:spacing w:before="240" w:after="60"/>
      <w:outlineLvl w:val="7"/>
    </w:pPr>
    <w:rPr>
      <w:i/>
      <w:iCs/>
    </w:rPr>
  </w:style>
  <w:style w:type="paragraph" w:styleId="9">
    <w:name w:val="heading 9"/>
    <w:basedOn w:val="a8"/>
    <w:next w:val="a8"/>
    <w:uiPriority w:val="21"/>
    <w:qFormat/>
    <w:rsid w:val="00B01B50"/>
    <w:pPr>
      <w:numPr>
        <w:ilvl w:val="8"/>
        <w:numId w:val="1"/>
      </w:numPr>
      <w:spacing w:before="240" w:after="60"/>
      <w:outlineLvl w:val="8"/>
    </w:pPr>
    <w:rPr>
      <w:rFonts w:ascii="Arial" w:hAnsi="Arial" w:cs="Arial"/>
      <w:sz w:val="22"/>
      <w:szCs w:val="22"/>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customStyle="1" w:styleId="ac">
    <w:name w:val="Текст в таблице + курсив"/>
    <w:basedOn w:val="ad"/>
    <w:rsid w:val="00D53831"/>
    <w:rPr>
      <w:i/>
      <w:iCs/>
    </w:rPr>
  </w:style>
  <w:style w:type="paragraph" w:customStyle="1" w:styleId="ae">
    <w:name w:val="УТВЕРЖДАЮ"/>
    <w:qFormat/>
    <w:rsid w:val="009B448C"/>
    <w:pPr>
      <w:spacing w:line="360" w:lineRule="auto"/>
      <w:jc w:val="center"/>
    </w:pPr>
    <w:rPr>
      <w:b/>
      <w:bCs/>
      <w:caps/>
      <w:sz w:val="28"/>
      <w:szCs w:val="24"/>
      <w:lang w:eastAsia="en-US"/>
    </w:rPr>
  </w:style>
  <w:style w:type="paragraph" w:customStyle="1" w:styleId="af">
    <w:name w:val="Заголовок информационного элемента"/>
    <w:basedOn w:val="a8"/>
    <w:qFormat/>
    <w:rsid w:val="00B01B50"/>
    <w:pPr>
      <w:keepNext/>
      <w:pageBreakBefore/>
      <w:ind w:firstLine="0"/>
      <w:jc w:val="center"/>
    </w:pPr>
    <w:rPr>
      <w:b/>
      <w:sz w:val="32"/>
    </w:rPr>
  </w:style>
  <w:style w:type="paragraph" w:customStyle="1" w:styleId="af0">
    <w:name w:val="Согласующая подпись"/>
    <w:basedOn w:val="a8"/>
    <w:qFormat/>
    <w:rsid w:val="00CE178F"/>
    <w:pPr>
      <w:widowControl w:val="0"/>
      <w:ind w:firstLine="0"/>
      <w:jc w:val="center"/>
    </w:pPr>
    <w:rPr>
      <w:rFonts w:eastAsia="Batang"/>
      <w:lang w:eastAsia="en-US"/>
    </w:rPr>
  </w:style>
  <w:style w:type="paragraph" w:styleId="12">
    <w:name w:val="toc 1"/>
    <w:basedOn w:val="a8"/>
    <w:next w:val="a8"/>
    <w:autoRedefine/>
    <w:uiPriority w:val="39"/>
    <w:qFormat/>
    <w:rsid w:val="00DE787A"/>
    <w:pPr>
      <w:tabs>
        <w:tab w:val="left" w:pos="360"/>
        <w:tab w:val="right" w:leader="dot" w:pos="9720"/>
      </w:tabs>
      <w:ind w:right="278" w:firstLine="0"/>
    </w:pPr>
    <w:rPr>
      <w:noProof/>
    </w:rPr>
  </w:style>
  <w:style w:type="paragraph" w:styleId="21">
    <w:name w:val="toc 2"/>
    <w:basedOn w:val="a8"/>
    <w:next w:val="a8"/>
    <w:autoRedefine/>
    <w:uiPriority w:val="39"/>
    <w:qFormat/>
    <w:rsid w:val="00DE787A"/>
    <w:pPr>
      <w:tabs>
        <w:tab w:val="left" w:pos="720"/>
        <w:tab w:val="left" w:pos="1418"/>
        <w:tab w:val="right" w:leader="dot" w:pos="9720"/>
      </w:tabs>
      <w:ind w:left="720" w:right="278" w:hanging="482"/>
    </w:pPr>
    <w:rPr>
      <w:noProof/>
    </w:rPr>
  </w:style>
  <w:style w:type="character" w:styleId="af1">
    <w:name w:val="Hyperlink"/>
    <w:uiPriority w:val="99"/>
    <w:rsid w:val="00254078"/>
    <w:rPr>
      <w:color w:val="0000FF"/>
      <w:u w:val="single"/>
    </w:rPr>
  </w:style>
  <w:style w:type="paragraph" w:styleId="31">
    <w:name w:val="toc 3"/>
    <w:basedOn w:val="a8"/>
    <w:next w:val="a8"/>
    <w:autoRedefine/>
    <w:uiPriority w:val="39"/>
    <w:qFormat/>
    <w:rsid w:val="00254078"/>
    <w:pPr>
      <w:tabs>
        <w:tab w:val="right" w:leader="dot" w:pos="9718"/>
      </w:tabs>
    </w:pPr>
  </w:style>
  <w:style w:type="paragraph" w:styleId="41">
    <w:name w:val="toc 4"/>
    <w:basedOn w:val="a8"/>
    <w:next w:val="a8"/>
    <w:autoRedefine/>
    <w:semiHidden/>
    <w:rsid w:val="00B01B50"/>
    <w:pPr>
      <w:ind w:left="720"/>
    </w:pPr>
  </w:style>
  <w:style w:type="paragraph" w:customStyle="1" w:styleId="ad">
    <w:name w:val="Текст в таблице"/>
    <w:basedOn w:val="a8"/>
    <w:link w:val="af2"/>
    <w:uiPriority w:val="99"/>
    <w:qFormat/>
    <w:rsid w:val="002D32C7"/>
    <w:pPr>
      <w:spacing w:line="240" w:lineRule="auto"/>
      <w:ind w:firstLine="0"/>
    </w:pPr>
    <w:rPr>
      <w:sz w:val="24"/>
    </w:rPr>
  </w:style>
  <w:style w:type="paragraph" w:customStyle="1" w:styleId="af3">
    <w:name w:val="Название колонки в таблице"/>
    <w:basedOn w:val="a8"/>
    <w:qFormat/>
    <w:rsid w:val="006B4176"/>
    <w:pPr>
      <w:keepNext/>
      <w:ind w:firstLine="0"/>
      <w:jc w:val="center"/>
    </w:pPr>
    <w:rPr>
      <w:b/>
      <w:sz w:val="24"/>
    </w:rPr>
  </w:style>
  <w:style w:type="paragraph" w:customStyle="1" w:styleId="14">
    <w:name w:val="По центру 14 Ж"/>
    <w:basedOn w:val="a8"/>
    <w:qFormat/>
    <w:rsid w:val="00F83796"/>
    <w:pPr>
      <w:ind w:firstLine="0"/>
      <w:jc w:val="center"/>
    </w:pPr>
    <w:rPr>
      <w:b/>
    </w:rPr>
  </w:style>
  <w:style w:type="paragraph" w:customStyle="1" w:styleId="1-">
    <w:name w:val="Перечисление 1-го уровня"/>
    <w:basedOn w:val="a8"/>
    <w:autoRedefine/>
    <w:qFormat/>
    <w:rsid w:val="00F9717A"/>
    <w:pPr>
      <w:numPr>
        <w:numId w:val="3"/>
      </w:numPr>
    </w:pPr>
    <w:rPr>
      <w:szCs w:val="28"/>
    </w:rPr>
  </w:style>
  <w:style w:type="paragraph" w:customStyle="1" w:styleId="a7">
    <w:name w:val="Перечисление второго уровня"/>
    <w:basedOn w:val="a8"/>
    <w:autoRedefine/>
    <w:qFormat/>
    <w:rsid w:val="0073051A"/>
    <w:pPr>
      <w:numPr>
        <w:ilvl w:val="1"/>
        <w:numId w:val="5"/>
      </w:numPr>
    </w:pPr>
  </w:style>
  <w:style w:type="paragraph" w:customStyle="1" w:styleId="af4">
    <w:name w:val="Перечисление а)"/>
    <w:basedOn w:val="a8"/>
    <w:qFormat/>
    <w:rsid w:val="00DA3422"/>
    <w:pPr>
      <w:ind w:firstLine="0"/>
    </w:pPr>
  </w:style>
  <w:style w:type="paragraph" w:customStyle="1" w:styleId="3-">
    <w:name w:val="Перечисление 3-го уровня"/>
    <w:basedOn w:val="a7"/>
    <w:qFormat/>
    <w:rsid w:val="00E357AE"/>
    <w:pPr>
      <w:numPr>
        <w:ilvl w:val="2"/>
      </w:numPr>
      <w:ind w:left="2552" w:firstLine="0"/>
    </w:pPr>
  </w:style>
  <w:style w:type="paragraph" w:customStyle="1" w:styleId="af5">
    <w:name w:val="Рисунок"/>
    <w:basedOn w:val="a8"/>
    <w:qFormat/>
    <w:rsid w:val="00E226A6"/>
    <w:pPr>
      <w:keepNext/>
      <w:ind w:firstLine="0"/>
      <w:jc w:val="center"/>
    </w:pPr>
  </w:style>
  <w:style w:type="paragraph" w:customStyle="1" w:styleId="af6">
    <w:name w:val="Подпись к рисунку"/>
    <w:basedOn w:val="a8"/>
    <w:qFormat/>
    <w:rsid w:val="00123807"/>
    <w:pPr>
      <w:ind w:firstLine="0"/>
      <w:jc w:val="center"/>
    </w:pPr>
  </w:style>
  <w:style w:type="paragraph" w:customStyle="1" w:styleId="af7">
    <w:name w:val="Подпись к таблице"/>
    <w:basedOn w:val="a8"/>
    <w:qFormat/>
    <w:rsid w:val="00AD3402"/>
    <w:pPr>
      <w:keepNext/>
      <w:spacing w:after="120"/>
      <w:ind w:firstLine="0"/>
      <w:jc w:val="left"/>
    </w:pPr>
  </w:style>
  <w:style w:type="paragraph" w:customStyle="1" w:styleId="a0">
    <w:name w:val="Приложение"/>
    <w:basedOn w:val="a8"/>
    <w:autoRedefine/>
    <w:qFormat/>
    <w:rsid w:val="008969D3"/>
    <w:pPr>
      <w:keepNext/>
      <w:pageBreakBefore/>
      <w:numPr>
        <w:numId w:val="2"/>
      </w:numPr>
      <w:spacing w:before="120" w:after="240"/>
      <w:jc w:val="center"/>
      <w:outlineLvl w:val="0"/>
    </w:pPr>
  </w:style>
  <w:style w:type="paragraph" w:customStyle="1" w:styleId="a1">
    <w:name w:val="Заголовок Приложения"/>
    <w:basedOn w:val="a8"/>
    <w:autoRedefine/>
    <w:qFormat/>
    <w:rsid w:val="008969D3"/>
    <w:pPr>
      <w:keepNext/>
      <w:numPr>
        <w:ilvl w:val="1"/>
        <w:numId w:val="7"/>
      </w:numPr>
      <w:outlineLvl w:val="0"/>
    </w:pPr>
    <w:rPr>
      <w:b/>
    </w:rPr>
  </w:style>
  <w:style w:type="paragraph" w:customStyle="1" w:styleId="a2">
    <w:name w:val="подпись Рисунок приложения"/>
    <w:basedOn w:val="a8"/>
    <w:qFormat/>
    <w:rsid w:val="004C5170"/>
    <w:pPr>
      <w:numPr>
        <w:ilvl w:val="2"/>
        <w:numId w:val="7"/>
      </w:numPr>
      <w:jc w:val="center"/>
    </w:pPr>
  </w:style>
  <w:style w:type="paragraph" w:customStyle="1" w:styleId="a3">
    <w:name w:val="Таблица приложения"/>
    <w:basedOn w:val="af7"/>
    <w:qFormat/>
    <w:rsid w:val="004C5170"/>
    <w:pPr>
      <w:numPr>
        <w:ilvl w:val="3"/>
        <w:numId w:val="7"/>
      </w:numPr>
    </w:pPr>
    <w:rPr>
      <w:lang w:val="en-US"/>
    </w:rPr>
  </w:style>
  <w:style w:type="paragraph" w:styleId="50">
    <w:name w:val="toc 5"/>
    <w:basedOn w:val="a8"/>
    <w:next w:val="a8"/>
    <w:autoRedefine/>
    <w:semiHidden/>
    <w:rsid w:val="002B6B7F"/>
    <w:pPr>
      <w:ind w:left="960"/>
    </w:pPr>
  </w:style>
  <w:style w:type="table" w:styleId="af8">
    <w:name w:val="Table Grid"/>
    <w:aliases w:val="OTR"/>
    <w:basedOn w:val="aa"/>
    <w:uiPriority w:val="59"/>
    <w:rsid w:val="002D3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Текст в таблице полужирный"/>
    <w:basedOn w:val="ad"/>
    <w:qFormat/>
    <w:rsid w:val="00DC663C"/>
    <w:rPr>
      <w:b/>
    </w:rPr>
  </w:style>
  <w:style w:type="paragraph" w:customStyle="1" w:styleId="afa">
    <w:name w:val="Обычный курсив"/>
    <w:basedOn w:val="a8"/>
    <w:qFormat/>
    <w:rsid w:val="00583849"/>
    <w:rPr>
      <w:i/>
    </w:rPr>
  </w:style>
  <w:style w:type="paragraph" w:customStyle="1" w:styleId="afb">
    <w:name w:val="Обычный по центру"/>
    <w:basedOn w:val="a8"/>
    <w:qFormat/>
    <w:rsid w:val="00C907C9"/>
    <w:pPr>
      <w:spacing w:line="360" w:lineRule="auto"/>
      <w:ind w:firstLine="0"/>
      <w:jc w:val="center"/>
    </w:pPr>
  </w:style>
  <w:style w:type="numbering" w:customStyle="1" w:styleId="a4">
    <w:name w:val="Списки в документе"/>
    <w:rsid w:val="0067278F"/>
    <w:pPr>
      <w:numPr>
        <w:numId w:val="4"/>
      </w:numPr>
    </w:pPr>
  </w:style>
  <w:style w:type="numbering" w:customStyle="1" w:styleId="a6">
    <w:name w:val="Буквенный стиль"/>
    <w:rsid w:val="0067278F"/>
    <w:pPr>
      <w:numPr>
        <w:numId w:val="6"/>
      </w:numPr>
    </w:pPr>
  </w:style>
  <w:style w:type="paragraph" w:styleId="afc">
    <w:name w:val="Balloon Text"/>
    <w:basedOn w:val="a8"/>
    <w:link w:val="afd"/>
    <w:rsid w:val="008A3012"/>
    <w:pPr>
      <w:spacing w:line="240" w:lineRule="auto"/>
    </w:pPr>
    <w:rPr>
      <w:rFonts w:ascii="Tahoma" w:hAnsi="Tahoma" w:cs="Tahoma"/>
      <w:sz w:val="16"/>
      <w:szCs w:val="16"/>
    </w:rPr>
  </w:style>
  <w:style w:type="character" w:customStyle="1" w:styleId="afd">
    <w:name w:val="Текст выноски Знак"/>
    <w:link w:val="afc"/>
    <w:rsid w:val="008A3012"/>
    <w:rPr>
      <w:rFonts w:ascii="Tahoma" w:hAnsi="Tahoma" w:cs="Tahoma"/>
      <w:sz w:val="16"/>
      <w:szCs w:val="16"/>
    </w:rPr>
  </w:style>
  <w:style w:type="paragraph" w:styleId="afe">
    <w:name w:val="annotation text"/>
    <w:basedOn w:val="a8"/>
    <w:link w:val="aff"/>
    <w:uiPriority w:val="99"/>
    <w:qFormat/>
    <w:rsid w:val="008A3012"/>
    <w:rPr>
      <w:sz w:val="20"/>
      <w:szCs w:val="20"/>
    </w:rPr>
  </w:style>
  <w:style w:type="character" w:customStyle="1" w:styleId="aff">
    <w:name w:val="Текст примечания Знак"/>
    <w:basedOn w:val="a9"/>
    <w:link w:val="afe"/>
    <w:uiPriority w:val="99"/>
    <w:rsid w:val="008A3012"/>
  </w:style>
  <w:style w:type="paragraph" w:styleId="aff0">
    <w:name w:val="annotation subject"/>
    <w:basedOn w:val="afe"/>
    <w:next w:val="afe"/>
    <w:link w:val="aff1"/>
    <w:rsid w:val="008A3012"/>
    <w:rPr>
      <w:b/>
      <w:bCs/>
    </w:rPr>
  </w:style>
  <w:style w:type="character" w:customStyle="1" w:styleId="aff1">
    <w:name w:val="Тема примечания Знак"/>
    <w:link w:val="aff0"/>
    <w:rsid w:val="008A3012"/>
    <w:rPr>
      <w:b/>
      <w:bCs/>
    </w:rPr>
  </w:style>
  <w:style w:type="paragraph" w:customStyle="1" w:styleId="a5">
    <w:name w:val="Перечисление в таблице"/>
    <w:basedOn w:val="ad"/>
    <w:uiPriority w:val="99"/>
    <w:qFormat/>
    <w:rsid w:val="00810439"/>
    <w:pPr>
      <w:numPr>
        <w:numId w:val="8"/>
      </w:numPr>
      <w:ind w:left="284" w:hanging="284"/>
    </w:pPr>
  </w:style>
  <w:style w:type="paragraph" w:customStyle="1" w:styleId="aff2">
    <w:name w:val="Нумерованное перечисление в таблице"/>
    <w:basedOn w:val="a5"/>
    <w:qFormat/>
    <w:rsid w:val="00810439"/>
    <w:pPr>
      <w:numPr>
        <w:numId w:val="0"/>
      </w:numPr>
    </w:pPr>
    <w:rPr>
      <w:lang w:val="en-US"/>
    </w:rPr>
  </w:style>
  <w:style w:type="character" w:customStyle="1" w:styleId="20">
    <w:name w:val="Заголовок 2 Знак"/>
    <w:aliases w:val="H2 Знак,Heading 2 Char Знак,contract Знак,h2 Знак,2 Знак,Numbered text 3 Знак,heading 2 Знак,Подраздел Знак,21 Знак,22 Знак,211 Знак,h:2 Знак,h:2app Знак,T2 Знак,TF-Overskrit 2 Знак,Title2 Знак,ITT t2 Знак,PA Major Section Знак,R2 Знак"/>
    <w:link w:val="2"/>
    <w:rsid w:val="00520D73"/>
    <w:rPr>
      <w:rFonts w:cs="Arial"/>
      <w:b/>
      <w:bCs/>
      <w:iCs/>
      <w:sz w:val="32"/>
      <w:szCs w:val="28"/>
    </w:rPr>
  </w:style>
  <w:style w:type="character" w:customStyle="1" w:styleId="30">
    <w:name w:val="Заголовок 3 Знак"/>
    <w:aliases w:val="H3 Знак,o Знак,3 Знак,h:3 Знак,h Знак,31 Знак,ITT t3 Знак,PA Minor Section Знак,TE Heading Знак,Title3 Знак,list Знак,l3 Знак,Level 3 Head Знак,heading 3 Знак,h3 Знак,H31 Знак,H32 Знак,H33 Знак,H34 Знак,H35 Знак,título 3 Знак,1. Знак"/>
    <w:link w:val="3"/>
    <w:rsid w:val="00520D73"/>
    <w:rPr>
      <w:rFonts w:cs="Arial"/>
      <w:b/>
      <w:bCs/>
      <w:iCs/>
      <w:sz w:val="32"/>
      <w:szCs w:val="28"/>
    </w:rPr>
  </w:style>
  <w:style w:type="character" w:customStyle="1" w:styleId="40">
    <w:name w:val="Заголовок 4 Знак"/>
    <w:aliases w:val="H4 Знак,Заголовок 4 (Приложение) Знак"/>
    <w:link w:val="4"/>
    <w:rsid w:val="00166008"/>
    <w:rPr>
      <w:bCs/>
      <w:sz w:val="28"/>
      <w:szCs w:val="28"/>
    </w:rPr>
  </w:style>
  <w:style w:type="paragraph" w:styleId="aff3">
    <w:name w:val="footnote text"/>
    <w:basedOn w:val="a8"/>
    <w:link w:val="aff4"/>
    <w:uiPriority w:val="99"/>
    <w:unhideWhenUsed/>
    <w:rsid w:val="00166008"/>
    <w:pPr>
      <w:spacing w:line="240" w:lineRule="auto"/>
    </w:pPr>
    <w:rPr>
      <w:sz w:val="20"/>
      <w:szCs w:val="20"/>
    </w:rPr>
  </w:style>
  <w:style w:type="character" w:customStyle="1" w:styleId="aff4">
    <w:name w:val="Текст сноски Знак"/>
    <w:basedOn w:val="a9"/>
    <w:link w:val="aff3"/>
    <w:uiPriority w:val="99"/>
    <w:rsid w:val="00166008"/>
  </w:style>
  <w:style w:type="character" w:styleId="aff5">
    <w:name w:val="footnote reference"/>
    <w:uiPriority w:val="99"/>
    <w:unhideWhenUsed/>
    <w:rsid w:val="00166008"/>
    <w:rPr>
      <w:vertAlign w:val="superscript"/>
    </w:rPr>
  </w:style>
  <w:style w:type="character" w:customStyle="1" w:styleId="11">
    <w:name w:val="Заголовок 1 Знак"/>
    <w:aliases w:val="H1 Знак,. Знак,Название спецификации Знак,h:1 Знак,h:1app Знак,TF-Overskrift 1 Знак,H11 Знак,R1 Знак,Titre 0 Знак"/>
    <w:link w:val="1"/>
    <w:rsid w:val="00166008"/>
    <w:rPr>
      <w:rFonts w:cs="Arial"/>
      <w:b/>
      <w:bCs/>
      <w:kern w:val="32"/>
      <w:sz w:val="36"/>
      <w:szCs w:val="32"/>
    </w:rPr>
  </w:style>
  <w:style w:type="paragraph" w:customStyle="1" w:styleId="03">
    <w:name w:val="Стиль Первая строка:  0 см Перед:  3 пт"/>
    <w:basedOn w:val="a8"/>
    <w:rsid w:val="005E61C1"/>
    <w:pPr>
      <w:suppressAutoHyphens/>
      <w:spacing w:before="60" w:after="60" w:line="360" w:lineRule="auto"/>
      <w:ind w:firstLine="0"/>
    </w:pPr>
    <w:rPr>
      <w:sz w:val="24"/>
      <w:szCs w:val="20"/>
    </w:rPr>
  </w:style>
  <w:style w:type="paragraph" w:styleId="a">
    <w:name w:val="List Bullet"/>
    <w:aliases w:val="НОВ_Маркированный список,List Bullet 1,UL,Маркированный список 1"/>
    <w:basedOn w:val="a8"/>
    <w:uiPriority w:val="99"/>
    <w:qFormat/>
    <w:rsid w:val="004B0C90"/>
    <w:pPr>
      <w:numPr>
        <w:numId w:val="9"/>
      </w:numPr>
      <w:spacing w:line="360" w:lineRule="auto"/>
      <w:contextualSpacing/>
    </w:pPr>
    <w:rPr>
      <w:szCs w:val="20"/>
    </w:rPr>
  </w:style>
  <w:style w:type="character" w:styleId="aff6">
    <w:name w:val="annotation reference"/>
    <w:basedOn w:val="a9"/>
    <w:uiPriority w:val="99"/>
    <w:qFormat/>
    <w:rsid w:val="00297686"/>
    <w:rPr>
      <w:sz w:val="16"/>
      <w:szCs w:val="16"/>
    </w:rPr>
  </w:style>
  <w:style w:type="paragraph" w:styleId="aff7">
    <w:name w:val="header"/>
    <w:basedOn w:val="a8"/>
    <w:link w:val="aff8"/>
    <w:rsid w:val="00297686"/>
    <w:pPr>
      <w:tabs>
        <w:tab w:val="center" w:pos="4677"/>
        <w:tab w:val="right" w:pos="9355"/>
      </w:tabs>
      <w:spacing w:line="240" w:lineRule="auto"/>
    </w:pPr>
  </w:style>
  <w:style w:type="character" w:customStyle="1" w:styleId="aff8">
    <w:name w:val="Верхний колонтитул Знак"/>
    <w:basedOn w:val="a9"/>
    <w:link w:val="aff7"/>
    <w:rsid w:val="00297686"/>
    <w:rPr>
      <w:sz w:val="28"/>
      <w:szCs w:val="24"/>
    </w:rPr>
  </w:style>
  <w:style w:type="paragraph" w:styleId="aff9">
    <w:name w:val="footer"/>
    <w:basedOn w:val="a8"/>
    <w:link w:val="affa"/>
    <w:rsid w:val="00297686"/>
    <w:pPr>
      <w:tabs>
        <w:tab w:val="center" w:pos="4677"/>
        <w:tab w:val="right" w:pos="9355"/>
      </w:tabs>
      <w:spacing w:line="240" w:lineRule="auto"/>
    </w:pPr>
  </w:style>
  <w:style w:type="character" w:customStyle="1" w:styleId="affa">
    <w:name w:val="Нижний колонтитул Знак"/>
    <w:basedOn w:val="a9"/>
    <w:link w:val="aff9"/>
    <w:rsid w:val="00297686"/>
    <w:rPr>
      <w:sz w:val="28"/>
      <w:szCs w:val="24"/>
    </w:rPr>
  </w:style>
  <w:style w:type="character" w:customStyle="1" w:styleId="iceouttxt5">
    <w:name w:val="iceouttxt5"/>
    <w:basedOn w:val="a9"/>
    <w:rsid w:val="00F16293"/>
    <w:rPr>
      <w:rFonts w:ascii="Arial" w:hAnsi="Arial" w:cs="Arial" w:hint="default"/>
      <w:color w:val="666666"/>
      <w:sz w:val="17"/>
      <w:szCs w:val="17"/>
    </w:rPr>
  </w:style>
  <w:style w:type="character" w:customStyle="1" w:styleId="iceouttxt7">
    <w:name w:val="iceouttxt7"/>
    <w:basedOn w:val="a9"/>
    <w:rsid w:val="00F16293"/>
    <w:rPr>
      <w:rFonts w:ascii="Arial" w:hAnsi="Arial" w:cs="Arial" w:hint="default"/>
      <w:color w:val="666666"/>
      <w:sz w:val="17"/>
      <w:szCs w:val="17"/>
    </w:rPr>
  </w:style>
  <w:style w:type="character" w:customStyle="1" w:styleId="iceouttxt8">
    <w:name w:val="iceouttxt8"/>
    <w:basedOn w:val="a9"/>
    <w:rsid w:val="00F16293"/>
    <w:rPr>
      <w:rFonts w:ascii="Arial" w:hAnsi="Arial" w:cs="Arial" w:hint="default"/>
      <w:color w:val="666666"/>
      <w:sz w:val="17"/>
      <w:szCs w:val="17"/>
    </w:rPr>
  </w:style>
  <w:style w:type="character" w:customStyle="1" w:styleId="iceouttxt6">
    <w:name w:val="iceouttxt6"/>
    <w:basedOn w:val="a9"/>
    <w:rsid w:val="00042C2B"/>
    <w:rPr>
      <w:rFonts w:ascii="Arial" w:hAnsi="Arial" w:cs="Arial" w:hint="default"/>
      <w:color w:val="666666"/>
      <w:sz w:val="17"/>
      <w:szCs w:val="17"/>
    </w:rPr>
  </w:style>
  <w:style w:type="character" w:customStyle="1" w:styleId="iceouttxt9">
    <w:name w:val="iceouttxt9"/>
    <w:basedOn w:val="a9"/>
    <w:rsid w:val="00042C2B"/>
    <w:rPr>
      <w:rFonts w:ascii="Arial" w:hAnsi="Arial" w:cs="Arial" w:hint="default"/>
      <w:color w:val="666666"/>
      <w:sz w:val="17"/>
      <w:szCs w:val="17"/>
    </w:rPr>
  </w:style>
  <w:style w:type="character" w:customStyle="1" w:styleId="iceouttxt10">
    <w:name w:val="iceouttxt10"/>
    <w:basedOn w:val="a9"/>
    <w:rsid w:val="00042C2B"/>
    <w:rPr>
      <w:rFonts w:ascii="Arial" w:hAnsi="Arial" w:cs="Arial" w:hint="default"/>
      <w:color w:val="666666"/>
      <w:sz w:val="17"/>
      <w:szCs w:val="17"/>
    </w:rPr>
  </w:style>
  <w:style w:type="paragraph" w:customStyle="1" w:styleId="-1">
    <w:name w:val="ООС-МСписок1"/>
    <w:basedOn w:val="a"/>
    <w:link w:val="-10"/>
    <w:qFormat/>
    <w:rsid w:val="00DA388E"/>
    <w:pPr>
      <w:numPr>
        <w:numId w:val="0"/>
      </w:numPr>
      <w:spacing w:line="288" w:lineRule="auto"/>
      <w:ind w:left="1287" w:hanging="360"/>
    </w:pPr>
  </w:style>
  <w:style w:type="paragraph" w:customStyle="1" w:styleId="-2">
    <w:name w:val="ООС-МСписок2"/>
    <w:basedOn w:val="-1"/>
    <w:link w:val="-20"/>
    <w:qFormat/>
    <w:rsid w:val="00DA388E"/>
    <w:pPr>
      <w:ind w:left="2007"/>
    </w:pPr>
  </w:style>
  <w:style w:type="paragraph" w:customStyle="1" w:styleId="-3">
    <w:name w:val="ООС-МСписок3"/>
    <w:basedOn w:val="a8"/>
    <w:qFormat/>
    <w:rsid w:val="00DA388E"/>
    <w:pPr>
      <w:suppressAutoHyphens/>
      <w:snapToGrid w:val="0"/>
      <w:spacing w:after="200" w:line="360" w:lineRule="auto"/>
      <w:ind w:left="2694" w:hanging="425"/>
      <w:contextualSpacing/>
      <w:jc w:val="left"/>
    </w:pPr>
    <w:rPr>
      <w:rFonts w:eastAsia="Calibri"/>
    </w:rPr>
  </w:style>
  <w:style w:type="character" w:customStyle="1" w:styleId="-20">
    <w:name w:val="ООС-МСписок2 Знак"/>
    <w:basedOn w:val="a9"/>
    <w:link w:val="-2"/>
    <w:rsid w:val="00DA388E"/>
    <w:rPr>
      <w:sz w:val="28"/>
    </w:rPr>
  </w:style>
  <w:style w:type="paragraph" w:styleId="affb">
    <w:name w:val="caption"/>
    <w:aliases w:val="Рисунок название стить"/>
    <w:basedOn w:val="a8"/>
    <w:next w:val="a8"/>
    <w:link w:val="affc"/>
    <w:uiPriority w:val="35"/>
    <w:qFormat/>
    <w:rsid w:val="00AE5F38"/>
    <w:pPr>
      <w:spacing w:line="240" w:lineRule="auto"/>
      <w:ind w:firstLine="0"/>
      <w:jc w:val="left"/>
    </w:pPr>
    <w:rPr>
      <w:b/>
      <w:bCs/>
      <w:color w:val="4F81BD"/>
      <w:sz w:val="20"/>
      <w:szCs w:val="18"/>
    </w:rPr>
  </w:style>
  <w:style w:type="character" w:styleId="affd">
    <w:name w:val="page number"/>
    <w:basedOn w:val="a9"/>
    <w:rsid w:val="00A23BEF"/>
  </w:style>
  <w:style w:type="paragraph" w:customStyle="1" w:styleId="-">
    <w:name w:val="ООС-ТБТаблицы"/>
    <w:basedOn w:val="a8"/>
    <w:link w:val="-0"/>
    <w:qFormat/>
    <w:rsid w:val="00A23BEF"/>
    <w:pPr>
      <w:spacing w:before="60" w:after="60"/>
      <w:ind w:firstLine="0"/>
      <w:jc w:val="left"/>
    </w:pPr>
    <w:rPr>
      <w:rFonts w:eastAsia="Calibri"/>
      <w:sz w:val="24"/>
    </w:rPr>
  </w:style>
  <w:style w:type="character" w:customStyle="1" w:styleId="-0">
    <w:name w:val="ООС-ТБТаблицы Знак"/>
    <w:basedOn w:val="a9"/>
    <w:link w:val="-"/>
    <w:rsid w:val="00A23BEF"/>
    <w:rPr>
      <w:rFonts w:eastAsia="Calibri"/>
      <w:sz w:val="24"/>
      <w:szCs w:val="24"/>
    </w:rPr>
  </w:style>
  <w:style w:type="paragraph" w:styleId="affe">
    <w:name w:val="List Paragraph"/>
    <w:aliases w:val="4.2.2,FooterText,numbered,Bullet 1,Use Case List Paragraph,Paragraphe de liste1,Bulletr List Paragraph,Абзац маркированнный,lp1,Абзац списка литеральный,Bullet Number,Нумерованый список,Абзац списка15,Абзац списка для документа,Bullet List"/>
    <w:basedOn w:val="a8"/>
    <w:link w:val="afff"/>
    <w:uiPriority w:val="34"/>
    <w:qFormat/>
    <w:rsid w:val="00DB2A33"/>
    <w:pPr>
      <w:ind w:left="720"/>
      <w:contextualSpacing/>
    </w:pPr>
  </w:style>
  <w:style w:type="paragraph" w:customStyle="1" w:styleId="-4">
    <w:name w:val="ООС-Обычный"/>
    <w:basedOn w:val="a8"/>
    <w:link w:val="-5"/>
    <w:qFormat/>
    <w:rsid w:val="00F326F8"/>
    <w:pPr>
      <w:suppressAutoHyphens/>
      <w:snapToGrid w:val="0"/>
      <w:ind w:firstLine="567"/>
    </w:pPr>
    <w:rPr>
      <w:szCs w:val="28"/>
    </w:rPr>
  </w:style>
  <w:style w:type="character" w:customStyle="1" w:styleId="-5">
    <w:name w:val="ООС-Обычный Знак"/>
    <w:basedOn w:val="a9"/>
    <w:link w:val="-4"/>
    <w:rsid w:val="00F326F8"/>
    <w:rPr>
      <w:sz w:val="28"/>
      <w:szCs w:val="28"/>
    </w:rPr>
  </w:style>
  <w:style w:type="character" w:customStyle="1" w:styleId="-10">
    <w:name w:val="ООС-МСписок1 Знак"/>
    <w:basedOn w:val="a9"/>
    <w:link w:val="-1"/>
    <w:rsid w:val="00F326F8"/>
    <w:rPr>
      <w:sz w:val="28"/>
    </w:rPr>
  </w:style>
  <w:style w:type="paragraph" w:styleId="afff0">
    <w:name w:val="Revision"/>
    <w:hidden/>
    <w:uiPriority w:val="99"/>
    <w:semiHidden/>
    <w:rsid w:val="00B84CE0"/>
    <w:rPr>
      <w:sz w:val="28"/>
      <w:szCs w:val="24"/>
    </w:rPr>
  </w:style>
  <w:style w:type="paragraph" w:styleId="afff1">
    <w:name w:val="Document Map"/>
    <w:basedOn w:val="a8"/>
    <w:link w:val="afff2"/>
    <w:rsid w:val="00F43F31"/>
    <w:pPr>
      <w:spacing w:line="240" w:lineRule="auto"/>
    </w:pPr>
    <w:rPr>
      <w:rFonts w:ascii="Tahoma" w:hAnsi="Tahoma" w:cs="Tahoma"/>
      <w:sz w:val="16"/>
      <w:szCs w:val="16"/>
    </w:rPr>
  </w:style>
  <w:style w:type="character" w:customStyle="1" w:styleId="afff2">
    <w:name w:val="Схема документа Знак"/>
    <w:basedOn w:val="a9"/>
    <w:link w:val="afff1"/>
    <w:rsid w:val="00F43F31"/>
    <w:rPr>
      <w:rFonts w:ascii="Tahoma" w:hAnsi="Tahoma" w:cs="Tahoma"/>
      <w:sz w:val="16"/>
      <w:szCs w:val="16"/>
    </w:rPr>
  </w:style>
  <w:style w:type="character" w:customStyle="1" w:styleId="u">
    <w:name w:val="u"/>
    <w:basedOn w:val="a9"/>
    <w:rsid w:val="002934B8"/>
  </w:style>
  <w:style w:type="character" w:customStyle="1" w:styleId="affc">
    <w:name w:val="Название объекта Знак"/>
    <w:aliases w:val="Рисунок название стить Знак"/>
    <w:link w:val="affb"/>
    <w:rsid w:val="002277CF"/>
    <w:rPr>
      <w:b/>
      <w:bCs/>
      <w:color w:val="4F81BD"/>
      <w:szCs w:val="18"/>
    </w:rPr>
  </w:style>
  <w:style w:type="character" w:styleId="afff3">
    <w:name w:val="FollowedHyperlink"/>
    <w:basedOn w:val="a9"/>
    <w:rsid w:val="008A565F"/>
    <w:rPr>
      <w:color w:val="800080" w:themeColor="followedHyperlink"/>
      <w:u w:val="single"/>
    </w:rPr>
  </w:style>
  <w:style w:type="paragraph" w:styleId="afff4">
    <w:name w:val="Normal (Web)"/>
    <w:basedOn w:val="a8"/>
    <w:uiPriority w:val="99"/>
    <w:unhideWhenUsed/>
    <w:rsid w:val="00D31A6C"/>
    <w:pPr>
      <w:spacing w:before="100" w:beforeAutospacing="1" w:after="100" w:afterAutospacing="1" w:line="240" w:lineRule="auto"/>
      <w:ind w:firstLine="0"/>
      <w:jc w:val="left"/>
    </w:pPr>
    <w:rPr>
      <w:rFonts w:eastAsiaTheme="minorHAnsi"/>
      <w:sz w:val="24"/>
    </w:rPr>
  </w:style>
  <w:style w:type="paragraph" w:styleId="afff5">
    <w:name w:val="Body Text"/>
    <w:basedOn w:val="a8"/>
    <w:link w:val="afff6"/>
    <w:uiPriority w:val="99"/>
    <w:rsid w:val="00115AE2"/>
    <w:pPr>
      <w:spacing w:after="120" w:line="240" w:lineRule="auto"/>
    </w:pPr>
    <w:rPr>
      <w:sz w:val="24"/>
    </w:rPr>
  </w:style>
  <w:style w:type="character" w:customStyle="1" w:styleId="afff6">
    <w:name w:val="Основной текст Знак"/>
    <w:basedOn w:val="a9"/>
    <w:link w:val="afff5"/>
    <w:uiPriority w:val="99"/>
    <w:rsid w:val="00115AE2"/>
    <w:rPr>
      <w:sz w:val="24"/>
      <w:szCs w:val="24"/>
    </w:rPr>
  </w:style>
  <w:style w:type="paragraph" w:customStyle="1" w:styleId="afff7">
    <w:name w:val="ЛАНИТ_вТ_Текст"/>
    <w:basedOn w:val="a8"/>
    <w:qFormat/>
    <w:rsid w:val="00A64ABC"/>
    <w:pPr>
      <w:spacing w:line="264" w:lineRule="auto"/>
      <w:ind w:firstLine="0"/>
      <w:jc w:val="left"/>
    </w:pPr>
    <w:rPr>
      <w:rFonts w:eastAsia="Calibri"/>
      <w:sz w:val="22"/>
      <w:szCs w:val="22"/>
      <w:lang w:val="en-US" w:eastAsia="en-US"/>
    </w:rPr>
  </w:style>
  <w:style w:type="paragraph" w:customStyle="1" w:styleId="afff8">
    <w:name w:val="ЛАНИТ_Заголовок"/>
    <w:basedOn w:val="a8"/>
    <w:qFormat/>
    <w:rsid w:val="008306A1"/>
    <w:pPr>
      <w:keepNext/>
      <w:keepLines/>
      <w:spacing w:before="240" w:line="240" w:lineRule="auto"/>
      <w:ind w:firstLine="0"/>
      <w:outlineLvl w:val="0"/>
    </w:pPr>
    <w:rPr>
      <w:rFonts w:eastAsia="Calibri"/>
      <w:b/>
      <w:sz w:val="32"/>
      <w:szCs w:val="22"/>
      <w:lang w:val="en-US" w:eastAsia="en-US"/>
    </w:rPr>
  </w:style>
  <w:style w:type="character" w:customStyle="1" w:styleId="iceouttxt">
    <w:name w:val="iceouttxt"/>
    <w:basedOn w:val="a9"/>
    <w:rsid w:val="00581BF0"/>
  </w:style>
  <w:style w:type="paragraph" w:customStyle="1" w:styleId="-11">
    <w:name w:val="ООС-З1"/>
    <w:basedOn w:val="1"/>
    <w:next w:val="-4"/>
    <w:qFormat/>
    <w:rsid w:val="00032088"/>
    <w:pPr>
      <w:pageBreakBefore w:val="0"/>
      <w:numPr>
        <w:numId w:val="0"/>
      </w:numPr>
      <w:suppressAutoHyphens/>
      <w:snapToGrid w:val="0"/>
      <w:spacing w:line="276" w:lineRule="auto"/>
      <w:ind w:left="432" w:hanging="432"/>
    </w:pPr>
    <w:rPr>
      <w:caps/>
      <w:sz w:val="32"/>
    </w:rPr>
  </w:style>
  <w:style w:type="paragraph" w:customStyle="1" w:styleId="-21">
    <w:name w:val="ООС-З2"/>
    <w:basedOn w:val="2"/>
    <w:next w:val="-4"/>
    <w:link w:val="-22"/>
    <w:qFormat/>
    <w:rsid w:val="00032088"/>
    <w:pPr>
      <w:numPr>
        <w:ilvl w:val="0"/>
        <w:numId w:val="0"/>
      </w:numPr>
      <w:suppressAutoHyphens/>
      <w:snapToGrid w:val="0"/>
      <w:spacing w:line="276" w:lineRule="auto"/>
      <w:ind w:left="576" w:hanging="576"/>
    </w:pPr>
    <w:rPr>
      <w:szCs w:val="32"/>
    </w:rPr>
  </w:style>
  <w:style w:type="paragraph" w:customStyle="1" w:styleId="-30">
    <w:name w:val="ООС-З3"/>
    <w:basedOn w:val="3"/>
    <w:next w:val="-4"/>
    <w:link w:val="-31"/>
    <w:qFormat/>
    <w:rsid w:val="00032088"/>
    <w:pPr>
      <w:numPr>
        <w:ilvl w:val="0"/>
        <w:numId w:val="0"/>
      </w:numPr>
      <w:suppressAutoHyphens/>
      <w:snapToGrid w:val="0"/>
      <w:spacing w:before="120" w:after="60" w:line="276" w:lineRule="auto"/>
      <w:ind w:left="720" w:hanging="720"/>
    </w:pPr>
    <w:rPr>
      <w:iCs w:val="0"/>
      <w:sz w:val="28"/>
    </w:rPr>
  </w:style>
  <w:style w:type="character" w:customStyle="1" w:styleId="-22">
    <w:name w:val="ООС-З2 Знак"/>
    <w:basedOn w:val="20"/>
    <w:link w:val="-21"/>
    <w:rsid w:val="00032088"/>
    <w:rPr>
      <w:rFonts w:cs="Arial"/>
      <w:b/>
      <w:bCs/>
      <w:iCs/>
      <w:sz w:val="32"/>
      <w:szCs w:val="32"/>
    </w:rPr>
  </w:style>
  <w:style w:type="paragraph" w:customStyle="1" w:styleId="-40">
    <w:name w:val="ООС-З4"/>
    <w:basedOn w:val="4"/>
    <w:next w:val="-4"/>
    <w:qFormat/>
    <w:rsid w:val="00032088"/>
    <w:pPr>
      <w:numPr>
        <w:ilvl w:val="0"/>
        <w:numId w:val="0"/>
      </w:numPr>
      <w:suppressAutoHyphens/>
      <w:snapToGrid w:val="0"/>
      <w:ind w:left="851" w:hanging="864"/>
    </w:pPr>
    <w:rPr>
      <w:b/>
      <w:i/>
    </w:rPr>
  </w:style>
  <w:style w:type="character" w:customStyle="1" w:styleId="-31">
    <w:name w:val="ООС-З3 Знак"/>
    <w:basedOn w:val="a9"/>
    <w:link w:val="-30"/>
    <w:rsid w:val="00032088"/>
    <w:rPr>
      <w:rFonts w:cs="Arial"/>
      <w:b/>
      <w:bCs/>
      <w:sz w:val="28"/>
      <w:szCs w:val="28"/>
    </w:rPr>
  </w:style>
  <w:style w:type="paragraph" w:customStyle="1" w:styleId="-50">
    <w:name w:val="ООС-З5"/>
    <w:basedOn w:val="5"/>
    <w:next w:val="-4"/>
    <w:qFormat/>
    <w:rsid w:val="00032088"/>
    <w:pPr>
      <w:numPr>
        <w:ilvl w:val="0"/>
        <w:numId w:val="0"/>
      </w:numPr>
      <w:tabs>
        <w:tab w:val="left" w:pos="1134"/>
      </w:tabs>
      <w:suppressAutoHyphens/>
      <w:snapToGrid w:val="0"/>
      <w:ind w:left="1008" w:hanging="1008"/>
    </w:pPr>
    <w:rPr>
      <w:szCs w:val="28"/>
    </w:rPr>
  </w:style>
  <w:style w:type="paragraph" w:customStyle="1" w:styleId="-6">
    <w:name w:val="ООС-З6"/>
    <w:basedOn w:val="6"/>
    <w:next w:val="-4"/>
    <w:qFormat/>
    <w:rsid w:val="00032088"/>
    <w:pPr>
      <w:numPr>
        <w:ilvl w:val="0"/>
        <w:numId w:val="0"/>
      </w:numPr>
      <w:suppressAutoHyphens/>
      <w:snapToGrid w:val="0"/>
      <w:ind w:left="1152" w:hanging="1152"/>
    </w:pPr>
    <w:rPr>
      <w:szCs w:val="28"/>
    </w:rPr>
  </w:style>
  <w:style w:type="paragraph" w:customStyle="1" w:styleId="-7">
    <w:name w:val="ООС-Приложение"/>
    <w:basedOn w:val="-11"/>
    <w:link w:val="-8"/>
    <w:qFormat/>
    <w:rsid w:val="00032088"/>
    <w:pPr>
      <w:pageBreakBefore/>
      <w:ind w:left="431" w:firstLine="0"/>
    </w:pPr>
  </w:style>
  <w:style w:type="character" w:customStyle="1" w:styleId="-8">
    <w:name w:val="ООС-Приложение Знак"/>
    <w:basedOn w:val="a9"/>
    <w:link w:val="-7"/>
    <w:rsid w:val="00032088"/>
    <w:rPr>
      <w:rFonts w:cs="Arial"/>
      <w:b/>
      <w:bCs/>
      <w:caps/>
      <w:kern w:val="32"/>
      <w:sz w:val="32"/>
      <w:szCs w:val="32"/>
    </w:rPr>
  </w:style>
  <w:style w:type="paragraph" w:customStyle="1" w:styleId="afff9">
    <w:name w:val="Обычный текст"/>
    <w:basedOn w:val="a8"/>
    <w:rsid w:val="00F9717A"/>
    <w:pPr>
      <w:spacing w:after="120" w:line="360" w:lineRule="auto"/>
    </w:pPr>
    <w:rPr>
      <w:sz w:val="24"/>
      <w:szCs w:val="20"/>
    </w:rPr>
  </w:style>
  <w:style w:type="paragraph" w:customStyle="1" w:styleId="afffa">
    <w:name w:val="Обычный с отс"/>
    <w:basedOn w:val="a8"/>
    <w:rsid w:val="00B053B1"/>
    <w:pPr>
      <w:spacing w:line="360" w:lineRule="auto"/>
    </w:pPr>
    <w:rPr>
      <w:sz w:val="24"/>
    </w:rPr>
  </w:style>
  <w:style w:type="paragraph" w:customStyle="1" w:styleId="OTRTableHead">
    <w:name w:val="OTR_Table_Head"/>
    <w:basedOn w:val="a8"/>
    <w:link w:val="OTRTableHead0"/>
    <w:uiPriority w:val="99"/>
    <w:rsid w:val="00362057"/>
    <w:pPr>
      <w:keepNext/>
      <w:spacing w:before="60" w:after="60" w:line="240" w:lineRule="auto"/>
      <w:ind w:firstLine="0"/>
      <w:jc w:val="center"/>
    </w:pPr>
    <w:rPr>
      <w:rFonts w:eastAsia="Calibri"/>
      <w:b/>
      <w:sz w:val="22"/>
      <w:szCs w:val="22"/>
    </w:rPr>
  </w:style>
  <w:style w:type="paragraph" w:customStyle="1" w:styleId="OTRTitulnamedoc">
    <w:name w:val="OTR_Titul_name_doc"/>
    <w:basedOn w:val="a8"/>
    <w:uiPriority w:val="99"/>
    <w:semiHidden/>
    <w:rsid w:val="00362057"/>
    <w:pPr>
      <w:spacing w:before="200" w:after="400" w:line="240" w:lineRule="auto"/>
      <w:ind w:firstLine="0"/>
      <w:contextualSpacing/>
      <w:jc w:val="center"/>
    </w:pPr>
    <w:rPr>
      <w:b/>
      <w:sz w:val="32"/>
      <w:szCs w:val="28"/>
    </w:rPr>
  </w:style>
  <w:style w:type="character" w:customStyle="1" w:styleId="OTRTableHead0">
    <w:name w:val="OTR_Table_Head Знак"/>
    <w:link w:val="OTRTableHead"/>
    <w:uiPriority w:val="99"/>
    <w:locked/>
    <w:rsid w:val="00362057"/>
    <w:rPr>
      <w:rFonts w:eastAsia="Calibri"/>
      <w:b/>
      <w:sz w:val="22"/>
      <w:szCs w:val="22"/>
    </w:rPr>
  </w:style>
  <w:style w:type="character" w:customStyle="1" w:styleId="icon5">
    <w:name w:val="icon5"/>
    <w:basedOn w:val="a9"/>
    <w:rsid w:val="00804AE1"/>
    <w:rPr>
      <w:shd w:val="clear" w:color="auto" w:fill="auto"/>
    </w:rPr>
  </w:style>
  <w:style w:type="character" w:customStyle="1" w:styleId="13">
    <w:name w:val="Дата1"/>
    <w:basedOn w:val="a9"/>
    <w:rsid w:val="00804AE1"/>
  </w:style>
  <w:style w:type="character" w:customStyle="1" w:styleId="redtext">
    <w:name w:val="redtext"/>
    <w:basedOn w:val="a9"/>
    <w:rsid w:val="00804AE1"/>
  </w:style>
  <w:style w:type="paragraph" w:customStyle="1" w:styleId="TableML2">
    <w:name w:val="_TableML2"/>
    <w:basedOn w:val="a8"/>
    <w:link w:val="TableML2Char"/>
    <w:qFormat/>
    <w:rsid w:val="00C654DA"/>
    <w:pPr>
      <w:numPr>
        <w:ilvl w:val="1"/>
        <w:numId w:val="12"/>
      </w:numPr>
      <w:tabs>
        <w:tab w:val="left" w:pos="176"/>
      </w:tabs>
      <w:spacing w:line="240" w:lineRule="auto"/>
      <w:ind w:left="601"/>
      <w:contextualSpacing/>
    </w:pPr>
    <w:rPr>
      <w:rFonts w:eastAsiaTheme="minorHAnsi"/>
      <w:sz w:val="22"/>
      <w:szCs w:val="22"/>
      <w:lang w:eastAsia="en-US"/>
    </w:rPr>
  </w:style>
  <w:style w:type="character" w:customStyle="1" w:styleId="TableML2Char">
    <w:name w:val="_TableML2 Char"/>
    <w:basedOn w:val="a9"/>
    <w:link w:val="TableML2"/>
    <w:rsid w:val="00C654DA"/>
    <w:rPr>
      <w:rFonts w:eastAsiaTheme="minorHAnsi"/>
      <w:sz w:val="22"/>
      <w:szCs w:val="22"/>
      <w:lang w:eastAsia="en-US"/>
    </w:rPr>
  </w:style>
  <w:style w:type="character" w:customStyle="1" w:styleId="80">
    <w:name w:val="Заголовок 8 Знак"/>
    <w:basedOn w:val="a9"/>
    <w:link w:val="8"/>
    <w:uiPriority w:val="20"/>
    <w:rsid w:val="00D4408B"/>
    <w:rPr>
      <w:i/>
      <w:iCs/>
      <w:sz w:val="28"/>
      <w:szCs w:val="24"/>
    </w:rPr>
  </w:style>
  <w:style w:type="paragraph" w:customStyle="1" w:styleId="TableNormal">
    <w:name w:val="_TableNormal"/>
    <w:basedOn w:val="a8"/>
    <w:link w:val="TableNormalChar"/>
    <w:qFormat/>
    <w:rsid w:val="00D4408B"/>
    <w:pPr>
      <w:spacing w:line="240" w:lineRule="auto"/>
      <w:ind w:firstLine="0"/>
    </w:pPr>
    <w:rPr>
      <w:rFonts w:eastAsiaTheme="minorHAnsi"/>
      <w:sz w:val="22"/>
      <w:lang w:val="en-US" w:eastAsia="en-US"/>
    </w:rPr>
  </w:style>
  <w:style w:type="character" w:customStyle="1" w:styleId="TableNormalChar">
    <w:name w:val="_TableNormal Char"/>
    <w:basedOn w:val="a9"/>
    <w:link w:val="TableNormal"/>
    <w:rsid w:val="00D4408B"/>
    <w:rPr>
      <w:rFonts w:eastAsiaTheme="minorHAnsi"/>
      <w:sz w:val="22"/>
      <w:szCs w:val="24"/>
      <w:lang w:val="en-US" w:eastAsia="en-US"/>
    </w:rPr>
  </w:style>
  <w:style w:type="character" w:customStyle="1" w:styleId="apple-converted-space">
    <w:name w:val="apple-converted-space"/>
    <w:basedOn w:val="a9"/>
    <w:rsid w:val="00B6185B"/>
  </w:style>
  <w:style w:type="character" w:customStyle="1" w:styleId="afff">
    <w:name w:val="Абзац списка Знак"/>
    <w:aliases w:val="4.2.2 Знак,FooterText Знак,numbered Знак,Bullet 1 Знак,Use Case List Paragraph Знак,Paragraphe de liste1 Знак,Bulletr List Paragraph Знак,Абзац маркированнный Знак,lp1 Знак,Абзац списка литеральный Знак,Bullet Number Знак"/>
    <w:basedOn w:val="a9"/>
    <w:link w:val="affe"/>
    <w:uiPriority w:val="34"/>
    <w:rsid w:val="005B3244"/>
    <w:rPr>
      <w:sz w:val="28"/>
      <w:szCs w:val="24"/>
    </w:rPr>
  </w:style>
  <w:style w:type="character" w:customStyle="1" w:styleId="af2">
    <w:name w:val="Текст в таблице Знак"/>
    <w:link w:val="ad"/>
    <w:uiPriority w:val="99"/>
    <w:locked/>
    <w:rsid w:val="00D47506"/>
    <w:rPr>
      <w:sz w:val="24"/>
      <w:szCs w:val="24"/>
    </w:rPr>
  </w:style>
  <w:style w:type="character" w:customStyle="1" w:styleId="15">
    <w:name w:val="Неразрешенное упоминание1"/>
    <w:basedOn w:val="a9"/>
    <w:uiPriority w:val="99"/>
    <w:semiHidden/>
    <w:unhideWhenUsed/>
    <w:rsid w:val="008521CB"/>
    <w:rPr>
      <w:color w:val="605E5C"/>
      <w:shd w:val="clear" w:color="auto" w:fill="E1DFDD"/>
    </w:rPr>
  </w:style>
  <w:style w:type="character" w:customStyle="1" w:styleId="110">
    <w:name w:val="Неразрешенное упоминание11"/>
    <w:basedOn w:val="a9"/>
    <w:uiPriority w:val="99"/>
    <w:semiHidden/>
    <w:unhideWhenUsed/>
    <w:rsid w:val="00E3197F"/>
    <w:rPr>
      <w:color w:val="605E5C"/>
      <w:shd w:val="clear" w:color="auto" w:fill="E1DFDD"/>
    </w:rPr>
  </w:style>
  <w:style w:type="character" w:customStyle="1" w:styleId="22">
    <w:name w:val="Неразрешенное упоминание2"/>
    <w:basedOn w:val="a9"/>
    <w:uiPriority w:val="99"/>
    <w:semiHidden/>
    <w:unhideWhenUsed/>
    <w:rsid w:val="005E1B09"/>
    <w:rPr>
      <w:color w:val="605E5C"/>
      <w:shd w:val="clear" w:color="auto" w:fill="E1DFDD"/>
    </w:rPr>
  </w:style>
  <w:style w:type="character" w:customStyle="1" w:styleId="32">
    <w:name w:val="Неразрешенное упоминание3"/>
    <w:basedOn w:val="a9"/>
    <w:uiPriority w:val="99"/>
    <w:semiHidden/>
    <w:unhideWhenUsed/>
    <w:rsid w:val="004C2562"/>
    <w:rPr>
      <w:color w:val="605E5C"/>
      <w:shd w:val="clear" w:color="auto" w:fill="E1DFDD"/>
    </w:rPr>
  </w:style>
  <w:style w:type="character" w:customStyle="1" w:styleId="42">
    <w:name w:val="Неразрешенное упоминание4"/>
    <w:basedOn w:val="a9"/>
    <w:uiPriority w:val="99"/>
    <w:semiHidden/>
    <w:unhideWhenUsed/>
    <w:rsid w:val="0015745F"/>
    <w:rPr>
      <w:color w:val="605E5C"/>
      <w:shd w:val="clear" w:color="auto" w:fill="E1DFDD"/>
    </w:rPr>
  </w:style>
  <w:style w:type="paragraph" w:customStyle="1" w:styleId="afffb">
    <w:name w:val="ТаблОбыч"/>
    <w:basedOn w:val="a8"/>
    <w:link w:val="Char"/>
    <w:autoRedefine/>
    <w:qFormat/>
    <w:rsid w:val="00224FA3"/>
    <w:pPr>
      <w:spacing w:line="240" w:lineRule="auto"/>
      <w:ind w:firstLine="0"/>
    </w:pPr>
    <w:rPr>
      <w:rFonts w:eastAsiaTheme="majorEastAsia"/>
      <w:iCs/>
      <w:noProof/>
      <w:color w:val="000000" w:themeColor="text1"/>
      <w:sz w:val="22"/>
      <w:szCs w:val="22"/>
      <w:lang w:eastAsia="en-US"/>
    </w:rPr>
  </w:style>
  <w:style w:type="character" w:customStyle="1" w:styleId="Char">
    <w:name w:val="ТаблОбыч Char"/>
    <w:basedOn w:val="a9"/>
    <w:link w:val="afffb"/>
    <w:rsid w:val="00224FA3"/>
    <w:rPr>
      <w:rFonts w:eastAsiaTheme="majorEastAsia"/>
      <w:iCs/>
      <w:noProof/>
      <w:color w:val="000000" w:themeColor="text1"/>
      <w:sz w:val="22"/>
      <w:szCs w:val="22"/>
      <w:lang w:eastAsia="en-US"/>
    </w:rPr>
  </w:style>
  <w:style w:type="paragraph" w:customStyle="1" w:styleId="10">
    <w:name w:val="1 Основной"/>
    <w:basedOn w:val="a8"/>
    <w:link w:val="16"/>
    <w:autoRedefine/>
    <w:qFormat/>
    <w:rsid w:val="00775C15"/>
    <w:pPr>
      <w:numPr>
        <w:numId w:val="188"/>
      </w:numPr>
      <w:spacing w:line="300" w:lineRule="auto"/>
    </w:pPr>
    <w:rPr>
      <w:sz w:val="24"/>
      <w:szCs w:val="20"/>
    </w:rPr>
  </w:style>
  <w:style w:type="character" w:customStyle="1" w:styleId="16">
    <w:name w:val="1 Основной Знак"/>
    <w:link w:val="10"/>
    <w:locked/>
    <w:rsid w:val="00775C15"/>
    <w:rPr>
      <w:sz w:val="24"/>
    </w:rPr>
  </w:style>
  <w:style w:type="character" w:customStyle="1" w:styleId="link-summary">
    <w:name w:val="link-summary"/>
    <w:basedOn w:val="a9"/>
    <w:rsid w:val="005775E1"/>
  </w:style>
  <w:style w:type="character" w:customStyle="1" w:styleId="51">
    <w:name w:val="Неразрешенное упоминание5"/>
    <w:basedOn w:val="a9"/>
    <w:uiPriority w:val="99"/>
    <w:semiHidden/>
    <w:unhideWhenUsed/>
    <w:rsid w:val="007D646F"/>
    <w:rPr>
      <w:color w:val="605E5C"/>
      <w:shd w:val="clear" w:color="auto" w:fill="E1DFDD"/>
    </w:rPr>
  </w:style>
  <w:style w:type="paragraph" w:styleId="HTML">
    <w:name w:val="HTML Preformatted"/>
    <w:basedOn w:val="a8"/>
    <w:link w:val="HTML0"/>
    <w:uiPriority w:val="99"/>
    <w:semiHidden/>
    <w:unhideWhenUsed/>
    <w:rsid w:val="00815090"/>
    <w:pPr>
      <w:spacing w:line="240" w:lineRule="auto"/>
    </w:pPr>
    <w:rPr>
      <w:rFonts w:ascii="Consolas" w:hAnsi="Consolas"/>
      <w:sz w:val="20"/>
      <w:szCs w:val="20"/>
    </w:rPr>
  </w:style>
  <w:style w:type="character" w:customStyle="1" w:styleId="HTML0">
    <w:name w:val="Стандартный HTML Знак"/>
    <w:basedOn w:val="a9"/>
    <w:link w:val="HTML"/>
    <w:uiPriority w:val="99"/>
    <w:semiHidden/>
    <w:rsid w:val="00815090"/>
    <w:rPr>
      <w:rFonts w:ascii="Consolas" w:hAnsi="Consolas"/>
    </w:rPr>
  </w:style>
  <w:style w:type="character" w:customStyle="1" w:styleId="Hyperlink6">
    <w:name w:val="Hyperlink.6"/>
    <w:basedOn w:val="a9"/>
    <w:rsid w:val="007328A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40634">
      <w:bodyDiv w:val="1"/>
      <w:marLeft w:val="0"/>
      <w:marRight w:val="0"/>
      <w:marTop w:val="0"/>
      <w:marBottom w:val="0"/>
      <w:divBdr>
        <w:top w:val="none" w:sz="0" w:space="0" w:color="auto"/>
        <w:left w:val="none" w:sz="0" w:space="0" w:color="auto"/>
        <w:bottom w:val="none" w:sz="0" w:space="0" w:color="auto"/>
        <w:right w:val="none" w:sz="0" w:space="0" w:color="auto"/>
      </w:divBdr>
    </w:div>
    <w:div w:id="175340575">
      <w:bodyDiv w:val="1"/>
      <w:marLeft w:val="0"/>
      <w:marRight w:val="0"/>
      <w:marTop w:val="0"/>
      <w:marBottom w:val="0"/>
      <w:divBdr>
        <w:top w:val="none" w:sz="0" w:space="0" w:color="auto"/>
        <w:left w:val="none" w:sz="0" w:space="0" w:color="auto"/>
        <w:bottom w:val="none" w:sz="0" w:space="0" w:color="auto"/>
        <w:right w:val="none" w:sz="0" w:space="0" w:color="auto"/>
      </w:divBdr>
    </w:div>
    <w:div w:id="175654678">
      <w:bodyDiv w:val="1"/>
      <w:marLeft w:val="0"/>
      <w:marRight w:val="0"/>
      <w:marTop w:val="0"/>
      <w:marBottom w:val="0"/>
      <w:divBdr>
        <w:top w:val="none" w:sz="0" w:space="0" w:color="auto"/>
        <w:left w:val="none" w:sz="0" w:space="0" w:color="auto"/>
        <w:bottom w:val="none" w:sz="0" w:space="0" w:color="auto"/>
        <w:right w:val="none" w:sz="0" w:space="0" w:color="auto"/>
      </w:divBdr>
    </w:div>
    <w:div w:id="259223554">
      <w:bodyDiv w:val="1"/>
      <w:marLeft w:val="0"/>
      <w:marRight w:val="0"/>
      <w:marTop w:val="0"/>
      <w:marBottom w:val="0"/>
      <w:divBdr>
        <w:top w:val="none" w:sz="0" w:space="0" w:color="auto"/>
        <w:left w:val="none" w:sz="0" w:space="0" w:color="auto"/>
        <w:bottom w:val="none" w:sz="0" w:space="0" w:color="auto"/>
        <w:right w:val="none" w:sz="0" w:space="0" w:color="auto"/>
      </w:divBdr>
    </w:div>
    <w:div w:id="318996343">
      <w:bodyDiv w:val="1"/>
      <w:marLeft w:val="0"/>
      <w:marRight w:val="0"/>
      <w:marTop w:val="0"/>
      <w:marBottom w:val="0"/>
      <w:divBdr>
        <w:top w:val="none" w:sz="0" w:space="0" w:color="auto"/>
        <w:left w:val="none" w:sz="0" w:space="0" w:color="auto"/>
        <w:bottom w:val="none" w:sz="0" w:space="0" w:color="auto"/>
        <w:right w:val="none" w:sz="0" w:space="0" w:color="auto"/>
      </w:divBdr>
      <w:divsChild>
        <w:div w:id="1247615438">
          <w:marLeft w:val="0"/>
          <w:marRight w:val="0"/>
          <w:marTop w:val="0"/>
          <w:marBottom w:val="0"/>
          <w:divBdr>
            <w:top w:val="none" w:sz="0" w:space="0" w:color="auto"/>
            <w:left w:val="none" w:sz="0" w:space="0" w:color="auto"/>
            <w:bottom w:val="none" w:sz="0" w:space="0" w:color="auto"/>
            <w:right w:val="none" w:sz="0" w:space="0" w:color="auto"/>
          </w:divBdr>
          <w:divsChild>
            <w:div w:id="1149665057">
              <w:marLeft w:val="0"/>
              <w:marRight w:val="0"/>
              <w:marTop w:val="0"/>
              <w:marBottom w:val="0"/>
              <w:divBdr>
                <w:top w:val="none" w:sz="0" w:space="0" w:color="auto"/>
                <w:left w:val="none" w:sz="0" w:space="0" w:color="auto"/>
                <w:bottom w:val="none" w:sz="0" w:space="0" w:color="auto"/>
                <w:right w:val="none" w:sz="0" w:space="0" w:color="auto"/>
              </w:divBdr>
              <w:divsChild>
                <w:div w:id="139152795">
                  <w:marLeft w:val="0"/>
                  <w:marRight w:val="0"/>
                  <w:marTop w:val="0"/>
                  <w:marBottom w:val="0"/>
                  <w:divBdr>
                    <w:top w:val="none" w:sz="0" w:space="0" w:color="auto"/>
                    <w:left w:val="none" w:sz="0" w:space="0" w:color="auto"/>
                    <w:bottom w:val="none" w:sz="0" w:space="0" w:color="auto"/>
                    <w:right w:val="none" w:sz="0" w:space="0" w:color="auto"/>
                  </w:divBdr>
                  <w:divsChild>
                    <w:div w:id="1237403736">
                      <w:marLeft w:val="0"/>
                      <w:marRight w:val="0"/>
                      <w:marTop w:val="0"/>
                      <w:marBottom w:val="0"/>
                      <w:divBdr>
                        <w:top w:val="none" w:sz="0" w:space="0" w:color="auto"/>
                        <w:left w:val="none" w:sz="0" w:space="0" w:color="auto"/>
                        <w:bottom w:val="none" w:sz="0" w:space="0" w:color="auto"/>
                        <w:right w:val="none" w:sz="0" w:space="0" w:color="auto"/>
                      </w:divBdr>
                      <w:divsChild>
                        <w:div w:id="52699003">
                          <w:marLeft w:val="0"/>
                          <w:marRight w:val="0"/>
                          <w:marTop w:val="150"/>
                          <w:marBottom w:val="0"/>
                          <w:divBdr>
                            <w:top w:val="none" w:sz="0" w:space="0" w:color="auto"/>
                            <w:left w:val="none" w:sz="0" w:space="0" w:color="auto"/>
                            <w:bottom w:val="none" w:sz="0" w:space="0" w:color="auto"/>
                            <w:right w:val="none" w:sz="0" w:space="0" w:color="auto"/>
                          </w:divBdr>
                          <w:divsChild>
                            <w:div w:id="1373967021">
                              <w:marLeft w:val="0"/>
                              <w:marRight w:val="0"/>
                              <w:marTop w:val="0"/>
                              <w:marBottom w:val="0"/>
                              <w:divBdr>
                                <w:top w:val="none" w:sz="0" w:space="0" w:color="auto"/>
                                <w:left w:val="none" w:sz="0" w:space="0" w:color="auto"/>
                                <w:bottom w:val="none" w:sz="0" w:space="0" w:color="auto"/>
                                <w:right w:val="none" w:sz="0" w:space="0" w:color="auto"/>
                              </w:divBdr>
                              <w:divsChild>
                                <w:div w:id="445543094">
                                  <w:marLeft w:val="0"/>
                                  <w:marRight w:val="0"/>
                                  <w:marTop w:val="0"/>
                                  <w:marBottom w:val="0"/>
                                  <w:divBdr>
                                    <w:top w:val="none" w:sz="0" w:space="0" w:color="auto"/>
                                    <w:left w:val="none" w:sz="0" w:space="0" w:color="auto"/>
                                    <w:bottom w:val="none" w:sz="0" w:space="0" w:color="auto"/>
                                    <w:right w:val="none" w:sz="0" w:space="0" w:color="auto"/>
                                  </w:divBdr>
                                  <w:divsChild>
                                    <w:div w:id="1083914355">
                                      <w:marLeft w:val="0"/>
                                      <w:marRight w:val="0"/>
                                      <w:marTop w:val="0"/>
                                      <w:marBottom w:val="0"/>
                                      <w:divBdr>
                                        <w:top w:val="none" w:sz="0" w:space="0" w:color="auto"/>
                                        <w:left w:val="none" w:sz="0" w:space="0" w:color="auto"/>
                                        <w:bottom w:val="none" w:sz="0" w:space="0" w:color="auto"/>
                                        <w:right w:val="none" w:sz="0" w:space="0" w:color="auto"/>
                                      </w:divBdr>
                                      <w:divsChild>
                                        <w:div w:id="1427770260">
                                          <w:marLeft w:val="0"/>
                                          <w:marRight w:val="0"/>
                                          <w:marTop w:val="0"/>
                                          <w:marBottom w:val="0"/>
                                          <w:divBdr>
                                            <w:top w:val="none" w:sz="0" w:space="0" w:color="auto"/>
                                            <w:left w:val="none" w:sz="0" w:space="0" w:color="auto"/>
                                            <w:bottom w:val="none" w:sz="0" w:space="0" w:color="auto"/>
                                            <w:right w:val="none" w:sz="0" w:space="0" w:color="auto"/>
                                          </w:divBdr>
                                          <w:divsChild>
                                            <w:div w:id="1141724715">
                                              <w:marLeft w:val="0"/>
                                              <w:marRight w:val="0"/>
                                              <w:marTop w:val="0"/>
                                              <w:marBottom w:val="0"/>
                                              <w:divBdr>
                                                <w:top w:val="none" w:sz="0" w:space="0" w:color="auto"/>
                                                <w:left w:val="none" w:sz="0" w:space="0" w:color="auto"/>
                                                <w:bottom w:val="none" w:sz="0" w:space="0" w:color="auto"/>
                                                <w:right w:val="none" w:sz="0" w:space="0" w:color="auto"/>
                                              </w:divBdr>
                                              <w:divsChild>
                                                <w:div w:id="338776111">
                                                  <w:marLeft w:val="0"/>
                                                  <w:marRight w:val="0"/>
                                                  <w:marTop w:val="0"/>
                                                  <w:marBottom w:val="0"/>
                                                  <w:divBdr>
                                                    <w:top w:val="none" w:sz="0" w:space="0" w:color="auto"/>
                                                    <w:left w:val="none" w:sz="0" w:space="0" w:color="auto"/>
                                                    <w:bottom w:val="none" w:sz="0" w:space="0" w:color="auto"/>
                                                    <w:right w:val="none" w:sz="0" w:space="0" w:color="auto"/>
                                                  </w:divBdr>
                                                  <w:divsChild>
                                                    <w:div w:id="24990776">
                                                      <w:marLeft w:val="0"/>
                                                      <w:marRight w:val="0"/>
                                                      <w:marTop w:val="0"/>
                                                      <w:marBottom w:val="0"/>
                                                      <w:divBdr>
                                                        <w:top w:val="none" w:sz="0" w:space="0" w:color="auto"/>
                                                        <w:left w:val="none" w:sz="0" w:space="0" w:color="auto"/>
                                                        <w:bottom w:val="none" w:sz="0" w:space="0" w:color="auto"/>
                                                        <w:right w:val="none" w:sz="0" w:space="0" w:color="auto"/>
                                                      </w:divBdr>
                                                      <w:divsChild>
                                                        <w:div w:id="3811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824826">
      <w:bodyDiv w:val="1"/>
      <w:marLeft w:val="0"/>
      <w:marRight w:val="0"/>
      <w:marTop w:val="0"/>
      <w:marBottom w:val="0"/>
      <w:divBdr>
        <w:top w:val="none" w:sz="0" w:space="0" w:color="auto"/>
        <w:left w:val="none" w:sz="0" w:space="0" w:color="auto"/>
        <w:bottom w:val="none" w:sz="0" w:space="0" w:color="auto"/>
        <w:right w:val="none" w:sz="0" w:space="0" w:color="auto"/>
      </w:divBdr>
    </w:div>
    <w:div w:id="391074938">
      <w:bodyDiv w:val="1"/>
      <w:marLeft w:val="0"/>
      <w:marRight w:val="0"/>
      <w:marTop w:val="0"/>
      <w:marBottom w:val="0"/>
      <w:divBdr>
        <w:top w:val="none" w:sz="0" w:space="0" w:color="auto"/>
        <w:left w:val="none" w:sz="0" w:space="0" w:color="auto"/>
        <w:bottom w:val="none" w:sz="0" w:space="0" w:color="auto"/>
        <w:right w:val="none" w:sz="0" w:space="0" w:color="auto"/>
      </w:divBdr>
    </w:div>
    <w:div w:id="487021458">
      <w:bodyDiv w:val="1"/>
      <w:marLeft w:val="0"/>
      <w:marRight w:val="0"/>
      <w:marTop w:val="0"/>
      <w:marBottom w:val="0"/>
      <w:divBdr>
        <w:top w:val="none" w:sz="0" w:space="0" w:color="auto"/>
        <w:left w:val="none" w:sz="0" w:space="0" w:color="auto"/>
        <w:bottom w:val="none" w:sz="0" w:space="0" w:color="auto"/>
        <w:right w:val="none" w:sz="0" w:space="0" w:color="auto"/>
      </w:divBdr>
    </w:div>
    <w:div w:id="508106633">
      <w:bodyDiv w:val="1"/>
      <w:marLeft w:val="0"/>
      <w:marRight w:val="0"/>
      <w:marTop w:val="0"/>
      <w:marBottom w:val="0"/>
      <w:divBdr>
        <w:top w:val="none" w:sz="0" w:space="0" w:color="auto"/>
        <w:left w:val="none" w:sz="0" w:space="0" w:color="auto"/>
        <w:bottom w:val="none" w:sz="0" w:space="0" w:color="auto"/>
        <w:right w:val="none" w:sz="0" w:space="0" w:color="auto"/>
      </w:divBdr>
      <w:divsChild>
        <w:div w:id="1566527614">
          <w:marLeft w:val="0"/>
          <w:marRight w:val="0"/>
          <w:marTop w:val="0"/>
          <w:marBottom w:val="0"/>
          <w:divBdr>
            <w:top w:val="none" w:sz="0" w:space="0" w:color="auto"/>
            <w:left w:val="none" w:sz="0" w:space="0" w:color="auto"/>
            <w:bottom w:val="none" w:sz="0" w:space="0" w:color="auto"/>
            <w:right w:val="none" w:sz="0" w:space="0" w:color="auto"/>
          </w:divBdr>
          <w:divsChild>
            <w:div w:id="178324412">
              <w:marLeft w:val="0"/>
              <w:marRight w:val="0"/>
              <w:marTop w:val="0"/>
              <w:marBottom w:val="0"/>
              <w:divBdr>
                <w:top w:val="none" w:sz="0" w:space="0" w:color="auto"/>
                <w:left w:val="none" w:sz="0" w:space="0" w:color="auto"/>
                <w:bottom w:val="none" w:sz="0" w:space="0" w:color="auto"/>
                <w:right w:val="none" w:sz="0" w:space="0" w:color="auto"/>
              </w:divBdr>
              <w:divsChild>
                <w:div w:id="1084063220">
                  <w:marLeft w:val="0"/>
                  <w:marRight w:val="0"/>
                  <w:marTop w:val="0"/>
                  <w:marBottom w:val="0"/>
                  <w:divBdr>
                    <w:top w:val="none" w:sz="0" w:space="0" w:color="auto"/>
                    <w:left w:val="none" w:sz="0" w:space="0" w:color="auto"/>
                    <w:bottom w:val="none" w:sz="0" w:space="0" w:color="auto"/>
                    <w:right w:val="none" w:sz="0" w:space="0" w:color="auto"/>
                  </w:divBdr>
                  <w:divsChild>
                    <w:div w:id="192614263">
                      <w:marLeft w:val="0"/>
                      <w:marRight w:val="0"/>
                      <w:marTop w:val="0"/>
                      <w:marBottom w:val="0"/>
                      <w:divBdr>
                        <w:top w:val="none" w:sz="0" w:space="0" w:color="auto"/>
                        <w:left w:val="none" w:sz="0" w:space="0" w:color="auto"/>
                        <w:bottom w:val="none" w:sz="0" w:space="0" w:color="auto"/>
                        <w:right w:val="none" w:sz="0" w:space="0" w:color="auto"/>
                      </w:divBdr>
                      <w:divsChild>
                        <w:div w:id="1187328688">
                          <w:marLeft w:val="0"/>
                          <w:marRight w:val="0"/>
                          <w:marTop w:val="0"/>
                          <w:marBottom w:val="0"/>
                          <w:divBdr>
                            <w:top w:val="none" w:sz="0" w:space="0" w:color="auto"/>
                            <w:left w:val="none" w:sz="0" w:space="0" w:color="auto"/>
                            <w:bottom w:val="none" w:sz="0" w:space="0" w:color="auto"/>
                            <w:right w:val="none" w:sz="0" w:space="0" w:color="auto"/>
                          </w:divBdr>
                          <w:divsChild>
                            <w:div w:id="53176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475621">
      <w:bodyDiv w:val="1"/>
      <w:marLeft w:val="0"/>
      <w:marRight w:val="0"/>
      <w:marTop w:val="0"/>
      <w:marBottom w:val="0"/>
      <w:divBdr>
        <w:top w:val="none" w:sz="0" w:space="0" w:color="auto"/>
        <w:left w:val="none" w:sz="0" w:space="0" w:color="auto"/>
        <w:bottom w:val="none" w:sz="0" w:space="0" w:color="auto"/>
        <w:right w:val="none" w:sz="0" w:space="0" w:color="auto"/>
      </w:divBdr>
    </w:div>
    <w:div w:id="526139241">
      <w:bodyDiv w:val="1"/>
      <w:marLeft w:val="0"/>
      <w:marRight w:val="0"/>
      <w:marTop w:val="0"/>
      <w:marBottom w:val="0"/>
      <w:divBdr>
        <w:top w:val="none" w:sz="0" w:space="0" w:color="auto"/>
        <w:left w:val="none" w:sz="0" w:space="0" w:color="auto"/>
        <w:bottom w:val="none" w:sz="0" w:space="0" w:color="auto"/>
        <w:right w:val="none" w:sz="0" w:space="0" w:color="auto"/>
      </w:divBdr>
    </w:div>
    <w:div w:id="553543306">
      <w:bodyDiv w:val="1"/>
      <w:marLeft w:val="0"/>
      <w:marRight w:val="0"/>
      <w:marTop w:val="0"/>
      <w:marBottom w:val="0"/>
      <w:divBdr>
        <w:top w:val="none" w:sz="0" w:space="0" w:color="auto"/>
        <w:left w:val="none" w:sz="0" w:space="0" w:color="auto"/>
        <w:bottom w:val="none" w:sz="0" w:space="0" w:color="auto"/>
        <w:right w:val="none" w:sz="0" w:space="0" w:color="auto"/>
      </w:divBdr>
      <w:divsChild>
        <w:div w:id="835412843">
          <w:marLeft w:val="0"/>
          <w:marRight w:val="0"/>
          <w:marTop w:val="0"/>
          <w:marBottom w:val="0"/>
          <w:divBdr>
            <w:top w:val="none" w:sz="0" w:space="0" w:color="auto"/>
            <w:left w:val="none" w:sz="0" w:space="0" w:color="auto"/>
            <w:bottom w:val="none" w:sz="0" w:space="0" w:color="auto"/>
            <w:right w:val="none" w:sz="0" w:space="0" w:color="auto"/>
          </w:divBdr>
          <w:divsChild>
            <w:div w:id="206852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194295">
      <w:bodyDiv w:val="1"/>
      <w:marLeft w:val="0"/>
      <w:marRight w:val="0"/>
      <w:marTop w:val="0"/>
      <w:marBottom w:val="0"/>
      <w:divBdr>
        <w:top w:val="none" w:sz="0" w:space="0" w:color="auto"/>
        <w:left w:val="none" w:sz="0" w:space="0" w:color="auto"/>
        <w:bottom w:val="none" w:sz="0" w:space="0" w:color="auto"/>
        <w:right w:val="none" w:sz="0" w:space="0" w:color="auto"/>
      </w:divBdr>
    </w:div>
    <w:div w:id="590747442">
      <w:bodyDiv w:val="1"/>
      <w:marLeft w:val="0"/>
      <w:marRight w:val="0"/>
      <w:marTop w:val="0"/>
      <w:marBottom w:val="0"/>
      <w:divBdr>
        <w:top w:val="none" w:sz="0" w:space="0" w:color="auto"/>
        <w:left w:val="none" w:sz="0" w:space="0" w:color="auto"/>
        <w:bottom w:val="none" w:sz="0" w:space="0" w:color="auto"/>
        <w:right w:val="none" w:sz="0" w:space="0" w:color="auto"/>
      </w:divBdr>
    </w:div>
    <w:div w:id="654720248">
      <w:bodyDiv w:val="1"/>
      <w:marLeft w:val="0"/>
      <w:marRight w:val="0"/>
      <w:marTop w:val="0"/>
      <w:marBottom w:val="0"/>
      <w:divBdr>
        <w:top w:val="none" w:sz="0" w:space="0" w:color="auto"/>
        <w:left w:val="none" w:sz="0" w:space="0" w:color="auto"/>
        <w:bottom w:val="none" w:sz="0" w:space="0" w:color="auto"/>
        <w:right w:val="none" w:sz="0" w:space="0" w:color="auto"/>
      </w:divBdr>
    </w:div>
    <w:div w:id="707948586">
      <w:bodyDiv w:val="1"/>
      <w:marLeft w:val="0"/>
      <w:marRight w:val="0"/>
      <w:marTop w:val="0"/>
      <w:marBottom w:val="0"/>
      <w:divBdr>
        <w:top w:val="none" w:sz="0" w:space="0" w:color="auto"/>
        <w:left w:val="none" w:sz="0" w:space="0" w:color="auto"/>
        <w:bottom w:val="none" w:sz="0" w:space="0" w:color="auto"/>
        <w:right w:val="none" w:sz="0" w:space="0" w:color="auto"/>
      </w:divBdr>
      <w:divsChild>
        <w:div w:id="1492939752">
          <w:marLeft w:val="0"/>
          <w:marRight w:val="0"/>
          <w:marTop w:val="0"/>
          <w:marBottom w:val="0"/>
          <w:divBdr>
            <w:top w:val="none" w:sz="0" w:space="0" w:color="auto"/>
            <w:left w:val="none" w:sz="0" w:space="0" w:color="auto"/>
            <w:bottom w:val="none" w:sz="0" w:space="0" w:color="auto"/>
            <w:right w:val="none" w:sz="0" w:space="0" w:color="auto"/>
          </w:divBdr>
          <w:divsChild>
            <w:div w:id="305403337">
              <w:marLeft w:val="0"/>
              <w:marRight w:val="0"/>
              <w:marTop w:val="0"/>
              <w:marBottom w:val="0"/>
              <w:divBdr>
                <w:top w:val="none" w:sz="0" w:space="0" w:color="auto"/>
                <w:left w:val="none" w:sz="0" w:space="0" w:color="auto"/>
                <w:bottom w:val="none" w:sz="0" w:space="0" w:color="auto"/>
                <w:right w:val="none" w:sz="0" w:space="0" w:color="auto"/>
              </w:divBdr>
              <w:divsChild>
                <w:div w:id="166098773">
                  <w:marLeft w:val="0"/>
                  <w:marRight w:val="0"/>
                  <w:marTop w:val="0"/>
                  <w:marBottom w:val="0"/>
                  <w:divBdr>
                    <w:top w:val="none" w:sz="0" w:space="0" w:color="auto"/>
                    <w:left w:val="none" w:sz="0" w:space="0" w:color="auto"/>
                    <w:bottom w:val="none" w:sz="0" w:space="0" w:color="auto"/>
                    <w:right w:val="none" w:sz="0" w:space="0" w:color="auto"/>
                  </w:divBdr>
                  <w:divsChild>
                    <w:div w:id="754934621">
                      <w:marLeft w:val="0"/>
                      <w:marRight w:val="0"/>
                      <w:marTop w:val="0"/>
                      <w:marBottom w:val="0"/>
                      <w:divBdr>
                        <w:top w:val="none" w:sz="0" w:space="0" w:color="auto"/>
                        <w:left w:val="none" w:sz="0" w:space="0" w:color="auto"/>
                        <w:bottom w:val="none" w:sz="0" w:space="0" w:color="auto"/>
                        <w:right w:val="none" w:sz="0" w:space="0" w:color="auto"/>
                      </w:divBdr>
                      <w:divsChild>
                        <w:div w:id="1978141544">
                          <w:marLeft w:val="0"/>
                          <w:marRight w:val="0"/>
                          <w:marTop w:val="150"/>
                          <w:marBottom w:val="0"/>
                          <w:divBdr>
                            <w:top w:val="none" w:sz="0" w:space="0" w:color="auto"/>
                            <w:left w:val="none" w:sz="0" w:space="0" w:color="auto"/>
                            <w:bottom w:val="none" w:sz="0" w:space="0" w:color="auto"/>
                            <w:right w:val="none" w:sz="0" w:space="0" w:color="auto"/>
                          </w:divBdr>
                          <w:divsChild>
                            <w:div w:id="1459764164">
                              <w:marLeft w:val="0"/>
                              <w:marRight w:val="0"/>
                              <w:marTop w:val="0"/>
                              <w:marBottom w:val="0"/>
                              <w:divBdr>
                                <w:top w:val="none" w:sz="0" w:space="0" w:color="auto"/>
                                <w:left w:val="none" w:sz="0" w:space="0" w:color="auto"/>
                                <w:bottom w:val="none" w:sz="0" w:space="0" w:color="auto"/>
                                <w:right w:val="none" w:sz="0" w:space="0" w:color="auto"/>
                              </w:divBdr>
                              <w:divsChild>
                                <w:div w:id="1582182159">
                                  <w:marLeft w:val="0"/>
                                  <w:marRight w:val="0"/>
                                  <w:marTop w:val="0"/>
                                  <w:marBottom w:val="0"/>
                                  <w:divBdr>
                                    <w:top w:val="none" w:sz="0" w:space="0" w:color="auto"/>
                                    <w:left w:val="none" w:sz="0" w:space="0" w:color="auto"/>
                                    <w:bottom w:val="none" w:sz="0" w:space="0" w:color="auto"/>
                                    <w:right w:val="none" w:sz="0" w:space="0" w:color="auto"/>
                                  </w:divBdr>
                                  <w:divsChild>
                                    <w:div w:id="1030186217">
                                      <w:marLeft w:val="0"/>
                                      <w:marRight w:val="0"/>
                                      <w:marTop w:val="0"/>
                                      <w:marBottom w:val="0"/>
                                      <w:divBdr>
                                        <w:top w:val="none" w:sz="0" w:space="0" w:color="auto"/>
                                        <w:left w:val="none" w:sz="0" w:space="0" w:color="auto"/>
                                        <w:bottom w:val="none" w:sz="0" w:space="0" w:color="auto"/>
                                        <w:right w:val="none" w:sz="0" w:space="0" w:color="auto"/>
                                      </w:divBdr>
                                      <w:divsChild>
                                        <w:div w:id="1483353950">
                                          <w:marLeft w:val="0"/>
                                          <w:marRight w:val="0"/>
                                          <w:marTop w:val="0"/>
                                          <w:marBottom w:val="0"/>
                                          <w:divBdr>
                                            <w:top w:val="none" w:sz="0" w:space="0" w:color="auto"/>
                                            <w:left w:val="none" w:sz="0" w:space="0" w:color="auto"/>
                                            <w:bottom w:val="none" w:sz="0" w:space="0" w:color="auto"/>
                                            <w:right w:val="none" w:sz="0" w:space="0" w:color="auto"/>
                                          </w:divBdr>
                                          <w:divsChild>
                                            <w:div w:id="485514606">
                                              <w:marLeft w:val="0"/>
                                              <w:marRight w:val="0"/>
                                              <w:marTop w:val="0"/>
                                              <w:marBottom w:val="0"/>
                                              <w:divBdr>
                                                <w:top w:val="none" w:sz="0" w:space="0" w:color="auto"/>
                                                <w:left w:val="none" w:sz="0" w:space="0" w:color="auto"/>
                                                <w:bottom w:val="none" w:sz="0" w:space="0" w:color="auto"/>
                                                <w:right w:val="none" w:sz="0" w:space="0" w:color="auto"/>
                                              </w:divBdr>
                                              <w:divsChild>
                                                <w:div w:id="2083987939">
                                                  <w:marLeft w:val="0"/>
                                                  <w:marRight w:val="0"/>
                                                  <w:marTop w:val="0"/>
                                                  <w:marBottom w:val="0"/>
                                                  <w:divBdr>
                                                    <w:top w:val="none" w:sz="0" w:space="0" w:color="auto"/>
                                                    <w:left w:val="none" w:sz="0" w:space="0" w:color="auto"/>
                                                    <w:bottom w:val="none" w:sz="0" w:space="0" w:color="auto"/>
                                                    <w:right w:val="none" w:sz="0" w:space="0" w:color="auto"/>
                                                  </w:divBdr>
                                                  <w:divsChild>
                                                    <w:div w:id="925960632">
                                                      <w:marLeft w:val="0"/>
                                                      <w:marRight w:val="0"/>
                                                      <w:marTop w:val="0"/>
                                                      <w:marBottom w:val="0"/>
                                                      <w:divBdr>
                                                        <w:top w:val="none" w:sz="0" w:space="0" w:color="auto"/>
                                                        <w:left w:val="none" w:sz="0" w:space="0" w:color="auto"/>
                                                        <w:bottom w:val="none" w:sz="0" w:space="0" w:color="auto"/>
                                                        <w:right w:val="none" w:sz="0" w:space="0" w:color="auto"/>
                                                      </w:divBdr>
                                                      <w:divsChild>
                                                        <w:div w:id="1391222582">
                                                          <w:marLeft w:val="0"/>
                                                          <w:marRight w:val="0"/>
                                                          <w:marTop w:val="0"/>
                                                          <w:marBottom w:val="0"/>
                                                          <w:divBdr>
                                                            <w:top w:val="none" w:sz="0" w:space="0" w:color="auto"/>
                                                            <w:left w:val="none" w:sz="0" w:space="0" w:color="auto"/>
                                                            <w:bottom w:val="none" w:sz="0" w:space="0" w:color="auto"/>
                                                            <w:right w:val="none" w:sz="0" w:space="0" w:color="auto"/>
                                                          </w:divBdr>
                                                        </w:div>
                                                      </w:divsChild>
                                                    </w:div>
                                                    <w:div w:id="1191920981">
                                                      <w:marLeft w:val="0"/>
                                                      <w:marRight w:val="0"/>
                                                      <w:marTop w:val="0"/>
                                                      <w:marBottom w:val="0"/>
                                                      <w:divBdr>
                                                        <w:top w:val="none" w:sz="0" w:space="0" w:color="auto"/>
                                                        <w:left w:val="none" w:sz="0" w:space="0" w:color="auto"/>
                                                        <w:bottom w:val="none" w:sz="0" w:space="0" w:color="auto"/>
                                                        <w:right w:val="none" w:sz="0" w:space="0" w:color="auto"/>
                                                      </w:divBdr>
                                                      <w:divsChild>
                                                        <w:div w:id="19401310">
                                                          <w:marLeft w:val="0"/>
                                                          <w:marRight w:val="0"/>
                                                          <w:marTop w:val="0"/>
                                                          <w:marBottom w:val="0"/>
                                                          <w:divBdr>
                                                            <w:top w:val="none" w:sz="0" w:space="0" w:color="auto"/>
                                                            <w:left w:val="none" w:sz="0" w:space="0" w:color="auto"/>
                                                            <w:bottom w:val="none" w:sz="0" w:space="0" w:color="auto"/>
                                                            <w:right w:val="none" w:sz="0" w:space="0" w:color="auto"/>
                                                          </w:divBdr>
                                                          <w:divsChild>
                                                            <w:div w:id="134578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29423819">
      <w:bodyDiv w:val="1"/>
      <w:marLeft w:val="0"/>
      <w:marRight w:val="0"/>
      <w:marTop w:val="0"/>
      <w:marBottom w:val="0"/>
      <w:divBdr>
        <w:top w:val="none" w:sz="0" w:space="0" w:color="auto"/>
        <w:left w:val="none" w:sz="0" w:space="0" w:color="auto"/>
        <w:bottom w:val="none" w:sz="0" w:space="0" w:color="auto"/>
        <w:right w:val="none" w:sz="0" w:space="0" w:color="auto"/>
      </w:divBdr>
    </w:div>
    <w:div w:id="735323562">
      <w:bodyDiv w:val="1"/>
      <w:marLeft w:val="0"/>
      <w:marRight w:val="0"/>
      <w:marTop w:val="0"/>
      <w:marBottom w:val="0"/>
      <w:divBdr>
        <w:top w:val="none" w:sz="0" w:space="0" w:color="auto"/>
        <w:left w:val="none" w:sz="0" w:space="0" w:color="auto"/>
        <w:bottom w:val="none" w:sz="0" w:space="0" w:color="auto"/>
        <w:right w:val="none" w:sz="0" w:space="0" w:color="auto"/>
      </w:divBdr>
      <w:divsChild>
        <w:div w:id="1998411253">
          <w:marLeft w:val="0"/>
          <w:marRight w:val="0"/>
          <w:marTop w:val="0"/>
          <w:marBottom w:val="0"/>
          <w:divBdr>
            <w:top w:val="none" w:sz="0" w:space="0" w:color="auto"/>
            <w:left w:val="none" w:sz="0" w:space="0" w:color="auto"/>
            <w:bottom w:val="none" w:sz="0" w:space="0" w:color="auto"/>
            <w:right w:val="none" w:sz="0" w:space="0" w:color="auto"/>
          </w:divBdr>
          <w:divsChild>
            <w:div w:id="268120307">
              <w:marLeft w:val="0"/>
              <w:marRight w:val="0"/>
              <w:marTop w:val="0"/>
              <w:marBottom w:val="0"/>
              <w:divBdr>
                <w:top w:val="none" w:sz="0" w:space="0" w:color="auto"/>
                <w:left w:val="none" w:sz="0" w:space="0" w:color="auto"/>
                <w:bottom w:val="none" w:sz="0" w:space="0" w:color="auto"/>
                <w:right w:val="none" w:sz="0" w:space="0" w:color="auto"/>
              </w:divBdr>
              <w:divsChild>
                <w:div w:id="94983765">
                  <w:marLeft w:val="0"/>
                  <w:marRight w:val="0"/>
                  <w:marTop w:val="0"/>
                  <w:marBottom w:val="0"/>
                  <w:divBdr>
                    <w:top w:val="none" w:sz="0" w:space="0" w:color="auto"/>
                    <w:left w:val="none" w:sz="0" w:space="0" w:color="auto"/>
                    <w:bottom w:val="none" w:sz="0" w:space="0" w:color="auto"/>
                    <w:right w:val="none" w:sz="0" w:space="0" w:color="auto"/>
                  </w:divBdr>
                  <w:divsChild>
                    <w:div w:id="113519689">
                      <w:marLeft w:val="0"/>
                      <w:marRight w:val="0"/>
                      <w:marTop w:val="0"/>
                      <w:marBottom w:val="0"/>
                      <w:divBdr>
                        <w:top w:val="none" w:sz="0" w:space="0" w:color="auto"/>
                        <w:left w:val="none" w:sz="0" w:space="0" w:color="auto"/>
                        <w:bottom w:val="none" w:sz="0" w:space="0" w:color="auto"/>
                        <w:right w:val="none" w:sz="0" w:space="0" w:color="auto"/>
                      </w:divBdr>
                      <w:divsChild>
                        <w:div w:id="864555847">
                          <w:marLeft w:val="0"/>
                          <w:marRight w:val="0"/>
                          <w:marTop w:val="150"/>
                          <w:marBottom w:val="0"/>
                          <w:divBdr>
                            <w:top w:val="none" w:sz="0" w:space="0" w:color="auto"/>
                            <w:left w:val="none" w:sz="0" w:space="0" w:color="auto"/>
                            <w:bottom w:val="none" w:sz="0" w:space="0" w:color="auto"/>
                            <w:right w:val="none" w:sz="0" w:space="0" w:color="auto"/>
                          </w:divBdr>
                          <w:divsChild>
                            <w:div w:id="1346059863">
                              <w:marLeft w:val="0"/>
                              <w:marRight w:val="0"/>
                              <w:marTop w:val="0"/>
                              <w:marBottom w:val="0"/>
                              <w:divBdr>
                                <w:top w:val="none" w:sz="0" w:space="0" w:color="auto"/>
                                <w:left w:val="none" w:sz="0" w:space="0" w:color="auto"/>
                                <w:bottom w:val="none" w:sz="0" w:space="0" w:color="auto"/>
                                <w:right w:val="none" w:sz="0" w:space="0" w:color="auto"/>
                              </w:divBdr>
                              <w:divsChild>
                                <w:div w:id="1741832535">
                                  <w:marLeft w:val="0"/>
                                  <w:marRight w:val="0"/>
                                  <w:marTop w:val="0"/>
                                  <w:marBottom w:val="0"/>
                                  <w:divBdr>
                                    <w:top w:val="none" w:sz="0" w:space="0" w:color="auto"/>
                                    <w:left w:val="none" w:sz="0" w:space="0" w:color="auto"/>
                                    <w:bottom w:val="none" w:sz="0" w:space="0" w:color="auto"/>
                                    <w:right w:val="none" w:sz="0" w:space="0" w:color="auto"/>
                                  </w:divBdr>
                                  <w:divsChild>
                                    <w:div w:id="1461806283">
                                      <w:marLeft w:val="0"/>
                                      <w:marRight w:val="0"/>
                                      <w:marTop w:val="0"/>
                                      <w:marBottom w:val="0"/>
                                      <w:divBdr>
                                        <w:top w:val="none" w:sz="0" w:space="0" w:color="auto"/>
                                        <w:left w:val="none" w:sz="0" w:space="0" w:color="auto"/>
                                        <w:bottom w:val="none" w:sz="0" w:space="0" w:color="auto"/>
                                        <w:right w:val="none" w:sz="0" w:space="0" w:color="auto"/>
                                      </w:divBdr>
                                      <w:divsChild>
                                        <w:div w:id="355545264">
                                          <w:marLeft w:val="0"/>
                                          <w:marRight w:val="0"/>
                                          <w:marTop w:val="0"/>
                                          <w:marBottom w:val="0"/>
                                          <w:divBdr>
                                            <w:top w:val="none" w:sz="0" w:space="0" w:color="auto"/>
                                            <w:left w:val="none" w:sz="0" w:space="0" w:color="auto"/>
                                            <w:bottom w:val="none" w:sz="0" w:space="0" w:color="auto"/>
                                            <w:right w:val="none" w:sz="0" w:space="0" w:color="auto"/>
                                          </w:divBdr>
                                          <w:divsChild>
                                            <w:div w:id="19698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0030467">
      <w:bodyDiv w:val="1"/>
      <w:marLeft w:val="0"/>
      <w:marRight w:val="0"/>
      <w:marTop w:val="0"/>
      <w:marBottom w:val="0"/>
      <w:divBdr>
        <w:top w:val="none" w:sz="0" w:space="0" w:color="auto"/>
        <w:left w:val="none" w:sz="0" w:space="0" w:color="auto"/>
        <w:bottom w:val="none" w:sz="0" w:space="0" w:color="auto"/>
        <w:right w:val="none" w:sz="0" w:space="0" w:color="auto"/>
      </w:divBdr>
    </w:div>
    <w:div w:id="870991249">
      <w:bodyDiv w:val="1"/>
      <w:marLeft w:val="0"/>
      <w:marRight w:val="0"/>
      <w:marTop w:val="0"/>
      <w:marBottom w:val="0"/>
      <w:divBdr>
        <w:top w:val="none" w:sz="0" w:space="0" w:color="auto"/>
        <w:left w:val="none" w:sz="0" w:space="0" w:color="auto"/>
        <w:bottom w:val="none" w:sz="0" w:space="0" w:color="auto"/>
        <w:right w:val="none" w:sz="0" w:space="0" w:color="auto"/>
      </w:divBdr>
    </w:div>
    <w:div w:id="899825657">
      <w:bodyDiv w:val="1"/>
      <w:marLeft w:val="0"/>
      <w:marRight w:val="0"/>
      <w:marTop w:val="0"/>
      <w:marBottom w:val="0"/>
      <w:divBdr>
        <w:top w:val="none" w:sz="0" w:space="0" w:color="auto"/>
        <w:left w:val="none" w:sz="0" w:space="0" w:color="auto"/>
        <w:bottom w:val="none" w:sz="0" w:space="0" w:color="auto"/>
        <w:right w:val="none" w:sz="0" w:space="0" w:color="auto"/>
      </w:divBdr>
    </w:div>
    <w:div w:id="930890204">
      <w:bodyDiv w:val="1"/>
      <w:marLeft w:val="0"/>
      <w:marRight w:val="0"/>
      <w:marTop w:val="0"/>
      <w:marBottom w:val="0"/>
      <w:divBdr>
        <w:top w:val="none" w:sz="0" w:space="0" w:color="auto"/>
        <w:left w:val="none" w:sz="0" w:space="0" w:color="auto"/>
        <w:bottom w:val="none" w:sz="0" w:space="0" w:color="auto"/>
        <w:right w:val="none" w:sz="0" w:space="0" w:color="auto"/>
      </w:divBdr>
      <w:divsChild>
        <w:div w:id="906458976">
          <w:marLeft w:val="0"/>
          <w:marRight w:val="0"/>
          <w:marTop w:val="0"/>
          <w:marBottom w:val="0"/>
          <w:divBdr>
            <w:top w:val="none" w:sz="0" w:space="0" w:color="auto"/>
            <w:left w:val="none" w:sz="0" w:space="0" w:color="auto"/>
            <w:bottom w:val="none" w:sz="0" w:space="0" w:color="auto"/>
            <w:right w:val="none" w:sz="0" w:space="0" w:color="auto"/>
          </w:divBdr>
          <w:divsChild>
            <w:div w:id="702629234">
              <w:marLeft w:val="0"/>
              <w:marRight w:val="0"/>
              <w:marTop w:val="0"/>
              <w:marBottom w:val="0"/>
              <w:divBdr>
                <w:top w:val="none" w:sz="0" w:space="0" w:color="auto"/>
                <w:left w:val="none" w:sz="0" w:space="0" w:color="auto"/>
                <w:bottom w:val="none" w:sz="0" w:space="0" w:color="auto"/>
                <w:right w:val="none" w:sz="0" w:space="0" w:color="auto"/>
              </w:divBdr>
              <w:divsChild>
                <w:div w:id="185797213">
                  <w:marLeft w:val="0"/>
                  <w:marRight w:val="0"/>
                  <w:marTop w:val="0"/>
                  <w:marBottom w:val="0"/>
                  <w:divBdr>
                    <w:top w:val="none" w:sz="0" w:space="0" w:color="auto"/>
                    <w:left w:val="none" w:sz="0" w:space="0" w:color="auto"/>
                    <w:bottom w:val="none" w:sz="0" w:space="0" w:color="auto"/>
                    <w:right w:val="none" w:sz="0" w:space="0" w:color="auto"/>
                  </w:divBdr>
                  <w:divsChild>
                    <w:div w:id="856500217">
                      <w:marLeft w:val="0"/>
                      <w:marRight w:val="0"/>
                      <w:marTop w:val="0"/>
                      <w:marBottom w:val="0"/>
                      <w:divBdr>
                        <w:top w:val="none" w:sz="0" w:space="0" w:color="auto"/>
                        <w:left w:val="none" w:sz="0" w:space="0" w:color="auto"/>
                        <w:bottom w:val="none" w:sz="0" w:space="0" w:color="auto"/>
                        <w:right w:val="none" w:sz="0" w:space="0" w:color="auto"/>
                      </w:divBdr>
                      <w:divsChild>
                        <w:div w:id="715083646">
                          <w:marLeft w:val="0"/>
                          <w:marRight w:val="0"/>
                          <w:marTop w:val="150"/>
                          <w:marBottom w:val="0"/>
                          <w:divBdr>
                            <w:top w:val="none" w:sz="0" w:space="0" w:color="auto"/>
                            <w:left w:val="none" w:sz="0" w:space="0" w:color="auto"/>
                            <w:bottom w:val="none" w:sz="0" w:space="0" w:color="auto"/>
                            <w:right w:val="none" w:sz="0" w:space="0" w:color="auto"/>
                          </w:divBdr>
                          <w:divsChild>
                            <w:div w:id="909730540">
                              <w:marLeft w:val="0"/>
                              <w:marRight w:val="0"/>
                              <w:marTop w:val="0"/>
                              <w:marBottom w:val="0"/>
                              <w:divBdr>
                                <w:top w:val="none" w:sz="0" w:space="0" w:color="auto"/>
                                <w:left w:val="none" w:sz="0" w:space="0" w:color="auto"/>
                                <w:bottom w:val="none" w:sz="0" w:space="0" w:color="auto"/>
                                <w:right w:val="none" w:sz="0" w:space="0" w:color="auto"/>
                              </w:divBdr>
                              <w:divsChild>
                                <w:div w:id="318193433">
                                  <w:marLeft w:val="0"/>
                                  <w:marRight w:val="0"/>
                                  <w:marTop w:val="0"/>
                                  <w:marBottom w:val="0"/>
                                  <w:divBdr>
                                    <w:top w:val="none" w:sz="0" w:space="0" w:color="auto"/>
                                    <w:left w:val="none" w:sz="0" w:space="0" w:color="auto"/>
                                    <w:bottom w:val="none" w:sz="0" w:space="0" w:color="auto"/>
                                    <w:right w:val="none" w:sz="0" w:space="0" w:color="auto"/>
                                  </w:divBdr>
                                  <w:divsChild>
                                    <w:div w:id="574700896">
                                      <w:marLeft w:val="0"/>
                                      <w:marRight w:val="0"/>
                                      <w:marTop w:val="0"/>
                                      <w:marBottom w:val="0"/>
                                      <w:divBdr>
                                        <w:top w:val="none" w:sz="0" w:space="0" w:color="auto"/>
                                        <w:left w:val="none" w:sz="0" w:space="0" w:color="auto"/>
                                        <w:bottom w:val="none" w:sz="0" w:space="0" w:color="auto"/>
                                        <w:right w:val="none" w:sz="0" w:space="0" w:color="auto"/>
                                      </w:divBdr>
                                      <w:divsChild>
                                        <w:div w:id="1743141359">
                                          <w:marLeft w:val="0"/>
                                          <w:marRight w:val="0"/>
                                          <w:marTop w:val="0"/>
                                          <w:marBottom w:val="0"/>
                                          <w:divBdr>
                                            <w:top w:val="none" w:sz="0" w:space="0" w:color="auto"/>
                                            <w:left w:val="none" w:sz="0" w:space="0" w:color="auto"/>
                                            <w:bottom w:val="none" w:sz="0" w:space="0" w:color="auto"/>
                                            <w:right w:val="none" w:sz="0" w:space="0" w:color="auto"/>
                                          </w:divBdr>
                                          <w:divsChild>
                                            <w:div w:id="34999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1598939">
      <w:bodyDiv w:val="1"/>
      <w:marLeft w:val="0"/>
      <w:marRight w:val="0"/>
      <w:marTop w:val="0"/>
      <w:marBottom w:val="0"/>
      <w:divBdr>
        <w:top w:val="none" w:sz="0" w:space="0" w:color="auto"/>
        <w:left w:val="none" w:sz="0" w:space="0" w:color="auto"/>
        <w:bottom w:val="none" w:sz="0" w:space="0" w:color="auto"/>
        <w:right w:val="none" w:sz="0" w:space="0" w:color="auto"/>
      </w:divBdr>
    </w:div>
    <w:div w:id="972756218">
      <w:bodyDiv w:val="1"/>
      <w:marLeft w:val="0"/>
      <w:marRight w:val="0"/>
      <w:marTop w:val="0"/>
      <w:marBottom w:val="0"/>
      <w:divBdr>
        <w:top w:val="none" w:sz="0" w:space="0" w:color="auto"/>
        <w:left w:val="none" w:sz="0" w:space="0" w:color="auto"/>
        <w:bottom w:val="none" w:sz="0" w:space="0" w:color="auto"/>
        <w:right w:val="none" w:sz="0" w:space="0" w:color="auto"/>
      </w:divBdr>
    </w:div>
    <w:div w:id="1056469448">
      <w:bodyDiv w:val="1"/>
      <w:marLeft w:val="0"/>
      <w:marRight w:val="0"/>
      <w:marTop w:val="0"/>
      <w:marBottom w:val="0"/>
      <w:divBdr>
        <w:top w:val="none" w:sz="0" w:space="0" w:color="auto"/>
        <w:left w:val="none" w:sz="0" w:space="0" w:color="auto"/>
        <w:bottom w:val="none" w:sz="0" w:space="0" w:color="auto"/>
        <w:right w:val="none" w:sz="0" w:space="0" w:color="auto"/>
      </w:divBdr>
    </w:div>
    <w:div w:id="1063942453">
      <w:bodyDiv w:val="1"/>
      <w:marLeft w:val="0"/>
      <w:marRight w:val="0"/>
      <w:marTop w:val="0"/>
      <w:marBottom w:val="0"/>
      <w:divBdr>
        <w:top w:val="none" w:sz="0" w:space="0" w:color="auto"/>
        <w:left w:val="none" w:sz="0" w:space="0" w:color="auto"/>
        <w:bottom w:val="none" w:sz="0" w:space="0" w:color="auto"/>
        <w:right w:val="none" w:sz="0" w:space="0" w:color="auto"/>
      </w:divBdr>
    </w:div>
    <w:div w:id="1072462949">
      <w:bodyDiv w:val="1"/>
      <w:marLeft w:val="0"/>
      <w:marRight w:val="0"/>
      <w:marTop w:val="0"/>
      <w:marBottom w:val="0"/>
      <w:divBdr>
        <w:top w:val="none" w:sz="0" w:space="0" w:color="auto"/>
        <w:left w:val="none" w:sz="0" w:space="0" w:color="auto"/>
        <w:bottom w:val="none" w:sz="0" w:space="0" w:color="auto"/>
        <w:right w:val="none" w:sz="0" w:space="0" w:color="auto"/>
      </w:divBdr>
    </w:div>
    <w:div w:id="1171141291">
      <w:bodyDiv w:val="1"/>
      <w:marLeft w:val="0"/>
      <w:marRight w:val="0"/>
      <w:marTop w:val="0"/>
      <w:marBottom w:val="0"/>
      <w:divBdr>
        <w:top w:val="none" w:sz="0" w:space="0" w:color="auto"/>
        <w:left w:val="none" w:sz="0" w:space="0" w:color="auto"/>
        <w:bottom w:val="none" w:sz="0" w:space="0" w:color="auto"/>
        <w:right w:val="none" w:sz="0" w:space="0" w:color="auto"/>
      </w:divBdr>
    </w:div>
    <w:div w:id="1190947325">
      <w:bodyDiv w:val="1"/>
      <w:marLeft w:val="0"/>
      <w:marRight w:val="0"/>
      <w:marTop w:val="0"/>
      <w:marBottom w:val="0"/>
      <w:divBdr>
        <w:top w:val="none" w:sz="0" w:space="0" w:color="auto"/>
        <w:left w:val="none" w:sz="0" w:space="0" w:color="auto"/>
        <w:bottom w:val="none" w:sz="0" w:space="0" w:color="auto"/>
        <w:right w:val="none" w:sz="0" w:space="0" w:color="auto"/>
      </w:divBdr>
    </w:div>
    <w:div w:id="1260213521">
      <w:bodyDiv w:val="1"/>
      <w:marLeft w:val="0"/>
      <w:marRight w:val="0"/>
      <w:marTop w:val="0"/>
      <w:marBottom w:val="0"/>
      <w:divBdr>
        <w:top w:val="none" w:sz="0" w:space="0" w:color="auto"/>
        <w:left w:val="none" w:sz="0" w:space="0" w:color="auto"/>
        <w:bottom w:val="none" w:sz="0" w:space="0" w:color="auto"/>
        <w:right w:val="none" w:sz="0" w:space="0" w:color="auto"/>
      </w:divBdr>
    </w:div>
    <w:div w:id="1312753731">
      <w:bodyDiv w:val="1"/>
      <w:marLeft w:val="0"/>
      <w:marRight w:val="0"/>
      <w:marTop w:val="0"/>
      <w:marBottom w:val="0"/>
      <w:divBdr>
        <w:top w:val="none" w:sz="0" w:space="0" w:color="auto"/>
        <w:left w:val="none" w:sz="0" w:space="0" w:color="auto"/>
        <w:bottom w:val="none" w:sz="0" w:space="0" w:color="auto"/>
        <w:right w:val="none" w:sz="0" w:space="0" w:color="auto"/>
      </w:divBdr>
    </w:div>
    <w:div w:id="1327856407">
      <w:bodyDiv w:val="1"/>
      <w:marLeft w:val="0"/>
      <w:marRight w:val="0"/>
      <w:marTop w:val="0"/>
      <w:marBottom w:val="0"/>
      <w:divBdr>
        <w:top w:val="none" w:sz="0" w:space="0" w:color="auto"/>
        <w:left w:val="none" w:sz="0" w:space="0" w:color="auto"/>
        <w:bottom w:val="none" w:sz="0" w:space="0" w:color="auto"/>
        <w:right w:val="none" w:sz="0" w:space="0" w:color="auto"/>
      </w:divBdr>
    </w:div>
    <w:div w:id="1351179919">
      <w:bodyDiv w:val="1"/>
      <w:marLeft w:val="0"/>
      <w:marRight w:val="0"/>
      <w:marTop w:val="0"/>
      <w:marBottom w:val="0"/>
      <w:divBdr>
        <w:top w:val="none" w:sz="0" w:space="0" w:color="auto"/>
        <w:left w:val="none" w:sz="0" w:space="0" w:color="auto"/>
        <w:bottom w:val="none" w:sz="0" w:space="0" w:color="auto"/>
        <w:right w:val="none" w:sz="0" w:space="0" w:color="auto"/>
      </w:divBdr>
    </w:div>
    <w:div w:id="1380397935">
      <w:bodyDiv w:val="1"/>
      <w:marLeft w:val="0"/>
      <w:marRight w:val="0"/>
      <w:marTop w:val="0"/>
      <w:marBottom w:val="0"/>
      <w:divBdr>
        <w:top w:val="none" w:sz="0" w:space="0" w:color="auto"/>
        <w:left w:val="none" w:sz="0" w:space="0" w:color="auto"/>
        <w:bottom w:val="none" w:sz="0" w:space="0" w:color="auto"/>
        <w:right w:val="none" w:sz="0" w:space="0" w:color="auto"/>
      </w:divBdr>
    </w:div>
    <w:div w:id="1537545600">
      <w:bodyDiv w:val="1"/>
      <w:marLeft w:val="0"/>
      <w:marRight w:val="0"/>
      <w:marTop w:val="0"/>
      <w:marBottom w:val="0"/>
      <w:divBdr>
        <w:top w:val="none" w:sz="0" w:space="0" w:color="auto"/>
        <w:left w:val="none" w:sz="0" w:space="0" w:color="auto"/>
        <w:bottom w:val="none" w:sz="0" w:space="0" w:color="auto"/>
        <w:right w:val="none" w:sz="0" w:space="0" w:color="auto"/>
      </w:divBdr>
    </w:div>
    <w:div w:id="1589390937">
      <w:bodyDiv w:val="1"/>
      <w:marLeft w:val="0"/>
      <w:marRight w:val="0"/>
      <w:marTop w:val="0"/>
      <w:marBottom w:val="0"/>
      <w:divBdr>
        <w:top w:val="none" w:sz="0" w:space="0" w:color="auto"/>
        <w:left w:val="none" w:sz="0" w:space="0" w:color="auto"/>
        <w:bottom w:val="none" w:sz="0" w:space="0" w:color="auto"/>
        <w:right w:val="none" w:sz="0" w:space="0" w:color="auto"/>
      </w:divBdr>
    </w:div>
    <w:div w:id="1590233221">
      <w:bodyDiv w:val="1"/>
      <w:marLeft w:val="0"/>
      <w:marRight w:val="0"/>
      <w:marTop w:val="0"/>
      <w:marBottom w:val="0"/>
      <w:divBdr>
        <w:top w:val="none" w:sz="0" w:space="0" w:color="auto"/>
        <w:left w:val="none" w:sz="0" w:space="0" w:color="auto"/>
        <w:bottom w:val="none" w:sz="0" w:space="0" w:color="auto"/>
        <w:right w:val="none" w:sz="0" w:space="0" w:color="auto"/>
      </w:divBdr>
    </w:div>
    <w:div w:id="1591700090">
      <w:bodyDiv w:val="1"/>
      <w:marLeft w:val="0"/>
      <w:marRight w:val="0"/>
      <w:marTop w:val="0"/>
      <w:marBottom w:val="0"/>
      <w:divBdr>
        <w:top w:val="none" w:sz="0" w:space="0" w:color="auto"/>
        <w:left w:val="none" w:sz="0" w:space="0" w:color="auto"/>
        <w:bottom w:val="none" w:sz="0" w:space="0" w:color="auto"/>
        <w:right w:val="none" w:sz="0" w:space="0" w:color="auto"/>
      </w:divBdr>
    </w:div>
    <w:div w:id="1682926914">
      <w:bodyDiv w:val="1"/>
      <w:marLeft w:val="0"/>
      <w:marRight w:val="0"/>
      <w:marTop w:val="0"/>
      <w:marBottom w:val="0"/>
      <w:divBdr>
        <w:top w:val="none" w:sz="0" w:space="0" w:color="auto"/>
        <w:left w:val="none" w:sz="0" w:space="0" w:color="auto"/>
        <w:bottom w:val="none" w:sz="0" w:space="0" w:color="auto"/>
        <w:right w:val="none" w:sz="0" w:space="0" w:color="auto"/>
      </w:divBdr>
      <w:divsChild>
        <w:div w:id="2067952037">
          <w:marLeft w:val="0"/>
          <w:marRight w:val="0"/>
          <w:marTop w:val="0"/>
          <w:marBottom w:val="0"/>
          <w:divBdr>
            <w:top w:val="none" w:sz="0" w:space="0" w:color="auto"/>
            <w:left w:val="none" w:sz="0" w:space="0" w:color="auto"/>
            <w:bottom w:val="none" w:sz="0" w:space="0" w:color="auto"/>
            <w:right w:val="none" w:sz="0" w:space="0" w:color="auto"/>
          </w:divBdr>
          <w:divsChild>
            <w:div w:id="1875145349">
              <w:marLeft w:val="0"/>
              <w:marRight w:val="0"/>
              <w:marTop w:val="0"/>
              <w:marBottom w:val="0"/>
              <w:divBdr>
                <w:top w:val="none" w:sz="0" w:space="0" w:color="auto"/>
                <w:left w:val="none" w:sz="0" w:space="0" w:color="auto"/>
                <w:bottom w:val="none" w:sz="0" w:space="0" w:color="auto"/>
                <w:right w:val="none" w:sz="0" w:space="0" w:color="auto"/>
              </w:divBdr>
              <w:divsChild>
                <w:div w:id="1451895770">
                  <w:marLeft w:val="0"/>
                  <w:marRight w:val="0"/>
                  <w:marTop w:val="0"/>
                  <w:marBottom w:val="0"/>
                  <w:divBdr>
                    <w:top w:val="none" w:sz="0" w:space="0" w:color="auto"/>
                    <w:left w:val="none" w:sz="0" w:space="0" w:color="auto"/>
                    <w:bottom w:val="none" w:sz="0" w:space="0" w:color="auto"/>
                    <w:right w:val="none" w:sz="0" w:space="0" w:color="auto"/>
                  </w:divBdr>
                  <w:divsChild>
                    <w:div w:id="1265185748">
                      <w:marLeft w:val="0"/>
                      <w:marRight w:val="0"/>
                      <w:marTop w:val="0"/>
                      <w:marBottom w:val="0"/>
                      <w:divBdr>
                        <w:top w:val="none" w:sz="0" w:space="0" w:color="auto"/>
                        <w:left w:val="none" w:sz="0" w:space="0" w:color="auto"/>
                        <w:bottom w:val="none" w:sz="0" w:space="0" w:color="auto"/>
                        <w:right w:val="none" w:sz="0" w:space="0" w:color="auto"/>
                      </w:divBdr>
                      <w:divsChild>
                        <w:div w:id="145228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277491">
      <w:bodyDiv w:val="1"/>
      <w:marLeft w:val="0"/>
      <w:marRight w:val="0"/>
      <w:marTop w:val="0"/>
      <w:marBottom w:val="0"/>
      <w:divBdr>
        <w:top w:val="none" w:sz="0" w:space="0" w:color="auto"/>
        <w:left w:val="none" w:sz="0" w:space="0" w:color="auto"/>
        <w:bottom w:val="none" w:sz="0" w:space="0" w:color="auto"/>
        <w:right w:val="none" w:sz="0" w:space="0" w:color="auto"/>
      </w:divBdr>
    </w:div>
    <w:div w:id="1717316112">
      <w:bodyDiv w:val="1"/>
      <w:marLeft w:val="0"/>
      <w:marRight w:val="0"/>
      <w:marTop w:val="0"/>
      <w:marBottom w:val="0"/>
      <w:divBdr>
        <w:top w:val="none" w:sz="0" w:space="0" w:color="auto"/>
        <w:left w:val="none" w:sz="0" w:space="0" w:color="auto"/>
        <w:bottom w:val="none" w:sz="0" w:space="0" w:color="auto"/>
        <w:right w:val="none" w:sz="0" w:space="0" w:color="auto"/>
      </w:divBdr>
    </w:div>
    <w:div w:id="1758553635">
      <w:bodyDiv w:val="1"/>
      <w:marLeft w:val="0"/>
      <w:marRight w:val="0"/>
      <w:marTop w:val="0"/>
      <w:marBottom w:val="0"/>
      <w:divBdr>
        <w:top w:val="none" w:sz="0" w:space="0" w:color="auto"/>
        <w:left w:val="none" w:sz="0" w:space="0" w:color="auto"/>
        <w:bottom w:val="none" w:sz="0" w:space="0" w:color="auto"/>
        <w:right w:val="none" w:sz="0" w:space="0" w:color="auto"/>
      </w:divBdr>
    </w:div>
    <w:div w:id="1764834478">
      <w:bodyDiv w:val="1"/>
      <w:marLeft w:val="0"/>
      <w:marRight w:val="0"/>
      <w:marTop w:val="0"/>
      <w:marBottom w:val="0"/>
      <w:divBdr>
        <w:top w:val="none" w:sz="0" w:space="0" w:color="auto"/>
        <w:left w:val="none" w:sz="0" w:space="0" w:color="auto"/>
        <w:bottom w:val="none" w:sz="0" w:space="0" w:color="auto"/>
        <w:right w:val="none" w:sz="0" w:space="0" w:color="auto"/>
      </w:divBdr>
    </w:div>
    <w:div w:id="1767192393">
      <w:bodyDiv w:val="1"/>
      <w:marLeft w:val="0"/>
      <w:marRight w:val="0"/>
      <w:marTop w:val="0"/>
      <w:marBottom w:val="0"/>
      <w:divBdr>
        <w:top w:val="none" w:sz="0" w:space="0" w:color="auto"/>
        <w:left w:val="none" w:sz="0" w:space="0" w:color="auto"/>
        <w:bottom w:val="none" w:sz="0" w:space="0" w:color="auto"/>
        <w:right w:val="none" w:sz="0" w:space="0" w:color="auto"/>
      </w:divBdr>
    </w:div>
    <w:div w:id="1767843515">
      <w:bodyDiv w:val="1"/>
      <w:marLeft w:val="0"/>
      <w:marRight w:val="0"/>
      <w:marTop w:val="0"/>
      <w:marBottom w:val="0"/>
      <w:divBdr>
        <w:top w:val="none" w:sz="0" w:space="0" w:color="auto"/>
        <w:left w:val="none" w:sz="0" w:space="0" w:color="auto"/>
        <w:bottom w:val="none" w:sz="0" w:space="0" w:color="auto"/>
        <w:right w:val="none" w:sz="0" w:space="0" w:color="auto"/>
      </w:divBdr>
    </w:div>
    <w:div w:id="1769427247">
      <w:bodyDiv w:val="1"/>
      <w:marLeft w:val="0"/>
      <w:marRight w:val="0"/>
      <w:marTop w:val="0"/>
      <w:marBottom w:val="0"/>
      <w:divBdr>
        <w:top w:val="none" w:sz="0" w:space="0" w:color="auto"/>
        <w:left w:val="none" w:sz="0" w:space="0" w:color="auto"/>
        <w:bottom w:val="none" w:sz="0" w:space="0" w:color="auto"/>
        <w:right w:val="none" w:sz="0" w:space="0" w:color="auto"/>
      </w:divBdr>
    </w:div>
    <w:div w:id="1802575441">
      <w:bodyDiv w:val="1"/>
      <w:marLeft w:val="0"/>
      <w:marRight w:val="0"/>
      <w:marTop w:val="0"/>
      <w:marBottom w:val="0"/>
      <w:divBdr>
        <w:top w:val="none" w:sz="0" w:space="0" w:color="auto"/>
        <w:left w:val="none" w:sz="0" w:space="0" w:color="auto"/>
        <w:bottom w:val="none" w:sz="0" w:space="0" w:color="auto"/>
        <w:right w:val="none" w:sz="0" w:space="0" w:color="auto"/>
      </w:divBdr>
    </w:div>
    <w:div w:id="1870143625">
      <w:bodyDiv w:val="1"/>
      <w:marLeft w:val="0"/>
      <w:marRight w:val="0"/>
      <w:marTop w:val="0"/>
      <w:marBottom w:val="0"/>
      <w:divBdr>
        <w:top w:val="none" w:sz="0" w:space="0" w:color="auto"/>
        <w:left w:val="none" w:sz="0" w:space="0" w:color="auto"/>
        <w:bottom w:val="none" w:sz="0" w:space="0" w:color="auto"/>
        <w:right w:val="none" w:sz="0" w:space="0" w:color="auto"/>
      </w:divBdr>
    </w:div>
    <w:div w:id="1913848998">
      <w:bodyDiv w:val="1"/>
      <w:marLeft w:val="0"/>
      <w:marRight w:val="0"/>
      <w:marTop w:val="0"/>
      <w:marBottom w:val="0"/>
      <w:divBdr>
        <w:top w:val="none" w:sz="0" w:space="0" w:color="auto"/>
        <w:left w:val="none" w:sz="0" w:space="0" w:color="auto"/>
        <w:bottom w:val="none" w:sz="0" w:space="0" w:color="auto"/>
        <w:right w:val="none" w:sz="0" w:space="0" w:color="auto"/>
      </w:divBdr>
    </w:div>
    <w:div w:id="1929341438">
      <w:bodyDiv w:val="1"/>
      <w:marLeft w:val="0"/>
      <w:marRight w:val="0"/>
      <w:marTop w:val="0"/>
      <w:marBottom w:val="0"/>
      <w:divBdr>
        <w:top w:val="none" w:sz="0" w:space="0" w:color="auto"/>
        <w:left w:val="none" w:sz="0" w:space="0" w:color="auto"/>
        <w:bottom w:val="none" w:sz="0" w:space="0" w:color="auto"/>
        <w:right w:val="none" w:sz="0" w:space="0" w:color="auto"/>
      </w:divBdr>
    </w:div>
    <w:div w:id="1950046265">
      <w:bodyDiv w:val="1"/>
      <w:marLeft w:val="0"/>
      <w:marRight w:val="0"/>
      <w:marTop w:val="0"/>
      <w:marBottom w:val="0"/>
      <w:divBdr>
        <w:top w:val="none" w:sz="0" w:space="0" w:color="auto"/>
        <w:left w:val="none" w:sz="0" w:space="0" w:color="auto"/>
        <w:bottom w:val="none" w:sz="0" w:space="0" w:color="auto"/>
        <w:right w:val="none" w:sz="0" w:space="0" w:color="auto"/>
      </w:divBdr>
    </w:div>
    <w:div w:id="1960797851">
      <w:bodyDiv w:val="1"/>
      <w:marLeft w:val="0"/>
      <w:marRight w:val="0"/>
      <w:marTop w:val="0"/>
      <w:marBottom w:val="0"/>
      <w:divBdr>
        <w:top w:val="none" w:sz="0" w:space="0" w:color="auto"/>
        <w:left w:val="none" w:sz="0" w:space="0" w:color="auto"/>
        <w:bottom w:val="none" w:sz="0" w:space="0" w:color="auto"/>
        <w:right w:val="none" w:sz="0" w:space="0" w:color="auto"/>
      </w:divBdr>
      <w:divsChild>
        <w:div w:id="1616715971">
          <w:marLeft w:val="0"/>
          <w:marRight w:val="0"/>
          <w:marTop w:val="0"/>
          <w:marBottom w:val="0"/>
          <w:divBdr>
            <w:top w:val="none" w:sz="0" w:space="0" w:color="auto"/>
            <w:left w:val="none" w:sz="0" w:space="0" w:color="auto"/>
            <w:bottom w:val="none" w:sz="0" w:space="0" w:color="auto"/>
            <w:right w:val="none" w:sz="0" w:space="0" w:color="auto"/>
          </w:divBdr>
          <w:divsChild>
            <w:div w:id="364796276">
              <w:marLeft w:val="0"/>
              <w:marRight w:val="0"/>
              <w:marTop w:val="0"/>
              <w:marBottom w:val="0"/>
              <w:divBdr>
                <w:top w:val="none" w:sz="0" w:space="0" w:color="auto"/>
                <w:left w:val="none" w:sz="0" w:space="0" w:color="auto"/>
                <w:bottom w:val="none" w:sz="0" w:space="0" w:color="auto"/>
                <w:right w:val="none" w:sz="0" w:space="0" w:color="auto"/>
              </w:divBdr>
              <w:divsChild>
                <w:div w:id="1649284959">
                  <w:marLeft w:val="0"/>
                  <w:marRight w:val="0"/>
                  <w:marTop w:val="0"/>
                  <w:marBottom w:val="0"/>
                  <w:divBdr>
                    <w:top w:val="none" w:sz="0" w:space="0" w:color="auto"/>
                    <w:left w:val="none" w:sz="0" w:space="0" w:color="auto"/>
                    <w:bottom w:val="none" w:sz="0" w:space="0" w:color="auto"/>
                    <w:right w:val="none" w:sz="0" w:space="0" w:color="auto"/>
                  </w:divBdr>
                  <w:divsChild>
                    <w:div w:id="1833639670">
                      <w:marLeft w:val="0"/>
                      <w:marRight w:val="0"/>
                      <w:marTop w:val="0"/>
                      <w:marBottom w:val="0"/>
                      <w:divBdr>
                        <w:top w:val="none" w:sz="0" w:space="0" w:color="auto"/>
                        <w:left w:val="none" w:sz="0" w:space="0" w:color="auto"/>
                        <w:bottom w:val="none" w:sz="0" w:space="0" w:color="auto"/>
                        <w:right w:val="none" w:sz="0" w:space="0" w:color="auto"/>
                      </w:divBdr>
                      <w:divsChild>
                        <w:div w:id="552011839">
                          <w:marLeft w:val="0"/>
                          <w:marRight w:val="0"/>
                          <w:marTop w:val="150"/>
                          <w:marBottom w:val="0"/>
                          <w:divBdr>
                            <w:top w:val="none" w:sz="0" w:space="0" w:color="auto"/>
                            <w:left w:val="none" w:sz="0" w:space="0" w:color="auto"/>
                            <w:bottom w:val="none" w:sz="0" w:space="0" w:color="auto"/>
                            <w:right w:val="none" w:sz="0" w:space="0" w:color="auto"/>
                          </w:divBdr>
                          <w:divsChild>
                            <w:div w:id="1478260398">
                              <w:marLeft w:val="0"/>
                              <w:marRight w:val="0"/>
                              <w:marTop w:val="0"/>
                              <w:marBottom w:val="0"/>
                              <w:divBdr>
                                <w:top w:val="none" w:sz="0" w:space="0" w:color="auto"/>
                                <w:left w:val="none" w:sz="0" w:space="0" w:color="auto"/>
                                <w:bottom w:val="none" w:sz="0" w:space="0" w:color="auto"/>
                                <w:right w:val="none" w:sz="0" w:space="0" w:color="auto"/>
                              </w:divBdr>
                              <w:divsChild>
                                <w:div w:id="1370376826">
                                  <w:marLeft w:val="0"/>
                                  <w:marRight w:val="0"/>
                                  <w:marTop w:val="0"/>
                                  <w:marBottom w:val="0"/>
                                  <w:divBdr>
                                    <w:top w:val="none" w:sz="0" w:space="0" w:color="auto"/>
                                    <w:left w:val="none" w:sz="0" w:space="0" w:color="auto"/>
                                    <w:bottom w:val="none" w:sz="0" w:space="0" w:color="auto"/>
                                    <w:right w:val="none" w:sz="0" w:space="0" w:color="auto"/>
                                  </w:divBdr>
                                  <w:divsChild>
                                    <w:div w:id="1601260198">
                                      <w:marLeft w:val="0"/>
                                      <w:marRight w:val="0"/>
                                      <w:marTop w:val="0"/>
                                      <w:marBottom w:val="0"/>
                                      <w:divBdr>
                                        <w:top w:val="none" w:sz="0" w:space="0" w:color="auto"/>
                                        <w:left w:val="none" w:sz="0" w:space="0" w:color="auto"/>
                                        <w:bottom w:val="none" w:sz="0" w:space="0" w:color="auto"/>
                                        <w:right w:val="none" w:sz="0" w:space="0" w:color="auto"/>
                                      </w:divBdr>
                                      <w:divsChild>
                                        <w:div w:id="1830250546">
                                          <w:marLeft w:val="0"/>
                                          <w:marRight w:val="0"/>
                                          <w:marTop w:val="0"/>
                                          <w:marBottom w:val="0"/>
                                          <w:divBdr>
                                            <w:top w:val="none" w:sz="0" w:space="0" w:color="auto"/>
                                            <w:left w:val="none" w:sz="0" w:space="0" w:color="auto"/>
                                            <w:bottom w:val="none" w:sz="0" w:space="0" w:color="auto"/>
                                            <w:right w:val="none" w:sz="0" w:space="0" w:color="auto"/>
                                          </w:divBdr>
                                          <w:divsChild>
                                            <w:div w:id="1689719205">
                                              <w:marLeft w:val="0"/>
                                              <w:marRight w:val="0"/>
                                              <w:marTop w:val="0"/>
                                              <w:marBottom w:val="0"/>
                                              <w:divBdr>
                                                <w:top w:val="none" w:sz="0" w:space="0" w:color="auto"/>
                                                <w:left w:val="none" w:sz="0" w:space="0" w:color="auto"/>
                                                <w:bottom w:val="none" w:sz="0" w:space="0" w:color="auto"/>
                                                <w:right w:val="none" w:sz="0" w:space="0" w:color="auto"/>
                                              </w:divBdr>
                                              <w:divsChild>
                                                <w:div w:id="1158769237">
                                                  <w:marLeft w:val="0"/>
                                                  <w:marRight w:val="0"/>
                                                  <w:marTop w:val="0"/>
                                                  <w:marBottom w:val="0"/>
                                                  <w:divBdr>
                                                    <w:top w:val="none" w:sz="0" w:space="0" w:color="auto"/>
                                                    <w:left w:val="none" w:sz="0" w:space="0" w:color="auto"/>
                                                    <w:bottom w:val="none" w:sz="0" w:space="0" w:color="auto"/>
                                                    <w:right w:val="none" w:sz="0" w:space="0" w:color="auto"/>
                                                  </w:divBdr>
                                                  <w:divsChild>
                                                    <w:div w:id="1914849984">
                                                      <w:marLeft w:val="0"/>
                                                      <w:marRight w:val="0"/>
                                                      <w:marTop w:val="0"/>
                                                      <w:marBottom w:val="0"/>
                                                      <w:divBdr>
                                                        <w:top w:val="none" w:sz="0" w:space="0" w:color="auto"/>
                                                        <w:left w:val="none" w:sz="0" w:space="0" w:color="auto"/>
                                                        <w:bottom w:val="none" w:sz="0" w:space="0" w:color="auto"/>
                                                        <w:right w:val="none" w:sz="0" w:space="0" w:color="auto"/>
                                                      </w:divBdr>
                                                      <w:divsChild>
                                                        <w:div w:id="71612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3335559">
      <w:bodyDiv w:val="1"/>
      <w:marLeft w:val="0"/>
      <w:marRight w:val="0"/>
      <w:marTop w:val="0"/>
      <w:marBottom w:val="0"/>
      <w:divBdr>
        <w:top w:val="none" w:sz="0" w:space="0" w:color="auto"/>
        <w:left w:val="none" w:sz="0" w:space="0" w:color="auto"/>
        <w:bottom w:val="none" w:sz="0" w:space="0" w:color="auto"/>
        <w:right w:val="none" w:sz="0" w:space="0" w:color="auto"/>
      </w:divBdr>
    </w:div>
    <w:div w:id="2042045051">
      <w:bodyDiv w:val="1"/>
      <w:marLeft w:val="0"/>
      <w:marRight w:val="0"/>
      <w:marTop w:val="0"/>
      <w:marBottom w:val="0"/>
      <w:divBdr>
        <w:top w:val="none" w:sz="0" w:space="0" w:color="auto"/>
        <w:left w:val="none" w:sz="0" w:space="0" w:color="auto"/>
        <w:bottom w:val="none" w:sz="0" w:space="0" w:color="auto"/>
        <w:right w:val="none" w:sz="0" w:space="0" w:color="auto"/>
      </w:divBdr>
      <w:divsChild>
        <w:div w:id="993336752">
          <w:marLeft w:val="0"/>
          <w:marRight w:val="0"/>
          <w:marTop w:val="0"/>
          <w:marBottom w:val="0"/>
          <w:divBdr>
            <w:top w:val="none" w:sz="0" w:space="0" w:color="auto"/>
            <w:left w:val="none" w:sz="0" w:space="0" w:color="auto"/>
            <w:bottom w:val="none" w:sz="0" w:space="0" w:color="auto"/>
            <w:right w:val="none" w:sz="0" w:space="0" w:color="auto"/>
          </w:divBdr>
          <w:divsChild>
            <w:div w:id="1186554888">
              <w:marLeft w:val="0"/>
              <w:marRight w:val="0"/>
              <w:marTop w:val="0"/>
              <w:marBottom w:val="0"/>
              <w:divBdr>
                <w:top w:val="none" w:sz="0" w:space="0" w:color="auto"/>
                <w:left w:val="none" w:sz="0" w:space="0" w:color="auto"/>
                <w:bottom w:val="none" w:sz="0" w:space="0" w:color="auto"/>
                <w:right w:val="none" w:sz="0" w:space="0" w:color="auto"/>
              </w:divBdr>
              <w:divsChild>
                <w:div w:id="244461718">
                  <w:marLeft w:val="0"/>
                  <w:marRight w:val="0"/>
                  <w:marTop w:val="0"/>
                  <w:marBottom w:val="0"/>
                  <w:divBdr>
                    <w:top w:val="none" w:sz="0" w:space="0" w:color="auto"/>
                    <w:left w:val="none" w:sz="0" w:space="0" w:color="auto"/>
                    <w:bottom w:val="none" w:sz="0" w:space="0" w:color="auto"/>
                    <w:right w:val="none" w:sz="0" w:space="0" w:color="auto"/>
                  </w:divBdr>
                  <w:divsChild>
                    <w:div w:id="664283978">
                      <w:marLeft w:val="0"/>
                      <w:marRight w:val="0"/>
                      <w:marTop w:val="0"/>
                      <w:marBottom w:val="0"/>
                      <w:divBdr>
                        <w:top w:val="none" w:sz="0" w:space="0" w:color="auto"/>
                        <w:left w:val="none" w:sz="0" w:space="0" w:color="auto"/>
                        <w:bottom w:val="none" w:sz="0" w:space="0" w:color="auto"/>
                        <w:right w:val="none" w:sz="0" w:space="0" w:color="auto"/>
                      </w:divBdr>
                      <w:divsChild>
                        <w:div w:id="1701275139">
                          <w:marLeft w:val="0"/>
                          <w:marRight w:val="0"/>
                          <w:marTop w:val="0"/>
                          <w:marBottom w:val="0"/>
                          <w:divBdr>
                            <w:top w:val="none" w:sz="0" w:space="0" w:color="auto"/>
                            <w:left w:val="none" w:sz="0" w:space="0" w:color="auto"/>
                            <w:bottom w:val="none" w:sz="0" w:space="0" w:color="auto"/>
                            <w:right w:val="none" w:sz="0" w:space="0" w:color="auto"/>
                          </w:divBdr>
                          <w:divsChild>
                            <w:div w:id="297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193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KTRU/Code"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file://OKPD2/Cod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OKPD/Code"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prntscr.com/gi4xwe" TargetMode="External"/><Relationship Id="rId4" Type="http://schemas.openxmlformats.org/officeDocument/2006/relationships/styles" Target="styles.xml"/><Relationship Id="rId9" Type="http://schemas.openxmlformats.org/officeDocument/2006/relationships/hyperlink" Target="http://prntscr.com/tj3s3u" TargetMode="Externa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19A71B-00B3-4A1E-8D1D-9E617F1F5BC6}">
  <ds:schemaRefs>
    <ds:schemaRef ds:uri="http://schemas.openxmlformats.org/officeDocument/2006/bibliography"/>
  </ds:schemaRefs>
</ds:datastoreItem>
</file>

<file path=customXml/itemProps2.xml><?xml version="1.0" encoding="utf-8"?>
<ds:datastoreItem xmlns:ds="http://schemas.openxmlformats.org/officeDocument/2006/customXml" ds:itemID="{798075DF-E960-46D9-8237-E466A9C9F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159392</Words>
  <Characters>908539</Characters>
  <Application>Microsoft Office Word</Application>
  <DocSecurity>0</DocSecurity>
  <Lines>7571</Lines>
  <Paragraphs>2131</Paragraphs>
  <ScaleCrop>false</ScaleCrop>
  <Company/>
  <LinksUpToDate>false</LinksUpToDate>
  <CharactersWithSpaces>1065800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2026-08-13T16:34:00Z</dcterms:created>
  <dcterms:modified xsi:type="dcterms:W3CDTF">2026-08-13T16:36:00Z</dcterms:modified>
  <cp:category/>
  <cp:contentStatus/>
</cp:coreProperties>
</file>